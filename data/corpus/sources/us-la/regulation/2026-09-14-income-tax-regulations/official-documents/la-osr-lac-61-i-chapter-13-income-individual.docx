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0C097" w14:textId="77777777" w:rsidR="00097A40" w:rsidRDefault="00C14D68" w:rsidP="004570BF">
      <w:pPr>
        <w:pStyle w:val="TOC1"/>
      </w:pPr>
      <w:r w:rsidRPr="00EA5552">
        <w:rPr>
          <w:rStyle w:val="Hyperlink"/>
          <w:color w:val="000000"/>
          <w:u w:val="none"/>
        </w:rPr>
        <w:t>Part I.  Taxes Collected and Administered by the Secretary of Revenue</w:t>
      </w:r>
      <w:r w:rsidR="009727CB" w:rsidRPr="00165116">
        <w:rPr>
          <w:sz w:val="24"/>
          <w:szCs w:val="24"/>
        </w:rPr>
        <w:fldChar w:fldCharType="begin"/>
      </w:r>
      <w:r w:rsidR="009727CB" w:rsidRPr="00165116">
        <w:rPr>
          <w:sz w:val="24"/>
          <w:szCs w:val="24"/>
        </w:rPr>
        <w:instrText xml:space="preserve"> TOC \h \z \t "Part,1,Chapter,2,Section,3" </w:instrText>
      </w:r>
      <w:r w:rsidR="009727CB" w:rsidRPr="00165116">
        <w:rPr>
          <w:sz w:val="24"/>
          <w:szCs w:val="24"/>
        </w:rPr>
        <w:fldChar w:fldCharType="separate"/>
      </w:r>
    </w:p>
    <w:p w14:paraId="5F47F607" w14:textId="2E3B06A8" w:rsidR="00097A40" w:rsidRDefault="00097A40">
      <w:pPr>
        <w:pStyle w:val="TOC2"/>
        <w:rPr>
          <w:rFonts w:asciiTheme="minorHAnsi" w:eastAsiaTheme="minorEastAsia" w:hAnsiTheme="minorHAnsi" w:cstheme="minorBidi"/>
          <w:bCs w:val="0"/>
          <w:kern w:val="2"/>
          <w14:ligatures w14:val="standardContextual"/>
        </w:rPr>
      </w:pPr>
      <w:hyperlink w:anchor="_Toc238197547" w:history="1">
        <w:r w:rsidRPr="00811431">
          <w:rPr>
            <w:rStyle w:val="Hyperlink"/>
          </w:rPr>
          <w:t>Chapter 1.</w:t>
        </w:r>
        <w:r>
          <w:rPr>
            <w:rFonts w:asciiTheme="minorHAnsi" w:eastAsiaTheme="minorEastAsia" w:hAnsiTheme="minorHAnsi" w:cstheme="minorBidi"/>
            <w:bCs w:val="0"/>
            <w:kern w:val="2"/>
            <w14:ligatures w14:val="standardContextual"/>
          </w:rPr>
          <w:tab/>
        </w:r>
        <w:r w:rsidRPr="00811431">
          <w:rPr>
            <w:rStyle w:val="Hyperlink"/>
          </w:rPr>
          <w:t>Office of the Secretary</w:t>
        </w:r>
        <w:r>
          <w:rPr>
            <w:webHidden/>
          </w:rPr>
          <w:tab/>
        </w:r>
        <w:r>
          <w:rPr>
            <w:webHidden/>
          </w:rPr>
          <w:fldChar w:fldCharType="begin"/>
        </w:r>
        <w:r>
          <w:rPr>
            <w:webHidden/>
          </w:rPr>
          <w:instrText xml:space="preserve"> PAGEREF _Toc238197547 \h </w:instrText>
        </w:r>
        <w:r>
          <w:rPr>
            <w:webHidden/>
          </w:rPr>
        </w:r>
        <w:r>
          <w:rPr>
            <w:webHidden/>
          </w:rPr>
          <w:fldChar w:fldCharType="separate"/>
        </w:r>
        <w:r>
          <w:rPr>
            <w:webHidden/>
          </w:rPr>
          <w:t>1</w:t>
        </w:r>
        <w:r>
          <w:rPr>
            <w:webHidden/>
          </w:rPr>
          <w:fldChar w:fldCharType="end"/>
        </w:r>
      </w:hyperlink>
    </w:p>
    <w:p w14:paraId="66B64E32" w14:textId="75FBA871" w:rsidR="00097A40" w:rsidRDefault="00097A40">
      <w:pPr>
        <w:pStyle w:val="TOC3"/>
        <w:rPr>
          <w:rFonts w:asciiTheme="minorHAnsi" w:eastAsiaTheme="minorEastAsia" w:hAnsiTheme="minorHAnsi" w:cstheme="minorBidi"/>
          <w:noProof/>
          <w:kern w:val="2"/>
          <w14:ligatures w14:val="standardContextual"/>
        </w:rPr>
      </w:pPr>
      <w:hyperlink w:anchor="_Toc238197548" w:history="1">
        <w:r w:rsidRPr="00811431">
          <w:rPr>
            <w:rStyle w:val="Hyperlink"/>
            <w:noProof/>
          </w:rPr>
          <w:t>§101.</w:t>
        </w:r>
        <w:r>
          <w:rPr>
            <w:rFonts w:asciiTheme="minorHAnsi" w:eastAsiaTheme="minorEastAsia" w:hAnsiTheme="minorHAnsi" w:cstheme="minorBidi"/>
            <w:noProof/>
            <w:kern w:val="2"/>
            <w14:ligatures w14:val="standardContextual"/>
          </w:rPr>
          <w:tab/>
        </w:r>
        <w:r w:rsidRPr="00811431">
          <w:rPr>
            <w:rStyle w:val="Hyperlink"/>
            <w:noProof/>
          </w:rPr>
          <w:t>Drug Free Workplace and Drug Testing</w:t>
        </w:r>
        <w:r>
          <w:rPr>
            <w:noProof/>
            <w:webHidden/>
          </w:rPr>
          <w:tab/>
        </w:r>
        <w:r>
          <w:rPr>
            <w:noProof/>
            <w:webHidden/>
          </w:rPr>
          <w:fldChar w:fldCharType="begin"/>
        </w:r>
        <w:r>
          <w:rPr>
            <w:noProof/>
            <w:webHidden/>
          </w:rPr>
          <w:instrText xml:space="preserve"> PAGEREF _Toc238197548 \h </w:instrText>
        </w:r>
        <w:r>
          <w:rPr>
            <w:noProof/>
            <w:webHidden/>
          </w:rPr>
        </w:r>
        <w:r>
          <w:rPr>
            <w:noProof/>
            <w:webHidden/>
          </w:rPr>
          <w:fldChar w:fldCharType="separate"/>
        </w:r>
        <w:r>
          <w:rPr>
            <w:noProof/>
            <w:webHidden/>
          </w:rPr>
          <w:t>1</w:t>
        </w:r>
        <w:r>
          <w:rPr>
            <w:noProof/>
            <w:webHidden/>
          </w:rPr>
          <w:fldChar w:fldCharType="end"/>
        </w:r>
      </w:hyperlink>
    </w:p>
    <w:p w14:paraId="7AE2C454" w14:textId="28CDAFDE" w:rsidR="00097A40" w:rsidRDefault="00097A40">
      <w:pPr>
        <w:pStyle w:val="TOC3"/>
        <w:rPr>
          <w:rFonts w:asciiTheme="minorHAnsi" w:eastAsiaTheme="minorEastAsia" w:hAnsiTheme="minorHAnsi" w:cstheme="minorBidi"/>
          <w:noProof/>
          <w:kern w:val="2"/>
          <w14:ligatures w14:val="standardContextual"/>
        </w:rPr>
      </w:pPr>
      <w:hyperlink w:anchor="_Toc238197549" w:history="1">
        <w:r w:rsidRPr="00811431">
          <w:rPr>
            <w:rStyle w:val="Hyperlink"/>
            <w:noProof/>
          </w:rPr>
          <w:t>§103.</w:t>
        </w:r>
        <w:r>
          <w:rPr>
            <w:rFonts w:asciiTheme="minorHAnsi" w:eastAsiaTheme="minorEastAsia" w:hAnsiTheme="minorHAnsi" w:cstheme="minorBidi"/>
            <w:noProof/>
            <w:kern w:val="2"/>
            <w14:ligatures w14:val="standardContextual"/>
          </w:rPr>
          <w:tab/>
        </w:r>
        <w:r w:rsidRPr="00811431">
          <w:rPr>
            <w:rStyle w:val="Hyperlink"/>
            <w:noProof/>
          </w:rPr>
          <w:t>Criminal History Records Checks for Access to Federal Tax Information</w:t>
        </w:r>
        <w:r>
          <w:rPr>
            <w:noProof/>
            <w:webHidden/>
          </w:rPr>
          <w:tab/>
        </w:r>
        <w:r>
          <w:rPr>
            <w:noProof/>
            <w:webHidden/>
          </w:rPr>
          <w:fldChar w:fldCharType="begin"/>
        </w:r>
        <w:r>
          <w:rPr>
            <w:noProof/>
            <w:webHidden/>
          </w:rPr>
          <w:instrText xml:space="preserve"> PAGEREF _Toc238197549 \h </w:instrText>
        </w:r>
        <w:r>
          <w:rPr>
            <w:noProof/>
            <w:webHidden/>
          </w:rPr>
        </w:r>
        <w:r>
          <w:rPr>
            <w:noProof/>
            <w:webHidden/>
          </w:rPr>
          <w:fldChar w:fldCharType="separate"/>
        </w:r>
        <w:r>
          <w:rPr>
            <w:noProof/>
            <w:webHidden/>
          </w:rPr>
          <w:t>4</w:t>
        </w:r>
        <w:r>
          <w:rPr>
            <w:noProof/>
            <w:webHidden/>
          </w:rPr>
          <w:fldChar w:fldCharType="end"/>
        </w:r>
      </w:hyperlink>
    </w:p>
    <w:p w14:paraId="6892C77E" w14:textId="442066F5" w:rsidR="00097A40" w:rsidRDefault="00097A40">
      <w:pPr>
        <w:pStyle w:val="TOC2"/>
        <w:rPr>
          <w:rFonts w:asciiTheme="minorHAnsi" w:eastAsiaTheme="minorEastAsia" w:hAnsiTheme="minorHAnsi" w:cstheme="minorBidi"/>
          <w:bCs w:val="0"/>
          <w:kern w:val="2"/>
          <w14:ligatures w14:val="standardContextual"/>
        </w:rPr>
      </w:pPr>
      <w:hyperlink w:anchor="_Toc238197550" w:history="1">
        <w:r w:rsidRPr="00811431">
          <w:rPr>
            <w:rStyle w:val="Hyperlink"/>
          </w:rPr>
          <w:t>Chapter 2.</w:t>
        </w:r>
        <w:r>
          <w:rPr>
            <w:rFonts w:asciiTheme="minorHAnsi" w:eastAsiaTheme="minorEastAsia" w:hAnsiTheme="minorHAnsi" w:cstheme="minorBidi"/>
            <w:bCs w:val="0"/>
            <w:kern w:val="2"/>
            <w14:ligatures w14:val="standardContextual"/>
          </w:rPr>
          <w:tab/>
        </w:r>
        <w:r w:rsidRPr="00811431">
          <w:rPr>
            <w:rStyle w:val="Hyperlink"/>
          </w:rPr>
          <w:t>Alcoholic Beverages</w:t>
        </w:r>
        <w:r>
          <w:rPr>
            <w:webHidden/>
          </w:rPr>
          <w:tab/>
        </w:r>
        <w:r>
          <w:rPr>
            <w:webHidden/>
          </w:rPr>
          <w:fldChar w:fldCharType="begin"/>
        </w:r>
        <w:r>
          <w:rPr>
            <w:webHidden/>
          </w:rPr>
          <w:instrText xml:space="preserve"> PAGEREF _Toc238197550 \h </w:instrText>
        </w:r>
        <w:r>
          <w:rPr>
            <w:webHidden/>
          </w:rPr>
        </w:r>
        <w:r>
          <w:rPr>
            <w:webHidden/>
          </w:rPr>
          <w:fldChar w:fldCharType="separate"/>
        </w:r>
        <w:r>
          <w:rPr>
            <w:webHidden/>
          </w:rPr>
          <w:t>6</w:t>
        </w:r>
        <w:r>
          <w:rPr>
            <w:webHidden/>
          </w:rPr>
          <w:fldChar w:fldCharType="end"/>
        </w:r>
      </w:hyperlink>
    </w:p>
    <w:p w14:paraId="61FC2C13" w14:textId="5BD3848D" w:rsidR="00097A40" w:rsidRDefault="00097A40">
      <w:pPr>
        <w:pStyle w:val="TOC3"/>
        <w:rPr>
          <w:rFonts w:asciiTheme="minorHAnsi" w:eastAsiaTheme="minorEastAsia" w:hAnsiTheme="minorHAnsi" w:cstheme="minorBidi"/>
          <w:noProof/>
          <w:kern w:val="2"/>
          <w14:ligatures w14:val="standardContextual"/>
        </w:rPr>
      </w:pPr>
      <w:hyperlink w:anchor="_Toc238197551" w:history="1">
        <w:r w:rsidRPr="00811431">
          <w:rPr>
            <w:rStyle w:val="Hyperlink"/>
            <w:noProof/>
          </w:rPr>
          <w:t>§201.</w:t>
        </w:r>
        <w:r>
          <w:rPr>
            <w:rFonts w:asciiTheme="minorHAnsi" w:eastAsiaTheme="minorEastAsia" w:hAnsiTheme="minorHAnsi" w:cstheme="minorBidi"/>
            <w:noProof/>
            <w:kern w:val="2"/>
            <w14:ligatures w14:val="standardContextual"/>
          </w:rPr>
          <w:tab/>
        </w:r>
        <w:r w:rsidRPr="00811431">
          <w:rPr>
            <w:rStyle w:val="Hyperlink"/>
            <w:noProof/>
          </w:rPr>
          <w:t>Direct Shipments of Sparkling or Still Wines</w:t>
        </w:r>
        <w:r>
          <w:rPr>
            <w:noProof/>
            <w:webHidden/>
          </w:rPr>
          <w:tab/>
        </w:r>
        <w:r>
          <w:rPr>
            <w:noProof/>
            <w:webHidden/>
          </w:rPr>
          <w:fldChar w:fldCharType="begin"/>
        </w:r>
        <w:r>
          <w:rPr>
            <w:noProof/>
            <w:webHidden/>
          </w:rPr>
          <w:instrText xml:space="preserve"> PAGEREF _Toc238197551 \h </w:instrText>
        </w:r>
        <w:r>
          <w:rPr>
            <w:noProof/>
            <w:webHidden/>
          </w:rPr>
        </w:r>
        <w:r>
          <w:rPr>
            <w:noProof/>
            <w:webHidden/>
          </w:rPr>
          <w:fldChar w:fldCharType="separate"/>
        </w:r>
        <w:r>
          <w:rPr>
            <w:noProof/>
            <w:webHidden/>
          </w:rPr>
          <w:t>6</w:t>
        </w:r>
        <w:r>
          <w:rPr>
            <w:noProof/>
            <w:webHidden/>
          </w:rPr>
          <w:fldChar w:fldCharType="end"/>
        </w:r>
      </w:hyperlink>
    </w:p>
    <w:p w14:paraId="2233C60C" w14:textId="269CBD60" w:rsidR="00097A40" w:rsidRDefault="00097A40">
      <w:pPr>
        <w:pStyle w:val="TOC3"/>
        <w:rPr>
          <w:rFonts w:asciiTheme="minorHAnsi" w:eastAsiaTheme="minorEastAsia" w:hAnsiTheme="minorHAnsi" w:cstheme="minorBidi"/>
          <w:noProof/>
          <w:kern w:val="2"/>
          <w14:ligatures w14:val="standardContextual"/>
        </w:rPr>
      </w:pPr>
      <w:hyperlink w:anchor="_Toc238197552" w:history="1">
        <w:r w:rsidRPr="00811431">
          <w:rPr>
            <w:rStyle w:val="Hyperlink"/>
            <w:noProof/>
          </w:rPr>
          <w:t>§203.</w:t>
        </w:r>
        <w:r>
          <w:rPr>
            <w:rFonts w:asciiTheme="minorHAnsi" w:eastAsiaTheme="minorEastAsia" w:hAnsiTheme="minorHAnsi" w:cstheme="minorBidi"/>
            <w:noProof/>
            <w:kern w:val="2"/>
            <w14:ligatures w14:val="standardContextual"/>
          </w:rPr>
          <w:tab/>
        </w:r>
        <w:r w:rsidRPr="00811431">
          <w:rPr>
            <w:rStyle w:val="Hyperlink"/>
            <w:noProof/>
          </w:rPr>
          <w:t>Alcoholic Beverage Sales by Out-of-State Sellers to Louisiana Wholesalers</w:t>
        </w:r>
        <w:r w:rsidR="00AF136C">
          <w:rPr>
            <w:rStyle w:val="Hyperlink"/>
            <w:noProof/>
          </w:rPr>
          <w:br/>
        </w:r>
        <w:r w:rsidRPr="00811431">
          <w:rPr>
            <w:rStyle w:val="Hyperlink"/>
            <w:noProof/>
          </w:rPr>
          <w:t>Registration and Electronic Reporting Procedures</w:t>
        </w:r>
        <w:r>
          <w:rPr>
            <w:noProof/>
            <w:webHidden/>
          </w:rPr>
          <w:tab/>
        </w:r>
        <w:r>
          <w:rPr>
            <w:noProof/>
            <w:webHidden/>
          </w:rPr>
          <w:fldChar w:fldCharType="begin"/>
        </w:r>
        <w:r>
          <w:rPr>
            <w:noProof/>
            <w:webHidden/>
          </w:rPr>
          <w:instrText xml:space="preserve"> PAGEREF _Toc238197552 \h </w:instrText>
        </w:r>
        <w:r>
          <w:rPr>
            <w:noProof/>
            <w:webHidden/>
          </w:rPr>
        </w:r>
        <w:r>
          <w:rPr>
            <w:noProof/>
            <w:webHidden/>
          </w:rPr>
          <w:fldChar w:fldCharType="separate"/>
        </w:r>
        <w:r>
          <w:rPr>
            <w:noProof/>
            <w:webHidden/>
          </w:rPr>
          <w:t>6</w:t>
        </w:r>
        <w:r>
          <w:rPr>
            <w:noProof/>
            <w:webHidden/>
          </w:rPr>
          <w:fldChar w:fldCharType="end"/>
        </w:r>
      </w:hyperlink>
    </w:p>
    <w:p w14:paraId="3741787A" w14:textId="29CB2E40" w:rsidR="00097A40" w:rsidRDefault="00097A40">
      <w:pPr>
        <w:pStyle w:val="TOC2"/>
        <w:rPr>
          <w:rFonts w:asciiTheme="minorHAnsi" w:eastAsiaTheme="minorEastAsia" w:hAnsiTheme="minorHAnsi" w:cstheme="minorBidi"/>
          <w:bCs w:val="0"/>
          <w:kern w:val="2"/>
          <w14:ligatures w14:val="standardContextual"/>
        </w:rPr>
      </w:pPr>
      <w:hyperlink w:anchor="_Toc238197553" w:history="1">
        <w:r w:rsidRPr="00811431">
          <w:rPr>
            <w:rStyle w:val="Hyperlink"/>
          </w:rPr>
          <w:t>Chapter 3.</w:t>
        </w:r>
        <w:r>
          <w:rPr>
            <w:rFonts w:asciiTheme="minorHAnsi" w:eastAsiaTheme="minorEastAsia" w:hAnsiTheme="minorHAnsi" w:cstheme="minorBidi"/>
            <w:bCs w:val="0"/>
            <w:kern w:val="2"/>
            <w14:ligatures w14:val="standardContextual"/>
          </w:rPr>
          <w:tab/>
        </w:r>
        <w:r w:rsidRPr="00811431">
          <w:rPr>
            <w:rStyle w:val="Hyperlink"/>
          </w:rPr>
          <w:t>Corporation Franchise Tax</w:t>
        </w:r>
        <w:r>
          <w:rPr>
            <w:webHidden/>
          </w:rPr>
          <w:tab/>
        </w:r>
        <w:r>
          <w:rPr>
            <w:webHidden/>
          </w:rPr>
          <w:fldChar w:fldCharType="begin"/>
        </w:r>
        <w:r>
          <w:rPr>
            <w:webHidden/>
          </w:rPr>
          <w:instrText xml:space="preserve"> PAGEREF _Toc238197553 \h </w:instrText>
        </w:r>
        <w:r>
          <w:rPr>
            <w:webHidden/>
          </w:rPr>
        </w:r>
        <w:r>
          <w:rPr>
            <w:webHidden/>
          </w:rPr>
          <w:fldChar w:fldCharType="separate"/>
        </w:r>
        <w:r>
          <w:rPr>
            <w:webHidden/>
          </w:rPr>
          <w:t>7</w:t>
        </w:r>
        <w:r>
          <w:rPr>
            <w:webHidden/>
          </w:rPr>
          <w:fldChar w:fldCharType="end"/>
        </w:r>
      </w:hyperlink>
    </w:p>
    <w:p w14:paraId="65B7AA0C" w14:textId="6977BAAA" w:rsidR="00097A40" w:rsidRDefault="00097A40">
      <w:pPr>
        <w:pStyle w:val="TOC3"/>
        <w:rPr>
          <w:rFonts w:asciiTheme="minorHAnsi" w:eastAsiaTheme="minorEastAsia" w:hAnsiTheme="minorHAnsi" w:cstheme="minorBidi"/>
          <w:noProof/>
          <w:kern w:val="2"/>
          <w14:ligatures w14:val="standardContextual"/>
        </w:rPr>
      </w:pPr>
      <w:hyperlink w:anchor="_Toc238197554" w:history="1">
        <w:r w:rsidRPr="00811431">
          <w:rPr>
            <w:rStyle w:val="Hyperlink"/>
            <w:noProof/>
          </w:rPr>
          <w:t>§301.</w:t>
        </w:r>
        <w:r>
          <w:rPr>
            <w:rFonts w:asciiTheme="minorHAnsi" w:eastAsiaTheme="minorEastAsia" w:hAnsiTheme="minorHAnsi" w:cstheme="minorBidi"/>
            <w:noProof/>
            <w:kern w:val="2"/>
            <w14:ligatures w14:val="standardContextual"/>
          </w:rPr>
          <w:tab/>
        </w:r>
        <w:r w:rsidRPr="00811431">
          <w:rPr>
            <w:rStyle w:val="Hyperlink"/>
            <w:noProof/>
          </w:rPr>
          <w:t>Imposition of Tax</w:t>
        </w:r>
        <w:r>
          <w:rPr>
            <w:noProof/>
            <w:webHidden/>
          </w:rPr>
          <w:tab/>
        </w:r>
        <w:r>
          <w:rPr>
            <w:noProof/>
            <w:webHidden/>
          </w:rPr>
          <w:fldChar w:fldCharType="begin"/>
        </w:r>
        <w:r>
          <w:rPr>
            <w:noProof/>
            <w:webHidden/>
          </w:rPr>
          <w:instrText xml:space="preserve"> PAGEREF _Toc238197554 \h </w:instrText>
        </w:r>
        <w:r>
          <w:rPr>
            <w:noProof/>
            <w:webHidden/>
          </w:rPr>
        </w:r>
        <w:r>
          <w:rPr>
            <w:noProof/>
            <w:webHidden/>
          </w:rPr>
          <w:fldChar w:fldCharType="separate"/>
        </w:r>
        <w:r>
          <w:rPr>
            <w:noProof/>
            <w:webHidden/>
          </w:rPr>
          <w:t>7</w:t>
        </w:r>
        <w:r>
          <w:rPr>
            <w:noProof/>
            <w:webHidden/>
          </w:rPr>
          <w:fldChar w:fldCharType="end"/>
        </w:r>
      </w:hyperlink>
    </w:p>
    <w:p w14:paraId="5203845F" w14:textId="257AC4CD" w:rsidR="00097A40" w:rsidRDefault="00097A40">
      <w:pPr>
        <w:pStyle w:val="TOC3"/>
        <w:rPr>
          <w:rFonts w:asciiTheme="minorHAnsi" w:eastAsiaTheme="minorEastAsia" w:hAnsiTheme="minorHAnsi" w:cstheme="minorBidi"/>
          <w:noProof/>
          <w:kern w:val="2"/>
          <w14:ligatures w14:val="standardContextual"/>
        </w:rPr>
      </w:pPr>
      <w:hyperlink w:anchor="_Toc238197555" w:history="1">
        <w:r w:rsidRPr="00811431">
          <w:rPr>
            <w:rStyle w:val="Hyperlink"/>
            <w:noProof/>
          </w:rPr>
          <w:t>§302.</w:t>
        </w:r>
        <w:r>
          <w:rPr>
            <w:rFonts w:asciiTheme="minorHAnsi" w:eastAsiaTheme="minorEastAsia" w:hAnsiTheme="minorHAnsi" w:cstheme="minorBidi"/>
            <w:noProof/>
            <w:kern w:val="2"/>
            <w14:ligatures w14:val="standardContextual"/>
          </w:rPr>
          <w:tab/>
        </w:r>
        <w:r w:rsidRPr="00811431">
          <w:rPr>
            <w:rStyle w:val="Hyperlink"/>
            <w:noProof/>
          </w:rPr>
          <w:t>Determination of Taxable Capital</w:t>
        </w:r>
        <w:r>
          <w:rPr>
            <w:noProof/>
            <w:webHidden/>
          </w:rPr>
          <w:tab/>
        </w:r>
        <w:r>
          <w:rPr>
            <w:noProof/>
            <w:webHidden/>
          </w:rPr>
          <w:fldChar w:fldCharType="begin"/>
        </w:r>
        <w:r>
          <w:rPr>
            <w:noProof/>
            <w:webHidden/>
          </w:rPr>
          <w:instrText xml:space="preserve"> PAGEREF _Toc238197555 \h </w:instrText>
        </w:r>
        <w:r>
          <w:rPr>
            <w:noProof/>
            <w:webHidden/>
          </w:rPr>
        </w:r>
        <w:r>
          <w:rPr>
            <w:noProof/>
            <w:webHidden/>
          </w:rPr>
          <w:fldChar w:fldCharType="separate"/>
        </w:r>
        <w:r>
          <w:rPr>
            <w:noProof/>
            <w:webHidden/>
          </w:rPr>
          <w:t>8</w:t>
        </w:r>
        <w:r>
          <w:rPr>
            <w:noProof/>
            <w:webHidden/>
          </w:rPr>
          <w:fldChar w:fldCharType="end"/>
        </w:r>
      </w:hyperlink>
    </w:p>
    <w:p w14:paraId="6BFA0D92" w14:textId="3D1583B8" w:rsidR="00097A40" w:rsidRDefault="00097A40">
      <w:pPr>
        <w:pStyle w:val="TOC3"/>
        <w:rPr>
          <w:rFonts w:asciiTheme="minorHAnsi" w:eastAsiaTheme="minorEastAsia" w:hAnsiTheme="minorHAnsi" w:cstheme="minorBidi"/>
          <w:noProof/>
          <w:kern w:val="2"/>
          <w14:ligatures w14:val="standardContextual"/>
        </w:rPr>
      </w:pPr>
      <w:hyperlink w:anchor="_Toc238197556" w:history="1">
        <w:r w:rsidRPr="00811431">
          <w:rPr>
            <w:rStyle w:val="Hyperlink"/>
            <w:noProof/>
          </w:rPr>
          <w:t>§303.</w:t>
        </w:r>
        <w:r>
          <w:rPr>
            <w:rFonts w:asciiTheme="minorHAnsi" w:eastAsiaTheme="minorEastAsia" w:hAnsiTheme="minorHAnsi" w:cstheme="minorBidi"/>
            <w:noProof/>
            <w:kern w:val="2"/>
            <w14:ligatures w14:val="standardContextual"/>
          </w:rPr>
          <w:tab/>
        </w:r>
        <w:r w:rsidRPr="00811431">
          <w:rPr>
            <w:rStyle w:val="Hyperlink"/>
            <w:noProof/>
          </w:rPr>
          <w:t>Borrowed Capital</w:t>
        </w:r>
        <w:r>
          <w:rPr>
            <w:noProof/>
            <w:webHidden/>
          </w:rPr>
          <w:tab/>
        </w:r>
        <w:r>
          <w:rPr>
            <w:noProof/>
            <w:webHidden/>
          </w:rPr>
          <w:fldChar w:fldCharType="begin"/>
        </w:r>
        <w:r>
          <w:rPr>
            <w:noProof/>
            <w:webHidden/>
          </w:rPr>
          <w:instrText xml:space="preserve"> PAGEREF _Toc238197556 \h </w:instrText>
        </w:r>
        <w:r>
          <w:rPr>
            <w:noProof/>
            <w:webHidden/>
          </w:rPr>
        </w:r>
        <w:r>
          <w:rPr>
            <w:noProof/>
            <w:webHidden/>
          </w:rPr>
          <w:fldChar w:fldCharType="separate"/>
        </w:r>
        <w:r>
          <w:rPr>
            <w:noProof/>
            <w:webHidden/>
          </w:rPr>
          <w:t>9</w:t>
        </w:r>
        <w:r>
          <w:rPr>
            <w:noProof/>
            <w:webHidden/>
          </w:rPr>
          <w:fldChar w:fldCharType="end"/>
        </w:r>
      </w:hyperlink>
    </w:p>
    <w:p w14:paraId="72E78ACE" w14:textId="0C42B037" w:rsidR="00097A40" w:rsidRDefault="00097A40">
      <w:pPr>
        <w:pStyle w:val="TOC3"/>
        <w:rPr>
          <w:rFonts w:asciiTheme="minorHAnsi" w:eastAsiaTheme="minorEastAsia" w:hAnsiTheme="minorHAnsi" w:cstheme="minorBidi"/>
          <w:noProof/>
          <w:kern w:val="2"/>
          <w14:ligatures w14:val="standardContextual"/>
        </w:rPr>
      </w:pPr>
      <w:hyperlink w:anchor="_Toc238197557" w:history="1">
        <w:r w:rsidRPr="00811431">
          <w:rPr>
            <w:rStyle w:val="Hyperlink"/>
            <w:noProof/>
          </w:rPr>
          <w:t>§304.</w:t>
        </w:r>
        <w:r>
          <w:rPr>
            <w:rFonts w:asciiTheme="minorHAnsi" w:eastAsiaTheme="minorEastAsia" w:hAnsiTheme="minorHAnsi" w:cstheme="minorBidi"/>
            <w:noProof/>
            <w:kern w:val="2"/>
            <w14:ligatures w14:val="standardContextual"/>
          </w:rPr>
          <w:tab/>
        </w:r>
        <w:r w:rsidRPr="00811431">
          <w:rPr>
            <w:rStyle w:val="Hyperlink"/>
            <w:noProof/>
          </w:rPr>
          <w:t>Capital Stock</w:t>
        </w:r>
        <w:r>
          <w:rPr>
            <w:noProof/>
            <w:webHidden/>
          </w:rPr>
          <w:tab/>
        </w:r>
        <w:r>
          <w:rPr>
            <w:noProof/>
            <w:webHidden/>
          </w:rPr>
          <w:fldChar w:fldCharType="begin"/>
        </w:r>
        <w:r>
          <w:rPr>
            <w:noProof/>
            <w:webHidden/>
          </w:rPr>
          <w:instrText xml:space="preserve"> PAGEREF _Toc238197557 \h </w:instrText>
        </w:r>
        <w:r>
          <w:rPr>
            <w:noProof/>
            <w:webHidden/>
          </w:rPr>
        </w:r>
        <w:r>
          <w:rPr>
            <w:noProof/>
            <w:webHidden/>
          </w:rPr>
          <w:fldChar w:fldCharType="separate"/>
        </w:r>
        <w:r>
          <w:rPr>
            <w:noProof/>
            <w:webHidden/>
          </w:rPr>
          <w:t>11</w:t>
        </w:r>
        <w:r>
          <w:rPr>
            <w:noProof/>
            <w:webHidden/>
          </w:rPr>
          <w:fldChar w:fldCharType="end"/>
        </w:r>
      </w:hyperlink>
    </w:p>
    <w:p w14:paraId="37C4E8EA" w14:textId="3D35EFDC" w:rsidR="00097A40" w:rsidRDefault="00097A40">
      <w:pPr>
        <w:pStyle w:val="TOC3"/>
        <w:rPr>
          <w:rFonts w:asciiTheme="minorHAnsi" w:eastAsiaTheme="minorEastAsia" w:hAnsiTheme="minorHAnsi" w:cstheme="minorBidi"/>
          <w:noProof/>
          <w:kern w:val="2"/>
          <w14:ligatures w14:val="standardContextual"/>
        </w:rPr>
      </w:pPr>
      <w:hyperlink w:anchor="_Toc238197558" w:history="1">
        <w:r w:rsidRPr="00811431">
          <w:rPr>
            <w:rStyle w:val="Hyperlink"/>
            <w:noProof/>
          </w:rPr>
          <w:t>§305.</w:t>
        </w:r>
        <w:r>
          <w:rPr>
            <w:rFonts w:asciiTheme="minorHAnsi" w:eastAsiaTheme="minorEastAsia" w:hAnsiTheme="minorHAnsi" w:cstheme="minorBidi"/>
            <w:noProof/>
            <w:kern w:val="2"/>
            <w14:ligatures w14:val="standardContextual"/>
          </w:rPr>
          <w:tab/>
        </w:r>
        <w:r w:rsidRPr="00811431">
          <w:rPr>
            <w:rStyle w:val="Hyperlink"/>
            <w:noProof/>
          </w:rPr>
          <w:t>Surplus and Undivided Profits</w:t>
        </w:r>
        <w:r>
          <w:rPr>
            <w:noProof/>
            <w:webHidden/>
          </w:rPr>
          <w:tab/>
        </w:r>
        <w:r>
          <w:rPr>
            <w:noProof/>
            <w:webHidden/>
          </w:rPr>
          <w:fldChar w:fldCharType="begin"/>
        </w:r>
        <w:r>
          <w:rPr>
            <w:noProof/>
            <w:webHidden/>
          </w:rPr>
          <w:instrText xml:space="preserve"> PAGEREF _Toc238197558 \h </w:instrText>
        </w:r>
        <w:r>
          <w:rPr>
            <w:noProof/>
            <w:webHidden/>
          </w:rPr>
        </w:r>
        <w:r>
          <w:rPr>
            <w:noProof/>
            <w:webHidden/>
          </w:rPr>
          <w:fldChar w:fldCharType="separate"/>
        </w:r>
        <w:r>
          <w:rPr>
            <w:noProof/>
            <w:webHidden/>
          </w:rPr>
          <w:t>11</w:t>
        </w:r>
        <w:r>
          <w:rPr>
            <w:noProof/>
            <w:webHidden/>
          </w:rPr>
          <w:fldChar w:fldCharType="end"/>
        </w:r>
      </w:hyperlink>
    </w:p>
    <w:p w14:paraId="18281806" w14:textId="7B8F0844" w:rsidR="00097A40" w:rsidRDefault="00097A40">
      <w:pPr>
        <w:pStyle w:val="TOC3"/>
        <w:rPr>
          <w:rFonts w:asciiTheme="minorHAnsi" w:eastAsiaTheme="minorEastAsia" w:hAnsiTheme="minorHAnsi" w:cstheme="minorBidi"/>
          <w:noProof/>
          <w:kern w:val="2"/>
          <w14:ligatures w14:val="standardContextual"/>
        </w:rPr>
      </w:pPr>
      <w:hyperlink w:anchor="_Toc238197559" w:history="1">
        <w:r w:rsidRPr="00811431">
          <w:rPr>
            <w:rStyle w:val="Hyperlink"/>
            <w:noProof/>
          </w:rPr>
          <w:t>§306.</w:t>
        </w:r>
        <w:r>
          <w:rPr>
            <w:rFonts w:asciiTheme="minorHAnsi" w:eastAsiaTheme="minorEastAsia" w:hAnsiTheme="minorHAnsi" w:cstheme="minorBidi"/>
            <w:noProof/>
            <w:kern w:val="2"/>
            <w14:ligatures w14:val="standardContextual"/>
          </w:rPr>
          <w:tab/>
        </w:r>
        <w:r w:rsidRPr="00811431">
          <w:rPr>
            <w:rStyle w:val="Hyperlink"/>
            <w:noProof/>
          </w:rPr>
          <w:t>Allocation of Taxable Capital</w:t>
        </w:r>
        <w:r>
          <w:rPr>
            <w:noProof/>
            <w:webHidden/>
          </w:rPr>
          <w:tab/>
        </w:r>
        <w:r>
          <w:rPr>
            <w:noProof/>
            <w:webHidden/>
          </w:rPr>
          <w:fldChar w:fldCharType="begin"/>
        </w:r>
        <w:r>
          <w:rPr>
            <w:noProof/>
            <w:webHidden/>
          </w:rPr>
          <w:instrText xml:space="preserve"> PAGEREF _Toc238197559 \h </w:instrText>
        </w:r>
        <w:r>
          <w:rPr>
            <w:noProof/>
            <w:webHidden/>
          </w:rPr>
        </w:r>
        <w:r>
          <w:rPr>
            <w:noProof/>
            <w:webHidden/>
          </w:rPr>
          <w:fldChar w:fldCharType="separate"/>
        </w:r>
        <w:r>
          <w:rPr>
            <w:noProof/>
            <w:webHidden/>
          </w:rPr>
          <w:t>13</w:t>
        </w:r>
        <w:r>
          <w:rPr>
            <w:noProof/>
            <w:webHidden/>
          </w:rPr>
          <w:fldChar w:fldCharType="end"/>
        </w:r>
      </w:hyperlink>
    </w:p>
    <w:p w14:paraId="552E6ECD" w14:textId="7522AE5B" w:rsidR="00097A40" w:rsidRDefault="00097A40">
      <w:pPr>
        <w:pStyle w:val="TOC3"/>
        <w:rPr>
          <w:rFonts w:asciiTheme="minorHAnsi" w:eastAsiaTheme="minorEastAsia" w:hAnsiTheme="minorHAnsi" w:cstheme="minorBidi"/>
          <w:noProof/>
          <w:kern w:val="2"/>
          <w14:ligatures w14:val="standardContextual"/>
        </w:rPr>
      </w:pPr>
      <w:hyperlink w:anchor="_Toc238197560" w:history="1">
        <w:r w:rsidRPr="00811431">
          <w:rPr>
            <w:rStyle w:val="Hyperlink"/>
            <w:noProof/>
          </w:rPr>
          <w:t>§308.</w:t>
        </w:r>
        <w:r>
          <w:rPr>
            <w:rFonts w:asciiTheme="minorHAnsi" w:eastAsiaTheme="minorEastAsia" w:hAnsiTheme="minorHAnsi" w:cstheme="minorBidi"/>
            <w:noProof/>
            <w:kern w:val="2"/>
            <w14:ligatures w14:val="standardContextual"/>
          </w:rPr>
          <w:tab/>
        </w:r>
        <w:r w:rsidRPr="00811431">
          <w:rPr>
            <w:rStyle w:val="Hyperlink"/>
            <w:noProof/>
          </w:rPr>
          <w:t>Exemptions</w:t>
        </w:r>
        <w:r>
          <w:rPr>
            <w:noProof/>
            <w:webHidden/>
          </w:rPr>
          <w:tab/>
        </w:r>
        <w:r>
          <w:rPr>
            <w:noProof/>
            <w:webHidden/>
          </w:rPr>
          <w:fldChar w:fldCharType="begin"/>
        </w:r>
        <w:r>
          <w:rPr>
            <w:noProof/>
            <w:webHidden/>
          </w:rPr>
          <w:instrText xml:space="preserve"> PAGEREF _Toc238197560 \h </w:instrText>
        </w:r>
        <w:r>
          <w:rPr>
            <w:noProof/>
            <w:webHidden/>
          </w:rPr>
        </w:r>
        <w:r>
          <w:rPr>
            <w:noProof/>
            <w:webHidden/>
          </w:rPr>
          <w:fldChar w:fldCharType="separate"/>
        </w:r>
        <w:r>
          <w:rPr>
            <w:noProof/>
            <w:webHidden/>
          </w:rPr>
          <w:t>19</w:t>
        </w:r>
        <w:r>
          <w:rPr>
            <w:noProof/>
            <w:webHidden/>
          </w:rPr>
          <w:fldChar w:fldCharType="end"/>
        </w:r>
      </w:hyperlink>
    </w:p>
    <w:p w14:paraId="715D9965" w14:textId="4CCC0F54" w:rsidR="00097A40" w:rsidRDefault="00097A40">
      <w:pPr>
        <w:pStyle w:val="TOC3"/>
        <w:rPr>
          <w:rFonts w:asciiTheme="minorHAnsi" w:eastAsiaTheme="minorEastAsia" w:hAnsiTheme="minorHAnsi" w:cstheme="minorBidi"/>
          <w:noProof/>
          <w:kern w:val="2"/>
          <w14:ligatures w14:val="standardContextual"/>
        </w:rPr>
      </w:pPr>
      <w:hyperlink w:anchor="_Toc238197561" w:history="1">
        <w:r w:rsidRPr="00811431">
          <w:rPr>
            <w:rStyle w:val="Hyperlink"/>
            <w:noProof/>
          </w:rPr>
          <w:t>§309.</w:t>
        </w:r>
        <w:r>
          <w:rPr>
            <w:rFonts w:asciiTheme="minorHAnsi" w:eastAsiaTheme="minorEastAsia" w:hAnsiTheme="minorHAnsi" w:cstheme="minorBidi"/>
            <w:noProof/>
            <w:kern w:val="2"/>
            <w14:ligatures w14:val="standardContextual"/>
          </w:rPr>
          <w:tab/>
        </w:r>
        <w:r w:rsidRPr="00811431">
          <w:rPr>
            <w:rStyle w:val="Hyperlink"/>
            <w:noProof/>
          </w:rPr>
          <w:t>Due Date, Payment, and Reporting of Tax</w:t>
        </w:r>
        <w:r>
          <w:rPr>
            <w:noProof/>
            <w:webHidden/>
          </w:rPr>
          <w:tab/>
        </w:r>
        <w:r>
          <w:rPr>
            <w:noProof/>
            <w:webHidden/>
          </w:rPr>
          <w:fldChar w:fldCharType="begin"/>
        </w:r>
        <w:r>
          <w:rPr>
            <w:noProof/>
            <w:webHidden/>
          </w:rPr>
          <w:instrText xml:space="preserve"> PAGEREF _Toc238197561 \h </w:instrText>
        </w:r>
        <w:r>
          <w:rPr>
            <w:noProof/>
            <w:webHidden/>
          </w:rPr>
        </w:r>
        <w:r>
          <w:rPr>
            <w:noProof/>
            <w:webHidden/>
          </w:rPr>
          <w:fldChar w:fldCharType="separate"/>
        </w:r>
        <w:r>
          <w:rPr>
            <w:noProof/>
            <w:webHidden/>
          </w:rPr>
          <w:t>29</w:t>
        </w:r>
        <w:r>
          <w:rPr>
            <w:noProof/>
            <w:webHidden/>
          </w:rPr>
          <w:fldChar w:fldCharType="end"/>
        </w:r>
      </w:hyperlink>
    </w:p>
    <w:p w14:paraId="2ED29940" w14:textId="61A9E48B" w:rsidR="00097A40" w:rsidRDefault="00097A40">
      <w:pPr>
        <w:pStyle w:val="TOC3"/>
        <w:rPr>
          <w:rFonts w:asciiTheme="minorHAnsi" w:eastAsiaTheme="minorEastAsia" w:hAnsiTheme="minorHAnsi" w:cstheme="minorBidi"/>
          <w:noProof/>
          <w:kern w:val="2"/>
          <w14:ligatures w14:val="standardContextual"/>
        </w:rPr>
      </w:pPr>
      <w:hyperlink w:anchor="_Toc238197562" w:history="1">
        <w:r w:rsidRPr="00811431">
          <w:rPr>
            <w:rStyle w:val="Hyperlink"/>
            <w:noProof/>
          </w:rPr>
          <w:t>§311.</w:t>
        </w:r>
        <w:r>
          <w:rPr>
            <w:rFonts w:asciiTheme="minorHAnsi" w:eastAsiaTheme="minorEastAsia" w:hAnsiTheme="minorHAnsi" w:cstheme="minorBidi"/>
            <w:noProof/>
            <w:kern w:val="2"/>
            <w14:ligatures w14:val="standardContextual"/>
          </w:rPr>
          <w:tab/>
        </w:r>
        <w:r w:rsidRPr="00811431">
          <w:rPr>
            <w:rStyle w:val="Hyperlink"/>
            <w:noProof/>
          </w:rPr>
          <w:t>Newly Taxable Corporations</w:t>
        </w:r>
        <w:r>
          <w:rPr>
            <w:noProof/>
            <w:webHidden/>
          </w:rPr>
          <w:tab/>
        </w:r>
        <w:r>
          <w:rPr>
            <w:noProof/>
            <w:webHidden/>
          </w:rPr>
          <w:fldChar w:fldCharType="begin"/>
        </w:r>
        <w:r>
          <w:rPr>
            <w:noProof/>
            <w:webHidden/>
          </w:rPr>
          <w:instrText xml:space="preserve"> PAGEREF _Toc238197562 \h </w:instrText>
        </w:r>
        <w:r>
          <w:rPr>
            <w:noProof/>
            <w:webHidden/>
          </w:rPr>
        </w:r>
        <w:r>
          <w:rPr>
            <w:noProof/>
            <w:webHidden/>
          </w:rPr>
          <w:fldChar w:fldCharType="separate"/>
        </w:r>
        <w:r>
          <w:rPr>
            <w:noProof/>
            <w:webHidden/>
          </w:rPr>
          <w:t>30</w:t>
        </w:r>
        <w:r>
          <w:rPr>
            <w:noProof/>
            <w:webHidden/>
          </w:rPr>
          <w:fldChar w:fldCharType="end"/>
        </w:r>
      </w:hyperlink>
    </w:p>
    <w:p w14:paraId="604DF2E8" w14:textId="3068B1D1" w:rsidR="00097A40" w:rsidRDefault="00097A40">
      <w:pPr>
        <w:pStyle w:val="TOC3"/>
        <w:rPr>
          <w:rFonts w:asciiTheme="minorHAnsi" w:eastAsiaTheme="minorEastAsia" w:hAnsiTheme="minorHAnsi" w:cstheme="minorBidi"/>
          <w:noProof/>
          <w:kern w:val="2"/>
          <w14:ligatures w14:val="standardContextual"/>
        </w:rPr>
      </w:pPr>
      <w:hyperlink w:anchor="_Toc238197563" w:history="1">
        <w:r w:rsidRPr="00811431">
          <w:rPr>
            <w:rStyle w:val="Hyperlink"/>
            <w:noProof/>
          </w:rPr>
          <w:t>§312.</w:t>
        </w:r>
        <w:r>
          <w:rPr>
            <w:rFonts w:asciiTheme="minorHAnsi" w:eastAsiaTheme="minorEastAsia" w:hAnsiTheme="minorHAnsi" w:cstheme="minorBidi"/>
            <w:noProof/>
            <w:kern w:val="2"/>
            <w14:ligatures w14:val="standardContextual"/>
          </w:rPr>
          <w:tab/>
        </w:r>
        <w:r w:rsidRPr="00811431">
          <w:rPr>
            <w:rStyle w:val="Hyperlink"/>
            <w:noProof/>
          </w:rPr>
          <w:t>Extension of Time for Filing Return and Paying the Tax</w:t>
        </w:r>
        <w:r>
          <w:rPr>
            <w:noProof/>
            <w:webHidden/>
          </w:rPr>
          <w:tab/>
        </w:r>
        <w:r>
          <w:rPr>
            <w:noProof/>
            <w:webHidden/>
          </w:rPr>
          <w:fldChar w:fldCharType="begin"/>
        </w:r>
        <w:r>
          <w:rPr>
            <w:noProof/>
            <w:webHidden/>
          </w:rPr>
          <w:instrText xml:space="preserve"> PAGEREF _Toc238197563 \h </w:instrText>
        </w:r>
        <w:r>
          <w:rPr>
            <w:noProof/>
            <w:webHidden/>
          </w:rPr>
        </w:r>
        <w:r>
          <w:rPr>
            <w:noProof/>
            <w:webHidden/>
          </w:rPr>
          <w:fldChar w:fldCharType="separate"/>
        </w:r>
        <w:r>
          <w:rPr>
            <w:noProof/>
            <w:webHidden/>
          </w:rPr>
          <w:t>31</w:t>
        </w:r>
        <w:r>
          <w:rPr>
            <w:noProof/>
            <w:webHidden/>
          </w:rPr>
          <w:fldChar w:fldCharType="end"/>
        </w:r>
      </w:hyperlink>
    </w:p>
    <w:p w14:paraId="296C9323" w14:textId="636C74E7" w:rsidR="00097A40" w:rsidRDefault="00097A40">
      <w:pPr>
        <w:pStyle w:val="TOC3"/>
        <w:rPr>
          <w:rFonts w:asciiTheme="minorHAnsi" w:eastAsiaTheme="minorEastAsia" w:hAnsiTheme="minorHAnsi" w:cstheme="minorBidi"/>
          <w:noProof/>
          <w:kern w:val="2"/>
          <w14:ligatures w14:val="standardContextual"/>
        </w:rPr>
      </w:pPr>
      <w:hyperlink w:anchor="_Toc238197564" w:history="1">
        <w:r w:rsidRPr="00811431">
          <w:rPr>
            <w:rStyle w:val="Hyperlink"/>
            <w:noProof/>
          </w:rPr>
          <w:t>§313.</w:t>
        </w:r>
        <w:r>
          <w:rPr>
            <w:rFonts w:asciiTheme="minorHAnsi" w:eastAsiaTheme="minorEastAsia" w:hAnsiTheme="minorHAnsi" w:cstheme="minorBidi"/>
            <w:noProof/>
            <w:kern w:val="2"/>
            <w14:ligatures w14:val="standardContextual"/>
          </w:rPr>
          <w:tab/>
        </w:r>
        <w:r w:rsidRPr="00811431">
          <w:rPr>
            <w:rStyle w:val="Hyperlink"/>
            <w:noProof/>
          </w:rPr>
          <w:t>Fiscal Year; Accounting Period</w:t>
        </w:r>
        <w:r>
          <w:rPr>
            <w:noProof/>
            <w:webHidden/>
          </w:rPr>
          <w:tab/>
        </w:r>
        <w:r>
          <w:rPr>
            <w:noProof/>
            <w:webHidden/>
          </w:rPr>
          <w:fldChar w:fldCharType="begin"/>
        </w:r>
        <w:r>
          <w:rPr>
            <w:noProof/>
            <w:webHidden/>
          </w:rPr>
          <w:instrText xml:space="preserve"> PAGEREF _Toc238197564 \h </w:instrText>
        </w:r>
        <w:r>
          <w:rPr>
            <w:noProof/>
            <w:webHidden/>
          </w:rPr>
        </w:r>
        <w:r>
          <w:rPr>
            <w:noProof/>
            <w:webHidden/>
          </w:rPr>
          <w:fldChar w:fldCharType="separate"/>
        </w:r>
        <w:r>
          <w:rPr>
            <w:noProof/>
            <w:webHidden/>
          </w:rPr>
          <w:t>31</w:t>
        </w:r>
        <w:r>
          <w:rPr>
            <w:noProof/>
            <w:webHidden/>
          </w:rPr>
          <w:fldChar w:fldCharType="end"/>
        </w:r>
      </w:hyperlink>
    </w:p>
    <w:p w14:paraId="45556BEC" w14:textId="34BD9492" w:rsidR="00097A40" w:rsidRDefault="00097A40">
      <w:pPr>
        <w:pStyle w:val="TOC3"/>
        <w:rPr>
          <w:rFonts w:asciiTheme="minorHAnsi" w:eastAsiaTheme="minorEastAsia" w:hAnsiTheme="minorHAnsi" w:cstheme="minorBidi"/>
          <w:noProof/>
          <w:kern w:val="2"/>
          <w14:ligatures w14:val="standardContextual"/>
        </w:rPr>
      </w:pPr>
      <w:hyperlink w:anchor="_Toc238197565" w:history="1">
        <w:r w:rsidRPr="00811431">
          <w:rPr>
            <w:rStyle w:val="Hyperlink"/>
            <w:noProof/>
          </w:rPr>
          <w:t>§320.</w:t>
        </w:r>
        <w:r>
          <w:rPr>
            <w:rFonts w:asciiTheme="minorHAnsi" w:eastAsiaTheme="minorEastAsia" w:hAnsiTheme="minorHAnsi" w:cstheme="minorBidi"/>
            <w:noProof/>
            <w:kern w:val="2"/>
            <w14:ligatures w14:val="standardContextual"/>
          </w:rPr>
          <w:tab/>
        </w:r>
        <w:r w:rsidRPr="00811431">
          <w:rPr>
            <w:rStyle w:val="Hyperlink"/>
            <w:noProof/>
          </w:rPr>
          <w:t>Books of the Corporation</w:t>
        </w:r>
        <w:r>
          <w:rPr>
            <w:noProof/>
            <w:webHidden/>
          </w:rPr>
          <w:tab/>
        </w:r>
        <w:r>
          <w:rPr>
            <w:noProof/>
            <w:webHidden/>
          </w:rPr>
          <w:fldChar w:fldCharType="begin"/>
        </w:r>
        <w:r>
          <w:rPr>
            <w:noProof/>
            <w:webHidden/>
          </w:rPr>
          <w:instrText xml:space="preserve"> PAGEREF _Toc238197565 \h </w:instrText>
        </w:r>
        <w:r>
          <w:rPr>
            <w:noProof/>
            <w:webHidden/>
          </w:rPr>
        </w:r>
        <w:r>
          <w:rPr>
            <w:noProof/>
            <w:webHidden/>
          </w:rPr>
          <w:fldChar w:fldCharType="separate"/>
        </w:r>
        <w:r>
          <w:rPr>
            <w:noProof/>
            <w:webHidden/>
          </w:rPr>
          <w:t>31</w:t>
        </w:r>
        <w:r>
          <w:rPr>
            <w:noProof/>
            <w:webHidden/>
          </w:rPr>
          <w:fldChar w:fldCharType="end"/>
        </w:r>
      </w:hyperlink>
    </w:p>
    <w:p w14:paraId="791A1E23" w14:textId="6A7F6428" w:rsidR="00097A40" w:rsidRDefault="00097A40">
      <w:pPr>
        <w:pStyle w:val="TOC2"/>
        <w:rPr>
          <w:rFonts w:asciiTheme="minorHAnsi" w:eastAsiaTheme="minorEastAsia" w:hAnsiTheme="minorHAnsi" w:cstheme="minorBidi"/>
          <w:bCs w:val="0"/>
          <w:kern w:val="2"/>
          <w14:ligatures w14:val="standardContextual"/>
        </w:rPr>
      </w:pPr>
      <w:hyperlink w:anchor="_Toc238197566" w:history="1">
        <w:r w:rsidRPr="00811431">
          <w:rPr>
            <w:rStyle w:val="Hyperlink"/>
          </w:rPr>
          <w:t>Chapter 9.</w:t>
        </w:r>
        <w:r>
          <w:rPr>
            <w:rFonts w:asciiTheme="minorHAnsi" w:eastAsiaTheme="minorEastAsia" w:hAnsiTheme="minorHAnsi" w:cstheme="minorBidi"/>
            <w:bCs w:val="0"/>
            <w:kern w:val="2"/>
            <w14:ligatures w14:val="standardContextual"/>
          </w:rPr>
          <w:tab/>
        </w:r>
        <w:r w:rsidRPr="00811431">
          <w:rPr>
            <w:rStyle w:val="Hyperlink"/>
          </w:rPr>
          <w:t>Hazardous Waste Tax</w:t>
        </w:r>
        <w:r>
          <w:rPr>
            <w:webHidden/>
          </w:rPr>
          <w:tab/>
        </w:r>
        <w:r>
          <w:rPr>
            <w:webHidden/>
          </w:rPr>
          <w:fldChar w:fldCharType="begin"/>
        </w:r>
        <w:r>
          <w:rPr>
            <w:webHidden/>
          </w:rPr>
          <w:instrText xml:space="preserve"> PAGEREF _Toc238197566 \h </w:instrText>
        </w:r>
        <w:r>
          <w:rPr>
            <w:webHidden/>
          </w:rPr>
        </w:r>
        <w:r>
          <w:rPr>
            <w:webHidden/>
          </w:rPr>
          <w:fldChar w:fldCharType="separate"/>
        </w:r>
        <w:r>
          <w:rPr>
            <w:webHidden/>
          </w:rPr>
          <w:t>32</w:t>
        </w:r>
        <w:r>
          <w:rPr>
            <w:webHidden/>
          </w:rPr>
          <w:fldChar w:fldCharType="end"/>
        </w:r>
      </w:hyperlink>
    </w:p>
    <w:p w14:paraId="7A032A02" w14:textId="078EBFA4" w:rsidR="00097A40" w:rsidRDefault="00097A40">
      <w:pPr>
        <w:pStyle w:val="TOC3"/>
        <w:rPr>
          <w:rFonts w:asciiTheme="minorHAnsi" w:eastAsiaTheme="minorEastAsia" w:hAnsiTheme="minorHAnsi" w:cstheme="minorBidi"/>
          <w:noProof/>
          <w:kern w:val="2"/>
          <w14:ligatures w14:val="standardContextual"/>
        </w:rPr>
      </w:pPr>
      <w:hyperlink w:anchor="_Toc238197567" w:history="1">
        <w:r w:rsidRPr="00811431">
          <w:rPr>
            <w:rStyle w:val="Hyperlink"/>
            <w:noProof/>
          </w:rPr>
          <w:t>§901.</w:t>
        </w:r>
        <w:r>
          <w:rPr>
            <w:rFonts w:asciiTheme="minorHAnsi" w:eastAsiaTheme="minorEastAsia" w:hAnsiTheme="minorHAnsi" w:cstheme="minorBidi"/>
            <w:noProof/>
            <w:kern w:val="2"/>
            <w14:ligatures w14:val="standardContextual"/>
          </w:rPr>
          <w:tab/>
        </w:r>
        <w:r w:rsidRPr="00811431">
          <w:rPr>
            <w:rStyle w:val="Hyperlink"/>
            <w:noProof/>
          </w:rPr>
          <w:t>Definitions</w:t>
        </w:r>
        <w:r>
          <w:rPr>
            <w:noProof/>
            <w:webHidden/>
          </w:rPr>
          <w:tab/>
        </w:r>
        <w:r>
          <w:rPr>
            <w:noProof/>
            <w:webHidden/>
          </w:rPr>
          <w:fldChar w:fldCharType="begin"/>
        </w:r>
        <w:r>
          <w:rPr>
            <w:noProof/>
            <w:webHidden/>
          </w:rPr>
          <w:instrText xml:space="preserve"> PAGEREF _Toc238197567 \h </w:instrText>
        </w:r>
        <w:r>
          <w:rPr>
            <w:noProof/>
            <w:webHidden/>
          </w:rPr>
        </w:r>
        <w:r>
          <w:rPr>
            <w:noProof/>
            <w:webHidden/>
          </w:rPr>
          <w:fldChar w:fldCharType="separate"/>
        </w:r>
        <w:r>
          <w:rPr>
            <w:noProof/>
            <w:webHidden/>
          </w:rPr>
          <w:t>32</w:t>
        </w:r>
        <w:r>
          <w:rPr>
            <w:noProof/>
            <w:webHidden/>
          </w:rPr>
          <w:fldChar w:fldCharType="end"/>
        </w:r>
      </w:hyperlink>
    </w:p>
    <w:p w14:paraId="666F9452" w14:textId="5132642A" w:rsidR="00097A40" w:rsidRDefault="00097A40">
      <w:pPr>
        <w:pStyle w:val="TOC3"/>
        <w:rPr>
          <w:rFonts w:asciiTheme="minorHAnsi" w:eastAsiaTheme="minorEastAsia" w:hAnsiTheme="minorHAnsi" w:cstheme="minorBidi"/>
          <w:noProof/>
          <w:kern w:val="2"/>
          <w14:ligatures w14:val="standardContextual"/>
        </w:rPr>
      </w:pPr>
      <w:hyperlink w:anchor="_Toc238197568" w:history="1">
        <w:r w:rsidRPr="00811431">
          <w:rPr>
            <w:rStyle w:val="Hyperlink"/>
            <w:noProof/>
          </w:rPr>
          <w:t>§903.</w:t>
        </w:r>
        <w:r>
          <w:rPr>
            <w:rFonts w:asciiTheme="minorHAnsi" w:eastAsiaTheme="minorEastAsia" w:hAnsiTheme="minorHAnsi" w:cstheme="minorBidi"/>
            <w:noProof/>
            <w:kern w:val="2"/>
            <w14:ligatures w14:val="standardContextual"/>
          </w:rPr>
          <w:tab/>
        </w:r>
        <w:r w:rsidRPr="00811431">
          <w:rPr>
            <w:rStyle w:val="Hyperlink"/>
            <w:noProof/>
          </w:rPr>
          <w:t>Standard Dry-Weight Conversion Factors</w:t>
        </w:r>
        <w:r>
          <w:rPr>
            <w:noProof/>
            <w:webHidden/>
          </w:rPr>
          <w:tab/>
        </w:r>
        <w:r>
          <w:rPr>
            <w:noProof/>
            <w:webHidden/>
          </w:rPr>
          <w:fldChar w:fldCharType="begin"/>
        </w:r>
        <w:r>
          <w:rPr>
            <w:noProof/>
            <w:webHidden/>
          </w:rPr>
          <w:instrText xml:space="preserve"> PAGEREF _Toc238197568 \h </w:instrText>
        </w:r>
        <w:r>
          <w:rPr>
            <w:noProof/>
            <w:webHidden/>
          </w:rPr>
        </w:r>
        <w:r>
          <w:rPr>
            <w:noProof/>
            <w:webHidden/>
          </w:rPr>
          <w:fldChar w:fldCharType="separate"/>
        </w:r>
        <w:r>
          <w:rPr>
            <w:noProof/>
            <w:webHidden/>
          </w:rPr>
          <w:t>33</w:t>
        </w:r>
        <w:r>
          <w:rPr>
            <w:noProof/>
            <w:webHidden/>
          </w:rPr>
          <w:fldChar w:fldCharType="end"/>
        </w:r>
      </w:hyperlink>
    </w:p>
    <w:p w14:paraId="619A08E5" w14:textId="5B62C92C" w:rsidR="00097A40" w:rsidRDefault="00097A40">
      <w:pPr>
        <w:pStyle w:val="TOC3"/>
        <w:rPr>
          <w:rFonts w:asciiTheme="minorHAnsi" w:eastAsiaTheme="minorEastAsia" w:hAnsiTheme="minorHAnsi" w:cstheme="minorBidi"/>
          <w:noProof/>
          <w:kern w:val="2"/>
          <w14:ligatures w14:val="standardContextual"/>
        </w:rPr>
      </w:pPr>
      <w:hyperlink w:anchor="_Toc238197569" w:history="1">
        <w:r w:rsidRPr="00811431">
          <w:rPr>
            <w:rStyle w:val="Hyperlink"/>
            <w:noProof/>
          </w:rPr>
          <w:t>§905.</w:t>
        </w:r>
        <w:r>
          <w:rPr>
            <w:rFonts w:asciiTheme="minorHAnsi" w:eastAsiaTheme="minorEastAsia" w:hAnsiTheme="minorHAnsi" w:cstheme="minorBidi"/>
            <w:noProof/>
            <w:kern w:val="2"/>
            <w14:ligatures w14:val="standardContextual"/>
          </w:rPr>
          <w:tab/>
        </w:r>
        <w:r w:rsidRPr="00811431">
          <w:rPr>
            <w:rStyle w:val="Hyperlink"/>
            <w:noProof/>
          </w:rPr>
          <w:t>Imposition of Tax</w:t>
        </w:r>
        <w:r>
          <w:rPr>
            <w:noProof/>
            <w:webHidden/>
          </w:rPr>
          <w:tab/>
        </w:r>
        <w:r>
          <w:rPr>
            <w:noProof/>
            <w:webHidden/>
          </w:rPr>
          <w:fldChar w:fldCharType="begin"/>
        </w:r>
        <w:r>
          <w:rPr>
            <w:noProof/>
            <w:webHidden/>
          </w:rPr>
          <w:instrText xml:space="preserve"> PAGEREF _Toc238197569 \h </w:instrText>
        </w:r>
        <w:r>
          <w:rPr>
            <w:noProof/>
            <w:webHidden/>
          </w:rPr>
        </w:r>
        <w:r>
          <w:rPr>
            <w:noProof/>
            <w:webHidden/>
          </w:rPr>
          <w:fldChar w:fldCharType="separate"/>
        </w:r>
        <w:r>
          <w:rPr>
            <w:noProof/>
            <w:webHidden/>
          </w:rPr>
          <w:t>34</w:t>
        </w:r>
        <w:r>
          <w:rPr>
            <w:noProof/>
            <w:webHidden/>
          </w:rPr>
          <w:fldChar w:fldCharType="end"/>
        </w:r>
      </w:hyperlink>
    </w:p>
    <w:p w14:paraId="6D5423BD" w14:textId="7B645DE6" w:rsidR="00097A40" w:rsidRDefault="00097A40">
      <w:pPr>
        <w:pStyle w:val="TOC3"/>
        <w:rPr>
          <w:rFonts w:asciiTheme="minorHAnsi" w:eastAsiaTheme="minorEastAsia" w:hAnsiTheme="minorHAnsi" w:cstheme="minorBidi"/>
          <w:noProof/>
          <w:kern w:val="2"/>
          <w14:ligatures w14:val="standardContextual"/>
        </w:rPr>
      </w:pPr>
      <w:hyperlink w:anchor="_Toc238197570" w:history="1">
        <w:r w:rsidRPr="00811431">
          <w:rPr>
            <w:rStyle w:val="Hyperlink"/>
            <w:noProof/>
          </w:rPr>
          <w:t>§907.</w:t>
        </w:r>
        <w:r>
          <w:rPr>
            <w:rFonts w:asciiTheme="minorHAnsi" w:eastAsiaTheme="minorEastAsia" w:hAnsiTheme="minorHAnsi" w:cstheme="minorBidi"/>
            <w:noProof/>
            <w:kern w:val="2"/>
            <w14:ligatures w14:val="standardContextual"/>
          </w:rPr>
          <w:tab/>
        </w:r>
        <w:r w:rsidRPr="00811431">
          <w:rPr>
            <w:rStyle w:val="Hyperlink"/>
            <w:noProof/>
          </w:rPr>
          <w:t>Rate of Tax</w:t>
        </w:r>
        <w:r>
          <w:rPr>
            <w:noProof/>
            <w:webHidden/>
          </w:rPr>
          <w:tab/>
        </w:r>
        <w:r>
          <w:rPr>
            <w:noProof/>
            <w:webHidden/>
          </w:rPr>
          <w:fldChar w:fldCharType="begin"/>
        </w:r>
        <w:r>
          <w:rPr>
            <w:noProof/>
            <w:webHidden/>
          </w:rPr>
          <w:instrText xml:space="preserve"> PAGEREF _Toc238197570 \h </w:instrText>
        </w:r>
        <w:r>
          <w:rPr>
            <w:noProof/>
            <w:webHidden/>
          </w:rPr>
        </w:r>
        <w:r>
          <w:rPr>
            <w:noProof/>
            <w:webHidden/>
          </w:rPr>
          <w:fldChar w:fldCharType="separate"/>
        </w:r>
        <w:r>
          <w:rPr>
            <w:noProof/>
            <w:webHidden/>
          </w:rPr>
          <w:t>34</w:t>
        </w:r>
        <w:r>
          <w:rPr>
            <w:noProof/>
            <w:webHidden/>
          </w:rPr>
          <w:fldChar w:fldCharType="end"/>
        </w:r>
      </w:hyperlink>
    </w:p>
    <w:p w14:paraId="4FEBEEBD" w14:textId="60C80F6B" w:rsidR="00097A40" w:rsidRDefault="00097A40">
      <w:pPr>
        <w:pStyle w:val="TOC3"/>
        <w:rPr>
          <w:rFonts w:asciiTheme="minorHAnsi" w:eastAsiaTheme="minorEastAsia" w:hAnsiTheme="minorHAnsi" w:cstheme="minorBidi"/>
          <w:noProof/>
          <w:kern w:val="2"/>
          <w14:ligatures w14:val="standardContextual"/>
        </w:rPr>
      </w:pPr>
      <w:hyperlink w:anchor="_Toc238197571" w:history="1">
        <w:r w:rsidRPr="00811431">
          <w:rPr>
            <w:rStyle w:val="Hyperlink"/>
            <w:noProof/>
          </w:rPr>
          <w:t>§909.</w:t>
        </w:r>
        <w:r>
          <w:rPr>
            <w:rFonts w:asciiTheme="minorHAnsi" w:eastAsiaTheme="minorEastAsia" w:hAnsiTheme="minorHAnsi" w:cstheme="minorBidi"/>
            <w:noProof/>
            <w:kern w:val="2"/>
            <w14:ligatures w14:val="standardContextual"/>
          </w:rPr>
          <w:tab/>
        </w:r>
        <w:r w:rsidRPr="00811431">
          <w:rPr>
            <w:rStyle w:val="Hyperlink"/>
            <w:noProof/>
          </w:rPr>
          <w:t>Direct Payment by Generator</w:t>
        </w:r>
        <w:r>
          <w:rPr>
            <w:noProof/>
            <w:webHidden/>
          </w:rPr>
          <w:tab/>
        </w:r>
        <w:r>
          <w:rPr>
            <w:noProof/>
            <w:webHidden/>
          </w:rPr>
          <w:fldChar w:fldCharType="begin"/>
        </w:r>
        <w:r>
          <w:rPr>
            <w:noProof/>
            <w:webHidden/>
          </w:rPr>
          <w:instrText xml:space="preserve"> PAGEREF _Toc238197571 \h </w:instrText>
        </w:r>
        <w:r>
          <w:rPr>
            <w:noProof/>
            <w:webHidden/>
          </w:rPr>
        </w:r>
        <w:r>
          <w:rPr>
            <w:noProof/>
            <w:webHidden/>
          </w:rPr>
          <w:fldChar w:fldCharType="separate"/>
        </w:r>
        <w:r>
          <w:rPr>
            <w:noProof/>
            <w:webHidden/>
          </w:rPr>
          <w:t>34</w:t>
        </w:r>
        <w:r>
          <w:rPr>
            <w:noProof/>
            <w:webHidden/>
          </w:rPr>
          <w:fldChar w:fldCharType="end"/>
        </w:r>
      </w:hyperlink>
    </w:p>
    <w:p w14:paraId="2932A3D9" w14:textId="1FA0D58F" w:rsidR="00097A40" w:rsidRDefault="00097A40">
      <w:pPr>
        <w:pStyle w:val="TOC3"/>
        <w:rPr>
          <w:rFonts w:asciiTheme="minorHAnsi" w:eastAsiaTheme="minorEastAsia" w:hAnsiTheme="minorHAnsi" w:cstheme="minorBidi"/>
          <w:noProof/>
          <w:kern w:val="2"/>
          <w14:ligatures w14:val="standardContextual"/>
        </w:rPr>
      </w:pPr>
      <w:hyperlink w:anchor="_Toc238197572" w:history="1">
        <w:r w:rsidRPr="00811431">
          <w:rPr>
            <w:rStyle w:val="Hyperlink"/>
            <w:noProof/>
          </w:rPr>
          <w:t>§911.</w:t>
        </w:r>
        <w:r>
          <w:rPr>
            <w:rFonts w:asciiTheme="minorHAnsi" w:eastAsiaTheme="minorEastAsia" w:hAnsiTheme="minorHAnsi" w:cstheme="minorBidi"/>
            <w:noProof/>
            <w:kern w:val="2"/>
            <w14:ligatures w14:val="standardContextual"/>
          </w:rPr>
          <w:tab/>
        </w:r>
        <w:r w:rsidRPr="00811431">
          <w:rPr>
            <w:rStyle w:val="Hyperlink"/>
            <w:noProof/>
          </w:rPr>
          <w:t>Collection by Disposer; Liability of Disposer</w:t>
        </w:r>
        <w:r>
          <w:rPr>
            <w:noProof/>
            <w:webHidden/>
          </w:rPr>
          <w:tab/>
        </w:r>
        <w:r>
          <w:rPr>
            <w:noProof/>
            <w:webHidden/>
          </w:rPr>
          <w:fldChar w:fldCharType="begin"/>
        </w:r>
        <w:r>
          <w:rPr>
            <w:noProof/>
            <w:webHidden/>
          </w:rPr>
          <w:instrText xml:space="preserve"> PAGEREF _Toc238197572 \h </w:instrText>
        </w:r>
        <w:r>
          <w:rPr>
            <w:noProof/>
            <w:webHidden/>
          </w:rPr>
        </w:r>
        <w:r>
          <w:rPr>
            <w:noProof/>
            <w:webHidden/>
          </w:rPr>
          <w:fldChar w:fldCharType="separate"/>
        </w:r>
        <w:r>
          <w:rPr>
            <w:noProof/>
            <w:webHidden/>
          </w:rPr>
          <w:t>34</w:t>
        </w:r>
        <w:r>
          <w:rPr>
            <w:noProof/>
            <w:webHidden/>
          </w:rPr>
          <w:fldChar w:fldCharType="end"/>
        </w:r>
      </w:hyperlink>
    </w:p>
    <w:p w14:paraId="16C497D9" w14:textId="06B1CD19" w:rsidR="00097A40" w:rsidRDefault="00097A40">
      <w:pPr>
        <w:pStyle w:val="TOC3"/>
        <w:rPr>
          <w:rFonts w:asciiTheme="minorHAnsi" w:eastAsiaTheme="minorEastAsia" w:hAnsiTheme="minorHAnsi" w:cstheme="minorBidi"/>
          <w:noProof/>
          <w:kern w:val="2"/>
          <w14:ligatures w14:val="standardContextual"/>
        </w:rPr>
      </w:pPr>
      <w:hyperlink w:anchor="_Toc238197573" w:history="1">
        <w:r w:rsidRPr="00811431">
          <w:rPr>
            <w:rStyle w:val="Hyperlink"/>
            <w:noProof/>
          </w:rPr>
          <w:t>§913.</w:t>
        </w:r>
        <w:r>
          <w:rPr>
            <w:rFonts w:asciiTheme="minorHAnsi" w:eastAsiaTheme="minorEastAsia" w:hAnsiTheme="minorHAnsi" w:cstheme="minorBidi"/>
            <w:noProof/>
            <w:kern w:val="2"/>
            <w14:ligatures w14:val="standardContextual"/>
          </w:rPr>
          <w:tab/>
        </w:r>
        <w:r w:rsidRPr="00811431">
          <w:rPr>
            <w:rStyle w:val="Hyperlink"/>
            <w:noProof/>
          </w:rPr>
          <w:t>Exempt Disposal by Disposer</w:t>
        </w:r>
        <w:r>
          <w:rPr>
            <w:noProof/>
            <w:webHidden/>
          </w:rPr>
          <w:tab/>
        </w:r>
        <w:r>
          <w:rPr>
            <w:noProof/>
            <w:webHidden/>
          </w:rPr>
          <w:fldChar w:fldCharType="begin"/>
        </w:r>
        <w:r>
          <w:rPr>
            <w:noProof/>
            <w:webHidden/>
          </w:rPr>
          <w:instrText xml:space="preserve"> PAGEREF _Toc238197573 \h </w:instrText>
        </w:r>
        <w:r>
          <w:rPr>
            <w:noProof/>
            <w:webHidden/>
          </w:rPr>
        </w:r>
        <w:r>
          <w:rPr>
            <w:noProof/>
            <w:webHidden/>
          </w:rPr>
          <w:fldChar w:fldCharType="separate"/>
        </w:r>
        <w:r>
          <w:rPr>
            <w:noProof/>
            <w:webHidden/>
          </w:rPr>
          <w:t>34</w:t>
        </w:r>
        <w:r>
          <w:rPr>
            <w:noProof/>
            <w:webHidden/>
          </w:rPr>
          <w:fldChar w:fldCharType="end"/>
        </w:r>
      </w:hyperlink>
    </w:p>
    <w:p w14:paraId="0F021569" w14:textId="5B538F1A" w:rsidR="00097A40" w:rsidRDefault="00097A40">
      <w:pPr>
        <w:pStyle w:val="TOC3"/>
        <w:rPr>
          <w:rFonts w:asciiTheme="minorHAnsi" w:eastAsiaTheme="minorEastAsia" w:hAnsiTheme="minorHAnsi" w:cstheme="minorBidi"/>
          <w:noProof/>
          <w:kern w:val="2"/>
          <w14:ligatures w14:val="standardContextual"/>
        </w:rPr>
      </w:pPr>
      <w:hyperlink w:anchor="_Toc238197574" w:history="1">
        <w:r w:rsidRPr="00811431">
          <w:rPr>
            <w:rStyle w:val="Hyperlink"/>
            <w:noProof/>
          </w:rPr>
          <w:t>§915.</w:t>
        </w:r>
        <w:r>
          <w:rPr>
            <w:rFonts w:asciiTheme="minorHAnsi" w:eastAsiaTheme="minorEastAsia" w:hAnsiTheme="minorHAnsi" w:cstheme="minorBidi"/>
            <w:noProof/>
            <w:kern w:val="2"/>
            <w14:ligatures w14:val="standardContextual"/>
          </w:rPr>
          <w:tab/>
        </w:r>
        <w:r w:rsidRPr="00811431">
          <w:rPr>
            <w:rStyle w:val="Hyperlink"/>
            <w:noProof/>
          </w:rPr>
          <w:t>Returns and Payment</w:t>
        </w:r>
        <w:r>
          <w:rPr>
            <w:noProof/>
            <w:webHidden/>
          </w:rPr>
          <w:tab/>
        </w:r>
        <w:r>
          <w:rPr>
            <w:noProof/>
            <w:webHidden/>
          </w:rPr>
          <w:fldChar w:fldCharType="begin"/>
        </w:r>
        <w:r>
          <w:rPr>
            <w:noProof/>
            <w:webHidden/>
          </w:rPr>
          <w:instrText xml:space="preserve"> PAGEREF _Toc238197574 \h </w:instrText>
        </w:r>
        <w:r>
          <w:rPr>
            <w:noProof/>
            <w:webHidden/>
          </w:rPr>
        </w:r>
        <w:r>
          <w:rPr>
            <w:noProof/>
            <w:webHidden/>
          </w:rPr>
          <w:fldChar w:fldCharType="separate"/>
        </w:r>
        <w:r>
          <w:rPr>
            <w:noProof/>
            <w:webHidden/>
          </w:rPr>
          <w:t>35</w:t>
        </w:r>
        <w:r>
          <w:rPr>
            <w:noProof/>
            <w:webHidden/>
          </w:rPr>
          <w:fldChar w:fldCharType="end"/>
        </w:r>
      </w:hyperlink>
    </w:p>
    <w:p w14:paraId="5DFC0BC0" w14:textId="034AE578" w:rsidR="00097A40" w:rsidRDefault="00097A40">
      <w:pPr>
        <w:pStyle w:val="TOC3"/>
        <w:rPr>
          <w:rFonts w:asciiTheme="minorHAnsi" w:eastAsiaTheme="minorEastAsia" w:hAnsiTheme="minorHAnsi" w:cstheme="minorBidi"/>
          <w:noProof/>
          <w:kern w:val="2"/>
          <w14:ligatures w14:val="standardContextual"/>
        </w:rPr>
      </w:pPr>
      <w:hyperlink w:anchor="_Toc238197575" w:history="1">
        <w:r w:rsidRPr="00811431">
          <w:rPr>
            <w:rStyle w:val="Hyperlink"/>
            <w:noProof/>
          </w:rPr>
          <w:t>§917.</w:t>
        </w:r>
        <w:r>
          <w:rPr>
            <w:rFonts w:asciiTheme="minorHAnsi" w:eastAsiaTheme="minorEastAsia" w:hAnsiTheme="minorHAnsi" w:cstheme="minorBidi"/>
            <w:noProof/>
            <w:kern w:val="2"/>
            <w14:ligatures w14:val="standardContextual"/>
          </w:rPr>
          <w:tab/>
        </w:r>
        <w:r w:rsidRPr="00811431">
          <w:rPr>
            <w:rStyle w:val="Hyperlink"/>
            <w:noProof/>
          </w:rPr>
          <w:t>Records Requirements</w:t>
        </w:r>
        <w:r>
          <w:rPr>
            <w:noProof/>
            <w:webHidden/>
          </w:rPr>
          <w:tab/>
        </w:r>
        <w:r>
          <w:rPr>
            <w:noProof/>
            <w:webHidden/>
          </w:rPr>
          <w:fldChar w:fldCharType="begin"/>
        </w:r>
        <w:r>
          <w:rPr>
            <w:noProof/>
            <w:webHidden/>
          </w:rPr>
          <w:instrText xml:space="preserve"> PAGEREF _Toc238197575 \h </w:instrText>
        </w:r>
        <w:r>
          <w:rPr>
            <w:noProof/>
            <w:webHidden/>
          </w:rPr>
        </w:r>
        <w:r>
          <w:rPr>
            <w:noProof/>
            <w:webHidden/>
          </w:rPr>
          <w:fldChar w:fldCharType="separate"/>
        </w:r>
        <w:r>
          <w:rPr>
            <w:noProof/>
            <w:webHidden/>
          </w:rPr>
          <w:t>35</w:t>
        </w:r>
        <w:r>
          <w:rPr>
            <w:noProof/>
            <w:webHidden/>
          </w:rPr>
          <w:fldChar w:fldCharType="end"/>
        </w:r>
      </w:hyperlink>
    </w:p>
    <w:p w14:paraId="295B9DD7" w14:textId="415E0993" w:rsidR="00097A40" w:rsidRDefault="00097A40">
      <w:pPr>
        <w:pStyle w:val="TOC2"/>
        <w:rPr>
          <w:rFonts w:asciiTheme="minorHAnsi" w:eastAsiaTheme="minorEastAsia" w:hAnsiTheme="minorHAnsi" w:cstheme="minorBidi"/>
          <w:bCs w:val="0"/>
          <w:kern w:val="2"/>
          <w14:ligatures w14:val="standardContextual"/>
        </w:rPr>
      </w:pPr>
      <w:hyperlink w:anchor="_Toc238197576" w:history="1">
        <w:r w:rsidRPr="00811431">
          <w:rPr>
            <w:rStyle w:val="Hyperlink"/>
          </w:rPr>
          <w:t>Chapter 10.</w:t>
        </w:r>
        <w:r>
          <w:rPr>
            <w:rFonts w:asciiTheme="minorHAnsi" w:eastAsiaTheme="minorEastAsia" w:hAnsiTheme="minorHAnsi" w:cstheme="minorBidi"/>
            <w:bCs w:val="0"/>
            <w:kern w:val="2"/>
            <w14:ligatures w14:val="standardContextual"/>
          </w:rPr>
          <w:tab/>
        </w:r>
        <w:r w:rsidRPr="00811431">
          <w:rPr>
            <w:rStyle w:val="Hyperlink"/>
          </w:rPr>
          <w:t>Income: Pass-Through Entities</w:t>
        </w:r>
        <w:r>
          <w:rPr>
            <w:webHidden/>
          </w:rPr>
          <w:tab/>
        </w:r>
        <w:r>
          <w:rPr>
            <w:webHidden/>
          </w:rPr>
          <w:fldChar w:fldCharType="begin"/>
        </w:r>
        <w:r>
          <w:rPr>
            <w:webHidden/>
          </w:rPr>
          <w:instrText xml:space="preserve"> PAGEREF _Toc238197576 \h </w:instrText>
        </w:r>
        <w:r>
          <w:rPr>
            <w:webHidden/>
          </w:rPr>
        </w:r>
        <w:r>
          <w:rPr>
            <w:webHidden/>
          </w:rPr>
          <w:fldChar w:fldCharType="separate"/>
        </w:r>
        <w:r>
          <w:rPr>
            <w:webHidden/>
          </w:rPr>
          <w:t>35</w:t>
        </w:r>
        <w:r>
          <w:rPr>
            <w:webHidden/>
          </w:rPr>
          <w:fldChar w:fldCharType="end"/>
        </w:r>
      </w:hyperlink>
    </w:p>
    <w:p w14:paraId="3AC319D2" w14:textId="17888DE4" w:rsidR="00097A40" w:rsidRDefault="00097A40">
      <w:pPr>
        <w:pStyle w:val="TOC3"/>
        <w:rPr>
          <w:rFonts w:asciiTheme="minorHAnsi" w:eastAsiaTheme="minorEastAsia" w:hAnsiTheme="minorHAnsi" w:cstheme="minorBidi"/>
          <w:noProof/>
          <w:kern w:val="2"/>
          <w14:ligatures w14:val="standardContextual"/>
        </w:rPr>
      </w:pPr>
      <w:hyperlink w:anchor="_Toc238197577" w:history="1">
        <w:r w:rsidRPr="00811431">
          <w:rPr>
            <w:rStyle w:val="Hyperlink"/>
            <w:noProof/>
          </w:rPr>
          <w:t>§1001.</w:t>
        </w:r>
        <w:r>
          <w:rPr>
            <w:rFonts w:asciiTheme="minorHAnsi" w:eastAsiaTheme="minorEastAsia" w:hAnsiTheme="minorHAnsi" w:cstheme="minorBidi"/>
            <w:noProof/>
            <w:kern w:val="2"/>
            <w14:ligatures w14:val="standardContextual"/>
          </w:rPr>
          <w:tab/>
        </w:r>
        <w:r w:rsidRPr="00811431">
          <w:rPr>
            <w:rStyle w:val="Hyperlink"/>
            <w:noProof/>
          </w:rPr>
          <w:t>Election of Pass-Through Entities</w:t>
        </w:r>
        <w:r>
          <w:rPr>
            <w:noProof/>
            <w:webHidden/>
          </w:rPr>
          <w:tab/>
        </w:r>
        <w:r>
          <w:rPr>
            <w:noProof/>
            <w:webHidden/>
          </w:rPr>
          <w:fldChar w:fldCharType="begin"/>
        </w:r>
        <w:r>
          <w:rPr>
            <w:noProof/>
            <w:webHidden/>
          </w:rPr>
          <w:instrText xml:space="preserve"> PAGEREF _Toc238197577 \h </w:instrText>
        </w:r>
        <w:r>
          <w:rPr>
            <w:noProof/>
            <w:webHidden/>
          </w:rPr>
        </w:r>
        <w:r>
          <w:rPr>
            <w:noProof/>
            <w:webHidden/>
          </w:rPr>
          <w:fldChar w:fldCharType="separate"/>
        </w:r>
        <w:r>
          <w:rPr>
            <w:noProof/>
            <w:webHidden/>
          </w:rPr>
          <w:t>35</w:t>
        </w:r>
        <w:r>
          <w:rPr>
            <w:noProof/>
            <w:webHidden/>
          </w:rPr>
          <w:fldChar w:fldCharType="end"/>
        </w:r>
      </w:hyperlink>
    </w:p>
    <w:p w14:paraId="69C26986" w14:textId="710BF2D8" w:rsidR="00097A40" w:rsidRDefault="00097A40">
      <w:pPr>
        <w:pStyle w:val="TOC2"/>
        <w:rPr>
          <w:rFonts w:asciiTheme="minorHAnsi" w:eastAsiaTheme="minorEastAsia" w:hAnsiTheme="minorHAnsi" w:cstheme="minorBidi"/>
          <w:bCs w:val="0"/>
          <w:kern w:val="2"/>
          <w14:ligatures w14:val="standardContextual"/>
        </w:rPr>
      </w:pPr>
      <w:hyperlink w:anchor="_Toc238197578" w:history="1">
        <w:r w:rsidRPr="00811431">
          <w:rPr>
            <w:rStyle w:val="Hyperlink"/>
          </w:rPr>
          <w:t>Chapter 11.</w:t>
        </w:r>
        <w:r>
          <w:rPr>
            <w:rFonts w:asciiTheme="minorHAnsi" w:eastAsiaTheme="minorEastAsia" w:hAnsiTheme="minorHAnsi" w:cstheme="minorBidi"/>
            <w:bCs w:val="0"/>
            <w:kern w:val="2"/>
            <w14:ligatures w14:val="standardContextual"/>
          </w:rPr>
          <w:tab/>
        </w:r>
        <w:r w:rsidRPr="00811431">
          <w:rPr>
            <w:rStyle w:val="Hyperlink"/>
          </w:rPr>
          <w:t>Corporation Income Tax</w:t>
        </w:r>
        <w:r>
          <w:rPr>
            <w:webHidden/>
          </w:rPr>
          <w:tab/>
        </w:r>
        <w:r>
          <w:rPr>
            <w:webHidden/>
          </w:rPr>
          <w:fldChar w:fldCharType="begin"/>
        </w:r>
        <w:r>
          <w:rPr>
            <w:webHidden/>
          </w:rPr>
          <w:instrText xml:space="preserve"> PAGEREF _Toc238197578 \h </w:instrText>
        </w:r>
        <w:r>
          <w:rPr>
            <w:webHidden/>
          </w:rPr>
        </w:r>
        <w:r>
          <w:rPr>
            <w:webHidden/>
          </w:rPr>
          <w:fldChar w:fldCharType="separate"/>
        </w:r>
        <w:r>
          <w:rPr>
            <w:webHidden/>
          </w:rPr>
          <w:t>38</w:t>
        </w:r>
        <w:r>
          <w:rPr>
            <w:webHidden/>
          </w:rPr>
          <w:fldChar w:fldCharType="end"/>
        </w:r>
      </w:hyperlink>
    </w:p>
    <w:p w14:paraId="62572A85" w14:textId="5872C24D" w:rsidR="00097A40" w:rsidRDefault="00097A40">
      <w:pPr>
        <w:pStyle w:val="TOC3"/>
        <w:rPr>
          <w:rFonts w:asciiTheme="minorHAnsi" w:eastAsiaTheme="minorEastAsia" w:hAnsiTheme="minorHAnsi" w:cstheme="minorBidi"/>
          <w:noProof/>
          <w:kern w:val="2"/>
          <w14:ligatures w14:val="standardContextual"/>
        </w:rPr>
      </w:pPr>
      <w:hyperlink w:anchor="_Toc238197579" w:history="1">
        <w:r w:rsidRPr="00811431">
          <w:rPr>
            <w:rStyle w:val="Hyperlink"/>
            <w:noProof/>
          </w:rPr>
          <w:t>§1114.</w:t>
        </w:r>
        <w:r>
          <w:rPr>
            <w:rFonts w:asciiTheme="minorHAnsi" w:eastAsiaTheme="minorEastAsia" w:hAnsiTheme="minorHAnsi" w:cstheme="minorBidi"/>
            <w:noProof/>
            <w:kern w:val="2"/>
            <w14:ligatures w14:val="standardContextual"/>
          </w:rPr>
          <w:tab/>
        </w:r>
        <w:r w:rsidRPr="00811431">
          <w:rPr>
            <w:rStyle w:val="Hyperlink"/>
            <w:noProof/>
          </w:rPr>
          <w:t>Modifications of Federal Gross Income</w:t>
        </w:r>
        <w:r>
          <w:rPr>
            <w:noProof/>
            <w:webHidden/>
          </w:rPr>
          <w:tab/>
        </w:r>
        <w:r>
          <w:rPr>
            <w:noProof/>
            <w:webHidden/>
          </w:rPr>
          <w:fldChar w:fldCharType="begin"/>
        </w:r>
        <w:r>
          <w:rPr>
            <w:noProof/>
            <w:webHidden/>
          </w:rPr>
          <w:instrText xml:space="preserve"> PAGEREF _Toc238197579 \h </w:instrText>
        </w:r>
        <w:r>
          <w:rPr>
            <w:noProof/>
            <w:webHidden/>
          </w:rPr>
        </w:r>
        <w:r>
          <w:rPr>
            <w:noProof/>
            <w:webHidden/>
          </w:rPr>
          <w:fldChar w:fldCharType="separate"/>
        </w:r>
        <w:r>
          <w:rPr>
            <w:noProof/>
            <w:webHidden/>
          </w:rPr>
          <w:t>38</w:t>
        </w:r>
        <w:r>
          <w:rPr>
            <w:noProof/>
            <w:webHidden/>
          </w:rPr>
          <w:fldChar w:fldCharType="end"/>
        </w:r>
      </w:hyperlink>
    </w:p>
    <w:p w14:paraId="45071F49" w14:textId="6619DFA5" w:rsidR="00097A40" w:rsidRDefault="00097A40">
      <w:pPr>
        <w:pStyle w:val="TOC3"/>
        <w:rPr>
          <w:rFonts w:asciiTheme="minorHAnsi" w:eastAsiaTheme="minorEastAsia" w:hAnsiTheme="minorHAnsi" w:cstheme="minorBidi"/>
          <w:noProof/>
          <w:kern w:val="2"/>
          <w14:ligatures w14:val="standardContextual"/>
        </w:rPr>
      </w:pPr>
      <w:hyperlink w:anchor="_Toc238197580" w:history="1">
        <w:r w:rsidRPr="00811431">
          <w:rPr>
            <w:rStyle w:val="Hyperlink"/>
            <w:noProof/>
          </w:rPr>
          <w:t>§1115.</w:t>
        </w:r>
        <w:r>
          <w:rPr>
            <w:rFonts w:asciiTheme="minorHAnsi" w:eastAsiaTheme="minorEastAsia" w:hAnsiTheme="minorHAnsi" w:cstheme="minorBidi"/>
            <w:noProof/>
            <w:kern w:val="2"/>
            <w14:ligatures w14:val="standardContextual"/>
          </w:rPr>
          <w:tab/>
        </w:r>
        <w:r w:rsidRPr="00811431">
          <w:rPr>
            <w:rStyle w:val="Hyperlink"/>
            <w:noProof/>
          </w:rPr>
          <w:t xml:space="preserve">Corporate Deductions; Add-Back of Certain Intangible Expenses; Interest and </w:t>
        </w:r>
        <w:r w:rsidR="00AF136C">
          <w:rPr>
            <w:rStyle w:val="Hyperlink"/>
            <w:noProof/>
          </w:rPr>
          <w:br/>
        </w:r>
        <w:r w:rsidRPr="00811431">
          <w:rPr>
            <w:rStyle w:val="Hyperlink"/>
            <w:noProof/>
          </w:rPr>
          <w:t>Management Fees</w:t>
        </w:r>
        <w:r>
          <w:rPr>
            <w:noProof/>
            <w:webHidden/>
          </w:rPr>
          <w:tab/>
        </w:r>
        <w:r>
          <w:rPr>
            <w:noProof/>
            <w:webHidden/>
          </w:rPr>
          <w:fldChar w:fldCharType="begin"/>
        </w:r>
        <w:r>
          <w:rPr>
            <w:noProof/>
            <w:webHidden/>
          </w:rPr>
          <w:instrText xml:space="preserve"> PAGEREF _Toc238197580 \h </w:instrText>
        </w:r>
        <w:r>
          <w:rPr>
            <w:noProof/>
            <w:webHidden/>
          </w:rPr>
        </w:r>
        <w:r>
          <w:rPr>
            <w:noProof/>
            <w:webHidden/>
          </w:rPr>
          <w:fldChar w:fldCharType="separate"/>
        </w:r>
        <w:r>
          <w:rPr>
            <w:noProof/>
            <w:webHidden/>
          </w:rPr>
          <w:t>38</w:t>
        </w:r>
        <w:r>
          <w:rPr>
            <w:noProof/>
            <w:webHidden/>
          </w:rPr>
          <w:fldChar w:fldCharType="end"/>
        </w:r>
      </w:hyperlink>
    </w:p>
    <w:p w14:paraId="3D480DBC" w14:textId="591E8562" w:rsidR="00097A40" w:rsidRDefault="00097A40">
      <w:pPr>
        <w:pStyle w:val="TOC3"/>
        <w:rPr>
          <w:rFonts w:asciiTheme="minorHAnsi" w:eastAsiaTheme="minorEastAsia" w:hAnsiTheme="minorHAnsi" w:cstheme="minorBidi"/>
          <w:noProof/>
          <w:kern w:val="2"/>
          <w14:ligatures w14:val="standardContextual"/>
        </w:rPr>
      </w:pPr>
      <w:hyperlink w:anchor="_Toc238197581" w:history="1">
        <w:r w:rsidRPr="00811431">
          <w:rPr>
            <w:rStyle w:val="Hyperlink"/>
            <w:noProof/>
          </w:rPr>
          <w:t>§1122.</w:t>
        </w:r>
        <w:r>
          <w:rPr>
            <w:rFonts w:asciiTheme="minorHAnsi" w:eastAsiaTheme="minorEastAsia" w:hAnsiTheme="minorHAnsi" w:cstheme="minorBidi"/>
            <w:noProof/>
            <w:kern w:val="2"/>
            <w14:ligatures w14:val="standardContextual"/>
          </w:rPr>
          <w:tab/>
        </w:r>
        <w:r w:rsidRPr="00811431">
          <w:rPr>
            <w:rStyle w:val="Hyperlink"/>
            <w:noProof/>
          </w:rPr>
          <w:t>Taxes Not Deductible</w:t>
        </w:r>
        <w:r>
          <w:rPr>
            <w:noProof/>
            <w:webHidden/>
          </w:rPr>
          <w:tab/>
        </w:r>
        <w:r>
          <w:rPr>
            <w:noProof/>
            <w:webHidden/>
          </w:rPr>
          <w:fldChar w:fldCharType="begin"/>
        </w:r>
        <w:r>
          <w:rPr>
            <w:noProof/>
            <w:webHidden/>
          </w:rPr>
          <w:instrText xml:space="preserve"> PAGEREF _Toc238197581 \h </w:instrText>
        </w:r>
        <w:r>
          <w:rPr>
            <w:noProof/>
            <w:webHidden/>
          </w:rPr>
        </w:r>
        <w:r>
          <w:rPr>
            <w:noProof/>
            <w:webHidden/>
          </w:rPr>
          <w:fldChar w:fldCharType="separate"/>
        </w:r>
        <w:r>
          <w:rPr>
            <w:noProof/>
            <w:webHidden/>
          </w:rPr>
          <w:t>40</w:t>
        </w:r>
        <w:r>
          <w:rPr>
            <w:noProof/>
            <w:webHidden/>
          </w:rPr>
          <w:fldChar w:fldCharType="end"/>
        </w:r>
      </w:hyperlink>
    </w:p>
    <w:p w14:paraId="1043B373" w14:textId="4659D5B2" w:rsidR="00097A40" w:rsidRDefault="00097A40">
      <w:pPr>
        <w:pStyle w:val="TOC3"/>
        <w:rPr>
          <w:rFonts w:asciiTheme="minorHAnsi" w:eastAsiaTheme="minorEastAsia" w:hAnsiTheme="minorHAnsi" w:cstheme="minorBidi"/>
          <w:noProof/>
          <w:kern w:val="2"/>
          <w14:ligatures w14:val="standardContextual"/>
        </w:rPr>
      </w:pPr>
      <w:hyperlink w:anchor="_Toc238197582" w:history="1">
        <w:r w:rsidRPr="00811431">
          <w:rPr>
            <w:rStyle w:val="Hyperlink"/>
            <w:noProof/>
          </w:rPr>
          <w:t>§1130.</w:t>
        </w:r>
        <w:r>
          <w:rPr>
            <w:rFonts w:asciiTheme="minorHAnsi" w:eastAsiaTheme="minorEastAsia" w:hAnsiTheme="minorHAnsi" w:cstheme="minorBidi"/>
            <w:noProof/>
            <w:kern w:val="2"/>
            <w14:ligatures w14:val="standardContextual"/>
          </w:rPr>
          <w:tab/>
        </w:r>
        <w:r w:rsidRPr="00811431">
          <w:rPr>
            <w:rStyle w:val="Hyperlink"/>
            <w:noProof/>
          </w:rPr>
          <w:t>Computation of Net Allocable Income from Louisiana Sources</w:t>
        </w:r>
        <w:r>
          <w:rPr>
            <w:noProof/>
            <w:webHidden/>
          </w:rPr>
          <w:tab/>
        </w:r>
        <w:r>
          <w:rPr>
            <w:noProof/>
            <w:webHidden/>
          </w:rPr>
          <w:fldChar w:fldCharType="begin"/>
        </w:r>
        <w:r>
          <w:rPr>
            <w:noProof/>
            <w:webHidden/>
          </w:rPr>
          <w:instrText xml:space="preserve"> PAGEREF _Toc238197582 \h </w:instrText>
        </w:r>
        <w:r>
          <w:rPr>
            <w:noProof/>
            <w:webHidden/>
          </w:rPr>
        </w:r>
        <w:r>
          <w:rPr>
            <w:noProof/>
            <w:webHidden/>
          </w:rPr>
          <w:fldChar w:fldCharType="separate"/>
        </w:r>
        <w:r>
          <w:rPr>
            <w:noProof/>
            <w:webHidden/>
          </w:rPr>
          <w:t>40</w:t>
        </w:r>
        <w:r>
          <w:rPr>
            <w:noProof/>
            <w:webHidden/>
          </w:rPr>
          <w:fldChar w:fldCharType="end"/>
        </w:r>
      </w:hyperlink>
    </w:p>
    <w:p w14:paraId="10480791" w14:textId="52CCAA25" w:rsidR="00097A40" w:rsidRDefault="00097A40">
      <w:pPr>
        <w:pStyle w:val="TOC3"/>
        <w:rPr>
          <w:rFonts w:asciiTheme="minorHAnsi" w:eastAsiaTheme="minorEastAsia" w:hAnsiTheme="minorHAnsi" w:cstheme="minorBidi"/>
          <w:noProof/>
          <w:kern w:val="2"/>
          <w14:ligatures w14:val="standardContextual"/>
        </w:rPr>
      </w:pPr>
      <w:hyperlink w:anchor="_Toc238197583" w:history="1">
        <w:r w:rsidRPr="00811431">
          <w:rPr>
            <w:rStyle w:val="Hyperlink"/>
            <w:noProof/>
          </w:rPr>
          <w:t>§1132.</w:t>
        </w:r>
        <w:r>
          <w:rPr>
            <w:rFonts w:asciiTheme="minorHAnsi" w:eastAsiaTheme="minorEastAsia" w:hAnsiTheme="minorHAnsi" w:cstheme="minorBidi"/>
            <w:noProof/>
            <w:kern w:val="2"/>
            <w14:ligatures w14:val="standardContextual"/>
          </w:rPr>
          <w:tab/>
        </w:r>
        <w:r w:rsidRPr="00811431">
          <w:rPr>
            <w:rStyle w:val="Hyperlink"/>
            <w:noProof/>
          </w:rPr>
          <w:t>Computation of Net Apportionable Income from Louisiana Sources</w:t>
        </w:r>
        <w:r>
          <w:rPr>
            <w:noProof/>
            <w:webHidden/>
          </w:rPr>
          <w:tab/>
        </w:r>
        <w:r>
          <w:rPr>
            <w:noProof/>
            <w:webHidden/>
          </w:rPr>
          <w:fldChar w:fldCharType="begin"/>
        </w:r>
        <w:r>
          <w:rPr>
            <w:noProof/>
            <w:webHidden/>
          </w:rPr>
          <w:instrText xml:space="preserve"> PAGEREF _Toc238197583 \h </w:instrText>
        </w:r>
        <w:r>
          <w:rPr>
            <w:noProof/>
            <w:webHidden/>
          </w:rPr>
        </w:r>
        <w:r>
          <w:rPr>
            <w:noProof/>
            <w:webHidden/>
          </w:rPr>
          <w:fldChar w:fldCharType="separate"/>
        </w:r>
        <w:r>
          <w:rPr>
            <w:noProof/>
            <w:webHidden/>
          </w:rPr>
          <w:t>46</w:t>
        </w:r>
        <w:r>
          <w:rPr>
            <w:noProof/>
            <w:webHidden/>
          </w:rPr>
          <w:fldChar w:fldCharType="end"/>
        </w:r>
      </w:hyperlink>
    </w:p>
    <w:p w14:paraId="3656EF69" w14:textId="20E32535" w:rsidR="00097A40" w:rsidRDefault="00097A40">
      <w:pPr>
        <w:pStyle w:val="TOC3"/>
        <w:rPr>
          <w:rFonts w:asciiTheme="minorHAnsi" w:eastAsiaTheme="minorEastAsia" w:hAnsiTheme="minorHAnsi" w:cstheme="minorBidi"/>
          <w:noProof/>
          <w:kern w:val="2"/>
          <w14:ligatures w14:val="standardContextual"/>
        </w:rPr>
      </w:pPr>
      <w:hyperlink w:anchor="_Toc238197584" w:history="1">
        <w:r w:rsidRPr="00811431">
          <w:rPr>
            <w:rStyle w:val="Hyperlink"/>
            <w:noProof/>
          </w:rPr>
          <w:t>§1134.</w:t>
        </w:r>
        <w:r>
          <w:rPr>
            <w:rFonts w:asciiTheme="minorHAnsi" w:eastAsiaTheme="minorEastAsia" w:hAnsiTheme="minorHAnsi" w:cstheme="minorBidi"/>
            <w:noProof/>
            <w:kern w:val="2"/>
            <w14:ligatures w14:val="standardContextual"/>
          </w:rPr>
          <w:tab/>
        </w:r>
        <w:r w:rsidRPr="00811431">
          <w:rPr>
            <w:rStyle w:val="Hyperlink"/>
            <w:noProof/>
          </w:rPr>
          <w:t>Determination of Louisiana Apportionment Percent</w:t>
        </w:r>
        <w:r>
          <w:rPr>
            <w:noProof/>
            <w:webHidden/>
          </w:rPr>
          <w:tab/>
        </w:r>
        <w:r>
          <w:rPr>
            <w:noProof/>
            <w:webHidden/>
          </w:rPr>
          <w:fldChar w:fldCharType="begin"/>
        </w:r>
        <w:r>
          <w:rPr>
            <w:noProof/>
            <w:webHidden/>
          </w:rPr>
          <w:instrText xml:space="preserve"> PAGEREF _Toc238197584 \h </w:instrText>
        </w:r>
        <w:r>
          <w:rPr>
            <w:noProof/>
            <w:webHidden/>
          </w:rPr>
        </w:r>
        <w:r>
          <w:rPr>
            <w:noProof/>
            <w:webHidden/>
          </w:rPr>
          <w:fldChar w:fldCharType="separate"/>
        </w:r>
        <w:r>
          <w:rPr>
            <w:noProof/>
            <w:webHidden/>
          </w:rPr>
          <w:t>47</w:t>
        </w:r>
        <w:r>
          <w:rPr>
            <w:noProof/>
            <w:webHidden/>
          </w:rPr>
          <w:fldChar w:fldCharType="end"/>
        </w:r>
      </w:hyperlink>
    </w:p>
    <w:p w14:paraId="402B6FA7" w14:textId="21FFB4BA" w:rsidR="00097A40" w:rsidRDefault="00097A40">
      <w:pPr>
        <w:pStyle w:val="TOC3"/>
        <w:rPr>
          <w:rFonts w:asciiTheme="minorHAnsi" w:eastAsiaTheme="minorEastAsia" w:hAnsiTheme="minorHAnsi" w:cstheme="minorBidi"/>
          <w:noProof/>
          <w:kern w:val="2"/>
          <w14:ligatures w14:val="standardContextual"/>
        </w:rPr>
      </w:pPr>
      <w:hyperlink w:anchor="_Toc238197585" w:history="1">
        <w:r w:rsidRPr="00811431">
          <w:rPr>
            <w:rStyle w:val="Hyperlink"/>
            <w:noProof/>
          </w:rPr>
          <w:t>§1135.</w:t>
        </w:r>
        <w:r>
          <w:rPr>
            <w:rFonts w:asciiTheme="minorHAnsi" w:eastAsiaTheme="minorEastAsia" w:hAnsiTheme="minorHAnsi" w:cstheme="minorBidi"/>
            <w:noProof/>
            <w:kern w:val="2"/>
            <w14:ligatures w14:val="standardContextual"/>
          </w:rPr>
          <w:tab/>
        </w:r>
        <w:r w:rsidRPr="00811431">
          <w:rPr>
            <w:rStyle w:val="Hyperlink"/>
            <w:noProof/>
          </w:rPr>
          <w:t>Sourcing of Sales other than Sales of Tangible Personal Property</w:t>
        </w:r>
        <w:r>
          <w:rPr>
            <w:noProof/>
            <w:webHidden/>
          </w:rPr>
          <w:tab/>
        </w:r>
        <w:r>
          <w:rPr>
            <w:noProof/>
            <w:webHidden/>
          </w:rPr>
          <w:fldChar w:fldCharType="begin"/>
        </w:r>
        <w:r>
          <w:rPr>
            <w:noProof/>
            <w:webHidden/>
          </w:rPr>
          <w:instrText xml:space="preserve"> PAGEREF _Toc238197585 \h </w:instrText>
        </w:r>
        <w:r>
          <w:rPr>
            <w:noProof/>
            <w:webHidden/>
          </w:rPr>
        </w:r>
        <w:r>
          <w:rPr>
            <w:noProof/>
            <w:webHidden/>
          </w:rPr>
          <w:fldChar w:fldCharType="separate"/>
        </w:r>
        <w:r>
          <w:rPr>
            <w:noProof/>
            <w:webHidden/>
          </w:rPr>
          <w:t>51</w:t>
        </w:r>
        <w:r>
          <w:rPr>
            <w:noProof/>
            <w:webHidden/>
          </w:rPr>
          <w:fldChar w:fldCharType="end"/>
        </w:r>
      </w:hyperlink>
    </w:p>
    <w:p w14:paraId="5D6731B5" w14:textId="48AD2656" w:rsidR="00097A40" w:rsidRDefault="00097A40">
      <w:pPr>
        <w:pStyle w:val="TOC3"/>
        <w:rPr>
          <w:rFonts w:asciiTheme="minorHAnsi" w:eastAsiaTheme="minorEastAsia" w:hAnsiTheme="minorHAnsi" w:cstheme="minorBidi"/>
          <w:noProof/>
          <w:kern w:val="2"/>
          <w14:ligatures w14:val="standardContextual"/>
        </w:rPr>
      </w:pPr>
      <w:hyperlink w:anchor="_Toc238197586" w:history="1">
        <w:r w:rsidRPr="00811431">
          <w:rPr>
            <w:rStyle w:val="Hyperlink"/>
            <w:noProof/>
          </w:rPr>
          <w:t>§1136.</w:t>
        </w:r>
        <w:r>
          <w:rPr>
            <w:rFonts w:asciiTheme="minorHAnsi" w:eastAsiaTheme="minorEastAsia" w:hAnsiTheme="minorHAnsi" w:cstheme="minorBidi"/>
            <w:noProof/>
            <w:kern w:val="2"/>
            <w14:ligatures w14:val="standardContextual"/>
          </w:rPr>
          <w:tab/>
        </w:r>
        <w:r w:rsidRPr="00811431">
          <w:rPr>
            <w:rStyle w:val="Hyperlink"/>
            <w:noProof/>
          </w:rPr>
          <w:t>Exclusion of Certain Sales of Tangible Personal Property from the Sales Factor</w:t>
        </w:r>
        <w:r>
          <w:rPr>
            <w:noProof/>
            <w:webHidden/>
          </w:rPr>
          <w:tab/>
        </w:r>
        <w:r>
          <w:rPr>
            <w:noProof/>
            <w:webHidden/>
          </w:rPr>
          <w:fldChar w:fldCharType="begin"/>
        </w:r>
        <w:r>
          <w:rPr>
            <w:noProof/>
            <w:webHidden/>
          </w:rPr>
          <w:instrText xml:space="preserve"> PAGEREF _Toc238197586 \h </w:instrText>
        </w:r>
        <w:r>
          <w:rPr>
            <w:noProof/>
            <w:webHidden/>
          </w:rPr>
        </w:r>
        <w:r>
          <w:rPr>
            <w:noProof/>
            <w:webHidden/>
          </w:rPr>
          <w:fldChar w:fldCharType="separate"/>
        </w:r>
        <w:r>
          <w:rPr>
            <w:noProof/>
            <w:webHidden/>
          </w:rPr>
          <w:t>55</w:t>
        </w:r>
        <w:r>
          <w:rPr>
            <w:noProof/>
            <w:webHidden/>
          </w:rPr>
          <w:fldChar w:fldCharType="end"/>
        </w:r>
      </w:hyperlink>
    </w:p>
    <w:p w14:paraId="5AEAD700" w14:textId="03C63E53" w:rsidR="00097A40" w:rsidRDefault="00097A40">
      <w:pPr>
        <w:pStyle w:val="TOC3"/>
        <w:rPr>
          <w:rFonts w:asciiTheme="minorHAnsi" w:eastAsiaTheme="minorEastAsia" w:hAnsiTheme="minorHAnsi" w:cstheme="minorBidi"/>
          <w:noProof/>
          <w:kern w:val="2"/>
          <w14:ligatures w14:val="standardContextual"/>
        </w:rPr>
      </w:pPr>
      <w:hyperlink w:anchor="_Toc238197587" w:history="1">
        <w:r w:rsidRPr="00811431">
          <w:rPr>
            <w:rStyle w:val="Hyperlink"/>
            <w:noProof/>
          </w:rPr>
          <w:t>§1137.</w:t>
        </w:r>
        <w:r>
          <w:rPr>
            <w:rFonts w:asciiTheme="minorHAnsi" w:eastAsiaTheme="minorEastAsia" w:hAnsiTheme="minorHAnsi" w:cstheme="minorBidi"/>
            <w:noProof/>
            <w:kern w:val="2"/>
            <w14:ligatures w14:val="standardContextual"/>
          </w:rPr>
          <w:tab/>
        </w:r>
        <w:r w:rsidRPr="00811431">
          <w:rPr>
            <w:rStyle w:val="Hyperlink"/>
            <w:noProof/>
          </w:rPr>
          <w:t>Exceptions to Taxable Year of Inclusion; Taxable Year Deductions Taken</w:t>
        </w:r>
        <w:r>
          <w:rPr>
            <w:noProof/>
            <w:webHidden/>
          </w:rPr>
          <w:tab/>
        </w:r>
        <w:r>
          <w:rPr>
            <w:noProof/>
            <w:webHidden/>
          </w:rPr>
          <w:fldChar w:fldCharType="begin"/>
        </w:r>
        <w:r>
          <w:rPr>
            <w:noProof/>
            <w:webHidden/>
          </w:rPr>
          <w:instrText xml:space="preserve"> PAGEREF _Toc238197587 \h </w:instrText>
        </w:r>
        <w:r>
          <w:rPr>
            <w:noProof/>
            <w:webHidden/>
          </w:rPr>
        </w:r>
        <w:r>
          <w:rPr>
            <w:noProof/>
            <w:webHidden/>
          </w:rPr>
          <w:fldChar w:fldCharType="separate"/>
        </w:r>
        <w:r>
          <w:rPr>
            <w:noProof/>
            <w:webHidden/>
          </w:rPr>
          <w:t>56</w:t>
        </w:r>
        <w:r>
          <w:rPr>
            <w:noProof/>
            <w:webHidden/>
          </w:rPr>
          <w:fldChar w:fldCharType="end"/>
        </w:r>
      </w:hyperlink>
    </w:p>
    <w:p w14:paraId="7E470A91" w14:textId="40DFEE70" w:rsidR="00097A40" w:rsidRDefault="00097A40">
      <w:pPr>
        <w:pStyle w:val="TOC3"/>
        <w:rPr>
          <w:rFonts w:asciiTheme="minorHAnsi" w:eastAsiaTheme="minorEastAsia" w:hAnsiTheme="minorHAnsi" w:cstheme="minorBidi"/>
          <w:noProof/>
          <w:kern w:val="2"/>
          <w14:ligatures w14:val="standardContextual"/>
        </w:rPr>
      </w:pPr>
      <w:hyperlink w:anchor="_Toc238197588" w:history="1">
        <w:r w:rsidRPr="00811431">
          <w:rPr>
            <w:rStyle w:val="Hyperlink"/>
            <w:noProof/>
          </w:rPr>
          <w:t>§1140.</w:t>
        </w:r>
        <w:r>
          <w:rPr>
            <w:rFonts w:asciiTheme="minorHAnsi" w:eastAsiaTheme="minorEastAsia" w:hAnsiTheme="minorHAnsi" w:cstheme="minorBidi"/>
            <w:noProof/>
            <w:kern w:val="2"/>
            <w14:ligatures w14:val="standardContextual"/>
          </w:rPr>
          <w:tab/>
        </w:r>
        <w:r w:rsidRPr="00811431">
          <w:rPr>
            <w:rStyle w:val="Hyperlink"/>
            <w:noProof/>
          </w:rPr>
          <w:t>Exemption from Tax on Corporations</w:t>
        </w:r>
        <w:r>
          <w:rPr>
            <w:noProof/>
            <w:webHidden/>
          </w:rPr>
          <w:tab/>
        </w:r>
        <w:r>
          <w:rPr>
            <w:noProof/>
            <w:webHidden/>
          </w:rPr>
          <w:fldChar w:fldCharType="begin"/>
        </w:r>
        <w:r>
          <w:rPr>
            <w:noProof/>
            <w:webHidden/>
          </w:rPr>
          <w:instrText xml:space="preserve"> PAGEREF _Toc238197588 \h </w:instrText>
        </w:r>
        <w:r>
          <w:rPr>
            <w:noProof/>
            <w:webHidden/>
          </w:rPr>
        </w:r>
        <w:r>
          <w:rPr>
            <w:noProof/>
            <w:webHidden/>
          </w:rPr>
          <w:fldChar w:fldCharType="separate"/>
        </w:r>
        <w:r>
          <w:rPr>
            <w:noProof/>
            <w:webHidden/>
          </w:rPr>
          <w:t>56</w:t>
        </w:r>
        <w:r>
          <w:rPr>
            <w:noProof/>
            <w:webHidden/>
          </w:rPr>
          <w:fldChar w:fldCharType="end"/>
        </w:r>
      </w:hyperlink>
    </w:p>
    <w:p w14:paraId="066D4847" w14:textId="3155EF3F" w:rsidR="00097A40" w:rsidRDefault="00097A40">
      <w:pPr>
        <w:pStyle w:val="TOC3"/>
        <w:rPr>
          <w:rFonts w:asciiTheme="minorHAnsi" w:eastAsiaTheme="minorEastAsia" w:hAnsiTheme="minorHAnsi" w:cstheme="minorBidi"/>
          <w:noProof/>
          <w:kern w:val="2"/>
          <w14:ligatures w14:val="standardContextual"/>
        </w:rPr>
      </w:pPr>
      <w:hyperlink w:anchor="_Toc238197589" w:history="1">
        <w:r w:rsidRPr="00811431">
          <w:rPr>
            <w:rStyle w:val="Hyperlink"/>
            <w:noProof/>
          </w:rPr>
          <w:t>§1147.</w:t>
        </w:r>
        <w:r>
          <w:rPr>
            <w:rFonts w:asciiTheme="minorHAnsi" w:eastAsiaTheme="minorEastAsia" w:hAnsiTheme="minorHAnsi" w:cstheme="minorBidi"/>
            <w:noProof/>
            <w:kern w:val="2"/>
            <w14:ligatures w14:val="standardContextual"/>
          </w:rPr>
          <w:tab/>
        </w:r>
        <w:r w:rsidRPr="00811431">
          <w:rPr>
            <w:rStyle w:val="Hyperlink"/>
            <w:noProof/>
          </w:rPr>
          <w:t>Notice of Regulation, Requiring Records, Statements and Special Returns</w:t>
        </w:r>
        <w:r>
          <w:rPr>
            <w:noProof/>
            <w:webHidden/>
          </w:rPr>
          <w:tab/>
        </w:r>
        <w:r>
          <w:rPr>
            <w:noProof/>
            <w:webHidden/>
          </w:rPr>
          <w:fldChar w:fldCharType="begin"/>
        </w:r>
        <w:r>
          <w:rPr>
            <w:noProof/>
            <w:webHidden/>
          </w:rPr>
          <w:instrText xml:space="preserve"> PAGEREF _Toc238197589 \h </w:instrText>
        </w:r>
        <w:r>
          <w:rPr>
            <w:noProof/>
            <w:webHidden/>
          </w:rPr>
        </w:r>
        <w:r>
          <w:rPr>
            <w:noProof/>
            <w:webHidden/>
          </w:rPr>
          <w:fldChar w:fldCharType="separate"/>
        </w:r>
        <w:r>
          <w:rPr>
            <w:noProof/>
            <w:webHidden/>
          </w:rPr>
          <w:t>56</w:t>
        </w:r>
        <w:r>
          <w:rPr>
            <w:noProof/>
            <w:webHidden/>
          </w:rPr>
          <w:fldChar w:fldCharType="end"/>
        </w:r>
      </w:hyperlink>
    </w:p>
    <w:p w14:paraId="297A78FA" w14:textId="410F2FE5" w:rsidR="00097A40" w:rsidRDefault="00097A40">
      <w:pPr>
        <w:pStyle w:val="TOC3"/>
        <w:rPr>
          <w:rFonts w:asciiTheme="minorHAnsi" w:eastAsiaTheme="minorEastAsia" w:hAnsiTheme="minorHAnsi" w:cstheme="minorBidi"/>
          <w:noProof/>
          <w:kern w:val="2"/>
          <w14:ligatures w14:val="standardContextual"/>
        </w:rPr>
      </w:pPr>
      <w:hyperlink w:anchor="_Toc238197590" w:history="1">
        <w:r w:rsidRPr="00811431">
          <w:rPr>
            <w:rStyle w:val="Hyperlink"/>
            <w:noProof/>
          </w:rPr>
          <w:t>§1148.</w:t>
        </w:r>
        <w:r>
          <w:rPr>
            <w:rFonts w:asciiTheme="minorHAnsi" w:eastAsiaTheme="minorEastAsia" w:hAnsiTheme="minorHAnsi" w:cstheme="minorBidi"/>
            <w:noProof/>
            <w:kern w:val="2"/>
            <w14:ligatures w14:val="standardContextual"/>
          </w:rPr>
          <w:tab/>
        </w:r>
        <w:r w:rsidRPr="00811431">
          <w:rPr>
            <w:rStyle w:val="Hyperlink"/>
            <w:noProof/>
          </w:rPr>
          <w:t>Corporation Returns</w:t>
        </w:r>
        <w:r>
          <w:rPr>
            <w:noProof/>
            <w:webHidden/>
          </w:rPr>
          <w:tab/>
        </w:r>
        <w:r>
          <w:rPr>
            <w:noProof/>
            <w:webHidden/>
          </w:rPr>
          <w:fldChar w:fldCharType="begin"/>
        </w:r>
        <w:r>
          <w:rPr>
            <w:noProof/>
            <w:webHidden/>
          </w:rPr>
          <w:instrText xml:space="preserve"> PAGEREF _Toc238197590 \h </w:instrText>
        </w:r>
        <w:r>
          <w:rPr>
            <w:noProof/>
            <w:webHidden/>
          </w:rPr>
        </w:r>
        <w:r>
          <w:rPr>
            <w:noProof/>
            <w:webHidden/>
          </w:rPr>
          <w:fldChar w:fldCharType="separate"/>
        </w:r>
        <w:r>
          <w:rPr>
            <w:noProof/>
            <w:webHidden/>
          </w:rPr>
          <w:t>57</w:t>
        </w:r>
        <w:r>
          <w:rPr>
            <w:noProof/>
            <w:webHidden/>
          </w:rPr>
          <w:fldChar w:fldCharType="end"/>
        </w:r>
      </w:hyperlink>
    </w:p>
    <w:p w14:paraId="5A7FD69A" w14:textId="59763074" w:rsidR="00097A40" w:rsidRDefault="00097A40">
      <w:pPr>
        <w:pStyle w:val="TOC3"/>
        <w:rPr>
          <w:rFonts w:asciiTheme="minorHAnsi" w:eastAsiaTheme="minorEastAsia" w:hAnsiTheme="minorHAnsi" w:cstheme="minorBidi"/>
          <w:noProof/>
          <w:kern w:val="2"/>
          <w14:ligatures w14:val="standardContextual"/>
        </w:rPr>
      </w:pPr>
      <w:hyperlink w:anchor="_Toc238197591" w:history="1">
        <w:r w:rsidRPr="00811431">
          <w:rPr>
            <w:rStyle w:val="Hyperlink"/>
            <w:noProof/>
          </w:rPr>
          <w:t>§1168.</w:t>
        </w:r>
        <w:r>
          <w:rPr>
            <w:rFonts w:asciiTheme="minorHAnsi" w:eastAsiaTheme="minorEastAsia" w:hAnsiTheme="minorHAnsi" w:cstheme="minorBidi"/>
            <w:noProof/>
            <w:kern w:val="2"/>
            <w14:ligatures w14:val="standardContextual"/>
          </w:rPr>
          <w:tab/>
        </w:r>
        <w:r w:rsidRPr="00811431">
          <w:rPr>
            <w:rStyle w:val="Hyperlink"/>
            <w:noProof/>
          </w:rPr>
          <w:t>Notice of Fiduciary Relationship</w:t>
        </w:r>
        <w:r>
          <w:rPr>
            <w:noProof/>
            <w:webHidden/>
          </w:rPr>
          <w:tab/>
        </w:r>
        <w:r>
          <w:rPr>
            <w:noProof/>
            <w:webHidden/>
          </w:rPr>
          <w:fldChar w:fldCharType="begin"/>
        </w:r>
        <w:r>
          <w:rPr>
            <w:noProof/>
            <w:webHidden/>
          </w:rPr>
          <w:instrText xml:space="preserve"> PAGEREF _Toc238197591 \h </w:instrText>
        </w:r>
        <w:r>
          <w:rPr>
            <w:noProof/>
            <w:webHidden/>
          </w:rPr>
        </w:r>
        <w:r>
          <w:rPr>
            <w:noProof/>
            <w:webHidden/>
          </w:rPr>
          <w:fldChar w:fldCharType="separate"/>
        </w:r>
        <w:r>
          <w:rPr>
            <w:noProof/>
            <w:webHidden/>
          </w:rPr>
          <w:t>57</w:t>
        </w:r>
        <w:r>
          <w:rPr>
            <w:noProof/>
            <w:webHidden/>
          </w:rPr>
          <w:fldChar w:fldCharType="end"/>
        </w:r>
      </w:hyperlink>
    </w:p>
    <w:p w14:paraId="7558AC3B" w14:textId="42D4FAB7" w:rsidR="00097A40" w:rsidRDefault="00097A40">
      <w:pPr>
        <w:pStyle w:val="TOC3"/>
        <w:rPr>
          <w:rFonts w:asciiTheme="minorHAnsi" w:eastAsiaTheme="minorEastAsia" w:hAnsiTheme="minorHAnsi" w:cstheme="minorBidi"/>
          <w:noProof/>
          <w:kern w:val="2"/>
          <w14:ligatures w14:val="standardContextual"/>
        </w:rPr>
      </w:pPr>
      <w:hyperlink w:anchor="_Toc238197592" w:history="1">
        <w:r w:rsidRPr="00811431">
          <w:rPr>
            <w:rStyle w:val="Hyperlink"/>
            <w:noProof/>
          </w:rPr>
          <w:t>§1175.</w:t>
        </w:r>
        <w:r>
          <w:rPr>
            <w:rFonts w:asciiTheme="minorHAnsi" w:eastAsiaTheme="minorEastAsia" w:hAnsiTheme="minorHAnsi" w:cstheme="minorBidi"/>
            <w:noProof/>
            <w:kern w:val="2"/>
            <w14:ligatures w14:val="standardContextual"/>
          </w:rPr>
          <w:tab/>
        </w:r>
        <w:r w:rsidRPr="00811431">
          <w:rPr>
            <w:rStyle w:val="Hyperlink"/>
            <w:noProof/>
          </w:rPr>
          <w:t>Definition of Separate Corporation Basis</w:t>
        </w:r>
        <w:r>
          <w:rPr>
            <w:noProof/>
            <w:webHidden/>
          </w:rPr>
          <w:tab/>
        </w:r>
        <w:r>
          <w:rPr>
            <w:noProof/>
            <w:webHidden/>
          </w:rPr>
          <w:fldChar w:fldCharType="begin"/>
        </w:r>
        <w:r>
          <w:rPr>
            <w:noProof/>
            <w:webHidden/>
          </w:rPr>
          <w:instrText xml:space="preserve"> PAGEREF _Toc238197592 \h </w:instrText>
        </w:r>
        <w:r>
          <w:rPr>
            <w:noProof/>
            <w:webHidden/>
          </w:rPr>
        </w:r>
        <w:r>
          <w:rPr>
            <w:noProof/>
            <w:webHidden/>
          </w:rPr>
          <w:fldChar w:fldCharType="separate"/>
        </w:r>
        <w:r>
          <w:rPr>
            <w:noProof/>
            <w:webHidden/>
          </w:rPr>
          <w:t>58</w:t>
        </w:r>
        <w:r>
          <w:rPr>
            <w:noProof/>
            <w:webHidden/>
          </w:rPr>
          <w:fldChar w:fldCharType="end"/>
        </w:r>
      </w:hyperlink>
    </w:p>
    <w:p w14:paraId="65D44EEA" w14:textId="2F6D0D83" w:rsidR="00097A40" w:rsidRDefault="00097A40">
      <w:pPr>
        <w:pStyle w:val="TOC3"/>
        <w:rPr>
          <w:rFonts w:asciiTheme="minorHAnsi" w:eastAsiaTheme="minorEastAsia" w:hAnsiTheme="minorHAnsi" w:cstheme="minorBidi"/>
          <w:noProof/>
          <w:kern w:val="2"/>
          <w14:ligatures w14:val="standardContextual"/>
        </w:rPr>
      </w:pPr>
      <w:hyperlink w:anchor="_Toc238197593" w:history="1">
        <w:r w:rsidRPr="00811431">
          <w:rPr>
            <w:rStyle w:val="Hyperlink"/>
            <w:noProof/>
          </w:rPr>
          <w:t>§1189.</w:t>
        </w:r>
        <w:r>
          <w:rPr>
            <w:rFonts w:asciiTheme="minorHAnsi" w:eastAsiaTheme="minorEastAsia" w:hAnsiTheme="minorHAnsi" w:cstheme="minorBidi"/>
            <w:noProof/>
            <w:kern w:val="2"/>
            <w14:ligatures w14:val="standardContextual"/>
          </w:rPr>
          <w:tab/>
        </w:r>
        <w:r w:rsidRPr="00811431">
          <w:rPr>
            <w:rStyle w:val="Hyperlink"/>
            <w:noProof/>
          </w:rPr>
          <w:t>Situs of Stock Canceled or Redeemed in Liquidation</w:t>
        </w:r>
        <w:r>
          <w:rPr>
            <w:noProof/>
            <w:webHidden/>
          </w:rPr>
          <w:tab/>
        </w:r>
        <w:r>
          <w:rPr>
            <w:noProof/>
            <w:webHidden/>
          </w:rPr>
          <w:fldChar w:fldCharType="begin"/>
        </w:r>
        <w:r>
          <w:rPr>
            <w:noProof/>
            <w:webHidden/>
          </w:rPr>
          <w:instrText xml:space="preserve"> PAGEREF _Toc238197593 \h </w:instrText>
        </w:r>
        <w:r>
          <w:rPr>
            <w:noProof/>
            <w:webHidden/>
          </w:rPr>
        </w:r>
        <w:r>
          <w:rPr>
            <w:noProof/>
            <w:webHidden/>
          </w:rPr>
          <w:fldChar w:fldCharType="separate"/>
        </w:r>
        <w:r>
          <w:rPr>
            <w:noProof/>
            <w:webHidden/>
          </w:rPr>
          <w:t>58</w:t>
        </w:r>
        <w:r>
          <w:rPr>
            <w:noProof/>
            <w:webHidden/>
          </w:rPr>
          <w:fldChar w:fldCharType="end"/>
        </w:r>
      </w:hyperlink>
    </w:p>
    <w:p w14:paraId="1CE44E09" w14:textId="3AA92E88" w:rsidR="00097A40" w:rsidRDefault="00097A40">
      <w:pPr>
        <w:pStyle w:val="TOC3"/>
        <w:rPr>
          <w:rFonts w:asciiTheme="minorHAnsi" w:eastAsiaTheme="minorEastAsia" w:hAnsiTheme="minorHAnsi" w:cstheme="minorBidi"/>
          <w:noProof/>
          <w:kern w:val="2"/>
          <w14:ligatures w14:val="standardContextual"/>
        </w:rPr>
      </w:pPr>
      <w:hyperlink w:anchor="_Toc238197594" w:history="1">
        <w:r w:rsidRPr="00811431">
          <w:rPr>
            <w:rStyle w:val="Hyperlink"/>
            <w:noProof/>
          </w:rPr>
          <w:t>§1195.</w:t>
        </w:r>
        <w:r>
          <w:rPr>
            <w:rFonts w:asciiTheme="minorHAnsi" w:eastAsiaTheme="minorEastAsia" w:hAnsiTheme="minorHAnsi" w:cstheme="minorBidi"/>
            <w:noProof/>
            <w:kern w:val="2"/>
            <w14:ligatures w14:val="standardContextual"/>
          </w:rPr>
          <w:tab/>
        </w:r>
        <w:r w:rsidRPr="00811431">
          <w:rPr>
            <w:rStyle w:val="Hyperlink"/>
            <w:noProof/>
          </w:rPr>
          <w:t>Health Insurance Credit for Contractors of Public Works</w:t>
        </w:r>
        <w:r>
          <w:rPr>
            <w:noProof/>
            <w:webHidden/>
          </w:rPr>
          <w:tab/>
        </w:r>
        <w:r>
          <w:rPr>
            <w:noProof/>
            <w:webHidden/>
          </w:rPr>
          <w:fldChar w:fldCharType="begin"/>
        </w:r>
        <w:r>
          <w:rPr>
            <w:noProof/>
            <w:webHidden/>
          </w:rPr>
          <w:instrText xml:space="preserve"> PAGEREF _Toc238197594 \h </w:instrText>
        </w:r>
        <w:r>
          <w:rPr>
            <w:noProof/>
            <w:webHidden/>
          </w:rPr>
        </w:r>
        <w:r>
          <w:rPr>
            <w:noProof/>
            <w:webHidden/>
          </w:rPr>
          <w:fldChar w:fldCharType="separate"/>
        </w:r>
        <w:r>
          <w:rPr>
            <w:noProof/>
            <w:webHidden/>
          </w:rPr>
          <w:t>58</w:t>
        </w:r>
        <w:r>
          <w:rPr>
            <w:noProof/>
            <w:webHidden/>
          </w:rPr>
          <w:fldChar w:fldCharType="end"/>
        </w:r>
      </w:hyperlink>
    </w:p>
    <w:p w14:paraId="7D927FBD" w14:textId="2951B69E" w:rsidR="00097A40" w:rsidRDefault="00097A40">
      <w:pPr>
        <w:pStyle w:val="TOC2"/>
        <w:rPr>
          <w:rFonts w:asciiTheme="minorHAnsi" w:eastAsiaTheme="minorEastAsia" w:hAnsiTheme="minorHAnsi" w:cstheme="minorBidi"/>
          <w:bCs w:val="0"/>
          <w:kern w:val="2"/>
          <w14:ligatures w14:val="standardContextual"/>
        </w:rPr>
      </w:pPr>
      <w:hyperlink w:anchor="_Toc238197595" w:history="1">
        <w:r w:rsidRPr="00811431">
          <w:rPr>
            <w:rStyle w:val="Hyperlink"/>
          </w:rPr>
          <w:t>Chapter 13.</w:t>
        </w:r>
        <w:r>
          <w:rPr>
            <w:rFonts w:asciiTheme="minorHAnsi" w:eastAsiaTheme="minorEastAsia" w:hAnsiTheme="minorHAnsi" w:cstheme="minorBidi"/>
            <w:bCs w:val="0"/>
            <w:kern w:val="2"/>
            <w14:ligatures w14:val="standardContextual"/>
          </w:rPr>
          <w:tab/>
        </w:r>
        <w:r w:rsidRPr="00811431">
          <w:rPr>
            <w:rStyle w:val="Hyperlink"/>
          </w:rPr>
          <w:t>Income: Individual</w:t>
        </w:r>
        <w:r>
          <w:rPr>
            <w:webHidden/>
          </w:rPr>
          <w:tab/>
        </w:r>
        <w:r>
          <w:rPr>
            <w:webHidden/>
          </w:rPr>
          <w:fldChar w:fldCharType="begin"/>
        </w:r>
        <w:r>
          <w:rPr>
            <w:webHidden/>
          </w:rPr>
          <w:instrText xml:space="preserve"> PAGEREF _Toc238197595 \h </w:instrText>
        </w:r>
        <w:r>
          <w:rPr>
            <w:webHidden/>
          </w:rPr>
        </w:r>
        <w:r>
          <w:rPr>
            <w:webHidden/>
          </w:rPr>
          <w:fldChar w:fldCharType="separate"/>
        </w:r>
        <w:r>
          <w:rPr>
            <w:webHidden/>
          </w:rPr>
          <w:t>60</w:t>
        </w:r>
        <w:r>
          <w:rPr>
            <w:webHidden/>
          </w:rPr>
          <w:fldChar w:fldCharType="end"/>
        </w:r>
      </w:hyperlink>
    </w:p>
    <w:p w14:paraId="783B7902" w14:textId="6EA38C98" w:rsidR="00097A40" w:rsidRDefault="00097A40">
      <w:pPr>
        <w:pStyle w:val="TOC3"/>
        <w:rPr>
          <w:rFonts w:asciiTheme="minorHAnsi" w:eastAsiaTheme="minorEastAsia" w:hAnsiTheme="minorHAnsi" w:cstheme="minorBidi"/>
          <w:noProof/>
          <w:kern w:val="2"/>
          <w14:ligatures w14:val="standardContextual"/>
        </w:rPr>
      </w:pPr>
      <w:hyperlink w:anchor="_Toc238197596" w:history="1">
        <w:r w:rsidRPr="00811431">
          <w:rPr>
            <w:rStyle w:val="Hyperlink"/>
            <w:noProof/>
          </w:rPr>
          <w:t>§1301.</w:t>
        </w:r>
        <w:r>
          <w:rPr>
            <w:rFonts w:asciiTheme="minorHAnsi" w:eastAsiaTheme="minorEastAsia" w:hAnsiTheme="minorHAnsi" w:cstheme="minorBidi"/>
            <w:noProof/>
            <w:kern w:val="2"/>
            <w14:ligatures w14:val="standardContextual"/>
          </w:rPr>
          <w:tab/>
        </w:r>
        <w:r w:rsidRPr="00811431">
          <w:rPr>
            <w:rStyle w:val="Hyperlink"/>
            <w:noProof/>
          </w:rPr>
          <w:t>Requirements for Submitting Claims for Offset of Individual Income Tax Refunds against Debts Owed Certain State Agencies</w:t>
        </w:r>
        <w:r>
          <w:rPr>
            <w:noProof/>
            <w:webHidden/>
          </w:rPr>
          <w:tab/>
        </w:r>
        <w:r>
          <w:rPr>
            <w:noProof/>
            <w:webHidden/>
          </w:rPr>
          <w:fldChar w:fldCharType="begin"/>
        </w:r>
        <w:r>
          <w:rPr>
            <w:noProof/>
            <w:webHidden/>
          </w:rPr>
          <w:instrText xml:space="preserve"> PAGEREF _Toc238197596 \h </w:instrText>
        </w:r>
        <w:r>
          <w:rPr>
            <w:noProof/>
            <w:webHidden/>
          </w:rPr>
        </w:r>
        <w:r>
          <w:rPr>
            <w:noProof/>
            <w:webHidden/>
          </w:rPr>
          <w:fldChar w:fldCharType="separate"/>
        </w:r>
        <w:r>
          <w:rPr>
            <w:noProof/>
            <w:webHidden/>
          </w:rPr>
          <w:t>60</w:t>
        </w:r>
        <w:r>
          <w:rPr>
            <w:noProof/>
            <w:webHidden/>
          </w:rPr>
          <w:fldChar w:fldCharType="end"/>
        </w:r>
      </w:hyperlink>
    </w:p>
    <w:p w14:paraId="1C9E2B9A" w14:textId="53B6A2A8" w:rsidR="00097A40" w:rsidRDefault="00097A40">
      <w:pPr>
        <w:pStyle w:val="TOC3"/>
        <w:rPr>
          <w:rFonts w:asciiTheme="minorHAnsi" w:eastAsiaTheme="minorEastAsia" w:hAnsiTheme="minorHAnsi" w:cstheme="minorBidi"/>
          <w:noProof/>
          <w:kern w:val="2"/>
          <w14:ligatures w14:val="standardContextual"/>
        </w:rPr>
      </w:pPr>
      <w:hyperlink w:anchor="_Toc238197597" w:history="1">
        <w:r w:rsidRPr="00811431">
          <w:rPr>
            <w:rStyle w:val="Hyperlink"/>
            <w:noProof/>
          </w:rPr>
          <w:t>§1302.</w:t>
        </w:r>
        <w:r>
          <w:rPr>
            <w:rFonts w:asciiTheme="minorHAnsi" w:eastAsiaTheme="minorEastAsia" w:hAnsiTheme="minorHAnsi" w:cstheme="minorBidi"/>
            <w:noProof/>
            <w:kern w:val="2"/>
            <w14:ligatures w14:val="standardContextual"/>
          </w:rPr>
          <w:tab/>
        </w:r>
        <w:r w:rsidRPr="00811431">
          <w:rPr>
            <w:rStyle w:val="Hyperlink"/>
            <w:noProof/>
          </w:rPr>
          <w:t>Nonresident Net Operating Losses</w:t>
        </w:r>
        <w:r>
          <w:rPr>
            <w:noProof/>
            <w:webHidden/>
          </w:rPr>
          <w:tab/>
        </w:r>
        <w:r>
          <w:rPr>
            <w:noProof/>
            <w:webHidden/>
          </w:rPr>
          <w:fldChar w:fldCharType="begin"/>
        </w:r>
        <w:r>
          <w:rPr>
            <w:noProof/>
            <w:webHidden/>
          </w:rPr>
          <w:instrText xml:space="preserve"> PAGEREF _Toc238197597 \h </w:instrText>
        </w:r>
        <w:r>
          <w:rPr>
            <w:noProof/>
            <w:webHidden/>
          </w:rPr>
        </w:r>
        <w:r>
          <w:rPr>
            <w:noProof/>
            <w:webHidden/>
          </w:rPr>
          <w:fldChar w:fldCharType="separate"/>
        </w:r>
        <w:r>
          <w:rPr>
            <w:noProof/>
            <w:webHidden/>
          </w:rPr>
          <w:t>60</w:t>
        </w:r>
        <w:r>
          <w:rPr>
            <w:noProof/>
            <w:webHidden/>
          </w:rPr>
          <w:fldChar w:fldCharType="end"/>
        </w:r>
      </w:hyperlink>
    </w:p>
    <w:p w14:paraId="7AFB7FBE" w14:textId="0E70D3B1" w:rsidR="00097A40" w:rsidRDefault="00097A40">
      <w:pPr>
        <w:pStyle w:val="TOC3"/>
        <w:rPr>
          <w:rFonts w:asciiTheme="minorHAnsi" w:eastAsiaTheme="minorEastAsia" w:hAnsiTheme="minorHAnsi" w:cstheme="minorBidi"/>
          <w:noProof/>
          <w:kern w:val="2"/>
          <w14:ligatures w14:val="standardContextual"/>
        </w:rPr>
      </w:pPr>
      <w:hyperlink w:anchor="_Toc238197598" w:history="1">
        <w:r w:rsidRPr="00811431">
          <w:rPr>
            <w:rStyle w:val="Hyperlink"/>
            <w:noProof/>
          </w:rPr>
          <w:t>§1303.</w:t>
        </w:r>
        <w:r>
          <w:rPr>
            <w:rFonts w:asciiTheme="minorHAnsi" w:eastAsiaTheme="minorEastAsia" w:hAnsiTheme="minorHAnsi" w:cstheme="minorBidi"/>
            <w:noProof/>
            <w:kern w:val="2"/>
            <w14:ligatures w14:val="standardContextual"/>
          </w:rPr>
          <w:tab/>
        </w:r>
        <w:r w:rsidRPr="00811431">
          <w:rPr>
            <w:rStyle w:val="Hyperlink"/>
            <w:noProof/>
          </w:rPr>
          <w:t>Application of the Louisiana Individual Income Tax to Native Americans</w:t>
        </w:r>
        <w:r>
          <w:rPr>
            <w:noProof/>
            <w:webHidden/>
          </w:rPr>
          <w:tab/>
        </w:r>
        <w:r>
          <w:rPr>
            <w:noProof/>
            <w:webHidden/>
          </w:rPr>
          <w:fldChar w:fldCharType="begin"/>
        </w:r>
        <w:r>
          <w:rPr>
            <w:noProof/>
            <w:webHidden/>
          </w:rPr>
          <w:instrText xml:space="preserve"> PAGEREF _Toc238197598 \h </w:instrText>
        </w:r>
        <w:r>
          <w:rPr>
            <w:noProof/>
            <w:webHidden/>
          </w:rPr>
        </w:r>
        <w:r>
          <w:rPr>
            <w:noProof/>
            <w:webHidden/>
          </w:rPr>
          <w:fldChar w:fldCharType="separate"/>
        </w:r>
        <w:r>
          <w:rPr>
            <w:noProof/>
            <w:webHidden/>
          </w:rPr>
          <w:t>61</w:t>
        </w:r>
        <w:r>
          <w:rPr>
            <w:noProof/>
            <w:webHidden/>
          </w:rPr>
          <w:fldChar w:fldCharType="end"/>
        </w:r>
      </w:hyperlink>
    </w:p>
    <w:p w14:paraId="1D60A332" w14:textId="09A599A2" w:rsidR="00097A40" w:rsidRDefault="00097A40">
      <w:pPr>
        <w:pStyle w:val="TOC3"/>
        <w:rPr>
          <w:rFonts w:asciiTheme="minorHAnsi" w:eastAsiaTheme="minorEastAsia" w:hAnsiTheme="minorHAnsi" w:cstheme="minorBidi"/>
          <w:noProof/>
          <w:kern w:val="2"/>
          <w14:ligatures w14:val="standardContextual"/>
        </w:rPr>
      </w:pPr>
      <w:hyperlink w:anchor="_Toc238197599" w:history="1">
        <w:r w:rsidRPr="00811431">
          <w:rPr>
            <w:rStyle w:val="Hyperlink"/>
            <w:noProof/>
          </w:rPr>
          <w:t>§1304.</w:t>
        </w:r>
        <w:r>
          <w:rPr>
            <w:rFonts w:asciiTheme="minorHAnsi" w:eastAsiaTheme="minorEastAsia" w:hAnsiTheme="minorHAnsi" w:cstheme="minorBidi"/>
            <w:noProof/>
            <w:kern w:val="2"/>
            <w14:ligatures w14:val="standardContextual"/>
          </w:rPr>
          <w:tab/>
        </w:r>
        <w:r w:rsidRPr="00811431">
          <w:rPr>
            <w:rStyle w:val="Hyperlink"/>
            <w:noProof/>
          </w:rPr>
          <w:t xml:space="preserve">Nonresident Apportionment of Compensation from Personal Services Rendered </w:t>
        </w:r>
        <w:r w:rsidR="00AF136C">
          <w:rPr>
            <w:rStyle w:val="Hyperlink"/>
            <w:noProof/>
          </w:rPr>
          <w:br/>
        </w:r>
        <w:r w:rsidRPr="00811431">
          <w:rPr>
            <w:rStyle w:val="Hyperlink"/>
            <w:noProof/>
          </w:rPr>
          <w:t>in Louisiana</w:t>
        </w:r>
        <w:r>
          <w:rPr>
            <w:noProof/>
            <w:webHidden/>
          </w:rPr>
          <w:tab/>
        </w:r>
        <w:r>
          <w:rPr>
            <w:noProof/>
            <w:webHidden/>
          </w:rPr>
          <w:fldChar w:fldCharType="begin"/>
        </w:r>
        <w:r>
          <w:rPr>
            <w:noProof/>
            <w:webHidden/>
          </w:rPr>
          <w:instrText xml:space="preserve"> PAGEREF _Toc238197599 \h </w:instrText>
        </w:r>
        <w:r>
          <w:rPr>
            <w:noProof/>
            <w:webHidden/>
          </w:rPr>
        </w:r>
        <w:r>
          <w:rPr>
            <w:noProof/>
            <w:webHidden/>
          </w:rPr>
          <w:fldChar w:fldCharType="separate"/>
        </w:r>
        <w:r>
          <w:rPr>
            <w:noProof/>
            <w:webHidden/>
          </w:rPr>
          <w:t>61</w:t>
        </w:r>
        <w:r>
          <w:rPr>
            <w:noProof/>
            <w:webHidden/>
          </w:rPr>
          <w:fldChar w:fldCharType="end"/>
        </w:r>
      </w:hyperlink>
    </w:p>
    <w:p w14:paraId="1F6182B8" w14:textId="1844C0CC" w:rsidR="00097A40" w:rsidRDefault="00097A40">
      <w:pPr>
        <w:pStyle w:val="TOC3"/>
        <w:rPr>
          <w:rFonts w:asciiTheme="minorHAnsi" w:eastAsiaTheme="minorEastAsia" w:hAnsiTheme="minorHAnsi" w:cstheme="minorBidi"/>
          <w:noProof/>
          <w:kern w:val="2"/>
          <w14:ligatures w14:val="standardContextual"/>
        </w:rPr>
      </w:pPr>
      <w:hyperlink w:anchor="_Toc238197600" w:history="1">
        <w:r w:rsidRPr="00811431">
          <w:rPr>
            <w:rStyle w:val="Hyperlink"/>
            <w:bCs/>
            <w:noProof/>
          </w:rPr>
          <w:t>§1305.</w:t>
        </w:r>
        <w:r>
          <w:rPr>
            <w:rFonts w:asciiTheme="minorHAnsi" w:eastAsiaTheme="minorEastAsia" w:hAnsiTheme="minorHAnsi" w:cstheme="minorBidi"/>
            <w:noProof/>
            <w:kern w:val="2"/>
            <w14:ligatures w14:val="standardContextual"/>
          </w:rPr>
          <w:tab/>
        </w:r>
        <w:r w:rsidRPr="00811431">
          <w:rPr>
            <w:rStyle w:val="Hyperlink"/>
            <w:bCs/>
            <w:noProof/>
          </w:rPr>
          <w:t xml:space="preserve">Income Tax </w:t>
        </w:r>
        <w:r w:rsidRPr="00811431">
          <w:rPr>
            <w:rStyle w:val="Hyperlink"/>
            <w:noProof/>
          </w:rPr>
          <w:t>Schedule Requirement for Certain Nonresident Professional Athletes and Professional Sports Franchises</w:t>
        </w:r>
        <w:r>
          <w:rPr>
            <w:noProof/>
            <w:webHidden/>
          </w:rPr>
          <w:tab/>
        </w:r>
        <w:r>
          <w:rPr>
            <w:noProof/>
            <w:webHidden/>
          </w:rPr>
          <w:fldChar w:fldCharType="begin"/>
        </w:r>
        <w:r>
          <w:rPr>
            <w:noProof/>
            <w:webHidden/>
          </w:rPr>
          <w:instrText xml:space="preserve"> PAGEREF _Toc238197600 \h </w:instrText>
        </w:r>
        <w:r>
          <w:rPr>
            <w:noProof/>
            <w:webHidden/>
          </w:rPr>
        </w:r>
        <w:r>
          <w:rPr>
            <w:noProof/>
            <w:webHidden/>
          </w:rPr>
          <w:fldChar w:fldCharType="separate"/>
        </w:r>
        <w:r>
          <w:rPr>
            <w:noProof/>
            <w:webHidden/>
          </w:rPr>
          <w:t>63</w:t>
        </w:r>
        <w:r>
          <w:rPr>
            <w:noProof/>
            <w:webHidden/>
          </w:rPr>
          <w:fldChar w:fldCharType="end"/>
        </w:r>
      </w:hyperlink>
    </w:p>
    <w:p w14:paraId="7AE0803E" w14:textId="79A29152" w:rsidR="00097A40" w:rsidRDefault="00097A40">
      <w:pPr>
        <w:pStyle w:val="TOC3"/>
        <w:rPr>
          <w:rFonts w:asciiTheme="minorHAnsi" w:eastAsiaTheme="minorEastAsia" w:hAnsiTheme="minorHAnsi" w:cstheme="minorBidi"/>
          <w:noProof/>
          <w:kern w:val="2"/>
          <w14:ligatures w14:val="standardContextual"/>
        </w:rPr>
      </w:pPr>
      <w:hyperlink w:anchor="_Toc238197601" w:history="1">
        <w:r w:rsidRPr="00811431">
          <w:rPr>
            <w:rStyle w:val="Hyperlink"/>
            <w:noProof/>
          </w:rPr>
          <w:t>§1306.</w:t>
        </w:r>
        <w:r>
          <w:rPr>
            <w:rFonts w:asciiTheme="minorHAnsi" w:eastAsiaTheme="minorEastAsia" w:hAnsiTheme="minorHAnsi" w:cstheme="minorBidi"/>
            <w:noProof/>
            <w:kern w:val="2"/>
            <w14:ligatures w14:val="standardContextual"/>
          </w:rPr>
          <w:tab/>
        </w:r>
        <w:r w:rsidRPr="00811431">
          <w:rPr>
            <w:rStyle w:val="Hyperlink"/>
            <w:noProof/>
          </w:rPr>
          <w:t>Offset of Individual Income Tax Refunds against Debts Owed Certain Persons</w:t>
        </w:r>
        <w:r>
          <w:rPr>
            <w:noProof/>
            <w:webHidden/>
          </w:rPr>
          <w:tab/>
        </w:r>
        <w:r>
          <w:rPr>
            <w:noProof/>
            <w:webHidden/>
          </w:rPr>
          <w:fldChar w:fldCharType="begin"/>
        </w:r>
        <w:r>
          <w:rPr>
            <w:noProof/>
            <w:webHidden/>
          </w:rPr>
          <w:instrText xml:space="preserve"> PAGEREF _Toc238197601 \h </w:instrText>
        </w:r>
        <w:r>
          <w:rPr>
            <w:noProof/>
            <w:webHidden/>
          </w:rPr>
        </w:r>
        <w:r>
          <w:rPr>
            <w:noProof/>
            <w:webHidden/>
          </w:rPr>
          <w:fldChar w:fldCharType="separate"/>
        </w:r>
        <w:r>
          <w:rPr>
            <w:noProof/>
            <w:webHidden/>
          </w:rPr>
          <w:t>64</w:t>
        </w:r>
        <w:r>
          <w:rPr>
            <w:noProof/>
            <w:webHidden/>
          </w:rPr>
          <w:fldChar w:fldCharType="end"/>
        </w:r>
      </w:hyperlink>
    </w:p>
    <w:p w14:paraId="11A4BB98" w14:textId="6673BC44" w:rsidR="00097A40" w:rsidRDefault="00097A40">
      <w:pPr>
        <w:pStyle w:val="TOC3"/>
        <w:rPr>
          <w:rFonts w:asciiTheme="minorHAnsi" w:eastAsiaTheme="minorEastAsia" w:hAnsiTheme="minorHAnsi" w:cstheme="minorBidi"/>
          <w:noProof/>
          <w:kern w:val="2"/>
          <w14:ligatures w14:val="standardContextual"/>
        </w:rPr>
      </w:pPr>
      <w:hyperlink w:anchor="_Toc238197602" w:history="1">
        <w:r w:rsidRPr="00811431">
          <w:rPr>
            <w:rStyle w:val="Hyperlink"/>
            <w:noProof/>
          </w:rPr>
          <w:t>§1311.</w:t>
        </w:r>
        <w:r>
          <w:rPr>
            <w:rFonts w:asciiTheme="minorHAnsi" w:eastAsiaTheme="minorEastAsia" w:hAnsiTheme="minorHAnsi" w:cstheme="minorBidi"/>
            <w:noProof/>
            <w:kern w:val="2"/>
            <w14:ligatures w14:val="standardContextual"/>
          </w:rPr>
          <w:tab/>
        </w:r>
        <w:r w:rsidRPr="00811431">
          <w:rPr>
            <w:rStyle w:val="Hyperlink"/>
            <w:noProof/>
          </w:rPr>
          <w:t>Annual Retirement Income Exemption for Individuals 65 or Older</w:t>
        </w:r>
        <w:r>
          <w:rPr>
            <w:noProof/>
            <w:webHidden/>
          </w:rPr>
          <w:tab/>
        </w:r>
        <w:r>
          <w:rPr>
            <w:noProof/>
            <w:webHidden/>
          </w:rPr>
          <w:fldChar w:fldCharType="begin"/>
        </w:r>
        <w:r>
          <w:rPr>
            <w:noProof/>
            <w:webHidden/>
          </w:rPr>
          <w:instrText xml:space="preserve"> PAGEREF _Toc238197602 \h </w:instrText>
        </w:r>
        <w:r>
          <w:rPr>
            <w:noProof/>
            <w:webHidden/>
          </w:rPr>
        </w:r>
        <w:r>
          <w:rPr>
            <w:noProof/>
            <w:webHidden/>
          </w:rPr>
          <w:fldChar w:fldCharType="separate"/>
        </w:r>
        <w:r>
          <w:rPr>
            <w:noProof/>
            <w:webHidden/>
          </w:rPr>
          <w:t>64</w:t>
        </w:r>
        <w:r>
          <w:rPr>
            <w:noProof/>
            <w:webHidden/>
          </w:rPr>
          <w:fldChar w:fldCharType="end"/>
        </w:r>
      </w:hyperlink>
    </w:p>
    <w:p w14:paraId="77BD6D70" w14:textId="079DC208" w:rsidR="00097A40" w:rsidRDefault="00097A40">
      <w:pPr>
        <w:pStyle w:val="TOC3"/>
        <w:rPr>
          <w:rFonts w:asciiTheme="minorHAnsi" w:eastAsiaTheme="minorEastAsia" w:hAnsiTheme="minorHAnsi" w:cstheme="minorBidi"/>
          <w:noProof/>
          <w:kern w:val="2"/>
          <w14:ligatures w14:val="standardContextual"/>
        </w:rPr>
      </w:pPr>
      <w:hyperlink w:anchor="_Toc238197603" w:history="1">
        <w:r w:rsidRPr="00811431">
          <w:rPr>
            <w:rStyle w:val="Hyperlink"/>
            <w:noProof/>
          </w:rPr>
          <w:t>§1312.</w:t>
        </w:r>
        <w:r>
          <w:rPr>
            <w:rFonts w:asciiTheme="minorHAnsi" w:eastAsiaTheme="minorEastAsia" w:hAnsiTheme="minorHAnsi" w:cstheme="minorBidi"/>
            <w:noProof/>
            <w:kern w:val="2"/>
            <w14:ligatures w14:val="standardContextual"/>
          </w:rPr>
          <w:tab/>
        </w:r>
        <w:r w:rsidRPr="00811431">
          <w:rPr>
            <w:rStyle w:val="Hyperlink"/>
            <w:noProof/>
          </w:rPr>
          <w:t>Net Capital Gains Deduction</w:t>
        </w:r>
        <w:r>
          <w:rPr>
            <w:noProof/>
            <w:webHidden/>
          </w:rPr>
          <w:tab/>
        </w:r>
        <w:r>
          <w:rPr>
            <w:noProof/>
            <w:webHidden/>
          </w:rPr>
          <w:fldChar w:fldCharType="begin"/>
        </w:r>
        <w:r>
          <w:rPr>
            <w:noProof/>
            <w:webHidden/>
          </w:rPr>
          <w:instrText xml:space="preserve"> PAGEREF _Toc238197603 \h </w:instrText>
        </w:r>
        <w:r>
          <w:rPr>
            <w:noProof/>
            <w:webHidden/>
          </w:rPr>
        </w:r>
        <w:r>
          <w:rPr>
            <w:noProof/>
            <w:webHidden/>
          </w:rPr>
          <w:fldChar w:fldCharType="separate"/>
        </w:r>
        <w:r>
          <w:rPr>
            <w:noProof/>
            <w:webHidden/>
          </w:rPr>
          <w:t>65</w:t>
        </w:r>
        <w:r>
          <w:rPr>
            <w:noProof/>
            <w:webHidden/>
          </w:rPr>
          <w:fldChar w:fldCharType="end"/>
        </w:r>
      </w:hyperlink>
    </w:p>
    <w:p w14:paraId="391C5CDF" w14:textId="2E414559" w:rsidR="00097A40" w:rsidRDefault="00097A40">
      <w:pPr>
        <w:pStyle w:val="TOC3"/>
        <w:rPr>
          <w:rFonts w:asciiTheme="minorHAnsi" w:eastAsiaTheme="minorEastAsia" w:hAnsiTheme="minorHAnsi" w:cstheme="minorBidi"/>
          <w:noProof/>
          <w:kern w:val="2"/>
          <w14:ligatures w14:val="standardContextual"/>
        </w:rPr>
      </w:pPr>
      <w:hyperlink w:anchor="_Toc238197604" w:history="1">
        <w:r w:rsidRPr="00811431">
          <w:rPr>
            <w:rStyle w:val="Hyperlink"/>
            <w:noProof/>
          </w:rPr>
          <w:t>§1351.</w:t>
        </w:r>
        <w:r>
          <w:rPr>
            <w:rFonts w:asciiTheme="minorHAnsi" w:eastAsiaTheme="minorEastAsia" w:hAnsiTheme="minorHAnsi" w:cstheme="minorBidi"/>
            <w:noProof/>
            <w:kern w:val="2"/>
            <w14:ligatures w14:val="standardContextual"/>
          </w:rPr>
          <w:tab/>
        </w:r>
        <w:r w:rsidRPr="00811431">
          <w:rPr>
            <w:rStyle w:val="Hyperlink"/>
            <w:noProof/>
          </w:rPr>
          <w:t>Suspension, Revocation, and Denial of Hunting and Fishing Licenses</w:t>
        </w:r>
        <w:r>
          <w:rPr>
            <w:noProof/>
            <w:webHidden/>
          </w:rPr>
          <w:tab/>
        </w:r>
        <w:r>
          <w:rPr>
            <w:noProof/>
            <w:webHidden/>
          </w:rPr>
          <w:fldChar w:fldCharType="begin"/>
        </w:r>
        <w:r>
          <w:rPr>
            <w:noProof/>
            <w:webHidden/>
          </w:rPr>
          <w:instrText xml:space="preserve"> PAGEREF _Toc238197604 \h </w:instrText>
        </w:r>
        <w:r>
          <w:rPr>
            <w:noProof/>
            <w:webHidden/>
          </w:rPr>
        </w:r>
        <w:r>
          <w:rPr>
            <w:noProof/>
            <w:webHidden/>
          </w:rPr>
          <w:fldChar w:fldCharType="separate"/>
        </w:r>
        <w:r>
          <w:rPr>
            <w:noProof/>
            <w:webHidden/>
          </w:rPr>
          <w:t>66</w:t>
        </w:r>
        <w:r>
          <w:rPr>
            <w:noProof/>
            <w:webHidden/>
          </w:rPr>
          <w:fldChar w:fldCharType="end"/>
        </w:r>
      </w:hyperlink>
    </w:p>
    <w:p w14:paraId="1023A22B" w14:textId="51A23545" w:rsidR="00097A40" w:rsidRDefault="00097A40">
      <w:pPr>
        <w:pStyle w:val="TOC3"/>
        <w:rPr>
          <w:rFonts w:asciiTheme="minorHAnsi" w:eastAsiaTheme="minorEastAsia" w:hAnsiTheme="minorHAnsi" w:cstheme="minorBidi"/>
          <w:noProof/>
          <w:kern w:val="2"/>
          <w14:ligatures w14:val="standardContextual"/>
        </w:rPr>
      </w:pPr>
      <w:hyperlink w:anchor="_Toc238197605" w:history="1">
        <w:r w:rsidRPr="00811431">
          <w:rPr>
            <w:rStyle w:val="Hyperlink"/>
            <w:noProof/>
          </w:rPr>
          <w:t>§1355.</w:t>
        </w:r>
        <w:r>
          <w:rPr>
            <w:rFonts w:asciiTheme="minorHAnsi" w:eastAsiaTheme="minorEastAsia" w:hAnsiTheme="minorHAnsi" w:cstheme="minorBidi"/>
            <w:noProof/>
            <w:kern w:val="2"/>
            <w14:ligatures w14:val="standardContextual"/>
          </w:rPr>
          <w:tab/>
        </w:r>
        <w:r w:rsidRPr="00811431">
          <w:rPr>
            <w:rStyle w:val="Hyperlink"/>
            <w:noProof/>
          </w:rPr>
          <w:t>Suspension and Denial of Renewal of Drivers' Licenses</w:t>
        </w:r>
        <w:r>
          <w:rPr>
            <w:noProof/>
            <w:webHidden/>
          </w:rPr>
          <w:tab/>
        </w:r>
        <w:r>
          <w:rPr>
            <w:noProof/>
            <w:webHidden/>
          </w:rPr>
          <w:fldChar w:fldCharType="begin"/>
        </w:r>
        <w:r>
          <w:rPr>
            <w:noProof/>
            <w:webHidden/>
          </w:rPr>
          <w:instrText xml:space="preserve"> PAGEREF _Toc238197605 \h </w:instrText>
        </w:r>
        <w:r>
          <w:rPr>
            <w:noProof/>
            <w:webHidden/>
          </w:rPr>
        </w:r>
        <w:r>
          <w:rPr>
            <w:noProof/>
            <w:webHidden/>
          </w:rPr>
          <w:fldChar w:fldCharType="separate"/>
        </w:r>
        <w:r>
          <w:rPr>
            <w:noProof/>
            <w:webHidden/>
          </w:rPr>
          <w:t>67</w:t>
        </w:r>
        <w:r>
          <w:rPr>
            <w:noProof/>
            <w:webHidden/>
          </w:rPr>
          <w:fldChar w:fldCharType="end"/>
        </w:r>
      </w:hyperlink>
    </w:p>
    <w:p w14:paraId="42110637" w14:textId="48F37A8C" w:rsidR="00097A40" w:rsidRDefault="00097A40">
      <w:pPr>
        <w:pStyle w:val="TOC3"/>
        <w:rPr>
          <w:rFonts w:asciiTheme="minorHAnsi" w:eastAsiaTheme="minorEastAsia" w:hAnsiTheme="minorHAnsi" w:cstheme="minorBidi"/>
          <w:noProof/>
          <w:kern w:val="2"/>
          <w14:ligatures w14:val="standardContextual"/>
        </w:rPr>
      </w:pPr>
      <w:hyperlink w:anchor="_Toc238197606" w:history="1">
        <w:r w:rsidRPr="00811431">
          <w:rPr>
            <w:rStyle w:val="Hyperlink"/>
            <w:noProof/>
          </w:rPr>
          <w:t>§1357.</w:t>
        </w:r>
        <w:r>
          <w:rPr>
            <w:rFonts w:asciiTheme="minorHAnsi" w:eastAsiaTheme="minorEastAsia" w:hAnsiTheme="minorHAnsi" w:cstheme="minorBidi"/>
            <w:noProof/>
            <w:kern w:val="2"/>
            <w14:ligatures w14:val="standardContextual"/>
          </w:rPr>
          <w:tab/>
        </w:r>
        <w:r w:rsidRPr="00811431">
          <w:rPr>
            <w:rStyle w:val="Hyperlink"/>
            <w:noProof/>
          </w:rPr>
          <w:t>Income Exemption for Digital Nomads</w:t>
        </w:r>
        <w:r>
          <w:rPr>
            <w:noProof/>
            <w:webHidden/>
          </w:rPr>
          <w:tab/>
        </w:r>
        <w:r>
          <w:rPr>
            <w:noProof/>
            <w:webHidden/>
          </w:rPr>
          <w:fldChar w:fldCharType="begin"/>
        </w:r>
        <w:r>
          <w:rPr>
            <w:noProof/>
            <w:webHidden/>
          </w:rPr>
          <w:instrText xml:space="preserve"> PAGEREF _Toc238197606 \h </w:instrText>
        </w:r>
        <w:r>
          <w:rPr>
            <w:noProof/>
            <w:webHidden/>
          </w:rPr>
        </w:r>
        <w:r>
          <w:rPr>
            <w:noProof/>
            <w:webHidden/>
          </w:rPr>
          <w:fldChar w:fldCharType="separate"/>
        </w:r>
        <w:r>
          <w:rPr>
            <w:noProof/>
            <w:webHidden/>
          </w:rPr>
          <w:t>68</w:t>
        </w:r>
        <w:r>
          <w:rPr>
            <w:noProof/>
            <w:webHidden/>
          </w:rPr>
          <w:fldChar w:fldCharType="end"/>
        </w:r>
      </w:hyperlink>
    </w:p>
    <w:p w14:paraId="22284778" w14:textId="0A2F1251" w:rsidR="00097A40" w:rsidRDefault="00097A40">
      <w:pPr>
        <w:pStyle w:val="TOC2"/>
        <w:rPr>
          <w:rFonts w:asciiTheme="minorHAnsi" w:eastAsiaTheme="minorEastAsia" w:hAnsiTheme="minorHAnsi" w:cstheme="minorBidi"/>
          <w:bCs w:val="0"/>
          <w:kern w:val="2"/>
          <w14:ligatures w14:val="standardContextual"/>
        </w:rPr>
      </w:pPr>
      <w:hyperlink w:anchor="_Toc238197607" w:history="1">
        <w:r w:rsidRPr="00811431">
          <w:rPr>
            <w:rStyle w:val="Hyperlink"/>
          </w:rPr>
          <w:t>Chapter 14.</w:t>
        </w:r>
        <w:r>
          <w:rPr>
            <w:rFonts w:asciiTheme="minorHAnsi" w:eastAsiaTheme="minorEastAsia" w:hAnsiTheme="minorHAnsi" w:cstheme="minorBidi"/>
            <w:bCs w:val="0"/>
            <w:kern w:val="2"/>
            <w14:ligatures w14:val="standardContextual"/>
          </w:rPr>
          <w:tab/>
        </w:r>
        <w:r w:rsidRPr="00811431">
          <w:rPr>
            <w:rStyle w:val="Hyperlink"/>
          </w:rPr>
          <w:t>Income: Partnerships</w:t>
        </w:r>
        <w:r>
          <w:rPr>
            <w:webHidden/>
          </w:rPr>
          <w:tab/>
        </w:r>
        <w:r>
          <w:rPr>
            <w:webHidden/>
          </w:rPr>
          <w:fldChar w:fldCharType="begin"/>
        </w:r>
        <w:r>
          <w:rPr>
            <w:webHidden/>
          </w:rPr>
          <w:instrText xml:space="preserve"> PAGEREF _Toc238197607 \h </w:instrText>
        </w:r>
        <w:r>
          <w:rPr>
            <w:webHidden/>
          </w:rPr>
        </w:r>
        <w:r>
          <w:rPr>
            <w:webHidden/>
          </w:rPr>
          <w:fldChar w:fldCharType="separate"/>
        </w:r>
        <w:r>
          <w:rPr>
            <w:webHidden/>
          </w:rPr>
          <w:t>70</w:t>
        </w:r>
        <w:r>
          <w:rPr>
            <w:webHidden/>
          </w:rPr>
          <w:fldChar w:fldCharType="end"/>
        </w:r>
      </w:hyperlink>
    </w:p>
    <w:p w14:paraId="7E4A981D" w14:textId="3103836A" w:rsidR="00097A40" w:rsidRDefault="00097A40">
      <w:pPr>
        <w:pStyle w:val="TOC3"/>
        <w:rPr>
          <w:rFonts w:asciiTheme="minorHAnsi" w:eastAsiaTheme="minorEastAsia" w:hAnsiTheme="minorHAnsi" w:cstheme="minorBidi"/>
          <w:noProof/>
          <w:kern w:val="2"/>
          <w14:ligatures w14:val="standardContextual"/>
        </w:rPr>
      </w:pPr>
      <w:hyperlink w:anchor="_Toc238197608" w:history="1">
        <w:r w:rsidRPr="00811431">
          <w:rPr>
            <w:rStyle w:val="Hyperlink"/>
            <w:noProof/>
          </w:rPr>
          <w:t>§1401.</w:t>
        </w:r>
        <w:r>
          <w:rPr>
            <w:rFonts w:asciiTheme="minorHAnsi" w:eastAsiaTheme="minorEastAsia" w:hAnsiTheme="minorHAnsi" w:cstheme="minorBidi"/>
            <w:noProof/>
            <w:kern w:val="2"/>
            <w14:ligatures w14:val="standardContextual"/>
          </w:rPr>
          <w:tab/>
        </w:r>
        <w:r w:rsidRPr="00811431">
          <w:rPr>
            <w:rStyle w:val="Hyperlink"/>
            <w:noProof/>
          </w:rPr>
          <w:t xml:space="preserve">Partnership Composite Return Requirement, Composite Payment Requirement, </w:t>
        </w:r>
        <w:r w:rsidR="00AF136C">
          <w:rPr>
            <w:rStyle w:val="Hyperlink"/>
            <w:noProof/>
          </w:rPr>
          <w:br/>
        </w:r>
        <w:r w:rsidRPr="00811431">
          <w:rPr>
            <w:rStyle w:val="Hyperlink"/>
            <w:noProof/>
          </w:rPr>
          <w:t>Exceptions</w:t>
        </w:r>
        <w:r>
          <w:rPr>
            <w:noProof/>
            <w:webHidden/>
          </w:rPr>
          <w:tab/>
        </w:r>
        <w:r>
          <w:rPr>
            <w:noProof/>
            <w:webHidden/>
          </w:rPr>
          <w:fldChar w:fldCharType="begin"/>
        </w:r>
        <w:r>
          <w:rPr>
            <w:noProof/>
            <w:webHidden/>
          </w:rPr>
          <w:instrText xml:space="preserve"> PAGEREF _Toc238197608 \h </w:instrText>
        </w:r>
        <w:r>
          <w:rPr>
            <w:noProof/>
            <w:webHidden/>
          </w:rPr>
        </w:r>
        <w:r>
          <w:rPr>
            <w:noProof/>
            <w:webHidden/>
          </w:rPr>
          <w:fldChar w:fldCharType="separate"/>
        </w:r>
        <w:r>
          <w:rPr>
            <w:noProof/>
            <w:webHidden/>
          </w:rPr>
          <w:t>70</w:t>
        </w:r>
        <w:r>
          <w:rPr>
            <w:noProof/>
            <w:webHidden/>
          </w:rPr>
          <w:fldChar w:fldCharType="end"/>
        </w:r>
      </w:hyperlink>
    </w:p>
    <w:p w14:paraId="0EBA825B" w14:textId="06A50571" w:rsidR="00097A40" w:rsidRDefault="00097A40">
      <w:pPr>
        <w:pStyle w:val="TOC3"/>
        <w:rPr>
          <w:rFonts w:asciiTheme="minorHAnsi" w:eastAsiaTheme="minorEastAsia" w:hAnsiTheme="minorHAnsi" w:cstheme="minorBidi"/>
          <w:noProof/>
          <w:kern w:val="2"/>
          <w14:ligatures w14:val="standardContextual"/>
        </w:rPr>
      </w:pPr>
      <w:hyperlink w:anchor="_Toc238197609" w:history="1">
        <w:r w:rsidRPr="00811431">
          <w:rPr>
            <w:rStyle w:val="Hyperlink"/>
            <w:noProof/>
          </w:rPr>
          <w:t>§1402.</w:t>
        </w:r>
        <w:r>
          <w:rPr>
            <w:rFonts w:asciiTheme="minorHAnsi" w:eastAsiaTheme="minorEastAsia" w:hAnsiTheme="minorHAnsi" w:cstheme="minorBidi"/>
            <w:noProof/>
            <w:kern w:val="2"/>
            <w14:ligatures w14:val="standardContextual"/>
          </w:rPr>
          <w:tab/>
        </w:r>
        <w:r w:rsidRPr="00811431">
          <w:rPr>
            <w:rStyle w:val="Hyperlink"/>
            <w:noProof/>
          </w:rPr>
          <w:t>Partnership Filing Requirements</w:t>
        </w:r>
        <w:r>
          <w:rPr>
            <w:noProof/>
            <w:webHidden/>
          </w:rPr>
          <w:tab/>
        </w:r>
        <w:r>
          <w:rPr>
            <w:noProof/>
            <w:webHidden/>
          </w:rPr>
          <w:fldChar w:fldCharType="begin"/>
        </w:r>
        <w:r>
          <w:rPr>
            <w:noProof/>
            <w:webHidden/>
          </w:rPr>
          <w:instrText xml:space="preserve"> PAGEREF _Toc238197609 \h </w:instrText>
        </w:r>
        <w:r>
          <w:rPr>
            <w:noProof/>
            <w:webHidden/>
          </w:rPr>
        </w:r>
        <w:r>
          <w:rPr>
            <w:noProof/>
            <w:webHidden/>
          </w:rPr>
          <w:fldChar w:fldCharType="separate"/>
        </w:r>
        <w:r>
          <w:rPr>
            <w:noProof/>
            <w:webHidden/>
          </w:rPr>
          <w:t>73</w:t>
        </w:r>
        <w:r>
          <w:rPr>
            <w:noProof/>
            <w:webHidden/>
          </w:rPr>
          <w:fldChar w:fldCharType="end"/>
        </w:r>
      </w:hyperlink>
    </w:p>
    <w:p w14:paraId="24278D3D" w14:textId="241B7DBB" w:rsidR="00097A40" w:rsidRDefault="00097A40">
      <w:pPr>
        <w:pStyle w:val="TOC2"/>
        <w:rPr>
          <w:rFonts w:asciiTheme="minorHAnsi" w:eastAsiaTheme="minorEastAsia" w:hAnsiTheme="minorHAnsi" w:cstheme="minorBidi"/>
          <w:bCs w:val="0"/>
          <w:kern w:val="2"/>
          <w14:ligatures w14:val="standardContextual"/>
        </w:rPr>
      </w:pPr>
      <w:hyperlink w:anchor="_Toc238197610" w:history="1">
        <w:r w:rsidRPr="00811431">
          <w:rPr>
            <w:rStyle w:val="Hyperlink"/>
          </w:rPr>
          <w:t>Chapter 15.</w:t>
        </w:r>
        <w:r>
          <w:rPr>
            <w:rFonts w:asciiTheme="minorHAnsi" w:eastAsiaTheme="minorEastAsia" w:hAnsiTheme="minorHAnsi" w:cstheme="minorBidi"/>
            <w:bCs w:val="0"/>
            <w:kern w:val="2"/>
            <w14:ligatures w14:val="standardContextual"/>
          </w:rPr>
          <w:tab/>
        </w:r>
        <w:r w:rsidRPr="00811431">
          <w:rPr>
            <w:rStyle w:val="Hyperlink"/>
          </w:rPr>
          <w:t>Income: Withholding Tax</w:t>
        </w:r>
        <w:r>
          <w:rPr>
            <w:webHidden/>
          </w:rPr>
          <w:tab/>
        </w:r>
        <w:r>
          <w:rPr>
            <w:webHidden/>
          </w:rPr>
          <w:fldChar w:fldCharType="begin"/>
        </w:r>
        <w:r>
          <w:rPr>
            <w:webHidden/>
          </w:rPr>
          <w:instrText xml:space="preserve"> PAGEREF _Toc238197610 \h </w:instrText>
        </w:r>
        <w:r>
          <w:rPr>
            <w:webHidden/>
          </w:rPr>
        </w:r>
        <w:r>
          <w:rPr>
            <w:webHidden/>
          </w:rPr>
          <w:fldChar w:fldCharType="separate"/>
        </w:r>
        <w:r>
          <w:rPr>
            <w:webHidden/>
          </w:rPr>
          <w:t>73</w:t>
        </w:r>
        <w:r>
          <w:rPr>
            <w:webHidden/>
          </w:rPr>
          <w:fldChar w:fldCharType="end"/>
        </w:r>
      </w:hyperlink>
    </w:p>
    <w:p w14:paraId="1C622F22" w14:textId="706937B4" w:rsidR="00097A40" w:rsidRDefault="00097A40">
      <w:pPr>
        <w:pStyle w:val="TOC3"/>
        <w:rPr>
          <w:rFonts w:asciiTheme="minorHAnsi" w:eastAsiaTheme="minorEastAsia" w:hAnsiTheme="minorHAnsi" w:cstheme="minorBidi"/>
          <w:noProof/>
          <w:kern w:val="2"/>
          <w14:ligatures w14:val="standardContextual"/>
        </w:rPr>
      </w:pPr>
      <w:hyperlink w:anchor="_Toc238197611" w:history="1">
        <w:r w:rsidRPr="00811431">
          <w:rPr>
            <w:rStyle w:val="Hyperlink"/>
            <w:noProof/>
          </w:rPr>
          <w:t>§1501.</w:t>
        </w:r>
        <w:r>
          <w:rPr>
            <w:rFonts w:asciiTheme="minorHAnsi" w:eastAsiaTheme="minorEastAsia" w:hAnsiTheme="minorHAnsi" w:cstheme="minorBidi"/>
            <w:noProof/>
            <w:kern w:val="2"/>
            <w14:ligatures w14:val="standardContextual"/>
          </w:rPr>
          <w:tab/>
        </w:r>
        <w:r w:rsidRPr="00811431">
          <w:rPr>
            <w:rStyle w:val="Hyperlink"/>
            <w:noProof/>
          </w:rPr>
          <w:t>Income Tax Withholding Tables</w:t>
        </w:r>
        <w:r>
          <w:rPr>
            <w:noProof/>
            <w:webHidden/>
          </w:rPr>
          <w:tab/>
        </w:r>
        <w:r>
          <w:rPr>
            <w:noProof/>
            <w:webHidden/>
          </w:rPr>
          <w:fldChar w:fldCharType="begin"/>
        </w:r>
        <w:r>
          <w:rPr>
            <w:noProof/>
            <w:webHidden/>
          </w:rPr>
          <w:instrText xml:space="preserve"> PAGEREF _Toc238197611 \h </w:instrText>
        </w:r>
        <w:r>
          <w:rPr>
            <w:noProof/>
            <w:webHidden/>
          </w:rPr>
        </w:r>
        <w:r>
          <w:rPr>
            <w:noProof/>
            <w:webHidden/>
          </w:rPr>
          <w:fldChar w:fldCharType="separate"/>
        </w:r>
        <w:r>
          <w:rPr>
            <w:noProof/>
            <w:webHidden/>
          </w:rPr>
          <w:t>73</w:t>
        </w:r>
        <w:r>
          <w:rPr>
            <w:noProof/>
            <w:webHidden/>
          </w:rPr>
          <w:fldChar w:fldCharType="end"/>
        </w:r>
      </w:hyperlink>
    </w:p>
    <w:p w14:paraId="7DB6FA3F" w14:textId="60FE7B27" w:rsidR="00097A40" w:rsidRDefault="00097A40">
      <w:pPr>
        <w:pStyle w:val="TOC3"/>
        <w:rPr>
          <w:rFonts w:asciiTheme="minorHAnsi" w:eastAsiaTheme="minorEastAsia" w:hAnsiTheme="minorHAnsi" w:cstheme="minorBidi"/>
          <w:noProof/>
          <w:kern w:val="2"/>
          <w14:ligatures w14:val="standardContextual"/>
        </w:rPr>
      </w:pPr>
      <w:hyperlink w:anchor="_Toc238197612" w:history="1">
        <w:r w:rsidRPr="00811431">
          <w:rPr>
            <w:rStyle w:val="Hyperlink"/>
            <w:noProof/>
          </w:rPr>
          <w:t>§1505.</w:t>
        </w:r>
        <w:r>
          <w:rPr>
            <w:rFonts w:asciiTheme="minorHAnsi" w:eastAsiaTheme="minorEastAsia" w:hAnsiTheme="minorHAnsi" w:cstheme="minorBidi"/>
            <w:noProof/>
            <w:kern w:val="2"/>
            <w14:ligatures w14:val="standardContextual"/>
          </w:rPr>
          <w:tab/>
        </w:r>
        <w:r w:rsidRPr="00811431">
          <w:rPr>
            <w:rStyle w:val="Hyperlink"/>
            <w:noProof/>
          </w:rPr>
          <w:t>Electronic Systems for Withholding Exemption Certificates</w:t>
        </w:r>
        <w:r>
          <w:rPr>
            <w:noProof/>
            <w:webHidden/>
          </w:rPr>
          <w:tab/>
        </w:r>
        <w:r>
          <w:rPr>
            <w:noProof/>
            <w:webHidden/>
          </w:rPr>
          <w:fldChar w:fldCharType="begin"/>
        </w:r>
        <w:r>
          <w:rPr>
            <w:noProof/>
            <w:webHidden/>
          </w:rPr>
          <w:instrText xml:space="preserve"> PAGEREF _Toc238197612 \h </w:instrText>
        </w:r>
        <w:r>
          <w:rPr>
            <w:noProof/>
            <w:webHidden/>
          </w:rPr>
        </w:r>
        <w:r>
          <w:rPr>
            <w:noProof/>
            <w:webHidden/>
          </w:rPr>
          <w:fldChar w:fldCharType="separate"/>
        </w:r>
        <w:r>
          <w:rPr>
            <w:noProof/>
            <w:webHidden/>
          </w:rPr>
          <w:t>83</w:t>
        </w:r>
        <w:r>
          <w:rPr>
            <w:noProof/>
            <w:webHidden/>
          </w:rPr>
          <w:fldChar w:fldCharType="end"/>
        </w:r>
      </w:hyperlink>
    </w:p>
    <w:p w14:paraId="6FAB4D5A" w14:textId="08B58F4D" w:rsidR="00097A40" w:rsidRDefault="00097A40">
      <w:pPr>
        <w:pStyle w:val="TOC3"/>
        <w:rPr>
          <w:rFonts w:asciiTheme="minorHAnsi" w:eastAsiaTheme="minorEastAsia" w:hAnsiTheme="minorHAnsi" w:cstheme="minorBidi"/>
          <w:noProof/>
          <w:kern w:val="2"/>
          <w14:ligatures w14:val="standardContextual"/>
        </w:rPr>
      </w:pPr>
      <w:hyperlink w:anchor="_Toc238197613" w:history="1">
        <w:r w:rsidRPr="00811431">
          <w:rPr>
            <w:rStyle w:val="Hyperlink"/>
            <w:noProof/>
          </w:rPr>
          <w:t>§1510.</w:t>
        </w:r>
        <w:r>
          <w:rPr>
            <w:rFonts w:asciiTheme="minorHAnsi" w:eastAsiaTheme="minorEastAsia" w:hAnsiTheme="minorHAnsi" w:cstheme="minorBidi"/>
            <w:noProof/>
            <w:kern w:val="2"/>
            <w14:ligatures w14:val="standardContextual"/>
          </w:rPr>
          <w:tab/>
        </w:r>
        <w:r w:rsidRPr="00811431">
          <w:rPr>
            <w:rStyle w:val="Hyperlink"/>
            <w:noProof/>
          </w:rPr>
          <w:t>Requirements for Substitute Form W-2, Copy 2, Furnished to Payees</w:t>
        </w:r>
        <w:r>
          <w:rPr>
            <w:noProof/>
            <w:webHidden/>
          </w:rPr>
          <w:tab/>
        </w:r>
        <w:r>
          <w:rPr>
            <w:noProof/>
            <w:webHidden/>
          </w:rPr>
          <w:fldChar w:fldCharType="begin"/>
        </w:r>
        <w:r>
          <w:rPr>
            <w:noProof/>
            <w:webHidden/>
          </w:rPr>
          <w:instrText xml:space="preserve"> PAGEREF _Toc238197613 \h </w:instrText>
        </w:r>
        <w:r>
          <w:rPr>
            <w:noProof/>
            <w:webHidden/>
          </w:rPr>
        </w:r>
        <w:r>
          <w:rPr>
            <w:noProof/>
            <w:webHidden/>
          </w:rPr>
          <w:fldChar w:fldCharType="separate"/>
        </w:r>
        <w:r>
          <w:rPr>
            <w:noProof/>
            <w:webHidden/>
          </w:rPr>
          <w:t>84</w:t>
        </w:r>
        <w:r>
          <w:rPr>
            <w:noProof/>
            <w:webHidden/>
          </w:rPr>
          <w:fldChar w:fldCharType="end"/>
        </w:r>
      </w:hyperlink>
    </w:p>
    <w:p w14:paraId="19C36950" w14:textId="202885C9" w:rsidR="00097A40" w:rsidRDefault="00097A40">
      <w:pPr>
        <w:pStyle w:val="TOC3"/>
        <w:rPr>
          <w:rFonts w:asciiTheme="minorHAnsi" w:eastAsiaTheme="minorEastAsia" w:hAnsiTheme="minorHAnsi" w:cstheme="minorBidi"/>
          <w:noProof/>
          <w:kern w:val="2"/>
          <w14:ligatures w14:val="standardContextual"/>
        </w:rPr>
      </w:pPr>
      <w:hyperlink w:anchor="_Toc238197614" w:history="1">
        <w:r w:rsidRPr="00811431">
          <w:rPr>
            <w:rStyle w:val="Hyperlink"/>
            <w:noProof/>
          </w:rPr>
          <w:t>§1515.</w:t>
        </w:r>
        <w:r>
          <w:rPr>
            <w:rFonts w:asciiTheme="minorHAnsi" w:eastAsiaTheme="minorEastAsia" w:hAnsiTheme="minorHAnsi" w:cstheme="minorBidi"/>
            <w:noProof/>
            <w:kern w:val="2"/>
            <w14:ligatures w14:val="standardContextual"/>
          </w:rPr>
          <w:tab/>
        </w:r>
        <w:r w:rsidRPr="00811431">
          <w:rPr>
            <w:rStyle w:val="Hyperlink"/>
            <w:noProof/>
          </w:rPr>
          <w:t>Withholding Tax Statements and Returns―Filing Requirements</w:t>
        </w:r>
        <w:r>
          <w:rPr>
            <w:noProof/>
            <w:webHidden/>
          </w:rPr>
          <w:tab/>
        </w:r>
        <w:r>
          <w:rPr>
            <w:noProof/>
            <w:webHidden/>
          </w:rPr>
          <w:fldChar w:fldCharType="begin"/>
        </w:r>
        <w:r>
          <w:rPr>
            <w:noProof/>
            <w:webHidden/>
          </w:rPr>
          <w:instrText xml:space="preserve"> PAGEREF _Toc238197614 \h </w:instrText>
        </w:r>
        <w:r>
          <w:rPr>
            <w:noProof/>
            <w:webHidden/>
          </w:rPr>
        </w:r>
        <w:r>
          <w:rPr>
            <w:noProof/>
            <w:webHidden/>
          </w:rPr>
          <w:fldChar w:fldCharType="separate"/>
        </w:r>
        <w:r>
          <w:rPr>
            <w:noProof/>
            <w:webHidden/>
          </w:rPr>
          <w:t>85</w:t>
        </w:r>
        <w:r>
          <w:rPr>
            <w:noProof/>
            <w:webHidden/>
          </w:rPr>
          <w:fldChar w:fldCharType="end"/>
        </w:r>
      </w:hyperlink>
    </w:p>
    <w:p w14:paraId="78ABE006" w14:textId="3BC15AF4" w:rsidR="00097A40" w:rsidRDefault="00097A40">
      <w:pPr>
        <w:pStyle w:val="TOC3"/>
        <w:rPr>
          <w:rFonts w:asciiTheme="minorHAnsi" w:eastAsiaTheme="minorEastAsia" w:hAnsiTheme="minorHAnsi" w:cstheme="minorBidi"/>
          <w:noProof/>
          <w:kern w:val="2"/>
          <w14:ligatures w14:val="standardContextual"/>
        </w:rPr>
      </w:pPr>
      <w:hyperlink w:anchor="_Toc238197615" w:history="1">
        <w:r w:rsidRPr="00811431">
          <w:rPr>
            <w:rStyle w:val="Hyperlink"/>
            <w:noProof/>
          </w:rPr>
          <w:t>§1516.</w:t>
        </w:r>
        <w:r>
          <w:rPr>
            <w:rFonts w:asciiTheme="minorHAnsi" w:eastAsiaTheme="minorEastAsia" w:hAnsiTheme="minorHAnsi" w:cstheme="minorBidi"/>
            <w:noProof/>
            <w:kern w:val="2"/>
            <w14:ligatures w14:val="standardContextual"/>
          </w:rPr>
          <w:tab/>
        </w:r>
        <w:r w:rsidRPr="00811431">
          <w:rPr>
            <w:rStyle w:val="Hyperlink"/>
            <w:noProof/>
          </w:rPr>
          <w:t>Payment</w:t>
        </w:r>
        <w:r>
          <w:rPr>
            <w:noProof/>
            <w:webHidden/>
          </w:rPr>
          <w:tab/>
        </w:r>
        <w:r>
          <w:rPr>
            <w:noProof/>
            <w:webHidden/>
          </w:rPr>
          <w:fldChar w:fldCharType="begin"/>
        </w:r>
        <w:r>
          <w:rPr>
            <w:noProof/>
            <w:webHidden/>
          </w:rPr>
          <w:instrText xml:space="preserve"> PAGEREF _Toc238197615 \h </w:instrText>
        </w:r>
        <w:r>
          <w:rPr>
            <w:noProof/>
            <w:webHidden/>
          </w:rPr>
        </w:r>
        <w:r>
          <w:rPr>
            <w:noProof/>
            <w:webHidden/>
          </w:rPr>
          <w:fldChar w:fldCharType="separate"/>
        </w:r>
        <w:r>
          <w:rPr>
            <w:noProof/>
            <w:webHidden/>
          </w:rPr>
          <w:t>85</w:t>
        </w:r>
        <w:r>
          <w:rPr>
            <w:noProof/>
            <w:webHidden/>
          </w:rPr>
          <w:fldChar w:fldCharType="end"/>
        </w:r>
      </w:hyperlink>
    </w:p>
    <w:p w14:paraId="74BE4EB2" w14:textId="211C175A" w:rsidR="00097A40" w:rsidRDefault="00097A40">
      <w:pPr>
        <w:pStyle w:val="TOC3"/>
        <w:rPr>
          <w:rFonts w:asciiTheme="minorHAnsi" w:eastAsiaTheme="minorEastAsia" w:hAnsiTheme="minorHAnsi" w:cstheme="minorBidi"/>
          <w:noProof/>
          <w:kern w:val="2"/>
          <w14:ligatures w14:val="standardContextual"/>
        </w:rPr>
      </w:pPr>
      <w:hyperlink w:anchor="_Toc238197616" w:history="1">
        <w:r w:rsidRPr="00811431">
          <w:rPr>
            <w:rStyle w:val="Hyperlink"/>
            <w:noProof/>
          </w:rPr>
          <w:t>§1520.</w:t>
        </w:r>
        <w:r>
          <w:rPr>
            <w:rFonts w:asciiTheme="minorHAnsi" w:eastAsiaTheme="minorEastAsia" w:hAnsiTheme="minorHAnsi" w:cstheme="minorBidi"/>
            <w:noProof/>
            <w:kern w:val="2"/>
            <w14:ligatures w14:val="standardContextual"/>
          </w:rPr>
          <w:tab/>
        </w:r>
        <w:r w:rsidRPr="00811431">
          <w:rPr>
            <w:rStyle w:val="Hyperlink"/>
            <w:noProof/>
          </w:rPr>
          <w:t>Withholding by Professional Athletic Teams</w:t>
        </w:r>
        <w:r>
          <w:rPr>
            <w:noProof/>
            <w:webHidden/>
          </w:rPr>
          <w:tab/>
        </w:r>
        <w:r>
          <w:rPr>
            <w:noProof/>
            <w:webHidden/>
          </w:rPr>
          <w:fldChar w:fldCharType="begin"/>
        </w:r>
        <w:r>
          <w:rPr>
            <w:noProof/>
            <w:webHidden/>
          </w:rPr>
          <w:instrText xml:space="preserve"> PAGEREF _Toc238197616 \h </w:instrText>
        </w:r>
        <w:r>
          <w:rPr>
            <w:noProof/>
            <w:webHidden/>
          </w:rPr>
        </w:r>
        <w:r>
          <w:rPr>
            <w:noProof/>
            <w:webHidden/>
          </w:rPr>
          <w:fldChar w:fldCharType="separate"/>
        </w:r>
        <w:r>
          <w:rPr>
            <w:noProof/>
            <w:webHidden/>
          </w:rPr>
          <w:t>85</w:t>
        </w:r>
        <w:r>
          <w:rPr>
            <w:noProof/>
            <w:webHidden/>
          </w:rPr>
          <w:fldChar w:fldCharType="end"/>
        </w:r>
      </w:hyperlink>
    </w:p>
    <w:p w14:paraId="43DE0111" w14:textId="3C6F40C5" w:rsidR="00097A40" w:rsidRDefault="00097A40">
      <w:pPr>
        <w:pStyle w:val="TOC3"/>
        <w:rPr>
          <w:rFonts w:asciiTheme="minorHAnsi" w:eastAsiaTheme="minorEastAsia" w:hAnsiTheme="minorHAnsi" w:cstheme="minorBidi"/>
          <w:noProof/>
          <w:kern w:val="2"/>
          <w14:ligatures w14:val="standardContextual"/>
        </w:rPr>
      </w:pPr>
      <w:hyperlink w:anchor="_Toc238197617" w:history="1">
        <w:r w:rsidRPr="00811431">
          <w:rPr>
            <w:rStyle w:val="Hyperlink"/>
            <w:noProof/>
          </w:rPr>
          <w:t>§1525.</w:t>
        </w:r>
        <w:r>
          <w:rPr>
            <w:rFonts w:asciiTheme="minorHAnsi" w:eastAsiaTheme="minorEastAsia" w:hAnsiTheme="minorHAnsi" w:cstheme="minorBidi"/>
            <w:noProof/>
            <w:kern w:val="2"/>
            <w14:ligatures w14:val="standardContextual"/>
          </w:rPr>
          <w:tab/>
        </w:r>
        <w:r w:rsidRPr="00811431">
          <w:rPr>
            <w:rStyle w:val="Hyperlink"/>
            <w:noProof/>
          </w:rPr>
          <w:t>Income Tax Withholding on Gaming Winnings</w:t>
        </w:r>
        <w:r>
          <w:rPr>
            <w:noProof/>
            <w:webHidden/>
          </w:rPr>
          <w:tab/>
        </w:r>
        <w:r>
          <w:rPr>
            <w:noProof/>
            <w:webHidden/>
          </w:rPr>
          <w:fldChar w:fldCharType="begin"/>
        </w:r>
        <w:r>
          <w:rPr>
            <w:noProof/>
            <w:webHidden/>
          </w:rPr>
          <w:instrText xml:space="preserve"> PAGEREF _Toc238197617 \h </w:instrText>
        </w:r>
        <w:r>
          <w:rPr>
            <w:noProof/>
            <w:webHidden/>
          </w:rPr>
        </w:r>
        <w:r>
          <w:rPr>
            <w:noProof/>
            <w:webHidden/>
          </w:rPr>
          <w:fldChar w:fldCharType="separate"/>
        </w:r>
        <w:r>
          <w:rPr>
            <w:noProof/>
            <w:webHidden/>
          </w:rPr>
          <w:t>86</w:t>
        </w:r>
        <w:r>
          <w:rPr>
            <w:noProof/>
            <w:webHidden/>
          </w:rPr>
          <w:fldChar w:fldCharType="end"/>
        </w:r>
      </w:hyperlink>
    </w:p>
    <w:p w14:paraId="36DBD380" w14:textId="15F56FD5" w:rsidR="00097A40" w:rsidRDefault="00097A40">
      <w:pPr>
        <w:pStyle w:val="TOC2"/>
        <w:rPr>
          <w:rFonts w:asciiTheme="minorHAnsi" w:eastAsiaTheme="minorEastAsia" w:hAnsiTheme="minorHAnsi" w:cstheme="minorBidi"/>
          <w:bCs w:val="0"/>
          <w:kern w:val="2"/>
          <w14:ligatures w14:val="standardContextual"/>
        </w:rPr>
      </w:pPr>
      <w:hyperlink w:anchor="_Toc238197618" w:history="1">
        <w:r w:rsidRPr="00811431">
          <w:rPr>
            <w:rStyle w:val="Hyperlink"/>
          </w:rPr>
          <w:t>Chapter 19.</w:t>
        </w:r>
        <w:r>
          <w:rPr>
            <w:rFonts w:asciiTheme="minorHAnsi" w:eastAsiaTheme="minorEastAsia" w:hAnsiTheme="minorHAnsi" w:cstheme="minorBidi"/>
            <w:bCs w:val="0"/>
            <w:kern w:val="2"/>
            <w14:ligatures w14:val="standardContextual"/>
          </w:rPr>
          <w:tab/>
        </w:r>
        <w:r w:rsidRPr="00811431">
          <w:rPr>
            <w:rStyle w:val="Hyperlink"/>
          </w:rPr>
          <w:t>Miscellaneous Tax Exemptions, Credits and Deductions</w:t>
        </w:r>
        <w:r>
          <w:rPr>
            <w:webHidden/>
          </w:rPr>
          <w:tab/>
        </w:r>
        <w:r>
          <w:rPr>
            <w:webHidden/>
          </w:rPr>
          <w:fldChar w:fldCharType="begin"/>
        </w:r>
        <w:r>
          <w:rPr>
            <w:webHidden/>
          </w:rPr>
          <w:instrText xml:space="preserve"> PAGEREF _Toc238197618 \h </w:instrText>
        </w:r>
        <w:r>
          <w:rPr>
            <w:webHidden/>
          </w:rPr>
        </w:r>
        <w:r>
          <w:rPr>
            <w:webHidden/>
          </w:rPr>
          <w:fldChar w:fldCharType="separate"/>
        </w:r>
        <w:r>
          <w:rPr>
            <w:webHidden/>
          </w:rPr>
          <w:t>87</w:t>
        </w:r>
        <w:r>
          <w:rPr>
            <w:webHidden/>
          </w:rPr>
          <w:fldChar w:fldCharType="end"/>
        </w:r>
      </w:hyperlink>
    </w:p>
    <w:p w14:paraId="2A4DA5AD" w14:textId="5BAF0E08" w:rsidR="00097A40" w:rsidRDefault="00097A40">
      <w:pPr>
        <w:pStyle w:val="TOC3"/>
        <w:rPr>
          <w:rFonts w:asciiTheme="minorHAnsi" w:eastAsiaTheme="minorEastAsia" w:hAnsiTheme="minorHAnsi" w:cstheme="minorBidi"/>
          <w:noProof/>
          <w:kern w:val="2"/>
          <w14:ligatures w14:val="standardContextual"/>
        </w:rPr>
      </w:pPr>
      <w:hyperlink w:anchor="_Toc238197619" w:history="1">
        <w:r w:rsidRPr="00811431">
          <w:rPr>
            <w:rStyle w:val="Hyperlink"/>
            <w:noProof/>
          </w:rPr>
          <w:t>§1903.</w:t>
        </w:r>
        <w:r>
          <w:rPr>
            <w:rFonts w:asciiTheme="minorHAnsi" w:eastAsiaTheme="minorEastAsia" w:hAnsiTheme="minorHAnsi" w:cstheme="minorBidi"/>
            <w:noProof/>
            <w:kern w:val="2"/>
            <w14:ligatures w14:val="standardContextual"/>
          </w:rPr>
          <w:tab/>
        </w:r>
        <w:r w:rsidRPr="00811431">
          <w:rPr>
            <w:rStyle w:val="Hyperlink"/>
            <w:noProof/>
          </w:rPr>
          <w:t>Administration of the Workforce Child Care Tax Credits</w:t>
        </w:r>
        <w:r>
          <w:rPr>
            <w:noProof/>
            <w:webHidden/>
          </w:rPr>
          <w:tab/>
        </w:r>
        <w:r>
          <w:rPr>
            <w:noProof/>
            <w:webHidden/>
          </w:rPr>
          <w:fldChar w:fldCharType="begin"/>
        </w:r>
        <w:r>
          <w:rPr>
            <w:noProof/>
            <w:webHidden/>
          </w:rPr>
          <w:instrText xml:space="preserve"> PAGEREF _Toc238197619 \h </w:instrText>
        </w:r>
        <w:r>
          <w:rPr>
            <w:noProof/>
            <w:webHidden/>
          </w:rPr>
        </w:r>
        <w:r>
          <w:rPr>
            <w:noProof/>
            <w:webHidden/>
          </w:rPr>
          <w:fldChar w:fldCharType="separate"/>
        </w:r>
        <w:r>
          <w:rPr>
            <w:noProof/>
            <w:webHidden/>
          </w:rPr>
          <w:t>87</w:t>
        </w:r>
        <w:r>
          <w:rPr>
            <w:noProof/>
            <w:webHidden/>
          </w:rPr>
          <w:fldChar w:fldCharType="end"/>
        </w:r>
      </w:hyperlink>
    </w:p>
    <w:p w14:paraId="7FD99EF5" w14:textId="31C26053" w:rsidR="00097A40" w:rsidRDefault="00097A40">
      <w:pPr>
        <w:pStyle w:val="TOC3"/>
        <w:rPr>
          <w:rFonts w:asciiTheme="minorHAnsi" w:eastAsiaTheme="minorEastAsia" w:hAnsiTheme="minorHAnsi" w:cstheme="minorBidi"/>
          <w:noProof/>
          <w:kern w:val="2"/>
          <w14:ligatures w14:val="standardContextual"/>
        </w:rPr>
      </w:pPr>
      <w:hyperlink w:anchor="_Toc238197620" w:history="1">
        <w:r w:rsidRPr="00811431">
          <w:rPr>
            <w:rStyle w:val="Hyperlink"/>
            <w:noProof/>
          </w:rPr>
          <w:t>§1905.</w:t>
        </w:r>
        <w:r>
          <w:rPr>
            <w:rFonts w:asciiTheme="minorHAnsi" w:eastAsiaTheme="minorEastAsia" w:hAnsiTheme="minorHAnsi" w:cstheme="minorBidi"/>
            <w:noProof/>
            <w:kern w:val="2"/>
            <w14:ligatures w14:val="standardContextual"/>
          </w:rPr>
          <w:tab/>
        </w:r>
        <w:r w:rsidRPr="00811431">
          <w:rPr>
            <w:rStyle w:val="Hyperlink"/>
            <w:noProof/>
          </w:rPr>
          <w:t>Telephone Company Property Assessment Relief Fund</w:t>
        </w:r>
        <w:r>
          <w:rPr>
            <w:noProof/>
            <w:webHidden/>
          </w:rPr>
          <w:tab/>
        </w:r>
        <w:r>
          <w:rPr>
            <w:noProof/>
            <w:webHidden/>
          </w:rPr>
          <w:fldChar w:fldCharType="begin"/>
        </w:r>
        <w:r>
          <w:rPr>
            <w:noProof/>
            <w:webHidden/>
          </w:rPr>
          <w:instrText xml:space="preserve"> PAGEREF _Toc238197620 \h </w:instrText>
        </w:r>
        <w:r>
          <w:rPr>
            <w:noProof/>
            <w:webHidden/>
          </w:rPr>
        </w:r>
        <w:r>
          <w:rPr>
            <w:noProof/>
            <w:webHidden/>
          </w:rPr>
          <w:fldChar w:fldCharType="separate"/>
        </w:r>
        <w:r>
          <w:rPr>
            <w:noProof/>
            <w:webHidden/>
          </w:rPr>
          <w:t>88</w:t>
        </w:r>
        <w:r>
          <w:rPr>
            <w:noProof/>
            <w:webHidden/>
          </w:rPr>
          <w:fldChar w:fldCharType="end"/>
        </w:r>
      </w:hyperlink>
    </w:p>
    <w:p w14:paraId="5AB41749" w14:textId="67202228" w:rsidR="00097A40" w:rsidRDefault="00097A40">
      <w:pPr>
        <w:pStyle w:val="TOC3"/>
        <w:rPr>
          <w:rFonts w:asciiTheme="minorHAnsi" w:eastAsiaTheme="minorEastAsia" w:hAnsiTheme="minorHAnsi" w:cstheme="minorBidi"/>
          <w:noProof/>
          <w:kern w:val="2"/>
          <w14:ligatures w14:val="standardContextual"/>
        </w:rPr>
      </w:pPr>
      <w:hyperlink w:anchor="_Toc238197621" w:history="1">
        <w:r w:rsidRPr="00811431">
          <w:rPr>
            <w:rStyle w:val="Hyperlink"/>
            <w:noProof/>
          </w:rPr>
          <w:t>§1909.</w:t>
        </w:r>
        <w:r>
          <w:rPr>
            <w:rFonts w:asciiTheme="minorHAnsi" w:eastAsiaTheme="minorEastAsia" w:hAnsiTheme="minorHAnsi" w:cstheme="minorBidi"/>
            <w:noProof/>
            <w:kern w:val="2"/>
            <w14:ligatures w14:val="standardContextual"/>
          </w:rPr>
          <w:tab/>
        </w:r>
        <w:r w:rsidRPr="00811431">
          <w:rPr>
            <w:rStyle w:val="Hyperlink"/>
            <w:noProof/>
          </w:rPr>
          <w:t>Work-Based Learning Tax Credit-Eligible Apprentice</w:t>
        </w:r>
        <w:r>
          <w:rPr>
            <w:noProof/>
            <w:webHidden/>
          </w:rPr>
          <w:tab/>
        </w:r>
        <w:r>
          <w:rPr>
            <w:noProof/>
            <w:webHidden/>
          </w:rPr>
          <w:fldChar w:fldCharType="begin"/>
        </w:r>
        <w:r>
          <w:rPr>
            <w:noProof/>
            <w:webHidden/>
          </w:rPr>
          <w:instrText xml:space="preserve"> PAGEREF _Toc238197621 \h </w:instrText>
        </w:r>
        <w:r>
          <w:rPr>
            <w:noProof/>
            <w:webHidden/>
          </w:rPr>
        </w:r>
        <w:r>
          <w:rPr>
            <w:noProof/>
            <w:webHidden/>
          </w:rPr>
          <w:fldChar w:fldCharType="separate"/>
        </w:r>
        <w:r>
          <w:rPr>
            <w:noProof/>
            <w:webHidden/>
          </w:rPr>
          <w:t>89</w:t>
        </w:r>
        <w:r>
          <w:rPr>
            <w:noProof/>
            <w:webHidden/>
          </w:rPr>
          <w:fldChar w:fldCharType="end"/>
        </w:r>
      </w:hyperlink>
    </w:p>
    <w:p w14:paraId="49EE3624" w14:textId="522C1510" w:rsidR="00097A40" w:rsidRDefault="00097A40">
      <w:pPr>
        <w:pStyle w:val="TOC3"/>
        <w:rPr>
          <w:rFonts w:asciiTheme="minorHAnsi" w:eastAsiaTheme="minorEastAsia" w:hAnsiTheme="minorHAnsi" w:cstheme="minorBidi"/>
          <w:noProof/>
          <w:kern w:val="2"/>
          <w14:ligatures w14:val="standardContextual"/>
        </w:rPr>
      </w:pPr>
      <w:hyperlink w:anchor="_Toc238197622" w:history="1">
        <w:r w:rsidRPr="00811431">
          <w:rPr>
            <w:rStyle w:val="Hyperlink"/>
            <w:noProof/>
          </w:rPr>
          <w:t>§1912.</w:t>
        </w:r>
        <w:r>
          <w:rPr>
            <w:rFonts w:asciiTheme="minorHAnsi" w:eastAsiaTheme="minorEastAsia" w:hAnsiTheme="minorHAnsi" w:cstheme="minorBidi"/>
            <w:noProof/>
            <w:kern w:val="2"/>
            <w14:ligatures w14:val="standardContextual"/>
          </w:rPr>
          <w:tab/>
        </w:r>
        <w:r w:rsidRPr="00811431">
          <w:rPr>
            <w:rStyle w:val="Hyperlink"/>
            <w:noProof/>
          </w:rPr>
          <w:t>Louisiana New Markets Jobs Act</w:t>
        </w:r>
        <w:r w:rsidRPr="00811431">
          <w:rPr>
            <w:rStyle w:val="Hyperlink"/>
            <w:noProof/>
          </w:rPr>
          <w:sym w:font="Symbol" w:char="F0BE"/>
        </w:r>
        <w:r w:rsidRPr="00811431">
          <w:rPr>
            <w:rStyle w:val="Hyperlink"/>
            <w:noProof/>
          </w:rPr>
          <w:t>Premium Tax Credit</w:t>
        </w:r>
        <w:r>
          <w:rPr>
            <w:noProof/>
            <w:webHidden/>
          </w:rPr>
          <w:tab/>
        </w:r>
        <w:r>
          <w:rPr>
            <w:noProof/>
            <w:webHidden/>
          </w:rPr>
          <w:fldChar w:fldCharType="begin"/>
        </w:r>
        <w:r>
          <w:rPr>
            <w:noProof/>
            <w:webHidden/>
          </w:rPr>
          <w:instrText xml:space="preserve"> PAGEREF _Toc238197622 \h </w:instrText>
        </w:r>
        <w:r>
          <w:rPr>
            <w:noProof/>
            <w:webHidden/>
          </w:rPr>
        </w:r>
        <w:r>
          <w:rPr>
            <w:noProof/>
            <w:webHidden/>
          </w:rPr>
          <w:fldChar w:fldCharType="separate"/>
        </w:r>
        <w:r>
          <w:rPr>
            <w:noProof/>
            <w:webHidden/>
          </w:rPr>
          <w:t>89</w:t>
        </w:r>
        <w:r>
          <w:rPr>
            <w:noProof/>
            <w:webHidden/>
          </w:rPr>
          <w:fldChar w:fldCharType="end"/>
        </w:r>
      </w:hyperlink>
    </w:p>
    <w:p w14:paraId="529FEF20" w14:textId="6F8308B0" w:rsidR="00097A40" w:rsidRDefault="00097A40">
      <w:pPr>
        <w:pStyle w:val="TOC3"/>
        <w:rPr>
          <w:rFonts w:asciiTheme="minorHAnsi" w:eastAsiaTheme="minorEastAsia" w:hAnsiTheme="minorHAnsi" w:cstheme="minorBidi"/>
          <w:noProof/>
          <w:kern w:val="2"/>
          <w14:ligatures w14:val="standardContextual"/>
        </w:rPr>
      </w:pPr>
      <w:hyperlink w:anchor="_Toc238197623" w:history="1">
        <w:r w:rsidRPr="00811431">
          <w:rPr>
            <w:rStyle w:val="Hyperlink"/>
            <w:noProof/>
          </w:rPr>
          <w:t>§1917.</w:t>
        </w:r>
        <w:r>
          <w:rPr>
            <w:rFonts w:asciiTheme="minorHAnsi" w:eastAsiaTheme="minorEastAsia" w:hAnsiTheme="minorHAnsi" w:cstheme="minorBidi"/>
            <w:noProof/>
            <w:kern w:val="2"/>
            <w14:ligatures w14:val="standardContextual"/>
          </w:rPr>
          <w:tab/>
        </w:r>
        <w:r w:rsidRPr="00811431">
          <w:rPr>
            <w:rStyle w:val="Hyperlink"/>
            <w:noProof/>
          </w:rPr>
          <w:t>Louisiana Rehabilitation of Historic Structures Tax Credit</w:t>
        </w:r>
        <w:r>
          <w:rPr>
            <w:noProof/>
            <w:webHidden/>
          </w:rPr>
          <w:tab/>
        </w:r>
        <w:r>
          <w:rPr>
            <w:noProof/>
            <w:webHidden/>
          </w:rPr>
          <w:fldChar w:fldCharType="begin"/>
        </w:r>
        <w:r>
          <w:rPr>
            <w:noProof/>
            <w:webHidden/>
          </w:rPr>
          <w:instrText xml:space="preserve"> PAGEREF _Toc238197623 \h </w:instrText>
        </w:r>
        <w:r>
          <w:rPr>
            <w:noProof/>
            <w:webHidden/>
          </w:rPr>
        </w:r>
        <w:r>
          <w:rPr>
            <w:noProof/>
            <w:webHidden/>
          </w:rPr>
          <w:fldChar w:fldCharType="separate"/>
        </w:r>
        <w:r>
          <w:rPr>
            <w:noProof/>
            <w:webHidden/>
          </w:rPr>
          <w:t>92</w:t>
        </w:r>
        <w:r>
          <w:rPr>
            <w:noProof/>
            <w:webHidden/>
          </w:rPr>
          <w:fldChar w:fldCharType="end"/>
        </w:r>
      </w:hyperlink>
    </w:p>
    <w:p w14:paraId="5CA5759E" w14:textId="135B0DC9" w:rsidR="00097A40" w:rsidRDefault="00097A40">
      <w:pPr>
        <w:pStyle w:val="TOC3"/>
        <w:rPr>
          <w:rFonts w:asciiTheme="minorHAnsi" w:eastAsiaTheme="minorEastAsia" w:hAnsiTheme="minorHAnsi" w:cstheme="minorBidi"/>
          <w:noProof/>
          <w:kern w:val="2"/>
          <w14:ligatures w14:val="standardContextual"/>
        </w:rPr>
      </w:pPr>
      <w:hyperlink w:anchor="_Toc238197624" w:history="1">
        <w:r w:rsidRPr="00811431">
          <w:rPr>
            <w:rStyle w:val="Hyperlink"/>
            <w:noProof/>
          </w:rPr>
          <w:t>§1923.</w:t>
        </w:r>
        <w:r>
          <w:rPr>
            <w:rFonts w:asciiTheme="minorHAnsi" w:eastAsiaTheme="minorEastAsia" w:hAnsiTheme="minorHAnsi" w:cstheme="minorBidi"/>
            <w:noProof/>
            <w:kern w:val="2"/>
            <w14:ligatures w14:val="standardContextual"/>
          </w:rPr>
          <w:tab/>
        </w:r>
        <w:r w:rsidRPr="00811431">
          <w:rPr>
            <w:rStyle w:val="Hyperlink"/>
            <w:noProof/>
          </w:rPr>
          <w:t>Mobile Workforce Exemption</w:t>
        </w:r>
        <w:r>
          <w:rPr>
            <w:noProof/>
            <w:webHidden/>
          </w:rPr>
          <w:tab/>
        </w:r>
        <w:r>
          <w:rPr>
            <w:noProof/>
            <w:webHidden/>
          </w:rPr>
          <w:fldChar w:fldCharType="begin"/>
        </w:r>
        <w:r>
          <w:rPr>
            <w:noProof/>
            <w:webHidden/>
          </w:rPr>
          <w:instrText xml:space="preserve"> PAGEREF _Toc238197624 \h </w:instrText>
        </w:r>
        <w:r>
          <w:rPr>
            <w:noProof/>
            <w:webHidden/>
          </w:rPr>
        </w:r>
        <w:r>
          <w:rPr>
            <w:noProof/>
            <w:webHidden/>
          </w:rPr>
          <w:fldChar w:fldCharType="separate"/>
        </w:r>
        <w:r>
          <w:rPr>
            <w:noProof/>
            <w:webHidden/>
          </w:rPr>
          <w:t>94</w:t>
        </w:r>
        <w:r>
          <w:rPr>
            <w:noProof/>
            <w:webHidden/>
          </w:rPr>
          <w:fldChar w:fldCharType="end"/>
        </w:r>
      </w:hyperlink>
    </w:p>
    <w:p w14:paraId="529E03D1" w14:textId="753D9E4B" w:rsidR="00097A40" w:rsidRDefault="00097A40">
      <w:pPr>
        <w:pStyle w:val="TOC3"/>
        <w:rPr>
          <w:rFonts w:asciiTheme="minorHAnsi" w:eastAsiaTheme="minorEastAsia" w:hAnsiTheme="minorHAnsi" w:cstheme="minorBidi"/>
          <w:noProof/>
          <w:kern w:val="2"/>
          <w14:ligatures w14:val="standardContextual"/>
        </w:rPr>
      </w:pPr>
      <w:hyperlink w:anchor="_Toc238197625" w:history="1">
        <w:r w:rsidRPr="00811431">
          <w:rPr>
            <w:rStyle w:val="Hyperlink"/>
            <w:noProof/>
          </w:rPr>
          <w:t>§1925.</w:t>
        </w:r>
        <w:r>
          <w:rPr>
            <w:rFonts w:asciiTheme="minorHAnsi" w:eastAsiaTheme="minorEastAsia" w:hAnsiTheme="minorHAnsi" w:cstheme="minorBidi"/>
            <w:noProof/>
            <w:kern w:val="2"/>
            <w14:ligatures w14:val="standardContextual"/>
          </w:rPr>
          <w:tab/>
        </w:r>
        <w:r w:rsidRPr="00811431">
          <w:rPr>
            <w:rStyle w:val="Hyperlink"/>
            <w:noProof/>
          </w:rPr>
          <w:t>Donations to Qualifying Foster Care Charitable Organization Credit</w:t>
        </w:r>
        <w:r>
          <w:rPr>
            <w:noProof/>
            <w:webHidden/>
          </w:rPr>
          <w:tab/>
        </w:r>
        <w:r>
          <w:rPr>
            <w:noProof/>
            <w:webHidden/>
          </w:rPr>
          <w:fldChar w:fldCharType="begin"/>
        </w:r>
        <w:r>
          <w:rPr>
            <w:noProof/>
            <w:webHidden/>
          </w:rPr>
          <w:instrText xml:space="preserve"> PAGEREF _Toc238197625 \h </w:instrText>
        </w:r>
        <w:r>
          <w:rPr>
            <w:noProof/>
            <w:webHidden/>
          </w:rPr>
        </w:r>
        <w:r>
          <w:rPr>
            <w:noProof/>
            <w:webHidden/>
          </w:rPr>
          <w:fldChar w:fldCharType="separate"/>
        </w:r>
        <w:r>
          <w:rPr>
            <w:noProof/>
            <w:webHidden/>
          </w:rPr>
          <w:t>95</w:t>
        </w:r>
        <w:r>
          <w:rPr>
            <w:noProof/>
            <w:webHidden/>
          </w:rPr>
          <w:fldChar w:fldCharType="end"/>
        </w:r>
      </w:hyperlink>
    </w:p>
    <w:p w14:paraId="13054577" w14:textId="78D066CB" w:rsidR="00097A40" w:rsidRDefault="00097A40">
      <w:pPr>
        <w:pStyle w:val="TOC3"/>
        <w:rPr>
          <w:rFonts w:asciiTheme="minorHAnsi" w:eastAsiaTheme="minorEastAsia" w:hAnsiTheme="minorHAnsi" w:cstheme="minorBidi"/>
          <w:noProof/>
          <w:kern w:val="2"/>
          <w14:ligatures w14:val="standardContextual"/>
        </w:rPr>
      </w:pPr>
      <w:hyperlink w:anchor="_Toc238197626" w:history="1">
        <w:r w:rsidRPr="00811431">
          <w:rPr>
            <w:rStyle w:val="Hyperlink"/>
            <w:noProof/>
          </w:rPr>
          <w:t>§1927.</w:t>
        </w:r>
        <w:r>
          <w:rPr>
            <w:rFonts w:asciiTheme="minorHAnsi" w:eastAsiaTheme="minorEastAsia" w:hAnsiTheme="minorHAnsi" w:cstheme="minorBidi"/>
            <w:noProof/>
            <w:kern w:val="2"/>
            <w14:ligatures w14:val="standardContextual"/>
          </w:rPr>
          <w:tab/>
        </w:r>
        <w:r w:rsidRPr="00811431">
          <w:rPr>
            <w:rStyle w:val="Hyperlink"/>
            <w:noProof/>
          </w:rPr>
          <w:t>Adoption from Foster Care Deduction</w:t>
        </w:r>
        <w:r>
          <w:rPr>
            <w:noProof/>
            <w:webHidden/>
          </w:rPr>
          <w:tab/>
        </w:r>
        <w:r>
          <w:rPr>
            <w:noProof/>
            <w:webHidden/>
          </w:rPr>
          <w:fldChar w:fldCharType="begin"/>
        </w:r>
        <w:r>
          <w:rPr>
            <w:noProof/>
            <w:webHidden/>
          </w:rPr>
          <w:instrText xml:space="preserve"> PAGEREF _Toc238197626 \h </w:instrText>
        </w:r>
        <w:r>
          <w:rPr>
            <w:noProof/>
            <w:webHidden/>
          </w:rPr>
        </w:r>
        <w:r>
          <w:rPr>
            <w:noProof/>
            <w:webHidden/>
          </w:rPr>
          <w:fldChar w:fldCharType="separate"/>
        </w:r>
        <w:r>
          <w:rPr>
            <w:noProof/>
            <w:webHidden/>
          </w:rPr>
          <w:t>96</w:t>
        </w:r>
        <w:r>
          <w:rPr>
            <w:noProof/>
            <w:webHidden/>
          </w:rPr>
          <w:fldChar w:fldCharType="end"/>
        </w:r>
      </w:hyperlink>
    </w:p>
    <w:p w14:paraId="4C46A638" w14:textId="3DCCC555" w:rsidR="00097A40" w:rsidRDefault="00097A40">
      <w:pPr>
        <w:pStyle w:val="TOC3"/>
        <w:rPr>
          <w:rFonts w:asciiTheme="minorHAnsi" w:eastAsiaTheme="minorEastAsia" w:hAnsiTheme="minorHAnsi" w:cstheme="minorBidi"/>
          <w:noProof/>
          <w:kern w:val="2"/>
          <w14:ligatures w14:val="standardContextual"/>
        </w:rPr>
      </w:pPr>
      <w:hyperlink w:anchor="_Toc238197627" w:history="1">
        <w:r w:rsidRPr="00811431">
          <w:rPr>
            <w:rStyle w:val="Hyperlink"/>
            <w:noProof/>
          </w:rPr>
          <w:t>§1929.</w:t>
        </w:r>
        <w:r>
          <w:rPr>
            <w:rFonts w:asciiTheme="minorHAnsi" w:eastAsiaTheme="minorEastAsia" w:hAnsiTheme="minorHAnsi" w:cstheme="minorBidi"/>
            <w:noProof/>
            <w:kern w:val="2"/>
            <w14:ligatures w14:val="standardContextual"/>
          </w:rPr>
          <w:tab/>
        </w:r>
        <w:r w:rsidRPr="00811431">
          <w:rPr>
            <w:rStyle w:val="Hyperlink"/>
            <w:noProof/>
          </w:rPr>
          <w:t>Private Adoption of Certain Infants Deduction</w:t>
        </w:r>
        <w:r>
          <w:rPr>
            <w:noProof/>
            <w:webHidden/>
          </w:rPr>
          <w:tab/>
        </w:r>
        <w:r>
          <w:rPr>
            <w:noProof/>
            <w:webHidden/>
          </w:rPr>
          <w:fldChar w:fldCharType="begin"/>
        </w:r>
        <w:r>
          <w:rPr>
            <w:noProof/>
            <w:webHidden/>
          </w:rPr>
          <w:instrText xml:space="preserve"> PAGEREF _Toc238197627 \h </w:instrText>
        </w:r>
        <w:r>
          <w:rPr>
            <w:noProof/>
            <w:webHidden/>
          </w:rPr>
        </w:r>
        <w:r>
          <w:rPr>
            <w:noProof/>
            <w:webHidden/>
          </w:rPr>
          <w:fldChar w:fldCharType="separate"/>
        </w:r>
        <w:r>
          <w:rPr>
            <w:noProof/>
            <w:webHidden/>
          </w:rPr>
          <w:t>97</w:t>
        </w:r>
        <w:r>
          <w:rPr>
            <w:noProof/>
            <w:webHidden/>
          </w:rPr>
          <w:fldChar w:fldCharType="end"/>
        </w:r>
      </w:hyperlink>
    </w:p>
    <w:p w14:paraId="4D6390D4" w14:textId="6B82AB73" w:rsidR="00097A40" w:rsidRDefault="00097A40">
      <w:pPr>
        <w:pStyle w:val="TOC3"/>
        <w:rPr>
          <w:rFonts w:asciiTheme="minorHAnsi" w:eastAsiaTheme="minorEastAsia" w:hAnsiTheme="minorHAnsi" w:cstheme="minorBidi"/>
          <w:noProof/>
          <w:kern w:val="2"/>
          <w14:ligatures w14:val="standardContextual"/>
        </w:rPr>
      </w:pPr>
      <w:hyperlink w:anchor="_Toc238197628" w:history="1">
        <w:r w:rsidRPr="00811431">
          <w:rPr>
            <w:rStyle w:val="Hyperlink"/>
            <w:noProof/>
          </w:rPr>
          <w:t>§1931.</w:t>
        </w:r>
        <w:r>
          <w:rPr>
            <w:rFonts w:asciiTheme="minorHAnsi" w:eastAsiaTheme="minorEastAsia" w:hAnsiTheme="minorHAnsi" w:cstheme="minorBidi"/>
            <w:noProof/>
            <w:kern w:val="2"/>
            <w14:ligatures w14:val="standardContextual"/>
          </w:rPr>
          <w:tab/>
        </w:r>
        <w:r w:rsidRPr="00811431">
          <w:rPr>
            <w:rStyle w:val="Hyperlink"/>
            <w:noProof/>
          </w:rPr>
          <w:t>Credit for Adoption of Unrelated Infant</w:t>
        </w:r>
        <w:r>
          <w:rPr>
            <w:noProof/>
            <w:webHidden/>
          </w:rPr>
          <w:tab/>
        </w:r>
        <w:r>
          <w:rPr>
            <w:noProof/>
            <w:webHidden/>
          </w:rPr>
          <w:fldChar w:fldCharType="begin"/>
        </w:r>
        <w:r>
          <w:rPr>
            <w:noProof/>
            <w:webHidden/>
          </w:rPr>
          <w:instrText xml:space="preserve"> PAGEREF _Toc238197628 \h </w:instrText>
        </w:r>
        <w:r>
          <w:rPr>
            <w:noProof/>
            <w:webHidden/>
          </w:rPr>
        </w:r>
        <w:r>
          <w:rPr>
            <w:noProof/>
            <w:webHidden/>
          </w:rPr>
          <w:fldChar w:fldCharType="separate"/>
        </w:r>
        <w:r>
          <w:rPr>
            <w:noProof/>
            <w:webHidden/>
          </w:rPr>
          <w:t>97</w:t>
        </w:r>
        <w:r>
          <w:rPr>
            <w:noProof/>
            <w:webHidden/>
          </w:rPr>
          <w:fldChar w:fldCharType="end"/>
        </w:r>
      </w:hyperlink>
    </w:p>
    <w:p w14:paraId="7FB7F0B9" w14:textId="6426D636" w:rsidR="00097A40" w:rsidRDefault="00097A40">
      <w:pPr>
        <w:pStyle w:val="TOC3"/>
        <w:rPr>
          <w:rFonts w:asciiTheme="minorHAnsi" w:eastAsiaTheme="minorEastAsia" w:hAnsiTheme="minorHAnsi" w:cstheme="minorBidi"/>
          <w:noProof/>
          <w:kern w:val="2"/>
          <w14:ligatures w14:val="standardContextual"/>
        </w:rPr>
      </w:pPr>
      <w:hyperlink w:anchor="_Toc238197629" w:history="1">
        <w:r w:rsidRPr="00811431">
          <w:rPr>
            <w:rStyle w:val="Hyperlink"/>
            <w:noProof/>
          </w:rPr>
          <w:t>§1933.</w:t>
        </w:r>
        <w:r>
          <w:rPr>
            <w:rFonts w:asciiTheme="minorHAnsi" w:eastAsiaTheme="minorEastAsia" w:hAnsiTheme="minorHAnsi" w:cstheme="minorBidi"/>
            <w:noProof/>
            <w:kern w:val="2"/>
            <w14:ligatures w14:val="standardContextual"/>
          </w:rPr>
          <w:tab/>
        </w:r>
        <w:r w:rsidRPr="00811431">
          <w:rPr>
            <w:rStyle w:val="Hyperlink"/>
            <w:noProof/>
          </w:rPr>
          <w:t>Restaurant Oyster Shell Recycling Tax Credit</w:t>
        </w:r>
        <w:r>
          <w:rPr>
            <w:noProof/>
            <w:webHidden/>
          </w:rPr>
          <w:tab/>
        </w:r>
        <w:r>
          <w:rPr>
            <w:noProof/>
            <w:webHidden/>
          </w:rPr>
          <w:fldChar w:fldCharType="begin"/>
        </w:r>
        <w:r>
          <w:rPr>
            <w:noProof/>
            <w:webHidden/>
          </w:rPr>
          <w:instrText xml:space="preserve"> PAGEREF _Toc238197629 \h </w:instrText>
        </w:r>
        <w:r>
          <w:rPr>
            <w:noProof/>
            <w:webHidden/>
          </w:rPr>
        </w:r>
        <w:r>
          <w:rPr>
            <w:noProof/>
            <w:webHidden/>
          </w:rPr>
          <w:fldChar w:fldCharType="separate"/>
        </w:r>
        <w:r>
          <w:rPr>
            <w:noProof/>
            <w:webHidden/>
          </w:rPr>
          <w:t>98</w:t>
        </w:r>
        <w:r>
          <w:rPr>
            <w:noProof/>
            <w:webHidden/>
          </w:rPr>
          <w:fldChar w:fldCharType="end"/>
        </w:r>
      </w:hyperlink>
    </w:p>
    <w:p w14:paraId="4E9AF5FF" w14:textId="087170DB" w:rsidR="00097A40" w:rsidRDefault="00097A40">
      <w:pPr>
        <w:pStyle w:val="TOC3"/>
        <w:rPr>
          <w:rFonts w:asciiTheme="minorHAnsi" w:eastAsiaTheme="minorEastAsia" w:hAnsiTheme="minorHAnsi" w:cstheme="minorBidi"/>
          <w:noProof/>
          <w:kern w:val="2"/>
          <w14:ligatures w14:val="standardContextual"/>
        </w:rPr>
      </w:pPr>
      <w:hyperlink w:anchor="_Toc238197630" w:history="1">
        <w:r w:rsidRPr="00811431">
          <w:rPr>
            <w:rStyle w:val="Hyperlink"/>
            <w:noProof/>
          </w:rPr>
          <w:t>§1935.</w:t>
        </w:r>
        <w:r>
          <w:rPr>
            <w:rFonts w:asciiTheme="minorHAnsi" w:eastAsiaTheme="minorEastAsia" w:hAnsiTheme="minorHAnsi" w:cstheme="minorBidi"/>
            <w:noProof/>
            <w:kern w:val="2"/>
            <w14:ligatures w14:val="standardContextual"/>
          </w:rPr>
          <w:tab/>
        </w:r>
        <w:r w:rsidRPr="00811431">
          <w:rPr>
            <w:rStyle w:val="Hyperlink"/>
            <w:noProof/>
          </w:rPr>
          <w:t>Louisiana Fortified Roof Tax Credit Program</w:t>
        </w:r>
        <w:r>
          <w:rPr>
            <w:noProof/>
            <w:webHidden/>
          </w:rPr>
          <w:tab/>
        </w:r>
        <w:r>
          <w:rPr>
            <w:noProof/>
            <w:webHidden/>
          </w:rPr>
          <w:fldChar w:fldCharType="begin"/>
        </w:r>
        <w:r>
          <w:rPr>
            <w:noProof/>
            <w:webHidden/>
          </w:rPr>
          <w:instrText xml:space="preserve"> PAGEREF _Toc238197630 \h </w:instrText>
        </w:r>
        <w:r>
          <w:rPr>
            <w:noProof/>
            <w:webHidden/>
          </w:rPr>
        </w:r>
        <w:r>
          <w:rPr>
            <w:noProof/>
            <w:webHidden/>
          </w:rPr>
          <w:fldChar w:fldCharType="separate"/>
        </w:r>
        <w:r>
          <w:rPr>
            <w:noProof/>
            <w:webHidden/>
          </w:rPr>
          <w:t>99</w:t>
        </w:r>
        <w:r>
          <w:rPr>
            <w:noProof/>
            <w:webHidden/>
          </w:rPr>
          <w:fldChar w:fldCharType="end"/>
        </w:r>
      </w:hyperlink>
    </w:p>
    <w:p w14:paraId="29DC1D2B" w14:textId="2FBFAD4B" w:rsidR="00097A40" w:rsidRDefault="00097A40">
      <w:pPr>
        <w:pStyle w:val="TOC3"/>
        <w:rPr>
          <w:rFonts w:asciiTheme="minorHAnsi" w:eastAsiaTheme="minorEastAsia" w:hAnsiTheme="minorHAnsi" w:cstheme="minorBidi"/>
          <w:noProof/>
          <w:kern w:val="2"/>
          <w14:ligatures w14:val="standardContextual"/>
        </w:rPr>
      </w:pPr>
      <w:hyperlink w:anchor="_Toc238197631" w:history="1">
        <w:r w:rsidRPr="00811431">
          <w:rPr>
            <w:rStyle w:val="Hyperlink"/>
            <w:noProof/>
          </w:rPr>
          <w:t>§1937.</w:t>
        </w:r>
        <w:r>
          <w:rPr>
            <w:rFonts w:asciiTheme="minorHAnsi" w:eastAsiaTheme="minorEastAsia" w:hAnsiTheme="minorHAnsi" w:cstheme="minorBidi"/>
            <w:noProof/>
            <w:kern w:val="2"/>
            <w14:ligatures w14:val="standardContextual"/>
          </w:rPr>
          <w:tab/>
        </w:r>
        <w:r w:rsidRPr="00811431">
          <w:rPr>
            <w:rStyle w:val="Hyperlink"/>
            <w:noProof/>
          </w:rPr>
          <w:t>Construction Code Retrofitting Deduction</w:t>
        </w:r>
        <w:r>
          <w:rPr>
            <w:noProof/>
            <w:webHidden/>
          </w:rPr>
          <w:tab/>
        </w:r>
        <w:r>
          <w:rPr>
            <w:noProof/>
            <w:webHidden/>
          </w:rPr>
          <w:fldChar w:fldCharType="begin"/>
        </w:r>
        <w:r>
          <w:rPr>
            <w:noProof/>
            <w:webHidden/>
          </w:rPr>
          <w:instrText xml:space="preserve"> PAGEREF _Toc238197631 \h </w:instrText>
        </w:r>
        <w:r>
          <w:rPr>
            <w:noProof/>
            <w:webHidden/>
          </w:rPr>
        </w:r>
        <w:r>
          <w:rPr>
            <w:noProof/>
            <w:webHidden/>
          </w:rPr>
          <w:fldChar w:fldCharType="separate"/>
        </w:r>
        <w:r>
          <w:rPr>
            <w:noProof/>
            <w:webHidden/>
          </w:rPr>
          <w:t>101</w:t>
        </w:r>
        <w:r>
          <w:rPr>
            <w:noProof/>
            <w:webHidden/>
          </w:rPr>
          <w:fldChar w:fldCharType="end"/>
        </w:r>
      </w:hyperlink>
    </w:p>
    <w:p w14:paraId="7C57B2D0" w14:textId="16BDA3D6" w:rsidR="00097A40" w:rsidRDefault="00097A40" w:rsidP="00AF136C">
      <w:pPr>
        <w:pStyle w:val="TOC2"/>
        <w:rPr>
          <w:rFonts w:asciiTheme="minorHAnsi" w:eastAsiaTheme="minorEastAsia" w:hAnsiTheme="minorHAnsi" w:cstheme="minorBidi"/>
          <w:bCs w:val="0"/>
          <w:kern w:val="2"/>
          <w14:ligatures w14:val="standardContextual"/>
        </w:rPr>
      </w:pPr>
      <w:hyperlink w:anchor="_Toc238197632" w:history="1">
        <w:r w:rsidRPr="00811431">
          <w:rPr>
            <w:rStyle w:val="Hyperlink"/>
          </w:rPr>
          <w:t>Chapter 29.</w:t>
        </w:r>
        <w:r>
          <w:rPr>
            <w:rFonts w:asciiTheme="minorHAnsi" w:eastAsiaTheme="minorEastAsia" w:hAnsiTheme="minorHAnsi" w:cstheme="minorBidi"/>
            <w:bCs w:val="0"/>
            <w:kern w:val="2"/>
            <w14:ligatures w14:val="standardContextual"/>
          </w:rPr>
          <w:tab/>
        </w:r>
        <w:r w:rsidRPr="00811431">
          <w:rPr>
            <w:rStyle w:val="Hyperlink"/>
          </w:rPr>
          <w:t>Natural Resources: Severance Tax</w:t>
        </w:r>
        <w:r>
          <w:rPr>
            <w:webHidden/>
          </w:rPr>
          <w:tab/>
        </w:r>
        <w:r>
          <w:rPr>
            <w:webHidden/>
          </w:rPr>
          <w:fldChar w:fldCharType="begin"/>
        </w:r>
        <w:r>
          <w:rPr>
            <w:webHidden/>
          </w:rPr>
          <w:instrText xml:space="preserve"> PAGEREF _Toc238197632 \h </w:instrText>
        </w:r>
        <w:r>
          <w:rPr>
            <w:webHidden/>
          </w:rPr>
        </w:r>
        <w:r>
          <w:rPr>
            <w:webHidden/>
          </w:rPr>
          <w:fldChar w:fldCharType="separate"/>
        </w:r>
        <w:r>
          <w:rPr>
            <w:webHidden/>
          </w:rPr>
          <w:t>101</w:t>
        </w:r>
        <w:r>
          <w:rPr>
            <w:webHidden/>
          </w:rPr>
          <w:fldChar w:fldCharType="end"/>
        </w:r>
      </w:hyperlink>
    </w:p>
    <w:p w14:paraId="4B73DE9B" w14:textId="1C819799" w:rsidR="00097A40" w:rsidRDefault="00097A40" w:rsidP="00AF136C">
      <w:pPr>
        <w:pStyle w:val="TOC3"/>
        <w:keepNext/>
        <w:rPr>
          <w:rFonts w:asciiTheme="minorHAnsi" w:eastAsiaTheme="minorEastAsia" w:hAnsiTheme="minorHAnsi" w:cstheme="minorBidi"/>
          <w:noProof/>
          <w:kern w:val="2"/>
          <w14:ligatures w14:val="standardContextual"/>
        </w:rPr>
      </w:pPr>
      <w:hyperlink w:anchor="_Toc238197633" w:history="1">
        <w:r w:rsidRPr="00811431">
          <w:rPr>
            <w:rStyle w:val="Hyperlink"/>
            <w:noProof/>
          </w:rPr>
          <w:t>§2901.</w:t>
        </w:r>
        <w:r>
          <w:rPr>
            <w:rFonts w:asciiTheme="minorHAnsi" w:eastAsiaTheme="minorEastAsia" w:hAnsiTheme="minorHAnsi" w:cstheme="minorBidi"/>
            <w:noProof/>
            <w:kern w:val="2"/>
            <w14:ligatures w14:val="standardContextual"/>
          </w:rPr>
          <w:tab/>
        </w:r>
        <w:r w:rsidRPr="00811431">
          <w:rPr>
            <w:rStyle w:val="Hyperlink"/>
            <w:noProof/>
          </w:rPr>
          <w:t>Severance Tax on Timber, Pulpwood and Minerals Other Than Gas and Oil</w:t>
        </w:r>
        <w:r>
          <w:rPr>
            <w:noProof/>
            <w:webHidden/>
          </w:rPr>
          <w:tab/>
        </w:r>
        <w:r>
          <w:rPr>
            <w:noProof/>
            <w:webHidden/>
          </w:rPr>
          <w:fldChar w:fldCharType="begin"/>
        </w:r>
        <w:r>
          <w:rPr>
            <w:noProof/>
            <w:webHidden/>
          </w:rPr>
          <w:instrText xml:space="preserve"> PAGEREF _Toc238197633 \h </w:instrText>
        </w:r>
        <w:r>
          <w:rPr>
            <w:noProof/>
            <w:webHidden/>
          </w:rPr>
        </w:r>
        <w:r>
          <w:rPr>
            <w:noProof/>
            <w:webHidden/>
          </w:rPr>
          <w:fldChar w:fldCharType="separate"/>
        </w:r>
        <w:r>
          <w:rPr>
            <w:noProof/>
            <w:webHidden/>
          </w:rPr>
          <w:t>101</w:t>
        </w:r>
        <w:r>
          <w:rPr>
            <w:noProof/>
            <w:webHidden/>
          </w:rPr>
          <w:fldChar w:fldCharType="end"/>
        </w:r>
      </w:hyperlink>
    </w:p>
    <w:p w14:paraId="372FC2B1" w14:textId="08615537" w:rsidR="00097A40" w:rsidRDefault="00097A40" w:rsidP="00AF136C">
      <w:pPr>
        <w:pStyle w:val="TOC3"/>
        <w:keepNext/>
        <w:rPr>
          <w:rFonts w:asciiTheme="minorHAnsi" w:eastAsiaTheme="minorEastAsia" w:hAnsiTheme="minorHAnsi" w:cstheme="minorBidi"/>
          <w:noProof/>
          <w:kern w:val="2"/>
          <w14:ligatures w14:val="standardContextual"/>
        </w:rPr>
      </w:pPr>
      <w:hyperlink w:anchor="_Toc238197634" w:history="1">
        <w:r w:rsidRPr="00811431">
          <w:rPr>
            <w:rStyle w:val="Hyperlink"/>
            <w:noProof/>
          </w:rPr>
          <w:t>§2903.</w:t>
        </w:r>
        <w:r>
          <w:rPr>
            <w:rFonts w:asciiTheme="minorHAnsi" w:eastAsiaTheme="minorEastAsia" w:hAnsiTheme="minorHAnsi" w:cstheme="minorBidi"/>
            <w:noProof/>
            <w:kern w:val="2"/>
            <w14:ligatures w14:val="standardContextual"/>
          </w:rPr>
          <w:tab/>
        </w:r>
        <w:r w:rsidRPr="00811431">
          <w:rPr>
            <w:rStyle w:val="Hyperlink"/>
            <w:noProof/>
          </w:rPr>
          <w:t xml:space="preserve">Severance Taxes on Oil; Distillate, Condensate or Similar Natural Resources; </w:t>
        </w:r>
        <w:r w:rsidR="00AF136C">
          <w:rPr>
            <w:rStyle w:val="Hyperlink"/>
            <w:noProof/>
          </w:rPr>
          <w:br/>
        </w:r>
        <w:r w:rsidRPr="00811431">
          <w:rPr>
            <w:rStyle w:val="Hyperlink"/>
            <w:noProof/>
          </w:rPr>
          <w:t xml:space="preserve">Natural Gasoline or Casinghead Gasoline; Liquefied Petroleum Gases and Other </w:t>
        </w:r>
        <w:r w:rsidR="00AF136C">
          <w:rPr>
            <w:rStyle w:val="Hyperlink"/>
            <w:noProof/>
          </w:rPr>
          <w:br/>
        </w:r>
        <w:r w:rsidRPr="00811431">
          <w:rPr>
            <w:rStyle w:val="Hyperlink"/>
            <w:noProof/>
          </w:rPr>
          <w:t>Natural Gas Liquids; and Gas</w:t>
        </w:r>
        <w:r>
          <w:rPr>
            <w:noProof/>
            <w:webHidden/>
          </w:rPr>
          <w:tab/>
        </w:r>
        <w:r>
          <w:rPr>
            <w:noProof/>
            <w:webHidden/>
          </w:rPr>
          <w:fldChar w:fldCharType="begin"/>
        </w:r>
        <w:r>
          <w:rPr>
            <w:noProof/>
            <w:webHidden/>
          </w:rPr>
          <w:instrText xml:space="preserve"> PAGEREF _Toc238197634 \h </w:instrText>
        </w:r>
        <w:r>
          <w:rPr>
            <w:noProof/>
            <w:webHidden/>
          </w:rPr>
        </w:r>
        <w:r>
          <w:rPr>
            <w:noProof/>
            <w:webHidden/>
          </w:rPr>
          <w:fldChar w:fldCharType="separate"/>
        </w:r>
        <w:r>
          <w:rPr>
            <w:noProof/>
            <w:webHidden/>
          </w:rPr>
          <w:t>103</w:t>
        </w:r>
        <w:r>
          <w:rPr>
            <w:noProof/>
            <w:webHidden/>
          </w:rPr>
          <w:fldChar w:fldCharType="end"/>
        </w:r>
      </w:hyperlink>
    </w:p>
    <w:p w14:paraId="3E4CC6BC" w14:textId="69AE4E3C" w:rsidR="00097A40" w:rsidRDefault="00097A40">
      <w:pPr>
        <w:pStyle w:val="TOC2"/>
        <w:rPr>
          <w:rFonts w:asciiTheme="minorHAnsi" w:eastAsiaTheme="minorEastAsia" w:hAnsiTheme="minorHAnsi" w:cstheme="minorBidi"/>
          <w:bCs w:val="0"/>
          <w:kern w:val="2"/>
          <w14:ligatures w14:val="standardContextual"/>
        </w:rPr>
      </w:pPr>
      <w:hyperlink w:anchor="_Toc238197635" w:history="1">
        <w:r w:rsidRPr="00811431">
          <w:rPr>
            <w:rStyle w:val="Hyperlink"/>
          </w:rPr>
          <w:t>Chapter 31.</w:t>
        </w:r>
        <w:r>
          <w:rPr>
            <w:rFonts w:asciiTheme="minorHAnsi" w:eastAsiaTheme="minorEastAsia" w:hAnsiTheme="minorHAnsi" w:cstheme="minorBidi"/>
            <w:bCs w:val="0"/>
            <w:kern w:val="2"/>
            <w14:ligatures w14:val="standardContextual"/>
          </w:rPr>
          <w:tab/>
        </w:r>
        <w:r w:rsidRPr="00811431">
          <w:rPr>
            <w:rStyle w:val="Hyperlink"/>
          </w:rPr>
          <w:t>Petroleum Products: Gasoline Tax</w:t>
        </w:r>
        <w:r>
          <w:rPr>
            <w:webHidden/>
          </w:rPr>
          <w:tab/>
        </w:r>
        <w:r>
          <w:rPr>
            <w:webHidden/>
          </w:rPr>
          <w:fldChar w:fldCharType="begin"/>
        </w:r>
        <w:r>
          <w:rPr>
            <w:webHidden/>
          </w:rPr>
          <w:instrText xml:space="preserve"> PAGEREF _Toc238197635 \h </w:instrText>
        </w:r>
        <w:r>
          <w:rPr>
            <w:webHidden/>
          </w:rPr>
        </w:r>
        <w:r>
          <w:rPr>
            <w:webHidden/>
          </w:rPr>
          <w:fldChar w:fldCharType="separate"/>
        </w:r>
        <w:r>
          <w:rPr>
            <w:webHidden/>
          </w:rPr>
          <w:t>107</w:t>
        </w:r>
        <w:r>
          <w:rPr>
            <w:webHidden/>
          </w:rPr>
          <w:fldChar w:fldCharType="end"/>
        </w:r>
      </w:hyperlink>
    </w:p>
    <w:p w14:paraId="2270EA3F" w14:textId="0DA2FE8B" w:rsidR="00097A40" w:rsidRDefault="00097A40">
      <w:pPr>
        <w:pStyle w:val="TOC3"/>
        <w:rPr>
          <w:rFonts w:asciiTheme="minorHAnsi" w:eastAsiaTheme="minorEastAsia" w:hAnsiTheme="minorHAnsi" w:cstheme="minorBidi"/>
          <w:noProof/>
          <w:kern w:val="2"/>
          <w14:ligatures w14:val="standardContextual"/>
        </w:rPr>
      </w:pPr>
      <w:hyperlink w:anchor="_Toc238197636" w:history="1">
        <w:r w:rsidRPr="00811431">
          <w:rPr>
            <w:rStyle w:val="Hyperlink"/>
            <w:noProof/>
          </w:rPr>
          <w:t>§3101.</w:t>
        </w:r>
        <w:r>
          <w:rPr>
            <w:rFonts w:asciiTheme="minorHAnsi" w:eastAsiaTheme="minorEastAsia" w:hAnsiTheme="minorHAnsi" w:cstheme="minorBidi"/>
            <w:noProof/>
            <w:kern w:val="2"/>
            <w14:ligatures w14:val="standardContextual"/>
          </w:rPr>
          <w:tab/>
        </w:r>
        <w:r w:rsidRPr="00811431">
          <w:rPr>
            <w:rStyle w:val="Hyperlink"/>
            <w:noProof/>
          </w:rPr>
          <w:t>Government Exemptions</w:t>
        </w:r>
        <w:r>
          <w:rPr>
            <w:noProof/>
            <w:webHidden/>
          </w:rPr>
          <w:tab/>
        </w:r>
        <w:r>
          <w:rPr>
            <w:noProof/>
            <w:webHidden/>
          </w:rPr>
          <w:fldChar w:fldCharType="begin"/>
        </w:r>
        <w:r>
          <w:rPr>
            <w:noProof/>
            <w:webHidden/>
          </w:rPr>
          <w:instrText xml:space="preserve"> PAGEREF _Toc238197636 \h </w:instrText>
        </w:r>
        <w:r>
          <w:rPr>
            <w:noProof/>
            <w:webHidden/>
          </w:rPr>
        </w:r>
        <w:r>
          <w:rPr>
            <w:noProof/>
            <w:webHidden/>
          </w:rPr>
          <w:fldChar w:fldCharType="separate"/>
        </w:r>
        <w:r>
          <w:rPr>
            <w:noProof/>
            <w:webHidden/>
          </w:rPr>
          <w:t>107</w:t>
        </w:r>
        <w:r>
          <w:rPr>
            <w:noProof/>
            <w:webHidden/>
          </w:rPr>
          <w:fldChar w:fldCharType="end"/>
        </w:r>
      </w:hyperlink>
    </w:p>
    <w:p w14:paraId="60D74575" w14:textId="7C87DF86" w:rsidR="00097A40" w:rsidRDefault="00097A40">
      <w:pPr>
        <w:pStyle w:val="TOC3"/>
        <w:rPr>
          <w:rFonts w:asciiTheme="minorHAnsi" w:eastAsiaTheme="minorEastAsia" w:hAnsiTheme="minorHAnsi" w:cstheme="minorBidi"/>
          <w:noProof/>
          <w:kern w:val="2"/>
          <w14:ligatures w14:val="standardContextual"/>
        </w:rPr>
      </w:pPr>
      <w:hyperlink w:anchor="_Toc238197637" w:history="1">
        <w:r w:rsidRPr="00811431">
          <w:rPr>
            <w:rStyle w:val="Hyperlink"/>
            <w:noProof/>
          </w:rPr>
          <w:t>§3103.</w:t>
        </w:r>
        <w:r>
          <w:rPr>
            <w:rFonts w:asciiTheme="minorHAnsi" w:eastAsiaTheme="minorEastAsia" w:hAnsiTheme="minorHAnsi" w:cstheme="minorBidi"/>
            <w:noProof/>
            <w:kern w:val="2"/>
            <w14:ligatures w14:val="standardContextual"/>
          </w:rPr>
          <w:tab/>
        </w:r>
        <w:r w:rsidRPr="00811431">
          <w:rPr>
            <w:rStyle w:val="Hyperlink"/>
            <w:noProof/>
          </w:rPr>
          <w:t>Bonded Jobbers</w:t>
        </w:r>
        <w:r>
          <w:rPr>
            <w:noProof/>
            <w:webHidden/>
          </w:rPr>
          <w:tab/>
        </w:r>
        <w:r>
          <w:rPr>
            <w:noProof/>
            <w:webHidden/>
          </w:rPr>
          <w:fldChar w:fldCharType="begin"/>
        </w:r>
        <w:r>
          <w:rPr>
            <w:noProof/>
            <w:webHidden/>
          </w:rPr>
          <w:instrText xml:space="preserve"> PAGEREF _Toc238197637 \h </w:instrText>
        </w:r>
        <w:r>
          <w:rPr>
            <w:noProof/>
            <w:webHidden/>
          </w:rPr>
        </w:r>
        <w:r>
          <w:rPr>
            <w:noProof/>
            <w:webHidden/>
          </w:rPr>
          <w:fldChar w:fldCharType="separate"/>
        </w:r>
        <w:r>
          <w:rPr>
            <w:noProof/>
            <w:webHidden/>
          </w:rPr>
          <w:t>108</w:t>
        </w:r>
        <w:r>
          <w:rPr>
            <w:noProof/>
            <w:webHidden/>
          </w:rPr>
          <w:fldChar w:fldCharType="end"/>
        </w:r>
      </w:hyperlink>
    </w:p>
    <w:p w14:paraId="3D9079CA" w14:textId="546B22A5" w:rsidR="00097A40" w:rsidRDefault="00097A40">
      <w:pPr>
        <w:pStyle w:val="TOC3"/>
        <w:rPr>
          <w:rFonts w:asciiTheme="minorHAnsi" w:eastAsiaTheme="minorEastAsia" w:hAnsiTheme="minorHAnsi" w:cstheme="minorBidi"/>
          <w:noProof/>
          <w:kern w:val="2"/>
          <w14:ligatures w14:val="standardContextual"/>
        </w:rPr>
      </w:pPr>
      <w:hyperlink w:anchor="_Toc238197638" w:history="1">
        <w:r w:rsidRPr="00811431">
          <w:rPr>
            <w:rStyle w:val="Hyperlink"/>
            <w:noProof/>
          </w:rPr>
          <w:t>§3105.</w:t>
        </w:r>
        <w:r>
          <w:rPr>
            <w:rFonts w:asciiTheme="minorHAnsi" w:eastAsiaTheme="minorEastAsia" w:hAnsiTheme="minorHAnsi" w:cstheme="minorBidi"/>
            <w:noProof/>
            <w:kern w:val="2"/>
            <w14:ligatures w14:val="standardContextual"/>
          </w:rPr>
          <w:tab/>
        </w:r>
        <w:r w:rsidRPr="00811431">
          <w:rPr>
            <w:rStyle w:val="Hyperlink"/>
            <w:noProof/>
          </w:rPr>
          <w:t>Purchase, Storage and Use of Refund Gasoline by Farmers, Fishermen and Operators of Aircraft</w:t>
        </w:r>
        <w:r>
          <w:rPr>
            <w:noProof/>
            <w:webHidden/>
          </w:rPr>
          <w:tab/>
        </w:r>
        <w:r>
          <w:rPr>
            <w:noProof/>
            <w:webHidden/>
          </w:rPr>
          <w:fldChar w:fldCharType="begin"/>
        </w:r>
        <w:r>
          <w:rPr>
            <w:noProof/>
            <w:webHidden/>
          </w:rPr>
          <w:instrText xml:space="preserve"> PAGEREF _Toc238197638 \h </w:instrText>
        </w:r>
        <w:r>
          <w:rPr>
            <w:noProof/>
            <w:webHidden/>
          </w:rPr>
        </w:r>
        <w:r>
          <w:rPr>
            <w:noProof/>
            <w:webHidden/>
          </w:rPr>
          <w:fldChar w:fldCharType="separate"/>
        </w:r>
        <w:r>
          <w:rPr>
            <w:noProof/>
            <w:webHidden/>
          </w:rPr>
          <w:t>108</w:t>
        </w:r>
        <w:r>
          <w:rPr>
            <w:noProof/>
            <w:webHidden/>
          </w:rPr>
          <w:fldChar w:fldCharType="end"/>
        </w:r>
      </w:hyperlink>
    </w:p>
    <w:p w14:paraId="6A9CFD84" w14:textId="497C0798" w:rsidR="00097A40" w:rsidRDefault="00097A40">
      <w:pPr>
        <w:pStyle w:val="TOC3"/>
        <w:rPr>
          <w:rFonts w:asciiTheme="minorHAnsi" w:eastAsiaTheme="minorEastAsia" w:hAnsiTheme="minorHAnsi" w:cstheme="minorBidi"/>
          <w:noProof/>
          <w:kern w:val="2"/>
          <w14:ligatures w14:val="standardContextual"/>
        </w:rPr>
      </w:pPr>
      <w:hyperlink w:anchor="_Toc238197639" w:history="1">
        <w:r w:rsidRPr="00811431">
          <w:rPr>
            <w:rStyle w:val="Hyperlink"/>
            <w:noProof/>
          </w:rPr>
          <w:t>§3107.</w:t>
        </w:r>
        <w:r>
          <w:rPr>
            <w:rFonts w:asciiTheme="minorHAnsi" w:eastAsiaTheme="minorEastAsia" w:hAnsiTheme="minorHAnsi" w:cstheme="minorBidi"/>
            <w:noProof/>
            <w:kern w:val="2"/>
            <w14:ligatures w14:val="standardContextual"/>
          </w:rPr>
          <w:tab/>
        </w:r>
        <w:r w:rsidRPr="00811431">
          <w:rPr>
            <w:rStyle w:val="Hyperlink"/>
            <w:noProof/>
          </w:rPr>
          <w:t>Sale of Refund Gasoline by Dealers</w:t>
        </w:r>
        <w:r>
          <w:rPr>
            <w:noProof/>
            <w:webHidden/>
          </w:rPr>
          <w:tab/>
        </w:r>
        <w:r>
          <w:rPr>
            <w:noProof/>
            <w:webHidden/>
          </w:rPr>
          <w:fldChar w:fldCharType="begin"/>
        </w:r>
        <w:r>
          <w:rPr>
            <w:noProof/>
            <w:webHidden/>
          </w:rPr>
          <w:instrText xml:space="preserve"> PAGEREF _Toc238197639 \h </w:instrText>
        </w:r>
        <w:r>
          <w:rPr>
            <w:noProof/>
            <w:webHidden/>
          </w:rPr>
        </w:r>
        <w:r>
          <w:rPr>
            <w:noProof/>
            <w:webHidden/>
          </w:rPr>
          <w:fldChar w:fldCharType="separate"/>
        </w:r>
        <w:r>
          <w:rPr>
            <w:noProof/>
            <w:webHidden/>
          </w:rPr>
          <w:t>109</w:t>
        </w:r>
        <w:r>
          <w:rPr>
            <w:noProof/>
            <w:webHidden/>
          </w:rPr>
          <w:fldChar w:fldCharType="end"/>
        </w:r>
      </w:hyperlink>
    </w:p>
    <w:p w14:paraId="23B6A791" w14:textId="4083C9D1" w:rsidR="00097A40" w:rsidRDefault="00097A40">
      <w:pPr>
        <w:pStyle w:val="TOC2"/>
        <w:rPr>
          <w:rFonts w:asciiTheme="minorHAnsi" w:eastAsiaTheme="minorEastAsia" w:hAnsiTheme="minorHAnsi" w:cstheme="minorBidi"/>
          <w:bCs w:val="0"/>
          <w:kern w:val="2"/>
          <w14:ligatures w14:val="standardContextual"/>
        </w:rPr>
      </w:pPr>
      <w:hyperlink w:anchor="_Toc238197640" w:history="1">
        <w:r w:rsidRPr="00811431">
          <w:rPr>
            <w:rStyle w:val="Hyperlink"/>
          </w:rPr>
          <w:t>Chapter 33.</w:t>
        </w:r>
        <w:r>
          <w:rPr>
            <w:rFonts w:asciiTheme="minorHAnsi" w:eastAsiaTheme="minorEastAsia" w:hAnsiTheme="minorHAnsi" w:cstheme="minorBidi"/>
            <w:bCs w:val="0"/>
            <w:kern w:val="2"/>
            <w14:ligatures w14:val="standardContextual"/>
          </w:rPr>
          <w:tab/>
        </w:r>
        <w:r w:rsidRPr="00811431">
          <w:rPr>
            <w:rStyle w:val="Hyperlink"/>
          </w:rPr>
          <w:t>Petroleum Products: Special Fuels Tax</w:t>
        </w:r>
        <w:r>
          <w:rPr>
            <w:webHidden/>
          </w:rPr>
          <w:tab/>
        </w:r>
        <w:r>
          <w:rPr>
            <w:webHidden/>
          </w:rPr>
          <w:fldChar w:fldCharType="begin"/>
        </w:r>
        <w:r>
          <w:rPr>
            <w:webHidden/>
          </w:rPr>
          <w:instrText xml:space="preserve"> PAGEREF _Toc238197640 \h </w:instrText>
        </w:r>
        <w:r>
          <w:rPr>
            <w:webHidden/>
          </w:rPr>
        </w:r>
        <w:r>
          <w:rPr>
            <w:webHidden/>
          </w:rPr>
          <w:fldChar w:fldCharType="separate"/>
        </w:r>
        <w:r>
          <w:rPr>
            <w:webHidden/>
          </w:rPr>
          <w:t>110</w:t>
        </w:r>
        <w:r>
          <w:rPr>
            <w:webHidden/>
          </w:rPr>
          <w:fldChar w:fldCharType="end"/>
        </w:r>
      </w:hyperlink>
    </w:p>
    <w:p w14:paraId="31472DC2" w14:textId="7084573F" w:rsidR="00097A40" w:rsidRDefault="00097A40">
      <w:pPr>
        <w:pStyle w:val="TOC2"/>
        <w:rPr>
          <w:rFonts w:asciiTheme="minorHAnsi" w:eastAsiaTheme="minorEastAsia" w:hAnsiTheme="minorHAnsi" w:cstheme="minorBidi"/>
          <w:bCs w:val="0"/>
          <w:kern w:val="2"/>
          <w14:ligatures w14:val="standardContextual"/>
        </w:rPr>
      </w:pPr>
      <w:hyperlink w:anchor="_Toc238197641" w:history="1">
        <w:r w:rsidRPr="00811431">
          <w:rPr>
            <w:rStyle w:val="Hyperlink"/>
          </w:rPr>
          <w:t>Subchapter A.</w:t>
        </w:r>
        <w:r>
          <w:rPr>
            <w:rFonts w:asciiTheme="minorHAnsi" w:eastAsiaTheme="minorEastAsia" w:hAnsiTheme="minorHAnsi" w:cstheme="minorBidi"/>
            <w:bCs w:val="0"/>
            <w:kern w:val="2"/>
            <w14:ligatures w14:val="standardContextual"/>
          </w:rPr>
          <w:tab/>
        </w:r>
        <w:r w:rsidRPr="00811431">
          <w:rPr>
            <w:rStyle w:val="Hyperlink"/>
          </w:rPr>
          <w:t>Retail Dealers of Special Fuels</w:t>
        </w:r>
        <w:r>
          <w:rPr>
            <w:webHidden/>
          </w:rPr>
          <w:tab/>
        </w:r>
        <w:r>
          <w:rPr>
            <w:webHidden/>
          </w:rPr>
          <w:fldChar w:fldCharType="begin"/>
        </w:r>
        <w:r>
          <w:rPr>
            <w:webHidden/>
          </w:rPr>
          <w:instrText xml:space="preserve"> PAGEREF _Toc238197641 \h </w:instrText>
        </w:r>
        <w:r>
          <w:rPr>
            <w:webHidden/>
          </w:rPr>
        </w:r>
        <w:r>
          <w:rPr>
            <w:webHidden/>
          </w:rPr>
          <w:fldChar w:fldCharType="separate"/>
        </w:r>
        <w:r>
          <w:rPr>
            <w:webHidden/>
          </w:rPr>
          <w:t>110</w:t>
        </w:r>
        <w:r>
          <w:rPr>
            <w:webHidden/>
          </w:rPr>
          <w:fldChar w:fldCharType="end"/>
        </w:r>
      </w:hyperlink>
    </w:p>
    <w:p w14:paraId="12B33B47" w14:textId="39AB1C5A" w:rsidR="00097A40" w:rsidRDefault="00097A40">
      <w:pPr>
        <w:pStyle w:val="TOC3"/>
        <w:rPr>
          <w:rFonts w:asciiTheme="minorHAnsi" w:eastAsiaTheme="minorEastAsia" w:hAnsiTheme="minorHAnsi" w:cstheme="minorBidi"/>
          <w:noProof/>
          <w:kern w:val="2"/>
          <w14:ligatures w14:val="standardContextual"/>
        </w:rPr>
      </w:pPr>
      <w:hyperlink w:anchor="_Toc238197642" w:history="1">
        <w:r w:rsidRPr="00811431">
          <w:rPr>
            <w:rStyle w:val="Hyperlink"/>
            <w:noProof/>
          </w:rPr>
          <w:t>§3301.</w:t>
        </w:r>
        <w:r>
          <w:rPr>
            <w:rFonts w:asciiTheme="minorHAnsi" w:eastAsiaTheme="minorEastAsia" w:hAnsiTheme="minorHAnsi" w:cstheme="minorBidi"/>
            <w:noProof/>
            <w:kern w:val="2"/>
            <w14:ligatures w14:val="standardContextual"/>
          </w:rPr>
          <w:tab/>
        </w:r>
        <w:r w:rsidRPr="00811431">
          <w:rPr>
            <w:rStyle w:val="Hyperlink"/>
            <w:noProof/>
          </w:rPr>
          <w:t>Definitions</w:t>
        </w:r>
        <w:r>
          <w:rPr>
            <w:noProof/>
            <w:webHidden/>
          </w:rPr>
          <w:tab/>
        </w:r>
        <w:r>
          <w:rPr>
            <w:noProof/>
            <w:webHidden/>
          </w:rPr>
          <w:fldChar w:fldCharType="begin"/>
        </w:r>
        <w:r>
          <w:rPr>
            <w:noProof/>
            <w:webHidden/>
          </w:rPr>
          <w:instrText xml:space="preserve"> PAGEREF _Toc238197642 \h </w:instrText>
        </w:r>
        <w:r>
          <w:rPr>
            <w:noProof/>
            <w:webHidden/>
          </w:rPr>
        </w:r>
        <w:r>
          <w:rPr>
            <w:noProof/>
            <w:webHidden/>
          </w:rPr>
          <w:fldChar w:fldCharType="separate"/>
        </w:r>
        <w:r>
          <w:rPr>
            <w:noProof/>
            <w:webHidden/>
          </w:rPr>
          <w:t>110</w:t>
        </w:r>
        <w:r>
          <w:rPr>
            <w:noProof/>
            <w:webHidden/>
          </w:rPr>
          <w:fldChar w:fldCharType="end"/>
        </w:r>
      </w:hyperlink>
    </w:p>
    <w:p w14:paraId="00F5D76E" w14:textId="58AFD3A4" w:rsidR="00097A40" w:rsidRDefault="00097A40">
      <w:pPr>
        <w:pStyle w:val="TOC3"/>
        <w:rPr>
          <w:rFonts w:asciiTheme="minorHAnsi" w:eastAsiaTheme="minorEastAsia" w:hAnsiTheme="minorHAnsi" w:cstheme="minorBidi"/>
          <w:noProof/>
          <w:kern w:val="2"/>
          <w14:ligatures w14:val="standardContextual"/>
        </w:rPr>
      </w:pPr>
      <w:hyperlink w:anchor="_Toc238197643" w:history="1">
        <w:r w:rsidRPr="00811431">
          <w:rPr>
            <w:rStyle w:val="Hyperlink"/>
            <w:noProof/>
          </w:rPr>
          <w:t>§3303.</w:t>
        </w:r>
        <w:r>
          <w:rPr>
            <w:rFonts w:asciiTheme="minorHAnsi" w:eastAsiaTheme="minorEastAsia" w:hAnsiTheme="minorHAnsi" w:cstheme="minorBidi"/>
            <w:noProof/>
            <w:kern w:val="2"/>
            <w14:ligatures w14:val="standardContextual"/>
          </w:rPr>
          <w:tab/>
        </w:r>
        <w:r w:rsidRPr="00811431">
          <w:rPr>
            <w:rStyle w:val="Hyperlink"/>
            <w:noProof/>
          </w:rPr>
          <w:t>Collection and Payment of Tax</w:t>
        </w:r>
        <w:r>
          <w:rPr>
            <w:noProof/>
            <w:webHidden/>
          </w:rPr>
          <w:tab/>
        </w:r>
        <w:r>
          <w:rPr>
            <w:noProof/>
            <w:webHidden/>
          </w:rPr>
          <w:fldChar w:fldCharType="begin"/>
        </w:r>
        <w:r>
          <w:rPr>
            <w:noProof/>
            <w:webHidden/>
          </w:rPr>
          <w:instrText xml:space="preserve"> PAGEREF _Toc238197643 \h </w:instrText>
        </w:r>
        <w:r>
          <w:rPr>
            <w:noProof/>
            <w:webHidden/>
          </w:rPr>
        </w:r>
        <w:r>
          <w:rPr>
            <w:noProof/>
            <w:webHidden/>
          </w:rPr>
          <w:fldChar w:fldCharType="separate"/>
        </w:r>
        <w:r>
          <w:rPr>
            <w:noProof/>
            <w:webHidden/>
          </w:rPr>
          <w:t>110</w:t>
        </w:r>
        <w:r>
          <w:rPr>
            <w:noProof/>
            <w:webHidden/>
          </w:rPr>
          <w:fldChar w:fldCharType="end"/>
        </w:r>
      </w:hyperlink>
    </w:p>
    <w:p w14:paraId="7256591F" w14:textId="67F5ADA8" w:rsidR="00097A40" w:rsidRDefault="00097A40">
      <w:pPr>
        <w:pStyle w:val="TOC3"/>
        <w:rPr>
          <w:rFonts w:asciiTheme="minorHAnsi" w:eastAsiaTheme="minorEastAsia" w:hAnsiTheme="minorHAnsi" w:cstheme="minorBidi"/>
          <w:noProof/>
          <w:kern w:val="2"/>
          <w14:ligatures w14:val="standardContextual"/>
        </w:rPr>
      </w:pPr>
      <w:hyperlink w:anchor="_Toc238197644" w:history="1">
        <w:r w:rsidRPr="00811431">
          <w:rPr>
            <w:rStyle w:val="Hyperlink"/>
            <w:noProof/>
          </w:rPr>
          <w:t>§3305.</w:t>
        </w:r>
        <w:r>
          <w:rPr>
            <w:rFonts w:asciiTheme="minorHAnsi" w:eastAsiaTheme="minorEastAsia" w:hAnsiTheme="minorHAnsi" w:cstheme="minorBidi"/>
            <w:noProof/>
            <w:kern w:val="2"/>
            <w14:ligatures w14:val="standardContextual"/>
          </w:rPr>
          <w:tab/>
        </w:r>
        <w:r w:rsidRPr="00811431">
          <w:rPr>
            <w:rStyle w:val="Hyperlink"/>
            <w:noProof/>
          </w:rPr>
          <w:t>Records Required; Invoices; False or Inadequate Records a Violation</w:t>
        </w:r>
        <w:r>
          <w:rPr>
            <w:noProof/>
            <w:webHidden/>
          </w:rPr>
          <w:tab/>
        </w:r>
        <w:r>
          <w:rPr>
            <w:noProof/>
            <w:webHidden/>
          </w:rPr>
          <w:fldChar w:fldCharType="begin"/>
        </w:r>
        <w:r>
          <w:rPr>
            <w:noProof/>
            <w:webHidden/>
          </w:rPr>
          <w:instrText xml:space="preserve"> PAGEREF _Toc238197644 \h </w:instrText>
        </w:r>
        <w:r>
          <w:rPr>
            <w:noProof/>
            <w:webHidden/>
          </w:rPr>
        </w:r>
        <w:r>
          <w:rPr>
            <w:noProof/>
            <w:webHidden/>
          </w:rPr>
          <w:fldChar w:fldCharType="separate"/>
        </w:r>
        <w:r>
          <w:rPr>
            <w:noProof/>
            <w:webHidden/>
          </w:rPr>
          <w:t>110</w:t>
        </w:r>
        <w:r>
          <w:rPr>
            <w:noProof/>
            <w:webHidden/>
          </w:rPr>
          <w:fldChar w:fldCharType="end"/>
        </w:r>
      </w:hyperlink>
    </w:p>
    <w:p w14:paraId="75A5E302" w14:textId="32B3A656" w:rsidR="00097A40" w:rsidRDefault="00097A40">
      <w:pPr>
        <w:pStyle w:val="TOC3"/>
        <w:rPr>
          <w:rFonts w:asciiTheme="minorHAnsi" w:eastAsiaTheme="minorEastAsia" w:hAnsiTheme="minorHAnsi" w:cstheme="minorBidi"/>
          <w:noProof/>
          <w:kern w:val="2"/>
          <w14:ligatures w14:val="standardContextual"/>
        </w:rPr>
      </w:pPr>
      <w:hyperlink w:anchor="_Toc238197645" w:history="1">
        <w:r w:rsidRPr="00811431">
          <w:rPr>
            <w:rStyle w:val="Hyperlink"/>
            <w:noProof/>
          </w:rPr>
          <w:t>§3307.</w:t>
        </w:r>
        <w:r>
          <w:rPr>
            <w:rFonts w:asciiTheme="minorHAnsi" w:eastAsiaTheme="minorEastAsia" w:hAnsiTheme="minorHAnsi" w:cstheme="minorBidi"/>
            <w:noProof/>
            <w:kern w:val="2"/>
            <w14:ligatures w14:val="standardContextual"/>
          </w:rPr>
          <w:tab/>
        </w:r>
        <w:r w:rsidRPr="00811431">
          <w:rPr>
            <w:rStyle w:val="Hyperlink"/>
            <w:noProof/>
          </w:rPr>
          <w:t>Sale of Dyed Special Fuels</w:t>
        </w:r>
        <w:r>
          <w:rPr>
            <w:noProof/>
            <w:webHidden/>
          </w:rPr>
          <w:tab/>
        </w:r>
        <w:r>
          <w:rPr>
            <w:noProof/>
            <w:webHidden/>
          </w:rPr>
          <w:fldChar w:fldCharType="begin"/>
        </w:r>
        <w:r>
          <w:rPr>
            <w:noProof/>
            <w:webHidden/>
          </w:rPr>
          <w:instrText xml:space="preserve"> PAGEREF _Toc238197645 \h </w:instrText>
        </w:r>
        <w:r>
          <w:rPr>
            <w:noProof/>
            <w:webHidden/>
          </w:rPr>
        </w:r>
        <w:r>
          <w:rPr>
            <w:noProof/>
            <w:webHidden/>
          </w:rPr>
          <w:fldChar w:fldCharType="separate"/>
        </w:r>
        <w:r>
          <w:rPr>
            <w:noProof/>
            <w:webHidden/>
          </w:rPr>
          <w:t>111</w:t>
        </w:r>
        <w:r>
          <w:rPr>
            <w:noProof/>
            <w:webHidden/>
          </w:rPr>
          <w:fldChar w:fldCharType="end"/>
        </w:r>
      </w:hyperlink>
    </w:p>
    <w:p w14:paraId="7802CCEB" w14:textId="0FB13AB3" w:rsidR="00097A40" w:rsidRDefault="00097A40">
      <w:pPr>
        <w:pStyle w:val="TOC2"/>
        <w:rPr>
          <w:rFonts w:asciiTheme="minorHAnsi" w:eastAsiaTheme="minorEastAsia" w:hAnsiTheme="minorHAnsi" w:cstheme="minorBidi"/>
          <w:bCs w:val="0"/>
          <w:kern w:val="2"/>
          <w14:ligatures w14:val="standardContextual"/>
        </w:rPr>
      </w:pPr>
      <w:hyperlink w:anchor="_Toc238197646" w:history="1">
        <w:r w:rsidRPr="00811431">
          <w:rPr>
            <w:rStyle w:val="Hyperlink"/>
          </w:rPr>
          <w:t>Subchapter B.</w:t>
        </w:r>
        <w:r>
          <w:rPr>
            <w:rFonts w:asciiTheme="minorHAnsi" w:eastAsiaTheme="minorEastAsia" w:hAnsiTheme="minorHAnsi" w:cstheme="minorBidi"/>
            <w:bCs w:val="0"/>
            <w:kern w:val="2"/>
            <w14:ligatures w14:val="standardContextual"/>
          </w:rPr>
          <w:tab/>
        </w:r>
        <w:r w:rsidRPr="00811431">
          <w:rPr>
            <w:rStyle w:val="Hyperlink"/>
          </w:rPr>
          <w:t>Users of Special Fuels</w:t>
        </w:r>
        <w:r>
          <w:rPr>
            <w:webHidden/>
          </w:rPr>
          <w:tab/>
        </w:r>
        <w:r>
          <w:rPr>
            <w:webHidden/>
          </w:rPr>
          <w:fldChar w:fldCharType="begin"/>
        </w:r>
        <w:r>
          <w:rPr>
            <w:webHidden/>
          </w:rPr>
          <w:instrText xml:space="preserve"> PAGEREF _Toc238197646 \h </w:instrText>
        </w:r>
        <w:r>
          <w:rPr>
            <w:webHidden/>
          </w:rPr>
        </w:r>
        <w:r>
          <w:rPr>
            <w:webHidden/>
          </w:rPr>
          <w:fldChar w:fldCharType="separate"/>
        </w:r>
        <w:r>
          <w:rPr>
            <w:webHidden/>
          </w:rPr>
          <w:t>111</w:t>
        </w:r>
        <w:r>
          <w:rPr>
            <w:webHidden/>
          </w:rPr>
          <w:fldChar w:fldCharType="end"/>
        </w:r>
      </w:hyperlink>
    </w:p>
    <w:p w14:paraId="1E7C43B1" w14:textId="4A07341E" w:rsidR="00097A40" w:rsidRDefault="00097A40">
      <w:pPr>
        <w:pStyle w:val="TOC3"/>
        <w:rPr>
          <w:rFonts w:asciiTheme="minorHAnsi" w:eastAsiaTheme="minorEastAsia" w:hAnsiTheme="minorHAnsi" w:cstheme="minorBidi"/>
          <w:noProof/>
          <w:kern w:val="2"/>
          <w14:ligatures w14:val="standardContextual"/>
        </w:rPr>
      </w:pPr>
      <w:hyperlink w:anchor="_Toc238197647" w:history="1">
        <w:r w:rsidRPr="00811431">
          <w:rPr>
            <w:rStyle w:val="Hyperlink"/>
            <w:noProof/>
          </w:rPr>
          <w:t>§3351.</w:t>
        </w:r>
        <w:r>
          <w:rPr>
            <w:rFonts w:asciiTheme="minorHAnsi" w:eastAsiaTheme="minorEastAsia" w:hAnsiTheme="minorHAnsi" w:cstheme="minorBidi"/>
            <w:noProof/>
            <w:kern w:val="2"/>
            <w14:ligatures w14:val="standardContextual"/>
          </w:rPr>
          <w:tab/>
        </w:r>
        <w:r w:rsidRPr="00811431">
          <w:rPr>
            <w:rStyle w:val="Hyperlink"/>
            <w:noProof/>
          </w:rPr>
          <w:t>Provisions Relating to Users of Special Fuels</w:t>
        </w:r>
        <w:r>
          <w:rPr>
            <w:noProof/>
            <w:webHidden/>
          </w:rPr>
          <w:tab/>
        </w:r>
        <w:r>
          <w:rPr>
            <w:noProof/>
            <w:webHidden/>
          </w:rPr>
          <w:fldChar w:fldCharType="begin"/>
        </w:r>
        <w:r>
          <w:rPr>
            <w:noProof/>
            <w:webHidden/>
          </w:rPr>
          <w:instrText xml:space="preserve"> PAGEREF _Toc238197647 \h </w:instrText>
        </w:r>
        <w:r>
          <w:rPr>
            <w:noProof/>
            <w:webHidden/>
          </w:rPr>
        </w:r>
        <w:r>
          <w:rPr>
            <w:noProof/>
            <w:webHidden/>
          </w:rPr>
          <w:fldChar w:fldCharType="separate"/>
        </w:r>
        <w:r>
          <w:rPr>
            <w:noProof/>
            <w:webHidden/>
          </w:rPr>
          <w:t>111</w:t>
        </w:r>
        <w:r>
          <w:rPr>
            <w:noProof/>
            <w:webHidden/>
          </w:rPr>
          <w:fldChar w:fldCharType="end"/>
        </w:r>
      </w:hyperlink>
    </w:p>
    <w:p w14:paraId="203D9B92" w14:textId="3F27C0A1" w:rsidR="00097A40" w:rsidRDefault="00097A40">
      <w:pPr>
        <w:pStyle w:val="TOC3"/>
        <w:rPr>
          <w:rFonts w:asciiTheme="minorHAnsi" w:eastAsiaTheme="minorEastAsia" w:hAnsiTheme="minorHAnsi" w:cstheme="minorBidi"/>
          <w:noProof/>
          <w:kern w:val="2"/>
          <w14:ligatures w14:val="standardContextual"/>
        </w:rPr>
      </w:pPr>
      <w:hyperlink w:anchor="_Toc238197648" w:history="1">
        <w:r w:rsidRPr="00811431">
          <w:rPr>
            <w:rStyle w:val="Hyperlink"/>
            <w:noProof/>
          </w:rPr>
          <w:t>§3353.</w:t>
        </w:r>
        <w:r>
          <w:rPr>
            <w:rFonts w:asciiTheme="minorHAnsi" w:eastAsiaTheme="minorEastAsia" w:hAnsiTheme="minorHAnsi" w:cstheme="minorBidi"/>
            <w:noProof/>
            <w:kern w:val="2"/>
            <w14:ligatures w14:val="standardContextual"/>
          </w:rPr>
          <w:tab/>
        </w:r>
        <w:r w:rsidRPr="00811431">
          <w:rPr>
            <w:rStyle w:val="Hyperlink"/>
            <w:noProof/>
          </w:rPr>
          <w:t>Invoice Requirements</w:t>
        </w:r>
        <w:r>
          <w:rPr>
            <w:noProof/>
            <w:webHidden/>
          </w:rPr>
          <w:tab/>
        </w:r>
        <w:r>
          <w:rPr>
            <w:noProof/>
            <w:webHidden/>
          </w:rPr>
          <w:fldChar w:fldCharType="begin"/>
        </w:r>
        <w:r>
          <w:rPr>
            <w:noProof/>
            <w:webHidden/>
          </w:rPr>
          <w:instrText xml:space="preserve"> PAGEREF _Toc238197648 \h </w:instrText>
        </w:r>
        <w:r>
          <w:rPr>
            <w:noProof/>
            <w:webHidden/>
          </w:rPr>
        </w:r>
        <w:r>
          <w:rPr>
            <w:noProof/>
            <w:webHidden/>
          </w:rPr>
          <w:fldChar w:fldCharType="separate"/>
        </w:r>
        <w:r>
          <w:rPr>
            <w:noProof/>
            <w:webHidden/>
          </w:rPr>
          <w:t>113</w:t>
        </w:r>
        <w:r>
          <w:rPr>
            <w:noProof/>
            <w:webHidden/>
          </w:rPr>
          <w:fldChar w:fldCharType="end"/>
        </w:r>
      </w:hyperlink>
    </w:p>
    <w:p w14:paraId="7685E157" w14:textId="20DC99BF" w:rsidR="00097A40" w:rsidRDefault="00097A40">
      <w:pPr>
        <w:pStyle w:val="TOC3"/>
        <w:rPr>
          <w:rFonts w:asciiTheme="minorHAnsi" w:eastAsiaTheme="minorEastAsia" w:hAnsiTheme="minorHAnsi" w:cstheme="minorBidi"/>
          <w:noProof/>
          <w:kern w:val="2"/>
          <w14:ligatures w14:val="standardContextual"/>
        </w:rPr>
      </w:pPr>
      <w:hyperlink w:anchor="_Toc238197649" w:history="1">
        <w:r w:rsidRPr="00811431">
          <w:rPr>
            <w:rStyle w:val="Hyperlink"/>
            <w:noProof/>
          </w:rPr>
          <w:t>§3355.</w:t>
        </w:r>
        <w:r>
          <w:rPr>
            <w:rFonts w:asciiTheme="minorHAnsi" w:eastAsiaTheme="minorEastAsia" w:hAnsiTheme="minorHAnsi" w:cstheme="minorBidi"/>
            <w:noProof/>
            <w:kern w:val="2"/>
            <w14:ligatures w14:val="standardContextual"/>
          </w:rPr>
          <w:tab/>
        </w:r>
        <w:r w:rsidRPr="00811431">
          <w:rPr>
            <w:rStyle w:val="Hyperlink"/>
            <w:noProof/>
          </w:rPr>
          <w:t>Refunds or Credits; Undyed Diesel Fuel Used for Other than Highway Purposes</w:t>
        </w:r>
        <w:r>
          <w:rPr>
            <w:noProof/>
            <w:webHidden/>
          </w:rPr>
          <w:tab/>
        </w:r>
        <w:r>
          <w:rPr>
            <w:noProof/>
            <w:webHidden/>
          </w:rPr>
          <w:fldChar w:fldCharType="begin"/>
        </w:r>
        <w:r>
          <w:rPr>
            <w:noProof/>
            <w:webHidden/>
          </w:rPr>
          <w:instrText xml:space="preserve"> PAGEREF _Toc238197649 \h </w:instrText>
        </w:r>
        <w:r>
          <w:rPr>
            <w:noProof/>
            <w:webHidden/>
          </w:rPr>
        </w:r>
        <w:r>
          <w:rPr>
            <w:noProof/>
            <w:webHidden/>
          </w:rPr>
          <w:fldChar w:fldCharType="separate"/>
        </w:r>
        <w:r>
          <w:rPr>
            <w:noProof/>
            <w:webHidden/>
          </w:rPr>
          <w:t>113</w:t>
        </w:r>
        <w:r>
          <w:rPr>
            <w:noProof/>
            <w:webHidden/>
          </w:rPr>
          <w:fldChar w:fldCharType="end"/>
        </w:r>
      </w:hyperlink>
    </w:p>
    <w:p w14:paraId="0922B461" w14:textId="190ED827" w:rsidR="00097A40" w:rsidRDefault="00097A40">
      <w:pPr>
        <w:pStyle w:val="TOC3"/>
        <w:rPr>
          <w:rFonts w:asciiTheme="minorHAnsi" w:eastAsiaTheme="minorEastAsia" w:hAnsiTheme="minorHAnsi" w:cstheme="minorBidi"/>
          <w:noProof/>
          <w:kern w:val="2"/>
          <w14:ligatures w14:val="standardContextual"/>
        </w:rPr>
      </w:pPr>
      <w:hyperlink w:anchor="_Toc238197650" w:history="1">
        <w:r w:rsidRPr="00811431">
          <w:rPr>
            <w:rStyle w:val="Hyperlink"/>
            <w:noProof/>
          </w:rPr>
          <w:t>§3357.</w:t>
        </w:r>
        <w:r>
          <w:rPr>
            <w:rFonts w:asciiTheme="minorHAnsi" w:eastAsiaTheme="minorEastAsia" w:hAnsiTheme="minorHAnsi" w:cstheme="minorBidi"/>
            <w:noProof/>
            <w:kern w:val="2"/>
            <w14:ligatures w14:val="standardContextual"/>
          </w:rPr>
          <w:tab/>
        </w:r>
        <w:r w:rsidRPr="00811431">
          <w:rPr>
            <w:rStyle w:val="Hyperlink"/>
            <w:noProof/>
          </w:rPr>
          <w:t xml:space="preserve">Use by State Agencies, Parish and Municipal Governments, and Other Political </w:t>
        </w:r>
        <w:r w:rsidR="00AF136C">
          <w:rPr>
            <w:rStyle w:val="Hyperlink"/>
            <w:noProof/>
          </w:rPr>
          <w:br/>
        </w:r>
        <w:r w:rsidRPr="00811431">
          <w:rPr>
            <w:rStyle w:val="Hyperlink"/>
            <w:noProof/>
          </w:rPr>
          <w:t>Subdivisions</w:t>
        </w:r>
        <w:r>
          <w:rPr>
            <w:noProof/>
            <w:webHidden/>
          </w:rPr>
          <w:tab/>
        </w:r>
        <w:r>
          <w:rPr>
            <w:noProof/>
            <w:webHidden/>
          </w:rPr>
          <w:fldChar w:fldCharType="begin"/>
        </w:r>
        <w:r>
          <w:rPr>
            <w:noProof/>
            <w:webHidden/>
          </w:rPr>
          <w:instrText xml:space="preserve"> PAGEREF _Toc238197650 \h </w:instrText>
        </w:r>
        <w:r>
          <w:rPr>
            <w:noProof/>
            <w:webHidden/>
          </w:rPr>
        </w:r>
        <w:r>
          <w:rPr>
            <w:noProof/>
            <w:webHidden/>
          </w:rPr>
          <w:fldChar w:fldCharType="separate"/>
        </w:r>
        <w:r>
          <w:rPr>
            <w:noProof/>
            <w:webHidden/>
          </w:rPr>
          <w:t>113</w:t>
        </w:r>
        <w:r>
          <w:rPr>
            <w:noProof/>
            <w:webHidden/>
          </w:rPr>
          <w:fldChar w:fldCharType="end"/>
        </w:r>
      </w:hyperlink>
    </w:p>
    <w:p w14:paraId="136EA4C3" w14:textId="5B880014" w:rsidR="00097A40" w:rsidRDefault="00097A40">
      <w:pPr>
        <w:pStyle w:val="TOC3"/>
        <w:rPr>
          <w:rFonts w:asciiTheme="minorHAnsi" w:eastAsiaTheme="minorEastAsia" w:hAnsiTheme="minorHAnsi" w:cstheme="minorBidi"/>
          <w:noProof/>
          <w:kern w:val="2"/>
          <w14:ligatures w14:val="standardContextual"/>
        </w:rPr>
      </w:pPr>
      <w:hyperlink w:anchor="_Toc238197651" w:history="1">
        <w:r w:rsidRPr="00811431">
          <w:rPr>
            <w:rStyle w:val="Hyperlink"/>
            <w:noProof/>
          </w:rPr>
          <w:t>§3359.</w:t>
        </w:r>
        <w:r>
          <w:rPr>
            <w:rFonts w:asciiTheme="minorHAnsi" w:eastAsiaTheme="minorEastAsia" w:hAnsiTheme="minorHAnsi" w:cstheme="minorBidi"/>
            <w:noProof/>
            <w:kern w:val="2"/>
            <w14:ligatures w14:val="standardContextual"/>
          </w:rPr>
          <w:tab/>
        </w:r>
        <w:r w:rsidRPr="00811431">
          <w:rPr>
            <w:rStyle w:val="Hyperlink"/>
            <w:noProof/>
          </w:rPr>
          <w:t>Sales; Uses of Dyed Fuel</w:t>
        </w:r>
        <w:r>
          <w:rPr>
            <w:noProof/>
            <w:webHidden/>
          </w:rPr>
          <w:tab/>
        </w:r>
        <w:r>
          <w:rPr>
            <w:noProof/>
            <w:webHidden/>
          </w:rPr>
          <w:fldChar w:fldCharType="begin"/>
        </w:r>
        <w:r>
          <w:rPr>
            <w:noProof/>
            <w:webHidden/>
          </w:rPr>
          <w:instrText xml:space="preserve"> PAGEREF _Toc238197651 \h </w:instrText>
        </w:r>
        <w:r>
          <w:rPr>
            <w:noProof/>
            <w:webHidden/>
          </w:rPr>
        </w:r>
        <w:r>
          <w:rPr>
            <w:noProof/>
            <w:webHidden/>
          </w:rPr>
          <w:fldChar w:fldCharType="separate"/>
        </w:r>
        <w:r>
          <w:rPr>
            <w:noProof/>
            <w:webHidden/>
          </w:rPr>
          <w:t>114</w:t>
        </w:r>
        <w:r>
          <w:rPr>
            <w:noProof/>
            <w:webHidden/>
          </w:rPr>
          <w:fldChar w:fldCharType="end"/>
        </w:r>
      </w:hyperlink>
    </w:p>
    <w:p w14:paraId="16B3972C" w14:textId="115A80C4" w:rsidR="00097A40" w:rsidRDefault="00097A40">
      <w:pPr>
        <w:pStyle w:val="TOC3"/>
        <w:rPr>
          <w:rFonts w:asciiTheme="minorHAnsi" w:eastAsiaTheme="minorEastAsia" w:hAnsiTheme="minorHAnsi" w:cstheme="minorBidi"/>
          <w:noProof/>
          <w:kern w:val="2"/>
          <w14:ligatures w14:val="standardContextual"/>
        </w:rPr>
      </w:pPr>
      <w:hyperlink w:anchor="_Toc238197652" w:history="1">
        <w:r w:rsidRPr="00811431">
          <w:rPr>
            <w:rStyle w:val="Hyperlink"/>
            <w:noProof/>
          </w:rPr>
          <w:t>§3361.</w:t>
        </w:r>
        <w:r>
          <w:rPr>
            <w:rFonts w:asciiTheme="minorHAnsi" w:eastAsiaTheme="minorEastAsia" w:hAnsiTheme="minorHAnsi" w:cstheme="minorBidi"/>
            <w:noProof/>
            <w:kern w:val="2"/>
            <w14:ligatures w14:val="standardContextual"/>
          </w:rPr>
          <w:tab/>
        </w:r>
        <w:r w:rsidRPr="00811431">
          <w:rPr>
            <w:rStyle w:val="Hyperlink"/>
            <w:noProof/>
          </w:rPr>
          <w:t>Use by Farmers</w:t>
        </w:r>
        <w:r>
          <w:rPr>
            <w:noProof/>
            <w:webHidden/>
          </w:rPr>
          <w:tab/>
        </w:r>
        <w:r>
          <w:rPr>
            <w:noProof/>
            <w:webHidden/>
          </w:rPr>
          <w:fldChar w:fldCharType="begin"/>
        </w:r>
        <w:r>
          <w:rPr>
            <w:noProof/>
            <w:webHidden/>
          </w:rPr>
          <w:instrText xml:space="preserve"> PAGEREF _Toc238197652 \h </w:instrText>
        </w:r>
        <w:r>
          <w:rPr>
            <w:noProof/>
            <w:webHidden/>
          </w:rPr>
        </w:r>
        <w:r>
          <w:rPr>
            <w:noProof/>
            <w:webHidden/>
          </w:rPr>
          <w:fldChar w:fldCharType="separate"/>
        </w:r>
        <w:r>
          <w:rPr>
            <w:noProof/>
            <w:webHidden/>
          </w:rPr>
          <w:t>114</w:t>
        </w:r>
        <w:r>
          <w:rPr>
            <w:noProof/>
            <w:webHidden/>
          </w:rPr>
          <w:fldChar w:fldCharType="end"/>
        </w:r>
      </w:hyperlink>
    </w:p>
    <w:p w14:paraId="02BB2DA8" w14:textId="2A397CE8" w:rsidR="00097A40" w:rsidRDefault="00097A40">
      <w:pPr>
        <w:pStyle w:val="TOC3"/>
        <w:rPr>
          <w:rFonts w:asciiTheme="minorHAnsi" w:eastAsiaTheme="minorEastAsia" w:hAnsiTheme="minorHAnsi" w:cstheme="minorBidi"/>
          <w:noProof/>
          <w:kern w:val="2"/>
          <w14:ligatures w14:val="standardContextual"/>
        </w:rPr>
      </w:pPr>
      <w:hyperlink w:anchor="_Toc238197653" w:history="1">
        <w:r w:rsidRPr="00811431">
          <w:rPr>
            <w:rStyle w:val="Hyperlink"/>
            <w:noProof/>
          </w:rPr>
          <w:t>§3363.</w:t>
        </w:r>
        <w:r>
          <w:rPr>
            <w:rFonts w:asciiTheme="minorHAnsi" w:eastAsiaTheme="minorEastAsia" w:hAnsiTheme="minorHAnsi" w:cstheme="minorBidi"/>
            <w:noProof/>
            <w:kern w:val="2"/>
            <w14:ligatures w14:val="standardContextual"/>
          </w:rPr>
          <w:tab/>
        </w:r>
        <w:r w:rsidRPr="00811431">
          <w:rPr>
            <w:rStyle w:val="Hyperlink"/>
            <w:noProof/>
          </w:rPr>
          <w:t>Use of Dyed Special Fuel by Fire Trucks</w:t>
        </w:r>
        <w:r>
          <w:rPr>
            <w:noProof/>
            <w:webHidden/>
          </w:rPr>
          <w:tab/>
        </w:r>
        <w:r>
          <w:rPr>
            <w:noProof/>
            <w:webHidden/>
          </w:rPr>
          <w:fldChar w:fldCharType="begin"/>
        </w:r>
        <w:r>
          <w:rPr>
            <w:noProof/>
            <w:webHidden/>
          </w:rPr>
          <w:instrText xml:space="preserve"> PAGEREF _Toc238197653 \h </w:instrText>
        </w:r>
        <w:r>
          <w:rPr>
            <w:noProof/>
            <w:webHidden/>
          </w:rPr>
        </w:r>
        <w:r>
          <w:rPr>
            <w:noProof/>
            <w:webHidden/>
          </w:rPr>
          <w:fldChar w:fldCharType="separate"/>
        </w:r>
        <w:r>
          <w:rPr>
            <w:noProof/>
            <w:webHidden/>
          </w:rPr>
          <w:t>114</w:t>
        </w:r>
        <w:r>
          <w:rPr>
            <w:noProof/>
            <w:webHidden/>
          </w:rPr>
          <w:fldChar w:fldCharType="end"/>
        </w:r>
      </w:hyperlink>
    </w:p>
    <w:p w14:paraId="61D3421F" w14:textId="69871A58" w:rsidR="00097A40" w:rsidRDefault="00097A40">
      <w:pPr>
        <w:pStyle w:val="TOC2"/>
        <w:rPr>
          <w:rFonts w:asciiTheme="minorHAnsi" w:eastAsiaTheme="minorEastAsia" w:hAnsiTheme="minorHAnsi" w:cstheme="minorBidi"/>
          <w:bCs w:val="0"/>
          <w:kern w:val="2"/>
          <w14:ligatures w14:val="standardContextual"/>
        </w:rPr>
      </w:pPr>
      <w:hyperlink w:anchor="_Toc238197654" w:history="1">
        <w:r w:rsidRPr="00811431">
          <w:rPr>
            <w:rStyle w:val="Hyperlink"/>
          </w:rPr>
          <w:t>Chapter 35.</w:t>
        </w:r>
        <w:r>
          <w:rPr>
            <w:rFonts w:asciiTheme="minorHAnsi" w:eastAsiaTheme="minorEastAsia" w:hAnsiTheme="minorHAnsi" w:cstheme="minorBidi"/>
            <w:bCs w:val="0"/>
            <w:kern w:val="2"/>
            <w14:ligatures w14:val="standardContextual"/>
          </w:rPr>
          <w:tab/>
        </w:r>
        <w:r w:rsidRPr="00811431">
          <w:rPr>
            <w:rStyle w:val="Hyperlink"/>
          </w:rPr>
          <w:t xml:space="preserve">Petroleum Products: Provisions Common to Taxes on Gasoline or Motor Fuel and </w:t>
        </w:r>
        <w:r w:rsidR="00AF136C">
          <w:rPr>
            <w:rStyle w:val="Hyperlink"/>
          </w:rPr>
          <w:br/>
        </w:r>
        <w:r w:rsidRPr="00811431">
          <w:rPr>
            <w:rStyle w:val="Hyperlink"/>
          </w:rPr>
          <w:t>Lubricating Oils</w:t>
        </w:r>
        <w:r>
          <w:rPr>
            <w:webHidden/>
          </w:rPr>
          <w:tab/>
        </w:r>
        <w:r>
          <w:rPr>
            <w:webHidden/>
          </w:rPr>
          <w:fldChar w:fldCharType="begin"/>
        </w:r>
        <w:r>
          <w:rPr>
            <w:webHidden/>
          </w:rPr>
          <w:instrText xml:space="preserve"> PAGEREF _Toc238197654 \h </w:instrText>
        </w:r>
        <w:r>
          <w:rPr>
            <w:webHidden/>
          </w:rPr>
        </w:r>
        <w:r>
          <w:rPr>
            <w:webHidden/>
          </w:rPr>
          <w:fldChar w:fldCharType="separate"/>
        </w:r>
        <w:r>
          <w:rPr>
            <w:webHidden/>
          </w:rPr>
          <w:t>114</w:t>
        </w:r>
        <w:r>
          <w:rPr>
            <w:webHidden/>
          </w:rPr>
          <w:fldChar w:fldCharType="end"/>
        </w:r>
      </w:hyperlink>
    </w:p>
    <w:p w14:paraId="009C9308" w14:textId="52AABBF5" w:rsidR="00097A40" w:rsidRDefault="00097A40">
      <w:pPr>
        <w:pStyle w:val="TOC3"/>
        <w:rPr>
          <w:rFonts w:asciiTheme="minorHAnsi" w:eastAsiaTheme="minorEastAsia" w:hAnsiTheme="minorHAnsi" w:cstheme="minorBidi"/>
          <w:noProof/>
          <w:kern w:val="2"/>
          <w14:ligatures w14:val="standardContextual"/>
        </w:rPr>
      </w:pPr>
      <w:hyperlink w:anchor="_Toc238197655" w:history="1">
        <w:r w:rsidRPr="00811431">
          <w:rPr>
            <w:rStyle w:val="Hyperlink"/>
            <w:noProof/>
          </w:rPr>
          <w:t>§3501.</w:t>
        </w:r>
        <w:r>
          <w:rPr>
            <w:rFonts w:asciiTheme="minorHAnsi" w:eastAsiaTheme="minorEastAsia" w:hAnsiTheme="minorHAnsi" w:cstheme="minorBidi"/>
            <w:noProof/>
            <w:kern w:val="2"/>
            <w14:ligatures w14:val="standardContextual"/>
          </w:rPr>
          <w:tab/>
        </w:r>
        <w:r w:rsidRPr="00811431">
          <w:rPr>
            <w:rStyle w:val="Hyperlink"/>
            <w:noProof/>
          </w:rPr>
          <w:t>Designated Routes</w:t>
        </w:r>
        <w:r>
          <w:rPr>
            <w:noProof/>
            <w:webHidden/>
          </w:rPr>
          <w:tab/>
        </w:r>
        <w:r>
          <w:rPr>
            <w:noProof/>
            <w:webHidden/>
          </w:rPr>
          <w:fldChar w:fldCharType="begin"/>
        </w:r>
        <w:r>
          <w:rPr>
            <w:noProof/>
            <w:webHidden/>
          </w:rPr>
          <w:instrText xml:space="preserve"> PAGEREF _Toc238197655 \h </w:instrText>
        </w:r>
        <w:r>
          <w:rPr>
            <w:noProof/>
            <w:webHidden/>
          </w:rPr>
        </w:r>
        <w:r>
          <w:rPr>
            <w:noProof/>
            <w:webHidden/>
          </w:rPr>
          <w:fldChar w:fldCharType="separate"/>
        </w:r>
        <w:r>
          <w:rPr>
            <w:noProof/>
            <w:webHidden/>
          </w:rPr>
          <w:t>114</w:t>
        </w:r>
        <w:r>
          <w:rPr>
            <w:noProof/>
            <w:webHidden/>
          </w:rPr>
          <w:fldChar w:fldCharType="end"/>
        </w:r>
      </w:hyperlink>
    </w:p>
    <w:p w14:paraId="11C15660" w14:textId="4FE11C31" w:rsidR="00097A40" w:rsidRDefault="00097A40">
      <w:pPr>
        <w:pStyle w:val="TOC2"/>
        <w:rPr>
          <w:rFonts w:asciiTheme="minorHAnsi" w:eastAsiaTheme="minorEastAsia" w:hAnsiTheme="minorHAnsi" w:cstheme="minorBidi"/>
          <w:bCs w:val="0"/>
          <w:kern w:val="2"/>
          <w14:ligatures w14:val="standardContextual"/>
        </w:rPr>
      </w:pPr>
      <w:hyperlink w:anchor="_Toc238197656" w:history="1">
        <w:r w:rsidRPr="00811431">
          <w:rPr>
            <w:rStyle w:val="Hyperlink"/>
          </w:rPr>
          <w:t>Chapter 39.</w:t>
        </w:r>
        <w:r>
          <w:rPr>
            <w:rFonts w:asciiTheme="minorHAnsi" w:eastAsiaTheme="minorEastAsia" w:hAnsiTheme="minorHAnsi" w:cstheme="minorBidi"/>
            <w:bCs w:val="0"/>
            <w:kern w:val="2"/>
            <w14:ligatures w14:val="standardContextual"/>
          </w:rPr>
          <w:tab/>
        </w:r>
        <w:r w:rsidRPr="00811431">
          <w:rPr>
            <w:rStyle w:val="Hyperlink"/>
          </w:rPr>
          <w:t>Public Utilities and Carriers: Transportation and Communications Tax</w:t>
        </w:r>
        <w:r>
          <w:rPr>
            <w:webHidden/>
          </w:rPr>
          <w:tab/>
        </w:r>
        <w:r>
          <w:rPr>
            <w:webHidden/>
          </w:rPr>
          <w:fldChar w:fldCharType="begin"/>
        </w:r>
        <w:r>
          <w:rPr>
            <w:webHidden/>
          </w:rPr>
          <w:instrText xml:space="preserve"> PAGEREF _Toc238197656 \h </w:instrText>
        </w:r>
        <w:r>
          <w:rPr>
            <w:webHidden/>
          </w:rPr>
        </w:r>
        <w:r>
          <w:rPr>
            <w:webHidden/>
          </w:rPr>
          <w:fldChar w:fldCharType="separate"/>
        </w:r>
        <w:r>
          <w:rPr>
            <w:webHidden/>
          </w:rPr>
          <w:t>115</w:t>
        </w:r>
        <w:r>
          <w:rPr>
            <w:webHidden/>
          </w:rPr>
          <w:fldChar w:fldCharType="end"/>
        </w:r>
      </w:hyperlink>
    </w:p>
    <w:p w14:paraId="411B6AC1" w14:textId="41178CA0" w:rsidR="00097A40" w:rsidRDefault="00097A40">
      <w:pPr>
        <w:pStyle w:val="TOC3"/>
        <w:rPr>
          <w:rFonts w:asciiTheme="minorHAnsi" w:eastAsiaTheme="minorEastAsia" w:hAnsiTheme="minorHAnsi" w:cstheme="minorBidi"/>
          <w:noProof/>
          <w:kern w:val="2"/>
          <w14:ligatures w14:val="standardContextual"/>
        </w:rPr>
      </w:pPr>
      <w:hyperlink w:anchor="_Toc238197657" w:history="1">
        <w:r w:rsidRPr="00811431">
          <w:rPr>
            <w:rStyle w:val="Hyperlink"/>
            <w:noProof/>
          </w:rPr>
          <w:t>§3901.</w:t>
        </w:r>
        <w:r>
          <w:rPr>
            <w:rFonts w:asciiTheme="minorHAnsi" w:eastAsiaTheme="minorEastAsia" w:hAnsiTheme="minorHAnsi" w:cstheme="minorBidi"/>
            <w:noProof/>
            <w:kern w:val="2"/>
            <w14:ligatures w14:val="standardContextual"/>
          </w:rPr>
          <w:tab/>
        </w:r>
        <w:r w:rsidRPr="00811431">
          <w:rPr>
            <w:rStyle w:val="Hyperlink"/>
            <w:noProof/>
          </w:rPr>
          <w:t>Provisions Relating to the Transportation and Communications Tax</w:t>
        </w:r>
        <w:r>
          <w:rPr>
            <w:noProof/>
            <w:webHidden/>
          </w:rPr>
          <w:tab/>
        </w:r>
        <w:r>
          <w:rPr>
            <w:noProof/>
            <w:webHidden/>
          </w:rPr>
          <w:fldChar w:fldCharType="begin"/>
        </w:r>
        <w:r>
          <w:rPr>
            <w:noProof/>
            <w:webHidden/>
          </w:rPr>
          <w:instrText xml:space="preserve"> PAGEREF _Toc238197657 \h </w:instrText>
        </w:r>
        <w:r>
          <w:rPr>
            <w:noProof/>
            <w:webHidden/>
          </w:rPr>
        </w:r>
        <w:r>
          <w:rPr>
            <w:noProof/>
            <w:webHidden/>
          </w:rPr>
          <w:fldChar w:fldCharType="separate"/>
        </w:r>
        <w:r>
          <w:rPr>
            <w:noProof/>
            <w:webHidden/>
          </w:rPr>
          <w:t>115</w:t>
        </w:r>
        <w:r>
          <w:rPr>
            <w:noProof/>
            <w:webHidden/>
          </w:rPr>
          <w:fldChar w:fldCharType="end"/>
        </w:r>
      </w:hyperlink>
    </w:p>
    <w:p w14:paraId="53DB5733" w14:textId="6113A485" w:rsidR="00097A40" w:rsidRDefault="00097A40">
      <w:pPr>
        <w:pStyle w:val="TOC2"/>
        <w:rPr>
          <w:rFonts w:asciiTheme="minorHAnsi" w:eastAsiaTheme="minorEastAsia" w:hAnsiTheme="minorHAnsi" w:cstheme="minorBidi"/>
          <w:bCs w:val="0"/>
          <w:kern w:val="2"/>
          <w14:ligatures w14:val="standardContextual"/>
        </w:rPr>
      </w:pPr>
      <w:hyperlink w:anchor="_Toc238197658" w:history="1">
        <w:r w:rsidRPr="00811431">
          <w:rPr>
            <w:rStyle w:val="Hyperlink"/>
          </w:rPr>
          <w:t>Chapter 41.</w:t>
        </w:r>
        <w:r>
          <w:rPr>
            <w:rFonts w:asciiTheme="minorHAnsi" w:eastAsiaTheme="minorEastAsia" w:hAnsiTheme="minorHAnsi" w:cstheme="minorBidi"/>
            <w:bCs w:val="0"/>
            <w:kern w:val="2"/>
            <w14:ligatures w14:val="standardContextual"/>
          </w:rPr>
          <w:tab/>
        </w:r>
        <w:r w:rsidRPr="00811431">
          <w:rPr>
            <w:rStyle w:val="Hyperlink"/>
          </w:rPr>
          <w:t>Public Utilities and Carriers: Natural Gas Franchise Tax</w:t>
        </w:r>
        <w:r>
          <w:rPr>
            <w:webHidden/>
          </w:rPr>
          <w:tab/>
        </w:r>
        <w:r>
          <w:rPr>
            <w:webHidden/>
          </w:rPr>
          <w:fldChar w:fldCharType="begin"/>
        </w:r>
        <w:r>
          <w:rPr>
            <w:webHidden/>
          </w:rPr>
          <w:instrText xml:space="preserve"> PAGEREF _Toc238197658 \h </w:instrText>
        </w:r>
        <w:r>
          <w:rPr>
            <w:webHidden/>
          </w:rPr>
        </w:r>
        <w:r>
          <w:rPr>
            <w:webHidden/>
          </w:rPr>
          <w:fldChar w:fldCharType="separate"/>
        </w:r>
        <w:r>
          <w:rPr>
            <w:webHidden/>
          </w:rPr>
          <w:t>116</w:t>
        </w:r>
        <w:r>
          <w:rPr>
            <w:webHidden/>
          </w:rPr>
          <w:fldChar w:fldCharType="end"/>
        </w:r>
      </w:hyperlink>
    </w:p>
    <w:p w14:paraId="20AD2309" w14:textId="6C920981" w:rsidR="00097A40" w:rsidRDefault="00097A40">
      <w:pPr>
        <w:pStyle w:val="TOC3"/>
        <w:rPr>
          <w:rFonts w:asciiTheme="minorHAnsi" w:eastAsiaTheme="minorEastAsia" w:hAnsiTheme="minorHAnsi" w:cstheme="minorBidi"/>
          <w:noProof/>
          <w:kern w:val="2"/>
          <w14:ligatures w14:val="standardContextual"/>
        </w:rPr>
      </w:pPr>
      <w:hyperlink w:anchor="_Toc238197659" w:history="1">
        <w:r w:rsidRPr="00811431">
          <w:rPr>
            <w:rStyle w:val="Hyperlink"/>
            <w:noProof/>
          </w:rPr>
          <w:t>§4101.</w:t>
        </w:r>
        <w:r>
          <w:rPr>
            <w:rFonts w:asciiTheme="minorHAnsi" w:eastAsiaTheme="minorEastAsia" w:hAnsiTheme="minorHAnsi" w:cstheme="minorBidi"/>
            <w:noProof/>
            <w:kern w:val="2"/>
            <w14:ligatures w14:val="standardContextual"/>
          </w:rPr>
          <w:tab/>
        </w:r>
        <w:r w:rsidRPr="00811431">
          <w:rPr>
            <w:rStyle w:val="Hyperlink"/>
            <w:noProof/>
          </w:rPr>
          <w:t>Imposition of Tax</w:t>
        </w:r>
        <w:r>
          <w:rPr>
            <w:noProof/>
            <w:webHidden/>
          </w:rPr>
          <w:tab/>
        </w:r>
        <w:r>
          <w:rPr>
            <w:noProof/>
            <w:webHidden/>
          </w:rPr>
          <w:fldChar w:fldCharType="begin"/>
        </w:r>
        <w:r>
          <w:rPr>
            <w:noProof/>
            <w:webHidden/>
          </w:rPr>
          <w:instrText xml:space="preserve"> PAGEREF _Toc238197659 \h </w:instrText>
        </w:r>
        <w:r>
          <w:rPr>
            <w:noProof/>
            <w:webHidden/>
          </w:rPr>
        </w:r>
        <w:r>
          <w:rPr>
            <w:noProof/>
            <w:webHidden/>
          </w:rPr>
          <w:fldChar w:fldCharType="separate"/>
        </w:r>
        <w:r>
          <w:rPr>
            <w:noProof/>
            <w:webHidden/>
          </w:rPr>
          <w:t>116</w:t>
        </w:r>
        <w:r>
          <w:rPr>
            <w:noProof/>
            <w:webHidden/>
          </w:rPr>
          <w:fldChar w:fldCharType="end"/>
        </w:r>
      </w:hyperlink>
    </w:p>
    <w:p w14:paraId="2D25CC24" w14:textId="080817F2" w:rsidR="00097A40" w:rsidRDefault="00097A40">
      <w:pPr>
        <w:pStyle w:val="TOC3"/>
        <w:rPr>
          <w:rFonts w:asciiTheme="minorHAnsi" w:eastAsiaTheme="minorEastAsia" w:hAnsiTheme="minorHAnsi" w:cstheme="minorBidi"/>
          <w:noProof/>
          <w:kern w:val="2"/>
          <w14:ligatures w14:val="standardContextual"/>
        </w:rPr>
      </w:pPr>
      <w:hyperlink w:anchor="_Toc238197660" w:history="1">
        <w:r w:rsidRPr="00811431">
          <w:rPr>
            <w:rStyle w:val="Hyperlink"/>
            <w:noProof/>
          </w:rPr>
          <w:t>§4103.</w:t>
        </w:r>
        <w:r>
          <w:rPr>
            <w:rFonts w:asciiTheme="minorHAnsi" w:eastAsiaTheme="minorEastAsia" w:hAnsiTheme="minorHAnsi" w:cstheme="minorBidi"/>
            <w:noProof/>
            <w:kern w:val="2"/>
            <w14:ligatures w14:val="standardContextual"/>
          </w:rPr>
          <w:tab/>
        </w:r>
        <w:r w:rsidRPr="00811431">
          <w:rPr>
            <w:rStyle w:val="Hyperlink"/>
            <w:noProof/>
          </w:rPr>
          <w:t>Gross Receipts; General Definition</w:t>
        </w:r>
        <w:r>
          <w:rPr>
            <w:noProof/>
            <w:webHidden/>
          </w:rPr>
          <w:tab/>
        </w:r>
        <w:r>
          <w:rPr>
            <w:noProof/>
            <w:webHidden/>
          </w:rPr>
          <w:fldChar w:fldCharType="begin"/>
        </w:r>
        <w:r>
          <w:rPr>
            <w:noProof/>
            <w:webHidden/>
          </w:rPr>
          <w:instrText xml:space="preserve"> PAGEREF _Toc238197660 \h </w:instrText>
        </w:r>
        <w:r>
          <w:rPr>
            <w:noProof/>
            <w:webHidden/>
          </w:rPr>
        </w:r>
        <w:r>
          <w:rPr>
            <w:noProof/>
            <w:webHidden/>
          </w:rPr>
          <w:fldChar w:fldCharType="separate"/>
        </w:r>
        <w:r>
          <w:rPr>
            <w:noProof/>
            <w:webHidden/>
          </w:rPr>
          <w:t>116</w:t>
        </w:r>
        <w:r>
          <w:rPr>
            <w:noProof/>
            <w:webHidden/>
          </w:rPr>
          <w:fldChar w:fldCharType="end"/>
        </w:r>
      </w:hyperlink>
    </w:p>
    <w:p w14:paraId="1E153994" w14:textId="2FEA8341" w:rsidR="00097A40" w:rsidRDefault="00097A40">
      <w:pPr>
        <w:pStyle w:val="TOC3"/>
        <w:rPr>
          <w:rFonts w:asciiTheme="minorHAnsi" w:eastAsiaTheme="minorEastAsia" w:hAnsiTheme="minorHAnsi" w:cstheme="minorBidi"/>
          <w:noProof/>
          <w:kern w:val="2"/>
          <w14:ligatures w14:val="standardContextual"/>
        </w:rPr>
      </w:pPr>
      <w:hyperlink w:anchor="_Toc238197661" w:history="1">
        <w:r w:rsidRPr="00811431">
          <w:rPr>
            <w:rStyle w:val="Hyperlink"/>
            <w:noProof/>
          </w:rPr>
          <w:t>§4105.</w:t>
        </w:r>
        <w:r>
          <w:rPr>
            <w:rFonts w:asciiTheme="minorHAnsi" w:eastAsiaTheme="minorEastAsia" w:hAnsiTheme="minorHAnsi" w:cstheme="minorBidi"/>
            <w:noProof/>
            <w:kern w:val="2"/>
            <w14:ligatures w14:val="standardContextual"/>
          </w:rPr>
          <w:tab/>
        </w:r>
        <w:r w:rsidRPr="00811431">
          <w:rPr>
            <w:rStyle w:val="Hyperlink"/>
            <w:noProof/>
          </w:rPr>
          <w:t>Gross Receipts; Interstate Business</w:t>
        </w:r>
        <w:r>
          <w:rPr>
            <w:noProof/>
            <w:webHidden/>
          </w:rPr>
          <w:tab/>
        </w:r>
        <w:r>
          <w:rPr>
            <w:noProof/>
            <w:webHidden/>
          </w:rPr>
          <w:fldChar w:fldCharType="begin"/>
        </w:r>
        <w:r>
          <w:rPr>
            <w:noProof/>
            <w:webHidden/>
          </w:rPr>
          <w:instrText xml:space="preserve"> PAGEREF _Toc238197661 \h </w:instrText>
        </w:r>
        <w:r>
          <w:rPr>
            <w:noProof/>
            <w:webHidden/>
          </w:rPr>
        </w:r>
        <w:r>
          <w:rPr>
            <w:noProof/>
            <w:webHidden/>
          </w:rPr>
          <w:fldChar w:fldCharType="separate"/>
        </w:r>
        <w:r>
          <w:rPr>
            <w:noProof/>
            <w:webHidden/>
          </w:rPr>
          <w:t>116</w:t>
        </w:r>
        <w:r>
          <w:rPr>
            <w:noProof/>
            <w:webHidden/>
          </w:rPr>
          <w:fldChar w:fldCharType="end"/>
        </w:r>
      </w:hyperlink>
    </w:p>
    <w:p w14:paraId="2F4E9498" w14:textId="47C0B5EA" w:rsidR="00097A40" w:rsidRDefault="00097A40">
      <w:pPr>
        <w:pStyle w:val="TOC3"/>
        <w:rPr>
          <w:rFonts w:asciiTheme="minorHAnsi" w:eastAsiaTheme="minorEastAsia" w:hAnsiTheme="minorHAnsi" w:cstheme="minorBidi"/>
          <w:noProof/>
          <w:kern w:val="2"/>
          <w14:ligatures w14:val="standardContextual"/>
        </w:rPr>
      </w:pPr>
      <w:hyperlink w:anchor="_Toc238197662" w:history="1">
        <w:r w:rsidRPr="00811431">
          <w:rPr>
            <w:rStyle w:val="Hyperlink"/>
            <w:noProof/>
          </w:rPr>
          <w:t>§4107.</w:t>
        </w:r>
        <w:r>
          <w:rPr>
            <w:rFonts w:asciiTheme="minorHAnsi" w:eastAsiaTheme="minorEastAsia" w:hAnsiTheme="minorHAnsi" w:cstheme="minorBidi"/>
            <w:noProof/>
            <w:kern w:val="2"/>
            <w14:ligatures w14:val="standardContextual"/>
          </w:rPr>
          <w:tab/>
        </w:r>
        <w:r w:rsidRPr="00811431">
          <w:rPr>
            <w:rStyle w:val="Hyperlink"/>
            <w:noProof/>
          </w:rPr>
          <w:t>Gross Receipts; Transportation for Own Use</w:t>
        </w:r>
        <w:r>
          <w:rPr>
            <w:noProof/>
            <w:webHidden/>
          </w:rPr>
          <w:tab/>
        </w:r>
        <w:r>
          <w:rPr>
            <w:noProof/>
            <w:webHidden/>
          </w:rPr>
          <w:fldChar w:fldCharType="begin"/>
        </w:r>
        <w:r>
          <w:rPr>
            <w:noProof/>
            <w:webHidden/>
          </w:rPr>
          <w:instrText xml:space="preserve"> PAGEREF _Toc238197662 \h </w:instrText>
        </w:r>
        <w:r>
          <w:rPr>
            <w:noProof/>
            <w:webHidden/>
          </w:rPr>
        </w:r>
        <w:r>
          <w:rPr>
            <w:noProof/>
            <w:webHidden/>
          </w:rPr>
          <w:fldChar w:fldCharType="separate"/>
        </w:r>
        <w:r>
          <w:rPr>
            <w:noProof/>
            <w:webHidden/>
          </w:rPr>
          <w:t>116</w:t>
        </w:r>
        <w:r>
          <w:rPr>
            <w:noProof/>
            <w:webHidden/>
          </w:rPr>
          <w:fldChar w:fldCharType="end"/>
        </w:r>
      </w:hyperlink>
    </w:p>
    <w:p w14:paraId="74A75D0A" w14:textId="3D0FEEB9" w:rsidR="00097A40" w:rsidRDefault="00097A40">
      <w:pPr>
        <w:pStyle w:val="TOC2"/>
        <w:rPr>
          <w:rFonts w:asciiTheme="minorHAnsi" w:eastAsiaTheme="minorEastAsia" w:hAnsiTheme="minorHAnsi" w:cstheme="minorBidi"/>
          <w:bCs w:val="0"/>
          <w:kern w:val="2"/>
          <w14:ligatures w14:val="standardContextual"/>
        </w:rPr>
      </w:pPr>
      <w:hyperlink w:anchor="_Toc238197663" w:history="1">
        <w:r w:rsidRPr="00811431">
          <w:rPr>
            <w:rStyle w:val="Hyperlink"/>
          </w:rPr>
          <w:t>Chapter 43.</w:t>
        </w:r>
        <w:r>
          <w:rPr>
            <w:rFonts w:asciiTheme="minorHAnsi" w:eastAsiaTheme="minorEastAsia" w:hAnsiTheme="minorHAnsi" w:cstheme="minorBidi"/>
            <w:bCs w:val="0"/>
            <w:kern w:val="2"/>
            <w14:ligatures w14:val="standardContextual"/>
          </w:rPr>
          <w:tab/>
        </w:r>
        <w:r w:rsidRPr="00811431">
          <w:rPr>
            <w:rStyle w:val="Hyperlink"/>
          </w:rPr>
          <w:t>Sales and Use Tax</w:t>
        </w:r>
        <w:r>
          <w:rPr>
            <w:webHidden/>
          </w:rPr>
          <w:tab/>
        </w:r>
        <w:r>
          <w:rPr>
            <w:webHidden/>
          </w:rPr>
          <w:fldChar w:fldCharType="begin"/>
        </w:r>
        <w:r>
          <w:rPr>
            <w:webHidden/>
          </w:rPr>
          <w:instrText xml:space="preserve"> PAGEREF _Toc238197663 \h </w:instrText>
        </w:r>
        <w:r>
          <w:rPr>
            <w:webHidden/>
          </w:rPr>
        </w:r>
        <w:r>
          <w:rPr>
            <w:webHidden/>
          </w:rPr>
          <w:fldChar w:fldCharType="separate"/>
        </w:r>
        <w:r>
          <w:rPr>
            <w:webHidden/>
          </w:rPr>
          <w:t>116</w:t>
        </w:r>
        <w:r>
          <w:rPr>
            <w:webHidden/>
          </w:rPr>
          <w:fldChar w:fldCharType="end"/>
        </w:r>
      </w:hyperlink>
    </w:p>
    <w:p w14:paraId="53A92FF5" w14:textId="4477074D" w:rsidR="00097A40" w:rsidRDefault="00097A40">
      <w:pPr>
        <w:pStyle w:val="TOC3"/>
        <w:rPr>
          <w:rFonts w:asciiTheme="minorHAnsi" w:eastAsiaTheme="minorEastAsia" w:hAnsiTheme="minorHAnsi" w:cstheme="minorBidi"/>
          <w:noProof/>
          <w:kern w:val="2"/>
          <w14:ligatures w14:val="standardContextual"/>
        </w:rPr>
      </w:pPr>
      <w:hyperlink w:anchor="_Toc238197664" w:history="1">
        <w:r w:rsidRPr="00811431">
          <w:rPr>
            <w:rStyle w:val="Hyperlink"/>
            <w:noProof/>
          </w:rPr>
          <w:t>§4301.</w:t>
        </w:r>
        <w:r>
          <w:rPr>
            <w:rFonts w:asciiTheme="minorHAnsi" w:eastAsiaTheme="minorEastAsia" w:hAnsiTheme="minorHAnsi" w:cstheme="minorBidi"/>
            <w:noProof/>
            <w:kern w:val="2"/>
            <w14:ligatures w14:val="standardContextual"/>
          </w:rPr>
          <w:tab/>
        </w:r>
        <w:r w:rsidRPr="00811431">
          <w:rPr>
            <w:rStyle w:val="Hyperlink"/>
            <w:noProof/>
          </w:rPr>
          <w:t>Uniform State and Local Sales Tax Definitions</w:t>
        </w:r>
        <w:r>
          <w:rPr>
            <w:noProof/>
            <w:webHidden/>
          </w:rPr>
          <w:tab/>
        </w:r>
        <w:r>
          <w:rPr>
            <w:noProof/>
            <w:webHidden/>
          </w:rPr>
          <w:fldChar w:fldCharType="begin"/>
        </w:r>
        <w:r>
          <w:rPr>
            <w:noProof/>
            <w:webHidden/>
          </w:rPr>
          <w:instrText xml:space="preserve"> PAGEREF _Toc238197664 \h </w:instrText>
        </w:r>
        <w:r>
          <w:rPr>
            <w:noProof/>
            <w:webHidden/>
          </w:rPr>
        </w:r>
        <w:r>
          <w:rPr>
            <w:noProof/>
            <w:webHidden/>
          </w:rPr>
          <w:fldChar w:fldCharType="separate"/>
        </w:r>
        <w:r>
          <w:rPr>
            <w:noProof/>
            <w:webHidden/>
          </w:rPr>
          <w:t>116</w:t>
        </w:r>
        <w:r>
          <w:rPr>
            <w:noProof/>
            <w:webHidden/>
          </w:rPr>
          <w:fldChar w:fldCharType="end"/>
        </w:r>
      </w:hyperlink>
    </w:p>
    <w:p w14:paraId="1CA1B66D" w14:textId="69AA7224" w:rsidR="00097A40" w:rsidRDefault="00097A40">
      <w:pPr>
        <w:pStyle w:val="TOC3"/>
        <w:rPr>
          <w:rFonts w:asciiTheme="minorHAnsi" w:eastAsiaTheme="minorEastAsia" w:hAnsiTheme="minorHAnsi" w:cstheme="minorBidi"/>
          <w:noProof/>
          <w:kern w:val="2"/>
          <w14:ligatures w14:val="standardContextual"/>
        </w:rPr>
      </w:pPr>
      <w:hyperlink w:anchor="_Toc238197665" w:history="1">
        <w:r w:rsidRPr="00811431">
          <w:rPr>
            <w:rStyle w:val="Hyperlink"/>
            <w:noProof/>
          </w:rPr>
          <w:t>§4303.</w:t>
        </w:r>
        <w:r>
          <w:rPr>
            <w:rFonts w:asciiTheme="minorHAnsi" w:eastAsiaTheme="minorEastAsia" w:hAnsiTheme="minorHAnsi" w:cstheme="minorBidi"/>
            <w:noProof/>
            <w:kern w:val="2"/>
            <w14:ligatures w14:val="standardContextual"/>
          </w:rPr>
          <w:tab/>
        </w:r>
        <w:r w:rsidRPr="00811431">
          <w:rPr>
            <w:rStyle w:val="Hyperlink"/>
            <w:noProof/>
          </w:rPr>
          <w:t>Imposition of Tax</w:t>
        </w:r>
        <w:r>
          <w:rPr>
            <w:noProof/>
            <w:webHidden/>
          </w:rPr>
          <w:tab/>
        </w:r>
        <w:r>
          <w:rPr>
            <w:noProof/>
            <w:webHidden/>
          </w:rPr>
          <w:fldChar w:fldCharType="begin"/>
        </w:r>
        <w:r>
          <w:rPr>
            <w:noProof/>
            <w:webHidden/>
          </w:rPr>
          <w:instrText xml:space="preserve"> PAGEREF _Toc238197665 \h </w:instrText>
        </w:r>
        <w:r>
          <w:rPr>
            <w:noProof/>
            <w:webHidden/>
          </w:rPr>
        </w:r>
        <w:r>
          <w:rPr>
            <w:noProof/>
            <w:webHidden/>
          </w:rPr>
          <w:fldChar w:fldCharType="separate"/>
        </w:r>
        <w:r>
          <w:rPr>
            <w:noProof/>
            <w:webHidden/>
          </w:rPr>
          <w:t>132</w:t>
        </w:r>
        <w:r>
          <w:rPr>
            <w:noProof/>
            <w:webHidden/>
          </w:rPr>
          <w:fldChar w:fldCharType="end"/>
        </w:r>
      </w:hyperlink>
    </w:p>
    <w:p w14:paraId="02E04712" w14:textId="04D08535" w:rsidR="00097A40" w:rsidRDefault="00097A40">
      <w:pPr>
        <w:pStyle w:val="TOC3"/>
        <w:rPr>
          <w:rFonts w:asciiTheme="minorHAnsi" w:eastAsiaTheme="minorEastAsia" w:hAnsiTheme="minorHAnsi" w:cstheme="minorBidi"/>
          <w:noProof/>
          <w:kern w:val="2"/>
          <w14:ligatures w14:val="standardContextual"/>
        </w:rPr>
      </w:pPr>
      <w:hyperlink w:anchor="_Toc238197666" w:history="1">
        <w:r w:rsidRPr="00811431">
          <w:rPr>
            <w:rStyle w:val="Hyperlink"/>
            <w:noProof/>
          </w:rPr>
          <w:t>§4305.</w:t>
        </w:r>
        <w:r>
          <w:rPr>
            <w:rFonts w:asciiTheme="minorHAnsi" w:eastAsiaTheme="minorEastAsia" w:hAnsiTheme="minorHAnsi" w:cstheme="minorBidi"/>
            <w:noProof/>
            <w:kern w:val="2"/>
            <w14:ligatures w14:val="standardContextual"/>
          </w:rPr>
          <w:tab/>
        </w:r>
        <w:r w:rsidRPr="00811431">
          <w:rPr>
            <w:rStyle w:val="Hyperlink"/>
            <w:noProof/>
          </w:rPr>
          <w:t>Imposition of Tax</w:t>
        </w:r>
        <w:r>
          <w:rPr>
            <w:noProof/>
            <w:webHidden/>
          </w:rPr>
          <w:tab/>
        </w:r>
        <w:r>
          <w:rPr>
            <w:noProof/>
            <w:webHidden/>
          </w:rPr>
          <w:fldChar w:fldCharType="begin"/>
        </w:r>
        <w:r>
          <w:rPr>
            <w:noProof/>
            <w:webHidden/>
          </w:rPr>
          <w:instrText xml:space="preserve"> PAGEREF _Toc238197666 \h </w:instrText>
        </w:r>
        <w:r>
          <w:rPr>
            <w:noProof/>
            <w:webHidden/>
          </w:rPr>
        </w:r>
        <w:r>
          <w:rPr>
            <w:noProof/>
            <w:webHidden/>
          </w:rPr>
          <w:fldChar w:fldCharType="separate"/>
        </w:r>
        <w:r>
          <w:rPr>
            <w:noProof/>
            <w:webHidden/>
          </w:rPr>
          <w:t>133</w:t>
        </w:r>
        <w:r>
          <w:rPr>
            <w:noProof/>
            <w:webHidden/>
          </w:rPr>
          <w:fldChar w:fldCharType="end"/>
        </w:r>
      </w:hyperlink>
    </w:p>
    <w:p w14:paraId="71133E59" w14:textId="747454ED" w:rsidR="00097A40" w:rsidRDefault="00097A40">
      <w:pPr>
        <w:pStyle w:val="TOC3"/>
        <w:rPr>
          <w:rFonts w:asciiTheme="minorHAnsi" w:eastAsiaTheme="minorEastAsia" w:hAnsiTheme="minorHAnsi" w:cstheme="minorBidi"/>
          <w:noProof/>
          <w:kern w:val="2"/>
          <w14:ligatures w14:val="standardContextual"/>
        </w:rPr>
      </w:pPr>
      <w:hyperlink w:anchor="_Toc238197667" w:history="1">
        <w:r w:rsidRPr="00811431">
          <w:rPr>
            <w:rStyle w:val="Hyperlink"/>
            <w:noProof/>
          </w:rPr>
          <w:t>§4307.</w:t>
        </w:r>
        <w:r>
          <w:rPr>
            <w:rFonts w:asciiTheme="minorHAnsi" w:eastAsiaTheme="minorEastAsia" w:hAnsiTheme="minorHAnsi" w:cstheme="minorBidi"/>
            <w:noProof/>
            <w:kern w:val="2"/>
            <w14:ligatures w14:val="standardContextual"/>
          </w:rPr>
          <w:tab/>
        </w:r>
        <w:r w:rsidRPr="00811431">
          <w:rPr>
            <w:rStyle w:val="Hyperlink"/>
            <w:noProof/>
          </w:rPr>
          <w:t>Collection</w:t>
        </w:r>
        <w:r>
          <w:rPr>
            <w:noProof/>
            <w:webHidden/>
          </w:rPr>
          <w:tab/>
        </w:r>
        <w:r>
          <w:rPr>
            <w:noProof/>
            <w:webHidden/>
          </w:rPr>
          <w:fldChar w:fldCharType="begin"/>
        </w:r>
        <w:r>
          <w:rPr>
            <w:noProof/>
            <w:webHidden/>
          </w:rPr>
          <w:instrText xml:space="preserve"> PAGEREF _Toc238197667 \h </w:instrText>
        </w:r>
        <w:r>
          <w:rPr>
            <w:noProof/>
            <w:webHidden/>
          </w:rPr>
        </w:r>
        <w:r>
          <w:rPr>
            <w:noProof/>
            <w:webHidden/>
          </w:rPr>
          <w:fldChar w:fldCharType="separate"/>
        </w:r>
        <w:r>
          <w:rPr>
            <w:noProof/>
            <w:webHidden/>
          </w:rPr>
          <w:t>133</w:t>
        </w:r>
        <w:r>
          <w:rPr>
            <w:noProof/>
            <w:webHidden/>
          </w:rPr>
          <w:fldChar w:fldCharType="end"/>
        </w:r>
      </w:hyperlink>
    </w:p>
    <w:p w14:paraId="0A4BE11C" w14:textId="29DE8400" w:rsidR="00097A40" w:rsidRDefault="00097A40">
      <w:pPr>
        <w:pStyle w:val="TOC3"/>
        <w:rPr>
          <w:rFonts w:asciiTheme="minorHAnsi" w:eastAsiaTheme="minorEastAsia" w:hAnsiTheme="minorHAnsi" w:cstheme="minorBidi"/>
          <w:noProof/>
          <w:kern w:val="2"/>
          <w14:ligatures w14:val="standardContextual"/>
        </w:rPr>
      </w:pPr>
      <w:hyperlink w:anchor="_Toc238197668" w:history="1">
        <w:r w:rsidRPr="00811431">
          <w:rPr>
            <w:rStyle w:val="Hyperlink"/>
            <w:noProof/>
          </w:rPr>
          <w:t>§4309.</w:t>
        </w:r>
        <w:r>
          <w:rPr>
            <w:rFonts w:asciiTheme="minorHAnsi" w:eastAsiaTheme="minorEastAsia" w:hAnsiTheme="minorHAnsi" w:cstheme="minorBidi"/>
            <w:noProof/>
            <w:kern w:val="2"/>
            <w14:ligatures w14:val="standardContextual"/>
          </w:rPr>
          <w:tab/>
        </w:r>
        <w:r w:rsidRPr="00811431">
          <w:rPr>
            <w:rStyle w:val="Hyperlink"/>
            <w:noProof/>
          </w:rPr>
          <w:t>Collection of Tax</w:t>
        </w:r>
        <w:r>
          <w:rPr>
            <w:noProof/>
            <w:webHidden/>
          </w:rPr>
          <w:tab/>
        </w:r>
        <w:r>
          <w:rPr>
            <w:noProof/>
            <w:webHidden/>
          </w:rPr>
          <w:fldChar w:fldCharType="begin"/>
        </w:r>
        <w:r>
          <w:rPr>
            <w:noProof/>
            <w:webHidden/>
          </w:rPr>
          <w:instrText xml:space="preserve"> PAGEREF _Toc238197668 \h </w:instrText>
        </w:r>
        <w:r>
          <w:rPr>
            <w:noProof/>
            <w:webHidden/>
          </w:rPr>
        </w:r>
        <w:r>
          <w:rPr>
            <w:noProof/>
            <w:webHidden/>
          </w:rPr>
          <w:fldChar w:fldCharType="separate"/>
        </w:r>
        <w:r>
          <w:rPr>
            <w:noProof/>
            <w:webHidden/>
          </w:rPr>
          <w:t>137</w:t>
        </w:r>
        <w:r>
          <w:rPr>
            <w:noProof/>
            <w:webHidden/>
          </w:rPr>
          <w:fldChar w:fldCharType="end"/>
        </w:r>
      </w:hyperlink>
    </w:p>
    <w:p w14:paraId="1C07B4A2" w14:textId="750A5E65" w:rsidR="00097A40" w:rsidRDefault="00097A40">
      <w:pPr>
        <w:pStyle w:val="TOC3"/>
        <w:rPr>
          <w:rFonts w:asciiTheme="minorHAnsi" w:eastAsiaTheme="minorEastAsia" w:hAnsiTheme="minorHAnsi" w:cstheme="minorBidi"/>
          <w:noProof/>
          <w:kern w:val="2"/>
          <w14:ligatures w14:val="standardContextual"/>
        </w:rPr>
      </w:pPr>
      <w:hyperlink w:anchor="_Toc238197669" w:history="1">
        <w:r w:rsidRPr="00811431">
          <w:rPr>
            <w:rStyle w:val="Hyperlink"/>
            <w:noProof/>
          </w:rPr>
          <w:t>§4311.</w:t>
        </w:r>
        <w:r>
          <w:rPr>
            <w:rFonts w:asciiTheme="minorHAnsi" w:eastAsiaTheme="minorEastAsia" w:hAnsiTheme="minorHAnsi" w:cstheme="minorBidi"/>
            <w:noProof/>
            <w:kern w:val="2"/>
            <w14:ligatures w14:val="standardContextual"/>
          </w:rPr>
          <w:tab/>
        </w:r>
        <w:r w:rsidRPr="00811431">
          <w:rPr>
            <w:rStyle w:val="Hyperlink"/>
            <w:noProof/>
          </w:rPr>
          <w:t>Treatment of Tax by Dealer</w:t>
        </w:r>
        <w:r>
          <w:rPr>
            <w:noProof/>
            <w:webHidden/>
          </w:rPr>
          <w:tab/>
        </w:r>
        <w:r>
          <w:rPr>
            <w:noProof/>
            <w:webHidden/>
          </w:rPr>
          <w:fldChar w:fldCharType="begin"/>
        </w:r>
        <w:r>
          <w:rPr>
            <w:noProof/>
            <w:webHidden/>
          </w:rPr>
          <w:instrText xml:space="preserve"> PAGEREF _Toc238197669 \h </w:instrText>
        </w:r>
        <w:r>
          <w:rPr>
            <w:noProof/>
            <w:webHidden/>
          </w:rPr>
        </w:r>
        <w:r>
          <w:rPr>
            <w:noProof/>
            <w:webHidden/>
          </w:rPr>
          <w:fldChar w:fldCharType="separate"/>
        </w:r>
        <w:r>
          <w:rPr>
            <w:noProof/>
            <w:webHidden/>
          </w:rPr>
          <w:t>137</w:t>
        </w:r>
        <w:r>
          <w:rPr>
            <w:noProof/>
            <w:webHidden/>
          </w:rPr>
          <w:fldChar w:fldCharType="end"/>
        </w:r>
      </w:hyperlink>
    </w:p>
    <w:p w14:paraId="6EA96CF0" w14:textId="4D2BCB53" w:rsidR="00097A40" w:rsidRDefault="00097A40">
      <w:pPr>
        <w:pStyle w:val="TOC3"/>
        <w:rPr>
          <w:rFonts w:asciiTheme="minorHAnsi" w:eastAsiaTheme="minorEastAsia" w:hAnsiTheme="minorHAnsi" w:cstheme="minorBidi"/>
          <w:noProof/>
          <w:kern w:val="2"/>
          <w14:ligatures w14:val="standardContextual"/>
        </w:rPr>
      </w:pPr>
      <w:hyperlink w:anchor="_Toc238197670" w:history="1">
        <w:r w:rsidRPr="00811431">
          <w:rPr>
            <w:rStyle w:val="Hyperlink"/>
            <w:noProof/>
          </w:rPr>
          <w:t>§4351.</w:t>
        </w:r>
        <w:r>
          <w:rPr>
            <w:rFonts w:asciiTheme="minorHAnsi" w:eastAsiaTheme="minorEastAsia" w:hAnsiTheme="minorHAnsi" w:cstheme="minorBidi"/>
            <w:noProof/>
            <w:kern w:val="2"/>
            <w14:ligatures w14:val="standardContextual"/>
          </w:rPr>
          <w:tab/>
        </w:r>
        <w:r w:rsidRPr="00811431">
          <w:rPr>
            <w:rStyle w:val="Hyperlink"/>
            <w:noProof/>
          </w:rPr>
          <w:t>Returns and Payment of Tax, Penalty for Absorption of Tax</w:t>
        </w:r>
        <w:r>
          <w:rPr>
            <w:noProof/>
            <w:webHidden/>
          </w:rPr>
          <w:tab/>
        </w:r>
        <w:r>
          <w:rPr>
            <w:noProof/>
            <w:webHidden/>
          </w:rPr>
          <w:fldChar w:fldCharType="begin"/>
        </w:r>
        <w:r>
          <w:rPr>
            <w:noProof/>
            <w:webHidden/>
          </w:rPr>
          <w:instrText xml:space="preserve"> PAGEREF _Toc238197670 \h </w:instrText>
        </w:r>
        <w:r>
          <w:rPr>
            <w:noProof/>
            <w:webHidden/>
          </w:rPr>
        </w:r>
        <w:r>
          <w:rPr>
            <w:noProof/>
            <w:webHidden/>
          </w:rPr>
          <w:fldChar w:fldCharType="separate"/>
        </w:r>
        <w:r>
          <w:rPr>
            <w:noProof/>
            <w:webHidden/>
          </w:rPr>
          <w:t>138</w:t>
        </w:r>
        <w:r>
          <w:rPr>
            <w:noProof/>
            <w:webHidden/>
          </w:rPr>
          <w:fldChar w:fldCharType="end"/>
        </w:r>
      </w:hyperlink>
    </w:p>
    <w:p w14:paraId="74C514F7" w14:textId="1531ED2E" w:rsidR="00097A40" w:rsidRDefault="00097A40">
      <w:pPr>
        <w:pStyle w:val="TOC3"/>
        <w:rPr>
          <w:rFonts w:asciiTheme="minorHAnsi" w:eastAsiaTheme="minorEastAsia" w:hAnsiTheme="minorHAnsi" w:cstheme="minorBidi"/>
          <w:noProof/>
          <w:kern w:val="2"/>
          <w14:ligatures w14:val="standardContextual"/>
        </w:rPr>
      </w:pPr>
      <w:hyperlink w:anchor="_Toc238197671" w:history="1">
        <w:r w:rsidRPr="00811431">
          <w:rPr>
            <w:rStyle w:val="Hyperlink"/>
            <w:noProof/>
          </w:rPr>
          <w:t>§4353.</w:t>
        </w:r>
        <w:r>
          <w:rPr>
            <w:rFonts w:asciiTheme="minorHAnsi" w:eastAsiaTheme="minorEastAsia" w:hAnsiTheme="minorHAnsi" w:cstheme="minorBidi"/>
            <w:noProof/>
            <w:kern w:val="2"/>
            <w14:ligatures w14:val="standardContextual"/>
          </w:rPr>
          <w:tab/>
        </w:r>
        <w:r w:rsidRPr="00811431">
          <w:rPr>
            <w:rStyle w:val="Hyperlink"/>
            <w:noProof/>
          </w:rPr>
          <w:t>Collection from Interstate and Foreign Transportation Dealers</w:t>
        </w:r>
        <w:r>
          <w:rPr>
            <w:noProof/>
            <w:webHidden/>
          </w:rPr>
          <w:tab/>
        </w:r>
        <w:r>
          <w:rPr>
            <w:noProof/>
            <w:webHidden/>
          </w:rPr>
          <w:fldChar w:fldCharType="begin"/>
        </w:r>
        <w:r>
          <w:rPr>
            <w:noProof/>
            <w:webHidden/>
          </w:rPr>
          <w:instrText xml:space="preserve"> PAGEREF _Toc238197671 \h </w:instrText>
        </w:r>
        <w:r>
          <w:rPr>
            <w:noProof/>
            <w:webHidden/>
          </w:rPr>
        </w:r>
        <w:r>
          <w:rPr>
            <w:noProof/>
            <w:webHidden/>
          </w:rPr>
          <w:fldChar w:fldCharType="separate"/>
        </w:r>
        <w:r>
          <w:rPr>
            <w:noProof/>
            <w:webHidden/>
          </w:rPr>
          <w:t>140</w:t>
        </w:r>
        <w:r>
          <w:rPr>
            <w:noProof/>
            <w:webHidden/>
          </w:rPr>
          <w:fldChar w:fldCharType="end"/>
        </w:r>
      </w:hyperlink>
    </w:p>
    <w:p w14:paraId="47C24995" w14:textId="30CE037E" w:rsidR="00097A40" w:rsidRDefault="00097A40">
      <w:pPr>
        <w:pStyle w:val="TOC3"/>
        <w:rPr>
          <w:rFonts w:asciiTheme="minorHAnsi" w:eastAsiaTheme="minorEastAsia" w:hAnsiTheme="minorHAnsi" w:cstheme="minorBidi"/>
          <w:noProof/>
          <w:kern w:val="2"/>
          <w14:ligatures w14:val="standardContextual"/>
        </w:rPr>
      </w:pPr>
      <w:hyperlink w:anchor="_Toc238197672" w:history="1">
        <w:r w:rsidRPr="00811431">
          <w:rPr>
            <w:rStyle w:val="Hyperlink"/>
            <w:noProof/>
          </w:rPr>
          <w:t>§4355.</w:t>
        </w:r>
        <w:r>
          <w:rPr>
            <w:rFonts w:asciiTheme="minorHAnsi" w:eastAsiaTheme="minorEastAsia" w:hAnsiTheme="minorHAnsi" w:cstheme="minorBidi"/>
            <w:noProof/>
            <w:kern w:val="2"/>
            <w14:ligatures w14:val="standardContextual"/>
          </w:rPr>
          <w:tab/>
        </w:r>
        <w:r w:rsidRPr="00811431">
          <w:rPr>
            <w:rStyle w:val="Hyperlink"/>
            <w:noProof/>
          </w:rPr>
          <w:t>Collector's Authority to Determine the Tax in Certain Cases</w:t>
        </w:r>
        <w:r>
          <w:rPr>
            <w:noProof/>
            <w:webHidden/>
          </w:rPr>
          <w:tab/>
        </w:r>
        <w:r>
          <w:rPr>
            <w:noProof/>
            <w:webHidden/>
          </w:rPr>
          <w:fldChar w:fldCharType="begin"/>
        </w:r>
        <w:r>
          <w:rPr>
            <w:noProof/>
            <w:webHidden/>
          </w:rPr>
          <w:instrText xml:space="preserve"> PAGEREF _Toc238197672 \h </w:instrText>
        </w:r>
        <w:r>
          <w:rPr>
            <w:noProof/>
            <w:webHidden/>
          </w:rPr>
        </w:r>
        <w:r>
          <w:rPr>
            <w:noProof/>
            <w:webHidden/>
          </w:rPr>
          <w:fldChar w:fldCharType="separate"/>
        </w:r>
        <w:r>
          <w:rPr>
            <w:noProof/>
            <w:webHidden/>
          </w:rPr>
          <w:t>141</w:t>
        </w:r>
        <w:r>
          <w:rPr>
            <w:noProof/>
            <w:webHidden/>
          </w:rPr>
          <w:fldChar w:fldCharType="end"/>
        </w:r>
      </w:hyperlink>
    </w:p>
    <w:p w14:paraId="038DAABB" w14:textId="51FA477E" w:rsidR="00097A40" w:rsidRDefault="00097A40">
      <w:pPr>
        <w:pStyle w:val="TOC3"/>
        <w:rPr>
          <w:rFonts w:asciiTheme="minorHAnsi" w:eastAsiaTheme="minorEastAsia" w:hAnsiTheme="minorHAnsi" w:cstheme="minorBidi"/>
          <w:noProof/>
          <w:kern w:val="2"/>
          <w14:ligatures w14:val="standardContextual"/>
        </w:rPr>
      </w:pPr>
      <w:hyperlink w:anchor="_Toc238197673" w:history="1">
        <w:r w:rsidRPr="00811431">
          <w:rPr>
            <w:rStyle w:val="Hyperlink"/>
            <w:noProof/>
          </w:rPr>
          <w:t>§4357.</w:t>
        </w:r>
        <w:r>
          <w:rPr>
            <w:rFonts w:asciiTheme="minorHAnsi" w:eastAsiaTheme="minorEastAsia" w:hAnsiTheme="minorHAnsi" w:cstheme="minorBidi"/>
            <w:noProof/>
            <w:kern w:val="2"/>
            <w14:ligatures w14:val="standardContextual"/>
          </w:rPr>
          <w:tab/>
        </w:r>
        <w:r w:rsidRPr="00811431">
          <w:rPr>
            <w:rStyle w:val="Hyperlink"/>
            <w:noProof/>
          </w:rPr>
          <w:t>Termination or Transfer of a Business</w:t>
        </w:r>
        <w:r>
          <w:rPr>
            <w:noProof/>
            <w:webHidden/>
          </w:rPr>
          <w:tab/>
        </w:r>
        <w:r>
          <w:rPr>
            <w:noProof/>
            <w:webHidden/>
          </w:rPr>
          <w:fldChar w:fldCharType="begin"/>
        </w:r>
        <w:r>
          <w:rPr>
            <w:noProof/>
            <w:webHidden/>
          </w:rPr>
          <w:instrText xml:space="preserve"> PAGEREF _Toc238197673 \h </w:instrText>
        </w:r>
        <w:r>
          <w:rPr>
            <w:noProof/>
            <w:webHidden/>
          </w:rPr>
        </w:r>
        <w:r>
          <w:rPr>
            <w:noProof/>
            <w:webHidden/>
          </w:rPr>
          <w:fldChar w:fldCharType="separate"/>
        </w:r>
        <w:r>
          <w:rPr>
            <w:noProof/>
            <w:webHidden/>
          </w:rPr>
          <w:t>141</w:t>
        </w:r>
        <w:r>
          <w:rPr>
            <w:noProof/>
            <w:webHidden/>
          </w:rPr>
          <w:fldChar w:fldCharType="end"/>
        </w:r>
      </w:hyperlink>
    </w:p>
    <w:p w14:paraId="6CDB73FD" w14:textId="4823692A" w:rsidR="00097A40" w:rsidRDefault="00097A40">
      <w:pPr>
        <w:pStyle w:val="TOC3"/>
        <w:rPr>
          <w:rFonts w:asciiTheme="minorHAnsi" w:eastAsiaTheme="minorEastAsia" w:hAnsiTheme="minorHAnsi" w:cstheme="minorBidi"/>
          <w:noProof/>
          <w:kern w:val="2"/>
          <w14:ligatures w14:val="standardContextual"/>
        </w:rPr>
      </w:pPr>
      <w:hyperlink w:anchor="_Toc238197674" w:history="1">
        <w:r w:rsidRPr="00811431">
          <w:rPr>
            <w:rStyle w:val="Hyperlink"/>
            <w:noProof/>
          </w:rPr>
          <w:t>§4359.</w:t>
        </w:r>
        <w:r>
          <w:rPr>
            <w:rFonts w:asciiTheme="minorHAnsi" w:eastAsiaTheme="minorEastAsia" w:hAnsiTheme="minorHAnsi" w:cstheme="minorBidi"/>
            <w:noProof/>
            <w:kern w:val="2"/>
            <w14:ligatures w14:val="standardContextual"/>
          </w:rPr>
          <w:tab/>
        </w:r>
        <w:r w:rsidRPr="00811431">
          <w:rPr>
            <w:rStyle w:val="Hyperlink"/>
            <w:noProof/>
          </w:rPr>
          <w:t>Dealers Required to Keep Records</w:t>
        </w:r>
        <w:r>
          <w:rPr>
            <w:noProof/>
            <w:webHidden/>
          </w:rPr>
          <w:tab/>
        </w:r>
        <w:r>
          <w:rPr>
            <w:noProof/>
            <w:webHidden/>
          </w:rPr>
          <w:fldChar w:fldCharType="begin"/>
        </w:r>
        <w:r>
          <w:rPr>
            <w:noProof/>
            <w:webHidden/>
          </w:rPr>
          <w:instrText xml:space="preserve"> PAGEREF _Toc238197674 \h </w:instrText>
        </w:r>
        <w:r>
          <w:rPr>
            <w:noProof/>
            <w:webHidden/>
          </w:rPr>
        </w:r>
        <w:r>
          <w:rPr>
            <w:noProof/>
            <w:webHidden/>
          </w:rPr>
          <w:fldChar w:fldCharType="separate"/>
        </w:r>
        <w:r>
          <w:rPr>
            <w:noProof/>
            <w:webHidden/>
          </w:rPr>
          <w:t>141</w:t>
        </w:r>
        <w:r>
          <w:rPr>
            <w:noProof/>
            <w:webHidden/>
          </w:rPr>
          <w:fldChar w:fldCharType="end"/>
        </w:r>
      </w:hyperlink>
    </w:p>
    <w:p w14:paraId="39FDA99F" w14:textId="680090D0" w:rsidR="00097A40" w:rsidRDefault="00097A40">
      <w:pPr>
        <w:pStyle w:val="TOC3"/>
        <w:rPr>
          <w:rFonts w:asciiTheme="minorHAnsi" w:eastAsiaTheme="minorEastAsia" w:hAnsiTheme="minorHAnsi" w:cstheme="minorBidi"/>
          <w:noProof/>
          <w:kern w:val="2"/>
          <w14:ligatures w14:val="standardContextual"/>
        </w:rPr>
      </w:pPr>
      <w:hyperlink w:anchor="_Toc238197675" w:history="1">
        <w:r w:rsidRPr="00811431">
          <w:rPr>
            <w:rStyle w:val="Hyperlink"/>
            <w:noProof/>
          </w:rPr>
          <w:t>§4361.</w:t>
        </w:r>
        <w:r>
          <w:rPr>
            <w:rFonts w:asciiTheme="minorHAnsi" w:eastAsiaTheme="minorEastAsia" w:hAnsiTheme="minorHAnsi" w:cstheme="minorBidi"/>
            <w:noProof/>
            <w:kern w:val="2"/>
            <w14:ligatures w14:val="standardContextual"/>
          </w:rPr>
          <w:tab/>
        </w:r>
        <w:r w:rsidRPr="00811431">
          <w:rPr>
            <w:rStyle w:val="Hyperlink"/>
            <w:noProof/>
          </w:rPr>
          <w:t>Wholesalers and Jobbers Required to Keep Records</w:t>
        </w:r>
        <w:r>
          <w:rPr>
            <w:noProof/>
            <w:webHidden/>
          </w:rPr>
          <w:tab/>
        </w:r>
        <w:r>
          <w:rPr>
            <w:noProof/>
            <w:webHidden/>
          </w:rPr>
          <w:fldChar w:fldCharType="begin"/>
        </w:r>
        <w:r>
          <w:rPr>
            <w:noProof/>
            <w:webHidden/>
          </w:rPr>
          <w:instrText xml:space="preserve"> PAGEREF _Toc238197675 \h </w:instrText>
        </w:r>
        <w:r>
          <w:rPr>
            <w:noProof/>
            <w:webHidden/>
          </w:rPr>
        </w:r>
        <w:r>
          <w:rPr>
            <w:noProof/>
            <w:webHidden/>
          </w:rPr>
          <w:fldChar w:fldCharType="separate"/>
        </w:r>
        <w:r>
          <w:rPr>
            <w:noProof/>
            <w:webHidden/>
          </w:rPr>
          <w:t>142</w:t>
        </w:r>
        <w:r>
          <w:rPr>
            <w:noProof/>
            <w:webHidden/>
          </w:rPr>
          <w:fldChar w:fldCharType="end"/>
        </w:r>
      </w:hyperlink>
    </w:p>
    <w:p w14:paraId="53610437" w14:textId="07C3E922" w:rsidR="00097A40" w:rsidRDefault="00097A40">
      <w:pPr>
        <w:pStyle w:val="TOC3"/>
        <w:rPr>
          <w:rFonts w:asciiTheme="minorHAnsi" w:eastAsiaTheme="minorEastAsia" w:hAnsiTheme="minorHAnsi" w:cstheme="minorBidi"/>
          <w:noProof/>
          <w:kern w:val="2"/>
          <w14:ligatures w14:val="standardContextual"/>
        </w:rPr>
      </w:pPr>
      <w:hyperlink w:anchor="_Toc238197676" w:history="1">
        <w:r w:rsidRPr="00811431">
          <w:rPr>
            <w:rStyle w:val="Hyperlink"/>
            <w:noProof/>
          </w:rPr>
          <w:t>§4363.</w:t>
        </w:r>
        <w:r>
          <w:rPr>
            <w:rFonts w:asciiTheme="minorHAnsi" w:eastAsiaTheme="minorEastAsia" w:hAnsiTheme="minorHAnsi" w:cstheme="minorBidi"/>
            <w:noProof/>
            <w:kern w:val="2"/>
            <w14:ligatures w14:val="standardContextual"/>
          </w:rPr>
          <w:tab/>
        </w:r>
        <w:r w:rsidRPr="00811431">
          <w:rPr>
            <w:rStyle w:val="Hyperlink"/>
            <w:noProof/>
          </w:rPr>
          <w:t>Collector's Authority to Examine Records of Transportation Companies</w:t>
        </w:r>
        <w:r>
          <w:rPr>
            <w:noProof/>
            <w:webHidden/>
          </w:rPr>
          <w:tab/>
        </w:r>
        <w:r>
          <w:rPr>
            <w:noProof/>
            <w:webHidden/>
          </w:rPr>
          <w:fldChar w:fldCharType="begin"/>
        </w:r>
        <w:r>
          <w:rPr>
            <w:noProof/>
            <w:webHidden/>
          </w:rPr>
          <w:instrText xml:space="preserve"> PAGEREF _Toc238197676 \h </w:instrText>
        </w:r>
        <w:r>
          <w:rPr>
            <w:noProof/>
            <w:webHidden/>
          </w:rPr>
        </w:r>
        <w:r>
          <w:rPr>
            <w:noProof/>
            <w:webHidden/>
          </w:rPr>
          <w:fldChar w:fldCharType="separate"/>
        </w:r>
        <w:r>
          <w:rPr>
            <w:noProof/>
            <w:webHidden/>
          </w:rPr>
          <w:t>142</w:t>
        </w:r>
        <w:r>
          <w:rPr>
            <w:noProof/>
            <w:webHidden/>
          </w:rPr>
          <w:fldChar w:fldCharType="end"/>
        </w:r>
      </w:hyperlink>
    </w:p>
    <w:p w14:paraId="4BEB8873" w14:textId="2917B59E" w:rsidR="00097A40" w:rsidRDefault="00097A40">
      <w:pPr>
        <w:pStyle w:val="TOC3"/>
        <w:rPr>
          <w:rFonts w:asciiTheme="minorHAnsi" w:eastAsiaTheme="minorEastAsia" w:hAnsiTheme="minorHAnsi" w:cstheme="minorBidi"/>
          <w:noProof/>
          <w:kern w:val="2"/>
          <w14:ligatures w14:val="standardContextual"/>
        </w:rPr>
      </w:pPr>
      <w:hyperlink w:anchor="_Toc238197677" w:history="1">
        <w:r w:rsidRPr="00811431">
          <w:rPr>
            <w:rStyle w:val="Hyperlink"/>
            <w:noProof/>
          </w:rPr>
          <w:t>§4365.</w:t>
        </w:r>
        <w:r>
          <w:rPr>
            <w:rFonts w:asciiTheme="minorHAnsi" w:eastAsiaTheme="minorEastAsia" w:hAnsiTheme="minorHAnsi" w:cstheme="minorBidi"/>
            <w:noProof/>
            <w:kern w:val="2"/>
            <w14:ligatures w14:val="standardContextual"/>
          </w:rPr>
          <w:tab/>
        </w:r>
        <w:r w:rsidRPr="00811431">
          <w:rPr>
            <w:rStyle w:val="Hyperlink"/>
            <w:noProof/>
          </w:rPr>
          <w:t>Failure to Pay Tax on Imported Tangible Personal Property; Grounds for Attachment</w:t>
        </w:r>
        <w:r>
          <w:rPr>
            <w:noProof/>
            <w:webHidden/>
          </w:rPr>
          <w:tab/>
        </w:r>
        <w:r>
          <w:rPr>
            <w:noProof/>
            <w:webHidden/>
          </w:rPr>
          <w:fldChar w:fldCharType="begin"/>
        </w:r>
        <w:r>
          <w:rPr>
            <w:noProof/>
            <w:webHidden/>
          </w:rPr>
          <w:instrText xml:space="preserve"> PAGEREF _Toc238197677 \h </w:instrText>
        </w:r>
        <w:r>
          <w:rPr>
            <w:noProof/>
            <w:webHidden/>
          </w:rPr>
        </w:r>
        <w:r>
          <w:rPr>
            <w:noProof/>
            <w:webHidden/>
          </w:rPr>
          <w:fldChar w:fldCharType="separate"/>
        </w:r>
        <w:r>
          <w:rPr>
            <w:noProof/>
            <w:webHidden/>
          </w:rPr>
          <w:t>142</w:t>
        </w:r>
        <w:r>
          <w:rPr>
            <w:noProof/>
            <w:webHidden/>
          </w:rPr>
          <w:fldChar w:fldCharType="end"/>
        </w:r>
      </w:hyperlink>
    </w:p>
    <w:p w14:paraId="25DE6EC8" w14:textId="31898183" w:rsidR="00097A40" w:rsidRDefault="00097A40">
      <w:pPr>
        <w:pStyle w:val="TOC3"/>
        <w:rPr>
          <w:rFonts w:asciiTheme="minorHAnsi" w:eastAsiaTheme="minorEastAsia" w:hAnsiTheme="minorHAnsi" w:cstheme="minorBidi"/>
          <w:noProof/>
          <w:kern w:val="2"/>
          <w14:ligatures w14:val="standardContextual"/>
        </w:rPr>
      </w:pPr>
      <w:hyperlink w:anchor="_Toc238197678" w:history="1">
        <w:r w:rsidRPr="00811431">
          <w:rPr>
            <w:rStyle w:val="Hyperlink"/>
            <w:noProof/>
          </w:rPr>
          <w:t>§4367.</w:t>
        </w:r>
        <w:r>
          <w:rPr>
            <w:rFonts w:asciiTheme="minorHAnsi" w:eastAsiaTheme="minorEastAsia" w:hAnsiTheme="minorHAnsi" w:cstheme="minorBidi"/>
            <w:noProof/>
            <w:kern w:val="2"/>
            <w14:ligatures w14:val="standardContextual"/>
          </w:rPr>
          <w:tab/>
        </w:r>
        <w:r w:rsidRPr="00811431">
          <w:rPr>
            <w:rStyle w:val="Hyperlink"/>
            <w:noProof/>
          </w:rPr>
          <w:t>Failure to Pay Tax; Rule to Cease Business</w:t>
        </w:r>
        <w:r>
          <w:rPr>
            <w:noProof/>
            <w:webHidden/>
          </w:rPr>
          <w:tab/>
        </w:r>
        <w:r>
          <w:rPr>
            <w:noProof/>
            <w:webHidden/>
          </w:rPr>
          <w:fldChar w:fldCharType="begin"/>
        </w:r>
        <w:r>
          <w:rPr>
            <w:noProof/>
            <w:webHidden/>
          </w:rPr>
          <w:instrText xml:space="preserve"> PAGEREF _Toc238197678 \h </w:instrText>
        </w:r>
        <w:r>
          <w:rPr>
            <w:noProof/>
            <w:webHidden/>
          </w:rPr>
        </w:r>
        <w:r>
          <w:rPr>
            <w:noProof/>
            <w:webHidden/>
          </w:rPr>
          <w:fldChar w:fldCharType="separate"/>
        </w:r>
        <w:r>
          <w:rPr>
            <w:noProof/>
            <w:webHidden/>
          </w:rPr>
          <w:t>143</w:t>
        </w:r>
        <w:r>
          <w:rPr>
            <w:noProof/>
            <w:webHidden/>
          </w:rPr>
          <w:fldChar w:fldCharType="end"/>
        </w:r>
      </w:hyperlink>
    </w:p>
    <w:p w14:paraId="614CC1AD" w14:textId="6C3A955A" w:rsidR="00097A40" w:rsidRDefault="00097A40">
      <w:pPr>
        <w:pStyle w:val="TOC3"/>
        <w:rPr>
          <w:rFonts w:asciiTheme="minorHAnsi" w:eastAsiaTheme="minorEastAsia" w:hAnsiTheme="minorHAnsi" w:cstheme="minorBidi"/>
          <w:noProof/>
          <w:kern w:val="2"/>
          <w14:ligatures w14:val="standardContextual"/>
        </w:rPr>
      </w:pPr>
      <w:hyperlink w:anchor="_Toc238197679" w:history="1">
        <w:r w:rsidRPr="00811431">
          <w:rPr>
            <w:rStyle w:val="Hyperlink"/>
            <w:noProof/>
          </w:rPr>
          <w:t>§4369.</w:t>
        </w:r>
        <w:r>
          <w:rPr>
            <w:rFonts w:asciiTheme="minorHAnsi" w:eastAsiaTheme="minorEastAsia" w:hAnsiTheme="minorHAnsi" w:cstheme="minorBidi"/>
            <w:noProof/>
            <w:kern w:val="2"/>
            <w14:ligatures w14:val="standardContextual"/>
          </w:rPr>
          <w:tab/>
        </w:r>
        <w:r w:rsidRPr="00811431">
          <w:rPr>
            <w:rStyle w:val="Hyperlink"/>
            <w:noProof/>
          </w:rPr>
          <w:t>Sales Returned to Dealer; Credit or Refund of Tax</w:t>
        </w:r>
        <w:r>
          <w:rPr>
            <w:noProof/>
            <w:webHidden/>
          </w:rPr>
          <w:tab/>
        </w:r>
        <w:r>
          <w:rPr>
            <w:noProof/>
            <w:webHidden/>
          </w:rPr>
          <w:fldChar w:fldCharType="begin"/>
        </w:r>
        <w:r>
          <w:rPr>
            <w:noProof/>
            <w:webHidden/>
          </w:rPr>
          <w:instrText xml:space="preserve"> PAGEREF _Toc238197679 \h </w:instrText>
        </w:r>
        <w:r>
          <w:rPr>
            <w:noProof/>
            <w:webHidden/>
          </w:rPr>
        </w:r>
        <w:r>
          <w:rPr>
            <w:noProof/>
            <w:webHidden/>
          </w:rPr>
          <w:fldChar w:fldCharType="separate"/>
        </w:r>
        <w:r>
          <w:rPr>
            <w:noProof/>
            <w:webHidden/>
          </w:rPr>
          <w:t>143</w:t>
        </w:r>
        <w:r>
          <w:rPr>
            <w:noProof/>
            <w:webHidden/>
          </w:rPr>
          <w:fldChar w:fldCharType="end"/>
        </w:r>
      </w:hyperlink>
    </w:p>
    <w:p w14:paraId="58AEED93" w14:textId="7F0A9B6D" w:rsidR="00097A40" w:rsidRDefault="00097A40">
      <w:pPr>
        <w:pStyle w:val="TOC3"/>
        <w:rPr>
          <w:rFonts w:asciiTheme="minorHAnsi" w:eastAsiaTheme="minorEastAsia" w:hAnsiTheme="minorHAnsi" w:cstheme="minorBidi"/>
          <w:noProof/>
          <w:kern w:val="2"/>
          <w14:ligatures w14:val="standardContextual"/>
        </w:rPr>
      </w:pPr>
      <w:hyperlink w:anchor="_Toc238197680" w:history="1">
        <w:r w:rsidRPr="00811431">
          <w:rPr>
            <w:rStyle w:val="Hyperlink"/>
            <w:noProof/>
          </w:rPr>
          <w:t>§4372.</w:t>
        </w:r>
        <w:r>
          <w:rPr>
            <w:rFonts w:asciiTheme="minorHAnsi" w:eastAsiaTheme="minorEastAsia" w:hAnsiTheme="minorHAnsi" w:cstheme="minorBidi"/>
            <w:noProof/>
            <w:kern w:val="2"/>
            <w14:ligatures w14:val="standardContextual"/>
          </w:rPr>
          <w:tab/>
        </w:r>
        <w:r w:rsidRPr="00811431">
          <w:rPr>
            <w:rStyle w:val="Hyperlink"/>
            <w:noProof/>
          </w:rPr>
          <w:t xml:space="preserve">Payment of Sales and Use Taxes by Persons Constructing, Renovating, or Altering </w:t>
        </w:r>
        <w:r w:rsidR="00AF136C">
          <w:rPr>
            <w:rStyle w:val="Hyperlink"/>
            <w:noProof/>
          </w:rPr>
          <w:br/>
        </w:r>
        <w:r w:rsidRPr="00811431">
          <w:rPr>
            <w:rStyle w:val="Hyperlink"/>
            <w:noProof/>
          </w:rPr>
          <w:t>Immovable Property</w:t>
        </w:r>
        <w:r>
          <w:rPr>
            <w:noProof/>
            <w:webHidden/>
          </w:rPr>
          <w:tab/>
        </w:r>
        <w:r>
          <w:rPr>
            <w:noProof/>
            <w:webHidden/>
          </w:rPr>
          <w:fldChar w:fldCharType="begin"/>
        </w:r>
        <w:r>
          <w:rPr>
            <w:noProof/>
            <w:webHidden/>
          </w:rPr>
          <w:instrText xml:space="preserve"> PAGEREF _Toc238197680 \h </w:instrText>
        </w:r>
        <w:r>
          <w:rPr>
            <w:noProof/>
            <w:webHidden/>
          </w:rPr>
        </w:r>
        <w:r>
          <w:rPr>
            <w:noProof/>
            <w:webHidden/>
          </w:rPr>
          <w:fldChar w:fldCharType="separate"/>
        </w:r>
        <w:r>
          <w:rPr>
            <w:noProof/>
            <w:webHidden/>
          </w:rPr>
          <w:t>144</w:t>
        </w:r>
        <w:r>
          <w:rPr>
            <w:noProof/>
            <w:webHidden/>
          </w:rPr>
          <w:fldChar w:fldCharType="end"/>
        </w:r>
      </w:hyperlink>
    </w:p>
    <w:p w14:paraId="49DD178A" w14:textId="0D6590B1" w:rsidR="00097A40" w:rsidRDefault="00097A40">
      <w:pPr>
        <w:pStyle w:val="TOC3"/>
        <w:rPr>
          <w:rFonts w:asciiTheme="minorHAnsi" w:eastAsiaTheme="minorEastAsia" w:hAnsiTheme="minorHAnsi" w:cstheme="minorBidi"/>
          <w:noProof/>
          <w:kern w:val="2"/>
          <w14:ligatures w14:val="standardContextual"/>
        </w:rPr>
      </w:pPr>
      <w:hyperlink w:anchor="_Toc238197681" w:history="1">
        <w:r w:rsidRPr="00811431">
          <w:rPr>
            <w:rStyle w:val="Hyperlink"/>
            <w:noProof/>
          </w:rPr>
          <w:t>§4373.</w:t>
        </w:r>
        <w:r>
          <w:rPr>
            <w:rFonts w:asciiTheme="minorHAnsi" w:eastAsiaTheme="minorEastAsia" w:hAnsiTheme="minorHAnsi" w:cstheme="minorBidi"/>
            <w:noProof/>
            <w:kern w:val="2"/>
            <w14:ligatures w14:val="standardContextual"/>
          </w:rPr>
          <w:tab/>
        </w:r>
        <w:r w:rsidRPr="00811431">
          <w:rPr>
            <w:rStyle w:val="Hyperlink"/>
            <w:noProof/>
          </w:rPr>
          <w:t>Nonresident Contractors</w:t>
        </w:r>
        <w:r>
          <w:rPr>
            <w:noProof/>
            <w:webHidden/>
          </w:rPr>
          <w:tab/>
        </w:r>
        <w:r>
          <w:rPr>
            <w:noProof/>
            <w:webHidden/>
          </w:rPr>
          <w:fldChar w:fldCharType="begin"/>
        </w:r>
        <w:r>
          <w:rPr>
            <w:noProof/>
            <w:webHidden/>
          </w:rPr>
          <w:instrText xml:space="preserve"> PAGEREF _Toc238197681 \h </w:instrText>
        </w:r>
        <w:r>
          <w:rPr>
            <w:noProof/>
            <w:webHidden/>
          </w:rPr>
        </w:r>
        <w:r>
          <w:rPr>
            <w:noProof/>
            <w:webHidden/>
          </w:rPr>
          <w:fldChar w:fldCharType="separate"/>
        </w:r>
        <w:r>
          <w:rPr>
            <w:noProof/>
            <w:webHidden/>
          </w:rPr>
          <w:t>144</w:t>
        </w:r>
        <w:r>
          <w:rPr>
            <w:noProof/>
            <w:webHidden/>
          </w:rPr>
          <w:fldChar w:fldCharType="end"/>
        </w:r>
      </w:hyperlink>
    </w:p>
    <w:p w14:paraId="41DCDBA1" w14:textId="3BEE3D75" w:rsidR="00097A40" w:rsidRDefault="00097A40">
      <w:pPr>
        <w:pStyle w:val="TOC2"/>
        <w:rPr>
          <w:rFonts w:asciiTheme="minorHAnsi" w:eastAsiaTheme="minorEastAsia" w:hAnsiTheme="minorHAnsi" w:cstheme="minorBidi"/>
          <w:bCs w:val="0"/>
          <w:kern w:val="2"/>
          <w14:ligatures w14:val="standardContextual"/>
        </w:rPr>
      </w:pPr>
      <w:hyperlink w:anchor="_Toc238197682" w:history="1">
        <w:r w:rsidRPr="00811431">
          <w:rPr>
            <w:rStyle w:val="Hyperlink"/>
          </w:rPr>
          <w:t>Chapter 44.</w:t>
        </w:r>
        <w:r>
          <w:rPr>
            <w:rFonts w:asciiTheme="minorHAnsi" w:eastAsiaTheme="minorEastAsia" w:hAnsiTheme="minorHAnsi" w:cstheme="minorBidi"/>
            <w:bCs w:val="0"/>
            <w:kern w:val="2"/>
            <w14:ligatures w14:val="standardContextual"/>
          </w:rPr>
          <w:tab/>
        </w:r>
        <w:r w:rsidRPr="00811431">
          <w:rPr>
            <w:rStyle w:val="Hyperlink"/>
          </w:rPr>
          <w:t>Sales and Use Tax Exemptions</w:t>
        </w:r>
        <w:r>
          <w:rPr>
            <w:webHidden/>
          </w:rPr>
          <w:tab/>
        </w:r>
        <w:r>
          <w:rPr>
            <w:webHidden/>
          </w:rPr>
          <w:fldChar w:fldCharType="begin"/>
        </w:r>
        <w:r>
          <w:rPr>
            <w:webHidden/>
          </w:rPr>
          <w:instrText xml:space="preserve"> PAGEREF _Toc238197682 \h </w:instrText>
        </w:r>
        <w:r>
          <w:rPr>
            <w:webHidden/>
          </w:rPr>
        </w:r>
        <w:r>
          <w:rPr>
            <w:webHidden/>
          </w:rPr>
          <w:fldChar w:fldCharType="separate"/>
        </w:r>
        <w:r>
          <w:rPr>
            <w:webHidden/>
          </w:rPr>
          <w:t>146</w:t>
        </w:r>
        <w:r>
          <w:rPr>
            <w:webHidden/>
          </w:rPr>
          <w:fldChar w:fldCharType="end"/>
        </w:r>
      </w:hyperlink>
    </w:p>
    <w:p w14:paraId="50E288CD" w14:textId="687C4688" w:rsidR="00097A40" w:rsidRDefault="00097A40">
      <w:pPr>
        <w:pStyle w:val="TOC3"/>
        <w:rPr>
          <w:rFonts w:asciiTheme="minorHAnsi" w:eastAsiaTheme="minorEastAsia" w:hAnsiTheme="minorHAnsi" w:cstheme="minorBidi"/>
          <w:noProof/>
          <w:kern w:val="2"/>
          <w14:ligatures w14:val="standardContextual"/>
        </w:rPr>
      </w:pPr>
      <w:hyperlink w:anchor="_Toc238197683" w:history="1">
        <w:r w:rsidRPr="00811431">
          <w:rPr>
            <w:rStyle w:val="Hyperlink"/>
            <w:noProof/>
          </w:rPr>
          <w:t>§4401.</w:t>
        </w:r>
        <w:r>
          <w:rPr>
            <w:rFonts w:asciiTheme="minorHAnsi" w:eastAsiaTheme="minorEastAsia" w:hAnsiTheme="minorHAnsi" w:cstheme="minorBidi"/>
            <w:noProof/>
            <w:kern w:val="2"/>
            <w14:ligatures w14:val="standardContextual"/>
          </w:rPr>
          <w:tab/>
        </w:r>
        <w:r w:rsidRPr="00811431">
          <w:rPr>
            <w:rStyle w:val="Hyperlink"/>
            <w:noProof/>
          </w:rPr>
          <w:t>Various Exemptions from Tax</w:t>
        </w:r>
        <w:r>
          <w:rPr>
            <w:noProof/>
            <w:webHidden/>
          </w:rPr>
          <w:tab/>
        </w:r>
        <w:r>
          <w:rPr>
            <w:noProof/>
            <w:webHidden/>
          </w:rPr>
          <w:fldChar w:fldCharType="begin"/>
        </w:r>
        <w:r>
          <w:rPr>
            <w:noProof/>
            <w:webHidden/>
          </w:rPr>
          <w:instrText xml:space="preserve"> PAGEREF _Toc238197683 \h </w:instrText>
        </w:r>
        <w:r>
          <w:rPr>
            <w:noProof/>
            <w:webHidden/>
          </w:rPr>
        </w:r>
        <w:r>
          <w:rPr>
            <w:noProof/>
            <w:webHidden/>
          </w:rPr>
          <w:fldChar w:fldCharType="separate"/>
        </w:r>
        <w:r>
          <w:rPr>
            <w:noProof/>
            <w:webHidden/>
          </w:rPr>
          <w:t>146</w:t>
        </w:r>
        <w:r>
          <w:rPr>
            <w:noProof/>
            <w:webHidden/>
          </w:rPr>
          <w:fldChar w:fldCharType="end"/>
        </w:r>
      </w:hyperlink>
    </w:p>
    <w:p w14:paraId="1DA70E18" w14:textId="6AD4E8E8" w:rsidR="00097A40" w:rsidRDefault="00097A40">
      <w:pPr>
        <w:pStyle w:val="TOC3"/>
        <w:rPr>
          <w:rFonts w:asciiTheme="minorHAnsi" w:eastAsiaTheme="minorEastAsia" w:hAnsiTheme="minorHAnsi" w:cstheme="minorBidi"/>
          <w:noProof/>
          <w:kern w:val="2"/>
          <w14:ligatures w14:val="standardContextual"/>
        </w:rPr>
      </w:pPr>
      <w:hyperlink w:anchor="_Toc238197684" w:history="1">
        <w:r w:rsidRPr="00811431">
          <w:rPr>
            <w:rStyle w:val="Hyperlink"/>
            <w:noProof/>
          </w:rPr>
          <w:t>§4402.</w:t>
        </w:r>
        <w:r>
          <w:rPr>
            <w:rFonts w:asciiTheme="minorHAnsi" w:eastAsiaTheme="minorEastAsia" w:hAnsiTheme="minorHAnsi" w:cstheme="minorBidi"/>
            <w:noProof/>
            <w:kern w:val="2"/>
            <w14:ligatures w14:val="standardContextual"/>
          </w:rPr>
          <w:tab/>
        </w:r>
        <w:r w:rsidRPr="00811431">
          <w:rPr>
            <w:rStyle w:val="Hyperlink"/>
            <w:noProof/>
          </w:rPr>
          <w:t>Exemptions from Lease or Rental Tax, Helicopters</w:t>
        </w:r>
        <w:r>
          <w:rPr>
            <w:noProof/>
            <w:webHidden/>
          </w:rPr>
          <w:tab/>
        </w:r>
        <w:r>
          <w:rPr>
            <w:noProof/>
            <w:webHidden/>
          </w:rPr>
          <w:fldChar w:fldCharType="begin"/>
        </w:r>
        <w:r>
          <w:rPr>
            <w:noProof/>
            <w:webHidden/>
          </w:rPr>
          <w:instrText xml:space="preserve"> PAGEREF _Toc238197684 \h </w:instrText>
        </w:r>
        <w:r>
          <w:rPr>
            <w:noProof/>
            <w:webHidden/>
          </w:rPr>
        </w:r>
        <w:r>
          <w:rPr>
            <w:noProof/>
            <w:webHidden/>
          </w:rPr>
          <w:fldChar w:fldCharType="separate"/>
        </w:r>
        <w:r>
          <w:rPr>
            <w:noProof/>
            <w:webHidden/>
          </w:rPr>
          <w:t>150</w:t>
        </w:r>
        <w:r>
          <w:rPr>
            <w:noProof/>
            <w:webHidden/>
          </w:rPr>
          <w:fldChar w:fldCharType="end"/>
        </w:r>
      </w:hyperlink>
    </w:p>
    <w:p w14:paraId="2CD47E98" w14:textId="384F18F7" w:rsidR="00097A40" w:rsidRDefault="00097A40">
      <w:pPr>
        <w:pStyle w:val="TOC3"/>
        <w:rPr>
          <w:rFonts w:asciiTheme="minorHAnsi" w:eastAsiaTheme="minorEastAsia" w:hAnsiTheme="minorHAnsi" w:cstheme="minorBidi"/>
          <w:noProof/>
          <w:kern w:val="2"/>
          <w14:ligatures w14:val="standardContextual"/>
        </w:rPr>
      </w:pPr>
      <w:hyperlink w:anchor="_Toc238197685" w:history="1">
        <w:r w:rsidRPr="00811431">
          <w:rPr>
            <w:rStyle w:val="Hyperlink"/>
            <w:noProof/>
          </w:rPr>
          <w:t>§4403.</w:t>
        </w:r>
        <w:r>
          <w:rPr>
            <w:rFonts w:asciiTheme="minorHAnsi" w:eastAsiaTheme="minorEastAsia" w:hAnsiTheme="minorHAnsi" w:cstheme="minorBidi"/>
            <w:noProof/>
            <w:kern w:val="2"/>
            <w14:ligatures w14:val="standardContextual"/>
          </w:rPr>
          <w:tab/>
        </w:r>
        <w:r w:rsidRPr="00811431">
          <w:rPr>
            <w:rStyle w:val="Hyperlink"/>
            <w:noProof/>
          </w:rPr>
          <w:t>Ships and Ships' Supplies</w:t>
        </w:r>
        <w:r>
          <w:rPr>
            <w:noProof/>
            <w:webHidden/>
          </w:rPr>
          <w:tab/>
        </w:r>
        <w:r>
          <w:rPr>
            <w:noProof/>
            <w:webHidden/>
          </w:rPr>
          <w:fldChar w:fldCharType="begin"/>
        </w:r>
        <w:r>
          <w:rPr>
            <w:noProof/>
            <w:webHidden/>
          </w:rPr>
          <w:instrText xml:space="preserve"> PAGEREF _Toc238197685 \h </w:instrText>
        </w:r>
        <w:r>
          <w:rPr>
            <w:noProof/>
            <w:webHidden/>
          </w:rPr>
        </w:r>
        <w:r>
          <w:rPr>
            <w:noProof/>
            <w:webHidden/>
          </w:rPr>
          <w:fldChar w:fldCharType="separate"/>
        </w:r>
        <w:r>
          <w:rPr>
            <w:noProof/>
            <w:webHidden/>
          </w:rPr>
          <w:t>150</w:t>
        </w:r>
        <w:r>
          <w:rPr>
            <w:noProof/>
            <w:webHidden/>
          </w:rPr>
          <w:fldChar w:fldCharType="end"/>
        </w:r>
      </w:hyperlink>
    </w:p>
    <w:p w14:paraId="6F0958D2" w14:textId="64DA3F7A" w:rsidR="00097A40" w:rsidRDefault="00097A40">
      <w:pPr>
        <w:pStyle w:val="TOC3"/>
        <w:rPr>
          <w:rFonts w:asciiTheme="minorHAnsi" w:eastAsiaTheme="minorEastAsia" w:hAnsiTheme="minorHAnsi" w:cstheme="minorBidi"/>
          <w:noProof/>
          <w:kern w:val="2"/>
          <w14:ligatures w14:val="standardContextual"/>
        </w:rPr>
      </w:pPr>
      <w:hyperlink w:anchor="_Toc238197686" w:history="1">
        <w:r w:rsidRPr="00811431">
          <w:rPr>
            <w:rStyle w:val="Hyperlink"/>
            <w:noProof/>
          </w:rPr>
          <w:t>§4404.</w:t>
        </w:r>
        <w:r>
          <w:rPr>
            <w:rFonts w:asciiTheme="minorHAnsi" w:eastAsiaTheme="minorEastAsia" w:hAnsiTheme="minorHAnsi" w:cstheme="minorBidi"/>
            <w:noProof/>
            <w:kern w:val="2"/>
            <w14:ligatures w14:val="standardContextual"/>
          </w:rPr>
          <w:tab/>
        </w:r>
        <w:r w:rsidRPr="00811431">
          <w:rPr>
            <w:rStyle w:val="Hyperlink"/>
            <w:noProof/>
          </w:rPr>
          <w:t>Seeds Used in Planting of Crops</w:t>
        </w:r>
        <w:r>
          <w:rPr>
            <w:noProof/>
            <w:webHidden/>
          </w:rPr>
          <w:tab/>
        </w:r>
        <w:r>
          <w:rPr>
            <w:noProof/>
            <w:webHidden/>
          </w:rPr>
          <w:fldChar w:fldCharType="begin"/>
        </w:r>
        <w:r>
          <w:rPr>
            <w:noProof/>
            <w:webHidden/>
          </w:rPr>
          <w:instrText xml:space="preserve"> PAGEREF _Toc238197686 \h </w:instrText>
        </w:r>
        <w:r>
          <w:rPr>
            <w:noProof/>
            <w:webHidden/>
          </w:rPr>
        </w:r>
        <w:r>
          <w:rPr>
            <w:noProof/>
            <w:webHidden/>
          </w:rPr>
          <w:fldChar w:fldCharType="separate"/>
        </w:r>
        <w:r>
          <w:rPr>
            <w:noProof/>
            <w:webHidden/>
          </w:rPr>
          <w:t>150</w:t>
        </w:r>
        <w:r>
          <w:rPr>
            <w:noProof/>
            <w:webHidden/>
          </w:rPr>
          <w:fldChar w:fldCharType="end"/>
        </w:r>
      </w:hyperlink>
    </w:p>
    <w:p w14:paraId="54A154B1" w14:textId="69B0B4FF" w:rsidR="00097A40" w:rsidRDefault="00097A40">
      <w:pPr>
        <w:pStyle w:val="TOC3"/>
        <w:rPr>
          <w:rFonts w:asciiTheme="minorHAnsi" w:eastAsiaTheme="minorEastAsia" w:hAnsiTheme="minorHAnsi" w:cstheme="minorBidi"/>
          <w:noProof/>
          <w:kern w:val="2"/>
          <w14:ligatures w14:val="standardContextual"/>
        </w:rPr>
      </w:pPr>
      <w:hyperlink w:anchor="_Toc238197687" w:history="1">
        <w:r w:rsidRPr="00811431">
          <w:rPr>
            <w:rStyle w:val="Hyperlink"/>
            <w:noProof/>
          </w:rPr>
          <w:t>§4408.</w:t>
        </w:r>
        <w:r>
          <w:rPr>
            <w:rFonts w:asciiTheme="minorHAnsi" w:eastAsiaTheme="minorEastAsia" w:hAnsiTheme="minorHAnsi" w:cstheme="minorBidi"/>
            <w:noProof/>
            <w:kern w:val="2"/>
            <w14:ligatures w14:val="standardContextual"/>
          </w:rPr>
          <w:tab/>
        </w:r>
        <w:r w:rsidRPr="00811431">
          <w:rPr>
            <w:rStyle w:val="Hyperlink"/>
            <w:noProof/>
          </w:rPr>
          <w:t>Pesticides Used for Agricultural Purposes</w:t>
        </w:r>
        <w:r>
          <w:rPr>
            <w:noProof/>
            <w:webHidden/>
          </w:rPr>
          <w:tab/>
        </w:r>
        <w:r>
          <w:rPr>
            <w:noProof/>
            <w:webHidden/>
          </w:rPr>
          <w:fldChar w:fldCharType="begin"/>
        </w:r>
        <w:r>
          <w:rPr>
            <w:noProof/>
            <w:webHidden/>
          </w:rPr>
          <w:instrText xml:space="preserve"> PAGEREF _Toc238197687 \h </w:instrText>
        </w:r>
        <w:r>
          <w:rPr>
            <w:noProof/>
            <w:webHidden/>
          </w:rPr>
        </w:r>
        <w:r>
          <w:rPr>
            <w:noProof/>
            <w:webHidden/>
          </w:rPr>
          <w:fldChar w:fldCharType="separate"/>
        </w:r>
        <w:r>
          <w:rPr>
            <w:noProof/>
            <w:webHidden/>
          </w:rPr>
          <w:t>151</w:t>
        </w:r>
        <w:r>
          <w:rPr>
            <w:noProof/>
            <w:webHidden/>
          </w:rPr>
          <w:fldChar w:fldCharType="end"/>
        </w:r>
      </w:hyperlink>
    </w:p>
    <w:p w14:paraId="4C3AF36D" w14:textId="5358DCAF" w:rsidR="00097A40" w:rsidRDefault="00097A40">
      <w:pPr>
        <w:pStyle w:val="TOC3"/>
        <w:rPr>
          <w:rFonts w:asciiTheme="minorHAnsi" w:eastAsiaTheme="minorEastAsia" w:hAnsiTheme="minorHAnsi" w:cstheme="minorBidi"/>
          <w:noProof/>
          <w:kern w:val="2"/>
          <w14:ligatures w14:val="standardContextual"/>
        </w:rPr>
      </w:pPr>
      <w:hyperlink w:anchor="_Toc238197688" w:history="1">
        <w:r w:rsidRPr="00811431">
          <w:rPr>
            <w:rStyle w:val="Hyperlink"/>
            <w:noProof/>
          </w:rPr>
          <w:t>§4409.</w:t>
        </w:r>
        <w:r>
          <w:rPr>
            <w:rFonts w:asciiTheme="minorHAnsi" w:eastAsiaTheme="minorEastAsia" w:hAnsiTheme="minorHAnsi" w:cstheme="minorBidi"/>
            <w:noProof/>
            <w:kern w:val="2"/>
            <w14:ligatures w14:val="standardContextual"/>
          </w:rPr>
          <w:tab/>
        </w:r>
        <w:r w:rsidRPr="00811431">
          <w:rPr>
            <w:rStyle w:val="Hyperlink"/>
            <w:noProof/>
          </w:rPr>
          <w:t>Motion Picture Film Rental</w:t>
        </w:r>
        <w:r>
          <w:rPr>
            <w:noProof/>
            <w:webHidden/>
          </w:rPr>
          <w:tab/>
        </w:r>
        <w:r>
          <w:rPr>
            <w:noProof/>
            <w:webHidden/>
          </w:rPr>
          <w:fldChar w:fldCharType="begin"/>
        </w:r>
        <w:r>
          <w:rPr>
            <w:noProof/>
            <w:webHidden/>
          </w:rPr>
          <w:instrText xml:space="preserve"> PAGEREF _Toc238197688 \h </w:instrText>
        </w:r>
        <w:r>
          <w:rPr>
            <w:noProof/>
            <w:webHidden/>
          </w:rPr>
        </w:r>
        <w:r>
          <w:rPr>
            <w:noProof/>
            <w:webHidden/>
          </w:rPr>
          <w:fldChar w:fldCharType="separate"/>
        </w:r>
        <w:r>
          <w:rPr>
            <w:noProof/>
            <w:webHidden/>
          </w:rPr>
          <w:t>151</w:t>
        </w:r>
        <w:r>
          <w:rPr>
            <w:noProof/>
            <w:webHidden/>
          </w:rPr>
          <w:fldChar w:fldCharType="end"/>
        </w:r>
      </w:hyperlink>
    </w:p>
    <w:p w14:paraId="0C99705F" w14:textId="72D30861" w:rsidR="00097A40" w:rsidRDefault="00097A40">
      <w:pPr>
        <w:pStyle w:val="TOC3"/>
        <w:rPr>
          <w:rFonts w:asciiTheme="minorHAnsi" w:eastAsiaTheme="minorEastAsia" w:hAnsiTheme="minorHAnsi" w:cstheme="minorBidi"/>
          <w:noProof/>
          <w:kern w:val="2"/>
          <w14:ligatures w14:val="standardContextual"/>
        </w:rPr>
      </w:pPr>
      <w:hyperlink w:anchor="_Toc238197689" w:history="1">
        <w:r w:rsidRPr="00811431">
          <w:rPr>
            <w:rStyle w:val="Hyperlink"/>
            <w:noProof/>
          </w:rPr>
          <w:t>§4410.</w:t>
        </w:r>
        <w:r>
          <w:rPr>
            <w:rFonts w:asciiTheme="minorHAnsi" w:eastAsiaTheme="minorEastAsia" w:hAnsiTheme="minorHAnsi" w:cstheme="minorBidi"/>
            <w:noProof/>
            <w:kern w:val="2"/>
            <w14:ligatures w14:val="standardContextual"/>
          </w:rPr>
          <w:tab/>
        </w:r>
        <w:r w:rsidRPr="00811431">
          <w:rPr>
            <w:rStyle w:val="Hyperlink"/>
            <w:noProof/>
          </w:rPr>
          <w:t>Property Purchased for First Use Outside the State</w:t>
        </w:r>
        <w:r>
          <w:rPr>
            <w:noProof/>
            <w:webHidden/>
          </w:rPr>
          <w:tab/>
        </w:r>
        <w:r>
          <w:rPr>
            <w:noProof/>
            <w:webHidden/>
          </w:rPr>
          <w:fldChar w:fldCharType="begin"/>
        </w:r>
        <w:r>
          <w:rPr>
            <w:noProof/>
            <w:webHidden/>
          </w:rPr>
          <w:instrText xml:space="preserve"> PAGEREF _Toc238197689 \h </w:instrText>
        </w:r>
        <w:r>
          <w:rPr>
            <w:noProof/>
            <w:webHidden/>
          </w:rPr>
        </w:r>
        <w:r>
          <w:rPr>
            <w:noProof/>
            <w:webHidden/>
          </w:rPr>
          <w:fldChar w:fldCharType="separate"/>
        </w:r>
        <w:r>
          <w:rPr>
            <w:noProof/>
            <w:webHidden/>
          </w:rPr>
          <w:t>151</w:t>
        </w:r>
        <w:r>
          <w:rPr>
            <w:noProof/>
            <w:webHidden/>
          </w:rPr>
          <w:fldChar w:fldCharType="end"/>
        </w:r>
      </w:hyperlink>
    </w:p>
    <w:p w14:paraId="7578A2D5" w14:textId="72E35DB3" w:rsidR="00097A40" w:rsidRDefault="00097A40">
      <w:pPr>
        <w:pStyle w:val="TOC3"/>
        <w:rPr>
          <w:rFonts w:asciiTheme="minorHAnsi" w:eastAsiaTheme="minorEastAsia" w:hAnsiTheme="minorHAnsi" w:cstheme="minorBidi"/>
          <w:noProof/>
          <w:kern w:val="2"/>
          <w14:ligatures w14:val="standardContextual"/>
        </w:rPr>
      </w:pPr>
      <w:hyperlink w:anchor="_Toc238197690" w:history="1">
        <w:r w:rsidRPr="00811431">
          <w:rPr>
            <w:rStyle w:val="Hyperlink"/>
            <w:noProof/>
          </w:rPr>
          <w:t>§4411.</w:t>
        </w:r>
        <w:r>
          <w:rPr>
            <w:rFonts w:asciiTheme="minorHAnsi" w:eastAsiaTheme="minorEastAsia" w:hAnsiTheme="minorHAnsi" w:cstheme="minorBidi"/>
            <w:noProof/>
            <w:kern w:val="2"/>
            <w14:ligatures w14:val="standardContextual"/>
          </w:rPr>
          <w:tab/>
        </w:r>
        <w:r w:rsidRPr="00811431">
          <w:rPr>
            <w:rStyle w:val="Hyperlink"/>
            <w:noProof/>
          </w:rPr>
          <w:t>Contracts Prior to and within 90 Days of Tax Levy</w:t>
        </w:r>
        <w:r>
          <w:rPr>
            <w:noProof/>
            <w:webHidden/>
          </w:rPr>
          <w:tab/>
        </w:r>
        <w:r>
          <w:rPr>
            <w:noProof/>
            <w:webHidden/>
          </w:rPr>
          <w:fldChar w:fldCharType="begin"/>
        </w:r>
        <w:r>
          <w:rPr>
            <w:noProof/>
            <w:webHidden/>
          </w:rPr>
          <w:instrText xml:space="preserve"> PAGEREF _Toc238197690 \h </w:instrText>
        </w:r>
        <w:r>
          <w:rPr>
            <w:noProof/>
            <w:webHidden/>
          </w:rPr>
        </w:r>
        <w:r>
          <w:rPr>
            <w:noProof/>
            <w:webHidden/>
          </w:rPr>
          <w:fldChar w:fldCharType="separate"/>
        </w:r>
        <w:r>
          <w:rPr>
            <w:noProof/>
            <w:webHidden/>
          </w:rPr>
          <w:t>153</w:t>
        </w:r>
        <w:r>
          <w:rPr>
            <w:noProof/>
            <w:webHidden/>
          </w:rPr>
          <w:fldChar w:fldCharType="end"/>
        </w:r>
      </w:hyperlink>
    </w:p>
    <w:p w14:paraId="300BB9AB" w14:textId="54237FBB" w:rsidR="00097A40" w:rsidRDefault="00097A40">
      <w:pPr>
        <w:pStyle w:val="TOC3"/>
        <w:rPr>
          <w:rFonts w:asciiTheme="minorHAnsi" w:eastAsiaTheme="minorEastAsia" w:hAnsiTheme="minorHAnsi" w:cstheme="minorBidi"/>
          <w:noProof/>
          <w:kern w:val="2"/>
          <w14:ligatures w14:val="standardContextual"/>
        </w:rPr>
      </w:pPr>
      <w:hyperlink w:anchor="_Toc238197691" w:history="1">
        <w:r w:rsidRPr="00811431">
          <w:rPr>
            <w:rStyle w:val="Hyperlink"/>
            <w:noProof/>
          </w:rPr>
          <w:t>§4414.</w:t>
        </w:r>
        <w:r>
          <w:rPr>
            <w:rFonts w:asciiTheme="minorHAnsi" w:eastAsiaTheme="minorEastAsia" w:hAnsiTheme="minorHAnsi" w:cstheme="minorBidi"/>
            <w:noProof/>
            <w:kern w:val="2"/>
            <w14:ligatures w14:val="standardContextual"/>
          </w:rPr>
          <w:tab/>
        </w:r>
        <w:r w:rsidRPr="00811431">
          <w:rPr>
            <w:rStyle w:val="Hyperlink"/>
            <w:noProof/>
          </w:rPr>
          <w:t>Cable Television Installation and Repair</w:t>
        </w:r>
        <w:r>
          <w:rPr>
            <w:noProof/>
            <w:webHidden/>
          </w:rPr>
          <w:tab/>
        </w:r>
        <w:r>
          <w:rPr>
            <w:noProof/>
            <w:webHidden/>
          </w:rPr>
          <w:fldChar w:fldCharType="begin"/>
        </w:r>
        <w:r>
          <w:rPr>
            <w:noProof/>
            <w:webHidden/>
          </w:rPr>
          <w:instrText xml:space="preserve"> PAGEREF _Toc238197691 \h </w:instrText>
        </w:r>
        <w:r>
          <w:rPr>
            <w:noProof/>
            <w:webHidden/>
          </w:rPr>
        </w:r>
        <w:r>
          <w:rPr>
            <w:noProof/>
            <w:webHidden/>
          </w:rPr>
          <w:fldChar w:fldCharType="separate"/>
        </w:r>
        <w:r>
          <w:rPr>
            <w:noProof/>
            <w:webHidden/>
          </w:rPr>
          <w:t>153</w:t>
        </w:r>
        <w:r>
          <w:rPr>
            <w:noProof/>
            <w:webHidden/>
          </w:rPr>
          <w:fldChar w:fldCharType="end"/>
        </w:r>
      </w:hyperlink>
    </w:p>
    <w:p w14:paraId="4CDEAB5D" w14:textId="54F98F4B" w:rsidR="00097A40" w:rsidRDefault="00097A40">
      <w:pPr>
        <w:pStyle w:val="TOC3"/>
        <w:rPr>
          <w:rFonts w:asciiTheme="minorHAnsi" w:eastAsiaTheme="minorEastAsia" w:hAnsiTheme="minorHAnsi" w:cstheme="minorBidi"/>
          <w:noProof/>
          <w:kern w:val="2"/>
          <w14:ligatures w14:val="standardContextual"/>
        </w:rPr>
      </w:pPr>
      <w:hyperlink w:anchor="_Toc238197692" w:history="1">
        <w:r w:rsidRPr="00811431">
          <w:rPr>
            <w:rStyle w:val="Hyperlink"/>
            <w:noProof/>
          </w:rPr>
          <w:t>§4417.</w:t>
        </w:r>
        <w:r>
          <w:rPr>
            <w:rFonts w:asciiTheme="minorHAnsi" w:eastAsiaTheme="minorEastAsia" w:hAnsiTheme="minorHAnsi" w:cstheme="minorBidi"/>
            <w:noProof/>
            <w:kern w:val="2"/>
            <w14:ligatures w14:val="standardContextual"/>
          </w:rPr>
          <w:tab/>
        </w:r>
        <w:r w:rsidRPr="00811431">
          <w:rPr>
            <w:rStyle w:val="Hyperlink"/>
            <w:noProof/>
          </w:rPr>
          <w:t xml:space="preserve">Exclusions and Exemptions; Purchases Made with United States Department of </w:t>
        </w:r>
        <w:r w:rsidR="00AF136C">
          <w:rPr>
            <w:rStyle w:val="Hyperlink"/>
            <w:noProof/>
          </w:rPr>
          <w:br/>
        </w:r>
        <w:r w:rsidRPr="00811431">
          <w:rPr>
            <w:rStyle w:val="Hyperlink"/>
            <w:noProof/>
          </w:rPr>
          <w:t>Agriculture Food Stamp Coupons and Purchases Made under the Women, Infants, and Children's Program</w:t>
        </w:r>
        <w:r>
          <w:rPr>
            <w:noProof/>
            <w:webHidden/>
          </w:rPr>
          <w:tab/>
        </w:r>
        <w:r>
          <w:rPr>
            <w:noProof/>
            <w:webHidden/>
          </w:rPr>
          <w:fldChar w:fldCharType="begin"/>
        </w:r>
        <w:r>
          <w:rPr>
            <w:noProof/>
            <w:webHidden/>
          </w:rPr>
          <w:instrText xml:space="preserve"> PAGEREF _Toc238197692 \h </w:instrText>
        </w:r>
        <w:r>
          <w:rPr>
            <w:noProof/>
            <w:webHidden/>
          </w:rPr>
        </w:r>
        <w:r>
          <w:rPr>
            <w:noProof/>
            <w:webHidden/>
          </w:rPr>
          <w:fldChar w:fldCharType="separate"/>
        </w:r>
        <w:r>
          <w:rPr>
            <w:noProof/>
            <w:webHidden/>
          </w:rPr>
          <w:t>153</w:t>
        </w:r>
        <w:r>
          <w:rPr>
            <w:noProof/>
            <w:webHidden/>
          </w:rPr>
          <w:fldChar w:fldCharType="end"/>
        </w:r>
      </w:hyperlink>
    </w:p>
    <w:p w14:paraId="1560EB40" w14:textId="37214ED0" w:rsidR="00097A40" w:rsidRDefault="00097A40">
      <w:pPr>
        <w:pStyle w:val="TOC3"/>
        <w:rPr>
          <w:rFonts w:asciiTheme="minorHAnsi" w:eastAsiaTheme="minorEastAsia" w:hAnsiTheme="minorHAnsi" w:cstheme="minorBidi"/>
          <w:noProof/>
          <w:kern w:val="2"/>
          <w14:ligatures w14:val="standardContextual"/>
        </w:rPr>
      </w:pPr>
      <w:hyperlink w:anchor="_Toc238197693" w:history="1">
        <w:r w:rsidRPr="00811431">
          <w:rPr>
            <w:rStyle w:val="Hyperlink"/>
            <w:noProof/>
          </w:rPr>
          <w:t>§4418.</w:t>
        </w:r>
        <w:r>
          <w:rPr>
            <w:rFonts w:asciiTheme="minorHAnsi" w:eastAsiaTheme="minorEastAsia" w:hAnsiTheme="minorHAnsi" w:cstheme="minorBidi"/>
            <w:noProof/>
            <w:kern w:val="2"/>
            <w14:ligatures w14:val="standardContextual"/>
          </w:rPr>
          <w:tab/>
        </w:r>
        <w:r w:rsidRPr="00811431">
          <w:rPr>
            <w:rStyle w:val="Hyperlink"/>
            <w:noProof/>
          </w:rPr>
          <w:t>Nonprofit Organizations; Nature of Exemption; Limitations; Qualifications</w:t>
        </w:r>
        <w:r>
          <w:rPr>
            <w:noProof/>
            <w:webHidden/>
          </w:rPr>
          <w:tab/>
        </w:r>
        <w:r>
          <w:rPr>
            <w:noProof/>
            <w:webHidden/>
          </w:rPr>
          <w:fldChar w:fldCharType="begin"/>
        </w:r>
        <w:r>
          <w:rPr>
            <w:noProof/>
            <w:webHidden/>
          </w:rPr>
          <w:instrText xml:space="preserve"> PAGEREF _Toc238197693 \h </w:instrText>
        </w:r>
        <w:r>
          <w:rPr>
            <w:noProof/>
            <w:webHidden/>
          </w:rPr>
        </w:r>
        <w:r>
          <w:rPr>
            <w:noProof/>
            <w:webHidden/>
          </w:rPr>
          <w:fldChar w:fldCharType="separate"/>
        </w:r>
        <w:r>
          <w:rPr>
            <w:noProof/>
            <w:webHidden/>
          </w:rPr>
          <w:t>154</w:t>
        </w:r>
        <w:r>
          <w:rPr>
            <w:noProof/>
            <w:webHidden/>
          </w:rPr>
          <w:fldChar w:fldCharType="end"/>
        </w:r>
      </w:hyperlink>
    </w:p>
    <w:p w14:paraId="422DAF45" w14:textId="14D94CFD" w:rsidR="00097A40" w:rsidRDefault="00097A40">
      <w:pPr>
        <w:pStyle w:val="TOC3"/>
        <w:rPr>
          <w:rFonts w:asciiTheme="minorHAnsi" w:eastAsiaTheme="minorEastAsia" w:hAnsiTheme="minorHAnsi" w:cstheme="minorBidi"/>
          <w:noProof/>
          <w:kern w:val="2"/>
          <w14:ligatures w14:val="standardContextual"/>
        </w:rPr>
      </w:pPr>
      <w:hyperlink w:anchor="_Toc238197694" w:history="1">
        <w:r w:rsidRPr="00811431">
          <w:rPr>
            <w:rStyle w:val="Hyperlink"/>
            <w:noProof/>
          </w:rPr>
          <w:t>§4420.</w:t>
        </w:r>
        <w:r>
          <w:rPr>
            <w:rFonts w:asciiTheme="minorHAnsi" w:eastAsiaTheme="minorEastAsia" w:hAnsiTheme="minorHAnsi" w:cstheme="minorBidi"/>
            <w:noProof/>
            <w:kern w:val="2"/>
            <w14:ligatures w14:val="standardContextual"/>
          </w:rPr>
          <w:tab/>
        </w:r>
        <w:r w:rsidRPr="00811431">
          <w:rPr>
            <w:rStyle w:val="Hyperlink"/>
            <w:noProof/>
          </w:rPr>
          <w:t>Property Used in Interstate Commerce</w:t>
        </w:r>
        <w:r>
          <w:rPr>
            <w:noProof/>
            <w:webHidden/>
          </w:rPr>
          <w:tab/>
        </w:r>
        <w:r>
          <w:rPr>
            <w:noProof/>
            <w:webHidden/>
          </w:rPr>
          <w:fldChar w:fldCharType="begin"/>
        </w:r>
        <w:r>
          <w:rPr>
            <w:noProof/>
            <w:webHidden/>
          </w:rPr>
          <w:instrText xml:space="preserve"> PAGEREF _Toc238197694 \h </w:instrText>
        </w:r>
        <w:r>
          <w:rPr>
            <w:noProof/>
            <w:webHidden/>
          </w:rPr>
        </w:r>
        <w:r>
          <w:rPr>
            <w:noProof/>
            <w:webHidden/>
          </w:rPr>
          <w:fldChar w:fldCharType="separate"/>
        </w:r>
        <w:r>
          <w:rPr>
            <w:noProof/>
            <w:webHidden/>
          </w:rPr>
          <w:t>155</w:t>
        </w:r>
        <w:r>
          <w:rPr>
            <w:noProof/>
            <w:webHidden/>
          </w:rPr>
          <w:fldChar w:fldCharType="end"/>
        </w:r>
      </w:hyperlink>
    </w:p>
    <w:p w14:paraId="6DA9CCAB" w14:textId="01E1017B" w:rsidR="00097A40" w:rsidRDefault="00097A40">
      <w:pPr>
        <w:pStyle w:val="TOC3"/>
        <w:rPr>
          <w:rFonts w:asciiTheme="minorHAnsi" w:eastAsiaTheme="minorEastAsia" w:hAnsiTheme="minorHAnsi" w:cstheme="minorBidi"/>
          <w:noProof/>
          <w:kern w:val="2"/>
          <w14:ligatures w14:val="standardContextual"/>
        </w:rPr>
      </w:pPr>
      <w:hyperlink w:anchor="_Toc238197695" w:history="1">
        <w:r w:rsidRPr="00811431">
          <w:rPr>
            <w:rStyle w:val="Hyperlink"/>
            <w:rFonts w:eastAsia="Calibri"/>
            <w:noProof/>
          </w:rPr>
          <w:t>§4428.</w:t>
        </w:r>
        <w:r>
          <w:rPr>
            <w:rFonts w:asciiTheme="minorHAnsi" w:eastAsiaTheme="minorEastAsia" w:hAnsiTheme="minorHAnsi" w:cstheme="minorBidi"/>
            <w:noProof/>
            <w:kern w:val="2"/>
            <w14:ligatures w14:val="standardContextual"/>
          </w:rPr>
          <w:tab/>
        </w:r>
        <w:r w:rsidRPr="00811431">
          <w:rPr>
            <w:rStyle w:val="Hyperlink"/>
            <w:rFonts w:eastAsia="Calibri"/>
            <w:noProof/>
          </w:rPr>
          <w:t>Partial</w:t>
        </w:r>
        <w:r w:rsidRPr="00811431">
          <w:rPr>
            <w:rStyle w:val="Hyperlink"/>
            <w:rFonts w:ascii="Calibri" w:eastAsia="Calibri" w:hAnsi="Calibri"/>
            <w:noProof/>
          </w:rPr>
          <w:t xml:space="preserve"> </w:t>
        </w:r>
        <w:r w:rsidRPr="00811431">
          <w:rPr>
            <w:rStyle w:val="Hyperlink"/>
            <w:rFonts w:eastAsia="Calibri"/>
            <w:noProof/>
          </w:rPr>
          <w:t>Sales</w:t>
        </w:r>
        <w:r w:rsidRPr="00811431">
          <w:rPr>
            <w:rStyle w:val="Hyperlink"/>
            <w:rFonts w:ascii="Calibri" w:eastAsia="Calibri" w:hAnsi="Calibri"/>
            <w:noProof/>
          </w:rPr>
          <w:t xml:space="preserve"> </w:t>
        </w:r>
        <w:r w:rsidRPr="00811431">
          <w:rPr>
            <w:rStyle w:val="Hyperlink"/>
            <w:rFonts w:eastAsia="Calibri"/>
            <w:noProof/>
          </w:rPr>
          <w:t>and</w:t>
        </w:r>
        <w:r w:rsidRPr="00811431">
          <w:rPr>
            <w:rStyle w:val="Hyperlink"/>
            <w:rFonts w:ascii="Calibri" w:eastAsia="Calibri" w:hAnsi="Calibri"/>
            <w:noProof/>
          </w:rPr>
          <w:t xml:space="preserve"> </w:t>
        </w:r>
        <w:r w:rsidRPr="00811431">
          <w:rPr>
            <w:rStyle w:val="Hyperlink"/>
            <w:rFonts w:eastAsia="Calibri"/>
            <w:noProof/>
          </w:rPr>
          <w:t>Use</w:t>
        </w:r>
        <w:r w:rsidRPr="00811431">
          <w:rPr>
            <w:rStyle w:val="Hyperlink"/>
            <w:rFonts w:ascii="Calibri" w:eastAsia="Calibri" w:hAnsi="Calibri"/>
            <w:noProof/>
          </w:rPr>
          <w:t xml:space="preserve"> </w:t>
        </w:r>
        <w:r w:rsidRPr="00811431">
          <w:rPr>
            <w:rStyle w:val="Hyperlink"/>
            <w:rFonts w:eastAsia="Calibri"/>
            <w:noProof/>
          </w:rPr>
          <w:t>Tax</w:t>
        </w:r>
        <w:r w:rsidRPr="00811431">
          <w:rPr>
            <w:rStyle w:val="Hyperlink"/>
            <w:rFonts w:ascii="Calibri" w:eastAsia="Calibri" w:hAnsi="Calibri"/>
            <w:noProof/>
          </w:rPr>
          <w:t xml:space="preserve"> </w:t>
        </w:r>
        <w:r w:rsidRPr="00811431">
          <w:rPr>
            <w:rStyle w:val="Hyperlink"/>
            <w:rFonts w:eastAsia="Calibri"/>
            <w:noProof/>
          </w:rPr>
          <w:t>Exemption</w:t>
        </w:r>
        <w:r w:rsidRPr="00811431">
          <w:rPr>
            <w:rStyle w:val="Hyperlink"/>
            <w:rFonts w:ascii="Calibri" w:eastAsia="Calibri" w:hAnsi="Calibri"/>
            <w:noProof/>
          </w:rPr>
          <w:t xml:space="preserve"> </w:t>
        </w:r>
        <w:r w:rsidRPr="00811431">
          <w:rPr>
            <w:rStyle w:val="Hyperlink"/>
            <w:rFonts w:eastAsia="Calibri"/>
            <w:noProof/>
          </w:rPr>
          <w:t>on</w:t>
        </w:r>
        <w:r w:rsidRPr="00811431">
          <w:rPr>
            <w:rStyle w:val="Hyperlink"/>
            <w:rFonts w:ascii="Calibri" w:eastAsia="Calibri" w:hAnsi="Calibri"/>
            <w:noProof/>
          </w:rPr>
          <w:t xml:space="preserve"> </w:t>
        </w:r>
        <w:r w:rsidRPr="00811431">
          <w:rPr>
            <w:rStyle w:val="Hyperlink"/>
            <w:rFonts w:eastAsia="Calibri"/>
            <w:noProof/>
          </w:rPr>
          <w:t>Boats</w:t>
        </w:r>
        <w:r>
          <w:rPr>
            <w:noProof/>
            <w:webHidden/>
          </w:rPr>
          <w:tab/>
        </w:r>
        <w:r>
          <w:rPr>
            <w:noProof/>
            <w:webHidden/>
          </w:rPr>
          <w:fldChar w:fldCharType="begin"/>
        </w:r>
        <w:r>
          <w:rPr>
            <w:noProof/>
            <w:webHidden/>
          </w:rPr>
          <w:instrText xml:space="preserve"> PAGEREF _Toc238197695 \h </w:instrText>
        </w:r>
        <w:r>
          <w:rPr>
            <w:noProof/>
            <w:webHidden/>
          </w:rPr>
        </w:r>
        <w:r>
          <w:rPr>
            <w:noProof/>
            <w:webHidden/>
          </w:rPr>
          <w:fldChar w:fldCharType="separate"/>
        </w:r>
        <w:r>
          <w:rPr>
            <w:noProof/>
            <w:webHidden/>
          </w:rPr>
          <w:t>156</w:t>
        </w:r>
        <w:r>
          <w:rPr>
            <w:noProof/>
            <w:webHidden/>
          </w:rPr>
          <w:fldChar w:fldCharType="end"/>
        </w:r>
      </w:hyperlink>
    </w:p>
    <w:p w14:paraId="261DBDD3" w14:textId="6D4D7D1D" w:rsidR="00097A40" w:rsidRDefault="00097A40">
      <w:pPr>
        <w:pStyle w:val="TOC2"/>
        <w:rPr>
          <w:rFonts w:asciiTheme="minorHAnsi" w:eastAsiaTheme="minorEastAsia" w:hAnsiTheme="minorHAnsi" w:cstheme="minorBidi"/>
          <w:bCs w:val="0"/>
          <w:kern w:val="2"/>
          <w14:ligatures w14:val="standardContextual"/>
        </w:rPr>
      </w:pPr>
      <w:hyperlink w:anchor="_Toc238197696" w:history="1">
        <w:r w:rsidRPr="00811431">
          <w:rPr>
            <w:rStyle w:val="Hyperlink"/>
          </w:rPr>
          <w:t>Chapter 49.</w:t>
        </w:r>
        <w:r>
          <w:rPr>
            <w:rFonts w:asciiTheme="minorHAnsi" w:eastAsiaTheme="minorEastAsia" w:hAnsiTheme="minorHAnsi" w:cstheme="minorBidi"/>
            <w:bCs w:val="0"/>
            <w:kern w:val="2"/>
            <w14:ligatures w14:val="standardContextual"/>
          </w:rPr>
          <w:tab/>
        </w:r>
        <w:r w:rsidRPr="00811431">
          <w:rPr>
            <w:rStyle w:val="Hyperlink"/>
          </w:rPr>
          <w:t>Tax Collection</w:t>
        </w:r>
        <w:r>
          <w:rPr>
            <w:webHidden/>
          </w:rPr>
          <w:tab/>
        </w:r>
        <w:r>
          <w:rPr>
            <w:webHidden/>
          </w:rPr>
          <w:fldChar w:fldCharType="begin"/>
        </w:r>
        <w:r>
          <w:rPr>
            <w:webHidden/>
          </w:rPr>
          <w:instrText xml:space="preserve"> PAGEREF _Toc238197696 \h </w:instrText>
        </w:r>
        <w:r>
          <w:rPr>
            <w:webHidden/>
          </w:rPr>
        </w:r>
        <w:r>
          <w:rPr>
            <w:webHidden/>
          </w:rPr>
          <w:fldChar w:fldCharType="separate"/>
        </w:r>
        <w:r>
          <w:rPr>
            <w:webHidden/>
          </w:rPr>
          <w:t>157</w:t>
        </w:r>
        <w:r>
          <w:rPr>
            <w:webHidden/>
          </w:rPr>
          <w:fldChar w:fldCharType="end"/>
        </w:r>
      </w:hyperlink>
    </w:p>
    <w:p w14:paraId="5E080B50" w14:textId="4D64244E" w:rsidR="00097A40" w:rsidRDefault="00097A40">
      <w:pPr>
        <w:pStyle w:val="TOC3"/>
        <w:rPr>
          <w:rFonts w:asciiTheme="minorHAnsi" w:eastAsiaTheme="minorEastAsia" w:hAnsiTheme="minorHAnsi" w:cstheme="minorBidi"/>
          <w:noProof/>
          <w:kern w:val="2"/>
          <w14:ligatures w14:val="standardContextual"/>
        </w:rPr>
      </w:pPr>
      <w:hyperlink w:anchor="_Toc238197697" w:history="1">
        <w:r w:rsidRPr="00811431">
          <w:rPr>
            <w:rStyle w:val="Hyperlink"/>
            <w:noProof/>
          </w:rPr>
          <w:t>§4901.</w:t>
        </w:r>
        <w:r>
          <w:rPr>
            <w:rFonts w:asciiTheme="minorHAnsi" w:eastAsiaTheme="minorEastAsia" w:hAnsiTheme="minorHAnsi" w:cstheme="minorBidi"/>
            <w:noProof/>
            <w:kern w:val="2"/>
            <w14:ligatures w14:val="standardContextual"/>
          </w:rPr>
          <w:tab/>
        </w:r>
        <w:r w:rsidRPr="00811431">
          <w:rPr>
            <w:rStyle w:val="Hyperlink"/>
            <w:noProof/>
          </w:rPr>
          <w:t>Alternative Remedies for the Collection of Taxes</w:t>
        </w:r>
        <w:r>
          <w:rPr>
            <w:noProof/>
            <w:webHidden/>
          </w:rPr>
          <w:tab/>
        </w:r>
        <w:r>
          <w:rPr>
            <w:noProof/>
            <w:webHidden/>
          </w:rPr>
          <w:fldChar w:fldCharType="begin"/>
        </w:r>
        <w:r>
          <w:rPr>
            <w:noProof/>
            <w:webHidden/>
          </w:rPr>
          <w:instrText xml:space="preserve"> PAGEREF _Toc238197697 \h </w:instrText>
        </w:r>
        <w:r>
          <w:rPr>
            <w:noProof/>
            <w:webHidden/>
          </w:rPr>
        </w:r>
        <w:r>
          <w:rPr>
            <w:noProof/>
            <w:webHidden/>
          </w:rPr>
          <w:fldChar w:fldCharType="separate"/>
        </w:r>
        <w:r>
          <w:rPr>
            <w:noProof/>
            <w:webHidden/>
          </w:rPr>
          <w:t>157</w:t>
        </w:r>
        <w:r>
          <w:rPr>
            <w:noProof/>
            <w:webHidden/>
          </w:rPr>
          <w:fldChar w:fldCharType="end"/>
        </w:r>
      </w:hyperlink>
    </w:p>
    <w:p w14:paraId="75A6D6B9" w14:textId="285177A1" w:rsidR="00097A40" w:rsidRDefault="00097A40">
      <w:pPr>
        <w:pStyle w:val="TOC3"/>
        <w:rPr>
          <w:rFonts w:asciiTheme="minorHAnsi" w:eastAsiaTheme="minorEastAsia" w:hAnsiTheme="minorHAnsi" w:cstheme="minorBidi"/>
          <w:noProof/>
          <w:kern w:val="2"/>
          <w14:ligatures w14:val="standardContextual"/>
        </w:rPr>
      </w:pPr>
      <w:hyperlink w:anchor="_Toc238197698" w:history="1">
        <w:r w:rsidRPr="00811431">
          <w:rPr>
            <w:rStyle w:val="Hyperlink"/>
            <w:noProof/>
          </w:rPr>
          <w:t>§4903.</w:t>
        </w:r>
        <w:r>
          <w:rPr>
            <w:rFonts w:asciiTheme="minorHAnsi" w:eastAsiaTheme="minorEastAsia" w:hAnsiTheme="minorHAnsi" w:cstheme="minorBidi"/>
            <w:noProof/>
            <w:kern w:val="2"/>
            <w14:ligatures w14:val="standardContextual"/>
          </w:rPr>
          <w:tab/>
        </w:r>
        <w:r w:rsidRPr="00811431">
          <w:rPr>
            <w:rStyle w:val="Hyperlink"/>
            <w:noProof/>
          </w:rPr>
          <w:t>Timely Filing When the Due Date Falls on Saturday, Sunday, or Legal Holiday</w:t>
        </w:r>
        <w:r>
          <w:rPr>
            <w:noProof/>
            <w:webHidden/>
          </w:rPr>
          <w:tab/>
        </w:r>
        <w:r>
          <w:rPr>
            <w:noProof/>
            <w:webHidden/>
          </w:rPr>
          <w:fldChar w:fldCharType="begin"/>
        </w:r>
        <w:r>
          <w:rPr>
            <w:noProof/>
            <w:webHidden/>
          </w:rPr>
          <w:instrText xml:space="preserve"> PAGEREF _Toc238197698 \h </w:instrText>
        </w:r>
        <w:r>
          <w:rPr>
            <w:noProof/>
            <w:webHidden/>
          </w:rPr>
        </w:r>
        <w:r>
          <w:rPr>
            <w:noProof/>
            <w:webHidden/>
          </w:rPr>
          <w:fldChar w:fldCharType="separate"/>
        </w:r>
        <w:r>
          <w:rPr>
            <w:noProof/>
            <w:webHidden/>
          </w:rPr>
          <w:t>158</w:t>
        </w:r>
        <w:r>
          <w:rPr>
            <w:noProof/>
            <w:webHidden/>
          </w:rPr>
          <w:fldChar w:fldCharType="end"/>
        </w:r>
      </w:hyperlink>
    </w:p>
    <w:p w14:paraId="1C886F2B" w14:textId="08FD1A22" w:rsidR="00097A40" w:rsidRDefault="00097A40">
      <w:pPr>
        <w:pStyle w:val="TOC3"/>
        <w:rPr>
          <w:rFonts w:asciiTheme="minorHAnsi" w:eastAsiaTheme="minorEastAsia" w:hAnsiTheme="minorHAnsi" w:cstheme="minorBidi"/>
          <w:noProof/>
          <w:kern w:val="2"/>
          <w14:ligatures w14:val="standardContextual"/>
        </w:rPr>
      </w:pPr>
      <w:hyperlink w:anchor="_Toc238197699" w:history="1">
        <w:r w:rsidRPr="00811431">
          <w:rPr>
            <w:rStyle w:val="Hyperlink"/>
            <w:noProof/>
          </w:rPr>
          <w:t>§4905.</w:t>
        </w:r>
        <w:r>
          <w:rPr>
            <w:rFonts w:asciiTheme="minorHAnsi" w:eastAsiaTheme="minorEastAsia" w:hAnsiTheme="minorHAnsi" w:cstheme="minorBidi"/>
            <w:noProof/>
            <w:kern w:val="2"/>
            <w14:ligatures w14:val="standardContextual"/>
          </w:rPr>
          <w:tab/>
        </w:r>
        <w:r w:rsidRPr="00811431">
          <w:rPr>
            <w:rStyle w:val="Hyperlink"/>
            <w:noProof/>
          </w:rPr>
          <w:t>Signature Alternatives; Electronic Filings</w:t>
        </w:r>
        <w:r>
          <w:rPr>
            <w:noProof/>
            <w:webHidden/>
          </w:rPr>
          <w:tab/>
        </w:r>
        <w:r>
          <w:rPr>
            <w:noProof/>
            <w:webHidden/>
          </w:rPr>
          <w:fldChar w:fldCharType="begin"/>
        </w:r>
        <w:r>
          <w:rPr>
            <w:noProof/>
            <w:webHidden/>
          </w:rPr>
          <w:instrText xml:space="preserve"> PAGEREF _Toc238197699 \h </w:instrText>
        </w:r>
        <w:r>
          <w:rPr>
            <w:noProof/>
            <w:webHidden/>
          </w:rPr>
        </w:r>
        <w:r>
          <w:rPr>
            <w:noProof/>
            <w:webHidden/>
          </w:rPr>
          <w:fldChar w:fldCharType="separate"/>
        </w:r>
        <w:r>
          <w:rPr>
            <w:noProof/>
            <w:webHidden/>
          </w:rPr>
          <w:t>158</w:t>
        </w:r>
        <w:r>
          <w:rPr>
            <w:noProof/>
            <w:webHidden/>
          </w:rPr>
          <w:fldChar w:fldCharType="end"/>
        </w:r>
      </w:hyperlink>
    </w:p>
    <w:p w14:paraId="391D971E" w14:textId="6609DBAD" w:rsidR="00097A40" w:rsidRDefault="00097A40">
      <w:pPr>
        <w:pStyle w:val="TOC3"/>
        <w:rPr>
          <w:rFonts w:asciiTheme="minorHAnsi" w:eastAsiaTheme="minorEastAsia" w:hAnsiTheme="minorHAnsi" w:cstheme="minorBidi"/>
          <w:noProof/>
          <w:kern w:val="2"/>
          <w14:ligatures w14:val="standardContextual"/>
        </w:rPr>
      </w:pPr>
      <w:hyperlink w:anchor="_Toc238197700" w:history="1">
        <w:r w:rsidRPr="00811431">
          <w:rPr>
            <w:rStyle w:val="Hyperlink"/>
            <w:noProof/>
          </w:rPr>
          <w:t>§4906.</w:t>
        </w:r>
        <w:r>
          <w:rPr>
            <w:rFonts w:asciiTheme="minorHAnsi" w:eastAsiaTheme="minorEastAsia" w:hAnsiTheme="minorHAnsi" w:cstheme="minorBidi"/>
            <w:noProof/>
            <w:kern w:val="2"/>
            <w14:ligatures w14:val="standardContextual"/>
          </w:rPr>
          <w:tab/>
        </w:r>
        <w:r w:rsidRPr="00811431">
          <w:rPr>
            <w:rStyle w:val="Hyperlink"/>
            <w:noProof/>
          </w:rPr>
          <w:t>Signature Alternatives for Preparers</w:t>
        </w:r>
        <w:r>
          <w:rPr>
            <w:noProof/>
            <w:webHidden/>
          </w:rPr>
          <w:tab/>
        </w:r>
        <w:r>
          <w:rPr>
            <w:noProof/>
            <w:webHidden/>
          </w:rPr>
          <w:fldChar w:fldCharType="begin"/>
        </w:r>
        <w:r>
          <w:rPr>
            <w:noProof/>
            <w:webHidden/>
          </w:rPr>
          <w:instrText xml:space="preserve"> PAGEREF _Toc238197700 \h </w:instrText>
        </w:r>
        <w:r>
          <w:rPr>
            <w:noProof/>
            <w:webHidden/>
          </w:rPr>
        </w:r>
        <w:r>
          <w:rPr>
            <w:noProof/>
            <w:webHidden/>
          </w:rPr>
          <w:fldChar w:fldCharType="separate"/>
        </w:r>
        <w:r>
          <w:rPr>
            <w:noProof/>
            <w:webHidden/>
          </w:rPr>
          <w:t>159</w:t>
        </w:r>
        <w:r>
          <w:rPr>
            <w:noProof/>
            <w:webHidden/>
          </w:rPr>
          <w:fldChar w:fldCharType="end"/>
        </w:r>
      </w:hyperlink>
    </w:p>
    <w:p w14:paraId="3F3B3337" w14:textId="06D8A6E7" w:rsidR="00097A40" w:rsidRDefault="00097A40">
      <w:pPr>
        <w:pStyle w:val="TOC3"/>
        <w:rPr>
          <w:rFonts w:asciiTheme="minorHAnsi" w:eastAsiaTheme="minorEastAsia" w:hAnsiTheme="minorHAnsi" w:cstheme="minorBidi"/>
          <w:noProof/>
          <w:kern w:val="2"/>
          <w14:ligatures w14:val="standardContextual"/>
        </w:rPr>
      </w:pPr>
      <w:hyperlink w:anchor="_Toc238197701" w:history="1">
        <w:r w:rsidRPr="00811431">
          <w:rPr>
            <w:rStyle w:val="Hyperlink"/>
            <w:noProof/>
          </w:rPr>
          <w:t>§4907.</w:t>
        </w:r>
        <w:r>
          <w:rPr>
            <w:rFonts w:asciiTheme="minorHAnsi" w:eastAsiaTheme="minorEastAsia" w:hAnsiTheme="minorHAnsi" w:cstheme="minorBidi"/>
            <w:noProof/>
            <w:kern w:val="2"/>
            <w14:ligatures w14:val="standardContextual"/>
          </w:rPr>
          <w:tab/>
        </w:r>
        <w:r w:rsidRPr="00811431">
          <w:rPr>
            <w:rStyle w:val="Hyperlink"/>
            <w:noProof/>
          </w:rPr>
          <w:t>Remittance of Tax under Protest, Suits or Petitions to Recover</w:t>
        </w:r>
        <w:r>
          <w:rPr>
            <w:noProof/>
            <w:webHidden/>
          </w:rPr>
          <w:tab/>
        </w:r>
        <w:r>
          <w:rPr>
            <w:noProof/>
            <w:webHidden/>
          </w:rPr>
          <w:fldChar w:fldCharType="begin"/>
        </w:r>
        <w:r>
          <w:rPr>
            <w:noProof/>
            <w:webHidden/>
          </w:rPr>
          <w:instrText xml:space="preserve"> PAGEREF _Toc238197701 \h </w:instrText>
        </w:r>
        <w:r>
          <w:rPr>
            <w:noProof/>
            <w:webHidden/>
          </w:rPr>
        </w:r>
        <w:r>
          <w:rPr>
            <w:noProof/>
            <w:webHidden/>
          </w:rPr>
          <w:fldChar w:fldCharType="separate"/>
        </w:r>
        <w:r>
          <w:rPr>
            <w:noProof/>
            <w:webHidden/>
          </w:rPr>
          <w:t>159</w:t>
        </w:r>
        <w:r>
          <w:rPr>
            <w:noProof/>
            <w:webHidden/>
          </w:rPr>
          <w:fldChar w:fldCharType="end"/>
        </w:r>
      </w:hyperlink>
    </w:p>
    <w:p w14:paraId="5D288C3C" w14:textId="2C234C93" w:rsidR="00097A40" w:rsidRDefault="00097A40">
      <w:pPr>
        <w:pStyle w:val="TOC3"/>
        <w:rPr>
          <w:rFonts w:asciiTheme="minorHAnsi" w:eastAsiaTheme="minorEastAsia" w:hAnsiTheme="minorHAnsi" w:cstheme="minorBidi"/>
          <w:noProof/>
          <w:kern w:val="2"/>
          <w14:ligatures w14:val="standardContextual"/>
        </w:rPr>
      </w:pPr>
      <w:hyperlink w:anchor="_Toc238197702" w:history="1">
        <w:r w:rsidRPr="00811431">
          <w:rPr>
            <w:rStyle w:val="Hyperlink"/>
            <w:noProof/>
          </w:rPr>
          <w:t>§4908.</w:t>
        </w:r>
        <w:r>
          <w:rPr>
            <w:rFonts w:asciiTheme="minorHAnsi" w:eastAsiaTheme="minorEastAsia" w:hAnsiTheme="minorHAnsi" w:cstheme="minorBidi"/>
            <w:noProof/>
            <w:kern w:val="2"/>
            <w14:ligatures w14:val="standardContextual"/>
          </w:rPr>
          <w:tab/>
        </w:r>
        <w:r w:rsidRPr="00811431">
          <w:rPr>
            <w:rStyle w:val="Hyperlink"/>
            <w:noProof/>
          </w:rPr>
          <w:t>Insufficient Funds Checks</w:t>
        </w:r>
        <w:r>
          <w:rPr>
            <w:noProof/>
            <w:webHidden/>
          </w:rPr>
          <w:tab/>
        </w:r>
        <w:r>
          <w:rPr>
            <w:noProof/>
            <w:webHidden/>
          </w:rPr>
          <w:fldChar w:fldCharType="begin"/>
        </w:r>
        <w:r>
          <w:rPr>
            <w:noProof/>
            <w:webHidden/>
          </w:rPr>
          <w:instrText xml:space="preserve"> PAGEREF _Toc238197702 \h </w:instrText>
        </w:r>
        <w:r>
          <w:rPr>
            <w:noProof/>
            <w:webHidden/>
          </w:rPr>
        </w:r>
        <w:r>
          <w:rPr>
            <w:noProof/>
            <w:webHidden/>
          </w:rPr>
          <w:fldChar w:fldCharType="separate"/>
        </w:r>
        <w:r>
          <w:rPr>
            <w:noProof/>
            <w:webHidden/>
          </w:rPr>
          <w:t>159</w:t>
        </w:r>
        <w:r>
          <w:rPr>
            <w:noProof/>
            <w:webHidden/>
          </w:rPr>
          <w:fldChar w:fldCharType="end"/>
        </w:r>
      </w:hyperlink>
    </w:p>
    <w:p w14:paraId="7798D008" w14:textId="0CB5DF53" w:rsidR="00097A40" w:rsidRDefault="00097A40">
      <w:pPr>
        <w:pStyle w:val="TOC3"/>
        <w:rPr>
          <w:rFonts w:asciiTheme="minorHAnsi" w:eastAsiaTheme="minorEastAsia" w:hAnsiTheme="minorHAnsi" w:cstheme="minorBidi"/>
          <w:noProof/>
          <w:kern w:val="2"/>
          <w14:ligatures w14:val="standardContextual"/>
        </w:rPr>
      </w:pPr>
      <w:hyperlink w:anchor="_Toc238197703" w:history="1">
        <w:r w:rsidRPr="00811431">
          <w:rPr>
            <w:rStyle w:val="Hyperlink"/>
            <w:noProof/>
          </w:rPr>
          <w:t>§4909.</w:t>
        </w:r>
        <w:r>
          <w:rPr>
            <w:rFonts w:asciiTheme="minorHAnsi" w:eastAsiaTheme="minorEastAsia" w:hAnsiTheme="minorHAnsi" w:cstheme="minorBidi"/>
            <w:noProof/>
            <w:kern w:val="2"/>
            <w14:ligatures w14:val="standardContextual"/>
          </w:rPr>
          <w:tab/>
        </w:r>
        <w:r w:rsidRPr="00811431">
          <w:rPr>
            <w:rStyle w:val="Hyperlink"/>
            <w:noProof/>
          </w:rPr>
          <w:t>Refund Claims</w:t>
        </w:r>
        <w:r>
          <w:rPr>
            <w:noProof/>
            <w:webHidden/>
          </w:rPr>
          <w:tab/>
        </w:r>
        <w:r>
          <w:rPr>
            <w:noProof/>
            <w:webHidden/>
          </w:rPr>
          <w:fldChar w:fldCharType="begin"/>
        </w:r>
        <w:r>
          <w:rPr>
            <w:noProof/>
            <w:webHidden/>
          </w:rPr>
          <w:instrText xml:space="preserve"> PAGEREF _Toc238197703 \h </w:instrText>
        </w:r>
        <w:r>
          <w:rPr>
            <w:noProof/>
            <w:webHidden/>
          </w:rPr>
        </w:r>
        <w:r>
          <w:rPr>
            <w:noProof/>
            <w:webHidden/>
          </w:rPr>
          <w:fldChar w:fldCharType="separate"/>
        </w:r>
        <w:r>
          <w:rPr>
            <w:noProof/>
            <w:webHidden/>
          </w:rPr>
          <w:t>159</w:t>
        </w:r>
        <w:r>
          <w:rPr>
            <w:noProof/>
            <w:webHidden/>
          </w:rPr>
          <w:fldChar w:fldCharType="end"/>
        </w:r>
      </w:hyperlink>
    </w:p>
    <w:p w14:paraId="3C71B4DF" w14:textId="4E1BD4DA" w:rsidR="00097A40" w:rsidRDefault="00097A40">
      <w:pPr>
        <w:pStyle w:val="TOC3"/>
        <w:rPr>
          <w:rFonts w:asciiTheme="minorHAnsi" w:eastAsiaTheme="minorEastAsia" w:hAnsiTheme="minorHAnsi" w:cstheme="minorBidi"/>
          <w:noProof/>
          <w:kern w:val="2"/>
          <w14:ligatures w14:val="standardContextual"/>
        </w:rPr>
      </w:pPr>
      <w:hyperlink w:anchor="_Toc238197704" w:history="1">
        <w:r w:rsidRPr="00811431">
          <w:rPr>
            <w:rStyle w:val="Hyperlink"/>
            <w:noProof/>
          </w:rPr>
          <w:t>§4910.</w:t>
        </w:r>
        <w:r>
          <w:rPr>
            <w:rFonts w:asciiTheme="minorHAnsi" w:eastAsiaTheme="minorEastAsia" w:hAnsiTheme="minorHAnsi" w:cstheme="minorBidi"/>
            <w:noProof/>
            <w:kern w:val="2"/>
            <w14:ligatures w14:val="standardContextual"/>
          </w:rPr>
          <w:tab/>
        </w:r>
        <w:r w:rsidRPr="00811431">
          <w:rPr>
            <w:rStyle w:val="Hyperlink"/>
            <w:noProof/>
          </w:rPr>
          <w:t>Electronic Funds Transfer</w:t>
        </w:r>
        <w:r>
          <w:rPr>
            <w:noProof/>
            <w:webHidden/>
          </w:rPr>
          <w:tab/>
        </w:r>
        <w:r>
          <w:rPr>
            <w:noProof/>
            <w:webHidden/>
          </w:rPr>
          <w:fldChar w:fldCharType="begin"/>
        </w:r>
        <w:r>
          <w:rPr>
            <w:noProof/>
            <w:webHidden/>
          </w:rPr>
          <w:instrText xml:space="preserve"> PAGEREF _Toc238197704 \h </w:instrText>
        </w:r>
        <w:r>
          <w:rPr>
            <w:noProof/>
            <w:webHidden/>
          </w:rPr>
        </w:r>
        <w:r>
          <w:rPr>
            <w:noProof/>
            <w:webHidden/>
          </w:rPr>
          <w:fldChar w:fldCharType="separate"/>
        </w:r>
        <w:r>
          <w:rPr>
            <w:noProof/>
            <w:webHidden/>
          </w:rPr>
          <w:t>160</w:t>
        </w:r>
        <w:r>
          <w:rPr>
            <w:noProof/>
            <w:webHidden/>
          </w:rPr>
          <w:fldChar w:fldCharType="end"/>
        </w:r>
      </w:hyperlink>
    </w:p>
    <w:p w14:paraId="7134B37D" w14:textId="48B5A44D" w:rsidR="00097A40" w:rsidRDefault="00097A40">
      <w:pPr>
        <w:pStyle w:val="TOC3"/>
        <w:rPr>
          <w:rFonts w:asciiTheme="minorHAnsi" w:eastAsiaTheme="minorEastAsia" w:hAnsiTheme="minorHAnsi" w:cstheme="minorBidi"/>
          <w:noProof/>
          <w:kern w:val="2"/>
          <w14:ligatures w14:val="standardContextual"/>
        </w:rPr>
      </w:pPr>
      <w:hyperlink w:anchor="_Toc238197705" w:history="1">
        <w:r w:rsidRPr="00811431">
          <w:rPr>
            <w:rStyle w:val="Hyperlink"/>
            <w:noProof/>
          </w:rPr>
          <w:t>§4911.</w:t>
        </w:r>
        <w:r>
          <w:rPr>
            <w:rFonts w:asciiTheme="minorHAnsi" w:eastAsiaTheme="minorEastAsia" w:hAnsiTheme="minorHAnsi" w:cstheme="minorBidi"/>
            <w:noProof/>
            <w:kern w:val="2"/>
            <w14:ligatures w14:val="standardContextual"/>
          </w:rPr>
          <w:tab/>
        </w:r>
        <w:r w:rsidRPr="00811431">
          <w:rPr>
            <w:rStyle w:val="Hyperlink"/>
            <w:noProof/>
          </w:rPr>
          <w:t>File Date of Returns and Other Documents; Payment Dates</w:t>
        </w:r>
        <w:r>
          <w:rPr>
            <w:noProof/>
            <w:webHidden/>
          </w:rPr>
          <w:tab/>
        </w:r>
        <w:r>
          <w:rPr>
            <w:noProof/>
            <w:webHidden/>
          </w:rPr>
          <w:fldChar w:fldCharType="begin"/>
        </w:r>
        <w:r>
          <w:rPr>
            <w:noProof/>
            <w:webHidden/>
          </w:rPr>
          <w:instrText xml:space="preserve"> PAGEREF _Toc238197705 \h </w:instrText>
        </w:r>
        <w:r>
          <w:rPr>
            <w:noProof/>
            <w:webHidden/>
          </w:rPr>
        </w:r>
        <w:r>
          <w:rPr>
            <w:noProof/>
            <w:webHidden/>
          </w:rPr>
          <w:fldChar w:fldCharType="separate"/>
        </w:r>
        <w:r>
          <w:rPr>
            <w:noProof/>
            <w:webHidden/>
          </w:rPr>
          <w:t>161</w:t>
        </w:r>
        <w:r>
          <w:rPr>
            <w:noProof/>
            <w:webHidden/>
          </w:rPr>
          <w:fldChar w:fldCharType="end"/>
        </w:r>
      </w:hyperlink>
    </w:p>
    <w:p w14:paraId="0DD6B282" w14:textId="04FB2344" w:rsidR="00097A40" w:rsidRDefault="00097A40">
      <w:pPr>
        <w:pStyle w:val="TOC3"/>
        <w:rPr>
          <w:rFonts w:asciiTheme="minorHAnsi" w:eastAsiaTheme="minorEastAsia" w:hAnsiTheme="minorHAnsi" w:cstheme="minorBidi"/>
          <w:noProof/>
          <w:kern w:val="2"/>
          <w14:ligatures w14:val="standardContextual"/>
        </w:rPr>
      </w:pPr>
      <w:hyperlink w:anchor="_Toc238197706" w:history="1">
        <w:r w:rsidRPr="00811431">
          <w:rPr>
            <w:rStyle w:val="Hyperlink"/>
            <w:noProof/>
          </w:rPr>
          <w:t>§4913.</w:t>
        </w:r>
        <w:r>
          <w:rPr>
            <w:rFonts w:asciiTheme="minorHAnsi" w:eastAsiaTheme="minorEastAsia" w:hAnsiTheme="minorHAnsi" w:cstheme="minorBidi"/>
            <w:noProof/>
            <w:kern w:val="2"/>
            <w14:ligatures w14:val="standardContextual"/>
          </w:rPr>
          <w:tab/>
        </w:r>
        <w:r w:rsidRPr="00811431">
          <w:rPr>
            <w:rStyle w:val="Hyperlink"/>
            <w:noProof/>
          </w:rPr>
          <w:t xml:space="preserve">Collection of In-State Tax Liabilities by Debt Collection Agencies or the </w:t>
        </w:r>
        <w:r w:rsidR="00AF136C">
          <w:rPr>
            <w:rStyle w:val="Hyperlink"/>
            <w:noProof/>
          </w:rPr>
          <w:br/>
        </w:r>
        <w:r w:rsidRPr="00811431">
          <w:rPr>
            <w:rStyle w:val="Hyperlink"/>
            <w:noProof/>
          </w:rPr>
          <w:t>Attorney General's Office</w:t>
        </w:r>
        <w:r>
          <w:rPr>
            <w:noProof/>
            <w:webHidden/>
          </w:rPr>
          <w:tab/>
        </w:r>
        <w:r>
          <w:rPr>
            <w:noProof/>
            <w:webHidden/>
          </w:rPr>
          <w:fldChar w:fldCharType="begin"/>
        </w:r>
        <w:r>
          <w:rPr>
            <w:noProof/>
            <w:webHidden/>
          </w:rPr>
          <w:instrText xml:space="preserve"> PAGEREF _Toc238197706 \h </w:instrText>
        </w:r>
        <w:r>
          <w:rPr>
            <w:noProof/>
            <w:webHidden/>
          </w:rPr>
        </w:r>
        <w:r>
          <w:rPr>
            <w:noProof/>
            <w:webHidden/>
          </w:rPr>
          <w:fldChar w:fldCharType="separate"/>
        </w:r>
        <w:r>
          <w:rPr>
            <w:noProof/>
            <w:webHidden/>
          </w:rPr>
          <w:t>162</w:t>
        </w:r>
        <w:r>
          <w:rPr>
            <w:noProof/>
            <w:webHidden/>
          </w:rPr>
          <w:fldChar w:fldCharType="end"/>
        </w:r>
      </w:hyperlink>
    </w:p>
    <w:p w14:paraId="008ACE84" w14:textId="31849436" w:rsidR="00097A40" w:rsidRDefault="00097A40">
      <w:pPr>
        <w:pStyle w:val="TOC3"/>
        <w:rPr>
          <w:rFonts w:asciiTheme="minorHAnsi" w:eastAsiaTheme="minorEastAsia" w:hAnsiTheme="minorHAnsi" w:cstheme="minorBidi"/>
          <w:noProof/>
          <w:kern w:val="2"/>
          <w14:ligatures w14:val="standardContextual"/>
        </w:rPr>
      </w:pPr>
      <w:hyperlink w:anchor="_Toc238197707" w:history="1">
        <w:r w:rsidRPr="00811431">
          <w:rPr>
            <w:rStyle w:val="Hyperlink"/>
            <w:noProof/>
          </w:rPr>
          <w:t>§4914.</w:t>
        </w:r>
        <w:r>
          <w:rPr>
            <w:rFonts w:asciiTheme="minorHAnsi" w:eastAsiaTheme="minorEastAsia" w:hAnsiTheme="minorHAnsi" w:cstheme="minorBidi"/>
            <w:noProof/>
            <w:kern w:val="2"/>
            <w14:ligatures w14:val="standardContextual"/>
          </w:rPr>
          <w:tab/>
        </w:r>
        <w:r w:rsidRPr="00811431">
          <w:rPr>
            <w:rStyle w:val="Hyperlink"/>
            <w:noProof/>
          </w:rPr>
          <w:t xml:space="preserve">Prescription of Refunds Claimed Pursuant to the Federal Combat-Injured Veterans </w:t>
        </w:r>
        <w:r w:rsidR="00AF136C">
          <w:rPr>
            <w:rStyle w:val="Hyperlink"/>
            <w:noProof/>
          </w:rPr>
          <w:br/>
        </w:r>
        <w:r w:rsidRPr="00811431">
          <w:rPr>
            <w:rStyle w:val="Hyperlink"/>
            <w:noProof/>
          </w:rPr>
          <w:t>Tax Fairness Act of 2016</w:t>
        </w:r>
        <w:r>
          <w:rPr>
            <w:noProof/>
            <w:webHidden/>
          </w:rPr>
          <w:tab/>
        </w:r>
        <w:r>
          <w:rPr>
            <w:noProof/>
            <w:webHidden/>
          </w:rPr>
          <w:fldChar w:fldCharType="begin"/>
        </w:r>
        <w:r>
          <w:rPr>
            <w:noProof/>
            <w:webHidden/>
          </w:rPr>
          <w:instrText xml:space="preserve"> PAGEREF _Toc238197707 \h </w:instrText>
        </w:r>
        <w:r>
          <w:rPr>
            <w:noProof/>
            <w:webHidden/>
          </w:rPr>
        </w:r>
        <w:r>
          <w:rPr>
            <w:noProof/>
            <w:webHidden/>
          </w:rPr>
          <w:fldChar w:fldCharType="separate"/>
        </w:r>
        <w:r>
          <w:rPr>
            <w:noProof/>
            <w:webHidden/>
          </w:rPr>
          <w:t>163</w:t>
        </w:r>
        <w:r>
          <w:rPr>
            <w:noProof/>
            <w:webHidden/>
          </w:rPr>
          <w:fldChar w:fldCharType="end"/>
        </w:r>
      </w:hyperlink>
    </w:p>
    <w:p w14:paraId="682154A6" w14:textId="4EB59DB4" w:rsidR="00097A40" w:rsidRDefault="00097A40">
      <w:pPr>
        <w:pStyle w:val="TOC3"/>
        <w:rPr>
          <w:rFonts w:asciiTheme="minorHAnsi" w:eastAsiaTheme="minorEastAsia" w:hAnsiTheme="minorHAnsi" w:cstheme="minorBidi"/>
          <w:noProof/>
          <w:kern w:val="2"/>
          <w14:ligatures w14:val="standardContextual"/>
        </w:rPr>
      </w:pPr>
      <w:hyperlink w:anchor="_Toc238197708" w:history="1">
        <w:r w:rsidRPr="00811431">
          <w:rPr>
            <w:rStyle w:val="Hyperlink"/>
            <w:noProof/>
          </w:rPr>
          <w:t>§4919.</w:t>
        </w:r>
        <w:r>
          <w:rPr>
            <w:rFonts w:asciiTheme="minorHAnsi" w:eastAsiaTheme="minorEastAsia" w:hAnsiTheme="minorHAnsi" w:cstheme="minorBidi"/>
            <w:noProof/>
            <w:kern w:val="2"/>
            <w14:ligatures w14:val="standardContextual"/>
          </w:rPr>
          <w:tab/>
        </w:r>
        <w:r w:rsidRPr="00811431">
          <w:rPr>
            <w:rStyle w:val="Hyperlink"/>
            <w:noProof/>
          </w:rPr>
          <w:t>Installment Agreement for Payment of Tax</w:t>
        </w:r>
        <w:r>
          <w:rPr>
            <w:noProof/>
            <w:webHidden/>
          </w:rPr>
          <w:tab/>
        </w:r>
        <w:r>
          <w:rPr>
            <w:noProof/>
            <w:webHidden/>
          </w:rPr>
          <w:fldChar w:fldCharType="begin"/>
        </w:r>
        <w:r>
          <w:rPr>
            <w:noProof/>
            <w:webHidden/>
          </w:rPr>
          <w:instrText xml:space="preserve"> PAGEREF _Toc238197708 \h </w:instrText>
        </w:r>
        <w:r>
          <w:rPr>
            <w:noProof/>
            <w:webHidden/>
          </w:rPr>
        </w:r>
        <w:r>
          <w:rPr>
            <w:noProof/>
            <w:webHidden/>
          </w:rPr>
          <w:fldChar w:fldCharType="separate"/>
        </w:r>
        <w:r>
          <w:rPr>
            <w:noProof/>
            <w:webHidden/>
          </w:rPr>
          <w:t>164</w:t>
        </w:r>
        <w:r>
          <w:rPr>
            <w:noProof/>
            <w:webHidden/>
          </w:rPr>
          <w:fldChar w:fldCharType="end"/>
        </w:r>
      </w:hyperlink>
    </w:p>
    <w:p w14:paraId="61B95512" w14:textId="6777688F" w:rsidR="00097A40" w:rsidRDefault="00097A40">
      <w:pPr>
        <w:pStyle w:val="TOC2"/>
        <w:rPr>
          <w:rFonts w:asciiTheme="minorHAnsi" w:eastAsiaTheme="minorEastAsia" w:hAnsiTheme="minorHAnsi" w:cstheme="minorBidi"/>
          <w:bCs w:val="0"/>
          <w:kern w:val="2"/>
          <w14:ligatures w14:val="standardContextual"/>
        </w:rPr>
      </w:pPr>
      <w:hyperlink w:anchor="_Toc238197709" w:history="1">
        <w:r w:rsidRPr="00811431">
          <w:rPr>
            <w:rStyle w:val="Hyperlink"/>
          </w:rPr>
          <w:t>Chapter 51.</w:t>
        </w:r>
        <w:r>
          <w:rPr>
            <w:rFonts w:asciiTheme="minorHAnsi" w:eastAsiaTheme="minorEastAsia" w:hAnsiTheme="minorHAnsi" w:cstheme="minorBidi"/>
            <w:bCs w:val="0"/>
            <w:kern w:val="2"/>
            <w14:ligatures w14:val="standardContextual"/>
          </w:rPr>
          <w:tab/>
        </w:r>
        <w:r w:rsidRPr="00811431">
          <w:rPr>
            <w:rStyle w:val="Hyperlink"/>
          </w:rPr>
          <w:t>Tobacco Tax</w:t>
        </w:r>
        <w:r>
          <w:rPr>
            <w:webHidden/>
          </w:rPr>
          <w:tab/>
        </w:r>
        <w:r>
          <w:rPr>
            <w:webHidden/>
          </w:rPr>
          <w:fldChar w:fldCharType="begin"/>
        </w:r>
        <w:r>
          <w:rPr>
            <w:webHidden/>
          </w:rPr>
          <w:instrText xml:space="preserve"> PAGEREF _Toc238197709 \h </w:instrText>
        </w:r>
        <w:r>
          <w:rPr>
            <w:webHidden/>
          </w:rPr>
        </w:r>
        <w:r>
          <w:rPr>
            <w:webHidden/>
          </w:rPr>
          <w:fldChar w:fldCharType="separate"/>
        </w:r>
        <w:r>
          <w:rPr>
            <w:webHidden/>
          </w:rPr>
          <w:t>165</w:t>
        </w:r>
        <w:r>
          <w:rPr>
            <w:webHidden/>
          </w:rPr>
          <w:fldChar w:fldCharType="end"/>
        </w:r>
      </w:hyperlink>
    </w:p>
    <w:p w14:paraId="1E018702" w14:textId="0CF6046D" w:rsidR="00097A40" w:rsidRDefault="00097A40">
      <w:pPr>
        <w:pStyle w:val="TOC3"/>
        <w:rPr>
          <w:rFonts w:asciiTheme="minorHAnsi" w:eastAsiaTheme="minorEastAsia" w:hAnsiTheme="minorHAnsi" w:cstheme="minorBidi"/>
          <w:noProof/>
          <w:kern w:val="2"/>
          <w14:ligatures w14:val="standardContextual"/>
        </w:rPr>
      </w:pPr>
      <w:hyperlink w:anchor="_Toc238197710" w:history="1">
        <w:r w:rsidRPr="00811431">
          <w:rPr>
            <w:rStyle w:val="Hyperlink"/>
            <w:noProof/>
          </w:rPr>
          <w:t>§5101.</w:t>
        </w:r>
        <w:r>
          <w:rPr>
            <w:rFonts w:asciiTheme="minorHAnsi" w:eastAsiaTheme="minorEastAsia" w:hAnsiTheme="minorHAnsi" w:cstheme="minorBidi"/>
            <w:noProof/>
            <w:kern w:val="2"/>
            <w14:ligatures w14:val="standardContextual"/>
          </w:rPr>
          <w:tab/>
        </w:r>
        <w:r w:rsidRPr="00811431">
          <w:rPr>
            <w:rStyle w:val="Hyperlink"/>
            <w:noProof/>
          </w:rPr>
          <w:t>Reporting of Certain Imported Cigarettes; Penalty</w:t>
        </w:r>
        <w:r>
          <w:rPr>
            <w:noProof/>
            <w:webHidden/>
          </w:rPr>
          <w:tab/>
        </w:r>
        <w:r>
          <w:rPr>
            <w:noProof/>
            <w:webHidden/>
          </w:rPr>
          <w:fldChar w:fldCharType="begin"/>
        </w:r>
        <w:r>
          <w:rPr>
            <w:noProof/>
            <w:webHidden/>
          </w:rPr>
          <w:instrText xml:space="preserve"> PAGEREF _Toc238197710 \h </w:instrText>
        </w:r>
        <w:r>
          <w:rPr>
            <w:noProof/>
            <w:webHidden/>
          </w:rPr>
        </w:r>
        <w:r>
          <w:rPr>
            <w:noProof/>
            <w:webHidden/>
          </w:rPr>
          <w:fldChar w:fldCharType="separate"/>
        </w:r>
        <w:r>
          <w:rPr>
            <w:noProof/>
            <w:webHidden/>
          </w:rPr>
          <w:t>165</w:t>
        </w:r>
        <w:r>
          <w:rPr>
            <w:noProof/>
            <w:webHidden/>
          </w:rPr>
          <w:fldChar w:fldCharType="end"/>
        </w:r>
      </w:hyperlink>
    </w:p>
    <w:p w14:paraId="3BA507AE" w14:textId="0C82656D" w:rsidR="00097A40" w:rsidRDefault="00097A40">
      <w:pPr>
        <w:pStyle w:val="TOC3"/>
        <w:rPr>
          <w:rFonts w:asciiTheme="minorHAnsi" w:eastAsiaTheme="minorEastAsia" w:hAnsiTheme="minorHAnsi" w:cstheme="minorBidi"/>
          <w:noProof/>
          <w:kern w:val="2"/>
          <w14:ligatures w14:val="standardContextual"/>
        </w:rPr>
      </w:pPr>
      <w:hyperlink w:anchor="_Toc238197711" w:history="1">
        <w:r w:rsidRPr="00811431">
          <w:rPr>
            <w:rStyle w:val="Hyperlink"/>
            <w:noProof/>
          </w:rPr>
          <w:t>§5103.</w:t>
        </w:r>
        <w:r>
          <w:rPr>
            <w:rFonts w:asciiTheme="minorHAnsi" w:eastAsiaTheme="minorEastAsia" w:hAnsiTheme="minorHAnsi" w:cstheme="minorBidi"/>
            <w:noProof/>
            <w:kern w:val="2"/>
            <w14:ligatures w14:val="standardContextual"/>
          </w:rPr>
          <w:tab/>
        </w:r>
        <w:r w:rsidRPr="00811431">
          <w:rPr>
            <w:rStyle w:val="Hyperlink"/>
            <w:noProof/>
          </w:rPr>
          <w:t>Manufacturer’s Net Invoiced Price</w:t>
        </w:r>
        <w:r>
          <w:rPr>
            <w:noProof/>
            <w:webHidden/>
          </w:rPr>
          <w:tab/>
        </w:r>
        <w:r>
          <w:rPr>
            <w:noProof/>
            <w:webHidden/>
          </w:rPr>
          <w:fldChar w:fldCharType="begin"/>
        </w:r>
        <w:r>
          <w:rPr>
            <w:noProof/>
            <w:webHidden/>
          </w:rPr>
          <w:instrText xml:space="preserve"> PAGEREF _Toc238197711 \h </w:instrText>
        </w:r>
        <w:r>
          <w:rPr>
            <w:noProof/>
            <w:webHidden/>
          </w:rPr>
        </w:r>
        <w:r>
          <w:rPr>
            <w:noProof/>
            <w:webHidden/>
          </w:rPr>
          <w:fldChar w:fldCharType="separate"/>
        </w:r>
        <w:r>
          <w:rPr>
            <w:noProof/>
            <w:webHidden/>
          </w:rPr>
          <w:t>165</w:t>
        </w:r>
        <w:r>
          <w:rPr>
            <w:noProof/>
            <w:webHidden/>
          </w:rPr>
          <w:fldChar w:fldCharType="end"/>
        </w:r>
      </w:hyperlink>
    </w:p>
    <w:p w14:paraId="452481A4" w14:textId="34D048FE" w:rsidR="00097A40" w:rsidRDefault="00097A40">
      <w:pPr>
        <w:pStyle w:val="TOC3"/>
        <w:rPr>
          <w:rFonts w:asciiTheme="minorHAnsi" w:eastAsiaTheme="minorEastAsia" w:hAnsiTheme="minorHAnsi" w:cstheme="minorBidi"/>
          <w:noProof/>
          <w:kern w:val="2"/>
          <w14:ligatures w14:val="standardContextual"/>
        </w:rPr>
      </w:pPr>
      <w:hyperlink w:anchor="_Toc238197712" w:history="1">
        <w:r w:rsidRPr="00811431">
          <w:rPr>
            <w:rStyle w:val="Hyperlink"/>
            <w:noProof/>
          </w:rPr>
          <w:t>§5105.</w:t>
        </w:r>
        <w:r>
          <w:rPr>
            <w:rFonts w:asciiTheme="minorHAnsi" w:eastAsiaTheme="minorEastAsia" w:hAnsiTheme="minorHAnsi" w:cstheme="minorBidi"/>
            <w:noProof/>
            <w:kern w:val="2"/>
            <w14:ligatures w14:val="standardContextual"/>
          </w:rPr>
          <w:tab/>
        </w:r>
        <w:r w:rsidRPr="00811431">
          <w:rPr>
            <w:rStyle w:val="Hyperlink"/>
            <w:noProof/>
          </w:rPr>
          <w:t>Articles and Products Made of Tobacco and Tobacco Substitutes</w:t>
        </w:r>
        <w:r>
          <w:rPr>
            <w:noProof/>
            <w:webHidden/>
          </w:rPr>
          <w:tab/>
        </w:r>
        <w:r>
          <w:rPr>
            <w:noProof/>
            <w:webHidden/>
          </w:rPr>
          <w:fldChar w:fldCharType="begin"/>
        </w:r>
        <w:r>
          <w:rPr>
            <w:noProof/>
            <w:webHidden/>
          </w:rPr>
          <w:instrText xml:space="preserve"> PAGEREF _Toc238197712 \h </w:instrText>
        </w:r>
        <w:r>
          <w:rPr>
            <w:noProof/>
            <w:webHidden/>
          </w:rPr>
        </w:r>
        <w:r>
          <w:rPr>
            <w:noProof/>
            <w:webHidden/>
          </w:rPr>
          <w:fldChar w:fldCharType="separate"/>
        </w:r>
        <w:r>
          <w:rPr>
            <w:noProof/>
            <w:webHidden/>
          </w:rPr>
          <w:t>166</w:t>
        </w:r>
        <w:r>
          <w:rPr>
            <w:noProof/>
            <w:webHidden/>
          </w:rPr>
          <w:fldChar w:fldCharType="end"/>
        </w:r>
      </w:hyperlink>
    </w:p>
    <w:p w14:paraId="248E4BD8" w14:textId="4636B169" w:rsidR="00097A40" w:rsidRDefault="00097A40">
      <w:pPr>
        <w:pStyle w:val="TOC3"/>
        <w:rPr>
          <w:rFonts w:asciiTheme="minorHAnsi" w:eastAsiaTheme="minorEastAsia" w:hAnsiTheme="minorHAnsi" w:cstheme="minorBidi"/>
          <w:noProof/>
          <w:kern w:val="2"/>
          <w14:ligatures w14:val="standardContextual"/>
        </w:rPr>
      </w:pPr>
      <w:hyperlink w:anchor="_Toc238197713" w:history="1">
        <w:r w:rsidRPr="00811431">
          <w:rPr>
            <w:rStyle w:val="Hyperlink"/>
            <w:noProof/>
          </w:rPr>
          <w:t>§5107.</w:t>
        </w:r>
        <w:r>
          <w:rPr>
            <w:rFonts w:asciiTheme="minorHAnsi" w:eastAsiaTheme="minorEastAsia" w:hAnsiTheme="minorHAnsi" w:cstheme="minorBidi"/>
            <w:noProof/>
            <w:kern w:val="2"/>
            <w14:ligatures w14:val="standardContextual"/>
          </w:rPr>
          <w:tab/>
        </w:r>
        <w:r w:rsidRPr="00811431">
          <w:rPr>
            <w:rStyle w:val="Hyperlink"/>
            <w:noProof/>
          </w:rPr>
          <w:t xml:space="preserve">Authority for Stamping Agents to Purchase Certain Unstamped Cigarettes, Tobacco; </w:t>
        </w:r>
        <w:r w:rsidR="00AF136C">
          <w:rPr>
            <w:rStyle w:val="Hyperlink"/>
            <w:noProof/>
          </w:rPr>
          <w:br/>
        </w:r>
        <w:r w:rsidRPr="00811431">
          <w:rPr>
            <w:rStyle w:val="Hyperlink"/>
            <w:noProof/>
          </w:rPr>
          <w:t>Approval from Attorney General</w:t>
        </w:r>
        <w:r>
          <w:rPr>
            <w:noProof/>
            <w:webHidden/>
          </w:rPr>
          <w:tab/>
        </w:r>
        <w:r>
          <w:rPr>
            <w:noProof/>
            <w:webHidden/>
          </w:rPr>
          <w:fldChar w:fldCharType="begin"/>
        </w:r>
        <w:r>
          <w:rPr>
            <w:noProof/>
            <w:webHidden/>
          </w:rPr>
          <w:instrText xml:space="preserve"> PAGEREF _Toc238197713 \h </w:instrText>
        </w:r>
        <w:r>
          <w:rPr>
            <w:noProof/>
            <w:webHidden/>
          </w:rPr>
        </w:r>
        <w:r>
          <w:rPr>
            <w:noProof/>
            <w:webHidden/>
          </w:rPr>
          <w:fldChar w:fldCharType="separate"/>
        </w:r>
        <w:r>
          <w:rPr>
            <w:noProof/>
            <w:webHidden/>
          </w:rPr>
          <w:t>166</w:t>
        </w:r>
        <w:r>
          <w:rPr>
            <w:noProof/>
            <w:webHidden/>
          </w:rPr>
          <w:fldChar w:fldCharType="end"/>
        </w:r>
      </w:hyperlink>
    </w:p>
    <w:p w14:paraId="02005A17" w14:textId="647B2401" w:rsidR="00097A40" w:rsidRDefault="00097A40">
      <w:pPr>
        <w:pStyle w:val="TOC3"/>
        <w:rPr>
          <w:rFonts w:asciiTheme="minorHAnsi" w:eastAsiaTheme="minorEastAsia" w:hAnsiTheme="minorHAnsi" w:cstheme="minorBidi"/>
          <w:noProof/>
          <w:kern w:val="2"/>
          <w14:ligatures w14:val="standardContextual"/>
        </w:rPr>
      </w:pPr>
      <w:hyperlink w:anchor="_Toc238197714" w:history="1">
        <w:r w:rsidRPr="00811431">
          <w:rPr>
            <w:rStyle w:val="Hyperlink"/>
            <w:noProof/>
          </w:rPr>
          <w:t>§5109.</w:t>
        </w:r>
        <w:r>
          <w:rPr>
            <w:rFonts w:asciiTheme="minorHAnsi" w:eastAsiaTheme="minorEastAsia" w:hAnsiTheme="minorHAnsi" w:cstheme="minorBidi"/>
            <w:noProof/>
            <w:kern w:val="2"/>
            <w14:ligatures w14:val="standardContextual"/>
          </w:rPr>
          <w:tab/>
        </w:r>
        <w:r w:rsidRPr="00811431">
          <w:rPr>
            <w:rStyle w:val="Hyperlink"/>
            <w:noProof/>
          </w:rPr>
          <w:t>Purchase, Shipment of Tax Stamps; Insurance</w:t>
        </w:r>
        <w:r>
          <w:rPr>
            <w:noProof/>
            <w:webHidden/>
          </w:rPr>
          <w:tab/>
        </w:r>
        <w:r>
          <w:rPr>
            <w:noProof/>
            <w:webHidden/>
          </w:rPr>
          <w:fldChar w:fldCharType="begin"/>
        </w:r>
        <w:r>
          <w:rPr>
            <w:noProof/>
            <w:webHidden/>
          </w:rPr>
          <w:instrText xml:space="preserve"> PAGEREF _Toc238197714 \h </w:instrText>
        </w:r>
        <w:r>
          <w:rPr>
            <w:noProof/>
            <w:webHidden/>
          </w:rPr>
        </w:r>
        <w:r>
          <w:rPr>
            <w:noProof/>
            <w:webHidden/>
          </w:rPr>
          <w:fldChar w:fldCharType="separate"/>
        </w:r>
        <w:r>
          <w:rPr>
            <w:noProof/>
            <w:webHidden/>
          </w:rPr>
          <w:t>167</w:t>
        </w:r>
        <w:r>
          <w:rPr>
            <w:noProof/>
            <w:webHidden/>
          </w:rPr>
          <w:fldChar w:fldCharType="end"/>
        </w:r>
      </w:hyperlink>
    </w:p>
    <w:p w14:paraId="628CD5CE" w14:textId="0C4F442C" w:rsidR="00097A40" w:rsidRDefault="00097A40">
      <w:pPr>
        <w:pStyle w:val="TOC3"/>
        <w:rPr>
          <w:rFonts w:asciiTheme="minorHAnsi" w:eastAsiaTheme="minorEastAsia" w:hAnsiTheme="minorHAnsi" w:cstheme="minorBidi"/>
          <w:noProof/>
          <w:kern w:val="2"/>
          <w14:ligatures w14:val="standardContextual"/>
        </w:rPr>
      </w:pPr>
      <w:hyperlink w:anchor="_Toc238197715" w:history="1">
        <w:r w:rsidRPr="00811431">
          <w:rPr>
            <w:rStyle w:val="Hyperlink"/>
            <w:noProof/>
          </w:rPr>
          <w:t>§5111.</w:t>
        </w:r>
        <w:r>
          <w:rPr>
            <w:rFonts w:asciiTheme="minorHAnsi" w:eastAsiaTheme="minorEastAsia" w:hAnsiTheme="minorHAnsi" w:cstheme="minorBidi"/>
            <w:noProof/>
            <w:kern w:val="2"/>
            <w14:ligatures w14:val="standardContextual"/>
          </w:rPr>
          <w:tab/>
        </w:r>
        <w:r w:rsidRPr="00811431">
          <w:rPr>
            <w:rStyle w:val="Hyperlink"/>
            <w:noProof/>
          </w:rPr>
          <w:t>Affixing of Tax Stamps</w:t>
        </w:r>
        <w:r>
          <w:rPr>
            <w:noProof/>
            <w:webHidden/>
          </w:rPr>
          <w:tab/>
        </w:r>
        <w:r>
          <w:rPr>
            <w:noProof/>
            <w:webHidden/>
          </w:rPr>
          <w:fldChar w:fldCharType="begin"/>
        </w:r>
        <w:r>
          <w:rPr>
            <w:noProof/>
            <w:webHidden/>
          </w:rPr>
          <w:instrText xml:space="preserve"> PAGEREF _Toc238197715 \h </w:instrText>
        </w:r>
        <w:r>
          <w:rPr>
            <w:noProof/>
            <w:webHidden/>
          </w:rPr>
        </w:r>
        <w:r>
          <w:rPr>
            <w:noProof/>
            <w:webHidden/>
          </w:rPr>
          <w:fldChar w:fldCharType="separate"/>
        </w:r>
        <w:r>
          <w:rPr>
            <w:noProof/>
            <w:webHidden/>
          </w:rPr>
          <w:t>167</w:t>
        </w:r>
        <w:r>
          <w:rPr>
            <w:noProof/>
            <w:webHidden/>
          </w:rPr>
          <w:fldChar w:fldCharType="end"/>
        </w:r>
      </w:hyperlink>
    </w:p>
    <w:p w14:paraId="4FF33B8B" w14:textId="38AD8F4F" w:rsidR="00097A40" w:rsidRDefault="00097A40">
      <w:pPr>
        <w:pStyle w:val="TOC3"/>
        <w:rPr>
          <w:rFonts w:asciiTheme="minorHAnsi" w:eastAsiaTheme="minorEastAsia" w:hAnsiTheme="minorHAnsi" w:cstheme="minorBidi"/>
          <w:noProof/>
          <w:kern w:val="2"/>
          <w14:ligatures w14:val="standardContextual"/>
        </w:rPr>
      </w:pPr>
      <w:hyperlink w:anchor="_Toc238197716" w:history="1">
        <w:r w:rsidRPr="00811431">
          <w:rPr>
            <w:rStyle w:val="Hyperlink"/>
            <w:noProof/>
          </w:rPr>
          <w:t>§5113.</w:t>
        </w:r>
        <w:r>
          <w:rPr>
            <w:rFonts w:asciiTheme="minorHAnsi" w:eastAsiaTheme="minorEastAsia" w:hAnsiTheme="minorHAnsi" w:cstheme="minorBidi"/>
            <w:noProof/>
            <w:kern w:val="2"/>
            <w14:ligatures w14:val="standardContextual"/>
          </w:rPr>
          <w:tab/>
        </w:r>
        <w:r w:rsidRPr="00811431">
          <w:rPr>
            <w:rStyle w:val="Hyperlink"/>
            <w:noProof/>
          </w:rPr>
          <w:t>Bond Waiver</w:t>
        </w:r>
        <w:r>
          <w:rPr>
            <w:noProof/>
            <w:webHidden/>
          </w:rPr>
          <w:tab/>
        </w:r>
        <w:r>
          <w:rPr>
            <w:noProof/>
            <w:webHidden/>
          </w:rPr>
          <w:fldChar w:fldCharType="begin"/>
        </w:r>
        <w:r>
          <w:rPr>
            <w:noProof/>
            <w:webHidden/>
          </w:rPr>
          <w:instrText xml:space="preserve"> PAGEREF _Toc238197716 \h </w:instrText>
        </w:r>
        <w:r>
          <w:rPr>
            <w:noProof/>
            <w:webHidden/>
          </w:rPr>
        </w:r>
        <w:r>
          <w:rPr>
            <w:noProof/>
            <w:webHidden/>
          </w:rPr>
          <w:fldChar w:fldCharType="separate"/>
        </w:r>
        <w:r>
          <w:rPr>
            <w:noProof/>
            <w:webHidden/>
          </w:rPr>
          <w:t>167</w:t>
        </w:r>
        <w:r>
          <w:rPr>
            <w:noProof/>
            <w:webHidden/>
          </w:rPr>
          <w:fldChar w:fldCharType="end"/>
        </w:r>
      </w:hyperlink>
    </w:p>
    <w:p w14:paraId="41403011" w14:textId="6FB5E673" w:rsidR="00097A40" w:rsidRDefault="00097A40">
      <w:pPr>
        <w:pStyle w:val="TOC3"/>
        <w:rPr>
          <w:rFonts w:asciiTheme="minorHAnsi" w:eastAsiaTheme="minorEastAsia" w:hAnsiTheme="minorHAnsi" w:cstheme="minorBidi"/>
          <w:noProof/>
          <w:kern w:val="2"/>
          <w14:ligatures w14:val="standardContextual"/>
        </w:rPr>
      </w:pPr>
      <w:hyperlink w:anchor="_Toc238197717" w:history="1">
        <w:r w:rsidRPr="00811431">
          <w:rPr>
            <w:rStyle w:val="Hyperlink"/>
            <w:noProof/>
          </w:rPr>
          <w:t>§5115.</w:t>
        </w:r>
        <w:r>
          <w:rPr>
            <w:rFonts w:asciiTheme="minorHAnsi" w:eastAsiaTheme="minorEastAsia" w:hAnsiTheme="minorHAnsi" w:cstheme="minorBidi"/>
            <w:noProof/>
            <w:kern w:val="2"/>
            <w14:ligatures w14:val="standardContextual"/>
          </w:rPr>
          <w:tab/>
        </w:r>
        <w:r w:rsidRPr="00811431">
          <w:rPr>
            <w:rStyle w:val="Hyperlink"/>
            <w:noProof/>
          </w:rPr>
          <w:t>Refunds/Credits and Destruction of Products</w:t>
        </w:r>
        <w:r>
          <w:rPr>
            <w:noProof/>
            <w:webHidden/>
          </w:rPr>
          <w:tab/>
        </w:r>
        <w:r>
          <w:rPr>
            <w:noProof/>
            <w:webHidden/>
          </w:rPr>
          <w:fldChar w:fldCharType="begin"/>
        </w:r>
        <w:r>
          <w:rPr>
            <w:noProof/>
            <w:webHidden/>
          </w:rPr>
          <w:instrText xml:space="preserve"> PAGEREF _Toc238197717 \h </w:instrText>
        </w:r>
        <w:r>
          <w:rPr>
            <w:noProof/>
            <w:webHidden/>
          </w:rPr>
        </w:r>
        <w:r>
          <w:rPr>
            <w:noProof/>
            <w:webHidden/>
          </w:rPr>
          <w:fldChar w:fldCharType="separate"/>
        </w:r>
        <w:r>
          <w:rPr>
            <w:noProof/>
            <w:webHidden/>
          </w:rPr>
          <w:t>167</w:t>
        </w:r>
        <w:r>
          <w:rPr>
            <w:noProof/>
            <w:webHidden/>
          </w:rPr>
          <w:fldChar w:fldCharType="end"/>
        </w:r>
      </w:hyperlink>
    </w:p>
    <w:p w14:paraId="5680DD95" w14:textId="0C7E34B6" w:rsidR="00097A40" w:rsidRDefault="00097A40">
      <w:pPr>
        <w:pStyle w:val="TOC2"/>
        <w:rPr>
          <w:rFonts w:asciiTheme="minorHAnsi" w:eastAsiaTheme="minorEastAsia" w:hAnsiTheme="minorHAnsi" w:cstheme="minorBidi"/>
          <w:bCs w:val="0"/>
          <w:kern w:val="2"/>
          <w14:ligatures w14:val="standardContextual"/>
        </w:rPr>
      </w:pPr>
      <w:hyperlink w:anchor="_Toc238197718" w:history="1">
        <w:r w:rsidRPr="00811431">
          <w:rPr>
            <w:rStyle w:val="Hyperlink"/>
          </w:rPr>
          <w:t>Chapter 53.</w:t>
        </w:r>
        <w:r>
          <w:rPr>
            <w:rFonts w:asciiTheme="minorHAnsi" w:eastAsiaTheme="minorEastAsia" w:hAnsiTheme="minorHAnsi" w:cstheme="minorBidi"/>
            <w:bCs w:val="0"/>
            <w:kern w:val="2"/>
            <w14:ligatures w14:val="standardContextual"/>
          </w:rPr>
          <w:tab/>
        </w:r>
        <w:r w:rsidRPr="00811431">
          <w:rPr>
            <w:rStyle w:val="Hyperlink"/>
          </w:rPr>
          <w:t>Miscellaneous Fees</w:t>
        </w:r>
        <w:r>
          <w:rPr>
            <w:webHidden/>
          </w:rPr>
          <w:tab/>
        </w:r>
        <w:r>
          <w:rPr>
            <w:webHidden/>
          </w:rPr>
          <w:fldChar w:fldCharType="begin"/>
        </w:r>
        <w:r>
          <w:rPr>
            <w:webHidden/>
          </w:rPr>
          <w:instrText xml:space="preserve"> PAGEREF _Toc238197718 \h </w:instrText>
        </w:r>
        <w:r>
          <w:rPr>
            <w:webHidden/>
          </w:rPr>
        </w:r>
        <w:r>
          <w:rPr>
            <w:webHidden/>
          </w:rPr>
          <w:fldChar w:fldCharType="separate"/>
        </w:r>
        <w:r>
          <w:rPr>
            <w:webHidden/>
          </w:rPr>
          <w:t>168</w:t>
        </w:r>
        <w:r>
          <w:rPr>
            <w:webHidden/>
          </w:rPr>
          <w:fldChar w:fldCharType="end"/>
        </w:r>
      </w:hyperlink>
    </w:p>
    <w:p w14:paraId="28C17C11" w14:textId="2E08CE2E" w:rsidR="00097A40" w:rsidRDefault="00097A40">
      <w:pPr>
        <w:pStyle w:val="TOC3"/>
        <w:rPr>
          <w:rFonts w:asciiTheme="minorHAnsi" w:eastAsiaTheme="minorEastAsia" w:hAnsiTheme="minorHAnsi" w:cstheme="minorBidi"/>
          <w:noProof/>
          <w:kern w:val="2"/>
          <w14:ligatures w14:val="standardContextual"/>
        </w:rPr>
      </w:pPr>
      <w:hyperlink w:anchor="_Toc238197719" w:history="1">
        <w:r w:rsidRPr="00811431">
          <w:rPr>
            <w:rStyle w:val="Hyperlink"/>
            <w:noProof/>
          </w:rPr>
          <w:t>§5301.</w:t>
        </w:r>
        <w:r>
          <w:rPr>
            <w:rFonts w:asciiTheme="minorHAnsi" w:eastAsiaTheme="minorEastAsia" w:hAnsiTheme="minorHAnsi" w:cstheme="minorBidi"/>
            <w:noProof/>
            <w:kern w:val="2"/>
            <w14:ligatures w14:val="standardContextual"/>
          </w:rPr>
          <w:tab/>
        </w:r>
        <w:r w:rsidRPr="00811431">
          <w:rPr>
            <w:rStyle w:val="Hyperlink"/>
            <w:noProof/>
          </w:rPr>
          <w:t>Oilfield Site Restoration Fee</w:t>
        </w:r>
        <w:r>
          <w:rPr>
            <w:noProof/>
            <w:webHidden/>
          </w:rPr>
          <w:tab/>
        </w:r>
        <w:r>
          <w:rPr>
            <w:noProof/>
            <w:webHidden/>
          </w:rPr>
          <w:fldChar w:fldCharType="begin"/>
        </w:r>
        <w:r>
          <w:rPr>
            <w:noProof/>
            <w:webHidden/>
          </w:rPr>
          <w:instrText xml:space="preserve"> PAGEREF _Toc238197719 \h </w:instrText>
        </w:r>
        <w:r>
          <w:rPr>
            <w:noProof/>
            <w:webHidden/>
          </w:rPr>
        </w:r>
        <w:r>
          <w:rPr>
            <w:noProof/>
            <w:webHidden/>
          </w:rPr>
          <w:fldChar w:fldCharType="separate"/>
        </w:r>
        <w:r>
          <w:rPr>
            <w:noProof/>
            <w:webHidden/>
          </w:rPr>
          <w:t>168</w:t>
        </w:r>
        <w:r>
          <w:rPr>
            <w:noProof/>
            <w:webHidden/>
          </w:rPr>
          <w:fldChar w:fldCharType="end"/>
        </w:r>
      </w:hyperlink>
    </w:p>
    <w:p w14:paraId="21C150F9" w14:textId="31DE8C4F" w:rsidR="00097A40" w:rsidRDefault="00097A40">
      <w:pPr>
        <w:pStyle w:val="TOC3"/>
        <w:rPr>
          <w:rFonts w:asciiTheme="minorHAnsi" w:eastAsiaTheme="minorEastAsia" w:hAnsiTheme="minorHAnsi" w:cstheme="minorBidi"/>
          <w:noProof/>
          <w:kern w:val="2"/>
          <w14:ligatures w14:val="standardContextual"/>
        </w:rPr>
      </w:pPr>
      <w:hyperlink w:anchor="_Toc238197720" w:history="1">
        <w:r w:rsidRPr="00811431">
          <w:rPr>
            <w:rStyle w:val="Hyperlink"/>
            <w:noProof/>
          </w:rPr>
          <w:t>§5302.</w:t>
        </w:r>
        <w:r>
          <w:rPr>
            <w:rFonts w:asciiTheme="minorHAnsi" w:eastAsiaTheme="minorEastAsia" w:hAnsiTheme="minorHAnsi" w:cstheme="minorBidi"/>
            <w:noProof/>
            <w:kern w:val="2"/>
            <w14:ligatures w14:val="standardContextual"/>
          </w:rPr>
          <w:tab/>
        </w:r>
        <w:r w:rsidRPr="00811431">
          <w:rPr>
            <w:rStyle w:val="Hyperlink"/>
            <w:noProof/>
          </w:rPr>
          <w:t>Issuance and Cancellation of a Lien; Fees</w:t>
        </w:r>
        <w:r>
          <w:rPr>
            <w:noProof/>
            <w:webHidden/>
          </w:rPr>
          <w:tab/>
        </w:r>
        <w:r>
          <w:rPr>
            <w:noProof/>
            <w:webHidden/>
          </w:rPr>
          <w:fldChar w:fldCharType="begin"/>
        </w:r>
        <w:r>
          <w:rPr>
            <w:noProof/>
            <w:webHidden/>
          </w:rPr>
          <w:instrText xml:space="preserve"> PAGEREF _Toc238197720 \h </w:instrText>
        </w:r>
        <w:r>
          <w:rPr>
            <w:noProof/>
            <w:webHidden/>
          </w:rPr>
        </w:r>
        <w:r>
          <w:rPr>
            <w:noProof/>
            <w:webHidden/>
          </w:rPr>
          <w:fldChar w:fldCharType="separate"/>
        </w:r>
        <w:r>
          <w:rPr>
            <w:noProof/>
            <w:webHidden/>
          </w:rPr>
          <w:t>168</w:t>
        </w:r>
        <w:r>
          <w:rPr>
            <w:noProof/>
            <w:webHidden/>
          </w:rPr>
          <w:fldChar w:fldCharType="end"/>
        </w:r>
      </w:hyperlink>
    </w:p>
    <w:p w14:paraId="104C2E29" w14:textId="0299E69E" w:rsidR="00097A40" w:rsidRDefault="00097A40">
      <w:pPr>
        <w:pStyle w:val="TOC2"/>
        <w:rPr>
          <w:rFonts w:asciiTheme="minorHAnsi" w:eastAsiaTheme="minorEastAsia" w:hAnsiTheme="minorHAnsi" w:cstheme="minorBidi"/>
          <w:bCs w:val="0"/>
          <w:kern w:val="2"/>
          <w14:ligatures w14:val="standardContextual"/>
        </w:rPr>
      </w:pPr>
      <w:hyperlink w:anchor="_Toc238197721" w:history="1">
        <w:r w:rsidRPr="00811431">
          <w:rPr>
            <w:rStyle w:val="Hyperlink"/>
          </w:rPr>
          <w:t>Chapter 55.</w:t>
        </w:r>
        <w:r>
          <w:rPr>
            <w:rFonts w:asciiTheme="minorHAnsi" w:eastAsiaTheme="minorEastAsia" w:hAnsiTheme="minorHAnsi" w:cstheme="minorBidi"/>
            <w:bCs w:val="0"/>
            <w:kern w:val="2"/>
            <w14:ligatures w14:val="standardContextual"/>
          </w:rPr>
          <w:tab/>
        </w:r>
        <w:r w:rsidRPr="00811431">
          <w:rPr>
            <w:rStyle w:val="Hyperlink"/>
          </w:rPr>
          <w:t>Electric and Hybrid Vehicles</w:t>
        </w:r>
        <w:r>
          <w:rPr>
            <w:webHidden/>
          </w:rPr>
          <w:tab/>
        </w:r>
        <w:r>
          <w:rPr>
            <w:webHidden/>
          </w:rPr>
          <w:fldChar w:fldCharType="begin"/>
        </w:r>
        <w:r>
          <w:rPr>
            <w:webHidden/>
          </w:rPr>
          <w:instrText xml:space="preserve"> PAGEREF _Toc238197721 \h </w:instrText>
        </w:r>
        <w:r>
          <w:rPr>
            <w:webHidden/>
          </w:rPr>
        </w:r>
        <w:r>
          <w:rPr>
            <w:webHidden/>
          </w:rPr>
          <w:fldChar w:fldCharType="separate"/>
        </w:r>
        <w:r>
          <w:rPr>
            <w:webHidden/>
          </w:rPr>
          <w:t>169</w:t>
        </w:r>
        <w:r>
          <w:rPr>
            <w:webHidden/>
          </w:rPr>
          <w:fldChar w:fldCharType="end"/>
        </w:r>
      </w:hyperlink>
    </w:p>
    <w:p w14:paraId="55939C3B" w14:textId="1EAB172F" w:rsidR="00097A40" w:rsidRDefault="00097A40">
      <w:pPr>
        <w:pStyle w:val="TOC3"/>
        <w:rPr>
          <w:rFonts w:asciiTheme="minorHAnsi" w:eastAsiaTheme="minorEastAsia" w:hAnsiTheme="minorHAnsi" w:cstheme="minorBidi"/>
          <w:noProof/>
          <w:kern w:val="2"/>
          <w14:ligatures w14:val="standardContextual"/>
        </w:rPr>
      </w:pPr>
      <w:hyperlink w:anchor="_Toc238197722" w:history="1">
        <w:r w:rsidRPr="00811431">
          <w:rPr>
            <w:rStyle w:val="Hyperlink"/>
            <w:noProof/>
          </w:rPr>
          <w:t>§5501.</w:t>
        </w:r>
        <w:r>
          <w:rPr>
            <w:rFonts w:asciiTheme="minorHAnsi" w:eastAsiaTheme="minorEastAsia" w:hAnsiTheme="minorHAnsi" w:cstheme="minorBidi"/>
            <w:noProof/>
            <w:kern w:val="2"/>
            <w14:ligatures w14:val="standardContextual"/>
          </w:rPr>
          <w:tab/>
        </w:r>
        <w:r w:rsidRPr="00811431">
          <w:rPr>
            <w:rStyle w:val="Hyperlink"/>
            <w:noProof/>
          </w:rPr>
          <w:t>Electric and Hybrid Vehicle Road Usage Fee</w:t>
        </w:r>
        <w:r>
          <w:rPr>
            <w:noProof/>
            <w:webHidden/>
          </w:rPr>
          <w:tab/>
        </w:r>
        <w:r>
          <w:rPr>
            <w:noProof/>
            <w:webHidden/>
          </w:rPr>
          <w:fldChar w:fldCharType="begin"/>
        </w:r>
        <w:r>
          <w:rPr>
            <w:noProof/>
            <w:webHidden/>
          </w:rPr>
          <w:instrText xml:space="preserve"> PAGEREF _Toc238197722 \h </w:instrText>
        </w:r>
        <w:r>
          <w:rPr>
            <w:noProof/>
            <w:webHidden/>
          </w:rPr>
        </w:r>
        <w:r>
          <w:rPr>
            <w:noProof/>
            <w:webHidden/>
          </w:rPr>
          <w:fldChar w:fldCharType="separate"/>
        </w:r>
        <w:r>
          <w:rPr>
            <w:noProof/>
            <w:webHidden/>
          </w:rPr>
          <w:t>169</w:t>
        </w:r>
        <w:r>
          <w:rPr>
            <w:noProof/>
            <w:webHidden/>
          </w:rPr>
          <w:fldChar w:fldCharType="end"/>
        </w:r>
      </w:hyperlink>
    </w:p>
    <w:p w14:paraId="1ADD6C43" w14:textId="705E5F06" w:rsidR="00097A40" w:rsidRDefault="00097A40">
      <w:pPr>
        <w:pStyle w:val="TOC2"/>
        <w:rPr>
          <w:rFonts w:asciiTheme="minorHAnsi" w:eastAsiaTheme="minorEastAsia" w:hAnsiTheme="minorHAnsi" w:cstheme="minorBidi"/>
          <w:bCs w:val="0"/>
          <w:kern w:val="2"/>
          <w14:ligatures w14:val="standardContextual"/>
        </w:rPr>
      </w:pPr>
      <w:hyperlink w:anchor="_Toc238197723" w:history="1">
        <w:r w:rsidRPr="00811431">
          <w:rPr>
            <w:rStyle w:val="Hyperlink"/>
          </w:rPr>
          <w:t>Chapter 61.</w:t>
        </w:r>
        <w:r>
          <w:rPr>
            <w:rFonts w:asciiTheme="minorHAnsi" w:eastAsiaTheme="minorEastAsia" w:hAnsiTheme="minorHAnsi" w:cstheme="minorBidi"/>
            <w:bCs w:val="0"/>
            <w:kern w:val="2"/>
            <w14:ligatures w14:val="standardContextual"/>
          </w:rPr>
          <w:tab/>
        </w:r>
        <w:r w:rsidRPr="00811431">
          <w:rPr>
            <w:rStyle w:val="Hyperlink"/>
          </w:rPr>
          <w:t>Motion Picture Production Tax Credit Program</w:t>
        </w:r>
        <w:r>
          <w:rPr>
            <w:webHidden/>
          </w:rPr>
          <w:tab/>
        </w:r>
        <w:r>
          <w:rPr>
            <w:webHidden/>
          </w:rPr>
          <w:fldChar w:fldCharType="begin"/>
        </w:r>
        <w:r>
          <w:rPr>
            <w:webHidden/>
          </w:rPr>
          <w:instrText xml:space="preserve"> PAGEREF _Toc238197723 \h </w:instrText>
        </w:r>
        <w:r>
          <w:rPr>
            <w:webHidden/>
          </w:rPr>
        </w:r>
        <w:r>
          <w:rPr>
            <w:webHidden/>
          </w:rPr>
          <w:fldChar w:fldCharType="separate"/>
        </w:r>
        <w:r>
          <w:rPr>
            <w:webHidden/>
          </w:rPr>
          <w:t>171</w:t>
        </w:r>
        <w:r>
          <w:rPr>
            <w:webHidden/>
          </w:rPr>
          <w:fldChar w:fldCharType="end"/>
        </w:r>
      </w:hyperlink>
    </w:p>
    <w:p w14:paraId="3B8EFE3D" w14:textId="46C6E381" w:rsidR="00097A40" w:rsidRDefault="00097A40">
      <w:pPr>
        <w:pStyle w:val="TOC3"/>
        <w:rPr>
          <w:rFonts w:asciiTheme="minorHAnsi" w:eastAsiaTheme="minorEastAsia" w:hAnsiTheme="minorHAnsi" w:cstheme="minorBidi"/>
          <w:noProof/>
          <w:kern w:val="2"/>
          <w14:ligatures w14:val="standardContextual"/>
        </w:rPr>
      </w:pPr>
      <w:hyperlink w:anchor="_Toc238197724" w:history="1">
        <w:r w:rsidRPr="00811431">
          <w:rPr>
            <w:rStyle w:val="Hyperlink"/>
            <w:noProof/>
          </w:rPr>
          <w:t>§6101.</w:t>
        </w:r>
        <w:r>
          <w:rPr>
            <w:rFonts w:asciiTheme="minorHAnsi" w:eastAsiaTheme="minorEastAsia" w:hAnsiTheme="minorHAnsi" w:cstheme="minorBidi"/>
            <w:noProof/>
            <w:kern w:val="2"/>
            <w14:ligatures w14:val="standardContextual"/>
          </w:rPr>
          <w:tab/>
        </w:r>
        <w:r w:rsidRPr="00811431">
          <w:rPr>
            <w:rStyle w:val="Hyperlink"/>
            <w:noProof/>
          </w:rPr>
          <w:t>Purpose</w:t>
        </w:r>
        <w:r>
          <w:rPr>
            <w:noProof/>
            <w:webHidden/>
          </w:rPr>
          <w:tab/>
        </w:r>
        <w:r>
          <w:rPr>
            <w:noProof/>
            <w:webHidden/>
          </w:rPr>
          <w:fldChar w:fldCharType="begin"/>
        </w:r>
        <w:r>
          <w:rPr>
            <w:noProof/>
            <w:webHidden/>
          </w:rPr>
          <w:instrText xml:space="preserve"> PAGEREF _Toc238197724 \h </w:instrText>
        </w:r>
        <w:r>
          <w:rPr>
            <w:noProof/>
            <w:webHidden/>
          </w:rPr>
        </w:r>
        <w:r>
          <w:rPr>
            <w:noProof/>
            <w:webHidden/>
          </w:rPr>
          <w:fldChar w:fldCharType="separate"/>
        </w:r>
        <w:r>
          <w:rPr>
            <w:noProof/>
            <w:webHidden/>
          </w:rPr>
          <w:t>171</w:t>
        </w:r>
        <w:r>
          <w:rPr>
            <w:noProof/>
            <w:webHidden/>
          </w:rPr>
          <w:fldChar w:fldCharType="end"/>
        </w:r>
      </w:hyperlink>
    </w:p>
    <w:p w14:paraId="77BC30F7" w14:textId="005208BE" w:rsidR="00097A40" w:rsidRDefault="00097A40">
      <w:pPr>
        <w:pStyle w:val="TOC3"/>
        <w:rPr>
          <w:rFonts w:asciiTheme="minorHAnsi" w:eastAsiaTheme="minorEastAsia" w:hAnsiTheme="minorHAnsi" w:cstheme="minorBidi"/>
          <w:noProof/>
          <w:kern w:val="2"/>
          <w14:ligatures w14:val="standardContextual"/>
        </w:rPr>
      </w:pPr>
      <w:hyperlink w:anchor="_Toc238197725" w:history="1">
        <w:r w:rsidRPr="00811431">
          <w:rPr>
            <w:rStyle w:val="Hyperlink"/>
            <w:noProof/>
          </w:rPr>
          <w:t>§6103.</w:t>
        </w:r>
        <w:r>
          <w:rPr>
            <w:rFonts w:asciiTheme="minorHAnsi" w:eastAsiaTheme="minorEastAsia" w:hAnsiTheme="minorHAnsi" w:cstheme="minorBidi"/>
            <w:noProof/>
            <w:kern w:val="2"/>
            <w14:ligatures w14:val="standardContextual"/>
          </w:rPr>
          <w:tab/>
        </w:r>
        <w:r w:rsidRPr="00811431">
          <w:rPr>
            <w:rStyle w:val="Hyperlink"/>
            <w:noProof/>
          </w:rPr>
          <w:t>General Description</w:t>
        </w:r>
        <w:r>
          <w:rPr>
            <w:noProof/>
            <w:webHidden/>
          </w:rPr>
          <w:tab/>
        </w:r>
        <w:r>
          <w:rPr>
            <w:noProof/>
            <w:webHidden/>
          </w:rPr>
          <w:fldChar w:fldCharType="begin"/>
        </w:r>
        <w:r>
          <w:rPr>
            <w:noProof/>
            <w:webHidden/>
          </w:rPr>
          <w:instrText xml:space="preserve"> PAGEREF _Toc238197725 \h </w:instrText>
        </w:r>
        <w:r>
          <w:rPr>
            <w:noProof/>
            <w:webHidden/>
          </w:rPr>
        </w:r>
        <w:r>
          <w:rPr>
            <w:noProof/>
            <w:webHidden/>
          </w:rPr>
          <w:fldChar w:fldCharType="separate"/>
        </w:r>
        <w:r>
          <w:rPr>
            <w:noProof/>
            <w:webHidden/>
          </w:rPr>
          <w:t>171</w:t>
        </w:r>
        <w:r>
          <w:rPr>
            <w:noProof/>
            <w:webHidden/>
          </w:rPr>
          <w:fldChar w:fldCharType="end"/>
        </w:r>
      </w:hyperlink>
    </w:p>
    <w:p w14:paraId="09AF6686" w14:textId="5B24643F" w:rsidR="00097A40" w:rsidRDefault="00097A40">
      <w:pPr>
        <w:pStyle w:val="TOC3"/>
        <w:rPr>
          <w:rFonts w:asciiTheme="minorHAnsi" w:eastAsiaTheme="minorEastAsia" w:hAnsiTheme="minorHAnsi" w:cstheme="minorBidi"/>
          <w:noProof/>
          <w:kern w:val="2"/>
          <w14:ligatures w14:val="standardContextual"/>
        </w:rPr>
      </w:pPr>
      <w:hyperlink w:anchor="_Toc238197726" w:history="1">
        <w:r w:rsidRPr="00811431">
          <w:rPr>
            <w:rStyle w:val="Hyperlink"/>
            <w:noProof/>
          </w:rPr>
          <w:t>§6105.</w:t>
        </w:r>
        <w:r>
          <w:rPr>
            <w:rFonts w:asciiTheme="minorHAnsi" w:eastAsiaTheme="minorEastAsia" w:hAnsiTheme="minorHAnsi" w:cstheme="minorBidi"/>
            <w:noProof/>
            <w:kern w:val="2"/>
            <w14:ligatures w14:val="standardContextual"/>
          </w:rPr>
          <w:tab/>
        </w:r>
        <w:r w:rsidRPr="00811431">
          <w:rPr>
            <w:rStyle w:val="Hyperlink"/>
            <w:noProof/>
          </w:rPr>
          <w:t>Definitions</w:t>
        </w:r>
        <w:r>
          <w:rPr>
            <w:noProof/>
            <w:webHidden/>
          </w:rPr>
          <w:tab/>
        </w:r>
        <w:r>
          <w:rPr>
            <w:noProof/>
            <w:webHidden/>
          </w:rPr>
          <w:fldChar w:fldCharType="begin"/>
        </w:r>
        <w:r>
          <w:rPr>
            <w:noProof/>
            <w:webHidden/>
          </w:rPr>
          <w:instrText xml:space="preserve"> PAGEREF _Toc238197726 \h </w:instrText>
        </w:r>
        <w:r>
          <w:rPr>
            <w:noProof/>
            <w:webHidden/>
          </w:rPr>
        </w:r>
        <w:r>
          <w:rPr>
            <w:noProof/>
            <w:webHidden/>
          </w:rPr>
          <w:fldChar w:fldCharType="separate"/>
        </w:r>
        <w:r>
          <w:rPr>
            <w:noProof/>
            <w:webHidden/>
          </w:rPr>
          <w:t>172</w:t>
        </w:r>
        <w:r>
          <w:rPr>
            <w:noProof/>
            <w:webHidden/>
          </w:rPr>
          <w:fldChar w:fldCharType="end"/>
        </w:r>
      </w:hyperlink>
    </w:p>
    <w:p w14:paraId="28FCE0A6" w14:textId="4AA9D6FC" w:rsidR="00097A40" w:rsidRDefault="00097A40">
      <w:pPr>
        <w:pStyle w:val="TOC3"/>
        <w:rPr>
          <w:rFonts w:asciiTheme="minorHAnsi" w:eastAsiaTheme="minorEastAsia" w:hAnsiTheme="minorHAnsi" w:cstheme="minorBidi"/>
          <w:noProof/>
          <w:kern w:val="2"/>
          <w14:ligatures w14:val="standardContextual"/>
        </w:rPr>
      </w:pPr>
      <w:hyperlink w:anchor="_Toc238197727" w:history="1">
        <w:r w:rsidRPr="00811431">
          <w:rPr>
            <w:rStyle w:val="Hyperlink"/>
            <w:noProof/>
          </w:rPr>
          <w:t>§6107.</w:t>
        </w:r>
        <w:r>
          <w:rPr>
            <w:rFonts w:asciiTheme="minorHAnsi" w:eastAsiaTheme="minorEastAsia" w:hAnsiTheme="minorHAnsi" w:cstheme="minorBidi"/>
            <w:noProof/>
            <w:kern w:val="2"/>
            <w14:ligatures w14:val="standardContextual"/>
          </w:rPr>
          <w:tab/>
        </w:r>
        <w:r w:rsidRPr="00811431">
          <w:rPr>
            <w:rStyle w:val="Hyperlink"/>
            <w:noProof/>
          </w:rPr>
          <w:t>Certification Procedures</w:t>
        </w:r>
        <w:r>
          <w:rPr>
            <w:noProof/>
            <w:webHidden/>
          </w:rPr>
          <w:tab/>
        </w:r>
        <w:r>
          <w:rPr>
            <w:noProof/>
            <w:webHidden/>
          </w:rPr>
          <w:fldChar w:fldCharType="begin"/>
        </w:r>
        <w:r>
          <w:rPr>
            <w:noProof/>
            <w:webHidden/>
          </w:rPr>
          <w:instrText xml:space="preserve"> PAGEREF _Toc238197727 \h </w:instrText>
        </w:r>
        <w:r>
          <w:rPr>
            <w:noProof/>
            <w:webHidden/>
          </w:rPr>
        </w:r>
        <w:r>
          <w:rPr>
            <w:noProof/>
            <w:webHidden/>
          </w:rPr>
          <w:fldChar w:fldCharType="separate"/>
        </w:r>
        <w:r>
          <w:rPr>
            <w:noProof/>
            <w:webHidden/>
          </w:rPr>
          <w:t>174</w:t>
        </w:r>
        <w:r>
          <w:rPr>
            <w:noProof/>
            <w:webHidden/>
          </w:rPr>
          <w:fldChar w:fldCharType="end"/>
        </w:r>
      </w:hyperlink>
    </w:p>
    <w:p w14:paraId="0842FC1A" w14:textId="2AD645A4" w:rsidR="00097A40" w:rsidRDefault="00097A40">
      <w:pPr>
        <w:pStyle w:val="TOC3"/>
        <w:rPr>
          <w:rFonts w:asciiTheme="minorHAnsi" w:eastAsiaTheme="minorEastAsia" w:hAnsiTheme="minorHAnsi" w:cstheme="minorBidi"/>
          <w:noProof/>
          <w:kern w:val="2"/>
          <w14:ligatures w14:val="standardContextual"/>
        </w:rPr>
      </w:pPr>
      <w:hyperlink w:anchor="_Toc238197728" w:history="1">
        <w:r w:rsidRPr="00811431">
          <w:rPr>
            <w:rStyle w:val="Hyperlink"/>
            <w:noProof/>
          </w:rPr>
          <w:t>§6109.</w:t>
        </w:r>
        <w:r>
          <w:rPr>
            <w:rFonts w:asciiTheme="minorHAnsi" w:eastAsiaTheme="minorEastAsia" w:hAnsiTheme="minorHAnsi" w:cstheme="minorBidi"/>
            <w:noProof/>
            <w:kern w:val="2"/>
            <w14:ligatures w14:val="standardContextual"/>
          </w:rPr>
          <w:tab/>
        </w:r>
        <w:r w:rsidRPr="00811431">
          <w:rPr>
            <w:rStyle w:val="Hyperlink"/>
            <w:noProof/>
          </w:rPr>
          <w:t>Additional Program Provisions</w:t>
        </w:r>
        <w:r>
          <w:rPr>
            <w:noProof/>
            <w:webHidden/>
          </w:rPr>
          <w:tab/>
        </w:r>
        <w:r>
          <w:rPr>
            <w:noProof/>
            <w:webHidden/>
          </w:rPr>
          <w:fldChar w:fldCharType="begin"/>
        </w:r>
        <w:r>
          <w:rPr>
            <w:noProof/>
            <w:webHidden/>
          </w:rPr>
          <w:instrText xml:space="preserve"> PAGEREF _Toc238197728 \h </w:instrText>
        </w:r>
        <w:r>
          <w:rPr>
            <w:noProof/>
            <w:webHidden/>
          </w:rPr>
        </w:r>
        <w:r>
          <w:rPr>
            <w:noProof/>
            <w:webHidden/>
          </w:rPr>
          <w:fldChar w:fldCharType="separate"/>
        </w:r>
        <w:r>
          <w:rPr>
            <w:noProof/>
            <w:webHidden/>
          </w:rPr>
          <w:t>178</w:t>
        </w:r>
        <w:r>
          <w:rPr>
            <w:noProof/>
            <w:webHidden/>
          </w:rPr>
          <w:fldChar w:fldCharType="end"/>
        </w:r>
      </w:hyperlink>
    </w:p>
    <w:p w14:paraId="0CCE22FA" w14:textId="50EBC4C1" w:rsidR="00097A40" w:rsidRDefault="00097A40">
      <w:pPr>
        <w:pStyle w:val="TOC3"/>
        <w:rPr>
          <w:rFonts w:asciiTheme="minorHAnsi" w:eastAsiaTheme="minorEastAsia" w:hAnsiTheme="minorHAnsi" w:cstheme="minorBidi"/>
          <w:noProof/>
          <w:kern w:val="2"/>
          <w14:ligatures w14:val="standardContextual"/>
        </w:rPr>
      </w:pPr>
      <w:hyperlink w:anchor="_Toc238197729" w:history="1">
        <w:r w:rsidRPr="00811431">
          <w:rPr>
            <w:rStyle w:val="Hyperlink"/>
            <w:noProof/>
          </w:rPr>
          <w:t>§6111.</w:t>
        </w:r>
        <w:r>
          <w:rPr>
            <w:rFonts w:asciiTheme="minorHAnsi" w:eastAsiaTheme="minorEastAsia" w:hAnsiTheme="minorHAnsi" w:cstheme="minorBidi"/>
            <w:noProof/>
            <w:kern w:val="2"/>
            <w14:ligatures w14:val="standardContextual"/>
          </w:rPr>
          <w:tab/>
        </w:r>
        <w:r w:rsidRPr="00811431">
          <w:rPr>
            <w:rStyle w:val="Hyperlink"/>
            <w:noProof/>
          </w:rPr>
          <w:t>Delinquent tax filing clearance requirement</w:t>
        </w:r>
        <w:r>
          <w:rPr>
            <w:noProof/>
            <w:webHidden/>
          </w:rPr>
          <w:tab/>
        </w:r>
        <w:r>
          <w:rPr>
            <w:noProof/>
            <w:webHidden/>
          </w:rPr>
          <w:fldChar w:fldCharType="begin"/>
        </w:r>
        <w:r>
          <w:rPr>
            <w:noProof/>
            <w:webHidden/>
          </w:rPr>
          <w:instrText xml:space="preserve"> PAGEREF _Toc238197729 \h </w:instrText>
        </w:r>
        <w:r>
          <w:rPr>
            <w:noProof/>
            <w:webHidden/>
          </w:rPr>
        </w:r>
        <w:r>
          <w:rPr>
            <w:noProof/>
            <w:webHidden/>
          </w:rPr>
          <w:fldChar w:fldCharType="separate"/>
        </w:r>
        <w:r>
          <w:rPr>
            <w:noProof/>
            <w:webHidden/>
          </w:rPr>
          <w:t>178</w:t>
        </w:r>
        <w:r>
          <w:rPr>
            <w:noProof/>
            <w:webHidden/>
          </w:rPr>
          <w:fldChar w:fldCharType="end"/>
        </w:r>
      </w:hyperlink>
    </w:p>
    <w:p w14:paraId="5B2086C4" w14:textId="01D452A9" w:rsidR="00097A40" w:rsidRDefault="00097A40">
      <w:pPr>
        <w:pStyle w:val="TOC3"/>
        <w:rPr>
          <w:rFonts w:asciiTheme="minorHAnsi" w:eastAsiaTheme="minorEastAsia" w:hAnsiTheme="minorHAnsi" w:cstheme="minorBidi"/>
          <w:noProof/>
          <w:kern w:val="2"/>
          <w14:ligatures w14:val="standardContextual"/>
        </w:rPr>
      </w:pPr>
      <w:hyperlink w:anchor="_Toc238197730" w:history="1">
        <w:r w:rsidRPr="00811431">
          <w:rPr>
            <w:rStyle w:val="Hyperlink"/>
            <w:noProof/>
          </w:rPr>
          <w:t>§6113.</w:t>
        </w:r>
        <w:r>
          <w:rPr>
            <w:rFonts w:asciiTheme="minorHAnsi" w:eastAsiaTheme="minorEastAsia" w:hAnsiTheme="minorHAnsi" w:cstheme="minorBidi"/>
            <w:noProof/>
            <w:kern w:val="2"/>
            <w14:ligatures w14:val="standardContextual"/>
          </w:rPr>
          <w:tab/>
        </w:r>
        <w:r w:rsidRPr="00811431">
          <w:rPr>
            <w:rStyle w:val="Hyperlink"/>
            <w:noProof/>
          </w:rPr>
          <w:t>Application of the Tax Credit</w:t>
        </w:r>
        <w:r>
          <w:rPr>
            <w:noProof/>
            <w:webHidden/>
          </w:rPr>
          <w:tab/>
        </w:r>
        <w:r>
          <w:rPr>
            <w:noProof/>
            <w:webHidden/>
          </w:rPr>
          <w:fldChar w:fldCharType="begin"/>
        </w:r>
        <w:r>
          <w:rPr>
            <w:noProof/>
            <w:webHidden/>
          </w:rPr>
          <w:instrText xml:space="preserve"> PAGEREF _Toc238197730 \h </w:instrText>
        </w:r>
        <w:r>
          <w:rPr>
            <w:noProof/>
            <w:webHidden/>
          </w:rPr>
        </w:r>
        <w:r>
          <w:rPr>
            <w:noProof/>
            <w:webHidden/>
          </w:rPr>
          <w:fldChar w:fldCharType="separate"/>
        </w:r>
        <w:r>
          <w:rPr>
            <w:noProof/>
            <w:webHidden/>
          </w:rPr>
          <w:t>179</w:t>
        </w:r>
        <w:r>
          <w:rPr>
            <w:noProof/>
            <w:webHidden/>
          </w:rPr>
          <w:fldChar w:fldCharType="end"/>
        </w:r>
      </w:hyperlink>
    </w:p>
    <w:p w14:paraId="09DF0504" w14:textId="7BD8C468" w:rsidR="00097A40" w:rsidRDefault="00097A40">
      <w:pPr>
        <w:pStyle w:val="TOC3"/>
        <w:rPr>
          <w:rFonts w:asciiTheme="minorHAnsi" w:eastAsiaTheme="minorEastAsia" w:hAnsiTheme="minorHAnsi" w:cstheme="minorBidi"/>
          <w:noProof/>
          <w:kern w:val="2"/>
          <w14:ligatures w14:val="standardContextual"/>
        </w:rPr>
      </w:pPr>
      <w:hyperlink w:anchor="_Toc238197731" w:history="1">
        <w:r w:rsidRPr="00811431">
          <w:rPr>
            <w:rStyle w:val="Hyperlink"/>
            <w:noProof/>
          </w:rPr>
          <w:t>§6115.</w:t>
        </w:r>
        <w:r>
          <w:rPr>
            <w:rFonts w:asciiTheme="minorHAnsi" w:eastAsiaTheme="minorEastAsia" w:hAnsiTheme="minorHAnsi" w:cstheme="minorBidi"/>
            <w:noProof/>
            <w:kern w:val="2"/>
            <w14:ligatures w14:val="standardContextual"/>
          </w:rPr>
          <w:tab/>
        </w:r>
        <w:r w:rsidRPr="00811431">
          <w:rPr>
            <w:rStyle w:val="Hyperlink"/>
            <w:noProof/>
          </w:rPr>
          <w:t>Transfer fee allocation and the Entertainment Development Fund</w:t>
        </w:r>
        <w:r>
          <w:rPr>
            <w:noProof/>
            <w:webHidden/>
          </w:rPr>
          <w:tab/>
        </w:r>
        <w:r>
          <w:rPr>
            <w:noProof/>
            <w:webHidden/>
          </w:rPr>
          <w:fldChar w:fldCharType="begin"/>
        </w:r>
        <w:r>
          <w:rPr>
            <w:noProof/>
            <w:webHidden/>
          </w:rPr>
          <w:instrText xml:space="preserve"> PAGEREF _Toc238197731 \h </w:instrText>
        </w:r>
        <w:r>
          <w:rPr>
            <w:noProof/>
            <w:webHidden/>
          </w:rPr>
        </w:r>
        <w:r>
          <w:rPr>
            <w:noProof/>
            <w:webHidden/>
          </w:rPr>
          <w:fldChar w:fldCharType="separate"/>
        </w:r>
        <w:r>
          <w:rPr>
            <w:noProof/>
            <w:webHidden/>
          </w:rPr>
          <w:t>180</w:t>
        </w:r>
        <w:r>
          <w:rPr>
            <w:noProof/>
            <w:webHidden/>
          </w:rPr>
          <w:fldChar w:fldCharType="end"/>
        </w:r>
      </w:hyperlink>
    </w:p>
    <w:p w14:paraId="4BD02EF0" w14:textId="32F20D3B" w:rsidR="00097A40" w:rsidRDefault="00097A40">
      <w:pPr>
        <w:pStyle w:val="TOC3"/>
        <w:rPr>
          <w:rFonts w:asciiTheme="minorHAnsi" w:eastAsiaTheme="minorEastAsia" w:hAnsiTheme="minorHAnsi" w:cstheme="minorBidi"/>
          <w:noProof/>
          <w:kern w:val="2"/>
          <w14:ligatures w14:val="standardContextual"/>
        </w:rPr>
      </w:pPr>
      <w:hyperlink w:anchor="_Toc238197732" w:history="1">
        <w:r w:rsidRPr="00811431">
          <w:rPr>
            <w:rStyle w:val="Hyperlink"/>
            <w:noProof/>
          </w:rPr>
          <w:t>§6119.</w:t>
        </w:r>
        <w:r>
          <w:rPr>
            <w:rFonts w:asciiTheme="minorHAnsi" w:eastAsiaTheme="minorEastAsia" w:hAnsiTheme="minorHAnsi" w:cstheme="minorBidi"/>
            <w:noProof/>
            <w:kern w:val="2"/>
            <w14:ligatures w14:val="standardContextual"/>
          </w:rPr>
          <w:tab/>
        </w:r>
        <w:r w:rsidRPr="00811431">
          <w:rPr>
            <w:rStyle w:val="Hyperlink"/>
            <w:noProof/>
          </w:rPr>
          <w:t>Louisiana Promotional Graphic</w:t>
        </w:r>
        <w:r>
          <w:rPr>
            <w:noProof/>
            <w:webHidden/>
          </w:rPr>
          <w:tab/>
        </w:r>
        <w:r>
          <w:rPr>
            <w:noProof/>
            <w:webHidden/>
          </w:rPr>
          <w:fldChar w:fldCharType="begin"/>
        </w:r>
        <w:r>
          <w:rPr>
            <w:noProof/>
            <w:webHidden/>
          </w:rPr>
          <w:instrText xml:space="preserve"> PAGEREF _Toc238197732 \h </w:instrText>
        </w:r>
        <w:r>
          <w:rPr>
            <w:noProof/>
            <w:webHidden/>
          </w:rPr>
        </w:r>
        <w:r>
          <w:rPr>
            <w:noProof/>
            <w:webHidden/>
          </w:rPr>
          <w:fldChar w:fldCharType="separate"/>
        </w:r>
        <w:r>
          <w:rPr>
            <w:noProof/>
            <w:webHidden/>
          </w:rPr>
          <w:t>180</w:t>
        </w:r>
        <w:r>
          <w:rPr>
            <w:noProof/>
            <w:webHidden/>
          </w:rPr>
          <w:fldChar w:fldCharType="end"/>
        </w:r>
      </w:hyperlink>
    </w:p>
    <w:p w14:paraId="0CA587C7" w14:textId="3B40E229" w:rsidR="00097A40" w:rsidRDefault="00097A40">
      <w:pPr>
        <w:pStyle w:val="TOC2"/>
        <w:rPr>
          <w:rFonts w:asciiTheme="minorHAnsi" w:eastAsiaTheme="minorEastAsia" w:hAnsiTheme="minorHAnsi" w:cstheme="minorBidi"/>
          <w:bCs w:val="0"/>
          <w:kern w:val="2"/>
          <w14:ligatures w14:val="standardContextual"/>
        </w:rPr>
      </w:pPr>
      <w:hyperlink w:anchor="_Toc238197733" w:history="1">
        <w:r w:rsidRPr="00811431">
          <w:rPr>
            <w:rStyle w:val="Hyperlink"/>
          </w:rPr>
          <w:t>Chapter 63.</w:t>
        </w:r>
        <w:r>
          <w:rPr>
            <w:rFonts w:asciiTheme="minorHAnsi" w:eastAsiaTheme="minorEastAsia" w:hAnsiTheme="minorHAnsi" w:cstheme="minorBidi"/>
            <w:bCs w:val="0"/>
            <w:kern w:val="2"/>
            <w14:ligatures w14:val="standardContextual"/>
          </w:rPr>
          <w:tab/>
        </w:r>
        <w:r w:rsidRPr="00811431">
          <w:rPr>
            <w:rStyle w:val="Hyperlink"/>
          </w:rPr>
          <w:t xml:space="preserve">Motion Picture Production Tax Credit Program―Qualified Entertainment Company </w:t>
        </w:r>
        <w:r w:rsidR="00AF136C">
          <w:rPr>
            <w:rStyle w:val="Hyperlink"/>
          </w:rPr>
          <w:br/>
        </w:r>
        <w:r w:rsidRPr="00811431">
          <w:rPr>
            <w:rStyle w:val="Hyperlink"/>
          </w:rPr>
          <w:t>Payroll Tax Credit Program</w:t>
        </w:r>
        <w:r>
          <w:rPr>
            <w:webHidden/>
          </w:rPr>
          <w:tab/>
        </w:r>
        <w:r>
          <w:rPr>
            <w:webHidden/>
          </w:rPr>
          <w:fldChar w:fldCharType="begin"/>
        </w:r>
        <w:r>
          <w:rPr>
            <w:webHidden/>
          </w:rPr>
          <w:instrText xml:space="preserve"> PAGEREF _Toc238197733 \h </w:instrText>
        </w:r>
        <w:r>
          <w:rPr>
            <w:webHidden/>
          </w:rPr>
        </w:r>
        <w:r>
          <w:rPr>
            <w:webHidden/>
          </w:rPr>
          <w:fldChar w:fldCharType="separate"/>
        </w:r>
        <w:r>
          <w:rPr>
            <w:webHidden/>
          </w:rPr>
          <w:t>181</w:t>
        </w:r>
        <w:r>
          <w:rPr>
            <w:webHidden/>
          </w:rPr>
          <w:fldChar w:fldCharType="end"/>
        </w:r>
      </w:hyperlink>
    </w:p>
    <w:p w14:paraId="4556A7EC" w14:textId="5AF2980E" w:rsidR="00097A40" w:rsidRDefault="00097A40">
      <w:pPr>
        <w:pStyle w:val="TOC3"/>
        <w:rPr>
          <w:rFonts w:asciiTheme="minorHAnsi" w:eastAsiaTheme="minorEastAsia" w:hAnsiTheme="minorHAnsi" w:cstheme="minorBidi"/>
          <w:noProof/>
          <w:kern w:val="2"/>
          <w14:ligatures w14:val="standardContextual"/>
        </w:rPr>
      </w:pPr>
      <w:hyperlink w:anchor="_Toc238197734" w:history="1">
        <w:r w:rsidRPr="00811431">
          <w:rPr>
            <w:rStyle w:val="Hyperlink"/>
            <w:noProof/>
          </w:rPr>
          <w:t>§6323.</w:t>
        </w:r>
        <w:r>
          <w:rPr>
            <w:rFonts w:asciiTheme="minorHAnsi" w:eastAsiaTheme="minorEastAsia" w:hAnsiTheme="minorHAnsi" w:cstheme="minorBidi"/>
            <w:noProof/>
            <w:kern w:val="2"/>
            <w14:ligatures w14:val="standardContextual"/>
          </w:rPr>
          <w:tab/>
        </w:r>
        <w:r w:rsidRPr="00811431">
          <w:rPr>
            <w:rStyle w:val="Hyperlink"/>
            <w:noProof/>
          </w:rPr>
          <w:t>General</w:t>
        </w:r>
        <w:r>
          <w:rPr>
            <w:noProof/>
            <w:webHidden/>
          </w:rPr>
          <w:tab/>
        </w:r>
        <w:r>
          <w:rPr>
            <w:noProof/>
            <w:webHidden/>
          </w:rPr>
          <w:fldChar w:fldCharType="begin"/>
        </w:r>
        <w:r>
          <w:rPr>
            <w:noProof/>
            <w:webHidden/>
          </w:rPr>
          <w:instrText xml:space="preserve"> PAGEREF _Toc238197734 \h </w:instrText>
        </w:r>
        <w:r>
          <w:rPr>
            <w:noProof/>
            <w:webHidden/>
          </w:rPr>
        </w:r>
        <w:r>
          <w:rPr>
            <w:noProof/>
            <w:webHidden/>
          </w:rPr>
          <w:fldChar w:fldCharType="separate"/>
        </w:r>
        <w:r>
          <w:rPr>
            <w:noProof/>
            <w:webHidden/>
          </w:rPr>
          <w:t>181</w:t>
        </w:r>
        <w:r>
          <w:rPr>
            <w:noProof/>
            <w:webHidden/>
          </w:rPr>
          <w:fldChar w:fldCharType="end"/>
        </w:r>
      </w:hyperlink>
    </w:p>
    <w:p w14:paraId="2874DF47" w14:textId="12443762" w:rsidR="00097A40" w:rsidRDefault="00097A40">
      <w:pPr>
        <w:pStyle w:val="TOC3"/>
        <w:rPr>
          <w:rFonts w:asciiTheme="minorHAnsi" w:eastAsiaTheme="minorEastAsia" w:hAnsiTheme="minorHAnsi" w:cstheme="minorBidi"/>
          <w:noProof/>
          <w:kern w:val="2"/>
          <w14:ligatures w14:val="standardContextual"/>
        </w:rPr>
      </w:pPr>
      <w:hyperlink w:anchor="_Toc238197735" w:history="1">
        <w:r w:rsidRPr="00811431">
          <w:rPr>
            <w:rStyle w:val="Hyperlink"/>
            <w:noProof/>
          </w:rPr>
          <w:t>§6324.</w:t>
        </w:r>
        <w:r>
          <w:rPr>
            <w:rFonts w:asciiTheme="minorHAnsi" w:eastAsiaTheme="minorEastAsia" w:hAnsiTheme="minorHAnsi" w:cstheme="minorBidi"/>
            <w:noProof/>
            <w:kern w:val="2"/>
            <w14:ligatures w14:val="standardContextual"/>
          </w:rPr>
          <w:tab/>
        </w:r>
        <w:r w:rsidRPr="00811431">
          <w:rPr>
            <w:rStyle w:val="Hyperlink"/>
            <w:noProof/>
          </w:rPr>
          <w:t>Definitions</w:t>
        </w:r>
        <w:r>
          <w:rPr>
            <w:noProof/>
            <w:webHidden/>
          </w:rPr>
          <w:tab/>
        </w:r>
        <w:r>
          <w:rPr>
            <w:noProof/>
            <w:webHidden/>
          </w:rPr>
          <w:fldChar w:fldCharType="begin"/>
        </w:r>
        <w:r>
          <w:rPr>
            <w:noProof/>
            <w:webHidden/>
          </w:rPr>
          <w:instrText xml:space="preserve"> PAGEREF _Toc238197735 \h </w:instrText>
        </w:r>
        <w:r>
          <w:rPr>
            <w:noProof/>
            <w:webHidden/>
          </w:rPr>
        </w:r>
        <w:r>
          <w:rPr>
            <w:noProof/>
            <w:webHidden/>
          </w:rPr>
          <w:fldChar w:fldCharType="separate"/>
        </w:r>
        <w:r>
          <w:rPr>
            <w:noProof/>
            <w:webHidden/>
          </w:rPr>
          <w:t>181</w:t>
        </w:r>
        <w:r>
          <w:rPr>
            <w:noProof/>
            <w:webHidden/>
          </w:rPr>
          <w:fldChar w:fldCharType="end"/>
        </w:r>
      </w:hyperlink>
    </w:p>
    <w:p w14:paraId="26A678C4" w14:textId="45B32AD6" w:rsidR="00097A40" w:rsidRDefault="00097A40">
      <w:pPr>
        <w:pStyle w:val="TOC3"/>
        <w:rPr>
          <w:rFonts w:asciiTheme="minorHAnsi" w:eastAsiaTheme="minorEastAsia" w:hAnsiTheme="minorHAnsi" w:cstheme="minorBidi"/>
          <w:noProof/>
          <w:kern w:val="2"/>
          <w14:ligatures w14:val="standardContextual"/>
        </w:rPr>
      </w:pPr>
      <w:hyperlink w:anchor="_Toc238197736" w:history="1">
        <w:r w:rsidRPr="00811431">
          <w:rPr>
            <w:rStyle w:val="Hyperlink"/>
            <w:noProof/>
          </w:rPr>
          <w:t>§6325.</w:t>
        </w:r>
        <w:r>
          <w:rPr>
            <w:rFonts w:asciiTheme="minorHAnsi" w:eastAsiaTheme="minorEastAsia" w:hAnsiTheme="minorHAnsi" w:cstheme="minorBidi"/>
            <w:noProof/>
            <w:kern w:val="2"/>
            <w14:ligatures w14:val="standardContextual"/>
          </w:rPr>
          <w:tab/>
        </w:r>
        <w:r w:rsidRPr="00811431">
          <w:rPr>
            <w:rStyle w:val="Hyperlink"/>
            <w:noProof/>
          </w:rPr>
          <w:t>QEC Application and Application Fee</w:t>
        </w:r>
        <w:r>
          <w:rPr>
            <w:noProof/>
            <w:webHidden/>
          </w:rPr>
          <w:tab/>
        </w:r>
        <w:r>
          <w:rPr>
            <w:noProof/>
            <w:webHidden/>
          </w:rPr>
          <w:fldChar w:fldCharType="begin"/>
        </w:r>
        <w:r>
          <w:rPr>
            <w:noProof/>
            <w:webHidden/>
          </w:rPr>
          <w:instrText xml:space="preserve"> PAGEREF _Toc238197736 \h </w:instrText>
        </w:r>
        <w:r>
          <w:rPr>
            <w:noProof/>
            <w:webHidden/>
          </w:rPr>
        </w:r>
        <w:r>
          <w:rPr>
            <w:noProof/>
            <w:webHidden/>
          </w:rPr>
          <w:fldChar w:fldCharType="separate"/>
        </w:r>
        <w:r>
          <w:rPr>
            <w:noProof/>
            <w:webHidden/>
          </w:rPr>
          <w:t>183</w:t>
        </w:r>
        <w:r>
          <w:rPr>
            <w:noProof/>
            <w:webHidden/>
          </w:rPr>
          <w:fldChar w:fldCharType="end"/>
        </w:r>
      </w:hyperlink>
    </w:p>
    <w:p w14:paraId="5B73C61A" w14:textId="7D128721" w:rsidR="00097A40" w:rsidRDefault="00097A40">
      <w:pPr>
        <w:pStyle w:val="TOC3"/>
        <w:rPr>
          <w:rFonts w:asciiTheme="minorHAnsi" w:eastAsiaTheme="minorEastAsia" w:hAnsiTheme="minorHAnsi" w:cstheme="minorBidi"/>
          <w:noProof/>
          <w:kern w:val="2"/>
          <w14:ligatures w14:val="standardContextual"/>
        </w:rPr>
      </w:pPr>
      <w:hyperlink w:anchor="_Toc238197737" w:history="1">
        <w:r w:rsidRPr="00811431">
          <w:rPr>
            <w:rStyle w:val="Hyperlink"/>
            <w:noProof/>
          </w:rPr>
          <w:t>§6326.</w:t>
        </w:r>
        <w:r>
          <w:rPr>
            <w:rFonts w:asciiTheme="minorHAnsi" w:eastAsiaTheme="minorEastAsia" w:hAnsiTheme="minorHAnsi" w:cstheme="minorBidi"/>
            <w:noProof/>
            <w:kern w:val="2"/>
            <w14:ligatures w14:val="standardContextual"/>
          </w:rPr>
          <w:tab/>
        </w:r>
        <w:r w:rsidRPr="00811431">
          <w:rPr>
            <w:rStyle w:val="Hyperlink"/>
            <w:noProof/>
          </w:rPr>
          <w:t>QEC Application Review and Qualification Determination</w:t>
        </w:r>
        <w:r>
          <w:rPr>
            <w:noProof/>
            <w:webHidden/>
          </w:rPr>
          <w:tab/>
        </w:r>
        <w:r>
          <w:rPr>
            <w:noProof/>
            <w:webHidden/>
          </w:rPr>
          <w:fldChar w:fldCharType="begin"/>
        </w:r>
        <w:r>
          <w:rPr>
            <w:noProof/>
            <w:webHidden/>
          </w:rPr>
          <w:instrText xml:space="preserve"> PAGEREF _Toc238197737 \h </w:instrText>
        </w:r>
        <w:r>
          <w:rPr>
            <w:noProof/>
            <w:webHidden/>
          </w:rPr>
        </w:r>
        <w:r>
          <w:rPr>
            <w:noProof/>
            <w:webHidden/>
          </w:rPr>
          <w:fldChar w:fldCharType="separate"/>
        </w:r>
        <w:r>
          <w:rPr>
            <w:noProof/>
            <w:webHidden/>
          </w:rPr>
          <w:t>183</w:t>
        </w:r>
        <w:r>
          <w:rPr>
            <w:noProof/>
            <w:webHidden/>
          </w:rPr>
          <w:fldChar w:fldCharType="end"/>
        </w:r>
      </w:hyperlink>
    </w:p>
    <w:p w14:paraId="0383B78E" w14:textId="36A1DC9E" w:rsidR="00097A40" w:rsidRDefault="00097A40">
      <w:pPr>
        <w:pStyle w:val="TOC3"/>
        <w:rPr>
          <w:rFonts w:asciiTheme="minorHAnsi" w:eastAsiaTheme="minorEastAsia" w:hAnsiTheme="minorHAnsi" w:cstheme="minorBidi"/>
          <w:noProof/>
          <w:kern w:val="2"/>
          <w14:ligatures w14:val="standardContextual"/>
        </w:rPr>
      </w:pPr>
      <w:hyperlink w:anchor="_Toc238197738" w:history="1">
        <w:r w:rsidRPr="00811431">
          <w:rPr>
            <w:rStyle w:val="Hyperlink"/>
            <w:noProof/>
          </w:rPr>
          <w:t>§6327.</w:t>
        </w:r>
        <w:r>
          <w:rPr>
            <w:rFonts w:asciiTheme="minorHAnsi" w:eastAsiaTheme="minorEastAsia" w:hAnsiTheme="minorHAnsi" w:cstheme="minorBidi"/>
            <w:noProof/>
            <w:kern w:val="2"/>
            <w14:ligatures w14:val="standardContextual"/>
          </w:rPr>
          <w:tab/>
        </w:r>
        <w:r w:rsidRPr="00811431">
          <w:rPr>
            <w:rStyle w:val="Hyperlink"/>
            <w:noProof/>
          </w:rPr>
          <w:t>QEC Contract</w:t>
        </w:r>
        <w:r>
          <w:rPr>
            <w:noProof/>
            <w:webHidden/>
          </w:rPr>
          <w:tab/>
        </w:r>
        <w:r>
          <w:rPr>
            <w:noProof/>
            <w:webHidden/>
          </w:rPr>
          <w:fldChar w:fldCharType="begin"/>
        </w:r>
        <w:r>
          <w:rPr>
            <w:noProof/>
            <w:webHidden/>
          </w:rPr>
          <w:instrText xml:space="preserve"> PAGEREF _Toc238197738 \h </w:instrText>
        </w:r>
        <w:r>
          <w:rPr>
            <w:noProof/>
            <w:webHidden/>
          </w:rPr>
        </w:r>
        <w:r>
          <w:rPr>
            <w:noProof/>
            <w:webHidden/>
          </w:rPr>
          <w:fldChar w:fldCharType="separate"/>
        </w:r>
        <w:r>
          <w:rPr>
            <w:noProof/>
            <w:webHidden/>
          </w:rPr>
          <w:t>183</w:t>
        </w:r>
        <w:r>
          <w:rPr>
            <w:noProof/>
            <w:webHidden/>
          </w:rPr>
          <w:fldChar w:fldCharType="end"/>
        </w:r>
      </w:hyperlink>
    </w:p>
    <w:p w14:paraId="6F256979" w14:textId="6AF267D3" w:rsidR="00097A40" w:rsidRDefault="00097A40">
      <w:pPr>
        <w:pStyle w:val="TOC3"/>
        <w:rPr>
          <w:rFonts w:asciiTheme="minorHAnsi" w:eastAsiaTheme="minorEastAsia" w:hAnsiTheme="minorHAnsi" w:cstheme="minorBidi"/>
          <w:noProof/>
          <w:kern w:val="2"/>
          <w14:ligatures w14:val="standardContextual"/>
        </w:rPr>
      </w:pPr>
      <w:hyperlink w:anchor="_Toc238197739" w:history="1">
        <w:r w:rsidRPr="00811431">
          <w:rPr>
            <w:rStyle w:val="Hyperlink"/>
            <w:noProof/>
          </w:rPr>
          <w:t>§6328.</w:t>
        </w:r>
        <w:r>
          <w:rPr>
            <w:rFonts w:asciiTheme="minorHAnsi" w:eastAsiaTheme="minorEastAsia" w:hAnsiTheme="minorHAnsi" w:cstheme="minorBidi"/>
            <w:noProof/>
            <w:kern w:val="2"/>
            <w14:ligatures w14:val="standardContextual"/>
          </w:rPr>
          <w:tab/>
        </w:r>
        <w:r w:rsidRPr="00811431">
          <w:rPr>
            <w:rStyle w:val="Hyperlink"/>
            <w:noProof/>
          </w:rPr>
          <w:t>QEC Final Certification Procedures</w:t>
        </w:r>
        <w:r>
          <w:rPr>
            <w:noProof/>
            <w:webHidden/>
          </w:rPr>
          <w:tab/>
        </w:r>
        <w:r>
          <w:rPr>
            <w:noProof/>
            <w:webHidden/>
          </w:rPr>
          <w:fldChar w:fldCharType="begin"/>
        </w:r>
        <w:r>
          <w:rPr>
            <w:noProof/>
            <w:webHidden/>
          </w:rPr>
          <w:instrText xml:space="preserve"> PAGEREF _Toc238197739 \h </w:instrText>
        </w:r>
        <w:r>
          <w:rPr>
            <w:noProof/>
            <w:webHidden/>
          </w:rPr>
        </w:r>
        <w:r>
          <w:rPr>
            <w:noProof/>
            <w:webHidden/>
          </w:rPr>
          <w:fldChar w:fldCharType="separate"/>
        </w:r>
        <w:r>
          <w:rPr>
            <w:noProof/>
            <w:webHidden/>
          </w:rPr>
          <w:t>184</w:t>
        </w:r>
        <w:r>
          <w:rPr>
            <w:noProof/>
            <w:webHidden/>
          </w:rPr>
          <w:fldChar w:fldCharType="end"/>
        </w:r>
      </w:hyperlink>
    </w:p>
    <w:p w14:paraId="094C2B37" w14:textId="5C276280" w:rsidR="00097A40" w:rsidRDefault="00097A40">
      <w:pPr>
        <w:pStyle w:val="TOC2"/>
        <w:rPr>
          <w:rFonts w:asciiTheme="minorHAnsi" w:eastAsiaTheme="minorEastAsia" w:hAnsiTheme="minorHAnsi" w:cstheme="minorBidi"/>
          <w:bCs w:val="0"/>
          <w:kern w:val="2"/>
          <w14:ligatures w14:val="standardContextual"/>
        </w:rPr>
      </w:pPr>
      <w:hyperlink w:anchor="_Toc238197740" w:history="1">
        <w:r w:rsidRPr="00811431">
          <w:rPr>
            <w:rStyle w:val="Hyperlink"/>
          </w:rPr>
          <w:t>Chapter 65.</w:t>
        </w:r>
        <w:r>
          <w:rPr>
            <w:rFonts w:asciiTheme="minorHAnsi" w:eastAsiaTheme="minorEastAsia" w:hAnsiTheme="minorHAnsi" w:cstheme="minorBidi"/>
            <w:bCs w:val="0"/>
            <w:kern w:val="2"/>
            <w14:ligatures w14:val="standardContextual"/>
          </w:rPr>
          <w:tab/>
        </w:r>
        <w:r w:rsidRPr="00811431">
          <w:rPr>
            <w:rStyle w:val="Hyperlink"/>
          </w:rPr>
          <w:t>Louisiana Sound Recording Investor Tax Credit Program</w:t>
        </w:r>
        <w:r>
          <w:rPr>
            <w:webHidden/>
          </w:rPr>
          <w:tab/>
        </w:r>
        <w:r>
          <w:rPr>
            <w:webHidden/>
          </w:rPr>
          <w:fldChar w:fldCharType="begin"/>
        </w:r>
        <w:r>
          <w:rPr>
            <w:webHidden/>
          </w:rPr>
          <w:instrText xml:space="preserve"> PAGEREF _Toc238197740 \h </w:instrText>
        </w:r>
        <w:r>
          <w:rPr>
            <w:webHidden/>
          </w:rPr>
        </w:r>
        <w:r>
          <w:rPr>
            <w:webHidden/>
          </w:rPr>
          <w:fldChar w:fldCharType="separate"/>
        </w:r>
        <w:r>
          <w:rPr>
            <w:webHidden/>
          </w:rPr>
          <w:t>184</w:t>
        </w:r>
        <w:r>
          <w:rPr>
            <w:webHidden/>
          </w:rPr>
          <w:fldChar w:fldCharType="end"/>
        </w:r>
      </w:hyperlink>
    </w:p>
    <w:p w14:paraId="4A2291F4" w14:textId="4623D365" w:rsidR="00097A40" w:rsidRDefault="00097A40">
      <w:pPr>
        <w:pStyle w:val="TOC3"/>
        <w:rPr>
          <w:rFonts w:asciiTheme="minorHAnsi" w:eastAsiaTheme="minorEastAsia" w:hAnsiTheme="minorHAnsi" w:cstheme="minorBidi"/>
          <w:noProof/>
          <w:kern w:val="2"/>
          <w14:ligatures w14:val="standardContextual"/>
        </w:rPr>
      </w:pPr>
      <w:hyperlink w:anchor="_Toc238197741" w:history="1">
        <w:r w:rsidRPr="00811431">
          <w:rPr>
            <w:rStyle w:val="Hyperlink"/>
            <w:noProof/>
          </w:rPr>
          <w:t>§6531.</w:t>
        </w:r>
        <w:r>
          <w:rPr>
            <w:rFonts w:asciiTheme="minorHAnsi" w:eastAsiaTheme="minorEastAsia" w:hAnsiTheme="minorHAnsi" w:cstheme="minorBidi"/>
            <w:noProof/>
            <w:kern w:val="2"/>
            <w14:ligatures w14:val="standardContextual"/>
          </w:rPr>
          <w:tab/>
        </w:r>
        <w:r w:rsidRPr="00811431">
          <w:rPr>
            <w:rStyle w:val="Hyperlink"/>
            <w:noProof/>
          </w:rPr>
          <w:t>Purpose and Description of Louisiana Sound Recording Investor Tax Credit Program</w:t>
        </w:r>
        <w:r>
          <w:rPr>
            <w:noProof/>
            <w:webHidden/>
          </w:rPr>
          <w:tab/>
        </w:r>
        <w:r>
          <w:rPr>
            <w:noProof/>
            <w:webHidden/>
          </w:rPr>
          <w:fldChar w:fldCharType="begin"/>
        </w:r>
        <w:r>
          <w:rPr>
            <w:noProof/>
            <w:webHidden/>
          </w:rPr>
          <w:instrText xml:space="preserve"> PAGEREF _Toc238197741 \h </w:instrText>
        </w:r>
        <w:r>
          <w:rPr>
            <w:noProof/>
            <w:webHidden/>
          </w:rPr>
        </w:r>
        <w:r>
          <w:rPr>
            <w:noProof/>
            <w:webHidden/>
          </w:rPr>
          <w:fldChar w:fldCharType="separate"/>
        </w:r>
        <w:r>
          <w:rPr>
            <w:noProof/>
            <w:webHidden/>
          </w:rPr>
          <w:t>184</w:t>
        </w:r>
        <w:r>
          <w:rPr>
            <w:noProof/>
            <w:webHidden/>
          </w:rPr>
          <w:fldChar w:fldCharType="end"/>
        </w:r>
      </w:hyperlink>
    </w:p>
    <w:p w14:paraId="2B462797" w14:textId="0CB5746D" w:rsidR="00097A40" w:rsidRDefault="00097A40">
      <w:pPr>
        <w:pStyle w:val="TOC3"/>
        <w:rPr>
          <w:rFonts w:asciiTheme="minorHAnsi" w:eastAsiaTheme="minorEastAsia" w:hAnsiTheme="minorHAnsi" w:cstheme="minorBidi"/>
          <w:noProof/>
          <w:kern w:val="2"/>
          <w14:ligatures w14:val="standardContextual"/>
        </w:rPr>
      </w:pPr>
      <w:hyperlink w:anchor="_Toc238197742" w:history="1">
        <w:r w:rsidRPr="00811431">
          <w:rPr>
            <w:rStyle w:val="Hyperlink"/>
            <w:noProof/>
          </w:rPr>
          <w:t>§6533.</w:t>
        </w:r>
        <w:r>
          <w:rPr>
            <w:rFonts w:asciiTheme="minorHAnsi" w:eastAsiaTheme="minorEastAsia" w:hAnsiTheme="minorHAnsi" w:cstheme="minorBidi"/>
            <w:noProof/>
            <w:kern w:val="2"/>
            <w14:ligatures w14:val="standardContextual"/>
          </w:rPr>
          <w:tab/>
        </w:r>
        <w:r w:rsidRPr="00811431">
          <w:rPr>
            <w:rStyle w:val="Hyperlink"/>
            <w:noProof/>
          </w:rPr>
          <w:t>Definitions</w:t>
        </w:r>
        <w:r>
          <w:rPr>
            <w:noProof/>
            <w:webHidden/>
          </w:rPr>
          <w:tab/>
        </w:r>
        <w:r>
          <w:rPr>
            <w:noProof/>
            <w:webHidden/>
          </w:rPr>
          <w:fldChar w:fldCharType="begin"/>
        </w:r>
        <w:r>
          <w:rPr>
            <w:noProof/>
            <w:webHidden/>
          </w:rPr>
          <w:instrText xml:space="preserve"> PAGEREF _Toc238197742 \h </w:instrText>
        </w:r>
        <w:r>
          <w:rPr>
            <w:noProof/>
            <w:webHidden/>
          </w:rPr>
        </w:r>
        <w:r>
          <w:rPr>
            <w:noProof/>
            <w:webHidden/>
          </w:rPr>
          <w:fldChar w:fldCharType="separate"/>
        </w:r>
        <w:r>
          <w:rPr>
            <w:noProof/>
            <w:webHidden/>
          </w:rPr>
          <w:t>185</w:t>
        </w:r>
        <w:r>
          <w:rPr>
            <w:noProof/>
            <w:webHidden/>
          </w:rPr>
          <w:fldChar w:fldCharType="end"/>
        </w:r>
      </w:hyperlink>
    </w:p>
    <w:p w14:paraId="3D699F8D" w14:textId="44669D09" w:rsidR="00097A40" w:rsidRDefault="00097A40">
      <w:pPr>
        <w:pStyle w:val="TOC3"/>
        <w:rPr>
          <w:rFonts w:asciiTheme="minorHAnsi" w:eastAsiaTheme="minorEastAsia" w:hAnsiTheme="minorHAnsi" w:cstheme="minorBidi"/>
          <w:noProof/>
          <w:kern w:val="2"/>
          <w14:ligatures w14:val="standardContextual"/>
        </w:rPr>
      </w:pPr>
      <w:hyperlink w:anchor="_Toc238197743" w:history="1">
        <w:r w:rsidRPr="00811431">
          <w:rPr>
            <w:rStyle w:val="Hyperlink"/>
            <w:noProof/>
          </w:rPr>
          <w:t>§6535.</w:t>
        </w:r>
        <w:r>
          <w:rPr>
            <w:rFonts w:asciiTheme="minorHAnsi" w:eastAsiaTheme="minorEastAsia" w:hAnsiTheme="minorHAnsi" w:cstheme="minorBidi"/>
            <w:noProof/>
            <w:kern w:val="2"/>
            <w14:ligatures w14:val="standardContextual"/>
          </w:rPr>
          <w:tab/>
        </w:r>
        <w:r w:rsidRPr="00811431">
          <w:rPr>
            <w:rStyle w:val="Hyperlink"/>
            <w:noProof/>
          </w:rPr>
          <w:t>Rules of Application</w:t>
        </w:r>
        <w:r>
          <w:rPr>
            <w:noProof/>
            <w:webHidden/>
          </w:rPr>
          <w:tab/>
        </w:r>
        <w:r>
          <w:rPr>
            <w:noProof/>
            <w:webHidden/>
          </w:rPr>
          <w:fldChar w:fldCharType="begin"/>
        </w:r>
        <w:r>
          <w:rPr>
            <w:noProof/>
            <w:webHidden/>
          </w:rPr>
          <w:instrText xml:space="preserve"> PAGEREF _Toc238197743 \h </w:instrText>
        </w:r>
        <w:r>
          <w:rPr>
            <w:noProof/>
            <w:webHidden/>
          </w:rPr>
        </w:r>
        <w:r>
          <w:rPr>
            <w:noProof/>
            <w:webHidden/>
          </w:rPr>
          <w:fldChar w:fldCharType="separate"/>
        </w:r>
        <w:r>
          <w:rPr>
            <w:noProof/>
            <w:webHidden/>
          </w:rPr>
          <w:t>185</w:t>
        </w:r>
        <w:r>
          <w:rPr>
            <w:noProof/>
            <w:webHidden/>
          </w:rPr>
          <w:fldChar w:fldCharType="end"/>
        </w:r>
      </w:hyperlink>
    </w:p>
    <w:p w14:paraId="181AB9F2" w14:textId="24235166" w:rsidR="00097A40" w:rsidRDefault="00097A40">
      <w:pPr>
        <w:pStyle w:val="TOC3"/>
        <w:rPr>
          <w:rFonts w:asciiTheme="minorHAnsi" w:eastAsiaTheme="minorEastAsia" w:hAnsiTheme="minorHAnsi" w:cstheme="minorBidi"/>
          <w:noProof/>
          <w:kern w:val="2"/>
          <w14:ligatures w14:val="standardContextual"/>
        </w:rPr>
      </w:pPr>
      <w:hyperlink w:anchor="_Toc238197744" w:history="1">
        <w:r w:rsidRPr="00811431">
          <w:rPr>
            <w:rStyle w:val="Hyperlink"/>
            <w:noProof/>
          </w:rPr>
          <w:t>§6537.</w:t>
        </w:r>
        <w:r>
          <w:rPr>
            <w:rFonts w:asciiTheme="minorHAnsi" w:eastAsiaTheme="minorEastAsia" w:hAnsiTheme="minorHAnsi" w:cstheme="minorBidi"/>
            <w:noProof/>
            <w:kern w:val="2"/>
            <w14:ligatures w14:val="standardContextual"/>
          </w:rPr>
          <w:tab/>
        </w:r>
        <w:r w:rsidRPr="00811431">
          <w:rPr>
            <w:rStyle w:val="Hyperlink"/>
            <w:noProof/>
          </w:rPr>
          <w:t>Certification</w:t>
        </w:r>
        <w:r>
          <w:rPr>
            <w:noProof/>
            <w:webHidden/>
          </w:rPr>
          <w:tab/>
        </w:r>
        <w:r>
          <w:rPr>
            <w:noProof/>
            <w:webHidden/>
          </w:rPr>
          <w:fldChar w:fldCharType="begin"/>
        </w:r>
        <w:r>
          <w:rPr>
            <w:noProof/>
            <w:webHidden/>
          </w:rPr>
          <w:instrText xml:space="preserve"> PAGEREF _Toc238197744 \h </w:instrText>
        </w:r>
        <w:r>
          <w:rPr>
            <w:noProof/>
            <w:webHidden/>
          </w:rPr>
        </w:r>
        <w:r>
          <w:rPr>
            <w:noProof/>
            <w:webHidden/>
          </w:rPr>
          <w:fldChar w:fldCharType="separate"/>
        </w:r>
        <w:r>
          <w:rPr>
            <w:noProof/>
            <w:webHidden/>
          </w:rPr>
          <w:t>186</w:t>
        </w:r>
        <w:r>
          <w:rPr>
            <w:noProof/>
            <w:webHidden/>
          </w:rPr>
          <w:fldChar w:fldCharType="end"/>
        </w:r>
      </w:hyperlink>
    </w:p>
    <w:p w14:paraId="545C2499" w14:textId="7ED385B6" w:rsidR="00097A40" w:rsidRDefault="00097A40">
      <w:pPr>
        <w:pStyle w:val="TOC3"/>
        <w:rPr>
          <w:rFonts w:asciiTheme="minorHAnsi" w:eastAsiaTheme="minorEastAsia" w:hAnsiTheme="minorHAnsi" w:cstheme="minorBidi"/>
          <w:noProof/>
          <w:kern w:val="2"/>
          <w14:ligatures w14:val="standardContextual"/>
        </w:rPr>
      </w:pPr>
      <w:hyperlink w:anchor="_Toc238197745" w:history="1">
        <w:r w:rsidRPr="00811431">
          <w:rPr>
            <w:rStyle w:val="Hyperlink"/>
            <w:noProof/>
          </w:rPr>
          <w:t>§6539.</w:t>
        </w:r>
        <w:r>
          <w:rPr>
            <w:rFonts w:asciiTheme="minorHAnsi" w:eastAsiaTheme="minorEastAsia" w:hAnsiTheme="minorHAnsi" w:cstheme="minorBidi"/>
            <w:noProof/>
            <w:kern w:val="2"/>
            <w14:ligatures w14:val="standardContextual"/>
          </w:rPr>
          <w:tab/>
        </w:r>
        <w:r w:rsidRPr="00811431">
          <w:rPr>
            <w:rStyle w:val="Hyperlink"/>
            <w:noProof/>
          </w:rPr>
          <w:t>Credits</w:t>
        </w:r>
        <w:r>
          <w:rPr>
            <w:noProof/>
            <w:webHidden/>
          </w:rPr>
          <w:tab/>
        </w:r>
        <w:r>
          <w:rPr>
            <w:noProof/>
            <w:webHidden/>
          </w:rPr>
          <w:fldChar w:fldCharType="begin"/>
        </w:r>
        <w:r>
          <w:rPr>
            <w:noProof/>
            <w:webHidden/>
          </w:rPr>
          <w:instrText xml:space="preserve"> PAGEREF _Toc238197745 \h </w:instrText>
        </w:r>
        <w:r>
          <w:rPr>
            <w:noProof/>
            <w:webHidden/>
          </w:rPr>
        </w:r>
        <w:r>
          <w:rPr>
            <w:noProof/>
            <w:webHidden/>
          </w:rPr>
          <w:fldChar w:fldCharType="separate"/>
        </w:r>
        <w:r>
          <w:rPr>
            <w:noProof/>
            <w:webHidden/>
          </w:rPr>
          <w:t>188</w:t>
        </w:r>
        <w:r>
          <w:rPr>
            <w:noProof/>
            <w:webHidden/>
          </w:rPr>
          <w:fldChar w:fldCharType="end"/>
        </w:r>
      </w:hyperlink>
    </w:p>
    <w:p w14:paraId="6DF4D773" w14:textId="69DC081F" w:rsidR="00097A40" w:rsidRDefault="00097A40">
      <w:pPr>
        <w:pStyle w:val="TOC3"/>
        <w:rPr>
          <w:rFonts w:asciiTheme="minorHAnsi" w:eastAsiaTheme="minorEastAsia" w:hAnsiTheme="minorHAnsi" w:cstheme="minorBidi"/>
          <w:noProof/>
          <w:kern w:val="2"/>
          <w14:ligatures w14:val="standardContextual"/>
        </w:rPr>
      </w:pPr>
      <w:hyperlink w:anchor="_Toc238197746" w:history="1">
        <w:r w:rsidRPr="00811431">
          <w:rPr>
            <w:rStyle w:val="Hyperlink"/>
            <w:noProof/>
          </w:rPr>
          <w:t>§6541.</w:t>
        </w:r>
        <w:r>
          <w:rPr>
            <w:rFonts w:asciiTheme="minorHAnsi" w:eastAsiaTheme="minorEastAsia" w:hAnsiTheme="minorHAnsi" w:cstheme="minorBidi"/>
            <w:noProof/>
            <w:kern w:val="2"/>
            <w14:ligatures w14:val="standardContextual"/>
          </w:rPr>
          <w:tab/>
        </w:r>
        <w:r w:rsidRPr="00811431">
          <w:rPr>
            <w:rStyle w:val="Hyperlink"/>
            <w:noProof/>
          </w:rPr>
          <w:t>Illustrative Examples of Production Expenses</w:t>
        </w:r>
        <w:r>
          <w:rPr>
            <w:noProof/>
            <w:webHidden/>
          </w:rPr>
          <w:tab/>
        </w:r>
        <w:r>
          <w:rPr>
            <w:noProof/>
            <w:webHidden/>
          </w:rPr>
          <w:fldChar w:fldCharType="begin"/>
        </w:r>
        <w:r>
          <w:rPr>
            <w:noProof/>
            <w:webHidden/>
          </w:rPr>
          <w:instrText xml:space="preserve"> PAGEREF _Toc238197746 \h </w:instrText>
        </w:r>
        <w:r>
          <w:rPr>
            <w:noProof/>
            <w:webHidden/>
          </w:rPr>
        </w:r>
        <w:r>
          <w:rPr>
            <w:noProof/>
            <w:webHidden/>
          </w:rPr>
          <w:fldChar w:fldCharType="separate"/>
        </w:r>
        <w:r>
          <w:rPr>
            <w:noProof/>
            <w:webHidden/>
          </w:rPr>
          <w:t>189</w:t>
        </w:r>
        <w:r>
          <w:rPr>
            <w:noProof/>
            <w:webHidden/>
          </w:rPr>
          <w:fldChar w:fldCharType="end"/>
        </w:r>
      </w:hyperlink>
    </w:p>
    <w:p w14:paraId="64FA36C2" w14:textId="156B0E85" w:rsidR="00097A40" w:rsidRDefault="00097A40">
      <w:pPr>
        <w:pStyle w:val="TOC2"/>
        <w:rPr>
          <w:rFonts w:asciiTheme="minorHAnsi" w:eastAsiaTheme="minorEastAsia" w:hAnsiTheme="minorHAnsi" w:cstheme="minorBidi"/>
          <w:bCs w:val="0"/>
          <w:kern w:val="2"/>
          <w14:ligatures w14:val="standardContextual"/>
        </w:rPr>
      </w:pPr>
      <w:hyperlink w:anchor="_Toc238197747" w:history="1">
        <w:r w:rsidRPr="00811431">
          <w:rPr>
            <w:rStyle w:val="Hyperlink"/>
          </w:rPr>
          <w:t>Chapter 67.</w:t>
        </w:r>
        <w:r>
          <w:rPr>
            <w:rFonts w:asciiTheme="minorHAnsi" w:eastAsiaTheme="minorEastAsia" w:hAnsiTheme="minorHAnsi" w:cstheme="minorBidi"/>
            <w:bCs w:val="0"/>
            <w:kern w:val="2"/>
            <w14:ligatures w14:val="standardContextual"/>
          </w:rPr>
          <w:tab/>
        </w:r>
        <w:r w:rsidRPr="00811431">
          <w:rPr>
            <w:rStyle w:val="Hyperlink"/>
          </w:rPr>
          <w:t>Louisiana Digital Media and Software Act</w:t>
        </w:r>
        <w:r>
          <w:rPr>
            <w:webHidden/>
          </w:rPr>
          <w:tab/>
        </w:r>
        <w:r>
          <w:rPr>
            <w:webHidden/>
          </w:rPr>
          <w:fldChar w:fldCharType="begin"/>
        </w:r>
        <w:r>
          <w:rPr>
            <w:webHidden/>
          </w:rPr>
          <w:instrText xml:space="preserve"> PAGEREF _Toc238197747 \h </w:instrText>
        </w:r>
        <w:r>
          <w:rPr>
            <w:webHidden/>
          </w:rPr>
        </w:r>
        <w:r>
          <w:rPr>
            <w:webHidden/>
          </w:rPr>
          <w:fldChar w:fldCharType="separate"/>
        </w:r>
        <w:r>
          <w:rPr>
            <w:webHidden/>
          </w:rPr>
          <w:t>189</w:t>
        </w:r>
        <w:r>
          <w:rPr>
            <w:webHidden/>
          </w:rPr>
          <w:fldChar w:fldCharType="end"/>
        </w:r>
      </w:hyperlink>
    </w:p>
    <w:p w14:paraId="6E13A48A" w14:textId="1B0A9004" w:rsidR="00097A40" w:rsidRDefault="00097A40">
      <w:pPr>
        <w:pStyle w:val="TOC3"/>
        <w:rPr>
          <w:rFonts w:asciiTheme="minorHAnsi" w:eastAsiaTheme="minorEastAsia" w:hAnsiTheme="minorHAnsi" w:cstheme="minorBidi"/>
          <w:noProof/>
          <w:kern w:val="2"/>
          <w14:ligatures w14:val="standardContextual"/>
        </w:rPr>
      </w:pPr>
      <w:hyperlink w:anchor="_Toc238197748" w:history="1">
        <w:r w:rsidRPr="00811431">
          <w:rPr>
            <w:rStyle w:val="Hyperlink"/>
            <w:noProof/>
          </w:rPr>
          <w:t>§6761.</w:t>
        </w:r>
        <w:r>
          <w:rPr>
            <w:rFonts w:asciiTheme="minorHAnsi" w:eastAsiaTheme="minorEastAsia" w:hAnsiTheme="minorHAnsi" w:cstheme="minorBidi"/>
            <w:noProof/>
            <w:kern w:val="2"/>
            <w14:ligatures w14:val="standardContextual"/>
          </w:rPr>
          <w:tab/>
        </w:r>
        <w:r w:rsidRPr="00811431">
          <w:rPr>
            <w:rStyle w:val="Hyperlink"/>
            <w:noProof/>
          </w:rPr>
          <w:t>Purpose</w:t>
        </w:r>
        <w:r>
          <w:rPr>
            <w:noProof/>
            <w:webHidden/>
          </w:rPr>
          <w:tab/>
        </w:r>
        <w:r>
          <w:rPr>
            <w:noProof/>
            <w:webHidden/>
          </w:rPr>
          <w:fldChar w:fldCharType="begin"/>
        </w:r>
        <w:r>
          <w:rPr>
            <w:noProof/>
            <w:webHidden/>
          </w:rPr>
          <w:instrText xml:space="preserve"> PAGEREF _Toc238197748 \h </w:instrText>
        </w:r>
        <w:r>
          <w:rPr>
            <w:noProof/>
            <w:webHidden/>
          </w:rPr>
        </w:r>
        <w:r>
          <w:rPr>
            <w:noProof/>
            <w:webHidden/>
          </w:rPr>
          <w:fldChar w:fldCharType="separate"/>
        </w:r>
        <w:r>
          <w:rPr>
            <w:noProof/>
            <w:webHidden/>
          </w:rPr>
          <w:t>189</w:t>
        </w:r>
        <w:r>
          <w:rPr>
            <w:noProof/>
            <w:webHidden/>
          </w:rPr>
          <w:fldChar w:fldCharType="end"/>
        </w:r>
      </w:hyperlink>
    </w:p>
    <w:p w14:paraId="029C29D6" w14:textId="5FF0C7BE" w:rsidR="00097A40" w:rsidRDefault="00097A40">
      <w:pPr>
        <w:pStyle w:val="TOC3"/>
        <w:rPr>
          <w:rFonts w:asciiTheme="minorHAnsi" w:eastAsiaTheme="minorEastAsia" w:hAnsiTheme="minorHAnsi" w:cstheme="minorBidi"/>
          <w:noProof/>
          <w:kern w:val="2"/>
          <w14:ligatures w14:val="standardContextual"/>
        </w:rPr>
      </w:pPr>
      <w:hyperlink w:anchor="_Toc238197749" w:history="1">
        <w:r w:rsidRPr="00811431">
          <w:rPr>
            <w:rStyle w:val="Hyperlink"/>
            <w:noProof/>
          </w:rPr>
          <w:t>§6763.</w:t>
        </w:r>
        <w:r>
          <w:rPr>
            <w:rFonts w:asciiTheme="minorHAnsi" w:eastAsiaTheme="minorEastAsia" w:hAnsiTheme="minorHAnsi" w:cstheme="minorBidi"/>
            <w:noProof/>
            <w:kern w:val="2"/>
            <w14:ligatures w14:val="standardContextual"/>
          </w:rPr>
          <w:tab/>
        </w:r>
        <w:r w:rsidRPr="00811431">
          <w:rPr>
            <w:rStyle w:val="Hyperlink"/>
            <w:noProof/>
          </w:rPr>
          <w:t>General Description</w:t>
        </w:r>
        <w:r>
          <w:rPr>
            <w:noProof/>
            <w:webHidden/>
          </w:rPr>
          <w:tab/>
        </w:r>
        <w:r>
          <w:rPr>
            <w:noProof/>
            <w:webHidden/>
          </w:rPr>
          <w:fldChar w:fldCharType="begin"/>
        </w:r>
        <w:r>
          <w:rPr>
            <w:noProof/>
            <w:webHidden/>
          </w:rPr>
          <w:instrText xml:space="preserve"> PAGEREF _Toc238197749 \h </w:instrText>
        </w:r>
        <w:r>
          <w:rPr>
            <w:noProof/>
            <w:webHidden/>
          </w:rPr>
        </w:r>
        <w:r>
          <w:rPr>
            <w:noProof/>
            <w:webHidden/>
          </w:rPr>
          <w:fldChar w:fldCharType="separate"/>
        </w:r>
        <w:r>
          <w:rPr>
            <w:noProof/>
            <w:webHidden/>
          </w:rPr>
          <w:t>189</w:t>
        </w:r>
        <w:r>
          <w:rPr>
            <w:noProof/>
            <w:webHidden/>
          </w:rPr>
          <w:fldChar w:fldCharType="end"/>
        </w:r>
      </w:hyperlink>
    </w:p>
    <w:p w14:paraId="3BFDB934" w14:textId="2F2B0CBB" w:rsidR="00097A40" w:rsidRDefault="00097A40">
      <w:pPr>
        <w:pStyle w:val="TOC3"/>
        <w:rPr>
          <w:rFonts w:asciiTheme="minorHAnsi" w:eastAsiaTheme="minorEastAsia" w:hAnsiTheme="minorHAnsi" w:cstheme="minorBidi"/>
          <w:noProof/>
          <w:kern w:val="2"/>
          <w14:ligatures w14:val="standardContextual"/>
        </w:rPr>
      </w:pPr>
      <w:hyperlink w:anchor="_Toc238197750" w:history="1">
        <w:r w:rsidRPr="00811431">
          <w:rPr>
            <w:rStyle w:val="Hyperlink"/>
            <w:noProof/>
          </w:rPr>
          <w:t>§6765.</w:t>
        </w:r>
        <w:r>
          <w:rPr>
            <w:rFonts w:asciiTheme="minorHAnsi" w:eastAsiaTheme="minorEastAsia" w:hAnsiTheme="minorHAnsi" w:cstheme="minorBidi"/>
            <w:noProof/>
            <w:kern w:val="2"/>
            <w14:ligatures w14:val="standardContextual"/>
          </w:rPr>
          <w:tab/>
        </w:r>
        <w:r w:rsidRPr="00811431">
          <w:rPr>
            <w:rStyle w:val="Hyperlink"/>
            <w:noProof/>
          </w:rPr>
          <w:t>Definitions</w:t>
        </w:r>
        <w:r>
          <w:rPr>
            <w:noProof/>
            <w:webHidden/>
          </w:rPr>
          <w:tab/>
        </w:r>
        <w:r>
          <w:rPr>
            <w:noProof/>
            <w:webHidden/>
          </w:rPr>
          <w:fldChar w:fldCharType="begin"/>
        </w:r>
        <w:r>
          <w:rPr>
            <w:noProof/>
            <w:webHidden/>
          </w:rPr>
          <w:instrText xml:space="preserve"> PAGEREF _Toc238197750 \h </w:instrText>
        </w:r>
        <w:r>
          <w:rPr>
            <w:noProof/>
            <w:webHidden/>
          </w:rPr>
        </w:r>
        <w:r>
          <w:rPr>
            <w:noProof/>
            <w:webHidden/>
          </w:rPr>
          <w:fldChar w:fldCharType="separate"/>
        </w:r>
        <w:r>
          <w:rPr>
            <w:noProof/>
            <w:webHidden/>
          </w:rPr>
          <w:t>190</w:t>
        </w:r>
        <w:r>
          <w:rPr>
            <w:noProof/>
            <w:webHidden/>
          </w:rPr>
          <w:fldChar w:fldCharType="end"/>
        </w:r>
      </w:hyperlink>
    </w:p>
    <w:p w14:paraId="0FB6DE28" w14:textId="4A761E43" w:rsidR="00097A40" w:rsidRDefault="00097A40">
      <w:pPr>
        <w:pStyle w:val="TOC3"/>
        <w:rPr>
          <w:rFonts w:asciiTheme="minorHAnsi" w:eastAsiaTheme="minorEastAsia" w:hAnsiTheme="minorHAnsi" w:cstheme="minorBidi"/>
          <w:noProof/>
          <w:kern w:val="2"/>
          <w14:ligatures w14:val="standardContextual"/>
        </w:rPr>
      </w:pPr>
      <w:hyperlink w:anchor="_Toc238197751" w:history="1">
        <w:r w:rsidRPr="00811431">
          <w:rPr>
            <w:rStyle w:val="Hyperlink"/>
            <w:noProof/>
          </w:rPr>
          <w:t>§6767.</w:t>
        </w:r>
        <w:r>
          <w:rPr>
            <w:rFonts w:asciiTheme="minorHAnsi" w:eastAsiaTheme="minorEastAsia" w:hAnsiTheme="minorHAnsi" w:cstheme="minorBidi"/>
            <w:noProof/>
            <w:kern w:val="2"/>
            <w14:ligatures w14:val="standardContextual"/>
          </w:rPr>
          <w:tab/>
        </w:r>
        <w:r w:rsidRPr="00811431">
          <w:rPr>
            <w:rStyle w:val="Hyperlink"/>
            <w:noProof/>
          </w:rPr>
          <w:t>Certification Procedures</w:t>
        </w:r>
        <w:r>
          <w:rPr>
            <w:noProof/>
            <w:webHidden/>
          </w:rPr>
          <w:tab/>
        </w:r>
        <w:r>
          <w:rPr>
            <w:noProof/>
            <w:webHidden/>
          </w:rPr>
          <w:fldChar w:fldCharType="begin"/>
        </w:r>
        <w:r>
          <w:rPr>
            <w:noProof/>
            <w:webHidden/>
          </w:rPr>
          <w:instrText xml:space="preserve"> PAGEREF _Toc238197751 \h </w:instrText>
        </w:r>
        <w:r>
          <w:rPr>
            <w:noProof/>
            <w:webHidden/>
          </w:rPr>
        </w:r>
        <w:r>
          <w:rPr>
            <w:noProof/>
            <w:webHidden/>
          </w:rPr>
          <w:fldChar w:fldCharType="separate"/>
        </w:r>
        <w:r>
          <w:rPr>
            <w:noProof/>
            <w:webHidden/>
          </w:rPr>
          <w:t>192</w:t>
        </w:r>
        <w:r>
          <w:rPr>
            <w:noProof/>
            <w:webHidden/>
          </w:rPr>
          <w:fldChar w:fldCharType="end"/>
        </w:r>
      </w:hyperlink>
    </w:p>
    <w:p w14:paraId="75755BFA" w14:textId="667EC89A" w:rsidR="00097A40" w:rsidRDefault="00097A40">
      <w:pPr>
        <w:pStyle w:val="TOC3"/>
        <w:rPr>
          <w:rFonts w:asciiTheme="minorHAnsi" w:eastAsiaTheme="minorEastAsia" w:hAnsiTheme="minorHAnsi" w:cstheme="minorBidi"/>
          <w:noProof/>
          <w:kern w:val="2"/>
          <w14:ligatures w14:val="standardContextual"/>
        </w:rPr>
      </w:pPr>
      <w:hyperlink w:anchor="_Toc238197752" w:history="1">
        <w:r w:rsidRPr="00811431">
          <w:rPr>
            <w:rStyle w:val="Hyperlink"/>
            <w:noProof/>
          </w:rPr>
          <w:t>§6768.</w:t>
        </w:r>
        <w:r>
          <w:rPr>
            <w:rFonts w:asciiTheme="minorHAnsi" w:eastAsiaTheme="minorEastAsia" w:hAnsiTheme="minorHAnsi" w:cstheme="minorBidi"/>
            <w:noProof/>
            <w:kern w:val="2"/>
            <w14:ligatures w14:val="standardContextual"/>
          </w:rPr>
          <w:tab/>
        </w:r>
        <w:r w:rsidRPr="00811431">
          <w:rPr>
            <w:rStyle w:val="Hyperlink"/>
            <w:noProof/>
          </w:rPr>
          <w:t>Illustrative Examples of Production Expenses</w:t>
        </w:r>
        <w:r>
          <w:rPr>
            <w:noProof/>
            <w:webHidden/>
          </w:rPr>
          <w:tab/>
        </w:r>
        <w:r>
          <w:rPr>
            <w:noProof/>
            <w:webHidden/>
          </w:rPr>
          <w:fldChar w:fldCharType="begin"/>
        </w:r>
        <w:r>
          <w:rPr>
            <w:noProof/>
            <w:webHidden/>
          </w:rPr>
          <w:instrText xml:space="preserve"> PAGEREF _Toc238197752 \h </w:instrText>
        </w:r>
        <w:r>
          <w:rPr>
            <w:noProof/>
            <w:webHidden/>
          </w:rPr>
        </w:r>
        <w:r>
          <w:rPr>
            <w:noProof/>
            <w:webHidden/>
          </w:rPr>
          <w:fldChar w:fldCharType="separate"/>
        </w:r>
        <w:r>
          <w:rPr>
            <w:noProof/>
            <w:webHidden/>
          </w:rPr>
          <w:t>194</w:t>
        </w:r>
        <w:r>
          <w:rPr>
            <w:noProof/>
            <w:webHidden/>
          </w:rPr>
          <w:fldChar w:fldCharType="end"/>
        </w:r>
      </w:hyperlink>
    </w:p>
    <w:p w14:paraId="32566F8C" w14:textId="1CAC573D" w:rsidR="00097A40" w:rsidRDefault="00097A40">
      <w:pPr>
        <w:pStyle w:val="TOC3"/>
        <w:rPr>
          <w:rFonts w:asciiTheme="minorHAnsi" w:eastAsiaTheme="minorEastAsia" w:hAnsiTheme="minorHAnsi" w:cstheme="minorBidi"/>
          <w:noProof/>
          <w:kern w:val="2"/>
          <w14:ligatures w14:val="standardContextual"/>
        </w:rPr>
      </w:pPr>
      <w:hyperlink w:anchor="_Toc238197753" w:history="1">
        <w:r w:rsidRPr="00811431">
          <w:rPr>
            <w:rStyle w:val="Hyperlink"/>
            <w:noProof/>
          </w:rPr>
          <w:t>§6769.</w:t>
        </w:r>
        <w:r>
          <w:rPr>
            <w:rFonts w:asciiTheme="minorHAnsi" w:eastAsiaTheme="minorEastAsia" w:hAnsiTheme="minorHAnsi" w:cstheme="minorBidi"/>
            <w:noProof/>
            <w:kern w:val="2"/>
            <w14:ligatures w14:val="standardContextual"/>
          </w:rPr>
          <w:tab/>
        </w:r>
        <w:r w:rsidRPr="00811431">
          <w:rPr>
            <w:rStyle w:val="Hyperlink"/>
            <w:noProof/>
          </w:rPr>
          <w:t>Use of Tax Credits</w:t>
        </w:r>
        <w:r>
          <w:rPr>
            <w:noProof/>
            <w:webHidden/>
          </w:rPr>
          <w:tab/>
        </w:r>
        <w:r>
          <w:rPr>
            <w:noProof/>
            <w:webHidden/>
          </w:rPr>
          <w:fldChar w:fldCharType="begin"/>
        </w:r>
        <w:r>
          <w:rPr>
            <w:noProof/>
            <w:webHidden/>
          </w:rPr>
          <w:instrText xml:space="preserve"> PAGEREF _Toc238197753 \h </w:instrText>
        </w:r>
        <w:r>
          <w:rPr>
            <w:noProof/>
            <w:webHidden/>
          </w:rPr>
        </w:r>
        <w:r>
          <w:rPr>
            <w:noProof/>
            <w:webHidden/>
          </w:rPr>
          <w:fldChar w:fldCharType="separate"/>
        </w:r>
        <w:r>
          <w:rPr>
            <w:noProof/>
            <w:webHidden/>
          </w:rPr>
          <w:t>195</w:t>
        </w:r>
        <w:r>
          <w:rPr>
            <w:noProof/>
            <w:webHidden/>
          </w:rPr>
          <w:fldChar w:fldCharType="end"/>
        </w:r>
      </w:hyperlink>
    </w:p>
    <w:p w14:paraId="39020CBA" w14:textId="5B07CC2D" w:rsidR="00097A40" w:rsidRDefault="00097A40">
      <w:pPr>
        <w:pStyle w:val="TOC3"/>
        <w:rPr>
          <w:rFonts w:asciiTheme="minorHAnsi" w:eastAsiaTheme="minorEastAsia" w:hAnsiTheme="minorHAnsi" w:cstheme="minorBidi"/>
          <w:noProof/>
          <w:kern w:val="2"/>
          <w14:ligatures w14:val="standardContextual"/>
        </w:rPr>
      </w:pPr>
      <w:hyperlink w:anchor="_Toc238197754" w:history="1">
        <w:r w:rsidRPr="00811431">
          <w:rPr>
            <w:rStyle w:val="Hyperlink"/>
            <w:noProof/>
          </w:rPr>
          <w:t>§6771.</w:t>
        </w:r>
        <w:r>
          <w:rPr>
            <w:rFonts w:asciiTheme="minorHAnsi" w:eastAsiaTheme="minorEastAsia" w:hAnsiTheme="minorHAnsi" w:cstheme="minorBidi"/>
            <w:noProof/>
            <w:kern w:val="2"/>
            <w14:ligatures w14:val="standardContextual"/>
          </w:rPr>
          <w:tab/>
        </w:r>
        <w:r w:rsidRPr="00811431">
          <w:rPr>
            <w:rStyle w:val="Hyperlink"/>
            <w:noProof/>
          </w:rPr>
          <w:t>Recapture and Recovery of Tax Credits</w:t>
        </w:r>
        <w:r>
          <w:rPr>
            <w:noProof/>
            <w:webHidden/>
          </w:rPr>
          <w:tab/>
        </w:r>
        <w:r>
          <w:rPr>
            <w:noProof/>
            <w:webHidden/>
          </w:rPr>
          <w:fldChar w:fldCharType="begin"/>
        </w:r>
        <w:r>
          <w:rPr>
            <w:noProof/>
            <w:webHidden/>
          </w:rPr>
          <w:instrText xml:space="preserve"> PAGEREF _Toc238197754 \h </w:instrText>
        </w:r>
        <w:r>
          <w:rPr>
            <w:noProof/>
            <w:webHidden/>
          </w:rPr>
        </w:r>
        <w:r>
          <w:rPr>
            <w:noProof/>
            <w:webHidden/>
          </w:rPr>
          <w:fldChar w:fldCharType="separate"/>
        </w:r>
        <w:r>
          <w:rPr>
            <w:noProof/>
            <w:webHidden/>
          </w:rPr>
          <w:t>196</w:t>
        </w:r>
        <w:r>
          <w:rPr>
            <w:noProof/>
            <w:webHidden/>
          </w:rPr>
          <w:fldChar w:fldCharType="end"/>
        </w:r>
      </w:hyperlink>
    </w:p>
    <w:p w14:paraId="1EAEFE42" w14:textId="494C5DCC" w:rsidR="00097A40" w:rsidRDefault="00097A40">
      <w:pPr>
        <w:pStyle w:val="TOC3"/>
        <w:rPr>
          <w:rFonts w:asciiTheme="minorHAnsi" w:eastAsiaTheme="minorEastAsia" w:hAnsiTheme="minorHAnsi" w:cstheme="minorBidi"/>
          <w:noProof/>
          <w:kern w:val="2"/>
          <w14:ligatures w14:val="standardContextual"/>
        </w:rPr>
      </w:pPr>
      <w:hyperlink w:anchor="_Toc238197755" w:history="1">
        <w:r w:rsidRPr="00811431">
          <w:rPr>
            <w:rStyle w:val="Hyperlink"/>
            <w:noProof/>
          </w:rPr>
          <w:t>§6773.</w:t>
        </w:r>
        <w:r>
          <w:rPr>
            <w:rFonts w:asciiTheme="minorHAnsi" w:eastAsiaTheme="minorEastAsia" w:hAnsiTheme="minorHAnsi" w:cstheme="minorBidi"/>
            <w:noProof/>
            <w:kern w:val="2"/>
            <w14:ligatures w14:val="standardContextual"/>
          </w:rPr>
          <w:tab/>
        </w:r>
        <w:r w:rsidRPr="00811431">
          <w:rPr>
            <w:rStyle w:val="Hyperlink"/>
            <w:noProof/>
          </w:rPr>
          <w:t>Agreed-Upon Accounting Procedures</w:t>
        </w:r>
        <w:r>
          <w:rPr>
            <w:noProof/>
            <w:webHidden/>
          </w:rPr>
          <w:tab/>
        </w:r>
        <w:r>
          <w:rPr>
            <w:noProof/>
            <w:webHidden/>
          </w:rPr>
          <w:fldChar w:fldCharType="begin"/>
        </w:r>
        <w:r>
          <w:rPr>
            <w:noProof/>
            <w:webHidden/>
          </w:rPr>
          <w:instrText xml:space="preserve"> PAGEREF _Toc238197755 \h </w:instrText>
        </w:r>
        <w:r>
          <w:rPr>
            <w:noProof/>
            <w:webHidden/>
          </w:rPr>
        </w:r>
        <w:r>
          <w:rPr>
            <w:noProof/>
            <w:webHidden/>
          </w:rPr>
          <w:fldChar w:fldCharType="separate"/>
        </w:r>
        <w:r>
          <w:rPr>
            <w:noProof/>
            <w:webHidden/>
          </w:rPr>
          <w:t>196</w:t>
        </w:r>
        <w:r>
          <w:rPr>
            <w:noProof/>
            <w:webHidden/>
          </w:rPr>
          <w:fldChar w:fldCharType="end"/>
        </w:r>
      </w:hyperlink>
    </w:p>
    <w:p w14:paraId="3A5CF6C7" w14:textId="3DECCF23" w:rsidR="00097A40" w:rsidRDefault="00097A40">
      <w:pPr>
        <w:pStyle w:val="TOC2"/>
        <w:rPr>
          <w:rFonts w:asciiTheme="minorHAnsi" w:eastAsiaTheme="minorEastAsia" w:hAnsiTheme="minorHAnsi" w:cstheme="minorBidi"/>
          <w:bCs w:val="0"/>
          <w:kern w:val="2"/>
          <w14:ligatures w14:val="standardContextual"/>
        </w:rPr>
      </w:pPr>
      <w:hyperlink w:anchor="_Toc238197756" w:history="1">
        <w:r w:rsidRPr="00811431">
          <w:rPr>
            <w:rStyle w:val="Hyperlink"/>
          </w:rPr>
          <w:t>Chapter 69.</w:t>
        </w:r>
        <w:r>
          <w:rPr>
            <w:rFonts w:asciiTheme="minorHAnsi" w:eastAsiaTheme="minorEastAsia" w:hAnsiTheme="minorHAnsi" w:cstheme="minorBidi"/>
            <w:bCs w:val="0"/>
            <w:kern w:val="2"/>
            <w14:ligatures w14:val="standardContextual"/>
          </w:rPr>
          <w:tab/>
        </w:r>
        <w:r w:rsidRPr="00811431">
          <w:rPr>
            <w:rStyle w:val="Hyperlink"/>
          </w:rPr>
          <w:t>Musical and Theatrical Production Income Tax Credit Program</w:t>
        </w:r>
        <w:r>
          <w:rPr>
            <w:webHidden/>
          </w:rPr>
          <w:tab/>
        </w:r>
        <w:r>
          <w:rPr>
            <w:webHidden/>
          </w:rPr>
          <w:fldChar w:fldCharType="begin"/>
        </w:r>
        <w:r>
          <w:rPr>
            <w:webHidden/>
          </w:rPr>
          <w:instrText xml:space="preserve"> PAGEREF _Toc238197756 \h </w:instrText>
        </w:r>
        <w:r>
          <w:rPr>
            <w:webHidden/>
          </w:rPr>
        </w:r>
        <w:r>
          <w:rPr>
            <w:webHidden/>
          </w:rPr>
          <w:fldChar w:fldCharType="separate"/>
        </w:r>
        <w:r>
          <w:rPr>
            <w:webHidden/>
          </w:rPr>
          <w:t>197</w:t>
        </w:r>
        <w:r>
          <w:rPr>
            <w:webHidden/>
          </w:rPr>
          <w:fldChar w:fldCharType="end"/>
        </w:r>
      </w:hyperlink>
    </w:p>
    <w:p w14:paraId="1B74111A" w14:textId="0528D6B6" w:rsidR="00097A40" w:rsidRDefault="00097A40">
      <w:pPr>
        <w:pStyle w:val="TOC3"/>
        <w:rPr>
          <w:rFonts w:asciiTheme="minorHAnsi" w:eastAsiaTheme="minorEastAsia" w:hAnsiTheme="minorHAnsi" w:cstheme="minorBidi"/>
          <w:noProof/>
          <w:kern w:val="2"/>
          <w14:ligatures w14:val="standardContextual"/>
        </w:rPr>
      </w:pPr>
      <w:hyperlink w:anchor="_Toc238197757" w:history="1">
        <w:r w:rsidRPr="00811431">
          <w:rPr>
            <w:rStyle w:val="Hyperlink"/>
            <w:noProof/>
          </w:rPr>
          <w:t>§6990.</w:t>
        </w:r>
        <w:r>
          <w:rPr>
            <w:rFonts w:asciiTheme="minorHAnsi" w:eastAsiaTheme="minorEastAsia" w:hAnsiTheme="minorHAnsi" w:cstheme="minorBidi"/>
            <w:noProof/>
            <w:kern w:val="2"/>
            <w14:ligatures w14:val="standardContextual"/>
          </w:rPr>
          <w:tab/>
        </w:r>
        <w:r w:rsidRPr="00811431">
          <w:rPr>
            <w:rStyle w:val="Hyperlink"/>
            <w:noProof/>
          </w:rPr>
          <w:t>Purpose</w:t>
        </w:r>
        <w:r>
          <w:rPr>
            <w:noProof/>
            <w:webHidden/>
          </w:rPr>
          <w:tab/>
        </w:r>
        <w:r>
          <w:rPr>
            <w:noProof/>
            <w:webHidden/>
          </w:rPr>
          <w:fldChar w:fldCharType="begin"/>
        </w:r>
        <w:r>
          <w:rPr>
            <w:noProof/>
            <w:webHidden/>
          </w:rPr>
          <w:instrText xml:space="preserve"> PAGEREF _Toc238197757 \h </w:instrText>
        </w:r>
        <w:r>
          <w:rPr>
            <w:noProof/>
            <w:webHidden/>
          </w:rPr>
        </w:r>
        <w:r>
          <w:rPr>
            <w:noProof/>
            <w:webHidden/>
          </w:rPr>
          <w:fldChar w:fldCharType="separate"/>
        </w:r>
        <w:r>
          <w:rPr>
            <w:noProof/>
            <w:webHidden/>
          </w:rPr>
          <w:t>197</w:t>
        </w:r>
        <w:r>
          <w:rPr>
            <w:noProof/>
            <w:webHidden/>
          </w:rPr>
          <w:fldChar w:fldCharType="end"/>
        </w:r>
      </w:hyperlink>
    </w:p>
    <w:p w14:paraId="4EC0DFFF" w14:textId="42F267CF" w:rsidR="00097A40" w:rsidRDefault="00097A40">
      <w:pPr>
        <w:pStyle w:val="TOC3"/>
        <w:rPr>
          <w:rFonts w:asciiTheme="minorHAnsi" w:eastAsiaTheme="minorEastAsia" w:hAnsiTheme="minorHAnsi" w:cstheme="minorBidi"/>
          <w:noProof/>
          <w:kern w:val="2"/>
          <w14:ligatures w14:val="standardContextual"/>
        </w:rPr>
      </w:pPr>
      <w:hyperlink w:anchor="_Toc238197758" w:history="1">
        <w:r w:rsidRPr="00811431">
          <w:rPr>
            <w:rStyle w:val="Hyperlink"/>
            <w:noProof/>
          </w:rPr>
          <w:t>§6991.</w:t>
        </w:r>
        <w:r>
          <w:rPr>
            <w:rFonts w:asciiTheme="minorHAnsi" w:eastAsiaTheme="minorEastAsia" w:hAnsiTheme="minorHAnsi" w:cstheme="minorBidi"/>
            <w:noProof/>
            <w:kern w:val="2"/>
            <w14:ligatures w14:val="standardContextual"/>
          </w:rPr>
          <w:tab/>
        </w:r>
        <w:r w:rsidRPr="00811431">
          <w:rPr>
            <w:rStyle w:val="Hyperlink"/>
            <w:noProof/>
          </w:rPr>
          <w:t>General Description</w:t>
        </w:r>
        <w:r>
          <w:rPr>
            <w:noProof/>
            <w:webHidden/>
          </w:rPr>
          <w:tab/>
        </w:r>
        <w:r>
          <w:rPr>
            <w:noProof/>
            <w:webHidden/>
          </w:rPr>
          <w:fldChar w:fldCharType="begin"/>
        </w:r>
        <w:r>
          <w:rPr>
            <w:noProof/>
            <w:webHidden/>
          </w:rPr>
          <w:instrText xml:space="preserve"> PAGEREF _Toc238197758 \h </w:instrText>
        </w:r>
        <w:r>
          <w:rPr>
            <w:noProof/>
            <w:webHidden/>
          </w:rPr>
        </w:r>
        <w:r>
          <w:rPr>
            <w:noProof/>
            <w:webHidden/>
          </w:rPr>
          <w:fldChar w:fldCharType="separate"/>
        </w:r>
        <w:r>
          <w:rPr>
            <w:noProof/>
            <w:webHidden/>
          </w:rPr>
          <w:t>197</w:t>
        </w:r>
        <w:r>
          <w:rPr>
            <w:noProof/>
            <w:webHidden/>
          </w:rPr>
          <w:fldChar w:fldCharType="end"/>
        </w:r>
      </w:hyperlink>
    </w:p>
    <w:p w14:paraId="585E1366" w14:textId="59C45257" w:rsidR="00097A40" w:rsidRDefault="00097A40">
      <w:pPr>
        <w:pStyle w:val="TOC3"/>
        <w:rPr>
          <w:rFonts w:asciiTheme="minorHAnsi" w:eastAsiaTheme="minorEastAsia" w:hAnsiTheme="minorHAnsi" w:cstheme="minorBidi"/>
          <w:noProof/>
          <w:kern w:val="2"/>
          <w14:ligatures w14:val="standardContextual"/>
        </w:rPr>
      </w:pPr>
      <w:hyperlink w:anchor="_Toc238197759" w:history="1">
        <w:r w:rsidRPr="00811431">
          <w:rPr>
            <w:rStyle w:val="Hyperlink"/>
            <w:noProof/>
          </w:rPr>
          <w:t>§6992.</w:t>
        </w:r>
        <w:r>
          <w:rPr>
            <w:rFonts w:asciiTheme="minorHAnsi" w:eastAsiaTheme="minorEastAsia" w:hAnsiTheme="minorHAnsi" w:cstheme="minorBidi"/>
            <w:noProof/>
            <w:kern w:val="2"/>
            <w14:ligatures w14:val="standardContextual"/>
          </w:rPr>
          <w:tab/>
        </w:r>
        <w:r w:rsidRPr="00811431">
          <w:rPr>
            <w:rStyle w:val="Hyperlink"/>
            <w:noProof/>
          </w:rPr>
          <w:t>Definitions</w:t>
        </w:r>
        <w:r>
          <w:rPr>
            <w:noProof/>
            <w:webHidden/>
          </w:rPr>
          <w:tab/>
        </w:r>
        <w:r>
          <w:rPr>
            <w:noProof/>
            <w:webHidden/>
          </w:rPr>
          <w:fldChar w:fldCharType="begin"/>
        </w:r>
        <w:r>
          <w:rPr>
            <w:noProof/>
            <w:webHidden/>
          </w:rPr>
          <w:instrText xml:space="preserve"> PAGEREF _Toc238197759 \h </w:instrText>
        </w:r>
        <w:r>
          <w:rPr>
            <w:noProof/>
            <w:webHidden/>
          </w:rPr>
        </w:r>
        <w:r>
          <w:rPr>
            <w:noProof/>
            <w:webHidden/>
          </w:rPr>
          <w:fldChar w:fldCharType="separate"/>
        </w:r>
        <w:r>
          <w:rPr>
            <w:noProof/>
            <w:webHidden/>
          </w:rPr>
          <w:t>197</w:t>
        </w:r>
        <w:r>
          <w:rPr>
            <w:noProof/>
            <w:webHidden/>
          </w:rPr>
          <w:fldChar w:fldCharType="end"/>
        </w:r>
      </w:hyperlink>
    </w:p>
    <w:p w14:paraId="2C1B211F" w14:textId="69524D21" w:rsidR="00097A40" w:rsidRDefault="00097A40">
      <w:pPr>
        <w:pStyle w:val="TOC3"/>
        <w:rPr>
          <w:rFonts w:asciiTheme="minorHAnsi" w:eastAsiaTheme="minorEastAsia" w:hAnsiTheme="minorHAnsi" w:cstheme="minorBidi"/>
          <w:noProof/>
          <w:kern w:val="2"/>
          <w14:ligatures w14:val="standardContextual"/>
        </w:rPr>
      </w:pPr>
      <w:hyperlink w:anchor="_Toc238197760" w:history="1">
        <w:r w:rsidRPr="00811431">
          <w:rPr>
            <w:rStyle w:val="Hyperlink"/>
            <w:noProof/>
          </w:rPr>
          <w:t>§6993.</w:t>
        </w:r>
        <w:r>
          <w:rPr>
            <w:rFonts w:asciiTheme="minorHAnsi" w:eastAsiaTheme="minorEastAsia" w:hAnsiTheme="minorHAnsi" w:cstheme="minorBidi"/>
            <w:noProof/>
            <w:kern w:val="2"/>
            <w14:ligatures w14:val="standardContextual"/>
          </w:rPr>
          <w:tab/>
        </w:r>
        <w:r w:rsidRPr="00811431">
          <w:rPr>
            <w:rStyle w:val="Hyperlink"/>
            <w:noProof/>
          </w:rPr>
          <w:t>Certification Procedures</w:t>
        </w:r>
        <w:r>
          <w:rPr>
            <w:noProof/>
            <w:webHidden/>
          </w:rPr>
          <w:tab/>
        </w:r>
        <w:r>
          <w:rPr>
            <w:noProof/>
            <w:webHidden/>
          </w:rPr>
          <w:fldChar w:fldCharType="begin"/>
        </w:r>
        <w:r>
          <w:rPr>
            <w:noProof/>
            <w:webHidden/>
          </w:rPr>
          <w:instrText xml:space="preserve"> PAGEREF _Toc238197760 \h </w:instrText>
        </w:r>
        <w:r>
          <w:rPr>
            <w:noProof/>
            <w:webHidden/>
          </w:rPr>
        </w:r>
        <w:r>
          <w:rPr>
            <w:noProof/>
            <w:webHidden/>
          </w:rPr>
          <w:fldChar w:fldCharType="separate"/>
        </w:r>
        <w:r>
          <w:rPr>
            <w:noProof/>
            <w:webHidden/>
          </w:rPr>
          <w:t>199</w:t>
        </w:r>
        <w:r>
          <w:rPr>
            <w:noProof/>
            <w:webHidden/>
          </w:rPr>
          <w:fldChar w:fldCharType="end"/>
        </w:r>
      </w:hyperlink>
    </w:p>
    <w:p w14:paraId="27D27FC6" w14:textId="000E1EB9" w:rsidR="00097A40" w:rsidRDefault="00097A40">
      <w:pPr>
        <w:pStyle w:val="TOC3"/>
        <w:rPr>
          <w:rFonts w:asciiTheme="minorHAnsi" w:eastAsiaTheme="minorEastAsia" w:hAnsiTheme="minorHAnsi" w:cstheme="minorBidi"/>
          <w:noProof/>
          <w:kern w:val="2"/>
          <w14:ligatures w14:val="standardContextual"/>
        </w:rPr>
      </w:pPr>
      <w:hyperlink w:anchor="_Toc238197761" w:history="1">
        <w:r w:rsidRPr="00811431">
          <w:rPr>
            <w:rStyle w:val="Hyperlink"/>
            <w:noProof/>
          </w:rPr>
          <w:t>§6994.</w:t>
        </w:r>
        <w:r>
          <w:rPr>
            <w:rFonts w:asciiTheme="minorHAnsi" w:eastAsiaTheme="minorEastAsia" w:hAnsiTheme="minorHAnsi" w:cstheme="minorBidi"/>
            <w:noProof/>
            <w:kern w:val="2"/>
            <w14:ligatures w14:val="standardContextual"/>
          </w:rPr>
          <w:tab/>
        </w:r>
        <w:r w:rsidRPr="00811431">
          <w:rPr>
            <w:rStyle w:val="Hyperlink"/>
            <w:noProof/>
          </w:rPr>
          <w:t>Illustrative Examples of Production Expenses</w:t>
        </w:r>
        <w:r>
          <w:rPr>
            <w:noProof/>
            <w:webHidden/>
          </w:rPr>
          <w:tab/>
        </w:r>
        <w:r>
          <w:rPr>
            <w:noProof/>
            <w:webHidden/>
          </w:rPr>
          <w:fldChar w:fldCharType="begin"/>
        </w:r>
        <w:r>
          <w:rPr>
            <w:noProof/>
            <w:webHidden/>
          </w:rPr>
          <w:instrText xml:space="preserve"> PAGEREF _Toc238197761 \h </w:instrText>
        </w:r>
        <w:r>
          <w:rPr>
            <w:noProof/>
            <w:webHidden/>
          </w:rPr>
        </w:r>
        <w:r>
          <w:rPr>
            <w:noProof/>
            <w:webHidden/>
          </w:rPr>
          <w:fldChar w:fldCharType="separate"/>
        </w:r>
        <w:r>
          <w:rPr>
            <w:noProof/>
            <w:webHidden/>
          </w:rPr>
          <w:t>200</w:t>
        </w:r>
        <w:r>
          <w:rPr>
            <w:noProof/>
            <w:webHidden/>
          </w:rPr>
          <w:fldChar w:fldCharType="end"/>
        </w:r>
      </w:hyperlink>
    </w:p>
    <w:p w14:paraId="517C9CC8" w14:textId="433110A4" w:rsidR="00097A40" w:rsidRDefault="00097A40">
      <w:pPr>
        <w:pStyle w:val="TOC3"/>
        <w:rPr>
          <w:rFonts w:asciiTheme="minorHAnsi" w:eastAsiaTheme="minorEastAsia" w:hAnsiTheme="minorHAnsi" w:cstheme="minorBidi"/>
          <w:noProof/>
          <w:kern w:val="2"/>
          <w14:ligatures w14:val="standardContextual"/>
        </w:rPr>
      </w:pPr>
      <w:hyperlink w:anchor="_Toc238197762" w:history="1">
        <w:r w:rsidRPr="00811431">
          <w:rPr>
            <w:rStyle w:val="Hyperlink"/>
            <w:noProof/>
          </w:rPr>
          <w:t>§6997.</w:t>
        </w:r>
        <w:r>
          <w:rPr>
            <w:rFonts w:asciiTheme="minorHAnsi" w:eastAsiaTheme="minorEastAsia" w:hAnsiTheme="minorHAnsi" w:cstheme="minorBidi"/>
            <w:noProof/>
            <w:kern w:val="2"/>
            <w14:ligatures w14:val="standardContextual"/>
          </w:rPr>
          <w:tab/>
        </w:r>
        <w:r w:rsidRPr="00811431">
          <w:rPr>
            <w:rStyle w:val="Hyperlink"/>
            <w:noProof/>
          </w:rPr>
          <w:t xml:space="preserve">Additional Program Procedures—State-Certified Musical or </w:t>
        </w:r>
        <w:r w:rsidR="00AF136C">
          <w:rPr>
            <w:rStyle w:val="Hyperlink"/>
            <w:noProof/>
          </w:rPr>
          <w:br/>
        </w:r>
        <w:r w:rsidRPr="00811431">
          <w:rPr>
            <w:rStyle w:val="Hyperlink"/>
            <w:noProof/>
          </w:rPr>
          <w:t>Theatrical Production</w:t>
        </w:r>
        <w:r w:rsidRPr="00811431">
          <w:rPr>
            <w:rStyle w:val="Hyperlink"/>
            <w:noProof/>
          </w:rPr>
          <w:sym w:font="Symbol" w:char="F0BE"/>
        </w:r>
        <w:r w:rsidRPr="00811431">
          <w:rPr>
            <w:rStyle w:val="Hyperlink"/>
            <w:noProof/>
          </w:rPr>
          <w:t>Receiving Initial Certification on or after July 1, 2017</w:t>
        </w:r>
        <w:r>
          <w:rPr>
            <w:noProof/>
            <w:webHidden/>
          </w:rPr>
          <w:tab/>
        </w:r>
        <w:r>
          <w:rPr>
            <w:noProof/>
            <w:webHidden/>
          </w:rPr>
          <w:fldChar w:fldCharType="begin"/>
        </w:r>
        <w:r>
          <w:rPr>
            <w:noProof/>
            <w:webHidden/>
          </w:rPr>
          <w:instrText xml:space="preserve"> PAGEREF _Toc238197762 \h </w:instrText>
        </w:r>
        <w:r>
          <w:rPr>
            <w:noProof/>
            <w:webHidden/>
          </w:rPr>
        </w:r>
        <w:r>
          <w:rPr>
            <w:noProof/>
            <w:webHidden/>
          </w:rPr>
          <w:fldChar w:fldCharType="separate"/>
        </w:r>
        <w:r>
          <w:rPr>
            <w:noProof/>
            <w:webHidden/>
          </w:rPr>
          <w:t>201</w:t>
        </w:r>
        <w:r>
          <w:rPr>
            <w:noProof/>
            <w:webHidden/>
          </w:rPr>
          <w:fldChar w:fldCharType="end"/>
        </w:r>
      </w:hyperlink>
    </w:p>
    <w:p w14:paraId="349773EE" w14:textId="2F12E1ED" w:rsidR="00097A40" w:rsidRDefault="00097A40">
      <w:pPr>
        <w:pStyle w:val="TOC3"/>
        <w:rPr>
          <w:rFonts w:asciiTheme="minorHAnsi" w:eastAsiaTheme="minorEastAsia" w:hAnsiTheme="minorHAnsi" w:cstheme="minorBidi"/>
          <w:noProof/>
          <w:kern w:val="2"/>
          <w14:ligatures w14:val="standardContextual"/>
        </w:rPr>
      </w:pPr>
      <w:hyperlink w:anchor="_Toc238197763" w:history="1">
        <w:r w:rsidRPr="00811431">
          <w:rPr>
            <w:rStyle w:val="Hyperlink"/>
            <w:noProof/>
          </w:rPr>
          <w:t>§6999.</w:t>
        </w:r>
        <w:r>
          <w:rPr>
            <w:rFonts w:asciiTheme="minorHAnsi" w:eastAsiaTheme="minorEastAsia" w:hAnsiTheme="minorHAnsi" w:cstheme="minorBidi"/>
            <w:noProof/>
            <w:kern w:val="2"/>
            <w14:ligatures w14:val="standardContextual"/>
          </w:rPr>
          <w:tab/>
        </w:r>
        <w:r w:rsidRPr="00811431">
          <w:rPr>
            <w:rStyle w:val="Hyperlink"/>
            <w:noProof/>
          </w:rPr>
          <w:t>Application of the Tax Credit</w:t>
        </w:r>
        <w:r>
          <w:rPr>
            <w:noProof/>
            <w:webHidden/>
          </w:rPr>
          <w:tab/>
        </w:r>
        <w:r>
          <w:rPr>
            <w:noProof/>
            <w:webHidden/>
          </w:rPr>
          <w:fldChar w:fldCharType="begin"/>
        </w:r>
        <w:r>
          <w:rPr>
            <w:noProof/>
            <w:webHidden/>
          </w:rPr>
          <w:instrText xml:space="preserve"> PAGEREF _Toc238197763 \h </w:instrText>
        </w:r>
        <w:r>
          <w:rPr>
            <w:noProof/>
            <w:webHidden/>
          </w:rPr>
        </w:r>
        <w:r>
          <w:rPr>
            <w:noProof/>
            <w:webHidden/>
          </w:rPr>
          <w:fldChar w:fldCharType="separate"/>
        </w:r>
        <w:r>
          <w:rPr>
            <w:noProof/>
            <w:webHidden/>
          </w:rPr>
          <w:t>201</w:t>
        </w:r>
        <w:r>
          <w:rPr>
            <w:noProof/>
            <w:webHidden/>
          </w:rPr>
          <w:fldChar w:fldCharType="end"/>
        </w:r>
      </w:hyperlink>
    </w:p>
    <w:p w14:paraId="3147520B" w14:textId="5CA221EC" w:rsidR="00097A40" w:rsidRDefault="00097A40" w:rsidP="00AF136C">
      <w:pPr>
        <w:pStyle w:val="TOC1"/>
        <w:rPr>
          <w:rFonts w:asciiTheme="minorHAnsi" w:eastAsiaTheme="minorEastAsia" w:hAnsiTheme="minorHAnsi" w:cstheme="minorBidi"/>
          <w:b w:val="0"/>
          <w:bCs w:val="0"/>
          <w:color w:val="auto"/>
          <w:kern w:val="2"/>
          <w:sz w:val="24"/>
          <w:szCs w:val="24"/>
          <w14:ligatures w14:val="standardContextual"/>
        </w:rPr>
      </w:pPr>
      <w:hyperlink w:anchor="_Toc238197764" w:history="1">
        <w:r w:rsidRPr="00811431">
          <w:rPr>
            <w:rStyle w:val="Hyperlink"/>
          </w:rPr>
          <w:t>Part III.  Administrative and Miscellaneous Provisions</w:t>
        </w:r>
      </w:hyperlink>
    </w:p>
    <w:p w14:paraId="18234F02" w14:textId="6E6889CE" w:rsidR="00097A40" w:rsidRDefault="00097A40" w:rsidP="00AF136C">
      <w:pPr>
        <w:pStyle w:val="TOC2"/>
        <w:rPr>
          <w:rFonts w:asciiTheme="minorHAnsi" w:eastAsiaTheme="minorEastAsia" w:hAnsiTheme="minorHAnsi" w:cstheme="minorBidi"/>
          <w:bCs w:val="0"/>
          <w:kern w:val="2"/>
          <w14:ligatures w14:val="standardContextual"/>
        </w:rPr>
      </w:pPr>
      <w:hyperlink w:anchor="_Toc238197765" w:history="1">
        <w:r w:rsidRPr="00811431">
          <w:rPr>
            <w:rStyle w:val="Hyperlink"/>
          </w:rPr>
          <w:t>Chapter 1.</w:t>
        </w:r>
        <w:r>
          <w:rPr>
            <w:rFonts w:asciiTheme="minorHAnsi" w:eastAsiaTheme="minorEastAsia" w:hAnsiTheme="minorHAnsi" w:cstheme="minorBidi"/>
            <w:bCs w:val="0"/>
            <w:kern w:val="2"/>
            <w14:ligatures w14:val="standardContextual"/>
          </w:rPr>
          <w:tab/>
        </w:r>
        <w:r w:rsidRPr="00811431">
          <w:rPr>
            <w:rStyle w:val="Hyperlink"/>
          </w:rPr>
          <w:t>Agency Guidelines</w:t>
        </w:r>
        <w:r>
          <w:rPr>
            <w:webHidden/>
          </w:rPr>
          <w:tab/>
        </w:r>
        <w:r>
          <w:rPr>
            <w:webHidden/>
          </w:rPr>
          <w:fldChar w:fldCharType="begin"/>
        </w:r>
        <w:r>
          <w:rPr>
            <w:webHidden/>
          </w:rPr>
          <w:instrText xml:space="preserve"> PAGEREF _Toc238197765 \h </w:instrText>
        </w:r>
        <w:r>
          <w:rPr>
            <w:webHidden/>
          </w:rPr>
        </w:r>
        <w:r>
          <w:rPr>
            <w:webHidden/>
          </w:rPr>
          <w:fldChar w:fldCharType="separate"/>
        </w:r>
        <w:r>
          <w:rPr>
            <w:webHidden/>
          </w:rPr>
          <w:t>203</w:t>
        </w:r>
        <w:r>
          <w:rPr>
            <w:webHidden/>
          </w:rPr>
          <w:fldChar w:fldCharType="end"/>
        </w:r>
      </w:hyperlink>
    </w:p>
    <w:p w14:paraId="1D9ABF7E" w14:textId="0DC48E40" w:rsidR="00097A40" w:rsidRDefault="00097A40" w:rsidP="00AF136C">
      <w:pPr>
        <w:pStyle w:val="TOC3"/>
        <w:keepNext/>
        <w:rPr>
          <w:rFonts w:asciiTheme="minorHAnsi" w:eastAsiaTheme="minorEastAsia" w:hAnsiTheme="minorHAnsi" w:cstheme="minorBidi"/>
          <w:noProof/>
          <w:kern w:val="2"/>
          <w14:ligatures w14:val="standardContextual"/>
        </w:rPr>
      </w:pPr>
      <w:hyperlink w:anchor="_Toc238197766" w:history="1">
        <w:r w:rsidRPr="00811431">
          <w:rPr>
            <w:rStyle w:val="Hyperlink"/>
            <w:noProof/>
          </w:rPr>
          <w:t>§101.</w:t>
        </w:r>
        <w:r>
          <w:rPr>
            <w:rFonts w:asciiTheme="minorHAnsi" w:eastAsiaTheme="minorEastAsia" w:hAnsiTheme="minorHAnsi" w:cstheme="minorBidi"/>
            <w:noProof/>
            <w:kern w:val="2"/>
            <w14:ligatures w14:val="standardContextual"/>
          </w:rPr>
          <w:tab/>
        </w:r>
        <w:r w:rsidRPr="00811431">
          <w:rPr>
            <w:rStyle w:val="Hyperlink"/>
            <w:noProof/>
          </w:rPr>
          <w:t>Policy Statements</w:t>
        </w:r>
        <w:r>
          <w:rPr>
            <w:noProof/>
            <w:webHidden/>
          </w:rPr>
          <w:tab/>
        </w:r>
        <w:r>
          <w:rPr>
            <w:noProof/>
            <w:webHidden/>
          </w:rPr>
          <w:fldChar w:fldCharType="begin"/>
        </w:r>
        <w:r>
          <w:rPr>
            <w:noProof/>
            <w:webHidden/>
          </w:rPr>
          <w:instrText xml:space="preserve"> PAGEREF _Toc238197766 \h </w:instrText>
        </w:r>
        <w:r>
          <w:rPr>
            <w:noProof/>
            <w:webHidden/>
          </w:rPr>
        </w:r>
        <w:r>
          <w:rPr>
            <w:noProof/>
            <w:webHidden/>
          </w:rPr>
          <w:fldChar w:fldCharType="separate"/>
        </w:r>
        <w:r>
          <w:rPr>
            <w:noProof/>
            <w:webHidden/>
          </w:rPr>
          <w:t>203</w:t>
        </w:r>
        <w:r>
          <w:rPr>
            <w:noProof/>
            <w:webHidden/>
          </w:rPr>
          <w:fldChar w:fldCharType="end"/>
        </w:r>
      </w:hyperlink>
    </w:p>
    <w:p w14:paraId="54B10E5A" w14:textId="2010A99D" w:rsidR="00097A40" w:rsidRDefault="00097A40" w:rsidP="00AF136C">
      <w:pPr>
        <w:pStyle w:val="TOC3"/>
        <w:keepNext/>
        <w:rPr>
          <w:rFonts w:asciiTheme="minorHAnsi" w:eastAsiaTheme="minorEastAsia" w:hAnsiTheme="minorHAnsi" w:cstheme="minorBidi"/>
          <w:noProof/>
          <w:kern w:val="2"/>
          <w14:ligatures w14:val="standardContextual"/>
        </w:rPr>
      </w:pPr>
      <w:hyperlink w:anchor="_Toc238197767" w:history="1">
        <w:r w:rsidRPr="00811431">
          <w:rPr>
            <w:rStyle w:val="Hyperlink"/>
            <w:noProof/>
          </w:rPr>
          <w:t>§103.</w:t>
        </w:r>
        <w:r>
          <w:rPr>
            <w:rFonts w:asciiTheme="minorHAnsi" w:eastAsiaTheme="minorEastAsia" w:hAnsiTheme="minorHAnsi" w:cstheme="minorBidi"/>
            <w:noProof/>
            <w:kern w:val="2"/>
            <w14:ligatures w14:val="standardContextual"/>
          </w:rPr>
          <w:tab/>
        </w:r>
        <w:r w:rsidRPr="00811431">
          <w:rPr>
            <w:rStyle w:val="Hyperlink"/>
            <w:noProof/>
          </w:rPr>
          <w:t>Petitions to Adopt, Amend, or Repeal</w:t>
        </w:r>
        <w:r>
          <w:rPr>
            <w:noProof/>
            <w:webHidden/>
          </w:rPr>
          <w:tab/>
        </w:r>
        <w:r>
          <w:rPr>
            <w:noProof/>
            <w:webHidden/>
          </w:rPr>
          <w:fldChar w:fldCharType="begin"/>
        </w:r>
        <w:r>
          <w:rPr>
            <w:noProof/>
            <w:webHidden/>
          </w:rPr>
          <w:instrText xml:space="preserve"> PAGEREF _Toc238197767 \h </w:instrText>
        </w:r>
        <w:r>
          <w:rPr>
            <w:noProof/>
            <w:webHidden/>
          </w:rPr>
        </w:r>
        <w:r>
          <w:rPr>
            <w:noProof/>
            <w:webHidden/>
          </w:rPr>
          <w:fldChar w:fldCharType="separate"/>
        </w:r>
        <w:r>
          <w:rPr>
            <w:noProof/>
            <w:webHidden/>
          </w:rPr>
          <w:t>206</w:t>
        </w:r>
        <w:r>
          <w:rPr>
            <w:noProof/>
            <w:webHidden/>
          </w:rPr>
          <w:fldChar w:fldCharType="end"/>
        </w:r>
      </w:hyperlink>
    </w:p>
    <w:p w14:paraId="27807AC6" w14:textId="6C7C6B32" w:rsidR="00097A40" w:rsidRDefault="00097A40" w:rsidP="00AF136C">
      <w:pPr>
        <w:pStyle w:val="TOC2"/>
        <w:rPr>
          <w:rFonts w:asciiTheme="minorHAnsi" w:eastAsiaTheme="minorEastAsia" w:hAnsiTheme="minorHAnsi" w:cstheme="minorBidi"/>
          <w:bCs w:val="0"/>
          <w:kern w:val="2"/>
          <w14:ligatures w14:val="standardContextual"/>
        </w:rPr>
      </w:pPr>
      <w:hyperlink w:anchor="_Toc238197768" w:history="1">
        <w:r w:rsidRPr="00811431">
          <w:rPr>
            <w:rStyle w:val="Hyperlink"/>
          </w:rPr>
          <w:t>Chapter 2.</w:t>
        </w:r>
        <w:r>
          <w:rPr>
            <w:rFonts w:asciiTheme="minorHAnsi" w:eastAsiaTheme="minorEastAsia" w:hAnsiTheme="minorHAnsi" w:cstheme="minorBidi"/>
            <w:bCs w:val="0"/>
            <w:kern w:val="2"/>
            <w14:ligatures w14:val="standardContextual"/>
          </w:rPr>
          <w:tab/>
        </w:r>
        <w:r w:rsidRPr="00811431">
          <w:rPr>
            <w:rStyle w:val="Hyperlink"/>
          </w:rPr>
          <w:t>Open Meetings via Electronic Means Policy</w:t>
        </w:r>
        <w:r>
          <w:rPr>
            <w:webHidden/>
          </w:rPr>
          <w:tab/>
        </w:r>
        <w:r>
          <w:rPr>
            <w:webHidden/>
          </w:rPr>
          <w:fldChar w:fldCharType="begin"/>
        </w:r>
        <w:r>
          <w:rPr>
            <w:webHidden/>
          </w:rPr>
          <w:instrText xml:space="preserve"> PAGEREF _Toc238197768 \h </w:instrText>
        </w:r>
        <w:r>
          <w:rPr>
            <w:webHidden/>
          </w:rPr>
        </w:r>
        <w:r>
          <w:rPr>
            <w:webHidden/>
          </w:rPr>
          <w:fldChar w:fldCharType="separate"/>
        </w:r>
        <w:r>
          <w:rPr>
            <w:webHidden/>
          </w:rPr>
          <w:t>206</w:t>
        </w:r>
        <w:r>
          <w:rPr>
            <w:webHidden/>
          </w:rPr>
          <w:fldChar w:fldCharType="end"/>
        </w:r>
      </w:hyperlink>
    </w:p>
    <w:p w14:paraId="06F2BCE0" w14:textId="556F04D4" w:rsidR="00097A40" w:rsidRDefault="00097A40">
      <w:pPr>
        <w:pStyle w:val="TOC3"/>
        <w:rPr>
          <w:rFonts w:asciiTheme="minorHAnsi" w:eastAsiaTheme="minorEastAsia" w:hAnsiTheme="minorHAnsi" w:cstheme="minorBidi"/>
          <w:noProof/>
          <w:kern w:val="2"/>
          <w14:ligatures w14:val="standardContextual"/>
        </w:rPr>
      </w:pPr>
      <w:hyperlink w:anchor="_Toc238197769" w:history="1">
        <w:r w:rsidRPr="00811431">
          <w:rPr>
            <w:rStyle w:val="Hyperlink"/>
            <w:noProof/>
          </w:rPr>
          <w:t>§201.</w:t>
        </w:r>
        <w:r>
          <w:rPr>
            <w:rFonts w:asciiTheme="minorHAnsi" w:eastAsiaTheme="minorEastAsia" w:hAnsiTheme="minorHAnsi" w:cstheme="minorBidi"/>
            <w:noProof/>
            <w:kern w:val="2"/>
            <w14:ligatures w14:val="standardContextual"/>
          </w:rPr>
          <w:tab/>
        </w:r>
        <w:r w:rsidRPr="00811431">
          <w:rPr>
            <w:rStyle w:val="Hyperlink"/>
            <w:noProof/>
          </w:rPr>
          <w:t>Postings Prior to Meeting via Electronic Means</w:t>
        </w:r>
        <w:r>
          <w:rPr>
            <w:noProof/>
            <w:webHidden/>
          </w:rPr>
          <w:tab/>
        </w:r>
        <w:r>
          <w:rPr>
            <w:noProof/>
            <w:webHidden/>
          </w:rPr>
          <w:fldChar w:fldCharType="begin"/>
        </w:r>
        <w:r>
          <w:rPr>
            <w:noProof/>
            <w:webHidden/>
          </w:rPr>
          <w:instrText xml:space="preserve"> PAGEREF _Toc238197769 \h </w:instrText>
        </w:r>
        <w:r>
          <w:rPr>
            <w:noProof/>
            <w:webHidden/>
          </w:rPr>
        </w:r>
        <w:r>
          <w:rPr>
            <w:noProof/>
            <w:webHidden/>
          </w:rPr>
          <w:fldChar w:fldCharType="separate"/>
        </w:r>
        <w:r>
          <w:rPr>
            <w:noProof/>
            <w:webHidden/>
          </w:rPr>
          <w:t>206</w:t>
        </w:r>
        <w:r>
          <w:rPr>
            <w:noProof/>
            <w:webHidden/>
          </w:rPr>
          <w:fldChar w:fldCharType="end"/>
        </w:r>
      </w:hyperlink>
    </w:p>
    <w:p w14:paraId="294480AB" w14:textId="226D90C8" w:rsidR="00097A40" w:rsidRDefault="00097A40">
      <w:pPr>
        <w:pStyle w:val="TOC3"/>
        <w:rPr>
          <w:rFonts w:asciiTheme="minorHAnsi" w:eastAsiaTheme="minorEastAsia" w:hAnsiTheme="minorHAnsi" w:cstheme="minorBidi"/>
          <w:noProof/>
          <w:kern w:val="2"/>
          <w14:ligatures w14:val="standardContextual"/>
        </w:rPr>
      </w:pPr>
      <w:hyperlink w:anchor="_Toc238197770" w:history="1">
        <w:r w:rsidRPr="00811431">
          <w:rPr>
            <w:rStyle w:val="Hyperlink"/>
            <w:noProof/>
          </w:rPr>
          <w:t>§203.</w:t>
        </w:r>
        <w:r>
          <w:rPr>
            <w:rFonts w:asciiTheme="minorHAnsi" w:eastAsiaTheme="minorEastAsia" w:hAnsiTheme="minorHAnsi" w:cstheme="minorBidi"/>
            <w:noProof/>
            <w:kern w:val="2"/>
            <w14:ligatures w14:val="standardContextual"/>
          </w:rPr>
          <w:tab/>
        </w:r>
        <w:r w:rsidRPr="00811431">
          <w:rPr>
            <w:rStyle w:val="Hyperlink"/>
            <w:noProof/>
          </w:rPr>
          <w:t>Electronic Meeting Requirements and Limitations</w:t>
        </w:r>
        <w:r>
          <w:rPr>
            <w:noProof/>
            <w:webHidden/>
          </w:rPr>
          <w:tab/>
        </w:r>
        <w:r>
          <w:rPr>
            <w:noProof/>
            <w:webHidden/>
          </w:rPr>
          <w:fldChar w:fldCharType="begin"/>
        </w:r>
        <w:r>
          <w:rPr>
            <w:noProof/>
            <w:webHidden/>
          </w:rPr>
          <w:instrText xml:space="preserve"> PAGEREF _Toc238197770 \h </w:instrText>
        </w:r>
        <w:r>
          <w:rPr>
            <w:noProof/>
            <w:webHidden/>
          </w:rPr>
        </w:r>
        <w:r>
          <w:rPr>
            <w:noProof/>
            <w:webHidden/>
          </w:rPr>
          <w:fldChar w:fldCharType="separate"/>
        </w:r>
        <w:r>
          <w:rPr>
            <w:noProof/>
            <w:webHidden/>
          </w:rPr>
          <w:t>207</w:t>
        </w:r>
        <w:r>
          <w:rPr>
            <w:noProof/>
            <w:webHidden/>
          </w:rPr>
          <w:fldChar w:fldCharType="end"/>
        </w:r>
      </w:hyperlink>
    </w:p>
    <w:p w14:paraId="4408E8CD" w14:textId="2C7B9E7D" w:rsidR="00097A40" w:rsidRDefault="00097A40">
      <w:pPr>
        <w:pStyle w:val="TOC3"/>
        <w:rPr>
          <w:rFonts w:asciiTheme="minorHAnsi" w:eastAsiaTheme="minorEastAsia" w:hAnsiTheme="minorHAnsi" w:cstheme="minorBidi"/>
          <w:noProof/>
          <w:kern w:val="2"/>
          <w14:ligatures w14:val="standardContextual"/>
        </w:rPr>
      </w:pPr>
      <w:hyperlink w:anchor="_Toc238197771" w:history="1">
        <w:r w:rsidRPr="00811431">
          <w:rPr>
            <w:rStyle w:val="Hyperlink"/>
            <w:noProof/>
          </w:rPr>
          <w:t>§205.</w:t>
        </w:r>
        <w:r>
          <w:rPr>
            <w:rFonts w:asciiTheme="minorHAnsi" w:eastAsiaTheme="minorEastAsia" w:hAnsiTheme="minorHAnsi" w:cstheme="minorBidi"/>
            <w:noProof/>
            <w:kern w:val="2"/>
            <w14:ligatures w14:val="standardContextual"/>
          </w:rPr>
          <w:tab/>
        </w:r>
        <w:r w:rsidRPr="00811431">
          <w:rPr>
            <w:rStyle w:val="Hyperlink"/>
            <w:noProof/>
          </w:rPr>
          <w:t>Disability Accommodations</w:t>
        </w:r>
        <w:r>
          <w:rPr>
            <w:noProof/>
            <w:webHidden/>
          </w:rPr>
          <w:tab/>
        </w:r>
        <w:r>
          <w:rPr>
            <w:noProof/>
            <w:webHidden/>
          </w:rPr>
          <w:fldChar w:fldCharType="begin"/>
        </w:r>
        <w:r>
          <w:rPr>
            <w:noProof/>
            <w:webHidden/>
          </w:rPr>
          <w:instrText xml:space="preserve"> PAGEREF _Toc238197771 \h </w:instrText>
        </w:r>
        <w:r>
          <w:rPr>
            <w:noProof/>
            <w:webHidden/>
          </w:rPr>
        </w:r>
        <w:r>
          <w:rPr>
            <w:noProof/>
            <w:webHidden/>
          </w:rPr>
          <w:fldChar w:fldCharType="separate"/>
        </w:r>
        <w:r>
          <w:rPr>
            <w:noProof/>
            <w:webHidden/>
          </w:rPr>
          <w:t>207</w:t>
        </w:r>
        <w:r>
          <w:rPr>
            <w:noProof/>
            <w:webHidden/>
          </w:rPr>
          <w:fldChar w:fldCharType="end"/>
        </w:r>
      </w:hyperlink>
    </w:p>
    <w:p w14:paraId="24D7E1A8" w14:textId="3526BD2B" w:rsidR="00097A40" w:rsidRDefault="00097A40">
      <w:pPr>
        <w:pStyle w:val="TOC2"/>
        <w:rPr>
          <w:rFonts w:asciiTheme="minorHAnsi" w:eastAsiaTheme="minorEastAsia" w:hAnsiTheme="minorHAnsi" w:cstheme="minorBidi"/>
          <w:bCs w:val="0"/>
          <w:kern w:val="2"/>
          <w14:ligatures w14:val="standardContextual"/>
        </w:rPr>
      </w:pPr>
      <w:hyperlink w:anchor="_Toc238197772" w:history="1">
        <w:r w:rsidRPr="00811431">
          <w:rPr>
            <w:rStyle w:val="Hyperlink"/>
          </w:rPr>
          <w:t>Chapter 3.</w:t>
        </w:r>
        <w:r>
          <w:rPr>
            <w:rFonts w:asciiTheme="minorHAnsi" w:eastAsiaTheme="minorEastAsia" w:hAnsiTheme="minorHAnsi" w:cstheme="minorBidi"/>
            <w:bCs w:val="0"/>
            <w:kern w:val="2"/>
            <w14:ligatures w14:val="standardContextual"/>
          </w:rPr>
          <w:tab/>
        </w:r>
        <w:r w:rsidRPr="00811431">
          <w:rPr>
            <w:rStyle w:val="Hyperlink"/>
          </w:rPr>
          <w:t>Alternative Dispute Resolution Procedures</w:t>
        </w:r>
        <w:r>
          <w:rPr>
            <w:webHidden/>
          </w:rPr>
          <w:tab/>
        </w:r>
        <w:r>
          <w:rPr>
            <w:webHidden/>
          </w:rPr>
          <w:fldChar w:fldCharType="begin"/>
        </w:r>
        <w:r>
          <w:rPr>
            <w:webHidden/>
          </w:rPr>
          <w:instrText xml:space="preserve"> PAGEREF _Toc238197772 \h </w:instrText>
        </w:r>
        <w:r>
          <w:rPr>
            <w:webHidden/>
          </w:rPr>
        </w:r>
        <w:r>
          <w:rPr>
            <w:webHidden/>
          </w:rPr>
          <w:fldChar w:fldCharType="separate"/>
        </w:r>
        <w:r>
          <w:rPr>
            <w:webHidden/>
          </w:rPr>
          <w:t>207</w:t>
        </w:r>
        <w:r>
          <w:rPr>
            <w:webHidden/>
          </w:rPr>
          <w:fldChar w:fldCharType="end"/>
        </w:r>
      </w:hyperlink>
    </w:p>
    <w:p w14:paraId="08F8B410" w14:textId="25C8E975" w:rsidR="00097A40" w:rsidRDefault="00097A40">
      <w:pPr>
        <w:pStyle w:val="TOC3"/>
        <w:rPr>
          <w:rFonts w:asciiTheme="minorHAnsi" w:eastAsiaTheme="minorEastAsia" w:hAnsiTheme="minorHAnsi" w:cstheme="minorBidi"/>
          <w:noProof/>
          <w:kern w:val="2"/>
          <w14:ligatures w14:val="standardContextual"/>
        </w:rPr>
      </w:pPr>
      <w:hyperlink w:anchor="_Toc238197773" w:history="1">
        <w:r w:rsidRPr="00811431">
          <w:rPr>
            <w:rStyle w:val="Hyperlink"/>
            <w:noProof/>
          </w:rPr>
          <w:t>§301.</w:t>
        </w:r>
        <w:r>
          <w:rPr>
            <w:rFonts w:asciiTheme="minorHAnsi" w:eastAsiaTheme="minorEastAsia" w:hAnsiTheme="minorHAnsi" w:cstheme="minorBidi"/>
            <w:noProof/>
            <w:kern w:val="2"/>
            <w14:ligatures w14:val="standardContextual"/>
          </w:rPr>
          <w:tab/>
        </w:r>
        <w:r w:rsidRPr="00811431">
          <w:rPr>
            <w:rStyle w:val="Hyperlink"/>
            <w:noProof/>
          </w:rPr>
          <w:t>Definitions</w:t>
        </w:r>
        <w:r>
          <w:rPr>
            <w:noProof/>
            <w:webHidden/>
          </w:rPr>
          <w:tab/>
        </w:r>
        <w:r>
          <w:rPr>
            <w:noProof/>
            <w:webHidden/>
          </w:rPr>
          <w:fldChar w:fldCharType="begin"/>
        </w:r>
        <w:r>
          <w:rPr>
            <w:noProof/>
            <w:webHidden/>
          </w:rPr>
          <w:instrText xml:space="preserve"> PAGEREF _Toc238197773 \h </w:instrText>
        </w:r>
        <w:r>
          <w:rPr>
            <w:noProof/>
            <w:webHidden/>
          </w:rPr>
        </w:r>
        <w:r>
          <w:rPr>
            <w:noProof/>
            <w:webHidden/>
          </w:rPr>
          <w:fldChar w:fldCharType="separate"/>
        </w:r>
        <w:r>
          <w:rPr>
            <w:noProof/>
            <w:webHidden/>
          </w:rPr>
          <w:t>207</w:t>
        </w:r>
        <w:r>
          <w:rPr>
            <w:noProof/>
            <w:webHidden/>
          </w:rPr>
          <w:fldChar w:fldCharType="end"/>
        </w:r>
      </w:hyperlink>
    </w:p>
    <w:p w14:paraId="48208EF9" w14:textId="481B4A33" w:rsidR="00097A40" w:rsidRDefault="00097A40">
      <w:pPr>
        <w:pStyle w:val="TOC3"/>
        <w:rPr>
          <w:rFonts w:asciiTheme="minorHAnsi" w:eastAsiaTheme="minorEastAsia" w:hAnsiTheme="minorHAnsi" w:cstheme="minorBidi"/>
          <w:noProof/>
          <w:kern w:val="2"/>
          <w14:ligatures w14:val="standardContextual"/>
        </w:rPr>
      </w:pPr>
      <w:hyperlink w:anchor="_Toc238197774" w:history="1">
        <w:r w:rsidRPr="00811431">
          <w:rPr>
            <w:rStyle w:val="Hyperlink"/>
            <w:noProof/>
          </w:rPr>
          <w:t>§303.</w:t>
        </w:r>
        <w:r>
          <w:rPr>
            <w:rFonts w:asciiTheme="minorHAnsi" w:eastAsiaTheme="minorEastAsia" w:hAnsiTheme="minorHAnsi" w:cstheme="minorBidi"/>
            <w:noProof/>
            <w:kern w:val="2"/>
            <w14:ligatures w14:val="standardContextual"/>
          </w:rPr>
          <w:tab/>
        </w:r>
        <w:r w:rsidRPr="00811431">
          <w:rPr>
            <w:rStyle w:val="Hyperlink"/>
            <w:noProof/>
          </w:rPr>
          <w:t>Type of Alternative Dispute Resolution Process</w:t>
        </w:r>
        <w:r>
          <w:rPr>
            <w:noProof/>
            <w:webHidden/>
          </w:rPr>
          <w:tab/>
        </w:r>
        <w:r>
          <w:rPr>
            <w:noProof/>
            <w:webHidden/>
          </w:rPr>
          <w:fldChar w:fldCharType="begin"/>
        </w:r>
        <w:r>
          <w:rPr>
            <w:noProof/>
            <w:webHidden/>
          </w:rPr>
          <w:instrText xml:space="preserve"> PAGEREF _Toc238197774 \h </w:instrText>
        </w:r>
        <w:r>
          <w:rPr>
            <w:noProof/>
            <w:webHidden/>
          </w:rPr>
        </w:r>
        <w:r>
          <w:rPr>
            <w:noProof/>
            <w:webHidden/>
          </w:rPr>
          <w:fldChar w:fldCharType="separate"/>
        </w:r>
        <w:r>
          <w:rPr>
            <w:noProof/>
            <w:webHidden/>
          </w:rPr>
          <w:t>207</w:t>
        </w:r>
        <w:r>
          <w:rPr>
            <w:noProof/>
            <w:webHidden/>
          </w:rPr>
          <w:fldChar w:fldCharType="end"/>
        </w:r>
      </w:hyperlink>
    </w:p>
    <w:p w14:paraId="2419B309" w14:textId="7601FFCD" w:rsidR="00097A40" w:rsidRDefault="00097A40">
      <w:pPr>
        <w:pStyle w:val="TOC3"/>
        <w:rPr>
          <w:rFonts w:asciiTheme="minorHAnsi" w:eastAsiaTheme="minorEastAsia" w:hAnsiTheme="minorHAnsi" w:cstheme="minorBidi"/>
          <w:noProof/>
          <w:kern w:val="2"/>
          <w14:ligatures w14:val="standardContextual"/>
        </w:rPr>
      </w:pPr>
      <w:hyperlink w:anchor="_Toc238197775" w:history="1">
        <w:r w:rsidRPr="00811431">
          <w:rPr>
            <w:rStyle w:val="Hyperlink"/>
            <w:noProof/>
          </w:rPr>
          <w:t>§305.</w:t>
        </w:r>
        <w:r>
          <w:rPr>
            <w:rFonts w:asciiTheme="minorHAnsi" w:eastAsiaTheme="minorEastAsia" w:hAnsiTheme="minorHAnsi" w:cstheme="minorBidi"/>
            <w:noProof/>
            <w:kern w:val="2"/>
            <w14:ligatures w14:val="standardContextual"/>
          </w:rPr>
          <w:tab/>
        </w:r>
        <w:r w:rsidRPr="00811431">
          <w:rPr>
            <w:rStyle w:val="Hyperlink"/>
            <w:noProof/>
          </w:rPr>
          <w:t>Initiation of Arbitration</w:t>
        </w:r>
        <w:r>
          <w:rPr>
            <w:noProof/>
            <w:webHidden/>
          </w:rPr>
          <w:tab/>
        </w:r>
        <w:r>
          <w:rPr>
            <w:noProof/>
            <w:webHidden/>
          </w:rPr>
          <w:fldChar w:fldCharType="begin"/>
        </w:r>
        <w:r>
          <w:rPr>
            <w:noProof/>
            <w:webHidden/>
          </w:rPr>
          <w:instrText xml:space="preserve"> PAGEREF _Toc238197775 \h </w:instrText>
        </w:r>
        <w:r>
          <w:rPr>
            <w:noProof/>
            <w:webHidden/>
          </w:rPr>
        </w:r>
        <w:r>
          <w:rPr>
            <w:noProof/>
            <w:webHidden/>
          </w:rPr>
          <w:fldChar w:fldCharType="separate"/>
        </w:r>
        <w:r>
          <w:rPr>
            <w:noProof/>
            <w:webHidden/>
          </w:rPr>
          <w:t>207</w:t>
        </w:r>
        <w:r>
          <w:rPr>
            <w:noProof/>
            <w:webHidden/>
          </w:rPr>
          <w:fldChar w:fldCharType="end"/>
        </w:r>
      </w:hyperlink>
    </w:p>
    <w:p w14:paraId="08F62C2D" w14:textId="554FFA15" w:rsidR="00097A40" w:rsidRDefault="00097A40">
      <w:pPr>
        <w:pStyle w:val="TOC3"/>
        <w:rPr>
          <w:rFonts w:asciiTheme="minorHAnsi" w:eastAsiaTheme="minorEastAsia" w:hAnsiTheme="minorHAnsi" w:cstheme="minorBidi"/>
          <w:noProof/>
          <w:kern w:val="2"/>
          <w14:ligatures w14:val="standardContextual"/>
        </w:rPr>
      </w:pPr>
      <w:hyperlink w:anchor="_Toc238197776" w:history="1">
        <w:r w:rsidRPr="00811431">
          <w:rPr>
            <w:rStyle w:val="Hyperlink"/>
            <w:noProof/>
          </w:rPr>
          <w:t>§307.</w:t>
        </w:r>
        <w:r>
          <w:rPr>
            <w:rFonts w:asciiTheme="minorHAnsi" w:eastAsiaTheme="minorEastAsia" w:hAnsiTheme="minorHAnsi" w:cstheme="minorBidi"/>
            <w:noProof/>
            <w:kern w:val="2"/>
            <w14:ligatures w14:val="standardContextual"/>
          </w:rPr>
          <w:tab/>
        </w:r>
        <w:r w:rsidRPr="00811431">
          <w:rPr>
            <w:rStyle w:val="Hyperlink"/>
            <w:noProof/>
          </w:rPr>
          <w:t>Persons Authorized to Participate in Arbitration</w:t>
        </w:r>
        <w:r>
          <w:rPr>
            <w:noProof/>
            <w:webHidden/>
          </w:rPr>
          <w:tab/>
        </w:r>
        <w:r>
          <w:rPr>
            <w:noProof/>
            <w:webHidden/>
          </w:rPr>
          <w:fldChar w:fldCharType="begin"/>
        </w:r>
        <w:r>
          <w:rPr>
            <w:noProof/>
            <w:webHidden/>
          </w:rPr>
          <w:instrText xml:space="preserve"> PAGEREF _Toc238197776 \h </w:instrText>
        </w:r>
        <w:r>
          <w:rPr>
            <w:noProof/>
            <w:webHidden/>
          </w:rPr>
        </w:r>
        <w:r>
          <w:rPr>
            <w:noProof/>
            <w:webHidden/>
          </w:rPr>
          <w:fldChar w:fldCharType="separate"/>
        </w:r>
        <w:r>
          <w:rPr>
            <w:noProof/>
            <w:webHidden/>
          </w:rPr>
          <w:t>208</w:t>
        </w:r>
        <w:r>
          <w:rPr>
            <w:noProof/>
            <w:webHidden/>
          </w:rPr>
          <w:fldChar w:fldCharType="end"/>
        </w:r>
      </w:hyperlink>
    </w:p>
    <w:p w14:paraId="67096DE5" w14:textId="5DDAD21E" w:rsidR="00097A40" w:rsidRDefault="00097A40">
      <w:pPr>
        <w:pStyle w:val="TOC3"/>
        <w:rPr>
          <w:rFonts w:asciiTheme="minorHAnsi" w:eastAsiaTheme="minorEastAsia" w:hAnsiTheme="minorHAnsi" w:cstheme="minorBidi"/>
          <w:noProof/>
          <w:kern w:val="2"/>
          <w14:ligatures w14:val="standardContextual"/>
        </w:rPr>
      </w:pPr>
      <w:hyperlink w:anchor="_Toc238197777" w:history="1">
        <w:r w:rsidRPr="00811431">
          <w:rPr>
            <w:rStyle w:val="Hyperlink"/>
            <w:noProof/>
          </w:rPr>
          <w:t>§309.</w:t>
        </w:r>
        <w:r>
          <w:rPr>
            <w:rFonts w:asciiTheme="minorHAnsi" w:eastAsiaTheme="minorEastAsia" w:hAnsiTheme="minorHAnsi" w:cstheme="minorBidi"/>
            <w:noProof/>
            <w:kern w:val="2"/>
            <w14:ligatures w14:val="standardContextual"/>
          </w:rPr>
          <w:tab/>
        </w:r>
        <w:r w:rsidRPr="00811431">
          <w:rPr>
            <w:rStyle w:val="Hyperlink"/>
            <w:noProof/>
          </w:rPr>
          <w:t>Registry of Arbitrators</w:t>
        </w:r>
        <w:r>
          <w:rPr>
            <w:noProof/>
            <w:webHidden/>
          </w:rPr>
          <w:tab/>
        </w:r>
        <w:r>
          <w:rPr>
            <w:noProof/>
            <w:webHidden/>
          </w:rPr>
          <w:fldChar w:fldCharType="begin"/>
        </w:r>
        <w:r>
          <w:rPr>
            <w:noProof/>
            <w:webHidden/>
          </w:rPr>
          <w:instrText xml:space="preserve"> PAGEREF _Toc238197777 \h </w:instrText>
        </w:r>
        <w:r>
          <w:rPr>
            <w:noProof/>
            <w:webHidden/>
          </w:rPr>
        </w:r>
        <w:r>
          <w:rPr>
            <w:noProof/>
            <w:webHidden/>
          </w:rPr>
          <w:fldChar w:fldCharType="separate"/>
        </w:r>
        <w:r>
          <w:rPr>
            <w:noProof/>
            <w:webHidden/>
          </w:rPr>
          <w:t>208</w:t>
        </w:r>
        <w:r>
          <w:rPr>
            <w:noProof/>
            <w:webHidden/>
          </w:rPr>
          <w:fldChar w:fldCharType="end"/>
        </w:r>
      </w:hyperlink>
    </w:p>
    <w:p w14:paraId="6FC9E931" w14:textId="70A6AF96" w:rsidR="00097A40" w:rsidRDefault="00097A40">
      <w:pPr>
        <w:pStyle w:val="TOC3"/>
        <w:rPr>
          <w:rFonts w:asciiTheme="minorHAnsi" w:eastAsiaTheme="minorEastAsia" w:hAnsiTheme="minorHAnsi" w:cstheme="minorBidi"/>
          <w:noProof/>
          <w:kern w:val="2"/>
          <w14:ligatures w14:val="standardContextual"/>
        </w:rPr>
      </w:pPr>
      <w:hyperlink w:anchor="_Toc238197778" w:history="1">
        <w:r w:rsidRPr="00811431">
          <w:rPr>
            <w:rStyle w:val="Hyperlink"/>
            <w:noProof/>
          </w:rPr>
          <w:t>§311.</w:t>
        </w:r>
        <w:r>
          <w:rPr>
            <w:rFonts w:asciiTheme="minorHAnsi" w:eastAsiaTheme="minorEastAsia" w:hAnsiTheme="minorHAnsi" w:cstheme="minorBidi"/>
            <w:noProof/>
            <w:kern w:val="2"/>
            <w14:ligatures w14:val="standardContextual"/>
          </w:rPr>
          <w:tab/>
        </w:r>
        <w:r w:rsidRPr="00811431">
          <w:rPr>
            <w:rStyle w:val="Hyperlink"/>
            <w:noProof/>
          </w:rPr>
          <w:t>Time Delay for Providing Names of Arbitrators</w:t>
        </w:r>
        <w:r>
          <w:rPr>
            <w:noProof/>
            <w:webHidden/>
          </w:rPr>
          <w:tab/>
        </w:r>
        <w:r>
          <w:rPr>
            <w:noProof/>
            <w:webHidden/>
          </w:rPr>
          <w:fldChar w:fldCharType="begin"/>
        </w:r>
        <w:r>
          <w:rPr>
            <w:noProof/>
            <w:webHidden/>
          </w:rPr>
          <w:instrText xml:space="preserve"> PAGEREF _Toc238197778 \h </w:instrText>
        </w:r>
        <w:r>
          <w:rPr>
            <w:noProof/>
            <w:webHidden/>
          </w:rPr>
        </w:r>
        <w:r>
          <w:rPr>
            <w:noProof/>
            <w:webHidden/>
          </w:rPr>
          <w:fldChar w:fldCharType="separate"/>
        </w:r>
        <w:r>
          <w:rPr>
            <w:noProof/>
            <w:webHidden/>
          </w:rPr>
          <w:t>208</w:t>
        </w:r>
        <w:r>
          <w:rPr>
            <w:noProof/>
            <w:webHidden/>
          </w:rPr>
          <w:fldChar w:fldCharType="end"/>
        </w:r>
      </w:hyperlink>
    </w:p>
    <w:p w14:paraId="3003F86F" w14:textId="4CBDC87B" w:rsidR="00097A40" w:rsidRDefault="00097A40">
      <w:pPr>
        <w:pStyle w:val="TOC3"/>
        <w:rPr>
          <w:rFonts w:asciiTheme="minorHAnsi" w:eastAsiaTheme="minorEastAsia" w:hAnsiTheme="minorHAnsi" w:cstheme="minorBidi"/>
          <w:noProof/>
          <w:kern w:val="2"/>
          <w14:ligatures w14:val="standardContextual"/>
        </w:rPr>
      </w:pPr>
      <w:hyperlink w:anchor="_Toc238197779" w:history="1">
        <w:r w:rsidRPr="00811431">
          <w:rPr>
            <w:rStyle w:val="Hyperlink"/>
            <w:noProof/>
          </w:rPr>
          <w:t>§313.</w:t>
        </w:r>
        <w:r>
          <w:rPr>
            <w:rFonts w:asciiTheme="minorHAnsi" w:eastAsiaTheme="minorEastAsia" w:hAnsiTheme="minorHAnsi" w:cstheme="minorBidi"/>
            <w:noProof/>
            <w:kern w:val="2"/>
            <w14:ligatures w14:val="standardContextual"/>
          </w:rPr>
          <w:tab/>
        </w:r>
        <w:r w:rsidRPr="00811431">
          <w:rPr>
            <w:rStyle w:val="Hyperlink"/>
            <w:noProof/>
          </w:rPr>
          <w:t>Selection of Arbitration Company</w:t>
        </w:r>
        <w:r>
          <w:rPr>
            <w:noProof/>
            <w:webHidden/>
          </w:rPr>
          <w:tab/>
        </w:r>
        <w:r>
          <w:rPr>
            <w:noProof/>
            <w:webHidden/>
          </w:rPr>
          <w:fldChar w:fldCharType="begin"/>
        </w:r>
        <w:r>
          <w:rPr>
            <w:noProof/>
            <w:webHidden/>
          </w:rPr>
          <w:instrText xml:space="preserve"> PAGEREF _Toc238197779 \h </w:instrText>
        </w:r>
        <w:r>
          <w:rPr>
            <w:noProof/>
            <w:webHidden/>
          </w:rPr>
        </w:r>
        <w:r>
          <w:rPr>
            <w:noProof/>
            <w:webHidden/>
          </w:rPr>
          <w:fldChar w:fldCharType="separate"/>
        </w:r>
        <w:r>
          <w:rPr>
            <w:noProof/>
            <w:webHidden/>
          </w:rPr>
          <w:t>208</w:t>
        </w:r>
        <w:r>
          <w:rPr>
            <w:noProof/>
            <w:webHidden/>
          </w:rPr>
          <w:fldChar w:fldCharType="end"/>
        </w:r>
      </w:hyperlink>
    </w:p>
    <w:p w14:paraId="235E8913" w14:textId="31DA9F34" w:rsidR="00097A40" w:rsidRDefault="00097A40">
      <w:pPr>
        <w:pStyle w:val="TOC3"/>
        <w:rPr>
          <w:rFonts w:asciiTheme="minorHAnsi" w:eastAsiaTheme="minorEastAsia" w:hAnsiTheme="minorHAnsi" w:cstheme="minorBidi"/>
          <w:noProof/>
          <w:kern w:val="2"/>
          <w14:ligatures w14:val="standardContextual"/>
        </w:rPr>
      </w:pPr>
      <w:hyperlink w:anchor="_Toc238197780" w:history="1">
        <w:r w:rsidRPr="00811431">
          <w:rPr>
            <w:rStyle w:val="Hyperlink"/>
            <w:noProof/>
          </w:rPr>
          <w:t>§315.</w:t>
        </w:r>
        <w:r>
          <w:rPr>
            <w:rFonts w:asciiTheme="minorHAnsi" w:eastAsiaTheme="minorEastAsia" w:hAnsiTheme="minorHAnsi" w:cstheme="minorBidi"/>
            <w:noProof/>
            <w:kern w:val="2"/>
            <w14:ligatures w14:val="standardContextual"/>
          </w:rPr>
          <w:tab/>
        </w:r>
        <w:r w:rsidRPr="00811431">
          <w:rPr>
            <w:rStyle w:val="Hyperlink"/>
            <w:noProof/>
          </w:rPr>
          <w:t>Disclosure of Conflict of Interest</w:t>
        </w:r>
        <w:r>
          <w:rPr>
            <w:noProof/>
            <w:webHidden/>
          </w:rPr>
          <w:tab/>
        </w:r>
        <w:r>
          <w:rPr>
            <w:noProof/>
            <w:webHidden/>
          </w:rPr>
          <w:fldChar w:fldCharType="begin"/>
        </w:r>
        <w:r>
          <w:rPr>
            <w:noProof/>
            <w:webHidden/>
          </w:rPr>
          <w:instrText xml:space="preserve"> PAGEREF _Toc238197780 \h </w:instrText>
        </w:r>
        <w:r>
          <w:rPr>
            <w:noProof/>
            <w:webHidden/>
          </w:rPr>
        </w:r>
        <w:r>
          <w:rPr>
            <w:noProof/>
            <w:webHidden/>
          </w:rPr>
          <w:fldChar w:fldCharType="separate"/>
        </w:r>
        <w:r>
          <w:rPr>
            <w:noProof/>
            <w:webHidden/>
          </w:rPr>
          <w:t>208</w:t>
        </w:r>
        <w:r>
          <w:rPr>
            <w:noProof/>
            <w:webHidden/>
          </w:rPr>
          <w:fldChar w:fldCharType="end"/>
        </w:r>
      </w:hyperlink>
    </w:p>
    <w:p w14:paraId="7CBD7411" w14:textId="2DA8B284" w:rsidR="00097A40" w:rsidRDefault="00097A40">
      <w:pPr>
        <w:pStyle w:val="TOC3"/>
        <w:rPr>
          <w:rFonts w:asciiTheme="minorHAnsi" w:eastAsiaTheme="minorEastAsia" w:hAnsiTheme="minorHAnsi" w:cstheme="minorBidi"/>
          <w:noProof/>
          <w:kern w:val="2"/>
          <w14:ligatures w14:val="standardContextual"/>
        </w:rPr>
      </w:pPr>
      <w:hyperlink w:anchor="_Toc238197781" w:history="1">
        <w:r w:rsidRPr="00811431">
          <w:rPr>
            <w:rStyle w:val="Hyperlink"/>
            <w:noProof/>
          </w:rPr>
          <w:t>§317.</w:t>
        </w:r>
        <w:r>
          <w:rPr>
            <w:rFonts w:asciiTheme="minorHAnsi" w:eastAsiaTheme="minorEastAsia" w:hAnsiTheme="minorHAnsi" w:cstheme="minorBidi"/>
            <w:noProof/>
            <w:kern w:val="2"/>
            <w14:ligatures w14:val="standardContextual"/>
          </w:rPr>
          <w:tab/>
        </w:r>
        <w:r w:rsidRPr="00811431">
          <w:rPr>
            <w:rStyle w:val="Hyperlink"/>
            <w:noProof/>
          </w:rPr>
          <w:t>Procedures for Arbitration</w:t>
        </w:r>
        <w:r>
          <w:rPr>
            <w:noProof/>
            <w:webHidden/>
          </w:rPr>
          <w:tab/>
        </w:r>
        <w:r>
          <w:rPr>
            <w:noProof/>
            <w:webHidden/>
          </w:rPr>
          <w:fldChar w:fldCharType="begin"/>
        </w:r>
        <w:r>
          <w:rPr>
            <w:noProof/>
            <w:webHidden/>
          </w:rPr>
          <w:instrText xml:space="preserve"> PAGEREF _Toc238197781 \h </w:instrText>
        </w:r>
        <w:r>
          <w:rPr>
            <w:noProof/>
            <w:webHidden/>
          </w:rPr>
        </w:r>
        <w:r>
          <w:rPr>
            <w:noProof/>
            <w:webHidden/>
          </w:rPr>
          <w:fldChar w:fldCharType="separate"/>
        </w:r>
        <w:r>
          <w:rPr>
            <w:noProof/>
            <w:webHidden/>
          </w:rPr>
          <w:t>208</w:t>
        </w:r>
        <w:r>
          <w:rPr>
            <w:noProof/>
            <w:webHidden/>
          </w:rPr>
          <w:fldChar w:fldCharType="end"/>
        </w:r>
      </w:hyperlink>
    </w:p>
    <w:p w14:paraId="0B1AAC09" w14:textId="7C31D14F" w:rsidR="00097A40" w:rsidRDefault="00097A40">
      <w:pPr>
        <w:pStyle w:val="TOC3"/>
        <w:rPr>
          <w:rFonts w:asciiTheme="minorHAnsi" w:eastAsiaTheme="minorEastAsia" w:hAnsiTheme="minorHAnsi" w:cstheme="minorBidi"/>
          <w:noProof/>
          <w:kern w:val="2"/>
          <w14:ligatures w14:val="standardContextual"/>
        </w:rPr>
      </w:pPr>
      <w:hyperlink w:anchor="_Toc238197782" w:history="1">
        <w:r w:rsidRPr="00811431">
          <w:rPr>
            <w:rStyle w:val="Hyperlink"/>
            <w:noProof/>
          </w:rPr>
          <w:t>§319.</w:t>
        </w:r>
        <w:r>
          <w:rPr>
            <w:rFonts w:asciiTheme="minorHAnsi" w:eastAsiaTheme="minorEastAsia" w:hAnsiTheme="minorHAnsi" w:cstheme="minorBidi"/>
            <w:noProof/>
            <w:kern w:val="2"/>
            <w14:ligatures w14:val="standardContextual"/>
          </w:rPr>
          <w:tab/>
        </w:r>
        <w:r w:rsidRPr="00811431">
          <w:rPr>
            <w:rStyle w:val="Hyperlink"/>
            <w:noProof/>
          </w:rPr>
          <w:t>Discovery</w:t>
        </w:r>
        <w:r>
          <w:rPr>
            <w:noProof/>
            <w:webHidden/>
          </w:rPr>
          <w:tab/>
        </w:r>
        <w:r>
          <w:rPr>
            <w:noProof/>
            <w:webHidden/>
          </w:rPr>
          <w:fldChar w:fldCharType="begin"/>
        </w:r>
        <w:r>
          <w:rPr>
            <w:noProof/>
            <w:webHidden/>
          </w:rPr>
          <w:instrText xml:space="preserve"> PAGEREF _Toc238197782 \h </w:instrText>
        </w:r>
        <w:r>
          <w:rPr>
            <w:noProof/>
            <w:webHidden/>
          </w:rPr>
        </w:r>
        <w:r>
          <w:rPr>
            <w:noProof/>
            <w:webHidden/>
          </w:rPr>
          <w:fldChar w:fldCharType="separate"/>
        </w:r>
        <w:r>
          <w:rPr>
            <w:noProof/>
            <w:webHidden/>
          </w:rPr>
          <w:t>209</w:t>
        </w:r>
        <w:r>
          <w:rPr>
            <w:noProof/>
            <w:webHidden/>
          </w:rPr>
          <w:fldChar w:fldCharType="end"/>
        </w:r>
      </w:hyperlink>
    </w:p>
    <w:p w14:paraId="1946927D" w14:textId="5BF32BA2" w:rsidR="00097A40" w:rsidRDefault="00097A40">
      <w:pPr>
        <w:pStyle w:val="TOC3"/>
        <w:rPr>
          <w:rFonts w:asciiTheme="minorHAnsi" w:eastAsiaTheme="minorEastAsia" w:hAnsiTheme="minorHAnsi" w:cstheme="minorBidi"/>
          <w:noProof/>
          <w:kern w:val="2"/>
          <w14:ligatures w14:val="standardContextual"/>
        </w:rPr>
      </w:pPr>
      <w:hyperlink w:anchor="_Toc238197783" w:history="1">
        <w:r w:rsidRPr="00811431">
          <w:rPr>
            <w:rStyle w:val="Hyperlink"/>
            <w:noProof/>
          </w:rPr>
          <w:t>§321.</w:t>
        </w:r>
        <w:r>
          <w:rPr>
            <w:rFonts w:asciiTheme="minorHAnsi" w:eastAsiaTheme="minorEastAsia" w:hAnsiTheme="minorHAnsi" w:cstheme="minorBidi"/>
            <w:noProof/>
            <w:kern w:val="2"/>
            <w14:ligatures w14:val="standardContextual"/>
          </w:rPr>
          <w:tab/>
        </w:r>
        <w:r w:rsidRPr="00811431">
          <w:rPr>
            <w:rStyle w:val="Hyperlink"/>
            <w:noProof/>
          </w:rPr>
          <w:t>Arbitration Hearing</w:t>
        </w:r>
        <w:r>
          <w:rPr>
            <w:noProof/>
            <w:webHidden/>
          </w:rPr>
          <w:tab/>
        </w:r>
        <w:r>
          <w:rPr>
            <w:noProof/>
            <w:webHidden/>
          </w:rPr>
          <w:fldChar w:fldCharType="begin"/>
        </w:r>
        <w:r>
          <w:rPr>
            <w:noProof/>
            <w:webHidden/>
          </w:rPr>
          <w:instrText xml:space="preserve"> PAGEREF _Toc238197783 \h </w:instrText>
        </w:r>
        <w:r>
          <w:rPr>
            <w:noProof/>
            <w:webHidden/>
          </w:rPr>
        </w:r>
        <w:r>
          <w:rPr>
            <w:noProof/>
            <w:webHidden/>
          </w:rPr>
          <w:fldChar w:fldCharType="separate"/>
        </w:r>
        <w:r>
          <w:rPr>
            <w:noProof/>
            <w:webHidden/>
          </w:rPr>
          <w:t>209</w:t>
        </w:r>
        <w:r>
          <w:rPr>
            <w:noProof/>
            <w:webHidden/>
          </w:rPr>
          <w:fldChar w:fldCharType="end"/>
        </w:r>
      </w:hyperlink>
    </w:p>
    <w:p w14:paraId="436E883F" w14:textId="49154F34" w:rsidR="00097A40" w:rsidRDefault="00097A40">
      <w:pPr>
        <w:pStyle w:val="TOC3"/>
        <w:rPr>
          <w:rFonts w:asciiTheme="minorHAnsi" w:eastAsiaTheme="minorEastAsia" w:hAnsiTheme="minorHAnsi" w:cstheme="minorBidi"/>
          <w:noProof/>
          <w:kern w:val="2"/>
          <w14:ligatures w14:val="standardContextual"/>
        </w:rPr>
      </w:pPr>
      <w:hyperlink w:anchor="_Toc238197784" w:history="1">
        <w:r w:rsidRPr="00811431">
          <w:rPr>
            <w:rStyle w:val="Hyperlink"/>
            <w:noProof/>
          </w:rPr>
          <w:t>§323.</w:t>
        </w:r>
        <w:r>
          <w:rPr>
            <w:rFonts w:asciiTheme="minorHAnsi" w:eastAsiaTheme="minorEastAsia" w:hAnsiTheme="minorHAnsi" w:cstheme="minorBidi"/>
            <w:noProof/>
            <w:kern w:val="2"/>
            <w14:ligatures w14:val="standardContextual"/>
          </w:rPr>
          <w:tab/>
        </w:r>
        <w:r w:rsidRPr="00811431">
          <w:rPr>
            <w:rStyle w:val="Hyperlink"/>
            <w:noProof/>
          </w:rPr>
          <w:t>Sequence of the Arbitration Hearing</w:t>
        </w:r>
        <w:r>
          <w:rPr>
            <w:noProof/>
            <w:webHidden/>
          </w:rPr>
          <w:tab/>
        </w:r>
        <w:r>
          <w:rPr>
            <w:noProof/>
            <w:webHidden/>
          </w:rPr>
          <w:fldChar w:fldCharType="begin"/>
        </w:r>
        <w:r>
          <w:rPr>
            <w:noProof/>
            <w:webHidden/>
          </w:rPr>
          <w:instrText xml:space="preserve"> PAGEREF _Toc238197784 \h </w:instrText>
        </w:r>
        <w:r>
          <w:rPr>
            <w:noProof/>
            <w:webHidden/>
          </w:rPr>
        </w:r>
        <w:r>
          <w:rPr>
            <w:noProof/>
            <w:webHidden/>
          </w:rPr>
          <w:fldChar w:fldCharType="separate"/>
        </w:r>
        <w:r>
          <w:rPr>
            <w:noProof/>
            <w:webHidden/>
          </w:rPr>
          <w:t>209</w:t>
        </w:r>
        <w:r>
          <w:rPr>
            <w:noProof/>
            <w:webHidden/>
          </w:rPr>
          <w:fldChar w:fldCharType="end"/>
        </w:r>
      </w:hyperlink>
    </w:p>
    <w:p w14:paraId="026DB3A1" w14:textId="1147C483" w:rsidR="00097A40" w:rsidRDefault="00097A40">
      <w:pPr>
        <w:pStyle w:val="TOC3"/>
        <w:rPr>
          <w:rFonts w:asciiTheme="minorHAnsi" w:eastAsiaTheme="minorEastAsia" w:hAnsiTheme="minorHAnsi" w:cstheme="minorBidi"/>
          <w:noProof/>
          <w:kern w:val="2"/>
          <w14:ligatures w14:val="standardContextual"/>
        </w:rPr>
      </w:pPr>
      <w:hyperlink w:anchor="_Toc238197785" w:history="1">
        <w:r w:rsidRPr="00811431">
          <w:rPr>
            <w:rStyle w:val="Hyperlink"/>
            <w:noProof/>
          </w:rPr>
          <w:t>§325.</w:t>
        </w:r>
        <w:r>
          <w:rPr>
            <w:rFonts w:asciiTheme="minorHAnsi" w:eastAsiaTheme="minorEastAsia" w:hAnsiTheme="minorHAnsi" w:cstheme="minorBidi"/>
            <w:noProof/>
            <w:kern w:val="2"/>
            <w14:ligatures w14:val="standardContextual"/>
          </w:rPr>
          <w:tab/>
        </w:r>
        <w:r w:rsidRPr="00811431">
          <w:rPr>
            <w:rStyle w:val="Hyperlink"/>
            <w:noProof/>
          </w:rPr>
          <w:t>Ex Parte Communication with the Arbitrator</w:t>
        </w:r>
        <w:r>
          <w:rPr>
            <w:noProof/>
            <w:webHidden/>
          </w:rPr>
          <w:tab/>
        </w:r>
        <w:r>
          <w:rPr>
            <w:noProof/>
            <w:webHidden/>
          </w:rPr>
          <w:fldChar w:fldCharType="begin"/>
        </w:r>
        <w:r>
          <w:rPr>
            <w:noProof/>
            <w:webHidden/>
          </w:rPr>
          <w:instrText xml:space="preserve"> PAGEREF _Toc238197785 \h </w:instrText>
        </w:r>
        <w:r>
          <w:rPr>
            <w:noProof/>
            <w:webHidden/>
          </w:rPr>
        </w:r>
        <w:r>
          <w:rPr>
            <w:noProof/>
            <w:webHidden/>
          </w:rPr>
          <w:fldChar w:fldCharType="separate"/>
        </w:r>
        <w:r>
          <w:rPr>
            <w:noProof/>
            <w:webHidden/>
          </w:rPr>
          <w:t>209</w:t>
        </w:r>
        <w:r>
          <w:rPr>
            <w:noProof/>
            <w:webHidden/>
          </w:rPr>
          <w:fldChar w:fldCharType="end"/>
        </w:r>
      </w:hyperlink>
    </w:p>
    <w:p w14:paraId="4590D9B1" w14:textId="0D14305C" w:rsidR="00097A40" w:rsidRDefault="00097A40">
      <w:pPr>
        <w:pStyle w:val="TOC3"/>
        <w:rPr>
          <w:rFonts w:asciiTheme="minorHAnsi" w:eastAsiaTheme="minorEastAsia" w:hAnsiTheme="minorHAnsi" w:cstheme="minorBidi"/>
          <w:noProof/>
          <w:kern w:val="2"/>
          <w14:ligatures w14:val="standardContextual"/>
        </w:rPr>
      </w:pPr>
      <w:hyperlink w:anchor="_Toc238197786" w:history="1">
        <w:r w:rsidRPr="00811431">
          <w:rPr>
            <w:rStyle w:val="Hyperlink"/>
            <w:noProof/>
          </w:rPr>
          <w:t>§327.</w:t>
        </w:r>
        <w:r>
          <w:rPr>
            <w:rFonts w:asciiTheme="minorHAnsi" w:eastAsiaTheme="minorEastAsia" w:hAnsiTheme="minorHAnsi" w:cstheme="minorBidi"/>
            <w:noProof/>
            <w:kern w:val="2"/>
            <w14:ligatures w14:val="standardContextual"/>
          </w:rPr>
          <w:tab/>
        </w:r>
        <w:r w:rsidRPr="00811431">
          <w:rPr>
            <w:rStyle w:val="Hyperlink"/>
            <w:noProof/>
          </w:rPr>
          <w:t>Privacy</w:t>
        </w:r>
        <w:r>
          <w:rPr>
            <w:noProof/>
            <w:webHidden/>
          </w:rPr>
          <w:tab/>
        </w:r>
        <w:r>
          <w:rPr>
            <w:noProof/>
            <w:webHidden/>
          </w:rPr>
          <w:fldChar w:fldCharType="begin"/>
        </w:r>
        <w:r>
          <w:rPr>
            <w:noProof/>
            <w:webHidden/>
          </w:rPr>
          <w:instrText xml:space="preserve"> PAGEREF _Toc238197786 \h </w:instrText>
        </w:r>
        <w:r>
          <w:rPr>
            <w:noProof/>
            <w:webHidden/>
          </w:rPr>
        </w:r>
        <w:r>
          <w:rPr>
            <w:noProof/>
            <w:webHidden/>
          </w:rPr>
          <w:fldChar w:fldCharType="separate"/>
        </w:r>
        <w:r>
          <w:rPr>
            <w:noProof/>
            <w:webHidden/>
          </w:rPr>
          <w:t>209</w:t>
        </w:r>
        <w:r>
          <w:rPr>
            <w:noProof/>
            <w:webHidden/>
          </w:rPr>
          <w:fldChar w:fldCharType="end"/>
        </w:r>
      </w:hyperlink>
    </w:p>
    <w:p w14:paraId="60FC299A" w14:textId="5C5AFDED" w:rsidR="00097A40" w:rsidRDefault="00097A40">
      <w:pPr>
        <w:pStyle w:val="TOC3"/>
        <w:rPr>
          <w:rFonts w:asciiTheme="minorHAnsi" w:eastAsiaTheme="minorEastAsia" w:hAnsiTheme="minorHAnsi" w:cstheme="minorBidi"/>
          <w:noProof/>
          <w:kern w:val="2"/>
          <w14:ligatures w14:val="standardContextual"/>
        </w:rPr>
      </w:pPr>
      <w:hyperlink w:anchor="_Toc238197787" w:history="1">
        <w:r w:rsidRPr="00811431">
          <w:rPr>
            <w:rStyle w:val="Hyperlink"/>
            <w:noProof/>
          </w:rPr>
          <w:t>§329.</w:t>
        </w:r>
        <w:r>
          <w:rPr>
            <w:rFonts w:asciiTheme="minorHAnsi" w:eastAsiaTheme="minorEastAsia" w:hAnsiTheme="minorHAnsi" w:cstheme="minorBidi"/>
            <w:noProof/>
            <w:kern w:val="2"/>
            <w14:ligatures w14:val="standardContextual"/>
          </w:rPr>
          <w:tab/>
        </w:r>
        <w:r w:rsidRPr="00811431">
          <w:rPr>
            <w:rStyle w:val="Hyperlink"/>
            <w:noProof/>
          </w:rPr>
          <w:t>Confidentiality</w:t>
        </w:r>
        <w:r>
          <w:rPr>
            <w:noProof/>
            <w:webHidden/>
          </w:rPr>
          <w:tab/>
        </w:r>
        <w:r>
          <w:rPr>
            <w:noProof/>
            <w:webHidden/>
          </w:rPr>
          <w:fldChar w:fldCharType="begin"/>
        </w:r>
        <w:r>
          <w:rPr>
            <w:noProof/>
            <w:webHidden/>
          </w:rPr>
          <w:instrText xml:space="preserve"> PAGEREF _Toc238197787 \h </w:instrText>
        </w:r>
        <w:r>
          <w:rPr>
            <w:noProof/>
            <w:webHidden/>
          </w:rPr>
        </w:r>
        <w:r>
          <w:rPr>
            <w:noProof/>
            <w:webHidden/>
          </w:rPr>
          <w:fldChar w:fldCharType="separate"/>
        </w:r>
        <w:r>
          <w:rPr>
            <w:noProof/>
            <w:webHidden/>
          </w:rPr>
          <w:t>209</w:t>
        </w:r>
        <w:r>
          <w:rPr>
            <w:noProof/>
            <w:webHidden/>
          </w:rPr>
          <w:fldChar w:fldCharType="end"/>
        </w:r>
      </w:hyperlink>
    </w:p>
    <w:p w14:paraId="44D4E2AB" w14:textId="1FB2B55E" w:rsidR="00097A40" w:rsidRDefault="00097A40">
      <w:pPr>
        <w:pStyle w:val="TOC3"/>
        <w:rPr>
          <w:rFonts w:asciiTheme="minorHAnsi" w:eastAsiaTheme="minorEastAsia" w:hAnsiTheme="minorHAnsi" w:cstheme="minorBidi"/>
          <w:noProof/>
          <w:kern w:val="2"/>
          <w14:ligatures w14:val="standardContextual"/>
        </w:rPr>
      </w:pPr>
      <w:hyperlink w:anchor="_Toc238197788" w:history="1">
        <w:r w:rsidRPr="00811431">
          <w:rPr>
            <w:rStyle w:val="Hyperlink"/>
            <w:noProof/>
          </w:rPr>
          <w:t>§331.</w:t>
        </w:r>
        <w:r>
          <w:rPr>
            <w:rFonts w:asciiTheme="minorHAnsi" w:eastAsiaTheme="minorEastAsia" w:hAnsiTheme="minorHAnsi" w:cstheme="minorBidi"/>
            <w:noProof/>
            <w:kern w:val="2"/>
            <w14:ligatures w14:val="standardContextual"/>
          </w:rPr>
          <w:tab/>
        </w:r>
        <w:r w:rsidRPr="00811431">
          <w:rPr>
            <w:rStyle w:val="Hyperlink"/>
            <w:noProof/>
          </w:rPr>
          <w:t>Fees and Expenses</w:t>
        </w:r>
        <w:r>
          <w:rPr>
            <w:noProof/>
            <w:webHidden/>
          </w:rPr>
          <w:tab/>
        </w:r>
        <w:r>
          <w:rPr>
            <w:noProof/>
            <w:webHidden/>
          </w:rPr>
          <w:fldChar w:fldCharType="begin"/>
        </w:r>
        <w:r>
          <w:rPr>
            <w:noProof/>
            <w:webHidden/>
          </w:rPr>
          <w:instrText xml:space="preserve"> PAGEREF _Toc238197788 \h </w:instrText>
        </w:r>
        <w:r>
          <w:rPr>
            <w:noProof/>
            <w:webHidden/>
          </w:rPr>
        </w:r>
        <w:r>
          <w:rPr>
            <w:noProof/>
            <w:webHidden/>
          </w:rPr>
          <w:fldChar w:fldCharType="separate"/>
        </w:r>
        <w:r>
          <w:rPr>
            <w:noProof/>
            <w:webHidden/>
          </w:rPr>
          <w:t>210</w:t>
        </w:r>
        <w:r>
          <w:rPr>
            <w:noProof/>
            <w:webHidden/>
          </w:rPr>
          <w:fldChar w:fldCharType="end"/>
        </w:r>
      </w:hyperlink>
    </w:p>
    <w:p w14:paraId="36089F46" w14:textId="4C9B42CE" w:rsidR="00097A40" w:rsidRDefault="00097A40">
      <w:pPr>
        <w:pStyle w:val="TOC3"/>
        <w:rPr>
          <w:rFonts w:asciiTheme="minorHAnsi" w:eastAsiaTheme="minorEastAsia" w:hAnsiTheme="minorHAnsi" w:cstheme="minorBidi"/>
          <w:noProof/>
          <w:kern w:val="2"/>
          <w14:ligatures w14:val="standardContextual"/>
        </w:rPr>
      </w:pPr>
      <w:hyperlink w:anchor="_Toc238197789" w:history="1">
        <w:r w:rsidRPr="00811431">
          <w:rPr>
            <w:rStyle w:val="Hyperlink"/>
            <w:noProof/>
          </w:rPr>
          <w:t>§333.</w:t>
        </w:r>
        <w:r>
          <w:rPr>
            <w:rFonts w:asciiTheme="minorHAnsi" w:eastAsiaTheme="minorEastAsia" w:hAnsiTheme="minorHAnsi" w:cstheme="minorBidi"/>
            <w:noProof/>
            <w:kern w:val="2"/>
            <w14:ligatures w14:val="standardContextual"/>
          </w:rPr>
          <w:tab/>
        </w:r>
        <w:r w:rsidRPr="00811431">
          <w:rPr>
            <w:rStyle w:val="Hyperlink"/>
            <w:noProof/>
          </w:rPr>
          <w:t>Taxpayer's Duty to Protect Protests and Appeals</w:t>
        </w:r>
        <w:r>
          <w:rPr>
            <w:noProof/>
            <w:webHidden/>
          </w:rPr>
          <w:tab/>
        </w:r>
        <w:r>
          <w:rPr>
            <w:noProof/>
            <w:webHidden/>
          </w:rPr>
          <w:fldChar w:fldCharType="begin"/>
        </w:r>
        <w:r>
          <w:rPr>
            <w:noProof/>
            <w:webHidden/>
          </w:rPr>
          <w:instrText xml:space="preserve"> PAGEREF _Toc238197789 \h </w:instrText>
        </w:r>
        <w:r>
          <w:rPr>
            <w:noProof/>
            <w:webHidden/>
          </w:rPr>
        </w:r>
        <w:r>
          <w:rPr>
            <w:noProof/>
            <w:webHidden/>
          </w:rPr>
          <w:fldChar w:fldCharType="separate"/>
        </w:r>
        <w:r>
          <w:rPr>
            <w:noProof/>
            <w:webHidden/>
          </w:rPr>
          <w:t>210</w:t>
        </w:r>
        <w:r>
          <w:rPr>
            <w:noProof/>
            <w:webHidden/>
          </w:rPr>
          <w:fldChar w:fldCharType="end"/>
        </w:r>
      </w:hyperlink>
    </w:p>
    <w:p w14:paraId="03D32284" w14:textId="7A2791F5" w:rsidR="00097A40" w:rsidRDefault="00097A40">
      <w:pPr>
        <w:pStyle w:val="TOC3"/>
        <w:rPr>
          <w:rFonts w:asciiTheme="minorHAnsi" w:eastAsiaTheme="minorEastAsia" w:hAnsiTheme="minorHAnsi" w:cstheme="minorBidi"/>
          <w:noProof/>
          <w:kern w:val="2"/>
          <w14:ligatures w14:val="standardContextual"/>
        </w:rPr>
      </w:pPr>
      <w:hyperlink w:anchor="_Toc238197790" w:history="1">
        <w:r w:rsidRPr="00811431">
          <w:rPr>
            <w:rStyle w:val="Hyperlink"/>
            <w:noProof/>
          </w:rPr>
          <w:t>§335.</w:t>
        </w:r>
        <w:r>
          <w:rPr>
            <w:rFonts w:asciiTheme="minorHAnsi" w:eastAsiaTheme="minorEastAsia" w:hAnsiTheme="minorHAnsi" w:cstheme="minorBidi"/>
            <w:noProof/>
            <w:kern w:val="2"/>
            <w14:ligatures w14:val="standardContextual"/>
          </w:rPr>
          <w:tab/>
        </w:r>
        <w:r w:rsidRPr="00811431">
          <w:rPr>
            <w:rStyle w:val="Hyperlink"/>
            <w:noProof/>
          </w:rPr>
          <w:t>Notice of a Waiver or Extension</w:t>
        </w:r>
        <w:r>
          <w:rPr>
            <w:noProof/>
            <w:webHidden/>
          </w:rPr>
          <w:tab/>
        </w:r>
        <w:r>
          <w:rPr>
            <w:noProof/>
            <w:webHidden/>
          </w:rPr>
          <w:fldChar w:fldCharType="begin"/>
        </w:r>
        <w:r>
          <w:rPr>
            <w:noProof/>
            <w:webHidden/>
          </w:rPr>
          <w:instrText xml:space="preserve"> PAGEREF _Toc238197790 \h </w:instrText>
        </w:r>
        <w:r>
          <w:rPr>
            <w:noProof/>
            <w:webHidden/>
          </w:rPr>
        </w:r>
        <w:r>
          <w:rPr>
            <w:noProof/>
            <w:webHidden/>
          </w:rPr>
          <w:fldChar w:fldCharType="separate"/>
        </w:r>
        <w:r>
          <w:rPr>
            <w:noProof/>
            <w:webHidden/>
          </w:rPr>
          <w:t>210</w:t>
        </w:r>
        <w:r>
          <w:rPr>
            <w:noProof/>
            <w:webHidden/>
          </w:rPr>
          <w:fldChar w:fldCharType="end"/>
        </w:r>
      </w:hyperlink>
    </w:p>
    <w:p w14:paraId="55DFCC83" w14:textId="2A74E220" w:rsidR="00097A40" w:rsidRDefault="00097A40">
      <w:pPr>
        <w:pStyle w:val="TOC2"/>
        <w:rPr>
          <w:rFonts w:asciiTheme="minorHAnsi" w:eastAsiaTheme="minorEastAsia" w:hAnsiTheme="minorHAnsi" w:cstheme="minorBidi"/>
          <w:bCs w:val="0"/>
          <w:kern w:val="2"/>
          <w14:ligatures w14:val="standardContextual"/>
        </w:rPr>
      </w:pPr>
      <w:hyperlink w:anchor="_Toc238197791" w:history="1">
        <w:r w:rsidRPr="00811431">
          <w:rPr>
            <w:rStyle w:val="Hyperlink"/>
          </w:rPr>
          <w:t>Chapter 5.</w:t>
        </w:r>
        <w:r>
          <w:rPr>
            <w:rFonts w:asciiTheme="minorHAnsi" w:eastAsiaTheme="minorEastAsia" w:hAnsiTheme="minorHAnsi" w:cstheme="minorBidi"/>
            <w:bCs w:val="0"/>
            <w:kern w:val="2"/>
            <w14:ligatures w14:val="standardContextual"/>
          </w:rPr>
          <w:tab/>
        </w:r>
        <w:r w:rsidRPr="00811431">
          <w:rPr>
            <w:rStyle w:val="Hyperlink"/>
          </w:rPr>
          <w:t>Authorized Representatives</w:t>
        </w:r>
        <w:r>
          <w:rPr>
            <w:webHidden/>
          </w:rPr>
          <w:tab/>
        </w:r>
        <w:r>
          <w:rPr>
            <w:webHidden/>
          </w:rPr>
          <w:fldChar w:fldCharType="begin"/>
        </w:r>
        <w:r>
          <w:rPr>
            <w:webHidden/>
          </w:rPr>
          <w:instrText xml:space="preserve"> PAGEREF _Toc238197791 \h </w:instrText>
        </w:r>
        <w:r>
          <w:rPr>
            <w:webHidden/>
          </w:rPr>
        </w:r>
        <w:r>
          <w:rPr>
            <w:webHidden/>
          </w:rPr>
          <w:fldChar w:fldCharType="separate"/>
        </w:r>
        <w:r>
          <w:rPr>
            <w:webHidden/>
          </w:rPr>
          <w:t>210</w:t>
        </w:r>
        <w:r>
          <w:rPr>
            <w:webHidden/>
          </w:rPr>
          <w:fldChar w:fldCharType="end"/>
        </w:r>
      </w:hyperlink>
    </w:p>
    <w:p w14:paraId="05B59E07" w14:textId="4A3E1116" w:rsidR="00097A40" w:rsidRDefault="00097A40">
      <w:pPr>
        <w:pStyle w:val="TOC3"/>
        <w:rPr>
          <w:rFonts w:asciiTheme="minorHAnsi" w:eastAsiaTheme="minorEastAsia" w:hAnsiTheme="minorHAnsi" w:cstheme="minorBidi"/>
          <w:noProof/>
          <w:kern w:val="2"/>
          <w14:ligatures w14:val="standardContextual"/>
        </w:rPr>
      </w:pPr>
      <w:hyperlink w:anchor="_Toc238197792" w:history="1">
        <w:r w:rsidRPr="00811431">
          <w:rPr>
            <w:rStyle w:val="Hyperlink"/>
            <w:noProof/>
          </w:rPr>
          <w:t>§501.</w:t>
        </w:r>
        <w:r>
          <w:rPr>
            <w:rFonts w:asciiTheme="minorHAnsi" w:eastAsiaTheme="minorEastAsia" w:hAnsiTheme="minorHAnsi" w:cstheme="minorBidi"/>
            <w:noProof/>
            <w:kern w:val="2"/>
            <w14:ligatures w14:val="standardContextual"/>
          </w:rPr>
          <w:tab/>
        </w:r>
        <w:r w:rsidRPr="00811431">
          <w:rPr>
            <w:rStyle w:val="Hyperlink"/>
            <w:noProof/>
          </w:rPr>
          <w:t>Designation of Tax Matters Person</w:t>
        </w:r>
        <w:r>
          <w:rPr>
            <w:noProof/>
            <w:webHidden/>
          </w:rPr>
          <w:tab/>
        </w:r>
        <w:r>
          <w:rPr>
            <w:noProof/>
            <w:webHidden/>
          </w:rPr>
          <w:fldChar w:fldCharType="begin"/>
        </w:r>
        <w:r>
          <w:rPr>
            <w:noProof/>
            <w:webHidden/>
          </w:rPr>
          <w:instrText xml:space="preserve"> PAGEREF _Toc238197792 \h </w:instrText>
        </w:r>
        <w:r>
          <w:rPr>
            <w:noProof/>
            <w:webHidden/>
          </w:rPr>
        </w:r>
        <w:r>
          <w:rPr>
            <w:noProof/>
            <w:webHidden/>
          </w:rPr>
          <w:fldChar w:fldCharType="separate"/>
        </w:r>
        <w:r>
          <w:rPr>
            <w:noProof/>
            <w:webHidden/>
          </w:rPr>
          <w:t>210</w:t>
        </w:r>
        <w:r>
          <w:rPr>
            <w:noProof/>
            <w:webHidden/>
          </w:rPr>
          <w:fldChar w:fldCharType="end"/>
        </w:r>
      </w:hyperlink>
    </w:p>
    <w:p w14:paraId="237C1D41" w14:textId="24E7037D" w:rsidR="00097A40" w:rsidRDefault="00097A40">
      <w:pPr>
        <w:pStyle w:val="TOC2"/>
        <w:rPr>
          <w:rFonts w:asciiTheme="minorHAnsi" w:eastAsiaTheme="minorEastAsia" w:hAnsiTheme="minorHAnsi" w:cstheme="minorBidi"/>
          <w:bCs w:val="0"/>
          <w:kern w:val="2"/>
          <w14:ligatures w14:val="standardContextual"/>
        </w:rPr>
      </w:pPr>
      <w:hyperlink w:anchor="_Toc238197793" w:history="1">
        <w:r w:rsidRPr="00811431">
          <w:rPr>
            <w:rStyle w:val="Hyperlink"/>
          </w:rPr>
          <w:t>Chapter 11.</w:t>
        </w:r>
        <w:r>
          <w:rPr>
            <w:rFonts w:asciiTheme="minorHAnsi" w:eastAsiaTheme="minorEastAsia" w:hAnsiTheme="minorHAnsi" w:cstheme="minorBidi"/>
            <w:bCs w:val="0"/>
            <w:kern w:val="2"/>
            <w14:ligatures w14:val="standardContextual"/>
          </w:rPr>
          <w:tab/>
        </w:r>
        <w:r w:rsidRPr="00811431">
          <w:rPr>
            <w:rStyle w:val="Hyperlink"/>
          </w:rPr>
          <w:t>Donations</w:t>
        </w:r>
        <w:r>
          <w:rPr>
            <w:webHidden/>
          </w:rPr>
          <w:tab/>
        </w:r>
        <w:r>
          <w:rPr>
            <w:webHidden/>
          </w:rPr>
          <w:fldChar w:fldCharType="begin"/>
        </w:r>
        <w:r>
          <w:rPr>
            <w:webHidden/>
          </w:rPr>
          <w:instrText xml:space="preserve"> PAGEREF _Toc238197793 \h </w:instrText>
        </w:r>
        <w:r>
          <w:rPr>
            <w:webHidden/>
          </w:rPr>
        </w:r>
        <w:r>
          <w:rPr>
            <w:webHidden/>
          </w:rPr>
          <w:fldChar w:fldCharType="separate"/>
        </w:r>
        <w:r>
          <w:rPr>
            <w:webHidden/>
          </w:rPr>
          <w:t>212</w:t>
        </w:r>
        <w:r>
          <w:rPr>
            <w:webHidden/>
          </w:rPr>
          <w:fldChar w:fldCharType="end"/>
        </w:r>
      </w:hyperlink>
    </w:p>
    <w:p w14:paraId="6B7B0E9E" w14:textId="66186985" w:rsidR="00097A40" w:rsidRDefault="00097A40">
      <w:pPr>
        <w:pStyle w:val="TOC3"/>
        <w:rPr>
          <w:rFonts w:asciiTheme="minorHAnsi" w:eastAsiaTheme="minorEastAsia" w:hAnsiTheme="minorHAnsi" w:cstheme="minorBidi"/>
          <w:noProof/>
          <w:kern w:val="2"/>
          <w14:ligatures w14:val="standardContextual"/>
        </w:rPr>
      </w:pPr>
      <w:hyperlink w:anchor="_Toc238197794" w:history="1">
        <w:r w:rsidRPr="00811431">
          <w:rPr>
            <w:rStyle w:val="Hyperlink"/>
            <w:noProof/>
          </w:rPr>
          <w:t>§1101.</w:t>
        </w:r>
        <w:r>
          <w:rPr>
            <w:rFonts w:asciiTheme="minorHAnsi" w:eastAsiaTheme="minorEastAsia" w:hAnsiTheme="minorHAnsi" w:cstheme="minorBidi"/>
            <w:noProof/>
            <w:kern w:val="2"/>
            <w14:ligatures w14:val="standardContextual"/>
          </w:rPr>
          <w:tab/>
        </w:r>
        <w:r w:rsidRPr="00811431">
          <w:rPr>
            <w:rStyle w:val="Hyperlink"/>
            <w:noProof/>
          </w:rPr>
          <w:t>Donations to the Louisiana Military Family Assistance Fund</w:t>
        </w:r>
        <w:r>
          <w:rPr>
            <w:noProof/>
            <w:webHidden/>
          </w:rPr>
          <w:tab/>
        </w:r>
        <w:r>
          <w:rPr>
            <w:noProof/>
            <w:webHidden/>
          </w:rPr>
          <w:fldChar w:fldCharType="begin"/>
        </w:r>
        <w:r>
          <w:rPr>
            <w:noProof/>
            <w:webHidden/>
          </w:rPr>
          <w:instrText xml:space="preserve"> PAGEREF _Toc238197794 \h </w:instrText>
        </w:r>
        <w:r>
          <w:rPr>
            <w:noProof/>
            <w:webHidden/>
          </w:rPr>
        </w:r>
        <w:r>
          <w:rPr>
            <w:noProof/>
            <w:webHidden/>
          </w:rPr>
          <w:fldChar w:fldCharType="separate"/>
        </w:r>
        <w:r>
          <w:rPr>
            <w:noProof/>
            <w:webHidden/>
          </w:rPr>
          <w:t>212</w:t>
        </w:r>
        <w:r>
          <w:rPr>
            <w:noProof/>
            <w:webHidden/>
          </w:rPr>
          <w:fldChar w:fldCharType="end"/>
        </w:r>
      </w:hyperlink>
    </w:p>
    <w:p w14:paraId="6AECB297" w14:textId="5B96EF77" w:rsidR="00097A40" w:rsidRDefault="00097A40">
      <w:pPr>
        <w:pStyle w:val="TOC2"/>
        <w:rPr>
          <w:rFonts w:asciiTheme="minorHAnsi" w:eastAsiaTheme="minorEastAsia" w:hAnsiTheme="minorHAnsi" w:cstheme="minorBidi"/>
          <w:bCs w:val="0"/>
          <w:kern w:val="2"/>
          <w14:ligatures w14:val="standardContextual"/>
        </w:rPr>
      </w:pPr>
      <w:hyperlink w:anchor="_Toc238197795" w:history="1">
        <w:r w:rsidRPr="00811431">
          <w:rPr>
            <w:rStyle w:val="Hyperlink"/>
          </w:rPr>
          <w:t>Chapter 15.</w:t>
        </w:r>
        <w:r>
          <w:rPr>
            <w:rFonts w:asciiTheme="minorHAnsi" w:eastAsiaTheme="minorEastAsia" w:hAnsiTheme="minorHAnsi" w:cstheme="minorBidi"/>
            <w:bCs w:val="0"/>
            <w:kern w:val="2"/>
            <w14:ligatures w14:val="standardContextual"/>
          </w:rPr>
          <w:tab/>
        </w:r>
        <w:r w:rsidRPr="00811431">
          <w:rPr>
            <w:rStyle w:val="Hyperlink"/>
          </w:rPr>
          <w:t>Mandatory Electronic Filing of Tax Returns and Payment</w:t>
        </w:r>
        <w:r>
          <w:rPr>
            <w:webHidden/>
          </w:rPr>
          <w:tab/>
        </w:r>
        <w:r>
          <w:rPr>
            <w:webHidden/>
          </w:rPr>
          <w:fldChar w:fldCharType="begin"/>
        </w:r>
        <w:r>
          <w:rPr>
            <w:webHidden/>
          </w:rPr>
          <w:instrText xml:space="preserve"> PAGEREF _Toc238197795 \h </w:instrText>
        </w:r>
        <w:r>
          <w:rPr>
            <w:webHidden/>
          </w:rPr>
        </w:r>
        <w:r>
          <w:rPr>
            <w:webHidden/>
          </w:rPr>
          <w:fldChar w:fldCharType="separate"/>
        </w:r>
        <w:r>
          <w:rPr>
            <w:webHidden/>
          </w:rPr>
          <w:t>213</w:t>
        </w:r>
        <w:r>
          <w:rPr>
            <w:webHidden/>
          </w:rPr>
          <w:fldChar w:fldCharType="end"/>
        </w:r>
      </w:hyperlink>
    </w:p>
    <w:p w14:paraId="158C39FA" w14:textId="2FA775BC" w:rsidR="00097A40" w:rsidRDefault="00097A40">
      <w:pPr>
        <w:pStyle w:val="TOC3"/>
        <w:rPr>
          <w:rFonts w:asciiTheme="minorHAnsi" w:eastAsiaTheme="minorEastAsia" w:hAnsiTheme="minorHAnsi" w:cstheme="minorBidi"/>
          <w:noProof/>
          <w:kern w:val="2"/>
          <w14:ligatures w14:val="standardContextual"/>
        </w:rPr>
      </w:pPr>
      <w:hyperlink w:anchor="_Toc238197796" w:history="1">
        <w:r w:rsidRPr="00811431">
          <w:rPr>
            <w:rStyle w:val="Hyperlink"/>
            <w:noProof/>
          </w:rPr>
          <w:t>§1500.</w:t>
        </w:r>
        <w:r>
          <w:rPr>
            <w:rFonts w:asciiTheme="minorHAnsi" w:eastAsiaTheme="minorEastAsia" w:hAnsiTheme="minorHAnsi" w:cstheme="minorBidi"/>
            <w:noProof/>
            <w:kern w:val="2"/>
            <w14:ligatures w14:val="standardContextual"/>
          </w:rPr>
          <w:tab/>
        </w:r>
        <w:r w:rsidRPr="00811431">
          <w:rPr>
            <w:rStyle w:val="Hyperlink"/>
            <w:noProof/>
          </w:rPr>
          <w:t>General Rules for Electronic Filing and Payment</w:t>
        </w:r>
        <w:r>
          <w:rPr>
            <w:noProof/>
            <w:webHidden/>
          </w:rPr>
          <w:tab/>
        </w:r>
        <w:r>
          <w:rPr>
            <w:noProof/>
            <w:webHidden/>
          </w:rPr>
          <w:fldChar w:fldCharType="begin"/>
        </w:r>
        <w:r>
          <w:rPr>
            <w:noProof/>
            <w:webHidden/>
          </w:rPr>
          <w:instrText xml:space="preserve"> PAGEREF _Toc238197796 \h </w:instrText>
        </w:r>
        <w:r>
          <w:rPr>
            <w:noProof/>
            <w:webHidden/>
          </w:rPr>
        </w:r>
        <w:r>
          <w:rPr>
            <w:noProof/>
            <w:webHidden/>
          </w:rPr>
          <w:fldChar w:fldCharType="separate"/>
        </w:r>
        <w:r>
          <w:rPr>
            <w:noProof/>
            <w:webHidden/>
          </w:rPr>
          <w:t>213</w:t>
        </w:r>
        <w:r>
          <w:rPr>
            <w:noProof/>
            <w:webHidden/>
          </w:rPr>
          <w:fldChar w:fldCharType="end"/>
        </w:r>
      </w:hyperlink>
    </w:p>
    <w:p w14:paraId="3F98EDAF" w14:textId="6312E56A" w:rsidR="00097A40" w:rsidRDefault="00097A40">
      <w:pPr>
        <w:pStyle w:val="TOC3"/>
        <w:rPr>
          <w:rFonts w:asciiTheme="minorHAnsi" w:eastAsiaTheme="minorEastAsia" w:hAnsiTheme="minorHAnsi" w:cstheme="minorBidi"/>
          <w:noProof/>
          <w:kern w:val="2"/>
          <w14:ligatures w14:val="standardContextual"/>
        </w:rPr>
      </w:pPr>
      <w:hyperlink w:anchor="_Toc238197797" w:history="1">
        <w:r w:rsidRPr="00811431">
          <w:rPr>
            <w:rStyle w:val="Hyperlink"/>
            <w:noProof/>
          </w:rPr>
          <w:t>§1501.</w:t>
        </w:r>
        <w:r>
          <w:rPr>
            <w:rFonts w:asciiTheme="minorHAnsi" w:eastAsiaTheme="minorEastAsia" w:hAnsiTheme="minorHAnsi" w:cstheme="minorBidi"/>
            <w:noProof/>
            <w:kern w:val="2"/>
            <w14:ligatures w14:val="standardContextual"/>
          </w:rPr>
          <w:tab/>
        </w:r>
        <w:r w:rsidRPr="00811431">
          <w:rPr>
            <w:rStyle w:val="Hyperlink"/>
            <w:noProof/>
          </w:rPr>
          <w:t>Requirement for Tax Preparers to File Income Tax Returns Electronically</w:t>
        </w:r>
        <w:r>
          <w:rPr>
            <w:noProof/>
            <w:webHidden/>
          </w:rPr>
          <w:tab/>
        </w:r>
        <w:r>
          <w:rPr>
            <w:noProof/>
            <w:webHidden/>
          </w:rPr>
          <w:fldChar w:fldCharType="begin"/>
        </w:r>
        <w:r>
          <w:rPr>
            <w:noProof/>
            <w:webHidden/>
          </w:rPr>
          <w:instrText xml:space="preserve"> PAGEREF _Toc238197797 \h </w:instrText>
        </w:r>
        <w:r>
          <w:rPr>
            <w:noProof/>
            <w:webHidden/>
          </w:rPr>
        </w:r>
        <w:r>
          <w:rPr>
            <w:noProof/>
            <w:webHidden/>
          </w:rPr>
          <w:fldChar w:fldCharType="separate"/>
        </w:r>
        <w:r>
          <w:rPr>
            <w:noProof/>
            <w:webHidden/>
          </w:rPr>
          <w:t>213</w:t>
        </w:r>
        <w:r>
          <w:rPr>
            <w:noProof/>
            <w:webHidden/>
          </w:rPr>
          <w:fldChar w:fldCharType="end"/>
        </w:r>
      </w:hyperlink>
    </w:p>
    <w:p w14:paraId="68E31F73" w14:textId="55866562" w:rsidR="00097A40" w:rsidRDefault="00097A40">
      <w:pPr>
        <w:pStyle w:val="TOC3"/>
        <w:rPr>
          <w:rFonts w:asciiTheme="minorHAnsi" w:eastAsiaTheme="minorEastAsia" w:hAnsiTheme="minorHAnsi" w:cstheme="minorBidi"/>
          <w:noProof/>
          <w:kern w:val="2"/>
          <w14:ligatures w14:val="standardContextual"/>
        </w:rPr>
      </w:pPr>
      <w:hyperlink w:anchor="_Toc238197798" w:history="1">
        <w:r w:rsidRPr="00811431">
          <w:rPr>
            <w:rStyle w:val="Hyperlink"/>
            <w:noProof/>
          </w:rPr>
          <w:t>§1502.</w:t>
        </w:r>
        <w:r>
          <w:rPr>
            <w:rFonts w:asciiTheme="minorHAnsi" w:eastAsiaTheme="minorEastAsia" w:hAnsiTheme="minorHAnsi" w:cstheme="minorBidi"/>
            <w:noProof/>
            <w:kern w:val="2"/>
            <w14:ligatures w14:val="standardContextual"/>
          </w:rPr>
          <w:tab/>
        </w:r>
        <w:r w:rsidRPr="00811431">
          <w:rPr>
            <w:rStyle w:val="Hyperlink"/>
            <w:noProof/>
          </w:rPr>
          <w:t>Returns Required to be Filed Electronically</w:t>
        </w:r>
        <w:r>
          <w:rPr>
            <w:noProof/>
            <w:webHidden/>
          </w:rPr>
          <w:tab/>
        </w:r>
        <w:r>
          <w:rPr>
            <w:noProof/>
            <w:webHidden/>
          </w:rPr>
          <w:fldChar w:fldCharType="begin"/>
        </w:r>
        <w:r>
          <w:rPr>
            <w:noProof/>
            <w:webHidden/>
          </w:rPr>
          <w:instrText xml:space="preserve"> PAGEREF _Toc238197798 \h </w:instrText>
        </w:r>
        <w:r>
          <w:rPr>
            <w:noProof/>
            <w:webHidden/>
          </w:rPr>
        </w:r>
        <w:r>
          <w:rPr>
            <w:noProof/>
            <w:webHidden/>
          </w:rPr>
          <w:fldChar w:fldCharType="separate"/>
        </w:r>
        <w:r>
          <w:rPr>
            <w:noProof/>
            <w:webHidden/>
          </w:rPr>
          <w:t>214</w:t>
        </w:r>
        <w:r>
          <w:rPr>
            <w:noProof/>
            <w:webHidden/>
          </w:rPr>
          <w:fldChar w:fldCharType="end"/>
        </w:r>
      </w:hyperlink>
    </w:p>
    <w:p w14:paraId="6C3A668D" w14:textId="4739D3D0" w:rsidR="00097A40" w:rsidRDefault="00097A40">
      <w:pPr>
        <w:pStyle w:val="TOC3"/>
        <w:rPr>
          <w:rFonts w:asciiTheme="minorHAnsi" w:eastAsiaTheme="minorEastAsia" w:hAnsiTheme="minorHAnsi" w:cstheme="minorBidi"/>
          <w:noProof/>
          <w:kern w:val="2"/>
          <w14:ligatures w14:val="standardContextual"/>
        </w:rPr>
      </w:pPr>
      <w:hyperlink w:anchor="_Toc238197799" w:history="1">
        <w:r w:rsidRPr="00811431">
          <w:rPr>
            <w:rStyle w:val="Hyperlink"/>
            <w:noProof/>
          </w:rPr>
          <w:t>§1503.</w:t>
        </w:r>
        <w:r>
          <w:rPr>
            <w:rFonts w:asciiTheme="minorHAnsi" w:eastAsiaTheme="minorEastAsia" w:hAnsiTheme="minorHAnsi" w:cstheme="minorBidi"/>
            <w:noProof/>
            <w:kern w:val="2"/>
            <w14:ligatures w14:val="standardContextual"/>
          </w:rPr>
          <w:tab/>
        </w:r>
        <w:r w:rsidRPr="00811431">
          <w:rPr>
            <w:rStyle w:val="Hyperlink"/>
            <w:noProof/>
          </w:rPr>
          <w:t>Corporation Franchise Tax Returns—Electronic Filing Requirements</w:t>
        </w:r>
        <w:r>
          <w:rPr>
            <w:noProof/>
            <w:webHidden/>
          </w:rPr>
          <w:tab/>
        </w:r>
        <w:r>
          <w:rPr>
            <w:noProof/>
            <w:webHidden/>
          </w:rPr>
          <w:fldChar w:fldCharType="begin"/>
        </w:r>
        <w:r>
          <w:rPr>
            <w:noProof/>
            <w:webHidden/>
          </w:rPr>
          <w:instrText xml:space="preserve"> PAGEREF _Toc238197799 \h </w:instrText>
        </w:r>
        <w:r>
          <w:rPr>
            <w:noProof/>
            <w:webHidden/>
          </w:rPr>
        </w:r>
        <w:r>
          <w:rPr>
            <w:noProof/>
            <w:webHidden/>
          </w:rPr>
          <w:fldChar w:fldCharType="separate"/>
        </w:r>
        <w:r>
          <w:rPr>
            <w:noProof/>
            <w:webHidden/>
          </w:rPr>
          <w:t>214</w:t>
        </w:r>
        <w:r>
          <w:rPr>
            <w:noProof/>
            <w:webHidden/>
          </w:rPr>
          <w:fldChar w:fldCharType="end"/>
        </w:r>
      </w:hyperlink>
    </w:p>
    <w:p w14:paraId="177D1F05" w14:textId="0ED48846" w:rsidR="00097A40" w:rsidRDefault="00097A40">
      <w:pPr>
        <w:pStyle w:val="TOC3"/>
        <w:rPr>
          <w:rFonts w:asciiTheme="minorHAnsi" w:eastAsiaTheme="minorEastAsia" w:hAnsiTheme="minorHAnsi" w:cstheme="minorBidi"/>
          <w:noProof/>
          <w:kern w:val="2"/>
          <w14:ligatures w14:val="standardContextual"/>
        </w:rPr>
      </w:pPr>
      <w:hyperlink w:anchor="_Toc238197800" w:history="1">
        <w:r w:rsidRPr="00811431">
          <w:rPr>
            <w:rStyle w:val="Hyperlink"/>
            <w:noProof/>
          </w:rPr>
          <w:t>§1504.</w:t>
        </w:r>
        <w:r>
          <w:rPr>
            <w:rFonts w:asciiTheme="minorHAnsi" w:eastAsiaTheme="minorEastAsia" w:hAnsiTheme="minorHAnsi" w:cstheme="minorBidi"/>
            <w:noProof/>
            <w:kern w:val="2"/>
            <w14:ligatures w14:val="standardContextual"/>
          </w:rPr>
          <w:tab/>
        </w:r>
        <w:r w:rsidRPr="00811431">
          <w:rPr>
            <w:rStyle w:val="Hyperlink"/>
            <w:noProof/>
          </w:rPr>
          <w:t>Payments Required to be Made Electronically</w:t>
        </w:r>
        <w:r>
          <w:rPr>
            <w:noProof/>
            <w:webHidden/>
          </w:rPr>
          <w:tab/>
        </w:r>
        <w:r>
          <w:rPr>
            <w:noProof/>
            <w:webHidden/>
          </w:rPr>
          <w:fldChar w:fldCharType="begin"/>
        </w:r>
        <w:r>
          <w:rPr>
            <w:noProof/>
            <w:webHidden/>
          </w:rPr>
          <w:instrText xml:space="preserve"> PAGEREF _Toc238197800 \h </w:instrText>
        </w:r>
        <w:r>
          <w:rPr>
            <w:noProof/>
            <w:webHidden/>
          </w:rPr>
        </w:r>
        <w:r>
          <w:rPr>
            <w:noProof/>
            <w:webHidden/>
          </w:rPr>
          <w:fldChar w:fldCharType="separate"/>
        </w:r>
        <w:r>
          <w:rPr>
            <w:noProof/>
            <w:webHidden/>
          </w:rPr>
          <w:t>215</w:t>
        </w:r>
        <w:r>
          <w:rPr>
            <w:noProof/>
            <w:webHidden/>
          </w:rPr>
          <w:fldChar w:fldCharType="end"/>
        </w:r>
      </w:hyperlink>
    </w:p>
    <w:p w14:paraId="361BB698" w14:textId="673F8241" w:rsidR="00097A40" w:rsidRDefault="00097A40">
      <w:pPr>
        <w:pStyle w:val="TOC3"/>
        <w:rPr>
          <w:rFonts w:asciiTheme="minorHAnsi" w:eastAsiaTheme="minorEastAsia" w:hAnsiTheme="minorHAnsi" w:cstheme="minorBidi"/>
          <w:noProof/>
          <w:kern w:val="2"/>
          <w14:ligatures w14:val="standardContextual"/>
        </w:rPr>
      </w:pPr>
      <w:hyperlink w:anchor="_Toc238197801" w:history="1">
        <w:r w:rsidRPr="00811431">
          <w:rPr>
            <w:rStyle w:val="Hyperlink"/>
            <w:noProof/>
          </w:rPr>
          <w:t>§1505.</w:t>
        </w:r>
        <w:r>
          <w:rPr>
            <w:rFonts w:asciiTheme="minorHAnsi" w:eastAsiaTheme="minorEastAsia" w:hAnsiTheme="minorHAnsi" w:cstheme="minorBidi"/>
            <w:noProof/>
            <w:kern w:val="2"/>
            <w14:ligatures w14:val="standardContextual"/>
          </w:rPr>
          <w:tab/>
        </w:r>
        <w:r w:rsidRPr="00811431">
          <w:rPr>
            <w:rStyle w:val="Hyperlink"/>
            <w:noProof/>
          </w:rPr>
          <w:t>Corporation Income Tax Returns—Electronic Filing Requirements</w:t>
        </w:r>
        <w:r>
          <w:rPr>
            <w:noProof/>
            <w:webHidden/>
          </w:rPr>
          <w:tab/>
        </w:r>
        <w:r>
          <w:rPr>
            <w:noProof/>
            <w:webHidden/>
          </w:rPr>
          <w:fldChar w:fldCharType="begin"/>
        </w:r>
        <w:r>
          <w:rPr>
            <w:noProof/>
            <w:webHidden/>
          </w:rPr>
          <w:instrText xml:space="preserve"> PAGEREF _Toc238197801 \h </w:instrText>
        </w:r>
        <w:r>
          <w:rPr>
            <w:noProof/>
            <w:webHidden/>
          </w:rPr>
        </w:r>
        <w:r>
          <w:rPr>
            <w:noProof/>
            <w:webHidden/>
          </w:rPr>
          <w:fldChar w:fldCharType="separate"/>
        </w:r>
        <w:r>
          <w:rPr>
            <w:noProof/>
            <w:webHidden/>
          </w:rPr>
          <w:t>215</w:t>
        </w:r>
        <w:r>
          <w:rPr>
            <w:noProof/>
            <w:webHidden/>
          </w:rPr>
          <w:fldChar w:fldCharType="end"/>
        </w:r>
      </w:hyperlink>
    </w:p>
    <w:p w14:paraId="6038AC66" w14:textId="437C484C" w:rsidR="00097A40" w:rsidRDefault="00097A40">
      <w:pPr>
        <w:pStyle w:val="TOC3"/>
        <w:rPr>
          <w:rFonts w:asciiTheme="minorHAnsi" w:eastAsiaTheme="minorEastAsia" w:hAnsiTheme="minorHAnsi" w:cstheme="minorBidi"/>
          <w:noProof/>
          <w:kern w:val="2"/>
          <w14:ligatures w14:val="standardContextual"/>
        </w:rPr>
      </w:pPr>
      <w:hyperlink w:anchor="_Toc238197802" w:history="1">
        <w:r w:rsidRPr="00811431">
          <w:rPr>
            <w:rStyle w:val="Hyperlink"/>
            <w:noProof/>
          </w:rPr>
          <w:t>§1507.</w:t>
        </w:r>
        <w:r>
          <w:rPr>
            <w:rFonts w:asciiTheme="minorHAnsi" w:eastAsiaTheme="minorEastAsia" w:hAnsiTheme="minorHAnsi" w:cstheme="minorBidi"/>
            <w:noProof/>
            <w:kern w:val="2"/>
            <w14:ligatures w14:val="standardContextual"/>
          </w:rPr>
          <w:tab/>
        </w:r>
        <w:r w:rsidRPr="00811431">
          <w:rPr>
            <w:rStyle w:val="Hyperlink"/>
            <w:noProof/>
          </w:rPr>
          <w:t>Partnership Returns—Electronic Filing Requirements</w:t>
        </w:r>
        <w:r>
          <w:rPr>
            <w:noProof/>
            <w:webHidden/>
          </w:rPr>
          <w:tab/>
        </w:r>
        <w:r>
          <w:rPr>
            <w:noProof/>
            <w:webHidden/>
          </w:rPr>
          <w:fldChar w:fldCharType="begin"/>
        </w:r>
        <w:r>
          <w:rPr>
            <w:noProof/>
            <w:webHidden/>
          </w:rPr>
          <w:instrText xml:space="preserve"> PAGEREF _Toc238197802 \h </w:instrText>
        </w:r>
        <w:r>
          <w:rPr>
            <w:noProof/>
            <w:webHidden/>
          </w:rPr>
        </w:r>
        <w:r>
          <w:rPr>
            <w:noProof/>
            <w:webHidden/>
          </w:rPr>
          <w:fldChar w:fldCharType="separate"/>
        </w:r>
        <w:r>
          <w:rPr>
            <w:noProof/>
            <w:webHidden/>
          </w:rPr>
          <w:t>215</w:t>
        </w:r>
        <w:r>
          <w:rPr>
            <w:noProof/>
            <w:webHidden/>
          </w:rPr>
          <w:fldChar w:fldCharType="end"/>
        </w:r>
      </w:hyperlink>
    </w:p>
    <w:p w14:paraId="793AB452" w14:textId="4C5843EF" w:rsidR="00097A40" w:rsidRDefault="00097A40">
      <w:pPr>
        <w:pStyle w:val="TOC3"/>
        <w:rPr>
          <w:rFonts w:asciiTheme="minorHAnsi" w:eastAsiaTheme="minorEastAsia" w:hAnsiTheme="minorHAnsi" w:cstheme="minorBidi"/>
          <w:noProof/>
          <w:kern w:val="2"/>
          <w14:ligatures w14:val="standardContextual"/>
        </w:rPr>
      </w:pPr>
      <w:hyperlink w:anchor="_Toc238197803" w:history="1">
        <w:r w:rsidRPr="00811431">
          <w:rPr>
            <w:rStyle w:val="Hyperlink"/>
            <w:noProof/>
          </w:rPr>
          <w:t>§1527.</w:t>
        </w:r>
        <w:r>
          <w:rPr>
            <w:rFonts w:asciiTheme="minorHAnsi" w:eastAsiaTheme="minorEastAsia" w:hAnsiTheme="minorHAnsi" w:cstheme="minorBidi"/>
            <w:noProof/>
            <w:kern w:val="2"/>
            <w14:ligatures w14:val="standardContextual"/>
          </w:rPr>
          <w:tab/>
        </w:r>
        <w:r w:rsidRPr="00811431">
          <w:rPr>
            <w:rStyle w:val="Hyperlink"/>
            <w:noProof/>
          </w:rPr>
          <w:t xml:space="preserve">Electronic Filing Mandate for Reports and Returns related to the Sports Facility </w:t>
        </w:r>
        <w:r w:rsidR="00AF136C">
          <w:rPr>
            <w:rStyle w:val="Hyperlink"/>
            <w:noProof/>
          </w:rPr>
          <w:br/>
        </w:r>
        <w:r w:rsidRPr="00811431">
          <w:rPr>
            <w:rStyle w:val="Hyperlink"/>
            <w:noProof/>
          </w:rPr>
          <w:t>Assistance Fund</w:t>
        </w:r>
        <w:r>
          <w:rPr>
            <w:noProof/>
            <w:webHidden/>
          </w:rPr>
          <w:tab/>
        </w:r>
        <w:r>
          <w:rPr>
            <w:noProof/>
            <w:webHidden/>
          </w:rPr>
          <w:fldChar w:fldCharType="begin"/>
        </w:r>
        <w:r>
          <w:rPr>
            <w:noProof/>
            <w:webHidden/>
          </w:rPr>
          <w:instrText xml:space="preserve"> PAGEREF _Toc238197803 \h </w:instrText>
        </w:r>
        <w:r>
          <w:rPr>
            <w:noProof/>
            <w:webHidden/>
          </w:rPr>
        </w:r>
        <w:r>
          <w:rPr>
            <w:noProof/>
            <w:webHidden/>
          </w:rPr>
          <w:fldChar w:fldCharType="separate"/>
        </w:r>
        <w:r>
          <w:rPr>
            <w:noProof/>
            <w:webHidden/>
          </w:rPr>
          <w:t>216</w:t>
        </w:r>
        <w:r>
          <w:rPr>
            <w:noProof/>
            <w:webHidden/>
          </w:rPr>
          <w:fldChar w:fldCharType="end"/>
        </w:r>
      </w:hyperlink>
    </w:p>
    <w:p w14:paraId="5C24A3E0" w14:textId="3CBB4383" w:rsidR="00097A40" w:rsidRDefault="00097A40">
      <w:pPr>
        <w:pStyle w:val="TOC3"/>
        <w:rPr>
          <w:rFonts w:asciiTheme="minorHAnsi" w:eastAsiaTheme="minorEastAsia" w:hAnsiTheme="minorHAnsi" w:cstheme="minorBidi"/>
          <w:noProof/>
          <w:kern w:val="2"/>
          <w14:ligatures w14:val="standardContextual"/>
        </w:rPr>
      </w:pPr>
      <w:hyperlink w:anchor="_Toc238197804" w:history="1">
        <w:r w:rsidRPr="00811431">
          <w:rPr>
            <w:rStyle w:val="Hyperlink"/>
            <w:noProof/>
          </w:rPr>
          <w:t>§1532.</w:t>
        </w:r>
        <w:r>
          <w:rPr>
            <w:rFonts w:asciiTheme="minorHAnsi" w:eastAsiaTheme="minorEastAsia" w:hAnsiTheme="minorHAnsi" w:cstheme="minorBidi"/>
            <w:noProof/>
            <w:kern w:val="2"/>
            <w14:ligatures w14:val="standardContextual"/>
          </w:rPr>
          <w:tab/>
        </w:r>
        <w:r w:rsidRPr="00811431">
          <w:rPr>
            <w:rStyle w:val="Hyperlink"/>
            <w:noProof/>
          </w:rPr>
          <w:t>Payment of Taxes by Credit or Debit Cards; Other</w:t>
        </w:r>
        <w:r>
          <w:rPr>
            <w:noProof/>
            <w:webHidden/>
          </w:rPr>
          <w:tab/>
        </w:r>
        <w:r>
          <w:rPr>
            <w:noProof/>
            <w:webHidden/>
          </w:rPr>
          <w:fldChar w:fldCharType="begin"/>
        </w:r>
        <w:r>
          <w:rPr>
            <w:noProof/>
            <w:webHidden/>
          </w:rPr>
          <w:instrText xml:space="preserve"> PAGEREF _Toc238197804 \h </w:instrText>
        </w:r>
        <w:r>
          <w:rPr>
            <w:noProof/>
            <w:webHidden/>
          </w:rPr>
        </w:r>
        <w:r>
          <w:rPr>
            <w:noProof/>
            <w:webHidden/>
          </w:rPr>
          <w:fldChar w:fldCharType="separate"/>
        </w:r>
        <w:r>
          <w:rPr>
            <w:noProof/>
            <w:webHidden/>
          </w:rPr>
          <w:t>217</w:t>
        </w:r>
        <w:r>
          <w:rPr>
            <w:noProof/>
            <w:webHidden/>
          </w:rPr>
          <w:fldChar w:fldCharType="end"/>
        </w:r>
      </w:hyperlink>
    </w:p>
    <w:p w14:paraId="04AFAC69" w14:textId="355CCF9E" w:rsidR="00097A40" w:rsidRDefault="00097A40">
      <w:pPr>
        <w:pStyle w:val="TOC3"/>
        <w:rPr>
          <w:rFonts w:asciiTheme="minorHAnsi" w:eastAsiaTheme="minorEastAsia" w:hAnsiTheme="minorHAnsi" w:cstheme="minorBidi"/>
          <w:noProof/>
          <w:kern w:val="2"/>
          <w14:ligatures w14:val="standardContextual"/>
        </w:rPr>
      </w:pPr>
      <w:hyperlink w:anchor="_Toc238197805" w:history="1">
        <w:r w:rsidRPr="00811431">
          <w:rPr>
            <w:rStyle w:val="Hyperlink"/>
            <w:noProof/>
          </w:rPr>
          <w:t>§1537.</w:t>
        </w:r>
        <w:r>
          <w:rPr>
            <w:rFonts w:asciiTheme="minorHAnsi" w:eastAsiaTheme="minorEastAsia" w:hAnsiTheme="minorHAnsi" w:cstheme="minorBidi"/>
            <w:noProof/>
            <w:kern w:val="2"/>
            <w14:ligatures w14:val="standardContextual"/>
          </w:rPr>
          <w:tab/>
        </w:r>
        <w:r w:rsidRPr="00811431">
          <w:rPr>
            <w:rStyle w:val="Hyperlink"/>
            <w:noProof/>
          </w:rPr>
          <w:t>Remote Seller Tax Return—Electronic Filing Requirements</w:t>
        </w:r>
        <w:r>
          <w:rPr>
            <w:noProof/>
            <w:webHidden/>
          </w:rPr>
          <w:tab/>
        </w:r>
        <w:r>
          <w:rPr>
            <w:noProof/>
            <w:webHidden/>
          </w:rPr>
          <w:fldChar w:fldCharType="begin"/>
        </w:r>
        <w:r>
          <w:rPr>
            <w:noProof/>
            <w:webHidden/>
          </w:rPr>
          <w:instrText xml:space="preserve"> PAGEREF _Toc238197805 \h </w:instrText>
        </w:r>
        <w:r>
          <w:rPr>
            <w:noProof/>
            <w:webHidden/>
          </w:rPr>
        </w:r>
        <w:r>
          <w:rPr>
            <w:noProof/>
            <w:webHidden/>
          </w:rPr>
          <w:fldChar w:fldCharType="separate"/>
        </w:r>
        <w:r>
          <w:rPr>
            <w:noProof/>
            <w:webHidden/>
          </w:rPr>
          <w:t>219</w:t>
        </w:r>
        <w:r>
          <w:rPr>
            <w:noProof/>
            <w:webHidden/>
          </w:rPr>
          <w:fldChar w:fldCharType="end"/>
        </w:r>
      </w:hyperlink>
    </w:p>
    <w:p w14:paraId="6275D810" w14:textId="3B39B452" w:rsidR="00097A40" w:rsidRDefault="00097A40">
      <w:pPr>
        <w:pStyle w:val="TOC3"/>
        <w:rPr>
          <w:rFonts w:asciiTheme="minorHAnsi" w:eastAsiaTheme="minorEastAsia" w:hAnsiTheme="minorHAnsi" w:cstheme="minorBidi"/>
          <w:noProof/>
          <w:kern w:val="2"/>
          <w14:ligatures w14:val="standardContextual"/>
        </w:rPr>
      </w:pPr>
      <w:hyperlink w:anchor="_Toc238197806" w:history="1">
        <w:r w:rsidRPr="00811431">
          <w:rPr>
            <w:rStyle w:val="Hyperlink"/>
            <w:noProof/>
          </w:rPr>
          <w:t>§1538.</w:t>
        </w:r>
        <w:r>
          <w:rPr>
            <w:rFonts w:asciiTheme="minorHAnsi" w:eastAsiaTheme="minorEastAsia" w:hAnsiTheme="minorHAnsi" w:cstheme="minorBidi"/>
            <w:noProof/>
            <w:kern w:val="2"/>
            <w14:ligatures w14:val="standardContextual"/>
          </w:rPr>
          <w:tab/>
        </w:r>
        <w:r w:rsidRPr="00811431">
          <w:rPr>
            <w:rStyle w:val="Hyperlink"/>
            <w:noProof/>
          </w:rPr>
          <w:t>Remote Seller Derived Sales and Use Tax - Electronic Payment Required</w:t>
        </w:r>
        <w:r>
          <w:rPr>
            <w:noProof/>
            <w:webHidden/>
          </w:rPr>
          <w:tab/>
        </w:r>
        <w:r>
          <w:rPr>
            <w:noProof/>
            <w:webHidden/>
          </w:rPr>
          <w:fldChar w:fldCharType="begin"/>
        </w:r>
        <w:r>
          <w:rPr>
            <w:noProof/>
            <w:webHidden/>
          </w:rPr>
          <w:instrText xml:space="preserve"> PAGEREF _Toc238197806 \h </w:instrText>
        </w:r>
        <w:r>
          <w:rPr>
            <w:noProof/>
            <w:webHidden/>
          </w:rPr>
        </w:r>
        <w:r>
          <w:rPr>
            <w:noProof/>
            <w:webHidden/>
          </w:rPr>
          <w:fldChar w:fldCharType="separate"/>
        </w:r>
        <w:r>
          <w:rPr>
            <w:noProof/>
            <w:webHidden/>
          </w:rPr>
          <w:t>219</w:t>
        </w:r>
        <w:r>
          <w:rPr>
            <w:noProof/>
            <w:webHidden/>
          </w:rPr>
          <w:fldChar w:fldCharType="end"/>
        </w:r>
      </w:hyperlink>
    </w:p>
    <w:p w14:paraId="5DEEC630" w14:textId="1454C10B" w:rsidR="00097A40" w:rsidRDefault="00097A40">
      <w:pPr>
        <w:pStyle w:val="TOC2"/>
        <w:rPr>
          <w:rFonts w:asciiTheme="minorHAnsi" w:eastAsiaTheme="minorEastAsia" w:hAnsiTheme="minorHAnsi" w:cstheme="minorBidi"/>
          <w:bCs w:val="0"/>
          <w:kern w:val="2"/>
          <w14:ligatures w14:val="standardContextual"/>
        </w:rPr>
      </w:pPr>
      <w:hyperlink w:anchor="_Toc238197807" w:history="1">
        <w:r w:rsidRPr="00811431">
          <w:rPr>
            <w:rStyle w:val="Hyperlink"/>
          </w:rPr>
          <w:t>Chapter 17.</w:t>
        </w:r>
        <w:r>
          <w:rPr>
            <w:rFonts w:asciiTheme="minorHAnsi" w:eastAsiaTheme="minorEastAsia" w:hAnsiTheme="minorHAnsi" w:cstheme="minorBidi"/>
            <w:bCs w:val="0"/>
            <w:kern w:val="2"/>
            <w14:ligatures w14:val="standardContextual"/>
          </w:rPr>
          <w:tab/>
        </w:r>
        <w:r w:rsidRPr="00811431">
          <w:rPr>
            <w:rStyle w:val="Hyperlink"/>
          </w:rPr>
          <w:t>Administrative Fees</w:t>
        </w:r>
        <w:r>
          <w:rPr>
            <w:webHidden/>
          </w:rPr>
          <w:tab/>
        </w:r>
        <w:r>
          <w:rPr>
            <w:webHidden/>
          </w:rPr>
          <w:fldChar w:fldCharType="begin"/>
        </w:r>
        <w:r>
          <w:rPr>
            <w:webHidden/>
          </w:rPr>
          <w:instrText xml:space="preserve"> PAGEREF _Toc238197807 \h </w:instrText>
        </w:r>
        <w:r>
          <w:rPr>
            <w:webHidden/>
          </w:rPr>
        </w:r>
        <w:r>
          <w:rPr>
            <w:webHidden/>
          </w:rPr>
          <w:fldChar w:fldCharType="separate"/>
        </w:r>
        <w:r>
          <w:rPr>
            <w:webHidden/>
          </w:rPr>
          <w:t>219</w:t>
        </w:r>
        <w:r>
          <w:rPr>
            <w:webHidden/>
          </w:rPr>
          <w:fldChar w:fldCharType="end"/>
        </w:r>
      </w:hyperlink>
    </w:p>
    <w:p w14:paraId="2C35FA41" w14:textId="7133184A" w:rsidR="00097A40" w:rsidRDefault="00097A40">
      <w:pPr>
        <w:pStyle w:val="TOC3"/>
        <w:rPr>
          <w:rFonts w:asciiTheme="minorHAnsi" w:eastAsiaTheme="minorEastAsia" w:hAnsiTheme="minorHAnsi" w:cstheme="minorBidi"/>
          <w:noProof/>
          <w:kern w:val="2"/>
          <w14:ligatures w14:val="standardContextual"/>
        </w:rPr>
      </w:pPr>
      <w:hyperlink w:anchor="_Toc238197808" w:history="1">
        <w:r w:rsidRPr="00811431">
          <w:rPr>
            <w:rStyle w:val="Hyperlink"/>
            <w:noProof/>
          </w:rPr>
          <w:t>§1701.</w:t>
        </w:r>
        <w:r>
          <w:rPr>
            <w:rFonts w:asciiTheme="minorHAnsi" w:eastAsiaTheme="minorEastAsia" w:hAnsiTheme="minorHAnsi" w:cstheme="minorBidi"/>
            <w:noProof/>
            <w:kern w:val="2"/>
            <w14:ligatures w14:val="standardContextual"/>
          </w:rPr>
          <w:tab/>
        </w:r>
        <w:r w:rsidRPr="00811431">
          <w:rPr>
            <w:rStyle w:val="Hyperlink"/>
            <w:noProof/>
          </w:rPr>
          <w:t xml:space="preserve">Fees for Searching for Returns and Other Documents, Authenticating and Certifying </w:t>
        </w:r>
        <w:r w:rsidR="00AF136C">
          <w:rPr>
            <w:rStyle w:val="Hyperlink"/>
            <w:noProof/>
          </w:rPr>
          <w:br/>
        </w:r>
        <w:r w:rsidRPr="00811431">
          <w:rPr>
            <w:rStyle w:val="Hyperlink"/>
            <w:noProof/>
          </w:rPr>
          <w:t>Copies of Records</w:t>
        </w:r>
        <w:r>
          <w:rPr>
            <w:noProof/>
            <w:webHidden/>
          </w:rPr>
          <w:tab/>
        </w:r>
        <w:r>
          <w:rPr>
            <w:noProof/>
            <w:webHidden/>
          </w:rPr>
          <w:fldChar w:fldCharType="begin"/>
        </w:r>
        <w:r>
          <w:rPr>
            <w:noProof/>
            <w:webHidden/>
          </w:rPr>
          <w:instrText xml:space="preserve"> PAGEREF _Toc238197808 \h </w:instrText>
        </w:r>
        <w:r>
          <w:rPr>
            <w:noProof/>
            <w:webHidden/>
          </w:rPr>
        </w:r>
        <w:r>
          <w:rPr>
            <w:noProof/>
            <w:webHidden/>
          </w:rPr>
          <w:fldChar w:fldCharType="separate"/>
        </w:r>
        <w:r>
          <w:rPr>
            <w:noProof/>
            <w:webHidden/>
          </w:rPr>
          <w:t>219</w:t>
        </w:r>
        <w:r>
          <w:rPr>
            <w:noProof/>
            <w:webHidden/>
          </w:rPr>
          <w:fldChar w:fldCharType="end"/>
        </w:r>
      </w:hyperlink>
    </w:p>
    <w:p w14:paraId="2DCE48C9" w14:textId="3520E9DD" w:rsidR="00097A40" w:rsidRDefault="00097A40" w:rsidP="00AF136C">
      <w:pPr>
        <w:pStyle w:val="TOC2"/>
        <w:rPr>
          <w:rFonts w:asciiTheme="minorHAnsi" w:eastAsiaTheme="minorEastAsia" w:hAnsiTheme="minorHAnsi" w:cstheme="minorBidi"/>
          <w:bCs w:val="0"/>
          <w:kern w:val="2"/>
          <w14:ligatures w14:val="standardContextual"/>
        </w:rPr>
      </w:pPr>
      <w:hyperlink w:anchor="_Toc238197809" w:history="1">
        <w:r w:rsidRPr="00811431">
          <w:rPr>
            <w:rStyle w:val="Hyperlink"/>
          </w:rPr>
          <w:t>Chapter 21.</w:t>
        </w:r>
        <w:r>
          <w:rPr>
            <w:rFonts w:asciiTheme="minorHAnsi" w:eastAsiaTheme="minorEastAsia" w:hAnsiTheme="minorHAnsi" w:cstheme="minorBidi"/>
            <w:bCs w:val="0"/>
            <w:kern w:val="2"/>
            <w14:ligatures w14:val="standardContextual"/>
          </w:rPr>
          <w:tab/>
        </w:r>
        <w:r w:rsidRPr="00811431">
          <w:rPr>
            <w:rStyle w:val="Hyperlink"/>
          </w:rPr>
          <w:t>Interest and Penalties</w:t>
        </w:r>
        <w:r>
          <w:rPr>
            <w:webHidden/>
          </w:rPr>
          <w:tab/>
        </w:r>
        <w:r>
          <w:rPr>
            <w:webHidden/>
          </w:rPr>
          <w:fldChar w:fldCharType="begin"/>
        </w:r>
        <w:r>
          <w:rPr>
            <w:webHidden/>
          </w:rPr>
          <w:instrText xml:space="preserve"> PAGEREF _Toc238197809 \h </w:instrText>
        </w:r>
        <w:r>
          <w:rPr>
            <w:webHidden/>
          </w:rPr>
        </w:r>
        <w:r>
          <w:rPr>
            <w:webHidden/>
          </w:rPr>
          <w:fldChar w:fldCharType="separate"/>
        </w:r>
        <w:r>
          <w:rPr>
            <w:webHidden/>
          </w:rPr>
          <w:t>220</w:t>
        </w:r>
        <w:r>
          <w:rPr>
            <w:webHidden/>
          </w:rPr>
          <w:fldChar w:fldCharType="end"/>
        </w:r>
      </w:hyperlink>
    </w:p>
    <w:p w14:paraId="5DCB1132" w14:textId="25D2B8EC" w:rsidR="00097A40" w:rsidRDefault="00097A40" w:rsidP="00AF136C">
      <w:pPr>
        <w:pStyle w:val="TOC3"/>
        <w:keepNext/>
        <w:rPr>
          <w:rFonts w:asciiTheme="minorHAnsi" w:eastAsiaTheme="minorEastAsia" w:hAnsiTheme="minorHAnsi" w:cstheme="minorBidi"/>
          <w:noProof/>
          <w:kern w:val="2"/>
          <w14:ligatures w14:val="standardContextual"/>
        </w:rPr>
      </w:pPr>
      <w:hyperlink w:anchor="_Toc238197810" w:history="1">
        <w:r w:rsidRPr="00811431">
          <w:rPr>
            <w:rStyle w:val="Hyperlink"/>
            <w:noProof/>
          </w:rPr>
          <w:t>§2101.</w:t>
        </w:r>
        <w:r>
          <w:rPr>
            <w:rFonts w:asciiTheme="minorHAnsi" w:eastAsiaTheme="minorEastAsia" w:hAnsiTheme="minorHAnsi" w:cstheme="minorBidi"/>
            <w:noProof/>
            <w:kern w:val="2"/>
            <w14:ligatures w14:val="standardContextual"/>
          </w:rPr>
          <w:tab/>
        </w:r>
        <w:r w:rsidRPr="00811431">
          <w:rPr>
            <w:rStyle w:val="Hyperlink"/>
            <w:noProof/>
          </w:rPr>
          <w:t>Penalty Waiver</w:t>
        </w:r>
        <w:r>
          <w:rPr>
            <w:noProof/>
            <w:webHidden/>
          </w:rPr>
          <w:tab/>
        </w:r>
        <w:r>
          <w:rPr>
            <w:noProof/>
            <w:webHidden/>
          </w:rPr>
          <w:fldChar w:fldCharType="begin"/>
        </w:r>
        <w:r>
          <w:rPr>
            <w:noProof/>
            <w:webHidden/>
          </w:rPr>
          <w:instrText xml:space="preserve"> PAGEREF _Toc238197810 \h </w:instrText>
        </w:r>
        <w:r>
          <w:rPr>
            <w:noProof/>
            <w:webHidden/>
          </w:rPr>
        </w:r>
        <w:r>
          <w:rPr>
            <w:noProof/>
            <w:webHidden/>
          </w:rPr>
          <w:fldChar w:fldCharType="separate"/>
        </w:r>
        <w:r>
          <w:rPr>
            <w:noProof/>
            <w:webHidden/>
          </w:rPr>
          <w:t>220</w:t>
        </w:r>
        <w:r>
          <w:rPr>
            <w:noProof/>
            <w:webHidden/>
          </w:rPr>
          <w:fldChar w:fldCharType="end"/>
        </w:r>
      </w:hyperlink>
    </w:p>
    <w:p w14:paraId="525FA49F" w14:textId="2CFC3007" w:rsidR="00097A40" w:rsidRDefault="00097A40" w:rsidP="00AF136C">
      <w:pPr>
        <w:pStyle w:val="TOC3"/>
        <w:keepNext/>
        <w:rPr>
          <w:rFonts w:asciiTheme="minorHAnsi" w:eastAsiaTheme="minorEastAsia" w:hAnsiTheme="minorHAnsi" w:cstheme="minorBidi"/>
          <w:noProof/>
          <w:kern w:val="2"/>
          <w14:ligatures w14:val="standardContextual"/>
        </w:rPr>
      </w:pPr>
      <w:hyperlink w:anchor="_Toc238197811" w:history="1">
        <w:r w:rsidRPr="00811431">
          <w:rPr>
            <w:rStyle w:val="Hyperlink"/>
            <w:noProof/>
          </w:rPr>
          <w:t>§2103.</w:t>
        </w:r>
        <w:r>
          <w:rPr>
            <w:rFonts w:asciiTheme="minorHAnsi" w:eastAsiaTheme="minorEastAsia" w:hAnsiTheme="minorHAnsi" w:cstheme="minorBidi"/>
            <w:noProof/>
            <w:kern w:val="2"/>
            <w14:ligatures w14:val="standardContextual"/>
          </w:rPr>
          <w:tab/>
        </w:r>
        <w:r w:rsidRPr="00811431">
          <w:rPr>
            <w:rStyle w:val="Hyperlink"/>
            <w:noProof/>
          </w:rPr>
          <w:t>Voluntary Disclosure Agreements</w:t>
        </w:r>
        <w:r>
          <w:rPr>
            <w:noProof/>
            <w:webHidden/>
          </w:rPr>
          <w:tab/>
        </w:r>
        <w:r>
          <w:rPr>
            <w:noProof/>
            <w:webHidden/>
          </w:rPr>
          <w:fldChar w:fldCharType="begin"/>
        </w:r>
        <w:r>
          <w:rPr>
            <w:noProof/>
            <w:webHidden/>
          </w:rPr>
          <w:instrText xml:space="preserve"> PAGEREF _Toc238197811 \h </w:instrText>
        </w:r>
        <w:r>
          <w:rPr>
            <w:noProof/>
            <w:webHidden/>
          </w:rPr>
        </w:r>
        <w:r>
          <w:rPr>
            <w:noProof/>
            <w:webHidden/>
          </w:rPr>
          <w:fldChar w:fldCharType="separate"/>
        </w:r>
        <w:r>
          <w:rPr>
            <w:noProof/>
            <w:webHidden/>
          </w:rPr>
          <w:t>220</w:t>
        </w:r>
        <w:r>
          <w:rPr>
            <w:noProof/>
            <w:webHidden/>
          </w:rPr>
          <w:fldChar w:fldCharType="end"/>
        </w:r>
      </w:hyperlink>
    </w:p>
    <w:p w14:paraId="3A3B5276" w14:textId="4FE3491A" w:rsidR="00097A40" w:rsidRDefault="00097A40">
      <w:pPr>
        <w:pStyle w:val="TOC3"/>
        <w:rPr>
          <w:rFonts w:asciiTheme="minorHAnsi" w:eastAsiaTheme="minorEastAsia" w:hAnsiTheme="minorHAnsi" w:cstheme="minorBidi"/>
          <w:noProof/>
          <w:kern w:val="2"/>
          <w14:ligatures w14:val="standardContextual"/>
        </w:rPr>
      </w:pPr>
      <w:hyperlink w:anchor="_Toc238197812" w:history="1">
        <w:r w:rsidRPr="00811431">
          <w:rPr>
            <w:rStyle w:val="Hyperlink"/>
            <w:noProof/>
          </w:rPr>
          <w:t>§2115.</w:t>
        </w:r>
        <w:r>
          <w:rPr>
            <w:rFonts w:asciiTheme="minorHAnsi" w:eastAsiaTheme="minorEastAsia" w:hAnsiTheme="minorHAnsi" w:cstheme="minorBidi"/>
            <w:noProof/>
            <w:kern w:val="2"/>
            <w14:ligatures w14:val="standardContextual"/>
          </w:rPr>
          <w:tab/>
        </w:r>
        <w:r w:rsidRPr="00811431">
          <w:rPr>
            <w:rStyle w:val="Hyperlink"/>
            <w:noProof/>
          </w:rPr>
          <w:t>Abatement and Compromise of Interest</w:t>
        </w:r>
        <w:r>
          <w:rPr>
            <w:noProof/>
            <w:webHidden/>
          </w:rPr>
          <w:tab/>
        </w:r>
        <w:r>
          <w:rPr>
            <w:noProof/>
            <w:webHidden/>
          </w:rPr>
          <w:fldChar w:fldCharType="begin"/>
        </w:r>
        <w:r>
          <w:rPr>
            <w:noProof/>
            <w:webHidden/>
          </w:rPr>
          <w:instrText xml:space="preserve"> PAGEREF _Toc238197812 \h </w:instrText>
        </w:r>
        <w:r>
          <w:rPr>
            <w:noProof/>
            <w:webHidden/>
          </w:rPr>
        </w:r>
        <w:r>
          <w:rPr>
            <w:noProof/>
            <w:webHidden/>
          </w:rPr>
          <w:fldChar w:fldCharType="separate"/>
        </w:r>
        <w:r>
          <w:rPr>
            <w:noProof/>
            <w:webHidden/>
          </w:rPr>
          <w:t>222</w:t>
        </w:r>
        <w:r>
          <w:rPr>
            <w:noProof/>
            <w:webHidden/>
          </w:rPr>
          <w:fldChar w:fldCharType="end"/>
        </w:r>
      </w:hyperlink>
    </w:p>
    <w:p w14:paraId="10D74586" w14:textId="6AC0AC1A" w:rsidR="00097A40" w:rsidRDefault="00097A40">
      <w:pPr>
        <w:pStyle w:val="TOC3"/>
        <w:rPr>
          <w:rFonts w:asciiTheme="minorHAnsi" w:eastAsiaTheme="minorEastAsia" w:hAnsiTheme="minorHAnsi" w:cstheme="minorBidi"/>
          <w:noProof/>
          <w:kern w:val="2"/>
          <w14:ligatures w14:val="standardContextual"/>
        </w:rPr>
      </w:pPr>
      <w:hyperlink w:anchor="_Toc238197813" w:history="1">
        <w:r w:rsidRPr="00811431">
          <w:rPr>
            <w:rStyle w:val="Hyperlink"/>
            <w:noProof/>
          </w:rPr>
          <w:t>§2116.</w:t>
        </w:r>
        <w:r>
          <w:rPr>
            <w:rFonts w:asciiTheme="minorHAnsi" w:eastAsiaTheme="minorEastAsia" w:hAnsiTheme="minorHAnsi" w:cstheme="minorBidi"/>
            <w:noProof/>
            <w:kern w:val="2"/>
            <w14:ligatures w14:val="standardContextual"/>
          </w:rPr>
          <w:tab/>
        </w:r>
        <w:r w:rsidRPr="00811431">
          <w:rPr>
            <w:rStyle w:val="Hyperlink"/>
            <w:noProof/>
          </w:rPr>
          <w:t>Interest Waiver and Filing Extensions Following Disasters</w:t>
        </w:r>
        <w:r>
          <w:rPr>
            <w:noProof/>
            <w:webHidden/>
          </w:rPr>
          <w:tab/>
        </w:r>
        <w:r>
          <w:rPr>
            <w:noProof/>
            <w:webHidden/>
          </w:rPr>
          <w:fldChar w:fldCharType="begin"/>
        </w:r>
        <w:r>
          <w:rPr>
            <w:noProof/>
            <w:webHidden/>
          </w:rPr>
          <w:instrText xml:space="preserve"> PAGEREF _Toc238197813 \h </w:instrText>
        </w:r>
        <w:r>
          <w:rPr>
            <w:noProof/>
            <w:webHidden/>
          </w:rPr>
        </w:r>
        <w:r>
          <w:rPr>
            <w:noProof/>
            <w:webHidden/>
          </w:rPr>
          <w:fldChar w:fldCharType="separate"/>
        </w:r>
        <w:r>
          <w:rPr>
            <w:noProof/>
            <w:webHidden/>
          </w:rPr>
          <w:t>223</w:t>
        </w:r>
        <w:r>
          <w:rPr>
            <w:noProof/>
            <w:webHidden/>
          </w:rPr>
          <w:fldChar w:fldCharType="end"/>
        </w:r>
      </w:hyperlink>
    </w:p>
    <w:p w14:paraId="2D92D230" w14:textId="544B08D7" w:rsidR="00097A40" w:rsidRDefault="00097A40">
      <w:pPr>
        <w:pStyle w:val="TOC3"/>
        <w:rPr>
          <w:rFonts w:asciiTheme="minorHAnsi" w:eastAsiaTheme="minorEastAsia" w:hAnsiTheme="minorHAnsi" w:cstheme="minorBidi"/>
          <w:noProof/>
          <w:kern w:val="2"/>
          <w14:ligatures w14:val="standardContextual"/>
        </w:rPr>
      </w:pPr>
      <w:hyperlink w:anchor="_Toc238197814" w:history="1">
        <w:r w:rsidRPr="00811431">
          <w:rPr>
            <w:rStyle w:val="Hyperlink"/>
            <w:noProof/>
          </w:rPr>
          <w:t>§2121.</w:t>
        </w:r>
        <w:r>
          <w:rPr>
            <w:rFonts w:asciiTheme="minorHAnsi" w:eastAsiaTheme="minorEastAsia" w:hAnsiTheme="minorHAnsi" w:cstheme="minorBidi"/>
            <w:noProof/>
            <w:kern w:val="2"/>
            <w14:ligatures w14:val="standardContextual"/>
          </w:rPr>
          <w:tab/>
        </w:r>
        <w:r w:rsidRPr="00811431">
          <w:rPr>
            <w:rStyle w:val="Hyperlink"/>
            <w:noProof/>
          </w:rPr>
          <w:t>Reasonable Cause and Good Faith Exception to Presumption in R.S. 47:1604.1(A)(1)</w:t>
        </w:r>
        <w:r>
          <w:rPr>
            <w:noProof/>
            <w:webHidden/>
          </w:rPr>
          <w:tab/>
        </w:r>
        <w:r>
          <w:rPr>
            <w:noProof/>
            <w:webHidden/>
          </w:rPr>
          <w:fldChar w:fldCharType="begin"/>
        </w:r>
        <w:r>
          <w:rPr>
            <w:noProof/>
            <w:webHidden/>
          </w:rPr>
          <w:instrText xml:space="preserve"> PAGEREF _Toc238197814 \h </w:instrText>
        </w:r>
        <w:r>
          <w:rPr>
            <w:noProof/>
            <w:webHidden/>
          </w:rPr>
        </w:r>
        <w:r>
          <w:rPr>
            <w:noProof/>
            <w:webHidden/>
          </w:rPr>
          <w:fldChar w:fldCharType="separate"/>
        </w:r>
        <w:r>
          <w:rPr>
            <w:noProof/>
            <w:webHidden/>
          </w:rPr>
          <w:t>224</w:t>
        </w:r>
        <w:r>
          <w:rPr>
            <w:noProof/>
            <w:webHidden/>
          </w:rPr>
          <w:fldChar w:fldCharType="end"/>
        </w:r>
      </w:hyperlink>
    </w:p>
    <w:p w14:paraId="7496513A" w14:textId="39A4EB08" w:rsidR="00097A40" w:rsidRDefault="00097A40">
      <w:pPr>
        <w:pStyle w:val="TOC3"/>
        <w:rPr>
          <w:rFonts w:asciiTheme="minorHAnsi" w:eastAsiaTheme="minorEastAsia" w:hAnsiTheme="minorHAnsi" w:cstheme="minorBidi"/>
          <w:noProof/>
          <w:kern w:val="2"/>
          <w14:ligatures w14:val="standardContextual"/>
        </w:rPr>
      </w:pPr>
      <w:hyperlink w:anchor="_Toc238197815" w:history="1">
        <w:r w:rsidRPr="00811431">
          <w:rPr>
            <w:rStyle w:val="Hyperlink"/>
            <w:noProof/>
          </w:rPr>
          <w:t>§2123.</w:t>
        </w:r>
        <w:r>
          <w:rPr>
            <w:rFonts w:asciiTheme="minorHAnsi" w:eastAsiaTheme="minorEastAsia" w:hAnsiTheme="minorHAnsi" w:cstheme="minorBidi"/>
            <w:noProof/>
            <w:kern w:val="2"/>
            <w14:ligatures w14:val="standardContextual"/>
          </w:rPr>
          <w:tab/>
        </w:r>
        <w:r w:rsidRPr="00811431">
          <w:rPr>
            <w:rStyle w:val="Hyperlink"/>
            <w:noProof/>
          </w:rPr>
          <w:t>Good Cause Exception to Presumption of Willful Disregard</w:t>
        </w:r>
        <w:r>
          <w:rPr>
            <w:noProof/>
            <w:webHidden/>
          </w:rPr>
          <w:tab/>
        </w:r>
        <w:r>
          <w:rPr>
            <w:noProof/>
            <w:webHidden/>
          </w:rPr>
          <w:fldChar w:fldCharType="begin"/>
        </w:r>
        <w:r>
          <w:rPr>
            <w:noProof/>
            <w:webHidden/>
          </w:rPr>
          <w:instrText xml:space="preserve"> PAGEREF _Toc238197815 \h </w:instrText>
        </w:r>
        <w:r>
          <w:rPr>
            <w:noProof/>
            <w:webHidden/>
          </w:rPr>
        </w:r>
        <w:r>
          <w:rPr>
            <w:noProof/>
            <w:webHidden/>
          </w:rPr>
          <w:fldChar w:fldCharType="separate"/>
        </w:r>
        <w:r>
          <w:rPr>
            <w:noProof/>
            <w:webHidden/>
          </w:rPr>
          <w:t>225</w:t>
        </w:r>
        <w:r>
          <w:rPr>
            <w:noProof/>
            <w:webHidden/>
          </w:rPr>
          <w:fldChar w:fldCharType="end"/>
        </w:r>
      </w:hyperlink>
    </w:p>
    <w:p w14:paraId="45B71D73" w14:textId="5CBF9ECD" w:rsidR="00097A40" w:rsidRDefault="00097A40">
      <w:pPr>
        <w:pStyle w:val="TOC3"/>
        <w:rPr>
          <w:rFonts w:asciiTheme="minorHAnsi" w:eastAsiaTheme="minorEastAsia" w:hAnsiTheme="minorHAnsi" w:cstheme="minorBidi"/>
          <w:noProof/>
          <w:kern w:val="2"/>
          <w14:ligatures w14:val="standardContextual"/>
        </w:rPr>
      </w:pPr>
      <w:hyperlink w:anchor="_Toc238197816" w:history="1">
        <w:r w:rsidRPr="00811431">
          <w:rPr>
            <w:rStyle w:val="Hyperlink"/>
            <w:noProof/>
          </w:rPr>
          <w:t>§2125.</w:t>
        </w:r>
        <w:r>
          <w:rPr>
            <w:rFonts w:asciiTheme="minorHAnsi" w:eastAsiaTheme="minorEastAsia" w:hAnsiTheme="minorHAnsi" w:cstheme="minorBidi"/>
            <w:noProof/>
            <w:kern w:val="2"/>
            <w14:ligatures w14:val="standardContextual"/>
          </w:rPr>
          <w:tab/>
        </w:r>
        <w:r w:rsidRPr="00811431">
          <w:rPr>
            <w:rStyle w:val="Hyperlink"/>
            <w:noProof/>
          </w:rPr>
          <w:t>Request for Abatement of Presumed Penalty</w:t>
        </w:r>
        <w:r>
          <w:rPr>
            <w:noProof/>
            <w:webHidden/>
          </w:rPr>
          <w:tab/>
        </w:r>
        <w:r>
          <w:rPr>
            <w:noProof/>
            <w:webHidden/>
          </w:rPr>
          <w:fldChar w:fldCharType="begin"/>
        </w:r>
        <w:r>
          <w:rPr>
            <w:noProof/>
            <w:webHidden/>
          </w:rPr>
          <w:instrText xml:space="preserve"> PAGEREF _Toc238197816 \h </w:instrText>
        </w:r>
        <w:r>
          <w:rPr>
            <w:noProof/>
            <w:webHidden/>
          </w:rPr>
        </w:r>
        <w:r>
          <w:rPr>
            <w:noProof/>
            <w:webHidden/>
          </w:rPr>
          <w:fldChar w:fldCharType="separate"/>
        </w:r>
        <w:r>
          <w:rPr>
            <w:noProof/>
            <w:webHidden/>
          </w:rPr>
          <w:t>225</w:t>
        </w:r>
        <w:r>
          <w:rPr>
            <w:noProof/>
            <w:webHidden/>
          </w:rPr>
          <w:fldChar w:fldCharType="end"/>
        </w:r>
      </w:hyperlink>
    </w:p>
    <w:p w14:paraId="1CF19687" w14:textId="1F0AD738" w:rsidR="00097A40" w:rsidRDefault="00097A40">
      <w:pPr>
        <w:pStyle w:val="TOC2"/>
        <w:rPr>
          <w:rFonts w:asciiTheme="minorHAnsi" w:eastAsiaTheme="minorEastAsia" w:hAnsiTheme="minorHAnsi" w:cstheme="minorBidi"/>
          <w:bCs w:val="0"/>
          <w:kern w:val="2"/>
          <w14:ligatures w14:val="standardContextual"/>
        </w:rPr>
      </w:pPr>
      <w:hyperlink w:anchor="_Toc238197817" w:history="1">
        <w:r w:rsidRPr="00811431">
          <w:rPr>
            <w:rStyle w:val="Hyperlink"/>
          </w:rPr>
          <w:t>Chapter 23.</w:t>
        </w:r>
        <w:r>
          <w:rPr>
            <w:rFonts w:asciiTheme="minorHAnsi" w:eastAsiaTheme="minorEastAsia" w:hAnsiTheme="minorHAnsi" w:cstheme="minorBidi"/>
            <w:bCs w:val="0"/>
            <w:kern w:val="2"/>
            <w14:ligatures w14:val="standardContextual"/>
          </w:rPr>
          <w:tab/>
        </w:r>
        <w:r w:rsidRPr="00811431">
          <w:rPr>
            <w:rStyle w:val="Hyperlink"/>
          </w:rPr>
          <w:t>Fresh Start Proper Worker Classification Initiative</w:t>
        </w:r>
        <w:r>
          <w:rPr>
            <w:webHidden/>
          </w:rPr>
          <w:tab/>
        </w:r>
        <w:r>
          <w:rPr>
            <w:webHidden/>
          </w:rPr>
          <w:fldChar w:fldCharType="begin"/>
        </w:r>
        <w:r>
          <w:rPr>
            <w:webHidden/>
          </w:rPr>
          <w:instrText xml:space="preserve"> PAGEREF _Toc238197817 \h </w:instrText>
        </w:r>
        <w:r>
          <w:rPr>
            <w:webHidden/>
          </w:rPr>
        </w:r>
        <w:r>
          <w:rPr>
            <w:webHidden/>
          </w:rPr>
          <w:fldChar w:fldCharType="separate"/>
        </w:r>
        <w:r>
          <w:rPr>
            <w:webHidden/>
          </w:rPr>
          <w:t>225</w:t>
        </w:r>
        <w:r>
          <w:rPr>
            <w:webHidden/>
          </w:rPr>
          <w:fldChar w:fldCharType="end"/>
        </w:r>
      </w:hyperlink>
    </w:p>
    <w:p w14:paraId="7B287309" w14:textId="5D0D2D7E" w:rsidR="00097A40" w:rsidRDefault="00097A40">
      <w:pPr>
        <w:pStyle w:val="TOC3"/>
        <w:rPr>
          <w:rFonts w:asciiTheme="minorHAnsi" w:eastAsiaTheme="minorEastAsia" w:hAnsiTheme="minorHAnsi" w:cstheme="minorBidi"/>
          <w:noProof/>
          <w:kern w:val="2"/>
          <w14:ligatures w14:val="standardContextual"/>
        </w:rPr>
      </w:pPr>
      <w:hyperlink w:anchor="_Toc238197818" w:history="1">
        <w:r w:rsidRPr="00811431">
          <w:rPr>
            <w:rStyle w:val="Hyperlink"/>
            <w:noProof/>
          </w:rPr>
          <w:t>§2301</w:t>
        </w:r>
        <w:r>
          <w:rPr>
            <w:rFonts w:asciiTheme="minorHAnsi" w:eastAsiaTheme="minorEastAsia" w:hAnsiTheme="minorHAnsi" w:cstheme="minorBidi"/>
            <w:noProof/>
            <w:kern w:val="2"/>
            <w14:ligatures w14:val="standardContextual"/>
          </w:rPr>
          <w:tab/>
        </w:r>
        <w:r w:rsidRPr="00811431">
          <w:rPr>
            <w:rStyle w:val="Hyperlink"/>
            <w:noProof/>
          </w:rPr>
          <w:t>Fresh Start Program</w:t>
        </w:r>
        <w:r>
          <w:rPr>
            <w:noProof/>
            <w:webHidden/>
          </w:rPr>
          <w:tab/>
        </w:r>
        <w:r>
          <w:rPr>
            <w:noProof/>
            <w:webHidden/>
          </w:rPr>
          <w:fldChar w:fldCharType="begin"/>
        </w:r>
        <w:r>
          <w:rPr>
            <w:noProof/>
            <w:webHidden/>
          </w:rPr>
          <w:instrText xml:space="preserve"> PAGEREF _Toc238197818 \h </w:instrText>
        </w:r>
        <w:r>
          <w:rPr>
            <w:noProof/>
            <w:webHidden/>
          </w:rPr>
        </w:r>
        <w:r>
          <w:rPr>
            <w:noProof/>
            <w:webHidden/>
          </w:rPr>
          <w:fldChar w:fldCharType="separate"/>
        </w:r>
        <w:r>
          <w:rPr>
            <w:noProof/>
            <w:webHidden/>
          </w:rPr>
          <w:t>225</w:t>
        </w:r>
        <w:r>
          <w:rPr>
            <w:noProof/>
            <w:webHidden/>
          </w:rPr>
          <w:fldChar w:fldCharType="end"/>
        </w:r>
      </w:hyperlink>
    </w:p>
    <w:p w14:paraId="59D210BC" w14:textId="0B8AF3D8" w:rsidR="00097A40" w:rsidRDefault="00097A40">
      <w:pPr>
        <w:pStyle w:val="TOC2"/>
        <w:rPr>
          <w:rFonts w:asciiTheme="minorHAnsi" w:eastAsiaTheme="minorEastAsia" w:hAnsiTheme="minorHAnsi" w:cstheme="minorBidi"/>
          <w:bCs w:val="0"/>
          <w:kern w:val="2"/>
          <w14:ligatures w14:val="standardContextual"/>
        </w:rPr>
      </w:pPr>
      <w:hyperlink w:anchor="_Toc238197819" w:history="1">
        <w:r w:rsidRPr="00811431">
          <w:rPr>
            <w:rStyle w:val="Hyperlink"/>
          </w:rPr>
          <w:t>Chapter 25.</w:t>
        </w:r>
        <w:r>
          <w:rPr>
            <w:rFonts w:asciiTheme="minorHAnsi" w:eastAsiaTheme="minorEastAsia" w:hAnsiTheme="minorHAnsi" w:cstheme="minorBidi"/>
            <w:bCs w:val="0"/>
            <w:kern w:val="2"/>
            <w14:ligatures w14:val="standardContextual"/>
          </w:rPr>
          <w:tab/>
        </w:r>
        <w:r w:rsidRPr="00811431">
          <w:rPr>
            <w:rStyle w:val="Hyperlink"/>
          </w:rPr>
          <w:t>Returns</w:t>
        </w:r>
        <w:r>
          <w:rPr>
            <w:webHidden/>
          </w:rPr>
          <w:tab/>
        </w:r>
        <w:r>
          <w:rPr>
            <w:webHidden/>
          </w:rPr>
          <w:fldChar w:fldCharType="begin"/>
        </w:r>
        <w:r>
          <w:rPr>
            <w:webHidden/>
          </w:rPr>
          <w:instrText xml:space="preserve"> PAGEREF _Toc238197819 \h </w:instrText>
        </w:r>
        <w:r>
          <w:rPr>
            <w:webHidden/>
          </w:rPr>
        </w:r>
        <w:r>
          <w:rPr>
            <w:webHidden/>
          </w:rPr>
          <w:fldChar w:fldCharType="separate"/>
        </w:r>
        <w:r>
          <w:rPr>
            <w:webHidden/>
          </w:rPr>
          <w:t>226</w:t>
        </w:r>
        <w:r>
          <w:rPr>
            <w:webHidden/>
          </w:rPr>
          <w:fldChar w:fldCharType="end"/>
        </w:r>
      </w:hyperlink>
    </w:p>
    <w:p w14:paraId="6AD8EEDC" w14:textId="1DD54ABE" w:rsidR="00097A40" w:rsidRDefault="00097A40">
      <w:pPr>
        <w:pStyle w:val="TOC3"/>
        <w:rPr>
          <w:rFonts w:asciiTheme="minorHAnsi" w:eastAsiaTheme="minorEastAsia" w:hAnsiTheme="minorHAnsi" w:cstheme="minorBidi"/>
          <w:noProof/>
          <w:kern w:val="2"/>
          <w14:ligatures w14:val="standardContextual"/>
        </w:rPr>
      </w:pPr>
      <w:hyperlink w:anchor="_Toc238197820" w:history="1">
        <w:r w:rsidRPr="00811431">
          <w:rPr>
            <w:rStyle w:val="Hyperlink"/>
            <w:noProof/>
          </w:rPr>
          <w:t>§2501.</w:t>
        </w:r>
        <w:r>
          <w:rPr>
            <w:rFonts w:asciiTheme="minorHAnsi" w:eastAsiaTheme="minorEastAsia" w:hAnsiTheme="minorHAnsi" w:cstheme="minorBidi"/>
            <w:noProof/>
            <w:kern w:val="2"/>
            <w14:ligatures w14:val="standardContextual"/>
          </w:rPr>
          <w:tab/>
        </w:r>
        <w:r w:rsidRPr="00811431">
          <w:rPr>
            <w:rStyle w:val="Hyperlink"/>
            <w:noProof/>
          </w:rPr>
          <w:t>Individual Income Tax Filing Extensions</w:t>
        </w:r>
        <w:r>
          <w:rPr>
            <w:noProof/>
            <w:webHidden/>
          </w:rPr>
          <w:tab/>
        </w:r>
        <w:r>
          <w:rPr>
            <w:noProof/>
            <w:webHidden/>
          </w:rPr>
          <w:fldChar w:fldCharType="begin"/>
        </w:r>
        <w:r>
          <w:rPr>
            <w:noProof/>
            <w:webHidden/>
          </w:rPr>
          <w:instrText xml:space="preserve"> PAGEREF _Toc238197820 \h </w:instrText>
        </w:r>
        <w:r>
          <w:rPr>
            <w:noProof/>
            <w:webHidden/>
          </w:rPr>
        </w:r>
        <w:r>
          <w:rPr>
            <w:noProof/>
            <w:webHidden/>
          </w:rPr>
          <w:fldChar w:fldCharType="separate"/>
        </w:r>
        <w:r>
          <w:rPr>
            <w:noProof/>
            <w:webHidden/>
          </w:rPr>
          <w:t>226</w:t>
        </w:r>
        <w:r>
          <w:rPr>
            <w:noProof/>
            <w:webHidden/>
          </w:rPr>
          <w:fldChar w:fldCharType="end"/>
        </w:r>
      </w:hyperlink>
    </w:p>
    <w:p w14:paraId="1F5063B6" w14:textId="334DECCA" w:rsidR="00097A40" w:rsidRDefault="00097A40">
      <w:pPr>
        <w:pStyle w:val="TOC3"/>
        <w:rPr>
          <w:rFonts w:asciiTheme="minorHAnsi" w:eastAsiaTheme="minorEastAsia" w:hAnsiTheme="minorHAnsi" w:cstheme="minorBidi"/>
          <w:noProof/>
          <w:kern w:val="2"/>
          <w14:ligatures w14:val="standardContextual"/>
        </w:rPr>
      </w:pPr>
      <w:hyperlink w:anchor="_Toc238197821" w:history="1">
        <w:r w:rsidRPr="00811431">
          <w:rPr>
            <w:rStyle w:val="Hyperlink"/>
            <w:noProof/>
          </w:rPr>
          <w:t>§2503.</w:t>
        </w:r>
        <w:r>
          <w:rPr>
            <w:rFonts w:asciiTheme="minorHAnsi" w:eastAsiaTheme="minorEastAsia" w:hAnsiTheme="minorHAnsi" w:cstheme="minorBidi"/>
            <w:noProof/>
            <w:kern w:val="2"/>
            <w14:ligatures w14:val="standardContextual"/>
          </w:rPr>
          <w:tab/>
        </w:r>
        <w:r w:rsidRPr="00811431">
          <w:rPr>
            <w:rStyle w:val="Hyperlink"/>
            <w:noProof/>
          </w:rPr>
          <w:t>Corporation Income and Franchise Tax Filing Extensions</w:t>
        </w:r>
        <w:r>
          <w:rPr>
            <w:noProof/>
            <w:webHidden/>
          </w:rPr>
          <w:tab/>
        </w:r>
        <w:r>
          <w:rPr>
            <w:noProof/>
            <w:webHidden/>
          </w:rPr>
          <w:fldChar w:fldCharType="begin"/>
        </w:r>
        <w:r>
          <w:rPr>
            <w:noProof/>
            <w:webHidden/>
          </w:rPr>
          <w:instrText xml:space="preserve"> PAGEREF _Toc238197821 \h </w:instrText>
        </w:r>
        <w:r>
          <w:rPr>
            <w:noProof/>
            <w:webHidden/>
          </w:rPr>
        </w:r>
        <w:r>
          <w:rPr>
            <w:noProof/>
            <w:webHidden/>
          </w:rPr>
          <w:fldChar w:fldCharType="separate"/>
        </w:r>
        <w:r>
          <w:rPr>
            <w:noProof/>
            <w:webHidden/>
          </w:rPr>
          <w:t>227</w:t>
        </w:r>
        <w:r>
          <w:rPr>
            <w:noProof/>
            <w:webHidden/>
          </w:rPr>
          <w:fldChar w:fldCharType="end"/>
        </w:r>
      </w:hyperlink>
    </w:p>
    <w:p w14:paraId="6A0E0545" w14:textId="418AC4FC" w:rsidR="00097A40" w:rsidRDefault="00097A40">
      <w:pPr>
        <w:pStyle w:val="TOC3"/>
        <w:rPr>
          <w:rFonts w:asciiTheme="minorHAnsi" w:eastAsiaTheme="minorEastAsia" w:hAnsiTheme="minorHAnsi" w:cstheme="minorBidi"/>
          <w:noProof/>
          <w:kern w:val="2"/>
          <w14:ligatures w14:val="standardContextual"/>
        </w:rPr>
      </w:pPr>
      <w:hyperlink w:anchor="_Toc238197822" w:history="1">
        <w:r w:rsidRPr="00811431">
          <w:rPr>
            <w:rStyle w:val="Hyperlink"/>
            <w:noProof/>
          </w:rPr>
          <w:t>§2505.</w:t>
        </w:r>
        <w:r>
          <w:rPr>
            <w:rFonts w:asciiTheme="minorHAnsi" w:eastAsiaTheme="minorEastAsia" w:hAnsiTheme="minorHAnsi" w:cstheme="minorBidi"/>
            <w:noProof/>
            <w:kern w:val="2"/>
            <w14:ligatures w14:val="standardContextual"/>
          </w:rPr>
          <w:tab/>
        </w:r>
        <w:r w:rsidRPr="00811431">
          <w:rPr>
            <w:rStyle w:val="Hyperlink"/>
            <w:noProof/>
          </w:rPr>
          <w:t>Filling Extensions for Partnerships</w:t>
        </w:r>
        <w:r>
          <w:rPr>
            <w:noProof/>
            <w:webHidden/>
          </w:rPr>
          <w:tab/>
        </w:r>
        <w:r>
          <w:rPr>
            <w:noProof/>
            <w:webHidden/>
          </w:rPr>
          <w:fldChar w:fldCharType="begin"/>
        </w:r>
        <w:r>
          <w:rPr>
            <w:noProof/>
            <w:webHidden/>
          </w:rPr>
          <w:instrText xml:space="preserve"> PAGEREF _Toc238197822 \h </w:instrText>
        </w:r>
        <w:r>
          <w:rPr>
            <w:noProof/>
            <w:webHidden/>
          </w:rPr>
        </w:r>
        <w:r>
          <w:rPr>
            <w:noProof/>
            <w:webHidden/>
          </w:rPr>
          <w:fldChar w:fldCharType="separate"/>
        </w:r>
        <w:r>
          <w:rPr>
            <w:noProof/>
            <w:webHidden/>
          </w:rPr>
          <w:t>227</w:t>
        </w:r>
        <w:r>
          <w:rPr>
            <w:noProof/>
            <w:webHidden/>
          </w:rPr>
          <w:fldChar w:fldCharType="end"/>
        </w:r>
      </w:hyperlink>
    </w:p>
    <w:p w14:paraId="36ED2533" w14:textId="25F00391" w:rsidR="00097A40" w:rsidRDefault="00097A40">
      <w:pPr>
        <w:pStyle w:val="TOC3"/>
        <w:rPr>
          <w:rFonts w:asciiTheme="minorHAnsi" w:eastAsiaTheme="minorEastAsia" w:hAnsiTheme="minorHAnsi" w:cstheme="minorBidi"/>
          <w:noProof/>
          <w:kern w:val="2"/>
          <w14:ligatures w14:val="standardContextual"/>
        </w:rPr>
      </w:pPr>
      <w:hyperlink w:anchor="_Toc238197823" w:history="1">
        <w:r w:rsidRPr="00811431">
          <w:rPr>
            <w:rStyle w:val="Hyperlink"/>
            <w:noProof/>
          </w:rPr>
          <w:t>§2507.</w:t>
        </w:r>
        <w:r>
          <w:rPr>
            <w:rFonts w:asciiTheme="minorHAnsi" w:eastAsiaTheme="minorEastAsia" w:hAnsiTheme="minorHAnsi" w:cstheme="minorBidi"/>
            <w:noProof/>
            <w:kern w:val="2"/>
            <w14:ligatures w14:val="standardContextual"/>
          </w:rPr>
          <w:tab/>
        </w:r>
        <w:r w:rsidRPr="00811431">
          <w:rPr>
            <w:rStyle w:val="Hyperlink"/>
            <w:noProof/>
          </w:rPr>
          <w:t>Fiduciary Income Tax Filing Extensions</w:t>
        </w:r>
        <w:r>
          <w:rPr>
            <w:noProof/>
            <w:webHidden/>
          </w:rPr>
          <w:tab/>
        </w:r>
        <w:r>
          <w:rPr>
            <w:noProof/>
            <w:webHidden/>
          </w:rPr>
          <w:fldChar w:fldCharType="begin"/>
        </w:r>
        <w:r>
          <w:rPr>
            <w:noProof/>
            <w:webHidden/>
          </w:rPr>
          <w:instrText xml:space="preserve"> PAGEREF _Toc238197823 \h </w:instrText>
        </w:r>
        <w:r>
          <w:rPr>
            <w:noProof/>
            <w:webHidden/>
          </w:rPr>
        </w:r>
        <w:r>
          <w:rPr>
            <w:noProof/>
            <w:webHidden/>
          </w:rPr>
          <w:fldChar w:fldCharType="separate"/>
        </w:r>
        <w:r>
          <w:rPr>
            <w:noProof/>
            <w:webHidden/>
          </w:rPr>
          <w:t>228</w:t>
        </w:r>
        <w:r>
          <w:rPr>
            <w:noProof/>
            <w:webHidden/>
          </w:rPr>
          <w:fldChar w:fldCharType="end"/>
        </w:r>
      </w:hyperlink>
    </w:p>
    <w:p w14:paraId="42B8D60A" w14:textId="5038054C" w:rsidR="00097A40" w:rsidRDefault="00097A40">
      <w:pPr>
        <w:pStyle w:val="TOC2"/>
        <w:rPr>
          <w:rFonts w:asciiTheme="minorHAnsi" w:eastAsiaTheme="minorEastAsia" w:hAnsiTheme="minorHAnsi" w:cstheme="minorBidi"/>
          <w:bCs w:val="0"/>
          <w:kern w:val="2"/>
          <w14:ligatures w14:val="standardContextual"/>
        </w:rPr>
      </w:pPr>
      <w:hyperlink w:anchor="_Toc238197824" w:history="1">
        <w:r w:rsidRPr="00811431">
          <w:rPr>
            <w:rStyle w:val="Hyperlink"/>
          </w:rPr>
          <w:t>Chapter 27.</w:t>
        </w:r>
        <w:r>
          <w:rPr>
            <w:rFonts w:asciiTheme="minorHAnsi" w:eastAsiaTheme="minorEastAsia" w:hAnsiTheme="minorHAnsi" w:cstheme="minorBidi"/>
            <w:bCs w:val="0"/>
            <w:kern w:val="2"/>
            <w14:ligatures w14:val="standardContextual"/>
          </w:rPr>
          <w:tab/>
        </w:r>
        <w:r w:rsidRPr="00811431">
          <w:rPr>
            <w:rStyle w:val="Hyperlink"/>
          </w:rPr>
          <w:t>Transferable Income and Franchise Tax Credits</w:t>
        </w:r>
        <w:r>
          <w:rPr>
            <w:webHidden/>
          </w:rPr>
          <w:tab/>
        </w:r>
        <w:r>
          <w:rPr>
            <w:webHidden/>
          </w:rPr>
          <w:fldChar w:fldCharType="begin"/>
        </w:r>
        <w:r>
          <w:rPr>
            <w:webHidden/>
          </w:rPr>
          <w:instrText xml:space="preserve"> PAGEREF _Toc238197824 \h </w:instrText>
        </w:r>
        <w:r>
          <w:rPr>
            <w:webHidden/>
          </w:rPr>
        </w:r>
        <w:r>
          <w:rPr>
            <w:webHidden/>
          </w:rPr>
          <w:fldChar w:fldCharType="separate"/>
        </w:r>
        <w:r>
          <w:rPr>
            <w:webHidden/>
          </w:rPr>
          <w:t>228</w:t>
        </w:r>
        <w:r>
          <w:rPr>
            <w:webHidden/>
          </w:rPr>
          <w:fldChar w:fldCharType="end"/>
        </w:r>
      </w:hyperlink>
    </w:p>
    <w:p w14:paraId="47F82688" w14:textId="219E014F" w:rsidR="00097A40" w:rsidRDefault="00097A40">
      <w:pPr>
        <w:pStyle w:val="TOC3"/>
        <w:rPr>
          <w:rFonts w:asciiTheme="minorHAnsi" w:eastAsiaTheme="minorEastAsia" w:hAnsiTheme="minorHAnsi" w:cstheme="minorBidi"/>
          <w:noProof/>
          <w:kern w:val="2"/>
          <w14:ligatures w14:val="standardContextual"/>
        </w:rPr>
      </w:pPr>
      <w:hyperlink w:anchor="_Toc238197825" w:history="1">
        <w:r w:rsidRPr="00811431">
          <w:rPr>
            <w:rStyle w:val="Hyperlink"/>
            <w:noProof/>
          </w:rPr>
          <w:t>§2701.</w:t>
        </w:r>
        <w:r>
          <w:rPr>
            <w:rFonts w:asciiTheme="minorHAnsi" w:eastAsiaTheme="minorEastAsia" w:hAnsiTheme="minorHAnsi" w:cstheme="minorBidi"/>
            <w:noProof/>
            <w:kern w:val="2"/>
            <w14:ligatures w14:val="standardContextual"/>
          </w:rPr>
          <w:tab/>
        </w:r>
        <w:r w:rsidRPr="00811431">
          <w:rPr>
            <w:rStyle w:val="Hyperlink"/>
            <w:noProof/>
          </w:rPr>
          <w:t>Public Registry of Motion Picture Investor Tax Credit Brokers</w:t>
        </w:r>
        <w:r>
          <w:rPr>
            <w:noProof/>
            <w:webHidden/>
          </w:rPr>
          <w:tab/>
        </w:r>
        <w:r>
          <w:rPr>
            <w:noProof/>
            <w:webHidden/>
          </w:rPr>
          <w:fldChar w:fldCharType="begin"/>
        </w:r>
        <w:r>
          <w:rPr>
            <w:noProof/>
            <w:webHidden/>
          </w:rPr>
          <w:instrText xml:space="preserve"> PAGEREF _Toc238197825 \h </w:instrText>
        </w:r>
        <w:r>
          <w:rPr>
            <w:noProof/>
            <w:webHidden/>
          </w:rPr>
        </w:r>
        <w:r>
          <w:rPr>
            <w:noProof/>
            <w:webHidden/>
          </w:rPr>
          <w:fldChar w:fldCharType="separate"/>
        </w:r>
        <w:r>
          <w:rPr>
            <w:noProof/>
            <w:webHidden/>
          </w:rPr>
          <w:t>228</w:t>
        </w:r>
        <w:r>
          <w:rPr>
            <w:noProof/>
            <w:webHidden/>
          </w:rPr>
          <w:fldChar w:fldCharType="end"/>
        </w:r>
      </w:hyperlink>
    </w:p>
    <w:p w14:paraId="15EB14A3" w14:textId="65E31160" w:rsidR="00097A40" w:rsidRDefault="00097A40">
      <w:pPr>
        <w:pStyle w:val="TOC2"/>
        <w:rPr>
          <w:rFonts w:asciiTheme="minorHAnsi" w:eastAsiaTheme="minorEastAsia" w:hAnsiTheme="minorHAnsi" w:cstheme="minorBidi"/>
          <w:bCs w:val="0"/>
          <w:kern w:val="2"/>
          <w14:ligatures w14:val="standardContextual"/>
        </w:rPr>
      </w:pPr>
      <w:hyperlink w:anchor="_Toc238197826" w:history="1">
        <w:r w:rsidRPr="00811431">
          <w:rPr>
            <w:rStyle w:val="Hyperlink"/>
          </w:rPr>
          <w:t>Chapter 29.</w:t>
        </w:r>
        <w:r>
          <w:rPr>
            <w:rFonts w:asciiTheme="minorHAnsi" w:eastAsiaTheme="minorEastAsia" w:hAnsiTheme="minorHAnsi" w:cstheme="minorBidi"/>
            <w:bCs w:val="0"/>
            <w:kern w:val="2"/>
            <w14:ligatures w14:val="standardContextual"/>
          </w:rPr>
          <w:tab/>
        </w:r>
        <w:r w:rsidRPr="00811431">
          <w:rPr>
            <w:rStyle w:val="Hyperlink"/>
          </w:rPr>
          <w:t>Louisiana Sales and Use Tax Commission for Remote Sellers</w:t>
        </w:r>
        <w:r>
          <w:rPr>
            <w:webHidden/>
          </w:rPr>
          <w:tab/>
        </w:r>
        <w:r>
          <w:rPr>
            <w:webHidden/>
          </w:rPr>
          <w:fldChar w:fldCharType="begin"/>
        </w:r>
        <w:r>
          <w:rPr>
            <w:webHidden/>
          </w:rPr>
          <w:instrText xml:space="preserve"> PAGEREF _Toc238197826 \h </w:instrText>
        </w:r>
        <w:r>
          <w:rPr>
            <w:webHidden/>
          </w:rPr>
        </w:r>
        <w:r>
          <w:rPr>
            <w:webHidden/>
          </w:rPr>
          <w:fldChar w:fldCharType="separate"/>
        </w:r>
        <w:r>
          <w:rPr>
            <w:webHidden/>
          </w:rPr>
          <w:t>230</w:t>
        </w:r>
        <w:r>
          <w:rPr>
            <w:webHidden/>
          </w:rPr>
          <w:fldChar w:fldCharType="end"/>
        </w:r>
      </w:hyperlink>
    </w:p>
    <w:p w14:paraId="768373E6" w14:textId="5314C8C5" w:rsidR="00097A40" w:rsidRDefault="00097A40">
      <w:pPr>
        <w:pStyle w:val="TOC3"/>
        <w:rPr>
          <w:rFonts w:asciiTheme="minorHAnsi" w:eastAsiaTheme="minorEastAsia" w:hAnsiTheme="minorHAnsi" w:cstheme="minorBidi"/>
          <w:noProof/>
          <w:kern w:val="2"/>
          <w14:ligatures w14:val="standardContextual"/>
        </w:rPr>
      </w:pPr>
      <w:hyperlink w:anchor="_Toc238197827" w:history="1">
        <w:r w:rsidRPr="00811431">
          <w:rPr>
            <w:rStyle w:val="Hyperlink"/>
            <w:noProof/>
          </w:rPr>
          <w:t>§2901.</w:t>
        </w:r>
        <w:r>
          <w:rPr>
            <w:rFonts w:asciiTheme="minorHAnsi" w:eastAsiaTheme="minorEastAsia" w:hAnsiTheme="minorHAnsi" w:cstheme="minorBidi"/>
            <w:noProof/>
            <w:kern w:val="2"/>
            <w14:ligatures w14:val="standardContextual"/>
          </w:rPr>
          <w:tab/>
        </w:r>
        <w:r w:rsidRPr="00811431">
          <w:rPr>
            <w:rStyle w:val="Hyperlink"/>
            <w:noProof/>
          </w:rPr>
          <w:t>Definitions</w:t>
        </w:r>
        <w:r>
          <w:rPr>
            <w:noProof/>
            <w:webHidden/>
          </w:rPr>
          <w:tab/>
        </w:r>
        <w:r>
          <w:rPr>
            <w:noProof/>
            <w:webHidden/>
          </w:rPr>
          <w:fldChar w:fldCharType="begin"/>
        </w:r>
        <w:r>
          <w:rPr>
            <w:noProof/>
            <w:webHidden/>
          </w:rPr>
          <w:instrText xml:space="preserve"> PAGEREF _Toc238197827 \h </w:instrText>
        </w:r>
        <w:r>
          <w:rPr>
            <w:noProof/>
            <w:webHidden/>
          </w:rPr>
        </w:r>
        <w:r>
          <w:rPr>
            <w:noProof/>
            <w:webHidden/>
          </w:rPr>
          <w:fldChar w:fldCharType="separate"/>
        </w:r>
        <w:r>
          <w:rPr>
            <w:noProof/>
            <w:webHidden/>
          </w:rPr>
          <w:t>230</w:t>
        </w:r>
        <w:r>
          <w:rPr>
            <w:noProof/>
            <w:webHidden/>
          </w:rPr>
          <w:fldChar w:fldCharType="end"/>
        </w:r>
      </w:hyperlink>
    </w:p>
    <w:p w14:paraId="2C0231B9" w14:textId="0F012D8B" w:rsidR="00097A40" w:rsidRDefault="00097A40">
      <w:pPr>
        <w:pStyle w:val="TOC3"/>
        <w:rPr>
          <w:rFonts w:asciiTheme="minorHAnsi" w:eastAsiaTheme="minorEastAsia" w:hAnsiTheme="minorHAnsi" w:cstheme="minorBidi"/>
          <w:noProof/>
          <w:kern w:val="2"/>
          <w14:ligatures w14:val="standardContextual"/>
        </w:rPr>
      </w:pPr>
      <w:hyperlink w:anchor="_Toc238197828" w:history="1">
        <w:r w:rsidRPr="00811431">
          <w:rPr>
            <w:rStyle w:val="Hyperlink"/>
            <w:noProof/>
          </w:rPr>
          <w:t>§2903.</w:t>
        </w:r>
        <w:r>
          <w:rPr>
            <w:rFonts w:asciiTheme="minorHAnsi" w:eastAsiaTheme="minorEastAsia" w:hAnsiTheme="minorHAnsi" w:cstheme="minorBidi"/>
            <w:noProof/>
            <w:kern w:val="2"/>
            <w14:ligatures w14:val="standardContextual"/>
          </w:rPr>
          <w:tab/>
        </w:r>
        <w:r w:rsidRPr="00811431">
          <w:rPr>
            <w:rStyle w:val="Hyperlink"/>
            <w:noProof/>
          </w:rPr>
          <w:t>Commission Policy Statements and Guidance</w:t>
        </w:r>
        <w:r>
          <w:rPr>
            <w:noProof/>
            <w:webHidden/>
          </w:rPr>
          <w:tab/>
        </w:r>
        <w:r>
          <w:rPr>
            <w:noProof/>
            <w:webHidden/>
          </w:rPr>
          <w:fldChar w:fldCharType="begin"/>
        </w:r>
        <w:r>
          <w:rPr>
            <w:noProof/>
            <w:webHidden/>
          </w:rPr>
          <w:instrText xml:space="preserve"> PAGEREF _Toc238197828 \h </w:instrText>
        </w:r>
        <w:r>
          <w:rPr>
            <w:noProof/>
            <w:webHidden/>
          </w:rPr>
        </w:r>
        <w:r>
          <w:rPr>
            <w:noProof/>
            <w:webHidden/>
          </w:rPr>
          <w:fldChar w:fldCharType="separate"/>
        </w:r>
        <w:r>
          <w:rPr>
            <w:noProof/>
            <w:webHidden/>
          </w:rPr>
          <w:t>230</w:t>
        </w:r>
        <w:r>
          <w:rPr>
            <w:noProof/>
            <w:webHidden/>
          </w:rPr>
          <w:fldChar w:fldCharType="end"/>
        </w:r>
      </w:hyperlink>
    </w:p>
    <w:p w14:paraId="6B3A40B9" w14:textId="29058857" w:rsidR="00097A40" w:rsidRDefault="00097A40">
      <w:pPr>
        <w:pStyle w:val="TOC3"/>
        <w:rPr>
          <w:rFonts w:asciiTheme="minorHAnsi" w:eastAsiaTheme="minorEastAsia" w:hAnsiTheme="minorHAnsi" w:cstheme="minorBidi"/>
          <w:noProof/>
          <w:kern w:val="2"/>
          <w14:ligatures w14:val="standardContextual"/>
        </w:rPr>
      </w:pPr>
      <w:hyperlink w:anchor="_Toc238197829" w:history="1">
        <w:r w:rsidRPr="00811431">
          <w:rPr>
            <w:rStyle w:val="Hyperlink"/>
            <w:noProof/>
          </w:rPr>
          <w:t>§2905.</w:t>
        </w:r>
        <w:r>
          <w:rPr>
            <w:rFonts w:asciiTheme="minorHAnsi" w:eastAsiaTheme="minorEastAsia" w:hAnsiTheme="minorHAnsi" w:cstheme="minorBidi"/>
            <w:noProof/>
            <w:kern w:val="2"/>
            <w14:ligatures w14:val="standardContextual"/>
          </w:rPr>
          <w:tab/>
        </w:r>
        <w:r w:rsidRPr="00811431">
          <w:rPr>
            <w:rStyle w:val="Hyperlink"/>
            <w:noProof/>
          </w:rPr>
          <w:t>Voluntary Disclosure Agreements</w:t>
        </w:r>
        <w:r>
          <w:rPr>
            <w:noProof/>
            <w:webHidden/>
          </w:rPr>
          <w:tab/>
        </w:r>
        <w:r>
          <w:rPr>
            <w:noProof/>
            <w:webHidden/>
          </w:rPr>
          <w:fldChar w:fldCharType="begin"/>
        </w:r>
        <w:r>
          <w:rPr>
            <w:noProof/>
            <w:webHidden/>
          </w:rPr>
          <w:instrText xml:space="preserve"> PAGEREF _Toc238197829 \h </w:instrText>
        </w:r>
        <w:r>
          <w:rPr>
            <w:noProof/>
            <w:webHidden/>
          </w:rPr>
        </w:r>
        <w:r>
          <w:rPr>
            <w:noProof/>
            <w:webHidden/>
          </w:rPr>
          <w:fldChar w:fldCharType="separate"/>
        </w:r>
        <w:r>
          <w:rPr>
            <w:noProof/>
            <w:webHidden/>
          </w:rPr>
          <w:t>233</w:t>
        </w:r>
        <w:r>
          <w:rPr>
            <w:noProof/>
            <w:webHidden/>
          </w:rPr>
          <w:fldChar w:fldCharType="end"/>
        </w:r>
      </w:hyperlink>
    </w:p>
    <w:p w14:paraId="34D1F417" w14:textId="090C1EBC" w:rsidR="00097A40" w:rsidRDefault="00097A40">
      <w:pPr>
        <w:pStyle w:val="TOC2"/>
        <w:rPr>
          <w:rFonts w:asciiTheme="minorHAnsi" w:eastAsiaTheme="minorEastAsia" w:hAnsiTheme="minorHAnsi" w:cstheme="minorBidi"/>
          <w:bCs w:val="0"/>
          <w:kern w:val="2"/>
          <w14:ligatures w14:val="standardContextual"/>
        </w:rPr>
      </w:pPr>
      <w:hyperlink w:anchor="_Toc238197830" w:history="1">
        <w:r w:rsidRPr="00811431">
          <w:rPr>
            <w:rStyle w:val="Hyperlink"/>
          </w:rPr>
          <w:t>Chapter 31.</w:t>
        </w:r>
        <w:r>
          <w:rPr>
            <w:rFonts w:asciiTheme="minorHAnsi" w:eastAsiaTheme="minorEastAsia" w:hAnsiTheme="minorHAnsi" w:cstheme="minorBidi"/>
            <w:bCs w:val="0"/>
            <w:kern w:val="2"/>
            <w14:ligatures w14:val="standardContextual"/>
          </w:rPr>
          <w:tab/>
        </w:r>
        <w:r w:rsidRPr="00811431">
          <w:rPr>
            <w:rStyle w:val="Hyperlink"/>
          </w:rPr>
          <w:t>Office of Debt Recovery</w:t>
        </w:r>
        <w:r>
          <w:rPr>
            <w:webHidden/>
          </w:rPr>
          <w:tab/>
        </w:r>
        <w:r>
          <w:rPr>
            <w:webHidden/>
          </w:rPr>
          <w:fldChar w:fldCharType="begin"/>
        </w:r>
        <w:r>
          <w:rPr>
            <w:webHidden/>
          </w:rPr>
          <w:instrText xml:space="preserve"> PAGEREF _Toc238197830 \h </w:instrText>
        </w:r>
        <w:r>
          <w:rPr>
            <w:webHidden/>
          </w:rPr>
        </w:r>
        <w:r>
          <w:rPr>
            <w:webHidden/>
          </w:rPr>
          <w:fldChar w:fldCharType="separate"/>
        </w:r>
        <w:r>
          <w:rPr>
            <w:webHidden/>
          </w:rPr>
          <w:t>236</w:t>
        </w:r>
        <w:r>
          <w:rPr>
            <w:webHidden/>
          </w:rPr>
          <w:fldChar w:fldCharType="end"/>
        </w:r>
      </w:hyperlink>
    </w:p>
    <w:p w14:paraId="758DEBFF" w14:textId="79008C03" w:rsidR="00097A40" w:rsidRDefault="00097A40">
      <w:pPr>
        <w:pStyle w:val="TOC3"/>
        <w:rPr>
          <w:rFonts w:asciiTheme="minorHAnsi" w:eastAsiaTheme="minorEastAsia" w:hAnsiTheme="minorHAnsi" w:cstheme="minorBidi"/>
          <w:noProof/>
          <w:kern w:val="2"/>
          <w14:ligatures w14:val="standardContextual"/>
        </w:rPr>
      </w:pPr>
      <w:hyperlink w:anchor="_Toc238197831" w:history="1">
        <w:r w:rsidRPr="00811431">
          <w:rPr>
            <w:rStyle w:val="Hyperlink"/>
            <w:noProof/>
          </w:rPr>
          <w:t>§3101.</w:t>
        </w:r>
        <w:r>
          <w:rPr>
            <w:rFonts w:asciiTheme="minorHAnsi" w:eastAsiaTheme="minorEastAsia" w:hAnsiTheme="minorHAnsi" w:cstheme="minorBidi"/>
            <w:noProof/>
            <w:kern w:val="2"/>
            <w14:ligatures w14:val="standardContextual"/>
          </w:rPr>
          <w:tab/>
        </w:r>
        <w:r w:rsidRPr="00811431">
          <w:rPr>
            <w:rStyle w:val="Hyperlink"/>
            <w:noProof/>
          </w:rPr>
          <w:t>Collection Fee</w:t>
        </w:r>
        <w:r>
          <w:rPr>
            <w:noProof/>
            <w:webHidden/>
          </w:rPr>
          <w:tab/>
        </w:r>
        <w:r>
          <w:rPr>
            <w:noProof/>
            <w:webHidden/>
          </w:rPr>
          <w:fldChar w:fldCharType="begin"/>
        </w:r>
        <w:r>
          <w:rPr>
            <w:noProof/>
            <w:webHidden/>
          </w:rPr>
          <w:instrText xml:space="preserve"> PAGEREF _Toc238197831 \h </w:instrText>
        </w:r>
        <w:r>
          <w:rPr>
            <w:noProof/>
            <w:webHidden/>
          </w:rPr>
        </w:r>
        <w:r>
          <w:rPr>
            <w:noProof/>
            <w:webHidden/>
          </w:rPr>
          <w:fldChar w:fldCharType="separate"/>
        </w:r>
        <w:r>
          <w:rPr>
            <w:noProof/>
            <w:webHidden/>
          </w:rPr>
          <w:t>236</w:t>
        </w:r>
        <w:r>
          <w:rPr>
            <w:noProof/>
            <w:webHidden/>
          </w:rPr>
          <w:fldChar w:fldCharType="end"/>
        </w:r>
      </w:hyperlink>
    </w:p>
    <w:p w14:paraId="60A38714" w14:textId="06024856" w:rsidR="00097A40" w:rsidRDefault="00097A40">
      <w:pPr>
        <w:pStyle w:val="TOC1"/>
        <w:rPr>
          <w:rFonts w:asciiTheme="minorHAnsi" w:eastAsiaTheme="minorEastAsia" w:hAnsiTheme="minorHAnsi" w:cstheme="minorBidi"/>
          <w:b w:val="0"/>
          <w:bCs w:val="0"/>
          <w:color w:val="auto"/>
          <w:kern w:val="2"/>
          <w:sz w:val="24"/>
          <w:szCs w:val="24"/>
          <w14:ligatures w14:val="standardContextual"/>
        </w:rPr>
      </w:pPr>
      <w:hyperlink w:anchor="_Toc238197832" w:history="1">
        <w:r w:rsidRPr="00811431">
          <w:rPr>
            <w:rStyle w:val="Hyperlink"/>
          </w:rPr>
          <w:t>Part V.  Ad Valorem Taxation</w:t>
        </w:r>
      </w:hyperlink>
    </w:p>
    <w:p w14:paraId="7C81E467" w14:textId="4BEF1954" w:rsidR="00097A40" w:rsidRDefault="00097A40">
      <w:pPr>
        <w:pStyle w:val="TOC2"/>
        <w:rPr>
          <w:rFonts w:asciiTheme="minorHAnsi" w:eastAsiaTheme="minorEastAsia" w:hAnsiTheme="minorHAnsi" w:cstheme="minorBidi"/>
          <w:bCs w:val="0"/>
          <w:kern w:val="2"/>
          <w14:ligatures w14:val="standardContextual"/>
        </w:rPr>
      </w:pPr>
      <w:hyperlink w:anchor="_Toc238197833" w:history="1">
        <w:r w:rsidRPr="00811431">
          <w:rPr>
            <w:rStyle w:val="Hyperlink"/>
          </w:rPr>
          <w:t>Chapter 1.</w:t>
        </w:r>
        <w:r>
          <w:rPr>
            <w:rFonts w:asciiTheme="minorHAnsi" w:eastAsiaTheme="minorEastAsia" w:hAnsiTheme="minorHAnsi" w:cstheme="minorBidi"/>
            <w:bCs w:val="0"/>
            <w:kern w:val="2"/>
            <w14:ligatures w14:val="standardContextual"/>
          </w:rPr>
          <w:tab/>
        </w:r>
        <w:r w:rsidRPr="00811431">
          <w:rPr>
            <w:rStyle w:val="Hyperlink"/>
          </w:rPr>
          <w:t>Constitutional and Statutory Guides to Property Taxation</w:t>
        </w:r>
        <w:r>
          <w:rPr>
            <w:webHidden/>
          </w:rPr>
          <w:tab/>
        </w:r>
        <w:r>
          <w:rPr>
            <w:webHidden/>
          </w:rPr>
          <w:fldChar w:fldCharType="begin"/>
        </w:r>
        <w:r>
          <w:rPr>
            <w:webHidden/>
          </w:rPr>
          <w:instrText xml:space="preserve"> PAGEREF _Toc238197833 \h </w:instrText>
        </w:r>
        <w:r>
          <w:rPr>
            <w:webHidden/>
          </w:rPr>
        </w:r>
        <w:r>
          <w:rPr>
            <w:webHidden/>
          </w:rPr>
          <w:fldChar w:fldCharType="separate"/>
        </w:r>
        <w:r>
          <w:rPr>
            <w:webHidden/>
          </w:rPr>
          <w:t>237</w:t>
        </w:r>
        <w:r>
          <w:rPr>
            <w:webHidden/>
          </w:rPr>
          <w:fldChar w:fldCharType="end"/>
        </w:r>
      </w:hyperlink>
    </w:p>
    <w:p w14:paraId="1E2430F7" w14:textId="0621DA7C" w:rsidR="00097A40" w:rsidRDefault="00097A40">
      <w:pPr>
        <w:pStyle w:val="TOC3"/>
        <w:rPr>
          <w:rFonts w:asciiTheme="minorHAnsi" w:eastAsiaTheme="minorEastAsia" w:hAnsiTheme="minorHAnsi" w:cstheme="minorBidi"/>
          <w:noProof/>
          <w:kern w:val="2"/>
          <w14:ligatures w14:val="standardContextual"/>
        </w:rPr>
      </w:pPr>
      <w:hyperlink w:anchor="_Toc238197834" w:history="1">
        <w:r w:rsidRPr="00811431">
          <w:rPr>
            <w:rStyle w:val="Hyperlink"/>
            <w:noProof/>
          </w:rPr>
          <w:t>§100.</w:t>
        </w:r>
        <w:r>
          <w:rPr>
            <w:rFonts w:asciiTheme="minorHAnsi" w:eastAsiaTheme="minorEastAsia" w:hAnsiTheme="minorHAnsi" w:cstheme="minorBidi"/>
            <w:noProof/>
            <w:kern w:val="2"/>
            <w14:ligatures w14:val="standardContextual"/>
          </w:rPr>
          <w:tab/>
        </w:r>
        <w:r w:rsidRPr="00811431">
          <w:rPr>
            <w:rStyle w:val="Hyperlink"/>
            <w:noProof/>
          </w:rPr>
          <w:t>Introduction</w:t>
        </w:r>
        <w:r>
          <w:rPr>
            <w:noProof/>
            <w:webHidden/>
          </w:rPr>
          <w:tab/>
        </w:r>
        <w:r>
          <w:rPr>
            <w:noProof/>
            <w:webHidden/>
          </w:rPr>
          <w:fldChar w:fldCharType="begin"/>
        </w:r>
        <w:r>
          <w:rPr>
            <w:noProof/>
            <w:webHidden/>
          </w:rPr>
          <w:instrText xml:space="preserve"> PAGEREF _Toc238197834 \h </w:instrText>
        </w:r>
        <w:r>
          <w:rPr>
            <w:noProof/>
            <w:webHidden/>
          </w:rPr>
        </w:r>
        <w:r>
          <w:rPr>
            <w:noProof/>
            <w:webHidden/>
          </w:rPr>
          <w:fldChar w:fldCharType="separate"/>
        </w:r>
        <w:r>
          <w:rPr>
            <w:noProof/>
            <w:webHidden/>
          </w:rPr>
          <w:t>237</w:t>
        </w:r>
        <w:r>
          <w:rPr>
            <w:noProof/>
            <w:webHidden/>
          </w:rPr>
          <w:fldChar w:fldCharType="end"/>
        </w:r>
      </w:hyperlink>
    </w:p>
    <w:p w14:paraId="6D773CC8" w14:textId="0CA63006" w:rsidR="00097A40" w:rsidRDefault="00097A40">
      <w:pPr>
        <w:pStyle w:val="TOC3"/>
        <w:rPr>
          <w:rFonts w:asciiTheme="minorHAnsi" w:eastAsiaTheme="minorEastAsia" w:hAnsiTheme="minorHAnsi" w:cstheme="minorBidi"/>
          <w:noProof/>
          <w:kern w:val="2"/>
          <w14:ligatures w14:val="standardContextual"/>
        </w:rPr>
      </w:pPr>
      <w:hyperlink w:anchor="_Toc238197835" w:history="1">
        <w:r w:rsidRPr="00811431">
          <w:rPr>
            <w:rStyle w:val="Hyperlink"/>
            <w:noProof/>
          </w:rPr>
          <w:t>§101.</w:t>
        </w:r>
        <w:r>
          <w:rPr>
            <w:rFonts w:asciiTheme="minorHAnsi" w:eastAsiaTheme="minorEastAsia" w:hAnsiTheme="minorHAnsi" w:cstheme="minorBidi"/>
            <w:noProof/>
            <w:kern w:val="2"/>
            <w14:ligatures w14:val="standardContextual"/>
          </w:rPr>
          <w:tab/>
        </w:r>
        <w:r w:rsidRPr="00811431">
          <w:rPr>
            <w:rStyle w:val="Hyperlink"/>
            <w:noProof/>
          </w:rPr>
          <w:t>Constitutional Principles for Property Taxation</w:t>
        </w:r>
        <w:r>
          <w:rPr>
            <w:noProof/>
            <w:webHidden/>
          </w:rPr>
          <w:tab/>
        </w:r>
        <w:r>
          <w:rPr>
            <w:noProof/>
            <w:webHidden/>
          </w:rPr>
          <w:fldChar w:fldCharType="begin"/>
        </w:r>
        <w:r>
          <w:rPr>
            <w:noProof/>
            <w:webHidden/>
          </w:rPr>
          <w:instrText xml:space="preserve"> PAGEREF _Toc238197835 \h </w:instrText>
        </w:r>
        <w:r>
          <w:rPr>
            <w:noProof/>
            <w:webHidden/>
          </w:rPr>
        </w:r>
        <w:r>
          <w:rPr>
            <w:noProof/>
            <w:webHidden/>
          </w:rPr>
          <w:fldChar w:fldCharType="separate"/>
        </w:r>
        <w:r>
          <w:rPr>
            <w:noProof/>
            <w:webHidden/>
          </w:rPr>
          <w:t>237</w:t>
        </w:r>
        <w:r>
          <w:rPr>
            <w:noProof/>
            <w:webHidden/>
          </w:rPr>
          <w:fldChar w:fldCharType="end"/>
        </w:r>
      </w:hyperlink>
    </w:p>
    <w:p w14:paraId="1263C8AF" w14:textId="61AFFB1C" w:rsidR="00097A40" w:rsidRDefault="00097A40">
      <w:pPr>
        <w:pStyle w:val="TOC3"/>
        <w:rPr>
          <w:rFonts w:asciiTheme="minorHAnsi" w:eastAsiaTheme="minorEastAsia" w:hAnsiTheme="minorHAnsi" w:cstheme="minorBidi"/>
          <w:noProof/>
          <w:kern w:val="2"/>
          <w14:ligatures w14:val="standardContextual"/>
        </w:rPr>
      </w:pPr>
      <w:hyperlink w:anchor="_Toc238197836" w:history="1">
        <w:r w:rsidRPr="00811431">
          <w:rPr>
            <w:rStyle w:val="Hyperlink"/>
            <w:noProof/>
          </w:rPr>
          <w:t>§103.</w:t>
        </w:r>
        <w:r>
          <w:rPr>
            <w:rFonts w:asciiTheme="minorHAnsi" w:eastAsiaTheme="minorEastAsia" w:hAnsiTheme="minorHAnsi" w:cstheme="minorBidi"/>
            <w:noProof/>
            <w:kern w:val="2"/>
            <w14:ligatures w14:val="standardContextual"/>
          </w:rPr>
          <w:tab/>
        </w:r>
        <w:r w:rsidRPr="00811431">
          <w:rPr>
            <w:rStyle w:val="Hyperlink"/>
            <w:noProof/>
          </w:rPr>
          <w:t>Exempt Property</w:t>
        </w:r>
        <w:r>
          <w:rPr>
            <w:noProof/>
            <w:webHidden/>
          </w:rPr>
          <w:tab/>
        </w:r>
        <w:r>
          <w:rPr>
            <w:noProof/>
            <w:webHidden/>
          </w:rPr>
          <w:fldChar w:fldCharType="begin"/>
        </w:r>
        <w:r>
          <w:rPr>
            <w:noProof/>
            <w:webHidden/>
          </w:rPr>
          <w:instrText xml:space="preserve"> PAGEREF _Toc238197836 \h </w:instrText>
        </w:r>
        <w:r>
          <w:rPr>
            <w:noProof/>
            <w:webHidden/>
          </w:rPr>
        </w:r>
        <w:r>
          <w:rPr>
            <w:noProof/>
            <w:webHidden/>
          </w:rPr>
          <w:fldChar w:fldCharType="separate"/>
        </w:r>
        <w:r>
          <w:rPr>
            <w:noProof/>
            <w:webHidden/>
          </w:rPr>
          <w:t>240</w:t>
        </w:r>
        <w:r>
          <w:rPr>
            <w:noProof/>
            <w:webHidden/>
          </w:rPr>
          <w:fldChar w:fldCharType="end"/>
        </w:r>
      </w:hyperlink>
    </w:p>
    <w:p w14:paraId="19169727" w14:textId="5EFCF72E" w:rsidR="00097A40" w:rsidRDefault="00097A40">
      <w:pPr>
        <w:pStyle w:val="TOC3"/>
        <w:rPr>
          <w:rFonts w:asciiTheme="minorHAnsi" w:eastAsiaTheme="minorEastAsia" w:hAnsiTheme="minorHAnsi" w:cstheme="minorBidi"/>
          <w:noProof/>
          <w:kern w:val="2"/>
          <w14:ligatures w14:val="standardContextual"/>
        </w:rPr>
      </w:pPr>
      <w:hyperlink w:anchor="_Toc238197837" w:history="1">
        <w:r w:rsidRPr="00811431">
          <w:rPr>
            <w:rStyle w:val="Hyperlink"/>
            <w:noProof/>
          </w:rPr>
          <w:t>§105.</w:t>
        </w:r>
        <w:r>
          <w:rPr>
            <w:rFonts w:asciiTheme="minorHAnsi" w:eastAsiaTheme="minorEastAsia" w:hAnsiTheme="minorHAnsi" w:cstheme="minorBidi"/>
            <w:noProof/>
            <w:kern w:val="2"/>
            <w14:ligatures w14:val="standardContextual"/>
          </w:rPr>
          <w:tab/>
        </w:r>
        <w:r w:rsidRPr="00811431">
          <w:rPr>
            <w:rStyle w:val="Hyperlink"/>
            <w:noProof/>
          </w:rPr>
          <w:t>Constitutional Principles in Determination of Fair Market Value and Use of Reappraisal</w:t>
        </w:r>
        <w:r>
          <w:rPr>
            <w:noProof/>
            <w:webHidden/>
          </w:rPr>
          <w:tab/>
        </w:r>
        <w:r>
          <w:rPr>
            <w:noProof/>
            <w:webHidden/>
          </w:rPr>
          <w:fldChar w:fldCharType="begin"/>
        </w:r>
        <w:r>
          <w:rPr>
            <w:noProof/>
            <w:webHidden/>
          </w:rPr>
          <w:instrText xml:space="preserve"> PAGEREF _Toc238197837 \h </w:instrText>
        </w:r>
        <w:r>
          <w:rPr>
            <w:noProof/>
            <w:webHidden/>
          </w:rPr>
        </w:r>
        <w:r>
          <w:rPr>
            <w:noProof/>
            <w:webHidden/>
          </w:rPr>
          <w:fldChar w:fldCharType="separate"/>
        </w:r>
        <w:r>
          <w:rPr>
            <w:noProof/>
            <w:webHidden/>
          </w:rPr>
          <w:t>241</w:t>
        </w:r>
        <w:r>
          <w:rPr>
            <w:noProof/>
            <w:webHidden/>
          </w:rPr>
          <w:fldChar w:fldCharType="end"/>
        </w:r>
      </w:hyperlink>
    </w:p>
    <w:p w14:paraId="12B161C7" w14:textId="00E7F779" w:rsidR="00097A40" w:rsidRDefault="00097A40">
      <w:pPr>
        <w:pStyle w:val="TOC3"/>
        <w:rPr>
          <w:rFonts w:asciiTheme="minorHAnsi" w:eastAsiaTheme="minorEastAsia" w:hAnsiTheme="minorHAnsi" w:cstheme="minorBidi"/>
          <w:noProof/>
          <w:kern w:val="2"/>
          <w14:ligatures w14:val="standardContextual"/>
        </w:rPr>
      </w:pPr>
      <w:hyperlink w:anchor="_Toc238197838" w:history="1">
        <w:r w:rsidRPr="00811431">
          <w:rPr>
            <w:rStyle w:val="Hyperlink"/>
            <w:noProof/>
          </w:rPr>
          <w:t>§107.</w:t>
        </w:r>
        <w:r>
          <w:rPr>
            <w:rFonts w:asciiTheme="minorHAnsi" w:eastAsiaTheme="minorEastAsia" w:hAnsiTheme="minorHAnsi" w:cstheme="minorBidi"/>
            <w:noProof/>
            <w:kern w:val="2"/>
            <w14:ligatures w14:val="standardContextual"/>
          </w:rPr>
          <w:tab/>
        </w:r>
        <w:r w:rsidRPr="00811431">
          <w:rPr>
            <w:rStyle w:val="Hyperlink"/>
            <w:noProof/>
          </w:rPr>
          <w:t>Statutory Guide for Property Taxation</w:t>
        </w:r>
        <w:r>
          <w:rPr>
            <w:noProof/>
            <w:webHidden/>
          </w:rPr>
          <w:tab/>
        </w:r>
        <w:r>
          <w:rPr>
            <w:noProof/>
            <w:webHidden/>
          </w:rPr>
          <w:fldChar w:fldCharType="begin"/>
        </w:r>
        <w:r>
          <w:rPr>
            <w:noProof/>
            <w:webHidden/>
          </w:rPr>
          <w:instrText xml:space="preserve"> PAGEREF _Toc238197838 \h </w:instrText>
        </w:r>
        <w:r>
          <w:rPr>
            <w:noProof/>
            <w:webHidden/>
          </w:rPr>
        </w:r>
        <w:r>
          <w:rPr>
            <w:noProof/>
            <w:webHidden/>
          </w:rPr>
          <w:fldChar w:fldCharType="separate"/>
        </w:r>
        <w:r>
          <w:rPr>
            <w:noProof/>
            <w:webHidden/>
          </w:rPr>
          <w:t>242</w:t>
        </w:r>
        <w:r>
          <w:rPr>
            <w:noProof/>
            <w:webHidden/>
          </w:rPr>
          <w:fldChar w:fldCharType="end"/>
        </w:r>
      </w:hyperlink>
    </w:p>
    <w:p w14:paraId="3A00C205" w14:textId="4B678D1B" w:rsidR="00097A40" w:rsidRDefault="00097A40">
      <w:pPr>
        <w:pStyle w:val="TOC3"/>
        <w:rPr>
          <w:rFonts w:asciiTheme="minorHAnsi" w:eastAsiaTheme="minorEastAsia" w:hAnsiTheme="minorHAnsi" w:cstheme="minorBidi"/>
          <w:noProof/>
          <w:kern w:val="2"/>
          <w14:ligatures w14:val="standardContextual"/>
        </w:rPr>
      </w:pPr>
      <w:hyperlink w:anchor="_Toc238197839" w:history="1">
        <w:r w:rsidRPr="00811431">
          <w:rPr>
            <w:rStyle w:val="Hyperlink"/>
            <w:noProof/>
          </w:rPr>
          <w:t>§109.</w:t>
        </w:r>
        <w:r>
          <w:rPr>
            <w:rFonts w:asciiTheme="minorHAnsi" w:eastAsiaTheme="minorEastAsia" w:hAnsiTheme="minorHAnsi" w:cstheme="minorBidi"/>
            <w:noProof/>
            <w:kern w:val="2"/>
            <w14:ligatures w14:val="standardContextual"/>
          </w:rPr>
          <w:tab/>
        </w:r>
        <w:r w:rsidRPr="00811431">
          <w:rPr>
            <w:rStyle w:val="Hyperlink"/>
            <w:noProof/>
          </w:rPr>
          <w:t>Fair Market Value Defined</w:t>
        </w:r>
        <w:r>
          <w:rPr>
            <w:noProof/>
            <w:webHidden/>
          </w:rPr>
          <w:tab/>
        </w:r>
        <w:r>
          <w:rPr>
            <w:noProof/>
            <w:webHidden/>
          </w:rPr>
          <w:fldChar w:fldCharType="begin"/>
        </w:r>
        <w:r>
          <w:rPr>
            <w:noProof/>
            <w:webHidden/>
          </w:rPr>
          <w:instrText xml:space="preserve"> PAGEREF _Toc238197839 \h </w:instrText>
        </w:r>
        <w:r>
          <w:rPr>
            <w:noProof/>
            <w:webHidden/>
          </w:rPr>
        </w:r>
        <w:r>
          <w:rPr>
            <w:noProof/>
            <w:webHidden/>
          </w:rPr>
          <w:fldChar w:fldCharType="separate"/>
        </w:r>
        <w:r>
          <w:rPr>
            <w:noProof/>
            <w:webHidden/>
          </w:rPr>
          <w:t>242</w:t>
        </w:r>
        <w:r>
          <w:rPr>
            <w:noProof/>
            <w:webHidden/>
          </w:rPr>
          <w:fldChar w:fldCharType="end"/>
        </w:r>
      </w:hyperlink>
    </w:p>
    <w:p w14:paraId="4A201288" w14:textId="4E4005DF" w:rsidR="00097A40" w:rsidRDefault="00097A40">
      <w:pPr>
        <w:pStyle w:val="TOC3"/>
        <w:rPr>
          <w:rFonts w:asciiTheme="minorHAnsi" w:eastAsiaTheme="minorEastAsia" w:hAnsiTheme="minorHAnsi" w:cstheme="minorBidi"/>
          <w:noProof/>
          <w:kern w:val="2"/>
          <w14:ligatures w14:val="standardContextual"/>
        </w:rPr>
      </w:pPr>
      <w:hyperlink w:anchor="_Toc238197840" w:history="1">
        <w:r w:rsidRPr="00811431">
          <w:rPr>
            <w:rStyle w:val="Hyperlink"/>
            <w:noProof/>
          </w:rPr>
          <w:t>§111.</w:t>
        </w:r>
        <w:r>
          <w:rPr>
            <w:rFonts w:asciiTheme="minorHAnsi" w:eastAsiaTheme="minorEastAsia" w:hAnsiTheme="minorHAnsi" w:cstheme="minorBidi"/>
            <w:noProof/>
            <w:kern w:val="2"/>
            <w14:ligatures w14:val="standardContextual"/>
          </w:rPr>
          <w:tab/>
        </w:r>
        <w:r w:rsidRPr="00811431">
          <w:rPr>
            <w:rStyle w:val="Hyperlink"/>
            <w:noProof/>
          </w:rPr>
          <w:t>Criteria for Determining Fair Market Value</w:t>
        </w:r>
        <w:r>
          <w:rPr>
            <w:noProof/>
            <w:webHidden/>
          </w:rPr>
          <w:tab/>
        </w:r>
        <w:r>
          <w:rPr>
            <w:noProof/>
            <w:webHidden/>
          </w:rPr>
          <w:fldChar w:fldCharType="begin"/>
        </w:r>
        <w:r>
          <w:rPr>
            <w:noProof/>
            <w:webHidden/>
          </w:rPr>
          <w:instrText xml:space="preserve"> PAGEREF _Toc238197840 \h </w:instrText>
        </w:r>
        <w:r>
          <w:rPr>
            <w:noProof/>
            <w:webHidden/>
          </w:rPr>
        </w:r>
        <w:r>
          <w:rPr>
            <w:noProof/>
            <w:webHidden/>
          </w:rPr>
          <w:fldChar w:fldCharType="separate"/>
        </w:r>
        <w:r>
          <w:rPr>
            <w:noProof/>
            <w:webHidden/>
          </w:rPr>
          <w:t>242</w:t>
        </w:r>
        <w:r>
          <w:rPr>
            <w:noProof/>
            <w:webHidden/>
          </w:rPr>
          <w:fldChar w:fldCharType="end"/>
        </w:r>
      </w:hyperlink>
    </w:p>
    <w:p w14:paraId="4B73C7A5" w14:textId="47BE613B" w:rsidR="00097A40" w:rsidRDefault="00097A40">
      <w:pPr>
        <w:pStyle w:val="TOC3"/>
        <w:rPr>
          <w:rFonts w:asciiTheme="minorHAnsi" w:eastAsiaTheme="minorEastAsia" w:hAnsiTheme="minorHAnsi" w:cstheme="minorBidi"/>
          <w:noProof/>
          <w:kern w:val="2"/>
          <w14:ligatures w14:val="standardContextual"/>
        </w:rPr>
      </w:pPr>
      <w:hyperlink w:anchor="_Toc238197841" w:history="1">
        <w:r w:rsidRPr="00811431">
          <w:rPr>
            <w:rStyle w:val="Hyperlink"/>
            <w:noProof/>
          </w:rPr>
          <w:t>§113.</w:t>
        </w:r>
        <w:r>
          <w:rPr>
            <w:rFonts w:asciiTheme="minorHAnsi" w:eastAsiaTheme="minorEastAsia" w:hAnsiTheme="minorHAnsi" w:cstheme="minorBidi"/>
            <w:noProof/>
            <w:kern w:val="2"/>
            <w14:ligatures w14:val="standardContextual"/>
          </w:rPr>
          <w:tab/>
        </w:r>
        <w:r w:rsidRPr="00811431">
          <w:rPr>
            <w:rStyle w:val="Hyperlink"/>
            <w:noProof/>
          </w:rPr>
          <w:t>Assessments: General Information</w:t>
        </w:r>
        <w:r>
          <w:rPr>
            <w:noProof/>
            <w:webHidden/>
          </w:rPr>
          <w:tab/>
        </w:r>
        <w:r>
          <w:rPr>
            <w:noProof/>
            <w:webHidden/>
          </w:rPr>
          <w:fldChar w:fldCharType="begin"/>
        </w:r>
        <w:r>
          <w:rPr>
            <w:noProof/>
            <w:webHidden/>
          </w:rPr>
          <w:instrText xml:space="preserve"> PAGEREF _Toc238197841 \h </w:instrText>
        </w:r>
        <w:r>
          <w:rPr>
            <w:noProof/>
            <w:webHidden/>
          </w:rPr>
        </w:r>
        <w:r>
          <w:rPr>
            <w:noProof/>
            <w:webHidden/>
          </w:rPr>
          <w:fldChar w:fldCharType="separate"/>
        </w:r>
        <w:r>
          <w:rPr>
            <w:noProof/>
            <w:webHidden/>
          </w:rPr>
          <w:t>242</w:t>
        </w:r>
        <w:r>
          <w:rPr>
            <w:noProof/>
            <w:webHidden/>
          </w:rPr>
          <w:fldChar w:fldCharType="end"/>
        </w:r>
      </w:hyperlink>
    </w:p>
    <w:p w14:paraId="33BECF6C" w14:textId="6A13D395" w:rsidR="00097A40" w:rsidRDefault="00097A40">
      <w:pPr>
        <w:pStyle w:val="TOC3"/>
        <w:rPr>
          <w:rFonts w:asciiTheme="minorHAnsi" w:eastAsiaTheme="minorEastAsia" w:hAnsiTheme="minorHAnsi" w:cstheme="minorBidi"/>
          <w:noProof/>
          <w:kern w:val="2"/>
          <w14:ligatures w14:val="standardContextual"/>
        </w:rPr>
      </w:pPr>
      <w:hyperlink w:anchor="_Toc238197842" w:history="1">
        <w:r w:rsidRPr="00811431">
          <w:rPr>
            <w:rStyle w:val="Hyperlink"/>
            <w:noProof/>
          </w:rPr>
          <w:t>§114.</w:t>
        </w:r>
        <w:r>
          <w:rPr>
            <w:rFonts w:asciiTheme="minorHAnsi" w:eastAsiaTheme="minorEastAsia" w:hAnsiTheme="minorHAnsi" w:cstheme="minorBidi"/>
            <w:noProof/>
            <w:kern w:val="2"/>
            <w14:ligatures w14:val="standardContextual"/>
          </w:rPr>
          <w:tab/>
        </w:r>
        <w:r w:rsidRPr="00811431">
          <w:rPr>
            <w:rStyle w:val="Hyperlink"/>
            <w:noProof/>
          </w:rPr>
          <w:t>Property Defined</w:t>
        </w:r>
        <w:r>
          <w:rPr>
            <w:noProof/>
            <w:webHidden/>
          </w:rPr>
          <w:tab/>
        </w:r>
        <w:r>
          <w:rPr>
            <w:noProof/>
            <w:webHidden/>
          </w:rPr>
          <w:fldChar w:fldCharType="begin"/>
        </w:r>
        <w:r>
          <w:rPr>
            <w:noProof/>
            <w:webHidden/>
          </w:rPr>
          <w:instrText xml:space="preserve"> PAGEREF _Toc238197842 \h </w:instrText>
        </w:r>
        <w:r>
          <w:rPr>
            <w:noProof/>
            <w:webHidden/>
          </w:rPr>
        </w:r>
        <w:r>
          <w:rPr>
            <w:noProof/>
            <w:webHidden/>
          </w:rPr>
          <w:fldChar w:fldCharType="separate"/>
        </w:r>
        <w:r>
          <w:rPr>
            <w:noProof/>
            <w:webHidden/>
          </w:rPr>
          <w:t>243</w:t>
        </w:r>
        <w:r>
          <w:rPr>
            <w:noProof/>
            <w:webHidden/>
          </w:rPr>
          <w:fldChar w:fldCharType="end"/>
        </w:r>
      </w:hyperlink>
    </w:p>
    <w:p w14:paraId="3A282AD7" w14:textId="0EE13C01" w:rsidR="00097A40" w:rsidRDefault="00097A40">
      <w:pPr>
        <w:pStyle w:val="TOC3"/>
        <w:rPr>
          <w:rFonts w:asciiTheme="minorHAnsi" w:eastAsiaTheme="minorEastAsia" w:hAnsiTheme="minorHAnsi" w:cstheme="minorBidi"/>
          <w:noProof/>
          <w:kern w:val="2"/>
          <w14:ligatures w14:val="standardContextual"/>
        </w:rPr>
      </w:pPr>
      <w:hyperlink w:anchor="_Toc238197843" w:history="1">
        <w:r w:rsidRPr="00811431">
          <w:rPr>
            <w:rStyle w:val="Hyperlink"/>
            <w:noProof/>
          </w:rPr>
          <w:t>§115.</w:t>
        </w:r>
        <w:r>
          <w:rPr>
            <w:rFonts w:asciiTheme="minorHAnsi" w:eastAsiaTheme="minorEastAsia" w:hAnsiTheme="minorHAnsi" w:cstheme="minorBidi"/>
            <w:noProof/>
            <w:kern w:val="2"/>
            <w14:ligatures w14:val="standardContextual"/>
          </w:rPr>
          <w:tab/>
        </w:r>
        <w:r w:rsidRPr="00811431">
          <w:rPr>
            <w:rStyle w:val="Hyperlink"/>
            <w:noProof/>
          </w:rPr>
          <w:t>Real Property Defined</w:t>
        </w:r>
        <w:r>
          <w:rPr>
            <w:noProof/>
            <w:webHidden/>
          </w:rPr>
          <w:tab/>
        </w:r>
        <w:r>
          <w:rPr>
            <w:noProof/>
            <w:webHidden/>
          </w:rPr>
          <w:fldChar w:fldCharType="begin"/>
        </w:r>
        <w:r>
          <w:rPr>
            <w:noProof/>
            <w:webHidden/>
          </w:rPr>
          <w:instrText xml:space="preserve"> PAGEREF _Toc238197843 \h </w:instrText>
        </w:r>
        <w:r>
          <w:rPr>
            <w:noProof/>
            <w:webHidden/>
          </w:rPr>
        </w:r>
        <w:r>
          <w:rPr>
            <w:noProof/>
            <w:webHidden/>
          </w:rPr>
          <w:fldChar w:fldCharType="separate"/>
        </w:r>
        <w:r>
          <w:rPr>
            <w:noProof/>
            <w:webHidden/>
          </w:rPr>
          <w:t>243</w:t>
        </w:r>
        <w:r>
          <w:rPr>
            <w:noProof/>
            <w:webHidden/>
          </w:rPr>
          <w:fldChar w:fldCharType="end"/>
        </w:r>
      </w:hyperlink>
    </w:p>
    <w:p w14:paraId="32005452" w14:textId="11774EB2" w:rsidR="00097A40" w:rsidRDefault="00097A40">
      <w:pPr>
        <w:pStyle w:val="TOC3"/>
        <w:rPr>
          <w:rFonts w:asciiTheme="minorHAnsi" w:eastAsiaTheme="minorEastAsia" w:hAnsiTheme="minorHAnsi" w:cstheme="minorBidi"/>
          <w:noProof/>
          <w:kern w:val="2"/>
          <w14:ligatures w14:val="standardContextual"/>
        </w:rPr>
      </w:pPr>
      <w:hyperlink w:anchor="_Toc238197844" w:history="1">
        <w:r w:rsidRPr="00811431">
          <w:rPr>
            <w:rStyle w:val="Hyperlink"/>
            <w:noProof/>
          </w:rPr>
          <w:t>§117.</w:t>
        </w:r>
        <w:r>
          <w:rPr>
            <w:rFonts w:asciiTheme="minorHAnsi" w:eastAsiaTheme="minorEastAsia" w:hAnsiTheme="minorHAnsi" w:cstheme="minorBidi"/>
            <w:noProof/>
            <w:kern w:val="2"/>
            <w14:ligatures w14:val="standardContextual"/>
          </w:rPr>
          <w:tab/>
        </w:r>
        <w:r w:rsidRPr="00811431">
          <w:rPr>
            <w:rStyle w:val="Hyperlink"/>
            <w:noProof/>
          </w:rPr>
          <w:t>Personal Property Defined</w:t>
        </w:r>
        <w:r>
          <w:rPr>
            <w:noProof/>
            <w:webHidden/>
          </w:rPr>
          <w:tab/>
        </w:r>
        <w:r>
          <w:rPr>
            <w:noProof/>
            <w:webHidden/>
          </w:rPr>
          <w:fldChar w:fldCharType="begin"/>
        </w:r>
        <w:r>
          <w:rPr>
            <w:noProof/>
            <w:webHidden/>
          </w:rPr>
          <w:instrText xml:space="preserve"> PAGEREF _Toc238197844 \h </w:instrText>
        </w:r>
        <w:r>
          <w:rPr>
            <w:noProof/>
            <w:webHidden/>
          </w:rPr>
        </w:r>
        <w:r>
          <w:rPr>
            <w:noProof/>
            <w:webHidden/>
          </w:rPr>
          <w:fldChar w:fldCharType="separate"/>
        </w:r>
        <w:r>
          <w:rPr>
            <w:noProof/>
            <w:webHidden/>
          </w:rPr>
          <w:t>243</w:t>
        </w:r>
        <w:r>
          <w:rPr>
            <w:noProof/>
            <w:webHidden/>
          </w:rPr>
          <w:fldChar w:fldCharType="end"/>
        </w:r>
      </w:hyperlink>
    </w:p>
    <w:p w14:paraId="51AF9BF0" w14:textId="50F03193" w:rsidR="00097A40" w:rsidRDefault="00097A40">
      <w:pPr>
        <w:pStyle w:val="TOC3"/>
        <w:rPr>
          <w:rFonts w:asciiTheme="minorHAnsi" w:eastAsiaTheme="minorEastAsia" w:hAnsiTheme="minorHAnsi" w:cstheme="minorBidi"/>
          <w:noProof/>
          <w:kern w:val="2"/>
          <w14:ligatures w14:val="standardContextual"/>
        </w:rPr>
      </w:pPr>
      <w:hyperlink w:anchor="_Toc238197845" w:history="1">
        <w:r w:rsidRPr="00811431">
          <w:rPr>
            <w:rStyle w:val="Hyperlink"/>
            <w:noProof/>
          </w:rPr>
          <w:t>§118.</w:t>
        </w:r>
        <w:r>
          <w:rPr>
            <w:rFonts w:asciiTheme="minorHAnsi" w:eastAsiaTheme="minorEastAsia" w:hAnsiTheme="minorHAnsi" w:cstheme="minorBidi"/>
            <w:noProof/>
            <w:kern w:val="2"/>
            <w14:ligatures w14:val="standardContextual"/>
          </w:rPr>
          <w:tab/>
        </w:r>
        <w:r w:rsidRPr="00811431">
          <w:rPr>
            <w:rStyle w:val="Hyperlink"/>
            <w:noProof/>
          </w:rPr>
          <w:t>Data Collection by the Assessor</w:t>
        </w:r>
        <w:r>
          <w:rPr>
            <w:noProof/>
            <w:webHidden/>
          </w:rPr>
          <w:tab/>
        </w:r>
        <w:r>
          <w:rPr>
            <w:noProof/>
            <w:webHidden/>
          </w:rPr>
          <w:fldChar w:fldCharType="begin"/>
        </w:r>
        <w:r>
          <w:rPr>
            <w:noProof/>
            <w:webHidden/>
          </w:rPr>
          <w:instrText xml:space="preserve"> PAGEREF _Toc238197845 \h </w:instrText>
        </w:r>
        <w:r>
          <w:rPr>
            <w:noProof/>
            <w:webHidden/>
          </w:rPr>
        </w:r>
        <w:r>
          <w:rPr>
            <w:noProof/>
            <w:webHidden/>
          </w:rPr>
          <w:fldChar w:fldCharType="separate"/>
        </w:r>
        <w:r>
          <w:rPr>
            <w:noProof/>
            <w:webHidden/>
          </w:rPr>
          <w:t>243</w:t>
        </w:r>
        <w:r>
          <w:rPr>
            <w:noProof/>
            <w:webHidden/>
          </w:rPr>
          <w:fldChar w:fldCharType="end"/>
        </w:r>
      </w:hyperlink>
    </w:p>
    <w:p w14:paraId="58FE3155" w14:textId="12982175" w:rsidR="00097A40" w:rsidRDefault="00097A40">
      <w:pPr>
        <w:pStyle w:val="TOC3"/>
        <w:rPr>
          <w:rFonts w:asciiTheme="minorHAnsi" w:eastAsiaTheme="minorEastAsia" w:hAnsiTheme="minorHAnsi" w:cstheme="minorBidi"/>
          <w:noProof/>
          <w:kern w:val="2"/>
          <w14:ligatures w14:val="standardContextual"/>
        </w:rPr>
      </w:pPr>
      <w:hyperlink w:anchor="_Toc238197846" w:history="1">
        <w:r w:rsidRPr="00811431">
          <w:rPr>
            <w:rStyle w:val="Hyperlink"/>
            <w:noProof/>
          </w:rPr>
          <w:t>§119.</w:t>
        </w:r>
        <w:r>
          <w:rPr>
            <w:rFonts w:asciiTheme="minorHAnsi" w:eastAsiaTheme="minorEastAsia" w:hAnsiTheme="minorHAnsi" w:cstheme="minorBidi"/>
            <w:noProof/>
            <w:kern w:val="2"/>
            <w14:ligatures w14:val="standardContextual"/>
          </w:rPr>
          <w:tab/>
        </w:r>
        <w:r w:rsidRPr="00811431">
          <w:rPr>
            <w:rStyle w:val="Hyperlink"/>
            <w:noProof/>
          </w:rPr>
          <w:t>Forms</w:t>
        </w:r>
        <w:r>
          <w:rPr>
            <w:noProof/>
            <w:webHidden/>
          </w:rPr>
          <w:tab/>
        </w:r>
        <w:r>
          <w:rPr>
            <w:noProof/>
            <w:webHidden/>
          </w:rPr>
          <w:fldChar w:fldCharType="begin"/>
        </w:r>
        <w:r>
          <w:rPr>
            <w:noProof/>
            <w:webHidden/>
          </w:rPr>
          <w:instrText xml:space="preserve"> PAGEREF _Toc238197846 \h </w:instrText>
        </w:r>
        <w:r>
          <w:rPr>
            <w:noProof/>
            <w:webHidden/>
          </w:rPr>
        </w:r>
        <w:r>
          <w:rPr>
            <w:noProof/>
            <w:webHidden/>
          </w:rPr>
          <w:fldChar w:fldCharType="separate"/>
        </w:r>
        <w:r>
          <w:rPr>
            <w:noProof/>
            <w:webHidden/>
          </w:rPr>
          <w:t>243</w:t>
        </w:r>
        <w:r>
          <w:rPr>
            <w:noProof/>
            <w:webHidden/>
          </w:rPr>
          <w:fldChar w:fldCharType="end"/>
        </w:r>
      </w:hyperlink>
    </w:p>
    <w:p w14:paraId="2AB78058" w14:textId="7E901AE2" w:rsidR="00097A40" w:rsidRDefault="00097A40">
      <w:pPr>
        <w:pStyle w:val="TOC3"/>
        <w:rPr>
          <w:rFonts w:asciiTheme="minorHAnsi" w:eastAsiaTheme="minorEastAsia" w:hAnsiTheme="minorHAnsi" w:cstheme="minorBidi"/>
          <w:noProof/>
          <w:kern w:val="2"/>
          <w14:ligatures w14:val="standardContextual"/>
        </w:rPr>
      </w:pPr>
      <w:hyperlink w:anchor="_Toc238197847" w:history="1">
        <w:r w:rsidRPr="00811431">
          <w:rPr>
            <w:rStyle w:val="Hyperlink"/>
            <w:noProof/>
          </w:rPr>
          <w:t>§121.</w:t>
        </w:r>
        <w:r>
          <w:rPr>
            <w:rFonts w:asciiTheme="minorHAnsi" w:eastAsiaTheme="minorEastAsia" w:hAnsiTheme="minorHAnsi" w:cstheme="minorBidi"/>
            <w:noProof/>
            <w:kern w:val="2"/>
            <w14:ligatures w14:val="standardContextual"/>
          </w:rPr>
          <w:tab/>
        </w:r>
        <w:r w:rsidRPr="00811431">
          <w:rPr>
            <w:rStyle w:val="Hyperlink"/>
            <w:noProof/>
          </w:rPr>
          <w:t>Reappraisal</w:t>
        </w:r>
        <w:r>
          <w:rPr>
            <w:noProof/>
            <w:webHidden/>
          </w:rPr>
          <w:tab/>
        </w:r>
        <w:r>
          <w:rPr>
            <w:noProof/>
            <w:webHidden/>
          </w:rPr>
          <w:fldChar w:fldCharType="begin"/>
        </w:r>
        <w:r>
          <w:rPr>
            <w:noProof/>
            <w:webHidden/>
          </w:rPr>
          <w:instrText xml:space="preserve"> PAGEREF _Toc238197847 \h </w:instrText>
        </w:r>
        <w:r>
          <w:rPr>
            <w:noProof/>
            <w:webHidden/>
          </w:rPr>
        </w:r>
        <w:r>
          <w:rPr>
            <w:noProof/>
            <w:webHidden/>
          </w:rPr>
          <w:fldChar w:fldCharType="separate"/>
        </w:r>
        <w:r>
          <w:rPr>
            <w:noProof/>
            <w:webHidden/>
          </w:rPr>
          <w:t>243</w:t>
        </w:r>
        <w:r>
          <w:rPr>
            <w:noProof/>
            <w:webHidden/>
          </w:rPr>
          <w:fldChar w:fldCharType="end"/>
        </w:r>
      </w:hyperlink>
    </w:p>
    <w:p w14:paraId="5CC36A1D" w14:textId="155BB543" w:rsidR="00097A40" w:rsidRDefault="00097A40">
      <w:pPr>
        <w:pStyle w:val="TOC3"/>
        <w:rPr>
          <w:rFonts w:asciiTheme="minorHAnsi" w:eastAsiaTheme="minorEastAsia" w:hAnsiTheme="minorHAnsi" w:cstheme="minorBidi"/>
          <w:noProof/>
          <w:kern w:val="2"/>
          <w14:ligatures w14:val="standardContextual"/>
        </w:rPr>
      </w:pPr>
      <w:hyperlink w:anchor="_Toc238197848" w:history="1">
        <w:r w:rsidRPr="00811431">
          <w:rPr>
            <w:rStyle w:val="Hyperlink"/>
            <w:noProof/>
          </w:rPr>
          <w:t>§123.</w:t>
        </w:r>
        <w:r>
          <w:rPr>
            <w:rFonts w:asciiTheme="minorHAnsi" w:eastAsiaTheme="minorEastAsia" w:hAnsiTheme="minorHAnsi" w:cstheme="minorBidi"/>
            <w:noProof/>
            <w:kern w:val="2"/>
            <w14:ligatures w14:val="standardContextual"/>
          </w:rPr>
          <w:tab/>
        </w:r>
        <w:r w:rsidRPr="00811431">
          <w:rPr>
            <w:rStyle w:val="Hyperlink"/>
            <w:noProof/>
          </w:rPr>
          <w:t>Statutes Pertaining to Specific Personal Property</w:t>
        </w:r>
        <w:r>
          <w:rPr>
            <w:noProof/>
            <w:webHidden/>
          </w:rPr>
          <w:tab/>
        </w:r>
        <w:r>
          <w:rPr>
            <w:noProof/>
            <w:webHidden/>
          </w:rPr>
          <w:fldChar w:fldCharType="begin"/>
        </w:r>
        <w:r>
          <w:rPr>
            <w:noProof/>
            <w:webHidden/>
          </w:rPr>
          <w:instrText xml:space="preserve"> PAGEREF _Toc238197848 \h </w:instrText>
        </w:r>
        <w:r>
          <w:rPr>
            <w:noProof/>
            <w:webHidden/>
          </w:rPr>
        </w:r>
        <w:r>
          <w:rPr>
            <w:noProof/>
            <w:webHidden/>
          </w:rPr>
          <w:fldChar w:fldCharType="separate"/>
        </w:r>
        <w:r>
          <w:rPr>
            <w:noProof/>
            <w:webHidden/>
          </w:rPr>
          <w:t>244</w:t>
        </w:r>
        <w:r>
          <w:rPr>
            <w:noProof/>
            <w:webHidden/>
          </w:rPr>
          <w:fldChar w:fldCharType="end"/>
        </w:r>
      </w:hyperlink>
    </w:p>
    <w:p w14:paraId="4FCAB293" w14:textId="595DCFBB" w:rsidR="00097A40" w:rsidRDefault="00097A40">
      <w:pPr>
        <w:pStyle w:val="TOC3"/>
        <w:rPr>
          <w:rFonts w:asciiTheme="minorHAnsi" w:eastAsiaTheme="minorEastAsia" w:hAnsiTheme="minorHAnsi" w:cstheme="minorBidi"/>
          <w:noProof/>
          <w:kern w:val="2"/>
          <w14:ligatures w14:val="standardContextual"/>
        </w:rPr>
      </w:pPr>
      <w:hyperlink w:anchor="_Toc238197849" w:history="1">
        <w:r w:rsidRPr="00811431">
          <w:rPr>
            <w:rStyle w:val="Hyperlink"/>
            <w:noProof/>
          </w:rPr>
          <w:t>§125.</w:t>
        </w:r>
        <w:r>
          <w:rPr>
            <w:rFonts w:asciiTheme="minorHAnsi" w:eastAsiaTheme="minorEastAsia" w:hAnsiTheme="minorHAnsi" w:cstheme="minorBidi"/>
            <w:noProof/>
            <w:kern w:val="2"/>
            <w14:ligatures w14:val="standardContextual"/>
          </w:rPr>
          <w:tab/>
        </w:r>
        <w:r w:rsidRPr="00811431">
          <w:rPr>
            <w:rStyle w:val="Hyperlink"/>
            <w:noProof/>
          </w:rPr>
          <w:t>Statutes Pertaining to Specific Real Property</w:t>
        </w:r>
        <w:r>
          <w:rPr>
            <w:noProof/>
            <w:webHidden/>
          </w:rPr>
          <w:tab/>
        </w:r>
        <w:r>
          <w:rPr>
            <w:noProof/>
            <w:webHidden/>
          </w:rPr>
          <w:fldChar w:fldCharType="begin"/>
        </w:r>
        <w:r>
          <w:rPr>
            <w:noProof/>
            <w:webHidden/>
          </w:rPr>
          <w:instrText xml:space="preserve"> PAGEREF _Toc238197849 \h </w:instrText>
        </w:r>
        <w:r>
          <w:rPr>
            <w:noProof/>
            <w:webHidden/>
          </w:rPr>
        </w:r>
        <w:r>
          <w:rPr>
            <w:noProof/>
            <w:webHidden/>
          </w:rPr>
          <w:fldChar w:fldCharType="separate"/>
        </w:r>
        <w:r>
          <w:rPr>
            <w:noProof/>
            <w:webHidden/>
          </w:rPr>
          <w:t>244</w:t>
        </w:r>
        <w:r>
          <w:rPr>
            <w:noProof/>
            <w:webHidden/>
          </w:rPr>
          <w:fldChar w:fldCharType="end"/>
        </w:r>
      </w:hyperlink>
    </w:p>
    <w:p w14:paraId="2E319BA7" w14:textId="6A8365F9" w:rsidR="00097A40" w:rsidRDefault="00097A40">
      <w:pPr>
        <w:pStyle w:val="TOC2"/>
        <w:rPr>
          <w:rFonts w:asciiTheme="minorHAnsi" w:eastAsiaTheme="minorEastAsia" w:hAnsiTheme="minorHAnsi" w:cstheme="minorBidi"/>
          <w:bCs w:val="0"/>
          <w:kern w:val="2"/>
          <w14:ligatures w14:val="standardContextual"/>
        </w:rPr>
      </w:pPr>
      <w:hyperlink w:anchor="_Toc238197850" w:history="1">
        <w:r w:rsidRPr="00811431">
          <w:rPr>
            <w:rStyle w:val="Hyperlink"/>
          </w:rPr>
          <w:t>Chapter 2.</w:t>
        </w:r>
        <w:r>
          <w:rPr>
            <w:rFonts w:asciiTheme="minorHAnsi" w:eastAsiaTheme="minorEastAsia" w:hAnsiTheme="minorHAnsi" w:cstheme="minorBidi"/>
            <w:bCs w:val="0"/>
            <w:kern w:val="2"/>
            <w14:ligatures w14:val="standardContextual"/>
          </w:rPr>
          <w:tab/>
        </w:r>
        <w:r w:rsidRPr="00811431">
          <w:rPr>
            <w:rStyle w:val="Hyperlink"/>
          </w:rPr>
          <w:t>Policies and Procedures for Assessment and Change Order Practices</w:t>
        </w:r>
        <w:r>
          <w:rPr>
            <w:webHidden/>
          </w:rPr>
          <w:tab/>
        </w:r>
        <w:r>
          <w:rPr>
            <w:webHidden/>
          </w:rPr>
          <w:fldChar w:fldCharType="begin"/>
        </w:r>
        <w:r>
          <w:rPr>
            <w:webHidden/>
          </w:rPr>
          <w:instrText xml:space="preserve"> PAGEREF _Toc238197850 \h </w:instrText>
        </w:r>
        <w:r>
          <w:rPr>
            <w:webHidden/>
          </w:rPr>
        </w:r>
        <w:r>
          <w:rPr>
            <w:webHidden/>
          </w:rPr>
          <w:fldChar w:fldCharType="separate"/>
        </w:r>
        <w:r>
          <w:rPr>
            <w:webHidden/>
          </w:rPr>
          <w:t>244</w:t>
        </w:r>
        <w:r>
          <w:rPr>
            <w:webHidden/>
          </w:rPr>
          <w:fldChar w:fldCharType="end"/>
        </w:r>
      </w:hyperlink>
    </w:p>
    <w:p w14:paraId="402D1EE0" w14:textId="72647DED" w:rsidR="00097A40" w:rsidRDefault="00097A40">
      <w:pPr>
        <w:pStyle w:val="TOC3"/>
        <w:rPr>
          <w:rFonts w:asciiTheme="minorHAnsi" w:eastAsiaTheme="minorEastAsia" w:hAnsiTheme="minorHAnsi" w:cstheme="minorBidi"/>
          <w:noProof/>
          <w:kern w:val="2"/>
          <w14:ligatures w14:val="standardContextual"/>
        </w:rPr>
      </w:pPr>
      <w:hyperlink w:anchor="_Toc238197851" w:history="1">
        <w:r w:rsidRPr="00811431">
          <w:rPr>
            <w:rStyle w:val="Hyperlink"/>
            <w:noProof/>
          </w:rPr>
          <w:t>§201.</w:t>
        </w:r>
        <w:r>
          <w:rPr>
            <w:rFonts w:asciiTheme="minorHAnsi" w:eastAsiaTheme="minorEastAsia" w:hAnsiTheme="minorHAnsi" w:cstheme="minorBidi"/>
            <w:noProof/>
            <w:kern w:val="2"/>
            <w14:ligatures w14:val="standardContextual"/>
          </w:rPr>
          <w:tab/>
        </w:r>
        <w:r w:rsidRPr="00811431">
          <w:rPr>
            <w:rStyle w:val="Hyperlink"/>
            <w:noProof/>
          </w:rPr>
          <w:t>Introduction</w:t>
        </w:r>
        <w:r>
          <w:rPr>
            <w:noProof/>
            <w:webHidden/>
          </w:rPr>
          <w:tab/>
        </w:r>
        <w:r>
          <w:rPr>
            <w:noProof/>
            <w:webHidden/>
          </w:rPr>
          <w:fldChar w:fldCharType="begin"/>
        </w:r>
        <w:r>
          <w:rPr>
            <w:noProof/>
            <w:webHidden/>
          </w:rPr>
          <w:instrText xml:space="preserve"> PAGEREF _Toc238197851 \h </w:instrText>
        </w:r>
        <w:r>
          <w:rPr>
            <w:noProof/>
            <w:webHidden/>
          </w:rPr>
        </w:r>
        <w:r>
          <w:rPr>
            <w:noProof/>
            <w:webHidden/>
          </w:rPr>
          <w:fldChar w:fldCharType="separate"/>
        </w:r>
        <w:r>
          <w:rPr>
            <w:noProof/>
            <w:webHidden/>
          </w:rPr>
          <w:t>244</w:t>
        </w:r>
        <w:r>
          <w:rPr>
            <w:noProof/>
            <w:webHidden/>
          </w:rPr>
          <w:fldChar w:fldCharType="end"/>
        </w:r>
      </w:hyperlink>
    </w:p>
    <w:p w14:paraId="1E063C9C" w14:textId="70EA5276" w:rsidR="00097A40" w:rsidRDefault="00097A40">
      <w:pPr>
        <w:pStyle w:val="TOC3"/>
        <w:rPr>
          <w:rFonts w:asciiTheme="minorHAnsi" w:eastAsiaTheme="minorEastAsia" w:hAnsiTheme="minorHAnsi" w:cstheme="minorBidi"/>
          <w:noProof/>
          <w:kern w:val="2"/>
          <w14:ligatures w14:val="standardContextual"/>
        </w:rPr>
      </w:pPr>
      <w:hyperlink w:anchor="_Toc238197852" w:history="1">
        <w:r w:rsidRPr="00811431">
          <w:rPr>
            <w:rStyle w:val="Hyperlink"/>
            <w:noProof/>
          </w:rPr>
          <w:t>§203.</w:t>
        </w:r>
        <w:r>
          <w:rPr>
            <w:rFonts w:asciiTheme="minorHAnsi" w:eastAsiaTheme="minorEastAsia" w:hAnsiTheme="minorHAnsi" w:cstheme="minorBidi"/>
            <w:noProof/>
            <w:kern w:val="2"/>
            <w14:ligatures w14:val="standardContextual"/>
          </w:rPr>
          <w:tab/>
        </w:r>
        <w:r w:rsidRPr="00811431">
          <w:rPr>
            <w:rStyle w:val="Hyperlink"/>
            <w:noProof/>
          </w:rPr>
          <w:t>Change Order Requests</w:t>
        </w:r>
        <w:r>
          <w:rPr>
            <w:noProof/>
            <w:webHidden/>
          </w:rPr>
          <w:tab/>
        </w:r>
        <w:r>
          <w:rPr>
            <w:noProof/>
            <w:webHidden/>
          </w:rPr>
          <w:fldChar w:fldCharType="begin"/>
        </w:r>
        <w:r>
          <w:rPr>
            <w:noProof/>
            <w:webHidden/>
          </w:rPr>
          <w:instrText xml:space="preserve"> PAGEREF _Toc238197852 \h </w:instrText>
        </w:r>
        <w:r>
          <w:rPr>
            <w:noProof/>
            <w:webHidden/>
          </w:rPr>
        </w:r>
        <w:r>
          <w:rPr>
            <w:noProof/>
            <w:webHidden/>
          </w:rPr>
          <w:fldChar w:fldCharType="separate"/>
        </w:r>
        <w:r>
          <w:rPr>
            <w:noProof/>
            <w:webHidden/>
          </w:rPr>
          <w:t>244</w:t>
        </w:r>
        <w:r>
          <w:rPr>
            <w:noProof/>
            <w:webHidden/>
          </w:rPr>
          <w:fldChar w:fldCharType="end"/>
        </w:r>
      </w:hyperlink>
    </w:p>
    <w:p w14:paraId="70500037" w14:textId="56FE615B" w:rsidR="00097A40" w:rsidRDefault="00097A40">
      <w:pPr>
        <w:pStyle w:val="TOC3"/>
        <w:rPr>
          <w:rFonts w:asciiTheme="minorHAnsi" w:eastAsiaTheme="minorEastAsia" w:hAnsiTheme="minorHAnsi" w:cstheme="minorBidi"/>
          <w:noProof/>
          <w:kern w:val="2"/>
          <w14:ligatures w14:val="standardContextual"/>
        </w:rPr>
      </w:pPr>
      <w:hyperlink w:anchor="_Toc238197853" w:history="1">
        <w:r w:rsidRPr="00811431">
          <w:rPr>
            <w:rStyle w:val="Hyperlink"/>
            <w:noProof/>
          </w:rPr>
          <w:t>§207.</w:t>
        </w:r>
        <w:r>
          <w:rPr>
            <w:rFonts w:asciiTheme="minorHAnsi" w:eastAsiaTheme="minorEastAsia" w:hAnsiTheme="minorHAnsi" w:cstheme="minorBidi"/>
            <w:noProof/>
            <w:kern w:val="2"/>
            <w14:ligatures w14:val="standardContextual"/>
          </w:rPr>
          <w:tab/>
        </w:r>
        <w:r w:rsidRPr="00811431">
          <w:rPr>
            <w:rStyle w:val="Hyperlink"/>
            <w:noProof/>
          </w:rPr>
          <w:t>Use Value Properties</w:t>
        </w:r>
        <w:r>
          <w:rPr>
            <w:noProof/>
            <w:webHidden/>
          </w:rPr>
          <w:tab/>
        </w:r>
        <w:r>
          <w:rPr>
            <w:noProof/>
            <w:webHidden/>
          </w:rPr>
          <w:fldChar w:fldCharType="begin"/>
        </w:r>
        <w:r>
          <w:rPr>
            <w:noProof/>
            <w:webHidden/>
          </w:rPr>
          <w:instrText xml:space="preserve"> PAGEREF _Toc238197853 \h </w:instrText>
        </w:r>
        <w:r>
          <w:rPr>
            <w:noProof/>
            <w:webHidden/>
          </w:rPr>
        </w:r>
        <w:r>
          <w:rPr>
            <w:noProof/>
            <w:webHidden/>
          </w:rPr>
          <w:fldChar w:fldCharType="separate"/>
        </w:r>
        <w:r>
          <w:rPr>
            <w:noProof/>
            <w:webHidden/>
          </w:rPr>
          <w:t>245</w:t>
        </w:r>
        <w:r>
          <w:rPr>
            <w:noProof/>
            <w:webHidden/>
          </w:rPr>
          <w:fldChar w:fldCharType="end"/>
        </w:r>
      </w:hyperlink>
    </w:p>
    <w:p w14:paraId="48252C20" w14:textId="60E5EC2D" w:rsidR="00097A40" w:rsidRDefault="00097A40">
      <w:pPr>
        <w:pStyle w:val="TOC3"/>
        <w:rPr>
          <w:rFonts w:asciiTheme="minorHAnsi" w:eastAsiaTheme="minorEastAsia" w:hAnsiTheme="minorHAnsi" w:cstheme="minorBidi"/>
          <w:noProof/>
          <w:kern w:val="2"/>
          <w14:ligatures w14:val="standardContextual"/>
        </w:rPr>
      </w:pPr>
      <w:hyperlink w:anchor="_Toc238197854" w:history="1">
        <w:r w:rsidRPr="00811431">
          <w:rPr>
            <w:rStyle w:val="Hyperlink"/>
            <w:noProof/>
          </w:rPr>
          <w:t>§209.</w:t>
        </w:r>
        <w:r>
          <w:rPr>
            <w:rFonts w:asciiTheme="minorHAnsi" w:eastAsiaTheme="minorEastAsia" w:hAnsiTheme="minorHAnsi" w:cstheme="minorBidi"/>
            <w:noProof/>
            <w:kern w:val="2"/>
            <w14:ligatures w14:val="standardContextual"/>
          </w:rPr>
          <w:tab/>
        </w:r>
        <w:r w:rsidRPr="00811431">
          <w:rPr>
            <w:rStyle w:val="Hyperlink"/>
            <w:noProof/>
          </w:rPr>
          <w:t>Non-Profit Organizations</w:t>
        </w:r>
        <w:r>
          <w:rPr>
            <w:noProof/>
            <w:webHidden/>
          </w:rPr>
          <w:tab/>
        </w:r>
        <w:r>
          <w:rPr>
            <w:noProof/>
            <w:webHidden/>
          </w:rPr>
          <w:fldChar w:fldCharType="begin"/>
        </w:r>
        <w:r>
          <w:rPr>
            <w:noProof/>
            <w:webHidden/>
          </w:rPr>
          <w:instrText xml:space="preserve"> PAGEREF _Toc238197854 \h </w:instrText>
        </w:r>
        <w:r>
          <w:rPr>
            <w:noProof/>
            <w:webHidden/>
          </w:rPr>
        </w:r>
        <w:r>
          <w:rPr>
            <w:noProof/>
            <w:webHidden/>
          </w:rPr>
          <w:fldChar w:fldCharType="separate"/>
        </w:r>
        <w:r>
          <w:rPr>
            <w:noProof/>
            <w:webHidden/>
          </w:rPr>
          <w:t>246</w:t>
        </w:r>
        <w:r>
          <w:rPr>
            <w:noProof/>
            <w:webHidden/>
          </w:rPr>
          <w:fldChar w:fldCharType="end"/>
        </w:r>
      </w:hyperlink>
    </w:p>
    <w:p w14:paraId="551AA210" w14:textId="43EBAB6F" w:rsidR="00097A40" w:rsidRDefault="00097A40">
      <w:pPr>
        <w:pStyle w:val="TOC3"/>
        <w:rPr>
          <w:rFonts w:asciiTheme="minorHAnsi" w:eastAsiaTheme="minorEastAsia" w:hAnsiTheme="minorHAnsi" w:cstheme="minorBidi"/>
          <w:noProof/>
          <w:kern w:val="2"/>
          <w14:ligatures w14:val="standardContextual"/>
        </w:rPr>
      </w:pPr>
      <w:hyperlink w:anchor="_Toc238197855" w:history="1">
        <w:r w:rsidRPr="00811431">
          <w:rPr>
            <w:rStyle w:val="Hyperlink"/>
            <w:noProof/>
          </w:rPr>
          <w:t>§211.</w:t>
        </w:r>
        <w:r>
          <w:rPr>
            <w:rFonts w:asciiTheme="minorHAnsi" w:eastAsiaTheme="minorEastAsia" w:hAnsiTheme="minorHAnsi" w:cstheme="minorBidi"/>
            <w:noProof/>
            <w:kern w:val="2"/>
            <w14:ligatures w14:val="standardContextual"/>
          </w:rPr>
          <w:tab/>
        </w:r>
        <w:r w:rsidRPr="00811431">
          <w:rPr>
            <w:rStyle w:val="Hyperlink"/>
            <w:noProof/>
          </w:rPr>
          <w:t>Industrial Exemption Properties</w:t>
        </w:r>
        <w:r>
          <w:rPr>
            <w:noProof/>
            <w:webHidden/>
          </w:rPr>
          <w:tab/>
        </w:r>
        <w:r>
          <w:rPr>
            <w:noProof/>
            <w:webHidden/>
          </w:rPr>
          <w:fldChar w:fldCharType="begin"/>
        </w:r>
        <w:r>
          <w:rPr>
            <w:noProof/>
            <w:webHidden/>
          </w:rPr>
          <w:instrText xml:space="preserve"> PAGEREF _Toc238197855 \h </w:instrText>
        </w:r>
        <w:r>
          <w:rPr>
            <w:noProof/>
            <w:webHidden/>
          </w:rPr>
        </w:r>
        <w:r>
          <w:rPr>
            <w:noProof/>
            <w:webHidden/>
          </w:rPr>
          <w:fldChar w:fldCharType="separate"/>
        </w:r>
        <w:r>
          <w:rPr>
            <w:noProof/>
            <w:webHidden/>
          </w:rPr>
          <w:t>246</w:t>
        </w:r>
        <w:r>
          <w:rPr>
            <w:noProof/>
            <w:webHidden/>
          </w:rPr>
          <w:fldChar w:fldCharType="end"/>
        </w:r>
      </w:hyperlink>
    </w:p>
    <w:p w14:paraId="79C822DD" w14:textId="3B796BEE" w:rsidR="00097A40" w:rsidRDefault="00097A40">
      <w:pPr>
        <w:pStyle w:val="TOC3"/>
        <w:rPr>
          <w:rFonts w:asciiTheme="minorHAnsi" w:eastAsiaTheme="minorEastAsia" w:hAnsiTheme="minorHAnsi" w:cstheme="minorBidi"/>
          <w:noProof/>
          <w:kern w:val="2"/>
          <w14:ligatures w14:val="standardContextual"/>
        </w:rPr>
      </w:pPr>
      <w:hyperlink w:anchor="_Toc238197856" w:history="1">
        <w:r w:rsidRPr="00811431">
          <w:rPr>
            <w:rStyle w:val="Hyperlink"/>
            <w:noProof/>
          </w:rPr>
          <w:t>§213.</w:t>
        </w:r>
        <w:r>
          <w:rPr>
            <w:rFonts w:asciiTheme="minorHAnsi" w:eastAsiaTheme="minorEastAsia" w:hAnsiTheme="minorHAnsi" w:cstheme="minorBidi"/>
            <w:noProof/>
            <w:kern w:val="2"/>
            <w14:ligatures w14:val="standardContextual"/>
          </w:rPr>
          <w:tab/>
        </w:r>
        <w:r w:rsidRPr="00811431">
          <w:rPr>
            <w:rStyle w:val="Hyperlink"/>
            <w:noProof/>
          </w:rPr>
          <w:t>Assessment Policies and Procedures</w:t>
        </w:r>
        <w:r>
          <w:rPr>
            <w:noProof/>
            <w:webHidden/>
          </w:rPr>
          <w:tab/>
        </w:r>
        <w:r>
          <w:rPr>
            <w:noProof/>
            <w:webHidden/>
          </w:rPr>
          <w:fldChar w:fldCharType="begin"/>
        </w:r>
        <w:r>
          <w:rPr>
            <w:noProof/>
            <w:webHidden/>
          </w:rPr>
          <w:instrText xml:space="preserve"> PAGEREF _Toc238197856 \h </w:instrText>
        </w:r>
        <w:r>
          <w:rPr>
            <w:noProof/>
            <w:webHidden/>
          </w:rPr>
        </w:r>
        <w:r>
          <w:rPr>
            <w:noProof/>
            <w:webHidden/>
          </w:rPr>
          <w:fldChar w:fldCharType="separate"/>
        </w:r>
        <w:r>
          <w:rPr>
            <w:noProof/>
            <w:webHidden/>
          </w:rPr>
          <w:t>247</w:t>
        </w:r>
        <w:r>
          <w:rPr>
            <w:noProof/>
            <w:webHidden/>
          </w:rPr>
          <w:fldChar w:fldCharType="end"/>
        </w:r>
      </w:hyperlink>
    </w:p>
    <w:p w14:paraId="0DEE7D70" w14:textId="5A93136B" w:rsidR="00097A40" w:rsidRDefault="00097A40">
      <w:pPr>
        <w:pStyle w:val="TOC2"/>
        <w:rPr>
          <w:rFonts w:asciiTheme="minorHAnsi" w:eastAsiaTheme="minorEastAsia" w:hAnsiTheme="minorHAnsi" w:cstheme="minorBidi"/>
          <w:bCs w:val="0"/>
          <w:kern w:val="2"/>
          <w14:ligatures w14:val="standardContextual"/>
        </w:rPr>
      </w:pPr>
      <w:hyperlink w:anchor="_Toc238197857" w:history="1">
        <w:r w:rsidRPr="00811431">
          <w:rPr>
            <w:rStyle w:val="Hyperlink"/>
          </w:rPr>
          <w:t>Chapter 3.</w:t>
        </w:r>
        <w:r>
          <w:rPr>
            <w:rFonts w:asciiTheme="minorHAnsi" w:eastAsiaTheme="minorEastAsia" w:hAnsiTheme="minorHAnsi" w:cstheme="minorBidi"/>
            <w:bCs w:val="0"/>
            <w:kern w:val="2"/>
            <w14:ligatures w14:val="standardContextual"/>
          </w:rPr>
          <w:tab/>
        </w:r>
        <w:r w:rsidRPr="00811431">
          <w:rPr>
            <w:rStyle w:val="Hyperlink"/>
          </w:rPr>
          <w:t>Real and Personal Property</w:t>
        </w:r>
        <w:r>
          <w:rPr>
            <w:webHidden/>
          </w:rPr>
          <w:tab/>
        </w:r>
        <w:r>
          <w:rPr>
            <w:webHidden/>
          </w:rPr>
          <w:fldChar w:fldCharType="begin"/>
        </w:r>
        <w:r>
          <w:rPr>
            <w:webHidden/>
          </w:rPr>
          <w:instrText xml:space="preserve"> PAGEREF _Toc238197857 \h </w:instrText>
        </w:r>
        <w:r>
          <w:rPr>
            <w:webHidden/>
          </w:rPr>
        </w:r>
        <w:r>
          <w:rPr>
            <w:webHidden/>
          </w:rPr>
          <w:fldChar w:fldCharType="separate"/>
        </w:r>
        <w:r>
          <w:rPr>
            <w:webHidden/>
          </w:rPr>
          <w:t>248</w:t>
        </w:r>
        <w:r>
          <w:rPr>
            <w:webHidden/>
          </w:rPr>
          <w:fldChar w:fldCharType="end"/>
        </w:r>
      </w:hyperlink>
    </w:p>
    <w:p w14:paraId="114EDCA0" w14:textId="215672E4" w:rsidR="00097A40" w:rsidRDefault="00097A40">
      <w:pPr>
        <w:pStyle w:val="TOC3"/>
        <w:rPr>
          <w:rFonts w:asciiTheme="minorHAnsi" w:eastAsiaTheme="minorEastAsia" w:hAnsiTheme="minorHAnsi" w:cstheme="minorBidi"/>
          <w:noProof/>
          <w:kern w:val="2"/>
          <w14:ligatures w14:val="standardContextual"/>
        </w:rPr>
      </w:pPr>
      <w:hyperlink w:anchor="_Toc238197858" w:history="1">
        <w:r w:rsidRPr="00811431">
          <w:rPr>
            <w:rStyle w:val="Hyperlink"/>
            <w:noProof/>
          </w:rPr>
          <w:t>§301.</w:t>
        </w:r>
        <w:r>
          <w:rPr>
            <w:rFonts w:asciiTheme="minorHAnsi" w:eastAsiaTheme="minorEastAsia" w:hAnsiTheme="minorHAnsi" w:cstheme="minorBidi"/>
            <w:noProof/>
            <w:kern w:val="2"/>
            <w14:ligatures w14:val="standardContextual"/>
          </w:rPr>
          <w:tab/>
        </w:r>
        <w:r w:rsidRPr="00811431">
          <w:rPr>
            <w:rStyle w:val="Hyperlink"/>
            <w:noProof/>
          </w:rPr>
          <w:t>Definitions</w:t>
        </w:r>
        <w:r>
          <w:rPr>
            <w:noProof/>
            <w:webHidden/>
          </w:rPr>
          <w:tab/>
        </w:r>
        <w:r>
          <w:rPr>
            <w:noProof/>
            <w:webHidden/>
          </w:rPr>
          <w:fldChar w:fldCharType="begin"/>
        </w:r>
        <w:r>
          <w:rPr>
            <w:noProof/>
            <w:webHidden/>
          </w:rPr>
          <w:instrText xml:space="preserve"> PAGEREF _Toc238197858 \h </w:instrText>
        </w:r>
        <w:r>
          <w:rPr>
            <w:noProof/>
            <w:webHidden/>
          </w:rPr>
        </w:r>
        <w:r>
          <w:rPr>
            <w:noProof/>
            <w:webHidden/>
          </w:rPr>
          <w:fldChar w:fldCharType="separate"/>
        </w:r>
        <w:r>
          <w:rPr>
            <w:noProof/>
            <w:webHidden/>
          </w:rPr>
          <w:t>248</w:t>
        </w:r>
        <w:r>
          <w:rPr>
            <w:noProof/>
            <w:webHidden/>
          </w:rPr>
          <w:fldChar w:fldCharType="end"/>
        </w:r>
      </w:hyperlink>
    </w:p>
    <w:p w14:paraId="19729CAD" w14:textId="7E2ADDD9" w:rsidR="00097A40" w:rsidRDefault="00097A40">
      <w:pPr>
        <w:pStyle w:val="TOC3"/>
        <w:rPr>
          <w:rFonts w:asciiTheme="minorHAnsi" w:eastAsiaTheme="minorEastAsia" w:hAnsiTheme="minorHAnsi" w:cstheme="minorBidi"/>
          <w:noProof/>
          <w:kern w:val="2"/>
          <w14:ligatures w14:val="standardContextual"/>
        </w:rPr>
      </w:pPr>
      <w:hyperlink w:anchor="_Toc238197859" w:history="1">
        <w:r w:rsidRPr="00811431">
          <w:rPr>
            <w:rStyle w:val="Hyperlink"/>
            <w:noProof/>
          </w:rPr>
          <w:t>§303.</w:t>
        </w:r>
        <w:r>
          <w:rPr>
            <w:rFonts w:asciiTheme="minorHAnsi" w:eastAsiaTheme="minorEastAsia" w:hAnsiTheme="minorHAnsi" w:cstheme="minorBidi"/>
            <w:noProof/>
            <w:kern w:val="2"/>
            <w14:ligatures w14:val="standardContextual"/>
          </w:rPr>
          <w:tab/>
        </w:r>
        <w:r w:rsidRPr="00811431">
          <w:rPr>
            <w:rStyle w:val="Hyperlink"/>
            <w:noProof/>
          </w:rPr>
          <w:t>Real Property</w:t>
        </w:r>
        <w:r>
          <w:rPr>
            <w:noProof/>
            <w:webHidden/>
          </w:rPr>
          <w:tab/>
        </w:r>
        <w:r>
          <w:rPr>
            <w:noProof/>
            <w:webHidden/>
          </w:rPr>
          <w:fldChar w:fldCharType="begin"/>
        </w:r>
        <w:r>
          <w:rPr>
            <w:noProof/>
            <w:webHidden/>
          </w:rPr>
          <w:instrText xml:space="preserve"> PAGEREF _Toc238197859 \h </w:instrText>
        </w:r>
        <w:r>
          <w:rPr>
            <w:noProof/>
            <w:webHidden/>
          </w:rPr>
        </w:r>
        <w:r>
          <w:rPr>
            <w:noProof/>
            <w:webHidden/>
          </w:rPr>
          <w:fldChar w:fldCharType="separate"/>
        </w:r>
        <w:r>
          <w:rPr>
            <w:noProof/>
            <w:webHidden/>
          </w:rPr>
          <w:t>249</w:t>
        </w:r>
        <w:r>
          <w:rPr>
            <w:noProof/>
            <w:webHidden/>
          </w:rPr>
          <w:fldChar w:fldCharType="end"/>
        </w:r>
      </w:hyperlink>
    </w:p>
    <w:p w14:paraId="5CF15550" w14:textId="52FC4522" w:rsidR="00097A40" w:rsidRDefault="00097A40">
      <w:pPr>
        <w:pStyle w:val="TOC3"/>
        <w:rPr>
          <w:rFonts w:asciiTheme="minorHAnsi" w:eastAsiaTheme="minorEastAsia" w:hAnsiTheme="minorHAnsi" w:cstheme="minorBidi"/>
          <w:noProof/>
          <w:kern w:val="2"/>
          <w14:ligatures w14:val="standardContextual"/>
        </w:rPr>
      </w:pPr>
      <w:hyperlink w:anchor="_Toc238197860" w:history="1">
        <w:r w:rsidRPr="00811431">
          <w:rPr>
            <w:rStyle w:val="Hyperlink"/>
            <w:noProof/>
          </w:rPr>
          <w:t>§304.</w:t>
        </w:r>
        <w:r>
          <w:rPr>
            <w:rFonts w:asciiTheme="minorHAnsi" w:eastAsiaTheme="minorEastAsia" w:hAnsiTheme="minorHAnsi" w:cstheme="minorBidi"/>
            <w:noProof/>
            <w:kern w:val="2"/>
            <w14:ligatures w14:val="standardContextual"/>
          </w:rPr>
          <w:tab/>
        </w:r>
        <w:r w:rsidRPr="00811431">
          <w:rPr>
            <w:rStyle w:val="Hyperlink"/>
            <w:noProof/>
          </w:rPr>
          <w:t xml:space="preserve">Electronic Change Order Specifications, Property Classifications Standards and </w:t>
        </w:r>
        <w:r w:rsidR="00AF136C">
          <w:rPr>
            <w:rStyle w:val="Hyperlink"/>
            <w:noProof/>
          </w:rPr>
          <w:br/>
        </w:r>
        <w:r w:rsidRPr="00811431">
          <w:rPr>
            <w:rStyle w:val="Hyperlink"/>
            <w:noProof/>
          </w:rPr>
          <w:t>Electronic Tax Roll Export Specifications</w:t>
        </w:r>
        <w:r>
          <w:rPr>
            <w:noProof/>
            <w:webHidden/>
          </w:rPr>
          <w:tab/>
        </w:r>
        <w:r>
          <w:rPr>
            <w:noProof/>
            <w:webHidden/>
          </w:rPr>
          <w:fldChar w:fldCharType="begin"/>
        </w:r>
        <w:r>
          <w:rPr>
            <w:noProof/>
            <w:webHidden/>
          </w:rPr>
          <w:instrText xml:space="preserve"> PAGEREF _Toc238197860 \h </w:instrText>
        </w:r>
        <w:r>
          <w:rPr>
            <w:noProof/>
            <w:webHidden/>
          </w:rPr>
        </w:r>
        <w:r>
          <w:rPr>
            <w:noProof/>
            <w:webHidden/>
          </w:rPr>
          <w:fldChar w:fldCharType="separate"/>
        </w:r>
        <w:r>
          <w:rPr>
            <w:noProof/>
            <w:webHidden/>
          </w:rPr>
          <w:t>250</w:t>
        </w:r>
        <w:r>
          <w:rPr>
            <w:noProof/>
            <w:webHidden/>
          </w:rPr>
          <w:fldChar w:fldCharType="end"/>
        </w:r>
      </w:hyperlink>
    </w:p>
    <w:p w14:paraId="3162CE4E" w14:textId="15E92851" w:rsidR="00097A40" w:rsidRDefault="00097A40">
      <w:pPr>
        <w:pStyle w:val="TOC3"/>
        <w:rPr>
          <w:rFonts w:asciiTheme="minorHAnsi" w:eastAsiaTheme="minorEastAsia" w:hAnsiTheme="minorHAnsi" w:cstheme="minorBidi"/>
          <w:noProof/>
          <w:kern w:val="2"/>
          <w14:ligatures w14:val="standardContextual"/>
        </w:rPr>
      </w:pPr>
      <w:hyperlink w:anchor="_Toc238197861" w:history="1">
        <w:r w:rsidRPr="00811431">
          <w:rPr>
            <w:rStyle w:val="Hyperlink"/>
            <w:noProof/>
          </w:rPr>
          <w:t>§305.</w:t>
        </w:r>
        <w:r>
          <w:rPr>
            <w:rFonts w:asciiTheme="minorHAnsi" w:eastAsiaTheme="minorEastAsia" w:hAnsiTheme="minorHAnsi" w:cstheme="minorBidi"/>
            <w:noProof/>
            <w:kern w:val="2"/>
            <w14:ligatures w14:val="standardContextual"/>
          </w:rPr>
          <w:tab/>
        </w:r>
        <w:r w:rsidRPr="00811431">
          <w:rPr>
            <w:rStyle w:val="Hyperlink"/>
            <w:noProof/>
          </w:rPr>
          <w:t>Real Property Report Forms</w:t>
        </w:r>
        <w:r>
          <w:rPr>
            <w:noProof/>
            <w:webHidden/>
          </w:rPr>
          <w:tab/>
        </w:r>
        <w:r>
          <w:rPr>
            <w:noProof/>
            <w:webHidden/>
          </w:rPr>
          <w:fldChar w:fldCharType="begin"/>
        </w:r>
        <w:r>
          <w:rPr>
            <w:noProof/>
            <w:webHidden/>
          </w:rPr>
          <w:instrText xml:space="preserve"> PAGEREF _Toc238197861 \h </w:instrText>
        </w:r>
        <w:r>
          <w:rPr>
            <w:noProof/>
            <w:webHidden/>
          </w:rPr>
        </w:r>
        <w:r>
          <w:rPr>
            <w:noProof/>
            <w:webHidden/>
          </w:rPr>
          <w:fldChar w:fldCharType="separate"/>
        </w:r>
        <w:r>
          <w:rPr>
            <w:noProof/>
            <w:webHidden/>
          </w:rPr>
          <w:t>265</w:t>
        </w:r>
        <w:r>
          <w:rPr>
            <w:noProof/>
            <w:webHidden/>
          </w:rPr>
          <w:fldChar w:fldCharType="end"/>
        </w:r>
      </w:hyperlink>
    </w:p>
    <w:p w14:paraId="369163EC" w14:textId="505283F2" w:rsidR="00097A40" w:rsidRDefault="00097A40">
      <w:pPr>
        <w:pStyle w:val="TOC3"/>
        <w:rPr>
          <w:rFonts w:asciiTheme="minorHAnsi" w:eastAsiaTheme="minorEastAsia" w:hAnsiTheme="minorHAnsi" w:cstheme="minorBidi"/>
          <w:noProof/>
          <w:kern w:val="2"/>
          <w14:ligatures w14:val="standardContextual"/>
        </w:rPr>
      </w:pPr>
      <w:hyperlink w:anchor="_Toc238197862" w:history="1">
        <w:r w:rsidRPr="00811431">
          <w:rPr>
            <w:rStyle w:val="Hyperlink"/>
            <w:noProof/>
          </w:rPr>
          <w:t>§307.</w:t>
        </w:r>
        <w:r>
          <w:rPr>
            <w:rFonts w:asciiTheme="minorHAnsi" w:eastAsiaTheme="minorEastAsia" w:hAnsiTheme="minorHAnsi" w:cstheme="minorBidi"/>
            <w:noProof/>
            <w:kern w:val="2"/>
            <w14:ligatures w14:val="standardContextual"/>
          </w:rPr>
          <w:tab/>
        </w:r>
        <w:r w:rsidRPr="00811431">
          <w:rPr>
            <w:rStyle w:val="Hyperlink"/>
            <w:noProof/>
          </w:rPr>
          <w:t>Personal Property Report Forms</w:t>
        </w:r>
        <w:r>
          <w:rPr>
            <w:noProof/>
            <w:webHidden/>
          </w:rPr>
          <w:tab/>
        </w:r>
        <w:r>
          <w:rPr>
            <w:noProof/>
            <w:webHidden/>
          </w:rPr>
          <w:fldChar w:fldCharType="begin"/>
        </w:r>
        <w:r>
          <w:rPr>
            <w:noProof/>
            <w:webHidden/>
          </w:rPr>
          <w:instrText xml:space="preserve"> PAGEREF _Toc238197862 \h </w:instrText>
        </w:r>
        <w:r>
          <w:rPr>
            <w:noProof/>
            <w:webHidden/>
          </w:rPr>
        </w:r>
        <w:r>
          <w:rPr>
            <w:noProof/>
            <w:webHidden/>
          </w:rPr>
          <w:fldChar w:fldCharType="separate"/>
        </w:r>
        <w:r>
          <w:rPr>
            <w:noProof/>
            <w:webHidden/>
          </w:rPr>
          <w:t>265</w:t>
        </w:r>
        <w:r>
          <w:rPr>
            <w:noProof/>
            <w:webHidden/>
          </w:rPr>
          <w:fldChar w:fldCharType="end"/>
        </w:r>
      </w:hyperlink>
    </w:p>
    <w:p w14:paraId="02B3298F" w14:textId="7E4DC79A" w:rsidR="00097A40" w:rsidRDefault="00097A40">
      <w:pPr>
        <w:pStyle w:val="TOC3"/>
        <w:rPr>
          <w:rFonts w:asciiTheme="minorHAnsi" w:eastAsiaTheme="minorEastAsia" w:hAnsiTheme="minorHAnsi" w:cstheme="minorBidi"/>
          <w:noProof/>
          <w:kern w:val="2"/>
          <w14:ligatures w14:val="standardContextual"/>
        </w:rPr>
      </w:pPr>
      <w:hyperlink w:anchor="_Toc238197863" w:history="1">
        <w:r w:rsidRPr="00811431">
          <w:rPr>
            <w:rStyle w:val="Hyperlink"/>
            <w:noProof/>
          </w:rPr>
          <w:t>§309.</w:t>
        </w:r>
        <w:r>
          <w:rPr>
            <w:rFonts w:asciiTheme="minorHAnsi" w:eastAsiaTheme="minorEastAsia" w:hAnsiTheme="minorHAnsi" w:cstheme="minorBidi"/>
            <w:noProof/>
            <w:kern w:val="2"/>
            <w14:ligatures w14:val="standardContextual"/>
          </w:rPr>
          <w:tab/>
        </w:r>
        <w:r w:rsidRPr="00811431">
          <w:rPr>
            <w:rStyle w:val="Hyperlink"/>
            <w:noProof/>
          </w:rPr>
          <w:t>Tax Commission Miscellaneous Forms</w:t>
        </w:r>
        <w:r>
          <w:rPr>
            <w:noProof/>
            <w:webHidden/>
          </w:rPr>
          <w:tab/>
        </w:r>
        <w:r>
          <w:rPr>
            <w:noProof/>
            <w:webHidden/>
          </w:rPr>
          <w:fldChar w:fldCharType="begin"/>
        </w:r>
        <w:r>
          <w:rPr>
            <w:noProof/>
            <w:webHidden/>
          </w:rPr>
          <w:instrText xml:space="preserve"> PAGEREF _Toc238197863 \h </w:instrText>
        </w:r>
        <w:r>
          <w:rPr>
            <w:noProof/>
            <w:webHidden/>
          </w:rPr>
        </w:r>
        <w:r>
          <w:rPr>
            <w:noProof/>
            <w:webHidden/>
          </w:rPr>
          <w:fldChar w:fldCharType="separate"/>
        </w:r>
        <w:r>
          <w:rPr>
            <w:noProof/>
            <w:webHidden/>
          </w:rPr>
          <w:t>266</w:t>
        </w:r>
        <w:r>
          <w:rPr>
            <w:noProof/>
            <w:webHidden/>
          </w:rPr>
          <w:fldChar w:fldCharType="end"/>
        </w:r>
      </w:hyperlink>
    </w:p>
    <w:p w14:paraId="2E4DF7BE" w14:textId="611C723E" w:rsidR="00097A40" w:rsidRDefault="00097A40">
      <w:pPr>
        <w:pStyle w:val="TOC2"/>
        <w:rPr>
          <w:rFonts w:asciiTheme="minorHAnsi" w:eastAsiaTheme="minorEastAsia" w:hAnsiTheme="minorHAnsi" w:cstheme="minorBidi"/>
          <w:bCs w:val="0"/>
          <w:kern w:val="2"/>
          <w14:ligatures w14:val="standardContextual"/>
        </w:rPr>
      </w:pPr>
      <w:hyperlink w:anchor="_Toc238197864" w:history="1">
        <w:r w:rsidRPr="00811431">
          <w:rPr>
            <w:rStyle w:val="Hyperlink"/>
          </w:rPr>
          <w:t>Chapter 5.</w:t>
        </w:r>
        <w:r>
          <w:rPr>
            <w:rFonts w:asciiTheme="minorHAnsi" w:eastAsiaTheme="minorEastAsia" w:hAnsiTheme="minorHAnsi" w:cstheme="minorBidi"/>
            <w:bCs w:val="0"/>
            <w:kern w:val="2"/>
            <w14:ligatures w14:val="standardContextual"/>
          </w:rPr>
          <w:tab/>
        </w:r>
        <w:r w:rsidRPr="00811431">
          <w:rPr>
            <w:rStyle w:val="Hyperlink"/>
          </w:rPr>
          <w:t>Loan and Finance Companies</w:t>
        </w:r>
        <w:r>
          <w:rPr>
            <w:webHidden/>
          </w:rPr>
          <w:tab/>
        </w:r>
        <w:r>
          <w:rPr>
            <w:webHidden/>
          </w:rPr>
          <w:fldChar w:fldCharType="begin"/>
        </w:r>
        <w:r>
          <w:rPr>
            <w:webHidden/>
          </w:rPr>
          <w:instrText xml:space="preserve"> PAGEREF _Toc238197864 \h </w:instrText>
        </w:r>
        <w:r>
          <w:rPr>
            <w:webHidden/>
          </w:rPr>
        </w:r>
        <w:r>
          <w:rPr>
            <w:webHidden/>
          </w:rPr>
          <w:fldChar w:fldCharType="separate"/>
        </w:r>
        <w:r>
          <w:rPr>
            <w:webHidden/>
          </w:rPr>
          <w:t>267</w:t>
        </w:r>
        <w:r>
          <w:rPr>
            <w:webHidden/>
          </w:rPr>
          <w:fldChar w:fldCharType="end"/>
        </w:r>
      </w:hyperlink>
    </w:p>
    <w:p w14:paraId="0025EEA0" w14:textId="0D6144E5" w:rsidR="00097A40" w:rsidRDefault="00097A40">
      <w:pPr>
        <w:pStyle w:val="TOC3"/>
        <w:rPr>
          <w:rFonts w:asciiTheme="minorHAnsi" w:eastAsiaTheme="minorEastAsia" w:hAnsiTheme="minorHAnsi" w:cstheme="minorBidi"/>
          <w:noProof/>
          <w:kern w:val="2"/>
          <w14:ligatures w14:val="standardContextual"/>
        </w:rPr>
      </w:pPr>
      <w:hyperlink w:anchor="_Toc238197865" w:history="1">
        <w:r w:rsidRPr="00811431">
          <w:rPr>
            <w:rStyle w:val="Hyperlink"/>
            <w:noProof/>
          </w:rPr>
          <w:t>§501.</w:t>
        </w:r>
        <w:r>
          <w:rPr>
            <w:rFonts w:asciiTheme="minorHAnsi" w:eastAsiaTheme="minorEastAsia" w:hAnsiTheme="minorHAnsi" w:cstheme="minorBidi"/>
            <w:noProof/>
            <w:kern w:val="2"/>
            <w14:ligatures w14:val="standardContextual"/>
          </w:rPr>
          <w:tab/>
        </w:r>
        <w:r w:rsidRPr="00811431">
          <w:rPr>
            <w:rStyle w:val="Hyperlink"/>
            <w:noProof/>
          </w:rPr>
          <w:t>Guidelines for Ascertaining Fair Market Value of Loan and Finance Company Personal Property</w:t>
        </w:r>
        <w:r>
          <w:rPr>
            <w:noProof/>
            <w:webHidden/>
          </w:rPr>
          <w:tab/>
        </w:r>
        <w:r>
          <w:rPr>
            <w:noProof/>
            <w:webHidden/>
          </w:rPr>
          <w:fldChar w:fldCharType="begin"/>
        </w:r>
        <w:r>
          <w:rPr>
            <w:noProof/>
            <w:webHidden/>
          </w:rPr>
          <w:instrText xml:space="preserve"> PAGEREF _Toc238197865 \h </w:instrText>
        </w:r>
        <w:r>
          <w:rPr>
            <w:noProof/>
            <w:webHidden/>
          </w:rPr>
        </w:r>
        <w:r>
          <w:rPr>
            <w:noProof/>
            <w:webHidden/>
          </w:rPr>
          <w:fldChar w:fldCharType="separate"/>
        </w:r>
        <w:r>
          <w:rPr>
            <w:noProof/>
            <w:webHidden/>
          </w:rPr>
          <w:t>267</w:t>
        </w:r>
        <w:r>
          <w:rPr>
            <w:noProof/>
            <w:webHidden/>
          </w:rPr>
          <w:fldChar w:fldCharType="end"/>
        </w:r>
      </w:hyperlink>
    </w:p>
    <w:p w14:paraId="4A4015E3" w14:textId="02512AB4" w:rsidR="00097A40" w:rsidRDefault="00097A40">
      <w:pPr>
        <w:pStyle w:val="TOC2"/>
        <w:rPr>
          <w:rFonts w:asciiTheme="minorHAnsi" w:eastAsiaTheme="minorEastAsia" w:hAnsiTheme="minorHAnsi" w:cstheme="minorBidi"/>
          <w:bCs w:val="0"/>
          <w:kern w:val="2"/>
          <w14:ligatures w14:val="standardContextual"/>
        </w:rPr>
      </w:pPr>
      <w:hyperlink w:anchor="_Toc238197866" w:history="1">
        <w:r w:rsidRPr="00811431">
          <w:rPr>
            <w:rStyle w:val="Hyperlink"/>
          </w:rPr>
          <w:t>Chapter 7.</w:t>
        </w:r>
        <w:r>
          <w:rPr>
            <w:rFonts w:asciiTheme="minorHAnsi" w:eastAsiaTheme="minorEastAsia" w:hAnsiTheme="minorHAnsi" w:cstheme="minorBidi"/>
            <w:bCs w:val="0"/>
            <w:kern w:val="2"/>
            <w14:ligatures w14:val="standardContextual"/>
          </w:rPr>
          <w:tab/>
        </w:r>
        <w:r w:rsidRPr="00811431">
          <w:rPr>
            <w:rStyle w:val="Hyperlink"/>
          </w:rPr>
          <w:t>Watercraft</w:t>
        </w:r>
        <w:r>
          <w:rPr>
            <w:webHidden/>
          </w:rPr>
          <w:tab/>
        </w:r>
        <w:r>
          <w:rPr>
            <w:webHidden/>
          </w:rPr>
          <w:fldChar w:fldCharType="begin"/>
        </w:r>
        <w:r>
          <w:rPr>
            <w:webHidden/>
          </w:rPr>
          <w:instrText xml:space="preserve"> PAGEREF _Toc238197866 \h </w:instrText>
        </w:r>
        <w:r>
          <w:rPr>
            <w:webHidden/>
          </w:rPr>
        </w:r>
        <w:r>
          <w:rPr>
            <w:webHidden/>
          </w:rPr>
          <w:fldChar w:fldCharType="separate"/>
        </w:r>
        <w:r>
          <w:rPr>
            <w:webHidden/>
          </w:rPr>
          <w:t>267</w:t>
        </w:r>
        <w:r>
          <w:rPr>
            <w:webHidden/>
          </w:rPr>
          <w:fldChar w:fldCharType="end"/>
        </w:r>
      </w:hyperlink>
    </w:p>
    <w:p w14:paraId="1794944A" w14:textId="6E5D3D85" w:rsidR="00097A40" w:rsidRDefault="00097A40">
      <w:pPr>
        <w:pStyle w:val="TOC3"/>
        <w:rPr>
          <w:rFonts w:asciiTheme="minorHAnsi" w:eastAsiaTheme="minorEastAsia" w:hAnsiTheme="minorHAnsi" w:cstheme="minorBidi"/>
          <w:noProof/>
          <w:kern w:val="2"/>
          <w14:ligatures w14:val="standardContextual"/>
        </w:rPr>
      </w:pPr>
      <w:hyperlink w:anchor="_Toc238197867" w:history="1">
        <w:r w:rsidRPr="00811431">
          <w:rPr>
            <w:rStyle w:val="Hyperlink"/>
            <w:noProof/>
          </w:rPr>
          <w:t>§701.</w:t>
        </w:r>
        <w:r>
          <w:rPr>
            <w:rFonts w:asciiTheme="minorHAnsi" w:eastAsiaTheme="minorEastAsia" w:hAnsiTheme="minorHAnsi" w:cstheme="minorBidi"/>
            <w:noProof/>
            <w:kern w:val="2"/>
            <w14:ligatures w14:val="standardContextual"/>
          </w:rPr>
          <w:tab/>
        </w:r>
        <w:r w:rsidRPr="00811431">
          <w:rPr>
            <w:rStyle w:val="Hyperlink"/>
            <w:noProof/>
          </w:rPr>
          <w:t>Guidelines for Ascertaining Fair Market Value of Watercraft</w:t>
        </w:r>
        <w:r>
          <w:rPr>
            <w:noProof/>
            <w:webHidden/>
          </w:rPr>
          <w:tab/>
        </w:r>
        <w:r>
          <w:rPr>
            <w:noProof/>
            <w:webHidden/>
          </w:rPr>
          <w:fldChar w:fldCharType="begin"/>
        </w:r>
        <w:r>
          <w:rPr>
            <w:noProof/>
            <w:webHidden/>
          </w:rPr>
          <w:instrText xml:space="preserve"> PAGEREF _Toc238197867 \h </w:instrText>
        </w:r>
        <w:r>
          <w:rPr>
            <w:noProof/>
            <w:webHidden/>
          </w:rPr>
        </w:r>
        <w:r>
          <w:rPr>
            <w:noProof/>
            <w:webHidden/>
          </w:rPr>
          <w:fldChar w:fldCharType="separate"/>
        </w:r>
        <w:r>
          <w:rPr>
            <w:noProof/>
            <w:webHidden/>
          </w:rPr>
          <w:t>267</w:t>
        </w:r>
        <w:r>
          <w:rPr>
            <w:noProof/>
            <w:webHidden/>
          </w:rPr>
          <w:fldChar w:fldCharType="end"/>
        </w:r>
      </w:hyperlink>
    </w:p>
    <w:p w14:paraId="3A098F2F" w14:textId="58F12357" w:rsidR="00097A40" w:rsidRDefault="00097A40">
      <w:pPr>
        <w:pStyle w:val="TOC3"/>
        <w:rPr>
          <w:rFonts w:asciiTheme="minorHAnsi" w:eastAsiaTheme="minorEastAsia" w:hAnsiTheme="minorHAnsi" w:cstheme="minorBidi"/>
          <w:noProof/>
          <w:kern w:val="2"/>
          <w14:ligatures w14:val="standardContextual"/>
        </w:rPr>
      </w:pPr>
      <w:hyperlink w:anchor="_Toc238197868" w:history="1">
        <w:r w:rsidRPr="00811431">
          <w:rPr>
            <w:rStyle w:val="Hyperlink"/>
            <w:noProof/>
          </w:rPr>
          <w:t>§703.</w:t>
        </w:r>
        <w:r>
          <w:rPr>
            <w:rFonts w:asciiTheme="minorHAnsi" w:eastAsiaTheme="minorEastAsia" w:hAnsiTheme="minorHAnsi" w:cstheme="minorBidi"/>
            <w:noProof/>
            <w:kern w:val="2"/>
            <w14:ligatures w14:val="standardContextual"/>
          </w:rPr>
          <w:tab/>
        </w:r>
        <w:r w:rsidRPr="00811431">
          <w:rPr>
            <w:rStyle w:val="Hyperlink"/>
            <w:noProof/>
          </w:rPr>
          <w:t>Tables―Watercraft</w:t>
        </w:r>
        <w:r>
          <w:rPr>
            <w:noProof/>
            <w:webHidden/>
          </w:rPr>
          <w:tab/>
        </w:r>
        <w:r>
          <w:rPr>
            <w:noProof/>
            <w:webHidden/>
          </w:rPr>
          <w:fldChar w:fldCharType="begin"/>
        </w:r>
        <w:r>
          <w:rPr>
            <w:noProof/>
            <w:webHidden/>
          </w:rPr>
          <w:instrText xml:space="preserve"> PAGEREF _Toc238197868 \h </w:instrText>
        </w:r>
        <w:r>
          <w:rPr>
            <w:noProof/>
            <w:webHidden/>
          </w:rPr>
        </w:r>
        <w:r>
          <w:rPr>
            <w:noProof/>
            <w:webHidden/>
          </w:rPr>
          <w:fldChar w:fldCharType="separate"/>
        </w:r>
        <w:r>
          <w:rPr>
            <w:noProof/>
            <w:webHidden/>
          </w:rPr>
          <w:t>270</w:t>
        </w:r>
        <w:r>
          <w:rPr>
            <w:noProof/>
            <w:webHidden/>
          </w:rPr>
          <w:fldChar w:fldCharType="end"/>
        </w:r>
      </w:hyperlink>
    </w:p>
    <w:p w14:paraId="1BC6CFAC" w14:textId="44A4F61D" w:rsidR="00097A40" w:rsidRDefault="00097A40">
      <w:pPr>
        <w:pStyle w:val="TOC3"/>
        <w:rPr>
          <w:rFonts w:asciiTheme="minorHAnsi" w:eastAsiaTheme="minorEastAsia" w:hAnsiTheme="minorHAnsi" w:cstheme="minorBidi"/>
          <w:noProof/>
          <w:kern w:val="2"/>
          <w14:ligatures w14:val="standardContextual"/>
        </w:rPr>
      </w:pPr>
      <w:hyperlink w:anchor="_Toc238197869" w:history="1">
        <w:r w:rsidRPr="00811431">
          <w:rPr>
            <w:rStyle w:val="Hyperlink"/>
            <w:noProof/>
          </w:rPr>
          <w:t>§705.</w:t>
        </w:r>
        <w:r>
          <w:rPr>
            <w:rFonts w:asciiTheme="minorHAnsi" w:eastAsiaTheme="minorEastAsia" w:hAnsiTheme="minorHAnsi" w:cstheme="minorBidi"/>
            <w:noProof/>
            <w:kern w:val="2"/>
            <w14:ligatures w14:val="standardContextual"/>
          </w:rPr>
          <w:tab/>
        </w:r>
        <w:r w:rsidRPr="00811431">
          <w:rPr>
            <w:rStyle w:val="Hyperlink"/>
            <w:noProof/>
          </w:rPr>
          <w:t>Tables</w:t>
        </w:r>
        <w:r w:rsidRPr="00811431">
          <w:rPr>
            <w:rStyle w:val="Hyperlink"/>
            <w:iCs/>
            <w:noProof/>
          </w:rPr>
          <w:t>―</w:t>
        </w:r>
        <w:r w:rsidRPr="00811431">
          <w:rPr>
            <w:rStyle w:val="Hyperlink"/>
            <w:noProof/>
          </w:rPr>
          <w:t>Vessels</w:t>
        </w:r>
        <w:r>
          <w:rPr>
            <w:noProof/>
            <w:webHidden/>
          </w:rPr>
          <w:tab/>
        </w:r>
        <w:r>
          <w:rPr>
            <w:noProof/>
            <w:webHidden/>
          </w:rPr>
          <w:fldChar w:fldCharType="begin"/>
        </w:r>
        <w:r>
          <w:rPr>
            <w:noProof/>
            <w:webHidden/>
          </w:rPr>
          <w:instrText xml:space="preserve"> PAGEREF _Toc238197869 \h </w:instrText>
        </w:r>
        <w:r>
          <w:rPr>
            <w:noProof/>
            <w:webHidden/>
          </w:rPr>
        </w:r>
        <w:r>
          <w:rPr>
            <w:noProof/>
            <w:webHidden/>
          </w:rPr>
          <w:fldChar w:fldCharType="separate"/>
        </w:r>
        <w:r>
          <w:rPr>
            <w:noProof/>
            <w:webHidden/>
          </w:rPr>
          <w:t>276</w:t>
        </w:r>
        <w:r>
          <w:rPr>
            <w:noProof/>
            <w:webHidden/>
          </w:rPr>
          <w:fldChar w:fldCharType="end"/>
        </w:r>
      </w:hyperlink>
    </w:p>
    <w:p w14:paraId="3519CBE8" w14:textId="3423847E" w:rsidR="00097A40" w:rsidRDefault="00097A40">
      <w:pPr>
        <w:pStyle w:val="TOC3"/>
        <w:rPr>
          <w:rFonts w:asciiTheme="minorHAnsi" w:eastAsiaTheme="minorEastAsia" w:hAnsiTheme="minorHAnsi" w:cstheme="minorBidi"/>
          <w:noProof/>
          <w:kern w:val="2"/>
          <w14:ligatures w14:val="standardContextual"/>
        </w:rPr>
      </w:pPr>
      <w:hyperlink w:anchor="_Toc238197870" w:history="1">
        <w:r w:rsidRPr="00811431">
          <w:rPr>
            <w:rStyle w:val="Hyperlink"/>
            <w:noProof/>
          </w:rPr>
          <w:t>§706.</w:t>
        </w:r>
        <w:r>
          <w:rPr>
            <w:rFonts w:asciiTheme="minorHAnsi" w:eastAsiaTheme="minorEastAsia" w:hAnsiTheme="minorHAnsi" w:cstheme="minorBidi"/>
            <w:noProof/>
            <w:kern w:val="2"/>
            <w14:ligatures w14:val="standardContextual"/>
          </w:rPr>
          <w:tab/>
        </w:r>
        <w:r w:rsidRPr="00811431">
          <w:rPr>
            <w:rStyle w:val="Hyperlink"/>
            <w:noProof/>
          </w:rPr>
          <w:t>Table—Economic Obsolescence</w:t>
        </w:r>
        <w:r>
          <w:rPr>
            <w:noProof/>
            <w:webHidden/>
          </w:rPr>
          <w:tab/>
        </w:r>
        <w:r>
          <w:rPr>
            <w:noProof/>
            <w:webHidden/>
          </w:rPr>
          <w:fldChar w:fldCharType="begin"/>
        </w:r>
        <w:r>
          <w:rPr>
            <w:noProof/>
            <w:webHidden/>
          </w:rPr>
          <w:instrText xml:space="preserve"> PAGEREF _Toc238197870 \h </w:instrText>
        </w:r>
        <w:r>
          <w:rPr>
            <w:noProof/>
            <w:webHidden/>
          </w:rPr>
        </w:r>
        <w:r>
          <w:rPr>
            <w:noProof/>
            <w:webHidden/>
          </w:rPr>
          <w:fldChar w:fldCharType="separate"/>
        </w:r>
        <w:r>
          <w:rPr>
            <w:noProof/>
            <w:webHidden/>
          </w:rPr>
          <w:t>277</w:t>
        </w:r>
        <w:r>
          <w:rPr>
            <w:noProof/>
            <w:webHidden/>
          </w:rPr>
          <w:fldChar w:fldCharType="end"/>
        </w:r>
      </w:hyperlink>
    </w:p>
    <w:p w14:paraId="39B055A1" w14:textId="4D03AB64" w:rsidR="00097A40" w:rsidRDefault="00097A40">
      <w:pPr>
        <w:pStyle w:val="TOC2"/>
        <w:rPr>
          <w:rFonts w:asciiTheme="minorHAnsi" w:eastAsiaTheme="minorEastAsia" w:hAnsiTheme="minorHAnsi" w:cstheme="minorBidi"/>
          <w:bCs w:val="0"/>
          <w:kern w:val="2"/>
          <w14:ligatures w14:val="standardContextual"/>
        </w:rPr>
      </w:pPr>
      <w:hyperlink w:anchor="_Toc238197871" w:history="1">
        <w:r w:rsidRPr="00811431">
          <w:rPr>
            <w:rStyle w:val="Hyperlink"/>
          </w:rPr>
          <w:t>Chapter 9.</w:t>
        </w:r>
        <w:r>
          <w:rPr>
            <w:rFonts w:asciiTheme="minorHAnsi" w:eastAsiaTheme="minorEastAsia" w:hAnsiTheme="minorHAnsi" w:cstheme="minorBidi"/>
            <w:bCs w:val="0"/>
            <w:kern w:val="2"/>
            <w14:ligatures w14:val="standardContextual"/>
          </w:rPr>
          <w:tab/>
        </w:r>
        <w:r w:rsidRPr="00811431">
          <w:rPr>
            <w:rStyle w:val="Hyperlink"/>
          </w:rPr>
          <w:t>Oil and Gas Properties</w:t>
        </w:r>
        <w:r>
          <w:rPr>
            <w:webHidden/>
          </w:rPr>
          <w:tab/>
        </w:r>
        <w:r>
          <w:rPr>
            <w:webHidden/>
          </w:rPr>
          <w:fldChar w:fldCharType="begin"/>
        </w:r>
        <w:r>
          <w:rPr>
            <w:webHidden/>
          </w:rPr>
          <w:instrText xml:space="preserve"> PAGEREF _Toc238197871 \h </w:instrText>
        </w:r>
        <w:r>
          <w:rPr>
            <w:webHidden/>
          </w:rPr>
        </w:r>
        <w:r>
          <w:rPr>
            <w:webHidden/>
          </w:rPr>
          <w:fldChar w:fldCharType="separate"/>
        </w:r>
        <w:r>
          <w:rPr>
            <w:webHidden/>
          </w:rPr>
          <w:t>277</w:t>
        </w:r>
        <w:r>
          <w:rPr>
            <w:webHidden/>
          </w:rPr>
          <w:fldChar w:fldCharType="end"/>
        </w:r>
      </w:hyperlink>
    </w:p>
    <w:p w14:paraId="3CD1CCDE" w14:textId="59D78FFD" w:rsidR="00097A40" w:rsidRDefault="00097A40">
      <w:pPr>
        <w:pStyle w:val="TOC3"/>
        <w:rPr>
          <w:rFonts w:asciiTheme="minorHAnsi" w:eastAsiaTheme="minorEastAsia" w:hAnsiTheme="minorHAnsi" w:cstheme="minorBidi"/>
          <w:noProof/>
          <w:kern w:val="2"/>
          <w14:ligatures w14:val="standardContextual"/>
        </w:rPr>
      </w:pPr>
      <w:hyperlink w:anchor="_Toc238197872" w:history="1">
        <w:r w:rsidRPr="00811431">
          <w:rPr>
            <w:rStyle w:val="Hyperlink"/>
            <w:noProof/>
          </w:rPr>
          <w:t>§901.</w:t>
        </w:r>
        <w:r>
          <w:rPr>
            <w:rFonts w:asciiTheme="minorHAnsi" w:eastAsiaTheme="minorEastAsia" w:hAnsiTheme="minorHAnsi" w:cstheme="minorBidi"/>
            <w:noProof/>
            <w:kern w:val="2"/>
            <w14:ligatures w14:val="standardContextual"/>
          </w:rPr>
          <w:tab/>
        </w:r>
        <w:r w:rsidRPr="00811431">
          <w:rPr>
            <w:rStyle w:val="Hyperlink"/>
            <w:noProof/>
          </w:rPr>
          <w:t>Guidelines for Ascertaining the Fair Market Value of Oil and Gas Properties</w:t>
        </w:r>
        <w:r>
          <w:rPr>
            <w:noProof/>
            <w:webHidden/>
          </w:rPr>
          <w:tab/>
        </w:r>
        <w:r>
          <w:rPr>
            <w:noProof/>
            <w:webHidden/>
          </w:rPr>
          <w:fldChar w:fldCharType="begin"/>
        </w:r>
        <w:r>
          <w:rPr>
            <w:noProof/>
            <w:webHidden/>
          </w:rPr>
          <w:instrText xml:space="preserve"> PAGEREF _Toc238197872 \h </w:instrText>
        </w:r>
        <w:r>
          <w:rPr>
            <w:noProof/>
            <w:webHidden/>
          </w:rPr>
        </w:r>
        <w:r>
          <w:rPr>
            <w:noProof/>
            <w:webHidden/>
          </w:rPr>
          <w:fldChar w:fldCharType="separate"/>
        </w:r>
        <w:r>
          <w:rPr>
            <w:noProof/>
            <w:webHidden/>
          </w:rPr>
          <w:t>277</w:t>
        </w:r>
        <w:r>
          <w:rPr>
            <w:noProof/>
            <w:webHidden/>
          </w:rPr>
          <w:fldChar w:fldCharType="end"/>
        </w:r>
      </w:hyperlink>
    </w:p>
    <w:p w14:paraId="57AD3025" w14:textId="6613CD46" w:rsidR="00097A40" w:rsidRDefault="00097A40">
      <w:pPr>
        <w:pStyle w:val="TOC3"/>
        <w:rPr>
          <w:rFonts w:asciiTheme="minorHAnsi" w:eastAsiaTheme="minorEastAsia" w:hAnsiTheme="minorHAnsi" w:cstheme="minorBidi"/>
          <w:noProof/>
          <w:kern w:val="2"/>
          <w14:ligatures w14:val="standardContextual"/>
        </w:rPr>
      </w:pPr>
      <w:hyperlink w:anchor="_Toc238197873" w:history="1">
        <w:r w:rsidRPr="00811431">
          <w:rPr>
            <w:rStyle w:val="Hyperlink"/>
            <w:noProof/>
          </w:rPr>
          <w:t>§903.</w:t>
        </w:r>
        <w:r>
          <w:rPr>
            <w:rFonts w:asciiTheme="minorHAnsi" w:eastAsiaTheme="minorEastAsia" w:hAnsiTheme="minorHAnsi" w:cstheme="minorBidi"/>
            <w:noProof/>
            <w:kern w:val="2"/>
            <w14:ligatures w14:val="standardContextual"/>
          </w:rPr>
          <w:tab/>
        </w:r>
        <w:r w:rsidRPr="00811431">
          <w:rPr>
            <w:rStyle w:val="Hyperlink"/>
            <w:noProof/>
          </w:rPr>
          <w:t>Instructions for Reporting Oil and Gas Properties</w:t>
        </w:r>
        <w:r>
          <w:rPr>
            <w:noProof/>
            <w:webHidden/>
          </w:rPr>
          <w:tab/>
        </w:r>
        <w:r>
          <w:rPr>
            <w:noProof/>
            <w:webHidden/>
          </w:rPr>
          <w:fldChar w:fldCharType="begin"/>
        </w:r>
        <w:r>
          <w:rPr>
            <w:noProof/>
            <w:webHidden/>
          </w:rPr>
          <w:instrText xml:space="preserve"> PAGEREF _Toc238197873 \h </w:instrText>
        </w:r>
        <w:r>
          <w:rPr>
            <w:noProof/>
            <w:webHidden/>
          </w:rPr>
        </w:r>
        <w:r>
          <w:rPr>
            <w:noProof/>
            <w:webHidden/>
          </w:rPr>
          <w:fldChar w:fldCharType="separate"/>
        </w:r>
        <w:r>
          <w:rPr>
            <w:noProof/>
            <w:webHidden/>
          </w:rPr>
          <w:t>280</w:t>
        </w:r>
        <w:r>
          <w:rPr>
            <w:noProof/>
            <w:webHidden/>
          </w:rPr>
          <w:fldChar w:fldCharType="end"/>
        </w:r>
      </w:hyperlink>
    </w:p>
    <w:p w14:paraId="2A1CF0EE" w14:textId="21A58A20" w:rsidR="00097A40" w:rsidRDefault="00097A40">
      <w:pPr>
        <w:pStyle w:val="TOC3"/>
        <w:rPr>
          <w:rFonts w:asciiTheme="minorHAnsi" w:eastAsiaTheme="minorEastAsia" w:hAnsiTheme="minorHAnsi" w:cstheme="minorBidi"/>
          <w:noProof/>
          <w:kern w:val="2"/>
          <w14:ligatures w14:val="standardContextual"/>
        </w:rPr>
      </w:pPr>
      <w:hyperlink w:anchor="_Toc238197874" w:history="1">
        <w:r w:rsidRPr="00811431">
          <w:rPr>
            <w:rStyle w:val="Hyperlink"/>
            <w:noProof/>
          </w:rPr>
          <w:t>§905.</w:t>
        </w:r>
        <w:r>
          <w:rPr>
            <w:rFonts w:asciiTheme="minorHAnsi" w:eastAsiaTheme="minorEastAsia" w:hAnsiTheme="minorHAnsi" w:cstheme="minorBidi"/>
            <w:noProof/>
            <w:kern w:val="2"/>
            <w14:ligatures w14:val="standardContextual"/>
          </w:rPr>
          <w:tab/>
        </w:r>
        <w:r w:rsidRPr="00811431">
          <w:rPr>
            <w:rStyle w:val="Hyperlink"/>
            <w:noProof/>
          </w:rPr>
          <w:t>Reporting Procedures</w:t>
        </w:r>
        <w:r>
          <w:rPr>
            <w:noProof/>
            <w:webHidden/>
          </w:rPr>
          <w:tab/>
        </w:r>
        <w:r>
          <w:rPr>
            <w:noProof/>
            <w:webHidden/>
          </w:rPr>
          <w:fldChar w:fldCharType="begin"/>
        </w:r>
        <w:r>
          <w:rPr>
            <w:noProof/>
            <w:webHidden/>
          </w:rPr>
          <w:instrText xml:space="preserve"> PAGEREF _Toc238197874 \h </w:instrText>
        </w:r>
        <w:r>
          <w:rPr>
            <w:noProof/>
            <w:webHidden/>
          </w:rPr>
        </w:r>
        <w:r>
          <w:rPr>
            <w:noProof/>
            <w:webHidden/>
          </w:rPr>
          <w:fldChar w:fldCharType="separate"/>
        </w:r>
        <w:r>
          <w:rPr>
            <w:noProof/>
            <w:webHidden/>
          </w:rPr>
          <w:t>280</w:t>
        </w:r>
        <w:r>
          <w:rPr>
            <w:noProof/>
            <w:webHidden/>
          </w:rPr>
          <w:fldChar w:fldCharType="end"/>
        </w:r>
      </w:hyperlink>
    </w:p>
    <w:p w14:paraId="3353AD1C" w14:textId="26039BDD" w:rsidR="00097A40" w:rsidRDefault="00097A40">
      <w:pPr>
        <w:pStyle w:val="TOC3"/>
        <w:rPr>
          <w:rFonts w:asciiTheme="minorHAnsi" w:eastAsiaTheme="minorEastAsia" w:hAnsiTheme="minorHAnsi" w:cstheme="minorBidi"/>
          <w:noProof/>
          <w:kern w:val="2"/>
          <w14:ligatures w14:val="standardContextual"/>
        </w:rPr>
      </w:pPr>
      <w:hyperlink w:anchor="_Toc238197875" w:history="1">
        <w:r w:rsidRPr="00811431">
          <w:rPr>
            <w:rStyle w:val="Hyperlink"/>
            <w:noProof/>
          </w:rPr>
          <w:t>§907.</w:t>
        </w:r>
        <w:r>
          <w:rPr>
            <w:rFonts w:asciiTheme="minorHAnsi" w:eastAsiaTheme="minorEastAsia" w:hAnsiTheme="minorHAnsi" w:cstheme="minorBidi"/>
            <w:noProof/>
            <w:kern w:val="2"/>
            <w14:ligatures w14:val="standardContextual"/>
          </w:rPr>
          <w:tab/>
        </w:r>
        <w:r w:rsidRPr="00811431">
          <w:rPr>
            <w:rStyle w:val="Hyperlink"/>
            <w:noProof/>
          </w:rPr>
          <w:t>Valuation of Oil, Gas, and Other Wells</w:t>
        </w:r>
        <w:r>
          <w:rPr>
            <w:noProof/>
            <w:webHidden/>
          </w:rPr>
          <w:tab/>
        </w:r>
        <w:r>
          <w:rPr>
            <w:noProof/>
            <w:webHidden/>
          </w:rPr>
          <w:fldChar w:fldCharType="begin"/>
        </w:r>
        <w:r>
          <w:rPr>
            <w:noProof/>
            <w:webHidden/>
          </w:rPr>
          <w:instrText xml:space="preserve"> PAGEREF _Toc238197875 \h </w:instrText>
        </w:r>
        <w:r>
          <w:rPr>
            <w:noProof/>
            <w:webHidden/>
          </w:rPr>
        </w:r>
        <w:r>
          <w:rPr>
            <w:noProof/>
            <w:webHidden/>
          </w:rPr>
          <w:fldChar w:fldCharType="separate"/>
        </w:r>
        <w:r>
          <w:rPr>
            <w:noProof/>
            <w:webHidden/>
          </w:rPr>
          <w:t>281</w:t>
        </w:r>
        <w:r>
          <w:rPr>
            <w:noProof/>
            <w:webHidden/>
          </w:rPr>
          <w:fldChar w:fldCharType="end"/>
        </w:r>
      </w:hyperlink>
    </w:p>
    <w:p w14:paraId="2C24CC10" w14:textId="7096F94F" w:rsidR="00097A40" w:rsidRDefault="00097A40">
      <w:pPr>
        <w:pStyle w:val="TOC2"/>
        <w:rPr>
          <w:rFonts w:asciiTheme="minorHAnsi" w:eastAsiaTheme="minorEastAsia" w:hAnsiTheme="minorHAnsi" w:cstheme="minorBidi"/>
          <w:bCs w:val="0"/>
          <w:kern w:val="2"/>
          <w14:ligatures w14:val="standardContextual"/>
        </w:rPr>
      </w:pPr>
      <w:hyperlink w:anchor="_Toc238197876" w:history="1">
        <w:r w:rsidRPr="00811431">
          <w:rPr>
            <w:rStyle w:val="Hyperlink"/>
          </w:rPr>
          <w:t>Chapter 10.</w:t>
        </w:r>
        <w:r>
          <w:rPr>
            <w:rFonts w:asciiTheme="minorHAnsi" w:eastAsiaTheme="minorEastAsia" w:hAnsiTheme="minorHAnsi" w:cstheme="minorBidi"/>
            <w:bCs w:val="0"/>
            <w:kern w:val="2"/>
            <w14:ligatures w14:val="standardContextual"/>
          </w:rPr>
          <w:tab/>
        </w:r>
        <w:r w:rsidRPr="00811431">
          <w:rPr>
            <w:rStyle w:val="Hyperlink"/>
          </w:rPr>
          <w:t>Brine Operation Properties</w:t>
        </w:r>
        <w:r>
          <w:rPr>
            <w:webHidden/>
          </w:rPr>
          <w:tab/>
        </w:r>
        <w:r>
          <w:rPr>
            <w:webHidden/>
          </w:rPr>
          <w:fldChar w:fldCharType="begin"/>
        </w:r>
        <w:r>
          <w:rPr>
            <w:webHidden/>
          </w:rPr>
          <w:instrText xml:space="preserve"> PAGEREF _Toc238197876 \h </w:instrText>
        </w:r>
        <w:r>
          <w:rPr>
            <w:webHidden/>
          </w:rPr>
        </w:r>
        <w:r>
          <w:rPr>
            <w:webHidden/>
          </w:rPr>
          <w:fldChar w:fldCharType="separate"/>
        </w:r>
        <w:r>
          <w:rPr>
            <w:webHidden/>
          </w:rPr>
          <w:t>287</w:t>
        </w:r>
        <w:r>
          <w:rPr>
            <w:webHidden/>
          </w:rPr>
          <w:fldChar w:fldCharType="end"/>
        </w:r>
      </w:hyperlink>
    </w:p>
    <w:p w14:paraId="1AB540D4" w14:textId="44A2C253" w:rsidR="00097A40" w:rsidRDefault="00097A40">
      <w:pPr>
        <w:pStyle w:val="TOC3"/>
        <w:rPr>
          <w:rFonts w:asciiTheme="minorHAnsi" w:eastAsiaTheme="minorEastAsia" w:hAnsiTheme="minorHAnsi" w:cstheme="minorBidi"/>
          <w:noProof/>
          <w:kern w:val="2"/>
          <w14:ligatures w14:val="standardContextual"/>
        </w:rPr>
      </w:pPr>
      <w:hyperlink w:anchor="_Toc238197877" w:history="1">
        <w:r w:rsidRPr="00811431">
          <w:rPr>
            <w:rStyle w:val="Hyperlink"/>
            <w:noProof/>
          </w:rPr>
          <w:t>§1001.</w:t>
        </w:r>
        <w:r>
          <w:rPr>
            <w:rFonts w:asciiTheme="minorHAnsi" w:eastAsiaTheme="minorEastAsia" w:hAnsiTheme="minorHAnsi" w:cstheme="minorBidi"/>
            <w:noProof/>
            <w:kern w:val="2"/>
            <w14:ligatures w14:val="standardContextual"/>
          </w:rPr>
          <w:tab/>
        </w:r>
        <w:r w:rsidRPr="00811431">
          <w:rPr>
            <w:rStyle w:val="Hyperlink"/>
            <w:noProof/>
          </w:rPr>
          <w:t>Guidelines for Ascertaining the Fair Market Value of Brine Operation Properties</w:t>
        </w:r>
        <w:r>
          <w:rPr>
            <w:noProof/>
            <w:webHidden/>
          </w:rPr>
          <w:tab/>
        </w:r>
        <w:r>
          <w:rPr>
            <w:noProof/>
            <w:webHidden/>
          </w:rPr>
          <w:fldChar w:fldCharType="begin"/>
        </w:r>
        <w:r>
          <w:rPr>
            <w:noProof/>
            <w:webHidden/>
          </w:rPr>
          <w:instrText xml:space="preserve"> PAGEREF _Toc238197877 \h </w:instrText>
        </w:r>
        <w:r>
          <w:rPr>
            <w:noProof/>
            <w:webHidden/>
          </w:rPr>
        </w:r>
        <w:r>
          <w:rPr>
            <w:noProof/>
            <w:webHidden/>
          </w:rPr>
          <w:fldChar w:fldCharType="separate"/>
        </w:r>
        <w:r>
          <w:rPr>
            <w:noProof/>
            <w:webHidden/>
          </w:rPr>
          <w:t>287</w:t>
        </w:r>
        <w:r>
          <w:rPr>
            <w:noProof/>
            <w:webHidden/>
          </w:rPr>
          <w:fldChar w:fldCharType="end"/>
        </w:r>
      </w:hyperlink>
    </w:p>
    <w:p w14:paraId="3684D5A4" w14:textId="7C5CDA0D" w:rsidR="00097A40" w:rsidRDefault="00097A40">
      <w:pPr>
        <w:pStyle w:val="TOC3"/>
        <w:rPr>
          <w:rFonts w:asciiTheme="minorHAnsi" w:eastAsiaTheme="minorEastAsia" w:hAnsiTheme="minorHAnsi" w:cstheme="minorBidi"/>
          <w:noProof/>
          <w:kern w:val="2"/>
          <w14:ligatures w14:val="standardContextual"/>
        </w:rPr>
      </w:pPr>
      <w:hyperlink w:anchor="_Toc238197878" w:history="1">
        <w:r w:rsidRPr="00811431">
          <w:rPr>
            <w:rStyle w:val="Hyperlink"/>
            <w:noProof/>
          </w:rPr>
          <w:t>§1003.</w:t>
        </w:r>
        <w:r>
          <w:rPr>
            <w:rFonts w:asciiTheme="minorHAnsi" w:eastAsiaTheme="minorEastAsia" w:hAnsiTheme="minorHAnsi" w:cstheme="minorBidi"/>
            <w:noProof/>
            <w:kern w:val="2"/>
            <w14:ligatures w14:val="standardContextual"/>
          </w:rPr>
          <w:tab/>
        </w:r>
        <w:r w:rsidRPr="00811431">
          <w:rPr>
            <w:rStyle w:val="Hyperlink"/>
            <w:noProof/>
          </w:rPr>
          <w:t>Instructions for Reporting Brine Operation Properties</w:t>
        </w:r>
        <w:r>
          <w:rPr>
            <w:noProof/>
            <w:webHidden/>
          </w:rPr>
          <w:tab/>
        </w:r>
        <w:r>
          <w:rPr>
            <w:noProof/>
            <w:webHidden/>
          </w:rPr>
          <w:fldChar w:fldCharType="begin"/>
        </w:r>
        <w:r>
          <w:rPr>
            <w:noProof/>
            <w:webHidden/>
          </w:rPr>
          <w:instrText xml:space="preserve"> PAGEREF _Toc238197878 \h </w:instrText>
        </w:r>
        <w:r>
          <w:rPr>
            <w:noProof/>
            <w:webHidden/>
          </w:rPr>
        </w:r>
        <w:r>
          <w:rPr>
            <w:noProof/>
            <w:webHidden/>
          </w:rPr>
          <w:fldChar w:fldCharType="separate"/>
        </w:r>
        <w:r>
          <w:rPr>
            <w:noProof/>
            <w:webHidden/>
          </w:rPr>
          <w:t>288</w:t>
        </w:r>
        <w:r>
          <w:rPr>
            <w:noProof/>
            <w:webHidden/>
          </w:rPr>
          <w:fldChar w:fldCharType="end"/>
        </w:r>
      </w:hyperlink>
    </w:p>
    <w:p w14:paraId="2104B924" w14:textId="7C724BB9" w:rsidR="00097A40" w:rsidRDefault="00097A40">
      <w:pPr>
        <w:pStyle w:val="TOC3"/>
        <w:rPr>
          <w:rFonts w:asciiTheme="minorHAnsi" w:eastAsiaTheme="minorEastAsia" w:hAnsiTheme="minorHAnsi" w:cstheme="minorBidi"/>
          <w:noProof/>
          <w:kern w:val="2"/>
          <w14:ligatures w14:val="standardContextual"/>
        </w:rPr>
      </w:pPr>
      <w:hyperlink w:anchor="_Toc238197879" w:history="1">
        <w:r w:rsidRPr="00811431">
          <w:rPr>
            <w:rStyle w:val="Hyperlink"/>
            <w:noProof/>
          </w:rPr>
          <w:t>§1005.</w:t>
        </w:r>
        <w:r>
          <w:rPr>
            <w:rFonts w:asciiTheme="minorHAnsi" w:eastAsiaTheme="minorEastAsia" w:hAnsiTheme="minorHAnsi" w:cstheme="minorBidi"/>
            <w:noProof/>
            <w:kern w:val="2"/>
            <w14:ligatures w14:val="standardContextual"/>
          </w:rPr>
          <w:tab/>
        </w:r>
        <w:r w:rsidRPr="00811431">
          <w:rPr>
            <w:rStyle w:val="Hyperlink"/>
            <w:noProof/>
          </w:rPr>
          <w:t>Reporting Procedures</w:t>
        </w:r>
        <w:r>
          <w:rPr>
            <w:noProof/>
            <w:webHidden/>
          </w:rPr>
          <w:tab/>
        </w:r>
        <w:r>
          <w:rPr>
            <w:noProof/>
            <w:webHidden/>
          </w:rPr>
          <w:fldChar w:fldCharType="begin"/>
        </w:r>
        <w:r>
          <w:rPr>
            <w:noProof/>
            <w:webHidden/>
          </w:rPr>
          <w:instrText xml:space="preserve"> PAGEREF _Toc238197879 \h </w:instrText>
        </w:r>
        <w:r>
          <w:rPr>
            <w:noProof/>
            <w:webHidden/>
          </w:rPr>
        </w:r>
        <w:r>
          <w:rPr>
            <w:noProof/>
            <w:webHidden/>
          </w:rPr>
          <w:fldChar w:fldCharType="separate"/>
        </w:r>
        <w:r>
          <w:rPr>
            <w:noProof/>
            <w:webHidden/>
          </w:rPr>
          <w:t>288</w:t>
        </w:r>
        <w:r>
          <w:rPr>
            <w:noProof/>
            <w:webHidden/>
          </w:rPr>
          <w:fldChar w:fldCharType="end"/>
        </w:r>
      </w:hyperlink>
    </w:p>
    <w:p w14:paraId="4D3F5545" w14:textId="124870FF" w:rsidR="00097A40" w:rsidRDefault="00097A40">
      <w:pPr>
        <w:pStyle w:val="TOC3"/>
        <w:rPr>
          <w:rFonts w:asciiTheme="minorHAnsi" w:eastAsiaTheme="minorEastAsia" w:hAnsiTheme="minorHAnsi" w:cstheme="minorBidi"/>
          <w:noProof/>
          <w:kern w:val="2"/>
          <w14:ligatures w14:val="standardContextual"/>
        </w:rPr>
      </w:pPr>
      <w:hyperlink w:anchor="_Toc238197880" w:history="1">
        <w:r w:rsidRPr="00811431">
          <w:rPr>
            <w:rStyle w:val="Hyperlink"/>
            <w:noProof/>
          </w:rPr>
          <w:t>§1007.</w:t>
        </w:r>
        <w:r>
          <w:rPr>
            <w:rFonts w:asciiTheme="minorHAnsi" w:eastAsiaTheme="minorEastAsia" w:hAnsiTheme="minorHAnsi" w:cstheme="minorBidi"/>
            <w:noProof/>
            <w:kern w:val="2"/>
            <w14:ligatures w14:val="standardContextual"/>
          </w:rPr>
          <w:tab/>
        </w:r>
        <w:r w:rsidRPr="00811431">
          <w:rPr>
            <w:rStyle w:val="Hyperlink"/>
            <w:noProof/>
          </w:rPr>
          <w:t>Valuation of Brine Operation Wells</w:t>
        </w:r>
        <w:r>
          <w:rPr>
            <w:noProof/>
            <w:webHidden/>
          </w:rPr>
          <w:tab/>
        </w:r>
        <w:r>
          <w:rPr>
            <w:noProof/>
            <w:webHidden/>
          </w:rPr>
          <w:fldChar w:fldCharType="begin"/>
        </w:r>
        <w:r>
          <w:rPr>
            <w:noProof/>
            <w:webHidden/>
          </w:rPr>
          <w:instrText xml:space="preserve"> PAGEREF _Toc238197880 \h </w:instrText>
        </w:r>
        <w:r>
          <w:rPr>
            <w:noProof/>
            <w:webHidden/>
          </w:rPr>
        </w:r>
        <w:r>
          <w:rPr>
            <w:noProof/>
            <w:webHidden/>
          </w:rPr>
          <w:fldChar w:fldCharType="separate"/>
        </w:r>
        <w:r>
          <w:rPr>
            <w:noProof/>
            <w:webHidden/>
          </w:rPr>
          <w:t>289</w:t>
        </w:r>
        <w:r>
          <w:rPr>
            <w:noProof/>
            <w:webHidden/>
          </w:rPr>
          <w:fldChar w:fldCharType="end"/>
        </w:r>
      </w:hyperlink>
    </w:p>
    <w:p w14:paraId="11B724F1" w14:textId="74D88E4B" w:rsidR="00097A40" w:rsidRDefault="00097A40">
      <w:pPr>
        <w:pStyle w:val="TOC2"/>
        <w:rPr>
          <w:rFonts w:asciiTheme="minorHAnsi" w:eastAsiaTheme="minorEastAsia" w:hAnsiTheme="minorHAnsi" w:cstheme="minorBidi"/>
          <w:bCs w:val="0"/>
          <w:kern w:val="2"/>
          <w14:ligatures w14:val="standardContextual"/>
        </w:rPr>
      </w:pPr>
      <w:hyperlink w:anchor="_Toc238197881" w:history="1">
        <w:r w:rsidRPr="00811431">
          <w:rPr>
            <w:rStyle w:val="Hyperlink"/>
          </w:rPr>
          <w:t>Chapter 11.</w:t>
        </w:r>
        <w:r>
          <w:rPr>
            <w:rFonts w:asciiTheme="minorHAnsi" w:eastAsiaTheme="minorEastAsia" w:hAnsiTheme="minorHAnsi" w:cstheme="minorBidi"/>
            <w:bCs w:val="0"/>
            <w:kern w:val="2"/>
            <w14:ligatures w14:val="standardContextual"/>
          </w:rPr>
          <w:tab/>
        </w:r>
        <w:r w:rsidRPr="00811431">
          <w:rPr>
            <w:rStyle w:val="Hyperlink"/>
          </w:rPr>
          <w:t>Drilling Rigs and Related Equipment</w:t>
        </w:r>
        <w:r>
          <w:rPr>
            <w:webHidden/>
          </w:rPr>
          <w:tab/>
        </w:r>
        <w:r>
          <w:rPr>
            <w:webHidden/>
          </w:rPr>
          <w:fldChar w:fldCharType="begin"/>
        </w:r>
        <w:r>
          <w:rPr>
            <w:webHidden/>
          </w:rPr>
          <w:instrText xml:space="preserve"> PAGEREF _Toc238197881 \h </w:instrText>
        </w:r>
        <w:r>
          <w:rPr>
            <w:webHidden/>
          </w:rPr>
        </w:r>
        <w:r>
          <w:rPr>
            <w:webHidden/>
          </w:rPr>
          <w:fldChar w:fldCharType="separate"/>
        </w:r>
        <w:r>
          <w:rPr>
            <w:webHidden/>
          </w:rPr>
          <w:t>292</w:t>
        </w:r>
        <w:r>
          <w:rPr>
            <w:webHidden/>
          </w:rPr>
          <w:fldChar w:fldCharType="end"/>
        </w:r>
      </w:hyperlink>
    </w:p>
    <w:p w14:paraId="3A10E21B" w14:textId="32F5007F" w:rsidR="00097A40" w:rsidRDefault="00097A40">
      <w:pPr>
        <w:pStyle w:val="TOC3"/>
        <w:rPr>
          <w:rFonts w:asciiTheme="minorHAnsi" w:eastAsiaTheme="minorEastAsia" w:hAnsiTheme="minorHAnsi" w:cstheme="minorBidi"/>
          <w:noProof/>
          <w:kern w:val="2"/>
          <w14:ligatures w14:val="standardContextual"/>
        </w:rPr>
      </w:pPr>
      <w:hyperlink w:anchor="_Toc238197882" w:history="1">
        <w:r w:rsidRPr="00811431">
          <w:rPr>
            <w:rStyle w:val="Hyperlink"/>
            <w:noProof/>
          </w:rPr>
          <w:t>§1101.</w:t>
        </w:r>
        <w:r>
          <w:rPr>
            <w:rFonts w:asciiTheme="minorHAnsi" w:eastAsiaTheme="minorEastAsia" w:hAnsiTheme="minorHAnsi" w:cstheme="minorBidi"/>
            <w:noProof/>
            <w:kern w:val="2"/>
            <w14:ligatures w14:val="standardContextual"/>
          </w:rPr>
          <w:tab/>
        </w:r>
        <w:r w:rsidRPr="00811431">
          <w:rPr>
            <w:rStyle w:val="Hyperlink"/>
            <w:noProof/>
          </w:rPr>
          <w:t xml:space="preserve">Guidelines for Ascertaining the Fair Market Value of Drilling Rigs and </w:t>
        </w:r>
        <w:r w:rsidR="00AF136C">
          <w:rPr>
            <w:rStyle w:val="Hyperlink"/>
            <w:noProof/>
          </w:rPr>
          <w:br/>
        </w:r>
        <w:r w:rsidRPr="00811431">
          <w:rPr>
            <w:rStyle w:val="Hyperlink"/>
            <w:noProof/>
          </w:rPr>
          <w:t>Related Equipment</w:t>
        </w:r>
        <w:r>
          <w:rPr>
            <w:noProof/>
            <w:webHidden/>
          </w:rPr>
          <w:tab/>
        </w:r>
        <w:r>
          <w:rPr>
            <w:noProof/>
            <w:webHidden/>
          </w:rPr>
          <w:fldChar w:fldCharType="begin"/>
        </w:r>
        <w:r>
          <w:rPr>
            <w:noProof/>
            <w:webHidden/>
          </w:rPr>
          <w:instrText xml:space="preserve"> PAGEREF _Toc238197882 \h </w:instrText>
        </w:r>
        <w:r>
          <w:rPr>
            <w:noProof/>
            <w:webHidden/>
          </w:rPr>
        </w:r>
        <w:r>
          <w:rPr>
            <w:noProof/>
            <w:webHidden/>
          </w:rPr>
          <w:fldChar w:fldCharType="separate"/>
        </w:r>
        <w:r>
          <w:rPr>
            <w:noProof/>
            <w:webHidden/>
          </w:rPr>
          <w:t>292</w:t>
        </w:r>
        <w:r>
          <w:rPr>
            <w:noProof/>
            <w:webHidden/>
          </w:rPr>
          <w:fldChar w:fldCharType="end"/>
        </w:r>
      </w:hyperlink>
    </w:p>
    <w:p w14:paraId="34BEF442" w14:textId="5AD320A5" w:rsidR="00097A40" w:rsidRDefault="00097A40">
      <w:pPr>
        <w:pStyle w:val="TOC3"/>
        <w:rPr>
          <w:rFonts w:asciiTheme="minorHAnsi" w:eastAsiaTheme="minorEastAsia" w:hAnsiTheme="minorHAnsi" w:cstheme="minorBidi"/>
          <w:noProof/>
          <w:kern w:val="2"/>
          <w14:ligatures w14:val="standardContextual"/>
        </w:rPr>
      </w:pPr>
      <w:hyperlink w:anchor="_Toc238197883" w:history="1">
        <w:r w:rsidRPr="00811431">
          <w:rPr>
            <w:rStyle w:val="Hyperlink"/>
            <w:noProof/>
          </w:rPr>
          <w:t>§1103.</w:t>
        </w:r>
        <w:r>
          <w:rPr>
            <w:rFonts w:asciiTheme="minorHAnsi" w:eastAsiaTheme="minorEastAsia" w:hAnsiTheme="minorHAnsi" w:cstheme="minorBidi"/>
            <w:noProof/>
            <w:kern w:val="2"/>
            <w14:ligatures w14:val="standardContextual"/>
          </w:rPr>
          <w:tab/>
        </w:r>
        <w:r w:rsidRPr="00811431">
          <w:rPr>
            <w:rStyle w:val="Hyperlink"/>
            <w:noProof/>
          </w:rPr>
          <w:t>Drilling Rigs and Related Equipment Tables</w:t>
        </w:r>
        <w:r>
          <w:rPr>
            <w:noProof/>
            <w:webHidden/>
          </w:rPr>
          <w:tab/>
        </w:r>
        <w:r>
          <w:rPr>
            <w:noProof/>
            <w:webHidden/>
          </w:rPr>
          <w:fldChar w:fldCharType="begin"/>
        </w:r>
        <w:r>
          <w:rPr>
            <w:noProof/>
            <w:webHidden/>
          </w:rPr>
          <w:instrText xml:space="preserve"> PAGEREF _Toc238197883 \h </w:instrText>
        </w:r>
        <w:r>
          <w:rPr>
            <w:noProof/>
            <w:webHidden/>
          </w:rPr>
        </w:r>
        <w:r>
          <w:rPr>
            <w:noProof/>
            <w:webHidden/>
          </w:rPr>
          <w:fldChar w:fldCharType="separate"/>
        </w:r>
        <w:r>
          <w:rPr>
            <w:noProof/>
            <w:webHidden/>
          </w:rPr>
          <w:t>292</w:t>
        </w:r>
        <w:r>
          <w:rPr>
            <w:noProof/>
            <w:webHidden/>
          </w:rPr>
          <w:fldChar w:fldCharType="end"/>
        </w:r>
      </w:hyperlink>
    </w:p>
    <w:p w14:paraId="1CAD68A3" w14:textId="1C491756" w:rsidR="00097A40" w:rsidRDefault="00097A40">
      <w:pPr>
        <w:pStyle w:val="TOC2"/>
        <w:rPr>
          <w:rFonts w:asciiTheme="minorHAnsi" w:eastAsiaTheme="minorEastAsia" w:hAnsiTheme="minorHAnsi" w:cstheme="minorBidi"/>
          <w:bCs w:val="0"/>
          <w:kern w:val="2"/>
          <w14:ligatures w14:val="standardContextual"/>
        </w:rPr>
      </w:pPr>
      <w:hyperlink w:anchor="_Toc238197884" w:history="1">
        <w:r w:rsidRPr="00811431">
          <w:rPr>
            <w:rStyle w:val="Hyperlink"/>
          </w:rPr>
          <w:t>Chapter 13.</w:t>
        </w:r>
        <w:r>
          <w:rPr>
            <w:rFonts w:asciiTheme="minorHAnsi" w:eastAsiaTheme="minorEastAsia" w:hAnsiTheme="minorHAnsi" w:cstheme="minorBidi"/>
            <w:bCs w:val="0"/>
            <w:kern w:val="2"/>
            <w14:ligatures w14:val="standardContextual"/>
          </w:rPr>
          <w:tab/>
        </w:r>
        <w:r w:rsidRPr="00811431">
          <w:rPr>
            <w:rStyle w:val="Hyperlink"/>
          </w:rPr>
          <w:t>Pipelines</w:t>
        </w:r>
        <w:r>
          <w:rPr>
            <w:webHidden/>
          </w:rPr>
          <w:tab/>
        </w:r>
        <w:r>
          <w:rPr>
            <w:webHidden/>
          </w:rPr>
          <w:fldChar w:fldCharType="begin"/>
        </w:r>
        <w:r>
          <w:rPr>
            <w:webHidden/>
          </w:rPr>
          <w:instrText xml:space="preserve"> PAGEREF _Toc238197884 \h </w:instrText>
        </w:r>
        <w:r>
          <w:rPr>
            <w:webHidden/>
          </w:rPr>
        </w:r>
        <w:r>
          <w:rPr>
            <w:webHidden/>
          </w:rPr>
          <w:fldChar w:fldCharType="separate"/>
        </w:r>
        <w:r>
          <w:rPr>
            <w:webHidden/>
          </w:rPr>
          <w:t>294</w:t>
        </w:r>
        <w:r>
          <w:rPr>
            <w:webHidden/>
          </w:rPr>
          <w:fldChar w:fldCharType="end"/>
        </w:r>
      </w:hyperlink>
    </w:p>
    <w:p w14:paraId="4393F4D4" w14:textId="16605723" w:rsidR="00097A40" w:rsidRDefault="00097A40">
      <w:pPr>
        <w:pStyle w:val="TOC3"/>
        <w:rPr>
          <w:rFonts w:asciiTheme="minorHAnsi" w:eastAsiaTheme="minorEastAsia" w:hAnsiTheme="minorHAnsi" w:cstheme="minorBidi"/>
          <w:noProof/>
          <w:kern w:val="2"/>
          <w14:ligatures w14:val="standardContextual"/>
        </w:rPr>
      </w:pPr>
      <w:hyperlink w:anchor="_Toc238197885" w:history="1">
        <w:r w:rsidRPr="00811431">
          <w:rPr>
            <w:rStyle w:val="Hyperlink"/>
            <w:noProof/>
          </w:rPr>
          <w:t>§1301.</w:t>
        </w:r>
        <w:r>
          <w:rPr>
            <w:rFonts w:asciiTheme="minorHAnsi" w:eastAsiaTheme="minorEastAsia" w:hAnsiTheme="minorHAnsi" w:cstheme="minorBidi"/>
            <w:noProof/>
            <w:kern w:val="2"/>
            <w14:ligatures w14:val="standardContextual"/>
          </w:rPr>
          <w:tab/>
        </w:r>
        <w:r w:rsidRPr="00811431">
          <w:rPr>
            <w:rStyle w:val="Hyperlink"/>
            <w:noProof/>
          </w:rPr>
          <w:t>Guidelines for Ascertaining the Fair Market Value of Pipelines</w:t>
        </w:r>
        <w:r>
          <w:rPr>
            <w:noProof/>
            <w:webHidden/>
          </w:rPr>
          <w:tab/>
        </w:r>
        <w:r>
          <w:rPr>
            <w:noProof/>
            <w:webHidden/>
          </w:rPr>
          <w:fldChar w:fldCharType="begin"/>
        </w:r>
        <w:r>
          <w:rPr>
            <w:noProof/>
            <w:webHidden/>
          </w:rPr>
          <w:instrText xml:space="preserve"> PAGEREF _Toc238197885 \h </w:instrText>
        </w:r>
        <w:r>
          <w:rPr>
            <w:noProof/>
            <w:webHidden/>
          </w:rPr>
        </w:r>
        <w:r>
          <w:rPr>
            <w:noProof/>
            <w:webHidden/>
          </w:rPr>
          <w:fldChar w:fldCharType="separate"/>
        </w:r>
        <w:r>
          <w:rPr>
            <w:noProof/>
            <w:webHidden/>
          </w:rPr>
          <w:t>294</w:t>
        </w:r>
        <w:r>
          <w:rPr>
            <w:noProof/>
            <w:webHidden/>
          </w:rPr>
          <w:fldChar w:fldCharType="end"/>
        </w:r>
      </w:hyperlink>
    </w:p>
    <w:p w14:paraId="1E244B06" w14:textId="35D19D8F" w:rsidR="00097A40" w:rsidRDefault="00097A40">
      <w:pPr>
        <w:pStyle w:val="TOC3"/>
        <w:rPr>
          <w:rFonts w:asciiTheme="minorHAnsi" w:eastAsiaTheme="minorEastAsia" w:hAnsiTheme="minorHAnsi" w:cstheme="minorBidi"/>
          <w:noProof/>
          <w:kern w:val="2"/>
          <w14:ligatures w14:val="standardContextual"/>
        </w:rPr>
      </w:pPr>
      <w:hyperlink w:anchor="_Toc238197886" w:history="1">
        <w:r w:rsidRPr="00811431">
          <w:rPr>
            <w:rStyle w:val="Hyperlink"/>
            <w:noProof/>
          </w:rPr>
          <w:t>§1303.</w:t>
        </w:r>
        <w:r>
          <w:rPr>
            <w:rFonts w:asciiTheme="minorHAnsi" w:eastAsiaTheme="minorEastAsia" w:hAnsiTheme="minorHAnsi" w:cstheme="minorBidi"/>
            <w:noProof/>
            <w:kern w:val="2"/>
            <w14:ligatures w14:val="standardContextual"/>
          </w:rPr>
          <w:tab/>
        </w:r>
        <w:r w:rsidRPr="00811431">
          <w:rPr>
            <w:rStyle w:val="Hyperlink"/>
            <w:noProof/>
          </w:rPr>
          <w:t>Instructions for Reporting "Other Pipelines"</w:t>
        </w:r>
        <w:r>
          <w:rPr>
            <w:noProof/>
            <w:webHidden/>
          </w:rPr>
          <w:tab/>
        </w:r>
        <w:r>
          <w:rPr>
            <w:noProof/>
            <w:webHidden/>
          </w:rPr>
          <w:fldChar w:fldCharType="begin"/>
        </w:r>
        <w:r>
          <w:rPr>
            <w:noProof/>
            <w:webHidden/>
          </w:rPr>
          <w:instrText xml:space="preserve"> PAGEREF _Toc238197886 \h </w:instrText>
        </w:r>
        <w:r>
          <w:rPr>
            <w:noProof/>
            <w:webHidden/>
          </w:rPr>
        </w:r>
        <w:r>
          <w:rPr>
            <w:noProof/>
            <w:webHidden/>
          </w:rPr>
          <w:fldChar w:fldCharType="separate"/>
        </w:r>
        <w:r>
          <w:rPr>
            <w:noProof/>
            <w:webHidden/>
          </w:rPr>
          <w:t>295</w:t>
        </w:r>
        <w:r>
          <w:rPr>
            <w:noProof/>
            <w:webHidden/>
          </w:rPr>
          <w:fldChar w:fldCharType="end"/>
        </w:r>
      </w:hyperlink>
    </w:p>
    <w:p w14:paraId="715EEF22" w14:textId="321C2D43" w:rsidR="00097A40" w:rsidRDefault="00097A40">
      <w:pPr>
        <w:pStyle w:val="TOC3"/>
        <w:rPr>
          <w:rFonts w:asciiTheme="minorHAnsi" w:eastAsiaTheme="minorEastAsia" w:hAnsiTheme="minorHAnsi" w:cstheme="minorBidi"/>
          <w:noProof/>
          <w:kern w:val="2"/>
          <w14:ligatures w14:val="standardContextual"/>
        </w:rPr>
      </w:pPr>
      <w:hyperlink w:anchor="_Toc238197887" w:history="1">
        <w:r w:rsidRPr="00811431">
          <w:rPr>
            <w:rStyle w:val="Hyperlink"/>
            <w:noProof/>
          </w:rPr>
          <w:t>§1305.</w:t>
        </w:r>
        <w:r>
          <w:rPr>
            <w:rFonts w:asciiTheme="minorHAnsi" w:eastAsiaTheme="minorEastAsia" w:hAnsiTheme="minorHAnsi" w:cstheme="minorBidi"/>
            <w:noProof/>
            <w:kern w:val="2"/>
            <w14:ligatures w14:val="standardContextual"/>
          </w:rPr>
          <w:tab/>
        </w:r>
        <w:r w:rsidRPr="00811431">
          <w:rPr>
            <w:rStyle w:val="Hyperlink"/>
            <w:noProof/>
          </w:rPr>
          <w:t>Reporting Procedures</w:t>
        </w:r>
        <w:r>
          <w:rPr>
            <w:noProof/>
            <w:webHidden/>
          </w:rPr>
          <w:tab/>
        </w:r>
        <w:r>
          <w:rPr>
            <w:noProof/>
            <w:webHidden/>
          </w:rPr>
          <w:fldChar w:fldCharType="begin"/>
        </w:r>
        <w:r>
          <w:rPr>
            <w:noProof/>
            <w:webHidden/>
          </w:rPr>
          <w:instrText xml:space="preserve"> PAGEREF _Toc238197887 \h </w:instrText>
        </w:r>
        <w:r>
          <w:rPr>
            <w:noProof/>
            <w:webHidden/>
          </w:rPr>
        </w:r>
        <w:r>
          <w:rPr>
            <w:noProof/>
            <w:webHidden/>
          </w:rPr>
          <w:fldChar w:fldCharType="separate"/>
        </w:r>
        <w:r>
          <w:rPr>
            <w:noProof/>
            <w:webHidden/>
          </w:rPr>
          <w:t>295</w:t>
        </w:r>
        <w:r>
          <w:rPr>
            <w:noProof/>
            <w:webHidden/>
          </w:rPr>
          <w:fldChar w:fldCharType="end"/>
        </w:r>
      </w:hyperlink>
    </w:p>
    <w:p w14:paraId="6208CFE7" w14:textId="116995D1" w:rsidR="00097A40" w:rsidRDefault="00097A40">
      <w:pPr>
        <w:pStyle w:val="TOC3"/>
        <w:rPr>
          <w:rFonts w:asciiTheme="minorHAnsi" w:eastAsiaTheme="minorEastAsia" w:hAnsiTheme="minorHAnsi" w:cstheme="minorBidi"/>
          <w:noProof/>
          <w:kern w:val="2"/>
          <w14:ligatures w14:val="standardContextual"/>
        </w:rPr>
      </w:pPr>
      <w:hyperlink w:anchor="_Toc238197888" w:history="1">
        <w:r w:rsidRPr="00811431">
          <w:rPr>
            <w:rStyle w:val="Hyperlink"/>
            <w:noProof/>
          </w:rPr>
          <w:t>§1307.</w:t>
        </w:r>
        <w:r>
          <w:rPr>
            <w:rFonts w:asciiTheme="minorHAnsi" w:eastAsiaTheme="minorEastAsia" w:hAnsiTheme="minorHAnsi" w:cstheme="minorBidi"/>
            <w:noProof/>
            <w:kern w:val="2"/>
            <w14:ligatures w14:val="standardContextual"/>
          </w:rPr>
          <w:tab/>
        </w:r>
        <w:r w:rsidRPr="00811431">
          <w:rPr>
            <w:rStyle w:val="Hyperlink"/>
            <w:noProof/>
          </w:rPr>
          <w:t>Pipeline Transportation Tables</w:t>
        </w:r>
        <w:r>
          <w:rPr>
            <w:noProof/>
            <w:webHidden/>
          </w:rPr>
          <w:tab/>
        </w:r>
        <w:r>
          <w:rPr>
            <w:noProof/>
            <w:webHidden/>
          </w:rPr>
          <w:fldChar w:fldCharType="begin"/>
        </w:r>
        <w:r>
          <w:rPr>
            <w:noProof/>
            <w:webHidden/>
          </w:rPr>
          <w:instrText xml:space="preserve"> PAGEREF _Toc238197888 \h </w:instrText>
        </w:r>
        <w:r>
          <w:rPr>
            <w:noProof/>
            <w:webHidden/>
          </w:rPr>
        </w:r>
        <w:r>
          <w:rPr>
            <w:noProof/>
            <w:webHidden/>
          </w:rPr>
          <w:fldChar w:fldCharType="separate"/>
        </w:r>
        <w:r>
          <w:rPr>
            <w:noProof/>
            <w:webHidden/>
          </w:rPr>
          <w:t>295</w:t>
        </w:r>
        <w:r>
          <w:rPr>
            <w:noProof/>
            <w:webHidden/>
          </w:rPr>
          <w:fldChar w:fldCharType="end"/>
        </w:r>
      </w:hyperlink>
    </w:p>
    <w:p w14:paraId="071CC822" w14:textId="4CF88C81" w:rsidR="00097A40" w:rsidRDefault="00097A40">
      <w:pPr>
        <w:pStyle w:val="TOC2"/>
        <w:rPr>
          <w:rFonts w:asciiTheme="minorHAnsi" w:eastAsiaTheme="minorEastAsia" w:hAnsiTheme="minorHAnsi" w:cstheme="minorBidi"/>
          <w:bCs w:val="0"/>
          <w:kern w:val="2"/>
          <w14:ligatures w14:val="standardContextual"/>
        </w:rPr>
      </w:pPr>
      <w:hyperlink w:anchor="_Toc238197889" w:history="1">
        <w:r w:rsidRPr="00811431">
          <w:rPr>
            <w:rStyle w:val="Hyperlink"/>
          </w:rPr>
          <w:t>Chapter 15.</w:t>
        </w:r>
        <w:r>
          <w:rPr>
            <w:rFonts w:asciiTheme="minorHAnsi" w:eastAsiaTheme="minorEastAsia" w:hAnsiTheme="minorHAnsi" w:cstheme="minorBidi"/>
            <w:bCs w:val="0"/>
            <w:kern w:val="2"/>
            <w14:ligatures w14:val="standardContextual"/>
          </w:rPr>
          <w:tab/>
        </w:r>
        <w:r w:rsidRPr="00811431">
          <w:rPr>
            <w:rStyle w:val="Hyperlink"/>
          </w:rPr>
          <w:t>Aircraft</w:t>
        </w:r>
        <w:r>
          <w:rPr>
            <w:webHidden/>
          </w:rPr>
          <w:tab/>
        </w:r>
        <w:r>
          <w:rPr>
            <w:webHidden/>
          </w:rPr>
          <w:fldChar w:fldCharType="begin"/>
        </w:r>
        <w:r>
          <w:rPr>
            <w:webHidden/>
          </w:rPr>
          <w:instrText xml:space="preserve"> PAGEREF _Toc238197889 \h </w:instrText>
        </w:r>
        <w:r>
          <w:rPr>
            <w:webHidden/>
          </w:rPr>
        </w:r>
        <w:r>
          <w:rPr>
            <w:webHidden/>
          </w:rPr>
          <w:fldChar w:fldCharType="separate"/>
        </w:r>
        <w:r>
          <w:rPr>
            <w:webHidden/>
          </w:rPr>
          <w:t>296</w:t>
        </w:r>
        <w:r>
          <w:rPr>
            <w:webHidden/>
          </w:rPr>
          <w:fldChar w:fldCharType="end"/>
        </w:r>
      </w:hyperlink>
    </w:p>
    <w:p w14:paraId="76367373" w14:textId="1E42B7AB" w:rsidR="00097A40" w:rsidRDefault="00097A40">
      <w:pPr>
        <w:pStyle w:val="TOC3"/>
        <w:rPr>
          <w:rFonts w:asciiTheme="minorHAnsi" w:eastAsiaTheme="minorEastAsia" w:hAnsiTheme="minorHAnsi" w:cstheme="minorBidi"/>
          <w:noProof/>
          <w:kern w:val="2"/>
          <w14:ligatures w14:val="standardContextual"/>
        </w:rPr>
      </w:pPr>
      <w:hyperlink w:anchor="_Toc238197890" w:history="1">
        <w:r w:rsidRPr="00811431">
          <w:rPr>
            <w:rStyle w:val="Hyperlink"/>
            <w:noProof/>
          </w:rPr>
          <w:t>§1501.</w:t>
        </w:r>
        <w:r>
          <w:rPr>
            <w:rFonts w:asciiTheme="minorHAnsi" w:eastAsiaTheme="minorEastAsia" w:hAnsiTheme="minorHAnsi" w:cstheme="minorBidi"/>
            <w:noProof/>
            <w:kern w:val="2"/>
            <w14:ligatures w14:val="standardContextual"/>
          </w:rPr>
          <w:tab/>
        </w:r>
        <w:r w:rsidRPr="00811431">
          <w:rPr>
            <w:rStyle w:val="Hyperlink"/>
            <w:noProof/>
          </w:rPr>
          <w:t>Guidelines for Ascertaining the Fair Market Value of Aircraft</w:t>
        </w:r>
        <w:r>
          <w:rPr>
            <w:noProof/>
            <w:webHidden/>
          </w:rPr>
          <w:tab/>
        </w:r>
        <w:r>
          <w:rPr>
            <w:noProof/>
            <w:webHidden/>
          </w:rPr>
          <w:fldChar w:fldCharType="begin"/>
        </w:r>
        <w:r>
          <w:rPr>
            <w:noProof/>
            <w:webHidden/>
          </w:rPr>
          <w:instrText xml:space="preserve"> PAGEREF _Toc238197890 \h </w:instrText>
        </w:r>
        <w:r>
          <w:rPr>
            <w:noProof/>
            <w:webHidden/>
          </w:rPr>
        </w:r>
        <w:r>
          <w:rPr>
            <w:noProof/>
            <w:webHidden/>
          </w:rPr>
          <w:fldChar w:fldCharType="separate"/>
        </w:r>
        <w:r>
          <w:rPr>
            <w:noProof/>
            <w:webHidden/>
          </w:rPr>
          <w:t>296</w:t>
        </w:r>
        <w:r>
          <w:rPr>
            <w:noProof/>
            <w:webHidden/>
          </w:rPr>
          <w:fldChar w:fldCharType="end"/>
        </w:r>
      </w:hyperlink>
    </w:p>
    <w:p w14:paraId="21F7FE56" w14:textId="3973607D" w:rsidR="00097A40" w:rsidRDefault="00097A40">
      <w:pPr>
        <w:pStyle w:val="TOC3"/>
        <w:rPr>
          <w:rFonts w:asciiTheme="minorHAnsi" w:eastAsiaTheme="minorEastAsia" w:hAnsiTheme="minorHAnsi" w:cstheme="minorBidi"/>
          <w:noProof/>
          <w:kern w:val="2"/>
          <w14:ligatures w14:val="standardContextual"/>
        </w:rPr>
      </w:pPr>
      <w:hyperlink w:anchor="_Toc238197891" w:history="1">
        <w:r w:rsidRPr="00811431">
          <w:rPr>
            <w:rStyle w:val="Hyperlink"/>
            <w:noProof/>
          </w:rPr>
          <w:t>§1503.</w:t>
        </w:r>
        <w:r>
          <w:rPr>
            <w:rFonts w:asciiTheme="minorHAnsi" w:eastAsiaTheme="minorEastAsia" w:hAnsiTheme="minorHAnsi" w:cstheme="minorBidi"/>
            <w:noProof/>
            <w:kern w:val="2"/>
            <w14:ligatures w14:val="standardContextual"/>
          </w:rPr>
          <w:tab/>
        </w:r>
        <w:r w:rsidRPr="00811431">
          <w:rPr>
            <w:rStyle w:val="Hyperlink"/>
            <w:noProof/>
          </w:rPr>
          <w:t>Aircraft (Including Helicopters) Table</w:t>
        </w:r>
        <w:r>
          <w:rPr>
            <w:noProof/>
            <w:webHidden/>
          </w:rPr>
          <w:tab/>
        </w:r>
        <w:r>
          <w:rPr>
            <w:noProof/>
            <w:webHidden/>
          </w:rPr>
          <w:fldChar w:fldCharType="begin"/>
        </w:r>
        <w:r>
          <w:rPr>
            <w:noProof/>
            <w:webHidden/>
          </w:rPr>
          <w:instrText xml:space="preserve"> PAGEREF _Toc238197891 \h </w:instrText>
        </w:r>
        <w:r>
          <w:rPr>
            <w:noProof/>
            <w:webHidden/>
          </w:rPr>
        </w:r>
        <w:r>
          <w:rPr>
            <w:noProof/>
            <w:webHidden/>
          </w:rPr>
          <w:fldChar w:fldCharType="separate"/>
        </w:r>
        <w:r>
          <w:rPr>
            <w:noProof/>
            <w:webHidden/>
          </w:rPr>
          <w:t>297</w:t>
        </w:r>
        <w:r>
          <w:rPr>
            <w:noProof/>
            <w:webHidden/>
          </w:rPr>
          <w:fldChar w:fldCharType="end"/>
        </w:r>
      </w:hyperlink>
    </w:p>
    <w:p w14:paraId="41E4F0F3" w14:textId="100FAAC9" w:rsidR="00097A40" w:rsidRDefault="00097A40">
      <w:pPr>
        <w:pStyle w:val="TOC3"/>
        <w:rPr>
          <w:rFonts w:asciiTheme="minorHAnsi" w:eastAsiaTheme="minorEastAsia" w:hAnsiTheme="minorHAnsi" w:cstheme="minorBidi"/>
          <w:noProof/>
          <w:kern w:val="2"/>
          <w14:ligatures w14:val="standardContextual"/>
        </w:rPr>
      </w:pPr>
      <w:hyperlink w:anchor="_Toc238197892" w:history="1">
        <w:r w:rsidRPr="00811431">
          <w:rPr>
            <w:rStyle w:val="Hyperlink"/>
            <w:noProof/>
          </w:rPr>
          <w:t>§1504.</w:t>
        </w:r>
        <w:r>
          <w:rPr>
            <w:rFonts w:asciiTheme="minorHAnsi" w:eastAsiaTheme="minorEastAsia" w:hAnsiTheme="minorHAnsi" w:cstheme="minorBidi"/>
            <w:noProof/>
            <w:kern w:val="2"/>
            <w14:ligatures w14:val="standardContextual"/>
          </w:rPr>
          <w:tab/>
        </w:r>
        <w:r w:rsidRPr="00811431">
          <w:rPr>
            <w:rStyle w:val="Hyperlink"/>
            <w:noProof/>
          </w:rPr>
          <w:t>Economic Obsolescence for Days Contracted Table</w:t>
        </w:r>
        <w:r>
          <w:rPr>
            <w:noProof/>
            <w:webHidden/>
          </w:rPr>
          <w:tab/>
        </w:r>
        <w:r>
          <w:rPr>
            <w:noProof/>
            <w:webHidden/>
          </w:rPr>
          <w:fldChar w:fldCharType="begin"/>
        </w:r>
        <w:r>
          <w:rPr>
            <w:noProof/>
            <w:webHidden/>
          </w:rPr>
          <w:instrText xml:space="preserve"> PAGEREF _Toc238197892 \h </w:instrText>
        </w:r>
        <w:r>
          <w:rPr>
            <w:noProof/>
            <w:webHidden/>
          </w:rPr>
        </w:r>
        <w:r>
          <w:rPr>
            <w:noProof/>
            <w:webHidden/>
          </w:rPr>
          <w:fldChar w:fldCharType="separate"/>
        </w:r>
        <w:r>
          <w:rPr>
            <w:noProof/>
            <w:webHidden/>
          </w:rPr>
          <w:t>297</w:t>
        </w:r>
        <w:r>
          <w:rPr>
            <w:noProof/>
            <w:webHidden/>
          </w:rPr>
          <w:fldChar w:fldCharType="end"/>
        </w:r>
      </w:hyperlink>
    </w:p>
    <w:p w14:paraId="06FC6D9A" w14:textId="577D7FBF" w:rsidR="00097A40" w:rsidRDefault="00097A40">
      <w:pPr>
        <w:pStyle w:val="TOC2"/>
        <w:rPr>
          <w:rFonts w:asciiTheme="minorHAnsi" w:eastAsiaTheme="minorEastAsia" w:hAnsiTheme="minorHAnsi" w:cstheme="minorBidi"/>
          <w:bCs w:val="0"/>
          <w:kern w:val="2"/>
          <w14:ligatures w14:val="standardContextual"/>
        </w:rPr>
      </w:pPr>
      <w:hyperlink w:anchor="_Toc238197893" w:history="1">
        <w:r w:rsidRPr="00811431">
          <w:rPr>
            <w:rStyle w:val="Hyperlink"/>
          </w:rPr>
          <w:t>Chapter 17.</w:t>
        </w:r>
        <w:r>
          <w:rPr>
            <w:rFonts w:asciiTheme="minorHAnsi" w:eastAsiaTheme="minorEastAsia" w:hAnsiTheme="minorHAnsi" w:cstheme="minorBidi"/>
            <w:bCs w:val="0"/>
            <w:kern w:val="2"/>
            <w14:ligatures w14:val="standardContextual"/>
          </w:rPr>
          <w:tab/>
        </w:r>
        <w:r w:rsidRPr="00811431">
          <w:rPr>
            <w:rStyle w:val="Hyperlink"/>
          </w:rPr>
          <w:t>Inventories</w:t>
        </w:r>
        <w:r>
          <w:rPr>
            <w:webHidden/>
          </w:rPr>
          <w:tab/>
        </w:r>
        <w:r>
          <w:rPr>
            <w:webHidden/>
          </w:rPr>
          <w:fldChar w:fldCharType="begin"/>
        </w:r>
        <w:r>
          <w:rPr>
            <w:webHidden/>
          </w:rPr>
          <w:instrText xml:space="preserve"> PAGEREF _Toc238197893 \h </w:instrText>
        </w:r>
        <w:r>
          <w:rPr>
            <w:webHidden/>
          </w:rPr>
        </w:r>
        <w:r>
          <w:rPr>
            <w:webHidden/>
          </w:rPr>
          <w:fldChar w:fldCharType="separate"/>
        </w:r>
        <w:r>
          <w:rPr>
            <w:webHidden/>
          </w:rPr>
          <w:t>298</w:t>
        </w:r>
        <w:r>
          <w:rPr>
            <w:webHidden/>
          </w:rPr>
          <w:fldChar w:fldCharType="end"/>
        </w:r>
      </w:hyperlink>
    </w:p>
    <w:p w14:paraId="1D055FD3" w14:textId="3DDAA70A" w:rsidR="00097A40" w:rsidRDefault="00097A40">
      <w:pPr>
        <w:pStyle w:val="TOC3"/>
        <w:rPr>
          <w:rFonts w:asciiTheme="minorHAnsi" w:eastAsiaTheme="minorEastAsia" w:hAnsiTheme="minorHAnsi" w:cstheme="minorBidi"/>
          <w:noProof/>
          <w:kern w:val="2"/>
          <w14:ligatures w14:val="standardContextual"/>
        </w:rPr>
      </w:pPr>
      <w:hyperlink w:anchor="_Toc238197894" w:history="1">
        <w:r w:rsidRPr="00811431">
          <w:rPr>
            <w:rStyle w:val="Hyperlink"/>
            <w:noProof/>
          </w:rPr>
          <w:t>§1701.</w:t>
        </w:r>
        <w:r>
          <w:rPr>
            <w:rFonts w:asciiTheme="minorHAnsi" w:eastAsiaTheme="minorEastAsia" w:hAnsiTheme="minorHAnsi" w:cstheme="minorBidi"/>
            <w:noProof/>
            <w:kern w:val="2"/>
            <w14:ligatures w14:val="standardContextual"/>
          </w:rPr>
          <w:tab/>
        </w:r>
        <w:r w:rsidRPr="00811431">
          <w:rPr>
            <w:rStyle w:val="Hyperlink"/>
            <w:noProof/>
          </w:rPr>
          <w:t>Guidelines for Ascertaining the Fair Market Value of Inventories</w:t>
        </w:r>
        <w:r>
          <w:rPr>
            <w:noProof/>
            <w:webHidden/>
          </w:rPr>
          <w:tab/>
        </w:r>
        <w:r>
          <w:rPr>
            <w:noProof/>
            <w:webHidden/>
          </w:rPr>
          <w:fldChar w:fldCharType="begin"/>
        </w:r>
        <w:r>
          <w:rPr>
            <w:noProof/>
            <w:webHidden/>
          </w:rPr>
          <w:instrText xml:space="preserve"> PAGEREF _Toc238197894 \h </w:instrText>
        </w:r>
        <w:r>
          <w:rPr>
            <w:noProof/>
            <w:webHidden/>
          </w:rPr>
        </w:r>
        <w:r>
          <w:rPr>
            <w:noProof/>
            <w:webHidden/>
          </w:rPr>
          <w:fldChar w:fldCharType="separate"/>
        </w:r>
        <w:r>
          <w:rPr>
            <w:noProof/>
            <w:webHidden/>
          </w:rPr>
          <w:t>298</w:t>
        </w:r>
        <w:r>
          <w:rPr>
            <w:noProof/>
            <w:webHidden/>
          </w:rPr>
          <w:fldChar w:fldCharType="end"/>
        </w:r>
      </w:hyperlink>
    </w:p>
    <w:p w14:paraId="7239E1F0" w14:textId="2791C6FC" w:rsidR="00097A40" w:rsidRDefault="00097A40">
      <w:pPr>
        <w:pStyle w:val="TOC3"/>
        <w:rPr>
          <w:rFonts w:asciiTheme="minorHAnsi" w:eastAsiaTheme="minorEastAsia" w:hAnsiTheme="minorHAnsi" w:cstheme="minorBidi"/>
          <w:noProof/>
          <w:kern w:val="2"/>
          <w14:ligatures w14:val="standardContextual"/>
        </w:rPr>
      </w:pPr>
      <w:hyperlink w:anchor="_Toc238197895" w:history="1">
        <w:r w:rsidRPr="00811431">
          <w:rPr>
            <w:rStyle w:val="Hyperlink"/>
            <w:noProof/>
          </w:rPr>
          <w:t>§1703.</w:t>
        </w:r>
        <w:r>
          <w:rPr>
            <w:rFonts w:asciiTheme="minorHAnsi" w:eastAsiaTheme="minorEastAsia" w:hAnsiTheme="minorHAnsi" w:cstheme="minorBidi"/>
            <w:noProof/>
            <w:kern w:val="2"/>
            <w14:ligatures w14:val="standardContextual"/>
          </w:rPr>
          <w:tab/>
        </w:r>
        <w:r w:rsidRPr="00811431">
          <w:rPr>
            <w:rStyle w:val="Hyperlink"/>
            <w:noProof/>
          </w:rPr>
          <w:t>Addendum</w:t>
        </w:r>
        <w:r>
          <w:rPr>
            <w:noProof/>
            <w:webHidden/>
          </w:rPr>
          <w:tab/>
        </w:r>
        <w:r>
          <w:rPr>
            <w:noProof/>
            <w:webHidden/>
          </w:rPr>
          <w:fldChar w:fldCharType="begin"/>
        </w:r>
        <w:r>
          <w:rPr>
            <w:noProof/>
            <w:webHidden/>
          </w:rPr>
          <w:instrText xml:space="preserve"> PAGEREF _Toc238197895 \h </w:instrText>
        </w:r>
        <w:r>
          <w:rPr>
            <w:noProof/>
            <w:webHidden/>
          </w:rPr>
        </w:r>
        <w:r>
          <w:rPr>
            <w:noProof/>
            <w:webHidden/>
          </w:rPr>
          <w:fldChar w:fldCharType="separate"/>
        </w:r>
        <w:r>
          <w:rPr>
            <w:noProof/>
            <w:webHidden/>
          </w:rPr>
          <w:t>298</w:t>
        </w:r>
        <w:r>
          <w:rPr>
            <w:noProof/>
            <w:webHidden/>
          </w:rPr>
          <w:fldChar w:fldCharType="end"/>
        </w:r>
      </w:hyperlink>
    </w:p>
    <w:p w14:paraId="319DAE8C" w14:textId="67476AFA" w:rsidR="00097A40" w:rsidRDefault="00097A40">
      <w:pPr>
        <w:pStyle w:val="TOC2"/>
        <w:rPr>
          <w:rFonts w:asciiTheme="minorHAnsi" w:eastAsiaTheme="minorEastAsia" w:hAnsiTheme="minorHAnsi" w:cstheme="minorBidi"/>
          <w:bCs w:val="0"/>
          <w:kern w:val="2"/>
          <w14:ligatures w14:val="standardContextual"/>
        </w:rPr>
      </w:pPr>
      <w:hyperlink w:anchor="_Toc238197896" w:history="1">
        <w:r w:rsidRPr="00811431">
          <w:rPr>
            <w:rStyle w:val="Hyperlink"/>
          </w:rPr>
          <w:t>Chapter 19.</w:t>
        </w:r>
        <w:r>
          <w:rPr>
            <w:rFonts w:asciiTheme="minorHAnsi" w:eastAsiaTheme="minorEastAsia" w:hAnsiTheme="minorHAnsi" w:cstheme="minorBidi"/>
            <w:bCs w:val="0"/>
            <w:kern w:val="2"/>
            <w14:ligatures w14:val="standardContextual"/>
          </w:rPr>
          <w:tab/>
        </w:r>
        <w:r w:rsidRPr="00811431">
          <w:rPr>
            <w:rStyle w:val="Hyperlink"/>
          </w:rPr>
          <w:t>Leasehold Improvements</w:t>
        </w:r>
        <w:r>
          <w:rPr>
            <w:webHidden/>
          </w:rPr>
          <w:tab/>
        </w:r>
        <w:r>
          <w:rPr>
            <w:webHidden/>
          </w:rPr>
          <w:fldChar w:fldCharType="begin"/>
        </w:r>
        <w:r>
          <w:rPr>
            <w:webHidden/>
          </w:rPr>
          <w:instrText xml:space="preserve"> PAGEREF _Toc238197896 \h </w:instrText>
        </w:r>
        <w:r>
          <w:rPr>
            <w:webHidden/>
          </w:rPr>
        </w:r>
        <w:r>
          <w:rPr>
            <w:webHidden/>
          </w:rPr>
          <w:fldChar w:fldCharType="separate"/>
        </w:r>
        <w:r>
          <w:rPr>
            <w:webHidden/>
          </w:rPr>
          <w:t>299</w:t>
        </w:r>
        <w:r>
          <w:rPr>
            <w:webHidden/>
          </w:rPr>
          <w:fldChar w:fldCharType="end"/>
        </w:r>
      </w:hyperlink>
    </w:p>
    <w:p w14:paraId="093DFC2A" w14:textId="5BA1438E" w:rsidR="00097A40" w:rsidRDefault="00097A40">
      <w:pPr>
        <w:pStyle w:val="TOC3"/>
        <w:rPr>
          <w:rFonts w:asciiTheme="minorHAnsi" w:eastAsiaTheme="minorEastAsia" w:hAnsiTheme="minorHAnsi" w:cstheme="minorBidi"/>
          <w:noProof/>
          <w:kern w:val="2"/>
          <w14:ligatures w14:val="standardContextual"/>
        </w:rPr>
      </w:pPr>
      <w:hyperlink w:anchor="_Toc238197897" w:history="1">
        <w:r w:rsidRPr="00811431">
          <w:rPr>
            <w:rStyle w:val="Hyperlink"/>
            <w:noProof/>
          </w:rPr>
          <w:t>§1901.</w:t>
        </w:r>
        <w:r>
          <w:rPr>
            <w:rFonts w:asciiTheme="minorHAnsi" w:eastAsiaTheme="minorEastAsia" w:hAnsiTheme="minorHAnsi" w:cstheme="minorBidi"/>
            <w:noProof/>
            <w:kern w:val="2"/>
            <w14:ligatures w14:val="standardContextual"/>
          </w:rPr>
          <w:tab/>
        </w:r>
        <w:r w:rsidRPr="00811431">
          <w:rPr>
            <w:rStyle w:val="Hyperlink"/>
            <w:noProof/>
          </w:rPr>
          <w:t>Guidelines for Ascertaining the Fair Market Value of Leasehold Improvements</w:t>
        </w:r>
        <w:r>
          <w:rPr>
            <w:noProof/>
            <w:webHidden/>
          </w:rPr>
          <w:tab/>
        </w:r>
        <w:r>
          <w:rPr>
            <w:noProof/>
            <w:webHidden/>
          </w:rPr>
          <w:fldChar w:fldCharType="begin"/>
        </w:r>
        <w:r>
          <w:rPr>
            <w:noProof/>
            <w:webHidden/>
          </w:rPr>
          <w:instrText xml:space="preserve"> PAGEREF _Toc238197897 \h </w:instrText>
        </w:r>
        <w:r>
          <w:rPr>
            <w:noProof/>
            <w:webHidden/>
          </w:rPr>
        </w:r>
        <w:r>
          <w:rPr>
            <w:noProof/>
            <w:webHidden/>
          </w:rPr>
          <w:fldChar w:fldCharType="separate"/>
        </w:r>
        <w:r>
          <w:rPr>
            <w:noProof/>
            <w:webHidden/>
          </w:rPr>
          <w:t>299</w:t>
        </w:r>
        <w:r>
          <w:rPr>
            <w:noProof/>
            <w:webHidden/>
          </w:rPr>
          <w:fldChar w:fldCharType="end"/>
        </w:r>
      </w:hyperlink>
    </w:p>
    <w:p w14:paraId="29FF9FCA" w14:textId="06F342F3" w:rsidR="00097A40" w:rsidRDefault="00097A40">
      <w:pPr>
        <w:pStyle w:val="TOC3"/>
        <w:rPr>
          <w:rFonts w:asciiTheme="minorHAnsi" w:eastAsiaTheme="minorEastAsia" w:hAnsiTheme="minorHAnsi" w:cstheme="minorBidi"/>
          <w:noProof/>
          <w:kern w:val="2"/>
          <w14:ligatures w14:val="standardContextual"/>
        </w:rPr>
      </w:pPr>
      <w:hyperlink w:anchor="_Toc238197898" w:history="1">
        <w:r w:rsidRPr="00811431">
          <w:rPr>
            <w:rStyle w:val="Hyperlink"/>
            <w:noProof/>
          </w:rPr>
          <w:t>§1903.</w:t>
        </w:r>
        <w:r>
          <w:rPr>
            <w:rFonts w:asciiTheme="minorHAnsi" w:eastAsiaTheme="minorEastAsia" w:hAnsiTheme="minorHAnsi" w:cstheme="minorBidi"/>
            <w:noProof/>
            <w:kern w:val="2"/>
            <w14:ligatures w14:val="standardContextual"/>
          </w:rPr>
          <w:tab/>
        </w:r>
        <w:r w:rsidRPr="00811431">
          <w:rPr>
            <w:rStyle w:val="Hyperlink"/>
            <w:noProof/>
          </w:rPr>
          <w:t>Reporting and Assessment of Leasehold Improvements</w:t>
        </w:r>
        <w:r>
          <w:rPr>
            <w:noProof/>
            <w:webHidden/>
          </w:rPr>
          <w:tab/>
        </w:r>
        <w:r>
          <w:rPr>
            <w:noProof/>
            <w:webHidden/>
          </w:rPr>
          <w:fldChar w:fldCharType="begin"/>
        </w:r>
        <w:r>
          <w:rPr>
            <w:noProof/>
            <w:webHidden/>
          </w:rPr>
          <w:instrText xml:space="preserve"> PAGEREF _Toc238197898 \h </w:instrText>
        </w:r>
        <w:r>
          <w:rPr>
            <w:noProof/>
            <w:webHidden/>
          </w:rPr>
        </w:r>
        <w:r>
          <w:rPr>
            <w:noProof/>
            <w:webHidden/>
          </w:rPr>
          <w:fldChar w:fldCharType="separate"/>
        </w:r>
        <w:r>
          <w:rPr>
            <w:noProof/>
            <w:webHidden/>
          </w:rPr>
          <w:t>299</w:t>
        </w:r>
        <w:r>
          <w:rPr>
            <w:noProof/>
            <w:webHidden/>
          </w:rPr>
          <w:fldChar w:fldCharType="end"/>
        </w:r>
      </w:hyperlink>
    </w:p>
    <w:p w14:paraId="4EA1DBA1" w14:textId="13B15A23" w:rsidR="00097A40" w:rsidRDefault="00097A40">
      <w:pPr>
        <w:pStyle w:val="TOC2"/>
        <w:rPr>
          <w:rFonts w:asciiTheme="minorHAnsi" w:eastAsiaTheme="minorEastAsia" w:hAnsiTheme="minorHAnsi" w:cstheme="minorBidi"/>
          <w:bCs w:val="0"/>
          <w:kern w:val="2"/>
          <w14:ligatures w14:val="standardContextual"/>
        </w:rPr>
      </w:pPr>
      <w:hyperlink w:anchor="_Toc238197899" w:history="1">
        <w:r w:rsidRPr="00811431">
          <w:rPr>
            <w:rStyle w:val="Hyperlink"/>
          </w:rPr>
          <w:t>Chapter 21.</w:t>
        </w:r>
        <w:r>
          <w:rPr>
            <w:rFonts w:asciiTheme="minorHAnsi" w:eastAsiaTheme="minorEastAsia" w:hAnsiTheme="minorHAnsi" w:cstheme="minorBidi"/>
            <w:bCs w:val="0"/>
            <w:kern w:val="2"/>
            <w14:ligatures w14:val="standardContextual"/>
          </w:rPr>
          <w:tab/>
        </w:r>
        <w:r w:rsidRPr="00811431">
          <w:rPr>
            <w:rStyle w:val="Hyperlink"/>
          </w:rPr>
          <w:t>Leased Equipment</w:t>
        </w:r>
        <w:r>
          <w:rPr>
            <w:webHidden/>
          </w:rPr>
          <w:tab/>
        </w:r>
        <w:r>
          <w:rPr>
            <w:webHidden/>
          </w:rPr>
          <w:fldChar w:fldCharType="begin"/>
        </w:r>
        <w:r>
          <w:rPr>
            <w:webHidden/>
          </w:rPr>
          <w:instrText xml:space="preserve"> PAGEREF _Toc238197899 \h </w:instrText>
        </w:r>
        <w:r>
          <w:rPr>
            <w:webHidden/>
          </w:rPr>
        </w:r>
        <w:r>
          <w:rPr>
            <w:webHidden/>
          </w:rPr>
          <w:fldChar w:fldCharType="separate"/>
        </w:r>
        <w:r>
          <w:rPr>
            <w:webHidden/>
          </w:rPr>
          <w:t>299</w:t>
        </w:r>
        <w:r>
          <w:rPr>
            <w:webHidden/>
          </w:rPr>
          <w:fldChar w:fldCharType="end"/>
        </w:r>
      </w:hyperlink>
    </w:p>
    <w:p w14:paraId="327381C3" w14:textId="2941BA6D" w:rsidR="00097A40" w:rsidRDefault="00097A40">
      <w:pPr>
        <w:pStyle w:val="TOC3"/>
        <w:rPr>
          <w:rFonts w:asciiTheme="minorHAnsi" w:eastAsiaTheme="minorEastAsia" w:hAnsiTheme="minorHAnsi" w:cstheme="minorBidi"/>
          <w:noProof/>
          <w:kern w:val="2"/>
          <w14:ligatures w14:val="standardContextual"/>
        </w:rPr>
      </w:pPr>
      <w:hyperlink w:anchor="_Toc238197900" w:history="1">
        <w:r w:rsidRPr="00811431">
          <w:rPr>
            <w:rStyle w:val="Hyperlink"/>
            <w:noProof/>
          </w:rPr>
          <w:t>§2101.</w:t>
        </w:r>
        <w:r>
          <w:rPr>
            <w:rFonts w:asciiTheme="minorHAnsi" w:eastAsiaTheme="minorEastAsia" w:hAnsiTheme="minorHAnsi" w:cstheme="minorBidi"/>
            <w:noProof/>
            <w:kern w:val="2"/>
            <w14:ligatures w14:val="standardContextual"/>
          </w:rPr>
          <w:tab/>
        </w:r>
        <w:r w:rsidRPr="00811431">
          <w:rPr>
            <w:rStyle w:val="Hyperlink"/>
            <w:noProof/>
          </w:rPr>
          <w:t>Guidelines for Ascertaining the Fair Market Value of Leased Equipment</w:t>
        </w:r>
        <w:r>
          <w:rPr>
            <w:noProof/>
            <w:webHidden/>
          </w:rPr>
          <w:tab/>
        </w:r>
        <w:r>
          <w:rPr>
            <w:noProof/>
            <w:webHidden/>
          </w:rPr>
          <w:fldChar w:fldCharType="begin"/>
        </w:r>
        <w:r>
          <w:rPr>
            <w:noProof/>
            <w:webHidden/>
          </w:rPr>
          <w:instrText xml:space="preserve"> PAGEREF _Toc238197900 \h </w:instrText>
        </w:r>
        <w:r>
          <w:rPr>
            <w:noProof/>
            <w:webHidden/>
          </w:rPr>
        </w:r>
        <w:r>
          <w:rPr>
            <w:noProof/>
            <w:webHidden/>
          </w:rPr>
          <w:fldChar w:fldCharType="separate"/>
        </w:r>
        <w:r>
          <w:rPr>
            <w:noProof/>
            <w:webHidden/>
          </w:rPr>
          <w:t>299</w:t>
        </w:r>
        <w:r>
          <w:rPr>
            <w:noProof/>
            <w:webHidden/>
          </w:rPr>
          <w:fldChar w:fldCharType="end"/>
        </w:r>
      </w:hyperlink>
    </w:p>
    <w:p w14:paraId="1445DA41" w14:textId="79E99F81" w:rsidR="00097A40" w:rsidRDefault="00097A40">
      <w:pPr>
        <w:pStyle w:val="TOC2"/>
        <w:rPr>
          <w:rFonts w:asciiTheme="minorHAnsi" w:eastAsiaTheme="minorEastAsia" w:hAnsiTheme="minorHAnsi" w:cstheme="minorBidi"/>
          <w:bCs w:val="0"/>
          <w:kern w:val="2"/>
          <w14:ligatures w14:val="standardContextual"/>
        </w:rPr>
      </w:pPr>
      <w:hyperlink w:anchor="_Toc238197901" w:history="1">
        <w:r w:rsidRPr="00811431">
          <w:rPr>
            <w:rStyle w:val="Hyperlink"/>
          </w:rPr>
          <w:t>Chapter 23.</w:t>
        </w:r>
        <w:r>
          <w:rPr>
            <w:rFonts w:asciiTheme="minorHAnsi" w:eastAsiaTheme="minorEastAsia" w:hAnsiTheme="minorHAnsi" w:cstheme="minorBidi"/>
            <w:bCs w:val="0"/>
            <w:kern w:val="2"/>
            <w14:ligatures w14:val="standardContextual"/>
          </w:rPr>
          <w:tab/>
        </w:r>
        <w:r w:rsidRPr="00811431">
          <w:rPr>
            <w:rStyle w:val="Hyperlink"/>
          </w:rPr>
          <w:t>Insurance Companies</w:t>
        </w:r>
        <w:r>
          <w:rPr>
            <w:webHidden/>
          </w:rPr>
          <w:tab/>
        </w:r>
        <w:r>
          <w:rPr>
            <w:webHidden/>
          </w:rPr>
          <w:fldChar w:fldCharType="begin"/>
        </w:r>
        <w:r>
          <w:rPr>
            <w:webHidden/>
          </w:rPr>
          <w:instrText xml:space="preserve"> PAGEREF _Toc238197901 \h </w:instrText>
        </w:r>
        <w:r>
          <w:rPr>
            <w:webHidden/>
          </w:rPr>
        </w:r>
        <w:r>
          <w:rPr>
            <w:webHidden/>
          </w:rPr>
          <w:fldChar w:fldCharType="separate"/>
        </w:r>
        <w:r>
          <w:rPr>
            <w:webHidden/>
          </w:rPr>
          <w:t>300</w:t>
        </w:r>
        <w:r>
          <w:rPr>
            <w:webHidden/>
          </w:rPr>
          <w:fldChar w:fldCharType="end"/>
        </w:r>
      </w:hyperlink>
    </w:p>
    <w:p w14:paraId="56D29CDE" w14:textId="14D5C62B" w:rsidR="00097A40" w:rsidRDefault="00097A40">
      <w:pPr>
        <w:pStyle w:val="TOC3"/>
        <w:rPr>
          <w:rFonts w:asciiTheme="minorHAnsi" w:eastAsiaTheme="minorEastAsia" w:hAnsiTheme="minorHAnsi" w:cstheme="minorBidi"/>
          <w:noProof/>
          <w:kern w:val="2"/>
          <w14:ligatures w14:val="standardContextual"/>
        </w:rPr>
      </w:pPr>
      <w:hyperlink w:anchor="_Toc238197902" w:history="1">
        <w:r w:rsidRPr="00811431">
          <w:rPr>
            <w:rStyle w:val="Hyperlink"/>
            <w:noProof/>
          </w:rPr>
          <w:t>§2301.</w:t>
        </w:r>
        <w:r>
          <w:rPr>
            <w:rFonts w:asciiTheme="minorHAnsi" w:eastAsiaTheme="minorEastAsia" w:hAnsiTheme="minorHAnsi" w:cstheme="minorBidi"/>
            <w:noProof/>
            <w:kern w:val="2"/>
            <w14:ligatures w14:val="standardContextual"/>
          </w:rPr>
          <w:tab/>
        </w:r>
        <w:r w:rsidRPr="00811431">
          <w:rPr>
            <w:rStyle w:val="Hyperlink"/>
            <w:noProof/>
          </w:rPr>
          <w:t>Guidelines for Ascertaining the Fair Market Value of Insurance Companies</w:t>
        </w:r>
        <w:r>
          <w:rPr>
            <w:noProof/>
            <w:webHidden/>
          </w:rPr>
          <w:tab/>
        </w:r>
        <w:r>
          <w:rPr>
            <w:noProof/>
            <w:webHidden/>
          </w:rPr>
          <w:fldChar w:fldCharType="begin"/>
        </w:r>
        <w:r>
          <w:rPr>
            <w:noProof/>
            <w:webHidden/>
          </w:rPr>
          <w:instrText xml:space="preserve"> PAGEREF _Toc238197902 \h </w:instrText>
        </w:r>
        <w:r>
          <w:rPr>
            <w:noProof/>
            <w:webHidden/>
          </w:rPr>
        </w:r>
        <w:r>
          <w:rPr>
            <w:noProof/>
            <w:webHidden/>
          </w:rPr>
          <w:fldChar w:fldCharType="separate"/>
        </w:r>
        <w:r>
          <w:rPr>
            <w:noProof/>
            <w:webHidden/>
          </w:rPr>
          <w:t>300</w:t>
        </w:r>
        <w:r>
          <w:rPr>
            <w:noProof/>
            <w:webHidden/>
          </w:rPr>
          <w:fldChar w:fldCharType="end"/>
        </w:r>
      </w:hyperlink>
    </w:p>
    <w:p w14:paraId="68D8E5C2" w14:textId="3044A65E" w:rsidR="00097A40" w:rsidRDefault="00097A40">
      <w:pPr>
        <w:pStyle w:val="TOC3"/>
        <w:rPr>
          <w:rFonts w:asciiTheme="minorHAnsi" w:eastAsiaTheme="minorEastAsia" w:hAnsiTheme="minorHAnsi" w:cstheme="minorBidi"/>
          <w:noProof/>
          <w:kern w:val="2"/>
          <w14:ligatures w14:val="standardContextual"/>
        </w:rPr>
      </w:pPr>
      <w:hyperlink w:anchor="_Toc238197903" w:history="1">
        <w:r w:rsidRPr="00811431">
          <w:rPr>
            <w:rStyle w:val="Hyperlink"/>
            <w:noProof/>
          </w:rPr>
          <w:t>§2303.</w:t>
        </w:r>
        <w:r>
          <w:rPr>
            <w:rFonts w:asciiTheme="minorHAnsi" w:eastAsiaTheme="minorEastAsia" w:hAnsiTheme="minorHAnsi" w:cstheme="minorBidi"/>
            <w:noProof/>
            <w:kern w:val="2"/>
            <w14:ligatures w14:val="standardContextual"/>
          </w:rPr>
          <w:tab/>
        </w:r>
        <w:r w:rsidRPr="00811431">
          <w:rPr>
            <w:rStyle w:val="Hyperlink"/>
            <w:noProof/>
          </w:rPr>
          <w:t>Exemption of Life Insurance Companies and Other Insurance Premiums</w:t>
        </w:r>
        <w:r>
          <w:rPr>
            <w:noProof/>
            <w:webHidden/>
          </w:rPr>
          <w:tab/>
        </w:r>
        <w:r>
          <w:rPr>
            <w:noProof/>
            <w:webHidden/>
          </w:rPr>
          <w:fldChar w:fldCharType="begin"/>
        </w:r>
        <w:r>
          <w:rPr>
            <w:noProof/>
            <w:webHidden/>
          </w:rPr>
          <w:instrText xml:space="preserve"> PAGEREF _Toc238197903 \h </w:instrText>
        </w:r>
        <w:r>
          <w:rPr>
            <w:noProof/>
            <w:webHidden/>
          </w:rPr>
        </w:r>
        <w:r>
          <w:rPr>
            <w:noProof/>
            <w:webHidden/>
          </w:rPr>
          <w:fldChar w:fldCharType="separate"/>
        </w:r>
        <w:r>
          <w:rPr>
            <w:noProof/>
            <w:webHidden/>
          </w:rPr>
          <w:t>300</w:t>
        </w:r>
        <w:r>
          <w:rPr>
            <w:noProof/>
            <w:webHidden/>
          </w:rPr>
          <w:fldChar w:fldCharType="end"/>
        </w:r>
      </w:hyperlink>
    </w:p>
    <w:p w14:paraId="63F34001" w14:textId="62A4BC2D" w:rsidR="00097A40" w:rsidRDefault="00097A40">
      <w:pPr>
        <w:pStyle w:val="TOC2"/>
        <w:rPr>
          <w:rFonts w:asciiTheme="minorHAnsi" w:eastAsiaTheme="minorEastAsia" w:hAnsiTheme="minorHAnsi" w:cstheme="minorBidi"/>
          <w:bCs w:val="0"/>
          <w:kern w:val="2"/>
          <w14:ligatures w14:val="standardContextual"/>
        </w:rPr>
      </w:pPr>
      <w:hyperlink w:anchor="_Toc238197904" w:history="1">
        <w:r w:rsidRPr="00811431">
          <w:rPr>
            <w:rStyle w:val="Hyperlink"/>
          </w:rPr>
          <w:t>Chapter 25.</w:t>
        </w:r>
        <w:r>
          <w:rPr>
            <w:rFonts w:asciiTheme="minorHAnsi" w:eastAsiaTheme="minorEastAsia" w:hAnsiTheme="minorHAnsi" w:cstheme="minorBidi"/>
            <w:bCs w:val="0"/>
            <w:kern w:val="2"/>
            <w14:ligatures w14:val="standardContextual"/>
          </w:rPr>
          <w:tab/>
        </w:r>
        <w:r w:rsidRPr="00811431">
          <w:rPr>
            <w:rStyle w:val="Hyperlink"/>
          </w:rPr>
          <w:t>General Business Assets</w:t>
        </w:r>
        <w:r>
          <w:rPr>
            <w:webHidden/>
          </w:rPr>
          <w:tab/>
        </w:r>
        <w:r>
          <w:rPr>
            <w:webHidden/>
          </w:rPr>
          <w:fldChar w:fldCharType="begin"/>
        </w:r>
        <w:r>
          <w:rPr>
            <w:webHidden/>
          </w:rPr>
          <w:instrText xml:space="preserve"> PAGEREF _Toc238197904 \h </w:instrText>
        </w:r>
        <w:r>
          <w:rPr>
            <w:webHidden/>
          </w:rPr>
        </w:r>
        <w:r>
          <w:rPr>
            <w:webHidden/>
          </w:rPr>
          <w:fldChar w:fldCharType="separate"/>
        </w:r>
        <w:r>
          <w:rPr>
            <w:webHidden/>
          </w:rPr>
          <w:t>300</w:t>
        </w:r>
        <w:r>
          <w:rPr>
            <w:webHidden/>
          </w:rPr>
          <w:fldChar w:fldCharType="end"/>
        </w:r>
      </w:hyperlink>
    </w:p>
    <w:p w14:paraId="05EB6239" w14:textId="2FEE76B9" w:rsidR="00097A40" w:rsidRDefault="00097A40">
      <w:pPr>
        <w:pStyle w:val="TOC3"/>
        <w:rPr>
          <w:rFonts w:asciiTheme="minorHAnsi" w:eastAsiaTheme="minorEastAsia" w:hAnsiTheme="minorHAnsi" w:cstheme="minorBidi"/>
          <w:noProof/>
          <w:kern w:val="2"/>
          <w14:ligatures w14:val="standardContextual"/>
        </w:rPr>
      </w:pPr>
      <w:hyperlink w:anchor="_Toc238197905" w:history="1">
        <w:r w:rsidRPr="00811431">
          <w:rPr>
            <w:rStyle w:val="Hyperlink"/>
            <w:noProof/>
          </w:rPr>
          <w:t>§2501.</w:t>
        </w:r>
        <w:r>
          <w:rPr>
            <w:rFonts w:asciiTheme="minorHAnsi" w:eastAsiaTheme="minorEastAsia" w:hAnsiTheme="minorHAnsi" w:cstheme="minorBidi"/>
            <w:noProof/>
            <w:kern w:val="2"/>
            <w14:ligatures w14:val="standardContextual"/>
          </w:rPr>
          <w:tab/>
        </w:r>
        <w:r w:rsidRPr="00811431">
          <w:rPr>
            <w:rStyle w:val="Hyperlink"/>
            <w:noProof/>
          </w:rPr>
          <w:t>Guidelines for Ascertaining the Fair Market Value of Office Furniture and Equipment, Machinery and Equipment, and Other Assets Used in General Business Activity</w:t>
        </w:r>
        <w:r>
          <w:rPr>
            <w:noProof/>
            <w:webHidden/>
          </w:rPr>
          <w:tab/>
        </w:r>
        <w:r>
          <w:rPr>
            <w:noProof/>
            <w:webHidden/>
          </w:rPr>
          <w:fldChar w:fldCharType="begin"/>
        </w:r>
        <w:r>
          <w:rPr>
            <w:noProof/>
            <w:webHidden/>
          </w:rPr>
          <w:instrText xml:space="preserve"> PAGEREF _Toc238197905 \h </w:instrText>
        </w:r>
        <w:r>
          <w:rPr>
            <w:noProof/>
            <w:webHidden/>
          </w:rPr>
        </w:r>
        <w:r>
          <w:rPr>
            <w:noProof/>
            <w:webHidden/>
          </w:rPr>
          <w:fldChar w:fldCharType="separate"/>
        </w:r>
        <w:r>
          <w:rPr>
            <w:noProof/>
            <w:webHidden/>
          </w:rPr>
          <w:t>300</w:t>
        </w:r>
        <w:r>
          <w:rPr>
            <w:noProof/>
            <w:webHidden/>
          </w:rPr>
          <w:fldChar w:fldCharType="end"/>
        </w:r>
      </w:hyperlink>
    </w:p>
    <w:p w14:paraId="3223E1DA" w14:textId="7C20C520" w:rsidR="00097A40" w:rsidRDefault="00097A40">
      <w:pPr>
        <w:pStyle w:val="TOC3"/>
        <w:rPr>
          <w:rFonts w:asciiTheme="minorHAnsi" w:eastAsiaTheme="minorEastAsia" w:hAnsiTheme="minorHAnsi" w:cstheme="minorBidi"/>
          <w:noProof/>
          <w:kern w:val="2"/>
          <w14:ligatures w14:val="standardContextual"/>
        </w:rPr>
      </w:pPr>
      <w:hyperlink w:anchor="_Toc238197906" w:history="1">
        <w:r w:rsidRPr="00811431">
          <w:rPr>
            <w:rStyle w:val="Hyperlink"/>
            <w:noProof/>
          </w:rPr>
          <w:t>§2503.</w:t>
        </w:r>
        <w:r>
          <w:rPr>
            <w:rFonts w:asciiTheme="minorHAnsi" w:eastAsiaTheme="minorEastAsia" w:hAnsiTheme="minorHAnsi" w:cstheme="minorBidi"/>
            <w:noProof/>
            <w:kern w:val="2"/>
            <w14:ligatures w14:val="standardContextual"/>
          </w:rPr>
          <w:tab/>
        </w:r>
        <w:r w:rsidRPr="00811431">
          <w:rPr>
            <w:rStyle w:val="Hyperlink"/>
            <w:noProof/>
          </w:rPr>
          <w:t xml:space="preserve">Tables Ascertaining Economic Lives, Percent Good and Composite Multipliers of </w:t>
        </w:r>
        <w:r w:rsidR="00AF136C">
          <w:rPr>
            <w:rStyle w:val="Hyperlink"/>
            <w:noProof/>
          </w:rPr>
          <w:br/>
        </w:r>
        <w:r w:rsidRPr="00811431">
          <w:rPr>
            <w:rStyle w:val="Hyperlink"/>
            <w:noProof/>
          </w:rPr>
          <w:t>Business and Industrial Personal Property</w:t>
        </w:r>
        <w:r>
          <w:rPr>
            <w:noProof/>
            <w:webHidden/>
          </w:rPr>
          <w:tab/>
        </w:r>
        <w:r>
          <w:rPr>
            <w:noProof/>
            <w:webHidden/>
          </w:rPr>
          <w:fldChar w:fldCharType="begin"/>
        </w:r>
        <w:r>
          <w:rPr>
            <w:noProof/>
            <w:webHidden/>
          </w:rPr>
          <w:instrText xml:space="preserve"> PAGEREF _Toc238197906 \h </w:instrText>
        </w:r>
        <w:r>
          <w:rPr>
            <w:noProof/>
            <w:webHidden/>
          </w:rPr>
        </w:r>
        <w:r>
          <w:rPr>
            <w:noProof/>
            <w:webHidden/>
          </w:rPr>
          <w:fldChar w:fldCharType="separate"/>
        </w:r>
        <w:r>
          <w:rPr>
            <w:noProof/>
            <w:webHidden/>
          </w:rPr>
          <w:t>301</w:t>
        </w:r>
        <w:r>
          <w:rPr>
            <w:noProof/>
            <w:webHidden/>
          </w:rPr>
          <w:fldChar w:fldCharType="end"/>
        </w:r>
      </w:hyperlink>
    </w:p>
    <w:p w14:paraId="259C2411" w14:textId="10375749" w:rsidR="00097A40" w:rsidRDefault="00097A40">
      <w:pPr>
        <w:pStyle w:val="TOC2"/>
        <w:rPr>
          <w:rFonts w:asciiTheme="minorHAnsi" w:eastAsiaTheme="minorEastAsia" w:hAnsiTheme="minorHAnsi" w:cstheme="minorBidi"/>
          <w:bCs w:val="0"/>
          <w:kern w:val="2"/>
          <w14:ligatures w14:val="standardContextual"/>
        </w:rPr>
      </w:pPr>
      <w:hyperlink w:anchor="_Toc238197907" w:history="1">
        <w:r w:rsidRPr="00811431">
          <w:rPr>
            <w:rStyle w:val="Hyperlink"/>
          </w:rPr>
          <w:t>Chapter 27.</w:t>
        </w:r>
        <w:r>
          <w:rPr>
            <w:rFonts w:asciiTheme="minorHAnsi" w:eastAsiaTheme="minorEastAsia" w:hAnsiTheme="minorHAnsi" w:cstheme="minorBidi"/>
            <w:bCs w:val="0"/>
            <w:kern w:val="2"/>
            <w14:ligatures w14:val="standardContextual"/>
          </w:rPr>
          <w:tab/>
        </w:r>
        <w:r w:rsidRPr="00811431">
          <w:rPr>
            <w:rStyle w:val="Hyperlink"/>
          </w:rPr>
          <w:t xml:space="preserve">Guidelines for Application, Classification and Assessment of Land Eligible to be </w:t>
        </w:r>
        <w:r w:rsidR="00AF136C">
          <w:rPr>
            <w:rStyle w:val="Hyperlink"/>
          </w:rPr>
          <w:br/>
        </w:r>
        <w:r w:rsidRPr="00811431">
          <w:rPr>
            <w:rStyle w:val="Hyperlink"/>
          </w:rPr>
          <w:t>Assessed at Use Value</w:t>
        </w:r>
        <w:r>
          <w:rPr>
            <w:webHidden/>
          </w:rPr>
          <w:tab/>
        </w:r>
        <w:r>
          <w:rPr>
            <w:webHidden/>
          </w:rPr>
          <w:fldChar w:fldCharType="begin"/>
        </w:r>
        <w:r>
          <w:rPr>
            <w:webHidden/>
          </w:rPr>
          <w:instrText xml:space="preserve"> PAGEREF _Toc238197907 \h </w:instrText>
        </w:r>
        <w:r>
          <w:rPr>
            <w:webHidden/>
          </w:rPr>
        </w:r>
        <w:r>
          <w:rPr>
            <w:webHidden/>
          </w:rPr>
          <w:fldChar w:fldCharType="separate"/>
        </w:r>
        <w:r>
          <w:rPr>
            <w:webHidden/>
          </w:rPr>
          <w:t>305</w:t>
        </w:r>
        <w:r>
          <w:rPr>
            <w:webHidden/>
          </w:rPr>
          <w:fldChar w:fldCharType="end"/>
        </w:r>
      </w:hyperlink>
    </w:p>
    <w:p w14:paraId="722058AB" w14:textId="2BEBBC1D" w:rsidR="00097A40" w:rsidRDefault="00097A40">
      <w:pPr>
        <w:pStyle w:val="TOC3"/>
        <w:rPr>
          <w:rFonts w:asciiTheme="minorHAnsi" w:eastAsiaTheme="minorEastAsia" w:hAnsiTheme="minorHAnsi" w:cstheme="minorBidi"/>
          <w:noProof/>
          <w:kern w:val="2"/>
          <w14:ligatures w14:val="standardContextual"/>
        </w:rPr>
      </w:pPr>
      <w:hyperlink w:anchor="_Toc238197908" w:history="1">
        <w:r w:rsidRPr="00811431">
          <w:rPr>
            <w:rStyle w:val="Hyperlink"/>
            <w:noProof/>
          </w:rPr>
          <w:t>§2701.</w:t>
        </w:r>
        <w:r>
          <w:rPr>
            <w:rFonts w:asciiTheme="minorHAnsi" w:eastAsiaTheme="minorEastAsia" w:hAnsiTheme="minorHAnsi" w:cstheme="minorBidi"/>
            <w:noProof/>
            <w:kern w:val="2"/>
            <w14:ligatures w14:val="standardContextual"/>
          </w:rPr>
          <w:tab/>
        </w:r>
        <w:r w:rsidRPr="00811431">
          <w:rPr>
            <w:rStyle w:val="Hyperlink"/>
            <w:noProof/>
          </w:rPr>
          <w:t>Definitions of Land Eligible for Use Value Assessment</w:t>
        </w:r>
        <w:r>
          <w:rPr>
            <w:noProof/>
            <w:webHidden/>
          </w:rPr>
          <w:tab/>
        </w:r>
        <w:r>
          <w:rPr>
            <w:noProof/>
            <w:webHidden/>
          </w:rPr>
          <w:fldChar w:fldCharType="begin"/>
        </w:r>
        <w:r>
          <w:rPr>
            <w:noProof/>
            <w:webHidden/>
          </w:rPr>
          <w:instrText xml:space="preserve"> PAGEREF _Toc238197908 \h </w:instrText>
        </w:r>
        <w:r>
          <w:rPr>
            <w:noProof/>
            <w:webHidden/>
          </w:rPr>
        </w:r>
        <w:r>
          <w:rPr>
            <w:noProof/>
            <w:webHidden/>
          </w:rPr>
          <w:fldChar w:fldCharType="separate"/>
        </w:r>
        <w:r>
          <w:rPr>
            <w:noProof/>
            <w:webHidden/>
          </w:rPr>
          <w:t>305</w:t>
        </w:r>
        <w:r>
          <w:rPr>
            <w:noProof/>
            <w:webHidden/>
          </w:rPr>
          <w:fldChar w:fldCharType="end"/>
        </w:r>
      </w:hyperlink>
    </w:p>
    <w:p w14:paraId="5DF696AC" w14:textId="46B78569" w:rsidR="00097A40" w:rsidRDefault="00097A40">
      <w:pPr>
        <w:pStyle w:val="TOC3"/>
        <w:rPr>
          <w:rFonts w:asciiTheme="minorHAnsi" w:eastAsiaTheme="minorEastAsia" w:hAnsiTheme="minorHAnsi" w:cstheme="minorBidi"/>
          <w:noProof/>
          <w:kern w:val="2"/>
          <w14:ligatures w14:val="standardContextual"/>
        </w:rPr>
      </w:pPr>
      <w:hyperlink w:anchor="_Toc238197909" w:history="1">
        <w:r w:rsidRPr="00811431">
          <w:rPr>
            <w:rStyle w:val="Hyperlink"/>
            <w:noProof/>
          </w:rPr>
          <w:t>§2703.</w:t>
        </w:r>
        <w:r>
          <w:rPr>
            <w:rFonts w:asciiTheme="minorHAnsi" w:eastAsiaTheme="minorEastAsia" w:hAnsiTheme="minorHAnsi" w:cstheme="minorBidi"/>
            <w:noProof/>
            <w:kern w:val="2"/>
            <w14:ligatures w14:val="standardContextual"/>
          </w:rPr>
          <w:tab/>
        </w:r>
        <w:r w:rsidRPr="00811431">
          <w:rPr>
            <w:rStyle w:val="Hyperlink"/>
            <w:noProof/>
          </w:rPr>
          <w:t>Eligibility Requirements and Application for Use Value Assessment</w:t>
        </w:r>
        <w:r>
          <w:rPr>
            <w:noProof/>
            <w:webHidden/>
          </w:rPr>
          <w:tab/>
        </w:r>
        <w:r>
          <w:rPr>
            <w:noProof/>
            <w:webHidden/>
          </w:rPr>
          <w:fldChar w:fldCharType="begin"/>
        </w:r>
        <w:r>
          <w:rPr>
            <w:noProof/>
            <w:webHidden/>
          </w:rPr>
          <w:instrText xml:space="preserve"> PAGEREF _Toc238197909 \h </w:instrText>
        </w:r>
        <w:r>
          <w:rPr>
            <w:noProof/>
            <w:webHidden/>
          </w:rPr>
        </w:r>
        <w:r>
          <w:rPr>
            <w:noProof/>
            <w:webHidden/>
          </w:rPr>
          <w:fldChar w:fldCharType="separate"/>
        </w:r>
        <w:r>
          <w:rPr>
            <w:noProof/>
            <w:webHidden/>
          </w:rPr>
          <w:t>306</w:t>
        </w:r>
        <w:r>
          <w:rPr>
            <w:noProof/>
            <w:webHidden/>
          </w:rPr>
          <w:fldChar w:fldCharType="end"/>
        </w:r>
      </w:hyperlink>
    </w:p>
    <w:p w14:paraId="57FF3CBE" w14:textId="710C6271" w:rsidR="00097A40" w:rsidRDefault="00097A40">
      <w:pPr>
        <w:pStyle w:val="TOC3"/>
        <w:rPr>
          <w:rFonts w:asciiTheme="minorHAnsi" w:eastAsiaTheme="minorEastAsia" w:hAnsiTheme="minorHAnsi" w:cstheme="minorBidi"/>
          <w:noProof/>
          <w:kern w:val="2"/>
          <w14:ligatures w14:val="standardContextual"/>
        </w:rPr>
      </w:pPr>
      <w:hyperlink w:anchor="_Toc238197910" w:history="1">
        <w:r w:rsidRPr="00811431">
          <w:rPr>
            <w:rStyle w:val="Hyperlink"/>
            <w:noProof/>
          </w:rPr>
          <w:t>§2705.</w:t>
        </w:r>
        <w:r>
          <w:rPr>
            <w:rFonts w:asciiTheme="minorHAnsi" w:eastAsiaTheme="minorEastAsia" w:hAnsiTheme="minorHAnsi" w:cstheme="minorBidi"/>
            <w:noProof/>
            <w:kern w:val="2"/>
            <w14:ligatures w14:val="standardContextual"/>
          </w:rPr>
          <w:tab/>
        </w:r>
        <w:r w:rsidRPr="00811431">
          <w:rPr>
            <w:rStyle w:val="Hyperlink"/>
            <w:noProof/>
          </w:rPr>
          <w:t>Classification</w:t>
        </w:r>
        <w:r>
          <w:rPr>
            <w:noProof/>
            <w:webHidden/>
          </w:rPr>
          <w:tab/>
        </w:r>
        <w:r>
          <w:rPr>
            <w:noProof/>
            <w:webHidden/>
          </w:rPr>
          <w:fldChar w:fldCharType="begin"/>
        </w:r>
        <w:r>
          <w:rPr>
            <w:noProof/>
            <w:webHidden/>
          </w:rPr>
          <w:instrText xml:space="preserve"> PAGEREF _Toc238197910 \h </w:instrText>
        </w:r>
        <w:r>
          <w:rPr>
            <w:noProof/>
            <w:webHidden/>
          </w:rPr>
        </w:r>
        <w:r>
          <w:rPr>
            <w:noProof/>
            <w:webHidden/>
          </w:rPr>
          <w:fldChar w:fldCharType="separate"/>
        </w:r>
        <w:r>
          <w:rPr>
            <w:noProof/>
            <w:webHidden/>
          </w:rPr>
          <w:t>306</w:t>
        </w:r>
        <w:r>
          <w:rPr>
            <w:noProof/>
            <w:webHidden/>
          </w:rPr>
          <w:fldChar w:fldCharType="end"/>
        </w:r>
      </w:hyperlink>
    </w:p>
    <w:p w14:paraId="75CA3351" w14:textId="67BD7FD0" w:rsidR="00097A40" w:rsidRDefault="00097A40">
      <w:pPr>
        <w:pStyle w:val="TOC3"/>
        <w:rPr>
          <w:rFonts w:asciiTheme="minorHAnsi" w:eastAsiaTheme="minorEastAsia" w:hAnsiTheme="minorHAnsi" w:cstheme="minorBidi"/>
          <w:noProof/>
          <w:kern w:val="2"/>
          <w14:ligatures w14:val="standardContextual"/>
        </w:rPr>
      </w:pPr>
      <w:hyperlink w:anchor="_Toc238197911" w:history="1">
        <w:r w:rsidRPr="00811431">
          <w:rPr>
            <w:rStyle w:val="Hyperlink"/>
            <w:noProof/>
          </w:rPr>
          <w:t>§2707.</w:t>
        </w:r>
        <w:r>
          <w:rPr>
            <w:rFonts w:asciiTheme="minorHAnsi" w:eastAsiaTheme="minorEastAsia" w:hAnsiTheme="minorHAnsi" w:cstheme="minorBidi"/>
            <w:noProof/>
            <w:kern w:val="2"/>
            <w14:ligatures w14:val="standardContextual"/>
          </w:rPr>
          <w:tab/>
        </w:r>
        <w:r w:rsidRPr="00811431">
          <w:rPr>
            <w:rStyle w:val="Hyperlink"/>
            <w:noProof/>
          </w:rPr>
          <w:t>Map Index Table</w:t>
        </w:r>
        <w:r>
          <w:rPr>
            <w:noProof/>
            <w:webHidden/>
          </w:rPr>
          <w:tab/>
        </w:r>
        <w:r>
          <w:rPr>
            <w:noProof/>
            <w:webHidden/>
          </w:rPr>
          <w:fldChar w:fldCharType="begin"/>
        </w:r>
        <w:r>
          <w:rPr>
            <w:noProof/>
            <w:webHidden/>
          </w:rPr>
          <w:instrText xml:space="preserve"> PAGEREF _Toc238197911 \h </w:instrText>
        </w:r>
        <w:r>
          <w:rPr>
            <w:noProof/>
            <w:webHidden/>
          </w:rPr>
        </w:r>
        <w:r>
          <w:rPr>
            <w:noProof/>
            <w:webHidden/>
          </w:rPr>
          <w:fldChar w:fldCharType="separate"/>
        </w:r>
        <w:r>
          <w:rPr>
            <w:noProof/>
            <w:webHidden/>
          </w:rPr>
          <w:t>307</w:t>
        </w:r>
        <w:r>
          <w:rPr>
            <w:noProof/>
            <w:webHidden/>
          </w:rPr>
          <w:fldChar w:fldCharType="end"/>
        </w:r>
      </w:hyperlink>
    </w:p>
    <w:p w14:paraId="691F92A6" w14:textId="1FE7EEA3" w:rsidR="00097A40" w:rsidRDefault="00097A40">
      <w:pPr>
        <w:pStyle w:val="TOC3"/>
        <w:rPr>
          <w:rFonts w:asciiTheme="minorHAnsi" w:eastAsiaTheme="minorEastAsia" w:hAnsiTheme="minorHAnsi" w:cstheme="minorBidi"/>
          <w:noProof/>
          <w:kern w:val="2"/>
          <w14:ligatures w14:val="standardContextual"/>
        </w:rPr>
      </w:pPr>
      <w:hyperlink w:anchor="_Toc238197912" w:history="1">
        <w:r w:rsidRPr="00811431">
          <w:rPr>
            <w:rStyle w:val="Hyperlink"/>
            <w:noProof/>
          </w:rPr>
          <w:t>§2709.</w:t>
        </w:r>
        <w:r>
          <w:rPr>
            <w:rFonts w:asciiTheme="minorHAnsi" w:eastAsiaTheme="minorEastAsia" w:hAnsiTheme="minorHAnsi" w:cstheme="minorBidi"/>
            <w:noProof/>
            <w:kern w:val="2"/>
            <w14:ligatures w14:val="standardContextual"/>
          </w:rPr>
          <w:tab/>
        </w:r>
        <w:r w:rsidRPr="00811431">
          <w:rPr>
            <w:rStyle w:val="Hyperlink"/>
            <w:noProof/>
          </w:rPr>
          <w:t>Assessment and Classification</w:t>
        </w:r>
        <w:r w:rsidRPr="00811431">
          <w:rPr>
            <w:rStyle w:val="Hyperlink"/>
            <w:noProof/>
          </w:rPr>
          <w:sym w:font="Symbol" w:char="F0BE"/>
        </w:r>
        <w:r w:rsidRPr="00811431">
          <w:rPr>
            <w:rStyle w:val="Hyperlink"/>
            <w:noProof/>
          </w:rPr>
          <w:t>Agricultural and Horticultural</w:t>
        </w:r>
        <w:r>
          <w:rPr>
            <w:noProof/>
            <w:webHidden/>
          </w:rPr>
          <w:tab/>
        </w:r>
        <w:r>
          <w:rPr>
            <w:noProof/>
            <w:webHidden/>
          </w:rPr>
          <w:fldChar w:fldCharType="begin"/>
        </w:r>
        <w:r>
          <w:rPr>
            <w:noProof/>
            <w:webHidden/>
          </w:rPr>
          <w:instrText xml:space="preserve"> PAGEREF _Toc238197912 \h </w:instrText>
        </w:r>
        <w:r>
          <w:rPr>
            <w:noProof/>
            <w:webHidden/>
          </w:rPr>
        </w:r>
        <w:r>
          <w:rPr>
            <w:noProof/>
            <w:webHidden/>
          </w:rPr>
          <w:fldChar w:fldCharType="separate"/>
        </w:r>
        <w:r>
          <w:rPr>
            <w:noProof/>
            <w:webHidden/>
          </w:rPr>
          <w:t>307</w:t>
        </w:r>
        <w:r>
          <w:rPr>
            <w:noProof/>
            <w:webHidden/>
          </w:rPr>
          <w:fldChar w:fldCharType="end"/>
        </w:r>
      </w:hyperlink>
    </w:p>
    <w:p w14:paraId="7B49DD9E" w14:textId="55A3C56B" w:rsidR="00097A40" w:rsidRDefault="00097A40">
      <w:pPr>
        <w:pStyle w:val="TOC3"/>
        <w:rPr>
          <w:rFonts w:asciiTheme="minorHAnsi" w:eastAsiaTheme="minorEastAsia" w:hAnsiTheme="minorHAnsi" w:cstheme="minorBidi"/>
          <w:noProof/>
          <w:kern w:val="2"/>
          <w14:ligatures w14:val="standardContextual"/>
        </w:rPr>
      </w:pPr>
      <w:hyperlink w:anchor="_Toc238197913" w:history="1">
        <w:r w:rsidRPr="00811431">
          <w:rPr>
            <w:rStyle w:val="Hyperlink"/>
            <w:noProof/>
          </w:rPr>
          <w:t>§2711.</w:t>
        </w:r>
        <w:r>
          <w:rPr>
            <w:rFonts w:asciiTheme="minorHAnsi" w:eastAsiaTheme="minorEastAsia" w:hAnsiTheme="minorHAnsi" w:cstheme="minorBidi"/>
            <w:noProof/>
            <w:kern w:val="2"/>
            <w14:ligatures w14:val="standardContextual"/>
          </w:rPr>
          <w:tab/>
        </w:r>
        <w:r w:rsidRPr="00811431">
          <w:rPr>
            <w:rStyle w:val="Hyperlink"/>
            <w:noProof/>
          </w:rPr>
          <w:t>Tables</w:t>
        </w:r>
        <w:r w:rsidRPr="00811431">
          <w:rPr>
            <w:rStyle w:val="Hyperlink"/>
            <w:noProof/>
          </w:rPr>
          <w:sym w:font="Symbol" w:char="F0BE"/>
        </w:r>
        <w:r w:rsidRPr="00811431">
          <w:rPr>
            <w:rStyle w:val="Hyperlink"/>
            <w:noProof/>
          </w:rPr>
          <w:t>Agricultural and Horticultural Lands</w:t>
        </w:r>
        <w:r>
          <w:rPr>
            <w:noProof/>
            <w:webHidden/>
          </w:rPr>
          <w:tab/>
        </w:r>
        <w:r>
          <w:rPr>
            <w:noProof/>
            <w:webHidden/>
          </w:rPr>
          <w:fldChar w:fldCharType="begin"/>
        </w:r>
        <w:r>
          <w:rPr>
            <w:noProof/>
            <w:webHidden/>
          </w:rPr>
          <w:instrText xml:space="preserve"> PAGEREF _Toc238197913 \h </w:instrText>
        </w:r>
        <w:r>
          <w:rPr>
            <w:noProof/>
            <w:webHidden/>
          </w:rPr>
        </w:r>
        <w:r>
          <w:rPr>
            <w:noProof/>
            <w:webHidden/>
          </w:rPr>
          <w:fldChar w:fldCharType="separate"/>
        </w:r>
        <w:r>
          <w:rPr>
            <w:noProof/>
            <w:webHidden/>
          </w:rPr>
          <w:t>308</w:t>
        </w:r>
        <w:r>
          <w:rPr>
            <w:noProof/>
            <w:webHidden/>
          </w:rPr>
          <w:fldChar w:fldCharType="end"/>
        </w:r>
      </w:hyperlink>
    </w:p>
    <w:p w14:paraId="5BC7E524" w14:textId="60978F02" w:rsidR="00097A40" w:rsidRDefault="00097A40">
      <w:pPr>
        <w:pStyle w:val="TOC3"/>
        <w:rPr>
          <w:rFonts w:asciiTheme="minorHAnsi" w:eastAsiaTheme="minorEastAsia" w:hAnsiTheme="minorHAnsi" w:cstheme="minorBidi"/>
          <w:noProof/>
          <w:kern w:val="2"/>
          <w14:ligatures w14:val="standardContextual"/>
        </w:rPr>
      </w:pPr>
      <w:hyperlink w:anchor="_Toc238197914" w:history="1">
        <w:r w:rsidRPr="00811431">
          <w:rPr>
            <w:rStyle w:val="Hyperlink"/>
            <w:noProof/>
          </w:rPr>
          <w:t>§2713.</w:t>
        </w:r>
        <w:r>
          <w:rPr>
            <w:rFonts w:asciiTheme="minorHAnsi" w:eastAsiaTheme="minorEastAsia" w:hAnsiTheme="minorHAnsi" w:cstheme="minorBidi"/>
            <w:noProof/>
            <w:kern w:val="2"/>
            <w14:ligatures w14:val="standardContextual"/>
          </w:rPr>
          <w:tab/>
        </w:r>
        <w:r w:rsidRPr="00811431">
          <w:rPr>
            <w:rStyle w:val="Hyperlink"/>
            <w:noProof/>
          </w:rPr>
          <w:t>Assessment of Timberland</w:t>
        </w:r>
        <w:r>
          <w:rPr>
            <w:noProof/>
            <w:webHidden/>
          </w:rPr>
          <w:tab/>
        </w:r>
        <w:r>
          <w:rPr>
            <w:noProof/>
            <w:webHidden/>
          </w:rPr>
          <w:fldChar w:fldCharType="begin"/>
        </w:r>
        <w:r>
          <w:rPr>
            <w:noProof/>
            <w:webHidden/>
          </w:rPr>
          <w:instrText xml:space="preserve"> PAGEREF _Toc238197914 \h </w:instrText>
        </w:r>
        <w:r>
          <w:rPr>
            <w:noProof/>
            <w:webHidden/>
          </w:rPr>
        </w:r>
        <w:r>
          <w:rPr>
            <w:noProof/>
            <w:webHidden/>
          </w:rPr>
          <w:fldChar w:fldCharType="separate"/>
        </w:r>
        <w:r>
          <w:rPr>
            <w:noProof/>
            <w:webHidden/>
          </w:rPr>
          <w:t>308</w:t>
        </w:r>
        <w:r>
          <w:rPr>
            <w:noProof/>
            <w:webHidden/>
          </w:rPr>
          <w:fldChar w:fldCharType="end"/>
        </w:r>
      </w:hyperlink>
    </w:p>
    <w:p w14:paraId="1EAE81E7" w14:textId="5432E6E4" w:rsidR="00097A40" w:rsidRDefault="00097A40">
      <w:pPr>
        <w:pStyle w:val="TOC3"/>
        <w:rPr>
          <w:rFonts w:asciiTheme="minorHAnsi" w:eastAsiaTheme="minorEastAsia" w:hAnsiTheme="minorHAnsi" w:cstheme="minorBidi"/>
          <w:noProof/>
          <w:kern w:val="2"/>
          <w14:ligatures w14:val="standardContextual"/>
        </w:rPr>
      </w:pPr>
      <w:hyperlink w:anchor="_Toc238197915" w:history="1">
        <w:r w:rsidRPr="00811431">
          <w:rPr>
            <w:rStyle w:val="Hyperlink"/>
            <w:noProof/>
          </w:rPr>
          <w:t>§2715.</w:t>
        </w:r>
        <w:r>
          <w:rPr>
            <w:rFonts w:asciiTheme="minorHAnsi" w:eastAsiaTheme="minorEastAsia" w:hAnsiTheme="minorHAnsi" w:cstheme="minorBidi"/>
            <w:noProof/>
            <w:kern w:val="2"/>
            <w14:ligatures w14:val="standardContextual"/>
          </w:rPr>
          <w:tab/>
        </w:r>
        <w:r w:rsidRPr="00811431">
          <w:rPr>
            <w:rStyle w:val="Hyperlink"/>
            <w:noProof/>
          </w:rPr>
          <w:t>Assessment of Marsh Land</w:t>
        </w:r>
        <w:r>
          <w:rPr>
            <w:noProof/>
            <w:webHidden/>
          </w:rPr>
          <w:tab/>
        </w:r>
        <w:r>
          <w:rPr>
            <w:noProof/>
            <w:webHidden/>
          </w:rPr>
          <w:fldChar w:fldCharType="begin"/>
        </w:r>
        <w:r>
          <w:rPr>
            <w:noProof/>
            <w:webHidden/>
          </w:rPr>
          <w:instrText xml:space="preserve"> PAGEREF _Toc238197915 \h </w:instrText>
        </w:r>
        <w:r>
          <w:rPr>
            <w:noProof/>
            <w:webHidden/>
          </w:rPr>
        </w:r>
        <w:r>
          <w:rPr>
            <w:noProof/>
            <w:webHidden/>
          </w:rPr>
          <w:fldChar w:fldCharType="separate"/>
        </w:r>
        <w:r>
          <w:rPr>
            <w:noProof/>
            <w:webHidden/>
          </w:rPr>
          <w:t>309</w:t>
        </w:r>
        <w:r>
          <w:rPr>
            <w:noProof/>
            <w:webHidden/>
          </w:rPr>
          <w:fldChar w:fldCharType="end"/>
        </w:r>
      </w:hyperlink>
    </w:p>
    <w:p w14:paraId="27BA3D02" w14:textId="42159F15" w:rsidR="00097A40" w:rsidRDefault="00097A40">
      <w:pPr>
        <w:pStyle w:val="TOC3"/>
        <w:rPr>
          <w:rFonts w:asciiTheme="minorHAnsi" w:eastAsiaTheme="minorEastAsia" w:hAnsiTheme="minorHAnsi" w:cstheme="minorBidi"/>
          <w:noProof/>
          <w:kern w:val="2"/>
          <w14:ligatures w14:val="standardContextual"/>
        </w:rPr>
      </w:pPr>
      <w:hyperlink w:anchor="_Toc238197916" w:history="1">
        <w:r w:rsidRPr="00811431">
          <w:rPr>
            <w:rStyle w:val="Hyperlink"/>
            <w:noProof/>
          </w:rPr>
          <w:t>§2717.</w:t>
        </w:r>
        <w:r>
          <w:rPr>
            <w:rFonts w:asciiTheme="minorHAnsi" w:eastAsiaTheme="minorEastAsia" w:hAnsiTheme="minorHAnsi" w:cstheme="minorBidi"/>
            <w:noProof/>
            <w:kern w:val="2"/>
            <w14:ligatures w14:val="standardContextual"/>
          </w:rPr>
          <w:tab/>
        </w:r>
        <w:r w:rsidRPr="00811431">
          <w:rPr>
            <w:rStyle w:val="Hyperlink"/>
            <w:noProof/>
          </w:rPr>
          <w:t>Tables―Use Value</w:t>
        </w:r>
        <w:r>
          <w:rPr>
            <w:noProof/>
            <w:webHidden/>
          </w:rPr>
          <w:tab/>
        </w:r>
        <w:r>
          <w:rPr>
            <w:noProof/>
            <w:webHidden/>
          </w:rPr>
          <w:fldChar w:fldCharType="begin"/>
        </w:r>
        <w:r>
          <w:rPr>
            <w:noProof/>
            <w:webHidden/>
          </w:rPr>
          <w:instrText xml:space="preserve"> PAGEREF _Toc238197916 \h </w:instrText>
        </w:r>
        <w:r>
          <w:rPr>
            <w:noProof/>
            <w:webHidden/>
          </w:rPr>
        </w:r>
        <w:r>
          <w:rPr>
            <w:noProof/>
            <w:webHidden/>
          </w:rPr>
          <w:fldChar w:fldCharType="separate"/>
        </w:r>
        <w:r>
          <w:rPr>
            <w:noProof/>
            <w:webHidden/>
          </w:rPr>
          <w:t>309</w:t>
        </w:r>
        <w:r>
          <w:rPr>
            <w:noProof/>
            <w:webHidden/>
          </w:rPr>
          <w:fldChar w:fldCharType="end"/>
        </w:r>
      </w:hyperlink>
    </w:p>
    <w:p w14:paraId="2EC33125" w14:textId="4AF43DF4" w:rsidR="00097A40" w:rsidRDefault="00097A40">
      <w:pPr>
        <w:pStyle w:val="TOC2"/>
        <w:rPr>
          <w:rFonts w:asciiTheme="minorHAnsi" w:eastAsiaTheme="minorEastAsia" w:hAnsiTheme="minorHAnsi" w:cstheme="minorBidi"/>
          <w:bCs w:val="0"/>
          <w:kern w:val="2"/>
          <w14:ligatures w14:val="standardContextual"/>
        </w:rPr>
      </w:pPr>
      <w:hyperlink w:anchor="_Toc238197917" w:history="1">
        <w:r w:rsidRPr="00811431">
          <w:rPr>
            <w:rStyle w:val="Hyperlink"/>
          </w:rPr>
          <w:t>Chapter 29.</w:t>
        </w:r>
        <w:r>
          <w:rPr>
            <w:rFonts w:asciiTheme="minorHAnsi" w:eastAsiaTheme="minorEastAsia" w:hAnsiTheme="minorHAnsi" w:cstheme="minorBidi"/>
            <w:bCs w:val="0"/>
            <w:kern w:val="2"/>
            <w14:ligatures w14:val="standardContextual"/>
          </w:rPr>
          <w:tab/>
        </w:r>
        <w:r w:rsidRPr="00811431">
          <w:rPr>
            <w:rStyle w:val="Hyperlink"/>
          </w:rPr>
          <w:t>Public Service Properties</w:t>
        </w:r>
        <w:r>
          <w:rPr>
            <w:webHidden/>
          </w:rPr>
          <w:tab/>
        </w:r>
        <w:r>
          <w:rPr>
            <w:webHidden/>
          </w:rPr>
          <w:fldChar w:fldCharType="begin"/>
        </w:r>
        <w:r>
          <w:rPr>
            <w:webHidden/>
          </w:rPr>
          <w:instrText xml:space="preserve"> PAGEREF _Toc238197917 \h </w:instrText>
        </w:r>
        <w:r>
          <w:rPr>
            <w:webHidden/>
          </w:rPr>
        </w:r>
        <w:r>
          <w:rPr>
            <w:webHidden/>
          </w:rPr>
          <w:fldChar w:fldCharType="separate"/>
        </w:r>
        <w:r>
          <w:rPr>
            <w:webHidden/>
          </w:rPr>
          <w:t>310</w:t>
        </w:r>
        <w:r>
          <w:rPr>
            <w:webHidden/>
          </w:rPr>
          <w:fldChar w:fldCharType="end"/>
        </w:r>
      </w:hyperlink>
    </w:p>
    <w:p w14:paraId="114133DB" w14:textId="0111568C" w:rsidR="00097A40" w:rsidRDefault="00097A40">
      <w:pPr>
        <w:pStyle w:val="TOC3"/>
        <w:rPr>
          <w:rFonts w:asciiTheme="minorHAnsi" w:eastAsiaTheme="minorEastAsia" w:hAnsiTheme="minorHAnsi" w:cstheme="minorBidi"/>
          <w:noProof/>
          <w:kern w:val="2"/>
          <w14:ligatures w14:val="standardContextual"/>
        </w:rPr>
      </w:pPr>
      <w:hyperlink w:anchor="_Toc238197918" w:history="1">
        <w:r w:rsidRPr="00811431">
          <w:rPr>
            <w:rStyle w:val="Hyperlink"/>
            <w:noProof/>
          </w:rPr>
          <w:t>§2901.</w:t>
        </w:r>
        <w:r>
          <w:rPr>
            <w:rFonts w:asciiTheme="minorHAnsi" w:eastAsiaTheme="minorEastAsia" w:hAnsiTheme="minorHAnsi" w:cstheme="minorBidi"/>
            <w:noProof/>
            <w:kern w:val="2"/>
            <w14:ligatures w14:val="standardContextual"/>
          </w:rPr>
          <w:tab/>
        </w:r>
        <w:r w:rsidRPr="00811431">
          <w:rPr>
            <w:rStyle w:val="Hyperlink"/>
            <w:noProof/>
          </w:rPr>
          <w:t>Non-Operating or Non-Utility Property</w:t>
        </w:r>
        <w:r>
          <w:rPr>
            <w:noProof/>
            <w:webHidden/>
          </w:rPr>
          <w:tab/>
        </w:r>
        <w:r>
          <w:rPr>
            <w:noProof/>
            <w:webHidden/>
          </w:rPr>
          <w:fldChar w:fldCharType="begin"/>
        </w:r>
        <w:r>
          <w:rPr>
            <w:noProof/>
            <w:webHidden/>
          </w:rPr>
          <w:instrText xml:space="preserve"> PAGEREF _Toc238197918 \h </w:instrText>
        </w:r>
        <w:r>
          <w:rPr>
            <w:noProof/>
            <w:webHidden/>
          </w:rPr>
        </w:r>
        <w:r>
          <w:rPr>
            <w:noProof/>
            <w:webHidden/>
          </w:rPr>
          <w:fldChar w:fldCharType="separate"/>
        </w:r>
        <w:r>
          <w:rPr>
            <w:noProof/>
            <w:webHidden/>
          </w:rPr>
          <w:t>310</w:t>
        </w:r>
        <w:r>
          <w:rPr>
            <w:noProof/>
            <w:webHidden/>
          </w:rPr>
          <w:fldChar w:fldCharType="end"/>
        </w:r>
      </w:hyperlink>
    </w:p>
    <w:p w14:paraId="0D6F231E" w14:textId="54BAE6A0" w:rsidR="00097A40" w:rsidRDefault="00097A40">
      <w:pPr>
        <w:pStyle w:val="TOC3"/>
        <w:rPr>
          <w:rFonts w:asciiTheme="minorHAnsi" w:eastAsiaTheme="minorEastAsia" w:hAnsiTheme="minorHAnsi" w:cstheme="minorBidi"/>
          <w:noProof/>
          <w:kern w:val="2"/>
          <w14:ligatures w14:val="standardContextual"/>
        </w:rPr>
      </w:pPr>
      <w:hyperlink w:anchor="_Toc238197919" w:history="1">
        <w:r w:rsidRPr="00811431">
          <w:rPr>
            <w:rStyle w:val="Hyperlink"/>
            <w:noProof/>
          </w:rPr>
          <w:t>§2903.</w:t>
        </w:r>
        <w:r>
          <w:rPr>
            <w:rFonts w:asciiTheme="minorHAnsi" w:eastAsiaTheme="minorEastAsia" w:hAnsiTheme="minorHAnsi" w:cstheme="minorBidi"/>
            <w:noProof/>
            <w:kern w:val="2"/>
            <w14:ligatures w14:val="standardContextual"/>
          </w:rPr>
          <w:tab/>
        </w:r>
        <w:r w:rsidRPr="00811431">
          <w:rPr>
            <w:rStyle w:val="Hyperlink"/>
            <w:noProof/>
          </w:rPr>
          <w:t xml:space="preserve">Immovable Property of Electric Membership Corporations, Electric Power Companies, </w:t>
        </w:r>
        <w:r w:rsidR="00AF136C">
          <w:rPr>
            <w:rStyle w:val="Hyperlink"/>
            <w:noProof/>
          </w:rPr>
          <w:br/>
        </w:r>
        <w:r w:rsidRPr="00811431">
          <w:rPr>
            <w:rStyle w:val="Hyperlink"/>
            <w:noProof/>
          </w:rPr>
          <w:t xml:space="preserve">Gas Companies, Pipeline Companies, Railroad Companies, Telegraph Companies, </w:t>
        </w:r>
        <w:r w:rsidR="00AF136C">
          <w:rPr>
            <w:rStyle w:val="Hyperlink"/>
            <w:noProof/>
          </w:rPr>
          <w:br/>
        </w:r>
        <w:r w:rsidRPr="00811431">
          <w:rPr>
            <w:rStyle w:val="Hyperlink"/>
            <w:noProof/>
          </w:rPr>
          <w:t xml:space="preserve">Telephone Companies and Water Companies Assessed as Public Service Companies </w:t>
        </w:r>
        <w:r w:rsidR="00AF136C">
          <w:rPr>
            <w:rStyle w:val="Hyperlink"/>
            <w:noProof/>
          </w:rPr>
          <w:br/>
        </w:r>
        <w:r w:rsidRPr="00811431">
          <w:rPr>
            <w:rStyle w:val="Hyperlink"/>
            <w:noProof/>
          </w:rPr>
          <w:t>by the Louisiana Tax Commission</w:t>
        </w:r>
        <w:r>
          <w:rPr>
            <w:noProof/>
            <w:webHidden/>
          </w:rPr>
          <w:tab/>
        </w:r>
        <w:r>
          <w:rPr>
            <w:noProof/>
            <w:webHidden/>
          </w:rPr>
          <w:fldChar w:fldCharType="begin"/>
        </w:r>
        <w:r>
          <w:rPr>
            <w:noProof/>
            <w:webHidden/>
          </w:rPr>
          <w:instrText xml:space="preserve"> PAGEREF _Toc238197919 \h </w:instrText>
        </w:r>
        <w:r>
          <w:rPr>
            <w:noProof/>
            <w:webHidden/>
          </w:rPr>
        </w:r>
        <w:r>
          <w:rPr>
            <w:noProof/>
            <w:webHidden/>
          </w:rPr>
          <w:fldChar w:fldCharType="separate"/>
        </w:r>
        <w:r>
          <w:rPr>
            <w:noProof/>
            <w:webHidden/>
          </w:rPr>
          <w:t>310</w:t>
        </w:r>
        <w:r>
          <w:rPr>
            <w:noProof/>
            <w:webHidden/>
          </w:rPr>
          <w:fldChar w:fldCharType="end"/>
        </w:r>
      </w:hyperlink>
    </w:p>
    <w:p w14:paraId="7BA2DF1B" w14:textId="28F907E7" w:rsidR="00097A40" w:rsidRDefault="00097A40">
      <w:pPr>
        <w:pStyle w:val="TOC3"/>
        <w:rPr>
          <w:rFonts w:asciiTheme="minorHAnsi" w:eastAsiaTheme="minorEastAsia" w:hAnsiTheme="minorHAnsi" w:cstheme="minorBidi"/>
          <w:noProof/>
          <w:kern w:val="2"/>
          <w14:ligatures w14:val="standardContextual"/>
        </w:rPr>
      </w:pPr>
      <w:hyperlink w:anchor="_Toc238197920" w:history="1">
        <w:r w:rsidRPr="00811431">
          <w:rPr>
            <w:rStyle w:val="Hyperlink"/>
            <w:noProof/>
          </w:rPr>
          <w:t>§2905.</w:t>
        </w:r>
        <w:r>
          <w:rPr>
            <w:rFonts w:asciiTheme="minorHAnsi" w:eastAsiaTheme="minorEastAsia" w:hAnsiTheme="minorHAnsi" w:cstheme="minorBidi"/>
            <w:noProof/>
            <w:kern w:val="2"/>
            <w14:ligatures w14:val="standardContextual"/>
          </w:rPr>
          <w:tab/>
        </w:r>
        <w:r w:rsidRPr="00811431">
          <w:rPr>
            <w:rStyle w:val="Hyperlink"/>
            <w:noProof/>
          </w:rPr>
          <w:t>Report of Values to the Assessor</w:t>
        </w:r>
        <w:r>
          <w:rPr>
            <w:noProof/>
            <w:webHidden/>
          </w:rPr>
          <w:tab/>
        </w:r>
        <w:r>
          <w:rPr>
            <w:noProof/>
            <w:webHidden/>
          </w:rPr>
          <w:fldChar w:fldCharType="begin"/>
        </w:r>
        <w:r>
          <w:rPr>
            <w:noProof/>
            <w:webHidden/>
          </w:rPr>
          <w:instrText xml:space="preserve"> PAGEREF _Toc238197920 \h </w:instrText>
        </w:r>
        <w:r>
          <w:rPr>
            <w:noProof/>
            <w:webHidden/>
          </w:rPr>
        </w:r>
        <w:r>
          <w:rPr>
            <w:noProof/>
            <w:webHidden/>
          </w:rPr>
          <w:fldChar w:fldCharType="separate"/>
        </w:r>
        <w:r>
          <w:rPr>
            <w:noProof/>
            <w:webHidden/>
          </w:rPr>
          <w:t>310</w:t>
        </w:r>
        <w:r>
          <w:rPr>
            <w:noProof/>
            <w:webHidden/>
          </w:rPr>
          <w:fldChar w:fldCharType="end"/>
        </w:r>
      </w:hyperlink>
    </w:p>
    <w:p w14:paraId="32560B44" w14:textId="40C75792" w:rsidR="00097A40" w:rsidRDefault="00097A40">
      <w:pPr>
        <w:pStyle w:val="TOC3"/>
        <w:rPr>
          <w:rFonts w:asciiTheme="minorHAnsi" w:eastAsiaTheme="minorEastAsia" w:hAnsiTheme="minorHAnsi" w:cstheme="minorBidi"/>
          <w:noProof/>
          <w:kern w:val="2"/>
          <w14:ligatures w14:val="standardContextual"/>
        </w:rPr>
      </w:pPr>
      <w:hyperlink w:anchor="_Toc238197921" w:history="1">
        <w:r w:rsidRPr="00811431">
          <w:rPr>
            <w:rStyle w:val="Hyperlink"/>
            <w:noProof/>
          </w:rPr>
          <w:t>§2909.</w:t>
        </w:r>
        <w:r>
          <w:rPr>
            <w:rFonts w:asciiTheme="minorHAnsi" w:eastAsiaTheme="minorEastAsia" w:hAnsiTheme="minorHAnsi" w:cstheme="minorBidi"/>
            <w:noProof/>
            <w:kern w:val="2"/>
            <w14:ligatures w14:val="standardContextual"/>
          </w:rPr>
          <w:tab/>
        </w:r>
        <w:r w:rsidRPr="00811431">
          <w:rPr>
            <w:rStyle w:val="Hyperlink"/>
            <w:noProof/>
          </w:rPr>
          <w:t>Appraisal of Public Service Properties</w:t>
        </w:r>
        <w:r>
          <w:rPr>
            <w:noProof/>
            <w:webHidden/>
          </w:rPr>
          <w:tab/>
        </w:r>
        <w:r>
          <w:rPr>
            <w:noProof/>
            <w:webHidden/>
          </w:rPr>
          <w:fldChar w:fldCharType="begin"/>
        </w:r>
        <w:r>
          <w:rPr>
            <w:noProof/>
            <w:webHidden/>
          </w:rPr>
          <w:instrText xml:space="preserve"> PAGEREF _Toc238197921 \h </w:instrText>
        </w:r>
        <w:r>
          <w:rPr>
            <w:noProof/>
            <w:webHidden/>
          </w:rPr>
        </w:r>
        <w:r>
          <w:rPr>
            <w:noProof/>
            <w:webHidden/>
          </w:rPr>
          <w:fldChar w:fldCharType="separate"/>
        </w:r>
        <w:r>
          <w:rPr>
            <w:noProof/>
            <w:webHidden/>
          </w:rPr>
          <w:t>310</w:t>
        </w:r>
        <w:r>
          <w:rPr>
            <w:noProof/>
            <w:webHidden/>
          </w:rPr>
          <w:fldChar w:fldCharType="end"/>
        </w:r>
      </w:hyperlink>
    </w:p>
    <w:p w14:paraId="29FAFE4E" w14:textId="0D5A7F1B" w:rsidR="00097A40" w:rsidRDefault="00097A40">
      <w:pPr>
        <w:pStyle w:val="TOC2"/>
        <w:rPr>
          <w:rFonts w:asciiTheme="minorHAnsi" w:eastAsiaTheme="minorEastAsia" w:hAnsiTheme="minorHAnsi" w:cstheme="minorBidi"/>
          <w:bCs w:val="0"/>
          <w:kern w:val="2"/>
          <w14:ligatures w14:val="standardContextual"/>
        </w:rPr>
      </w:pPr>
      <w:hyperlink w:anchor="_Toc238197922" w:history="1">
        <w:r w:rsidRPr="00811431">
          <w:rPr>
            <w:rStyle w:val="Hyperlink"/>
          </w:rPr>
          <w:t>Chapter 31.</w:t>
        </w:r>
        <w:r>
          <w:rPr>
            <w:rFonts w:asciiTheme="minorHAnsi" w:eastAsiaTheme="minorEastAsia" w:hAnsiTheme="minorHAnsi" w:cstheme="minorBidi"/>
            <w:bCs w:val="0"/>
            <w:kern w:val="2"/>
            <w14:ligatures w14:val="standardContextual"/>
          </w:rPr>
          <w:tab/>
        </w:r>
        <w:r w:rsidRPr="00811431">
          <w:rPr>
            <w:rStyle w:val="Hyperlink"/>
          </w:rPr>
          <w:t>Public Exposure of Assessments; Appeals</w:t>
        </w:r>
        <w:r>
          <w:rPr>
            <w:webHidden/>
          </w:rPr>
          <w:tab/>
        </w:r>
        <w:r>
          <w:rPr>
            <w:webHidden/>
          </w:rPr>
          <w:fldChar w:fldCharType="begin"/>
        </w:r>
        <w:r>
          <w:rPr>
            <w:webHidden/>
          </w:rPr>
          <w:instrText xml:space="preserve"> PAGEREF _Toc238197922 \h </w:instrText>
        </w:r>
        <w:r>
          <w:rPr>
            <w:webHidden/>
          </w:rPr>
        </w:r>
        <w:r>
          <w:rPr>
            <w:webHidden/>
          </w:rPr>
          <w:fldChar w:fldCharType="separate"/>
        </w:r>
        <w:r>
          <w:rPr>
            <w:webHidden/>
          </w:rPr>
          <w:t>310</w:t>
        </w:r>
        <w:r>
          <w:rPr>
            <w:webHidden/>
          </w:rPr>
          <w:fldChar w:fldCharType="end"/>
        </w:r>
      </w:hyperlink>
    </w:p>
    <w:p w14:paraId="1CFABE92" w14:textId="7A5A908C" w:rsidR="00097A40" w:rsidRDefault="00097A40">
      <w:pPr>
        <w:pStyle w:val="TOC3"/>
        <w:rPr>
          <w:rFonts w:asciiTheme="minorHAnsi" w:eastAsiaTheme="minorEastAsia" w:hAnsiTheme="minorHAnsi" w:cstheme="minorBidi"/>
          <w:noProof/>
          <w:kern w:val="2"/>
          <w14:ligatures w14:val="standardContextual"/>
        </w:rPr>
      </w:pPr>
      <w:hyperlink w:anchor="_Toc238197923" w:history="1">
        <w:r w:rsidRPr="00811431">
          <w:rPr>
            <w:rStyle w:val="Hyperlink"/>
            <w:noProof/>
          </w:rPr>
          <w:t>§3101.</w:t>
        </w:r>
        <w:r>
          <w:rPr>
            <w:rFonts w:asciiTheme="minorHAnsi" w:eastAsiaTheme="minorEastAsia" w:hAnsiTheme="minorHAnsi" w:cstheme="minorBidi"/>
            <w:noProof/>
            <w:kern w:val="2"/>
            <w14:ligatures w14:val="standardContextual"/>
          </w:rPr>
          <w:tab/>
        </w:r>
        <w:r w:rsidRPr="00811431">
          <w:rPr>
            <w:rStyle w:val="Hyperlink"/>
            <w:noProof/>
          </w:rPr>
          <w:t>Public Exposure of Assessments, Appeals to the Board of Review and Board of Review Hearings</w:t>
        </w:r>
        <w:r>
          <w:rPr>
            <w:noProof/>
            <w:webHidden/>
          </w:rPr>
          <w:tab/>
        </w:r>
        <w:r>
          <w:rPr>
            <w:noProof/>
            <w:webHidden/>
          </w:rPr>
          <w:fldChar w:fldCharType="begin"/>
        </w:r>
        <w:r>
          <w:rPr>
            <w:noProof/>
            <w:webHidden/>
          </w:rPr>
          <w:instrText xml:space="preserve"> PAGEREF _Toc238197923 \h </w:instrText>
        </w:r>
        <w:r>
          <w:rPr>
            <w:noProof/>
            <w:webHidden/>
          </w:rPr>
        </w:r>
        <w:r>
          <w:rPr>
            <w:noProof/>
            <w:webHidden/>
          </w:rPr>
          <w:fldChar w:fldCharType="separate"/>
        </w:r>
        <w:r>
          <w:rPr>
            <w:noProof/>
            <w:webHidden/>
          </w:rPr>
          <w:t>310</w:t>
        </w:r>
        <w:r>
          <w:rPr>
            <w:noProof/>
            <w:webHidden/>
          </w:rPr>
          <w:fldChar w:fldCharType="end"/>
        </w:r>
      </w:hyperlink>
    </w:p>
    <w:p w14:paraId="5A6D9E69" w14:textId="60EBE159" w:rsidR="00097A40" w:rsidRDefault="00097A40">
      <w:pPr>
        <w:pStyle w:val="TOC3"/>
        <w:rPr>
          <w:rFonts w:asciiTheme="minorHAnsi" w:eastAsiaTheme="minorEastAsia" w:hAnsiTheme="minorHAnsi" w:cstheme="minorBidi"/>
          <w:noProof/>
          <w:kern w:val="2"/>
          <w14:ligatures w14:val="standardContextual"/>
        </w:rPr>
      </w:pPr>
      <w:hyperlink w:anchor="_Toc238197924" w:history="1">
        <w:r w:rsidRPr="00811431">
          <w:rPr>
            <w:rStyle w:val="Hyperlink"/>
            <w:noProof/>
          </w:rPr>
          <w:t>§3103.</w:t>
        </w:r>
        <w:r>
          <w:rPr>
            <w:rFonts w:asciiTheme="minorHAnsi" w:eastAsiaTheme="minorEastAsia" w:hAnsiTheme="minorHAnsi" w:cstheme="minorBidi"/>
            <w:noProof/>
            <w:kern w:val="2"/>
            <w14:ligatures w14:val="standardContextual"/>
          </w:rPr>
          <w:tab/>
        </w:r>
        <w:r w:rsidRPr="00811431">
          <w:rPr>
            <w:rStyle w:val="Hyperlink"/>
            <w:noProof/>
          </w:rPr>
          <w:t>Appeals to the Louisiana Tax Commission</w:t>
        </w:r>
        <w:r>
          <w:rPr>
            <w:noProof/>
            <w:webHidden/>
          </w:rPr>
          <w:tab/>
        </w:r>
        <w:r>
          <w:rPr>
            <w:noProof/>
            <w:webHidden/>
          </w:rPr>
          <w:fldChar w:fldCharType="begin"/>
        </w:r>
        <w:r>
          <w:rPr>
            <w:noProof/>
            <w:webHidden/>
          </w:rPr>
          <w:instrText xml:space="preserve"> PAGEREF _Toc238197924 \h </w:instrText>
        </w:r>
        <w:r>
          <w:rPr>
            <w:noProof/>
            <w:webHidden/>
          </w:rPr>
        </w:r>
        <w:r>
          <w:rPr>
            <w:noProof/>
            <w:webHidden/>
          </w:rPr>
          <w:fldChar w:fldCharType="separate"/>
        </w:r>
        <w:r>
          <w:rPr>
            <w:noProof/>
            <w:webHidden/>
          </w:rPr>
          <w:t>312</w:t>
        </w:r>
        <w:r>
          <w:rPr>
            <w:noProof/>
            <w:webHidden/>
          </w:rPr>
          <w:fldChar w:fldCharType="end"/>
        </w:r>
      </w:hyperlink>
    </w:p>
    <w:p w14:paraId="3A6304E7" w14:textId="7737DDED" w:rsidR="00097A40" w:rsidRDefault="00097A40">
      <w:pPr>
        <w:pStyle w:val="TOC3"/>
        <w:rPr>
          <w:rFonts w:asciiTheme="minorHAnsi" w:eastAsiaTheme="minorEastAsia" w:hAnsiTheme="minorHAnsi" w:cstheme="minorBidi"/>
          <w:noProof/>
          <w:kern w:val="2"/>
          <w14:ligatures w14:val="standardContextual"/>
        </w:rPr>
      </w:pPr>
      <w:hyperlink w:anchor="_Toc238197925" w:history="1">
        <w:r w:rsidRPr="00811431">
          <w:rPr>
            <w:rStyle w:val="Hyperlink"/>
            <w:noProof/>
          </w:rPr>
          <w:t>§3105.</w:t>
        </w:r>
        <w:r>
          <w:rPr>
            <w:rFonts w:asciiTheme="minorHAnsi" w:eastAsiaTheme="minorEastAsia" w:hAnsiTheme="minorHAnsi" w:cstheme="minorBidi"/>
            <w:noProof/>
            <w:kern w:val="2"/>
            <w14:ligatures w14:val="standardContextual"/>
          </w:rPr>
          <w:tab/>
        </w:r>
        <w:r w:rsidRPr="00811431">
          <w:rPr>
            <w:rStyle w:val="Hyperlink"/>
            <w:noProof/>
          </w:rPr>
          <w:t>Practice and Procedure for Public Service Properties Hearings</w:t>
        </w:r>
        <w:r>
          <w:rPr>
            <w:noProof/>
            <w:webHidden/>
          </w:rPr>
          <w:tab/>
        </w:r>
        <w:r>
          <w:rPr>
            <w:noProof/>
            <w:webHidden/>
          </w:rPr>
          <w:fldChar w:fldCharType="begin"/>
        </w:r>
        <w:r>
          <w:rPr>
            <w:noProof/>
            <w:webHidden/>
          </w:rPr>
          <w:instrText xml:space="preserve"> PAGEREF _Toc238197925 \h </w:instrText>
        </w:r>
        <w:r>
          <w:rPr>
            <w:noProof/>
            <w:webHidden/>
          </w:rPr>
        </w:r>
        <w:r>
          <w:rPr>
            <w:noProof/>
            <w:webHidden/>
          </w:rPr>
          <w:fldChar w:fldCharType="separate"/>
        </w:r>
        <w:r>
          <w:rPr>
            <w:noProof/>
            <w:webHidden/>
          </w:rPr>
          <w:t>318</w:t>
        </w:r>
        <w:r>
          <w:rPr>
            <w:noProof/>
            <w:webHidden/>
          </w:rPr>
          <w:fldChar w:fldCharType="end"/>
        </w:r>
      </w:hyperlink>
    </w:p>
    <w:p w14:paraId="03BFD4D5" w14:textId="6859371E" w:rsidR="00097A40" w:rsidRDefault="00097A40">
      <w:pPr>
        <w:pStyle w:val="TOC3"/>
        <w:rPr>
          <w:rFonts w:asciiTheme="minorHAnsi" w:eastAsiaTheme="minorEastAsia" w:hAnsiTheme="minorHAnsi" w:cstheme="minorBidi"/>
          <w:noProof/>
          <w:kern w:val="2"/>
          <w14:ligatures w14:val="standardContextual"/>
        </w:rPr>
      </w:pPr>
      <w:hyperlink w:anchor="_Toc238197926" w:history="1">
        <w:r w:rsidRPr="00811431">
          <w:rPr>
            <w:rStyle w:val="Hyperlink"/>
            <w:noProof/>
          </w:rPr>
          <w:t>§3106.</w:t>
        </w:r>
        <w:r>
          <w:rPr>
            <w:rFonts w:asciiTheme="minorHAnsi" w:eastAsiaTheme="minorEastAsia" w:hAnsiTheme="minorHAnsi" w:cstheme="minorBidi"/>
            <w:noProof/>
            <w:kern w:val="2"/>
            <w14:ligatures w14:val="standardContextual"/>
          </w:rPr>
          <w:tab/>
        </w:r>
        <w:r w:rsidRPr="00811431">
          <w:rPr>
            <w:rStyle w:val="Hyperlink"/>
            <w:noProof/>
          </w:rPr>
          <w:t>Practice and Procedure for the Appeal of Bank Assessments</w:t>
        </w:r>
        <w:r>
          <w:rPr>
            <w:noProof/>
            <w:webHidden/>
          </w:rPr>
          <w:tab/>
        </w:r>
        <w:r>
          <w:rPr>
            <w:noProof/>
            <w:webHidden/>
          </w:rPr>
          <w:fldChar w:fldCharType="begin"/>
        </w:r>
        <w:r>
          <w:rPr>
            <w:noProof/>
            <w:webHidden/>
          </w:rPr>
          <w:instrText xml:space="preserve"> PAGEREF _Toc238197926 \h </w:instrText>
        </w:r>
        <w:r>
          <w:rPr>
            <w:noProof/>
            <w:webHidden/>
          </w:rPr>
        </w:r>
        <w:r>
          <w:rPr>
            <w:noProof/>
            <w:webHidden/>
          </w:rPr>
          <w:fldChar w:fldCharType="separate"/>
        </w:r>
        <w:r>
          <w:rPr>
            <w:noProof/>
            <w:webHidden/>
          </w:rPr>
          <w:t>320</w:t>
        </w:r>
        <w:r>
          <w:rPr>
            <w:noProof/>
            <w:webHidden/>
          </w:rPr>
          <w:fldChar w:fldCharType="end"/>
        </w:r>
      </w:hyperlink>
    </w:p>
    <w:p w14:paraId="7154AAB8" w14:textId="5C747A0F" w:rsidR="00097A40" w:rsidRDefault="00097A40">
      <w:pPr>
        <w:pStyle w:val="TOC3"/>
        <w:rPr>
          <w:rFonts w:asciiTheme="minorHAnsi" w:eastAsiaTheme="minorEastAsia" w:hAnsiTheme="minorHAnsi" w:cstheme="minorBidi"/>
          <w:noProof/>
          <w:kern w:val="2"/>
          <w14:ligatures w14:val="standardContextual"/>
        </w:rPr>
      </w:pPr>
      <w:hyperlink w:anchor="_Toc238197927" w:history="1">
        <w:r w:rsidRPr="00811431">
          <w:rPr>
            <w:rStyle w:val="Hyperlink"/>
            <w:noProof/>
          </w:rPr>
          <w:t>§3107.</w:t>
        </w:r>
        <w:r>
          <w:rPr>
            <w:rFonts w:asciiTheme="minorHAnsi" w:eastAsiaTheme="minorEastAsia" w:hAnsiTheme="minorHAnsi" w:cstheme="minorBidi"/>
            <w:noProof/>
            <w:kern w:val="2"/>
            <w14:ligatures w14:val="standardContextual"/>
          </w:rPr>
          <w:tab/>
        </w:r>
        <w:r w:rsidRPr="00811431">
          <w:rPr>
            <w:rStyle w:val="Hyperlink"/>
            <w:noProof/>
          </w:rPr>
          <w:t>Practice and Procedure for Appeal of Insurance Credit Assessments</w:t>
        </w:r>
        <w:r>
          <w:rPr>
            <w:noProof/>
            <w:webHidden/>
          </w:rPr>
          <w:tab/>
        </w:r>
        <w:r>
          <w:rPr>
            <w:noProof/>
            <w:webHidden/>
          </w:rPr>
          <w:fldChar w:fldCharType="begin"/>
        </w:r>
        <w:r>
          <w:rPr>
            <w:noProof/>
            <w:webHidden/>
          </w:rPr>
          <w:instrText xml:space="preserve"> PAGEREF _Toc238197927 \h </w:instrText>
        </w:r>
        <w:r>
          <w:rPr>
            <w:noProof/>
            <w:webHidden/>
          </w:rPr>
        </w:r>
        <w:r>
          <w:rPr>
            <w:noProof/>
            <w:webHidden/>
          </w:rPr>
          <w:fldChar w:fldCharType="separate"/>
        </w:r>
        <w:r>
          <w:rPr>
            <w:noProof/>
            <w:webHidden/>
          </w:rPr>
          <w:t>322</w:t>
        </w:r>
        <w:r>
          <w:rPr>
            <w:noProof/>
            <w:webHidden/>
          </w:rPr>
          <w:fldChar w:fldCharType="end"/>
        </w:r>
      </w:hyperlink>
    </w:p>
    <w:p w14:paraId="58264FA6" w14:textId="4928E38C" w:rsidR="00097A40" w:rsidRDefault="00097A40">
      <w:pPr>
        <w:pStyle w:val="TOC2"/>
        <w:rPr>
          <w:rFonts w:asciiTheme="minorHAnsi" w:eastAsiaTheme="minorEastAsia" w:hAnsiTheme="minorHAnsi" w:cstheme="minorBidi"/>
          <w:bCs w:val="0"/>
          <w:kern w:val="2"/>
          <w14:ligatures w14:val="standardContextual"/>
        </w:rPr>
      </w:pPr>
      <w:hyperlink w:anchor="_Toc238197928" w:history="1">
        <w:r w:rsidRPr="00811431">
          <w:rPr>
            <w:rStyle w:val="Hyperlink"/>
          </w:rPr>
          <w:t>Chapter 33.</w:t>
        </w:r>
        <w:r>
          <w:rPr>
            <w:rFonts w:asciiTheme="minorHAnsi" w:eastAsiaTheme="minorEastAsia" w:hAnsiTheme="minorHAnsi" w:cstheme="minorBidi"/>
            <w:bCs w:val="0"/>
            <w:kern w:val="2"/>
            <w14:ligatures w14:val="standardContextual"/>
          </w:rPr>
          <w:tab/>
        </w:r>
        <w:r w:rsidRPr="00811431">
          <w:rPr>
            <w:rStyle w:val="Hyperlink"/>
          </w:rPr>
          <w:t>Financial Institutions</w:t>
        </w:r>
        <w:r>
          <w:rPr>
            <w:webHidden/>
          </w:rPr>
          <w:tab/>
        </w:r>
        <w:r>
          <w:rPr>
            <w:webHidden/>
          </w:rPr>
          <w:fldChar w:fldCharType="begin"/>
        </w:r>
        <w:r>
          <w:rPr>
            <w:webHidden/>
          </w:rPr>
          <w:instrText xml:space="preserve"> PAGEREF _Toc238197928 \h </w:instrText>
        </w:r>
        <w:r>
          <w:rPr>
            <w:webHidden/>
          </w:rPr>
        </w:r>
        <w:r>
          <w:rPr>
            <w:webHidden/>
          </w:rPr>
          <w:fldChar w:fldCharType="separate"/>
        </w:r>
        <w:r>
          <w:rPr>
            <w:webHidden/>
          </w:rPr>
          <w:t>324</w:t>
        </w:r>
        <w:r>
          <w:rPr>
            <w:webHidden/>
          </w:rPr>
          <w:fldChar w:fldCharType="end"/>
        </w:r>
      </w:hyperlink>
    </w:p>
    <w:p w14:paraId="50CA886B" w14:textId="77A6BA33" w:rsidR="00097A40" w:rsidRDefault="00097A40">
      <w:pPr>
        <w:pStyle w:val="TOC3"/>
        <w:rPr>
          <w:rFonts w:asciiTheme="minorHAnsi" w:eastAsiaTheme="minorEastAsia" w:hAnsiTheme="minorHAnsi" w:cstheme="minorBidi"/>
          <w:noProof/>
          <w:kern w:val="2"/>
          <w14:ligatures w14:val="standardContextual"/>
        </w:rPr>
      </w:pPr>
      <w:hyperlink w:anchor="_Toc238197929" w:history="1">
        <w:r w:rsidRPr="00811431">
          <w:rPr>
            <w:rStyle w:val="Hyperlink"/>
            <w:noProof/>
          </w:rPr>
          <w:t>§3301.</w:t>
        </w:r>
        <w:r>
          <w:rPr>
            <w:rFonts w:asciiTheme="minorHAnsi" w:eastAsiaTheme="minorEastAsia" w:hAnsiTheme="minorHAnsi" w:cstheme="minorBidi"/>
            <w:noProof/>
            <w:kern w:val="2"/>
            <w14:ligatures w14:val="standardContextual"/>
          </w:rPr>
          <w:tab/>
        </w:r>
        <w:r w:rsidRPr="00811431">
          <w:rPr>
            <w:rStyle w:val="Hyperlink"/>
            <w:noProof/>
          </w:rPr>
          <w:t>Guidelines for Ascertaining the Fair Market Value of Financial Institutions</w:t>
        </w:r>
        <w:r>
          <w:rPr>
            <w:noProof/>
            <w:webHidden/>
          </w:rPr>
          <w:tab/>
        </w:r>
        <w:r>
          <w:rPr>
            <w:noProof/>
            <w:webHidden/>
          </w:rPr>
          <w:fldChar w:fldCharType="begin"/>
        </w:r>
        <w:r>
          <w:rPr>
            <w:noProof/>
            <w:webHidden/>
          </w:rPr>
          <w:instrText xml:space="preserve"> PAGEREF _Toc238197929 \h </w:instrText>
        </w:r>
        <w:r>
          <w:rPr>
            <w:noProof/>
            <w:webHidden/>
          </w:rPr>
        </w:r>
        <w:r>
          <w:rPr>
            <w:noProof/>
            <w:webHidden/>
          </w:rPr>
          <w:fldChar w:fldCharType="separate"/>
        </w:r>
        <w:r>
          <w:rPr>
            <w:noProof/>
            <w:webHidden/>
          </w:rPr>
          <w:t>324</w:t>
        </w:r>
        <w:r>
          <w:rPr>
            <w:noProof/>
            <w:webHidden/>
          </w:rPr>
          <w:fldChar w:fldCharType="end"/>
        </w:r>
      </w:hyperlink>
    </w:p>
    <w:p w14:paraId="04E0470B" w14:textId="212E72C0" w:rsidR="00097A40" w:rsidRDefault="00097A40">
      <w:pPr>
        <w:pStyle w:val="TOC3"/>
        <w:rPr>
          <w:rFonts w:asciiTheme="minorHAnsi" w:eastAsiaTheme="minorEastAsia" w:hAnsiTheme="minorHAnsi" w:cstheme="minorBidi"/>
          <w:noProof/>
          <w:kern w:val="2"/>
          <w14:ligatures w14:val="standardContextual"/>
        </w:rPr>
      </w:pPr>
      <w:hyperlink w:anchor="_Toc238197930" w:history="1">
        <w:r w:rsidRPr="00811431">
          <w:rPr>
            <w:rStyle w:val="Hyperlink"/>
            <w:noProof/>
          </w:rPr>
          <w:t>§3303.</w:t>
        </w:r>
        <w:r>
          <w:rPr>
            <w:rFonts w:asciiTheme="minorHAnsi" w:eastAsiaTheme="minorEastAsia" w:hAnsiTheme="minorHAnsi" w:cstheme="minorBidi"/>
            <w:noProof/>
            <w:kern w:val="2"/>
            <w14:ligatures w14:val="standardContextual"/>
          </w:rPr>
          <w:tab/>
        </w:r>
        <w:r w:rsidRPr="00811431">
          <w:rPr>
            <w:rStyle w:val="Hyperlink"/>
            <w:noProof/>
          </w:rPr>
          <w:t xml:space="preserve">Allocation for Credit Purposes of Assessments Not Directly Attributable to a </w:t>
        </w:r>
        <w:r w:rsidR="00AF136C">
          <w:rPr>
            <w:rStyle w:val="Hyperlink"/>
            <w:noProof/>
          </w:rPr>
          <w:br/>
        </w:r>
        <w:r w:rsidRPr="00811431">
          <w:rPr>
            <w:rStyle w:val="Hyperlink"/>
            <w:noProof/>
          </w:rPr>
          <w:t>Specific Office</w:t>
        </w:r>
        <w:r>
          <w:rPr>
            <w:noProof/>
            <w:webHidden/>
          </w:rPr>
          <w:tab/>
        </w:r>
        <w:r>
          <w:rPr>
            <w:noProof/>
            <w:webHidden/>
          </w:rPr>
          <w:fldChar w:fldCharType="begin"/>
        </w:r>
        <w:r>
          <w:rPr>
            <w:noProof/>
            <w:webHidden/>
          </w:rPr>
          <w:instrText xml:space="preserve"> PAGEREF _Toc238197930 \h </w:instrText>
        </w:r>
        <w:r>
          <w:rPr>
            <w:noProof/>
            <w:webHidden/>
          </w:rPr>
        </w:r>
        <w:r>
          <w:rPr>
            <w:noProof/>
            <w:webHidden/>
          </w:rPr>
          <w:fldChar w:fldCharType="separate"/>
        </w:r>
        <w:r>
          <w:rPr>
            <w:noProof/>
            <w:webHidden/>
          </w:rPr>
          <w:t>324</w:t>
        </w:r>
        <w:r>
          <w:rPr>
            <w:noProof/>
            <w:webHidden/>
          </w:rPr>
          <w:fldChar w:fldCharType="end"/>
        </w:r>
      </w:hyperlink>
    </w:p>
    <w:p w14:paraId="2B122021" w14:textId="5DBE6DE3" w:rsidR="00097A40" w:rsidRDefault="00097A40">
      <w:pPr>
        <w:pStyle w:val="TOC3"/>
        <w:rPr>
          <w:rFonts w:asciiTheme="minorHAnsi" w:eastAsiaTheme="minorEastAsia" w:hAnsiTheme="minorHAnsi" w:cstheme="minorBidi"/>
          <w:noProof/>
          <w:kern w:val="2"/>
          <w14:ligatures w14:val="standardContextual"/>
        </w:rPr>
      </w:pPr>
      <w:hyperlink w:anchor="_Toc238197931" w:history="1">
        <w:r w:rsidRPr="00811431">
          <w:rPr>
            <w:rStyle w:val="Hyperlink"/>
            <w:noProof/>
          </w:rPr>
          <w:t>§3305.</w:t>
        </w:r>
        <w:r>
          <w:rPr>
            <w:rFonts w:asciiTheme="minorHAnsi" w:eastAsiaTheme="minorEastAsia" w:hAnsiTheme="minorHAnsi" w:cstheme="minorBidi"/>
            <w:noProof/>
            <w:kern w:val="2"/>
            <w14:ligatures w14:val="standardContextual"/>
          </w:rPr>
          <w:tab/>
        </w:r>
        <w:r w:rsidRPr="00811431">
          <w:rPr>
            <w:rStyle w:val="Hyperlink"/>
            <w:noProof/>
          </w:rPr>
          <w:t>Listing and Assessing of Stock; Place (Multi-Parish Branch Offices)</w:t>
        </w:r>
        <w:r>
          <w:rPr>
            <w:noProof/>
            <w:webHidden/>
          </w:rPr>
          <w:tab/>
        </w:r>
        <w:r>
          <w:rPr>
            <w:noProof/>
            <w:webHidden/>
          </w:rPr>
          <w:fldChar w:fldCharType="begin"/>
        </w:r>
        <w:r>
          <w:rPr>
            <w:noProof/>
            <w:webHidden/>
          </w:rPr>
          <w:instrText xml:space="preserve"> PAGEREF _Toc238197931 \h </w:instrText>
        </w:r>
        <w:r>
          <w:rPr>
            <w:noProof/>
            <w:webHidden/>
          </w:rPr>
        </w:r>
        <w:r>
          <w:rPr>
            <w:noProof/>
            <w:webHidden/>
          </w:rPr>
          <w:fldChar w:fldCharType="separate"/>
        </w:r>
        <w:r>
          <w:rPr>
            <w:noProof/>
            <w:webHidden/>
          </w:rPr>
          <w:t>325</w:t>
        </w:r>
        <w:r>
          <w:rPr>
            <w:noProof/>
            <w:webHidden/>
          </w:rPr>
          <w:fldChar w:fldCharType="end"/>
        </w:r>
      </w:hyperlink>
    </w:p>
    <w:p w14:paraId="71674F21" w14:textId="7811EED6" w:rsidR="00097A40" w:rsidRDefault="00097A40">
      <w:pPr>
        <w:pStyle w:val="TOC3"/>
        <w:rPr>
          <w:rFonts w:asciiTheme="minorHAnsi" w:eastAsiaTheme="minorEastAsia" w:hAnsiTheme="minorHAnsi" w:cstheme="minorBidi"/>
          <w:noProof/>
          <w:kern w:val="2"/>
          <w14:ligatures w14:val="standardContextual"/>
        </w:rPr>
      </w:pPr>
      <w:hyperlink w:anchor="_Toc238197932" w:history="1">
        <w:r w:rsidRPr="00811431">
          <w:rPr>
            <w:rStyle w:val="Hyperlink"/>
            <w:noProof/>
          </w:rPr>
          <w:t>§3307.</w:t>
        </w:r>
        <w:r>
          <w:rPr>
            <w:rFonts w:asciiTheme="minorHAnsi" w:eastAsiaTheme="minorEastAsia" w:hAnsiTheme="minorHAnsi" w:cstheme="minorBidi"/>
            <w:noProof/>
            <w:kern w:val="2"/>
            <w14:ligatures w14:val="standardContextual"/>
          </w:rPr>
          <w:tab/>
        </w:r>
        <w:r w:rsidRPr="00811431">
          <w:rPr>
            <w:rStyle w:val="Hyperlink"/>
            <w:noProof/>
          </w:rPr>
          <w:t>Methods of Branch Office Allocations</w:t>
        </w:r>
        <w:r>
          <w:rPr>
            <w:noProof/>
            <w:webHidden/>
          </w:rPr>
          <w:tab/>
        </w:r>
        <w:r>
          <w:rPr>
            <w:noProof/>
            <w:webHidden/>
          </w:rPr>
          <w:fldChar w:fldCharType="begin"/>
        </w:r>
        <w:r>
          <w:rPr>
            <w:noProof/>
            <w:webHidden/>
          </w:rPr>
          <w:instrText xml:space="preserve"> PAGEREF _Toc238197932 \h </w:instrText>
        </w:r>
        <w:r>
          <w:rPr>
            <w:noProof/>
            <w:webHidden/>
          </w:rPr>
        </w:r>
        <w:r>
          <w:rPr>
            <w:noProof/>
            <w:webHidden/>
          </w:rPr>
          <w:fldChar w:fldCharType="separate"/>
        </w:r>
        <w:r>
          <w:rPr>
            <w:noProof/>
            <w:webHidden/>
          </w:rPr>
          <w:t>325</w:t>
        </w:r>
        <w:r>
          <w:rPr>
            <w:noProof/>
            <w:webHidden/>
          </w:rPr>
          <w:fldChar w:fldCharType="end"/>
        </w:r>
      </w:hyperlink>
    </w:p>
    <w:p w14:paraId="23538739" w14:textId="3DCF3875" w:rsidR="00097A40" w:rsidRDefault="00097A40">
      <w:pPr>
        <w:pStyle w:val="TOC3"/>
        <w:rPr>
          <w:rFonts w:asciiTheme="minorHAnsi" w:eastAsiaTheme="minorEastAsia" w:hAnsiTheme="minorHAnsi" w:cstheme="minorBidi"/>
          <w:noProof/>
          <w:kern w:val="2"/>
          <w14:ligatures w14:val="standardContextual"/>
        </w:rPr>
      </w:pPr>
      <w:hyperlink w:anchor="_Toc238197933" w:history="1">
        <w:r w:rsidRPr="00811431">
          <w:rPr>
            <w:rStyle w:val="Hyperlink"/>
            <w:noProof/>
          </w:rPr>
          <w:t>§3309.</w:t>
        </w:r>
        <w:r>
          <w:rPr>
            <w:rFonts w:asciiTheme="minorHAnsi" w:eastAsiaTheme="minorEastAsia" w:hAnsiTheme="minorHAnsi" w:cstheme="minorBidi"/>
            <w:noProof/>
            <w:kern w:val="2"/>
            <w14:ligatures w14:val="standardContextual"/>
          </w:rPr>
          <w:tab/>
        </w:r>
        <w:r w:rsidRPr="00811431">
          <w:rPr>
            <w:rStyle w:val="Hyperlink"/>
            <w:noProof/>
          </w:rPr>
          <w:t>Listing and Assessing of Stock; Branch Offices</w:t>
        </w:r>
        <w:r>
          <w:rPr>
            <w:noProof/>
            <w:webHidden/>
          </w:rPr>
          <w:tab/>
        </w:r>
        <w:r>
          <w:rPr>
            <w:noProof/>
            <w:webHidden/>
          </w:rPr>
          <w:fldChar w:fldCharType="begin"/>
        </w:r>
        <w:r>
          <w:rPr>
            <w:noProof/>
            <w:webHidden/>
          </w:rPr>
          <w:instrText xml:space="preserve"> PAGEREF _Toc238197933 \h </w:instrText>
        </w:r>
        <w:r>
          <w:rPr>
            <w:noProof/>
            <w:webHidden/>
          </w:rPr>
        </w:r>
        <w:r>
          <w:rPr>
            <w:noProof/>
            <w:webHidden/>
          </w:rPr>
          <w:fldChar w:fldCharType="separate"/>
        </w:r>
        <w:r>
          <w:rPr>
            <w:noProof/>
            <w:webHidden/>
          </w:rPr>
          <w:t>325</w:t>
        </w:r>
        <w:r>
          <w:rPr>
            <w:noProof/>
            <w:webHidden/>
          </w:rPr>
          <w:fldChar w:fldCharType="end"/>
        </w:r>
      </w:hyperlink>
    </w:p>
    <w:p w14:paraId="56774E47" w14:textId="435BB7E9" w:rsidR="00097A40" w:rsidRDefault="00097A40">
      <w:pPr>
        <w:pStyle w:val="TOC2"/>
        <w:rPr>
          <w:rFonts w:asciiTheme="minorHAnsi" w:eastAsiaTheme="minorEastAsia" w:hAnsiTheme="minorHAnsi" w:cstheme="minorBidi"/>
          <w:bCs w:val="0"/>
          <w:kern w:val="2"/>
          <w14:ligatures w14:val="standardContextual"/>
        </w:rPr>
      </w:pPr>
      <w:hyperlink w:anchor="_Toc238197934" w:history="1">
        <w:r w:rsidRPr="00811431">
          <w:rPr>
            <w:rStyle w:val="Hyperlink"/>
          </w:rPr>
          <w:t>Chapter 35.</w:t>
        </w:r>
        <w:r>
          <w:rPr>
            <w:rFonts w:asciiTheme="minorHAnsi" w:eastAsiaTheme="minorEastAsia" w:hAnsiTheme="minorHAnsi" w:cstheme="minorBidi"/>
            <w:bCs w:val="0"/>
            <w:kern w:val="2"/>
            <w14:ligatures w14:val="standardContextual"/>
          </w:rPr>
          <w:tab/>
        </w:r>
        <w:r w:rsidRPr="00811431">
          <w:rPr>
            <w:rStyle w:val="Hyperlink"/>
          </w:rPr>
          <w:t>Miscellaneous</w:t>
        </w:r>
        <w:r>
          <w:rPr>
            <w:webHidden/>
          </w:rPr>
          <w:tab/>
        </w:r>
        <w:r>
          <w:rPr>
            <w:webHidden/>
          </w:rPr>
          <w:fldChar w:fldCharType="begin"/>
        </w:r>
        <w:r>
          <w:rPr>
            <w:webHidden/>
          </w:rPr>
          <w:instrText xml:space="preserve"> PAGEREF _Toc238197934 \h </w:instrText>
        </w:r>
        <w:r>
          <w:rPr>
            <w:webHidden/>
          </w:rPr>
        </w:r>
        <w:r>
          <w:rPr>
            <w:webHidden/>
          </w:rPr>
          <w:fldChar w:fldCharType="separate"/>
        </w:r>
        <w:r>
          <w:rPr>
            <w:webHidden/>
          </w:rPr>
          <w:t>325</w:t>
        </w:r>
        <w:r>
          <w:rPr>
            <w:webHidden/>
          </w:rPr>
          <w:fldChar w:fldCharType="end"/>
        </w:r>
      </w:hyperlink>
    </w:p>
    <w:p w14:paraId="3A02D8F4" w14:textId="320048A1" w:rsidR="00097A40" w:rsidRDefault="00097A40">
      <w:pPr>
        <w:pStyle w:val="TOC3"/>
        <w:rPr>
          <w:rFonts w:asciiTheme="minorHAnsi" w:eastAsiaTheme="minorEastAsia" w:hAnsiTheme="minorHAnsi" w:cstheme="minorBidi"/>
          <w:noProof/>
          <w:kern w:val="2"/>
          <w14:ligatures w14:val="standardContextual"/>
        </w:rPr>
      </w:pPr>
      <w:hyperlink w:anchor="_Toc238197935" w:history="1">
        <w:r w:rsidRPr="00811431">
          <w:rPr>
            <w:rStyle w:val="Hyperlink"/>
            <w:noProof/>
          </w:rPr>
          <w:t>§3501.</w:t>
        </w:r>
        <w:r>
          <w:rPr>
            <w:rFonts w:asciiTheme="minorHAnsi" w:eastAsiaTheme="minorEastAsia" w:hAnsiTheme="minorHAnsi" w:cstheme="minorBidi"/>
            <w:noProof/>
            <w:kern w:val="2"/>
            <w14:ligatures w14:val="standardContextual"/>
          </w:rPr>
          <w:tab/>
        </w:r>
        <w:r w:rsidRPr="00811431">
          <w:rPr>
            <w:rStyle w:val="Hyperlink"/>
            <w:noProof/>
          </w:rPr>
          <w:t>Service Fees</w:t>
        </w:r>
        <w:r w:rsidRPr="00811431">
          <w:rPr>
            <w:rStyle w:val="Hyperlink"/>
            <w:noProof/>
          </w:rPr>
          <w:sym w:font="Symbol" w:char="F0BE"/>
        </w:r>
        <w:r w:rsidRPr="00811431">
          <w:rPr>
            <w:rStyle w:val="Hyperlink"/>
            <w:noProof/>
          </w:rPr>
          <w:t>Tax Commission</w:t>
        </w:r>
        <w:r>
          <w:rPr>
            <w:noProof/>
            <w:webHidden/>
          </w:rPr>
          <w:tab/>
        </w:r>
        <w:r>
          <w:rPr>
            <w:noProof/>
            <w:webHidden/>
          </w:rPr>
          <w:fldChar w:fldCharType="begin"/>
        </w:r>
        <w:r>
          <w:rPr>
            <w:noProof/>
            <w:webHidden/>
          </w:rPr>
          <w:instrText xml:space="preserve"> PAGEREF _Toc238197935 \h </w:instrText>
        </w:r>
        <w:r>
          <w:rPr>
            <w:noProof/>
            <w:webHidden/>
          </w:rPr>
        </w:r>
        <w:r>
          <w:rPr>
            <w:noProof/>
            <w:webHidden/>
          </w:rPr>
          <w:fldChar w:fldCharType="separate"/>
        </w:r>
        <w:r>
          <w:rPr>
            <w:noProof/>
            <w:webHidden/>
          </w:rPr>
          <w:t>325</w:t>
        </w:r>
        <w:r>
          <w:rPr>
            <w:noProof/>
            <w:webHidden/>
          </w:rPr>
          <w:fldChar w:fldCharType="end"/>
        </w:r>
      </w:hyperlink>
    </w:p>
    <w:p w14:paraId="1A49D658" w14:textId="22137890" w:rsidR="00097A40" w:rsidRDefault="00097A40">
      <w:pPr>
        <w:pStyle w:val="TOC3"/>
        <w:rPr>
          <w:rFonts w:asciiTheme="minorHAnsi" w:eastAsiaTheme="minorEastAsia" w:hAnsiTheme="minorHAnsi" w:cstheme="minorBidi"/>
          <w:noProof/>
          <w:kern w:val="2"/>
          <w14:ligatures w14:val="standardContextual"/>
        </w:rPr>
      </w:pPr>
      <w:hyperlink w:anchor="_Toc238197936" w:history="1">
        <w:r w:rsidRPr="00811431">
          <w:rPr>
            <w:rStyle w:val="Hyperlink"/>
            <w:noProof/>
          </w:rPr>
          <w:t>§3503.</w:t>
        </w:r>
        <w:r>
          <w:rPr>
            <w:rFonts w:asciiTheme="minorHAnsi" w:eastAsiaTheme="minorEastAsia" w:hAnsiTheme="minorHAnsi" w:cstheme="minorBidi"/>
            <w:noProof/>
            <w:kern w:val="2"/>
            <w14:ligatures w14:val="standardContextual"/>
          </w:rPr>
          <w:tab/>
        </w:r>
        <w:r w:rsidRPr="00811431">
          <w:rPr>
            <w:rStyle w:val="Hyperlink"/>
            <w:noProof/>
          </w:rPr>
          <w:t>Homestead Exemptions</w:t>
        </w:r>
        <w:r>
          <w:rPr>
            <w:noProof/>
            <w:webHidden/>
          </w:rPr>
          <w:tab/>
        </w:r>
        <w:r>
          <w:rPr>
            <w:noProof/>
            <w:webHidden/>
          </w:rPr>
          <w:fldChar w:fldCharType="begin"/>
        </w:r>
        <w:r>
          <w:rPr>
            <w:noProof/>
            <w:webHidden/>
          </w:rPr>
          <w:instrText xml:space="preserve"> PAGEREF _Toc238197936 \h </w:instrText>
        </w:r>
        <w:r>
          <w:rPr>
            <w:noProof/>
            <w:webHidden/>
          </w:rPr>
        </w:r>
        <w:r>
          <w:rPr>
            <w:noProof/>
            <w:webHidden/>
          </w:rPr>
          <w:fldChar w:fldCharType="separate"/>
        </w:r>
        <w:r>
          <w:rPr>
            <w:noProof/>
            <w:webHidden/>
          </w:rPr>
          <w:t>326</w:t>
        </w:r>
        <w:r>
          <w:rPr>
            <w:noProof/>
            <w:webHidden/>
          </w:rPr>
          <w:fldChar w:fldCharType="end"/>
        </w:r>
      </w:hyperlink>
    </w:p>
    <w:p w14:paraId="1DB0AF4F" w14:textId="3954542A" w:rsidR="00097A40" w:rsidRDefault="00097A40">
      <w:pPr>
        <w:pStyle w:val="TOC3"/>
        <w:rPr>
          <w:rFonts w:asciiTheme="minorHAnsi" w:eastAsiaTheme="minorEastAsia" w:hAnsiTheme="minorHAnsi" w:cstheme="minorBidi"/>
          <w:noProof/>
          <w:kern w:val="2"/>
          <w14:ligatures w14:val="standardContextual"/>
        </w:rPr>
      </w:pPr>
      <w:hyperlink w:anchor="_Toc238197937" w:history="1">
        <w:r w:rsidRPr="00811431">
          <w:rPr>
            <w:rStyle w:val="Hyperlink"/>
            <w:noProof/>
          </w:rPr>
          <w:t>§3505.</w:t>
        </w:r>
        <w:r>
          <w:rPr>
            <w:rFonts w:asciiTheme="minorHAnsi" w:eastAsiaTheme="minorEastAsia" w:hAnsiTheme="minorHAnsi" w:cstheme="minorBidi"/>
            <w:noProof/>
            <w:kern w:val="2"/>
            <w14:ligatures w14:val="standardContextual"/>
          </w:rPr>
          <w:tab/>
        </w:r>
        <w:r w:rsidRPr="00811431">
          <w:rPr>
            <w:rStyle w:val="Hyperlink"/>
            <w:noProof/>
          </w:rPr>
          <w:t>Housing for the Homeless</w:t>
        </w:r>
        <w:r>
          <w:rPr>
            <w:noProof/>
            <w:webHidden/>
          </w:rPr>
          <w:tab/>
        </w:r>
        <w:r>
          <w:rPr>
            <w:noProof/>
            <w:webHidden/>
          </w:rPr>
          <w:fldChar w:fldCharType="begin"/>
        </w:r>
        <w:r>
          <w:rPr>
            <w:noProof/>
            <w:webHidden/>
          </w:rPr>
          <w:instrText xml:space="preserve"> PAGEREF _Toc238197937 \h </w:instrText>
        </w:r>
        <w:r>
          <w:rPr>
            <w:noProof/>
            <w:webHidden/>
          </w:rPr>
        </w:r>
        <w:r>
          <w:rPr>
            <w:noProof/>
            <w:webHidden/>
          </w:rPr>
          <w:fldChar w:fldCharType="separate"/>
        </w:r>
        <w:r>
          <w:rPr>
            <w:noProof/>
            <w:webHidden/>
          </w:rPr>
          <w:t>326</w:t>
        </w:r>
        <w:r>
          <w:rPr>
            <w:noProof/>
            <w:webHidden/>
          </w:rPr>
          <w:fldChar w:fldCharType="end"/>
        </w:r>
      </w:hyperlink>
    </w:p>
    <w:p w14:paraId="1E422C2A" w14:textId="36F135F5" w:rsidR="00097A40" w:rsidRDefault="00097A40">
      <w:pPr>
        <w:pStyle w:val="TOC3"/>
        <w:rPr>
          <w:rFonts w:asciiTheme="minorHAnsi" w:eastAsiaTheme="minorEastAsia" w:hAnsiTheme="minorHAnsi" w:cstheme="minorBidi"/>
          <w:noProof/>
          <w:kern w:val="2"/>
          <w14:ligatures w14:val="standardContextual"/>
        </w:rPr>
      </w:pPr>
      <w:hyperlink w:anchor="_Toc238197938" w:history="1">
        <w:r w:rsidRPr="00811431">
          <w:rPr>
            <w:rStyle w:val="Hyperlink"/>
            <w:noProof/>
          </w:rPr>
          <w:t>§3507.</w:t>
        </w:r>
        <w:r>
          <w:rPr>
            <w:rFonts w:asciiTheme="minorHAnsi" w:eastAsiaTheme="minorEastAsia" w:hAnsiTheme="minorHAnsi" w:cstheme="minorBidi"/>
            <w:noProof/>
            <w:kern w:val="2"/>
            <w14:ligatures w14:val="standardContextual"/>
          </w:rPr>
          <w:tab/>
        </w:r>
        <w:r w:rsidRPr="00811431">
          <w:rPr>
            <w:rStyle w:val="Hyperlink"/>
            <w:noProof/>
          </w:rPr>
          <w:t>Claim for Taxes Paid in Error</w:t>
        </w:r>
        <w:r>
          <w:rPr>
            <w:noProof/>
            <w:webHidden/>
          </w:rPr>
          <w:tab/>
        </w:r>
        <w:r>
          <w:rPr>
            <w:noProof/>
            <w:webHidden/>
          </w:rPr>
          <w:fldChar w:fldCharType="begin"/>
        </w:r>
        <w:r>
          <w:rPr>
            <w:noProof/>
            <w:webHidden/>
          </w:rPr>
          <w:instrText xml:space="preserve"> PAGEREF _Toc238197938 \h </w:instrText>
        </w:r>
        <w:r>
          <w:rPr>
            <w:noProof/>
            <w:webHidden/>
          </w:rPr>
        </w:r>
        <w:r>
          <w:rPr>
            <w:noProof/>
            <w:webHidden/>
          </w:rPr>
          <w:fldChar w:fldCharType="separate"/>
        </w:r>
        <w:r>
          <w:rPr>
            <w:noProof/>
            <w:webHidden/>
          </w:rPr>
          <w:t>326</w:t>
        </w:r>
        <w:r>
          <w:rPr>
            <w:noProof/>
            <w:webHidden/>
          </w:rPr>
          <w:fldChar w:fldCharType="end"/>
        </w:r>
      </w:hyperlink>
    </w:p>
    <w:p w14:paraId="6BA4FF27" w14:textId="1890EE79" w:rsidR="00097A40" w:rsidRDefault="00097A40">
      <w:pPr>
        <w:pStyle w:val="TOC3"/>
        <w:rPr>
          <w:rFonts w:asciiTheme="minorHAnsi" w:eastAsiaTheme="minorEastAsia" w:hAnsiTheme="minorHAnsi" w:cstheme="minorBidi"/>
          <w:noProof/>
          <w:kern w:val="2"/>
          <w14:ligatures w14:val="standardContextual"/>
        </w:rPr>
      </w:pPr>
      <w:hyperlink w:anchor="_Toc238197939" w:history="1">
        <w:r w:rsidRPr="00811431">
          <w:rPr>
            <w:rStyle w:val="Hyperlink"/>
            <w:noProof/>
          </w:rPr>
          <w:t>§3509.</w:t>
        </w:r>
        <w:r>
          <w:rPr>
            <w:rFonts w:asciiTheme="minorHAnsi" w:eastAsiaTheme="minorEastAsia" w:hAnsiTheme="minorHAnsi" w:cstheme="minorBidi"/>
            <w:noProof/>
            <w:kern w:val="2"/>
            <w14:ligatures w14:val="standardContextual"/>
          </w:rPr>
          <w:tab/>
        </w:r>
        <w:r w:rsidRPr="00811431">
          <w:rPr>
            <w:rStyle w:val="Hyperlink"/>
            <w:noProof/>
          </w:rPr>
          <w:t>Tulane University</w:t>
        </w:r>
        <w:r w:rsidRPr="00811431">
          <w:rPr>
            <w:rStyle w:val="Hyperlink"/>
            <w:iCs/>
            <w:noProof/>
          </w:rPr>
          <w:t>―</w:t>
        </w:r>
        <w:r w:rsidRPr="00811431">
          <w:rPr>
            <w:rStyle w:val="Hyperlink"/>
            <w:noProof/>
          </w:rPr>
          <w:t>Exemption Allocation Regulation</w:t>
        </w:r>
        <w:r>
          <w:rPr>
            <w:noProof/>
            <w:webHidden/>
          </w:rPr>
          <w:tab/>
        </w:r>
        <w:r>
          <w:rPr>
            <w:noProof/>
            <w:webHidden/>
          </w:rPr>
          <w:fldChar w:fldCharType="begin"/>
        </w:r>
        <w:r>
          <w:rPr>
            <w:noProof/>
            <w:webHidden/>
          </w:rPr>
          <w:instrText xml:space="preserve"> PAGEREF _Toc238197939 \h </w:instrText>
        </w:r>
        <w:r>
          <w:rPr>
            <w:noProof/>
            <w:webHidden/>
          </w:rPr>
        </w:r>
        <w:r>
          <w:rPr>
            <w:noProof/>
            <w:webHidden/>
          </w:rPr>
          <w:fldChar w:fldCharType="separate"/>
        </w:r>
        <w:r>
          <w:rPr>
            <w:noProof/>
            <w:webHidden/>
          </w:rPr>
          <w:t>328</w:t>
        </w:r>
        <w:r>
          <w:rPr>
            <w:noProof/>
            <w:webHidden/>
          </w:rPr>
          <w:fldChar w:fldCharType="end"/>
        </w:r>
      </w:hyperlink>
    </w:p>
    <w:p w14:paraId="33DD6857" w14:textId="66A319A5" w:rsidR="00097A40" w:rsidRDefault="00097A40">
      <w:pPr>
        <w:pStyle w:val="TOC3"/>
        <w:rPr>
          <w:rFonts w:asciiTheme="minorHAnsi" w:eastAsiaTheme="minorEastAsia" w:hAnsiTheme="minorHAnsi" w:cstheme="minorBidi"/>
          <w:noProof/>
          <w:kern w:val="2"/>
          <w14:ligatures w14:val="standardContextual"/>
        </w:rPr>
      </w:pPr>
      <w:hyperlink w:anchor="_Toc238197940" w:history="1">
        <w:r w:rsidRPr="00811431">
          <w:rPr>
            <w:rStyle w:val="Hyperlink"/>
            <w:noProof/>
          </w:rPr>
          <w:t>§3511.</w:t>
        </w:r>
        <w:r>
          <w:rPr>
            <w:rFonts w:asciiTheme="minorHAnsi" w:eastAsiaTheme="minorEastAsia" w:hAnsiTheme="minorHAnsi" w:cstheme="minorBidi"/>
            <w:noProof/>
            <w:kern w:val="2"/>
            <w14:ligatures w14:val="standardContextual"/>
          </w:rPr>
          <w:tab/>
        </w:r>
        <w:r w:rsidRPr="00811431">
          <w:rPr>
            <w:rStyle w:val="Hyperlink"/>
            <w:noProof/>
          </w:rPr>
          <w:t>Tulane University―Purpose</w:t>
        </w:r>
        <w:r>
          <w:rPr>
            <w:noProof/>
            <w:webHidden/>
          </w:rPr>
          <w:tab/>
        </w:r>
        <w:r>
          <w:rPr>
            <w:noProof/>
            <w:webHidden/>
          </w:rPr>
          <w:fldChar w:fldCharType="begin"/>
        </w:r>
        <w:r>
          <w:rPr>
            <w:noProof/>
            <w:webHidden/>
          </w:rPr>
          <w:instrText xml:space="preserve"> PAGEREF _Toc238197940 \h </w:instrText>
        </w:r>
        <w:r>
          <w:rPr>
            <w:noProof/>
            <w:webHidden/>
          </w:rPr>
        </w:r>
        <w:r>
          <w:rPr>
            <w:noProof/>
            <w:webHidden/>
          </w:rPr>
          <w:fldChar w:fldCharType="separate"/>
        </w:r>
        <w:r>
          <w:rPr>
            <w:noProof/>
            <w:webHidden/>
          </w:rPr>
          <w:t>328</w:t>
        </w:r>
        <w:r>
          <w:rPr>
            <w:noProof/>
            <w:webHidden/>
          </w:rPr>
          <w:fldChar w:fldCharType="end"/>
        </w:r>
      </w:hyperlink>
    </w:p>
    <w:p w14:paraId="4FF89E1B" w14:textId="3784D483" w:rsidR="00097A40" w:rsidRDefault="00097A40">
      <w:pPr>
        <w:pStyle w:val="TOC3"/>
        <w:rPr>
          <w:rFonts w:asciiTheme="minorHAnsi" w:eastAsiaTheme="minorEastAsia" w:hAnsiTheme="minorHAnsi" w:cstheme="minorBidi"/>
          <w:noProof/>
          <w:kern w:val="2"/>
          <w14:ligatures w14:val="standardContextual"/>
        </w:rPr>
      </w:pPr>
      <w:hyperlink w:anchor="_Toc238197941" w:history="1">
        <w:r w:rsidRPr="00811431">
          <w:rPr>
            <w:rStyle w:val="Hyperlink"/>
            <w:noProof/>
          </w:rPr>
          <w:t>§3513.</w:t>
        </w:r>
        <w:r>
          <w:rPr>
            <w:rFonts w:asciiTheme="minorHAnsi" w:eastAsiaTheme="minorEastAsia" w:hAnsiTheme="minorHAnsi" w:cstheme="minorBidi"/>
            <w:noProof/>
            <w:kern w:val="2"/>
            <w14:ligatures w14:val="standardContextual"/>
          </w:rPr>
          <w:tab/>
        </w:r>
        <w:r w:rsidRPr="00811431">
          <w:rPr>
            <w:rStyle w:val="Hyperlink"/>
            <w:noProof/>
          </w:rPr>
          <w:t>Tulane University―Definitions</w:t>
        </w:r>
        <w:r>
          <w:rPr>
            <w:noProof/>
            <w:webHidden/>
          </w:rPr>
          <w:tab/>
        </w:r>
        <w:r>
          <w:rPr>
            <w:noProof/>
            <w:webHidden/>
          </w:rPr>
          <w:fldChar w:fldCharType="begin"/>
        </w:r>
        <w:r>
          <w:rPr>
            <w:noProof/>
            <w:webHidden/>
          </w:rPr>
          <w:instrText xml:space="preserve"> PAGEREF _Toc238197941 \h </w:instrText>
        </w:r>
        <w:r>
          <w:rPr>
            <w:noProof/>
            <w:webHidden/>
          </w:rPr>
        </w:r>
        <w:r>
          <w:rPr>
            <w:noProof/>
            <w:webHidden/>
          </w:rPr>
          <w:fldChar w:fldCharType="separate"/>
        </w:r>
        <w:r>
          <w:rPr>
            <w:noProof/>
            <w:webHidden/>
          </w:rPr>
          <w:t>329</w:t>
        </w:r>
        <w:r>
          <w:rPr>
            <w:noProof/>
            <w:webHidden/>
          </w:rPr>
          <w:fldChar w:fldCharType="end"/>
        </w:r>
      </w:hyperlink>
    </w:p>
    <w:p w14:paraId="0FD65D1C" w14:textId="19E9886E" w:rsidR="00097A40" w:rsidRDefault="00097A40">
      <w:pPr>
        <w:pStyle w:val="TOC3"/>
        <w:rPr>
          <w:rFonts w:asciiTheme="minorHAnsi" w:eastAsiaTheme="minorEastAsia" w:hAnsiTheme="minorHAnsi" w:cstheme="minorBidi"/>
          <w:noProof/>
          <w:kern w:val="2"/>
          <w14:ligatures w14:val="standardContextual"/>
        </w:rPr>
      </w:pPr>
      <w:hyperlink w:anchor="_Toc238197942" w:history="1">
        <w:r w:rsidRPr="00811431">
          <w:rPr>
            <w:rStyle w:val="Hyperlink"/>
            <w:noProof/>
          </w:rPr>
          <w:t>§3515.</w:t>
        </w:r>
        <w:r>
          <w:rPr>
            <w:rFonts w:asciiTheme="minorHAnsi" w:eastAsiaTheme="minorEastAsia" w:hAnsiTheme="minorHAnsi" w:cstheme="minorBidi"/>
            <w:noProof/>
            <w:kern w:val="2"/>
            <w14:ligatures w14:val="standardContextual"/>
          </w:rPr>
          <w:tab/>
        </w:r>
        <w:r w:rsidRPr="00811431">
          <w:rPr>
            <w:rStyle w:val="Hyperlink"/>
            <w:noProof/>
          </w:rPr>
          <w:t>General Rule</w:t>
        </w:r>
        <w:r>
          <w:rPr>
            <w:noProof/>
            <w:webHidden/>
          </w:rPr>
          <w:tab/>
        </w:r>
        <w:r>
          <w:rPr>
            <w:noProof/>
            <w:webHidden/>
          </w:rPr>
          <w:fldChar w:fldCharType="begin"/>
        </w:r>
        <w:r>
          <w:rPr>
            <w:noProof/>
            <w:webHidden/>
          </w:rPr>
          <w:instrText xml:space="preserve"> PAGEREF _Toc238197942 \h </w:instrText>
        </w:r>
        <w:r>
          <w:rPr>
            <w:noProof/>
            <w:webHidden/>
          </w:rPr>
        </w:r>
        <w:r>
          <w:rPr>
            <w:noProof/>
            <w:webHidden/>
          </w:rPr>
          <w:fldChar w:fldCharType="separate"/>
        </w:r>
        <w:r>
          <w:rPr>
            <w:noProof/>
            <w:webHidden/>
          </w:rPr>
          <w:t>329</w:t>
        </w:r>
        <w:r>
          <w:rPr>
            <w:noProof/>
            <w:webHidden/>
          </w:rPr>
          <w:fldChar w:fldCharType="end"/>
        </w:r>
      </w:hyperlink>
    </w:p>
    <w:p w14:paraId="2DBEB2D8" w14:textId="07D0C32F" w:rsidR="00097A40" w:rsidRDefault="00097A40">
      <w:pPr>
        <w:pStyle w:val="TOC3"/>
        <w:rPr>
          <w:rFonts w:asciiTheme="minorHAnsi" w:eastAsiaTheme="minorEastAsia" w:hAnsiTheme="minorHAnsi" w:cstheme="minorBidi"/>
          <w:noProof/>
          <w:kern w:val="2"/>
          <w14:ligatures w14:val="standardContextual"/>
        </w:rPr>
      </w:pPr>
      <w:hyperlink w:anchor="_Toc238197943" w:history="1">
        <w:r w:rsidRPr="00811431">
          <w:rPr>
            <w:rStyle w:val="Hyperlink"/>
            <w:noProof/>
          </w:rPr>
          <w:t>§3517.</w:t>
        </w:r>
        <w:r>
          <w:rPr>
            <w:rFonts w:asciiTheme="minorHAnsi" w:eastAsiaTheme="minorEastAsia" w:hAnsiTheme="minorHAnsi" w:cstheme="minorBidi"/>
            <w:noProof/>
            <w:kern w:val="2"/>
            <w14:ligatures w14:val="standardContextual"/>
          </w:rPr>
          <w:tab/>
        </w:r>
        <w:r w:rsidRPr="00811431">
          <w:rPr>
            <w:rStyle w:val="Hyperlink"/>
            <w:noProof/>
          </w:rPr>
          <w:t>Tulane University―Reporting and Valuation Procedure</w:t>
        </w:r>
        <w:r>
          <w:rPr>
            <w:noProof/>
            <w:webHidden/>
          </w:rPr>
          <w:tab/>
        </w:r>
        <w:r>
          <w:rPr>
            <w:noProof/>
            <w:webHidden/>
          </w:rPr>
          <w:fldChar w:fldCharType="begin"/>
        </w:r>
        <w:r>
          <w:rPr>
            <w:noProof/>
            <w:webHidden/>
          </w:rPr>
          <w:instrText xml:space="preserve"> PAGEREF _Toc238197943 \h </w:instrText>
        </w:r>
        <w:r>
          <w:rPr>
            <w:noProof/>
            <w:webHidden/>
          </w:rPr>
        </w:r>
        <w:r>
          <w:rPr>
            <w:noProof/>
            <w:webHidden/>
          </w:rPr>
          <w:fldChar w:fldCharType="separate"/>
        </w:r>
        <w:r>
          <w:rPr>
            <w:noProof/>
            <w:webHidden/>
          </w:rPr>
          <w:t>330</w:t>
        </w:r>
        <w:r>
          <w:rPr>
            <w:noProof/>
            <w:webHidden/>
          </w:rPr>
          <w:fldChar w:fldCharType="end"/>
        </w:r>
      </w:hyperlink>
    </w:p>
    <w:p w14:paraId="07DFE0BD" w14:textId="21283F77" w:rsidR="00097A40" w:rsidRDefault="00097A40">
      <w:pPr>
        <w:pStyle w:val="TOC3"/>
        <w:rPr>
          <w:rFonts w:asciiTheme="minorHAnsi" w:eastAsiaTheme="minorEastAsia" w:hAnsiTheme="minorHAnsi" w:cstheme="minorBidi"/>
          <w:noProof/>
          <w:kern w:val="2"/>
          <w14:ligatures w14:val="standardContextual"/>
        </w:rPr>
      </w:pPr>
      <w:hyperlink w:anchor="_Toc238197944" w:history="1">
        <w:r w:rsidRPr="00811431">
          <w:rPr>
            <w:rStyle w:val="Hyperlink"/>
            <w:noProof/>
          </w:rPr>
          <w:t>§3519.</w:t>
        </w:r>
        <w:r>
          <w:rPr>
            <w:rFonts w:asciiTheme="minorHAnsi" w:eastAsiaTheme="minorEastAsia" w:hAnsiTheme="minorHAnsi" w:cstheme="minorBidi"/>
            <w:noProof/>
            <w:kern w:val="2"/>
            <w14:ligatures w14:val="standardContextual"/>
          </w:rPr>
          <w:tab/>
        </w:r>
        <w:r w:rsidRPr="00811431">
          <w:rPr>
            <w:rStyle w:val="Hyperlink"/>
            <w:noProof/>
          </w:rPr>
          <w:t>Tulane University―Allocation Formula</w:t>
        </w:r>
        <w:r>
          <w:rPr>
            <w:noProof/>
            <w:webHidden/>
          </w:rPr>
          <w:tab/>
        </w:r>
        <w:r>
          <w:rPr>
            <w:noProof/>
            <w:webHidden/>
          </w:rPr>
          <w:fldChar w:fldCharType="begin"/>
        </w:r>
        <w:r>
          <w:rPr>
            <w:noProof/>
            <w:webHidden/>
          </w:rPr>
          <w:instrText xml:space="preserve"> PAGEREF _Toc238197944 \h </w:instrText>
        </w:r>
        <w:r>
          <w:rPr>
            <w:noProof/>
            <w:webHidden/>
          </w:rPr>
        </w:r>
        <w:r>
          <w:rPr>
            <w:noProof/>
            <w:webHidden/>
          </w:rPr>
          <w:fldChar w:fldCharType="separate"/>
        </w:r>
        <w:r>
          <w:rPr>
            <w:noProof/>
            <w:webHidden/>
          </w:rPr>
          <w:t>331</w:t>
        </w:r>
        <w:r>
          <w:rPr>
            <w:noProof/>
            <w:webHidden/>
          </w:rPr>
          <w:fldChar w:fldCharType="end"/>
        </w:r>
      </w:hyperlink>
    </w:p>
    <w:p w14:paraId="32BD6517" w14:textId="3DA2CF64" w:rsidR="00097A40" w:rsidRDefault="00097A40">
      <w:pPr>
        <w:pStyle w:val="TOC3"/>
        <w:rPr>
          <w:rFonts w:asciiTheme="minorHAnsi" w:eastAsiaTheme="minorEastAsia" w:hAnsiTheme="minorHAnsi" w:cstheme="minorBidi"/>
          <w:noProof/>
          <w:kern w:val="2"/>
          <w14:ligatures w14:val="standardContextual"/>
        </w:rPr>
      </w:pPr>
      <w:hyperlink w:anchor="_Toc238197945" w:history="1">
        <w:r w:rsidRPr="00811431">
          <w:rPr>
            <w:rStyle w:val="Hyperlink"/>
            <w:noProof/>
          </w:rPr>
          <w:t>§3521.</w:t>
        </w:r>
        <w:r>
          <w:rPr>
            <w:rFonts w:asciiTheme="minorHAnsi" w:eastAsiaTheme="minorEastAsia" w:hAnsiTheme="minorHAnsi" w:cstheme="minorBidi"/>
            <w:noProof/>
            <w:kern w:val="2"/>
            <w14:ligatures w14:val="standardContextual"/>
          </w:rPr>
          <w:tab/>
        </w:r>
        <w:r w:rsidRPr="00811431">
          <w:rPr>
            <w:rStyle w:val="Hyperlink"/>
            <w:noProof/>
          </w:rPr>
          <w:t>Tulane University―Allocation Report</w:t>
        </w:r>
        <w:r>
          <w:rPr>
            <w:noProof/>
            <w:webHidden/>
          </w:rPr>
          <w:tab/>
        </w:r>
        <w:r>
          <w:rPr>
            <w:noProof/>
            <w:webHidden/>
          </w:rPr>
          <w:fldChar w:fldCharType="begin"/>
        </w:r>
        <w:r>
          <w:rPr>
            <w:noProof/>
            <w:webHidden/>
          </w:rPr>
          <w:instrText xml:space="preserve"> PAGEREF _Toc238197945 \h </w:instrText>
        </w:r>
        <w:r>
          <w:rPr>
            <w:noProof/>
            <w:webHidden/>
          </w:rPr>
        </w:r>
        <w:r>
          <w:rPr>
            <w:noProof/>
            <w:webHidden/>
          </w:rPr>
          <w:fldChar w:fldCharType="separate"/>
        </w:r>
        <w:r>
          <w:rPr>
            <w:noProof/>
            <w:webHidden/>
          </w:rPr>
          <w:t>331</w:t>
        </w:r>
        <w:r>
          <w:rPr>
            <w:noProof/>
            <w:webHidden/>
          </w:rPr>
          <w:fldChar w:fldCharType="end"/>
        </w:r>
      </w:hyperlink>
    </w:p>
    <w:p w14:paraId="26DBE033" w14:textId="1F593FC2" w:rsidR="00097A40" w:rsidRDefault="00097A40">
      <w:pPr>
        <w:pStyle w:val="TOC3"/>
        <w:rPr>
          <w:rFonts w:asciiTheme="minorHAnsi" w:eastAsiaTheme="minorEastAsia" w:hAnsiTheme="minorHAnsi" w:cstheme="minorBidi"/>
          <w:noProof/>
          <w:kern w:val="2"/>
          <w14:ligatures w14:val="standardContextual"/>
        </w:rPr>
      </w:pPr>
      <w:hyperlink w:anchor="_Toc238197946" w:history="1">
        <w:r w:rsidRPr="00811431">
          <w:rPr>
            <w:rStyle w:val="Hyperlink"/>
            <w:noProof/>
          </w:rPr>
          <w:t>§3523.</w:t>
        </w:r>
        <w:r>
          <w:rPr>
            <w:rFonts w:asciiTheme="minorHAnsi" w:eastAsiaTheme="minorEastAsia" w:hAnsiTheme="minorHAnsi" w:cstheme="minorBidi"/>
            <w:noProof/>
            <w:kern w:val="2"/>
            <w14:ligatures w14:val="standardContextual"/>
          </w:rPr>
          <w:tab/>
        </w:r>
        <w:r w:rsidRPr="00811431">
          <w:rPr>
            <w:rStyle w:val="Hyperlink"/>
            <w:noProof/>
          </w:rPr>
          <w:t>Tulane University―Forms</w:t>
        </w:r>
        <w:r>
          <w:rPr>
            <w:noProof/>
            <w:webHidden/>
          </w:rPr>
          <w:tab/>
        </w:r>
        <w:r>
          <w:rPr>
            <w:noProof/>
            <w:webHidden/>
          </w:rPr>
          <w:fldChar w:fldCharType="begin"/>
        </w:r>
        <w:r>
          <w:rPr>
            <w:noProof/>
            <w:webHidden/>
          </w:rPr>
          <w:instrText xml:space="preserve"> PAGEREF _Toc238197946 \h </w:instrText>
        </w:r>
        <w:r>
          <w:rPr>
            <w:noProof/>
            <w:webHidden/>
          </w:rPr>
        </w:r>
        <w:r>
          <w:rPr>
            <w:noProof/>
            <w:webHidden/>
          </w:rPr>
          <w:fldChar w:fldCharType="separate"/>
        </w:r>
        <w:r>
          <w:rPr>
            <w:noProof/>
            <w:webHidden/>
          </w:rPr>
          <w:t>331</w:t>
        </w:r>
        <w:r>
          <w:rPr>
            <w:noProof/>
            <w:webHidden/>
          </w:rPr>
          <w:fldChar w:fldCharType="end"/>
        </w:r>
      </w:hyperlink>
    </w:p>
    <w:p w14:paraId="5C34CAE2" w14:textId="0DF4F570" w:rsidR="00097A40" w:rsidRDefault="00097A40">
      <w:pPr>
        <w:pStyle w:val="TOC3"/>
        <w:rPr>
          <w:rFonts w:asciiTheme="minorHAnsi" w:eastAsiaTheme="minorEastAsia" w:hAnsiTheme="minorHAnsi" w:cstheme="minorBidi"/>
          <w:noProof/>
          <w:kern w:val="2"/>
          <w14:ligatures w14:val="standardContextual"/>
        </w:rPr>
      </w:pPr>
      <w:hyperlink w:anchor="_Toc238197947" w:history="1">
        <w:r w:rsidRPr="00811431">
          <w:rPr>
            <w:rStyle w:val="Hyperlink"/>
            <w:noProof/>
          </w:rPr>
          <w:t>§3525.</w:t>
        </w:r>
        <w:r>
          <w:rPr>
            <w:rFonts w:asciiTheme="minorHAnsi" w:eastAsiaTheme="minorEastAsia" w:hAnsiTheme="minorHAnsi" w:cstheme="minorBidi"/>
            <w:noProof/>
            <w:kern w:val="2"/>
            <w14:ligatures w14:val="standardContextual"/>
          </w:rPr>
          <w:tab/>
        </w:r>
        <w:r w:rsidRPr="00811431">
          <w:rPr>
            <w:rStyle w:val="Hyperlink"/>
            <w:noProof/>
          </w:rPr>
          <w:t xml:space="preserve">Reporting of Certain Property Assessments by Assessors and </w:t>
        </w:r>
        <w:r w:rsidR="00AF136C">
          <w:rPr>
            <w:rStyle w:val="Hyperlink"/>
            <w:noProof/>
          </w:rPr>
          <w:br/>
        </w:r>
        <w:r w:rsidRPr="00811431">
          <w:rPr>
            <w:rStyle w:val="Hyperlink"/>
            <w:noProof/>
          </w:rPr>
          <w:t>Louisiana Tax Commission Members</w:t>
        </w:r>
        <w:r>
          <w:rPr>
            <w:noProof/>
            <w:webHidden/>
          </w:rPr>
          <w:tab/>
        </w:r>
        <w:r>
          <w:rPr>
            <w:noProof/>
            <w:webHidden/>
          </w:rPr>
          <w:fldChar w:fldCharType="begin"/>
        </w:r>
        <w:r>
          <w:rPr>
            <w:noProof/>
            <w:webHidden/>
          </w:rPr>
          <w:instrText xml:space="preserve"> PAGEREF _Toc238197947 \h </w:instrText>
        </w:r>
        <w:r>
          <w:rPr>
            <w:noProof/>
            <w:webHidden/>
          </w:rPr>
        </w:r>
        <w:r>
          <w:rPr>
            <w:noProof/>
            <w:webHidden/>
          </w:rPr>
          <w:fldChar w:fldCharType="separate"/>
        </w:r>
        <w:r>
          <w:rPr>
            <w:noProof/>
            <w:webHidden/>
          </w:rPr>
          <w:t>331</w:t>
        </w:r>
        <w:r>
          <w:rPr>
            <w:noProof/>
            <w:webHidden/>
          </w:rPr>
          <w:fldChar w:fldCharType="end"/>
        </w:r>
      </w:hyperlink>
    </w:p>
    <w:p w14:paraId="70582F71" w14:textId="661645A3" w:rsidR="00097A40" w:rsidRDefault="00097A40">
      <w:pPr>
        <w:pStyle w:val="TOC2"/>
        <w:rPr>
          <w:rFonts w:asciiTheme="minorHAnsi" w:eastAsiaTheme="minorEastAsia" w:hAnsiTheme="minorHAnsi" w:cstheme="minorBidi"/>
          <w:bCs w:val="0"/>
          <w:kern w:val="2"/>
          <w14:ligatures w14:val="standardContextual"/>
        </w:rPr>
      </w:pPr>
      <w:hyperlink w:anchor="_Toc238197948" w:history="1">
        <w:r w:rsidRPr="00811431">
          <w:rPr>
            <w:rStyle w:val="Hyperlink"/>
          </w:rPr>
          <w:t>Chapter 37.</w:t>
        </w:r>
        <w:r>
          <w:rPr>
            <w:rFonts w:asciiTheme="minorHAnsi" w:eastAsiaTheme="minorEastAsia" w:hAnsiTheme="minorHAnsi" w:cstheme="minorBidi"/>
            <w:bCs w:val="0"/>
            <w:kern w:val="2"/>
            <w14:ligatures w14:val="standardContextual"/>
          </w:rPr>
          <w:tab/>
        </w:r>
        <w:r w:rsidRPr="00811431">
          <w:rPr>
            <w:rStyle w:val="Hyperlink"/>
          </w:rPr>
          <w:t>Reassessment Guidelines Pursuant to R.S. 47.1978 and 1978.1</w:t>
        </w:r>
        <w:r>
          <w:rPr>
            <w:webHidden/>
          </w:rPr>
          <w:tab/>
        </w:r>
        <w:r>
          <w:rPr>
            <w:webHidden/>
          </w:rPr>
          <w:fldChar w:fldCharType="begin"/>
        </w:r>
        <w:r>
          <w:rPr>
            <w:webHidden/>
          </w:rPr>
          <w:instrText xml:space="preserve"> PAGEREF _Toc238197948 \h </w:instrText>
        </w:r>
        <w:r>
          <w:rPr>
            <w:webHidden/>
          </w:rPr>
        </w:r>
        <w:r>
          <w:rPr>
            <w:webHidden/>
          </w:rPr>
          <w:fldChar w:fldCharType="separate"/>
        </w:r>
        <w:r>
          <w:rPr>
            <w:webHidden/>
          </w:rPr>
          <w:t>332</w:t>
        </w:r>
        <w:r>
          <w:rPr>
            <w:webHidden/>
          </w:rPr>
          <w:fldChar w:fldCharType="end"/>
        </w:r>
      </w:hyperlink>
    </w:p>
    <w:p w14:paraId="0220FF1C" w14:textId="15E6C7DC" w:rsidR="00097A40" w:rsidRDefault="00097A40">
      <w:pPr>
        <w:pStyle w:val="TOC3"/>
        <w:rPr>
          <w:rFonts w:asciiTheme="minorHAnsi" w:eastAsiaTheme="minorEastAsia" w:hAnsiTheme="minorHAnsi" w:cstheme="minorBidi"/>
          <w:noProof/>
          <w:kern w:val="2"/>
          <w14:ligatures w14:val="standardContextual"/>
        </w:rPr>
      </w:pPr>
      <w:hyperlink w:anchor="_Toc238197949" w:history="1">
        <w:r w:rsidRPr="00811431">
          <w:rPr>
            <w:rStyle w:val="Hyperlink"/>
            <w:noProof/>
          </w:rPr>
          <w:t>§3701.</w:t>
        </w:r>
        <w:r>
          <w:rPr>
            <w:rFonts w:asciiTheme="minorHAnsi" w:eastAsiaTheme="minorEastAsia" w:hAnsiTheme="minorHAnsi" w:cstheme="minorBidi"/>
            <w:noProof/>
            <w:kern w:val="2"/>
            <w14:ligatures w14:val="standardContextual"/>
          </w:rPr>
          <w:tab/>
        </w:r>
        <w:r w:rsidRPr="00811431">
          <w:rPr>
            <w:rStyle w:val="Hyperlink"/>
            <w:noProof/>
          </w:rPr>
          <w:t>Listing and Assessing of Overflowed Lands</w:t>
        </w:r>
        <w:r>
          <w:rPr>
            <w:noProof/>
            <w:webHidden/>
          </w:rPr>
          <w:tab/>
        </w:r>
        <w:r>
          <w:rPr>
            <w:noProof/>
            <w:webHidden/>
          </w:rPr>
          <w:fldChar w:fldCharType="begin"/>
        </w:r>
        <w:r>
          <w:rPr>
            <w:noProof/>
            <w:webHidden/>
          </w:rPr>
          <w:instrText xml:space="preserve"> PAGEREF _Toc238197949 \h </w:instrText>
        </w:r>
        <w:r>
          <w:rPr>
            <w:noProof/>
            <w:webHidden/>
          </w:rPr>
        </w:r>
        <w:r>
          <w:rPr>
            <w:noProof/>
            <w:webHidden/>
          </w:rPr>
          <w:fldChar w:fldCharType="separate"/>
        </w:r>
        <w:r>
          <w:rPr>
            <w:noProof/>
            <w:webHidden/>
          </w:rPr>
          <w:t>332</w:t>
        </w:r>
        <w:r>
          <w:rPr>
            <w:noProof/>
            <w:webHidden/>
          </w:rPr>
          <w:fldChar w:fldCharType="end"/>
        </w:r>
      </w:hyperlink>
    </w:p>
    <w:p w14:paraId="46E78ECB" w14:textId="09787A52" w:rsidR="00097A40" w:rsidRDefault="00097A40">
      <w:pPr>
        <w:pStyle w:val="TOC3"/>
        <w:rPr>
          <w:rFonts w:asciiTheme="minorHAnsi" w:eastAsiaTheme="minorEastAsia" w:hAnsiTheme="minorHAnsi" w:cstheme="minorBidi"/>
          <w:noProof/>
          <w:kern w:val="2"/>
          <w14:ligatures w14:val="standardContextual"/>
        </w:rPr>
      </w:pPr>
      <w:hyperlink w:anchor="_Toc238197950" w:history="1">
        <w:r w:rsidRPr="00811431">
          <w:rPr>
            <w:rStyle w:val="Hyperlink"/>
            <w:noProof/>
          </w:rPr>
          <w:t>§3702.</w:t>
        </w:r>
        <w:r>
          <w:rPr>
            <w:rFonts w:asciiTheme="minorHAnsi" w:eastAsiaTheme="minorEastAsia" w:hAnsiTheme="minorHAnsi" w:cstheme="minorBidi"/>
            <w:noProof/>
            <w:kern w:val="2"/>
            <w14:ligatures w14:val="standardContextual"/>
          </w:rPr>
          <w:tab/>
        </w:r>
        <w:r w:rsidRPr="00811431">
          <w:rPr>
            <w:rStyle w:val="Hyperlink"/>
            <w:noProof/>
          </w:rPr>
          <w:t xml:space="preserve">Listing and Assessing of Land and Property Damaged or Destroyed during a </w:t>
        </w:r>
        <w:r w:rsidR="00AF136C">
          <w:rPr>
            <w:rStyle w:val="Hyperlink"/>
            <w:noProof/>
          </w:rPr>
          <w:br/>
        </w:r>
        <w:r w:rsidRPr="00811431">
          <w:rPr>
            <w:rStyle w:val="Hyperlink"/>
            <w:noProof/>
          </w:rPr>
          <w:t>Disaster or Emergency Declared by the Governor or Fire</w:t>
        </w:r>
        <w:r>
          <w:rPr>
            <w:noProof/>
            <w:webHidden/>
          </w:rPr>
          <w:tab/>
        </w:r>
        <w:r>
          <w:rPr>
            <w:noProof/>
            <w:webHidden/>
          </w:rPr>
          <w:fldChar w:fldCharType="begin"/>
        </w:r>
        <w:r>
          <w:rPr>
            <w:noProof/>
            <w:webHidden/>
          </w:rPr>
          <w:instrText xml:space="preserve"> PAGEREF _Toc238197950 \h </w:instrText>
        </w:r>
        <w:r>
          <w:rPr>
            <w:noProof/>
            <w:webHidden/>
          </w:rPr>
        </w:r>
        <w:r>
          <w:rPr>
            <w:noProof/>
            <w:webHidden/>
          </w:rPr>
          <w:fldChar w:fldCharType="separate"/>
        </w:r>
        <w:r>
          <w:rPr>
            <w:noProof/>
            <w:webHidden/>
          </w:rPr>
          <w:t>332</w:t>
        </w:r>
        <w:r>
          <w:rPr>
            <w:noProof/>
            <w:webHidden/>
          </w:rPr>
          <w:fldChar w:fldCharType="end"/>
        </w:r>
      </w:hyperlink>
    </w:p>
    <w:p w14:paraId="7BEDB122" w14:textId="77777777" w:rsidR="00024A5E" w:rsidRDefault="009727CB" w:rsidP="00493E1F">
      <w:pPr>
        <w:pStyle w:val="TOCPart"/>
        <w:keepNext w:val="0"/>
        <w:spacing w:before="0" w:after="0"/>
        <w:outlineLvl w:val="0"/>
        <w:rPr>
          <w:b w:val="0"/>
          <w:sz w:val="24"/>
          <w:szCs w:val="24"/>
        </w:rPr>
        <w:sectPr w:rsidR="00024A5E" w:rsidSect="00677565">
          <w:headerReference w:type="even" r:id="rId8"/>
          <w:headerReference w:type="default" r:id="rId9"/>
          <w:footerReference w:type="even" r:id="rId10"/>
          <w:footerReference w:type="default" r:id="rId11"/>
          <w:headerReference w:type="first" r:id="rId12"/>
          <w:pgSz w:w="12240" w:h="15840" w:code="1"/>
          <w:pgMar w:top="1080" w:right="864" w:bottom="864" w:left="864" w:header="576" w:footer="432" w:gutter="0"/>
          <w:pgNumType w:fmt="lowerRoman" w:start="1"/>
          <w:cols w:space="720" w:equalWidth="0">
            <w:col w:w="10512" w:space="720"/>
          </w:cols>
          <w:titlePg/>
          <w:docGrid w:linePitch="326"/>
        </w:sectPr>
      </w:pPr>
      <w:r w:rsidRPr="00165116">
        <w:rPr>
          <w:b w:val="0"/>
          <w:sz w:val="24"/>
          <w:szCs w:val="24"/>
        </w:rPr>
        <w:fldChar w:fldCharType="end"/>
      </w:r>
    </w:p>
    <w:p w14:paraId="68B172AA" w14:textId="77777777" w:rsidR="00407CD8" w:rsidRPr="003B5A73" w:rsidRDefault="00407CD8" w:rsidP="00493E1F">
      <w:pPr>
        <w:pStyle w:val="TOCPart"/>
        <w:keepNext w:val="0"/>
        <w:spacing w:before="0" w:after="0"/>
        <w:outlineLvl w:val="0"/>
        <w:rPr>
          <w:sz w:val="20"/>
        </w:rPr>
        <w:sectPr w:rsidR="00407CD8" w:rsidRPr="003B5A73" w:rsidSect="00024A5E">
          <w:type w:val="continuous"/>
          <w:pgSz w:w="12240" w:h="15840" w:code="1"/>
          <w:pgMar w:top="1080" w:right="864" w:bottom="864" w:left="864" w:header="576" w:footer="432" w:gutter="0"/>
          <w:pgNumType w:fmt="lowerRoman" w:start="1"/>
          <w:cols w:space="720" w:equalWidth="0">
            <w:col w:w="10512" w:space="720"/>
          </w:cols>
          <w:titlePg/>
        </w:sectPr>
      </w:pPr>
    </w:p>
    <w:p w14:paraId="7A88D3C6" w14:textId="77777777" w:rsidR="000A70F9" w:rsidRDefault="001F1EE4" w:rsidP="001F1EE4">
      <w:pPr>
        <w:pStyle w:val="Title1"/>
        <w:tabs>
          <w:tab w:val="center" w:pos="5256"/>
          <w:tab w:val="left" w:pos="7305"/>
        </w:tabs>
        <w:jc w:val="left"/>
      </w:pPr>
      <w:bookmarkStart w:id="0" w:name="StartTitleHere"/>
      <w:bookmarkEnd w:id="0"/>
      <w:r>
        <w:lastRenderedPageBreak/>
        <w:tab/>
      </w:r>
      <w:r w:rsidR="000A70F9">
        <w:t>Title 61</w:t>
      </w:r>
    </w:p>
    <w:p w14:paraId="6E3141F9" w14:textId="77777777" w:rsidR="000A70F9" w:rsidRDefault="000A70F9">
      <w:pPr>
        <w:pStyle w:val="Title2"/>
      </w:pPr>
      <w:r>
        <w:t>REVENUE AND TAXATION</w:t>
      </w:r>
    </w:p>
    <w:p w14:paraId="72BCCEC9" w14:textId="77777777" w:rsidR="000A70F9" w:rsidRPr="00A14CD4" w:rsidRDefault="000A70F9" w:rsidP="00A14CD4">
      <w:pPr>
        <w:pStyle w:val="Part"/>
      </w:pPr>
      <w:bookmarkStart w:id="1" w:name="_Toc233689992"/>
      <w:bookmarkStart w:id="2" w:name="TOC_Part0"/>
      <w:bookmarkStart w:id="3" w:name="_Toc243721195"/>
      <w:bookmarkStart w:id="4" w:name="_Toc251743345"/>
      <w:bookmarkStart w:id="5" w:name="_Toc251909519"/>
      <w:bookmarkStart w:id="6" w:name="_Toc251909864"/>
      <w:bookmarkStart w:id="7" w:name="_Toc257095929"/>
      <w:bookmarkStart w:id="8" w:name="_Toc259619428"/>
      <w:bookmarkStart w:id="9" w:name="_Toc262718515"/>
      <w:bookmarkStart w:id="10" w:name="_Toc265055889"/>
      <w:bookmarkStart w:id="11" w:name="_Toc269812706"/>
      <w:bookmarkStart w:id="12" w:name="_Toc272478876"/>
      <w:bookmarkStart w:id="13" w:name="_Toc272911359"/>
      <w:bookmarkStart w:id="14" w:name="_Toc275165284"/>
      <w:bookmarkStart w:id="15" w:name="_Toc286041007"/>
      <w:bookmarkStart w:id="16" w:name="_Toc288125652"/>
      <w:bookmarkStart w:id="17" w:name="_Toc293321321"/>
      <w:bookmarkStart w:id="18" w:name="_Toc320014686"/>
      <w:bookmarkStart w:id="19" w:name="_Toc333215985"/>
      <w:bookmarkStart w:id="20" w:name="_Toc335635577"/>
      <w:bookmarkStart w:id="21" w:name="_Toc343669836"/>
      <w:bookmarkStart w:id="22" w:name="_Toc346197917"/>
      <w:bookmarkStart w:id="23" w:name="_Toc354057929"/>
      <w:bookmarkStart w:id="24" w:name="_Toc406504403"/>
      <w:bookmarkStart w:id="25" w:name="_Toc409516106"/>
      <w:bookmarkStart w:id="26" w:name="_Toc414438942"/>
      <w:bookmarkStart w:id="27" w:name="_Toc441142378"/>
      <w:bookmarkStart w:id="28" w:name="_Toc441477094"/>
      <w:bookmarkStart w:id="29" w:name="_Toc444072116"/>
      <w:bookmarkStart w:id="30" w:name="_Toc464650264"/>
      <w:bookmarkStart w:id="31" w:name="_Toc475620293"/>
      <w:bookmarkStart w:id="32" w:name="_Toc532975103"/>
      <w:bookmarkStart w:id="33" w:name="_Toc30684242"/>
      <w:bookmarkStart w:id="34" w:name="_Toc65485819"/>
      <w:bookmarkStart w:id="35" w:name="_Toc69989909"/>
      <w:bookmarkStart w:id="36" w:name="_Toc83291771"/>
      <w:bookmarkStart w:id="37" w:name="_Toc88486174"/>
      <w:bookmarkStart w:id="38" w:name="_Toc88572590"/>
      <w:bookmarkStart w:id="39" w:name="_Toc98835132"/>
      <w:bookmarkStart w:id="40" w:name="_Toc98933653"/>
      <w:bookmarkStart w:id="41" w:name="_Toc106632896"/>
      <w:bookmarkStart w:id="42" w:name="_Toc106879563"/>
      <w:bookmarkStart w:id="43" w:name="_Toc114575673"/>
      <w:bookmarkStart w:id="44" w:name="_Toc120521562"/>
      <w:bookmarkStart w:id="45" w:name="_Toc122525881"/>
      <w:bookmarkStart w:id="46" w:name="_Toc125622213"/>
      <w:bookmarkStart w:id="47" w:name="_Toc128474867"/>
      <w:bookmarkStart w:id="48" w:name="_Toc132796665"/>
      <w:bookmarkStart w:id="49" w:name="_Toc138661380"/>
      <w:bookmarkStart w:id="50" w:name="_Toc149551666"/>
      <w:bookmarkStart w:id="51" w:name="_Toc154664831"/>
      <w:bookmarkStart w:id="52" w:name="_Toc157001585"/>
      <w:bookmarkStart w:id="53" w:name="_Toc162266300"/>
      <w:bookmarkStart w:id="54" w:name="_Toc162270563"/>
      <w:bookmarkStart w:id="55" w:name="_Toc167113050"/>
      <w:bookmarkStart w:id="56" w:name="_Toc178603732"/>
      <w:bookmarkStart w:id="57" w:name="_Toc180768559"/>
      <w:bookmarkStart w:id="58" w:name="_Toc181108508"/>
      <w:bookmarkStart w:id="59" w:name="_Toc181109498"/>
      <w:bookmarkStart w:id="60" w:name="_Toc183170051"/>
      <w:bookmarkStart w:id="61" w:name="_Toc183174139"/>
      <w:bookmarkStart w:id="62" w:name="_Toc186441743"/>
      <w:bookmarkStart w:id="63" w:name="_Toc214545620"/>
      <w:bookmarkStart w:id="64" w:name="_Toc217023893"/>
      <w:bookmarkStart w:id="65" w:name="_Toc219456895"/>
      <w:bookmarkStart w:id="66" w:name="_Toc222819490"/>
      <w:bookmarkStart w:id="67" w:name="_Toc224908062"/>
      <w:bookmarkStart w:id="68" w:name="_Toc228971366"/>
      <w:bookmarkStart w:id="69" w:name="_Toc228971780"/>
      <w:bookmarkStart w:id="70" w:name="_Toc230260287"/>
      <w:bookmarkStart w:id="71" w:name="_Toc232686843"/>
      <w:bookmarkStart w:id="72" w:name="_Toc238197546"/>
      <w:r w:rsidRPr="00A14CD4">
        <w:t>Part I.  Taxes Collected and Administered by the Secretary of Revenue</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5055F36C" w14:textId="77777777" w:rsidR="000A70F9" w:rsidRDefault="000A70F9" w:rsidP="00A14CD4">
      <w:pPr>
        <w:pStyle w:val="Part"/>
      </w:pPr>
    </w:p>
    <w:p w14:paraId="0C686090" w14:textId="77777777" w:rsidR="000A70F9" w:rsidRDefault="000A70F9" w:rsidP="00A14CD4">
      <w:pPr>
        <w:pStyle w:val="Part"/>
        <w:sectPr w:rsidR="000A70F9" w:rsidSect="007946ED">
          <w:headerReference w:type="even" r:id="rId13"/>
          <w:headerReference w:type="default" r:id="rId14"/>
          <w:headerReference w:type="first" r:id="rId15"/>
          <w:footerReference w:type="first" r:id="rId16"/>
          <w:type w:val="oddPage"/>
          <w:pgSz w:w="12240" w:h="15840" w:code="1"/>
          <w:pgMar w:top="1080" w:right="864" w:bottom="864" w:left="864" w:header="576" w:footer="432" w:gutter="0"/>
          <w:pgNumType w:start="1"/>
          <w:cols w:space="720" w:equalWidth="0">
            <w:col w:w="10512" w:space="720"/>
          </w:cols>
          <w:titlePg/>
        </w:sectPr>
      </w:pPr>
    </w:p>
    <w:p w14:paraId="1B4D1E20" w14:textId="77777777" w:rsidR="000A70F9" w:rsidRDefault="000A70F9">
      <w:pPr>
        <w:pStyle w:val="Chapter"/>
      </w:pPr>
      <w:bookmarkStart w:id="73" w:name="TOC_Chap4"/>
      <w:bookmarkStart w:id="74" w:name="_Toc233689993"/>
      <w:bookmarkStart w:id="75" w:name="_Toc234030579"/>
      <w:bookmarkStart w:id="76" w:name="_Toc243721196"/>
      <w:bookmarkStart w:id="77" w:name="_Toc257095930"/>
      <w:bookmarkStart w:id="78" w:name="_Toc259619429"/>
      <w:bookmarkStart w:id="79" w:name="_Toc262718516"/>
      <w:bookmarkStart w:id="80" w:name="_Toc275165285"/>
      <w:bookmarkStart w:id="81" w:name="_Toc238197547"/>
      <w:r>
        <w:t>Chapter 1.</w:t>
      </w:r>
      <w:bookmarkEnd w:id="73"/>
      <w:r w:rsidR="00786FB2">
        <w:tab/>
      </w:r>
      <w:bookmarkStart w:id="82" w:name="TOCT_Chap4"/>
      <w:r>
        <w:t>Office of the Secretary</w:t>
      </w:r>
      <w:bookmarkEnd w:id="74"/>
      <w:bookmarkEnd w:id="75"/>
      <w:bookmarkEnd w:id="76"/>
      <w:bookmarkEnd w:id="77"/>
      <w:bookmarkEnd w:id="78"/>
      <w:bookmarkEnd w:id="79"/>
      <w:bookmarkEnd w:id="80"/>
      <w:bookmarkEnd w:id="81"/>
      <w:bookmarkEnd w:id="82"/>
    </w:p>
    <w:p w14:paraId="788972BC" w14:textId="77777777" w:rsidR="00B40EBE" w:rsidRPr="008373EC" w:rsidRDefault="00B40EBE" w:rsidP="00B40EBE">
      <w:pPr>
        <w:pStyle w:val="Section"/>
      </w:pPr>
      <w:bookmarkStart w:id="83" w:name="_Toc233689994"/>
      <w:bookmarkStart w:id="84" w:name="_Toc234030580"/>
      <w:bookmarkStart w:id="85" w:name="_Toc243721197"/>
      <w:bookmarkStart w:id="86" w:name="_Toc259619430"/>
      <w:bookmarkStart w:id="87" w:name="_Toc262718517"/>
      <w:bookmarkStart w:id="88" w:name="_Toc275165286"/>
      <w:bookmarkStart w:id="89" w:name="_Toc238197548"/>
      <w:r w:rsidRPr="008373EC">
        <w:t>§101.</w:t>
      </w:r>
      <w:r w:rsidRPr="008373EC">
        <w:tab/>
        <w:t>Drug Free Workplace and Drug Testing</w:t>
      </w:r>
      <w:bookmarkEnd w:id="83"/>
      <w:bookmarkEnd w:id="84"/>
      <w:bookmarkEnd w:id="85"/>
      <w:bookmarkEnd w:id="86"/>
      <w:bookmarkEnd w:id="87"/>
      <w:bookmarkEnd w:id="88"/>
      <w:bookmarkEnd w:id="89"/>
    </w:p>
    <w:p w14:paraId="4C039094" w14:textId="77777777" w:rsidR="00B40EBE" w:rsidRPr="008373EC" w:rsidRDefault="00B40EBE" w:rsidP="00B40EBE">
      <w:pPr>
        <w:pStyle w:val="A"/>
      </w:pPr>
      <w:r w:rsidRPr="008373EC">
        <w:t>A.</w:t>
      </w:r>
      <w:r w:rsidRPr="008373EC">
        <w:tab/>
        <w:t>Introduction and Purpose</w:t>
      </w:r>
    </w:p>
    <w:p w14:paraId="3FCE6864" w14:textId="77777777" w:rsidR="00B40EBE" w:rsidRPr="008373EC" w:rsidRDefault="00B40EBE" w:rsidP="00B40EBE">
      <w:pPr>
        <w:pStyle w:val="1"/>
      </w:pPr>
      <w:r w:rsidRPr="008373EC">
        <w:t>1.</w:t>
      </w:r>
      <w:r w:rsidRPr="008373EC">
        <w:tab/>
        <w:t>The employees of the Department of Revenue are among the state</w:t>
      </w:r>
      <w:r>
        <w:t>'</w:t>
      </w:r>
      <w:r w:rsidRPr="008373EC">
        <w:t>s most valuable resources, and the physical and mental well-being of our employees is necessary for them to properly carry out their responsibilities. Substance abuse causes serious adverse consequences to users, affecting their productivity, health and safety, dependents, and co-workers, as well as the general public.</w:t>
      </w:r>
    </w:p>
    <w:p w14:paraId="6C878A02" w14:textId="77777777" w:rsidR="00B40EBE" w:rsidRPr="008373EC" w:rsidRDefault="00B40EBE" w:rsidP="00B40EBE">
      <w:pPr>
        <w:pStyle w:val="1"/>
      </w:pPr>
      <w:r w:rsidRPr="008373EC">
        <w:t>2.</w:t>
      </w:r>
      <w:r w:rsidRPr="008373EC">
        <w:tab/>
        <w:t xml:space="preserve">The </w:t>
      </w:r>
      <w:r>
        <w:t>s</w:t>
      </w:r>
      <w:r w:rsidRPr="008373EC">
        <w:t xml:space="preserve">tate of Louisiana and the Department of Revenue have a long-standing commitment to working toward a drug-free, alcohol-free workplace. In order to curb the use of illegal drugs by employees of the </w:t>
      </w:r>
      <w:r>
        <w:t>s</w:t>
      </w:r>
      <w:r w:rsidRPr="008373EC">
        <w:t>tate of Louisiana, the Louisiana Legislature enacted laws that provide for the creation and implementation of drug testing programs for state employees. Further, the Governor of the State of Louisiana issued Executive Orders KBB 2005-08 and 2005-11 providing for the promulgation by executive agencies of written policies mandating drug testing of employees, appointees, prospective employees and prospective appointees, pursuant to R.S. 49:1001 et seq.</w:t>
      </w:r>
    </w:p>
    <w:p w14:paraId="26C66C15" w14:textId="77777777" w:rsidR="00B40EBE" w:rsidRPr="008373EC" w:rsidRDefault="00B40EBE" w:rsidP="00B40EBE">
      <w:pPr>
        <w:pStyle w:val="A"/>
      </w:pPr>
      <w:r w:rsidRPr="008373EC">
        <w:t>B.</w:t>
      </w:r>
      <w:r w:rsidRPr="008373EC">
        <w:tab/>
        <w:t>Applicability</w:t>
      </w:r>
    </w:p>
    <w:p w14:paraId="252D3720" w14:textId="77777777" w:rsidR="00B40EBE" w:rsidRPr="008373EC" w:rsidRDefault="00B40EBE" w:rsidP="00B40EBE">
      <w:pPr>
        <w:pStyle w:val="1"/>
      </w:pPr>
      <w:r w:rsidRPr="008373EC">
        <w:t>1.</w:t>
      </w:r>
      <w:r w:rsidRPr="008373EC">
        <w:tab/>
        <w:t>This regulation applies to all Department of Revenue employees including appointees and all other persons having an employment relationship with this agency.</w:t>
      </w:r>
    </w:p>
    <w:p w14:paraId="52A883C4" w14:textId="77777777" w:rsidR="00B40EBE" w:rsidRPr="008373EC" w:rsidRDefault="00B40EBE" w:rsidP="00B40EBE">
      <w:pPr>
        <w:pStyle w:val="A"/>
      </w:pPr>
      <w:r w:rsidRPr="008373EC">
        <w:t>C.</w:t>
      </w:r>
      <w:r w:rsidRPr="008373EC">
        <w:tab/>
        <w:t>Definitions</w:t>
      </w:r>
    </w:p>
    <w:p w14:paraId="25D3D870" w14:textId="77777777" w:rsidR="00B40EBE" w:rsidRPr="008373EC" w:rsidRDefault="00B40EBE" w:rsidP="00B40EBE">
      <w:pPr>
        <w:pStyle w:val="1"/>
      </w:pPr>
      <w:r w:rsidRPr="008373EC">
        <w:rPr>
          <w:i/>
        </w:rPr>
        <w:t>Controlled Substances</w:t>
      </w:r>
      <w:r w:rsidRPr="008373EC">
        <w:t>—a drug, chemical substance or immediate precursor in Schedules I through V of R.S. 40:964 or Section 202 of the Controlled Substances Act (21 U.S.C. 812).</w:t>
      </w:r>
    </w:p>
    <w:p w14:paraId="4B22F92F" w14:textId="77777777" w:rsidR="00B40EBE" w:rsidRPr="008373EC" w:rsidRDefault="00B40EBE" w:rsidP="00B40EBE">
      <w:pPr>
        <w:pStyle w:val="1"/>
      </w:pPr>
      <w:r w:rsidRPr="008373EC">
        <w:rPr>
          <w:i/>
        </w:rPr>
        <w:t>Designer (Synthetic) Drugs</w:t>
      </w:r>
      <w:r w:rsidRPr="008373EC">
        <w:t>—those chemical substances that are made in clandestine laboratories where the molecular structure of both legal and illegal drugs is altered to create a drug that is not explicitly banned by federal law.</w:t>
      </w:r>
    </w:p>
    <w:p w14:paraId="17BE5845" w14:textId="77777777" w:rsidR="00B40EBE" w:rsidRPr="008373EC" w:rsidRDefault="00B40EBE" w:rsidP="00B40EBE">
      <w:pPr>
        <w:pStyle w:val="1"/>
      </w:pPr>
      <w:r w:rsidRPr="008373EC">
        <w:rPr>
          <w:i/>
        </w:rPr>
        <w:t>Employee</w:t>
      </w:r>
      <w:r w:rsidRPr="008373EC">
        <w:t xml:space="preserve">—unclassified, classified, and student </w:t>
      </w:r>
      <w:r w:rsidRPr="008373EC">
        <w:rPr>
          <w:i/>
        </w:rPr>
        <w:t>employee</w:t>
      </w:r>
      <w:r w:rsidRPr="008373EC">
        <w:t>s, student interns, and any other person having an employment relationship with this agency, regardless of the appointment type (e.g., full time, part time, temporary, restricted, detailed, job appointment, etc.).</w:t>
      </w:r>
    </w:p>
    <w:p w14:paraId="7C4CFA85" w14:textId="77777777" w:rsidR="00B40EBE" w:rsidRPr="008373EC" w:rsidRDefault="00B40EBE" w:rsidP="007A2535">
      <w:pPr>
        <w:pStyle w:val="1"/>
        <w:spacing w:after="80"/>
      </w:pPr>
      <w:r w:rsidRPr="008373EC">
        <w:rPr>
          <w:i/>
        </w:rPr>
        <w:t>Illegal Drug</w:t>
      </w:r>
      <w:r w:rsidRPr="008373EC">
        <w:t xml:space="preserve">—any drug that is not legally obtainable or that has not been legally obtained, to include prescribed drugs not legally obtained and prescribed drugs not being used for prescribed purposes or being used by one other than the person for whom prescribed. For purposes of this regulation, alcohol consumption at or above the initial testing levels and </w:t>
      </w:r>
      <w:r w:rsidRPr="008373EC">
        <w:t>confirmatory testing levels as established in the contract between the state of Louisiana and the official provider of drug testing services will classify alcohol as an illegal drug.</w:t>
      </w:r>
    </w:p>
    <w:p w14:paraId="3033CE02" w14:textId="77777777" w:rsidR="00B40EBE" w:rsidRPr="008373EC" w:rsidRDefault="00B40EBE" w:rsidP="007A2535">
      <w:pPr>
        <w:pStyle w:val="1"/>
        <w:spacing w:after="80"/>
      </w:pPr>
      <w:r w:rsidRPr="008373EC">
        <w:rPr>
          <w:i/>
        </w:rPr>
        <w:t>Public Vehicle</w:t>
      </w:r>
      <w:r w:rsidRPr="00E37629">
        <w:t>—</w:t>
      </w:r>
      <w:r w:rsidRPr="008373EC">
        <w:t>any motor vehicle, water craft, air craft or rail vehicle owned or controlled by the state of Louisiana.</w:t>
      </w:r>
    </w:p>
    <w:p w14:paraId="4E72E8C9" w14:textId="77777777" w:rsidR="00B40EBE" w:rsidRPr="008373EC" w:rsidRDefault="00B40EBE" w:rsidP="007A2535">
      <w:pPr>
        <w:pStyle w:val="1"/>
        <w:spacing w:after="80"/>
      </w:pPr>
      <w:r w:rsidRPr="008373EC">
        <w:rPr>
          <w:i/>
        </w:rPr>
        <w:t>Random Testing</w:t>
      </w:r>
      <w:r w:rsidRPr="00E37629">
        <w:t>—</w:t>
      </w:r>
      <w:r w:rsidRPr="008373EC">
        <w:t>testing randomly performed on employees holding a safety-sensitive or security-sensitive position.</w:t>
      </w:r>
      <w:r>
        <w:t xml:space="preserve"> </w:t>
      </w:r>
      <w:r w:rsidRPr="008373EC">
        <w:t xml:space="preserve">The </w:t>
      </w:r>
      <w:r>
        <w:t>secretary</w:t>
      </w:r>
      <w:r w:rsidRPr="008373EC">
        <w:t xml:space="preserve"> shall periodically call for a sample of such employees, selected at random by a computer generated random selection process.</w:t>
      </w:r>
    </w:p>
    <w:p w14:paraId="29593A7E" w14:textId="77777777" w:rsidR="00B40EBE" w:rsidRPr="008373EC" w:rsidRDefault="00B40EBE" w:rsidP="007A2535">
      <w:pPr>
        <w:pStyle w:val="1"/>
        <w:spacing w:after="80"/>
      </w:pPr>
      <w:r w:rsidRPr="008373EC">
        <w:rPr>
          <w:i/>
        </w:rPr>
        <w:t>Reasonable Suspicion</w:t>
      </w:r>
      <w:r w:rsidRPr="008373EC">
        <w:t>―belief based upon reliable, objective and articulable facts derived from direct observation of specific physical, behavioral, odorous presence, or performance indicators and being of sufficient import and quantity to lead a prudent person to suspect that an employee is in violation of this regulation.</w:t>
      </w:r>
    </w:p>
    <w:p w14:paraId="5F25B496" w14:textId="77777777" w:rsidR="00B40EBE" w:rsidRPr="008373EC" w:rsidRDefault="00B40EBE" w:rsidP="007A2535">
      <w:pPr>
        <w:pStyle w:val="1"/>
        <w:spacing w:after="80"/>
      </w:pPr>
      <w:r w:rsidRPr="008373EC">
        <w:rPr>
          <w:i/>
        </w:rPr>
        <w:t xml:space="preserve">Safety-Sensitive </w:t>
      </w:r>
      <w:r w:rsidRPr="008373EC">
        <w:t>or</w:t>
      </w:r>
      <w:r w:rsidRPr="008373EC">
        <w:rPr>
          <w:i/>
        </w:rPr>
        <w:t xml:space="preserve"> Security-Sensitive Position</w:t>
      </w:r>
      <w:r w:rsidRPr="008373EC">
        <w:t>—a position determined by the</w:t>
      </w:r>
      <w:r>
        <w:t xml:space="preserve"> secretary</w:t>
      </w:r>
      <w:r w:rsidRPr="008373EC">
        <w:t xml:space="preserve"> to contain duties of such nature that the compelling state interest to keep the incumbent drug-free and alcohol-free outweighs the employee</w:t>
      </w:r>
      <w:r>
        <w:t>'</w:t>
      </w:r>
      <w:r w:rsidRPr="008373EC">
        <w:t xml:space="preserve">s privacy interests. Positions considered as </w:t>
      </w:r>
      <w:r w:rsidRPr="008373EC">
        <w:rPr>
          <w:i/>
        </w:rPr>
        <w:t>safety-sensitive</w:t>
      </w:r>
      <w:r w:rsidRPr="008373EC">
        <w:t xml:space="preserve"> or </w:t>
      </w:r>
      <w:r w:rsidRPr="008373EC">
        <w:rPr>
          <w:i/>
        </w:rPr>
        <w:t>security-sensitive</w:t>
      </w:r>
      <w:r w:rsidRPr="008373EC">
        <w:t xml:space="preserve"> are listed in §101.J. These positions were determined with consideration of statutory law, jurisprudence, and the practices of this agency. Examples of </w:t>
      </w:r>
      <w:r w:rsidRPr="008373EC">
        <w:rPr>
          <w:i/>
        </w:rPr>
        <w:t>safety-sensitive</w:t>
      </w:r>
      <w:r w:rsidRPr="008373EC">
        <w:t xml:space="preserve"> and </w:t>
      </w:r>
      <w:r w:rsidRPr="008373EC">
        <w:rPr>
          <w:i/>
        </w:rPr>
        <w:t>security-sensitive positions</w:t>
      </w:r>
      <w:r w:rsidRPr="008373EC">
        <w:t xml:space="preserve"> are as follows:</w:t>
      </w:r>
    </w:p>
    <w:p w14:paraId="448DBCE7" w14:textId="77777777" w:rsidR="00B40EBE" w:rsidRPr="008373EC" w:rsidRDefault="00B40EBE" w:rsidP="007A2535">
      <w:pPr>
        <w:pStyle w:val="a0"/>
        <w:spacing w:after="80"/>
      </w:pPr>
      <w:r w:rsidRPr="008373EC">
        <w:t>a.</w:t>
      </w:r>
      <w:r w:rsidRPr="008373EC">
        <w:tab/>
        <w:t>positions with duties that are required or are authorized to carry a firearm;</w:t>
      </w:r>
    </w:p>
    <w:p w14:paraId="0C94BEAA" w14:textId="77777777" w:rsidR="00B40EBE" w:rsidRPr="008373EC" w:rsidRDefault="00B40EBE" w:rsidP="007A2535">
      <w:pPr>
        <w:pStyle w:val="a0"/>
        <w:spacing w:after="80"/>
      </w:pPr>
      <w:r w:rsidRPr="008373EC">
        <w:t>b.</w:t>
      </w:r>
      <w:r w:rsidRPr="008373EC">
        <w:tab/>
        <w:t>positions with duties that require operation or maintenance of any heavy equipment or machinery, or the supervision of such an employee;</w:t>
      </w:r>
    </w:p>
    <w:p w14:paraId="416343F1" w14:textId="77777777" w:rsidR="00B40EBE" w:rsidRPr="008373EC" w:rsidRDefault="00B40EBE" w:rsidP="007A2535">
      <w:pPr>
        <w:pStyle w:val="a0"/>
        <w:spacing w:after="80"/>
      </w:pPr>
      <w:r w:rsidRPr="008373EC">
        <w:t>c.</w:t>
      </w:r>
      <w:r w:rsidRPr="008373EC">
        <w:tab/>
        <w:t>positions with duties that require the operation or maintenance of a public vehicle, or the supervision of such an employee.</w:t>
      </w:r>
    </w:p>
    <w:p w14:paraId="183259A2" w14:textId="77777777" w:rsidR="00B40EBE" w:rsidRPr="008373EC" w:rsidRDefault="00B40EBE" w:rsidP="007A2535">
      <w:pPr>
        <w:pStyle w:val="1"/>
        <w:spacing w:after="80"/>
      </w:pPr>
      <w:r w:rsidRPr="008373EC">
        <w:rPr>
          <w:i/>
        </w:rPr>
        <w:t>Secretary</w:t>
      </w:r>
      <w:r w:rsidRPr="00E37629">
        <w:t>—</w:t>
      </w:r>
      <w:r w:rsidRPr="008373EC">
        <w:t>Secretary of the Department of Revenue.</w:t>
      </w:r>
    </w:p>
    <w:p w14:paraId="5EA55099" w14:textId="77777777" w:rsidR="00B40EBE" w:rsidRPr="008373EC" w:rsidRDefault="00B40EBE" w:rsidP="007A2535">
      <w:pPr>
        <w:pStyle w:val="1"/>
        <w:spacing w:after="80"/>
      </w:pPr>
      <w:r w:rsidRPr="008373EC">
        <w:rPr>
          <w:i/>
        </w:rPr>
        <w:t xml:space="preserve">Testing with </w:t>
      </w:r>
      <w:r>
        <w:rPr>
          <w:i/>
        </w:rPr>
        <w:t>C</w:t>
      </w:r>
      <w:r w:rsidRPr="008373EC">
        <w:rPr>
          <w:i/>
        </w:rPr>
        <w:t>ause</w:t>
      </w:r>
      <w:r w:rsidRPr="008373EC">
        <w:t>—testing performed on employees on the basis of reasonable suspicion, post accident, rehabilitation monitoring, or possession of illegal drugs or drug paraphernalia while in the workplace.</w:t>
      </w:r>
    </w:p>
    <w:p w14:paraId="0711F8FE" w14:textId="77777777" w:rsidR="00B40EBE" w:rsidRPr="008373EC" w:rsidRDefault="00B40EBE" w:rsidP="00B40EBE">
      <w:pPr>
        <w:pStyle w:val="1"/>
      </w:pPr>
      <w:r w:rsidRPr="008373EC">
        <w:rPr>
          <w:i/>
        </w:rPr>
        <w:t>Under the Influence</w:t>
      </w:r>
      <w:r w:rsidRPr="008373EC">
        <w:t>—for the purposes of this regulation, a drug, chemical substance, or the combination of a drug or chemical substance that affects an employee in any detectable manner. The symptoms or influence are not confined to that consistent with misbehavior, nor to obvious impairment of physical or mental ability, such as slurred speech, or difficulty in maintaining balance. A determination of influence can be established by a professional opinion or a scientifically valid test.</w:t>
      </w:r>
    </w:p>
    <w:p w14:paraId="5789E1F8" w14:textId="77777777" w:rsidR="00B40EBE" w:rsidRPr="008373EC" w:rsidRDefault="00B40EBE" w:rsidP="00B40EBE">
      <w:pPr>
        <w:pStyle w:val="1"/>
      </w:pPr>
      <w:r w:rsidRPr="008373EC">
        <w:rPr>
          <w:i/>
        </w:rPr>
        <w:lastRenderedPageBreak/>
        <w:t>Workplace</w:t>
      </w:r>
      <w:r w:rsidRPr="008373EC">
        <w:t>—any location on agency property including all property, offices, and facilities, including all vehicles and equipment, whether owned, leased, or otherwise used by the agency or by an employee on behalf of the agency in the conduct of its business in addition to any location from which an individual conducts agency business while such business is being conducted.</w:t>
      </w:r>
    </w:p>
    <w:p w14:paraId="5FAEBBB0" w14:textId="77777777" w:rsidR="00B40EBE" w:rsidRPr="008373EC" w:rsidRDefault="00B40EBE" w:rsidP="00B40EBE">
      <w:pPr>
        <w:pStyle w:val="A"/>
      </w:pPr>
      <w:r w:rsidRPr="008373EC">
        <w:t>D.</w:t>
      </w:r>
      <w:r w:rsidRPr="008373EC">
        <w:tab/>
        <w:t>Drug-Free Workplace Policy</w:t>
      </w:r>
    </w:p>
    <w:p w14:paraId="4D632B8C" w14:textId="77777777" w:rsidR="00B40EBE" w:rsidRPr="008373EC" w:rsidRDefault="00B40EBE" w:rsidP="00B40EBE">
      <w:pPr>
        <w:pStyle w:val="1"/>
      </w:pPr>
      <w:r w:rsidRPr="008373EC">
        <w:t>1.</w:t>
      </w:r>
      <w:r w:rsidRPr="008373EC">
        <w:tab/>
        <w:t>It shall be the policy of the Department of Revenue to maintain a drug-free</w:t>
      </w:r>
      <w:r>
        <w:t>, alcohol-free</w:t>
      </w:r>
      <w:r w:rsidRPr="008373EC">
        <w:t xml:space="preserve"> workplace and a wor</w:t>
      </w:r>
      <w:r>
        <w:t>kforce free of substance abuse.</w:t>
      </w:r>
    </w:p>
    <w:p w14:paraId="708A872D" w14:textId="77777777" w:rsidR="00B40EBE" w:rsidRPr="008373EC" w:rsidRDefault="00B40EBE" w:rsidP="00B40EBE">
      <w:pPr>
        <w:pStyle w:val="1"/>
      </w:pPr>
      <w:r w:rsidRPr="008373EC">
        <w:t>2.</w:t>
      </w:r>
      <w:r w:rsidRPr="008373EC">
        <w:tab/>
        <w:t>Employees are prohibited from reporting to work or performing work with the presence in their bodies of illegal drugs, controlled substances, designer (synthetic) drugs, or alcohol at or above the initial testing levels and confirmatory testing levels as established in the contract between the state of Louisiana and the official pro</w:t>
      </w:r>
      <w:r>
        <w:t>vider of drug testing services.</w:t>
      </w:r>
    </w:p>
    <w:p w14:paraId="0D70CA14" w14:textId="77777777" w:rsidR="00B40EBE" w:rsidRPr="008373EC" w:rsidRDefault="00B40EBE" w:rsidP="00B40EBE">
      <w:pPr>
        <w:pStyle w:val="1"/>
      </w:pPr>
      <w:r w:rsidRPr="008373EC">
        <w:t>3.</w:t>
      </w:r>
      <w:r w:rsidRPr="008373EC">
        <w:tab/>
        <w:t>Employees are further prohibited from the illegal use, possession, dispensation, distribution, manufacture, or sale of controlled substances, designer (synthetic) drugs, illegal drugs, and alcohol at the work site and while on official state business, on duty or on call for duty.</w:t>
      </w:r>
    </w:p>
    <w:p w14:paraId="3B051724" w14:textId="77777777" w:rsidR="00B40EBE" w:rsidRPr="008373EC" w:rsidRDefault="00B40EBE" w:rsidP="00B40EBE">
      <w:pPr>
        <w:pStyle w:val="A"/>
      </w:pPr>
      <w:r w:rsidRPr="008373EC">
        <w:t>E.</w:t>
      </w:r>
      <w:r w:rsidRPr="008373EC">
        <w:tab/>
        <w:t>Conditions Requiring Drug Tests. Drug and alcohol testing shall be required under the following conditions.</w:t>
      </w:r>
    </w:p>
    <w:p w14:paraId="4D558A8E" w14:textId="77777777" w:rsidR="00B40EBE" w:rsidRPr="008373EC" w:rsidRDefault="00B40EBE" w:rsidP="00B40EBE">
      <w:pPr>
        <w:pStyle w:val="1"/>
      </w:pPr>
      <w:r w:rsidRPr="008373EC">
        <w:t>1.</w:t>
      </w:r>
      <w:r w:rsidRPr="008373EC">
        <w:tab/>
        <w:t>Reasonable Suspicion. Any employee shall be required to submit to a drug and alcohol test if there is reasonable suspicion, as defined in §101.C.</w:t>
      </w:r>
      <w:r w:rsidRPr="008373EC">
        <w:rPr>
          <w:i/>
        </w:rPr>
        <w:t>Reasonable Suspicion</w:t>
      </w:r>
      <w:r w:rsidRPr="008373EC">
        <w:t>, that the employee is using illegal drugs or is under the influence of alcohol while on duty.</w:t>
      </w:r>
    </w:p>
    <w:p w14:paraId="65B1588E" w14:textId="77777777" w:rsidR="00B40EBE" w:rsidRPr="008373EC" w:rsidRDefault="00B40EBE" w:rsidP="00B40EBE">
      <w:pPr>
        <w:pStyle w:val="1"/>
      </w:pPr>
      <w:r w:rsidRPr="008373EC">
        <w:t>2.</w:t>
      </w:r>
      <w:r w:rsidRPr="008373EC">
        <w:tab/>
        <w:t>Post Accident. Each employee involved in an accident that occurs during the course and scope of employment shall be required to submit to a drug and alcohol test if the accident:</w:t>
      </w:r>
    </w:p>
    <w:p w14:paraId="5F9F19CC" w14:textId="77777777" w:rsidR="00B40EBE" w:rsidRPr="008373EC" w:rsidRDefault="00B40EBE" w:rsidP="00B40EBE">
      <w:pPr>
        <w:pStyle w:val="a0"/>
      </w:pPr>
      <w:r w:rsidRPr="008373EC">
        <w:t>a.</w:t>
      </w:r>
      <w:r w:rsidRPr="008373EC">
        <w:tab/>
        <w:t>involves circumstances leading to a reasonable suspicion of the employee</w:t>
      </w:r>
      <w:r>
        <w:t>'</w:t>
      </w:r>
      <w:r w:rsidRPr="008373EC">
        <w:t>s drug or alcohol use; or</w:t>
      </w:r>
    </w:p>
    <w:p w14:paraId="75AD9B9F" w14:textId="77777777" w:rsidR="00B40EBE" w:rsidRPr="008373EC" w:rsidRDefault="00B40EBE" w:rsidP="00B40EBE">
      <w:pPr>
        <w:pStyle w:val="a0"/>
      </w:pPr>
      <w:r w:rsidRPr="008373EC">
        <w:t>b.</w:t>
      </w:r>
      <w:r w:rsidRPr="008373EC">
        <w:tab/>
        <w:t>results in a fatality.</w:t>
      </w:r>
    </w:p>
    <w:p w14:paraId="20380DE9" w14:textId="77777777" w:rsidR="00B40EBE" w:rsidRPr="008373EC" w:rsidRDefault="00B40EBE" w:rsidP="00B40EBE">
      <w:pPr>
        <w:pStyle w:val="1"/>
      </w:pPr>
      <w:r w:rsidRPr="008373EC">
        <w:t>3.</w:t>
      </w:r>
      <w:r w:rsidRPr="008373EC">
        <w:tab/>
        <w:t>Rehabilitation Monitoring. Any employee who is participating in a substance abuse after-treatment program or who has a rehabilitation agreement with the agency following an incident involving substance abuse shall be required to submit to periodic drug testing.</w:t>
      </w:r>
    </w:p>
    <w:p w14:paraId="217A73E5" w14:textId="77777777" w:rsidR="00B40EBE" w:rsidRPr="008373EC" w:rsidRDefault="00B40EBE" w:rsidP="00B40EBE">
      <w:pPr>
        <w:pStyle w:val="1"/>
      </w:pPr>
      <w:r w:rsidRPr="008373EC">
        <w:t>4.</w:t>
      </w:r>
      <w:r w:rsidRPr="008373EC">
        <w:tab/>
        <w:t>Pre-Employment. Each prospective employee shall be required to submit to drug screening at the time and place designated by the Director of the Human Resources following a job offer contingent upon a negative drug-testing result. A prospective employee who tests positive for the presence of drugs in the initial screening or who fails to submit to drug testing shall be eliminated from consideration for employment. Employees transferring to the department from other state agencies without a break in service are exempt from pre-employment testing.</w:t>
      </w:r>
    </w:p>
    <w:p w14:paraId="71BCE045" w14:textId="77777777" w:rsidR="00B40EBE" w:rsidRPr="008373EC" w:rsidRDefault="00B40EBE" w:rsidP="007A2535">
      <w:pPr>
        <w:pStyle w:val="1"/>
        <w:keepNext/>
      </w:pPr>
      <w:r w:rsidRPr="008373EC">
        <w:t>5.</w:t>
      </w:r>
      <w:r w:rsidRPr="008373EC">
        <w:tab/>
        <w:t>Safety-Sensitive and Security-Sensitive Positions</w:t>
      </w:r>
    </w:p>
    <w:p w14:paraId="75F4AD3A" w14:textId="77777777" w:rsidR="00B40EBE" w:rsidRPr="008373EC" w:rsidRDefault="00B40EBE" w:rsidP="00B40EBE">
      <w:pPr>
        <w:pStyle w:val="a0"/>
      </w:pPr>
      <w:r w:rsidRPr="008373EC">
        <w:t>a.</w:t>
      </w:r>
      <w:r w:rsidRPr="008373EC">
        <w:tab/>
        <w:t>Appointments and Promotions. Each employee who is offered a safety-sensitive or security-sensitive position as defined in §101.J shall be required to pass a drug test before being placed in such position, whether through appointment or promotion. All such testing shall, if applicable, occur during the selected employee</w:t>
      </w:r>
      <w:r>
        <w:t>'</w:t>
      </w:r>
      <w:r w:rsidRPr="008373EC">
        <w:t>s work schedule.</w:t>
      </w:r>
    </w:p>
    <w:p w14:paraId="46A67525" w14:textId="77777777" w:rsidR="00B40EBE" w:rsidRPr="008373EC" w:rsidRDefault="00B40EBE" w:rsidP="00B40EBE">
      <w:pPr>
        <w:pStyle w:val="a0"/>
      </w:pPr>
      <w:r w:rsidRPr="008373EC">
        <w:t>b.</w:t>
      </w:r>
      <w:r w:rsidRPr="008373EC">
        <w:tab/>
        <w:t>Random Testing. Every employee in a safety-sensitive or security-sensitive position shall be required to submit to drug testing as required by the secretary, who shall periodically call for a sample of such employees, selected at random by a computer-generated random selection process, and require them to report for testing. All such testing shall, if applicable, occur during the selected employee</w:t>
      </w:r>
      <w:r>
        <w:t>'</w:t>
      </w:r>
      <w:r w:rsidRPr="008373EC">
        <w:t>s work schedule.</w:t>
      </w:r>
    </w:p>
    <w:p w14:paraId="7AE8D5A5" w14:textId="77777777" w:rsidR="00B40EBE" w:rsidRPr="008373EC" w:rsidRDefault="00B40EBE" w:rsidP="00B40EBE">
      <w:pPr>
        <w:pStyle w:val="1"/>
        <w:rPr>
          <w:i/>
        </w:rPr>
      </w:pPr>
      <w:r w:rsidRPr="008373EC">
        <w:t>6.</w:t>
      </w:r>
      <w:r w:rsidRPr="008373EC">
        <w:tab/>
        <w:t>Employees in Possession of Illegal Drugs.</w:t>
      </w:r>
      <w:r>
        <w:t xml:space="preserve"> </w:t>
      </w:r>
      <w:r w:rsidRPr="008373EC">
        <w:t>Any employee previously found in possession of suspected illegal drugs or drug paraphernalia in the workplace shall be required to submit to subsequent random drug tests.</w:t>
      </w:r>
    </w:p>
    <w:p w14:paraId="5159068A" w14:textId="77777777" w:rsidR="00B40EBE" w:rsidRPr="008373EC" w:rsidRDefault="00B40EBE" w:rsidP="00B40EBE">
      <w:pPr>
        <w:pStyle w:val="A"/>
      </w:pPr>
      <w:r w:rsidRPr="008373EC">
        <w:t>F.</w:t>
      </w:r>
      <w:r w:rsidRPr="008373EC">
        <w:tab/>
        <w:t>Drug and Alcohol Testing Procedure</w:t>
      </w:r>
    </w:p>
    <w:p w14:paraId="5F5CAFAD" w14:textId="77777777" w:rsidR="00B40EBE" w:rsidRPr="008373EC" w:rsidRDefault="00B40EBE" w:rsidP="00B40EBE">
      <w:pPr>
        <w:pStyle w:val="1"/>
      </w:pPr>
      <w:r w:rsidRPr="008373EC">
        <w:t>1.</w:t>
      </w:r>
      <w:r w:rsidRPr="008373EC">
        <w:tab/>
        <w:t>Drug testing pursuant to this regulation shall be conducted for the presence of any illegal drugs, including, cannabinoids (marijuana metabolites), cocaine metabolites, opiate metabolites, phencyclidine, and amphetamines in accordance with the provisions of R.S. 49:1001 et seq. The Department of Revenue reserves the right to test its employees for the presence of alcohol, any other illegal drugs, or controlled substances when there is reasonable suspicion to do so. For purposes of this regulation, alcohol consumption at or above the initial testing levels and confirmatory testing levels as established in the contract between the state of Louisiana and the official provider of drug testing services will classify alcohol as an illegal drug.</w:t>
      </w:r>
    </w:p>
    <w:p w14:paraId="01CC6DFF" w14:textId="77777777" w:rsidR="00B40EBE" w:rsidRPr="008373EC" w:rsidRDefault="00B40EBE" w:rsidP="00B40EBE">
      <w:pPr>
        <w:pStyle w:val="1"/>
      </w:pPr>
      <w:r w:rsidRPr="008373EC">
        <w:t>2.</w:t>
      </w:r>
      <w:r w:rsidRPr="008373EC">
        <w:tab/>
        <w:t>The Director of Human Resources</w:t>
      </w:r>
      <w:r>
        <w:t xml:space="preserve"> </w:t>
      </w:r>
      <w:r w:rsidRPr="008373EC">
        <w:t xml:space="preserve">and the </w:t>
      </w:r>
      <w:r>
        <w:t>secretary</w:t>
      </w:r>
      <w:r w:rsidRPr="008373EC">
        <w:t xml:space="preserve"> shall be involved in any determination that one of the above-named conditions requiring drug and alcohol testing exists. All recommendations for drug testing must be approved by the secretary. Upon final determination by the responsible officials, the Director of the Human Resources shall notify the supervisor of the employee to be tested, and the supervisor</w:t>
      </w:r>
      <w:r>
        <w:t xml:space="preserve"> </w:t>
      </w:r>
      <w:r w:rsidRPr="008373EC">
        <w:t>shall immediately notify the employee where and when to report for the testing.</w:t>
      </w:r>
    </w:p>
    <w:p w14:paraId="1AA48391" w14:textId="77777777" w:rsidR="00B40EBE" w:rsidRPr="008373EC" w:rsidRDefault="00B40EBE" w:rsidP="00B40EBE">
      <w:pPr>
        <w:pStyle w:val="1"/>
      </w:pPr>
      <w:r w:rsidRPr="008373EC">
        <w:t>3.</w:t>
      </w:r>
      <w:r w:rsidRPr="008373EC">
        <w:tab/>
        <w:t>Testing services shall be performed by a provider chosen by the Office of State Purchasing, Division of Administration, pursuant to applicable bid laws. At a minimum, the testing service shall assure the following.</w:t>
      </w:r>
    </w:p>
    <w:p w14:paraId="3458006F" w14:textId="77777777" w:rsidR="00B40EBE" w:rsidRPr="008373EC" w:rsidRDefault="00B40EBE" w:rsidP="00B40EBE">
      <w:pPr>
        <w:pStyle w:val="a0"/>
      </w:pPr>
      <w:r w:rsidRPr="008373EC">
        <w:t>a.</w:t>
      </w:r>
      <w:r w:rsidRPr="008373EC">
        <w:tab/>
        <w:t>All specimen collections will be performed in accordance with applicable federal and state regulations and guidelines to ensure the integrity of the specimen and the privacy of the donor. The Director of Human Resources shall review and concur in advance with any decision by a collection site person to obtain a specimen under direct supervision. All direct observation shall be conducted by a person of the same-sex at the collection site.</w:t>
      </w:r>
    </w:p>
    <w:p w14:paraId="2F1579FE" w14:textId="77777777" w:rsidR="00B40EBE" w:rsidRPr="008373EC" w:rsidRDefault="00B40EBE" w:rsidP="007A2535">
      <w:pPr>
        <w:pStyle w:val="a0"/>
        <w:spacing w:after="80"/>
      </w:pPr>
      <w:r w:rsidRPr="008373EC">
        <w:lastRenderedPageBreak/>
        <w:t>b.</w:t>
      </w:r>
      <w:r w:rsidRPr="008373EC">
        <w:tab/>
        <w:t>Chain of custody forms must be provided to ensure the integrity of each urine specimen by tracking its handling and storage from point of collection to final disposition.</w:t>
      </w:r>
    </w:p>
    <w:p w14:paraId="65F5CCAE" w14:textId="77777777" w:rsidR="00B40EBE" w:rsidRPr="008373EC" w:rsidRDefault="00B40EBE" w:rsidP="007A2535">
      <w:pPr>
        <w:pStyle w:val="a0"/>
        <w:spacing w:after="80"/>
      </w:pPr>
      <w:r w:rsidRPr="008373EC">
        <w:t>c.</w:t>
      </w:r>
      <w:r w:rsidRPr="008373EC">
        <w:tab/>
        <w:t>Testing shall be performed by a Substance Abuse Mental Services Health Administration (SAMSHA) certified laboratory.</w:t>
      </w:r>
    </w:p>
    <w:p w14:paraId="21BA0D06" w14:textId="77777777" w:rsidR="00B40EBE" w:rsidRPr="008373EC" w:rsidRDefault="00B40EBE" w:rsidP="007A2535">
      <w:pPr>
        <w:pStyle w:val="a0"/>
        <w:spacing w:after="80"/>
      </w:pPr>
      <w:r w:rsidRPr="008373EC">
        <w:t>d.</w:t>
      </w:r>
      <w:r w:rsidRPr="008373EC">
        <w:tab/>
        <w:t>The laboratory shall use a cut-off of 50 ng/ml for a positive finding in testing for cannabinoids.</w:t>
      </w:r>
    </w:p>
    <w:p w14:paraId="79926289" w14:textId="77777777" w:rsidR="00B40EBE" w:rsidRPr="008373EC" w:rsidRDefault="00B40EBE" w:rsidP="007A2535">
      <w:pPr>
        <w:pStyle w:val="a0"/>
        <w:spacing w:after="80"/>
      </w:pPr>
      <w:r w:rsidRPr="008373EC">
        <w:t>e.</w:t>
      </w:r>
      <w:r w:rsidRPr="008373EC">
        <w:tab/>
        <w:t>The laboratory shall use a concentration cut-off of 0.08 or more for the initial positive finding in testing for alcohol.</w:t>
      </w:r>
    </w:p>
    <w:p w14:paraId="7FDB2D48" w14:textId="77777777" w:rsidR="00B40EBE" w:rsidRPr="008373EC" w:rsidRDefault="00B40EBE" w:rsidP="007A2535">
      <w:pPr>
        <w:pStyle w:val="a0"/>
        <w:spacing w:after="80"/>
      </w:pPr>
      <w:r w:rsidRPr="008373EC">
        <w:t>f.</w:t>
      </w:r>
      <w:r w:rsidRPr="008373EC">
        <w:tab/>
        <w:t>All positives reported by the laboratory must be confirmed by gas chromatography/mass spectrometry.</w:t>
      </w:r>
    </w:p>
    <w:p w14:paraId="16652BC1" w14:textId="77777777" w:rsidR="00B40EBE" w:rsidRPr="008373EC" w:rsidRDefault="00B40EBE" w:rsidP="007A2535">
      <w:pPr>
        <w:pStyle w:val="1"/>
        <w:spacing w:after="80"/>
      </w:pPr>
      <w:r w:rsidRPr="008373EC">
        <w:t>4.</w:t>
      </w:r>
      <w:r w:rsidRPr="008373EC">
        <w:tab/>
        <w:t>All confirmed positive results of alcohol and drug testing shall be reported by the laboratory to a qualified medical review officer.</w:t>
      </w:r>
    </w:p>
    <w:p w14:paraId="424C43AF" w14:textId="77777777" w:rsidR="00B40EBE" w:rsidRPr="008373EC" w:rsidRDefault="00B40EBE" w:rsidP="007A2535">
      <w:pPr>
        <w:pStyle w:val="A"/>
        <w:spacing w:after="80"/>
      </w:pPr>
      <w:r w:rsidRPr="008373EC">
        <w:t>G.</w:t>
      </w:r>
      <w:r w:rsidRPr="008373EC">
        <w:tab/>
        <w:t>Confidentiality</w:t>
      </w:r>
    </w:p>
    <w:p w14:paraId="02CD6FBD" w14:textId="77777777" w:rsidR="00B40EBE" w:rsidRPr="008373EC" w:rsidRDefault="00B40EBE" w:rsidP="007A2535">
      <w:pPr>
        <w:pStyle w:val="1"/>
        <w:spacing w:after="80"/>
      </w:pPr>
      <w:r w:rsidRPr="008373EC">
        <w:t>1.</w:t>
      </w:r>
      <w:r w:rsidRPr="008373EC">
        <w:tab/>
        <w:t>All information, interviews, reports, statements, memoranda, or test results received through this drug testing program are confidential communications, pursuant to R.S. 49:1012, and may not be used or received in evidence, obtained in discovery, or disclosed in any public or private proceedings, except in an administrative or disciplinary proceeding or hearing, or civil litigation where drug use by the tested individual is relevant.</w:t>
      </w:r>
    </w:p>
    <w:p w14:paraId="1E444D00" w14:textId="77777777" w:rsidR="00B40EBE" w:rsidRPr="008373EC" w:rsidRDefault="00B40EBE" w:rsidP="007A2535">
      <w:pPr>
        <w:pStyle w:val="1"/>
        <w:spacing w:after="80"/>
      </w:pPr>
      <w:r w:rsidRPr="008373EC">
        <w:t>2.</w:t>
      </w:r>
      <w:r w:rsidRPr="008373EC">
        <w:tab/>
        <w:t>All records regarding this policy shall be maintained by the Director of Human Resources in a secured, confidential file.</w:t>
      </w:r>
    </w:p>
    <w:p w14:paraId="3D4ABA57" w14:textId="77777777" w:rsidR="00B40EBE" w:rsidRPr="008373EC" w:rsidRDefault="00B40EBE" w:rsidP="007A2535">
      <w:pPr>
        <w:pStyle w:val="A"/>
        <w:spacing w:after="80"/>
      </w:pPr>
      <w:r w:rsidRPr="008373EC">
        <w:t>H.</w:t>
      </w:r>
      <w:r w:rsidRPr="008373EC">
        <w:tab/>
        <w:t>Responsibilities</w:t>
      </w:r>
    </w:p>
    <w:p w14:paraId="76DB7511" w14:textId="77777777" w:rsidR="00B40EBE" w:rsidRPr="008373EC" w:rsidRDefault="00B40EBE" w:rsidP="007A2535">
      <w:pPr>
        <w:pStyle w:val="1"/>
        <w:spacing w:after="80"/>
      </w:pPr>
      <w:r w:rsidRPr="008373EC">
        <w:t>1.</w:t>
      </w:r>
      <w:r w:rsidRPr="008373EC">
        <w:tab/>
        <w:t>The secretary is responsible for the overall compliance with this regulation and shall submit to the Office of the Governor, through the Commissioner of Administration, a report on this regulation and drug testing program, describing progress, the number of employees affected, the categories of testing being conducted, the associated costs for testing, and the effectiveness of the program by November 1 of each year.</w:t>
      </w:r>
    </w:p>
    <w:p w14:paraId="5C2708BB" w14:textId="77777777" w:rsidR="00B40EBE" w:rsidRPr="008373EC" w:rsidRDefault="00B40EBE" w:rsidP="007A2535">
      <w:pPr>
        <w:pStyle w:val="1"/>
        <w:spacing w:after="80"/>
      </w:pPr>
      <w:r w:rsidRPr="008373EC">
        <w:t>2.</w:t>
      </w:r>
      <w:r w:rsidRPr="008373EC">
        <w:tab/>
        <w:t>The Director of the Human Resources</w:t>
      </w:r>
      <w:r>
        <w:t xml:space="preserve"> </w:t>
      </w:r>
      <w:r w:rsidRPr="008373EC">
        <w:t xml:space="preserve">is responsible for administering the drug and alcohol testing program; recommending to the secretary when drug testing is appropriate; receiving, acting on, and holding confidential all information received from the testing services provider and from the medical review officer; collecting appropriate information necessary to agency defense in the event of legal challenge; and providing the </w:t>
      </w:r>
      <w:r>
        <w:t>secretary</w:t>
      </w:r>
      <w:r w:rsidRPr="008373EC">
        <w:t xml:space="preserve"> with the data necessary to submit a detailed report to the Office of the Governor as described above.</w:t>
      </w:r>
    </w:p>
    <w:p w14:paraId="6086DC00" w14:textId="77777777" w:rsidR="00B40EBE" w:rsidRPr="008373EC" w:rsidRDefault="00B40EBE" w:rsidP="00B40EBE">
      <w:pPr>
        <w:pStyle w:val="1"/>
      </w:pPr>
      <w:r w:rsidRPr="008373EC">
        <w:t>3.</w:t>
      </w:r>
      <w:r w:rsidRPr="008373EC">
        <w:tab/>
        <w:t>All supervisory personnel are responsible for reporting to the Director of Human Resources any employee they suspect may be under the influence of any illegal drug, alcohol, or chemical substance. Supervisory personnel are also responsible for assuring that each employee under their supervision understands or is given the opportunity to understand and have questions answered about this regulation</w:t>
      </w:r>
      <w:r>
        <w:t>'</w:t>
      </w:r>
      <w:r w:rsidRPr="008373EC">
        <w:t>s contents.</w:t>
      </w:r>
    </w:p>
    <w:p w14:paraId="30B2E5AF" w14:textId="77777777" w:rsidR="00B40EBE" w:rsidRPr="008373EC" w:rsidRDefault="00B40EBE" w:rsidP="00B40EBE">
      <w:pPr>
        <w:pStyle w:val="A"/>
      </w:pPr>
      <w:r w:rsidRPr="008373EC">
        <w:t>I.</w:t>
      </w:r>
      <w:r w:rsidRPr="008373EC">
        <w:tab/>
        <w:t>Violation of the Regulation</w:t>
      </w:r>
    </w:p>
    <w:p w14:paraId="5A2243D0" w14:textId="77777777" w:rsidR="00B40EBE" w:rsidRPr="008373EC" w:rsidRDefault="00B40EBE" w:rsidP="00B40EBE">
      <w:pPr>
        <w:pStyle w:val="1"/>
      </w:pPr>
      <w:r w:rsidRPr="008373EC">
        <w:t>1.</w:t>
      </w:r>
      <w:r w:rsidRPr="008373EC">
        <w:tab/>
        <w:t>All initial screening tests with positive results must be confirmed by a second test with the results reviewed by a medical review officer.</w:t>
      </w:r>
    </w:p>
    <w:p w14:paraId="6F906936" w14:textId="77777777" w:rsidR="00B40EBE" w:rsidRPr="008373EC" w:rsidRDefault="00B40EBE" w:rsidP="00B40EBE">
      <w:pPr>
        <w:pStyle w:val="a0"/>
      </w:pPr>
      <w:r w:rsidRPr="008373EC">
        <w:t>a.</w:t>
      </w:r>
      <w:r w:rsidRPr="008373EC">
        <w:tab/>
        <w:t>A breath test resulting in 0.08 or greater alcohol concentration level will be considered an initial positive result.</w:t>
      </w:r>
    </w:p>
    <w:p w14:paraId="122136FA" w14:textId="77777777" w:rsidR="00B40EBE" w:rsidRPr="008373EC" w:rsidRDefault="00B40EBE" w:rsidP="00B40EBE">
      <w:pPr>
        <w:pStyle w:val="a0"/>
      </w:pPr>
      <w:r w:rsidRPr="008373EC">
        <w:t>b.</w:t>
      </w:r>
      <w:r w:rsidRPr="008373EC">
        <w:tab/>
        <w:t xml:space="preserve">If a positive test result occurs, the confirmation test will be performed within </w:t>
      </w:r>
      <w:r>
        <w:t>30</w:t>
      </w:r>
      <w:r w:rsidRPr="008373EC">
        <w:t xml:space="preserve"> minutes, but not less than 15 minutes, of completion of the initial screening test.</w:t>
      </w:r>
    </w:p>
    <w:p w14:paraId="1F46E020" w14:textId="77777777" w:rsidR="00B40EBE" w:rsidRPr="008373EC" w:rsidRDefault="00B40EBE" w:rsidP="00B40EBE">
      <w:pPr>
        <w:pStyle w:val="a0"/>
      </w:pPr>
      <w:r w:rsidRPr="008373EC">
        <w:t>c.</w:t>
      </w:r>
      <w:r w:rsidRPr="008373EC">
        <w:tab/>
        <w:t>Urine samples will be tested using the split sample method, with a confirmation test performed on the second half of the sample in the event that a positive test result occurs.</w:t>
      </w:r>
    </w:p>
    <w:p w14:paraId="7D10F427" w14:textId="77777777" w:rsidR="00B40EBE" w:rsidRPr="008373EC" w:rsidRDefault="00B40EBE" w:rsidP="00B40EBE">
      <w:pPr>
        <w:pStyle w:val="1"/>
      </w:pPr>
      <w:r w:rsidRPr="008373EC">
        <w:t>2.</w:t>
      </w:r>
      <w:r w:rsidRPr="008373EC">
        <w:tab/>
        <w:t>If the confirmation test produces positive results, the medical review officer will contact the employee/applicant prior to posting the r</w:t>
      </w:r>
      <w:r>
        <w:t>esults of the test as positive.</w:t>
      </w:r>
    </w:p>
    <w:p w14:paraId="0E7375C8" w14:textId="77777777" w:rsidR="00B40EBE" w:rsidRPr="008373EC" w:rsidRDefault="00B40EBE" w:rsidP="00B40EBE">
      <w:pPr>
        <w:pStyle w:val="a0"/>
      </w:pPr>
      <w:r w:rsidRPr="008373EC">
        <w:t>a.</w:t>
      </w:r>
      <w:r w:rsidRPr="008373EC">
        <w:tab/>
        <w:t>The employee/applicant will have the opportunity to verify the legitimacy of the result, i.e.</w:t>
      </w:r>
      <w:r>
        <w:t>,</w:t>
      </w:r>
      <w:r w:rsidRPr="008373EC">
        <w:t xml:space="preserve"> producing a valid prescription in his/her name.</w:t>
      </w:r>
    </w:p>
    <w:p w14:paraId="7E7A25A3" w14:textId="77777777" w:rsidR="00B40EBE" w:rsidRPr="008373EC" w:rsidRDefault="00B40EBE" w:rsidP="00B40EBE">
      <w:pPr>
        <w:pStyle w:val="a0"/>
      </w:pPr>
      <w:r w:rsidRPr="008373EC">
        <w:t>b.</w:t>
      </w:r>
      <w:r w:rsidRPr="008373EC">
        <w:tab/>
        <w:t>If the employee applicant is able to successfully verify the legitimacy of the positive results, the medical review officer will confirm the result as negative and report the results to the department.</w:t>
      </w:r>
    </w:p>
    <w:p w14:paraId="2F02CFF5" w14:textId="77777777" w:rsidR="00B40EBE" w:rsidRPr="008373EC" w:rsidRDefault="00B40EBE" w:rsidP="00B40EBE">
      <w:pPr>
        <w:pStyle w:val="a0"/>
      </w:pPr>
      <w:r w:rsidRPr="008373EC">
        <w:t>c.</w:t>
      </w:r>
      <w:r w:rsidRPr="008373EC">
        <w:tab/>
        <w:t xml:space="preserve">If the employee is unable to successfully verify the legitimacy of the positive results, the employee shall be subject to disciplinary action up to and including possible termination of employment, as determined by the </w:t>
      </w:r>
      <w:r>
        <w:t>se</w:t>
      </w:r>
      <w:r w:rsidRPr="008373EC">
        <w:t>cretary.</w:t>
      </w:r>
    </w:p>
    <w:p w14:paraId="19F0B9A8" w14:textId="77777777" w:rsidR="00B40EBE" w:rsidRPr="008373EC" w:rsidRDefault="00B40EBE" w:rsidP="00B40EBE">
      <w:pPr>
        <w:pStyle w:val="1"/>
      </w:pPr>
      <w:r w:rsidRPr="008373EC">
        <w:t>3.</w:t>
      </w:r>
      <w:r w:rsidRPr="008373EC">
        <w:tab/>
        <w:t>Each violation and alleged violation of this regulation will be handled individually, taking into account all data, including the risk to self, fellow emp</w:t>
      </w:r>
      <w:r>
        <w:t>loyees, and the general public.</w:t>
      </w:r>
    </w:p>
    <w:p w14:paraId="430F18BB" w14:textId="77777777" w:rsidR="00B40EBE" w:rsidRPr="008373EC" w:rsidRDefault="00B40EBE" w:rsidP="007A2535">
      <w:pPr>
        <w:pStyle w:val="1"/>
        <w:spacing w:after="80"/>
      </w:pPr>
      <w:r w:rsidRPr="008373EC">
        <w:t>4.</w:t>
      </w:r>
      <w:r w:rsidRPr="008373EC">
        <w:tab/>
        <w:t>Any employee whose drug test is confirmed positive may make a written request for access to records relating to his drug tests and any records relating to the results of any relevant certification, review, or suspension/revocation-of-certification proceedings within seven working days.</w:t>
      </w:r>
    </w:p>
    <w:p w14:paraId="35348857" w14:textId="77777777" w:rsidR="00B40EBE" w:rsidRPr="008373EC" w:rsidRDefault="00B40EBE" w:rsidP="007A2535">
      <w:pPr>
        <w:pStyle w:val="1"/>
        <w:spacing w:after="80"/>
      </w:pPr>
      <w:r w:rsidRPr="008373EC">
        <w:t>5.</w:t>
      </w:r>
      <w:r w:rsidRPr="008373EC">
        <w:tab/>
        <w:t>The secretary may, but shall not be required to, allow an employee whose drug test is certified positive by the medical review officer the opportunity to undergo rehabilitation without termination of employment, subject to the employee complying with the following conditions.</w:t>
      </w:r>
    </w:p>
    <w:p w14:paraId="3B5F333E" w14:textId="77777777" w:rsidR="00B40EBE" w:rsidRPr="008373EC" w:rsidRDefault="00B40EBE" w:rsidP="007A2535">
      <w:pPr>
        <w:pStyle w:val="a0"/>
        <w:spacing w:after="80"/>
      </w:pPr>
      <w:r w:rsidRPr="008373EC">
        <w:t>a.</w:t>
      </w:r>
      <w:r w:rsidRPr="008373EC">
        <w:tab/>
        <w:t>The employee must meet with an approved chemical abuse counselor for a substance abuse evaluation.</w:t>
      </w:r>
    </w:p>
    <w:p w14:paraId="4E3DAFDC" w14:textId="77777777" w:rsidR="00B40EBE" w:rsidRPr="008373EC" w:rsidRDefault="00B40EBE" w:rsidP="007A2535">
      <w:pPr>
        <w:pStyle w:val="a0"/>
        <w:spacing w:after="80"/>
      </w:pPr>
      <w:r w:rsidRPr="008373EC">
        <w:t>b.</w:t>
      </w:r>
      <w:r w:rsidRPr="008373EC">
        <w:tab/>
        <w:t>The employee must release the substance abuse evaluation before returning to work.</w:t>
      </w:r>
    </w:p>
    <w:p w14:paraId="2F9058B3" w14:textId="77777777" w:rsidR="00B40EBE" w:rsidRPr="008373EC" w:rsidRDefault="00B40EBE" w:rsidP="007A2535">
      <w:pPr>
        <w:pStyle w:val="a0"/>
        <w:spacing w:after="80"/>
      </w:pPr>
      <w:r w:rsidRPr="008373EC">
        <w:t>c.</w:t>
      </w:r>
      <w:r w:rsidRPr="008373EC">
        <w:tab/>
        <w:t>The employee shall be screened on a periodic basis for not less than 12 months nor more than 60 months.</w:t>
      </w:r>
    </w:p>
    <w:p w14:paraId="4FA79355" w14:textId="77777777" w:rsidR="00B40EBE" w:rsidRPr="008373EC" w:rsidRDefault="00B40EBE" w:rsidP="00B40EBE">
      <w:pPr>
        <w:pStyle w:val="a0"/>
      </w:pPr>
      <w:r w:rsidRPr="008373EC">
        <w:t>d.</w:t>
      </w:r>
      <w:r w:rsidRPr="008373EC">
        <w:tab/>
        <w:t>The employee will be responsible for costs associated with follow-up testing, return to duty testing, counseling and any other recommended treatment.</w:t>
      </w:r>
    </w:p>
    <w:p w14:paraId="6ACC0895" w14:textId="77777777" w:rsidR="00B40EBE" w:rsidRPr="008373EC" w:rsidRDefault="00B40EBE" w:rsidP="00B40EBE">
      <w:pPr>
        <w:pStyle w:val="1"/>
      </w:pPr>
      <w:r w:rsidRPr="008373EC">
        <w:t>6.</w:t>
      </w:r>
      <w:r w:rsidRPr="008373EC">
        <w:tab/>
        <w:t>Positive post accident or return to duty tests will result in the employee</w:t>
      </w:r>
      <w:r>
        <w:t>'</w:t>
      </w:r>
      <w:r w:rsidRPr="008373EC">
        <w:t>s immediate dismissal.</w:t>
      </w:r>
    </w:p>
    <w:p w14:paraId="30721AC4" w14:textId="77777777" w:rsidR="00B40EBE" w:rsidRPr="008373EC" w:rsidRDefault="00B40EBE" w:rsidP="00B40EBE">
      <w:pPr>
        <w:pStyle w:val="1"/>
      </w:pPr>
      <w:r w:rsidRPr="008373EC">
        <w:lastRenderedPageBreak/>
        <w:t>7.</w:t>
      </w:r>
      <w:r w:rsidRPr="008373EC">
        <w:tab/>
        <w:t>Any employee who refuses to submit to a urine test for the presence of illegal drugs or a breath test for the presence of alcohol shall be subject to the consequences of a positive test.</w:t>
      </w:r>
    </w:p>
    <w:p w14:paraId="24799491" w14:textId="77777777" w:rsidR="00B40EBE" w:rsidRPr="008373EC" w:rsidRDefault="00B40EBE" w:rsidP="00B40EBE">
      <w:pPr>
        <w:pStyle w:val="1"/>
      </w:pPr>
      <w:r w:rsidRPr="008373EC">
        <w:t>8.</w:t>
      </w:r>
      <w:r w:rsidRPr="008373EC">
        <w:tab/>
        <w:t>In the event that a current or prospective employee receives a confirmed positive test result, the employee may challenge the test results within 72 hours of actual notification.</w:t>
      </w:r>
    </w:p>
    <w:p w14:paraId="67453D77" w14:textId="77777777" w:rsidR="00B40EBE" w:rsidRPr="008373EC" w:rsidRDefault="00B40EBE" w:rsidP="00B40EBE">
      <w:pPr>
        <w:pStyle w:val="a0"/>
      </w:pPr>
      <w:r w:rsidRPr="008373EC">
        <w:t>a.</w:t>
      </w:r>
      <w:r w:rsidRPr="008373EC">
        <w:tab/>
        <w:t>The employee</w:t>
      </w:r>
      <w:r>
        <w:t>'</w:t>
      </w:r>
      <w:r w:rsidRPr="008373EC">
        <w:t>s challenge will not prevent the employee from being placed on suspension pending the investigation until the challenge is resolved.</w:t>
      </w:r>
    </w:p>
    <w:p w14:paraId="6653E04F" w14:textId="77777777" w:rsidR="00B40EBE" w:rsidRPr="008373EC" w:rsidRDefault="00B40EBE" w:rsidP="00B40EBE">
      <w:pPr>
        <w:pStyle w:val="a0"/>
      </w:pPr>
      <w:r w:rsidRPr="008373EC">
        <w:t>b.</w:t>
      </w:r>
      <w:r w:rsidRPr="008373EC">
        <w:tab/>
        <w:t>The employee may submit a written explanation of the reason for the positive test result to the medical review officer.</w:t>
      </w:r>
    </w:p>
    <w:p w14:paraId="3AD12DFC" w14:textId="77777777" w:rsidR="00B40EBE" w:rsidRPr="008373EC" w:rsidRDefault="00B40EBE" w:rsidP="00B40EBE">
      <w:pPr>
        <w:pStyle w:val="a0"/>
      </w:pPr>
      <w:r w:rsidRPr="008373EC">
        <w:t>c.</w:t>
      </w:r>
      <w:r w:rsidRPr="008373EC">
        <w:tab/>
        <w:t>Employees who are on legally prescribed and obtained medication for a documented illness, injury or ailment will be eligible for continued employment upon receiving clearance from the medical review officer.</w:t>
      </w:r>
    </w:p>
    <w:p w14:paraId="05DDFCFC" w14:textId="77777777" w:rsidR="00B40EBE" w:rsidRPr="008373EC" w:rsidRDefault="00B40EBE" w:rsidP="00B40EBE">
      <w:pPr>
        <w:pStyle w:val="1"/>
      </w:pPr>
      <w:r w:rsidRPr="008373EC">
        <w:t>9.</w:t>
      </w:r>
      <w:r w:rsidRPr="008373EC">
        <w:tab/>
        <w:t>In the event that a current or prospective employee remains unable to provide a sufficient urine specimen or amount of breath, the collector or Breath Alcohol Technician (BAT) must discontinue testing and notify the Director of Human Resources of their actions.</w:t>
      </w:r>
    </w:p>
    <w:p w14:paraId="303EFA42" w14:textId="77777777" w:rsidR="00B40EBE" w:rsidRPr="008373EC" w:rsidRDefault="00B40EBE" w:rsidP="00B40EBE">
      <w:pPr>
        <w:pStyle w:val="a0"/>
      </w:pPr>
      <w:r w:rsidRPr="008373EC">
        <w:t>a.</w:t>
      </w:r>
      <w:r w:rsidRPr="008373EC">
        <w:tab/>
        <w:t xml:space="preserve">In both instances, whether the discrepancy is an insufficient urine specimen or amount of breath, the Director of Human Resources shall promptly inform the </w:t>
      </w:r>
      <w:r>
        <w:t>s</w:t>
      </w:r>
      <w:r w:rsidRPr="008373EC">
        <w:t>ecretary.</w:t>
      </w:r>
    </w:p>
    <w:p w14:paraId="7B137DFB" w14:textId="77777777" w:rsidR="00B40EBE" w:rsidRPr="008373EC" w:rsidRDefault="00B40EBE" w:rsidP="00B40EBE">
      <w:pPr>
        <w:pStyle w:val="a0"/>
      </w:pPr>
      <w:r>
        <w:t>b.</w:t>
      </w:r>
      <w:r>
        <w:tab/>
        <w:t xml:space="preserve">The </w:t>
      </w:r>
      <w:r w:rsidRPr="008373EC">
        <w:t>secretary shall then direct the employees to have a medical evaluation, at the expense of the Department of Revenue, by a licensed physician who possesses expertise in the medical issue surrounding the failure to provide a sufficient specimen.</w:t>
      </w:r>
    </w:p>
    <w:p w14:paraId="35D4F561" w14:textId="77777777" w:rsidR="00B40EBE" w:rsidRPr="008373EC" w:rsidRDefault="00B40EBE" w:rsidP="00B40EBE">
      <w:pPr>
        <w:pStyle w:val="a0"/>
      </w:pPr>
      <w:r w:rsidRPr="008373EC">
        <w:t>c.</w:t>
      </w:r>
      <w:r w:rsidRPr="008373EC">
        <w:tab/>
        <w:t xml:space="preserve">This medical evaluation must be performed within five working days after the </w:t>
      </w:r>
      <w:r>
        <w:t>s</w:t>
      </w:r>
      <w:r w:rsidRPr="008373EC">
        <w:t>ecretary is notified of the employee</w:t>
      </w:r>
      <w:r>
        <w:t>'</w:t>
      </w:r>
      <w:r w:rsidRPr="008373EC">
        <w:t>s inability to provide a sufficient specimen.</w:t>
      </w:r>
    </w:p>
    <w:p w14:paraId="45D652FE" w14:textId="77777777" w:rsidR="00B40EBE" w:rsidRPr="008373EC" w:rsidRDefault="00B40EBE" w:rsidP="00B40EBE">
      <w:pPr>
        <w:pStyle w:val="a0"/>
      </w:pPr>
      <w:r w:rsidRPr="008373EC">
        <w:t>d.</w:t>
      </w:r>
      <w:r w:rsidRPr="008373EC">
        <w:tab/>
        <w:t>The physician shall provide the secretary with a report of his/her conclusions as to whether the employee</w:t>
      </w:r>
      <w:r>
        <w:t>'</w:t>
      </w:r>
      <w:r w:rsidRPr="008373EC">
        <w:t>s inability to provide a sufficient urine specimen or amount of breath is genuine.</w:t>
      </w:r>
    </w:p>
    <w:p w14:paraId="4A3AC26C" w14:textId="77777777" w:rsidR="00B40EBE" w:rsidRPr="008373EC" w:rsidRDefault="00B40EBE" w:rsidP="00B40EBE">
      <w:pPr>
        <w:pStyle w:val="a0"/>
      </w:pPr>
      <w:r w:rsidRPr="008373EC">
        <w:t>e.</w:t>
      </w:r>
      <w:r w:rsidRPr="008373EC">
        <w:tab/>
        <w:t>If the physician determines that the employee</w:t>
      </w:r>
      <w:r>
        <w:t>'</w:t>
      </w:r>
      <w:r w:rsidRPr="008373EC">
        <w:t>s inability to provide a sufficient urine specimen or amount of breath is not genuine, the employees will be subject to the consequences of a positive test.</w:t>
      </w:r>
    </w:p>
    <w:p w14:paraId="4B419581" w14:textId="77777777" w:rsidR="00B40EBE" w:rsidRPr="008373EC" w:rsidRDefault="00B40EBE" w:rsidP="00B40EBE">
      <w:pPr>
        <w:pStyle w:val="A"/>
      </w:pPr>
      <w:r w:rsidRPr="008373EC">
        <w:t>J.</w:t>
      </w:r>
      <w:r w:rsidRPr="008373EC">
        <w:tab/>
        <w:t>Safety-Sensitive or Security-Sensitive Positions to be Randomly Drug Tested</w:t>
      </w:r>
    </w:p>
    <w:p w14:paraId="2E1161C3" w14:textId="77777777" w:rsidR="00B40EBE" w:rsidRPr="008373EC" w:rsidRDefault="00B40EBE" w:rsidP="00B40EBE">
      <w:pPr>
        <w:pStyle w:val="1"/>
      </w:pPr>
      <w:r w:rsidRPr="008373EC">
        <w:t>1.</w:t>
      </w:r>
      <w:r w:rsidRPr="008373EC">
        <w:tab/>
        <w:t>All candidates for the following positions are required to pass a drug test before being placed in the position, whether through appointment or promotion and employees who occupy these positions are subject</w:t>
      </w:r>
      <w:r>
        <w:t xml:space="preserve"> to random drug/alcohol testing.</w:t>
      </w:r>
    </w:p>
    <w:p w14:paraId="6BE03EE4" w14:textId="77777777" w:rsidR="00B40EBE" w:rsidRPr="008373EC" w:rsidRDefault="00B40EBE" w:rsidP="007A2535">
      <w:pPr>
        <w:pStyle w:val="a0"/>
        <w:keepNext/>
      </w:pPr>
      <w:r>
        <w:t>a</w:t>
      </w:r>
      <w:r w:rsidRPr="008373EC">
        <w:t>.</w:t>
      </w:r>
      <w:r w:rsidRPr="008373EC">
        <w:tab/>
        <w:t>Alcohol Beverage Control Investigator Supervisor</w:t>
      </w:r>
    </w:p>
    <w:p w14:paraId="14D9B4DB" w14:textId="77777777" w:rsidR="00B40EBE" w:rsidRPr="008373EC" w:rsidRDefault="00B40EBE" w:rsidP="00B40EBE">
      <w:pPr>
        <w:pStyle w:val="a0"/>
      </w:pPr>
      <w:r>
        <w:t>b</w:t>
      </w:r>
      <w:r w:rsidRPr="008373EC">
        <w:t>.</w:t>
      </w:r>
      <w:r w:rsidRPr="008373EC">
        <w:tab/>
        <w:t>Alcohol Beverage Control Investigator</w:t>
      </w:r>
    </w:p>
    <w:p w14:paraId="7EFBEB21" w14:textId="77777777" w:rsidR="00B40EBE" w:rsidRPr="008373EC" w:rsidRDefault="00B40EBE" w:rsidP="00B40EBE">
      <w:pPr>
        <w:pStyle w:val="a0"/>
      </w:pPr>
      <w:r>
        <w:t>c</w:t>
      </w:r>
      <w:r w:rsidRPr="008373EC">
        <w:t>.</w:t>
      </w:r>
      <w:r w:rsidRPr="008373EC">
        <w:tab/>
        <w:t>Alcohol Beverage Control Manager</w:t>
      </w:r>
    </w:p>
    <w:p w14:paraId="21784C53" w14:textId="77777777" w:rsidR="00B40EBE" w:rsidRPr="008373EC" w:rsidRDefault="00B40EBE" w:rsidP="00B40EBE">
      <w:pPr>
        <w:pStyle w:val="a0"/>
      </w:pPr>
      <w:r>
        <w:t>d</w:t>
      </w:r>
      <w:r w:rsidRPr="008373EC">
        <w:t>.</w:t>
      </w:r>
      <w:r w:rsidRPr="008373EC">
        <w:tab/>
        <w:t>Alcohol Beverage Control Staff Officer</w:t>
      </w:r>
    </w:p>
    <w:p w14:paraId="1F14BF08" w14:textId="77777777" w:rsidR="00B40EBE" w:rsidRPr="008373EC" w:rsidRDefault="00B40EBE" w:rsidP="00B40EBE">
      <w:pPr>
        <w:pStyle w:val="a0"/>
      </w:pPr>
      <w:r>
        <w:t>e</w:t>
      </w:r>
      <w:r w:rsidRPr="008373EC">
        <w:t>.</w:t>
      </w:r>
      <w:r w:rsidRPr="008373EC">
        <w:tab/>
        <w:t>Alcohol Beverage Control Special Investigator</w:t>
      </w:r>
    </w:p>
    <w:p w14:paraId="79F15631" w14:textId="77777777" w:rsidR="00B40EBE" w:rsidRPr="008373EC" w:rsidRDefault="00B40EBE" w:rsidP="00B40EBE">
      <w:pPr>
        <w:pStyle w:val="a0"/>
      </w:pPr>
      <w:r>
        <w:t>f</w:t>
      </w:r>
      <w:r w:rsidRPr="008373EC">
        <w:t>.</w:t>
      </w:r>
      <w:r w:rsidRPr="008373EC">
        <w:tab/>
        <w:t>Alcohol and Tobacco Control Agent 1-6</w:t>
      </w:r>
    </w:p>
    <w:p w14:paraId="3A849029" w14:textId="77777777" w:rsidR="00B40EBE" w:rsidRPr="008373EC" w:rsidRDefault="00B40EBE" w:rsidP="00B40EBE">
      <w:pPr>
        <w:pStyle w:val="a0"/>
      </w:pPr>
      <w:r>
        <w:t>g</w:t>
      </w:r>
      <w:r w:rsidRPr="008373EC">
        <w:t>.</w:t>
      </w:r>
      <w:r w:rsidRPr="008373EC">
        <w:tab/>
        <w:t>Alcohol and Tobacco Control Commissioner</w:t>
      </w:r>
    </w:p>
    <w:p w14:paraId="0A9B4033" w14:textId="77777777" w:rsidR="00B40EBE" w:rsidRPr="008373EC" w:rsidRDefault="00B40EBE" w:rsidP="00B40EBE">
      <w:pPr>
        <w:pStyle w:val="a0"/>
      </w:pPr>
      <w:r>
        <w:t>h</w:t>
      </w:r>
      <w:r w:rsidRPr="008373EC">
        <w:t>.</w:t>
      </w:r>
      <w:r w:rsidRPr="008373EC">
        <w:tab/>
        <w:t>Alcohol and Tobacco Control Deputy Commissioner</w:t>
      </w:r>
    </w:p>
    <w:p w14:paraId="00FAAD10" w14:textId="77777777" w:rsidR="00B40EBE" w:rsidRPr="008373EC" w:rsidRDefault="00B40EBE" w:rsidP="00B40EBE">
      <w:pPr>
        <w:pStyle w:val="a0"/>
      </w:pPr>
      <w:r>
        <w:t>i</w:t>
      </w:r>
      <w:r w:rsidRPr="008373EC">
        <w:t>.</w:t>
      </w:r>
      <w:r w:rsidRPr="008373EC">
        <w:tab/>
        <w:t>Alcohol and Tobacco Control Financial Investigator 1-2</w:t>
      </w:r>
    </w:p>
    <w:p w14:paraId="2BCDEBB2" w14:textId="77777777" w:rsidR="00B40EBE" w:rsidRPr="008373EC" w:rsidRDefault="00B40EBE" w:rsidP="00B40EBE">
      <w:pPr>
        <w:pStyle w:val="a0"/>
      </w:pPr>
      <w:r>
        <w:t>j</w:t>
      </w:r>
      <w:r w:rsidRPr="008373EC">
        <w:t>.</w:t>
      </w:r>
      <w:r w:rsidRPr="008373EC">
        <w:tab/>
        <w:t>Alcohol and Tobacco Control Special Investigator 1-2</w:t>
      </w:r>
    </w:p>
    <w:p w14:paraId="15D7DDF0" w14:textId="77777777" w:rsidR="00B40EBE" w:rsidRPr="008373EC" w:rsidRDefault="00B40EBE" w:rsidP="00B40EBE">
      <w:pPr>
        <w:pStyle w:val="a0"/>
      </w:pPr>
      <w:r>
        <w:t>k</w:t>
      </w:r>
      <w:r w:rsidRPr="008373EC">
        <w:t>.</w:t>
      </w:r>
      <w:r w:rsidRPr="008373EC">
        <w:tab/>
        <w:t>Alcohol and Tobacco Control Specialist</w:t>
      </w:r>
    </w:p>
    <w:p w14:paraId="156A101A" w14:textId="77777777" w:rsidR="00B40EBE" w:rsidRPr="008373EC" w:rsidRDefault="00B40EBE" w:rsidP="00B40EBE">
      <w:pPr>
        <w:pStyle w:val="a0"/>
      </w:pPr>
      <w:r>
        <w:t>l</w:t>
      </w:r>
      <w:r w:rsidRPr="008373EC">
        <w:t>.</w:t>
      </w:r>
      <w:r w:rsidRPr="008373EC">
        <w:tab/>
        <w:t>Special Investigation Division—Assistant Director</w:t>
      </w:r>
    </w:p>
    <w:p w14:paraId="20F8715A" w14:textId="77777777" w:rsidR="00B40EBE" w:rsidRPr="008373EC" w:rsidRDefault="00B40EBE" w:rsidP="00B40EBE">
      <w:pPr>
        <w:pStyle w:val="a0"/>
      </w:pPr>
      <w:r>
        <w:t>m</w:t>
      </w:r>
      <w:r w:rsidRPr="008373EC">
        <w:t>.</w:t>
      </w:r>
      <w:r w:rsidRPr="008373EC">
        <w:tab/>
        <w:t>Special Investigations Division—Director</w:t>
      </w:r>
    </w:p>
    <w:p w14:paraId="762158DB" w14:textId="77777777" w:rsidR="00B40EBE" w:rsidRPr="008373EC" w:rsidRDefault="00B40EBE" w:rsidP="00B40EBE">
      <w:pPr>
        <w:pStyle w:val="a0"/>
      </w:pPr>
      <w:r>
        <w:t>n</w:t>
      </w:r>
      <w:r w:rsidRPr="008373EC">
        <w:t>.</w:t>
      </w:r>
      <w:r w:rsidRPr="008373EC">
        <w:tab/>
        <w:t>Special Investig</w:t>
      </w:r>
      <w:r>
        <w:t>ations Division—Revenue Agent 3</w:t>
      </w:r>
    </w:p>
    <w:p w14:paraId="785AB2DE" w14:textId="77777777" w:rsidR="00B40EBE" w:rsidRPr="008373EC" w:rsidRDefault="00B40EBE" w:rsidP="00B40EBE">
      <w:pPr>
        <w:pStyle w:val="AuthorityNote"/>
      </w:pPr>
      <w:r w:rsidRPr="008373EC">
        <w:t>AUTHORITY NOTE:</w:t>
      </w:r>
      <w:r w:rsidRPr="008373EC">
        <w:tab/>
        <w:t>Promulgated in accordance with Executive Orders</w:t>
      </w:r>
      <w:r>
        <w:t xml:space="preserve"> </w:t>
      </w:r>
      <w:r w:rsidRPr="008373EC">
        <w:t>KBB 2005-08 and 2005-11 and R.S. 49:1015 et seq.</w:t>
      </w:r>
    </w:p>
    <w:p w14:paraId="4A8CE70F" w14:textId="77777777" w:rsidR="000A70F9" w:rsidRDefault="000A70F9">
      <w:pPr>
        <w:pStyle w:val="HistoricalNote"/>
      </w:pPr>
      <w:r>
        <w:t>HISTORICAL NOTE:</w:t>
      </w:r>
      <w:r>
        <w:tab/>
        <w:t>Promulgated by the Department of Revenue, Office of the Secr</w:t>
      </w:r>
      <w:r w:rsidR="00B40EBE">
        <w:t xml:space="preserve">etary, LR 25:1523 (August 1999), </w:t>
      </w:r>
      <w:r w:rsidR="00B40EBE" w:rsidRPr="008373EC">
        <w:t>amended LR 3</w:t>
      </w:r>
      <w:r w:rsidR="00B40EBE">
        <w:t>4</w:t>
      </w:r>
      <w:r w:rsidR="00B40EBE" w:rsidRPr="008373EC">
        <w:t>:</w:t>
      </w:r>
      <w:r w:rsidR="00B40EBE">
        <w:t>668 (April 2008).</w:t>
      </w:r>
    </w:p>
    <w:p w14:paraId="1A890065" w14:textId="77777777" w:rsidR="00F46E9E" w:rsidRPr="009F49F5" w:rsidRDefault="00F46E9E" w:rsidP="00F46E9E">
      <w:pPr>
        <w:pStyle w:val="Section"/>
      </w:pPr>
      <w:bookmarkStart w:id="90" w:name="_Toc238197549"/>
      <w:r w:rsidRPr="009F49F5">
        <w:t>§103.</w:t>
      </w:r>
      <w:r w:rsidRPr="009F49F5">
        <w:tab/>
        <w:t>Criminal History Records Checks for Access to Federal Tax Information</w:t>
      </w:r>
      <w:bookmarkEnd w:id="90"/>
    </w:p>
    <w:p w14:paraId="14E0E348" w14:textId="77777777" w:rsidR="008D4FAE" w:rsidRDefault="008D4FAE" w:rsidP="008D4FAE">
      <w:pPr>
        <w:pStyle w:val="A"/>
      </w:pPr>
      <w:r w:rsidRPr="00C234F4">
        <w:t>A.</w:t>
      </w:r>
      <w:r>
        <w:tab/>
      </w:r>
      <w:r w:rsidRPr="00C234F4">
        <w:t xml:space="preserve">Introduction and Purpose </w:t>
      </w:r>
    </w:p>
    <w:p w14:paraId="127C0AAA" w14:textId="77777777" w:rsidR="008D4FAE" w:rsidRPr="00C234F4" w:rsidRDefault="008D4FAE" w:rsidP="008D4FAE">
      <w:pPr>
        <w:pStyle w:val="1"/>
      </w:pPr>
      <w:r>
        <w:t>1.</w:t>
      </w:r>
      <w:r>
        <w:tab/>
      </w:r>
      <w:r w:rsidRPr="00C234F4">
        <w:t xml:space="preserve">Safeguarding federal tax information (FTI) is critically important to the continuous protection of taxpayer confidentiality as required by </w:t>
      </w:r>
      <w:r>
        <w:t xml:space="preserve">26 </w:t>
      </w:r>
      <w:r w:rsidRPr="00C234F4">
        <w:t>U.S.C. 6103(p)(4) of the Internal Revenue Code and Publication 1075</w:t>
      </w:r>
      <w:r>
        <w:t>.</w:t>
      </w:r>
      <w:r w:rsidRPr="003C5593">
        <w:rPr>
          <w:kern w:val="0"/>
          <w:sz w:val="24"/>
        </w:rPr>
        <w:t xml:space="preserve"> </w:t>
      </w:r>
      <w:r w:rsidRPr="003C5593">
        <w:t>The Department of Revenue will conduct fingerprinting, along with national, state</w:t>
      </w:r>
      <w:r>
        <w:t>,</w:t>
      </w:r>
      <w:r w:rsidRPr="003C5593">
        <w:t xml:space="preserve"> and local criminal history record checks on all individuals handling and those who may handle FTI in order to ensure the Department of Revenue is making a complete effort to protect the sensitive information of all taxpayers and complying with federal confidentiality laws and background investigation standards. The criminal history record checks will be used to determine the suitability of individuals to access FTI in performance of their job duties or services for the Department of Revenue. In determining suitability, the Department of Revenue will use information obtained through the criminal history record check to identify trends of behavior that may not rise to the criteria for reporting to the FBI or state database, but are a good source of information about the individual.</w:t>
      </w:r>
    </w:p>
    <w:p w14:paraId="3BB1D681" w14:textId="77777777" w:rsidR="00F46E9E" w:rsidRPr="009F49F5" w:rsidRDefault="00F46E9E" w:rsidP="004F1815">
      <w:pPr>
        <w:pStyle w:val="A"/>
        <w:keepNext/>
      </w:pPr>
      <w:r w:rsidRPr="009F49F5">
        <w:t>B.</w:t>
      </w:r>
      <w:r w:rsidRPr="009F49F5">
        <w:tab/>
        <w:t>Applicability</w:t>
      </w:r>
    </w:p>
    <w:p w14:paraId="307ED5ED" w14:textId="77777777" w:rsidR="00F46E9E" w:rsidRPr="009F49F5" w:rsidRDefault="00F46E9E" w:rsidP="004F1815">
      <w:pPr>
        <w:pStyle w:val="1"/>
        <w:keepNext/>
      </w:pPr>
      <w:r w:rsidRPr="009F49F5">
        <w:t>1.</w:t>
      </w:r>
      <w:r w:rsidRPr="009F49F5">
        <w:tab/>
        <w:t>This regulation applies to all current employees, prospective employees, contractors and subcontractors of the Department of Revenue.</w:t>
      </w:r>
    </w:p>
    <w:p w14:paraId="0CE1AE62" w14:textId="77777777" w:rsidR="00F46E9E" w:rsidRPr="009F49F5" w:rsidRDefault="00F46E9E" w:rsidP="00F46E9E">
      <w:pPr>
        <w:pStyle w:val="A"/>
      </w:pPr>
      <w:r w:rsidRPr="009F49F5">
        <w:t>C.</w:t>
      </w:r>
      <w:r w:rsidRPr="009F49F5">
        <w:tab/>
        <w:t>Definitions</w:t>
      </w:r>
    </w:p>
    <w:p w14:paraId="48EB8B71" w14:textId="77777777" w:rsidR="00F46E9E" w:rsidRPr="009F49F5" w:rsidRDefault="00F46E9E" w:rsidP="00F46E9E">
      <w:pPr>
        <w:pStyle w:val="1"/>
      </w:pPr>
      <w:r w:rsidRPr="009F49F5">
        <w:rPr>
          <w:i/>
        </w:rPr>
        <w:t>Criminal History Record Check</w:t>
      </w:r>
      <w:r w:rsidR="00711BB7">
        <w:t>—</w:t>
      </w:r>
      <w:r w:rsidRPr="009F49F5">
        <w:t xml:space="preserve">a review of an individual’s criminal history on the national level through the </w:t>
      </w:r>
      <w:r w:rsidRPr="009F49F5">
        <w:lastRenderedPageBreak/>
        <w:t>use of fingerprints sent to the Federal Bureau of Investigation (FBI), the state level, through the use of fingerprints sent to the Louisiana Bureau of Criminal Identification and Information and the local level, through various local law enforcement agencies.</w:t>
      </w:r>
    </w:p>
    <w:p w14:paraId="0F513D7A" w14:textId="77777777" w:rsidR="00F46E9E" w:rsidRPr="009F49F5" w:rsidRDefault="00F46E9E" w:rsidP="00F46E9E">
      <w:pPr>
        <w:pStyle w:val="1"/>
      </w:pPr>
      <w:r w:rsidRPr="009F49F5">
        <w:rPr>
          <w:i/>
        </w:rPr>
        <w:t>Department</w:t>
      </w:r>
      <w:r w:rsidRPr="009F49F5">
        <w:t>—the Louisiana Department of Revenue.</w:t>
      </w:r>
    </w:p>
    <w:p w14:paraId="3AB0397A" w14:textId="77777777" w:rsidR="00F46E9E" w:rsidRPr="009F49F5" w:rsidRDefault="00F46E9E" w:rsidP="00F46E9E">
      <w:pPr>
        <w:pStyle w:val="1"/>
      </w:pPr>
      <w:r w:rsidRPr="009F49F5">
        <w:rPr>
          <w:i/>
        </w:rPr>
        <w:t xml:space="preserve">FTI Suitable </w:t>
      </w:r>
      <w:r w:rsidRPr="009F49F5">
        <w:t>(no reports)</w:t>
      </w:r>
      <w:r w:rsidR="00711BB7">
        <w:t>—</w:t>
      </w:r>
      <w:r w:rsidRPr="009F49F5">
        <w:t>an employee, contractor or subcontractor who is suitable to access federal tax information in the performance of his duties, function or service at the department.</w:t>
      </w:r>
    </w:p>
    <w:p w14:paraId="1599D417" w14:textId="77777777" w:rsidR="00F46E9E" w:rsidRPr="009F49F5" w:rsidRDefault="00F46E9E" w:rsidP="00F46E9E">
      <w:pPr>
        <w:pStyle w:val="1"/>
      </w:pPr>
      <w:r w:rsidRPr="009F49F5">
        <w:rPr>
          <w:i/>
        </w:rPr>
        <w:t xml:space="preserve">FTI Suitable </w:t>
      </w:r>
      <w:r w:rsidRPr="009F49F5">
        <w:t>(with reports)</w:t>
      </w:r>
      <w:r w:rsidR="00711BB7">
        <w:t>—</w:t>
      </w:r>
      <w:r w:rsidRPr="009F49F5">
        <w:t>an employee, contractor or subcontractor where information was received during the criminal history record check process that indicated there were criminal cases, convictions, arrests or serious misconduct but a determination was made based upon compelling reasons, to allow access to FTI in the performance of his duties, function or service at the department.</w:t>
      </w:r>
    </w:p>
    <w:p w14:paraId="496A36DE" w14:textId="77777777" w:rsidR="00F46E9E" w:rsidRDefault="00F46E9E" w:rsidP="00F46E9E">
      <w:pPr>
        <w:pStyle w:val="1"/>
      </w:pPr>
      <w:r w:rsidRPr="009F49F5">
        <w:rPr>
          <w:i/>
        </w:rPr>
        <w:t>FTI Unsuitable</w:t>
      </w:r>
      <w:r w:rsidR="00711BB7">
        <w:t>—</w:t>
      </w:r>
      <w:r w:rsidRPr="009F49F5">
        <w:t>an employee, contractor or subcontractor who is not suitable to access federal tax information in the performance of his duties, function or service at the department.</w:t>
      </w:r>
    </w:p>
    <w:p w14:paraId="0AC7CB8D" w14:textId="77777777" w:rsidR="002D2280" w:rsidRPr="009F49F5" w:rsidRDefault="002D2280" w:rsidP="00F46E9E">
      <w:pPr>
        <w:pStyle w:val="1"/>
      </w:pPr>
      <w:r w:rsidRPr="009F49F5">
        <w:rPr>
          <w:i/>
        </w:rPr>
        <w:t xml:space="preserve">Federal Tax Information </w:t>
      </w:r>
      <w:r w:rsidRPr="009F49F5">
        <w:t>(</w:t>
      </w:r>
      <w:r w:rsidRPr="009F49F5">
        <w:rPr>
          <w:i/>
        </w:rPr>
        <w:t>FTI</w:t>
      </w:r>
      <w:r w:rsidRPr="009F49F5">
        <w:t>)</w:t>
      </w:r>
      <w:r w:rsidR="00711BB7">
        <w:rPr>
          <w:i/>
        </w:rPr>
        <w:t>—</w:t>
      </w:r>
      <w:r w:rsidRPr="009F49F5">
        <w:t xml:space="preserve">consists of federal tax returns and return information (and information derived from it) that is in the department’s possession or control which is covered by the confidentiality protections of the </w:t>
      </w:r>
      <w:r w:rsidRPr="009F49F5">
        <w:rPr>
          <w:i/>
        </w:rPr>
        <w:t>Internal Revenue Code</w:t>
      </w:r>
      <w:r w:rsidRPr="009F49F5">
        <w:t xml:space="preserve"> and subject to its safeguarding requirements, including IRS oversight.</w:t>
      </w:r>
    </w:p>
    <w:p w14:paraId="2DD89F17" w14:textId="77777777" w:rsidR="00F46E9E" w:rsidRDefault="00F46E9E" w:rsidP="00F46E9E">
      <w:pPr>
        <w:pStyle w:val="A"/>
      </w:pPr>
      <w:r w:rsidRPr="009F49F5">
        <w:t>D.</w:t>
      </w:r>
      <w:r w:rsidRPr="009F49F5">
        <w:tab/>
        <w:t>General Provisions for Criminal History Record Checks</w:t>
      </w:r>
    </w:p>
    <w:p w14:paraId="6A5BF80A" w14:textId="77777777" w:rsidR="00F46E9E" w:rsidRDefault="00F46E9E" w:rsidP="00F46E9E">
      <w:pPr>
        <w:pStyle w:val="1"/>
      </w:pPr>
      <w:r w:rsidRPr="009F49F5">
        <w:t>1.</w:t>
      </w:r>
      <w:r w:rsidRPr="009F49F5">
        <w:tab/>
        <w:t>Every current employee, prospective employee, contractor or subcontractor identified as having or who will have access to FTI, shall sign a written authorization to have the fingerprinting and criminal history record check performed.</w:t>
      </w:r>
    </w:p>
    <w:p w14:paraId="65478ACC" w14:textId="77777777" w:rsidR="00F46E9E" w:rsidRDefault="00F46E9E" w:rsidP="00F46E9E">
      <w:pPr>
        <w:pStyle w:val="1"/>
      </w:pPr>
      <w:r w:rsidRPr="009F49F5">
        <w:t>2.</w:t>
      </w:r>
      <w:r w:rsidRPr="009F49F5">
        <w:tab/>
        <w:t>Criminal history record checks will include, at minimum, a national check through the use of fingerprints that are sent to the FBI, a state check, through the use of fingerprints sent to the Louisiana Bureau of Criminal Identification and Information along with a local check, through various local law enforcement agencies.</w:t>
      </w:r>
    </w:p>
    <w:p w14:paraId="04A494EC" w14:textId="77777777" w:rsidR="00F46E9E" w:rsidRDefault="00F46E9E" w:rsidP="00F46E9E">
      <w:pPr>
        <w:pStyle w:val="1"/>
      </w:pPr>
      <w:r w:rsidRPr="009F49F5">
        <w:t>3.</w:t>
      </w:r>
      <w:r w:rsidRPr="009F49F5">
        <w:tab/>
      </w:r>
      <w:r w:rsidR="008D4FAE" w:rsidRPr="008D4FAE">
        <w:t>Criminal history record checks will be completed, at minimum, every five years.</w:t>
      </w:r>
    </w:p>
    <w:p w14:paraId="38F1C8EC" w14:textId="77777777" w:rsidR="00F46E9E" w:rsidRDefault="00F46E9E" w:rsidP="00F46E9E">
      <w:pPr>
        <w:pStyle w:val="1"/>
      </w:pPr>
      <w:r w:rsidRPr="009F49F5">
        <w:t>4.</w:t>
      </w:r>
      <w:r w:rsidRPr="009F49F5">
        <w:tab/>
        <w:t>Criminal history record checks will only be done on prospective employees after a conditional offer of employment is signed by the prospective employee.</w:t>
      </w:r>
    </w:p>
    <w:p w14:paraId="2EB5DF80" w14:textId="77777777" w:rsidR="00F46E9E" w:rsidRDefault="00F46E9E" w:rsidP="00F46E9E">
      <w:pPr>
        <w:pStyle w:val="1"/>
      </w:pPr>
      <w:r w:rsidRPr="009F49F5">
        <w:t>5.</w:t>
      </w:r>
      <w:r w:rsidRPr="009F49F5">
        <w:tab/>
        <w:t>Background checks on prospective contractors must be done prior to the contractor beginning work on the contract.</w:t>
      </w:r>
    </w:p>
    <w:p w14:paraId="124BFC35" w14:textId="77777777" w:rsidR="00F46E9E" w:rsidRDefault="00F46E9E" w:rsidP="00F46E9E">
      <w:pPr>
        <w:pStyle w:val="A"/>
      </w:pPr>
      <w:r w:rsidRPr="009F49F5">
        <w:t>E.</w:t>
      </w:r>
      <w:r w:rsidRPr="009F49F5">
        <w:tab/>
        <w:t>Suitability Standards</w:t>
      </w:r>
    </w:p>
    <w:p w14:paraId="08173468" w14:textId="77777777" w:rsidR="00F46E9E" w:rsidRDefault="002D2280" w:rsidP="00F46E9E">
      <w:pPr>
        <w:pStyle w:val="1"/>
      </w:pPr>
      <w:r>
        <w:t>1.</w:t>
      </w:r>
      <w:r>
        <w:tab/>
      </w:r>
      <w:r w:rsidR="00F46E9E" w:rsidRPr="009F49F5">
        <w:t>Whether a current or prospective employee, contractor or subcontractor is deemed to be “FTI suitable (no reports)</w:t>
      </w:r>
      <w:r w:rsidR="00F46E9E">
        <w:t>,</w:t>
      </w:r>
      <w:r w:rsidR="00F46E9E" w:rsidRPr="009F49F5">
        <w:t>” “FTI suitable (with reports)</w:t>
      </w:r>
      <w:r w:rsidR="00F46E9E">
        <w:t>,</w:t>
      </w:r>
      <w:r w:rsidR="00F46E9E" w:rsidRPr="009F49F5">
        <w:t>” or “FTI unsuitable” is determined by the factors c</w:t>
      </w:r>
      <w:r w:rsidR="00F46E9E">
        <w:t>ontained in the following table.</w:t>
      </w:r>
    </w:p>
    <w:tbl>
      <w:tblPr>
        <w:tblW w:w="4932"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4A0" w:firstRow="1" w:lastRow="0" w:firstColumn="1" w:lastColumn="0" w:noHBand="0" w:noVBand="1"/>
      </w:tblPr>
      <w:tblGrid>
        <w:gridCol w:w="1098"/>
        <w:gridCol w:w="3834"/>
      </w:tblGrid>
      <w:tr w:rsidR="00F46E9E" w:rsidRPr="004A410C" w14:paraId="2C6FA157" w14:textId="77777777" w:rsidTr="00180E3C">
        <w:trPr>
          <w:trHeight w:val="170"/>
          <w:tblHeader/>
          <w:jc w:val="center"/>
        </w:trPr>
        <w:tc>
          <w:tcPr>
            <w:tcW w:w="1098" w:type="dxa"/>
            <w:shd w:val="clear" w:color="auto" w:fill="BFBFBF"/>
          </w:tcPr>
          <w:p w14:paraId="7D422144" w14:textId="77777777" w:rsidR="00F46E9E" w:rsidRPr="004A410C" w:rsidRDefault="00F46E9E" w:rsidP="00180E3C">
            <w:pPr>
              <w:keepNext/>
              <w:tabs>
                <w:tab w:val="right" w:pos="1764"/>
              </w:tabs>
              <w:contextualSpacing/>
              <w:jc w:val="center"/>
              <w:rPr>
                <w:b/>
                <w:sz w:val="16"/>
                <w:szCs w:val="16"/>
              </w:rPr>
            </w:pPr>
            <w:r w:rsidRPr="004A410C">
              <w:rPr>
                <w:b/>
                <w:sz w:val="16"/>
                <w:szCs w:val="16"/>
              </w:rPr>
              <w:t>Designation</w:t>
            </w:r>
          </w:p>
        </w:tc>
        <w:tc>
          <w:tcPr>
            <w:tcW w:w="3834" w:type="dxa"/>
            <w:shd w:val="clear" w:color="auto" w:fill="BFBFBF"/>
          </w:tcPr>
          <w:p w14:paraId="6D032357" w14:textId="77777777" w:rsidR="00F46E9E" w:rsidRPr="004A410C" w:rsidRDefault="00F46E9E" w:rsidP="00180E3C">
            <w:pPr>
              <w:keepNext/>
              <w:contextualSpacing/>
              <w:jc w:val="center"/>
              <w:rPr>
                <w:b/>
                <w:sz w:val="16"/>
                <w:szCs w:val="16"/>
              </w:rPr>
            </w:pPr>
            <w:r w:rsidRPr="004A410C">
              <w:rPr>
                <w:b/>
                <w:sz w:val="16"/>
                <w:szCs w:val="16"/>
              </w:rPr>
              <w:t>Criminal History Record Check Results</w:t>
            </w:r>
          </w:p>
        </w:tc>
      </w:tr>
      <w:tr w:rsidR="00F46E9E" w:rsidRPr="009F49F5" w14:paraId="26AD8C60" w14:textId="77777777" w:rsidTr="00180E3C">
        <w:trPr>
          <w:jc w:val="center"/>
        </w:trPr>
        <w:tc>
          <w:tcPr>
            <w:tcW w:w="1098" w:type="dxa"/>
          </w:tcPr>
          <w:p w14:paraId="518D4D43" w14:textId="77777777" w:rsidR="00F46E9E" w:rsidRPr="009F49F5" w:rsidRDefault="00F46E9E" w:rsidP="00180E3C">
            <w:pPr>
              <w:ind w:left="-90" w:right="-108"/>
              <w:contextualSpacing/>
              <w:jc w:val="center"/>
              <w:rPr>
                <w:sz w:val="16"/>
                <w:szCs w:val="16"/>
              </w:rPr>
            </w:pPr>
            <w:r>
              <w:rPr>
                <w:sz w:val="16"/>
                <w:szCs w:val="16"/>
              </w:rPr>
              <w:t>FTI Suitable</w:t>
            </w:r>
            <w:r>
              <w:rPr>
                <w:sz w:val="16"/>
                <w:szCs w:val="16"/>
              </w:rPr>
              <w:br/>
            </w:r>
            <w:r w:rsidRPr="009F49F5">
              <w:rPr>
                <w:sz w:val="16"/>
                <w:szCs w:val="16"/>
              </w:rPr>
              <w:t>(No Reports)</w:t>
            </w:r>
          </w:p>
        </w:tc>
        <w:tc>
          <w:tcPr>
            <w:tcW w:w="3834" w:type="dxa"/>
          </w:tcPr>
          <w:p w14:paraId="34D9E832" w14:textId="77777777" w:rsidR="00F46E9E" w:rsidRPr="009F49F5" w:rsidRDefault="00F46E9E" w:rsidP="00180E3C">
            <w:pPr>
              <w:contextualSpacing/>
              <w:jc w:val="both"/>
              <w:rPr>
                <w:sz w:val="16"/>
                <w:szCs w:val="16"/>
              </w:rPr>
            </w:pPr>
            <w:r w:rsidRPr="009F49F5">
              <w:rPr>
                <w:sz w:val="16"/>
                <w:szCs w:val="16"/>
              </w:rPr>
              <w:t>No reports of open criminal cases, convictions, arrests or serious misconduct</w:t>
            </w:r>
          </w:p>
        </w:tc>
      </w:tr>
      <w:tr w:rsidR="00F46E9E" w:rsidRPr="009F49F5" w14:paraId="5F8A284C" w14:textId="77777777" w:rsidTr="00180E3C">
        <w:trPr>
          <w:jc w:val="center"/>
        </w:trPr>
        <w:tc>
          <w:tcPr>
            <w:tcW w:w="1098" w:type="dxa"/>
          </w:tcPr>
          <w:p w14:paraId="6AEEF9EB" w14:textId="77777777" w:rsidR="00F46E9E" w:rsidRPr="009F49F5" w:rsidRDefault="00F46E9E" w:rsidP="00180E3C">
            <w:pPr>
              <w:ind w:left="-90" w:right="-108"/>
              <w:contextualSpacing/>
              <w:jc w:val="center"/>
              <w:rPr>
                <w:sz w:val="16"/>
                <w:szCs w:val="16"/>
              </w:rPr>
            </w:pPr>
            <w:r w:rsidRPr="009F49F5">
              <w:rPr>
                <w:sz w:val="16"/>
                <w:szCs w:val="16"/>
              </w:rPr>
              <w:t>FTI Suitable (With Reports)</w:t>
            </w:r>
          </w:p>
        </w:tc>
        <w:tc>
          <w:tcPr>
            <w:tcW w:w="3834" w:type="dxa"/>
          </w:tcPr>
          <w:p w14:paraId="6CF68B4E" w14:textId="77777777" w:rsidR="00F46E9E" w:rsidRDefault="00F46E9E" w:rsidP="002D2280">
            <w:pPr>
              <w:tabs>
                <w:tab w:val="left" w:pos="162"/>
              </w:tabs>
              <w:ind w:left="162" w:hanging="162"/>
              <w:contextualSpacing/>
              <w:jc w:val="both"/>
              <w:rPr>
                <w:sz w:val="16"/>
                <w:szCs w:val="16"/>
              </w:rPr>
            </w:pPr>
            <w:r>
              <w:rPr>
                <w:sz w:val="16"/>
                <w:szCs w:val="16"/>
              </w:rPr>
              <w:t>•</w:t>
            </w:r>
            <w:r>
              <w:rPr>
                <w:sz w:val="16"/>
                <w:szCs w:val="16"/>
              </w:rPr>
              <w:tab/>
            </w:r>
            <w:r w:rsidRPr="009F49F5">
              <w:rPr>
                <w:sz w:val="16"/>
                <w:szCs w:val="16"/>
              </w:rPr>
              <w:t>No reports of open criminal cases, convictions, arrests or serious misconduct with relevance to the duties of the position or access to FTI</w:t>
            </w:r>
          </w:p>
          <w:p w14:paraId="494B0E92" w14:textId="77777777" w:rsidR="00F46E9E" w:rsidRDefault="00F46E9E" w:rsidP="002D2280">
            <w:pPr>
              <w:tabs>
                <w:tab w:val="left" w:pos="162"/>
              </w:tabs>
              <w:ind w:left="162" w:hanging="162"/>
              <w:contextualSpacing/>
              <w:jc w:val="both"/>
              <w:rPr>
                <w:sz w:val="16"/>
                <w:szCs w:val="16"/>
              </w:rPr>
            </w:pPr>
            <w:r>
              <w:rPr>
                <w:sz w:val="16"/>
                <w:szCs w:val="16"/>
              </w:rPr>
              <w:t>•</w:t>
            </w:r>
            <w:r>
              <w:rPr>
                <w:sz w:val="16"/>
                <w:szCs w:val="16"/>
              </w:rPr>
              <w:tab/>
            </w:r>
            <w:r w:rsidRPr="009F49F5">
              <w:rPr>
                <w:sz w:val="16"/>
                <w:szCs w:val="16"/>
              </w:rPr>
              <w:t>Reports of open criminal cases, convictions, arrests or serious misconduct relevant to the duties of the position or access to FTI; but, compelling mitigating documentation has been provided</w:t>
            </w:r>
          </w:p>
          <w:p w14:paraId="5F7ACBC8" w14:textId="77777777" w:rsidR="00F46E9E" w:rsidRDefault="00F46E9E" w:rsidP="002D2280">
            <w:pPr>
              <w:tabs>
                <w:tab w:val="left" w:pos="162"/>
              </w:tabs>
              <w:ind w:left="162" w:hanging="162"/>
              <w:contextualSpacing/>
              <w:jc w:val="both"/>
              <w:rPr>
                <w:sz w:val="16"/>
                <w:szCs w:val="16"/>
              </w:rPr>
            </w:pPr>
            <w:r>
              <w:rPr>
                <w:sz w:val="16"/>
                <w:szCs w:val="16"/>
              </w:rPr>
              <w:t>•</w:t>
            </w:r>
            <w:r>
              <w:rPr>
                <w:sz w:val="16"/>
                <w:szCs w:val="16"/>
              </w:rPr>
              <w:tab/>
            </w:r>
            <w:r w:rsidRPr="009F49F5">
              <w:rPr>
                <w:sz w:val="16"/>
                <w:szCs w:val="16"/>
              </w:rPr>
              <w:t>Reports of criminal cases, convictions, arrests or serious misconduct that occurred 10 or more years prior to the date of the criminal history record check</w:t>
            </w:r>
          </w:p>
          <w:p w14:paraId="04E8A235" w14:textId="77777777" w:rsidR="00F46E9E" w:rsidRDefault="00F46E9E" w:rsidP="00180E3C">
            <w:pPr>
              <w:pStyle w:val="ListParagraph"/>
              <w:tabs>
                <w:tab w:val="left" w:pos="342"/>
              </w:tabs>
              <w:ind w:left="342" w:hanging="180"/>
              <w:jc w:val="both"/>
              <w:rPr>
                <w:rFonts w:ascii="Times New Roman" w:hAnsi="Times New Roman"/>
                <w:sz w:val="16"/>
                <w:szCs w:val="16"/>
              </w:rPr>
            </w:pPr>
            <w:r>
              <w:rPr>
                <w:rFonts w:ascii="Times New Roman" w:hAnsi="Times New Roman"/>
                <w:sz w:val="16"/>
                <w:szCs w:val="16"/>
              </w:rPr>
              <w:t>-</w:t>
            </w:r>
            <w:r>
              <w:rPr>
                <w:rFonts w:ascii="Times New Roman" w:hAnsi="Times New Roman"/>
                <w:sz w:val="16"/>
                <w:szCs w:val="16"/>
              </w:rPr>
              <w:tab/>
            </w:r>
            <w:r w:rsidRPr="009F49F5">
              <w:rPr>
                <w:rFonts w:ascii="Times New Roman" w:hAnsi="Times New Roman"/>
                <w:sz w:val="16"/>
                <w:szCs w:val="16"/>
              </w:rPr>
              <w:t>The criminal case, conviction, arrest or serious misconduct cannot be one or of the nature discussed in the FTI Unsuitable category.</w:t>
            </w:r>
          </w:p>
          <w:p w14:paraId="6BA389F7" w14:textId="77777777" w:rsidR="00F46E9E" w:rsidRDefault="00F46E9E" w:rsidP="00180E3C">
            <w:pPr>
              <w:pStyle w:val="ListParagraph"/>
              <w:tabs>
                <w:tab w:val="left" w:pos="342"/>
              </w:tabs>
              <w:ind w:left="342" w:hanging="180"/>
              <w:jc w:val="both"/>
              <w:rPr>
                <w:rFonts w:ascii="Times New Roman" w:hAnsi="Times New Roman"/>
                <w:sz w:val="16"/>
                <w:szCs w:val="16"/>
              </w:rPr>
            </w:pPr>
            <w:r>
              <w:rPr>
                <w:rFonts w:ascii="Times New Roman" w:hAnsi="Times New Roman"/>
                <w:sz w:val="16"/>
                <w:szCs w:val="16"/>
              </w:rPr>
              <w:t>-</w:t>
            </w:r>
            <w:r>
              <w:rPr>
                <w:rFonts w:ascii="Times New Roman" w:hAnsi="Times New Roman"/>
                <w:sz w:val="16"/>
                <w:szCs w:val="16"/>
              </w:rPr>
              <w:tab/>
            </w:r>
            <w:r w:rsidRPr="009F49F5">
              <w:rPr>
                <w:rFonts w:ascii="Times New Roman" w:hAnsi="Times New Roman"/>
                <w:sz w:val="16"/>
                <w:szCs w:val="16"/>
              </w:rPr>
              <w:t xml:space="preserve">The current or prospective employee, contractor and/or subcontractor shall submit a detailed explanation. </w:t>
            </w:r>
          </w:p>
          <w:p w14:paraId="7BF0CA34" w14:textId="77777777" w:rsidR="00F46E9E" w:rsidRPr="004A410C" w:rsidRDefault="00F46E9E" w:rsidP="00180E3C">
            <w:pPr>
              <w:pStyle w:val="ListParagraph"/>
              <w:tabs>
                <w:tab w:val="left" w:pos="342"/>
              </w:tabs>
              <w:ind w:left="342" w:hanging="180"/>
              <w:jc w:val="both"/>
              <w:rPr>
                <w:rFonts w:ascii="Times New Roman" w:hAnsi="Times New Roman"/>
                <w:sz w:val="16"/>
                <w:szCs w:val="16"/>
              </w:rPr>
            </w:pPr>
            <w:r>
              <w:rPr>
                <w:rFonts w:ascii="Times New Roman" w:hAnsi="Times New Roman"/>
                <w:sz w:val="16"/>
                <w:szCs w:val="16"/>
              </w:rPr>
              <w:t>-</w:t>
            </w:r>
            <w:r>
              <w:rPr>
                <w:rFonts w:ascii="Times New Roman" w:hAnsi="Times New Roman"/>
                <w:sz w:val="16"/>
                <w:szCs w:val="16"/>
              </w:rPr>
              <w:tab/>
            </w:r>
            <w:r w:rsidRPr="009F49F5">
              <w:rPr>
                <w:rFonts w:ascii="Times New Roman" w:hAnsi="Times New Roman"/>
                <w:sz w:val="16"/>
                <w:szCs w:val="16"/>
              </w:rPr>
              <w:t>The detailed explanation will be reviewed to determine FTI suitability.</w:t>
            </w:r>
          </w:p>
        </w:tc>
      </w:tr>
      <w:tr w:rsidR="00F46E9E" w:rsidRPr="009F49F5" w14:paraId="4785C717" w14:textId="77777777" w:rsidTr="00180E3C">
        <w:trPr>
          <w:jc w:val="center"/>
        </w:trPr>
        <w:tc>
          <w:tcPr>
            <w:tcW w:w="1098" w:type="dxa"/>
          </w:tcPr>
          <w:p w14:paraId="5238CBBE" w14:textId="77777777" w:rsidR="00F46E9E" w:rsidRPr="009F49F5" w:rsidRDefault="00F46E9E" w:rsidP="00180E3C">
            <w:pPr>
              <w:ind w:left="-90" w:right="-108"/>
              <w:contextualSpacing/>
              <w:jc w:val="center"/>
              <w:rPr>
                <w:sz w:val="16"/>
                <w:szCs w:val="16"/>
              </w:rPr>
            </w:pPr>
            <w:r w:rsidRPr="009F49F5">
              <w:rPr>
                <w:sz w:val="16"/>
                <w:szCs w:val="16"/>
              </w:rPr>
              <w:t>FTI Unsuitable</w:t>
            </w:r>
          </w:p>
        </w:tc>
        <w:tc>
          <w:tcPr>
            <w:tcW w:w="3834" w:type="dxa"/>
          </w:tcPr>
          <w:p w14:paraId="67ED1395" w14:textId="77777777" w:rsidR="00F46E9E" w:rsidRPr="009F49F5" w:rsidRDefault="00F46E9E" w:rsidP="00180E3C">
            <w:pPr>
              <w:contextualSpacing/>
              <w:jc w:val="both"/>
              <w:rPr>
                <w:sz w:val="16"/>
                <w:szCs w:val="16"/>
              </w:rPr>
            </w:pPr>
            <w:r w:rsidRPr="009F49F5">
              <w:rPr>
                <w:sz w:val="16"/>
                <w:szCs w:val="16"/>
              </w:rPr>
              <w:t>Reports of criminal cases, convictions, arrests or serious misconduct that includes but is not limited to:</w:t>
            </w:r>
          </w:p>
          <w:p w14:paraId="0D1539FC" w14:textId="77777777" w:rsidR="00F46E9E" w:rsidRDefault="00F46E9E" w:rsidP="00180E3C">
            <w:pPr>
              <w:pStyle w:val="ListParagraph"/>
              <w:tabs>
                <w:tab w:val="left" w:pos="342"/>
              </w:tabs>
              <w:ind w:left="342" w:hanging="180"/>
              <w:jc w:val="both"/>
              <w:rPr>
                <w:sz w:val="16"/>
                <w:szCs w:val="16"/>
              </w:rPr>
            </w:pPr>
            <w:r w:rsidRPr="009F49F5">
              <w:rPr>
                <w:rFonts w:ascii="Times New Roman" w:hAnsi="Times New Roman"/>
                <w:sz w:val="16"/>
                <w:szCs w:val="16"/>
              </w:rPr>
              <w:t>•</w:t>
            </w:r>
            <w:r>
              <w:rPr>
                <w:sz w:val="16"/>
                <w:szCs w:val="16"/>
              </w:rPr>
              <w:tab/>
            </w:r>
            <w:r w:rsidRPr="009F49F5">
              <w:rPr>
                <w:rFonts w:ascii="Times New Roman" w:hAnsi="Times New Roman"/>
                <w:sz w:val="16"/>
                <w:szCs w:val="16"/>
              </w:rPr>
              <w:t xml:space="preserve">Misappropriation Crimes* </w:t>
            </w:r>
          </w:p>
          <w:p w14:paraId="025E3FE2" w14:textId="77777777" w:rsidR="00F46E9E" w:rsidRPr="009F49F5" w:rsidRDefault="00F46E9E" w:rsidP="00180E3C">
            <w:pPr>
              <w:pStyle w:val="ListParagraph"/>
              <w:tabs>
                <w:tab w:val="left" w:pos="342"/>
              </w:tabs>
              <w:ind w:left="342" w:hanging="180"/>
              <w:jc w:val="both"/>
              <w:rPr>
                <w:rFonts w:ascii="Times New Roman" w:hAnsi="Times New Roman"/>
                <w:sz w:val="16"/>
                <w:szCs w:val="16"/>
              </w:rPr>
            </w:pPr>
            <w:r w:rsidRPr="009F49F5">
              <w:rPr>
                <w:rFonts w:ascii="Times New Roman" w:hAnsi="Times New Roman"/>
                <w:sz w:val="16"/>
                <w:szCs w:val="16"/>
              </w:rPr>
              <w:t>•</w:t>
            </w:r>
            <w:r>
              <w:rPr>
                <w:rFonts w:ascii="Times New Roman" w:hAnsi="Times New Roman"/>
                <w:sz w:val="16"/>
                <w:szCs w:val="16"/>
              </w:rPr>
              <w:tab/>
            </w:r>
            <w:r w:rsidRPr="009F49F5">
              <w:rPr>
                <w:rFonts w:ascii="Times New Roman" w:hAnsi="Times New Roman"/>
                <w:sz w:val="16"/>
                <w:szCs w:val="16"/>
              </w:rPr>
              <w:t>Computer Related Crimes*</w:t>
            </w:r>
            <w:r>
              <w:rPr>
                <w:rFonts w:ascii="Times New Roman" w:hAnsi="Times New Roman"/>
                <w:sz w:val="16"/>
                <w:szCs w:val="16"/>
              </w:rPr>
              <w:t xml:space="preserve"> </w:t>
            </w:r>
          </w:p>
          <w:p w14:paraId="74C57194" w14:textId="77777777" w:rsidR="00F46E9E" w:rsidRDefault="00F46E9E" w:rsidP="00180E3C">
            <w:pPr>
              <w:pStyle w:val="ListParagraph"/>
              <w:tabs>
                <w:tab w:val="left" w:pos="342"/>
              </w:tabs>
              <w:ind w:left="342" w:hanging="180"/>
              <w:jc w:val="both"/>
              <w:rPr>
                <w:rFonts w:ascii="Times New Roman" w:hAnsi="Times New Roman"/>
                <w:sz w:val="16"/>
                <w:szCs w:val="16"/>
              </w:rPr>
            </w:pPr>
            <w:r w:rsidRPr="009F49F5">
              <w:rPr>
                <w:rFonts w:ascii="Times New Roman" w:hAnsi="Times New Roman"/>
                <w:sz w:val="16"/>
                <w:szCs w:val="16"/>
              </w:rPr>
              <w:t>•</w:t>
            </w:r>
            <w:r>
              <w:rPr>
                <w:sz w:val="16"/>
                <w:szCs w:val="16"/>
              </w:rPr>
              <w:tab/>
            </w:r>
            <w:r w:rsidRPr="009F49F5">
              <w:rPr>
                <w:rFonts w:ascii="Times New Roman" w:hAnsi="Times New Roman"/>
                <w:sz w:val="16"/>
                <w:szCs w:val="16"/>
              </w:rPr>
              <w:t>Offenses Affecting Organized Government, subparts B through F*</w:t>
            </w:r>
          </w:p>
          <w:p w14:paraId="55A3289D" w14:textId="77777777" w:rsidR="00F46E9E" w:rsidRDefault="00F46E9E" w:rsidP="00180E3C">
            <w:pPr>
              <w:pStyle w:val="ListParagraph"/>
              <w:tabs>
                <w:tab w:val="left" w:pos="342"/>
              </w:tabs>
              <w:ind w:left="342" w:hanging="180"/>
              <w:jc w:val="both"/>
              <w:rPr>
                <w:rFonts w:ascii="Times New Roman" w:hAnsi="Times New Roman"/>
                <w:sz w:val="16"/>
                <w:szCs w:val="16"/>
              </w:rPr>
            </w:pPr>
            <w:r w:rsidRPr="009F49F5">
              <w:rPr>
                <w:rFonts w:ascii="Times New Roman" w:hAnsi="Times New Roman"/>
                <w:sz w:val="16"/>
                <w:szCs w:val="16"/>
              </w:rPr>
              <w:t>•</w:t>
            </w:r>
            <w:r>
              <w:rPr>
                <w:sz w:val="16"/>
                <w:szCs w:val="16"/>
              </w:rPr>
              <w:tab/>
            </w:r>
            <w:r w:rsidRPr="009F49F5">
              <w:rPr>
                <w:rFonts w:ascii="Times New Roman" w:hAnsi="Times New Roman"/>
                <w:sz w:val="16"/>
                <w:szCs w:val="16"/>
              </w:rPr>
              <w:t>Tax, Alcohol Beverage, Tobacco or Charitable Gaming offenses where the federal or state statute exposes the offender to a penalty of imprisonment,</w:t>
            </w:r>
            <w:r>
              <w:rPr>
                <w:rFonts w:ascii="Times New Roman" w:hAnsi="Times New Roman"/>
                <w:sz w:val="16"/>
                <w:szCs w:val="16"/>
              </w:rPr>
              <w:t xml:space="preserve"> with or without hard labor</w:t>
            </w:r>
          </w:p>
          <w:p w14:paraId="6F59E487" w14:textId="77777777" w:rsidR="00F46E9E" w:rsidRDefault="00F46E9E" w:rsidP="00180E3C">
            <w:pPr>
              <w:pStyle w:val="ListParagraph"/>
              <w:ind w:left="702" w:hanging="180"/>
              <w:jc w:val="both"/>
              <w:rPr>
                <w:rFonts w:ascii="Times New Roman" w:hAnsi="Times New Roman"/>
                <w:sz w:val="16"/>
                <w:szCs w:val="16"/>
              </w:rPr>
            </w:pPr>
            <w:r>
              <w:rPr>
                <w:rFonts w:ascii="Times New Roman" w:hAnsi="Times New Roman"/>
                <w:sz w:val="16"/>
                <w:szCs w:val="16"/>
              </w:rPr>
              <w:t>-</w:t>
            </w:r>
            <w:r>
              <w:rPr>
                <w:rFonts w:ascii="Times New Roman" w:hAnsi="Times New Roman"/>
                <w:sz w:val="16"/>
                <w:szCs w:val="16"/>
              </w:rPr>
              <w:tab/>
            </w:r>
            <w:r w:rsidRPr="009F49F5">
              <w:rPr>
                <w:rFonts w:ascii="Times New Roman" w:hAnsi="Times New Roman"/>
                <w:sz w:val="16"/>
                <w:szCs w:val="16"/>
              </w:rPr>
              <w:t>The asterisk (*) indicates a specific category of various related crimes that are listed in Title 14 of the Louisiana Revised Statutes.</w:t>
            </w:r>
          </w:p>
          <w:p w14:paraId="66A0F28C" w14:textId="77777777" w:rsidR="00F46E9E" w:rsidRPr="004A410C" w:rsidRDefault="00F46E9E" w:rsidP="00180E3C">
            <w:pPr>
              <w:pStyle w:val="ListParagraph"/>
              <w:ind w:left="702" w:hanging="180"/>
              <w:jc w:val="both"/>
              <w:rPr>
                <w:rFonts w:ascii="Times New Roman" w:hAnsi="Times New Roman"/>
                <w:sz w:val="16"/>
                <w:szCs w:val="16"/>
              </w:rPr>
            </w:pPr>
            <w:r>
              <w:rPr>
                <w:rFonts w:ascii="Times New Roman" w:hAnsi="Times New Roman"/>
                <w:sz w:val="16"/>
                <w:szCs w:val="16"/>
              </w:rPr>
              <w:t>-</w:t>
            </w:r>
            <w:r>
              <w:rPr>
                <w:rFonts w:ascii="Times New Roman" w:hAnsi="Times New Roman"/>
                <w:sz w:val="16"/>
                <w:szCs w:val="16"/>
              </w:rPr>
              <w:tab/>
            </w:r>
            <w:r w:rsidRPr="009F49F5">
              <w:rPr>
                <w:rFonts w:ascii="Times New Roman" w:hAnsi="Times New Roman"/>
                <w:sz w:val="16"/>
                <w:szCs w:val="16"/>
              </w:rPr>
              <w:t>Compelling or mitigating documentation must be provided to show the offense is irrelevant to FTI suitability.</w:t>
            </w:r>
          </w:p>
        </w:tc>
      </w:tr>
    </w:tbl>
    <w:p w14:paraId="72339C36" w14:textId="77777777" w:rsidR="00F46E9E" w:rsidRPr="002D2280" w:rsidRDefault="00F46E9E" w:rsidP="00F46E9E">
      <w:pPr>
        <w:ind w:firstLine="540"/>
        <w:contextualSpacing/>
        <w:jc w:val="both"/>
        <w:rPr>
          <w:sz w:val="20"/>
        </w:rPr>
      </w:pPr>
    </w:p>
    <w:p w14:paraId="40FCC22C" w14:textId="77777777" w:rsidR="00F46E9E" w:rsidRDefault="00F46E9E" w:rsidP="00F46E9E">
      <w:pPr>
        <w:pStyle w:val="1"/>
      </w:pPr>
      <w:r w:rsidRPr="009F49F5">
        <w:t>2.</w:t>
      </w:r>
      <w:r w:rsidRPr="009F49F5">
        <w:tab/>
        <w:t>Any criminal history record check that does not result in a determination of FTI suitable (no reports) will be reviewed on a case by case basis.</w:t>
      </w:r>
    </w:p>
    <w:p w14:paraId="3BB1E3E2" w14:textId="77777777" w:rsidR="00F46E9E" w:rsidRDefault="00F46E9E" w:rsidP="00F46E9E">
      <w:pPr>
        <w:pStyle w:val="1"/>
      </w:pPr>
      <w:r w:rsidRPr="009F49F5">
        <w:t>3.</w:t>
      </w:r>
      <w:r w:rsidRPr="009F49F5">
        <w:tab/>
        <w:t>The case by case assessment of all open criminal cases, convictions, arrests, or reports of misconduct shall take into consideration all the items/factors below:</w:t>
      </w:r>
    </w:p>
    <w:p w14:paraId="32801D09" w14:textId="77777777" w:rsidR="00F46E9E" w:rsidRDefault="00F46E9E" w:rsidP="00F46E9E">
      <w:pPr>
        <w:pStyle w:val="a0"/>
      </w:pPr>
      <w:r w:rsidRPr="009F49F5">
        <w:t>a.</w:t>
      </w:r>
      <w:r w:rsidRPr="009F49F5">
        <w:tab/>
        <w:t xml:space="preserve">the nature of the offense; </w:t>
      </w:r>
    </w:p>
    <w:p w14:paraId="77E6A421" w14:textId="77777777" w:rsidR="00F46E9E" w:rsidRDefault="00F46E9E" w:rsidP="00F46E9E">
      <w:pPr>
        <w:pStyle w:val="a0"/>
      </w:pPr>
      <w:r w:rsidRPr="009F49F5">
        <w:t>b.</w:t>
      </w:r>
      <w:r w:rsidRPr="009F49F5">
        <w:tab/>
        <w:t>the relation of the offense to the duties of the employee, contractor or subcontractor;</w:t>
      </w:r>
    </w:p>
    <w:p w14:paraId="6633793A" w14:textId="77777777" w:rsidR="00F46E9E" w:rsidRDefault="00F46E9E" w:rsidP="00F46E9E">
      <w:pPr>
        <w:pStyle w:val="a0"/>
      </w:pPr>
      <w:r w:rsidRPr="009F49F5">
        <w:t>c.</w:t>
      </w:r>
      <w:r w:rsidRPr="009F49F5">
        <w:tab/>
        <w:t>any aggravating or mitigating circumstances, including the passage of time; and</w:t>
      </w:r>
    </w:p>
    <w:p w14:paraId="5FBE8DFF" w14:textId="77777777" w:rsidR="00F46E9E" w:rsidRDefault="00F46E9E" w:rsidP="00F46E9E">
      <w:pPr>
        <w:pStyle w:val="a0"/>
      </w:pPr>
      <w:r w:rsidRPr="009F49F5">
        <w:t>d.</w:t>
      </w:r>
      <w:r w:rsidRPr="009F49F5">
        <w:tab/>
        <w:t>any evidence of rehabilitation of the subject or the lack thereof.</w:t>
      </w:r>
    </w:p>
    <w:p w14:paraId="2C5A4701" w14:textId="77777777" w:rsidR="00F46E9E" w:rsidRDefault="00F46E9E" w:rsidP="00F46E9E">
      <w:pPr>
        <w:pStyle w:val="A"/>
      </w:pPr>
      <w:r w:rsidRPr="009F49F5">
        <w:t>F.</w:t>
      </w:r>
      <w:r w:rsidRPr="009F49F5">
        <w:tab/>
        <w:t>Impact of Suitability Determination</w:t>
      </w:r>
    </w:p>
    <w:p w14:paraId="1E62C343" w14:textId="77777777" w:rsidR="00F46E9E" w:rsidRDefault="00F46E9E" w:rsidP="00F46E9E">
      <w:pPr>
        <w:pStyle w:val="1"/>
      </w:pPr>
      <w:r w:rsidRPr="009F49F5">
        <w:t>1.</w:t>
      </w:r>
      <w:r w:rsidRPr="009F49F5">
        <w:tab/>
        <w:t>Prospective and current employees as well as contractors and subcontractors who have been deemed FTI suitable (no reports) or FTI suitable (with reports) will be able to exercise one of the options below that is applicable to their status:</w:t>
      </w:r>
    </w:p>
    <w:p w14:paraId="4DE9A945" w14:textId="77777777" w:rsidR="00F46E9E" w:rsidRPr="009F49F5" w:rsidRDefault="00F46E9E" w:rsidP="00F46E9E">
      <w:pPr>
        <w:pStyle w:val="a0"/>
      </w:pPr>
      <w:r w:rsidRPr="009F49F5">
        <w:t>a.</w:t>
      </w:r>
      <w:r w:rsidRPr="009F49F5">
        <w:tab/>
        <w:t>continue to or be allowed to access FTI in the performance of job duties;</w:t>
      </w:r>
    </w:p>
    <w:p w14:paraId="180FA44B" w14:textId="77777777" w:rsidR="00F46E9E" w:rsidRDefault="00F46E9E" w:rsidP="00F46E9E">
      <w:pPr>
        <w:pStyle w:val="a0"/>
      </w:pPr>
      <w:r w:rsidRPr="009F49F5">
        <w:t>b.</w:t>
      </w:r>
      <w:r w:rsidRPr="009F49F5">
        <w:tab/>
        <w:t>continue to or be allowed to access FTI in the performance of job duties with special restrictions or caveats; or</w:t>
      </w:r>
    </w:p>
    <w:p w14:paraId="2B1E9E20" w14:textId="77777777" w:rsidR="00F46E9E" w:rsidRDefault="00F46E9E" w:rsidP="00F46E9E">
      <w:pPr>
        <w:pStyle w:val="a0"/>
      </w:pPr>
      <w:r w:rsidRPr="009F49F5">
        <w:lastRenderedPageBreak/>
        <w:t>c.</w:t>
      </w:r>
      <w:r w:rsidRPr="009F49F5">
        <w:tab/>
        <w:t>be considered for a vacant position with FTI access.</w:t>
      </w:r>
    </w:p>
    <w:p w14:paraId="50A4F309" w14:textId="77777777" w:rsidR="00F46E9E" w:rsidRDefault="00F46E9E" w:rsidP="00F46E9E">
      <w:pPr>
        <w:pStyle w:val="1"/>
      </w:pPr>
      <w:r w:rsidRPr="009F49F5">
        <w:t>2.</w:t>
      </w:r>
      <w:r w:rsidRPr="009F49F5">
        <w:tab/>
        <w:t>If a current or prospective employee, contractor or subcontractor has been deemed FTI unsuitable, the department will exercise one of the options below:</w:t>
      </w:r>
    </w:p>
    <w:p w14:paraId="630C9010" w14:textId="77777777" w:rsidR="00F46E9E" w:rsidRDefault="00F46E9E" w:rsidP="00F46E9E">
      <w:pPr>
        <w:pStyle w:val="a0"/>
      </w:pPr>
      <w:r w:rsidRPr="009F49F5">
        <w:t>a.</w:t>
      </w:r>
      <w:r w:rsidRPr="009F49F5">
        <w:tab/>
        <w:t>access or use of FTI will immediately be denied, suspended or prevented;</w:t>
      </w:r>
    </w:p>
    <w:p w14:paraId="73FF8FF3" w14:textId="77777777" w:rsidR="00F46E9E" w:rsidRDefault="00F46E9E" w:rsidP="00F46E9E">
      <w:pPr>
        <w:pStyle w:val="a0"/>
      </w:pPr>
      <w:r w:rsidRPr="009F49F5">
        <w:t>b.</w:t>
      </w:r>
      <w:r w:rsidRPr="009F49F5">
        <w:tab/>
        <w:t>the job offer may be rescinded;</w:t>
      </w:r>
    </w:p>
    <w:p w14:paraId="2E424AD3" w14:textId="77777777" w:rsidR="00F46E9E" w:rsidRDefault="00F46E9E" w:rsidP="00F46E9E">
      <w:pPr>
        <w:pStyle w:val="a0"/>
      </w:pPr>
      <w:r w:rsidRPr="009F49F5">
        <w:t>c.</w:t>
      </w:r>
      <w:r w:rsidRPr="009F49F5">
        <w:tab/>
        <w:t>the contract may be terminated; or</w:t>
      </w:r>
    </w:p>
    <w:p w14:paraId="403D49B5" w14:textId="77777777" w:rsidR="00F46E9E" w:rsidRDefault="00F46E9E" w:rsidP="00F46E9E">
      <w:pPr>
        <w:pStyle w:val="a0"/>
      </w:pPr>
      <w:r w:rsidRPr="009F49F5">
        <w:t>d.</w:t>
      </w:r>
      <w:r w:rsidRPr="009F49F5">
        <w:tab/>
        <w:t>the contractor or subcontractor’s employee may be removed or prohibited from performing work on the contract.</w:t>
      </w:r>
    </w:p>
    <w:p w14:paraId="0A41826B" w14:textId="77777777" w:rsidR="00F46E9E" w:rsidRDefault="00F46E9E" w:rsidP="00F46E9E">
      <w:pPr>
        <w:pStyle w:val="1"/>
      </w:pPr>
      <w:r w:rsidRPr="009F49F5">
        <w:t>3.</w:t>
      </w:r>
      <w:r w:rsidRPr="009F49F5">
        <w:tab/>
        <w:t>A determination of FTI unsuitable may be appealed using the procedures outlined in Subsection G</w:t>
      </w:r>
      <w:r>
        <w:t xml:space="preserve"> of this Section</w:t>
      </w:r>
      <w:r w:rsidRPr="009F49F5">
        <w:t>.</w:t>
      </w:r>
    </w:p>
    <w:p w14:paraId="0E34F84C" w14:textId="77777777" w:rsidR="00F46E9E" w:rsidRDefault="00F46E9E" w:rsidP="00F46E9E">
      <w:pPr>
        <w:pStyle w:val="1"/>
      </w:pPr>
      <w:r w:rsidRPr="009F49F5">
        <w:t>4.</w:t>
      </w:r>
      <w:r w:rsidRPr="009F49F5">
        <w:tab/>
        <w:t>A successful appeal is the only mechanism in which the impact of a FTI unsuitable determination can be avoided.</w:t>
      </w:r>
    </w:p>
    <w:p w14:paraId="212642A5" w14:textId="77777777" w:rsidR="00F46E9E" w:rsidRDefault="00F46E9E" w:rsidP="00F46E9E">
      <w:pPr>
        <w:pStyle w:val="A"/>
      </w:pPr>
      <w:r w:rsidRPr="009F49F5">
        <w:t>G.</w:t>
      </w:r>
      <w:r w:rsidRPr="009F49F5">
        <w:tab/>
        <w:t>Appeal Procedures</w:t>
      </w:r>
    </w:p>
    <w:p w14:paraId="53D76EE9" w14:textId="77777777" w:rsidR="00F46E9E" w:rsidRDefault="00F46E9E" w:rsidP="00F46E9E">
      <w:pPr>
        <w:pStyle w:val="1"/>
      </w:pPr>
      <w:r w:rsidRPr="009F49F5">
        <w:t>1.</w:t>
      </w:r>
      <w:r w:rsidRPr="009F49F5">
        <w:tab/>
        <w:t>In the event the criminal history record check reveals information that leads to a determination of FTI unsuitable for a current or prospective department employee, contractor or subcontractor, the impacted person will be notified. This notification will also inform the impacted person of their right to challenge the accuracy of the criminal history record check.</w:t>
      </w:r>
    </w:p>
    <w:p w14:paraId="0AC6B89D" w14:textId="77777777" w:rsidR="00F46E9E" w:rsidRDefault="00F46E9E" w:rsidP="00F46E9E">
      <w:pPr>
        <w:pStyle w:val="1"/>
      </w:pPr>
      <w:r w:rsidRPr="009F49F5">
        <w:t>2.</w:t>
      </w:r>
      <w:r w:rsidRPr="009F49F5">
        <w:tab/>
        <w:t>The impacted person will have 30 days to present documentation to refute or mitigate the determination.</w:t>
      </w:r>
    </w:p>
    <w:p w14:paraId="04A51BF5" w14:textId="77777777" w:rsidR="00F46E9E" w:rsidRDefault="00F46E9E" w:rsidP="00F46E9E">
      <w:pPr>
        <w:pStyle w:val="1"/>
      </w:pPr>
      <w:r w:rsidRPr="009F49F5">
        <w:t>3.</w:t>
      </w:r>
      <w:r w:rsidRPr="009F49F5">
        <w:tab/>
        <w:t>The department will review the documentation and notify the impacted person of its determination. The department may also use this information to request a new or updated criminal history record check, if allowed by the national, state and/or local law enforcement agencies.</w:t>
      </w:r>
    </w:p>
    <w:p w14:paraId="4D2E2CF7" w14:textId="77777777" w:rsidR="00F46E9E" w:rsidRPr="009F49F5" w:rsidRDefault="00F46E9E" w:rsidP="00F46E9E">
      <w:pPr>
        <w:pStyle w:val="AuthorityNote"/>
      </w:pPr>
      <w:r>
        <w:t>AUTHORITY NOTE:</w:t>
      </w:r>
      <w:r>
        <w:tab/>
      </w:r>
      <w:r w:rsidRPr="009F49F5">
        <w:t>Promulgated in accordance with R.S. 15:587.5, R.S. 47:1504.1 and R.S. 47:1511</w:t>
      </w:r>
    </w:p>
    <w:p w14:paraId="7F7FEAF3" w14:textId="77777777" w:rsidR="00F46E9E" w:rsidRDefault="00F46E9E" w:rsidP="00F46E9E">
      <w:pPr>
        <w:pStyle w:val="HistoricalNote"/>
      </w:pPr>
      <w:r>
        <w:t>HISTORICAL NOTE:</w:t>
      </w:r>
      <w:r>
        <w:tab/>
      </w:r>
      <w:r w:rsidRPr="009F49F5">
        <w:t xml:space="preserve">Promulgated by the Department of Revenue, Policy Services Division, </w:t>
      </w:r>
      <w:r>
        <w:t>LR 44:98 (January 2018</w:t>
      </w:r>
      <w:r w:rsidR="003F22BF">
        <w:t>)</w:t>
      </w:r>
      <w:r w:rsidR="006246BF">
        <w:t>,</w:t>
      </w:r>
      <w:r w:rsidR="008D4FAE" w:rsidRPr="008D4FAE">
        <w:rPr>
          <w:kern w:val="0"/>
          <w:sz w:val="20"/>
        </w:rPr>
        <w:t xml:space="preserve"> </w:t>
      </w:r>
      <w:r w:rsidR="008D4FAE" w:rsidRPr="008D4FAE">
        <w:t>amended LR 48:2160 (August 2022).</w:t>
      </w:r>
    </w:p>
    <w:p w14:paraId="696569B5" w14:textId="77777777" w:rsidR="000A70F9" w:rsidRDefault="000A70F9" w:rsidP="00371D6E">
      <w:pPr>
        <w:pStyle w:val="Chapter"/>
      </w:pPr>
      <w:bookmarkStart w:id="91" w:name="TOC_Chap5"/>
      <w:bookmarkStart w:id="92" w:name="_Toc233689995"/>
      <w:bookmarkStart w:id="93" w:name="_Toc234030581"/>
      <w:bookmarkStart w:id="94" w:name="_Toc243721198"/>
      <w:bookmarkStart w:id="95" w:name="_Toc259619431"/>
      <w:bookmarkStart w:id="96" w:name="_Toc262718518"/>
      <w:bookmarkStart w:id="97" w:name="_Toc275165287"/>
      <w:bookmarkStart w:id="98" w:name="_Toc238197550"/>
      <w:r>
        <w:t>Chapter 2.</w:t>
      </w:r>
      <w:bookmarkEnd w:id="91"/>
      <w:r w:rsidR="00786FB2">
        <w:tab/>
      </w:r>
      <w:bookmarkStart w:id="99" w:name="TOCT_Chap18"/>
      <w:bookmarkStart w:id="100" w:name="TOCT_Chap5"/>
      <w:r>
        <w:t>Alcoholic Beverages</w:t>
      </w:r>
      <w:bookmarkEnd w:id="92"/>
      <w:bookmarkEnd w:id="93"/>
      <w:bookmarkEnd w:id="94"/>
      <w:bookmarkEnd w:id="95"/>
      <w:bookmarkEnd w:id="96"/>
      <w:bookmarkEnd w:id="97"/>
      <w:bookmarkEnd w:id="98"/>
      <w:bookmarkEnd w:id="99"/>
      <w:bookmarkEnd w:id="100"/>
    </w:p>
    <w:p w14:paraId="7295214A" w14:textId="77777777" w:rsidR="000A70F9" w:rsidRDefault="000A70F9">
      <w:pPr>
        <w:pStyle w:val="Section"/>
      </w:pPr>
      <w:bookmarkStart w:id="101" w:name="_Toc233689996"/>
      <w:bookmarkStart w:id="102" w:name="_Toc234030582"/>
      <w:bookmarkStart w:id="103" w:name="_Toc243721199"/>
      <w:bookmarkStart w:id="104" w:name="_Toc259619432"/>
      <w:bookmarkStart w:id="105" w:name="_Toc262718519"/>
      <w:bookmarkStart w:id="106" w:name="_Toc275165288"/>
      <w:bookmarkStart w:id="107" w:name="_Toc238197551"/>
      <w:r>
        <w:t>§201.</w:t>
      </w:r>
      <w:r>
        <w:tab/>
        <w:t>Direct Shipments of Sparkling or Still Wines</w:t>
      </w:r>
      <w:bookmarkEnd w:id="101"/>
      <w:bookmarkEnd w:id="102"/>
      <w:bookmarkEnd w:id="103"/>
      <w:bookmarkEnd w:id="104"/>
      <w:bookmarkEnd w:id="105"/>
      <w:bookmarkEnd w:id="106"/>
      <w:bookmarkEnd w:id="107"/>
    </w:p>
    <w:p w14:paraId="5E2AFA3C" w14:textId="77777777" w:rsidR="000A70F9" w:rsidRDefault="000A70F9">
      <w:pPr>
        <w:pStyle w:val="A"/>
      </w:pPr>
      <w:r>
        <w:t>A.</w:t>
      </w:r>
      <w:r>
        <w:tab/>
        <w:t>Identification of Shipments</w:t>
      </w:r>
    </w:p>
    <w:p w14:paraId="31CEAE6F" w14:textId="77777777" w:rsidR="000A70F9" w:rsidRDefault="000A70F9">
      <w:pPr>
        <w:pStyle w:val="1"/>
      </w:pPr>
      <w:r>
        <w:t>1.</w:t>
      </w:r>
      <w:r>
        <w:tab/>
        <w:t>All shipments made by an authorized manufacturer or retailer of sparkling or still wines that are shipped directly to any consumer in Louisiana shall be identified as follows:</w:t>
      </w:r>
    </w:p>
    <w:p w14:paraId="61069B9C" w14:textId="77777777" w:rsidR="000A70F9" w:rsidRDefault="000A70F9">
      <w:pPr>
        <w:pStyle w:val="a0"/>
      </w:pPr>
      <w:r>
        <w:t>a.</w:t>
      </w:r>
      <w:r>
        <w:tab/>
        <w:t>the words "Alcoholic Beverage</w:t>
      </w:r>
      <w:r w:rsidR="003471AC">
        <w:t>―</w:t>
      </w:r>
      <w:r>
        <w:t>Direct Shipment" shall be marked and clearly visible on both the front and back of the package in lettering measuring at least 1/4 inch in height; and</w:t>
      </w:r>
    </w:p>
    <w:p w14:paraId="558C8DDB" w14:textId="77777777" w:rsidR="000A70F9" w:rsidRDefault="000A70F9">
      <w:pPr>
        <w:pStyle w:val="a0"/>
      </w:pPr>
      <w:r>
        <w:t>b.</w:t>
      </w:r>
      <w:r>
        <w:tab/>
        <w:t>the words "Unlawful to Sell or Deliver to Anyone under 21 Years of Age" must be clearly visible on the front of the package, in lettering measuring at least 1/4 inch in height.</w:t>
      </w:r>
    </w:p>
    <w:p w14:paraId="0C2AF0C4" w14:textId="77777777" w:rsidR="000A70F9" w:rsidRDefault="000A70F9">
      <w:pPr>
        <w:pStyle w:val="1"/>
      </w:pPr>
      <w:r>
        <w:t>2.</w:t>
      </w:r>
      <w:r>
        <w:tab/>
        <w:t>The manufacturer's or retailer's Louisiana registration or permit number assigned by the Excise Taxes Division shall be clearly displayed on the front of the package.</w:t>
      </w:r>
    </w:p>
    <w:p w14:paraId="66633963" w14:textId="77777777" w:rsidR="000A70F9" w:rsidRDefault="000A70F9" w:rsidP="00371D6E">
      <w:pPr>
        <w:pStyle w:val="1"/>
      </w:pPr>
      <w:r>
        <w:t>3.</w:t>
      </w:r>
      <w:r>
        <w:tab/>
        <w:t>All shipments shall have affixed to the exterior packaging a notification to the person making the delivery that a signature of the recipient is required prior to delivery. The notice should be at least 3" by 3" and contain words similar to the following.</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4320"/>
      </w:tblGrid>
      <w:tr w:rsidR="000A70F9" w14:paraId="66A89FDA" w14:textId="77777777">
        <w:trPr>
          <w:cantSplit/>
          <w:jc w:val="center"/>
        </w:trPr>
        <w:tc>
          <w:tcPr>
            <w:tcW w:w="4320" w:type="dxa"/>
          </w:tcPr>
          <w:p w14:paraId="079D6EEC" w14:textId="77777777" w:rsidR="000A70F9" w:rsidRDefault="000A70F9">
            <w:pPr>
              <w:tabs>
                <w:tab w:val="center" w:pos="2052"/>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center"/>
              <w:rPr>
                <w:sz w:val="16"/>
              </w:rPr>
            </w:pPr>
            <w:r>
              <w:rPr>
                <w:sz w:val="16"/>
              </w:rPr>
              <w:t>A T T E N T I O N</w:t>
            </w:r>
          </w:p>
          <w:p w14:paraId="3DB5130D"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rPr>
                <w:sz w:val="16"/>
              </w:rPr>
            </w:pPr>
            <w:r>
              <w:rPr>
                <w:sz w:val="16"/>
              </w:rPr>
              <w:t>Courier</w:t>
            </w:r>
          </w:p>
        </w:tc>
      </w:tr>
      <w:tr w:rsidR="000A70F9" w14:paraId="3B165508" w14:textId="77777777">
        <w:trPr>
          <w:cantSplit/>
          <w:jc w:val="center"/>
        </w:trPr>
        <w:tc>
          <w:tcPr>
            <w:tcW w:w="4320" w:type="dxa"/>
          </w:tcPr>
          <w:p w14:paraId="6E096EFF"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center"/>
              <w:rPr>
                <w:sz w:val="16"/>
              </w:rPr>
            </w:pPr>
            <w:r>
              <w:rPr>
                <w:sz w:val="16"/>
              </w:rPr>
              <w:t>SIGNATURE REQUIRED</w:t>
            </w:r>
          </w:p>
          <w:p w14:paraId="7AF40FB0"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rPr>
                <w:sz w:val="16"/>
              </w:rPr>
            </w:pPr>
          </w:p>
          <w:p w14:paraId="000AD83D"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rPr>
                <w:sz w:val="16"/>
              </w:rPr>
            </w:pPr>
            <w:r>
              <w:rPr>
                <w:sz w:val="16"/>
              </w:rPr>
              <w:t>Deliver to RECIPIENT address only. No indirect delivery. Disregard any Signature Release. Recipient MUST be at least 21 years old, and not show signs of intoxication.</w:t>
            </w:r>
          </w:p>
        </w:tc>
      </w:tr>
    </w:tbl>
    <w:p w14:paraId="62C8E893" w14:textId="77777777" w:rsidR="00217DAE" w:rsidRDefault="00217DAE" w:rsidP="00217DAE">
      <w:pPr>
        <w:pStyle w:val="A"/>
        <w:spacing w:after="0"/>
      </w:pPr>
    </w:p>
    <w:p w14:paraId="508F409E" w14:textId="77777777" w:rsidR="000A70F9" w:rsidRDefault="000A70F9" w:rsidP="00217DAE">
      <w:pPr>
        <w:pStyle w:val="A"/>
      </w:pPr>
      <w:r>
        <w:t>B.</w:t>
      </w:r>
      <w:r>
        <w:tab/>
        <w:t>Reporting of Shipments</w:t>
      </w:r>
    </w:p>
    <w:p w14:paraId="22AED8D9" w14:textId="77777777" w:rsidR="000A70F9" w:rsidRDefault="000A70F9">
      <w:pPr>
        <w:pStyle w:val="1"/>
      </w:pPr>
      <w:r>
        <w:t>1.</w:t>
      </w:r>
      <w:r>
        <w:tab/>
        <w:t>For each shipment made by an authorized manufacturer or retailer of sparkling or still wines that is shipped directly to any consumer in the state of Louisiana, the authorized manufacturer or retailer shall maintain the following records until December 31 of the year following the year in which the shipment was made. These records shall be available for inspection by the Department of Revenue upon request:</w:t>
      </w:r>
    </w:p>
    <w:p w14:paraId="28C1C271" w14:textId="77777777" w:rsidR="000A70F9" w:rsidRDefault="000A70F9">
      <w:pPr>
        <w:pStyle w:val="a0"/>
      </w:pPr>
      <w:r>
        <w:t>a.</w:t>
      </w:r>
      <w:r>
        <w:tab/>
        <w:t>an invoice detailing the transaction; and</w:t>
      </w:r>
    </w:p>
    <w:p w14:paraId="2C4D3913" w14:textId="77777777" w:rsidR="000A70F9" w:rsidRDefault="000A70F9">
      <w:pPr>
        <w:pStyle w:val="a0"/>
      </w:pPr>
      <w:r>
        <w:t>b.</w:t>
      </w:r>
      <w:r>
        <w:tab/>
        <w:t>a certification, on a written form as specified by the secretary, by the person receiving the shipment that the recipient is 21 years of age or older.</w:t>
      </w:r>
    </w:p>
    <w:p w14:paraId="29936771" w14:textId="77777777" w:rsidR="000A70F9" w:rsidRDefault="000A70F9">
      <w:pPr>
        <w:pStyle w:val="1"/>
      </w:pPr>
      <w:r>
        <w:t>2.</w:t>
      </w:r>
      <w:r>
        <w:tab/>
        <w:t>Each certification required by §201.B.1.b must be signed and dated at the time of delivery to any consumer in Louisiana.</w:t>
      </w:r>
    </w:p>
    <w:p w14:paraId="16F43637" w14:textId="77777777" w:rsidR="000A70F9" w:rsidRDefault="000A70F9">
      <w:pPr>
        <w:pStyle w:val="1"/>
      </w:pPr>
      <w:r>
        <w:t>3.</w:t>
      </w:r>
      <w:r>
        <w:tab/>
        <w:t>The carrier making the actual delivery of packages of sparkling or still wines shall forward copies of the bills of lading to the Excise Tax Division of the Louisiana Department of Revenue by the fifteenth day of the month following the month of delivery in the same manner as reports showing the handling of alcoholic beverages as required under R.S. 26:369.</w:t>
      </w:r>
    </w:p>
    <w:p w14:paraId="31D09F7E" w14:textId="77777777" w:rsidR="000A70F9" w:rsidRDefault="000A70F9">
      <w:pPr>
        <w:pStyle w:val="AuthorityNote"/>
      </w:pPr>
      <w:r>
        <w:t>AUTHORITY NOTE:</w:t>
      </w:r>
      <w:r>
        <w:tab/>
        <w:t>Promulgated in accordance with R.S. 26:341, 26:344, and 26:359.</w:t>
      </w:r>
    </w:p>
    <w:p w14:paraId="2B837180" w14:textId="77777777" w:rsidR="000A70F9" w:rsidRDefault="000A70F9">
      <w:pPr>
        <w:pStyle w:val="HistoricalNote"/>
      </w:pPr>
      <w:r>
        <w:t>HISTORICAL NOTE:</w:t>
      </w:r>
      <w:r>
        <w:tab/>
        <w:t>Promulgated by the Department of Revenue, Excise Taxes Division, LR 25:526 (March 1999).</w:t>
      </w:r>
    </w:p>
    <w:p w14:paraId="3B8B6784" w14:textId="77777777" w:rsidR="00371D13" w:rsidRPr="002E674F" w:rsidRDefault="00371D13" w:rsidP="00371D13">
      <w:pPr>
        <w:pStyle w:val="Section"/>
      </w:pPr>
      <w:bookmarkStart w:id="108" w:name="_Toc238197552"/>
      <w:r w:rsidRPr="002E674F">
        <w:t>§203.</w:t>
      </w:r>
      <w:r w:rsidRPr="002E674F">
        <w:tab/>
        <w:t>Alcoholic Beverage Sales by Out-of-State Sellers to Louisiana Wholesalers – Registration and Electronic Reporting Procedures</w:t>
      </w:r>
      <w:bookmarkEnd w:id="108"/>
      <w:r w:rsidRPr="002E674F">
        <w:t xml:space="preserve"> </w:t>
      </w:r>
    </w:p>
    <w:p w14:paraId="6E0EF437" w14:textId="77777777" w:rsidR="00371D13" w:rsidRPr="002E674F" w:rsidRDefault="00371D13" w:rsidP="00371D13">
      <w:pPr>
        <w:pStyle w:val="A"/>
      </w:pPr>
      <w:r w:rsidRPr="002E674F">
        <w:t>A.</w:t>
      </w:r>
      <w:r w:rsidRPr="002E674F">
        <w:tab/>
        <w:t>Definitions. The following definitions are contained in R.S. 26:241 and correlate those contained in R.S.26:364(B).</w:t>
      </w:r>
    </w:p>
    <w:p w14:paraId="4EBBC3D6" w14:textId="77777777" w:rsidR="00371D13" w:rsidRPr="002E674F" w:rsidRDefault="00371D13" w:rsidP="00371D13">
      <w:pPr>
        <w:pStyle w:val="1"/>
      </w:pPr>
      <w:r w:rsidRPr="002E674F">
        <w:rPr>
          <w:i/>
        </w:rPr>
        <w:t>Alcoholic Beverages</w:t>
      </w:r>
      <w:r w:rsidRPr="002E674F">
        <w:t>—shall have the same meaning as ascribed in R.S. 26:241(1)</w:t>
      </w:r>
    </w:p>
    <w:p w14:paraId="1454CB47" w14:textId="77777777" w:rsidR="00371D13" w:rsidRPr="002E674F" w:rsidRDefault="00371D13" w:rsidP="00371D13">
      <w:pPr>
        <w:pStyle w:val="1"/>
      </w:pPr>
      <w:r w:rsidRPr="002E674F">
        <w:rPr>
          <w:i/>
        </w:rPr>
        <w:t>High Alcoholic Content Beverages</w:t>
      </w:r>
      <w:r w:rsidRPr="002E674F">
        <w:t>—shall have the same meaning as ascribed in R.S. 26:241(3)</w:t>
      </w:r>
    </w:p>
    <w:p w14:paraId="140710CD" w14:textId="77777777" w:rsidR="00371D13" w:rsidRPr="002E674F" w:rsidRDefault="00371D13" w:rsidP="00371D13">
      <w:pPr>
        <w:pStyle w:val="1"/>
      </w:pPr>
      <w:r w:rsidRPr="002E674F">
        <w:rPr>
          <w:i/>
        </w:rPr>
        <w:t>Low Alcoholic Content Beverages</w:t>
      </w:r>
      <w:r w:rsidRPr="002E674F">
        <w:t>—shall have the same meaning as ascribed in R.S. 26:241(4)</w:t>
      </w:r>
    </w:p>
    <w:p w14:paraId="6E1C502D" w14:textId="77777777" w:rsidR="00371D13" w:rsidRPr="002E674F" w:rsidRDefault="00371D13" w:rsidP="00371D13">
      <w:pPr>
        <w:pStyle w:val="1"/>
      </w:pPr>
      <w:r w:rsidRPr="002E674F">
        <w:rPr>
          <w:i/>
        </w:rPr>
        <w:t>Out-of-State Manufacturers and Wholesalers</w:t>
      </w:r>
      <w:r w:rsidRPr="002E674F">
        <w:t xml:space="preserve">—the distiller, the producer, the owner of the commodity at the time it becomes a marketable product, the bottler, or the exclusive agent of any such distiller, producer, bottler or owner, located </w:t>
      </w:r>
      <w:r w:rsidRPr="002E674F">
        <w:lastRenderedPageBreak/>
        <w:t>outside the jurisdictional territory of Louisiana, as described in R.S. 26:364(B).</w:t>
      </w:r>
    </w:p>
    <w:p w14:paraId="4F3CC808" w14:textId="77777777" w:rsidR="00371D13" w:rsidRPr="002E674F" w:rsidRDefault="00371D13" w:rsidP="00371D13">
      <w:pPr>
        <w:pStyle w:val="A"/>
      </w:pPr>
      <w:r w:rsidRPr="002E674F">
        <w:t>B.</w:t>
      </w:r>
      <w:r w:rsidRPr="002E674F">
        <w:tab/>
        <w:t xml:space="preserve">Application. </w:t>
      </w:r>
    </w:p>
    <w:p w14:paraId="69D2B425" w14:textId="77777777" w:rsidR="00371D13" w:rsidRPr="002E674F" w:rsidRDefault="00371D13" w:rsidP="00371D13">
      <w:pPr>
        <w:pStyle w:val="1"/>
      </w:pPr>
      <w:r w:rsidRPr="002E674F">
        <w:t>1.</w:t>
      </w:r>
      <w:r w:rsidRPr="002E674F">
        <w:tab/>
        <w:t>All out-of-state manufacturers and wholesalers of high and low alcoholic content beverages must have registered and obtained authority for shipment of the alcoholic beverages into Louisiana for purchase by Louisiana licensed wholesale dealers through a permit issued by the Louisiana Office of Alcohol and Tobacco Control (ATC).</w:t>
      </w:r>
      <w:r>
        <w:t xml:space="preserve"> </w:t>
      </w:r>
      <w:r w:rsidRPr="002E674F">
        <w:t xml:space="preserve">Registration to ship must be filed with the Louisiana Department of Revenue (LDR) on revenue.louisiana.gov/TaxForms, Form R-5626, </w:t>
      </w:r>
      <w:r w:rsidRPr="002E674F">
        <w:rPr>
          <w:i/>
        </w:rPr>
        <w:t>Application for Authority to Ship Alcoholic Beverages into Louisiana</w:t>
      </w:r>
      <w:r w:rsidRPr="002E674F">
        <w:t>. Application forms must be sent electronically to atsapplications@la.gov.</w:t>
      </w:r>
    </w:p>
    <w:p w14:paraId="5355D618" w14:textId="77777777" w:rsidR="00371D13" w:rsidRPr="002E674F" w:rsidRDefault="00371D13" w:rsidP="00371D13">
      <w:pPr>
        <w:pStyle w:val="1"/>
      </w:pPr>
      <w:r w:rsidRPr="002E674F">
        <w:t>2.</w:t>
      </w:r>
      <w:r w:rsidRPr="002E674F">
        <w:tab/>
        <w:t xml:space="preserve">Excepting Chapter 2 § 201 for direct shipments of sparkling or still wines to consumers, the rule applies to all distilled spirits, liquors, wines, beer, cider, mead, malt, and mixed or compounded products that contain more than one-half of one percent alcohol by volume (unless expressly excepted in R.S. 26:3) imported into Louisiana. </w:t>
      </w:r>
    </w:p>
    <w:p w14:paraId="1F032AB7" w14:textId="77777777" w:rsidR="00371D13" w:rsidRPr="002E674F" w:rsidRDefault="00371D13" w:rsidP="00371D13">
      <w:pPr>
        <w:pStyle w:val="A"/>
      </w:pPr>
      <w:r w:rsidRPr="002E674F">
        <w:t>C.</w:t>
      </w:r>
      <w:r w:rsidRPr="002E674F">
        <w:tab/>
        <w:t xml:space="preserve">Reporting of shipments of alcoholic beverages into Louisiana </w:t>
      </w:r>
    </w:p>
    <w:p w14:paraId="578A79B5" w14:textId="77777777" w:rsidR="00371D13" w:rsidRPr="002E674F" w:rsidRDefault="00371D13" w:rsidP="00371D13">
      <w:pPr>
        <w:pStyle w:val="1"/>
      </w:pPr>
      <w:r w:rsidRPr="002E674F">
        <w:t>1.</w:t>
      </w:r>
      <w:r w:rsidRPr="002E674F">
        <w:tab/>
        <w:t>Out-of-state manufacturers and wholesalers of alcoholic beverages shall electronically submit a “notice of shipment” for sales of alcoholic beverages through the Louisiana Taxpayer Access Point (LaTAP), the Department’s online portal for administrative reporting.</w:t>
      </w:r>
      <w:r>
        <w:t xml:space="preserve"> </w:t>
      </w:r>
    </w:p>
    <w:p w14:paraId="766BFCAD" w14:textId="77777777" w:rsidR="00371D13" w:rsidRPr="002E674F" w:rsidRDefault="00371D13" w:rsidP="00371D13">
      <w:pPr>
        <w:pStyle w:val="1"/>
      </w:pPr>
      <w:r w:rsidRPr="002E674F">
        <w:t>2.</w:t>
      </w:r>
      <w:r w:rsidRPr="002E674F">
        <w:tab/>
        <w:t xml:space="preserve">Reporting Requirements: The reporting of sales and shipments to Louisiana licensed wholesale dealers shall be made on a monthly basis by the </w:t>
      </w:r>
      <w:r>
        <w:t>twentieth</w:t>
      </w:r>
      <w:r w:rsidRPr="002E674F">
        <w:t xml:space="preserve"> day of each month following the reporting period, if sales activity has occurred, and shall include the following information:</w:t>
      </w:r>
    </w:p>
    <w:p w14:paraId="27C97694" w14:textId="77777777" w:rsidR="00371D13" w:rsidRPr="002E674F" w:rsidRDefault="00371D13" w:rsidP="00371D13">
      <w:pPr>
        <w:pStyle w:val="a0"/>
      </w:pPr>
      <w:r w:rsidRPr="002E674F">
        <w:t>a.</w:t>
      </w:r>
      <w:r w:rsidRPr="002E674F">
        <w:tab/>
        <w:t>Invoice date and number;</w:t>
      </w:r>
    </w:p>
    <w:p w14:paraId="76D6DDCF" w14:textId="77777777" w:rsidR="00371D13" w:rsidRPr="002E674F" w:rsidRDefault="00371D13" w:rsidP="00371D13">
      <w:pPr>
        <w:pStyle w:val="a0"/>
      </w:pPr>
      <w:r w:rsidRPr="002E674F">
        <w:t>b</w:t>
      </w:r>
      <w:r>
        <w:t>.</w:t>
      </w:r>
      <w:r>
        <w:tab/>
      </w:r>
      <w:r w:rsidRPr="002E674F">
        <w:t xml:space="preserve">Date of shipment; </w:t>
      </w:r>
    </w:p>
    <w:p w14:paraId="2C084A6F" w14:textId="77777777" w:rsidR="00371D13" w:rsidRPr="002E674F" w:rsidRDefault="00371D13" w:rsidP="00371D13">
      <w:pPr>
        <w:pStyle w:val="a0"/>
      </w:pPr>
      <w:r w:rsidRPr="002E674F">
        <w:t>c.</w:t>
      </w:r>
      <w:r w:rsidRPr="002E674F">
        <w:tab/>
        <w:t>The name of the purchasing Louisiana licensed wholesale dealer, and address for delivery of shipment;</w:t>
      </w:r>
    </w:p>
    <w:p w14:paraId="551C3E18" w14:textId="77777777" w:rsidR="00371D13" w:rsidRPr="002E674F" w:rsidRDefault="00371D13" w:rsidP="00371D13">
      <w:pPr>
        <w:pStyle w:val="a0"/>
      </w:pPr>
      <w:r w:rsidRPr="002E674F">
        <w:t>d.</w:t>
      </w:r>
      <w:r w:rsidRPr="002E674F">
        <w:tab/>
        <w:t>For shipments of high content alcoholic beverages, the brand and type (with recognition of alcohol by volume), packaging (number of containers per case), size of the container (volume) as per R.S. 26:351, and number of cases, packages, or other units;</w:t>
      </w:r>
    </w:p>
    <w:p w14:paraId="3786FA48" w14:textId="77777777" w:rsidR="00371D13" w:rsidRPr="002E674F" w:rsidRDefault="00371D13" w:rsidP="00371D13">
      <w:pPr>
        <w:pStyle w:val="a0"/>
      </w:pPr>
      <w:r w:rsidRPr="002E674F">
        <w:t>e.</w:t>
      </w:r>
      <w:r w:rsidRPr="002E674F">
        <w:tab/>
        <w:t>For shipments of low content alcoholic beverages, the brand and type (with recognition of alcohol by volume), packaging (number of containers per unit, package, or case), size of container (volume), and number of cases, barrels, packages, or other units;</w:t>
      </w:r>
    </w:p>
    <w:p w14:paraId="503C74A5" w14:textId="77777777" w:rsidR="00371D13" w:rsidRPr="002E674F" w:rsidRDefault="00371D13" w:rsidP="00371D13">
      <w:pPr>
        <w:pStyle w:val="a0"/>
      </w:pPr>
      <w:r w:rsidRPr="002E674F">
        <w:t>f.</w:t>
      </w:r>
      <w:r w:rsidRPr="002E674F">
        <w:tab/>
        <w:t xml:space="preserve">Method of transportation of the alcoholic beverages, i.e., United Parcel Service, Federal Express, U.S. Mailing, private carrier under a permit, </w:t>
      </w:r>
      <w:r w:rsidRPr="002E674F">
        <w:rPr>
          <w:i/>
        </w:rPr>
        <w:t>inter alia</w:t>
      </w:r>
      <w:r w:rsidRPr="002E674F">
        <w:t>.</w:t>
      </w:r>
    </w:p>
    <w:p w14:paraId="3A53CBA3" w14:textId="77777777" w:rsidR="00371D13" w:rsidRPr="002E674F" w:rsidRDefault="00371D13" w:rsidP="00371D13">
      <w:pPr>
        <w:pStyle w:val="1"/>
      </w:pPr>
      <w:r w:rsidRPr="002E674F">
        <w:t>3.</w:t>
      </w:r>
      <w:r w:rsidRPr="002E674F">
        <w:tab/>
        <w:t xml:space="preserve">The effective date of this Rule commences on January 1, 2026, and applies to all reportable sales by out-of-state manufacturers and wholesalers for shipments into </w:t>
      </w:r>
      <w:r w:rsidRPr="002E674F">
        <w:t>Louisiana of high and low alcoholic content beverages during that month and thereafter.</w:t>
      </w:r>
    </w:p>
    <w:p w14:paraId="3BB8030F" w14:textId="77777777" w:rsidR="00371D13" w:rsidRPr="002E674F" w:rsidRDefault="00371D13" w:rsidP="00371D13">
      <w:pPr>
        <w:pStyle w:val="1"/>
      </w:pPr>
      <w:r w:rsidRPr="002E674F">
        <w:t>4.</w:t>
      </w:r>
      <w:r w:rsidRPr="002E674F">
        <w:tab/>
        <w:t>If the out-of-state manufacturer or wholesaler can prove electronic filing of a report, or application for certification would create an undue hardship, the secretary may exempt the out-of-state manufacturer or wholesaler from filing the return, report, or application electronically.</w:t>
      </w:r>
    </w:p>
    <w:p w14:paraId="1D5A1DEF" w14:textId="77777777" w:rsidR="00371D13" w:rsidRPr="002E674F" w:rsidRDefault="00371D13" w:rsidP="00371D13">
      <w:pPr>
        <w:pStyle w:val="AuthorityNote"/>
      </w:pPr>
      <w:r w:rsidRPr="002E674F">
        <w:rPr>
          <w:bCs/>
        </w:rPr>
        <w:t>AUTHORITY NOTE:</w:t>
      </w:r>
      <w:r w:rsidRPr="002E674F">
        <w:rPr>
          <w:bCs/>
        </w:rPr>
        <w:tab/>
      </w:r>
      <w:r w:rsidRPr="002E674F">
        <w:t>Promulgated in accordance with R.S. 47:1511 and R.S. 26:364(D).</w:t>
      </w:r>
    </w:p>
    <w:p w14:paraId="218429C1" w14:textId="253B183E" w:rsidR="00371D13" w:rsidRDefault="00371D13" w:rsidP="00371D13">
      <w:pPr>
        <w:pStyle w:val="HistoricalNote"/>
      </w:pPr>
      <w:r w:rsidRPr="002E674F">
        <w:rPr>
          <w:bCs/>
        </w:rPr>
        <w:t>HISTORICAL NOTE:</w:t>
      </w:r>
      <w:r>
        <w:rPr>
          <w:bCs/>
        </w:rPr>
        <w:tab/>
      </w:r>
      <w:r w:rsidRPr="002E674F">
        <w:t>Promulgated by the Department of Revenue, Tax Policy and Planning Division, LR 51</w:t>
      </w:r>
      <w:r>
        <w:t>:1869 (November 2025).</w:t>
      </w:r>
    </w:p>
    <w:p w14:paraId="6CA61556" w14:textId="77777777" w:rsidR="000A70F9" w:rsidRDefault="000A70F9">
      <w:pPr>
        <w:pStyle w:val="Chapter"/>
      </w:pPr>
      <w:bookmarkStart w:id="109" w:name="TOC_Chap6"/>
      <w:bookmarkStart w:id="110" w:name="_Toc233689997"/>
      <w:bookmarkStart w:id="111" w:name="_Toc234030583"/>
      <w:bookmarkStart w:id="112" w:name="_Toc243721200"/>
      <w:bookmarkStart w:id="113" w:name="_Toc259619433"/>
      <w:bookmarkStart w:id="114" w:name="_Toc262718520"/>
      <w:bookmarkStart w:id="115" w:name="_Toc275165289"/>
      <w:bookmarkStart w:id="116" w:name="_Toc238197553"/>
      <w:r>
        <w:t>Chapter 3.</w:t>
      </w:r>
      <w:bookmarkEnd w:id="109"/>
      <w:r w:rsidR="00786FB2">
        <w:tab/>
      </w:r>
      <w:bookmarkStart w:id="117" w:name="TOCT_Chap2"/>
      <w:bookmarkStart w:id="118" w:name="TOCT_Chap7"/>
      <w:bookmarkStart w:id="119" w:name="TOCT_Chap19"/>
      <w:bookmarkStart w:id="120" w:name="TOCT_Chap6"/>
      <w:r>
        <w:t>Corporation Franchise Tax</w:t>
      </w:r>
      <w:bookmarkEnd w:id="110"/>
      <w:bookmarkEnd w:id="111"/>
      <w:bookmarkEnd w:id="112"/>
      <w:bookmarkEnd w:id="113"/>
      <w:bookmarkEnd w:id="114"/>
      <w:bookmarkEnd w:id="115"/>
      <w:bookmarkEnd w:id="116"/>
      <w:bookmarkEnd w:id="117"/>
      <w:bookmarkEnd w:id="118"/>
      <w:bookmarkEnd w:id="119"/>
      <w:bookmarkEnd w:id="120"/>
    </w:p>
    <w:p w14:paraId="3A8D7C47" w14:textId="77777777" w:rsidR="000A70F9" w:rsidRDefault="000A70F9">
      <w:pPr>
        <w:pStyle w:val="Section"/>
      </w:pPr>
      <w:bookmarkStart w:id="121" w:name="_Toc233689998"/>
      <w:bookmarkStart w:id="122" w:name="_Toc234030584"/>
      <w:bookmarkStart w:id="123" w:name="_Toc243721201"/>
      <w:bookmarkStart w:id="124" w:name="_Toc259619434"/>
      <w:bookmarkStart w:id="125" w:name="_Toc262718521"/>
      <w:bookmarkStart w:id="126" w:name="_Toc275165290"/>
      <w:bookmarkStart w:id="127" w:name="_Toc238197554"/>
      <w:r>
        <w:t>§301.</w:t>
      </w:r>
      <w:r>
        <w:tab/>
        <w:t>Imposition of Tax</w:t>
      </w:r>
      <w:bookmarkEnd w:id="121"/>
      <w:bookmarkEnd w:id="122"/>
      <w:bookmarkEnd w:id="123"/>
      <w:bookmarkEnd w:id="124"/>
      <w:bookmarkEnd w:id="125"/>
      <w:bookmarkEnd w:id="126"/>
      <w:bookmarkEnd w:id="127"/>
    </w:p>
    <w:p w14:paraId="60E58955" w14:textId="77777777" w:rsidR="00A972B8" w:rsidRPr="00B34341" w:rsidRDefault="000A70F9" w:rsidP="009A24AF">
      <w:pPr>
        <w:pStyle w:val="A"/>
      </w:pPr>
      <w:r>
        <w:t>A.</w:t>
      </w:r>
      <w:r>
        <w:tab/>
      </w:r>
      <w:r w:rsidR="00A972B8" w:rsidRPr="00533DF8">
        <w:t>General.</w:t>
      </w:r>
      <w:r w:rsidR="00A972B8">
        <w:t xml:space="preserve"> </w:t>
      </w:r>
      <w:r w:rsidR="00A972B8" w:rsidRPr="00533DF8">
        <w:t>Except as specifically exempted by R.S. 47:608, R.S. 47:601 imposes a corporation franchise tax, in addition to all other taxes levied by any other statute, on all domestic corporations, for the right granted by the laws of</w:t>
      </w:r>
      <w:r w:rsidR="009079F4">
        <w:t xml:space="preserve"> </w:t>
      </w:r>
      <w:r w:rsidR="00A972B8" w:rsidRPr="00533DF8">
        <w:t>this state to exist as such an organization and on both domestic and foreign corporations for the enjoyment under the protection of the laws of this state of the powers, rights, privileges, and immunities derived by reason of the corporate form of existence and operation.</w:t>
      </w:r>
      <w:r w:rsidR="00A972B8">
        <w:t xml:space="preserve"> </w:t>
      </w:r>
      <w:r w:rsidR="00A972B8" w:rsidRPr="00533DF8">
        <w:t xml:space="preserve">Liability for the tax is created whenever any such organization qualifies to do business in this state, owns or uses any part of its capital, plant, or any other property in this state, whether owned directly or indirectly by or through a partnership, joint venture, or any other business organization of which the domestic or foreign corporation is a related party as defined in R.S. 47:605.1, through the buying, selling, or procuring of services in this state, or actually does business in this state through exercising or enjoying each and every act, power, right, privilege, or immunity as an incident to or by virtue of the </w:t>
      </w:r>
      <w:r w:rsidR="00A972B8" w:rsidRPr="00B34341">
        <w:t>powers and privileges acquired by the nature of such organizations.</w:t>
      </w:r>
    </w:p>
    <w:p w14:paraId="60D25E0A" w14:textId="77777777" w:rsidR="00A972B8" w:rsidRPr="00B34341" w:rsidRDefault="00A972B8" w:rsidP="009A24AF">
      <w:pPr>
        <w:pStyle w:val="1"/>
      </w:pPr>
      <w:r>
        <w:t>1.</w:t>
      </w:r>
      <w:r>
        <w:tab/>
        <w:t xml:space="preserve">The term </w:t>
      </w:r>
      <w:r w:rsidRPr="00B34341">
        <w:rPr>
          <w:i/>
        </w:rPr>
        <w:t>domestic corporation</w:t>
      </w:r>
      <w:r w:rsidRPr="00B34341">
        <w:t xml:space="preserve"> shall include any of the following:</w:t>
      </w:r>
    </w:p>
    <w:p w14:paraId="016E8F83" w14:textId="77777777" w:rsidR="00A972B8" w:rsidRPr="00533DF8" w:rsidRDefault="00A972B8" w:rsidP="009A24AF">
      <w:pPr>
        <w:pStyle w:val="a0"/>
      </w:pPr>
      <w:r w:rsidRPr="00B34341">
        <w:t>a.</w:t>
      </w:r>
      <w:r w:rsidRPr="00B34341">
        <w:tab/>
        <w:t>corporations, joint stock companies or associations, or other business organizations</w:t>
      </w:r>
      <w:r w:rsidRPr="00533DF8">
        <w:t xml:space="preserve"> organized under the laws of the State of Louisiana which have privileges, powers, rights, or immunities not possessed</w:t>
      </w:r>
      <w:r>
        <w:t xml:space="preserve"> by individuals or partnerships;</w:t>
      </w:r>
    </w:p>
    <w:p w14:paraId="09843AF5" w14:textId="77777777" w:rsidR="00A972B8" w:rsidRPr="00533DF8" w:rsidRDefault="00A972B8" w:rsidP="009A24AF">
      <w:pPr>
        <w:pStyle w:val="a0"/>
      </w:pPr>
      <w:r w:rsidRPr="00533DF8">
        <w:t>b.</w:t>
      </w:r>
      <w:r w:rsidRPr="00533DF8">
        <w:tab/>
        <w:t>all entities taxed as corporations pursuant to 26 U.S.C. Subtitle A, Chapter 1, Subchapter C, for federal income tax purposes, notwithstanding any provisions of law to the contrary.</w:t>
      </w:r>
      <w:r>
        <w:t xml:space="preserve"> </w:t>
      </w:r>
      <w:r w:rsidRPr="00533DF8">
        <w:t>Such entities will be treated and taxed in the same manner that such entities are treated and taxed for federal income tax purposes.</w:t>
      </w:r>
    </w:p>
    <w:p w14:paraId="30D67C7B" w14:textId="77777777" w:rsidR="00A972B8" w:rsidRPr="00533DF8" w:rsidRDefault="00A972B8" w:rsidP="009A24AF">
      <w:pPr>
        <w:pStyle w:val="1"/>
      </w:pPr>
      <w:r>
        <w:t>2.</w:t>
      </w:r>
      <w:r>
        <w:tab/>
        <w:t>Exclusions</w:t>
      </w:r>
    </w:p>
    <w:p w14:paraId="2F7257DC" w14:textId="77777777" w:rsidR="00A972B8" w:rsidRPr="00533DF8" w:rsidRDefault="00A972B8" w:rsidP="009A24AF">
      <w:pPr>
        <w:pStyle w:val="a0"/>
      </w:pPr>
      <w:r w:rsidRPr="00533DF8">
        <w:t>a.</w:t>
      </w:r>
      <w:r w:rsidRPr="00533DF8">
        <w:tab/>
        <w:t xml:space="preserve">Nothing in this subsection shall extend franchise tax liability to any limited liability company qualified and eligible to be taxed in accordance with the provisions of 26 U.S.C. Subtitle A, Chapter 1, Subchapter S on the first day of its fiscal or annual year or to any other entity that was acquired before January 1, 2014, but not earlier than January 1, 2012, </w:t>
      </w:r>
      <w:r w:rsidRPr="00533DF8">
        <w:lastRenderedPageBreak/>
        <w:t>by an entity that was taxed pursuant to 26 U.S.C. Subtitle A, Chapter 1, Subchapter S.</w:t>
      </w:r>
      <w:r>
        <w:rPr>
          <w:color w:val="FF0000"/>
        </w:rPr>
        <w:t xml:space="preserve"> </w:t>
      </w:r>
    </w:p>
    <w:p w14:paraId="50A15499" w14:textId="77777777" w:rsidR="00A972B8" w:rsidRPr="00533DF8" w:rsidRDefault="00A972B8" w:rsidP="009A24AF">
      <w:pPr>
        <w:pStyle w:val="a0"/>
      </w:pPr>
      <w:r>
        <w:t>b.</w:t>
      </w:r>
      <w:r>
        <w:tab/>
        <w:t>Examples</w:t>
      </w:r>
    </w:p>
    <w:p w14:paraId="58374038" w14:textId="77777777" w:rsidR="00A972B8" w:rsidRPr="00533DF8" w:rsidRDefault="00A972B8" w:rsidP="009A24AF">
      <w:pPr>
        <w:pStyle w:val="i0"/>
        <w:rPr>
          <w:color w:val="00B050"/>
        </w:rPr>
      </w:pPr>
      <w:r>
        <w:tab/>
      </w:r>
      <w:r w:rsidRPr="00533DF8">
        <w:t>i.</w:t>
      </w:r>
      <w:r w:rsidRPr="00533DF8">
        <w:tab/>
        <w:t>Other than through its ownership in Partnership B, Corporation A is not subject to Louisiana corporation franchise tax.</w:t>
      </w:r>
      <w:r>
        <w:t xml:space="preserve"> </w:t>
      </w:r>
      <w:r w:rsidRPr="00533DF8">
        <w:t>Corporation A owns an interest in Partnership B, which is doing business in Louisiana.</w:t>
      </w:r>
      <w:r>
        <w:t xml:space="preserve"> </w:t>
      </w:r>
      <w:r w:rsidRPr="00533DF8">
        <w:t>Corporation A would be subject to Louisiana corporation franchise tax.</w:t>
      </w:r>
      <w:r>
        <w:t xml:space="preserve"> </w:t>
      </w:r>
    </w:p>
    <w:p w14:paraId="5AA78334" w14:textId="77777777" w:rsidR="00A972B8" w:rsidRPr="00B34341" w:rsidRDefault="00A972B8" w:rsidP="009A24AF">
      <w:pPr>
        <w:pStyle w:val="i0"/>
      </w:pPr>
      <w:r>
        <w:tab/>
      </w:r>
      <w:r w:rsidRPr="00533DF8">
        <w:t>ii.</w:t>
      </w:r>
      <w:r w:rsidRPr="00533DF8">
        <w:tab/>
        <w:t>Other than through its ownership in Limited Liability Company B, Corporation A is not subject to Louisiana corporation franchise tax.</w:t>
      </w:r>
      <w:r>
        <w:t xml:space="preserve"> </w:t>
      </w:r>
      <w:r w:rsidRPr="00533DF8">
        <w:t xml:space="preserve">Corporation A owns an interest in Limited Liability Company B, which is taxed as a partnership and is doing business in Louisiana or owns property located in </w:t>
      </w:r>
      <w:r w:rsidRPr="00B34341">
        <w:t xml:space="preserve">Louisiana. Corporation A would be subject to Louisiana corporation franchise tax. </w:t>
      </w:r>
    </w:p>
    <w:p w14:paraId="67613A14" w14:textId="77777777" w:rsidR="000A70F9" w:rsidRDefault="00A972B8" w:rsidP="009A24AF">
      <w:pPr>
        <w:pStyle w:val="i0"/>
      </w:pPr>
      <w:r w:rsidRPr="00B34341">
        <w:tab/>
        <w:t>iii.</w:t>
      </w:r>
      <w:r w:rsidRPr="00B34341">
        <w:tab/>
        <w:t xml:space="preserve">Subsidiary is a domestic corporation doing business in Louisiana and is a </w:t>
      </w:r>
      <w:r w:rsidR="00D915A6">
        <w:t>100</w:t>
      </w:r>
      <w:r w:rsidRPr="00B34341">
        <w:t xml:space="preserve"> percent owned subsidiary of Parent. Parent is a domestic limited</w:t>
      </w:r>
      <w:r w:rsidRPr="00533DF8">
        <w:t xml:space="preserve"> liability company doing business in Louisiana and elects to be taxed as an S corporation pursuant to I.R.C. § 1362 for federal income tax purposes.</w:t>
      </w:r>
      <w:r>
        <w:t xml:space="preserve"> </w:t>
      </w:r>
      <w:r w:rsidRPr="00533DF8">
        <w:t>Subsidiary is a QS</w:t>
      </w:r>
      <w:r>
        <w:t>ub, as provided for in I.R.C. §</w:t>
      </w:r>
      <w:r w:rsidRPr="00533DF8">
        <w:t>1361(b)(3).</w:t>
      </w:r>
      <w:r>
        <w:t xml:space="preserve"> </w:t>
      </w:r>
      <w:r w:rsidRPr="00533DF8">
        <w:t>For Louisiana corporation franchise tax purposes, Parent would not be subject to the franchise tax, because Parent is a limited liability company, eligible to be taxed as an S corporation.</w:t>
      </w:r>
      <w:r>
        <w:t xml:space="preserve"> </w:t>
      </w:r>
      <w:r w:rsidRPr="00533DF8">
        <w:t xml:space="preserve">Subsidiary would be subject to the franchise tax, because Subsidiary is a </w:t>
      </w:r>
      <w:r w:rsidRPr="00B34341">
        <w:t>corporation.</w:t>
      </w:r>
    </w:p>
    <w:p w14:paraId="17FE0974" w14:textId="77777777" w:rsidR="000A70F9" w:rsidRDefault="000A70F9" w:rsidP="009A24AF">
      <w:pPr>
        <w:pStyle w:val="A"/>
      </w:pPr>
      <w:r>
        <w:t>B.</w:t>
      </w:r>
      <w:r>
        <w:tab/>
        <w:t>With respect to foreign corporations, R.S. 12:306 generally grants such organizations authority to transact business in this state subject to and limited by any restrictions recited in the certificate of authorization, and in addition thereto provides that they shall enjoy the same, but no greater, rights and privileges as a business or nonprofit corporation organized under the laws of the state of Louisiana to transact the business which such corporation is authorized to contract, and are subject to the same duties, restrictions, penalties, and liabilities (including the payment of taxes) as are imposed on a business or nonprofit corporation organized under the laws of this state. In view of the grant of such rights, privileges, immunities, and the imposition of the same duties, restrictions, penalties, and liabilities on foreign corporations as are imposed on domestic corporations, the exercise of any right, privilege, or the enjoyment of any immunity within this state by a foreign corporation which might be exercised or enjoyed by a domestic business or nonprofit corporation organized under the laws of this state renders the foreign corporation liable for the same taxes, penalties, and interest, where applicable, which would be imposed on a domestic corporation.</w:t>
      </w:r>
    </w:p>
    <w:p w14:paraId="07BD681B" w14:textId="77777777" w:rsidR="000A70F9" w:rsidRDefault="000A70F9" w:rsidP="009A24AF">
      <w:pPr>
        <w:pStyle w:val="A"/>
      </w:pPr>
      <w:r>
        <w:t>C.</w:t>
      </w:r>
      <w:r>
        <w:tab/>
      </w:r>
      <w:r w:rsidR="00A972B8" w:rsidRPr="00533DF8">
        <w:t>Thus, both domestic and foreign corporations which enjoy or exercise within this state any of the powers, privileges, or immunities granted to business corporations organized under the provisions o</w:t>
      </w:r>
      <w:r w:rsidR="00A972B8">
        <w:t>f the Business Corporation Act</w:t>
      </w:r>
      <w:r w:rsidR="00A972B8" w:rsidRPr="00533DF8">
        <w:t>, as found in R.S. 12:1-101 through 1-1704, are subject to and liable for the payment of the franchise tax imposed by this Section.</w:t>
      </w:r>
    </w:p>
    <w:p w14:paraId="084F99CC" w14:textId="77777777" w:rsidR="000A70F9" w:rsidRDefault="000A70F9" w:rsidP="009A24AF">
      <w:pPr>
        <w:pStyle w:val="A"/>
      </w:pPr>
      <w:r>
        <w:t>D.</w:t>
      </w:r>
      <w:r>
        <w:tab/>
        <w:t>Thus, the mere ownership of property within this state, or an interest in property within this state, including but not limited to mineral interests and oil payments dependent upon production within Louisiana, whether owned directly or by or through a partnership or joint venture or otherwise, renders the corporation subject to franchise tax in Louisiana since a portion of its capital is employed in this state.</w:t>
      </w:r>
    </w:p>
    <w:p w14:paraId="70CBCD3F" w14:textId="77777777" w:rsidR="000A70F9" w:rsidRDefault="000A70F9" w:rsidP="009A24AF">
      <w:pPr>
        <w:pStyle w:val="A"/>
      </w:pPr>
      <w:r>
        <w:t>E.</w:t>
      </w:r>
      <w:r>
        <w:tab/>
        <w:t>The tax imposed by this Section shall be at the rate prescribed in R.S. 47:601 for each $1,000, or a major fraction thereof, on the amount of its capital stock, determined as provided in R.S. 47:604, its surplus and undivided profits, determined as provided in R.S. 47:605, and its borrowed capital, determined as provided in R.S. 47:603 on the amount of such capital stock, surplus, and undivided profits, and borrowed capital as is employed in the exercise of its rights, powers, and immunities within this state determined in compliance with the provisions of R.S. 47:606 and R.S. 47:607.</w:t>
      </w:r>
    </w:p>
    <w:p w14:paraId="558DD52F" w14:textId="77777777" w:rsidR="000A70F9" w:rsidRDefault="000A70F9" w:rsidP="009A24AF">
      <w:pPr>
        <w:pStyle w:val="A"/>
      </w:pPr>
      <w:r>
        <w:t>F.</w:t>
      </w:r>
      <w:r>
        <w:tab/>
        <w:t>The accrual, payment, and reporting of franchise taxes imposed by this Section are set forth in R.S. 47:609.</w:t>
      </w:r>
    </w:p>
    <w:p w14:paraId="3D384A1C" w14:textId="77777777" w:rsidR="000A70F9" w:rsidRDefault="000A70F9" w:rsidP="009A24AF">
      <w:pPr>
        <w:pStyle w:val="A"/>
      </w:pPr>
      <w:r>
        <w:t>G.</w:t>
      </w:r>
      <w:r>
        <w:tab/>
        <w:t>In the case of any domestic or foreign corporation subject to the tax herein imposed, the tax shall not be less than the minimum tax provided in R.S. 47:601.</w:t>
      </w:r>
    </w:p>
    <w:p w14:paraId="337FEC70" w14:textId="77777777" w:rsidR="000A70F9" w:rsidRDefault="000A70F9">
      <w:pPr>
        <w:pStyle w:val="AuthorityNote"/>
      </w:pPr>
      <w:r>
        <w:t>AUTHORITY NOTE:</w:t>
      </w:r>
      <w:r>
        <w:tab/>
        <w:t>Promulgated in accordance with R.S. 47:601.</w:t>
      </w:r>
    </w:p>
    <w:p w14:paraId="4D9E5D7A" w14:textId="77777777" w:rsidR="000A70F9" w:rsidRDefault="000A70F9">
      <w:pPr>
        <w:pStyle w:val="HistoricalNote"/>
      </w:pPr>
      <w:r>
        <w:t>HISTORICAL NOTE:</w:t>
      </w:r>
      <w:r>
        <w:tab/>
        <w:t>Promulgated by the Department of Revenue and Taxation, Income and Corporation Franchise Taxes Section, Office of Group III, LR 6:25 (January 1980), amended LR 11:108 (February 1985), repromulgated by the Department of Revenue, Policy Services Division, LR 30:448 (March 2004)</w:t>
      </w:r>
      <w:r w:rsidR="00A972B8">
        <w:t>,</w:t>
      </w:r>
      <w:r w:rsidR="00A972B8" w:rsidRPr="00A972B8">
        <w:t xml:space="preserve"> </w:t>
      </w:r>
      <w:r w:rsidR="00A972B8" w:rsidRPr="00533DF8">
        <w:t xml:space="preserve">amended </w:t>
      </w:r>
      <w:r w:rsidR="00A972B8">
        <w:t>LR 44:1635 (September 2018)</w:t>
      </w:r>
      <w:r>
        <w:t>.</w:t>
      </w:r>
    </w:p>
    <w:p w14:paraId="4F74F486" w14:textId="77777777" w:rsidR="000A70F9" w:rsidRDefault="000A70F9">
      <w:pPr>
        <w:pStyle w:val="Section"/>
      </w:pPr>
      <w:bookmarkStart w:id="128" w:name="_Toc233689999"/>
      <w:bookmarkStart w:id="129" w:name="_Toc234030585"/>
      <w:bookmarkStart w:id="130" w:name="_Toc243721202"/>
      <w:bookmarkStart w:id="131" w:name="_Toc259619435"/>
      <w:bookmarkStart w:id="132" w:name="_Toc262718522"/>
      <w:bookmarkStart w:id="133" w:name="_Toc275165291"/>
      <w:bookmarkStart w:id="134" w:name="_Toc238197555"/>
      <w:r>
        <w:t>§302.</w:t>
      </w:r>
      <w:r>
        <w:tab/>
        <w:t>Determination of Taxable Capital</w:t>
      </w:r>
      <w:bookmarkEnd w:id="128"/>
      <w:bookmarkEnd w:id="129"/>
      <w:bookmarkEnd w:id="130"/>
      <w:bookmarkEnd w:id="131"/>
      <w:bookmarkEnd w:id="132"/>
      <w:bookmarkEnd w:id="133"/>
      <w:bookmarkEnd w:id="134"/>
    </w:p>
    <w:p w14:paraId="54D5A566" w14:textId="77777777" w:rsidR="000A70F9" w:rsidRDefault="000A70F9">
      <w:pPr>
        <w:pStyle w:val="A"/>
      </w:pPr>
      <w:r>
        <w:t>A.</w:t>
      </w:r>
      <w:r>
        <w:tab/>
        <w:t>Taxable Capital. Every corporation subject to the tax imposed by R.S. 47:601 must determine the total of its capital stock, as defined in R.S. 47:604, its surplus and undivided profits, as defined in R.S. 47:605, and its borrowed capital, as defined in R.S. 47:603, which total amount shall be used as the basis for determining the extent to which its franchise and the rights, powers, and immunities granted by Louisiana are exercised within this state. Determination of the taxable amount thereof shall be made in accordance with the provisions of R.S. 47:606 and R.S. 47:607, and the rules and regulations issued thereunder by the secretary of revenue and taxation.</w:t>
      </w:r>
    </w:p>
    <w:p w14:paraId="23372966" w14:textId="77777777" w:rsidR="00A972B8" w:rsidRPr="00A972B8" w:rsidRDefault="00A972B8" w:rsidP="009A24AF">
      <w:pPr>
        <w:pStyle w:val="A"/>
      </w:pPr>
      <w:r w:rsidRPr="00A972B8">
        <w:t>B.</w:t>
      </w:r>
      <w:r w:rsidRPr="00A972B8">
        <w:tab/>
        <w:t xml:space="preserve">Holding Corporation Deduction. Any corporation which owns at least 80 percent of the capital stock of a banking corporation organized under the laws of the United States or of the state of Louisiana may deduct from its total taxable base, determined as provided in §302.A and before the allocation of taxable base to Louisiana as provided in R.S. 47:606 and R.S. 47:607, the amount by which its investment in and advances to such banking corporation exceeds the excess of total assets of the holding corporation over total taxable capital of the holding corporation, determined as provided in §302.A. </w:t>
      </w:r>
    </w:p>
    <w:p w14:paraId="163C04C0" w14:textId="77777777" w:rsidR="00A972B8" w:rsidRPr="00A972B8" w:rsidRDefault="00A972B8" w:rsidP="009A24AF">
      <w:pPr>
        <w:pStyle w:val="A"/>
      </w:pPr>
      <w:r w:rsidRPr="00A972B8">
        <w:t>C.</w:t>
      </w:r>
      <w:r w:rsidRPr="00A972B8">
        <w:tab/>
        <w:t xml:space="preserve">Any corporation, as defined in R.S. 47:601(C), that is subject to the franchise tax imposed by R.S. 47:601(A) and </w:t>
      </w:r>
      <w:r w:rsidRPr="00A972B8">
        <w:lastRenderedPageBreak/>
        <w:t>that is not subject to R.S. 47:602(B), (C), (D), (E), or (F), that has one or more subsidiaries, will be entitled to deduct from its taxable capital its investments in and advances to one or more subsidiaries, whether made directly or indirectly, when computing its franchise tax.</w:t>
      </w:r>
    </w:p>
    <w:p w14:paraId="178EF34C" w14:textId="77777777" w:rsidR="00A972B8" w:rsidRPr="00A972B8" w:rsidRDefault="00A972B8" w:rsidP="009A24AF">
      <w:pPr>
        <w:pStyle w:val="1"/>
      </w:pPr>
      <w:r w:rsidRPr="00A972B8">
        <w:t>1.</w:t>
      </w:r>
      <w:r w:rsidRPr="00A972B8">
        <w:tab/>
        <w:t>The term subsidiaries shall include any corporation, as provided for in R.S. 47:601(C), that is subject to the franchise tax imposed by R.S. 47:601(A), and in which at least 80 percent of the voting and nonvoting power of all classes of their stock, membership, partnership, or other ownership interests are owned, directly or indirectly, by a corporation subject to the franchise tax imposed by R.S. 47:601(A).</w:t>
      </w:r>
    </w:p>
    <w:p w14:paraId="62187144" w14:textId="77777777" w:rsidR="00A972B8" w:rsidRPr="00A972B8" w:rsidRDefault="00A972B8" w:rsidP="009A24AF">
      <w:pPr>
        <w:pStyle w:val="1"/>
      </w:pPr>
      <w:r w:rsidRPr="00A972B8">
        <w:t>2.</w:t>
      </w:r>
      <w:r w:rsidRPr="00A972B8">
        <w:tab/>
        <w:t>The amount of deduction allowed will be the sum of the amounts determined by multiplying the parent corporation’s investments in and advances to each subsidiary by each subsidiary’s average ratio, as determined pursuant to R.S. 47:606.</w:t>
      </w:r>
    </w:p>
    <w:p w14:paraId="5EBE228E" w14:textId="77777777" w:rsidR="00A972B8" w:rsidRPr="00A972B8" w:rsidRDefault="00A972B8" w:rsidP="009A24AF">
      <w:pPr>
        <w:pStyle w:val="1"/>
      </w:pPr>
      <w:r w:rsidRPr="00A972B8">
        <w:t>3.</w:t>
      </w:r>
      <w:r w:rsidRPr="00A972B8">
        <w:tab/>
        <w:t>Any direct or indirect subsidiary of a regulated company, as provided for in R.S. 47:602(C), that directly owns at least 80 percent of the voting power of the stock, membership, partnership, or other membership interests in a public-utility company, as defined by the Public Utility Holding Company Act of 1935 prior to its repeal, may use the holding corporation deduction with respect to investments in and advances to subsidiary corporations or subsidiary limited liability companies to calculate its taxable capital.</w:t>
      </w:r>
    </w:p>
    <w:p w14:paraId="3F408E28" w14:textId="77777777" w:rsidR="00A972B8" w:rsidRPr="00A972B8" w:rsidRDefault="00A972B8" w:rsidP="009A24AF">
      <w:pPr>
        <w:pStyle w:val="1"/>
      </w:pPr>
      <w:r w:rsidRPr="00A972B8">
        <w:t>4.</w:t>
      </w:r>
      <w:r w:rsidRPr="00A972B8">
        <w:tab/>
        <w:t xml:space="preserve">Example. Company A is a corporation owning </w:t>
      </w:r>
      <w:r w:rsidR="00D915A6">
        <w:t>100</w:t>
      </w:r>
      <w:r w:rsidRPr="00A972B8">
        <w:t xml:space="preserve"> percent of Company B. Company B is a non-Louisiana corporation qualified to do business in Louisiana. Company B is a </w:t>
      </w:r>
      <w:r w:rsidR="00CB51F1">
        <w:t>100</w:t>
      </w:r>
      <w:r w:rsidRPr="00A972B8">
        <w:t xml:space="preserve"> percent member of XYZ LLC. XYZ LLC is an out of state limited liability company that owns property in Louisiana and has elected to be treated as a corporation pursuant to 26 U.S.C. Subtitle A, Chapter 1, Subchapter C, for federal income tax purposes. XYZ LLC would be subject to Louisiana corporation franchise tax. Company B would be subject to Louisiana corporation franchise tax as a </w:t>
      </w:r>
      <w:r w:rsidR="00CB51F1">
        <w:t>100</w:t>
      </w:r>
      <w:r w:rsidRPr="00A972B8">
        <w:t xml:space="preserve"> percent member of XYZ LLC. Company A would not be subject to Louisiana corporation franchise tax. Company B would be eligible for the holding company deduction. </w:t>
      </w:r>
    </w:p>
    <w:p w14:paraId="2A9A75F1" w14:textId="77777777" w:rsidR="00A972B8" w:rsidRPr="00A972B8" w:rsidRDefault="00A972B8" w:rsidP="009A24AF">
      <w:pPr>
        <w:pStyle w:val="1"/>
        <w:rPr>
          <w:color w:val="00B050"/>
        </w:rPr>
      </w:pPr>
      <w:r w:rsidRPr="00A972B8">
        <w:t>5.</w:t>
      </w:r>
      <w:r w:rsidRPr="00A972B8">
        <w:tab/>
        <w:t xml:space="preserve">Nothing in this Subsection shall extend franchise tax liability to any limited liability company at least </w:t>
      </w:r>
      <w:r w:rsidR="00CB51F1">
        <w:t>80</w:t>
      </w:r>
      <w:r w:rsidRPr="00A972B8">
        <w:t xml:space="preserve"> percent owned, directly or indirectly, by any entity subject to the bank shares tax pursuant to R.S. 47:1967. </w:t>
      </w:r>
    </w:p>
    <w:p w14:paraId="02AB5720" w14:textId="77777777" w:rsidR="000A70F9" w:rsidRDefault="00A972B8" w:rsidP="009A24AF">
      <w:pPr>
        <w:pStyle w:val="A"/>
      </w:pPr>
      <w:r w:rsidRPr="00A972B8">
        <w:rPr>
          <w:kern w:val="0"/>
        </w:rPr>
        <w:t>D.</w:t>
      </w:r>
      <w:r w:rsidRPr="00A972B8">
        <w:rPr>
          <w:kern w:val="0"/>
        </w:rPr>
        <w:tab/>
      </w:r>
      <w:r w:rsidRPr="00533DF8">
        <w:t xml:space="preserve">Public Utility Holding Corporation Deductions. Any corporation registered under the Public Utility Holding Company Act of 1935 that owns at least 80 percent of the voting power of all classes of the stock in another corporation (not including nonvoting stock which is limited and preferred as to dividends) may, after having determined its Louisiana taxable capital as provided in R.S. 47:602(A), R.S. 47:606, and R.S. 47:607, deduct therefrom the amount of investment in and advances to such corporation which was allocated to Louisiana under the provisions of R.S. 47:606(B). The only reduction for investment in and advances to subsidiaries allowed by this Subsection is with respect to those subsidiaries in which the registered public utility holding </w:t>
      </w:r>
      <w:r w:rsidRPr="00533DF8">
        <w:t>company owns at least 80 percent of all classes of stock described herein; the reduction is not allowable with respect to other subsidiaries in which the holding company owns less than 80 percent of the stock of the subsidiary, notwithstanding the fact that such investments in and advances to the subsidiary may have been attributed to Louisiana under the provisions of R.S. 47:606(B). In no case shall a reduction be allowed with respect to revenues from the subsidiary. Any repeal of the Public Utility Holding Company Act of 1935 shall not affect the entitlement to deductions under this Subsection of corporations registered under the provisions of the Public Utility Holding Company Act of 1935 prior to its repeal.</w:t>
      </w:r>
    </w:p>
    <w:p w14:paraId="023A1F6D" w14:textId="77777777" w:rsidR="000A70F9" w:rsidRDefault="000A70F9">
      <w:pPr>
        <w:pStyle w:val="AuthorityNote"/>
      </w:pPr>
      <w:r>
        <w:t>AUTHORITY NOTE:</w:t>
      </w:r>
      <w:r>
        <w:tab/>
        <w:t>Promulgated in accordance with R.S. 47:602.</w:t>
      </w:r>
    </w:p>
    <w:p w14:paraId="0AD43FF1" w14:textId="77777777" w:rsidR="000A70F9" w:rsidRDefault="000A70F9">
      <w:pPr>
        <w:pStyle w:val="HistoricalNote"/>
      </w:pPr>
      <w:r>
        <w:t>HISTORICAL NOTE:</w:t>
      </w:r>
      <w:r>
        <w:tab/>
        <w:t>Promulgated by the Department of Revenue and Taxation, Income and Corporation Franchise Taxes Section, Office of Group III, LR 6:25 (January 1980), amended LR 11:108 (February 1985), repromulgated by the Department of Revenue, Policy Services Division, LR 30:449 (March 2004)</w:t>
      </w:r>
      <w:r w:rsidR="00A972B8">
        <w:t xml:space="preserve">, </w:t>
      </w:r>
      <w:r w:rsidR="00A972B8" w:rsidRPr="00533DF8">
        <w:t xml:space="preserve">amended </w:t>
      </w:r>
      <w:r w:rsidR="00A972B8">
        <w:t>LR 44:1636 (September 2018)</w:t>
      </w:r>
      <w:r>
        <w:t>.</w:t>
      </w:r>
    </w:p>
    <w:p w14:paraId="0BA5B287" w14:textId="77777777" w:rsidR="000A70F9" w:rsidRDefault="000A70F9">
      <w:pPr>
        <w:pStyle w:val="Section"/>
      </w:pPr>
      <w:bookmarkStart w:id="135" w:name="_Toc233690000"/>
      <w:bookmarkStart w:id="136" w:name="_Toc234030586"/>
      <w:bookmarkStart w:id="137" w:name="_Toc243721203"/>
      <w:bookmarkStart w:id="138" w:name="_Toc259619436"/>
      <w:bookmarkStart w:id="139" w:name="_Toc262718523"/>
      <w:bookmarkStart w:id="140" w:name="_Toc275165292"/>
      <w:bookmarkStart w:id="141" w:name="_Toc238197556"/>
      <w:r>
        <w:t>§303.</w:t>
      </w:r>
      <w:r>
        <w:tab/>
        <w:t>Borrowed Capital</w:t>
      </w:r>
      <w:bookmarkEnd w:id="135"/>
      <w:bookmarkEnd w:id="136"/>
      <w:bookmarkEnd w:id="137"/>
      <w:bookmarkEnd w:id="138"/>
      <w:bookmarkEnd w:id="139"/>
      <w:bookmarkEnd w:id="140"/>
      <w:bookmarkEnd w:id="141"/>
    </w:p>
    <w:p w14:paraId="6EBE96D0" w14:textId="77777777" w:rsidR="000A70F9" w:rsidRDefault="000A70F9">
      <w:pPr>
        <w:pStyle w:val="A"/>
      </w:pPr>
      <w:r>
        <w:t>A.</w:t>
      </w:r>
      <w:r>
        <w:tab/>
        <w:t>General</w:t>
      </w:r>
    </w:p>
    <w:p w14:paraId="20AC92EF" w14:textId="77777777" w:rsidR="000A70F9" w:rsidRDefault="000A70F9">
      <w:pPr>
        <w:pStyle w:val="1"/>
      </w:pPr>
      <w:r>
        <w:t>1.</w:t>
      </w:r>
      <w:r>
        <w:tab/>
        <w:t xml:space="preserve">As used in this Chapter, </w:t>
      </w:r>
      <w:r>
        <w:rPr>
          <w:iCs/>
        </w:rPr>
        <w:t>borrowed capital</w:t>
      </w:r>
      <w:r>
        <w:rPr>
          <w:i/>
        </w:rPr>
        <w:t xml:space="preserve"> </w:t>
      </w:r>
      <w:r>
        <w:t>means all indebtedness of a corporation, subject to the provisions of this Chapter, maturing more than one year from the date incurred, or which is not paid within one year from the date incurred regardless of maturity date.</w:t>
      </w:r>
    </w:p>
    <w:p w14:paraId="178D9559" w14:textId="77777777" w:rsidR="000A70F9" w:rsidRDefault="000A70F9">
      <w:pPr>
        <w:pStyle w:val="1"/>
      </w:pPr>
      <w:r>
        <w:t>2.</w:t>
      </w:r>
      <w:r>
        <w:tab/>
        <w:t>All indebtedness of a corporation is construed to be capital employed by the corporation in the conduct of its business or pursuit of the purpose for which it was organized, and in the absence of a specific exclusion, qualification, or limitation contained in the statute, must be included in the total taxable base. No amount of indebtedness of a corporation may be excluded from borrowed capital except in those cases in which the corporation can demonstrate conclusively that a specific statutory provision permits exclusion of the indebtedness from borrowed capital.</w:t>
      </w:r>
    </w:p>
    <w:p w14:paraId="2DA7257D" w14:textId="77777777" w:rsidR="000A70F9" w:rsidRDefault="000A70F9">
      <w:pPr>
        <w:pStyle w:val="1"/>
      </w:pPr>
      <w:r>
        <w:t>3.</w:t>
      </w:r>
      <w:r>
        <w:tab/>
        <w:t xml:space="preserve">In the case of amounts owed by a corporation to a creditor who does not meet the definition of an </w:t>
      </w:r>
      <w:r>
        <w:rPr>
          <w:i/>
        </w:rPr>
        <w:t xml:space="preserve">affiliated corporation </w:t>
      </w:r>
      <w:r>
        <w:t>contained in R.S. 47:603, all indebtedness of a corporation which has a maturity date of more than one year from the date on which the debt was incurred and all indebtedness which has not been paid within one year from the date the indebtedness was incurred, regardless of the maturity or due date of the indebtedness, shall be included in borrowed capital. Determination of the one-year controlling factor is with respect to the original date that the indebtedness was incurred and is not to be determined by any date the debt is renewed or refinanced. The entire amount of long-term debt not having a maturity date of less than one year, which was not paid within the one-year period, constitutes borrowed capital, even though it may constitute the current liability for payment on the long-term debt.</w:t>
      </w:r>
    </w:p>
    <w:p w14:paraId="0056020F" w14:textId="77777777" w:rsidR="000A70F9" w:rsidRDefault="000A70F9">
      <w:pPr>
        <w:pStyle w:val="1"/>
      </w:pPr>
      <w:r>
        <w:t>4.</w:t>
      </w:r>
      <w:r>
        <w:tab/>
        <w:t xml:space="preserve">The fact that indebtedness which had a maturity date of more than one year from the date it was incurred, was </w:t>
      </w:r>
      <w:r>
        <w:lastRenderedPageBreak/>
        <w:t>actually liquidated within one year does not remove the indebtedness from the definition of borrowed capital.</w:t>
      </w:r>
    </w:p>
    <w:p w14:paraId="7E999E29" w14:textId="77777777" w:rsidR="000A70F9" w:rsidRDefault="000A70F9">
      <w:pPr>
        <w:pStyle w:val="1"/>
      </w:pPr>
      <w:r>
        <w:t>5.</w:t>
      </w:r>
      <w:r>
        <w:tab/>
        <w:t>For purposes of determining whether indebtedness has a maturity date in excess of one year from the date incurred or whether the indebtedness was paid within one year from the date incurred, the following shall apply: With respect to any indebtedness which was extended, renewed, or refinanced, the date the indebtedness was originally incurred shall be the date the extended, renewed, or refinanced indebtedness was incurred. All debt extended, renewed, or refinanced shall be included in borrowed capital if the extended maturity date is more than one year from, or if the debt has not been paid within one year from, that date. In instances of debts which are extended, renewed, or refinanced by initiating indebtedness with a creditor different from the original creditor, the indebtedness shall be construed to be new indebtedness and the one-year controlling factor will be measured from the date that the new debt is incurred.</w:t>
      </w:r>
    </w:p>
    <w:p w14:paraId="66558B3F" w14:textId="77777777" w:rsidR="000A70F9" w:rsidRDefault="000A70F9">
      <w:pPr>
        <w:pStyle w:val="1"/>
      </w:pPr>
      <w:r>
        <w:t>6.</w:t>
      </w:r>
      <w:r>
        <w:tab/>
        <w:t>For purposes of determining whether indebtedness has a maturity date in excess of one year from the date incurred or whether the indebtedness was paid within one year from the date incurred, with respect to the amount due on a mortgage on real estate purchased subject to the mortgage, the date the indebtedness was originally incurred shall be the date the property subject to the mortgage was acquired by the corporation.</w:t>
      </w:r>
    </w:p>
    <w:p w14:paraId="7ACBDDF4" w14:textId="77777777" w:rsidR="000A70F9" w:rsidRDefault="000A70F9">
      <w:pPr>
        <w:pStyle w:val="1"/>
        <w:spacing w:after="80"/>
      </w:pPr>
      <w:r>
        <w:t>7.</w:t>
      </w:r>
      <w:r>
        <w:tab/>
        <w:t xml:space="preserve">In the case of amounts owed by a corporation to a creditor who meets the definition of an </w:t>
      </w:r>
      <w:r>
        <w:rPr>
          <w:i/>
        </w:rPr>
        <w:t>affiliated corporation</w:t>
      </w:r>
      <w:r>
        <w:t xml:space="preserve"> contained in R.S. 47:603, the age or maturity date of the indebtedness is immaterial. An affiliated corporation is defined to be any corporation which through (a) stock ownership, (b) directorate control, or (c) any other means, substantially influences policy of some other corporation or is influenced through the same channels by some other corporation. It is not necessary that control exist between the corporations but only that policy be influenced substantially. Any indebtedness between such corporations constitutes borrowed capital to the extent it represents capital substantially used to finance or carry on the business of the debtor corporation, regardless of the age of the indebtedness. For this purpose, all funds, materials, products, or services furnished to a corporation for which indebtedness is incurred, except as provided in this Section with respect to normal trading accounts and offsetting indebtedness, are construed to be used by the corporation to finance or carry on the business of the corporation; in the absence of a conclusive showing by the taxpayer to the contrary, all such indebtedness shall be included in borrowed capital.</w:t>
      </w:r>
    </w:p>
    <w:p w14:paraId="7A0ED352" w14:textId="77777777" w:rsidR="000A70F9" w:rsidRDefault="000A70F9" w:rsidP="007A2535">
      <w:pPr>
        <w:pStyle w:val="a0"/>
      </w:pPr>
      <w:r>
        <w:t>a.</w:t>
      </w:r>
      <w:r>
        <w:tab/>
        <w:t>To illustrate this principle, assume:</w:t>
      </w:r>
    </w:p>
    <w:p w14:paraId="25CDF065" w14:textId="77777777" w:rsidR="000A70F9" w:rsidRDefault="000A70F9" w:rsidP="007A2535">
      <w:pPr>
        <w:pStyle w:val="i0"/>
        <w:outlineLvl w:val="6"/>
      </w:pPr>
      <w:r>
        <w:tab/>
        <w:t>i.</w:t>
      </w:r>
      <w:r>
        <w:tab/>
        <w:t>Corporation A</w:t>
      </w:r>
      <w:r w:rsidR="003471AC">
        <w:t>―</w:t>
      </w:r>
      <w:r>
        <w:t>Parent of B, C, D, and E;</w:t>
      </w:r>
    </w:p>
    <w:p w14:paraId="688C130D" w14:textId="77777777" w:rsidR="000A70F9" w:rsidRDefault="000A70F9" w:rsidP="007A2535">
      <w:pPr>
        <w:pStyle w:val="i0"/>
        <w:outlineLvl w:val="6"/>
      </w:pPr>
      <w:r>
        <w:tab/>
        <w:t>ii.</w:t>
      </w:r>
      <w:r>
        <w:tab/>
        <w:t>Corporation B</w:t>
      </w:r>
      <w:r w:rsidR="003471AC">
        <w:t>―</w:t>
      </w:r>
      <w:r>
        <w:t>Nonoperating, funds flow conduit, owning no stock in C, D, or E;</w:t>
      </w:r>
    </w:p>
    <w:p w14:paraId="60C3DB0C" w14:textId="77777777" w:rsidR="000A70F9" w:rsidRDefault="000A70F9" w:rsidP="007A2535">
      <w:pPr>
        <w:pStyle w:val="i0"/>
        <w:outlineLvl w:val="6"/>
      </w:pPr>
      <w:r>
        <w:tab/>
        <w:t>iii.</w:t>
      </w:r>
      <w:r>
        <w:tab/>
        <w:t>Corporation C</w:t>
      </w:r>
      <w:r w:rsidR="003471AC">
        <w:t>―</w:t>
      </w:r>
      <w:r>
        <w:t>Other Corporation;</w:t>
      </w:r>
    </w:p>
    <w:p w14:paraId="54B748D4" w14:textId="77777777" w:rsidR="000A70F9" w:rsidRDefault="000A70F9" w:rsidP="007A2535">
      <w:pPr>
        <w:pStyle w:val="i0"/>
        <w:outlineLvl w:val="6"/>
      </w:pPr>
      <w:r>
        <w:tab/>
        <w:t>iv.</w:t>
      </w:r>
      <w:r>
        <w:tab/>
        <w:t>Corporation D</w:t>
      </w:r>
      <w:r w:rsidR="003471AC">
        <w:t>―</w:t>
      </w:r>
      <w:r>
        <w:t>Other Corporation;</w:t>
      </w:r>
    </w:p>
    <w:p w14:paraId="1671D552" w14:textId="77777777" w:rsidR="000A70F9" w:rsidRDefault="000A70F9" w:rsidP="007A2535">
      <w:pPr>
        <w:pStyle w:val="i0"/>
        <w:outlineLvl w:val="6"/>
      </w:pPr>
      <w:r>
        <w:tab/>
        <w:t>v.</w:t>
      </w:r>
      <w:r>
        <w:tab/>
        <w:t>Corporation E</w:t>
      </w:r>
      <w:r w:rsidR="003471AC">
        <w:t>―</w:t>
      </w:r>
      <w:r>
        <w:t>Other Corporation;</w:t>
      </w:r>
    </w:p>
    <w:p w14:paraId="28115846" w14:textId="77777777" w:rsidR="000A70F9" w:rsidRDefault="000A70F9" w:rsidP="007A2535">
      <w:pPr>
        <w:pStyle w:val="i0"/>
        <w:spacing w:after="80"/>
        <w:outlineLvl w:val="6"/>
      </w:pPr>
      <w:r>
        <w:tab/>
        <w:t>vi.</w:t>
      </w:r>
      <w:r>
        <w:tab/>
        <w:t>any funds furnished by the parent A to either B, C, D, or E constitute either a contribution to capital or an advance which must be included in the taxable base of the receiving corporation;</w:t>
      </w:r>
    </w:p>
    <w:p w14:paraId="3C7432B9" w14:textId="77777777" w:rsidR="000A70F9" w:rsidRDefault="000A70F9" w:rsidP="007A2535">
      <w:pPr>
        <w:pStyle w:val="i0"/>
        <w:spacing w:after="80"/>
        <w:outlineLvl w:val="6"/>
      </w:pPr>
      <w:r>
        <w:tab/>
        <w:t>vii.</w:t>
      </w:r>
      <w:r>
        <w:tab/>
        <w:t>any funds supplied by D or E to C, whether or not channeled through A or B, would constitute borrowed capital to C, and the indebtedness must be included in the taxable base. In the absence of a formal declaration of a dividend from D or E to A, the funds constitute an advance to A by D or E and borrowed capital to A. In all such financing arrangements, the multiple transfers of funds are held to constitute capital substantially used to carry on each taxpayer's business.</w:t>
      </w:r>
    </w:p>
    <w:p w14:paraId="50CAAD03" w14:textId="77777777" w:rsidR="000A70F9" w:rsidRDefault="000A70F9" w:rsidP="007A2535">
      <w:pPr>
        <w:pStyle w:val="1"/>
        <w:spacing w:after="80"/>
      </w:pPr>
      <w:r>
        <w:t>8.</w:t>
      </w:r>
      <w:r>
        <w:tab/>
        <w:t>The amount that normal trading-account indebtedness bears to capitalization of a debtor determines to what extent said indebtedness constitutes borrowed capital substantially used to finance or carry on the business of the debtor. Due consideration should also be given to the debtor's ability to have incurred a similar amount of indebtedness, equally payable as to terms and periods of time.</w:t>
      </w:r>
    </w:p>
    <w:p w14:paraId="0A5C22B6" w14:textId="77777777" w:rsidR="000A70F9" w:rsidRDefault="000A70F9">
      <w:pPr>
        <w:pStyle w:val="1"/>
      </w:pPr>
      <w:r>
        <w:t>9.</w:t>
      </w:r>
      <w:r>
        <w:tab/>
        <w:t>In the case of equally demandable and payable indebtedness of the same type between two corporations, wherein each is indebted to the other, only the excess of the amount due by any such corporation over the amount of its receivable from the other corporation shall be deemed to be borrowed capital.</w:t>
      </w:r>
    </w:p>
    <w:p w14:paraId="0BAC52B3" w14:textId="77777777" w:rsidR="000A70F9" w:rsidRDefault="000A70F9" w:rsidP="007A2535">
      <w:pPr>
        <w:pStyle w:val="1"/>
        <w:spacing w:after="80"/>
      </w:pPr>
      <w:r>
        <w:t>10.</w:t>
      </w:r>
      <w:r>
        <w:tab/>
        <w:t>With respect to any amount due from which debt discount was paid upon inception of the debt, that portion of the unamortized debt discount applicable to the indebtedness which would otherwise constitute borrowed capital shall be eliminated in calculating the amount of the indebtedness to be included in taxable base.</w:t>
      </w:r>
    </w:p>
    <w:p w14:paraId="6CED4171" w14:textId="77777777" w:rsidR="000A70F9" w:rsidRDefault="000A70F9" w:rsidP="007A2535">
      <w:pPr>
        <w:pStyle w:val="A"/>
        <w:spacing w:after="80"/>
      </w:pPr>
      <w:r>
        <w:t>B.</w:t>
      </w:r>
      <w:r>
        <w:tab/>
        <w:t>Exclusions from Borrowed Capital</w:t>
      </w:r>
    </w:p>
    <w:p w14:paraId="64F47087" w14:textId="77777777" w:rsidR="000A70F9" w:rsidRDefault="000A70F9">
      <w:pPr>
        <w:pStyle w:val="1"/>
        <w:spacing w:after="80"/>
      </w:pPr>
      <w:r>
        <w:t>1.</w:t>
      </w:r>
      <w:r>
        <w:tab/>
        <w:t xml:space="preserve">Federal, State and Local Taxes. R.S. 47:603 provides that an amount equivalent to certain indebtedness shall not be included in borrowed capital. With respect to accruals of federal, state, and local taxes, the only amounts which may be excluded are the tax accruals determined to be due to the taxing authority or taxes due and not delinquent for more than 30 days. In the case of reserves for taxes, only so much of the reserve as represents the additional liability due at the taxpayer's year-end for taxes incurred during the accrual period may be excluded. Any amount of the reserve balance in excess of the amount additionally due for the accrual period shall be included in the taxable base, since the excess does not constitute a reserve for a definitely fixed liability. This </w:t>
      </w:r>
      <w:r>
        <w:rPr>
          <w:iCs/>
        </w:rPr>
        <w:t>additional amount due</w:t>
      </w:r>
      <w:r>
        <w:rPr>
          <w:i/>
        </w:rPr>
        <w:t xml:space="preserve"> </w:t>
      </w:r>
      <w:r>
        <w:t>is determined by subtracting the taxpayer's tax deposits during the year from the total liability for the period. All reserves for anticipated future liabilities due to accounting and tax timing differences shall be included in the taxable base. Any taxes which are due and are delinquent more than 30 days must be included in borrowed capital. For purposes of determining whether taxes are delinquent, extensions of time granted by the taxing authority for the filing of the tax return or for payment of the tax shall be considered as establishing the date from which delinquency is measured.</w:t>
      </w:r>
    </w:p>
    <w:p w14:paraId="108DDB37" w14:textId="77777777" w:rsidR="000A70F9" w:rsidRDefault="000A70F9">
      <w:pPr>
        <w:pStyle w:val="1"/>
        <w:spacing w:after="80"/>
      </w:pPr>
      <w:r>
        <w:lastRenderedPageBreak/>
        <w:t>2.</w:t>
      </w:r>
      <w:r>
        <w:tab/>
        <w:t>Voluntary Deposits</w:t>
      </w:r>
    </w:p>
    <w:p w14:paraId="2D1F7D3C" w14:textId="77777777" w:rsidR="000A70F9" w:rsidRDefault="000A70F9">
      <w:pPr>
        <w:pStyle w:val="a0"/>
        <w:spacing w:after="80"/>
      </w:pPr>
      <w:r>
        <w:t>a.</w:t>
      </w:r>
      <w:r>
        <w:tab/>
        <w:t>The liability of a taxpayer to a depositor created as the result of advances, credits, or sums of money having been voluntarily left on deposit shall not constitute borrowed capital if:</w:t>
      </w:r>
    </w:p>
    <w:p w14:paraId="2C143FBD" w14:textId="77777777" w:rsidR="000A70F9" w:rsidRDefault="000A70F9">
      <w:pPr>
        <w:pStyle w:val="i0"/>
        <w:spacing w:after="80"/>
        <w:outlineLvl w:val="6"/>
      </w:pPr>
      <w:r>
        <w:tab/>
        <w:t>i.</w:t>
      </w:r>
      <w:r>
        <w:tab/>
        <w:t>said moneys have been voluntarily left on deposit to facilitate the transaction of business between the parties; and</w:t>
      </w:r>
    </w:p>
    <w:p w14:paraId="1FDE0071" w14:textId="77777777" w:rsidR="000A70F9" w:rsidRDefault="000A70F9">
      <w:pPr>
        <w:pStyle w:val="i0"/>
        <w:spacing w:after="80"/>
        <w:outlineLvl w:val="6"/>
      </w:pPr>
      <w:r>
        <w:tab/>
        <w:t>ii.</w:t>
      </w:r>
      <w:r>
        <w:tab/>
        <w:t>said moneys have been segregated by the taxpayer and are not otherwise used in the conduct of its business.</w:t>
      </w:r>
    </w:p>
    <w:p w14:paraId="22C3AD2B" w14:textId="77777777" w:rsidR="000A70F9" w:rsidRDefault="000A70F9">
      <w:pPr>
        <w:pStyle w:val="a0"/>
        <w:spacing w:after="80"/>
      </w:pPr>
      <w:r>
        <w:t>b.</w:t>
      </w:r>
      <w:r>
        <w:tab/>
        <w:t>Neither the relationship of the depositor to the taxpayer nor the length of time the deposits remain for the intended purpose has an effect on the amount of such liability which shall be excluded from borrowed capital.</w:t>
      </w:r>
    </w:p>
    <w:p w14:paraId="47D7145A" w14:textId="77777777" w:rsidR="000A70F9" w:rsidRDefault="000A70F9">
      <w:pPr>
        <w:pStyle w:val="1"/>
        <w:spacing w:after="80"/>
      </w:pPr>
      <w:r>
        <w:t>3.</w:t>
      </w:r>
      <w:r>
        <w:tab/>
        <w:t>Deposits with Trustees</w:t>
      </w:r>
    </w:p>
    <w:p w14:paraId="21349059" w14:textId="77777777" w:rsidR="000A70F9" w:rsidRDefault="000A70F9">
      <w:pPr>
        <w:pStyle w:val="a0"/>
      </w:pPr>
      <w:r>
        <w:t>a.</w:t>
      </w:r>
      <w:r>
        <w:tab/>
        <w:t>The principal amount of cash or securities deposited with a trustee or other custodian or segregated into a separate or special account may be excluded from the indebtedness which would otherwise constitute borrowed capital if such segregation is fixed by a prior written commitment or court order for the payment of principal or interest on funded indebtedness or other fixed obligations. In the absence of a prior written commitment or court order fixing segregation of the funds or securities, no reduction of borrowed capital shall be made with respect to such deposits or segregated amounts.</w:t>
      </w:r>
    </w:p>
    <w:p w14:paraId="78925D07" w14:textId="77777777" w:rsidR="000A70F9" w:rsidRDefault="000A70F9">
      <w:pPr>
        <w:pStyle w:val="a0"/>
      </w:pPr>
      <w:r>
        <w:t>b.</w:t>
      </w:r>
      <w:r>
        <w:tab/>
        <w:t>Whenever a liability for the payment of dividends theretofore lawfully and formally authorized would constitute borrowed capital as defined in this Section, an amount equivalent to the amount of cash or securities deposited with a trustee or other custodian or segregated into a separate or special account for payment of the dividend liability may be excluded from borrowed capital.</w:t>
      </w:r>
    </w:p>
    <w:p w14:paraId="2207C650" w14:textId="77777777" w:rsidR="000A70F9" w:rsidRDefault="000A70F9">
      <w:pPr>
        <w:pStyle w:val="1"/>
      </w:pPr>
      <w:r>
        <w:t>4.</w:t>
      </w:r>
      <w:r>
        <w:tab/>
        <w:t>Receiverships, Bankruptcies and Reorganizations. In the case of a corporation having indebtedness which could have been paid from cash and temporary investments on hand which were not currently needed for working capital and in which case the corporation has secured approval or allowance by the court of the petition for receivership, bankruptcy, or reorganization under the bankruptcy law, after such allowance or approval by the court of the taxpayer's petition, the taxpayer may then reduce the amount which would otherwise constitute borrowed capital by the amount of cash or temporary investment which it could have paid on the indebtedness prior to such approval, to the extent that they are permitted to make such payments under the terms of the receivership, bankruptcy, or reorganization proceedings.</w:t>
      </w:r>
    </w:p>
    <w:p w14:paraId="1F4FACC7" w14:textId="77777777" w:rsidR="000A70F9" w:rsidRDefault="000A70F9">
      <w:pPr>
        <w:pStyle w:val="AuthorityNote"/>
      </w:pPr>
      <w:r>
        <w:t>AUTHORITY NOTE:</w:t>
      </w:r>
      <w:r>
        <w:tab/>
        <w:t>Promulgated in accordance with R.S. 47:603.</w:t>
      </w:r>
    </w:p>
    <w:p w14:paraId="4EA40D3B" w14:textId="77777777" w:rsidR="000A70F9" w:rsidRDefault="000A70F9">
      <w:pPr>
        <w:pStyle w:val="HistoricalNote"/>
      </w:pPr>
      <w:r>
        <w:t>HISTORICAL NOTE:</w:t>
      </w:r>
      <w:r>
        <w:tab/>
        <w:t>Promulgated by the Department of Revenue and Taxation, Income and Corporation Franchise Taxes Section, Office of Group III, LR 6:25 (January 1980), amended LR 11:108 (February 1985), repromulgated by the Department of Revenue, Policy Services Division, LR 30:450 (March 2004).</w:t>
      </w:r>
    </w:p>
    <w:p w14:paraId="069C8075" w14:textId="77777777" w:rsidR="000A70F9" w:rsidRDefault="000A70F9">
      <w:pPr>
        <w:pStyle w:val="Section"/>
      </w:pPr>
      <w:bookmarkStart w:id="142" w:name="_Toc233690001"/>
      <w:bookmarkStart w:id="143" w:name="_Toc234030587"/>
      <w:bookmarkStart w:id="144" w:name="_Toc243721204"/>
      <w:bookmarkStart w:id="145" w:name="_Toc259619437"/>
      <w:bookmarkStart w:id="146" w:name="_Toc262718524"/>
      <w:bookmarkStart w:id="147" w:name="_Toc275165293"/>
      <w:bookmarkStart w:id="148" w:name="_Toc238197557"/>
      <w:r>
        <w:t>§304.</w:t>
      </w:r>
      <w:r>
        <w:tab/>
        <w:t>Capital Stock</w:t>
      </w:r>
      <w:bookmarkEnd w:id="142"/>
      <w:bookmarkEnd w:id="143"/>
      <w:bookmarkEnd w:id="144"/>
      <w:bookmarkEnd w:id="145"/>
      <w:bookmarkEnd w:id="146"/>
      <w:bookmarkEnd w:id="147"/>
      <w:bookmarkEnd w:id="148"/>
    </w:p>
    <w:p w14:paraId="3CF8AAD2" w14:textId="77777777" w:rsidR="000A70F9" w:rsidRDefault="000A70F9">
      <w:pPr>
        <w:pStyle w:val="A"/>
      </w:pPr>
      <w:r>
        <w:t>A.</w:t>
      </w:r>
      <w:r>
        <w:tab/>
        <w:t>For the purpose of determining the amount of capital stock upon which the tax imposed by R.S. 47:601 is based, such stock shall in every instance have such value as is reflected on the books of the corporation, subject to whatever increases to the recorded book values may be found necessary by the Secretary of Revenue and taxation to reflect the true value of the stock. In no case shall the value upon which the tax is based be less than is shown on the books of the corporation.</w:t>
      </w:r>
    </w:p>
    <w:p w14:paraId="2ABE1B79" w14:textId="77777777" w:rsidR="000A70F9" w:rsidRDefault="000A70F9">
      <w:pPr>
        <w:pStyle w:val="A"/>
      </w:pPr>
      <w:r>
        <w:t>B.</w:t>
      </w:r>
      <w:r>
        <w:tab/>
        <w:t>In any case in which capital stock of a corporation has been issued in exchange for assets, the capital stock shall have a value equal to the fair market value of the assets received in exchange for the stock, plus any intangibles received in the exchange, except as provided in the following Subsection.</w:t>
      </w:r>
    </w:p>
    <w:p w14:paraId="5A30BAFC" w14:textId="77777777" w:rsidR="000A70F9" w:rsidRDefault="000A70F9">
      <w:pPr>
        <w:pStyle w:val="A"/>
      </w:pPr>
      <w:r>
        <w:t>C.</w:t>
      </w:r>
      <w:r>
        <w:tab/>
        <w:t>In any such case in which capital stock of a corporation is transferred to one or more persons in exchange for assets, and the only consideration for the exchange was stock or securities of the corporation, and immediately after the exchange such person or persons owned at least 80 percent of the total voting power of all voting stock and at least 80 percent of the total number of shares of all of the stock of the corporation, the value of the stock exchanged for the assets so acquired shall be the same as the basis of the assets received in the hands of the transferor of the assets, plus any intangibles received in the exchange. The only other exception to the rule that capital stock exchanged for assets shall have such value as equals the fair market value of the assets received and any intangibles received is in the case of stock issued in exchange for assets in a reorganization, which transaction was fully exempt from the tax imposed by the Louisiana income tax law, in which case the value of the stock shall have a value equal to the basis of the assets received in the hands of the transferor of the assets, plus any intangibles received.</w:t>
      </w:r>
    </w:p>
    <w:p w14:paraId="1A824112" w14:textId="77777777" w:rsidR="000A70F9" w:rsidRDefault="000A70F9">
      <w:pPr>
        <w:pStyle w:val="A"/>
      </w:pPr>
      <w:r>
        <w:t>D.</w:t>
      </w:r>
      <w:r>
        <w:tab/>
        <w:t>In any case in which an exchange of stock of a corporation for assets resulted in a transaction taxable in part or in full under the Louisiana income tax law, the value of the stock so exchanged shall be equal to the fair market value of all of the assets received in the exchange, including the value of any intangibles received.</w:t>
      </w:r>
    </w:p>
    <w:p w14:paraId="12071C1E" w14:textId="77777777" w:rsidR="000A70F9" w:rsidRDefault="000A70F9">
      <w:pPr>
        <w:pStyle w:val="A"/>
      </w:pPr>
      <w:r>
        <w:t>E.</w:t>
      </w:r>
      <w:r>
        <w:tab/>
        <w:t>Capital stock, valued as set forth heretofore, shall include all issued and outstanding stock, including treasury stock, fractional shares, full shares, and any certificates or options convertible into shares.</w:t>
      </w:r>
    </w:p>
    <w:p w14:paraId="35CE76CD" w14:textId="77777777" w:rsidR="000A70F9" w:rsidRDefault="000A70F9">
      <w:pPr>
        <w:pStyle w:val="AuthorityNote"/>
      </w:pPr>
      <w:r>
        <w:t>AUTHORITY NOTE:</w:t>
      </w:r>
      <w:r>
        <w:tab/>
        <w:t>Promulgated in accordance with R.S. 47:604.</w:t>
      </w:r>
    </w:p>
    <w:p w14:paraId="4CB07063" w14:textId="77777777" w:rsidR="000A70F9" w:rsidRDefault="000A70F9">
      <w:pPr>
        <w:pStyle w:val="HistoricalNote"/>
      </w:pPr>
      <w:r>
        <w:t>HISTORICAL NOTE:</w:t>
      </w:r>
      <w:r>
        <w:tab/>
        <w:t>Promulgated by the Department of Revenue and Taxation, Income and Corporation Franchise Taxes Section, Office of Group III, LR 6:25 (January 1980), amended LR 11:108 (February 1985), repromulgated by the Department of Revenue, Policy Services Division, LR 30:451 (March 2004).</w:t>
      </w:r>
    </w:p>
    <w:p w14:paraId="27D45E9B" w14:textId="77777777" w:rsidR="000A70F9" w:rsidRDefault="000A70F9" w:rsidP="007A2535">
      <w:pPr>
        <w:pStyle w:val="Section"/>
      </w:pPr>
      <w:bookmarkStart w:id="149" w:name="_Toc233690002"/>
      <w:bookmarkStart w:id="150" w:name="_Toc234030588"/>
      <w:bookmarkStart w:id="151" w:name="_Toc243721205"/>
      <w:bookmarkStart w:id="152" w:name="_Toc259619438"/>
      <w:bookmarkStart w:id="153" w:name="_Toc262718525"/>
      <w:bookmarkStart w:id="154" w:name="_Toc275165294"/>
      <w:bookmarkStart w:id="155" w:name="_Toc238197558"/>
      <w:r>
        <w:t>§305.</w:t>
      </w:r>
      <w:r>
        <w:tab/>
        <w:t>Surplus and Undivided Profits</w:t>
      </w:r>
      <w:bookmarkEnd w:id="149"/>
      <w:bookmarkEnd w:id="150"/>
      <w:bookmarkEnd w:id="151"/>
      <w:bookmarkEnd w:id="152"/>
      <w:bookmarkEnd w:id="153"/>
      <w:bookmarkEnd w:id="154"/>
      <w:bookmarkEnd w:id="155"/>
    </w:p>
    <w:p w14:paraId="193E3594" w14:textId="77777777" w:rsidR="000A70F9" w:rsidRDefault="000A70F9" w:rsidP="00371D6E">
      <w:pPr>
        <w:pStyle w:val="A"/>
      </w:pPr>
      <w:r>
        <w:t>A.</w:t>
      </w:r>
      <w:r>
        <w:tab/>
        <w:t>Determination of Value</w:t>
      </w:r>
      <w:r w:rsidR="003471AC">
        <w:t>―</w:t>
      </w:r>
      <w:r>
        <w:t>Assets</w:t>
      </w:r>
    </w:p>
    <w:p w14:paraId="029A3D5F" w14:textId="77777777" w:rsidR="000A70F9" w:rsidRDefault="000A70F9" w:rsidP="00371D6E">
      <w:pPr>
        <w:pStyle w:val="1"/>
      </w:pPr>
      <w:r>
        <w:t>1.</w:t>
      </w:r>
      <w:r>
        <w:tab/>
        <w:t xml:space="preserve">For the purpose of determining the tax imposed by R.S. 47:601, there are statutory limitations on both the maximum and minimum amounts which shall be included in </w:t>
      </w:r>
      <w:r>
        <w:lastRenderedPageBreak/>
        <w:t>the taxable base with respect to surplus and undivided profits. The minimum amount which shall be included in the taxable base shall be no less than the amount reflected on the books of the taxpayer. Irrespective of the reason for any book entry which increases the franchise tax base, such as, but not limited to, entries to record asset appreciation, entries to reflect equity accounting for investments in affiliates or subsidiaries, and amounts credited to surplus to record accrual of anticipated future tax refunds created by accounting timing differences, the amount reflected on the books must be included in the tax base.</w:t>
      </w:r>
    </w:p>
    <w:p w14:paraId="72310760" w14:textId="77777777" w:rsidR="000A70F9" w:rsidRDefault="000A70F9" w:rsidP="00371D6E">
      <w:pPr>
        <w:pStyle w:val="1"/>
      </w:pPr>
      <w:r>
        <w:t>2.</w:t>
      </w:r>
      <w:r>
        <w:tab/>
        <w:t>Entries to the books of any corporation to record the decrease in value of any investment through the use of equity accounting will be allowed as a reduction in taxable surplus and its related asset account for property factor purposes. This is only in those cases in which all investments are recorded under the principles of equity accounting, and such reductions in the value of any particular investment below cost thereof to the taxpayer will not be allowed. The exception is in those instances in which the taxpayer can show that such reduction is in the nature of a bona fide valuation adjustment based on the fair value of the investment. In no case will a reduction below zero value be recognized. Corresponding adjustments shall in all instances be made to the value of assets for property factor purposes.</w:t>
      </w:r>
    </w:p>
    <w:p w14:paraId="5DF4F1F9" w14:textId="77777777" w:rsidR="000A70F9" w:rsidRDefault="000A70F9" w:rsidP="00371D6E">
      <w:pPr>
        <w:pStyle w:val="1"/>
        <w:spacing w:after="80"/>
      </w:pPr>
      <w:r>
        <w:t>3.</w:t>
      </w:r>
      <w:r>
        <w:tab/>
        <w:t>In any instance in which an asset is required to be included in the property factor under the provisions of R. S. 47:606 and the regulations issued thereunder, the acquisition of which resulted in the establishment of a contra account, such as, but not limited to, an account to record unrealized gain from an installment sale, all such contra accounts shall be included in the taxable base, except to the extent such contra accounts constitute a reserve permitted to be excluded under the provisions of R.S. 47:605(A) and the regulations issued under §305.A. See §306.A for required adjustments to assets with respect to any contra account or reserve which is not included in the taxable base.</w:t>
      </w:r>
    </w:p>
    <w:p w14:paraId="18F3D738" w14:textId="77777777" w:rsidR="000A70F9" w:rsidRDefault="000A70F9" w:rsidP="00371D6E">
      <w:pPr>
        <w:pStyle w:val="1"/>
        <w:spacing w:after="80"/>
      </w:pPr>
      <w:r>
        <w:t>4.</w:t>
      </w:r>
      <w:r>
        <w:tab/>
        <w:t>The minimum value under the statute is subject to examination and revision by the secretary of revenue and taxation. The recorded book value of surplus and undivided profits may be increased, but not in excess of cost, as the result of such examination to the extent found necessary by the secretary to reflect the true value of surplus and undivided profits. The secretary is prohibited from making revisions which would reflect any value below the amount reflected on the books of the taxpayer. A taxpayer may, in his own discretion, reflect values in excess of cost; that option is not extended to the secretary in any examination of recorded cost.</w:t>
      </w:r>
    </w:p>
    <w:p w14:paraId="5D943930" w14:textId="77777777" w:rsidR="000A70F9" w:rsidRDefault="000A70F9" w:rsidP="00371D6E">
      <w:pPr>
        <w:pStyle w:val="1"/>
        <w:spacing w:after="80"/>
      </w:pPr>
      <w:r>
        <w:t>5.</w:t>
      </w:r>
      <w:r>
        <w:tab/>
        <w:t>In determining cost to which the revisions limitation applies, the fair market value of any asset received in an exchange of properties shall be deemed to constitute the cost of the asset to the taxpayer under the generally recognized concept that no prudent person will exchange an article of value for one of lesser value. In application of that concept, the secretary of revenue and taxation shall, except as provided in the following Paragraphs, construe cost of any asset to be fair market value of the asset received in exchange therefor.</w:t>
      </w:r>
    </w:p>
    <w:p w14:paraId="1A62C8F9" w14:textId="77777777" w:rsidR="000A70F9" w:rsidRDefault="000A70F9" w:rsidP="00371D6E">
      <w:pPr>
        <w:pStyle w:val="1"/>
        <w:spacing w:after="80"/>
      </w:pPr>
      <w:r>
        <w:t>6.</w:t>
      </w:r>
      <w:r>
        <w:tab/>
        <w:t>Exception to the rules stated above will be made only in those instances in which the exchange resulted in a fully tax-free exchange under provisions of the Louisiana income tax law, in which case cost shall be construed to be the income tax basis of the properties received for purposes of calculating depreciation and the determination of gain or loss on any subsequent disposition of the assets. Limitation of the valuation of the cost of any asset to the income tax basis will be considered only in the case of fully tax-free exchanges and will not be considered if the transaction was taxable to any extent under the provisions of the Louisiana income tax law contained in R.S. 47:131, 132, 133, 134, 135, 136, and 138.</w:t>
      </w:r>
    </w:p>
    <w:p w14:paraId="5AC4A676" w14:textId="77777777" w:rsidR="000A70F9" w:rsidRDefault="000A70F9" w:rsidP="00371D6E">
      <w:pPr>
        <w:pStyle w:val="A"/>
      </w:pPr>
      <w:r>
        <w:t>B.</w:t>
      </w:r>
      <w:r>
        <w:tab/>
        <w:t>Determination of Value</w:t>
      </w:r>
      <w:r w:rsidR="003471AC">
        <w:t>―</w:t>
      </w:r>
      <w:r>
        <w:t>Reserves</w:t>
      </w:r>
    </w:p>
    <w:p w14:paraId="4532EAF0" w14:textId="77777777" w:rsidR="000A70F9" w:rsidRDefault="000A70F9" w:rsidP="00371D6E">
      <w:pPr>
        <w:pStyle w:val="1"/>
      </w:pPr>
      <w:r>
        <w:t>1.</w:t>
      </w:r>
      <w:r>
        <w:tab/>
        <w:t>There must be included in the franchise taxable base determined in the manner heretofore described, all reserves other than those for:</w:t>
      </w:r>
    </w:p>
    <w:p w14:paraId="4D6BCC82" w14:textId="77777777" w:rsidR="000A70F9" w:rsidRDefault="000A70F9" w:rsidP="00371D6E">
      <w:pPr>
        <w:pStyle w:val="a0"/>
      </w:pPr>
      <w:r>
        <w:t>a.</w:t>
      </w:r>
      <w:r>
        <w:tab/>
        <w:t>definitely fixed liabilities;</w:t>
      </w:r>
    </w:p>
    <w:p w14:paraId="3B917077" w14:textId="77777777" w:rsidR="000A70F9" w:rsidRDefault="000A70F9" w:rsidP="00371D6E">
      <w:pPr>
        <w:pStyle w:val="a0"/>
      </w:pPr>
      <w:r>
        <w:t>b.</w:t>
      </w:r>
      <w:r>
        <w:tab/>
        <w:t>reasonable depreciation (or amortization), but only to the extent recorded on the books of the taxpayer, except as noted in the following Paragraphs with respect to taxpayers subject to regulations of governmental agencies controlling the books of such taxpayers;</w:t>
      </w:r>
    </w:p>
    <w:p w14:paraId="55946BE2" w14:textId="77777777" w:rsidR="000A70F9" w:rsidRDefault="000A70F9" w:rsidP="00371D6E">
      <w:pPr>
        <w:pStyle w:val="a0"/>
        <w:spacing w:after="60"/>
      </w:pPr>
      <w:r>
        <w:t>c.</w:t>
      </w:r>
      <w:r>
        <w:tab/>
        <w:t>bad debts; and</w:t>
      </w:r>
    </w:p>
    <w:p w14:paraId="39FB9119" w14:textId="77777777" w:rsidR="000A70F9" w:rsidRDefault="000A70F9" w:rsidP="00371D6E">
      <w:pPr>
        <w:pStyle w:val="a0"/>
        <w:spacing w:after="60"/>
      </w:pPr>
      <w:r>
        <w:t>d.</w:t>
      </w:r>
      <w:r>
        <w:tab/>
        <w:t>other established valuation reserves.</w:t>
      </w:r>
    </w:p>
    <w:p w14:paraId="02FA3750" w14:textId="77777777" w:rsidR="000A70F9" w:rsidRDefault="000A70F9" w:rsidP="00371D6E">
      <w:pPr>
        <w:pStyle w:val="1"/>
        <w:spacing w:after="80"/>
      </w:pPr>
      <w:r>
        <w:t>2.</w:t>
      </w:r>
      <w:r>
        <w:tab/>
        <w:t>No deduction from surplus and undivided profits shall be made with respect to any reserve for contingencies of any nature, without regard to whether the reserve is partially or fully funded. Reserves for future liability for income taxes shall not be excluded from the tax base. Deferred federal income tax accounts may be netted in determining the amount of reserve to be included in the taxable base. Reserves for fixed liabilities shall be included in the taxable base to the extent that they constitute borrowed capital under the provisions of R.S. 47:603 and the regulations issued thereunder.</w:t>
      </w:r>
    </w:p>
    <w:p w14:paraId="5428B9A0" w14:textId="77777777" w:rsidR="000A70F9" w:rsidRDefault="000A70F9" w:rsidP="00371D6E">
      <w:pPr>
        <w:pStyle w:val="1"/>
        <w:spacing w:after="80"/>
      </w:pPr>
      <w:r>
        <w:t>3.</w:t>
      </w:r>
      <w:r>
        <w:tab/>
        <w:t>In addition to the four classifications of reserves which may be excluded from the taxable base, any amount of surplus which has been set aside and segregated pursuant to a court order so as not to be available for distribution to stockholders or for investment in properties which would produce income which would be distributable to stockholders may also be excluded from the taxable base.</w:t>
      </w:r>
    </w:p>
    <w:p w14:paraId="3966067F" w14:textId="77777777" w:rsidR="000A70F9" w:rsidRDefault="000A70F9" w:rsidP="00371D6E">
      <w:pPr>
        <w:pStyle w:val="A"/>
      </w:pPr>
      <w:r>
        <w:t>C.</w:t>
      </w:r>
      <w:r>
        <w:tab/>
        <w:t>Adjustment by regulated companies for depreciation sustained but not recorded. When, because of regulations of a governmental agency controlling the books of a taxpayer, the taxpayer is unable to record on its books the full amount of depreciation sustained, the taxpayer may apply to the collector of revenue for permission to add to its reserve for depreciation and deduct from its surplus the amount of depreciation sustained but not recorded, and if the collector finds that the amount proposed to be so added represents a reasonable allowance for actual depreciation, he shall grant such permission.</w:t>
      </w:r>
    </w:p>
    <w:p w14:paraId="1A13F8AD" w14:textId="77777777" w:rsidR="000A70F9" w:rsidRDefault="000A70F9">
      <w:pPr>
        <w:pStyle w:val="1"/>
      </w:pPr>
      <w:r>
        <w:t>1.</w:t>
      </w:r>
      <w:r>
        <w:tab/>
        <w:t xml:space="preserve">Permission to add to depreciation reserves and reduce surplus must be requested in advance and shall be granted only in those instances in which a governmental </w:t>
      </w:r>
      <w:r>
        <w:lastRenderedPageBreak/>
        <w:t>agency requires that the books of the corporation reflect a depreciation method under which the total accumulated depreciation reflected on the books is less than would be reflected if the straight-line method of depreciation had been applied from the date of acquisition of the asset. The period over which depreciation shall be computed shall be the expected useful life of the asset.</w:t>
      </w:r>
    </w:p>
    <w:p w14:paraId="0B37C3B7" w14:textId="77777777" w:rsidR="000A70F9" w:rsidRDefault="000A70F9">
      <w:pPr>
        <w:pStyle w:val="1"/>
      </w:pPr>
      <w:r>
        <w:t>2.</w:t>
      </w:r>
      <w:r>
        <w:tab/>
        <w:t>The amount of adjustment shall be the amount of accumulated depreciation which would be reflected on the books if the straight-line method had been applied from the date of acquisition of the asset, less the amount of accumulated depreciation actually reflected on the books.</w:t>
      </w:r>
    </w:p>
    <w:p w14:paraId="755C062A" w14:textId="77777777" w:rsidR="000A70F9" w:rsidRDefault="000A70F9">
      <w:pPr>
        <w:pStyle w:val="1"/>
      </w:pPr>
      <w:r>
        <w:t>3.</w:t>
      </w:r>
      <w:r>
        <w:tab/>
        <w:t>Permission granted by the secretary shall be automatically revoked upon a material change in the facts and circumstances presented by the taxpayer.</w:t>
      </w:r>
    </w:p>
    <w:p w14:paraId="66656C6C" w14:textId="77777777" w:rsidR="000A70F9" w:rsidRDefault="000A70F9">
      <w:pPr>
        <w:pStyle w:val="1"/>
      </w:pPr>
      <w:r>
        <w:t>4.</w:t>
      </w:r>
      <w:r>
        <w:tab/>
        <w:t>Permission granted by the secretary shall be for a period of six years, at which time the taxpayer must reapply for permission to continue making the adjustment.</w:t>
      </w:r>
    </w:p>
    <w:p w14:paraId="5BFD4C1E" w14:textId="77777777" w:rsidR="000A70F9" w:rsidRDefault="000A70F9">
      <w:pPr>
        <w:pStyle w:val="A"/>
      </w:pPr>
      <w:r>
        <w:t>D.</w:t>
      </w:r>
      <w:r>
        <w:tab/>
        <w:t>For purposes of this Chapter, reserves include all accounts appearing on the books of a corporation that represent amounts payable or potentially payable to others. However, the term reserves shall not include accounts included in capital stock as used in R.S. 47:604 and shall not include accounts that represent indebtedness, regardless of maturity date, as indebtedness is used in R.S. 47:603.</w:t>
      </w:r>
    </w:p>
    <w:p w14:paraId="1F5DEF6B" w14:textId="77777777" w:rsidR="000A70F9" w:rsidRDefault="000A70F9">
      <w:pPr>
        <w:pStyle w:val="A"/>
      </w:pPr>
      <w:r>
        <w:t>E.</w:t>
      </w:r>
      <w:r>
        <w:tab/>
        <w:t>For purposes of this Chapter, the term assets shall mean all of a corporation's property and rights of every kind. The definition of the term assets for corporation franchise tax purposes may differ from the definition of assets for general accounting purposes.</w:t>
      </w:r>
    </w:p>
    <w:p w14:paraId="71B6B183" w14:textId="77777777" w:rsidR="000A70F9" w:rsidRDefault="000A70F9">
      <w:pPr>
        <w:pStyle w:val="AuthorityNote"/>
      </w:pPr>
      <w:r>
        <w:t>AUTHORITY NOTE:</w:t>
      </w:r>
      <w:r>
        <w:tab/>
        <w:t>Promulgated in accordance with R.S. 47:605.</w:t>
      </w:r>
    </w:p>
    <w:p w14:paraId="08C4E009" w14:textId="77777777" w:rsidR="000A70F9" w:rsidRDefault="000A70F9">
      <w:pPr>
        <w:pStyle w:val="HistoricalNote"/>
        <w:spacing w:after="40"/>
      </w:pPr>
      <w:r>
        <w:t>HISTORICAL NOTE:</w:t>
      </w:r>
      <w:r>
        <w:tab/>
        <w:t>Promulgated by the Department of Revenue and Taxation, Income and Corporation Franchise Taxes Section, Office of Group III, LR 6:25 (January 1980), amended LR 11:108 (February 1985), LR 28:1995 (September 2002), LR 29:1520 (August 2003), repromulgated by the Department of Revenue, Policy Services Division, LR 30:452 (March 2004).</w:t>
      </w:r>
    </w:p>
    <w:p w14:paraId="03D36D0D" w14:textId="77777777" w:rsidR="000A70F9" w:rsidRDefault="000A70F9">
      <w:pPr>
        <w:pStyle w:val="Section"/>
        <w:spacing w:after="80"/>
      </w:pPr>
      <w:bookmarkStart w:id="156" w:name="_Toc233690003"/>
      <w:bookmarkStart w:id="157" w:name="_Toc234030589"/>
      <w:bookmarkStart w:id="158" w:name="_Toc243721206"/>
      <w:bookmarkStart w:id="159" w:name="_Toc259619439"/>
      <w:bookmarkStart w:id="160" w:name="_Toc262718526"/>
      <w:bookmarkStart w:id="161" w:name="_Toc275165295"/>
      <w:bookmarkStart w:id="162" w:name="_Toc238197559"/>
      <w:r>
        <w:t>§306.</w:t>
      </w:r>
      <w:r>
        <w:tab/>
        <w:t>Allocation of Taxable Capital</w:t>
      </w:r>
      <w:bookmarkEnd w:id="156"/>
      <w:bookmarkEnd w:id="157"/>
      <w:bookmarkEnd w:id="158"/>
      <w:bookmarkEnd w:id="159"/>
      <w:bookmarkEnd w:id="160"/>
      <w:bookmarkEnd w:id="161"/>
      <w:bookmarkEnd w:id="162"/>
    </w:p>
    <w:p w14:paraId="610B2C8A" w14:textId="77777777" w:rsidR="007909F0" w:rsidRPr="00336751" w:rsidRDefault="007909F0" w:rsidP="007909F0">
      <w:pPr>
        <w:pStyle w:val="A"/>
      </w:pPr>
      <w:r w:rsidRPr="00336751">
        <w:t>A.</w:t>
      </w:r>
      <w:r w:rsidRPr="00336751">
        <w:tab/>
        <w:t xml:space="preserve">General Allocation Formula. Every corporation subject to the corporation franchise tax must determine the extent to which its entire franchise taxable base is employed in the exercise of its franchise within this state. For all taxpayers other than those in the business of manufacturing, the extent of such use of total taxable base in the state is determined by multiplying the total taxable capital by the ratio obtained through the arithmetical average of the ratio of net sales made to customers in the regular course of business and other revenues attributable to Louisiana to total net sales made to customers in the regular course of business </w:t>
      </w:r>
      <w:bookmarkStart w:id="163" w:name="OLE_LINK1"/>
      <w:r w:rsidRPr="00336751">
        <w:t>and total other revenues</w:t>
      </w:r>
      <w:bookmarkEnd w:id="163"/>
      <w:r w:rsidRPr="00336751">
        <w:t xml:space="preserve">, and the ratio that the value of all of the taxpayer's property and assets situated or used by the taxpayer in Louisiana bears to all of the taxpayer's property and assets wherever situated or used. For taxpayers in the business of manufacturing, the extent of such use of total taxable base in the state is determined by multiplying the total taxable capital by the ratio of net sales made to customers in the regular </w:t>
      </w:r>
      <w:r w:rsidRPr="00336751">
        <w:t>course of business and other revenues attributable to Louisiana to total net sales made to customers in the regular course of business and total other revenues.</w:t>
      </w:r>
    </w:p>
    <w:p w14:paraId="04B89968" w14:textId="77777777" w:rsidR="007909F0" w:rsidRPr="00336751" w:rsidRDefault="007909F0" w:rsidP="007909F0">
      <w:pPr>
        <w:pStyle w:val="1"/>
      </w:pPr>
      <w:r w:rsidRPr="00336751">
        <w:t>1.</w:t>
      </w:r>
      <w:r w:rsidRPr="00336751">
        <w:tab/>
        <w:t>Net Sales and Other Revenue. Net sales to be combined with other revenue in determining both the numerator and denominator of the revenue ratio for purposes of calculating the portion of the taxpayer's total taxable capital to be allocated to Louisiana are only those sales made to customers in the regular course of the taxpayer's business. In transactions in which raw materials, products, or merchandise are transferred to another party at one location in exchange for raw materials, products, or merchandise at another location in agreements requiring the subsequent replacement with similar property on a routine, continuing, or repeated basis, all such transactions shall be carefully analyzed to determine whether they constitute sales made to customers that should be included in the revenue ratio or whether they constitute exchanges that are not sales and should be excluded from the revenue ratio. Sales of scrap materials and by-products are construed to meet the requirements for inclusion in the revenue ratio. Sales made other than to customers, such as, but not limited to, sales of stocks, bonds, futures, options, derivatives, and other evidence of investment on the open market, regardless of the frequency or volume of those sales, shall not be included in the revenue ratio. Similarly, revenues and/or gains on the sale of property other than stock in trade shall not be included in the revenue ratio since they generally do not meet the specific requirements that only sales made to customers in the regular course of business of the taxpayer should be included. Whenever a transaction is not a sale to customers in the regular course of business, the amount does not constitute other revenue so as to qualify for inclusion in either the numerator or the denominator of the allocation ratio.</w:t>
      </w:r>
    </w:p>
    <w:p w14:paraId="38E1D424" w14:textId="77777777" w:rsidR="007909F0" w:rsidRPr="00336751" w:rsidRDefault="007909F0" w:rsidP="007909F0">
      <w:pPr>
        <w:pStyle w:val="a0"/>
      </w:pPr>
      <w:r w:rsidRPr="00336751">
        <w:t>a.</w:t>
      </w:r>
      <w:r w:rsidRPr="00336751">
        <w:tab/>
        <w:t>Sales attributable to Louisiana are those sales where the goods, merchandise, or property are received in Louisiana by the purchaser. Where goods are delivered into Louisiana by public carrier, or by other means of transportation, including transportation by the purchaser, the place at which the goods are ultimately received after all transportation has been completed shall be considered as the place at which the goods are received by the purchaser. The transportation in question is the initial transportation relating to the sale by the taxpayer.</w:t>
      </w:r>
    </w:p>
    <w:p w14:paraId="4A944D1B" w14:textId="77777777" w:rsidR="007909F0" w:rsidRPr="00336751" w:rsidRDefault="007909F0" w:rsidP="007A2535">
      <w:pPr>
        <w:pStyle w:val="i0"/>
        <w:spacing w:after="60"/>
      </w:pPr>
      <w:r w:rsidRPr="00336751">
        <w:tab/>
        <w:t>i.</w:t>
      </w:r>
      <w:r w:rsidRPr="00336751">
        <w:tab/>
        <w:t>Transportation by Taxpayer or by Public Carrier. Where the goods are delivered by the taxpayer in his own equipment, it is presumed that such transportation relates to the sale. Where the goods are delivered by a common or contract carrier, whether shipped F.O.B. shipping point and whether the carrier be a pipeline, trucking line, railroad, airline, or some other type of carrier, the place where the goods are ultimately received by the purchaser after the transportation incident to the sale has ended is deemed to be the place where the goods are received by the purchaser.</w:t>
      </w:r>
    </w:p>
    <w:p w14:paraId="365EF175" w14:textId="77777777" w:rsidR="007909F0" w:rsidRPr="00336751" w:rsidRDefault="007909F0" w:rsidP="007A2535">
      <w:pPr>
        <w:pStyle w:val="i0"/>
        <w:spacing w:after="60"/>
      </w:pPr>
      <w:r w:rsidRPr="00336751">
        <w:tab/>
        <w:t>ii.</w:t>
      </w:r>
      <w:r w:rsidRPr="00336751">
        <w:tab/>
        <w:t>Transportation by Purchaser</w:t>
      </w:r>
    </w:p>
    <w:p w14:paraId="7361D783" w14:textId="77777777" w:rsidR="007909F0" w:rsidRPr="00336751" w:rsidRDefault="007909F0" w:rsidP="007A2535">
      <w:pPr>
        <w:pStyle w:val="a1"/>
        <w:spacing w:after="60"/>
      </w:pPr>
      <w:r w:rsidRPr="00336751">
        <w:t>(a).</w:t>
      </w:r>
      <w:r w:rsidRPr="00336751">
        <w:tab/>
        <w:t xml:space="preserve">Where the transportation involved is transportation by the purchaser, it is recognized that it is more difficult to determine whether or not the transportation is </w:t>
      </w:r>
      <w:r w:rsidRPr="00336751">
        <w:lastRenderedPageBreak/>
        <w:t>related to the sale by the taxpayer. To be related to the initial sale, the transportation should be commenced immediately. However, before a lapse of time is conclusive, consideration must be given to the nature and character of the goods purchased, the availability of transportation, and other pertinent economic and natural circumstances occurring at the time.</w:t>
      </w:r>
    </w:p>
    <w:p w14:paraId="0B95BDC5" w14:textId="77777777" w:rsidR="007909F0" w:rsidRPr="00336751" w:rsidRDefault="007909F0" w:rsidP="007A2535">
      <w:pPr>
        <w:pStyle w:val="a1"/>
        <w:spacing w:after="60"/>
      </w:pPr>
      <w:r w:rsidRPr="00336751">
        <w:t>(b).</w:t>
      </w:r>
      <w:r w:rsidRPr="00336751">
        <w:tab/>
        <w:t>The intent of the parties to the sale must also be considered. The intent and purpose of the purchaser may be determined directly, or by an evaluation of the nature and scope of his operation, customs of the trade, customary activities of the purchaser, and all pertinent actions and words of the purchaser at the time of the sale.</w:t>
      </w:r>
    </w:p>
    <w:p w14:paraId="0A9DE7BE" w14:textId="77777777" w:rsidR="007909F0" w:rsidRPr="00336751" w:rsidRDefault="007909F0" w:rsidP="007A2535">
      <w:pPr>
        <w:pStyle w:val="a1"/>
        <w:spacing w:after="80"/>
      </w:pPr>
      <w:r w:rsidRPr="00336751">
        <w:t>(c).</w:t>
      </w:r>
      <w:r w:rsidRPr="00336751">
        <w:tab/>
        <w:t>In order for the transportation by the purchaser to be related to the initial sale by the taxpayer to the purchaser, such transportation must be generally the same in nature and scope as that performed by the vendor or by a carrier. There is no difference between a case where a taxpayer in Houston ships F.O.B. Houston to a purchaser in Baton Rouge, by common carrier, and a case where all facts are the same except that the purchaser goes to Houston in his own vehicle and returns with the goods to Baton Rouge.</w:t>
      </w:r>
    </w:p>
    <w:p w14:paraId="66D007D6" w14:textId="77777777" w:rsidR="007909F0" w:rsidRPr="00336751" w:rsidRDefault="007909F0" w:rsidP="007909F0">
      <w:pPr>
        <w:pStyle w:val="i0"/>
      </w:pPr>
      <w:r w:rsidRPr="00336751">
        <w:tab/>
        <w:t>iii.</w:t>
      </w:r>
      <w:r w:rsidRPr="00336751">
        <w:tab/>
        <w:t>Transportation of Natural Resources by a Public Carrier Pipeline. Generally, transportation by public carrier pipelines is accorded the same treatment as transportation by any other type of public carrier. However, because of the nature and character of the property, the type of carrier, and the customs of the trade, the natural resources in the pipeline may become intermixed with other natural resources in the pipeline and lose their particular identity. Where delivery is made to a purchaser in more than one state, or to different purchasers in different states, peculiar problems of attribution arise. In all cases possible, attribution will be made in accordance with the rules applicable to all public carrier transportation, that is, where it can be shown that a taxpayer in one state sold a quantity of crude oil to a purchaser in another state, and the oil was transported to the purchaser by public carrier pipeline, the sale will be attributed to the state where the crude oil is received by the purchaser, even though the crude oil delivered might not be the identical oil sold because of commingling in the pipeline. Custom of the trade indicates the purchaser buys a quantity of oil of certain quality, but not any specific oil.</w:t>
      </w:r>
    </w:p>
    <w:p w14:paraId="55C99633" w14:textId="77777777" w:rsidR="007909F0" w:rsidRPr="00336751" w:rsidRDefault="007909F0" w:rsidP="007909F0">
      <w:pPr>
        <w:pStyle w:val="i0"/>
      </w:pPr>
      <w:r w:rsidRPr="00336751">
        <w:tab/>
        <w:t>iv.</w:t>
      </w:r>
      <w:r w:rsidRPr="00336751">
        <w:tab/>
        <w:t>Storage of Property after Purchase</w:t>
      </w:r>
    </w:p>
    <w:p w14:paraId="31940D3A" w14:textId="77777777" w:rsidR="007909F0" w:rsidRPr="00336751" w:rsidRDefault="007909F0" w:rsidP="007909F0">
      <w:pPr>
        <w:pStyle w:val="a1"/>
      </w:pPr>
      <w:r w:rsidRPr="00336751">
        <w:t>(a).</w:t>
      </w:r>
      <w:r w:rsidRPr="00336751">
        <w:tab/>
        <w:t>In determining the place of receipt by the purchaser after the initial transportation has ended, peculiar problems may be created by the storage of the property purchased immediately upon purchase and at a place other than the place of intended use. The primary problem created by such storage is in determining whether or not the storage is of a temporary nature.</w:t>
      </w:r>
    </w:p>
    <w:p w14:paraId="17CC36BA" w14:textId="77777777" w:rsidR="007909F0" w:rsidRPr="00336751" w:rsidRDefault="007909F0" w:rsidP="007909F0">
      <w:pPr>
        <w:pStyle w:val="a1"/>
      </w:pPr>
      <w:r w:rsidRPr="00336751">
        <w:t>(b).</w:t>
      </w:r>
      <w:r w:rsidRPr="00336751">
        <w:tab/>
        <w:t xml:space="preserve">In cases where the storage is permanent or semipermanent, delivery to the place of storage concludes the initial transportation, and the sale is attributed to the place of storage. However, where the storage is of a temporary nature, such as that necessitated by lack of transportation or by change from one means of transportation to another, or by </w:t>
      </w:r>
      <w:r w:rsidRPr="00336751">
        <w:t>natural conditions, the place of such storage is of no significance.</w:t>
      </w:r>
    </w:p>
    <w:p w14:paraId="105C2A15" w14:textId="77777777" w:rsidR="007909F0" w:rsidRPr="00336751" w:rsidRDefault="007909F0" w:rsidP="007909F0">
      <w:pPr>
        <w:pStyle w:val="a0"/>
      </w:pPr>
      <w:r w:rsidRPr="00336751">
        <w:t>b.</w:t>
      </w:r>
      <w:r w:rsidRPr="00336751">
        <w:tab/>
        <w:t>Revenue from Air Transportation. All revenues derived from the transportation of cargo or passengers by air shall be attributed within and without this state based on the point at which the cargo shipment o</w:t>
      </w:r>
      <w:r w:rsidR="00737AFD">
        <w:t>r passenger journey originates.</w:t>
      </w:r>
    </w:p>
    <w:p w14:paraId="3AC7170F" w14:textId="77777777" w:rsidR="007909F0" w:rsidRPr="00336751" w:rsidRDefault="007909F0" w:rsidP="007909F0">
      <w:pPr>
        <w:pStyle w:val="a0"/>
      </w:pPr>
      <w:r w:rsidRPr="00336751">
        <w:t>c.</w:t>
      </w:r>
      <w:r w:rsidRPr="00336751">
        <w:tab/>
        <w:t>Revenue from Transportation Other Than Air Travel. Revenue attributable to Louisiana from transportation other than air includes all such revenue derived entirely from sources within Louisiana plus a portion of revenue from transportation performed partly within and partly without Louisiana, based upon the ratio of the number of units of transportation service performed in Louisiana to the total of such units. Revenue from transportation exclusively without Louisiana shall not be included in the revenue attributed to Louisiana. Revenue attributable to Louisiana shall be computed separately for each of the four classes enumerated below.</w:t>
      </w:r>
    </w:p>
    <w:p w14:paraId="02CC7378" w14:textId="77777777" w:rsidR="007909F0" w:rsidRPr="00336751" w:rsidRDefault="007909F0" w:rsidP="007909F0">
      <w:pPr>
        <w:pStyle w:val="i0"/>
      </w:pPr>
      <w:r w:rsidRPr="00336751">
        <w:tab/>
        <w:t>i.</w:t>
      </w:r>
      <w:r w:rsidRPr="00336751">
        <w:tab/>
        <w:t>A unit of transportation shall consist of the following:</w:t>
      </w:r>
    </w:p>
    <w:p w14:paraId="78766DF9" w14:textId="77777777" w:rsidR="007909F0" w:rsidRPr="00336751" w:rsidRDefault="007909F0" w:rsidP="007909F0">
      <w:pPr>
        <w:pStyle w:val="a1"/>
      </w:pPr>
      <w:r w:rsidRPr="00336751">
        <w:t>(a).</w:t>
      </w:r>
      <w:r w:rsidRPr="00336751">
        <w:tab/>
        <w:t>in the case of the transportation of passengers, the transportation of one passenger a distance of 1 mile;</w:t>
      </w:r>
    </w:p>
    <w:p w14:paraId="7265F02D" w14:textId="77777777" w:rsidR="007909F0" w:rsidRPr="00336751" w:rsidRDefault="007909F0" w:rsidP="007909F0">
      <w:pPr>
        <w:pStyle w:val="a1"/>
      </w:pPr>
      <w:r w:rsidRPr="00336751">
        <w:t>(b).</w:t>
      </w:r>
      <w:r w:rsidRPr="00336751">
        <w:tab/>
        <w:t>in the case of the transportation of liquid commodities, including petroleum or related products, the transportation of one barrel of the commodities a distance of 1 mile;</w:t>
      </w:r>
    </w:p>
    <w:p w14:paraId="4BBBF5E4" w14:textId="77777777" w:rsidR="007909F0" w:rsidRPr="00336751" w:rsidRDefault="007909F0" w:rsidP="007909F0">
      <w:pPr>
        <w:pStyle w:val="a1"/>
      </w:pPr>
      <w:r w:rsidRPr="00336751">
        <w:t>(c).</w:t>
      </w:r>
      <w:r w:rsidRPr="00336751">
        <w:tab/>
        <w:t>in the case of the transportation of property other than liquids, the transportation of 1 ton of the property a distance of 1 mile;</w:t>
      </w:r>
    </w:p>
    <w:p w14:paraId="04D51C4D" w14:textId="77777777" w:rsidR="007909F0" w:rsidRPr="00336751" w:rsidRDefault="007909F0" w:rsidP="007909F0">
      <w:pPr>
        <w:pStyle w:val="a1"/>
      </w:pPr>
      <w:r w:rsidRPr="00336751">
        <w:t>(d).</w:t>
      </w:r>
      <w:r w:rsidRPr="00336751">
        <w:tab/>
        <w:t xml:space="preserve">in the case of the transportation of natural gas, the transportation of 1 MCF or 1 MBTU a distance of </w:t>
      </w:r>
      <w:r w:rsidRPr="00336751">
        <w:br/>
        <w:t>1 mile.</w:t>
      </w:r>
    </w:p>
    <w:p w14:paraId="7EAB5BBC" w14:textId="77777777" w:rsidR="007909F0" w:rsidRPr="00336751" w:rsidRDefault="007909F0" w:rsidP="007909F0">
      <w:pPr>
        <w:pStyle w:val="i0"/>
      </w:pPr>
      <w:r w:rsidRPr="00336751">
        <w:tab/>
        <w:t>ii.</w:t>
      </w:r>
      <w:r w:rsidRPr="00336751">
        <w:tab/>
        <w:t>In any case where another method would more clearly reflect the gross apportionable income attributable to Louisiana, or where the above information is not readily available from the taxpayer's records, the secretary, in his discretion, may permit or require the use of any method deemed reasonable by him.</w:t>
      </w:r>
    </w:p>
    <w:p w14:paraId="0EEB2A1F" w14:textId="77777777" w:rsidR="007909F0" w:rsidRDefault="007909F0" w:rsidP="00371D6E">
      <w:pPr>
        <w:pStyle w:val="i0"/>
      </w:pPr>
      <w:r w:rsidRPr="00336751">
        <w:tab/>
        <w:t>iii.</w:t>
      </w:r>
      <w:r w:rsidRPr="00336751">
        <w:tab/>
        <w:t xml:space="preserve">Example: ABC Corporation is in the business of transporting natural gas as a common carrier. During the year 2005, ABC entered into five transactions. In the first transaction 1 million MMCF was transported from Texas, through Louisiana, to Mississippi. The total distance transported was 500 miles, of which 200 miles was in Louisiana. The charge for the transportation was $250,000.00. In the second transaction 1 million MMCF was transported from one point in Louisiana to another point in Louisiana, a distance of 150 miles, for a charge of $150,000.00. In the third transaction 1 million MMCF was transported from one point in Texas to another point in Texas, a distance of 500 miles, for a charge of $250,000.00. In the fourth transaction 1 million MMCF was transported from a point in Louisiana to a point in another state for a charge of $500,000.00. The total distance transported was 1,000 miles, of which 100 miles were in </w:t>
      </w:r>
      <w:r w:rsidRPr="00336751">
        <w:lastRenderedPageBreak/>
        <w:t>Louisiana. In the fifth transaction 1 million MMCF was transported from a point in Louisiana to a point in another state for a charge of $250,000.00. The distance transported was 500 miles, of which 100 was in Louisiana. The portion of the gross apportionable income attributed to Louisiana would be computed as follows:</w:t>
      </w:r>
    </w:p>
    <w:tbl>
      <w:tblPr>
        <w:tblW w:w="0" w:type="auto"/>
        <w:tblBorders>
          <w:insideV w:val="single" w:sz="6" w:space="0" w:color="auto"/>
        </w:tblBorders>
        <w:tblLook w:val="01E0" w:firstRow="1" w:lastRow="1" w:firstColumn="1" w:lastColumn="1" w:noHBand="0" w:noVBand="0"/>
      </w:tblPr>
      <w:tblGrid>
        <w:gridCol w:w="3998"/>
        <w:gridCol w:w="898"/>
      </w:tblGrid>
      <w:tr w:rsidR="007909F0" w:rsidRPr="0076631C" w14:paraId="2C26AD9D" w14:textId="77777777" w:rsidTr="00E550B4">
        <w:tc>
          <w:tcPr>
            <w:tcW w:w="5112" w:type="dxa"/>
            <w:gridSpan w:val="2"/>
            <w:tcBorders>
              <w:bottom w:val="nil"/>
            </w:tcBorders>
          </w:tcPr>
          <w:p w14:paraId="6EBB8D3F" w14:textId="77777777" w:rsidR="007909F0" w:rsidRPr="00680B00" w:rsidRDefault="007909F0" w:rsidP="00E550B4">
            <w:pPr>
              <w:pStyle w:val="i0"/>
              <w:spacing w:after="0"/>
              <w:ind w:left="720"/>
              <w:jc w:val="right"/>
              <w:outlineLvl w:val="9"/>
              <w:rPr>
                <w:noProof/>
                <w:kern w:val="0"/>
                <w:sz w:val="16"/>
                <w:szCs w:val="16"/>
              </w:rPr>
            </w:pPr>
            <w:r w:rsidRPr="00680B00">
              <w:rPr>
                <w:noProof/>
                <w:kern w:val="0"/>
                <w:sz w:val="16"/>
                <w:szCs w:val="16"/>
              </w:rPr>
              <w:t>Louisiana Amount</w:t>
            </w:r>
          </w:p>
        </w:tc>
      </w:tr>
      <w:tr w:rsidR="007909F0" w:rsidRPr="00E550B4" w14:paraId="2455135D" w14:textId="77777777" w:rsidTr="00E550B4">
        <w:tc>
          <w:tcPr>
            <w:tcW w:w="4208" w:type="dxa"/>
            <w:tcBorders>
              <w:right w:val="nil"/>
            </w:tcBorders>
          </w:tcPr>
          <w:p w14:paraId="62DF2019" w14:textId="77777777" w:rsidR="007909F0" w:rsidRPr="00680B00" w:rsidRDefault="007909F0" w:rsidP="00E550B4">
            <w:pPr>
              <w:pStyle w:val="i0"/>
              <w:spacing w:after="0"/>
              <w:jc w:val="left"/>
              <w:outlineLvl w:val="9"/>
              <w:rPr>
                <w:noProof/>
                <w:kern w:val="0"/>
                <w:sz w:val="16"/>
                <w:szCs w:val="16"/>
              </w:rPr>
            </w:pPr>
            <w:r w:rsidRPr="00680B00">
              <w:rPr>
                <w:noProof/>
                <w:kern w:val="0"/>
                <w:sz w:val="16"/>
                <w:szCs w:val="16"/>
              </w:rPr>
              <w:t>First Transaction</w:t>
            </w:r>
            <w:r w:rsidRPr="00680B00">
              <w:rPr>
                <w:iCs/>
                <w:noProof/>
                <w:sz w:val="16"/>
                <w:szCs w:val="16"/>
              </w:rPr>
              <w:t>―</w:t>
            </w:r>
            <w:r w:rsidRPr="00680B00">
              <w:rPr>
                <w:noProof/>
                <w:kern w:val="0"/>
                <w:sz w:val="16"/>
                <w:szCs w:val="16"/>
              </w:rPr>
              <w:t>200/500 x $250,000 =</w:t>
            </w:r>
          </w:p>
        </w:tc>
        <w:tc>
          <w:tcPr>
            <w:tcW w:w="904" w:type="dxa"/>
            <w:tcBorders>
              <w:left w:val="nil"/>
            </w:tcBorders>
          </w:tcPr>
          <w:p w14:paraId="24DF4489" w14:textId="77777777" w:rsidR="007909F0" w:rsidRPr="00680B00" w:rsidRDefault="007909F0" w:rsidP="00E550B4">
            <w:pPr>
              <w:pStyle w:val="i0"/>
              <w:spacing w:after="0"/>
              <w:ind w:left="24"/>
              <w:jc w:val="right"/>
              <w:outlineLvl w:val="9"/>
              <w:rPr>
                <w:noProof/>
                <w:kern w:val="0"/>
                <w:sz w:val="16"/>
                <w:szCs w:val="16"/>
              </w:rPr>
            </w:pPr>
            <w:r w:rsidRPr="00680B00">
              <w:rPr>
                <w:noProof/>
                <w:kern w:val="0"/>
                <w:sz w:val="16"/>
                <w:szCs w:val="16"/>
              </w:rPr>
              <w:t>$100,000</w:t>
            </w:r>
          </w:p>
        </w:tc>
      </w:tr>
      <w:tr w:rsidR="007909F0" w:rsidRPr="00E550B4" w14:paraId="415B21A4" w14:textId="77777777" w:rsidTr="00E550B4">
        <w:tc>
          <w:tcPr>
            <w:tcW w:w="4208" w:type="dxa"/>
            <w:tcBorders>
              <w:right w:val="nil"/>
            </w:tcBorders>
          </w:tcPr>
          <w:p w14:paraId="6ED49739" w14:textId="77777777" w:rsidR="007909F0" w:rsidRPr="00680B00" w:rsidRDefault="007909F0" w:rsidP="00E550B4">
            <w:pPr>
              <w:pStyle w:val="i0"/>
              <w:spacing w:after="0"/>
              <w:jc w:val="left"/>
              <w:outlineLvl w:val="9"/>
              <w:rPr>
                <w:noProof/>
                <w:kern w:val="0"/>
                <w:sz w:val="16"/>
                <w:szCs w:val="16"/>
              </w:rPr>
            </w:pPr>
            <w:r w:rsidRPr="00680B00">
              <w:rPr>
                <w:noProof/>
                <w:kern w:val="0"/>
                <w:sz w:val="16"/>
                <w:szCs w:val="16"/>
              </w:rPr>
              <w:t>Second Transaction</w:t>
            </w:r>
            <w:r w:rsidRPr="00680B00">
              <w:rPr>
                <w:iCs/>
                <w:noProof/>
                <w:sz w:val="16"/>
                <w:szCs w:val="16"/>
              </w:rPr>
              <w:t>―</w:t>
            </w:r>
            <w:r w:rsidRPr="00680B00">
              <w:rPr>
                <w:noProof/>
                <w:kern w:val="0"/>
                <w:sz w:val="16"/>
                <w:szCs w:val="16"/>
              </w:rPr>
              <w:t>entirely from Louisiana =</w:t>
            </w:r>
          </w:p>
        </w:tc>
        <w:tc>
          <w:tcPr>
            <w:tcW w:w="904" w:type="dxa"/>
            <w:tcBorders>
              <w:left w:val="nil"/>
            </w:tcBorders>
          </w:tcPr>
          <w:p w14:paraId="6CBA47A3" w14:textId="77777777" w:rsidR="007909F0" w:rsidRPr="00680B00" w:rsidRDefault="007909F0" w:rsidP="00E550B4">
            <w:pPr>
              <w:pStyle w:val="i0"/>
              <w:spacing w:after="0"/>
              <w:ind w:left="24"/>
              <w:jc w:val="right"/>
              <w:outlineLvl w:val="9"/>
              <w:rPr>
                <w:noProof/>
                <w:kern w:val="0"/>
                <w:sz w:val="16"/>
                <w:szCs w:val="16"/>
              </w:rPr>
            </w:pPr>
            <w:r w:rsidRPr="00680B00">
              <w:rPr>
                <w:noProof/>
                <w:kern w:val="0"/>
                <w:sz w:val="16"/>
                <w:szCs w:val="16"/>
              </w:rPr>
              <w:t>150,000</w:t>
            </w:r>
          </w:p>
        </w:tc>
      </w:tr>
      <w:tr w:rsidR="007909F0" w:rsidRPr="00E550B4" w14:paraId="68E119F0" w14:textId="77777777" w:rsidTr="00E550B4">
        <w:tc>
          <w:tcPr>
            <w:tcW w:w="4208" w:type="dxa"/>
            <w:tcBorders>
              <w:right w:val="nil"/>
            </w:tcBorders>
          </w:tcPr>
          <w:p w14:paraId="602659EE" w14:textId="77777777" w:rsidR="007909F0" w:rsidRPr="00680B00" w:rsidRDefault="007909F0" w:rsidP="00E550B4">
            <w:pPr>
              <w:pStyle w:val="i0"/>
              <w:spacing w:after="0"/>
              <w:jc w:val="left"/>
              <w:outlineLvl w:val="9"/>
              <w:rPr>
                <w:noProof/>
                <w:kern w:val="0"/>
                <w:sz w:val="16"/>
                <w:szCs w:val="16"/>
              </w:rPr>
            </w:pPr>
            <w:r w:rsidRPr="00680B00">
              <w:rPr>
                <w:noProof/>
                <w:kern w:val="0"/>
                <w:sz w:val="16"/>
                <w:szCs w:val="16"/>
              </w:rPr>
              <w:t>Third Transaction</w:t>
            </w:r>
            <w:r w:rsidRPr="00680B00">
              <w:rPr>
                <w:iCs/>
                <w:noProof/>
                <w:sz w:val="16"/>
                <w:szCs w:val="16"/>
              </w:rPr>
              <w:t>―</w:t>
            </w:r>
            <w:r w:rsidRPr="00680B00">
              <w:rPr>
                <w:noProof/>
                <w:kern w:val="0"/>
                <w:sz w:val="16"/>
                <w:szCs w:val="16"/>
              </w:rPr>
              <w:t>neither entirely nor partially in Louisiana</w:t>
            </w:r>
          </w:p>
        </w:tc>
        <w:tc>
          <w:tcPr>
            <w:tcW w:w="904" w:type="dxa"/>
            <w:tcBorders>
              <w:left w:val="nil"/>
            </w:tcBorders>
          </w:tcPr>
          <w:p w14:paraId="3A54F8FF" w14:textId="77777777" w:rsidR="007909F0" w:rsidRPr="00680B00" w:rsidRDefault="007909F0" w:rsidP="00E550B4">
            <w:pPr>
              <w:pStyle w:val="i0"/>
              <w:spacing w:after="0"/>
              <w:ind w:left="24"/>
              <w:jc w:val="right"/>
              <w:outlineLvl w:val="9"/>
              <w:rPr>
                <w:noProof/>
                <w:kern w:val="0"/>
                <w:sz w:val="16"/>
                <w:szCs w:val="16"/>
              </w:rPr>
            </w:pPr>
            <w:r w:rsidRPr="00680B00">
              <w:rPr>
                <w:noProof/>
                <w:kern w:val="0"/>
                <w:sz w:val="16"/>
                <w:szCs w:val="16"/>
              </w:rPr>
              <w:t>-0-</w:t>
            </w:r>
          </w:p>
        </w:tc>
      </w:tr>
      <w:tr w:rsidR="007909F0" w:rsidRPr="00E550B4" w14:paraId="5EEB8EA5" w14:textId="77777777" w:rsidTr="00E550B4">
        <w:tc>
          <w:tcPr>
            <w:tcW w:w="4208" w:type="dxa"/>
            <w:tcBorders>
              <w:right w:val="nil"/>
            </w:tcBorders>
          </w:tcPr>
          <w:p w14:paraId="1EACFB15" w14:textId="77777777" w:rsidR="007909F0" w:rsidRPr="00680B00" w:rsidRDefault="007909F0" w:rsidP="00E550B4">
            <w:pPr>
              <w:pStyle w:val="i0"/>
              <w:spacing w:after="0"/>
              <w:jc w:val="left"/>
              <w:outlineLvl w:val="9"/>
              <w:rPr>
                <w:noProof/>
                <w:kern w:val="0"/>
                <w:sz w:val="16"/>
                <w:szCs w:val="16"/>
              </w:rPr>
            </w:pPr>
            <w:r w:rsidRPr="00680B00">
              <w:rPr>
                <w:noProof/>
                <w:kern w:val="0"/>
                <w:sz w:val="16"/>
                <w:szCs w:val="16"/>
              </w:rPr>
              <w:t>Fourth Transaction</w:t>
            </w:r>
            <w:r w:rsidRPr="00680B00">
              <w:rPr>
                <w:iCs/>
                <w:noProof/>
                <w:sz w:val="16"/>
                <w:szCs w:val="16"/>
              </w:rPr>
              <w:t>―</w:t>
            </w:r>
            <w:r w:rsidRPr="00680B00">
              <w:rPr>
                <w:noProof/>
                <w:kern w:val="0"/>
                <w:sz w:val="16"/>
                <w:szCs w:val="16"/>
              </w:rPr>
              <w:t>100/1,000 x $500,000 =</w:t>
            </w:r>
          </w:p>
        </w:tc>
        <w:tc>
          <w:tcPr>
            <w:tcW w:w="904" w:type="dxa"/>
            <w:tcBorders>
              <w:left w:val="nil"/>
              <w:bottom w:val="nil"/>
            </w:tcBorders>
          </w:tcPr>
          <w:p w14:paraId="6D2927DF" w14:textId="77777777" w:rsidR="007909F0" w:rsidRPr="00680B00" w:rsidRDefault="007909F0" w:rsidP="00E550B4">
            <w:pPr>
              <w:pStyle w:val="i0"/>
              <w:spacing w:after="0"/>
              <w:ind w:left="24"/>
              <w:jc w:val="right"/>
              <w:outlineLvl w:val="9"/>
              <w:rPr>
                <w:noProof/>
                <w:kern w:val="0"/>
                <w:sz w:val="16"/>
                <w:szCs w:val="16"/>
              </w:rPr>
            </w:pPr>
            <w:r w:rsidRPr="00680B00">
              <w:rPr>
                <w:noProof/>
                <w:kern w:val="0"/>
                <w:sz w:val="16"/>
                <w:szCs w:val="16"/>
              </w:rPr>
              <w:t>50,000</w:t>
            </w:r>
          </w:p>
        </w:tc>
      </w:tr>
      <w:tr w:rsidR="007909F0" w:rsidRPr="00E550B4" w14:paraId="30E851FA" w14:textId="77777777" w:rsidTr="00E550B4">
        <w:tc>
          <w:tcPr>
            <w:tcW w:w="4208" w:type="dxa"/>
            <w:tcBorders>
              <w:right w:val="nil"/>
            </w:tcBorders>
          </w:tcPr>
          <w:p w14:paraId="0DCC3ADE" w14:textId="77777777" w:rsidR="007909F0" w:rsidRPr="00680B00" w:rsidRDefault="007909F0" w:rsidP="00E550B4">
            <w:pPr>
              <w:pStyle w:val="i0"/>
              <w:spacing w:after="0"/>
              <w:jc w:val="left"/>
              <w:outlineLvl w:val="9"/>
              <w:rPr>
                <w:noProof/>
                <w:kern w:val="0"/>
                <w:sz w:val="16"/>
                <w:szCs w:val="16"/>
              </w:rPr>
            </w:pPr>
            <w:r w:rsidRPr="00680B00">
              <w:rPr>
                <w:noProof/>
                <w:kern w:val="0"/>
                <w:sz w:val="16"/>
                <w:szCs w:val="16"/>
              </w:rPr>
              <w:t>Fifth Transaction</w:t>
            </w:r>
            <w:r w:rsidRPr="00680B00">
              <w:rPr>
                <w:iCs/>
                <w:noProof/>
                <w:sz w:val="16"/>
                <w:szCs w:val="16"/>
              </w:rPr>
              <w:t>―</w:t>
            </w:r>
            <w:r w:rsidRPr="00680B00">
              <w:rPr>
                <w:noProof/>
                <w:kern w:val="0"/>
                <w:sz w:val="16"/>
                <w:szCs w:val="16"/>
              </w:rPr>
              <w:t>100/500 x $250,000 =</w:t>
            </w:r>
          </w:p>
        </w:tc>
        <w:tc>
          <w:tcPr>
            <w:tcW w:w="904" w:type="dxa"/>
            <w:tcBorders>
              <w:left w:val="nil"/>
              <w:bottom w:val="single" w:sz="6" w:space="0" w:color="auto"/>
            </w:tcBorders>
          </w:tcPr>
          <w:p w14:paraId="6EFB11D7" w14:textId="77777777" w:rsidR="007909F0" w:rsidRPr="00680B00" w:rsidRDefault="007909F0" w:rsidP="00E550B4">
            <w:pPr>
              <w:pStyle w:val="i0"/>
              <w:spacing w:after="0"/>
              <w:ind w:left="24"/>
              <w:jc w:val="right"/>
              <w:outlineLvl w:val="9"/>
              <w:rPr>
                <w:noProof/>
                <w:kern w:val="0"/>
                <w:sz w:val="16"/>
                <w:szCs w:val="16"/>
              </w:rPr>
            </w:pPr>
            <w:r w:rsidRPr="00680B00">
              <w:rPr>
                <w:noProof/>
                <w:kern w:val="0"/>
                <w:sz w:val="16"/>
                <w:szCs w:val="16"/>
              </w:rPr>
              <w:t>50,000</w:t>
            </w:r>
          </w:p>
        </w:tc>
      </w:tr>
      <w:tr w:rsidR="007909F0" w:rsidRPr="00E550B4" w14:paraId="295783B9" w14:textId="77777777" w:rsidTr="00E550B4">
        <w:tc>
          <w:tcPr>
            <w:tcW w:w="4208" w:type="dxa"/>
            <w:tcBorders>
              <w:right w:val="nil"/>
            </w:tcBorders>
          </w:tcPr>
          <w:p w14:paraId="5B9DBAD0" w14:textId="77777777" w:rsidR="007909F0" w:rsidRPr="00680B00" w:rsidRDefault="007909F0" w:rsidP="00E550B4">
            <w:pPr>
              <w:pStyle w:val="i0"/>
              <w:spacing w:after="0"/>
              <w:jc w:val="left"/>
              <w:outlineLvl w:val="9"/>
              <w:rPr>
                <w:noProof/>
                <w:kern w:val="0"/>
                <w:sz w:val="16"/>
                <w:szCs w:val="16"/>
              </w:rPr>
            </w:pPr>
            <w:r w:rsidRPr="00680B00">
              <w:rPr>
                <w:noProof/>
                <w:kern w:val="0"/>
                <w:sz w:val="16"/>
                <w:szCs w:val="16"/>
              </w:rPr>
              <w:t>Louisiana Income from Transportation of Natural Gas</w:t>
            </w:r>
          </w:p>
        </w:tc>
        <w:tc>
          <w:tcPr>
            <w:tcW w:w="904" w:type="dxa"/>
            <w:tcBorders>
              <w:top w:val="single" w:sz="6" w:space="0" w:color="auto"/>
              <w:left w:val="nil"/>
              <w:bottom w:val="double" w:sz="6" w:space="0" w:color="auto"/>
            </w:tcBorders>
          </w:tcPr>
          <w:p w14:paraId="4D1492FB" w14:textId="77777777" w:rsidR="007909F0" w:rsidRPr="00680B00" w:rsidRDefault="007909F0" w:rsidP="00E550B4">
            <w:pPr>
              <w:pStyle w:val="i0"/>
              <w:spacing w:after="0"/>
              <w:ind w:left="24"/>
              <w:jc w:val="right"/>
              <w:outlineLvl w:val="9"/>
              <w:rPr>
                <w:noProof/>
                <w:kern w:val="0"/>
                <w:sz w:val="16"/>
                <w:szCs w:val="16"/>
              </w:rPr>
            </w:pPr>
            <w:r w:rsidRPr="00680B00">
              <w:rPr>
                <w:noProof/>
                <w:kern w:val="0"/>
                <w:sz w:val="16"/>
                <w:szCs w:val="16"/>
              </w:rPr>
              <w:t>$350,000</w:t>
            </w:r>
          </w:p>
        </w:tc>
      </w:tr>
    </w:tbl>
    <w:p w14:paraId="1D651033" w14:textId="77777777" w:rsidR="00DA51BB" w:rsidRDefault="00DA51BB" w:rsidP="00DA51BB">
      <w:pPr>
        <w:pStyle w:val="a0"/>
        <w:spacing w:after="0"/>
      </w:pPr>
    </w:p>
    <w:p w14:paraId="492B2CA6" w14:textId="77777777" w:rsidR="007909F0" w:rsidRPr="00336751" w:rsidRDefault="007909F0" w:rsidP="00DA51BB">
      <w:pPr>
        <w:pStyle w:val="a0"/>
        <w:spacing w:after="0"/>
      </w:pPr>
      <w:r w:rsidRPr="00336751">
        <w:t>d.</w:t>
      </w:r>
      <w:r w:rsidRPr="00336751">
        <w:tab/>
        <w:t>Revenue from Services Other Than from Transportation</w:t>
      </w:r>
    </w:p>
    <w:p w14:paraId="185CB805" w14:textId="77777777" w:rsidR="007909F0" w:rsidRPr="00336751" w:rsidRDefault="007909F0" w:rsidP="007909F0">
      <w:pPr>
        <w:pStyle w:val="i0"/>
      </w:pPr>
      <w:r w:rsidRPr="00336751">
        <w:tab/>
        <w:t>i.</w:t>
      </w:r>
      <w:r w:rsidRPr="00336751">
        <w:tab/>
        <w:t>For purposes of R.S. 47:606(A), in addition to any other revenue attributed to Louisiana, the following revenue from providing telephone, telecommunications, and similar services shall be attributed to Louisiana:</w:t>
      </w:r>
    </w:p>
    <w:p w14:paraId="380C57E2" w14:textId="77777777" w:rsidR="007909F0" w:rsidRPr="00336751" w:rsidRDefault="007909F0" w:rsidP="007909F0">
      <w:pPr>
        <w:pStyle w:val="a1"/>
      </w:pPr>
      <w:r w:rsidRPr="00336751">
        <w:t>(a).</w:t>
      </w:r>
      <w:r w:rsidRPr="00336751">
        <w:tab/>
        <w:t>revenue derived from charges for providing telephone "access" from a location in this state. Access means that a call can be made or received from a point within this state. An example of this type of receipt is a monthly subscriber fee billed with reference to a service address located in the state and without regard to actual usage;</w:t>
      </w:r>
    </w:p>
    <w:p w14:paraId="4C943831" w14:textId="77777777" w:rsidR="007909F0" w:rsidRPr="00336751" w:rsidRDefault="007909F0" w:rsidP="007909F0">
      <w:pPr>
        <w:pStyle w:val="a1"/>
      </w:pPr>
      <w:r w:rsidRPr="00336751">
        <w:t>(b).</w:t>
      </w:r>
      <w:r w:rsidRPr="00336751">
        <w:tab/>
        <w:t>revenue derived from charges for unlimited calling privileges, if the charges are billed by reference to a service address located in this state;</w:t>
      </w:r>
    </w:p>
    <w:p w14:paraId="6D3C8764" w14:textId="77777777" w:rsidR="007909F0" w:rsidRPr="00336751" w:rsidRDefault="007909F0" w:rsidP="007909F0">
      <w:pPr>
        <w:pStyle w:val="a1"/>
      </w:pPr>
      <w:r w:rsidRPr="00336751">
        <w:t>(c).</w:t>
      </w:r>
      <w:r w:rsidRPr="00336751">
        <w:tab/>
        <w:t>revenue from intrastate telephone calls or other telecommunications, except for mobile telecommunication services, beginning and ending in Louisiana;</w:t>
      </w:r>
    </w:p>
    <w:p w14:paraId="4622EE21" w14:textId="77777777" w:rsidR="007909F0" w:rsidRPr="00336751" w:rsidRDefault="007909F0" w:rsidP="007909F0">
      <w:pPr>
        <w:pStyle w:val="a1"/>
      </w:pPr>
      <w:r w:rsidRPr="00336751">
        <w:t>(d).</w:t>
      </w:r>
      <w:r w:rsidRPr="00336751">
        <w:tab/>
        <w:t>revenue from interstate or international telephone calls or other telecommunications, except for mobile telecommunication services, either beginning or ending in Louisiana if the service address charged for the call or telecommunication is located in Louisiana, regardless of where the charges are billed or paid;</w:t>
      </w:r>
    </w:p>
    <w:p w14:paraId="451649EB" w14:textId="77777777" w:rsidR="007909F0" w:rsidRPr="00336751" w:rsidRDefault="007909F0" w:rsidP="00762C95">
      <w:pPr>
        <w:pStyle w:val="a1"/>
        <w:spacing w:after="80"/>
      </w:pPr>
      <w:r w:rsidRPr="00336751">
        <w:t>(e).</w:t>
      </w:r>
      <w:r w:rsidRPr="00336751">
        <w:tab/>
        <w:t>revenue from mobile telecommunications service:</w:t>
      </w:r>
    </w:p>
    <w:p w14:paraId="031EA5B9" w14:textId="77777777" w:rsidR="007909F0" w:rsidRPr="00336751" w:rsidRDefault="00737AFD" w:rsidP="00762C95">
      <w:pPr>
        <w:pStyle w:val="i0"/>
        <w:tabs>
          <w:tab w:val="clear" w:pos="1080"/>
          <w:tab w:val="decimal" w:pos="1260"/>
          <w:tab w:val="left" w:pos="1530"/>
        </w:tabs>
        <w:spacing w:after="80"/>
      </w:pPr>
      <w:r>
        <w:tab/>
      </w:r>
      <w:r>
        <w:tab/>
      </w:r>
      <w:r w:rsidR="007909F0" w:rsidRPr="00336751">
        <w:t>(i).</w:t>
      </w:r>
      <w:r w:rsidR="007909F0" w:rsidRPr="00336751">
        <w:tab/>
        <w:t>revenue from mobile telecommunications services shall be attributed to the place of primary use, which is the residential or primary business street address of the customer;</w:t>
      </w:r>
    </w:p>
    <w:p w14:paraId="49C86C85" w14:textId="77777777" w:rsidR="007909F0" w:rsidRPr="00336751" w:rsidRDefault="00737AFD" w:rsidP="00762C95">
      <w:pPr>
        <w:pStyle w:val="i0"/>
        <w:tabs>
          <w:tab w:val="clear" w:pos="1080"/>
          <w:tab w:val="decimal" w:pos="1260"/>
          <w:tab w:val="left" w:pos="1530"/>
        </w:tabs>
        <w:spacing w:after="80"/>
      </w:pPr>
      <w:r>
        <w:tab/>
      </w:r>
      <w:r w:rsidR="007909F0" w:rsidRPr="00336751">
        <w:tab/>
        <w:t>(ii).</w:t>
      </w:r>
      <w:r w:rsidR="007909F0" w:rsidRPr="00336751">
        <w:tab/>
        <w:t>if a customer receives multiple services, such as multiple telephone numbers, the place of primary use of each separate service shall determine where the revenue from that service is attributed;</w:t>
      </w:r>
    </w:p>
    <w:p w14:paraId="28F7FAA5" w14:textId="77777777" w:rsidR="007909F0" w:rsidRPr="00336751" w:rsidRDefault="00737AFD" w:rsidP="00762C95">
      <w:pPr>
        <w:pStyle w:val="i0"/>
        <w:tabs>
          <w:tab w:val="clear" w:pos="1080"/>
          <w:tab w:val="decimal" w:pos="1260"/>
          <w:tab w:val="left" w:pos="1530"/>
        </w:tabs>
        <w:spacing w:after="80"/>
      </w:pPr>
      <w:r>
        <w:tab/>
      </w:r>
      <w:r w:rsidR="007909F0" w:rsidRPr="00336751">
        <w:tab/>
        <w:t>(iii).</w:t>
      </w:r>
      <w:r w:rsidR="007909F0" w:rsidRPr="00336751">
        <w:tab/>
        <w:t>revenue from mobile telecommunications services shall be attributed to Louisiana if the place of primary use of the service is Louisiana.</w:t>
      </w:r>
    </w:p>
    <w:p w14:paraId="4C574BA1" w14:textId="77777777" w:rsidR="007909F0" w:rsidRPr="00336751" w:rsidRDefault="007909F0" w:rsidP="007909F0">
      <w:pPr>
        <w:pStyle w:val="a1"/>
      </w:pPr>
      <w:r w:rsidRPr="00336751">
        <w:t>(f).</w:t>
      </w:r>
      <w:r w:rsidRPr="00336751">
        <w:tab/>
        <w:t>Definitions. For the purpose of this Subparagraph, the following terms have the following meanings unless the context clearly indicates otherwise.</w:t>
      </w:r>
    </w:p>
    <w:p w14:paraId="4BFD4876" w14:textId="77777777" w:rsidR="007909F0" w:rsidRPr="00336751" w:rsidRDefault="00737AFD" w:rsidP="00737AFD">
      <w:pPr>
        <w:pStyle w:val="i0"/>
        <w:tabs>
          <w:tab w:val="clear" w:pos="1080"/>
          <w:tab w:val="decimal" w:pos="1260"/>
          <w:tab w:val="left" w:pos="1530"/>
        </w:tabs>
      </w:pPr>
      <w:r>
        <w:tab/>
      </w:r>
      <w:r w:rsidR="007909F0" w:rsidRPr="00336751">
        <w:tab/>
        <w:t>(i).</w:t>
      </w:r>
      <w:r w:rsidR="007909F0" w:rsidRPr="00336751">
        <w:tab/>
      </w:r>
      <w:r w:rsidR="007909F0" w:rsidRPr="00737AFD">
        <w:rPr>
          <w:i/>
        </w:rPr>
        <w:t>Call</w:t>
      </w:r>
      <w:r w:rsidR="007909F0" w:rsidRPr="00336751">
        <w:t xml:space="preserve">—a specific </w:t>
      </w:r>
      <w:r w:rsidR="007909F0" w:rsidRPr="00737AFD">
        <w:t>telecommunications</w:t>
      </w:r>
      <w:r w:rsidR="007909F0" w:rsidRPr="00336751">
        <w:t xml:space="preserve"> transmission.</w:t>
      </w:r>
    </w:p>
    <w:p w14:paraId="4ED1C310" w14:textId="77777777" w:rsidR="007909F0" w:rsidRPr="00336751" w:rsidRDefault="00737AFD" w:rsidP="00737AFD">
      <w:pPr>
        <w:pStyle w:val="i0"/>
        <w:tabs>
          <w:tab w:val="clear" w:pos="1080"/>
          <w:tab w:val="decimal" w:pos="1260"/>
          <w:tab w:val="left" w:pos="1530"/>
        </w:tabs>
      </w:pPr>
      <w:r>
        <w:tab/>
      </w:r>
      <w:r w:rsidR="007909F0" w:rsidRPr="00336751">
        <w:tab/>
        <w:t>(ii).</w:t>
      </w:r>
      <w:r w:rsidR="007909F0" w:rsidRPr="00336751">
        <w:tab/>
      </w:r>
      <w:r w:rsidR="007909F0" w:rsidRPr="00737AFD">
        <w:rPr>
          <w:i/>
        </w:rPr>
        <w:t>Customer</w:t>
      </w:r>
      <w:r w:rsidR="007909F0" w:rsidRPr="00336751">
        <w:t xml:space="preserve">—any person or entity that contracts with a </w:t>
      </w:r>
      <w:r w:rsidR="007909F0" w:rsidRPr="00737AFD">
        <w:t>home service provider</w:t>
      </w:r>
      <w:r w:rsidR="007909F0" w:rsidRPr="00336751">
        <w:t xml:space="preserve"> or the end user of the mobile </w:t>
      </w:r>
      <w:r w:rsidR="007909F0" w:rsidRPr="00737AFD">
        <w:t>telecommunications service</w:t>
      </w:r>
      <w:r w:rsidR="007909F0" w:rsidRPr="00336751">
        <w:t xml:space="preserve"> if the end user is not the person or entity that contracts with the </w:t>
      </w:r>
      <w:r w:rsidR="007909F0" w:rsidRPr="00737AFD">
        <w:t>home service provider</w:t>
      </w:r>
      <w:r w:rsidR="007909F0" w:rsidRPr="00336751">
        <w:t xml:space="preserve"> for mobile </w:t>
      </w:r>
      <w:r w:rsidR="007909F0" w:rsidRPr="00737AFD">
        <w:t>telecommunications service</w:t>
      </w:r>
      <w:r w:rsidR="007909F0" w:rsidRPr="00336751">
        <w:t>.</w:t>
      </w:r>
    </w:p>
    <w:p w14:paraId="603521BD" w14:textId="77777777" w:rsidR="007909F0" w:rsidRPr="00336751" w:rsidRDefault="00737AFD" w:rsidP="00737AFD">
      <w:pPr>
        <w:pStyle w:val="i0"/>
        <w:tabs>
          <w:tab w:val="clear" w:pos="1080"/>
          <w:tab w:val="decimal" w:pos="1260"/>
          <w:tab w:val="left" w:pos="1530"/>
        </w:tabs>
      </w:pPr>
      <w:r>
        <w:tab/>
      </w:r>
      <w:r w:rsidR="007909F0" w:rsidRPr="00336751">
        <w:tab/>
        <w:t>(iii).</w:t>
      </w:r>
      <w:r w:rsidR="007909F0" w:rsidRPr="00336751">
        <w:tab/>
      </w:r>
      <w:r w:rsidR="007909F0" w:rsidRPr="00737AFD">
        <w:rPr>
          <w:i/>
        </w:rPr>
        <w:t>Home Service Provider</w:t>
      </w:r>
      <w:r w:rsidR="007909F0" w:rsidRPr="00336751">
        <w:t xml:space="preserve">—the facilities-based carrier or reseller with which the </w:t>
      </w:r>
      <w:r w:rsidR="007909F0" w:rsidRPr="00737AFD">
        <w:t>customer</w:t>
      </w:r>
      <w:r w:rsidR="007909F0" w:rsidRPr="00336751">
        <w:t xml:space="preserve"> contracts for the provision of mobile </w:t>
      </w:r>
      <w:r w:rsidR="007909F0" w:rsidRPr="00737AFD">
        <w:t>telecommunications services</w:t>
      </w:r>
      <w:r w:rsidR="007909F0" w:rsidRPr="00336751">
        <w:t>.</w:t>
      </w:r>
    </w:p>
    <w:p w14:paraId="715C4332" w14:textId="77777777" w:rsidR="007909F0" w:rsidRPr="00336751" w:rsidRDefault="00737AFD" w:rsidP="00737AFD">
      <w:pPr>
        <w:pStyle w:val="i0"/>
        <w:tabs>
          <w:tab w:val="clear" w:pos="1080"/>
          <w:tab w:val="decimal" w:pos="1260"/>
          <w:tab w:val="left" w:pos="1530"/>
        </w:tabs>
      </w:pPr>
      <w:r>
        <w:tab/>
      </w:r>
      <w:r w:rsidR="007909F0" w:rsidRPr="00336751">
        <w:tab/>
        <w:t>(iv).</w:t>
      </w:r>
      <w:r w:rsidR="007909F0" w:rsidRPr="00336751">
        <w:tab/>
      </w:r>
      <w:r w:rsidR="007909F0" w:rsidRPr="00737AFD">
        <w:rPr>
          <w:i/>
        </w:rPr>
        <w:t>Place of Primary Use of Mobile Telecommunications Service</w:t>
      </w:r>
      <w:r w:rsidR="007909F0" w:rsidRPr="00336751">
        <w:t xml:space="preserve">—the street address representative of where the </w:t>
      </w:r>
      <w:r w:rsidR="007909F0" w:rsidRPr="00737AFD">
        <w:t>customer</w:t>
      </w:r>
      <w:r w:rsidR="007909F0" w:rsidRPr="00336751">
        <w:t xml:space="preserve">'s use of mobile </w:t>
      </w:r>
      <w:r w:rsidR="007909F0" w:rsidRPr="00737AFD">
        <w:t>telecommunications service</w:t>
      </w:r>
      <w:r w:rsidR="007909F0" w:rsidRPr="00336751">
        <w:t xml:space="preserve"> primarily occurs. This address must be within the licensed service area of the </w:t>
      </w:r>
      <w:r w:rsidR="007909F0" w:rsidRPr="00737AFD">
        <w:t>home service provider</w:t>
      </w:r>
      <w:r w:rsidR="007909F0" w:rsidRPr="00336751">
        <w:t xml:space="preserve"> and must be either the residential or the primary business street address of the </w:t>
      </w:r>
      <w:r w:rsidR="007909F0" w:rsidRPr="00737AFD">
        <w:t>customer</w:t>
      </w:r>
      <w:r w:rsidR="007909F0" w:rsidRPr="00336751">
        <w:t xml:space="preserve">. The </w:t>
      </w:r>
      <w:r w:rsidR="007909F0" w:rsidRPr="00737AFD">
        <w:t>home service provider</w:t>
      </w:r>
      <w:r w:rsidR="007909F0" w:rsidRPr="00336751">
        <w:t xml:space="preserve"> shall be responsible for obtaining and maintaining the </w:t>
      </w:r>
      <w:r w:rsidR="007909F0" w:rsidRPr="00737AFD">
        <w:t>customer</w:t>
      </w:r>
      <w:r w:rsidR="007909F0" w:rsidRPr="00336751">
        <w:t xml:space="preserve">'s </w:t>
      </w:r>
      <w:r w:rsidR="007909F0" w:rsidRPr="00737AFD">
        <w:t>place of primary use</w:t>
      </w:r>
      <w:r w:rsidR="007909F0" w:rsidRPr="00336751">
        <w:t xml:space="preserve"> as prescribed by R.S. 47:301(14)(i)(ii)(bb)(XI).</w:t>
      </w:r>
    </w:p>
    <w:p w14:paraId="7B8AD8CF" w14:textId="77777777" w:rsidR="007909F0" w:rsidRPr="00336751" w:rsidRDefault="00737AFD" w:rsidP="00737AFD">
      <w:pPr>
        <w:pStyle w:val="i0"/>
        <w:tabs>
          <w:tab w:val="clear" w:pos="1080"/>
          <w:tab w:val="decimal" w:pos="1260"/>
          <w:tab w:val="left" w:pos="1530"/>
        </w:tabs>
      </w:pPr>
      <w:r>
        <w:tab/>
      </w:r>
      <w:r w:rsidR="007909F0" w:rsidRPr="00336751">
        <w:tab/>
        <w:t>(v).</w:t>
      </w:r>
      <w:r w:rsidR="007909F0" w:rsidRPr="00336751">
        <w:tab/>
      </w:r>
      <w:r w:rsidR="007909F0" w:rsidRPr="00737AFD">
        <w:rPr>
          <w:i/>
        </w:rPr>
        <w:t>Service Address</w:t>
      </w:r>
      <w:r w:rsidR="007909F0" w:rsidRPr="00336751">
        <w:t>—the address where the telephone equipment is located and to which the telephone number is assigned.</w:t>
      </w:r>
    </w:p>
    <w:p w14:paraId="18AC82F3" w14:textId="77777777" w:rsidR="007909F0" w:rsidRPr="00336751" w:rsidRDefault="00737AFD" w:rsidP="00737AFD">
      <w:pPr>
        <w:pStyle w:val="i0"/>
        <w:tabs>
          <w:tab w:val="clear" w:pos="1080"/>
          <w:tab w:val="decimal" w:pos="1260"/>
          <w:tab w:val="left" w:pos="1530"/>
        </w:tabs>
      </w:pPr>
      <w:r>
        <w:tab/>
      </w:r>
      <w:r w:rsidR="007909F0" w:rsidRPr="00336751">
        <w:tab/>
        <w:t>(vi).</w:t>
      </w:r>
      <w:r w:rsidR="007909F0" w:rsidRPr="00336751">
        <w:tab/>
      </w:r>
      <w:r w:rsidR="007909F0" w:rsidRPr="00737AFD">
        <w:rPr>
          <w:i/>
        </w:rPr>
        <w:t>Telecommunications</w:t>
      </w:r>
      <w:r w:rsidR="007909F0" w:rsidRPr="00336751">
        <w:t xml:space="preserve">—the electronic transmission, conveyance or routing of voice, data, audio, video, or any other information or signals to a point, or between or among points, by or through the use of any medium such as wires, cables, satellite, microwave, electromagnetic wires, light waves or any combination of those or similar media now in existence or that might be devised, by </w:t>
      </w:r>
      <w:r w:rsidR="007909F0" w:rsidRPr="00737AFD">
        <w:t>telecommunications</w:t>
      </w:r>
      <w:r w:rsidR="007909F0" w:rsidRPr="00336751">
        <w:t xml:space="preserve"> does not include the information content of any such transmission.</w:t>
      </w:r>
    </w:p>
    <w:p w14:paraId="2D286099" w14:textId="77777777" w:rsidR="007909F0" w:rsidRPr="00336751" w:rsidRDefault="00737AFD" w:rsidP="00737AFD">
      <w:pPr>
        <w:pStyle w:val="i0"/>
        <w:tabs>
          <w:tab w:val="clear" w:pos="1080"/>
          <w:tab w:val="decimal" w:pos="1260"/>
          <w:tab w:val="left" w:pos="1530"/>
        </w:tabs>
      </w:pPr>
      <w:r>
        <w:tab/>
      </w:r>
      <w:r w:rsidR="008E5205">
        <w:tab/>
        <w:t>(vii).</w:t>
      </w:r>
      <w:r w:rsidR="008E5205">
        <w:tab/>
      </w:r>
      <w:r w:rsidR="007909F0" w:rsidRPr="00737AFD">
        <w:rPr>
          <w:i/>
        </w:rPr>
        <w:t>Telecommunication Service</w:t>
      </w:r>
      <w:r w:rsidR="007909F0" w:rsidRPr="00336751">
        <w:t xml:space="preserve">—providing telecommunications including service provided by </w:t>
      </w:r>
      <w:r w:rsidR="007909F0" w:rsidRPr="00737AFD">
        <w:t>telecommunication service</w:t>
      </w:r>
      <w:r w:rsidR="007909F0" w:rsidRPr="00336751">
        <w:t xml:space="preserve"> resellers, for a charge and includes telephone service, telegraph service, paging service, personal communication services and mobile or cellular telephone service, but does not include electronic information service or Internet access service.</w:t>
      </w:r>
    </w:p>
    <w:p w14:paraId="010E8987" w14:textId="77777777" w:rsidR="007909F0" w:rsidRPr="00336751" w:rsidRDefault="007909F0" w:rsidP="007909F0">
      <w:pPr>
        <w:pStyle w:val="i0"/>
      </w:pPr>
      <w:r w:rsidRPr="00336751">
        <w:tab/>
        <w:t>ii.</w:t>
      </w:r>
      <w:r w:rsidRPr="00336751">
        <w:tab/>
        <w:t xml:space="preserve">Revenue derived from services, other than from transportation, or telephone, </w:t>
      </w:r>
      <w:r w:rsidRPr="00737AFD">
        <w:t>telecommunications</w:t>
      </w:r>
      <w:r w:rsidRPr="00336751">
        <w:t xml:space="preserve">, and similar services, shall be attributed to the state in which the services are rendered. Services are rendered where they are received by the </w:t>
      </w:r>
      <w:r w:rsidRPr="00737AFD">
        <w:t>customer</w:t>
      </w:r>
      <w:r w:rsidRPr="00336751">
        <w:t>.</w:t>
      </w:r>
    </w:p>
    <w:p w14:paraId="25BEBF82" w14:textId="77777777" w:rsidR="007909F0" w:rsidRPr="00336751" w:rsidRDefault="007909F0" w:rsidP="007909F0">
      <w:pPr>
        <w:pStyle w:val="i0"/>
      </w:pPr>
      <w:r w:rsidRPr="00336751">
        <w:tab/>
        <w:t>iii.</w:t>
      </w:r>
      <w:r w:rsidRPr="00336751">
        <w:tab/>
        <w:t>In any case in which it can be shown that charges for services constitute a pure recovery of the cost of performing the services and do not include a reasonable rate of profit, amounts received in reimbursement of such costs shall not be construed to be revenues received and shall be omitted from both the numerator and denominator of the attribution ratio.</w:t>
      </w:r>
    </w:p>
    <w:p w14:paraId="21C5B24D" w14:textId="77777777" w:rsidR="007909F0" w:rsidRPr="00336751" w:rsidRDefault="007909F0" w:rsidP="007909F0">
      <w:pPr>
        <w:pStyle w:val="a0"/>
      </w:pPr>
      <w:r w:rsidRPr="00336751">
        <w:t>e.</w:t>
      </w:r>
      <w:r w:rsidRPr="00336751">
        <w:tab/>
        <w:t>Rents and Royalties from Immovable or Corporeal Movable Property</w:t>
      </w:r>
    </w:p>
    <w:p w14:paraId="3855EB4F" w14:textId="77777777" w:rsidR="007909F0" w:rsidRPr="00336751" w:rsidRDefault="007909F0" w:rsidP="007909F0">
      <w:pPr>
        <w:pStyle w:val="i0"/>
      </w:pPr>
      <w:r w:rsidRPr="00336751">
        <w:tab/>
        <w:t>i.</w:t>
      </w:r>
      <w:r w:rsidRPr="00336751">
        <w:tab/>
        <w:t xml:space="preserve">Rents and royalties from immovable or corporeal movable property shall be attributed to the state </w:t>
      </w:r>
      <w:r w:rsidRPr="00336751">
        <w:lastRenderedPageBreak/>
        <w:t>where the property is located at the time the revenue is derived, which is construed to be the place at which the property is used resulting in the rental payment. Rents, royalties, and other income from mineral leases, royalty interests, oil payments, and other mineral interests shall be allocated to the state or states in which the property subject to such interest is located.</w:t>
      </w:r>
    </w:p>
    <w:p w14:paraId="533101CA" w14:textId="77777777" w:rsidR="007909F0" w:rsidRPr="00336751" w:rsidRDefault="007909F0" w:rsidP="00762C95">
      <w:pPr>
        <w:pStyle w:val="i0"/>
        <w:spacing w:after="80"/>
      </w:pPr>
      <w:r w:rsidRPr="00336751">
        <w:tab/>
        <w:t>ii.</w:t>
      </w:r>
      <w:r w:rsidRPr="00336751">
        <w:tab/>
        <w:t>In the case of movable property which is used in more than one state or when the lessor has no knowledge of where the property is located at all times, application of the general rule for attributing the revenue from rental of the property may be sufficiently difficult so as to require use of a formula or formulas to determine the place of use for which the rents were paid. The specific formula to be used must be determined by reference to the basis on which rents are charged, the basis of which is usually set forth in the rental agreement. In those cases in which time of possession in the hands of the lessee is the only consideration in calculating rental charges, time used by the lessee in each state will be used as the basis for attributing the revenue to each state. Where miles traveled is the basis for the rental charge, revenue shall be attributed on that basis; where ton miles or traffic density in combination with miles traveled is the basis for the rental charges, revenue will be attributed to each state on that basis. In the case of drilling equipment where rentals are based on the number of feet drilled, income will be attributed to each state based on the ratio of the number of feet drilled within that state to the total number of feet drilled in all states by the rented equipment during the taxable period covered by the rental agreement.</w:t>
      </w:r>
    </w:p>
    <w:p w14:paraId="1A1E7A80" w14:textId="77777777" w:rsidR="007909F0" w:rsidRPr="00336751" w:rsidRDefault="007909F0" w:rsidP="00762C95">
      <w:pPr>
        <w:pStyle w:val="a0"/>
        <w:spacing w:after="80"/>
      </w:pPr>
      <w:r w:rsidRPr="00336751">
        <w:t>f.</w:t>
      </w:r>
      <w:r w:rsidRPr="00336751">
        <w:tab/>
        <w:t>Interest on Customers' Notes and Accounts</w:t>
      </w:r>
    </w:p>
    <w:p w14:paraId="1E4E4B5B" w14:textId="77777777" w:rsidR="007909F0" w:rsidRPr="00336751" w:rsidRDefault="007909F0" w:rsidP="00762C95">
      <w:pPr>
        <w:pStyle w:val="i0"/>
        <w:spacing w:after="80"/>
      </w:pPr>
      <w:r w:rsidRPr="00336751">
        <w:tab/>
        <w:t>i.</w:t>
      </w:r>
      <w:r w:rsidRPr="00336751">
        <w:tab/>
        <w:t>Interest on customers' notes and accounts can generally be associated directly with the specific credit instrument or account upon which the interest is paid and shall be attributed to the state at which the goods were received by the purchaser or services rendered. Interest is construed to include all charges made for the extension of credit, such as finance charges and carrying charges.</w:t>
      </w:r>
    </w:p>
    <w:p w14:paraId="3CADA725" w14:textId="77777777" w:rsidR="007909F0" w:rsidRPr="00336751" w:rsidRDefault="007909F0" w:rsidP="007909F0">
      <w:pPr>
        <w:pStyle w:val="i0"/>
      </w:pPr>
      <w:r w:rsidRPr="00336751">
        <w:tab/>
        <w:t>ii.</w:t>
      </w:r>
      <w:r w:rsidRPr="00336751">
        <w:tab/>
        <w:t>When the records of the taxpayer are not sufficiently detailed so as to enable direct attribution of the revenue, interest, as defined herein, shall be attributed to each state on the basis of a formula or formulas which give due consideration to credit sales in the various states, outstanding customer accounts and notes receivable, and variances in the rates of interest charged or permitted to be charged in each of the states where the taxpayer makes credit sales.</w:t>
      </w:r>
    </w:p>
    <w:p w14:paraId="6CF1FC0C" w14:textId="77777777" w:rsidR="007909F0" w:rsidRPr="00336751" w:rsidRDefault="007909F0" w:rsidP="007909F0">
      <w:pPr>
        <w:pStyle w:val="a0"/>
      </w:pPr>
      <w:r w:rsidRPr="00336751">
        <w:t>g.</w:t>
      </w:r>
      <w:r w:rsidRPr="00336751">
        <w:tab/>
        <w:t>Other Interest and Dividends</w:t>
      </w:r>
    </w:p>
    <w:p w14:paraId="1A5F4EC0" w14:textId="77777777" w:rsidR="007909F0" w:rsidRPr="00336751" w:rsidRDefault="007909F0" w:rsidP="007909F0">
      <w:pPr>
        <w:pStyle w:val="i0"/>
      </w:pPr>
      <w:r w:rsidRPr="00336751">
        <w:tab/>
        <w:t>i.</w:t>
      </w:r>
      <w:r w:rsidRPr="00336751">
        <w:tab/>
        <w:t>Interest, other than on customers' notes and accounts, and dividends shall be attributed to the state in which the securities producing such revenue have their situs, which shall be at the business situs of such securities if they have been so used in connection with the taxpayer's business as to acquire a business situs, or, in the absence of such a business situs, shall be at the commercial domicile of the taxpayer.</w:t>
      </w:r>
    </w:p>
    <w:p w14:paraId="555CCEED" w14:textId="77777777" w:rsidR="007909F0" w:rsidRPr="00336751" w:rsidRDefault="007909F0" w:rsidP="007909F0">
      <w:pPr>
        <w:pStyle w:val="i0"/>
      </w:pPr>
      <w:r w:rsidRPr="00336751">
        <w:tab/>
        <w:t>ii.</w:t>
      </w:r>
      <w:r w:rsidRPr="00336751">
        <w:tab/>
        <w:t xml:space="preserve">Used in connection with the taxpayer's business is construed to mean use of a continuing nature in the regular </w:t>
      </w:r>
      <w:r w:rsidRPr="00336751">
        <w:t>course of business and does not include the mere holding of the instrument at a location or the use of the property as security for credit. Business situs must be established on the basis of facts, indicating precisely the use to which the securities have been put and the manner in which the taxpayer conducts its business.</w:t>
      </w:r>
    </w:p>
    <w:p w14:paraId="647B3642" w14:textId="77777777" w:rsidR="007909F0" w:rsidRPr="00336751" w:rsidRDefault="007909F0" w:rsidP="007909F0">
      <w:pPr>
        <w:pStyle w:val="i0"/>
      </w:pPr>
      <w:r w:rsidRPr="00336751">
        <w:tab/>
        <w:t>iii.</w:t>
      </w:r>
      <w:r w:rsidRPr="00336751">
        <w:tab/>
        <w:t>Commercial Domicile is in that state where management decisions are implemented which is presumed to be the state where the taxpayer conducts its principal business and thereby benefits from public facilities and protection provided by that state. The location of board of directors' meetings is not presumed to create commercial domicile at the location.</w:t>
      </w:r>
    </w:p>
    <w:p w14:paraId="65DD6BD9" w14:textId="77777777" w:rsidR="007909F0" w:rsidRPr="00336751" w:rsidRDefault="007909F0" w:rsidP="007909F0">
      <w:pPr>
        <w:pStyle w:val="i0"/>
      </w:pPr>
      <w:r w:rsidRPr="00336751">
        <w:tab/>
        <w:t>iv.</w:t>
      </w:r>
      <w:r w:rsidRPr="00336751">
        <w:tab/>
        <w:t>Interest and dividends from a parent or subsidiary corporation shall be attributed as provided in R.S. 47:606(B) and the regulations issued thereunder.</w:t>
      </w:r>
    </w:p>
    <w:p w14:paraId="7A7F56EB" w14:textId="77777777" w:rsidR="007909F0" w:rsidRPr="00336751" w:rsidRDefault="007909F0" w:rsidP="007909F0">
      <w:pPr>
        <w:pStyle w:val="a0"/>
      </w:pPr>
      <w:r w:rsidRPr="00336751">
        <w:t>h.</w:t>
      </w:r>
      <w:r w:rsidRPr="00336751">
        <w:tab/>
        <w:t>Royalties or Similar Revenue from the Use of Patents, Trademarks, Secret Processes, and Other Similar Intangible Rights</w:t>
      </w:r>
    </w:p>
    <w:p w14:paraId="02367594" w14:textId="77777777" w:rsidR="007909F0" w:rsidRPr="00336751" w:rsidRDefault="007909F0" w:rsidP="007909F0">
      <w:pPr>
        <w:pStyle w:val="i0"/>
      </w:pPr>
      <w:r w:rsidRPr="00336751">
        <w:tab/>
        <w:t>i.</w:t>
      </w:r>
      <w:r w:rsidRPr="00336751">
        <w:tab/>
        <w:t>Royalties or similar revenue received for the use of patents, trademarks, secret processes, and other similar intangible rights shall be attributed to the state or states in which such rights are used by the licensee from whom the income is received.</w:t>
      </w:r>
    </w:p>
    <w:p w14:paraId="7E495A25" w14:textId="77777777" w:rsidR="007909F0" w:rsidRPr="00336751" w:rsidRDefault="007909F0" w:rsidP="007909F0">
      <w:pPr>
        <w:pStyle w:val="i0"/>
      </w:pPr>
      <w:r w:rsidRPr="00336751">
        <w:tab/>
        <w:t>ii.</w:t>
      </w:r>
      <w:r w:rsidRPr="00336751">
        <w:tab/>
        <w:t>In those cases where the rights are used by the licensee in more than one state, royalties and similar revenue will be attributed to the states on the basis of a ratio which gives due consideration to the proportion of use of the right by the licensee within each of the states. When the royalty is based on a measurable unit of production, sales, or other measurable unit, the attribution ratio shall be based on such units within each state to the total of such units for which the royalties were received. When the royalty or similar revenue is not based on measurable units, the attribution ratio will be based on the relative amounts of income produced by the licensee in each state or on such other ratio as will clearly reflect the proportion of use of the rights by the licensee in each state.</w:t>
      </w:r>
    </w:p>
    <w:p w14:paraId="5F14442A" w14:textId="77777777" w:rsidR="007909F0" w:rsidRPr="00336751" w:rsidRDefault="007909F0" w:rsidP="007909F0">
      <w:pPr>
        <w:pStyle w:val="a0"/>
      </w:pPr>
      <w:r w:rsidRPr="00336751">
        <w:t>i.</w:t>
      </w:r>
      <w:r w:rsidRPr="00336751">
        <w:tab/>
        <w:t>Revenue from a Parent or Subsidiary Corporation. Revenue from a parent or subsidiary corporation shall be allocated as provided in R.S. 47:606(B) and the regulations issued thereunder.</w:t>
      </w:r>
    </w:p>
    <w:p w14:paraId="2787E071" w14:textId="77777777" w:rsidR="007909F0" w:rsidRPr="00336751" w:rsidRDefault="007909F0" w:rsidP="007909F0">
      <w:pPr>
        <w:pStyle w:val="a0"/>
      </w:pPr>
      <w:r w:rsidRPr="00336751">
        <w:t>j.</w:t>
      </w:r>
      <w:r w:rsidRPr="00336751">
        <w:tab/>
        <w:t>All Other Revenues</w:t>
      </w:r>
    </w:p>
    <w:p w14:paraId="22BA1915" w14:textId="77777777" w:rsidR="007909F0" w:rsidRPr="00336751" w:rsidRDefault="007909F0" w:rsidP="007909F0">
      <w:pPr>
        <w:pStyle w:val="i0"/>
      </w:pPr>
      <w:r w:rsidRPr="00336751">
        <w:tab/>
        <w:t>i.</w:t>
      </w:r>
      <w:r w:rsidRPr="00336751">
        <w:tab/>
        <w:t>All revenues which are not specifically described in §306.A.l.a-i shall be attributed within and without Louisiana on the basis of such ratio or ratios as may be reasonably applicable to the type of revenue and business involved.</w:t>
      </w:r>
    </w:p>
    <w:p w14:paraId="5860FFC9" w14:textId="77777777" w:rsidR="007909F0" w:rsidRPr="00336751" w:rsidRDefault="007909F0" w:rsidP="007909F0">
      <w:pPr>
        <w:pStyle w:val="i0"/>
      </w:pPr>
      <w:r w:rsidRPr="00336751">
        <w:tab/>
        <w:t>ii.</w:t>
      </w:r>
      <w:r w:rsidRPr="00336751">
        <w:tab/>
        <w:t xml:space="preserve">In the case of revenue from construction, repairs, and similar services, generally, all of the work will be performed at a specific geographical location and the total revenue, including all billings by the taxpayer without regard to the method of reporting gain for purpose of the income tax statutes, shall be attributed to the place where the work is performed. In the case of contracts wherein a material part or </w:t>
      </w:r>
      <w:r w:rsidRPr="00336751">
        <w:lastRenderedPageBreak/>
        <w:t>parts of the work may have been performed in another state, such as the design, engineering, manufacture, fabrication, or preassembly of component parts, total revenue from the specific elements will be attributed to the place at which that segment of the work was performed on the basis of segregated charges contained in the performance contract. In the absence of segregated charges in the contract, revenues shall be allocated on the basis of a formula or formulas which give due consideration to such factors as direct cost, time devoted to the separate elements, and relative profitability of the specific function. Such ratios may be based on estimates of costs compiled during calculation of bid amounts for purposes of securing the contract in the absence of sufficient contract segregation of the charges between functions or sufficient records necessary to determine direct cost.</w:t>
      </w:r>
    </w:p>
    <w:p w14:paraId="1C41B4F6" w14:textId="77777777" w:rsidR="007909F0" w:rsidRPr="00336751" w:rsidRDefault="007909F0" w:rsidP="00711BB7">
      <w:pPr>
        <w:pStyle w:val="i0"/>
        <w:tabs>
          <w:tab w:val="clear" w:pos="1080"/>
          <w:tab w:val="left" w:pos="1170"/>
          <w:tab w:val="left" w:pos="1260"/>
        </w:tabs>
      </w:pPr>
      <w:r w:rsidRPr="00336751">
        <w:tab/>
        <w:t>iii.(a).</w:t>
      </w:r>
      <w:r w:rsidRPr="00336751">
        <w:tab/>
        <w:t>Revenues from partnerships shall be attributed within and without Louisiana based on the proportion of the partnership's capital employed in Louisiana. The proportion of the partnership's capital employed in Louisiana is the allocation ratio, also known as the franchise tax apportionment ratio, that would be computed for the partnership if the partnership were a corporation subject to franchise tax.</w:t>
      </w:r>
    </w:p>
    <w:p w14:paraId="1FC80D46" w14:textId="77777777" w:rsidR="007909F0" w:rsidRPr="00336751" w:rsidRDefault="007909F0" w:rsidP="00711BB7">
      <w:pPr>
        <w:pStyle w:val="a1"/>
        <w:tabs>
          <w:tab w:val="left" w:pos="1170"/>
        </w:tabs>
      </w:pPr>
      <w:r w:rsidRPr="00336751">
        <w:t>(b).</w:t>
      </w:r>
      <w:r w:rsidRPr="00336751">
        <w:tab/>
        <w:t>Revenues from a partnership are the partner's distributive share of partnership net income when the partner's distributive share of partnership net income is a positive amount. Losses from a partnership are not revenues from a partnership.</w:t>
      </w:r>
    </w:p>
    <w:p w14:paraId="58B1E9FB" w14:textId="77777777" w:rsidR="007909F0" w:rsidRPr="00336751" w:rsidRDefault="007909F0" w:rsidP="00711BB7">
      <w:pPr>
        <w:pStyle w:val="a1"/>
        <w:tabs>
          <w:tab w:val="left" w:pos="1170"/>
        </w:tabs>
      </w:pPr>
      <w:r w:rsidRPr="00336751">
        <w:t>(c).</w:t>
      </w:r>
      <w:r w:rsidRPr="00336751">
        <w:tab/>
        <w:t>Revenue from a partnership should be revenue from the partnership as reflected on the taxpayer's books. However, if there is no difference in the proportions of incomes, expenses, gains, losses, credits and other items accruing to the taxpayer from the partnership for book purposes and tax purposes the taxpayer may use tax basis revenue from a partnership. Once a taxpayer uses either book basis revenue or tax basis revenue, that basis must be used for all future tax periods.</w:t>
      </w:r>
    </w:p>
    <w:p w14:paraId="3C6A1AD3" w14:textId="77777777" w:rsidR="007909F0" w:rsidRPr="00336751" w:rsidRDefault="007909F0" w:rsidP="007909F0">
      <w:pPr>
        <w:pStyle w:val="i0"/>
      </w:pPr>
      <w:r w:rsidRPr="00336751">
        <w:tab/>
        <w:t>iv.</w:t>
      </w:r>
      <w:r w:rsidRPr="00336751">
        <w:tab/>
        <w:t>The term partnership includes a syndicate, group, pool, joint venture, limited liability company, or other unincorporated organization through or by means of which any business, financial operation, or venture is carried on.</w:t>
      </w:r>
    </w:p>
    <w:p w14:paraId="4D93E5EC" w14:textId="77777777" w:rsidR="007909F0" w:rsidRPr="00336751" w:rsidRDefault="007909F0" w:rsidP="00762C95">
      <w:pPr>
        <w:pStyle w:val="1"/>
        <w:spacing w:after="80"/>
      </w:pPr>
      <w:r w:rsidRPr="00336751">
        <w:t>2.</w:t>
      </w:r>
      <w:r w:rsidRPr="00336751">
        <w:tab/>
        <w:t>Property and Assets. For the purpose of calculating the ratio of the value of property situated or used by a corporation in Louisiana to the value of all property wherever situated, both tangible and intangible property must be considered. The minimum value to be included in both the numerator and denominator is the value recorded on the books of the taxpayer. Both the cost recorded on the books of the corporation and the reserves applicable thereto are subject to examination and revision by the secretary when such revision is found to be necessary in order to reflect properly the extent to which capital of the corporation is employed in the exercise of its charter; in no event, however, shall the revision by the secretary to any asset value or applicable reserve result in a net valuation which exceeds actual cost of the asset to the taxpayer. Assets will be allocated as follows.</w:t>
      </w:r>
    </w:p>
    <w:p w14:paraId="3DE85D56" w14:textId="77777777" w:rsidR="007909F0" w:rsidRPr="00336751" w:rsidRDefault="007909F0" w:rsidP="00762C95">
      <w:pPr>
        <w:pStyle w:val="a0"/>
        <w:spacing w:after="80"/>
      </w:pPr>
      <w:r w:rsidRPr="00336751">
        <w:t>a.</w:t>
      </w:r>
      <w:r w:rsidRPr="00336751">
        <w:tab/>
        <w:t>Cash on hand shall be allocated to the state in which the cash is physically located.</w:t>
      </w:r>
    </w:p>
    <w:p w14:paraId="1651747A" w14:textId="77777777" w:rsidR="007909F0" w:rsidRPr="00336751" w:rsidRDefault="007909F0" w:rsidP="00762C95">
      <w:pPr>
        <w:pStyle w:val="a0"/>
        <w:spacing w:after="80"/>
      </w:pPr>
      <w:r w:rsidRPr="00336751">
        <w:t>b.</w:t>
      </w:r>
      <w:r w:rsidRPr="00336751">
        <w:tab/>
        <w:t>Cash in banks and temporary cash investments shall be allocated to the state in which they have their business situs if they have been so used as to have acquired a business situs. In the absence of a business situs for such assets, cash in banks and temporary cash investments shall be allocated to the state in which the commercial domicile of the taxpayer is located.</w:t>
      </w:r>
    </w:p>
    <w:p w14:paraId="4DEE23B1" w14:textId="77777777" w:rsidR="007909F0" w:rsidRPr="00336751" w:rsidRDefault="007909F0" w:rsidP="00762C95">
      <w:pPr>
        <w:pStyle w:val="a0"/>
        <w:spacing w:after="80"/>
      </w:pPr>
      <w:r w:rsidRPr="00336751">
        <w:t>c.</w:t>
      </w:r>
      <w:r w:rsidRPr="00336751">
        <w:tab/>
        <w:t>Trade accounts and trade notes receivable are construed to mean only those accounts and notes receivable resulting from the sale of merchandise or the performance of services for customers in the regular course of business of the taxpayer. Such accounts and notes shall be allocated to the location at which the merchandise was delivered or at which the services were performed resulting in the receivable. In the absence of sufficient recorded detail upon which to base the allocation of specific accounts and notes receivable to the various states, such accounts and notes may, by agreement between the secretary and the corporation, be allocated to the separate states based upon the ratio of credit sales within any particular state to the total of all credit sales.</w:t>
      </w:r>
    </w:p>
    <w:p w14:paraId="43DC200E" w14:textId="77777777" w:rsidR="007909F0" w:rsidRPr="00336751" w:rsidRDefault="007909F0" w:rsidP="00762C95">
      <w:pPr>
        <w:pStyle w:val="a0"/>
        <w:spacing w:after="80"/>
      </w:pPr>
      <w:r w:rsidRPr="00336751">
        <w:t>d.</w:t>
      </w:r>
      <w:r w:rsidRPr="00336751">
        <w:tab/>
        <w:t>Investments in and advances to a parent or subsidiary corporation shall be allocated as provided in R.S. 47:606(B) and the regulations issued thereunder.</w:t>
      </w:r>
    </w:p>
    <w:p w14:paraId="6EC6A25C" w14:textId="77777777" w:rsidR="007909F0" w:rsidRPr="00336751" w:rsidRDefault="007909F0" w:rsidP="007909F0">
      <w:pPr>
        <w:pStyle w:val="a0"/>
      </w:pPr>
      <w:r w:rsidRPr="00336751">
        <w:t>e.</w:t>
      </w:r>
      <w:r w:rsidRPr="00336751">
        <w:tab/>
        <w:t>Notes and accounts receivable other than temporary cash investments, trade notes and accounts, and advances to a parent or subsidiary, shall be allocated to the state in which they have their business situs if they have been so used as to have acquired a business situs. In the absence of a business situs for such assets, notes and accounts receivable other than temporary cash investments, trade notes and accounts, and advances to a parent or subsidiary shall be allocated to the state in which the commercial domicile of the taxpayer is located. See §306.A.1.g relative to business situs and commercial domicile.</w:t>
      </w:r>
    </w:p>
    <w:p w14:paraId="554F8521" w14:textId="77777777" w:rsidR="007909F0" w:rsidRPr="00336751" w:rsidRDefault="007909F0" w:rsidP="007909F0">
      <w:pPr>
        <w:pStyle w:val="a0"/>
      </w:pPr>
      <w:r w:rsidRPr="00336751">
        <w:t>f.</w:t>
      </w:r>
      <w:r w:rsidRPr="00336751">
        <w:tab/>
        <w:t>Stocks and bonds other than temporary cash investments and investments in or advances to a parent or subsidiary corporation shall be allocated to the state in which they have their business situs if they have been so used as to have acquired a business situs. In the absence of a business situs for such assets, stocks and bonds other than temporary cash investments and advances to a parent or subsidiary corporation shall be allocated to the state in which the commercial domicile of the corporation is located.</w:t>
      </w:r>
    </w:p>
    <w:p w14:paraId="66B3176E" w14:textId="77777777" w:rsidR="007909F0" w:rsidRPr="00336751" w:rsidRDefault="007909F0" w:rsidP="007909F0">
      <w:pPr>
        <w:pStyle w:val="a0"/>
      </w:pPr>
      <w:r w:rsidRPr="00336751">
        <w:t>g.</w:t>
      </w:r>
      <w:r w:rsidRPr="00336751">
        <w:tab/>
        <w:t>Immovable property and corporeal movable property which is used entirely within a particular state shall be allocated to the state in which the property is located. Movable property which is not limited in use to any particular state shall be allocated among the states in which used on the basis of a ratio which gives due consideration to the extent of use in each of the states. For the purpose of determining the amount to be included in the numerator of the property ratio with respect to corporeal movable property used both within and without Louisiana, the following rules shall apply.</w:t>
      </w:r>
    </w:p>
    <w:p w14:paraId="7F96CBFF" w14:textId="77777777" w:rsidR="007909F0" w:rsidRPr="00336751" w:rsidRDefault="007909F0" w:rsidP="007909F0">
      <w:pPr>
        <w:pStyle w:val="i0"/>
      </w:pPr>
      <w:r w:rsidRPr="00336751">
        <w:tab/>
        <w:t>i.</w:t>
      </w:r>
      <w:r w:rsidRPr="00336751">
        <w:tab/>
        <w:t xml:space="preserve">The value of diesel locomotives shall be allocated to Louisiana on the basis of the ratio of diesel </w:t>
      </w:r>
      <w:r w:rsidRPr="00336751">
        <w:lastRenderedPageBreak/>
        <w:t>locomotive miles traveled in Louisiana to total diesel locomotive miles.</w:t>
      </w:r>
    </w:p>
    <w:p w14:paraId="571CEB33" w14:textId="77777777" w:rsidR="007909F0" w:rsidRPr="00336751" w:rsidRDefault="007909F0" w:rsidP="007909F0">
      <w:pPr>
        <w:pStyle w:val="i0"/>
      </w:pPr>
      <w:r w:rsidRPr="00336751">
        <w:tab/>
        <w:t>ii.</w:t>
      </w:r>
      <w:r w:rsidRPr="00336751">
        <w:tab/>
        <w:t>The value of other locomotives shall be allocated to Louisiana on the basis of the ratio of other locomotive miles traveled in Louisiana to total other locomotive miles.</w:t>
      </w:r>
    </w:p>
    <w:p w14:paraId="0B77DD38" w14:textId="77777777" w:rsidR="007909F0" w:rsidRPr="00336751" w:rsidRDefault="007909F0" w:rsidP="007909F0">
      <w:pPr>
        <w:pStyle w:val="i0"/>
      </w:pPr>
      <w:r w:rsidRPr="00336751">
        <w:tab/>
        <w:t>iii.</w:t>
      </w:r>
      <w:r w:rsidRPr="00336751">
        <w:tab/>
        <w:t>The value of freight train cars shall be allocated to Louisiana on the basis of the ratio of freight car miles traveled in Louisiana to total freight car miles.</w:t>
      </w:r>
    </w:p>
    <w:p w14:paraId="106E7115" w14:textId="77777777" w:rsidR="007909F0" w:rsidRPr="00336751" w:rsidRDefault="007909F0" w:rsidP="007909F0">
      <w:pPr>
        <w:pStyle w:val="i0"/>
      </w:pPr>
      <w:r w:rsidRPr="00336751">
        <w:tab/>
        <w:t>iv.</w:t>
      </w:r>
      <w:r w:rsidRPr="00336751">
        <w:tab/>
        <w:t>The value of railroad passenger cars shall be allocated to Louisiana on the basis of the ratio of passenger car miles traveled in Louisiana to total passenger car miles.</w:t>
      </w:r>
    </w:p>
    <w:p w14:paraId="77F4EDE5" w14:textId="77777777" w:rsidR="007909F0" w:rsidRPr="00336751" w:rsidRDefault="007909F0" w:rsidP="00762C95">
      <w:pPr>
        <w:pStyle w:val="i0"/>
        <w:spacing w:after="80"/>
      </w:pPr>
      <w:r w:rsidRPr="00336751">
        <w:tab/>
        <w:t>v.</w:t>
      </w:r>
      <w:r w:rsidRPr="00336751">
        <w:tab/>
        <w:t>The value of passenger buses shall be allocated to Louisiana on the basis of the ratio of passenger bus miles traveled in Louisiana to total passenger bus miles.</w:t>
      </w:r>
    </w:p>
    <w:p w14:paraId="0A575E09" w14:textId="77777777" w:rsidR="007909F0" w:rsidRPr="00336751" w:rsidRDefault="007909F0" w:rsidP="00762C95">
      <w:pPr>
        <w:pStyle w:val="i0"/>
        <w:spacing w:after="80"/>
      </w:pPr>
      <w:r w:rsidRPr="00336751">
        <w:tab/>
        <w:t>vi.</w:t>
      </w:r>
      <w:r w:rsidRPr="00336751">
        <w:tab/>
        <w:t>The value of diesel trucks shall be allocated to Louisiana on the basis of the ratio of diesel truck miles traveled in Louisiana to total diesel truck miles.</w:t>
      </w:r>
    </w:p>
    <w:p w14:paraId="54BF2BDA" w14:textId="77777777" w:rsidR="007909F0" w:rsidRPr="00336751" w:rsidRDefault="007909F0" w:rsidP="00762C95">
      <w:pPr>
        <w:pStyle w:val="i0"/>
        <w:spacing w:after="80"/>
      </w:pPr>
      <w:r w:rsidRPr="00336751">
        <w:tab/>
        <w:t>vii.</w:t>
      </w:r>
      <w:r w:rsidRPr="00336751">
        <w:tab/>
        <w:t>The value of other trucks shall be allocated to Louisiana on the basis of the ratio of other truck miles traveled in Louisiana to total other truck miles.</w:t>
      </w:r>
    </w:p>
    <w:p w14:paraId="450226F5" w14:textId="77777777" w:rsidR="007909F0" w:rsidRPr="00336751" w:rsidRDefault="007909F0" w:rsidP="00762C95">
      <w:pPr>
        <w:pStyle w:val="i0"/>
        <w:spacing w:after="80"/>
      </w:pPr>
      <w:r w:rsidRPr="00336751">
        <w:tab/>
        <w:t>viii.</w:t>
      </w:r>
      <w:r w:rsidRPr="00336751">
        <w:tab/>
        <w:t>The value of trailers shall be allocated to Louisiana on the basis of the ratio of trailer miles traveled in Louisiana to total trailer miles.</w:t>
      </w:r>
    </w:p>
    <w:p w14:paraId="7E9D59E5" w14:textId="77777777" w:rsidR="007909F0" w:rsidRPr="00336751" w:rsidRDefault="007909F0" w:rsidP="00762C95">
      <w:pPr>
        <w:pStyle w:val="i0"/>
        <w:spacing w:after="80"/>
      </w:pPr>
      <w:r w:rsidRPr="00336751">
        <w:tab/>
        <w:t>ix.</w:t>
      </w:r>
      <w:r w:rsidRPr="00336751">
        <w:tab/>
        <w:t>The value of towboats shall be allocated to Louisiana on the basis of the ratio of towboat miles traveled in Louisiana to total towboat miles. In the determination of Louisiana towboat miles, one-half of the mileage of navigable rivers or streams bordering on both Louisiana and another state shall be considered Louisiana miles.</w:t>
      </w:r>
    </w:p>
    <w:p w14:paraId="758E9EAC" w14:textId="77777777" w:rsidR="007909F0" w:rsidRPr="00336751" w:rsidRDefault="007909F0" w:rsidP="007909F0">
      <w:pPr>
        <w:pStyle w:val="i0"/>
      </w:pPr>
      <w:r w:rsidRPr="00336751">
        <w:tab/>
        <w:t>x.</w:t>
      </w:r>
      <w:r w:rsidRPr="00336751">
        <w:tab/>
        <w:t>The value of tugs shall be allocated to Louisiana on the basis of the ratio of tug miles traveled in Louisiana to total tug miles. In the determination of Louisiana tug miles, one-half of the mileage of navigable rivers or streams bordering on both Louisiana and another state shall be considered Louisiana miles.</w:t>
      </w:r>
    </w:p>
    <w:p w14:paraId="7B6A2FAE" w14:textId="77777777" w:rsidR="007909F0" w:rsidRPr="00336751" w:rsidRDefault="007909F0" w:rsidP="007909F0">
      <w:pPr>
        <w:pStyle w:val="i0"/>
      </w:pPr>
      <w:r w:rsidRPr="00336751">
        <w:tab/>
        <w:t>xi.</w:t>
      </w:r>
      <w:r w:rsidRPr="00336751">
        <w:tab/>
        <w:t>The value of barges shall be allocated to Louisiana on the basis of the ratio of barge miles traveled in Louisiana to total barge miles. In the determination of Louisiana barge miles, one-half of the mileage of navigable rivers or streams bordering on both Louisiana and another state shall be considered Louisiana miles.</w:t>
      </w:r>
    </w:p>
    <w:p w14:paraId="33B42883" w14:textId="77777777" w:rsidR="007909F0" w:rsidRPr="00336751" w:rsidRDefault="007909F0" w:rsidP="007909F0">
      <w:pPr>
        <w:pStyle w:val="i0"/>
      </w:pPr>
      <w:r w:rsidRPr="00336751">
        <w:tab/>
        <w:t>xii.</w:t>
      </w:r>
      <w:r w:rsidRPr="00336751">
        <w:tab/>
        <w:t>The value of work and miscellaneous equipment shall be allocated to Louisiana in the following manner:</w:t>
      </w:r>
    </w:p>
    <w:p w14:paraId="2182FEA3" w14:textId="77777777" w:rsidR="007909F0" w:rsidRPr="00336751" w:rsidRDefault="007909F0" w:rsidP="007909F0">
      <w:pPr>
        <w:pStyle w:val="a1"/>
      </w:pPr>
      <w:r w:rsidRPr="00336751">
        <w:t>(a).</w:t>
      </w:r>
      <w:r w:rsidRPr="00336751">
        <w:tab/>
        <w:t>in the case of a railroad, on the basis of the ratio of track miles in Louisiana to total track miles;</w:t>
      </w:r>
    </w:p>
    <w:p w14:paraId="396F6CE9" w14:textId="77777777" w:rsidR="007909F0" w:rsidRPr="00336751" w:rsidRDefault="007909F0" w:rsidP="007909F0">
      <w:pPr>
        <w:pStyle w:val="a1"/>
      </w:pPr>
      <w:r w:rsidRPr="00336751">
        <w:t>(b).</w:t>
      </w:r>
      <w:r w:rsidRPr="00336751">
        <w:tab/>
        <w:t>in the case of truck and bus transportation, on the basis of the ratio of route miles operated in Louisiana to total route miles; and</w:t>
      </w:r>
    </w:p>
    <w:p w14:paraId="02B1FB3E" w14:textId="77777777" w:rsidR="007909F0" w:rsidRPr="00336751" w:rsidRDefault="007909F0" w:rsidP="00762C95">
      <w:pPr>
        <w:pStyle w:val="a1"/>
        <w:spacing w:after="80"/>
      </w:pPr>
      <w:r w:rsidRPr="00336751">
        <w:t>(c).</w:t>
      </w:r>
      <w:r w:rsidRPr="00336751">
        <w:tab/>
        <w:t xml:space="preserve">in the case of inland waterway transportation, on the basis of the ratio of bank miles in Louisiana to total bank miles. In the determination of bank mileage of navigable rivers or streams bordering on both Louisiana and another </w:t>
      </w:r>
      <w:r w:rsidRPr="00336751">
        <w:t>state, one-half of such mileage shall be considered Louisiana miles.</w:t>
      </w:r>
    </w:p>
    <w:p w14:paraId="01002FC7" w14:textId="77777777" w:rsidR="007909F0" w:rsidRPr="00336751" w:rsidRDefault="007909F0" w:rsidP="00762C95">
      <w:pPr>
        <w:pStyle w:val="i0"/>
        <w:spacing w:after="80"/>
      </w:pPr>
      <w:r w:rsidRPr="00336751">
        <w:tab/>
        <w:t>xiii.</w:t>
      </w:r>
      <w:r w:rsidRPr="00336751">
        <w:tab/>
        <w:t>The value of other floating equipment shall be allocated to Louisiana on the basis of the ratio of operating equipment miles within Louisiana to total operating equipment miles for the particular equipment to be allocated. In the determination of Louisiana operating equipment miles, one-half of the mileage of navigable rivers or streams bordering on both Louisiana and another state shall be considered Louisiana miles.</w:t>
      </w:r>
    </w:p>
    <w:p w14:paraId="7F3585E3" w14:textId="77777777" w:rsidR="007909F0" w:rsidRPr="00336751" w:rsidRDefault="007909F0" w:rsidP="00762C95">
      <w:pPr>
        <w:pStyle w:val="i0"/>
        <w:spacing w:after="80"/>
      </w:pPr>
      <w:r w:rsidRPr="00336751">
        <w:tab/>
        <w:t>xiv.</w:t>
      </w:r>
      <w:r w:rsidRPr="00336751">
        <w:tab/>
        <w:t>The value of flight equipment shall be allocated to Louisiana on the basis of the ratio of ton miles flown within Louisiana to total ton miles. For the purpose of determining Louisiana ton miles, a passenger and his luggage shall be assigned a weight factor of 1/10 of 1 ton.</w:t>
      </w:r>
    </w:p>
    <w:p w14:paraId="435E46D3" w14:textId="77777777" w:rsidR="007909F0" w:rsidRPr="00336751" w:rsidRDefault="007909F0" w:rsidP="00762C95">
      <w:pPr>
        <w:pStyle w:val="i0"/>
        <w:spacing w:after="80"/>
      </w:pPr>
      <w:r w:rsidRPr="00336751">
        <w:tab/>
        <w:t>xv.</w:t>
      </w:r>
      <w:r w:rsidRPr="00336751">
        <w:tab/>
        <w:t>The value of inventories of merchandise in transit shall be allocated to the state in which their delivery destination is located in the absence of conclusive evidence to the contrary.</w:t>
      </w:r>
    </w:p>
    <w:p w14:paraId="12CFF2EF" w14:textId="77777777" w:rsidR="007909F0" w:rsidRPr="00336751" w:rsidRDefault="007909F0" w:rsidP="00762C95">
      <w:pPr>
        <w:pStyle w:val="i0"/>
        <w:spacing w:after="80"/>
      </w:pPr>
      <w:r w:rsidRPr="00336751">
        <w:tab/>
        <w:t>xvi.</w:t>
      </w:r>
      <w:r w:rsidRPr="00336751">
        <w:tab/>
        <w:t>All other corporeal movable property shall be allocated to Louisiana on the basis of such ratio or ratios as will reasonably reflect the extent of their use within this state. In any case where the information necessary to determine the prescribed ratio is not readily available from the taxpayer's records, the secretary may require the allocation of the value of the property on the basis of any method deemed reasonable by the secretary.</w:t>
      </w:r>
    </w:p>
    <w:p w14:paraId="4EA76BFA" w14:textId="77777777" w:rsidR="007909F0" w:rsidRPr="00336751" w:rsidRDefault="007909F0" w:rsidP="00762C95">
      <w:pPr>
        <w:pStyle w:val="a0"/>
        <w:spacing w:after="80"/>
      </w:pPr>
      <w:r w:rsidRPr="00336751">
        <w:t>h.</w:t>
      </w:r>
      <w:r w:rsidRPr="00336751">
        <w:tab/>
        <w:t>All other assets shall be allocated within or without Louisiana on such basis as may be reasonably applicable to the particular asset and the type of business involved. Investments in or advances to a partnership shall be attributed within and without Louisiana based on the proportion of the partnership's capital employed in Louisiana. The proportion of the partnership's capital employed in Louisiana is the allocation ratio, also known as the franchise tax apportionment ratio, that would be computed for the partnership if the partnership were a corporation subject to franchise tax.</w:t>
      </w:r>
    </w:p>
    <w:p w14:paraId="07E635A8" w14:textId="77777777" w:rsidR="007909F0" w:rsidRPr="00336751" w:rsidRDefault="007909F0" w:rsidP="00762C95">
      <w:pPr>
        <w:pStyle w:val="A"/>
        <w:spacing w:after="80"/>
      </w:pPr>
      <w:r w:rsidRPr="00336751">
        <w:t>B.</w:t>
      </w:r>
      <w:r w:rsidRPr="00336751">
        <w:tab/>
        <w:t>Allocation of Intercompany Items</w:t>
      </w:r>
    </w:p>
    <w:p w14:paraId="25A52DB9" w14:textId="77777777" w:rsidR="007909F0" w:rsidRPr="00336751" w:rsidRDefault="007909F0" w:rsidP="00762C95">
      <w:pPr>
        <w:pStyle w:val="1"/>
        <w:spacing w:after="80"/>
      </w:pPr>
      <w:r w:rsidRPr="00336751">
        <w:t>1.</w:t>
      </w:r>
      <w:r w:rsidRPr="00336751">
        <w:tab/>
        <w:t>Without regard to the legal or commercial domicile of a corporation subject to the corporation franchise tax, and without regard to the business situs of investments in or advances to a subsidiary or parent corporation by a corporation subject to the corporation franchise tax , all such investments in, advances to, and revenue from such parent or subsidiary shall be allocated to Louisiana on the basis of the percentage of capital employed in Louisiana by the parent or subsidiary corporation for franchise tax purposes. The corporation franchise tax ratio of the parent or subsidiary shall be the measure of the extent to which the investment in, advances to, and revenues from the parent or subsidiary are attributable to Louisiana for purposes of determining the revenue and property ratios to be used in allocating the total taxable base of any corporation subject to the corporation franchise tax.</w:t>
      </w:r>
    </w:p>
    <w:p w14:paraId="4CD7D4D1" w14:textId="77777777" w:rsidR="007909F0" w:rsidRPr="00336751" w:rsidRDefault="007909F0" w:rsidP="00762C95">
      <w:pPr>
        <w:pStyle w:val="1"/>
        <w:spacing w:after="80"/>
      </w:pPr>
      <w:r w:rsidRPr="00336751">
        <w:t>2.</w:t>
      </w:r>
      <w:r w:rsidRPr="00336751">
        <w:tab/>
        <w:t xml:space="preserve">A subsidiary corporation is any corporation the majority of the capital stock of which is actually, wholly, or </w:t>
      </w:r>
      <w:r w:rsidRPr="00336751">
        <w:lastRenderedPageBreak/>
        <w:t>substantially owned by another corporation and whose management, business policies, and operations are, howsoever, actually, wholly, or substantially controlled by another corporation. Such latter corporation shall be termed the parent corporation.</w:t>
      </w:r>
    </w:p>
    <w:p w14:paraId="0F0C4220" w14:textId="77777777" w:rsidR="007909F0" w:rsidRPr="00336751" w:rsidRDefault="007909F0" w:rsidP="00762C95">
      <w:pPr>
        <w:pStyle w:val="1"/>
        <w:spacing w:after="80"/>
      </w:pPr>
      <w:r w:rsidRPr="00336751">
        <w:t>3.</w:t>
      </w:r>
      <w:r w:rsidRPr="00336751">
        <w:tab/>
        <w:t>In general, the ownership, either directly or indirectly, of more than 50 percent of the voting stock of any corporation constitutes control of that corporation's management, business policies, and operations, whether such control is documented by formal directives from the owner of such stock or not.</w:t>
      </w:r>
    </w:p>
    <w:p w14:paraId="64518430" w14:textId="77777777" w:rsidR="007909F0" w:rsidRPr="00336751" w:rsidRDefault="007909F0" w:rsidP="00762C95">
      <w:pPr>
        <w:pStyle w:val="1"/>
        <w:spacing w:after="80"/>
      </w:pPr>
      <w:r w:rsidRPr="00336751">
        <w:t>4.</w:t>
      </w:r>
      <w:r w:rsidRPr="00336751">
        <w:tab/>
        <w:t>Other criteria which will be construed to constitute control of the management, business policies, and operations of a corporation are:</w:t>
      </w:r>
    </w:p>
    <w:p w14:paraId="264918FB" w14:textId="77777777" w:rsidR="007909F0" w:rsidRPr="00336751" w:rsidRDefault="007909F0" w:rsidP="00762C95">
      <w:pPr>
        <w:pStyle w:val="a0"/>
        <w:spacing w:after="80"/>
      </w:pPr>
      <w:r w:rsidRPr="00336751">
        <w:t>a.</w:t>
      </w:r>
      <w:r w:rsidRPr="00336751">
        <w:tab/>
        <w:t>the filing of a consolidated income tax return in which operations of the corporation are included with operations of the corporation owning more than 50 percent of its stock for purposes of determining its federal income tax liability, foreign tax credits, investment credits, other credits against its tax, and the alternative minimum tax; or</w:t>
      </w:r>
    </w:p>
    <w:p w14:paraId="5D500C1B" w14:textId="77777777" w:rsidR="007909F0" w:rsidRPr="00336751" w:rsidRDefault="007909F0" w:rsidP="00762C95">
      <w:pPr>
        <w:pStyle w:val="a0"/>
        <w:spacing w:after="80"/>
      </w:pPr>
      <w:r w:rsidRPr="00336751">
        <w:t>b.</w:t>
      </w:r>
      <w:r w:rsidRPr="00336751">
        <w:tab/>
        <w:t>the requirement or policy that the purchase of a majority of the merchandise, equipment, supplies, or services required for operations be made from the corporation owning more than 50 percent of its stock, its designee, or from another corporation in which the owning corporation owns more than 50 percent of the stock; or</w:t>
      </w:r>
    </w:p>
    <w:p w14:paraId="62ED471E" w14:textId="77777777" w:rsidR="007909F0" w:rsidRPr="00336751" w:rsidRDefault="007909F0" w:rsidP="00762C95">
      <w:pPr>
        <w:pStyle w:val="a0"/>
        <w:spacing w:after="80"/>
      </w:pPr>
      <w:r w:rsidRPr="00336751">
        <w:t>c.</w:t>
      </w:r>
      <w:r w:rsidRPr="00336751">
        <w:tab/>
        <w:t>the requirement or policy that a majority of sales of merchandise, products, or service be made to the corporation owning more than 50 percent of its stock, its designee, or to another corporation in which the owning corporation owns more than 50 percent of the stock; or</w:t>
      </w:r>
    </w:p>
    <w:p w14:paraId="43CE2589" w14:textId="77777777" w:rsidR="007909F0" w:rsidRPr="00336751" w:rsidRDefault="007909F0" w:rsidP="007909F0">
      <w:pPr>
        <w:pStyle w:val="a0"/>
      </w:pPr>
      <w:r w:rsidRPr="00336751">
        <w:t>d.</w:t>
      </w:r>
      <w:r w:rsidRPr="00336751">
        <w:tab/>
        <w:t>the participation in a retirement, profit-sharing, or stock option plan administered by or participating in the profits or purchase of stock of the corporation owning more than 50 percent of its stock; or</w:t>
      </w:r>
    </w:p>
    <w:p w14:paraId="5682D83A" w14:textId="77777777" w:rsidR="007909F0" w:rsidRPr="00336751" w:rsidRDefault="007909F0" w:rsidP="007909F0">
      <w:pPr>
        <w:pStyle w:val="a0"/>
      </w:pPr>
      <w:r w:rsidRPr="00336751">
        <w:t>e.</w:t>
      </w:r>
      <w:r w:rsidRPr="00336751">
        <w:tab/>
        <w:t>the filing of reports with the Securities and Exchange Commission or other regulatory bodies in which its operations, assets, liabilities, and other financial information are reflected as a part of similar information of the corporation owning more than 50 percent of its stock; or</w:t>
      </w:r>
    </w:p>
    <w:p w14:paraId="74AE12A4" w14:textId="77777777" w:rsidR="007909F0" w:rsidRPr="00336751" w:rsidRDefault="007909F0" w:rsidP="007909F0">
      <w:pPr>
        <w:pStyle w:val="a0"/>
      </w:pPr>
      <w:r w:rsidRPr="00336751">
        <w:t>f.</w:t>
      </w:r>
      <w:r w:rsidRPr="00336751">
        <w:tab/>
        <w:t>the presence on its board of directors of a majority of members who are directors, officers, or employees of the corporation owning more than 50 percent of its stock.</w:t>
      </w:r>
    </w:p>
    <w:p w14:paraId="550E1B28" w14:textId="77777777" w:rsidR="007909F0" w:rsidRPr="00336751" w:rsidRDefault="007909F0" w:rsidP="007909F0">
      <w:pPr>
        <w:pStyle w:val="1"/>
      </w:pPr>
      <w:r w:rsidRPr="00336751">
        <w:t>5.</w:t>
      </w:r>
      <w:r w:rsidRPr="00336751">
        <w:tab/>
        <w:t xml:space="preserve">In the case of a corporation that owns more than </w:t>
      </w:r>
      <w:r w:rsidR="0064265B">
        <w:br/>
      </w:r>
      <w:r w:rsidRPr="00336751">
        <w:t>50 percent of a corporation, the burden of proving that control of the management, business policies, and operations of the latter does not exist shall rest with the taxpayer.</w:t>
      </w:r>
    </w:p>
    <w:p w14:paraId="1934B7DB" w14:textId="77777777" w:rsidR="007909F0" w:rsidRPr="00336751" w:rsidRDefault="007909F0" w:rsidP="007909F0">
      <w:pPr>
        <w:pStyle w:val="1"/>
      </w:pPr>
      <w:r w:rsidRPr="00336751">
        <w:t>6.</w:t>
      </w:r>
      <w:r w:rsidRPr="00336751">
        <w:tab/>
        <w:t>Accounts receivable which may be considered to be advances resulting from normal trading between the companies in the regular course of business and the sales of merchandise, products, or services in such transactions shall not be included in advances to or revenue from a parent or subsidiary under this provision, but shall be allocated and attributed as provided in R.S. 47:606(A) and the regulations issued thereunder.</w:t>
      </w:r>
    </w:p>
    <w:p w14:paraId="167E1CBC" w14:textId="77777777" w:rsidR="007909F0" w:rsidRPr="00336751" w:rsidRDefault="007909F0" w:rsidP="007909F0">
      <w:pPr>
        <w:pStyle w:val="A"/>
      </w:pPr>
      <w:r w:rsidRPr="00336751">
        <w:t>C.</w:t>
      </w:r>
      <w:r w:rsidRPr="00336751">
        <w:tab/>
        <w:t>Minimum Allocation; Assessed Value of Real and Personal Property. The minimum amount of taxable capital upon which the corporation franchise tax is calculated shall be the total assessed value of all real and personal property of a corporation in this state. Total assessed value is construed to be the value, after any and all exemptions, upon which the ad valorem tax is based. The assessed value to be used as the basis for the minimum tax calculation is the value upon which the ad valorem tax was calculated for the calendar year preceding the year in which the corporation franchise tax is due.</w:t>
      </w:r>
    </w:p>
    <w:p w14:paraId="7F211968" w14:textId="77777777" w:rsidR="007909F0" w:rsidRPr="00336751" w:rsidRDefault="007909F0" w:rsidP="007909F0">
      <w:pPr>
        <w:pStyle w:val="AuthorityNote"/>
      </w:pPr>
      <w:r w:rsidRPr="00336751">
        <w:t>AUTHORITY NOTE:</w:t>
      </w:r>
      <w:r w:rsidRPr="00336751">
        <w:tab/>
        <w:t>Promulgated in accordance with R.S. 47:606.</w:t>
      </w:r>
    </w:p>
    <w:p w14:paraId="33D8A511" w14:textId="77777777" w:rsidR="007909F0" w:rsidRPr="00336751" w:rsidRDefault="007909F0" w:rsidP="007909F0">
      <w:pPr>
        <w:pStyle w:val="HistoricalNote"/>
      </w:pPr>
      <w:r w:rsidRPr="00336751">
        <w:t>HISTORICAL NOTE:</w:t>
      </w:r>
      <w:r w:rsidRPr="00336751">
        <w:tab/>
        <w:t>Promulgated by the Department of Revenue and Taxation, Income and Corporation Franchise Taxes Section, Office of Group III, LR 6:25 (January 1980), amended LR 11:108 (February 1985), repromulgated by the Department of Revenue, Policy Services Division, LR 30:453 (March 2004), amended LR 31:696 (March 2005), LR 32:415 (March 2006).</w:t>
      </w:r>
    </w:p>
    <w:p w14:paraId="19414170" w14:textId="77777777" w:rsidR="000A70F9" w:rsidRDefault="000A70F9">
      <w:pPr>
        <w:pStyle w:val="Section"/>
      </w:pPr>
      <w:bookmarkStart w:id="164" w:name="_Toc233690004"/>
      <w:bookmarkStart w:id="165" w:name="_Toc234030590"/>
      <w:bookmarkStart w:id="166" w:name="_Toc243721207"/>
      <w:bookmarkStart w:id="167" w:name="_Toc259619440"/>
      <w:bookmarkStart w:id="168" w:name="_Toc262718527"/>
      <w:bookmarkStart w:id="169" w:name="_Toc275165296"/>
      <w:bookmarkStart w:id="170" w:name="_Toc238197560"/>
      <w:r>
        <w:t>§308.</w:t>
      </w:r>
      <w:r>
        <w:tab/>
        <w:t>Exemptions</w:t>
      </w:r>
      <w:bookmarkEnd w:id="164"/>
      <w:bookmarkEnd w:id="165"/>
      <w:bookmarkEnd w:id="166"/>
      <w:bookmarkEnd w:id="167"/>
      <w:bookmarkEnd w:id="168"/>
      <w:bookmarkEnd w:id="169"/>
      <w:bookmarkEnd w:id="170"/>
    </w:p>
    <w:p w14:paraId="77782B5E" w14:textId="77777777" w:rsidR="000A70F9" w:rsidRDefault="000A70F9">
      <w:pPr>
        <w:pStyle w:val="A"/>
      </w:pPr>
      <w:r>
        <w:t>A.</w:t>
      </w:r>
      <w:r>
        <w:tab/>
        <w:t>General</w:t>
      </w:r>
    </w:p>
    <w:p w14:paraId="5824B281" w14:textId="77777777" w:rsidR="000A70F9" w:rsidRDefault="000A70F9">
      <w:pPr>
        <w:pStyle w:val="1"/>
      </w:pPr>
      <w:r>
        <w:t>1.</w:t>
      </w:r>
      <w:r>
        <w:tab/>
        <w:t>Corporations organized for the purposes described in §308.B.1-15 of this Section are fully exempt from the payment of Louisiana Corporation Franchise Tax. Only those corporations which meet the prescribed standards of organization, ownership, control, sources of income, and disposition of funds are exempt from the tax, whether or not they may enjoy exemption from any other tax, federal, state, or local, or whether or not they may be specifically exempted from all taxes under the laws of the state in which they were organized, chartered, or domiciled.</w:t>
      </w:r>
    </w:p>
    <w:p w14:paraId="12E0D45C" w14:textId="77777777" w:rsidR="000A70F9" w:rsidRDefault="000A70F9">
      <w:pPr>
        <w:pStyle w:val="1"/>
      </w:pPr>
      <w:r>
        <w:t>2.</w:t>
      </w:r>
      <w:r>
        <w:tab/>
        <w:t>A corporation is not exempt from the corporation franchise tax merely because it is a nonprofit organization. In each case, an organization other than those described in §308.B.1.a.ii and iii as limited by §308.B.1.c.i and ii, must file a verified application for exemption with the Secretary of Revenue and Taxation which shall include an affidavit showing, in addition to such other information as the secretary may deem necessary from any particular applicant, the following:</w:t>
      </w:r>
    </w:p>
    <w:p w14:paraId="563F8A90" w14:textId="77777777" w:rsidR="000A70F9" w:rsidRDefault="000A70F9">
      <w:pPr>
        <w:pStyle w:val="a0"/>
      </w:pPr>
      <w:r>
        <w:t>a.</w:t>
      </w:r>
      <w:r>
        <w:tab/>
        <w:t>character of the organization;</w:t>
      </w:r>
    </w:p>
    <w:p w14:paraId="5EB3988B" w14:textId="77777777" w:rsidR="000A70F9" w:rsidRDefault="000A70F9">
      <w:pPr>
        <w:pStyle w:val="a0"/>
      </w:pPr>
      <w:r>
        <w:t>b.</w:t>
      </w:r>
      <w:r>
        <w:tab/>
        <w:t>purpose for which organized;</w:t>
      </w:r>
    </w:p>
    <w:p w14:paraId="2AEFEB5B" w14:textId="77777777" w:rsidR="000A70F9" w:rsidRDefault="000A70F9">
      <w:pPr>
        <w:pStyle w:val="a0"/>
      </w:pPr>
      <w:r>
        <w:t>c.</w:t>
      </w:r>
      <w:r>
        <w:tab/>
        <w:t>its actual activities;</w:t>
      </w:r>
    </w:p>
    <w:p w14:paraId="5124DA40" w14:textId="77777777" w:rsidR="000A70F9" w:rsidRDefault="000A70F9">
      <w:pPr>
        <w:pStyle w:val="a0"/>
      </w:pPr>
      <w:r>
        <w:t>d.</w:t>
      </w:r>
      <w:r>
        <w:tab/>
        <w:t>ownership of stock in the corporation;</w:t>
      </w:r>
    </w:p>
    <w:p w14:paraId="0DD59B13" w14:textId="77777777" w:rsidR="000A70F9" w:rsidRDefault="000A70F9">
      <w:pPr>
        <w:pStyle w:val="a0"/>
      </w:pPr>
      <w:r>
        <w:t>e.</w:t>
      </w:r>
      <w:r>
        <w:tab/>
        <w:t>the source of its income;</w:t>
      </w:r>
    </w:p>
    <w:p w14:paraId="56AAE8DD" w14:textId="77777777" w:rsidR="000A70F9" w:rsidRDefault="000A70F9">
      <w:pPr>
        <w:pStyle w:val="a0"/>
      </w:pPr>
      <w:r>
        <w:t>f.</w:t>
      </w:r>
      <w:r>
        <w:tab/>
        <w:t>the disposition of its income;</w:t>
      </w:r>
    </w:p>
    <w:p w14:paraId="75B452A1" w14:textId="77777777" w:rsidR="000A70F9" w:rsidRDefault="000A70F9">
      <w:pPr>
        <w:pStyle w:val="a0"/>
      </w:pPr>
      <w:r>
        <w:t>g.</w:t>
      </w:r>
      <w:r>
        <w:tab/>
        <w:t>whether or not any of its income is credited to surplus, and if so, the intended future use of the retained amounts;</w:t>
      </w:r>
    </w:p>
    <w:p w14:paraId="21D2DD5B" w14:textId="77777777" w:rsidR="000A70F9" w:rsidRDefault="000A70F9">
      <w:pPr>
        <w:pStyle w:val="a0"/>
      </w:pPr>
      <w:r>
        <w:t>h.</w:t>
      </w:r>
      <w:r>
        <w:tab/>
        <w:t>whether any of its income may inure to the benefit of any shareholder or individual;</w:t>
      </w:r>
    </w:p>
    <w:p w14:paraId="3182B112" w14:textId="77777777" w:rsidR="000A70F9" w:rsidRDefault="000A70F9">
      <w:pPr>
        <w:pStyle w:val="a0"/>
      </w:pPr>
      <w:r>
        <w:t>i.</w:t>
      </w:r>
      <w:r>
        <w:tab/>
        <w:t>a copy of the charter or articles of incorporation;</w:t>
      </w:r>
    </w:p>
    <w:p w14:paraId="7DCFBE2D" w14:textId="77777777" w:rsidR="000A70F9" w:rsidRDefault="000A70F9">
      <w:pPr>
        <w:pStyle w:val="a0"/>
      </w:pPr>
      <w:r>
        <w:t>j.</w:t>
      </w:r>
      <w:r>
        <w:tab/>
        <w:t>bylaws of the organization;</w:t>
      </w:r>
    </w:p>
    <w:p w14:paraId="25BFBEDB" w14:textId="77777777" w:rsidR="000A70F9" w:rsidRDefault="000A70F9">
      <w:pPr>
        <w:pStyle w:val="a0"/>
      </w:pPr>
      <w:r>
        <w:lastRenderedPageBreak/>
        <w:t>k.</w:t>
      </w:r>
      <w:r>
        <w:tab/>
        <w:t>the latest statement of the assets, liabilities, receipts, and disbursements;</w:t>
      </w:r>
    </w:p>
    <w:p w14:paraId="4809B0CC" w14:textId="77777777" w:rsidR="000A70F9" w:rsidRDefault="000A70F9">
      <w:pPr>
        <w:pStyle w:val="a0"/>
      </w:pPr>
      <w:r>
        <w:t>l.</w:t>
      </w:r>
      <w:r>
        <w:tab/>
        <w:t>any other facts relating to its operations which affect its right to exemption from the tax; and</w:t>
      </w:r>
    </w:p>
    <w:p w14:paraId="36D068C3" w14:textId="77777777" w:rsidR="000A70F9" w:rsidRDefault="000A70F9">
      <w:pPr>
        <w:pStyle w:val="a0"/>
      </w:pPr>
      <w:r>
        <w:t>m.</w:t>
      </w:r>
      <w:r>
        <w:tab/>
        <w:t>a copy of the ruling or determination letter issued by the federal Internal Revenue Service.</w:t>
      </w:r>
    </w:p>
    <w:p w14:paraId="744FD4D5" w14:textId="77777777" w:rsidR="000A70F9" w:rsidRDefault="000A70F9">
      <w:pPr>
        <w:pStyle w:val="1"/>
      </w:pPr>
      <w:r>
        <w:t>3.</w:t>
      </w:r>
      <w:r>
        <w:tab/>
        <w:t>The required application for exemption may be filed by an organization before it has started operations or at any time it can describe its operations in sufficient detail to permit a conclusion that it will be clearly exempt under the particular requirements of the Section for which the exemption is sought.</w:t>
      </w:r>
    </w:p>
    <w:p w14:paraId="35A4E0F9" w14:textId="77777777" w:rsidR="000A70F9" w:rsidRDefault="000A70F9">
      <w:pPr>
        <w:pStyle w:val="1"/>
      </w:pPr>
      <w:r>
        <w:t>4.</w:t>
      </w:r>
      <w:r>
        <w:tab/>
        <w:t>Once the secretary has issued a ruling or determination letter that an organization, except those described in §308.B.1.a.ii and iii, as limited by §308.B.1.c.i and ii, meets the exemption requirements, there is no mandatory provision that it make a return or any further showing that it meets the specified requirements unless it changes the character of its organization or operations. The secretary reserves the right to review any exemption granted, and may require the filing of whatever information deemed necessary to permit proper evaluation of the exempt status.</w:t>
      </w:r>
    </w:p>
    <w:p w14:paraId="11577206" w14:textId="77777777" w:rsidR="000A70F9" w:rsidRDefault="000A70F9">
      <w:pPr>
        <w:pStyle w:val="1"/>
      </w:pPr>
      <w:r>
        <w:t>5.</w:t>
      </w:r>
      <w:r>
        <w:tab/>
        <w:t>No exemption will be granted to a corporation, other than those described in §308.B.1.a.ii and iii, as limited by §308.B.1.c.i and ii, organized and operated for the purpose of carrying on a trade or business for profit, even though its entire income may be contributed or distributed to another organization or organizations which are themselves exempt from the tax.</w:t>
      </w:r>
    </w:p>
    <w:p w14:paraId="62BE012E" w14:textId="77777777" w:rsidR="000A70F9" w:rsidRDefault="000A70F9">
      <w:pPr>
        <w:pStyle w:val="1"/>
      </w:pPr>
      <w:r>
        <w:t>6.</w:t>
      </w:r>
      <w:r>
        <w:tab/>
        <w:t>An application for exemption filed by a corporation under either the Louisiana income tax law or the Louisiana corporation franchise tax law may be accepted by the secretary as fulfilling the application requirements under both laws. Taxpayers are cautioned, however, that approval of exemption under either law does not grant exemption under the other law in the absence of a statement contained in the ruling to that effect.</w:t>
      </w:r>
    </w:p>
    <w:p w14:paraId="2E4039F9" w14:textId="77777777" w:rsidR="000A70F9" w:rsidRDefault="000A70F9">
      <w:pPr>
        <w:pStyle w:val="1"/>
      </w:pPr>
      <w:r>
        <w:t>7.</w:t>
      </w:r>
      <w:r>
        <w:tab/>
        <w:t>A corporation is either entirely exempt from the corporation franchise tax law or it is wholly taxable. There is no statutory provision under which partial exemption may be granted.</w:t>
      </w:r>
    </w:p>
    <w:p w14:paraId="70FCCD63" w14:textId="77777777" w:rsidR="000A70F9" w:rsidRDefault="000A70F9">
      <w:pPr>
        <w:pStyle w:val="A"/>
      </w:pPr>
      <w:r>
        <w:t>B.</w:t>
      </w:r>
      <w:r>
        <w:tab/>
        <w:t>Exempt Corporations</w:t>
      </w:r>
    </w:p>
    <w:p w14:paraId="2D603731" w14:textId="77777777" w:rsidR="000A70F9" w:rsidRDefault="000A70F9">
      <w:pPr>
        <w:pStyle w:val="1"/>
      </w:pPr>
      <w:r>
        <w:t>1.</w:t>
      </w:r>
      <w:r>
        <w:tab/>
        <w:t>Labor, Agricultural or Horticultural Organizations</w:t>
      </w:r>
    </w:p>
    <w:p w14:paraId="5F321FC0" w14:textId="77777777" w:rsidR="000A70F9" w:rsidRDefault="000A70F9">
      <w:pPr>
        <w:pStyle w:val="a0"/>
      </w:pPr>
      <w:r>
        <w:t>a.</w:t>
      </w:r>
      <w:r>
        <w:tab/>
        <w:t>Labor, agricultural, or horticultural organizations which are exempt under this provision are those corporations which have:</w:t>
      </w:r>
    </w:p>
    <w:p w14:paraId="20F8F77F" w14:textId="77777777" w:rsidR="000A70F9" w:rsidRDefault="000A70F9">
      <w:pPr>
        <w:pStyle w:val="i0"/>
        <w:outlineLvl w:val="6"/>
      </w:pPr>
      <w:r>
        <w:tab/>
        <w:t>i.</w:t>
      </w:r>
      <w:r>
        <w:tab/>
        <w:t>no net income inuring to the benefit of any stockholder or member and are educational or instructive in character, and have as their objects the betterment of conditions of those engaged in such pursuits, or improvements of the grade of their respective occupations; or</w:t>
      </w:r>
    </w:p>
    <w:p w14:paraId="0A3B8873" w14:textId="77777777" w:rsidR="000A70F9" w:rsidRDefault="000A70F9">
      <w:pPr>
        <w:pStyle w:val="i0"/>
        <w:outlineLvl w:val="6"/>
      </w:pPr>
      <w:r>
        <w:tab/>
        <w:t>ii.</w:t>
      </w:r>
      <w:r>
        <w:tab/>
        <w:t xml:space="preserve">at least 75 percent of the beneficial ownership held by or for the benefit of members, or the spouses of members of a family, and at least 80 percent of total gross </w:t>
      </w:r>
      <w:r>
        <w:t>income is from the production, harvesting, and preparation for market of products produced by the corporation; or</w:t>
      </w:r>
    </w:p>
    <w:p w14:paraId="28EE57EE" w14:textId="77777777" w:rsidR="000A70F9" w:rsidRDefault="000A70F9">
      <w:pPr>
        <w:pStyle w:val="i0"/>
        <w:outlineLvl w:val="6"/>
      </w:pPr>
      <w:r>
        <w:tab/>
        <w:t>iii.</w:t>
      </w:r>
      <w:r>
        <w:tab/>
        <w:t>at least 80 percent of total gross income of the corporation derived from the production, harvesting, and preparation for market of products produced by the corporation, but only if total gross income of such corporation did not exceed $500,000 for the previous year.</w:t>
      </w:r>
    </w:p>
    <w:p w14:paraId="5AB0091F" w14:textId="77777777" w:rsidR="000A70F9" w:rsidRDefault="000A70F9">
      <w:pPr>
        <w:pStyle w:val="a0"/>
        <w:spacing w:after="80"/>
      </w:pPr>
      <w:r>
        <w:t>b.</w:t>
      </w:r>
      <w:r>
        <w:tab/>
        <w:t xml:space="preserve">For purposes of this Subsection, </w:t>
      </w:r>
      <w:r>
        <w:rPr>
          <w:iCs/>
        </w:rPr>
        <w:t xml:space="preserve">agricultural </w:t>
      </w:r>
      <w:r>
        <w:t>includes the art or science of cultivating land, harvesting crops or aquatic resources, excluding minerals, or raising livestock, poultry, fish, and crawfish. Thus, the following types of organizations (but not limited thereto) which meet the requirements of §308.B.1.a.i, will be deemed to be exempt from the tax:</w:t>
      </w:r>
    </w:p>
    <w:p w14:paraId="2E5AC4ED" w14:textId="77777777" w:rsidR="000A70F9" w:rsidRDefault="000A70F9">
      <w:pPr>
        <w:pStyle w:val="i0"/>
        <w:spacing w:after="80"/>
        <w:outlineLvl w:val="6"/>
      </w:pPr>
      <w:r>
        <w:tab/>
        <w:t>i.</w:t>
      </w:r>
      <w:r>
        <w:tab/>
        <w:t>an organization engaged in the promotion of artificial insemination of livestock;</w:t>
      </w:r>
    </w:p>
    <w:p w14:paraId="6B4189B1" w14:textId="77777777" w:rsidR="000A70F9" w:rsidRDefault="000A70F9">
      <w:pPr>
        <w:pStyle w:val="i0"/>
        <w:spacing w:after="80"/>
        <w:outlineLvl w:val="6"/>
      </w:pPr>
      <w:r>
        <w:tab/>
        <w:t>ii.</w:t>
      </w:r>
      <w:r>
        <w:tab/>
        <w:t>a nonprofit organization of growers and producers formed principally to negotiate with processors for the price to be paid to members for their produce;</w:t>
      </w:r>
    </w:p>
    <w:p w14:paraId="4C4C4416" w14:textId="77777777" w:rsidR="000A70F9" w:rsidRDefault="000A70F9">
      <w:pPr>
        <w:pStyle w:val="i0"/>
        <w:spacing w:after="80"/>
        <w:outlineLvl w:val="6"/>
      </w:pPr>
      <w:r>
        <w:tab/>
        <w:t>iii.</w:t>
      </w:r>
      <w:r>
        <w:tab/>
        <w:t>a nonprofit organization of persons engaged in raising fish (or crawfish) as a cash crop on farms that were formed to encourage better and more economical methods of fish farming and to promote the interest of its members; or</w:t>
      </w:r>
    </w:p>
    <w:p w14:paraId="24DCD257" w14:textId="77777777" w:rsidR="000A70F9" w:rsidRDefault="000A70F9">
      <w:pPr>
        <w:pStyle w:val="i0"/>
        <w:spacing w:after="80"/>
        <w:outlineLvl w:val="6"/>
      </w:pPr>
      <w:r>
        <w:tab/>
        <w:t>iv.</w:t>
      </w:r>
      <w:r>
        <w:tab/>
        <w:t>parish fairs and like organizations formed to encourage the development of better agricultural and horticultural products through a system of awards, and whose income is used exclusively to meet the necessary expenses of upkeep and operations;</w:t>
      </w:r>
    </w:p>
    <w:p w14:paraId="467E1EFC" w14:textId="77777777" w:rsidR="000A70F9" w:rsidRDefault="000A70F9">
      <w:pPr>
        <w:pStyle w:val="a0"/>
      </w:pPr>
      <w:r>
        <w:t>c.</w:t>
      </w:r>
      <w:r>
        <w:tab/>
        <w:t>corporations engaged in growing agricultural or horticultural products for profit are not exempt from the tax, except as provided in §308.B.1.a.ii and iii, subject to the following limitations:</w:t>
      </w:r>
    </w:p>
    <w:p w14:paraId="6F77790B" w14:textId="77777777" w:rsidR="000A70F9" w:rsidRDefault="000A70F9">
      <w:pPr>
        <w:pStyle w:val="i0"/>
        <w:outlineLvl w:val="6"/>
      </w:pPr>
      <w:r>
        <w:tab/>
        <w:t>i.</w:t>
      </w:r>
      <w:r>
        <w:tab/>
        <w:t xml:space="preserve">any corporation engaged in the production, harvesting, and preparation for market of raw agricultural products or horticultural products produced by it and that has at least 80 percent of its gross income from such pursuits is exempt from corporation franchise tax, but only if </w:t>
      </w:r>
      <w:r w:rsidR="0064265B">
        <w:br/>
      </w:r>
      <w:r>
        <w:t>75 percent or more of the beneficial ownership in such corporation is held by or for the benefit of a single family. For purposes of this Paragraph, a single family shall consist of brothers, sisters, spouses, ancestors, and lineal descendants, including those legally adopted;</w:t>
      </w:r>
    </w:p>
    <w:p w14:paraId="556B907C" w14:textId="77777777" w:rsidR="000A70F9" w:rsidRDefault="000A70F9">
      <w:pPr>
        <w:pStyle w:val="i0"/>
        <w:outlineLvl w:val="6"/>
      </w:pPr>
      <w:r>
        <w:tab/>
        <w:t>ii.</w:t>
      </w:r>
      <w:r>
        <w:tab/>
        <w:t>any corporation engaged in the production, harvesting, and preparation for market of raw agricultural or horticultural products produced by such corporation is exempt from corporation franchise tax, but only if:</w:t>
      </w:r>
    </w:p>
    <w:p w14:paraId="1A92B7B2" w14:textId="77777777" w:rsidR="000A70F9" w:rsidRDefault="000A70F9">
      <w:pPr>
        <w:pStyle w:val="a1"/>
      </w:pPr>
      <w:r>
        <w:t>(a).</w:t>
      </w:r>
      <w:r>
        <w:tab/>
        <w:t>at least 80 percent of its income is from such activity; and</w:t>
      </w:r>
    </w:p>
    <w:p w14:paraId="099DE88E" w14:textId="77777777" w:rsidR="000A70F9" w:rsidRDefault="000A70F9">
      <w:pPr>
        <w:pStyle w:val="a1"/>
      </w:pPr>
      <w:r>
        <w:t>(b).</w:t>
      </w:r>
      <w:r>
        <w:tab/>
        <w:t>total gross income of the corporation for the previous year did not exceed $500,000.</w:t>
      </w:r>
    </w:p>
    <w:p w14:paraId="09EF4E9B" w14:textId="77777777" w:rsidR="000A70F9" w:rsidRDefault="000A70F9">
      <w:pPr>
        <w:pStyle w:val="1"/>
      </w:pPr>
      <w:r>
        <w:t>2.</w:t>
      </w:r>
      <w:r>
        <w:tab/>
        <w:t>Mutual Savings Banks, National Banking Corporations and Banking Corporations Organized under the Laws of Louisiana, and Building and Loan Associations</w:t>
      </w:r>
    </w:p>
    <w:p w14:paraId="3CA73A92" w14:textId="77777777" w:rsidR="000A70F9" w:rsidRDefault="000A70F9">
      <w:pPr>
        <w:pStyle w:val="a0"/>
      </w:pPr>
      <w:r>
        <w:lastRenderedPageBreak/>
        <w:t>a.</w:t>
      </w:r>
      <w:r>
        <w:tab/>
        <w:t>Mutual savings banks, national banking corporations, and building and loan associations are exempt from the tax imposed by this Chapter regardless of where organized.</w:t>
      </w:r>
    </w:p>
    <w:p w14:paraId="767EB798" w14:textId="77777777" w:rsidR="000A70F9" w:rsidRDefault="000A70F9">
      <w:pPr>
        <w:pStyle w:val="a0"/>
      </w:pPr>
      <w:r>
        <w:t>b.</w:t>
      </w:r>
      <w:r>
        <w:tab/>
        <w:t>Banking corporations organized under the laws of the state of Louisiana which are required by other laws of this state to pay a tax for their shareholders, or whose shareholders are required to pay a tax on their shares of stock, are exempt.</w:t>
      </w:r>
    </w:p>
    <w:p w14:paraId="76564A23" w14:textId="77777777" w:rsidR="000A70F9" w:rsidRDefault="000A70F9">
      <w:pPr>
        <w:pStyle w:val="a0"/>
      </w:pPr>
      <w:r>
        <w:t>c.</w:t>
      </w:r>
      <w:r>
        <w:tab/>
        <w:t>Banking corporations, other than those described in §308.B.2.a and b above, organized under the laws of a state other than the state of Louisiana are not exempt from the tax.</w:t>
      </w:r>
    </w:p>
    <w:p w14:paraId="67670DBC" w14:textId="77777777" w:rsidR="000A70F9" w:rsidRDefault="000A70F9">
      <w:pPr>
        <w:pStyle w:val="1"/>
      </w:pPr>
      <w:r>
        <w:t>3.</w:t>
      </w:r>
      <w:r>
        <w:tab/>
        <w:t xml:space="preserve">Fraternal Beneficiary Societies, Orders or Associations Operating </w:t>
      </w:r>
      <w:r w:rsidR="0064265B">
        <w:t>u</w:t>
      </w:r>
      <w:r>
        <w:t xml:space="preserve">nder the Lodge System. Fraternal beneficiary societies, orders, or associations are exempt from tax only if operated under the </w:t>
      </w:r>
      <w:r>
        <w:rPr>
          <w:iCs/>
        </w:rPr>
        <w:t>lodge system</w:t>
      </w:r>
      <w:r>
        <w:rPr>
          <w:i/>
        </w:rPr>
        <w:t xml:space="preserve"> </w:t>
      </w:r>
      <w:r>
        <w:t xml:space="preserve">or for the exclusive benefit of the members of a fraternity itself operating under the lodge system. </w:t>
      </w:r>
      <w:r>
        <w:rPr>
          <w:iCs/>
        </w:rPr>
        <w:t>Operating under the lodge system</w:t>
      </w:r>
      <w:r>
        <w:rPr>
          <w:i/>
        </w:rPr>
        <w:t xml:space="preserve"> </w:t>
      </w:r>
      <w:r>
        <w:t>means carrying on its activities under a form of organization that comprises local branches, chartered by a parent organization, and largely self-governing, called lodges, chapters, or the like. In order to be exempt, it is necessary that the organization have an established system for the payment of life, sick, accident, or other benefits to its members or their dependents.</w:t>
      </w:r>
    </w:p>
    <w:p w14:paraId="7786CA39" w14:textId="77777777" w:rsidR="000A70F9" w:rsidRDefault="000A70F9">
      <w:pPr>
        <w:pStyle w:val="1"/>
      </w:pPr>
      <w:r>
        <w:t>4.</w:t>
      </w:r>
      <w:r>
        <w:tab/>
        <w:t>Cemetery Companies</w:t>
      </w:r>
    </w:p>
    <w:p w14:paraId="0908E040" w14:textId="77777777" w:rsidR="000A70F9" w:rsidRDefault="000A70F9">
      <w:pPr>
        <w:pStyle w:val="a0"/>
      </w:pPr>
      <w:r>
        <w:t>a.</w:t>
      </w:r>
      <w:r>
        <w:tab/>
        <w:t>Cemetery companies are exempt from the corporation franchise tax if:</w:t>
      </w:r>
    </w:p>
    <w:p w14:paraId="348FAE53" w14:textId="77777777" w:rsidR="000A70F9" w:rsidRDefault="000A70F9">
      <w:pPr>
        <w:pStyle w:val="i0"/>
        <w:outlineLvl w:val="6"/>
      </w:pPr>
      <w:r>
        <w:tab/>
        <w:t>i.</w:t>
      </w:r>
      <w:r>
        <w:tab/>
        <w:t>they are owned and operated exclusively for the benefit of their lot owners who hold such lots for bona fide burial purposes and not for the purpose of resale, or they are not operated for profit;</w:t>
      </w:r>
    </w:p>
    <w:p w14:paraId="071F6D0A" w14:textId="77777777" w:rsidR="000A70F9" w:rsidRDefault="000A70F9">
      <w:pPr>
        <w:pStyle w:val="i0"/>
        <w:outlineLvl w:val="6"/>
      </w:pPr>
      <w:r>
        <w:tab/>
        <w:t>ii.</w:t>
      </w:r>
      <w:r>
        <w:tab/>
        <w:t>they are not permitted by their charter to engage in any business not necessarily incident to burial purposes; and</w:t>
      </w:r>
    </w:p>
    <w:p w14:paraId="5BA6C5AA" w14:textId="77777777" w:rsidR="000A70F9" w:rsidRDefault="000A70F9">
      <w:pPr>
        <w:pStyle w:val="i0"/>
        <w:outlineLvl w:val="6"/>
      </w:pPr>
      <w:r>
        <w:tab/>
        <w:t>iii.</w:t>
      </w:r>
      <w:r>
        <w:tab/>
        <w:t>no part of their net earnings inures to the benefit of any private shareholder or individual.</w:t>
      </w:r>
    </w:p>
    <w:p w14:paraId="27F9EAF8" w14:textId="77777777" w:rsidR="000A70F9" w:rsidRDefault="000A70F9">
      <w:pPr>
        <w:pStyle w:val="a0"/>
      </w:pPr>
      <w:r>
        <w:t>b.</w:t>
      </w:r>
      <w:r>
        <w:tab/>
        <w:t>For purposes of this Paragraph, a nonprofit corporation engaged in the operation of a crematory, which otherwise meets the exemption qualifications set forth herein, will be deemed to be an exempt cemetery company.</w:t>
      </w:r>
    </w:p>
    <w:p w14:paraId="39B7E843" w14:textId="77777777" w:rsidR="000A70F9" w:rsidRDefault="000A70F9">
      <w:pPr>
        <w:pStyle w:val="a0"/>
      </w:pPr>
      <w:r>
        <w:t>c.</w:t>
      </w:r>
      <w:r>
        <w:tab/>
        <w:t xml:space="preserve">Such companies may issue preferred stock entitling the holders to dividends at a fixed rate not exceeding </w:t>
      </w:r>
      <w:r w:rsidR="0064265B">
        <w:t>8</w:t>
      </w:r>
      <w:r>
        <w:t xml:space="preserve"> percent per annum on the value of the consideration for which the stock was issued, but only if the articles of incorporation require that the preferred stock shall be retired at par as soon as sufficient funds available therefor are realized from sales, and that all funds not required for the payment of dividends or for retirement of the preferred stock shall be used for the care and improvement of the cemetery property.</w:t>
      </w:r>
    </w:p>
    <w:p w14:paraId="5F5626B5" w14:textId="77777777" w:rsidR="000A70F9" w:rsidRDefault="000A70F9">
      <w:pPr>
        <w:pStyle w:val="1"/>
      </w:pPr>
      <w:r>
        <w:t>5.</w:t>
      </w:r>
      <w:r>
        <w:tab/>
        <w:t>Community Chests, Funds or Foundations</w:t>
      </w:r>
    </w:p>
    <w:p w14:paraId="0717DBD4" w14:textId="77777777" w:rsidR="000A70F9" w:rsidRDefault="000A70F9">
      <w:pPr>
        <w:pStyle w:val="a0"/>
      </w:pPr>
      <w:r>
        <w:t>a.</w:t>
      </w:r>
      <w:r>
        <w:tab/>
        <w:t>Organizational and Operational Tests</w:t>
      </w:r>
    </w:p>
    <w:p w14:paraId="395900F9" w14:textId="77777777" w:rsidR="000A70F9" w:rsidRDefault="000A70F9">
      <w:pPr>
        <w:pStyle w:val="i0"/>
        <w:outlineLvl w:val="6"/>
      </w:pPr>
      <w:r>
        <w:tab/>
        <w:t>i.</w:t>
      </w:r>
      <w:r>
        <w:tab/>
        <w:t>In order to be exempt as an organization described in R.S. 47:608(5), an organization must be both organized and operated exclusively for one or more of the purposes specified in such .Section. If an organization fails to meet either the organizational test or the operational test, it is not exempt.</w:t>
      </w:r>
    </w:p>
    <w:p w14:paraId="268729B3" w14:textId="77777777" w:rsidR="000A70F9" w:rsidRDefault="000A70F9">
      <w:pPr>
        <w:pStyle w:val="i0"/>
        <w:outlineLvl w:val="6"/>
      </w:pPr>
      <w:r>
        <w:tab/>
        <w:t>ii.</w:t>
      </w:r>
      <w:r>
        <w:tab/>
        <w:t xml:space="preserve">The term </w:t>
      </w:r>
      <w:r>
        <w:rPr>
          <w:i/>
        </w:rPr>
        <w:t xml:space="preserve">exempt purpose or purposes </w:t>
      </w:r>
      <w:r>
        <w:t>as used in this Section means any purpose or purposes specified in R.S. 47:608(5), as defined and elaborated in Subparagraph d of this Section (see §308.B.5.d).</w:t>
      </w:r>
    </w:p>
    <w:p w14:paraId="2A577851" w14:textId="77777777" w:rsidR="000A70F9" w:rsidRDefault="000A70F9">
      <w:pPr>
        <w:pStyle w:val="a0"/>
      </w:pPr>
      <w:r>
        <w:t>b.</w:t>
      </w:r>
      <w:r>
        <w:tab/>
        <w:t>Organizational Test</w:t>
      </w:r>
    </w:p>
    <w:p w14:paraId="78AF8F6B" w14:textId="77777777" w:rsidR="000A70F9" w:rsidRDefault="000A70F9">
      <w:pPr>
        <w:pStyle w:val="i0"/>
        <w:outlineLvl w:val="6"/>
      </w:pPr>
      <w:r>
        <w:tab/>
        <w:t>i.</w:t>
      </w:r>
      <w:r>
        <w:tab/>
        <w:t>In General</w:t>
      </w:r>
    </w:p>
    <w:p w14:paraId="021DED77" w14:textId="77777777" w:rsidR="000A70F9" w:rsidRDefault="000A70F9">
      <w:pPr>
        <w:pStyle w:val="a1"/>
      </w:pPr>
      <w:r>
        <w:t>(a).</w:t>
      </w:r>
      <w:r>
        <w:tab/>
        <w:t xml:space="preserve">An organization is organized exclusively for one or more exempt purposes only if its articles of organization (referred to in this Section as </w:t>
      </w:r>
      <w:r w:rsidRPr="00711BB7">
        <w:t>its articles</w:t>
      </w:r>
      <w:r>
        <w:rPr>
          <w:i/>
        </w:rPr>
        <w:t xml:space="preserve">) </w:t>
      </w:r>
      <w:r>
        <w:t>as defined in §308.B.5.b.ii:</w:t>
      </w:r>
    </w:p>
    <w:p w14:paraId="512BAFCB" w14:textId="77777777" w:rsidR="000A70F9" w:rsidRDefault="0064265B" w:rsidP="0064265B">
      <w:pPr>
        <w:pStyle w:val="i0"/>
        <w:tabs>
          <w:tab w:val="clear" w:pos="1080"/>
          <w:tab w:val="decimal" w:pos="1260"/>
          <w:tab w:val="left" w:pos="1530"/>
        </w:tabs>
      </w:pPr>
      <w:r>
        <w:tab/>
      </w:r>
      <w:r w:rsidR="000A70F9">
        <w:tab/>
        <w:t>(i).</w:t>
      </w:r>
      <w:r w:rsidR="000A70F9">
        <w:tab/>
        <w:t>limit the purposes of such organization to one or more exempt purposes; and</w:t>
      </w:r>
    </w:p>
    <w:p w14:paraId="1403D61E" w14:textId="77777777" w:rsidR="000A70F9" w:rsidRDefault="0064265B" w:rsidP="0064265B">
      <w:pPr>
        <w:pStyle w:val="i0"/>
        <w:tabs>
          <w:tab w:val="clear" w:pos="1080"/>
          <w:tab w:val="decimal" w:pos="1260"/>
          <w:tab w:val="left" w:pos="1530"/>
        </w:tabs>
      </w:pPr>
      <w:r>
        <w:tab/>
      </w:r>
      <w:r w:rsidR="000A70F9">
        <w:tab/>
        <w:t>(ii).</w:t>
      </w:r>
      <w:r w:rsidR="000A70F9">
        <w:tab/>
        <w:t>do not expressly empower the organization to engage, otherwise than as an insubstantial part of its activities, in activities which in themselves are not in furtherance of one or more exempt purposes.</w:t>
      </w:r>
    </w:p>
    <w:p w14:paraId="7239FF6F" w14:textId="77777777" w:rsidR="000A70F9" w:rsidRDefault="000A70F9">
      <w:pPr>
        <w:pStyle w:val="a1"/>
      </w:pPr>
      <w:r>
        <w:t>(b).</w:t>
      </w:r>
      <w:r>
        <w:tab/>
        <w:t>In meeting the organizational test, the organization's purposes, as stated in its articles, may be as broad as, or more specific than, the purposes stated in R.S. 47:608(5). Therefore, an organization which, by the terms of its articles, is formed for literary and scientific purposes</w:t>
      </w:r>
      <w:r>
        <w:rPr>
          <w:i/>
        </w:rPr>
        <w:t xml:space="preserve">, </w:t>
      </w:r>
      <w:r>
        <w:t xml:space="preserve">within the meaning of R.S. 47:608(5) shall, if it otherwise meets the requirements in this Paragraph, be considered to have met the organizational test. Similarly, articles stating that the organization is created solely to receive contributions and pay them over to organizations which are described in R.S. 47:608(5) and exempt from taxation under R.S. 47:608(5) are sufficient for purposes of the organizational test. Moreover, it is sufficient if the articles set forth the purpose of the organization to be the operation of a school for adult education and describe in detail the manner of the operation of such school. In addition, if the articles state that the organization is formed for </w:t>
      </w:r>
      <w:r>
        <w:rPr>
          <w:iCs/>
        </w:rPr>
        <w:t>charitable purposes</w:t>
      </w:r>
      <w:r>
        <w:rPr>
          <w:i/>
        </w:rPr>
        <w:t xml:space="preserve">, </w:t>
      </w:r>
      <w:r>
        <w:t>such articles ordinarily shall be sufficient for purposes of the organizational test (see §308.B.5.b.v) for rules relating to construction of terms.</w:t>
      </w:r>
    </w:p>
    <w:p w14:paraId="36092A8E" w14:textId="77777777" w:rsidR="000A70F9" w:rsidRDefault="000A70F9">
      <w:pPr>
        <w:pStyle w:val="a1"/>
      </w:pPr>
      <w:r>
        <w:t>(c).</w:t>
      </w:r>
      <w:r>
        <w:tab/>
        <w:t xml:space="preserve">An organization is not organized exclusively for one or more exempt purposes if its articles expressly empower it to carry on, otherwise than as an insubstantial part of its activities, activities which are not in furtherance of one or more exempt purposes, even though such organization is, by the terms of such articles, created for a purpose that is no broader than the purposes specified in R.S. 47:608(5). Thus, an organization that is empowered by its articles </w:t>
      </w:r>
      <w:r>
        <w:rPr>
          <w:iCs/>
        </w:rPr>
        <w:t>to engage in a manufacturing business</w:t>
      </w:r>
      <w:r>
        <w:rPr>
          <w:i/>
        </w:rPr>
        <w:t xml:space="preserve">, </w:t>
      </w:r>
      <w:r>
        <w:t xml:space="preserve">or </w:t>
      </w:r>
      <w:r>
        <w:rPr>
          <w:iCs/>
        </w:rPr>
        <w:t>to engage in the operation of a social club</w:t>
      </w:r>
      <w:r>
        <w:rPr>
          <w:i/>
        </w:rPr>
        <w:t xml:space="preserve"> </w:t>
      </w:r>
      <w:r>
        <w:t xml:space="preserve">does not meet the organizational test regardless of the fact that its articles may state that such organization is created for </w:t>
      </w:r>
      <w:r>
        <w:rPr>
          <w:iCs/>
        </w:rPr>
        <w:t>charitable purpose</w:t>
      </w:r>
      <w:r>
        <w:rPr>
          <w:i/>
        </w:rPr>
        <w:t xml:space="preserve">s </w:t>
      </w:r>
      <w:r>
        <w:t>within the meaning of R.S. 47:608(5).</w:t>
      </w:r>
    </w:p>
    <w:p w14:paraId="18B24C5A" w14:textId="77777777" w:rsidR="000A70F9" w:rsidRDefault="000A70F9">
      <w:pPr>
        <w:pStyle w:val="a1"/>
      </w:pPr>
      <w:r>
        <w:lastRenderedPageBreak/>
        <w:t>(d).</w:t>
      </w:r>
      <w:r>
        <w:tab/>
        <w:t>In no case shall an organization be considered to be organized exclusively for one or more exempt purposes if, by the terms of its articles, the purposes for which such organization is created are broader than the purposes specified in R.S. 47:608(5). The fact that the actual operations of such an organization have been exclusively in furtherance of one or more exempt purposes shall not be sufficient to permit the organization to meet the organizational test. Similarly, such an organization will not meet the organizational test as a result of statements or other evidence that the members thereof intend to operate only in furtherance of one or more exempt purposes.</w:t>
      </w:r>
    </w:p>
    <w:p w14:paraId="0B27C61B" w14:textId="77777777" w:rsidR="000A70F9" w:rsidRDefault="000A70F9">
      <w:pPr>
        <w:pStyle w:val="a1"/>
      </w:pPr>
      <w:r>
        <w:t>(e).</w:t>
      </w:r>
      <w:r>
        <w:tab/>
        <w:t>An organization must, in order to establish its exemption, submit a detailed statement of its proposed activities with and as a part of its application for exemption.</w:t>
      </w:r>
    </w:p>
    <w:p w14:paraId="0FE7B023" w14:textId="77777777" w:rsidR="000A70F9" w:rsidRDefault="000A70F9">
      <w:pPr>
        <w:pStyle w:val="i0"/>
        <w:outlineLvl w:val="6"/>
      </w:pPr>
      <w:r>
        <w:tab/>
        <w:t>ii.</w:t>
      </w:r>
      <w:r>
        <w:tab/>
        <w:t xml:space="preserve">Articles of Organization. For purposes of this Section, the term </w:t>
      </w:r>
      <w:r w:rsidRPr="00711BB7">
        <w:t>articles of organization or articles</w:t>
      </w:r>
      <w:r>
        <w:rPr>
          <w:i/>
        </w:rPr>
        <w:t xml:space="preserve"> </w:t>
      </w:r>
      <w:r>
        <w:t>includes the trust instrument, the corporate charter, the articles of association, or any other written instrument by which an organization is created.</w:t>
      </w:r>
    </w:p>
    <w:p w14:paraId="465CD647" w14:textId="77777777" w:rsidR="000A70F9" w:rsidRDefault="000A70F9">
      <w:pPr>
        <w:pStyle w:val="i0"/>
        <w:outlineLvl w:val="6"/>
      </w:pPr>
      <w:r>
        <w:tab/>
        <w:t>iii.</w:t>
      </w:r>
      <w:r>
        <w:tab/>
        <w:t>Authorization of Legislative or Political Activities</w:t>
      </w:r>
    </w:p>
    <w:p w14:paraId="72953808" w14:textId="77777777" w:rsidR="000A70F9" w:rsidRDefault="000A70F9">
      <w:pPr>
        <w:pStyle w:val="a1"/>
      </w:pPr>
      <w:r>
        <w:t>(a).</w:t>
      </w:r>
      <w:r>
        <w:tab/>
        <w:t>An organization is not organized exclusively for one or more exempt purposes if its articles expressly empower it:</w:t>
      </w:r>
    </w:p>
    <w:p w14:paraId="61938DBB" w14:textId="77777777" w:rsidR="000A70F9" w:rsidRDefault="0064265B" w:rsidP="0064265B">
      <w:pPr>
        <w:pStyle w:val="i0"/>
        <w:tabs>
          <w:tab w:val="clear" w:pos="1080"/>
          <w:tab w:val="decimal" w:pos="1260"/>
          <w:tab w:val="left" w:pos="1530"/>
        </w:tabs>
      </w:pPr>
      <w:r>
        <w:tab/>
      </w:r>
      <w:r w:rsidR="000A70F9">
        <w:tab/>
        <w:t>(i).</w:t>
      </w:r>
      <w:r w:rsidR="000A70F9">
        <w:tab/>
        <w:t>to devote more than an insubstantial part of its activities attempting to influence legislation by propaganda;</w:t>
      </w:r>
    </w:p>
    <w:p w14:paraId="74B11E77" w14:textId="77777777" w:rsidR="000A70F9" w:rsidRDefault="0064265B" w:rsidP="0064265B">
      <w:pPr>
        <w:pStyle w:val="i0"/>
        <w:tabs>
          <w:tab w:val="clear" w:pos="1080"/>
          <w:tab w:val="decimal" w:pos="1260"/>
          <w:tab w:val="left" w:pos="1530"/>
        </w:tabs>
      </w:pPr>
      <w:r>
        <w:tab/>
      </w:r>
      <w:r w:rsidR="000A70F9">
        <w:tab/>
        <w:t>(ii).</w:t>
      </w:r>
      <w:r w:rsidR="000A70F9">
        <w:tab/>
        <w:t>to directly or indirectly participate in, or intervene in (including the publishing or distributing of statements), any political campaign on behalf of or in opposition to any candidate for public office; or</w:t>
      </w:r>
    </w:p>
    <w:p w14:paraId="49EAABC6" w14:textId="77777777" w:rsidR="000A70F9" w:rsidRDefault="0064265B" w:rsidP="00762C95">
      <w:pPr>
        <w:pStyle w:val="i0"/>
        <w:tabs>
          <w:tab w:val="clear" w:pos="1080"/>
          <w:tab w:val="decimal" w:pos="1260"/>
          <w:tab w:val="left" w:pos="1530"/>
        </w:tabs>
        <w:spacing w:after="60"/>
      </w:pPr>
      <w:r>
        <w:tab/>
      </w:r>
      <w:r w:rsidR="000A70F9">
        <w:tab/>
        <w:t>(iii).</w:t>
      </w:r>
      <w:r w:rsidR="000A70F9">
        <w:tab/>
        <w:t xml:space="preserve">to have objectives and to engage in activities which characterize it as an </w:t>
      </w:r>
      <w:r w:rsidR="000A70F9" w:rsidRPr="0064265B">
        <w:t xml:space="preserve">action </w:t>
      </w:r>
      <w:r w:rsidR="000A70F9">
        <w:t>organization as defined in §308.B.5.c.iii.</w:t>
      </w:r>
    </w:p>
    <w:p w14:paraId="4ACC9E2D" w14:textId="77777777" w:rsidR="000A70F9" w:rsidRDefault="000A70F9" w:rsidP="00762C95">
      <w:pPr>
        <w:pStyle w:val="a1"/>
        <w:spacing w:after="60"/>
      </w:pPr>
      <w:r>
        <w:t>(b).</w:t>
      </w:r>
      <w:r>
        <w:tab/>
        <w:t>The terms used in §308.B.5.b.iii.(a).(i)-(iii) shall have the meanings provided in §308.B.5.c.</w:t>
      </w:r>
    </w:p>
    <w:p w14:paraId="26DCF69F" w14:textId="77777777" w:rsidR="000A70F9" w:rsidRDefault="000A70F9" w:rsidP="00762C95">
      <w:pPr>
        <w:pStyle w:val="i0"/>
        <w:spacing w:after="80"/>
      </w:pPr>
      <w:r>
        <w:tab/>
        <w:t>iv.</w:t>
      </w:r>
      <w:r>
        <w:tab/>
        <w:t>Distribution of Assets on Dissolution. An organization is not organized exclusively for one or more exempt purposes unless its assets are dedicated to an exempt purpose. An organization's assets will be considered dedicated to an exempt purpose, for example, if, upon dissolution, such assets would, by reason of a provision in the organization's articles or by operation of law, be distributed for one or more exempt purposes, or to the federal government, or to a state or local government, for a public purpose, or would be distributed by a court to another organization to be used in such manner as the court decides will best accomplish the general purposes for which the dissolved organization was organized. However, an organization does not meet the organizational test if its articles of incorporation or the law of the state in which it was created provided that its assets would, upon dissolution, be distributed to its members or shareholders.</w:t>
      </w:r>
    </w:p>
    <w:p w14:paraId="05EDF62D" w14:textId="77777777" w:rsidR="000A70F9" w:rsidRDefault="000A70F9" w:rsidP="00762C95">
      <w:pPr>
        <w:pStyle w:val="i0"/>
        <w:spacing w:after="80"/>
      </w:pPr>
      <w:r>
        <w:tab/>
        <w:t>v.</w:t>
      </w:r>
      <w:r>
        <w:tab/>
        <w:t>Construction of Terms. The law of the state in which an organization is created shall be controlling in interpreting the terms of its articles. However, any organization which contends that such terms have, under state law, a different meaning from their generally accepted meaning must establish such special meaning by clear and convincing reference to relevant court decisions, opinions of the state attorney general, or other evidence of applicable state law.</w:t>
      </w:r>
    </w:p>
    <w:p w14:paraId="1509C99B" w14:textId="77777777" w:rsidR="000A70F9" w:rsidRDefault="000A70F9" w:rsidP="00762C95">
      <w:pPr>
        <w:pStyle w:val="i0"/>
        <w:spacing w:after="80"/>
      </w:pPr>
      <w:r>
        <w:tab/>
        <w:t>vi.</w:t>
      </w:r>
      <w:r>
        <w:tab/>
        <w:t>Applicability of the Organization Test. A determination by the secretary that an organization as described in R.S. 47:608(5) and exempt under R.S. 47:608(5) will not be granted the exemption unless such organization meets the organizational test prescribed by this Subparagraph. If an organization has been determined by the secretary to be exempt as an organization described in R.S. 47:608(5) and such determination has not been revoked, the fact that such organization does not meet the organizational test prescribed by this Subparagraph shall not be basis for revoking such determination. Accordingly, an organization which has been determined to be exempt, and which does not seek a new determination of exemption, is not required to amend its articles of organization to conform to the rules of this Subparagraph.</w:t>
      </w:r>
    </w:p>
    <w:p w14:paraId="33880E0F" w14:textId="77777777" w:rsidR="000A70F9" w:rsidRDefault="000A70F9" w:rsidP="00762C95">
      <w:pPr>
        <w:pStyle w:val="a0"/>
        <w:spacing w:after="80"/>
      </w:pPr>
      <w:r>
        <w:t>c.</w:t>
      </w:r>
      <w:r>
        <w:tab/>
        <w:t>Operational Test</w:t>
      </w:r>
    </w:p>
    <w:p w14:paraId="05902B9F" w14:textId="77777777" w:rsidR="000A70F9" w:rsidRDefault="000A70F9" w:rsidP="00762C95">
      <w:pPr>
        <w:pStyle w:val="i0"/>
        <w:spacing w:after="80"/>
      </w:pPr>
      <w:r>
        <w:tab/>
        <w:t>i.</w:t>
      </w:r>
      <w:r>
        <w:tab/>
        <w:t xml:space="preserve">Primary Activities. An organization will be regarded as </w:t>
      </w:r>
      <w:r>
        <w:rPr>
          <w:iCs/>
        </w:rPr>
        <w:t>operated exclusively</w:t>
      </w:r>
      <w:r>
        <w:rPr>
          <w:i/>
        </w:rPr>
        <w:t xml:space="preserve"> </w:t>
      </w:r>
      <w:r>
        <w:t>for one or more exempt purposes only if it engages primarily in activities which accomplish one or more of such exempt purposes specified in R.S. 47:608(5). An organization will not be so regarded if more than an insubstantial part of its activities is not in furtherance of an exempt purpose.</w:t>
      </w:r>
    </w:p>
    <w:p w14:paraId="06E621E5" w14:textId="77777777" w:rsidR="000A70F9" w:rsidRDefault="000A70F9">
      <w:pPr>
        <w:pStyle w:val="i0"/>
        <w:outlineLvl w:val="6"/>
      </w:pPr>
      <w:r>
        <w:tab/>
        <w:t>ii.</w:t>
      </w:r>
      <w:r>
        <w:tab/>
        <w:t>Distribution of Earnings. An organization is not operated exclusively for one or more exempt purposes if its net earnings inure in whole or in part to the benefit of private shareholders or individuals.</w:t>
      </w:r>
    </w:p>
    <w:p w14:paraId="45AF0B55" w14:textId="77777777" w:rsidR="000A70F9" w:rsidRDefault="000A70F9">
      <w:pPr>
        <w:pStyle w:val="i0"/>
        <w:outlineLvl w:val="6"/>
      </w:pPr>
      <w:r>
        <w:tab/>
        <w:t>iii.</w:t>
      </w:r>
      <w:r>
        <w:tab/>
      </w:r>
      <w:r>
        <w:rPr>
          <w:iCs/>
        </w:rPr>
        <w:t>Action</w:t>
      </w:r>
      <w:r>
        <w:t xml:space="preserve"> Organizations</w:t>
      </w:r>
    </w:p>
    <w:p w14:paraId="67529E1C" w14:textId="77777777" w:rsidR="000A70F9" w:rsidRDefault="000A70F9">
      <w:pPr>
        <w:pStyle w:val="a1"/>
        <w:tabs>
          <w:tab w:val="clear" w:pos="1267"/>
          <w:tab w:val="left" w:pos="1320"/>
        </w:tabs>
      </w:pPr>
      <w:r>
        <w:t>(a).</w:t>
      </w:r>
      <w:r>
        <w:tab/>
        <w:t xml:space="preserve">An organization is not operated exclusively for one or more exempt purposes if it is an </w:t>
      </w:r>
      <w:r>
        <w:rPr>
          <w:i/>
        </w:rPr>
        <w:t xml:space="preserve">action </w:t>
      </w:r>
      <w:r>
        <w:t>organization as defined in §308.B.5.c.iii.(b), (c), or (d).</w:t>
      </w:r>
    </w:p>
    <w:p w14:paraId="67887707" w14:textId="77777777" w:rsidR="000A70F9" w:rsidRDefault="000A70F9">
      <w:pPr>
        <w:pStyle w:val="a1"/>
        <w:tabs>
          <w:tab w:val="clear" w:pos="1267"/>
          <w:tab w:val="left" w:pos="1320"/>
        </w:tabs>
      </w:pPr>
      <w:r>
        <w:t>(b).</w:t>
      </w:r>
      <w:r>
        <w:tab/>
        <w:t xml:space="preserve">An organization is an </w:t>
      </w:r>
      <w:r>
        <w:rPr>
          <w:iCs/>
        </w:rPr>
        <w:t>action</w:t>
      </w:r>
      <w:r>
        <w:rPr>
          <w:i/>
        </w:rPr>
        <w:t xml:space="preserve"> </w:t>
      </w:r>
      <w:r>
        <w:t>organization if a substantial part of its activities is attempting to influence legislation by propaganda or otherwise. For this purpose, an organization will be regarded as attempting to influence legislation if the organization:</w:t>
      </w:r>
    </w:p>
    <w:p w14:paraId="794B4618" w14:textId="77777777" w:rsidR="000A70F9" w:rsidRDefault="000A70F9">
      <w:pPr>
        <w:pStyle w:val="i"/>
      </w:pPr>
      <w:r>
        <w:tab/>
        <w:t>(i).</w:t>
      </w:r>
      <w:r>
        <w:tab/>
        <w:t>contacts, or urges the public to contact, members of a legislative body for the purpose of proposing, supporting, or opposing legislation; or</w:t>
      </w:r>
    </w:p>
    <w:p w14:paraId="57CCFEE7" w14:textId="77777777" w:rsidR="000A70F9" w:rsidRDefault="000A70F9">
      <w:pPr>
        <w:pStyle w:val="i"/>
      </w:pPr>
      <w:r>
        <w:tab/>
        <w:t>(ii).</w:t>
      </w:r>
      <w:r>
        <w:tab/>
        <w:t xml:space="preserve">advocates the adoption or rejection of legislation. The term </w:t>
      </w:r>
      <w:r>
        <w:rPr>
          <w:i/>
        </w:rPr>
        <w:t xml:space="preserve">legislation, </w:t>
      </w:r>
      <w:r>
        <w:t xml:space="preserve">as used in this Clause, includes action by the Congress, by any state legislature, by any local council or similar governing body, or by the public in a referendum, initiative, constitutional amendment, or similar procedure. An organization will not fail to meet the operational test merely because it advocates, as an </w:t>
      </w:r>
      <w:r>
        <w:lastRenderedPageBreak/>
        <w:t>insubstantial part of its activities, the adoption or rejection of legislation.</w:t>
      </w:r>
    </w:p>
    <w:p w14:paraId="6E5BCB3E" w14:textId="77777777" w:rsidR="000A70F9" w:rsidRDefault="000A70F9">
      <w:pPr>
        <w:pStyle w:val="a1"/>
      </w:pPr>
      <w:r>
        <w:t>(c).</w:t>
      </w:r>
      <w:r>
        <w:tab/>
        <w:t xml:space="preserve">An organization is an </w:t>
      </w:r>
      <w:r>
        <w:rPr>
          <w:iCs/>
        </w:rPr>
        <w:t>action</w:t>
      </w:r>
      <w:r>
        <w:rPr>
          <w:i/>
        </w:rPr>
        <w:t xml:space="preserve"> </w:t>
      </w:r>
      <w:r>
        <w:t xml:space="preserve">organization if it participates or intervenes, directly or indirectly, in any political campaign on behalf of or in opposition to any candidate for public office. The term </w:t>
      </w:r>
      <w:r>
        <w:rPr>
          <w:i/>
        </w:rPr>
        <w:t xml:space="preserve">candidate for public office </w:t>
      </w:r>
      <w:r>
        <w:t>means an individual who offers himself, or is proposed by others, as a contestant for an elective public office, whether such office be national, state, or local. Activities which constitute participation or intervention in a political campaign on behalf of or in opposition to a candidate include, but are not limited to, the publication or distribution of written or printed statements or the making of oral statements on behalf of or in opposition to such a candidate.</w:t>
      </w:r>
    </w:p>
    <w:p w14:paraId="5290F5DE" w14:textId="77777777" w:rsidR="000A70F9" w:rsidRDefault="000A70F9">
      <w:pPr>
        <w:pStyle w:val="a1"/>
      </w:pPr>
      <w:r>
        <w:t>(d).</w:t>
      </w:r>
      <w:r>
        <w:tab/>
        <w:t xml:space="preserve">An organization is an </w:t>
      </w:r>
      <w:r>
        <w:rPr>
          <w:iCs/>
        </w:rPr>
        <w:t xml:space="preserve">action </w:t>
      </w:r>
      <w:r>
        <w:t>organization if it has the following two characteristics:</w:t>
      </w:r>
    </w:p>
    <w:p w14:paraId="1E3538AA" w14:textId="77777777" w:rsidR="000A70F9" w:rsidRDefault="0064265B" w:rsidP="0064265B">
      <w:pPr>
        <w:pStyle w:val="i0"/>
        <w:tabs>
          <w:tab w:val="clear" w:pos="1080"/>
          <w:tab w:val="decimal" w:pos="1260"/>
          <w:tab w:val="left" w:pos="1530"/>
        </w:tabs>
      </w:pPr>
      <w:r>
        <w:tab/>
      </w:r>
      <w:r w:rsidR="000A70F9">
        <w:tab/>
        <w:t>(i).</w:t>
      </w:r>
      <w:r w:rsidR="000A70F9">
        <w:tab/>
        <w:t>its main or primary objective or objectives (as distinguished from its incidental or secondary objectives) may be attained only by legislation or a defeat of proposed legislation; and</w:t>
      </w:r>
    </w:p>
    <w:p w14:paraId="7ACBA4A0" w14:textId="77777777" w:rsidR="000A70F9" w:rsidRDefault="0064265B" w:rsidP="0064265B">
      <w:pPr>
        <w:pStyle w:val="i0"/>
        <w:tabs>
          <w:tab w:val="clear" w:pos="1080"/>
          <w:tab w:val="decimal" w:pos="1260"/>
          <w:tab w:val="left" w:pos="1530"/>
        </w:tabs>
      </w:pPr>
      <w:r>
        <w:tab/>
      </w:r>
      <w:r w:rsidR="000A70F9">
        <w:tab/>
        <w:t>(ii).</w:t>
      </w:r>
      <w:r w:rsidR="000A70F9">
        <w:tab/>
        <w:t>it advocates, or campaigns for, the attainment of such main or primary objective or objectives as distinguished from engaging in nonpartisan analysis, study, or research and making the results thereof available to the public. In determining whether an organization has such characteristics, all the surrounding facts and circumstances, including the articles and all activities of the organization, are to be considered.</w:t>
      </w:r>
    </w:p>
    <w:p w14:paraId="71778A47" w14:textId="77777777" w:rsidR="000A70F9" w:rsidRDefault="000A70F9">
      <w:pPr>
        <w:pStyle w:val="a1"/>
      </w:pPr>
      <w:r>
        <w:t>(e).</w:t>
      </w:r>
      <w:r>
        <w:tab/>
        <w:t xml:space="preserve">An </w:t>
      </w:r>
      <w:r>
        <w:rPr>
          <w:iCs/>
        </w:rPr>
        <w:t>action</w:t>
      </w:r>
      <w:r>
        <w:rPr>
          <w:i/>
        </w:rPr>
        <w:t xml:space="preserve"> </w:t>
      </w:r>
      <w:r>
        <w:t>organization, described in §308.B.5.c.iii.(b) or (d), though it cannot qualify under R.S. 47:608(5), may nevertheless qualify as a social welfare organization under R.S. 47:608(7) if it meets the requirements set out in R.S. 47:608(7).</w:t>
      </w:r>
    </w:p>
    <w:p w14:paraId="1200C540" w14:textId="77777777" w:rsidR="000A70F9" w:rsidRDefault="000A70F9">
      <w:pPr>
        <w:pStyle w:val="a0"/>
      </w:pPr>
      <w:r>
        <w:t>d.</w:t>
      </w:r>
      <w:r>
        <w:tab/>
        <w:t>Exempt Purposes</w:t>
      </w:r>
    </w:p>
    <w:p w14:paraId="429BDAAD" w14:textId="77777777" w:rsidR="000A70F9" w:rsidRDefault="000A70F9">
      <w:pPr>
        <w:pStyle w:val="i0"/>
        <w:outlineLvl w:val="6"/>
      </w:pPr>
      <w:r>
        <w:tab/>
        <w:t>i.</w:t>
      </w:r>
      <w:r>
        <w:tab/>
        <w:t>In General</w:t>
      </w:r>
    </w:p>
    <w:p w14:paraId="7021020D" w14:textId="77777777" w:rsidR="000A70F9" w:rsidRDefault="000A70F9" w:rsidP="00F05558">
      <w:pPr>
        <w:pStyle w:val="a1"/>
        <w:spacing w:after="80"/>
      </w:pPr>
      <w:r>
        <w:t>(a).</w:t>
      </w:r>
      <w:r>
        <w:tab/>
        <w:t>An organization may be exempt as an organization described in R.S. 47:608(5) if it is organized and operated exclusively for one or more of the following purposes:</w:t>
      </w:r>
    </w:p>
    <w:p w14:paraId="3D589972" w14:textId="77777777" w:rsidR="000A70F9" w:rsidRDefault="0064265B" w:rsidP="00F05558">
      <w:pPr>
        <w:pStyle w:val="i0"/>
        <w:tabs>
          <w:tab w:val="clear" w:pos="1080"/>
          <w:tab w:val="decimal" w:pos="1260"/>
          <w:tab w:val="left" w:pos="1530"/>
        </w:tabs>
        <w:spacing w:after="80"/>
      </w:pPr>
      <w:r>
        <w:tab/>
      </w:r>
      <w:r w:rsidR="000A70F9">
        <w:tab/>
        <w:t>(i).</w:t>
      </w:r>
      <w:r w:rsidR="000A70F9">
        <w:tab/>
        <w:t>religious;</w:t>
      </w:r>
    </w:p>
    <w:p w14:paraId="0B037379" w14:textId="77777777" w:rsidR="000A70F9" w:rsidRDefault="0064265B" w:rsidP="00F05558">
      <w:pPr>
        <w:pStyle w:val="i0"/>
        <w:tabs>
          <w:tab w:val="clear" w:pos="1080"/>
          <w:tab w:val="decimal" w:pos="1260"/>
          <w:tab w:val="left" w:pos="1530"/>
        </w:tabs>
        <w:spacing w:after="80"/>
      </w:pPr>
      <w:r>
        <w:tab/>
      </w:r>
      <w:r w:rsidR="000A70F9">
        <w:tab/>
        <w:t>(ii).</w:t>
      </w:r>
      <w:r w:rsidR="000A70F9">
        <w:tab/>
        <w:t>charitable;</w:t>
      </w:r>
    </w:p>
    <w:p w14:paraId="1E71A042" w14:textId="77777777" w:rsidR="000A70F9" w:rsidRDefault="0064265B" w:rsidP="00F05558">
      <w:pPr>
        <w:pStyle w:val="i0"/>
        <w:tabs>
          <w:tab w:val="clear" w:pos="1080"/>
          <w:tab w:val="decimal" w:pos="1260"/>
          <w:tab w:val="left" w:pos="1530"/>
        </w:tabs>
        <w:spacing w:after="80"/>
      </w:pPr>
      <w:r>
        <w:tab/>
      </w:r>
      <w:r w:rsidR="000A70F9">
        <w:tab/>
        <w:t>(iii).</w:t>
      </w:r>
      <w:r w:rsidR="000A70F9">
        <w:tab/>
        <w:t>scientific;</w:t>
      </w:r>
    </w:p>
    <w:p w14:paraId="081DB967" w14:textId="77777777" w:rsidR="000A70F9" w:rsidRDefault="0064265B" w:rsidP="00F05558">
      <w:pPr>
        <w:pStyle w:val="i0"/>
        <w:tabs>
          <w:tab w:val="clear" w:pos="1080"/>
          <w:tab w:val="decimal" w:pos="1260"/>
          <w:tab w:val="left" w:pos="1530"/>
        </w:tabs>
        <w:spacing w:after="80"/>
      </w:pPr>
      <w:r>
        <w:tab/>
      </w:r>
      <w:r w:rsidR="000A70F9">
        <w:tab/>
        <w:t>(iv).</w:t>
      </w:r>
      <w:r w:rsidR="000A70F9">
        <w:tab/>
        <w:t>literary;</w:t>
      </w:r>
    </w:p>
    <w:p w14:paraId="775E6B72" w14:textId="77777777" w:rsidR="000A70F9" w:rsidRDefault="0064265B" w:rsidP="00F05558">
      <w:pPr>
        <w:pStyle w:val="i0"/>
        <w:tabs>
          <w:tab w:val="clear" w:pos="1080"/>
          <w:tab w:val="decimal" w:pos="1260"/>
          <w:tab w:val="left" w:pos="1530"/>
        </w:tabs>
        <w:spacing w:after="80"/>
      </w:pPr>
      <w:r>
        <w:tab/>
      </w:r>
      <w:r w:rsidR="000A70F9">
        <w:tab/>
        <w:t>(v).</w:t>
      </w:r>
      <w:r w:rsidR="000A70F9">
        <w:tab/>
        <w:t>educational; or</w:t>
      </w:r>
    </w:p>
    <w:p w14:paraId="7C4CFC1B" w14:textId="77777777" w:rsidR="000A70F9" w:rsidRDefault="0064265B" w:rsidP="00F05558">
      <w:pPr>
        <w:pStyle w:val="i0"/>
        <w:tabs>
          <w:tab w:val="clear" w:pos="1080"/>
          <w:tab w:val="decimal" w:pos="1260"/>
          <w:tab w:val="left" w:pos="1530"/>
        </w:tabs>
        <w:spacing w:after="80"/>
      </w:pPr>
      <w:r>
        <w:tab/>
      </w:r>
      <w:r w:rsidR="000A70F9">
        <w:tab/>
        <w:t>(vi).</w:t>
      </w:r>
      <w:r w:rsidR="000A70F9">
        <w:tab/>
        <w:t>prevention of cruelty to children or animals.</w:t>
      </w:r>
    </w:p>
    <w:p w14:paraId="30709637" w14:textId="77777777" w:rsidR="000A70F9" w:rsidRDefault="000A70F9">
      <w:pPr>
        <w:pStyle w:val="a1"/>
      </w:pPr>
      <w:r>
        <w:t>(b).</w:t>
      </w:r>
      <w:r>
        <w:tab/>
        <w:t xml:space="preserve">An organization is not organized or operated exclusively for one or more of the purposes specified in §308.B.5.d.i.(a) unless it serves a public rather than a private interest. Thus, to meet the requirement of this Subclause, it is necessary for an organization to establish that it is not organized or operated for the benefit of private interest such as designated individuals, the creator or his family, </w:t>
      </w:r>
      <w:r>
        <w:t>shareholders of the organization, or persons controlled, directly or indirectly, by such private interest.</w:t>
      </w:r>
    </w:p>
    <w:p w14:paraId="6A3F7FF0" w14:textId="77777777" w:rsidR="000A70F9" w:rsidRDefault="000A70F9">
      <w:pPr>
        <w:pStyle w:val="a1"/>
      </w:pPr>
      <w:r>
        <w:t>(c).</w:t>
      </w:r>
      <w:r>
        <w:tab/>
        <w:t>Since each of the purposes specified in §308.B.5.d.i.(a) is an exempt purpose in itself, an organization may be exempt if it is organized and operated exclusively for any one or more of such purposes.</w:t>
      </w:r>
    </w:p>
    <w:p w14:paraId="211C10BA" w14:textId="77777777" w:rsidR="000A70F9" w:rsidRDefault="000A70F9">
      <w:pPr>
        <w:pStyle w:val="a1"/>
      </w:pPr>
      <w:r>
        <w:t>(d).</w:t>
      </w:r>
      <w:r>
        <w:tab/>
        <w:t xml:space="preserve">If, in fact, an organization is organized and operated exclusively for an exempt purpose or purposes, exemption will be granted to such an organization regardless of the purpose or purposes specified in its application for exemption. For example, if an organization claims exemption on the ground that it is </w:t>
      </w:r>
      <w:r>
        <w:rPr>
          <w:iCs/>
        </w:rPr>
        <w:t>educational,</w:t>
      </w:r>
      <w:r>
        <w:t xml:space="preserve"> an exemption will not be denied if, in fact, it is </w:t>
      </w:r>
      <w:r>
        <w:rPr>
          <w:iCs/>
        </w:rPr>
        <w:t>charitable</w:t>
      </w:r>
      <w:r>
        <w:rPr>
          <w:i/>
        </w:rPr>
        <w:t>.</w:t>
      </w:r>
    </w:p>
    <w:p w14:paraId="4CBA70AF" w14:textId="77777777" w:rsidR="000A70F9" w:rsidRDefault="000A70F9">
      <w:pPr>
        <w:pStyle w:val="i0"/>
        <w:outlineLvl w:val="6"/>
      </w:pPr>
      <w:r>
        <w:tab/>
        <w:t>ii.</w:t>
      </w:r>
      <w:r>
        <w:tab/>
        <w:t>Charitable Defined</w:t>
      </w:r>
    </w:p>
    <w:p w14:paraId="2781BD7F" w14:textId="77777777" w:rsidR="000A70F9" w:rsidRDefault="000A70F9">
      <w:pPr>
        <w:pStyle w:val="a1"/>
      </w:pPr>
      <w:r>
        <w:t>(a).</w:t>
      </w:r>
      <w:r>
        <w:tab/>
        <w:t xml:space="preserve">The term </w:t>
      </w:r>
      <w:r>
        <w:rPr>
          <w:i/>
        </w:rPr>
        <w:t xml:space="preserve">charitable </w:t>
      </w:r>
      <w:r>
        <w:t>as used in R.S. 47:608(5) in its generally accepted legal sense is not to be construed as limited by the separate enumeration in R.S. 47:608(5) of other tax-exempt purposes which may fall within the broad outlines of charity as developed by judicia</w:t>
      </w:r>
      <w:r w:rsidR="00711BB7">
        <w:t>l decisions. Such term includes</w:t>
      </w:r>
      <w:r>
        <w:t xml:space="preserve"> relief of the poor and distressed or of the underprivileged; advancement of religion; advancement of education or science; erection or maintenance of public buildings, monuments, or work; lessening of the burdens of government; and promotion of social welfare by organizations designed to accomplish any of the above purposes; or</w:t>
      </w:r>
    </w:p>
    <w:p w14:paraId="374F7566" w14:textId="77777777" w:rsidR="000A70F9" w:rsidRDefault="0064265B" w:rsidP="0064265B">
      <w:pPr>
        <w:pStyle w:val="i0"/>
        <w:tabs>
          <w:tab w:val="clear" w:pos="1080"/>
          <w:tab w:val="decimal" w:pos="1260"/>
          <w:tab w:val="left" w:pos="1530"/>
        </w:tabs>
      </w:pPr>
      <w:r>
        <w:tab/>
      </w:r>
      <w:r w:rsidR="000A70F9">
        <w:tab/>
        <w:t>(i).</w:t>
      </w:r>
      <w:r w:rsidR="000A70F9">
        <w:tab/>
        <w:t>to lessen neighborhood tension;</w:t>
      </w:r>
    </w:p>
    <w:p w14:paraId="7E578FBC" w14:textId="77777777" w:rsidR="000A70F9" w:rsidRDefault="0064265B" w:rsidP="0064265B">
      <w:pPr>
        <w:pStyle w:val="i0"/>
        <w:tabs>
          <w:tab w:val="clear" w:pos="1080"/>
          <w:tab w:val="decimal" w:pos="1260"/>
          <w:tab w:val="left" w:pos="1530"/>
        </w:tabs>
      </w:pPr>
      <w:r>
        <w:tab/>
      </w:r>
      <w:r w:rsidR="000A70F9">
        <w:tab/>
        <w:t>(ii).</w:t>
      </w:r>
      <w:r w:rsidR="000A70F9">
        <w:tab/>
        <w:t>to eliminate prejudice and discrimination;</w:t>
      </w:r>
    </w:p>
    <w:p w14:paraId="00321CA8" w14:textId="77777777" w:rsidR="000A70F9" w:rsidRDefault="0064265B" w:rsidP="0064265B">
      <w:pPr>
        <w:pStyle w:val="i0"/>
        <w:tabs>
          <w:tab w:val="clear" w:pos="1080"/>
          <w:tab w:val="decimal" w:pos="1260"/>
          <w:tab w:val="left" w:pos="1530"/>
        </w:tabs>
      </w:pPr>
      <w:r>
        <w:tab/>
      </w:r>
      <w:r w:rsidR="000A70F9">
        <w:tab/>
        <w:t>(iii).</w:t>
      </w:r>
      <w:r w:rsidR="000A70F9">
        <w:tab/>
        <w:t>to defend human and civil rights secured by law; or</w:t>
      </w:r>
    </w:p>
    <w:p w14:paraId="1D82082A" w14:textId="77777777" w:rsidR="000A70F9" w:rsidRDefault="0064265B" w:rsidP="0064265B">
      <w:pPr>
        <w:pStyle w:val="i0"/>
        <w:tabs>
          <w:tab w:val="clear" w:pos="1080"/>
          <w:tab w:val="decimal" w:pos="1260"/>
          <w:tab w:val="left" w:pos="1530"/>
        </w:tabs>
      </w:pPr>
      <w:r>
        <w:tab/>
      </w:r>
      <w:r w:rsidR="000A70F9">
        <w:tab/>
        <w:t>(iv).</w:t>
      </w:r>
      <w:r w:rsidR="000A70F9">
        <w:tab/>
        <w:t>to combat community deterioration and juvenile delinquency.</w:t>
      </w:r>
    </w:p>
    <w:p w14:paraId="207FF067" w14:textId="77777777" w:rsidR="000A70F9" w:rsidRDefault="000A70F9">
      <w:pPr>
        <w:pStyle w:val="a1"/>
      </w:pPr>
      <w:r>
        <w:t>(b).</w:t>
      </w:r>
      <w:r>
        <w:tab/>
        <w:t>The fact that an organization which is organized and operated for the relief of indigent persons may receive voluntary contributions from the persons intended to be relieved will not necessarily prevent such organization from being exempt as an organization organized and operated exclusively for charitable purposes.</w:t>
      </w:r>
    </w:p>
    <w:p w14:paraId="673669AB" w14:textId="77777777" w:rsidR="000A70F9" w:rsidRDefault="000A70F9">
      <w:pPr>
        <w:pStyle w:val="a1"/>
      </w:pPr>
      <w:r>
        <w:t>(c).</w:t>
      </w:r>
      <w:r>
        <w:tab/>
        <w:t xml:space="preserve">The fact that an organization, in carrying out its primary purpose, advocates social or civic changes or presents opinions on controversial issues with the intention of molding public opinion or creating public sentiment to an acceptance of its views does not preclude such organization from qualifying under R.S. 47:608(5) so long as it is not an </w:t>
      </w:r>
      <w:r>
        <w:rPr>
          <w:iCs/>
        </w:rPr>
        <w:t>action</w:t>
      </w:r>
      <w:r>
        <w:rPr>
          <w:i/>
        </w:rPr>
        <w:t xml:space="preserve"> </w:t>
      </w:r>
      <w:r>
        <w:t>organization of any one of the types described in §308.B.5.c.iii.</w:t>
      </w:r>
    </w:p>
    <w:p w14:paraId="2D80C58D" w14:textId="77777777" w:rsidR="000A70F9" w:rsidRDefault="000A70F9">
      <w:pPr>
        <w:pStyle w:val="i0"/>
        <w:outlineLvl w:val="6"/>
      </w:pPr>
      <w:r>
        <w:tab/>
        <w:t>iii.</w:t>
      </w:r>
      <w:r>
        <w:tab/>
        <w:t>Educational Defined</w:t>
      </w:r>
    </w:p>
    <w:p w14:paraId="40277270" w14:textId="77777777" w:rsidR="000A70F9" w:rsidRDefault="000A70F9">
      <w:pPr>
        <w:pStyle w:val="a1"/>
      </w:pPr>
      <w:r>
        <w:t>(a).</w:t>
      </w:r>
      <w:r>
        <w:tab/>
        <w:t xml:space="preserve">In General. The term </w:t>
      </w:r>
      <w:r>
        <w:rPr>
          <w:i/>
        </w:rPr>
        <w:t xml:space="preserve">educational, </w:t>
      </w:r>
      <w:r>
        <w:t>as used in R.S. 47:608(5), relates to:</w:t>
      </w:r>
    </w:p>
    <w:p w14:paraId="445DFFB7" w14:textId="77777777" w:rsidR="000A70F9" w:rsidRDefault="004D723E" w:rsidP="004D723E">
      <w:pPr>
        <w:pStyle w:val="i0"/>
        <w:tabs>
          <w:tab w:val="clear" w:pos="1080"/>
          <w:tab w:val="decimal" w:pos="1260"/>
          <w:tab w:val="left" w:pos="1530"/>
        </w:tabs>
      </w:pPr>
      <w:r>
        <w:tab/>
      </w:r>
      <w:r w:rsidR="000A70F9">
        <w:tab/>
        <w:t>(i).</w:t>
      </w:r>
      <w:r w:rsidR="000A70F9">
        <w:tab/>
        <w:t>the instruction or training of the individual for the purpose of improving or developing his capabilities; or</w:t>
      </w:r>
    </w:p>
    <w:p w14:paraId="6527DED4" w14:textId="77777777" w:rsidR="000A70F9" w:rsidRDefault="004D723E" w:rsidP="004D723E">
      <w:pPr>
        <w:pStyle w:val="i0"/>
        <w:tabs>
          <w:tab w:val="clear" w:pos="1080"/>
          <w:tab w:val="decimal" w:pos="1260"/>
          <w:tab w:val="left" w:pos="1530"/>
        </w:tabs>
      </w:pPr>
      <w:r>
        <w:lastRenderedPageBreak/>
        <w:tab/>
      </w:r>
      <w:r w:rsidR="000A70F9">
        <w:tab/>
        <w:t>(ii).</w:t>
      </w:r>
      <w:r w:rsidR="000A70F9">
        <w:tab/>
        <w:t>the instruction of the public on subjects useful to the individual and beneficial to the community.</w:t>
      </w:r>
    </w:p>
    <w:p w14:paraId="459C5291" w14:textId="77777777" w:rsidR="000A70F9" w:rsidRDefault="000A70F9">
      <w:pPr>
        <w:pStyle w:val="a1"/>
      </w:pPr>
      <w:r>
        <w:t>(b).</w:t>
      </w:r>
      <w:r>
        <w:tab/>
        <w:t>An organization may be educational even though it advocates a particular position or viewpoint, so long as it presents a sufficiently full and fair exposition of the pertinent facts as to permit an individual or the public to form an independent opinion or conclusion. On the other hand, an organization is not educational if its principal function is the mere presentation of unsupported opinion.</w:t>
      </w:r>
    </w:p>
    <w:p w14:paraId="19185F91" w14:textId="77777777" w:rsidR="000A70F9" w:rsidRDefault="000A70F9">
      <w:pPr>
        <w:pStyle w:val="a1"/>
      </w:pPr>
      <w:r>
        <w:t>(c).</w:t>
      </w:r>
      <w:r>
        <w:tab/>
        <w:t>Examples of Educational Organizations. The following are examples of organizations which, if they otherwise meet the requirements of this Subsection, are educational.</w:t>
      </w:r>
    </w:p>
    <w:p w14:paraId="5716FDD0" w14:textId="77777777" w:rsidR="000A70F9" w:rsidRDefault="004D723E" w:rsidP="004D723E">
      <w:pPr>
        <w:pStyle w:val="i0"/>
        <w:tabs>
          <w:tab w:val="clear" w:pos="1080"/>
          <w:tab w:val="decimal" w:pos="1260"/>
          <w:tab w:val="left" w:pos="1530"/>
        </w:tabs>
      </w:pPr>
      <w:r>
        <w:tab/>
      </w:r>
      <w:r w:rsidR="000A70F9">
        <w:tab/>
        <w:t>(i).</w:t>
      </w:r>
      <w:r w:rsidR="000A70F9">
        <w:tab/>
        <w:t>Example. An organization, such as a primary or secondary school, a college, or a professional or trade school, which has a regularly scheduled curriculum, a regular faculty, and a regularly enrolled body of students in attendance at a place where the educational activities are regularly carried on.</w:t>
      </w:r>
    </w:p>
    <w:p w14:paraId="281400FC" w14:textId="77777777" w:rsidR="000A70F9" w:rsidRDefault="004D723E" w:rsidP="004D723E">
      <w:pPr>
        <w:pStyle w:val="i0"/>
        <w:tabs>
          <w:tab w:val="clear" w:pos="1080"/>
          <w:tab w:val="decimal" w:pos="1260"/>
          <w:tab w:val="left" w:pos="1530"/>
        </w:tabs>
      </w:pPr>
      <w:r>
        <w:tab/>
      </w:r>
      <w:r w:rsidR="000A70F9">
        <w:tab/>
        <w:t>(ii).</w:t>
      </w:r>
      <w:r w:rsidR="000A70F9">
        <w:tab/>
        <w:t>Example. An organization whose activities consist of presenting public discussion groups, forums, panels, lectures, or other similar programs. Such programs may be on radio or television.</w:t>
      </w:r>
    </w:p>
    <w:p w14:paraId="22769705" w14:textId="77777777" w:rsidR="000A70F9" w:rsidRDefault="004D723E" w:rsidP="004D723E">
      <w:pPr>
        <w:pStyle w:val="i0"/>
        <w:tabs>
          <w:tab w:val="clear" w:pos="1080"/>
          <w:tab w:val="decimal" w:pos="1260"/>
          <w:tab w:val="left" w:pos="1530"/>
        </w:tabs>
      </w:pPr>
      <w:r>
        <w:tab/>
      </w:r>
      <w:r w:rsidR="000A70F9">
        <w:tab/>
        <w:t>(iii).</w:t>
      </w:r>
      <w:r w:rsidR="000A70F9">
        <w:tab/>
        <w:t>Example. An organization which presents a course of instruction by means of correspondence or through the use of television or radio.</w:t>
      </w:r>
    </w:p>
    <w:p w14:paraId="3A8C5BA1" w14:textId="77777777" w:rsidR="000A70F9" w:rsidRDefault="004D723E" w:rsidP="004D723E">
      <w:pPr>
        <w:pStyle w:val="i0"/>
        <w:tabs>
          <w:tab w:val="clear" w:pos="1080"/>
          <w:tab w:val="decimal" w:pos="1260"/>
          <w:tab w:val="left" w:pos="1530"/>
        </w:tabs>
      </w:pPr>
      <w:r>
        <w:tab/>
      </w:r>
      <w:r w:rsidR="000A70F9">
        <w:tab/>
        <w:t>(iv).</w:t>
      </w:r>
      <w:r w:rsidR="000A70F9">
        <w:tab/>
        <w:t>Example. Museums, zoos, planetariums, symphony orchestras, and other similar organizations.</w:t>
      </w:r>
    </w:p>
    <w:p w14:paraId="35A40DE6" w14:textId="77777777" w:rsidR="000A70F9" w:rsidRDefault="000A70F9">
      <w:pPr>
        <w:pStyle w:val="i0"/>
        <w:outlineLvl w:val="6"/>
      </w:pPr>
      <w:r>
        <w:tab/>
        <w:t>iv.</w:t>
      </w:r>
      <w:r>
        <w:tab/>
        <w:t>Scientific Defined</w:t>
      </w:r>
    </w:p>
    <w:p w14:paraId="71B6054C" w14:textId="77777777" w:rsidR="000A70F9" w:rsidRDefault="000A70F9">
      <w:pPr>
        <w:pStyle w:val="a1"/>
        <w:rPr>
          <w:iCs/>
        </w:rPr>
      </w:pPr>
      <w:r>
        <w:t>(a).</w:t>
      </w:r>
      <w:r>
        <w:tab/>
        <w:t xml:space="preserve">Since an organization may meet the requirements of R.S. 47:608(5) only if it serves a public rather than a private interest, a </w:t>
      </w:r>
      <w:r>
        <w:rPr>
          <w:iCs/>
        </w:rPr>
        <w:t>scientific</w:t>
      </w:r>
      <w:r>
        <w:rPr>
          <w:i/>
        </w:rPr>
        <w:t xml:space="preserve"> </w:t>
      </w:r>
      <w:r>
        <w:t xml:space="preserve">organization must be organized and operated in the public interest [§308.B.5.d.i.(b)]. Therefore, the term </w:t>
      </w:r>
      <w:r>
        <w:rPr>
          <w:i/>
        </w:rPr>
        <w:t xml:space="preserve">scientific, </w:t>
      </w:r>
      <w:r>
        <w:t xml:space="preserve">as used in R.S. 47:608(5) includes the carrying on of scientific research in the public interest. Research when taken alone is a word with various meanings; it is not synonymous with </w:t>
      </w:r>
      <w:r>
        <w:rPr>
          <w:iCs/>
        </w:rPr>
        <w:t>scientific</w:t>
      </w:r>
      <w:r>
        <w:rPr>
          <w:i/>
        </w:rPr>
        <w:t xml:space="preserve">, </w:t>
      </w:r>
      <w:r>
        <w:t xml:space="preserve">and the nature of particular research depends upon the purpose which it serves. For research to be </w:t>
      </w:r>
      <w:r>
        <w:rPr>
          <w:iCs/>
        </w:rPr>
        <w:t>scientific</w:t>
      </w:r>
      <w:r>
        <w:rPr>
          <w:i/>
        </w:rPr>
        <w:t xml:space="preserve"> </w:t>
      </w:r>
      <w:r>
        <w:t xml:space="preserve">within the meaning of R.S. 47:608(5), it must be carried on in furtherance of a </w:t>
      </w:r>
      <w:r>
        <w:rPr>
          <w:iCs/>
        </w:rPr>
        <w:t>scientific</w:t>
      </w:r>
      <w:r>
        <w:rPr>
          <w:i/>
        </w:rPr>
        <w:t xml:space="preserve"> </w:t>
      </w:r>
      <w:r>
        <w:t xml:space="preserve">purpose. The determination as to whether research is </w:t>
      </w:r>
      <w:r>
        <w:rPr>
          <w:iCs/>
        </w:rPr>
        <w:t>scientific</w:t>
      </w:r>
      <w:r>
        <w:rPr>
          <w:i/>
        </w:rPr>
        <w:t xml:space="preserve"> </w:t>
      </w:r>
      <w:r>
        <w:t xml:space="preserve">does not depend on such research being classified as </w:t>
      </w:r>
      <w:r>
        <w:rPr>
          <w:iCs/>
        </w:rPr>
        <w:t>fundamental or basic, as contrasted with applied or practical.</w:t>
      </w:r>
    </w:p>
    <w:p w14:paraId="6EF61F28" w14:textId="77777777" w:rsidR="000A70F9" w:rsidRDefault="000A70F9">
      <w:pPr>
        <w:pStyle w:val="a1"/>
      </w:pPr>
      <w:r>
        <w:t>(b).</w:t>
      </w:r>
      <w:r>
        <w:tab/>
        <w:t>Scientific research does not include activities of a type ordinarily carried on as an incident to commercial or industrial operations, as, for example, the ordinary testing or inspection of materials or products, or the designing or construction of equipment, buildings, etc.</w:t>
      </w:r>
    </w:p>
    <w:p w14:paraId="731626C2" w14:textId="77777777" w:rsidR="000A70F9" w:rsidRDefault="000A70F9">
      <w:pPr>
        <w:pStyle w:val="a1"/>
      </w:pPr>
      <w:r>
        <w:t>(c).</w:t>
      </w:r>
      <w:r>
        <w:tab/>
        <w:t>Scientific research will be regarded as carried on in the public interest:</w:t>
      </w:r>
    </w:p>
    <w:p w14:paraId="33D9C99A" w14:textId="77777777" w:rsidR="000A70F9" w:rsidRDefault="006C6FAB" w:rsidP="006C6FAB">
      <w:pPr>
        <w:pStyle w:val="i0"/>
        <w:tabs>
          <w:tab w:val="clear" w:pos="1080"/>
          <w:tab w:val="decimal" w:pos="1260"/>
          <w:tab w:val="left" w:pos="1530"/>
        </w:tabs>
      </w:pPr>
      <w:r>
        <w:tab/>
      </w:r>
      <w:r w:rsidR="000A70F9">
        <w:tab/>
        <w:t>(i).</w:t>
      </w:r>
      <w:r w:rsidR="000A70F9">
        <w:tab/>
        <w:t xml:space="preserve">if the results of such research (including any patents, copyrights, processes, or formulas resulting from </w:t>
      </w:r>
      <w:r w:rsidR="000A70F9">
        <w:t>such research) are made available to the public on a nondiscriminatory basis;</w:t>
      </w:r>
    </w:p>
    <w:p w14:paraId="4517ECCA" w14:textId="77777777" w:rsidR="000A70F9" w:rsidRDefault="006C6FAB" w:rsidP="006C6FAB">
      <w:pPr>
        <w:pStyle w:val="i0"/>
        <w:tabs>
          <w:tab w:val="clear" w:pos="1080"/>
          <w:tab w:val="decimal" w:pos="1260"/>
          <w:tab w:val="left" w:pos="1530"/>
        </w:tabs>
      </w:pPr>
      <w:r>
        <w:tab/>
      </w:r>
      <w:r w:rsidR="000A70F9">
        <w:tab/>
        <w:t>(ii).</w:t>
      </w:r>
      <w:r w:rsidR="000A70F9">
        <w:tab/>
        <w:t>if such research is performed for the United States, or any of its agencies or instrumentalities, or for a state or political Subdivision thereof; or</w:t>
      </w:r>
    </w:p>
    <w:p w14:paraId="41E3E50A" w14:textId="77777777" w:rsidR="000A70F9" w:rsidRDefault="006C6FAB" w:rsidP="006C6FAB">
      <w:pPr>
        <w:pStyle w:val="i0"/>
        <w:tabs>
          <w:tab w:val="clear" w:pos="1080"/>
          <w:tab w:val="decimal" w:pos="1260"/>
          <w:tab w:val="left" w:pos="1530"/>
        </w:tabs>
      </w:pPr>
      <w:r>
        <w:tab/>
      </w:r>
      <w:r w:rsidR="000A70F9">
        <w:tab/>
        <w:t>(iii).</w:t>
      </w:r>
      <w:r w:rsidR="000A70F9">
        <w:tab/>
        <w:t>if such research is directed toward benefiting the public. The following are examples of scientific research which will be considered as directed toward benefiting the public, and, therefore, which will be regarded as carried on in the public interest:</w:t>
      </w:r>
    </w:p>
    <w:p w14:paraId="5ED67A70" w14:textId="77777777" w:rsidR="000A70F9" w:rsidRDefault="000A70F9">
      <w:pPr>
        <w:pStyle w:val="a1"/>
        <w:tabs>
          <w:tab w:val="left" w:pos="1680"/>
        </w:tabs>
      </w:pPr>
      <w:r>
        <w:tab/>
        <w:t>[a].</w:t>
      </w:r>
      <w:r>
        <w:tab/>
        <w:t>scientific research carried on for the purpose of aiding in the scientific education of college or university students;</w:t>
      </w:r>
    </w:p>
    <w:p w14:paraId="6523F14D" w14:textId="77777777" w:rsidR="000A70F9" w:rsidRDefault="000A70F9">
      <w:pPr>
        <w:pStyle w:val="a1"/>
        <w:tabs>
          <w:tab w:val="left" w:pos="1680"/>
        </w:tabs>
      </w:pPr>
      <w:r>
        <w:tab/>
        <w:t>[b].</w:t>
      </w:r>
      <w:r>
        <w:tab/>
        <w:t>scientific research carried on for the purpose of obtaining scientific information, which is published in a treatise, thesis, trade publication, or in any other form that is avai</w:t>
      </w:r>
      <w:r w:rsidR="006C6FAB">
        <w:t>lable to the interested public;</w:t>
      </w:r>
    </w:p>
    <w:p w14:paraId="2EED1647" w14:textId="77777777" w:rsidR="000A70F9" w:rsidRDefault="000A70F9">
      <w:pPr>
        <w:pStyle w:val="a1"/>
        <w:tabs>
          <w:tab w:val="left" w:pos="1680"/>
        </w:tabs>
      </w:pPr>
      <w:r>
        <w:tab/>
        <w:t>[c].</w:t>
      </w:r>
      <w:r>
        <w:tab/>
        <w:t>scientific research carried on for the purpose of discovering a cure for a disease; or</w:t>
      </w:r>
    </w:p>
    <w:p w14:paraId="587C6C92" w14:textId="77777777" w:rsidR="000A70F9" w:rsidRDefault="000A70F9">
      <w:pPr>
        <w:pStyle w:val="a1"/>
        <w:tabs>
          <w:tab w:val="left" w:pos="1680"/>
        </w:tabs>
      </w:pPr>
      <w:r>
        <w:tab/>
        <w:t>[d].</w:t>
      </w:r>
      <w:r>
        <w:tab/>
        <w:t>scientific research carried on for the purpose of aiding a community or geographical area by attracting new industry to the community or area or by encouraging the development of, or retention of, an industry in the community or area. Scientific research described in §308.B.5.d.iv.(c) will be regarded as carried on in the public interest even though such research is performed pursuant to a contract or agreement under which the sponsor or sponsors of the research have the right to obtain ownership or control of any patents, copyrights, processes, or formulas resulting from such research.</w:t>
      </w:r>
    </w:p>
    <w:p w14:paraId="385E0185" w14:textId="77777777" w:rsidR="000A70F9" w:rsidRDefault="000A70F9">
      <w:pPr>
        <w:pStyle w:val="a1"/>
      </w:pPr>
      <w:r>
        <w:t>(d).</w:t>
      </w:r>
      <w:r>
        <w:tab/>
        <w:t xml:space="preserve">An organization will not be regarded as organized and operated for the purpose of carrying on scientific research in the public interest and, consequently, will not qualify under R.S. 47:608(5) as a </w:t>
      </w:r>
      <w:r>
        <w:rPr>
          <w:iCs/>
        </w:rPr>
        <w:t xml:space="preserve">scientific </w:t>
      </w:r>
      <w:r>
        <w:t>organization, if:</w:t>
      </w:r>
    </w:p>
    <w:p w14:paraId="096D150D" w14:textId="77777777" w:rsidR="000A70F9" w:rsidRDefault="00F81521" w:rsidP="00F81521">
      <w:pPr>
        <w:pStyle w:val="i0"/>
        <w:tabs>
          <w:tab w:val="clear" w:pos="1080"/>
          <w:tab w:val="decimal" w:pos="1260"/>
          <w:tab w:val="left" w:pos="1530"/>
        </w:tabs>
      </w:pPr>
      <w:r>
        <w:tab/>
      </w:r>
      <w:r w:rsidR="000A70F9">
        <w:tab/>
        <w:t>(i).</w:t>
      </w:r>
      <w:r w:rsidR="000A70F9">
        <w:tab/>
        <w:t>such organization will perform research only for persons who are (directly or indirectly) its creators and who are not described in R.S. 47:608(5); or</w:t>
      </w:r>
    </w:p>
    <w:p w14:paraId="38CD3D02" w14:textId="77777777" w:rsidR="000A70F9" w:rsidRDefault="00F81521" w:rsidP="00F81521">
      <w:pPr>
        <w:pStyle w:val="i0"/>
        <w:tabs>
          <w:tab w:val="clear" w:pos="1080"/>
          <w:tab w:val="decimal" w:pos="1260"/>
          <w:tab w:val="left" w:pos="1530"/>
        </w:tabs>
      </w:pPr>
      <w:r>
        <w:tab/>
      </w:r>
      <w:r w:rsidR="000A70F9">
        <w:tab/>
        <w:t>(ii).</w:t>
      </w:r>
      <w:r w:rsidR="000A70F9">
        <w:tab/>
        <w:t xml:space="preserve">such organization retains (directly or indirectly) the ownership or control of more than an insubstantial portion of the patents, copyrights, processes, or formulas resulting from its research and does not make such patents, copyrights, processes, or formulas available to the public. For purposes of this Subclause, a patent, copyright, process, or formula shall be considered as made available to the public if such patent, copyright, process, or formula is made available to the public on a nondiscriminatory basis. In addition, although one person is granted the exclusive right to the use of a patent, copyright, process, or formula, it shall be considered as made available to the public if the granting of such exclusive right is the only practicable manner in which the patent, copyright, process, or formula can be used to benefit the public. In such a case, however, the research from which the patent, copyright, process, or formula resulted will be regarded as carried on in the public interest (within the </w:t>
      </w:r>
      <w:r w:rsidR="000A70F9">
        <w:lastRenderedPageBreak/>
        <w:t>meaning of §308.B.5.d.iv.(c).(iii) if it is carried on for a person described in §308.B.5.d.iv.(c).(ii) or if it is scientific research described in §308.B.5.d.iv.(c).(iii).</w:t>
      </w:r>
    </w:p>
    <w:p w14:paraId="34AA52CA" w14:textId="77777777" w:rsidR="000A70F9" w:rsidRDefault="000A70F9">
      <w:pPr>
        <w:pStyle w:val="a1"/>
      </w:pPr>
      <w:r>
        <w:t>(e).</w:t>
      </w:r>
      <w:r>
        <w:tab/>
        <w:t>The fact that any organization (including a college, university, or hospital) carries on research which is not in furtherance of an exempt purpose described in R.S. 47:608(5) will not preclude such organization from meeting the requirements of R.S. 47:608(5) so long as the organization meets the organizational test and is not operated for the primary purpose of carrying on such research (see §308.B.5.e relating to organizations carrying on a trade or business).</w:t>
      </w:r>
    </w:p>
    <w:p w14:paraId="0536D9CA" w14:textId="77777777" w:rsidR="000A70F9" w:rsidRDefault="000A70F9">
      <w:pPr>
        <w:pStyle w:val="a0"/>
      </w:pPr>
      <w:r>
        <w:t>e.</w:t>
      </w:r>
      <w:r>
        <w:tab/>
        <w:t>Organizations Carrying on Trade or Business. In general, an organization may meet the requirements of R.S. 47:608(5) although it operates a trade or business as a substantial part of its activities, if the operation of such trade or business is in furtherance of the organization's exempt purpose or purposes and if the organization is not organized or operated for the primary purpose of carrying on an unrelated trade or business. In determining the existence or nonexistence of such primary purpose, all the circumstances must be considered, including the size and extent of the trade or business and the size and extent of the activities which are in furtherance of one or more exempt purposes. An organization which is organized and operated for the primary purpose of carrying on an unrelated trade or business is not exempt under R.S. 47:608(5), even though it has certain religious purposes, its property is held in common, and its profits do not inure to the benefit of individual members of the organization.</w:t>
      </w:r>
    </w:p>
    <w:p w14:paraId="244DDC06" w14:textId="77777777" w:rsidR="000A70F9" w:rsidRDefault="000A70F9">
      <w:pPr>
        <w:pStyle w:val="1"/>
      </w:pPr>
      <w:r>
        <w:t>6.</w:t>
      </w:r>
      <w:r>
        <w:tab/>
        <w:t>Business Leagues, Chambers of Commerce, Real Estate Boards, and Boards of Trade. A business league is an association of persons having some common business interest, the purpose of which is to promote such common interest and not to engage in regular business of a kind ordinarily carried on for profit. It is an organization of the same general class as a chamber of commerce or board of trade. Thus, its activities should be directed to the improvement of business conditions of one or more lines of business as distinguished from the performance of particular services for individual persons. An organization whose purpose is to engage in a regular business of a kind ordinarily carried on for profit, even though the business is conducted on a cooperative basis or produces only sufficient income to be self sustaining, is not a business league. An association engaged in furnishing information to prospective investors to enable them to make sound investments is not a business league since its activities do not further any common business interest, even though all of its income is devoted to the purpose stated. A stock or commodity exchange is not a business league, a chamber of commerce, or a board of trade within the meaning of R.S. 47:608(6) and is not exempt from the tax.</w:t>
      </w:r>
    </w:p>
    <w:p w14:paraId="59FE8A26" w14:textId="77777777" w:rsidR="000A70F9" w:rsidRDefault="000A70F9">
      <w:pPr>
        <w:pStyle w:val="1"/>
      </w:pPr>
      <w:r>
        <w:t>7.</w:t>
      </w:r>
      <w:r>
        <w:tab/>
        <w:t>Civic Leagues and Local Associations of Employees</w:t>
      </w:r>
    </w:p>
    <w:p w14:paraId="1506C7F2" w14:textId="77777777" w:rsidR="000A70F9" w:rsidRDefault="000A70F9">
      <w:pPr>
        <w:pStyle w:val="a0"/>
      </w:pPr>
      <w:r>
        <w:t>a.</w:t>
      </w:r>
      <w:r>
        <w:tab/>
        <w:t xml:space="preserve">Civic leagues or organizations may be exempt, provided they are not organized or operated for profit, and are operated exclusively for the promotion of social welfare. An organization is operated exclusively for social welfare only if </w:t>
      </w:r>
      <w:r>
        <w:t xml:space="preserve">it is primarily engaged in promoting in some manner the common good and general welfare of people in the community. An organization embraced within this provision is one which is operated primarily for the purpose of bringing about civic betterment and social improvements. A </w:t>
      </w:r>
      <w:r>
        <w:rPr>
          <w:iCs/>
        </w:rPr>
        <w:t>social welfare</w:t>
      </w:r>
      <w:r>
        <w:rPr>
          <w:i/>
        </w:rPr>
        <w:t xml:space="preserve"> </w:t>
      </w:r>
      <w:r>
        <w:t xml:space="preserve">organization will qualify for exemption as a charitable organization if it falls within the definition of </w:t>
      </w:r>
      <w:r>
        <w:rPr>
          <w:i/>
        </w:rPr>
        <w:t xml:space="preserve">charitable </w:t>
      </w:r>
      <w:r>
        <w:t xml:space="preserve">set forth in §308.B.5.d.ii and is not an </w:t>
      </w:r>
      <w:r>
        <w:rPr>
          <w:iCs/>
        </w:rPr>
        <w:t>action</w:t>
      </w:r>
      <w:r>
        <w:rPr>
          <w:i/>
        </w:rPr>
        <w:t xml:space="preserve"> </w:t>
      </w:r>
      <w:r>
        <w:t>organization as set forth in §308.B.5.c.iii.</w:t>
      </w:r>
    </w:p>
    <w:p w14:paraId="40315738" w14:textId="77777777" w:rsidR="000A70F9" w:rsidRDefault="000A70F9" w:rsidP="00F05558">
      <w:pPr>
        <w:pStyle w:val="a0"/>
        <w:spacing w:after="80"/>
      </w:pPr>
      <w:r>
        <w:t>b.</w:t>
      </w:r>
      <w:r>
        <w:tab/>
        <w:t xml:space="preserve">The promotion of social welfare does not include direct or indirect participation or intervention in political campaigns on behalf of or in opposition to any candidate for public office, nor is an organization operated primarily for the promotion of social welfare if its primary activity is operating a social club for the benefit, pleasure, or recreation of its members, or is carrying on a business with the general public in a manner similar to organizations which are operated for profit. See R.S. 47:608(6) and the regulations issued thereunder, relating to business leagues and similar organizations. A social welfare organization may qualify under this Section even though it is an </w:t>
      </w:r>
      <w:r>
        <w:rPr>
          <w:iCs/>
        </w:rPr>
        <w:t>action</w:t>
      </w:r>
      <w:r>
        <w:rPr>
          <w:i/>
        </w:rPr>
        <w:t xml:space="preserve"> </w:t>
      </w:r>
      <w:r>
        <w:t>organization described in §308.B if it otherwise qualifies under this Section.</w:t>
      </w:r>
    </w:p>
    <w:p w14:paraId="3FEBE40C" w14:textId="77777777" w:rsidR="000A70F9" w:rsidRDefault="000A70F9" w:rsidP="00F05558">
      <w:pPr>
        <w:pStyle w:val="a0"/>
        <w:spacing w:after="80"/>
      </w:pPr>
      <w:r>
        <w:t>c.</w:t>
      </w:r>
      <w:r>
        <w:tab/>
        <w:t>Local associations of employees described in R.S. 47:608(7) are expressly entitled to exemption. As conditions to exemption, it is required that:</w:t>
      </w:r>
    </w:p>
    <w:p w14:paraId="57987EFE" w14:textId="77777777" w:rsidR="000A70F9" w:rsidRDefault="000A70F9" w:rsidP="00F05558">
      <w:pPr>
        <w:pStyle w:val="i0"/>
        <w:spacing w:after="80"/>
        <w:outlineLvl w:val="6"/>
      </w:pPr>
      <w:r>
        <w:tab/>
        <w:t>i.</w:t>
      </w:r>
      <w:r>
        <w:tab/>
        <w:t>membership of such an association be limited to the employees of a designated person or persons in a particular municipality;</w:t>
      </w:r>
    </w:p>
    <w:p w14:paraId="104CBFED" w14:textId="77777777" w:rsidR="000A70F9" w:rsidRDefault="000A70F9" w:rsidP="00F05558">
      <w:pPr>
        <w:pStyle w:val="i0"/>
        <w:spacing w:after="80"/>
        <w:outlineLvl w:val="6"/>
      </w:pPr>
      <w:r>
        <w:tab/>
        <w:t>ii.</w:t>
      </w:r>
      <w:r>
        <w:tab/>
        <w:t>the net earnings of the association be devoted exclusively to charitable, educational, or recreational purposes;</w:t>
      </w:r>
    </w:p>
    <w:p w14:paraId="6B6B9EEB" w14:textId="77777777" w:rsidR="000A70F9" w:rsidRDefault="000A70F9">
      <w:pPr>
        <w:pStyle w:val="i0"/>
        <w:outlineLvl w:val="6"/>
      </w:pPr>
      <w:r>
        <w:tab/>
        <w:t>iii.</w:t>
      </w:r>
      <w:r>
        <w:tab/>
        <w:t>its activities are confined to a particular community, place, or district. If the activities are limited only by the borders of a state, it cannot be considered to be local in character; and</w:t>
      </w:r>
    </w:p>
    <w:p w14:paraId="1ABC8393" w14:textId="77777777" w:rsidR="000A70F9" w:rsidRDefault="000A70F9" w:rsidP="00F05558">
      <w:pPr>
        <w:pStyle w:val="i0"/>
        <w:spacing w:after="60"/>
      </w:pPr>
      <w:r>
        <w:tab/>
        <w:t>iv.</w:t>
      </w:r>
      <w:r>
        <w:tab/>
        <w:t>no substantial part of the activities of the association is carrying on propaganda or otherwise attempting to influence legislation.</w:t>
      </w:r>
    </w:p>
    <w:p w14:paraId="4D106EF3" w14:textId="77777777" w:rsidR="000A70F9" w:rsidRDefault="000A70F9" w:rsidP="00F05558">
      <w:pPr>
        <w:pStyle w:val="1"/>
        <w:spacing w:after="60"/>
      </w:pPr>
      <w:r>
        <w:t>8.</w:t>
      </w:r>
      <w:r>
        <w:tab/>
        <w:t>Social Clubs</w:t>
      </w:r>
    </w:p>
    <w:p w14:paraId="0A7D443C" w14:textId="77777777" w:rsidR="000A70F9" w:rsidRDefault="000A70F9" w:rsidP="00F05558">
      <w:pPr>
        <w:pStyle w:val="a0"/>
        <w:spacing w:after="60"/>
      </w:pPr>
      <w:r>
        <w:t>a.</w:t>
      </w:r>
      <w:r>
        <w:tab/>
        <w:t>The exemption provided by R.S. 47:608(8) applies only to clubs which are organized and operated exclusively for pleasure, recreation, and other nonprofitable purposes, but does not apply to any club if any part of its net earnings inures to the benefit of any private shareholder. In general, the exemption extends to social and recreational clubs which are supported solely by membership fees, dues, and assessments. However, a club otherwise entitled to exemption will not be disqualified because it raises revenue from members through the use of club facilities or in connection with club activities.</w:t>
      </w:r>
    </w:p>
    <w:p w14:paraId="02AF711E" w14:textId="77777777" w:rsidR="000A70F9" w:rsidRDefault="000A70F9" w:rsidP="00F05558">
      <w:pPr>
        <w:pStyle w:val="a0"/>
        <w:spacing w:after="80"/>
      </w:pPr>
      <w:r>
        <w:t>b.</w:t>
      </w:r>
      <w:r>
        <w:tab/>
        <w:t xml:space="preserve">A club which engages in business, such as making its social and recreational facilities available to the general public or by selling real estate or other products, is not organized and operated exclusively for pleasure, recreation, and other nonprofitable purposes, and is not exempt. Solicitation by advertisement or otherwise for public </w:t>
      </w:r>
      <w:r>
        <w:lastRenderedPageBreak/>
        <w:t>patronage to its facilities is prima facie evidence that the club is engaging in business and is not being operated exclusively for pleasure, recreation, or social purposes. However, an incidental sale of property will not deprive a club of its exemption.</w:t>
      </w:r>
    </w:p>
    <w:p w14:paraId="1F932BAC" w14:textId="77777777" w:rsidR="000A70F9" w:rsidRDefault="000A70F9" w:rsidP="00F05558">
      <w:pPr>
        <w:pStyle w:val="1"/>
        <w:spacing w:after="80"/>
      </w:pPr>
      <w:r>
        <w:t>9.</w:t>
      </w:r>
      <w:r>
        <w:tab/>
        <w:t>Local Benevolent Life Insurance Associations, Mutual Ditch or Irrigation Companies, Mutual Cooperative or Telephone Companies, and Like Organizations</w:t>
      </w:r>
    </w:p>
    <w:p w14:paraId="6BFF198F" w14:textId="77777777" w:rsidR="000A70F9" w:rsidRDefault="000A70F9" w:rsidP="00F05558">
      <w:pPr>
        <w:pStyle w:val="a0"/>
        <w:spacing w:after="80"/>
      </w:pPr>
      <w:r>
        <w:t>a.</w:t>
      </w:r>
      <w:r>
        <w:tab/>
        <w:t>In order to be exempt under the provision of R.S. 47:608(9), an organization of the type specified must receive at least 85 percent of its income from amounts collected from members for the sole purpose of meeting losses and expenses. If an organization issues policies for stipulated cash premiums, or if it requires advance deposits to cover the cost of insurance and maintains investments from which more than 15 percent of its income is derived, it is not entitled to an exemption. Although it may make advance assessments for the sole purpose of meeting future losses and expenses, an organization may be entitled to the exemption provided that the balance of such assessments remaining on hand at the end of the year is retained to meet losses and expenses or is returned to members.</w:t>
      </w:r>
    </w:p>
    <w:p w14:paraId="34847D02" w14:textId="77777777" w:rsidR="000A70F9" w:rsidRDefault="000A70F9" w:rsidP="00F05558">
      <w:pPr>
        <w:pStyle w:val="a0"/>
        <w:spacing w:after="80"/>
      </w:pPr>
      <w:r>
        <w:t>b.</w:t>
      </w:r>
      <w:r>
        <w:tab/>
        <w:t xml:space="preserve">The phrase </w:t>
      </w:r>
      <w:r>
        <w:rPr>
          <w:i/>
        </w:rPr>
        <w:t xml:space="preserve">of a purely local character </w:t>
      </w:r>
      <w:r>
        <w:t xml:space="preserve">applies only to benevolent life insurance associations and organizations exempt on the ground that they are organizations similar to a benevolent life insurance association, and not to the other organizations specified in </w:t>
      </w:r>
      <w:r>
        <w:br/>
        <w:t>R.S. 47:608(9). An organization of a purely local character is one whose business activities are confined to a particular community, place, or district, irrespective of political subdivisions. If the activities of an organization are limited only by the borders of a state, it cannot be considered to be purely local in character.</w:t>
      </w:r>
    </w:p>
    <w:p w14:paraId="59BC8B85" w14:textId="77777777" w:rsidR="000A70F9" w:rsidRDefault="000A70F9">
      <w:pPr>
        <w:pStyle w:val="1"/>
      </w:pPr>
      <w:r>
        <w:t>10.</w:t>
      </w:r>
      <w:r>
        <w:tab/>
        <w:t>Insurance Corporations. Insurance companies which pay or which are required to pay a premium tax under the provisions of Title 22 of the Louisiana Revised Statutes of 1950 are exempt from the corporation franchise tax.</w:t>
      </w:r>
    </w:p>
    <w:p w14:paraId="31414655" w14:textId="77777777" w:rsidR="000A70F9" w:rsidRDefault="000A70F9">
      <w:pPr>
        <w:pStyle w:val="1"/>
      </w:pPr>
      <w:r>
        <w:t>11.</w:t>
      </w:r>
      <w:r>
        <w:tab/>
        <w:t>Farmers' and Fruit Growers' Cooperatives</w:t>
      </w:r>
    </w:p>
    <w:p w14:paraId="3033FCA1" w14:textId="77777777" w:rsidR="000A70F9" w:rsidRDefault="000A70F9" w:rsidP="00F05558">
      <w:pPr>
        <w:pStyle w:val="a0"/>
        <w:spacing w:after="80"/>
      </w:pPr>
      <w:r>
        <w:t>a.</w:t>
      </w:r>
      <w:r>
        <w:tab/>
        <w:t xml:space="preserve">Farmers' cooperative marketing associations engaged in the marketing of farm products for farmers, fruit growers, livestock growers, dairymen, etc., and turning back to the producers the proceeds of the sales of their products, less the necessary operating expenses, on the basis of either the quantity or the value of the products furnished by them, are exempt from the corporation franchise tax. Nonmember patrons must be treated the same as members insofar as the distribution of patronage dividends is concerned. Thus, if products are marketed for nonmember producers, the proceeds of the sales, less necessary operating expenses, must be returned to the patron from the sale of whose goods such proceeds result, whether or not such patrons are members of the association. In order to establish compliance with the statutory requirement that the proceeds of sales, less necessary operating expenses, be turned back to all producers on the basis of either the quantity or the value of the products furnished by them, it is necessary for such an association to keep permanent records of the business done with both </w:t>
      </w:r>
      <w:r>
        <w:t>members and nonmembers. While patronage dividends must be paid to all producers on the same basis, the requirement is complied with if an association, instead of paying patronage dividends to nonmembers in cash, keeps permanent records from which the proportionate share of the patronage dividends due to nonmember producers can be determined, and such shares are made applicable toward the purchase price of a share of stock or of a membership in the association.</w:t>
      </w:r>
    </w:p>
    <w:p w14:paraId="556F667B" w14:textId="77777777" w:rsidR="000A70F9" w:rsidRDefault="000A70F9" w:rsidP="00F05558">
      <w:pPr>
        <w:pStyle w:val="a0"/>
        <w:spacing w:after="80"/>
      </w:pPr>
      <w:r>
        <w:t>b.</w:t>
      </w:r>
      <w:r>
        <w:tab/>
        <w:t>An association which has capital stock will not for such reason be denied exemption:</w:t>
      </w:r>
    </w:p>
    <w:p w14:paraId="2DBB6D27" w14:textId="77777777" w:rsidR="000A70F9" w:rsidRDefault="000A70F9" w:rsidP="00F05558">
      <w:pPr>
        <w:pStyle w:val="i0"/>
        <w:spacing w:after="80"/>
      </w:pPr>
      <w:r>
        <w:tab/>
        <w:t>i.</w:t>
      </w:r>
      <w:r>
        <w:tab/>
        <w:t xml:space="preserve"> if the dividend rate of such stock is fixed at not to exceed the legal rate of interest in the state of incorporation on the value of the consideration for which the stock was issued; and</w:t>
      </w:r>
    </w:p>
    <w:p w14:paraId="0A573D4C" w14:textId="77777777" w:rsidR="000A70F9" w:rsidRDefault="000A70F9">
      <w:pPr>
        <w:pStyle w:val="i0"/>
      </w:pPr>
      <w:r>
        <w:tab/>
        <w:t>ii.</w:t>
      </w:r>
      <w:r>
        <w:tab/>
        <w:t>if substantially all of such stock (with the exception noted below) is owned by producers who market their products or purchase their supplies and equipment through the association. Any ownership of stock by others than such actual producers must be satisfactorily explained in the association's application for exemption. The association will be required to show that the ownership of its capital stock has been restricted as far as possible to such actual producers. If by statutory requirement all officers of an association must be shareholders, the ownership of a share of stock by a nonproducer to qualify him as an officer will not destroy the association's exemption. Likewise, if a shareholder for any reason ceases to be a producer and the association, because of a constitutional restriction or prohibition or other reason beyond the control of the association, is unable to purchase or retire the stock of such nonproducer, the fact that under such circumstances a small amount of the outstanding capital stock is owned by shareholders who are no longer producers will not destroy the exemption. The restriction placed on the ownership of capital stock of an exempt cooperative association shall not apply to nonvoting preferred stock, provided the owners of such stock are not entitled or permitted to participate, directly or indirectly, in the profits of the association, upon dissolution or otherwise, beyond the fixed dividends.</w:t>
      </w:r>
    </w:p>
    <w:p w14:paraId="4FD75510" w14:textId="77777777" w:rsidR="000A70F9" w:rsidRDefault="000A70F9">
      <w:pPr>
        <w:pStyle w:val="a0"/>
      </w:pPr>
      <w:r>
        <w:t>c.</w:t>
      </w:r>
      <w:r>
        <w:tab/>
        <w:t>The accumulation and maintenance of a reserve required by state statute, or the accumulation and maintenance of a reasonable reserve or surplus for any necessary purpose, such as to provide for the erection of buildings and facilities required in business or for the purchase and installation of machinery and equipment or to retire indebtedness incurred for such purposes, will not destroy the exemption. An association will not be denied exemption because it markets the products of nonmembers, provided the value of the products marketed for nonmembers does not exceed the value of the products marketed for members. Anyone who shares in the profits of a farmers' cooperative marketing association and is entitled to participate in the management of the association must be regarded as a member of such association.</w:t>
      </w:r>
    </w:p>
    <w:p w14:paraId="12E73975" w14:textId="77777777" w:rsidR="000A70F9" w:rsidRDefault="000A70F9">
      <w:pPr>
        <w:pStyle w:val="a0"/>
      </w:pPr>
      <w:r>
        <w:t>d.</w:t>
      </w:r>
      <w:r>
        <w:tab/>
        <w:t xml:space="preserve">Cooperative associations engaged in the purchasing of supplies and equipment for farmers, fruit growers, livestock growers, dairymen, etc., and turning over such supplies and equipment to them at actual cost, plus the necessary operating expenses, are exempt. The term </w:t>
      </w:r>
      <w:r>
        <w:rPr>
          <w:i/>
        </w:rPr>
        <w:t xml:space="preserve">supplies </w:t>
      </w:r>
      <w:r>
        <w:rPr>
          <w:i/>
        </w:rPr>
        <w:lastRenderedPageBreak/>
        <w:t xml:space="preserve">and equipment </w:t>
      </w:r>
      <w:r>
        <w:t xml:space="preserve">includes groceries and all other goods and merchandise used by farmers in the operation and maintenance of a farm or farmer's household. The provisions relating to a reserve or surplus and to capital stock shall apply to associations coming under this Paragraph. An association which purchases supplies and equipment for nonmembers will not for such reason be denied exemption, provided the value of the purchases for nonmembers does not exceed the value of the purchases made for members, and provided the value of the purchases made for nonmembers who are not producers does not exceed </w:t>
      </w:r>
      <w:r w:rsidR="00F81521">
        <w:br/>
      </w:r>
      <w:r>
        <w:t>15 percent of the value of all its purchases.</w:t>
      </w:r>
    </w:p>
    <w:p w14:paraId="4B93ED88" w14:textId="77777777" w:rsidR="000A70F9" w:rsidRDefault="000A70F9">
      <w:pPr>
        <w:pStyle w:val="a0"/>
      </w:pPr>
      <w:r>
        <w:t>e.</w:t>
      </w:r>
      <w:r>
        <w:tab/>
        <w:t>In order to be exempt under R.S. 47:608(11), an association must establish that it has no income for its own account other than that reflected in a reserve or surplus authorized therein. An association engaged both in marketing farm products and in purchasing supplies and equipment is exempt only if it meets the prescribed requirements for each of its functions.</w:t>
      </w:r>
    </w:p>
    <w:p w14:paraId="050C64CF" w14:textId="77777777" w:rsidR="000A70F9" w:rsidRDefault="000A70F9">
      <w:pPr>
        <w:pStyle w:val="a0"/>
      </w:pPr>
      <w:r>
        <w:t>f.</w:t>
      </w:r>
      <w:r>
        <w:tab/>
        <w:t>To be exempt, an association must not only be organized but actually operated in the manner of and for the purposes specified in R.S. 47:608(11).</w:t>
      </w:r>
    </w:p>
    <w:p w14:paraId="478409FA" w14:textId="77777777" w:rsidR="000A70F9" w:rsidRDefault="000A70F9">
      <w:pPr>
        <w:pStyle w:val="a0"/>
      </w:pPr>
      <w:r>
        <w:t>g.</w:t>
      </w:r>
      <w:r>
        <w:tab/>
        <w:t>Cooperative organizations engaged in activities dissimilar from those of farmers, fruitgrowers, and the like, are not exempt.</w:t>
      </w:r>
    </w:p>
    <w:p w14:paraId="2F7F9F2D" w14:textId="77777777" w:rsidR="000A70F9" w:rsidRDefault="000A70F9">
      <w:pPr>
        <w:pStyle w:val="1"/>
      </w:pPr>
      <w:r>
        <w:t>12.</w:t>
      </w:r>
      <w:r>
        <w:tab/>
        <w:t>Corporations Organized to Finance Crop Operations. A corporation organized by a farmers' cooperative marketing or purchasing association, or the members thereof, for the purpose of financing the ordinary crop operations of such members or other producers is exempt, provided the marketing or purchasing association is exempt under the provisions of R. S. 47:608(11) and the financing corporation is operated in conjunction with the marketing or purchasing association. The provisions of R.S. 47:608(11) relating to a reserve or surplus and to capital stock also apply to corporations coming under this Paragraph.</w:t>
      </w:r>
    </w:p>
    <w:p w14:paraId="4E0A55A4" w14:textId="77777777" w:rsidR="000A70F9" w:rsidRDefault="000A70F9">
      <w:pPr>
        <w:pStyle w:val="1"/>
      </w:pPr>
      <w:r>
        <w:t>13.</w:t>
      </w:r>
      <w:r>
        <w:tab/>
        <w:t>Corporations Organized for the Exclusive Purpose of Holding Title to Property</w:t>
      </w:r>
    </w:p>
    <w:p w14:paraId="7D845BAD" w14:textId="77777777" w:rsidR="000A70F9" w:rsidRDefault="000A70F9">
      <w:pPr>
        <w:pStyle w:val="a0"/>
      </w:pPr>
      <w:r>
        <w:t>a.</w:t>
      </w:r>
      <w:r>
        <w:tab/>
        <w:t>Corporations organized for the exclusive purpose of holding title to property are exempt from the corporation franchise tax, but only if:</w:t>
      </w:r>
    </w:p>
    <w:p w14:paraId="59BDF9A7" w14:textId="77777777" w:rsidR="000A70F9" w:rsidRDefault="000A70F9">
      <w:pPr>
        <w:pStyle w:val="i0"/>
      </w:pPr>
      <w:r>
        <w:tab/>
        <w:t>i.</w:t>
      </w:r>
      <w:r>
        <w:tab/>
        <w:t>the entire amount of income from the property, less expenses, is turned over to organizations which are organized and operated exclusively for:</w:t>
      </w:r>
    </w:p>
    <w:p w14:paraId="681F549B" w14:textId="77777777" w:rsidR="000A70F9" w:rsidRDefault="000A70F9">
      <w:pPr>
        <w:pStyle w:val="a1"/>
      </w:pPr>
      <w:r>
        <w:t>(a).</w:t>
      </w:r>
      <w:r>
        <w:tab/>
        <w:t>religious purposes;</w:t>
      </w:r>
    </w:p>
    <w:p w14:paraId="14FDAF74" w14:textId="77777777" w:rsidR="000A70F9" w:rsidRDefault="000A70F9">
      <w:pPr>
        <w:pStyle w:val="a1"/>
      </w:pPr>
      <w:r>
        <w:t>(b).</w:t>
      </w:r>
      <w:r>
        <w:tab/>
        <w:t>charitable purposes;</w:t>
      </w:r>
    </w:p>
    <w:p w14:paraId="6340B341" w14:textId="77777777" w:rsidR="000A70F9" w:rsidRDefault="000A70F9">
      <w:pPr>
        <w:pStyle w:val="a1"/>
      </w:pPr>
      <w:r>
        <w:t>(c).</w:t>
      </w:r>
      <w:r>
        <w:tab/>
        <w:t>scientific purposes;</w:t>
      </w:r>
    </w:p>
    <w:p w14:paraId="4429B4B5" w14:textId="77777777" w:rsidR="000A70F9" w:rsidRDefault="000A70F9">
      <w:pPr>
        <w:pStyle w:val="a1"/>
      </w:pPr>
      <w:r>
        <w:t>(d).</w:t>
      </w:r>
      <w:r>
        <w:tab/>
        <w:t>literary purposes; or</w:t>
      </w:r>
    </w:p>
    <w:p w14:paraId="0F065368" w14:textId="77777777" w:rsidR="000A70F9" w:rsidRDefault="000A70F9">
      <w:pPr>
        <w:pStyle w:val="a1"/>
      </w:pPr>
      <w:r>
        <w:t>(e).</w:t>
      </w:r>
      <w:r>
        <w:tab/>
        <w:t>educational purposes; and</w:t>
      </w:r>
    </w:p>
    <w:p w14:paraId="00BA737C" w14:textId="77777777" w:rsidR="000A70F9" w:rsidRDefault="000A70F9">
      <w:pPr>
        <w:pStyle w:val="i0"/>
      </w:pPr>
      <w:r>
        <w:tab/>
        <w:t>ii.</w:t>
      </w:r>
      <w:r>
        <w:tab/>
        <w:t xml:space="preserve">no part of the net earnings inures to the benefit of any private shareholder or any organization organized and operated for a purpose other than those enumerated under </w:t>
      </w:r>
      <w:r>
        <w:t>§308.B.13.a.i.(a), whether or not the benefiting organization is exempt under other provisions of R.S. 47:608.</w:t>
      </w:r>
    </w:p>
    <w:p w14:paraId="0BED0017" w14:textId="77777777" w:rsidR="000A70F9" w:rsidRDefault="000A70F9">
      <w:pPr>
        <w:pStyle w:val="a0"/>
      </w:pPr>
      <w:r>
        <w:t>b.</w:t>
      </w:r>
      <w:r>
        <w:tab/>
        <w:t>Corporations whose articles of incorporation or by-laws permit activities other than the holding of title to property, collecting the income therefrom, paying the necessary expenses of operating the property, and turning over the entire amount of its income, after expenses, to the specified types of organizations are not exempt.</w:t>
      </w:r>
    </w:p>
    <w:p w14:paraId="1E2933FF" w14:textId="77777777" w:rsidR="000A70F9" w:rsidRDefault="000A70F9">
      <w:pPr>
        <w:pStyle w:val="1"/>
      </w:pPr>
      <w:r>
        <w:t>14.</w:t>
      </w:r>
      <w:r>
        <w:tab/>
        <w:t>Voluntary Employees' Beneficiary Associations</w:t>
      </w:r>
    </w:p>
    <w:p w14:paraId="2DBC811C" w14:textId="77777777" w:rsidR="000A70F9" w:rsidRDefault="000A70F9">
      <w:pPr>
        <w:pStyle w:val="a0"/>
      </w:pPr>
      <w:r>
        <w:t>a.</w:t>
      </w:r>
      <w:r>
        <w:tab/>
        <w:t>In general, the exemption provided by R.S. 47:608(14) applies if all of the following requirements are met:</w:t>
      </w:r>
    </w:p>
    <w:p w14:paraId="33B1EB99" w14:textId="77777777" w:rsidR="000A70F9" w:rsidRDefault="000A70F9">
      <w:pPr>
        <w:pStyle w:val="i0"/>
      </w:pPr>
      <w:r>
        <w:tab/>
        <w:t>i.</w:t>
      </w:r>
      <w:r>
        <w:tab/>
        <w:t>the organization is an association of employees;</w:t>
      </w:r>
    </w:p>
    <w:p w14:paraId="4BA8154D" w14:textId="77777777" w:rsidR="000A70F9" w:rsidRDefault="000A70F9">
      <w:pPr>
        <w:pStyle w:val="i0"/>
      </w:pPr>
      <w:r>
        <w:tab/>
        <w:t>ii.</w:t>
      </w:r>
      <w:r>
        <w:tab/>
        <w:t>membership of the employees in the association is voluntary;</w:t>
      </w:r>
    </w:p>
    <w:p w14:paraId="0A45FC76" w14:textId="77777777" w:rsidR="000A70F9" w:rsidRDefault="000A70F9">
      <w:pPr>
        <w:pStyle w:val="i0"/>
      </w:pPr>
      <w:r>
        <w:tab/>
        <w:t>iii.</w:t>
      </w:r>
      <w:r>
        <w:tab/>
        <w:t>the organization is operated only for the purpose of providing for the payment of life, sick, accident, or other benefits to its members or their dependents;</w:t>
      </w:r>
    </w:p>
    <w:p w14:paraId="39F2EF9E" w14:textId="77777777" w:rsidR="000A70F9" w:rsidRDefault="000A70F9">
      <w:pPr>
        <w:pStyle w:val="i0"/>
      </w:pPr>
      <w:r>
        <w:tab/>
        <w:t>iv.</w:t>
      </w:r>
      <w:r>
        <w:tab/>
        <w:t>no part of the net earnings of the organization inures, other than by payment of the benefits described in §308.B.14.a.iii, to the benefit of any private shareholder or individual; and</w:t>
      </w:r>
    </w:p>
    <w:p w14:paraId="37DF5571" w14:textId="77777777" w:rsidR="000A70F9" w:rsidRDefault="000A70F9">
      <w:pPr>
        <w:pStyle w:val="i0"/>
      </w:pPr>
      <w:r>
        <w:tab/>
        <w:t>v.</w:t>
      </w:r>
      <w:r>
        <w:tab/>
        <w:t>at least 85 percent of the income of the organization consists of amounts collected from members for the sole purpose of such payments of benefits and meeting expenses.</w:t>
      </w:r>
    </w:p>
    <w:p w14:paraId="0DDDB01D" w14:textId="77777777" w:rsidR="000A70F9" w:rsidRDefault="000A70F9">
      <w:pPr>
        <w:pStyle w:val="a0"/>
      </w:pPr>
      <w:r>
        <w:t>b.</w:t>
      </w:r>
      <w:r>
        <w:tab/>
        <w:t>Explanation of requirements necessary to constitute an organization described in R.S. 47:608(14) (LAC 61.I.308.B.14.b.ii). For purposes of §308.B.14.b:</w:t>
      </w:r>
    </w:p>
    <w:p w14:paraId="0CB9F6C5" w14:textId="77777777" w:rsidR="000A70F9" w:rsidRDefault="000A70F9" w:rsidP="00684DDF">
      <w:pPr>
        <w:pStyle w:val="i0"/>
        <w:keepNext/>
      </w:pPr>
      <w:r>
        <w:tab/>
        <w:t>i.</w:t>
      </w:r>
      <w:r>
        <w:tab/>
        <w:t>Association of Employees</w:t>
      </w:r>
    </w:p>
    <w:p w14:paraId="553C99D0" w14:textId="77777777" w:rsidR="000A70F9" w:rsidRDefault="000A70F9">
      <w:pPr>
        <w:pStyle w:val="a1"/>
      </w:pPr>
      <w:r>
        <w:t>(a).</w:t>
      </w:r>
      <w:r>
        <w:tab/>
        <w:t xml:space="preserve">In general, an organization described in R.S. 47:608(14) must be composed of individuals who are entitled to participate in the association by reason of their status as employees who are members of a common working unit. The members of a common working unit include, for example, the employees of a single employer, one industry, or the members of one labor union. Although membership in such an association need not be offered to all the employees of a common working unit, membership must be offered to all of the employees of one or more classes of the common working unit and such class or classes must be selected on the basis of criteria which do not limit membership to shareholders, highly compensated employees, or other like individuals. The criteria for defining a class may be restricted by conditions reasonably related to employment, such as a limitation based on a reasonable minimum period of service, a limitation based on a maximum compensation, or a requirement that a member be employed on a full-time basis. The criteria for defining a class may also be restricted by conditions relating to the type and amount of benefits offered, such as a requirement that members need a reasonable minimum health standard in order to be eligible for life, sick, or accident benefits, or a requirement which excludes, or has the effect of excluding, employees who are members of another organization offering </w:t>
      </w:r>
      <w:r>
        <w:lastRenderedPageBreak/>
        <w:t>similar benefits to the extent such employees are eligible for such benefits. Whether a group of employees constitutes an acceptable class is a question to be determined with regard to all the facts and circumstances, taking into account the guidelines set forth in this Clause. Furthermore, exemption will not be barred merely because the membership of the association includes some individuals who are not employees (within the meaning of §308.B.14.b.i.(b) or who are not members of the common working unit, provided that these individuals constitute no more than 10 percent of the total membership of the association.</w:t>
      </w:r>
    </w:p>
    <w:p w14:paraId="10E5ADE3" w14:textId="77777777" w:rsidR="000A70F9" w:rsidRDefault="000A70F9">
      <w:pPr>
        <w:pStyle w:val="a1"/>
        <w:rPr>
          <w:i/>
        </w:rPr>
      </w:pPr>
      <w:r>
        <w:t>(b).</w:t>
      </w:r>
      <w:r>
        <w:tab/>
        <w:t xml:space="preserve">Meaning of </w:t>
      </w:r>
      <w:r>
        <w:rPr>
          <w:i/>
        </w:rPr>
        <w:t>Employee</w:t>
      </w:r>
    </w:p>
    <w:p w14:paraId="564C9177" w14:textId="77777777" w:rsidR="000A70F9" w:rsidRDefault="000A70F9">
      <w:pPr>
        <w:pStyle w:val="i"/>
      </w:pPr>
      <w:r>
        <w:rPr>
          <w:i/>
        </w:rPr>
        <w:tab/>
      </w:r>
      <w:r>
        <w:t>(i).</w:t>
      </w:r>
      <w:r>
        <w:tab/>
        <w:t xml:space="preserve">The term </w:t>
      </w:r>
      <w:r>
        <w:rPr>
          <w:i/>
        </w:rPr>
        <w:t xml:space="preserve">employee </w:t>
      </w:r>
      <w:r>
        <w:t>has reference to the legal and bona fide relationship of employer and employee.</w:t>
      </w:r>
    </w:p>
    <w:p w14:paraId="52755E51" w14:textId="77777777" w:rsidR="000A70F9" w:rsidRDefault="000A70F9">
      <w:pPr>
        <w:pStyle w:val="i"/>
      </w:pPr>
      <w:r>
        <w:tab/>
        <w:t>(ii).</w:t>
      </w:r>
      <w:r>
        <w:tab/>
        <w:t xml:space="preserve">The term </w:t>
      </w:r>
      <w:r>
        <w:rPr>
          <w:i/>
        </w:rPr>
        <w:t xml:space="preserve">employee </w:t>
      </w:r>
      <w:r>
        <w:t>also includes:</w:t>
      </w:r>
    </w:p>
    <w:p w14:paraId="7BB02C54" w14:textId="77777777" w:rsidR="000A70F9" w:rsidRDefault="000A70F9">
      <w:pPr>
        <w:pStyle w:val="a1"/>
        <w:tabs>
          <w:tab w:val="clear" w:pos="1267"/>
          <w:tab w:val="left" w:pos="1440"/>
          <w:tab w:val="left" w:pos="1900"/>
        </w:tabs>
      </w:pPr>
      <w:r>
        <w:tab/>
        <w:t>[a].</w:t>
      </w:r>
      <w:r>
        <w:tab/>
        <w:t>an individual who would otherwise qualify for membership under §308.B.14.b.i.(b).(i), but for the fact that he is retired or on leave of absence;</w:t>
      </w:r>
    </w:p>
    <w:p w14:paraId="30A189BA" w14:textId="77777777" w:rsidR="000A70F9" w:rsidRDefault="000A70F9">
      <w:pPr>
        <w:pStyle w:val="a1"/>
        <w:tabs>
          <w:tab w:val="clear" w:pos="1267"/>
          <w:tab w:val="left" w:pos="1440"/>
          <w:tab w:val="left" w:pos="1680"/>
          <w:tab w:val="left" w:pos="1920"/>
        </w:tabs>
      </w:pPr>
      <w:r>
        <w:tab/>
        <w:t>[b].</w:t>
      </w:r>
      <w:r>
        <w:tab/>
        <w:t xml:space="preserve">an individual who would otherwise qualify under §308.B.14.b.i.(b).(i), but subsequent to the time he qualifies for membership he becomes temporarily unemployed. The term </w:t>
      </w:r>
      <w:r>
        <w:rPr>
          <w:i/>
        </w:rPr>
        <w:t xml:space="preserve">temporary unemployment </w:t>
      </w:r>
      <w:r>
        <w:t>means involuntary or seasonal unemployment, which can reasonably be expected to be of limited duration. An individual will still qualify as an employee under §308.B.14.b.i.(b).(i), during a period of temporary unemployment, he performs services as an independent contractor or for another employer; or</w:t>
      </w:r>
    </w:p>
    <w:p w14:paraId="402D7E1C" w14:textId="77777777" w:rsidR="00684DDF" w:rsidRDefault="00684DDF">
      <w:pPr>
        <w:pStyle w:val="a1"/>
        <w:tabs>
          <w:tab w:val="clear" w:pos="1267"/>
          <w:tab w:val="left" w:pos="1440"/>
          <w:tab w:val="left" w:pos="1920"/>
        </w:tabs>
      </w:pPr>
    </w:p>
    <w:p w14:paraId="2C4BD456" w14:textId="77777777" w:rsidR="000A70F9" w:rsidRDefault="000A70F9">
      <w:pPr>
        <w:pStyle w:val="a1"/>
        <w:tabs>
          <w:tab w:val="clear" w:pos="1267"/>
          <w:tab w:val="left" w:pos="1440"/>
          <w:tab w:val="left" w:pos="1920"/>
        </w:tabs>
      </w:pPr>
      <w:r>
        <w:tab/>
        <w:t>[c].</w:t>
      </w:r>
      <w:r>
        <w:tab/>
        <w:t>an individual who qualifies as an employee under the state or federal unemployment compensation law covering his employment, whether or not such an individual could qualify as an employee under the usual common law rules applicable in determining the employer-employee relationship.</w:t>
      </w:r>
    </w:p>
    <w:p w14:paraId="741DAAC0" w14:textId="77777777" w:rsidR="000A70F9" w:rsidRDefault="000A70F9">
      <w:pPr>
        <w:pStyle w:val="i0"/>
      </w:pPr>
      <w:r>
        <w:tab/>
        <w:t>ii.</w:t>
      </w:r>
      <w:r>
        <w:tab/>
        <w:t>Explanation of Voluntary Association. An association is not a voluntary association if the employer unilaterally imposes membership in the association on the employee as a condition of his employment and the employee incurs a detriment (for example, in the form of deductions from his pay) because of his membership in the association. An employer will not be deemed to have unilaterally imposed membership on the employee if such employer requires membership as the result of a collective bargaining agreement which validly requires membership in the association.</w:t>
      </w:r>
    </w:p>
    <w:p w14:paraId="312C7AD7" w14:textId="77777777" w:rsidR="000A70F9" w:rsidRDefault="000A70F9">
      <w:pPr>
        <w:pStyle w:val="i0"/>
      </w:pPr>
      <w:r>
        <w:tab/>
        <w:t>iii.</w:t>
      </w:r>
      <w:r>
        <w:tab/>
        <w:t>Life, Sick, Accident, or Other Benefits</w:t>
      </w:r>
    </w:p>
    <w:p w14:paraId="127163F3" w14:textId="77777777" w:rsidR="000A70F9" w:rsidRDefault="000A70F9">
      <w:pPr>
        <w:pStyle w:val="a1"/>
      </w:pPr>
      <w:r>
        <w:t>(a).</w:t>
      </w:r>
      <w:r>
        <w:tab/>
        <w:t>In general, a voluntary employee's beneficiary association must provide solely (and not merely primarily) for the payment of life, sick, accident, or other benefits to its members or their dependents. Such benefits may take the form of cash or non-cash benefits.</w:t>
      </w:r>
    </w:p>
    <w:p w14:paraId="23140C97" w14:textId="77777777" w:rsidR="000A70F9" w:rsidRDefault="00F81521" w:rsidP="00F81521">
      <w:pPr>
        <w:pStyle w:val="i0"/>
        <w:tabs>
          <w:tab w:val="clear" w:pos="1080"/>
          <w:tab w:val="decimal" w:pos="1260"/>
          <w:tab w:val="left" w:pos="1530"/>
        </w:tabs>
      </w:pPr>
      <w:r>
        <w:tab/>
      </w:r>
      <w:r w:rsidR="000A70F9">
        <w:tab/>
        <w:t>(i).</w:t>
      </w:r>
      <w:r w:rsidR="000A70F9">
        <w:tab/>
        <w:t xml:space="preserve">Life Benefits. The term </w:t>
      </w:r>
      <w:r w:rsidR="000A70F9" w:rsidRPr="00F81521">
        <w:t xml:space="preserve">life benefits </w:t>
      </w:r>
      <w:r w:rsidR="000A70F9">
        <w:t xml:space="preserve">includes life insurance benefits, or similar benefits payable on the death of the member, made available to members for current protection only. Thus, term life insurance is an </w:t>
      </w:r>
      <w:r w:rsidR="000A70F9">
        <w:t xml:space="preserve">acceptable benefit. However, life insurance protection made available under an endowment insurance plan or a plan providing cash surrender values to the member is not included. </w:t>
      </w:r>
      <w:r w:rsidR="000A70F9" w:rsidRPr="00F81521">
        <w:t xml:space="preserve">Life benefits </w:t>
      </w:r>
      <w:r w:rsidR="000A70F9">
        <w:t>may be payable to any designated beneficiary of a member.</w:t>
      </w:r>
    </w:p>
    <w:p w14:paraId="5333AFE1" w14:textId="77777777" w:rsidR="000A70F9" w:rsidRDefault="00F81521" w:rsidP="00F81521">
      <w:pPr>
        <w:pStyle w:val="i0"/>
        <w:tabs>
          <w:tab w:val="clear" w:pos="1080"/>
          <w:tab w:val="decimal" w:pos="1260"/>
          <w:tab w:val="left" w:pos="1530"/>
        </w:tabs>
      </w:pPr>
      <w:r>
        <w:tab/>
      </w:r>
      <w:r w:rsidR="000A70F9">
        <w:tab/>
        <w:t>(ii).</w:t>
      </w:r>
      <w:r w:rsidR="000A70F9">
        <w:tab/>
        <w:t>Sick and Accident Benefits. A sick and accident benefit is, in general, an amount furnished in the event of illness or personal injury to or on behalf of members or their dependents. For example, a sick and accident benefit includes an amount provided under a plan to reimburse a member for amounts he expends because of illness or injury, or for premiums which he pays to a medical benefit program such as Medicare. Sick and accident benefits may also be furnished in noncash form, such as benefits in the nature of clinical care, services by visiting nurses, and transportation furnished for medical care.</w:t>
      </w:r>
    </w:p>
    <w:p w14:paraId="00EF3F55" w14:textId="77777777" w:rsidR="000A70F9" w:rsidRDefault="00F81521" w:rsidP="00F81521">
      <w:pPr>
        <w:pStyle w:val="i0"/>
        <w:tabs>
          <w:tab w:val="clear" w:pos="1080"/>
          <w:tab w:val="decimal" w:pos="1260"/>
          <w:tab w:val="left" w:pos="1530"/>
        </w:tabs>
      </w:pPr>
      <w:r>
        <w:tab/>
      </w:r>
      <w:r w:rsidR="000A70F9">
        <w:tab/>
        <w:t>(iii).</w:t>
      </w:r>
      <w:r w:rsidR="000A70F9">
        <w:tab/>
        <w:t xml:space="preserve">Other Benefits. The term </w:t>
      </w:r>
      <w:r w:rsidR="000A70F9" w:rsidRPr="00F81521">
        <w:t>other benefits</w:t>
      </w:r>
      <w:r w:rsidR="000A70F9">
        <w:t xml:space="preserve"> includes only benefits furnished to members or their dependents which are similar to life, sick and accident benefits. A benefit is similar to a life, sick or accident benefit if it is intended to safeguard or improve the health of the employee or to protect against a contingency which interrupts earning power. Thus, paying vacation benefits, subsidizing recreational activities such as athletic leagues, and providing vacation facilities are considered </w:t>
      </w:r>
      <w:r w:rsidR="000A70F9" w:rsidRPr="00F81521">
        <w:t>other benefits</w:t>
      </w:r>
      <w:r w:rsidR="000A70F9">
        <w:t xml:space="preserve"> since such benefits protect against physical or mental fatigue and accidents or illness which may result therefrom. Severance payments or supplemental unemployment compensation benefits paid because of a reduction in force or temporary layoff are </w:t>
      </w:r>
      <w:r w:rsidR="000A70F9" w:rsidRPr="00F81521">
        <w:t>other benefits</w:t>
      </w:r>
      <w:r w:rsidR="000A70F9">
        <w:t xml:space="preserve"> since they protect the employee in the event of interruption of earning power. However, severance payments at a time of mandatory or voluntary retirement and benefits of the type provided by pension, annuity, profit-sharing, or stock bonus plans are not </w:t>
      </w:r>
      <w:r w:rsidR="000A70F9" w:rsidRPr="00F81521">
        <w:t>other benefits</w:t>
      </w:r>
      <w:r w:rsidR="000A70F9">
        <w:t xml:space="preserve"> since their purpose is not to protect in the event of an interruption of earning power. Furthermore, the term </w:t>
      </w:r>
      <w:r w:rsidR="000A70F9" w:rsidRPr="00F81521">
        <w:t>other benefits</w:t>
      </w:r>
      <w:r w:rsidR="000A70F9">
        <w:t xml:space="preserve"> does not include the furnishing of automobile or fire insurance or the furnishing of scholarships to the members' dependents.</w:t>
      </w:r>
    </w:p>
    <w:p w14:paraId="755D4544" w14:textId="77777777" w:rsidR="000A70F9" w:rsidRDefault="000A70F9">
      <w:pPr>
        <w:pStyle w:val="i0"/>
      </w:pPr>
      <w:r>
        <w:tab/>
        <w:t>iv.</w:t>
      </w:r>
      <w:r>
        <w:tab/>
        <w:t xml:space="preserve">Inurement to the Benefit of Any Private Shareholder or Individual. No part of the net earnings of the organization may inure to the benefit of any private shareholder or individual other than through the payment of benefits described in §308.B.14.b.iii. The disposition of property to, or the performance of services for, any person for less than its cost (including the indirect costs) to the association, other than for the purpose of providing such a benefit, will constitute inurement. Further, the payment to any member of disproportionate benefits will not be considered a benefit within the meaning of §308.B.14.b.iii even though the benefit is of the type described in §308.B.14.b.iii. For example, the payment to highly compensated personnel of benefits which are disproportionate in relation to benefits received by other members of the association will constitute inurement. However, the payment to similarly situated employees of benefits which differ in kind or amount will not constitute inurement if such benefits are paid pursuant to objective and reasonable standards. For example, two employees who are similarly situated while employed receive </w:t>
      </w:r>
      <w:r>
        <w:lastRenderedPageBreak/>
        <w:t>unemployment benefits which differ in kind and amount. These unemployment benefits will not constitute inurement if the reason for the larger payment to the one employee is to provide training for that employee to qualify for reemployment and the other employee has already received such training. Furthermore, the rebate of excess insurance premiums based on experience to the payor of the premium, or a distribution to member-employees upon the dissolution of the association, will not constitute inurement. However, the return of contributions to an employer upon the dissolution of the association will constitute inurement.</w:t>
      </w:r>
    </w:p>
    <w:p w14:paraId="1637340C" w14:textId="77777777" w:rsidR="000A70F9" w:rsidRDefault="000A70F9">
      <w:pPr>
        <w:pStyle w:val="i0"/>
        <w:outlineLvl w:val="6"/>
      </w:pPr>
      <w:r>
        <w:tab/>
        <w:t>v.</w:t>
      </w:r>
      <w:r>
        <w:tab/>
        <w:t xml:space="preserve">Meaning of the Term </w:t>
      </w:r>
      <w:r>
        <w:rPr>
          <w:i/>
          <w:iCs/>
        </w:rPr>
        <w:t>I</w:t>
      </w:r>
      <w:r>
        <w:rPr>
          <w:i/>
        </w:rPr>
        <w:t xml:space="preserve">ncome. </w:t>
      </w:r>
      <w:r>
        <w:t xml:space="preserve">The requirement of R.S. 47:608(14) that 85 percent of the income of a voluntary employees' beneficiary association consist of amounts collected from members and amounts contributed by the employer for the sole purpose of making payment of the benefits described in §308.B.14.b.iii (including meeting the expenses of the association) assures that not more than a limited amount (15 percent) of an association's income is from sources such as investments, selling goods, and performing services, which are foreign to what must be the principal source of the association's income, i.e., the employees. Therefore, the term </w:t>
      </w:r>
      <w:r>
        <w:rPr>
          <w:i/>
        </w:rPr>
        <w:t xml:space="preserve">income </w:t>
      </w:r>
      <w:r>
        <w:t xml:space="preserve">as used in R.S. 47:608(14) means the gross receipts of the organization for the taxable year, including income from tax-exempt investments (but exclusive of gifts and donations) and computed without regard to losses and expenses paid or incurred for the taxable year. The term </w:t>
      </w:r>
      <w:r>
        <w:rPr>
          <w:i/>
        </w:rPr>
        <w:t xml:space="preserve">income </w:t>
      </w:r>
      <w:r>
        <w:t>does not include the return to the association of an amount previously expended. Thus, for example, rebates of insurance premiums paid in excess of actual insurance costs do not constitute income for this purpose. In order to be an amount collected from a member, it must be collected as a payment, such as dues, qualifying the member to receive an allowable benefit, or as a payment for an allowable benefit actually received. For example, if the association furnishes medical care in a hospital operated by it for its members, an amount received from the member as payment of a portion of the hospital costs is an amount collected from such a member. However, an amount paid by an employee as interest on a loan made by the association is not an amount collected from a member since the interest is not an amount collected as payment for an allowable benefit received. For the same reason, gross receipts collected by the association as a result of employee purchases of work clothing from an association-owned store, or employee purchases of food from an association-owned vending machine, are not amounts collected from members. Amounts collected from members or amounts contributed to the association by the employer of the members are not considered gifts or donations.</w:t>
      </w:r>
    </w:p>
    <w:p w14:paraId="5ED4766A" w14:textId="77777777" w:rsidR="000A70F9" w:rsidRDefault="000A70F9">
      <w:pPr>
        <w:pStyle w:val="i0"/>
        <w:outlineLvl w:val="6"/>
      </w:pPr>
      <w:r>
        <w:tab/>
        <w:t>vi.</w:t>
      </w:r>
      <w:r>
        <w:tab/>
        <w:t>Record-Keeping Requirements</w:t>
      </w:r>
    </w:p>
    <w:p w14:paraId="17CFBA58" w14:textId="77777777" w:rsidR="000A70F9" w:rsidRDefault="000A70F9">
      <w:pPr>
        <w:pStyle w:val="a1"/>
        <w:tabs>
          <w:tab w:val="clear" w:pos="1267"/>
          <w:tab w:val="left" w:pos="1320"/>
        </w:tabs>
      </w:pPr>
      <w:r>
        <w:t>(a).</w:t>
      </w:r>
      <w:r>
        <w:tab/>
        <w:t>In addition to such other records which may be required, every organization described in R.S. 47:608(14) must maintain records indicating the amount of benefits paid by such organization to each member. If the organization is financed, in whole or in part, by amounts collected from members, the organization must maintain records indicating the amount of each member's contribution.</w:t>
      </w:r>
    </w:p>
    <w:p w14:paraId="172C82C9" w14:textId="77777777" w:rsidR="000A70F9" w:rsidRDefault="000A70F9">
      <w:pPr>
        <w:pStyle w:val="a1"/>
        <w:tabs>
          <w:tab w:val="clear" w:pos="1267"/>
          <w:tab w:val="left" w:pos="1320"/>
        </w:tabs>
      </w:pPr>
      <w:r>
        <w:t>(b).</w:t>
      </w:r>
      <w:r>
        <w:tab/>
        <w:t>A supplemental unemployment compensation benefit plan may also qualify for exemption under the provisions of R.S. 47:608(14).</w:t>
      </w:r>
    </w:p>
    <w:p w14:paraId="21A21111" w14:textId="77777777" w:rsidR="000A70F9" w:rsidRDefault="000A70F9">
      <w:pPr>
        <w:pStyle w:val="1"/>
      </w:pPr>
      <w:r>
        <w:t>15.</w:t>
      </w:r>
      <w:r>
        <w:tab/>
        <w:t>Teachers' Retirement Fund Associations. Teachers' retirement fund associations are exempt from the corporation franchise tax only if:</w:t>
      </w:r>
    </w:p>
    <w:p w14:paraId="61758DEB" w14:textId="77777777" w:rsidR="000A70F9" w:rsidRDefault="000A70F9">
      <w:pPr>
        <w:pStyle w:val="a0"/>
      </w:pPr>
      <w:r>
        <w:t>a.</w:t>
      </w:r>
      <w:r>
        <w:tab/>
        <w:t>they are of a purely local character whose activities are confined to a particular community, place, or district, irrespective of political subdivisions, but if the activities are limited only by the borders of a state, it cannot be considered to be purely local in character;</w:t>
      </w:r>
    </w:p>
    <w:p w14:paraId="75D25AEB" w14:textId="77777777" w:rsidR="000A70F9" w:rsidRDefault="000A70F9">
      <w:pPr>
        <w:pStyle w:val="a0"/>
      </w:pPr>
      <w:r>
        <w:t>b.</w:t>
      </w:r>
      <w:r>
        <w:tab/>
        <w:t>its income consists solely of amounts received from public taxation, assessments upon the teaching salaries of members, and income from investments; and</w:t>
      </w:r>
    </w:p>
    <w:p w14:paraId="21F6CE74" w14:textId="77777777" w:rsidR="000A70F9" w:rsidRDefault="000A70F9">
      <w:pPr>
        <w:pStyle w:val="a0"/>
      </w:pPr>
      <w:r>
        <w:t>c.</w:t>
      </w:r>
      <w:r>
        <w:tab/>
        <w:t>no part of its net earnings inures (other than through the payment of retirement benefits) to the benefit of any private shareholder or individual.</w:t>
      </w:r>
    </w:p>
    <w:p w14:paraId="145AECF8" w14:textId="77777777" w:rsidR="000A70F9" w:rsidRDefault="000A70F9">
      <w:pPr>
        <w:pStyle w:val="AuthorityNote"/>
      </w:pPr>
      <w:r>
        <w:t>AUTHORITY NOTE:</w:t>
      </w:r>
      <w:r>
        <w:tab/>
        <w:t>Promulgated in accordance with R.S. 47:608.</w:t>
      </w:r>
    </w:p>
    <w:p w14:paraId="7F419BBD" w14:textId="77777777" w:rsidR="000A70F9" w:rsidRDefault="000A70F9">
      <w:pPr>
        <w:pStyle w:val="HistoricalNote"/>
      </w:pPr>
      <w:r>
        <w:t>HISTORICAL NOTE:</w:t>
      </w:r>
      <w:r>
        <w:tab/>
        <w:t>Promulgated by the Department of Revenue and Taxation, Income and Corporation Franchise Taxes Section, Office of Group III, LR 6:25 (January 1980), amended LR 11:108 (February, 1985), repromulgated by the Department of Revenue, Policy Services Division, LR 30:459 (March 2004).</w:t>
      </w:r>
    </w:p>
    <w:p w14:paraId="1300A3F7" w14:textId="77777777" w:rsidR="000A70F9" w:rsidRDefault="000A70F9" w:rsidP="00684DDF">
      <w:pPr>
        <w:pStyle w:val="Section"/>
      </w:pPr>
      <w:bookmarkStart w:id="171" w:name="_Toc233690005"/>
      <w:bookmarkStart w:id="172" w:name="_Toc234030591"/>
      <w:bookmarkStart w:id="173" w:name="_Toc243721208"/>
      <w:bookmarkStart w:id="174" w:name="_Toc259619441"/>
      <w:bookmarkStart w:id="175" w:name="_Toc262718528"/>
      <w:bookmarkStart w:id="176" w:name="_Toc275165297"/>
      <w:bookmarkStart w:id="177" w:name="_Toc238197561"/>
      <w:r>
        <w:t>§309.</w:t>
      </w:r>
      <w:r>
        <w:tab/>
        <w:t>Due Date, Payment, and Reporting of Tax</w:t>
      </w:r>
      <w:bookmarkEnd w:id="171"/>
      <w:bookmarkEnd w:id="172"/>
      <w:bookmarkEnd w:id="173"/>
      <w:bookmarkEnd w:id="174"/>
      <w:bookmarkEnd w:id="175"/>
      <w:bookmarkEnd w:id="176"/>
      <w:bookmarkEnd w:id="177"/>
    </w:p>
    <w:p w14:paraId="1A9EE96A" w14:textId="77777777" w:rsidR="000A70F9" w:rsidRDefault="000A70F9" w:rsidP="00684DDF">
      <w:pPr>
        <w:pStyle w:val="A"/>
        <w:keepNext/>
      </w:pPr>
      <w:r>
        <w:t>A.</w:t>
      </w:r>
      <w:r>
        <w:tab/>
        <w:t>The corporation franchise tax becomes due on the first day of each calendar or fiscal year in which a corporation is subject to the tax, and is based on its entire issued and outstanding capital stock, surplus, and undivided profits, and borrowed capital determined as of the close of the previous calendar or fiscal year. There is no proration of the tax for a portion of the year in the case of dissolution of a domestic corporation, withdrawal from the state by a foreign corporation, or where a corporation otherwise ceases to be subject to the tax. The tax is payable to the Secretary of Revenue on or before the fifteenth day of the third month following the month in which the tax becomes due; in the case of a calendar year taxpayer, the tax becomes due on January 1 and is payable to the secretary on or before April 15. If the day on which the tax is payable falls on a Saturday, Sunday, or legal holiday the tax is payable on the next business day. For purposes of this Section, fiscal or calendar year shall be determined by reference to the annual accounting period regularly used by the corporation in keeping its books.</w:t>
      </w:r>
    </w:p>
    <w:p w14:paraId="5D6D4133" w14:textId="77777777" w:rsidR="000A70F9" w:rsidRDefault="000A70F9">
      <w:pPr>
        <w:pStyle w:val="A"/>
      </w:pPr>
      <w:r>
        <w:t>B.</w:t>
      </w:r>
      <w:r>
        <w:tab/>
        <w:t>Payment of the tax shall be accompanied by a full, accurate, and complete report prepared on forms furnished by the Secretary of Revenue, which shall be signed by a duly authorized official of the corporation.</w:t>
      </w:r>
    </w:p>
    <w:p w14:paraId="436B3C7C" w14:textId="77777777" w:rsidR="00A420AC" w:rsidRPr="00336751" w:rsidRDefault="00A420AC" w:rsidP="00A420AC">
      <w:pPr>
        <w:pStyle w:val="A"/>
      </w:pPr>
      <w:r w:rsidRPr="00336751">
        <w:t>C.</w:t>
      </w:r>
      <w:r w:rsidRPr="00336751">
        <w:tab/>
        <w:t xml:space="preserve">Whenever the secretary has granted permission to a corporation to change its accounting period under the provisions of R. S. 47:613, the tax to be paid for the period from the end of the last period for which the tax has already become due until the end of the new accounting period shall be determined by multiplying the ratio that the number of such months bears to 12, times the tax computed for an annual period based on the previous period's closing. All subsequent </w:t>
      </w:r>
      <w:r w:rsidRPr="00336751">
        <w:lastRenderedPageBreak/>
        <w:t>returns shall be prepared on the basis of the new accounting period.</w:t>
      </w:r>
    </w:p>
    <w:p w14:paraId="03FC3DAA" w14:textId="77777777" w:rsidR="00A420AC" w:rsidRPr="00336751" w:rsidRDefault="00A420AC" w:rsidP="00A420AC">
      <w:pPr>
        <w:pStyle w:val="1"/>
      </w:pPr>
      <w:r w:rsidRPr="00336751">
        <w:t>1.</w:t>
      </w:r>
      <w:r w:rsidRPr="00336751">
        <w:tab/>
        <w:t>The previous period's closing means the closing of the new accounting period.</w:t>
      </w:r>
    </w:p>
    <w:p w14:paraId="7ED64359" w14:textId="77777777" w:rsidR="00A420AC" w:rsidRPr="00336751" w:rsidRDefault="00A420AC" w:rsidP="00A420AC">
      <w:pPr>
        <w:pStyle w:val="1"/>
      </w:pPr>
      <w:r w:rsidRPr="00336751">
        <w:t>2.</w:t>
      </w:r>
      <w:r w:rsidRPr="00336751">
        <w:tab/>
        <w:t>Example: A taxpayer has been filing Corporation Income and Franchise Tax returns on a FYE June 30 basis. In December 2002, the taxpayer obtains approval to change his accounting year-end to December 31. For franchise tax purposes, a taxpayer will compute the franchise tax due based on its December 31, 2002 information and multiply the tax by 50 percent (6/12). On its prior return, which was based upon the June 30, 2002 balance sheet, the taxpayer paid franchise tax through June 30, 2003. When the taxpayer changes its accounting period to December 31, 2002, the franchise tax is due only for the period July 1, 2003 through December 31, 2003, a period of six months. This short period return will be due April 15, 2003.</w:t>
      </w:r>
    </w:p>
    <w:p w14:paraId="7CE2AE0E" w14:textId="77777777" w:rsidR="000A70F9" w:rsidRDefault="000A70F9">
      <w:pPr>
        <w:pStyle w:val="A"/>
      </w:pPr>
      <w:r>
        <w:t>D.</w:t>
      </w:r>
      <w:r>
        <w:tab/>
        <w:t>In the case of a mere change in the name or change in the state of incorporation, the tax shall be determined and paid as if the change had not occurred.</w:t>
      </w:r>
    </w:p>
    <w:p w14:paraId="1F3C51B0" w14:textId="77777777" w:rsidR="000A70F9" w:rsidRDefault="000A70F9">
      <w:pPr>
        <w:pStyle w:val="A"/>
      </w:pPr>
      <w:r>
        <w:t>E.</w:t>
      </w:r>
      <w:r>
        <w:tab/>
        <w:t>For provisions relating to newly taxable corporations, see R.S. 47:611.</w:t>
      </w:r>
    </w:p>
    <w:p w14:paraId="6816977D" w14:textId="77777777" w:rsidR="000A70F9" w:rsidRDefault="000A70F9">
      <w:pPr>
        <w:pStyle w:val="A"/>
      </w:pPr>
      <w:r>
        <w:t>F.</w:t>
      </w:r>
      <w:r>
        <w:tab/>
        <w:t>For provisions relating to requests for extensions of time within which to file the report required by this Chapter, see R.S. 47:612.</w:t>
      </w:r>
    </w:p>
    <w:p w14:paraId="45BE8C59" w14:textId="77777777" w:rsidR="000A70F9" w:rsidRDefault="000A70F9" w:rsidP="00684DDF">
      <w:pPr>
        <w:pStyle w:val="A"/>
        <w:spacing w:after="60"/>
      </w:pPr>
      <w:r>
        <w:t>G.</w:t>
      </w:r>
      <w:r>
        <w:tab/>
        <w:t>In the case of mergers which have an effective time and date of 12 midnight of the last day of the merged corporation's accounting period which coincides with the last day of the surviving corporation's accounting period, the surviving corporation shall include the assets of the merged corporation with its assets in computing the ratios of property and assets for the purpose of determining the amount of tax due for the year following the date of the merger.</w:t>
      </w:r>
    </w:p>
    <w:p w14:paraId="3A1B086D" w14:textId="77777777" w:rsidR="000A70F9" w:rsidRDefault="000A70F9" w:rsidP="00684DDF">
      <w:pPr>
        <w:pStyle w:val="A"/>
        <w:spacing w:after="60"/>
      </w:pPr>
      <w:r>
        <w:t>H.</w:t>
      </w:r>
      <w:r>
        <w:tab/>
        <w:t>If the surviving corporation was not previously subject to the tax, it shall pay the minimum tax for the accounting period within which such merger date occurs as required of newly taxable corporations under the provisions of R.S. 47:611.</w:t>
      </w:r>
    </w:p>
    <w:p w14:paraId="3A1F0C20" w14:textId="77777777" w:rsidR="00A420AC" w:rsidRPr="00336751" w:rsidRDefault="00A420AC" w:rsidP="00A420AC">
      <w:pPr>
        <w:pStyle w:val="AuthorityNote"/>
      </w:pPr>
      <w:r w:rsidRPr="00336751">
        <w:t>AUTHORITY NOTE:</w:t>
      </w:r>
      <w:r w:rsidRPr="00336751">
        <w:tab/>
        <w:t>Promulgated in accordance with R.S. 47:609 and 1511.</w:t>
      </w:r>
    </w:p>
    <w:p w14:paraId="5420E8E3" w14:textId="77777777" w:rsidR="000A70F9" w:rsidRDefault="00A420AC" w:rsidP="00A420AC">
      <w:pPr>
        <w:pStyle w:val="HistoricalNote"/>
      </w:pPr>
      <w:r w:rsidRPr="00336751">
        <w:t>HISTORICAL NOTE:</w:t>
      </w:r>
      <w:r w:rsidRPr="00336751">
        <w:tab/>
        <w:t>Promulgated by the Department of Revenue and Taxation, Income and Corporation Franchise Taxes Section, Office of Group III, LR 6:25 (January 1980), amended LR 11:108 (February 1985), amended by the Department of Revenue, Policy Services Division, LR 28:97 (January 2002), LR 30:468 (March 2004), LR 31:90 (January 2005).</w:t>
      </w:r>
    </w:p>
    <w:p w14:paraId="0D932E53" w14:textId="77777777" w:rsidR="000A70F9" w:rsidRDefault="000A70F9" w:rsidP="00684DDF">
      <w:pPr>
        <w:pStyle w:val="Section"/>
        <w:spacing w:after="60"/>
      </w:pPr>
      <w:bookmarkStart w:id="178" w:name="_Toc233690006"/>
      <w:bookmarkStart w:id="179" w:name="_Toc234030592"/>
      <w:bookmarkStart w:id="180" w:name="_Toc243721209"/>
      <w:bookmarkStart w:id="181" w:name="_Toc259619442"/>
      <w:bookmarkStart w:id="182" w:name="_Toc262718529"/>
      <w:bookmarkStart w:id="183" w:name="_Toc275165298"/>
      <w:bookmarkStart w:id="184" w:name="_Toc238197562"/>
      <w:r>
        <w:t>§311.</w:t>
      </w:r>
      <w:r>
        <w:tab/>
        <w:t>Newly Taxable Corporations</w:t>
      </w:r>
      <w:bookmarkEnd w:id="178"/>
      <w:bookmarkEnd w:id="179"/>
      <w:bookmarkEnd w:id="180"/>
      <w:bookmarkEnd w:id="181"/>
      <w:bookmarkEnd w:id="182"/>
      <w:bookmarkEnd w:id="183"/>
      <w:bookmarkEnd w:id="184"/>
    </w:p>
    <w:p w14:paraId="6264E22B" w14:textId="77777777" w:rsidR="000A70F9" w:rsidRDefault="000A70F9" w:rsidP="009A24AF">
      <w:pPr>
        <w:pStyle w:val="A"/>
      </w:pPr>
      <w:r>
        <w:t>A.</w:t>
      </w:r>
      <w:r>
        <w:tab/>
      </w:r>
      <w:r w:rsidR="00A972B8" w:rsidRPr="00533DF8">
        <w:t>Every corporation or other entity subject to the franchise tax shall pay only the minimum tax in the first accounting period or fraction thereof in which it becomes subject to the tax.</w:t>
      </w:r>
      <w:r w:rsidR="00A972B8">
        <w:rPr>
          <w:b/>
        </w:rPr>
        <w:t xml:space="preserve"> </w:t>
      </w:r>
      <w:r w:rsidR="00A972B8" w:rsidRPr="00533DF8">
        <w:t>It is immaterial whether the corporation became liable for the tax on the first day or the last day of the accounting period regularly used by the taxpayer in keeping its books; the minimum tax is due for that</w:t>
      </w:r>
      <w:r w:rsidR="00A972B8">
        <w:t xml:space="preserve"> </w:t>
      </w:r>
      <w:r w:rsidR="00A972B8" w:rsidRPr="00533DF8">
        <w:t>accounting period.</w:t>
      </w:r>
      <w:r w:rsidR="00A972B8">
        <w:rPr>
          <w:b/>
        </w:rPr>
        <w:t xml:space="preserve"> </w:t>
      </w:r>
      <w:r w:rsidR="00A972B8" w:rsidRPr="00533DF8">
        <w:t>The tax accrues immediately upon the corporation’s becoming subject thereto.</w:t>
      </w:r>
    </w:p>
    <w:p w14:paraId="5345786B" w14:textId="77777777" w:rsidR="000A70F9" w:rsidRDefault="000A70F9" w:rsidP="009A24AF">
      <w:pPr>
        <w:pStyle w:val="A"/>
      </w:pPr>
      <w:r>
        <w:t>B.</w:t>
      </w:r>
      <w:r>
        <w:tab/>
        <w:t>The tax for all accounting periods subsequent to the period in which the corporation became subject to the tax accrues on the first day of the period and is based on the previous period's closing.</w:t>
      </w:r>
    </w:p>
    <w:p w14:paraId="2B2970D2" w14:textId="77777777" w:rsidR="000A70F9" w:rsidRDefault="000A70F9" w:rsidP="009A24AF">
      <w:pPr>
        <w:pStyle w:val="A"/>
      </w:pPr>
      <w:r>
        <w:t>C.</w:t>
      </w:r>
      <w:r>
        <w:tab/>
        <w:t>In all instances, the tax is payable on or before the fifteenth day of the fourth month following the month in which the tax accrues.</w:t>
      </w:r>
    </w:p>
    <w:p w14:paraId="6FD9FADC" w14:textId="77777777" w:rsidR="00A972B8" w:rsidRPr="00A972B8" w:rsidRDefault="00A972B8" w:rsidP="009A24AF">
      <w:pPr>
        <w:pStyle w:val="A"/>
      </w:pPr>
      <w:r w:rsidRPr="00A972B8">
        <w:t>D.</w:t>
      </w:r>
      <w:r w:rsidRPr="00A972B8">
        <w:tab/>
        <w:t>Notwithstanding the provisions of this Section, the initial tax of an entity in existence and actually conducting business in Louisiana, as reflected in the definition of doing business found in R.S. 47:601(A)(1), during its previous calendar or fiscal year shall be calculated pursuant to R.S. 47:609, based on its corporate books on the first day of the calendar or fiscal year in which the tax levied under this Chapter becomes due and shall be payable on or before the date otherwise required by this Section.</w:t>
      </w:r>
    </w:p>
    <w:p w14:paraId="1879AA35" w14:textId="77777777" w:rsidR="00A972B8" w:rsidRPr="00A972B8" w:rsidRDefault="00A972B8" w:rsidP="009A24AF">
      <w:pPr>
        <w:pStyle w:val="A"/>
      </w:pPr>
      <w:r w:rsidRPr="00A972B8">
        <w:t>E.</w:t>
      </w:r>
      <w:r w:rsidRPr="00A972B8">
        <w:tab/>
        <w:t xml:space="preserve">For entities previously determined not subject to corporate franchise taxation under the </w:t>
      </w:r>
      <w:r w:rsidRPr="00422893">
        <w:rPr>
          <w:i/>
        </w:rPr>
        <w:t>Utelcom, Inc. and Ucom, Inc. v. Bridges</w:t>
      </w:r>
      <w:r w:rsidRPr="00A972B8">
        <w:t xml:space="preserve">, 2010-0654 (La. App. 1 Cir. 9/12/11), 77 So. 3d 39, Writ Denied 2011-2632 (La. 3/2/12), 84 So. 3d 1046 decision, such entities shall be liable for the franchise tax pursuant to R.S. 47:611(B) for the 2017 franchise tax period based on the entities’ corporate books on the first day of the 2017 calendar or fiscal year. </w:t>
      </w:r>
    </w:p>
    <w:p w14:paraId="0E837678" w14:textId="77777777" w:rsidR="00A972B8" w:rsidRPr="00A972B8" w:rsidRDefault="00A972B8" w:rsidP="009A24AF">
      <w:pPr>
        <w:pStyle w:val="A"/>
        <w:rPr>
          <w:rFonts w:ascii="Calibri" w:hAnsi="Calibri"/>
          <w:szCs w:val="22"/>
        </w:rPr>
      </w:pPr>
      <w:r w:rsidRPr="00A972B8">
        <w:t>F.</w:t>
      </w:r>
      <w:r w:rsidRPr="00A972B8">
        <w:tab/>
        <w:t>Examples.</w:t>
      </w:r>
    </w:p>
    <w:p w14:paraId="64648A72" w14:textId="77777777" w:rsidR="00A972B8" w:rsidRPr="00A972B8" w:rsidRDefault="00A972B8" w:rsidP="009A24AF">
      <w:pPr>
        <w:pStyle w:val="1"/>
      </w:pPr>
      <w:r w:rsidRPr="00A972B8">
        <w:t>1.</w:t>
      </w:r>
      <w:r w:rsidRPr="00A972B8">
        <w:tab/>
        <w:t xml:space="preserve">On February 1, 2017, </w:t>
      </w:r>
      <w:r w:rsidR="00CB51F1">
        <w:t>150</w:t>
      </w:r>
      <w:r w:rsidRPr="00A972B8">
        <w:t xml:space="preserve"> natural persons organized Limited Liability Company A. Limited Liability Company A is a domestic limited liability company as defined by R.S. 12:1301(A)(10). Limited Liability Company A elected to be taxed as a corporation pursuant to 26 U.S.C. Subtitle A, Chapter 1, Subchapter C for federal income tax purposes and is ineligible to make an election to be taxed in accordance with the provisions of 26 U.S.C. Subtitle A, Chapter 1, Subchapter S for federal income tax purposes because its membership exceeds </w:t>
      </w:r>
      <w:r w:rsidR="00CB51F1">
        <w:t>100</w:t>
      </w:r>
      <w:r w:rsidRPr="00A972B8">
        <w:t xml:space="preserve"> members. Therefore, Limited Liability Company A must file a corporate franchise tax return and remit an initial tax of </w:t>
      </w:r>
      <w:r w:rsidR="00CB51F1">
        <w:t>$110</w:t>
      </w:r>
      <w:r w:rsidRPr="00A972B8">
        <w:t xml:space="preserve"> on or before May 15, 2017. </w:t>
      </w:r>
    </w:p>
    <w:p w14:paraId="002021BE" w14:textId="77777777" w:rsidR="00A972B8" w:rsidRDefault="00A972B8" w:rsidP="009A24AF">
      <w:pPr>
        <w:pStyle w:val="1"/>
      </w:pPr>
      <w:r w:rsidRPr="00A972B8">
        <w:t>2.</w:t>
      </w:r>
      <w:r w:rsidRPr="00A972B8">
        <w:tab/>
        <w:t xml:space="preserve">Corporation A was previously determined not subject to corporate franchise taxation under the </w:t>
      </w:r>
      <w:r w:rsidRPr="00422893">
        <w:rPr>
          <w:i/>
        </w:rPr>
        <w:t>Utelcom, Inc. and Ucom, Inc. v. Bridges</w:t>
      </w:r>
      <w:r w:rsidRPr="00A972B8">
        <w:t>, 2010-0654 (La. App. 1 Cir. 9/12/11), 77 So. 3d 39, Writ Denied 2011-2632 (La. 3/2/12), 84 So. 3d 1046 decision. Corporation A, a calendar year taxpayer, holds a limited partnership interest in Partnership B. Partnership B conducts business in Louisiana in 2016 and 2017. Because of Corporation A’s partnership interest in Partnership B, which conducted business in Louisiana in 2016, Corporation A is deemed to have conducted business in Louisiana in 2016 and is subject to initial franchise tax pursuant to R.S. 47:611(B) for the 2017 franchise tax period. The tax is based on Corporation A’s corporate books on January 1, 2017 and is payable on or before April 15, 2017.</w:t>
      </w:r>
    </w:p>
    <w:p w14:paraId="6BBB1FD5" w14:textId="77777777" w:rsidR="000A70F9" w:rsidRDefault="000A70F9">
      <w:pPr>
        <w:pStyle w:val="AuthorityNote"/>
      </w:pPr>
      <w:r>
        <w:t>AUTHORITY NOTE:</w:t>
      </w:r>
      <w:r>
        <w:tab/>
        <w:t>Promulgated in accordance with 47:611.</w:t>
      </w:r>
    </w:p>
    <w:p w14:paraId="04C115DC" w14:textId="77777777" w:rsidR="000A70F9" w:rsidRDefault="000A70F9">
      <w:pPr>
        <w:pStyle w:val="HistoricalNote"/>
      </w:pPr>
      <w:r>
        <w:t>HISTORICAL NOTE:</w:t>
      </w:r>
      <w:r>
        <w:tab/>
        <w:t xml:space="preserve">Promulgated by the Department of Revenue and Taxation, Income and Corporation Franchise Taxes Section, Office of Group III, LR 6:25 (January 1980), amended LR 11:108 (February 1985), repromulgated by the Department of </w:t>
      </w:r>
      <w:r>
        <w:lastRenderedPageBreak/>
        <w:t>Revenue, Policy Services D</w:t>
      </w:r>
      <w:r w:rsidR="00A972B8">
        <w:t xml:space="preserve">ivision, LR 30:469 (March 2004), </w:t>
      </w:r>
      <w:r w:rsidR="00A972B8" w:rsidRPr="00533DF8">
        <w:t xml:space="preserve">amended </w:t>
      </w:r>
      <w:r w:rsidR="00A972B8">
        <w:t>LR 44:1637 (September 2018).</w:t>
      </w:r>
    </w:p>
    <w:p w14:paraId="7E7054F0" w14:textId="77777777" w:rsidR="000A70F9" w:rsidRDefault="000A70F9" w:rsidP="00684DDF">
      <w:pPr>
        <w:pStyle w:val="Section"/>
        <w:spacing w:after="80"/>
      </w:pPr>
      <w:bookmarkStart w:id="185" w:name="_Toc233690007"/>
      <w:bookmarkStart w:id="186" w:name="_Toc234030593"/>
      <w:bookmarkStart w:id="187" w:name="_Toc243721210"/>
      <w:bookmarkStart w:id="188" w:name="_Toc259619443"/>
      <w:bookmarkStart w:id="189" w:name="_Toc262718530"/>
      <w:bookmarkStart w:id="190" w:name="_Toc275165299"/>
      <w:bookmarkStart w:id="191" w:name="_Toc238197563"/>
      <w:r>
        <w:t>§312.</w:t>
      </w:r>
      <w:r>
        <w:tab/>
        <w:t>Extension of Time for Filing Return and Paying the Tax</w:t>
      </w:r>
      <w:bookmarkEnd w:id="185"/>
      <w:bookmarkEnd w:id="186"/>
      <w:bookmarkEnd w:id="187"/>
      <w:bookmarkEnd w:id="188"/>
      <w:bookmarkEnd w:id="189"/>
      <w:bookmarkEnd w:id="190"/>
      <w:bookmarkEnd w:id="191"/>
    </w:p>
    <w:p w14:paraId="367767FC" w14:textId="77777777" w:rsidR="000A70F9" w:rsidRDefault="000A70F9">
      <w:pPr>
        <w:pStyle w:val="A"/>
      </w:pPr>
      <w:r>
        <w:t>A.</w:t>
      </w:r>
      <w:r>
        <w:tab/>
        <w:t>When such application for an extension of time within which to file the report required by this Chapter has been filed, the Secretary of Revenue and Taxation may grant such extension for a period not to exceed six months from the due date of the report prescribed by R.S. 47:609 and R.S. 47:611. In any case in which the taxpayer has filed a request for an automatic extension of time within which to file its federal income tax return with the U.S. Internal Revenue Service, a copy of the automatic extension request attached to the report required by this Chapter will be accepted by the secretary as an application filed under this Section, and an extension equal to that granted by the federal government will be granted by Louisiana.</w:t>
      </w:r>
    </w:p>
    <w:p w14:paraId="1DDCFE7F" w14:textId="77777777" w:rsidR="000A70F9" w:rsidRDefault="000A70F9">
      <w:pPr>
        <w:pStyle w:val="A"/>
      </w:pPr>
      <w:r>
        <w:t>B.</w:t>
      </w:r>
      <w:r>
        <w:tab/>
        <w:t>The granting of an extension of time within which to file the report required by this Chapter does not automatically grant an extension of time within which the tax shall be paid, and the secretary may require payment of the estimated amount of tax due as a condition to granting the report filing extension.</w:t>
      </w:r>
    </w:p>
    <w:p w14:paraId="421C20B5" w14:textId="77777777" w:rsidR="000A70F9" w:rsidRDefault="000A70F9">
      <w:pPr>
        <w:pStyle w:val="A"/>
      </w:pPr>
      <w:r>
        <w:t>C.</w:t>
      </w:r>
      <w:r>
        <w:tab/>
        <w:t>Whenever an extension has been granted with respect to payment of the tax, interest accrues thereon for the period from the payment date prescribed by R.S. 47:609 to the date on which the tax is paid.</w:t>
      </w:r>
    </w:p>
    <w:p w14:paraId="4C1FA009" w14:textId="77777777" w:rsidR="000A70F9" w:rsidRDefault="000A70F9">
      <w:pPr>
        <w:pStyle w:val="AuthorityNote"/>
      </w:pPr>
      <w:r>
        <w:t>AUTHORITY NOTE:</w:t>
      </w:r>
      <w:r>
        <w:tab/>
        <w:t>Promulgated in accordance with R.S. 47:612.</w:t>
      </w:r>
    </w:p>
    <w:p w14:paraId="744B62C4" w14:textId="77777777" w:rsidR="000A70F9" w:rsidRDefault="000A70F9">
      <w:pPr>
        <w:pStyle w:val="HistoricalNote"/>
      </w:pPr>
      <w:r>
        <w:t>HISTORICAL NOTE:</w:t>
      </w:r>
      <w:r>
        <w:tab/>
        <w:t>Promulgated by the Department of Revenue and Taxation, Income and Corporation Franchise Taxes Section, Office of Group III, LR 6:25 (January 1980), amended LR 11:108 (February 1985), repromulgated by the Department of Revenue, Policy Services Division, LR 30:469 (March 2004).</w:t>
      </w:r>
    </w:p>
    <w:p w14:paraId="0B18EFD1" w14:textId="77777777" w:rsidR="000A70F9" w:rsidRDefault="000A70F9">
      <w:pPr>
        <w:pStyle w:val="Section"/>
      </w:pPr>
      <w:bookmarkStart w:id="192" w:name="_Toc233690008"/>
      <w:bookmarkStart w:id="193" w:name="_Toc234030594"/>
      <w:bookmarkStart w:id="194" w:name="_Toc243721211"/>
      <w:bookmarkStart w:id="195" w:name="_Toc259619444"/>
      <w:bookmarkStart w:id="196" w:name="_Toc262718531"/>
      <w:bookmarkStart w:id="197" w:name="_Toc275165300"/>
      <w:bookmarkStart w:id="198" w:name="_Toc238197564"/>
      <w:r>
        <w:t>§313.</w:t>
      </w:r>
      <w:r>
        <w:tab/>
        <w:t>Fiscal Year; Accounting Period</w:t>
      </w:r>
      <w:bookmarkEnd w:id="192"/>
      <w:bookmarkEnd w:id="193"/>
      <w:bookmarkEnd w:id="194"/>
      <w:bookmarkEnd w:id="195"/>
      <w:bookmarkEnd w:id="196"/>
      <w:bookmarkEnd w:id="197"/>
      <w:bookmarkEnd w:id="198"/>
    </w:p>
    <w:p w14:paraId="56B4ED15" w14:textId="77777777" w:rsidR="000A70F9" w:rsidRDefault="000A70F9">
      <w:pPr>
        <w:pStyle w:val="A"/>
      </w:pPr>
      <w:r>
        <w:t>A.</w:t>
      </w:r>
      <w:r>
        <w:tab/>
      </w:r>
      <w:r>
        <w:rPr>
          <w:i/>
        </w:rPr>
        <w:t xml:space="preserve">Fiscal year </w:t>
      </w:r>
      <w:r>
        <w:t>means an accounting period of 12 months ending on the last day of any month other than December. In the case of a taxpayer that, in keeping its books, regularly uses a 52- to 53-week period permitted under R.S. 47:91(F), the secretary of revenue and taxation may permit the use of such accounting period for purposes of this Chapter, provided that in any case in which the effective date or the applicability of any provisions of this Chapter is expressed in terms of taxable years beginning or ending with reference to a specified date which is the first or last day of a month, such 52- or 53-week accounting period shall be treated:</w:t>
      </w:r>
    </w:p>
    <w:p w14:paraId="75F81565" w14:textId="77777777" w:rsidR="000A70F9" w:rsidRDefault="000A70F9">
      <w:pPr>
        <w:pStyle w:val="1"/>
      </w:pPr>
      <w:r>
        <w:t>1.</w:t>
      </w:r>
      <w:r>
        <w:tab/>
        <w:t>as beginning with the first day of the calendar month beginning nearest to the first day of such taxable period; or</w:t>
      </w:r>
    </w:p>
    <w:p w14:paraId="4959AA91" w14:textId="77777777" w:rsidR="000A70F9" w:rsidRDefault="000A70F9">
      <w:pPr>
        <w:pStyle w:val="1"/>
      </w:pPr>
      <w:r>
        <w:t>2.</w:t>
      </w:r>
      <w:r>
        <w:tab/>
        <w:t>as ending with the last day of the calendar month ending nearest to the last day of such taxable period, as the case may be.</w:t>
      </w:r>
    </w:p>
    <w:p w14:paraId="0FF165A7" w14:textId="77777777" w:rsidR="000A70F9" w:rsidRDefault="000A70F9">
      <w:pPr>
        <w:pStyle w:val="A"/>
      </w:pPr>
      <w:r>
        <w:t>B.</w:t>
      </w:r>
      <w:r>
        <w:tab/>
        <w:t>However, no fiscal year will be recognized unless, before its close, it was definitely established as an accounting period and the books of the taxpayer were kept accordingly.</w:t>
      </w:r>
    </w:p>
    <w:p w14:paraId="3AD57D80" w14:textId="77777777" w:rsidR="000A70F9" w:rsidRDefault="000A70F9">
      <w:pPr>
        <w:pStyle w:val="A"/>
      </w:pPr>
      <w:r>
        <w:t>C.</w:t>
      </w:r>
      <w:r>
        <w:tab/>
        <w:t>Once an accounting period has been established, no change from that period shall be made without the approval of the secretary of revenue and taxation.</w:t>
      </w:r>
    </w:p>
    <w:p w14:paraId="2B3C7C6E" w14:textId="77777777" w:rsidR="000A70F9" w:rsidRDefault="000A70F9">
      <w:pPr>
        <w:pStyle w:val="AuthorityNote"/>
      </w:pPr>
      <w:r>
        <w:t>AUTHORITY NOTE:</w:t>
      </w:r>
      <w:r>
        <w:tab/>
        <w:t>Promulgated in accordance with R.S. 47:613.</w:t>
      </w:r>
    </w:p>
    <w:p w14:paraId="4A7E5523" w14:textId="77777777" w:rsidR="000A70F9" w:rsidRDefault="000A70F9">
      <w:pPr>
        <w:pStyle w:val="HistoricalNote"/>
      </w:pPr>
      <w:r>
        <w:t>HISTORICAL NOTE:</w:t>
      </w:r>
      <w:r>
        <w:tab/>
        <w:t>Promulgated by the Department of Revenue and Taxation, Income and Corporation Franchise Taxes Section, Office of Group III, LR 6:25 (January 1980), amended LR 11:108 (February 1985), repromulgated by the Department of Revenue, Policy Services Division, LR 30:469 (March 2004).</w:t>
      </w:r>
    </w:p>
    <w:p w14:paraId="6B94FD00" w14:textId="77777777" w:rsidR="000A70F9" w:rsidRDefault="000A70F9">
      <w:pPr>
        <w:pStyle w:val="Section"/>
      </w:pPr>
      <w:bookmarkStart w:id="199" w:name="_Toc233690009"/>
      <w:bookmarkStart w:id="200" w:name="_Toc234030595"/>
      <w:bookmarkStart w:id="201" w:name="_Toc243721212"/>
      <w:bookmarkStart w:id="202" w:name="_Toc259619445"/>
      <w:bookmarkStart w:id="203" w:name="_Toc262718532"/>
      <w:bookmarkStart w:id="204" w:name="_Toc275165301"/>
      <w:bookmarkStart w:id="205" w:name="_Toc238197565"/>
      <w:r>
        <w:t>§320.</w:t>
      </w:r>
      <w:r>
        <w:tab/>
        <w:t>Books of the Corporation</w:t>
      </w:r>
      <w:bookmarkEnd w:id="199"/>
      <w:bookmarkEnd w:id="200"/>
      <w:bookmarkEnd w:id="201"/>
      <w:bookmarkEnd w:id="202"/>
      <w:bookmarkEnd w:id="203"/>
      <w:bookmarkEnd w:id="204"/>
      <w:bookmarkEnd w:id="205"/>
    </w:p>
    <w:p w14:paraId="4DBAC84F" w14:textId="77777777" w:rsidR="000A70F9" w:rsidRDefault="000A70F9">
      <w:pPr>
        <w:pStyle w:val="A"/>
      </w:pPr>
      <w:r>
        <w:t>A.</w:t>
      </w:r>
      <w:r>
        <w:tab/>
        <w:t>Generally the "books of the corporation" are financial statements that will include an income statement, a balance sheet (listing assets, liabilities, and owners equity including changes thereto), and other appropriate information. The following may be considered applicable financial statements.</w:t>
      </w:r>
    </w:p>
    <w:p w14:paraId="11A35A57" w14:textId="77777777" w:rsidR="000A70F9" w:rsidRDefault="000A70F9">
      <w:pPr>
        <w:pStyle w:val="1"/>
      </w:pPr>
      <w:r>
        <w:t>1.</w:t>
      </w:r>
      <w:r>
        <w:tab/>
        <w:t xml:space="preserve">Statement </w:t>
      </w:r>
      <w:r w:rsidR="00F81521">
        <w:t>Required to be F</w:t>
      </w:r>
      <w:r>
        <w:t>iled with the Securities and Exchange Commission (SEC). A financial statement that is required to be filed with the Securities and Exchange Commission.</w:t>
      </w:r>
    </w:p>
    <w:p w14:paraId="42CD74B3" w14:textId="77777777" w:rsidR="000A70F9" w:rsidRDefault="000A70F9">
      <w:pPr>
        <w:pStyle w:val="1"/>
        <w:tabs>
          <w:tab w:val="clear" w:pos="720"/>
          <w:tab w:val="left" w:pos="800"/>
        </w:tabs>
      </w:pPr>
      <w:r>
        <w:t>2.a.</w:t>
      </w:r>
      <w:r>
        <w:tab/>
        <w:t xml:space="preserve">Certified </w:t>
      </w:r>
      <w:r w:rsidR="00F81521">
        <w:t>A</w:t>
      </w:r>
      <w:r>
        <w:t xml:space="preserve">udited </w:t>
      </w:r>
      <w:r w:rsidR="00F81521">
        <w:t>Financial S</w:t>
      </w:r>
      <w:r>
        <w:t>tatement</w:t>
      </w:r>
      <w:r>
        <w:rPr>
          <w:i/>
          <w:iCs/>
        </w:rPr>
        <w:t xml:space="preserve">. </w:t>
      </w:r>
      <w:r>
        <w:t>A certified audited financial statement that is used for credit purposes, for reporting to shareholders or for any other substantial non-tax purpose. Such a statement must be accompanied by the report of an independent (as defined in the American Institute of Certified Public Accountants Professional Standards, Code of Professional Conduct, Rule 101 and its interpretations and rulings) certified public accountant or, in the case of a foreign corporation, a similarly qualified and independent professional who is licensed in any foreign country. A financial statement is "certified audited" for purposes of this Section if it is:</w:t>
      </w:r>
    </w:p>
    <w:p w14:paraId="5F02E09A" w14:textId="77777777" w:rsidR="000A70F9" w:rsidRDefault="000A70F9">
      <w:pPr>
        <w:pStyle w:val="i0"/>
      </w:pPr>
      <w:r>
        <w:tab/>
        <w:t>i.</w:t>
      </w:r>
      <w:r>
        <w:tab/>
        <w:t>certified to be fairly presented (an unqualified or "clean" opinion);</w:t>
      </w:r>
    </w:p>
    <w:p w14:paraId="0C6F4B2A" w14:textId="77777777" w:rsidR="000A70F9" w:rsidRDefault="000A70F9">
      <w:pPr>
        <w:pStyle w:val="i0"/>
      </w:pPr>
      <w:r>
        <w:tab/>
        <w:t>ii.</w:t>
      </w:r>
      <w:r>
        <w:tab/>
        <w:t>subject to a qualified opinion that such financial statement is fairly presented subject to a concern about a contingency (a qualified "subject to" opinion);</w:t>
      </w:r>
    </w:p>
    <w:p w14:paraId="24A34E38" w14:textId="77777777" w:rsidR="000A70F9" w:rsidRDefault="000A70F9">
      <w:pPr>
        <w:pStyle w:val="i0"/>
      </w:pPr>
      <w:r>
        <w:tab/>
        <w:t>iii.</w:t>
      </w:r>
      <w:r>
        <w:tab/>
        <w:t>subject to a qualified opinion that such financial statement is fairly presented, except for a method of accounting with which the accountant disagrees (a qualified "except for" opinion); or</w:t>
      </w:r>
    </w:p>
    <w:p w14:paraId="27FC8A85" w14:textId="77777777" w:rsidR="000A70F9" w:rsidRDefault="000A70F9">
      <w:pPr>
        <w:pStyle w:val="i0"/>
      </w:pPr>
      <w:r>
        <w:tab/>
        <w:t>iv.</w:t>
      </w:r>
      <w:r>
        <w:tab/>
        <w:t>subject to an adverse opinion, but only if the accountant discloses the amount of the disagreement with the statement.</w:t>
      </w:r>
    </w:p>
    <w:p w14:paraId="1E5AD16E" w14:textId="77777777" w:rsidR="000A70F9" w:rsidRDefault="000A70F9">
      <w:pPr>
        <w:pStyle w:val="a0"/>
      </w:pPr>
      <w:r>
        <w:t>b.</w:t>
      </w:r>
      <w:r>
        <w:tab/>
        <w:t>Any other statement or report, such as a review statement or a compilation report that is not subject to a full audit is not a certified audit statement.</w:t>
      </w:r>
    </w:p>
    <w:p w14:paraId="1D213CE2" w14:textId="77777777" w:rsidR="000A70F9" w:rsidRDefault="000A70F9">
      <w:pPr>
        <w:pStyle w:val="1"/>
      </w:pPr>
      <w:r>
        <w:t>3.</w:t>
      </w:r>
      <w:r>
        <w:tab/>
        <w:t xml:space="preserve">A </w:t>
      </w:r>
      <w:r w:rsidR="00F81521">
        <w:t>F</w:t>
      </w:r>
      <w:r>
        <w:t xml:space="preserve">inancial </w:t>
      </w:r>
      <w:r w:rsidR="00F81521">
        <w:t>St</w:t>
      </w:r>
      <w:r>
        <w:t xml:space="preserve">atement </w:t>
      </w:r>
      <w:r w:rsidR="00F81521">
        <w:t>Provided to a Government R</w:t>
      </w:r>
      <w:r>
        <w:t>egulator</w:t>
      </w:r>
      <w:r>
        <w:rPr>
          <w:i/>
          <w:iCs/>
        </w:rPr>
        <w:t>.</w:t>
      </w:r>
      <w:r>
        <w:t xml:space="preserve"> A financial statement that is required to be provided to the federal government, or any agency thereof (other than the Securities and Exchange Commission), a state government or agency thereof, or a political subdivision of a state or agency thereof. Except as otherwise provided herein, an income tax return, franchise tax return or other tax return prepared solely for the purpose of determining any tax </w:t>
      </w:r>
      <w:r>
        <w:lastRenderedPageBreak/>
        <w:t>liability that is filed with a federal, state or local government or agency cannot be an applicable financial statement.</w:t>
      </w:r>
    </w:p>
    <w:p w14:paraId="1F296E5D" w14:textId="77777777" w:rsidR="000A70F9" w:rsidRDefault="000A70F9">
      <w:pPr>
        <w:pStyle w:val="1"/>
      </w:pPr>
      <w:r>
        <w:t>4.</w:t>
      </w:r>
      <w:r>
        <w:tab/>
        <w:t>Other Financial Statements</w:t>
      </w:r>
      <w:r>
        <w:rPr>
          <w:i/>
          <w:iCs/>
        </w:rPr>
        <w:t>.</w:t>
      </w:r>
      <w:r>
        <w:t xml:space="preserve"> A financial statement that is used for credit purposes, for reporting to shareholders, or for any other substantial non-tax purpose, even though such financial statement is not described in Paragraphs A.1-3 of this Section.</w:t>
      </w:r>
    </w:p>
    <w:p w14:paraId="137BAB79" w14:textId="77777777" w:rsidR="000A70F9" w:rsidRDefault="00F81521">
      <w:pPr>
        <w:pStyle w:val="A"/>
      </w:pPr>
      <w:r>
        <w:t>B.</w:t>
      </w:r>
      <w:r>
        <w:tab/>
        <w:t>Priority among Statements</w:t>
      </w:r>
    </w:p>
    <w:p w14:paraId="0A6DF197" w14:textId="77777777" w:rsidR="000A70F9" w:rsidRDefault="000A70F9">
      <w:pPr>
        <w:pStyle w:val="1"/>
      </w:pPr>
      <w:r>
        <w:t>1.</w:t>
      </w:r>
      <w:r>
        <w:tab/>
        <w:t>In general, if a taxpayer has more than one financial statement described in Paragraphs A.1-4 of this Section, the taxpayer's applicable financial statement is the statement with the highest priority.</w:t>
      </w:r>
    </w:p>
    <w:p w14:paraId="36D9DCE9" w14:textId="77777777" w:rsidR="000A70F9" w:rsidRDefault="000A70F9">
      <w:pPr>
        <w:pStyle w:val="a0"/>
        <w:rPr>
          <w:i/>
          <w:iCs/>
        </w:rPr>
      </w:pPr>
      <w:r>
        <w:t>a.</w:t>
      </w:r>
      <w:r>
        <w:tab/>
        <w:t>Priority is determined in the following order:</w:t>
      </w:r>
    </w:p>
    <w:p w14:paraId="5EFCB32E" w14:textId="77777777" w:rsidR="000A70F9" w:rsidRDefault="000A70F9">
      <w:pPr>
        <w:pStyle w:val="i0"/>
      </w:pPr>
      <w:r>
        <w:tab/>
        <w:t>i.</w:t>
      </w:r>
      <w:r>
        <w:tab/>
        <w:t>a financial statement described in Paragraph A.1 of this Section;</w:t>
      </w:r>
    </w:p>
    <w:p w14:paraId="1F72D211" w14:textId="77777777" w:rsidR="000A70F9" w:rsidRDefault="000A70F9">
      <w:pPr>
        <w:pStyle w:val="i0"/>
      </w:pPr>
      <w:r>
        <w:tab/>
        <w:t>ii.</w:t>
      </w:r>
      <w:r>
        <w:tab/>
        <w:t>a certified audited statement described in Paragraph A.2 of this Section;</w:t>
      </w:r>
    </w:p>
    <w:p w14:paraId="12F18E4D" w14:textId="77777777" w:rsidR="000A70F9" w:rsidRDefault="000A70F9">
      <w:pPr>
        <w:pStyle w:val="i0"/>
      </w:pPr>
      <w:r>
        <w:tab/>
        <w:t>iii.</w:t>
      </w:r>
      <w:r>
        <w:tab/>
        <w:t>a financial statement provided to a government regulator described in Paragraph A.3 of this Section;</w:t>
      </w:r>
    </w:p>
    <w:p w14:paraId="57ECD552" w14:textId="77777777" w:rsidR="000A70F9" w:rsidRDefault="000A70F9">
      <w:pPr>
        <w:pStyle w:val="i0"/>
      </w:pPr>
      <w:r>
        <w:tab/>
        <w:t>iv.</w:t>
      </w:r>
      <w:r>
        <w:tab/>
        <w:t>any other financial statement described in Paragraph A.4 of this Section.</w:t>
      </w:r>
    </w:p>
    <w:p w14:paraId="33C09138" w14:textId="77777777" w:rsidR="000A70F9" w:rsidRDefault="000A70F9">
      <w:pPr>
        <w:pStyle w:val="a0"/>
      </w:pPr>
      <w:r>
        <w:t>b.</w:t>
      </w:r>
      <w:r>
        <w:tab/>
        <w:t>For example, Corporation A, which uses a calendar year for both financial accounting and tax purposes, prepares a financial statement for calendar year 2003 that is provided to a state regulator and an unaudited financial statement that is provided to A's creditors. The statement provided to the state regulator is A's financial statement with the highest priority and thus is A's financial statement.</w:t>
      </w:r>
    </w:p>
    <w:p w14:paraId="7D8FD06E" w14:textId="77777777" w:rsidR="000A70F9" w:rsidRDefault="000A70F9">
      <w:pPr>
        <w:pStyle w:val="1"/>
      </w:pPr>
      <w:r>
        <w:t>2.</w:t>
      </w:r>
      <w:r>
        <w:tab/>
        <w:t>Special Priority Rules for Use of Certified Audit Financial Statements and Other Financial Statements</w:t>
      </w:r>
    </w:p>
    <w:p w14:paraId="113C09EB" w14:textId="77777777" w:rsidR="000A70F9" w:rsidRDefault="000A70F9">
      <w:pPr>
        <w:pStyle w:val="a0"/>
      </w:pPr>
      <w:r>
        <w:t>a.</w:t>
      </w:r>
      <w:r>
        <w:tab/>
        <w:t>In the case of financial statements described in Paragraphs A.2 and A.4 of this Section, within each of these categories the taxpayer's applicable financial statement is determined according to the following priority:</w:t>
      </w:r>
    </w:p>
    <w:p w14:paraId="47553CE2" w14:textId="77777777" w:rsidR="000A70F9" w:rsidRDefault="000A70F9">
      <w:pPr>
        <w:pStyle w:val="i0"/>
      </w:pPr>
      <w:r>
        <w:tab/>
        <w:t>i.</w:t>
      </w:r>
      <w:r>
        <w:tab/>
        <w:t>a statement used for credit purposes;</w:t>
      </w:r>
    </w:p>
    <w:p w14:paraId="2C0D9301" w14:textId="77777777" w:rsidR="000A70F9" w:rsidRDefault="000A70F9">
      <w:pPr>
        <w:pStyle w:val="i0"/>
      </w:pPr>
      <w:r>
        <w:tab/>
        <w:t>ii.</w:t>
      </w:r>
      <w:r>
        <w:tab/>
        <w:t>a statement used for disclosure to shareholders; and</w:t>
      </w:r>
    </w:p>
    <w:p w14:paraId="1FCD4C3B" w14:textId="77777777" w:rsidR="000A70F9" w:rsidRDefault="000A70F9">
      <w:pPr>
        <w:pStyle w:val="i0"/>
      </w:pPr>
      <w:r>
        <w:tab/>
        <w:t>iii.</w:t>
      </w:r>
      <w:r>
        <w:tab/>
        <w:t>any other statement used for other substantial non-tax purposes.</w:t>
      </w:r>
    </w:p>
    <w:p w14:paraId="21F2361F" w14:textId="77777777" w:rsidR="000A70F9" w:rsidRDefault="000A70F9">
      <w:pPr>
        <w:pStyle w:val="a0"/>
      </w:pPr>
      <w:r>
        <w:t>b.</w:t>
      </w:r>
      <w:r>
        <w:tab/>
        <w:t>For example, Corporation B uses a calendar year for both financial accounting and tax purposes. B prepares a financial statement for 2003 that it uses for credit purposes and prepares another financial statement for calendar year 2003 that it uses for disclosure to shareholders. Both financial statements are unaudited. The statement used for credit purposes is B's financial statement with the highest priority and thus is B's applicable financial statement.</w:t>
      </w:r>
    </w:p>
    <w:p w14:paraId="64131010" w14:textId="77777777" w:rsidR="000A70F9" w:rsidRDefault="000A70F9">
      <w:pPr>
        <w:pStyle w:val="1"/>
      </w:pPr>
      <w:r>
        <w:t>3.</w:t>
      </w:r>
      <w:r>
        <w:tab/>
        <w:t xml:space="preserve">Priority among </w:t>
      </w:r>
      <w:r w:rsidR="00F81521">
        <w:t>F</w:t>
      </w:r>
      <w:r>
        <w:t xml:space="preserve">inancial </w:t>
      </w:r>
      <w:r w:rsidR="00F81521">
        <w:t>S</w:t>
      </w:r>
      <w:r>
        <w:t xml:space="preserve">tatements </w:t>
      </w:r>
      <w:r w:rsidR="00F81521">
        <w:t>Provided a G</w:t>
      </w:r>
      <w:r>
        <w:t xml:space="preserve">overnment </w:t>
      </w:r>
      <w:r w:rsidR="00F81521">
        <w:t>R</w:t>
      </w:r>
      <w:r>
        <w:t>egulator</w:t>
      </w:r>
      <w:r>
        <w:rPr>
          <w:i/>
          <w:iCs/>
        </w:rPr>
        <w:t>.</w:t>
      </w:r>
      <w:r>
        <w:t xml:space="preserve"> In the case of two or more financial statements described in Paragraph A.3 of this Section that are of equal priority, the taxpayer's applicable financial statement is determined according to the following priority:</w:t>
      </w:r>
    </w:p>
    <w:p w14:paraId="4A5C169F" w14:textId="77777777" w:rsidR="000A70F9" w:rsidRDefault="000A70F9">
      <w:pPr>
        <w:pStyle w:val="a0"/>
      </w:pPr>
      <w:r>
        <w:t>a.</w:t>
      </w:r>
      <w:r>
        <w:tab/>
        <w:t>a statement required to be provided to the federal government or any of its agencies;</w:t>
      </w:r>
    </w:p>
    <w:p w14:paraId="49DC9F50" w14:textId="77777777" w:rsidR="000A70F9" w:rsidRDefault="000A70F9">
      <w:pPr>
        <w:pStyle w:val="a0"/>
      </w:pPr>
      <w:r>
        <w:t>b.</w:t>
      </w:r>
      <w:r>
        <w:tab/>
        <w:t>a statement required to be provided to a state government or any of its agencies; and</w:t>
      </w:r>
    </w:p>
    <w:p w14:paraId="2FD899D4" w14:textId="77777777" w:rsidR="000A70F9" w:rsidRDefault="000A70F9">
      <w:pPr>
        <w:pStyle w:val="a0"/>
      </w:pPr>
      <w:r>
        <w:t>c.</w:t>
      </w:r>
      <w:r>
        <w:tab/>
        <w:t xml:space="preserve">a statement required to be provided to any subdivision of a state or any agency of a subdivision. </w:t>
      </w:r>
    </w:p>
    <w:p w14:paraId="239224B9" w14:textId="77777777" w:rsidR="000A70F9" w:rsidRDefault="000A70F9">
      <w:pPr>
        <w:pStyle w:val="A"/>
      </w:pPr>
      <w:r>
        <w:t>C.</w:t>
      </w:r>
      <w:r>
        <w:tab/>
        <w:t>Whenever more than one entity, for franchise tax purposes, is included in a corporation's books, as herein defined, separate books shall be constructed for each entity doing business in Louisiana. These books shall be constructed following the same principles and methods as were employed when constructing the original books.</w:t>
      </w:r>
    </w:p>
    <w:p w14:paraId="3897845B" w14:textId="77777777" w:rsidR="000A70F9" w:rsidRDefault="000A70F9">
      <w:pPr>
        <w:pStyle w:val="A"/>
      </w:pPr>
      <w:r>
        <w:t>D.</w:t>
      </w:r>
      <w:r>
        <w:tab/>
        <w:t>Nothing in this regulation shall restrict the secretary's authority to revise the books of the corporation as needed for the purpose of ascertaining the correct franchise tax liability.</w:t>
      </w:r>
    </w:p>
    <w:p w14:paraId="27BD64E9" w14:textId="77777777" w:rsidR="000A70F9" w:rsidRDefault="000A70F9">
      <w:pPr>
        <w:pStyle w:val="AuthorityNote"/>
      </w:pPr>
      <w:r>
        <w:t>AUTHORITY NOTE:</w:t>
      </w:r>
      <w:r>
        <w:tab/>
        <w:t>Promulgated in accordance with R.S. 47:604, R.S. 47:605 and R.S. 47:1511.</w:t>
      </w:r>
    </w:p>
    <w:p w14:paraId="27D50DEC" w14:textId="77777777" w:rsidR="000A70F9" w:rsidRDefault="000A70F9">
      <w:pPr>
        <w:pStyle w:val="HistoricalNote"/>
      </w:pPr>
      <w:r>
        <w:t>HISTORICAL NOTE:</w:t>
      </w:r>
      <w:r>
        <w:tab/>
        <w:t>Promulgated by the Department of Revenue, Policy Services Division, LR 30:807 (April 2004).</w:t>
      </w:r>
    </w:p>
    <w:p w14:paraId="3383D0F4" w14:textId="77777777" w:rsidR="000A70F9" w:rsidRDefault="000A70F9">
      <w:pPr>
        <w:pStyle w:val="Chapter"/>
      </w:pPr>
      <w:bookmarkStart w:id="206" w:name="TOC_Chap17"/>
      <w:bookmarkStart w:id="207" w:name="_Toc233690012"/>
      <w:bookmarkStart w:id="208" w:name="_Toc234030598"/>
      <w:bookmarkStart w:id="209" w:name="_Toc243721215"/>
      <w:bookmarkStart w:id="210" w:name="_Toc259619448"/>
      <w:bookmarkStart w:id="211" w:name="_Toc262718535"/>
      <w:bookmarkStart w:id="212" w:name="_Toc275165304"/>
      <w:bookmarkStart w:id="213" w:name="_Toc238197566"/>
      <w:r>
        <w:t>Chapter 9.</w:t>
      </w:r>
      <w:bookmarkEnd w:id="206"/>
      <w:r w:rsidR="00786FB2">
        <w:tab/>
      </w:r>
      <w:bookmarkStart w:id="214" w:name="TOCT_Chap20"/>
      <w:bookmarkStart w:id="215" w:name="TOCT_Chap60"/>
      <w:bookmarkStart w:id="216" w:name="TOCT_Chap22"/>
      <w:bookmarkStart w:id="217" w:name="TOCT_Chap21"/>
      <w:bookmarkStart w:id="218" w:name="TOCT_Chap17"/>
      <w:r>
        <w:t>Hazardous Waste Tax</w:t>
      </w:r>
      <w:bookmarkEnd w:id="207"/>
      <w:bookmarkEnd w:id="208"/>
      <w:bookmarkEnd w:id="209"/>
      <w:bookmarkEnd w:id="210"/>
      <w:bookmarkEnd w:id="211"/>
      <w:bookmarkEnd w:id="212"/>
      <w:bookmarkEnd w:id="213"/>
      <w:bookmarkEnd w:id="214"/>
      <w:bookmarkEnd w:id="215"/>
      <w:bookmarkEnd w:id="216"/>
      <w:bookmarkEnd w:id="217"/>
      <w:bookmarkEnd w:id="218"/>
    </w:p>
    <w:p w14:paraId="62F3FFA6" w14:textId="77777777" w:rsidR="000A70F9" w:rsidRDefault="000A70F9">
      <w:pPr>
        <w:pStyle w:val="Section"/>
      </w:pPr>
      <w:bookmarkStart w:id="219" w:name="_Toc233690013"/>
      <w:bookmarkStart w:id="220" w:name="_Toc234030599"/>
      <w:bookmarkStart w:id="221" w:name="_Toc243721216"/>
      <w:bookmarkStart w:id="222" w:name="_Toc259619449"/>
      <w:bookmarkStart w:id="223" w:name="_Toc262718536"/>
      <w:bookmarkStart w:id="224" w:name="_Toc275165305"/>
      <w:bookmarkStart w:id="225" w:name="_Toc238197567"/>
      <w:r>
        <w:t>§901.</w:t>
      </w:r>
      <w:r>
        <w:tab/>
        <w:t>Definitions</w:t>
      </w:r>
      <w:bookmarkEnd w:id="219"/>
      <w:bookmarkEnd w:id="220"/>
      <w:bookmarkEnd w:id="221"/>
      <w:bookmarkEnd w:id="222"/>
      <w:bookmarkEnd w:id="223"/>
      <w:bookmarkEnd w:id="224"/>
      <w:bookmarkEnd w:id="225"/>
    </w:p>
    <w:p w14:paraId="45A3696F" w14:textId="77777777" w:rsidR="000A70F9" w:rsidRDefault="000A70F9">
      <w:pPr>
        <w:pStyle w:val="A"/>
      </w:pPr>
      <w:r>
        <w:t>A.</w:t>
      </w:r>
      <w:r>
        <w:tab/>
        <w:t>The terms used in this Chapter shall be defined as provided in R.S. 30:1054 and R.S. 30:1133, with R.S. 30:1133 governing in any case of conflict between them, unless another definition is specifically provided or a definition is specifically modified.</w:t>
      </w:r>
    </w:p>
    <w:p w14:paraId="291090E8" w14:textId="77777777" w:rsidR="000A70F9" w:rsidRDefault="000A70F9">
      <w:pPr>
        <w:pStyle w:val="A"/>
      </w:pPr>
      <w:r>
        <w:t>B.</w:t>
      </w:r>
      <w:r>
        <w:tab/>
        <w:t>The words defined in R.S. 47:821(B) have the meaning ascribed to them in that Section unless the context clearly indicates otherwise.</w:t>
      </w:r>
    </w:p>
    <w:p w14:paraId="7B93D5FD" w14:textId="77777777" w:rsidR="000A70F9" w:rsidRDefault="000A70F9">
      <w:pPr>
        <w:pStyle w:val="1"/>
      </w:pPr>
      <w:r>
        <w:rPr>
          <w:i/>
        </w:rPr>
        <w:t>Disposal</w:t>
      </w:r>
      <w:r w:rsidR="003471AC">
        <w:t>―</w:t>
      </w:r>
      <w:r>
        <w:t xml:space="preserve">the discharge, deposit, injection, dumping, spilling, leaking, or placing of any </w:t>
      </w:r>
      <w:r w:rsidRPr="00BA7894">
        <w:t>hazardous waste</w:t>
      </w:r>
      <w:r>
        <w:t xml:space="preserve"> as defined in this Chapter, into or on any land or water in a </w:t>
      </w:r>
      <w:r w:rsidRPr="00BA7894">
        <w:t>hazardous waste disposal</w:t>
      </w:r>
      <w:r>
        <w:t xml:space="preserve"> facility within Louisiana in such a manner that the </w:t>
      </w:r>
      <w:r w:rsidRPr="00BA7894">
        <w:t>hazardous waste</w:t>
      </w:r>
      <w:r>
        <w:t xml:space="preserve"> so disposed becomes part of the surrounding or underlying land. </w:t>
      </w:r>
      <w:r w:rsidRPr="00BA7894">
        <w:t>Storage</w:t>
      </w:r>
      <w:r>
        <w:t xml:space="preserve"> in excess of 90 days shall be presumed to constitute </w:t>
      </w:r>
      <w:r w:rsidRPr="00BA7894">
        <w:t>disposal</w:t>
      </w:r>
      <w:r>
        <w:t xml:space="preserve"> for purposes of collection of the tax but shall not subject those wastes stored in excess of 90 days to additional taxation when ultimately disposed.</w:t>
      </w:r>
    </w:p>
    <w:p w14:paraId="71855693" w14:textId="77777777" w:rsidR="000A70F9" w:rsidRDefault="000A70F9">
      <w:pPr>
        <w:pStyle w:val="a0"/>
      </w:pPr>
      <w:r>
        <w:t>a.</w:t>
      </w:r>
      <w:r>
        <w:tab/>
      </w:r>
      <w:r>
        <w:rPr>
          <w:i/>
        </w:rPr>
        <w:t>Hazardous Waste Disposal Facility</w:t>
      </w:r>
      <w:r w:rsidR="003471AC">
        <w:t>―</w:t>
      </w:r>
      <w:r>
        <w:t>any facility or location where any processing or deposition of hazardous waste occurs or is contained. This includes any location where waste is disposed in violation of law or the regulations of the Louisiana Department of Environmental Quality.</w:t>
      </w:r>
    </w:p>
    <w:p w14:paraId="2357356C" w14:textId="77777777" w:rsidR="000A70F9" w:rsidRDefault="000A70F9">
      <w:pPr>
        <w:pStyle w:val="a0"/>
      </w:pPr>
      <w:r>
        <w:t>b.</w:t>
      </w:r>
      <w:r>
        <w:tab/>
      </w:r>
      <w:r>
        <w:rPr>
          <w:i/>
        </w:rPr>
        <w:t>Hazardous Waste Treatment Facility</w:t>
      </w:r>
      <w:r w:rsidR="003471AC">
        <w:t>―</w:t>
      </w:r>
      <w:r>
        <w:t xml:space="preserve">any facility or location where any method, technique, or process, including neutralization or incineration, designed to change the physical or chemical character or composition of any </w:t>
      </w:r>
      <w:r w:rsidRPr="00BA7894">
        <w:t>hazardous waste</w:t>
      </w:r>
      <w:r>
        <w:t xml:space="preserve"> so as to neutralize such waste or so as to render such waste nonhazardous, safer for transport, amenable for recovery, amenable for </w:t>
      </w:r>
      <w:r w:rsidRPr="00BA7894">
        <w:t>storage,</w:t>
      </w:r>
      <w:r>
        <w:t xml:space="preserve"> or reduced in volume. Such term includes any activity or processing designed to change the physical form or chemical composition of </w:t>
      </w:r>
      <w:r w:rsidRPr="00BA7894">
        <w:t>hazardous waste</w:t>
      </w:r>
      <w:r>
        <w:t xml:space="preserve"> so as to render it </w:t>
      </w:r>
      <w:r>
        <w:lastRenderedPageBreak/>
        <w:t>nonhazardous; however, a "treatment facility" shall be treated in the same manner as a "</w:t>
      </w:r>
      <w:r w:rsidRPr="00BA7894">
        <w:t>disposal</w:t>
      </w:r>
      <w:r>
        <w:t xml:space="preserve"> facility" if it receives </w:t>
      </w:r>
      <w:r w:rsidRPr="00BA7894">
        <w:t>hazardous waste</w:t>
      </w:r>
      <w:r>
        <w:t xml:space="preserve"> from outside companies or stores the </w:t>
      </w:r>
      <w:r w:rsidRPr="00BA7894">
        <w:t>hazardous waste</w:t>
      </w:r>
      <w:r>
        <w:t xml:space="preserve"> in excess of 90 days before the waste is treated to render it nonhazardous.</w:t>
      </w:r>
    </w:p>
    <w:p w14:paraId="63A938FD" w14:textId="77777777" w:rsidR="000A70F9" w:rsidRDefault="000A70F9">
      <w:pPr>
        <w:pStyle w:val="a0"/>
      </w:pPr>
      <w:r w:rsidRPr="005F7C30">
        <w:t>c.</w:t>
      </w:r>
      <w:r>
        <w:rPr>
          <w:i/>
        </w:rPr>
        <w:tab/>
        <w:t>Storage</w:t>
      </w:r>
      <w:r w:rsidR="003471AC">
        <w:t>―</w:t>
      </w:r>
      <w:r>
        <w:t xml:space="preserve">the containment of </w:t>
      </w:r>
      <w:r w:rsidRPr="00BA7894">
        <w:t>hazardous waste</w:t>
      </w:r>
      <w:r>
        <w:t xml:space="preserve"> on a temporary basis in such a manner as not to constitute </w:t>
      </w:r>
      <w:r w:rsidRPr="00BA7894">
        <w:t>disposal</w:t>
      </w:r>
      <w:r>
        <w:t xml:space="preserve"> of such </w:t>
      </w:r>
      <w:r w:rsidRPr="00BA7894">
        <w:t>hazardous waste</w:t>
      </w:r>
      <w:r>
        <w:t xml:space="preserve">. In order to comply with this definition, the waste in </w:t>
      </w:r>
      <w:r w:rsidRPr="00BA7894">
        <w:t>storage</w:t>
      </w:r>
      <w:r>
        <w:t xml:space="preserve"> cannot become part of the surrounding or underlying land or water.</w:t>
      </w:r>
    </w:p>
    <w:p w14:paraId="6DFC2A0F" w14:textId="77777777" w:rsidR="000A70F9" w:rsidRDefault="000A70F9">
      <w:pPr>
        <w:pStyle w:val="1"/>
      </w:pPr>
      <w:r>
        <w:rPr>
          <w:i/>
        </w:rPr>
        <w:t>Dry-Weight Ton</w:t>
      </w:r>
      <w:r w:rsidR="003471AC">
        <w:t>―</w:t>
      </w:r>
      <w:r>
        <w:t xml:space="preserve">a ton of </w:t>
      </w:r>
      <w:r w:rsidRPr="00BA7894">
        <w:t>hazardous waste</w:t>
      </w:r>
      <w:r>
        <w:t xml:space="preserve"> excluding the weight of the water, and for underground injection shall include no more than 1 percent of the inorganic solids contained in the </w:t>
      </w:r>
      <w:r w:rsidRPr="00BA7894">
        <w:t>hazardous waste.</w:t>
      </w:r>
      <w:r>
        <w:t xml:space="preserve"> Calculation of the taxable </w:t>
      </w:r>
      <w:r w:rsidRPr="00BA7894">
        <w:t>dry-weight tons</w:t>
      </w:r>
      <w:r>
        <w:t xml:space="preserve"> of a waste is accomplished through the use of a dry-weight conversion factor which is determined with reference to a chemical analysis, or, when appropriate, by reference to the standard dry-weight conversion factors established by §903. The chemical analysis shall determine the percentage of water content of the waste and, when the waste is to be disposed by underground injection and the </w:t>
      </w:r>
      <w:r>
        <w:br/>
        <w:t>1-percent inorganic solids limitation applies, the percentage of inorganic solids content.</w:t>
      </w:r>
    </w:p>
    <w:p w14:paraId="7DE66DB8" w14:textId="77777777" w:rsidR="000A70F9" w:rsidRDefault="000A70F9">
      <w:pPr>
        <w:pStyle w:val="a0"/>
      </w:pPr>
      <w:r>
        <w:t>a.</w:t>
      </w:r>
      <w:r>
        <w:tab/>
        <w:t xml:space="preserve">When the </w:t>
      </w:r>
      <w:r w:rsidR="007243E4">
        <w:t>1</w:t>
      </w:r>
      <w:r>
        <w:t xml:space="preserve"> percent inorganic solids limitation does not apply, the dry-weight conversion factor shall be </w:t>
      </w:r>
      <w:r w:rsidR="00BA7894">
        <w:br/>
      </w:r>
      <w:r>
        <w:t xml:space="preserve">100 percent less the percentage of water content. For example, if the chemical analysis determines that the waste is 30 percent water, the dry-weight conversion factor is </w:t>
      </w:r>
      <w:r w:rsidR="00BA7894">
        <w:br/>
      </w:r>
      <w:r>
        <w:t>100 percent - 30 percent = 70 percent and the taxable dry-weight of the waste is 70 percent of the total weight of the waste.</w:t>
      </w:r>
    </w:p>
    <w:p w14:paraId="0C0C17D2" w14:textId="77777777" w:rsidR="000A70F9" w:rsidRDefault="000A70F9">
      <w:pPr>
        <w:pStyle w:val="a0"/>
        <w:spacing w:after="80"/>
      </w:pPr>
      <w:r>
        <w:t>b.</w:t>
      </w:r>
      <w:r>
        <w:tab/>
        <w:t xml:space="preserve">When the waste is to be disposed of by underground injection and the 1 percent inorganic solids limitation applies, the dry-weight conversion factor shall be 100 percent less the percentage of water content and less the percentage of inorganic solids in excess of 1 percent. For example, if the chemical analysis determines that the </w:t>
      </w:r>
      <w:r w:rsidR="00BA7894">
        <w:br/>
      </w:r>
      <w:r>
        <w:t xml:space="preserve">waste is 30 percent water and 5 percent inorganic solids, the dry-weight conversion factor is 100 percent less the </w:t>
      </w:r>
      <w:r w:rsidR="00BA7894">
        <w:br/>
      </w:r>
      <w:r>
        <w:t xml:space="preserve">30 percent water content and less the 4 percent by which </w:t>
      </w:r>
      <w:r w:rsidR="00BA7894">
        <w:br/>
      </w:r>
      <w:r>
        <w:t xml:space="preserve">the percentage of inorganic solids exceeds 1 percent, or </w:t>
      </w:r>
      <w:r w:rsidR="00BA7894">
        <w:br/>
      </w:r>
      <w:r>
        <w:t>(100 percent - 30 percent) - 4 percent = 66 percent. In this example the taxable dry-weight would be 66 percent of the total weight of the waste.</w:t>
      </w:r>
    </w:p>
    <w:p w14:paraId="46FA7D06" w14:textId="77777777" w:rsidR="000A70F9" w:rsidRDefault="000A70F9">
      <w:pPr>
        <w:pStyle w:val="a0"/>
        <w:spacing w:after="80"/>
      </w:pPr>
      <w:r>
        <w:t>c.</w:t>
      </w:r>
      <w:r>
        <w:tab/>
        <w:t xml:space="preserve">Any method which has received prior approval from the Department of Environmental Quality may be used to determine the dry-weight of the </w:t>
      </w:r>
      <w:r w:rsidRPr="00D15115">
        <w:t>hazardous waste</w:t>
      </w:r>
      <w:r>
        <w:t>.</w:t>
      </w:r>
    </w:p>
    <w:p w14:paraId="129B2FB1" w14:textId="77777777" w:rsidR="000A70F9" w:rsidRDefault="000A70F9">
      <w:pPr>
        <w:pStyle w:val="1"/>
        <w:spacing w:after="80"/>
      </w:pPr>
      <w:r>
        <w:rPr>
          <w:i/>
        </w:rPr>
        <w:t>Hazardous Waste</w:t>
      </w:r>
      <w:r w:rsidR="003471AC">
        <w:t>―</w:t>
      </w:r>
      <w:r>
        <w:t xml:space="preserve">a substance identified or listed as a </w:t>
      </w:r>
      <w:r w:rsidRPr="005F7C30">
        <w:rPr>
          <w:i/>
        </w:rPr>
        <w:t>hazardous waste</w:t>
      </w:r>
      <w:r>
        <w:t xml:space="preserve"> in the Louisiana Hazardous Waste Regulations of the Department of Environmental Quality in effect on July 1, 1984, except that the term </w:t>
      </w:r>
      <w:r>
        <w:rPr>
          <w:i/>
        </w:rPr>
        <w:t>hazardous waste</w:t>
      </w:r>
      <w:r>
        <w:t xml:space="preserve"> shall not include special waste as defined in R.S. 47:821. The regulations of the Department of Environmental Quality in effect on July 1, 1984, provide that to be a </w:t>
      </w:r>
      <w:r>
        <w:rPr>
          <w:i/>
        </w:rPr>
        <w:t>hazardous waste</w:t>
      </w:r>
      <w:r>
        <w:t xml:space="preserve">, a substance must first be a "waste" and define waste to be "any material for which no use or reuse is intended and which is to be discarded." Any substance for which the generator has </w:t>
      </w:r>
      <w:r>
        <w:t xml:space="preserve">further use is not considered a waste or </w:t>
      </w:r>
      <w:r w:rsidRPr="00D15115">
        <w:t>hazardous waste</w:t>
      </w:r>
      <w:r>
        <w:t>. Examples of further use include use as a feed stream to processes from which usable substances are extracted, use as a fuel-producing energy, and sale of the substance.</w:t>
      </w:r>
    </w:p>
    <w:p w14:paraId="66814AFA" w14:textId="77777777" w:rsidR="000A70F9" w:rsidRDefault="000A70F9">
      <w:pPr>
        <w:pStyle w:val="AuthorityNote"/>
      </w:pPr>
      <w:r>
        <w:t>AUTHORITY NOTE:</w:t>
      </w:r>
      <w:r>
        <w:tab/>
        <w:t>Promulgated in accordance with R.S. 47:821.</w:t>
      </w:r>
    </w:p>
    <w:p w14:paraId="09264313" w14:textId="77777777" w:rsidR="000A70F9" w:rsidRDefault="000A70F9">
      <w:pPr>
        <w:pStyle w:val="HistoricalNote"/>
      </w:pPr>
      <w:r>
        <w:t>HISTORICAL NOTE:</w:t>
      </w:r>
      <w:r>
        <w:tab/>
        <w:t>Promulgated by the Department of Revenue and Taxation, Excise Taxes Section, LR 13:105 (February 1987).</w:t>
      </w:r>
    </w:p>
    <w:p w14:paraId="1BE7D2BF" w14:textId="77777777" w:rsidR="000A70F9" w:rsidRDefault="000A70F9" w:rsidP="00EB4BF1">
      <w:pPr>
        <w:pStyle w:val="Section"/>
        <w:spacing w:after="60"/>
      </w:pPr>
      <w:bookmarkStart w:id="226" w:name="_Toc233690014"/>
      <w:bookmarkStart w:id="227" w:name="_Toc234030600"/>
      <w:bookmarkStart w:id="228" w:name="_Toc243721217"/>
      <w:bookmarkStart w:id="229" w:name="_Toc259619450"/>
      <w:bookmarkStart w:id="230" w:name="_Toc262718537"/>
      <w:bookmarkStart w:id="231" w:name="_Toc275165306"/>
      <w:bookmarkStart w:id="232" w:name="_Toc238197568"/>
      <w:r>
        <w:t>§903.</w:t>
      </w:r>
      <w:r>
        <w:tab/>
        <w:t>Standard Dry-Weight Conversion Factors</w:t>
      </w:r>
      <w:bookmarkEnd w:id="226"/>
      <w:bookmarkEnd w:id="227"/>
      <w:bookmarkEnd w:id="228"/>
      <w:bookmarkEnd w:id="229"/>
      <w:bookmarkEnd w:id="230"/>
      <w:bookmarkEnd w:id="231"/>
      <w:bookmarkEnd w:id="232"/>
    </w:p>
    <w:p w14:paraId="278CAE9F" w14:textId="77777777" w:rsidR="000A70F9" w:rsidRDefault="000A70F9" w:rsidP="00EB4BF1">
      <w:pPr>
        <w:pStyle w:val="A"/>
        <w:spacing w:after="60"/>
      </w:pPr>
      <w:r>
        <w:t>A.</w:t>
      </w:r>
      <w:r>
        <w:tab/>
        <w:t>In order to minimize instances in which the cost to the taxpayer of testing waste to determine the actual dry-weight exceeds the tax liability, and to minimize instances in which the cost to the state of administering and enforcing the tax exceeds the tax revenue, the secretary herein establishes standard dry-weight conversion factors and guidelines for the use of these factors. The standard conversion factors can be used only in instances which meet all conditions established by the guidelines.</w:t>
      </w:r>
    </w:p>
    <w:p w14:paraId="5B13DD4E" w14:textId="77777777" w:rsidR="000A70F9" w:rsidRDefault="000A70F9" w:rsidP="00EB4BF1">
      <w:pPr>
        <w:pStyle w:val="A"/>
        <w:spacing w:after="60"/>
      </w:pPr>
      <w:r>
        <w:t>B.</w:t>
      </w:r>
      <w:r>
        <w:tab/>
        <w:t>The guidelines for use of the standard conversion factors are:</w:t>
      </w:r>
    </w:p>
    <w:p w14:paraId="241DE77C" w14:textId="77777777" w:rsidR="000A70F9" w:rsidRDefault="000A70F9" w:rsidP="00EB4BF1">
      <w:pPr>
        <w:pStyle w:val="1"/>
        <w:spacing w:after="60"/>
      </w:pPr>
      <w:r>
        <w:t>1.</w:t>
      </w:r>
      <w:r>
        <w:tab/>
        <w:t>any generator may use the standard conversion factors in computing the taxable dry-weight of a hazardous waste when the wet weight is 40 tons or less for the taxable quarter;</w:t>
      </w:r>
    </w:p>
    <w:p w14:paraId="2A4633F9" w14:textId="77777777" w:rsidR="000A70F9" w:rsidRDefault="000A70F9">
      <w:pPr>
        <w:pStyle w:val="1"/>
        <w:spacing w:after="80"/>
      </w:pPr>
      <w:r>
        <w:t>2.</w:t>
      </w:r>
      <w:r>
        <w:tab/>
        <w:t>when a taxpayer files a consolidated return covering several generation sites, the 40-ton limit is to be applied on a per-site basis;</w:t>
      </w:r>
    </w:p>
    <w:p w14:paraId="6244AC93" w14:textId="77777777" w:rsidR="000A70F9" w:rsidRDefault="000A70F9" w:rsidP="00EB4BF1">
      <w:pPr>
        <w:pStyle w:val="1"/>
        <w:spacing w:after="60"/>
      </w:pPr>
      <w:r>
        <w:t>3.</w:t>
      </w:r>
      <w:r>
        <w:tab/>
        <w:t>the 40-ton limit applies to each waste. The total tons of all wastes which are substantially the same must be combined in determining if the 40-ton limit is exceeded. A taxpayer may qualify to use the standard factors in computing the dry-weight of some wastes on a return while being required to use the actual conversion factor for other wastes on the same return;</w:t>
      </w:r>
    </w:p>
    <w:p w14:paraId="7F9D6A6D" w14:textId="77777777" w:rsidR="000A70F9" w:rsidRDefault="000A70F9" w:rsidP="00EB4BF1">
      <w:pPr>
        <w:pStyle w:val="1"/>
        <w:spacing w:after="80"/>
      </w:pPr>
      <w:r>
        <w:t>4.</w:t>
      </w:r>
      <w:r>
        <w:tab/>
        <w:t>taxpayers are not required to use the standard conversion factors. The actual conversion factor or the wet weight may be used; however, if the standard conversion factors are used as a deliberate means to avoid paying a higher amount of tax, then the use of the standard conversion factors will be disallowed and the actual dry-weight determination will be used.</w:t>
      </w:r>
    </w:p>
    <w:p w14:paraId="5508CE6F" w14:textId="77777777" w:rsidR="000A70F9" w:rsidRDefault="000A70F9">
      <w:pPr>
        <w:pStyle w:val="A"/>
      </w:pPr>
      <w:r>
        <w:t>C.</w:t>
      </w:r>
      <w:r>
        <w:tab/>
        <w:t>When the use of the standard conversion factors is allowed, and the taxpayer elects to use them, the allowable factor is based upon the method of disposal. Listed below are the disposal methods for which standard conversion factors have been established, and their associated factors.</w:t>
      </w:r>
    </w:p>
    <w:p w14:paraId="4DE45576" w14:textId="77777777" w:rsidR="000A70F9" w:rsidRDefault="000A70F9">
      <w:pPr>
        <w:pStyle w:val="LACNote"/>
        <w:tabs>
          <w:tab w:val="left" w:pos="1560"/>
        </w:tabs>
        <w:ind w:left="432" w:right="432" w:firstLine="0"/>
        <w:jc w:val="left"/>
      </w:pPr>
      <w:r>
        <w:t>Landfill</w:t>
      </w:r>
      <w:r>
        <w:tab/>
        <w:t>0.75, i.e., total weight x 0.75 = dry weight Landfarm</w:t>
      </w:r>
      <w:r>
        <w:tab/>
        <w:t>0.25, i.e., total weight x 0.25 = dry weight Impoundments</w:t>
      </w:r>
      <w:r>
        <w:tab/>
        <w:t>0.05, i.e., total weight x 0.05 = dry weight Injection wells</w:t>
      </w:r>
      <w:r>
        <w:tab/>
        <w:t>0.02, i.e., total weight x 0.02 = dry weight</w:t>
      </w:r>
    </w:p>
    <w:p w14:paraId="4BAF613D" w14:textId="77777777" w:rsidR="000A70F9" w:rsidRDefault="000A70F9">
      <w:pPr>
        <w:pStyle w:val="AuthorityNote"/>
      </w:pPr>
      <w:r>
        <w:t>AUTHORITY NOTE:</w:t>
      </w:r>
      <w:r>
        <w:tab/>
        <w:t>Promulgated in accordance with R.S. 47.821.</w:t>
      </w:r>
    </w:p>
    <w:p w14:paraId="2232450B" w14:textId="77777777" w:rsidR="000A70F9" w:rsidRDefault="000A70F9">
      <w:pPr>
        <w:pStyle w:val="HistoricalNote"/>
      </w:pPr>
      <w:r>
        <w:t>HISTORICAL NOTE:</w:t>
      </w:r>
      <w:r>
        <w:tab/>
        <w:t>Promulgated by the Department of Revenue and Taxation, Excise Taxes Section, LR 13:105 (February 1987).</w:t>
      </w:r>
    </w:p>
    <w:p w14:paraId="7D8F6F57" w14:textId="77777777" w:rsidR="000A70F9" w:rsidRDefault="000A70F9" w:rsidP="00EB4BF1">
      <w:pPr>
        <w:pStyle w:val="Section"/>
        <w:spacing w:after="80"/>
      </w:pPr>
      <w:bookmarkStart w:id="233" w:name="_Toc233690015"/>
      <w:bookmarkStart w:id="234" w:name="_Toc234030601"/>
      <w:bookmarkStart w:id="235" w:name="_Toc243721218"/>
      <w:bookmarkStart w:id="236" w:name="_Toc259619451"/>
      <w:bookmarkStart w:id="237" w:name="_Toc262718538"/>
      <w:bookmarkStart w:id="238" w:name="_Toc275165307"/>
      <w:bookmarkStart w:id="239" w:name="_Toc238197569"/>
      <w:r>
        <w:lastRenderedPageBreak/>
        <w:t>§905.</w:t>
      </w:r>
      <w:r>
        <w:tab/>
        <w:t>Imposition of Tax</w:t>
      </w:r>
      <w:bookmarkEnd w:id="233"/>
      <w:bookmarkEnd w:id="234"/>
      <w:bookmarkEnd w:id="235"/>
      <w:bookmarkEnd w:id="236"/>
      <w:bookmarkEnd w:id="237"/>
      <w:bookmarkEnd w:id="238"/>
      <w:bookmarkEnd w:id="239"/>
    </w:p>
    <w:p w14:paraId="02AF4D3A" w14:textId="77777777" w:rsidR="000A70F9" w:rsidRDefault="000A70F9" w:rsidP="00EB4BF1">
      <w:pPr>
        <w:pStyle w:val="A"/>
        <w:spacing w:after="80"/>
      </w:pPr>
      <w:r>
        <w:t>A.</w:t>
      </w:r>
      <w:r>
        <w:tab/>
        <w:t xml:space="preserve">The tax is imposed upon the disposal, as defined by R.S. 47:821, of any hazardous waste and on hazardous waste stored for more than 90 days for the purpose of eventual incineration at sea. R.S. 47:821 defines </w:t>
      </w:r>
      <w:r w:rsidRPr="00D15115">
        <w:rPr>
          <w:i/>
        </w:rPr>
        <w:t>disposal</w:t>
      </w:r>
      <w:r>
        <w:t xml:space="preserve"> to include storage in excess of 90 days; therefore, the tax is imposed on any storage in excess of 90 days, not only on storage for the purpose of eventual incineration at sea.</w:t>
      </w:r>
    </w:p>
    <w:p w14:paraId="1A325DD9" w14:textId="77777777" w:rsidR="000A70F9" w:rsidRDefault="000A70F9">
      <w:pPr>
        <w:pStyle w:val="A"/>
      </w:pPr>
      <w:r>
        <w:t>B.</w:t>
      </w:r>
      <w:r>
        <w:tab/>
        <w:t>A disposer or generator who voluntarily removes hazardous waste from an inactive or abandoned site shall not be subjected to imposition of this tax when the hazardous waste is disposed of again. Disposers receiving such waste are required to charge the tax on waste received by them and disposers or generators voluntarily removing waste from an inactive or abandoned site are required to pay the tax to the disposer; however, the disposer or generator voluntarily removing the waste may exclude the exempt amounts from the calculation of the tax on his return while taking credit on his return for the tax paid to the disposer. Whenever a generator or disposer excludes waste from the tax calculation under this provision, he shall attach to his return a signed statement declaring that he is entitled to the exemption and a schedule detailing by manifest number the total gross tons excluded, the type of waste, and the disposer who received the waste, or other appropriate records acceptable to the secretary. Credit claimed under this provision shall be disallowed if it is determined that the removal or redisposal of the waste was in violation of the laws, rules, or regulations administered by the Department of Environmental Quality or that the waste was not voluntarily removed from an inactive or abandoned.</w:t>
      </w:r>
    </w:p>
    <w:p w14:paraId="19471505" w14:textId="77777777" w:rsidR="000A70F9" w:rsidRDefault="000A70F9">
      <w:pPr>
        <w:pStyle w:val="A"/>
      </w:pPr>
      <w:r>
        <w:t>C.</w:t>
      </w:r>
      <w:r>
        <w:tab/>
        <w:t>A generator who has been classified as a small-quantity generator by the Department of Environmental Quality and has received written permission from the Department of Environmental Quality to store hazardous waste in excess of 90 days may elect to report the taxable storage in excess of 90 days in the quarter in which the waste is removed from storage, rather than the quarter in which the storage period actually exceeded 90 days. This method of reporting may be used only for those wastes authorized by the Department of Environmental Quality to be stored in excess of 90 days. If this method of reporting is elected, the tax shall be due at the rate established for taxable disposal at a site other than the site at which the waste is generated, regardless of how or where the waste is ultimately disposed of.</w:t>
      </w:r>
    </w:p>
    <w:p w14:paraId="56FE1A5C" w14:textId="77777777" w:rsidR="000A70F9" w:rsidRDefault="000A70F9">
      <w:pPr>
        <w:pStyle w:val="AuthorityNote"/>
      </w:pPr>
      <w:r>
        <w:t>AUTHORITY NOTE:</w:t>
      </w:r>
      <w:r>
        <w:tab/>
        <w:t>Promulgated in accordance with R.S. 47:822.</w:t>
      </w:r>
    </w:p>
    <w:p w14:paraId="6D462871" w14:textId="77777777" w:rsidR="000A70F9" w:rsidRDefault="000A70F9">
      <w:pPr>
        <w:pStyle w:val="HistoricalNote"/>
      </w:pPr>
      <w:r>
        <w:t>HISTORICAL NOTE:</w:t>
      </w:r>
      <w:r>
        <w:tab/>
        <w:t>Promulgated by the Department of Revenue and Taxation, Excise Taxes Section, LR 13:105 (February 1987).</w:t>
      </w:r>
    </w:p>
    <w:p w14:paraId="378A5BE8" w14:textId="77777777" w:rsidR="000A70F9" w:rsidRDefault="000A70F9">
      <w:pPr>
        <w:pStyle w:val="Section"/>
        <w:spacing w:after="80"/>
      </w:pPr>
      <w:bookmarkStart w:id="240" w:name="_Toc233690016"/>
      <w:bookmarkStart w:id="241" w:name="_Toc234030602"/>
      <w:bookmarkStart w:id="242" w:name="_Toc243721219"/>
      <w:bookmarkStart w:id="243" w:name="_Toc259619452"/>
      <w:bookmarkStart w:id="244" w:name="_Toc262718539"/>
      <w:bookmarkStart w:id="245" w:name="_Toc275165308"/>
      <w:bookmarkStart w:id="246" w:name="_Toc238197570"/>
      <w:r>
        <w:t>§907.</w:t>
      </w:r>
      <w:r>
        <w:tab/>
        <w:t>Rate of Tax</w:t>
      </w:r>
      <w:bookmarkEnd w:id="240"/>
      <w:bookmarkEnd w:id="241"/>
      <w:bookmarkEnd w:id="242"/>
      <w:bookmarkEnd w:id="243"/>
      <w:bookmarkEnd w:id="244"/>
      <w:bookmarkEnd w:id="245"/>
      <w:bookmarkEnd w:id="246"/>
    </w:p>
    <w:p w14:paraId="51F499A3" w14:textId="77777777" w:rsidR="000A70F9" w:rsidRDefault="000A70F9">
      <w:pPr>
        <w:pStyle w:val="A"/>
      </w:pPr>
      <w:r>
        <w:t>A.</w:t>
      </w:r>
      <w:r>
        <w:tab/>
        <w:t>The tax is levied at the rate of $5 per dry-weight ton of hazardous waste disposed or stored in excess of 90 days for eventual disposal on or at the site upon which the generator's act or process produced the hazardous waste, and at the rate of $10 per dry-weight ton of hazardous waste disposed or stored in excess of 90 days for eventual disposal on or at a site other than the site upon which the generator's act or process produced the hazardous waste.</w:t>
      </w:r>
    </w:p>
    <w:p w14:paraId="2FB6F18F" w14:textId="77777777" w:rsidR="000A70F9" w:rsidRDefault="000A70F9">
      <w:pPr>
        <w:pStyle w:val="AuthorityNote"/>
      </w:pPr>
      <w:r>
        <w:t>AUTHORITY NOTE:</w:t>
      </w:r>
      <w:r>
        <w:tab/>
        <w:t>Promulgated in accordance with R.S. 47:823.</w:t>
      </w:r>
    </w:p>
    <w:p w14:paraId="185DD1A5" w14:textId="77777777" w:rsidR="000A70F9" w:rsidRDefault="000A70F9">
      <w:pPr>
        <w:pStyle w:val="HistoricalNote"/>
      </w:pPr>
      <w:r>
        <w:t>HISTORICAL NOTE:</w:t>
      </w:r>
      <w:r>
        <w:tab/>
        <w:t>Promulgated by the Department of Revenue and Taxation, Excise Taxes Section, LR 13:105 (February 1987).</w:t>
      </w:r>
    </w:p>
    <w:p w14:paraId="6240607C" w14:textId="77777777" w:rsidR="000A70F9" w:rsidRDefault="000A70F9">
      <w:pPr>
        <w:pStyle w:val="Section"/>
        <w:spacing w:after="80"/>
      </w:pPr>
      <w:bookmarkStart w:id="247" w:name="_Toc233690017"/>
      <w:bookmarkStart w:id="248" w:name="_Toc234030603"/>
      <w:bookmarkStart w:id="249" w:name="_Toc243721220"/>
      <w:bookmarkStart w:id="250" w:name="_Toc259619453"/>
      <w:bookmarkStart w:id="251" w:name="_Toc262718540"/>
      <w:bookmarkStart w:id="252" w:name="_Toc275165309"/>
      <w:bookmarkStart w:id="253" w:name="_Toc238197571"/>
      <w:r>
        <w:t>§909.</w:t>
      </w:r>
      <w:r>
        <w:tab/>
        <w:t>Direct Payment by Generator</w:t>
      </w:r>
      <w:bookmarkEnd w:id="247"/>
      <w:bookmarkEnd w:id="248"/>
      <w:bookmarkEnd w:id="249"/>
      <w:bookmarkEnd w:id="250"/>
      <w:bookmarkEnd w:id="251"/>
      <w:bookmarkEnd w:id="252"/>
      <w:bookmarkEnd w:id="253"/>
    </w:p>
    <w:p w14:paraId="5AC26211" w14:textId="77777777" w:rsidR="000A70F9" w:rsidRDefault="000A70F9">
      <w:pPr>
        <w:pStyle w:val="A"/>
      </w:pPr>
      <w:r>
        <w:t>A.</w:t>
      </w:r>
      <w:r>
        <w:tab/>
        <w:t>The tax imposed by R.S. 47:822 shall be collectible from and shall be paid by the generator of the hazardous waste directly to the secretary if the generator disposes of his own waste on or at his own disposal site. In addition, R.S. 47:826(A) provides that the secretary shall have the authority to collect the tax from the generator if the disposer fails to collect the tax; and in support of this, the generator is required to pay directly to the secretary any tax due not collected by a disposer.</w:t>
      </w:r>
    </w:p>
    <w:p w14:paraId="6E390B07" w14:textId="77777777" w:rsidR="000A70F9" w:rsidRDefault="000A70F9">
      <w:pPr>
        <w:pStyle w:val="AuthorityNote"/>
      </w:pPr>
      <w:r>
        <w:t>AUTHORITY NOTE:</w:t>
      </w:r>
      <w:r>
        <w:tab/>
        <w:t>Promulgated in accordance with R.S. 47:825.</w:t>
      </w:r>
    </w:p>
    <w:p w14:paraId="1D68F81E" w14:textId="77777777" w:rsidR="000A70F9" w:rsidRDefault="000A70F9">
      <w:pPr>
        <w:pStyle w:val="HistoricalNote"/>
      </w:pPr>
      <w:r>
        <w:t>HISTORICAL NOTE:</w:t>
      </w:r>
      <w:r>
        <w:tab/>
        <w:t>Promulgated by the Department of Revenue and Taxation, Excise Taxes Section, LR 13:105 (February 1987).</w:t>
      </w:r>
    </w:p>
    <w:p w14:paraId="5F035204" w14:textId="77777777" w:rsidR="000A70F9" w:rsidRDefault="000A70F9">
      <w:pPr>
        <w:pStyle w:val="Section"/>
        <w:spacing w:after="80"/>
      </w:pPr>
      <w:bookmarkStart w:id="254" w:name="_Toc233690018"/>
      <w:bookmarkStart w:id="255" w:name="_Toc234030604"/>
      <w:bookmarkStart w:id="256" w:name="_Toc243721221"/>
      <w:bookmarkStart w:id="257" w:name="_Toc259619454"/>
      <w:bookmarkStart w:id="258" w:name="_Toc262718541"/>
      <w:bookmarkStart w:id="259" w:name="_Toc275165310"/>
      <w:bookmarkStart w:id="260" w:name="_Toc238197572"/>
      <w:r>
        <w:t>§911.</w:t>
      </w:r>
      <w:r>
        <w:tab/>
        <w:t>Collection by Disposer; Liability of Disposer</w:t>
      </w:r>
      <w:bookmarkEnd w:id="254"/>
      <w:bookmarkEnd w:id="255"/>
      <w:bookmarkEnd w:id="256"/>
      <w:bookmarkEnd w:id="257"/>
      <w:bookmarkEnd w:id="258"/>
      <w:bookmarkEnd w:id="259"/>
      <w:bookmarkEnd w:id="260"/>
    </w:p>
    <w:p w14:paraId="1D6E495C" w14:textId="77777777" w:rsidR="000A70F9" w:rsidRDefault="000A70F9">
      <w:pPr>
        <w:pStyle w:val="A"/>
        <w:spacing w:after="80"/>
      </w:pPr>
      <w:r>
        <w:t>A.</w:t>
      </w:r>
      <w:r>
        <w:tab/>
        <w:t>R.S. 47:826(A) provides that when the generator does not dispose of his own hazardous waste on or at his own disposal site, the disposer shall collect the tax from the generator at the time the disposer receives the hazardous waste and shall remit the tax so collected to the secretary.</w:t>
      </w:r>
    </w:p>
    <w:p w14:paraId="2B010319" w14:textId="77777777" w:rsidR="000A70F9" w:rsidRDefault="000A70F9" w:rsidP="00EB4BF1">
      <w:pPr>
        <w:pStyle w:val="A"/>
        <w:spacing w:after="60"/>
      </w:pPr>
      <w:r>
        <w:t>B.</w:t>
      </w:r>
      <w:r>
        <w:tab/>
        <w:t>The disposer is required by R.S. 47:826(B) to state and collect the tax separately from any other fee, charge, or other price charged to the generator, and is required to provide the generator with documentation of the amount of tax collected. The disposer shall not advertise or hold out to the generator that he will relieve the generator from the payment of all or any part of the tax and the generator shall not be deemed to have paid the tax unless he receives a document from the disposer separately stating the amount of the tax that has been paid. The tax charged by the disposer shall be a debt from the generator to the disposer, until paid, and shall be recoverable at law in the same manner as other debts.</w:t>
      </w:r>
    </w:p>
    <w:p w14:paraId="60E0A428" w14:textId="77777777" w:rsidR="000A70F9" w:rsidRDefault="000A70F9" w:rsidP="00EB4BF1">
      <w:pPr>
        <w:pStyle w:val="A"/>
        <w:spacing w:after="60"/>
      </w:pPr>
      <w:r>
        <w:t>C.</w:t>
      </w:r>
      <w:r>
        <w:tab/>
        <w:t>If the disposer neglects, fails, or refuses to collect or remit the tax, he shall be liable and shall pay the tax himself. However, the secretary shall have the authority to collect the tax from the generator if the disposer fails to collect the tax.</w:t>
      </w:r>
    </w:p>
    <w:p w14:paraId="250676B6" w14:textId="77777777" w:rsidR="000A70F9" w:rsidRDefault="000A70F9">
      <w:pPr>
        <w:pStyle w:val="AuthorityNote"/>
      </w:pPr>
      <w:r>
        <w:t>AUTHORITY NOTE:</w:t>
      </w:r>
      <w:r>
        <w:tab/>
        <w:t>Promulgated in accordance with R.S. 47:826.</w:t>
      </w:r>
    </w:p>
    <w:p w14:paraId="0404F857" w14:textId="77777777" w:rsidR="000A70F9" w:rsidRDefault="000A70F9">
      <w:pPr>
        <w:pStyle w:val="HistoricalNote"/>
      </w:pPr>
      <w:r>
        <w:t>HISTORICAL NOTE:</w:t>
      </w:r>
      <w:r>
        <w:tab/>
        <w:t>Promulgated by the Department of Revenue and Taxation, Excise Taxes Section, LR 13:105 (February 1987).</w:t>
      </w:r>
    </w:p>
    <w:p w14:paraId="4DB7DB60" w14:textId="77777777" w:rsidR="000A70F9" w:rsidRDefault="000A70F9" w:rsidP="00EB4BF1">
      <w:pPr>
        <w:pStyle w:val="Section"/>
        <w:spacing w:after="60"/>
      </w:pPr>
      <w:bookmarkStart w:id="261" w:name="_Toc233690019"/>
      <w:bookmarkStart w:id="262" w:name="_Toc234030605"/>
      <w:bookmarkStart w:id="263" w:name="_Toc243721222"/>
      <w:bookmarkStart w:id="264" w:name="_Toc259619455"/>
      <w:bookmarkStart w:id="265" w:name="_Toc262718542"/>
      <w:bookmarkStart w:id="266" w:name="_Toc275165311"/>
      <w:bookmarkStart w:id="267" w:name="_Toc238197573"/>
      <w:r>
        <w:t>§913.</w:t>
      </w:r>
      <w:r>
        <w:tab/>
        <w:t>Exempt Disposal by Disposer</w:t>
      </w:r>
      <w:bookmarkEnd w:id="261"/>
      <w:bookmarkEnd w:id="262"/>
      <w:bookmarkEnd w:id="263"/>
      <w:bookmarkEnd w:id="264"/>
      <w:bookmarkEnd w:id="265"/>
      <w:bookmarkEnd w:id="266"/>
      <w:bookmarkEnd w:id="267"/>
    </w:p>
    <w:p w14:paraId="2167CD71" w14:textId="77777777" w:rsidR="000A70F9" w:rsidRDefault="000A70F9" w:rsidP="00EB4BF1">
      <w:pPr>
        <w:pStyle w:val="A"/>
        <w:spacing w:after="60"/>
      </w:pPr>
      <w:r>
        <w:t>A.</w:t>
      </w:r>
      <w:r>
        <w:tab/>
        <w:t>R.S. 47:826(C) provides in part that if hazardous waste is received by a disposer and it is stored for 90 days or less and then not disposed of in a taxable manner, then the generator shall be entitled to a refund from the secretary for the amount of any taxes collected from the generator for that hazardous waste.</w:t>
      </w:r>
    </w:p>
    <w:p w14:paraId="26411A2E" w14:textId="77777777" w:rsidR="000A70F9" w:rsidRDefault="000A70F9" w:rsidP="00EB4BF1">
      <w:pPr>
        <w:pStyle w:val="A"/>
        <w:spacing w:after="60"/>
      </w:pPr>
      <w:r>
        <w:t>B.</w:t>
      </w:r>
      <w:r>
        <w:tab/>
        <w:t xml:space="preserve">Whenever waste is received by a disposer from a generator and stored for 90 days or less and then disposed of in a tax-free manner, the disposer must certify this to the generator. The certification must identify the waste, the </w:t>
      </w:r>
      <w:r>
        <w:lastRenderedPageBreak/>
        <w:t>amount of waste, the invoice on which the tax was charged, and the amount of tax collected. The generator may take credit on his return for the amount of tax paid on the certification exempt disposals, provided copies of certifications are attached to the return.</w:t>
      </w:r>
    </w:p>
    <w:p w14:paraId="2A961E0B" w14:textId="77777777" w:rsidR="000A70F9" w:rsidRDefault="000A70F9" w:rsidP="00EB4BF1">
      <w:pPr>
        <w:pStyle w:val="A"/>
        <w:spacing w:after="60"/>
      </w:pPr>
      <w:r>
        <w:t>C.</w:t>
      </w:r>
      <w:r>
        <w:tab/>
        <w:t>When hazardous waste is to be disposed of in a tax-free manner, the Secretary of the Department of Revenue and Taxation may allow the disposer to post a surety bond, or other such financial assurances acceptable to the secretary, in lieu of payment of the tax. The minimum amount of the surety bond or other financial assurances shall not be less than the amount of the average quarterly tax liability that would have been due had no bond or financial assurance been pledged. If this alternate method is allowed, then both the generator and the disposer of the hazardous waste must attach a schedule to their quarterly tax reports, detailing all shipments and/or disposals of hazardous waste on which no tax was paid.</w:t>
      </w:r>
    </w:p>
    <w:p w14:paraId="5C0B62D6" w14:textId="77777777" w:rsidR="000A70F9" w:rsidRDefault="000A70F9" w:rsidP="00EB4BF1">
      <w:pPr>
        <w:pStyle w:val="A"/>
        <w:spacing w:after="60"/>
      </w:pPr>
      <w:r>
        <w:t>D.</w:t>
      </w:r>
      <w:r>
        <w:tab/>
        <w:t>Additionally, the disposer of the hazardous waste must enter into an agreement with the Department of Revenue and Taxation guaranteeing payment of the hazardous-waste tax in the event that the hazardous waste was not disposed of:</w:t>
      </w:r>
    </w:p>
    <w:p w14:paraId="3BDB9996" w14:textId="77777777" w:rsidR="000A70F9" w:rsidRDefault="000A70F9" w:rsidP="00EB4BF1">
      <w:pPr>
        <w:pStyle w:val="1"/>
        <w:spacing w:after="60"/>
      </w:pPr>
      <w:r>
        <w:t>1.</w:t>
      </w:r>
      <w:r>
        <w:tab/>
        <w:t>within 90 days; or</w:t>
      </w:r>
    </w:p>
    <w:p w14:paraId="729FF445" w14:textId="77777777" w:rsidR="000A70F9" w:rsidRDefault="000A70F9" w:rsidP="00EB4BF1">
      <w:pPr>
        <w:pStyle w:val="1"/>
        <w:spacing w:after="60"/>
      </w:pPr>
      <w:r>
        <w:t>2.</w:t>
      </w:r>
      <w:r>
        <w:tab/>
        <w:t>in a tax-free manner.</w:t>
      </w:r>
    </w:p>
    <w:p w14:paraId="7D6AE0AA" w14:textId="77777777" w:rsidR="000A70F9" w:rsidRDefault="000A70F9">
      <w:pPr>
        <w:pStyle w:val="A"/>
        <w:spacing w:after="80"/>
      </w:pPr>
      <w:r>
        <w:t>E.</w:t>
      </w:r>
      <w:r>
        <w:tab/>
        <w:t>Any disposer wishing to use this alternate method must submit a proposal to this department, in writing, for approval. Any disposer employing this method without proper approval or any disposer found not charging the tax may be assessed the fine outlined in R.S. 47:827.</w:t>
      </w:r>
    </w:p>
    <w:p w14:paraId="0839E5A7" w14:textId="77777777" w:rsidR="000A70F9" w:rsidRDefault="000A70F9">
      <w:pPr>
        <w:pStyle w:val="AuthorityNote"/>
      </w:pPr>
      <w:r>
        <w:t>AUTHORITY NOTE:</w:t>
      </w:r>
      <w:r>
        <w:tab/>
        <w:t>Promulgated in accordance with R.S. 47:826.</w:t>
      </w:r>
    </w:p>
    <w:p w14:paraId="302BEFF1" w14:textId="77777777" w:rsidR="000A70F9" w:rsidRDefault="000A70F9">
      <w:pPr>
        <w:pStyle w:val="HistoricalNote"/>
      </w:pPr>
      <w:r>
        <w:t>HISTORICAL NOTE:</w:t>
      </w:r>
      <w:r>
        <w:tab/>
        <w:t>Promulgated by the Department of Revenue and Taxation, Excise Taxes Section, LR 13:105 (February 1987).</w:t>
      </w:r>
    </w:p>
    <w:p w14:paraId="20A0B3D7" w14:textId="77777777" w:rsidR="000A70F9" w:rsidRDefault="000A70F9">
      <w:pPr>
        <w:pStyle w:val="Section"/>
      </w:pPr>
      <w:bookmarkStart w:id="268" w:name="_Toc233690020"/>
      <w:bookmarkStart w:id="269" w:name="_Toc234030606"/>
      <w:bookmarkStart w:id="270" w:name="_Toc243721223"/>
      <w:bookmarkStart w:id="271" w:name="_Toc259619456"/>
      <w:bookmarkStart w:id="272" w:name="_Toc262718543"/>
      <w:bookmarkStart w:id="273" w:name="_Toc275165312"/>
      <w:bookmarkStart w:id="274" w:name="_Toc238197574"/>
      <w:r>
        <w:t>§915.</w:t>
      </w:r>
      <w:r>
        <w:tab/>
        <w:t>Returns and Payment</w:t>
      </w:r>
      <w:bookmarkEnd w:id="268"/>
      <w:bookmarkEnd w:id="269"/>
      <w:bookmarkEnd w:id="270"/>
      <w:bookmarkEnd w:id="271"/>
      <w:bookmarkEnd w:id="272"/>
      <w:bookmarkEnd w:id="273"/>
      <w:bookmarkEnd w:id="274"/>
    </w:p>
    <w:p w14:paraId="501FF6ED" w14:textId="77777777" w:rsidR="000A70F9" w:rsidRDefault="000A70F9">
      <w:pPr>
        <w:pStyle w:val="A"/>
        <w:spacing w:after="80"/>
      </w:pPr>
      <w:r>
        <w:t>A.</w:t>
      </w:r>
      <w:r>
        <w:tab/>
        <w:t>The tax due for each quarter shall be remitted to the secretary, by the person responsible for remitting the tax, on or before the twentieth day of the subsequent quarter. All generators and disposers doing business in Louisiana are required to file a tax return quarterly, unless otherwise provided, on forms prescribed by the secretary. Forms are available from the secretary; and although forms are usually mailed to each taxpayer, failure to receive a form will not relieve the taxpayer of the necessity of filing and remitting the tax currently due.</w:t>
      </w:r>
    </w:p>
    <w:p w14:paraId="7550C84C" w14:textId="77777777" w:rsidR="000A70F9" w:rsidRDefault="000A70F9">
      <w:pPr>
        <w:pStyle w:val="A"/>
        <w:spacing w:after="80"/>
      </w:pPr>
      <w:r>
        <w:t>B.</w:t>
      </w:r>
      <w:r>
        <w:tab/>
        <w:t>Corporations that violate the provisions of R.S. 47:827 shall be fined an amount not to exceed $100,000. Individuals who violate the provisions of R.S. 47:827 shall be fined an amount not to exceed $10,000, or imprisoned for not more than one year, or both.</w:t>
      </w:r>
    </w:p>
    <w:p w14:paraId="37210285" w14:textId="77777777" w:rsidR="000A70F9" w:rsidRDefault="000A70F9">
      <w:pPr>
        <w:pStyle w:val="A"/>
        <w:spacing w:after="80"/>
      </w:pPr>
      <w:r>
        <w:t>C.</w:t>
      </w:r>
      <w:r>
        <w:tab/>
        <w:t>When any taxpayer fails to pay any tax, penalty, and interest assessed, as provided in this Chapter, the secretary of the Department of Revenue and Taxation may proceed to enforce the collection thereof by distraint and sale under the provisions of R.S. 47:1570-1573.</w:t>
      </w:r>
    </w:p>
    <w:p w14:paraId="086A8C59" w14:textId="77777777" w:rsidR="000A70F9" w:rsidRDefault="000A70F9">
      <w:pPr>
        <w:pStyle w:val="AuthorityNote"/>
      </w:pPr>
      <w:r>
        <w:t>AUTHORITY NOTE:</w:t>
      </w:r>
      <w:r>
        <w:tab/>
        <w:t>Promulgated in accordance with R.S. 47:827.</w:t>
      </w:r>
    </w:p>
    <w:p w14:paraId="7A96F89D" w14:textId="77777777" w:rsidR="000A70F9" w:rsidRDefault="000A70F9">
      <w:pPr>
        <w:pStyle w:val="HistoricalNote"/>
      </w:pPr>
      <w:r>
        <w:t>HISTORICAL NOTE:</w:t>
      </w:r>
      <w:r>
        <w:tab/>
        <w:t>Promulgated by the Department of Revenue and Taxation, Excise Taxes Section, LR 13:105 (February 1987).</w:t>
      </w:r>
    </w:p>
    <w:p w14:paraId="0CCC876A" w14:textId="77777777" w:rsidR="000A70F9" w:rsidRDefault="000A70F9">
      <w:pPr>
        <w:pStyle w:val="Section"/>
        <w:spacing w:after="60"/>
      </w:pPr>
      <w:bookmarkStart w:id="275" w:name="_Toc233690021"/>
      <w:bookmarkStart w:id="276" w:name="_Toc234030607"/>
      <w:bookmarkStart w:id="277" w:name="_Toc243721224"/>
      <w:bookmarkStart w:id="278" w:name="_Toc259619457"/>
      <w:bookmarkStart w:id="279" w:name="_Toc262718544"/>
      <w:bookmarkStart w:id="280" w:name="_Toc275165313"/>
      <w:bookmarkStart w:id="281" w:name="_Toc238197575"/>
      <w:r>
        <w:t>§917.</w:t>
      </w:r>
      <w:r>
        <w:tab/>
        <w:t>Records Requirements</w:t>
      </w:r>
      <w:bookmarkEnd w:id="275"/>
      <w:bookmarkEnd w:id="276"/>
      <w:bookmarkEnd w:id="277"/>
      <w:bookmarkEnd w:id="278"/>
      <w:bookmarkEnd w:id="279"/>
      <w:bookmarkEnd w:id="280"/>
      <w:bookmarkEnd w:id="281"/>
    </w:p>
    <w:p w14:paraId="1D73A209" w14:textId="77777777" w:rsidR="000A70F9" w:rsidRDefault="000A70F9">
      <w:pPr>
        <w:pStyle w:val="A"/>
        <w:spacing w:after="80"/>
      </w:pPr>
      <w:r>
        <w:t>A.</w:t>
      </w:r>
      <w:r>
        <w:tab/>
        <w:t>Every person required to pay, collect, or remit the tax imposed under this Chapter shall keep a permanent record of all production, handling, storage, disposal, shipment, and receipt of hazardous waste by him in sufficient detail to be of value in determining the correct tax liability under this Chapter. These records must be kept whether or not the person believes the tax imposed by this Chapter is applicable.</w:t>
      </w:r>
    </w:p>
    <w:p w14:paraId="781BF368" w14:textId="77777777" w:rsidR="000A70F9" w:rsidRDefault="000A70F9">
      <w:pPr>
        <w:pStyle w:val="A"/>
        <w:spacing w:after="80"/>
      </w:pPr>
      <w:r>
        <w:t>B.</w:t>
      </w:r>
      <w:r>
        <w:tab/>
        <w:t>Whenever the dry-weight of a waste is used as the basis for computing the tax on a return, full documentation of the facts and methodology used in calculating the dry-weight must be maintained. This documentation includes, but is not limited to, testing procedures followed, test results obtained, assumptions made, and the basis for assumptions made.</w:t>
      </w:r>
    </w:p>
    <w:p w14:paraId="6355C933" w14:textId="77777777" w:rsidR="000A70F9" w:rsidRDefault="000A70F9">
      <w:pPr>
        <w:pStyle w:val="A"/>
        <w:spacing w:after="80"/>
      </w:pPr>
      <w:r>
        <w:t>C.</w:t>
      </w:r>
      <w:r>
        <w:tab/>
        <w:t>Where required records are voluminous, they must be kept in chronological order or in some other systematic order compatible with the taxpayer's regular bookkeeping system which will enable the secretary to verify the accuracy of information contained in tax returns.</w:t>
      </w:r>
    </w:p>
    <w:p w14:paraId="6D14A36F" w14:textId="77777777" w:rsidR="000A70F9" w:rsidRDefault="000A70F9">
      <w:pPr>
        <w:pStyle w:val="A"/>
        <w:spacing w:after="80"/>
      </w:pPr>
      <w:r>
        <w:t>D.</w:t>
      </w:r>
      <w:r>
        <w:tab/>
        <w:t>Records kept on punched cards, magnetic tape, or other mechanical or electronic record-keeping devices are permissible provided the taxpayer makes available all necessary codes and equipment to enable the secretary to audit such records, or provides the secretary with written transcripts of those parts of the records which the secretary wishes to examine.</w:t>
      </w:r>
    </w:p>
    <w:p w14:paraId="4BCEC778" w14:textId="77777777" w:rsidR="000A70F9" w:rsidRDefault="000A70F9">
      <w:pPr>
        <w:pStyle w:val="A"/>
        <w:spacing w:after="80"/>
      </w:pPr>
      <w:r>
        <w:t>E.</w:t>
      </w:r>
      <w:r>
        <w:tab/>
        <w:t>The books and records must contain complete information pertaining to both taxable and non-taxable items which are the subject of taxes imposed herein, and must be retained until the tax period to which they relate has prescribed. Records required by this Section must be available at all times during the regular business hours of the day for inspection by the secretary or duly authorized agents of the secretary.</w:t>
      </w:r>
    </w:p>
    <w:p w14:paraId="56C72108" w14:textId="77777777" w:rsidR="000A70F9" w:rsidRDefault="000A70F9">
      <w:pPr>
        <w:pStyle w:val="A"/>
        <w:spacing w:after="80"/>
      </w:pPr>
      <w:r>
        <w:t>F.</w:t>
      </w:r>
      <w:r>
        <w:tab/>
        <w:t>For the purpose of computing, collecting, or auditing the tax imposed by this Chapter, the secretary shall have access to all manifests and records which are required by the Department of Environmental Quality.</w:t>
      </w:r>
    </w:p>
    <w:p w14:paraId="304B12F6" w14:textId="77777777" w:rsidR="000A70F9" w:rsidRDefault="000A70F9">
      <w:pPr>
        <w:pStyle w:val="AuthorityNote"/>
      </w:pPr>
      <w:r>
        <w:t>AUTHORITY NOTE:</w:t>
      </w:r>
      <w:r>
        <w:tab/>
        <w:t>Promulgated in accordance with R.S. 47:831.</w:t>
      </w:r>
    </w:p>
    <w:p w14:paraId="4B234627" w14:textId="77777777" w:rsidR="000A70F9" w:rsidRDefault="000A70F9">
      <w:pPr>
        <w:pStyle w:val="HistoricalNote"/>
      </w:pPr>
      <w:r>
        <w:t>HISTORICAL NOTE:</w:t>
      </w:r>
      <w:r>
        <w:tab/>
        <w:t>Promulgated by the Department of Revenue and Taxation, Excise Taxes Section, LR 13:105 (February 1987).</w:t>
      </w:r>
    </w:p>
    <w:p w14:paraId="23471764" w14:textId="77777777" w:rsidR="00E510B6" w:rsidRPr="009518F3" w:rsidRDefault="00E510B6" w:rsidP="00E510B6">
      <w:pPr>
        <w:pStyle w:val="Chapter"/>
      </w:pPr>
      <w:bookmarkStart w:id="282" w:name="_Toc238197576"/>
      <w:r w:rsidRPr="009518F3">
        <w:t>Chapter 10.</w:t>
      </w:r>
      <w:r>
        <w:tab/>
      </w:r>
      <w:r w:rsidRPr="009518F3">
        <w:t>Income: Pass-Through Entities</w:t>
      </w:r>
      <w:bookmarkEnd w:id="282"/>
    </w:p>
    <w:p w14:paraId="79592D45" w14:textId="77777777" w:rsidR="00E510B6" w:rsidRPr="009518F3" w:rsidRDefault="00E510B6" w:rsidP="00E510B6">
      <w:pPr>
        <w:pStyle w:val="Section"/>
      </w:pPr>
      <w:bookmarkStart w:id="283" w:name="_Toc238197577"/>
      <w:r w:rsidRPr="009518F3">
        <w:t>§1001.</w:t>
      </w:r>
      <w:r>
        <w:tab/>
      </w:r>
      <w:r w:rsidRPr="009518F3">
        <w:t>Election of Pass-Through Entities</w:t>
      </w:r>
      <w:bookmarkEnd w:id="283"/>
      <w:r w:rsidRPr="009518F3">
        <w:t xml:space="preserve"> </w:t>
      </w:r>
    </w:p>
    <w:p w14:paraId="6D2A9704" w14:textId="18C3946E" w:rsidR="00E510B6" w:rsidRPr="009518F3" w:rsidRDefault="00E510B6" w:rsidP="00E510B6">
      <w:pPr>
        <w:pStyle w:val="A"/>
      </w:pPr>
      <w:r w:rsidRPr="009518F3">
        <w:t>A.</w:t>
      </w:r>
      <w:r w:rsidRPr="009518F3">
        <w:tab/>
      </w:r>
      <w:r w:rsidR="00065BBD" w:rsidRPr="002B1077">
        <w:t xml:space="preserve">Louisiana Revised Statute 47:287.732.2, allows S corporations, and other entities taxed as partnerships for federal </w:t>
      </w:r>
      <w:r w:rsidR="00065BBD" w:rsidRPr="00D77B5D">
        <w:t>income</w:t>
      </w:r>
      <w:r w:rsidR="00065BBD" w:rsidRPr="002B1077">
        <w:t xml:space="preserve"> </w:t>
      </w:r>
      <w:r w:rsidR="00065BBD" w:rsidRPr="0020685E">
        <w:t>tax</w:t>
      </w:r>
      <w:r w:rsidR="00065BBD" w:rsidRPr="002B1077">
        <w:t xml:space="preserve"> purposes, to make an election to be taxed in the same manner as if the entity was required to file a tax return with the Internal Revenue Service as a C corporation</w:t>
      </w:r>
      <w:r w:rsidRPr="009518F3">
        <w:t xml:space="preserve">. </w:t>
      </w:r>
    </w:p>
    <w:p w14:paraId="3FC7AAAC" w14:textId="77777777" w:rsidR="00E510B6" w:rsidRPr="009518F3" w:rsidRDefault="00E510B6" w:rsidP="00E510B6">
      <w:pPr>
        <w:pStyle w:val="A"/>
      </w:pPr>
      <w:r w:rsidRPr="009518F3">
        <w:t>B.</w:t>
      </w:r>
      <w:r w:rsidRPr="009518F3">
        <w:tab/>
        <w:t>Requirements to Make the Election</w:t>
      </w:r>
    </w:p>
    <w:p w14:paraId="69EB69D0" w14:textId="77777777" w:rsidR="00E510B6" w:rsidRPr="009518F3" w:rsidRDefault="00E510B6" w:rsidP="00E510B6">
      <w:pPr>
        <w:pStyle w:val="1"/>
      </w:pPr>
      <w:r w:rsidRPr="009518F3">
        <w:lastRenderedPageBreak/>
        <w:t>1.</w:t>
      </w:r>
      <w:r w:rsidRPr="009518F3">
        <w:tab/>
        <w:t xml:space="preserve">Shareholders, members or partners holding more than one-half of the ownership interest in the entity based upon capital account balances on the day the election is made shall approve the election. </w:t>
      </w:r>
    </w:p>
    <w:p w14:paraId="07474EE5" w14:textId="77777777" w:rsidR="00E510B6" w:rsidRPr="009518F3" w:rsidRDefault="00E510B6" w:rsidP="00E510B6">
      <w:pPr>
        <w:pStyle w:val="1"/>
      </w:pPr>
      <w:r>
        <w:t>2.</w:t>
      </w:r>
      <w:r>
        <w:tab/>
      </w:r>
      <w:r w:rsidRPr="009518F3">
        <w:t>The entity shall provide the Department of Revenue at the time of making the election either:</w:t>
      </w:r>
    </w:p>
    <w:p w14:paraId="55AA641B" w14:textId="0C49265E" w:rsidR="00E510B6" w:rsidRPr="009518F3" w:rsidRDefault="00E510B6" w:rsidP="00E510B6">
      <w:pPr>
        <w:pStyle w:val="a0"/>
      </w:pPr>
      <w:r w:rsidRPr="009518F3">
        <w:t>a.</w:t>
      </w:r>
      <w:r w:rsidRPr="009518F3">
        <w:tab/>
      </w:r>
      <w:r w:rsidR="00065BBD" w:rsidRPr="002B1077">
        <w:t xml:space="preserve">a resolution signed by the secretary of the corporation </w:t>
      </w:r>
      <w:r w:rsidR="00065BBD" w:rsidRPr="0020685E">
        <w:t>or</w:t>
      </w:r>
      <w:r w:rsidR="00065BBD" w:rsidRPr="002B1077">
        <w:t xml:space="preserve"> equivalent officer or manager verifying that more than one-half of the ownership interest in the entity based upon capital account balances approved the election, or</w:t>
      </w:r>
    </w:p>
    <w:p w14:paraId="04CF5380" w14:textId="77777777" w:rsidR="00E510B6" w:rsidRPr="009518F3" w:rsidRDefault="00E510B6" w:rsidP="00E510B6">
      <w:pPr>
        <w:pStyle w:val="a0"/>
      </w:pPr>
      <w:r w:rsidRPr="009518F3">
        <w:t>b.</w:t>
      </w:r>
      <w:r w:rsidRPr="009518F3">
        <w:tab/>
        <w:t>other written proof that more than one-half the ownership interest in the entity approved the election.</w:t>
      </w:r>
    </w:p>
    <w:p w14:paraId="20C31A5D" w14:textId="77777777" w:rsidR="00E510B6" w:rsidRPr="009518F3" w:rsidRDefault="00E510B6" w:rsidP="00E510B6">
      <w:pPr>
        <w:pStyle w:val="1"/>
      </w:pPr>
      <w:r w:rsidRPr="009518F3">
        <w:t>3</w:t>
      </w:r>
      <w:r>
        <w:t>.</w:t>
      </w:r>
      <w:r>
        <w:tab/>
      </w:r>
      <w:r w:rsidRPr="009518F3">
        <w:t xml:space="preserve">An entity shall make the election on Form R-6980, </w:t>
      </w:r>
      <w:r w:rsidRPr="009518F3">
        <w:rPr>
          <w:i/>
        </w:rPr>
        <w:t>Tax Election for Pass-Through Entities</w:t>
      </w:r>
      <w:r w:rsidRPr="009518F3">
        <w:t xml:space="preserve"> and the form shall be submitted to the Department of Revenue by email to Section732.2election@la.gov.</w:t>
      </w:r>
    </w:p>
    <w:p w14:paraId="77D7127C" w14:textId="77777777" w:rsidR="00E510B6" w:rsidRPr="009518F3" w:rsidRDefault="00E510B6" w:rsidP="00E510B6">
      <w:pPr>
        <w:pStyle w:val="a0"/>
      </w:pPr>
      <w:r w:rsidRPr="009518F3">
        <w:t>a.</w:t>
      </w:r>
      <w:r w:rsidRPr="009518F3">
        <w:tab/>
        <w:t>The following documentation shall be attached to Form R-6980:</w:t>
      </w:r>
    </w:p>
    <w:p w14:paraId="10ED21CD" w14:textId="77777777" w:rsidR="00E510B6" w:rsidRPr="009518F3" w:rsidRDefault="00E510B6" w:rsidP="00E510B6">
      <w:pPr>
        <w:pStyle w:val="i0"/>
      </w:pPr>
      <w:r>
        <w:tab/>
      </w:r>
      <w:r w:rsidRPr="009518F3">
        <w:t>i.</w:t>
      </w:r>
      <w:r w:rsidRPr="009518F3">
        <w:tab/>
        <w:t>a list of all</w:t>
      </w:r>
      <w:r>
        <w:t xml:space="preserve"> </w:t>
      </w:r>
      <w:r w:rsidRPr="009518F3">
        <w:t>owners, their addresses and their tax identification numbers as of the last day of the taxable year to which the election is effective;</w:t>
      </w:r>
    </w:p>
    <w:p w14:paraId="74366799" w14:textId="2690EBED" w:rsidR="00E510B6" w:rsidRPr="009518F3" w:rsidRDefault="00E510B6" w:rsidP="00E510B6">
      <w:pPr>
        <w:pStyle w:val="i0"/>
      </w:pPr>
      <w:r>
        <w:tab/>
      </w:r>
      <w:r w:rsidRPr="009518F3">
        <w:t>ii.</w:t>
      </w:r>
      <w:r w:rsidRPr="009518F3">
        <w:tab/>
      </w:r>
      <w:r w:rsidR="00065BBD" w:rsidRPr="002B1077">
        <w:t>federal returns for the entity for the preceding three taxable years if applicable, including federal Schedules K-1 and pass-through or disregarded entity forms such as Schedules C, E, and F</w:t>
      </w:r>
      <w:r w:rsidRPr="009518F3">
        <w:t>;</w:t>
      </w:r>
    </w:p>
    <w:p w14:paraId="66314646" w14:textId="77777777" w:rsidR="00B41954" w:rsidRPr="003B4D8D" w:rsidRDefault="00E510B6" w:rsidP="00B41954">
      <w:pPr>
        <w:pStyle w:val="i0"/>
      </w:pPr>
      <w:r>
        <w:tab/>
      </w:r>
      <w:r w:rsidR="00B41954">
        <w:t>iii</w:t>
      </w:r>
      <w:r w:rsidR="00B41954" w:rsidRPr="003B4D8D">
        <w:t>.</w:t>
      </w:r>
      <w:r w:rsidR="00B41954" w:rsidRPr="003B4D8D">
        <w:tab/>
        <w:t>formation documents of the entity such as the Articles of Incorporation, Partnership Agreement or Operating Agreement which specifically set forth how profits, losses and other tax items are distributed to the owners; and</w:t>
      </w:r>
    </w:p>
    <w:p w14:paraId="0B61E8A3" w14:textId="77777777" w:rsidR="00B41954" w:rsidRPr="003B4D8D" w:rsidRDefault="00B41954" w:rsidP="00B41954">
      <w:pPr>
        <w:pStyle w:val="i0"/>
      </w:pPr>
      <w:r>
        <w:tab/>
        <w:t>i</w:t>
      </w:r>
      <w:r w:rsidRPr="003B4D8D">
        <w:t>v.</w:t>
      </w:r>
      <w:r w:rsidRPr="003B4D8D">
        <w:tab/>
        <w:t>a list of all unused Louisiana net operating losses, tax credit balances and other tax items earned at the entity level prior to the election.</w:t>
      </w:r>
    </w:p>
    <w:p w14:paraId="46267CB2" w14:textId="321A5CFF" w:rsidR="00E510B6" w:rsidRPr="009518F3" w:rsidRDefault="00E510B6" w:rsidP="00E510B6">
      <w:pPr>
        <w:pStyle w:val="1"/>
      </w:pPr>
      <w:r w:rsidRPr="009518F3">
        <w:t>4.</w:t>
      </w:r>
      <w:r w:rsidRPr="009518F3">
        <w:tab/>
      </w:r>
      <w:r w:rsidR="00065BBD" w:rsidRPr="002B1077">
        <w:t xml:space="preserve">Any </w:t>
      </w:r>
      <w:r w:rsidR="00065BBD" w:rsidRPr="0020685E">
        <w:t>entity</w:t>
      </w:r>
      <w:r w:rsidR="00065BBD" w:rsidRPr="002B1077">
        <w:t xml:space="preserve"> that files a composite partnership return pursuant to R.S. 47:201.1 is prohibited from making the election</w:t>
      </w:r>
      <w:r w:rsidRPr="009518F3">
        <w:t>.</w:t>
      </w:r>
    </w:p>
    <w:p w14:paraId="4D8A9D71" w14:textId="77777777" w:rsidR="00E510B6" w:rsidRPr="009518F3" w:rsidRDefault="00E510B6" w:rsidP="00E510B6">
      <w:pPr>
        <w:pStyle w:val="1"/>
      </w:pPr>
      <w:r w:rsidRPr="009518F3">
        <w:t>5</w:t>
      </w:r>
      <w:r>
        <w:t>.</w:t>
      </w:r>
      <w:r>
        <w:tab/>
      </w:r>
      <w:r w:rsidRPr="009518F3">
        <w:t>Elections are timely if made: at any time during the preceding taxable year of the year in which the election is first effective</w:t>
      </w:r>
      <w:r>
        <w:t xml:space="preserve">; </w:t>
      </w:r>
      <w:r w:rsidRPr="009518F3">
        <w:t>at any time during the taxable year in which the election is first effective or on or before the 15</w:t>
      </w:r>
      <w:r w:rsidRPr="009518F3">
        <w:rPr>
          <w:vertAlign w:val="superscript"/>
        </w:rPr>
        <w:t>th</w:t>
      </w:r>
      <w:r w:rsidRPr="009518F3">
        <w:t xml:space="preserve"> day of the fourth month after the close of the taxable year in which the election is first effective.</w:t>
      </w:r>
    </w:p>
    <w:p w14:paraId="3D323532" w14:textId="6D288B15" w:rsidR="00E510B6" w:rsidRPr="009518F3" w:rsidRDefault="00065BBD" w:rsidP="00E510B6">
      <w:pPr>
        <w:pStyle w:val="a0"/>
      </w:pPr>
      <w:r>
        <w:t>a</w:t>
      </w:r>
      <w:r w:rsidR="00E510B6" w:rsidRPr="009518F3">
        <w:t>.</w:t>
      </w:r>
      <w:r w:rsidR="00E510B6" w:rsidRPr="009518F3">
        <w:tab/>
        <w:t xml:space="preserve">The </w:t>
      </w:r>
      <w:r w:rsidR="00E510B6">
        <w:t>s</w:t>
      </w:r>
      <w:r w:rsidR="00E510B6" w:rsidRPr="009518F3">
        <w:t xml:space="preserve">ecretary has the discretion to treat an election made after the </w:t>
      </w:r>
      <w:r w:rsidR="00E510B6">
        <w:t>fifteenth</w:t>
      </w:r>
      <w:r w:rsidR="00E510B6" w:rsidRPr="009518F3">
        <w:t xml:space="preserve"> day of the fourth month after the close of the taxable year in which the election is first effective as timely if reasonable circumstances exist for the entity’s failure to make a timely election. </w:t>
      </w:r>
    </w:p>
    <w:p w14:paraId="4A2F9DB9" w14:textId="77777777" w:rsidR="00E510B6" w:rsidRPr="009518F3" w:rsidRDefault="00E510B6" w:rsidP="00E510B6">
      <w:pPr>
        <w:pStyle w:val="i0"/>
      </w:pPr>
      <w:r>
        <w:tab/>
      </w:r>
      <w:r w:rsidRPr="009518F3">
        <w:t>i.</w:t>
      </w:r>
      <w:r w:rsidRPr="009518F3">
        <w:tab/>
        <w:t xml:space="preserve">The </w:t>
      </w:r>
      <w:r>
        <w:t>s</w:t>
      </w:r>
      <w:r w:rsidRPr="009518F3">
        <w:t xml:space="preserve">ecretary shall consider whether to treat applications filed after the </w:t>
      </w:r>
      <w:r>
        <w:t>fifteenth</w:t>
      </w:r>
      <w:r w:rsidRPr="009518F3">
        <w:t xml:space="preserve"> day of the fourth month after the close of the taxable year as filed timely on a case-by-case basis. </w:t>
      </w:r>
    </w:p>
    <w:p w14:paraId="1FC2A4E4" w14:textId="77777777" w:rsidR="00E510B6" w:rsidRPr="009518F3" w:rsidRDefault="00E510B6" w:rsidP="00E510B6">
      <w:pPr>
        <w:pStyle w:val="i0"/>
      </w:pPr>
      <w:r>
        <w:tab/>
      </w:r>
      <w:r w:rsidRPr="009518F3">
        <w:t>ii.</w:t>
      </w:r>
      <w:r w:rsidRPr="009518F3">
        <w:tab/>
        <w:t xml:space="preserve">Reasonable circumstances may include, but are not limited to, death or serious illness of owners, death or </w:t>
      </w:r>
      <w:r w:rsidRPr="009518F3">
        <w:t xml:space="preserve">serious illness of the entity’s tax preparer, or federally declared natural disasters or emergencies. </w:t>
      </w:r>
    </w:p>
    <w:p w14:paraId="093C7AC6" w14:textId="77777777" w:rsidR="00E510B6" w:rsidRPr="009518F3" w:rsidRDefault="00E510B6" w:rsidP="00E510B6">
      <w:pPr>
        <w:pStyle w:val="i0"/>
      </w:pPr>
      <w:r>
        <w:tab/>
      </w:r>
      <w:r w:rsidRPr="009518F3">
        <w:t>iii.</w:t>
      </w:r>
      <w:r w:rsidRPr="009518F3">
        <w:tab/>
        <w:t>A determination that the entity and its owners will pay less total tax under the election shall not be a reasonable circumstance to consider a late election timely.</w:t>
      </w:r>
    </w:p>
    <w:p w14:paraId="703EBD64" w14:textId="2DB4746F" w:rsidR="00E510B6" w:rsidRPr="009518F3" w:rsidRDefault="00065BBD" w:rsidP="00E510B6">
      <w:pPr>
        <w:pStyle w:val="a0"/>
      </w:pPr>
      <w:r>
        <w:t>b</w:t>
      </w:r>
      <w:r w:rsidR="00E510B6" w:rsidRPr="009518F3">
        <w:t>.</w:t>
      </w:r>
      <w:r w:rsidR="00E510B6" w:rsidRPr="009518F3">
        <w:tab/>
        <w:t xml:space="preserve">An election, once made, is effective for the entire taxable year for which is was made as well as all subsequent taxable years until the election is terminated. </w:t>
      </w:r>
    </w:p>
    <w:p w14:paraId="31F49FC3" w14:textId="77777777" w:rsidR="00E510B6" w:rsidRPr="009518F3" w:rsidRDefault="00E510B6" w:rsidP="00E510B6">
      <w:pPr>
        <w:pStyle w:val="A"/>
      </w:pPr>
      <w:r w:rsidRPr="009518F3">
        <w:t>C.</w:t>
      </w:r>
      <w:r w:rsidRPr="009518F3">
        <w:tab/>
        <w:t>Filing Tax Returns after Election</w:t>
      </w:r>
    </w:p>
    <w:p w14:paraId="3EA31928" w14:textId="77777777" w:rsidR="00AA1EA5" w:rsidRPr="002B1077" w:rsidRDefault="00E510B6" w:rsidP="00AA1EA5">
      <w:pPr>
        <w:pStyle w:val="1"/>
      </w:pPr>
      <w:r w:rsidRPr="009518F3">
        <w:t>1.</w:t>
      </w:r>
      <w:r w:rsidRPr="009518F3">
        <w:tab/>
      </w:r>
      <w:r w:rsidR="00AA1EA5" w:rsidRPr="002B1077">
        <w:t xml:space="preserve">Each entity making the election shall file Louisiana Form CIT-620, </w:t>
      </w:r>
      <w:r w:rsidR="00AA1EA5" w:rsidRPr="002B1077">
        <w:rPr>
          <w:i/>
          <w:iCs/>
        </w:rPr>
        <w:t xml:space="preserve">Corporation Income Return, </w:t>
      </w:r>
      <w:r w:rsidR="00AA1EA5" w:rsidRPr="002B1077">
        <w:t xml:space="preserve">for the </w:t>
      </w:r>
      <w:r w:rsidR="00AA1EA5" w:rsidRPr="0020685E">
        <w:t>applicable</w:t>
      </w:r>
      <w:r w:rsidR="00AA1EA5" w:rsidRPr="002B1077">
        <w:t xml:space="preserve"> taxable year for which the election was made and all taxable years thereafter unless the election is terminated. </w:t>
      </w:r>
    </w:p>
    <w:p w14:paraId="1208E73B" w14:textId="77777777" w:rsidR="00AA1EA5" w:rsidRPr="002B1077" w:rsidRDefault="00AA1EA5" w:rsidP="00AA1EA5">
      <w:pPr>
        <w:pStyle w:val="1"/>
      </w:pPr>
      <w:r w:rsidRPr="002B1077">
        <w:t>2.</w:t>
      </w:r>
      <w:r w:rsidRPr="002B1077">
        <w:tab/>
        <w:t xml:space="preserve">Each entity making the election and filing the Louisiana Form CIT-620 with all supporting documentation as </w:t>
      </w:r>
      <w:r w:rsidRPr="0020685E">
        <w:t>required</w:t>
      </w:r>
      <w:r w:rsidRPr="002B1077">
        <w:t xml:space="preserve"> by the Department shall be required to file the return electronically in accordance with LAC 61:III.1505. Failure to comply with the electronic filing requirement of this section will result in the assessment of a penalty as provided for in R.S. 47:1520(B). </w:t>
      </w:r>
    </w:p>
    <w:p w14:paraId="7A9B71C9" w14:textId="77777777" w:rsidR="00AA1EA5" w:rsidRPr="002B1077" w:rsidRDefault="00AA1EA5" w:rsidP="00AA1EA5">
      <w:pPr>
        <w:pStyle w:val="1"/>
      </w:pPr>
      <w:r w:rsidRPr="002B1077">
        <w:t>3.</w:t>
      </w:r>
      <w:r w:rsidRPr="002B1077">
        <w:tab/>
        <w:t xml:space="preserve">The following documents shall be attached to the Louisiana </w:t>
      </w:r>
      <w:r w:rsidRPr="0020685E">
        <w:t>Form</w:t>
      </w:r>
      <w:r w:rsidRPr="002B1077">
        <w:t xml:space="preserve"> CIT-620 when filed:</w:t>
      </w:r>
    </w:p>
    <w:p w14:paraId="3869246E" w14:textId="77777777" w:rsidR="00AA1EA5" w:rsidRPr="002B1077" w:rsidRDefault="00AA1EA5" w:rsidP="00AA1EA5">
      <w:pPr>
        <w:pStyle w:val="a0"/>
      </w:pPr>
      <w:r w:rsidRPr="002B1077">
        <w:t>a.</w:t>
      </w:r>
      <w:r w:rsidRPr="002B1077">
        <w:tab/>
      </w:r>
      <w:r w:rsidRPr="0020685E">
        <w:t>Federal</w:t>
      </w:r>
      <w:r w:rsidRPr="002B1077">
        <w:t xml:space="preserve"> Schedules K-1 as actually issued to the owners of the entity for the taxable year as well as Louisiana Form R-6981, </w:t>
      </w:r>
      <w:r w:rsidRPr="002B1077">
        <w:rPr>
          <w:i/>
          <w:iCs/>
        </w:rPr>
        <w:t>Statement of Owner’s Share of Entity Level Tax Items</w:t>
      </w:r>
      <w:r w:rsidRPr="002B1077">
        <w:t xml:space="preserve">, reflecting any income that remains taxable to the </w:t>
      </w:r>
      <w:r w:rsidRPr="0020685E">
        <w:t>entity’s</w:t>
      </w:r>
      <w:r w:rsidRPr="002B1077">
        <w:t xml:space="preserve"> owners in Louisiana after the election such as dividends and interest; and </w:t>
      </w:r>
    </w:p>
    <w:p w14:paraId="1758A2DB" w14:textId="34A765E8" w:rsidR="00B41954" w:rsidRPr="003B4D8D" w:rsidRDefault="00B41954" w:rsidP="00AA1EA5">
      <w:pPr>
        <w:pStyle w:val="a0"/>
        <w:rPr>
          <w:i/>
          <w:iCs/>
        </w:rPr>
      </w:pPr>
      <w:r>
        <w:t>b</w:t>
      </w:r>
      <w:r w:rsidRPr="003B4D8D">
        <w:t>.</w:t>
      </w:r>
      <w:r w:rsidRPr="003B4D8D">
        <w:tab/>
        <w:t xml:space="preserve">Louisiana Form R-6982, </w:t>
      </w:r>
      <w:r w:rsidRPr="003B4D8D">
        <w:rPr>
          <w:i/>
          <w:iCs/>
        </w:rPr>
        <w:t>Schedule of Tax Paid if Paid by Owner</w:t>
      </w:r>
      <w:r w:rsidRPr="003B4D8D">
        <w:t>, calculating how much tax would have been due if</w:t>
      </w:r>
      <w:r w:rsidRPr="003B4D8D">
        <w:rPr>
          <w:i/>
          <w:iCs/>
        </w:rPr>
        <w:t xml:space="preserve"> </w:t>
      </w:r>
      <w:r w:rsidRPr="003B4D8D">
        <w:t>the entity had passed the income through to its owners and</w:t>
      </w:r>
      <w:r w:rsidRPr="003B4D8D">
        <w:rPr>
          <w:i/>
          <w:iCs/>
        </w:rPr>
        <w:t xml:space="preserve"> </w:t>
      </w:r>
      <w:r w:rsidRPr="003B4D8D">
        <w:t>the tax had been paid at the owner level.</w:t>
      </w:r>
    </w:p>
    <w:p w14:paraId="3E6C6C72" w14:textId="77777777" w:rsidR="00B41954" w:rsidRPr="003B4D8D" w:rsidRDefault="00B41954" w:rsidP="00B41954">
      <w:pPr>
        <w:pStyle w:val="1"/>
      </w:pPr>
      <w:r w:rsidRPr="003B4D8D">
        <w:t>4.</w:t>
      </w:r>
      <w:r w:rsidRPr="003B4D8D">
        <w:tab/>
        <w:t>Modification of Income and Loss</w:t>
      </w:r>
    </w:p>
    <w:p w14:paraId="608936CA" w14:textId="23A0B536" w:rsidR="00B41954" w:rsidRPr="003B4D8D" w:rsidRDefault="00B41954" w:rsidP="00B41954">
      <w:pPr>
        <w:pStyle w:val="a0"/>
      </w:pPr>
      <w:r w:rsidRPr="003B4D8D">
        <w:t>a.</w:t>
      </w:r>
      <w:r w:rsidRPr="003B4D8D">
        <w:tab/>
      </w:r>
      <w:r w:rsidR="006C06D7" w:rsidRPr="002B1077">
        <w:t>Taxpayers with an ownership interest in an entity making the election shall make a modification to exclude the net income subject to tax or net loss used to compute the entity’s corporate income tax liability, as reported on the corporation income tax return filed by the entity, as follows</w:t>
      </w:r>
      <w:r w:rsidRPr="003B4D8D">
        <w:t>:</w:t>
      </w:r>
    </w:p>
    <w:p w14:paraId="0B07DA5F" w14:textId="77777777" w:rsidR="00B41954" w:rsidRPr="003B4D8D" w:rsidRDefault="00B41954" w:rsidP="00B41954">
      <w:pPr>
        <w:pStyle w:val="i0"/>
      </w:pPr>
      <w:r>
        <w:tab/>
      </w:r>
      <w:r w:rsidRPr="003B4D8D">
        <w:t>i.</w:t>
      </w:r>
      <w:r w:rsidRPr="003B4D8D">
        <w:tab/>
        <w:t xml:space="preserve">Resident individual taxpayers shall make a modification on Schedule E of their Louisiana Form IT-540, </w:t>
      </w:r>
      <w:r w:rsidRPr="003B4D8D">
        <w:rPr>
          <w:i/>
        </w:rPr>
        <w:t>Louisiana Resident Income Tax Return,</w:t>
      </w:r>
      <w:r w:rsidRPr="003B4D8D">
        <w:t xml:space="preserve"> in accordance with R.S. 47:297.14. A non-resident or part-year resident shall make the modification on the Nonresident and Part-Year Resident (NPR) Worksheet of the Louisiana Form IT-540B, </w:t>
      </w:r>
      <w:r w:rsidRPr="003B4D8D">
        <w:rPr>
          <w:i/>
        </w:rPr>
        <w:t>Louisiana Nonresident and Part-Year Resident Income Tax Return.</w:t>
      </w:r>
    </w:p>
    <w:p w14:paraId="47513312" w14:textId="77777777" w:rsidR="00B41954" w:rsidRPr="003B4D8D" w:rsidRDefault="00B41954" w:rsidP="00B41954">
      <w:pPr>
        <w:pStyle w:val="i0"/>
        <w:rPr>
          <w:i/>
        </w:rPr>
      </w:pPr>
      <w:r>
        <w:tab/>
      </w:r>
      <w:r w:rsidRPr="003B4D8D">
        <w:t>ii.</w:t>
      </w:r>
      <w:r w:rsidRPr="003B4D8D">
        <w:tab/>
        <w:t>Resident and nonresident trusts or estates shall make a modification on Lines 2D and 3D and Schedule A, respectively, of their Louisiana Form IT-541,</w:t>
      </w:r>
      <w:r w:rsidRPr="003B4D8D">
        <w:rPr>
          <w:i/>
        </w:rPr>
        <w:t xml:space="preserve"> Fiduciary Income Tax Return</w:t>
      </w:r>
      <w:r w:rsidRPr="003B4D8D">
        <w:t>.</w:t>
      </w:r>
      <w:r>
        <w:t xml:space="preserve"> </w:t>
      </w:r>
    </w:p>
    <w:p w14:paraId="11211B19" w14:textId="58C9471D" w:rsidR="00B41954" w:rsidRPr="003B4D8D" w:rsidRDefault="00B41954" w:rsidP="00B41954">
      <w:pPr>
        <w:pStyle w:val="a0"/>
      </w:pPr>
      <w:r w:rsidRPr="003B4D8D">
        <w:t>b.</w:t>
      </w:r>
      <w:r w:rsidRPr="003B4D8D">
        <w:tab/>
      </w:r>
      <w:r w:rsidR="006C06D7" w:rsidRPr="002B1077">
        <w:t xml:space="preserve">The modification shall be made for all income or loss of the entity that was included by the individual or fiduciary owners in the calculation of federal adjusted gross </w:t>
      </w:r>
      <w:r w:rsidR="006C06D7" w:rsidRPr="002B1077">
        <w:lastRenderedPageBreak/>
        <w:t xml:space="preserve">income or </w:t>
      </w:r>
      <w:r w:rsidR="006C06D7" w:rsidRPr="0020685E">
        <w:t>federal</w:t>
      </w:r>
      <w:r w:rsidR="006C06D7" w:rsidRPr="002B1077">
        <w:t xml:space="preserve"> taxable income, respectively, but which is being taxed at the entity level for Louisiana income tax purposes after the election is made. In no event shall the total income subject to Louisiana income tax be any less or more than the income that would have been subject to Louisiana income tax if the election had not been made.</w:t>
      </w:r>
    </w:p>
    <w:p w14:paraId="3E195497" w14:textId="77777777" w:rsidR="00B41954" w:rsidRPr="003B4D8D" w:rsidRDefault="00B41954" w:rsidP="00B41954">
      <w:pPr>
        <w:pStyle w:val="a0"/>
      </w:pPr>
      <w:r w:rsidRPr="003B4D8D">
        <w:t>c.</w:t>
      </w:r>
      <w:r w:rsidRPr="003B4D8D">
        <w:tab/>
        <w:t>The modification shall not be made for any income or loss that remains taxable for Louisiana individual or fiduciary income tax purposes to the entity’s owners, such as interest income and dividend income.</w:t>
      </w:r>
    </w:p>
    <w:p w14:paraId="29DCD184" w14:textId="77777777" w:rsidR="006C06D7" w:rsidRPr="002B1077" w:rsidRDefault="00B41954" w:rsidP="006C06D7">
      <w:pPr>
        <w:pStyle w:val="a0"/>
      </w:pPr>
      <w:r w:rsidRPr="003B4D8D">
        <w:t>d.</w:t>
      </w:r>
      <w:r w:rsidRPr="003B4D8D">
        <w:tab/>
      </w:r>
      <w:r w:rsidR="006C06D7" w:rsidRPr="002B1077">
        <w:t xml:space="preserve">For calculation purposes, individual or fiduciary income taxpayers with an ownership interest in an entity making the election shall submit a copy of Form R-6981, Louisiana </w:t>
      </w:r>
      <w:r w:rsidR="006C06D7" w:rsidRPr="0020685E">
        <w:t>Statement</w:t>
      </w:r>
      <w:r w:rsidR="006C06D7" w:rsidRPr="002B1077">
        <w:t xml:space="preserve"> of Owner’s Share of Entity Level Tax Items. Except as provided in Subparagraph e of this Paragraph, the exclusion amount shall be equal to the total of the “Amounts Taxed at the Entity Level,” as reported on Form R-6981. </w:t>
      </w:r>
    </w:p>
    <w:p w14:paraId="175E8102" w14:textId="77777777" w:rsidR="006C06D7" w:rsidRPr="002B1077" w:rsidRDefault="006C06D7" w:rsidP="006C06D7">
      <w:pPr>
        <w:pStyle w:val="a0"/>
        <w:rPr>
          <w:strike/>
        </w:rPr>
      </w:pPr>
      <w:r w:rsidRPr="002B1077">
        <w:t>e.</w:t>
      </w:r>
      <w:r w:rsidRPr="002B1077">
        <w:tab/>
        <w:t xml:space="preserve">If it is determined that Form R-6981 does not result in an accurate account of income taxable in Louisiana, the Department </w:t>
      </w:r>
      <w:r w:rsidRPr="0020685E">
        <w:t>may</w:t>
      </w:r>
      <w:r w:rsidRPr="002B1077">
        <w:t xml:space="preserve"> request a pro forma Federal Form 1040 or 1041, or in the case of a nonresident, a pro forma NPR Worksheet of the Louisiana Form IT-540B that excludes any income, deductions or other tax items that were included in the calculation of Louisiana net income on the entity’s Louisiana Form CIT-620.</w:t>
      </w:r>
    </w:p>
    <w:p w14:paraId="1F87EB37" w14:textId="77777777" w:rsidR="006C06D7" w:rsidRPr="002B1077" w:rsidRDefault="006C06D7" w:rsidP="006C06D7">
      <w:pPr>
        <w:pStyle w:val="a0"/>
      </w:pPr>
      <w:r w:rsidRPr="002B1077">
        <w:t>f.</w:t>
      </w:r>
      <w:r w:rsidRPr="002B1077">
        <w:tab/>
        <w:t xml:space="preserve">The accrual of interest shall be suspended during any period of time </w:t>
      </w:r>
      <w:r w:rsidRPr="0020685E">
        <w:t>that</w:t>
      </w:r>
      <w:r w:rsidRPr="002B1077">
        <w:t xml:space="preserve"> a delay in the issuance of a refund is attributable to the taxpayer’s failure to provide information or documentation required herein, as provided by R.S. 47:1624(F).</w:t>
      </w:r>
    </w:p>
    <w:p w14:paraId="4A77CEF8" w14:textId="77777777" w:rsidR="00E510B6" w:rsidRPr="009518F3" w:rsidRDefault="00E510B6" w:rsidP="00E510B6">
      <w:pPr>
        <w:pStyle w:val="1"/>
      </w:pPr>
      <w:r w:rsidRPr="009518F3">
        <w:t>5.</w:t>
      </w:r>
      <w:r w:rsidRPr="009518F3">
        <w:tab/>
        <w:t>Net Operating Losses</w:t>
      </w:r>
    </w:p>
    <w:p w14:paraId="714BED09" w14:textId="77777777" w:rsidR="00E510B6" w:rsidRPr="009518F3" w:rsidRDefault="00E510B6" w:rsidP="00E510B6">
      <w:pPr>
        <w:pStyle w:val="a0"/>
      </w:pPr>
      <w:r w:rsidRPr="009518F3">
        <w:t>a.</w:t>
      </w:r>
      <w:r w:rsidRPr="009518F3">
        <w:tab/>
        <w:t>Louisiana net operating losses recognized in taxable years prior to the election that have previously been passed through to the owners are tax items of the owners and any such losses</w:t>
      </w:r>
      <w:r>
        <w:t xml:space="preserve"> </w:t>
      </w:r>
      <w:r w:rsidRPr="009518F3">
        <w:t>are not available for utilization at the entity level in taxable years to which the election applies.</w:t>
      </w:r>
    </w:p>
    <w:p w14:paraId="08D17686" w14:textId="77777777" w:rsidR="00E510B6" w:rsidRPr="009518F3" w:rsidRDefault="00E510B6" w:rsidP="00E510B6">
      <w:pPr>
        <w:pStyle w:val="a0"/>
      </w:pPr>
      <w:r w:rsidRPr="009518F3">
        <w:t>b.</w:t>
      </w:r>
      <w:r w:rsidRPr="009518F3">
        <w:tab/>
        <w:t xml:space="preserve">Louisiana net operating losses for any taxable year to which the election applies are tax items of the entity and any such losses shall not pass through to the owners of the entity regardless of whether or not the election is terminated in a future taxable year. </w:t>
      </w:r>
    </w:p>
    <w:p w14:paraId="66BC96B8" w14:textId="77777777" w:rsidR="00E510B6" w:rsidRPr="009518F3" w:rsidRDefault="00E510B6" w:rsidP="00E510B6">
      <w:pPr>
        <w:pStyle w:val="1"/>
      </w:pPr>
      <w:r w:rsidRPr="009518F3">
        <w:t>6.</w:t>
      </w:r>
      <w:r w:rsidRPr="009518F3">
        <w:tab/>
        <w:t>Tax Credits Granted to Pass-Through Entities</w:t>
      </w:r>
    </w:p>
    <w:p w14:paraId="6BEEF8D8" w14:textId="77777777" w:rsidR="00E510B6" w:rsidRPr="009518F3" w:rsidRDefault="00E510B6" w:rsidP="00E510B6">
      <w:pPr>
        <w:pStyle w:val="a0"/>
      </w:pPr>
      <w:r w:rsidRPr="009518F3">
        <w:t>a.</w:t>
      </w:r>
      <w:r w:rsidRPr="009518F3">
        <w:tab/>
        <w:t>Louisiana tax credits earned in taxable years prior to the election that have previously passed through to the owners are tax items of the owners and any such credits</w:t>
      </w:r>
      <w:r>
        <w:t xml:space="preserve"> </w:t>
      </w:r>
      <w:r w:rsidRPr="009518F3">
        <w:t>are not available for utilization at the entity level in taxable years to which the election applies.</w:t>
      </w:r>
    </w:p>
    <w:p w14:paraId="49CD54CE" w14:textId="77777777" w:rsidR="00E510B6" w:rsidRPr="009518F3" w:rsidRDefault="00E510B6" w:rsidP="00E510B6">
      <w:pPr>
        <w:pStyle w:val="a0"/>
      </w:pPr>
      <w:r w:rsidRPr="009518F3">
        <w:t>b.</w:t>
      </w:r>
      <w:r w:rsidRPr="009518F3">
        <w:tab/>
        <w:t>Louisiana tax credits earned for any taxable years to which the election applies are tax items of the entity and any such credits shall not pass through to the owners of the entity regardless of whether or not the election is terminated in a future taxable year.</w:t>
      </w:r>
      <w:r>
        <w:t xml:space="preserve"> </w:t>
      </w:r>
    </w:p>
    <w:p w14:paraId="653B30AF" w14:textId="77777777" w:rsidR="00B41954" w:rsidRPr="003B4D8D" w:rsidRDefault="00B41954" w:rsidP="00B41954">
      <w:pPr>
        <w:pStyle w:val="A"/>
      </w:pPr>
      <w:r w:rsidRPr="003B4D8D">
        <w:t>D.</w:t>
      </w:r>
      <w:r w:rsidRPr="003B4D8D">
        <w:tab/>
        <w:t xml:space="preserve">Termination of the Election. Entities who make the election pursuant to R.S. 47:287.732.2, may apply to the secretary of the Department of Revenue to terminate the election. Any such termination request requires the written approval of more than one-half of the ownership interest based upon capital account balances on the date the request is submitted. A taxpayer may request a termination of the election by electronic submission of Louisiana Form R-6983, </w:t>
      </w:r>
      <w:r w:rsidRPr="003B4D8D">
        <w:rPr>
          <w:i/>
        </w:rPr>
        <w:t>Termination of the Pass-Through Entity Tax Election</w:t>
      </w:r>
      <w:r w:rsidRPr="003B4D8D">
        <w:t>, and satisfying the requirements of either method of termination, as follows:</w:t>
      </w:r>
    </w:p>
    <w:p w14:paraId="2AC79F37" w14:textId="77777777" w:rsidR="00B41954" w:rsidRPr="003B4D8D" w:rsidRDefault="00B41954" w:rsidP="00B41954">
      <w:pPr>
        <w:pStyle w:val="1"/>
      </w:pPr>
      <w:r w:rsidRPr="003B4D8D">
        <w:t>1.</w:t>
      </w:r>
      <w:r w:rsidRPr="003B4D8D">
        <w:tab/>
        <w:t>The secretary may terminate the election if the entity shows a material change in circumstances.</w:t>
      </w:r>
    </w:p>
    <w:p w14:paraId="4733BB33" w14:textId="77777777" w:rsidR="00E510B6" w:rsidRPr="009518F3" w:rsidRDefault="00E510B6" w:rsidP="00E510B6">
      <w:pPr>
        <w:pStyle w:val="a0"/>
      </w:pPr>
      <w:r w:rsidRPr="009518F3">
        <w:t>a.</w:t>
      </w:r>
      <w:r w:rsidRPr="009518F3">
        <w:tab/>
        <w:t>A significant change in federal law may be considered a material change in circumstances.</w:t>
      </w:r>
    </w:p>
    <w:p w14:paraId="26A1728A" w14:textId="77777777" w:rsidR="00E510B6" w:rsidRPr="009518F3" w:rsidRDefault="00E510B6" w:rsidP="00E510B6">
      <w:pPr>
        <w:pStyle w:val="a0"/>
      </w:pPr>
      <w:r w:rsidRPr="009518F3">
        <w:t>b.</w:t>
      </w:r>
      <w:r w:rsidRPr="009518F3">
        <w:tab/>
        <w:t>A tax increase resulting from the decision to make the election, in and of itself, shall not be considered a material change in circumstances.</w:t>
      </w:r>
      <w:r>
        <w:t xml:space="preserve"> </w:t>
      </w:r>
    </w:p>
    <w:p w14:paraId="1AB3D7E6" w14:textId="77777777" w:rsidR="00B41954" w:rsidRPr="003B4D8D" w:rsidRDefault="00B41954" w:rsidP="00B41954">
      <w:pPr>
        <w:pStyle w:val="a0"/>
      </w:pPr>
      <w:r w:rsidRPr="003B4D8D">
        <w:t>c.</w:t>
      </w:r>
      <w:r w:rsidRPr="003B4D8D">
        <w:tab/>
        <w:t>The request to terminate the election shall include a written explanation of the material change which warrants termination</w:t>
      </w:r>
      <w:r>
        <w:t>.</w:t>
      </w:r>
    </w:p>
    <w:p w14:paraId="006E5C23" w14:textId="77777777" w:rsidR="00B41954" w:rsidRPr="003B4D8D" w:rsidRDefault="00B41954" w:rsidP="00B41954">
      <w:pPr>
        <w:pStyle w:val="a0"/>
      </w:pPr>
      <w:r w:rsidRPr="003B4D8D">
        <w:t>d.</w:t>
      </w:r>
      <w:r w:rsidRPr="003B4D8D">
        <w:tab/>
        <w:t>Once the entity has filed a Louisiana income tax return for a taxable year for which the election has been made or a subsequent taxable year, the secretary shall not grant a termination of the election to apply to such taxable year for which a return has already been filed.</w:t>
      </w:r>
    </w:p>
    <w:p w14:paraId="24D16C6E" w14:textId="77777777" w:rsidR="00B41954" w:rsidRPr="003B4D8D" w:rsidRDefault="00B41954" w:rsidP="00B41954">
      <w:pPr>
        <w:pStyle w:val="1"/>
      </w:pPr>
      <w:r w:rsidRPr="003B4D8D">
        <w:t>2.</w:t>
      </w:r>
      <w:r w:rsidRPr="003B4D8D">
        <w:tab/>
        <w:t xml:space="preserve">A taxpayer may terminate the election by filing an application for prospective termination. </w:t>
      </w:r>
    </w:p>
    <w:p w14:paraId="113976E8" w14:textId="77777777" w:rsidR="00B41954" w:rsidRPr="003B4D8D" w:rsidRDefault="00B41954" w:rsidP="00B41954">
      <w:pPr>
        <w:pStyle w:val="a0"/>
      </w:pPr>
      <w:r w:rsidRPr="003B4D8D">
        <w:t>a.</w:t>
      </w:r>
      <w:r w:rsidRPr="003B4D8D">
        <w:tab/>
        <w:t>For purposes of this Paragraph, an application shall be considered timely and complete when all required documentation has been submitted on or before November 1 prior to the close of the taxable year for calendar year filers or sixty days prior to the close of the taxable year for fiscal year filers.</w:t>
      </w:r>
    </w:p>
    <w:p w14:paraId="64935112" w14:textId="77777777" w:rsidR="00B41954" w:rsidRPr="003B4D8D" w:rsidRDefault="00B41954" w:rsidP="00B41954">
      <w:pPr>
        <w:pStyle w:val="1"/>
      </w:pPr>
      <w:r w:rsidRPr="003B4D8D">
        <w:t>3.</w:t>
      </w:r>
      <w:r w:rsidRPr="003B4D8D">
        <w:tab/>
        <w:t>An entity applying for termination under either method provided in this Subsection must provide the Department either:</w:t>
      </w:r>
    </w:p>
    <w:p w14:paraId="029A1D3C" w14:textId="77777777" w:rsidR="00B41954" w:rsidRPr="003B4D8D" w:rsidRDefault="00B41954" w:rsidP="00B41954">
      <w:pPr>
        <w:pStyle w:val="a0"/>
      </w:pPr>
      <w:r w:rsidRPr="003B4D8D">
        <w:t>a.</w:t>
      </w:r>
      <w:r w:rsidRPr="003B4D8D">
        <w:tab/>
        <w:t>A resolution signed by secretary of the corporation or equivalent officer manager verifying that more than one-half the ownership interest in the entity based upon capital account balances approved the election, or</w:t>
      </w:r>
    </w:p>
    <w:p w14:paraId="6D6041FD" w14:textId="77777777" w:rsidR="00B41954" w:rsidRPr="003B4D8D" w:rsidRDefault="00B41954" w:rsidP="00B41954">
      <w:pPr>
        <w:pStyle w:val="a0"/>
      </w:pPr>
      <w:r w:rsidRPr="003B4D8D">
        <w:t>b.</w:t>
      </w:r>
      <w:r w:rsidRPr="003B4D8D">
        <w:tab/>
        <w:t>Other written proof that more than one-half the ownership interest in the entity based upon capital account balances approved the request for termination.</w:t>
      </w:r>
    </w:p>
    <w:p w14:paraId="20D073C9" w14:textId="0799465A" w:rsidR="00E510B6" w:rsidRPr="009518F3" w:rsidRDefault="00E510B6" w:rsidP="00E510B6">
      <w:pPr>
        <w:pStyle w:val="AuthorityNote"/>
      </w:pPr>
      <w:r w:rsidRPr="009518F3">
        <w:t>AUTHORITY NOTE:</w:t>
      </w:r>
      <w:r w:rsidRPr="009518F3">
        <w:tab/>
      </w:r>
      <w:r w:rsidR="006C06D7" w:rsidRPr="002B1077">
        <w:t>Promulgated in accordance with R.S. 47:287.732.2, 300.6, 300.7, and 1511</w:t>
      </w:r>
      <w:r w:rsidR="006613EF" w:rsidRPr="00CC2D9D">
        <w:t>.</w:t>
      </w:r>
    </w:p>
    <w:p w14:paraId="77F6AD93" w14:textId="553F9C62" w:rsidR="00E510B6" w:rsidRDefault="00E510B6" w:rsidP="00E510B6">
      <w:pPr>
        <w:pStyle w:val="HistoricalNote"/>
      </w:pPr>
      <w:r w:rsidRPr="009518F3">
        <w:t>HISTORICAL NOTE:</w:t>
      </w:r>
      <w:r w:rsidRPr="009518F3">
        <w:tab/>
        <w:t>Promulgated by the Department of Revenu</w:t>
      </w:r>
      <w:r>
        <w:t>e, Policy Services Division, LR 46:43 (January 2020</w:t>
      </w:r>
      <w:r w:rsidR="006613EF" w:rsidRPr="00CC2D9D">
        <w:t>), amended by the Department of Revenue, Policy Services Division, LR 48:</w:t>
      </w:r>
      <w:r w:rsidR="00B41954">
        <w:t>2991 (December 2022),</w:t>
      </w:r>
      <w:r w:rsidR="00B41954" w:rsidRPr="00B41954">
        <w:rPr>
          <w:kern w:val="0"/>
          <w:sz w:val="20"/>
        </w:rPr>
        <w:t xml:space="preserve"> </w:t>
      </w:r>
      <w:r w:rsidR="00B41954" w:rsidRPr="00B41954">
        <w:t>amended by the Department of Revenue, Tax Policy and Planning D</w:t>
      </w:r>
      <w:r w:rsidR="00956D6C">
        <w:t xml:space="preserve">ivision, LR:50:407 (March 2024), </w:t>
      </w:r>
      <w:r w:rsidR="00956D6C" w:rsidRPr="00D853A0">
        <w:t>amended LR</w:t>
      </w:r>
      <w:r w:rsidR="00956D6C">
        <w:t xml:space="preserve"> </w:t>
      </w:r>
      <w:r w:rsidR="00956D6C" w:rsidRPr="00D853A0">
        <w:t>50</w:t>
      </w:r>
      <w:r w:rsidR="00956D6C">
        <w:t>:1859 (December 2024)</w:t>
      </w:r>
      <w:r w:rsidR="006C06D7">
        <w:t xml:space="preserve">, </w:t>
      </w:r>
      <w:r w:rsidR="006C06D7" w:rsidRPr="002B1077">
        <w:t>amended by the Department of Revenue, Tax Policy and Planning Division, LR 52:</w:t>
      </w:r>
      <w:r w:rsidR="006C06D7">
        <w:t>748 (May 2026).</w:t>
      </w:r>
    </w:p>
    <w:p w14:paraId="4D6DCC26" w14:textId="77777777" w:rsidR="000A70F9" w:rsidRDefault="000A70F9">
      <w:pPr>
        <w:pStyle w:val="Chapter"/>
        <w:spacing w:after="60"/>
      </w:pPr>
      <w:bookmarkStart w:id="284" w:name="TOC_Chap23"/>
      <w:bookmarkStart w:id="285" w:name="_Toc233690022"/>
      <w:bookmarkStart w:id="286" w:name="_Toc234030608"/>
      <w:bookmarkStart w:id="287" w:name="_Toc243721225"/>
      <w:bookmarkStart w:id="288" w:name="_Toc259619458"/>
      <w:bookmarkStart w:id="289" w:name="_Toc262718545"/>
      <w:bookmarkStart w:id="290" w:name="_Toc275165314"/>
      <w:bookmarkStart w:id="291" w:name="_Toc238197578"/>
      <w:r>
        <w:lastRenderedPageBreak/>
        <w:t>Chapter 11.</w:t>
      </w:r>
      <w:bookmarkEnd w:id="284"/>
      <w:r w:rsidR="00786FB2">
        <w:tab/>
      </w:r>
      <w:bookmarkStart w:id="292" w:name="TOCT_Chap23"/>
      <w:r w:rsidR="00A821E9">
        <w:t>Corporation Income Tax</w:t>
      </w:r>
      <w:bookmarkEnd w:id="285"/>
      <w:bookmarkEnd w:id="286"/>
      <w:bookmarkEnd w:id="287"/>
      <w:bookmarkEnd w:id="288"/>
      <w:bookmarkEnd w:id="289"/>
      <w:bookmarkEnd w:id="290"/>
      <w:bookmarkEnd w:id="291"/>
      <w:bookmarkEnd w:id="292"/>
    </w:p>
    <w:p w14:paraId="083DAF71" w14:textId="77777777" w:rsidR="00A8464F" w:rsidRPr="00336751" w:rsidRDefault="00A8464F" w:rsidP="00A8464F">
      <w:pPr>
        <w:pStyle w:val="Section"/>
      </w:pPr>
      <w:bookmarkStart w:id="293" w:name="_Toc233690023"/>
      <w:bookmarkStart w:id="294" w:name="_Toc234030609"/>
      <w:bookmarkStart w:id="295" w:name="_Toc243721226"/>
      <w:bookmarkStart w:id="296" w:name="_Toc259619459"/>
      <w:bookmarkStart w:id="297" w:name="_Toc262718546"/>
      <w:bookmarkStart w:id="298" w:name="_Toc275165315"/>
      <w:bookmarkStart w:id="299" w:name="_Toc238197579"/>
      <w:r w:rsidRPr="00336751">
        <w:t>§1114.</w:t>
      </w:r>
      <w:r w:rsidRPr="00336751">
        <w:tab/>
      </w:r>
      <w:r w:rsidRPr="00A8464F">
        <w:t>Modifications</w:t>
      </w:r>
      <w:r w:rsidRPr="00336751">
        <w:t xml:space="preserve"> of Federal Gross Income</w:t>
      </w:r>
      <w:bookmarkEnd w:id="293"/>
      <w:bookmarkEnd w:id="294"/>
      <w:bookmarkEnd w:id="295"/>
      <w:bookmarkEnd w:id="296"/>
      <w:bookmarkEnd w:id="297"/>
      <w:bookmarkEnd w:id="298"/>
      <w:bookmarkEnd w:id="299"/>
    </w:p>
    <w:p w14:paraId="4180292A" w14:textId="77777777" w:rsidR="00A8464F" w:rsidRPr="00336751" w:rsidRDefault="00A8464F" w:rsidP="00A8464F">
      <w:pPr>
        <w:pStyle w:val="A"/>
      </w:pPr>
      <w:r w:rsidRPr="00336751">
        <w:t>A.</w:t>
      </w:r>
      <w:r w:rsidRPr="00336751">
        <w:tab/>
        <w:t>In order to calculate Louisiana gross income, R.S. 47:287.71 requires modifications be made to federal gross income. R.S. 47:287.71(B)(7) provides that exclusions from Subpart F must be taken into account when computing Louisiana gross income. Included in the exclusions from gross income required by R.S. 47:287.71(B)(7) are those modifications provided for in R.S. 47:287.738(C) through (F).</w:t>
      </w:r>
    </w:p>
    <w:p w14:paraId="6CB8030D" w14:textId="77777777" w:rsidR="00A8464F" w:rsidRPr="00336751" w:rsidRDefault="00A8464F" w:rsidP="00A8464F">
      <w:pPr>
        <w:pStyle w:val="AuthorityNote"/>
      </w:pPr>
      <w:r w:rsidRPr="00336751">
        <w:t>AUTHORITY NOTE:</w:t>
      </w:r>
      <w:r w:rsidRPr="00336751">
        <w:tab/>
        <w:t>Promulgated in accordance with R.S. 47:287.71, R.S. 47:287.785, and R.S. 47:1511.</w:t>
      </w:r>
    </w:p>
    <w:p w14:paraId="6A59FEE9" w14:textId="77777777" w:rsidR="00312903" w:rsidRDefault="00A8464F" w:rsidP="00A8464F">
      <w:pPr>
        <w:pStyle w:val="HistoricalNote"/>
      </w:pPr>
      <w:r w:rsidRPr="00336751">
        <w:t>HISTORICAL NOTE:</w:t>
      </w:r>
      <w:r w:rsidRPr="00336751">
        <w:tab/>
        <w:t>Promulgated by the Department of Revenue, Policy Services Division, LR 32:261 (February 2006).</w:t>
      </w:r>
    </w:p>
    <w:p w14:paraId="19950DC8" w14:textId="77777777" w:rsidR="00551558" w:rsidRPr="00547732" w:rsidRDefault="00551558" w:rsidP="00551558">
      <w:pPr>
        <w:pStyle w:val="Section"/>
      </w:pPr>
      <w:bookmarkStart w:id="300" w:name="_Toc238197580"/>
      <w:r w:rsidRPr="00547732">
        <w:t>§1115.</w:t>
      </w:r>
      <w:r w:rsidRPr="00547732">
        <w:tab/>
        <w:t>Corporate Deductions; Add-Back of Certain Intangible Expenses; Interest and Management Fees</w:t>
      </w:r>
      <w:bookmarkEnd w:id="300"/>
    </w:p>
    <w:p w14:paraId="063E8308" w14:textId="77777777" w:rsidR="00551558" w:rsidRPr="00547732" w:rsidRDefault="00551558" w:rsidP="00551558">
      <w:pPr>
        <w:pStyle w:val="A"/>
      </w:pPr>
      <w:r w:rsidRPr="00547732">
        <w:t>A.</w:t>
      </w:r>
      <w:r w:rsidRPr="00547732">
        <w:tab/>
        <w:t>General.</w:t>
      </w:r>
      <w:r>
        <w:t xml:space="preserve"> </w:t>
      </w:r>
      <w:r w:rsidRPr="00547732">
        <w:t>R.S. 47:287.82 provides that otherwise deductible interest expenses and costs, intangible expenses and costs, and management fees directly or indirectly paid to a related member shall b</w:t>
      </w:r>
      <w:r>
        <w:t>e added back to the corporation’</w:t>
      </w:r>
      <w:r w:rsidRPr="00547732">
        <w:t>s gross income.</w:t>
      </w:r>
    </w:p>
    <w:p w14:paraId="2735876D" w14:textId="77777777" w:rsidR="00551558" w:rsidRPr="00547732" w:rsidRDefault="00551558" w:rsidP="00551558">
      <w:pPr>
        <w:pStyle w:val="A"/>
      </w:pPr>
      <w:r w:rsidRPr="00547732">
        <w:t>B.</w:t>
      </w:r>
      <w:r w:rsidRPr="00547732">
        <w:tab/>
        <w:t>Exceptions.</w:t>
      </w:r>
      <w:r>
        <w:t xml:space="preserve"> </w:t>
      </w:r>
      <w:r w:rsidRPr="00547732">
        <w:t>The taxpayer shall make the add-back unless:</w:t>
      </w:r>
    </w:p>
    <w:p w14:paraId="4B9918F1" w14:textId="77777777" w:rsidR="00551558" w:rsidRPr="00547732" w:rsidRDefault="00551558" w:rsidP="00551558">
      <w:pPr>
        <w:pStyle w:val="1"/>
      </w:pPr>
      <w:r w:rsidRPr="00547732">
        <w:t>1.</w:t>
      </w:r>
      <w:r w:rsidRPr="00547732">
        <w:tab/>
      </w:r>
      <w:r>
        <w:t>t</w:t>
      </w:r>
      <w:r w:rsidRPr="00547732">
        <w:t>he item of income corresponding to the taxpayer’s expense, cost, or fee, was in the same taxable year subject to a tax based on or measured by the related member's net in</w:t>
      </w:r>
      <w:r>
        <w:t>come in Louisiana or any other state; or</w:t>
      </w:r>
    </w:p>
    <w:p w14:paraId="4B5EC62B" w14:textId="77777777" w:rsidR="00551558" w:rsidRPr="00547732" w:rsidRDefault="00551558" w:rsidP="00551558">
      <w:pPr>
        <w:pStyle w:val="1"/>
      </w:pPr>
      <w:r>
        <w:t>2.</w:t>
      </w:r>
      <w:r>
        <w:tab/>
        <w:t>t</w:t>
      </w:r>
      <w:r w:rsidRPr="00547732">
        <w:t>he item of income corresponding to the taxpayer’s expense, cost, or fee, was in the same taxable year subject to a tax based on or measured by the related member's net</w:t>
      </w:r>
      <w:r>
        <w:t xml:space="preserve"> </w:t>
      </w:r>
      <w:r w:rsidRPr="00547732">
        <w:t xml:space="preserve">income in a foreign nation which has in force an income tax treaty with the United </w:t>
      </w:r>
      <w:r>
        <w:t>States, if the recipient was a “resident”</w:t>
      </w:r>
      <w:r w:rsidRPr="00547732">
        <w:t xml:space="preserve"> as defined in the income tax treaty with the foreign nation; or </w:t>
      </w:r>
    </w:p>
    <w:p w14:paraId="0DE539B0" w14:textId="77777777" w:rsidR="00551558" w:rsidRPr="00547732" w:rsidRDefault="00551558" w:rsidP="00551558">
      <w:pPr>
        <w:pStyle w:val="1"/>
      </w:pPr>
      <w:r>
        <w:t>3.</w:t>
      </w:r>
      <w:r>
        <w:tab/>
        <w:t>t</w:t>
      </w:r>
      <w:r w:rsidRPr="00547732">
        <w:t>he transaction giving rise to the expense, cost, or fee between the</w:t>
      </w:r>
      <w:r>
        <w:t xml:space="preserve"> </w:t>
      </w:r>
      <w:r w:rsidRPr="00547732">
        <w:t>taxpayer and the related member did not have as a principal purpose the avo</w:t>
      </w:r>
      <w:r>
        <w:t>idance of any Louisiana tax; or</w:t>
      </w:r>
    </w:p>
    <w:p w14:paraId="2DE2D527" w14:textId="77777777" w:rsidR="00551558" w:rsidRPr="00547732" w:rsidRDefault="00551558" w:rsidP="00551558">
      <w:pPr>
        <w:pStyle w:val="1"/>
      </w:pPr>
      <w:r>
        <w:t>4.</w:t>
      </w:r>
      <w:r>
        <w:tab/>
        <w:t>t</w:t>
      </w:r>
      <w:r w:rsidRPr="00547732">
        <w:t>he expense, cost, or fee that was paid or a</w:t>
      </w:r>
      <w:r>
        <w:t>ccrued to a related member was “passed through”</w:t>
      </w:r>
      <w:r w:rsidRPr="00547732">
        <w:t xml:space="preserve"> by the related member or members to an unrelated third party in an arms-length transaction via a corresponding ex</w:t>
      </w:r>
      <w:r>
        <w:t>pense, cost, or fee payment; or</w:t>
      </w:r>
    </w:p>
    <w:p w14:paraId="72180631" w14:textId="77777777" w:rsidR="00551558" w:rsidRPr="00547732" w:rsidRDefault="00551558" w:rsidP="00551558">
      <w:pPr>
        <w:pStyle w:val="1"/>
      </w:pPr>
      <w:r>
        <w:t>5.</w:t>
      </w:r>
      <w:r>
        <w:tab/>
        <w:t>t</w:t>
      </w:r>
      <w:r w:rsidRPr="00547732">
        <w:t>he add-back is unreasonable.</w:t>
      </w:r>
      <w:r>
        <w:t xml:space="preserve"> </w:t>
      </w:r>
      <w:r w:rsidRPr="00547732">
        <w:t>The add-back will be considered unreasonable if the taxpayer establishes that, based on the entirety of the taxpayer's particular facts and circumstances, the add-back adjustments would increase the taxpayer's Louisiana income tax liability to an amount that bears no reasonable relation to the taxpayer’s Louisiana presence.</w:t>
      </w:r>
    </w:p>
    <w:p w14:paraId="1EB27B84" w14:textId="77777777" w:rsidR="00551558" w:rsidRPr="00547732" w:rsidRDefault="00551558" w:rsidP="00551558">
      <w:pPr>
        <w:pStyle w:val="A"/>
      </w:pPr>
      <w:r w:rsidRPr="00547732">
        <w:t>C.</w:t>
      </w:r>
      <w:r w:rsidRPr="00547732">
        <w:tab/>
        <w:t>Def</w:t>
      </w:r>
      <w:r>
        <w:t>initions</w:t>
      </w:r>
    </w:p>
    <w:p w14:paraId="40393837" w14:textId="77777777" w:rsidR="00551558" w:rsidRPr="00547732" w:rsidRDefault="00551558" w:rsidP="00551558">
      <w:pPr>
        <w:pStyle w:val="1"/>
      </w:pPr>
      <w:r w:rsidRPr="00547732">
        <w:rPr>
          <w:i/>
        </w:rPr>
        <w:t>Indirectly Paid</w:t>
      </w:r>
      <w:r w:rsidRPr="00547732">
        <w:t>—interest expenses and costs, intangible expenses and costs, and management fees subject to add-back include expenses, costs, and fees incurred by a taxpayer</w:t>
      </w:r>
      <w:r>
        <w:t xml:space="preserve"> </w:t>
      </w:r>
      <w:r w:rsidRPr="00547732">
        <w:t xml:space="preserve">if the expense is related to an intermediate expense, cost, or fee </w:t>
      </w:r>
      <w:r w:rsidRPr="00547732">
        <w:t>incurred in a transaction between</w:t>
      </w:r>
      <w:r>
        <w:t xml:space="preserve"> </w:t>
      </w:r>
      <w:r w:rsidRPr="00547732">
        <w:t>one related member</w:t>
      </w:r>
      <w:r>
        <w:t xml:space="preserve"> </w:t>
      </w:r>
      <w:r w:rsidRPr="00547732">
        <w:t>and</w:t>
      </w:r>
      <w:r>
        <w:t xml:space="preserve"> a second related member.</w:t>
      </w:r>
    </w:p>
    <w:p w14:paraId="6E2E77D6" w14:textId="77777777" w:rsidR="00551558" w:rsidRDefault="00551558" w:rsidP="00551558">
      <w:pPr>
        <w:pStyle w:val="RegDoubleIndent"/>
        <w:rPr>
          <w:sz w:val="16"/>
          <w:szCs w:val="16"/>
        </w:rPr>
      </w:pPr>
      <w:r w:rsidRPr="009E24D5">
        <w:rPr>
          <w:sz w:val="16"/>
          <w:szCs w:val="16"/>
        </w:rPr>
        <w:t>a.</w:t>
      </w:r>
      <w:r w:rsidRPr="00547732">
        <w:tab/>
      </w:r>
      <w:r w:rsidRPr="000A401F">
        <w:rPr>
          <w:sz w:val="16"/>
          <w:szCs w:val="16"/>
        </w:rPr>
        <w:t>EXAMPLE. Corporations B and C are related members with respect to Corporation A. Corporation A is a Louisiana taxpayer that sells products it purchases from Corporation B on a cost plus basis. Corporation B licenses intangible property from Corporation C and makes intangible expense payments to Corporation C based in part on the sales Corporation B makes to Corporation A. To the extent the intangible expenses Corporation B pays to Corporation C are reflected in the costs of the products Corporation A purchases from Corporation B, the direct intangible expenses of Corporation B are considered to be indirect intangible expenses of Corporation A. Furthermore, Corporation A is deemed to directly pay an intangible expense to Corporation B and indirectly pay an intangible expense to Corporation C.</w:t>
      </w:r>
    </w:p>
    <w:p w14:paraId="07B82F20" w14:textId="77777777" w:rsidR="00551558" w:rsidRPr="00547732" w:rsidRDefault="00551558" w:rsidP="00551558">
      <w:pPr>
        <w:pStyle w:val="RegDoubleIndent"/>
      </w:pPr>
    </w:p>
    <w:p w14:paraId="3FF4A522" w14:textId="77777777" w:rsidR="00551558" w:rsidRPr="00547732" w:rsidRDefault="00551558" w:rsidP="00551558">
      <w:pPr>
        <w:pStyle w:val="1"/>
      </w:pPr>
      <w:r w:rsidRPr="00547732">
        <w:rPr>
          <w:i/>
        </w:rPr>
        <w:t>Intangible Expenses</w:t>
      </w:r>
      <w:r w:rsidRPr="00547732">
        <w:t>—includes but is not limited to:</w:t>
      </w:r>
    </w:p>
    <w:p w14:paraId="276FE045" w14:textId="77777777" w:rsidR="00551558" w:rsidRPr="00547732" w:rsidRDefault="00551558" w:rsidP="00551558">
      <w:pPr>
        <w:pStyle w:val="a0"/>
      </w:pPr>
      <w:r>
        <w:t>a.</w:t>
      </w:r>
      <w:r>
        <w:tab/>
        <w:t>e</w:t>
      </w:r>
      <w:r w:rsidRPr="00547732">
        <w:t>xpenses, accruals, and costs for, related to, or directly or indirectly incurred in connection with the acquisition, use,</w:t>
      </w:r>
      <w:r>
        <w:t xml:space="preserve"> </w:t>
      </w:r>
      <w:r w:rsidRPr="00547732">
        <w:t>maintenance, management, ownership, sale, exchange, or any other disposition of intangibl</w:t>
      </w:r>
      <w:r>
        <w:t>e property. “Intangible property”</w:t>
      </w:r>
      <w:r w:rsidRPr="00547732">
        <w:t xml:space="preserve"> includes stocks, bonds, financial instruments, patents, patent applications, trade names, trademarks, service marks, copyrigh</w:t>
      </w:r>
      <w:r>
        <w:t>ts, mask works, trade secrets, “know how”</w:t>
      </w:r>
      <w:r w:rsidRPr="00547732">
        <w:t>, and sim</w:t>
      </w:r>
      <w:r>
        <w:t>ilar types of intangible assets;</w:t>
      </w:r>
    </w:p>
    <w:p w14:paraId="09FB8585" w14:textId="77777777" w:rsidR="00551558" w:rsidRPr="00547732" w:rsidRDefault="00551558" w:rsidP="00551558">
      <w:pPr>
        <w:pStyle w:val="a0"/>
      </w:pPr>
      <w:r>
        <w:t>b.</w:t>
      </w:r>
      <w:r>
        <w:tab/>
        <w:t>c</w:t>
      </w:r>
      <w:r w:rsidRPr="00547732">
        <w:t>osts related to, or incurred in connection directly or indirectly with, factoring transacti</w:t>
      </w:r>
      <w:r>
        <w:t>ons or discounting transactions;</w:t>
      </w:r>
    </w:p>
    <w:p w14:paraId="113DF99D" w14:textId="77777777" w:rsidR="00551558" w:rsidRPr="00547732" w:rsidRDefault="00551558" w:rsidP="00551558">
      <w:pPr>
        <w:pStyle w:val="a0"/>
      </w:pPr>
      <w:r>
        <w:t>c.</w:t>
      </w:r>
      <w:r>
        <w:tab/>
        <w:t>r</w:t>
      </w:r>
      <w:r w:rsidRPr="00547732">
        <w:t>oyalty, patent,</w:t>
      </w:r>
      <w:r>
        <w:t xml:space="preserve"> technical, and copyright fees;</w:t>
      </w:r>
    </w:p>
    <w:p w14:paraId="119DBBA7" w14:textId="77777777" w:rsidR="00551558" w:rsidRPr="00547732" w:rsidRDefault="00551558" w:rsidP="00551558">
      <w:pPr>
        <w:pStyle w:val="a0"/>
      </w:pPr>
      <w:r>
        <w:t>d.</w:t>
      </w:r>
      <w:r>
        <w:tab/>
        <w:t>licensing fees;</w:t>
      </w:r>
    </w:p>
    <w:p w14:paraId="6B34B14F" w14:textId="77777777" w:rsidR="00551558" w:rsidRPr="00547732" w:rsidRDefault="00551558" w:rsidP="00551558">
      <w:pPr>
        <w:pStyle w:val="a0"/>
      </w:pPr>
      <w:r w:rsidRPr="00547732">
        <w:t>e.</w:t>
      </w:r>
      <w:r w:rsidRPr="00547732">
        <w:tab/>
      </w:r>
      <w:r>
        <w:t>o</w:t>
      </w:r>
      <w:r w:rsidRPr="00547732">
        <w:t>ther similar expenses, accruals, and costs.</w:t>
      </w:r>
    </w:p>
    <w:p w14:paraId="5F831404" w14:textId="77777777" w:rsidR="00551558" w:rsidRPr="00547732" w:rsidRDefault="00551558" w:rsidP="00551558">
      <w:pPr>
        <w:pStyle w:val="1"/>
      </w:pPr>
      <w:r w:rsidRPr="00547732">
        <w:rPr>
          <w:i/>
        </w:rPr>
        <w:t>Management Fees</w:t>
      </w:r>
      <w:r w:rsidRPr="00547732">
        <w:t>—includes but is not limited to expenses and costs, including intercompany administrative charges, pertaining to accounts receivable, accounts payable, employee benefit plans, insurance, legal matters, payroll, data processing, including assembled workforce and/or employment data processing,</w:t>
      </w:r>
      <w:r>
        <w:t xml:space="preserve"> </w:t>
      </w:r>
      <w:r w:rsidRPr="00547732">
        <w:t>purchasing, procurement,</w:t>
      </w:r>
      <w:r>
        <w:t xml:space="preserve"> </w:t>
      </w:r>
      <w:r w:rsidRPr="00547732">
        <w:t>organizational matters, business structuring matters, taxation, financial matters, securities, accounting, marketing, reporting, and compliance matters or similar activities.</w:t>
      </w:r>
    </w:p>
    <w:p w14:paraId="42A3C215" w14:textId="77777777" w:rsidR="00551558" w:rsidRPr="00547732" w:rsidRDefault="00551558" w:rsidP="00551558">
      <w:pPr>
        <w:pStyle w:val="1"/>
      </w:pPr>
      <w:r w:rsidRPr="00F259D3">
        <w:rPr>
          <w:i/>
        </w:rPr>
        <w:t>Related Entity</w:t>
      </w:r>
      <w:r w:rsidRPr="00547732">
        <w:t>—</w:t>
      </w:r>
    </w:p>
    <w:p w14:paraId="1F59774C" w14:textId="77777777" w:rsidR="00551558" w:rsidRPr="00547732" w:rsidRDefault="00551558" w:rsidP="00551558">
      <w:pPr>
        <w:pStyle w:val="a0"/>
      </w:pPr>
      <w:r w:rsidRPr="00547732">
        <w:t>a.</w:t>
      </w:r>
      <w:r w:rsidRPr="00547732">
        <w:tab/>
        <w:t xml:space="preserve">a stockholder who is an individual, or a member of the stockholder's family set forth in 26 U.S.C. 318 if the stockholder and the members of the stockholder's family own, directly, indirectly, beneficially or constructively, in the aggregate, at least 50 percent of the value of the taxpayer's outstanding stock; </w:t>
      </w:r>
    </w:p>
    <w:p w14:paraId="46426604" w14:textId="77777777" w:rsidR="00551558" w:rsidRPr="00547732" w:rsidRDefault="00551558" w:rsidP="00551558">
      <w:pPr>
        <w:pStyle w:val="a0"/>
      </w:pPr>
      <w:r w:rsidRPr="00547732">
        <w:t>b.</w:t>
      </w:r>
      <w:r w:rsidRPr="00547732">
        <w:tab/>
        <w:t xml:space="preserve">a stockholder, or a stockholder's partnership, limited liability company, estate, trust or corporation, if the stockholder and the stockholder's partnerships, limited liability companies, estates, trusts and corporations own directly, indirectly, beneficially or constructively, in the aggregate, at least 50 percent of the value of the taxpayer's outstanding stock; or </w:t>
      </w:r>
    </w:p>
    <w:p w14:paraId="7C508543" w14:textId="77777777" w:rsidR="00551558" w:rsidRPr="00547732" w:rsidRDefault="00551558" w:rsidP="00551558">
      <w:pPr>
        <w:pStyle w:val="a0"/>
      </w:pPr>
      <w:r w:rsidRPr="00547732">
        <w:t>c.</w:t>
      </w:r>
      <w:r w:rsidRPr="00547732">
        <w:tab/>
        <w:t xml:space="preserve">a corporation, or a party related to the corporation in a manner that would require an attribution of stock from </w:t>
      </w:r>
      <w:r w:rsidRPr="00547732">
        <w:lastRenderedPageBreak/>
        <w:t xml:space="preserve">the corporation to the party or from the party to the corporation under the attribution rules of the </w:t>
      </w:r>
      <w:r w:rsidRPr="003E5A5C">
        <w:rPr>
          <w:i/>
        </w:rPr>
        <w:t>Internal Revenue Code</w:t>
      </w:r>
      <w:r w:rsidRPr="00547732">
        <w:t xml:space="preserve"> if the taxpayer owns, directly, indirectly, beneficially or constructively, at least 50 percent of the value of the corporation's outstanding stock. The attribution rules of the Internal Revenue Code shall apply for purposes of determining whether the ownership requirements of this definition have been met.</w:t>
      </w:r>
    </w:p>
    <w:p w14:paraId="38154511" w14:textId="77777777" w:rsidR="00551558" w:rsidRPr="00547732" w:rsidRDefault="00551558" w:rsidP="00551558">
      <w:pPr>
        <w:pStyle w:val="1"/>
      </w:pPr>
      <w:r w:rsidRPr="00547732">
        <w:rPr>
          <w:i/>
        </w:rPr>
        <w:t>Related Member</w:t>
      </w:r>
      <w:r w:rsidRPr="00547732">
        <w:t xml:space="preserve">—a person that, with respect to the taxpayer during all or any portion of the taxable year, is: </w:t>
      </w:r>
    </w:p>
    <w:p w14:paraId="23075C0B" w14:textId="77777777" w:rsidR="00551558" w:rsidRPr="00547732" w:rsidRDefault="00551558" w:rsidP="00551558">
      <w:pPr>
        <w:pStyle w:val="a0"/>
      </w:pPr>
      <w:r>
        <w:t>a.</w:t>
      </w:r>
      <w:r>
        <w:tab/>
        <w:t>a related entity;</w:t>
      </w:r>
    </w:p>
    <w:p w14:paraId="6C62D4AE" w14:textId="77777777" w:rsidR="00551558" w:rsidRPr="00547732" w:rsidRDefault="00551558" w:rsidP="00551558">
      <w:pPr>
        <w:pStyle w:val="a0"/>
      </w:pPr>
      <w:r>
        <w:t>b.</w:t>
      </w:r>
      <w:r>
        <w:tab/>
        <w:t>a related party;</w:t>
      </w:r>
    </w:p>
    <w:p w14:paraId="26860A61" w14:textId="77777777" w:rsidR="00551558" w:rsidRPr="00547732" w:rsidRDefault="00551558" w:rsidP="00551558">
      <w:pPr>
        <w:pStyle w:val="a0"/>
      </w:pPr>
      <w:r w:rsidRPr="00547732">
        <w:t>c.</w:t>
      </w:r>
      <w:r w:rsidRPr="00547732">
        <w:tab/>
        <w:t>a component member as defined in su</w:t>
      </w:r>
      <w:r>
        <w:t>bsection (b) of 26 U.S.C. 1563;</w:t>
      </w:r>
    </w:p>
    <w:p w14:paraId="7F48E5C1" w14:textId="77777777" w:rsidR="00551558" w:rsidRPr="00547732" w:rsidRDefault="00551558" w:rsidP="00551558">
      <w:pPr>
        <w:pStyle w:val="a0"/>
      </w:pPr>
      <w:r w:rsidRPr="00547732">
        <w:t>d.</w:t>
      </w:r>
      <w:r w:rsidRPr="00547732">
        <w:tab/>
        <w:t>a person to or from whom there is attribution of stock ownership in accordance with subse</w:t>
      </w:r>
      <w:r>
        <w:t>ction (e) of 26 U.S.C. 1563; or</w:t>
      </w:r>
    </w:p>
    <w:p w14:paraId="2AA317FF" w14:textId="77777777" w:rsidR="00551558" w:rsidRPr="00547732" w:rsidRDefault="00551558" w:rsidP="00551558">
      <w:pPr>
        <w:pStyle w:val="a0"/>
      </w:pPr>
      <w:r w:rsidRPr="00547732">
        <w:t>e.</w:t>
      </w:r>
      <w:r w:rsidRPr="00547732">
        <w:tab/>
        <w:t>a person that, notwithstanding its form of organization, bears the same relationship to the taxpayer as a person described in Subparagraphs a to c, inclusive.</w:t>
      </w:r>
    </w:p>
    <w:p w14:paraId="4DDC6747" w14:textId="77777777" w:rsidR="00551558" w:rsidRPr="00547732" w:rsidRDefault="00551558" w:rsidP="00551558">
      <w:pPr>
        <w:pStyle w:val="1"/>
      </w:pPr>
      <w:r w:rsidRPr="00547732">
        <w:rPr>
          <w:i/>
        </w:rPr>
        <w:t>Related Party</w:t>
      </w:r>
      <w:r w:rsidRPr="00547732">
        <w:t>—any member of a controlled group of corporations as defined in 26 U.S.C. 1563, or any other person that would be a member of a controlled group if rules similar to those of 26 U.S.C. 1563 were applied to that person.</w:t>
      </w:r>
    </w:p>
    <w:p w14:paraId="1B73003D" w14:textId="77777777" w:rsidR="00551558" w:rsidRPr="00547732" w:rsidRDefault="00551558" w:rsidP="00551558">
      <w:pPr>
        <w:pStyle w:val="1"/>
      </w:pPr>
      <w:r w:rsidRPr="00547732">
        <w:rPr>
          <w:i/>
        </w:rPr>
        <w:t xml:space="preserve">Reported and Included in Income for Purposes of a Tax </w:t>
      </w:r>
      <w:r>
        <w:rPr>
          <w:i/>
        </w:rPr>
        <w:t>o</w:t>
      </w:r>
      <w:r w:rsidRPr="00547732">
        <w:rPr>
          <w:i/>
        </w:rPr>
        <w:t>n Net Income</w:t>
      </w:r>
      <w:r w:rsidRPr="00547732">
        <w:t>—to the extent reported and included in post-allocation income or apportioned income for purposes of a tax applied to the net income apportioned or allocated to the taxing jurisdiction.</w:t>
      </w:r>
      <w:r>
        <w:t xml:space="preserve"> </w:t>
      </w:r>
    </w:p>
    <w:p w14:paraId="25DCD7CA" w14:textId="77777777" w:rsidR="00551558" w:rsidRPr="00547732" w:rsidRDefault="00551558" w:rsidP="00551558">
      <w:pPr>
        <w:pStyle w:val="1"/>
      </w:pPr>
      <w:r w:rsidRPr="00547732">
        <w:rPr>
          <w:i/>
        </w:rPr>
        <w:t>State</w:t>
      </w:r>
      <w:r w:rsidRPr="00547732">
        <w:t xml:space="preserve">—a </w:t>
      </w:r>
      <w:r>
        <w:t>s</w:t>
      </w:r>
      <w:r w:rsidRPr="00547732">
        <w:t>tate of the United States, the District of Columbia, Puerto Rico, the United States Virgin Islands, or any territory or insular possession subject to the jurisdiction of the United States.</w:t>
      </w:r>
    </w:p>
    <w:p w14:paraId="244F19A1" w14:textId="77777777" w:rsidR="00551558" w:rsidRPr="00547732" w:rsidRDefault="00551558" w:rsidP="00551558">
      <w:pPr>
        <w:pStyle w:val="1"/>
      </w:pPr>
      <w:r w:rsidRPr="00547732">
        <w:rPr>
          <w:i/>
        </w:rPr>
        <w:t>Subject to a Tax Based on or Measured by the Related Member’s Net Income</w:t>
      </w:r>
      <w:r w:rsidRPr="00547732">
        <w:t>—that the receipt or accrual of the payment by the recipient related member is reported and included in income for purposes of a tax on net income, and not offset or eliminated in a combined or consolidated return which includes the payor.</w:t>
      </w:r>
    </w:p>
    <w:p w14:paraId="099706A4" w14:textId="77777777" w:rsidR="00551558" w:rsidRPr="00547732" w:rsidRDefault="00551558" w:rsidP="00551558">
      <w:pPr>
        <w:pStyle w:val="A"/>
      </w:pPr>
      <w:r>
        <w:t>D.</w:t>
      </w:r>
      <w:r>
        <w:tab/>
        <w:t>Operating Rules</w:t>
      </w:r>
    </w:p>
    <w:p w14:paraId="01E66A32" w14:textId="77777777" w:rsidR="00551558" w:rsidRPr="00547732" w:rsidRDefault="00551558" w:rsidP="00551558">
      <w:pPr>
        <w:pStyle w:val="1"/>
      </w:pPr>
      <w:r w:rsidRPr="00547732">
        <w:t>1.</w:t>
      </w:r>
      <w:r w:rsidRPr="00547732">
        <w:tab/>
        <w:t>Upon request by the secretary of the Louisiana Department of Revenue, the taxpayer shall produce documentation substantiating any exceptions to add-back claimed by the taxpayer.</w:t>
      </w:r>
      <w:r>
        <w:t xml:space="preserve"> </w:t>
      </w:r>
    </w:p>
    <w:p w14:paraId="7F849E82" w14:textId="77777777" w:rsidR="00551558" w:rsidRPr="00547732" w:rsidRDefault="00551558" w:rsidP="00551558">
      <w:pPr>
        <w:pStyle w:val="1"/>
      </w:pPr>
      <w:r w:rsidRPr="00547732">
        <w:t>2.</w:t>
      </w:r>
      <w:r w:rsidRPr="00547732">
        <w:tab/>
        <w:t>The exceptions described in Paragraphs B.1. and B.2 of this Section. (corresponding item of income subject to tax) are allowed only to the extent the recipient related member includes the corresponding item of income in post-a</w:t>
      </w:r>
      <w:r w:rsidRPr="00BB0EE5">
        <w:t>llocation income or apportioned</w:t>
      </w:r>
      <w:r w:rsidRPr="00547732">
        <w:t xml:space="preserve"> income reported to the taxing </w:t>
      </w:r>
      <w:r w:rsidRPr="00BB0EE5">
        <w:t>jurisdiction or jurisdictions.</w:t>
      </w:r>
      <w:r w:rsidRPr="00547732">
        <w:t xml:space="preserve"> Income offset or eliminated in a combined reporting regime would not qualify for the subject to tax exception. </w:t>
      </w:r>
    </w:p>
    <w:p w14:paraId="1DC1D0BA" w14:textId="77777777" w:rsidR="00551558" w:rsidRDefault="00551558" w:rsidP="00551558">
      <w:pPr>
        <w:pStyle w:val="RegDoubleIndent"/>
        <w:rPr>
          <w:sz w:val="16"/>
          <w:szCs w:val="16"/>
        </w:rPr>
      </w:pPr>
      <w:r w:rsidRPr="004A7789">
        <w:rPr>
          <w:noProof w:val="0"/>
          <w:kern w:val="2"/>
          <w:sz w:val="16"/>
          <w:szCs w:val="16"/>
        </w:rPr>
        <w:t>a.</w:t>
      </w:r>
      <w:r w:rsidRPr="004A7789">
        <w:rPr>
          <w:noProof w:val="0"/>
          <w:kern w:val="2"/>
          <w:sz w:val="16"/>
          <w:szCs w:val="16"/>
        </w:rPr>
        <w:tab/>
      </w:r>
      <w:r w:rsidRPr="00F259D3">
        <w:rPr>
          <w:sz w:val="16"/>
          <w:szCs w:val="16"/>
        </w:rPr>
        <w:t xml:space="preserve">EXAMPLE. Corporation A, a Louisiana taxpayer, incurs a $100 intangible expense in a transaction with Corporation B, a related member with respect to Corporation A. Corporation B files an income tax return in State B where it apportions and/or allocates 5 percent of its income, but files no other income tax returns. Only $5 of the intangible expense was allocated/apportioned to State B. Corporation A must add-back $95 of the otherwise deductible $100 intangible expense incurred in the </w:t>
      </w:r>
      <w:r>
        <w:rPr>
          <w:sz w:val="16"/>
          <w:szCs w:val="16"/>
        </w:rPr>
        <w:t>transaction with Corporation B.</w:t>
      </w:r>
    </w:p>
    <w:p w14:paraId="2F711E8D" w14:textId="77777777" w:rsidR="00551558" w:rsidRPr="00F259D3" w:rsidRDefault="00551558" w:rsidP="00551558">
      <w:pPr>
        <w:pStyle w:val="RegDoubleIndent"/>
        <w:rPr>
          <w:sz w:val="16"/>
          <w:szCs w:val="16"/>
        </w:rPr>
      </w:pPr>
    </w:p>
    <w:p w14:paraId="21ADDCCB" w14:textId="77777777" w:rsidR="00551558" w:rsidRPr="00547732" w:rsidRDefault="00551558" w:rsidP="00551558">
      <w:pPr>
        <w:pStyle w:val="1"/>
      </w:pPr>
      <w:r w:rsidRPr="00547732">
        <w:t>3.</w:t>
      </w:r>
      <w:r w:rsidRPr="00547732">
        <w:tab/>
        <w:t xml:space="preserve">Upon request of the secretary of the Louisiana Department of Revenue, the exception described in </w:t>
      </w:r>
      <w:r w:rsidRPr="00BB0EE5">
        <w:t>Paragraph</w:t>
      </w:r>
      <w:r w:rsidRPr="00547732">
        <w:t xml:space="preserve"> B.3</w:t>
      </w:r>
      <w:r w:rsidRPr="00BB0EE5">
        <w:t xml:space="preserve"> of this Section</w:t>
      </w:r>
      <w:r w:rsidRPr="00547732">
        <w:t>. (non-tax business purpose for conducting a transaction) must be supported by contemporaneous documentation. Documentation shall be considered contemporaneous if the documentation is in existence and compiled before the due date (including extensions) for the filing of a return containing the transaction(s). Mere statements or assertions that a transaction was intended to allow for better management or greater utilization of intangible assets, or similarly unsubstantiated claims are not sufficient to establish a principal non-tax business purpose.</w:t>
      </w:r>
      <w:r>
        <w:t xml:space="preserve"> </w:t>
      </w:r>
      <w:r w:rsidRPr="00547732">
        <w:t>Examples of principal non-tax business purposes include:</w:t>
      </w:r>
    </w:p>
    <w:p w14:paraId="25FC1BDC" w14:textId="77777777" w:rsidR="00551558" w:rsidRPr="00F259D3" w:rsidRDefault="00551558" w:rsidP="00551558">
      <w:pPr>
        <w:pStyle w:val="RegDoubleIndent"/>
        <w:spacing w:after="120"/>
        <w:rPr>
          <w:sz w:val="16"/>
          <w:szCs w:val="16"/>
        </w:rPr>
      </w:pPr>
      <w:r w:rsidRPr="003E5A5C">
        <w:rPr>
          <w:sz w:val="16"/>
          <w:szCs w:val="16"/>
        </w:rPr>
        <w:t>a</w:t>
      </w:r>
      <w:r w:rsidRPr="00547732">
        <w:t>.</w:t>
      </w:r>
      <w:r w:rsidRPr="00547732">
        <w:tab/>
      </w:r>
      <w:r w:rsidRPr="00F259D3">
        <w:rPr>
          <w:sz w:val="16"/>
          <w:szCs w:val="16"/>
        </w:rPr>
        <w:t>EXAMPLE. Taxpayer purchases administrative services such as accounting, legal, hu</w:t>
      </w:r>
      <w:r>
        <w:rPr>
          <w:sz w:val="16"/>
          <w:szCs w:val="16"/>
        </w:rPr>
        <w:t xml:space="preserve"> </w:t>
      </w:r>
      <w:r w:rsidRPr="00F259D3">
        <w:rPr>
          <w:sz w:val="16"/>
          <w:szCs w:val="16"/>
        </w:rPr>
        <w:t>man resources, purchasing, etc., from a Related Member and does so at rates comparable to rates that would be charged by third party service providers.</w:t>
      </w:r>
    </w:p>
    <w:p w14:paraId="53C57EAB" w14:textId="77777777" w:rsidR="00551558" w:rsidRPr="00547732" w:rsidRDefault="00551558" w:rsidP="00551558">
      <w:pPr>
        <w:pStyle w:val="RegDoubleIndent"/>
        <w:spacing w:after="120"/>
      </w:pPr>
      <w:r w:rsidRPr="003E5A5C">
        <w:rPr>
          <w:sz w:val="16"/>
          <w:szCs w:val="16"/>
        </w:rPr>
        <w:t>b.</w:t>
      </w:r>
      <w:r w:rsidRPr="00547732">
        <w:tab/>
      </w:r>
      <w:r w:rsidRPr="00F259D3">
        <w:rPr>
          <w:sz w:val="16"/>
          <w:szCs w:val="16"/>
        </w:rPr>
        <w:t>EXAMPLE. Taxpayer borrows funds from a Related Member and does so at an interest rate and with other terms that are comparable to rates and terms that would be required by an unrelated third party lender.</w:t>
      </w:r>
    </w:p>
    <w:p w14:paraId="5A99455B" w14:textId="77777777" w:rsidR="00551558" w:rsidRDefault="00551558" w:rsidP="00551558">
      <w:pPr>
        <w:pStyle w:val="RegDoubleIndent"/>
      </w:pPr>
      <w:r w:rsidRPr="003E5A5C">
        <w:rPr>
          <w:sz w:val="16"/>
          <w:szCs w:val="16"/>
        </w:rPr>
        <w:t>c.</w:t>
      </w:r>
      <w:r w:rsidRPr="00547732">
        <w:tab/>
      </w:r>
      <w:r w:rsidRPr="00F259D3">
        <w:rPr>
          <w:sz w:val="16"/>
          <w:szCs w:val="16"/>
        </w:rPr>
        <w:t>EXAMPLE. Taxpayer incurs royalty expense in connection with the use of intangible assets provided by a Related Party. The royalty rates and other terms of agreement are comparable to</w:t>
      </w:r>
      <w:r>
        <w:rPr>
          <w:sz w:val="16"/>
          <w:szCs w:val="16"/>
        </w:rPr>
        <w:t xml:space="preserve"> </w:t>
      </w:r>
      <w:r w:rsidRPr="00F259D3">
        <w:rPr>
          <w:sz w:val="16"/>
          <w:szCs w:val="16"/>
        </w:rPr>
        <w:t>rates and terms that would be required by an unrelated third party</w:t>
      </w:r>
      <w:r w:rsidRPr="00547732">
        <w:t>.</w:t>
      </w:r>
    </w:p>
    <w:p w14:paraId="450688BA" w14:textId="77777777" w:rsidR="00551558" w:rsidRPr="00547732" w:rsidRDefault="00551558" w:rsidP="00551558">
      <w:pPr>
        <w:pStyle w:val="RegDoubleIndent"/>
      </w:pPr>
    </w:p>
    <w:p w14:paraId="26B82B27" w14:textId="77777777" w:rsidR="00551558" w:rsidRPr="00547732" w:rsidRDefault="00551558" w:rsidP="00551558">
      <w:pPr>
        <w:pStyle w:val="1"/>
      </w:pPr>
      <w:r w:rsidRPr="00547732">
        <w:t>4.</w:t>
      </w:r>
      <w:r w:rsidRPr="00547732">
        <w:tab/>
        <w:t xml:space="preserve">The exception described in </w:t>
      </w:r>
      <w:r>
        <w:t>Paragraph</w:t>
      </w:r>
      <w:r w:rsidRPr="00547732">
        <w:t xml:space="preserve"> B.4</w:t>
      </w:r>
      <w:r>
        <w:t xml:space="preserve"> of this Section. (expense “passed through”</w:t>
      </w:r>
      <w:r w:rsidRPr="00547732">
        <w:t xml:space="preserve"> to an unrelated third party) is limited if the expenses, costs, and fees paid to a related member are greater than the expenses, costs, and fees the related member pays to unrelated third parties because only a portion of the expenses, costs, and fees incurred in connection with a transaction with a relate</w:t>
      </w:r>
      <w:r>
        <w:t>d member is considered to have “passed through”</w:t>
      </w:r>
      <w:r w:rsidRPr="00547732">
        <w:t xml:space="preserve"> to the unrelated third parties.</w:t>
      </w:r>
    </w:p>
    <w:p w14:paraId="025C3A02" w14:textId="77777777" w:rsidR="00551558" w:rsidRDefault="00551558" w:rsidP="00551558">
      <w:pPr>
        <w:pStyle w:val="RegDoubleIndent"/>
        <w:rPr>
          <w:sz w:val="16"/>
          <w:szCs w:val="16"/>
        </w:rPr>
      </w:pPr>
      <w:r w:rsidRPr="003E5A5C">
        <w:rPr>
          <w:sz w:val="16"/>
          <w:szCs w:val="16"/>
        </w:rPr>
        <w:t>a</w:t>
      </w:r>
      <w:r w:rsidRPr="00547732">
        <w:t>.</w:t>
      </w:r>
      <w:r w:rsidRPr="00547732">
        <w:tab/>
      </w:r>
      <w:r w:rsidRPr="00F259D3">
        <w:rPr>
          <w:sz w:val="16"/>
          <w:szCs w:val="16"/>
        </w:rPr>
        <w:t>EXAMPLE. Taxpayer A, a Louisiana taxpayer, incurs a $100 management fee to Related Member B. Related Member B receives a total of $400 of related member management fee income ($100 from Taxpayer A plus $300 from other related payors). Related Member B pays $200 of management fees to unrelated third parties. Related Member B will be deemed to have passed through to unrelated third parties only 50 percent</w:t>
      </w:r>
      <w:r>
        <w:rPr>
          <w:sz w:val="16"/>
          <w:szCs w:val="16"/>
        </w:rPr>
        <w:t xml:space="preserve"> </w:t>
      </w:r>
      <w:r w:rsidRPr="00F259D3">
        <w:rPr>
          <w:sz w:val="16"/>
          <w:szCs w:val="16"/>
        </w:rPr>
        <w:t>of the interest expense/income it received from Taxpayer A. Only $50 of Taxpayer A’s $100 related member management fee payment to Related Member B will be deemed to have been passed through to unrelated third parties and qualify for the exception described in section B.4. (expense "passed through" to an unrelated third party).</w:t>
      </w:r>
    </w:p>
    <w:p w14:paraId="272A131A" w14:textId="77777777" w:rsidR="00551558" w:rsidRPr="00547732" w:rsidRDefault="00551558" w:rsidP="00551558">
      <w:pPr>
        <w:pStyle w:val="RegDoubleIndent"/>
      </w:pPr>
    </w:p>
    <w:p w14:paraId="142BA504" w14:textId="77777777" w:rsidR="00551558" w:rsidRPr="00547732" w:rsidRDefault="00551558" w:rsidP="00551558">
      <w:pPr>
        <w:pStyle w:val="1"/>
      </w:pPr>
      <w:r w:rsidRPr="00547732">
        <w:t>5.</w:t>
      </w:r>
      <w:r w:rsidRPr="00547732">
        <w:tab/>
        <w:t xml:space="preserve">With respect to both interest and intangible expenses, if the interest or intangible expense rate charged the taxpayer by the related member exceeds the interest or intangible expense rate charged the related member by </w:t>
      </w:r>
      <w:r w:rsidRPr="00547732">
        <w:lastRenderedPageBreak/>
        <w:t>unrelated third party payees, then the excess expense will not qualify for the exc</w:t>
      </w:r>
      <w:r>
        <w:t>eption described in section B.5</w:t>
      </w:r>
      <w:r w:rsidRPr="00547732">
        <w:t xml:space="preserve"> (add-back is unreasonable) and must be added back. If multiple transaction arrangements exist between the taxpayer and the related member, or the related member and the unrelated third-party, then a weighted average rate should be calculated by dividing total expense by total amounts of each base amount used to determine the expense amounts.</w:t>
      </w:r>
      <w:r>
        <w:t xml:space="preserve"> </w:t>
      </w:r>
      <w:r w:rsidRPr="00547732">
        <w:t>The weighted average rate should then be used to determine the existence of non-qualifying excess interest or intangible expense.</w:t>
      </w:r>
    </w:p>
    <w:p w14:paraId="69664964" w14:textId="77777777" w:rsidR="00551558" w:rsidRDefault="00551558" w:rsidP="00551558">
      <w:pPr>
        <w:pStyle w:val="RegDoubleIndent"/>
        <w:rPr>
          <w:sz w:val="16"/>
          <w:szCs w:val="16"/>
        </w:rPr>
      </w:pPr>
      <w:r w:rsidRPr="003E5A5C">
        <w:rPr>
          <w:sz w:val="16"/>
          <w:szCs w:val="16"/>
        </w:rPr>
        <w:t>a.</w:t>
      </w:r>
      <w:r w:rsidRPr="00547732">
        <w:tab/>
      </w:r>
      <w:r w:rsidRPr="00F259D3">
        <w:rPr>
          <w:sz w:val="16"/>
          <w:szCs w:val="16"/>
        </w:rPr>
        <w:t>EXAMPLE. Taxpayer B incurs interest expense of $100 during its taxable year to its parent Company A (a related member) in order to service a $1,000 debt between B and A. Company A’s related member interest rate is 10 percent calculated by dividing its related member interest expense ($100) by its related member debt ($1000). Company A makes interest expense payments of $200 to Unrelated Lenders C and D to service the $4,000 of total debt existing between A and Unrelated Lenders C and D. A’s weighted average unrelated third party interest rate is five percent (5 percent) calculated by dividing total unrelated third party interest expense ($200) by total unrelated third party interest bearing debt ($4,000). Company B's non-qualifying excess interest is $50. Company B's debt to Company A ($1,000) is multiplied by the excess interest rate Company B incurred over Company A's average interest rate to unrelated lenders (10 percent-5 percent).</w:t>
      </w:r>
    </w:p>
    <w:p w14:paraId="141A7159" w14:textId="77777777" w:rsidR="00551558" w:rsidRPr="00551558" w:rsidRDefault="00551558" w:rsidP="00551558">
      <w:pPr>
        <w:pStyle w:val="RegDoubleIndent"/>
      </w:pPr>
    </w:p>
    <w:p w14:paraId="557B2C03" w14:textId="77777777" w:rsidR="00551558" w:rsidRPr="00547732" w:rsidRDefault="00551558" w:rsidP="00551558">
      <w:pPr>
        <w:pStyle w:val="1"/>
      </w:pPr>
      <w:r w:rsidRPr="00547732">
        <w:t>6.</w:t>
      </w:r>
      <w:r w:rsidRPr="00547732">
        <w:tab/>
        <w:t>With respect to interest expense, if the taxpayer’s debt over asset percentage exceeds t</w:t>
      </w:r>
      <w:r>
        <w:t>he consolidated unrelated third-</w:t>
      </w:r>
      <w:r w:rsidRPr="00547732">
        <w:t>party debt over asset percentage of its federal consolidated gr</w:t>
      </w:r>
      <w:r>
        <w:t>oup (as represented by interest-</w:t>
      </w:r>
      <w:r w:rsidRPr="00547732">
        <w:t xml:space="preserve">bearing debt reported on the schedule L balance sheet(s) included in the consolidated and pro forma federal income tax returns), then the interest expense associated with the excess debt must be added back and cannot qualify for the exception described </w:t>
      </w:r>
      <w:r>
        <w:t>in Paragraph</w:t>
      </w:r>
      <w:r w:rsidRPr="00547732">
        <w:t xml:space="preserve"> B.5</w:t>
      </w:r>
      <w:r>
        <w:t xml:space="preserve"> of this Section</w:t>
      </w:r>
      <w:r w:rsidRPr="00547732">
        <w:t>. (add-back is unreasonable).</w:t>
      </w:r>
      <w:r>
        <w:t xml:space="preserve"> </w:t>
      </w:r>
      <w:r w:rsidRPr="00547732">
        <w:t xml:space="preserve">The debt over asset test only applies to the unreasonable exception. </w:t>
      </w:r>
    </w:p>
    <w:p w14:paraId="71545045" w14:textId="77777777" w:rsidR="00551558" w:rsidRDefault="00551558" w:rsidP="00551558">
      <w:pPr>
        <w:pStyle w:val="RegDoubleIndent"/>
        <w:rPr>
          <w:sz w:val="16"/>
          <w:szCs w:val="16"/>
        </w:rPr>
      </w:pPr>
      <w:r w:rsidRPr="003E5A5C">
        <w:rPr>
          <w:sz w:val="16"/>
          <w:szCs w:val="16"/>
        </w:rPr>
        <w:t>a.</w:t>
      </w:r>
      <w:r w:rsidRPr="00547732">
        <w:tab/>
      </w:r>
      <w:r w:rsidRPr="00F259D3">
        <w:rPr>
          <w:sz w:val="16"/>
          <w:szCs w:val="16"/>
        </w:rPr>
        <w:t>EXAMPLE. Company A and Taxpayer B are related members. Taxpayer B’s separate company federal income tax return Schedule L balance sheet shows $1,500 of assets and $1,000 of interest bearing debt which produces a debt over asset percentage of 66.7 percent. The Company A and Subsidiaries’ federal consolidated income tax return Schedule L balance sheet shows $6,000 of assets and $3,000 of unrelated third party interest bearing debt which produces a debt over asset percentage of 50 percent. Because Taxpayer B’s debt over asset percentage of 66.7 percent, exceeds the group’s unrelated third party debt over asset percentage, 50 percent, the amount of Taxpayer B’s related member interest expense that may qualify for the exception described in section B.5. (add-back is unreasonable) is limited. The limitation is calculated by multiplying B’s assets ($1,500) by the lower of the taxpayer’s debt over asset percentage or the group’s unrelated third party debt over asset percentage (50 percent) and then multiplying the product ($750) by the lower of the taxpayer’s related member interest rate or the related member’s unrelated third party interest rate (5 percent), which yields an ultimate limitation of $37.50.</w:t>
      </w:r>
    </w:p>
    <w:p w14:paraId="4A985775" w14:textId="77777777" w:rsidR="00551558" w:rsidRPr="00547732" w:rsidRDefault="00551558" w:rsidP="00551558">
      <w:pPr>
        <w:pStyle w:val="RegDoubleIndent"/>
      </w:pPr>
    </w:p>
    <w:p w14:paraId="51600F06" w14:textId="77777777" w:rsidR="00551558" w:rsidRPr="00547732" w:rsidRDefault="00551558" w:rsidP="00551558">
      <w:pPr>
        <w:pStyle w:val="AuthorityNote"/>
      </w:pPr>
      <w:r w:rsidRPr="00547732">
        <w:t>AUTHORITY NOTE:</w:t>
      </w:r>
      <w:r w:rsidRPr="00547732">
        <w:tab/>
        <w:t>Promulgated in accordance with R.S. 47:1511.</w:t>
      </w:r>
    </w:p>
    <w:p w14:paraId="6D2D4C1E" w14:textId="77777777" w:rsidR="00551558" w:rsidRDefault="00551558" w:rsidP="00551558">
      <w:pPr>
        <w:pStyle w:val="HistoricalNote"/>
      </w:pPr>
      <w:r w:rsidRPr="00547732">
        <w:t>HISTORICAL NOTE:</w:t>
      </w:r>
      <w:r w:rsidRPr="00547732">
        <w:tab/>
        <w:t>Promulgated by the Department of Revenue, Policy Services Division, LR 44:</w:t>
      </w:r>
      <w:r>
        <w:t>785 (April 2018).</w:t>
      </w:r>
    </w:p>
    <w:p w14:paraId="7DCE0D29" w14:textId="77777777" w:rsidR="000A70F9" w:rsidRDefault="000A70F9">
      <w:pPr>
        <w:pStyle w:val="Section"/>
      </w:pPr>
      <w:bookmarkStart w:id="301" w:name="_Toc233690024"/>
      <w:bookmarkStart w:id="302" w:name="_Toc234030610"/>
      <w:bookmarkStart w:id="303" w:name="_Toc243721227"/>
      <w:bookmarkStart w:id="304" w:name="_Toc259619460"/>
      <w:bookmarkStart w:id="305" w:name="_Toc262718547"/>
      <w:bookmarkStart w:id="306" w:name="_Toc275165316"/>
      <w:bookmarkStart w:id="307" w:name="_Toc238197581"/>
      <w:r>
        <w:t>§1122.</w:t>
      </w:r>
      <w:r>
        <w:tab/>
        <w:t>Taxes Not Deductible</w:t>
      </w:r>
      <w:bookmarkEnd w:id="301"/>
      <w:bookmarkEnd w:id="302"/>
      <w:bookmarkEnd w:id="303"/>
      <w:bookmarkEnd w:id="304"/>
      <w:bookmarkEnd w:id="305"/>
      <w:bookmarkEnd w:id="306"/>
      <w:bookmarkEnd w:id="307"/>
    </w:p>
    <w:p w14:paraId="64DBDE3F" w14:textId="77777777" w:rsidR="000A70F9" w:rsidRDefault="000A70F9">
      <w:pPr>
        <w:pStyle w:val="A"/>
      </w:pPr>
      <w:r>
        <w:t>A.</w:t>
      </w:r>
      <w:r>
        <w:tab/>
        <w:t>General. R.S. 47:287.83 provides that federal income tax levied on net income upon which no Louisiana income tax has been incurred, or upon which, for any reason whatsoever, no Louisiana income tax will be paid, is not deductible.</w:t>
      </w:r>
    </w:p>
    <w:p w14:paraId="61E9F692" w14:textId="77777777" w:rsidR="00A821E9" w:rsidRPr="00262D7D" w:rsidRDefault="00A821E9" w:rsidP="00A821E9">
      <w:pPr>
        <w:pStyle w:val="A"/>
      </w:pPr>
      <w:r w:rsidRPr="00262D7D">
        <w:t>B.</w:t>
      </w:r>
      <w:r>
        <w:tab/>
      </w:r>
      <w:r w:rsidRPr="00262D7D">
        <w:t xml:space="preserve">Federal Alternative Minimum Tax. Federal alternative minimum tax attributable to tax preference items such as, but not limited to, accelerated depreciation, depletion, and intangible drilling and development cost is not deductible. Federal alternative minimum taxable net income from sources other than tax preference items is deductible to the extent that it is applicable to regular federal taxable income. </w:t>
      </w:r>
    </w:p>
    <w:p w14:paraId="67A51727" w14:textId="77777777" w:rsidR="00A821E9" w:rsidRPr="00262D7D" w:rsidRDefault="00867FFC" w:rsidP="00A821E9">
      <w:pPr>
        <w:pStyle w:val="A"/>
      </w:pPr>
      <w:r>
        <w:t>C</w:t>
      </w:r>
      <w:r w:rsidR="00A821E9" w:rsidRPr="00262D7D">
        <w:t>.</w:t>
      </w:r>
      <w:r w:rsidR="00A821E9" w:rsidRPr="00262D7D">
        <w:tab/>
        <w:t>Definitions. For the purposes of this Section, alternative minimum tax, regular federal income tax, alternative tax on capital gains, and regular tax on ordinary net income are defined as provided in §1123.F.</w:t>
      </w:r>
    </w:p>
    <w:p w14:paraId="43762462" w14:textId="77777777" w:rsidR="00A821E9" w:rsidRPr="00262D7D" w:rsidRDefault="00A821E9" w:rsidP="00A821E9">
      <w:pPr>
        <w:pStyle w:val="AuthorityNote"/>
      </w:pPr>
      <w:r w:rsidRPr="00262D7D">
        <w:t>AUTHORITY NOTE:</w:t>
      </w:r>
      <w:r w:rsidRPr="00262D7D">
        <w:tab/>
        <w:t>Promulgated in accordance with R.S. 47:287.83, R.S. 47:1511.</w:t>
      </w:r>
    </w:p>
    <w:p w14:paraId="265EAF0D" w14:textId="77777777" w:rsidR="00A821E9" w:rsidRPr="00262D7D" w:rsidRDefault="00A821E9" w:rsidP="00A821E9">
      <w:pPr>
        <w:pStyle w:val="HistoricalNote"/>
      </w:pPr>
      <w:r w:rsidRPr="00262D7D">
        <w:t>HISTORICAL NOTE:</w:t>
      </w:r>
      <w:r w:rsidRPr="00262D7D">
        <w:tab/>
        <w:t>Promulgated by the Department of Revenue and Taxation, Income Tax Section, LR 14:96 (February 1988), repromulgated by the Department of Revenue, Policy Services Division, LR 30:470 (March 2004), amended by the Department of Revenue, Policy Services Division</w:t>
      </w:r>
      <w:r>
        <w:t>,</w:t>
      </w:r>
      <w:r w:rsidRPr="00262D7D">
        <w:t xml:space="preserve"> LR</w:t>
      </w:r>
      <w:r>
        <w:t xml:space="preserve"> 33:295 (February 2007</w:t>
      </w:r>
      <w:r w:rsidR="00867FFC" w:rsidRPr="00E928E0">
        <w:t>), amended by the Department of Revenue, Policy Services Division, LR 48:</w:t>
      </w:r>
      <w:r w:rsidR="00867FFC">
        <w:t>2987 (December 2022).</w:t>
      </w:r>
    </w:p>
    <w:p w14:paraId="76A116DA" w14:textId="77777777" w:rsidR="000A70F9" w:rsidRDefault="000A70F9">
      <w:pPr>
        <w:pStyle w:val="Section"/>
      </w:pPr>
      <w:bookmarkStart w:id="308" w:name="_Toc233690027"/>
      <w:bookmarkStart w:id="309" w:name="_Toc234030613"/>
      <w:bookmarkStart w:id="310" w:name="_Toc243721230"/>
      <w:bookmarkStart w:id="311" w:name="_Toc259619463"/>
      <w:bookmarkStart w:id="312" w:name="_Toc262718550"/>
      <w:bookmarkStart w:id="313" w:name="_Toc275165320"/>
      <w:bookmarkStart w:id="314" w:name="_Toc238197582"/>
      <w:r>
        <w:t>§1130.</w:t>
      </w:r>
      <w:r>
        <w:tab/>
        <w:t>Computation of Net Allocable Income from Louisiana Sources</w:t>
      </w:r>
      <w:bookmarkEnd w:id="308"/>
      <w:bookmarkEnd w:id="309"/>
      <w:bookmarkEnd w:id="310"/>
      <w:bookmarkEnd w:id="311"/>
      <w:bookmarkEnd w:id="312"/>
      <w:bookmarkEnd w:id="313"/>
      <w:bookmarkEnd w:id="314"/>
    </w:p>
    <w:p w14:paraId="1CF6A3B5" w14:textId="77777777" w:rsidR="00A8464F" w:rsidRPr="00336751" w:rsidRDefault="00A8464F" w:rsidP="00A8464F">
      <w:pPr>
        <w:pStyle w:val="A"/>
      </w:pPr>
      <w:r w:rsidRPr="00336751">
        <w:t>A.</w:t>
      </w:r>
      <w:r w:rsidRPr="00336751">
        <w:tab/>
        <w:t>Allocation of Items of Income and Loss. R.S. 47:287.93 provides that items of gross allocable income or loss shall be allocated directly to the state or states within which such items of income are earned or derived. The statute attributes every item of gross allocable income to a location and does not allow for any unallocated items of income. The principles embodied in the statute and this regulation are that items of allocable income from the use of tangible assets are allocated to the location of the tangible asset at the time of the use; income from the use of intangible assets is allocated to the business situs of the intangible asset, or in the absence of a business situs, to the commercial domicile of the corporation; and items of allocable income from services are allocated to the location at which the service was performed.</w:t>
      </w:r>
    </w:p>
    <w:p w14:paraId="3CF309A1" w14:textId="77777777" w:rsidR="00A8464F" w:rsidRPr="00336751" w:rsidRDefault="00A8464F" w:rsidP="00A8464F">
      <w:pPr>
        <w:pStyle w:val="1"/>
      </w:pPr>
      <w:r w:rsidRPr="00336751">
        <w:t>1.</w:t>
      </w:r>
      <w:r w:rsidRPr="00336751">
        <w:tab/>
        <w:t>Rents and Royalties from Immovable or Corporeal Movable Property</w:t>
      </w:r>
    </w:p>
    <w:p w14:paraId="52C54C24" w14:textId="77777777" w:rsidR="00A8464F" w:rsidRPr="00336751" w:rsidRDefault="00A8464F" w:rsidP="00A8464F">
      <w:pPr>
        <w:pStyle w:val="a0"/>
      </w:pPr>
      <w:r w:rsidRPr="00336751">
        <w:t>a.</w:t>
      </w:r>
      <w:r w:rsidRPr="00336751">
        <w:tab/>
        <w:t>Rents and royalties from immovable or corporeal movable property shall be allocated to the state where such property is located at the time the income is derived.</w:t>
      </w:r>
    </w:p>
    <w:p w14:paraId="7606D512" w14:textId="77777777" w:rsidR="00A8464F" w:rsidRPr="00336751" w:rsidRDefault="00A8464F" w:rsidP="00A8464F">
      <w:pPr>
        <w:pStyle w:val="a0"/>
      </w:pPr>
      <w:r w:rsidRPr="00336751">
        <w:t>b.</w:t>
      </w:r>
      <w:r w:rsidRPr="00336751">
        <w:tab/>
        <w:t>Rents or royalties from incorporeal immovables, such as mineral interests, are allocated to the state in which the property subject to the interest is located.</w:t>
      </w:r>
    </w:p>
    <w:p w14:paraId="7F290520" w14:textId="77777777" w:rsidR="00A8464F" w:rsidRPr="00336751" w:rsidRDefault="00A8464F" w:rsidP="00A8464F">
      <w:pPr>
        <w:pStyle w:val="1"/>
      </w:pPr>
      <w:r w:rsidRPr="00336751">
        <w:t>2.</w:t>
      </w:r>
      <w:r w:rsidRPr="00336751">
        <w:tab/>
        <w:t>Interest from Controlled Corporation</w:t>
      </w:r>
    </w:p>
    <w:p w14:paraId="63B6AAE9" w14:textId="77777777" w:rsidR="00A8464F" w:rsidRPr="00336751" w:rsidRDefault="00A8464F" w:rsidP="00A8464F">
      <w:pPr>
        <w:pStyle w:val="a0"/>
      </w:pPr>
      <w:r w:rsidRPr="00336751">
        <w:t>a.</w:t>
      </w:r>
      <w:r w:rsidRPr="00336751">
        <w:tab/>
        <w:t>Under the provisions of R.S 47:287.738(F)(2), a corporation may elect to pay tax on interest income from a corporation that is controlled by the former through direct ownership of 50 percent or more of the voting stock of the latter.</w:t>
      </w:r>
    </w:p>
    <w:p w14:paraId="71C7AA72" w14:textId="77777777" w:rsidR="00A8464F" w:rsidRPr="00336751" w:rsidRDefault="00A8464F" w:rsidP="00A8464F">
      <w:pPr>
        <w:pStyle w:val="a0"/>
      </w:pPr>
      <w:r w:rsidRPr="00336751">
        <w:lastRenderedPageBreak/>
        <w:t>b.</w:t>
      </w:r>
      <w:r w:rsidRPr="00336751">
        <w:tab/>
        <w:t>The election is made for each taxable period by employing the method on the return or amended return.</w:t>
      </w:r>
    </w:p>
    <w:p w14:paraId="13E2D6A5" w14:textId="77777777" w:rsidR="00A8464F" w:rsidRPr="00336751" w:rsidRDefault="00A8464F" w:rsidP="00A8464F">
      <w:pPr>
        <w:pStyle w:val="a0"/>
      </w:pPr>
      <w:r w:rsidRPr="00336751">
        <w:t>c.</w:t>
      </w:r>
      <w:r w:rsidRPr="00336751">
        <w:tab/>
        <w:t>If the election is made, interest from securities and credits that is received by the electing corporation from another corporation controlled by the former through the direct ownership of 50 percent or more of the voting stock of the latter, shall be allocated to the state or states in which the real and tangible personal property of the controlled corporation is located. The allocation shall be made on the basis of the ratio of the value of such property located in Louisiana to the value of such property within and without the state, as follows.</w:t>
      </w:r>
    </w:p>
    <w:p w14:paraId="00513BE8" w14:textId="77777777" w:rsidR="00A8464F" w:rsidRPr="00336751" w:rsidRDefault="00A8464F" w:rsidP="004859F5">
      <w:pPr>
        <w:pStyle w:val="i0"/>
        <w:spacing w:after="60"/>
      </w:pPr>
      <w:r w:rsidRPr="00336751">
        <w:tab/>
        <w:t>i.</w:t>
      </w:r>
      <w:r w:rsidRPr="00336751">
        <w:tab/>
        <w:t>Real and tangible personal property includes all such property of the controlled corporation regardless of whether the property is idle or productive and regardless of the nature of the income that it produces.</w:t>
      </w:r>
    </w:p>
    <w:p w14:paraId="4773DD17" w14:textId="77777777" w:rsidR="00A8464F" w:rsidRPr="00336751" w:rsidRDefault="00A8464F" w:rsidP="004859F5">
      <w:pPr>
        <w:pStyle w:val="i0"/>
        <w:spacing w:after="60"/>
      </w:pPr>
      <w:r w:rsidRPr="00336751">
        <w:tab/>
        <w:t>ii.</w:t>
      </w:r>
      <w:r w:rsidRPr="00336751">
        <w:tab/>
        <w:t>The value of Louisiana real and tangible property and real and tangible property within and without the state shall be the average value of such property at the beginning and close of the taxable period, determined on a comparable basis. If the average value does not fairly represent the average of the property owned during the year, the average value shall be obtained by dividing the sum of the monthly balances by the number of months in the taxable period.</w:t>
      </w:r>
    </w:p>
    <w:p w14:paraId="42F5A2D5" w14:textId="77777777" w:rsidR="00A8464F" w:rsidRPr="00336751" w:rsidRDefault="00A8464F" w:rsidP="004859F5">
      <w:pPr>
        <w:pStyle w:val="i0"/>
        <w:spacing w:after="60"/>
      </w:pPr>
      <w:r w:rsidRPr="00336751">
        <w:tab/>
        <w:t>iii.</w:t>
      </w:r>
      <w:r w:rsidRPr="00336751">
        <w:tab/>
        <w:t>Value of Property to Be Used</w:t>
      </w:r>
    </w:p>
    <w:p w14:paraId="6474A7AF" w14:textId="77777777" w:rsidR="00A8464F" w:rsidRPr="00336751" w:rsidRDefault="00A8464F" w:rsidP="004859F5">
      <w:pPr>
        <w:pStyle w:val="a1"/>
        <w:spacing w:after="60"/>
      </w:pPr>
      <w:r w:rsidRPr="00336751">
        <w:t>(a).</w:t>
      </w:r>
      <w:r w:rsidRPr="00336751">
        <w:tab/>
        <w:t>For purposes of this Subsection, the value of property to be used shall be determined using one of the following methods. The taxpayer will choose which valuation method to use on the first return filed following the effective date of this regulation on which a R.S. 47:287.738(F)(2) election is made by employing the chosen valuation method on the tax return. Once a valuation method is chosen, this valuation method must be used on all future returns upon which the R.S. 47:287.738(F)(2) election is made and cannot be changed without the approval of the secretary upon the showing of good cause:</w:t>
      </w:r>
    </w:p>
    <w:p w14:paraId="6A51CA66" w14:textId="77777777" w:rsidR="00A8464F" w:rsidRPr="00336751" w:rsidRDefault="0064421F" w:rsidP="004859F5">
      <w:pPr>
        <w:pStyle w:val="i0"/>
        <w:tabs>
          <w:tab w:val="clear" w:pos="1080"/>
          <w:tab w:val="decimal" w:pos="1260"/>
          <w:tab w:val="left" w:pos="1530"/>
        </w:tabs>
        <w:spacing w:after="80"/>
      </w:pPr>
      <w:r>
        <w:tab/>
      </w:r>
      <w:r w:rsidR="00A8464F" w:rsidRPr="00336751">
        <w:tab/>
        <w:t>(i).</w:t>
      </w:r>
      <w:r w:rsidR="00A8464F" w:rsidRPr="00336751">
        <w:tab/>
        <w:t>the value of property is cost to the taxpayer, less a reasonable reserve for depreciation, amortization, depletion, and obsolescence; or</w:t>
      </w:r>
    </w:p>
    <w:p w14:paraId="5ECEA57C" w14:textId="77777777" w:rsidR="00A8464F" w:rsidRPr="00336751" w:rsidRDefault="0064421F" w:rsidP="004859F5">
      <w:pPr>
        <w:pStyle w:val="i0"/>
        <w:tabs>
          <w:tab w:val="clear" w:pos="1080"/>
          <w:tab w:val="decimal" w:pos="1260"/>
          <w:tab w:val="left" w:pos="1530"/>
        </w:tabs>
        <w:spacing w:after="80"/>
      </w:pPr>
      <w:r>
        <w:tab/>
      </w:r>
      <w:r w:rsidR="00A8464F" w:rsidRPr="00336751">
        <w:tab/>
        <w:t>(ii).</w:t>
      </w:r>
      <w:r w:rsidR="00A8464F" w:rsidRPr="00336751">
        <w:tab/>
        <w:t>the value of property is cost to the taxpayer, so long as the property continues to be used in the taxpayer's trade or business;</w:t>
      </w:r>
    </w:p>
    <w:p w14:paraId="38AF7E9B" w14:textId="77777777" w:rsidR="00A8464F" w:rsidRPr="00336751" w:rsidRDefault="0064421F" w:rsidP="004859F5">
      <w:pPr>
        <w:pStyle w:val="i0"/>
        <w:tabs>
          <w:tab w:val="clear" w:pos="1080"/>
          <w:tab w:val="decimal" w:pos="1260"/>
          <w:tab w:val="left" w:pos="1530"/>
        </w:tabs>
        <w:spacing w:after="80"/>
      </w:pPr>
      <w:r>
        <w:tab/>
      </w:r>
      <w:r w:rsidR="00A8464F" w:rsidRPr="00336751">
        <w:tab/>
        <w:t>(iii).</w:t>
      </w:r>
      <w:r w:rsidR="00A8464F" w:rsidRPr="00336751">
        <w:tab/>
        <w:t>the value of property is the value reflected on the taxpayer's books, so long as the value is not below zero.</w:t>
      </w:r>
    </w:p>
    <w:p w14:paraId="3F98E41D" w14:textId="77777777" w:rsidR="00A8464F" w:rsidRPr="00336751" w:rsidRDefault="00A8464F" w:rsidP="004859F5">
      <w:pPr>
        <w:pStyle w:val="a1"/>
        <w:spacing w:after="80"/>
      </w:pPr>
      <w:r w:rsidRPr="00336751">
        <w:t>(b).</w:t>
      </w:r>
      <w:r w:rsidRPr="00336751">
        <w:tab/>
        <w:t>The secretary may require a different method of valuation or adjust reserves if the method elected by the taxpayer does not reflect the fair value of the property.</w:t>
      </w:r>
    </w:p>
    <w:p w14:paraId="67740446" w14:textId="77777777" w:rsidR="00A8464F" w:rsidRPr="00336751" w:rsidRDefault="00A8464F" w:rsidP="004859F5">
      <w:pPr>
        <w:pStyle w:val="1"/>
        <w:spacing w:after="80"/>
      </w:pPr>
      <w:r w:rsidRPr="00336751">
        <w:t>3.</w:t>
      </w:r>
      <w:r w:rsidRPr="00336751">
        <w:tab/>
        <w:t>Royalties or Similar Revenue Received for the Use of Patents, Trademarks, Copyrights, Secret Processes, and Other Similar Intangible Rights</w:t>
      </w:r>
    </w:p>
    <w:p w14:paraId="68D4E62A" w14:textId="77777777" w:rsidR="00A8464F" w:rsidRPr="00336751" w:rsidRDefault="00A8464F" w:rsidP="004859F5">
      <w:pPr>
        <w:pStyle w:val="a0"/>
        <w:spacing w:after="80"/>
      </w:pPr>
      <w:r w:rsidRPr="00336751">
        <w:t>a.</w:t>
      </w:r>
      <w:r w:rsidRPr="00336751">
        <w:tab/>
        <w:t>Royalties or similar revenue received for the use of patents, trademarks, copyrights, secret processes, and other similar intangible rights shall be allocated to the state or states in which such rights are used. The use referred to is that of the licensee rather than that of the licensor.</w:t>
      </w:r>
    </w:p>
    <w:p w14:paraId="4A8ED94F" w14:textId="77777777" w:rsidR="00A8464F" w:rsidRPr="00336751" w:rsidRDefault="00A8464F" w:rsidP="004859F5">
      <w:pPr>
        <w:pStyle w:val="i0"/>
        <w:spacing w:after="80"/>
      </w:pPr>
      <w:r w:rsidRPr="00336751">
        <w:tab/>
        <w:t>i.</w:t>
      </w:r>
      <w:r w:rsidRPr="00336751">
        <w:tab/>
        <w:t>Example: X Company, Inc., a Delaware corporation with its commercial domicile in California, owns certain patents relating to the refining of crude oil, which at all times were kept in its safe in California. During 2006, the X Company, Inc. entered into an agreement with the Y Corporation whereby that company was given the right to use the patents at its refineries in consideration for the payment of a royalty based upon units of production. The Y Corporation used the patents exclusively at its Louisiana refinery and paid the X Company, Inc. the amount of $100,000 for such use. The entire royalty income of $100,000 is allocable to Louisiana.</w:t>
      </w:r>
    </w:p>
    <w:p w14:paraId="653395CC" w14:textId="77777777" w:rsidR="00A8464F" w:rsidRPr="00336751" w:rsidRDefault="00A8464F" w:rsidP="00A8464F">
      <w:pPr>
        <w:pStyle w:val="i0"/>
      </w:pPr>
      <w:r w:rsidRPr="00336751">
        <w:tab/>
        <w:t>ii.</w:t>
      </w:r>
      <w:r w:rsidRPr="00336751">
        <w:tab/>
        <w:t>Example: ABC Company, Inc. is a trademark holding company incorporated in Delaware that owns certain trademarks relating to the sale of retail goods and/or services. In 2005, ABC entered into a licensing agreement with XYZ Retail Co. in which XYZ was authorized to use the trademark in exchange for consideration of royalty payments. In 2006, XYZ used the trademark to promote the sale of retail goods and/or services in Louisiana. The royalty payment attributable to the Louisiana stores was $250,000. ABC must allocate the royalty income of $250,000 to Louisiana.</w:t>
      </w:r>
    </w:p>
    <w:p w14:paraId="070694BF" w14:textId="77777777" w:rsidR="00A8464F" w:rsidRPr="00336751" w:rsidRDefault="00A8464F" w:rsidP="00A8464F">
      <w:pPr>
        <w:pStyle w:val="a0"/>
      </w:pPr>
      <w:r w:rsidRPr="00336751">
        <w:t>b.</w:t>
      </w:r>
      <w:r w:rsidRPr="00336751">
        <w:tab/>
        <w:t>Income from a mineral lease, royalty interest, oil payment, or other mineral interest shall be allocated to the state or states in which the property subject to such mineral interest is situated.</w:t>
      </w:r>
    </w:p>
    <w:p w14:paraId="22850A80" w14:textId="77777777" w:rsidR="00A8464F" w:rsidRPr="00336751" w:rsidRDefault="00A8464F" w:rsidP="00A8464F">
      <w:pPr>
        <w:pStyle w:val="1"/>
      </w:pPr>
      <w:r w:rsidRPr="00336751">
        <w:t>4.</w:t>
      </w:r>
      <w:r w:rsidRPr="00336751">
        <w:tab/>
        <w:t>Income from Construction, Repair, or Other Similar Services</w:t>
      </w:r>
    </w:p>
    <w:p w14:paraId="64F0A34B" w14:textId="77777777" w:rsidR="00A8464F" w:rsidRPr="00336751" w:rsidRDefault="00A8464F" w:rsidP="00A8464F">
      <w:pPr>
        <w:pStyle w:val="a0"/>
      </w:pPr>
      <w:r w:rsidRPr="00336751">
        <w:t>a.</w:t>
      </w:r>
      <w:r w:rsidRPr="00336751">
        <w:tab/>
        <w:t>Income from construction, repair, or other similar services is allocable to the state or states in which the work is done.</w:t>
      </w:r>
    </w:p>
    <w:p w14:paraId="7EB5696E" w14:textId="77777777" w:rsidR="00A8464F" w:rsidRPr="00336751" w:rsidRDefault="00A8464F" w:rsidP="00A8464F">
      <w:pPr>
        <w:pStyle w:val="a0"/>
      </w:pPr>
      <w:r w:rsidRPr="00336751">
        <w:t>b.</w:t>
      </w:r>
      <w:r w:rsidRPr="00336751">
        <w:tab/>
        <w:t>The phrase other similar services means any work that has as its purpose the improvement of immovable property belonging to a person other than the taxpayer where a substantial portion of such work is performed at the location of such property.</w:t>
      </w:r>
    </w:p>
    <w:p w14:paraId="109AA477" w14:textId="77777777" w:rsidR="00A8464F" w:rsidRPr="00336751" w:rsidRDefault="00A8464F" w:rsidP="00A8464F">
      <w:pPr>
        <w:pStyle w:val="i0"/>
      </w:pPr>
      <w:r w:rsidRPr="00336751">
        <w:tab/>
        <w:t>i.</w:t>
      </w:r>
      <w:r w:rsidRPr="00336751">
        <w:tab/>
        <w:t>It is not necessary that the services rendered actually result in the improvement of the immovable property.</w:t>
      </w:r>
    </w:p>
    <w:p w14:paraId="17A41451" w14:textId="77777777" w:rsidR="00A8464F" w:rsidRPr="00336751" w:rsidRDefault="00A8464F" w:rsidP="00A8464F">
      <w:pPr>
        <w:pStyle w:val="i0"/>
      </w:pPr>
      <w:r w:rsidRPr="00336751">
        <w:tab/>
        <w:t>ii.</w:t>
      </w:r>
      <w:r w:rsidRPr="00336751">
        <w:tab/>
        <w:t>Mineral Properties. For the purpose of this Section, mineral properties, whether under lease or not, constitute immovable properties. Thus, the drilling of a well on a mineral lease is considered to have as its purpose the improvement of such property notwithstanding the fact that the well may have been dry.</w:t>
      </w:r>
    </w:p>
    <w:p w14:paraId="0CAC2BEA" w14:textId="77777777" w:rsidR="00A8464F" w:rsidRPr="00336751" w:rsidRDefault="00A8464F" w:rsidP="00A8464F">
      <w:pPr>
        <w:pStyle w:val="a0"/>
      </w:pPr>
      <w:r w:rsidRPr="00336751">
        <w:t>c.</w:t>
      </w:r>
      <w:r w:rsidRPr="00336751">
        <w:tab/>
        <w:t>Examples of other similar services include, but are not limited to:</w:t>
      </w:r>
    </w:p>
    <w:p w14:paraId="441D643C" w14:textId="77777777" w:rsidR="00A8464F" w:rsidRPr="00336751" w:rsidRDefault="00A8464F" w:rsidP="00A8464F">
      <w:pPr>
        <w:pStyle w:val="i0"/>
      </w:pPr>
      <w:r w:rsidRPr="00336751">
        <w:tab/>
        <w:t>i.</w:t>
      </w:r>
      <w:r w:rsidRPr="00336751">
        <w:tab/>
        <w:t>landscaping services;</w:t>
      </w:r>
    </w:p>
    <w:p w14:paraId="369B1C6D" w14:textId="77777777" w:rsidR="00A8464F" w:rsidRPr="00336751" w:rsidRDefault="00A8464F" w:rsidP="00A8464F">
      <w:pPr>
        <w:pStyle w:val="i0"/>
      </w:pPr>
      <w:r w:rsidRPr="00336751">
        <w:tab/>
        <w:t>ii.</w:t>
      </w:r>
      <w:r w:rsidRPr="00336751">
        <w:tab/>
        <w:t>the painting of houses;</w:t>
      </w:r>
    </w:p>
    <w:p w14:paraId="779E5823" w14:textId="77777777" w:rsidR="00A8464F" w:rsidRPr="00336751" w:rsidRDefault="00A8464F" w:rsidP="00A8464F">
      <w:pPr>
        <w:pStyle w:val="i0"/>
      </w:pPr>
      <w:r w:rsidRPr="00336751">
        <w:tab/>
        <w:t>iii.</w:t>
      </w:r>
      <w:r w:rsidRPr="00336751">
        <w:tab/>
        <w:t>the removal of stumps from farmland; and</w:t>
      </w:r>
    </w:p>
    <w:p w14:paraId="10A82F0E" w14:textId="77777777" w:rsidR="00A8464F" w:rsidRPr="00336751" w:rsidRDefault="00A8464F" w:rsidP="00A8464F">
      <w:pPr>
        <w:pStyle w:val="i0"/>
      </w:pPr>
      <w:r w:rsidRPr="00336751">
        <w:tab/>
        <w:t>iv.</w:t>
      </w:r>
      <w:r w:rsidRPr="00336751">
        <w:tab/>
        <w:t>the demolition of buildings.</w:t>
      </w:r>
    </w:p>
    <w:p w14:paraId="1F21D4C6" w14:textId="77777777" w:rsidR="00A8464F" w:rsidRPr="00336751" w:rsidRDefault="00A8464F" w:rsidP="00A8464F">
      <w:pPr>
        <w:pStyle w:val="A"/>
        <w:rPr>
          <w:bCs/>
          <w:i/>
          <w:iCs/>
        </w:rPr>
      </w:pPr>
      <w:r w:rsidRPr="00336751">
        <w:t>B.</w:t>
      </w:r>
      <w:r w:rsidRPr="00336751">
        <w:tab/>
        <w:t xml:space="preserve">Deduction of Expenses, Losses and Other Deductions. From the total gross allocable income from all sources and from the gross allocable income allocated to Louisiana there </w:t>
      </w:r>
      <w:r w:rsidRPr="00336751">
        <w:lastRenderedPageBreak/>
        <w:t>shall be deducted all expenses, losses, and other deductions, except federal income taxes, allowable under the Louisiana income tax law that are directly attributable to such income plus a ratable portion of the allowable deductions, except federal income taxes, that are not directly attributable to any item or class of gross income.</w:t>
      </w:r>
    </w:p>
    <w:p w14:paraId="6FEC7B9B" w14:textId="77777777" w:rsidR="00A8464F" w:rsidRPr="00336751" w:rsidRDefault="00A8464F" w:rsidP="00A8464F">
      <w:pPr>
        <w:pStyle w:val="1"/>
      </w:pPr>
      <w:r w:rsidRPr="00336751">
        <w:t>1.</w:t>
      </w:r>
      <w:r w:rsidRPr="00336751">
        <w:tab/>
        <w:t>Interest Expense</w:t>
      </w:r>
    </w:p>
    <w:p w14:paraId="5E4ED4AE" w14:textId="77777777" w:rsidR="00A8464F" w:rsidRPr="00336751" w:rsidRDefault="00A8464F" w:rsidP="00A8464F">
      <w:pPr>
        <w:pStyle w:val="a0"/>
      </w:pPr>
      <w:r w:rsidRPr="00336751">
        <w:t>a.</w:t>
      </w:r>
      <w:r w:rsidRPr="00336751">
        <w:tab/>
        <w:t>The method of allocation and apportionment for interest set forth in these regulations is based on the approach that money is fungible and that interest expense is attributable to all activities and property regardless of any specific purpose for incurring an obligation on which interest is paid. Exceptions to the fungibility method are set forth in LAC 61:I.1130.B.1.b. The fungibility approach recognizes that all activities and property require funds and that management has a great deal of flexibility as to the source and use of funds and that the creditors of the taxpayer look to its general credit for repayment and thereby subject the money loaned to the risk of all of the taxpayer's activities. When money is borrowed for a specific purpose, such borrowing will free other funds for other purposes, and it is reasonable under this approach to attribute part of the cost of borrowing to such other purposes. Consistent with the principles of fungibility, except as otherwise provided, the aggregate of deductions for interest in all cases shall be considered related to all income producing activities and assets of the taxpayer and, thus, allocable to all the gross income that the assets of the taxpayer generate, have generated, or could reasonably have been expected to generate.</w:t>
      </w:r>
    </w:p>
    <w:p w14:paraId="1141FC4B" w14:textId="77777777" w:rsidR="00A8464F" w:rsidRPr="00336751" w:rsidRDefault="00A8464F" w:rsidP="00A8464F">
      <w:pPr>
        <w:pStyle w:val="a0"/>
      </w:pPr>
      <w:r w:rsidRPr="00336751">
        <w:t>b.</w:t>
      </w:r>
      <w:r w:rsidRPr="00336751">
        <w:tab/>
        <w:t>Exceptions to the fungibility method are allowed in the same circumstances that exceptions are allowed by IRC §861 and the regulations promulgated thereunder. These exceptions include:</w:t>
      </w:r>
    </w:p>
    <w:p w14:paraId="2B787DFF" w14:textId="77777777" w:rsidR="00A8464F" w:rsidRPr="00336751" w:rsidRDefault="00A8464F" w:rsidP="00A8464F">
      <w:pPr>
        <w:pStyle w:val="i0"/>
      </w:pPr>
      <w:r w:rsidRPr="00336751">
        <w:tab/>
        <w:t>i.</w:t>
      </w:r>
      <w:r w:rsidRPr="00336751">
        <w:tab/>
        <w:t>the direct allocation of interest expense to the income generated by certain assets that are subject to qualified nonrecourse indebtedness;</w:t>
      </w:r>
    </w:p>
    <w:p w14:paraId="488674AE" w14:textId="77777777" w:rsidR="00A8464F" w:rsidRPr="00336751" w:rsidRDefault="00A8464F" w:rsidP="00A8464F">
      <w:pPr>
        <w:pStyle w:val="i0"/>
      </w:pPr>
      <w:r w:rsidRPr="00336751">
        <w:tab/>
        <w:t>ii.</w:t>
      </w:r>
      <w:r w:rsidRPr="00336751">
        <w:tab/>
        <w:t>the direct allocation of interest expense to income generated by certain assets that are acquired in integrated financial transactions.</w:t>
      </w:r>
    </w:p>
    <w:p w14:paraId="69371744" w14:textId="77777777" w:rsidR="00A8464F" w:rsidRPr="00336751" w:rsidRDefault="00A8464F" w:rsidP="00A8464F">
      <w:pPr>
        <w:pStyle w:val="a0"/>
      </w:pPr>
      <w:r w:rsidRPr="00336751">
        <w:t>c.</w:t>
      </w:r>
      <w:r w:rsidRPr="00336751">
        <w:tab/>
        <w:t>Interest Expense Applicable to Louisiana Gross Allocable Income. Interest expense that is applicable to assets that produce or that are held for the production of Louisiana gross allocable income shall be an item of deduction in determining net allocable income or loss from Louisiana.</w:t>
      </w:r>
    </w:p>
    <w:p w14:paraId="018486AA" w14:textId="77777777" w:rsidR="00A8464F" w:rsidRPr="00336751" w:rsidRDefault="00A8464F" w:rsidP="00A8464F">
      <w:pPr>
        <w:pStyle w:val="i0"/>
      </w:pPr>
      <w:r w:rsidRPr="00336751">
        <w:tab/>
        <w:t>i.</w:t>
      </w:r>
      <w:r w:rsidRPr="00336751">
        <w:tab/>
        <w:t>Except as otherwise provided, the amount of interest that is applicable to such assets shall be determined by multiplying the amount of interest expense applicable to total allocable assets, determined without reference to the income limitation in the case of investments in U.S. government bonds and notes held as temporary cash investments, by a ratio, the numerator of which is the average value of assets that produce or that are held for the production of Louisiana allocable income and the denominator of which is the average value of assets that produce or that are held for the production of allocable income within and without Louisiana.</w:t>
      </w:r>
    </w:p>
    <w:p w14:paraId="542EDE01" w14:textId="77777777" w:rsidR="00A8464F" w:rsidRPr="00336751" w:rsidRDefault="00A8464F" w:rsidP="00A8464F">
      <w:pPr>
        <w:pStyle w:val="i0"/>
      </w:pPr>
      <w:r w:rsidRPr="00336751">
        <w:tab/>
        <w:t>ii.</w:t>
      </w:r>
      <w:r w:rsidRPr="00336751">
        <w:tab/>
        <w:t xml:space="preserve">When Louisiana net apportionable income </w:t>
      </w:r>
      <w:r w:rsidR="00DA51BB">
        <w:br/>
      </w:r>
      <w:r w:rsidRPr="00336751">
        <w:t>is determined on the separate accounting method, refer to LAC 61:I.1132.C.2 for rules pertaining to the determination of the amount of interest expense applicable to Louisiana allocable income.</w:t>
      </w:r>
    </w:p>
    <w:p w14:paraId="2507B9B0" w14:textId="77777777" w:rsidR="00A8464F" w:rsidRPr="00336751" w:rsidRDefault="00A8464F" w:rsidP="004859F5">
      <w:pPr>
        <w:pStyle w:val="a0"/>
        <w:keepNext/>
      </w:pPr>
      <w:r w:rsidRPr="00336751">
        <w:t>d.</w:t>
      </w:r>
      <w:r w:rsidRPr="00336751">
        <w:tab/>
        <w:t>Interest Expense Applicable to Total Allocable Assets</w:t>
      </w:r>
    </w:p>
    <w:p w14:paraId="346B5467" w14:textId="77777777" w:rsidR="00A8464F" w:rsidRPr="00336751" w:rsidRDefault="00A8464F" w:rsidP="00A8464F">
      <w:pPr>
        <w:pStyle w:val="i0"/>
      </w:pPr>
      <w:r w:rsidRPr="00336751">
        <w:tab/>
        <w:t>i.</w:t>
      </w:r>
      <w:r w:rsidRPr="00336751">
        <w:tab/>
        <w:t>Interest expense applicable to total allocable assets is interest expense that is applicable to assets that produce or that are held for the production of allocable income within and without Louisiana.</w:t>
      </w:r>
    </w:p>
    <w:p w14:paraId="1491C77E" w14:textId="77777777" w:rsidR="00A8464F" w:rsidRPr="00336751" w:rsidRDefault="00A8464F" w:rsidP="00A8464F">
      <w:pPr>
        <w:pStyle w:val="i0"/>
      </w:pPr>
      <w:r w:rsidRPr="00336751">
        <w:tab/>
        <w:t>ii.</w:t>
      </w:r>
      <w:r w:rsidRPr="00336751">
        <w:tab/>
        <w:t xml:space="preserve">When a R.S. 47:287.738(F)(2) election is made, assets that produce or that are held for the production of allocable income will include direct investments in </w:t>
      </w:r>
      <w:r w:rsidR="00B65E38">
        <w:br/>
      </w:r>
      <w:r w:rsidRPr="00336751">
        <w:t>50 percent or more owned subsidiaries (other than normal trade accounts receivable) whether or not such investments, advances, or loans produce any income.</w:t>
      </w:r>
    </w:p>
    <w:p w14:paraId="379ED89B" w14:textId="77777777" w:rsidR="00A8464F" w:rsidRPr="00336751" w:rsidRDefault="00A8464F" w:rsidP="00A8464F">
      <w:pPr>
        <w:pStyle w:val="i0"/>
      </w:pPr>
      <w:r w:rsidRPr="00336751">
        <w:tab/>
        <w:t>iii.</w:t>
      </w:r>
      <w:r w:rsidRPr="00336751">
        <w:tab/>
        <w:t>The amount of interest that is applicable to assets producing or held for the production of allocable income shall be determined by multiplying the total amount of interest expense by a ratio, the numerator of which is the average value of assets that produce or that are held for the production of allocable income, and the denominator of which is the average value of all assets of the taxpayer.</w:t>
      </w:r>
    </w:p>
    <w:p w14:paraId="63E8961C" w14:textId="77777777" w:rsidR="00A8464F" w:rsidRPr="00336751" w:rsidRDefault="00A8464F" w:rsidP="00A8464F">
      <w:pPr>
        <w:pStyle w:val="i0"/>
      </w:pPr>
      <w:r w:rsidRPr="00336751">
        <w:tab/>
        <w:t>iv.</w:t>
      </w:r>
      <w:r w:rsidRPr="00336751">
        <w:tab/>
        <w:t>Although income exempt from Louisiana income tax, such as interest, is not taxable and is therefore not included in allocable income, the adjustment for the amount of interest expense applicable to assets producing such income is computed in the same manner as in the case of assets producing allocable income.</w:t>
      </w:r>
    </w:p>
    <w:p w14:paraId="6CD3AE46" w14:textId="77777777" w:rsidR="00A8464F" w:rsidRPr="00336751" w:rsidRDefault="00A8464F" w:rsidP="00A8464F">
      <w:pPr>
        <w:pStyle w:val="a1"/>
      </w:pPr>
      <w:r w:rsidRPr="00336751">
        <w:t>(a).</w:t>
      </w:r>
      <w:r w:rsidRPr="00336751">
        <w:tab/>
        <w:t>For convenience of computation such assets are grouped with assets producing or held for the production of allocable income.</w:t>
      </w:r>
    </w:p>
    <w:p w14:paraId="0FD1A82C" w14:textId="77777777" w:rsidR="00A8464F" w:rsidRPr="00336751" w:rsidRDefault="00A8464F" w:rsidP="004859F5">
      <w:pPr>
        <w:pStyle w:val="a1"/>
        <w:spacing w:after="80"/>
      </w:pPr>
      <w:r w:rsidRPr="00336751">
        <w:t>(b).</w:t>
      </w:r>
      <w:r w:rsidRPr="00336751">
        <w:tab/>
        <w:t>Whenever interest expense applicable to U.S. government bonds and notes that are held as temporary cash investments determined as provided above, exceeds the amount of income derived from such investments, the interest expense that is attributable to such investments shall be limited to the amount of income derived from such investments.</w:t>
      </w:r>
    </w:p>
    <w:p w14:paraId="792D5375" w14:textId="77777777" w:rsidR="00A8464F" w:rsidRPr="00336751" w:rsidRDefault="00A8464F" w:rsidP="004859F5">
      <w:pPr>
        <w:pStyle w:val="a1"/>
        <w:spacing w:after="80"/>
      </w:pPr>
      <w:r w:rsidRPr="00336751">
        <w:t>(c).</w:t>
      </w:r>
      <w:r w:rsidRPr="00336751">
        <w:tab/>
        <w:t>The amount of interest expense applicable to U.S. government bonds and notes that are held as temporary cash investments, determined without reference to the income therefrom, is that portion of the interest expense applicable to assets that produce or that are held for the production of allocable income, that the ratio of the average value of U.S. government bonds and notes held as temporary cash investments bears to the average value of all assets that produce or that are held for the production of allocable income.</w:t>
      </w:r>
    </w:p>
    <w:p w14:paraId="5AE7A78A" w14:textId="77777777" w:rsidR="00A8464F" w:rsidRPr="00336751" w:rsidRDefault="00A8464F" w:rsidP="004859F5">
      <w:pPr>
        <w:pStyle w:val="a0"/>
        <w:spacing w:after="80"/>
      </w:pPr>
      <w:r w:rsidRPr="00336751">
        <w:t>e.</w:t>
      </w:r>
      <w:r w:rsidRPr="00336751">
        <w:tab/>
        <w:t xml:space="preserve">Investments in Stock of Controlled Corporations. When a corporation holds stock in corporations controlled by direct ownership of 50 percent or more of the voting stock of the </w:t>
      </w:r>
      <w:r w:rsidRPr="00112956">
        <w:t>latter</w:t>
      </w:r>
      <w:r w:rsidRPr="00336751">
        <w:t>, the stock shall be included in the numerator of the Louisiana interest expense computation as Louisiana assets based on the following allocation.</w:t>
      </w:r>
    </w:p>
    <w:p w14:paraId="041332AD" w14:textId="77777777" w:rsidR="00A8464F" w:rsidRPr="00336751" w:rsidRDefault="00A8464F" w:rsidP="00A8464F">
      <w:pPr>
        <w:pStyle w:val="i0"/>
      </w:pPr>
      <w:r w:rsidRPr="00336751">
        <w:lastRenderedPageBreak/>
        <w:tab/>
        <w:t>i.</w:t>
      </w:r>
      <w:r w:rsidRPr="00336751">
        <w:tab/>
        <w:t>This stock is to be attributed as Louisiana assets on the basis of the proportion of the respective amounts of income upon which Louisiana income tax has been paid to all income, including exempt income, earned everywhere of the controlled corporation.</w:t>
      </w:r>
    </w:p>
    <w:p w14:paraId="6F8BCCA5" w14:textId="77777777" w:rsidR="00A8464F" w:rsidRPr="00336751" w:rsidRDefault="00A8464F" w:rsidP="00A8464F">
      <w:pPr>
        <w:pStyle w:val="i0"/>
      </w:pPr>
      <w:r w:rsidRPr="00336751">
        <w:tab/>
        <w:t>ii.</w:t>
      </w:r>
      <w:r w:rsidRPr="00336751">
        <w:tab/>
        <w:t>Stock held in corporations exempt from Louisiana income tax shall not be included as a Louisiana asset for the purpose of this computation.</w:t>
      </w:r>
    </w:p>
    <w:p w14:paraId="6136BFD0" w14:textId="77777777" w:rsidR="00A8464F" w:rsidRPr="00336751" w:rsidRDefault="00A8464F" w:rsidP="00A8464F">
      <w:pPr>
        <w:pStyle w:val="a0"/>
      </w:pPr>
      <w:r w:rsidRPr="00336751">
        <w:t>f.</w:t>
      </w:r>
      <w:r w:rsidRPr="00336751">
        <w:tab/>
        <w:t>Loans to Controlled Corporations</w:t>
      </w:r>
    </w:p>
    <w:p w14:paraId="0C6981BB" w14:textId="77777777" w:rsidR="00A8464F" w:rsidRPr="00336751" w:rsidRDefault="00A8464F" w:rsidP="00A8464F">
      <w:pPr>
        <w:pStyle w:val="i0"/>
      </w:pPr>
      <w:r w:rsidRPr="00336751">
        <w:tab/>
        <w:t>i.</w:t>
      </w:r>
      <w:r w:rsidRPr="00336751">
        <w:tab/>
        <w:t>When a R.S. 47:287.738(F)(2) election is made and the electing corporation loans interest-bearing funds to corporations controlled by direct ownership of 50 percent or more of the voting stock of the controlled corporation, the receivable shall be included in the numerator of the Louisiana interest expense computation as Louisiana assets based on the following allocation.</w:t>
      </w:r>
    </w:p>
    <w:p w14:paraId="46A29D61" w14:textId="77777777" w:rsidR="00A8464F" w:rsidRPr="00336751" w:rsidRDefault="00A8464F" w:rsidP="00A8464F">
      <w:pPr>
        <w:pStyle w:val="a1"/>
      </w:pPr>
      <w:r w:rsidRPr="00336751">
        <w:t>(a).</w:t>
      </w:r>
      <w:r w:rsidRPr="00336751">
        <w:tab/>
        <w:t>These receivables are to be attributed as Louisiana assets on the basis of the ratio of the value of the controlled corporation's real and tangible personal property located in Louisiana to the value of such property within and without Louisiana.</w:t>
      </w:r>
    </w:p>
    <w:p w14:paraId="677C5FC9" w14:textId="77777777" w:rsidR="00A8464F" w:rsidRPr="00336751" w:rsidRDefault="00A8464F" w:rsidP="00A8464F">
      <w:pPr>
        <w:pStyle w:val="a1"/>
      </w:pPr>
      <w:r w:rsidRPr="00336751">
        <w:t>(b).</w:t>
      </w:r>
      <w:r w:rsidRPr="00336751">
        <w:tab/>
        <w:t>For the purpose of the allocation, real and tangible personal property includes all such property of the controlled corporation regardless of whether the property is idle or productive and regardless of the nature of the income that it produces.</w:t>
      </w:r>
    </w:p>
    <w:p w14:paraId="2973A226" w14:textId="77777777" w:rsidR="00A8464F" w:rsidRPr="00336751" w:rsidRDefault="00A8464F" w:rsidP="00A8464F">
      <w:pPr>
        <w:pStyle w:val="i0"/>
      </w:pPr>
      <w:r w:rsidRPr="00336751">
        <w:tab/>
        <w:t>ii.</w:t>
      </w:r>
      <w:r w:rsidRPr="00336751">
        <w:tab/>
        <w:t>Receivables Resulting from Loans of Non-Interest Bearing Funds. When a R.S. 47:287.738(F)(2) election is made:</w:t>
      </w:r>
    </w:p>
    <w:p w14:paraId="54205682" w14:textId="77777777" w:rsidR="00A8464F" w:rsidRPr="00336751" w:rsidRDefault="00A8464F" w:rsidP="00A8464F">
      <w:pPr>
        <w:pStyle w:val="a1"/>
      </w:pPr>
      <w:r w:rsidRPr="00336751">
        <w:t>(a).</w:t>
      </w:r>
      <w:r w:rsidRPr="00336751">
        <w:tab/>
        <w:t>receivables resulting from loans of non-interest bearing funds to controlled corporations are deemed to be assets producing or held for the production of allocable income for the purpose of determining the amount of interest expense applicable to assets that produce or that are held for the production of allocable income from sources within and without Louisiana;</w:t>
      </w:r>
    </w:p>
    <w:p w14:paraId="77A396BC" w14:textId="77777777" w:rsidR="00A8464F" w:rsidRPr="00336751" w:rsidRDefault="00A8464F" w:rsidP="00A8464F">
      <w:pPr>
        <w:pStyle w:val="a1"/>
      </w:pPr>
      <w:r w:rsidRPr="00336751">
        <w:t>(b).</w:t>
      </w:r>
      <w:r w:rsidRPr="00336751">
        <w:tab/>
        <w:t>when receivables resulting from loans of non-interest bearing funds to controlled corporations have a Louisiana business situs, or, in the absence of a business situs, the lending corporation has a Louisiana commercial domicile, such receivables shall not be included in the numerator of the interest expense allocation formula for the purpose of LAC 61:I.1130.B.1.c., unless the secretary, in order to clearly reflect Louisiana apportionable and allocable net income, imputes interest income on such receivables.</w:t>
      </w:r>
    </w:p>
    <w:p w14:paraId="59DA9E82" w14:textId="77777777" w:rsidR="00A8464F" w:rsidRPr="00336751" w:rsidRDefault="00A8464F" w:rsidP="00A8464F">
      <w:pPr>
        <w:pStyle w:val="a0"/>
      </w:pPr>
      <w:r w:rsidRPr="00336751">
        <w:t>g.</w:t>
      </w:r>
      <w:r w:rsidRPr="00336751">
        <w:tab/>
        <w:t>Average Value</w:t>
      </w:r>
    </w:p>
    <w:p w14:paraId="32FFD6F1" w14:textId="77777777" w:rsidR="00A8464F" w:rsidRPr="00336751" w:rsidRDefault="00A8464F" w:rsidP="00A8464F">
      <w:pPr>
        <w:pStyle w:val="i0"/>
      </w:pPr>
      <w:r w:rsidRPr="00336751">
        <w:tab/>
        <w:t>i.</w:t>
      </w:r>
      <w:r w:rsidRPr="00336751">
        <w:tab/>
        <w:t>Except as otherwise provided in this Section, average value shall mean the value at the beginning of the taxable period plus the value at the end of the taxable period, the sum of which is divided by two.</w:t>
      </w:r>
    </w:p>
    <w:p w14:paraId="1BE59CBE" w14:textId="77777777" w:rsidR="00A8464F" w:rsidRPr="00336751" w:rsidRDefault="00A8464F" w:rsidP="00A8464F">
      <w:pPr>
        <w:pStyle w:val="i0"/>
      </w:pPr>
      <w:r w:rsidRPr="00336751">
        <w:tab/>
        <w:t>ii.</w:t>
      </w:r>
      <w:r w:rsidRPr="00336751">
        <w:tab/>
        <w:t xml:space="preserve">If the average value as calculated above does not fairly represent the average of the property owned during the year, the average value shall be obtained by dividing the sum </w:t>
      </w:r>
      <w:r w:rsidRPr="00336751">
        <w:t>of the monthly balances by the number of months in the taxable period.</w:t>
      </w:r>
    </w:p>
    <w:p w14:paraId="52BAD98C" w14:textId="77777777" w:rsidR="00A8464F" w:rsidRPr="00336751" w:rsidRDefault="00A8464F" w:rsidP="00420421">
      <w:pPr>
        <w:pStyle w:val="a0"/>
      </w:pPr>
      <w:r w:rsidRPr="00336751">
        <w:t>h.</w:t>
      </w:r>
      <w:r w:rsidRPr="00336751">
        <w:tab/>
        <w:t>Value of Property to Be Used</w:t>
      </w:r>
    </w:p>
    <w:p w14:paraId="6538B65C" w14:textId="77777777" w:rsidR="00A8464F" w:rsidRPr="00336751" w:rsidRDefault="00A8464F" w:rsidP="00420421">
      <w:pPr>
        <w:pStyle w:val="i0"/>
      </w:pPr>
      <w:r w:rsidRPr="00336751">
        <w:tab/>
        <w:t>i.</w:t>
      </w:r>
      <w:r w:rsidRPr="00336751">
        <w:tab/>
        <w:t>For purposes of this Subsection, the value of property to be used shall be determined using one of the following methods. The taxpayer will elect which method to use on the first income tax return filed for the taxable period following the taxable period in which these regulations take effect by employing the elected method on the tax return. Once made, the election is irrevocable, without the approval of the secretary upon the showing of good cause:</w:t>
      </w:r>
    </w:p>
    <w:p w14:paraId="4BB8D3D8" w14:textId="77777777" w:rsidR="00A8464F" w:rsidRPr="00336751" w:rsidRDefault="00A8464F" w:rsidP="00A8464F">
      <w:pPr>
        <w:pStyle w:val="a1"/>
      </w:pPr>
      <w:r w:rsidRPr="00336751">
        <w:t>(a).</w:t>
      </w:r>
      <w:r w:rsidRPr="00336751">
        <w:tab/>
        <w:t>the value of property is cost to the taxpayer, less a reasonable reserve for depreciation, amortization, depletion, and obsolescence; or</w:t>
      </w:r>
    </w:p>
    <w:p w14:paraId="0CA3D8F1" w14:textId="77777777" w:rsidR="00A8464F" w:rsidRPr="00336751" w:rsidRDefault="00A8464F" w:rsidP="00A8464F">
      <w:pPr>
        <w:pStyle w:val="a1"/>
      </w:pPr>
      <w:r w:rsidRPr="00336751">
        <w:t>(b).</w:t>
      </w:r>
      <w:r w:rsidRPr="00336751">
        <w:tab/>
        <w:t>the value of property is cost to the taxpayer, so long as the property continues to be used in the taxpayer's trade or business; or</w:t>
      </w:r>
    </w:p>
    <w:p w14:paraId="04C6565E" w14:textId="77777777" w:rsidR="00A8464F" w:rsidRPr="00336751" w:rsidRDefault="00A8464F" w:rsidP="00A8464F">
      <w:pPr>
        <w:pStyle w:val="a1"/>
      </w:pPr>
      <w:r w:rsidRPr="00336751">
        <w:t>(c).</w:t>
      </w:r>
      <w:r w:rsidRPr="00336751">
        <w:tab/>
        <w:t>the value of property is the value reflected on the taxpayer's books, so long as the value is not below zero.</w:t>
      </w:r>
    </w:p>
    <w:p w14:paraId="47EC0C32" w14:textId="77777777" w:rsidR="00A8464F" w:rsidRPr="00336751" w:rsidRDefault="00A8464F" w:rsidP="00A8464F">
      <w:pPr>
        <w:pStyle w:val="i0"/>
      </w:pPr>
      <w:r w:rsidRPr="00336751">
        <w:tab/>
        <w:t>ii.</w:t>
      </w:r>
      <w:r w:rsidRPr="00336751">
        <w:tab/>
        <w:t>The secretary may require a different method of valuation or adjust reserves if the method elected by the taxpayer does not reflect the fair value of the property.</w:t>
      </w:r>
    </w:p>
    <w:p w14:paraId="459CAEE8" w14:textId="77777777" w:rsidR="00A8464F" w:rsidRPr="00336751" w:rsidRDefault="00A8464F" w:rsidP="004859F5">
      <w:pPr>
        <w:pStyle w:val="i0"/>
        <w:spacing w:after="80"/>
      </w:pPr>
      <w:r w:rsidRPr="00336751">
        <w:tab/>
        <w:t>iii.</w:t>
      </w:r>
      <w:r w:rsidRPr="00336751">
        <w:tab/>
        <w:t>Intangible assets that produce or that are held for the production of allocable income within and without Louisiana may acquire a business situs in more than one state. The percentage of the value of the asset that is to be attributed to Louisiana is a factual determination required to be made with respect to each asset and will take into consideration such factors as:</w:t>
      </w:r>
    </w:p>
    <w:p w14:paraId="26EEE4D5" w14:textId="77777777" w:rsidR="00A8464F" w:rsidRPr="00336751" w:rsidRDefault="00A8464F" w:rsidP="004859F5">
      <w:pPr>
        <w:pStyle w:val="a1"/>
        <w:spacing w:after="80"/>
      </w:pPr>
      <w:r w:rsidRPr="00336751">
        <w:t>(a).</w:t>
      </w:r>
      <w:r w:rsidRPr="00336751">
        <w:tab/>
        <w:t>the number of locations at which the asset is used;</w:t>
      </w:r>
    </w:p>
    <w:p w14:paraId="35CD7E18" w14:textId="77777777" w:rsidR="00A8464F" w:rsidRPr="00336751" w:rsidRDefault="00A8464F" w:rsidP="004859F5">
      <w:pPr>
        <w:pStyle w:val="a1"/>
        <w:spacing w:after="80"/>
      </w:pPr>
      <w:r w:rsidRPr="00336751">
        <w:t>(b).</w:t>
      </w:r>
      <w:r w:rsidRPr="00336751">
        <w:tab/>
        <w:t>the number of days during the taxable period the asset is used within and without Louisiana;</w:t>
      </w:r>
    </w:p>
    <w:p w14:paraId="276B39D5" w14:textId="77777777" w:rsidR="00A8464F" w:rsidRPr="00336751" w:rsidRDefault="00A8464F" w:rsidP="004859F5">
      <w:pPr>
        <w:pStyle w:val="a1"/>
        <w:spacing w:after="80"/>
      </w:pPr>
      <w:r w:rsidRPr="00336751">
        <w:t>(c).</w:t>
      </w:r>
      <w:r w:rsidRPr="00336751">
        <w:tab/>
        <w:t>the amount of income that the asset generated within and without Louisiana; and</w:t>
      </w:r>
    </w:p>
    <w:p w14:paraId="5796756C" w14:textId="77777777" w:rsidR="00A8464F" w:rsidRPr="00336751" w:rsidRDefault="00A8464F" w:rsidP="004859F5">
      <w:pPr>
        <w:pStyle w:val="a1"/>
        <w:spacing w:after="80"/>
      </w:pPr>
      <w:r w:rsidRPr="00336751">
        <w:t>(d).</w:t>
      </w:r>
      <w:r w:rsidRPr="00336751">
        <w:tab/>
        <w:t>the earning power of the asset at the time the interest expense is generated.</w:t>
      </w:r>
    </w:p>
    <w:p w14:paraId="4223904B" w14:textId="77777777" w:rsidR="00A8464F" w:rsidRPr="00336751" w:rsidRDefault="00A8464F" w:rsidP="004859F5">
      <w:pPr>
        <w:pStyle w:val="i0"/>
        <w:spacing w:after="80"/>
      </w:pPr>
      <w:r w:rsidRPr="00336751">
        <w:tab/>
        <w:t>i.</w:t>
      </w:r>
      <w:r w:rsidRPr="00336751">
        <w:tab/>
        <w:t>Examples. The following examples are applicable for both foreign and domestic corporations.</w:t>
      </w:r>
    </w:p>
    <w:p w14:paraId="696361D7" w14:textId="77777777" w:rsidR="00BB25A7" w:rsidRDefault="00A8464F" w:rsidP="004859F5">
      <w:pPr>
        <w:pStyle w:val="a1"/>
        <w:spacing w:after="80"/>
      </w:pPr>
      <w:r w:rsidRPr="00336751">
        <w:t>(a).</w:t>
      </w:r>
      <w:r w:rsidRPr="00336751">
        <w:tab/>
        <w:t>Example 1. The XYZ Corporation has incurred interest expense in the amount of $150,000.00 during the year 2006 and has not elected to treat interest income from 50 percent or more owned subsidiaries as taxable income. The subsidiary of XYZ Corporation earns no income in Louisiana. During 2006 XYZ Corporation derived total allocable and exempt income and Louisiana allocable income as follows:</w:t>
      </w:r>
    </w:p>
    <w:tbl>
      <w:tblPr>
        <w:tblW w:w="0" w:type="auto"/>
        <w:jc w:val="center"/>
        <w:tblLayout w:type="fixed"/>
        <w:tblCellMar>
          <w:left w:w="70" w:type="dxa"/>
          <w:right w:w="70" w:type="dxa"/>
        </w:tblCellMar>
        <w:tblLook w:val="0000" w:firstRow="0" w:lastRow="0" w:firstColumn="0" w:lastColumn="0" w:noHBand="0" w:noVBand="0"/>
      </w:tblPr>
      <w:tblGrid>
        <w:gridCol w:w="2698"/>
        <w:gridCol w:w="825"/>
        <w:gridCol w:w="720"/>
      </w:tblGrid>
      <w:tr w:rsidR="00CB46C3" w14:paraId="56BA6DD4" w14:textId="77777777" w:rsidTr="00560A85">
        <w:trPr>
          <w:cantSplit/>
          <w:jc w:val="center"/>
        </w:trPr>
        <w:tc>
          <w:tcPr>
            <w:tcW w:w="2698" w:type="dxa"/>
          </w:tcPr>
          <w:p w14:paraId="24AD51B8" w14:textId="77777777" w:rsidR="00CB46C3" w:rsidRPr="00336751" w:rsidRDefault="00CB46C3" w:rsidP="00337E54">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336751">
              <w:rPr>
                <w:kern w:val="2"/>
                <w:sz w:val="16"/>
              </w:rPr>
              <w:t xml:space="preserve"> </w:t>
            </w:r>
          </w:p>
        </w:tc>
        <w:tc>
          <w:tcPr>
            <w:tcW w:w="825" w:type="dxa"/>
          </w:tcPr>
          <w:p w14:paraId="2824C6CD" w14:textId="77777777" w:rsidR="00CB46C3" w:rsidRPr="00336751" w:rsidRDefault="00CB46C3" w:rsidP="00337E54">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Cs/>
                <w:kern w:val="2"/>
                <w:sz w:val="16"/>
              </w:rPr>
            </w:pPr>
            <w:r w:rsidRPr="00336751">
              <w:rPr>
                <w:bCs/>
                <w:kern w:val="2"/>
                <w:sz w:val="16"/>
              </w:rPr>
              <w:t>Louisiana</w:t>
            </w:r>
          </w:p>
        </w:tc>
        <w:tc>
          <w:tcPr>
            <w:tcW w:w="720" w:type="dxa"/>
          </w:tcPr>
          <w:p w14:paraId="25EB80D7" w14:textId="77777777" w:rsidR="00CB46C3" w:rsidRPr="00336751" w:rsidRDefault="00CB46C3" w:rsidP="00337E54">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Cs/>
                <w:kern w:val="2"/>
                <w:sz w:val="16"/>
              </w:rPr>
            </w:pPr>
            <w:r w:rsidRPr="00336751">
              <w:rPr>
                <w:bCs/>
                <w:kern w:val="2"/>
                <w:sz w:val="16"/>
              </w:rPr>
              <w:t>Total</w:t>
            </w:r>
          </w:p>
        </w:tc>
      </w:tr>
      <w:tr w:rsidR="00CB46C3" w14:paraId="6BC85369" w14:textId="77777777" w:rsidTr="00560A85">
        <w:trPr>
          <w:cantSplit/>
          <w:jc w:val="center"/>
        </w:trPr>
        <w:tc>
          <w:tcPr>
            <w:tcW w:w="2698" w:type="dxa"/>
          </w:tcPr>
          <w:p w14:paraId="491440EC"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w:t>
            </w:r>
            <w:r w:rsidRPr="00336751">
              <w:rPr>
                <w:sz w:val="16"/>
                <w:szCs w:val="16"/>
              </w:rPr>
              <w:t>Interest from 80% owned Subsidiary</w:t>
            </w:r>
          </w:p>
        </w:tc>
        <w:tc>
          <w:tcPr>
            <w:tcW w:w="825" w:type="dxa"/>
          </w:tcPr>
          <w:p w14:paraId="290B6E95"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 xml:space="preserve">$  </w:t>
            </w:r>
            <w:r w:rsidR="005C2F41">
              <w:rPr>
                <w:kern w:val="2"/>
                <w:sz w:val="16"/>
              </w:rPr>
              <w:t xml:space="preserve"> </w:t>
            </w:r>
            <w:r>
              <w:rPr>
                <w:kern w:val="2"/>
                <w:sz w:val="16"/>
              </w:rPr>
              <w:t xml:space="preserve">    </w:t>
            </w:r>
            <w:r w:rsidRPr="00336751">
              <w:rPr>
                <w:kern w:val="2"/>
                <w:sz w:val="16"/>
              </w:rPr>
              <w:t>-0-</w:t>
            </w:r>
          </w:p>
        </w:tc>
        <w:tc>
          <w:tcPr>
            <w:tcW w:w="720" w:type="dxa"/>
          </w:tcPr>
          <w:p w14:paraId="369E2398"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r w:rsidRPr="00336751">
              <w:rPr>
                <w:kern w:val="2"/>
                <w:sz w:val="16"/>
              </w:rPr>
              <w:t>10,000</w:t>
            </w:r>
          </w:p>
        </w:tc>
      </w:tr>
      <w:tr w:rsidR="00CB46C3" w14:paraId="10C0F2F1" w14:textId="77777777" w:rsidTr="00560A85">
        <w:trPr>
          <w:cantSplit/>
          <w:jc w:val="center"/>
        </w:trPr>
        <w:tc>
          <w:tcPr>
            <w:tcW w:w="2698" w:type="dxa"/>
          </w:tcPr>
          <w:p w14:paraId="7F34D123"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*Interest (interest bearing checking)</w:t>
            </w:r>
          </w:p>
        </w:tc>
        <w:tc>
          <w:tcPr>
            <w:tcW w:w="825" w:type="dxa"/>
          </w:tcPr>
          <w:p w14:paraId="28481E6F"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 xml:space="preserve">$  </w:t>
            </w:r>
            <w:r w:rsidR="005C2F41">
              <w:rPr>
                <w:kern w:val="2"/>
                <w:sz w:val="16"/>
              </w:rPr>
              <w:t xml:space="preserve"> </w:t>
            </w:r>
            <w:r>
              <w:rPr>
                <w:kern w:val="2"/>
                <w:sz w:val="16"/>
              </w:rPr>
              <w:t xml:space="preserve">    </w:t>
            </w:r>
            <w:r w:rsidRPr="00336751">
              <w:rPr>
                <w:kern w:val="2"/>
                <w:sz w:val="16"/>
              </w:rPr>
              <w:t>-0-</w:t>
            </w:r>
          </w:p>
        </w:tc>
        <w:tc>
          <w:tcPr>
            <w:tcW w:w="720" w:type="dxa"/>
          </w:tcPr>
          <w:p w14:paraId="71C43F65"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Pr>
                <w:sz w:val="16"/>
                <w:szCs w:val="16"/>
              </w:rPr>
              <w:t xml:space="preserve">$  </w:t>
            </w:r>
            <w:r w:rsidRPr="00336751">
              <w:rPr>
                <w:sz w:val="16"/>
                <w:szCs w:val="16"/>
              </w:rPr>
              <w:t>5,000</w:t>
            </w:r>
          </w:p>
        </w:tc>
      </w:tr>
      <w:tr w:rsidR="00CB46C3" w14:paraId="180D09B5" w14:textId="77777777" w:rsidTr="00560A85">
        <w:trPr>
          <w:cantSplit/>
          <w:jc w:val="center"/>
        </w:trPr>
        <w:tc>
          <w:tcPr>
            <w:tcW w:w="2698" w:type="dxa"/>
          </w:tcPr>
          <w:p w14:paraId="5534B4BB"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336751">
              <w:rPr>
                <w:kern w:val="2"/>
                <w:sz w:val="16"/>
              </w:rPr>
              <w:t xml:space="preserve">  Dividends</w:t>
            </w:r>
          </w:p>
        </w:tc>
        <w:tc>
          <w:tcPr>
            <w:tcW w:w="825" w:type="dxa"/>
          </w:tcPr>
          <w:p w14:paraId="62065814"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 xml:space="preserve">$  </w:t>
            </w:r>
            <w:r w:rsidR="005C2F41">
              <w:rPr>
                <w:kern w:val="2"/>
                <w:sz w:val="16"/>
              </w:rPr>
              <w:t xml:space="preserve"> </w:t>
            </w:r>
            <w:r>
              <w:rPr>
                <w:kern w:val="2"/>
                <w:sz w:val="16"/>
              </w:rPr>
              <w:t xml:space="preserve">    </w:t>
            </w:r>
            <w:r w:rsidRPr="00336751">
              <w:rPr>
                <w:kern w:val="2"/>
                <w:sz w:val="16"/>
              </w:rPr>
              <w:t>-0-</w:t>
            </w:r>
          </w:p>
        </w:tc>
        <w:tc>
          <w:tcPr>
            <w:tcW w:w="720" w:type="dxa"/>
          </w:tcPr>
          <w:p w14:paraId="286DD18E"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 xml:space="preserve">$  </w:t>
            </w:r>
            <w:r w:rsidRPr="00336751">
              <w:rPr>
                <w:kern w:val="2"/>
                <w:sz w:val="16"/>
              </w:rPr>
              <w:t>5,000</w:t>
            </w:r>
          </w:p>
        </w:tc>
      </w:tr>
      <w:tr w:rsidR="00CB46C3" w14:paraId="1E55F071" w14:textId="77777777" w:rsidTr="00B65E38">
        <w:trPr>
          <w:cantSplit/>
          <w:jc w:val="center"/>
        </w:trPr>
        <w:tc>
          <w:tcPr>
            <w:tcW w:w="2698" w:type="dxa"/>
          </w:tcPr>
          <w:p w14:paraId="473A256B"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336751">
              <w:rPr>
                <w:kern w:val="2"/>
                <w:sz w:val="16"/>
              </w:rPr>
              <w:t xml:space="preserve">  Net rent income</w:t>
            </w:r>
          </w:p>
        </w:tc>
        <w:tc>
          <w:tcPr>
            <w:tcW w:w="825" w:type="dxa"/>
          </w:tcPr>
          <w:p w14:paraId="1CBA4A59"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w:t>
            </w:r>
            <w:r w:rsidRPr="00336751">
              <w:rPr>
                <w:kern w:val="2"/>
                <w:sz w:val="16"/>
              </w:rPr>
              <w:t>10,000</w:t>
            </w:r>
          </w:p>
        </w:tc>
        <w:tc>
          <w:tcPr>
            <w:tcW w:w="720" w:type="dxa"/>
          </w:tcPr>
          <w:p w14:paraId="31C2EEF5"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r w:rsidRPr="00336751">
              <w:rPr>
                <w:kern w:val="2"/>
                <w:sz w:val="16"/>
              </w:rPr>
              <w:t>10,000</w:t>
            </w:r>
          </w:p>
        </w:tc>
      </w:tr>
      <w:tr w:rsidR="00CB46C3" w14:paraId="4A7541B6" w14:textId="77777777" w:rsidTr="00B65E38">
        <w:trPr>
          <w:cantSplit/>
          <w:jc w:val="center"/>
        </w:trPr>
        <w:tc>
          <w:tcPr>
            <w:tcW w:w="2698" w:type="dxa"/>
          </w:tcPr>
          <w:p w14:paraId="61F5E4CF"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336751">
              <w:rPr>
                <w:kern w:val="2"/>
                <w:sz w:val="16"/>
              </w:rPr>
              <w:t xml:space="preserve">  Trademark royalty income</w:t>
            </w:r>
          </w:p>
        </w:tc>
        <w:tc>
          <w:tcPr>
            <w:tcW w:w="825" w:type="dxa"/>
            <w:tcBorders>
              <w:bottom w:val="single" w:sz="6" w:space="0" w:color="auto"/>
            </w:tcBorders>
          </w:tcPr>
          <w:p w14:paraId="3157B729"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szCs w:val="16"/>
              </w:rPr>
            </w:pPr>
            <w:r>
              <w:rPr>
                <w:sz w:val="16"/>
                <w:szCs w:val="16"/>
              </w:rPr>
              <w:t xml:space="preserve">$  </w:t>
            </w:r>
            <w:r w:rsidRPr="00336751">
              <w:rPr>
                <w:sz w:val="16"/>
                <w:szCs w:val="16"/>
              </w:rPr>
              <w:t>4,000</w:t>
            </w:r>
          </w:p>
        </w:tc>
        <w:tc>
          <w:tcPr>
            <w:tcW w:w="720" w:type="dxa"/>
            <w:tcBorders>
              <w:bottom w:val="single" w:sz="6" w:space="0" w:color="auto"/>
            </w:tcBorders>
          </w:tcPr>
          <w:p w14:paraId="0D1A7132"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r w:rsidRPr="00336751">
              <w:rPr>
                <w:kern w:val="2"/>
                <w:sz w:val="16"/>
              </w:rPr>
              <w:t>10,000</w:t>
            </w:r>
          </w:p>
        </w:tc>
      </w:tr>
      <w:tr w:rsidR="00CB46C3" w14:paraId="2C82ECCB" w14:textId="77777777" w:rsidTr="00B65E38">
        <w:trPr>
          <w:cantSplit/>
          <w:jc w:val="center"/>
        </w:trPr>
        <w:tc>
          <w:tcPr>
            <w:tcW w:w="2698" w:type="dxa"/>
          </w:tcPr>
          <w:p w14:paraId="0F66C5F3"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336751">
              <w:rPr>
                <w:kern w:val="2"/>
                <w:sz w:val="16"/>
              </w:rPr>
              <w:t xml:space="preserve">  Total</w:t>
            </w:r>
          </w:p>
        </w:tc>
        <w:tc>
          <w:tcPr>
            <w:tcW w:w="825" w:type="dxa"/>
            <w:tcBorders>
              <w:top w:val="single" w:sz="6" w:space="0" w:color="auto"/>
              <w:bottom w:val="double" w:sz="4" w:space="0" w:color="auto"/>
            </w:tcBorders>
          </w:tcPr>
          <w:p w14:paraId="74C4C527"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sz w:val="16"/>
                <w:szCs w:val="16"/>
              </w:rPr>
              <w:t>$</w:t>
            </w:r>
            <w:r w:rsidRPr="00336751">
              <w:rPr>
                <w:sz w:val="16"/>
                <w:szCs w:val="16"/>
              </w:rPr>
              <w:t>14,000</w:t>
            </w:r>
          </w:p>
        </w:tc>
        <w:tc>
          <w:tcPr>
            <w:tcW w:w="720" w:type="dxa"/>
            <w:tcBorders>
              <w:top w:val="single" w:sz="6" w:space="0" w:color="auto"/>
              <w:bottom w:val="double" w:sz="4" w:space="0" w:color="auto"/>
            </w:tcBorders>
          </w:tcPr>
          <w:p w14:paraId="3BCC6D1E"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Pr>
                <w:kern w:val="2"/>
                <w:sz w:val="16"/>
                <w:szCs w:val="16"/>
              </w:rPr>
              <w:t>$</w:t>
            </w:r>
            <w:r w:rsidRPr="00336751">
              <w:rPr>
                <w:kern w:val="2"/>
                <w:sz w:val="16"/>
                <w:szCs w:val="16"/>
              </w:rPr>
              <w:t>40,000</w:t>
            </w:r>
          </w:p>
        </w:tc>
      </w:tr>
    </w:tbl>
    <w:p w14:paraId="35C2F9DE" w14:textId="77777777" w:rsidR="00D079EA" w:rsidRDefault="00A8464F" w:rsidP="00DA51BB">
      <w:pPr>
        <w:pStyle w:val="RegDoubleIndent"/>
        <w:ind w:left="504" w:hanging="72"/>
        <w:rPr>
          <w:sz w:val="16"/>
          <w:szCs w:val="16"/>
        </w:rPr>
      </w:pPr>
      <w:r w:rsidRPr="00D079EA">
        <w:rPr>
          <w:sz w:val="16"/>
          <w:szCs w:val="16"/>
        </w:rPr>
        <w:t>*Exempt but included with allocable income only for convenience in computing the applicable expense.</w:t>
      </w:r>
    </w:p>
    <w:p w14:paraId="13F8967D" w14:textId="77777777" w:rsidR="00B65E38" w:rsidRDefault="00B65E38" w:rsidP="00DA51BB">
      <w:pPr>
        <w:pStyle w:val="RegDoubleIndent"/>
        <w:ind w:left="504" w:hanging="72"/>
        <w:rPr>
          <w:sz w:val="16"/>
          <w:szCs w:val="16"/>
        </w:rPr>
      </w:pPr>
    </w:p>
    <w:p w14:paraId="42B1EEE9" w14:textId="77777777" w:rsidR="00DA51BB" w:rsidRDefault="00DA51BB" w:rsidP="00DA51BB">
      <w:pPr>
        <w:pStyle w:val="RegDoubleIndent"/>
        <w:ind w:left="504" w:hanging="72"/>
        <w:rPr>
          <w:sz w:val="16"/>
          <w:szCs w:val="16"/>
        </w:rPr>
        <w:sectPr w:rsidR="00DA51BB" w:rsidSect="00526312">
          <w:headerReference w:type="even" r:id="rId17"/>
          <w:headerReference w:type="default" r:id="rId18"/>
          <w:footerReference w:type="even" r:id="rId19"/>
          <w:type w:val="continuous"/>
          <w:pgSz w:w="12240" w:h="15840" w:code="1"/>
          <w:pgMar w:top="1080" w:right="864" w:bottom="864" w:left="864" w:header="576" w:footer="432" w:gutter="0"/>
          <w:cols w:num="2" w:space="720"/>
        </w:sectPr>
      </w:pPr>
    </w:p>
    <w:p w14:paraId="3F272EA5" w14:textId="77777777" w:rsidR="000A70F9" w:rsidRDefault="00A8464F" w:rsidP="009063FA">
      <w:pPr>
        <w:pStyle w:val="a1"/>
        <w:keepNext/>
      </w:pPr>
      <w:r w:rsidRPr="00336751">
        <w:lastRenderedPageBreak/>
        <w:t>(i).</w:t>
      </w:r>
      <w:r w:rsidR="00FF1872">
        <w:tab/>
      </w:r>
      <w:r w:rsidRPr="00336751">
        <w:t>Its assets, liabilities, and net worth as of January 1, 2006, and December 31, 2006, were as follows:</w:t>
      </w:r>
    </w:p>
    <w:tbl>
      <w:tblPr>
        <w:tblW w:w="0" w:type="auto"/>
        <w:jc w:val="center"/>
        <w:tblLayout w:type="fixed"/>
        <w:tblCellMar>
          <w:left w:w="115" w:type="dxa"/>
          <w:right w:w="115" w:type="dxa"/>
        </w:tblCellMar>
        <w:tblLook w:val="0000" w:firstRow="0" w:lastRow="0" w:firstColumn="0" w:lastColumn="0" w:noHBand="0" w:noVBand="0"/>
      </w:tblPr>
      <w:tblGrid>
        <w:gridCol w:w="4503"/>
        <w:gridCol w:w="1030"/>
        <w:gridCol w:w="1030"/>
        <w:gridCol w:w="1030"/>
        <w:gridCol w:w="1030"/>
      </w:tblGrid>
      <w:tr w:rsidR="00CB46C3" w:rsidRPr="00336751" w14:paraId="71C9E5F3" w14:textId="77777777" w:rsidTr="007B4991">
        <w:trPr>
          <w:cantSplit/>
          <w:jc w:val="center"/>
        </w:trPr>
        <w:tc>
          <w:tcPr>
            <w:tcW w:w="4503" w:type="dxa"/>
            <w:vAlign w:val="bottom"/>
          </w:tcPr>
          <w:p w14:paraId="5D354D27"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Assets:</w:t>
            </w:r>
          </w:p>
        </w:tc>
        <w:tc>
          <w:tcPr>
            <w:tcW w:w="1030" w:type="dxa"/>
            <w:vAlign w:val="bottom"/>
          </w:tcPr>
          <w:p w14:paraId="60DDA982"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p>
        </w:tc>
        <w:tc>
          <w:tcPr>
            <w:tcW w:w="1030" w:type="dxa"/>
            <w:vAlign w:val="bottom"/>
          </w:tcPr>
          <w:p w14:paraId="32BCBFFC" w14:textId="77777777" w:rsidR="00CB46C3" w:rsidRPr="00336751" w:rsidRDefault="005C2F41"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szCs w:val="16"/>
              </w:rPr>
            </w:pPr>
            <w:r>
              <w:rPr>
                <w:kern w:val="2"/>
                <w:sz w:val="16"/>
                <w:szCs w:val="16"/>
              </w:rPr>
              <w:t>1-1-06</w:t>
            </w:r>
          </w:p>
        </w:tc>
        <w:tc>
          <w:tcPr>
            <w:tcW w:w="1030" w:type="dxa"/>
            <w:vAlign w:val="bottom"/>
          </w:tcPr>
          <w:p w14:paraId="0E1E05A2"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szCs w:val="16"/>
              </w:rPr>
            </w:pPr>
          </w:p>
        </w:tc>
        <w:tc>
          <w:tcPr>
            <w:tcW w:w="1030" w:type="dxa"/>
            <w:vAlign w:val="bottom"/>
          </w:tcPr>
          <w:p w14:paraId="30CADE96" w14:textId="77777777" w:rsidR="00CB46C3" w:rsidRPr="00336751" w:rsidRDefault="005C2F41"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szCs w:val="16"/>
              </w:rPr>
            </w:pPr>
            <w:r>
              <w:rPr>
                <w:kern w:val="2"/>
                <w:sz w:val="16"/>
                <w:szCs w:val="16"/>
              </w:rPr>
              <w:t>12-31-06</w:t>
            </w:r>
          </w:p>
        </w:tc>
      </w:tr>
      <w:tr w:rsidR="00CB46C3" w:rsidRPr="00336751" w14:paraId="75500F45" w14:textId="77777777" w:rsidTr="007B4991">
        <w:trPr>
          <w:cantSplit/>
          <w:jc w:val="center"/>
        </w:trPr>
        <w:tc>
          <w:tcPr>
            <w:tcW w:w="4503" w:type="dxa"/>
            <w:vAlign w:val="bottom"/>
          </w:tcPr>
          <w:p w14:paraId="698783BA"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Cash </w:t>
            </w:r>
            <w:r w:rsidRPr="00336751">
              <w:rPr>
                <w:sz w:val="16"/>
                <w:szCs w:val="16"/>
              </w:rPr>
              <w:t>(currency on hand)</w:t>
            </w:r>
          </w:p>
        </w:tc>
        <w:tc>
          <w:tcPr>
            <w:tcW w:w="1030" w:type="dxa"/>
            <w:vAlign w:val="bottom"/>
          </w:tcPr>
          <w:p w14:paraId="0ED55881"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vAlign w:val="bottom"/>
          </w:tcPr>
          <w:p w14:paraId="29B10FDA"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kern w:val="2"/>
                <w:sz w:val="16"/>
                <w:szCs w:val="16"/>
              </w:rPr>
              <w:t>10,000</w:t>
            </w:r>
          </w:p>
        </w:tc>
        <w:tc>
          <w:tcPr>
            <w:tcW w:w="1030" w:type="dxa"/>
            <w:vAlign w:val="bottom"/>
          </w:tcPr>
          <w:p w14:paraId="08B9E083"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vAlign w:val="bottom"/>
          </w:tcPr>
          <w:p w14:paraId="5DE6AB8C"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kern w:val="2"/>
                <w:sz w:val="16"/>
                <w:szCs w:val="16"/>
              </w:rPr>
              <w:t>10,000</w:t>
            </w:r>
          </w:p>
        </w:tc>
      </w:tr>
      <w:tr w:rsidR="00CB46C3" w:rsidRPr="00336751" w14:paraId="51B82C4E" w14:textId="77777777" w:rsidTr="007B4991">
        <w:trPr>
          <w:cantSplit/>
          <w:jc w:val="center"/>
        </w:trPr>
        <w:tc>
          <w:tcPr>
            <w:tcW w:w="4503" w:type="dxa"/>
            <w:vAlign w:val="bottom"/>
          </w:tcPr>
          <w:p w14:paraId="1B66BC1C"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Cash (non-interest bearing checking)</w:t>
            </w:r>
          </w:p>
        </w:tc>
        <w:tc>
          <w:tcPr>
            <w:tcW w:w="1030" w:type="dxa"/>
            <w:vAlign w:val="bottom"/>
          </w:tcPr>
          <w:p w14:paraId="4F4B4355"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vAlign w:val="bottom"/>
          </w:tcPr>
          <w:p w14:paraId="1562E075"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sz w:val="16"/>
                <w:szCs w:val="16"/>
              </w:rPr>
              <w:t>90,000</w:t>
            </w:r>
          </w:p>
        </w:tc>
        <w:tc>
          <w:tcPr>
            <w:tcW w:w="1030" w:type="dxa"/>
            <w:vAlign w:val="bottom"/>
          </w:tcPr>
          <w:p w14:paraId="0D49B469"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vAlign w:val="bottom"/>
          </w:tcPr>
          <w:p w14:paraId="5F9AD3B2"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sz w:val="16"/>
                <w:szCs w:val="16"/>
              </w:rPr>
              <w:t>140,000</w:t>
            </w:r>
          </w:p>
        </w:tc>
      </w:tr>
      <w:tr w:rsidR="00CB46C3" w:rsidRPr="00336751" w14:paraId="0A814760" w14:textId="77777777" w:rsidTr="007B4991">
        <w:trPr>
          <w:cantSplit/>
          <w:jc w:val="center"/>
        </w:trPr>
        <w:tc>
          <w:tcPr>
            <w:tcW w:w="4503" w:type="dxa"/>
            <w:vAlign w:val="bottom"/>
          </w:tcPr>
          <w:p w14:paraId="2188819B"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szCs w:val="16"/>
              </w:rPr>
            </w:pPr>
            <w:r w:rsidRPr="00336751">
              <w:rPr>
                <w:sz w:val="16"/>
                <w:szCs w:val="16"/>
              </w:rPr>
              <w:t>Cash (interest bearing checking)</w:t>
            </w:r>
          </w:p>
        </w:tc>
        <w:tc>
          <w:tcPr>
            <w:tcW w:w="1030" w:type="dxa"/>
            <w:vAlign w:val="bottom"/>
          </w:tcPr>
          <w:p w14:paraId="0CE0E5E9"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vAlign w:val="bottom"/>
          </w:tcPr>
          <w:p w14:paraId="2AE0E3E1"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sz w:val="16"/>
                <w:szCs w:val="16"/>
              </w:rPr>
            </w:pPr>
            <w:r w:rsidRPr="00336751">
              <w:rPr>
                <w:kern w:val="2"/>
                <w:sz w:val="16"/>
                <w:szCs w:val="16"/>
              </w:rPr>
              <w:t>$</w:t>
            </w:r>
            <w:r w:rsidR="002D7D2C">
              <w:rPr>
                <w:kern w:val="2"/>
                <w:sz w:val="16"/>
                <w:szCs w:val="16"/>
              </w:rPr>
              <w:t xml:space="preserve">   </w:t>
            </w:r>
            <w:r w:rsidRPr="00336751">
              <w:rPr>
                <w:sz w:val="16"/>
                <w:szCs w:val="16"/>
              </w:rPr>
              <w:t>110,000</w:t>
            </w:r>
          </w:p>
        </w:tc>
        <w:tc>
          <w:tcPr>
            <w:tcW w:w="1030" w:type="dxa"/>
            <w:vAlign w:val="bottom"/>
          </w:tcPr>
          <w:p w14:paraId="1092E61D"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vAlign w:val="bottom"/>
          </w:tcPr>
          <w:p w14:paraId="6E92A2ED"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sz w:val="16"/>
                <w:szCs w:val="16"/>
              </w:rPr>
            </w:pPr>
            <w:r w:rsidRPr="00336751">
              <w:rPr>
                <w:kern w:val="2"/>
                <w:sz w:val="16"/>
                <w:szCs w:val="16"/>
              </w:rPr>
              <w:t>$</w:t>
            </w:r>
            <w:r w:rsidR="002D7D2C">
              <w:rPr>
                <w:kern w:val="2"/>
                <w:sz w:val="16"/>
                <w:szCs w:val="16"/>
              </w:rPr>
              <w:t xml:space="preserve">   </w:t>
            </w:r>
            <w:r w:rsidRPr="00336751">
              <w:rPr>
                <w:sz w:val="16"/>
                <w:szCs w:val="16"/>
              </w:rPr>
              <w:t>220,000</w:t>
            </w:r>
          </w:p>
        </w:tc>
      </w:tr>
      <w:tr w:rsidR="00CB46C3" w:rsidRPr="00336751" w14:paraId="52B32126" w14:textId="77777777" w:rsidTr="007B4991">
        <w:trPr>
          <w:cantSplit/>
          <w:jc w:val="center"/>
        </w:trPr>
        <w:tc>
          <w:tcPr>
            <w:tcW w:w="4503" w:type="dxa"/>
            <w:vAlign w:val="bottom"/>
          </w:tcPr>
          <w:p w14:paraId="1C9BE94C"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Accounts receivable</w:t>
            </w:r>
          </w:p>
        </w:tc>
        <w:tc>
          <w:tcPr>
            <w:tcW w:w="1030" w:type="dxa"/>
            <w:vAlign w:val="bottom"/>
          </w:tcPr>
          <w:p w14:paraId="2451BDA9"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vAlign w:val="bottom"/>
          </w:tcPr>
          <w:p w14:paraId="6EE5C6F2"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kern w:val="2"/>
                <w:sz w:val="16"/>
                <w:szCs w:val="16"/>
              </w:rPr>
              <w:t>780,000</w:t>
            </w:r>
          </w:p>
        </w:tc>
        <w:tc>
          <w:tcPr>
            <w:tcW w:w="1030" w:type="dxa"/>
            <w:vAlign w:val="bottom"/>
          </w:tcPr>
          <w:p w14:paraId="000E27DB"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vAlign w:val="bottom"/>
          </w:tcPr>
          <w:p w14:paraId="3A1BAC70" w14:textId="77777777" w:rsidR="00CB46C3" w:rsidRPr="00336751" w:rsidRDefault="00CB46C3" w:rsidP="00420421">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kern w:val="2"/>
                <w:sz w:val="16"/>
                <w:szCs w:val="16"/>
              </w:rPr>
              <w:t>800,000</w:t>
            </w:r>
          </w:p>
        </w:tc>
      </w:tr>
      <w:tr w:rsidR="00CB46C3" w:rsidRPr="00336751" w14:paraId="06835606" w14:textId="77777777" w:rsidTr="007B4991">
        <w:trPr>
          <w:cantSplit/>
          <w:jc w:val="center"/>
        </w:trPr>
        <w:tc>
          <w:tcPr>
            <w:tcW w:w="4503" w:type="dxa"/>
            <w:vAlign w:val="bottom"/>
          </w:tcPr>
          <w:p w14:paraId="3D0B9BD3"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Inventories</w:t>
            </w:r>
          </w:p>
        </w:tc>
        <w:tc>
          <w:tcPr>
            <w:tcW w:w="1030" w:type="dxa"/>
            <w:vAlign w:val="bottom"/>
          </w:tcPr>
          <w:p w14:paraId="0165D283"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vAlign w:val="bottom"/>
          </w:tcPr>
          <w:p w14:paraId="3A498B6F"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kern w:val="2"/>
                <w:sz w:val="16"/>
                <w:szCs w:val="16"/>
              </w:rPr>
              <w:t>600,000</w:t>
            </w:r>
          </w:p>
        </w:tc>
        <w:tc>
          <w:tcPr>
            <w:tcW w:w="1030" w:type="dxa"/>
            <w:vAlign w:val="bottom"/>
          </w:tcPr>
          <w:p w14:paraId="327702BC"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vAlign w:val="bottom"/>
          </w:tcPr>
          <w:p w14:paraId="1AB0AA56"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$1,000,000</w:t>
            </w:r>
          </w:p>
        </w:tc>
      </w:tr>
      <w:tr w:rsidR="00CB46C3" w:rsidRPr="00336751" w14:paraId="72B57CDB" w14:textId="77777777" w:rsidTr="007B4991">
        <w:trPr>
          <w:cantSplit/>
          <w:jc w:val="center"/>
        </w:trPr>
        <w:tc>
          <w:tcPr>
            <w:tcW w:w="4503" w:type="dxa"/>
            <w:vAlign w:val="bottom"/>
          </w:tcPr>
          <w:p w14:paraId="7787E12B"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Stocks </w:t>
            </w:r>
            <w:r w:rsidRPr="00336751">
              <w:rPr>
                <w:sz w:val="16"/>
                <w:szCs w:val="16"/>
              </w:rPr>
              <w:t>– 80% owned subsidiary</w:t>
            </w:r>
          </w:p>
        </w:tc>
        <w:tc>
          <w:tcPr>
            <w:tcW w:w="1030" w:type="dxa"/>
            <w:vAlign w:val="bottom"/>
          </w:tcPr>
          <w:p w14:paraId="32D62948"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vAlign w:val="bottom"/>
          </w:tcPr>
          <w:p w14:paraId="5CFA6FF8"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kern w:val="2"/>
                <w:sz w:val="16"/>
                <w:szCs w:val="16"/>
              </w:rPr>
              <w:t>100,000</w:t>
            </w:r>
          </w:p>
        </w:tc>
        <w:tc>
          <w:tcPr>
            <w:tcW w:w="1030" w:type="dxa"/>
            <w:vAlign w:val="bottom"/>
          </w:tcPr>
          <w:p w14:paraId="0EA65B82"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vAlign w:val="bottom"/>
          </w:tcPr>
          <w:p w14:paraId="1F11389C"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kern w:val="2"/>
                <w:sz w:val="16"/>
                <w:szCs w:val="16"/>
              </w:rPr>
              <w:t>100,000</w:t>
            </w:r>
          </w:p>
        </w:tc>
      </w:tr>
      <w:tr w:rsidR="00CB46C3" w:rsidRPr="00336751" w14:paraId="7CDBB1C4" w14:textId="77777777" w:rsidTr="007B4991">
        <w:trPr>
          <w:cantSplit/>
          <w:jc w:val="center"/>
        </w:trPr>
        <w:tc>
          <w:tcPr>
            <w:tcW w:w="4503" w:type="dxa"/>
            <w:vAlign w:val="bottom"/>
          </w:tcPr>
          <w:p w14:paraId="3783C2A3"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Trademark</w:t>
            </w:r>
            <w:r w:rsidRPr="00336751">
              <w:rPr>
                <w:sz w:val="16"/>
                <w:szCs w:val="16"/>
              </w:rPr>
              <w:tab/>
            </w:r>
          </w:p>
        </w:tc>
        <w:tc>
          <w:tcPr>
            <w:tcW w:w="1030" w:type="dxa"/>
            <w:vAlign w:val="bottom"/>
          </w:tcPr>
          <w:p w14:paraId="54CEC267"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vAlign w:val="bottom"/>
          </w:tcPr>
          <w:p w14:paraId="1B04C56F"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sz w:val="16"/>
                <w:szCs w:val="16"/>
              </w:rPr>
              <w:t>80,000</w:t>
            </w:r>
          </w:p>
        </w:tc>
        <w:tc>
          <w:tcPr>
            <w:tcW w:w="1030" w:type="dxa"/>
            <w:vAlign w:val="bottom"/>
          </w:tcPr>
          <w:p w14:paraId="2116E8E6"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vAlign w:val="bottom"/>
          </w:tcPr>
          <w:p w14:paraId="06F19487"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sz w:val="16"/>
                <w:szCs w:val="16"/>
              </w:rPr>
              <w:t>80,000</w:t>
            </w:r>
          </w:p>
        </w:tc>
      </w:tr>
      <w:tr w:rsidR="00CB46C3" w:rsidRPr="00336751" w14:paraId="4A9D05B0" w14:textId="77777777" w:rsidTr="007B4991">
        <w:trPr>
          <w:cantSplit/>
          <w:jc w:val="center"/>
        </w:trPr>
        <w:tc>
          <w:tcPr>
            <w:tcW w:w="4503" w:type="dxa"/>
            <w:vAlign w:val="bottom"/>
          </w:tcPr>
          <w:p w14:paraId="133FAB49" w14:textId="77777777" w:rsidR="00CB46C3" w:rsidRPr="00336751" w:rsidRDefault="00CB46C3" w:rsidP="00BB25A7">
            <w:pPr>
              <w:tabs>
                <w:tab w:val="left" w:pos="0"/>
                <w:tab w:val="left" w:pos="180"/>
                <w:tab w:val="left" w:pos="360"/>
                <w:tab w:val="left" w:pos="540"/>
                <w:tab w:val="left" w:pos="720"/>
                <w:tab w:val="left" w:pos="916"/>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Loan to 80% owned subsidiary</w:t>
            </w:r>
          </w:p>
        </w:tc>
        <w:tc>
          <w:tcPr>
            <w:tcW w:w="1030" w:type="dxa"/>
            <w:vAlign w:val="bottom"/>
          </w:tcPr>
          <w:p w14:paraId="0C9AC565"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vAlign w:val="bottom"/>
          </w:tcPr>
          <w:p w14:paraId="28937E2C"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sz w:val="16"/>
                <w:szCs w:val="16"/>
              </w:rPr>
              <w:t>310,000</w:t>
            </w:r>
          </w:p>
        </w:tc>
        <w:tc>
          <w:tcPr>
            <w:tcW w:w="1030" w:type="dxa"/>
            <w:vAlign w:val="bottom"/>
          </w:tcPr>
          <w:p w14:paraId="3D5C2697"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vAlign w:val="bottom"/>
          </w:tcPr>
          <w:p w14:paraId="13414912"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sz w:val="16"/>
                <w:szCs w:val="16"/>
              </w:rPr>
              <w:t>430,000</w:t>
            </w:r>
          </w:p>
        </w:tc>
      </w:tr>
      <w:tr w:rsidR="00CB46C3" w:rsidRPr="00336751" w14:paraId="6608729F" w14:textId="77777777" w:rsidTr="007B4991">
        <w:trPr>
          <w:cantSplit/>
          <w:jc w:val="center"/>
        </w:trPr>
        <w:tc>
          <w:tcPr>
            <w:tcW w:w="4503" w:type="dxa"/>
            <w:vAlign w:val="bottom"/>
          </w:tcPr>
          <w:p w14:paraId="04F01C17"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Real estate (rental property)</w:t>
            </w:r>
          </w:p>
        </w:tc>
        <w:tc>
          <w:tcPr>
            <w:tcW w:w="1030" w:type="dxa"/>
            <w:vAlign w:val="bottom"/>
          </w:tcPr>
          <w:p w14:paraId="0A724818"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Pr>
                <w:kern w:val="2"/>
                <w:sz w:val="16"/>
                <w:szCs w:val="16"/>
              </w:rPr>
              <w:t xml:space="preserve">   </w:t>
            </w:r>
            <w:r w:rsidRPr="00336751">
              <w:rPr>
                <w:kern w:val="2"/>
                <w:sz w:val="16"/>
                <w:szCs w:val="16"/>
              </w:rPr>
              <w:t>100,000</w:t>
            </w:r>
          </w:p>
        </w:tc>
        <w:tc>
          <w:tcPr>
            <w:tcW w:w="1030" w:type="dxa"/>
            <w:vAlign w:val="bottom"/>
          </w:tcPr>
          <w:p w14:paraId="5D447ADD"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 xml:space="preserve"> </w:t>
            </w:r>
          </w:p>
        </w:tc>
        <w:tc>
          <w:tcPr>
            <w:tcW w:w="1030" w:type="dxa"/>
            <w:vAlign w:val="bottom"/>
          </w:tcPr>
          <w:p w14:paraId="272A4854"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kern w:val="2"/>
                <w:sz w:val="16"/>
                <w:szCs w:val="16"/>
              </w:rPr>
              <w:t>100,000</w:t>
            </w:r>
          </w:p>
        </w:tc>
        <w:tc>
          <w:tcPr>
            <w:tcW w:w="1030" w:type="dxa"/>
            <w:vAlign w:val="bottom"/>
          </w:tcPr>
          <w:p w14:paraId="1C258267"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 xml:space="preserve"> </w:t>
            </w:r>
          </w:p>
        </w:tc>
      </w:tr>
      <w:tr w:rsidR="00CB46C3" w:rsidRPr="00336751" w14:paraId="1DE5279B" w14:textId="77777777" w:rsidTr="007B4991">
        <w:trPr>
          <w:cantSplit/>
          <w:jc w:val="center"/>
        </w:trPr>
        <w:tc>
          <w:tcPr>
            <w:tcW w:w="4503" w:type="dxa"/>
            <w:vAlign w:val="bottom"/>
          </w:tcPr>
          <w:p w14:paraId="6D22295B"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Less depreciation reserve</w:t>
            </w:r>
          </w:p>
        </w:tc>
        <w:tc>
          <w:tcPr>
            <w:tcW w:w="1030" w:type="dxa"/>
            <w:tcBorders>
              <w:bottom w:val="single" w:sz="6" w:space="0" w:color="auto"/>
            </w:tcBorders>
            <w:vAlign w:val="bottom"/>
          </w:tcPr>
          <w:p w14:paraId="529981F7"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Pr>
                <w:kern w:val="2"/>
                <w:sz w:val="16"/>
                <w:szCs w:val="16"/>
              </w:rPr>
              <w:t xml:space="preserve">$     </w:t>
            </w:r>
            <w:r w:rsidRPr="00336751">
              <w:rPr>
                <w:kern w:val="2"/>
                <w:sz w:val="16"/>
                <w:szCs w:val="16"/>
              </w:rPr>
              <w:t>20,000</w:t>
            </w:r>
          </w:p>
        </w:tc>
        <w:tc>
          <w:tcPr>
            <w:tcW w:w="1030" w:type="dxa"/>
            <w:vAlign w:val="bottom"/>
          </w:tcPr>
          <w:p w14:paraId="661BCEF3"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 xml:space="preserve"> </w:t>
            </w:r>
          </w:p>
        </w:tc>
        <w:tc>
          <w:tcPr>
            <w:tcW w:w="1030" w:type="dxa"/>
            <w:tcBorders>
              <w:bottom w:val="single" w:sz="6" w:space="0" w:color="auto"/>
            </w:tcBorders>
            <w:vAlign w:val="bottom"/>
          </w:tcPr>
          <w:p w14:paraId="53DF2189"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kern w:val="2"/>
                <w:sz w:val="16"/>
                <w:szCs w:val="16"/>
              </w:rPr>
              <w:t>25,000</w:t>
            </w:r>
          </w:p>
        </w:tc>
        <w:tc>
          <w:tcPr>
            <w:tcW w:w="1030" w:type="dxa"/>
            <w:vAlign w:val="bottom"/>
          </w:tcPr>
          <w:p w14:paraId="321655C5"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 xml:space="preserve"> </w:t>
            </w:r>
          </w:p>
        </w:tc>
      </w:tr>
      <w:tr w:rsidR="00CB46C3" w:rsidRPr="00336751" w14:paraId="1456FFAF" w14:textId="77777777" w:rsidTr="007B4991">
        <w:trPr>
          <w:cantSplit/>
          <w:jc w:val="center"/>
        </w:trPr>
        <w:tc>
          <w:tcPr>
            <w:tcW w:w="4503" w:type="dxa"/>
            <w:vAlign w:val="bottom"/>
          </w:tcPr>
          <w:p w14:paraId="7B2D3242"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Net</w:t>
            </w:r>
          </w:p>
        </w:tc>
        <w:tc>
          <w:tcPr>
            <w:tcW w:w="1030" w:type="dxa"/>
            <w:tcBorders>
              <w:top w:val="single" w:sz="6" w:space="0" w:color="auto"/>
            </w:tcBorders>
            <w:vAlign w:val="bottom"/>
          </w:tcPr>
          <w:p w14:paraId="0FEDFCB9"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 xml:space="preserve"> </w:t>
            </w:r>
          </w:p>
        </w:tc>
        <w:tc>
          <w:tcPr>
            <w:tcW w:w="1030" w:type="dxa"/>
            <w:vAlign w:val="bottom"/>
          </w:tcPr>
          <w:p w14:paraId="38050AAB"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kern w:val="2"/>
                <w:sz w:val="16"/>
                <w:szCs w:val="16"/>
              </w:rPr>
              <w:t>80,000</w:t>
            </w:r>
          </w:p>
        </w:tc>
        <w:tc>
          <w:tcPr>
            <w:tcW w:w="1030" w:type="dxa"/>
            <w:tcBorders>
              <w:top w:val="single" w:sz="6" w:space="0" w:color="auto"/>
            </w:tcBorders>
            <w:vAlign w:val="bottom"/>
          </w:tcPr>
          <w:p w14:paraId="34770435"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 xml:space="preserve"> </w:t>
            </w:r>
          </w:p>
        </w:tc>
        <w:tc>
          <w:tcPr>
            <w:tcW w:w="1030" w:type="dxa"/>
            <w:vAlign w:val="bottom"/>
          </w:tcPr>
          <w:p w14:paraId="54E94709"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kern w:val="2"/>
                <w:sz w:val="16"/>
                <w:szCs w:val="16"/>
              </w:rPr>
              <w:t>75,000</w:t>
            </w:r>
          </w:p>
        </w:tc>
      </w:tr>
      <w:tr w:rsidR="00CB46C3" w:rsidRPr="00336751" w14:paraId="44085C39" w14:textId="77777777" w:rsidTr="007B4991">
        <w:trPr>
          <w:cantSplit/>
          <w:jc w:val="center"/>
        </w:trPr>
        <w:tc>
          <w:tcPr>
            <w:tcW w:w="4503" w:type="dxa"/>
            <w:vAlign w:val="bottom"/>
          </w:tcPr>
          <w:p w14:paraId="689BA720"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Real estate</w:t>
            </w:r>
          </w:p>
        </w:tc>
        <w:tc>
          <w:tcPr>
            <w:tcW w:w="1030" w:type="dxa"/>
            <w:vAlign w:val="bottom"/>
          </w:tcPr>
          <w:p w14:paraId="36676C90"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$5,000,000</w:t>
            </w:r>
          </w:p>
        </w:tc>
        <w:tc>
          <w:tcPr>
            <w:tcW w:w="1030" w:type="dxa"/>
            <w:vAlign w:val="bottom"/>
          </w:tcPr>
          <w:p w14:paraId="38BCA668"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 xml:space="preserve"> </w:t>
            </w:r>
          </w:p>
        </w:tc>
        <w:tc>
          <w:tcPr>
            <w:tcW w:w="1030" w:type="dxa"/>
            <w:vAlign w:val="bottom"/>
          </w:tcPr>
          <w:p w14:paraId="3848B24F"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$5,125,000</w:t>
            </w:r>
          </w:p>
        </w:tc>
        <w:tc>
          <w:tcPr>
            <w:tcW w:w="1030" w:type="dxa"/>
            <w:vAlign w:val="bottom"/>
          </w:tcPr>
          <w:p w14:paraId="57ED41F6"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 xml:space="preserve"> </w:t>
            </w:r>
          </w:p>
        </w:tc>
      </w:tr>
      <w:tr w:rsidR="00CB46C3" w:rsidRPr="00336751" w14:paraId="024961B2" w14:textId="77777777" w:rsidTr="007B4991">
        <w:trPr>
          <w:cantSplit/>
          <w:jc w:val="center"/>
        </w:trPr>
        <w:tc>
          <w:tcPr>
            <w:tcW w:w="4503" w:type="dxa"/>
            <w:vAlign w:val="bottom"/>
          </w:tcPr>
          <w:p w14:paraId="0FC6D917"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Less depreciation reserve</w:t>
            </w:r>
          </w:p>
        </w:tc>
        <w:tc>
          <w:tcPr>
            <w:tcW w:w="1030" w:type="dxa"/>
            <w:tcBorders>
              <w:bottom w:val="single" w:sz="6" w:space="0" w:color="auto"/>
            </w:tcBorders>
            <w:vAlign w:val="bottom"/>
          </w:tcPr>
          <w:p w14:paraId="5A830DC9"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Pr>
                <w:kern w:val="2"/>
                <w:sz w:val="16"/>
                <w:szCs w:val="16"/>
              </w:rPr>
              <w:t>$</w:t>
            </w:r>
            <w:r w:rsidRPr="00336751">
              <w:rPr>
                <w:kern w:val="2"/>
                <w:sz w:val="16"/>
                <w:szCs w:val="16"/>
              </w:rPr>
              <w:t>1,080,000</w:t>
            </w:r>
          </w:p>
        </w:tc>
        <w:tc>
          <w:tcPr>
            <w:tcW w:w="1030" w:type="dxa"/>
            <w:vAlign w:val="bottom"/>
          </w:tcPr>
          <w:p w14:paraId="70B4CE54"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 xml:space="preserve"> </w:t>
            </w:r>
          </w:p>
        </w:tc>
        <w:tc>
          <w:tcPr>
            <w:tcW w:w="1030" w:type="dxa"/>
            <w:tcBorders>
              <w:bottom w:val="single" w:sz="6" w:space="0" w:color="auto"/>
            </w:tcBorders>
            <w:vAlign w:val="bottom"/>
          </w:tcPr>
          <w:p w14:paraId="635C6573"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$1,300,000</w:t>
            </w:r>
          </w:p>
        </w:tc>
        <w:tc>
          <w:tcPr>
            <w:tcW w:w="1030" w:type="dxa"/>
            <w:vAlign w:val="bottom"/>
          </w:tcPr>
          <w:p w14:paraId="6AACCD35"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 xml:space="preserve"> </w:t>
            </w:r>
          </w:p>
        </w:tc>
      </w:tr>
      <w:tr w:rsidR="00CB46C3" w:rsidRPr="00336751" w14:paraId="4A51B9B8" w14:textId="77777777" w:rsidTr="007B4991">
        <w:trPr>
          <w:cantSplit/>
          <w:jc w:val="center"/>
        </w:trPr>
        <w:tc>
          <w:tcPr>
            <w:tcW w:w="4503" w:type="dxa"/>
            <w:vAlign w:val="bottom"/>
          </w:tcPr>
          <w:p w14:paraId="54358B4E"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Net</w:t>
            </w:r>
          </w:p>
        </w:tc>
        <w:tc>
          <w:tcPr>
            <w:tcW w:w="1030" w:type="dxa"/>
            <w:tcBorders>
              <w:top w:val="single" w:sz="6" w:space="0" w:color="auto"/>
            </w:tcBorders>
            <w:vAlign w:val="bottom"/>
          </w:tcPr>
          <w:p w14:paraId="252E1E89"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 xml:space="preserve"> </w:t>
            </w:r>
          </w:p>
        </w:tc>
        <w:tc>
          <w:tcPr>
            <w:tcW w:w="1030" w:type="dxa"/>
            <w:tcBorders>
              <w:bottom w:val="single" w:sz="6" w:space="0" w:color="auto"/>
            </w:tcBorders>
            <w:vAlign w:val="bottom"/>
          </w:tcPr>
          <w:p w14:paraId="75562729"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$3,920,000</w:t>
            </w:r>
          </w:p>
        </w:tc>
        <w:tc>
          <w:tcPr>
            <w:tcW w:w="1030" w:type="dxa"/>
            <w:tcBorders>
              <w:top w:val="single" w:sz="6" w:space="0" w:color="auto"/>
            </w:tcBorders>
            <w:vAlign w:val="bottom"/>
          </w:tcPr>
          <w:p w14:paraId="05295559"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 xml:space="preserve"> </w:t>
            </w:r>
          </w:p>
        </w:tc>
        <w:tc>
          <w:tcPr>
            <w:tcW w:w="1030" w:type="dxa"/>
            <w:tcBorders>
              <w:bottom w:val="single" w:sz="6" w:space="0" w:color="auto"/>
            </w:tcBorders>
            <w:vAlign w:val="bottom"/>
          </w:tcPr>
          <w:p w14:paraId="1DBBD7C7"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$3,825,000</w:t>
            </w:r>
          </w:p>
        </w:tc>
      </w:tr>
      <w:tr w:rsidR="00CB46C3" w:rsidRPr="00336751" w14:paraId="5CC2BEEB" w14:textId="77777777" w:rsidTr="007B4991">
        <w:trPr>
          <w:cantSplit/>
          <w:jc w:val="center"/>
        </w:trPr>
        <w:tc>
          <w:tcPr>
            <w:tcW w:w="4503" w:type="dxa"/>
            <w:vAlign w:val="bottom"/>
          </w:tcPr>
          <w:p w14:paraId="3C4EAC2C"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Total Assets</w:t>
            </w:r>
          </w:p>
        </w:tc>
        <w:tc>
          <w:tcPr>
            <w:tcW w:w="1030" w:type="dxa"/>
            <w:vAlign w:val="bottom"/>
          </w:tcPr>
          <w:p w14:paraId="312FF624"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 xml:space="preserve"> </w:t>
            </w:r>
          </w:p>
        </w:tc>
        <w:tc>
          <w:tcPr>
            <w:tcW w:w="1030" w:type="dxa"/>
            <w:tcBorders>
              <w:top w:val="single" w:sz="6" w:space="0" w:color="auto"/>
              <w:bottom w:val="double" w:sz="6" w:space="0" w:color="000000"/>
            </w:tcBorders>
            <w:vAlign w:val="bottom"/>
          </w:tcPr>
          <w:p w14:paraId="18029AF9"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$6,080,000</w:t>
            </w:r>
          </w:p>
        </w:tc>
        <w:tc>
          <w:tcPr>
            <w:tcW w:w="1030" w:type="dxa"/>
            <w:vAlign w:val="bottom"/>
          </w:tcPr>
          <w:p w14:paraId="36FFF868"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 xml:space="preserve"> </w:t>
            </w:r>
          </w:p>
        </w:tc>
        <w:tc>
          <w:tcPr>
            <w:tcW w:w="1030" w:type="dxa"/>
            <w:tcBorders>
              <w:top w:val="single" w:sz="6" w:space="0" w:color="auto"/>
              <w:bottom w:val="double" w:sz="6" w:space="0" w:color="000000"/>
            </w:tcBorders>
            <w:vAlign w:val="bottom"/>
          </w:tcPr>
          <w:p w14:paraId="14E97F3B" w14:textId="77777777" w:rsidR="00CB46C3" w:rsidRPr="00336751" w:rsidRDefault="00CB46C3"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$6,680,000</w:t>
            </w:r>
          </w:p>
        </w:tc>
      </w:tr>
    </w:tbl>
    <w:p w14:paraId="362317F6" w14:textId="77777777" w:rsidR="000A70F9" w:rsidRDefault="000A70F9" w:rsidP="007B4991">
      <w:pPr>
        <w:pStyle w:val="A"/>
        <w:spacing w:after="0"/>
      </w:pPr>
    </w:p>
    <w:tbl>
      <w:tblPr>
        <w:tblW w:w="0" w:type="auto"/>
        <w:jc w:val="center"/>
        <w:tblLayout w:type="fixed"/>
        <w:tblCellMar>
          <w:left w:w="115" w:type="dxa"/>
          <w:right w:w="115" w:type="dxa"/>
        </w:tblCellMar>
        <w:tblLook w:val="0000" w:firstRow="0" w:lastRow="0" w:firstColumn="0" w:lastColumn="0" w:noHBand="0" w:noVBand="0"/>
      </w:tblPr>
      <w:tblGrid>
        <w:gridCol w:w="4507"/>
        <w:gridCol w:w="1030"/>
        <w:gridCol w:w="1030"/>
        <w:gridCol w:w="1030"/>
        <w:gridCol w:w="1030"/>
      </w:tblGrid>
      <w:tr w:rsidR="007B4991" w:rsidRPr="00336751" w14:paraId="4F8C6828" w14:textId="77777777" w:rsidTr="007B4991">
        <w:trPr>
          <w:cantSplit/>
          <w:jc w:val="center"/>
        </w:trPr>
        <w:tc>
          <w:tcPr>
            <w:tcW w:w="4507" w:type="dxa"/>
            <w:vAlign w:val="bottom"/>
          </w:tcPr>
          <w:p w14:paraId="7B5B02FE" w14:textId="77777777" w:rsidR="00560A85" w:rsidRPr="00336751" w:rsidRDefault="00560A85" w:rsidP="00560A85">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336751">
              <w:rPr>
                <w:kern w:val="2"/>
                <w:sz w:val="16"/>
              </w:rPr>
              <w:t>Liabilities and Net Worth:</w:t>
            </w:r>
          </w:p>
        </w:tc>
        <w:tc>
          <w:tcPr>
            <w:tcW w:w="1030" w:type="dxa"/>
            <w:vAlign w:val="bottom"/>
          </w:tcPr>
          <w:p w14:paraId="6D8EC72D" w14:textId="77777777" w:rsidR="00560A85"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p>
        </w:tc>
        <w:tc>
          <w:tcPr>
            <w:tcW w:w="1030" w:type="dxa"/>
            <w:vAlign w:val="bottom"/>
          </w:tcPr>
          <w:p w14:paraId="197C01C3"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p>
        </w:tc>
        <w:tc>
          <w:tcPr>
            <w:tcW w:w="1030" w:type="dxa"/>
            <w:vAlign w:val="bottom"/>
          </w:tcPr>
          <w:p w14:paraId="455C456B"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p>
        </w:tc>
        <w:tc>
          <w:tcPr>
            <w:tcW w:w="1030" w:type="dxa"/>
            <w:vAlign w:val="bottom"/>
          </w:tcPr>
          <w:p w14:paraId="7FE000D2"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p>
        </w:tc>
      </w:tr>
      <w:tr w:rsidR="007B4991" w:rsidRPr="00336751" w14:paraId="7AEB178B" w14:textId="77777777" w:rsidTr="007B4991">
        <w:trPr>
          <w:cantSplit/>
          <w:jc w:val="center"/>
        </w:trPr>
        <w:tc>
          <w:tcPr>
            <w:tcW w:w="4507" w:type="dxa"/>
            <w:vAlign w:val="bottom"/>
          </w:tcPr>
          <w:p w14:paraId="5884A7B6"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336751">
              <w:rPr>
                <w:kern w:val="2"/>
                <w:sz w:val="16"/>
              </w:rPr>
              <w:t>Accounts payable</w:t>
            </w:r>
          </w:p>
        </w:tc>
        <w:tc>
          <w:tcPr>
            <w:tcW w:w="1030" w:type="dxa"/>
            <w:vAlign w:val="bottom"/>
          </w:tcPr>
          <w:p w14:paraId="7422E182"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 xml:space="preserve">$   </w:t>
            </w:r>
            <w:r w:rsidRPr="00336751">
              <w:rPr>
                <w:kern w:val="2"/>
                <w:sz w:val="16"/>
              </w:rPr>
              <w:t>400,000</w:t>
            </w:r>
          </w:p>
        </w:tc>
        <w:tc>
          <w:tcPr>
            <w:tcW w:w="1030" w:type="dxa"/>
            <w:vAlign w:val="bottom"/>
          </w:tcPr>
          <w:p w14:paraId="793223BF"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sidRPr="00336751">
              <w:rPr>
                <w:kern w:val="2"/>
                <w:sz w:val="16"/>
              </w:rPr>
              <w:t xml:space="preserve"> </w:t>
            </w:r>
          </w:p>
        </w:tc>
        <w:tc>
          <w:tcPr>
            <w:tcW w:w="1030" w:type="dxa"/>
            <w:vAlign w:val="bottom"/>
          </w:tcPr>
          <w:p w14:paraId="13924968"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r w:rsidRPr="00336751">
              <w:rPr>
                <w:kern w:val="2"/>
                <w:sz w:val="16"/>
              </w:rPr>
              <w:t>1,000,000</w:t>
            </w:r>
          </w:p>
        </w:tc>
        <w:tc>
          <w:tcPr>
            <w:tcW w:w="1030" w:type="dxa"/>
            <w:vAlign w:val="bottom"/>
          </w:tcPr>
          <w:p w14:paraId="6E16C75C"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sidRPr="00336751">
              <w:rPr>
                <w:kern w:val="2"/>
                <w:sz w:val="16"/>
              </w:rPr>
              <w:t xml:space="preserve"> </w:t>
            </w:r>
          </w:p>
        </w:tc>
      </w:tr>
      <w:tr w:rsidR="007B4991" w:rsidRPr="00336751" w14:paraId="3C40AF14" w14:textId="77777777" w:rsidTr="007B4991">
        <w:trPr>
          <w:cantSplit/>
          <w:jc w:val="center"/>
        </w:trPr>
        <w:tc>
          <w:tcPr>
            <w:tcW w:w="4507" w:type="dxa"/>
            <w:vAlign w:val="bottom"/>
          </w:tcPr>
          <w:p w14:paraId="27F32AE8"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336751">
              <w:rPr>
                <w:kern w:val="2"/>
                <w:sz w:val="16"/>
              </w:rPr>
              <w:t>Bonds</w:t>
            </w:r>
          </w:p>
        </w:tc>
        <w:tc>
          <w:tcPr>
            <w:tcW w:w="1030" w:type="dxa"/>
            <w:tcBorders>
              <w:bottom w:val="single" w:sz="6" w:space="0" w:color="auto"/>
            </w:tcBorders>
            <w:vAlign w:val="bottom"/>
          </w:tcPr>
          <w:p w14:paraId="36C1C00D"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r w:rsidRPr="00336751">
              <w:rPr>
                <w:kern w:val="2"/>
                <w:sz w:val="16"/>
              </w:rPr>
              <w:t>3,000,000</w:t>
            </w:r>
          </w:p>
        </w:tc>
        <w:tc>
          <w:tcPr>
            <w:tcW w:w="1030" w:type="dxa"/>
            <w:vAlign w:val="bottom"/>
          </w:tcPr>
          <w:p w14:paraId="41F18E49"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sidRPr="00336751">
              <w:rPr>
                <w:kern w:val="2"/>
                <w:sz w:val="16"/>
              </w:rPr>
              <w:t xml:space="preserve"> </w:t>
            </w:r>
          </w:p>
        </w:tc>
        <w:tc>
          <w:tcPr>
            <w:tcW w:w="1030" w:type="dxa"/>
            <w:tcBorders>
              <w:bottom w:val="single" w:sz="6" w:space="0" w:color="auto"/>
            </w:tcBorders>
            <w:vAlign w:val="bottom"/>
          </w:tcPr>
          <w:p w14:paraId="6AEC5F02"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r w:rsidRPr="00336751">
              <w:rPr>
                <w:kern w:val="2"/>
                <w:sz w:val="16"/>
              </w:rPr>
              <w:t>3,000,000</w:t>
            </w:r>
          </w:p>
        </w:tc>
        <w:tc>
          <w:tcPr>
            <w:tcW w:w="1030" w:type="dxa"/>
            <w:vAlign w:val="bottom"/>
          </w:tcPr>
          <w:p w14:paraId="0905BD6D"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sidRPr="00336751">
              <w:rPr>
                <w:kern w:val="2"/>
                <w:sz w:val="16"/>
              </w:rPr>
              <w:t xml:space="preserve"> </w:t>
            </w:r>
          </w:p>
        </w:tc>
      </w:tr>
      <w:tr w:rsidR="007B4991" w:rsidRPr="00336751" w14:paraId="0B74D5ED" w14:textId="77777777" w:rsidTr="007B4991">
        <w:trPr>
          <w:cantSplit/>
          <w:jc w:val="center"/>
        </w:trPr>
        <w:tc>
          <w:tcPr>
            <w:tcW w:w="4507" w:type="dxa"/>
            <w:vAlign w:val="bottom"/>
          </w:tcPr>
          <w:p w14:paraId="188959C0"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336751">
              <w:rPr>
                <w:kern w:val="2"/>
                <w:sz w:val="16"/>
              </w:rPr>
              <w:t>Total Liabilities</w:t>
            </w:r>
          </w:p>
        </w:tc>
        <w:tc>
          <w:tcPr>
            <w:tcW w:w="1030" w:type="dxa"/>
            <w:tcBorders>
              <w:top w:val="single" w:sz="6" w:space="0" w:color="auto"/>
            </w:tcBorders>
            <w:vAlign w:val="bottom"/>
          </w:tcPr>
          <w:p w14:paraId="6844D92A"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sidRPr="00336751">
              <w:rPr>
                <w:kern w:val="2"/>
                <w:sz w:val="16"/>
              </w:rPr>
              <w:t xml:space="preserve"> </w:t>
            </w:r>
          </w:p>
        </w:tc>
        <w:tc>
          <w:tcPr>
            <w:tcW w:w="1030" w:type="dxa"/>
            <w:vAlign w:val="bottom"/>
          </w:tcPr>
          <w:p w14:paraId="344C05DD"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r w:rsidRPr="00336751">
              <w:rPr>
                <w:kern w:val="2"/>
                <w:sz w:val="16"/>
              </w:rPr>
              <w:t>3,400,000</w:t>
            </w:r>
          </w:p>
        </w:tc>
        <w:tc>
          <w:tcPr>
            <w:tcW w:w="1030" w:type="dxa"/>
            <w:tcBorders>
              <w:top w:val="single" w:sz="6" w:space="0" w:color="auto"/>
            </w:tcBorders>
            <w:vAlign w:val="bottom"/>
          </w:tcPr>
          <w:p w14:paraId="6389AE73"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sidRPr="00336751">
              <w:rPr>
                <w:kern w:val="2"/>
                <w:sz w:val="16"/>
              </w:rPr>
              <w:t xml:space="preserve"> </w:t>
            </w:r>
          </w:p>
        </w:tc>
        <w:tc>
          <w:tcPr>
            <w:tcW w:w="1030" w:type="dxa"/>
            <w:vAlign w:val="bottom"/>
          </w:tcPr>
          <w:p w14:paraId="33F65057"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r w:rsidRPr="00336751">
              <w:rPr>
                <w:kern w:val="2"/>
                <w:sz w:val="16"/>
              </w:rPr>
              <w:t>4,000,000</w:t>
            </w:r>
          </w:p>
        </w:tc>
      </w:tr>
      <w:tr w:rsidR="007B4991" w:rsidRPr="00336751" w14:paraId="3455B186" w14:textId="77777777" w:rsidTr="007B4991">
        <w:trPr>
          <w:cantSplit/>
          <w:jc w:val="center"/>
        </w:trPr>
        <w:tc>
          <w:tcPr>
            <w:tcW w:w="4507" w:type="dxa"/>
            <w:vAlign w:val="bottom"/>
          </w:tcPr>
          <w:p w14:paraId="1C3FA10B"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336751">
              <w:rPr>
                <w:kern w:val="2"/>
                <w:sz w:val="16"/>
              </w:rPr>
              <w:t>Capital stock</w:t>
            </w:r>
          </w:p>
        </w:tc>
        <w:tc>
          <w:tcPr>
            <w:tcW w:w="1030" w:type="dxa"/>
            <w:vAlign w:val="bottom"/>
          </w:tcPr>
          <w:p w14:paraId="5011E276"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r w:rsidRPr="00336751">
              <w:rPr>
                <w:kern w:val="2"/>
                <w:sz w:val="16"/>
              </w:rPr>
              <w:t>2,080,000</w:t>
            </w:r>
          </w:p>
        </w:tc>
        <w:tc>
          <w:tcPr>
            <w:tcW w:w="1030" w:type="dxa"/>
            <w:vAlign w:val="bottom"/>
          </w:tcPr>
          <w:p w14:paraId="59299CEF"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sidRPr="00336751">
              <w:rPr>
                <w:kern w:val="2"/>
                <w:sz w:val="16"/>
              </w:rPr>
              <w:t xml:space="preserve"> </w:t>
            </w:r>
          </w:p>
        </w:tc>
        <w:tc>
          <w:tcPr>
            <w:tcW w:w="1030" w:type="dxa"/>
            <w:vAlign w:val="bottom"/>
          </w:tcPr>
          <w:p w14:paraId="2C767563"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r w:rsidRPr="00336751">
              <w:rPr>
                <w:kern w:val="2"/>
                <w:sz w:val="16"/>
              </w:rPr>
              <w:t>2,080,000</w:t>
            </w:r>
          </w:p>
        </w:tc>
        <w:tc>
          <w:tcPr>
            <w:tcW w:w="1030" w:type="dxa"/>
            <w:vAlign w:val="bottom"/>
          </w:tcPr>
          <w:p w14:paraId="57821468"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sidRPr="00336751">
              <w:rPr>
                <w:kern w:val="2"/>
                <w:sz w:val="16"/>
              </w:rPr>
              <w:t xml:space="preserve"> </w:t>
            </w:r>
          </w:p>
        </w:tc>
      </w:tr>
      <w:tr w:rsidR="007B4991" w:rsidRPr="00336751" w14:paraId="797B9E51" w14:textId="77777777" w:rsidTr="007B4991">
        <w:trPr>
          <w:cantSplit/>
          <w:jc w:val="center"/>
        </w:trPr>
        <w:tc>
          <w:tcPr>
            <w:tcW w:w="4507" w:type="dxa"/>
            <w:vAlign w:val="bottom"/>
          </w:tcPr>
          <w:p w14:paraId="5688300E"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336751">
              <w:rPr>
                <w:kern w:val="2"/>
                <w:sz w:val="16"/>
              </w:rPr>
              <w:t>Earned surplus</w:t>
            </w:r>
          </w:p>
        </w:tc>
        <w:tc>
          <w:tcPr>
            <w:tcW w:w="1030" w:type="dxa"/>
            <w:tcBorders>
              <w:bottom w:val="single" w:sz="6" w:space="0" w:color="auto"/>
            </w:tcBorders>
            <w:vAlign w:val="bottom"/>
          </w:tcPr>
          <w:p w14:paraId="41A862C6"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 xml:space="preserve">$   </w:t>
            </w:r>
            <w:r w:rsidRPr="00336751">
              <w:rPr>
                <w:kern w:val="2"/>
                <w:sz w:val="16"/>
              </w:rPr>
              <w:t>600,000</w:t>
            </w:r>
          </w:p>
        </w:tc>
        <w:tc>
          <w:tcPr>
            <w:tcW w:w="1030" w:type="dxa"/>
            <w:vAlign w:val="bottom"/>
          </w:tcPr>
          <w:p w14:paraId="73E23006"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sidRPr="00336751">
              <w:rPr>
                <w:kern w:val="2"/>
                <w:sz w:val="16"/>
              </w:rPr>
              <w:t xml:space="preserve"> </w:t>
            </w:r>
          </w:p>
        </w:tc>
        <w:tc>
          <w:tcPr>
            <w:tcW w:w="1030" w:type="dxa"/>
            <w:tcBorders>
              <w:bottom w:val="single" w:sz="6" w:space="0" w:color="auto"/>
            </w:tcBorders>
            <w:vAlign w:val="bottom"/>
          </w:tcPr>
          <w:p w14:paraId="47595E2D"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 xml:space="preserve">$   </w:t>
            </w:r>
            <w:r w:rsidRPr="00336751">
              <w:rPr>
                <w:kern w:val="2"/>
                <w:sz w:val="16"/>
              </w:rPr>
              <w:t>600,000</w:t>
            </w:r>
          </w:p>
        </w:tc>
        <w:tc>
          <w:tcPr>
            <w:tcW w:w="1030" w:type="dxa"/>
            <w:vAlign w:val="bottom"/>
          </w:tcPr>
          <w:p w14:paraId="4A7EB1E6"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sidRPr="00336751">
              <w:rPr>
                <w:kern w:val="2"/>
                <w:sz w:val="16"/>
              </w:rPr>
              <w:t xml:space="preserve"> </w:t>
            </w:r>
          </w:p>
        </w:tc>
      </w:tr>
      <w:tr w:rsidR="007B4991" w:rsidRPr="00336751" w14:paraId="4B9CA753" w14:textId="77777777" w:rsidTr="007B4991">
        <w:trPr>
          <w:cantSplit/>
          <w:jc w:val="center"/>
        </w:trPr>
        <w:tc>
          <w:tcPr>
            <w:tcW w:w="4507" w:type="dxa"/>
            <w:vAlign w:val="bottom"/>
          </w:tcPr>
          <w:p w14:paraId="16757A7F"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336751">
              <w:rPr>
                <w:kern w:val="2"/>
                <w:sz w:val="16"/>
              </w:rPr>
              <w:t>Net worth</w:t>
            </w:r>
          </w:p>
        </w:tc>
        <w:tc>
          <w:tcPr>
            <w:tcW w:w="1030" w:type="dxa"/>
            <w:tcBorders>
              <w:top w:val="single" w:sz="6" w:space="0" w:color="auto"/>
            </w:tcBorders>
            <w:vAlign w:val="bottom"/>
          </w:tcPr>
          <w:p w14:paraId="33E9115C"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sidRPr="00336751">
              <w:rPr>
                <w:kern w:val="2"/>
                <w:sz w:val="16"/>
              </w:rPr>
              <w:t xml:space="preserve"> </w:t>
            </w:r>
          </w:p>
        </w:tc>
        <w:tc>
          <w:tcPr>
            <w:tcW w:w="1030" w:type="dxa"/>
            <w:vAlign w:val="bottom"/>
          </w:tcPr>
          <w:p w14:paraId="0F4BCB3E"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r w:rsidRPr="00336751">
              <w:rPr>
                <w:kern w:val="2"/>
                <w:sz w:val="16"/>
              </w:rPr>
              <w:t>2,680,000</w:t>
            </w:r>
          </w:p>
        </w:tc>
        <w:tc>
          <w:tcPr>
            <w:tcW w:w="1030" w:type="dxa"/>
            <w:tcBorders>
              <w:top w:val="single" w:sz="6" w:space="0" w:color="auto"/>
            </w:tcBorders>
            <w:vAlign w:val="bottom"/>
          </w:tcPr>
          <w:p w14:paraId="69C0D4AD"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sidRPr="00336751">
              <w:rPr>
                <w:kern w:val="2"/>
                <w:sz w:val="16"/>
              </w:rPr>
              <w:t xml:space="preserve"> </w:t>
            </w:r>
          </w:p>
        </w:tc>
        <w:tc>
          <w:tcPr>
            <w:tcW w:w="1030" w:type="dxa"/>
            <w:vAlign w:val="bottom"/>
          </w:tcPr>
          <w:p w14:paraId="25ABD1CF"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r w:rsidRPr="00336751">
              <w:rPr>
                <w:kern w:val="2"/>
                <w:sz w:val="16"/>
              </w:rPr>
              <w:t>2,680,000</w:t>
            </w:r>
          </w:p>
        </w:tc>
      </w:tr>
      <w:tr w:rsidR="007B4991" w:rsidRPr="00336751" w14:paraId="57654989" w14:textId="77777777" w:rsidTr="007B4991">
        <w:trPr>
          <w:cantSplit/>
          <w:jc w:val="center"/>
        </w:trPr>
        <w:tc>
          <w:tcPr>
            <w:tcW w:w="4507" w:type="dxa"/>
            <w:vAlign w:val="bottom"/>
          </w:tcPr>
          <w:p w14:paraId="53CBECAC"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336751">
              <w:rPr>
                <w:kern w:val="2"/>
                <w:sz w:val="16"/>
              </w:rPr>
              <w:t>Total Liabilities and Net Worth</w:t>
            </w:r>
          </w:p>
        </w:tc>
        <w:tc>
          <w:tcPr>
            <w:tcW w:w="1030" w:type="dxa"/>
            <w:vAlign w:val="bottom"/>
          </w:tcPr>
          <w:p w14:paraId="5143744D"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sidRPr="00336751">
              <w:rPr>
                <w:kern w:val="2"/>
                <w:sz w:val="16"/>
              </w:rPr>
              <w:t xml:space="preserve"> </w:t>
            </w:r>
          </w:p>
        </w:tc>
        <w:tc>
          <w:tcPr>
            <w:tcW w:w="1030" w:type="dxa"/>
            <w:tcBorders>
              <w:bottom w:val="double" w:sz="6" w:space="0" w:color="auto"/>
            </w:tcBorders>
            <w:vAlign w:val="bottom"/>
          </w:tcPr>
          <w:p w14:paraId="23D18471"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r w:rsidRPr="00336751">
              <w:rPr>
                <w:kern w:val="2"/>
                <w:sz w:val="16"/>
              </w:rPr>
              <w:t>6,080,000</w:t>
            </w:r>
          </w:p>
        </w:tc>
        <w:tc>
          <w:tcPr>
            <w:tcW w:w="1030" w:type="dxa"/>
            <w:vAlign w:val="bottom"/>
          </w:tcPr>
          <w:p w14:paraId="37D2AE0E"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sidRPr="00336751">
              <w:rPr>
                <w:kern w:val="2"/>
                <w:sz w:val="16"/>
              </w:rPr>
              <w:t xml:space="preserve"> </w:t>
            </w:r>
          </w:p>
        </w:tc>
        <w:tc>
          <w:tcPr>
            <w:tcW w:w="1030" w:type="dxa"/>
            <w:tcBorders>
              <w:bottom w:val="double" w:sz="6" w:space="0" w:color="auto"/>
            </w:tcBorders>
            <w:vAlign w:val="bottom"/>
          </w:tcPr>
          <w:p w14:paraId="286C221C" w14:textId="77777777" w:rsidR="00560A85" w:rsidRPr="00336751" w:rsidRDefault="00560A85"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r w:rsidRPr="00336751">
              <w:rPr>
                <w:kern w:val="2"/>
                <w:sz w:val="16"/>
              </w:rPr>
              <w:t>6,680,000</w:t>
            </w:r>
          </w:p>
        </w:tc>
      </w:tr>
    </w:tbl>
    <w:p w14:paraId="63C303E7" w14:textId="77777777" w:rsidR="00CE5F09" w:rsidRDefault="00CE5F09" w:rsidP="00CE5F09">
      <w:pPr>
        <w:pStyle w:val="i0"/>
        <w:tabs>
          <w:tab w:val="clear" w:pos="1080"/>
          <w:tab w:val="decimal" w:pos="1260"/>
          <w:tab w:val="left" w:pos="1530"/>
        </w:tabs>
        <w:spacing w:after="0"/>
      </w:pPr>
    </w:p>
    <w:p w14:paraId="4B79ADC7" w14:textId="77777777" w:rsidR="00337E54" w:rsidRDefault="00337E54" w:rsidP="009063FA">
      <w:pPr>
        <w:pStyle w:val="a1"/>
        <w:keepNext/>
      </w:pPr>
      <w:r w:rsidRPr="00336751">
        <w:t>(ii).</w:t>
      </w:r>
      <w:r w:rsidRPr="00336751">
        <w:tab/>
        <w:t>The amount of interest that is applicable to the assets that produce or are held for the production of allocable or exempt income within and without Louisiana is $18,633, determined as follows:</w:t>
      </w:r>
    </w:p>
    <w:tbl>
      <w:tblPr>
        <w:tblW w:w="0" w:type="auto"/>
        <w:jc w:val="center"/>
        <w:tblCellMar>
          <w:left w:w="115" w:type="dxa"/>
          <w:right w:w="115" w:type="dxa"/>
        </w:tblCellMar>
        <w:tblLook w:val="0000" w:firstRow="0" w:lastRow="0" w:firstColumn="0" w:lastColumn="0" w:noHBand="0" w:noVBand="0"/>
      </w:tblPr>
      <w:tblGrid>
        <w:gridCol w:w="4749"/>
        <w:gridCol w:w="830"/>
        <w:gridCol w:w="950"/>
        <w:gridCol w:w="965"/>
        <w:gridCol w:w="1030"/>
      </w:tblGrid>
      <w:tr w:rsidR="00FF1872" w:rsidRPr="00336751" w14:paraId="485E33FF" w14:textId="77777777" w:rsidTr="009063FA">
        <w:trPr>
          <w:cantSplit/>
          <w:jc w:val="center"/>
        </w:trPr>
        <w:tc>
          <w:tcPr>
            <w:tcW w:w="0" w:type="auto"/>
            <w:vAlign w:val="bottom"/>
          </w:tcPr>
          <w:p w14:paraId="160C849C" w14:textId="77777777" w:rsidR="00FF1872" w:rsidRPr="00336751" w:rsidRDefault="00FF1872"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szCs w:val="16"/>
              </w:rPr>
            </w:pPr>
          </w:p>
        </w:tc>
        <w:tc>
          <w:tcPr>
            <w:tcW w:w="1780" w:type="dxa"/>
            <w:gridSpan w:val="2"/>
            <w:vAlign w:val="bottom"/>
          </w:tcPr>
          <w:p w14:paraId="79481BED" w14:textId="77777777" w:rsidR="00FF1872" w:rsidRPr="00336751" w:rsidRDefault="00FF1872"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Pr>
                <w:kern w:val="2"/>
                <w:sz w:val="16"/>
                <w:szCs w:val="16"/>
              </w:rPr>
              <w:t>Allocable Investments</w:t>
            </w:r>
          </w:p>
        </w:tc>
        <w:tc>
          <w:tcPr>
            <w:tcW w:w="1995" w:type="dxa"/>
            <w:gridSpan w:val="2"/>
            <w:vAlign w:val="bottom"/>
          </w:tcPr>
          <w:p w14:paraId="5E644955" w14:textId="77777777" w:rsidR="00FF1872" w:rsidRPr="00336751" w:rsidRDefault="00FF1872"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szCs w:val="16"/>
              </w:rPr>
            </w:pPr>
            <w:r>
              <w:rPr>
                <w:kern w:val="2"/>
                <w:sz w:val="16"/>
                <w:szCs w:val="16"/>
              </w:rPr>
              <w:t>Total Assets</w:t>
            </w:r>
          </w:p>
        </w:tc>
      </w:tr>
      <w:tr w:rsidR="009055CA" w:rsidRPr="00336751" w14:paraId="00674F22" w14:textId="77777777" w:rsidTr="009063FA">
        <w:trPr>
          <w:cantSplit/>
          <w:jc w:val="center"/>
        </w:trPr>
        <w:tc>
          <w:tcPr>
            <w:tcW w:w="0" w:type="auto"/>
            <w:vAlign w:val="bottom"/>
          </w:tcPr>
          <w:p w14:paraId="60FD899D"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szCs w:val="16"/>
              </w:rPr>
            </w:pPr>
          </w:p>
        </w:tc>
        <w:tc>
          <w:tcPr>
            <w:tcW w:w="830" w:type="dxa"/>
            <w:vAlign w:val="bottom"/>
          </w:tcPr>
          <w:p w14:paraId="79952CEA" w14:textId="77777777" w:rsidR="009055CA" w:rsidRPr="00336751" w:rsidRDefault="00FF1872"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szCs w:val="16"/>
              </w:rPr>
            </w:pPr>
            <w:r>
              <w:rPr>
                <w:kern w:val="2"/>
                <w:sz w:val="16"/>
                <w:szCs w:val="16"/>
              </w:rPr>
              <w:t>1-1-06</w:t>
            </w:r>
          </w:p>
        </w:tc>
        <w:tc>
          <w:tcPr>
            <w:tcW w:w="950" w:type="dxa"/>
            <w:vAlign w:val="bottom"/>
          </w:tcPr>
          <w:p w14:paraId="6AE907E3" w14:textId="77777777" w:rsidR="009055CA" w:rsidRPr="00336751" w:rsidRDefault="00FF1872"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szCs w:val="16"/>
              </w:rPr>
            </w:pPr>
            <w:r>
              <w:rPr>
                <w:kern w:val="2"/>
                <w:sz w:val="16"/>
                <w:szCs w:val="16"/>
              </w:rPr>
              <w:t>12-31-06</w:t>
            </w:r>
          </w:p>
        </w:tc>
        <w:tc>
          <w:tcPr>
            <w:tcW w:w="965" w:type="dxa"/>
            <w:vAlign w:val="bottom"/>
          </w:tcPr>
          <w:p w14:paraId="08E08B7A" w14:textId="77777777" w:rsidR="009055CA" w:rsidRPr="00336751" w:rsidRDefault="00FF1872"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szCs w:val="16"/>
              </w:rPr>
            </w:pPr>
            <w:r>
              <w:rPr>
                <w:kern w:val="2"/>
                <w:sz w:val="16"/>
                <w:szCs w:val="16"/>
              </w:rPr>
              <w:t>1-1-06</w:t>
            </w:r>
          </w:p>
        </w:tc>
        <w:tc>
          <w:tcPr>
            <w:tcW w:w="1030" w:type="dxa"/>
            <w:vAlign w:val="bottom"/>
          </w:tcPr>
          <w:p w14:paraId="29536C1D" w14:textId="77777777" w:rsidR="009055CA" w:rsidRPr="00336751" w:rsidRDefault="00FF1872"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szCs w:val="16"/>
              </w:rPr>
            </w:pPr>
            <w:r>
              <w:rPr>
                <w:kern w:val="2"/>
                <w:sz w:val="16"/>
                <w:szCs w:val="16"/>
              </w:rPr>
              <w:t>12-31-06</w:t>
            </w:r>
          </w:p>
        </w:tc>
      </w:tr>
      <w:tr w:rsidR="009055CA" w:rsidRPr="00336751" w14:paraId="0EA87C92" w14:textId="77777777" w:rsidTr="009063FA">
        <w:trPr>
          <w:cantSplit/>
          <w:jc w:val="center"/>
        </w:trPr>
        <w:tc>
          <w:tcPr>
            <w:tcW w:w="0" w:type="auto"/>
            <w:vAlign w:val="bottom"/>
          </w:tcPr>
          <w:p w14:paraId="1653807B"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Loan to 80% owned subsidiary</w:t>
            </w:r>
          </w:p>
        </w:tc>
        <w:tc>
          <w:tcPr>
            <w:tcW w:w="830" w:type="dxa"/>
            <w:vAlign w:val="bottom"/>
          </w:tcPr>
          <w:p w14:paraId="1C7499D9"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Pr="00336751">
              <w:rPr>
                <w:sz w:val="16"/>
                <w:szCs w:val="16"/>
              </w:rPr>
              <w:t>310,000</w:t>
            </w:r>
          </w:p>
        </w:tc>
        <w:tc>
          <w:tcPr>
            <w:tcW w:w="950" w:type="dxa"/>
            <w:vAlign w:val="bottom"/>
          </w:tcPr>
          <w:p w14:paraId="403ECD4A"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sz w:val="16"/>
                <w:szCs w:val="16"/>
              </w:rPr>
              <w:t>430,000</w:t>
            </w:r>
          </w:p>
        </w:tc>
        <w:tc>
          <w:tcPr>
            <w:tcW w:w="965" w:type="dxa"/>
            <w:vAlign w:val="bottom"/>
          </w:tcPr>
          <w:p w14:paraId="4456696C"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sz w:val="16"/>
                <w:szCs w:val="16"/>
              </w:rPr>
              <w:t>310,000</w:t>
            </w:r>
          </w:p>
        </w:tc>
        <w:tc>
          <w:tcPr>
            <w:tcW w:w="1030" w:type="dxa"/>
            <w:vAlign w:val="bottom"/>
          </w:tcPr>
          <w:p w14:paraId="42173065"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sz w:val="16"/>
                <w:szCs w:val="16"/>
              </w:rPr>
              <w:t>430,000</w:t>
            </w:r>
          </w:p>
        </w:tc>
      </w:tr>
      <w:tr w:rsidR="009055CA" w:rsidRPr="00336751" w14:paraId="1D78DF26" w14:textId="77777777" w:rsidTr="009063FA">
        <w:trPr>
          <w:cantSplit/>
          <w:jc w:val="center"/>
        </w:trPr>
        <w:tc>
          <w:tcPr>
            <w:tcW w:w="0" w:type="auto"/>
            <w:vAlign w:val="bottom"/>
          </w:tcPr>
          <w:p w14:paraId="70BF9366"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Cash (interest bearing checking)</w:t>
            </w:r>
          </w:p>
        </w:tc>
        <w:tc>
          <w:tcPr>
            <w:tcW w:w="830" w:type="dxa"/>
            <w:vAlign w:val="bottom"/>
          </w:tcPr>
          <w:p w14:paraId="0086B043"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Pr="00336751">
              <w:rPr>
                <w:sz w:val="16"/>
                <w:szCs w:val="16"/>
              </w:rPr>
              <w:t>110,000</w:t>
            </w:r>
          </w:p>
        </w:tc>
        <w:tc>
          <w:tcPr>
            <w:tcW w:w="950" w:type="dxa"/>
            <w:vAlign w:val="bottom"/>
          </w:tcPr>
          <w:p w14:paraId="4A24A5B9"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sz w:val="16"/>
                <w:szCs w:val="16"/>
              </w:rPr>
              <w:t>220,000</w:t>
            </w:r>
          </w:p>
        </w:tc>
        <w:tc>
          <w:tcPr>
            <w:tcW w:w="965" w:type="dxa"/>
            <w:vAlign w:val="bottom"/>
          </w:tcPr>
          <w:p w14:paraId="7AF68A90"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sz w:val="16"/>
                <w:szCs w:val="16"/>
              </w:rPr>
              <w:t>110,000</w:t>
            </w:r>
          </w:p>
        </w:tc>
        <w:tc>
          <w:tcPr>
            <w:tcW w:w="1030" w:type="dxa"/>
            <w:vAlign w:val="bottom"/>
          </w:tcPr>
          <w:p w14:paraId="5F2EB23E"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sz w:val="16"/>
                <w:szCs w:val="16"/>
              </w:rPr>
              <w:t>220,000</w:t>
            </w:r>
          </w:p>
        </w:tc>
      </w:tr>
      <w:tr w:rsidR="009055CA" w:rsidRPr="00336751" w14:paraId="38C3E1ED" w14:textId="77777777" w:rsidTr="009063FA">
        <w:trPr>
          <w:cantSplit/>
          <w:jc w:val="center"/>
        </w:trPr>
        <w:tc>
          <w:tcPr>
            <w:tcW w:w="0" w:type="auto"/>
            <w:vAlign w:val="bottom"/>
          </w:tcPr>
          <w:p w14:paraId="41157A7D"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Rental property (net)</w:t>
            </w:r>
          </w:p>
        </w:tc>
        <w:tc>
          <w:tcPr>
            <w:tcW w:w="830" w:type="dxa"/>
            <w:vAlign w:val="bottom"/>
          </w:tcPr>
          <w:p w14:paraId="7008E466"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sz w:val="16"/>
                <w:szCs w:val="16"/>
              </w:rPr>
              <w:t>80,000</w:t>
            </w:r>
          </w:p>
        </w:tc>
        <w:tc>
          <w:tcPr>
            <w:tcW w:w="950" w:type="dxa"/>
            <w:vAlign w:val="bottom"/>
          </w:tcPr>
          <w:p w14:paraId="202F18D7"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sz w:val="16"/>
                <w:szCs w:val="16"/>
              </w:rPr>
              <w:t>75,000</w:t>
            </w:r>
          </w:p>
        </w:tc>
        <w:tc>
          <w:tcPr>
            <w:tcW w:w="965" w:type="dxa"/>
            <w:vAlign w:val="bottom"/>
          </w:tcPr>
          <w:p w14:paraId="49D8A647"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sz w:val="16"/>
                <w:szCs w:val="16"/>
              </w:rPr>
              <w:t>80,000</w:t>
            </w:r>
          </w:p>
        </w:tc>
        <w:tc>
          <w:tcPr>
            <w:tcW w:w="1030" w:type="dxa"/>
            <w:vAlign w:val="bottom"/>
          </w:tcPr>
          <w:p w14:paraId="176FD826"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sz w:val="16"/>
                <w:szCs w:val="16"/>
              </w:rPr>
              <w:t>75,000</w:t>
            </w:r>
          </w:p>
        </w:tc>
      </w:tr>
      <w:tr w:rsidR="009055CA" w:rsidRPr="00336751" w14:paraId="002CADDB" w14:textId="77777777" w:rsidTr="009063FA">
        <w:trPr>
          <w:cantSplit/>
          <w:jc w:val="center"/>
        </w:trPr>
        <w:tc>
          <w:tcPr>
            <w:tcW w:w="0" w:type="auto"/>
            <w:vAlign w:val="bottom"/>
          </w:tcPr>
          <w:p w14:paraId="4DBF1CCF"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szCs w:val="16"/>
              </w:rPr>
            </w:pPr>
            <w:r w:rsidRPr="00336751">
              <w:rPr>
                <w:sz w:val="16"/>
                <w:szCs w:val="16"/>
              </w:rPr>
              <w:t>Stock – 80% owned subsidiary</w:t>
            </w:r>
          </w:p>
        </w:tc>
        <w:tc>
          <w:tcPr>
            <w:tcW w:w="830" w:type="dxa"/>
            <w:vAlign w:val="bottom"/>
          </w:tcPr>
          <w:p w14:paraId="37C117A1"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sz w:val="16"/>
                <w:szCs w:val="16"/>
              </w:rPr>
            </w:pPr>
            <w:r w:rsidRPr="00336751">
              <w:rPr>
                <w:kern w:val="2"/>
                <w:sz w:val="16"/>
                <w:szCs w:val="16"/>
              </w:rPr>
              <w:t>$</w:t>
            </w:r>
            <w:r w:rsidRPr="00336751">
              <w:rPr>
                <w:sz w:val="16"/>
                <w:szCs w:val="16"/>
              </w:rPr>
              <w:t>100,000</w:t>
            </w:r>
          </w:p>
        </w:tc>
        <w:tc>
          <w:tcPr>
            <w:tcW w:w="950" w:type="dxa"/>
            <w:vAlign w:val="bottom"/>
          </w:tcPr>
          <w:p w14:paraId="05B43A95"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sz w:val="16"/>
                <w:szCs w:val="16"/>
              </w:rPr>
            </w:pPr>
            <w:r w:rsidRPr="00336751">
              <w:rPr>
                <w:kern w:val="2"/>
                <w:sz w:val="16"/>
                <w:szCs w:val="16"/>
              </w:rPr>
              <w:t>$</w:t>
            </w:r>
            <w:r w:rsidR="002D7D2C">
              <w:rPr>
                <w:kern w:val="2"/>
                <w:sz w:val="16"/>
                <w:szCs w:val="16"/>
              </w:rPr>
              <w:t xml:space="preserve">   </w:t>
            </w:r>
            <w:r w:rsidRPr="00336751">
              <w:rPr>
                <w:sz w:val="16"/>
                <w:szCs w:val="16"/>
              </w:rPr>
              <w:t>100,000</w:t>
            </w:r>
          </w:p>
        </w:tc>
        <w:tc>
          <w:tcPr>
            <w:tcW w:w="965" w:type="dxa"/>
            <w:vAlign w:val="bottom"/>
          </w:tcPr>
          <w:p w14:paraId="6E38175B"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sz w:val="16"/>
                <w:szCs w:val="16"/>
              </w:rPr>
            </w:pPr>
            <w:r w:rsidRPr="00336751">
              <w:rPr>
                <w:kern w:val="2"/>
                <w:sz w:val="16"/>
                <w:szCs w:val="16"/>
              </w:rPr>
              <w:t>$</w:t>
            </w:r>
            <w:r w:rsidR="002D7D2C">
              <w:rPr>
                <w:kern w:val="2"/>
                <w:sz w:val="16"/>
                <w:szCs w:val="16"/>
              </w:rPr>
              <w:t xml:space="preserve">   </w:t>
            </w:r>
            <w:r w:rsidRPr="00336751">
              <w:rPr>
                <w:sz w:val="16"/>
                <w:szCs w:val="16"/>
              </w:rPr>
              <w:t>100,000</w:t>
            </w:r>
          </w:p>
        </w:tc>
        <w:tc>
          <w:tcPr>
            <w:tcW w:w="1030" w:type="dxa"/>
            <w:vAlign w:val="bottom"/>
          </w:tcPr>
          <w:p w14:paraId="78E4E4DB"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sz w:val="16"/>
                <w:szCs w:val="16"/>
              </w:rPr>
            </w:pPr>
            <w:r w:rsidRPr="00336751">
              <w:rPr>
                <w:kern w:val="2"/>
                <w:sz w:val="16"/>
                <w:szCs w:val="16"/>
              </w:rPr>
              <w:t>$</w:t>
            </w:r>
            <w:r w:rsidR="002D7D2C">
              <w:rPr>
                <w:kern w:val="2"/>
                <w:sz w:val="16"/>
                <w:szCs w:val="16"/>
              </w:rPr>
              <w:t xml:space="preserve">     </w:t>
            </w:r>
            <w:r w:rsidRPr="00336751">
              <w:rPr>
                <w:sz w:val="16"/>
                <w:szCs w:val="16"/>
              </w:rPr>
              <w:t>100,000</w:t>
            </w:r>
          </w:p>
        </w:tc>
      </w:tr>
      <w:tr w:rsidR="009055CA" w:rsidRPr="00336751" w14:paraId="15D68CB3" w14:textId="77777777" w:rsidTr="009063FA">
        <w:trPr>
          <w:cantSplit/>
          <w:jc w:val="center"/>
        </w:trPr>
        <w:tc>
          <w:tcPr>
            <w:tcW w:w="0" w:type="auto"/>
            <w:vAlign w:val="bottom"/>
          </w:tcPr>
          <w:p w14:paraId="4D166D9E"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szCs w:val="16"/>
              </w:rPr>
            </w:pPr>
            <w:r w:rsidRPr="00336751">
              <w:rPr>
                <w:sz w:val="16"/>
                <w:szCs w:val="16"/>
              </w:rPr>
              <w:t>Trademark asset</w:t>
            </w:r>
          </w:p>
        </w:tc>
        <w:tc>
          <w:tcPr>
            <w:tcW w:w="830" w:type="dxa"/>
            <w:vAlign w:val="bottom"/>
          </w:tcPr>
          <w:p w14:paraId="7078360A"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sz w:val="16"/>
                <w:szCs w:val="16"/>
              </w:rPr>
            </w:pPr>
            <w:r w:rsidRPr="00336751">
              <w:rPr>
                <w:kern w:val="2"/>
                <w:sz w:val="16"/>
                <w:szCs w:val="16"/>
              </w:rPr>
              <w:t>$</w:t>
            </w:r>
            <w:r w:rsidR="002D7D2C">
              <w:rPr>
                <w:kern w:val="2"/>
                <w:sz w:val="16"/>
                <w:szCs w:val="16"/>
              </w:rPr>
              <w:t xml:space="preserve">  </w:t>
            </w:r>
            <w:r w:rsidRPr="00336751">
              <w:rPr>
                <w:sz w:val="16"/>
                <w:szCs w:val="16"/>
              </w:rPr>
              <w:t>80,000</w:t>
            </w:r>
          </w:p>
        </w:tc>
        <w:tc>
          <w:tcPr>
            <w:tcW w:w="950" w:type="dxa"/>
            <w:vAlign w:val="bottom"/>
          </w:tcPr>
          <w:p w14:paraId="4EBE1E95"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sz w:val="16"/>
                <w:szCs w:val="16"/>
              </w:rPr>
            </w:pPr>
            <w:r w:rsidRPr="00336751">
              <w:rPr>
                <w:kern w:val="2"/>
                <w:sz w:val="16"/>
                <w:szCs w:val="16"/>
              </w:rPr>
              <w:t>$</w:t>
            </w:r>
            <w:r w:rsidR="002D7D2C">
              <w:rPr>
                <w:kern w:val="2"/>
                <w:sz w:val="16"/>
                <w:szCs w:val="16"/>
              </w:rPr>
              <w:t xml:space="preserve">     </w:t>
            </w:r>
            <w:r w:rsidRPr="00336751">
              <w:rPr>
                <w:sz w:val="16"/>
                <w:szCs w:val="16"/>
              </w:rPr>
              <w:t>80,000</w:t>
            </w:r>
          </w:p>
        </w:tc>
        <w:tc>
          <w:tcPr>
            <w:tcW w:w="965" w:type="dxa"/>
            <w:vAlign w:val="bottom"/>
          </w:tcPr>
          <w:p w14:paraId="6EA82B31"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sz w:val="16"/>
                <w:szCs w:val="16"/>
              </w:rPr>
            </w:pPr>
            <w:r w:rsidRPr="00336751">
              <w:rPr>
                <w:kern w:val="2"/>
                <w:sz w:val="16"/>
                <w:szCs w:val="16"/>
              </w:rPr>
              <w:t>$</w:t>
            </w:r>
            <w:r w:rsidR="002D7D2C">
              <w:rPr>
                <w:kern w:val="2"/>
                <w:sz w:val="16"/>
                <w:szCs w:val="16"/>
              </w:rPr>
              <w:t xml:space="preserve">     </w:t>
            </w:r>
            <w:r w:rsidRPr="00336751">
              <w:rPr>
                <w:sz w:val="16"/>
                <w:szCs w:val="16"/>
              </w:rPr>
              <w:t>80,000</w:t>
            </w:r>
          </w:p>
        </w:tc>
        <w:tc>
          <w:tcPr>
            <w:tcW w:w="1030" w:type="dxa"/>
            <w:vAlign w:val="bottom"/>
          </w:tcPr>
          <w:p w14:paraId="448DFAAD"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sz w:val="16"/>
                <w:szCs w:val="16"/>
              </w:rPr>
            </w:pPr>
            <w:r w:rsidRPr="00336751">
              <w:rPr>
                <w:kern w:val="2"/>
                <w:sz w:val="16"/>
                <w:szCs w:val="16"/>
              </w:rPr>
              <w:t>$</w:t>
            </w:r>
            <w:r w:rsidR="002D7D2C">
              <w:rPr>
                <w:kern w:val="2"/>
                <w:sz w:val="16"/>
                <w:szCs w:val="16"/>
              </w:rPr>
              <w:t xml:space="preserve">       </w:t>
            </w:r>
            <w:r w:rsidRPr="00336751">
              <w:rPr>
                <w:sz w:val="16"/>
                <w:szCs w:val="16"/>
              </w:rPr>
              <w:t>80,000</w:t>
            </w:r>
          </w:p>
        </w:tc>
      </w:tr>
      <w:tr w:rsidR="009055CA" w:rsidRPr="00336751" w14:paraId="5051B897" w14:textId="77777777" w:rsidTr="009063FA">
        <w:trPr>
          <w:cantSplit/>
          <w:jc w:val="center"/>
        </w:trPr>
        <w:tc>
          <w:tcPr>
            <w:tcW w:w="0" w:type="auto"/>
            <w:vAlign w:val="bottom"/>
          </w:tcPr>
          <w:p w14:paraId="62E07E4D"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Other assets</w:t>
            </w:r>
          </w:p>
        </w:tc>
        <w:tc>
          <w:tcPr>
            <w:tcW w:w="830" w:type="dxa"/>
            <w:tcBorders>
              <w:bottom w:val="single" w:sz="6" w:space="0" w:color="auto"/>
            </w:tcBorders>
            <w:vAlign w:val="bottom"/>
          </w:tcPr>
          <w:p w14:paraId="595A308E"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kern w:val="2"/>
                <w:sz w:val="16"/>
                <w:szCs w:val="16"/>
              </w:rPr>
              <w:t xml:space="preserve">         0</w:t>
            </w:r>
          </w:p>
        </w:tc>
        <w:tc>
          <w:tcPr>
            <w:tcW w:w="950" w:type="dxa"/>
            <w:tcBorders>
              <w:bottom w:val="single" w:sz="6" w:space="0" w:color="auto"/>
            </w:tcBorders>
            <w:vAlign w:val="bottom"/>
          </w:tcPr>
          <w:p w14:paraId="74059698"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kern w:val="2"/>
                <w:sz w:val="16"/>
                <w:szCs w:val="16"/>
              </w:rPr>
              <w:t>0</w:t>
            </w:r>
          </w:p>
        </w:tc>
        <w:tc>
          <w:tcPr>
            <w:tcW w:w="965" w:type="dxa"/>
            <w:tcBorders>
              <w:bottom w:val="single" w:sz="6" w:space="0" w:color="auto"/>
            </w:tcBorders>
            <w:vAlign w:val="bottom"/>
          </w:tcPr>
          <w:p w14:paraId="156F2B59"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$5,400,000</w:t>
            </w:r>
          </w:p>
        </w:tc>
        <w:tc>
          <w:tcPr>
            <w:tcW w:w="1030" w:type="dxa"/>
            <w:tcBorders>
              <w:bottom w:val="single" w:sz="6" w:space="0" w:color="auto"/>
            </w:tcBorders>
            <w:vAlign w:val="bottom"/>
          </w:tcPr>
          <w:p w14:paraId="64DEBEFC"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kern w:val="2"/>
                <w:sz w:val="16"/>
                <w:szCs w:val="16"/>
              </w:rPr>
              <w:t>5,775,000</w:t>
            </w:r>
          </w:p>
        </w:tc>
      </w:tr>
      <w:tr w:rsidR="009055CA" w:rsidRPr="00336751" w14:paraId="2EEBD8A0" w14:textId="77777777" w:rsidTr="009063FA">
        <w:trPr>
          <w:cantSplit/>
          <w:jc w:val="center"/>
        </w:trPr>
        <w:tc>
          <w:tcPr>
            <w:tcW w:w="0" w:type="auto"/>
            <w:vAlign w:val="bottom"/>
          </w:tcPr>
          <w:p w14:paraId="6A235A09"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Totals</w:t>
            </w:r>
          </w:p>
        </w:tc>
        <w:tc>
          <w:tcPr>
            <w:tcW w:w="830" w:type="dxa"/>
            <w:tcBorders>
              <w:top w:val="single" w:sz="6" w:space="0" w:color="auto"/>
            </w:tcBorders>
            <w:vAlign w:val="bottom"/>
          </w:tcPr>
          <w:p w14:paraId="6941FBA9"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$680,000</w:t>
            </w:r>
          </w:p>
        </w:tc>
        <w:tc>
          <w:tcPr>
            <w:tcW w:w="950" w:type="dxa"/>
            <w:tcBorders>
              <w:top w:val="single" w:sz="6" w:space="0" w:color="auto"/>
            </w:tcBorders>
            <w:vAlign w:val="bottom"/>
          </w:tcPr>
          <w:p w14:paraId="23606DEB"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kern w:val="2"/>
                <w:sz w:val="16"/>
                <w:szCs w:val="16"/>
              </w:rPr>
              <w:t>905,000</w:t>
            </w:r>
          </w:p>
        </w:tc>
        <w:tc>
          <w:tcPr>
            <w:tcW w:w="965" w:type="dxa"/>
            <w:tcBorders>
              <w:top w:val="single" w:sz="6" w:space="0" w:color="auto"/>
            </w:tcBorders>
            <w:vAlign w:val="bottom"/>
          </w:tcPr>
          <w:p w14:paraId="45659CF3"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$6,080,000</w:t>
            </w:r>
          </w:p>
        </w:tc>
        <w:tc>
          <w:tcPr>
            <w:tcW w:w="1030" w:type="dxa"/>
            <w:tcBorders>
              <w:top w:val="single" w:sz="6" w:space="0" w:color="auto"/>
            </w:tcBorders>
            <w:vAlign w:val="bottom"/>
          </w:tcPr>
          <w:p w14:paraId="6642E22D"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kern w:val="2"/>
                <w:sz w:val="16"/>
                <w:szCs w:val="16"/>
              </w:rPr>
              <w:t>6,680,000</w:t>
            </w:r>
          </w:p>
        </w:tc>
      </w:tr>
      <w:tr w:rsidR="009055CA" w:rsidRPr="00336751" w14:paraId="39237E2C" w14:textId="77777777" w:rsidTr="009063FA">
        <w:trPr>
          <w:cantSplit/>
          <w:jc w:val="center"/>
        </w:trPr>
        <w:tc>
          <w:tcPr>
            <w:tcW w:w="0" w:type="auto"/>
            <w:vAlign w:val="bottom"/>
          </w:tcPr>
          <w:p w14:paraId="28E24AC4"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1-1-06 totals</w:t>
            </w:r>
          </w:p>
        </w:tc>
        <w:tc>
          <w:tcPr>
            <w:tcW w:w="830" w:type="dxa"/>
            <w:vAlign w:val="bottom"/>
          </w:tcPr>
          <w:p w14:paraId="0C5B167A"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950" w:type="dxa"/>
            <w:tcBorders>
              <w:bottom w:val="single" w:sz="6" w:space="0" w:color="auto"/>
            </w:tcBorders>
            <w:vAlign w:val="bottom"/>
          </w:tcPr>
          <w:p w14:paraId="1D79EE8F"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kern w:val="2"/>
                <w:sz w:val="16"/>
                <w:szCs w:val="16"/>
              </w:rPr>
              <w:t>680,000</w:t>
            </w:r>
          </w:p>
        </w:tc>
        <w:tc>
          <w:tcPr>
            <w:tcW w:w="965" w:type="dxa"/>
            <w:vAlign w:val="bottom"/>
          </w:tcPr>
          <w:p w14:paraId="69C1AC2E"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vAlign w:val="bottom"/>
          </w:tcPr>
          <w:p w14:paraId="45F73E72"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kern w:val="2"/>
                <w:sz w:val="16"/>
                <w:szCs w:val="16"/>
              </w:rPr>
              <w:t>6,080,000</w:t>
            </w:r>
          </w:p>
        </w:tc>
      </w:tr>
      <w:tr w:rsidR="009055CA" w:rsidRPr="00336751" w14:paraId="7CF89E0C" w14:textId="77777777" w:rsidTr="009063FA">
        <w:trPr>
          <w:cantSplit/>
          <w:jc w:val="center"/>
        </w:trPr>
        <w:tc>
          <w:tcPr>
            <w:tcW w:w="0" w:type="auto"/>
            <w:vAlign w:val="bottom"/>
          </w:tcPr>
          <w:p w14:paraId="21AC20E6"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Totals</w:t>
            </w:r>
          </w:p>
        </w:tc>
        <w:tc>
          <w:tcPr>
            <w:tcW w:w="830" w:type="dxa"/>
            <w:vAlign w:val="bottom"/>
          </w:tcPr>
          <w:p w14:paraId="6376D2E5"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950" w:type="dxa"/>
            <w:tcBorders>
              <w:top w:val="single" w:sz="6" w:space="0" w:color="auto"/>
              <w:bottom w:val="single" w:sz="6" w:space="0" w:color="auto"/>
            </w:tcBorders>
            <w:vAlign w:val="bottom"/>
          </w:tcPr>
          <w:p w14:paraId="608595FF"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$1,585,000</w:t>
            </w:r>
          </w:p>
        </w:tc>
        <w:tc>
          <w:tcPr>
            <w:tcW w:w="965" w:type="dxa"/>
            <w:vAlign w:val="bottom"/>
          </w:tcPr>
          <w:p w14:paraId="7FD84CAC"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tcBorders>
              <w:bottom w:val="single" w:sz="6" w:space="0" w:color="auto"/>
            </w:tcBorders>
            <w:vAlign w:val="bottom"/>
          </w:tcPr>
          <w:p w14:paraId="2802580C" w14:textId="77777777" w:rsidR="009055CA" w:rsidRPr="00336751" w:rsidRDefault="009055CA" w:rsidP="0076631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$12,760,000</w:t>
            </w:r>
          </w:p>
        </w:tc>
      </w:tr>
      <w:tr w:rsidR="009055CA" w:rsidRPr="00336751" w14:paraId="3EF96AEB" w14:textId="77777777" w:rsidTr="009063FA">
        <w:trPr>
          <w:cantSplit/>
          <w:jc w:val="center"/>
        </w:trPr>
        <w:tc>
          <w:tcPr>
            <w:tcW w:w="0" w:type="auto"/>
            <w:vAlign w:val="bottom"/>
          </w:tcPr>
          <w:p w14:paraId="68D41C75" w14:textId="77777777" w:rsidR="009055CA" w:rsidRPr="00336751" w:rsidRDefault="009055CA"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Average</w:t>
            </w:r>
          </w:p>
        </w:tc>
        <w:tc>
          <w:tcPr>
            <w:tcW w:w="830" w:type="dxa"/>
            <w:vAlign w:val="bottom"/>
          </w:tcPr>
          <w:p w14:paraId="2C549623" w14:textId="77777777" w:rsidR="009055CA" w:rsidRPr="00336751" w:rsidRDefault="009055CA"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950" w:type="dxa"/>
            <w:tcBorders>
              <w:top w:val="single" w:sz="6" w:space="0" w:color="auto"/>
              <w:bottom w:val="single" w:sz="6" w:space="0" w:color="auto"/>
            </w:tcBorders>
            <w:vAlign w:val="bottom"/>
          </w:tcPr>
          <w:p w14:paraId="44108A31" w14:textId="77777777" w:rsidR="009055CA" w:rsidRPr="00336751" w:rsidRDefault="009055CA"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kern w:val="2"/>
                <w:sz w:val="16"/>
                <w:szCs w:val="16"/>
              </w:rPr>
              <w:t>792,500</w:t>
            </w:r>
          </w:p>
        </w:tc>
        <w:tc>
          <w:tcPr>
            <w:tcW w:w="965" w:type="dxa"/>
            <w:vAlign w:val="bottom"/>
          </w:tcPr>
          <w:p w14:paraId="49924C99" w14:textId="77777777" w:rsidR="009055CA" w:rsidRPr="00336751" w:rsidRDefault="009055CA"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tcBorders>
              <w:top w:val="single" w:sz="6" w:space="0" w:color="auto"/>
              <w:bottom w:val="single" w:sz="6" w:space="0" w:color="auto"/>
            </w:tcBorders>
            <w:vAlign w:val="bottom"/>
          </w:tcPr>
          <w:p w14:paraId="0C915869" w14:textId="77777777" w:rsidR="009055CA" w:rsidRPr="00336751" w:rsidRDefault="009055CA"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$6,3800,000</w:t>
            </w:r>
          </w:p>
        </w:tc>
      </w:tr>
      <w:tr w:rsidR="009055CA" w:rsidRPr="00336751" w14:paraId="0FA0A6D8" w14:textId="77777777" w:rsidTr="009063FA">
        <w:trPr>
          <w:cantSplit/>
          <w:jc w:val="center"/>
        </w:trPr>
        <w:tc>
          <w:tcPr>
            <w:tcW w:w="0" w:type="auto"/>
            <w:vAlign w:val="bottom"/>
          </w:tcPr>
          <w:p w14:paraId="01878ABF" w14:textId="77777777" w:rsidR="009055CA" w:rsidRPr="00336751" w:rsidRDefault="009055CA"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Ratio</w:t>
            </w:r>
          </w:p>
        </w:tc>
        <w:tc>
          <w:tcPr>
            <w:tcW w:w="830" w:type="dxa"/>
            <w:vAlign w:val="bottom"/>
          </w:tcPr>
          <w:p w14:paraId="47E27EE7" w14:textId="77777777" w:rsidR="009055CA" w:rsidRPr="00336751" w:rsidRDefault="009055CA"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950" w:type="dxa"/>
            <w:tcBorders>
              <w:top w:val="single" w:sz="6" w:space="0" w:color="auto"/>
            </w:tcBorders>
            <w:vAlign w:val="bottom"/>
          </w:tcPr>
          <w:p w14:paraId="572B42A1" w14:textId="77777777" w:rsidR="009055CA" w:rsidRPr="00336751" w:rsidRDefault="009055CA"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965" w:type="dxa"/>
            <w:vAlign w:val="bottom"/>
          </w:tcPr>
          <w:p w14:paraId="31A7F035" w14:textId="77777777" w:rsidR="009055CA" w:rsidRPr="00336751" w:rsidRDefault="009055CA"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tcBorders>
              <w:top w:val="single" w:sz="6" w:space="0" w:color="auto"/>
            </w:tcBorders>
            <w:vAlign w:val="bottom"/>
          </w:tcPr>
          <w:p w14:paraId="12B6F34E" w14:textId="77777777" w:rsidR="009055CA" w:rsidRPr="00336751" w:rsidRDefault="009055CA" w:rsidP="00337E54">
            <w:pPr>
              <w:tabs>
                <w:tab w:val="right" w:pos="103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.12422</w:t>
            </w:r>
          </w:p>
        </w:tc>
      </w:tr>
      <w:tr w:rsidR="009055CA" w:rsidRPr="00336751" w14:paraId="6495938B" w14:textId="77777777" w:rsidTr="009063FA">
        <w:trPr>
          <w:cantSplit/>
          <w:jc w:val="center"/>
        </w:trPr>
        <w:tc>
          <w:tcPr>
            <w:tcW w:w="0" w:type="auto"/>
            <w:vAlign w:val="bottom"/>
          </w:tcPr>
          <w:p w14:paraId="212D6617" w14:textId="77777777" w:rsidR="009055CA" w:rsidRPr="00336751" w:rsidRDefault="009055CA"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Interest expense allocated to total allocable assets (</w:t>
            </w:r>
            <w:r w:rsidRPr="00336751">
              <w:rPr>
                <w:sz w:val="16"/>
                <w:szCs w:val="16"/>
              </w:rPr>
              <w:t>.12422</w:t>
            </w:r>
            <w:r w:rsidRPr="00336751">
              <w:rPr>
                <w:kern w:val="2"/>
                <w:sz w:val="16"/>
                <w:szCs w:val="16"/>
              </w:rPr>
              <w:t xml:space="preserve"> x $150,000)</w:t>
            </w:r>
          </w:p>
        </w:tc>
        <w:tc>
          <w:tcPr>
            <w:tcW w:w="830" w:type="dxa"/>
            <w:vAlign w:val="bottom"/>
          </w:tcPr>
          <w:p w14:paraId="65B24DFB" w14:textId="77777777" w:rsidR="009055CA" w:rsidRPr="00336751" w:rsidRDefault="009055CA"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950" w:type="dxa"/>
            <w:vAlign w:val="bottom"/>
          </w:tcPr>
          <w:p w14:paraId="046676EC" w14:textId="77777777" w:rsidR="009055CA" w:rsidRPr="00336751" w:rsidRDefault="009055CA"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965" w:type="dxa"/>
            <w:vAlign w:val="bottom"/>
          </w:tcPr>
          <w:p w14:paraId="69ECDBF4" w14:textId="77777777" w:rsidR="009055CA" w:rsidRPr="00336751" w:rsidRDefault="009055CA"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 </w:t>
            </w:r>
          </w:p>
        </w:tc>
        <w:tc>
          <w:tcPr>
            <w:tcW w:w="1030" w:type="dxa"/>
            <w:tcBorders>
              <w:bottom w:val="double" w:sz="6" w:space="0" w:color="000000"/>
            </w:tcBorders>
            <w:vAlign w:val="bottom"/>
          </w:tcPr>
          <w:p w14:paraId="3EBEFD87" w14:textId="77777777" w:rsidR="009055CA" w:rsidRPr="00336751" w:rsidRDefault="009055CA"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p>
          <w:p w14:paraId="4010EE5F" w14:textId="77777777" w:rsidR="009055CA" w:rsidRPr="00336751" w:rsidRDefault="009055CA"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002D7D2C">
              <w:rPr>
                <w:kern w:val="2"/>
                <w:sz w:val="16"/>
                <w:szCs w:val="16"/>
              </w:rPr>
              <w:t xml:space="preserve">      </w:t>
            </w:r>
            <w:r w:rsidRPr="00336751">
              <w:rPr>
                <w:kern w:val="2"/>
                <w:sz w:val="16"/>
                <w:szCs w:val="16"/>
              </w:rPr>
              <w:t>18,633</w:t>
            </w:r>
          </w:p>
        </w:tc>
      </w:tr>
    </w:tbl>
    <w:p w14:paraId="594A1DF3" w14:textId="77777777" w:rsidR="00B65E38" w:rsidRDefault="00B65E38" w:rsidP="00FF1872">
      <w:pPr>
        <w:pStyle w:val="a1"/>
        <w:tabs>
          <w:tab w:val="clear" w:pos="1267"/>
          <w:tab w:val="left" w:pos="1200"/>
          <w:tab w:val="left" w:pos="1680"/>
        </w:tabs>
      </w:pPr>
    </w:p>
    <w:p w14:paraId="0B6BE70C" w14:textId="77777777" w:rsidR="00B65E38" w:rsidRDefault="00B65E38" w:rsidP="00DA51BB">
      <w:pPr>
        <w:pStyle w:val="a1"/>
        <w:tabs>
          <w:tab w:val="clear" w:pos="1267"/>
          <w:tab w:val="left" w:pos="1200"/>
          <w:tab w:val="left" w:pos="1680"/>
        </w:tabs>
        <w:spacing w:after="0"/>
        <w:sectPr w:rsidR="00B65E38" w:rsidSect="00B65E38">
          <w:type w:val="continuous"/>
          <w:pgSz w:w="12240" w:h="15840" w:code="1"/>
          <w:pgMar w:top="1080" w:right="864" w:bottom="864" w:left="864" w:header="576" w:footer="432" w:gutter="0"/>
          <w:cols w:space="720"/>
        </w:sectPr>
      </w:pPr>
    </w:p>
    <w:p w14:paraId="458B5CD3" w14:textId="77777777" w:rsidR="000A70F9" w:rsidRDefault="00337E54" w:rsidP="009063FA">
      <w:pPr>
        <w:pStyle w:val="a1"/>
        <w:tabs>
          <w:tab w:val="clear" w:pos="1267"/>
          <w:tab w:val="left" w:pos="1440"/>
        </w:tabs>
      </w:pPr>
      <w:r w:rsidRPr="00336751">
        <w:t>(iii).</w:t>
      </w:r>
      <w:r>
        <w:tab/>
      </w:r>
      <w:r w:rsidRPr="00336751">
        <w:t>The amount of interest expense that is applicable to the assets that produce or are held for the production of Louisiana allocable income is $2,668 determined as follows:</w:t>
      </w:r>
    </w:p>
    <w:tbl>
      <w:tblPr>
        <w:tblW w:w="0" w:type="auto"/>
        <w:jc w:val="center"/>
        <w:tblLayout w:type="fixed"/>
        <w:tblCellMar>
          <w:left w:w="115" w:type="dxa"/>
          <w:right w:w="115" w:type="dxa"/>
        </w:tblCellMar>
        <w:tblLook w:val="0000" w:firstRow="0" w:lastRow="0" w:firstColumn="0" w:lastColumn="0" w:noHBand="0" w:noVBand="0"/>
      </w:tblPr>
      <w:tblGrid>
        <w:gridCol w:w="3456"/>
        <w:gridCol w:w="846"/>
      </w:tblGrid>
      <w:tr w:rsidR="005C2F41" w:rsidRPr="00336751" w14:paraId="4B00EBDD" w14:textId="77777777" w:rsidTr="00C741D8">
        <w:trPr>
          <w:cantSplit/>
          <w:jc w:val="center"/>
        </w:trPr>
        <w:tc>
          <w:tcPr>
            <w:tcW w:w="3456" w:type="dxa"/>
            <w:vAlign w:val="bottom"/>
          </w:tcPr>
          <w:p w14:paraId="0E74DD9A"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szCs w:val="16"/>
              </w:rPr>
            </w:pPr>
            <w:r>
              <w:rPr>
                <w:sz w:val="16"/>
                <w:szCs w:val="16"/>
              </w:rPr>
              <w:t>Louisiana Allocable Assets</w:t>
            </w:r>
          </w:p>
        </w:tc>
        <w:tc>
          <w:tcPr>
            <w:tcW w:w="846" w:type="dxa"/>
            <w:vAlign w:val="bottom"/>
          </w:tcPr>
          <w:p w14:paraId="34661358"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p>
        </w:tc>
      </w:tr>
      <w:tr w:rsidR="005C2F41" w:rsidRPr="00336751" w14:paraId="5E43FA55" w14:textId="77777777" w:rsidTr="00C741D8">
        <w:trPr>
          <w:cantSplit/>
          <w:jc w:val="center"/>
        </w:trPr>
        <w:tc>
          <w:tcPr>
            <w:tcW w:w="3456" w:type="dxa"/>
            <w:vAlign w:val="bottom"/>
          </w:tcPr>
          <w:p w14:paraId="7D654F67"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 xml:space="preserve">    January 1, 2006</w:t>
            </w:r>
            <w:r w:rsidRPr="00336751">
              <w:rPr>
                <w:iCs/>
                <w:sz w:val="16"/>
                <w:szCs w:val="16"/>
              </w:rPr>
              <w:t>―</w:t>
            </w:r>
            <w:r w:rsidRPr="00336751">
              <w:rPr>
                <w:sz w:val="16"/>
                <w:szCs w:val="16"/>
              </w:rPr>
              <w:t>Rental property</w:t>
            </w:r>
          </w:p>
        </w:tc>
        <w:tc>
          <w:tcPr>
            <w:tcW w:w="846" w:type="dxa"/>
            <w:vAlign w:val="bottom"/>
          </w:tcPr>
          <w:p w14:paraId="32A4259E"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Pr>
                <w:kern w:val="2"/>
                <w:sz w:val="16"/>
                <w:szCs w:val="16"/>
              </w:rPr>
              <w:t xml:space="preserve">  </w:t>
            </w:r>
            <w:r w:rsidRPr="00336751">
              <w:rPr>
                <w:kern w:val="2"/>
                <w:sz w:val="16"/>
                <w:szCs w:val="16"/>
              </w:rPr>
              <w:t>80,000</w:t>
            </w:r>
          </w:p>
        </w:tc>
      </w:tr>
      <w:tr w:rsidR="005C2F41" w:rsidRPr="00336751" w14:paraId="1A10828C" w14:textId="77777777" w:rsidTr="00C741D8">
        <w:trPr>
          <w:cantSplit/>
          <w:jc w:val="center"/>
        </w:trPr>
        <w:tc>
          <w:tcPr>
            <w:tcW w:w="3456" w:type="dxa"/>
            <w:vAlign w:val="bottom"/>
          </w:tcPr>
          <w:p w14:paraId="70E78A35"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**January 1, 2006</w:t>
            </w:r>
            <w:r w:rsidRPr="00336751">
              <w:rPr>
                <w:iCs/>
                <w:sz w:val="16"/>
                <w:szCs w:val="16"/>
              </w:rPr>
              <w:t>―</w:t>
            </w:r>
            <w:r w:rsidRPr="00336751">
              <w:rPr>
                <w:sz w:val="16"/>
                <w:szCs w:val="16"/>
              </w:rPr>
              <w:t>Trademark asset</w:t>
            </w:r>
          </w:p>
        </w:tc>
        <w:tc>
          <w:tcPr>
            <w:tcW w:w="846" w:type="dxa"/>
            <w:vAlign w:val="bottom"/>
          </w:tcPr>
          <w:p w14:paraId="7DAE12B4"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Pr>
                <w:kern w:val="2"/>
                <w:sz w:val="16"/>
                <w:szCs w:val="16"/>
              </w:rPr>
              <w:t xml:space="preserve">  </w:t>
            </w:r>
            <w:r w:rsidRPr="00336751">
              <w:rPr>
                <w:sz w:val="16"/>
                <w:szCs w:val="16"/>
              </w:rPr>
              <w:t>32,000</w:t>
            </w:r>
          </w:p>
        </w:tc>
      </w:tr>
      <w:tr w:rsidR="005C2F41" w:rsidRPr="00336751" w14:paraId="15B094A0" w14:textId="77777777" w:rsidTr="00C741D8">
        <w:trPr>
          <w:cantSplit/>
          <w:jc w:val="center"/>
        </w:trPr>
        <w:tc>
          <w:tcPr>
            <w:tcW w:w="3456" w:type="dxa"/>
            <w:vAlign w:val="bottom"/>
          </w:tcPr>
          <w:p w14:paraId="066CF1C8"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 xml:space="preserve">    December 31, 2006</w:t>
            </w:r>
            <w:r w:rsidRPr="00336751">
              <w:rPr>
                <w:iCs/>
                <w:sz w:val="16"/>
                <w:szCs w:val="16"/>
              </w:rPr>
              <w:t>―</w:t>
            </w:r>
            <w:r w:rsidRPr="00336751">
              <w:rPr>
                <w:sz w:val="16"/>
                <w:szCs w:val="16"/>
              </w:rPr>
              <w:t>Rental property</w:t>
            </w:r>
          </w:p>
        </w:tc>
        <w:tc>
          <w:tcPr>
            <w:tcW w:w="846" w:type="dxa"/>
            <w:vAlign w:val="bottom"/>
          </w:tcPr>
          <w:p w14:paraId="1C842C9F"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Pr>
                <w:kern w:val="2"/>
                <w:sz w:val="16"/>
                <w:szCs w:val="16"/>
              </w:rPr>
              <w:t xml:space="preserve">  </w:t>
            </w:r>
            <w:r w:rsidRPr="00336751">
              <w:rPr>
                <w:kern w:val="2"/>
                <w:sz w:val="16"/>
                <w:szCs w:val="16"/>
              </w:rPr>
              <w:t>75,000</w:t>
            </w:r>
          </w:p>
        </w:tc>
      </w:tr>
      <w:tr w:rsidR="005C2F41" w:rsidRPr="00336751" w14:paraId="2D9722D6" w14:textId="77777777" w:rsidTr="00C741D8">
        <w:trPr>
          <w:cantSplit/>
          <w:jc w:val="center"/>
        </w:trPr>
        <w:tc>
          <w:tcPr>
            <w:tcW w:w="3456" w:type="dxa"/>
            <w:vAlign w:val="bottom"/>
          </w:tcPr>
          <w:p w14:paraId="32426ED4"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80" w:hanging="180"/>
              <w:rPr>
                <w:sz w:val="16"/>
                <w:szCs w:val="16"/>
              </w:rPr>
            </w:pPr>
            <w:r w:rsidRPr="00336751">
              <w:rPr>
                <w:sz w:val="16"/>
                <w:szCs w:val="16"/>
              </w:rPr>
              <w:t>**December 31, 2006</w:t>
            </w:r>
            <w:r w:rsidRPr="00336751">
              <w:rPr>
                <w:iCs/>
                <w:sz w:val="16"/>
                <w:szCs w:val="16"/>
              </w:rPr>
              <w:t>―T</w:t>
            </w:r>
            <w:r w:rsidRPr="00336751">
              <w:rPr>
                <w:sz w:val="16"/>
                <w:szCs w:val="16"/>
              </w:rPr>
              <w:t>rademark Asset</w:t>
            </w:r>
          </w:p>
        </w:tc>
        <w:tc>
          <w:tcPr>
            <w:tcW w:w="846" w:type="dxa"/>
            <w:tcBorders>
              <w:bottom w:val="single" w:sz="6" w:space="0" w:color="000000"/>
            </w:tcBorders>
            <w:vAlign w:val="bottom"/>
          </w:tcPr>
          <w:p w14:paraId="39A29767"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Pr>
                <w:kern w:val="2"/>
                <w:sz w:val="16"/>
                <w:szCs w:val="16"/>
              </w:rPr>
              <w:t xml:space="preserve">  </w:t>
            </w:r>
            <w:r w:rsidRPr="00336751">
              <w:rPr>
                <w:sz w:val="16"/>
                <w:szCs w:val="16"/>
              </w:rPr>
              <w:t>40,000</w:t>
            </w:r>
          </w:p>
        </w:tc>
      </w:tr>
      <w:tr w:rsidR="005C2F41" w:rsidRPr="00336751" w14:paraId="0A308D0A" w14:textId="77777777" w:rsidTr="00C741D8">
        <w:trPr>
          <w:cantSplit/>
          <w:jc w:val="center"/>
        </w:trPr>
        <w:tc>
          <w:tcPr>
            <w:tcW w:w="3456" w:type="dxa"/>
            <w:vAlign w:val="bottom"/>
          </w:tcPr>
          <w:p w14:paraId="1A202C1C"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Total</w:t>
            </w:r>
          </w:p>
        </w:tc>
        <w:tc>
          <w:tcPr>
            <w:tcW w:w="846" w:type="dxa"/>
            <w:tcBorders>
              <w:top w:val="single" w:sz="6" w:space="0" w:color="000000"/>
              <w:bottom w:val="single" w:sz="6" w:space="0" w:color="000000"/>
            </w:tcBorders>
            <w:vAlign w:val="bottom"/>
          </w:tcPr>
          <w:p w14:paraId="5F48E2C5"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Pr="00336751">
              <w:rPr>
                <w:sz w:val="16"/>
                <w:szCs w:val="16"/>
              </w:rPr>
              <w:t>227,000</w:t>
            </w:r>
          </w:p>
        </w:tc>
      </w:tr>
      <w:tr w:rsidR="005C2F41" w:rsidRPr="00336751" w14:paraId="38CAEFC2" w14:textId="77777777" w:rsidTr="00C741D8">
        <w:trPr>
          <w:cantSplit/>
          <w:jc w:val="center"/>
        </w:trPr>
        <w:tc>
          <w:tcPr>
            <w:tcW w:w="3456" w:type="dxa"/>
            <w:vAlign w:val="bottom"/>
          </w:tcPr>
          <w:p w14:paraId="039F7A93"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Average Louisiana allocable assets</w:t>
            </w:r>
          </w:p>
        </w:tc>
        <w:tc>
          <w:tcPr>
            <w:tcW w:w="846" w:type="dxa"/>
            <w:tcBorders>
              <w:top w:val="single" w:sz="6" w:space="0" w:color="000000"/>
            </w:tcBorders>
            <w:vAlign w:val="bottom"/>
          </w:tcPr>
          <w:p w14:paraId="182E06E3"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Pr="00336751">
              <w:rPr>
                <w:sz w:val="16"/>
                <w:szCs w:val="16"/>
              </w:rPr>
              <w:t>113,500</w:t>
            </w:r>
          </w:p>
        </w:tc>
      </w:tr>
      <w:tr w:rsidR="005C2F41" w:rsidRPr="00336751" w14:paraId="77780BDE" w14:textId="77777777" w:rsidTr="00C741D8">
        <w:trPr>
          <w:cantSplit/>
          <w:jc w:val="center"/>
        </w:trPr>
        <w:tc>
          <w:tcPr>
            <w:tcW w:w="3456" w:type="dxa"/>
            <w:vAlign w:val="bottom"/>
          </w:tcPr>
          <w:p w14:paraId="5C5CAF48"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Average total allocable assets</w:t>
            </w:r>
          </w:p>
        </w:tc>
        <w:tc>
          <w:tcPr>
            <w:tcW w:w="846" w:type="dxa"/>
            <w:vAlign w:val="bottom"/>
          </w:tcPr>
          <w:p w14:paraId="6ABD33C5"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Pr="00336751">
              <w:rPr>
                <w:sz w:val="16"/>
                <w:szCs w:val="16"/>
              </w:rPr>
              <w:t>792,500</w:t>
            </w:r>
          </w:p>
        </w:tc>
      </w:tr>
      <w:tr w:rsidR="005C2F41" w:rsidRPr="00336751" w14:paraId="105060C2" w14:textId="77777777" w:rsidTr="00C741D8">
        <w:trPr>
          <w:cantSplit/>
          <w:jc w:val="center"/>
        </w:trPr>
        <w:tc>
          <w:tcPr>
            <w:tcW w:w="3456" w:type="dxa"/>
            <w:vAlign w:val="bottom"/>
          </w:tcPr>
          <w:p w14:paraId="536C34CA"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Ratio </w:t>
            </w:r>
            <w:r w:rsidRPr="00336751">
              <w:rPr>
                <w:sz w:val="16"/>
                <w:szCs w:val="16"/>
              </w:rPr>
              <w:t>of Louisiana average to total average allocable assets</w:t>
            </w:r>
          </w:p>
        </w:tc>
        <w:tc>
          <w:tcPr>
            <w:tcW w:w="846" w:type="dxa"/>
            <w:vAlign w:val="bottom"/>
          </w:tcPr>
          <w:p w14:paraId="79320E02"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sz w:val="16"/>
                <w:szCs w:val="16"/>
              </w:rPr>
              <w:t>.14322</w:t>
            </w:r>
          </w:p>
        </w:tc>
      </w:tr>
      <w:tr w:rsidR="005C2F41" w:rsidRPr="00336751" w14:paraId="241AD84D" w14:textId="77777777" w:rsidTr="00C741D8">
        <w:trPr>
          <w:cantSplit/>
          <w:jc w:val="center"/>
        </w:trPr>
        <w:tc>
          <w:tcPr>
            <w:tcW w:w="3456" w:type="dxa"/>
            <w:vAlign w:val="bottom"/>
          </w:tcPr>
          <w:p w14:paraId="769CBA08"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Interest expense attributed to total allocable or exempt assets</w:t>
            </w:r>
          </w:p>
        </w:tc>
        <w:tc>
          <w:tcPr>
            <w:tcW w:w="846" w:type="dxa"/>
            <w:vAlign w:val="bottom"/>
          </w:tcPr>
          <w:p w14:paraId="7599B0A6"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sidRPr="00336751">
              <w:rPr>
                <w:sz w:val="16"/>
                <w:szCs w:val="16"/>
              </w:rPr>
              <w:t>18,633</w:t>
            </w:r>
          </w:p>
        </w:tc>
      </w:tr>
      <w:tr w:rsidR="005C2F41" w:rsidRPr="00336751" w14:paraId="3605DD1E" w14:textId="77777777" w:rsidTr="00C741D8">
        <w:trPr>
          <w:cantSplit/>
          <w:jc w:val="center"/>
        </w:trPr>
        <w:tc>
          <w:tcPr>
            <w:tcW w:w="3456" w:type="dxa"/>
            <w:vAlign w:val="bottom"/>
          </w:tcPr>
          <w:p w14:paraId="34E8CF86"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Interest expense allocated to Louisiana allocable assets (.14322 x $18,633)</w:t>
            </w:r>
          </w:p>
        </w:tc>
        <w:tc>
          <w:tcPr>
            <w:tcW w:w="846" w:type="dxa"/>
            <w:vAlign w:val="bottom"/>
          </w:tcPr>
          <w:p w14:paraId="626E2171" w14:textId="77777777" w:rsidR="005C2F41" w:rsidRPr="00336751" w:rsidRDefault="005C2F41"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w:t>
            </w:r>
            <w:r>
              <w:rPr>
                <w:kern w:val="2"/>
                <w:sz w:val="16"/>
                <w:szCs w:val="16"/>
              </w:rPr>
              <w:t xml:space="preserve">  </w:t>
            </w:r>
            <w:r w:rsidRPr="00336751">
              <w:rPr>
                <w:sz w:val="16"/>
                <w:szCs w:val="16"/>
              </w:rPr>
              <w:t>2,668</w:t>
            </w:r>
          </w:p>
        </w:tc>
      </w:tr>
    </w:tbl>
    <w:p w14:paraId="1A00A569" w14:textId="77777777" w:rsidR="00337E54" w:rsidRPr="00336751" w:rsidRDefault="00337E54" w:rsidP="00337E54">
      <w:pPr>
        <w:pStyle w:val="LACNote"/>
        <w:ind w:left="590" w:right="432" w:hanging="158"/>
      </w:pPr>
      <w:r w:rsidRPr="00336751">
        <w:t xml:space="preserve">**For purposes of this example, it has been assumed that the ratio of trademark royalties for the prior month from Louisiana sources to total trademark royalties for the prior month is representative of the value of the asset attributable to Louisiana at balance sheet date. In December 2005, </w:t>
      </w:r>
      <w:r w:rsidRPr="00336751">
        <w:t>Louisiana trademark royalties were $480 and total trademark royalties were $1,200. In December 2006, Louisiana trademark royalties were $550 and total trademark royalties were $1,100.</w:t>
      </w:r>
    </w:p>
    <w:p w14:paraId="25D67AFF" w14:textId="77777777" w:rsidR="00337E54" w:rsidRPr="00336751" w:rsidRDefault="00337E54" w:rsidP="00337E54">
      <w:pPr>
        <w:pStyle w:val="a1"/>
      </w:pPr>
      <w:r w:rsidRPr="00336751">
        <w:t>(b).</w:t>
      </w:r>
      <w:r w:rsidRPr="00336751">
        <w:tab/>
        <w:t xml:space="preserve">Example 2. Assume the same facts as Example 1 except that XYZ Corporation has elected under R.S.47:287.738(F)(2) to treat interest income from its </w:t>
      </w:r>
      <w:r w:rsidR="0067164B">
        <w:br/>
      </w:r>
      <w:r w:rsidRPr="00336751">
        <w:t xml:space="preserve">50 percent or more owned subsidiary as taxable allocable income. The ratio of the value of real and tangible personal property of the controlled corporation located in Louisiana to the value of such property within and without Louisiana is 10 percent for both the beginning and ending balance sheets. Therefore, 10 percent of the interest from the subsidiary is allocated to Louisiana and 10 percent of the receivable is attributed to Louisiana. In addition, the ratio of the subsidiary's income earned within Louisiana upon which Louisiana income tax has been paid to income earned everywhere of the subsidiary in the prior and current years is </w:t>
      </w:r>
      <w:r>
        <w:t>5</w:t>
      </w:r>
      <w:r w:rsidRPr="00336751">
        <w:t xml:space="preserve"> percent. Therefore 5 percent of XYZ's investment in the </w:t>
      </w:r>
      <w:r w:rsidRPr="00336751">
        <w:lastRenderedPageBreak/>
        <w:t>subsidiary is attributed to Louisiana. Example 1 would change as follows</w:t>
      </w:r>
      <w:r w:rsidR="00B75097">
        <w:t>.</w:t>
      </w:r>
    </w:p>
    <w:p w14:paraId="303957EA" w14:textId="77777777" w:rsidR="00337E54" w:rsidRDefault="00B65E38" w:rsidP="009063FA">
      <w:pPr>
        <w:pStyle w:val="i0"/>
        <w:tabs>
          <w:tab w:val="clear" w:pos="1080"/>
          <w:tab w:val="decimal" w:pos="1260"/>
          <w:tab w:val="left" w:pos="1530"/>
        </w:tabs>
      </w:pPr>
      <w:r>
        <w:tab/>
      </w:r>
      <w:r w:rsidR="00337E54" w:rsidRPr="00336751">
        <w:tab/>
        <w:t>(i).</w:t>
      </w:r>
      <w:r w:rsidR="00337E54" w:rsidRPr="00336751">
        <w:tab/>
        <w:t>Total allocable and exempt income and Louisiana allocable income would be:</w:t>
      </w:r>
    </w:p>
    <w:tbl>
      <w:tblPr>
        <w:tblW w:w="4770" w:type="dxa"/>
        <w:jc w:val="center"/>
        <w:tblLayout w:type="fixed"/>
        <w:tblCellMar>
          <w:left w:w="115" w:type="dxa"/>
          <w:right w:w="115" w:type="dxa"/>
        </w:tblCellMar>
        <w:tblLook w:val="0000" w:firstRow="0" w:lastRow="0" w:firstColumn="0" w:lastColumn="0" w:noHBand="0" w:noVBand="0"/>
      </w:tblPr>
      <w:tblGrid>
        <w:gridCol w:w="2880"/>
        <w:gridCol w:w="20"/>
        <w:gridCol w:w="970"/>
        <w:gridCol w:w="30"/>
        <w:gridCol w:w="833"/>
        <w:gridCol w:w="37"/>
      </w:tblGrid>
      <w:tr w:rsidR="00337E54" w:rsidRPr="00336751" w14:paraId="6B762B45" w14:textId="77777777" w:rsidTr="006F58CE">
        <w:trPr>
          <w:cantSplit/>
          <w:jc w:val="center"/>
        </w:trPr>
        <w:tc>
          <w:tcPr>
            <w:tcW w:w="2880" w:type="dxa"/>
            <w:vAlign w:val="bottom"/>
          </w:tcPr>
          <w:p w14:paraId="22EE663B" w14:textId="77777777" w:rsidR="00337E54" w:rsidRPr="00336751" w:rsidRDefault="00337E54" w:rsidP="00337E54">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p>
        </w:tc>
        <w:tc>
          <w:tcPr>
            <w:tcW w:w="990" w:type="dxa"/>
            <w:gridSpan w:val="2"/>
            <w:vAlign w:val="bottom"/>
          </w:tcPr>
          <w:p w14:paraId="2ED49E15" w14:textId="77777777" w:rsidR="00337E54" w:rsidRPr="00336751" w:rsidRDefault="00337E54" w:rsidP="00337E54">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szCs w:val="16"/>
              </w:rPr>
            </w:pPr>
            <w:r w:rsidRPr="00336751">
              <w:rPr>
                <w:sz w:val="16"/>
                <w:szCs w:val="16"/>
              </w:rPr>
              <w:t>Louisiana</w:t>
            </w:r>
          </w:p>
        </w:tc>
        <w:tc>
          <w:tcPr>
            <w:tcW w:w="900" w:type="dxa"/>
            <w:gridSpan w:val="3"/>
            <w:vAlign w:val="bottom"/>
          </w:tcPr>
          <w:p w14:paraId="2DC14B65" w14:textId="77777777" w:rsidR="00337E54" w:rsidRPr="00336751" w:rsidRDefault="00337E54" w:rsidP="00337E54">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szCs w:val="16"/>
              </w:rPr>
            </w:pPr>
            <w:r w:rsidRPr="00336751">
              <w:rPr>
                <w:sz w:val="16"/>
                <w:szCs w:val="16"/>
              </w:rPr>
              <w:t>Total</w:t>
            </w:r>
          </w:p>
        </w:tc>
      </w:tr>
      <w:tr w:rsidR="00337E54" w:rsidRPr="00336751" w14:paraId="32BE7B8C" w14:textId="77777777" w:rsidTr="006F58CE">
        <w:trPr>
          <w:gridAfter w:val="1"/>
          <w:wAfter w:w="37" w:type="dxa"/>
          <w:cantSplit/>
          <w:jc w:val="center"/>
        </w:trPr>
        <w:tc>
          <w:tcPr>
            <w:tcW w:w="2900" w:type="dxa"/>
            <w:gridSpan w:val="2"/>
            <w:vAlign w:val="bottom"/>
          </w:tcPr>
          <w:p w14:paraId="2F66DE25" w14:textId="77777777" w:rsidR="00337E54" w:rsidRPr="00336751" w:rsidRDefault="00337E54"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 xml:space="preserve">  *Interest from 80% owned Subsidiary</w:t>
            </w:r>
          </w:p>
        </w:tc>
        <w:tc>
          <w:tcPr>
            <w:tcW w:w="1000" w:type="dxa"/>
            <w:gridSpan w:val="2"/>
            <w:vAlign w:val="bottom"/>
          </w:tcPr>
          <w:p w14:paraId="1864F075" w14:textId="77777777" w:rsidR="00337E54" w:rsidRPr="00336751" w:rsidRDefault="00337E54"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sz w:val="16"/>
                <w:szCs w:val="16"/>
              </w:rPr>
              <w:t>$</w:t>
            </w:r>
            <w:r w:rsidR="00001B49">
              <w:rPr>
                <w:sz w:val="16"/>
                <w:szCs w:val="16"/>
              </w:rPr>
              <w:t xml:space="preserve">  </w:t>
            </w:r>
            <w:r w:rsidRPr="00336751">
              <w:rPr>
                <w:sz w:val="16"/>
                <w:szCs w:val="16"/>
              </w:rPr>
              <w:t>1,000</w:t>
            </w:r>
          </w:p>
        </w:tc>
        <w:tc>
          <w:tcPr>
            <w:tcW w:w="833" w:type="dxa"/>
            <w:vAlign w:val="bottom"/>
          </w:tcPr>
          <w:p w14:paraId="73698920" w14:textId="77777777" w:rsidR="00337E54" w:rsidRPr="00336751" w:rsidRDefault="00337E54"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sz w:val="16"/>
                <w:szCs w:val="16"/>
              </w:rPr>
              <w:t>$10,000</w:t>
            </w:r>
          </w:p>
        </w:tc>
      </w:tr>
      <w:tr w:rsidR="00337E54" w:rsidRPr="00336751" w14:paraId="478B3B2F" w14:textId="77777777" w:rsidTr="006F58CE">
        <w:trPr>
          <w:gridAfter w:val="1"/>
          <w:wAfter w:w="37" w:type="dxa"/>
          <w:cantSplit/>
          <w:jc w:val="center"/>
        </w:trPr>
        <w:tc>
          <w:tcPr>
            <w:tcW w:w="2900" w:type="dxa"/>
            <w:gridSpan w:val="2"/>
            <w:vAlign w:val="bottom"/>
          </w:tcPr>
          <w:p w14:paraId="50968B7E" w14:textId="77777777" w:rsidR="00337E54" w:rsidRPr="00336751" w:rsidRDefault="00337E54"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**Interest (interest bearing checking)</w:t>
            </w:r>
          </w:p>
        </w:tc>
        <w:tc>
          <w:tcPr>
            <w:tcW w:w="1000" w:type="dxa"/>
            <w:gridSpan w:val="2"/>
            <w:vAlign w:val="bottom"/>
          </w:tcPr>
          <w:p w14:paraId="3A722E40" w14:textId="77777777" w:rsidR="00337E54" w:rsidRPr="00336751" w:rsidRDefault="00337E54"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sz w:val="16"/>
                <w:szCs w:val="16"/>
              </w:rPr>
              <w:t>0</w:t>
            </w:r>
          </w:p>
        </w:tc>
        <w:tc>
          <w:tcPr>
            <w:tcW w:w="833" w:type="dxa"/>
            <w:vAlign w:val="bottom"/>
          </w:tcPr>
          <w:p w14:paraId="4965200C" w14:textId="77777777" w:rsidR="00337E54" w:rsidRPr="00336751" w:rsidRDefault="00337E54"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sz w:val="16"/>
                <w:szCs w:val="16"/>
              </w:rPr>
              <w:t>$</w:t>
            </w:r>
            <w:r w:rsidR="00001B49">
              <w:rPr>
                <w:sz w:val="16"/>
                <w:szCs w:val="16"/>
              </w:rPr>
              <w:t xml:space="preserve">  </w:t>
            </w:r>
            <w:r w:rsidRPr="00336751">
              <w:rPr>
                <w:sz w:val="16"/>
                <w:szCs w:val="16"/>
              </w:rPr>
              <w:t>5,000</w:t>
            </w:r>
          </w:p>
        </w:tc>
      </w:tr>
      <w:tr w:rsidR="00337E54" w:rsidRPr="00336751" w14:paraId="6BCB7817" w14:textId="77777777" w:rsidTr="006F58CE">
        <w:trPr>
          <w:gridAfter w:val="1"/>
          <w:wAfter w:w="37" w:type="dxa"/>
          <w:cantSplit/>
          <w:jc w:val="center"/>
        </w:trPr>
        <w:tc>
          <w:tcPr>
            <w:tcW w:w="2900" w:type="dxa"/>
            <w:gridSpan w:val="2"/>
            <w:vAlign w:val="bottom"/>
          </w:tcPr>
          <w:p w14:paraId="436A5736" w14:textId="77777777" w:rsidR="00337E54" w:rsidRPr="00336751" w:rsidRDefault="00337E54"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**Dividends</w:t>
            </w:r>
          </w:p>
        </w:tc>
        <w:tc>
          <w:tcPr>
            <w:tcW w:w="1000" w:type="dxa"/>
            <w:gridSpan w:val="2"/>
            <w:vAlign w:val="bottom"/>
          </w:tcPr>
          <w:p w14:paraId="61A083FD" w14:textId="77777777" w:rsidR="00337E54" w:rsidRPr="00336751" w:rsidRDefault="00337E54"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sz w:val="16"/>
                <w:szCs w:val="16"/>
              </w:rPr>
              <w:t>0</w:t>
            </w:r>
          </w:p>
        </w:tc>
        <w:tc>
          <w:tcPr>
            <w:tcW w:w="833" w:type="dxa"/>
            <w:vAlign w:val="bottom"/>
          </w:tcPr>
          <w:p w14:paraId="65F464CA" w14:textId="77777777" w:rsidR="00337E54" w:rsidRPr="00336751" w:rsidRDefault="00337E54"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sz w:val="16"/>
                <w:szCs w:val="16"/>
              </w:rPr>
              <w:t>$</w:t>
            </w:r>
            <w:r w:rsidR="00001B49">
              <w:rPr>
                <w:sz w:val="16"/>
                <w:szCs w:val="16"/>
              </w:rPr>
              <w:t xml:space="preserve">  </w:t>
            </w:r>
            <w:r w:rsidRPr="00336751">
              <w:rPr>
                <w:sz w:val="16"/>
                <w:szCs w:val="16"/>
              </w:rPr>
              <w:t>5,000</w:t>
            </w:r>
          </w:p>
        </w:tc>
      </w:tr>
      <w:tr w:rsidR="00337E54" w:rsidRPr="00336751" w14:paraId="758947FA" w14:textId="77777777" w:rsidTr="006F58CE">
        <w:trPr>
          <w:gridAfter w:val="1"/>
          <w:wAfter w:w="37" w:type="dxa"/>
          <w:cantSplit/>
          <w:jc w:val="center"/>
        </w:trPr>
        <w:tc>
          <w:tcPr>
            <w:tcW w:w="2900" w:type="dxa"/>
            <w:gridSpan w:val="2"/>
            <w:vAlign w:val="bottom"/>
          </w:tcPr>
          <w:p w14:paraId="77CAFAF8" w14:textId="77777777" w:rsidR="00337E54" w:rsidRPr="00336751" w:rsidRDefault="00337E54"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Net rent income</w:t>
            </w:r>
          </w:p>
        </w:tc>
        <w:tc>
          <w:tcPr>
            <w:tcW w:w="1000" w:type="dxa"/>
            <w:gridSpan w:val="2"/>
            <w:vAlign w:val="bottom"/>
          </w:tcPr>
          <w:p w14:paraId="410AFC99" w14:textId="77777777" w:rsidR="00337E54" w:rsidRPr="00336751" w:rsidRDefault="00337E54"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sz w:val="16"/>
                <w:szCs w:val="16"/>
              </w:rPr>
              <w:t>$10,000</w:t>
            </w:r>
          </w:p>
        </w:tc>
        <w:tc>
          <w:tcPr>
            <w:tcW w:w="833" w:type="dxa"/>
            <w:vAlign w:val="bottom"/>
          </w:tcPr>
          <w:p w14:paraId="5D8940D6" w14:textId="77777777" w:rsidR="00337E54" w:rsidRPr="00336751" w:rsidRDefault="00337E54"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sz w:val="16"/>
                <w:szCs w:val="16"/>
              </w:rPr>
              <w:t>$10,000</w:t>
            </w:r>
          </w:p>
        </w:tc>
      </w:tr>
      <w:tr w:rsidR="00337E54" w:rsidRPr="00336751" w14:paraId="395F1915" w14:textId="77777777" w:rsidTr="006F58CE">
        <w:trPr>
          <w:gridAfter w:val="1"/>
          <w:wAfter w:w="37" w:type="dxa"/>
          <w:cantSplit/>
          <w:jc w:val="center"/>
        </w:trPr>
        <w:tc>
          <w:tcPr>
            <w:tcW w:w="2900" w:type="dxa"/>
            <w:gridSpan w:val="2"/>
            <w:vAlign w:val="bottom"/>
          </w:tcPr>
          <w:p w14:paraId="2E9B33CA" w14:textId="77777777" w:rsidR="00337E54" w:rsidRPr="00336751" w:rsidRDefault="00337E54"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Trademark royalty income</w:t>
            </w:r>
          </w:p>
        </w:tc>
        <w:tc>
          <w:tcPr>
            <w:tcW w:w="1000" w:type="dxa"/>
            <w:gridSpan w:val="2"/>
            <w:tcBorders>
              <w:bottom w:val="single" w:sz="6" w:space="0" w:color="000000"/>
            </w:tcBorders>
            <w:vAlign w:val="bottom"/>
          </w:tcPr>
          <w:p w14:paraId="131E8A80" w14:textId="77777777" w:rsidR="00337E54" w:rsidRPr="00336751" w:rsidRDefault="00337E54"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sz w:val="16"/>
                <w:szCs w:val="16"/>
              </w:rPr>
              <w:t>$</w:t>
            </w:r>
            <w:r w:rsidR="00001B49">
              <w:rPr>
                <w:sz w:val="16"/>
                <w:szCs w:val="16"/>
              </w:rPr>
              <w:t xml:space="preserve">  </w:t>
            </w:r>
            <w:r w:rsidRPr="00336751">
              <w:rPr>
                <w:sz w:val="16"/>
                <w:szCs w:val="16"/>
              </w:rPr>
              <w:t>4,000</w:t>
            </w:r>
          </w:p>
        </w:tc>
        <w:tc>
          <w:tcPr>
            <w:tcW w:w="833" w:type="dxa"/>
            <w:tcBorders>
              <w:bottom w:val="single" w:sz="6" w:space="0" w:color="000000"/>
            </w:tcBorders>
            <w:vAlign w:val="bottom"/>
          </w:tcPr>
          <w:p w14:paraId="15B41A3B" w14:textId="77777777" w:rsidR="00337E54" w:rsidRPr="00336751" w:rsidRDefault="00337E54"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sz w:val="16"/>
                <w:szCs w:val="16"/>
              </w:rPr>
              <w:t>$10,000</w:t>
            </w:r>
          </w:p>
        </w:tc>
      </w:tr>
      <w:tr w:rsidR="00337E54" w:rsidRPr="00336751" w14:paraId="547EDAA9" w14:textId="77777777" w:rsidTr="006F58CE">
        <w:trPr>
          <w:gridAfter w:val="1"/>
          <w:wAfter w:w="37" w:type="dxa"/>
          <w:cantSplit/>
          <w:jc w:val="center"/>
        </w:trPr>
        <w:tc>
          <w:tcPr>
            <w:tcW w:w="2900" w:type="dxa"/>
            <w:gridSpan w:val="2"/>
            <w:vAlign w:val="bottom"/>
          </w:tcPr>
          <w:p w14:paraId="105217B1" w14:textId="77777777" w:rsidR="00337E54" w:rsidRPr="00336751" w:rsidRDefault="00337E54"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Total</w:t>
            </w:r>
          </w:p>
        </w:tc>
        <w:tc>
          <w:tcPr>
            <w:tcW w:w="1000" w:type="dxa"/>
            <w:gridSpan w:val="2"/>
            <w:tcBorders>
              <w:top w:val="single" w:sz="6" w:space="0" w:color="000000"/>
              <w:bottom w:val="double" w:sz="6" w:space="0" w:color="auto"/>
            </w:tcBorders>
            <w:vAlign w:val="bottom"/>
          </w:tcPr>
          <w:p w14:paraId="3863ABB5" w14:textId="77777777" w:rsidR="00337E54" w:rsidRPr="00336751" w:rsidRDefault="00337E54"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sz w:val="16"/>
                <w:szCs w:val="16"/>
              </w:rPr>
              <w:t>$15,000</w:t>
            </w:r>
          </w:p>
        </w:tc>
        <w:tc>
          <w:tcPr>
            <w:tcW w:w="833" w:type="dxa"/>
            <w:tcBorders>
              <w:top w:val="single" w:sz="6" w:space="0" w:color="000000"/>
              <w:bottom w:val="double" w:sz="6" w:space="0" w:color="auto"/>
            </w:tcBorders>
            <w:vAlign w:val="bottom"/>
          </w:tcPr>
          <w:p w14:paraId="62BF0064" w14:textId="77777777" w:rsidR="00337E54" w:rsidRPr="00336751" w:rsidRDefault="00337E54"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sz w:val="16"/>
                <w:szCs w:val="16"/>
              </w:rPr>
              <w:t>$40,000</w:t>
            </w:r>
          </w:p>
        </w:tc>
      </w:tr>
    </w:tbl>
    <w:p w14:paraId="21977989" w14:textId="77777777" w:rsidR="00DA51BB" w:rsidRDefault="00DA51BB" w:rsidP="00DA51BB">
      <w:pPr>
        <w:pStyle w:val="i0"/>
        <w:tabs>
          <w:tab w:val="clear" w:pos="1080"/>
          <w:tab w:val="decimal" w:pos="1260"/>
          <w:tab w:val="left" w:pos="1530"/>
        </w:tabs>
        <w:spacing w:after="0"/>
      </w:pPr>
    </w:p>
    <w:p w14:paraId="4B1E4513" w14:textId="77777777" w:rsidR="00337E54" w:rsidRDefault="00B65E38" w:rsidP="009063FA">
      <w:pPr>
        <w:pStyle w:val="i0"/>
        <w:tabs>
          <w:tab w:val="clear" w:pos="1080"/>
          <w:tab w:val="decimal" w:pos="1260"/>
          <w:tab w:val="left" w:pos="1530"/>
        </w:tabs>
      </w:pPr>
      <w:r>
        <w:tab/>
      </w:r>
      <w:r w:rsidR="00337E54">
        <w:tab/>
      </w:r>
      <w:r w:rsidR="00337E54" w:rsidRPr="00336751">
        <w:t>(ii).</w:t>
      </w:r>
      <w:r w:rsidR="00337E54" w:rsidRPr="00336751">
        <w:tab/>
        <w:t>The amount of interest that is applicable to the assets that produce or are held for the production of allocable or exempt income within and without Louisiana remains $18,633, calculated in the same manner. The only difference is that the loan to the subsidiary is now an allocable asset. The amount of interest expense that is applicable to the assets that produce or are held for the production of Louisiana allocable income or to the portion of the investment in a 50 percent or more owned subsidiary that has produced income that has been taxed by Louisiana is $3,656</w:t>
      </w:r>
      <w:r w:rsidR="00E1386B">
        <w:t xml:space="preserve"> determined as follows.</w:t>
      </w:r>
    </w:p>
    <w:tbl>
      <w:tblPr>
        <w:tblW w:w="0" w:type="auto"/>
        <w:jc w:val="center"/>
        <w:tblCellMar>
          <w:left w:w="115" w:type="dxa"/>
          <w:right w:w="115" w:type="dxa"/>
        </w:tblCellMar>
        <w:tblLook w:val="0000" w:firstRow="0" w:lastRow="0" w:firstColumn="0" w:lastColumn="0" w:noHBand="0" w:noVBand="0"/>
      </w:tblPr>
      <w:tblGrid>
        <w:gridCol w:w="3660"/>
        <w:gridCol w:w="830"/>
      </w:tblGrid>
      <w:tr w:rsidR="00001B49" w:rsidRPr="00336751" w14:paraId="30417D33" w14:textId="77777777" w:rsidTr="009063FA">
        <w:trPr>
          <w:cantSplit/>
          <w:jc w:val="center"/>
        </w:trPr>
        <w:tc>
          <w:tcPr>
            <w:tcW w:w="3660" w:type="dxa"/>
            <w:vAlign w:val="bottom"/>
          </w:tcPr>
          <w:p w14:paraId="634CCE9B"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 xml:space="preserve">    January 1, 2006</w:t>
            </w:r>
            <w:r w:rsidRPr="00336751">
              <w:rPr>
                <w:iCs/>
                <w:sz w:val="16"/>
                <w:szCs w:val="16"/>
              </w:rPr>
              <w:t>―</w:t>
            </w:r>
            <w:r w:rsidRPr="00336751">
              <w:rPr>
                <w:sz w:val="16"/>
                <w:szCs w:val="16"/>
              </w:rPr>
              <w:t>Rental property</w:t>
            </w:r>
          </w:p>
        </w:tc>
        <w:tc>
          <w:tcPr>
            <w:tcW w:w="830" w:type="dxa"/>
            <w:vAlign w:val="bottom"/>
          </w:tcPr>
          <w:p w14:paraId="149EEEF2"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Pr>
                <w:sz w:val="16"/>
                <w:szCs w:val="16"/>
              </w:rPr>
              <w:t xml:space="preserve">$  </w:t>
            </w:r>
            <w:r w:rsidRPr="00336751">
              <w:rPr>
                <w:kern w:val="2"/>
                <w:sz w:val="16"/>
                <w:szCs w:val="16"/>
              </w:rPr>
              <w:t>80,000</w:t>
            </w:r>
          </w:p>
        </w:tc>
      </w:tr>
      <w:tr w:rsidR="00001B49" w:rsidRPr="00336751" w14:paraId="763C9956" w14:textId="77777777" w:rsidTr="009063FA">
        <w:trPr>
          <w:cantSplit/>
          <w:jc w:val="center"/>
        </w:trPr>
        <w:tc>
          <w:tcPr>
            <w:tcW w:w="3660" w:type="dxa"/>
            <w:vAlign w:val="bottom"/>
          </w:tcPr>
          <w:p w14:paraId="5B6CEBB6"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 xml:space="preserve">    January 1, 2006</w:t>
            </w:r>
            <w:r w:rsidRPr="00336751">
              <w:rPr>
                <w:iCs/>
                <w:sz w:val="16"/>
                <w:szCs w:val="16"/>
              </w:rPr>
              <w:t>―</w:t>
            </w:r>
            <w:r w:rsidRPr="00336751">
              <w:rPr>
                <w:sz w:val="16"/>
                <w:szCs w:val="16"/>
              </w:rPr>
              <w:t>Trademark asset</w:t>
            </w:r>
          </w:p>
        </w:tc>
        <w:tc>
          <w:tcPr>
            <w:tcW w:w="830" w:type="dxa"/>
            <w:vAlign w:val="bottom"/>
          </w:tcPr>
          <w:p w14:paraId="7C9B8B51"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Pr>
                <w:sz w:val="16"/>
                <w:szCs w:val="16"/>
              </w:rPr>
              <w:t xml:space="preserve">$  </w:t>
            </w:r>
            <w:r w:rsidRPr="00336751">
              <w:rPr>
                <w:sz w:val="16"/>
                <w:szCs w:val="16"/>
              </w:rPr>
              <w:t>32,000</w:t>
            </w:r>
          </w:p>
        </w:tc>
      </w:tr>
      <w:tr w:rsidR="00001B49" w:rsidRPr="00336751" w14:paraId="706FA15C" w14:textId="77777777" w:rsidTr="009063FA">
        <w:trPr>
          <w:cantSplit/>
          <w:jc w:val="center"/>
        </w:trPr>
        <w:tc>
          <w:tcPr>
            <w:tcW w:w="3660" w:type="dxa"/>
            <w:vAlign w:val="bottom"/>
          </w:tcPr>
          <w:p w14:paraId="0DD35C46"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szCs w:val="16"/>
              </w:rPr>
            </w:pPr>
            <w:r w:rsidRPr="00336751">
              <w:rPr>
                <w:sz w:val="16"/>
                <w:szCs w:val="16"/>
              </w:rPr>
              <w:t>**January 1, 2006</w:t>
            </w:r>
            <w:r w:rsidRPr="00336751">
              <w:rPr>
                <w:iCs/>
                <w:sz w:val="16"/>
                <w:szCs w:val="16"/>
              </w:rPr>
              <w:t>―</w:t>
            </w:r>
            <w:r w:rsidRPr="00336751">
              <w:rPr>
                <w:sz w:val="16"/>
                <w:szCs w:val="16"/>
              </w:rPr>
              <w:t>Stock of subsidiary</w:t>
            </w:r>
          </w:p>
        </w:tc>
        <w:tc>
          <w:tcPr>
            <w:tcW w:w="830" w:type="dxa"/>
            <w:vAlign w:val="bottom"/>
          </w:tcPr>
          <w:p w14:paraId="0087AFCB"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sz w:val="16"/>
                <w:szCs w:val="16"/>
              </w:rPr>
            </w:pPr>
            <w:r>
              <w:rPr>
                <w:sz w:val="16"/>
                <w:szCs w:val="16"/>
              </w:rPr>
              <w:t xml:space="preserve">$    </w:t>
            </w:r>
            <w:r w:rsidRPr="00336751">
              <w:rPr>
                <w:sz w:val="16"/>
                <w:szCs w:val="16"/>
              </w:rPr>
              <w:t>5,000</w:t>
            </w:r>
          </w:p>
        </w:tc>
      </w:tr>
      <w:tr w:rsidR="00001B49" w:rsidRPr="00336751" w14:paraId="783E4D0B" w14:textId="77777777" w:rsidTr="009063FA">
        <w:trPr>
          <w:cantSplit/>
          <w:jc w:val="center"/>
        </w:trPr>
        <w:tc>
          <w:tcPr>
            <w:tcW w:w="3660" w:type="dxa"/>
            <w:vAlign w:val="bottom"/>
          </w:tcPr>
          <w:p w14:paraId="058E437B"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szCs w:val="16"/>
              </w:rPr>
            </w:pPr>
            <w:r w:rsidRPr="00336751">
              <w:rPr>
                <w:sz w:val="16"/>
                <w:szCs w:val="16"/>
              </w:rPr>
              <w:t xml:space="preserve">    January 1, 2006</w:t>
            </w:r>
            <w:r w:rsidRPr="00336751">
              <w:rPr>
                <w:iCs/>
                <w:sz w:val="16"/>
                <w:szCs w:val="16"/>
              </w:rPr>
              <w:t>―</w:t>
            </w:r>
            <w:r w:rsidRPr="00336751">
              <w:rPr>
                <w:sz w:val="16"/>
                <w:szCs w:val="16"/>
              </w:rPr>
              <w:t>Loan to subsidiary</w:t>
            </w:r>
          </w:p>
        </w:tc>
        <w:tc>
          <w:tcPr>
            <w:tcW w:w="830" w:type="dxa"/>
            <w:vAlign w:val="bottom"/>
          </w:tcPr>
          <w:p w14:paraId="3DBF8AD8"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sz w:val="16"/>
                <w:szCs w:val="16"/>
              </w:rPr>
            </w:pPr>
            <w:r>
              <w:rPr>
                <w:sz w:val="16"/>
                <w:szCs w:val="16"/>
              </w:rPr>
              <w:t xml:space="preserve">$  </w:t>
            </w:r>
            <w:r w:rsidRPr="00336751">
              <w:rPr>
                <w:sz w:val="16"/>
                <w:szCs w:val="16"/>
              </w:rPr>
              <w:t>31,000</w:t>
            </w:r>
          </w:p>
        </w:tc>
      </w:tr>
      <w:tr w:rsidR="00001B49" w:rsidRPr="00336751" w14:paraId="414F2320" w14:textId="77777777" w:rsidTr="009063FA">
        <w:trPr>
          <w:cantSplit/>
          <w:jc w:val="center"/>
        </w:trPr>
        <w:tc>
          <w:tcPr>
            <w:tcW w:w="3660" w:type="dxa"/>
            <w:vAlign w:val="bottom"/>
          </w:tcPr>
          <w:p w14:paraId="091E9144"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 xml:space="preserve">    December 31, 2006</w:t>
            </w:r>
            <w:r w:rsidRPr="00336751">
              <w:rPr>
                <w:iCs/>
                <w:sz w:val="16"/>
                <w:szCs w:val="16"/>
              </w:rPr>
              <w:t>―</w:t>
            </w:r>
            <w:r w:rsidRPr="00336751">
              <w:rPr>
                <w:sz w:val="16"/>
                <w:szCs w:val="16"/>
              </w:rPr>
              <w:t>Rental property</w:t>
            </w:r>
          </w:p>
        </w:tc>
        <w:tc>
          <w:tcPr>
            <w:tcW w:w="830" w:type="dxa"/>
            <w:vAlign w:val="bottom"/>
          </w:tcPr>
          <w:p w14:paraId="74B79153"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Pr>
                <w:sz w:val="16"/>
                <w:szCs w:val="16"/>
              </w:rPr>
              <w:t xml:space="preserve">$  </w:t>
            </w:r>
            <w:r w:rsidRPr="00336751">
              <w:rPr>
                <w:kern w:val="2"/>
                <w:sz w:val="16"/>
                <w:szCs w:val="16"/>
              </w:rPr>
              <w:t>75,000</w:t>
            </w:r>
          </w:p>
        </w:tc>
      </w:tr>
      <w:tr w:rsidR="00001B49" w:rsidRPr="00336751" w14:paraId="5F9D05FD" w14:textId="77777777" w:rsidTr="009063FA">
        <w:trPr>
          <w:cantSplit/>
          <w:jc w:val="center"/>
        </w:trPr>
        <w:tc>
          <w:tcPr>
            <w:tcW w:w="3660" w:type="dxa"/>
            <w:vAlign w:val="bottom"/>
          </w:tcPr>
          <w:p w14:paraId="140353C6"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80" w:hanging="180"/>
              <w:rPr>
                <w:sz w:val="16"/>
                <w:szCs w:val="16"/>
              </w:rPr>
            </w:pPr>
            <w:r w:rsidRPr="00336751">
              <w:rPr>
                <w:sz w:val="16"/>
                <w:szCs w:val="16"/>
              </w:rPr>
              <w:t xml:space="preserve">    December 31, 2006</w:t>
            </w:r>
            <w:r w:rsidRPr="00336751">
              <w:rPr>
                <w:iCs/>
                <w:sz w:val="16"/>
                <w:szCs w:val="16"/>
              </w:rPr>
              <w:t>―T</w:t>
            </w:r>
            <w:r w:rsidRPr="00336751">
              <w:rPr>
                <w:sz w:val="16"/>
                <w:szCs w:val="16"/>
              </w:rPr>
              <w:t>rademark Asset</w:t>
            </w:r>
          </w:p>
        </w:tc>
        <w:tc>
          <w:tcPr>
            <w:tcW w:w="830" w:type="dxa"/>
            <w:vAlign w:val="bottom"/>
          </w:tcPr>
          <w:p w14:paraId="5EB1A1E7"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Pr>
                <w:sz w:val="16"/>
                <w:szCs w:val="16"/>
              </w:rPr>
              <w:t xml:space="preserve">$  </w:t>
            </w:r>
            <w:r w:rsidRPr="00336751">
              <w:rPr>
                <w:sz w:val="16"/>
                <w:szCs w:val="16"/>
              </w:rPr>
              <w:t>40,000</w:t>
            </w:r>
          </w:p>
        </w:tc>
      </w:tr>
      <w:tr w:rsidR="00001B49" w:rsidRPr="00336751" w14:paraId="1DEBA207" w14:textId="77777777" w:rsidTr="009063FA">
        <w:trPr>
          <w:cantSplit/>
          <w:jc w:val="center"/>
        </w:trPr>
        <w:tc>
          <w:tcPr>
            <w:tcW w:w="3660" w:type="dxa"/>
            <w:vAlign w:val="bottom"/>
          </w:tcPr>
          <w:p w14:paraId="25FBAA68"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80" w:hanging="180"/>
              <w:rPr>
                <w:sz w:val="16"/>
                <w:szCs w:val="16"/>
              </w:rPr>
            </w:pPr>
            <w:r w:rsidRPr="00336751">
              <w:rPr>
                <w:sz w:val="16"/>
                <w:szCs w:val="16"/>
              </w:rPr>
              <w:t>**December 31, 2006</w:t>
            </w:r>
            <w:r w:rsidRPr="00336751">
              <w:rPr>
                <w:iCs/>
                <w:sz w:val="16"/>
                <w:szCs w:val="16"/>
              </w:rPr>
              <w:t>―</w:t>
            </w:r>
            <w:r w:rsidRPr="00336751">
              <w:rPr>
                <w:sz w:val="16"/>
                <w:szCs w:val="16"/>
              </w:rPr>
              <w:t>Stock of subsidiary</w:t>
            </w:r>
          </w:p>
        </w:tc>
        <w:tc>
          <w:tcPr>
            <w:tcW w:w="830" w:type="dxa"/>
            <w:vAlign w:val="bottom"/>
          </w:tcPr>
          <w:p w14:paraId="42C5160C"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sz w:val="16"/>
                <w:szCs w:val="16"/>
              </w:rPr>
            </w:pPr>
            <w:r>
              <w:rPr>
                <w:sz w:val="16"/>
                <w:szCs w:val="16"/>
              </w:rPr>
              <w:t xml:space="preserve">$    </w:t>
            </w:r>
            <w:r w:rsidRPr="00336751">
              <w:rPr>
                <w:sz w:val="16"/>
                <w:szCs w:val="16"/>
              </w:rPr>
              <w:t>5,000</w:t>
            </w:r>
          </w:p>
        </w:tc>
      </w:tr>
      <w:tr w:rsidR="00001B49" w:rsidRPr="00336751" w14:paraId="5E7332B7" w14:textId="77777777" w:rsidTr="009063FA">
        <w:trPr>
          <w:cantSplit/>
          <w:jc w:val="center"/>
        </w:trPr>
        <w:tc>
          <w:tcPr>
            <w:tcW w:w="3660" w:type="dxa"/>
            <w:vAlign w:val="bottom"/>
          </w:tcPr>
          <w:p w14:paraId="73B3ADF2"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80" w:hanging="180"/>
              <w:rPr>
                <w:sz w:val="16"/>
                <w:szCs w:val="16"/>
              </w:rPr>
            </w:pPr>
            <w:r w:rsidRPr="00336751">
              <w:rPr>
                <w:sz w:val="16"/>
                <w:szCs w:val="16"/>
              </w:rPr>
              <w:t xml:space="preserve">    December 31,2006</w:t>
            </w:r>
            <w:r w:rsidRPr="00336751">
              <w:rPr>
                <w:iCs/>
                <w:sz w:val="16"/>
                <w:szCs w:val="16"/>
              </w:rPr>
              <w:t>―</w:t>
            </w:r>
            <w:r w:rsidRPr="00336751">
              <w:rPr>
                <w:sz w:val="16"/>
                <w:szCs w:val="16"/>
              </w:rPr>
              <w:t>Loan to subsidiary</w:t>
            </w:r>
          </w:p>
        </w:tc>
        <w:tc>
          <w:tcPr>
            <w:tcW w:w="830" w:type="dxa"/>
            <w:tcBorders>
              <w:bottom w:val="single" w:sz="6" w:space="0" w:color="000000"/>
            </w:tcBorders>
            <w:vAlign w:val="bottom"/>
          </w:tcPr>
          <w:p w14:paraId="4F252116"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sz w:val="16"/>
                <w:szCs w:val="16"/>
              </w:rPr>
            </w:pPr>
            <w:r>
              <w:rPr>
                <w:sz w:val="16"/>
                <w:szCs w:val="16"/>
              </w:rPr>
              <w:t xml:space="preserve">$  </w:t>
            </w:r>
            <w:r w:rsidRPr="00336751">
              <w:rPr>
                <w:sz w:val="16"/>
                <w:szCs w:val="16"/>
              </w:rPr>
              <w:t>43,000</w:t>
            </w:r>
          </w:p>
        </w:tc>
      </w:tr>
      <w:tr w:rsidR="00001B49" w:rsidRPr="00336751" w14:paraId="0E64BCC0" w14:textId="77777777" w:rsidTr="009063FA">
        <w:trPr>
          <w:cantSplit/>
          <w:jc w:val="center"/>
        </w:trPr>
        <w:tc>
          <w:tcPr>
            <w:tcW w:w="3660" w:type="dxa"/>
            <w:vAlign w:val="bottom"/>
          </w:tcPr>
          <w:p w14:paraId="046D7BA3"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Total</w:t>
            </w:r>
          </w:p>
        </w:tc>
        <w:tc>
          <w:tcPr>
            <w:tcW w:w="830" w:type="dxa"/>
            <w:tcBorders>
              <w:top w:val="single" w:sz="6" w:space="0" w:color="000000"/>
            </w:tcBorders>
            <w:vAlign w:val="bottom"/>
          </w:tcPr>
          <w:p w14:paraId="772CD7EE"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Pr>
                <w:sz w:val="16"/>
                <w:szCs w:val="16"/>
              </w:rPr>
              <w:t>$</w:t>
            </w:r>
            <w:r w:rsidRPr="00336751">
              <w:rPr>
                <w:sz w:val="16"/>
                <w:szCs w:val="16"/>
              </w:rPr>
              <w:t>227,000</w:t>
            </w:r>
          </w:p>
        </w:tc>
      </w:tr>
      <w:tr w:rsidR="00001B49" w:rsidRPr="00336751" w14:paraId="33369FCB" w14:textId="77777777" w:rsidTr="009063FA">
        <w:trPr>
          <w:cantSplit/>
          <w:jc w:val="center"/>
        </w:trPr>
        <w:tc>
          <w:tcPr>
            <w:tcW w:w="3660" w:type="dxa"/>
            <w:vAlign w:val="bottom"/>
          </w:tcPr>
          <w:p w14:paraId="49A9CBD2"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Average Louisiana allocable assets</w:t>
            </w:r>
          </w:p>
        </w:tc>
        <w:tc>
          <w:tcPr>
            <w:tcW w:w="830" w:type="dxa"/>
            <w:vAlign w:val="bottom"/>
          </w:tcPr>
          <w:p w14:paraId="11FD085D"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Pr>
                <w:sz w:val="16"/>
                <w:szCs w:val="16"/>
              </w:rPr>
              <w:t>$</w:t>
            </w:r>
            <w:r w:rsidRPr="00336751">
              <w:rPr>
                <w:sz w:val="16"/>
                <w:szCs w:val="16"/>
              </w:rPr>
              <w:t>155,500</w:t>
            </w:r>
          </w:p>
        </w:tc>
      </w:tr>
      <w:tr w:rsidR="00001B49" w:rsidRPr="00336751" w14:paraId="66F12377" w14:textId="77777777" w:rsidTr="009063FA">
        <w:trPr>
          <w:cantSplit/>
          <w:jc w:val="center"/>
        </w:trPr>
        <w:tc>
          <w:tcPr>
            <w:tcW w:w="3660" w:type="dxa"/>
            <w:vAlign w:val="bottom"/>
          </w:tcPr>
          <w:p w14:paraId="519CF793"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Average total allocable assets</w:t>
            </w:r>
          </w:p>
        </w:tc>
        <w:tc>
          <w:tcPr>
            <w:tcW w:w="830" w:type="dxa"/>
            <w:vAlign w:val="bottom"/>
          </w:tcPr>
          <w:p w14:paraId="0DD2B186"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Pr>
                <w:sz w:val="16"/>
                <w:szCs w:val="16"/>
              </w:rPr>
              <w:t>$</w:t>
            </w:r>
            <w:r w:rsidRPr="00336751">
              <w:rPr>
                <w:sz w:val="16"/>
                <w:szCs w:val="16"/>
              </w:rPr>
              <w:t>792,500</w:t>
            </w:r>
          </w:p>
        </w:tc>
      </w:tr>
      <w:tr w:rsidR="00001B49" w:rsidRPr="00336751" w14:paraId="7751BC1B" w14:textId="77777777" w:rsidTr="009063FA">
        <w:trPr>
          <w:cantSplit/>
          <w:jc w:val="center"/>
        </w:trPr>
        <w:tc>
          <w:tcPr>
            <w:tcW w:w="3660" w:type="dxa"/>
            <w:vAlign w:val="bottom"/>
          </w:tcPr>
          <w:p w14:paraId="4BEA7880"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Ratio </w:t>
            </w:r>
            <w:r w:rsidRPr="00336751">
              <w:rPr>
                <w:sz w:val="16"/>
                <w:szCs w:val="16"/>
              </w:rPr>
              <w:t>of Louisiana average to total average allocable assets</w:t>
            </w:r>
          </w:p>
        </w:tc>
        <w:tc>
          <w:tcPr>
            <w:tcW w:w="830" w:type="dxa"/>
            <w:vAlign w:val="bottom"/>
          </w:tcPr>
          <w:p w14:paraId="7D1DB265"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sidRPr="00336751">
              <w:rPr>
                <w:kern w:val="2"/>
                <w:sz w:val="16"/>
                <w:szCs w:val="16"/>
              </w:rPr>
              <w:t>.19621</w:t>
            </w:r>
          </w:p>
        </w:tc>
      </w:tr>
      <w:tr w:rsidR="00001B49" w:rsidRPr="00336751" w14:paraId="3B1B406A" w14:textId="77777777" w:rsidTr="009063FA">
        <w:trPr>
          <w:cantSplit/>
          <w:jc w:val="center"/>
        </w:trPr>
        <w:tc>
          <w:tcPr>
            <w:tcW w:w="3660" w:type="dxa"/>
            <w:vAlign w:val="bottom"/>
          </w:tcPr>
          <w:p w14:paraId="15AA5BE9"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sz w:val="16"/>
                <w:szCs w:val="16"/>
              </w:rPr>
              <w:t>Interest expense attributed to total allocable or exempt assets</w:t>
            </w:r>
          </w:p>
        </w:tc>
        <w:tc>
          <w:tcPr>
            <w:tcW w:w="830" w:type="dxa"/>
            <w:vAlign w:val="bottom"/>
          </w:tcPr>
          <w:p w14:paraId="4394B61D"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Pr>
                <w:sz w:val="16"/>
                <w:szCs w:val="16"/>
              </w:rPr>
              <w:t xml:space="preserve">$  </w:t>
            </w:r>
            <w:r w:rsidRPr="00336751">
              <w:rPr>
                <w:sz w:val="16"/>
                <w:szCs w:val="16"/>
              </w:rPr>
              <w:t>18,633</w:t>
            </w:r>
          </w:p>
        </w:tc>
      </w:tr>
      <w:tr w:rsidR="00001B49" w:rsidRPr="00336751" w14:paraId="55221249" w14:textId="77777777" w:rsidTr="009063FA">
        <w:trPr>
          <w:cantSplit/>
          <w:jc w:val="center"/>
        </w:trPr>
        <w:tc>
          <w:tcPr>
            <w:tcW w:w="3660" w:type="dxa"/>
            <w:vAlign w:val="bottom"/>
          </w:tcPr>
          <w:p w14:paraId="1F830018"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sidRPr="00336751">
              <w:rPr>
                <w:kern w:val="2"/>
                <w:sz w:val="16"/>
                <w:szCs w:val="16"/>
              </w:rPr>
              <w:t xml:space="preserve">Interest expense attributed to Louisiana </w:t>
            </w:r>
            <w:r w:rsidRPr="00336751">
              <w:rPr>
                <w:kern w:val="2"/>
                <w:sz w:val="16"/>
                <w:szCs w:val="16"/>
              </w:rPr>
              <w:br/>
              <w:t>(.19621 x $18,633)</w:t>
            </w:r>
          </w:p>
        </w:tc>
        <w:tc>
          <w:tcPr>
            <w:tcW w:w="830" w:type="dxa"/>
            <w:tcBorders>
              <w:bottom w:val="double" w:sz="6" w:space="0" w:color="auto"/>
            </w:tcBorders>
            <w:vAlign w:val="bottom"/>
          </w:tcPr>
          <w:p w14:paraId="7FA76D89" w14:textId="77777777" w:rsidR="00001B49" w:rsidRPr="00336751" w:rsidRDefault="00001B49" w:rsidP="00337E5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szCs w:val="16"/>
              </w:rPr>
            </w:pPr>
            <w:r>
              <w:rPr>
                <w:sz w:val="16"/>
                <w:szCs w:val="16"/>
              </w:rPr>
              <w:t xml:space="preserve">$ </w:t>
            </w:r>
            <w:r w:rsidR="0089265D">
              <w:rPr>
                <w:sz w:val="16"/>
                <w:szCs w:val="16"/>
              </w:rPr>
              <w:t xml:space="preserve"> </w:t>
            </w:r>
            <w:r>
              <w:rPr>
                <w:sz w:val="16"/>
                <w:szCs w:val="16"/>
              </w:rPr>
              <w:t xml:space="preserve">  </w:t>
            </w:r>
            <w:r w:rsidRPr="00336751">
              <w:rPr>
                <w:kern w:val="2"/>
                <w:sz w:val="16"/>
                <w:szCs w:val="16"/>
              </w:rPr>
              <w:t>3,656</w:t>
            </w:r>
          </w:p>
        </w:tc>
      </w:tr>
    </w:tbl>
    <w:p w14:paraId="17245B8E" w14:textId="77777777" w:rsidR="00337E54" w:rsidRPr="00336751" w:rsidRDefault="00337E54" w:rsidP="00337E54">
      <w:pPr>
        <w:pStyle w:val="LACNote"/>
        <w:spacing w:after="0"/>
        <w:ind w:left="619" w:right="432" w:hanging="187"/>
      </w:pPr>
      <w:r w:rsidRPr="00336751">
        <w:t xml:space="preserve"> *Taxpayer has elected to be taxed on certain interest income.</w:t>
      </w:r>
    </w:p>
    <w:p w14:paraId="68D912AD" w14:textId="77777777" w:rsidR="00337E54" w:rsidRPr="00336751" w:rsidRDefault="00337E54" w:rsidP="00337E54">
      <w:pPr>
        <w:pStyle w:val="LACNote"/>
        <w:ind w:left="619" w:right="432" w:hanging="187"/>
      </w:pPr>
      <w:r w:rsidRPr="00336751">
        <w:t>**Exempt but included only for convenience in computing the applicable expense.</w:t>
      </w:r>
    </w:p>
    <w:p w14:paraId="6AAE6A9C" w14:textId="77777777" w:rsidR="00337E54" w:rsidRPr="00336751" w:rsidRDefault="00337E54" w:rsidP="0076631C">
      <w:pPr>
        <w:pStyle w:val="1"/>
        <w:keepNext/>
        <w:keepLines/>
      </w:pPr>
      <w:r w:rsidRPr="00336751">
        <w:t>2.</w:t>
      </w:r>
      <w:r w:rsidRPr="00336751">
        <w:tab/>
        <w:t>Overhead Expense</w:t>
      </w:r>
    </w:p>
    <w:p w14:paraId="403CD4DD" w14:textId="77777777" w:rsidR="00337E54" w:rsidRPr="00336751" w:rsidRDefault="00337E54" w:rsidP="0076631C">
      <w:pPr>
        <w:pStyle w:val="a0"/>
        <w:keepNext/>
        <w:keepLines/>
      </w:pPr>
      <w:r w:rsidRPr="00336751">
        <w:t>a.</w:t>
      </w:r>
      <w:r w:rsidRPr="00336751">
        <w:tab/>
        <w:t>Overhead Expense Attributable to Total Gross Allocable Income Derived from Rent of Immovable or Corporeal Movable Property or from Construction, Repair, or Other Similar Services</w:t>
      </w:r>
    </w:p>
    <w:p w14:paraId="78BEF53A" w14:textId="77777777" w:rsidR="00337E54" w:rsidRPr="00336751" w:rsidRDefault="00337E54" w:rsidP="00337E54">
      <w:pPr>
        <w:pStyle w:val="i0"/>
      </w:pPr>
      <w:r w:rsidRPr="00336751">
        <w:tab/>
        <w:t>i.</w:t>
      </w:r>
      <w:r w:rsidRPr="00336751">
        <w:tab/>
        <w:t>Overhead expense attributable to Louisiana gross allocable income derived from rent of immovable or corporeal movable property and from construction, repair, or other similar services shall be deducted from such income for the purposes of determining Louisiana net allocable income or loss from such items of income. The amount of overhead expense attributable to such income shall be determined by multiplying overhead expense attributed to total gross allocable income derived from rent of immovable or corporeal movable property and from construction, repair, or other similar services by the arithmetical average of two ratios, as follows:</w:t>
      </w:r>
    </w:p>
    <w:p w14:paraId="50D2B532" w14:textId="77777777" w:rsidR="00337E54" w:rsidRPr="00336751" w:rsidRDefault="00337E54" w:rsidP="00337E54">
      <w:pPr>
        <w:pStyle w:val="a1"/>
      </w:pPr>
      <w:r w:rsidRPr="00336751">
        <w:t>(a).</w:t>
      </w:r>
      <w:r w:rsidRPr="00336751">
        <w:tab/>
        <w:t>the ratio of the amount of Louisiana gross allocable income derived from rent of immovable or corporeal movable property and from construction, repair, or other similar services to total gross allocable income from such sources;</w:t>
      </w:r>
    </w:p>
    <w:p w14:paraId="3E7E1435" w14:textId="77777777" w:rsidR="00337E54" w:rsidRPr="00336751" w:rsidRDefault="00337E54" w:rsidP="00337E54">
      <w:pPr>
        <w:pStyle w:val="a1"/>
      </w:pPr>
      <w:r w:rsidRPr="00336751">
        <w:t>(b).</w:t>
      </w:r>
      <w:r w:rsidRPr="00336751">
        <w:tab/>
        <w:t>the ratio of the amount of direct cost incurred in the production of Louisiana gross allocable income derived from rent of immovable or corporeal movable property and from construction, repair, or other similar services to total direct cost incurred in the production of such income.</w:t>
      </w:r>
    </w:p>
    <w:p w14:paraId="05DA1551" w14:textId="77777777" w:rsidR="00337E54" w:rsidRPr="00336751" w:rsidRDefault="00337E54" w:rsidP="00337E54">
      <w:pPr>
        <w:pStyle w:val="i0"/>
      </w:pPr>
      <w:r w:rsidRPr="00336751">
        <w:tab/>
        <w:t>ii.</w:t>
      </w:r>
      <w:r w:rsidRPr="00336751">
        <w:tab/>
        <w:t>Overhead expense attributable to total gross allocable income derived from rent of immovable or corporeal movable property or from construction, repair, or other similar services shall be deducted from such income for the purposes of determining total net allocable income or loss from such items of income. The amount of overhead expense attributable to such income shall be determined by multiplying total overhead expense by the arithmetical average of two ratios, as follows:</w:t>
      </w:r>
    </w:p>
    <w:p w14:paraId="1A7072A9" w14:textId="77777777" w:rsidR="00337E54" w:rsidRPr="00336751" w:rsidRDefault="00337E54" w:rsidP="00337E54">
      <w:pPr>
        <w:pStyle w:val="a1"/>
      </w:pPr>
      <w:r w:rsidRPr="00336751">
        <w:t>(a).</w:t>
      </w:r>
      <w:r w:rsidRPr="00336751">
        <w:tab/>
        <w:t>the ratio of the amount of total gross allocable income derived from rent of immovable or corporeal movable property and from construction, repair, or other similar services to total gross income derived from all sources;</w:t>
      </w:r>
    </w:p>
    <w:p w14:paraId="66EB73A4" w14:textId="77777777" w:rsidR="00337E54" w:rsidRPr="00336751" w:rsidRDefault="00337E54" w:rsidP="00337E54">
      <w:pPr>
        <w:pStyle w:val="a1"/>
      </w:pPr>
      <w:r w:rsidRPr="00336751">
        <w:t>(b).</w:t>
      </w:r>
      <w:r w:rsidRPr="00336751">
        <w:tab/>
        <w:t>the ratio of the amount of direct cost incurred in the production of total gross allocable income derived from rent of immovable or corporeal movable property and from construction, repair, or other similar services to total direct cost incurred in the production of gross income from all sources.</w:t>
      </w:r>
    </w:p>
    <w:p w14:paraId="71C047E5" w14:textId="77777777" w:rsidR="00337E54" w:rsidRPr="00336751" w:rsidRDefault="00337E54" w:rsidP="00337E54">
      <w:pPr>
        <w:pStyle w:val="i0"/>
      </w:pPr>
      <w:r w:rsidRPr="00336751">
        <w:tab/>
        <w:t>iii.</w:t>
      </w:r>
      <w:r w:rsidRPr="00336751">
        <w:tab/>
        <w:t>If the taxpayer has not maintained documents or records sufficient to compute the ratios required by this Subparagraph, the secretary shall, upon examination, determine the method by which to attribute overhead expense.</w:t>
      </w:r>
    </w:p>
    <w:p w14:paraId="78931CEA" w14:textId="77777777" w:rsidR="00337E54" w:rsidRPr="00336751" w:rsidRDefault="00337E54" w:rsidP="00337E54">
      <w:pPr>
        <w:pStyle w:val="a0"/>
      </w:pPr>
      <w:r w:rsidRPr="00336751">
        <w:t>b.</w:t>
      </w:r>
      <w:r w:rsidRPr="00336751">
        <w:tab/>
        <w:t>Overhead Expense Attributable to All Other Items of Gross Allocable Income. Overhead expense attributable to items of gross allocable income derived from sources within and without Louisiana, except gross allocable income from rent of immovable or corporeal movable property or from construction, repair or other similar services, may be determined by any reasonable method that clearly reflects net allocable income from such items of income.</w:t>
      </w:r>
    </w:p>
    <w:p w14:paraId="3EC93F9C" w14:textId="77777777" w:rsidR="00337E54" w:rsidRPr="00336751" w:rsidRDefault="00337E54" w:rsidP="00337E54">
      <w:pPr>
        <w:pStyle w:val="1"/>
      </w:pPr>
      <w:r w:rsidRPr="00336751">
        <w:t>3.</w:t>
      </w:r>
      <w:r w:rsidRPr="00336751">
        <w:tab/>
        <w:t>Generally, direct and indirect expenses, other than interest expenses, attributed to allocable income from foreign sources for federal purposes are deductible in arriving at total net allocable income. Expenses, other than interest expenses, sourced pursuant to federal law and regulations to allocable income from foreign sources are presumed to be actual expenses attributed to such income.</w:t>
      </w:r>
    </w:p>
    <w:p w14:paraId="499A0E3A" w14:textId="77777777" w:rsidR="00337E54" w:rsidRPr="00336751" w:rsidRDefault="00337E54" w:rsidP="00337E54">
      <w:pPr>
        <w:pStyle w:val="A"/>
      </w:pPr>
      <w:r w:rsidRPr="00336751">
        <w:t>C.</w:t>
      </w:r>
      <w:r w:rsidRPr="00336751">
        <w:tab/>
        <w:t>This regulation shall not restrict the authority of the secretary to adjust the allocation of items of income and expense when the secretary determines that such adjustments are necessary in order to clearly reflect the taxpayer's Louisiana income.</w:t>
      </w:r>
    </w:p>
    <w:p w14:paraId="362096A5" w14:textId="77777777" w:rsidR="00337E54" w:rsidRPr="00336751" w:rsidRDefault="00337E54" w:rsidP="00337E54">
      <w:pPr>
        <w:pStyle w:val="AuthorityNote"/>
      </w:pPr>
      <w:r w:rsidRPr="00336751">
        <w:t>AUTHORITY NOTE:</w:t>
      </w:r>
      <w:r w:rsidRPr="00336751">
        <w:tab/>
        <w:t>Promulgated in accordance with R.S. 47:287.81, R.S. 47:287.92, R.S. 47:287.93, R.S. 47:287.785, and R.S. 47:1511.</w:t>
      </w:r>
    </w:p>
    <w:p w14:paraId="1B400E09" w14:textId="77777777" w:rsidR="00337E54" w:rsidRDefault="00337E54" w:rsidP="00337E54">
      <w:pPr>
        <w:pStyle w:val="HistoricalNote"/>
      </w:pPr>
      <w:r w:rsidRPr="00336751">
        <w:lastRenderedPageBreak/>
        <w:t>HISTORICAL NOTE:</w:t>
      </w:r>
      <w:r w:rsidRPr="00336751">
        <w:tab/>
        <w:t>Promulgated by the Department of Revenue and Taxation, Income Tax Section, LR 14:101 (February 1988), repromulgated by the Department of Revenue, Policy Services Division, LR 30:477 (March 2004), amended LR 32:410 (March 2006).</w:t>
      </w:r>
    </w:p>
    <w:p w14:paraId="03673DCC" w14:textId="77777777" w:rsidR="000A70F9" w:rsidRDefault="000A70F9" w:rsidP="009063FA">
      <w:pPr>
        <w:pStyle w:val="Section"/>
      </w:pPr>
      <w:bookmarkStart w:id="315" w:name="_Toc233690028"/>
      <w:bookmarkStart w:id="316" w:name="_Toc234030614"/>
      <w:bookmarkStart w:id="317" w:name="_Toc243721231"/>
      <w:bookmarkStart w:id="318" w:name="_Toc259619464"/>
      <w:bookmarkStart w:id="319" w:name="_Toc262718551"/>
      <w:bookmarkStart w:id="320" w:name="_Toc275165321"/>
      <w:bookmarkStart w:id="321" w:name="_Toc238197583"/>
      <w:r>
        <w:t>§1132.</w:t>
      </w:r>
      <w:r>
        <w:tab/>
        <w:t>Computation of Net Apportionable Income from Louisiana Sources</w:t>
      </w:r>
      <w:bookmarkEnd w:id="315"/>
      <w:bookmarkEnd w:id="316"/>
      <w:bookmarkEnd w:id="317"/>
      <w:bookmarkEnd w:id="318"/>
      <w:bookmarkEnd w:id="319"/>
      <w:bookmarkEnd w:id="320"/>
      <w:bookmarkEnd w:id="321"/>
    </w:p>
    <w:p w14:paraId="2ABA7C60" w14:textId="77777777" w:rsidR="000A70F9" w:rsidRDefault="000A70F9" w:rsidP="009063FA">
      <w:pPr>
        <w:pStyle w:val="A"/>
      </w:pPr>
      <w:r>
        <w:t>A.</w:t>
      </w:r>
      <w:r>
        <w:tab/>
        <w:t>General</w:t>
      </w:r>
    </w:p>
    <w:p w14:paraId="4F422A5E" w14:textId="77777777" w:rsidR="000A70F9" w:rsidRDefault="000A70F9">
      <w:pPr>
        <w:pStyle w:val="1"/>
      </w:pPr>
      <w:r>
        <w:t>1.</w:t>
      </w:r>
      <w:r>
        <w:tab/>
        <w:t>From the total gross apportionable income there shall be deducted all expenses, losses and other deductions except federal income taxes, allowable under this Chapter, which are directly attributable to such income, and there also shall be deducted a ratable portion of allowable deductions, except federal income taxes, which are not directly attributable to any item or class of gross income. Direct and indirect expenses attributed to total allocable income derived from foreign sources, for federal purposes, are not deductible in arriving at total net apportionable income. Expenses sourced pursuant to federal law and regulations to allocable income from foreign sources are presumed to be attributed to such income.</w:t>
      </w:r>
    </w:p>
    <w:p w14:paraId="38603A88" w14:textId="77777777" w:rsidR="000A70F9" w:rsidRDefault="000A70F9">
      <w:pPr>
        <w:pStyle w:val="1"/>
      </w:pPr>
      <w:r>
        <w:t>2.</w:t>
      </w:r>
      <w:r>
        <w:tab/>
        <w:t>R.S. 47:287.94 provides two methods for computing the amount of net apportionable income from Louisiana sources, viz., the apportionment method and the separate accounting method. The apportionment method must be used unless it produces a manifestly unfair result and the conditions prescribed by R.S. 47:287.94 are met. Where the apportionment method is utilized, the apportionment percentage must be applied to the total apportionable net income without exception. For rules pertaining to the determination of the apportionment percentage refer to §1134.</w:t>
      </w:r>
    </w:p>
    <w:p w14:paraId="5EB239D6" w14:textId="77777777" w:rsidR="000A70F9" w:rsidRDefault="000A70F9">
      <w:pPr>
        <w:pStyle w:val="A"/>
      </w:pPr>
      <w:r>
        <w:t>B.</w:t>
      </w:r>
      <w:r>
        <w:tab/>
        <w:t>Separate Accounting Method; Permission Obtained from Secretary. Any taxpayer desiring to use the separate accounting method in determining the portion of the total net apportionable income derived from Louisiana sources must first obtain permission from the secretary to use that method. A written request for such permission should be submitted to the secretary not more than 30 days after the close of the taxable year for which the first use of the separate accounting method is to be made if the permission is granted. The secretary will grant such permission if the taxpayer demonstrates to his satisfaction that the apportionment method as applied to the business operations of the taxpayer would produce a manifestly unfair result, that the separate accounting method produces a fair and equitable determination of the amount of net income taxable by Louisiana, and that the other conditions of R.S. 47:287.94 are met. The application of the taxpayer must be accompanied by the following information:</w:t>
      </w:r>
    </w:p>
    <w:p w14:paraId="7661BD0D" w14:textId="77777777" w:rsidR="000A70F9" w:rsidRDefault="000A70F9">
      <w:pPr>
        <w:pStyle w:val="1"/>
      </w:pPr>
      <w:r>
        <w:t>1.</w:t>
      </w:r>
      <w:r>
        <w:tab/>
        <w:t>a complete description of the nature of the business operations of the taxpayer in Louisiana;</w:t>
      </w:r>
    </w:p>
    <w:p w14:paraId="1E9E94A9" w14:textId="77777777" w:rsidR="000A70F9" w:rsidRDefault="000A70F9">
      <w:pPr>
        <w:pStyle w:val="1"/>
      </w:pPr>
      <w:r>
        <w:t>2.</w:t>
      </w:r>
      <w:r>
        <w:tab/>
        <w:t>a complete description of the nature of the business operations of the taxpayer in other states;</w:t>
      </w:r>
    </w:p>
    <w:p w14:paraId="44B9D177" w14:textId="77777777" w:rsidR="000A70F9" w:rsidRDefault="000A70F9">
      <w:pPr>
        <w:pStyle w:val="1"/>
      </w:pPr>
      <w:r>
        <w:t>3.</w:t>
      </w:r>
      <w:r>
        <w:tab/>
        <w:t>a comprehensive statement as to the sources of goods or commodities sold by the taxpayer in Louisiana;</w:t>
      </w:r>
    </w:p>
    <w:p w14:paraId="27A5934E" w14:textId="77777777" w:rsidR="000A70F9" w:rsidRDefault="000A70F9">
      <w:pPr>
        <w:pStyle w:val="1"/>
      </w:pPr>
      <w:r>
        <w:t>4.</w:t>
      </w:r>
      <w:r>
        <w:tab/>
        <w:t>a comprehensive statement as to the disposition of goods or commodities produced by the taxpayer in Louisiana;</w:t>
      </w:r>
    </w:p>
    <w:p w14:paraId="1610DF58" w14:textId="77777777" w:rsidR="000A70F9" w:rsidRDefault="000A70F9">
      <w:pPr>
        <w:pStyle w:val="1"/>
      </w:pPr>
      <w:r>
        <w:t>5.</w:t>
      </w:r>
      <w:r>
        <w:tab/>
        <w:t>a computation for the preceding taxable year showing the Louisiana net apportionable income on the apportionment basis and on the separate accounting basis;</w:t>
      </w:r>
    </w:p>
    <w:p w14:paraId="2054FBCD" w14:textId="77777777" w:rsidR="000A70F9" w:rsidRDefault="000A70F9">
      <w:pPr>
        <w:pStyle w:val="1"/>
      </w:pPr>
      <w:r>
        <w:t>6.</w:t>
      </w:r>
      <w:r>
        <w:tab/>
        <w:t>a statement of the particular circumstances in the taxpayer's business operations and the particular factors or elements in the apportionment formula which give rise to the difference between the amounts of Louisiana net apportionable income as computed under the two methods;</w:t>
      </w:r>
    </w:p>
    <w:p w14:paraId="774CB03A" w14:textId="77777777" w:rsidR="000A70F9" w:rsidRDefault="000A70F9">
      <w:pPr>
        <w:pStyle w:val="1"/>
      </w:pPr>
      <w:r>
        <w:t>7.</w:t>
      </w:r>
      <w:r>
        <w:tab/>
        <w:t>a statement as to whether the circumstances, factors, and elements mentioned in §1132.B.6 are relatively permanent so that the two methods would reasonably be expected to yield similar differences in results each year, or whether in the ordinary course of the taxpayer's business those circumstances have changed from time-to-time and may be expected to do so in the future; and</w:t>
      </w:r>
    </w:p>
    <w:p w14:paraId="54118938" w14:textId="77777777" w:rsidR="000A70F9" w:rsidRDefault="000A70F9">
      <w:pPr>
        <w:pStyle w:val="1"/>
      </w:pPr>
      <w:r>
        <w:t>8.</w:t>
      </w:r>
      <w:r>
        <w:tab/>
        <w:t>any other information which the taxpayer may consider pertinent.</w:t>
      </w:r>
    </w:p>
    <w:p w14:paraId="3FCA15C4" w14:textId="77777777" w:rsidR="000A70F9" w:rsidRDefault="000A70F9">
      <w:pPr>
        <w:pStyle w:val="A"/>
      </w:pPr>
      <w:r>
        <w:t>C.</w:t>
      </w:r>
      <w:r>
        <w:tab/>
        <w:t>Separate Accounting of Apportionable Income</w:t>
      </w:r>
    </w:p>
    <w:p w14:paraId="46B1D3AC" w14:textId="77777777" w:rsidR="000A70F9" w:rsidRDefault="000A70F9">
      <w:pPr>
        <w:pStyle w:val="1"/>
      </w:pPr>
      <w:r>
        <w:t>1.</w:t>
      </w:r>
      <w:r>
        <w:tab/>
        <w:t>When the separate accounting method is used, the net apportionable income taxable in Louisiana shall be determined by deducting from the gross apportionable income from sources in Louisiana all costs and expenses directly attributable to such income and a ratable part of overhead expenses and other expenses which are attributable in part to the Louisiana gross apportionable income.</w:t>
      </w:r>
    </w:p>
    <w:p w14:paraId="2F1254A9" w14:textId="77777777" w:rsidR="000A70F9" w:rsidRDefault="000A70F9">
      <w:pPr>
        <w:pStyle w:val="1"/>
      </w:pPr>
      <w:r>
        <w:t>2.</w:t>
      </w:r>
      <w:r>
        <w:tab/>
        <w:t>When Louisiana net apportionable income is determined on the separate accounting method, interest expense applicable to Louisiana gross apportionable and allocable income shall be deducted from such gross income for the purposes of determining Louisiana net apportionable and allocable income or loss. The amount of interest expense applicable to Louisiana gross apportionable and allocable income shall be determined by multiplying total interest expense by a ratio, the numerator of which is the average value of assets in Louisiana and the denominator of which is the average value of all assets of the taxpayer.</w:t>
      </w:r>
    </w:p>
    <w:p w14:paraId="6D46B5CD" w14:textId="77777777" w:rsidR="000A70F9" w:rsidRDefault="000A70F9">
      <w:pPr>
        <w:pStyle w:val="1"/>
      </w:pPr>
      <w:r>
        <w:t>3.</w:t>
      </w:r>
      <w:r>
        <w:tab/>
        <w:t xml:space="preserve">For the purposes of this Paragraph, </w:t>
      </w:r>
      <w:r>
        <w:rPr>
          <w:i/>
        </w:rPr>
        <w:t>value to be used</w:t>
      </w:r>
      <w:r>
        <w:t xml:space="preserve"> and </w:t>
      </w:r>
      <w:r>
        <w:rPr>
          <w:i/>
        </w:rPr>
        <w:t>average value</w:t>
      </w:r>
      <w:r>
        <w:t xml:space="preserve"> mean the same as defined in §1130.B.6 and 7. Special rules as provided in §1130.B.11 also apply to this Section.</w:t>
      </w:r>
    </w:p>
    <w:p w14:paraId="4CB97494" w14:textId="77777777" w:rsidR="000A70F9" w:rsidRDefault="000A70F9">
      <w:pPr>
        <w:pStyle w:val="1"/>
      </w:pPr>
      <w:r>
        <w:t>4.</w:t>
      </w:r>
      <w:r>
        <w:tab/>
        <w:t xml:space="preserve">When Louisiana net apportionable income is determined on the separate accounting method, overhead expense shall be deducted from Louisiana gross apportionable income for the purposes of determining Louisiana net apportionable income or loss. The amount of such overhead expense shall be determined by multiplying total overhead expense attributable to gross apportionable income by a ratio, the numerator of which is the amount of direct cost incurred in the production of Louisiana gross apportionable income determined on a separate accounting method and the denominator of which is total direct cost incurred in the production of gross apportionable income from all sources. For the purpose of this Paragraph, the secretary is authorized </w:t>
      </w:r>
      <w:r>
        <w:lastRenderedPageBreak/>
        <w:t>to adjust the amount of overhead expense allocated to Louisiana gross apportionable income if he determines that such action is necessary in order to clearly reflect Louisiana apportionable net income. For rules pertaining to the determination of the amount of overhead expense attributable to gross allocable income refer to §1130.B.8, 9 and 10.</w:t>
      </w:r>
    </w:p>
    <w:p w14:paraId="01BA3C65" w14:textId="77777777" w:rsidR="000A70F9" w:rsidRDefault="000A70F9" w:rsidP="004859F5">
      <w:pPr>
        <w:pStyle w:val="1"/>
        <w:spacing w:after="80"/>
      </w:pPr>
      <w:r>
        <w:t>5.</w:t>
      </w:r>
      <w:r>
        <w:tab/>
        <w:t>Income from Natural Resources. If the separate accounting method is used by a taxpayer whose business includes the production of natural resources, such as oil, gas, other liquid hydrocarbons, or sulphur, (a) which are sold by the taxpayer prior to refining or processing, or (b) which are transported by the taxpayer into or from the state of Louisiana for refining or processing prior to sale and at the time of production or transfer into or from this state have an ascertainable market value, the Louisiana net apportionable income of such taxpayer shall be computed as set forth below.</w:t>
      </w:r>
    </w:p>
    <w:p w14:paraId="60AB8E03" w14:textId="77777777" w:rsidR="000A70F9" w:rsidRDefault="000A70F9" w:rsidP="004859F5">
      <w:pPr>
        <w:pStyle w:val="a0"/>
        <w:spacing w:after="80"/>
      </w:pPr>
      <w:r>
        <w:t>a.</w:t>
      </w:r>
      <w:r>
        <w:tab/>
        <w:t>The gross apportionable income of the taxpayer from sources in Louisiana shall be determined by dividing the activities of the taxpayer into three classes:</w:t>
      </w:r>
    </w:p>
    <w:p w14:paraId="3073E016" w14:textId="77777777" w:rsidR="000A70F9" w:rsidRDefault="000A70F9" w:rsidP="004859F5">
      <w:pPr>
        <w:pStyle w:val="i0"/>
        <w:spacing w:after="80"/>
      </w:pPr>
      <w:r>
        <w:tab/>
        <w:t>i.</w:t>
      </w:r>
      <w:r>
        <w:tab/>
        <w:t>the production of natural resources;</w:t>
      </w:r>
    </w:p>
    <w:p w14:paraId="6868720C" w14:textId="77777777" w:rsidR="000A70F9" w:rsidRDefault="000A70F9" w:rsidP="004859F5">
      <w:pPr>
        <w:pStyle w:val="i0"/>
        <w:spacing w:after="80"/>
      </w:pPr>
      <w:r>
        <w:tab/>
        <w:t>ii.</w:t>
      </w:r>
      <w:r>
        <w:tab/>
        <w:t>the marketing of refined or manufactured products; and</w:t>
      </w:r>
    </w:p>
    <w:p w14:paraId="09EC3032" w14:textId="77777777" w:rsidR="000A70F9" w:rsidRDefault="000A70F9" w:rsidP="004859F5">
      <w:pPr>
        <w:pStyle w:val="i0"/>
        <w:spacing w:after="80"/>
      </w:pPr>
      <w:r>
        <w:tab/>
        <w:t>iii.</w:t>
      </w:r>
      <w:r>
        <w:tab/>
        <w:t>all other activities.</w:t>
      </w:r>
    </w:p>
    <w:p w14:paraId="4501AEFA" w14:textId="77777777" w:rsidR="000A70F9" w:rsidRDefault="000A70F9" w:rsidP="004859F5">
      <w:pPr>
        <w:pStyle w:val="a0"/>
        <w:spacing w:after="80"/>
      </w:pPr>
      <w:r>
        <w:t>b.</w:t>
      </w:r>
      <w:r>
        <w:tab/>
        <w:t>The Louisiana gross apportionable income from the production of natural resources shall include:</w:t>
      </w:r>
    </w:p>
    <w:p w14:paraId="6CA28B3A" w14:textId="77777777" w:rsidR="000A70F9" w:rsidRDefault="000A70F9" w:rsidP="004859F5">
      <w:pPr>
        <w:pStyle w:val="i0"/>
        <w:spacing w:after="80"/>
      </w:pPr>
      <w:r>
        <w:tab/>
        <w:t>i.</w:t>
      </w:r>
      <w:r>
        <w:tab/>
        <w:t>sales of natural resources produced in Louisiana and sold in this state;</w:t>
      </w:r>
    </w:p>
    <w:p w14:paraId="32C42B2E" w14:textId="77777777" w:rsidR="000A70F9" w:rsidRDefault="000A70F9">
      <w:pPr>
        <w:pStyle w:val="i0"/>
      </w:pPr>
      <w:r>
        <w:tab/>
        <w:t>ii.</w:t>
      </w:r>
      <w:r>
        <w:tab/>
        <w:t>the market value, at the time of transfer, of all natural resources produced in this state and transferred by the taxpayer to another state for sale, refining, or processing, provided that if the natural resources are sold by means of an "arm's length" transaction prior to refining or processing, the market value prescribed herein shall not exceed the selling price; and</w:t>
      </w:r>
    </w:p>
    <w:p w14:paraId="2AB947F9" w14:textId="77777777" w:rsidR="000A70F9" w:rsidRDefault="000A70F9">
      <w:pPr>
        <w:pStyle w:val="i0"/>
      </w:pPr>
      <w:r>
        <w:tab/>
        <w:t>iii.</w:t>
      </w:r>
      <w:r>
        <w:tab/>
        <w:t>the market value, at the time of transfer, of all natural resources produced by the taxpayer in Louisiana and transferred to a refinery or processing plant of the taxpayer located in Louisiana.</w:t>
      </w:r>
    </w:p>
    <w:p w14:paraId="210AE124" w14:textId="77777777" w:rsidR="000A70F9" w:rsidRDefault="000A70F9">
      <w:pPr>
        <w:pStyle w:val="a0"/>
      </w:pPr>
      <w:r>
        <w:t>c.</w:t>
      </w:r>
      <w:r>
        <w:tab/>
        <w:t>The Louisiana gross apportionable income from the marketing of refined or manufactured products shall be the amount of gross sales of such products in this state. From such gross sales there shall be deducted, in lieu of the usual deduction for cost of goods sold, the market value of the products sold as of the time of transfer into this state. In determining the market value, the customary prices for the quantities transferred shall be applied.</w:t>
      </w:r>
    </w:p>
    <w:p w14:paraId="396BF912" w14:textId="77777777" w:rsidR="000A70F9" w:rsidRDefault="000A70F9">
      <w:pPr>
        <w:pStyle w:val="a0"/>
      </w:pPr>
      <w:r>
        <w:t>d.</w:t>
      </w:r>
      <w:r>
        <w:tab/>
        <w:t>The Louisiana gross apportionable income from all activities in this state other than the production of natural resources and the marketing of refined or manufactured products shall include all sales and other apportionable revenues derived in this state from such other activities.</w:t>
      </w:r>
    </w:p>
    <w:p w14:paraId="7E3EFCF4" w14:textId="77777777" w:rsidR="000A70F9" w:rsidRDefault="000A70F9">
      <w:pPr>
        <w:pStyle w:val="a0"/>
      </w:pPr>
      <w:r>
        <w:t>e.</w:t>
      </w:r>
      <w:r>
        <w:tab/>
        <w:t xml:space="preserve">The net income of the taxpayer from each of the three classes of income set forth in §1132.C.5.b, c, and d shall be determined by deducting from each such class of gross income all allowable deductions directly attributable to the </w:t>
      </w:r>
      <w:r>
        <w:t>production of such income and a ratable part of all allowable deductions which are attributable in part to the production of such class of income.</w:t>
      </w:r>
    </w:p>
    <w:p w14:paraId="517B1F8A" w14:textId="77777777" w:rsidR="000A70F9" w:rsidRDefault="000A70F9">
      <w:pPr>
        <w:pStyle w:val="1"/>
      </w:pPr>
      <w:r>
        <w:t>6.</w:t>
      </w:r>
      <w:r>
        <w:tab/>
        <w:t>For the purpose of this Section, a natural resource shall be deemed to be sold in Louisiana if it is located in this state at the time title thereto passes to the purchaser.</w:t>
      </w:r>
    </w:p>
    <w:p w14:paraId="7B75D78E" w14:textId="77777777" w:rsidR="000A70F9" w:rsidRDefault="000A70F9">
      <w:pPr>
        <w:pStyle w:val="1"/>
      </w:pPr>
      <w:r>
        <w:t>7.</w:t>
      </w:r>
      <w:r>
        <w:tab/>
        <w:t>In the absence of specific proof of the value of natural resources at the time of transfer from or into this state, the value of the natural resources at the time of production, to be determined in accordance with the methods prescribed for the determination of "gross income from the property" for purposes of percentage depletion under R.S. 47:287.745(B), shall be deemed to be the market value at the time of transfer.</w:t>
      </w:r>
    </w:p>
    <w:p w14:paraId="72DB6E66" w14:textId="77777777" w:rsidR="000A70F9" w:rsidRDefault="000A70F9">
      <w:pPr>
        <w:pStyle w:val="A"/>
      </w:pPr>
      <w:r>
        <w:t>D.</w:t>
      </w:r>
      <w:r>
        <w:tab/>
        <w:t>Change from Separate Accounting to Apportionment Method. A taxpayer who has obtained permission to use the separate accounting method, or who has been required by the secretary to use that method, shall continue to use that method for succeeding taxable years until a change occurs in the nature of the taxpayer's operations which would warrant a change in accounting method. When such a change occurs, the taxpayer shall report the facts to the secretary not later than 30 days after the close of the taxable year in which the change occurred. If the secretary finds, on the basis of the facts reported by the taxpayer or otherwise obtained by the secretary, that the apportionment method should be used, the taxpayer will be notified to use that method for the year in which the change in operations occurred. The apportionment method shall then be used until a change is made pursuant to R.S. 47:287.94.</w:t>
      </w:r>
    </w:p>
    <w:p w14:paraId="67273D28" w14:textId="77777777" w:rsidR="000A70F9" w:rsidRDefault="000A70F9">
      <w:pPr>
        <w:pStyle w:val="AuthorityNote"/>
      </w:pPr>
      <w:r>
        <w:t>AUTHORITY NOTE:</w:t>
      </w:r>
      <w:r>
        <w:tab/>
        <w:t>Promulgated in accordance with R.S. 47:287.94.</w:t>
      </w:r>
    </w:p>
    <w:p w14:paraId="67621C58" w14:textId="77777777" w:rsidR="000A70F9" w:rsidRDefault="000A70F9">
      <w:pPr>
        <w:pStyle w:val="HistoricalNote"/>
      </w:pPr>
      <w:r>
        <w:t>HISTORICAL NOTE:</w:t>
      </w:r>
      <w:r>
        <w:tab/>
        <w:t>Promulgated by the Department of Revenue and Taxation, Income Tax Section, LR 14:104 (February 1988), repromulgated by the Department of Revenue, Policy Services Division, LR 30:480 (March 2004).</w:t>
      </w:r>
    </w:p>
    <w:p w14:paraId="39E63CA0" w14:textId="77777777" w:rsidR="000A70F9" w:rsidRDefault="000A70F9">
      <w:pPr>
        <w:pStyle w:val="Section"/>
      </w:pPr>
      <w:bookmarkStart w:id="322" w:name="_Toc233690029"/>
      <w:bookmarkStart w:id="323" w:name="_Toc234030615"/>
      <w:bookmarkStart w:id="324" w:name="_Toc243721232"/>
      <w:bookmarkStart w:id="325" w:name="_Toc259619465"/>
      <w:bookmarkStart w:id="326" w:name="_Toc262718552"/>
      <w:bookmarkStart w:id="327" w:name="_Toc275165322"/>
      <w:bookmarkStart w:id="328" w:name="_Toc238197584"/>
      <w:r>
        <w:t>§1134.</w:t>
      </w:r>
      <w:r>
        <w:tab/>
        <w:t>Determination of Louisiana Apportionment Percent</w:t>
      </w:r>
      <w:bookmarkEnd w:id="322"/>
      <w:bookmarkEnd w:id="323"/>
      <w:bookmarkEnd w:id="324"/>
      <w:bookmarkEnd w:id="325"/>
      <w:bookmarkEnd w:id="326"/>
      <w:bookmarkEnd w:id="327"/>
      <w:bookmarkEnd w:id="328"/>
    </w:p>
    <w:p w14:paraId="50B0AC1A" w14:textId="77777777" w:rsidR="00022CF2" w:rsidRPr="00336751" w:rsidRDefault="00022CF2" w:rsidP="00022CF2">
      <w:pPr>
        <w:pStyle w:val="A"/>
      </w:pPr>
      <w:r w:rsidRPr="00336751">
        <w:t>A.</w:t>
      </w:r>
      <w:r w:rsidRPr="00336751">
        <w:tab/>
        <w:t>General. R.S. 47:287.95 provides for an apportionment percent that is to be applied to the taxpayer's total net apportionable income in determining the Louisiana net apportionable income. Specific formulas are prescribed for air, pipeline, other transportation businesses, and certain service enterprises. A general formula is prescribed for manufacturing, merchandising and any other business for which a formula is not specifically prescribed. The statute contemplates that only one specific formula be used in determining the apportionment percent, that being the formula prescribed for the taxpayer's primary business. As a general rule, where a taxpayer is engaged in more than one business, the taxpayer's primary business shall be that which is the primary source of the taxpayer's net apportionable income. When the numerator and denominator are zero in any one or more ratios in the apportionment formula, such ratio shall be dropped from the apportionment formula and the arithmetical average determined from the total remaining ratios.</w:t>
      </w:r>
    </w:p>
    <w:p w14:paraId="24C74374" w14:textId="77777777" w:rsidR="00022CF2" w:rsidRPr="00336751" w:rsidRDefault="00022CF2" w:rsidP="00022CF2">
      <w:pPr>
        <w:pStyle w:val="A"/>
      </w:pPr>
      <w:r w:rsidRPr="00336751">
        <w:t>B.</w:t>
      </w:r>
      <w:r w:rsidRPr="00336751">
        <w:tab/>
        <w:t>Property Ratio</w:t>
      </w:r>
    </w:p>
    <w:p w14:paraId="0B738319" w14:textId="77777777" w:rsidR="00022CF2" w:rsidRPr="00336751" w:rsidRDefault="00022CF2" w:rsidP="00022CF2">
      <w:pPr>
        <w:pStyle w:val="1"/>
      </w:pPr>
      <w:r w:rsidRPr="00336751">
        <w:lastRenderedPageBreak/>
        <w:t>1.</w:t>
      </w:r>
      <w:r w:rsidRPr="00336751">
        <w:tab/>
        <w:t xml:space="preserve">The value of immovable and corporeal movable property owned by the taxpayer and used in the production of net apportionable income is included in each formula except those provided for certain service businesses and those using the single sales ratio under the general formula. Where only a part of the property is used in the production of apportionable income, only the value of that portion so used shall be included in the property ratio. However, where the entire property is used in the production of both allocable and apportionable income the value of the entire property shall be included in the property ratio. Idle property and property under construction, during such construction and prior to being placed in service, shall not be included in the property ratio. Property held as reserve or standby facilities, or property held as a reserve source of materials shall be considered used. For example, a taxpayer who purchases a lignite deposit that is held as a reserve source of fuel should include the value of such deposits in the property ratio. </w:t>
      </w:r>
      <w:r w:rsidRPr="00336751">
        <w:br/>
        <w:t>Non-productive mineral leases are considered to be held for such use and should be included in the property ratio. The value of inventories of merchandise in transit shall be allocated to the state in which their delivery destination is located in the absence of conclusive evidence to the contrary. R.S. 47:287.95(A)(1) provides that aircraft owned by a taxpayer whose net apportionable income is derived primarily from air transportation should not be included in the property ratio.</w:t>
      </w:r>
    </w:p>
    <w:p w14:paraId="69791445" w14:textId="77777777" w:rsidR="00022CF2" w:rsidRPr="00336751" w:rsidRDefault="00022CF2" w:rsidP="004859F5">
      <w:pPr>
        <w:pStyle w:val="1"/>
        <w:spacing w:after="80"/>
      </w:pPr>
      <w:r w:rsidRPr="00336751">
        <w:t>2.</w:t>
      </w:r>
      <w:r w:rsidRPr="00336751">
        <w:tab/>
        <w:t>Proration of Rolling Stock and Other Mobile Equipment. The average value of rolling stock and other mobile equipment owned by the taxpayer shall be prorated within and without Louisiana as set forth below.</w:t>
      </w:r>
    </w:p>
    <w:p w14:paraId="650B9220" w14:textId="77777777" w:rsidR="00022CF2" w:rsidRPr="00336751" w:rsidRDefault="00022CF2" w:rsidP="004859F5">
      <w:pPr>
        <w:pStyle w:val="a0"/>
        <w:spacing w:after="80"/>
      </w:pPr>
      <w:r w:rsidRPr="00336751">
        <w:t>a.</w:t>
      </w:r>
      <w:r w:rsidRPr="00336751">
        <w:tab/>
        <w:t>The value of diesel locomotives shall be allocated to Louisiana on the basis of the ratio of diesel locomotive miles in Louisiana to total diesel locomotive miles.</w:t>
      </w:r>
    </w:p>
    <w:p w14:paraId="07F1C785" w14:textId="77777777" w:rsidR="00022CF2" w:rsidRPr="00336751" w:rsidRDefault="00022CF2" w:rsidP="004859F5">
      <w:pPr>
        <w:pStyle w:val="a0"/>
        <w:spacing w:after="80"/>
      </w:pPr>
      <w:r w:rsidRPr="00336751">
        <w:t>b.</w:t>
      </w:r>
      <w:r w:rsidRPr="00336751">
        <w:tab/>
        <w:t>The value of other locomotives shall be allocated to Louisiana on the basis of the ratio of other locomotive miles in Louisiana to total other locomotive miles.</w:t>
      </w:r>
    </w:p>
    <w:p w14:paraId="617FF063" w14:textId="77777777" w:rsidR="00022CF2" w:rsidRPr="00336751" w:rsidRDefault="00022CF2" w:rsidP="004859F5">
      <w:pPr>
        <w:pStyle w:val="a0"/>
        <w:spacing w:after="80"/>
      </w:pPr>
      <w:r w:rsidRPr="00336751">
        <w:t>c.</w:t>
      </w:r>
      <w:r w:rsidRPr="00336751">
        <w:tab/>
        <w:t>The value of freight train cars shall be allocated to Louisiana on the basis of the ratio of freight car miles in Louisiana to total freight car miles.</w:t>
      </w:r>
    </w:p>
    <w:p w14:paraId="0435F337" w14:textId="77777777" w:rsidR="00022CF2" w:rsidRPr="00336751" w:rsidRDefault="00022CF2" w:rsidP="004859F5">
      <w:pPr>
        <w:pStyle w:val="a0"/>
        <w:spacing w:after="80"/>
      </w:pPr>
      <w:r w:rsidRPr="00336751">
        <w:t>d.</w:t>
      </w:r>
      <w:r w:rsidRPr="00336751">
        <w:tab/>
        <w:t>The value of passenger cars shall be allocated to Louisiana on the basis of the ratio of passenger car miles in Louisiana to total passenger car miles.</w:t>
      </w:r>
    </w:p>
    <w:p w14:paraId="24C03204" w14:textId="77777777" w:rsidR="00022CF2" w:rsidRPr="00336751" w:rsidRDefault="00022CF2" w:rsidP="00022CF2">
      <w:pPr>
        <w:pStyle w:val="a0"/>
      </w:pPr>
      <w:r w:rsidRPr="00336751">
        <w:t>e.</w:t>
      </w:r>
      <w:r w:rsidRPr="00336751">
        <w:tab/>
        <w:t>The value of passenger buses shall be allocated to Louisiana on the basis of the ratio of bus miles in Louisiana to total bus miles.</w:t>
      </w:r>
    </w:p>
    <w:p w14:paraId="7C4B7D4B" w14:textId="77777777" w:rsidR="00022CF2" w:rsidRPr="00336751" w:rsidRDefault="00022CF2" w:rsidP="00022CF2">
      <w:pPr>
        <w:pStyle w:val="a0"/>
      </w:pPr>
      <w:r w:rsidRPr="00336751">
        <w:t>f.</w:t>
      </w:r>
      <w:r w:rsidRPr="00336751">
        <w:tab/>
        <w:t>The value of diesel trucks shall be allocated to Louisiana on the basis of the ratio of diesel truck miles in Louisiana to total diesel truck miles.</w:t>
      </w:r>
    </w:p>
    <w:p w14:paraId="7712AF23" w14:textId="77777777" w:rsidR="00022CF2" w:rsidRPr="00336751" w:rsidRDefault="00022CF2" w:rsidP="00022CF2">
      <w:pPr>
        <w:pStyle w:val="a0"/>
      </w:pPr>
      <w:r w:rsidRPr="00336751">
        <w:t>g.</w:t>
      </w:r>
      <w:r w:rsidRPr="00336751">
        <w:tab/>
        <w:t>The value of other trucks shall be allocated to Louisiana on the basis of the ratio of other truck miles in Louisiana to total other truck miles.</w:t>
      </w:r>
    </w:p>
    <w:p w14:paraId="22D5CC86" w14:textId="77777777" w:rsidR="00022CF2" w:rsidRPr="00336751" w:rsidRDefault="00022CF2" w:rsidP="00022CF2">
      <w:pPr>
        <w:pStyle w:val="a0"/>
      </w:pPr>
      <w:r w:rsidRPr="00336751">
        <w:t>h.</w:t>
      </w:r>
      <w:r w:rsidRPr="00336751">
        <w:tab/>
        <w:t>The value of trailers shall be allocated to Louisiana on the basis of the ratio of trailer miles in Louisiana to total trailer miles.</w:t>
      </w:r>
    </w:p>
    <w:p w14:paraId="7F13FF6D" w14:textId="77777777" w:rsidR="00022CF2" w:rsidRPr="00336751" w:rsidRDefault="00022CF2" w:rsidP="00022CF2">
      <w:pPr>
        <w:pStyle w:val="a0"/>
      </w:pPr>
      <w:r w:rsidRPr="00336751">
        <w:t>i.</w:t>
      </w:r>
      <w:r w:rsidRPr="00336751">
        <w:tab/>
        <w:t>The value of towboats shall be allocated to Louisiana on the basis of the ratio of towboat miles in Louisiana to total towboat miles. In the determination of Louisiana towboat miles, one half of the mileage of all navigable rivers or streams bordering on both Louisiana and another state shall be considered Louisiana miles.</w:t>
      </w:r>
    </w:p>
    <w:p w14:paraId="3D3AF521" w14:textId="77777777" w:rsidR="00022CF2" w:rsidRPr="00336751" w:rsidRDefault="00022CF2" w:rsidP="00022CF2">
      <w:pPr>
        <w:pStyle w:val="a0"/>
      </w:pPr>
      <w:r w:rsidRPr="00336751">
        <w:t>j.</w:t>
      </w:r>
      <w:r w:rsidRPr="00336751">
        <w:tab/>
        <w:t>The value of tugs shall be allocated to Louisiana on the basis of the ratio of tug miles in Louisiana to total tug miles. In the determination of Louisiana tug miles, one half of the mileage of all navigable rivers or streams bordering on both Louisiana and another state shall be considered Louisiana miles.</w:t>
      </w:r>
    </w:p>
    <w:p w14:paraId="19DAC8A2" w14:textId="77777777" w:rsidR="00022CF2" w:rsidRPr="00336751" w:rsidRDefault="00022CF2" w:rsidP="00022CF2">
      <w:pPr>
        <w:pStyle w:val="a0"/>
      </w:pPr>
      <w:r w:rsidRPr="00336751">
        <w:t>k.</w:t>
      </w:r>
      <w:r w:rsidRPr="00336751">
        <w:tab/>
        <w:t>The value of barges shall be allocated to Louisiana on the basis of the ratio of barge miles in Louisiana to total barge miles. In the determination of Louisiana barge miles, one half of the mileage of all navigable rivers or streams bordering on both Louisiana and another state shall be considered Louisiana miles.</w:t>
      </w:r>
    </w:p>
    <w:p w14:paraId="794FB9ED" w14:textId="77777777" w:rsidR="00022CF2" w:rsidRPr="00336751" w:rsidRDefault="00022CF2" w:rsidP="004859F5">
      <w:pPr>
        <w:pStyle w:val="a0"/>
        <w:spacing w:after="80"/>
      </w:pPr>
      <w:r w:rsidRPr="00336751">
        <w:t>l.</w:t>
      </w:r>
      <w:r w:rsidRPr="00336751">
        <w:tab/>
        <w:t>The value of work and miscellaneous equipment shall be allocated to Louisiana on the basis of the ratio of track miles in Louisiana to total track miles in the case of a railroad, on the basis of the ratio of bank miles operated in Louisiana to total bank miles operated in the case of inland waterway transportation and on the basis of the ratio of route miles operated in Louisiana to total route miles operated in the case of truck and bus transportation. In the determination of bank miles, one half of the bank mileage of navigable rivers or streams bordering on both Louisiana and another state shall be considered Louisiana bank miles.</w:t>
      </w:r>
    </w:p>
    <w:p w14:paraId="029CB974" w14:textId="77777777" w:rsidR="00022CF2" w:rsidRPr="00336751" w:rsidRDefault="00022CF2" w:rsidP="004859F5">
      <w:pPr>
        <w:pStyle w:val="a0"/>
        <w:spacing w:after="80"/>
      </w:pPr>
      <w:r w:rsidRPr="00336751">
        <w:t>m.</w:t>
      </w:r>
      <w:r w:rsidRPr="00336751">
        <w:tab/>
        <w:t>The value of other floating equipment shall be allocated to Louisiana on the basis of the ratio of operating equipment miles within Louisiana to the total operating equipment miles, for the particular equipment to be allocated. In the determination of Louisiana operating equipment miles, one half of the mileage of all navigable rivers or streams bordering on both Louisiana and another state shall be considered Louisiana operating equipment miles.</w:t>
      </w:r>
    </w:p>
    <w:p w14:paraId="51835076" w14:textId="77777777" w:rsidR="00022CF2" w:rsidRPr="00336751" w:rsidRDefault="00022CF2" w:rsidP="004859F5">
      <w:pPr>
        <w:pStyle w:val="1"/>
        <w:spacing w:after="80"/>
      </w:pPr>
      <w:r w:rsidRPr="00336751">
        <w:t>3.</w:t>
      </w:r>
      <w:r w:rsidRPr="00336751">
        <w:tab/>
        <w:t>Insufficient Records. In any case where the information necessary to determine the ratios listed above is not readily available from the taxpayer's records, the secretary, in his discretion, may permit or require the allocation of such equipment by any method deemed reasonable by him.</w:t>
      </w:r>
    </w:p>
    <w:p w14:paraId="35B296FC" w14:textId="77777777" w:rsidR="00022CF2" w:rsidRPr="00336751" w:rsidRDefault="00022CF2" w:rsidP="00022CF2">
      <w:pPr>
        <w:pStyle w:val="A"/>
      </w:pPr>
      <w:r w:rsidRPr="00336751">
        <w:t>C.</w:t>
      </w:r>
      <w:r w:rsidRPr="00336751">
        <w:tab/>
        <w:t>Wage Ratio. Salaries, wages and other compensation for personal services as used in R.S. 47:287.95 includes only compensation paid to employees or to a deferred plan for the benefit of employees of the taxpayer for services rendered in connection with the production of net apportionable income.</w:t>
      </w:r>
    </w:p>
    <w:p w14:paraId="1F572368" w14:textId="77777777" w:rsidR="00022CF2" w:rsidRPr="00336751" w:rsidRDefault="00022CF2" w:rsidP="00022CF2">
      <w:pPr>
        <w:pStyle w:val="A"/>
      </w:pPr>
      <w:r w:rsidRPr="00336751">
        <w:t>D.</w:t>
      </w:r>
      <w:r w:rsidRPr="00336751">
        <w:tab/>
        <w:t xml:space="preserve">Revenue Ratio. This ratio is generally composed of sales, charges for service, and other gross apportionable income. Neither allocable income nor income excluded from gross income, such as interest and dividends, is included in the ratio. For all formulas except that provided by R.S. 47:287.95(F), the revenue ratio consists of the ratio of the gross apportionable income of the taxpayer from Louisiana sources to the total gross apportionable income of the taxpayer. For the formula provided by R.S. 47:287.95(F), the </w:t>
      </w:r>
      <w:r w:rsidRPr="00336751">
        <w:lastRenderedPageBreak/>
        <w:t>revenue ratio consists of the ratio of net sales made in the regular course of business and other gross apportionable income attributable to this state to the total net sales made in the regular course of business and other gross apportionable income of the taxpayer. Sales not made in the regular course of business are not included in the formula provided by R.S. 47:287.95(F).</w:t>
      </w:r>
    </w:p>
    <w:p w14:paraId="6CF608CC" w14:textId="77777777" w:rsidR="00022CF2" w:rsidRPr="00336751" w:rsidRDefault="00022CF2" w:rsidP="00022CF2">
      <w:pPr>
        <w:pStyle w:val="1"/>
      </w:pPr>
      <w:r w:rsidRPr="00336751">
        <w:t>1.</w:t>
      </w:r>
      <w:r w:rsidRPr="00336751">
        <w:tab/>
        <w:t>Revenue from Transportation other than Air Travel. Gross apportionable income attributable to Louisiana from transportation other than air includes all such revenue derived entirely from sources within Louisiana plus a portion of revenue from transportation performed partly within and partly without Louisiana, based upon the ratio of the number of units of transportation service performed in Louisiana to the total of such units. Revenue from transportation exclusively without Louisiana shall not be included in gross apportionable income attributed to Louisiana. Gross apportionable income attributable to Louisiana shall be computed separately for each of the four classes enumerated below.</w:t>
      </w:r>
    </w:p>
    <w:p w14:paraId="35BC66E8" w14:textId="77777777" w:rsidR="00022CF2" w:rsidRPr="00336751" w:rsidRDefault="00022CF2" w:rsidP="00022CF2">
      <w:pPr>
        <w:pStyle w:val="a0"/>
      </w:pPr>
      <w:r w:rsidRPr="00336751">
        <w:t>a.</w:t>
      </w:r>
      <w:r w:rsidRPr="00336751">
        <w:tab/>
        <w:t>A unit of transportation shall consist of the following:</w:t>
      </w:r>
    </w:p>
    <w:p w14:paraId="17C4A23C" w14:textId="77777777" w:rsidR="00022CF2" w:rsidRPr="00336751" w:rsidRDefault="00022CF2" w:rsidP="00022CF2">
      <w:pPr>
        <w:pStyle w:val="i0"/>
      </w:pPr>
      <w:r w:rsidRPr="00336751">
        <w:tab/>
        <w:t>i.</w:t>
      </w:r>
      <w:r w:rsidRPr="00336751">
        <w:tab/>
        <w:t>in the case of the transportation of passengers, the transportation of one passenger a distance of 1 mile;</w:t>
      </w:r>
    </w:p>
    <w:p w14:paraId="6D908401" w14:textId="77777777" w:rsidR="00022CF2" w:rsidRPr="00336751" w:rsidRDefault="00022CF2" w:rsidP="00022CF2">
      <w:pPr>
        <w:pStyle w:val="i0"/>
      </w:pPr>
      <w:r w:rsidRPr="00336751">
        <w:tab/>
        <w:t>ii.</w:t>
      </w:r>
      <w:r w:rsidRPr="00336751">
        <w:tab/>
        <w:t>in the case of the transportation of liquid commodities, including petroleum or related products, the transportation of one barrel of the commodities a distance of 1 mile;</w:t>
      </w:r>
    </w:p>
    <w:p w14:paraId="5C24FAA5" w14:textId="77777777" w:rsidR="00022CF2" w:rsidRPr="00336751" w:rsidRDefault="00022CF2" w:rsidP="00022CF2">
      <w:pPr>
        <w:pStyle w:val="i0"/>
      </w:pPr>
      <w:r w:rsidRPr="00336751">
        <w:tab/>
        <w:t>iii.</w:t>
      </w:r>
      <w:r w:rsidRPr="00336751">
        <w:tab/>
        <w:t>in the case of the transportation of property other than liquids, the transportation of 1 ton of the property a distance of 1 mile;</w:t>
      </w:r>
    </w:p>
    <w:p w14:paraId="11B07585" w14:textId="77777777" w:rsidR="00022CF2" w:rsidRPr="00336751" w:rsidRDefault="00022CF2" w:rsidP="00022CF2">
      <w:pPr>
        <w:pStyle w:val="i0"/>
      </w:pPr>
      <w:r w:rsidRPr="00336751">
        <w:tab/>
        <w:t>iv.</w:t>
      </w:r>
      <w:r w:rsidRPr="00336751">
        <w:tab/>
        <w:t xml:space="preserve">in the case of the transportation of natural gas, the transportation of one MCF or one MBTU a distance of </w:t>
      </w:r>
      <w:r w:rsidRPr="00336751">
        <w:br/>
        <w:t>1 mile.</w:t>
      </w:r>
    </w:p>
    <w:p w14:paraId="3999202C" w14:textId="77777777" w:rsidR="00022CF2" w:rsidRPr="00336751" w:rsidRDefault="00022CF2" w:rsidP="00022CF2">
      <w:pPr>
        <w:pStyle w:val="a0"/>
      </w:pPr>
      <w:r w:rsidRPr="00336751">
        <w:t>b.</w:t>
      </w:r>
      <w:r w:rsidRPr="00336751">
        <w:tab/>
        <w:t>In any case where another method would more clearly reflect the gross apportionable income attributable to Louisiana, or where the above information is not readily available from the taxpayer</w:t>
      </w:r>
      <w:r w:rsidR="00471107">
        <w:t>'</w:t>
      </w:r>
      <w:r w:rsidRPr="00336751">
        <w:t>s records, the secretary, in his discretion, may permit or require the use of any method deemed reasonable by him.</w:t>
      </w:r>
    </w:p>
    <w:p w14:paraId="4273FBF2" w14:textId="77777777" w:rsidR="00022CF2" w:rsidRDefault="00022CF2" w:rsidP="00DA51BB">
      <w:pPr>
        <w:pStyle w:val="a0"/>
        <w:spacing w:after="0"/>
      </w:pPr>
      <w:r w:rsidRPr="00336751">
        <w:t>c.</w:t>
      </w:r>
      <w:r w:rsidRPr="00336751">
        <w:tab/>
        <w:t xml:space="preserve">Example: ABC Corporation is in the business of transporting natural gas as a common carrier. During the year 2005, ABC entered into five transactions. In the first transaction 1 million MMCF was transported from Texas, through Louisiana, to Mississippi. The total distance transported was 500 miles, of which 200 miles was in Louisiana. The charge for the transportation was $250,000. In the second transaction 1 million MMCF was transported from one point in Louisiana to another point in Louisiana, a distance of 150 miles, for a charge of $150,000. In the third transaction 1 million MMCF was transported from one point in Texas to another point in Texas, a distance of 500 miles, for a charge of $250,000. In the fourth transaction 1 million MMCF was transported from a point in Louisiana to a point in another state for a charge of $500,000. The total distance transported was 1,000 miles, of which 100 miles were in </w:t>
      </w:r>
      <w:r w:rsidRPr="00336751">
        <w:t>Louisiana. In the fifth transaction 1 million MMCF was transported from a point in Louisiana to a point in another state for a charge of $250,000. The distance transported was 500 miles, of which 100 was in Louisiana. The portion of the gross apportionable income attributed to Louisiana would be computed as follows</w:t>
      </w:r>
      <w:r w:rsidR="00421262">
        <w:t>.</w:t>
      </w:r>
    </w:p>
    <w:p w14:paraId="76954316" w14:textId="77777777" w:rsidR="00DA51BB" w:rsidRPr="00336751" w:rsidRDefault="00DA51BB" w:rsidP="00DA51BB">
      <w:pPr>
        <w:pStyle w:val="a0"/>
        <w:spacing w:after="0"/>
      </w:pPr>
    </w:p>
    <w:tbl>
      <w:tblPr>
        <w:tblW w:w="0" w:type="auto"/>
        <w:tblBorders>
          <w:insideV w:val="single" w:sz="6" w:space="0" w:color="auto"/>
        </w:tblBorders>
        <w:tblLayout w:type="fixed"/>
        <w:tblLook w:val="01E0" w:firstRow="1" w:lastRow="1" w:firstColumn="1" w:lastColumn="1" w:noHBand="0" w:noVBand="0"/>
      </w:tblPr>
      <w:tblGrid>
        <w:gridCol w:w="4208"/>
        <w:gridCol w:w="904"/>
      </w:tblGrid>
      <w:tr w:rsidR="00022CF2" w:rsidRPr="00E550B4" w14:paraId="223BF197" w14:textId="77777777" w:rsidTr="00E550B4">
        <w:tc>
          <w:tcPr>
            <w:tcW w:w="5112" w:type="dxa"/>
            <w:gridSpan w:val="2"/>
            <w:tcBorders>
              <w:bottom w:val="nil"/>
            </w:tcBorders>
          </w:tcPr>
          <w:p w14:paraId="573B8A78" w14:textId="77777777" w:rsidR="00022CF2" w:rsidRPr="00680B00" w:rsidRDefault="00022CF2" w:rsidP="00E550B4">
            <w:pPr>
              <w:pStyle w:val="a0"/>
              <w:spacing w:after="0"/>
              <w:ind w:left="720" w:firstLine="0"/>
              <w:jc w:val="right"/>
              <w:outlineLvl w:val="9"/>
              <w:rPr>
                <w:noProof/>
                <w:kern w:val="0"/>
                <w:sz w:val="16"/>
                <w:szCs w:val="16"/>
              </w:rPr>
            </w:pPr>
            <w:r w:rsidRPr="00680B00">
              <w:rPr>
                <w:noProof/>
                <w:kern w:val="0"/>
                <w:sz w:val="16"/>
                <w:szCs w:val="16"/>
              </w:rPr>
              <w:t>Louisiana Amount</w:t>
            </w:r>
          </w:p>
        </w:tc>
      </w:tr>
      <w:tr w:rsidR="00022CF2" w:rsidRPr="00E550B4" w14:paraId="7DE45906" w14:textId="77777777" w:rsidTr="00E550B4">
        <w:tc>
          <w:tcPr>
            <w:tcW w:w="4208" w:type="dxa"/>
            <w:tcBorders>
              <w:right w:val="nil"/>
            </w:tcBorders>
          </w:tcPr>
          <w:p w14:paraId="70AFF915" w14:textId="77777777" w:rsidR="00022CF2" w:rsidRPr="00680B00" w:rsidRDefault="00022CF2" w:rsidP="00E550B4">
            <w:pPr>
              <w:pStyle w:val="a0"/>
              <w:spacing w:after="0"/>
              <w:ind w:firstLine="0"/>
              <w:jc w:val="left"/>
              <w:outlineLvl w:val="9"/>
              <w:rPr>
                <w:noProof/>
                <w:kern w:val="0"/>
                <w:sz w:val="16"/>
                <w:szCs w:val="16"/>
              </w:rPr>
            </w:pPr>
            <w:r w:rsidRPr="00680B00">
              <w:rPr>
                <w:noProof/>
                <w:kern w:val="0"/>
                <w:sz w:val="16"/>
                <w:szCs w:val="16"/>
              </w:rPr>
              <w:t>First Transaction</w:t>
            </w:r>
            <w:r w:rsidRPr="00680B00">
              <w:rPr>
                <w:iCs/>
                <w:noProof/>
                <w:sz w:val="16"/>
                <w:szCs w:val="16"/>
              </w:rPr>
              <w:t>―</w:t>
            </w:r>
            <w:r w:rsidRPr="00680B00">
              <w:rPr>
                <w:noProof/>
                <w:kern w:val="0"/>
                <w:sz w:val="16"/>
                <w:szCs w:val="16"/>
              </w:rPr>
              <w:t>200/500 x $250,000 =</w:t>
            </w:r>
          </w:p>
        </w:tc>
        <w:tc>
          <w:tcPr>
            <w:tcW w:w="904" w:type="dxa"/>
            <w:tcBorders>
              <w:left w:val="nil"/>
            </w:tcBorders>
          </w:tcPr>
          <w:p w14:paraId="29F3828E" w14:textId="77777777" w:rsidR="00022CF2" w:rsidRPr="00680B00" w:rsidRDefault="00022CF2" w:rsidP="00E550B4">
            <w:pPr>
              <w:pStyle w:val="a0"/>
              <w:tabs>
                <w:tab w:val="left" w:pos="112"/>
              </w:tabs>
              <w:spacing w:after="0"/>
              <w:ind w:left="-8" w:firstLine="0"/>
              <w:jc w:val="right"/>
              <w:outlineLvl w:val="9"/>
              <w:rPr>
                <w:noProof/>
                <w:kern w:val="0"/>
                <w:sz w:val="16"/>
                <w:szCs w:val="16"/>
              </w:rPr>
            </w:pPr>
            <w:r w:rsidRPr="00680B00">
              <w:rPr>
                <w:noProof/>
                <w:kern w:val="0"/>
                <w:sz w:val="16"/>
                <w:szCs w:val="16"/>
              </w:rPr>
              <w:t>$100,000</w:t>
            </w:r>
          </w:p>
        </w:tc>
      </w:tr>
      <w:tr w:rsidR="00022CF2" w:rsidRPr="00E550B4" w14:paraId="4062E5FB" w14:textId="77777777" w:rsidTr="00E550B4">
        <w:tc>
          <w:tcPr>
            <w:tcW w:w="4208" w:type="dxa"/>
            <w:tcBorders>
              <w:right w:val="nil"/>
            </w:tcBorders>
          </w:tcPr>
          <w:p w14:paraId="3C383A69" w14:textId="77777777" w:rsidR="00022CF2" w:rsidRPr="00680B00" w:rsidRDefault="00022CF2" w:rsidP="00E550B4">
            <w:pPr>
              <w:pStyle w:val="a0"/>
              <w:spacing w:after="0"/>
              <w:ind w:firstLine="0"/>
              <w:jc w:val="left"/>
              <w:outlineLvl w:val="9"/>
              <w:rPr>
                <w:noProof/>
                <w:kern w:val="0"/>
                <w:sz w:val="16"/>
                <w:szCs w:val="16"/>
              </w:rPr>
            </w:pPr>
            <w:r w:rsidRPr="00680B00">
              <w:rPr>
                <w:noProof/>
                <w:kern w:val="0"/>
                <w:sz w:val="16"/>
                <w:szCs w:val="16"/>
              </w:rPr>
              <w:t>Second Transaction</w:t>
            </w:r>
            <w:r w:rsidRPr="00680B00">
              <w:rPr>
                <w:iCs/>
                <w:noProof/>
                <w:sz w:val="16"/>
                <w:szCs w:val="16"/>
              </w:rPr>
              <w:t>―</w:t>
            </w:r>
            <w:r w:rsidRPr="00680B00">
              <w:rPr>
                <w:noProof/>
                <w:kern w:val="0"/>
                <w:sz w:val="16"/>
                <w:szCs w:val="16"/>
              </w:rPr>
              <w:t>entirely from Louisiana =</w:t>
            </w:r>
          </w:p>
        </w:tc>
        <w:tc>
          <w:tcPr>
            <w:tcW w:w="904" w:type="dxa"/>
            <w:tcBorders>
              <w:left w:val="nil"/>
            </w:tcBorders>
          </w:tcPr>
          <w:p w14:paraId="5425921B" w14:textId="77777777" w:rsidR="00022CF2" w:rsidRPr="00680B00" w:rsidRDefault="00022CF2" w:rsidP="00E550B4">
            <w:pPr>
              <w:pStyle w:val="a0"/>
              <w:tabs>
                <w:tab w:val="left" w:pos="112"/>
              </w:tabs>
              <w:spacing w:after="0"/>
              <w:ind w:left="-8" w:firstLine="0"/>
              <w:jc w:val="right"/>
              <w:outlineLvl w:val="9"/>
              <w:rPr>
                <w:noProof/>
                <w:kern w:val="0"/>
                <w:sz w:val="16"/>
                <w:szCs w:val="16"/>
              </w:rPr>
            </w:pPr>
            <w:r w:rsidRPr="00680B00">
              <w:rPr>
                <w:noProof/>
                <w:kern w:val="0"/>
                <w:sz w:val="16"/>
                <w:szCs w:val="16"/>
              </w:rPr>
              <w:t>150,000</w:t>
            </w:r>
          </w:p>
        </w:tc>
      </w:tr>
      <w:tr w:rsidR="00022CF2" w:rsidRPr="00E550B4" w14:paraId="07B32FB0" w14:textId="77777777" w:rsidTr="00E550B4">
        <w:tc>
          <w:tcPr>
            <w:tcW w:w="4208" w:type="dxa"/>
            <w:tcBorders>
              <w:right w:val="nil"/>
            </w:tcBorders>
          </w:tcPr>
          <w:p w14:paraId="2D1DB5A9" w14:textId="77777777" w:rsidR="00022CF2" w:rsidRPr="00680B00" w:rsidRDefault="00022CF2" w:rsidP="00E550B4">
            <w:pPr>
              <w:pStyle w:val="a0"/>
              <w:spacing w:after="0"/>
              <w:ind w:firstLine="0"/>
              <w:jc w:val="left"/>
              <w:outlineLvl w:val="9"/>
              <w:rPr>
                <w:noProof/>
                <w:kern w:val="0"/>
                <w:sz w:val="16"/>
                <w:szCs w:val="16"/>
              </w:rPr>
            </w:pPr>
            <w:r w:rsidRPr="00680B00">
              <w:rPr>
                <w:noProof/>
                <w:kern w:val="0"/>
                <w:sz w:val="16"/>
                <w:szCs w:val="16"/>
              </w:rPr>
              <w:t>Third Transaction</w:t>
            </w:r>
            <w:r w:rsidRPr="00680B00">
              <w:rPr>
                <w:iCs/>
                <w:noProof/>
                <w:sz w:val="16"/>
                <w:szCs w:val="16"/>
              </w:rPr>
              <w:t>―</w:t>
            </w:r>
            <w:r w:rsidRPr="00680B00">
              <w:rPr>
                <w:noProof/>
                <w:kern w:val="0"/>
                <w:sz w:val="16"/>
                <w:szCs w:val="16"/>
              </w:rPr>
              <w:t>neither entirely nor partially in Louisiana</w:t>
            </w:r>
          </w:p>
        </w:tc>
        <w:tc>
          <w:tcPr>
            <w:tcW w:w="904" w:type="dxa"/>
            <w:tcBorders>
              <w:left w:val="nil"/>
            </w:tcBorders>
          </w:tcPr>
          <w:p w14:paraId="67CEE850" w14:textId="77777777" w:rsidR="00022CF2" w:rsidRPr="00680B00" w:rsidRDefault="00022CF2" w:rsidP="00E550B4">
            <w:pPr>
              <w:pStyle w:val="a0"/>
              <w:tabs>
                <w:tab w:val="left" w:pos="112"/>
              </w:tabs>
              <w:spacing w:after="0"/>
              <w:ind w:left="-8" w:firstLine="0"/>
              <w:jc w:val="right"/>
              <w:outlineLvl w:val="9"/>
              <w:rPr>
                <w:noProof/>
                <w:kern w:val="0"/>
                <w:sz w:val="16"/>
                <w:szCs w:val="16"/>
              </w:rPr>
            </w:pPr>
            <w:r w:rsidRPr="00680B00">
              <w:rPr>
                <w:noProof/>
                <w:kern w:val="0"/>
                <w:sz w:val="16"/>
                <w:szCs w:val="16"/>
              </w:rPr>
              <w:t>-0-</w:t>
            </w:r>
          </w:p>
        </w:tc>
      </w:tr>
      <w:tr w:rsidR="00022CF2" w:rsidRPr="00E550B4" w14:paraId="1BFC7B89" w14:textId="77777777" w:rsidTr="00E550B4">
        <w:tc>
          <w:tcPr>
            <w:tcW w:w="4208" w:type="dxa"/>
            <w:tcBorders>
              <w:right w:val="nil"/>
            </w:tcBorders>
          </w:tcPr>
          <w:p w14:paraId="003938A0" w14:textId="77777777" w:rsidR="00022CF2" w:rsidRPr="00680B00" w:rsidRDefault="00022CF2" w:rsidP="00E550B4">
            <w:pPr>
              <w:pStyle w:val="a0"/>
              <w:spacing w:after="0"/>
              <w:ind w:firstLine="0"/>
              <w:jc w:val="left"/>
              <w:outlineLvl w:val="9"/>
              <w:rPr>
                <w:noProof/>
                <w:kern w:val="0"/>
                <w:sz w:val="16"/>
                <w:szCs w:val="16"/>
              </w:rPr>
            </w:pPr>
            <w:r w:rsidRPr="00680B00">
              <w:rPr>
                <w:noProof/>
                <w:kern w:val="0"/>
                <w:sz w:val="16"/>
                <w:szCs w:val="16"/>
              </w:rPr>
              <w:t>Fourth Transaction</w:t>
            </w:r>
            <w:r w:rsidRPr="00680B00">
              <w:rPr>
                <w:iCs/>
                <w:noProof/>
                <w:sz w:val="16"/>
                <w:szCs w:val="16"/>
              </w:rPr>
              <w:t>―</w:t>
            </w:r>
            <w:r w:rsidRPr="00680B00">
              <w:rPr>
                <w:noProof/>
                <w:kern w:val="0"/>
                <w:sz w:val="16"/>
                <w:szCs w:val="16"/>
              </w:rPr>
              <w:t>100/1,000 x $500,000 =</w:t>
            </w:r>
          </w:p>
        </w:tc>
        <w:tc>
          <w:tcPr>
            <w:tcW w:w="904" w:type="dxa"/>
            <w:tcBorders>
              <w:left w:val="nil"/>
            </w:tcBorders>
            <w:vAlign w:val="bottom"/>
          </w:tcPr>
          <w:p w14:paraId="2E3E02C1" w14:textId="77777777" w:rsidR="00022CF2" w:rsidRPr="00680B00" w:rsidRDefault="00022CF2" w:rsidP="00E550B4">
            <w:pPr>
              <w:pStyle w:val="a0"/>
              <w:tabs>
                <w:tab w:val="left" w:pos="112"/>
              </w:tabs>
              <w:spacing w:after="0"/>
              <w:ind w:left="-8" w:firstLine="0"/>
              <w:jc w:val="right"/>
              <w:outlineLvl w:val="9"/>
              <w:rPr>
                <w:noProof/>
                <w:kern w:val="0"/>
                <w:sz w:val="16"/>
                <w:szCs w:val="16"/>
              </w:rPr>
            </w:pPr>
            <w:r w:rsidRPr="00680B00">
              <w:rPr>
                <w:noProof/>
                <w:kern w:val="0"/>
                <w:sz w:val="16"/>
                <w:szCs w:val="16"/>
              </w:rPr>
              <w:t>50,000</w:t>
            </w:r>
          </w:p>
        </w:tc>
      </w:tr>
      <w:tr w:rsidR="00022CF2" w:rsidRPr="00E550B4" w14:paraId="7E674A68" w14:textId="77777777" w:rsidTr="00E550B4">
        <w:tc>
          <w:tcPr>
            <w:tcW w:w="4208" w:type="dxa"/>
            <w:tcBorders>
              <w:right w:val="nil"/>
            </w:tcBorders>
          </w:tcPr>
          <w:p w14:paraId="401BFB54" w14:textId="77777777" w:rsidR="00022CF2" w:rsidRPr="00680B00" w:rsidRDefault="00022CF2" w:rsidP="00E550B4">
            <w:pPr>
              <w:pStyle w:val="a0"/>
              <w:spacing w:after="0"/>
              <w:ind w:firstLine="0"/>
              <w:jc w:val="left"/>
              <w:outlineLvl w:val="9"/>
              <w:rPr>
                <w:noProof/>
                <w:kern w:val="0"/>
                <w:sz w:val="16"/>
                <w:szCs w:val="16"/>
              </w:rPr>
            </w:pPr>
            <w:r w:rsidRPr="00680B00">
              <w:rPr>
                <w:noProof/>
                <w:kern w:val="0"/>
                <w:sz w:val="16"/>
                <w:szCs w:val="16"/>
              </w:rPr>
              <w:t>Fifth Transaction</w:t>
            </w:r>
            <w:r w:rsidRPr="00680B00">
              <w:rPr>
                <w:iCs/>
                <w:noProof/>
                <w:sz w:val="16"/>
                <w:szCs w:val="16"/>
              </w:rPr>
              <w:t>―</w:t>
            </w:r>
            <w:r w:rsidRPr="00680B00">
              <w:rPr>
                <w:noProof/>
                <w:kern w:val="0"/>
                <w:sz w:val="16"/>
                <w:szCs w:val="16"/>
              </w:rPr>
              <w:t>100/500 x $250,000 =</w:t>
            </w:r>
          </w:p>
        </w:tc>
        <w:tc>
          <w:tcPr>
            <w:tcW w:w="904" w:type="dxa"/>
            <w:tcBorders>
              <w:left w:val="nil"/>
            </w:tcBorders>
            <w:vAlign w:val="bottom"/>
          </w:tcPr>
          <w:p w14:paraId="0C85A713" w14:textId="77777777" w:rsidR="00022CF2" w:rsidRPr="00680B00" w:rsidRDefault="00022CF2" w:rsidP="00E550B4">
            <w:pPr>
              <w:pStyle w:val="a0"/>
              <w:tabs>
                <w:tab w:val="left" w:pos="112"/>
              </w:tabs>
              <w:spacing w:after="0"/>
              <w:ind w:left="-8" w:firstLine="0"/>
              <w:jc w:val="right"/>
              <w:outlineLvl w:val="9"/>
              <w:rPr>
                <w:noProof/>
                <w:kern w:val="0"/>
                <w:sz w:val="16"/>
                <w:szCs w:val="16"/>
              </w:rPr>
            </w:pPr>
            <w:r w:rsidRPr="00680B00">
              <w:rPr>
                <w:noProof/>
                <w:kern w:val="0"/>
                <w:sz w:val="16"/>
                <w:szCs w:val="16"/>
              </w:rPr>
              <w:t>50,000</w:t>
            </w:r>
          </w:p>
        </w:tc>
      </w:tr>
      <w:tr w:rsidR="00022CF2" w:rsidRPr="00E550B4" w14:paraId="681FABFF" w14:textId="77777777" w:rsidTr="00E550B4">
        <w:tc>
          <w:tcPr>
            <w:tcW w:w="4208" w:type="dxa"/>
            <w:tcBorders>
              <w:right w:val="nil"/>
            </w:tcBorders>
          </w:tcPr>
          <w:p w14:paraId="5B9E750F" w14:textId="77777777" w:rsidR="00022CF2" w:rsidRPr="00680B00" w:rsidRDefault="00022CF2" w:rsidP="00E550B4">
            <w:pPr>
              <w:pStyle w:val="a0"/>
              <w:spacing w:after="0"/>
              <w:ind w:firstLine="0"/>
              <w:jc w:val="left"/>
              <w:outlineLvl w:val="9"/>
              <w:rPr>
                <w:noProof/>
                <w:kern w:val="0"/>
                <w:sz w:val="16"/>
                <w:szCs w:val="16"/>
              </w:rPr>
            </w:pPr>
            <w:r w:rsidRPr="00680B00">
              <w:rPr>
                <w:noProof/>
                <w:kern w:val="0"/>
                <w:sz w:val="16"/>
                <w:szCs w:val="16"/>
              </w:rPr>
              <w:t>Louisiana Income From Transportation of Natural Gas</w:t>
            </w:r>
          </w:p>
        </w:tc>
        <w:tc>
          <w:tcPr>
            <w:tcW w:w="904" w:type="dxa"/>
            <w:tcBorders>
              <w:left w:val="nil"/>
            </w:tcBorders>
          </w:tcPr>
          <w:p w14:paraId="68FDB543" w14:textId="77777777" w:rsidR="00022CF2" w:rsidRPr="00680B00" w:rsidRDefault="00022CF2" w:rsidP="00E550B4">
            <w:pPr>
              <w:pStyle w:val="a0"/>
              <w:tabs>
                <w:tab w:val="left" w:pos="112"/>
              </w:tabs>
              <w:spacing w:after="0"/>
              <w:ind w:left="-8" w:firstLine="0"/>
              <w:jc w:val="right"/>
              <w:outlineLvl w:val="9"/>
              <w:rPr>
                <w:noProof/>
                <w:kern w:val="0"/>
                <w:sz w:val="16"/>
                <w:szCs w:val="16"/>
              </w:rPr>
            </w:pPr>
            <w:r w:rsidRPr="00680B00">
              <w:rPr>
                <w:noProof/>
                <w:kern w:val="0"/>
                <w:sz w:val="16"/>
                <w:szCs w:val="16"/>
              </w:rPr>
              <w:t>$350,000</w:t>
            </w:r>
          </w:p>
        </w:tc>
      </w:tr>
    </w:tbl>
    <w:p w14:paraId="22163B9E" w14:textId="77777777" w:rsidR="00DA51BB" w:rsidRDefault="00DA51BB" w:rsidP="00DA51BB">
      <w:pPr>
        <w:pStyle w:val="1"/>
        <w:spacing w:after="0"/>
      </w:pPr>
    </w:p>
    <w:p w14:paraId="49F9D80B" w14:textId="77777777" w:rsidR="00022CF2" w:rsidRPr="00336751" w:rsidRDefault="00022CF2" w:rsidP="00DA51BB">
      <w:pPr>
        <w:pStyle w:val="1"/>
      </w:pPr>
      <w:r w:rsidRPr="00336751">
        <w:t>2.</w:t>
      </w:r>
      <w:r w:rsidRPr="00336751">
        <w:tab/>
        <w:t>Revenue from Telephone, Telecommunications, and Other Similar Services</w:t>
      </w:r>
    </w:p>
    <w:p w14:paraId="10E1E7F4" w14:textId="77777777" w:rsidR="00022CF2" w:rsidRPr="00336751" w:rsidRDefault="00022CF2" w:rsidP="00022CF2">
      <w:pPr>
        <w:pStyle w:val="a0"/>
      </w:pPr>
      <w:r w:rsidRPr="00336751">
        <w:t>a.</w:t>
      </w:r>
      <w:r w:rsidRPr="00336751">
        <w:tab/>
        <w:t>Gross apportionable income attributable to Louisiana from providing telephone, telecommunications, and similar services shall include, but is not limited to:</w:t>
      </w:r>
    </w:p>
    <w:p w14:paraId="458C39D5" w14:textId="77777777" w:rsidR="00022CF2" w:rsidRPr="00336751" w:rsidRDefault="00022CF2" w:rsidP="00022CF2">
      <w:pPr>
        <w:pStyle w:val="i0"/>
      </w:pPr>
      <w:r w:rsidRPr="00336751">
        <w:tab/>
        <w:t>i.</w:t>
      </w:r>
      <w:r w:rsidRPr="00336751">
        <w:tab/>
        <w:t>revenue derived from c</w:t>
      </w:r>
      <w:r w:rsidR="0089265D">
        <w:t>harges for providing telephone “access”</w:t>
      </w:r>
      <w:r w:rsidRPr="00336751">
        <w:t xml:space="preserve"> </w:t>
      </w:r>
      <w:r w:rsidR="0089265D">
        <w:t>from a location in this state. “Access”</w:t>
      </w:r>
      <w:r w:rsidRPr="00336751">
        <w:t xml:space="preserve"> means that a call can be made or received from a point within this state. An example of this type of receipt is a monthly subscriber fee billed with reference to a service address located in the state and without regard to actual usage;</w:t>
      </w:r>
    </w:p>
    <w:p w14:paraId="2F937114" w14:textId="77777777" w:rsidR="00022CF2" w:rsidRPr="00336751" w:rsidRDefault="00022CF2" w:rsidP="00022CF2">
      <w:pPr>
        <w:pStyle w:val="i0"/>
      </w:pPr>
      <w:r w:rsidRPr="00336751">
        <w:tab/>
        <w:t>ii.</w:t>
      </w:r>
      <w:r w:rsidRPr="00336751">
        <w:tab/>
        <w:t>revenue derived from charges for unlimited calling privileges, if the charges are billed by reference to a service address located in this state;</w:t>
      </w:r>
    </w:p>
    <w:p w14:paraId="4665D7CB" w14:textId="77777777" w:rsidR="00022CF2" w:rsidRPr="00336751" w:rsidRDefault="00022CF2" w:rsidP="00022CF2">
      <w:pPr>
        <w:pStyle w:val="i0"/>
      </w:pPr>
      <w:r w:rsidRPr="00336751">
        <w:tab/>
        <w:t>iii.</w:t>
      </w:r>
      <w:r w:rsidRPr="00336751">
        <w:tab/>
        <w:t>revenue from intrastate telephone calls or other telecommunications, except for mobile telecommunication services, beginning and ending in Louisiana;</w:t>
      </w:r>
    </w:p>
    <w:p w14:paraId="4C14642E" w14:textId="77777777" w:rsidR="00022CF2" w:rsidRPr="00336751" w:rsidRDefault="00022CF2" w:rsidP="00022CF2">
      <w:pPr>
        <w:pStyle w:val="i0"/>
      </w:pPr>
      <w:r w:rsidRPr="00336751">
        <w:tab/>
        <w:t>iv.</w:t>
      </w:r>
      <w:r w:rsidRPr="00336751">
        <w:tab/>
        <w:t>revenue from interstate or international telephone calls or other telecommunications, except for mobile telecommunication services, either beginning or ending in Louisiana if the service address charged for the call or telecommunication is located in Louisiana, regardless of where the charges are billed or paid;</w:t>
      </w:r>
    </w:p>
    <w:p w14:paraId="455425F5" w14:textId="77777777" w:rsidR="00022CF2" w:rsidRPr="00336751" w:rsidRDefault="00022CF2" w:rsidP="00022CF2">
      <w:pPr>
        <w:pStyle w:val="i0"/>
      </w:pPr>
      <w:r w:rsidRPr="00336751">
        <w:tab/>
        <w:t>v.</w:t>
      </w:r>
      <w:r w:rsidRPr="00336751">
        <w:tab/>
        <w:t>revenue from mobile telecommunications service:</w:t>
      </w:r>
    </w:p>
    <w:p w14:paraId="4840FB66" w14:textId="77777777" w:rsidR="00022CF2" w:rsidRPr="00336751" w:rsidRDefault="00022CF2" w:rsidP="00022CF2">
      <w:pPr>
        <w:pStyle w:val="a1"/>
      </w:pPr>
      <w:r w:rsidRPr="00336751">
        <w:t>(a).</w:t>
      </w:r>
      <w:r w:rsidRPr="00336751">
        <w:tab/>
        <w:t>revenue from mobile telecommunications services shall be attributed to the place of primary use, which is the residential or primary business street address of the customer;</w:t>
      </w:r>
    </w:p>
    <w:p w14:paraId="7FF95842" w14:textId="77777777" w:rsidR="00022CF2" w:rsidRPr="00336751" w:rsidRDefault="00022CF2" w:rsidP="00022CF2">
      <w:pPr>
        <w:pStyle w:val="a1"/>
      </w:pPr>
      <w:r w:rsidRPr="00336751">
        <w:t>(b).</w:t>
      </w:r>
      <w:r w:rsidRPr="00336751">
        <w:tab/>
        <w:t>if a customer receives multiple services, such as multiple telephone numbers, the place of primary use of each separate service shall determine where the revenue from that service is attributed;</w:t>
      </w:r>
    </w:p>
    <w:p w14:paraId="1BBBE4E0" w14:textId="77777777" w:rsidR="00022CF2" w:rsidRPr="00336751" w:rsidRDefault="00022CF2" w:rsidP="00022CF2">
      <w:pPr>
        <w:pStyle w:val="a1"/>
      </w:pPr>
      <w:r w:rsidRPr="00336751">
        <w:t>(c).</w:t>
      </w:r>
      <w:r w:rsidRPr="00336751">
        <w:tab/>
        <w:t>revenue from mobile telecommunications services shall be attributed to Louisiana if the place of primary use of the service is Louisiana.</w:t>
      </w:r>
    </w:p>
    <w:p w14:paraId="12481376" w14:textId="77777777" w:rsidR="00022CF2" w:rsidRPr="00336751" w:rsidRDefault="00022CF2" w:rsidP="00022CF2">
      <w:pPr>
        <w:pStyle w:val="a0"/>
      </w:pPr>
      <w:r w:rsidRPr="00336751">
        <w:t>b.</w:t>
      </w:r>
      <w:r w:rsidRPr="00336751">
        <w:tab/>
        <w:t>Definitions. For the purposes of this paragraph, the following terms have the following meanings unless the context clearly indicates otherwise.</w:t>
      </w:r>
    </w:p>
    <w:p w14:paraId="721F3E2D" w14:textId="77777777" w:rsidR="00022CF2" w:rsidRPr="00336751" w:rsidRDefault="00022CF2" w:rsidP="00022CF2">
      <w:pPr>
        <w:pStyle w:val="i0"/>
      </w:pPr>
      <w:r w:rsidRPr="00336751">
        <w:tab/>
        <w:t>i.</w:t>
      </w:r>
      <w:r w:rsidRPr="00336751">
        <w:tab/>
      </w:r>
      <w:r w:rsidRPr="00336751">
        <w:rPr>
          <w:i/>
          <w:iCs/>
        </w:rPr>
        <w:t>Call</w:t>
      </w:r>
      <w:r w:rsidRPr="00336751">
        <w:t xml:space="preserve">―a specific </w:t>
      </w:r>
      <w:r w:rsidRPr="002A2C6C">
        <w:t>telecommunications</w:t>
      </w:r>
      <w:r w:rsidRPr="00336751">
        <w:t xml:space="preserve"> transmission.</w:t>
      </w:r>
    </w:p>
    <w:p w14:paraId="33A139E9" w14:textId="77777777" w:rsidR="00022CF2" w:rsidRPr="00336751" w:rsidRDefault="00022CF2" w:rsidP="00022CF2">
      <w:pPr>
        <w:pStyle w:val="i0"/>
      </w:pPr>
      <w:r w:rsidRPr="00336751">
        <w:lastRenderedPageBreak/>
        <w:tab/>
        <w:t>ii.</w:t>
      </w:r>
      <w:r w:rsidRPr="00336751">
        <w:tab/>
      </w:r>
      <w:r w:rsidRPr="00336751">
        <w:rPr>
          <w:i/>
          <w:iCs/>
        </w:rPr>
        <w:t>Customer</w:t>
      </w:r>
      <w:r w:rsidRPr="00336751">
        <w:t xml:space="preserve">―any person or entity that contracts with a </w:t>
      </w:r>
      <w:r w:rsidRPr="002A2C6C">
        <w:t>home service provider</w:t>
      </w:r>
      <w:r w:rsidRPr="00336751">
        <w:t xml:space="preserve"> or the end user of the mobile </w:t>
      </w:r>
      <w:r w:rsidRPr="002A2C6C">
        <w:t>telecommunications service</w:t>
      </w:r>
      <w:r w:rsidRPr="00336751">
        <w:t xml:space="preserve"> if the end user is not the person or entity that contracts with the </w:t>
      </w:r>
      <w:r w:rsidRPr="002A2C6C">
        <w:t>home service provider</w:t>
      </w:r>
      <w:r w:rsidRPr="00336751">
        <w:t xml:space="preserve"> for mobile </w:t>
      </w:r>
      <w:r w:rsidRPr="002A2C6C">
        <w:t>telecommunications service</w:t>
      </w:r>
      <w:r w:rsidRPr="00336751">
        <w:t>.</w:t>
      </w:r>
    </w:p>
    <w:p w14:paraId="4B377955" w14:textId="77777777" w:rsidR="00022CF2" w:rsidRPr="00336751" w:rsidRDefault="00022CF2" w:rsidP="00022CF2">
      <w:pPr>
        <w:pStyle w:val="i0"/>
      </w:pPr>
      <w:r w:rsidRPr="00336751">
        <w:tab/>
        <w:t>iii.</w:t>
      </w:r>
      <w:r w:rsidRPr="00336751">
        <w:tab/>
      </w:r>
      <w:r w:rsidRPr="00336751">
        <w:rPr>
          <w:i/>
          <w:iCs/>
        </w:rPr>
        <w:t>Home Service Provider</w:t>
      </w:r>
      <w:r w:rsidRPr="00336751">
        <w:t xml:space="preserve">―the facilities-based carrier or reseller with which the customer contracts for the provision of mobile </w:t>
      </w:r>
      <w:r w:rsidRPr="002A2C6C">
        <w:t>telecommunications services</w:t>
      </w:r>
      <w:r w:rsidRPr="00336751">
        <w:t>.</w:t>
      </w:r>
    </w:p>
    <w:p w14:paraId="2A369BFB" w14:textId="77777777" w:rsidR="00022CF2" w:rsidRPr="00336751" w:rsidRDefault="00022CF2" w:rsidP="00022CF2">
      <w:pPr>
        <w:pStyle w:val="i0"/>
      </w:pPr>
      <w:r w:rsidRPr="00336751">
        <w:tab/>
        <w:t>iv.</w:t>
      </w:r>
      <w:r w:rsidRPr="00336751">
        <w:tab/>
      </w:r>
      <w:r w:rsidRPr="00336751">
        <w:rPr>
          <w:i/>
          <w:iCs/>
        </w:rPr>
        <w:t>Place of Primary Use of Mobile Telecommunications Service</w:t>
      </w:r>
      <w:r w:rsidRPr="00336751">
        <w:t xml:space="preserve">―the street address representative of where the customer's use of mobile </w:t>
      </w:r>
      <w:r w:rsidRPr="002A2C6C">
        <w:t>telecommunications service</w:t>
      </w:r>
      <w:r w:rsidRPr="00336751">
        <w:t xml:space="preserve"> primarily occurs. This address must be within the licensed service area of the </w:t>
      </w:r>
      <w:r w:rsidRPr="002A2C6C">
        <w:t>home service provider</w:t>
      </w:r>
      <w:r w:rsidRPr="00336751">
        <w:t xml:space="preserve"> and must be either the residential or the primary business street address of the customer. The </w:t>
      </w:r>
      <w:r w:rsidRPr="002A2C6C">
        <w:t>home service provider</w:t>
      </w:r>
      <w:r w:rsidRPr="00336751">
        <w:t xml:space="preserve"> shall be responsible for obtaining and maintaining the customer's place of primary use as prescribed by R.S. 47:301(14)(i)(ii)(bb)(XI).</w:t>
      </w:r>
    </w:p>
    <w:p w14:paraId="0C0AA775" w14:textId="77777777" w:rsidR="00022CF2" w:rsidRPr="00336751" w:rsidRDefault="00022CF2" w:rsidP="00022CF2">
      <w:pPr>
        <w:pStyle w:val="i0"/>
      </w:pPr>
      <w:r w:rsidRPr="00336751">
        <w:tab/>
        <w:t>v.</w:t>
      </w:r>
      <w:r w:rsidRPr="00336751">
        <w:tab/>
      </w:r>
      <w:r w:rsidRPr="00336751">
        <w:rPr>
          <w:i/>
          <w:iCs/>
        </w:rPr>
        <w:t>Service Address</w:t>
      </w:r>
      <w:r w:rsidRPr="00336751">
        <w:rPr>
          <w:iCs/>
        </w:rPr>
        <w:t>―</w:t>
      </w:r>
      <w:r w:rsidRPr="00336751">
        <w:t>the address where the telephone equipment is located and to which the telephone number is assigned.</w:t>
      </w:r>
    </w:p>
    <w:p w14:paraId="0FC6DA9F" w14:textId="77777777" w:rsidR="00022CF2" w:rsidRPr="00336751" w:rsidRDefault="00022CF2" w:rsidP="00022CF2">
      <w:pPr>
        <w:pStyle w:val="i0"/>
      </w:pPr>
      <w:r w:rsidRPr="00336751">
        <w:tab/>
        <w:t>vi.</w:t>
      </w:r>
      <w:r w:rsidRPr="00336751">
        <w:tab/>
      </w:r>
      <w:r w:rsidRPr="00336751">
        <w:rPr>
          <w:i/>
          <w:iCs/>
        </w:rPr>
        <w:t>Telecommunications</w:t>
      </w:r>
      <w:r w:rsidRPr="00336751">
        <w:t xml:space="preserve">―the electronic transmission, conveyance or routing of voice, data, audio, video, or any other information or signals to a point, or between or among points, by or through the use of any medium such as wires, cables, satellite, microwave, electromagnetic wires, light waves or any combination of those or similar media now in existence or that might be devised, but </w:t>
      </w:r>
      <w:r w:rsidRPr="002A2C6C">
        <w:t>telecommunications</w:t>
      </w:r>
      <w:r w:rsidRPr="00336751">
        <w:t xml:space="preserve"> does not include the information content of any such transmission.</w:t>
      </w:r>
    </w:p>
    <w:p w14:paraId="5ABDB231" w14:textId="77777777" w:rsidR="00022CF2" w:rsidRPr="00336751" w:rsidRDefault="00022CF2" w:rsidP="00022CF2">
      <w:pPr>
        <w:pStyle w:val="i0"/>
      </w:pPr>
      <w:r w:rsidRPr="00336751">
        <w:tab/>
        <w:t>vii.</w:t>
      </w:r>
      <w:r w:rsidRPr="00336751">
        <w:tab/>
      </w:r>
      <w:r w:rsidRPr="00336751">
        <w:rPr>
          <w:i/>
          <w:iCs/>
        </w:rPr>
        <w:t>Telecommunications Service</w:t>
      </w:r>
      <w:r w:rsidRPr="00336751">
        <w:t xml:space="preserve">―providing </w:t>
      </w:r>
      <w:r w:rsidRPr="002A2C6C">
        <w:t>telecommunications</w:t>
      </w:r>
      <w:r w:rsidRPr="00336751">
        <w:t xml:space="preserve">, including service provided by </w:t>
      </w:r>
      <w:r w:rsidRPr="002A2C6C">
        <w:t>telecommunication service</w:t>
      </w:r>
      <w:r w:rsidRPr="00336751">
        <w:t xml:space="preserve"> resellers, for a charge and includes telephone service, telegraph service, paging service, personal communication services and mobile or cellular telephone service, but does not include electronic information service or Internet access service.</w:t>
      </w:r>
    </w:p>
    <w:p w14:paraId="3A69F6FD" w14:textId="77777777" w:rsidR="00022CF2" w:rsidRPr="00336751" w:rsidRDefault="00022CF2" w:rsidP="00022CF2">
      <w:pPr>
        <w:pStyle w:val="1"/>
      </w:pPr>
      <w:r w:rsidRPr="00336751">
        <w:t>3.</w:t>
      </w:r>
      <w:r w:rsidRPr="00336751">
        <w:tab/>
        <w:t>Attribution of Sales Made in the Regular Course of Business</w:t>
      </w:r>
    </w:p>
    <w:p w14:paraId="0E35250D" w14:textId="77777777" w:rsidR="00022CF2" w:rsidRPr="00336751" w:rsidRDefault="00022CF2" w:rsidP="00022CF2">
      <w:pPr>
        <w:pStyle w:val="a0"/>
      </w:pPr>
      <w:r w:rsidRPr="00336751">
        <w:t>a.</w:t>
      </w:r>
      <w:r w:rsidRPr="00336751">
        <w:tab/>
        <w:t xml:space="preserve">Sales made in the regular course of business attributable to Louisiana under R.S. 47:287.95 are those sales where the goods, merchandise or property are received in Louisiana by the purchaser. Similarly, where the goods, merchandise or property are received in some other state, the sale is attributable to that state. Sales made in the regular course of business include all sales of goods, merchandise or product of the business or businesses of the taxpayer. They do not include the sale of property acquired for use in the production of income. Where a taxpayer under a contract performs essentially a management or supervision function and receives a reimbursement of his costs plus a stipulated amount, the amounts received as reimbursed costs are not sales although the contract so designates them. The stipulated amount constitutes other gross apportionable income and shall be attributed to the state where the contract was performed. Where goods are delivered into Louisiana by a </w:t>
      </w:r>
      <w:r w:rsidRPr="00336751">
        <w:t>public carrier, or by other means of transportation, including transportation by the purchaser, the place at which the goods are ultimately received after all transportation has been completed shall be considered as the place at which the goods are received by the purchaser. The transportation in question is the initial transportation relating to the sale by the taxpayer, and not the transportation relating to a sale or subsequent use by the purchaser.</w:t>
      </w:r>
    </w:p>
    <w:p w14:paraId="27DB0EBC" w14:textId="77777777" w:rsidR="00022CF2" w:rsidRPr="00336751" w:rsidRDefault="00022CF2" w:rsidP="00022CF2">
      <w:pPr>
        <w:pStyle w:val="a0"/>
      </w:pPr>
      <w:r w:rsidRPr="00336751">
        <w:t>b.</w:t>
      </w:r>
      <w:r w:rsidRPr="00336751">
        <w:tab/>
        <w:t>Where the goods are delivered by the seller in his own equipment, it is presumed that such transportation relates to the sale. Where the goods are delivered by a common or contract carrier, whether shipped F.O.B. shipping point, and whether the carrier be a pipeline, trucking line, railroad, airline or some other type of carrier, the place where the goods are ultimately received by the purchaser after the transportation by the carrier has ended is deemed to be the place where the goods are received by the purchaser.</w:t>
      </w:r>
    </w:p>
    <w:p w14:paraId="19D0FFD1" w14:textId="77777777" w:rsidR="00022CF2" w:rsidRPr="00336751" w:rsidRDefault="00022CF2" w:rsidP="00022CF2">
      <w:pPr>
        <w:pStyle w:val="a0"/>
      </w:pPr>
      <w:r w:rsidRPr="00336751">
        <w:t>c.</w:t>
      </w:r>
      <w:r w:rsidRPr="00336751">
        <w:tab/>
        <w:t>Where the transportation involved is transportation by the purchaser, in determining whether or not the transportation relates to the sale by the taxpayer, consideration must be given to the following principles.</w:t>
      </w:r>
    </w:p>
    <w:p w14:paraId="01F2AD47" w14:textId="77777777" w:rsidR="00022CF2" w:rsidRPr="00336751" w:rsidRDefault="00022CF2" w:rsidP="00022CF2">
      <w:pPr>
        <w:pStyle w:val="i0"/>
      </w:pPr>
      <w:r w:rsidRPr="00336751">
        <w:tab/>
        <w:t>i.</w:t>
      </w:r>
      <w:r w:rsidRPr="00336751">
        <w:tab/>
        <w:t>To be related to the initial sale, the transportation should be commenced immediately. However, before a lapse of time is conclusive, consideration must be given to the nature and character of the goods purchased, the availability of transportation, and other pertinent circumstances.</w:t>
      </w:r>
    </w:p>
    <w:p w14:paraId="55EE20AF" w14:textId="77777777" w:rsidR="00022CF2" w:rsidRPr="00336751" w:rsidRDefault="00022CF2" w:rsidP="00022CF2">
      <w:pPr>
        <w:pStyle w:val="i0"/>
      </w:pPr>
      <w:r w:rsidRPr="00336751">
        <w:tab/>
        <w:t>ii.</w:t>
      </w:r>
      <w:r w:rsidRPr="00336751">
        <w:tab/>
        <w:t>The intent of the parties to the sale must also be considered. The intent and purpose of the purchaser may be determined directly, or by an evaluation of the nature and scope of his operation, customs of the trade, customary activities of the purchaser, and all pertinent actions and words of the purchaser at the time of the sale.</w:t>
      </w:r>
    </w:p>
    <w:p w14:paraId="2B68B3A4" w14:textId="77777777" w:rsidR="00022CF2" w:rsidRPr="00336751" w:rsidRDefault="00022CF2" w:rsidP="00022CF2">
      <w:pPr>
        <w:pStyle w:val="i0"/>
      </w:pPr>
      <w:r w:rsidRPr="00336751">
        <w:tab/>
        <w:t>iii.</w:t>
      </w:r>
      <w:r w:rsidRPr="00336751">
        <w:tab/>
        <w:t>In order for the transportation by the purchaser to be related to the initial sale by the taxpayer to the purchaser, such transportation must be generally the same in nature and scope as that performed by the taxpayer or by the carrier. There is no difference between a case where a taxpayer in Houston ships F.O.B., Houston, to a purchaser in Baton Rouge, by common carrier, and a case where all facts are the same except that the purchaser goes to Houston in his own vehicle and returns with the goods to Baton Rouge.</w:t>
      </w:r>
    </w:p>
    <w:p w14:paraId="6AC071CB" w14:textId="77777777" w:rsidR="00022CF2" w:rsidRPr="00336751" w:rsidRDefault="00022CF2" w:rsidP="00022CF2">
      <w:pPr>
        <w:pStyle w:val="a0"/>
      </w:pPr>
      <w:r w:rsidRPr="00336751">
        <w:t>d.</w:t>
      </w:r>
      <w:r w:rsidRPr="00336751">
        <w:tab/>
        <w:t>Generally, transportation by public carrier pipelines is accorded the same treatment as transportation by any other type of public carrier. However, because of the nature and character of the property, the type of carrier, and customs of the trade, the natural resources in the pipeline may become intermixed with other natural resources in the pipeline and lose their particular identity. Where delivery is made to a purchaser in more than one state, or to different purchasers in different states, peculiar problems of attribution arise. In solving such problems consideration must be given to the following principles.</w:t>
      </w:r>
    </w:p>
    <w:p w14:paraId="73DA6311" w14:textId="77777777" w:rsidR="00022CF2" w:rsidRPr="00336751" w:rsidRDefault="00022CF2" w:rsidP="00022CF2">
      <w:pPr>
        <w:pStyle w:val="i0"/>
      </w:pPr>
      <w:r w:rsidRPr="00336751">
        <w:tab/>
        <w:t>i.</w:t>
      </w:r>
      <w:r w:rsidRPr="00336751">
        <w:tab/>
        <w:t xml:space="preserve">Where it can be shown that a taxpayer in one state sold a quantity of crude oil to a purchaser in another state, and the oil was transported to the purchaser by pipeline </w:t>
      </w:r>
      <w:r w:rsidRPr="00336751">
        <w:lastRenderedPageBreak/>
        <w:t>carrier, the sale will be attributed to the state where the crude oil is received by the purchaser, even though the crude oil delivered might not be the identical oil sold because of commingling in the pipeline. Custom of the trade indicates the purchaser buys a quantity of oil of certain quality rather than any specific oil.</w:t>
      </w:r>
    </w:p>
    <w:p w14:paraId="1C1779B7" w14:textId="77777777" w:rsidR="00022CF2" w:rsidRPr="00336751" w:rsidRDefault="00022CF2" w:rsidP="00022CF2">
      <w:pPr>
        <w:pStyle w:val="i0"/>
      </w:pPr>
      <w:r w:rsidRPr="00336751">
        <w:tab/>
        <w:t>ii.</w:t>
      </w:r>
      <w:r w:rsidRPr="00336751">
        <w:tab/>
        <w:t>In situations involving several deliveries in several different states to one or more purchasers, the general rules should be applied with logic and common sense.</w:t>
      </w:r>
    </w:p>
    <w:p w14:paraId="4BA522BE" w14:textId="77777777" w:rsidR="00022CF2" w:rsidRPr="00336751" w:rsidRDefault="00022CF2" w:rsidP="00022CF2">
      <w:pPr>
        <w:pStyle w:val="a0"/>
      </w:pPr>
      <w:r w:rsidRPr="00336751">
        <w:t>e.</w:t>
      </w:r>
      <w:r w:rsidRPr="00336751">
        <w:tab/>
        <w:t>In determining the place of receipt by the purchaser after the initial transportation has ended, peculiar problems may be created by the storage of the property purchased immediately upon purchase at a place other than the place of intended use. The primary problem created by such storage is in determining whether or not the transportation after storage relates to the sale by the taxpayer. Generally, the rules and principles set forth above will control where the storage is of temporary nature, such as that necessitated by lack of transportation, by change from one means of transportation to another, or by natural conditions. In cases where the storage is permanent or semi-permanent, delivery to the place of storage concludes the initial transportation, and the sale is attributed to the place of storage.</w:t>
      </w:r>
    </w:p>
    <w:p w14:paraId="1932B4E2" w14:textId="77777777" w:rsidR="00022CF2" w:rsidRPr="00336751" w:rsidRDefault="00022CF2" w:rsidP="00022CF2">
      <w:pPr>
        <w:pStyle w:val="1"/>
      </w:pPr>
      <w:r w:rsidRPr="00336751">
        <w:t>4.</w:t>
      </w:r>
      <w:r w:rsidRPr="00336751">
        <w:tab/>
        <w:t>Attribution of Gains from Sales Not Made in the Regular Course of Business</w:t>
      </w:r>
    </w:p>
    <w:p w14:paraId="4951FE1E" w14:textId="77777777" w:rsidR="00022CF2" w:rsidRPr="00336751" w:rsidRDefault="00022CF2" w:rsidP="00022CF2">
      <w:pPr>
        <w:pStyle w:val="a0"/>
      </w:pPr>
      <w:r w:rsidRPr="00336751">
        <w:t>a.</w:t>
      </w:r>
      <w:r w:rsidRPr="00336751">
        <w:tab/>
        <w:t>The net profit from sales not made in the regular course of business shall be included in the ratios provided by R.S. 47:287.95(C) and (D).</w:t>
      </w:r>
    </w:p>
    <w:p w14:paraId="698EB1B1" w14:textId="77777777" w:rsidR="00022CF2" w:rsidRPr="00336751" w:rsidRDefault="00022CF2" w:rsidP="00022CF2">
      <w:pPr>
        <w:pStyle w:val="a0"/>
      </w:pPr>
      <w:r w:rsidRPr="00336751">
        <w:t>b.</w:t>
      </w:r>
      <w:r w:rsidRPr="00336751">
        <w:tab/>
        <w:t>The net profit from the sale of a mineral lease, royalty interest, oil payment, or other mineral interest shall be attributed to the state or states in which the property subject to such mineral interest is located.</w:t>
      </w:r>
    </w:p>
    <w:p w14:paraId="2243C99D" w14:textId="77777777" w:rsidR="00022CF2" w:rsidRPr="00336751" w:rsidRDefault="00022CF2" w:rsidP="00022CF2">
      <w:pPr>
        <w:pStyle w:val="a0"/>
      </w:pPr>
      <w:r w:rsidRPr="00336751">
        <w:t>c.</w:t>
      </w:r>
      <w:r w:rsidRPr="00336751">
        <w:tab/>
        <w:t>The net profit from the sale of other intangibles shall be attributed to the state or states in which the intangible has acquired a business situs if the intangible has been so used in connection with a business as to acquire a business situs, or, in the absence of such a business situs, shall be at the commercial domicile of the taxpayer.</w:t>
      </w:r>
    </w:p>
    <w:p w14:paraId="1D9A5E9C" w14:textId="77777777" w:rsidR="00022CF2" w:rsidRPr="00336751" w:rsidRDefault="00022CF2" w:rsidP="00022CF2">
      <w:pPr>
        <w:pStyle w:val="a0"/>
      </w:pPr>
      <w:r w:rsidRPr="00336751">
        <w:t>d.</w:t>
      </w:r>
      <w:r w:rsidRPr="00336751">
        <w:tab/>
        <w:t>The net profit from the sale of the tangibles shall be attributed to the state or states in which the tangible is located at the time of sale.</w:t>
      </w:r>
    </w:p>
    <w:p w14:paraId="462C4097" w14:textId="77777777" w:rsidR="00022CF2" w:rsidRPr="00336751" w:rsidRDefault="00022CF2" w:rsidP="00022CF2">
      <w:pPr>
        <w:pStyle w:val="1"/>
      </w:pPr>
      <w:r w:rsidRPr="00336751">
        <w:t>5.</w:t>
      </w:r>
      <w:r w:rsidRPr="00336751">
        <w:tab/>
        <w:t>Exchanges. In transactions in which raw materials, products, or merchandise are transferred to another party at one location in exchange for raw materials, products, or merchandise at another location in agreements requiring the subsequent replacement with similar property on a routine, continuing, or repeated basis, all such transactions shall be carefully analyzed in order to determine whether they constitute sales that should be included in the sales ratio or whether they constitute exchanges which are not sales and should be excluded from the sales ratio.</w:t>
      </w:r>
    </w:p>
    <w:p w14:paraId="2AB6CA5B" w14:textId="77777777" w:rsidR="00022CF2" w:rsidRPr="00336751" w:rsidRDefault="00022CF2" w:rsidP="00022CF2">
      <w:pPr>
        <w:pStyle w:val="1"/>
      </w:pPr>
      <w:r w:rsidRPr="00336751">
        <w:t>6.</w:t>
      </w:r>
      <w:r w:rsidRPr="00336751">
        <w:tab/>
        <w:t xml:space="preserve">Recoveries and Reductions of Expense. Transactions that are actually recoveries of expenses or transactions that are part of a sequence of transactions for the purpose of managing risk, preventing loss, securing product, securing </w:t>
      </w:r>
      <w:r w:rsidRPr="00336751">
        <w:t>market or protecting profit shall not be considered gross apportionable income for purposes of determining the Louisiana apportionment percent. Examples of such transactions include, but are not limited to:</w:t>
      </w:r>
    </w:p>
    <w:p w14:paraId="417DD54F" w14:textId="77777777" w:rsidR="00022CF2" w:rsidRPr="00336751" w:rsidRDefault="00022CF2" w:rsidP="00022CF2">
      <w:pPr>
        <w:pStyle w:val="a0"/>
      </w:pPr>
      <w:r w:rsidRPr="00336751">
        <w:t>a.</w:t>
      </w:r>
      <w:r w:rsidRPr="00336751">
        <w:tab/>
        <w:t>Corporation A rents retail space in a shopping mall. The glass in the front door of the shop has broken and Corporation A is unable to immediately contact the building owner. Corporation A has the glass replaced and is later reimbursed by the building owner. The reimbursement is not gross apportionable income for purposes of determining the Louisiana apportionment percent;</w:t>
      </w:r>
    </w:p>
    <w:p w14:paraId="136CFFC9" w14:textId="77777777" w:rsidR="00022CF2" w:rsidRPr="00336751" w:rsidRDefault="00022CF2" w:rsidP="00022CF2">
      <w:pPr>
        <w:pStyle w:val="a0"/>
      </w:pPr>
      <w:r w:rsidRPr="00336751">
        <w:t>b.</w:t>
      </w:r>
      <w:r w:rsidRPr="00336751">
        <w:tab/>
        <w:t>Corporation B buys and sells wheat. As part of securing a supply of wheat at the best possible price Corporation B will, when it believes prices will be rising in the future, purchase options to buy a fixed quantity of wheat at a fixed price on a fixed date in the future. At times market conditions will change subsequent to the purchase of an option and, believing that prices will fall and the wheat can be bought even cheaper than the option price in the future, the option will be sold. The amount received from the sale of the option is not gross apportionable income for purposes of determining the Louisiana apportionment percent. The amount received relates to the ultimate cost of goods sold;</w:t>
      </w:r>
    </w:p>
    <w:p w14:paraId="579D6B74" w14:textId="77777777" w:rsidR="00022CF2" w:rsidRPr="00336751" w:rsidRDefault="00022CF2" w:rsidP="00022CF2">
      <w:pPr>
        <w:pStyle w:val="a0"/>
      </w:pPr>
      <w:r w:rsidRPr="00336751">
        <w:t>c.</w:t>
      </w:r>
      <w:r w:rsidRPr="00336751">
        <w:tab/>
        <w:t>Corporation C grows and sells wheat. It knows that at harvest it will have at least a certain amount of wheat that must be sold. To ensure a market for its wheat at harvest Corporation B buys options to sell fixed quantities of wheat at fixed prices at harvest time. At times market conditions will change subsequent to the purchase of an option and, believing that there will be sufficient buyers willing to pay a sufficient price at harvest time, the option will be sold. The amount received from the sale of the option is not gross apportionable income for purposes of determining the Louisiana apportionment percent. The amount received relates to marketing expenses;</w:t>
      </w:r>
    </w:p>
    <w:p w14:paraId="4D302C23" w14:textId="77777777" w:rsidR="00022CF2" w:rsidRPr="00336751" w:rsidRDefault="00022CF2" w:rsidP="004859F5">
      <w:pPr>
        <w:pStyle w:val="a0"/>
        <w:spacing w:after="80"/>
      </w:pPr>
      <w:r w:rsidRPr="00336751">
        <w:t>d.</w:t>
      </w:r>
      <w:r w:rsidRPr="00336751">
        <w:tab/>
        <w:t>Corporation D grows, buys and sells wheat. To manage market risk in its business Corporation D engages in complex, sophisticated transactions involving options, futures contracts and various derivative contracts. Any amounts received in the course of these risk management transactions are not gross apportionable income for the purposes of determining the Louisiana apportionment percent. The amounts received relate to insurance expenses.</w:t>
      </w:r>
    </w:p>
    <w:p w14:paraId="4C1A233D" w14:textId="77777777" w:rsidR="00022CF2" w:rsidRPr="00336751" w:rsidRDefault="00022CF2" w:rsidP="00022CF2">
      <w:pPr>
        <w:pStyle w:val="AuthorityNote"/>
      </w:pPr>
      <w:r>
        <w:t>AUTHORITY NOTE:</w:t>
      </w:r>
      <w:r>
        <w:tab/>
      </w:r>
      <w:r w:rsidRPr="00336751">
        <w:t>Promulgated in accordance with R.S. 47:287.95, R.S. 47:287.785, and R.S. 47:1511.</w:t>
      </w:r>
    </w:p>
    <w:p w14:paraId="21C6C3E9" w14:textId="77777777" w:rsidR="00022CF2" w:rsidRPr="00336751" w:rsidRDefault="00022CF2" w:rsidP="00022CF2">
      <w:pPr>
        <w:pStyle w:val="HistoricalNote"/>
      </w:pPr>
      <w:r w:rsidRPr="00336751">
        <w:t>HISTORICAL NOTE:</w:t>
      </w:r>
      <w:r>
        <w:tab/>
      </w:r>
      <w:r w:rsidRPr="00336751">
        <w:t>Promulgated by the Department of Revenue and Taxation, Income Tax Section, LR 14:105 (February 1988), repromulgated by the Department of Revenue, Policy Services Division, LR 30:482 (March 2004), amended LR 31:694 (March 2005), LR 32:</w:t>
      </w:r>
      <w:r w:rsidRPr="00336751">
        <w:rPr>
          <w:noProof/>
        </w:rPr>
        <w:t>421 (March 2005).</w:t>
      </w:r>
    </w:p>
    <w:p w14:paraId="615698EF" w14:textId="77777777" w:rsidR="00A51417" w:rsidRPr="006474C9" w:rsidRDefault="00A51417" w:rsidP="00A51417">
      <w:pPr>
        <w:pStyle w:val="Section"/>
      </w:pPr>
      <w:bookmarkStart w:id="329" w:name="_Toc233690030"/>
      <w:bookmarkStart w:id="330" w:name="_Toc234030616"/>
      <w:bookmarkStart w:id="331" w:name="_Toc243721233"/>
      <w:bookmarkStart w:id="332" w:name="_Toc259619466"/>
      <w:bookmarkStart w:id="333" w:name="_Toc262718553"/>
      <w:bookmarkStart w:id="334" w:name="_Toc275165323"/>
      <w:bookmarkStart w:id="335" w:name="_Toc238197585"/>
      <w:r w:rsidRPr="006474C9">
        <w:t>§1135.</w:t>
      </w:r>
      <w:r w:rsidRPr="006474C9">
        <w:tab/>
        <w:t>Sourcing of Sales other than Sales of Tangible Personal Property</w:t>
      </w:r>
      <w:bookmarkEnd w:id="335"/>
    </w:p>
    <w:p w14:paraId="5235FA1D" w14:textId="77777777" w:rsidR="00A51417" w:rsidRPr="006474C9" w:rsidRDefault="00A51417" w:rsidP="00A51417">
      <w:pPr>
        <w:pStyle w:val="A"/>
      </w:pPr>
      <w:r w:rsidRPr="006474C9">
        <w:t>A.</w:t>
      </w:r>
      <w:r w:rsidRPr="006474C9">
        <w:tab/>
        <w:t xml:space="preserve">General. R.S. 47:287.95(L) provides for the inclusion in the numerator of the sales factor of sales other than sales of tangible personal property. </w:t>
      </w:r>
    </w:p>
    <w:p w14:paraId="7BC91CF3" w14:textId="77777777" w:rsidR="00A51417" w:rsidRPr="006474C9" w:rsidRDefault="00A51417" w:rsidP="00A51417">
      <w:pPr>
        <w:pStyle w:val="A"/>
      </w:pPr>
      <w:r w:rsidRPr="006474C9">
        <w:t>B.</w:t>
      </w:r>
      <w:r w:rsidRPr="006474C9">
        <w:tab/>
        <w:t xml:space="preserve">Market-Based Sourcing. Sales other than sales of tangible personal property are sourced to Louisiana if and to </w:t>
      </w:r>
      <w:r w:rsidRPr="006474C9">
        <w:lastRenderedPageBreak/>
        <w:t>the extent that the taxpayer’s market for the sales is in Louisiana.</w:t>
      </w:r>
      <w:r>
        <w:t xml:space="preserve"> </w:t>
      </w:r>
      <w:r w:rsidRPr="006474C9">
        <w:t>In general, the provisions in this section establish rules for:</w:t>
      </w:r>
    </w:p>
    <w:p w14:paraId="6D687E20" w14:textId="77777777" w:rsidR="00A51417" w:rsidRPr="006474C9" w:rsidRDefault="00A51417" w:rsidP="00A51417">
      <w:pPr>
        <w:pStyle w:val="1"/>
      </w:pPr>
      <w:r w:rsidRPr="006474C9">
        <w:t>1.</w:t>
      </w:r>
      <w:r w:rsidRPr="006474C9">
        <w:tab/>
        <w:t xml:space="preserve">determining whether and to what extent the market for a sale other than the sale of tangible personal property is in Louisiana, </w:t>
      </w:r>
    </w:p>
    <w:p w14:paraId="5CBB8889" w14:textId="77777777" w:rsidR="00A51417" w:rsidRPr="006474C9" w:rsidRDefault="00A51417" w:rsidP="00A51417">
      <w:pPr>
        <w:pStyle w:val="1"/>
      </w:pPr>
      <w:r w:rsidRPr="006474C9">
        <w:t>2.</w:t>
      </w:r>
      <w:r w:rsidRPr="006474C9">
        <w:tab/>
        <w:t xml:space="preserve">reasonably approximating the state or states of assignment where the state or states cannot be determined, </w:t>
      </w:r>
    </w:p>
    <w:p w14:paraId="2171D3CD" w14:textId="77777777" w:rsidR="00A51417" w:rsidRPr="006474C9" w:rsidRDefault="00A51417" w:rsidP="00A51417">
      <w:pPr>
        <w:pStyle w:val="1"/>
      </w:pPr>
      <w:r w:rsidRPr="006474C9">
        <w:t>3.</w:t>
      </w:r>
      <w:r w:rsidRPr="006474C9">
        <w:tab/>
        <w:t xml:space="preserve">excluding certain sales of intangible property from the numerator and denominator of the receipts factor pursuant to R.S. 47:287.95(L)(1)(e), and </w:t>
      </w:r>
    </w:p>
    <w:p w14:paraId="26D725C2" w14:textId="77777777" w:rsidR="00A51417" w:rsidRPr="006474C9" w:rsidRDefault="00A51417" w:rsidP="00A51417">
      <w:pPr>
        <w:pStyle w:val="1"/>
      </w:pPr>
      <w:r w:rsidRPr="006474C9">
        <w:t>4.</w:t>
      </w:r>
      <w:r w:rsidRPr="006474C9">
        <w:tab/>
        <w:t>excluding sales from the numerator and denominator of the sales factor, pursuant to R.S. 47:287.95(M), where the state or states of assignment cannot</w:t>
      </w:r>
      <w:r>
        <w:t xml:space="preserve"> </w:t>
      </w:r>
      <w:r w:rsidRPr="006474C9">
        <w:t>be determined or reasonably approximated, or where the taxpayer is not taxable in the state to which the sales are assigned.</w:t>
      </w:r>
      <w:r>
        <w:t xml:space="preserve"> </w:t>
      </w:r>
    </w:p>
    <w:p w14:paraId="26D0457E" w14:textId="77777777" w:rsidR="00A51417" w:rsidRPr="006474C9" w:rsidRDefault="00A51417" w:rsidP="00A51417">
      <w:pPr>
        <w:pStyle w:val="A"/>
      </w:pPr>
      <w:r w:rsidRPr="006474C9">
        <w:t>C.</w:t>
      </w:r>
      <w:r w:rsidRPr="006474C9">
        <w:tab/>
        <w:t xml:space="preserve">Taxable in another State. A taxpayer is taxable within another state if it meets either one of two tests: </w:t>
      </w:r>
    </w:p>
    <w:p w14:paraId="1F06A73A" w14:textId="77777777" w:rsidR="00A51417" w:rsidRPr="006474C9" w:rsidRDefault="00A51417" w:rsidP="00A51417">
      <w:pPr>
        <w:pStyle w:val="1"/>
      </w:pPr>
      <w:r w:rsidRPr="006474C9">
        <w:t>1.</w:t>
      </w:r>
      <w:r w:rsidRPr="006474C9">
        <w:tab/>
        <w:t xml:space="preserve">by reason of business activity in another state, the taxpayer is subject to one of the following types of taxes: A net income tax, a franchise tax measured by net income, a franchise tax for the privilege of doing business, or a corporate stock tax; or </w:t>
      </w:r>
    </w:p>
    <w:p w14:paraId="5D4A153D" w14:textId="77777777" w:rsidR="00A51417" w:rsidRPr="006474C9" w:rsidRDefault="00A51417" w:rsidP="00A51417">
      <w:pPr>
        <w:pStyle w:val="1"/>
      </w:pPr>
      <w:r w:rsidRPr="006474C9">
        <w:t>2.</w:t>
      </w:r>
      <w:r w:rsidRPr="006474C9">
        <w:tab/>
        <w:t xml:space="preserve">by reason of such business activity, another state has jurisdiction to subject the taxpayer to a net income tax, regardless of whether or not the state imposes such a tax on the taxpayer. </w:t>
      </w:r>
    </w:p>
    <w:p w14:paraId="7E1DB5B3" w14:textId="77777777" w:rsidR="00A51417" w:rsidRPr="006474C9" w:rsidRDefault="00A51417" w:rsidP="00A51417">
      <w:pPr>
        <w:pStyle w:val="A"/>
      </w:pPr>
      <w:r w:rsidRPr="006474C9">
        <w:t>D.</w:t>
      </w:r>
      <w:r w:rsidRPr="006474C9">
        <w:tab/>
        <w:t xml:space="preserve">State. For purposes of this regulation, </w:t>
      </w:r>
      <w:r w:rsidRPr="006474C9">
        <w:rPr>
          <w:i/>
        </w:rPr>
        <w:t xml:space="preserve">state </w:t>
      </w:r>
      <w:r w:rsidRPr="006474C9">
        <w:t>means a State of the United States, the District of Columbia, Puerto Rico, the United States Virgin Islands, or any territory or insular possession subject to the jurisdiction of the United States.</w:t>
      </w:r>
    </w:p>
    <w:p w14:paraId="54D08D7C" w14:textId="77777777" w:rsidR="00A51417" w:rsidRPr="006474C9" w:rsidRDefault="00A51417" w:rsidP="00A51417">
      <w:pPr>
        <w:pStyle w:val="A"/>
      </w:pPr>
      <w:r w:rsidRPr="006474C9">
        <w:t>E.</w:t>
      </w:r>
      <w:r w:rsidRPr="006474C9">
        <w:tab/>
        <w:t>General Principles of Application; Contemporaneous Records.</w:t>
      </w:r>
      <w:r>
        <w:t xml:space="preserve"> </w:t>
      </w:r>
      <w:r w:rsidRPr="006474C9">
        <w:t xml:space="preserve">In order to satisfy the requirements of this regulation, a taxpayer’s assignment of sales other than sales of tangible personal property must be consistent with the following principles: </w:t>
      </w:r>
    </w:p>
    <w:p w14:paraId="5FD0B8D1" w14:textId="77777777" w:rsidR="00A51417" w:rsidRPr="006474C9" w:rsidRDefault="00A51417" w:rsidP="00A51417">
      <w:pPr>
        <w:pStyle w:val="1"/>
      </w:pPr>
      <w:r w:rsidRPr="006474C9">
        <w:t>1.</w:t>
      </w:r>
      <w:r w:rsidRPr="006474C9">
        <w:tab/>
        <w:t>A taxpayer shall apply the rules set forth in this regulation based on objective criteria and shall consider all sources of information reasonably available to the taxpayer at the time of its tax filing, including, without limitation, the taxpayer’s books and records kept in the normal course of business. A taxpayer shall determine its method of assigning sales in good faith, and apply it consistently with respect to similar transactions and year to year. A taxpayer shall retain contemporaneous records that explain the determination and application of its method of assigning its sales, including its</w:t>
      </w:r>
      <w:r>
        <w:t xml:space="preserve"> </w:t>
      </w:r>
      <w:r w:rsidRPr="006474C9">
        <w:t xml:space="preserve">underlying assumptions, and shall provide those records to the Secretary of the Louisiana Department of Revenue upon request. </w:t>
      </w:r>
    </w:p>
    <w:p w14:paraId="654F23E8" w14:textId="77777777" w:rsidR="00A51417" w:rsidRPr="006474C9" w:rsidRDefault="00A51417" w:rsidP="00A51417">
      <w:pPr>
        <w:pStyle w:val="1"/>
      </w:pPr>
      <w:r w:rsidRPr="006474C9">
        <w:t>2.</w:t>
      </w:r>
      <w:r w:rsidRPr="006474C9">
        <w:tab/>
        <w:t xml:space="preserve">This regulation provides various assignment rules that apply sequentially in a hierarchy. For each sale to which a hierarchical rule applies, a taxpayer must make a reasonable effort to apply the primary rule applicable to the sale before </w:t>
      </w:r>
      <w:r w:rsidRPr="006474C9">
        <w:t xml:space="preserve">seeking to apply the next rule in the hierarchy (and must continue to do so with each succeeding rule in the hierarchy, where applicable). For example, in some cases, the applicable rule first requires a taxpayer to determine the state or states of assignment, and if the taxpayer cannot do so, the rule requires the taxpayer to reasonably approximate the state or states. In these cases, the taxpayer must attempt to determine the state or states of assignment (i.e., apply the primary rule in the hierarchy) in good faith and with reasonable effort before it may reasonably approximate the state or states. </w:t>
      </w:r>
    </w:p>
    <w:p w14:paraId="28217065" w14:textId="77777777" w:rsidR="00A51417" w:rsidRPr="006474C9" w:rsidRDefault="00A51417" w:rsidP="00A51417">
      <w:pPr>
        <w:pStyle w:val="1"/>
      </w:pPr>
      <w:r w:rsidRPr="006474C9">
        <w:t>3.</w:t>
      </w:r>
      <w:r w:rsidRPr="006474C9">
        <w:tab/>
        <w:t xml:space="preserve">A taxpayer’s method of assigning its sales, including the use of a method of approximation, where applicable, must reflect an attempt to obtain the most accurate assignment of sales consistent with these regulatory standards rather than an attempt to lower the taxpayer’s tax liability. A method of assignment that is reasonable for one taxpayer may not necessarily be reasonable for another taxpayer, depending upon the applicable facts. </w:t>
      </w:r>
    </w:p>
    <w:p w14:paraId="25E1A8DC" w14:textId="77777777" w:rsidR="00A51417" w:rsidRPr="006474C9" w:rsidRDefault="00A51417" w:rsidP="00A51417">
      <w:pPr>
        <w:pStyle w:val="A"/>
      </w:pPr>
      <w:r w:rsidRPr="006474C9">
        <w:t>F.</w:t>
      </w:r>
      <w:r w:rsidRPr="006474C9">
        <w:tab/>
        <w:t>Rul</w:t>
      </w:r>
      <w:r>
        <w:t>es of Reasonable Approximation</w:t>
      </w:r>
    </w:p>
    <w:p w14:paraId="5D17D56A" w14:textId="77777777" w:rsidR="00A51417" w:rsidRPr="006474C9" w:rsidRDefault="00A51417" w:rsidP="00A51417">
      <w:pPr>
        <w:pStyle w:val="1"/>
      </w:pPr>
      <w:r w:rsidRPr="006474C9">
        <w:t>1.</w:t>
      </w:r>
      <w:r w:rsidRPr="006474C9">
        <w:tab/>
        <w:t>In General. In general, this regulation establishes uniform rules for determining whether and to what extent the market for a sale other than the sale of tangible personal property is in Louisiana.</w:t>
      </w:r>
      <w:r>
        <w:t xml:space="preserve"> </w:t>
      </w:r>
      <w:r w:rsidRPr="006474C9">
        <w:t>This regulation also sets forth rules of reasonable approximation, which apply if the state or states of assignment cannot be determined. In some instances, the reasonable approximation must be made in accordance with specific rules of approximation as prescribed in this regulation.</w:t>
      </w:r>
      <w:r>
        <w:t xml:space="preserve"> </w:t>
      </w:r>
      <w:r w:rsidRPr="006474C9">
        <w:t xml:space="preserve">In other cases, the applicable rule in this regulation permits a taxpayer to reasonably approximate the state or states of assignment, using a method that reflects an effort to approximate the results that would be obtained under the applicable rules or standards set forth in this regulation. </w:t>
      </w:r>
    </w:p>
    <w:p w14:paraId="76632702" w14:textId="77777777" w:rsidR="00A51417" w:rsidRPr="006474C9" w:rsidRDefault="00A51417" w:rsidP="00A51417">
      <w:pPr>
        <w:pStyle w:val="1"/>
      </w:pPr>
      <w:r w:rsidRPr="006474C9">
        <w:t>2.</w:t>
      </w:r>
      <w:r w:rsidRPr="006474C9">
        <w:tab/>
        <w:t xml:space="preserve">Approximation Based Upon Known Sales. In an instance where, applying the applicable rules set forth for sale of a service, a taxpayer can ascertain the state or states of assignment of a substantial portion of its sales from sales of substantially similar services (“assigned sales”), but not all of those sales, and the taxpayer reasonably believes, based on all available information, that the geographic distribution of some or all of the remainder of those sales generally tracks that of the assigned sales, it shall include those sales which it believes tracks the geographic distribution of the assigned sales in its sales factor in the same proportion as its assigned sales. </w:t>
      </w:r>
    </w:p>
    <w:p w14:paraId="54DC8052" w14:textId="77777777" w:rsidR="00A51417" w:rsidRPr="006474C9" w:rsidRDefault="00A51417" w:rsidP="00A51417">
      <w:pPr>
        <w:pStyle w:val="1"/>
      </w:pPr>
      <w:r w:rsidRPr="006474C9">
        <w:t>3.</w:t>
      </w:r>
      <w:r w:rsidRPr="006474C9">
        <w:tab/>
        <w:t xml:space="preserve">Related-Party Transactions; Information Imputed from Customer to Taxpayer. Where a taxpayer has sales subject to this regulation from transactions with a related-party customer, information that the customer has that is relevant to the sourcing of receipts from these transactions is imputed to the taxpayer. </w:t>
      </w:r>
    </w:p>
    <w:p w14:paraId="2A33A8BA" w14:textId="77777777" w:rsidR="00A51417" w:rsidRPr="006474C9" w:rsidRDefault="00A51417" w:rsidP="00A51417">
      <w:pPr>
        <w:pStyle w:val="A"/>
      </w:pPr>
      <w:r w:rsidRPr="006474C9">
        <w:t>G.</w:t>
      </w:r>
      <w:r w:rsidRPr="006474C9">
        <w:tab/>
        <w:t>Rules with Respect to Exclusion of Receipts from the Receipts Factor</w:t>
      </w:r>
    </w:p>
    <w:p w14:paraId="1ADCA05E" w14:textId="77777777" w:rsidR="00A51417" w:rsidRPr="006474C9" w:rsidRDefault="00A51417" w:rsidP="00A51417">
      <w:pPr>
        <w:pStyle w:val="1"/>
      </w:pPr>
      <w:r w:rsidRPr="006474C9">
        <w:t>1.</w:t>
      </w:r>
      <w:r w:rsidRPr="006474C9">
        <w:tab/>
        <w:t>The sales factor only includes those amounts defined as sales under applicable statutes and regulations.</w:t>
      </w:r>
    </w:p>
    <w:p w14:paraId="1D0103DA" w14:textId="77777777" w:rsidR="00A51417" w:rsidRPr="006474C9" w:rsidRDefault="00A51417" w:rsidP="00A51417">
      <w:pPr>
        <w:pStyle w:val="1"/>
      </w:pPr>
      <w:r w:rsidRPr="006474C9">
        <w:lastRenderedPageBreak/>
        <w:t>2.</w:t>
      </w:r>
      <w:r w:rsidRPr="006474C9">
        <w:tab/>
        <w:t>Certain sales arising from the sale of intangibles are excluded from the numerator and denominator of the sales factor pursuant to R.S. 47:287.95 (L)(1)(e).</w:t>
      </w:r>
      <w:r>
        <w:t xml:space="preserve"> </w:t>
      </w:r>
    </w:p>
    <w:p w14:paraId="4AFD8388" w14:textId="77777777" w:rsidR="00A51417" w:rsidRPr="006474C9" w:rsidRDefault="00A51417" w:rsidP="00A51417">
      <w:pPr>
        <w:pStyle w:val="1"/>
      </w:pPr>
      <w:r w:rsidRPr="006474C9">
        <w:t>3.</w:t>
      </w:r>
      <w:r w:rsidRPr="006474C9">
        <w:tab/>
        <w:t xml:space="preserve">In a case in which a taxpayer cannot ascertain the state or states to which sales are to be assigned pursuant to the applicable rules set forth in this regulation, (including through the use of a method of reasonable approximation, where relevant) using a reasonable amount of effort undertaken in good faith, the receipts must be excluded from the numerator and denominator of the taxpayer’s sales factor pursuant to R.S. 47:287.95 (M). </w:t>
      </w:r>
    </w:p>
    <w:p w14:paraId="7AABE13A" w14:textId="77777777" w:rsidR="00A51417" w:rsidRPr="006474C9" w:rsidRDefault="00A51417" w:rsidP="00A51417">
      <w:pPr>
        <w:pStyle w:val="1"/>
      </w:pPr>
      <w:r w:rsidRPr="006474C9">
        <w:t>4.</w:t>
      </w:r>
      <w:r w:rsidRPr="006474C9">
        <w:tab/>
        <w:t>In a case in which a taxpayer can ascertain the state or states to which sales are to be assigned pursuant to this regulation, but the taxpayer is not taxable in one or more of those states, the sales that would otherwise be assigned to those states where the taxpayer is not taxable must be excluded from the numerator and denominator of the taxpayer’s sales factor pursuant to R.S. 47:287.95(M).</w:t>
      </w:r>
      <w:r>
        <w:t xml:space="preserve"> </w:t>
      </w:r>
    </w:p>
    <w:p w14:paraId="2EEC72B2" w14:textId="77777777" w:rsidR="00A51417" w:rsidRPr="006474C9" w:rsidRDefault="00A51417" w:rsidP="00A51417">
      <w:pPr>
        <w:pStyle w:val="A"/>
      </w:pPr>
      <w:r w:rsidRPr="006474C9">
        <w:t>H.</w:t>
      </w:r>
      <w:r w:rsidRPr="006474C9">
        <w:tab/>
        <w:t>Sale of a Service</w:t>
      </w:r>
    </w:p>
    <w:p w14:paraId="3FF8DD9F" w14:textId="77777777" w:rsidR="00A51417" w:rsidRPr="006474C9" w:rsidRDefault="00A51417" w:rsidP="00A51417">
      <w:pPr>
        <w:pStyle w:val="1"/>
      </w:pPr>
      <w:r w:rsidRPr="006474C9">
        <w:t>1.</w:t>
      </w:r>
      <w:r w:rsidRPr="006474C9">
        <w:tab/>
        <w:t>General Rule</w:t>
      </w:r>
    </w:p>
    <w:p w14:paraId="495AF720" w14:textId="77777777" w:rsidR="00A51417" w:rsidRPr="006474C9" w:rsidRDefault="00A51417" w:rsidP="00A51417">
      <w:pPr>
        <w:pStyle w:val="a0"/>
      </w:pPr>
      <w:r w:rsidRPr="006474C9">
        <w:t>a.</w:t>
      </w:r>
      <w:r w:rsidRPr="006474C9">
        <w:tab/>
        <w:t>The sale of a service is sourced to Louisiana if and to the extent that the service is delivered to a location in Louisiana. In general, the term “delivered to a location”</w:t>
      </w:r>
      <w:r>
        <w:t xml:space="preserve"> </w:t>
      </w:r>
      <w:r w:rsidRPr="006474C9">
        <w:t xml:space="preserve">refers to the location of the taxpayer’s market for the service, which may not be the location of the taxpayer’s employees or property. The rules to determine the location of the delivery of a service in the context of several specific types of service transactions are set forth below. </w:t>
      </w:r>
    </w:p>
    <w:p w14:paraId="41C762B6" w14:textId="77777777" w:rsidR="00A51417" w:rsidRPr="006474C9" w:rsidRDefault="00A51417" w:rsidP="00A51417">
      <w:pPr>
        <w:pStyle w:val="1"/>
      </w:pPr>
      <w:r w:rsidRPr="006474C9">
        <w:t>2.</w:t>
      </w:r>
      <w:r w:rsidRPr="006474C9">
        <w:tab/>
        <w:t>Direct Personal Services Received by a Natural Person</w:t>
      </w:r>
    </w:p>
    <w:p w14:paraId="1922C306" w14:textId="77777777" w:rsidR="00A51417" w:rsidRPr="006474C9" w:rsidRDefault="00A51417" w:rsidP="00A51417">
      <w:pPr>
        <w:pStyle w:val="a0"/>
      </w:pPr>
      <w:r w:rsidRPr="006474C9">
        <w:t>a.</w:t>
      </w:r>
      <w:r w:rsidRPr="006474C9">
        <w:tab/>
        <w:t>In Genera</w:t>
      </w:r>
      <w:r>
        <w:t>l</w:t>
      </w:r>
    </w:p>
    <w:p w14:paraId="65A08E06" w14:textId="77777777" w:rsidR="00A51417" w:rsidRPr="006474C9" w:rsidRDefault="00A51417" w:rsidP="00A51417">
      <w:pPr>
        <w:pStyle w:val="i0"/>
        <w:tabs>
          <w:tab w:val="clear" w:pos="1080"/>
          <w:tab w:val="left" w:pos="1260"/>
        </w:tabs>
      </w:pPr>
      <w:r>
        <w:tab/>
      </w:r>
      <w:r w:rsidRPr="006474C9">
        <w:t>i.(a).</w:t>
      </w:r>
      <w:r w:rsidRPr="006474C9">
        <w:tab/>
        <w:t>Except as otherwise provided in this regulation, direct personal services are services that are physically provided in person by the</w:t>
      </w:r>
      <w:r>
        <w:t xml:space="preserve"> </w:t>
      </w:r>
      <w:r w:rsidRPr="006474C9">
        <w:t>taxpayer, where the customer or the customer’s tangible property upon which the services are performed is in the same location as the service provider at the time the services are performed. This rule includes situations where the services are provided on behalf of the taxpayer by a third-party contractor. Examples of direct personal services include, without limitation: cleaning services; pest control; medical and dental services, including medical testing, x-rays and mental health care and treatment; child care; hair cutting and salon services; live entertainment and athletic performances; and in-person training or lessons. Direct personal services include services within the descript</w:t>
      </w:r>
      <w:r>
        <w:t>ion above that are performed at:</w:t>
      </w:r>
    </w:p>
    <w:p w14:paraId="5B757C02" w14:textId="77777777" w:rsidR="00A51417" w:rsidRPr="006474C9" w:rsidRDefault="00A51417" w:rsidP="00A51417">
      <w:pPr>
        <w:pStyle w:val="i"/>
      </w:pPr>
      <w:r>
        <w:tab/>
      </w:r>
      <w:r w:rsidRPr="006474C9">
        <w:t>[i].</w:t>
      </w:r>
      <w:r w:rsidRPr="006474C9">
        <w:tab/>
        <w:t xml:space="preserve">a location that is owned or operated by the service provider or </w:t>
      </w:r>
    </w:p>
    <w:p w14:paraId="45232DEC" w14:textId="77777777" w:rsidR="00A51417" w:rsidRPr="006474C9" w:rsidRDefault="00A51417" w:rsidP="00A51417">
      <w:pPr>
        <w:pStyle w:val="i"/>
      </w:pPr>
      <w:r>
        <w:tab/>
      </w:r>
      <w:r w:rsidRPr="006474C9">
        <w:t>[ii].</w:t>
      </w:r>
      <w:r w:rsidRPr="006474C9">
        <w:tab/>
        <w:t xml:space="preserve">a location of the customer, including the location of the customer’s tangible property. </w:t>
      </w:r>
    </w:p>
    <w:p w14:paraId="71A57E5D" w14:textId="77777777" w:rsidR="00A51417" w:rsidRPr="006474C9" w:rsidRDefault="00A51417" w:rsidP="00A51417">
      <w:pPr>
        <w:pStyle w:val="a1"/>
      </w:pPr>
      <w:r w:rsidRPr="006474C9">
        <w:t>(b).</w:t>
      </w:r>
      <w:r w:rsidRPr="006474C9">
        <w:tab/>
        <w:t xml:space="preserve">Various professional services, including legal, accounting, financial and consulting services, and other similar services, although they may involve some amount of </w:t>
      </w:r>
      <w:r w:rsidRPr="006474C9">
        <w:t>direct person contact, are not treated as direct personal services within the meaning of this regulation.</w:t>
      </w:r>
      <w:r>
        <w:t xml:space="preserve"> </w:t>
      </w:r>
    </w:p>
    <w:p w14:paraId="74EDA87F" w14:textId="77777777" w:rsidR="00A51417" w:rsidRPr="006474C9" w:rsidRDefault="00A51417" w:rsidP="00A51417">
      <w:pPr>
        <w:pStyle w:val="a0"/>
      </w:pPr>
      <w:r w:rsidRPr="006474C9">
        <w:t>b.</w:t>
      </w:r>
      <w:r w:rsidRPr="006474C9">
        <w:tab/>
        <w:t>Assignment of Sales</w:t>
      </w:r>
    </w:p>
    <w:p w14:paraId="5C6613EF" w14:textId="77777777" w:rsidR="00A51417" w:rsidRPr="006474C9" w:rsidRDefault="00A51417" w:rsidP="00A51417">
      <w:pPr>
        <w:pStyle w:val="i0"/>
      </w:pPr>
      <w:r>
        <w:tab/>
      </w:r>
      <w:r w:rsidRPr="006474C9">
        <w:t>i.</w:t>
      </w:r>
      <w:r w:rsidRPr="006474C9">
        <w:tab/>
        <w:t>Rule of Determination. Except as otherwise provided in this regulation, if the service provided by the taxpayer is a direct personal service, the service is delivered to the location where the service is received.</w:t>
      </w:r>
      <w:r>
        <w:t xml:space="preserve"> </w:t>
      </w:r>
      <w:r w:rsidRPr="006474C9">
        <w:t>Therefore, the sale is in Louisiana if and to the extent the customer receives the direct personal service in Louisiana. In assigning its sales from direct personal services, a taxpayer must first attempt to determine the location where a service is received, as follows:</w:t>
      </w:r>
    </w:p>
    <w:p w14:paraId="5317A525" w14:textId="77777777" w:rsidR="00A51417" w:rsidRPr="006474C9" w:rsidRDefault="00A51417" w:rsidP="00A51417">
      <w:pPr>
        <w:pStyle w:val="a1"/>
      </w:pPr>
      <w:r w:rsidRPr="006474C9">
        <w:t>(a).</w:t>
      </w:r>
      <w:r w:rsidRPr="006474C9">
        <w:tab/>
        <w:t xml:space="preserve">If the service is performed with respect to the body of an individual customer in Louisiana (e.g. hair cutting or x-ray services) or in the physical presence of the customer in Louisiana (e.g. live entertainment or athletic performances), the service is received in Louisiana. </w:t>
      </w:r>
    </w:p>
    <w:p w14:paraId="4D2756CE" w14:textId="77777777" w:rsidR="00A51417" w:rsidRPr="006474C9" w:rsidRDefault="00A51417" w:rsidP="00A51417">
      <w:pPr>
        <w:pStyle w:val="a1"/>
      </w:pPr>
      <w:r w:rsidRPr="006474C9">
        <w:t>(b).</w:t>
      </w:r>
      <w:r w:rsidRPr="006474C9">
        <w:tab/>
        <w:t xml:space="preserve">If the service is performed with respect to the customer’s immovable property in Louisiana or if the service is performed with respect to the customer’s tangible personal property at the customer’s residence in Louisiana or in the customer’s possession in Louisiana, the service is received in Louisiana. </w:t>
      </w:r>
    </w:p>
    <w:p w14:paraId="7939F8EB" w14:textId="77777777" w:rsidR="00A51417" w:rsidRPr="006474C9" w:rsidRDefault="00A51417" w:rsidP="00A51417">
      <w:pPr>
        <w:pStyle w:val="a1"/>
      </w:pPr>
      <w:r w:rsidRPr="006474C9">
        <w:t>(c).</w:t>
      </w:r>
      <w:r w:rsidRPr="006474C9">
        <w:tab/>
        <w:t xml:space="preserve">If the service is performed with respect to the customer’s tangible personal property and the tangible personal property is to be received by the customer at the taxpayer's location in Louisiana, the service is received in Louisiana. </w:t>
      </w:r>
    </w:p>
    <w:p w14:paraId="400F58A4" w14:textId="77777777" w:rsidR="00A51417" w:rsidRPr="006474C9" w:rsidRDefault="00A51417" w:rsidP="00A51417">
      <w:pPr>
        <w:pStyle w:val="a1"/>
      </w:pPr>
      <w:r w:rsidRPr="006474C9">
        <w:t>(d).</w:t>
      </w:r>
      <w:r w:rsidRPr="006474C9">
        <w:tab/>
        <w:t xml:space="preserve">If the service is performed with respect to the customer’s tangible personal property and the tangible personal property is to be shipped or delivered to the customer, whether the service is performed within or outside Louisiana, the service is received in Louisiana if the property is shipped or delivered to the customer in Louisiana. </w:t>
      </w:r>
    </w:p>
    <w:p w14:paraId="27C85C6D" w14:textId="77777777" w:rsidR="00A51417" w:rsidRPr="006474C9" w:rsidRDefault="00A51417" w:rsidP="00A51417">
      <w:pPr>
        <w:pStyle w:val="a0"/>
      </w:pPr>
      <w:r w:rsidRPr="006474C9">
        <w:t>c.</w:t>
      </w:r>
      <w:r w:rsidRPr="006474C9">
        <w:tab/>
        <w:t xml:space="preserve">Rule of Reasonable Approximation. In an instance in which the state or states where a service is actually received cannot be determined, but the taxpayer has sufficient information regarding the place of sale from which it can reasonably approximate the state or states where the service is received, the taxpayer shall reasonably approximate such state or states. If the state to which the sales are to be assigned can be determined or reasonably approximated, but the taxpayer is not taxable in that state, the receipts that would otherwise be assigned to the state are excluded from the numerator and denominator of the taxpayer’s sales factor pursuant to R.S. 47:287.95(M). </w:t>
      </w:r>
    </w:p>
    <w:p w14:paraId="4C8E9B10" w14:textId="77777777" w:rsidR="00A51417" w:rsidRPr="006474C9" w:rsidRDefault="00A51417" w:rsidP="00A51417">
      <w:pPr>
        <w:pStyle w:val="1"/>
      </w:pPr>
      <w:r w:rsidRPr="006474C9">
        <w:t>3.</w:t>
      </w:r>
      <w:r w:rsidRPr="006474C9">
        <w:tab/>
        <w:t xml:space="preserve">Non Direct Personal Services Received by a Natural Person. Non direct personal services delivered to a natural person shall be sourced to the customer's billing address. </w:t>
      </w:r>
    </w:p>
    <w:p w14:paraId="15DF8A02" w14:textId="77777777" w:rsidR="00A51417" w:rsidRPr="006474C9" w:rsidRDefault="00A51417" w:rsidP="00A51417">
      <w:pPr>
        <w:pStyle w:val="a0"/>
      </w:pPr>
      <w:r w:rsidRPr="006474C9">
        <w:t>a.</w:t>
      </w:r>
      <w:r w:rsidRPr="006474C9">
        <w:tab/>
        <w:t xml:space="preserve">Non direct personal services include, without limitation, management services, bank and financial services, financial custodial services, investment and brokerage services, fiduciary services, tax preparation, payroll and accounting services, lending services, credit card services (including credit card processing services), data processing services, legal services, consulting services, video production </w:t>
      </w:r>
      <w:r w:rsidRPr="006474C9">
        <w:lastRenderedPageBreak/>
        <w:t>services, graphic and other design services, engineering services, and architectural services.</w:t>
      </w:r>
    </w:p>
    <w:p w14:paraId="3BBE365C" w14:textId="77777777" w:rsidR="00A51417" w:rsidRPr="006474C9" w:rsidRDefault="00A51417" w:rsidP="00A51417">
      <w:pPr>
        <w:pStyle w:val="a0"/>
      </w:pPr>
      <w:r w:rsidRPr="006474C9">
        <w:t>b.</w:t>
      </w:r>
      <w:r w:rsidRPr="006474C9">
        <w:tab/>
      </w:r>
      <w:r w:rsidRPr="006474C9">
        <w:rPr>
          <w:i/>
        </w:rPr>
        <w:t>Billing address</w:t>
      </w:r>
      <w:r w:rsidRPr="006474C9">
        <w:t xml:space="preserve"> means the location indicated in the books and records of the taxpayer as the primary mailing address relating to a customer’s account as of the time of the transaction as kept in good faith in the normal course of business and not for tax avoidance purposes. </w:t>
      </w:r>
    </w:p>
    <w:p w14:paraId="0B3833C7" w14:textId="77777777" w:rsidR="00A51417" w:rsidRPr="006474C9" w:rsidRDefault="00A51417" w:rsidP="00A51417">
      <w:pPr>
        <w:pStyle w:val="1"/>
      </w:pPr>
      <w:r w:rsidRPr="006474C9">
        <w:t>4.</w:t>
      </w:r>
      <w:r w:rsidRPr="006474C9">
        <w:tab/>
        <w:t>Services Delivered to an Unrelated Business Entity</w:t>
      </w:r>
    </w:p>
    <w:p w14:paraId="0627104B" w14:textId="77777777" w:rsidR="00A51417" w:rsidRPr="006474C9" w:rsidRDefault="00A51417" w:rsidP="00A51417">
      <w:pPr>
        <w:pStyle w:val="a0"/>
      </w:pPr>
      <w:r w:rsidRPr="006474C9">
        <w:t>a.</w:t>
      </w:r>
      <w:r w:rsidRPr="006474C9">
        <w:tab/>
        <w:t>Services with a Substantial Connection to a Specific Geographic Location</w:t>
      </w:r>
    </w:p>
    <w:p w14:paraId="23A8CD29" w14:textId="77777777" w:rsidR="00A51417" w:rsidRPr="006474C9" w:rsidRDefault="00A51417" w:rsidP="00A51417">
      <w:pPr>
        <w:pStyle w:val="i0"/>
      </w:pPr>
      <w:r>
        <w:tab/>
      </w:r>
      <w:r w:rsidRPr="006474C9">
        <w:t>i.</w:t>
      </w:r>
      <w:r w:rsidRPr="006474C9">
        <w:tab/>
        <w:t>Services provided to an unrelated business entity that have a substantial connection to a specific geographic location shall be sourced to the state of the specific geographic location.</w:t>
      </w:r>
      <w:r>
        <w:t xml:space="preserve"> </w:t>
      </w:r>
      <w:r w:rsidRPr="006474C9">
        <w:t>If the services have a substantial connection to specific geographic locations in more than one state, the services shall be reasonably sourced between those states.</w:t>
      </w:r>
    </w:p>
    <w:p w14:paraId="1DD3756A" w14:textId="77777777" w:rsidR="00A51417" w:rsidRPr="006474C9" w:rsidRDefault="00A51417" w:rsidP="00A51417">
      <w:pPr>
        <w:pStyle w:val="i0"/>
      </w:pPr>
      <w:r>
        <w:tab/>
      </w:r>
      <w:r w:rsidRPr="006474C9">
        <w:t>ii.</w:t>
      </w:r>
      <w:r w:rsidRPr="006474C9">
        <w:tab/>
        <w:t>Examples</w:t>
      </w:r>
    </w:p>
    <w:p w14:paraId="544C1CFA" w14:textId="77777777" w:rsidR="00A51417" w:rsidRPr="006474C9" w:rsidRDefault="00A51417" w:rsidP="00A51417">
      <w:pPr>
        <w:pStyle w:val="a1"/>
      </w:pPr>
      <w:r w:rsidRPr="006474C9">
        <w:t>(a).</w:t>
      </w:r>
      <w:r w:rsidRPr="006474C9">
        <w:tab/>
        <w:t>Cleaning Company, Inc. (taxpayer) has a contract to provide cleaning services to Company A, an unrelated business entity. The contract specifies that cleaning services are to be provided to company A's locations in Louisiana and other states. Cleaning Company, Inc. should source a portion of the total service receipts to Louisiana based on the amount of services performed at company A's locations in Louisiana compared to the total amount of services performed at all of company A's locations.</w:t>
      </w:r>
    </w:p>
    <w:p w14:paraId="070088E0" w14:textId="77777777" w:rsidR="00A51417" w:rsidRPr="006474C9" w:rsidRDefault="00A51417" w:rsidP="00A51417">
      <w:pPr>
        <w:pStyle w:val="a1"/>
      </w:pPr>
      <w:r w:rsidRPr="006474C9">
        <w:t>(b).</w:t>
      </w:r>
      <w:r w:rsidRPr="006474C9">
        <w:tab/>
        <w:t>Training Company, Inc. (taxpayer) contracts with company B, an unrelated business entity, to provide on-site training</w:t>
      </w:r>
      <w:r>
        <w:t xml:space="preserve"> </w:t>
      </w:r>
      <w:r w:rsidRPr="006474C9">
        <w:t>services to company B's employees at company B's business offices located in Louisiana and three other states.</w:t>
      </w:r>
      <w:r>
        <w:t xml:space="preserve"> </w:t>
      </w:r>
      <w:r w:rsidRPr="006474C9">
        <w:t>The services are related to specific geographic locations; therefore they should be sourced to the state where company B's employees received the training. Training Company, Inc. should source the receipts from its contract</w:t>
      </w:r>
      <w:r>
        <w:t xml:space="preserve"> </w:t>
      </w:r>
      <w:r w:rsidRPr="006474C9">
        <w:t>with company B by reasonably assigning those receipts between Louisiana and the three other states using a formula based on the number of training hours provided to company B locations in Louisiana to the total number of</w:t>
      </w:r>
      <w:r>
        <w:t xml:space="preserve"> </w:t>
      </w:r>
      <w:r w:rsidRPr="006474C9">
        <w:t>training hours provided to all company B locations.</w:t>
      </w:r>
    </w:p>
    <w:p w14:paraId="3A8FBBFD" w14:textId="77777777" w:rsidR="00A51417" w:rsidRPr="006474C9" w:rsidRDefault="00A51417" w:rsidP="00A51417">
      <w:pPr>
        <w:pStyle w:val="a1"/>
      </w:pPr>
      <w:r w:rsidRPr="006474C9">
        <w:t>(c).</w:t>
      </w:r>
      <w:r w:rsidRPr="006474C9">
        <w:tab/>
        <w:t>Engineering Company, Inc. (taxpayer) contracts with</w:t>
      </w:r>
      <w:r>
        <w:t xml:space="preserve"> </w:t>
      </w:r>
      <w:r w:rsidRPr="006474C9">
        <w:t>company C, an unrelated business entity, to provide engineering services related to the construction of an office complex in Louisiana. Engineering Company, Inc. performs some of their service in Louisiana at the building site and additional service in state B at their headquarters.</w:t>
      </w:r>
      <w:r>
        <w:t xml:space="preserve"> </w:t>
      </w:r>
      <w:r w:rsidRPr="006474C9">
        <w:t>The engineering services are related to a specific geographic</w:t>
      </w:r>
      <w:r>
        <w:t xml:space="preserve"> </w:t>
      </w:r>
      <w:r w:rsidRPr="006474C9">
        <w:t>location; i.e. the building site in Louisiana; therefore all of the services should be sourced to Louisiana.</w:t>
      </w:r>
    </w:p>
    <w:p w14:paraId="372B9EBF" w14:textId="77777777" w:rsidR="00A51417" w:rsidRPr="006474C9" w:rsidRDefault="00A51417" w:rsidP="00A51417">
      <w:pPr>
        <w:pStyle w:val="a0"/>
      </w:pPr>
      <w:r w:rsidRPr="006474C9">
        <w:t>b.</w:t>
      </w:r>
      <w:r w:rsidRPr="006474C9">
        <w:tab/>
        <w:t>Services without a Substantial Connection to a Specific Geographic Location</w:t>
      </w:r>
    </w:p>
    <w:p w14:paraId="1F75C3F4" w14:textId="77777777" w:rsidR="00A51417" w:rsidRPr="006474C9" w:rsidRDefault="00A51417" w:rsidP="00A51417">
      <w:pPr>
        <w:pStyle w:val="i0"/>
      </w:pPr>
      <w:r>
        <w:tab/>
      </w:r>
      <w:r w:rsidRPr="006474C9">
        <w:t>i.</w:t>
      </w:r>
      <w:r w:rsidRPr="006474C9">
        <w:tab/>
        <w:t xml:space="preserve">Services provided to an unrelated business entity that do not have a substantial connection to a specific geographic location shall be sourced to the state of the taxpayer's commercial domicile. </w:t>
      </w:r>
    </w:p>
    <w:p w14:paraId="03EB34D2" w14:textId="77777777" w:rsidR="00A51417" w:rsidRPr="006474C9" w:rsidRDefault="00A51417" w:rsidP="00A51417">
      <w:pPr>
        <w:pStyle w:val="i0"/>
      </w:pPr>
      <w:r>
        <w:tab/>
      </w:r>
      <w:r w:rsidRPr="006474C9">
        <w:t>ii.</w:t>
      </w:r>
      <w:r w:rsidRPr="006474C9">
        <w:tab/>
      </w:r>
      <w:r w:rsidRPr="006474C9">
        <w:rPr>
          <w:i/>
        </w:rPr>
        <w:t>Commercial domicile</w:t>
      </w:r>
      <w:r w:rsidRPr="006474C9">
        <w:t xml:space="preserve"> is the princi</w:t>
      </w:r>
      <w:r>
        <w:t>pal</w:t>
      </w:r>
      <w:r w:rsidRPr="006474C9">
        <w:t xml:space="preserve"> place from which the business is directed or managed.</w:t>
      </w:r>
    </w:p>
    <w:p w14:paraId="71561335" w14:textId="77777777" w:rsidR="00A51417" w:rsidRPr="006474C9" w:rsidRDefault="00A51417" w:rsidP="00A51417">
      <w:pPr>
        <w:pStyle w:val="a0"/>
      </w:pPr>
      <w:r w:rsidRPr="006474C9">
        <w:t>c.</w:t>
      </w:r>
      <w:r w:rsidRPr="006474C9">
        <w:tab/>
        <w:t>Alternative Methods. In the case where the methods contained in Subparagraphs H.4.a and H.4.b of this section fail to clearly reflect the taxpayer's market in Louisiana, the taxpayer may utilize, or the department may require, the use of alternative methods, including but not limited to the following:</w:t>
      </w:r>
    </w:p>
    <w:p w14:paraId="0E2BDDEE" w14:textId="77777777" w:rsidR="00A51417" w:rsidRPr="006474C9" w:rsidRDefault="00A51417" w:rsidP="00A51417">
      <w:pPr>
        <w:pStyle w:val="i0"/>
      </w:pPr>
      <w:r>
        <w:tab/>
      </w:r>
      <w:r w:rsidRPr="006474C9">
        <w:t>i.</w:t>
      </w:r>
      <w:r w:rsidRPr="006474C9">
        <w:tab/>
        <w:t>By assigning the sales to the state where the contract of sale is principally managed by the customer:</w:t>
      </w:r>
    </w:p>
    <w:p w14:paraId="43EDA8BC" w14:textId="77777777" w:rsidR="00A51417" w:rsidRPr="006474C9" w:rsidRDefault="00A51417" w:rsidP="00A51417">
      <w:pPr>
        <w:pStyle w:val="a1"/>
        <w:tabs>
          <w:tab w:val="clear" w:pos="1267"/>
          <w:tab w:val="left" w:pos="1350"/>
        </w:tabs>
      </w:pPr>
      <w:r w:rsidRPr="00D7031E">
        <w:t>(a).</w:t>
      </w:r>
      <w:r w:rsidRPr="00D7031E">
        <w:tab/>
        <w:t>state where a contract of sale is principally managed by the customer” means the primary location at which an employee or other representative of a customer serves as the primary contact person for the taxpayer with respect to the day-to-day execution and performance of a contract entered into by the taxpayer with the customer.</w:t>
      </w:r>
      <w:r w:rsidRPr="006474C9">
        <w:t xml:space="preserve"> </w:t>
      </w:r>
    </w:p>
    <w:p w14:paraId="0F6F13C2" w14:textId="77777777" w:rsidR="00A51417" w:rsidRPr="006474C9" w:rsidRDefault="00A51417" w:rsidP="00A51417">
      <w:pPr>
        <w:pStyle w:val="i0"/>
      </w:pPr>
      <w:r>
        <w:tab/>
      </w:r>
      <w:r w:rsidRPr="006474C9">
        <w:t>ii.</w:t>
      </w:r>
      <w:r w:rsidRPr="006474C9">
        <w:tab/>
        <w:t>by assigning the sales to the customer’s place of order;</w:t>
      </w:r>
    </w:p>
    <w:p w14:paraId="3355BCB0" w14:textId="77777777" w:rsidR="00A51417" w:rsidRPr="006474C9" w:rsidRDefault="00A51417" w:rsidP="00A51417">
      <w:pPr>
        <w:pStyle w:val="i0"/>
      </w:pPr>
      <w:r>
        <w:tab/>
      </w:r>
      <w:r w:rsidRPr="006474C9">
        <w:t>iii.</w:t>
      </w:r>
      <w:r w:rsidRPr="006474C9">
        <w:tab/>
        <w:t xml:space="preserve">by assigning the sales to the customer’s billing address; provided, however, in any instance in which the taxpayer derives more than 5 percent of its receipts from sales of all services from a customer, the taxpayer is required to identify the state in which the contract of sale is principally managed by the customer. </w:t>
      </w:r>
    </w:p>
    <w:p w14:paraId="7B348327" w14:textId="77777777" w:rsidR="00A51417" w:rsidRPr="006474C9" w:rsidRDefault="00A51417" w:rsidP="00A51417">
      <w:pPr>
        <w:pStyle w:val="1"/>
      </w:pPr>
      <w:r w:rsidRPr="006474C9">
        <w:t>5.</w:t>
      </w:r>
      <w:r w:rsidRPr="006474C9">
        <w:tab/>
        <w:t xml:space="preserve">Services Delivered to a Related Business Entity. In any instance in which the service is sold to a related entity, the state or states to which the service is assigned is the place of receipt by the related entity as reasonably approximated using the following hierarchy: </w:t>
      </w:r>
    </w:p>
    <w:p w14:paraId="2898597E" w14:textId="77777777" w:rsidR="00A51417" w:rsidRPr="006474C9" w:rsidRDefault="00A51417" w:rsidP="00A51417">
      <w:pPr>
        <w:pStyle w:val="a0"/>
      </w:pPr>
      <w:r w:rsidRPr="006474C9">
        <w:t>a.</w:t>
      </w:r>
      <w:r w:rsidRPr="006474C9">
        <w:tab/>
        <w:t xml:space="preserve">if the service primarily relates to specific operations or activities of a related entity conducted in one or more locations, then to the state or states in which those operations or activities are conducted in proportion to the related entity’s payroll at the locations to which the service relates in the state or states; or </w:t>
      </w:r>
    </w:p>
    <w:p w14:paraId="77AE0705" w14:textId="77777777" w:rsidR="00A51417" w:rsidRPr="006474C9" w:rsidRDefault="00A51417" w:rsidP="00A51417">
      <w:pPr>
        <w:pStyle w:val="a0"/>
      </w:pPr>
      <w:r w:rsidRPr="006474C9">
        <w:t>b.</w:t>
      </w:r>
      <w:r w:rsidRPr="006474C9">
        <w:tab/>
        <w:t>if the service does not relate primarily to operations or activities of a related entity conducted in particular locations, but instead relates to the operations of the related entity generally, then to the state or states in which the related entity has employees, in proportion to the related entity's payroll in those states.</w:t>
      </w:r>
      <w:r>
        <w:t xml:space="preserve"> </w:t>
      </w:r>
    </w:p>
    <w:p w14:paraId="6A503942" w14:textId="77777777" w:rsidR="00A51417" w:rsidRPr="006474C9" w:rsidRDefault="00A51417" w:rsidP="00A51417">
      <w:pPr>
        <w:pStyle w:val="A"/>
      </w:pPr>
      <w:r w:rsidRPr="006474C9">
        <w:t>I.</w:t>
      </w:r>
      <w:r w:rsidRPr="006474C9">
        <w:tab/>
        <w:t>Sale, Rental, Lease, or License of Immovable Property. In the case of the sale, rental, lease, or license of immovable property, the receipts are sourced to Louisiana if and to the extent that the immovable property is located in Louisiana.</w:t>
      </w:r>
      <w:r>
        <w:t xml:space="preserve"> </w:t>
      </w:r>
    </w:p>
    <w:p w14:paraId="22B18F4A" w14:textId="77777777" w:rsidR="00A51417" w:rsidRPr="006474C9" w:rsidRDefault="00A51417" w:rsidP="00A51417">
      <w:pPr>
        <w:pStyle w:val="A"/>
      </w:pPr>
      <w:r w:rsidRPr="006474C9">
        <w:t>J.</w:t>
      </w:r>
      <w:r w:rsidRPr="006474C9">
        <w:tab/>
      </w:r>
      <w:r>
        <w:t>Rental, L</w:t>
      </w:r>
      <w:r w:rsidRPr="006474C9">
        <w:t xml:space="preserve">ease, or License of Tangible Personal Property. In the case of the rental, lease, or license of tangible personal property, the receipts are sourced to Louisiana if and to the extent that the tangible personal property is located in Louisiana. </w:t>
      </w:r>
    </w:p>
    <w:p w14:paraId="10D2DC75" w14:textId="77777777" w:rsidR="00A51417" w:rsidRPr="006474C9" w:rsidRDefault="00A51417" w:rsidP="00A51417">
      <w:pPr>
        <w:pStyle w:val="A"/>
      </w:pPr>
      <w:r w:rsidRPr="006474C9">
        <w:t>K.</w:t>
      </w:r>
      <w:r w:rsidRPr="006474C9">
        <w:tab/>
        <w:t xml:space="preserve">Lease or License of Intangible Property. In the case of the lease or license of intangible property, the receipts are sourced to Louisiana if and to the extent that the intangible property is used in Louisiana. </w:t>
      </w:r>
    </w:p>
    <w:p w14:paraId="04602E6D" w14:textId="77777777" w:rsidR="00A51417" w:rsidRPr="006474C9" w:rsidRDefault="00A51417" w:rsidP="00A51417">
      <w:pPr>
        <w:pStyle w:val="A"/>
      </w:pPr>
      <w:r w:rsidRPr="006474C9">
        <w:lastRenderedPageBreak/>
        <w:t>L.</w:t>
      </w:r>
      <w:r w:rsidRPr="006474C9">
        <w:tab/>
        <w:t>Sale of Intangible Property</w:t>
      </w:r>
    </w:p>
    <w:p w14:paraId="78E1CEBB" w14:textId="77777777" w:rsidR="00A51417" w:rsidRPr="006474C9" w:rsidRDefault="00A51417" w:rsidP="00A51417">
      <w:pPr>
        <w:pStyle w:val="1"/>
      </w:pPr>
      <w:r w:rsidRPr="006474C9">
        <w:t>1.</w:t>
      </w:r>
      <w:r w:rsidRPr="006474C9">
        <w:tab/>
        <w:t>Assignment of Sales. The assignment of sales to a state or states in the instance of a sale or exchange of intangible property depends upon the nature of the intangible property sold.</w:t>
      </w:r>
    </w:p>
    <w:p w14:paraId="09C4D28C" w14:textId="77777777" w:rsidR="00A51417" w:rsidRPr="006474C9" w:rsidRDefault="00A51417" w:rsidP="00A51417">
      <w:pPr>
        <w:pStyle w:val="1"/>
      </w:pPr>
      <w:r w:rsidRPr="006474C9">
        <w:t>2.</w:t>
      </w:r>
      <w:r w:rsidRPr="006474C9">
        <w:tab/>
        <w:t>Sale Where Receipts are Contingent on Productivity, Use or Disposition of the Intangible Property</w:t>
      </w:r>
    </w:p>
    <w:p w14:paraId="5ECE0D04" w14:textId="77777777" w:rsidR="00A51417" w:rsidRPr="006474C9" w:rsidRDefault="00A51417" w:rsidP="00A51417">
      <w:pPr>
        <w:pStyle w:val="a0"/>
      </w:pPr>
      <w:r w:rsidRPr="006474C9">
        <w:t>a.</w:t>
      </w:r>
      <w:r w:rsidRPr="006474C9">
        <w:tab/>
        <w:t>In the case of a sale or exchange of intangible property where the receipts from the sale or exchange are contingent on the productivity, use or</w:t>
      </w:r>
      <w:r>
        <w:t xml:space="preserve"> </w:t>
      </w:r>
      <w:r w:rsidRPr="006474C9">
        <w:t>disposition of the property, the receipts from the sale are assigned as follows:</w:t>
      </w:r>
      <w:r>
        <w:t xml:space="preserve"> </w:t>
      </w:r>
    </w:p>
    <w:p w14:paraId="21D62939" w14:textId="77777777" w:rsidR="00A51417" w:rsidRPr="006474C9" w:rsidRDefault="00A51417" w:rsidP="00A51417">
      <w:pPr>
        <w:pStyle w:val="i0"/>
      </w:pPr>
      <w:r>
        <w:tab/>
      </w:r>
      <w:r w:rsidRPr="006474C9">
        <w:t>i.</w:t>
      </w:r>
      <w:r w:rsidRPr="006474C9">
        <w:tab/>
        <w:t xml:space="preserve">the receipts are in Louisiana if and to the extent the intangible is used in Louisiana. In general, the term </w:t>
      </w:r>
      <w:r w:rsidRPr="006474C9">
        <w:rPr>
          <w:i/>
        </w:rPr>
        <w:t xml:space="preserve">use </w:t>
      </w:r>
      <w:r w:rsidRPr="006474C9">
        <w:t xml:space="preserve">is construed to refer to the location of the market for the use of the intangible property that is being sold and is not to be construed to refer to the location of the property or payroll of the owner. </w:t>
      </w:r>
    </w:p>
    <w:p w14:paraId="2FF83039" w14:textId="77777777" w:rsidR="00A51417" w:rsidRPr="006474C9" w:rsidRDefault="00A51417" w:rsidP="00A51417">
      <w:pPr>
        <w:pStyle w:val="1"/>
      </w:pPr>
      <w:r w:rsidRPr="006474C9">
        <w:t>3.</w:t>
      </w:r>
      <w:r w:rsidRPr="006474C9">
        <w:tab/>
        <w:t>Contract Right or Government License that Authorizes Business Activity in Specific Geographic Area</w:t>
      </w:r>
    </w:p>
    <w:p w14:paraId="5F5EBD3E" w14:textId="77777777" w:rsidR="00A51417" w:rsidRPr="006474C9" w:rsidRDefault="00A51417" w:rsidP="00A51417">
      <w:pPr>
        <w:pStyle w:val="a0"/>
      </w:pPr>
      <w:r w:rsidRPr="006474C9">
        <w:t>a.</w:t>
      </w:r>
      <w:r w:rsidRPr="006474C9">
        <w:tab/>
        <w:t>In the case of a sale or exchange of intangible property where the property sold or exchanged is a contract right, government license or similar intangible property that authorizes the holder to conduct a business activity in a specific geographic area, the sale is assigned to a state if and to the extent that the intangible property is used or is authorized to be used within the state. If the intangible property is used or may be used only in this state, the taxpayer shall assign the sale to Louisiana.</w:t>
      </w:r>
      <w:r>
        <w:t xml:space="preserve"> </w:t>
      </w:r>
      <w:r w:rsidRPr="006474C9">
        <w:t>If the intangible</w:t>
      </w:r>
      <w:r>
        <w:t xml:space="preserve"> </w:t>
      </w:r>
      <w:r w:rsidRPr="006474C9">
        <w:t>property is used or is authorized to be used in Louisiana and one or more</w:t>
      </w:r>
      <w:r>
        <w:t xml:space="preserve"> </w:t>
      </w:r>
      <w:r w:rsidRPr="006474C9">
        <w:t xml:space="preserve">other states, the taxpayer shall assign the sale to Louisiana to the extent that the intangible property is used in or authorized for use in Louisiana through the means of a reasonable approximation. </w:t>
      </w:r>
    </w:p>
    <w:p w14:paraId="508ED8C0" w14:textId="77777777" w:rsidR="00A51417" w:rsidRPr="006474C9" w:rsidRDefault="00A51417" w:rsidP="00A51417">
      <w:pPr>
        <w:pStyle w:val="1"/>
      </w:pPr>
      <w:r w:rsidRPr="006474C9">
        <w:t>4.</w:t>
      </w:r>
      <w:r w:rsidRPr="006474C9">
        <w:tab/>
        <w:t>Excluded Sales</w:t>
      </w:r>
    </w:p>
    <w:p w14:paraId="131E26CD" w14:textId="77777777" w:rsidR="00A51417" w:rsidRPr="006474C9" w:rsidRDefault="00A51417" w:rsidP="00A51417">
      <w:pPr>
        <w:pStyle w:val="a0"/>
      </w:pPr>
      <w:r w:rsidRPr="006474C9">
        <w:t>a.</w:t>
      </w:r>
      <w:r w:rsidRPr="006474C9">
        <w:tab/>
        <w:t>Sales of intangible property not described by Paragraphs 2 and 3 of this Subsection shall be excluded from the numerator and the denominator of the sales factor.</w:t>
      </w:r>
      <w:r>
        <w:t xml:space="preserve"> </w:t>
      </w:r>
      <w:r w:rsidRPr="006474C9">
        <w:t>Excluded sales include, but are not</w:t>
      </w:r>
      <w:r w:rsidR="005848D8">
        <w:t xml:space="preserve"> </w:t>
      </w:r>
      <w:r w:rsidRPr="006474C9">
        <w:t>limited to, the sale of a partnership interest, the sale of business “goodwill,” the sale of an agreement not to compete, and sales of similar intangible property.</w:t>
      </w:r>
      <w:r>
        <w:t xml:space="preserve"> </w:t>
      </w:r>
    </w:p>
    <w:p w14:paraId="06C35347" w14:textId="77777777" w:rsidR="00A51417" w:rsidRPr="006474C9" w:rsidRDefault="00A51417" w:rsidP="00A51417">
      <w:pPr>
        <w:pStyle w:val="AuthorityNote"/>
      </w:pPr>
      <w:r w:rsidRPr="006474C9">
        <w:t>AUTHORITY NOTE:</w:t>
      </w:r>
      <w:r w:rsidRPr="006474C9">
        <w:tab/>
        <w:t>Promulgated in accordance with R.S. 47:1511 and R.S. 47:287.95.</w:t>
      </w:r>
    </w:p>
    <w:p w14:paraId="0E5E853E" w14:textId="77777777" w:rsidR="00A51417" w:rsidRPr="006474C9" w:rsidRDefault="00A51417" w:rsidP="00A51417">
      <w:pPr>
        <w:pStyle w:val="HistoricalNote"/>
      </w:pPr>
      <w:r w:rsidRPr="006474C9">
        <w:t>HISTORICAL NOTE:</w:t>
      </w:r>
      <w:r w:rsidRPr="006474C9">
        <w:tab/>
        <w:t>Promulgated by the Department of Revenue, LR 44:</w:t>
      </w:r>
      <w:r>
        <w:t>2218 (December 2018).</w:t>
      </w:r>
    </w:p>
    <w:p w14:paraId="5B2A42B6" w14:textId="77777777" w:rsidR="00A51417" w:rsidRPr="006474C9" w:rsidRDefault="00A51417" w:rsidP="00A51417">
      <w:pPr>
        <w:pStyle w:val="Section"/>
      </w:pPr>
      <w:bookmarkStart w:id="336" w:name="_Toc238197586"/>
      <w:r w:rsidRPr="006474C9">
        <w:t>§1136.</w:t>
      </w:r>
      <w:r w:rsidRPr="006474C9">
        <w:tab/>
        <w:t>Exclusion of Certain Sales of Tangible Personal Property from the Sales Factor</w:t>
      </w:r>
      <w:bookmarkEnd w:id="336"/>
    </w:p>
    <w:p w14:paraId="7F4E19E1" w14:textId="77777777" w:rsidR="00A51417" w:rsidRPr="006474C9" w:rsidRDefault="00A51417" w:rsidP="00A51417">
      <w:pPr>
        <w:pStyle w:val="A"/>
      </w:pPr>
      <w:r w:rsidRPr="006474C9">
        <w:t>A.</w:t>
      </w:r>
      <w:r w:rsidRPr="006474C9">
        <w:tab/>
        <w:t>General sourcing rule for sales of tangible personal property.</w:t>
      </w:r>
      <w:r>
        <w:t xml:space="preserve"> </w:t>
      </w:r>
      <w:r w:rsidRPr="006474C9">
        <w:t>Generally, for purposes of determining a taxpayer’s Louisiana Apportionment Percent, sales of tangible personal property are sourced to the location where the tangible personal property is ultimately received by the purchaser.</w:t>
      </w:r>
    </w:p>
    <w:p w14:paraId="7243BDCD" w14:textId="77777777" w:rsidR="00A51417" w:rsidRPr="006474C9" w:rsidRDefault="00A51417" w:rsidP="00A51417">
      <w:pPr>
        <w:pStyle w:val="A"/>
      </w:pPr>
      <w:r w:rsidRPr="006474C9">
        <w:t>B.</w:t>
      </w:r>
      <w:r w:rsidRPr="006474C9">
        <w:tab/>
        <w:t xml:space="preserve">Exclusion. Pursuant to R.S. 47:287.95(M), sales, including sales of tangible personal property, shall be </w:t>
      </w:r>
      <w:r w:rsidRPr="006474C9">
        <w:t>excluded from both the numerator and the denominator of the sales factor if either of the following conditions apply:</w:t>
      </w:r>
    </w:p>
    <w:p w14:paraId="2BD5656C" w14:textId="77777777" w:rsidR="00A51417" w:rsidRPr="006474C9" w:rsidRDefault="00A51417" w:rsidP="00A51417">
      <w:pPr>
        <w:pStyle w:val="1"/>
      </w:pPr>
      <w:r w:rsidRPr="006474C9">
        <w:t>1.</w:t>
      </w:r>
      <w:r w:rsidRPr="006474C9">
        <w:tab/>
        <w:t>the taxpayer is not taxable in a state to which a sale is assigned; or</w:t>
      </w:r>
    </w:p>
    <w:p w14:paraId="34A0B521" w14:textId="77777777" w:rsidR="00A51417" w:rsidRPr="006474C9" w:rsidRDefault="00A51417" w:rsidP="00A51417">
      <w:pPr>
        <w:pStyle w:val="1"/>
      </w:pPr>
      <w:r w:rsidRPr="006474C9">
        <w:t>2.</w:t>
      </w:r>
      <w:r w:rsidRPr="006474C9">
        <w:tab/>
        <w:t>the state of assignment cannot be determined or reasonably approximated pursuant to R.S. 47:287.95 and the regulations thereunder.</w:t>
      </w:r>
    </w:p>
    <w:p w14:paraId="1451851D" w14:textId="77777777" w:rsidR="00A51417" w:rsidRPr="006474C9" w:rsidRDefault="00A51417" w:rsidP="00A51417">
      <w:pPr>
        <w:pStyle w:val="A"/>
      </w:pPr>
      <w:r w:rsidRPr="006474C9">
        <w:t>C.</w:t>
      </w:r>
      <w:r w:rsidRPr="006474C9">
        <w:tab/>
        <w:t>Taxable in Another State.</w:t>
      </w:r>
      <w:r>
        <w:t xml:space="preserve"> </w:t>
      </w:r>
      <w:r w:rsidRPr="006474C9">
        <w:t xml:space="preserve">A taxpayer is taxable within another state if it meets either one of two tests: </w:t>
      </w:r>
    </w:p>
    <w:p w14:paraId="166C6003" w14:textId="77777777" w:rsidR="00A51417" w:rsidRPr="006474C9" w:rsidRDefault="00A51417" w:rsidP="00A51417">
      <w:pPr>
        <w:pStyle w:val="1"/>
      </w:pPr>
      <w:r w:rsidRPr="006474C9">
        <w:t>1.</w:t>
      </w:r>
      <w:r w:rsidRPr="006474C9">
        <w:tab/>
        <w:t xml:space="preserve">by reason of business activity in another state, the taxpayer is subject to one of the following types of taxes: A net income tax, a franchise tax measured by net income, a franchise tax for the privilege of doing business, or a corporate stock tax; or </w:t>
      </w:r>
    </w:p>
    <w:p w14:paraId="56AC0896" w14:textId="77777777" w:rsidR="00A51417" w:rsidRPr="006474C9" w:rsidRDefault="00A51417" w:rsidP="00A51417">
      <w:pPr>
        <w:pStyle w:val="1"/>
      </w:pPr>
      <w:r w:rsidRPr="006474C9">
        <w:t>2.</w:t>
      </w:r>
      <w:r w:rsidRPr="006474C9">
        <w:tab/>
        <w:t>by reason of such business activity, another state has jurisdiction to subject the taxpayer to a net income tax, regardless of whether or not the state imposes such a tax on the taxpayer.</w:t>
      </w:r>
      <w:r>
        <w:t xml:space="preserve"> </w:t>
      </w:r>
    </w:p>
    <w:p w14:paraId="20D256DC" w14:textId="77777777" w:rsidR="00A51417" w:rsidRPr="006474C9" w:rsidRDefault="00A51417" w:rsidP="00A51417">
      <w:pPr>
        <w:pStyle w:val="A"/>
      </w:pPr>
      <w:r w:rsidRPr="006474C9">
        <w:t>D.</w:t>
      </w:r>
      <w:r w:rsidRPr="006474C9">
        <w:tab/>
        <w:t>State.</w:t>
      </w:r>
      <w:r>
        <w:t xml:space="preserve"> </w:t>
      </w:r>
      <w:r w:rsidRPr="006474C9">
        <w:t>Fo</w:t>
      </w:r>
      <w:r>
        <w:t xml:space="preserve">r purposes of this regulation, </w:t>
      </w:r>
      <w:r w:rsidRPr="00032467">
        <w:rPr>
          <w:i/>
        </w:rPr>
        <w:t>state</w:t>
      </w:r>
      <w:r w:rsidRPr="006474C9">
        <w:t xml:space="preserve"> means a State of the United States, the District of Columbia, Puerto Rico, the United States Virgin Islands, or any territory or insular possession subject to the jurisdiction of the United States.</w:t>
      </w:r>
    </w:p>
    <w:p w14:paraId="405AECC5" w14:textId="77777777" w:rsidR="00A51417" w:rsidRPr="006474C9" w:rsidRDefault="00A51417" w:rsidP="00A51417">
      <w:pPr>
        <w:pStyle w:val="A"/>
      </w:pPr>
      <w:r w:rsidRPr="006474C9">
        <w:t>E.</w:t>
      </w:r>
      <w:r w:rsidRPr="006474C9">
        <w:tab/>
        <w:t>Reasonable Approximation, Generally.</w:t>
      </w:r>
      <w:r>
        <w:t xml:space="preserve"> </w:t>
      </w:r>
      <w:r w:rsidRPr="006474C9">
        <w:t xml:space="preserve">In a case in which a taxpayer cannot ascertain the state or states to which sales are to be assigned pursuant to the applicable rules set forth in this regulation, (including through the use of a method of reasonable approximation, where relevant) using a reasonable amount of effort undertaken in good faith, the receipts must be excluded from the numerator and denominator of the taxpayer’s sales factor pursuant to R.S. 47:287.95(M). </w:t>
      </w:r>
    </w:p>
    <w:p w14:paraId="7B3A19E7" w14:textId="77777777" w:rsidR="00A51417" w:rsidRPr="006474C9" w:rsidRDefault="00A51417" w:rsidP="00A51417">
      <w:pPr>
        <w:pStyle w:val="A"/>
      </w:pPr>
      <w:r w:rsidRPr="006474C9">
        <w:t>F.</w:t>
      </w:r>
      <w:r w:rsidRPr="006474C9">
        <w:tab/>
        <w:t>Rules of Reasonable Approximation</w:t>
      </w:r>
    </w:p>
    <w:p w14:paraId="7F00B909" w14:textId="77777777" w:rsidR="00A51417" w:rsidRPr="006474C9" w:rsidRDefault="00A51417" w:rsidP="00A51417">
      <w:pPr>
        <w:pStyle w:val="1"/>
      </w:pPr>
      <w:r w:rsidRPr="006474C9">
        <w:t>1.</w:t>
      </w:r>
      <w:r w:rsidRPr="006474C9">
        <w:tab/>
        <w:t xml:space="preserve">Approximation Based Upon Known Sales. In an instance where, applying the applicable rules set forth for sales of tangible personal property, a taxpayer can ascertain the state or states of assignment of a substantial portion of its sales from sales of substantially similar tangible personal property, (assigned sales), but not all of those sales, and the taxpayer reasonably believes, based on all available information, that the geographic distribution of some or all of the remainder of those sales generally tracks that of the assigned sales, it shall include those sales which it believes tracks the geographic distribution of the assigned sales in its sales factor in the same proportion as its assigned sales. </w:t>
      </w:r>
    </w:p>
    <w:p w14:paraId="59C793DE" w14:textId="77777777" w:rsidR="00A51417" w:rsidRPr="006474C9" w:rsidRDefault="00A51417" w:rsidP="00A51417">
      <w:pPr>
        <w:pStyle w:val="1"/>
      </w:pPr>
      <w:r w:rsidRPr="006474C9">
        <w:t>2.</w:t>
      </w:r>
      <w:r w:rsidRPr="006474C9">
        <w:tab/>
        <w:t xml:space="preserve">Related-Party Transactions―Information Imputed from Customer to Taxpayer. Where a taxpayer has sales subject to this regulation from transactions with a related-party customer, information that the customer has that is relevant to the sourcing of receipts from these transactions is imputed to the taxpayer. </w:t>
      </w:r>
    </w:p>
    <w:p w14:paraId="58808064" w14:textId="77777777" w:rsidR="00A51417" w:rsidRPr="006474C9" w:rsidRDefault="00A51417" w:rsidP="00A51417">
      <w:pPr>
        <w:pStyle w:val="1"/>
      </w:pPr>
      <w:r w:rsidRPr="006474C9">
        <w:t>3.</w:t>
      </w:r>
      <w:r w:rsidRPr="006474C9">
        <w:tab/>
        <w:t>Approximation Based on Place of Sale.</w:t>
      </w:r>
      <w:r>
        <w:t xml:space="preserve"> </w:t>
      </w:r>
      <w:r w:rsidRPr="006474C9">
        <w:t xml:space="preserve">In an instance in which the state or states where tangible personal property is actually received cannot be determined, but the </w:t>
      </w:r>
      <w:r w:rsidRPr="006474C9">
        <w:lastRenderedPageBreak/>
        <w:t xml:space="preserve">taxpayer has sufficient information regarding the place of sale from which it can reasonably approximate the state or states where the tangible personal property is received, the taxpayer shall reasonably approximate such state or states as the place of sale. </w:t>
      </w:r>
    </w:p>
    <w:p w14:paraId="54CA66E0" w14:textId="77777777" w:rsidR="00A51417" w:rsidRPr="006474C9" w:rsidRDefault="00A51417" w:rsidP="00A51417">
      <w:pPr>
        <w:pStyle w:val="AuthorityNote"/>
      </w:pPr>
      <w:r w:rsidRPr="006474C9">
        <w:t>AUTHORITY NOTE:</w:t>
      </w:r>
      <w:r w:rsidRPr="006474C9">
        <w:tab/>
        <w:t>Promulgated in accordance with R.S. 47:1511 and R.S. 47:287.95.</w:t>
      </w:r>
    </w:p>
    <w:p w14:paraId="73D98473" w14:textId="77777777" w:rsidR="00A51417" w:rsidRPr="006474C9" w:rsidRDefault="00A51417" w:rsidP="00A51417">
      <w:pPr>
        <w:pStyle w:val="HistoricalNote"/>
      </w:pPr>
      <w:r w:rsidRPr="006474C9">
        <w:t>HISTORICAL NOTE:</w:t>
      </w:r>
      <w:r w:rsidRPr="006474C9">
        <w:tab/>
        <w:t>Promulgated by the Department of Revenue, LR 44:</w:t>
      </w:r>
      <w:r>
        <w:t>2221 (December 2018).</w:t>
      </w:r>
    </w:p>
    <w:p w14:paraId="7ABB3140" w14:textId="77777777" w:rsidR="000A70F9" w:rsidRDefault="000A70F9" w:rsidP="004859F5">
      <w:pPr>
        <w:pStyle w:val="Section"/>
        <w:spacing w:after="80"/>
      </w:pPr>
      <w:bookmarkStart w:id="337" w:name="_Toc238197587"/>
      <w:r>
        <w:t>§1137.</w:t>
      </w:r>
      <w:r>
        <w:tab/>
        <w:t>Exceptions to Taxable Year of Inclusion; Taxable Year Deductions Taken</w:t>
      </w:r>
      <w:bookmarkEnd w:id="329"/>
      <w:bookmarkEnd w:id="330"/>
      <w:bookmarkEnd w:id="331"/>
      <w:bookmarkEnd w:id="332"/>
      <w:bookmarkEnd w:id="333"/>
      <w:bookmarkEnd w:id="334"/>
      <w:bookmarkEnd w:id="337"/>
    </w:p>
    <w:p w14:paraId="7A5D5FA7" w14:textId="77777777" w:rsidR="000A70F9" w:rsidRDefault="000A70F9" w:rsidP="004859F5">
      <w:pPr>
        <w:pStyle w:val="A"/>
        <w:spacing w:after="80"/>
      </w:pPr>
      <w:r>
        <w:t>A.</w:t>
      </w:r>
      <w:r>
        <w:tab/>
        <w:t>Improperly Reported Item of Income. R.S. 47:287.442(A) does not relieve a taxpayer of the responsibility of filing a true and correct return and immediately correcting any errors which are discovered after the return is filed. If an error is discovered, it is the obligation of the taxpayer to file promptly an amended return reflecting the correct tax liability. The purpose of R.S. 47:287.442(A), so far as it deals with improperly reported items of income, is to preclude a taxpayer's being required to pay again on an item of income which has borne tax in full previously, even though for a period in which it was not properly reportable. An item of income will be deemed to have previously borne tax in full if the item, when multiplied by the lowest tax rate applicable to the taxpayer, results in a tax not less than the amount of tax actually paid on the return. If the item has not previously borne tax in full, R.S. 47:287.442(A) is not applicable to that portion of the item which has not previously borne tax. That portion, which shall be the difference between the item of income and the taxable balance of net income, shall be reported as income during the year it was properly reportable.</w:t>
      </w:r>
    </w:p>
    <w:p w14:paraId="6B2B9029" w14:textId="77777777" w:rsidR="000A70F9" w:rsidRDefault="000A70F9" w:rsidP="0089265D">
      <w:pPr>
        <w:pStyle w:val="A"/>
      </w:pPr>
      <w:r>
        <w:t>B.</w:t>
      </w:r>
      <w:r>
        <w:tab/>
        <w:t>Example: The ABC Corporation, by mistake, reported on its 1982 income tax return an item of accrued interest in the amount of $5,000 which was properly reportable in 1983. It paid the Louisiana income tax shown to be due on the return. The company never discovered its error. In 1987, the secretary discovers the error. The return for 1982 shows the following.</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FFFFFF"/>
        </w:tblBorders>
        <w:tblLayout w:type="fixed"/>
        <w:tblCellMar>
          <w:left w:w="115" w:type="dxa"/>
          <w:right w:w="115" w:type="dxa"/>
        </w:tblCellMar>
        <w:tblLook w:val="0000" w:firstRow="0" w:lastRow="0" w:firstColumn="0" w:lastColumn="0" w:noHBand="0" w:noVBand="0"/>
      </w:tblPr>
      <w:tblGrid>
        <w:gridCol w:w="3968"/>
        <w:gridCol w:w="313"/>
        <w:gridCol w:w="630"/>
      </w:tblGrid>
      <w:tr w:rsidR="000A70F9" w14:paraId="55120759" w14:textId="77777777" w:rsidTr="0089265D">
        <w:trPr>
          <w:cantSplit/>
          <w:jc w:val="center"/>
        </w:trPr>
        <w:tc>
          <w:tcPr>
            <w:tcW w:w="3968" w:type="dxa"/>
          </w:tcPr>
          <w:p w14:paraId="014676E6" w14:textId="77777777" w:rsidR="000A70F9" w:rsidRDefault="000A70F9">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Accrued interest</w:t>
            </w:r>
          </w:p>
        </w:tc>
        <w:tc>
          <w:tcPr>
            <w:tcW w:w="313" w:type="dxa"/>
          </w:tcPr>
          <w:p w14:paraId="074C0EBB" w14:textId="77777777" w:rsidR="000A70F9" w:rsidRDefault="000A70F9">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p>
        </w:tc>
        <w:tc>
          <w:tcPr>
            <w:tcW w:w="630" w:type="dxa"/>
          </w:tcPr>
          <w:p w14:paraId="0BDDBFC1" w14:textId="77777777" w:rsidR="000A70F9" w:rsidRDefault="000A70F9" w:rsidP="0089265D">
            <w:pPr>
              <w:keepNext/>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5"/>
              <w:jc w:val="right"/>
              <w:rPr>
                <w:kern w:val="2"/>
                <w:sz w:val="16"/>
              </w:rPr>
            </w:pPr>
            <w:r>
              <w:rPr>
                <w:kern w:val="2"/>
                <w:sz w:val="16"/>
              </w:rPr>
              <w:t>5,000</w:t>
            </w:r>
          </w:p>
        </w:tc>
      </w:tr>
      <w:tr w:rsidR="000A70F9" w14:paraId="073563F7" w14:textId="77777777" w:rsidTr="0089265D">
        <w:trPr>
          <w:cantSplit/>
          <w:jc w:val="center"/>
        </w:trPr>
        <w:tc>
          <w:tcPr>
            <w:tcW w:w="3968" w:type="dxa"/>
          </w:tcPr>
          <w:p w14:paraId="2FB0B451"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Income from operations</w:t>
            </w:r>
          </w:p>
        </w:tc>
        <w:tc>
          <w:tcPr>
            <w:tcW w:w="313" w:type="dxa"/>
          </w:tcPr>
          <w:p w14:paraId="29025474"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p>
        </w:tc>
        <w:tc>
          <w:tcPr>
            <w:tcW w:w="630" w:type="dxa"/>
          </w:tcPr>
          <w:p w14:paraId="596EB57D" w14:textId="77777777" w:rsidR="000A70F9" w:rsidRDefault="000A70F9" w:rsidP="0089265D">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5"/>
              <w:jc w:val="right"/>
              <w:rPr>
                <w:kern w:val="2"/>
                <w:sz w:val="16"/>
              </w:rPr>
            </w:pPr>
            <w:r>
              <w:rPr>
                <w:kern w:val="2"/>
                <w:sz w:val="16"/>
              </w:rPr>
              <w:t>20,000</w:t>
            </w:r>
          </w:p>
        </w:tc>
      </w:tr>
      <w:tr w:rsidR="000A70F9" w14:paraId="1D8D6D7A" w14:textId="77777777" w:rsidTr="0089265D">
        <w:trPr>
          <w:cantSplit/>
          <w:jc w:val="center"/>
        </w:trPr>
        <w:tc>
          <w:tcPr>
            <w:tcW w:w="3968" w:type="dxa"/>
          </w:tcPr>
          <w:p w14:paraId="2648AF42"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Total income</w:t>
            </w:r>
          </w:p>
        </w:tc>
        <w:tc>
          <w:tcPr>
            <w:tcW w:w="313" w:type="dxa"/>
          </w:tcPr>
          <w:p w14:paraId="4D78371D"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p>
        </w:tc>
        <w:tc>
          <w:tcPr>
            <w:tcW w:w="630" w:type="dxa"/>
          </w:tcPr>
          <w:p w14:paraId="17E73FF6" w14:textId="77777777" w:rsidR="000A70F9" w:rsidRDefault="000A70F9" w:rsidP="0089265D">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5"/>
              <w:jc w:val="right"/>
              <w:rPr>
                <w:kern w:val="2"/>
                <w:sz w:val="16"/>
              </w:rPr>
            </w:pPr>
            <w:r>
              <w:rPr>
                <w:kern w:val="2"/>
                <w:sz w:val="16"/>
              </w:rPr>
              <w:t>25,000</w:t>
            </w:r>
          </w:p>
        </w:tc>
      </w:tr>
      <w:tr w:rsidR="000A70F9" w14:paraId="1E0447AE" w14:textId="77777777" w:rsidTr="0089265D">
        <w:trPr>
          <w:cantSplit/>
          <w:jc w:val="center"/>
        </w:trPr>
        <w:tc>
          <w:tcPr>
            <w:tcW w:w="3968" w:type="dxa"/>
          </w:tcPr>
          <w:p w14:paraId="55ADA222"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Less total authorized deductions</w:t>
            </w:r>
          </w:p>
        </w:tc>
        <w:tc>
          <w:tcPr>
            <w:tcW w:w="313" w:type="dxa"/>
          </w:tcPr>
          <w:p w14:paraId="0131D0C4"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p>
        </w:tc>
        <w:tc>
          <w:tcPr>
            <w:tcW w:w="630" w:type="dxa"/>
          </w:tcPr>
          <w:p w14:paraId="6F229D95" w14:textId="77777777" w:rsidR="000A70F9" w:rsidRDefault="000A70F9" w:rsidP="0089265D">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5"/>
              <w:jc w:val="right"/>
              <w:rPr>
                <w:kern w:val="2"/>
                <w:sz w:val="16"/>
              </w:rPr>
            </w:pPr>
            <w:r>
              <w:rPr>
                <w:kern w:val="2"/>
                <w:sz w:val="16"/>
              </w:rPr>
              <w:t>21,000</w:t>
            </w:r>
          </w:p>
        </w:tc>
      </w:tr>
      <w:tr w:rsidR="000A70F9" w14:paraId="30E6D1C1" w14:textId="77777777" w:rsidTr="0089265D">
        <w:trPr>
          <w:cantSplit/>
          <w:jc w:val="center"/>
        </w:trPr>
        <w:tc>
          <w:tcPr>
            <w:tcW w:w="3968" w:type="dxa"/>
          </w:tcPr>
          <w:p w14:paraId="253EA878"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Taxable income</w:t>
            </w:r>
          </w:p>
        </w:tc>
        <w:tc>
          <w:tcPr>
            <w:tcW w:w="313" w:type="dxa"/>
          </w:tcPr>
          <w:p w14:paraId="6FD1B74B"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p>
        </w:tc>
        <w:tc>
          <w:tcPr>
            <w:tcW w:w="630" w:type="dxa"/>
          </w:tcPr>
          <w:p w14:paraId="5B719ED2" w14:textId="77777777" w:rsidR="000A70F9" w:rsidRDefault="000A70F9" w:rsidP="0089265D">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5"/>
              <w:jc w:val="right"/>
              <w:rPr>
                <w:kern w:val="2"/>
                <w:sz w:val="16"/>
              </w:rPr>
            </w:pPr>
            <w:r>
              <w:rPr>
                <w:kern w:val="2"/>
                <w:sz w:val="16"/>
              </w:rPr>
              <w:t>4,000</w:t>
            </w:r>
          </w:p>
        </w:tc>
      </w:tr>
      <w:tr w:rsidR="000A70F9" w14:paraId="6845A0D5" w14:textId="77777777" w:rsidTr="0089265D">
        <w:trPr>
          <w:cantSplit/>
          <w:jc w:val="center"/>
        </w:trPr>
        <w:tc>
          <w:tcPr>
            <w:tcW w:w="3968" w:type="dxa"/>
          </w:tcPr>
          <w:p w14:paraId="2209AF6F"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Tax per return</w:t>
            </w:r>
          </w:p>
        </w:tc>
        <w:tc>
          <w:tcPr>
            <w:tcW w:w="313" w:type="dxa"/>
          </w:tcPr>
          <w:p w14:paraId="689BF263"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p>
        </w:tc>
        <w:tc>
          <w:tcPr>
            <w:tcW w:w="630" w:type="dxa"/>
          </w:tcPr>
          <w:p w14:paraId="41AEC197" w14:textId="77777777" w:rsidR="000A70F9" w:rsidRDefault="000A70F9" w:rsidP="0089265D">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5"/>
              <w:jc w:val="right"/>
              <w:rPr>
                <w:kern w:val="2"/>
                <w:sz w:val="16"/>
              </w:rPr>
            </w:pPr>
            <w:r>
              <w:rPr>
                <w:kern w:val="2"/>
                <w:sz w:val="16"/>
              </w:rPr>
              <w:t>160</w:t>
            </w:r>
          </w:p>
        </w:tc>
      </w:tr>
      <w:tr w:rsidR="000A70F9" w14:paraId="4AD3884B" w14:textId="77777777" w:rsidTr="0089265D">
        <w:trPr>
          <w:cantSplit/>
          <w:jc w:val="center"/>
        </w:trPr>
        <w:tc>
          <w:tcPr>
            <w:tcW w:w="4911" w:type="dxa"/>
            <w:gridSpan w:val="3"/>
          </w:tcPr>
          <w:p w14:paraId="5238098F" w14:textId="77777777" w:rsidR="000A70F9" w:rsidRDefault="000A70F9" w:rsidP="0089265D">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5"/>
              <w:rPr>
                <w:kern w:val="2"/>
                <w:sz w:val="16"/>
              </w:rPr>
            </w:pPr>
            <w:r>
              <w:rPr>
                <w:kern w:val="2"/>
                <w:sz w:val="16"/>
              </w:rPr>
              <w:t>Computation to determine if item has borne tax in full:</w:t>
            </w:r>
          </w:p>
        </w:tc>
      </w:tr>
      <w:tr w:rsidR="000A70F9" w14:paraId="353D0B79" w14:textId="77777777" w:rsidTr="0089265D">
        <w:trPr>
          <w:cantSplit/>
          <w:jc w:val="center"/>
        </w:trPr>
        <w:tc>
          <w:tcPr>
            <w:tcW w:w="3968" w:type="dxa"/>
          </w:tcPr>
          <w:p w14:paraId="30207AD1"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Amount improperly reported</w:t>
            </w:r>
          </w:p>
        </w:tc>
        <w:tc>
          <w:tcPr>
            <w:tcW w:w="313" w:type="dxa"/>
          </w:tcPr>
          <w:p w14:paraId="69146809"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p>
        </w:tc>
        <w:tc>
          <w:tcPr>
            <w:tcW w:w="630" w:type="dxa"/>
          </w:tcPr>
          <w:p w14:paraId="4EE7FF61" w14:textId="77777777" w:rsidR="000A70F9" w:rsidRDefault="000A70F9" w:rsidP="0089265D">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5"/>
              <w:jc w:val="right"/>
              <w:rPr>
                <w:kern w:val="2"/>
                <w:sz w:val="16"/>
              </w:rPr>
            </w:pPr>
            <w:r>
              <w:rPr>
                <w:kern w:val="2"/>
                <w:sz w:val="16"/>
              </w:rPr>
              <w:t>5,000</w:t>
            </w:r>
          </w:p>
        </w:tc>
      </w:tr>
      <w:tr w:rsidR="000A70F9" w14:paraId="2E54FA99" w14:textId="77777777" w:rsidTr="0089265D">
        <w:trPr>
          <w:cantSplit/>
          <w:jc w:val="center"/>
        </w:trPr>
        <w:tc>
          <w:tcPr>
            <w:tcW w:w="3968" w:type="dxa"/>
          </w:tcPr>
          <w:p w14:paraId="01EDF5A1"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Tax at lowest rate of taxpayer</w:t>
            </w:r>
          </w:p>
        </w:tc>
        <w:tc>
          <w:tcPr>
            <w:tcW w:w="313" w:type="dxa"/>
          </w:tcPr>
          <w:p w14:paraId="20F4DEB5"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p>
        </w:tc>
        <w:tc>
          <w:tcPr>
            <w:tcW w:w="630" w:type="dxa"/>
          </w:tcPr>
          <w:p w14:paraId="6D108897" w14:textId="77777777" w:rsidR="000A70F9" w:rsidRDefault="000A70F9" w:rsidP="0089265D">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5"/>
              <w:jc w:val="right"/>
              <w:rPr>
                <w:kern w:val="2"/>
                <w:sz w:val="16"/>
              </w:rPr>
            </w:pPr>
            <w:r>
              <w:rPr>
                <w:kern w:val="2"/>
                <w:sz w:val="16"/>
              </w:rPr>
              <w:t>200</w:t>
            </w:r>
          </w:p>
        </w:tc>
      </w:tr>
      <w:tr w:rsidR="000A70F9" w14:paraId="431BFF22" w14:textId="77777777" w:rsidTr="0089265D">
        <w:trPr>
          <w:cantSplit/>
          <w:jc w:val="center"/>
        </w:trPr>
        <w:tc>
          <w:tcPr>
            <w:tcW w:w="3968" w:type="dxa"/>
          </w:tcPr>
          <w:p w14:paraId="0D1E8F3C"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Tax paid</w:t>
            </w:r>
          </w:p>
        </w:tc>
        <w:tc>
          <w:tcPr>
            <w:tcW w:w="313" w:type="dxa"/>
          </w:tcPr>
          <w:p w14:paraId="6869A77E"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p>
        </w:tc>
        <w:tc>
          <w:tcPr>
            <w:tcW w:w="630" w:type="dxa"/>
          </w:tcPr>
          <w:p w14:paraId="384B7D8B" w14:textId="77777777" w:rsidR="000A70F9" w:rsidRDefault="000A70F9" w:rsidP="0089265D">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5"/>
              <w:jc w:val="right"/>
              <w:rPr>
                <w:kern w:val="2"/>
                <w:sz w:val="16"/>
              </w:rPr>
            </w:pPr>
            <w:r>
              <w:rPr>
                <w:kern w:val="2"/>
                <w:sz w:val="16"/>
              </w:rPr>
              <w:t>160</w:t>
            </w:r>
          </w:p>
        </w:tc>
      </w:tr>
      <w:tr w:rsidR="000A70F9" w14:paraId="007739BA" w14:textId="77777777" w:rsidTr="0089265D">
        <w:trPr>
          <w:cantSplit/>
          <w:jc w:val="center"/>
        </w:trPr>
        <w:tc>
          <w:tcPr>
            <w:tcW w:w="3968" w:type="dxa"/>
          </w:tcPr>
          <w:p w14:paraId="241799B0"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Amount of tax unpaid</w:t>
            </w:r>
          </w:p>
        </w:tc>
        <w:tc>
          <w:tcPr>
            <w:tcW w:w="313" w:type="dxa"/>
          </w:tcPr>
          <w:p w14:paraId="386FC2B7"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p>
        </w:tc>
        <w:tc>
          <w:tcPr>
            <w:tcW w:w="630" w:type="dxa"/>
          </w:tcPr>
          <w:p w14:paraId="328DAECA" w14:textId="77777777" w:rsidR="000A70F9" w:rsidRDefault="000A70F9" w:rsidP="0089265D">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5"/>
              <w:jc w:val="right"/>
              <w:rPr>
                <w:kern w:val="2"/>
                <w:sz w:val="16"/>
              </w:rPr>
            </w:pPr>
            <w:r>
              <w:rPr>
                <w:kern w:val="2"/>
                <w:sz w:val="16"/>
              </w:rPr>
              <w:t>40</w:t>
            </w:r>
          </w:p>
        </w:tc>
      </w:tr>
      <w:tr w:rsidR="000A70F9" w14:paraId="6906BDC1" w14:textId="77777777" w:rsidTr="0089265D">
        <w:trPr>
          <w:cantSplit/>
          <w:jc w:val="center"/>
        </w:trPr>
        <w:tc>
          <w:tcPr>
            <w:tcW w:w="4911" w:type="dxa"/>
            <w:gridSpan w:val="3"/>
          </w:tcPr>
          <w:p w14:paraId="78EE4CD7" w14:textId="77777777" w:rsidR="000A70F9" w:rsidRDefault="000A70F9" w:rsidP="0089265D">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5"/>
              <w:rPr>
                <w:kern w:val="2"/>
                <w:sz w:val="16"/>
              </w:rPr>
            </w:pPr>
            <w:r>
              <w:rPr>
                <w:kern w:val="2"/>
                <w:sz w:val="16"/>
              </w:rPr>
              <w:t>Computation of portion of item to be reported in 1983:</w:t>
            </w:r>
          </w:p>
        </w:tc>
      </w:tr>
      <w:tr w:rsidR="000A70F9" w14:paraId="687E715A" w14:textId="77777777" w:rsidTr="0089265D">
        <w:trPr>
          <w:cantSplit/>
          <w:jc w:val="center"/>
        </w:trPr>
        <w:tc>
          <w:tcPr>
            <w:tcW w:w="3968" w:type="dxa"/>
          </w:tcPr>
          <w:p w14:paraId="42AA7ED6"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Improperly reported item</w:t>
            </w:r>
          </w:p>
        </w:tc>
        <w:tc>
          <w:tcPr>
            <w:tcW w:w="313" w:type="dxa"/>
          </w:tcPr>
          <w:p w14:paraId="21D0BCE6"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p>
        </w:tc>
        <w:tc>
          <w:tcPr>
            <w:tcW w:w="630" w:type="dxa"/>
          </w:tcPr>
          <w:p w14:paraId="5FEB7F45" w14:textId="77777777" w:rsidR="000A70F9" w:rsidRDefault="000A70F9" w:rsidP="0089265D">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5"/>
              <w:jc w:val="right"/>
              <w:rPr>
                <w:kern w:val="2"/>
                <w:sz w:val="16"/>
              </w:rPr>
            </w:pPr>
            <w:r>
              <w:rPr>
                <w:kern w:val="2"/>
                <w:sz w:val="16"/>
              </w:rPr>
              <w:t>5,000</w:t>
            </w:r>
          </w:p>
        </w:tc>
      </w:tr>
      <w:tr w:rsidR="000A70F9" w14:paraId="2123C71F" w14:textId="77777777" w:rsidTr="0089265D">
        <w:trPr>
          <w:cantSplit/>
          <w:jc w:val="center"/>
        </w:trPr>
        <w:tc>
          <w:tcPr>
            <w:tcW w:w="3968" w:type="dxa"/>
          </w:tcPr>
          <w:p w14:paraId="55CF6A21"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Taxable balance of net income in 1982</w:t>
            </w:r>
          </w:p>
        </w:tc>
        <w:tc>
          <w:tcPr>
            <w:tcW w:w="313" w:type="dxa"/>
          </w:tcPr>
          <w:p w14:paraId="11274510"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p>
        </w:tc>
        <w:tc>
          <w:tcPr>
            <w:tcW w:w="630" w:type="dxa"/>
          </w:tcPr>
          <w:p w14:paraId="2A913ED2" w14:textId="77777777" w:rsidR="000A70F9" w:rsidRDefault="000A70F9" w:rsidP="0089265D">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5"/>
              <w:jc w:val="right"/>
              <w:rPr>
                <w:kern w:val="2"/>
                <w:sz w:val="16"/>
              </w:rPr>
            </w:pPr>
            <w:r>
              <w:rPr>
                <w:kern w:val="2"/>
                <w:sz w:val="16"/>
              </w:rPr>
              <w:t>4,000</w:t>
            </w:r>
          </w:p>
        </w:tc>
      </w:tr>
      <w:tr w:rsidR="000A70F9" w14:paraId="6693CFB1" w14:textId="77777777" w:rsidTr="0089265D">
        <w:trPr>
          <w:cantSplit/>
          <w:jc w:val="center"/>
        </w:trPr>
        <w:tc>
          <w:tcPr>
            <w:tcW w:w="3968" w:type="dxa"/>
          </w:tcPr>
          <w:p w14:paraId="749AB904"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Portion of item to be reported</w:t>
            </w:r>
          </w:p>
        </w:tc>
        <w:tc>
          <w:tcPr>
            <w:tcW w:w="313" w:type="dxa"/>
          </w:tcPr>
          <w:p w14:paraId="6EB8B69A"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p>
        </w:tc>
        <w:tc>
          <w:tcPr>
            <w:tcW w:w="630" w:type="dxa"/>
          </w:tcPr>
          <w:p w14:paraId="3F421E5E" w14:textId="77777777" w:rsidR="000A70F9" w:rsidRDefault="000A70F9" w:rsidP="0089265D">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5"/>
              <w:jc w:val="right"/>
              <w:rPr>
                <w:kern w:val="2"/>
                <w:sz w:val="16"/>
              </w:rPr>
            </w:pPr>
            <w:r>
              <w:rPr>
                <w:kern w:val="2"/>
                <w:sz w:val="16"/>
              </w:rPr>
              <w:t>1,000</w:t>
            </w:r>
          </w:p>
        </w:tc>
      </w:tr>
    </w:tbl>
    <w:p w14:paraId="4F93A772" w14:textId="77777777" w:rsidR="0051585C" w:rsidRPr="0051585C" w:rsidRDefault="0051585C" w:rsidP="00DA51BB">
      <w:pPr>
        <w:pStyle w:val="AuthorityNote"/>
        <w:rPr>
          <w:sz w:val="20"/>
        </w:rPr>
      </w:pPr>
    </w:p>
    <w:p w14:paraId="6E8B9AB3" w14:textId="77777777" w:rsidR="000A70F9" w:rsidRDefault="000A70F9" w:rsidP="00DA51BB">
      <w:pPr>
        <w:pStyle w:val="AuthorityNote"/>
      </w:pPr>
      <w:r>
        <w:t>AUTHORITY NOTE:</w:t>
      </w:r>
      <w:r>
        <w:tab/>
        <w:t>Promulgated in accordance with R.S. 47:287.442.</w:t>
      </w:r>
    </w:p>
    <w:p w14:paraId="7CBAC081" w14:textId="77777777" w:rsidR="000A70F9" w:rsidRDefault="000A70F9">
      <w:pPr>
        <w:pStyle w:val="HistoricalNote"/>
      </w:pPr>
      <w:r>
        <w:t>HISTORICAL NOTE:</w:t>
      </w:r>
      <w:r>
        <w:tab/>
        <w:t>Promulgated by the Department of Revenue and Taxation, Income Tax Section, LR 14:108 (February 1988), repromulgated by the Department of Revenue, Policy Services Division, LR 30:484 (March 2004).</w:t>
      </w:r>
    </w:p>
    <w:p w14:paraId="23782241" w14:textId="77777777" w:rsidR="000A70F9" w:rsidRDefault="000A70F9">
      <w:pPr>
        <w:pStyle w:val="Section"/>
      </w:pPr>
      <w:bookmarkStart w:id="338" w:name="_Toc233690031"/>
      <w:bookmarkStart w:id="339" w:name="_Toc234030617"/>
      <w:bookmarkStart w:id="340" w:name="_Toc243721234"/>
      <w:bookmarkStart w:id="341" w:name="_Toc259619467"/>
      <w:bookmarkStart w:id="342" w:name="_Toc262718554"/>
      <w:bookmarkStart w:id="343" w:name="_Toc275165324"/>
      <w:bookmarkStart w:id="344" w:name="_Toc238197588"/>
      <w:r>
        <w:t>§1140.</w:t>
      </w:r>
      <w:r>
        <w:tab/>
        <w:t>Exemption from Tax on Corporations</w:t>
      </w:r>
      <w:bookmarkEnd w:id="338"/>
      <w:bookmarkEnd w:id="339"/>
      <w:bookmarkEnd w:id="340"/>
      <w:bookmarkEnd w:id="341"/>
      <w:bookmarkEnd w:id="342"/>
      <w:bookmarkEnd w:id="343"/>
      <w:bookmarkEnd w:id="344"/>
    </w:p>
    <w:p w14:paraId="52C6E829" w14:textId="77777777" w:rsidR="004E2475" w:rsidRDefault="004E2475" w:rsidP="004E2475">
      <w:pPr>
        <w:pStyle w:val="A"/>
      </w:pPr>
      <w:r w:rsidRPr="00595A62">
        <w:t>A.</w:t>
      </w:r>
      <w:r w:rsidRPr="00595A62">
        <w:tab/>
        <w:t>Generally, organizations meeting the qualifications included under I.R.C. Sections 501 and 401(a) are exempt from federal and Louisiana income tax liability.</w:t>
      </w:r>
    </w:p>
    <w:p w14:paraId="33C550DA" w14:textId="77777777" w:rsidR="004E2475" w:rsidRDefault="004E2475" w:rsidP="004E2475">
      <w:pPr>
        <w:pStyle w:val="A"/>
      </w:pPr>
      <w:r w:rsidRPr="00595A62">
        <w:t>B.</w:t>
      </w:r>
      <w:r w:rsidRPr="00595A62">
        <w:tab/>
        <w:t>However, organizations meeting the qualifications under I.R.C. Sections 501 and 401(a) are not exempt from taxation on unrelated business taxable income or income not included under I.R.C. Sections 501 and 401(a) for federal income tax purposes. Since unrelated business taxable income is not exempt from federal income tax, it is not exempt from Louisiana income tax. The Department of Revenue will begin enforcing this requirement of R.S. 47:287.501 for all taxable periods beginning on and after January 1, 2008.</w:t>
      </w:r>
    </w:p>
    <w:p w14:paraId="33BB7A83" w14:textId="77777777" w:rsidR="004E2475" w:rsidRPr="00595A62" w:rsidRDefault="004E2475" w:rsidP="004E2475">
      <w:pPr>
        <w:pStyle w:val="A"/>
      </w:pPr>
      <w:r w:rsidRPr="00595A62">
        <w:t>C.</w:t>
      </w:r>
      <w:r w:rsidRPr="00595A62">
        <w:tab/>
        <w:t>Exceptions</w:t>
      </w:r>
    </w:p>
    <w:p w14:paraId="3A57B9B9" w14:textId="77777777" w:rsidR="004E2475" w:rsidRDefault="004E2475" w:rsidP="004E2475">
      <w:pPr>
        <w:pStyle w:val="1"/>
      </w:pPr>
      <w:r w:rsidRPr="00595A62">
        <w:t>1.</w:t>
      </w:r>
      <w:r w:rsidRPr="00595A62">
        <w:tab/>
        <w:t>Mutual savings banks, national banking corporations, building and loan associations, and savings and loan associations are wholly exempt from the tax imposed by this Chapter regardless of where they are organized.</w:t>
      </w:r>
    </w:p>
    <w:p w14:paraId="527CC8A5" w14:textId="77777777" w:rsidR="004E2475" w:rsidRDefault="004E2475" w:rsidP="004E2475">
      <w:pPr>
        <w:pStyle w:val="1"/>
      </w:pPr>
      <w:r w:rsidRPr="00595A62">
        <w:t>2.</w:t>
      </w:r>
      <w:r w:rsidRPr="00595A62">
        <w:tab/>
        <w:t>Banking corporations, regardless of where they are organized, which are required by other laws of this state to</w:t>
      </w:r>
      <w:r>
        <w:t xml:space="preserve"> </w:t>
      </w:r>
      <w:r w:rsidRPr="00595A62">
        <w:t>pay a tax for their shareholders, or whose shareholders are required to pay a tax on their shares of stock are also wholly exempt. Banking corporations, other than those described above, are not exempt from the corporation income tax.</w:t>
      </w:r>
    </w:p>
    <w:p w14:paraId="182A4500" w14:textId="77777777" w:rsidR="004E2475" w:rsidRDefault="004E2475" w:rsidP="004E2475">
      <w:pPr>
        <w:pStyle w:val="A"/>
      </w:pPr>
      <w:r w:rsidRPr="00595A62">
        <w:t>D.</w:t>
      </w:r>
      <w:r w:rsidRPr="00595A62">
        <w:tab/>
        <w:t>An organization claiming a total or partial exemption under R.S. 47:287.501(A) as an organization described in I.R.C. Sections 501 or 401(a) is required to file an income tax return in the same manner as any other corporation. To claim a partial exemption, the organization must submit a copy of the Internal Revenue Service ruling establishing its exempt status under I.R.C. Sections 501 or 401(a) with its return, report any income subject to federal income tax on its Louisiana return, and include with the return a statement that all income not reported on the Louisiana return is exempt from federal income tax under I.R.C. Sections 501 or 401(a). To claim a total exemption the organization must submit a copy of the Internal Revenue Service ruling establishing its exempt status under I.R.C. Sections 501 or 401(a) with its return and include with its return a statement that none of its income was subject to federal income tax.</w:t>
      </w:r>
    </w:p>
    <w:p w14:paraId="28A5C96C" w14:textId="77777777" w:rsidR="004E2475" w:rsidRDefault="004E2475" w:rsidP="004E2475">
      <w:pPr>
        <w:pStyle w:val="AuthorityNote"/>
      </w:pPr>
      <w:r>
        <w:t>AUTHORITY NOTE:</w:t>
      </w:r>
      <w:r>
        <w:tab/>
        <w:t>Promulgated</w:t>
      </w:r>
      <w:r w:rsidRPr="00595A62">
        <w:t xml:space="preserve"> in accordance with R.S. 47:287.501.</w:t>
      </w:r>
    </w:p>
    <w:p w14:paraId="7B2D0574" w14:textId="77777777" w:rsidR="004E2475" w:rsidRDefault="004E2475" w:rsidP="004E2475">
      <w:pPr>
        <w:pStyle w:val="HistoricalNote"/>
        <w:rPr>
          <w:rFonts w:cs="TimesNewRomanPS-BoldMT"/>
        </w:rPr>
      </w:pPr>
      <w:r>
        <w:t>HISTORICAL NOTE:</w:t>
      </w:r>
      <w:r>
        <w:tab/>
        <w:t>Promulgated by the Department of Revenue and Taxation, Income Tax Section, LR 14:108 (February 1988), repromulgated by the Department of Revenue, Policy Services Division, LR 30:485 (March 2004), amended LR</w:t>
      </w:r>
      <w:r w:rsidRPr="003166BF">
        <w:t xml:space="preserve"> 3</w:t>
      </w:r>
      <w:r>
        <w:t>3</w:t>
      </w:r>
      <w:r w:rsidRPr="003166BF">
        <w:t>:</w:t>
      </w:r>
      <w:r>
        <w:t>860 (May 2007).</w:t>
      </w:r>
    </w:p>
    <w:p w14:paraId="09372F73" w14:textId="77777777" w:rsidR="000A70F9" w:rsidRDefault="000A70F9">
      <w:pPr>
        <w:pStyle w:val="Section"/>
      </w:pPr>
      <w:bookmarkStart w:id="345" w:name="_Toc233690032"/>
      <w:bookmarkStart w:id="346" w:name="_Toc234030618"/>
      <w:bookmarkStart w:id="347" w:name="_Toc243721235"/>
      <w:bookmarkStart w:id="348" w:name="_Toc259619468"/>
      <w:bookmarkStart w:id="349" w:name="_Toc262718555"/>
      <w:bookmarkStart w:id="350" w:name="_Toc275165325"/>
      <w:bookmarkStart w:id="351" w:name="_Toc238197589"/>
      <w:r>
        <w:t>§1147.</w:t>
      </w:r>
      <w:r>
        <w:tab/>
        <w:t>Notice of Regulation, Requiring Records, Statements and Special Returns</w:t>
      </w:r>
      <w:bookmarkEnd w:id="345"/>
      <w:bookmarkEnd w:id="346"/>
      <w:bookmarkEnd w:id="347"/>
      <w:bookmarkEnd w:id="348"/>
      <w:bookmarkEnd w:id="349"/>
      <w:bookmarkEnd w:id="350"/>
      <w:bookmarkEnd w:id="351"/>
    </w:p>
    <w:p w14:paraId="25240F71" w14:textId="77777777" w:rsidR="000A70F9" w:rsidRDefault="000A70F9">
      <w:pPr>
        <w:pStyle w:val="A"/>
      </w:pPr>
      <w:r>
        <w:t>A.</w:t>
      </w:r>
      <w:r>
        <w:tab/>
        <w:t xml:space="preserve">Every corporation subject to the provisions of </w:t>
      </w:r>
      <w:r w:rsidR="007C6F2F">
        <w:br/>
      </w:r>
      <w:r>
        <w:t xml:space="preserve">Part II.A of Chapter 1 shall, for the purpose of enabling the secretary to determine the correct amount of income subject to tax, keep such permanent books of account or records, including inventories, as are sufficient to establish the amount of gross income and the deductions, credits, and other information required to be shown in any return. Such books </w:t>
      </w:r>
      <w:r>
        <w:lastRenderedPageBreak/>
        <w:t>or records required by this Section shall be available at all times for inspection by the secretary, and shall be retained so long as the contents thereof may be material in the administration of the income tax law. The secretary may at any time require the taxpayer to submit statements of net worth as of the beginning and end of the taxable year.</w:t>
      </w:r>
    </w:p>
    <w:p w14:paraId="73713285" w14:textId="77777777" w:rsidR="000A70F9" w:rsidRDefault="000A70F9">
      <w:pPr>
        <w:pStyle w:val="AuthorityNote"/>
      </w:pPr>
      <w:r>
        <w:t>AUTHORITY NOTE:</w:t>
      </w:r>
      <w:r>
        <w:tab/>
        <w:t>Promulgated in accordance with R.S.47:287.601.</w:t>
      </w:r>
    </w:p>
    <w:p w14:paraId="58AC1BAA" w14:textId="77777777" w:rsidR="000A70F9" w:rsidRDefault="000A70F9">
      <w:pPr>
        <w:pStyle w:val="HistoricalNote"/>
      </w:pPr>
      <w:r>
        <w:t>HISTORICAL NOTE:</w:t>
      </w:r>
      <w:r>
        <w:tab/>
        <w:t>Promulgated by the Department of Revenue and Taxation, Income Tax Section, LR 14:108 (February 1988), repromulgated by the Department of Revenue, Policy Services Division, LR 30:485 (March 2004).</w:t>
      </w:r>
    </w:p>
    <w:p w14:paraId="5DAE32A1" w14:textId="77777777" w:rsidR="000A70F9" w:rsidRDefault="000A70F9">
      <w:pPr>
        <w:pStyle w:val="Section"/>
      </w:pPr>
      <w:bookmarkStart w:id="352" w:name="_Toc233690033"/>
      <w:bookmarkStart w:id="353" w:name="_Toc234030619"/>
      <w:bookmarkStart w:id="354" w:name="_Toc243721236"/>
      <w:bookmarkStart w:id="355" w:name="_Toc259619469"/>
      <w:bookmarkStart w:id="356" w:name="_Toc262718556"/>
      <w:bookmarkStart w:id="357" w:name="_Toc275165326"/>
      <w:bookmarkStart w:id="358" w:name="_Toc238197590"/>
      <w:r>
        <w:t>§1148.</w:t>
      </w:r>
      <w:r>
        <w:tab/>
        <w:t>Corporation Returns</w:t>
      </w:r>
      <w:bookmarkEnd w:id="352"/>
      <w:bookmarkEnd w:id="353"/>
      <w:bookmarkEnd w:id="354"/>
      <w:bookmarkEnd w:id="355"/>
      <w:bookmarkEnd w:id="356"/>
      <w:bookmarkEnd w:id="357"/>
      <w:bookmarkEnd w:id="358"/>
    </w:p>
    <w:p w14:paraId="7ED93D93" w14:textId="77777777" w:rsidR="000A70F9" w:rsidRDefault="006965FC">
      <w:pPr>
        <w:pStyle w:val="A"/>
      </w:pPr>
      <w:r w:rsidRPr="00C273AA">
        <w:t>A.</w:t>
      </w:r>
      <w:r w:rsidRPr="00C273AA">
        <w:tab/>
        <w:t>General Rules. Every corporation deriving income from Louisiana sources shall file a return on forms secured from the secretary or by electronically filing a return, unless expressly exempt from the tax. The first return and the last return of a corporation are returns for a full year and not for a fractional part of a year. A corporation does not go out of existence by virtue of being managed by a receiver or trustee who continues to operate it.</w:t>
      </w:r>
    </w:p>
    <w:p w14:paraId="6F1C309A" w14:textId="77777777" w:rsidR="000A70F9" w:rsidRDefault="000A70F9">
      <w:pPr>
        <w:pStyle w:val="A"/>
      </w:pPr>
      <w:r>
        <w:t>B.</w:t>
      </w:r>
      <w:r>
        <w:tab/>
        <w:t>Liquidation. Upon liquidation or dissolution of a corporation there shall be attached to the final return a statement showing:</w:t>
      </w:r>
    </w:p>
    <w:p w14:paraId="27817C0F" w14:textId="77777777" w:rsidR="000A70F9" w:rsidRDefault="000A70F9">
      <w:pPr>
        <w:pStyle w:val="1"/>
      </w:pPr>
      <w:r>
        <w:t>1.</w:t>
      </w:r>
      <w:r>
        <w:tab/>
        <w:t>an outline of the plan under which the corporation was dissolved;</w:t>
      </w:r>
    </w:p>
    <w:p w14:paraId="2D810585" w14:textId="77777777" w:rsidR="000A70F9" w:rsidRDefault="000A70F9">
      <w:pPr>
        <w:pStyle w:val="1"/>
      </w:pPr>
      <w:r>
        <w:t>2.</w:t>
      </w:r>
      <w:r>
        <w:tab/>
        <w:t>the date the dissolution was formally commenced;</w:t>
      </w:r>
    </w:p>
    <w:p w14:paraId="49BD9063" w14:textId="77777777" w:rsidR="000A70F9" w:rsidRDefault="000A70F9">
      <w:pPr>
        <w:pStyle w:val="1"/>
      </w:pPr>
      <w:r>
        <w:t>3.</w:t>
      </w:r>
      <w:r>
        <w:tab/>
        <w:t>the date the dissolution was completed;</w:t>
      </w:r>
    </w:p>
    <w:p w14:paraId="08591457" w14:textId="77777777" w:rsidR="000A70F9" w:rsidRDefault="000A70F9">
      <w:pPr>
        <w:pStyle w:val="1"/>
      </w:pPr>
      <w:r>
        <w:t>4.</w:t>
      </w:r>
      <w:r>
        <w:tab/>
        <w:t>the name and address of each shareholder at dissolution and the number and par value of the shares of stock held by each;</w:t>
      </w:r>
    </w:p>
    <w:p w14:paraId="5C6DF012" w14:textId="77777777" w:rsidR="000A70F9" w:rsidRDefault="000A70F9">
      <w:pPr>
        <w:pStyle w:val="1"/>
      </w:pPr>
      <w:r>
        <w:t>5.</w:t>
      </w:r>
      <w:r>
        <w:tab/>
        <w:t>a description of assets conveyed to each shareholder, creditor, or other person, showing book value, fair market value, and location, as well as the name and address of each such person;</w:t>
      </w:r>
    </w:p>
    <w:p w14:paraId="009FD1A9" w14:textId="77777777" w:rsidR="000A70F9" w:rsidRDefault="000A70F9">
      <w:pPr>
        <w:pStyle w:val="1"/>
      </w:pPr>
      <w:r>
        <w:t>6.</w:t>
      </w:r>
      <w:r>
        <w:tab/>
        <w:t>the consideration paid by each person for the assets received; and</w:t>
      </w:r>
    </w:p>
    <w:p w14:paraId="0E3B022F" w14:textId="77777777" w:rsidR="000A70F9" w:rsidRDefault="000A70F9">
      <w:pPr>
        <w:pStyle w:val="1"/>
      </w:pPr>
      <w:r>
        <w:t>7.</w:t>
      </w:r>
      <w:r>
        <w:tab/>
        <w:t xml:space="preserve">whether the plan is intended to qualify under one of the sections of the </w:t>
      </w:r>
      <w:r w:rsidRPr="008850F6">
        <w:rPr>
          <w:i/>
        </w:rPr>
        <w:t xml:space="preserve">Internal Revenue Code </w:t>
      </w:r>
      <w:r>
        <w:t>relating to nonrecognition in whole or in part of gain by a shareholder, and, if so, the section involved.</w:t>
      </w:r>
    </w:p>
    <w:p w14:paraId="08CF8AFD" w14:textId="77777777" w:rsidR="000A70F9" w:rsidRDefault="000A70F9">
      <w:pPr>
        <w:pStyle w:val="A"/>
      </w:pPr>
      <w:r>
        <w:t>C.</w:t>
      </w:r>
      <w:r>
        <w:tab/>
        <w:t>Receivers. Receivers, trustees in dissolution, trustees in bankruptcy, and assignees, operating the property or business of corporations, must file returns for such corporations. If a receiver has full custody of and control over the business or property of a corporation, he shall be deemed to be operating such business or property within the meaning of R.S. 47:287.612 whether he is engaged in carrying on the business for which the corporation was organized or only in marshaling, selling, and disposing of its assets for purposes of liquidation. However, a receiver in charge of only part of the property of a corporation, as, for example, a receiver in mortgage foreclosure proceedings involving merely a small portion of its property, need not file a return.</w:t>
      </w:r>
    </w:p>
    <w:p w14:paraId="1D13B696" w14:textId="77777777" w:rsidR="006965FC" w:rsidRPr="00C273AA" w:rsidRDefault="006965FC" w:rsidP="006965FC">
      <w:pPr>
        <w:pStyle w:val="A"/>
      </w:pPr>
      <w:r w:rsidRPr="00C273AA">
        <w:t>D.</w:t>
      </w:r>
      <w:r w:rsidRPr="00C273AA">
        <w:tab/>
        <w:t>Change in Ownership</w:t>
      </w:r>
    </w:p>
    <w:p w14:paraId="185049D6" w14:textId="77777777" w:rsidR="006965FC" w:rsidRPr="00C273AA" w:rsidRDefault="006965FC" w:rsidP="006965FC">
      <w:pPr>
        <w:pStyle w:val="1"/>
      </w:pPr>
      <w:r w:rsidRPr="00C273AA">
        <w:t>1.</w:t>
      </w:r>
      <w:r w:rsidRPr="00C273AA">
        <w:tab/>
        <w:t>Except as otherwise provided herein, when a change in ownership results in no change to the accounting period but results in the income of the taxpayer being reported on two separate federal returns, the taxpayer may either file one return for the entire accounting period or file two short period returns. If two short period returns are filed the due date of both returns is the due date of the accounting period year-end return.</w:t>
      </w:r>
    </w:p>
    <w:p w14:paraId="5B2D4E73" w14:textId="77777777" w:rsidR="006965FC" w:rsidRPr="00C273AA" w:rsidRDefault="006965FC" w:rsidP="006965FC">
      <w:pPr>
        <w:pStyle w:val="1"/>
      </w:pPr>
      <w:r w:rsidRPr="00C273AA">
        <w:t>2.</w:t>
      </w:r>
      <w:r w:rsidRPr="00C273AA">
        <w:tab/>
        <w:t>Except as otherwise provided herein, when a change in ownership results in a change to the accounting period, the filing of two short period returns is required. The due date of the first short period return is the fifteenth day of the fourth month following the last day of the calendar month in which the change in ownership occurred. If information concerning the federal income deduction is not available, an amended return will be required for this period once the information is known. The due date of the last short period return is the due date of the new accounting period year-end return.</w:t>
      </w:r>
    </w:p>
    <w:p w14:paraId="742780B5" w14:textId="77777777" w:rsidR="006965FC" w:rsidRPr="00C273AA" w:rsidRDefault="006965FC" w:rsidP="00001B49">
      <w:pPr>
        <w:pStyle w:val="1"/>
      </w:pPr>
      <w:r w:rsidRPr="00C273AA">
        <w:t>3.</w:t>
      </w:r>
      <w:r w:rsidRPr="00C273AA">
        <w:tab/>
        <w:t>When a one-day return is required under federal law, that one-day is a separate accounting period for Louisiana reporting purposes. A separate return is required for that one day. This will usually result in the filing of three short period returns. The due date of the first short period return is the fifteenth day of the fourth month following the last day of the calendar month in which the change in ownership occurred. The due date of the one-day return is the fifteenth day of the fourth month following the last day of the calendar month in which the one day falls. The due date of the last short period return is the due date of the new accounting period year-end return.</w:t>
      </w:r>
    </w:p>
    <w:p w14:paraId="2A8189B4" w14:textId="77777777" w:rsidR="006965FC" w:rsidRDefault="006965FC" w:rsidP="00001B49">
      <w:pPr>
        <w:pStyle w:val="1"/>
      </w:pPr>
      <w:r w:rsidRPr="00C273AA">
        <w:t>4.</w:t>
      </w:r>
      <w:r w:rsidRPr="00C273AA">
        <w:tab/>
        <w:t>All short period tax is computed under the provisions of R.S. 47:287.444.</w:t>
      </w:r>
    </w:p>
    <w:p w14:paraId="468C923C" w14:textId="77777777" w:rsidR="006965FC" w:rsidRPr="00C273AA" w:rsidRDefault="006965FC" w:rsidP="006965FC">
      <w:pPr>
        <w:pStyle w:val="AuthorityNote"/>
      </w:pPr>
      <w:r w:rsidRPr="00C273AA">
        <w:t>AUTHORITY NOTE:</w:t>
      </w:r>
      <w:r w:rsidRPr="00C273AA">
        <w:tab/>
        <w:t>Promulgated in accordance with R.S. 47:287.441, R.S. 47:287.444, R.S.47:287.601, R.S. 47:287.612, R.S. 47:287.614, R.S. 47:287.623, R.S. 47:287.651, R.S. 47:287.732, R.S. 47:287.785 and R.S. 47:1511.</w:t>
      </w:r>
    </w:p>
    <w:p w14:paraId="19D2EB74" w14:textId="77777777" w:rsidR="000A70F9" w:rsidRDefault="006965FC" w:rsidP="006965FC">
      <w:pPr>
        <w:pStyle w:val="HistoricalNote"/>
      </w:pPr>
      <w:r w:rsidRPr="00C273AA">
        <w:t>HISTORICAL NOTE:</w:t>
      </w:r>
      <w:r w:rsidRPr="00C273AA">
        <w:tab/>
        <w:t xml:space="preserve">Promulgated by the Department of Revenue and Taxation, Income Tax Section, LR 14:108 (February 1988), </w:t>
      </w:r>
      <w:r w:rsidR="000A70F9">
        <w:t>repromulgated by the Department of Revenue, Policy Services D</w:t>
      </w:r>
      <w:r w:rsidR="00AF2477">
        <w:t xml:space="preserve">ivision, LR 30:485 (March 2004), </w:t>
      </w:r>
      <w:r w:rsidR="00AF2477" w:rsidRPr="00C273AA">
        <w:t>amended LR 30:2860 (December 2004).</w:t>
      </w:r>
    </w:p>
    <w:p w14:paraId="4B9F8AF2" w14:textId="77777777" w:rsidR="000A70F9" w:rsidRDefault="000A70F9">
      <w:pPr>
        <w:pStyle w:val="Section"/>
      </w:pPr>
      <w:bookmarkStart w:id="359" w:name="_Toc233690034"/>
      <w:bookmarkStart w:id="360" w:name="_Toc234030620"/>
      <w:bookmarkStart w:id="361" w:name="_Toc243721237"/>
      <w:bookmarkStart w:id="362" w:name="_Toc259619470"/>
      <w:bookmarkStart w:id="363" w:name="_Toc262718557"/>
      <w:bookmarkStart w:id="364" w:name="_Toc275165327"/>
      <w:bookmarkStart w:id="365" w:name="_Toc238197591"/>
      <w:r>
        <w:t>§1168.</w:t>
      </w:r>
      <w:r>
        <w:tab/>
        <w:t>Notice of Fiduciary Relationship</w:t>
      </w:r>
      <w:bookmarkEnd w:id="359"/>
      <w:bookmarkEnd w:id="360"/>
      <w:bookmarkEnd w:id="361"/>
      <w:bookmarkEnd w:id="362"/>
      <w:bookmarkEnd w:id="363"/>
      <w:bookmarkEnd w:id="364"/>
      <w:bookmarkEnd w:id="365"/>
    </w:p>
    <w:p w14:paraId="42A23C88" w14:textId="77777777" w:rsidR="000A70F9" w:rsidRDefault="000A70F9">
      <w:pPr>
        <w:pStyle w:val="A"/>
      </w:pPr>
      <w:r>
        <w:t>A.</w:t>
      </w:r>
      <w:r>
        <w:tab/>
        <w:t>Notice. As soon as the secretary receives notice that a person is acting in a fiduciary capacity, such fiduciary must, except as otherwise specifically provided, assume the powers, rights, duties, and privileges of the taxpayer with respect to the income tax imposed by Part II.A of Chapter 1. If the person is acting as a fiduciary for a transferee or other person subject to the liability specified in R.S. 47:287.682, such fiduciary is required to assume the powers, rights, duties, and privileges of the transferee or other person under that section. The amount of the tax or liability is ordinarily not collectible from the personal estate of the fiduciary, but is collectible from the estate of the taxpayer or from the estate of the transferee or other person subject to the liability specified in R.S. 47:287.682. (</w:t>
      </w:r>
      <w:r w:rsidR="0089265D">
        <w:t xml:space="preserve">See however R.S. 47:1673). The “notice to </w:t>
      </w:r>
      <w:r w:rsidR="0089265D">
        <w:lastRenderedPageBreak/>
        <w:t>the secretary”</w:t>
      </w:r>
      <w:r>
        <w:t xml:space="preserve"> provided for in R.S. 47:287.683 shall be a written notice signed by the fiduciary and filed with the secretary. The notice must state the name and address of the person for whom the fiduciary is acting, and the nature of the liability of such person; that is, whether it is a liability for tax, and if so, the year or years involved, or a liability at law or in equity of a transferee of property of a taxpayer, or a liability of a fiduciary in respect of the payment of any tax from the estate of the taxpayer. Any such written notice which has previously been filed with the secretary shall be considered as sufficient notice. Unless there is already on file with the secretary satisfactory evidence of the authority of the fiduciary to act for such person in a fiduciary capacity, such evidence must be filed with and made a part of the notice. If the fiduciary capacity exists by order of court, a certified copy of the order may be regarded as such satisfactory evidence. When the fiduciary capacity has terminated, the fiduciary, in order to be relieved of any further duty or liability as such, must file with the secretary written notice that the fiduciary capacity has terminated as to him, accompanied by satisfactory evidence of the termination of the fiduciary capacity. The notice of termination should state the name and address of the person, if any, who has been substituted as fiduciary.</w:t>
      </w:r>
    </w:p>
    <w:p w14:paraId="64F90658" w14:textId="77777777" w:rsidR="000A70F9" w:rsidRDefault="000A70F9" w:rsidP="004859F5">
      <w:pPr>
        <w:pStyle w:val="A"/>
        <w:spacing w:after="80"/>
      </w:pPr>
      <w:r>
        <w:t>B.</w:t>
      </w:r>
      <w:r>
        <w:tab/>
        <w:t>Effect of Failure to Give Notice. If the notice of the fiduciary capacity described in Subsection A above is not filed with the secretary before the sending of notice of assessment by registered mail to the last known address of the taxpayer, or the last known address of the transferee or other person subject to liability, no notice of the deficiency will be sent to the fiduciary. In such a case the sending of the notice to the last known address of the taxpayer, transferee, or other person, as the case may be, will be a sufficient compliance with the requirements of the income tax law, even though such taxpayer, transferee, or other person is deceased, or is under a legal disability, or in the case of a corporation, has terminated its existence. Under such circumstances if no petition is filed with the Board of Tax Appeals within 60 days after the mailing of the notice to the taxpayer, transferee, or other person, the assessment becomes final upon the expiration of such 60-day period and demand for payment will be made.</w:t>
      </w:r>
    </w:p>
    <w:p w14:paraId="40754F1C" w14:textId="77777777" w:rsidR="000A70F9" w:rsidRDefault="000A70F9" w:rsidP="004859F5">
      <w:pPr>
        <w:pStyle w:val="A"/>
        <w:spacing w:after="80"/>
      </w:pPr>
      <w:r>
        <w:t>C.</w:t>
      </w:r>
      <w:r>
        <w:tab/>
        <w:t xml:space="preserve">Definition. The term </w:t>
      </w:r>
      <w:r>
        <w:rPr>
          <w:i/>
        </w:rPr>
        <w:t>fiduciary</w:t>
      </w:r>
      <w:r>
        <w:t xml:space="preserve"> means a guardian, trustee, executor, administrator, receiver, conservator, or any person acting in any fiduciary capacity for any person.</w:t>
      </w:r>
    </w:p>
    <w:p w14:paraId="6F68C9A6" w14:textId="77777777" w:rsidR="000A70F9" w:rsidRDefault="000A70F9" w:rsidP="004859F5">
      <w:pPr>
        <w:pStyle w:val="A"/>
        <w:spacing w:after="80"/>
      </w:pPr>
      <w:r>
        <w:t>D.</w:t>
      </w:r>
      <w:r>
        <w:tab/>
        <w:t>Limitation. This regulation shall not be taken to abridge in any way the powers and duties of fiduciaries provided for in other sections of the income tax law.</w:t>
      </w:r>
    </w:p>
    <w:p w14:paraId="220CD566" w14:textId="77777777" w:rsidR="000A70F9" w:rsidRDefault="000A70F9">
      <w:pPr>
        <w:pStyle w:val="AuthorityNote"/>
      </w:pPr>
      <w:r>
        <w:t>AUTHORITY NOTE:</w:t>
      </w:r>
      <w:r>
        <w:tab/>
        <w:t>Promulgated in accordance with R.S. 47:287.683.</w:t>
      </w:r>
    </w:p>
    <w:p w14:paraId="616379B4" w14:textId="77777777" w:rsidR="000A70F9" w:rsidRDefault="000A70F9">
      <w:pPr>
        <w:pStyle w:val="HistoricalNote"/>
      </w:pPr>
      <w:r>
        <w:t>HISTORICAL NOTE:</w:t>
      </w:r>
      <w:r>
        <w:tab/>
        <w:t xml:space="preserve">Promulgated by the Department of Revenue and Taxation, Income Tax Section, LR 14:109 (February 1988), repromulgated by the Department of Revenue, Policy Services Division, LR 30:486 (March 2004). </w:t>
      </w:r>
    </w:p>
    <w:p w14:paraId="4040CB74" w14:textId="77777777" w:rsidR="00312903" w:rsidRPr="00336751" w:rsidRDefault="00312903" w:rsidP="00312903">
      <w:pPr>
        <w:pStyle w:val="Section"/>
      </w:pPr>
      <w:bookmarkStart w:id="366" w:name="_Toc233690035"/>
      <w:bookmarkStart w:id="367" w:name="_Toc234030621"/>
      <w:bookmarkStart w:id="368" w:name="_Toc243721238"/>
      <w:bookmarkStart w:id="369" w:name="_Toc259619471"/>
      <w:bookmarkStart w:id="370" w:name="_Toc262718558"/>
      <w:bookmarkStart w:id="371" w:name="_Toc275165328"/>
      <w:bookmarkStart w:id="372" w:name="_Toc238197592"/>
      <w:r w:rsidRPr="00336751">
        <w:t>§1175.</w:t>
      </w:r>
      <w:r w:rsidRPr="00336751">
        <w:tab/>
        <w:t>Definition of Separate Corporation Basis</w:t>
      </w:r>
      <w:bookmarkEnd w:id="366"/>
      <w:bookmarkEnd w:id="367"/>
      <w:bookmarkEnd w:id="368"/>
      <w:bookmarkEnd w:id="369"/>
      <w:bookmarkEnd w:id="370"/>
      <w:bookmarkEnd w:id="371"/>
      <w:bookmarkEnd w:id="372"/>
    </w:p>
    <w:p w14:paraId="10C9EB8C" w14:textId="77777777" w:rsidR="00312903" w:rsidRPr="00336751" w:rsidRDefault="00312903" w:rsidP="00312903">
      <w:pPr>
        <w:pStyle w:val="A"/>
      </w:pPr>
      <w:r w:rsidRPr="00336751">
        <w:t>A.</w:t>
      </w:r>
      <w:r w:rsidRPr="00336751">
        <w:tab/>
        <w:t xml:space="preserve">Louisiana Revised Statute 47:287.733 provides that corporations that are included with affiliates in a consolidated federal income tax return must file their Louisiana corporation income tax on a separate corporation basis. For </w:t>
      </w:r>
      <w:r w:rsidRPr="00336751">
        <w:t>Louisiana income tax purposes, filing a return on a separate corporation basis means filing a return as if the affiliate either elects not to be part of the consolidated group or is not included in a federal consolidated return.</w:t>
      </w:r>
    </w:p>
    <w:p w14:paraId="2D5E1B7F" w14:textId="77777777" w:rsidR="00312903" w:rsidRPr="00336751" w:rsidRDefault="00312903" w:rsidP="00312903">
      <w:pPr>
        <w:pStyle w:val="AuthorityNote"/>
      </w:pPr>
      <w:r w:rsidRPr="00336751">
        <w:t>AUTHORITY NOTE:</w:t>
      </w:r>
      <w:r w:rsidRPr="00336751">
        <w:tab/>
        <w:t>Promulgated in accordance with R.S. 47:287.733, R.S. 47:287.785, and R.S. 47:1511.</w:t>
      </w:r>
    </w:p>
    <w:p w14:paraId="0E51B57A" w14:textId="77777777" w:rsidR="00312903" w:rsidRDefault="00312903" w:rsidP="00312903">
      <w:pPr>
        <w:pStyle w:val="HistoricalNote"/>
      </w:pPr>
      <w:r w:rsidRPr="00336751">
        <w:t>HISTORICAL NOTE:</w:t>
      </w:r>
      <w:r w:rsidRPr="00336751">
        <w:tab/>
        <w:t>Promulgated by the Department of Revenue, LR 32:260 (February 2006).</w:t>
      </w:r>
    </w:p>
    <w:p w14:paraId="6FABB0BB" w14:textId="77777777" w:rsidR="000A70F9" w:rsidRDefault="000A70F9">
      <w:pPr>
        <w:pStyle w:val="Section"/>
      </w:pPr>
      <w:bookmarkStart w:id="373" w:name="_Toc233690036"/>
      <w:bookmarkStart w:id="374" w:name="_Toc234030622"/>
      <w:bookmarkStart w:id="375" w:name="_Toc243721239"/>
      <w:bookmarkStart w:id="376" w:name="_Toc259619472"/>
      <w:bookmarkStart w:id="377" w:name="_Toc262718559"/>
      <w:bookmarkStart w:id="378" w:name="_Toc275165329"/>
      <w:bookmarkStart w:id="379" w:name="_Toc238197593"/>
      <w:r>
        <w:t>§1189.</w:t>
      </w:r>
      <w:r>
        <w:tab/>
        <w:t>Situs of Stock Canceled or Redeemed in Liquidation</w:t>
      </w:r>
      <w:bookmarkEnd w:id="373"/>
      <w:bookmarkEnd w:id="374"/>
      <w:bookmarkEnd w:id="375"/>
      <w:bookmarkEnd w:id="376"/>
      <w:bookmarkEnd w:id="377"/>
      <w:bookmarkEnd w:id="378"/>
      <w:bookmarkEnd w:id="379"/>
    </w:p>
    <w:p w14:paraId="28A7E49B" w14:textId="77777777" w:rsidR="000A70F9" w:rsidRDefault="000A70F9">
      <w:pPr>
        <w:pStyle w:val="A"/>
      </w:pPr>
      <w:r>
        <w:t>A.</w:t>
      </w:r>
      <w:r>
        <w:tab/>
        <w:t xml:space="preserve">General Rule. R.S. 47:287.747 provides that the situs of stock canceled or redeemed in the liquidation of a corporation, whether domestic or foreign, shall be in Louisiana in the same ratio that property located in Louisiana, and received by a shareholder, bears to the total property received in the liquidation. </w:t>
      </w:r>
      <w:r>
        <w:rPr>
          <w:i/>
        </w:rPr>
        <w:t>Property</w:t>
      </w:r>
      <w:r>
        <w:t xml:space="preserve"> as used in R.S. 47:287.747 means all the assets of the liquidating corporation without regard to liabilities. For the purpose of determining the situs of the stock canceled or redeemed in liquidation, the fair market value of the property distributed in liquidation shall be used. The location of the property of the corporation shall be determined in accordance with the provisions of R.S. 47:287.93.</w:t>
      </w:r>
    </w:p>
    <w:p w14:paraId="4BF9CCB9" w14:textId="77777777" w:rsidR="000A70F9" w:rsidRDefault="000A70F9" w:rsidP="001B137F">
      <w:pPr>
        <w:pStyle w:val="A"/>
      </w:pPr>
      <w:r>
        <w:t>B.</w:t>
      </w:r>
      <w:r>
        <w:tab/>
        <w:t>Example: X, shareholder, owns 10 percent of the shares of ABC, Inc., a foreign corporation. The basis of X's shares is $1,000. On July 1, 1986, ABC Inc., liquidates and exchanges the following property for its outstanding stock, which it cancels.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114" w:type="dxa"/>
          <w:right w:w="114" w:type="dxa"/>
        </w:tblCellMar>
        <w:tblLook w:val="0000" w:firstRow="0" w:lastRow="0" w:firstColumn="0" w:lastColumn="0" w:noHBand="0" w:noVBand="0"/>
      </w:tblPr>
      <w:tblGrid>
        <w:gridCol w:w="1575"/>
        <w:gridCol w:w="900"/>
        <w:gridCol w:w="725"/>
        <w:gridCol w:w="985"/>
        <w:gridCol w:w="620"/>
      </w:tblGrid>
      <w:tr w:rsidR="000A70F9" w14:paraId="618E36AB" w14:textId="77777777" w:rsidTr="0089265D">
        <w:trPr>
          <w:cantSplit/>
          <w:trHeight w:val="288"/>
          <w:jc w:val="center"/>
        </w:trPr>
        <w:tc>
          <w:tcPr>
            <w:tcW w:w="1575" w:type="dxa"/>
            <w:tcBorders>
              <w:top w:val="double" w:sz="6" w:space="0" w:color="000000"/>
              <w:bottom w:val="single" w:sz="6" w:space="0" w:color="000000"/>
            </w:tcBorders>
            <w:shd w:val="clear" w:color="auto" w:fill="BFBFBF"/>
          </w:tcPr>
          <w:p w14:paraId="492FBACF" w14:textId="77777777" w:rsidR="000A70F9" w:rsidRDefault="000A70F9">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p>
        </w:tc>
        <w:tc>
          <w:tcPr>
            <w:tcW w:w="1625" w:type="dxa"/>
            <w:gridSpan w:val="2"/>
            <w:tcBorders>
              <w:top w:val="double" w:sz="6" w:space="0" w:color="000000"/>
              <w:bottom w:val="single" w:sz="6" w:space="0" w:color="000000"/>
            </w:tcBorders>
            <w:shd w:val="clear" w:color="auto" w:fill="BFBFBF"/>
          </w:tcPr>
          <w:p w14:paraId="471E7CBA" w14:textId="77777777" w:rsidR="000A70F9" w:rsidRDefault="001B137F">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Pr>
                <w:b/>
                <w:kern w:val="2"/>
                <w:sz w:val="16"/>
              </w:rPr>
              <w:t>Total Assets</w:t>
            </w:r>
            <w:r>
              <w:rPr>
                <w:b/>
                <w:kern w:val="2"/>
                <w:sz w:val="16"/>
              </w:rPr>
              <w:br/>
            </w:r>
            <w:r w:rsidR="000A70F9">
              <w:rPr>
                <w:b/>
                <w:kern w:val="2"/>
                <w:sz w:val="16"/>
              </w:rPr>
              <w:t>(Fair Market Value)</w:t>
            </w:r>
          </w:p>
        </w:tc>
        <w:tc>
          <w:tcPr>
            <w:tcW w:w="1605" w:type="dxa"/>
            <w:gridSpan w:val="2"/>
            <w:tcBorders>
              <w:top w:val="double" w:sz="6" w:space="0" w:color="000000"/>
              <w:bottom w:val="single" w:sz="6" w:space="0" w:color="000000"/>
            </w:tcBorders>
            <w:shd w:val="clear" w:color="auto" w:fill="BFBFBF"/>
          </w:tcPr>
          <w:p w14:paraId="77A3CA20" w14:textId="77777777" w:rsidR="000A70F9" w:rsidRDefault="000A70F9">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Pr>
                <w:b/>
                <w:kern w:val="2"/>
                <w:sz w:val="16"/>
              </w:rPr>
              <w:t>Louisiana Assets (Fair Market Value)</w:t>
            </w:r>
          </w:p>
        </w:tc>
      </w:tr>
      <w:tr w:rsidR="000A70F9" w14:paraId="7B1256D2" w14:textId="77777777" w:rsidTr="001B137F">
        <w:trPr>
          <w:cantSplit/>
          <w:trHeight w:val="75"/>
          <w:jc w:val="center"/>
        </w:trPr>
        <w:tc>
          <w:tcPr>
            <w:tcW w:w="1575" w:type="dxa"/>
            <w:tcBorders>
              <w:top w:val="single" w:sz="6" w:space="0" w:color="000000"/>
            </w:tcBorders>
          </w:tcPr>
          <w:p w14:paraId="27D42081"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Cash</w:t>
            </w:r>
          </w:p>
        </w:tc>
        <w:tc>
          <w:tcPr>
            <w:tcW w:w="900" w:type="dxa"/>
            <w:tcBorders>
              <w:top w:val="single" w:sz="6" w:space="0" w:color="000000"/>
              <w:bottom w:val="single" w:sz="6" w:space="0" w:color="000000"/>
              <w:right w:val="nil"/>
            </w:tcBorders>
          </w:tcPr>
          <w:p w14:paraId="0FEFBB4D"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p>
        </w:tc>
        <w:tc>
          <w:tcPr>
            <w:tcW w:w="725" w:type="dxa"/>
            <w:tcBorders>
              <w:top w:val="single" w:sz="6" w:space="0" w:color="000000"/>
              <w:left w:val="nil"/>
              <w:bottom w:val="single" w:sz="6" w:space="0" w:color="000000"/>
            </w:tcBorders>
          </w:tcPr>
          <w:p w14:paraId="7AF1228E"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10,000</w:t>
            </w:r>
          </w:p>
        </w:tc>
        <w:tc>
          <w:tcPr>
            <w:tcW w:w="985" w:type="dxa"/>
            <w:tcBorders>
              <w:top w:val="single" w:sz="6" w:space="0" w:color="000000"/>
              <w:bottom w:val="single" w:sz="6" w:space="0" w:color="000000"/>
              <w:right w:val="nil"/>
            </w:tcBorders>
          </w:tcPr>
          <w:p w14:paraId="0FC79A86"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p>
        </w:tc>
        <w:tc>
          <w:tcPr>
            <w:tcW w:w="620" w:type="dxa"/>
            <w:tcBorders>
              <w:top w:val="single" w:sz="6" w:space="0" w:color="000000"/>
              <w:left w:val="nil"/>
              <w:bottom w:val="single" w:sz="6" w:space="0" w:color="000000"/>
            </w:tcBorders>
          </w:tcPr>
          <w:p w14:paraId="777FC0BF" w14:textId="77777777" w:rsidR="000A70F9" w:rsidRDefault="000A70F9" w:rsidP="001B137F">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4"/>
              <w:jc w:val="right"/>
              <w:rPr>
                <w:kern w:val="2"/>
                <w:sz w:val="16"/>
              </w:rPr>
            </w:pPr>
            <w:r>
              <w:rPr>
                <w:kern w:val="2"/>
                <w:sz w:val="16"/>
              </w:rPr>
              <w:t>2,000</w:t>
            </w:r>
          </w:p>
        </w:tc>
      </w:tr>
      <w:tr w:rsidR="000A70F9" w14:paraId="72AD9919" w14:textId="77777777" w:rsidTr="001B137F">
        <w:trPr>
          <w:cantSplit/>
          <w:jc w:val="center"/>
        </w:trPr>
        <w:tc>
          <w:tcPr>
            <w:tcW w:w="1575" w:type="dxa"/>
          </w:tcPr>
          <w:p w14:paraId="0999A4D0"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Accounts receivable</w:t>
            </w:r>
          </w:p>
        </w:tc>
        <w:tc>
          <w:tcPr>
            <w:tcW w:w="900" w:type="dxa"/>
            <w:tcBorders>
              <w:top w:val="single" w:sz="6" w:space="0" w:color="000000"/>
              <w:bottom w:val="single" w:sz="6" w:space="0" w:color="000000"/>
              <w:right w:val="nil"/>
            </w:tcBorders>
          </w:tcPr>
          <w:p w14:paraId="6654700A"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p>
        </w:tc>
        <w:tc>
          <w:tcPr>
            <w:tcW w:w="725" w:type="dxa"/>
            <w:tcBorders>
              <w:top w:val="single" w:sz="6" w:space="0" w:color="000000"/>
              <w:left w:val="nil"/>
              <w:bottom w:val="single" w:sz="6" w:space="0" w:color="000000"/>
            </w:tcBorders>
          </w:tcPr>
          <w:p w14:paraId="505B1D7A"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50,000</w:t>
            </w:r>
          </w:p>
        </w:tc>
        <w:tc>
          <w:tcPr>
            <w:tcW w:w="985" w:type="dxa"/>
            <w:tcBorders>
              <w:top w:val="single" w:sz="6" w:space="0" w:color="000000"/>
              <w:bottom w:val="single" w:sz="6" w:space="0" w:color="000000"/>
              <w:right w:val="nil"/>
            </w:tcBorders>
          </w:tcPr>
          <w:p w14:paraId="5286B619"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p>
        </w:tc>
        <w:tc>
          <w:tcPr>
            <w:tcW w:w="620" w:type="dxa"/>
            <w:tcBorders>
              <w:top w:val="single" w:sz="6" w:space="0" w:color="000000"/>
              <w:left w:val="nil"/>
              <w:bottom w:val="single" w:sz="6" w:space="0" w:color="000000"/>
            </w:tcBorders>
          </w:tcPr>
          <w:p w14:paraId="1504C2B0" w14:textId="77777777" w:rsidR="000A70F9" w:rsidRDefault="000A70F9" w:rsidP="001B137F">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4"/>
              <w:jc w:val="right"/>
              <w:rPr>
                <w:kern w:val="2"/>
                <w:sz w:val="16"/>
              </w:rPr>
            </w:pPr>
            <w:r>
              <w:rPr>
                <w:kern w:val="2"/>
                <w:sz w:val="16"/>
              </w:rPr>
              <w:t>8,000</w:t>
            </w:r>
          </w:p>
        </w:tc>
      </w:tr>
      <w:tr w:rsidR="000A70F9" w14:paraId="5FA4BE6E" w14:textId="77777777" w:rsidTr="001B137F">
        <w:trPr>
          <w:cantSplit/>
          <w:jc w:val="center"/>
        </w:trPr>
        <w:tc>
          <w:tcPr>
            <w:tcW w:w="1575" w:type="dxa"/>
          </w:tcPr>
          <w:p w14:paraId="08D75902"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Buildings</w:t>
            </w:r>
          </w:p>
        </w:tc>
        <w:tc>
          <w:tcPr>
            <w:tcW w:w="900" w:type="dxa"/>
            <w:tcBorders>
              <w:top w:val="single" w:sz="6" w:space="0" w:color="000000"/>
              <w:bottom w:val="single" w:sz="6" w:space="0" w:color="000000"/>
              <w:right w:val="nil"/>
            </w:tcBorders>
          </w:tcPr>
          <w:p w14:paraId="487E5E32"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p>
        </w:tc>
        <w:tc>
          <w:tcPr>
            <w:tcW w:w="725" w:type="dxa"/>
            <w:tcBorders>
              <w:top w:val="single" w:sz="6" w:space="0" w:color="000000"/>
              <w:left w:val="nil"/>
              <w:bottom w:val="single" w:sz="6" w:space="0" w:color="000000"/>
            </w:tcBorders>
          </w:tcPr>
          <w:p w14:paraId="32F06E0B"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60,000</w:t>
            </w:r>
          </w:p>
        </w:tc>
        <w:tc>
          <w:tcPr>
            <w:tcW w:w="985" w:type="dxa"/>
            <w:tcBorders>
              <w:top w:val="single" w:sz="6" w:space="0" w:color="000000"/>
              <w:bottom w:val="single" w:sz="6" w:space="0" w:color="000000"/>
              <w:right w:val="nil"/>
            </w:tcBorders>
          </w:tcPr>
          <w:p w14:paraId="4CBA7995"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p>
        </w:tc>
        <w:tc>
          <w:tcPr>
            <w:tcW w:w="620" w:type="dxa"/>
            <w:tcBorders>
              <w:top w:val="single" w:sz="6" w:space="0" w:color="000000"/>
              <w:left w:val="nil"/>
              <w:bottom w:val="single" w:sz="6" w:space="0" w:color="000000"/>
            </w:tcBorders>
          </w:tcPr>
          <w:p w14:paraId="28D71DF3" w14:textId="77777777" w:rsidR="000A70F9" w:rsidRDefault="000A70F9" w:rsidP="001B137F">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4"/>
              <w:jc w:val="right"/>
              <w:rPr>
                <w:kern w:val="2"/>
                <w:sz w:val="16"/>
              </w:rPr>
            </w:pPr>
            <w:r>
              <w:rPr>
                <w:kern w:val="2"/>
                <w:sz w:val="16"/>
              </w:rPr>
              <w:t>30,000</w:t>
            </w:r>
          </w:p>
        </w:tc>
      </w:tr>
      <w:tr w:rsidR="000A70F9" w14:paraId="2646520E" w14:textId="77777777" w:rsidTr="001B137F">
        <w:trPr>
          <w:cantSplit/>
          <w:jc w:val="center"/>
        </w:trPr>
        <w:tc>
          <w:tcPr>
            <w:tcW w:w="1575" w:type="dxa"/>
          </w:tcPr>
          <w:p w14:paraId="4E2A62EB"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Land</w:t>
            </w:r>
          </w:p>
        </w:tc>
        <w:tc>
          <w:tcPr>
            <w:tcW w:w="900" w:type="dxa"/>
            <w:tcBorders>
              <w:top w:val="single" w:sz="6" w:space="0" w:color="000000"/>
              <w:bottom w:val="single" w:sz="6" w:space="0" w:color="000000"/>
              <w:right w:val="nil"/>
            </w:tcBorders>
          </w:tcPr>
          <w:p w14:paraId="4B21ACDC"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p>
        </w:tc>
        <w:tc>
          <w:tcPr>
            <w:tcW w:w="725" w:type="dxa"/>
            <w:tcBorders>
              <w:top w:val="single" w:sz="6" w:space="0" w:color="000000"/>
              <w:left w:val="nil"/>
              <w:bottom w:val="single" w:sz="6" w:space="0" w:color="000000"/>
            </w:tcBorders>
          </w:tcPr>
          <w:p w14:paraId="65F14571"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60,000</w:t>
            </w:r>
          </w:p>
        </w:tc>
        <w:tc>
          <w:tcPr>
            <w:tcW w:w="985" w:type="dxa"/>
            <w:tcBorders>
              <w:top w:val="single" w:sz="6" w:space="0" w:color="000000"/>
              <w:bottom w:val="single" w:sz="6" w:space="0" w:color="000000"/>
              <w:right w:val="nil"/>
            </w:tcBorders>
          </w:tcPr>
          <w:p w14:paraId="7401F1DD"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p>
        </w:tc>
        <w:tc>
          <w:tcPr>
            <w:tcW w:w="620" w:type="dxa"/>
            <w:tcBorders>
              <w:top w:val="single" w:sz="6" w:space="0" w:color="000000"/>
              <w:left w:val="nil"/>
              <w:bottom w:val="single" w:sz="6" w:space="0" w:color="000000"/>
            </w:tcBorders>
          </w:tcPr>
          <w:p w14:paraId="09A8A81F" w14:textId="77777777" w:rsidR="000A70F9" w:rsidRDefault="000A70F9" w:rsidP="001B137F">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4"/>
              <w:jc w:val="right"/>
              <w:rPr>
                <w:kern w:val="2"/>
                <w:sz w:val="16"/>
              </w:rPr>
            </w:pPr>
            <w:r>
              <w:rPr>
                <w:kern w:val="2"/>
                <w:sz w:val="16"/>
              </w:rPr>
              <w:t>10,000</w:t>
            </w:r>
          </w:p>
        </w:tc>
      </w:tr>
      <w:tr w:rsidR="000A70F9" w14:paraId="3CE63CA2" w14:textId="77777777" w:rsidTr="001B137F">
        <w:trPr>
          <w:cantSplit/>
          <w:jc w:val="center"/>
        </w:trPr>
        <w:tc>
          <w:tcPr>
            <w:tcW w:w="1575" w:type="dxa"/>
          </w:tcPr>
          <w:p w14:paraId="72C69DAD"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Stocks</w:t>
            </w:r>
          </w:p>
        </w:tc>
        <w:tc>
          <w:tcPr>
            <w:tcW w:w="900" w:type="dxa"/>
            <w:tcBorders>
              <w:top w:val="single" w:sz="6" w:space="0" w:color="000000"/>
              <w:bottom w:val="single" w:sz="6" w:space="0" w:color="000000"/>
              <w:right w:val="nil"/>
            </w:tcBorders>
          </w:tcPr>
          <w:p w14:paraId="489BF7B3"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p>
        </w:tc>
        <w:tc>
          <w:tcPr>
            <w:tcW w:w="725" w:type="dxa"/>
            <w:tcBorders>
              <w:top w:val="single" w:sz="6" w:space="0" w:color="000000"/>
              <w:left w:val="nil"/>
              <w:bottom w:val="single" w:sz="6" w:space="0" w:color="000000"/>
            </w:tcBorders>
          </w:tcPr>
          <w:p w14:paraId="227A5FA0"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20,000</w:t>
            </w:r>
          </w:p>
        </w:tc>
        <w:tc>
          <w:tcPr>
            <w:tcW w:w="985" w:type="dxa"/>
            <w:tcBorders>
              <w:top w:val="single" w:sz="6" w:space="0" w:color="000000"/>
              <w:bottom w:val="single" w:sz="6" w:space="0" w:color="000000"/>
              <w:right w:val="nil"/>
            </w:tcBorders>
          </w:tcPr>
          <w:p w14:paraId="4BB34F8C"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p>
        </w:tc>
        <w:tc>
          <w:tcPr>
            <w:tcW w:w="620" w:type="dxa"/>
            <w:tcBorders>
              <w:top w:val="single" w:sz="6" w:space="0" w:color="000000"/>
              <w:left w:val="nil"/>
              <w:bottom w:val="single" w:sz="6" w:space="0" w:color="000000"/>
            </w:tcBorders>
          </w:tcPr>
          <w:p w14:paraId="38FF8035" w14:textId="77777777" w:rsidR="000A70F9" w:rsidRDefault="000A70F9" w:rsidP="001B137F">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4"/>
              <w:jc w:val="right"/>
              <w:rPr>
                <w:kern w:val="2"/>
                <w:sz w:val="16"/>
              </w:rPr>
            </w:pPr>
            <w:r>
              <w:rPr>
                <w:kern w:val="2"/>
                <w:sz w:val="16"/>
              </w:rPr>
              <w:t>0</w:t>
            </w:r>
          </w:p>
        </w:tc>
      </w:tr>
      <w:tr w:rsidR="000A70F9" w14:paraId="142CBF86" w14:textId="77777777" w:rsidTr="001B137F">
        <w:trPr>
          <w:cantSplit/>
          <w:jc w:val="center"/>
        </w:trPr>
        <w:tc>
          <w:tcPr>
            <w:tcW w:w="1575" w:type="dxa"/>
          </w:tcPr>
          <w:p w14:paraId="67B0E259"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p>
        </w:tc>
        <w:tc>
          <w:tcPr>
            <w:tcW w:w="900" w:type="dxa"/>
            <w:tcBorders>
              <w:top w:val="single" w:sz="6" w:space="0" w:color="000000"/>
              <w:bottom w:val="double" w:sz="6" w:space="0" w:color="000000"/>
              <w:right w:val="nil"/>
            </w:tcBorders>
          </w:tcPr>
          <w:p w14:paraId="07E865D3"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p>
        </w:tc>
        <w:tc>
          <w:tcPr>
            <w:tcW w:w="725" w:type="dxa"/>
            <w:tcBorders>
              <w:top w:val="single" w:sz="6" w:space="0" w:color="000000"/>
              <w:left w:val="nil"/>
              <w:bottom w:val="double" w:sz="6" w:space="0" w:color="000000"/>
            </w:tcBorders>
          </w:tcPr>
          <w:p w14:paraId="7996FBEF" w14:textId="77777777" w:rsidR="000A70F9" w:rsidRDefault="000A70F9" w:rsidP="001B137F">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4"/>
              <w:jc w:val="right"/>
              <w:rPr>
                <w:kern w:val="2"/>
                <w:sz w:val="16"/>
              </w:rPr>
            </w:pPr>
            <w:r>
              <w:rPr>
                <w:kern w:val="2"/>
                <w:sz w:val="16"/>
              </w:rPr>
              <w:t>200,000</w:t>
            </w:r>
          </w:p>
        </w:tc>
        <w:tc>
          <w:tcPr>
            <w:tcW w:w="985" w:type="dxa"/>
            <w:tcBorders>
              <w:top w:val="single" w:sz="6" w:space="0" w:color="000000"/>
              <w:bottom w:val="double" w:sz="6" w:space="0" w:color="000000"/>
              <w:right w:val="nil"/>
            </w:tcBorders>
          </w:tcPr>
          <w:p w14:paraId="304BE714"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p>
        </w:tc>
        <w:tc>
          <w:tcPr>
            <w:tcW w:w="620" w:type="dxa"/>
            <w:tcBorders>
              <w:top w:val="single" w:sz="6" w:space="0" w:color="000000"/>
              <w:left w:val="nil"/>
              <w:bottom w:val="double" w:sz="6" w:space="0" w:color="000000"/>
            </w:tcBorders>
          </w:tcPr>
          <w:p w14:paraId="6AECA96E" w14:textId="77777777" w:rsidR="000A70F9" w:rsidRDefault="000A70F9" w:rsidP="001B137F">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4"/>
              <w:jc w:val="right"/>
              <w:rPr>
                <w:kern w:val="2"/>
                <w:sz w:val="16"/>
              </w:rPr>
            </w:pPr>
            <w:r>
              <w:rPr>
                <w:kern w:val="2"/>
                <w:sz w:val="16"/>
              </w:rPr>
              <w:t>50,000</w:t>
            </w:r>
          </w:p>
        </w:tc>
      </w:tr>
    </w:tbl>
    <w:p w14:paraId="13BC3426" w14:textId="77777777" w:rsidR="0051585C" w:rsidRDefault="0051585C" w:rsidP="0051585C">
      <w:pPr>
        <w:pStyle w:val="1"/>
        <w:spacing w:after="0"/>
      </w:pPr>
    </w:p>
    <w:p w14:paraId="36295FAF" w14:textId="77777777" w:rsidR="000A70F9" w:rsidRDefault="000A70F9" w:rsidP="0051585C">
      <w:pPr>
        <w:pStyle w:val="1"/>
      </w:pPr>
      <w:r>
        <w:t>1.</w:t>
      </w:r>
      <w:r>
        <w:tab/>
        <w:t>Since 1/4 of the assets distributed in liquidation are located in Louisiana, 1/4 of X's stock has its situs in Louisiana.</w:t>
      </w:r>
    </w:p>
    <w:p w14:paraId="6C489A28" w14:textId="77777777" w:rsidR="000A70F9" w:rsidRDefault="000A70F9" w:rsidP="001B137F">
      <w:pPr>
        <w:pStyle w:val="1"/>
      </w:pPr>
      <w:r>
        <w:t>2.</w:t>
      </w:r>
      <w:r>
        <w:tab/>
        <w:t>Gain is computed as follows.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FFFFFF"/>
        </w:tblBorders>
        <w:tblLayout w:type="fixed"/>
        <w:tblCellMar>
          <w:left w:w="115" w:type="dxa"/>
          <w:right w:w="115" w:type="dxa"/>
        </w:tblCellMar>
        <w:tblLook w:val="0000" w:firstRow="0" w:lastRow="0" w:firstColumn="0" w:lastColumn="0" w:noHBand="0" w:noVBand="0"/>
      </w:tblPr>
      <w:tblGrid>
        <w:gridCol w:w="3171"/>
        <w:gridCol w:w="990"/>
        <w:gridCol w:w="597"/>
      </w:tblGrid>
      <w:tr w:rsidR="000A70F9" w14:paraId="79C5D1AF" w14:textId="77777777" w:rsidTr="001B137F">
        <w:trPr>
          <w:cantSplit/>
          <w:jc w:val="center"/>
        </w:trPr>
        <w:tc>
          <w:tcPr>
            <w:tcW w:w="3171" w:type="dxa"/>
          </w:tcPr>
          <w:p w14:paraId="384EEBB7" w14:textId="77777777" w:rsidR="000A70F9" w:rsidRDefault="000A70F9">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Fair market value of property received</w:t>
            </w:r>
          </w:p>
        </w:tc>
        <w:tc>
          <w:tcPr>
            <w:tcW w:w="990" w:type="dxa"/>
          </w:tcPr>
          <w:p w14:paraId="46B596A2" w14:textId="77777777" w:rsidR="000A70F9" w:rsidRDefault="000A70F9">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p>
        </w:tc>
        <w:tc>
          <w:tcPr>
            <w:tcW w:w="597" w:type="dxa"/>
          </w:tcPr>
          <w:p w14:paraId="3F60A5CF" w14:textId="77777777" w:rsidR="000A70F9" w:rsidRDefault="000A70F9" w:rsidP="001B137F">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4"/>
              <w:jc w:val="right"/>
              <w:rPr>
                <w:kern w:val="2"/>
                <w:sz w:val="16"/>
              </w:rPr>
            </w:pPr>
            <w:r>
              <w:rPr>
                <w:kern w:val="2"/>
                <w:sz w:val="16"/>
              </w:rPr>
              <w:t>20,000</w:t>
            </w:r>
          </w:p>
        </w:tc>
      </w:tr>
      <w:tr w:rsidR="000A70F9" w14:paraId="2999AEFB" w14:textId="77777777" w:rsidTr="001B137F">
        <w:trPr>
          <w:cantSplit/>
          <w:jc w:val="center"/>
        </w:trPr>
        <w:tc>
          <w:tcPr>
            <w:tcW w:w="3171" w:type="dxa"/>
          </w:tcPr>
          <w:p w14:paraId="350A1E76"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Basis of property received</w:t>
            </w:r>
          </w:p>
        </w:tc>
        <w:tc>
          <w:tcPr>
            <w:tcW w:w="990" w:type="dxa"/>
          </w:tcPr>
          <w:p w14:paraId="603F6051"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p>
        </w:tc>
        <w:tc>
          <w:tcPr>
            <w:tcW w:w="597" w:type="dxa"/>
          </w:tcPr>
          <w:p w14:paraId="7A5F0041" w14:textId="77777777" w:rsidR="000A70F9" w:rsidRDefault="000A70F9" w:rsidP="001B137F">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4"/>
              <w:jc w:val="right"/>
              <w:rPr>
                <w:kern w:val="2"/>
                <w:sz w:val="16"/>
              </w:rPr>
            </w:pPr>
            <w:r>
              <w:rPr>
                <w:kern w:val="2"/>
                <w:sz w:val="16"/>
              </w:rPr>
              <w:t>1,000</w:t>
            </w:r>
          </w:p>
        </w:tc>
      </w:tr>
      <w:tr w:rsidR="000A70F9" w14:paraId="0FBD1A79" w14:textId="77777777" w:rsidTr="001B137F">
        <w:trPr>
          <w:cantSplit/>
          <w:jc w:val="center"/>
        </w:trPr>
        <w:tc>
          <w:tcPr>
            <w:tcW w:w="3171" w:type="dxa"/>
          </w:tcPr>
          <w:p w14:paraId="07DAA648"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Gain</w:t>
            </w:r>
          </w:p>
        </w:tc>
        <w:tc>
          <w:tcPr>
            <w:tcW w:w="990" w:type="dxa"/>
          </w:tcPr>
          <w:p w14:paraId="6A29DC7D"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p>
        </w:tc>
        <w:tc>
          <w:tcPr>
            <w:tcW w:w="597" w:type="dxa"/>
          </w:tcPr>
          <w:p w14:paraId="62FC9A6C" w14:textId="77777777" w:rsidR="000A70F9" w:rsidRDefault="000A70F9" w:rsidP="001B137F">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4"/>
              <w:jc w:val="right"/>
              <w:rPr>
                <w:kern w:val="2"/>
                <w:sz w:val="16"/>
              </w:rPr>
            </w:pPr>
            <w:r>
              <w:rPr>
                <w:kern w:val="2"/>
                <w:sz w:val="16"/>
              </w:rPr>
              <w:t>19,000</w:t>
            </w:r>
          </w:p>
        </w:tc>
      </w:tr>
      <w:tr w:rsidR="000A70F9" w14:paraId="0FC26DD2" w14:textId="77777777" w:rsidTr="001B137F">
        <w:trPr>
          <w:cantSplit/>
          <w:jc w:val="center"/>
        </w:trPr>
        <w:tc>
          <w:tcPr>
            <w:tcW w:w="3171" w:type="dxa"/>
          </w:tcPr>
          <w:p w14:paraId="64AD4362"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Louisiana taxable gain (1/4 of $19,000)</w:t>
            </w:r>
          </w:p>
        </w:tc>
        <w:tc>
          <w:tcPr>
            <w:tcW w:w="990" w:type="dxa"/>
          </w:tcPr>
          <w:p w14:paraId="65FF05FA"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w:t>
            </w:r>
          </w:p>
        </w:tc>
        <w:tc>
          <w:tcPr>
            <w:tcW w:w="597" w:type="dxa"/>
          </w:tcPr>
          <w:p w14:paraId="03953FEF" w14:textId="77777777" w:rsidR="000A70F9" w:rsidRDefault="000A70F9" w:rsidP="001B137F">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14"/>
              <w:jc w:val="right"/>
              <w:rPr>
                <w:kern w:val="2"/>
                <w:sz w:val="16"/>
              </w:rPr>
            </w:pPr>
            <w:r>
              <w:rPr>
                <w:kern w:val="2"/>
                <w:sz w:val="16"/>
              </w:rPr>
              <w:t>4,750</w:t>
            </w:r>
          </w:p>
        </w:tc>
      </w:tr>
    </w:tbl>
    <w:p w14:paraId="30FBDB65" w14:textId="77777777" w:rsidR="0051585C" w:rsidRPr="0051585C" w:rsidRDefault="0051585C" w:rsidP="0051585C">
      <w:pPr>
        <w:pStyle w:val="AuthorityNote"/>
        <w:rPr>
          <w:sz w:val="20"/>
        </w:rPr>
      </w:pPr>
    </w:p>
    <w:p w14:paraId="491C7DD1" w14:textId="77777777" w:rsidR="000A70F9" w:rsidRDefault="000A70F9" w:rsidP="0051585C">
      <w:pPr>
        <w:pStyle w:val="AuthorityNote"/>
      </w:pPr>
      <w:r>
        <w:t>AUTHORITY NOTE:</w:t>
      </w:r>
      <w:r>
        <w:tab/>
        <w:t>Promulgated in accordance with R.S. 47:287.747.</w:t>
      </w:r>
    </w:p>
    <w:p w14:paraId="6513A9BE" w14:textId="77777777" w:rsidR="000A70F9" w:rsidRDefault="000A70F9">
      <w:pPr>
        <w:pStyle w:val="HistoricalNote"/>
      </w:pPr>
      <w:r>
        <w:t>HISTORICAL NOTE:</w:t>
      </w:r>
      <w:r>
        <w:tab/>
        <w:t>Promulgated by the Department of Revenue and Taxation, Income Tax Section, LR 14:109 (February 1988), repromulgated by the Department of Revenue, Policy Services Division, LR 30:486 (March 2004).</w:t>
      </w:r>
    </w:p>
    <w:p w14:paraId="3E63D0AA" w14:textId="77777777" w:rsidR="00F358D1" w:rsidRPr="00336751" w:rsidRDefault="00F358D1" w:rsidP="00F358D1">
      <w:pPr>
        <w:pStyle w:val="Section"/>
      </w:pPr>
      <w:bookmarkStart w:id="380" w:name="_Toc233690037"/>
      <w:bookmarkStart w:id="381" w:name="_Toc234030623"/>
      <w:bookmarkStart w:id="382" w:name="_Toc243721240"/>
      <w:bookmarkStart w:id="383" w:name="_Toc259619473"/>
      <w:bookmarkStart w:id="384" w:name="_Toc262718560"/>
      <w:bookmarkStart w:id="385" w:name="_Toc275165330"/>
      <w:bookmarkStart w:id="386" w:name="_Toc238197594"/>
      <w:r>
        <w:t>§</w:t>
      </w:r>
      <w:r w:rsidRPr="00336751">
        <w:t>1195.</w:t>
      </w:r>
      <w:r w:rsidRPr="00336751">
        <w:tab/>
        <w:t>Health Insurance Credit for Contractors of Public Works</w:t>
      </w:r>
      <w:bookmarkEnd w:id="380"/>
      <w:bookmarkEnd w:id="381"/>
      <w:bookmarkEnd w:id="382"/>
      <w:bookmarkEnd w:id="383"/>
      <w:bookmarkEnd w:id="384"/>
      <w:bookmarkEnd w:id="385"/>
      <w:bookmarkEnd w:id="386"/>
    </w:p>
    <w:p w14:paraId="1648E027" w14:textId="77777777" w:rsidR="00F358D1" w:rsidRPr="00336751" w:rsidRDefault="00F358D1" w:rsidP="00F358D1">
      <w:pPr>
        <w:pStyle w:val="A"/>
      </w:pPr>
      <w:r w:rsidRPr="00336751">
        <w:t>A.</w:t>
      </w:r>
      <w:r w:rsidRPr="00336751">
        <w:tab/>
        <w:t>Louisiana Revised Statutes 47:287.759 allows for a tax credit against corporation income tax to contractors and subcontractors constructing a public work who offer health insurance to their employees and their dependents.</w:t>
      </w:r>
    </w:p>
    <w:p w14:paraId="04CBFC35" w14:textId="77777777" w:rsidR="00F358D1" w:rsidRPr="00336751" w:rsidRDefault="00F358D1" w:rsidP="00F358D1">
      <w:pPr>
        <w:pStyle w:val="1"/>
      </w:pPr>
      <w:r w:rsidRPr="00336751">
        <w:lastRenderedPageBreak/>
        <w:t>1.</w:t>
      </w:r>
      <w:r w:rsidRPr="00336751">
        <w:tab/>
        <w:t>The amount of the credit is 2 percent of the total amount of the contract for the public work less any amounts paid to a subcontractor for a portion of the work performed by the subcontractor.</w:t>
      </w:r>
    </w:p>
    <w:p w14:paraId="20972E09" w14:textId="77777777" w:rsidR="00F358D1" w:rsidRPr="00336751" w:rsidRDefault="00F358D1" w:rsidP="00F358D1">
      <w:pPr>
        <w:pStyle w:val="1"/>
      </w:pPr>
      <w:r w:rsidRPr="00336751">
        <w:t>2.</w:t>
      </w:r>
      <w:r w:rsidRPr="00336751">
        <w:tab/>
        <w:t xml:space="preserve">The total tax credit for all taxpayers is limited to </w:t>
      </w:r>
      <w:r w:rsidRPr="00336751">
        <w:br/>
        <w:t>$3 million per calendar year.</w:t>
      </w:r>
    </w:p>
    <w:p w14:paraId="62CDCC42" w14:textId="77777777" w:rsidR="00F358D1" w:rsidRPr="00336751" w:rsidRDefault="00F358D1" w:rsidP="00F358D1">
      <w:pPr>
        <w:pStyle w:val="1"/>
      </w:pPr>
      <w:r w:rsidRPr="00336751">
        <w:t>3.</w:t>
      </w:r>
      <w:r w:rsidRPr="00336751">
        <w:tab/>
        <w:t>At least 85 percent of the full-time employees must be offered health insurance. Contractors and subcontractors must pay 75 percent of the total premium for the health insurance of employees who choose to participate and at least 50 percent for each participating dependent of such employees.</w:t>
      </w:r>
    </w:p>
    <w:p w14:paraId="0C21FAA3" w14:textId="77777777" w:rsidR="00F358D1" w:rsidRPr="00336751" w:rsidRDefault="00F358D1" w:rsidP="00F358D1">
      <w:pPr>
        <w:pStyle w:val="1"/>
      </w:pPr>
      <w:r w:rsidRPr="00336751">
        <w:t>4.</w:t>
      </w:r>
      <w:r w:rsidRPr="00336751">
        <w:tab/>
        <w:t>Employees do not include independent contractors.</w:t>
      </w:r>
    </w:p>
    <w:p w14:paraId="0E98FFF5" w14:textId="77777777" w:rsidR="00F358D1" w:rsidRPr="00336751" w:rsidRDefault="00F358D1" w:rsidP="00F358D1">
      <w:pPr>
        <w:pStyle w:val="A"/>
      </w:pPr>
      <w:r w:rsidRPr="00336751">
        <w:t>B.</w:t>
      </w:r>
      <w:r w:rsidRPr="00336751">
        <w:tab/>
        <w:t>Definitions</w:t>
      </w:r>
    </w:p>
    <w:p w14:paraId="1EA00B16" w14:textId="77777777" w:rsidR="00F358D1" w:rsidRPr="00336751" w:rsidRDefault="00F358D1" w:rsidP="00F358D1">
      <w:pPr>
        <w:pStyle w:val="1"/>
      </w:pPr>
      <w:r w:rsidRPr="00336751">
        <w:rPr>
          <w:i/>
          <w:iCs/>
        </w:rPr>
        <w:t>Dependents</w:t>
      </w:r>
      <w:r w:rsidRPr="00336751">
        <w:t xml:space="preserve">—spouse and those persons who would qualify as </w:t>
      </w:r>
      <w:r w:rsidRPr="007C6F2F">
        <w:t>dependents</w:t>
      </w:r>
      <w:r w:rsidRPr="00336751">
        <w:t xml:space="preserve"> on the employee's federal income tax return.</w:t>
      </w:r>
    </w:p>
    <w:p w14:paraId="7CD5FD7E" w14:textId="77777777" w:rsidR="00F358D1" w:rsidRPr="00336751" w:rsidRDefault="00F358D1" w:rsidP="00F358D1">
      <w:pPr>
        <w:pStyle w:val="1"/>
      </w:pPr>
      <w:r w:rsidRPr="00336751">
        <w:rPr>
          <w:i/>
          <w:iCs/>
        </w:rPr>
        <w:t>Earnings</w:t>
      </w:r>
      <w:r w:rsidRPr="00336751">
        <w:t>―gross wages of the employee not including fringe benefits.</w:t>
      </w:r>
    </w:p>
    <w:p w14:paraId="386AB4F3" w14:textId="77777777" w:rsidR="00F358D1" w:rsidRPr="00336751" w:rsidRDefault="00F358D1" w:rsidP="00F358D1">
      <w:pPr>
        <w:pStyle w:val="1"/>
      </w:pPr>
      <w:r w:rsidRPr="00336751">
        <w:rPr>
          <w:i/>
          <w:iCs/>
        </w:rPr>
        <w:t>Health Insurance</w:t>
      </w:r>
      <w:r w:rsidRPr="00336751">
        <w:t>―coverage for basic hospital care, and coverage for physician care, as well as coverage for health care.</w:t>
      </w:r>
    </w:p>
    <w:p w14:paraId="70AC9096" w14:textId="77777777" w:rsidR="00F358D1" w:rsidRPr="00336751" w:rsidRDefault="00F358D1" w:rsidP="00F358D1">
      <w:pPr>
        <w:pStyle w:val="1"/>
      </w:pPr>
      <w:r w:rsidRPr="00336751">
        <w:rPr>
          <w:i/>
          <w:iCs/>
        </w:rPr>
        <w:t>Public Work</w:t>
      </w:r>
      <w:r w:rsidRPr="00336751">
        <w:t>―a building, physical improvement, or other fixed construction owned by the state or a political subdivision of the state.</w:t>
      </w:r>
    </w:p>
    <w:p w14:paraId="2733C12E" w14:textId="77777777" w:rsidR="00F358D1" w:rsidRPr="00336751" w:rsidRDefault="00F358D1" w:rsidP="00F358D1">
      <w:pPr>
        <w:pStyle w:val="A"/>
      </w:pPr>
      <w:r w:rsidRPr="00336751">
        <w:t>C.</w:t>
      </w:r>
      <w:r w:rsidRPr="00336751">
        <w:tab/>
        <w:t>Procedure for Allocation of the Health Insurance Credit</w:t>
      </w:r>
    </w:p>
    <w:p w14:paraId="0786D0C4" w14:textId="77777777" w:rsidR="00F358D1" w:rsidRPr="00336751" w:rsidRDefault="00F358D1" w:rsidP="00F358D1">
      <w:pPr>
        <w:pStyle w:val="1"/>
      </w:pPr>
      <w:r w:rsidRPr="00336751">
        <w:t>1.</w:t>
      </w:r>
      <w:r w:rsidRPr="00336751">
        <w:tab/>
        <w:t>The department will determine if the $3 million cap on the health insurance credit has been exceeded after all possible extensions to file have passed for all taxpayers.</w:t>
      </w:r>
    </w:p>
    <w:p w14:paraId="5A039484" w14:textId="77777777" w:rsidR="00F358D1" w:rsidRPr="00336751" w:rsidRDefault="00F358D1" w:rsidP="00F358D1">
      <w:pPr>
        <w:pStyle w:val="1"/>
      </w:pPr>
      <w:r w:rsidRPr="00336751">
        <w:t>2.</w:t>
      </w:r>
      <w:r w:rsidRPr="00336751">
        <w:tab/>
        <w:t>If the $3 million cap on the health insurance credit is not exceeded and all applicable extensions to file returns have expired, contractors and subcontractors who earn the health insurance credit will be allowed the full amount of the credit properly claimed on their tax return with appropriate interest.</w:t>
      </w:r>
    </w:p>
    <w:p w14:paraId="56657753" w14:textId="77777777" w:rsidR="00F358D1" w:rsidRPr="00336751" w:rsidRDefault="00F358D1" w:rsidP="00F358D1">
      <w:pPr>
        <w:pStyle w:val="1"/>
      </w:pPr>
      <w:r w:rsidRPr="00336751">
        <w:t>3.</w:t>
      </w:r>
      <w:r w:rsidRPr="00336751">
        <w:tab/>
        <w:t>However, if more than $3 million is claimed statewide, the department will allocate the credit on a pro rata basis in proportion to the amount of health insurance credit properly claimed on each employer's timely filed tax return. The allocation will be made after the filing deadline inclusive of all applicable extension periods.</w:t>
      </w:r>
    </w:p>
    <w:p w14:paraId="0D9F9029" w14:textId="77777777" w:rsidR="00F358D1" w:rsidRPr="00336751" w:rsidRDefault="00F358D1" w:rsidP="00F358D1">
      <w:pPr>
        <w:pStyle w:val="a0"/>
      </w:pPr>
      <w:r w:rsidRPr="00336751">
        <w:t>a.</w:t>
      </w:r>
      <w:r w:rsidRPr="00336751">
        <w:tab/>
        <w:t>Contractors and subcontractors claiming the health insurance credit and an overall refund of overpayment for the taxable year should file their return with the department.</w:t>
      </w:r>
    </w:p>
    <w:p w14:paraId="3D6A22AD" w14:textId="77777777" w:rsidR="00F358D1" w:rsidRPr="00336751" w:rsidRDefault="00F358D1" w:rsidP="00F358D1">
      <w:pPr>
        <w:pStyle w:val="i0"/>
      </w:pPr>
      <w:r w:rsidRPr="00336751">
        <w:tab/>
        <w:t>i.</w:t>
      </w:r>
      <w:r w:rsidRPr="00336751">
        <w:tab/>
        <w:t>The department will reduce the taxpayer's total refund of overpayment by the amount of the health insurance credit claimed on the tax return.</w:t>
      </w:r>
    </w:p>
    <w:p w14:paraId="2BC12004" w14:textId="77777777" w:rsidR="00F358D1" w:rsidRPr="00336751" w:rsidRDefault="00F358D1" w:rsidP="00F358D1">
      <w:pPr>
        <w:pStyle w:val="i0"/>
      </w:pPr>
      <w:r w:rsidRPr="00336751">
        <w:tab/>
        <w:t>ii.</w:t>
      </w:r>
      <w:r w:rsidRPr="00336751">
        <w:tab/>
        <w:t xml:space="preserve">An initial refund of overpayment, the amount of which is exclusive of the health insurance credit amount, will be sent to the taxpayer with a letter stating that the taxpayer's claimed health insurance credit will be held in abeyance until </w:t>
      </w:r>
      <w:r w:rsidRPr="00336751">
        <w:t>after the extended filing deadline and subsequently will be refunded with appropriate interest.</w:t>
      </w:r>
    </w:p>
    <w:p w14:paraId="2AF5F2C6" w14:textId="77777777" w:rsidR="00F358D1" w:rsidRPr="00336751" w:rsidRDefault="00F358D1" w:rsidP="00F358D1">
      <w:pPr>
        <w:pStyle w:val="i0"/>
      </w:pPr>
      <w:r w:rsidRPr="00336751">
        <w:tab/>
        <w:t>iii.</w:t>
      </w:r>
      <w:r w:rsidRPr="00336751">
        <w:tab/>
        <w:t>The health insurance credit will be processed and refunded proportionately after the last extension for filing deadline.</w:t>
      </w:r>
    </w:p>
    <w:p w14:paraId="386F6E0C" w14:textId="77777777" w:rsidR="00F358D1" w:rsidRPr="00336751" w:rsidRDefault="00F358D1" w:rsidP="00F358D1">
      <w:pPr>
        <w:pStyle w:val="i0"/>
      </w:pPr>
      <w:r w:rsidRPr="00336751">
        <w:tab/>
        <w:t>iv.</w:t>
      </w:r>
      <w:r w:rsidRPr="00336751">
        <w:tab/>
        <w:t>If the health insurance credit is reduced as provided by §1195.C.3 and the taxpayer owes additional money to the department, an assessment will be sent exclusive of penalties and interest if paid within 60 days.</w:t>
      </w:r>
    </w:p>
    <w:p w14:paraId="25DD8D37" w14:textId="77777777" w:rsidR="00F358D1" w:rsidRPr="00336751" w:rsidRDefault="00F358D1" w:rsidP="00F358D1">
      <w:pPr>
        <w:pStyle w:val="a1"/>
      </w:pPr>
      <w:r w:rsidRPr="00336751">
        <w:t>(a).</w:t>
      </w:r>
      <w:r w:rsidRPr="00336751">
        <w:tab/>
        <w:t>If the additional amount owed is paid within the 60-day period, the interest will be abated pursuant to R.S. 47:1601. Payment of the additional amount owed within the 60-day period will be considered to be a request for waiver of delinquent payment penalties pursuant to R.S. 47:1603 and will be granted.</w:t>
      </w:r>
    </w:p>
    <w:p w14:paraId="3F7F3C11" w14:textId="77777777" w:rsidR="00F358D1" w:rsidRPr="00336751" w:rsidRDefault="00F358D1" w:rsidP="00F358D1">
      <w:pPr>
        <w:pStyle w:val="a1"/>
      </w:pPr>
      <w:r w:rsidRPr="00336751">
        <w:t>(b).</w:t>
      </w:r>
      <w:r w:rsidRPr="00336751">
        <w:tab/>
        <w:t xml:space="preserve">If the amount owed is not paid within the </w:t>
      </w:r>
      <w:r w:rsidRPr="00336751">
        <w:br/>
        <w:t>60-day period, interest and penalties will be computed from the original due date of the return regardless of any extensions.</w:t>
      </w:r>
    </w:p>
    <w:p w14:paraId="0F301DCA" w14:textId="77777777" w:rsidR="00F358D1" w:rsidRPr="00336751" w:rsidRDefault="00F358D1" w:rsidP="00F358D1">
      <w:pPr>
        <w:pStyle w:val="a0"/>
      </w:pPr>
      <w:r w:rsidRPr="00336751">
        <w:t>b.</w:t>
      </w:r>
      <w:r w:rsidRPr="00336751">
        <w:tab/>
        <w:t>Contractors and subcontractors who claim the health insurance credit and still owe additional taxes for the taxable year, should file their return with the department and remit payment with the return.</w:t>
      </w:r>
    </w:p>
    <w:p w14:paraId="43F3780B" w14:textId="77777777" w:rsidR="00F358D1" w:rsidRPr="00336751" w:rsidRDefault="00F358D1" w:rsidP="00F358D1">
      <w:pPr>
        <w:pStyle w:val="i0"/>
      </w:pPr>
      <w:r w:rsidRPr="00336751">
        <w:tab/>
        <w:t>i.</w:t>
      </w:r>
      <w:r w:rsidRPr="00336751">
        <w:tab/>
        <w:t>If the taxpayer's health insurance credit is reduced as provided by §1195.C.3, the taxpayer will receive an assessment for the difference without being subject to penalties and interest if paid within 60 days.</w:t>
      </w:r>
    </w:p>
    <w:p w14:paraId="6E511788" w14:textId="77777777" w:rsidR="00F358D1" w:rsidRPr="00336751" w:rsidRDefault="00F358D1" w:rsidP="00F358D1">
      <w:pPr>
        <w:pStyle w:val="i0"/>
      </w:pPr>
      <w:r w:rsidRPr="00336751">
        <w:tab/>
        <w:t>ii.</w:t>
      </w:r>
      <w:r w:rsidRPr="00336751">
        <w:tab/>
        <w:t>If the additional amount owed is paid within the 60-day period, the interest will be abated pursuant to R.S. 47:1601. Payment of the additional amount owed within the 60-day period will be considered to be a request for waiver of delinquent payment penalties pursuant to R.S. 47:1603 and will be granted.</w:t>
      </w:r>
    </w:p>
    <w:p w14:paraId="3800BEEF" w14:textId="77777777" w:rsidR="00F358D1" w:rsidRPr="00336751" w:rsidRDefault="00F358D1" w:rsidP="00F358D1">
      <w:pPr>
        <w:pStyle w:val="i0"/>
      </w:pPr>
      <w:r w:rsidRPr="00336751">
        <w:tab/>
        <w:t>iii.</w:t>
      </w:r>
      <w:r w:rsidRPr="00336751">
        <w:tab/>
        <w:t xml:space="preserve">If the amount owed is not paid within the </w:t>
      </w:r>
      <w:r w:rsidRPr="00336751">
        <w:br/>
        <w:t>60-day period, interest and penalties will be computed from the original due date of the return regardless of any extensions.</w:t>
      </w:r>
    </w:p>
    <w:p w14:paraId="0FA99A7D" w14:textId="77777777" w:rsidR="00F358D1" w:rsidRPr="00336751" w:rsidRDefault="00F358D1" w:rsidP="00F358D1">
      <w:pPr>
        <w:pStyle w:val="a0"/>
      </w:pPr>
      <w:r w:rsidRPr="00336751">
        <w:t>c.</w:t>
      </w:r>
      <w:r w:rsidRPr="00336751">
        <w:tab/>
        <w:t>Contractors and subcontractors who claim the health insurance credit that reduce their tax liability to zero for a taxable year should file their return with the department.</w:t>
      </w:r>
    </w:p>
    <w:p w14:paraId="789861B5" w14:textId="77777777" w:rsidR="00F358D1" w:rsidRPr="00336751" w:rsidRDefault="00F358D1" w:rsidP="00F358D1">
      <w:pPr>
        <w:pStyle w:val="i0"/>
      </w:pPr>
      <w:r w:rsidRPr="00336751">
        <w:tab/>
        <w:t>i.</w:t>
      </w:r>
      <w:r w:rsidRPr="00336751">
        <w:tab/>
        <w:t>If the taxpayer's health insurance credit is reduced as provided by §1195.C.3 such that the taxpayer owes additional tax, the taxpayer will receive an assessment for the taxes owed exclusive of interest and penalties if paid within 60 days.</w:t>
      </w:r>
    </w:p>
    <w:p w14:paraId="08E954B8" w14:textId="77777777" w:rsidR="00F358D1" w:rsidRPr="00336751" w:rsidRDefault="00F358D1" w:rsidP="00F358D1">
      <w:pPr>
        <w:pStyle w:val="i0"/>
      </w:pPr>
      <w:r w:rsidRPr="00336751">
        <w:tab/>
        <w:t>ii.</w:t>
      </w:r>
      <w:r w:rsidRPr="00336751">
        <w:tab/>
        <w:t>If the additional amount owed is paid within the 60-day period, the interest is abated pursuant to R.S. 47:1601. Payment of the additional amount owed within the 60-day period will be considered to be a request for waiver of delinquent payment penalties pursuant to R.S. 47:1603 and will be granted.</w:t>
      </w:r>
    </w:p>
    <w:p w14:paraId="7A63C2F9" w14:textId="77777777" w:rsidR="00F358D1" w:rsidRPr="00336751" w:rsidRDefault="00F358D1" w:rsidP="00F358D1">
      <w:pPr>
        <w:pStyle w:val="i0"/>
      </w:pPr>
      <w:r w:rsidRPr="00336751">
        <w:tab/>
        <w:t>iii.</w:t>
      </w:r>
      <w:r w:rsidRPr="00336751">
        <w:tab/>
        <w:t xml:space="preserve">If the amount owed is not paid within the </w:t>
      </w:r>
      <w:r w:rsidRPr="00336751">
        <w:br/>
        <w:t xml:space="preserve">60-day period, interest and penalties will be computed from </w:t>
      </w:r>
      <w:r w:rsidRPr="00336751">
        <w:lastRenderedPageBreak/>
        <w:t>the original due date of the return regardless of any extensions.</w:t>
      </w:r>
    </w:p>
    <w:p w14:paraId="603BCA22" w14:textId="77777777" w:rsidR="00F358D1" w:rsidRPr="00336751" w:rsidRDefault="00F358D1" w:rsidP="00F358D1">
      <w:pPr>
        <w:pStyle w:val="A"/>
      </w:pPr>
      <w:r w:rsidRPr="00336751">
        <w:t>D.</w:t>
      </w:r>
      <w:r w:rsidRPr="00336751">
        <w:tab/>
        <w:t>Information that must be submitted with the return in order to properly claim the credit:</w:t>
      </w:r>
    </w:p>
    <w:p w14:paraId="70C667F8" w14:textId="77777777" w:rsidR="00F358D1" w:rsidRPr="00336751" w:rsidRDefault="00F358D1" w:rsidP="00F358D1">
      <w:pPr>
        <w:pStyle w:val="1"/>
      </w:pPr>
      <w:r w:rsidRPr="00336751">
        <w:t>1.</w:t>
      </w:r>
      <w:r w:rsidRPr="00336751">
        <w:tab/>
        <w:t>statement that health insurance has been offered to at least 85 percent of the employees;</w:t>
      </w:r>
    </w:p>
    <w:p w14:paraId="068F8B56" w14:textId="77777777" w:rsidR="00F358D1" w:rsidRPr="00336751" w:rsidRDefault="00F358D1" w:rsidP="00F358D1">
      <w:pPr>
        <w:pStyle w:val="1"/>
      </w:pPr>
      <w:r w:rsidRPr="00336751">
        <w:t>2.</w:t>
      </w:r>
      <w:r w:rsidRPr="00336751">
        <w:tab/>
        <w:t>copy of the health insurance coverage plan from the insurance company;</w:t>
      </w:r>
    </w:p>
    <w:p w14:paraId="4BE107A2" w14:textId="77777777" w:rsidR="00F358D1" w:rsidRPr="00336751" w:rsidRDefault="00F358D1" w:rsidP="00F358D1">
      <w:pPr>
        <w:pStyle w:val="1"/>
      </w:pPr>
      <w:r w:rsidRPr="00336751">
        <w:t>3.</w:t>
      </w:r>
      <w:r w:rsidRPr="00336751">
        <w:tab/>
        <w:t>number of full-time employees working for the contractor or subcontractor; and</w:t>
      </w:r>
    </w:p>
    <w:p w14:paraId="12EE9DD5" w14:textId="77777777" w:rsidR="00F358D1" w:rsidRPr="00336751" w:rsidRDefault="00F358D1" w:rsidP="00F358D1">
      <w:pPr>
        <w:pStyle w:val="1"/>
      </w:pPr>
      <w:r w:rsidRPr="00336751">
        <w:t>4.</w:t>
      </w:r>
      <w:r w:rsidRPr="00336751">
        <w:tab/>
        <w:t>amount of the contract for public work.</w:t>
      </w:r>
    </w:p>
    <w:p w14:paraId="6729AEE5" w14:textId="77777777" w:rsidR="00F358D1" w:rsidRPr="00336751" w:rsidRDefault="00F358D1" w:rsidP="00F358D1">
      <w:pPr>
        <w:pStyle w:val="AuthorityNote"/>
      </w:pPr>
      <w:r w:rsidRPr="00336751">
        <w:t>AUTHORITY NOTE:</w:t>
      </w:r>
      <w:r w:rsidRPr="00336751">
        <w:tab/>
        <w:t>Promulgated in accordance with R.S. 47:287.759, R. S. 47:1601, R.S. 47:1603, R.S. 47:287.785, and R.S. 47:1511.</w:t>
      </w:r>
    </w:p>
    <w:p w14:paraId="45278213" w14:textId="77777777" w:rsidR="00F358D1" w:rsidRDefault="00F358D1" w:rsidP="00F358D1">
      <w:pPr>
        <w:pStyle w:val="HistoricalNote"/>
      </w:pPr>
      <w:r w:rsidRPr="00336751">
        <w:t>HISTORICAL NOTE:</w:t>
      </w:r>
      <w:r w:rsidRPr="00336751">
        <w:tab/>
        <w:t>Promulgated by the Department of Revenue, Policy Services Division, LR 32:864 (May 2006).</w:t>
      </w:r>
    </w:p>
    <w:p w14:paraId="17B5E88C" w14:textId="77777777" w:rsidR="000A70F9" w:rsidRDefault="000A70F9">
      <w:pPr>
        <w:pStyle w:val="Chapter"/>
      </w:pPr>
      <w:bookmarkStart w:id="387" w:name="TOC_Chap28"/>
      <w:bookmarkStart w:id="388" w:name="_Toc233690038"/>
      <w:bookmarkStart w:id="389" w:name="_Toc234030624"/>
      <w:bookmarkStart w:id="390" w:name="_Toc243721241"/>
      <w:bookmarkStart w:id="391" w:name="_Toc259619474"/>
      <w:bookmarkStart w:id="392" w:name="_Toc262718561"/>
      <w:bookmarkStart w:id="393" w:name="_Toc275165331"/>
      <w:bookmarkStart w:id="394" w:name="_Toc238197595"/>
      <w:r>
        <w:t>Chapter 13.</w:t>
      </w:r>
      <w:bookmarkEnd w:id="387"/>
      <w:r w:rsidR="00420421">
        <w:tab/>
      </w:r>
      <w:bookmarkStart w:id="395" w:name="TOCT_Chap28"/>
      <w:r>
        <w:t>Income: Individual</w:t>
      </w:r>
      <w:bookmarkEnd w:id="388"/>
      <w:bookmarkEnd w:id="389"/>
      <w:bookmarkEnd w:id="390"/>
      <w:bookmarkEnd w:id="391"/>
      <w:bookmarkEnd w:id="392"/>
      <w:bookmarkEnd w:id="393"/>
      <w:bookmarkEnd w:id="394"/>
      <w:bookmarkEnd w:id="395"/>
    </w:p>
    <w:p w14:paraId="38A70DF0" w14:textId="77777777" w:rsidR="000A70F9" w:rsidRDefault="000A70F9">
      <w:pPr>
        <w:pStyle w:val="Section"/>
      </w:pPr>
      <w:bookmarkStart w:id="396" w:name="_Toc233690039"/>
      <w:bookmarkStart w:id="397" w:name="_Toc234030625"/>
      <w:bookmarkStart w:id="398" w:name="_Toc243721242"/>
      <w:bookmarkStart w:id="399" w:name="_Toc259619475"/>
      <w:bookmarkStart w:id="400" w:name="_Toc262718562"/>
      <w:bookmarkStart w:id="401" w:name="_Toc275165332"/>
      <w:bookmarkStart w:id="402" w:name="_Toc238197596"/>
      <w:r>
        <w:t>§1301.</w:t>
      </w:r>
      <w:r>
        <w:tab/>
        <w:t>Requirements for Submitting Claims for Offset of Individual Income Tax Refunds against Debts Owed Certain State Agencies</w:t>
      </w:r>
      <w:bookmarkEnd w:id="396"/>
      <w:bookmarkEnd w:id="397"/>
      <w:bookmarkEnd w:id="398"/>
      <w:bookmarkEnd w:id="399"/>
      <w:bookmarkEnd w:id="400"/>
      <w:bookmarkEnd w:id="401"/>
      <w:bookmarkEnd w:id="402"/>
    </w:p>
    <w:p w14:paraId="7BCE8A2C" w14:textId="77777777" w:rsidR="000A70F9" w:rsidRDefault="000A70F9">
      <w:pPr>
        <w:pStyle w:val="A"/>
      </w:pPr>
      <w:r>
        <w:t>A.</w:t>
      </w:r>
      <w:r>
        <w:tab/>
        <w:t>The responsible official for each claimant agency will provide to the secretary of revenue and taxation a certified listing of all offset claims. The listing of offset claims must be made in writing or on magnetic tapes in a format specified by the secretary of revenue and taxation which will permit a written listing to be generated.</w:t>
      </w:r>
    </w:p>
    <w:p w14:paraId="3D97BFF5" w14:textId="77777777" w:rsidR="000A70F9" w:rsidRDefault="000A70F9">
      <w:pPr>
        <w:pStyle w:val="A"/>
      </w:pPr>
      <w:r>
        <w:t>B.</w:t>
      </w:r>
      <w:r>
        <w:tab/>
        <w:t>The responsible official must also furnish certification in writing that the debts for which the offset claims are made are legally collectible, liquidated sums due and owing the claimant agency or due and owing a person and collectible by the claimant agency. The certification must include the name and address of the claimant agency and the manner in which each offset claim arose.</w:t>
      </w:r>
    </w:p>
    <w:p w14:paraId="01ABEB28" w14:textId="77777777" w:rsidR="000A70F9" w:rsidRDefault="000A70F9">
      <w:pPr>
        <w:pStyle w:val="A"/>
      </w:pPr>
      <w:r>
        <w:t>C.</w:t>
      </w:r>
      <w:r>
        <w:tab/>
        <w:t>For each offset claim, the agency must include the following information:</w:t>
      </w:r>
    </w:p>
    <w:p w14:paraId="3B690625" w14:textId="77777777" w:rsidR="000A70F9" w:rsidRDefault="000A70F9">
      <w:pPr>
        <w:pStyle w:val="1"/>
      </w:pPr>
      <w:r>
        <w:t>1.</w:t>
      </w:r>
      <w:r>
        <w:tab/>
        <w:t>the name of the individual;</w:t>
      </w:r>
    </w:p>
    <w:p w14:paraId="471D7E27" w14:textId="77777777" w:rsidR="000A70F9" w:rsidRDefault="000A70F9">
      <w:pPr>
        <w:pStyle w:val="1"/>
      </w:pPr>
      <w:r>
        <w:t>2.</w:t>
      </w:r>
      <w:r>
        <w:tab/>
        <w:t>the amount of offset claimed;</w:t>
      </w:r>
    </w:p>
    <w:p w14:paraId="517D7E4D" w14:textId="77777777" w:rsidR="000A70F9" w:rsidRDefault="000A70F9">
      <w:pPr>
        <w:pStyle w:val="1"/>
      </w:pPr>
      <w:r>
        <w:t>3.</w:t>
      </w:r>
      <w:r>
        <w:tab/>
        <w:t xml:space="preserve">the </w:t>
      </w:r>
      <w:r w:rsidR="00D16FD4">
        <w:t>Social Security</w:t>
      </w:r>
      <w:r>
        <w:t xml:space="preserve"> number of the debtor;</w:t>
      </w:r>
    </w:p>
    <w:p w14:paraId="56632B89" w14:textId="77777777" w:rsidR="000A70F9" w:rsidRDefault="000A70F9">
      <w:pPr>
        <w:pStyle w:val="1"/>
      </w:pPr>
      <w:r>
        <w:t>4.</w:t>
      </w:r>
      <w:r>
        <w:tab/>
        <w:t>the most current address available to the claimant;</w:t>
      </w:r>
    </w:p>
    <w:p w14:paraId="3589FF43" w14:textId="77777777" w:rsidR="000A70F9" w:rsidRDefault="000A70F9">
      <w:pPr>
        <w:pStyle w:val="1"/>
      </w:pPr>
      <w:r>
        <w:t>5.</w:t>
      </w:r>
      <w:r>
        <w:tab/>
        <w:t>any additional information requested by the secretary which will facilitate identification and processing of the offset claim.</w:t>
      </w:r>
    </w:p>
    <w:p w14:paraId="0A1274AD" w14:textId="77777777" w:rsidR="000A70F9" w:rsidRDefault="000A70F9">
      <w:pPr>
        <w:pStyle w:val="A"/>
      </w:pPr>
      <w:r>
        <w:t>D.</w:t>
      </w:r>
      <w:r>
        <w:tab/>
        <w:t>Prior to participation in the program and each year thereafter, each claimant agency participating in the garnishment program must furnish to the Department of Revenue and Taxation by October 1:</w:t>
      </w:r>
    </w:p>
    <w:p w14:paraId="0112C155" w14:textId="77777777" w:rsidR="000A70F9" w:rsidRDefault="000A70F9">
      <w:pPr>
        <w:pStyle w:val="1"/>
      </w:pPr>
      <w:r>
        <w:t>1.</w:t>
      </w:r>
      <w:r>
        <w:tab/>
        <w:t>a statement that the agency intends to submit offset claims for the next year;</w:t>
      </w:r>
    </w:p>
    <w:p w14:paraId="478F7AFF" w14:textId="77777777" w:rsidR="000A70F9" w:rsidRDefault="000A70F9">
      <w:pPr>
        <w:pStyle w:val="1"/>
      </w:pPr>
      <w:r>
        <w:t>2.</w:t>
      </w:r>
      <w:r>
        <w:tab/>
        <w:t>the anticipated number of offset claims to be certified to the department;</w:t>
      </w:r>
    </w:p>
    <w:p w14:paraId="666E6D6A" w14:textId="77777777" w:rsidR="000A70F9" w:rsidRDefault="000A70F9">
      <w:pPr>
        <w:pStyle w:val="1"/>
      </w:pPr>
      <w:r>
        <w:t>3.</w:t>
      </w:r>
      <w:r>
        <w:tab/>
        <w:t>the estimated total amount of claims due;</w:t>
      </w:r>
    </w:p>
    <w:p w14:paraId="35686C93" w14:textId="77777777" w:rsidR="000A70F9" w:rsidRDefault="000A70F9">
      <w:pPr>
        <w:pStyle w:val="1"/>
      </w:pPr>
      <w:r>
        <w:t>4.</w:t>
      </w:r>
      <w:r>
        <w:tab/>
        <w:t>any additional information requested by the Secretary of Revenue and Taxation to facilitate the economical and efficient administration of this program.</w:t>
      </w:r>
    </w:p>
    <w:p w14:paraId="021A20EB" w14:textId="77777777" w:rsidR="000A70F9" w:rsidRDefault="000A70F9">
      <w:pPr>
        <w:pStyle w:val="A"/>
      </w:pPr>
      <w:r>
        <w:t>E.</w:t>
      </w:r>
      <w:r>
        <w:tab/>
        <w:t>The Secretary of Revenue and Taxation may establish a minimum number of offset claims which will be accepted from each claimant agency.</w:t>
      </w:r>
    </w:p>
    <w:p w14:paraId="3F6D7EDC" w14:textId="77777777" w:rsidR="000A70F9" w:rsidRDefault="000A70F9">
      <w:pPr>
        <w:pStyle w:val="A"/>
      </w:pPr>
      <w:r>
        <w:t>F.</w:t>
      </w:r>
      <w:r>
        <w:tab/>
        <w:t>The Secretary of Revenue and Taxation will determine the date each agency will be required to furnish the listing of offset claims.</w:t>
      </w:r>
    </w:p>
    <w:p w14:paraId="66A88D32" w14:textId="77777777" w:rsidR="000A70F9" w:rsidRDefault="000A70F9">
      <w:pPr>
        <w:pStyle w:val="A"/>
      </w:pPr>
      <w:r>
        <w:t>G.</w:t>
      </w:r>
      <w:r>
        <w:tab/>
        <w:t>The Secretary of Revenue and Taxation will determine the frequency and method of making remittances to the claimant agency.</w:t>
      </w:r>
    </w:p>
    <w:p w14:paraId="6B3DAEBF" w14:textId="77777777" w:rsidR="000A70F9" w:rsidRDefault="000A70F9">
      <w:pPr>
        <w:pStyle w:val="AuthorityNote"/>
      </w:pPr>
      <w:r>
        <w:t>AUTHORITY NOTE:</w:t>
      </w:r>
      <w:r>
        <w:tab/>
        <w:t>Promulgated in accordance with R.S. 47:299.4.</w:t>
      </w:r>
    </w:p>
    <w:p w14:paraId="3865D1B2" w14:textId="77777777" w:rsidR="000A70F9" w:rsidRDefault="000A70F9">
      <w:pPr>
        <w:pStyle w:val="HistoricalNote"/>
      </w:pPr>
      <w:r>
        <w:t>HISTORICAL NOTE:</w:t>
      </w:r>
      <w:r>
        <w:tab/>
        <w:t>Promulgated by the Department of Revenue and Taxation, Income and Corporation Franchise Taxes Section, LR 10:804 (October 1984).</w:t>
      </w:r>
    </w:p>
    <w:p w14:paraId="352A5A54" w14:textId="77777777" w:rsidR="000A70F9" w:rsidRDefault="000A70F9">
      <w:pPr>
        <w:pStyle w:val="Section"/>
      </w:pPr>
      <w:bookmarkStart w:id="403" w:name="_Toc233690040"/>
      <w:bookmarkStart w:id="404" w:name="_Toc234030626"/>
      <w:bookmarkStart w:id="405" w:name="_Toc243721243"/>
      <w:bookmarkStart w:id="406" w:name="_Toc259619476"/>
      <w:bookmarkStart w:id="407" w:name="_Toc262718563"/>
      <w:bookmarkStart w:id="408" w:name="_Toc275165333"/>
      <w:bookmarkStart w:id="409" w:name="_Toc238197597"/>
      <w:r>
        <w:t>§1302.</w:t>
      </w:r>
      <w:r>
        <w:tab/>
        <w:t>Nonresident Net Operating Losses</w:t>
      </w:r>
      <w:bookmarkEnd w:id="403"/>
      <w:bookmarkEnd w:id="404"/>
      <w:bookmarkEnd w:id="405"/>
      <w:bookmarkEnd w:id="406"/>
      <w:bookmarkEnd w:id="407"/>
      <w:bookmarkEnd w:id="408"/>
      <w:bookmarkEnd w:id="409"/>
    </w:p>
    <w:p w14:paraId="34D818FD" w14:textId="77777777" w:rsidR="000A70F9" w:rsidRDefault="000A70F9">
      <w:pPr>
        <w:pStyle w:val="A"/>
      </w:pPr>
      <w:r>
        <w:t>A.</w:t>
      </w:r>
      <w:r>
        <w:tab/>
        <w:t>Nonresident individuals may carry back or carry over Louisiana net operating losses. Louisiana net operating losses may be carried and used in the same manner that would be allowed for federal purposes if the nonresident individual's federal returns consisted of only the Louisiana items of income and loss.</w:t>
      </w:r>
    </w:p>
    <w:p w14:paraId="61437EE5" w14:textId="77777777" w:rsidR="00956D6C" w:rsidRPr="00D853A0" w:rsidRDefault="000A70F9" w:rsidP="00956D6C">
      <w:pPr>
        <w:pStyle w:val="A"/>
      </w:pPr>
      <w:r>
        <w:t>B.</w:t>
      </w:r>
      <w:r>
        <w:tab/>
      </w:r>
      <w:r w:rsidR="00956D6C" w:rsidRPr="00D853A0">
        <w:t>Application</w:t>
      </w:r>
    </w:p>
    <w:p w14:paraId="756800FD" w14:textId="77777777" w:rsidR="00956D6C" w:rsidRPr="00D853A0" w:rsidRDefault="00956D6C" w:rsidP="00956D6C">
      <w:pPr>
        <w:pStyle w:val="1"/>
      </w:pPr>
      <w:r w:rsidRPr="00D853A0">
        <w:t>1.</w:t>
      </w:r>
      <w:r w:rsidRPr="00D853A0">
        <w:tab/>
        <w:t>The years to which Louisiana net operating losses may be carried are the same as they are for federal personal income tax purposes.</w:t>
      </w:r>
    </w:p>
    <w:p w14:paraId="31FAD608" w14:textId="77777777" w:rsidR="00956D6C" w:rsidRPr="00D853A0" w:rsidRDefault="00956D6C" w:rsidP="00956D6C">
      <w:pPr>
        <w:pStyle w:val="1"/>
      </w:pPr>
      <w:r w:rsidRPr="00D853A0">
        <w:t>2.</w:t>
      </w:r>
      <w:r w:rsidRPr="00D853A0">
        <w:tab/>
        <w:t xml:space="preserve">Net operating loss carrybacks and carryovers are considered an adjustment to Louisiana income and must be applied against total Louisiana income before applying any deductions. </w:t>
      </w:r>
    </w:p>
    <w:p w14:paraId="7EF1CEF0" w14:textId="77777777" w:rsidR="00956D6C" w:rsidRPr="00D853A0" w:rsidRDefault="00956D6C" w:rsidP="00956D6C">
      <w:pPr>
        <w:pStyle w:val="A"/>
      </w:pPr>
      <w:r w:rsidRPr="00D853A0">
        <w:t>C.</w:t>
      </w:r>
      <w:r w:rsidRPr="00D853A0">
        <w:tab/>
        <w:t>Limitations</w:t>
      </w:r>
    </w:p>
    <w:p w14:paraId="1D9CCBD2" w14:textId="77777777" w:rsidR="00956D6C" w:rsidRPr="00D853A0" w:rsidRDefault="00956D6C" w:rsidP="00956D6C">
      <w:pPr>
        <w:pStyle w:val="1"/>
      </w:pPr>
      <w:r w:rsidRPr="00D853A0">
        <w:t>1.</w:t>
      </w:r>
      <w:r w:rsidRPr="00D853A0">
        <w:tab/>
        <w:t>A Louisiana net operating loss carryback or carryover cannot include any amount that has already been deducted for Louisiana purposes.</w:t>
      </w:r>
    </w:p>
    <w:p w14:paraId="2343E9DE" w14:textId="77777777" w:rsidR="00956D6C" w:rsidRPr="00D853A0" w:rsidRDefault="00956D6C" w:rsidP="00956D6C">
      <w:pPr>
        <w:pStyle w:val="1"/>
      </w:pPr>
      <w:r w:rsidRPr="00D853A0">
        <w:t>2.</w:t>
      </w:r>
      <w:r w:rsidRPr="00D853A0">
        <w:tab/>
        <w:t xml:space="preserve">Nothing in this Section authorizes a federal income tax deduction for income that did not bear Louisiana personal income tax. </w:t>
      </w:r>
    </w:p>
    <w:p w14:paraId="7F6FB46C" w14:textId="77777777" w:rsidR="00956D6C" w:rsidRPr="00D853A0" w:rsidRDefault="00956D6C" w:rsidP="00956D6C">
      <w:pPr>
        <w:pStyle w:val="A"/>
      </w:pPr>
      <w:r w:rsidRPr="00D853A0">
        <w:t>D.</w:t>
      </w:r>
      <w:r w:rsidRPr="00D853A0">
        <w:tab/>
        <w:t>Documentation for claiming the deduction</w:t>
      </w:r>
    </w:p>
    <w:p w14:paraId="7B699E13" w14:textId="77777777" w:rsidR="00956D6C" w:rsidRPr="00D853A0" w:rsidRDefault="00956D6C" w:rsidP="00956D6C">
      <w:pPr>
        <w:pStyle w:val="1"/>
      </w:pPr>
      <w:r w:rsidRPr="00D853A0">
        <w:t>1.</w:t>
      </w:r>
      <w:r w:rsidRPr="00D853A0">
        <w:tab/>
        <w:t xml:space="preserve">When a year produces a Louisiana net operating loss, a </w:t>
      </w:r>
      <w:r w:rsidRPr="00D853A0">
        <w:rPr>
          <w:i/>
        </w:rPr>
        <w:t>pro forma</w:t>
      </w:r>
      <w:r w:rsidRPr="00D853A0">
        <w:t xml:space="preserve"> Federal Form 1040 showing how the Louisiana NOL was calculated must be attached to the return at the time of filing.</w:t>
      </w:r>
    </w:p>
    <w:p w14:paraId="1DE22F13" w14:textId="77777777" w:rsidR="00956D6C" w:rsidRPr="00D853A0" w:rsidRDefault="00956D6C" w:rsidP="00956D6C">
      <w:pPr>
        <w:pStyle w:val="1"/>
      </w:pPr>
      <w:r w:rsidRPr="00D853A0">
        <w:t>2.</w:t>
      </w:r>
      <w:r w:rsidRPr="00D853A0">
        <w:tab/>
        <w:t>When a net operating loss carryback or carryover is used you must mark the “NOL” box on the face of the return and the following documentation must be attached to the return at the time of filing:</w:t>
      </w:r>
    </w:p>
    <w:p w14:paraId="09349C3C" w14:textId="77777777" w:rsidR="00956D6C" w:rsidRPr="00D853A0" w:rsidRDefault="00956D6C" w:rsidP="00956D6C">
      <w:pPr>
        <w:pStyle w:val="a0"/>
      </w:pPr>
      <w:r w:rsidRPr="00D853A0">
        <w:t>a.</w:t>
      </w:r>
      <w:r w:rsidRPr="00D853A0">
        <w:tab/>
        <w:t>a schedule showing:</w:t>
      </w:r>
    </w:p>
    <w:p w14:paraId="425A6358" w14:textId="77777777" w:rsidR="00956D6C" w:rsidRPr="00D853A0" w:rsidRDefault="00956D6C" w:rsidP="00956D6C">
      <w:pPr>
        <w:pStyle w:val="i0"/>
      </w:pPr>
      <w:r>
        <w:lastRenderedPageBreak/>
        <w:tab/>
      </w:r>
      <w:r w:rsidRPr="00D853A0">
        <w:t>i.</w:t>
      </w:r>
      <w:r w:rsidRPr="00D853A0">
        <w:tab/>
        <w:t>the taxable year in which each loss that is being carried back or carried over occurred; and</w:t>
      </w:r>
    </w:p>
    <w:p w14:paraId="20A1EDA1" w14:textId="77777777" w:rsidR="00956D6C" w:rsidRPr="00D853A0" w:rsidRDefault="00956D6C" w:rsidP="00956D6C">
      <w:pPr>
        <w:pStyle w:val="i0"/>
      </w:pPr>
      <w:r>
        <w:tab/>
      </w:r>
      <w:r w:rsidRPr="00D853A0">
        <w:t>ii.</w:t>
      </w:r>
      <w:r w:rsidRPr="00D853A0">
        <w:tab/>
        <w:t>the amount of each loss applied to each taxable year to which it was carried over or carried back.</w:t>
      </w:r>
    </w:p>
    <w:p w14:paraId="7F25F7FA" w14:textId="77777777" w:rsidR="00956D6C" w:rsidRPr="00D853A0" w:rsidRDefault="00956D6C" w:rsidP="00956D6C">
      <w:pPr>
        <w:pStyle w:val="a0"/>
      </w:pPr>
      <w:r w:rsidRPr="00D853A0">
        <w:t>b.</w:t>
      </w:r>
      <w:r w:rsidRPr="00D853A0">
        <w:tab/>
        <w:t xml:space="preserve">a </w:t>
      </w:r>
      <w:r w:rsidRPr="00D853A0">
        <w:rPr>
          <w:i/>
        </w:rPr>
        <w:t>pro forma</w:t>
      </w:r>
      <w:r w:rsidRPr="00D853A0">
        <w:t xml:space="preserve"> Federal Form 1040 showing the utilization of the Louisiana net operating loss; and</w:t>
      </w:r>
    </w:p>
    <w:p w14:paraId="6EA71E64" w14:textId="77777777" w:rsidR="00956D6C" w:rsidRPr="00D853A0" w:rsidRDefault="00956D6C" w:rsidP="00956D6C">
      <w:pPr>
        <w:pStyle w:val="a0"/>
      </w:pPr>
      <w:r w:rsidRPr="00D853A0">
        <w:t>c.</w:t>
      </w:r>
      <w:r w:rsidRPr="00D853A0">
        <w:tab/>
        <w:t xml:space="preserve">a </w:t>
      </w:r>
      <w:r w:rsidRPr="00D853A0">
        <w:rPr>
          <w:i/>
        </w:rPr>
        <w:t>pro forma</w:t>
      </w:r>
      <w:r w:rsidRPr="00D853A0">
        <w:t xml:space="preserve"> Federal Form 1040 for the year producing the Louisiana net operating loss if it was not provided for the year in which it was produced.</w:t>
      </w:r>
    </w:p>
    <w:p w14:paraId="1C45C3D0" w14:textId="77777777" w:rsidR="00956D6C" w:rsidRPr="00D853A0" w:rsidRDefault="00956D6C" w:rsidP="00956D6C">
      <w:pPr>
        <w:pStyle w:val="1"/>
      </w:pPr>
      <w:r w:rsidRPr="00D853A0">
        <w:t>3.</w:t>
      </w:r>
      <w:r w:rsidRPr="00D853A0">
        <w:tab/>
        <w:t>When federal law provides for the carryback of a net operating loss:</w:t>
      </w:r>
    </w:p>
    <w:p w14:paraId="3B75C22D" w14:textId="77777777" w:rsidR="00956D6C" w:rsidRPr="00D853A0" w:rsidRDefault="00956D6C" w:rsidP="00956D6C">
      <w:pPr>
        <w:pStyle w:val="a0"/>
      </w:pPr>
      <w:r w:rsidRPr="00D853A0">
        <w:t>a.</w:t>
      </w:r>
      <w:r w:rsidRPr="00D853A0">
        <w:tab/>
        <w:t>If an amended return is being filed to carryback a Federal net operating loss, you must mark the “Amended Return” box on the face of the return and attach an explanation of the change and a copy of the federal amended return, Federal Form 1040X, or Federal Form 1045 whichever was filed.</w:t>
      </w:r>
    </w:p>
    <w:p w14:paraId="2FA71A5B" w14:textId="77777777" w:rsidR="00956D6C" w:rsidRPr="00D853A0" w:rsidRDefault="00956D6C" w:rsidP="00956D6C">
      <w:pPr>
        <w:pStyle w:val="a0"/>
      </w:pPr>
      <w:r w:rsidRPr="00D853A0">
        <w:t>b.</w:t>
      </w:r>
      <w:r w:rsidRPr="00D853A0">
        <w:tab/>
        <w:t>If an amended return is being filed to carryback a federal and Louisiana net operating loss, you must mark the “Amended Return” and “NOL” box on the face of the</w:t>
      </w:r>
      <w:r>
        <w:t xml:space="preserve"> </w:t>
      </w:r>
      <w:r w:rsidRPr="00D853A0">
        <w:t xml:space="preserve">return; attach the schedule required by Subparagraph (2)(a) of this Subsection, a copy of the federal amended return, Federal Form 1040X or Federal Form 1045 whichever was filed; and a </w:t>
      </w:r>
      <w:r w:rsidRPr="00D853A0">
        <w:rPr>
          <w:i/>
        </w:rPr>
        <w:t>pro forma</w:t>
      </w:r>
      <w:r w:rsidRPr="00D853A0">
        <w:t xml:space="preserve"> Federal Form 1040 to show how the Louisiana net operating loss was utilized.</w:t>
      </w:r>
    </w:p>
    <w:p w14:paraId="38AADF03" w14:textId="77777777" w:rsidR="00956D6C" w:rsidRDefault="00956D6C" w:rsidP="00956D6C">
      <w:pPr>
        <w:pStyle w:val="1"/>
      </w:pPr>
      <w:r w:rsidRPr="00D853A0">
        <w:t>4.</w:t>
      </w:r>
      <w:r w:rsidRPr="00D853A0">
        <w:tab/>
        <w:t>The accrual of interest shall be suspended during any period of time that a delay in the issuance of a refund is attributable to the taxpayer’s failure to provide information or documentation required herein, as provided by R.S. 47:1624(F).</w:t>
      </w:r>
    </w:p>
    <w:p w14:paraId="0E3A5AA6" w14:textId="77777777" w:rsidR="000A70F9" w:rsidRDefault="00956D6C" w:rsidP="00956D6C">
      <w:pPr>
        <w:pStyle w:val="AuthorityNote"/>
      </w:pPr>
      <w:r w:rsidRPr="00D853A0">
        <w:t xml:space="preserve"> </w:t>
      </w:r>
      <w:r w:rsidR="000A70F9">
        <w:t>AUTHORITY NOTE:</w:t>
      </w:r>
      <w:r w:rsidR="000A70F9">
        <w:tab/>
        <w:t>Promulgated in accordance with R.S. 47:293, R.S. 47:295, and R.S. 47:1511.</w:t>
      </w:r>
    </w:p>
    <w:p w14:paraId="6FB43CA3" w14:textId="77777777" w:rsidR="000A70F9" w:rsidRDefault="000A70F9">
      <w:pPr>
        <w:pStyle w:val="HistoricalNote"/>
      </w:pPr>
      <w:r>
        <w:t>HISTORICAL NOTE:</w:t>
      </w:r>
      <w:r>
        <w:tab/>
        <w:t>Promulgated by the Department of Revenue, Policy Services Div</w:t>
      </w:r>
      <w:r w:rsidR="00956D6C">
        <w:t xml:space="preserve">ision, LR 28:101 (January 2002), </w:t>
      </w:r>
      <w:r w:rsidR="00956D6C" w:rsidRPr="00D853A0">
        <w:t xml:space="preserve">amended by the Department of Revenue, Tax Policy and Planning Division, LR </w:t>
      </w:r>
      <w:r w:rsidR="00956D6C">
        <w:t>50:1859 (December 2024).</w:t>
      </w:r>
    </w:p>
    <w:p w14:paraId="70872B1A" w14:textId="77777777" w:rsidR="000A70F9" w:rsidRDefault="000A70F9">
      <w:pPr>
        <w:pStyle w:val="Section"/>
      </w:pPr>
      <w:bookmarkStart w:id="410" w:name="_Toc233690041"/>
      <w:bookmarkStart w:id="411" w:name="_Toc234030627"/>
      <w:bookmarkStart w:id="412" w:name="_Toc243721244"/>
      <w:bookmarkStart w:id="413" w:name="_Toc259619477"/>
      <w:bookmarkStart w:id="414" w:name="_Toc262718564"/>
      <w:bookmarkStart w:id="415" w:name="_Toc275165334"/>
      <w:bookmarkStart w:id="416" w:name="_Toc238197598"/>
      <w:r>
        <w:t>§1303.</w:t>
      </w:r>
      <w:r>
        <w:tab/>
        <w:t>Application of the Louisiana Individual Income Tax to Native Americans</w:t>
      </w:r>
      <w:bookmarkEnd w:id="410"/>
      <w:bookmarkEnd w:id="411"/>
      <w:bookmarkEnd w:id="412"/>
      <w:bookmarkEnd w:id="413"/>
      <w:bookmarkEnd w:id="414"/>
      <w:bookmarkEnd w:id="415"/>
      <w:bookmarkEnd w:id="416"/>
    </w:p>
    <w:p w14:paraId="0C8D883F" w14:textId="77777777" w:rsidR="000A70F9" w:rsidRDefault="000A70F9">
      <w:pPr>
        <w:pStyle w:val="A"/>
      </w:pPr>
      <w:r>
        <w:t>A.</w:t>
      </w:r>
      <w:r>
        <w:tab/>
        <w:t>The income of an enrolled member of a federally recognized Indian tribe residing on that tribe' reservation that is derived from sources on that reservation shall be exempted from Louisiana individual income tax. The determination of the sources of gross allocable income shall be consistent with R.S. 47:243.</w:t>
      </w:r>
    </w:p>
    <w:p w14:paraId="2CB09FD8" w14:textId="77777777" w:rsidR="000A70F9" w:rsidRDefault="000A70F9">
      <w:pPr>
        <w:pStyle w:val="A"/>
      </w:pPr>
      <w:r>
        <w:t>B.</w:t>
      </w:r>
      <w:r>
        <w:tab/>
        <w:t>The income of an enrolled member of a federally recognized Indian tribe residing on that tribe's reservation that is derived from sources outside of that reservation is taxable for Louisiana individual income tax purposes. This includes income derived from sources outside of the state.</w:t>
      </w:r>
    </w:p>
    <w:p w14:paraId="0EF0FBD6" w14:textId="77777777" w:rsidR="000A70F9" w:rsidRDefault="000A70F9">
      <w:pPr>
        <w:pStyle w:val="A"/>
      </w:pPr>
      <w:r>
        <w:t>C.</w:t>
      </w:r>
      <w:r>
        <w:tab/>
        <w:t>The income of an enrolled member of a federally recognized Indian tribe residing in Louisiana off of that tribe's reservation is taxable for Louisiana individual income tax purposes regardless of source.</w:t>
      </w:r>
    </w:p>
    <w:p w14:paraId="4DF9F677" w14:textId="77777777" w:rsidR="000A70F9" w:rsidRDefault="000A70F9" w:rsidP="004859F5">
      <w:pPr>
        <w:pStyle w:val="A"/>
        <w:spacing w:after="80"/>
      </w:pPr>
      <w:r>
        <w:t>D.</w:t>
      </w:r>
      <w:r>
        <w:tab/>
        <w:t>If an enrolled member of a federally recognized Indian tribe resides on that tribe's reservation for a portion of the year and resides off of that tribe's reservation for a portion of the year such enrolled member shall be taxed based upon where such enrolled member resided when the income in question was earned.</w:t>
      </w:r>
    </w:p>
    <w:p w14:paraId="09711624" w14:textId="77777777" w:rsidR="000A70F9" w:rsidRDefault="000A70F9" w:rsidP="004859F5">
      <w:pPr>
        <w:pStyle w:val="A"/>
        <w:spacing w:after="80"/>
      </w:pPr>
      <w:r>
        <w:t>E</w:t>
      </w:r>
      <w:r>
        <w:tab/>
        <w:t>Compensation from military sources paid to an enrolled member of a federally recognized Indian tribe shall be exempted from Louisiana individual income tax if:</w:t>
      </w:r>
    </w:p>
    <w:p w14:paraId="526B0D90" w14:textId="77777777" w:rsidR="000A70F9" w:rsidRDefault="000A70F9" w:rsidP="004859F5">
      <w:pPr>
        <w:pStyle w:val="1"/>
        <w:spacing w:after="80"/>
      </w:pPr>
      <w:r>
        <w:t>1.</w:t>
      </w:r>
      <w:r>
        <w:tab/>
        <w:t>such enrolled member was residing on that tribe's reservation at the time of entering the armed forces of the United States; and</w:t>
      </w:r>
    </w:p>
    <w:p w14:paraId="6FF426C6" w14:textId="77777777" w:rsidR="000A70F9" w:rsidRDefault="000A70F9" w:rsidP="004859F5">
      <w:pPr>
        <w:pStyle w:val="1"/>
        <w:spacing w:after="80"/>
      </w:pPr>
      <w:r>
        <w:t>2.</w:t>
      </w:r>
      <w:r>
        <w:tab/>
        <w:t>such enrolled member has not elected to abandon his or her residence on that tribe's reservation.</w:t>
      </w:r>
    </w:p>
    <w:p w14:paraId="0480757E" w14:textId="77777777" w:rsidR="000A70F9" w:rsidRDefault="000A70F9">
      <w:pPr>
        <w:pStyle w:val="AuthorityNote"/>
      </w:pPr>
      <w:r>
        <w:t>AUTHORITY NOTE:</w:t>
      </w:r>
      <w:r>
        <w:tab/>
        <w:t>Adopted in accordance with R.S. 47:293(6)(a)(iii) and R.S. 47:295.</w:t>
      </w:r>
    </w:p>
    <w:p w14:paraId="4F28041E" w14:textId="77777777" w:rsidR="000A70F9" w:rsidRDefault="000A70F9">
      <w:pPr>
        <w:pStyle w:val="HistoricalNote"/>
      </w:pPr>
      <w:r>
        <w:t>HISTORICAL NOTE:</w:t>
      </w:r>
      <w:r>
        <w:tab/>
        <w:t>Promulgated by the Department of Revenue, Policy Services Division, LR 27:2261 (December 2001).</w:t>
      </w:r>
    </w:p>
    <w:p w14:paraId="4D32C638" w14:textId="77777777" w:rsidR="000A70F9" w:rsidRDefault="000A70F9" w:rsidP="004859F5">
      <w:pPr>
        <w:pStyle w:val="Section"/>
        <w:spacing w:after="80"/>
      </w:pPr>
      <w:bookmarkStart w:id="417" w:name="_Toc233690042"/>
      <w:bookmarkStart w:id="418" w:name="_Toc234030628"/>
      <w:bookmarkStart w:id="419" w:name="_Toc243721245"/>
      <w:bookmarkStart w:id="420" w:name="_Toc259619478"/>
      <w:bookmarkStart w:id="421" w:name="_Toc262718565"/>
      <w:bookmarkStart w:id="422" w:name="_Toc275165335"/>
      <w:bookmarkStart w:id="423" w:name="_Toc238197599"/>
      <w:r>
        <w:t>§1304.</w:t>
      </w:r>
      <w:r>
        <w:tab/>
        <w:t>Nonresident Apportionment of Compensation from Personal Services Rendered in Louisiana</w:t>
      </w:r>
      <w:bookmarkEnd w:id="417"/>
      <w:bookmarkEnd w:id="418"/>
      <w:bookmarkEnd w:id="419"/>
      <w:bookmarkEnd w:id="420"/>
      <w:bookmarkEnd w:id="421"/>
      <w:bookmarkEnd w:id="422"/>
      <w:bookmarkEnd w:id="423"/>
    </w:p>
    <w:p w14:paraId="2FEB2B96" w14:textId="77777777" w:rsidR="000A70F9" w:rsidRDefault="000A70F9" w:rsidP="004859F5">
      <w:pPr>
        <w:pStyle w:val="A"/>
        <w:spacing w:after="80"/>
      </w:pPr>
      <w:r>
        <w:t>A.</w:t>
      </w:r>
      <w:r>
        <w:tab/>
        <w:t>For purposes of this Section, nonresident means any individual not domiciled, residing in, or having a permanent place of abode in Louisiana.</w:t>
      </w:r>
    </w:p>
    <w:p w14:paraId="6BF3D9C7" w14:textId="77777777" w:rsidR="000A70F9" w:rsidRDefault="000A70F9">
      <w:pPr>
        <w:pStyle w:val="A"/>
      </w:pPr>
      <w:r>
        <w:t>B.</w:t>
      </w:r>
      <w:r>
        <w:tab/>
        <w:t>Nonresidents are taxed on all income from sources within Louisiana. Income from sources within Louisiana includes compensation for personal services rendered within Louisiana.</w:t>
      </w:r>
    </w:p>
    <w:p w14:paraId="04F6A1A8" w14:textId="77777777" w:rsidR="000A70F9" w:rsidRDefault="000A70F9">
      <w:pPr>
        <w:pStyle w:val="A"/>
      </w:pPr>
      <w:r>
        <w:t>C.</w:t>
      </w:r>
      <w:r>
        <w:tab/>
        <w:t>The purpose of this rule is to apportion to Louisiana, in a fair and equitable manner, a nonresident's total compensation for personal services performed in the state. It is presumed that application of the provisions of this rule will result in a fair and equitable apportionment of that compensation.</w:t>
      </w:r>
    </w:p>
    <w:p w14:paraId="04A44EFA" w14:textId="77777777" w:rsidR="000A70F9" w:rsidRDefault="000A70F9">
      <w:pPr>
        <w:pStyle w:val="1"/>
      </w:pPr>
      <w:r>
        <w:t>1.</w:t>
      </w:r>
      <w:r>
        <w:tab/>
        <w:t>When the department demonstrates that the method provided under this rule does not fairly and equitably apportion that compensation, the department may require the nonresident service provider to apportion that compensation under an alternative method the department prescribes, as long as the prescribed method results in a fair and equitable apportionment.</w:t>
      </w:r>
    </w:p>
    <w:p w14:paraId="2E766EFD" w14:textId="77777777" w:rsidR="000A70F9" w:rsidRDefault="000A70F9">
      <w:pPr>
        <w:pStyle w:val="1"/>
      </w:pPr>
      <w:r>
        <w:t>2.</w:t>
      </w:r>
      <w:r>
        <w:rPr>
          <w:bCs/>
        </w:rPr>
        <w:tab/>
      </w:r>
      <w:r>
        <w:t>If a nonresident service provider demonstrates that the method provided under this rule does not fairly and equitably apportion compensation, the nonresident may submit a proposal for an alternative method to apportion compensation. If approved, the proposed method must be fully documented and explained in the nonresident service provider's nonresident personal income tax return for the state.</w:t>
      </w:r>
    </w:p>
    <w:p w14:paraId="108CB329" w14:textId="77777777" w:rsidR="000A70F9" w:rsidRDefault="000A70F9">
      <w:pPr>
        <w:pStyle w:val="1"/>
      </w:pPr>
      <w:r>
        <w:t>3.</w:t>
      </w:r>
      <w:r>
        <w:rPr>
          <w:bCs/>
        </w:rPr>
        <w:tab/>
      </w:r>
      <w:r>
        <w:t>Nonresident service providers shall keep adequate records to substantiate their determination or to permit a determination by the department of the part of their adjusted gross income that was derived from or connected with sources in this state.</w:t>
      </w:r>
    </w:p>
    <w:p w14:paraId="00C1D7CF" w14:textId="77777777" w:rsidR="000A70F9" w:rsidRDefault="000A70F9">
      <w:pPr>
        <w:pStyle w:val="A"/>
      </w:pPr>
      <w:r>
        <w:t>D.</w:t>
      </w:r>
      <w:r>
        <w:tab/>
        <w:t xml:space="preserve">Compensation of Salaried Employees with a Constant Rate of Pay. The Louisiana income from personal services is </w:t>
      </w:r>
      <w:r>
        <w:lastRenderedPageBreak/>
        <w:t>the proportion of total compensation from services rendered, which the total number of working days in the state bears to the total number of working days both within and without the state.</w:t>
      </w:r>
    </w:p>
    <w:p w14:paraId="2780BE3F" w14:textId="77777777" w:rsidR="000A70F9" w:rsidRDefault="000A70F9">
      <w:pPr>
        <w:pStyle w:val="1"/>
      </w:pPr>
      <w:r>
        <w:t>1.</w:t>
      </w:r>
      <w:r>
        <w:tab/>
        <w:t xml:space="preserve">The total number of working days is determined by subtracting all nonworking days from the total </w:t>
      </w:r>
      <w:r>
        <w:rPr>
          <w:szCs w:val="18"/>
        </w:rPr>
        <w:t>number</w:t>
      </w:r>
      <w:r>
        <w:t xml:space="preserve"> of days in the year or contract period, if the contract period is less than a year.</w:t>
      </w:r>
    </w:p>
    <w:p w14:paraId="110F4A83" w14:textId="77777777" w:rsidR="000A70F9" w:rsidRDefault="000A70F9">
      <w:pPr>
        <w:pStyle w:val="1"/>
      </w:pPr>
      <w:r>
        <w:t>2.</w:t>
      </w:r>
      <w:r>
        <w:tab/>
        <w:t xml:space="preserve">Nonworking days include, but are not limited to, Saturdays and Sundays not worked, holidays, days off for </w:t>
      </w:r>
      <w:r>
        <w:rPr>
          <w:szCs w:val="18"/>
        </w:rPr>
        <w:t>religious</w:t>
      </w:r>
      <w:r>
        <w:t xml:space="preserve"> observance, days of absence due to illness or personal injury, vacation days, days of leave without pay, days off for any personal reason, and sabbatical days.</w:t>
      </w:r>
    </w:p>
    <w:p w14:paraId="12AA377B" w14:textId="77777777" w:rsidR="000A70F9" w:rsidRDefault="000A70F9">
      <w:pPr>
        <w:pStyle w:val="1"/>
      </w:pPr>
      <w:r>
        <w:t>3.</w:t>
      </w:r>
      <w:r>
        <w:tab/>
        <w:t xml:space="preserve">Days spent in travel, if the travel is at the direction of the employer, are considered working days even if the </w:t>
      </w:r>
      <w:r>
        <w:rPr>
          <w:szCs w:val="18"/>
        </w:rPr>
        <w:t>travel</w:t>
      </w:r>
      <w:r>
        <w:t xml:space="preserve"> is on a day that would usually be considered a nonworking day.</w:t>
      </w:r>
    </w:p>
    <w:p w14:paraId="271F2823" w14:textId="77777777" w:rsidR="000A70F9" w:rsidRDefault="000A70F9">
      <w:pPr>
        <w:pStyle w:val="A"/>
      </w:pPr>
      <w:r>
        <w:t>E.</w:t>
      </w:r>
      <w:r>
        <w:tab/>
        <w:t>Compensation Based on Volume of Business. The Louisiana income from commissions earned by a nonresident traveling salesman, agent or other employee for services performed or sales made, whose compensation depends directly on the volume of business transacted by him, includes that proportion of the compensation received which the volume of business transacted by such employee within Louisiana bears to the total volume of business transacted by him within and without the state.</w:t>
      </w:r>
    </w:p>
    <w:p w14:paraId="71539C9E" w14:textId="77777777" w:rsidR="000A70F9" w:rsidRDefault="000A70F9">
      <w:pPr>
        <w:pStyle w:val="A"/>
      </w:pPr>
      <w:r>
        <w:t>F.</w:t>
      </w:r>
      <w:r>
        <w:tab/>
        <w:t>Compensation from Continuous Employment in Louisiana for Part of the Year. If a nonresident employee (including officers of corporations, but excluding employees, mentioned in Subsection D above) is employed continuously in this state for a definite portion of any taxable year, that employee's Louisiana income includes the total compensation for the period employed in this state.</w:t>
      </w:r>
    </w:p>
    <w:p w14:paraId="2FAC500C" w14:textId="77777777" w:rsidR="000A70F9" w:rsidRDefault="000A70F9">
      <w:pPr>
        <w:pStyle w:val="A"/>
      </w:pPr>
      <w:r>
        <w:t>G.</w:t>
      </w:r>
      <w:r>
        <w:tab/>
        <w:t>Compensation from Transportation Services. If a nonresident employee is employed in this state at intervals throughout the year, as would be the case if employed in operating trains, boats, planes, motor buses, trucks, etc., between this state and other states and foreign countries, and is paid on an hourly, daily, weekly or monthly basis, that employee's Louisiana income includes that portion of the total compensation for personal services which the total number of working days, as defined in Subsection C above, employed within the state bears to the total number of working days both within and without the state. If the employee is paid on a mileage basis, that employee's Louisiana income includes that portion of the total compensation for personal services which the number of miles traversed in Louisiana bears to the total number of miles traversed within and without the state. If the employee is paid on some other basis, the total compensation for personal services must be apportioned between this state and other states and foreign countries in such a manner as to allocate to Louisiana that portion of the total compensation which is reasonably attributable to personal services performed in this state. This Subsection is not intended to attribute to Louisiana any income that is exempted from state taxation by federal law.</w:t>
      </w:r>
    </w:p>
    <w:p w14:paraId="0087BB26" w14:textId="77777777" w:rsidR="000A70F9" w:rsidRDefault="000A70F9">
      <w:pPr>
        <w:pStyle w:val="A"/>
      </w:pPr>
      <w:r>
        <w:t>H.</w:t>
      </w:r>
      <w:r>
        <w:tab/>
        <w:t>Compensation of Nonresident Entertainers and Athletes Who Are Not Members of a Professional Athletic Team. Compensation earned by a nonresident entertainer is considered earned where the services are performed, regardless of where the nonresident entertainer lives, enters into the contract, or receives payment. Entertainers include, but are not limited to, actors, singers, musicians, performers, and professional athletes who are not members of a professional athletic team.</w:t>
      </w:r>
    </w:p>
    <w:p w14:paraId="72234BA9" w14:textId="77777777" w:rsidR="000A70F9" w:rsidRDefault="000A70F9">
      <w:pPr>
        <w:pStyle w:val="1"/>
      </w:pPr>
      <w:r>
        <w:t>1.</w:t>
      </w:r>
      <w:r>
        <w:tab/>
        <w:t>Entertainers must include the gross amount received for performances in this state in their Louisiana income.</w:t>
      </w:r>
    </w:p>
    <w:p w14:paraId="4F1A8EB3" w14:textId="77777777" w:rsidR="000A70F9" w:rsidRDefault="000A70F9">
      <w:pPr>
        <w:pStyle w:val="1"/>
      </w:pPr>
      <w:r>
        <w:t>2.</w:t>
      </w:r>
      <w:r>
        <w:tab/>
        <w:t>Ordinary and necessary business expenses directly attributable to the income earned in Louisiana and a pro-rata share of indirect business expenses not directly attributable to income from any particular source are "adjustments to income." These "adjustments to income" are subtracted from Louisiana income to arrive at "total Louisiana income."</w:t>
      </w:r>
    </w:p>
    <w:p w14:paraId="48E15B98" w14:textId="77777777" w:rsidR="000A70F9" w:rsidRDefault="000A70F9">
      <w:pPr>
        <w:pStyle w:val="A"/>
      </w:pPr>
      <w:r>
        <w:rPr>
          <w:bCs/>
        </w:rPr>
        <w:t>I.</w:t>
      </w:r>
      <w:r>
        <w:rPr>
          <w:bCs/>
        </w:rPr>
        <w:tab/>
        <w:t>Nonresident Athletes Who Are M</w:t>
      </w:r>
      <w:r>
        <w:t>embers of a Professional Athletic Team</w:t>
      </w:r>
    </w:p>
    <w:p w14:paraId="0883A5A5" w14:textId="77777777" w:rsidR="000A70F9" w:rsidRDefault="000A70F9">
      <w:pPr>
        <w:pStyle w:val="1"/>
      </w:pPr>
      <w:r>
        <w:t>1.</w:t>
      </w:r>
      <w:r>
        <w:tab/>
        <w:t xml:space="preserve">The Louisiana income of a nonresident individual who is a member of a professional </w:t>
      </w:r>
      <w:r>
        <w:rPr>
          <w:noProof/>
        </w:rPr>
        <w:t>athletic</w:t>
      </w:r>
      <w:r>
        <w:t xml:space="preserve"> team includes that portion of the individual's total compensation for services rendered as a member of a professional athletic team during the taxable year which, the number of duty days spent within the state rendering services for the team in any manner during the taxable year, bears to the total number of duty days spent both within and without the state during the taxable year.</w:t>
      </w:r>
    </w:p>
    <w:p w14:paraId="3D767319" w14:textId="77777777" w:rsidR="000A70F9" w:rsidRDefault="000A70F9">
      <w:pPr>
        <w:pStyle w:val="1"/>
      </w:pPr>
      <w:r>
        <w:t>2.</w:t>
      </w:r>
      <w:r>
        <w:tab/>
        <w:t>Definitions. These terms are defined as follows. Unless otherwise indicated, these definitions apply only to this Subsection.</w:t>
      </w:r>
    </w:p>
    <w:p w14:paraId="042A5CDA" w14:textId="77777777" w:rsidR="000A70F9" w:rsidRDefault="000A70F9">
      <w:pPr>
        <w:pStyle w:val="a0"/>
      </w:pPr>
      <w:r>
        <w:rPr>
          <w:i/>
          <w:iCs/>
        </w:rPr>
        <w:t>Duty Days</w:t>
      </w:r>
      <w:r w:rsidR="003471AC">
        <w:t>―</w:t>
      </w:r>
      <w:r>
        <w:t xml:space="preserve">all days during the taxable year from the beginning of the </w:t>
      </w:r>
      <w:r w:rsidRPr="007C6F2F">
        <w:t>professional athletic team's</w:t>
      </w:r>
      <w:r>
        <w:t xml:space="preserve"> official preseason training period through the last game in which the team competes or is scheduled to compete.</w:t>
      </w:r>
    </w:p>
    <w:p w14:paraId="6838D7B5" w14:textId="77777777" w:rsidR="000A70F9" w:rsidRDefault="000A70F9">
      <w:pPr>
        <w:pStyle w:val="i0"/>
      </w:pPr>
      <w:r>
        <w:tab/>
        <w:t>i.</w:t>
      </w:r>
      <w:r>
        <w:rPr>
          <w:bCs/>
        </w:rPr>
        <w:tab/>
      </w:r>
      <w:r w:rsidRPr="007C6F2F">
        <w:t>Duty days</w:t>
      </w:r>
      <w:r>
        <w:t xml:space="preserve"> shall also include days on which a member of a </w:t>
      </w:r>
      <w:r w:rsidRPr="007C6F2F">
        <w:t>professional athletic team</w:t>
      </w:r>
      <w:r>
        <w:t xml:space="preserve"> renders a service for a team on a date that does not fall within the period described in the general definition of </w:t>
      </w:r>
      <w:r w:rsidRPr="00D70D0E">
        <w:rPr>
          <w:i/>
        </w:rPr>
        <w:t>duty days</w:t>
      </w:r>
      <w:r>
        <w:t xml:space="preserve"> above, for example, participation in instructional leagues, the Pro Bowl, or other promotional caravans. Rendering a service includes conducting training and rehabilitation activities, but only if conducted at the facilities of the team.</w:t>
      </w:r>
    </w:p>
    <w:p w14:paraId="67B823A7" w14:textId="77777777" w:rsidR="000A70F9" w:rsidRDefault="000A70F9">
      <w:pPr>
        <w:pStyle w:val="i0"/>
      </w:pPr>
      <w:r>
        <w:tab/>
        <w:t>ii.</w:t>
      </w:r>
      <w:r>
        <w:rPr>
          <w:bCs/>
        </w:rPr>
        <w:tab/>
      </w:r>
      <w:r>
        <w:t>Included within duty days shall be game days, practice days, days spent at team meetings, promotional caravans, and preseason training camps, and days served with the team through all postseason games in which the team competes or is scheduled to compete.</w:t>
      </w:r>
    </w:p>
    <w:p w14:paraId="1E3CA2E6" w14:textId="77777777" w:rsidR="000A70F9" w:rsidRDefault="000A70F9">
      <w:pPr>
        <w:pStyle w:val="i0"/>
      </w:pPr>
      <w:r>
        <w:tab/>
        <w:t>iii.</w:t>
      </w:r>
      <w:r>
        <w:rPr>
          <w:bCs/>
        </w:rPr>
        <w:tab/>
      </w:r>
      <w:r w:rsidRPr="007C6F2F">
        <w:t>Duty days</w:t>
      </w:r>
      <w:r>
        <w:t xml:space="preserve"> for any person who joins a team during the season shall begin on the day that person joins the team, and for a person who leaves a team shall end on the day that person leaves the team. If a person switches teams during a taxable year, a separate </w:t>
      </w:r>
      <w:r w:rsidRPr="007C6F2F">
        <w:t>duty day</w:t>
      </w:r>
      <w:r>
        <w:t xml:space="preserve"> calculation shall be made for the period that person was with each team.</w:t>
      </w:r>
    </w:p>
    <w:p w14:paraId="1742143E" w14:textId="77777777" w:rsidR="000A70F9" w:rsidRDefault="000A70F9">
      <w:pPr>
        <w:pStyle w:val="i0"/>
      </w:pPr>
      <w:r>
        <w:tab/>
        <w:t>iv.</w:t>
      </w:r>
      <w:r>
        <w:rPr>
          <w:bCs/>
        </w:rPr>
        <w:tab/>
      </w:r>
      <w:r>
        <w:t xml:space="preserve">Days for which a member of a professional athletic team is not compensated and is not rendering services </w:t>
      </w:r>
      <w:r>
        <w:lastRenderedPageBreak/>
        <w:t xml:space="preserve">for the team in any manner, including days when the </w:t>
      </w:r>
      <w:r w:rsidRPr="007C6F2F">
        <w:t>member of a professional athletic team</w:t>
      </w:r>
      <w:r>
        <w:t xml:space="preserve"> has been suspended without pay and prohibited from performing any services for the team, shall not be treated as </w:t>
      </w:r>
      <w:r w:rsidRPr="007C6F2F">
        <w:t>duty days</w:t>
      </w:r>
      <w:r>
        <w:t>.</w:t>
      </w:r>
    </w:p>
    <w:p w14:paraId="5D0F5B53" w14:textId="77777777" w:rsidR="000A70F9" w:rsidRDefault="000A70F9">
      <w:pPr>
        <w:pStyle w:val="i0"/>
      </w:pPr>
      <w:r>
        <w:tab/>
        <w:t>v.</w:t>
      </w:r>
      <w:r>
        <w:rPr>
          <w:bCs/>
        </w:rPr>
        <w:tab/>
      </w:r>
      <w:r>
        <w:t xml:space="preserve">Days for which a member of a </w:t>
      </w:r>
      <w:r w:rsidRPr="007C6F2F">
        <w:t>professional athletic team</w:t>
      </w:r>
      <w:r>
        <w:t xml:space="preserve"> is on the disabled list shall be presumed not to be </w:t>
      </w:r>
      <w:r w:rsidRPr="007C6F2F">
        <w:t>duty days</w:t>
      </w:r>
      <w:r>
        <w:t xml:space="preserve"> spent in the state. They shall, however, be included in total </w:t>
      </w:r>
      <w:r w:rsidRPr="007C6F2F">
        <w:t>duty days</w:t>
      </w:r>
      <w:r>
        <w:t xml:space="preserve"> spent within and without the state.</w:t>
      </w:r>
    </w:p>
    <w:p w14:paraId="312F5FF6" w14:textId="77777777" w:rsidR="000A70F9" w:rsidRDefault="000A70F9">
      <w:pPr>
        <w:pStyle w:val="i0"/>
      </w:pPr>
      <w:r>
        <w:tab/>
        <w:t>vi.</w:t>
      </w:r>
      <w:r>
        <w:tab/>
        <w:t xml:space="preserve">Travel days that do not involve either a game, practice, team meeting, promotional caravan or other similar team event are not considered </w:t>
      </w:r>
      <w:r w:rsidRPr="007C6F2F">
        <w:t>duty days</w:t>
      </w:r>
      <w:r>
        <w:t xml:space="preserve"> spent in the state, but shall be considered </w:t>
      </w:r>
      <w:r w:rsidRPr="00A15748">
        <w:t>duty days</w:t>
      </w:r>
      <w:r>
        <w:t xml:space="preserve"> spent within and without the state.</w:t>
      </w:r>
    </w:p>
    <w:p w14:paraId="01812DEC" w14:textId="77777777" w:rsidR="000A70F9" w:rsidRDefault="000A70F9">
      <w:pPr>
        <w:pStyle w:val="a0"/>
      </w:pPr>
      <w:r>
        <w:rPr>
          <w:i/>
          <w:iCs/>
        </w:rPr>
        <w:t>Member of a Professional Athletic Team</w:t>
      </w:r>
      <w:r w:rsidR="003471AC">
        <w:t>―</w:t>
      </w:r>
      <w:r>
        <w:t>shall include those employees who are active players, players on the disabled list, and any other persons required to travel and who do travel with and perform services on behalf of a professional athletic team on a regular basis. This includes, but is not limited to, coaches, managers, and trainers.</w:t>
      </w:r>
    </w:p>
    <w:p w14:paraId="53CB6A22" w14:textId="77777777" w:rsidR="000A70F9" w:rsidRDefault="000A70F9">
      <w:pPr>
        <w:pStyle w:val="a0"/>
      </w:pPr>
      <w:r>
        <w:rPr>
          <w:i/>
          <w:iCs/>
        </w:rPr>
        <w:t>Professional Athletic Team</w:t>
      </w:r>
      <w:r w:rsidR="003471AC">
        <w:t>―</w:t>
      </w:r>
      <w:r>
        <w:t>includes, but is not limited to, any professional baseball, basketball, football, soccer, or hockey team.</w:t>
      </w:r>
    </w:p>
    <w:p w14:paraId="3DB38B6C" w14:textId="77777777" w:rsidR="000A70F9" w:rsidRDefault="000A70F9">
      <w:pPr>
        <w:pStyle w:val="a0"/>
      </w:pPr>
      <w:r>
        <w:rPr>
          <w:i/>
          <w:iCs/>
        </w:rPr>
        <w:t>Total Compensation</w:t>
      </w:r>
      <w:r w:rsidR="003471AC">
        <w:t>―</w:t>
      </w:r>
      <w:r>
        <w:t xml:space="preserve">includes salaries, wages, bonuses, and any other type of compensation paid during the taxable year to a </w:t>
      </w:r>
      <w:r w:rsidRPr="00A15748">
        <w:t>member of a professional athletic team</w:t>
      </w:r>
      <w:r>
        <w:t xml:space="preserve"> for services performed in that year.</w:t>
      </w:r>
    </w:p>
    <w:p w14:paraId="2BF870D9" w14:textId="77777777" w:rsidR="000A70F9" w:rsidRDefault="000A70F9">
      <w:pPr>
        <w:pStyle w:val="i0"/>
      </w:pPr>
      <w:r>
        <w:tab/>
        <w:t>i.</w:t>
      </w:r>
      <w:r>
        <w:rPr>
          <w:bCs/>
        </w:rPr>
        <w:tab/>
      </w:r>
      <w:r w:rsidRPr="00D70D0E">
        <w:rPr>
          <w:i/>
        </w:rPr>
        <w:t>Total compensation</w:t>
      </w:r>
      <w:r>
        <w:t xml:space="preserve"> shall not include strike benefits, severance pay, termination pay, contract or option-year buyout payments, expansion or relocation payments, or any other payments not related to services rendered to the team.</w:t>
      </w:r>
    </w:p>
    <w:p w14:paraId="750DFAAA" w14:textId="77777777" w:rsidR="000A70F9" w:rsidRDefault="000A70F9">
      <w:pPr>
        <w:pStyle w:val="i0"/>
      </w:pPr>
      <w:r>
        <w:tab/>
        <w:t>ii.</w:t>
      </w:r>
      <w:r>
        <w:rPr>
          <w:bCs/>
        </w:rPr>
        <w:tab/>
      </w:r>
      <w:r>
        <w:t>For purposes of this rule, "bonuses" subject to the allocation procedures described in this Subsection, are:</w:t>
      </w:r>
    </w:p>
    <w:p w14:paraId="345630B0" w14:textId="77777777" w:rsidR="000A70F9" w:rsidRDefault="000A70F9" w:rsidP="008B7BCD">
      <w:pPr>
        <w:pStyle w:val="a1"/>
      </w:pPr>
      <w:r>
        <w:t>(a).</w:t>
      </w:r>
      <w:r>
        <w:rPr>
          <w:bCs/>
        </w:rPr>
        <w:tab/>
      </w:r>
      <w:r>
        <w:t>bonuses earned as a result of play during the season, including performance bonuses, bonuses paid for championship, playoff or bowl games played by a team, or for selection to all-star league or other honorary positions; and</w:t>
      </w:r>
    </w:p>
    <w:p w14:paraId="69969D30" w14:textId="77777777" w:rsidR="000A70F9" w:rsidRDefault="000A70F9" w:rsidP="008B7BCD">
      <w:pPr>
        <w:pStyle w:val="a1"/>
      </w:pPr>
      <w:r>
        <w:t>(b).</w:t>
      </w:r>
      <w:r>
        <w:rPr>
          <w:bCs/>
        </w:rPr>
        <w:tab/>
      </w:r>
      <w:r>
        <w:t>bonuses paid for signing a contract, unless all of the following conditions are met:</w:t>
      </w:r>
    </w:p>
    <w:p w14:paraId="52191EB1" w14:textId="77777777" w:rsidR="000A70F9" w:rsidRDefault="00A15748" w:rsidP="008B7BCD">
      <w:pPr>
        <w:pStyle w:val="i0"/>
        <w:tabs>
          <w:tab w:val="clear" w:pos="1080"/>
          <w:tab w:val="decimal" w:pos="1260"/>
          <w:tab w:val="left" w:pos="1530"/>
        </w:tabs>
      </w:pPr>
      <w:r>
        <w:tab/>
      </w:r>
      <w:r w:rsidR="000A70F9">
        <w:tab/>
        <w:t>(i).</w:t>
      </w:r>
      <w:r w:rsidR="000A70F9" w:rsidRPr="00A15748">
        <w:tab/>
      </w:r>
      <w:r w:rsidR="000A70F9">
        <w:t>the payment of the signing bonus is not conditional upon the signee playing any games for the team, or performing any subsequent services for the team, or even making the team;</w:t>
      </w:r>
    </w:p>
    <w:p w14:paraId="28BB477E" w14:textId="77777777" w:rsidR="000A70F9" w:rsidRDefault="00A15748" w:rsidP="008B7BCD">
      <w:pPr>
        <w:pStyle w:val="i0"/>
        <w:tabs>
          <w:tab w:val="clear" w:pos="1080"/>
          <w:tab w:val="decimal" w:pos="1260"/>
          <w:tab w:val="left" w:pos="1530"/>
        </w:tabs>
      </w:pPr>
      <w:r>
        <w:tab/>
      </w:r>
      <w:r w:rsidR="000A70F9">
        <w:tab/>
        <w:t>(ii).</w:t>
      </w:r>
      <w:r w:rsidR="000A70F9" w:rsidRPr="00A15748">
        <w:tab/>
      </w:r>
      <w:r w:rsidR="000A70F9">
        <w:t>the signing bonus is payable separately from the salary and any other compensation; and</w:t>
      </w:r>
    </w:p>
    <w:p w14:paraId="33B2626C" w14:textId="77777777" w:rsidR="000A70F9" w:rsidRDefault="00A15748" w:rsidP="008B7BCD">
      <w:pPr>
        <w:pStyle w:val="i0"/>
        <w:tabs>
          <w:tab w:val="clear" w:pos="1080"/>
          <w:tab w:val="decimal" w:pos="1260"/>
          <w:tab w:val="left" w:pos="1530"/>
        </w:tabs>
      </w:pPr>
      <w:r>
        <w:tab/>
      </w:r>
      <w:r w:rsidR="000A70F9" w:rsidRPr="00A15748">
        <w:tab/>
        <w:t>(</w:t>
      </w:r>
      <w:r w:rsidR="000A70F9">
        <w:t>iii).</w:t>
      </w:r>
      <w:r w:rsidR="000A70F9">
        <w:tab/>
        <w:t>the signing bonus is nonrefundable.</w:t>
      </w:r>
    </w:p>
    <w:p w14:paraId="5D76A52B" w14:textId="77777777" w:rsidR="000A70F9" w:rsidRDefault="000A70F9" w:rsidP="008B7BCD">
      <w:pPr>
        <w:pStyle w:val="a0"/>
      </w:pPr>
      <w:r>
        <w:rPr>
          <w:i/>
          <w:iCs/>
        </w:rPr>
        <w:t>Total Compensation for Services Rendered as a Member of a Professional Athletic Team</w:t>
      </w:r>
      <w:r w:rsidR="003471AC">
        <w:t>―</w:t>
      </w:r>
      <w:r>
        <w:t>the total compensation received during the taxable year for services rendered:</w:t>
      </w:r>
    </w:p>
    <w:p w14:paraId="2BAB5DF4" w14:textId="77777777" w:rsidR="000A70F9" w:rsidRDefault="000A70F9" w:rsidP="008B7BCD">
      <w:pPr>
        <w:pStyle w:val="i0"/>
      </w:pPr>
      <w:r>
        <w:tab/>
        <w:t>i.</w:t>
      </w:r>
      <w:r>
        <w:rPr>
          <w:bCs/>
        </w:rPr>
        <w:tab/>
      </w:r>
      <w:r>
        <w:t xml:space="preserve">from the beginning of the official preseason training period through the last game in which the team </w:t>
      </w:r>
      <w:r>
        <w:t>competes or is scheduled to compete during that taxable year; and</w:t>
      </w:r>
    </w:p>
    <w:p w14:paraId="684032BA" w14:textId="77777777" w:rsidR="000A70F9" w:rsidRDefault="000A70F9" w:rsidP="008B7BCD">
      <w:pPr>
        <w:pStyle w:val="i0"/>
      </w:pPr>
      <w:r>
        <w:tab/>
        <w:t>ii.</w:t>
      </w:r>
      <w:r>
        <w:rPr>
          <w:bCs/>
        </w:rPr>
        <w:tab/>
      </w:r>
      <w:r>
        <w:t>during the taxable year on a date that does not fall within the period in Clause i. above, for example, participation in instructional leagues, the Pro Bowl, or promotional caravans.</w:t>
      </w:r>
    </w:p>
    <w:p w14:paraId="01E708A7" w14:textId="77777777" w:rsidR="004F1815" w:rsidRPr="00D94122" w:rsidRDefault="004F1815" w:rsidP="004F1815">
      <w:pPr>
        <w:pStyle w:val="A"/>
      </w:pPr>
      <w:r w:rsidRPr="00D94122">
        <w:t>J.</w:t>
      </w:r>
      <w:r w:rsidRPr="00D94122">
        <w:tab/>
        <w:t>Nothing in this regulation shall restrict the secretary's authority to otherwise provide for efficient administration of the individual income tax.</w:t>
      </w:r>
    </w:p>
    <w:p w14:paraId="1743A48B" w14:textId="77777777" w:rsidR="000A70F9" w:rsidRDefault="000A70F9">
      <w:pPr>
        <w:pStyle w:val="AuthorityNote"/>
      </w:pPr>
      <w:r>
        <w:t>AUTHORITY NOTE:</w:t>
      </w:r>
      <w:r>
        <w:tab/>
        <w:t>Promulgated in accordance with R.S. 47:290, R.S. 47:293, R.S. 47:295, and R.S. 47:1511.</w:t>
      </w:r>
    </w:p>
    <w:p w14:paraId="190C32FB" w14:textId="77777777" w:rsidR="000A70F9" w:rsidRDefault="000A70F9">
      <w:pPr>
        <w:pStyle w:val="HistoricalNote"/>
      </w:pPr>
      <w:r>
        <w:t>HISTORICAL NOTE:</w:t>
      </w:r>
      <w:r>
        <w:tab/>
        <w:t>Promulgated by the Department of Revenue, Policy Service Division LR 28:99 (January 2002</w:t>
      </w:r>
      <w:r w:rsidR="004F1815" w:rsidRPr="004F1815">
        <w:t>), amended LR 48:507 (March 2022).</w:t>
      </w:r>
    </w:p>
    <w:p w14:paraId="040C806F" w14:textId="77777777" w:rsidR="000A70F9" w:rsidRDefault="000A70F9">
      <w:pPr>
        <w:pStyle w:val="Section"/>
        <w:rPr>
          <w:rFonts w:ascii="Arial" w:hAnsi="Arial" w:cs="Arial"/>
        </w:rPr>
      </w:pPr>
      <w:bookmarkStart w:id="424" w:name="_Toc233690043"/>
      <w:bookmarkStart w:id="425" w:name="_Toc234030629"/>
      <w:bookmarkStart w:id="426" w:name="_Toc243721246"/>
      <w:bookmarkStart w:id="427" w:name="_Toc259619479"/>
      <w:bookmarkStart w:id="428" w:name="_Toc262718566"/>
      <w:bookmarkStart w:id="429" w:name="_Toc275165336"/>
      <w:bookmarkStart w:id="430" w:name="_Toc238197600"/>
      <w:r>
        <w:rPr>
          <w:bCs/>
        </w:rPr>
        <w:t>§1305.</w:t>
      </w:r>
      <w:r>
        <w:rPr>
          <w:bCs/>
        </w:rPr>
        <w:tab/>
        <w:t xml:space="preserve">Income Tax </w:t>
      </w:r>
      <w:r>
        <w:t>Schedule Requirement for Certain Nonresident Professional Athletes and Professional Sports Franchises</w:t>
      </w:r>
      <w:bookmarkEnd w:id="424"/>
      <w:bookmarkEnd w:id="425"/>
      <w:bookmarkEnd w:id="426"/>
      <w:bookmarkEnd w:id="427"/>
      <w:bookmarkEnd w:id="428"/>
      <w:bookmarkEnd w:id="429"/>
      <w:bookmarkEnd w:id="430"/>
    </w:p>
    <w:p w14:paraId="6EA7CD1B" w14:textId="77777777" w:rsidR="004F1815" w:rsidRPr="00D94122" w:rsidRDefault="004F1815" w:rsidP="004F1815">
      <w:pPr>
        <w:pStyle w:val="A"/>
      </w:pPr>
      <w:r w:rsidRPr="00D94122">
        <w:t>A.</w:t>
      </w:r>
      <w:r w:rsidRPr="00D94122">
        <w:tab/>
        <w:t>If the Louisiana income tax of a nonresident professional athlete or professional sports franchise is attributable to the Sports Facility Assistance Fund, created by R.S. 39:100.1, the following schedule must be attached to any income tax return filed, including individual, corporate, fiduciary, or trust income tax returns. Each nonresident professional athlete and professional sports franchise with Louisiana source income must attach a schedule to the required Louisiana income tax return</w:t>
      </w:r>
      <w:r w:rsidRPr="00D94122">
        <w:rPr>
          <w:strike/>
        </w:rPr>
        <w:t xml:space="preserve"> </w:t>
      </w:r>
      <w:r w:rsidRPr="00D94122">
        <w:t>that includes the following information:</w:t>
      </w:r>
    </w:p>
    <w:p w14:paraId="36747A26" w14:textId="77777777" w:rsidR="004F1815" w:rsidRPr="00D94122" w:rsidRDefault="004F1815" w:rsidP="004F1815">
      <w:pPr>
        <w:pStyle w:val="1"/>
      </w:pPr>
      <w:r w:rsidRPr="00D94122">
        <w:t>1.</w:t>
      </w:r>
      <w:r w:rsidRPr="00D94122">
        <w:tab/>
        <w:t>the name of each facility, course, stadium, or arena at which they earned income in Louisiana;</w:t>
      </w:r>
    </w:p>
    <w:p w14:paraId="2D7EC8AA" w14:textId="77777777" w:rsidR="004F1815" w:rsidRPr="00D94122" w:rsidRDefault="004F1815" w:rsidP="004F1815">
      <w:pPr>
        <w:pStyle w:val="1"/>
      </w:pPr>
      <w:r w:rsidRPr="00D94122">
        <w:t>2.</w:t>
      </w:r>
      <w:r w:rsidRPr="00D94122">
        <w:tab/>
        <w:t>the location of each facility, course, stadium, or arena at which they earned income in Louisiana; and</w:t>
      </w:r>
    </w:p>
    <w:p w14:paraId="73E4F8D2" w14:textId="77777777" w:rsidR="004F1815" w:rsidRPr="00D94122" w:rsidRDefault="004F1815" w:rsidP="004F1815">
      <w:pPr>
        <w:pStyle w:val="1"/>
      </w:pPr>
      <w:r w:rsidRPr="00D94122">
        <w:t>3.</w:t>
      </w:r>
      <w:r w:rsidRPr="00D94122">
        <w:tab/>
        <w:t>the number of duty days, as defined in LAC 61:I.1304.I, spent at each facility, course, stadium, or arena at which they earned income in Louisiana.</w:t>
      </w:r>
    </w:p>
    <w:p w14:paraId="322A930A" w14:textId="77777777" w:rsidR="000A70F9" w:rsidRDefault="000A70F9" w:rsidP="008B7BCD">
      <w:pPr>
        <w:pStyle w:val="A"/>
      </w:pPr>
      <w:r>
        <w:t>B.</w:t>
      </w:r>
      <w:r>
        <w:tab/>
        <w:t>For purposes of this Section only, these terms are defined as follows.</w:t>
      </w:r>
    </w:p>
    <w:p w14:paraId="2657BF20" w14:textId="77777777" w:rsidR="000A70F9" w:rsidRDefault="000A70F9" w:rsidP="008B7BCD">
      <w:pPr>
        <w:pStyle w:val="1"/>
      </w:pPr>
      <w:r>
        <w:rPr>
          <w:i/>
          <w:iCs/>
        </w:rPr>
        <w:t>Professional Athlete</w:t>
      </w:r>
      <w:r>
        <w:t>—an athlete that either plays for a professional sports franchise or who is a member of a professional sports association or league.</w:t>
      </w:r>
    </w:p>
    <w:p w14:paraId="0F4BF5F6" w14:textId="77777777" w:rsidR="000A70F9" w:rsidRDefault="000A70F9" w:rsidP="008B7BCD">
      <w:pPr>
        <w:pStyle w:val="1"/>
      </w:pPr>
      <w:r>
        <w:rPr>
          <w:i/>
          <w:iCs/>
        </w:rPr>
        <w:t>Professional Sports Association or League</w:t>
      </w:r>
      <w:r>
        <w:t>—any of the following:</w:t>
      </w:r>
    </w:p>
    <w:p w14:paraId="70278ED8" w14:textId="77777777" w:rsidR="000A70F9" w:rsidRDefault="000A70F9" w:rsidP="008B7BCD">
      <w:pPr>
        <w:pStyle w:val="a0"/>
      </w:pPr>
      <w:r>
        <w:t>a.</w:t>
      </w:r>
      <w:r>
        <w:tab/>
        <w:t>Professional Golfers Association of America;</w:t>
      </w:r>
    </w:p>
    <w:p w14:paraId="389FE250" w14:textId="77777777" w:rsidR="000A70F9" w:rsidRDefault="000A70F9" w:rsidP="008B7BCD">
      <w:pPr>
        <w:pStyle w:val="a0"/>
      </w:pPr>
      <w:r>
        <w:t>b.</w:t>
      </w:r>
      <w:r>
        <w:tab/>
        <w:t>National Football League;</w:t>
      </w:r>
    </w:p>
    <w:p w14:paraId="68B9FBFD" w14:textId="77777777" w:rsidR="000A70F9" w:rsidRDefault="000A70F9" w:rsidP="008B7BCD">
      <w:pPr>
        <w:pStyle w:val="a0"/>
      </w:pPr>
      <w:r>
        <w:t>c.</w:t>
      </w:r>
      <w:r>
        <w:tab/>
        <w:t>National Basketball Association;</w:t>
      </w:r>
    </w:p>
    <w:p w14:paraId="42050C73" w14:textId="77777777" w:rsidR="000A70F9" w:rsidRDefault="000A70F9" w:rsidP="008B7BCD">
      <w:pPr>
        <w:pStyle w:val="a0"/>
      </w:pPr>
      <w:r>
        <w:t>d.</w:t>
      </w:r>
      <w:r>
        <w:tab/>
        <w:t>National Hockey League;</w:t>
      </w:r>
    </w:p>
    <w:p w14:paraId="56BB7510" w14:textId="77777777" w:rsidR="000A70F9" w:rsidRDefault="000A70F9" w:rsidP="008B7BCD">
      <w:pPr>
        <w:pStyle w:val="a0"/>
      </w:pPr>
      <w:r>
        <w:t>e.</w:t>
      </w:r>
      <w:r>
        <w:tab/>
        <w:t>East Coast Hockey League;</w:t>
      </w:r>
    </w:p>
    <w:p w14:paraId="7086C61E" w14:textId="77777777" w:rsidR="000A70F9" w:rsidRDefault="000A70F9" w:rsidP="008B7BCD">
      <w:pPr>
        <w:pStyle w:val="a0"/>
      </w:pPr>
      <w:r>
        <w:t>f.</w:t>
      </w:r>
      <w:r>
        <w:tab/>
        <w:t>Pacific Coast League.</w:t>
      </w:r>
    </w:p>
    <w:p w14:paraId="7D6B6EE5" w14:textId="77777777" w:rsidR="000A70F9" w:rsidRDefault="000A70F9" w:rsidP="008B7BCD">
      <w:pPr>
        <w:pStyle w:val="1"/>
      </w:pPr>
      <w:r>
        <w:rPr>
          <w:i/>
          <w:iCs/>
        </w:rPr>
        <w:t>Professional Sports Franchise</w:t>
      </w:r>
      <w:r>
        <w:t>—a member team of a professional sports association or league.</w:t>
      </w:r>
    </w:p>
    <w:p w14:paraId="1D8A4D17" w14:textId="77777777" w:rsidR="004F1815" w:rsidRPr="00D94122" w:rsidRDefault="004F1815" w:rsidP="004F1815">
      <w:pPr>
        <w:pStyle w:val="A"/>
      </w:pPr>
      <w:r w:rsidRPr="00D94122">
        <w:t>C.</w:t>
      </w:r>
      <w:r w:rsidRPr="00D94122">
        <w:tab/>
        <w:t xml:space="preserve">Effective for tax years beginning on or after January 1, 2021, nonresident professional athletes, if required to file an </w:t>
      </w:r>
      <w:r w:rsidRPr="00D94122">
        <w:lastRenderedPageBreak/>
        <w:t>individual income tax return, must utilize the Louisiana Nonresident Return, Form IT-540B and attach Schedules NRPA-1 and NRPA-2.</w:t>
      </w:r>
    </w:p>
    <w:p w14:paraId="5DBC359C" w14:textId="77777777" w:rsidR="004F1815" w:rsidRPr="00D94122" w:rsidRDefault="004F1815" w:rsidP="004F1815">
      <w:pPr>
        <w:pStyle w:val="A"/>
      </w:pPr>
      <w:r w:rsidRPr="00D94122">
        <w:t>D.</w:t>
      </w:r>
      <w:r w:rsidRPr="00D94122">
        <w:tab/>
        <w:t xml:space="preserve">Penalty for Failure to Timely Remit Returns, Schedules and Payments </w:t>
      </w:r>
    </w:p>
    <w:p w14:paraId="18617BBD" w14:textId="77777777" w:rsidR="004F1815" w:rsidRPr="00D94122" w:rsidRDefault="004F1815" w:rsidP="004F1815">
      <w:pPr>
        <w:pStyle w:val="1"/>
      </w:pPr>
      <w:r w:rsidRPr="00D94122">
        <w:t>1.</w:t>
      </w:r>
      <w:r w:rsidRPr="00D94122">
        <w:tab/>
        <w:t>The following penalties based on R.S. 47:1602.1 will be imposed for failure to timely remit these returns, schedules, and payments.</w:t>
      </w:r>
    </w:p>
    <w:p w14:paraId="6ED4C1DF" w14:textId="77777777" w:rsidR="004F1815" w:rsidRPr="00D94122" w:rsidRDefault="004F1815" w:rsidP="004F1815">
      <w:pPr>
        <w:pStyle w:val="a0"/>
      </w:pPr>
      <w:r w:rsidRPr="00D94122">
        <w:t>a.</w:t>
      </w:r>
      <w:r w:rsidRPr="00D94122">
        <w:tab/>
        <w:t>In the case of failure to timely make and file any return or schedule required by the secretary to administer the provisions of the Sports Facility Assistance Fund, the penalty shall be $500 for the first such failure, $1,000 for the second such failure within the three-year period beginning on the due date of the first delinquent return or schedule, and $2,500 for each subsequent failure within the three-year period beginning on the due date of the first delinquent return or schedule.</w:t>
      </w:r>
    </w:p>
    <w:p w14:paraId="731E7B66" w14:textId="77777777" w:rsidR="004F1815" w:rsidRPr="00D94122" w:rsidRDefault="004F1815" w:rsidP="004F1815">
      <w:pPr>
        <w:pStyle w:val="a0"/>
      </w:pPr>
      <w:r w:rsidRPr="00D94122">
        <w:t>b.</w:t>
      </w:r>
      <w:r w:rsidRPr="00D94122">
        <w:tab/>
        <w:t>In the case of failure to timely remit any payment required by the secretary to administer the provisions of the Sports Facility Assistance Fund, the penalty shall be 5 percent of the total payment due if the delinquency is for not more than 30 days, with an additional 5 percent for each additional 30 days or fraction thereof during which the delinquency continues, not to exceed 50 percent of the amount due.</w:t>
      </w:r>
    </w:p>
    <w:p w14:paraId="7370EDC4" w14:textId="77777777" w:rsidR="004F1815" w:rsidRPr="00D94122" w:rsidRDefault="004F1815" w:rsidP="004F1815">
      <w:pPr>
        <w:pStyle w:val="A"/>
      </w:pPr>
      <w:r w:rsidRPr="00D94122">
        <w:t>E.</w:t>
      </w:r>
      <w:r w:rsidRPr="00D94122">
        <w:tab/>
        <w:t>Based on R.S. 47:1604.1, any taxpayer who fails to comply with the tax laws of this state or understates tax liability by ten percent or more, under circumstances indicating a careless or reckless disregard of rules and regulations, but with no voluntary intent to defraud, may cause a penalty to be imposed, in addition to any other penalties provided, of 20 percent of the tax or deficiency found to be due.</w:t>
      </w:r>
    </w:p>
    <w:p w14:paraId="4E5E5FD4" w14:textId="77777777" w:rsidR="004F1815" w:rsidRPr="00D94122" w:rsidRDefault="004F1815" w:rsidP="004F1815">
      <w:pPr>
        <w:pStyle w:val="1"/>
      </w:pPr>
      <w:r w:rsidRPr="00D94122">
        <w:t>1.</w:t>
      </w:r>
      <w:r w:rsidRPr="00D94122">
        <w:tab/>
        <w:t>The penalty provided for pursuant to this Paragraph shall not be applicable if a taxpayer's understatement was due to reasonable cause where the taxpayer acted in good faith.</w:t>
      </w:r>
    </w:p>
    <w:p w14:paraId="158F29F3" w14:textId="77777777" w:rsidR="003D7821" w:rsidRPr="00BB7985" w:rsidRDefault="003D7821" w:rsidP="003D7821">
      <w:pPr>
        <w:pStyle w:val="AuthorityNote"/>
      </w:pPr>
      <w:r w:rsidRPr="00BB7985">
        <w:t>AUTHORITY NOTE:</w:t>
      </w:r>
      <w:r w:rsidRPr="00BB7985">
        <w:tab/>
        <w:t>Promulgated in accordance with R.S. 39:100.1, R.S. 47:101(A)(3), R.S. 47:295, R.S. 47:1511, R.S. 47:1602.1, and R.S. 47:1604.1.</w:t>
      </w:r>
    </w:p>
    <w:p w14:paraId="30491244" w14:textId="77777777" w:rsidR="004F1815" w:rsidRDefault="003D7821" w:rsidP="004F1815">
      <w:pPr>
        <w:pStyle w:val="HistoricalNote"/>
      </w:pPr>
      <w:r w:rsidRPr="00BB7985">
        <w:t>HISTORICAL NOTE:</w:t>
      </w:r>
      <w:r w:rsidRPr="00BB7985">
        <w:tab/>
        <w:t xml:space="preserve">Promulgated by the Department of Revenue, Policy Services Division, LR 28:98 (January 2002), </w:t>
      </w:r>
      <w:r>
        <w:t xml:space="preserve">amended </w:t>
      </w:r>
      <w:r w:rsidRPr="00BB7985">
        <w:t>LR 34:</w:t>
      </w:r>
      <w:r>
        <w:t>446 (March 2008</w:t>
      </w:r>
      <w:bookmarkStart w:id="431" w:name="_Toc233690044"/>
      <w:bookmarkStart w:id="432" w:name="_Toc234030630"/>
      <w:bookmarkStart w:id="433" w:name="_Toc243721247"/>
      <w:bookmarkStart w:id="434" w:name="_Toc259619480"/>
      <w:bookmarkStart w:id="435" w:name="_Toc262718567"/>
      <w:bookmarkStart w:id="436" w:name="_Toc275165337"/>
      <w:r w:rsidR="004F1815" w:rsidRPr="004F1815">
        <w:t>), amended LR 48:507 (March 2022).</w:t>
      </w:r>
    </w:p>
    <w:p w14:paraId="7E4E7D03" w14:textId="77777777" w:rsidR="000A70F9" w:rsidRDefault="004F1815" w:rsidP="004F1815">
      <w:pPr>
        <w:pStyle w:val="Section"/>
      </w:pPr>
      <w:bookmarkStart w:id="437" w:name="_Toc238197601"/>
      <w:r>
        <w:t>§</w:t>
      </w:r>
      <w:r w:rsidR="000A70F9">
        <w:t>1306.</w:t>
      </w:r>
      <w:r w:rsidR="000A70F9">
        <w:tab/>
        <w:t>Offset of Individual Income Tax Refunds against Debts Owed Certain Persons</w:t>
      </w:r>
      <w:bookmarkEnd w:id="431"/>
      <w:bookmarkEnd w:id="432"/>
      <w:bookmarkEnd w:id="433"/>
      <w:bookmarkEnd w:id="434"/>
      <w:bookmarkEnd w:id="435"/>
      <w:bookmarkEnd w:id="436"/>
      <w:bookmarkEnd w:id="437"/>
    </w:p>
    <w:p w14:paraId="241ED2C7" w14:textId="77777777" w:rsidR="000A70F9" w:rsidRDefault="000A70F9">
      <w:pPr>
        <w:pStyle w:val="A"/>
      </w:pPr>
      <w:r>
        <w:t>A.</w:t>
      </w:r>
      <w:r>
        <w:tab/>
        <w:t>The claimant must submit a written offset claim with a certified copy of the judgment that makes past-due payments under a child-support award executory. The claim must be submitted before participation in the program and by December 1 each year thereafter. After the first year of participation, a copy of the claim and judgment can be submitted if the information requested in Subsection B has not changed.</w:t>
      </w:r>
    </w:p>
    <w:p w14:paraId="4D88EB58" w14:textId="77777777" w:rsidR="000A70F9" w:rsidRDefault="000A70F9">
      <w:pPr>
        <w:pStyle w:val="A"/>
      </w:pPr>
      <w:r>
        <w:t>B.</w:t>
      </w:r>
      <w:r>
        <w:tab/>
        <w:t>For each offset claim, the claimant must provide the following information:</w:t>
      </w:r>
    </w:p>
    <w:p w14:paraId="18B95AA6" w14:textId="77777777" w:rsidR="000A70F9" w:rsidRDefault="000A70F9">
      <w:pPr>
        <w:pStyle w:val="1"/>
      </w:pPr>
      <w:r>
        <w:t>1.</w:t>
      </w:r>
      <w:r>
        <w:tab/>
        <w:t>the name of the debtor;</w:t>
      </w:r>
    </w:p>
    <w:p w14:paraId="19D75751" w14:textId="77777777" w:rsidR="000A70F9" w:rsidRDefault="000A70F9">
      <w:pPr>
        <w:pStyle w:val="1"/>
      </w:pPr>
      <w:r>
        <w:t>2.</w:t>
      </w:r>
      <w:r>
        <w:tab/>
        <w:t>the amount of offset claimed;</w:t>
      </w:r>
    </w:p>
    <w:p w14:paraId="753D7D10" w14:textId="77777777" w:rsidR="000A70F9" w:rsidRDefault="000A70F9">
      <w:pPr>
        <w:pStyle w:val="1"/>
      </w:pPr>
      <w:r>
        <w:t>3.</w:t>
      </w:r>
      <w:r>
        <w:tab/>
        <w:t xml:space="preserve">the </w:t>
      </w:r>
      <w:r w:rsidR="00A15748">
        <w:t>S</w:t>
      </w:r>
      <w:r>
        <w:t xml:space="preserve">ocial </w:t>
      </w:r>
      <w:r w:rsidR="00A15748">
        <w:t>S</w:t>
      </w:r>
      <w:r>
        <w:t>ecurity number of the debtor;</w:t>
      </w:r>
    </w:p>
    <w:p w14:paraId="52F3C952" w14:textId="77777777" w:rsidR="000A70F9" w:rsidRDefault="000A70F9">
      <w:pPr>
        <w:pStyle w:val="1"/>
      </w:pPr>
      <w:r>
        <w:t>4.</w:t>
      </w:r>
      <w:r>
        <w:tab/>
        <w:t>the most current address of the debtor available to the claimant; and</w:t>
      </w:r>
    </w:p>
    <w:p w14:paraId="6D7F2807" w14:textId="77777777" w:rsidR="000A70F9" w:rsidRDefault="000A70F9">
      <w:pPr>
        <w:pStyle w:val="1"/>
      </w:pPr>
      <w:r>
        <w:t>5.</w:t>
      </w:r>
      <w:r>
        <w:tab/>
        <w:t>any additional information requested that will facilitate identification of the debtor and processing of the offset claim.</w:t>
      </w:r>
    </w:p>
    <w:p w14:paraId="422F7B32" w14:textId="77777777" w:rsidR="000A70F9" w:rsidRDefault="000A70F9">
      <w:pPr>
        <w:pStyle w:val="A"/>
      </w:pPr>
      <w:r>
        <w:t>C.</w:t>
      </w:r>
      <w:r>
        <w:tab/>
        <w:t>Remittances will be made to the claimant within three months after the debtor has waived the right to contest the offset or final disposition by the claimant or by a court.</w:t>
      </w:r>
    </w:p>
    <w:p w14:paraId="3296014F" w14:textId="77777777" w:rsidR="000A70F9" w:rsidRDefault="000A70F9">
      <w:pPr>
        <w:pStyle w:val="A"/>
      </w:pPr>
      <w:r>
        <w:t>D.</w:t>
      </w:r>
      <w:r>
        <w:tab/>
        <w:t>A fee for processing the claim will be withheld from each refund issued.</w:t>
      </w:r>
    </w:p>
    <w:p w14:paraId="3FBD0CDD" w14:textId="77777777" w:rsidR="000A70F9" w:rsidRDefault="000A70F9">
      <w:pPr>
        <w:pStyle w:val="AuthorityNote"/>
      </w:pPr>
      <w:r>
        <w:t>AUTHORITY NOTE:</w:t>
      </w:r>
      <w:r>
        <w:tab/>
        <w:t>Promulgated in accordance with R.S. 47:299.34.</w:t>
      </w:r>
    </w:p>
    <w:p w14:paraId="52A359F8" w14:textId="77777777" w:rsidR="000A70F9" w:rsidRDefault="000A70F9">
      <w:pPr>
        <w:pStyle w:val="HistoricalNote"/>
      </w:pPr>
      <w:r>
        <w:t>HISTORICAL NOTE:</w:t>
      </w:r>
      <w:r>
        <w:tab/>
        <w:t>Promulgated by the Department of Revenue, Policy Services Division, LR 29:42 (January 2003).</w:t>
      </w:r>
    </w:p>
    <w:p w14:paraId="5E33FA1F" w14:textId="77777777" w:rsidR="00312903" w:rsidRPr="00336751" w:rsidRDefault="00312903" w:rsidP="00312903">
      <w:pPr>
        <w:pStyle w:val="Section"/>
      </w:pPr>
      <w:bookmarkStart w:id="438" w:name="_Toc233690047"/>
      <w:bookmarkStart w:id="439" w:name="_Toc234030633"/>
      <w:bookmarkStart w:id="440" w:name="_Toc243721250"/>
      <w:bookmarkStart w:id="441" w:name="_Toc259619483"/>
      <w:bookmarkStart w:id="442" w:name="_Toc262718570"/>
      <w:bookmarkStart w:id="443" w:name="_Toc275165340"/>
      <w:bookmarkStart w:id="444" w:name="_Toc238197602"/>
      <w:r w:rsidRPr="00336751">
        <w:t>§1311.</w:t>
      </w:r>
      <w:r w:rsidRPr="00336751">
        <w:tab/>
        <w:t>Annual Retirement Income Exemption for Individuals 65 or Older</w:t>
      </w:r>
      <w:bookmarkEnd w:id="438"/>
      <w:bookmarkEnd w:id="439"/>
      <w:bookmarkEnd w:id="440"/>
      <w:bookmarkEnd w:id="441"/>
      <w:bookmarkEnd w:id="442"/>
      <w:bookmarkEnd w:id="443"/>
      <w:bookmarkEnd w:id="444"/>
    </w:p>
    <w:p w14:paraId="0B0F681B" w14:textId="77777777" w:rsidR="00312903" w:rsidRPr="00336751" w:rsidRDefault="00312903" w:rsidP="00312903">
      <w:pPr>
        <w:pStyle w:val="A"/>
      </w:pPr>
      <w:r w:rsidRPr="00336751">
        <w:t>A.</w:t>
      </w:r>
      <w:r w:rsidRPr="00336751">
        <w:tab/>
        <w:t>Louisiana Revised Statutes 47:44.1 provides an exemption of up to $6,000 for annual retirement income received by an individual who is 65 years of age or older. Only the individual who actually received the annual retirement income is entitled to the exemption.</w:t>
      </w:r>
    </w:p>
    <w:p w14:paraId="69199C69" w14:textId="77777777" w:rsidR="00312903" w:rsidRPr="00336751" w:rsidRDefault="00312903" w:rsidP="00312903">
      <w:pPr>
        <w:pStyle w:val="1"/>
      </w:pPr>
      <w:r w:rsidRPr="00336751">
        <w:rPr>
          <w:i/>
        </w:rPr>
        <w:t>Annual Retirement Income</w:t>
      </w:r>
      <w:r w:rsidRPr="00336751">
        <w:t xml:space="preserve">―pension and annuity income which is included in </w:t>
      </w:r>
      <w:r w:rsidRPr="001839E6">
        <w:t>tax table income</w:t>
      </w:r>
      <w:r w:rsidRPr="00336751">
        <w:t>.</w:t>
      </w:r>
    </w:p>
    <w:p w14:paraId="169268B9" w14:textId="77777777" w:rsidR="00312903" w:rsidRPr="00336751" w:rsidRDefault="00312903" w:rsidP="00312903">
      <w:pPr>
        <w:pStyle w:val="1"/>
      </w:pPr>
      <w:r w:rsidRPr="00336751">
        <w:rPr>
          <w:i/>
        </w:rPr>
        <w:t>Tax Table Income</w:t>
      </w:r>
      <w:r w:rsidRPr="00336751">
        <w:t xml:space="preserve">―as defined in R. S. 47:293. </w:t>
      </w:r>
    </w:p>
    <w:p w14:paraId="09C84F5C" w14:textId="77777777" w:rsidR="00312903" w:rsidRPr="00336751" w:rsidRDefault="00312903" w:rsidP="00312903">
      <w:pPr>
        <w:pStyle w:val="A"/>
      </w:pPr>
      <w:r w:rsidRPr="00336751">
        <w:t>B.</w:t>
      </w:r>
      <w:r w:rsidRPr="00336751">
        <w:tab/>
        <w:t>For purposes of determining the total annual retirement income exemption that can be claimed on a Louisiana individual income tax return, an individual receives annu</w:t>
      </w:r>
      <w:r>
        <w:t>al retirement income as follows.</w:t>
      </w:r>
    </w:p>
    <w:p w14:paraId="64994134" w14:textId="77777777" w:rsidR="00312903" w:rsidRPr="00336751" w:rsidRDefault="00312903" w:rsidP="00312903">
      <w:pPr>
        <w:pStyle w:val="1"/>
      </w:pPr>
      <w:r w:rsidRPr="00336751">
        <w:t>1.</w:t>
      </w:r>
      <w:r w:rsidRPr="00336751">
        <w:tab/>
        <w:t>Receipt of Benefits Paid from a Pension Plan. Except as otherwise provided herein, only the plan participant receives annual retirement income from the pension plan, the non-participant spouse does not receive annual r</w:t>
      </w:r>
      <w:r w:rsidR="001839E6">
        <w:t>etirement income from the plan.</w:t>
      </w:r>
    </w:p>
    <w:p w14:paraId="66675E5A" w14:textId="77777777" w:rsidR="00312903" w:rsidRPr="00336751" w:rsidRDefault="00312903" w:rsidP="00312903">
      <w:pPr>
        <w:pStyle w:val="1"/>
      </w:pPr>
      <w:r w:rsidRPr="00336751">
        <w:t>2.</w:t>
      </w:r>
      <w:r w:rsidRPr="00336751">
        <w:tab/>
        <w:t>Receipt of Annuity Income. Only the named payee or named annuitant receives annual retirement income from an annuity.</w:t>
      </w:r>
    </w:p>
    <w:p w14:paraId="269B8334" w14:textId="77777777" w:rsidR="00312903" w:rsidRPr="00336751" w:rsidRDefault="00312903" w:rsidP="00312903">
      <w:pPr>
        <w:pStyle w:val="1"/>
      </w:pPr>
      <w:r w:rsidRPr="00336751">
        <w:t>3.</w:t>
      </w:r>
      <w:r w:rsidRPr="00336751">
        <w:tab/>
        <w:t>Receipt of Income from an Individual Retirement Account. Only the named payee or distribute receives annual retirement income from an individual retirement account.</w:t>
      </w:r>
    </w:p>
    <w:p w14:paraId="370539EF" w14:textId="77777777" w:rsidR="00312903" w:rsidRPr="00336751" w:rsidRDefault="00312903" w:rsidP="000A7988">
      <w:pPr>
        <w:pStyle w:val="1"/>
      </w:pPr>
      <w:r w:rsidRPr="00336751">
        <w:t>4.</w:t>
      </w:r>
      <w:r w:rsidRPr="00336751">
        <w:tab/>
        <w:t>Exceptions</w:t>
      </w:r>
    </w:p>
    <w:p w14:paraId="5E8C49B5" w14:textId="77777777" w:rsidR="00312903" w:rsidRPr="00336751" w:rsidRDefault="00312903" w:rsidP="000A7988">
      <w:pPr>
        <w:pStyle w:val="a0"/>
      </w:pPr>
      <w:r w:rsidRPr="00336751">
        <w:t>a.</w:t>
      </w:r>
      <w:r w:rsidRPr="00336751">
        <w:tab/>
        <w:t xml:space="preserve">If there is a qualified domestic relations order, as defined in </w:t>
      </w:r>
      <w:r w:rsidRPr="008850F6">
        <w:rPr>
          <w:i/>
        </w:rPr>
        <w:t xml:space="preserve">Internal Revenue Code </w:t>
      </w:r>
      <w:r w:rsidRPr="00336751">
        <w:t>Section 414(p), payments received by the alternate payee will be considered annual retirement bene</w:t>
      </w:r>
      <w:r w:rsidR="001839E6">
        <w:t>fits received by an individual.</w:t>
      </w:r>
    </w:p>
    <w:p w14:paraId="46F49452" w14:textId="77777777" w:rsidR="00312903" w:rsidRPr="00336751" w:rsidRDefault="00312903" w:rsidP="00312903">
      <w:pPr>
        <w:pStyle w:val="a0"/>
      </w:pPr>
      <w:r w:rsidRPr="00336751">
        <w:t>b.</w:t>
      </w:r>
      <w:r w:rsidRPr="00336751">
        <w:tab/>
        <w:t>Survivor benefits paid from a pension plan to the plan participant's surviving spouse will be considered annual retirement benefits received by an individual.</w:t>
      </w:r>
    </w:p>
    <w:p w14:paraId="2FEAF963" w14:textId="77777777" w:rsidR="00312903" w:rsidRPr="00336751" w:rsidRDefault="00312903" w:rsidP="00312903">
      <w:pPr>
        <w:pStyle w:val="A"/>
      </w:pPr>
      <w:r w:rsidRPr="00336751">
        <w:t>C.</w:t>
      </w:r>
      <w:r w:rsidRPr="00336751">
        <w:tab/>
        <w:t>Examples</w:t>
      </w:r>
    </w:p>
    <w:p w14:paraId="646E1E82" w14:textId="77777777" w:rsidR="00312903" w:rsidRPr="00336751" w:rsidRDefault="00312903" w:rsidP="00312903">
      <w:pPr>
        <w:pStyle w:val="1"/>
      </w:pPr>
      <w:r w:rsidRPr="00336751">
        <w:lastRenderedPageBreak/>
        <w:t>1.</w:t>
      </w:r>
      <w:r w:rsidRPr="00336751">
        <w:tab/>
        <w:t>Mary and John are a married couple. Mary worked for X Corporation for 35 years from 1964 until she retired in 1999. While working for X Corporation, Mary participated in the corporation's pension plan. In 2005, Mary received a total of $30,000 in distributions from the X Corporation pension plan. John</w:t>
      </w:r>
      <w:r>
        <w:t>'</w:t>
      </w:r>
      <w:r w:rsidRPr="00336751">
        <w:t xml:space="preserve">s only source of retirement income is federal </w:t>
      </w:r>
      <w:r w:rsidR="00D16FD4" w:rsidRPr="00336751">
        <w:t>Social Security</w:t>
      </w:r>
      <w:r w:rsidRPr="00336751">
        <w:t>, which is not included in the couple's tax table income because it is already exempt under R.S. 47:44.2. Mary and John's filing status for federal and state income tax is married filing joint and they are both over 65. Because only Mary receives annual retirement income, Mary and John may only exempt $6,000 of Mary's retirement income from their 2005 income taxes under this exemption. Because John is not the plan participant, he has not received any annual retirement income for purposes of the exemption.</w:t>
      </w:r>
    </w:p>
    <w:p w14:paraId="6F954F5E" w14:textId="77777777" w:rsidR="00312903" w:rsidRPr="00336751" w:rsidRDefault="00312903" w:rsidP="00312903">
      <w:pPr>
        <w:pStyle w:val="1"/>
      </w:pPr>
      <w:r w:rsidRPr="00336751">
        <w:t>2.</w:t>
      </w:r>
      <w:r w:rsidRPr="00336751">
        <w:tab/>
        <w:t xml:space="preserve">Scott and Ellen are a married couple. Their filing status for federal and state income tax is married filing joint and they are both over 65. Because they are both 65 years of age or older, each of them is entitled to exempt up to $6,000 of the annual retirement income each of them receive. Scott worked for ABC Corporation for 35 years from 1964 until he retired in 1999 at the age of 65. While working for ABC Corporation, Scott participated in the corporation's pension plan. In 2005, Scott received a total of $30,000 in distributions from the ABC Corporation pension plan. Ellen has two sources of retirement income; federal </w:t>
      </w:r>
      <w:r w:rsidR="00D16FD4" w:rsidRPr="00336751">
        <w:t>Social Security</w:t>
      </w:r>
      <w:r w:rsidRPr="00336751">
        <w:t xml:space="preserve"> that is already exempt under R.S. 47:44.2 and an annuity paid to her as the named annuitant in the amount of $4,000 annually. Scott may exempt $6,000 of his ABC Corporation pension income and Ellen may exempt all of her $4,000 annuity income for a</w:t>
      </w:r>
      <w:r w:rsidR="001839E6">
        <w:t xml:space="preserve"> combined exemption of $10,000.</w:t>
      </w:r>
    </w:p>
    <w:p w14:paraId="4E12C9CD" w14:textId="77777777" w:rsidR="00312903" w:rsidRPr="00336751" w:rsidRDefault="00312903" w:rsidP="00312903">
      <w:pPr>
        <w:pStyle w:val="1"/>
      </w:pPr>
      <w:r w:rsidRPr="00336751">
        <w:t>3.</w:t>
      </w:r>
      <w:r w:rsidRPr="00336751">
        <w:tab/>
        <w:t>Alan and Leslie are a married couple who do not live apart. Their filing status for federal and state income tax is married filing separate and they are both over 65. Because they are both 65 years of age or older, each of them is entitled to exempt up to $6,000 of the annual retirement income each of them receive on their married filing separate returns. Alan is the named annuitant of an annuity from which he receives annual retirement income of $10,000. Leslie is not yet retired and receives a salary, but no annual retirement income. Alan's annuity income and Leslie's salary are community property. Because Louisiana is a community property state and the couple has chosen not to file a joint return, Leslie must report one half of Alan's annuity income, or $5,000, on her married filing separate federal and state income tax returns. Because Leslie is not the named annuitant, she has not received annual retirement income for purposes of the exemption and cannot claim any exemption amount on her return. Because Alan is only reporting $5,000 of his annuity income on his federal and state income tax returns, he is only entitled to an exemption of $5,000.</w:t>
      </w:r>
    </w:p>
    <w:p w14:paraId="41D492AB" w14:textId="77777777" w:rsidR="00312903" w:rsidRPr="00336751" w:rsidRDefault="00312903" w:rsidP="00312903">
      <w:pPr>
        <w:pStyle w:val="1"/>
      </w:pPr>
      <w:r w:rsidRPr="00336751">
        <w:t>4.</w:t>
      </w:r>
      <w:r w:rsidRPr="00336751">
        <w:tab/>
        <w:t>Assume the same facts as in Example 3 except that Alan and Leslie have a separation of property agreement. Each spouse will therefore report his or her own items of income and loss on his or her own married filing separate return. Alan will report the entire amount of his annuity income and will be entitled to exempt $6,000 of the $10,000 of annual retirement income he receives.</w:t>
      </w:r>
    </w:p>
    <w:p w14:paraId="130B71C1" w14:textId="77777777" w:rsidR="00312903" w:rsidRPr="00336751" w:rsidRDefault="00312903" w:rsidP="00312903">
      <w:pPr>
        <w:pStyle w:val="AuthorityNote"/>
      </w:pPr>
      <w:r w:rsidRPr="00336751">
        <w:t>AUTHORITY NOTE:</w:t>
      </w:r>
      <w:r w:rsidRPr="00336751">
        <w:tab/>
        <w:t>Promulgated in accordance with R.S. 47:44.1, R.S. 47:295, and R.S. 47:1511.</w:t>
      </w:r>
    </w:p>
    <w:p w14:paraId="3917C577" w14:textId="77777777" w:rsidR="00312903" w:rsidRDefault="00312903" w:rsidP="00312903">
      <w:pPr>
        <w:pStyle w:val="HistoricalNote"/>
      </w:pPr>
      <w:r w:rsidRPr="00336751">
        <w:t>HISTORICAL NOTE:</w:t>
      </w:r>
      <w:r w:rsidRPr="00336751">
        <w:tab/>
        <w:t>Promulgated by the Department of Revenue, LR 32:259 (February 2006).</w:t>
      </w:r>
    </w:p>
    <w:p w14:paraId="5FFF4397" w14:textId="77777777" w:rsidR="0095605B" w:rsidRPr="00FE24D7" w:rsidRDefault="0095605B" w:rsidP="0095605B">
      <w:pPr>
        <w:pStyle w:val="Section"/>
      </w:pPr>
      <w:bookmarkStart w:id="445" w:name="_Toc238197603"/>
      <w:r w:rsidRPr="00FE24D7">
        <w:t>§1312.</w:t>
      </w:r>
      <w:r w:rsidRPr="00FE24D7">
        <w:tab/>
        <w:t>Net Capital Gains Deduction</w:t>
      </w:r>
      <w:bookmarkEnd w:id="445"/>
    </w:p>
    <w:p w14:paraId="5ED0DE22" w14:textId="77777777" w:rsidR="0095605B" w:rsidRPr="004B0FFE" w:rsidRDefault="0095605B" w:rsidP="0095605B">
      <w:pPr>
        <w:pStyle w:val="A"/>
      </w:pPr>
      <w:r w:rsidRPr="004B0FFE">
        <w:t>A.</w:t>
      </w:r>
      <w:r w:rsidRPr="004B0FFE">
        <w:tab/>
        <w:t>General. R.S. 47:293(9)(a)(xvii) and (10) provide a deduction for resident individuals and nonresident individuals (“taxpayers”), respectively, for net capital gains resulting from the sale or exchange of an equity interest in, or from the sale or exchange of substantially all of the assets of a non-publicly traded corporation, partnership, limited liability company, or other business organization (“business”) commercially domiciled in Louisiana.</w:t>
      </w:r>
    </w:p>
    <w:p w14:paraId="0DE695DF" w14:textId="77777777" w:rsidR="0095605B" w:rsidRPr="004B0FFE" w:rsidRDefault="0095605B" w:rsidP="0095605B">
      <w:pPr>
        <w:pStyle w:val="A"/>
      </w:pPr>
      <w:r w:rsidRPr="004B0FFE">
        <w:t>B.</w:t>
      </w:r>
      <w:r w:rsidRPr="004B0FFE">
        <w:tab/>
        <w:t>Definitions</w:t>
      </w:r>
    </w:p>
    <w:p w14:paraId="6210457B" w14:textId="77777777" w:rsidR="0095605B" w:rsidRPr="004B0FFE" w:rsidRDefault="0095605B" w:rsidP="0095605B">
      <w:pPr>
        <w:pStyle w:val="1"/>
      </w:pPr>
      <w:r w:rsidRPr="004B0FFE">
        <w:rPr>
          <w:i/>
        </w:rPr>
        <w:t>Capital Gains from the Sale or Exchange of the Assets of a Business</w:t>
      </w:r>
      <w:r w:rsidRPr="004B0FFE">
        <w:t>—capital gains from sales and exchanges that are reported on Federal Form 4797–Sales of Business Property, the gains from which are reportable on Schedule D of Federal Form 1040.</w:t>
      </w:r>
    </w:p>
    <w:p w14:paraId="254665BD" w14:textId="77777777" w:rsidR="0095605B" w:rsidRPr="004B0FFE" w:rsidRDefault="0095605B" w:rsidP="0095605B">
      <w:pPr>
        <w:pStyle w:val="1"/>
      </w:pPr>
      <w:r w:rsidRPr="004B0FFE">
        <w:rPr>
          <w:i/>
        </w:rPr>
        <w:t>Commercial Domicile</w:t>
      </w:r>
      <w:r w:rsidRPr="004B0FFE">
        <w:t>—the principal place from which the business is directed or managed.</w:t>
      </w:r>
    </w:p>
    <w:p w14:paraId="18B9C646" w14:textId="77777777" w:rsidR="0095605B" w:rsidRPr="004B0FFE" w:rsidRDefault="0095605B" w:rsidP="0095605B">
      <w:pPr>
        <w:pStyle w:val="1"/>
      </w:pPr>
      <w:r w:rsidRPr="004B0FFE">
        <w:rPr>
          <w:i/>
        </w:rPr>
        <w:t>Controlled Entities</w:t>
      </w:r>
      <w:r w:rsidRPr="004B0FFE">
        <w:t>—with respect to a business or taxpayer</w:t>
      </w:r>
    </w:p>
    <w:p w14:paraId="29F83144" w14:textId="77777777" w:rsidR="0095605B" w:rsidRPr="004B0FFE" w:rsidRDefault="0095605B" w:rsidP="0095605B">
      <w:pPr>
        <w:pStyle w:val="a0"/>
      </w:pPr>
      <w:r w:rsidRPr="004B0FFE">
        <w:t>a.</w:t>
      </w:r>
      <w:r w:rsidRPr="004B0FFE">
        <w:tab/>
        <w:t>a corporation in which more than 50 percent of the value of the outstanding stock is owned (directly or indirectly) by or for the taxpayer or business,</w:t>
      </w:r>
    </w:p>
    <w:p w14:paraId="3186BC45" w14:textId="77777777" w:rsidR="0095605B" w:rsidRPr="004B0FFE" w:rsidRDefault="0095605B" w:rsidP="0095605B">
      <w:pPr>
        <w:pStyle w:val="a0"/>
      </w:pPr>
      <w:r w:rsidRPr="004B0FFE">
        <w:t>b.</w:t>
      </w:r>
      <w:r w:rsidRPr="004B0FFE">
        <w:tab/>
        <w:t>a partnership in which more than 50 percent of the capital interest or profits interest is owned (directly or indirectly) by or for the taxpayer or business, and</w:t>
      </w:r>
    </w:p>
    <w:p w14:paraId="18F1703F" w14:textId="77777777" w:rsidR="0095605B" w:rsidRPr="004B0FFE" w:rsidRDefault="0095605B" w:rsidP="0095605B">
      <w:pPr>
        <w:pStyle w:val="a0"/>
      </w:pPr>
      <w:r w:rsidRPr="004B0FFE">
        <w:t>c.</w:t>
      </w:r>
      <w:r w:rsidRPr="004B0FFE">
        <w:tab/>
        <w:t xml:space="preserve">any entity which is a related person to the taxpayer or business pursuant to paragraph (3), (10), (11), or (12) of 26 U.S.C § 267(b). </w:t>
      </w:r>
    </w:p>
    <w:p w14:paraId="016BD7D0" w14:textId="77777777" w:rsidR="0095605B" w:rsidRPr="004B0FFE" w:rsidRDefault="0095605B" w:rsidP="0095605B">
      <w:pPr>
        <w:pStyle w:val="1"/>
      </w:pPr>
      <w:r w:rsidRPr="004B0FFE">
        <w:rPr>
          <w:i/>
        </w:rPr>
        <w:t>Equity Interest</w:t>
      </w:r>
      <w:r w:rsidRPr="004B0FFE">
        <w:t>—an ownership interest in a business that is not publicly traded, such as stock in a corporation, a partnership interest in a partnership, or a membership interest in a limited liability company.</w:t>
      </w:r>
    </w:p>
    <w:p w14:paraId="2142FF83" w14:textId="77777777" w:rsidR="0095605B" w:rsidRPr="004B0FFE" w:rsidRDefault="0095605B" w:rsidP="0095605B">
      <w:pPr>
        <w:pStyle w:val="1"/>
      </w:pPr>
      <w:r w:rsidRPr="004B0FFE">
        <w:rPr>
          <w:i/>
        </w:rPr>
        <w:t>Net Assets—</w:t>
      </w:r>
      <w:r w:rsidRPr="004B0FFE">
        <w:t>the total value of gross assets after deducting liabilities reportable or would be reportable on the Federal Form 1120, Schedule L if the form was required to be filed at time of sale as total assets at the end of the year.</w:t>
      </w:r>
    </w:p>
    <w:p w14:paraId="2250F9DE" w14:textId="77777777" w:rsidR="0095605B" w:rsidRPr="004B0FFE" w:rsidRDefault="0095605B" w:rsidP="0095605B">
      <w:pPr>
        <w:pStyle w:val="1"/>
      </w:pPr>
      <w:r w:rsidRPr="004B0FFE">
        <w:rPr>
          <w:i/>
        </w:rPr>
        <w:t>Net Capital Gains</w:t>
      </w:r>
      <w:r w:rsidRPr="004B0FFE">
        <w:t>—the amount reported as capital gains on the Federal Form 1040.</w:t>
      </w:r>
    </w:p>
    <w:p w14:paraId="178E7E40" w14:textId="77777777" w:rsidR="0095605B" w:rsidRPr="004B0FFE" w:rsidRDefault="0095605B" w:rsidP="0095605B">
      <w:pPr>
        <w:pStyle w:val="1"/>
      </w:pPr>
      <w:r w:rsidRPr="004B0FFE">
        <w:rPr>
          <w:i/>
        </w:rPr>
        <w:t>Gross Assets</w:t>
      </w:r>
      <w:r w:rsidRPr="004B0FFE">
        <w:t>—the total value of assets reportable or would be reportable on the Federal Form 1120, Schedule L if the form was required to be filed at time of sale as total assets at the end of the year without regard to location of the assets and excluding any negative values reported on Lines 1-13.</w:t>
      </w:r>
    </w:p>
    <w:p w14:paraId="508E08BF" w14:textId="77777777" w:rsidR="0095605B" w:rsidRPr="004B0FFE" w:rsidRDefault="0095605B" w:rsidP="0095605B">
      <w:pPr>
        <w:pStyle w:val="1"/>
      </w:pPr>
      <w:r w:rsidRPr="009F3EE7">
        <w:rPr>
          <w:i/>
        </w:rPr>
        <w:t>Related Party</w:t>
      </w:r>
      <w:r w:rsidRPr="004B0FFE">
        <w:t>—</w:t>
      </w:r>
    </w:p>
    <w:p w14:paraId="73F25F03" w14:textId="77777777" w:rsidR="0095605B" w:rsidRPr="004B0FFE" w:rsidRDefault="0095605B" w:rsidP="0095605B">
      <w:pPr>
        <w:pStyle w:val="a0"/>
      </w:pPr>
      <w:r w:rsidRPr="004B0FFE">
        <w:t>a.</w:t>
      </w:r>
      <w:r w:rsidRPr="004B0FFE">
        <w:tab/>
        <w:t>a business or taxpayer and all entities which are controlled entities with respect to such business or taxpayer;</w:t>
      </w:r>
    </w:p>
    <w:p w14:paraId="3433F385" w14:textId="77777777" w:rsidR="0095605B" w:rsidRPr="004B0FFE" w:rsidRDefault="0095605B" w:rsidP="0095605B">
      <w:pPr>
        <w:pStyle w:val="a0"/>
      </w:pPr>
      <w:r w:rsidRPr="004B0FFE">
        <w:t>b.</w:t>
      </w:r>
      <w:r w:rsidRPr="004B0FFE">
        <w:tab/>
        <w:t xml:space="preserve">a business or taxpayer and any trust in which such business or taxpayer (or his spouse) is a beneficiary, unless </w:t>
      </w:r>
      <w:r w:rsidRPr="004B0FFE">
        <w:lastRenderedPageBreak/>
        <w:t>such beneficiary’s interest in the trust is five percent or less of the value of the trust property; and</w:t>
      </w:r>
    </w:p>
    <w:p w14:paraId="481211DA" w14:textId="77777777" w:rsidR="0095605B" w:rsidRPr="004B0FFE" w:rsidRDefault="0095605B" w:rsidP="0095605B">
      <w:pPr>
        <w:pStyle w:val="a0"/>
      </w:pPr>
      <w:r w:rsidRPr="004B0FFE">
        <w:t>c.</w:t>
      </w:r>
      <w:r w:rsidRPr="004B0FFE">
        <w:tab/>
        <w:t>except in the case of a sale or exchange in satisfaction of a pecuniary bequest, a taxpayer who is an executor of an estate and a beneficiary of such estate.</w:t>
      </w:r>
    </w:p>
    <w:p w14:paraId="7843BE8B" w14:textId="77777777" w:rsidR="0095605B" w:rsidRPr="004B0FFE" w:rsidRDefault="0095605B" w:rsidP="0095605B">
      <w:pPr>
        <w:pStyle w:val="1"/>
      </w:pPr>
      <w:r w:rsidRPr="004B0FFE">
        <w:rPr>
          <w:i/>
        </w:rPr>
        <w:t>Sale or Exchange of an Equity Interest</w:t>
      </w:r>
      <w:r w:rsidRPr="004B0FFE">
        <w:t>—a sale or exchange of an equity interest that is reportable on Schedule D of Federal Form 1040–Capital Gains and Losses.</w:t>
      </w:r>
    </w:p>
    <w:p w14:paraId="59F1DF58" w14:textId="77777777" w:rsidR="0095605B" w:rsidRPr="004B0FFE" w:rsidRDefault="0095605B" w:rsidP="0095605B">
      <w:pPr>
        <w:pStyle w:val="1"/>
      </w:pPr>
      <w:r w:rsidRPr="004B0FFE">
        <w:rPr>
          <w:i/>
        </w:rPr>
        <w:t>Sale or Exchange of Substantially all of the</w:t>
      </w:r>
      <w:r w:rsidRPr="004B0FFE">
        <w:t xml:space="preserve"> </w:t>
      </w:r>
      <w:r w:rsidRPr="004B0FFE">
        <w:rPr>
          <w:i/>
        </w:rPr>
        <w:t>Assets of a Business</w:t>
      </w:r>
      <w:r w:rsidRPr="004B0FFE">
        <w:t>—a sale or exchange of assets that leaves the entity unable to carry-on its business. A sale or exchange of assets is presumed to be a sale or exchange of substantially all of the assets of the business if the selling business transfers at least 90 percent of the fair market value of the net assets and at least 70 percent of the fair market value of the gross assets that it held immediately before the transfer.</w:t>
      </w:r>
    </w:p>
    <w:p w14:paraId="2F120EC2" w14:textId="77777777" w:rsidR="0095605B" w:rsidRPr="004B0FFE" w:rsidRDefault="0095605B" w:rsidP="0095605B">
      <w:pPr>
        <w:pStyle w:val="A"/>
      </w:pPr>
      <w:r w:rsidRPr="004B0FFE">
        <w:t>C.</w:t>
      </w:r>
      <w:r w:rsidRPr="004B0FFE">
        <w:tab/>
        <w:t>Documentation Requirements</w:t>
      </w:r>
    </w:p>
    <w:p w14:paraId="62CCEF82" w14:textId="77777777" w:rsidR="0095605B" w:rsidRPr="004B0FFE" w:rsidRDefault="0095605B" w:rsidP="0095605B">
      <w:pPr>
        <w:pStyle w:val="1"/>
      </w:pPr>
      <w:r w:rsidRPr="004B0FFE">
        <w:t>1.</w:t>
      </w:r>
      <w:r w:rsidRPr="004B0FFE">
        <w:tab/>
        <w:t>Taxpayers claiming the deduction shall submit the following documentation at the time of filing their Louisiana individual income tax return claiming the deduction:</w:t>
      </w:r>
    </w:p>
    <w:p w14:paraId="6B0D2F8E" w14:textId="77777777" w:rsidR="0095605B" w:rsidRPr="004B0FFE" w:rsidRDefault="0095605B" w:rsidP="0095605B">
      <w:pPr>
        <w:pStyle w:val="a0"/>
      </w:pPr>
      <w:r w:rsidRPr="004B0FFE">
        <w:t>a.</w:t>
      </w:r>
      <w:r w:rsidRPr="004B0FFE">
        <w:tab/>
        <w:t>a completed Louisiana Form R-6180, Net Capital Gains Deduction Worksheet;</w:t>
      </w:r>
    </w:p>
    <w:p w14:paraId="73E658EA" w14:textId="77777777" w:rsidR="0095605B" w:rsidRPr="004B0FFE" w:rsidRDefault="0095605B" w:rsidP="0095605B">
      <w:pPr>
        <w:pStyle w:val="a0"/>
      </w:pPr>
      <w:r w:rsidRPr="004B0FFE">
        <w:t>b.</w:t>
      </w:r>
      <w:r w:rsidRPr="004B0FFE">
        <w:tab/>
        <w:t>documentary evidence of the date the taxpayer acquired an equity interest in the business, such as articles of</w:t>
      </w:r>
      <w:r>
        <w:t xml:space="preserve"> </w:t>
      </w:r>
      <w:r w:rsidRPr="004B0FFE">
        <w:t>incorporation or organization, acts of sale or exchange, or donative instruments;</w:t>
      </w:r>
    </w:p>
    <w:p w14:paraId="66EDEC70" w14:textId="77777777" w:rsidR="0095605B" w:rsidRPr="004B0FFE" w:rsidRDefault="0095605B" w:rsidP="0095605B">
      <w:pPr>
        <w:pStyle w:val="a0"/>
      </w:pPr>
      <w:r w:rsidRPr="004B0FFE">
        <w:t>c.</w:t>
      </w:r>
      <w:r w:rsidRPr="004B0FFE">
        <w:tab/>
        <w:t>a copy of the taxpayer’s federal Schedule K-1, if applicable, from the entity from which the gain was derived; and</w:t>
      </w:r>
    </w:p>
    <w:p w14:paraId="50946006" w14:textId="77777777" w:rsidR="0095605B" w:rsidRPr="004B0FFE" w:rsidRDefault="0095605B" w:rsidP="0095605B">
      <w:pPr>
        <w:pStyle w:val="a0"/>
      </w:pPr>
      <w:r w:rsidRPr="004B0FFE">
        <w:t>d.</w:t>
      </w:r>
      <w:r w:rsidRPr="004B0FFE">
        <w:tab/>
        <w:t>a complete copy of the taxpayer’s Federal Form 1040 filed with the IRS for the period in which the gain was recognized, including the Schedule D and any corresponding schedules and forms.</w:t>
      </w:r>
    </w:p>
    <w:p w14:paraId="6734B020" w14:textId="77777777" w:rsidR="0095605B" w:rsidRPr="004B0FFE" w:rsidRDefault="0095605B" w:rsidP="0095605B">
      <w:pPr>
        <w:pStyle w:val="1"/>
      </w:pPr>
      <w:r w:rsidRPr="004B0FFE">
        <w:t>2.</w:t>
      </w:r>
      <w:r w:rsidRPr="004B0FFE">
        <w:tab/>
        <w:t>In addition to the documentation required by Paragraph 1 above, when the capital gain for which a deduction is being claimed is greater than $250,000, taxpayers shall also submit the following at the time of filing their Louisiana individual income tax return claiming the deduction:</w:t>
      </w:r>
    </w:p>
    <w:p w14:paraId="6B55B5AE" w14:textId="77777777" w:rsidR="0095605B" w:rsidRPr="004B0FFE" w:rsidRDefault="0095605B" w:rsidP="0095605B">
      <w:pPr>
        <w:pStyle w:val="a0"/>
      </w:pPr>
      <w:r w:rsidRPr="004B0FFE">
        <w:t>a.</w:t>
      </w:r>
      <w:r w:rsidRPr="004B0FFE">
        <w:tab/>
        <w:t>copies of the last two returns on which the income from the business was reported.</w:t>
      </w:r>
      <w:r>
        <w:t xml:space="preserve"> </w:t>
      </w:r>
      <w:r w:rsidRPr="004B0FFE">
        <w:t>If the gain is derived from a partnership, provide Form IT-565, Louisiana Partnership Return of Income, for the last two years.</w:t>
      </w:r>
    </w:p>
    <w:p w14:paraId="5227D04B" w14:textId="77777777" w:rsidR="0095605B" w:rsidRPr="004B0FFE" w:rsidRDefault="0095605B" w:rsidP="0095605B">
      <w:pPr>
        <w:pStyle w:val="a0"/>
      </w:pPr>
      <w:r w:rsidRPr="004B0FFE">
        <w:t>b.</w:t>
      </w:r>
      <w:r w:rsidRPr="004B0FFE">
        <w:tab/>
        <w:t>If the gain is derived from a pass-through entity, provide detailed information on the pass-through structure, such as a complete organizational chart showing each tier between the taxpayer and the entity from which the gain is derived.</w:t>
      </w:r>
    </w:p>
    <w:p w14:paraId="5C6E9F4B" w14:textId="77777777" w:rsidR="0095605B" w:rsidRPr="004B0FFE" w:rsidRDefault="0095605B" w:rsidP="0095605B">
      <w:pPr>
        <w:pStyle w:val="a0"/>
      </w:pPr>
      <w:r w:rsidRPr="004B0FFE">
        <w:t>c.</w:t>
      </w:r>
      <w:r w:rsidRPr="004B0FFE">
        <w:tab/>
        <w:t>If the gain is from the sale of assets, the taxpayer shall also provide the following:</w:t>
      </w:r>
    </w:p>
    <w:p w14:paraId="1AE1D61E" w14:textId="77777777" w:rsidR="0095605B" w:rsidRPr="004B0FFE" w:rsidRDefault="0095605B" w:rsidP="0095605B">
      <w:pPr>
        <w:pStyle w:val="i0"/>
      </w:pPr>
      <w:r>
        <w:tab/>
      </w:r>
      <w:r w:rsidRPr="004B0FFE">
        <w:t>i.</w:t>
      </w:r>
      <w:r w:rsidRPr="004B0FFE">
        <w:tab/>
        <w:t>a depreciation schedule or fixed asset schedule showing a calculation of gross to net asset values; and</w:t>
      </w:r>
    </w:p>
    <w:p w14:paraId="64DFF684" w14:textId="77777777" w:rsidR="0095605B" w:rsidRPr="004B0FFE" w:rsidRDefault="0095605B" w:rsidP="0095605B">
      <w:pPr>
        <w:pStyle w:val="i0"/>
      </w:pPr>
      <w:r>
        <w:tab/>
      </w:r>
      <w:r w:rsidRPr="004B0FFE">
        <w:t>ii.</w:t>
      </w:r>
      <w:r>
        <w:tab/>
      </w:r>
      <w:r w:rsidRPr="004B0FFE">
        <w:t>an allocation of purchase price among assets as required by IRC Section 1060, and generally reportable on IRS Form 8594.</w:t>
      </w:r>
    </w:p>
    <w:p w14:paraId="7F0119F0" w14:textId="77777777" w:rsidR="0095605B" w:rsidRPr="004B0FFE" w:rsidRDefault="0095605B" w:rsidP="0095605B">
      <w:pPr>
        <w:pStyle w:val="A"/>
      </w:pPr>
      <w:r w:rsidRPr="004B0FFE">
        <w:t>D.</w:t>
      </w:r>
      <w:r w:rsidRPr="004B0FFE">
        <w:tab/>
        <w:t>Eligibility Restrictions</w:t>
      </w:r>
    </w:p>
    <w:p w14:paraId="684D1348" w14:textId="77777777" w:rsidR="0095605B" w:rsidRPr="004B0FFE" w:rsidRDefault="0095605B" w:rsidP="0095605B">
      <w:pPr>
        <w:pStyle w:val="1"/>
      </w:pPr>
      <w:r w:rsidRPr="004B0FFE">
        <w:t>1.</w:t>
      </w:r>
      <w:r w:rsidRPr="004B0FFE">
        <w:tab/>
        <w:t>Net capital gains resulting from the sale or exchange of real property or other immovable assets may qualify for the deduction if more than 50 percent of the real property or other immovable assets are located within Louisiana, provided however, that the income from the related business was subject to Louisiana income tax prior to the sale or exchange.</w:t>
      </w:r>
    </w:p>
    <w:p w14:paraId="6FE99E2D" w14:textId="77777777" w:rsidR="0095605B" w:rsidRPr="004B0FFE" w:rsidRDefault="0095605B" w:rsidP="0095605B">
      <w:pPr>
        <w:pStyle w:val="1"/>
      </w:pPr>
      <w:r w:rsidRPr="004B0FFE">
        <w:t>2.</w:t>
      </w:r>
      <w:r w:rsidRPr="004B0FFE">
        <w:tab/>
        <w:t>Net capital gains resulting from the sale or exchange of tangible movable assets may qualify for the deduction if during the three years immediately preceding the sale or exchange, the tangible movable assets are located within Louisiana for at least 50 percent of the time in which the assets are in service, provided however, that the income from the related business was subject to Louisiana income tax prior to the sale or exchange. “In service” shall have the same meaning as it does for the purposes of calculating depreciation.</w:t>
      </w:r>
      <w:r>
        <w:t xml:space="preserve"> </w:t>
      </w:r>
    </w:p>
    <w:p w14:paraId="70660933" w14:textId="77777777" w:rsidR="0095605B" w:rsidRPr="004B0FFE" w:rsidRDefault="0095605B" w:rsidP="0095605B">
      <w:pPr>
        <w:pStyle w:val="1"/>
      </w:pPr>
      <w:r w:rsidRPr="004B0FFE">
        <w:t>3.</w:t>
      </w:r>
      <w:r w:rsidRPr="004B0FFE">
        <w:tab/>
        <w:t>Net capital gains from the sale or exchange of an equity interest or from the sale or exchange of substantially all assets shall not qualify for the deduction if the transaction transfers ownership of the interest or assets to a related party.</w:t>
      </w:r>
    </w:p>
    <w:p w14:paraId="157BD640" w14:textId="77777777" w:rsidR="0095605B" w:rsidRDefault="0095605B" w:rsidP="0095605B">
      <w:pPr>
        <w:pStyle w:val="A"/>
      </w:pPr>
      <w:r w:rsidRPr="004B0FFE">
        <w:t>E.</w:t>
      </w:r>
      <w:r w:rsidRPr="004B0FFE">
        <w:tab/>
        <w:t>The accrual of refund interest shall be suspended during any period of time that a delay in allowance or approval of the deduction is attributable to the taxpayer’s failure to provide information or documentation required herein.</w:t>
      </w:r>
    </w:p>
    <w:p w14:paraId="4AD71E4E" w14:textId="77777777" w:rsidR="0095605B" w:rsidRPr="00FE24D7" w:rsidRDefault="0095605B" w:rsidP="0095605B">
      <w:pPr>
        <w:pStyle w:val="AuthorityNote"/>
      </w:pPr>
      <w:r w:rsidRPr="00FE24D7">
        <w:t>AUTHORITY NOTE:</w:t>
      </w:r>
      <w:r w:rsidRPr="00FE24D7">
        <w:tab/>
        <w:t>Promulgated in accordance with R.S. 47:293(9)(a)(xvii) and (10), 47:293.2 and 47:1511.</w:t>
      </w:r>
    </w:p>
    <w:p w14:paraId="39B273FF" w14:textId="77777777" w:rsidR="0095605B" w:rsidRPr="00336751" w:rsidRDefault="0095605B" w:rsidP="0095605B">
      <w:pPr>
        <w:pStyle w:val="HistoricalNote"/>
      </w:pPr>
      <w:r w:rsidRPr="00FE24D7">
        <w:t>HISTORICAL NOTE:</w:t>
      </w:r>
      <w:r w:rsidRPr="00FE24D7">
        <w:tab/>
        <w:t>Promulgated by the Department of Revenue, Tax Policy and Planning Division, LR 5</w:t>
      </w:r>
      <w:r>
        <w:t>0</w:t>
      </w:r>
      <w:r w:rsidRPr="00FE24D7">
        <w:t>:</w:t>
      </w:r>
      <w:r>
        <w:t>1673 (November 2024).</w:t>
      </w:r>
    </w:p>
    <w:p w14:paraId="0E18D96D" w14:textId="77777777" w:rsidR="000A70F9" w:rsidRDefault="000A70F9">
      <w:pPr>
        <w:pStyle w:val="Section"/>
      </w:pPr>
      <w:bookmarkStart w:id="446" w:name="_Toc233690048"/>
      <w:bookmarkStart w:id="447" w:name="_Toc234030634"/>
      <w:bookmarkStart w:id="448" w:name="_Toc243721251"/>
      <w:bookmarkStart w:id="449" w:name="_Toc259619484"/>
      <w:bookmarkStart w:id="450" w:name="_Toc262718571"/>
      <w:bookmarkStart w:id="451" w:name="_Toc275165341"/>
      <w:bookmarkStart w:id="452" w:name="_Toc238197604"/>
      <w:r>
        <w:t>§1351.</w:t>
      </w:r>
      <w:r>
        <w:tab/>
        <w:t>Suspension, Revocation, and Denial of Hunting and Fishing Licenses</w:t>
      </w:r>
      <w:bookmarkEnd w:id="446"/>
      <w:bookmarkEnd w:id="447"/>
      <w:bookmarkEnd w:id="448"/>
      <w:bookmarkEnd w:id="449"/>
      <w:bookmarkEnd w:id="450"/>
      <w:bookmarkEnd w:id="451"/>
      <w:bookmarkEnd w:id="452"/>
    </w:p>
    <w:p w14:paraId="6A59F1A1" w14:textId="77777777" w:rsidR="000A70F9" w:rsidRDefault="000A70F9">
      <w:pPr>
        <w:pStyle w:val="A"/>
      </w:pPr>
      <w:r>
        <w:t>A.</w:t>
      </w:r>
      <w:r>
        <w:tab/>
        <w:t>An individual's hunting and fishing licenses will be suspended, revoked, or denied if the Department of Revenue has a final and nonappealable individual income tax assessment or judgment against the individual in excess of $500 exclusive of penalty, interest, costs, and other charges.</w:t>
      </w:r>
    </w:p>
    <w:p w14:paraId="17978ED3" w14:textId="77777777" w:rsidR="000A70F9" w:rsidRDefault="000A70F9" w:rsidP="004859F5">
      <w:pPr>
        <w:pStyle w:val="A"/>
        <w:keepNext/>
      </w:pPr>
      <w:r>
        <w:t>B.</w:t>
      </w:r>
      <w:r>
        <w:tab/>
        <w:t>Exceptions</w:t>
      </w:r>
    </w:p>
    <w:p w14:paraId="2C4EE642" w14:textId="77777777" w:rsidR="000A70F9" w:rsidRDefault="000A70F9">
      <w:pPr>
        <w:pStyle w:val="1"/>
      </w:pPr>
      <w:r>
        <w:t>1.</w:t>
      </w:r>
      <w:r>
        <w:tab/>
        <w:t>If the taxpayer has filed for bankruptcy, then the provisions of this regulation will not apply.</w:t>
      </w:r>
    </w:p>
    <w:p w14:paraId="69E42EE4" w14:textId="77777777" w:rsidR="000A70F9" w:rsidRDefault="000A70F9">
      <w:pPr>
        <w:pStyle w:val="1"/>
      </w:pPr>
      <w:r>
        <w:t>2.</w:t>
      </w:r>
      <w:r>
        <w:tab/>
        <w:t>An assessment or judgment will not be considered final and nonappealable for purposes of this regulation if, for the applicable tax period:</w:t>
      </w:r>
    </w:p>
    <w:p w14:paraId="71E7D484" w14:textId="77777777" w:rsidR="000A70F9" w:rsidRDefault="000A70F9">
      <w:pPr>
        <w:pStyle w:val="a0"/>
      </w:pPr>
      <w:r>
        <w:t>a.</w:t>
      </w:r>
      <w:r>
        <w:tab/>
        <w:t>the taxpayer is in litigation with the department;</w:t>
      </w:r>
    </w:p>
    <w:p w14:paraId="65D0B72C" w14:textId="77777777" w:rsidR="000A70F9" w:rsidRDefault="000A70F9">
      <w:pPr>
        <w:pStyle w:val="a0"/>
      </w:pPr>
      <w:r>
        <w:t>b.</w:t>
      </w:r>
      <w:r>
        <w:tab/>
        <w:t>the taxpayer is being audited by the department; or</w:t>
      </w:r>
    </w:p>
    <w:p w14:paraId="1310107E" w14:textId="77777777" w:rsidR="000A70F9" w:rsidRDefault="000A70F9" w:rsidP="004859F5">
      <w:pPr>
        <w:pStyle w:val="a0"/>
        <w:spacing w:after="80"/>
      </w:pPr>
      <w:r>
        <w:t>c.</w:t>
      </w:r>
      <w:r>
        <w:tab/>
        <w:t>correspondence is pending.</w:t>
      </w:r>
    </w:p>
    <w:p w14:paraId="6A556EC3" w14:textId="77777777" w:rsidR="000A70F9" w:rsidRDefault="000A70F9" w:rsidP="004859F5">
      <w:pPr>
        <w:pStyle w:val="A"/>
        <w:spacing w:after="80"/>
      </w:pPr>
      <w:r>
        <w:t>C.</w:t>
      </w:r>
      <w:r>
        <w:tab/>
        <w:t>Responsibilities</w:t>
      </w:r>
    </w:p>
    <w:p w14:paraId="6A87297F" w14:textId="77777777" w:rsidR="000A70F9" w:rsidRDefault="000A70F9" w:rsidP="004859F5">
      <w:pPr>
        <w:pStyle w:val="1"/>
        <w:spacing w:after="80"/>
      </w:pPr>
      <w:r>
        <w:t>1.</w:t>
      </w:r>
      <w:r>
        <w:tab/>
        <w:t>The Department of Revenue is responsible for the following:</w:t>
      </w:r>
    </w:p>
    <w:p w14:paraId="5E4FD43D" w14:textId="77777777" w:rsidR="000A70F9" w:rsidRDefault="000A70F9" w:rsidP="004859F5">
      <w:pPr>
        <w:pStyle w:val="a0"/>
        <w:spacing w:after="80"/>
      </w:pPr>
      <w:r>
        <w:lastRenderedPageBreak/>
        <w:t>a.</w:t>
      </w:r>
      <w:r>
        <w:tab/>
        <w:t>properly identifying the affected taxpayer;</w:t>
      </w:r>
    </w:p>
    <w:p w14:paraId="378DFF9A" w14:textId="77777777" w:rsidR="000A70F9" w:rsidRDefault="000A70F9" w:rsidP="004859F5">
      <w:pPr>
        <w:pStyle w:val="a0"/>
        <w:spacing w:after="80"/>
      </w:pPr>
      <w:r>
        <w:rPr>
          <w:bCs/>
        </w:rPr>
        <w:t>b.</w:t>
      </w:r>
      <w:r>
        <w:rPr>
          <w:bCs/>
        </w:rPr>
        <w:tab/>
        <w:t xml:space="preserve">accurately notifying the </w:t>
      </w:r>
      <w:r>
        <w:t>Department of Wildlife and Fisheries of the taxpayer's identity; and</w:t>
      </w:r>
    </w:p>
    <w:p w14:paraId="5D938FCF" w14:textId="77777777" w:rsidR="000A70F9" w:rsidRDefault="000A70F9" w:rsidP="004859F5">
      <w:pPr>
        <w:pStyle w:val="a0"/>
        <w:spacing w:after="80"/>
      </w:pPr>
      <w:r>
        <w:t>c.</w:t>
      </w:r>
      <w:r>
        <w:tab/>
        <w:t>timely notifying the Department of Wildlife and Fisheries if the taxpayer pays the assessment or judgment and regains eligibility for a hunting or fishing license.</w:t>
      </w:r>
    </w:p>
    <w:p w14:paraId="0100E260" w14:textId="77777777" w:rsidR="000A70F9" w:rsidRDefault="000A70F9" w:rsidP="004859F5">
      <w:pPr>
        <w:pStyle w:val="1"/>
        <w:spacing w:after="80"/>
      </w:pPr>
      <w:r>
        <w:rPr>
          <w:bCs/>
        </w:rPr>
        <w:t>2.</w:t>
      </w:r>
      <w:r>
        <w:rPr>
          <w:bCs/>
        </w:rPr>
        <w:tab/>
        <w:t xml:space="preserve">The </w:t>
      </w:r>
      <w:r>
        <w:t>Department of Wildlife and Fisheries is responsible for the following:</w:t>
      </w:r>
    </w:p>
    <w:p w14:paraId="19F93F1D" w14:textId="77777777" w:rsidR="000A70F9" w:rsidRDefault="000A70F9" w:rsidP="004859F5">
      <w:pPr>
        <w:pStyle w:val="a0"/>
        <w:spacing w:after="80"/>
      </w:pPr>
      <w:r>
        <w:t>a.</w:t>
      </w:r>
      <w:r>
        <w:tab/>
        <w:t>suspending, revoking or denying hunting and fishing licenses once notified of a taxpayer's identity by the Department of Revenue; and</w:t>
      </w:r>
    </w:p>
    <w:p w14:paraId="09F704E5" w14:textId="77777777" w:rsidR="000A70F9" w:rsidRDefault="000A70F9" w:rsidP="004859F5">
      <w:pPr>
        <w:pStyle w:val="a0"/>
        <w:spacing w:after="80"/>
      </w:pPr>
      <w:r>
        <w:t>b.</w:t>
      </w:r>
      <w:r>
        <w:tab/>
        <w:t>issuing or re-issuing hunting and fishing licenses to taxpayers who have paid their tax debts once notified of this fact by the Department of Revenue.</w:t>
      </w:r>
    </w:p>
    <w:p w14:paraId="64837D80" w14:textId="77777777" w:rsidR="000A70F9" w:rsidRDefault="000A70F9" w:rsidP="004859F5">
      <w:pPr>
        <w:pStyle w:val="A"/>
        <w:spacing w:after="80"/>
      </w:pPr>
      <w:r>
        <w:t>D.</w:t>
      </w:r>
      <w:r>
        <w:tab/>
        <w:t>Taxpayer Notification</w:t>
      </w:r>
    </w:p>
    <w:p w14:paraId="23727174" w14:textId="77777777" w:rsidR="000A70F9" w:rsidRDefault="000A70F9" w:rsidP="004859F5">
      <w:pPr>
        <w:pStyle w:val="1"/>
        <w:spacing w:after="80"/>
      </w:pPr>
      <w:r>
        <w:t>1.</w:t>
      </w:r>
      <w:r>
        <w:tab/>
        <w:t>Before the notice of hunting and fishing licenses suspension, revocation, or denial is sent to the Department of Wildlife and Fisheries, the taxpayer will be mailed written notice.</w:t>
      </w:r>
    </w:p>
    <w:p w14:paraId="7877381E" w14:textId="77777777" w:rsidR="000A70F9" w:rsidRDefault="000A70F9" w:rsidP="004859F5">
      <w:pPr>
        <w:pStyle w:val="1"/>
        <w:spacing w:after="80"/>
      </w:pPr>
      <w:r>
        <w:t>2.</w:t>
      </w:r>
      <w:r>
        <w:tab/>
        <w:t>The notice will inform the taxpayer that his hunting and fishing licenses will be suspended, revoked, or issuance denied until full payment of the final and nonappealable assessment or judgment is made or until the taxpayer enters into an installment agreement with the Department of Revenue.</w:t>
      </w:r>
    </w:p>
    <w:p w14:paraId="10B0D3F5" w14:textId="77777777" w:rsidR="000A70F9" w:rsidRDefault="000A70F9" w:rsidP="004859F5">
      <w:pPr>
        <w:pStyle w:val="1"/>
        <w:spacing w:after="80"/>
      </w:pPr>
      <w:r>
        <w:t>3.</w:t>
      </w:r>
      <w:r>
        <w:tab/>
        <w:t>The notice will be mailed to the address on record and it will be presumed that the taxpayer has received the notice if it is not returned as "Undeliverable."</w:t>
      </w:r>
    </w:p>
    <w:p w14:paraId="6AC0179F" w14:textId="77777777" w:rsidR="000A70F9" w:rsidRDefault="000A70F9" w:rsidP="004859F5">
      <w:pPr>
        <w:pStyle w:val="1"/>
        <w:spacing w:after="80"/>
      </w:pPr>
      <w:r>
        <w:t>4.</w:t>
      </w:r>
      <w:r>
        <w:tab/>
        <w:t>If a taxpayer defaults on a department authorized installment payment plan, no further notice of suspension, revocation, or denial of the issuance of the taxpayer's hunting and fishing licenses will be required.</w:t>
      </w:r>
    </w:p>
    <w:p w14:paraId="665722C0" w14:textId="77777777" w:rsidR="000A70F9" w:rsidRDefault="000A70F9" w:rsidP="004859F5">
      <w:pPr>
        <w:pStyle w:val="A"/>
        <w:spacing w:after="80"/>
      </w:pPr>
      <w:r>
        <w:t>E.</w:t>
      </w:r>
      <w:r>
        <w:tab/>
        <w:t>Notification to the Department of Wildlife and Fisheries</w:t>
      </w:r>
    </w:p>
    <w:p w14:paraId="37DD007C" w14:textId="77777777" w:rsidR="000A70F9" w:rsidRDefault="000A70F9">
      <w:pPr>
        <w:pStyle w:val="1"/>
      </w:pPr>
      <w:r>
        <w:t>1.</w:t>
      </w:r>
      <w:r>
        <w:tab/>
        <w:t xml:space="preserve">The Department of Revenue will notify the Department of Wildlife and Fisheries of the name, </w:t>
      </w:r>
      <w:r w:rsidR="00D16FD4">
        <w:t>Social Security</w:t>
      </w:r>
      <w:r>
        <w:t xml:space="preserve"> number, and address of the taxpayer for whom the hunting and fishing licenses are required to be suspended, revoked, or issuance denied.</w:t>
      </w:r>
    </w:p>
    <w:p w14:paraId="34685BA1" w14:textId="77777777" w:rsidR="000A70F9" w:rsidRDefault="000A70F9">
      <w:pPr>
        <w:pStyle w:val="1"/>
      </w:pPr>
      <w:r>
        <w:t>2.</w:t>
      </w:r>
      <w:r>
        <w:tab/>
        <w:t>The suspension and revocation will remain in effect until the Department of Wildlife and Fisheries is notified otherwise by the Department of Revenue.</w:t>
      </w:r>
    </w:p>
    <w:p w14:paraId="22900D60" w14:textId="77777777" w:rsidR="000A70F9" w:rsidRDefault="000A70F9">
      <w:pPr>
        <w:pStyle w:val="1"/>
      </w:pPr>
      <w:r>
        <w:t>3.</w:t>
      </w:r>
      <w:r>
        <w:tab/>
        <w:t xml:space="preserve">The Department of Revenue will notify the Department of Wildlife and Fisheries of the name, </w:t>
      </w:r>
      <w:r w:rsidR="00D16FD4">
        <w:t>Social Security</w:t>
      </w:r>
      <w:r>
        <w:t xml:space="preserve"> number, and address of the taxpayer for whom the hunting and fishing licenses are to be issued or re-issued. </w:t>
      </w:r>
    </w:p>
    <w:p w14:paraId="0B5DE635" w14:textId="77777777" w:rsidR="000A70F9" w:rsidRDefault="000A70F9">
      <w:pPr>
        <w:pStyle w:val="1"/>
      </w:pPr>
      <w:r>
        <w:t>4.</w:t>
      </w:r>
      <w:r>
        <w:tab/>
        <w:t>Notifications may be by secured electronic transmission or by magnetic tapes, cartridges, or other electronic media.</w:t>
      </w:r>
    </w:p>
    <w:p w14:paraId="2C5539ED" w14:textId="77777777" w:rsidR="000A70F9" w:rsidRDefault="000A70F9">
      <w:pPr>
        <w:pStyle w:val="1"/>
      </w:pPr>
      <w:r>
        <w:t>5.</w:t>
      </w:r>
      <w:r>
        <w:tab/>
        <w:t>Notifications will be made weekly unless circumstances warrant a more frequent time schedule, such as the circumstances described in Subsection E.</w:t>
      </w:r>
    </w:p>
    <w:p w14:paraId="5C9BF530" w14:textId="77777777" w:rsidR="000A70F9" w:rsidRDefault="000A70F9">
      <w:pPr>
        <w:pStyle w:val="A"/>
      </w:pPr>
      <w:r>
        <w:t>F.</w:t>
      </w:r>
      <w:r>
        <w:tab/>
        <w:t>If the taxpayer pays the assessment or judgment in person, notice will be given to the Department of Wildlife and Fisheries to remove the suspension, revocation, or denial of the taxpayer's hunting and fishing licenses from their records. Notice to the Department of Wildlife and Fisheries will be effected as follows:</w:t>
      </w:r>
    </w:p>
    <w:p w14:paraId="661A2633" w14:textId="77777777" w:rsidR="000A70F9" w:rsidRDefault="000A70F9">
      <w:pPr>
        <w:pStyle w:val="1"/>
      </w:pPr>
      <w:r>
        <w:t>1.</w:t>
      </w:r>
      <w:r>
        <w:tab/>
        <w:t>Department of Revenue personnel may fax a clearance to the Department of Wildlife and Fisheries indicating that the assessment or judgment has been paid; or</w:t>
      </w:r>
    </w:p>
    <w:p w14:paraId="143864B9" w14:textId="77777777" w:rsidR="000A70F9" w:rsidRDefault="000A70F9">
      <w:pPr>
        <w:pStyle w:val="1"/>
      </w:pPr>
      <w:r>
        <w:t>2.</w:t>
      </w:r>
      <w:r>
        <w:tab/>
        <w:t>a letter from the secretary or the secretary's designee indicating that the assessment or judgment has been paid may be issued to the taxpayer for presentation to the Department of Wildlife and Fisheries.</w:t>
      </w:r>
    </w:p>
    <w:p w14:paraId="527CB9CA" w14:textId="77777777" w:rsidR="000A70F9" w:rsidRDefault="000A70F9">
      <w:pPr>
        <w:pStyle w:val="AuthorityNote"/>
      </w:pPr>
      <w:r>
        <w:t>AUTHORITY NOTE:</w:t>
      </w:r>
      <w:r>
        <w:tab/>
        <w:t>Promulgated in accordance with R.S. 47:296.3 and 1511.</w:t>
      </w:r>
    </w:p>
    <w:p w14:paraId="15F05726" w14:textId="77777777" w:rsidR="000A70F9" w:rsidRDefault="000A70F9">
      <w:pPr>
        <w:pStyle w:val="HistoricalNote"/>
      </w:pPr>
      <w:r>
        <w:t>HISTORICAL NOTE:</w:t>
      </w:r>
      <w:r>
        <w:tab/>
        <w:t>Promulgated by the Department of Revenue, Policy Services Division, LR 30:1045 (May 2004).</w:t>
      </w:r>
    </w:p>
    <w:p w14:paraId="404BFB56" w14:textId="77777777" w:rsidR="00497832" w:rsidRPr="00C273AA" w:rsidRDefault="00497832" w:rsidP="00497832">
      <w:pPr>
        <w:pStyle w:val="Section"/>
      </w:pPr>
      <w:bookmarkStart w:id="453" w:name="_Toc233690049"/>
      <w:bookmarkStart w:id="454" w:name="_Toc234030635"/>
      <w:bookmarkStart w:id="455" w:name="_Toc243721252"/>
      <w:bookmarkStart w:id="456" w:name="_Toc259619485"/>
      <w:bookmarkStart w:id="457" w:name="_Toc262718572"/>
      <w:bookmarkStart w:id="458" w:name="_Toc275165342"/>
      <w:bookmarkStart w:id="459" w:name="_Toc238197605"/>
      <w:r>
        <w:t>§</w:t>
      </w:r>
      <w:r w:rsidRPr="00C273AA">
        <w:t>1355.</w:t>
      </w:r>
      <w:r w:rsidRPr="00C273AA">
        <w:tab/>
        <w:t>Suspension and Denial of Renewal of Drivers' Licenses</w:t>
      </w:r>
      <w:bookmarkEnd w:id="453"/>
      <w:bookmarkEnd w:id="454"/>
      <w:bookmarkEnd w:id="455"/>
      <w:bookmarkEnd w:id="456"/>
      <w:bookmarkEnd w:id="457"/>
      <w:bookmarkEnd w:id="458"/>
      <w:bookmarkEnd w:id="459"/>
    </w:p>
    <w:p w14:paraId="3DF5E45D" w14:textId="77777777" w:rsidR="00497832" w:rsidRPr="00C273AA" w:rsidRDefault="00497832" w:rsidP="00497832">
      <w:pPr>
        <w:pStyle w:val="A"/>
      </w:pPr>
      <w:r w:rsidRPr="00C273AA">
        <w:t>A.</w:t>
      </w:r>
      <w:r w:rsidRPr="00C273AA">
        <w:tab/>
        <w:t>An individual's driver's license will be suspended and the renewal denied if the Department of Revenue has a final and nonappealable individual income tax assessment or judgment against the individual in excess of $1,000 exclusive of penalty, interest, costs, and other charges.</w:t>
      </w:r>
    </w:p>
    <w:p w14:paraId="1D46A0A0" w14:textId="77777777" w:rsidR="00497832" w:rsidRPr="00C273AA" w:rsidRDefault="00497832" w:rsidP="00497832">
      <w:pPr>
        <w:pStyle w:val="A"/>
      </w:pPr>
      <w:r w:rsidRPr="00C273AA">
        <w:t>B.</w:t>
      </w:r>
      <w:r w:rsidRPr="00C273AA">
        <w:tab/>
        <w:t>Exceptions</w:t>
      </w:r>
    </w:p>
    <w:p w14:paraId="398CCFA0" w14:textId="77777777" w:rsidR="00497832" w:rsidRPr="00C273AA" w:rsidRDefault="00497832" w:rsidP="00497832">
      <w:pPr>
        <w:pStyle w:val="1"/>
      </w:pPr>
      <w:r w:rsidRPr="00C273AA">
        <w:t>1.</w:t>
      </w:r>
      <w:r w:rsidRPr="00C273AA">
        <w:tab/>
        <w:t>If the taxpayer has filed for bankruptcy, then the provisions of this regulation will not apply.</w:t>
      </w:r>
    </w:p>
    <w:p w14:paraId="6A05FB20" w14:textId="77777777" w:rsidR="00497832" w:rsidRPr="00C273AA" w:rsidRDefault="00497832" w:rsidP="00497832">
      <w:pPr>
        <w:pStyle w:val="1"/>
      </w:pPr>
      <w:r w:rsidRPr="00C273AA">
        <w:t>2.</w:t>
      </w:r>
      <w:r w:rsidRPr="00C273AA">
        <w:tab/>
        <w:t>An assessment or judgment will not be considered final and nonappealable for purposes of this regulation if, for the applicable tax period:</w:t>
      </w:r>
    </w:p>
    <w:p w14:paraId="027FD7D7" w14:textId="77777777" w:rsidR="00497832" w:rsidRPr="00C273AA" w:rsidRDefault="00497832" w:rsidP="00497832">
      <w:pPr>
        <w:pStyle w:val="a0"/>
      </w:pPr>
      <w:r w:rsidRPr="00C273AA">
        <w:t>a.</w:t>
      </w:r>
      <w:r w:rsidRPr="00C273AA">
        <w:tab/>
        <w:t>the taxpayer is in litigation with the department;</w:t>
      </w:r>
    </w:p>
    <w:p w14:paraId="7D880514" w14:textId="77777777" w:rsidR="00497832" w:rsidRPr="00C273AA" w:rsidRDefault="00497832" w:rsidP="00497832">
      <w:pPr>
        <w:pStyle w:val="a0"/>
      </w:pPr>
      <w:r w:rsidRPr="00C273AA">
        <w:t>b.</w:t>
      </w:r>
      <w:r w:rsidRPr="00C273AA">
        <w:tab/>
        <w:t>the taxpayer is being audited by the department; or</w:t>
      </w:r>
    </w:p>
    <w:p w14:paraId="6637D663" w14:textId="77777777" w:rsidR="00497832" w:rsidRPr="00C273AA" w:rsidRDefault="00497832" w:rsidP="00497832">
      <w:pPr>
        <w:pStyle w:val="a0"/>
      </w:pPr>
      <w:r w:rsidRPr="00C273AA">
        <w:t>c.</w:t>
      </w:r>
      <w:r w:rsidRPr="00C273AA">
        <w:tab/>
        <w:t>correspondence is pending.</w:t>
      </w:r>
    </w:p>
    <w:p w14:paraId="07288A21" w14:textId="77777777" w:rsidR="00497832" w:rsidRPr="00C273AA" w:rsidRDefault="00497832" w:rsidP="00497832">
      <w:pPr>
        <w:pStyle w:val="A"/>
        <w:rPr>
          <w:bCs/>
        </w:rPr>
      </w:pPr>
      <w:r w:rsidRPr="00C273AA">
        <w:rPr>
          <w:bCs/>
        </w:rPr>
        <w:t>C.</w:t>
      </w:r>
      <w:r w:rsidRPr="00C273AA">
        <w:rPr>
          <w:bCs/>
        </w:rPr>
        <w:tab/>
      </w:r>
      <w:r w:rsidRPr="00C273AA">
        <w:t>Responsibilities</w:t>
      </w:r>
    </w:p>
    <w:p w14:paraId="3947D8A0" w14:textId="77777777" w:rsidR="00497832" w:rsidRPr="00C273AA" w:rsidRDefault="00497832" w:rsidP="00497832">
      <w:pPr>
        <w:pStyle w:val="1"/>
      </w:pPr>
      <w:r w:rsidRPr="00C273AA">
        <w:t>1.</w:t>
      </w:r>
      <w:r w:rsidRPr="00C273AA">
        <w:tab/>
        <w:t>The Department of Revenue is responsible for the following:</w:t>
      </w:r>
    </w:p>
    <w:p w14:paraId="144E344A" w14:textId="77777777" w:rsidR="00497832" w:rsidRPr="00C273AA" w:rsidRDefault="00497832" w:rsidP="00497832">
      <w:pPr>
        <w:pStyle w:val="a0"/>
      </w:pPr>
      <w:r w:rsidRPr="00C273AA">
        <w:t>a.</w:t>
      </w:r>
      <w:r w:rsidRPr="00C273AA">
        <w:tab/>
        <w:t>properly identifying the affected taxpayer;</w:t>
      </w:r>
    </w:p>
    <w:p w14:paraId="1738BD46" w14:textId="77777777" w:rsidR="00497832" w:rsidRPr="00C273AA" w:rsidRDefault="00497832" w:rsidP="00497832">
      <w:pPr>
        <w:pStyle w:val="a0"/>
      </w:pPr>
      <w:r w:rsidRPr="00C273AA">
        <w:t>b.</w:t>
      </w:r>
      <w:r w:rsidRPr="00C273AA">
        <w:tab/>
        <w:t>accurately notifying the Department of Public Safety and Corrections, Office of Motor Vehicles, of the taxpayer's identity; and</w:t>
      </w:r>
    </w:p>
    <w:p w14:paraId="76C1D75B" w14:textId="77777777" w:rsidR="00497832" w:rsidRPr="00C273AA" w:rsidRDefault="00497832" w:rsidP="00497832">
      <w:pPr>
        <w:pStyle w:val="a0"/>
      </w:pPr>
      <w:r w:rsidRPr="00C273AA">
        <w:t>c.</w:t>
      </w:r>
      <w:r w:rsidRPr="00C273AA">
        <w:tab/>
      </w:r>
      <w:r w:rsidRPr="00C273AA">
        <w:rPr>
          <w:bCs/>
        </w:rPr>
        <w:t>timely</w:t>
      </w:r>
      <w:r w:rsidRPr="00C273AA">
        <w:t xml:space="preserve"> notifying the Department of Public Safety and Corrections, Office of Motor Vehicles, if the taxpayer pays the assessment or judgment and regains eligibility for a driver's license.</w:t>
      </w:r>
    </w:p>
    <w:p w14:paraId="056FAF5B" w14:textId="77777777" w:rsidR="00497832" w:rsidRPr="00C273AA" w:rsidRDefault="00497832" w:rsidP="00497832">
      <w:pPr>
        <w:pStyle w:val="1"/>
      </w:pPr>
      <w:r w:rsidRPr="00C273AA">
        <w:rPr>
          <w:bCs/>
        </w:rPr>
        <w:t>2.</w:t>
      </w:r>
      <w:r w:rsidRPr="00C273AA">
        <w:rPr>
          <w:bCs/>
        </w:rPr>
        <w:tab/>
        <w:t xml:space="preserve">The </w:t>
      </w:r>
      <w:r w:rsidRPr="00C273AA">
        <w:t xml:space="preserve">Department of Public Safety and Corrections, Office of Motor Vehicles, is responsible for </w:t>
      </w:r>
      <w:r w:rsidRPr="00C273AA">
        <w:rPr>
          <w:bCs/>
        </w:rPr>
        <w:t>the</w:t>
      </w:r>
      <w:r w:rsidRPr="00C273AA">
        <w:t xml:space="preserve"> following:</w:t>
      </w:r>
    </w:p>
    <w:p w14:paraId="28A6DBC0" w14:textId="77777777" w:rsidR="00497832" w:rsidRPr="00C273AA" w:rsidRDefault="00497832" w:rsidP="00497832">
      <w:pPr>
        <w:pStyle w:val="a0"/>
      </w:pPr>
      <w:r w:rsidRPr="00C273AA">
        <w:t>a.</w:t>
      </w:r>
      <w:r w:rsidRPr="00C273AA">
        <w:tab/>
        <w:t>suspending or denying the renewal of a driver's license once notified of a taxpayer's identity by the Department of Revenue; and</w:t>
      </w:r>
    </w:p>
    <w:p w14:paraId="2449163D" w14:textId="77777777" w:rsidR="00497832" w:rsidRPr="00C273AA" w:rsidRDefault="00497832" w:rsidP="00497832">
      <w:pPr>
        <w:pStyle w:val="a0"/>
      </w:pPr>
      <w:r w:rsidRPr="00C273AA">
        <w:lastRenderedPageBreak/>
        <w:t>b.</w:t>
      </w:r>
      <w:r w:rsidRPr="00C273AA">
        <w:tab/>
        <w:t>issuing or renewing drivers' licenses to taxpayers who have paid their tax debts once notified of this fact by the Department of Revenue.</w:t>
      </w:r>
    </w:p>
    <w:p w14:paraId="22E6F28F" w14:textId="77777777" w:rsidR="00497832" w:rsidRPr="00C273AA" w:rsidRDefault="00497832" w:rsidP="00497832">
      <w:pPr>
        <w:pStyle w:val="A"/>
      </w:pPr>
      <w:r w:rsidRPr="00C273AA">
        <w:t>D.</w:t>
      </w:r>
      <w:r w:rsidRPr="00C273AA">
        <w:tab/>
        <w:t>Taxpayer Notification</w:t>
      </w:r>
    </w:p>
    <w:p w14:paraId="10F42DF8" w14:textId="77777777" w:rsidR="00497832" w:rsidRPr="00C273AA" w:rsidRDefault="00497832" w:rsidP="00497832">
      <w:pPr>
        <w:pStyle w:val="1"/>
      </w:pPr>
      <w:r w:rsidRPr="00C273AA">
        <w:t>1.</w:t>
      </w:r>
      <w:r w:rsidRPr="00C273AA">
        <w:tab/>
        <w:t>The Department of Revenue must notify the taxpayer before the notice of driver's license suspension or denial is sent to the Department of Public Safety and Corrections, Office of Motor Vehicles.</w:t>
      </w:r>
    </w:p>
    <w:p w14:paraId="02944AA8" w14:textId="77777777" w:rsidR="00497832" w:rsidRPr="00C273AA" w:rsidRDefault="00497832" w:rsidP="00497832">
      <w:pPr>
        <w:pStyle w:val="a0"/>
      </w:pPr>
      <w:r w:rsidRPr="00C273AA">
        <w:t>a.</w:t>
      </w:r>
      <w:r w:rsidRPr="00C273AA">
        <w:tab/>
        <w:t>The notice will inform the taxpayer that their driver's license will be suspended or renewal denied until full payment of the final and nonappealable assessment or judgment is made or until the taxpayer enters into an installment agreement with the Department of Revenue.</w:t>
      </w:r>
    </w:p>
    <w:p w14:paraId="0E00AE0E" w14:textId="77777777" w:rsidR="00497832" w:rsidRPr="00C273AA" w:rsidRDefault="00497832" w:rsidP="00497832">
      <w:pPr>
        <w:pStyle w:val="a0"/>
      </w:pPr>
      <w:r w:rsidRPr="00C273AA">
        <w:t>b.</w:t>
      </w:r>
      <w:r w:rsidRPr="00C273AA">
        <w:tab/>
        <w:t>The notice will be mailed to the address on record.</w:t>
      </w:r>
    </w:p>
    <w:p w14:paraId="4B220A35" w14:textId="77777777" w:rsidR="00497832" w:rsidRPr="00C273AA" w:rsidRDefault="00497832" w:rsidP="00497832">
      <w:pPr>
        <w:pStyle w:val="1"/>
      </w:pPr>
      <w:r w:rsidRPr="00C273AA">
        <w:t>2.</w:t>
      </w:r>
      <w:r w:rsidRPr="00C273AA">
        <w:tab/>
        <w:t>If, after notification, a taxpayer enters into an installment agreement with the Department of Revenue and later defaults on the agreement, no further notice to the taxpayer by the Department of Revenue will be required and the notice of driver's license suspension or denial will be sent to the Department of Public Safety and Corrections, Office of Motor Vehicles.</w:t>
      </w:r>
    </w:p>
    <w:p w14:paraId="73EE69CB" w14:textId="77777777" w:rsidR="00497832" w:rsidRPr="00C273AA" w:rsidRDefault="00497832" w:rsidP="00497832">
      <w:pPr>
        <w:pStyle w:val="A"/>
      </w:pPr>
      <w:r w:rsidRPr="00C273AA">
        <w:t>E.</w:t>
      </w:r>
      <w:r w:rsidRPr="00C273AA">
        <w:tab/>
        <w:t>Notification to the Department of Public Safety and Corrections, Office of Motor Vehicles</w:t>
      </w:r>
    </w:p>
    <w:p w14:paraId="1C5D8915" w14:textId="77777777" w:rsidR="00497832" w:rsidRPr="00C273AA" w:rsidRDefault="00497832" w:rsidP="00497832">
      <w:pPr>
        <w:pStyle w:val="1"/>
      </w:pPr>
      <w:r w:rsidRPr="00C273AA">
        <w:t>1.</w:t>
      </w:r>
      <w:r w:rsidRPr="00C273AA">
        <w:tab/>
        <w:t>The Department of Revenue will notify the Department of Public Safety and Corrections, Office of Motor Vehicles, of the name, driver's license number, and date of birth of the taxpayer for whom the driver's license is required to be suspended or renewal denied.</w:t>
      </w:r>
    </w:p>
    <w:p w14:paraId="4B60B9AE" w14:textId="77777777" w:rsidR="00497832" w:rsidRPr="00C273AA" w:rsidRDefault="00497832" w:rsidP="00497832">
      <w:pPr>
        <w:pStyle w:val="1"/>
      </w:pPr>
      <w:r w:rsidRPr="00C273AA">
        <w:t>2.</w:t>
      </w:r>
      <w:r w:rsidRPr="00C273AA">
        <w:tab/>
        <w:t>The suspension and denial will remain in effect until the Department of Public Safety and Corrections, Office of Motor Vehicles, is notified otherwise by the Department of Revenue.</w:t>
      </w:r>
    </w:p>
    <w:p w14:paraId="58C013E3" w14:textId="77777777" w:rsidR="00497832" w:rsidRPr="00C273AA" w:rsidRDefault="00497832" w:rsidP="00497832">
      <w:pPr>
        <w:pStyle w:val="1"/>
      </w:pPr>
      <w:r w:rsidRPr="00C273AA">
        <w:t>3.</w:t>
      </w:r>
      <w:r w:rsidRPr="00C273AA">
        <w:tab/>
        <w:t>The Department of Revenue will notify the Department of Public Safety and Corrections, Office of Motor Vehicles, of the name, driver's license number, and date of birth of the taxpayer for whom the driver's license is to be issued or renewed.</w:t>
      </w:r>
    </w:p>
    <w:p w14:paraId="5BC7D6D6" w14:textId="77777777" w:rsidR="00497832" w:rsidRPr="00C273AA" w:rsidRDefault="00497832" w:rsidP="00497832">
      <w:pPr>
        <w:pStyle w:val="1"/>
      </w:pPr>
      <w:r w:rsidRPr="00C273AA">
        <w:t>4.</w:t>
      </w:r>
      <w:r w:rsidRPr="00C273AA">
        <w:tab/>
        <w:t>Notifications may be by secured electronic transmission or by magnetic tapes, cartridges, or other electronic media.</w:t>
      </w:r>
    </w:p>
    <w:p w14:paraId="1C89B4BF" w14:textId="77777777" w:rsidR="00497832" w:rsidRPr="00C273AA" w:rsidRDefault="00497832" w:rsidP="00497832">
      <w:pPr>
        <w:pStyle w:val="1"/>
      </w:pPr>
      <w:r w:rsidRPr="00C273AA">
        <w:t>5.</w:t>
      </w:r>
      <w:r w:rsidRPr="00C273AA">
        <w:tab/>
        <w:t>Notifications will be made weekly unless circumstances warrant a more frequent time schedule, such as the circumstances described in Subsection F.</w:t>
      </w:r>
    </w:p>
    <w:p w14:paraId="69E7D787" w14:textId="77777777" w:rsidR="00497832" w:rsidRPr="00C273AA" w:rsidRDefault="00497832" w:rsidP="00497832">
      <w:pPr>
        <w:pStyle w:val="A"/>
      </w:pPr>
      <w:r w:rsidRPr="00C273AA">
        <w:t>F.</w:t>
      </w:r>
      <w:r w:rsidRPr="00C273AA">
        <w:tab/>
        <w:t>If the taxpayer pays the assessment or judgment in person, notice will be given to the Department of Public Safety and Corrections, Office of Motor Vehicles, to remove the suspension or denial of the renewal of the taxpayer's driver's license from their records. Notice to the Department of Public Safety and Corrections, Office of Motor Vehicles, will be effected by the presentation of a letter from the secretary or the secretary's designee to the Office of Motor Vehicles indicating that the assessment or judgment has been paid.</w:t>
      </w:r>
    </w:p>
    <w:p w14:paraId="7E445591" w14:textId="77777777" w:rsidR="00497832" w:rsidRPr="00C273AA" w:rsidRDefault="00497832" w:rsidP="00497832">
      <w:pPr>
        <w:pStyle w:val="AuthorityNote"/>
      </w:pPr>
      <w:r w:rsidRPr="00C273AA">
        <w:t>AUTHORITY NOTE:</w:t>
      </w:r>
      <w:r w:rsidRPr="00C273AA">
        <w:tab/>
        <w:t>Promulgated in accordance with R.S. 47:296.2 and 47:1511.</w:t>
      </w:r>
    </w:p>
    <w:p w14:paraId="1E93A1BA" w14:textId="77777777" w:rsidR="00497832" w:rsidRDefault="00497832" w:rsidP="00497832">
      <w:pPr>
        <w:pStyle w:val="HistoricalNote"/>
      </w:pPr>
      <w:r w:rsidRPr="00C273AA">
        <w:t>HISTORICAL NOTE:</w:t>
      </w:r>
      <w:r w:rsidRPr="00C273AA">
        <w:tab/>
        <w:t>Promulgated by the Department of Revenue, Policy Services Division, LR 30:2330 (October 2004).</w:t>
      </w:r>
    </w:p>
    <w:p w14:paraId="20B00E66" w14:textId="77777777" w:rsidR="00ED34D6" w:rsidRPr="000F7D10" w:rsidRDefault="00ED34D6" w:rsidP="00ED34D6">
      <w:pPr>
        <w:pStyle w:val="Section"/>
      </w:pPr>
      <w:bookmarkStart w:id="460" w:name="_Toc238197606"/>
      <w:r w:rsidRPr="000F7D10">
        <w:t>§1357.</w:t>
      </w:r>
      <w:r w:rsidRPr="000F7D10">
        <w:tab/>
        <w:t>Income Exemption for Digital Nomads</w:t>
      </w:r>
      <w:bookmarkEnd w:id="460"/>
    </w:p>
    <w:p w14:paraId="1D2530E1" w14:textId="77777777" w:rsidR="00ED34D6" w:rsidRPr="000F7D10" w:rsidRDefault="00ED34D6" w:rsidP="00ED34D6">
      <w:pPr>
        <w:pStyle w:val="A"/>
      </w:pPr>
      <w:r w:rsidRPr="000F7D10">
        <w:t>A.</w:t>
      </w:r>
      <w:r w:rsidRPr="000F7D10">
        <w:tab/>
        <w:t>General Description</w:t>
      </w:r>
    </w:p>
    <w:p w14:paraId="36D0E8B4" w14:textId="77777777" w:rsidR="00ED34D6" w:rsidRPr="000F7D10" w:rsidRDefault="00ED34D6" w:rsidP="00ED34D6">
      <w:pPr>
        <w:pStyle w:val="1"/>
      </w:pPr>
      <w:r w:rsidRPr="000F7D10">
        <w:t>1.</w:t>
      </w:r>
      <w:r w:rsidRPr="000F7D10">
        <w:tab/>
        <w:t>The Digital Nomads Exemption provides a state individual income tax exemption for digital nomads, as defined by R.S. 47:297.18, equal to 50 percent of their gross wages, limited to $150,000, for a period of up to two taxable years during taxable years 2022, 2023, 2024, and 2025.</w:t>
      </w:r>
    </w:p>
    <w:p w14:paraId="077C0761" w14:textId="77777777" w:rsidR="00ED34D6" w:rsidRPr="000F7D10" w:rsidRDefault="00ED34D6" w:rsidP="00ED34D6">
      <w:pPr>
        <w:pStyle w:val="1"/>
      </w:pPr>
      <w:r w:rsidRPr="000F7D10">
        <w:t>2.</w:t>
      </w:r>
      <w:r w:rsidRPr="000F7D10">
        <w:tab/>
        <w:t>The exemption applies only to gross wages received for remote work performed as a digital nomad in Louisiana.</w:t>
      </w:r>
    </w:p>
    <w:p w14:paraId="3C33BA61" w14:textId="77777777" w:rsidR="00ED34D6" w:rsidRPr="000F7D10" w:rsidRDefault="00ED34D6" w:rsidP="00ED34D6">
      <w:pPr>
        <w:pStyle w:val="A"/>
        <w:rPr>
          <w:rFonts w:eastAsia="Calibri"/>
          <w:bCs/>
          <w:i/>
        </w:rPr>
      </w:pPr>
      <w:r w:rsidRPr="000F7D10">
        <w:t>B.</w:t>
      </w:r>
      <w:r w:rsidRPr="000F7D10">
        <w:tab/>
        <w:t>Definitions. For the purposes of this Section, the following terms shall have the meaning ascribed therein.</w:t>
      </w:r>
    </w:p>
    <w:p w14:paraId="2781E02D" w14:textId="77777777" w:rsidR="00ED34D6" w:rsidRPr="000F7D10" w:rsidRDefault="00ED34D6" w:rsidP="00ED34D6">
      <w:pPr>
        <w:pStyle w:val="1"/>
        <w:rPr>
          <w:rFonts w:eastAsia="Calibri"/>
          <w:bCs/>
          <w:i/>
        </w:rPr>
      </w:pPr>
      <w:r w:rsidRPr="000F7D10">
        <w:rPr>
          <w:i/>
        </w:rPr>
        <w:t>Coworking Space</w:t>
      </w:r>
      <w:r w:rsidRPr="000F7D10">
        <w:t>—a membership-based workspace where diverse groups of freelancers, remote workers, and other independent professionals work together in a shared, communal setting.</w:t>
      </w:r>
    </w:p>
    <w:p w14:paraId="3C81D605" w14:textId="77777777" w:rsidR="00ED34D6" w:rsidRPr="000F7D10" w:rsidRDefault="00ED34D6" w:rsidP="00ED34D6">
      <w:pPr>
        <w:pStyle w:val="1"/>
      </w:pPr>
      <w:r w:rsidRPr="000F7D10">
        <w:rPr>
          <w:i/>
        </w:rPr>
        <w:t>Department</w:t>
      </w:r>
      <w:r w:rsidRPr="000F7D10">
        <w:t>—the Louisiana Department of Revenue or its successor.</w:t>
      </w:r>
    </w:p>
    <w:p w14:paraId="5BFC5615" w14:textId="77777777" w:rsidR="00ED34D6" w:rsidRPr="000F7D10" w:rsidRDefault="00ED34D6" w:rsidP="00ED34D6">
      <w:pPr>
        <w:pStyle w:val="1"/>
        <w:rPr>
          <w:rFonts w:eastAsia="Calibri"/>
          <w:bCs/>
          <w:i/>
        </w:rPr>
      </w:pPr>
      <w:r w:rsidRPr="000F7D10">
        <w:rPr>
          <w:rFonts w:eastAsia="Calibri"/>
          <w:bCs/>
          <w:i/>
        </w:rPr>
        <w:t>Employee—</w:t>
      </w:r>
      <w:r w:rsidRPr="000F7D10">
        <w:t>as defined in R.S. 47:111(A).</w:t>
      </w:r>
    </w:p>
    <w:p w14:paraId="7A7F3C6A" w14:textId="77777777" w:rsidR="00ED34D6" w:rsidRPr="000F7D10" w:rsidRDefault="00ED34D6" w:rsidP="00ED34D6">
      <w:pPr>
        <w:pStyle w:val="1"/>
      </w:pPr>
      <w:r w:rsidRPr="000F7D10">
        <w:rPr>
          <w:rFonts w:eastAsia="Calibri"/>
          <w:bCs/>
          <w:i/>
        </w:rPr>
        <w:t>Employer</w:t>
      </w:r>
      <w:r w:rsidRPr="000F7D10">
        <w:t>—as defined in R.S. 47:111(B).</w:t>
      </w:r>
    </w:p>
    <w:p w14:paraId="7E3DB813" w14:textId="77777777" w:rsidR="00ED34D6" w:rsidRPr="000F7D10" w:rsidRDefault="00ED34D6" w:rsidP="00ED34D6">
      <w:pPr>
        <w:pStyle w:val="1"/>
      </w:pPr>
      <w:r w:rsidRPr="000F7D10">
        <w:rPr>
          <w:i/>
        </w:rPr>
        <w:t>Full-Time Remote Worker</w:t>
      </w:r>
      <w:r w:rsidRPr="000F7D10">
        <w:t>—a remote worker employed on average for at least 30 hours of remote service per week.</w:t>
      </w:r>
    </w:p>
    <w:p w14:paraId="20CB9DA0" w14:textId="77777777" w:rsidR="00ED34D6" w:rsidRPr="000F7D10" w:rsidRDefault="00ED34D6" w:rsidP="00ED34D6">
      <w:pPr>
        <w:pStyle w:val="1"/>
      </w:pPr>
      <w:r w:rsidRPr="000F7D10">
        <w:rPr>
          <w:i/>
        </w:rPr>
        <w:t>Nonresident Business</w:t>
      </w:r>
      <w:r w:rsidRPr="000F7D10">
        <w:t>—any business entity that has not filed nor is required to file any state tax return in Louisiana for taxable periods beginning on or after January 1, 2021; has no employees other than those who qualify as digital nomads working remotely, agents, or independent contractors within the state; is not registered to do business in the state; and is not transacting business with residents of the state or otherwise availing itself of Louisiana’s economic market.</w:t>
      </w:r>
    </w:p>
    <w:p w14:paraId="3E6ACC2E" w14:textId="77777777" w:rsidR="00ED34D6" w:rsidRPr="000F7D10" w:rsidRDefault="00ED34D6" w:rsidP="00ED34D6">
      <w:pPr>
        <w:pStyle w:val="1"/>
        <w:rPr>
          <w:i/>
        </w:rPr>
      </w:pPr>
      <w:r w:rsidRPr="000F7D10">
        <w:rPr>
          <w:i/>
        </w:rPr>
        <w:t>Remote Work Agreement</w:t>
      </w:r>
      <w:r w:rsidRPr="000F7D10">
        <w:t>—an agreement signed by the employer and the participating employee that defines the terms of a remote working arrangement, including the number of days per year the participating employee will work remotely and any restrictions on the place from which the participating employee will work remotely.</w:t>
      </w:r>
    </w:p>
    <w:p w14:paraId="2227DE60" w14:textId="77777777" w:rsidR="00ED34D6" w:rsidRPr="000F7D10" w:rsidRDefault="00ED34D6" w:rsidP="00ED34D6">
      <w:pPr>
        <w:pStyle w:val="1"/>
        <w:rPr>
          <w:i/>
        </w:rPr>
      </w:pPr>
      <w:r w:rsidRPr="000F7D10">
        <w:rPr>
          <w:i/>
        </w:rPr>
        <w:t>Remote Work</w:t>
      </w:r>
      <w:r w:rsidRPr="000F7D10">
        <w:t>—work performed within the ordinary course and scope of employment on a workday that ordinarily would be performed at the employer’s work location, from an approved worksite other than the employer’s work location.</w:t>
      </w:r>
      <w:r w:rsidRPr="000F7D10">
        <w:rPr>
          <w:i/>
        </w:rPr>
        <w:t xml:space="preserve"> </w:t>
      </w:r>
    </w:p>
    <w:p w14:paraId="6E8ABE4C" w14:textId="77777777" w:rsidR="00ED34D6" w:rsidRPr="000F7D10" w:rsidRDefault="00ED34D6" w:rsidP="00ED34D6">
      <w:pPr>
        <w:pStyle w:val="A"/>
        <w:rPr>
          <w:rFonts w:eastAsia="Calibri"/>
        </w:rPr>
      </w:pPr>
      <w:r w:rsidRPr="000F7D10">
        <w:t>C.</w:t>
      </w:r>
      <w:r w:rsidRPr="000F7D10">
        <w:rPr>
          <w:i/>
        </w:rPr>
        <w:tab/>
      </w:r>
      <w:r w:rsidRPr="000F7D10">
        <w:t>Eligibility</w:t>
      </w:r>
    </w:p>
    <w:p w14:paraId="5BB35701" w14:textId="77777777" w:rsidR="00ED34D6" w:rsidRPr="000F7D10" w:rsidRDefault="00ED34D6" w:rsidP="00ED34D6">
      <w:pPr>
        <w:pStyle w:val="1"/>
        <w:rPr>
          <w:rFonts w:eastAsia="Calibri"/>
        </w:rPr>
      </w:pPr>
      <w:r w:rsidRPr="000F7D10">
        <w:rPr>
          <w:rFonts w:eastAsia="Calibri"/>
        </w:rPr>
        <w:t>1.</w:t>
      </w:r>
      <w:r w:rsidRPr="000F7D10">
        <w:rPr>
          <w:rFonts w:eastAsia="Calibri"/>
        </w:rPr>
        <w:tab/>
        <w:t>To qualify as a digital nomad for the purposes of this exemption, an individual must meet the following criteria:</w:t>
      </w:r>
    </w:p>
    <w:p w14:paraId="0A1DA2B3" w14:textId="77777777" w:rsidR="00ED34D6" w:rsidRPr="000F7D10" w:rsidRDefault="00ED34D6" w:rsidP="00ED34D6">
      <w:pPr>
        <w:pStyle w:val="a0"/>
        <w:rPr>
          <w:rFonts w:eastAsia="Calibri"/>
        </w:rPr>
      </w:pPr>
      <w:r w:rsidRPr="000F7D10">
        <w:rPr>
          <w:rFonts w:eastAsia="Calibri"/>
        </w:rPr>
        <w:t>a.</w:t>
      </w:r>
      <w:r w:rsidRPr="000F7D10">
        <w:rPr>
          <w:rFonts w:eastAsia="Calibri"/>
        </w:rPr>
        <w:tab/>
        <w:t>establish residency in Louisiana after December 31, 2021;</w:t>
      </w:r>
    </w:p>
    <w:p w14:paraId="2DF75EA2" w14:textId="77777777" w:rsidR="00ED34D6" w:rsidRPr="000F7D10" w:rsidRDefault="00ED34D6" w:rsidP="00ED34D6">
      <w:pPr>
        <w:pStyle w:val="a0"/>
        <w:rPr>
          <w:rFonts w:eastAsia="Calibri"/>
        </w:rPr>
      </w:pPr>
      <w:r w:rsidRPr="000F7D10">
        <w:rPr>
          <w:rFonts w:eastAsia="Calibri"/>
        </w:rPr>
        <w:t>b.</w:t>
      </w:r>
      <w:r w:rsidRPr="000F7D10">
        <w:rPr>
          <w:rFonts w:eastAsia="Calibri"/>
        </w:rPr>
        <w:tab/>
        <w:t>be a policyholder, subscriber, enrollee, or other individual enrolled in or insured by a health insurance issuer for major medical health insurance coverage;</w:t>
      </w:r>
    </w:p>
    <w:p w14:paraId="05F629C6" w14:textId="77777777" w:rsidR="00ED34D6" w:rsidRPr="000F7D10" w:rsidRDefault="00ED34D6" w:rsidP="00ED34D6">
      <w:pPr>
        <w:pStyle w:val="a0"/>
        <w:rPr>
          <w:rFonts w:eastAsia="Calibri"/>
        </w:rPr>
      </w:pPr>
      <w:r w:rsidRPr="000F7D10">
        <w:rPr>
          <w:rFonts w:eastAsia="Calibri"/>
        </w:rPr>
        <w:lastRenderedPageBreak/>
        <w:t>c.</w:t>
      </w:r>
      <w:r w:rsidRPr="000F7D10">
        <w:rPr>
          <w:rFonts w:eastAsia="Calibri"/>
        </w:rPr>
        <w:tab/>
        <w:t>work remotely full-time for a nonresident business;</w:t>
      </w:r>
    </w:p>
    <w:p w14:paraId="4FAD37E4" w14:textId="77777777" w:rsidR="00ED34D6" w:rsidRPr="000F7D10" w:rsidRDefault="00ED34D6" w:rsidP="00ED34D6">
      <w:pPr>
        <w:pStyle w:val="a0"/>
        <w:rPr>
          <w:rFonts w:eastAsia="Calibri"/>
        </w:rPr>
      </w:pPr>
      <w:r w:rsidRPr="000F7D10">
        <w:rPr>
          <w:rFonts w:eastAsia="Calibri"/>
        </w:rPr>
        <w:t>d.</w:t>
      </w:r>
      <w:r w:rsidRPr="000F7D10">
        <w:rPr>
          <w:rFonts w:eastAsia="Calibri"/>
        </w:rPr>
        <w:tab/>
        <w:t>must have the intent to work remotely in Louisiana prior to establishing residency;</w:t>
      </w:r>
    </w:p>
    <w:p w14:paraId="4346110D" w14:textId="77777777" w:rsidR="00ED34D6" w:rsidRPr="000F7D10" w:rsidRDefault="00ED34D6" w:rsidP="00ED34D6">
      <w:pPr>
        <w:pStyle w:val="a0"/>
        <w:rPr>
          <w:rFonts w:eastAsia="Calibri"/>
        </w:rPr>
      </w:pPr>
      <w:r w:rsidRPr="000F7D10">
        <w:rPr>
          <w:rFonts w:eastAsia="Calibri"/>
        </w:rPr>
        <w:t>e.</w:t>
      </w:r>
      <w:r w:rsidRPr="000F7D10">
        <w:rPr>
          <w:rFonts w:eastAsia="Calibri"/>
        </w:rPr>
        <w:tab/>
        <w:t>must file a Louisiana resident or part-year resident individual income tax return for the taxable year in which they are claiming the exemption;</w:t>
      </w:r>
    </w:p>
    <w:p w14:paraId="7208F6C9" w14:textId="77777777" w:rsidR="00ED34D6" w:rsidRPr="000F7D10" w:rsidRDefault="00ED34D6" w:rsidP="00ED34D6">
      <w:pPr>
        <w:pStyle w:val="a0"/>
        <w:rPr>
          <w:rFonts w:eastAsia="Calibri"/>
        </w:rPr>
      </w:pPr>
      <w:r w:rsidRPr="000F7D10">
        <w:rPr>
          <w:rFonts w:eastAsia="Calibri"/>
        </w:rPr>
        <w:t>f.</w:t>
      </w:r>
      <w:r w:rsidRPr="000F7D10">
        <w:rPr>
          <w:rFonts w:eastAsia="Calibri"/>
        </w:rPr>
        <w:tab/>
        <w:t>must not have been a resident or domiciliary of Louisiana for any of the three years immediately preceding the establishment of residency or domicile after December 31, 2021;</w:t>
      </w:r>
    </w:p>
    <w:p w14:paraId="5CF07FC5" w14:textId="77777777" w:rsidR="00ED34D6" w:rsidRPr="000F7D10" w:rsidRDefault="00ED34D6" w:rsidP="00ED34D6">
      <w:pPr>
        <w:pStyle w:val="a0"/>
        <w:rPr>
          <w:rFonts w:eastAsia="Calibri"/>
        </w:rPr>
      </w:pPr>
      <w:r w:rsidRPr="000F7D10">
        <w:rPr>
          <w:rFonts w:eastAsia="Calibri"/>
        </w:rPr>
        <w:t>g.</w:t>
      </w:r>
      <w:r w:rsidRPr="000F7D10">
        <w:rPr>
          <w:rFonts w:eastAsia="Calibri"/>
        </w:rPr>
        <w:tab/>
        <w:t>must not have been required to file a Louisiana resident or part-year resident individual income tax return for any of the three years prior to claiming the exemption and;</w:t>
      </w:r>
    </w:p>
    <w:p w14:paraId="1162810F" w14:textId="77777777" w:rsidR="00ED34D6" w:rsidRPr="000F7D10" w:rsidRDefault="00ED34D6" w:rsidP="00ED34D6">
      <w:pPr>
        <w:pStyle w:val="a0"/>
        <w:rPr>
          <w:rFonts w:eastAsia="Calibri"/>
        </w:rPr>
      </w:pPr>
      <w:r w:rsidRPr="000F7D10">
        <w:rPr>
          <w:rFonts w:eastAsia="Calibri"/>
        </w:rPr>
        <w:t>h.</w:t>
      </w:r>
      <w:r w:rsidRPr="000F7D10">
        <w:rPr>
          <w:rFonts w:eastAsia="Calibri"/>
        </w:rPr>
        <w:tab/>
        <w:t>performs the majority of employment duties in Louisiana either remotely or at a co-working space.</w:t>
      </w:r>
    </w:p>
    <w:p w14:paraId="0AFDE3C9" w14:textId="77777777" w:rsidR="00ED34D6" w:rsidRPr="000F7D10" w:rsidRDefault="00ED34D6" w:rsidP="00ED34D6">
      <w:pPr>
        <w:pStyle w:val="1"/>
        <w:rPr>
          <w:rFonts w:eastAsia="Calibri"/>
        </w:rPr>
      </w:pPr>
      <w:r w:rsidRPr="000F7D10">
        <w:rPr>
          <w:rFonts w:eastAsia="Calibri"/>
        </w:rPr>
        <w:t>2.</w:t>
      </w:r>
      <w:r w:rsidRPr="000F7D10">
        <w:rPr>
          <w:rFonts w:eastAsia="Calibri"/>
        </w:rPr>
        <w:tab/>
        <w:t>Any nonresident service member of the Armed Forces of the United States of America and any spouse of a nonresident service member of the Armed Forces of the United States of America who meets the eligibility requirements of Paragraph 1 of this Subsection may qualify for the digital nomads exemption if:</w:t>
      </w:r>
    </w:p>
    <w:p w14:paraId="4918467F" w14:textId="77777777" w:rsidR="00ED34D6" w:rsidRPr="000F7D10" w:rsidRDefault="00ED34D6" w:rsidP="00ED34D6">
      <w:pPr>
        <w:pStyle w:val="a0"/>
        <w:rPr>
          <w:rFonts w:eastAsia="Calibri"/>
        </w:rPr>
      </w:pPr>
      <w:r w:rsidRPr="000F7D10">
        <w:rPr>
          <w:rFonts w:eastAsia="Calibri"/>
        </w:rPr>
        <w:t>a.</w:t>
      </w:r>
      <w:r w:rsidRPr="000F7D10">
        <w:rPr>
          <w:rFonts w:eastAsia="Calibri"/>
        </w:rPr>
        <w:tab/>
      </w:r>
      <w:r w:rsidRPr="000F7D10">
        <w:t>t</w:t>
      </w:r>
      <w:r w:rsidRPr="000F7D10">
        <w:rPr>
          <w:rFonts w:eastAsia="Calibri"/>
        </w:rPr>
        <w:t>he nonresident service member is present in Louisiana in compliance with the nonresident service member’s military orders;</w:t>
      </w:r>
    </w:p>
    <w:p w14:paraId="435563FB" w14:textId="77777777" w:rsidR="00ED34D6" w:rsidRPr="000F7D10" w:rsidRDefault="00ED34D6" w:rsidP="00ED34D6">
      <w:pPr>
        <w:pStyle w:val="a0"/>
        <w:rPr>
          <w:rFonts w:eastAsia="Calibri"/>
        </w:rPr>
      </w:pPr>
      <w:r w:rsidRPr="000F7D10">
        <w:rPr>
          <w:rFonts w:eastAsia="Calibri"/>
        </w:rPr>
        <w:t>b.</w:t>
      </w:r>
      <w:r w:rsidRPr="000F7D10">
        <w:rPr>
          <w:rFonts w:eastAsia="Calibri"/>
        </w:rPr>
        <w:tab/>
        <w:t>the spouse is not a resident or domiciliary of Louisiana; and</w:t>
      </w:r>
    </w:p>
    <w:p w14:paraId="3DE978F6" w14:textId="77777777" w:rsidR="00ED34D6" w:rsidRPr="000F7D10" w:rsidRDefault="00ED34D6" w:rsidP="00ED34D6">
      <w:pPr>
        <w:pStyle w:val="a0"/>
        <w:rPr>
          <w:rFonts w:eastAsia="Calibri"/>
        </w:rPr>
      </w:pPr>
      <w:r w:rsidRPr="000F7D10">
        <w:rPr>
          <w:rFonts w:eastAsia="Calibri"/>
        </w:rPr>
        <w:t>c.</w:t>
      </w:r>
      <w:r w:rsidRPr="000F7D10">
        <w:rPr>
          <w:rFonts w:eastAsia="Calibri"/>
        </w:rPr>
        <w:tab/>
        <w:t>the spouse is present in Louisiana solely to be with the nonresident service member.</w:t>
      </w:r>
    </w:p>
    <w:p w14:paraId="40D25AF8" w14:textId="77777777" w:rsidR="00ED34D6" w:rsidRPr="000F7D10" w:rsidRDefault="00ED34D6" w:rsidP="00ED34D6">
      <w:pPr>
        <w:pStyle w:val="1"/>
        <w:rPr>
          <w:rFonts w:eastAsia="Calibri"/>
        </w:rPr>
      </w:pPr>
      <w:r w:rsidRPr="000F7D10">
        <w:rPr>
          <w:rFonts w:eastAsia="Calibri"/>
        </w:rPr>
        <w:t>3.</w:t>
      </w:r>
      <w:r>
        <w:rPr>
          <w:rFonts w:eastAsia="Calibri"/>
        </w:rPr>
        <w:tab/>
      </w:r>
      <w:r w:rsidRPr="000F7D10">
        <w:rPr>
          <w:rFonts w:eastAsia="Calibri"/>
        </w:rPr>
        <w:t>Illustrative Examples. For each of the examples below, it shall be assumed that the eligibility requirements of Paragraph 1 of this Subsection have been met unless otherwise stated and the taxpayer continues qualifying employment for the second consecutive year.</w:t>
      </w:r>
    </w:p>
    <w:p w14:paraId="60F8C19F" w14:textId="77777777" w:rsidR="00ED34D6" w:rsidRPr="000F7D10" w:rsidRDefault="00ED34D6" w:rsidP="00ED34D6">
      <w:pPr>
        <w:pStyle w:val="a0"/>
        <w:rPr>
          <w:rFonts w:eastAsia="Calibri"/>
        </w:rPr>
      </w:pPr>
      <w:r w:rsidRPr="000F7D10">
        <w:rPr>
          <w:rFonts w:eastAsia="Calibri"/>
        </w:rPr>
        <w:t>a</w:t>
      </w:r>
      <w:r w:rsidRPr="000F7D10">
        <w:t>.</w:t>
      </w:r>
      <w:r w:rsidRPr="000F7D10">
        <w:rPr>
          <w:rFonts w:eastAsia="Calibri"/>
        </w:rPr>
        <w:tab/>
        <w:t>A nonresident taxpayer working remotely full-time for a nonresident business relocates to and establishes residency in Louisiana on January 15, 2023, and continues to work remotely for the same nonresident business. The taxpayer will qualify for the income exemption for digital nomads</w:t>
      </w:r>
      <w:r w:rsidRPr="000F7D10">
        <w:t xml:space="preserve"> </w:t>
      </w:r>
      <w:r w:rsidRPr="000F7D10">
        <w:rPr>
          <w:rFonts w:eastAsia="Calibri"/>
        </w:rPr>
        <w:t>for tax year 2023.</w:t>
      </w:r>
    </w:p>
    <w:p w14:paraId="4228CF52" w14:textId="77777777" w:rsidR="00ED34D6" w:rsidRPr="000F7D10" w:rsidRDefault="00ED34D6" w:rsidP="00ED34D6">
      <w:pPr>
        <w:pStyle w:val="a0"/>
        <w:rPr>
          <w:rFonts w:eastAsia="Calibri"/>
        </w:rPr>
      </w:pPr>
      <w:r w:rsidRPr="000F7D10">
        <w:rPr>
          <w:rFonts w:eastAsia="Calibri"/>
        </w:rPr>
        <w:t>b.</w:t>
      </w:r>
      <w:r w:rsidRPr="000F7D10">
        <w:rPr>
          <w:rFonts w:eastAsia="Calibri"/>
        </w:rPr>
        <w:tab/>
        <w:t>A nonresident taxpayer working remotely full-time for a nonresident business relocates to and establishes residency in Louisiana on January 15, 2023, and continues to work remotely for the same nonresident business. However, the taxpayer failed to timely apply for the exemption. The taxpayer does not qualify for the income exemption for digital nomads for the second year because he was required to file a Louisiana resident or part-year resident individual income tax return for tax year 2023.</w:t>
      </w:r>
    </w:p>
    <w:p w14:paraId="32A65F79" w14:textId="77777777" w:rsidR="00ED34D6" w:rsidRPr="000F7D10" w:rsidRDefault="00ED34D6" w:rsidP="00ED34D6">
      <w:pPr>
        <w:pStyle w:val="a0"/>
        <w:rPr>
          <w:rFonts w:eastAsia="Calibri"/>
        </w:rPr>
      </w:pPr>
      <w:r w:rsidRPr="000F7D10">
        <w:rPr>
          <w:rFonts w:eastAsia="Calibri"/>
        </w:rPr>
        <w:t>c.</w:t>
      </w:r>
      <w:r w:rsidRPr="000F7D10">
        <w:rPr>
          <w:rFonts w:eastAsia="Calibri"/>
        </w:rPr>
        <w:tab/>
        <w:t xml:space="preserve">A nonresident taxpayer working remotely full-time for a nonresident business relocates to Louisiana on March 24, 2023, solely to reside with their spouse who is a nonresident member of the Armed Forces of the United States </w:t>
      </w:r>
      <w:r w:rsidRPr="000F7D10">
        <w:rPr>
          <w:rFonts w:eastAsia="Calibri"/>
        </w:rPr>
        <w:t>of America stationed in Louisiana. The nonresident taxpayer continues to work remotely for the same nonresident business. The taxpayer will qualify for the income exemption for digital nomads</w:t>
      </w:r>
      <w:r w:rsidRPr="000F7D10">
        <w:t xml:space="preserve"> </w:t>
      </w:r>
      <w:r w:rsidRPr="000F7D10">
        <w:rPr>
          <w:rFonts w:eastAsia="Calibri"/>
        </w:rPr>
        <w:t>for tax year 2023.</w:t>
      </w:r>
    </w:p>
    <w:p w14:paraId="33A960E7" w14:textId="77777777" w:rsidR="00ED34D6" w:rsidRPr="000F7D10" w:rsidRDefault="00ED34D6" w:rsidP="00ED34D6">
      <w:pPr>
        <w:pStyle w:val="a0"/>
        <w:rPr>
          <w:rFonts w:eastAsia="Calibri"/>
        </w:rPr>
      </w:pPr>
      <w:r w:rsidRPr="000F7D10">
        <w:rPr>
          <w:rFonts w:eastAsia="Calibri"/>
        </w:rPr>
        <w:t>d.</w:t>
      </w:r>
      <w:r w:rsidRPr="000F7D10">
        <w:rPr>
          <w:rFonts w:eastAsia="Calibri"/>
        </w:rPr>
        <w:tab/>
        <w:t>A nonresident taxpayer working remotely full-time for nonresident business “A” relocates to and establishes residency in Louisiana on May 23, 2023. The taxpayer terminates employment with nonresident business “A” on July 2, 2023, and begins full-time remote employment with nonresident business “B” on July 3, 2023. The taxpayer will qualify for the income exemption for digital nomads</w:t>
      </w:r>
      <w:r w:rsidRPr="000F7D10">
        <w:t xml:space="preserve"> </w:t>
      </w:r>
      <w:r w:rsidRPr="000F7D10">
        <w:rPr>
          <w:rFonts w:eastAsia="Calibri"/>
        </w:rPr>
        <w:t>for tax year 2023.</w:t>
      </w:r>
    </w:p>
    <w:p w14:paraId="03F73D63" w14:textId="77777777" w:rsidR="00ED34D6" w:rsidRPr="000F7D10" w:rsidRDefault="00ED34D6" w:rsidP="00ED34D6">
      <w:pPr>
        <w:pStyle w:val="a0"/>
        <w:rPr>
          <w:rFonts w:eastAsia="Calibri"/>
        </w:rPr>
      </w:pPr>
      <w:r w:rsidRPr="000F7D10">
        <w:rPr>
          <w:rFonts w:eastAsia="Calibri"/>
        </w:rPr>
        <w:t>e.</w:t>
      </w:r>
      <w:r w:rsidRPr="000F7D10">
        <w:rPr>
          <w:rFonts w:eastAsia="Calibri"/>
        </w:rPr>
        <w:tab/>
        <w:t>A nonresident taxpayer working remotely full-time for nonresident business “A” relocates to and establishes residency in Louisiana on May 23, 2023. The taxpayer terminates employment with nonresident business “A” on July 2, 2023, and begins full-time remote employment with a resident business on July 3, 2023. The taxpayer will qualify for the income exemption for digital nomads for the income earned while working for nonresident business “A” for tax year 2023. However, the taxpayer does not qualify for the exemption for the second year.</w:t>
      </w:r>
    </w:p>
    <w:p w14:paraId="3EFAACAC" w14:textId="77777777" w:rsidR="00ED34D6" w:rsidRPr="000F7D10" w:rsidRDefault="00ED34D6" w:rsidP="00ED34D6">
      <w:pPr>
        <w:pStyle w:val="a0"/>
        <w:rPr>
          <w:rFonts w:eastAsia="Calibri"/>
        </w:rPr>
      </w:pPr>
      <w:r w:rsidRPr="000F7D10">
        <w:rPr>
          <w:rFonts w:eastAsia="Calibri"/>
        </w:rPr>
        <w:t>f.</w:t>
      </w:r>
      <w:r w:rsidRPr="000F7D10">
        <w:rPr>
          <w:rFonts w:eastAsia="Calibri"/>
        </w:rPr>
        <w:tab/>
        <w:t>A nonresident taxpayer relocates to and establishes residency in Louisiana on September 22, 2023 and begins working in person full-time for a resident business. The taxpayer terminates employment with the resident business and begins full-time remote employment with a nonresident business on October 30, 2023. The taxpayer does not qualify for the income exemption for digital nomads because he relocated to Louisiana for in-person employment with a resident business not as a remote worker for a nonresident business.</w:t>
      </w:r>
    </w:p>
    <w:p w14:paraId="31BF14AF" w14:textId="77777777" w:rsidR="00ED34D6" w:rsidRPr="000F7D10" w:rsidRDefault="00ED34D6" w:rsidP="00ED34D6">
      <w:pPr>
        <w:pStyle w:val="a0"/>
        <w:rPr>
          <w:rFonts w:eastAsia="Calibri"/>
        </w:rPr>
      </w:pPr>
      <w:r w:rsidRPr="000F7D10">
        <w:rPr>
          <w:rFonts w:eastAsia="Calibri"/>
        </w:rPr>
        <w:t>g.</w:t>
      </w:r>
      <w:r w:rsidRPr="000F7D10">
        <w:rPr>
          <w:rFonts w:eastAsia="Calibri"/>
        </w:rPr>
        <w:tab/>
        <w:t>A nonresident, unemployed taxpayer relocates to and establishes residency in Louisiana on January 15, 2023 with an offer of employment to begin employment as full-time remote worker with a nonresident business on February 1, 2023. The taxpayer will qualify for the income exemption for digital nomads for tax year 2023.</w:t>
      </w:r>
    </w:p>
    <w:p w14:paraId="0A893B05" w14:textId="77777777" w:rsidR="00ED34D6" w:rsidRPr="000F7D10" w:rsidRDefault="00ED34D6" w:rsidP="00ED34D6">
      <w:pPr>
        <w:pStyle w:val="a0"/>
        <w:rPr>
          <w:rFonts w:eastAsia="Calibri"/>
        </w:rPr>
      </w:pPr>
      <w:r w:rsidRPr="000F7D10">
        <w:rPr>
          <w:rFonts w:eastAsia="Calibri"/>
        </w:rPr>
        <w:t>h.</w:t>
      </w:r>
      <w:r w:rsidRPr="000F7D10">
        <w:rPr>
          <w:rFonts w:eastAsia="Calibri"/>
        </w:rPr>
        <w:tab/>
        <w:t xml:space="preserve">A nonresident, unemployed taxpayer relocates to and establishes residency in Louisiana on January 15, 2023. Taxpayer subsequently finds and begins employment as full-time remote worker with a nonresident business on March 30, 2023. The taxpayer does not qualify for the income exemption for digital nomads because he had no intent to relocate to Louisiana to work remotely. </w:t>
      </w:r>
    </w:p>
    <w:p w14:paraId="4DA9E032" w14:textId="77777777" w:rsidR="00ED34D6" w:rsidRPr="000F7D10" w:rsidRDefault="00ED34D6" w:rsidP="00ED34D6">
      <w:pPr>
        <w:pStyle w:val="A"/>
      </w:pPr>
      <w:r w:rsidRPr="000F7D10">
        <w:t>D.</w:t>
      </w:r>
      <w:r w:rsidRPr="000F7D10">
        <w:tab/>
        <w:t>Limitations</w:t>
      </w:r>
    </w:p>
    <w:p w14:paraId="090AAC8B" w14:textId="77777777" w:rsidR="00ED34D6" w:rsidRPr="000F7D10" w:rsidRDefault="00ED34D6" w:rsidP="00ED34D6">
      <w:pPr>
        <w:pStyle w:val="1"/>
      </w:pPr>
      <w:r w:rsidRPr="000F7D10">
        <w:t>1.</w:t>
      </w:r>
      <w:r w:rsidRPr="000F7D10">
        <w:tab/>
        <w:t>The department may approve no more than 500 taxpayers for the life of the program. A taxpayer may be approved for the exemption for a second year after receiving recertification.</w:t>
      </w:r>
    </w:p>
    <w:p w14:paraId="798A03D2" w14:textId="77777777" w:rsidR="00ED34D6" w:rsidRPr="000F7D10" w:rsidRDefault="00ED34D6" w:rsidP="00ED34D6">
      <w:pPr>
        <w:pStyle w:val="1"/>
      </w:pPr>
      <w:r w:rsidRPr="000F7D10">
        <w:t>2.</w:t>
      </w:r>
      <w:r w:rsidRPr="000F7D10">
        <w:tab/>
        <w:t>No exemption is authorized for any wages earned by a digital nomad after December 31, 2025.</w:t>
      </w:r>
    </w:p>
    <w:p w14:paraId="3EC17963" w14:textId="77777777" w:rsidR="00ED34D6" w:rsidRPr="000F7D10" w:rsidRDefault="00ED34D6" w:rsidP="00ED34D6">
      <w:pPr>
        <w:pStyle w:val="A"/>
      </w:pPr>
      <w:r w:rsidRPr="000F7D10">
        <w:t>E.</w:t>
      </w:r>
      <w:r w:rsidRPr="000F7D10">
        <w:tab/>
        <w:t>Application</w:t>
      </w:r>
    </w:p>
    <w:p w14:paraId="1F5AAC99" w14:textId="77777777" w:rsidR="00ED34D6" w:rsidRPr="000F7D10" w:rsidRDefault="00ED34D6" w:rsidP="00ED34D6">
      <w:pPr>
        <w:pStyle w:val="1"/>
      </w:pPr>
      <w:r w:rsidRPr="000F7D10">
        <w:t>1.</w:t>
      </w:r>
      <w:r w:rsidRPr="000F7D10">
        <w:tab/>
        <w:t xml:space="preserve">Beginning January 1, 2023, taxpayers seeking to claim the digital nomad income tax exemption must apply </w:t>
      </w:r>
      <w:r w:rsidRPr="000F7D10">
        <w:lastRenderedPageBreak/>
        <w:t>each year by submitting Form R-90006, Digital Nomad Exemption Application and Certification of Exemption Amount. This annual application requirement applies to all taxpayers, including those who are applying for recertification for their second year of eligibility.</w:t>
      </w:r>
    </w:p>
    <w:p w14:paraId="749C370E" w14:textId="77777777" w:rsidR="00ED34D6" w:rsidRPr="000F7D10" w:rsidRDefault="00ED34D6" w:rsidP="00ED34D6">
      <w:pPr>
        <w:pStyle w:val="1"/>
      </w:pPr>
      <w:r w:rsidRPr="000F7D10">
        <w:t>2.</w:t>
      </w:r>
      <w:r w:rsidRPr="000F7D10">
        <w:tab/>
        <w:t>The application period for calendar year 2022 shall begin on February 1, 2023 and conclude on March 31, 2023. Thereafter, the application period shall begin on February 1 and conclude on March 31 of each subsequent calendar year for the prior year. If the start or end date falls on a weekend or holiday, the date will be the next business day. Applications may not be submitted and will not be accepted prior to, or subsequent to, the application period. Eligible applications shall be approved by the department on a first-come, first-served basis as determined by the received date and time of a completed digital nomad exemption application. An application shall not be considered complete until al</w:t>
      </w:r>
      <w:r>
        <w:t>l information requested by the d</w:t>
      </w:r>
      <w:r w:rsidRPr="000F7D10">
        <w:t xml:space="preserve">epartment has been received. </w:t>
      </w:r>
    </w:p>
    <w:p w14:paraId="27F90D3F" w14:textId="77777777" w:rsidR="00ED34D6" w:rsidRPr="000F7D10" w:rsidRDefault="00ED34D6" w:rsidP="00ED34D6">
      <w:pPr>
        <w:pStyle w:val="1"/>
      </w:pPr>
      <w:r w:rsidRPr="000F7D10">
        <w:t>3.</w:t>
      </w:r>
      <w:r w:rsidRPr="000F7D10">
        <w:tab/>
        <w:t>Taxpayers must electronically submit Form R-90006, Digital Nomad Exemption Application and Certification of Exemption Amount to the Department for review by submitting their application to DigitalNomadExemption@La.gov. A taxpayer is approved upon satisfactorily demonstrating that they have met the requirements of Subsection C of this Section during the calendar year.</w:t>
      </w:r>
    </w:p>
    <w:p w14:paraId="187DF8CA" w14:textId="77777777" w:rsidR="00ED34D6" w:rsidRPr="000F7D10" w:rsidRDefault="00ED34D6" w:rsidP="00ED34D6">
      <w:pPr>
        <w:pStyle w:val="1"/>
      </w:pPr>
      <w:r w:rsidRPr="000F7D10">
        <w:t>4.</w:t>
      </w:r>
      <w:r w:rsidRPr="000F7D10">
        <w:tab/>
        <w:t>Only applications concerning eligibility of gross wages earned for remote work performed by a digital nomad in the prior calendar year may be submitted and considered for purposes of the exemption.</w:t>
      </w:r>
    </w:p>
    <w:p w14:paraId="33BE1B20" w14:textId="77777777" w:rsidR="00ED34D6" w:rsidRPr="000F7D10" w:rsidRDefault="00ED34D6" w:rsidP="00ED34D6">
      <w:pPr>
        <w:pStyle w:val="1"/>
      </w:pPr>
      <w:r w:rsidRPr="000F7D10">
        <w:t>5.</w:t>
      </w:r>
      <w:r w:rsidRPr="000F7D10">
        <w:tab/>
        <w:t>Each application must contain an applicant’s home mailing address, applicant’s Social Security number, a copy of the applicant’s remote work agreement, a copy of applicant’s W-2 for the year for which the application is submitted, a copy of the first and last pay stub from applicant’s employer for the year for which application is submitted, a copy of the first and last pay stub from applicant’s employer for the dates that applicant worked remotely for the year for which application is submitted, and a copy of the applicant’s Louisiana driver’s license and voter registration card.</w:t>
      </w:r>
    </w:p>
    <w:p w14:paraId="1F2367E1" w14:textId="77777777" w:rsidR="00ED34D6" w:rsidRPr="000F7D10" w:rsidRDefault="00ED34D6" w:rsidP="00ED34D6">
      <w:pPr>
        <w:pStyle w:val="A"/>
      </w:pPr>
      <w:r w:rsidRPr="000F7D10">
        <w:t>F.</w:t>
      </w:r>
      <w:r w:rsidRPr="000F7D10">
        <w:tab/>
        <w:t>Certification</w:t>
      </w:r>
    </w:p>
    <w:p w14:paraId="2C54E0A1" w14:textId="77777777" w:rsidR="00ED34D6" w:rsidRPr="000F7D10" w:rsidRDefault="00ED34D6" w:rsidP="00ED34D6">
      <w:pPr>
        <w:pStyle w:val="1"/>
      </w:pPr>
      <w:r w:rsidRPr="000F7D10">
        <w:t>1.</w:t>
      </w:r>
      <w:r w:rsidRPr="000F7D10">
        <w:tab/>
        <w:t>After review and determination of qualification, the Department shall provide a copy of the completed Form R-90006 to the taxpayer no later than April 30 of each calendar year notifying them as to whether their application has been approved or denied. If approved, the form shall notify the taxpayer of the amount eligible for the exemption, not to exceed 50 percent of the taxpayer’s gross wages earned as a digital nomad, limited to $150,000. If denied, the form shall provide the reasons for denial.</w:t>
      </w:r>
    </w:p>
    <w:p w14:paraId="4F3A5BAD" w14:textId="77777777" w:rsidR="00ED34D6" w:rsidRPr="000F7D10" w:rsidRDefault="00ED34D6" w:rsidP="00ED34D6">
      <w:pPr>
        <w:pStyle w:val="A"/>
      </w:pPr>
      <w:r w:rsidRPr="000F7D10">
        <w:t>G.</w:t>
      </w:r>
      <w:r w:rsidRPr="000F7D10">
        <w:tab/>
        <w:t>Claiming the Exemption.</w:t>
      </w:r>
    </w:p>
    <w:p w14:paraId="0CDBD7DD" w14:textId="77777777" w:rsidR="00ED34D6" w:rsidRPr="000F7D10" w:rsidRDefault="00ED34D6" w:rsidP="00ED34D6">
      <w:pPr>
        <w:pStyle w:val="1"/>
        <w:rPr>
          <w:i/>
        </w:rPr>
      </w:pPr>
      <w:r w:rsidRPr="000F7D10">
        <w:t>1.</w:t>
      </w:r>
      <w:r w:rsidRPr="000F7D10">
        <w:tab/>
        <w:t>Resident individual taxpayers shall make a modification on Schedule E of their Louisiana Form IT-540, Louisiana Resident Income Tax Return</w:t>
      </w:r>
      <w:r w:rsidRPr="000F7D10">
        <w:rPr>
          <w:i/>
        </w:rPr>
        <w:t>,</w:t>
      </w:r>
      <w:r w:rsidRPr="000F7D10">
        <w:t xml:space="preserve"> in accordance with La. R.S. 47:297.18. A part-year resident shall make the </w:t>
      </w:r>
      <w:r w:rsidRPr="000F7D10">
        <w:t>modification on the Nonresident and Part-Year Resident (NPR) Worksheet of the Louisiana Form IT-540B, Louisiana Nonresident and Part-Year Resident Income Tax Return</w:t>
      </w:r>
      <w:r w:rsidRPr="000F7D10">
        <w:rPr>
          <w:i/>
        </w:rPr>
        <w:t>.</w:t>
      </w:r>
    </w:p>
    <w:p w14:paraId="68F4EEDB" w14:textId="77777777" w:rsidR="00ED34D6" w:rsidRPr="000F7D10" w:rsidRDefault="00ED34D6" w:rsidP="00ED34D6">
      <w:pPr>
        <w:pStyle w:val="1"/>
      </w:pPr>
      <w:r w:rsidRPr="000F7D10">
        <w:t>2.</w:t>
      </w:r>
      <w:r w:rsidRPr="000F7D10">
        <w:tab/>
        <w:t>The accrual of interest shall be suspended during any period of time that a delay in the issuance of a refund is attributable to the taxpayer’s failure to provide information or documentation required herein, as provided by La. R.S. 47:1624(F).</w:t>
      </w:r>
    </w:p>
    <w:p w14:paraId="177C42E5" w14:textId="77777777" w:rsidR="00ED34D6" w:rsidRPr="000F7D10" w:rsidRDefault="00ED34D6" w:rsidP="00ED34D6">
      <w:pPr>
        <w:pStyle w:val="AuthorityNote"/>
      </w:pPr>
      <w:r w:rsidRPr="000F7D10">
        <w:t>AUTHORITY NOTE:</w:t>
      </w:r>
      <w:r w:rsidRPr="000F7D10">
        <w:tab/>
        <w:t>Promulgated in accordance with R.S. 47:297.18 and R.S. 47:1511.</w:t>
      </w:r>
    </w:p>
    <w:p w14:paraId="151EFDEC" w14:textId="77777777" w:rsidR="00ED34D6" w:rsidRDefault="00ED34D6" w:rsidP="00ED34D6">
      <w:pPr>
        <w:pStyle w:val="HistoricalNote"/>
      </w:pPr>
      <w:r w:rsidRPr="000F7D10">
        <w:t>HISTORICAL NOTE:</w:t>
      </w:r>
      <w:r w:rsidRPr="000F7D10">
        <w:tab/>
        <w:t>Promulgated by the Department of Revenue, Policy Services Division, LR 49:</w:t>
      </w:r>
      <w:r>
        <w:t>2112 (December 2023).</w:t>
      </w:r>
    </w:p>
    <w:p w14:paraId="60FFF916" w14:textId="77777777" w:rsidR="000A70F9" w:rsidRDefault="000A70F9">
      <w:pPr>
        <w:pStyle w:val="Chapter"/>
      </w:pPr>
      <w:bookmarkStart w:id="461" w:name="TOC_Chap29"/>
      <w:bookmarkStart w:id="462" w:name="_Toc233690050"/>
      <w:bookmarkStart w:id="463" w:name="_Toc234030636"/>
      <w:bookmarkStart w:id="464" w:name="_Toc243721253"/>
      <w:bookmarkStart w:id="465" w:name="_Toc259619486"/>
      <w:bookmarkStart w:id="466" w:name="_Toc262718573"/>
      <w:bookmarkStart w:id="467" w:name="_Toc275165343"/>
      <w:bookmarkStart w:id="468" w:name="_Toc238197607"/>
      <w:r>
        <w:t>Chapter 14.</w:t>
      </w:r>
      <w:bookmarkEnd w:id="461"/>
      <w:r w:rsidR="00420421">
        <w:tab/>
      </w:r>
      <w:bookmarkStart w:id="469" w:name="TOCT_Chap33"/>
      <w:bookmarkStart w:id="470" w:name="TOCT_Chap29"/>
      <w:r>
        <w:t>Income: Partnerships</w:t>
      </w:r>
      <w:bookmarkEnd w:id="462"/>
      <w:bookmarkEnd w:id="463"/>
      <w:bookmarkEnd w:id="464"/>
      <w:bookmarkEnd w:id="465"/>
      <w:bookmarkEnd w:id="466"/>
      <w:bookmarkEnd w:id="467"/>
      <w:bookmarkEnd w:id="468"/>
      <w:bookmarkEnd w:id="469"/>
      <w:bookmarkEnd w:id="470"/>
    </w:p>
    <w:p w14:paraId="57039D3A" w14:textId="77777777" w:rsidR="000A70F9" w:rsidRDefault="000A70F9">
      <w:pPr>
        <w:pStyle w:val="Section"/>
      </w:pPr>
      <w:bookmarkStart w:id="471" w:name="_Toc233690051"/>
      <w:bookmarkStart w:id="472" w:name="_Toc234030637"/>
      <w:bookmarkStart w:id="473" w:name="_Toc243721254"/>
      <w:bookmarkStart w:id="474" w:name="_Toc259619487"/>
      <w:bookmarkStart w:id="475" w:name="_Toc262718574"/>
      <w:bookmarkStart w:id="476" w:name="_Toc275165344"/>
      <w:bookmarkStart w:id="477" w:name="_Toc238197608"/>
      <w:r>
        <w:t>§1401.</w:t>
      </w:r>
      <w:r>
        <w:tab/>
        <w:t>Partnership Composite Return Requirement, Composite Payment Requirement, Exceptions</w:t>
      </w:r>
      <w:bookmarkEnd w:id="471"/>
      <w:bookmarkEnd w:id="472"/>
      <w:bookmarkEnd w:id="473"/>
      <w:bookmarkEnd w:id="474"/>
      <w:bookmarkEnd w:id="475"/>
      <w:bookmarkEnd w:id="476"/>
      <w:bookmarkEnd w:id="477"/>
    </w:p>
    <w:p w14:paraId="40B3AAEA" w14:textId="77777777" w:rsidR="00C541AF" w:rsidRDefault="00C541AF" w:rsidP="00C541AF">
      <w:pPr>
        <w:pStyle w:val="A"/>
      </w:pPr>
      <w:r w:rsidRPr="004A3E46">
        <w:t>A.</w:t>
      </w:r>
      <w:r w:rsidRPr="004A3E46">
        <w:tab/>
        <w:t>Definitions.</w:t>
      </w:r>
      <w:r>
        <w:t xml:space="preserve"> </w:t>
      </w:r>
      <w:r w:rsidRPr="004A3E46">
        <w:t>For the purpose of this rule, the following terms are defined.</w:t>
      </w:r>
    </w:p>
    <w:p w14:paraId="47B09B9D" w14:textId="77777777" w:rsidR="00C541AF" w:rsidRDefault="00C541AF" w:rsidP="00C541AF">
      <w:pPr>
        <w:pStyle w:val="1"/>
      </w:pPr>
      <w:r w:rsidRPr="004A3E46">
        <w:rPr>
          <w:i/>
        </w:rPr>
        <w:t>Corporation</w:t>
      </w:r>
      <w:r>
        <w:t>—</w:t>
      </w:r>
      <w:r w:rsidRPr="004A3E46">
        <w:t>an entity that is treated as a corporation for state income tax purposes as set forth in R.S. 47:287.11(A).</w:t>
      </w:r>
    </w:p>
    <w:p w14:paraId="5D4EB03F" w14:textId="77777777" w:rsidR="00C541AF" w:rsidRDefault="00C541AF" w:rsidP="00C541AF">
      <w:pPr>
        <w:pStyle w:val="1"/>
      </w:pPr>
      <w:r w:rsidRPr="004A3E46">
        <w:rPr>
          <w:i/>
        </w:rPr>
        <w:t>Engaging in Activities in this State</w:t>
      </w:r>
      <w:r>
        <w:t>—</w:t>
      </w:r>
      <w:r w:rsidRPr="004A3E46">
        <w:t>having payroll, sales, or tangible property in this state, or intangible property with a Louisiana business situs.</w:t>
      </w:r>
    </w:p>
    <w:p w14:paraId="2ECC5567" w14:textId="77777777" w:rsidR="00C541AF" w:rsidRDefault="00C541AF" w:rsidP="00C541AF">
      <w:pPr>
        <w:pStyle w:val="1"/>
      </w:pPr>
      <w:r w:rsidRPr="004A3E46">
        <w:rPr>
          <w:i/>
        </w:rPr>
        <w:t>Individual Return</w:t>
      </w:r>
      <w:r>
        <w:t>—</w:t>
      </w:r>
      <w:r w:rsidRPr="004A3E46">
        <w:t>a Louisiana personal income tax return or a Louisiana fiduciary income tax return.</w:t>
      </w:r>
    </w:p>
    <w:p w14:paraId="6FF51533" w14:textId="77777777" w:rsidR="00C541AF" w:rsidRDefault="00C541AF" w:rsidP="00C541AF">
      <w:pPr>
        <w:pStyle w:val="1"/>
      </w:pPr>
      <w:r w:rsidRPr="004A3E46">
        <w:rPr>
          <w:i/>
        </w:rPr>
        <w:t>Nonresident</w:t>
      </w:r>
      <w:r>
        <w:t>—</w:t>
      </w:r>
      <w:r w:rsidRPr="004A3E46">
        <w:t>any person not domiciled, residing in, or having a permanent place of abode in Louisiana.</w:t>
      </w:r>
    </w:p>
    <w:p w14:paraId="283B3BFE" w14:textId="77777777" w:rsidR="00C541AF" w:rsidRDefault="00C541AF" w:rsidP="00C541AF">
      <w:pPr>
        <w:pStyle w:val="1"/>
      </w:pPr>
      <w:r w:rsidRPr="004A3E46">
        <w:rPr>
          <w:i/>
        </w:rPr>
        <w:t>Partner</w:t>
      </w:r>
      <w:r>
        <w:t>—</w:t>
      </w:r>
      <w:r w:rsidRPr="004A3E46">
        <w:t xml:space="preserve">a member or </w:t>
      </w:r>
      <w:r w:rsidRPr="00E671A2">
        <w:rPr>
          <w:i/>
        </w:rPr>
        <w:t>partner</w:t>
      </w:r>
      <w:r w:rsidRPr="004A3E46">
        <w:t xml:space="preserve"> of an association that is treated as a partnership for state income tax purposes, including but not limited to, a member in a limited liability company or a </w:t>
      </w:r>
      <w:r w:rsidRPr="00E671A2">
        <w:rPr>
          <w:i/>
        </w:rPr>
        <w:t>partner</w:t>
      </w:r>
      <w:r w:rsidRPr="004A3E46">
        <w:t xml:space="preserve"> in a general partnership, a partnership in commendam, or a registered limited liability partnership.</w:t>
      </w:r>
      <w:r>
        <w:t xml:space="preserve"> </w:t>
      </w:r>
      <w:r w:rsidRPr="004A3E46">
        <w:t xml:space="preserve">A </w:t>
      </w:r>
      <w:r w:rsidRPr="00E671A2">
        <w:rPr>
          <w:i/>
        </w:rPr>
        <w:t>partner</w:t>
      </w:r>
      <w:r w:rsidRPr="004A3E46">
        <w:t xml:space="preserve"> is the ultimate owner of a partnership interest; therefore someone holding or managing a partnership interest on behalf of another, such as a broker, is not a </w:t>
      </w:r>
      <w:r w:rsidRPr="00E671A2">
        <w:rPr>
          <w:i/>
        </w:rPr>
        <w:t>partner</w:t>
      </w:r>
      <w:r w:rsidRPr="004A3E46">
        <w:t xml:space="preserve"> for purposes of this rule.</w:t>
      </w:r>
    </w:p>
    <w:p w14:paraId="0379397F" w14:textId="77777777" w:rsidR="00C541AF" w:rsidRDefault="00C541AF" w:rsidP="00C541AF">
      <w:pPr>
        <w:pStyle w:val="1"/>
      </w:pPr>
      <w:r w:rsidRPr="004A3E46">
        <w:rPr>
          <w:i/>
        </w:rPr>
        <w:t>Partnership</w:t>
      </w:r>
      <w:r>
        <w:t>—</w:t>
      </w:r>
      <w:r w:rsidRPr="004A3E46">
        <w:t xml:space="preserve">any association that is treated as a </w:t>
      </w:r>
      <w:r w:rsidRPr="00E671A2">
        <w:rPr>
          <w:i/>
        </w:rPr>
        <w:t>partnership</w:t>
      </w:r>
      <w:r w:rsidRPr="004A3E46">
        <w:t xml:space="preserve"> for state income tax purposes including, but not limited to, a general </w:t>
      </w:r>
      <w:r w:rsidRPr="00E671A2">
        <w:rPr>
          <w:i/>
        </w:rPr>
        <w:t>partnership</w:t>
      </w:r>
      <w:r w:rsidRPr="004A3E46">
        <w:t xml:space="preserve">, partnership in commendam, a registered limited liability </w:t>
      </w:r>
      <w:r w:rsidRPr="00E671A2">
        <w:rPr>
          <w:i/>
        </w:rPr>
        <w:t>partnership</w:t>
      </w:r>
      <w:r w:rsidRPr="004A3E46">
        <w:t>, or a limited liability company.</w:t>
      </w:r>
      <w:r>
        <w:t xml:space="preserve"> </w:t>
      </w:r>
      <w:r w:rsidRPr="004A3E46">
        <w:t xml:space="preserve">Because of R.S. 47:287.11(A), the above listed business associations that do not elect to be taxed as corporations for federal income tax purposes are treated as </w:t>
      </w:r>
      <w:r w:rsidRPr="00E671A2">
        <w:rPr>
          <w:i/>
        </w:rPr>
        <w:t>partnerships</w:t>
      </w:r>
      <w:r w:rsidRPr="004A3E46">
        <w:t xml:space="preserve"> for Louisiana income tax purposes.</w:t>
      </w:r>
    </w:p>
    <w:p w14:paraId="5C9F75C8" w14:textId="77777777" w:rsidR="00C541AF" w:rsidRDefault="00C541AF" w:rsidP="00C541AF">
      <w:pPr>
        <w:pStyle w:val="A"/>
      </w:pPr>
      <w:r w:rsidRPr="004A3E46">
        <w:t>B.</w:t>
      </w:r>
      <w:r w:rsidRPr="004A3E46">
        <w:tab/>
        <w:t>Persons to be included in a Composite Return</w:t>
      </w:r>
    </w:p>
    <w:p w14:paraId="6C765FC8" w14:textId="77777777" w:rsidR="00C541AF" w:rsidRDefault="00C541AF" w:rsidP="00C541AF">
      <w:pPr>
        <w:pStyle w:val="1"/>
      </w:pPr>
      <w:r w:rsidRPr="004A3E46">
        <w:t>1.</w:t>
      </w:r>
      <w:r w:rsidRPr="004A3E46">
        <w:tab/>
        <w:t>Partnerships engaging in activities in this state that have nonresident partners are required to file a composite partnership return unless:</w:t>
      </w:r>
    </w:p>
    <w:p w14:paraId="14456B9A" w14:textId="77777777" w:rsidR="00C541AF" w:rsidRDefault="00C541AF" w:rsidP="00C541AF">
      <w:pPr>
        <w:pStyle w:val="a0"/>
      </w:pPr>
      <w:r w:rsidRPr="004A3E46">
        <w:t>a.</w:t>
      </w:r>
      <w:r w:rsidRPr="004A3E46">
        <w:tab/>
        <w:t>all nonresident partners are corporations, partnerships or tax exempt trusts; or</w:t>
      </w:r>
    </w:p>
    <w:p w14:paraId="463DB4CF" w14:textId="77777777" w:rsidR="00C541AF" w:rsidRDefault="00C541AF" w:rsidP="00C541AF">
      <w:pPr>
        <w:pStyle w:val="a0"/>
      </w:pPr>
      <w:r w:rsidRPr="004A3E46">
        <w:t>b.</w:t>
      </w:r>
      <w:r w:rsidRPr="004A3E46">
        <w:tab/>
        <w:t xml:space="preserve">all nonresident partners, other than corporations, partnerships and tax exempt trusts, have a valid agreement on file with the Department of Revenue in which the partner has </w:t>
      </w:r>
      <w:r w:rsidRPr="004A3E46">
        <w:lastRenderedPageBreak/>
        <w:t>agreed to file an individual return and pay income tax on all income derived from or attributable to sources in this state.</w:t>
      </w:r>
    </w:p>
    <w:p w14:paraId="484E3613" w14:textId="77777777" w:rsidR="00C541AF" w:rsidRDefault="00C541AF" w:rsidP="00C541AF">
      <w:pPr>
        <w:pStyle w:val="1"/>
      </w:pPr>
      <w:r w:rsidRPr="004A3E46">
        <w:t>2.</w:t>
      </w:r>
      <w:r w:rsidRPr="004A3E46">
        <w:tab/>
        <w:t>Unless otherwise provided herein, corporate partners and partners, who are themselves partnerships, cannot be included in composite returns filed by a partnership.</w:t>
      </w:r>
      <w:r>
        <w:t xml:space="preserve"> </w:t>
      </w:r>
      <w:r w:rsidRPr="004A3E46">
        <w:t>These partners must file all applicable Louisiana tax returns, and must report all Louisiana source income, including income from the partnership in those returns.</w:t>
      </w:r>
    </w:p>
    <w:p w14:paraId="7B7D5EAD" w14:textId="77777777" w:rsidR="00C541AF" w:rsidRDefault="00C541AF" w:rsidP="00C541AF">
      <w:pPr>
        <w:pStyle w:val="1"/>
      </w:pPr>
      <w:r w:rsidRPr="004A3E46">
        <w:t>3.</w:t>
      </w:r>
      <w:r w:rsidRPr="004A3E46">
        <w:tab/>
        <w:t>If credits earned by the partnership are being claimed on the composite return, all nonresident partners must be included on the composite return.</w:t>
      </w:r>
    </w:p>
    <w:p w14:paraId="13A602A5" w14:textId="77777777" w:rsidR="00C541AF" w:rsidRDefault="00C541AF" w:rsidP="00C541AF">
      <w:pPr>
        <w:pStyle w:val="A"/>
      </w:pPr>
      <w:r w:rsidRPr="004A3E46">
        <w:t>C.</w:t>
      </w:r>
      <w:r w:rsidRPr="004A3E46">
        <w:tab/>
        <w:t>Composite Return Requirements</w:t>
      </w:r>
    </w:p>
    <w:p w14:paraId="62C027B7" w14:textId="77777777" w:rsidR="00C541AF" w:rsidRDefault="00C541AF" w:rsidP="00C541AF">
      <w:pPr>
        <w:pStyle w:val="1"/>
      </w:pPr>
      <w:r w:rsidRPr="004A3E46">
        <w:t>1.</w:t>
      </w:r>
      <w:r w:rsidRPr="004A3E46">
        <w:tab/>
        <w:t>All nonresident partners, other than partners that are corporations, partnerships or tax-exempts trusts, who were partners at any time during the taxable year and who do not have a valid agreement on file with the Department of Revenue must be included in the composite partnership return.</w:t>
      </w:r>
    </w:p>
    <w:p w14:paraId="00C08508" w14:textId="77777777" w:rsidR="00C541AF" w:rsidRDefault="00C541AF" w:rsidP="00C541AF">
      <w:pPr>
        <w:pStyle w:val="1"/>
      </w:pPr>
      <w:r w:rsidRPr="004A3E46">
        <w:t>2.</w:t>
      </w:r>
      <w:r w:rsidRPr="004A3E46">
        <w:tab/>
        <w:t>The due date of the composite return is the due date set forth for all income tax returns other than corporate returns.</w:t>
      </w:r>
    </w:p>
    <w:p w14:paraId="74BC2672" w14:textId="77777777" w:rsidR="00C541AF" w:rsidRDefault="00C541AF" w:rsidP="00C541AF">
      <w:pPr>
        <w:pStyle w:val="1"/>
      </w:pPr>
      <w:r w:rsidRPr="004A3E46">
        <w:t>3.</w:t>
      </w:r>
      <w:r w:rsidRPr="004A3E46">
        <w:tab/>
        <w:t>A schedule must be attached to the composite return that included the following information for every nonresident partner in the partnership:</w:t>
      </w:r>
    </w:p>
    <w:p w14:paraId="711BD980" w14:textId="77777777" w:rsidR="00C541AF" w:rsidRDefault="00C541AF" w:rsidP="00C541AF">
      <w:pPr>
        <w:pStyle w:val="a0"/>
      </w:pPr>
      <w:r w:rsidRPr="004A3E46">
        <w:t>a.</w:t>
      </w:r>
      <w:r w:rsidRPr="004A3E46">
        <w:tab/>
        <w:t>the name of the partner;</w:t>
      </w:r>
    </w:p>
    <w:p w14:paraId="5473F311" w14:textId="77777777" w:rsidR="00C541AF" w:rsidRDefault="00C541AF" w:rsidP="00C541AF">
      <w:pPr>
        <w:pStyle w:val="a0"/>
      </w:pPr>
      <w:r>
        <w:t>b.</w:t>
      </w:r>
      <w:r>
        <w:tab/>
        <w:t>the address of the partner;</w:t>
      </w:r>
    </w:p>
    <w:p w14:paraId="7F40BED8" w14:textId="77777777" w:rsidR="00C541AF" w:rsidRDefault="00C541AF" w:rsidP="00C541AF">
      <w:pPr>
        <w:pStyle w:val="a0"/>
      </w:pPr>
      <w:r w:rsidRPr="004A3E46">
        <w:t>c.</w:t>
      </w:r>
      <w:r w:rsidRPr="004A3E46">
        <w:tab/>
        <w:t>the taxpayer identification number of the partner;</w:t>
      </w:r>
    </w:p>
    <w:p w14:paraId="71E66558" w14:textId="77777777" w:rsidR="00C541AF" w:rsidRDefault="00C541AF" w:rsidP="00C541AF">
      <w:pPr>
        <w:pStyle w:val="a0"/>
      </w:pPr>
      <w:r w:rsidRPr="004A3E46">
        <w:t>d.</w:t>
      </w:r>
      <w:r w:rsidRPr="004A3E46">
        <w:tab/>
        <w:t>the pa</w:t>
      </w:r>
      <w:r>
        <w:t>rtner’s distributive share; and</w:t>
      </w:r>
    </w:p>
    <w:p w14:paraId="2ECACAFE" w14:textId="77777777" w:rsidR="00C541AF" w:rsidRDefault="00C541AF" w:rsidP="00C541AF">
      <w:pPr>
        <w:pStyle w:val="a0"/>
      </w:pPr>
      <w:r w:rsidRPr="004A3E46">
        <w:t>e.</w:t>
      </w:r>
      <w:r w:rsidRPr="004A3E46">
        <w:tab/>
        <w:t>whether or not that partner has an agreement on file with the Department of Revenue to file an individual return on his or her own behalf.</w:t>
      </w:r>
    </w:p>
    <w:p w14:paraId="34DA4D03" w14:textId="77777777" w:rsidR="00C541AF" w:rsidRDefault="00C541AF" w:rsidP="00C541AF">
      <w:pPr>
        <w:pStyle w:val="1"/>
      </w:pPr>
      <w:r w:rsidRPr="004A3E46">
        <w:t>4.</w:t>
      </w:r>
      <w:r w:rsidRPr="004A3E46">
        <w:tab/>
        <w:t>The filing of a true, correct, and complete partnership composite return will relieve any nonresident partner properly included in the composite return from the duty to file an individual return, provided that the nonresident partner does not have any income from Louisiana sources other than that income reported in the composite return.</w:t>
      </w:r>
      <w:r>
        <w:t xml:space="preserve"> </w:t>
      </w:r>
    </w:p>
    <w:p w14:paraId="35C944A8" w14:textId="77777777" w:rsidR="00C541AF" w:rsidRDefault="00C541AF" w:rsidP="00C541AF">
      <w:pPr>
        <w:pStyle w:val="1"/>
      </w:pPr>
      <w:r w:rsidRPr="004A3E46">
        <w:t>5.</w:t>
      </w:r>
      <w:r w:rsidRPr="004A3E46">
        <w:tab/>
        <w:t>Filing requirement the first year the partnership is subject to the composite return rules and issuance of special identification number.</w:t>
      </w:r>
      <w:r>
        <w:t xml:space="preserve"> </w:t>
      </w:r>
      <w:r w:rsidRPr="004A3E46">
        <w:t>Every partnership that engages in activities in this state and that has nonresident partners will make an initial filing with the department.</w:t>
      </w:r>
    </w:p>
    <w:p w14:paraId="055BAF56" w14:textId="77777777" w:rsidR="00C541AF" w:rsidRDefault="00C541AF" w:rsidP="00C541AF">
      <w:pPr>
        <w:pStyle w:val="a0"/>
      </w:pPr>
      <w:r w:rsidRPr="004A3E46">
        <w:t>a.</w:t>
      </w:r>
      <w:r w:rsidRPr="004A3E46">
        <w:tab/>
        <w:t>Each partnership that is required to file a composite return must register for an account number with the Department of Revenue prior to the filing of its first composite return and prior to making its first composite payment.</w:t>
      </w:r>
      <w:r>
        <w:t xml:space="preserve"> </w:t>
      </w:r>
      <w:r w:rsidRPr="004A3E46">
        <w:t>Upon registration, the partnership will be issued an identification number.</w:t>
      </w:r>
      <w:r>
        <w:t xml:space="preserve"> </w:t>
      </w:r>
      <w:r w:rsidRPr="004A3E46">
        <w:t>This identification number shall be used on all partnership correspondence with the department, including the filing of composite returns by the partnership, which will be in electronic form, as determined by the Department of Revenue.</w:t>
      </w:r>
    </w:p>
    <w:p w14:paraId="2962229A" w14:textId="77777777" w:rsidR="00C541AF" w:rsidRDefault="00C541AF" w:rsidP="00C541AF">
      <w:pPr>
        <w:pStyle w:val="a0"/>
      </w:pPr>
      <w:r w:rsidRPr="004A3E46">
        <w:t>b.</w:t>
      </w:r>
      <w:r w:rsidRPr="004A3E46">
        <w:tab/>
        <w:t>Each partnership that is not required to file a composite return because all its partners have filed agreements to file on their own behalf, must make an initial filing in which it files all agreements with the Department of Revenue by the composite return due date.</w:t>
      </w:r>
      <w:r>
        <w:t xml:space="preserve"> </w:t>
      </w:r>
      <w:r w:rsidRPr="004A3E46">
        <w:t>Each partnership must register for an account number with the Department of Revenue prior to making an initial filing.</w:t>
      </w:r>
      <w:r>
        <w:t xml:space="preserve"> </w:t>
      </w:r>
      <w:r w:rsidRPr="004A3E46">
        <w:t>Upon registration the partnership will be issued an identification number.</w:t>
      </w:r>
      <w:r>
        <w:t xml:space="preserve"> </w:t>
      </w:r>
      <w:r w:rsidRPr="004A3E46">
        <w:t>This identification number shall be used when making the initial filing, as well as on all partnership correspondence with the department, including the filing of additional agreements, which will be in electronic form, as determined by the Department of Revenue.</w:t>
      </w:r>
    </w:p>
    <w:p w14:paraId="34D635CD" w14:textId="77777777" w:rsidR="00C541AF" w:rsidRDefault="00C541AF" w:rsidP="00C541AF">
      <w:pPr>
        <w:pStyle w:val="1"/>
      </w:pPr>
      <w:r w:rsidRPr="004A3E46">
        <w:t>6.</w:t>
      </w:r>
      <w:r w:rsidRPr="004A3E46">
        <w:tab/>
        <w:t>If credits earned by the partnership are being claimed on the composite return, a schedule must be attached to the composite return that includes the following information for each partner in the partnership:</w:t>
      </w:r>
    </w:p>
    <w:p w14:paraId="18DADABB" w14:textId="77777777" w:rsidR="00C541AF" w:rsidRDefault="00C541AF" w:rsidP="00C541AF">
      <w:pPr>
        <w:pStyle w:val="a0"/>
      </w:pPr>
      <w:r w:rsidRPr="004A3E46">
        <w:t>a.</w:t>
      </w:r>
      <w:r w:rsidRPr="004A3E46">
        <w:tab/>
        <w:t>the name of the partner;</w:t>
      </w:r>
    </w:p>
    <w:p w14:paraId="1F0608EF" w14:textId="77777777" w:rsidR="00C541AF" w:rsidRDefault="00C541AF" w:rsidP="00C541AF">
      <w:pPr>
        <w:pStyle w:val="a0"/>
      </w:pPr>
      <w:r w:rsidRPr="004A3E46">
        <w:t>b.</w:t>
      </w:r>
      <w:r w:rsidRPr="004A3E46">
        <w:tab/>
        <w:t>the address of the partner;</w:t>
      </w:r>
    </w:p>
    <w:p w14:paraId="459179DD" w14:textId="77777777" w:rsidR="00C541AF" w:rsidRDefault="00C541AF" w:rsidP="00C541AF">
      <w:pPr>
        <w:pStyle w:val="a0"/>
      </w:pPr>
      <w:r w:rsidRPr="004A3E46">
        <w:t>c.</w:t>
      </w:r>
      <w:r w:rsidRPr="004A3E46">
        <w:tab/>
        <w:t>the taxpayer’s identification number of the partner;</w:t>
      </w:r>
    </w:p>
    <w:p w14:paraId="78FCE03C" w14:textId="77777777" w:rsidR="00C541AF" w:rsidRDefault="00C541AF" w:rsidP="00C541AF">
      <w:pPr>
        <w:pStyle w:val="a0"/>
      </w:pPr>
      <w:r w:rsidRPr="004A3E46">
        <w:t>d.</w:t>
      </w:r>
      <w:r w:rsidRPr="004A3E46">
        <w:tab/>
        <w:t>the partner’s distributive share; and</w:t>
      </w:r>
    </w:p>
    <w:p w14:paraId="18334C8B" w14:textId="77777777" w:rsidR="00C541AF" w:rsidRDefault="00C541AF" w:rsidP="00C541AF">
      <w:pPr>
        <w:pStyle w:val="a0"/>
      </w:pPr>
      <w:r w:rsidRPr="004A3E46">
        <w:t>e.</w:t>
      </w:r>
      <w:r w:rsidRPr="004A3E46">
        <w:tab/>
        <w:t>the partner’s share of each credit.</w:t>
      </w:r>
    </w:p>
    <w:p w14:paraId="030C35F5" w14:textId="77777777" w:rsidR="00C541AF" w:rsidRDefault="00C541AF" w:rsidP="00C541AF">
      <w:pPr>
        <w:pStyle w:val="A"/>
      </w:pPr>
      <w:r>
        <w:t>D</w:t>
      </w:r>
      <w:r w:rsidRPr="004A3E46">
        <w:t>.</w:t>
      </w:r>
      <w:r w:rsidRPr="004A3E46">
        <w:tab/>
        <w:t>Composite Payment Requirement</w:t>
      </w:r>
    </w:p>
    <w:p w14:paraId="067EBA18" w14:textId="77777777" w:rsidR="00C541AF" w:rsidRDefault="00C541AF" w:rsidP="00C541AF">
      <w:pPr>
        <w:pStyle w:val="1"/>
      </w:pPr>
      <w:r w:rsidRPr="004A3E46">
        <w:t>1.</w:t>
      </w:r>
      <w:r w:rsidRPr="004A3E46">
        <w:tab/>
        <w:t>All partnerships engaging in activities in this state that have nonresident partners that are not corporations, partnerships or tax-exempt trusts shall make composite payments on behalf of all of their nonresident partners, other than corporate partners and partners, who are themselves partnerships, who do not file an agreement to file an individual return and pay Louisiana income tax.</w:t>
      </w:r>
    </w:p>
    <w:p w14:paraId="46B5E624" w14:textId="77777777" w:rsidR="00C541AF" w:rsidRDefault="00C541AF" w:rsidP="00C541AF">
      <w:pPr>
        <w:pStyle w:val="1"/>
      </w:pPr>
      <w:r w:rsidRPr="004A3E46">
        <w:t>2.</w:t>
      </w:r>
      <w:r w:rsidRPr="004A3E46">
        <w:tab/>
        <w:t>The composite payment is due on the earlier of the date of filing of the composite return or the due date of the composite return, without regard to extensions of time to file.</w:t>
      </w:r>
      <w:r>
        <w:t xml:space="preserve"> </w:t>
      </w:r>
      <w:r w:rsidRPr="004A3E46">
        <w:t>An extension of time to file the composite return does not extend the time to pay the composite payment.</w:t>
      </w:r>
    </w:p>
    <w:p w14:paraId="4B4ABF1F" w14:textId="77777777" w:rsidR="00C541AF" w:rsidRDefault="00C541AF" w:rsidP="00C541AF">
      <w:pPr>
        <w:pStyle w:val="1"/>
      </w:pPr>
      <w:r w:rsidRPr="004A3E46">
        <w:t>3.</w:t>
      </w:r>
      <w:r w:rsidRPr="004A3E46">
        <w:tab/>
        <w:t>Each partner’s share of the composite payment is the maximum tax rate for individuals multiplied by the partner’s share of partnership income that was derived from or attributable to sources in this state.</w:t>
      </w:r>
      <w:r>
        <w:t xml:space="preserve"> </w:t>
      </w:r>
      <w:r w:rsidRPr="004A3E46">
        <w:t>This computation applies whether or not the partnership income is distributed.</w:t>
      </w:r>
    </w:p>
    <w:p w14:paraId="0D92E0D5" w14:textId="77777777" w:rsidR="00C541AF" w:rsidRDefault="00C541AF" w:rsidP="00C541AF">
      <w:pPr>
        <w:pStyle w:val="1"/>
      </w:pPr>
      <w:r w:rsidRPr="004A3E46">
        <w:t>4.</w:t>
      </w:r>
      <w:r w:rsidRPr="004A3E46">
        <w:tab/>
        <w:t>The composite payment to be made by the partnership is the sum of each partner’s share of the composite payment for all partners included in the composite return.</w:t>
      </w:r>
    </w:p>
    <w:p w14:paraId="56C7F351" w14:textId="77777777" w:rsidR="00C541AF" w:rsidRDefault="00C541AF" w:rsidP="00C541AF">
      <w:pPr>
        <w:pStyle w:val="a0"/>
      </w:pPr>
      <w:r w:rsidRPr="004A3E46">
        <w:t>a.</w:t>
      </w:r>
      <w:r w:rsidRPr="004A3E46">
        <w:tab/>
        <w:t>If credits earned by the partnership are being claimed on the composite return, the composite payment to be made by the partnership will be the amount of tax after the application of nonrefundable credits.</w:t>
      </w:r>
    </w:p>
    <w:p w14:paraId="4FCE3D25" w14:textId="77777777" w:rsidR="00C541AF" w:rsidRDefault="00C541AF" w:rsidP="00C541AF">
      <w:pPr>
        <w:pStyle w:val="1"/>
      </w:pPr>
      <w:r w:rsidRPr="004A3E46">
        <w:t>5.</w:t>
      </w:r>
      <w:r w:rsidRPr="004A3E46">
        <w:tab/>
        <w:t>For a nonresident partner whose only Louisiana income is from the partnership, amounts paid by the partnership on that partner’s behalf will be treated as a payment of that partner’s Louisiana individual income tax liability.</w:t>
      </w:r>
    </w:p>
    <w:p w14:paraId="360CA2A9" w14:textId="77777777" w:rsidR="00C541AF" w:rsidRDefault="00C541AF" w:rsidP="00C541AF">
      <w:pPr>
        <w:pStyle w:val="1"/>
      </w:pPr>
      <w:r w:rsidRPr="004A3E46">
        <w:lastRenderedPageBreak/>
        <w:t>6.</w:t>
      </w:r>
      <w:r w:rsidRPr="004A3E46">
        <w:tab/>
        <w:t>If a partner has any Louisiana source income in addition to the income from the partnership, amounts paid by the partnership on that partner’s behalf will be treated as an advance payment of the tax liability shown on that partner’s individually filed return.</w:t>
      </w:r>
      <w:r>
        <w:t xml:space="preserve"> </w:t>
      </w:r>
      <w:r w:rsidRPr="004A3E46">
        <w:t>The amount claimed will be the amount of tax after the application of nonrefundable credits.</w:t>
      </w:r>
    </w:p>
    <w:p w14:paraId="1DC90EA7" w14:textId="77777777" w:rsidR="00C541AF" w:rsidRDefault="00C541AF" w:rsidP="00C541AF">
      <w:pPr>
        <w:pStyle w:val="A"/>
      </w:pPr>
      <w:r w:rsidRPr="004A3E46">
        <w:t>E.</w:t>
      </w:r>
      <w:r w:rsidRPr="004A3E46">
        <w:tab/>
        <w:t>Nonresident Partner’s Agreement to File an Individual Return</w:t>
      </w:r>
    </w:p>
    <w:p w14:paraId="4543EDAA" w14:textId="77777777" w:rsidR="00C541AF" w:rsidRDefault="00C541AF" w:rsidP="00C541AF">
      <w:pPr>
        <w:pStyle w:val="1"/>
      </w:pPr>
      <w:r w:rsidRPr="004A3E46">
        <w:t>1.</w:t>
      </w:r>
      <w:r w:rsidRPr="004A3E46">
        <w:tab/>
        <w:t>No composite return or composite payment is required from a partnership on behalf of a partner who has a valid agreement on file with the Department of Revenue in which the partner has agreed to file an individual return and pay income tax on all income derived from or attributable to sources in this state.</w:t>
      </w:r>
    </w:p>
    <w:p w14:paraId="5A017A28" w14:textId="77777777" w:rsidR="00C541AF" w:rsidRDefault="00C541AF" w:rsidP="00C541AF">
      <w:pPr>
        <w:pStyle w:val="1"/>
      </w:pPr>
      <w:r w:rsidRPr="004A3E46">
        <w:t>2.</w:t>
      </w:r>
      <w:r w:rsidRPr="004A3E46">
        <w:tab/>
        <w:t>The partner will execute the agreement and transmit the agreement to the partnership, on or before the last day of the month following the close of the partnership’s taxable year.</w:t>
      </w:r>
    </w:p>
    <w:p w14:paraId="05B843DA" w14:textId="77777777" w:rsidR="00C541AF" w:rsidRDefault="00C541AF" w:rsidP="00C541AF">
      <w:pPr>
        <w:pStyle w:val="1"/>
      </w:pPr>
      <w:r w:rsidRPr="004A3E46">
        <w:t>3.</w:t>
      </w:r>
      <w:r w:rsidRPr="004A3E46">
        <w:tab/>
        <w:t>The partnership will file the original agreement with the composite return filed for that taxable year.</w:t>
      </w:r>
      <w:r>
        <w:t xml:space="preserve"> </w:t>
      </w:r>
      <w:r w:rsidRPr="004A3E46">
        <w:t>The partnership must keep a copy of the agreement on file.</w:t>
      </w:r>
    </w:p>
    <w:p w14:paraId="090FA437" w14:textId="77777777" w:rsidR="00C541AF" w:rsidRDefault="00C541AF" w:rsidP="00C541AF">
      <w:pPr>
        <w:pStyle w:val="1"/>
      </w:pPr>
      <w:r w:rsidRPr="004A3E46">
        <w:t>4.</w:t>
      </w:r>
      <w:r w:rsidRPr="004A3E46">
        <w:tab/>
        <w:t>The agreement must be in writing, in the form of an affidavit and must include all of the following:</w:t>
      </w:r>
    </w:p>
    <w:p w14:paraId="381B974A" w14:textId="77777777" w:rsidR="00C541AF" w:rsidRDefault="00C541AF" w:rsidP="00C541AF">
      <w:pPr>
        <w:pStyle w:val="a0"/>
      </w:pPr>
      <w:r w:rsidRPr="004A3E46">
        <w:t>a.</w:t>
      </w:r>
      <w:r w:rsidRPr="004A3E46">
        <w:tab/>
        <w:t>a statement that the taxpayer is a nonresident partner or member;</w:t>
      </w:r>
    </w:p>
    <w:p w14:paraId="1587CC66" w14:textId="77777777" w:rsidR="00C541AF" w:rsidRDefault="00C541AF" w:rsidP="00C541AF">
      <w:pPr>
        <w:pStyle w:val="a0"/>
      </w:pPr>
      <w:r w:rsidRPr="004A3E46">
        <w:t>b.</w:t>
      </w:r>
      <w:r w:rsidRPr="004A3E46">
        <w:tab/>
        <w:t>the partner’s name;</w:t>
      </w:r>
    </w:p>
    <w:p w14:paraId="15B928B8" w14:textId="77777777" w:rsidR="00C541AF" w:rsidRDefault="00C541AF" w:rsidP="00C541AF">
      <w:pPr>
        <w:pStyle w:val="a0"/>
      </w:pPr>
      <w:r w:rsidRPr="004A3E46">
        <w:t>c.</w:t>
      </w:r>
      <w:r w:rsidRPr="004A3E46">
        <w:tab/>
        <w:t>the partner’s address;</w:t>
      </w:r>
    </w:p>
    <w:p w14:paraId="7B5BCF24" w14:textId="77777777" w:rsidR="00C541AF" w:rsidRDefault="00C541AF" w:rsidP="00C541AF">
      <w:pPr>
        <w:pStyle w:val="a0"/>
      </w:pPr>
      <w:r w:rsidRPr="004A3E46">
        <w:t>d.</w:t>
      </w:r>
      <w:r w:rsidRPr="004A3E46">
        <w:tab/>
        <w:t>the partner’s Social Security number or taxpayer identification number;</w:t>
      </w:r>
    </w:p>
    <w:p w14:paraId="0C26900B" w14:textId="77777777" w:rsidR="00C541AF" w:rsidRDefault="00C541AF" w:rsidP="00C541AF">
      <w:pPr>
        <w:pStyle w:val="a0"/>
      </w:pPr>
      <w:r w:rsidRPr="004A3E46">
        <w:t>e.</w:t>
      </w:r>
      <w:r w:rsidRPr="004A3E46">
        <w:tab/>
        <w:t>the name of the partnership;</w:t>
      </w:r>
    </w:p>
    <w:p w14:paraId="3E70A221" w14:textId="77777777" w:rsidR="00C541AF" w:rsidRDefault="00C541AF" w:rsidP="00C541AF">
      <w:pPr>
        <w:pStyle w:val="a0"/>
      </w:pPr>
      <w:r w:rsidRPr="004A3E46">
        <w:t>f.</w:t>
      </w:r>
      <w:r w:rsidRPr="004A3E46">
        <w:tab/>
        <w:t>the address of the partnership;</w:t>
      </w:r>
    </w:p>
    <w:p w14:paraId="0208A54F" w14:textId="77777777" w:rsidR="00C541AF" w:rsidRDefault="00C541AF" w:rsidP="00C541AF">
      <w:pPr>
        <w:pStyle w:val="a0"/>
      </w:pPr>
      <w:r w:rsidRPr="004A3E46">
        <w:t>g.</w:t>
      </w:r>
      <w:r w:rsidRPr="004A3E46">
        <w:tab/>
        <w:t>the partnership’s federal taxpayer identification number;</w:t>
      </w:r>
    </w:p>
    <w:p w14:paraId="20BA6898" w14:textId="77777777" w:rsidR="00C541AF" w:rsidRDefault="00C541AF" w:rsidP="00C541AF">
      <w:pPr>
        <w:pStyle w:val="a0"/>
      </w:pPr>
      <w:r>
        <w:t>h.</w:t>
      </w:r>
      <w:r>
        <w:tab/>
      </w:r>
      <w:r w:rsidRPr="004A3E46">
        <w:t>a statement that the taxpayer agrees to timely file a Louisiana individual income tax return and make payment of Louisiana individual income tax;</w:t>
      </w:r>
    </w:p>
    <w:p w14:paraId="2A4B5F19" w14:textId="77777777" w:rsidR="00C541AF" w:rsidRDefault="00C541AF" w:rsidP="00C541AF">
      <w:pPr>
        <w:pStyle w:val="a0"/>
      </w:pPr>
      <w:r w:rsidRPr="004A3E46">
        <w:t>i.</w:t>
      </w:r>
      <w:r w:rsidRPr="004A3E46">
        <w:tab/>
        <w:t>a statement that the taxpayer understands that the Louisiana Department of Revenue is not bound by the agreement if the taxpayer fails to abide by the terms of the agreement;</w:t>
      </w:r>
    </w:p>
    <w:p w14:paraId="288BFE53" w14:textId="77777777" w:rsidR="00C541AF" w:rsidRDefault="00C541AF" w:rsidP="00C541AF">
      <w:pPr>
        <w:pStyle w:val="a0"/>
      </w:pPr>
      <w:r w:rsidRPr="004A3E46">
        <w:t>j.</w:t>
      </w:r>
      <w:r w:rsidRPr="004A3E46">
        <w:tab/>
        <w:t xml:space="preserve">the statement that “under penalties of perjury, I declare that I have examined this affidavit and agreement and to the best of my knowledge, and belief, it is true correct and complete;” and </w:t>
      </w:r>
    </w:p>
    <w:p w14:paraId="1DA8917E" w14:textId="77777777" w:rsidR="00C541AF" w:rsidRDefault="00C541AF" w:rsidP="00C541AF">
      <w:pPr>
        <w:pStyle w:val="a0"/>
      </w:pPr>
      <w:r w:rsidRPr="004A3E46">
        <w:t>k.</w:t>
      </w:r>
      <w:r w:rsidRPr="004A3E46">
        <w:tab/>
        <w:t>the signature of the partner.</w:t>
      </w:r>
    </w:p>
    <w:p w14:paraId="66E2525B" w14:textId="77777777" w:rsidR="00C541AF" w:rsidRDefault="00C541AF" w:rsidP="00C541AF">
      <w:pPr>
        <w:pStyle w:val="1"/>
      </w:pPr>
      <w:r w:rsidRPr="004A3E46">
        <w:t>5.</w:t>
      </w:r>
      <w:r w:rsidRPr="004A3E46">
        <w:tab/>
        <w:t>Once an agreement is signed by the partner, transmitted to the partnership, and the partnership has filed the agreement with the Department of Revenue, the agreement will continue in effect until the partner or the Department of Revenue revokes the agreement, or the partner is no longer a partner in the partnership.</w:t>
      </w:r>
    </w:p>
    <w:p w14:paraId="137E671F" w14:textId="77777777" w:rsidR="00C541AF" w:rsidRDefault="00C541AF" w:rsidP="00C541AF">
      <w:pPr>
        <w:pStyle w:val="1"/>
      </w:pPr>
      <w:r w:rsidRPr="004A3E46">
        <w:t>6.</w:t>
      </w:r>
      <w:r w:rsidRPr="004A3E46">
        <w:tab/>
        <w:t>The agreement may be revoked by either the partner or the Department of Revenue as follows.</w:t>
      </w:r>
    </w:p>
    <w:p w14:paraId="7346BF9D" w14:textId="77777777" w:rsidR="00C541AF" w:rsidRDefault="00C541AF" w:rsidP="00C541AF">
      <w:pPr>
        <w:pStyle w:val="a0"/>
      </w:pPr>
      <w:r w:rsidRPr="004A3E46">
        <w:t>a.</w:t>
      </w:r>
      <w:r w:rsidRPr="004A3E46">
        <w:tab/>
        <w:t>The partner may revoke the agreement at will.</w:t>
      </w:r>
      <w:r>
        <w:t xml:space="preserve"> </w:t>
      </w:r>
      <w:r w:rsidRPr="004A3E46">
        <w:t>However, this revocation does not become effective until the first partnership tax year following the partnership tax year in which the revocation is transmitted to the partnership.</w:t>
      </w:r>
      <w:r>
        <w:t xml:space="preserve"> </w:t>
      </w:r>
      <w:r w:rsidRPr="004A3E46">
        <w:t>The partner must send written notice of the revocation to the partnership.</w:t>
      </w:r>
      <w:r>
        <w:t xml:space="preserve"> </w:t>
      </w:r>
      <w:r w:rsidRPr="004A3E46">
        <w:t>The partnership will forward the notice to the Department of Revenue.</w:t>
      </w:r>
      <w:r>
        <w:t xml:space="preserve"> </w:t>
      </w:r>
      <w:r w:rsidRPr="004A3E46">
        <w:t>The partnership may execute a new agreement, in the manner set forth in this Subsection, at any time.</w:t>
      </w:r>
    </w:p>
    <w:p w14:paraId="7C31E271" w14:textId="77777777" w:rsidR="00C541AF" w:rsidRDefault="00C541AF" w:rsidP="00C541AF">
      <w:pPr>
        <w:pStyle w:val="a0"/>
      </w:pPr>
      <w:r w:rsidRPr="004A3E46">
        <w:t>b.</w:t>
      </w:r>
      <w:r w:rsidRPr="004A3E46">
        <w:tab/>
        <w:t>The Department of Revenue may revoke the agreement only if the partner fails to comply with the terms of the agreement.</w:t>
      </w:r>
      <w:r>
        <w:t xml:space="preserve"> </w:t>
      </w:r>
      <w:r w:rsidRPr="004A3E46">
        <w:t>This revocation is prospective only with respect to the partnership, and does not become effective until the first partnership tax year following the partnership tax year in which the revocation is transmitted to the partnership.</w:t>
      </w:r>
      <w:r>
        <w:t xml:space="preserve"> </w:t>
      </w:r>
      <w:r w:rsidRPr="004A3E46">
        <w:t>The Department of Revenue must send written notice of the revocation to the partner and the partnership.</w:t>
      </w:r>
      <w:r>
        <w:t xml:space="preserve"> </w:t>
      </w:r>
      <w:r w:rsidRPr="004A3E46">
        <w:t>The notice will be mailed to the partnership at the address given in the last return or report filed by the partnership.</w:t>
      </w:r>
      <w:r>
        <w:t xml:space="preserve"> </w:t>
      </w:r>
      <w:r w:rsidRPr="004A3E46">
        <w:t>The notice will be mailed to the partner at the address provided in the agreement.</w:t>
      </w:r>
      <w:r>
        <w:t xml:space="preserve"> </w:t>
      </w:r>
      <w:r w:rsidRPr="004A3E46">
        <w:t>If the Department of Revenue revokes an agreement, the department may refuse to accept a subsequent agreement by that partner, unless the partner can show that the revocation was in error.</w:t>
      </w:r>
    </w:p>
    <w:p w14:paraId="20C9055C" w14:textId="77777777" w:rsidR="00C541AF" w:rsidRDefault="00C541AF" w:rsidP="00C541AF">
      <w:pPr>
        <w:pStyle w:val="A"/>
      </w:pPr>
      <w:r>
        <w:t>F</w:t>
      </w:r>
      <w:r w:rsidRPr="004A3E46">
        <w:t>.</w:t>
      </w:r>
      <w:r w:rsidRPr="004A3E46">
        <w:tab/>
        <w:t>A partnership making a composite return and payment must furnish the following information to all partners included in the composite return:</w:t>
      </w:r>
    </w:p>
    <w:p w14:paraId="5ADF5B15" w14:textId="77777777" w:rsidR="00C541AF" w:rsidRDefault="00C541AF" w:rsidP="00C541AF">
      <w:pPr>
        <w:pStyle w:val="1"/>
      </w:pPr>
      <w:r w:rsidRPr="004A3E46">
        <w:t>1.</w:t>
      </w:r>
      <w:r w:rsidRPr="004A3E46">
        <w:tab/>
        <w:t>the identification number that was issued to the partnership by the department under Subparagraph C.6.b above;</w:t>
      </w:r>
    </w:p>
    <w:p w14:paraId="45B62B77" w14:textId="77777777" w:rsidR="00C541AF" w:rsidRDefault="00C541AF" w:rsidP="00C541AF">
      <w:pPr>
        <w:pStyle w:val="1"/>
      </w:pPr>
      <w:r w:rsidRPr="004A3E46">
        <w:t>2.</w:t>
      </w:r>
      <w:r w:rsidRPr="004A3E46">
        <w:tab/>
        <w:t>the amount of the payment made on the partner’s behalf;</w:t>
      </w:r>
    </w:p>
    <w:p w14:paraId="78AE5137" w14:textId="77777777" w:rsidR="00C541AF" w:rsidRDefault="00C541AF" w:rsidP="00C541AF">
      <w:pPr>
        <w:pStyle w:val="1"/>
      </w:pPr>
      <w:r w:rsidRPr="004A3E46">
        <w:t>3.</w:t>
      </w:r>
      <w:r w:rsidRPr="004A3E46">
        <w:tab/>
        <w:t>a statement that the amount paid on the partner’s behalf can be used as an advance payment of that partner’s Louisiana individual income tax li</w:t>
      </w:r>
      <w:r>
        <w:t>ability for the same tax period;</w:t>
      </w:r>
    </w:p>
    <w:p w14:paraId="526E94C7" w14:textId="77777777" w:rsidR="00C541AF" w:rsidRDefault="00C541AF" w:rsidP="00C541AF">
      <w:pPr>
        <w:pStyle w:val="1"/>
      </w:pPr>
      <w:r w:rsidRPr="004A3E46">
        <w:t>4.</w:t>
      </w:r>
      <w:r w:rsidRPr="004A3E46">
        <w:tab/>
        <w:t>the mailing address of the Louis</w:t>
      </w:r>
      <w:r>
        <w:t>iana Department of Revenue; and</w:t>
      </w:r>
    </w:p>
    <w:p w14:paraId="774E8269" w14:textId="77777777" w:rsidR="00C541AF" w:rsidRDefault="00C541AF" w:rsidP="00C541AF">
      <w:pPr>
        <w:pStyle w:val="1"/>
      </w:pPr>
      <w:r w:rsidRPr="004A3E46">
        <w:t>5.</w:t>
      </w:r>
      <w:r w:rsidRPr="004A3E46">
        <w:tab/>
        <w:t xml:space="preserve">the world wide web address of the Louisiana Department of Revenue, </w:t>
      </w:r>
      <w:r w:rsidRPr="00B134F3">
        <w:t>www.rev.state.la.us</w:t>
      </w:r>
      <w:r w:rsidRPr="004A3E46">
        <w:t>.</w:t>
      </w:r>
    </w:p>
    <w:p w14:paraId="19EDFA78" w14:textId="77777777" w:rsidR="00C541AF" w:rsidRDefault="00C541AF" w:rsidP="00C541AF">
      <w:pPr>
        <w:pStyle w:val="A"/>
      </w:pPr>
      <w:r>
        <w:t>G</w:t>
      </w:r>
      <w:r w:rsidRPr="004A3E46">
        <w:t>.</w:t>
      </w:r>
      <w:r w:rsidRPr="004A3E46">
        <w:tab/>
        <w:t>Additional Provisions for Publicly Traded Partnerships</w:t>
      </w:r>
    </w:p>
    <w:p w14:paraId="59AE9F0A" w14:textId="77777777" w:rsidR="00C541AF" w:rsidRDefault="00C541AF" w:rsidP="00C541AF">
      <w:pPr>
        <w:pStyle w:val="1"/>
      </w:pPr>
      <w:r w:rsidRPr="004A3E46">
        <w:t>1.</w:t>
      </w:r>
      <w:r w:rsidRPr="004A3E46">
        <w:tab/>
        <w:t>A publicly traded partnership that is not treated as a corporation for federal income tax purposes may elect, with the prior approval of the secretary:</w:t>
      </w:r>
    </w:p>
    <w:p w14:paraId="1B182D7C" w14:textId="77777777" w:rsidR="00C541AF" w:rsidRDefault="00C541AF" w:rsidP="00C541AF">
      <w:pPr>
        <w:pStyle w:val="a0"/>
      </w:pPr>
      <w:r w:rsidRPr="004A3E46">
        <w:t>a.</w:t>
      </w:r>
      <w:r w:rsidRPr="004A3E46">
        <w:tab/>
        <w:t>not to accept agreements filed by partners under the provisions of Paragraph B.4 or Subsection E above; and</w:t>
      </w:r>
    </w:p>
    <w:p w14:paraId="0995A247" w14:textId="77777777" w:rsidR="00C541AF" w:rsidRDefault="00C541AF" w:rsidP="00C541AF">
      <w:pPr>
        <w:pStyle w:val="a0"/>
      </w:pPr>
      <w:r w:rsidRPr="004A3E46">
        <w:t>b.</w:t>
      </w:r>
      <w:r w:rsidRPr="004A3E46">
        <w:tab/>
        <w:t>to include all partners in its composite return and composite payment required by this Section, including corporations and tax-exempt trusts.</w:t>
      </w:r>
    </w:p>
    <w:p w14:paraId="4C7F220F" w14:textId="77777777" w:rsidR="00C541AF" w:rsidRDefault="00C541AF" w:rsidP="00C541AF">
      <w:pPr>
        <w:pStyle w:val="1"/>
      </w:pPr>
      <w:r w:rsidRPr="004A3E46">
        <w:t>2.</w:t>
      </w:r>
      <w:r w:rsidRPr="004A3E46">
        <w:tab/>
        <w:t>This election must be applied for in writing and approved in writing by the secretary.</w:t>
      </w:r>
      <w:r>
        <w:t xml:space="preserve"> </w:t>
      </w:r>
      <w:r w:rsidRPr="004A3E46">
        <w:t xml:space="preserve">Once approval is </w:t>
      </w:r>
      <w:r w:rsidRPr="004A3E46">
        <w:lastRenderedPageBreak/>
        <w:t>granted, the election will remain in effect until revoked by the partnership.</w:t>
      </w:r>
    </w:p>
    <w:p w14:paraId="444A6FFE" w14:textId="77777777" w:rsidR="00C541AF" w:rsidRDefault="00C541AF" w:rsidP="00C541AF">
      <w:pPr>
        <w:pStyle w:val="1"/>
      </w:pPr>
      <w:r w:rsidRPr="004A3E46">
        <w:t>3.</w:t>
      </w:r>
      <w:r w:rsidRPr="004A3E46">
        <w:tab/>
        <w:t>The composite payment to be made by the publicly traded partnership is the sum of each partner’s share of the composite payment for all partners.</w:t>
      </w:r>
      <w:r>
        <w:t xml:space="preserve"> </w:t>
      </w:r>
      <w:r w:rsidRPr="004A3E46">
        <w:t>Each partner’s share of the composite payment is the maximum individual income tax rate multiplied by the partner’s share of partnership income that was derived from or attributable to sources in this state.</w:t>
      </w:r>
      <w:r>
        <w:t xml:space="preserve"> </w:t>
      </w:r>
      <w:r w:rsidRPr="004A3E46">
        <w:t>This computation applies whether or not the partnership income is distributed.</w:t>
      </w:r>
    </w:p>
    <w:p w14:paraId="76B7353E" w14:textId="77777777" w:rsidR="00C541AF" w:rsidRDefault="00C541AF" w:rsidP="00C541AF">
      <w:pPr>
        <w:pStyle w:val="1"/>
      </w:pPr>
      <w:r w:rsidRPr="004A3E46">
        <w:t>4.</w:t>
      </w:r>
      <w:r w:rsidRPr="004A3E46">
        <w:tab/>
        <w:t>Inclusion in a partnership composite return filed by a publicly traded partnership shall not relieve resident partners, corporate partners, or nonresident partners who have other Louisiana source income of the obligation to file all applicable Louisiana tax returns, and report all Louisiana source income, including income from the partnership.</w:t>
      </w:r>
    </w:p>
    <w:p w14:paraId="6D8280C9" w14:textId="77777777" w:rsidR="00C541AF" w:rsidRDefault="00C541AF" w:rsidP="00C541AF">
      <w:pPr>
        <w:pStyle w:val="A"/>
      </w:pPr>
      <w:r w:rsidRPr="004A3E46">
        <w:t>H.</w:t>
      </w:r>
      <w:r w:rsidRPr="004A3E46">
        <w:tab/>
        <w:t>Nothing in this regulation shall restrict the secretary’s authority to otherwise provide for efficient administration of the composite return and composite payment requirements of R.S. 47:201.1.</w:t>
      </w:r>
    </w:p>
    <w:p w14:paraId="42938333" w14:textId="77777777" w:rsidR="002C203B" w:rsidRPr="003166BF" w:rsidRDefault="00C541AF" w:rsidP="00C541AF">
      <w:pPr>
        <w:pStyle w:val="AuthorityNote"/>
      </w:pPr>
      <w:r w:rsidRPr="004A3E46">
        <w:t>AUTHORITY NOTE:</w:t>
      </w:r>
      <w:r>
        <w:tab/>
        <w:t xml:space="preserve">Promulgated </w:t>
      </w:r>
      <w:r w:rsidRPr="004A3E46">
        <w:t>in accordance with R.S. 47:164 and R.S. 47:1511.</w:t>
      </w:r>
    </w:p>
    <w:p w14:paraId="301D0FD3" w14:textId="77777777" w:rsidR="002C203B" w:rsidRDefault="002C203B" w:rsidP="002C203B">
      <w:pPr>
        <w:pStyle w:val="HistoricalNote"/>
      </w:pPr>
      <w:r>
        <w:t>HISTORICAL NOTE:</w:t>
      </w:r>
      <w:r>
        <w:tab/>
        <w:t>Promulgate</w:t>
      </w:r>
      <w:r w:rsidRPr="003166BF">
        <w:t xml:space="preserve">d by the Department of Revenue, </w:t>
      </w:r>
      <w:r>
        <w:t>Policy Services Division,</w:t>
      </w:r>
      <w:r w:rsidRPr="003166BF">
        <w:t xml:space="preserve"> </w:t>
      </w:r>
      <w:r>
        <w:t>LR 28:868 (April 2002), amended LR</w:t>
      </w:r>
      <w:r w:rsidRPr="003166BF">
        <w:t xml:space="preserve"> 3</w:t>
      </w:r>
      <w:r>
        <w:t>3</w:t>
      </w:r>
      <w:r w:rsidRPr="003166BF">
        <w:t>:</w:t>
      </w:r>
      <w:r w:rsidR="00C541AF">
        <w:t>861 (May 2007), LR 40:91 (January 2014).</w:t>
      </w:r>
    </w:p>
    <w:p w14:paraId="65F4D263" w14:textId="77777777" w:rsidR="00722A50" w:rsidRPr="00427D8B" w:rsidRDefault="00722A50" w:rsidP="00722A50">
      <w:pPr>
        <w:pStyle w:val="Section"/>
      </w:pPr>
      <w:bookmarkStart w:id="478" w:name="_Toc238197609"/>
      <w:r w:rsidRPr="00427D8B">
        <w:t>§1402.</w:t>
      </w:r>
      <w:r w:rsidRPr="00427D8B">
        <w:tab/>
        <w:t>Partnership Filing Requirements</w:t>
      </w:r>
      <w:bookmarkEnd w:id="478"/>
    </w:p>
    <w:p w14:paraId="7C381DC4" w14:textId="77777777" w:rsidR="00722A50" w:rsidRPr="00427D8B" w:rsidRDefault="00722A50" w:rsidP="00722A50">
      <w:pPr>
        <w:pStyle w:val="Text"/>
      </w:pPr>
      <w:r>
        <w:t>A.</w:t>
      </w:r>
      <w:r>
        <w:tab/>
      </w:r>
      <w:r w:rsidRPr="00427D8B">
        <w:t>General Requirement</w:t>
      </w:r>
    </w:p>
    <w:p w14:paraId="0FDAE76F" w14:textId="77777777" w:rsidR="00722A50" w:rsidRPr="00427D8B" w:rsidRDefault="00722A50" w:rsidP="00722A50">
      <w:pPr>
        <w:pStyle w:val="1"/>
      </w:pPr>
      <w:r w:rsidRPr="00427D8B">
        <w:t>1.</w:t>
      </w:r>
      <w:r w:rsidRPr="00427D8B">
        <w:tab/>
        <w:t>Unless otherwise provided, all partnerships doing business or deriving Louisiana sourced income are required to file an informational partnership return of income with the Department of Revenue.</w:t>
      </w:r>
    </w:p>
    <w:p w14:paraId="5BED5148" w14:textId="77777777" w:rsidR="00722A50" w:rsidRPr="00427D8B" w:rsidRDefault="00722A50" w:rsidP="00722A50">
      <w:pPr>
        <w:pStyle w:val="1"/>
      </w:pPr>
      <w:r w:rsidRPr="00427D8B">
        <w:t>2.</w:t>
      </w:r>
      <w:r w:rsidRPr="00427D8B">
        <w:tab/>
        <w:t xml:space="preserve">Partnerships subject to the filing requirement are required to file Form IT-565, </w:t>
      </w:r>
      <w:r w:rsidRPr="00427D8B">
        <w:rPr>
          <w:i/>
        </w:rPr>
        <w:t>Partnership Return of Income</w:t>
      </w:r>
      <w:r w:rsidRPr="00427D8B">
        <w:t>, and include all required schedules and attachments.</w:t>
      </w:r>
    </w:p>
    <w:p w14:paraId="3A542DB2" w14:textId="77777777" w:rsidR="00722A50" w:rsidRPr="00427D8B" w:rsidRDefault="00722A50" w:rsidP="00722A50">
      <w:pPr>
        <w:pStyle w:val="A"/>
      </w:pPr>
      <w:r w:rsidRPr="00427D8B">
        <w:t>B.</w:t>
      </w:r>
      <w:r w:rsidRPr="00427D8B">
        <w:tab/>
        <w:t>Exceptions</w:t>
      </w:r>
    </w:p>
    <w:p w14:paraId="4A69C6C7" w14:textId="77777777" w:rsidR="00722A50" w:rsidRPr="00427D8B" w:rsidRDefault="00722A50" w:rsidP="00722A50">
      <w:pPr>
        <w:pStyle w:val="1"/>
      </w:pPr>
      <w:r w:rsidRPr="00427D8B">
        <w:t>1.</w:t>
      </w:r>
      <w:r w:rsidRPr="00427D8B">
        <w:tab/>
        <w:t>A partnership is exempt from filing a partnership return if any of the following are applicable:</w:t>
      </w:r>
    </w:p>
    <w:p w14:paraId="56FB9436" w14:textId="77777777" w:rsidR="00722A50" w:rsidRPr="00427D8B" w:rsidRDefault="00722A50" w:rsidP="00722A50">
      <w:pPr>
        <w:pStyle w:val="a0"/>
      </w:pPr>
      <w:r w:rsidRPr="00427D8B">
        <w:t>a.</w:t>
      </w:r>
      <w:r w:rsidRPr="00427D8B">
        <w:tab/>
        <w:t>The partnership’s gross receipts were less than $250,000 and the partnership’s total assets at the end of the tax year were less than $1 million.</w:t>
      </w:r>
    </w:p>
    <w:p w14:paraId="0C71C63E" w14:textId="77777777" w:rsidR="00722A50" w:rsidRPr="00427D8B" w:rsidRDefault="00722A50" w:rsidP="00722A50">
      <w:pPr>
        <w:pStyle w:val="i0"/>
      </w:pPr>
      <w:r>
        <w:tab/>
      </w:r>
      <w:r w:rsidRPr="00427D8B">
        <w:t>i.</w:t>
      </w:r>
      <w:r w:rsidRPr="00427D8B">
        <w:tab/>
        <w:t xml:space="preserve">For purposes of this Subparagraph, “gross receipts” means the sum of the amounts reportable as gross receipt or sales, ordinary income from other partnerships, estates, and trusts, net farm profit and other income on federal Form 1065 or successor form (Lines 1a, 4, 5 and 7 on the 2023 Form 1065); other gross rental income, interest income, ordinary dividends, royalties, and other income on Schedule K, Partners’ Distributive Share Items, of federal Form 1065 or successor form (Lines 3a, 5, 6a, 7, and 11 on the 2023 Form 1065, Schedule K); gross proceeds from short-term and long-term capital gains on federal Schedule D, Capital Gains and Losses or successor form; gross proceeds from sale of business property on federal Schedule 4797 or successor </w:t>
      </w:r>
      <w:r w:rsidRPr="00427D8B">
        <w:t>form; and total gross rents on federal Form 8825 or successor form, (Line 18a on the 2023), excluding any negative values.</w:t>
      </w:r>
    </w:p>
    <w:p w14:paraId="03CEFE36" w14:textId="77777777" w:rsidR="00722A50" w:rsidRPr="00427D8B" w:rsidRDefault="00722A50" w:rsidP="00722A50">
      <w:pPr>
        <w:pStyle w:val="i0"/>
      </w:pPr>
      <w:r>
        <w:tab/>
      </w:r>
      <w:r w:rsidRPr="00427D8B">
        <w:t>ii.</w:t>
      </w:r>
      <w:r w:rsidRPr="00427D8B">
        <w:tab/>
        <w:t>For purposes of this Subparagraph, “total assets” means amounts reportable as end of tax year total assets on Schedule L, Balance Sheet per Books of the federal Form 1065, or successor form (Line 14, column D on the 2023 Form 1065, Schedule L) without regard to location of assets, and excluding any negative values reported as assets on the lines preceding of Schedule L (Lines 1 through 13 on the 2023 form).</w:t>
      </w:r>
    </w:p>
    <w:p w14:paraId="36FB0E3F" w14:textId="77777777" w:rsidR="00722A50" w:rsidRPr="00427D8B" w:rsidRDefault="00722A50" w:rsidP="00722A50">
      <w:pPr>
        <w:pStyle w:val="a0"/>
        <w:rPr>
          <w:strike/>
        </w:rPr>
      </w:pPr>
      <w:r w:rsidRPr="00427D8B">
        <w:t>b.</w:t>
      </w:r>
      <w:r w:rsidRPr="00427D8B">
        <w:tab/>
        <w:t>The partnership is not required to file federal Form 1065 with the Internal Revenue Service.</w:t>
      </w:r>
    </w:p>
    <w:p w14:paraId="585E5C4E" w14:textId="77777777" w:rsidR="00722A50" w:rsidRPr="00427D8B" w:rsidRDefault="00722A50" w:rsidP="00722A50">
      <w:pPr>
        <w:pStyle w:val="a0"/>
      </w:pPr>
      <w:r w:rsidRPr="00427D8B">
        <w:t>c.</w:t>
      </w:r>
      <w:r w:rsidRPr="00427D8B">
        <w:tab/>
        <w:t>The partnership elected to be taxed as a corporation and files Form CIFT 620 with the Department of Revenue.</w:t>
      </w:r>
    </w:p>
    <w:p w14:paraId="3707F8E0" w14:textId="77777777" w:rsidR="00722A50" w:rsidRPr="00427D8B" w:rsidRDefault="00722A50" w:rsidP="00722A50">
      <w:pPr>
        <w:pStyle w:val="a0"/>
      </w:pPr>
      <w:r w:rsidRPr="00427D8B">
        <w:t>d.</w:t>
      </w:r>
      <w:r w:rsidRPr="00427D8B">
        <w:tab/>
        <w:t xml:space="preserve">A partnership qualifying for any exception under this Paragraph must complete Form IT-565, </w:t>
      </w:r>
      <w:r w:rsidRPr="00427D8B">
        <w:rPr>
          <w:i/>
        </w:rPr>
        <w:t xml:space="preserve">Partnership Return of Income, </w:t>
      </w:r>
      <w:r w:rsidRPr="00427D8B">
        <w:t>when necessary</w:t>
      </w:r>
      <w:r w:rsidRPr="00427D8B">
        <w:rPr>
          <w:i/>
        </w:rPr>
        <w:t xml:space="preserve">, </w:t>
      </w:r>
      <w:r w:rsidRPr="00427D8B">
        <w:t>for the purpose of providing all partners with the information necessary to file all required income tax returns with the Department of Revenue.</w:t>
      </w:r>
    </w:p>
    <w:p w14:paraId="47E3695D" w14:textId="77777777" w:rsidR="00722A50" w:rsidRPr="00427D8B" w:rsidRDefault="00722A50" w:rsidP="00722A50">
      <w:pPr>
        <w:pStyle w:val="1"/>
        <w:rPr>
          <w:i/>
        </w:rPr>
      </w:pPr>
      <w:r w:rsidRPr="00427D8B">
        <w:t>2.</w:t>
      </w:r>
      <w:r w:rsidRPr="00427D8B">
        <w:tab/>
        <w:t xml:space="preserve">Notwithstanding Paragraph 1, a partnership shall file a state partnership return regardless of any applicable exception, </w:t>
      </w:r>
      <w:r>
        <w:t>when any of the following apply.</w:t>
      </w:r>
    </w:p>
    <w:p w14:paraId="7A4DF344" w14:textId="77777777" w:rsidR="00722A50" w:rsidRPr="00427D8B" w:rsidRDefault="00722A50" w:rsidP="00722A50">
      <w:pPr>
        <w:pStyle w:val="a0"/>
      </w:pPr>
      <w:r>
        <w:t>a.</w:t>
      </w:r>
      <w:r>
        <w:tab/>
      </w:r>
      <w:r w:rsidRPr="00427D8B">
        <w:t xml:space="preserve">The partnership is required to attach Schedule 6922, </w:t>
      </w:r>
      <w:r w:rsidRPr="00427D8B">
        <w:rPr>
          <w:i/>
        </w:rPr>
        <w:t>Louisiana Composite Partnership</w:t>
      </w:r>
      <w:r w:rsidRPr="00427D8B">
        <w:t>, to Form IT-565.</w:t>
      </w:r>
    </w:p>
    <w:p w14:paraId="1B7A79C8" w14:textId="77777777" w:rsidR="00722A50" w:rsidRDefault="00722A50" w:rsidP="00722A50">
      <w:pPr>
        <w:pStyle w:val="a0"/>
      </w:pPr>
      <w:r>
        <w:t>b.</w:t>
      </w:r>
      <w:r>
        <w:tab/>
      </w:r>
      <w:r w:rsidRPr="00427D8B">
        <w:t>The partnership has partners or related parties with an approved pass-through entity election on file with the Department of Revenue.</w:t>
      </w:r>
    </w:p>
    <w:p w14:paraId="449EADB8" w14:textId="77777777" w:rsidR="00722A50" w:rsidRPr="00427D8B" w:rsidRDefault="00722A50" w:rsidP="00722A50">
      <w:pPr>
        <w:pStyle w:val="AuthorityNote"/>
      </w:pPr>
      <w:r w:rsidRPr="00427D8B">
        <w:t>AUTHORITY NOTE:</w:t>
      </w:r>
      <w:r w:rsidRPr="00427D8B">
        <w:tab/>
        <w:t>Promulgated in accordance with R.S. 47:201.</w:t>
      </w:r>
    </w:p>
    <w:p w14:paraId="167B514D" w14:textId="77777777" w:rsidR="00722A50" w:rsidRPr="003166BF" w:rsidRDefault="00722A50" w:rsidP="00722A50">
      <w:pPr>
        <w:pStyle w:val="HistoricalNote"/>
      </w:pPr>
      <w:r w:rsidRPr="00427D8B">
        <w:t>HISTORICAL NOTE: Promulgated by the Department of Revenue, Tax Policy and Planning Division, LR 50:</w:t>
      </w:r>
      <w:r>
        <w:t>691 (May 2024).</w:t>
      </w:r>
    </w:p>
    <w:p w14:paraId="13EAA834" w14:textId="77777777" w:rsidR="000A70F9" w:rsidRDefault="000A70F9">
      <w:pPr>
        <w:pStyle w:val="Chapter"/>
      </w:pPr>
      <w:bookmarkStart w:id="479" w:name="TOC_Chap30"/>
      <w:bookmarkStart w:id="480" w:name="_Toc233690052"/>
      <w:bookmarkStart w:id="481" w:name="_Toc234030638"/>
      <w:bookmarkStart w:id="482" w:name="_Toc243721255"/>
      <w:bookmarkStart w:id="483" w:name="_Toc259619488"/>
      <w:bookmarkStart w:id="484" w:name="_Toc262718575"/>
      <w:bookmarkStart w:id="485" w:name="_Toc275165345"/>
      <w:bookmarkStart w:id="486" w:name="_Toc238197610"/>
      <w:r>
        <w:t>Chapter 15.</w:t>
      </w:r>
      <w:bookmarkEnd w:id="479"/>
      <w:r w:rsidR="00420421">
        <w:tab/>
      </w:r>
      <w:bookmarkStart w:id="487" w:name="TOCT_Chap30"/>
      <w:r>
        <w:t>Income: Withholding Tax</w:t>
      </w:r>
      <w:bookmarkEnd w:id="480"/>
      <w:bookmarkEnd w:id="481"/>
      <w:bookmarkEnd w:id="482"/>
      <w:bookmarkEnd w:id="483"/>
      <w:bookmarkEnd w:id="484"/>
      <w:bookmarkEnd w:id="485"/>
      <w:bookmarkEnd w:id="486"/>
      <w:bookmarkEnd w:id="487"/>
    </w:p>
    <w:p w14:paraId="2C439355" w14:textId="77777777" w:rsidR="000A70F9" w:rsidRDefault="000A70F9">
      <w:pPr>
        <w:pStyle w:val="Section"/>
      </w:pPr>
      <w:bookmarkStart w:id="488" w:name="_Toc233690053"/>
      <w:bookmarkStart w:id="489" w:name="_Toc234030639"/>
      <w:bookmarkStart w:id="490" w:name="_Toc243721256"/>
      <w:bookmarkStart w:id="491" w:name="_Toc259619489"/>
      <w:bookmarkStart w:id="492" w:name="_Toc262718576"/>
      <w:bookmarkStart w:id="493" w:name="_Toc275165346"/>
      <w:bookmarkStart w:id="494" w:name="_Toc238197611"/>
      <w:r>
        <w:t>§1501.</w:t>
      </w:r>
      <w:r>
        <w:tab/>
        <w:t>Income Tax Withholding Tables</w:t>
      </w:r>
      <w:bookmarkEnd w:id="488"/>
      <w:bookmarkEnd w:id="489"/>
      <w:bookmarkEnd w:id="490"/>
      <w:bookmarkEnd w:id="491"/>
      <w:bookmarkEnd w:id="492"/>
      <w:bookmarkEnd w:id="493"/>
      <w:bookmarkEnd w:id="494"/>
    </w:p>
    <w:p w14:paraId="3777DF73" w14:textId="77777777" w:rsidR="0018071F" w:rsidRPr="00036988" w:rsidRDefault="0018071F" w:rsidP="009A24AF">
      <w:pPr>
        <w:pStyle w:val="A"/>
      </w:pPr>
      <w:r>
        <w:t>A.</w:t>
      </w:r>
      <w:r>
        <w:tab/>
      </w:r>
      <w:r w:rsidRPr="00036988">
        <w:t>Employers required to deduct and withhold taxes pursuant to R.S. 47:112 shall deduct and withhold tax in an amount determined in accordance with the tables provided in Subsection C, the formulas provided in Subsection D, or a formula that produces equivalent amounts.</w:t>
      </w:r>
    </w:p>
    <w:p w14:paraId="0CC401C4" w14:textId="77777777" w:rsidR="0018071F" w:rsidRPr="00036988" w:rsidRDefault="0018071F" w:rsidP="009A24AF">
      <w:pPr>
        <w:pStyle w:val="A"/>
      </w:pPr>
      <w:r>
        <w:t>B.</w:t>
      </w:r>
      <w:r>
        <w:tab/>
        <w:t>Wage Bracket Tables and I</w:t>
      </w:r>
      <w:r w:rsidRPr="00036988">
        <w:t>nstructions</w:t>
      </w:r>
    </w:p>
    <w:p w14:paraId="56847E83" w14:textId="77777777" w:rsidR="0018071F" w:rsidRPr="00036988" w:rsidRDefault="0018071F" w:rsidP="0018071F">
      <w:pPr>
        <w:pStyle w:val="1"/>
      </w:pPr>
      <w:r w:rsidRPr="00036988">
        <w:t>1.</w:t>
      </w:r>
      <w:r w:rsidRPr="00036988">
        <w:tab/>
        <w:t>Select the set of tables that corresponds to the payroll period of the employee.</w:t>
      </w:r>
    </w:p>
    <w:p w14:paraId="33F65E47" w14:textId="77777777" w:rsidR="00715378" w:rsidRPr="007A75F0" w:rsidRDefault="0018071F" w:rsidP="00715378">
      <w:pPr>
        <w:pStyle w:val="1"/>
        <w:rPr>
          <w:rFonts w:eastAsia="Calibri"/>
        </w:rPr>
      </w:pPr>
      <w:r w:rsidRPr="00036988">
        <w:t>2.</w:t>
      </w:r>
      <w:r w:rsidRPr="00036988">
        <w:tab/>
      </w:r>
      <w:r w:rsidR="00715378" w:rsidRPr="007A75F0">
        <w:rPr>
          <w:rFonts w:eastAsia="Calibri"/>
        </w:rPr>
        <w:t xml:space="preserve">With the use of the information obtained from Form R-1300(L-4), </w:t>
      </w:r>
      <w:r w:rsidR="00715378" w:rsidRPr="007A75F0">
        <w:rPr>
          <w:rFonts w:eastAsia="Calibri"/>
          <w:i/>
        </w:rPr>
        <w:t>Employee’s Withholding Exemption Certificate</w:t>
      </w:r>
      <w:r w:rsidR="00715378" w:rsidRPr="007A75F0">
        <w:rPr>
          <w:rFonts w:eastAsia="Calibri"/>
        </w:rPr>
        <w:t>, determine which column of the tables to use.</w:t>
      </w:r>
    </w:p>
    <w:p w14:paraId="0D8B98D9" w14:textId="77777777" w:rsidR="00715378" w:rsidRPr="007A75F0" w:rsidRDefault="00715378" w:rsidP="00715378">
      <w:pPr>
        <w:pStyle w:val="a0"/>
        <w:rPr>
          <w:rFonts w:eastAsia="Calibri"/>
        </w:rPr>
      </w:pPr>
      <w:r w:rsidRPr="007A75F0">
        <w:rPr>
          <w:rFonts w:eastAsia="Calibri"/>
        </w:rPr>
        <w:t>a.</w:t>
      </w:r>
      <w:r w:rsidRPr="007A75F0">
        <w:rPr>
          <w:rFonts w:eastAsia="Calibri"/>
        </w:rPr>
        <w:tab/>
        <w:t>If your employee does not claim a standard deduction, use the column in the table designated 0.</w:t>
      </w:r>
    </w:p>
    <w:p w14:paraId="3F736226" w14:textId="77777777" w:rsidR="00715378" w:rsidRPr="007A75F0" w:rsidRDefault="00715378" w:rsidP="00715378">
      <w:pPr>
        <w:pStyle w:val="a0"/>
        <w:rPr>
          <w:rFonts w:eastAsia="Calibri"/>
          <w:strike/>
        </w:rPr>
      </w:pPr>
      <w:r w:rsidRPr="007A75F0">
        <w:rPr>
          <w:rFonts w:eastAsia="Calibri"/>
        </w:rPr>
        <w:t>b.</w:t>
      </w:r>
      <w:r w:rsidRPr="007A75F0">
        <w:rPr>
          <w:rFonts w:eastAsia="Calibri"/>
        </w:rPr>
        <w:tab/>
        <w:t xml:space="preserve">If your employee utilizes the filing status of Single Individual or Married-Separate the column in the table designated 1. </w:t>
      </w:r>
    </w:p>
    <w:p w14:paraId="488910D0" w14:textId="77777777" w:rsidR="00715378" w:rsidRPr="007A75F0" w:rsidRDefault="00715378" w:rsidP="00715378">
      <w:pPr>
        <w:pStyle w:val="a0"/>
        <w:rPr>
          <w:rFonts w:eastAsia="Calibri"/>
          <w:strike/>
        </w:rPr>
      </w:pPr>
      <w:r w:rsidRPr="007A75F0">
        <w:rPr>
          <w:rFonts w:eastAsia="Calibri"/>
        </w:rPr>
        <w:lastRenderedPageBreak/>
        <w:t>c.</w:t>
      </w:r>
      <w:r w:rsidRPr="007A75F0">
        <w:rPr>
          <w:rFonts w:eastAsia="Calibri"/>
        </w:rPr>
        <w:tab/>
        <w:t xml:space="preserve">If your employee utilizes the filing status of Married-Joint, Qualified Surviving Spouse, or Head of Household, use the column in the table designated 2. </w:t>
      </w:r>
    </w:p>
    <w:p w14:paraId="4D56E091" w14:textId="77777777" w:rsidR="00715378" w:rsidRPr="007A75F0" w:rsidRDefault="00715378" w:rsidP="00715378">
      <w:pPr>
        <w:pStyle w:val="A"/>
        <w:rPr>
          <w:rFonts w:eastAsia="Calibri"/>
        </w:rPr>
      </w:pPr>
      <w:r w:rsidRPr="007A75F0">
        <w:rPr>
          <w:rFonts w:eastAsia="Calibri"/>
        </w:rPr>
        <w:t>C.</w:t>
      </w:r>
      <w:r w:rsidRPr="007A75F0">
        <w:rPr>
          <w:rFonts w:eastAsia="Calibri"/>
        </w:rPr>
        <w:tab/>
        <w:t>Withholding Tax Tables</w:t>
      </w:r>
    </w:p>
    <w:p w14:paraId="18F1EED3" w14:textId="77777777" w:rsidR="00715378" w:rsidRPr="007A75F0" w:rsidRDefault="00715378" w:rsidP="00715378">
      <w:pPr>
        <w:pStyle w:val="1"/>
        <w:rPr>
          <w:rFonts w:eastAsia="Calibri"/>
        </w:rPr>
      </w:pPr>
      <w:r w:rsidRPr="007A75F0">
        <w:rPr>
          <w:rFonts w:eastAsia="Calibri"/>
        </w:rPr>
        <w:t>1.</w:t>
      </w:r>
      <w:r w:rsidRPr="007A75F0">
        <w:rPr>
          <w:rFonts w:eastAsia="Calibri"/>
        </w:rPr>
        <w:tab/>
        <w:t>For the purposes of the withholding tax tables:</w:t>
      </w:r>
    </w:p>
    <w:p w14:paraId="1463C775" w14:textId="62BDB7C2" w:rsidR="00715378" w:rsidRPr="007A75F0" w:rsidRDefault="00715378" w:rsidP="00715378">
      <w:pPr>
        <w:pStyle w:val="a0"/>
        <w:rPr>
          <w:rFonts w:eastAsia="Calibri"/>
        </w:rPr>
      </w:pPr>
      <w:r w:rsidRPr="007A75F0">
        <w:rPr>
          <w:rFonts w:eastAsia="Calibri"/>
        </w:rPr>
        <w:t>a.</w:t>
      </w:r>
      <w:r w:rsidRPr="007A75F0">
        <w:rPr>
          <w:rFonts w:eastAsia="Calibri"/>
        </w:rPr>
        <w:tab/>
      </w:r>
      <w:r w:rsidR="00F72C3E" w:rsidRPr="00F84108">
        <w:rPr>
          <w:rFonts w:eastAsia="Aptos"/>
        </w:rPr>
        <w:t>Filers utilizing a filing status of Single Individual or Married-Separate are allowed a standard deduction in the amount of $12,875.00</w:t>
      </w:r>
      <w:r w:rsidRPr="007A75F0">
        <w:rPr>
          <w:rFonts w:eastAsia="Calibri"/>
        </w:rPr>
        <w:t>;</w:t>
      </w:r>
    </w:p>
    <w:p w14:paraId="52E78CD3" w14:textId="77777777" w:rsidR="00715378" w:rsidRDefault="00715378" w:rsidP="00715378">
      <w:pPr>
        <w:pStyle w:val="a0"/>
        <w:rPr>
          <w:rFonts w:eastAsia="Calibri"/>
        </w:rPr>
      </w:pPr>
      <w:r w:rsidRPr="007A75F0">
        <w:rPr>
          <w:rFonts w:eastAsia="Calibri"/>
        </w:rPr>
        <w:t>b.</w:t>
      </w:r>
      <w:r w:rsidRPr="007A75F0">
        <w:rPr>
          <w:rFonts w:eastAsia="Calibri"/>
        </w:rPr>
        <w:tab/>
        <w:t>Filers utilizing a filing status of Married-Joint, Qualified Surviving Spouse, or Head of Household are allowed a standard deduction in an amount equal to 200</w:t>
      </w:r>
      <w:r>
        <w:rPr>
          <w:rFonts w:eastAsia="Calibri"/>
        </w:rPr>
        <w:t xml:space="preserve"> percent</w:t>
      </w:r>
      <w:r w:rsidRPr="007A75F0">
        <w:rPr>
          <w:rFonts w:eastAsia="Calibri"/>
        </w:rPr>
        <w:t xml:space="preserve"> of the dollar amount provided for single individuals.</w:t>
      </w:r>
    </w:p>
    <w:p w14:paraId="181252C5" w14:textId="3C239D79" w:rsidR="00920A41" w:rsidRDefault="00715378" w:rsidP="00715378">
      <w:pPr>
        <w:pStyle w:val="1"/>
      </w:pPr>
      <w:r w:rsidRPr="007A75F0">
        <w:t>2.</w:t>
      </w:r>
      <w:r w:rsidRPr="007A75F0">
        <w:tab/>
        <w:t>Withholding Tables</w:t>
      </w:r>
      <w:r>
        <w:t>—</w:t>
      </w:r>
      <w:r w:rsidRPr="007A75F0">
        <w:t>Effective on or after January 1, 202</w:t>
      </w:r>
      <w:r w:rsidR="00B12A1C">
        <w:t>6</w:t>
      </w:r>
      <w:r w:rsidRPr="007A75F0">
        <w:t>:</w:t>
      </w:r>
    </w:p>
    <w:tbl>
      <w:tblPr>
        <w:tblW w:w="4855" w:type="dxa"/>
        <w:jc w:val="center"/>
        <w:tblLook w:val="04A0" w:firstRow="1" w:lastRow="0" w:firstColumn="1" w:lastColumn="0" w:noHBand="0" w:noVBand="1"/>
      </w:tblPr>
      <w:tblGrid>
        <w:gridCol w:w="1057"/>
        <w:gridCol w:w="1098"/>
        <w:gridCol w:w="900"/>
        <w:gridCol w:w="900"/>
        <w:gridCol w:w="900"/>
      </w:tblGrid>
      <w:tr w:rsidR="00232CF6" w:rsidRPr="00CE63EB" w14:paraId="63BF3F52" w14:textId="77777777" w:rsidTr="004422F2">
        <w:trPr>
          <w:trHeight w:val="260"/>
          <w:tblHeader/>
          <w:jc w:val="center"/>
        </w:trPr>
        <w:tc>
          <w:tcPr>
            <w:tcW w:w="4855" w:type="dxa"/>
            <w:gridSpan w:val="5"/>
            <w:tcBorders>
              <w:top w:val="double" w:sz="6" w:space="0" w:color="auto"/>
              <w:left w:val="double" w:sz="6" w:space="0" w:color="auto"/>
              <w:bottom w:val="single" w:sz="6" w:space="0" w:color="auto"/>
              <w:right w:val="double" w:sz="6" w:space="0" w:color="auto"/>
            </w:tcBorders>
            <w:shd w:val="clear" w:color="000000" w:fill="C0C0C0"/>
            <w:noWrap/>
            <w:vAlign w:val="center"/>
            <w:hideMark/>
          </w:tcPr>
          <w:p w14:paraId="6DC2C2FC" w14:textId="77777777" w:rsidR="00232CF6" w:rsidRPr="00CE63EB" w:rsidRDefault="00232CF6" w:rsidP="004422F2">
            <w:pPr>
              <w:jc w:val="center"/>
              <w:rPr>
                <w:b/>
                <w:bCs/>
                <w:sz w:val="16"/>
                <w:szCs w:val="16"/>
              </w:rPr>
            </w:pPr>
            <w:r w:rsidRPr="00CE63EB">
              <w:rPr>
                <w:b/>
                <w:bCs/>
                <w:sz w:val="16"/>
                <w:szCs w:val="16"/>
              </w:rPr>
              <w:t>Daily Louisiana Income Tax Withholding Table</w:t>
            </w:r>
          </w:p>
        </w:tc>
      </w:tr>
      <w:tr w:rsidR="00232CF6" w:rsidRPr="00CE63EB" w14:paraId="4FA49CCA" w14:textId="77777777" w:rsidTr="004422F2">
        <w:trPr>
          <w:trHeight w:val="250"/>
          <w:tblHeader/>
          <w:jc w:val="center"/>
        </w:trPr>
        <w:tc>
          <w:tcPr>
            <w:tcW w:w="2155" w:type="dxa"/>
            <w:gridSpan w:val="2"/>
            <w:tcBorders>
              <w:top w:val="single" w:sz="6" w:space="0" w:color="auto"/>
              <w:left w:val="double" w:sz="6" w:space="0" w:color="auto"/>
              <w:bottom w:val="single" w:sz="6" w:space="0" w:color="auto"/>
              <w:right w:val="single" w:sz="6" w:space="0" w:color="auto"/>
            </w:tcBorders>
            <w:shd w:val="clear" w:color="000000" w:fill="C0C0C0"/>
            <w:noWrap/>
            <w:vAlign w:val="center"/>
            <w:hideMark/>
          </w:tcPr>
          <w:p w14:paraId="3AED1DB5" w14:textId="77777777" w:rsidR="00232CF6" w:rsidRPr="00CE63EB" w:rsidRDefault="00232CF6" w:rsidP="004422F2">
            <w:pPr>
              <w:jc w:val="center"/>
              <w:rPr>
                <w:b/>
                <w:bCs/>
                <w:sz w:val="16"/>
                <w:szCs w:val="16"/>
              </w:rPr>
            </w:pPr>
            <w:r w:rsidRPr="00CE63EB">
              <w:rPr>
                <w:b/>
                <w:bCs/>
                <w:sz w:val="16"/>
                <w:szCs w:val="16"/>
              </w:rPr>
              <w:t>Standard Deduction:</w:t>
            </w:r>
          </w:p>
        </w:tc>
        <w:tc>
          <w:tcPr>
            <w:tcW w:w="900" w:type="dxa"/>
            <w:tcBorders>
              <w:top w:val="single" w:sz="6" w:space="0" w:color="auto"/>
              <w:left w:val="single" w:sz="6" w:space="0" w:color="auto"/>
              <w:bottom w:val="single" w:sz="6" w:space="0" w:color="auto"/>
              <w:right w:val="single" w:sz="6" w:space="0" w:color="auto"/>
            </w:tcBorders>
            <w:shd w:val="clear" w:color="000000" w:fill="C0C0C0"/>
            <w:noWrap/>
            <w:vAlign w:val="center"/>
            <w:hideMark/>
          </w:tcPr>
          <w:p w14:paraId="35997854" w14:textId="77777777" w:rsidR="00232CF6" w:rsidRPr="00CE63EB" w:rsidRDefault="00232CF6" w:rsidP="004422F2">
            <w:pPr>
              <w:jc w:val="center"/>
              <w:rPr>
                <w:b/>
                <w:bCs/>
                <w:sz w:val="16"/>
                <w:szCs w:val="16"/>
              </w:rPr>
            </w:pPr>
            <w:r w:rsidRPr="00CE63EB">
              <w:rPr>
                <w:b/>
                <w:bCs/>
                <w:sz w:val="16"/>
                <w:szCs w:val="16"/>
              </w:rPr>
              <w:t>0</w:t>
            </w:r>
          </w:p>
        </w:tc>
        <w:tc>
          <w:tcPr>
            <w:tcW w:w="900" w:type="dxa"/>
            <w:tcBorders>
              <w:top w:val="single" w:sz="6" w:space="0" w:color="auto"/>
              <w:left w:val="single" w:sz="6" w:space="0" w:color="auto"/>
              <w:bottom w:val="single" w:sz="6" w:space="0" w:color="auto"/>
              <w:right w:val="single" w:sz="6" w:space="0" w:color="auto"/>
            </w:tcBorders>
            <w:shd w:val="clear" w:color="000000" w:fill="C0C0C0"/>
            <w:noWrap/>
            <w:vAlign w:val="center"/>
            <w:hideMark/>
          </w:tcPr>
          <w:p w14:paraId="5BAA049B" w14:textId="77777777" w:rsidR="00232CF6" w:rsidRPr="00CE63EB" w:rsidRDefault="00232CF6" w:rsidP="004422F2">
            <w:pPr>
              <w:jc w:val="center"/>
              <w:rPr>
                <w:b/>
                <w:bCs/>
                <w:sz w:val="16"/>
                <w:szCs w:val="16"/>
              </w:rPr>
            </w:pPr>
            <w:r w:rsidRPr="00CE63EB">
              <w:rPr>
                <w:b/>
                <w:bCs/>
                <w:sz w:val="16"/>
                <w:szCs w:val="16"/>
              </w:rPr>
              <w:t>1</w:t>
            </w:r>
          </w:p>
        </w:tc>
        <w:tc>
          <w:tcPr>
            <w:tcW w:w="900" w:type="dxa"/>
            <w:tcBorders>
              <w:top w:val="single" w:sz="6" w:space="0" w:color="auto"/>
              <w:left w:val="single" w:sz="6" w:space="0" w:color="auto"/>
              <w:bottom w:val="single" w:sz="6" w:space="0" w:color="auto"/>
              <w:right w:val="double" w:sz="6" w:space="0" w:color="auto"/>
            </w:tcBorders>
            <w:shd w:val="clear" w:color="000000" w:fill="C0C0C0"/>
            <w:noWrap/>
            <w:vAlign w:val="center"/>
            <w:hideMark/>
          </w:tcPr>
          <w:p w14:paraId="247FA333" w14:textId="77777777" w:rsidR="00232CF6" w:rsidRPr="00CE63EB" w:rsidRDefault="00232CF6" w:rsidP="004422F2">
            <w:pPr>
              <w:jc w:val="center"/>
              <w:rPr>
                <w:b/>
                <w:bCs/>
                <w:sz w:val="16"/>
                <w:szCs w:val="16"/>
              </w:rPr>
            </w:pPr>
            <w:r w:rsidRPr="00CE63EB">
              <w:rPr>
                <w:b/>
                <w:bCs/>
                <w:sz w:val="16"/>
                <w:szCs w:val="16"/>
              </w:rPr>
              <w:t>2</w:t>
            </w:r>
          </w:p>
        </w:tc>
      </w:tr>
      <w:tr w:rsidR="00232CF6" w:rsidRPr="00CE63EB" w14:paraId="5D2D959B" w14:textId="77777777" w:rsidTr="004422F2">
        <w:trPr>
          <w:trHeight w:val="250"/>
          <w:tblHeader/>
          <w:jc w:val="center"/>
        </w:trPr>
        <w:tc>
          <w:tcPr>
            <w:tcW w:w="2155" w:type="dxa"/>
            <w:gridSpan w:val="2"/>
            <w:tcBorders>
              <w:top w:val="single" w:sz="6" w:space="0" w:color="auto"/>
              <w:left w:val="double" w:sz="6" w:space="0" w:color="auto"/>
              <w:bottom w:val="single" w:sz="6" w:space="0" w:color="auto"/>
              <w:right w:val="single" w:sz="6" w:space="0" w:color="auto"/>
            </w:tcBorders>
            <w:shd w:val="clear" w:color="000000" w:fill="C0C0C0"/>
            <w:noWrap/>
            <w:vAlign w:val="center"/>
            <w:hideMark/>
          </w:tcPr>
          <w:p w14:paraId="791FD33C" w14:textId="77777777" w:rsidR="00232CF6" w:rsidRPr="00CE63EB" w:rsidRDefault="00232CF6" w:rsidP="004422F2">
            <w:pPr>
              <w:jc w:val="center"/>
              <w:rPr>
                <w:b/>
                <w:bCs/>
                <w:sz w:val="16"/>
                <w:szCs w:val="16"/>
              </w:rPr>
            </w:pPr>
            <w:r w:rsidRPr="00CE63EB">
              <w:rPr>
                <w:b/>
                <w:bCs/>
                <w:sz w:val="16"/>
                <w:szCs w:val="16"/>
              </w:rPr>
              <w:t>Salary Range:</w:t>
            </w:r>
          </w:p>
        </w:tc>
        <w:tc>
          <w:tcPr>
            <w:tcW w:w="900" w:type="dxa"/>
            <w:tcBorders>
              <w:top w:val="single" w:sz="6" w:space="0" w:color="auto"/>
              <w:left w:val="single" w:sz="6" w:space="0" w:color="auto"/>
              <w:bottom w:val="single" w:sz="6" w:space="0" w:color="auto"/>
              <w:right w:val="single" w:sz="6" w:space="0" w:color="auto"/>
            </w:tcBorders>
            <w:shd w:val="clear" w:color="000000" w:fill="C0C0C0"/>
            <w:noWrap/>
            <w:vAlign w:val="center"/>
            <w:hideMark/>
          </w:tcPr>
          <w:p w14:paraId="54F7AD8A" w14:textId="77777777" w:rsidR="00232CF6" w:rsidRPr="00CE63EB" w:rsidRDefault="00232CF6" w:rsidP="004422F2">
            <w:pPr>
              <w:jc w:val="center"/>
              <w:rPr>
                <w:sz w:val="16"/>
                <w:szCs w:val="16"/>
              </w:rPr>
            </w:pPr>
          </w:p>
        </w:tc>
        <w:tc>
          <w:tcPr>
            <w:tcW w:w="900" w:type="dxa"/>
            <w:tcBorders>
              <w:top w:val="single" w:sz="6" w:space="0" w:color="auto"/>
              <w:left w:val="single" w:sz="6" w:space="0" w:color="auto"/>
              <w:bottom w:val="single" w:sz="6" w:space="0" w:color="auto"/>
              <w:right w:val="single" w:sz="6" w:space="0" w:color="auto"/>
            </w:tcBorders>
            <w:shd w:val="clear" w:color="000000" w:fill="C0C0C0"/>
            <w:noWrap/>
            <w:vAlign w:val="center"/>
            <w:hideMark/>
          </w:tcPr>
          <w:p w14:paraId="3CC97401" w14:textId="77777777" w:rsidR="00232CF6" w:rsidRPr="00CE63EB" w:rsidRDefault="00232CF6" w:rsidP="004422F2">
            <w:pPr>
              <w:jc w:val="center"/>
              <w:rPr>
                <w:sz w:val="16"/>
                <w:szCs w:val="16"/>
              </w:rPr>
            </w:pPr>
          </w:p>
        </w:tc>
        <w:tc>
          <w:tcPr>
            <w:tcW w:w="900" w:type="dxa"/>
            <w:tcBorders>
              <w:top w:val="single" w:sz="6" w:space="0" w:color="auto"/>
              <w:left w:val="single" w:sz="6" w:space="0" w:color="auto"/>
              <w:bottom w:val="single" w:sz="6" w:space="0" w:color="auto"/>
              <w:right w:val="double" w:sz="6" w:space="0" w:color="auto"/>
            </w:tcBorders>
            <w:shd w:val="clear" w:color="000000" w:fill="C0C0C0"/>
            <w:noWrap/>
            <w:vAlign w:val="center"/>
            <w:hideMark/>
          </w:tcPr>
          <w:p w14:paraId="17742148" w14:textId="77777777" w:rsidR="00232CF6" w:rsidRPr="00CE63EB" w:rsidRDefault="00232CF6" w:rsidP="004422F2">
            <w:pPr>
              <w:jc w:val="center"/>
              <w:rPr>
                <w:sz w:val="16"/>
                <w:szCs w:val="16"/>
              </w:rPr>
            </w:pPr>
          </w:p>
        </w:tc>
      </w:tr>
      <w:tr w:rsidR="00232CF6" w:rsidRPr="00CE63EB" w14:paraId="1C42B98B" w14:textId="77777777" w:rsidTr="004422F2">
        <w:trPr>
          <w:trHeight w:val="260"/>
          <w:tblHeader/>
          <w:jc w:val="center"/>
        </w:trPr>
        <w:tc>
          <w:tcPr>
            <w:tcW w:w="1057" w:type="dxa"/>
            <w:tcBorders>
              <w:top w:val="single" w:sz="6" w:space="0" w:color="auto"/>
              <w:left w:val="double" w:sz="6" w:space="0" w:color="auto"/>
              <w:bottom w:val="single" w:sz="6" w:space="0" w:color="auto"/>
              <w:right w:val="single" w:sz="6" w:space="0" w:color="auto"/>
            </w:tcBorders>
            <w:shd w:val="clear" w:color="000000" w:fill="C0C0C0"/>
            <w:noWrap/>
            <w:vAlign w:val="center"/>
            <w:hideMark/>
          </w:tcPr>
          <w:p w14:paraId="38D13BF8" w14:textId="77777777" w:rsidR="00232CF6" w:rsidRPr="00CE63EB" w:rsidRDefault="00232CF6" w:rsidP="004422F2">
            <w:pPr>
              <w:jc w:val="center"/>
              <w:rPr>
                <w:b/>
                <w:bCs/>
                <w:sz w:val="16"/>
                <w:szCs w:val="16"/>
              </w:rPr>
            </w:pPr>
            <w:r w:rsidRPr="00CE63EB">
              <w:rPr>
                <w:b/>
                <w:bCs/>
                <w:sz w:val="16"/>
                <w:szCs w:val="16"/>
              </w:rPr>
              <w:t>Min</w:t>
            </w:r>
          </w:p>
        </w:tc>
        <w:tc>
          <w:tcPr>
            <w:tcW w:w="1098" w:type="dxa"/>
            <w:tcBorders>
              <w:top w:val="single" w:sz="6" w:space="0" w:color="auto"/>
              <w:left w:val="single" w:sz="6" w:space="0" w:color="auto"/>
              <w:bottom w:val="single" w:sz="6" w:space="0" w:color="auto"/>
              <w:right w:val="single" w:sz="6" w:space="0" w:color="auto"/>
            </w:tcBorders>
            <w:shd w:val="clear" w:color="000000" w:fill="C0C0C0"/>
            <w:noWrap/>
            <w:vAlign w:val="center"/>
            <w:hideMark/>
          </w:tcPr>
          <w:p w14:paraId="4DF658B5" w14:textId="77777777" w:rsidR="00232CF6" w:rsidRPr="00CE63EB" w:rsidRDefault="00232CF6" w:rsidP="004422F2">
            <w:pPr>
              <w:jc w:val="center"/>
              <w:rPr>
                <w:b/>
                <w:bCs/>
                <w:sz w:val="16"/>
                <w:szCs w:val="16"/>
              </w:rPr>
            </w:pPr>
            <w:r w:rsidRPr="00CE63EB">
              <w:rPr>
                <w:b/>
                <w:bCs/>
                <w:sz w:val="16"/>
                <w:szCs w:val="16"/>
              </w:rPr>
              <w:t>Max</w:t>
            </w:r>
          </w:p>
        </w:tc>
        <w:tc>
          <w:tcPr>
            <w:tcW w:w="900" w:type="dxa"/>
            <w:tcBorders>
              <w:top w:val="single" w:sz="6" w:space="0" w:color="auto"/>
              <w:left w:val="single" w:sz="6" w:space="0" w:color="auto"/>
              <w:bottom w:val="single" w:sz="6" w:space="0" w:color="auto"/>
              <w:right w:val="single" w:sz="6" w:space="0" w:color="auto"/>
            </w:tcBorders>
            <w:shd w:val="clear" w:color="000000" w:fill="C0C0C0"/>
            <w:noWrap/>
            <w:vAlign w:val="center"/>
            <w:hideMark/>
          </w:tcPr>
          <w:p w14:paraId="7EB5F9C2" w14:textId="77777777" w:rsidR="00232CF6" w:rsidRPr="00CE63EB" w:rsidRDefault="00232CF6" w:rsidP="004422F2">
            <w:pPr>
              <w:jc w:val="center"/>
              <w:rPr>
                <w:sz w:val="16"/>
                <w:szCs w:val="16"/>
              </w:rPr>
            </w:pPr>
          </w:p>
        </w:tc>
        <w:tc>
          <w:tcPr>
            <w:tcW w:w="900" w:type="dxa"/>
            <w:tcBorders>
              <w:top w:val="single" w:sz="6" w:space="0" w:color="auto"/>
              <w:left w:val="single" w:sz="6" w:space="0" w:color="auto"/>
              <w:bottom w:val="single" w:sz="6" w:space="0" w:color="auto"/>
              <w:right w:val="single" w:sz="6" w:space="0" w:color="auto"/>
            </w:tcBorders>
            <w:shd w:val="clear" w:color="000000" w:fill="C0C0C0"/>
            <w:noWrap/>
            <w:vAlign w:val="center"/>
            <w:hideMark/>
          </w:tcPr>
          <w:p w14:paraId="263B77CC" w14:textId="77777777" w:rsidR="00232CF6" w:rsidRPr="00CE63EB" w:rsidRDefault="00232CF6" w:rsidP="004422F2">
            <w:pPr>
              <w:jc w:val="center"/>
              <w:rPr>
                <w:sz w:val="16"/>
                <w:szCs w:val="16"/>
              </w:rPr>
            </w:pPr>
          </w:p>
        </w:tc>
        <w:tc>
          <w:tcPr>
            <w:tcW w:w="900" w:type="dxa"/>
            <w:tcBorders>
              <w:top w:val="single" w:sz="6" w:space="0" w:color="auto"/>
              <w:left w:val="single" w:sz="6" w:space="0" w:color="auto"/>
              <w:bottom w:val="single" w:sz="6" w:space="0" w:color="auto"/>
              <w:right w:val="double" w:sz="6" w:space="0" w:color="auto"/>
            </w:tcBorders>
            <w:shd w:val="clear" w:color="000000" w:fill="C0C0C0"/>
            <w:noWrap/>
            <w:vAlign w:val="center"/>
            <w:hideMark/>
          </w:tcPr>
          <w:p w14:paraId="526F8B60" w14:textId="77777777" w:rsidR="00232CF6" w:rsidRPr="00CE63EB" w:rsidRDefault="00232CF6" w:rsidP="004422F2">
            <w:pPr>
              <w:jc w:val="center"/>
              <w:rPr>
                <w:sz w:val="16"/>
                <w:szCs w:val="16"/>
              </w:rPr>
            </w:pPr>
          </w:p>
        </w:tc>
      </w:tr>
      <w:tr w:rsidR="00232CF6" w:rsidRPr="00CE63EB" w14:paraId="7DDE9265"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6D4D0E7" w14:textId="77777777" w:rsidR="00232CF6" w:rsidRPr="00CE63EB" w:rsidRDefault="00232CF6" w:rsidP="004422F2">
            <w:pPr>
              <w:jc w:val="center"/>
              <w:rPr>
                <w:sz w:val="16"/>
                <w:szCs w:val="16"/>
              </w:rPr>
            </w:pPr>
            <w:r w:rsidRPr="00CE63EB">
              <w:rPr>
                <w:sz w:val="16"/>
                <w:szCs w:val="16"/>
              </w:rPr>
              <w:t>0.00</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D5F0BBA" w14:textId="77777777" w:rsidR="00232CF6" w:rsidRPr="00CE63EB" w:rsidRDefault="00232CF6" w:rsidP="004422F2">
            <w:pPr>
              <w:jc w:val="center"/>
              <w:rPr>
                <w:sz w:val="16"/>
                <w:szCs w:val="16"/>
              </w:rPr>
            </w:pPr>
            <w:r w:rsidRPr="00CE63EB">
              <w:rPr>
                <w:sz w:val="16"/>
                <w:szCs w:val="16"/>
              </w:rPr>
              <w:t>10.00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251C84B" w14:textId="77777777" w:rsidR="00232CF6" w:rsidRPr="00CE63EB" w:rsidRDefault="00232CF6" w:rsidP="004422F2">
            <w:pPr>
              <w:jc w:val="center"/>
              <w:rPr>
                <w:sz w:val="16"/>
                <w:szCs w:val="16"/>
              </w:rPr>
            </w:pPr>
            <w:r w:rsidRPr="00CE63EB">
              <w:rPr>
                <w:rFonts w:eastAsia="Aptos"/>
                <w:kern w:val="2"/>
                <w:sz w:val="16"/>
                <w:szCs w:val="16"/>
              </w:rPr>
              <w:t>0.15</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67DCA79"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2CD6D14"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3DDC56B2"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5EA32FBD" w14:textId="77777777" w:rsidR="00232CF6" w:rsidRPr="00CE63EB" w:rsidRDefault="00232CF6" w:rsidP="004422F2">
            <w:pPr>
              <w:jc w:val="center"/>
              <w:rPr>
                <w:sz w:val="16"/>
                <w:szCs w:val="16"/>
              </w:rPr>
            </w:pPr>
            <w:r w:rsidRPr="00CE63EB">
              <w:rPr>
                <w:sz w:val="16"/>
                <w:szCs w:val="16"/>
              </w:rPr>
              <w:t>10.01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56B5A06" w14:textId="77777777" w:rsidR="00232CF6" w:rsidRPr="00CE63EB" w:rsidRDefault="00232CF6" w:rsidP="004422F2">
            <w:pPr>
              <w:jc w:val="center"/>
              <w:rPr>
                <w:sz w:val="16"/>
                <w:szCs w:val="16"/>
              </w:rPr>
            </w:pPr>
            <w:r w:rsidRPr="00CE63EB">
              <w:rPr>
                <w:sz w:val="16"/>
                <w:szCs w:val="16"/>
              </w:rPr>
              <w:t>12.00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2697563" w14:textId="77777777" w:rsidR="00232CF6" w:rsidRPr="00CE63EB" w:rsidRDefault="00232CF6" w:rsidP="004422F2">
            <w:pPr>
              <w:jc w:val="center"/>
              <w:rPr>
                <w:sz w:val="16"/>
                <w:szCs w:val="16"/>
              </w:rPr>
            </w:pPr>
            <w:r w:rsidRPr="00CE63EB">
              <w:rPr>
                <w:rFonts w:eastAsia="Aptos"/>
                <w:kern w:val="2"/>
                <w:sz w:val="16"/>
                <w:szCs w:val="16"/>
              </w:rPr>
              <w:t>0.34</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2C955AB"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0E860F5"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46F7976F"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8F6AD46" w14:textId="77777777" w:rsidR="00232CF6" w:rsidRPr="00CE63EB" w:rsidRDefault="00232CF6" w:rsidP="004422F2">
            <w:pPr>
              <w:jc w:val="center"/>
              <w:rPr>
                <w:sz w:val="16"/>
                <w:szCs w:val="16"/>
              </w:rPr>
            </w:pPr>
            <w:r w:rsidRPr="00CE63EB">
              <w:rPr>
                <w:sz w:val="16"/>
                <w:szCs w:val="16"/>
              </w:rPr>
              <w:t>12.01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A6242A0" w14:textId="77777777" w:rsidR="00232CF6" w:rsidRPr="00CE63EB" w:rsidRDefault="00232CF6" w:rsidP="004422F2">
            <w:pPr>
              <w:jc w:val="center"/>
              <w:rPr>
                <w:sz w:val="16"/>
                <w:szCs w:val="16"/>
              </w:rPr>
            </w:pPr>
            <w:r w:rsidRPr="00CE63EB">
              <w:rPr>
                <w:sz w:val="16"/>
                <w:szCs w:val="16"/>
              </w:rPr>
              <w:t>14.00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6A2D90D" w14:textId="77777777" w:rsidR="00232CF6" w:rsidRPr="00CE63EB" w:rsidRDefault="00232CF6" w:rsidP="004422F2">
            <w:pPr>
              <w:jc w:val="center"/>
              <w:rPr>
                <w:sz w:val="16"/>
                <w:szCs w:val="16"/>
              </w:rPr>
            </w:pPr>
            <w:r w:rsidRPr="00CE63EB">
              <w:rPr>
                <w:rFonts w:eastAsia="Aptos"/>
                <w:kern w:val="2"/>
                <w:sz w:val="16"/>
                <w:szCs w:val="16"/>
              </w:rPr>
              <w:t>0.40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06DBB44"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CB5D6A0"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049170CE"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37958F7" w14:textId="77777777" w:rsidR="00232CF6" w:rsidRPr="00CE63EB" w:rsidRDefault="00232CF6" w:rsidP="004422F2">
            <w:pPr>
              <w:jc w:val="center"/>
              <w:rPr>
                <w:sz w:val="16"/>
                <w:szCs w:val="16"/>
              </w:rPr>
            </w:pPr>
            <w:r w:rsidRPr="00CE63EB">
              <w:rPr>
                <w:sz w:val="16"/>
                <w:szCs w:val="16"/>
              </w:rPr>
              <w:t>14.01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0156B4D4" w14:textId="77777777" w:rsidR="00232CF6" w:rsidRPr="00CE63EB" w:rsidRDefault="00232CF6" w:rsidP="004422F2">
            <w:pPr>
              <w:jc w:val="center"/>
              <w:rPr>
                <w:sz w:val="16"/>
                <w:szCs w:val="16"/>
              </w:rPr>
            </w:pPr>
            <w:r w:rsidRPr="00CE63EB">
              <w:rPr>
                <w:sz w:val="16"/>
                <w:szCs w:val="16"/>
              </w:rPr>
              <w:t>16.00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663EC39" w14:textId="77777777" w:rsidR="00232CF6" w:rsidRPr="00CE63EB" w:rsidRDefault="00232CF6" w:rsidP="004422F2">
            <w:pPr>
              <w:jc w:val="center"/>
              <w:rPr>
                <w:sz w:val="16"/>
                <w:szCs w:val="16"/>
              </w:rPr>
            </w:pPr>
            <w:r w:rsidRPr="00CE63EB">
              <w:rPr>
                <w:rFonts w:eastAsia="Aptos"/>
                <w:kern w:val="2"/>
                <w:sz w:val="16"/>
                <w:szCs w:val="16"/>
              </w:rPr>
              <w:t>0.46</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26A4449"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71CA9A61"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7132FD4B"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5AA14229" w14:textId="77777777" w:rsidR="00232CF6" w:rsidRPr="00CE63EB" w:rsidRDefault="00232CF6" w:rsidP="004422F2">
            <w:pPr>
              <w:jc w:val="center"/>
              <w:rPr>
                <w:sz w:val="16"/>
                <w:szCs w:val="16"/>
              </w:rPr>
            </w:pPr>
            <w:r w:rsidRPr="00CE63EB">
              <w:rPr>
                <w:sz w:val="16"/>
                <w:szCs w:val="16"/>
              </w:rPr>
              <w:t>16.01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77408FD" w14:textId="77777777" w:rsidR="00232CF6" w:rsidRPr="00CE63EB" w:rsidRDefault="00232CF6" w:rsidP="004422F2">
            <w:pPr>
              <w:jc w:val="center"/>
              <w:rPr>
                <w:sz w:val="16"/>
                <w:szCs w:val="16"/>
              </w:rPr>
            </w:pPr>
            <w:r w:rsidRPr="00CE63EB">
              <w:rPr>
                <w:sz w:val="16"/>
                <w:szCs w:val="16"/>
              </w:rPr>
              <w:t>18.00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989D9E8" w14:textId="77777777" w:rsidR="00232CF6" w:rsidRPr="00CE63EB" w:rsidRDefault="00232CF6" w:rsidP="004422F2">
            <w:pPr>
              <w:jc w:val="center"/>
              <w:rPr>
                <w:sz w:val="16"/>
                <w:szCs w:val="16"/>
              </w:rPr>
            </w:pPr>
            <w:r w:rsidRPr="00CE63EB">
              <w:rPr>
                <w:rFonts w:eastAsia="Aptos"/>
                <w:kern w:val="2"/>
                <w:sz w:val="16"/>
                <w:szCs w:val="16"/>
              </w:rPr>
              <w:t>0.53</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87966D4"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46AD324"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5A3D4B1F"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C2C11B1" w14:textId="77777777" w:rsidR="00232CF6" w:rsidRPr="00CE63EB" w:rsidRDefault="00232CF6" w:rsidP="004422F2">
            <w:pPr>
              <w:jc w:val="center"/>
              <w:rPr>
                <w:sz w:val="16"/>
                <w:szCs w:val="16"/>
              </w:rPr>
            </w:pPr>
            <w:r w:rsidRPr="00CE63EB">
              <w:rPr>
                <w:sz w:val="16"/>
                <w:szCs w:val="16"/>
              </w:rPr>
              <w:t>18.01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1AF9F6C" w14:textId="77777777" w:rsidR="00232CF6" w:rsidRPr="00CE63EB" w:rsidRDefault="00232CF6" w:rsidP="004422F2">
            <w:pPr>
              <w:jc w:val="center"/>
              <w:rPr>
                <w:sz w:val="16"/>
                <w:szCs w:val="16"/>
              </w:rPr>
            </w:pPr>
            <w:r w:rsidRPr="00CE63EB">
              <w:rPr>
                <w:sz w:val="16"/>
                <w:szCs w:val="16"/>
              </w:rPr>
              <w:t>20.00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983D031" w14:textId="77777777" w:rsidR="00232CF6" w:rsidRPr="00CE63EB" w:rsidRDefault="00232CF6" w:rsidP="004422F2">
            <w:pPr>
              <w:jc w:val="center"/>
              <w:rPr>
                <w:sz w:val="16"/>
                <w:szCs w:val="16"/>
              </w:rPr>
            </w:pPr>
            <w:r w:rsidRPr="00CE63EB">
              <w:rPr>
                <w:rFonts w:eastAsia="Aptos"/>
                <w:kern w:val="2"/>
                <w:sz w:val="16"/>
                <w:szCs w:val="16"/>
              </w:rPr>
              <w:t>0.59</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0D6DF76"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E478EC7"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6A3A804D"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C77D480" w14:textId="77777777" w:rsidR="00232CF6" w:rsidRPr="00CE63EB" w:rsidRDefault="00232CF6" w:rsidP="004422F2">
            <w:pPr>
              <w:jc w:val="center"/>
              <w:rPr>
                <w:sz w:val="16"/>
                <w:szCs w:val="16"/>
              </w:rPr>
            </w:pPr>
            <w:r w:rsidRPr="00CE63EB">
              <w:rPr>
                <w:sz w:val="16"/>
                <w:szCs w:val="16"/>
              </w:rPr>
              <w:t>20.01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1C203674" w14:textId="77777777" w:rsidR="00232CF6" w:rsidRPr="00CE63EB" w:rsidRDefault="00232CF6" w:rsidP="004422F2">
            <w:pPr>
              <w:jc w:val="center"/>
              <w:rPr>
                <w:sz w:val="16"/>
                <w:szCs w:val="16"/>
              </w:rPr>
            </w:pPr>
            <w:r w:rsidRPr="00CE63EB">
              <w:rPr>
                <w:sz w:val="16"/>
                <w:szCs w:val="16"/>
              </w:rPr>
              <w:t>22.00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AD5AEAC" w14:textId="77777777" w:rsidR="00232CF6" w:rsidRPr="00CE63EB" w:rsidRDefault="00232CF6" w:rsidP="004422F2">
            <w:pPr>
              <w:jc w:val="center"/>
              <w:rPr>
                <w:sz w:val="16"/>
                <w:szCs w:val="16"/>
              </w:rPr>
            </w:pPr>
            <w:r w:rsidRPr="00CE63EB">
              <w:rPr>
                <w:rFonts w:eastAsia="Aptos"/>
                <w:kern w:val="2"/>
                <w:sz w:val="16"/>
                <w:szCs w:val="16"/>
              </w:rPr>
              <w:t>0.65</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29ACE9C"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7F4ED25"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08BC2173"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158FE56" w14:textId="77777777" w:rsidR="00232CF6" w:rsidRPr="00CE63EB" w:rsidRDefault="00232CF6" w:rsidP="004422F2">
            <w:pPr>
              <w:jc w:val="center"/>
              <w:rPr>
                <w:sz w:val="16"/>
                <w:szCs w:val="16"/>
              </w:rPr>
            </w:pPr>
            <w:r w:rsidRPr="00CE63EB">
              <w:rPr>
                <w:sz w:val="16"/>
                <w:szCs w:val="16"/>
              </w:rPr>
              <w:t>22.01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E220674" w14:textId="77777777" w:rsidR="00232CF6" w:rsidRPr="00CE63EB" w:rsidRDefault="00232CF6" w:rsidP="004422F2">
            <w:pPr>
              <w:jc w:val="center"/>
              <w:rPr>
                <w:sz w:val="16"/>
                <w:szCs w:val="16"/>
              </w:rPr>
            </w:pPr>
            <w:r w:rsidRPr="00CE63EB">
              <w:rPr>
                <w:sz w:val="16"/>
                <w:szCs w:val="16"/>
              </w:rPr>
              <w:t>24.00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A5E687B" w14:textId="77777777" w:rsidR="00232CF6" w:rsidRPr="00CE63EB" w:rsidRDefault="00232CF6" w:rsidP="004422F2">
            <w:pPr>
              <w:jc w:val="center"/>
              <w:rPr>
                <w:sz w:val="16"/>
                <w:szCs w:val="16"/>
              </w:rPr>
            </w:pPr>
            <w:r w:rsidRPr="00CE63EB">
              <w:rPr>
                <w:rFonts w:eastAsia="Aptos"/>
                <w:kern w:val="2"/>
                <w:sz w:val="16"/>
                <w:szCs w:val="16"/>
              </w:rPr>
              <w:t>0.71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2DB1671"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9F8CC22"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4D0222BA"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345BFE3D" w14:textId="77777777" w:rsidR="00232CF6" w:rsidRPr="00CE63EB" w:rsidRDefault="00232CF6" w:rsidP="004422F2">
            <w:pPr>
              <w:jc w:val="center"/>
              <w:rPr>
                <w:sz w:val="16"/>
                <w:szCs w:val="16"/>
              </w:rPr>
            </w:pPr>
            <w:r w:rsidRPr="00CE63EB">
              <w:rPr>
                <w:sz w:val="16"/>
                <w:szCs w:val="16"/>
              </w:rPr>
              <w:t>24.01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8352C3F" w14:textId="77777777" w:rsidR="00232CF6" w:rsidRPr="00CE63EB" w:rsidRDefault="00232CF6" w:rsidP="004422F2">
            <w:pPr>
              <w:jc w:val="center"/>
              <w:rPr>
                <w:sz w:val="16"/>
                <w:szCs w:val="16"/>
              </w:rPr>
            </w:pPr>
            <w:r w:rsidRPr="00CE63EB">
              <w:rPr>
                <w:sz w:val="16"/>
                <w:szCs w:val="16"/>
              </w:rPr>
              <w:t>26.00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AEF4EAB" w14:textId="77777777" w:rsidR="00232CF6" w:rsidRPr="00CE63EB" w:rsidRDefault="00232CF6" w:rsidP="004422F2">
            <w:pPr>
              <w:jc w:val="center"/>
              <w:rPr>
                <w:sz w:val="16"/>
                <w:szCs w:val="16"/>
              </w:rPr>
            </w:pPr>
            <w:r w:rsidRPr="00CE63EB">
              <w:rPr>
                <w:rFonts w:eastAsia="Aptos"/>
                <w:kern w:val="2"/>
                <w:sz w:val="16"/>
                <w:szCs w:val="16"/>
              </w:rPr>
              <w:t>0.77</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9A9D18A"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2D83F53"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4DB961C8"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5FB0FA9" w14:textId="77777777" w:rsidR="00232CF6" w:rsidRPr="00CE63EB" w:rsidRDefault="00232CF6" w:rsidP="004422F2">
            <w:pPr>
              <w:jc w:val="center"/>
              <w:rPr>
                <w:sz w:val="16"/>
                <w:szCs w:val="16"/>
              </w:rPr>
            </w:pPr>
            <w:r w:rsidRPr="00CE63EB">
              <w:rPr>
                <w:sz w:val="16"/>
                <w:szCs w:val="16"/>
              </w:rPr>
              <w:t>26.01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B94BB48" w14:textId="77777777" w:rsidR="00232CF6" w:rsidRPr="00CE63EB" w:rsidRDefault="00232CF6" w:rsidP="004422F2">
            <w:pPr>
              <w:jc w:val="center"/>
              <w:rPr>
                <w:sz w:val="16"/>
                <w:szCs w:val="16"/>
              </w:rPr>
            </w:pPr>
            <w:r w:rsidRPr="00CE63EB">
              <w:rPr>
                <w:sz w:val="16"/>
                <w:szCs w:val="16"/>
              </w:rPr>
              <w:t>28.00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3E1A0C8" w14:textId="77777777" w:rsidR="00232CF6" w:rsidRPr="00CE63EB" w:rsidRDefault="00232CF6" w:rsidP="004422F2">
            <w:pPr>
              <w:jc w:val="center"/>
              <w:rPr>
                <w:sz w:val="16"/>
                <w:szCs w:val="16"/>
              </w:rPr>
            </w:pPr>
            <w:r w:rsidRPr="00CE63EB">
              <w:rPr>
                <w:rFonts w:eastAsia="Aptos"/>
                <w:kern w:val="2"/>
                <w:sz w:val="16"/>
                <w:szCs w:val="16"/>
              </w:rPr>
              <w:t>0.83</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1E1FA96"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55735D8"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78176075"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5BE905FA" w14:textId="77777777" w:rsidR="00232CF6" w:rsidRPr="00CE63EB" w:rsidRDefault="00232CF6" w:rsidP="004422F2">
            <w:pPr>
              <w:jc w:val="center"/>
              <w:rPr>
                <w:sz w:val="16"/>
                <w:szCs w:val="16"/>
              </w:rPr>
            </w:pPr>
            <w:r w:rsidRPr="00CE63EB">
              <w:rPr>
                <w:sz w:val="16"/>
                <w:szCs w:val="16"/>
              </w:rPr>
              <w:t>28.01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15973D3C" w14:textId="77777777" w:rsidR="00232CF6" w:rsidRPr="00CE63EB" w:rsidRDefault="00232CF6" w:rsidP="004422F2">
            <w:pPr>
              <w:jc w:val="center"/>
              <w:rPr>
                <w:sz w:val="16"/>
                <w:szCs w:val="16"/>
              </w:rPr>
            </w:pPr>
            <w:r w:rsidRPr="00CE63EB">
              <w:rPr>
                <w:sz w:val="16"/>
                <w:szCs w:val="16"/>
              </w:rPr>
              <w:t>30.00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614F279" w14:textId="77777777" w:rsidR="00232CF6" w:rsidRPr="00CE63EB" w:rsidRDefault="00232CF6" w:rsidP="004422F2">
            <w:pPr>
              <w:jc w:val="center"/>
              <w:rPr>
                <w:sz w:val="16"/>
                <w:szCs w:val="16"/>
              </w:rPr>
            </w:pPr>
            <w:r w:rsidRPr="00CE63EB">
              <w:rPr>
                <w:rFonts w:eastAsia="Aptos"/>
                <w:kern w:val="2"/>
                <w:sz w:val="16"/>
                <w:szCs w:val="16"/>
              </w:rPr>
              <w:t>0.90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CA6F754"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C6B3685"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5EFD2526"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33DC6808" w14:textId="77777777" w:rsidR="00232CF6" w:rsidRPr="00CE63EB" w:rsidRDefault="00232CF6" w:rsidP="004422F2">
            <w:pPr>
              <w:jc w:val="center"/>
              <w:rPr>
                <w:sz w:val="16"/>
                <w:szCs w:val="16"/>
              </w:rPr>
            </w:pPr>
            <w:r w:rsidRPr="00CE63EB">
              <w:rPr>
                <w:sz w:val="16"/>
                <w:szCs w:val="16"/>
              </w:rPr>
              <w:t>30.01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98FDABE" w14:textId="77777777" w:rsidR="00232CF6" w:rsidRPr="00CE63EB" w:rsidRDefault="00232CF6" w:rsidP="004422F2">
            <w:pPr>
              <w:jc w:val="center"/>
              <w:rPr>
                <w:sz w:val="16"/>
                <w:szCs w:val="16"/>
              </w:rPr>
            </w:pPr>
            <w:r w:rsidRPr="00CE63EB">
              <w:rPr>
                <w:sz w:val="16"/>
                <w:szCs w:val="16"/>
              </w:rPr>
              <w:t>32.00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EC76AB7" w14:textId="77777777" w:rsidR="00232CF6" w:rsidRPr="00CE63EB" w:rsidRDefault="00232CF6" w:rsidP="004422F2">
            <w:pPr>
              <w:jc w:val="center"/>
              <w:rPr>
                <w:sz w:val="16"/>
                <w:szCs w:val="16"/>
              </w:rPr>
            </w:pPr>
            <w:r w:rsidRPr="00CE63EB">
              <w:rPr>
                <w:rFonts w:eastAsia="Aptos"/>
                <w:kern w:val="2"/>
                <w:sz w:val="16"/>
                <w:szCs w:val="16"/>
              </w:rPr>
              <w:t>0.96</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355B118"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977AB8D"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0A06AAAC"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30871658" w14:textId="77777777" w:rsidR="00232CF6" w:rsidRPr="00CE63EB" w:rsidRDefault="00232CF6" w:rsidP="004422F2">
            <w:pPr>
              <w:jc w:val="center"/>
              <w:rPr>
                <w:sz w:val="16"/>
                <w:szCs w:val="16"/>
              </w:rPr>
            </w:pPr>
            <w:r w:rsidRPr="00CE63EB">
              <w:rPr>
                <w:sz w:val="16"/>
                <w:szCs w:val="16"/>
              </w:rPr>
              <w:t>32.01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9710B41" w14:textId="77777777" w:rsidR="00232CF6" w:rsidRPr="00CE63EB" w:rsidRDefault="00232CF6" w:rsidP="004422F2">
            <w:pPr>
              <w:jc w:val="center"/>
              <w:rPr>
                <w:sz w:val="16"/>
                <w:szCs w:val="16"/>
              </w:rPr>
            </w:pPr>
            <w:r w:rsidRPr="00CE63EB">
              <w:rPr>
                <w:sz w:val="16"/>
                <w:szCs w:val="16"/>
              </w:rPr>
              <w:t>34.00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0C99BED" w14:textId="77777777" w:rsidR="00232CF6" w:rsidRPr="00CE63EB" w:rsidRDefault="00232CF6" w:rsidP="004422F2">
            <w:pPr>
              <w:jc w:val="center"/>
              <w:rPr>
                <w:sz w:val="16"/>
                <w:szCs w:val="16"/>
              </w:rPr>
            </w:pPr>
            <w:r w:rsidRPr="00CE63EB">
              <w:rPr>
                <w:rFonts w:eastAsia="Aptos"/>
                <w:kern w:val="2"/>
                <w:sz w:val="16"/>
                <w:szCs w:val="16"/>
              </w:rPr>
              <w:t>1.02</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16F8860"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4ECF83F8"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6D8AFA05"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3CCE3957" w14:textId="77777777" w:rsidR="00232CF6" w:rsidRPr="00CE63EB" w:rsidRDefault="00232CF6" w:rsidP="004422F2">
            <w:pPr>
              <w:jc w:val="center"/>
              <w:rPr>
                <w:sz w:val="16"/>
                <w:szCs w:val="16"/>
              </w:rPr>
            </w:pPr>
            <w:r w:rsidRPr="00CE63EB">
              <w:rPr>
                <w:sz w:val="16"/>
                <w:szCs w:val="16"/>
              </w:rPr>
              <w:t>34.01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E7A8291" w14:textId="77777777" w:rsidR="00232CF6" w:rsidRPr="00CE63EB" w:rsidRDefault="00232CF6" w:rsidP="004422F2">
            <w:pPr>
              <w:jc w:val="center"/>
              <w:rPr>
                <w:sz w:val="16"/>
                <w:szCs w:val="16"/>
              </w:rPr>
            </w:pPr>
            <w:r w:rsidRPr="00CE63EB">
              <w:rPr>
                <w:sz w:val="16"/>
                <w:szCs w:val="16"/>
              </w:rPr>
              <w:t>36.00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CEFC4D9" w14:textId="77777777" w:rsidR="00232CF6" w:rsidRPr="00CE63EB" w:rsidRDefault="00232CF6" w:rsidP="004422F2">
            <w:pPr>
              <w:jc w:val="center"/>
              <w:rPr>
                <w:sz w:val="16"/>
                <w:szCs w:val="16"/>
              </w:rPr>
            </w:pPr>
            <w:r w:rsidRPr="00CE63EB">
              <w:rPr>
                <w:rFonts w:eastAsia="Aptos"/>
                <w:kern w:val="2"/>
                <w:sz w:val="16"/>
                <w:szCs w:val="16"/>
              </w:rPr>
              <w:t>1.08</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55FA04F"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095CA9E"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44031069"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07A67DDE" w14:textId="77777777" w:rsidR="00232CF6" w:rsidRPr="00CE63EB" w:rsidRDefault="00232CF6" w:rsidP="004422F2">
            <w:pPr>
              <w:jc w:val="center"/>
              <w:rPr>
                <w:sz w:val="16"/>
                <w:szCs w:val="16"/>
              </w:rPr>
            </w:pPr>
            <w:r w:rsidRPr="00CE63EB">
              <w:rPr>
                <w:sz w:val="16"/>
                <w:szCs w:val="16"/>
              </w:rPr>
              <w:t>36.01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19375E6E" w14:textId="77777777" w:rsidR="00232CF6" w:rsidRPr="00CE63EB" w:rsidRDefault="00232CF6" w:rsidP="004422F2">
            <w:pPr>
              <w:jc w:val="center"/>
              <w:rPr>
                <w:sz w:val="16"/>
                <w:szCs w:val="16"/>
              </w:rPr>
            </w:pPr>
            <w:r w:rsidRPr="00CE63EB">
              <w:rPr>
                <w:sz w:val="16"/>
                <w:szCs w:val="16"/>
              </w:rPr>
              <w:t>38.00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C2E5EF3" w14:textId="77777777" w:rsidR="00232CF6" w:rsidRPr="00CE63EB" w:rsidRDefault="00232CF6" w:rsidP="004422F2">
            <w:pPr>
              <w:jc w:val="center"/>
              <w:rPr>
                <w:sz w:val="16"/>
                <w:szCs w:val="16"/>
              </w:rPr>
            </w:pPr>
            <w:r w:rsidRPr="00CE63EB">
              <w:rPr>
                <w:rFonts w:eastAsia="Aptos"/>
                <w:kern w:val="2"/>
                <w:sz w:val="16"/>
                <w:szCs w:val="16"/>
              </w:rPr>
              <w:t>1.14</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9FD8AF0"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EC7DA00"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1862A9AB"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49960E3" w14:textId="77777777" w:rsidR="00232CF6" w:rsidRPr="00CE63EB" w:rsidRDefault="00232CF6" w:rsidP="004422F2">
            <w:pPr>
              <w:jc w:val="center"/>
              <w:rPr>
                <w:sz w:val="16"/>
                <w:szCs w:val="16"/>
              </w:rPr>
            </w:pPr>
            <w:r w:rsidRPr="00CE63EB">
              <w:rPr>
                <w:sz w:val="16"/>
                <w:szCs w:val="16"/>
              </w:rPr>
              <w:t>38.01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B26CF03" w14:textId="77777777" w:rsidR="00232CF6" w:rsidRPr="00CE63EB" w:rsidRDefault="00232CF6" w:rsidP="004422F2">
            <w:pPr>
              <w:jc w:val="center"/>
              <w:rPr>
                <w:sz w:val="16"/>
                <w:szCs w:val="16"/>
              </w:rPr>
            </w:pPr>
            <w:r w:rsidRPr="00CE63EB">
              <w:rPr>
                <w:sz w:val="16"/>
                <w:szCs w:val="16"/>
              </w:rPr>
              <w:t>40.00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AE08B2B" w14:textId="77777777" w:rsidR="00232CF6" w:rsidRPr="00CE63EB" w:rsidRDefault="00232CF6" w:rsidP="004422F2">
            <w:pPr>
              <w:jc w:val="center"/>
              <w:rPr>
                <w:sz w:val="16"/>
                <w:szCs w:val="16"/>
              </w:rPr>
            </w:pPr>
            <w:r w:rsidRPr="00CE63EB">
              <w:rPr>
                <w:rFonts w:eastAsia="Aptos"/>
                <w:kern w:val="2"/>
                <w:sz w:val="16"/>
                <w:szCs w:val="16"/>
              </w:rPr>
              <w:t>1.21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347CBBD"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745FC056"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773E6A61"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C13CA6F" w14:textId="77777777" w:rsidR="00232CF6" w:rsidRPr="00CE63EB" w:rsidRDefault="00232CF6" w:rsidP="004422F2">
            <w:pPr>
              <w:jc w:val="center"/>
              <w:rPr>
                <w:sz w:val="16"/>
                <w:szCs w:val="16"/>
              </w:rPr>
            </w:pPr>
            <w:r w:rsidRPr="00CE63EB">
              <w:rPr>
                <w:sz w:val="16"/>
                <w:szCs w:val="16"/>
              </w:rPr>
              <w:t>40.01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E49B87A" w14:textId="77777777" w:rsidR="00232CF6" w:rsidRPr="00CE63EB" w:rsidRDefault="00232CF6" w:rsidP="004422F2">
            <w:pPr>
              <w:jc w:val="center"/>
              <w:rPr>
                <w:sz w:val="16"/>
                <w:szCs w:val="16"/>
              </w:rPr>
            </w:pPr>
            <w:r w:rsidRPr="00CE63EB">
              <w:rPr>
                <w:sz w:val="16"/>
                <w:szCs w:val="16"/>
              </w:rPr>
              <w:t>42.00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D36E3FB" w14:textId="77777777" w:rsidR="00232CF6" w:rsidRPr="00CE63EB" w:rsidRDefault="00232CF6" w:rsidP="004422F2">
            <w:pPr>
              <w:jc w:val="center"/>
              <w:rPr>
                <w:sz w:val="16"/>
                <w:szCs w:val="16"/>
              </w:rPr>
            </w:pPr>
            <w:r w:rsidRPr="00CE63EB">
              <w:rPr>
                <w:rFonts w:eastAsia="Aptos"/>
                <w:kern w:val="2"/>
                <w:sz w:val="16"/>
                <w:szCs w:val="16"/>
              </w:rPr>
              <w:t>1.27</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DD4EED9"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CDBCC6D"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767E3D57"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308403F3" w14:textId="77777777" w:rsidR="00232CF6" w:rsidRPr="00CE63EB" w:rsidRDefault="00232CF6" w:rsidP="004422F2">
            <w:pPr>
              <w:jc w:val="center"/>
              <w:rPr>
                <w:sz w:val="16"/>
                <w:szCs w:val="16"/>
              </w:rPr>
            </w:pPr>
            <w:r w:rsidRPr="00CE63EB">
              <w:rPr>
                <w:sz w:val="16"/>
                <w:szCs w:val="16"/>
              </w:rPr>
              <w:t>42.01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3984CBB" w14:textId="77777777" w:rsidR="00232CF6" w:rsidRPr="00CE63EB" w:rsidRDefault="00232CF6" w:rsidP="004422F2">
            <w:pPr>
              <w:jc w:val="center"/>
              <w:rPr>
                <w:sz w:val="16"/>
                <w:szCs w:val="16"/>
              </w:rPr>
            </w:pPr>
            <w:r w:rsidRPr="00CE63EB">
              <w:rPr>
                <w:sz w:val="16"/>
                <w:szCs w:val="16"/>
              </w:rPr>
              <w:t>44.00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4C47867" w14:textId="77777777" w:rsidR="00232CF6" w:rsidRPr="00CE63EB" w:rsidRDefault="00232CF6" w:rsidP="004422F2">
            <w:pPr>
              <w:jc w:val="center"/>
              <w:rPr>
                <w:sz w:val="16"/>
                <w:szCs w:val="16"/>
              </w:rPr>
            </w:pPr>
            <w:r w:rsidRPr="00CE63EB">
              <w:rPr>
                <w:rFonts w:eastAsia="Aptos"/>
                <w:kern w:val="2"/>
                <w:sz w:val="16"/>
                <w:szCs w:val="16"/>
              </w:rPr>
              <w:t>1.33</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04BD26C"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7D44C42"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772D11B2"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40429BD" w14:textId="77777777" w:rsidR="00232CF6" w:rsidRPr="00CE63EB" w:rsidRDefault="00232CF6" w:rsidP="004422F2">
            <w:pPr>
              <w:jc w:val="center"/>
              <w:rPr>
                <w:sz w:val="16"/>
                <w:szCs w:val="16"/>
              </w:rPr>
            </w:pPr>
            <w:r w:rsidRPr="00CE63EB">
              <w:rPr>
                <w:sz w:val="16"/>
                <w:szCs w:val="16"/>
              </w:rPr>
              <w:t>44.01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0EC230AC" w14:textId="77777777" w:rsidR="00232CF6" w:rsidRPr="00CE63EB" w:rsidRDefault="00232CF6" w:rsidP="004422F2">
            <w:pPr>
              <w:jc w:val="center"/>
              <w:rPr>
                <w:sz w:val="16"/>
                <w:szCs w:val="16"/>
              </w:rPr>
            </w:pPr>
            <w:r w:rsidRPr="00CE63EB">
              <w:rPr>
                <w:sz w:val="16"/>
                <w:szCs w:val="16"/>
              </w:rPr>
              <w:t>46.00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AD1F75F" w14:textId="77777777" w:rsidR="00232CF6" w:rsidRPr="00CE63EB" w:rsidRDefault="00232CF6" w:rsidP="004422F2">
            <w:pPr>
              <w:jc w:val="center"/>
              <w:rPr>
                <w:sz w:val="16"/>
                <w:szCs w:val="16"/>
              </w:rPr>
            </w:pPr>
            <w:r w:rsidRPr="00CE63EB">
              <w:rPr>
                <w:rFonts w:eastAsia="Aptos"/>
                <w:kern w:val="2"/>
                <w:sz w:val="16"/>
                <w:szCs w:val="16"/>
              </w:rPr>
              <w:t>1.39</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40BDCE3"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625E774"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458B49A1"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70CE196" w14:textId="77777777" w:rsidR="00232CF6" w:rsidRPr="00CE63EB" w:rsidRDefault="00232CF6" w:rsidP="004422F2">
            <w:pPr>
              <w:jc w:val="center"/>
              <w:rPr>
                <w:sz w:val="16"/>
                <w:szCs w:val="16"/>
              </w:rPr>
            </w:pPr>
            <w:r w:rsidRPr="00CE63EB">
              <w:rPr>
                <w:sz w:val="16"/>
                <w:szCs w:val="16"/>
              </w:rPr>
              <w:t>46.01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436FE26" w14:textId="77777777" w:rsidR="00232CF6" w:rsidRPr="00CE63EB" w:rsidRDefault="00232CF6" w:rsidP="004422F2">
            <w:pPr>
              <w:jc w:val="center"/>
              <w:rPr>
                <w:sz w:val="16"/>
                <w:szCs w:val="16"/>
              </w:rPr>
            </w:pPr>
            <w:r w:rsidRPr="00CE63EB">
              <w:rPr>
                <w:sz w:val="16"/>
                <w:szCs w:val="16"/>
              </w:rPr>
              <w:t>48.00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CC0DCA9" w14:textId="77777777" w:rsidR="00232CF6" w:rsidRPr="00CE63EB" w:rsidRDefault="00232CF6" w:rsidP="004422F2">
            <w:pPr>
              <w:jc w:val="center"/>
              <w:rPr>
                <w:sz w:val="16"/>
                <w:szCs w:val="16"/>
              </w:rPr>
            </w:pPr>
            <w:r w:rsidRPr="00CE63EB">
              <w:rPr>
                <w:rFonts w:eastAsia="Aptos"/>
                <w:kern w:val="2"/>
                <w:sz w:val="16"/>
                <w:szCs w:val="16"/>
              </w:rPr>
              <w:t>1.45</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DDE0599"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4989C65A"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16CC1421"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0B9484A7" w14:textId="77777777" w:rsidR="00232CF6" w:rsidRPr="00CE63EB" w:rsidRDefault="00232CF6" w:rsidP="004422F2">
            <w:pPr>
              <w:jc w:val="center"/>
              <w:rPr>
                <w:sz w:val="16"/>
                <w:szCs w:val="16"/>
              </w:rPr>
            </w:pPr>
            <w:r w:rsidRPr="00CE63EB">
              <w:rPr>
                <w:sz w:val="16"/>
                <w:szCs w:val="16"/>
              </w:rPr>
              <w:t>48.01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BB1A201" w14:textId="77777777" w:rsidR="00232CF6" w:rsidRPr="00CE63EB" w:rsidRDefault="00232CF6" w:rsidP="004422F2">
            <w:pPr>
              <w:jc w:val="center"/>
              <w:rPr>
                <w:sz w:val="16"/>
                <w:szCs w:val="16"/>
              </w:rPr>
            </w:pPr>
            <w:r w:rsidRPr="00CE63EB">
              <w:rPr>
                <w:sz w:val="16"/>
                <w:szCs w:val="16"/>
              </w:rPr>
              <w:t>50.00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8A0E810" w14:textId="77777777" w:rsidR="00232CF6" w:rsidRPr="00CE63EB" w:rsidRDefault="00232CF6" w:rsidP="004422F2">
            <w:pPr>
              <w:jc w:val="center"/>
              <w:rPr>
                <w:sz w:val="16"/>
                <w:szCs w:val="16"/>
              </w:rPr>
            </w:pPr>
            <w:r w:rsidRPr="00CE63EB">
              <w:rPr>
                <w:rFonts w:eastAsia="Aptos"/>
                <w:kern w:val="2"/>
                <w:sz w:val="16"/>
                <w:szCs w:val="16"/>
              </w:rPr>
              <w:t>1.51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FF396A3" w14:textId="77777777" w:rsidR="00232CF6" w:rsidRPr="00CE63EB" w:rsidRDefault="00232CF6" w:rsidP="004422F2">
            <w:pPr>
              <w:jc w:val="center"/>
              <w:rPr>
                <w:sz w:val="16"/>
                <w:szCs w:val="16"/>
              </w:rPr>
            </w:pPr>
            <w:r w:rsidRPr="00CE63EB">
              <w:rPr>
                <w:rFonts w:eastAsia="Aptos"/>
                <w:kern w:val="2"/>
                <w:sz w:val="16"/>
                <w:szCs w:val="16"/>
              </w:rPr>
              <w:t>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EE6C97A"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2B4A8405"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E2D026B" w14:textId="77777777" w:rsidR="00232CF6" w:rsidRPr="00CE63EB" w:rsidRDefault="00232CF6" w:rsidP="004422F2">
            <w:pPr>
              <w:jc w:val="center"/>
              <w:rPr>
                <w:sz w:val="16"/>
                <w:szCs w:val="16"/>
              </w:rPr>
            </w:pPr>
            <w:r w:rsidRPr="00CE63EB">
              <w:rPr>
                <w:sz w:val="16"/>
                <w:szCs w:val="16"/>
              </w:rPr>
              <w:t>50.01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0FC280D7" w14:textId="77777777" w:rsidR="00232CF6" w:rsidRPr="00CE63EB" w:rsidRDefault="00232CF6" w:rsidP="004422F2">
            <w:pPr>
              <w:jc w:val="center"/>
              <w:rPr>
                <w:sz w:val="16"/>
                <w:szCs w:val="16"/>
              </w:rPr>
            </w:pPr>
            <w:r w:rsidRPr="00CE63EB">
              <w:rPr>
                <w:sz w:val="16"/>
                <w:szCs w:val="16"/>
              </w:rPr>
              <w:t>52.00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3D573E6" w14:textId="77777777" w:rsidR="00232CF6" w:rsidRPr="00CE63EB" w:rsidRDefault="00232CF6" w:rsidP="004422F2">
            <w:pPr>
              <w:jc w:val="center"/>
              <w:rPr>
                <w:sz w:val="16"/>
                <w:szCs w:val="16"/>
              </w:rPr>
            </w:pPr>
            <w:r w:rsidRPr="00CE63EB">
              <w:rPr>
                <w:rFonts w:eastAsia="Aptos"/>
                <w:kern w:val="2"/>
                <w:sz w:val="16"/>
                <w:szCs w:val="16"/>
              </w:rPr>
              <w:t>1.58</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ECC1673" w14:textId="77777777" w:rsidR="00232CF6" w:rsidRPr="00CE63EB" w:rsidRDefault="00232CF6" w:rsidP="004422F2">
            <w:pPr>
              <w:jc w:val="center"/>
              <w:rPr>
                <w:sz w:val="16"/>
                <w:szCs w:val="16"/>
              </w:rPr>
            </w:pPr>
            <w:r w:rsidRPr="00CE63EB">
              <w:rPr>
                <w:rFonts w:eastAsia="Aptos"/>
                <w:kern w:val="2"/>
                <w:sz w:val="16"/>
                <w:szCs w:val="16"/>
              </w:rPr>
              <w:t>0.05</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685EFBB"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3DA8FD33"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4B7784D" w14:textId="77777777" w:rsidR="00232CF6" w:rsidRPr="00CE63EB" w:rsidRDefault="00232CF6" w:rsidP="004422F2">
            <w:pPr>
              <w:jc w:val="center"/>
              <w:rPr>
                <w:sz w:val="16"/>
                <w:szCs w:val="16"/>
              </w:rPr>
            </w:pPr>
            <w:r w:rsidRPr="00CE63EB">
              <w:rPr>
                <w:sz w:val="16"/>
                <w:szCs w:val="16"/>
              </w:rPr>
              <w:t>52.01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D8EFC8F" w14:textId="77777777" w:rsidR="00232CF6" w:rsidRPr="00CE63EB" w:rsidRDefault="00232CF6" w:rsidP="004422F2">
            <w:pPr>
              <w:jc w:val="center"/>
              <w:rPr>
                <w:sz w:val="16"/>
                <w:szCs w:val="16"/>
              </w:rPr>
            </w:pPr>
            <w:r w:rsidRPr="00CE63EB">
              <w:rPr>
                <w:sz w:val="16"/>
                <w:szCs w:val="16"/>
              </w:rPr>
              <w:t>54.00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17BEAF1" w14:textId="77777777" w:rsidR="00232CF6" w:rsidRPr="00CE63EB" w:rsidRDefault="00232CF6" w:rsidP="004422F2">
            <w:pPr>
              <w:jc w:val="center"/>
              <w:rPr>
                <w:sz w:val="16"/>
                <w:szCs w:val="16"/>
              </w:rPr>
            </w:pPr>
            <w:r w:rsidRPr="00CE63EB">
              <w:rPr>
                <w:rFonts w:eastAsia="Aptos"/>
                <w:kern w:val="2"/>
                <w:sz w:val="16"/>
                <w:szCs w:val="16"/>
              </w:rPr>
              <w:t>1.64</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9F0F618" w14:textId="77777777" w:rsidR="00232CF6" w:rsidRPr="00CE63EB" w:rsidRDefault="00232CF6" w:rsidP="004422F2">
            <w:pPr>
              <w:jc w:val="center"/>
              <w:rPr>
                <w:sz w:val="16"/>
                <w:szCs w:val="16"/>
              </w:rPr>
            </w:pPr>
            <w:r w:rsidRPr="00CE63EB">
              <w:rPr>
                <w:rFonts w:eastAsia="Aptos"/>
                <w:kern w:val="2"/>
                <w:sz w:val="16"/>
                <w:szCs w:val="16"/>
              </w:rPr>
              <w:t>0.11</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C1DC8B1"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1D5D50FF"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70671A2" w14:textId="77777777" w:rsidR="00232CF6" w:rsidRPr="00CE63EB" w:rsidRDefault="00232CF6" w:rsidP="004422F2">
            <w:pPr>
              <w:jc w:val="center"/>
              <w:rPr>
                <w:sz w:val="16"/>
                <w:szCs w:val="16"/>
              </w:rPr>
            </w:pPr>
            <w:r w:rsidRPr="00CE63EB">
              <w:rPr>
                <w:sz w:val="16"/>
                <w:szCs w:val="16"/>
              </w:rPr>
              <w:t>54.01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D42211A" w14:textId="77777777" w:rsidR="00232CF6" w:rsidRPr="00CE63EB" w:rsidRDefault="00232CF6" w:rsidP="004422F2">
            <w:pPr>
              <w:jc w:val="center"/>
              <w:rPr>
                <w:sz w:val="16"/>
                <w:szCs w:val="16"/>
              </w:rPr>
            </w:pPr>
            <w:r w:rsidRPr="00CE63EB">
              <w:rPr>
                <w:sz w:val="16"/>
                <w:szCs w:val="16"/>
              </w:rPr>
              <w:t>56.00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CFCC6B4" w14:textId="77777777" w:rsidR="00232CF6" w:rsidRPr="00CE63EB" w:rsidRDefault="00232CF6" w:rsidP="004422F2">
            <w:pPr>
              <w:jc w:val="center"/>
              <w:rPr>
                <w:sz w:val="16"/>
                <w:szCs w:val="16"/>
              </w:rPr>
            </w:pPr>
            <w:r w:rsidRPr="00CE63EB">
              <w:rPr>
                <w:rFonts w:eastAsia="Aptos"/>
                <w:kern w:val="2"/>
                <w:sz w:val="16"/>
                <w:szCs w:val="16"/>
              </w:rPr>
              <w:t>1.70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85F9C5E" w14:textId="77777777" w:rsidR="00232CF6" w:rsidRPr="00CE63EB" w:rsidRDefault="00232CF6" w:rsidP="004422F2">
            <w:pPr>
              <w:jc w:val="center"/>
              <w:rPr>
                <w:sz w:val="16"/>
                <w:szCs w:val="16"/>
              </w:rPr>
            </w:pPr>
            <w:r w:rsidRPr="00CE63EB">
              <w:rPr>
                <w:rFonts w:eastAsia="Aptos"/>
                <w:kern w:val="2"/>
                <w:sz w:val="16"/>
                <w:szCs w:val="16"/>
              </w:rPr>
              <w:t>0.17</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76FE85BB"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65ACB0E7"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FF8F612" w14:textId="77777777" w:rsidR="00232CF6" w:rsidRPr="00CE63EB" w:rsidRDefault="00232CF6" w:rsidP="004422F2">
            <w:pPr>
              <w:jc w:val="center"/>
              <w:rPr>
                <w:sz w:val="16"/>
                <w:szCs w:val="16"/>
              </w:rPr>
            </w:pPr>
            <w:r w:rsidRPr="00CE63EB">
              <w:rPr>
                <w:sz w:val="16"/>
                <w:szCs w:val="16"/>
              </w:rPr>
              <w:t>56.01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D04C331" w14:textId="77777777" w:rsidR="00232CF6" w:rsidRPr="00CE63EB" w:rsidRDefault="00232CF6" w:rsidP="004422F2">
            <w:pPr>
              <w:jc w:val="center"/>
              <w:rPr>
                <w:sz w:val="16"/>
                <w:szCs w:val="16"/>
              </w:rPr>
            </w:pPr>
            <w:r w:rsidRPr="00CE63EB">
              <w:rPr>
                <w:sz w:val="16"/>
                <w:szCs w:val="16"/>
              </w:rPr>
              <w:t>58.00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AC1008D" w14:textId="77777777" w:rsidR="00232CF6" w:rsidRPr="00CE63EB" w:rsidRDefault="00232CF6" w:rsidP="004422F2">
            <w:pPr>
              <w:jc w:val="center"/>
              <w:rPr>
                <w:sz w:val="16"/>
                <w:szCs w:val="16"/>
              </w:rPr>
            </w:pPr>
            <w:r w:rsidRPr="00CE63EB">
              <w:rPr>
                <w:rFonts w:eastAsia="Aptos"/>
                <w:kern w:val="2"/>
                <w:sz w:val="16"/>
                <w:szCs w:val="16"/>
              </w:rPr>
              <w:t>1.76</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93EDB38" w14:textId="77777777" w:rsidR="00232CF6" w:rsidRPr="00CE63EB" w:rsidRDefault="00232CF6" w:rsidP="004422F2">
            <w:pPr>
              <w:jc w:val="center"/>
              <w:rPr>
                <w:sz w:val="16"/>
                <w:szCs w:val="16"/>
              </w:rPr>
            </w:pPr>
            <w:r w:rsidRPr="00CE63EB">
              <w:rPr>
                <w:rFonts w:eastAsia="Aptos"/>
                <w:kern w:val="2"/>
                <w:sz w:val="16"/>
                <w:szCs w:val="16"/>
              </w:rPr>
              <w:t>0.23</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B6CBD74"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68D2A968"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D0B7CBD" w14:textId="77777777" w:rsidR="00232CF6" w:rsidRPr="00CE63EB" w:rsidRDefault="00232CF6" w:rsidP="004422F2">
            <w:pPr>
              <w:jc w:val="center"/>
              <w:rPr>
                <w:sz w:val="16"/>
                <w:szCs w:val="16"/>
              </w:rPr>
            </w:pPr>
            <w:r w:rsidRPr="00CE63EB">
              <w:rPr>
                <w:sz w:val="16"/>
                <w:szCs w:val="16"/>
              </w:rPr>
              <w:t>58.01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CBD2AF0" w14:textId="77777777" w:rsidR="00232CF6" w:rsidRPr="00CE63EB" w:rsidRDefault="00232CF6" w:rsidP="004422F2">
            <w:pPr>
              <w:jc w:val="center"/>
              <w:rPr>
                <w:sz w:val="16"/>
                <w:szCs w:val="16"/>
              </w:rPr>
            </w:pPr>
            <w:r w:rsidRPr="00CE63EB">
              <w:rPr>
                <w:sz w:val="16"/>
                <w:szCs w:val="16"/>
              </w:rPr>
              <w:t>60.00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0250F94" w14:textId="77777777" w:rsidR="00232CF6" w:rsidRPr="00CE63EB" w:rsidRDefault="00232CF6" w:rsidP="004422F2">
            <w:pPr>
              <w:jc w:val="center"/>
              <w:rPr>
                <w:sz w:val="16"/>
                <w:szCs w:val="16"/>
              </w:rPr>
            </w:pPr>
            <w:r w:rsidRPr="00CE63EB">
              <w:rPr>
                <w:rFonts w:eastAsia="Aptos"/>
                <w:kern w:val="2"/>
                <w:sz w:val="16"/>
                <w:szCs w:val="16"/>
              </w:rPr>
              <w:t>1.82</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8D38B2A" w14:textId="77777777" w:rsidR="00232CF6" w:rsidRPr="00CE63EB" w:rsidRDefault="00232CF6" w:rsidP="004422F2">
            <w:pPr>
              <w:jc w:val="center"/>
              <w:rPr>
                <w:sz w:val="16"/>
                <w:szCs w:val="16"/>
              </w:rPr>
            </w:pPr>
            <w:r w:rsidRPr="00CE63EB">
              <w:rPr>
                <w:rFonts w:eastAsia="Aptos"/>
                <w:kern w:val="2"/>
                <w:sz w:val="16"/>
                <w:szCs w:val="16"/>
              </w:rPr>
              <w:t>0.29</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468EA166"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2793093A"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4B9F570" w14:textId="77777777" w:rsidR="00232CF6" w:rsidRPr="00CE63EB" w:rsidRDefault="00232CF6" w:rsidP="004422F2">
            <w:pPr>
              <w:jc w:val="center"/>
              <w:rPr>
                <w:sz w:val="16"/>
                <w:szCs w:val="16"/>
              </w:rPr>
            </w:pPr>
            <w:r w:rsidRPr="00CE63EB">
              <w:rPr>
                <w:sz w:val="16"/>
                <w:szCs w:val="16"/>
              </w:rPr>
              <w:t>60.01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1D09B0CB" w14:textId="77777777" w:rsidR="00232CF6" w:rsidRPr="00CE63EB" w:rsidRDefault="00232CF6" w:rsidP="004422F2">
            <w:pPr>
              <w:jc w:val="center"/>
              <w:rPr>
                <w:sz w:val="16"/>
                <w:szCs w:val="16"/>
              </w:rPr>
            </w:pPr>
            <w:r w:rsidRPr="00CE63EB">
              <w:rPr>
                <w:sz w:val="16"/>
                <w:szCs w:val="16"/>
              </w:rPr>
              <w:t>62.00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7D00CD4" w14:textId="77777777" w:rsidR="00232CF6" w:rsidRPr="00CE63EB" w:rsidRDefault="00232CF6" w:rsidP="004422F2">
            <w:pPr>
              <w:jc w:val="center"/>
              <w:rPr>
                <w:sz w:val="16"/>
                <w:szCs w:val="16"/>
              </w:rPr>
            </w:pPr>
            <w:r w:rsidRPr="00CE63EB">
              <w:rPr>
                <w:rFonts w:eastAsia="Aptos"/>
                <w:kern w:val="2"/>
                <w:sz w:val="16"/>
                <w:szCs w:val="16"/>
              </w:rPr>
              <w:t>1.88</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388D385" w14:textId="77777777" w:rsidR="00232CF6" w:rsidRPr="00CE63EB" w:rsidRDefault="00232CF6" w:rsidP="004422F2">
            <w:pPr>
              <w:jc w:val="center"/>
              <w:rPr>
                <w:sz w:val="16"/>
                <w:szCs w:val="16"/>
              </w:rPr>
            </w:pPr>
            <w:r w:rsidRPr="00CE63EB">
              <w:rPr>
                <w:rFonts w:eastAsia="Aptos"/>
                <w:kern w:val="2"/>
                <w:sz w:val="16"/>
                <w:szCs w:val="16"/>
              </w:rPr>
              <w:t>0.35</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3275920"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0DC2560F"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ED5BF6D" w14:textId="77777777" w:rsidR="00232CF6" w:rsidRPr="00CE63EB" w:rsidRDefault="00232CF6" w:rsidP="004422F2">
            <w:pPr>
              <w:jc w:val="center"/>
              <w:rPr>
                <w:sz w:val="16"/>
                <w:szCs w:val="16"/>
              </w:rPr>
            </w:pPr>
            <w:r w:rsidRPr="00CE63EB">
              <w:rPr>
                <w:sz w:val="16"/>
                <w:szCs w:val="16"/>
              </w:rPr>
              <w:t>62.01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91D8BC4" w14:textId="77777777" w:rsidR="00232CF6" w:rsidRPr="00CE63EB" w:rsidRDefault="00232CF6" w:rsidP="004422F2">
            <w:pPr>
              <w:jc w:val="center"/>
              <w:rPr>
                <w:sz w:val="16"/>
                <w:szCs w:val="16"/>
              </w:rPr>
            </w:pPr>
            <w:r w:rsidRPr="00CE63EB">
              <w:rPr>
                <w:sz w:val="16"/>
                <w:szCs w:val="16"/>
              </w:rPr>
              <w:t>64.00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D87CFDE" w14:textId="77777777" w:rsidR="00232CF6" w:rsidRPr="00CE63EB" w:rsidRDefault="00232CF6" w:rsidP="004422F2">
            <w:pPr>
              <w:jc w:val="center"/>
              <w:rPr>
                <w:sz w:val="16"/>
                <w:szCs w:val="16"/>
              </w:rPr>
            </w:pPr>
            <w:r w:rsidRPr="00CE63EB">
              <w:rPr>
                <w:rFonts w:eastAsia="Aptos"/>
                <w:kern w:val="2"/>
                <w:sz w:val="16"/>
                <w:szCs w:val="16"/>
              </w:rPr>
              <w:t>1.95</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E3E669E" w14:textId="77777777" w:rsidR="00232CF6" w:rsidRPr="00CE63EB" w:rsidRDefault="00232CF6" w:rsidP="004422F2">
            <w:pPr>
              <w:jc w:val="center"/>
              <w:rPr>
                <w:sz w:val="16"/>
                <w:szCs w:val="16"/>
              </w:rPr>
            </w:pPr>
            <w:r w:rsidRPr="00CE63EB">
              <w:rPr>
                <w:rFonts w:eastAsia="Aptos"/>
                <w:kern w:val="2"/>
                <w:sz w:val="16"/>
                <w:szCs w:val="16"/>
              </w:rPr>
              <w:t>0.42</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AF395B1"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676FEC5A"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36C3E1C" w14:textId="77777777" w:rsidR="00232CF6" w:rsidRPr="00CE63EB" w:rsidRDefault="00232CF6" w:rsidP="004422F2">
            <w:pPr>
              <w:jc w:val="center"/>
              <w:rPr>
                <w:sz w:val="16"/>
                <w:szCs w:val="16"/>
              </w:rPr>
            </w:pPr>
            <w:r w:rsidRPr="00CE63EB">
              <w:rPr>
                <w:sz w:val="16"/>
                <w:szCs w:val="16"/>
              </w:rPr>
              <w:t>64.01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1A97AF03" w14:textId="77777777" w:rsidR="00232CF6" w:rsidRPr="00CE63EB" w:rsidRDefault="00232CF6" w:rsidP="004422F2">
            <w:pPr>
              <w:jc w:val="center"/>
              <w:rPr>
                <w:sz w:val="16"/>
                <w:szCs w:val="16"/>
              </w:rPr>
            </w:pPr>
            <w:r w:rsidRPr="00CE63EB">
              <w:rPr>
                <w:sz w:val="16"/>
                <w:szCs w:val="16"/>
              </w:rPr>
              <w:t>66.00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821BCDD" w14:textId="77777777" w:rsidR="00232CF6" w:rsidRPr="00CE63EB" w:rsidRDefault="00232CF6" w:rsidP="004422F2">
            <w:pPr>
              <w:jc w:val="center"/>
              <w:rPr>
                <w:sz w:val="16"/>
                <w:szCs w:val="16"/>
              </w:rPr>
            </w:pPr>
            <w:r w:rsidRPr="00CE63EB">
              <w:rPr>
                <w:rFonts w:eastAsia="Aptos"/>
                <w:kern w:val="2"/>
                <w:sz w:val="16"/>
                <w:szCs w:val="16"/>
              </w:rPr>
              <w:t>2.01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1573BA8" w14:textId="77777777" w:rsidR="00232CF6" w:rsidRPr="00CE63EB" w:rsidRDefault="00232CF6" w:rsidP="004422F2">
            <w:pPr>
              <w:jc w:val="center"/>
              <w:rPr>
                <w:sz w:val="16"/>
                <w:szCs w:val="16"/>
              </w:rPr>
            </w:pPr>
            <w:r w:rsidRPr="00CE63EB">
              <w:rPr>
                <w:rFonts w:eastAsia="Aptos"/>
                <w:kern w:val="2"/>
                <w:sz w:val="16"/>
                <w:szCs w:val="16"/>
              </w:rPr>
              <w:t>0.48</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A987FEA"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05862D66"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BCB2950" w14:textId="77777777" w:rsidR="00232CF6" w:rsidRPr="00CE63EB" w:rsidRDefault="00232CF6" w:rsidP="004422F2">
            <w:pPr>
              <w:jc w:val="center"/>
              <w:rPr>
                <w:sz w:val="16"/>
                <w:szCs w:val="16"/>
              </w:rPr>
            </w:pPr>
            <w:r w:rsidRPr="00CE63EB">
              <w:rPr>
                <w:sz w:val="16"/>
                <w:szCs w:val="16"/>
              </w:rPr>
              <w:t>66.01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BFCBC20" w14:textId="77777777" w:rsidR="00232CF6" w:rsidRPr="00CE63EB" w:rsidRDefault="00232CF6" w:rsidP="004422F2">
            <w:pPr>
              <w:jc w:val="center"/>
              <w:rPr>
                <w:sz w:val="16"/>
                <w:szCs w:val="16"/>
              </w:rPr>
            </w:pPr>
            <w:r w:rsidRPr="00CE63EB">
              <w:rPr>
                <w:sz w:val="16"/>
                <w:szCs w:val="16"/>
              </w:rPr>
              <w:t>68.00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9C9FE34" w14:textId="77777777" w:rsidR="00232CF6" w:rsidRPr="00CE63EB" w:rsidRDefault="00232CF6" w:rsidP="004422F2">
            <w:pPr>
              <w:jc w:val="center"/>
              <w:rPr>
                <w:sz w:val="16"/>
                <w:szCs w:val="16"/>
              </w:rPr>
            </w:pPr>
            <w:r w:rsidRPr="00CE63EB">
              <w:rPr>
                <w:rFonts w:eastAsia="Aptos"/>
                <w:kern w:val="2"/>
                <w:sz w:val="16"/>
                <w:szCs w:val="16"/>
              </w:rPr>
              <w:t>2.07</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529DDEB" w14:textId="77777777" w:rsidR="00232CF6" w:rsidRPr="00CE63EB" w:rsidRDefault="00232CF6" w:rsidP="004422F2">
            <w:pPr>
              <w:jc w:val="center"/>
              <w:rPr>
                <w:sz w:val="16"/>
                <w:szCs w:val="16"/>
              </w:rPr>
            </w:pPr>
            <w:r w:rsidRPr="00CE63EB">
              <w:rPr>
                <w:rFonts w:eastAsia="Aptos"/>
                <w:kern w:val="2"/>
                <w:sz w:val="16"/>
                <w:szCs w:val="16"/>
              </w:rPr>
              <w:t>0.54</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2334FB9"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3541A533"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07885696" w14:textId="77777777" w:rsidR="00232CF6" w:rsidRPr="00CE63EB" w:rsidRDefault="00232CF6" w:rsidP="004422F2">
            <w:pPr>
              <w:jc w:val="center"/>
              <w:rPr>
                <w:sz w:val="16"/>
                <w:szCs w:val="16"/>
              </w:rPr>
            </w:pPr>
            <w:r w:rsidRPr="00CE63EB">
              <w:rPr>
                <w:sz w:val="16"/>
                <w:szCs w:val="16"/>
              </w:rPr>
              <w:t>68.01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146E6944" w14:textId="77777777" w:rsidR="00232CF6" w:rsidRPr="00CE63EB" w:rsidRDefault="00232CF6" w:rsidP="004422F2">
            <w:pPr>
              <w:jc w:val="center"/>
              <w:rPr>
                <w:sz w:val="16"/>
                <w:szCs w:val="16"/>
              </w:rPr>
            </w:pPr>
            <w:r w:rsidRPr="00CE63EB">
              <w:rPr>
                <w:sz w:val="16"/>
                <w:szCs w:val="16"/>
              </w:rPr>
              <w:t>70.00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AC9036F" w14:textId="77777777" w:rsidR="00232CF6" w:rsidRPr="00CE63EB" w:rsidRDefault="00232CF6" w:rsidP="004422F2">
            <w:pPr>
              <w:jc w:val="center"/>
              <w:rPr>
                <w:sz w:val="16"/>
                <w:szCs w:val="16"/>
              </w:rPr>
            </w:pPr>
            <w:r w:rsidRPr="00CE63EB">
              <w:rPr>
                <w:rFonts w:eastAsia="Aptos"/>
                <w:kern w:val="2"/>
                <w:sz w:val="16"/>
                <w:szCs w:val="16"/>
              </w:rPr>
              <w:t>2.13</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C95B94D" w14:textId="77777777" w:rsidR="00232CF6" w:rsidRPr="00CE63EB" w:rsidRDefault="00232CF6" w:rsidP="004422F2">
            <w:pPr>
              <w:jc w:val="center"/>
              <w:rPr>
                <w:sz w:val="16"/>
                <w:szCs w:val="16"/>
              </w:rPr>
            </w:pPr>
            <w:r w:rsidRPr="00CE63EB">
              <w:rPr>
                <w:rFonts w:eastAsia="Aptos"/>
                <w:kern w:val="2"/>
                <w:sz w:val="16"/>
                <w:szCs w:val="16"/>
              </w:rPr>
              <w:t>0.60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6F2A21A"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6C9C68AC"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326B62A1" w14:textId="77777777" w:rsidR="00232CF6" w:rsidRPr="00CE63EB" w:rsidRDefault="00232CF6" w:rsidP="004422F2">
            <w:pPr>
              <w:jc w:val="center"/>
              <w:rPr>
                <w:sz w:val="16"/>
                <w:szCs w:val="16"/>
              </w:rPr>
            </w:pPr>
            <w:r w:rsidRPr="00CE63EB">
              <w:rPr>
                <w:sz w:val="16"/>
                <w:szCs w:val="16"/>
              </w:rPr>
              <w:t>70.01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CB390CE" w14:textId="77777777" w:rsidR="00232CF6" w:rsidRPr="00CE63EB" w:rsidRDefault="00232CF6" w:rsidP="004422F2">
            <w:pPr>
              <w:jc w:val="center"/>
              <w:rPr>
                <w:sz w:val="16"/>
                <w:szCs w:val="16"/>
              </w:rPr>
            </w:pPr>
            <w:r w:rsidRPr="00CE63EB">
              <w:rPr>
                <w:sz w:val="16"/>
                <w:szCs w:val="16"/>
              </w:rPr>
              <w:t>72.00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FC71243" w14:textId="77777777" w:rsidR="00232CF6" w:rsidRPr="00CE63EB" w:rsidRDefault="00232CF6" w:rsidP="004422F2">
            <w:pPr>
              <w:jc w:val="center"/>
              <w:rPr>
                <w:sz w:val="16"/>
                <w:szCs w:val="16"/>
              </w:rPr>
            </w:pPr>
            <w:r w:rsidRPr="00CE63EB">
              <w:rPr>
                <w:rFonts w:eastAsia="Aptos"/>
                <w:kern w:val="2"/>
                <w:sz w:val="16"/>
                <w:szCs w:val="16"/>
              </w:rPr>
              <w:t>2.19</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31495F7" w14:textId="77777777" w:rsidR="00232CF6" w:rsidRPr="00CE63EB" w:rsidRDefault="00232CF6" w:rsidP="004422F2">
            <w:pPr>
              <w:jc w:val="center"/>
              <w:rPr>
                <w:sz w:val="16"/>
                <w:szCs w:val="16"/>
              </w:rPr>
            </w:pPr>
            <w:r w:rsidRPr="00CE63EB">
              <w:rPr>
                <w:rFonts w:eastAsia="Aptos"/>
                <w:kern w:val="2"/>
                <w:sz w:val="16"/>
                <w:szCs w:val="16"/>
              </w:rPr>
              <w:t>0.66</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7CA07DD"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6049B737"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76881F3" w14:textId="77777777" w:rsidR="00232CF6" w:rsidRPr="00CE63EB" w:rsidRDefault="00232CF6" w:rsidP="004422F2">
            <w:pPr>
              <w:jc w:val="center"/>
              <w:rPr>
                <w:sz w:val="16"/>
                <w:szCs w:val="16"/>
              </w:rPr>
            </w:pPr>
            <w:r w:rsidRPr="00CE63EB">
              <w:rPr>
                <w:sz w:val="16"/>
                <w:szCs w:val="16"/>
              </w:rPr>
              <w:t>72.01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0F4E1DAC" w14:textId="77777777" w:rsidR="00232CF6" w:rsidRPr="00CE63EB" w:rsidRDefault="00232CF6" w:rsidP="004422F2">
            <w:pPr>
              <w:jc w:val="center"/>
              <w:rPr>
                <w:sz w:val="16"/>
                <w:szCs w:val="16"/>
              </w:rPr>
            </w:pPr>
            <w:r w:rsidRPr="00CE63EB">
              <w:rPr>
                <w:sz w:val="16"/>
                <w:szCs w:val="16"/>
              </w:rPr>
              <w:t>74.00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2D51385" w14:textId="77777777" w:rsidR="00232CF6" w:rsidRPr="00CE63EB" w:rsidRDefault="00232CF6" w:rsidP="004422F2">
            <w:pPr>
              <w:jc w:val="center"/>
              <w:rPr>
                <w:sz w:val="16"/>
                <w:szCs w:val="16"/>
              </w:rPr>
            </w:pPr>
            <w:r w:rsidRPr="00CE63EB">
              <w:rPr>
                <w:rFonts w:eastAsia="Aptos"/>
                <w:kern w:val="2"/>
                <w:sz w:val="16"/>
                <w:szCs w:val="16"/>
              </w:rPr>
              <w:t>2.26</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35AAC76" w14:textId="77777777" w:rsidR="00232CF6" w:rsidRPr="00CE63EB" w:rsidRDefault="00232CF6" w:rsidP="004422F2">
            <w:pPr>
              <w:jc w:val="center"/>
              <w:rPr>
                <w:sz w:val="16"/>
                <w:szCs w:val="16"/>
              </w:rPr>
            </w:pPr>
            <w:r w:rsidRPr="00CE63EB">
              <w:rPr>
                <w:rFonts w:eastAsia="Aptos"/>
                <w:kern w:val="2"/>
                <w:sz w:val="16"/>
                <w:szCs w:val="16"/>
              </w:rPr>
              <w:t>0.73</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4896E7DC"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5DB45BDB"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0706A016" w14:textId="77777777" w:rsidR="00232CF6" w:rsidRPr="00CE63EB" w:rsidRDefault="00232CF6" w:rsidP="004422F2">
            <w:pPr>
              <w:jc w:val="center"/>
              <w:rPr>
                <w:sz w:val="16"/>
                <w:szCs w:val="16"/>
              </w:rPr>
            </w:pPr>
            <w:r w:rsidRPr="00CE63EB">
              <w:rPr>
                <w:sz w:val="16"/>
                <w:szCs w:val="16"/>
              </w:rPr>
              <w:t>74.01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4381D12" w14:textId="77777777" w:rsidR="00232CF6" w:rsidRPr="00CE63EB" w:rsidRDefault="00232CF6" w:rsidP="004422F2">
            <w:pPr>
              <w:jc w:val="center"/>
              <w:rPr>
                <w:sz w:val="16"/>
                <w:szCs w:val="16"/>
              </w:rPr>
            </w:pPr>
            <w:r w:rsidRPr="00CE63EB">
              <w:rPr>
                <w:sz w:val="16"/>
                <w:szCs w:val="16"/>
              </w:rPr>
              <w:t>76.00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7C01468" w14:textId="77777777" w:rsidR="00232CF6" w:rsidRPr="00CE63EB" w:rsidRDefault="00232CF6" w:rsidP="004422F2">
            <w:pPr>
              <w:jc w:val="center"/>
              <w:rPr>
                <w:sz w:val="16"/>
                <w:szCs w:val="16"/>
              </w:rPr>
            </w:pPr>
            <w:r w:rsidRPr="00CE63EB">
              <w:rPr>
                <w:rFonts w:eastAsia="Aptos"/>
                <w:kern w:val="2"/>
                <w:sz w:val="16"/>
                <w:szCs w:val="16"/>
              </w:rPr>
              <w:t>2.32</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EDB9D97" w14:textId="77777777" w:rsidR="00232CF6" w:rsidRPr="00CE63EB" w:rsidRDefault="00232CF6" w:rsidP="004422F2">
            <w:pPr>
              <w:jc w:val="center"/>
              <w:rPr>
                <w:sz w:val="16"/>
                <w:szCs w:val="16"/>
              </w:rPr>
            </w:pPr>
            <w:r w:rsidRPr="00CE63EB">
              <w:rPr>
                <w:rFonts w:eastAsia="Aptos"/>
                <w:kern w:val="2"/>
                <w:sz w:val="16"/>
                <w:szCs w:val="16"/>
              </w:rPr>
              <w:t>0.79</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A399275"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11A84B24"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B34DA17" w14:textId="77777777" w:rsidR="00232CF6" w:rsidRPr="00CE63EB" w:rsidRDefault="00232CF6" w:rsidP="004422F2">
            <w:pPr>
              <w:jc w:val="center"/>
              <w:rPr>
                <w:sz w:val="16"/>
                <w:szCs w:val="16"/>
              </w:rPr>
            </w:pPr>
            <w:r w:rsidRPr="00CE63EB">
              <w:rPr>
                <w:sz w:val="16"/>
                <w:szCs w:val="16"/>
              </w:rPr>
              <w:t>76.01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59F9605" w14:textId="77777777" w:rsidR="00232CF6" w:rsidRPr="00CE63EB" w:rsidRDefault="00232CF6" w:rsidP="004422F2">
            <w:pPr>
              <w:jc w:val="center"/>
              <w:rPr>
                <w:sz w:val="16"/>
                <w:szCs w:val="16"/>
              </w:rPr>
            </w:pPr>
            <w:r w:rsidRPr="00CE63EB">
              <w:rPr>
                <w:sz w:val="16"/>
                <w:szCs w:val="16"/>
              </w:rPr>
              <w:t>78.00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64B2CC9" w14:textId="77777777" w:rsidR="00232CF6" w:rsidRPr="00CE63EB" w:rsidRDefault="00232CF6" w:rsidP="004422F2">
            <w:pPr>
              <w:jc w:val="center"/>
              <w:rPr>
                <w:sz w:val="16"/>
                <w:szCs w:val="16"/>
              </w:rPr>
            </w:pPr>
            <w:r w:rsidRPr="00CE63EB">
              <w:rPr>
                <w:rFonts w:eastAsia="Aptos"/>
                <w:kern w:val="2"/>
                <w:sz w:val="16"/>
                <w:szCs w:val="16"/>
              </w:rPr>
              <w:t>2.38</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D01F53B" w14:textId="77777777" w:rsidR="00232CF6" w:rsidRPr="00CE63EB" w:rsidRDefault="00232CF6" w:rsidP="004422F2">
            <w:pPr>
              <w:jc w:val="center"/>
              <w:rPr>
                <w:sz w:val="16"/>
                <w:szCs w:val="16"/>
              </w:rPr>
            </w:pPr>
            <w:r w:rsidRPr="00CE63EB">
              <w:rPr>
                <w:rFonts w:eastAsia="Aptos"/>
                <w:kern w:val="2"/>
                <w:sz w:val="16"/>
                <w:szCs w:val="16"/>
              </w:rPr>
              <w:t>0.85</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4F29CCF2"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21100B16"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005754C9" w14:textId="77777777" w:rsidR="00232CF6" w:rsidRPr="00CE63EB" w:rsidRDefault="00232CF6" w:rsidP="004422F2">
            <w:pPr>
              <w:jc w:val="center"/>
              <w:rPr>
                <w:sz w:val="16"/>
                <w:szCs w:val="16"/>
              </w:rPr>
            </w:pPr>
            <w:r w:rsidRPr="00CE63EB">
              <w:rPr>
                <w:sz w:val="16"/>
                <w:szCs w:val="16"/>
              </w:rPr>
              <w:t>78.01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15C590B" w14:textId="77777777" w:rsidR="00232CF6" w:rsidRPr="00CE63EB" w:rsidRDefault="00232CF6" w:rsidP="004422F2">
            <w:pPr>
              <w:jc w:val="center"/>
              <w:rPr>
                <w:sz w:val="16"/>
                <w:szCs w:val="16"/>
              </w:rPr>
            </w:pPr>
            <w:r w:rsidRPr="00CE63EB">
              <w:rPr>
                <w:sz w:val="16"/>
                <w:szCs w:val="16"/>
              </w:rPr>
              <w:t>80.00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ED0D36A" w14:textId="77777777" w:rsidR="00232CF6" w:rsidRPr="00CE63EB" w:rsidRDefault="00232CF6" w:rsidP="004422F2">
            <w:pPr>
              <w:jc w:val="center"/>
              <w:rPr>
                <w:sz w:val="16"/>
                <w:szCs w:val="16"/>
              </w:rPr>
            </w:pPr>
            <w:r w:rsidRPr="00CE63EB">
              <w:rPr>
                <w:rFonts w:eastAsia="Aptos"/>
                <w:kern w:val="2"/>
                <w:sz w:val="16"/>
                <w:szCs w:val="16"/>
              </w:rPr>
              <w:t>2.44</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C4B5841" w14:textId="77777777" w:rsidR="00232CF6" w:rsidRPr="00CE63EB" w:rsidRDefault="00232CF6" w:rsidP="004422F2">
            <w:pPr>
              <w:jc w:val="center"/>
              <w:rPr>
                <w:sz w:val="16"/>
                <w:szCs w:val="16"/>
              </w:rPr>
            </w:pPr>
            <w:r w:rsidRPr="00CE63EB">
              <w:rPr>
                <w:rFonts w:eastAsia="Aptos"/>
                <w:kern w:val="2"/>
                <w:sz w:val="16"/>
                <w:szCs w:val="16"/>
              </w:rPr>
              <w:t>0.91</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185B225"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59F94DE7"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F861611" w14:textId="77777777" w:rsidR="00232CF6" w:rsidRPr="00CE63EB" w:rsidRDefault="00232CF6" w:rsidP="004422F2">
            <w:pPr>
              <w:jc w:val="center"/>
              <w:rPr>
                <w:sz w:val="16"/>
                <w:szCs w:val="16"/>
              </w:rPr>
            </w:pPr>
            <w:r w:rsidRPr="00CE63EB">
              <w:rPr>
                <w:sz w:val="16"/>
                <w:szCs w:val="16"/>
              </w:rPr>
              <w:t>80.01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6098A87" w14:textId="77777777" w:rsidR="00232CF6" w:rsidRPr="00CE63EB" w:rsidRDefault="00232CF6" w:rsidP="004422F2">
            <w:pPr>
              <w:jc w:val="center"/>
              <w:rPr>
                <w:sz w:val="16"/>
                <w:szCs w:val="16"/>
              </w:rPr>
            </w:pPr>
            <w:r w:rsidRPr="00CE63EB">
              <w:rPr>
                <w:sz w:val="16"/>
                <w:szCs w:val="16"/>
              </w:rPr>
              <w:t>82.00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7143CBA" w14:textId="77777777" w:rsidR="00232CF6" w:rsidRPr="00CE63EB" w:rsidRDefault="00232CF6" w:rsidP="004422F2">
            <w:pPr>
              <w:jc w:val="center"/>
              <w:rPr>
                <w:sz w:val="16"/>
                <w:szCs w:val="16"/>
              </w:rPr>
            </w:pPr>
            <w:r w:rsidRPr="00CE63EB">
              <w:rPr>
                <w:rFonts w:eastAsia="Aptos"/>
                <w:kern w:val="2"/>
                <w:sz w:val="16"/>
                <w:szCs w:val="16"/>
              </w:rPr>
              <w:t>2.50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E6A83AF" w14:textId="77777777" w:rsidR="00232CF6" w:rsidRPr="00CE63EB" w:rsidRDefault="00232CF6" w:rsidP="004422F2">
            <w:pPr>
              <w:jc w:val="center"/>
              <w:rPr>
                <w:sz w:val="16"/>
                <w:szCs w:val="16"/>
              </w:rPr>
            </w:pPr>
            <w:r w:rsidRPr="00CE63EB">
              <w:rPr>
                <w:rFonts w:eastAsia="Aptos"/>
                <w:kern w:val="2"/>
                <w:sz w:val="16"/>
                <w:szCs w:val="16"/>
              </w:rPr>
              <w:t>0.97</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74AC1CB"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22D65E6A"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C2E89DC" w14:textId="77777777" w:rsidR="00232CF6" w:rsidRPr="00CE63EB" w:rsidRDefault="00232CF6" w:rsidP="004422F2">
            <w:pPr>
              <w:jc w:val="center"/>
              <w:rPr>
                <w:sz w:val="16"/>
                <w:szCs w:val="16"/>
              </w:rPr>
            </w:pPr>
            <w:r w:rsidRPr="00CE63EB">
              <w:rPr>
                <w:sz w:val="16"/>
                <w:szCs w:val="16"/>
              </w:rPr>
              <w:t>82.01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06B88D3" w14:textId="77777777" w:rsidR="00232CF6" w:rsidRPr="00CE63EB" w:rsidRDefault="00232CF6" w:rsidP="004422F2">
            <w:pPr>
              <w:jc w:val="center"/>
              <w:rPr>
                <w:sz w:val="16"/>
                <w:szCs w:val="16"/>
              </w:rPr>
            </w:pPr>
            <w:r w:rsidRPr="00CE63EB">
              <w:rPr>
                <w:sz w:val="16"/>
                <w:szCs w:val="16"/>
              </w:rPr>
              <w:t>84.00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86CE091" w14:textId="77777777" w:rsidR="00232CF6" w:rsidRPr="00CE63EB" w:rsidRDefault="00232CF6" w:rsidP="004422F2">
            <w:pPr>
              <w:jc w:val="center"/>
              <w:rPr>
                <w:sz w:val="16"/>
                <w:szCs w:val="16"/>
              </w:rPr>
            </w:pPr>
            <w:r w:rsidRPr="00CE63EB">
              <w:rPr>
                <w:rFonts w:eastAsia="Aptos"/>
                <w:kern w:val="2"/>
                <w:sz w:val="16"/>
                <w:szCs w:val="16"/>
              </w:rPr>
              <w:t>2.56</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3EFF350" w14:textId="77777777" w:rsidR="00232CF6" w:rsidRPr="00CE63EB" w:rsidRDefault="00232CF6" w:rsidP="004422F2">
            <w:pPr>
              <w:jc w:val="center"/>
              <w:rPr>
                <w:sz w:val="16"/>
                <w:szCs w:val="16"/>
              </w:rPr>
            </w:pPr>
            <w:r w:rsidRPr="00CE63EB">
              <w:rPr>
                <w:rFonts w:eastAsia="Aptos"/>
                <w:kern w:val="2"/>
                <w:sz w:val="16"/>
                <w:szCs w:val="16"/>
              </w:rPr>
              <w:t>1.03</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7563FB1"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3C820EFC"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4F0DEAE" w14:textId="77777777" w:rsidR="00232CF6" w:rsidRPr="00CE63EB" w:rsidRDefault="00232CF6" w:rsidP="004422F2">
            <w:pPr>
              <w:jc w:val="center"/>
              <w:rPr>
                <w:sz w:val="16"/>
                <w:szCs w:val="16"/>
              </w:rPr>
            </w:pPr>
            <w:r w:rsidRPr="00CE63EB">
              <w:rPr>
                <w:sz w:val="16"/>
                <w:szCs w:val="16"/>
              </w:rPr>
              <w:t>84.01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79B6856" w14:textId="77777777" w:rsidR="00232CF6" w:rsidRPr="00CE63EB" w:rsidRDefault="00232CF6" w:rsidP="004422F2">
            <w:pPr>
              <w:jc w:val="center"/>
              <w:rPr>
                <w:sz w:val="16"/>
                <w:szCs w:val="16"/>
              </w:rPr>
            </w:pPr>
            <w:r w:rsidRPr="00CE63EB">
              <w:rPr>
                <w:sz w:val="16"/>
                <w:szCs w:val="16"/>
              </w:rPr>
              <w:t>86.00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FFEB51D" w14:textId="77777777" w:rsidR="00232CF6" w:rsidRPr="00CE63EB" w:rsidRDefault="00232CF6" w:rsidP="004422F2">
            <w:pPr>
              <w:jc w:val="center"/>
              <w:rPr>
                <w:sz w:val="16"/>
                <w:szCs w:val="16"/>
              </w:rPr>
            </w:pPr>
            <w:r w:rsidRPr="00CE63EB">
              <w:rPr>
                <w:rFonts w:eastAsia="Aptos"/>
                <w:kern w:val="2"/>
                <w:sz w:val="16"/>
                <w:szCs w:val="16"/>
              </w:rPr>
              <w:t>2.63</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976D568" w14:textId="77777777" w:rsidR="00232CF6" w:rsidRPr="00CE63EB" w:rsidRDefault="00232CF6" w:rsidP="004422F2">
            <w:pPr>
              <w:jc w:val="center"/>
              <w:rPr>
                <w:sz w:val="16"/>
                <w:szCs w:val="16"/>
              </w:rPr>
            </w:pPr>
            <w:r w:rsidRPr="00CE63EB">
              <w:rPr>
                <w:rFonts w:eastAsia="Aptos"/>
                <w:kern w:val="2"/>
                <w:sz w:val="16"/>
                <w:szCs w:val="16"/>
              </w:rPr>
              <w:t>1.10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EE5AF47"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46F89873"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485AB5E" w14:textId="77777777" w:rsidR="00232CF6" w:rsidRPr="00CE63EB" w:rsidRDefault="00232CF6" w:rsidP="004422F2">
            <w:pPr>
              <w:jc w:val="center"/>
              <w:rPr>
                <w:sz w:val="16"/>
                <w:szCs w:val="16"/>
              </w:rPr>
            </w:pPr>
            <w:r w:rsidRPr="00CE63EB">
              <w:rPr>
                <w:sz w:val="16"/>
                <w:szCs w:val="16"/>
              </w:rPr>
              <w:t>86.01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70C1C79" w14:textId="77777777" w:rsidR="00232CF6" w:rsidRPr="00CE63EB" w:rsidRDefault="00232CF6" w:rsidP="004422F2">
            <w:pPr>
              <w:jc w:val="center"/>
              <w:rPr>
                <w:sz w:val="16"/>
                <w:szCs w:val="16"/>
              </w:rPr>
            </w:pPr>
            <w:r w:rsidRPr="00CE63EB">
              <w:rPr>
                <w:sz w:val="16"/>
                <w:szCs w:val="16"/>
              </w:rPr>
              <w:t>88.00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6AD3A4E" w14:textId="77777777" w:rsidR="00232CF6" w:rsidRPr="00CE63EB" w:rsidRDefault="00232CF6" w:rsidP="004422F2">
            <w:pPr>
              <w:jc w:val="center"/>
              <w:rPr>
                <w:sz w:val="16"/>
                <w:szCs w:val="16"/>
              </w:rPr>
            </w:pPr>
            <w:r w:rsidRPr="00CE63EB">
              <w:rPr>
                <w:rFonts w:eastAsia="Aptos"/>
                <w:kern w:val="2"/>
                <w:sz w:val="16"/>
                <w:szCs w:val="16"/>
              </w:rPr>
              <w:t>2.69</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EA28EFC" w14:textId="77777777" w:rsidR="00232CF6" w:rsidRPr="00CE63EB" w:rsidRDefault="00232CF6" w:rsidP="004422F2">
            <w:pPr>
              <w:jc w:val="center"/>
              <w:rPr>
                <w:sz w:val="16"/>
                <w:szCs w:val="16"/>
              </w:rPr>
            </w:pPr>
            <w:r w:rsidRPr="00CE63EB">
              <w:rPr>
                <w:rFonts w:eastAsia="Aptos"/>
                <w:kern w:val="2"/>
                <w:sz w:val="16"/>
                <w:szCs w:val="16"/>
              </w:rPr>
              <w:t>1.16</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D5452C9"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24DBF84F"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9FD4CCB" w14:textId="77777777" w:rsidR="00232CF6" w:rsidRPr="00CE63EB" w:rsidRDefault="00232CF6" w:rsidP="004422F2">
            <w:pPr>
              <w:jc w:val="center"/>
              <w:rPr>
                <w:sz w:val="16"/>
                <w:szCs w:val="16"/>
              </w:rPr>
            </w:pPr>
            <w:r w:rsidRPr="00CE63EB">
              <w:rPr>
                <w:sz w:val="16"/>
                <w:szCs w:val="16"/>
              </w:rPr>
              <w:t>88.01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1577D97F" w14:textId="77777777" w:rsidR="00232CF6" w:rsidRPr="00CE63EB" w:rsidRDefault="00232CF6" w:rsidP="004422F2">
            <w:pPr>
              <w:jc w:val="center"/>
              <w:rPr>
                <w:sz w:val="16"/>
                <w:szCs w:val="16"/>
              </w:rPr>
            </w:pPr>
            <w:r w:rsidRPr="00CE63EB">
              <w:rPr>
                <w:sz w:val="16"/>
                <w:szCs w:val="16"/>
              </w:rPr>
              <w:t>90.00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1DF9722" w14:textId="77777777" w:rsidR="00232CF6" w:rsidRPr="00CE63EB" w:rsidRDefault="00232CF6" w:rsidP="004422F2">
            <w:pPr>
              <w:jc w:val="center"/>
              <w:rPr>
                <w:sz w:val="16"/>
                <w:szCs w:val="16"/>
              </w:rPr>
            </w:pPr>
            <w:r w:rsidRPr="00CE63EB">
              <w:rPr>
                <w:rFonts w:eastAsia="Aptos"/>
                <w:kern w:val="2"/>
                <w:sz w:val="16"/>
                <w:szCs w:val="16"/>
              </w:rPr>
              <w:t>2.75</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9B5BD74" w14:textId="77777777" w:rsidR="00232CF6" w:rsidRPr="00CE63EB" w:rsidRDefault="00232CF6" w:rsidP="004422F2">
            <w:pPr>
              <w:jc w:val="center"/>
              <w:rPr>
                <w:sz w:val="16"/>
                <w:szCs w:val="16"/>
              </w:rPr>
            </w:pPr>
            <w:r w:rsidRPr="00CE63EB">
              <w:rPr>
                <w:rFonts w:eastAsia="Aptos"/>
                <w:kern w:val="2"/>
                <w:sz w:val="16"/>
                <w:szCs w:val="16"/>
              </w:rPr>
              <w:t>1.22</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7C31FDA1"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4E03537E"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5D1BB0E" w14:textId="77777777" w:rsidR="00232CF6" w:rsidRPr="00CE63EB" w:rsidRDefault="00232CF6" w:rsidP="004422F2">
            <w:pPr>
              <w:jc w:val="center"/>
              <w:rPr>
                <w:sz w:val="16"/>
                <w:szCs w:val="16"/>
              </w:rPr>
            </w:pPr>
            <w:r w:rsidRPr="00CE63EB">
              <w:rPr>
                <w:sz w:val="16"/>
                <w:szCs w:val="16"/>
              </w:rPr>
              <w:t>90.01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A01BF15" w14:textId="77777777" w:rsidR="00232CF6" w:rsidRPr="00CE63EB" w:rsidRDefault="00232CF6" w:rsidP="004422F2">
            <w:pPr>
              <w:jc w:val="center"/>
              <w:rPr>
                <w:sz w:val="16"/>
                <w:szCs w:val="16"/>
              </w:rPr>
            </w:pPr>
            <w:r w:rsidRPr="00CE63EB">
              <w:rPr>
                <w:sz w:val="16"/>
                <w:szCs w:val="16"/>
              </w:rPr>
              <w:t>92.00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00C6EE8" w14:textId="77777777" w:rsidR="00232CF6" w:rsidRPr="00CE63EB" w:rsidRDefault="00232CF6" w:rsidP="004422F2">
            <w:pPr>
              <w:jc w:val="center"/>
              <w:rPr>
                <w:sz w:val="16"/>
                <w:szCs w:val="16"/>
              </w:rPr>
            </w:pPr>
            <w:r w:rsidRPr="00CE63EB">
              <w:rPr>
                <w:rFonts w:eastAsia="Aptos"/>
                <w:kern w:val="2"/>
                <w:sz w:val="16"/>
                <w:szCs w:val="16"/>
              </w:rPr>
              <w:t>2.81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80791DF" w14:textId="77777777" w:rsidR="00232CF6" w:rsidRPr="00CE63EB" w:rsidRDefault="00232CF6" w:rsidP="004422F2">
            <w:pPr>
              <w:jc w:val="center"/>
              <w:rPr>
                <w:sz w:val="16"/>
                <w:szCs w:val="16"/>
              </w:rPr>
            </w:pPr>
            <w:r w:rsidRPr="00CE63EB">
              <w:rPr>
                <w:rFonts w:eastAsia="Aptos"/>
                <w:kern w:val="2"/>
                <w:sz w:val="16"/>
                <w:szCs w:val="16"/>
              </w:rPr>
              <w:t>1.28</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573FED1"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27F97631"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0A6F21F" w14:textId="77777777" w:rsidR="00232CF6" w:rsidRPr="00CE63EB" w:rsidRDefault="00232CF6" w:rsidP="004422F2">
            <w:pPr>
              <w:jc w:val="center"/>
              <w:rPr>
                <w:sz w:val="16"/>
                <w:szCs w:val="16"/>
              </w:rPr>
            </w:pPr>
            <w:r w:rsidRPr="00CE63EB">
              <w:rPr>
                <w:sz w:val="16"/>
                <w:szCs w:val="16"/>
              </w:rPr>
              <w:t>92.01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FA377F0" w14:textId="77777777" w:rsidR="00232CF6" w:rsidRPr="00CE63EB" w:rsidRDefault="00232CF6" w:rsidP="004422F2">
            <w:pPr>
              <w:jc w:val="center"/>
              <w:rPr>
                <w:sz w:val="16"/>
                <w:szCs w:val="16"/>
              </w:rPr>
            </w:pPr>
            <w:r w:rsidRPr="00CE63EB">
              <w:rPr>
                <w:sz w:val="16"/>
                <w:szCs w:val="16"/>
              </w:rPr>
              <w:t>94.00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D3D0296" w14:textId="77777777" w:rsidR="00232CF6" w:rsidRPr="00CE63EB" w:rsidRDefault="00232CF6" w:rsidP="004422F2">
            <w:pPr>
              <w:jc w:val="center"/>
              <w:rPr>
                <w:sz w:val="16"/>
                <w:szCs w:val="16"/>
              </w:rPr>
            </w:pPr>
            <w:r w:rsidRPr="00CE63EB">
              <w:rPr>
                <w:rFonts w:eastAsia="Aptos"/>
                <w:kern w:val="2"/>
                <w:sz w:val="16"/>
                <w:szCs w:val="16"/>
              </w:rPr>
              <w:t>2.87</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8990A83" w14:textId="77777777" w:rsidR="00232CF6" w:rsidRPr="00CE63EB" w:rsidRDefault="00232CF6" w:rsidP="004422F2">
            <w:pPr>
              <w:jc w:val="center"/>
              <w:rPr>
                <w:sz w:val="16"/>
                <w:szCs w:val="16"/>
              </w:rPr>
            </w:pPr>
            <w:r w:rsidRPr="00CE63EB">
              <w:rPr>
                <w:rFonts w:eastAsia="Aptos"/>
                <w:kern w:val="2"/>
                <w:sz w:val="16"/>
                <w:szCs w:val="16"/>
              </w:rPr>
              <w:t>1.34</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2350B25"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166FB832"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837F0EC" w14:textId="77777777" w:rsidR="00232CF6" w:rsidRPr="00CE63EB" w:rsidRDefault="00232CF6" w:rsidP="004422F2">
            <w:pPr>
              <w:jc w:val="center"/>
              <w:rPr>
                <w:sz w:val="16"/>
                <w:szCs w:val="16"/>
              </w:rPr>
            </w:pPr>
            <w:r w:rsidRPr="00CE63EB">
              <w:rPr>
                <w:sz w:val="16"/>
                <w:szCs w:val="16"/>
              </w:rPr>
              <w:t>94.01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05224D47" w14:textId="77777777" w:rsidR="00232CF6" w:rsidRPr="00CE63EB" w:rsidRDefault="00232CF6" w:rsidP="004422F2">
            <w:pPr>
              <w:jc w:val="center"/>
              <w:rPr>
                <w:sz w:val="16"/>
                <w:szCs w:val="16"/>
              </w:rPr>
            </w:pPr>
            <w:r w:rsidRPr="00CE63EB">
              <w:rPr>
                <w:sz w:val="16"/>
                <w:szCs w:val="16"/>
              </w:rPr>
              <w:t>96.00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FFB5179" w14:textId="77777777" w:rsidR="00232CF6" w:rsidRPr="00CE63EB" w:rsidRDefault="00232CF6" w:rsidP="004422F2">
            <w:pPr>
              <w:jc w:val="center"/>
              <w:rPr>
                <w:sz w:val="16"/>
                <w:szCs w:val="16"/>
              </w:rPr>
            </w:pPr>
            <w:r w:rsidRPr="00CE63EB">
              <w:rPr>
                <w:rFonts w:eastAsia="Aptos"/>
                <w:kern w:val="2"/>
                <w:sz w:val="16"/>
                <w:szCs w:val="16"/>
              </w:rPr>
              <w:t>2.94</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77136AB" w14:textId="77777777" w:rsidR="00232CF6" w:rsidRPr="00CE63EB" w:rsidRDefault="00232CF6" w:rsidP="004422F2">
            <w:pPr>
              <w:jc w:val="center"/>
              <w:rPr>
                <w:sz w:val="16"/>
                <w:szCs w:val="16"/>
              </w:rPr>
            </w:pPr>
            <w:r w:rsidRPr="00CE63EB">
              <w:rPr>
                <w:rFonts w:eastAsia="Aptos"/>
                <w:kern w:val="2"/>
                <w:sz w:val="16"/>
                <w:szCs w:val="16"/>
              </w:rPr>
              <w:t>1.41</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D4B224E"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74F145F9"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56FA0FEF" w14:textId="77777777" w:rsidR="00232CF6" w:rsidRPr="00CE63EB" w:rsidRDefault="00232CF6" w:rsidP="004422F2">
            <w:pPr>
              <w:jc w:val="center"/>
              <w:rPr>
                <w:sz w:val="16"/>
                <w:szCs w:val="16"/>
              </w:rPr>
            </w:pPr>
            <w:r w:rsidRPr="00CE63EB">
              <w:rPr>
                <w:sz w:val="16"/>
                <w:szCs w:val="16"/>
              </w:rPr>
              <w:t>96.01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2421F63" w14:textId="77777777" w:rsidR="00232CF6" w:rsidRPr="00CE63EB" w:rsidRDefault="00232CF6" w:rsidP="004422F2">
            <w:pPr>
              <w:jc w:val="center"/>
              <w:rPr>
                <w:sz w:val="16"/>
                <w:szCs w:val="16"/>
              </w:rPr>
            </w:pPr>
            <w:r w:rsidRPr="00CE63EB">
              <w:rPr>
                <w:sz w:val="16"/>
                <w:szCs w:val="16"/>
              </w:rPr>
              <w:t>98.00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DBAF174" w14:textId="77777777" w:rsidR="00232CF6" w:rsidRPr="00CE63EB" w:rsidRDefault="00232CF6" w:rsidP="004422F2">
            <w:pPr>
              <w:jc w:val="center"/>
              <w:rPr>
                <w:sz w:val="16"/>
                <w:szCs w:val="16"/>
              </w:rPr>
            </w:pPr>
            <w:r w:rsidRPr="00CE63EB">
              <w:rPr>
                <w:rFonts w:eastAsia="Aptos"/>
                <w:kern w:val="2"/>
                <w:sz w:val="16"/>
                <w:szCs w:val="16"/>
              </w:rPr>
              <w:t>3.00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7CDDCD7" w14:textId="77777777" w:rsidR="00232CF6" w:rsidRPr="00CE63EB" w:rsidRDefault="00232CF6" w:rsidP="004422F2">
            <w:pPr>
              <w:jc w:val="center"/>
              <w:rPr>
                <w:sz w:val="16"/>
                <w:szCs w:val="16"/>
              </w:rPr>
            </w:pPr>
            <w:r w:rsidRPr="00CE63EB">
              <w:rPr>
                <w:rFonts w:eastAsia="Aptos"/>
                <w:kern w:val="2"/>
                <w:sz w:val="16"/>
                <w:szCs w:val="16"/>
              </w:rPr>
              <w:t>1.47</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4F9DD495"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0B17AA3A"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716463C" w14:textId="77777777" w:rsidR="00232CF6" w:rsidRPr="00CE63EB" w:rsidRDefault="00232CF6" w:rsidP="004422F2">
            <w:pPr>
              <w:jc w:val="center"/>
              <w:rPr>
                <w:sz w:val="16"/>
                <w:szCs w:val="16"/>
              </w:rPr>
            </w:pPr>
            <w:r w:rsidRPr="00CE63EB">
              <w:rPr>
                <w:sz w:val="16"/>
                <w:szCs w:val="16"/>
              </w:rPr>
              <w:t>98.01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C915179" w14:textId="77777777" w:rsidR="00232CF6" w:rsidRPr="00CE63EB" w:rsidRDefault="00232CF6" w:rsidP="004422F2">
            <w:pPr>
              <w:jc w:val="center"/>
              <w:rPr>
                <w:sz w:val="16"/>
                <w:szCs w:val="16"/>
              </w:rPr>
            </w:pPr>
            <w:r w:rsidRPr="00CE63EB">
              <w:rPr>
                <w:sz w:val="16"/>
                <w:szCs w:val="16"/>
              </w:rPr>
              <w:t>100.00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DEF7B74" w14:textId="77777777" w:rsidR="00232CF6" w:rsidRPr="00CE63EB" w:rsidRDefault="00232CF6" w:rsidP="004422F2">
            <w:pPr>
              <w:jc w:val="center"/>
              <w:rPr>
                <w:sz w:val="16"/>
                <w:szCs w:val="16"/>
              </w:rPr>
            </w:pPr>
            <w:r w:rsidRPr="00CE63EB">
              <w:rPr>
                <w:rFonts w:eastAsia="Aptos"/>
                <w:kern w:val="2"/>
                <w:sz w:val="16"/>
                <w:szCs w:val="16"/>
              </w:rPr>
              <w:t>3.06</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75FEB93" w14:textId="77777777" w:rsidR="00232CF6" w:rsidRPr="00CE63EB" w:rsidRDefault="00232CF6" w:rsidP="004422F2">
            <w:pPr>
              <w:jc w:val="center"/>
              <w:rPr>
                <w:sz w:val="16"/>
                <w:szCs w:val="16"/>
              </w:rPr>
            </w:pPr>
            <w:r w:rsidRPr="00CE63EB">
              <w:rPr>
                <w:rFonts w:eastAsia="Aptos"/>
                <w:kern w:val="2"/>
                <w:sz w:val="16"/>
                <w:szCs w:val="16"/>
              </w:rPr>
              <w:t>1.53</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5DD6FD2" w14:textId="77777777" w:rsidR="00232CF6" w:rsidRPr="00CE63EB" w:rsidRDefault="00232CF6" w:rsidP="004422F2">
            <w:pPr>
              <w:jc w:val="center"/>
              <w:rPr>
                <w:sz w:val="16"/>
                <w:szCs w:val="16"/>
              </w:rPr>
            </w:pPr>
            <w:r w:rsidRPr="00CE63EB">
              <w:rPr>
                <w:rFonts w:eastAsia="Aptos"/>
                <w:kern w:val="2"/>
                <w:sz w:val="16"/>
                <w:szCs w:val="16"/>
              </w:rPr>
              <w:t>0.00</w:t>
            </w:r>
          </w:p>
        </w:tc>
      </w:tr>
      <w:tr w:rsidR="00232CF6" w:rsidRPr="00CE63EB" w14:paraId="3EF502F9"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5EA2BDE" w14:textId="77777777" w:rsidR="00232CF6" w:rsidRPr="00CE63EB" w:rsidRDefault="00232CF6" w:rsidP="004422F2">
            <w:pPr>
              <w:jc w:val="center"/>
              <w:rPr>
                <w:sz w:val="16"/>
                <w:szCs w:val="16"/>
              </w:rPr>
            </w:pPr>
            <w:r w:rsidRPr="00CE63EB">
              <w:rPr>
                <w:sz w:val="16"/>
                <w:szCs w:val="16"/>
              </w:rPr>
              <w:t>100.01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3A1B15A" w14:textId="77777777" w:rsidR="00232CF6" w:rsidRPr="00CE63EB" w:rsidRDefault="00232CF6" w:rsidP="004422F2">
            <w:pPr>
              <w:jc w:val="center"/>
              <w:rPr>
                <w:sz w:val="16"/>
                <w:szCs w:val="16"/>
              </w:rPr>
            </w:pPr>
            <w:r w:rsidRPr="00CE63EB">
              <w:rPr>
                <w:sz w:val="16"/>
                <w:szCs w:val="16"/>
              </w:rPr>
              <w:t>102.00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D1D8B09" w14:textId="77777777" w:rsidR="00232CF6" w:rsidRPr="00CE63EB" w:rsidRDefault="00232CF6" w:rsidP="004422F2">
            <w:pPr>
              <w:jc w:val="center"/>
              <w:rPr>
                <w:sz w:val="16"/>
                <w:szCs w:val="16"/>
              </w:rPr>
            </w:pPr>
            <w:r w:rsidRPr="00CE63EB">
              <w:rPr>
                <w:rFonts w:eastAsia="Aptos"/>
                <w:kern w:val="2"/>
                <w:sz w:val="16"/>
                <w:szCs w:val="16"/>
              </w:rPr>
              <w:t>3.12</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16B9ABB" w14:textId="77777777" w:rsidR="00232CF6" w:rsidRPr="00CE63EB" w:rsidRDefault="00232CF6" w:rsidP="004422F2">
            <w:pPr>
              <w:jc w:val="center"/>
              <w:rPr>
                <w:sz w:val="16"/>
                <w:szCs w:val="16"/>
              </w:rPr>
            </w:pPr>
            <w:r w:rsidRPr="00CE63EB">
              <w:rPr>
                <w:rFonts w:eastAsia="Aptos"/>
                <w:kern w:val="2"/>
                <w:sz w:val="16"/>
                <w:szCs w:val="16"/>
              </w:rPr>
              <w:t>1.59</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81BD631" w14:textId="77777777" w:rsidR="00232CF6" w:rsidRPr="00CE63EB" w:rsidRDefault="00232CF6" w:rsidP="004422F2">
            <w:pPr>
              <w:jc w:val="center"/>
              <w:rPr>
                <w:sz w:val="16"/>
                <w:szCs w:val="16"/>
              </w:rPr>
            </w:pPr>
            <w:r w:rsidRPr="00CE63EB">
              <w:rPr>
                <w:rFonts w:eastAsia="Aptos"/>
                <w:kern w:val="2"/>
                <w:sz w:val="16"/>
                <w:szCs w:val="16"/>
              </w:rPr>
              <w:t>0.06</w:t>
            </w:r>
          </w:p>
        </w:tc>
      </w:tr>
      <w:tr w:rsidR="00232CF6" w:rsidRPr="00CE63EB" w14:paraId="0F9436FC"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587FD6E2" w14:textId="77777777" w:rsidR="00232CF6" w:rsidRPr="00CE63EB" w:rsidRDefault="00232CF6" w:rsidP="004422F2">
            <w:pPr>
              <w:jc w:val="center"/>
              <w:rPr>
                <w:sz w:val="16"/>
                <w:szCs w:val="16"/>
              </w:rPr>
            </w:pPr>
            <w:r w:rsidRPr="00CE63EB">
              <w:rPr>
                <w:sz w:val="16"/>
                <w:szCs w:val="16"/>
              </w:rPr>
              <w:t>102.01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B63806E" w14:textId="77777777" w:rsidR="00232CF6" w:rsidRPr="00CE63EB" w:rsidRDefault="00232CF6" w:rsidP="004422F2">
            <w:pPr>
              <w:jc w:val="center"/>
              <w:rPr>
                <w:sz w:val="16"/>
                <w:szCs w:val="16"/>
              </w:rPr>
            </w:pPr>
            <w:r w:rsidRPr="00CE63EB">
              <w:rPr>
                <w:sz w:val="16"/>
                <w:szCs w:val="16"/>
              </w:rPr>
              <w:t>104.00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342DE1D" w14:textId="77777777" w:rsidR="00232CF6" w:rsidRPr="00CE63EB" w:rsidRDefault="00232CF6" w:rsidP="004422F2">
            <w:pPr>
              <w:jc w:val="center"/>
              <w:rPr>
                <w:sz w:val="16"/>
                <w:szCs w:val="16"/>
              </w:rPr>
            </w:pPr>
            <w:r w:rsidRPr="00CE63EB">
              <w:rPr>
                <w:rFonts w:eastAsia="Aptos"/>
                <w:kern w:val="2"/>
                <w:sz w:val="16"/>
                <w:szCs w:val="16"/>
              </w:rPr>
              <w:t>3.18</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74FFCCA" w14:textId="77777777" w:rsidR="00232CF6" w:rsidRPr="00CE63EB" w:rsidRDefault="00232CF6" w:rsidP="004422F2">
            <w:pPr>
              <w:jc w:val="center"/>
              <w:rPr>
                <w:sz w:val="16"/>
                <w:szCs w:val="16"/>
              </w:rPr>
            </w:pPr>
            <w:r w:rsidRPr="00CE63EB">
              <w:rPr>
                <w:rFonts w:eastAsia="Aptos"/>
                <w:kern w:val="2"/>
                <w:sz w:val="16"/>
                <w:szCs w:val="16"/>
              </w:rPr>
              <w:t>1.65</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2A1ADC6" w14:textId="77777777" w:rsidR="00232CF6" w:rsidRPr="00CE63EB" w:rsidRDefault="00232CF6" w:rsidP="004422F2">
            <w:pPr>
              <w:jc w:val="center"/>
              <w:rPr>
                <w:sz w:val="16"/>
                <w:szCs w:val="16"/>
              </w:rPr>
            </w:pPr>
            <w:r w:rsidRPr="00CE63EB">
              <w:rPr>
                <w:rFonts w:eastAsia="Aptos"/>
                <w:kern w:val="2"/>
                <w:sz w:val="16"/>
                <w:szCs w:val="16"/>
              </w:rPr>
              <w:t>0.12</w:t>
            </w:r>
          </w:p>
        </w:tc>
      </w:tr>
      <w:tr w:rsidR="00232CF6" w:rsidRPr="00CE63EB" w14:paraId="1D810DC0"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40E21EA" w14:textId="77777777" w:rsidR="00232CF6" w:rsidRPr="00CE63EB" w:rsidRDefault="00232CF6" w:rsidP="004422F2">
            <w:pPr>
              <w:jc w:val="center"/>
              <w:rPr>
                <w:sz w:val="16"/>
                <w:szCs w:val="16"/>
              </w:rPr>
            </w:pPr>
            <w:r w:rsidRPr="00CE63EB">
              <w:rPr>
                <w:sz w:val="16"/>
                <w:szCs w:val="16"/>
              </w:rPr>
              <w:t>104.01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D37D99C" w14:textId="77777777" w:rsidR="00232CF6" w:rsidRPr="00CE63EB" w:rsidRDefault="00232CF6" w:rsidP="004422F2">
            <w:pPr>
              <w:jc w:val="center"/>
              <w:rPr>
                <w:sz w:val="16"/>
                <w:szCs w:val="16"/>
              </w:rPr>
            </w:pPr>
            <w:r w:rsidRPr="00CE63EB">
              <w:rPr>
                <w:sz w:val="16"/>
                <w:szCs w:val="16"/>
              </w:rPr>
              <w:t>106.00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2A41A14" w14:textId="77777777" w:rsidR="00232CF6" w:rsidRPr="00CE63EB" w:rsidRDefault="00232CF6" w:rsidP="004422F2">
            <w:pPr>
              <w:jc w:val="center"/>
              <w:rPr>
                <w:sz w:val="16"/>
                <w:szCs w:val="16"/>
              </w:rPr>
            </w:pPr>
            <w:r w:rsidRPr="00CE63EB">
              <w:rPr>
                <w:rFonts w:eastAsia="Aptos"/>
                <w:kern w:val="2"/>
                <w:sz w:val="16"/>
                <w:szCs w:val="16"/>
              </w:rPr>
              <w:t>3.24</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C893407" w14:textId="77777777" w:rsidR="00232CF6" w:rsidRPr="00CE63EB" w:rsidRDefault="00232CF6" w:rsidP="004422F2">
            <w:pPr>
              <w:jc w:val="center"/>
              <w:rPr>
                <w:sz w:val="16"/>
                <w:szCs w:val="16"/>
              </w:rPr>
            </w:pPr>
            <w:r w:rsidRPr="00CE63EB">
              <w:rPr>
                <w:rFonts w:eastAsia="Aptos"/>
                <w:kern w:val="2"/>
                <w:sz w:val="16"/>
                <w:szCs w:val="16"/>
              </w:rPr>
              <w:t>1.71</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769DC44F" w14:textId="77777777" w:rsidR="00232CF6" w:rsidRPr="00CE63EB" w:rsidRDefault="00232CF6" w:rsidP="004422F2">
            <w:pPr>
              <w:jc w:val="center"/>
              <w:rPr>
                <w:sz w:val="16"/>
                <w:szCs w:val="16"/>
              </w:rPr>
            </w:pPr>
            <w:r w:rsidRPr="00CE63EB">
              <w:rPr>
                <w:rFonts w:eastAsia="Aptos"/>
                <w:kern w:val="2"/>
                <w:sz w:val="16"/>
                <w:szCs w:val="16"/>
              </w:rPr>
              <w:t>0.18</w:t>
            </w:r>
          </w:p>
        </w:tc>
      </w:tr>
      <w:tr w:rsidR="00232CF6" w:rsidRPr="00CE63EB" w14:paraId="31CC5153"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AF94CBF" w14:textId="77777777" w:rsidR="00232CF6" w:rsidRPr="00CE63EB" w:rsidRDefault="00232CF6" w:rsidP="004422F2">
            <w:pPr>
              <w:jc w:val="center"/>
              <w:rPr>
                <w:sz w:val="16"/>
                <w:szCs w:val="16"/>
              </w:rPr>
            </w:pPr>
            <w:r w:rsidRPr="00CE63EB">
              <w:rPr>
                <w:sz w:val="16"/>
                <w:szCs w:val="16"/>
              </w:rPr>
              <w:t>106.01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9023EF6" w14:textId="77777777" w:rsidR="00232CF6" w:rsidRPr="00CE63EB" w:rsidRDefault="00232CF6" w:rsidP="004422F2">
            <w:pPr>
              <w:jc w:val="center"/>
              <w:rPr>
                <w:sz w:val="16"/>
                <w:szCs w:val="16"/>
              </w:rPr>
            </w:pPr>
            <w:r w:rsidRPr="00CE63EB">
              <w:rPr>
                <w:sz w:val="16"/>
                <w:szCs w:val="16"/>
              </w:rPr>
              <w:t>108.00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6363BB4" w14:textId="77777777" w:rsidR="00232CF6" w:rsidRPr="00CE63EB" w:rsidRDefault="00232CF6" w:rsidP="004422F2">
            <w:pPr>
              <w:jc w:val="center"/>
              <w:rPr>
                <w:sz w:val="16"/>
                <w:szCs w:val="16"/>
              </w:rPr>
            </w:pPr>
            <w:r w:rsidRPr="00CE63EB">
              <w:rPr>
                <w:rFonts w:eastAsia="Aptos"/>
                <w:kern w:val="2"/>
                <w:sz w:val="16"/>
                <w:szCs w:val="16"/>
              </w:rPr>
              <w:t>3.31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99D6E84" w14:textId="77777777" w:rsidR="00232CF6" w:rsidRPr="00CE63EB" w:rsidRDefault="00232CF6" w:rsidP="004422F2">
            <w:pPr>
              <w:jc w:val="center"/>
              <w:rPr>
                <w:sz w:val="16"/>
                <w:szCs w:val="16"/>
              </w:rPr>
            </w:pPr>
            <w:r w:rsidRPr="00CE63EB">
              <w:rPr>
                <w:rFonts w:eastAsia="Aptos"/>
                <w:kern w:val="2"/>
                <w:sz w:val="16"/>
                <w:szCs w:val="16"/>
              </w:rPr>
              <w:t>1.78</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47A576D3" w14:textId="77777777" w:rsidR="00232CF6" w:rsidRPr="00CE63EB" w:rsidRDefault="00232CF6" w:rsidP="004422F2">
            <w:pPr>
              <w:jc w:val="center"/>
              <w:rPr>
                <w:sz w:val="16"/>
                <w:szCs w:val="16"/>
              </w:rPr>
            </w:pPr>
            <w:r w:rsidRPr="00CE63EB">
              <w:rPr>
                <w:rFonts w:eastAsia="Aptos"/>
                <w:kern w:val="2"/>
                <w:sz w:val="16"/>
                <w:szCs w:val="16"/>
              </w:rPr>
              <w:t>0.25</w:t>
            </w:r>
          </w:p>
        </w:tc>
      </w:tr>
      <w:tr w:rsidR="00232CF6" w:rsidRPr="00CE63EB" w14:paraId="39EC0FE5"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06589A5F" w14:textId="77777777" w:rsidR="00232CF6" w:rsidRPr="00CE63EB" w:rsidRDefault="00232CF6" w:rsidP="004422F2">
            <w:pPr>
              <w:jc w:val="center"/>
              <w:rPr>
                <w:sz w:val="16"/>
                <w:szCs w:val="16"/>
              </w:rPr>
            </w:pPr>
            <w:r w:rsidRPr="00CE63EB">
              <w:rPr>
                <w:sz w:val="16"/>
                <w:szCs w:val="16"/>
              </w:rPr>
              <w:t>108.01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1026F15A" w14:textId="77777777" w:rsidR="00232CF6" w:rsidRPr="00CE63EB" w:rsidRDefault="00232CF6" w:rsidP="004422F2">
            <w:pPr>
              <w:jc w:val="center"/>
              <w:rPr>
                <w:sz w:val="16"/>
                <w:szCs w:val="16"/>
              </w:rPr>
            </w:pPr>
            <w:r w:rsidRPr="00CE63EB">
              <w:rPr>
                <w:sz w:val="16"/>
                <w:szCs w:val="16"/>
              </w:rPr>
              <w:t>110.00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105BE12" w14:textId="77777777" w:rsidR="00232CF6" w:rsidRPr="00CE63EB" w:rsidRDefault="00232CF6" w:rsidP="004422F2">
            <w:pPr>
              <w:jc w:val="center"/>
              <w:rPr>
                <w:sz w:val="16"/>
                <w:szCs w:val="16"/>
              </w:rPr>
            </w:pPr>
            <w:r w:rsidRPr="00CE63EB">
              <w:rPr>
                <w:rFonts w:eastAsia="Aptos"/>
                <w:kern w:val="2"/>
                <w:sz w:val="16"/>
                <w:szCs w:val="16"/>
              </w:rPr>
              <w:t>3.37</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459911B" w14:textId="77777777" w:rsidR="00232CF6" w:rsidRPr="00CE63EB" w:rsidRDefault="00232CF6" w:rsidP="004422F2">
            <w:pPr>
              <w:jc w:val="center"/>
              <w:rPr>
                <w:sz w:val="16"/>
                <w:szCs w:val="16"/>
              </w:rPr>
            </w:pPr>
            <w:r w:rsidRPr="00CE63EB">
              <w:rPr>
                <w:rFonts w:eastAsia="Aptos"/>
                <w:kern w:val="2"/>
                <w:sz w:val="16"/>
                <w:szCs w:val="16"/>
              </w:rPr>
              <w:t>1.84</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4B20871C" w14:textId="77777777" w:rsidR="00232CF6" w:rsidRPr="00CE63EB" w:rsidRDefault="00232CF6" w:rsidP="004422F2">
            <w:pPr>
              <w:jc w:val="center"/>
              <w:rPr>
                <w:sz w:val="16"/>
                <w:szCs w:val="16"/>
              </w:rPr>
            </w:pPr>
            <w:r w:rsidRPr="00CE63EB">
              <w:rPr>
                <w:rFonts w:eastAsia="Aptos"/>
                <w:kern w:val="2"/>
                <w:sz w:val="16"/>
                <w:szCs w:val="16"/>
              </w:rPr>
              <w:t>0.31</w:t>
            </w:r>
          </w:p>
        </w:tc>
      </w:tr>
      <w:tr w:rsidR="00232CF6" w:rsidRPr="00CE63EB" w14:paraId="40B5D2C2"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302A8C0D" w14:textId="77777777" w:rsidR="00232CF6" w:rsidRPr="00CE63EB" w:rsidRDefault="00232CF6" w:rsidP="004422F2">
            <w:pPr>
              <w:jc w:val="center"/>
              <w:rPr>
                <w:sz w:val="16"/>
                <w:szCs w:val="16"/>
              </w:rPr>
            </w:pPr>
            <w:r w:rsidRPr="00CE63EB">
              <w:rPr>
                <w:sz w:val="16"/>
                <w:szCs w:val="16"/>
              </w:rPr>
              <w:t>110.01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B4B899D" w14:textId="77777777" w:rsidR="00232CF6" w:rsidRPr="00CE63EB" w:rsidRDefault="00232CF6" w:rsidP="004422F2">
            <w:pPr>
              <w:jc w:val="center"/>
              <w:rPr>
                <w:sz w:val="16"/>
                <w:szCs w:val="16"/>
              </w:rPr>
            </w:pPr>
            <w:r w:rsidRPr="00CE63EB">
              <w:rPr>
                <w:sz w:val="16"/>
                <w:szCs w:val="16"/>
              </w:rPr>
              <w:t>112.00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BEB4365" w14:textId="77777777" w:rsidR="00232CF6" w:rsidRPr="00CE63EB" w:rsidRDefault="00232CF6" w:rsidP="004422F2">
            <w:pPr>
              <w:jc w:val="center"/>
              <w:rPr>
                <w:sz w:val="16"/>
                <w:szCs w:val="16"/>
              </w:rPr>
            </w:pPr>
            <w:r w:rsidRPr="00CE63EB">
              <w:rPr>
                <w:rFonts w:eastAsia="Aptos"/>
                <w:kern w:val="2"/>
                <w:sz w:val="16"/>
                <w:szCs w:val="16"/>
              </w:rPr>
              <w:t>3.43</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B85612C" w14:textId="77777777" w:rsidR="00232CF6" w:rsidRPr="00CE63EB" w:rsidRDefault="00232CF6" w:rsidP="004422F2">
            <w:pPr>
              <w:jc w:val="center"/>
              <w:rPr>
                <w:sz w:val="16"/>
                <w:szCs w:val="16"/>
              </w:rPr>
            </w:pPr>
            <w:r w:rsidRPr="00CE63EB">
              <w:rPr>
                <w:rFonts w:eastAsia="Aptos"/>
                <w:kern w:val="2"/>
                <w:sz w:val="16"/>
                <w:szCs w:val="16"/>
              </w:rPr>
              <w:t>1.90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6ED828A" w14:textId="77777777" w:rsidR="00232CF6" w:rsidRPr="00CE63EB" w:rsidRDefault="00232CF6" w:rsidP="004422F2">
            <w:pPr>
              <w:jc w:val="center"/>
              <w:rPr>
                <w:sz w:val="16"/>
                <w:szCs w:val="16"/>
              </w:rPr>
            </w:pPr>
            <w:r w:rsidRPr="00CE63EB">
              <w:rPr>
                <w:rFonts w:eastAsia="Aptos"/>
                <w:kern w:val="2"/>
                <w:sz w:val="16"/>
                <w:szCs w:val="16"/>
              </w:rPr>
              <w:t>0.37</w:t>
            </w:r>
          </w:p>
        </w:tc>
      </w:tr>
      <w:tr w:rsidR="00232CF6" w:rsidRPr="00CE63EB" w14:paraId="0FB26C50"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A63222A" w14:textId="77777777" w:rsidR="00232CF6" w:rsidRPr="00CE63EB" w:rsidRDefault="00232CF6" w:rsidP="004422F2">
            <w:pPr>
              <w:jc w:val="center"/>
              <w:rPr>
                <w:sz w:val="16"/>
                <w:szCs w:val="16"/>
              </w:rPr>
            </w:pPr>
            <w:r w:rsidRPr="00CE63EB">
              <w:rPr>
                <w:sz w:val="16"/>
                <w:szCs w:val="16"/>
              </w:rPr>
              <w:t>112.01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82255E2" w14:textId="77777777" w:rsidR="00232CF6" w:rsidRPr="00CE63EB" w:rsidRDefault="00232CF6" w:rsidP="004422F2">
            <w:pPr>
              <w:jc w:val="center"/>
              <w:rPr>
                <w:sz w:val="16"/>
                <w:szCs w:val="16"/>
              </w:rPr>
            </w:pPr>
            <w:r w:rsidRPr="00CE63EB">
              <w:rPr>
                <w:sz w:val="16"/>
                <w:szCs w:val="16"/>
              </w:rPr>
              <w:t>114.00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845BAE3" w14:textId="77777777" w:rsidR="00232CF6" w:rsidRPr="00CE63EB" w:rsidRDefault="00232CF6" w:rsidP="004422F2">
            <w:pPr>
              <w:jc w:val="center"/>
              <w:rPr>
                <w:sz w:val="16"/>
                <w:szCs w:val="16"/>
              </w:rPr>
            </w:pPr>
            <w:r w:rsidRPr="00CE63EB">
              <w:rPr>
                <w:rFonts w:eastAsia="Aptos"/>
                <w:kern w:val="2"/>
                <w:sz w:val="16"/>
                <w:szCs w:val="16"/>
              </w:rPr>
              <w:t>3.49</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61F4CA3" w14:textId="77777777" w:rsidR="00232CF6" w:rsidRPr="00CE63EB" w:rsidRDefault="00232CF6" w:rsidP="004422F2">
            <w:pPr>
              <w:jc w:val="center"/>
              <w:rPr>
                <w:sz w:val="16"/>
                <w:szCs w:val="16"/>
              </w:rPr>
            </w:pPr>
            <w:r w:rsidRPr="00CE63EB">
              <w:rPr>
                <w:rFonts w:eastAsia="Aptos"/>
                <w:kern w:val="2"/>
                <w:sz w:val="16"/>
                <w:szCs w:val="16"/>
              </w:rPr>
              <w:t>1.96</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9CBEF92" w14:textId="77777777" w:rsidR="00232CF6" w:rsidRPr="00CE63EB" w:rsidRDefault="00232CF6" w:rsidP="004422F2">
            <w:pPr>
              <w:jc w:val="center"/>
              <w:rPr>
                <w:sz w:val="16"/>
                <w:szCs w:val="16"/>
              </w:rPr>
            </w:pPr>
            <w:r w:rsidRPr="00CE63EB">
              <w:rPr>
                <w:rFonts w:eastAsia="Aptos"/>
                <w:kern w:val="2"/>
                <w:sz w:val="16"/>
                <w:szCs w:val="16"/>
              </w:rPr>
              <w:t>0.43</w:t>
            </w:r>
          </w:p>
        </w:tc>
      </w:tr>
      <w:tr w:rsidR="00232CF6" w:rsidRPr="00CE63EB" w14:paraId="651E6E2B"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AF1FC59" w14:textId="77777777" w:rsidR="00232CF6" w:rsidRPr="00CE63EB" w:rsidRDefault="00232CF6" w:rsidP="004422F2">
            <w:pPr>
              <w:jc w:val="center"/>
              <w:rPr>
                <w:sz w:val="16"/>
                <w:szCs w:val="16"/>
              </w:rPr>
            </w:pPr>
            <w:r w:rsidRPr="00CE63EB">
              <w:rPr>
                <w:sz w:val="16"/>
                <w:szCs w:val="16"/>
              </w:rPr>
              <w:t>114.01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06AC084" w14:textId="77777777" w:rsidR="00232CF6" w:rsidRPr="00CE63EB" w:rsidRDefault="00232CF6" w:rsidP="004422F2">
            <w:pPr>
              <w:jc w:val="center"/>
              <w:rPr>
                <w:sz w:val="16"/>
                <w:szCs w:val="16"/>
              </w:rPr>
            </w:pPr>
            <w:r w:rsidRPr="00CE63EB">
              <w:rPr>
                <w:sz w:val="16"/>
                <w:szCs w:val="16"/>
              </w:rPr>
              <w:t>116.00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A686E27" w14:textId="77777777" w:rsidR="00232CF6" w:rsidRPr="00CE63EB" w:rsidRDefault="00232CF6" w:rsidP="004422F2">
            <w:pPr>
              <w:jc w:val="center"/>
              <w:rPr>
                <w:sz w:val="16"/>
                <w:szCs w:val="16"/>
              </w:rPr>
            </w:pPr>
            <w:r w:rsidRPr="00CE63EB">
              <w:rPr>
                <w:rFonts w:eastAsia="Aptos"/>
                <w:kern w:val="2"/>
                <w:sz w:val="16"/>
                <w:szCs w:val="16"/>
              </w:rPr>
              <w:t>3.55</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356C514" w14:textId="77777777" w:rsidR="00232CF6" w:rsidRPr="00CE63EB" w:rsidRDefault="00232CF6" w:rsidP="004422F2">
            <w:pPr>
              <w:jc w:val="center"/>
              <w:rPr>
                <w:sz w:val="16"/>
                <w:szCs w:val="16"/>
              </w:rPr>
            </w:pPr>
            <w:r w:rsidRPr="00CE63EB">
              <w:rPr>
                <w:rFonts w:eastAsia="Aptos"/>
                <w:kern w:val="2"/>
                <w:sz w:val="16"/>
                <w:szCs w:val="16"/>
              </w:rPr>
              <w:t>2.02</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2D37438" w14:textId="77777777" w:rsidR="00232CF6" w:rsidRPr="00CE63EB" w:rsidRDefault="00232CF6" w:rsidP="004422F2">
            <w:pPr>
              <w:jc w:val="center"/>
              <w:rPr>
                <w:sz w:val="16"/>
                <w:szCs w:val="16"/>
              </w:rPr>
            </w:pPr>
            <w:r w:rsidRPr="00CE63EB">
              <w:rPr>
                <w:rFonts w:eastAsia="Aptos"/>
                <w:kern w:val="2"/>
                <w:sz w:val="16"/>
                <w:szCs w:val="16"/>
              </w:rPr>
              <w:t>0.49</w:t>
            </w:r>
          </w:p>
        </w:tc>
      </w:tr>
      <w:tr w:rsidR="00232CF6" w:rsidRPr="00CE63EB" w14:paraId="1EF3E78D"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5B75620D" w14:textId="77777777" w:rsidR="00232CF6" w:rsidRPr="00CE63EB" w:rsidRDefault="00232CF6" w:rsidP="004422F2">
            <w:pPr>
              <w:jc w:val="center"/>
              <w:rPr>
                <w:sz w:val="16"/>
                <w:szCs w:val="16"/>
              </w:rPr>
            </w:pPr>
            <w:r w:rsidRPr="00CE63EB">
              <w:rPr>
                <w:sz w:val="16"/>
                <w:szCs w:val="16"/>
              </w:rPr>
              <w:t>116.01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13F8548" w14:textId="77777777" w:rsidR="00232CF6" w:rsidRPr="00CE63EB" w:rsidRDefault="00232CF6" w:rsidP="004422F2">
            <w:pPr>
              <w:jc w:val="center"/>
              <w:rPr>
                <w:sz w:val="16"/>
                <w:szCs w:val="16"/>
              </w:rPr>
            </w:pPr>
            <w:r w:rsidRPr="00CE63EB">
              <w:rPr>
                <w:sz w:val="16"/>
                <w:szCs w:val="16"/>
              </w:rPr>
              <w:t>118.00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CE8FEF6" w14:textId="77777777" w:rsidR="00232CF6" w:rsidRPr="00CE63EB" w:rsidRDefault="00232CF6" w:rsidP="004422F2">
            <w:pPr>
              <w:jc w:val="center"/>
              <w:rPr>
                <w:sz w:val="16"/>
                <w:szCs w:val="16"/>
              </w:rPr>
            </w:pPr>
            <w:r w:rsidRPr="00CE63EB">
              <w:rPr>
                <w:rFonts w:eastAsia="Aptos"/>
                <w:kern w:val="2"/>
                <w:sz w:val="16"/>
                <w:szCs w:val="16"/>
              </w:rPr>
              <w:t>3.62</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189FB1C" w14:textId="77777777" w:rsidR="00232CF6" w:rsidRPr="00CE63EB" w:rsidRDefault="00232CF6" w:rsidP="004422F2">
            <w:pPr>
              <w:jc w:val="center"/>
              <w:rPr>
                <w:sz w:val="16"/>
                <w:szCs w:val="16"/>
              </w:rPr>
            </w:pPr>
            <w:r w:rsidRPr="00CE63EB">
              <w:rPr>
                <w:rFonts w:eastAsia="Aptos"/>
                <w:kern w:val="2"/>
                <w:sz w:val="16"/>
                <w:szCs w:val="16"/>
              </w:rPr>
              <w:t>2.09</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5732F8C" w14:textId="77777777" w:rsidR="00232CF6" w:rsidRPr="00CE63EB" w:rsidRDefault="00232CF6" w:rsidP="004422F2">
            <w:pPr>
              <w:jc w:val="center"/>
              <w:rPr>
                <w:sz w:val="16"/>
                <w:szCs w:val="16"/>
              </w:rPr>
            </w:pPr>
            <w:r w:rsidRPr="00CE63EB">
              <w:rPr>
                <w:rFonts w:eastAsia="Aptos"/>
                <w:kern w:val="2"/>
                <w:sz w:val="16"/>
                <w:szCs w:val="16"/>
              </w:rPr>
              <w:t>0.56</w:t>
            </w:r>
          </w:p>
        </w:tc>
      </w:tr>
      <w:tr w:rsidR="00232CF6" w:rsidRPr="00CE63EB" w14:paraId="6BBB986A"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0E06CFF6" w14:textId="77777777" w:rsidR="00232CF6" w:rsidRPr="00CE63EB" w:rsidRDefault="00232CF6" w:rsidP="004422F2">
            <w:pPr>
              <w:jc w:val="center"/>
              <w:rPr>
                <w:sz w:val="16"/>
                <w:szCs w:val="16"/>
              </w:rPr>
            </w:pPr>
            <w:r w:rsidRPr="00CE63EB">
              <w:rPr>
                <w:sz w:val="16"/>
                <w:szCs w:val="16"/>
              </w:rPr>
              <w:t>118.01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664CBA3" w14:textId="77777777" w:rsidR="00232CF6" w:rsidRPr="00CE63EB" w:rsidRDefault="00232CF6" w:rsidP="004422F2">
            <w:pPr>
              <w:jc w:val="center"/>
              <w:rPr>
                <w:sz w:val="16"/>
                <w:szCs w:val="16"/>
              </w:rPr>
            </w:pPr>
            <w:r w:rsidRPr="00CE63EB">
              <w:rPr>
                <w:sz w:val="16"/>
                <w:szCs w:val="16"/>
              </w:rPr>
              <w:t>120.00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3E4F9B1" w14:textId="77777777" w:rsidR="00232CF6" w:rsidRPr="00CE63EB" w:rsidRDefault="00232CF6" w:rsidP="004422F2">
            <w:pPr>
              <w:jc w:val="center"/>
              <w:rPr>
                <w:sz w:val="16"/>
                <w:szCs w:val="16"/>
              </w:rPr>
            </w:pPr>
            <w:r w:rsidRPr="00CE63EB">
              <w:rPr>
                <w:rFonts w:eastAsia="Aptos"/>
                <w:kern w:val="2"/>
                <w:sz w:val="16"/>
                <w:szCs w:val="16"/>
              </w:rPr>
              <w:t>3.68</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24BCE1A" w14:textId="77777777" w:rsidR="00232CF6" w:rsidRPr="00CE63EB" w:rsidRDefault="00232CF6" w:rsidP="004422F2">
            <w:pPr>
              <w:jc w:val="center"/>
              <w:rPr>
                <w:sz w:val="16"/>
                <w:szCs w:val="16"/>
              </w:rPr>
            </w:pPr>
            <w:r w:rsidRPr="00CE63EB">
              <w:rPr>
                <w:rFonts w:eastAsia="Aptos"/>
                <w:kern w:val="2"/>
                <w:sz w:val="16"/>
                <w:szCs w:val="16"/>
              </w:rPr>
              <w:t>2.15</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12E63E9" w14:textId="77777777" w:rsidR="00232CF6" w:rsidRPr="00CE63EB" w:rsidRDefault="00232CF6" w:rsidP="004422F2">
            <w:pPr>
              <w:jc w:val="center"/>
              <w:rPr>
                <w:sz w:val="16"/>
                <w:szCs w:val="16"/>
              </w:rPr>
            </w:pPr>
            <w:r w:rsidRPr="00CE63EB">
              <w:rPr>
                <w:rFonts w:eastAsia="Aptos"/>
                <w:kern w:val="2"/>
                <w:sz w:val="16"/>
                <w:szCs w:val="16"/>
              </w:rPr>
              <w:t>0.62</w:t>
            </w:r>
          </w:p>
        </w:tc>
      </w:tr>
      <w:tr w:rsidR="00232CF6" w:rsidRPr="00CE63EB" w14:paraId="6BBE3DC3"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6D3123F" w14:textId="77777777" w:rsidR="00232CF6" w:rsidRPr="00CE63EB" w:rsidRDefault="00232CF6" w:rsidP="004422F2">
            <w:pPr>
              <w:jc w:val="center"/>
              <w:rPr>
                <w:sz w:val="16"/>
                <w:szCs w:val="16"/>
              </w:rPr>
            </w:pPr>
            <w:r w:rsidRPr="00CE63EB">
              <w:rPr>
                <w:sz w:val="16"/>
                <w:szCs w:val="16"/>
              </w:rPr>
              <w:t>120.01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A6FC3F1" w14:textId="77777777" w:rsidR="00232CF6" w:rsidRPr="00CE63EB" w:rsidRDefault="00232CF6" w:rsidP="004422F2">
            <w:pPr>
              <w:jc w:val="center"/>
              <w:rPr>
                <w:sz w:val="16"/>
                <w:szCs w:val="16"/>
              </w:rPr>
            </w:pPr>
            <w:r w:rsidRPr="00CE63EB">
              <w:rPr>
                <w:sz w:val="16"/>
                <w:szCs w:val="16"/>
              </w:rPr>
              <w:t>122.00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CBCD235" w14:textId="77777777" w:rsidR="00232CF6" w:rsidRPr="00CE63EB" w:rsidRDefault="00232CF6" w:rsidP="004422F2">
            <w:pPr>
              <w:jc w:val="center"/>
              <w:rPr>
                <w:sz w:val="16"/>
                <w:szCs w:val="16"/>
              </w:rPr>
            </w:pPr>
            <w:r w:rsidRPr="00CE63EB">
              <w:rPr>
                <w:rFonts w:eastAsia="Aptos"/>
                <w:kern w:val="2"/>
                <w:sz w:val="16"/>
                <w:szCs w:val="16"/>
              </w:rPr>
              <w:t>3.74</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2D93D68" w14:textId="77777777" w:rsidR="00232CF6" w:rsidRPr="00CE63EB" w:rsidRDefault="00232CF6" w:rsidP="004422F2">
            <w:pPr>
              <w:jc w:val="center"/>
              <w:rPr>
                <w:sz w:val="16"/>
                <w:szCs w:val="16"/>
              </w:rPr>
            </w:pPr>
            <w:r w:rsidRPr="00CE63EB">
              <w:rPr>
                <w:rFonts w:eastAsia="Aptos"/>
                <w:kern w:val="2"/>
                <w:sz w:val="16"/>
                <w:szCs w:val="16"/>
              </w:rPr>
              <w:t>2.21</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31585E4" w14:textId="77777777" w:rsidR="00232CF6" w:rsidRPr="00CE63EB" w:rsidRDefault="00232CF6" w:rsidP="004422F2">
            <w:pPr>
              <w:jc w:val="center"/>
              <w:rPr>
                <w:sz w:val="16"/>
                <w:szCs w:val="16"/>
              </w:rPr>
            </w:pPr>
            <w:r w:rsidRPr="00CE63EB">
              <w:rPr>
                <w:rFonts w:eastAsia="Aptos"/>
                <w:kern w:val="2"/>
                <w:sz w:val="16"/>
                <w:szCs w:val="16"/>
              </w:rPr>
              <w:t>0.68</w:t>
            </w:r>
          </w:p>
        </w:tc>
      </w:tr>
      <w:tr w:rsidR="00232CF6" w:rsidRPr="00CE63EB" w14:paraId="342E7B29"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C545C0C" w14:textId="77777777" w:rsidR="00232CF6" w:rsidRPr="00CE63EB" w:rsidRDefault="00232CF6" w:rsidP="004422F2">
            <w:pPr>
              <w:jc w:val="center"/>
              <w:rPr>
                <w:sz w:val="16"/>
                <w:szCs w:val="16"/>
              </w:rPr>
            </w:pPr>
            <w:r w:rsidRPr="00CE63EB">
              <w:rPr>
                <w:sz w:val="16"/>
                <w:szCs w:val="16"/>
              </w:rPr>
              <w:t>122.01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B5C3304" w14:textId="77777777" w:rsidR="00232CF6" w:rsidRPr="00CE63EB" w:rsidRDefault="00232CF6" w:rsidP="004422F2">
            <w:pPr>
              <w:jc w:val="center"/>
              <w:rPr>
                <w:sz w:val="16"/>
                <w:szCs w:val="16"/>
              </w:rPr>
            </w:pPr>
            <w:r w:rsidRPr="00CE63EB">
              <w:rPr>
                <w:sz w:val="16"/>
                <w:szCs w:val="16"/>
              </w:rPr>
              <w:t>124.00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B1E07A2" w14:textId="77777777" w:rsidR="00232CF6" w:rsidRPr="00CE63EB" w:rsidRDefault="00232CF6" w:rsidP="004422F2">
            <w:pPr>
              <w:jc w:val="center"/>
              <w:rPr>
                <w:sz w:val="16"/>
                <w:szCs w:val="16"/>
              </w:rPr>
            </w:pPr>
            <w:r w:rsidRPr="00CE63EB">
              <w:rPr>
                <w:rFonts w:eastAsia="Aptos"/>
                <w:kern w:val="2"/>
                <w:sz w:val="16"/>
                <w:szCs w:val="16"/>
              </w:rPr>
              <w:t>3.80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A1789E6" w14:textId="77777777" w:rsidR="00232CF6" w:rsidRPr="00CE63EB" w:rsidRDefault="00232CF6" w:rsidP="004422F2">
            <w:pPr>
              <w:jc w:val="center"/>
              <w:rPr>
                <w:sz w:val="16"/>
                <w:szCs w:val="16"/>
              </w:rPr>
            </w:pPr>
            <w:r w:rsidRPr="00CE63EB">
              <w:rPr>
                <w:rFonts w:eastAsia="Aptos"/>
                <w:kern w:val="2"/>
                <w:sz w:val="16"/>
                <w:szCs w:val="16"/>
              </w:rPr>
              <w:t>2.27</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412114D" w14:textId="77777777" w:rsidR="00232CF6" w:rsidRPr="00CE63EB" w:rsidRDefault="00232CF6" w:rsidP="004422F2">
            <w:pPr>
              <w:jc w:val="center"/>
              <w:rPr>
                <w:sz w:val="16"/>
                <w:szCs w:val="16"/>
              </w:rPr>
            </w:pPr>
            <w:r w:rsidRPr="00CE63EB">
              <w:rPr>
                <w:rFonts w:eastAsia="Aptos"/>
                <w:kern w:val="2"/>
                <w:sz w:val="16"/>
                <w:szCs w:val="16"/>
              </w:rPr>
              <w:t>0.74</w:t>
            </w:r>
          </w:p>
        </w:tc>
      </w:tr>
      <w:tr w:rsidR="00232CF6" w:rsidRPr="00CE63EB" w14:paraId="23AB3FFF"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637929B" w14:textId="77777777" w:rsidR="00232CF6" w:rsidRPr="00CE63EB" w:rsidRDefault="00232CF6" w:rsidP="004422F2">
            <w:pPr>
              <w:jc w:val="center"/>
              <w:rPr>
                <w:sz w:val="16"/>
                <w:szCs w:val="16"/>
              </w:rPr>
            </w:pPr>
            <w:r w:rsidRPr="00CE63EB">
              <w:rPr>
                <w:sz w:val="16"/>
                <w:szCs w:val="16"/>
              </w:rPr>
              <w:t>124.01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D0045C9" w14:textId="77777777" w:rsidR="00232CF6" w:rsidRPr="00CE63EB" w:rsidRDefault="00232CF6" w:rsidP="004422F2">
            <w:pPr>
              <w:jc w:val="center"/>
              <w:rPr>
                <w:sz w:val="16"/>
                <w:szCs w:val="16"/>
              </w:rPr>
            </w:pPr>
            <w:r w:rsidRPr="00CE63EB">
              <w:rPr>
                <w:sz w:val="16"/>
                <w:szCs w:val="16"/>
              </w:rPr>
              <w:t>126.00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E820511" w14:textId="77777777" w:rsidR="00232CF6" w:rsidRPr="00CE63EB" w:rsidRDefault="00232CF6" w:rsidP="004422F2">
            <w:pPr>
              <w:jc w:val="center"/>
              <w:rPr>
                <w:sz w:val="16"/>
                <w:szCs w:val="16"/>
              </w:rPr>
            </w:pPr>
            <w:r w:rsidRPr="00CE63EB">
              <w:rPr>
                <w:rFonts w:eastAsia="Aptos"/>
                <w:kern w:val="2"/>
                <w:sz w:val="16"/>
                <w:szCs w:val="16"/>
              </w:rPr>
              <w:t>3.86</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D0916DE" w14:textId="77777777" w:rsidR="00232CF6" w:rsidRPr="00CE63EB" w:rsidRDefault="00232CF6" w:rsidP="004422F2">
            <w:pPr>
              <w:jc w:val="center"/>
              <w:rPr>
                <w:sz w:val="16"/>
                <w:szCs w:val="16"/>
              </w:rPr>
            </w:pPr>
            <w:r w:rsidRPr="00CE63EB">
              <w:rPr>
                <w:rFonts w:eastAsia="Aptos"/>
                <w:kern w:val="2"/>
                <w:sz w:val="16"/>
                <w:szCs w:val="16"/>
              </w:rPr>
              <w:t>2.33</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0BF3D9B" w14:textId="77777777" w:rsidR="00232CF6" w:rsidRPr="00CE63EB" w:rsidRDefault="00232CF6" w:rsidP="004422F2">
            <w:pPr>
              <w:jc w:val="center"/>
              <w:rPr>
                <w:sz w:val="16"/>
                <w:szCs w:val="16"/>
              </w:rPr>
            </w:pPr>
            <w:r w:rsidRPr="00CE63EB">
              <w:rPr>
                <w:rFonts w:eastAsia="Aptos"/>
                <w:kern w:val="2"/>
                <w:sz w:val="16"/>
                <w:szCs w:val="16"/>
              </w:rPr>
              <w:t>0.80</w:t>
            </w:r>
          </w:p>
        </w:tc>
      </w:tr>
      <w:tr w:rsidR="00232CF6" w:rsidRPr="00CE63EB" w14:paraId="0CA300CB"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BC2E78F" w14:textId="77777777" w:rsidR="00232CF6" w:rsidRPr="00CE63EB" w:rsidRDefault="00232CF6" w:rsidP="004422F2">
            <w:pPr>
              <w:jc w:val="center"/>
              <w:rPr>
                <w:sz w:val="16"/>
                <w:szCs w:val="16"/>
              </w:rPr>
            </w:pPr>
            <w:r w:rsidRPr="00CE63EB">
              <w:rPr>
                <w:sz w:val="16"/>
                <w:szCs w:val="16"/>
              </w:rPr>
              <w:t>126.01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F3A558D" w14:textId="77777777" w:rsidR="00232CF6" w:rsidRPr="00CE63EB" w:rsidRDefault="00232CF6" w:rsidP="004422F2">
            <w:pPr>
              <w:jc w:val="center"/>
              <w:rPr>
                <w:sz w:val="16"/>
                <w:szCs w:val="16"/>
              </w:rPr>
            </w:pPr>
            <w:r w:rsidRPr="00CE63EB">
              <w:rPr>
                <w:sz w:val="16"/>
                <w:szCs w:val="16"/>
              </w:rPr>
              <w:t>128.00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BF1051E" w14:textId="77777777" w:rsidR="00232CF6" w:rsidRPr="00CE63EB" w:rsidRDefault="00232CF6" w:rsidP="004422F2">
            <w:pPr>
              <w:jc w:val="center"/>
              <w:rPr>
                <w:sz w:val="16"/>
                <w:szCs w:val="16"/>
              </w:rPr>
            </w:pPr>
            <w:r w:rsidRPr="00CE63EB">
              <w:rPr>
                <w:rFonts w:eastAsia="Aptos"/>
                <w:kern w:val="2"/>
                <w:sz w:val="16"/>
                <w:szCs w:val="16"/>
              </w:rPr>
              <w:t>3.92</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85E5CB0" w14:textId="77777777" w:rsidR="00232CF6" w:rsidRPr="00CE63EB" w:rsidRDefault="00232CF6" w:rsidP="004422F2">
            <w:pPr>
              <w:jc w:val="center"/>
              <w:rPr>
                <w:sz w:val="16"/>
                <w:szCs w:val="16"/>
              </w:rPr>
            </w:pPr>
            <w:r w:rsidRPr="00CE63EB">
              <w:rPr>
                <w:rFonts w:eastAsia="Aptos"/>
                <w:kern w:val="2"/>
                <w:sz w:val="16"/>
                <w:szCs w:val="16"/>
              </w:rPr>
              <w:t>2.39</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716B178" w14:textId="77777777" w:rsidR="00232CF6" w:rsidRPr="00CE63EB" w:rsidRDefault="00232CF6" w:rsidP="004422F2">
            <w:pPr>
              <w:jc w:val="center"/>
              <w:rPr>
                <w:sz w:val="16"/>
                <w:szCs w:val="16"/>
              </w:rPr>
            </w:pPr>
            <w:r w:rsidRPr="00CE63EB">
              <w:rPr>
                <w:rFonts w:eastAsia="Aptos"/>
                <w:kern w:val="2"/>
                <w:sz w:val="16"/>
                <w:szCs w:val="16"/>
              </w:rPr>
              <w:t>0.86</w:t>
            </w:r>
          </w:p>
        </w:tc>
      </w:tr>
      <w:tr w:rsidR="00232CF6" w:rsidRPr="00CE63EB" w14:paraId="6C018FBB"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4622810" w14:textId="77777777" w:rsidR="00232CF6" w:rsidRPr="00CE63EB" w:rsidRDefault="00232CF6" w:rsidP="004422F2">
            <w:pPr>
              <w:jc w:val="center"/>
              <w:rPr>
                <w:sz w:val="16"/>
                <w:szCs w:val="16"/>
              </w:rPr>
            </w:pPr>
            <w:r w:rsidRPr="00CE63EB">
              <w:rPr>
                <w:sz w:val="16"/>
                <w:szCs w:val="16"/>
              </w:rPr>
              <w:t>128.01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4A7D01F" w14:textId="77777777" w:rsidR="00232CF6" w:rsidRPr="00CE63EB" w:rsidRDefault="00232CF6" w:rsidP="004422F2">
            <w:pPr>
              <w:jc w:val="center"/>
              <w:rPr>
                <w:sz w:val="16"/>
                <w:szCs w:val="16"/>
              </w:rPr>
            </w:pPr>
            <w:r w:rsidRPr="00CE63EB">
              <w:rPr>
                <w:sz w:val="16"/>
                <w:szCs w:val="16"/>
              </w:rPr>
              <w:t>130.00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4E7F4BA" w14:textId="77777777" w:rsidR="00232CF6" w:rsidRPr="00CE63EB" w:rsidRDefault="00232CF6" w:rsidP="004422F2">
            <w:pPr>
              <w:jc w:val="center"/>
              <w:rPr>
                <w:sz w:val="16"/>
                <w:szCs w:val="16"/>
              </w:rPr>
            </w:pPr>
            <w:r w:rsidRPr="00CE63EB">
              <w:rPr>
                <w:rFonts w:eastAsia="Aptos"/>
                <w:kern w:val="2"/>
                <w:sz w:val="16"/>
                <w:szCs w:val="16"/>
              </w:rPr>
              <w:t>3.99</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1A457A3" w14:textId="77777777" w:rsidR="00232CF6" w:rsidRPr="00CE63EB" w:rsidRDefault="00232CF6" w:rsidP="004422F2">
            <w:pPr>
              <w:jc w:val="center"/>
              <w:rPr>
                <w:sz w:val="16"/>
                <w:szCs w:val="16"/>
              </w:rPr>
            </w:pPr>
            <w:r w:rsidRPr="00CE63EB">
              <w:rPr>
                <w:rFonts w:eastAsia="Aptos"/>
                <w:kern w:val="2"/>
                <w:sz w:val="16"/>
                <w:szCs w:val="16"/>
              </w:rPr>
              <w:t>2.46</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78C300C5" w14:textId="77777777" w:rsidR="00232CF6" w:rsidRPr="00CE63EB" w:rsidRDefault="00232CF6" w:rsidP="004422F2">
            <w:pPr>
              <w:jc w:val="center"/>
              <w:rPr>
                <w:sz w:val="16"/>
                <w:szCs w:val="16"/>
              </w:rPr>
            </w:pPr>
            <w:r w:rsidRPr="00CE63EB">
              <w:rPr>
                <w:rFonts w:eastAsia="Aptos"/>
                <w:kern w:val="2"/>
                <w:sz w:val="16"/>
                <w:szCs w:val="16"/>
              </w:rPr>
              <w:t>0.93</w:t>
            </w:r>
          </w:p>
        </w:tc>
      </w:tr>
      <w:tr w:rsidR="00232CF6" w:rsidRPr="00CE63EB" w14:paraId="686AD465"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2F3F70A" w14:textId="77777777" w:rsidR="00232CF6" w:rsidRPr="00CE63EB" w:rsidRDefault="00232CF6" w:rsidP="004422F2">
            <w:pPr>
              <w:jc w:val="center"/>
              <w:rPr>
                <w:sz w:val="16"/>
                <w:szCs w:val="16"/>
              </w:rPr>
            </w:pPr>
            <w:r w:rsidRPr="00CE63EB">
              <w:rPr>
                <w:sz w:val="16"/>
                <w:szCs w:val="16"/>
              </w:rPr>
              <w:t>130.01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4590915" w14:textId="77777777" w:rsidR="00232CF6" w:rsidRPr="00CE63EB" w:rsidRDefault="00232CF6" w:rsidP="004422F2">
            <w:pPr>
              <w:jc w:val="center"/>
              <w:rPr>
                <w:sz w:val="16"/>
                <w:szCs w:val="16"/>
              </w:rPr>
            </w:pPr>
            <w:r w:rsidRPr="00CE63EB">
              <w:rPr>
                <w:sz w:val="16"/>
                <w:szCs w:val="16"/>
              </w:rPr>
              <w:t>132.00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6BE4B49" w14:textId="77777777" w:rsidR="00232CF6" w:rsidRPr="00CE63EB" w:rsidRDefault="00232CF6" w:rsidP="004422F2">
            <w:pPr>
              <w:jc w:val="center"/>
              <w:rPr>
                <w:sz w:val="16"/>
                <w:szCs w:val="16"/>
              </w:rPr>
            </w:pPr>
            <w:r w:rsidRPr="00CE63EB">
              <w:rPr>
                <w:rFonts w:eastAsia="Aptos"/>
                <w:kern w:val="2"/>
                <w:sz w:val="16"/>
                <w:szCs w:val="16"/>
              </w:rPr>
              <w:t>4.05</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D5B157F" w14:textId="77777777" w:rsidR="00232CF6" w:rsidRPr="00CE63EB" w:rsidRDefault="00232CF6" w:rsidP="004422F2">
            <w:pPr>
              <w:jc w:val="center"/>
              <w:rPr>
                <w:sz w:val="16"/>
                <w:szCs w:val="16"/>
              </w:rPr>
            </w:pPr>
            <w:r w:rsidRPr="00CE63EB">
              <w:rPr>
                <w:rFonts w:eastAsia="Aptos"/>
                <w:kern w:val="2"/>
                <w:sz w:val="16"/>
                <w:szCs w:val="16"/>
              </w:rPr>
              <w:t>2.52</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A548B26" w14:textId="77777777" w:rsidR="00232CF6" w:rsidRPr="00CE63EB" w:rsidRDefault="00232CF6" w:rsidP="004422F2">
            <w:pPr>
              <w:jc w:val="center"/>
              <w:rPr>
                <w:sz w:val="16"/>
                <w:szCs w:val="16"/>
              </w:rPr>
            </w:pPr>
            <w:r w:rsidRPr="00CE63EB">
              <w:rPr>
                <w:rFonts w:eastAsia="Aptos"/>
                <w:kern w:val="2"/>
                <w:sz w:val="16"/>
                <w:szCs w:val="16"/>
              </w:rPr>
              <w:t>0.99</w:t>
            </w:r>
          </w:p>
        </w:tc>
      </w:tr>
      <w:tr w:rsidR="00232CF6" w:rsidRPr="00CE63EB" w14:paraId="43F6B288"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5630B3E" w14:textId="77777777" w:rsidR="00232CF6" w:rsidRPr="00CE63EB" w:rsidRDefault="00232CF6" w:rsidP="004422F2">
            <w:pPr>
              <w:jc w:val="center"/>
              <w:rPr>
                <w:sz w:val="16"/>
                <w:szCs w:val="16"/>
              </w:rPr>
            </w:pPr>
            <w:r w:rsidRPr="00CE63EB">
              <w:rPr>
                <w:sz w:val="16"/>
                <w:szCs w:val="16"/>
              </w:rPr>
              <w:t>132.01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3B34096" w14:textId="77777777" w:rsidR="00232CF6" w:rsidRPr="00CE63EB" w:rsidRDefault="00232CF6" w:rsidP="004422F2">
            <w:pPr>
              <w:jc w:val="center"/>
              <w:rPr>
                <w:sz w:val="16"/>
                <w:szCs w:val="16"/>
              </w:rPr>
            </w:pPr>
            <w:r w:rsidRPr="00CE63EB">
              <w:rPr>
                <w:sz w:val="16"/>
                <w:szCs w:val="16"/>
              </w:rPr>
              <w:t>134.00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EC18605" w14:textId="77777777" w:rsidR="00232CF6" w:rsidRPr="00CE63EB" w:rsidRDefault="00232CF6" w:rsidP="004422F2">
            <w:pPr>
              <w:jc w:val="center"/>
              <w:rPr>
                <w:sz w:val="16"/>
                <w:szCs w:val="16"/>
              </w:rPr>
            </w:pPr>
            <w:r w:rsidRPr="00CE63EB">
              <w:rPr>
                <w:rFonts w:eastAsia="Aptos"/>
                <w:kern w:val="2"/>
                <w:sz w:val="16"/>
                <w:szCs w:val="16"/>
              </w:rPr>
              <w:t>4.11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13F4B40" w14:textId="77777777" w:rsidR="00232CF6" w:rsidRPr="00CE63EB" w:rsidRDefault="00232CF6" w:rsidP="004422F2">
            <w:pPr>
              <w:jc w:val="center"/>
              <w:rPr>
                <w:sz w:val="16"/>
                <w:szCs w:val="16"/>
              </w:rPr>
            </w:pPr>
            <w:r w:rsidRPr="00CE63EB">
              <w:rPr>
                <w:rFonts w:eastAsia="Aptos"/>
                <w:kern w:val="2"/>
                <w:sz w:val="16"/>
                <w:szCs w:val="16"/>
              </w:rPr>
              <w:t>2.58</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436C380" w14:textId="77777777" w:rsidR="00232CF6" w:rsidRPr="00CE63EB" w:rsidRDefault="00232CF6" w:rsidP="004422F2">
            <w:pPr>
              <w:jc w:val="center"/>
              <w:rPr>
                <w:sz w:val="16"/>
                <w:szCs w:val="16"/>
              </w:rPr>
            </w:pPr>
            <w:r w:rsidRPr="00CE63EB">
              <w:rPr>
                <w:rFonts w:eastAsia="Aptos"/>
                <w:kern w:val="2"/>
                <w:sz w:val="16"/>
                <w:szCs w:val="16"/>
              </w:rPr>
              <w:t>1.05</w:t>
            </w:r>
          </w:p>
        </w:tc>
      </w:tr>
      <w:tr w:rsidR="00232CF6" w:rsidRPr="00CE63EB" w14:paraId="3E228B3F"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A2BEB9D" w14:textId="77777777" w:rsidR="00232CF6" w:rsidRPr="00CE63EB" w:rsidRDefault="00232CF6" w:rsidP="004422F2">
            <w:pPr>
              <w:jc w:val="center"/>
              <w:rPr>
                <w:sz w:val="16"/>
                <w:szCs w:val="16"/>
              </w:rPr>
            </w:pPr>
            <w:r w:rsidRPr="00CE63EB">
              <w:rPr>
                <w:sz w:val="16"/>
                <w:szCs w:val="16"/>
              </w:rPr>
              <w:t>134.01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1FAC891" w14:textId="77777777" w:rsidR="00232CF6" w:rsidRPr="00CE63EB" w:rsidRDefault="00232CF6" w:rsidP="004422F2">
            <w:pPr>
              <w:jc w:val="center"/>
              <w:rPr>
                <w:sz w:val="16"/>
                <w:szCs w:val="16"/>
              </w:rPr>
            </w:pPr>
            <w:r w:rsidRPr="00CE63EB">
              <w:rPr>
                <w:sz w:val="16"/>
                <w:szCs w:val="16"/>
              </w:rPr>
              <w:t>136.00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CED370B" w14:textId="77777777" w:rsidR="00232CF6" w:rsidRPr="00CE63EB" w:rsidRDefault="00232CF6" w:rsidP="004422F2">
            <w:pPr>
              <w:jc w:val="center"/>
              <w:rPr>
                <w:sz w:val="16"/>
                <w:szCs w:val="16"/>
              </w:rPr>
            </w:pPr>
            <w:r w:rsidRPr="00CE63EB">
              <w:rPr>
                <w:rFonts w:eastAsia="Aptos"/>
                <w:kern w:val="2"/>
                <w:sz w:val="16"/>
                <w:szCs w:val="16"/>
              </w:rPr>
              <w:t>4.17</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3658F11" w14:textId="77777777" w:rsidR="00232CF6" w:rsidRPr="00CE63EB" w:rsidRDefault="00232CF6" w:rsidP="004422F2">
            <w:pPr>
              <w:jc w:val="center"/>
              <w:rPr>
                <w:sz w:val="16"/>
                <w:szCs w:val="16"/>
              </w:rPr>
            </w:pPr>
            <w:r w:rsidRPr="00CE63EB">
              <w:rPr>
                <w:rFonts w:eastAsia="Aptos"/>
                <w:kern w:val="2"/>
                <w:sz w:val="16"/>
                <w:szCs w:val="16"/>
              </w:rPr>
              <w:t>2.64</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A2E5292" w14:textId="77777777" w:rsidR="00232CF6" w:rsidRPr="00CE63EB" w:rsidRDefault="00232CF6" w:rsidP="004422F2">
            <w:pPr>
              <w:jc w:val="center"/>
              <w:rPr>
                <w:sz w:val="16"/>
                <w:szCs w:val="16"/>
              </w:rPr>
            </w:pPr>
            <w:r w:rsidRPr="00CE63EB">
              <w:rPr>
                <w:rFonts w:eastAsia="Aptos"/>
                <w:kern w:val="2"/>
                <w:sz w:val="16"/>
                <w:szCs w:val="16"/>
              </w:rPr>
              <w:t>1.11</w:t>
            </w:r>
          </w:p>
        </w:tc>
      </w:tr>
      <w:tr w:rsidR="00232CF6" w:rsidRPr="00CE63EB" w14:paraId="7BF19F58"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E44D26B" w14:textId="77777777" w:rsidR="00232CF6" w:rsidRPr="00CE63EB" w:rsidRDefault="00232CF6" w:rsidP="004422F2">
            <w:pPr>
              <w:jc w:val="center"/>
              <w:rPr>
                <w:sz w:val="16"/>
                <w:szCs w:val="16"/>
              </w:rPr>
            </w:pPr>
            <w:r w:rsidRPr="00CE63EB">
              <w:rPr>
                <w:sz w:val="16"/>
                <w:szCs w:val="16"/>
              </w:rPr>
              <w:t>136.01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149273E" w14:textId="77777777" w:rsidR="00232CF6" w:rsidRPr="00CE63EB" w:rsidRDefault="00232CF6" w:rsidP="004422F2">
            <w:pPr>
              <w:jc w:val="center"/>
              <w:rPr>
                <w:sz w:val="16"/>
                <w:szCs w:val="16"/>
              </w:rPr>
            </w:pPr>
            <w:r w:rsidRPr="00CE63EB">
              <w:rPr>
                <w:sz w:val="16"/>
                <w:szCs w:val="16"/>
              </w:rPr>
              <w:t>138.00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E733D3B" w14:textId="77777777" w:rsidR="00232CF6" w:rsidRPr="00CE63EB" w:rsidRDefault="00232CF6" w:rsidP="004422F2">
            <w:pPr>
              <w:jc w:val="center"/>
              <w:rPr>
                <w:sz w:val="16"/>
                <w:szCs w:val="16"/>
              </w:rPr>
            </w:pPr>
            <w:r w:rsidRPr="00CE63EB">
              <w:rPr>
                <w:rFonts w:eastAsia="Aptos"/>
                <w:kern w:val="2"/>
                <w:sz w:val="16"/>
                <w:szCs w:val="16"/>
              </w:rPr>
              <w:t>4.23</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600D3C2" w14:textId="77777777" w:rsidR="00232CF6" w:rsidRPr="00CE63EB" w:rsidRDefault="00232CF6" w:rsidP="004422F2">
            <w:pPr>
              <w:jc w:val="center"/>
              <w:rPr>
                <w:sz w:val="16"/>
                <w:szCs w:val="16"/>
              </w:rPr>
            </w:pPr>
            <w:r w:rsidRPr="00CE63EB">
              <w:rPr>
                <w:rFonts w:eastAsia="Aptos"/>
                <w:kern w:val="2"/>
                <w:sz w:val="16"/>
                <w:szCs w:val="16"/>
              </w:rPr>
              <w:t>2.70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8C86C5B" w14:textId="77777777" w:rsidR="00232CF6" w:rsidRPr="00CE63EB" w:rsidRDefault="00232CF6" w:rsidP="004422F2">
            <w:pPr>
              <w:jc w:val="center"/>
              <w:rPr>
                <w:sz w:val="16"/>
                <w:szCs w:val="16"/>
              </w:rPr>
            </w:pPr>
            <w:r w:rsidRPr="00CE63EB">
              <w:rPr>
                <w:rFonts w:eastAsia="Aptos"/>
                <w:kern w:val="2"/>
                <w:sz w:val="16"/>
                <w:szCs w:val="16"/>
              </w:rPr>
              <w:t>1.17</w:t>
            </w:r>
          </w:p>
        </w:tc>
      </w:tr>
      <w:tr w:rsidR="00232CF6" w:rsidRPr="00CE63EB" w14:paraId="1B70299C"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F7AED53" w14:textId="77777777" w:rsidR="00232CF6" w:rsidRPr="00CE63EB" w:rsidRDefault="00232CF6" w:rsidP="004422F2">
            <w:pPr>
              <w:jc w:val="center"/>
              <w:rPr>
                <w:sz w:val="16"/>
                <w:szCs w:val="16"/>
              </w:rPr>
            </w:pPr>
            <w:r w:rsidRPr="00CE63EB">
              <w:rPr>
                <w:sz w:val="16"/>
                <w:szCs w:val="16"/>
              </w:rPr>
              <w:t>138.01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9EF7AD2" w14:textId="77777777" w:rsidR="00232CF6" w:rsidRPr="00CE63EB" w:rsidRDefault="00232CF6" w:rsidP="004422F2">
            <w:pPr>
              <w:jc w:val="center"/>
              <w:rPr>
                <w:sz w:val="16"/>
                <w:szCs w:val="16"/>
              </w:rPr>
            </w:pPr>
            <w:r w:rsidRPr="00CE63EB">
              <w:rPr>
                <w:sz w:val="16"/>
                <w:szCs w:val="16"/>
              </w:rPr>
              <w:t>140.00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34792E5" w14:textId="77777777" w:rsidR="00232CF6" w:rsidRPr="00CE63EB" w:rsidRDefault="00232CF6" w:rsidP="004422F2">
            <w:pPr>
              <w:jc w:val="center"/>
              <w:rPr>
                <w:sz w:val="16"/>
                <w:szCs w:val="16"/>
              </w:rPr>
            </w:pPr>
            <w:r w:rsidRPr="00CE63EB">
              <w:rPr>
                <w:rFonts w:eastAsia="Aptos"/>
                <w:kern w:val="2"/>
                <w:sz w:val="16"/>
                <w:szCs w:val="16"/>
              </w:rPr>
              <w:t>4.30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BDB3568" w14:textId="77777777" w:rsidR="00232CF6" w:rsidRPr="00CE63EB" w:rsidRDefault="00232CF6" w:rsidP="004422F2">
            <w:pPr>
              <w:jc w:val="center"/>
              <w:rPr>
                <w:sz w:val="16"/>
                <w:szCs w:val="16"/>
              </w:rPr>
            </w:pPr>
            <w:r w:rsidRPr="00CE63EB">
              <w:rPr>
                <w:rFonts w:eastAsia="Aptos"/>
                <w:kern w:val="2"/>
                <w:sz w:val="16"/>
                <w:szCs w:val="16"/>
              </w:rPr>
              <w:t>2.76</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39CA4EF" w14:textId="77777777" w:rsidR="00232CF6" w:rsidRPr="00CE63EB" w:rsidRDefault="00232CF6" w:rsidP="004422F2">
            <w:pPr>
              <w:jc w:val="center"/>
              <w:rPr>
                <w:sz w:val="16"/>
                <w:szCs w:val="16"/>
              </w:rPr>
            </w:pPr>
            <w:r w:rsidRPr="00CE63EB">
              <w:rPr>
                <w:rFonts w:eastAsia="Aptos"/>
                <w:kern w:val="2"/>
                <w:sz w:val="16"/>
                <w:szCs w:val="16"/>
              </w:rPr>
              <w:t>1.23</w:t>
            </w:r>
          </w:p>
        </w:tc>
      </w:tr>
      <w:tr w:rsidR="00232CF6" w:rsidRPr="00CE63EB" w14:paraId="793E5B71"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38F915C5" w14:textId="77777777" w:rsidR="00232CF6" w:rsidRPr="00CE63EB" w:rsidRDefault="00232CF6" w:rsidP="004422F2">
            <w:pPr>
              <w:jc w:val="center"/>
              <w:rPr>
                <w:sz w:val="16"/>
                <w:szCs w:val="16"/>
              </w:rPr>
            </w:pPr>
            <w:r w:rsidRPr="00CE63EB">
              <w:rPr>
                <w:sz w:val="16"/>
                <w:szCs w:val="16"/>
              </w:rPr>
              <w:t>140.01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6C50713" w14:textId="77777777" w:rsidR="00232CF6" w:rsidRPr="00CE63EB" w:rsidRDefault="00232CF6" w:rsidP="004422F2">
            <w:pPr>
              <w:jc w:val="center"/>
              <w:rPr>
                <w:sz w:val="16"/>
                <w:szCs w:val="16"/>
              </w:rPr>
            </w:pPr>
            <w:r w:rsidRPr="00CE63EB">
              <w:rPr>
                <w:sz w:val="16"/>
                <w:szCs w:val="16"/>
              </w:rPr>
              <w:t>142.00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FAD3BF2" w14:textId="77777777" w:rsidR="00232CF6" w:rsidRPr="00CE63EB" w:rsidRDefault="00232CF6" w:rsidP="004422F2">
            <w:pPr>
              <w:jc w:val="center"/>
              <w:rPr>
                <w:sz w:val="16"/>
                <w:szCs w:val="16"/>
              </w:rPr>
            </w:pPr>
            <w:r w:rsidRPr="00CE63EB">
              <w:rPr>
                <w:rFonts w:eastAsia="Aptos"/>
                <w:kern w:val="2"/>
                <w:sz w:val="16"/>
                <w:szCs w:val="16"/>
              </w:rPr>
              <w:t>4.36</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3E176CE" w14:textId="77777777" w:rsidR="00232CF6" w:rsidRPr="00CE63EB" w:rsidRDefault="00232CF6" w:rsidP="004422F2">
            <w:pPr>
              <w:jc w:val="center"/>
              <w:rPr>
                <w:sz w:val="16"/>
                <w:szCs w:val="16"/>
              </w:rPr>
            </w:pPr>
            <w:r w:rsidRPr="00CE63EB">
              <w:rPr>
                <w:rFonts w:eastAsia="Aptos"/>
                <w:kern w:val="2"/>
                <w:sz w:val="16"/>
                <w:szCs w:val="16"/>
              </w:rPr>
              <w:t>2.83</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7B975FAD" w14:textId="77777777" w:rsidR="00232CF6" w:rsidRPr="00CE63EB" w:rsidRDefault="00232CF6" w:rsidP="004422F2">
            <w:pPr>
              <w:jc w:val="center"/>
              <w:rPr>
                <w:sz w:val="16"/>
                <w:szCs w:val="16"/>
              </w:rPr>
            </w:pPr>
            <w:r w:rsidRPr="00CE63EB">
              <w:rPr>
                <w:rFonts w:eastAsia="Aptos"/>
                <w:kern w:val="2"/>
                <w:sz w:val="16"/>
                <w:szCs w:val="16"/>
              </w:rPr>
              <w:t>1.30</w:t>
            </w:r>
          </w:p>
        </w:tc>
      </w:tr>
      <w:tr w:rsidR="00232CF6" w:rsidRPr="00CE63EB" w14:paraId="200DF669"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846F7F5" w14:textId="77777777" w:rsidR="00232CF6" w:rsidRPr="00CE63EB" w:rsidRDefault="00232CF6" w:rsidP="004422F2">
            <w:pPr>
              <w:jc w:val="center"/>
              <w:rPr>
                <w:sz w:val="16"/>
                <w:szCs w:val="16"/>
              </w:rPr>
            </w:pPr>
            <w:r w:rsidRPr="00CE63EB">
              <w:rPr>
                <w:sz w:val="16"/>
                <w:szCs w:val="16"/>
              </w:rPr>
              <w:t>142.01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05A3603A" w14:textId="77777777" w:rsidR="00232CF6" w:rsidRPr="00CE63EB" w:rsidRDefault="00232CF6" w:rsidP="004422F2">
            <w:pPr>
              <w:jc w:val="center"/>
              <w:rPr>
                <w:sz w:val="16"/>
                <w:szCs w:val="16"/>
              </w:rPr>
            </w:pPr>
            <w:r w:rsidRPr="00CE63EB">
              <w:rPr>
                <w:sz w:val="16"/>
                <w:szCs w:val="16"/>
              </w:rPr>
              <w:t>144.00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7AF4BF6" w14:textId="77777777" w:rsidR="00232CF6" w:rsidRPr="00CE63EB" w:rsidRDefault="00232CF6" w:rsidP="004422F2">
            <w:pPr>
              <w:jc w:val="center"/>
              <w:rPr>
                <w:sz w:val="16"/>
                <w:szCs w:val="16"/>
              </w:rPr>
            </w:pPr>
            <w:r w:rsidRPr="00CE63EB">
              <w:rPr>
                <w:rFonts w:eastAsia="Aptos"/>
                <w:kern w:val="2"/>
                <w:sz w:val="16"/>
                <w:szCs w:val="16"/>
              </w:rPr>
              <w:t>4.42</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B0213BA" w14:textId="77777777" w:rsidR="00232CF6" w:rsidRPr="00CE63EB" w:rsidRDefault="00232CF6" w:rsidP="004422F2">
            <w:pPr>
              <w:jc w:val="center"/>
              <w:rPr>
                <w:sz w:val="16"/>
                <w:szCs w:val="16"/>
              </w:rPr>
            </w:pPr>
            <w:r w:rsidRPr="00CE63EB">
              <w:rPr>
                <w:rFonts w:eastAsia="Aptos"/>
                <w:kern w:val="2"/>
                <w:sz w:val="16"/>
                <w:szCs w:val="16"/>
              </w:rPr>
              <w:t>2.89</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9BBADF9" w14:textId="77777777" w:rsidR="00232CF6" w:rsidRPr="00CE63EB" w:rsidRDefault="00232CF6" w:rsidP="004422F2">
            <w:pPr>
              <w:jc w:val="center"/>
              <w:rPr>
                <w:sz w:val="16"/>
                <w:szCs w:val="16"/>
              </w:rPr>
            </w:pPr>
            <w:r w:rsidRPr="00CE63EB">
              <w:rPr>
                <w:rFonts w:eastAsia="Aptos"/>
                <w:kern w:val="2"/>
                <w:sz w:val="16"/>
                <w:szCs w:val="16"/>
              </w:rPr>
              <w:t>1.36</w:t>
            </w:r>
          </w:p>
        </w:tc>
      </w:tr>
      <w:tr w:rsidR="00232CF6" w:rsidRPr="00CE63EB" w14:paraId="446CDFF9"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52B2E286" w14:textId="77777777" w:rsidR="00232CF6" w:rsidRPr="00CE63EB" w:rsidRDefault="00232CF6" w:rsidP="004422F2">
            <w:pPr>
              <w:jc w:val="center"/>
              <w:rPr>
                <w:sz w:val="16"/>
                <w:szCs w:val="16"/>
              </w:rPr>
            </w:pPr>
            <w:r w:rsidRPr="00CE63EB">
              <w:rPr>
                <w:sz w:val="16"/>
                <w:szCs w:val="16"/>
              </w:rPr>
              <w:t>144.01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3A91A5A" w14:textId="77777777" w:rsidR="00232CF6" w:rsidRPr="00CE63EB" w:rsidRDefault="00232CF6" w:rsidP="004422F2">
            <w:pPr>
              <w:jc w:val="center"/>
              <w:rPr>
                <w:sz w:val="16"/>
                <w:szCs w:val="16"/>
              </w:rPr>
            </w:pPr>
            <w:r w:rsidRPr="00CE63EB">
              <w:rPr>
                <w:sz w:val="16"/>
                <w:szCs w:val="16"/>
              </w:rPr>
              <w:t>146.00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964C935" w14:textId="77777777" w:rsidR="00232CF6" w:rsidRPr="00CE63EB" w:rsidRDefault="00232CF6" w:rsidP="004422F2">
            <w:pPr>
              <w:jc w:val="center"/>
              <w:rPr>
                <w:sz w:val="16"/>
                <w:szCs w:val="16"/>
              </w:rPr>
            </w:pPr>
            <w:r w:rsidRPr="00CE63EB">
              <w:rPr>
                <w:rFonts w:eastAsia="Aptos"/>
                <w:kern w:val="2"/>
                <w:sz w:val="16"/>
                <w:szCs w:val="16"/>
              </w:rPr>
              <w:t>4.48</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A87E047" w14:textId="77777777" w:rsidR="00232CF6" w:rsidRPr="00CE63EB" w:rsidRDefault="00232CF6" w:rsidP="004422F2">
            <w:pPr>
              <w:jc w:val="center"/>
              <w:rPr>
                <w:sz w:val="16"/>
                <w:szCs w:val="16"/>
              </w:rPr>
            </w:pPr>
            <w:r w:rsidRPr="00CE63EB">
              <w:rPr>
                <w:rFonts w:eastAsia="Aptos"/>
                <w:kern w:val="2"/>
                <w:sz w:val="16"/>
                <w:szCs w:val="16"/>
              </w:rPr>
              <w:t>2.95</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9B3DE88" w14:textId="77777777" w:rsidR="00232CF6" w:rsidRPr="00CE63EB" w:rsidRDefault="00232CF6" w:rsidP="004422F2">
            <w:pPr>
              <w:jc w:val="center"/>
              <w:rPr>
                <w:sz w:val="16"/>
                <w:szCs w:val="16"/>
              </w:rPr>
            </w:pPr>
            <w:r w:rsidRPr="00CE63EB">
              <w:rPr>
                <w:rFonts w:eastAsia="Aptos"/>
                <w:kern w:val="2"/>
                <w:sz w:val="16"/>
                <w:szCs w:val="16"/>
              </w:rPr>
              <w:t>1.42</w:t>
            </w:r>
          </w:p>
        </w:tc>
      </w:tr>
      <w:tr w:rsidR="00232CF6" w:rsidRPr="00CE63EB" w14:paraId="5ED274C5"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FD921C2" w14:textId="77777777" w:rsidR="00232CF6" w:rsidRPr="00CE63EB" w:rsidRDefault="00232CF6" w:rsidP="004422F2">
            <w:pPr>
              <w:jc w:val="center"/>
              <w:rPr>
                <w:sz w:val="16"/>
                <w:szCs w:val="16"/>
              </w:rPr>
            </w:pPr>
            <w:r w:rsidRPr="00CE63EB">
              <w:rPr>
                <w:sz w:val="16"/>
                <w:szCs w:val="16"/>
              </w:rPr>
              <w:t>146.01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7F0E232" w14:textId="77777777" w:rsidR="00232CF6" w:rsidRPr="00CE63EB" w:rsidRDefault="00232CF6" w:rsidP="004422F2">
            <w:pPr>
              <w:jc w:val="center"/>
              <w:rPr>
                <w:sz w:val="16"/>
                <w:szCs w:val="16"/>
              </w:rPr>
            </w:pPr>
            <w:r w:rsidRPr="00CE63EB">
              <w:rPr>
                <w:sz w:val="16"/>
                <w:szCs w:val="16"/>
              </w:rPr>
              <w:t>148.00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F228663" w14:textId="77777777" w:rsidR="00232CF6" w:rsidRPr="00CE63EB" w:rsidRDefault="00232CF6" w:rsidP="004422F2">
            <w:pPr>
              <w:jc w:val="center"/>
              <w:rPr>
                <w:sz w:val="16"/>
                <w:szCs w:val="16"/>
              </w:rPr>
            </w:pPr>
            <w:r w:rsidRPr="00CE63EB">
              <w:rPr>
                <w:rFonts w:eastAsia="Aptos"/>
                <w:kern w:val="2"/>
                <w:sz w:val="16"/>
                <w:szCs w:val="16"/>
              </w:rPr>
              <w:t>4.54</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A8A3EDD" w14:textId="77777777" w:rsidR="00232CF6" w:rsidRPr="00CE63EB" w:rsidRDefault="00232CF6" w:rsidP="004422F2">
            <w:pPr>
              <w:jc w:val="center"/>
              <w:rPr>
                <w:sz w:val="16"/>
                <w:szCs w:val="16"/>
              </w:rPr>
            </w:pPr>
            <w:r w:rsidRPr="00CE63EB">
              <w:rPr>
                <w:rFonts w:eastAsia="Aptos"/>
                <w:kern w:val="2"/>
                <w:sz w:val="16"/>
                <w:szCs w:val="16"/>
              </w:rPr>
              <w:t>3.01</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749A4EEB" w14:textId="77777777" w:rsidR="00232CF6" w:rsidRPr="00CE63EB" w:rsidRDefault="00232CF6" w:rsidP="004422F2">
            <w:pPr>
              <w:jc w:val="center"/>
              <w:rPr>
                <w:sz w:val="16"/>
                <w:szCs w:val="16"/>
              </w:rPr>
            </w:pPr>
            <w:r w:rsidRPr="00CE63EB">
              <w:rPr>
                <w:rFonts w:eastAsia="Aptos"/>
                <w:kern w:val="2"/>
                <w:sz w:val="16"/>
                <w:szCs w:val="16"/>
              </w:rPr>
              <w:t>1.48</w:t>
            </w:r>
          </w:p>
        </w:tc>
      </w:tr>
      <w:tr w:rsidR="00232CF6" w:rsidRPr="00CE63EB" w14:paraId="0EF4D88E"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AD69CE1" w14:textId="77777777" w:rsidR="00232CF6" w:rsidRPr="00CE63EB" w:rsidRDefault="00232CF6" w:rsidP="004422F2">
            <w:pPr>
              <w:jc w:val="center"/>
              <w:rPr>
                <w:sz w:val="16"/>
                <w:szCs w:val="16"/>
              </w:rPr>
            </w:pPr>
            <w:r w:rsidRPr="00CE63EB">
              <w:rPr>
                <w:sz w:val="16"/>
                <w:szCs w:val="16"/>
              </w:rPr>
              <w:t>148.01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64D527C" w14:textId="77777777" w:rsidR="00232CF6" w:rsidRPr="00CE63EB" w:rsidRDefault="00232CF6" w:rsidP="004422F2">
            <w:pPr>
              <w:jc w:val="center"/>
              <w:rPr>
                <w:sz w:val="16"/>
                <w:szCs w:val="16"/>
              </w:rPr>
            </w:pPr>
            <w:r w:rsidRPr="00CE63EB">
              <w:rPr>
                <w:sz w:val="16"/>
                <w:szCs w:val="16"/>
              </w:rPr>
              <w:t>150.00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F62245A" w14:textId="77777777" w:rsidR="00232CF6" w:rsidRPr="00CE63EB" w:rsidRDefault="00232CF6" w:rsidP="004422F2">
            <w:pPr>
              <w:jc w:val="center"/>
              <w:rPr>
                <w:sz w:val="16"/>
                <w:szCs w:val="16"/>
              </w:rPr>
            </w:pPr>
            <w:r w:rsidRPr="00CE63EB">
              <w:rPr>
                <w:rFonts w:eastAsia="Aptos"/>
                <w:kern w:val="2"/>
                <w:sz w:val="16"/>
                <w:szCs w:val="16"/>
              </w:rPr>
              <w:t>4.60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3199192" w14:textId="77777777" w:rsidR="00232CF6" w:rsidRPr="00CE63EB" w:rsidRDefault="00232CF6" w:rsidP="004422F2">
            <w:pPr>
              <w:jc w:val="center"/>
              <w:rPr>
                <w:sz w:val="16"/>
                <w:szCs w:val="16"/>
              </w:rPr>
            </w:pPr>
            <w:r w:rsidRPr="00CE63EB">
              <w:rPr>
                <w:rFonts w:eastAsia="Aptos"/>
                <w:kern w:val="2"/>
                <w:sz w:val="16"/>
                <w:szCs w:val="16"/>
              </w:rPr>
              <w:t>3.07</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6F27810" w14:textId="77777777" w:rsidR="00232CF6" w:rsidRPr="00CE63EB" w:rsidRDefault="00232CF6" w:rsidP="004422F2">
            <w:pPr>
              <w:jc w:val="center"/>
              <w:rPr>
                <w:sz w:val="16"/>
                <w:szCs w:val="16"/>
              </w:rPr>
            </w:pPr>
            <w:r w:rsidRPr="00CE63EB">
              <w:rPr>
                <w:rFonts w:eastAsia="Aptos"/>
                <w:kern w:val="2"/>
                <w:sz w:val="16"/>
                <w:szCs w:val="16"/>
              </w:rPr>
              <w:t>1.54</w:t>
            </w:r>
          </w:p>
        </w:tc>
      </w:tr>
      <w:tr w:rsidR="00232CF6" w:rsidRPr="00CE63EB" w14:paraId="73AFC968"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22471C9" w14:textId="77777777" w:rsidR="00232CF6" w:rsidRPr="00CE63EB" w:rsidRDefault="00232CF6" w:rsidP="004422F2">
            <w:pPr>
              <w:jc w:val="center"/>
              <w:rPr>
                <w:sz w:val="16"/>
                <w:szCs w:val="16"/>
              </w:rPr>
            </w:pPr>
            <w:r w:rsidRPr="00CE63EB">
              <w:rPr>
                <w:sz w:val="16"/>
                <w:szCs w:val="16"/>
              </w:rPr>
              <w:t>150.01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B2E20AF" w14:textId="77777777" w:rsidR="00232CF6" w:rsidRPr="00CE63EB" w:rsidRDefault="00232CF6" w:rsidP="004422F2">
            <w:pPr>
              <w:jc w:val="center"/>
              <w:rPr>
                <w:sz w:val="16"/>
                <w:szCs w:val="16"/>
              </w:rPr>
            </w:pPr>
            <w:r w:rsidRPr="00CE63EB">
              <w:rPr>
                <w:sz w:val="16"/>
                <w:szCs w:val="16"/>
              </w:rPr>
              <w:t>152.00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3A8AC4C" w14:textId="77777777" w:rsidR="00232CF6" w:rsidRPr="00CE63EB" w:rsidRDefault="00232CF6" w:rsidP="004422F2">
            <w:pPr>
              <w:jc w:val="center"/>
              <w:rPr>
                <w:sz w:val="16"/>
                <w:szCs w:val="16"/>
              </w:rPr>
            </w:pPr>
            <w:r w:rsidRPr="00CE63EB">
              <w:rPr>
                <w:rFonts w:eastAsia="Aptos"/>
                <w:kern w:val="2"/>
                <w:sz w:val="16"/>
                <w:szCs w:val="16"/>
              </w:rPr>
              <w:t>4.67</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8E6A778" w14:textId="77777777" w:rsidR="00232CF6" w:rsidRPr="00CE63EB" w:rsidRDefault="00232CF6" w:rsidP="004422F2">
            <w:pPr>
              <w:jc w:val="center"/>
              <w:rPr>
                <w:sz w:val="16"/>
                <w:szCs w:val="16"/>
              </w:rPr>
            </w:pPr>
            <w:r w:rsidRPr="00CE63EB">
              <w:rPr>
                <w:rFonts w:eastAsia="Aptos"/>
                <w:kern w:val="2"/>
                <w:sz w:val="16"/>
                <w:szCs w:val="16"/>
              </w:rPr>
              <w:t>3.14</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3B3617C" w14:textId="77777777" w:rsidR="00232CF6" w:rsidRPr="00CE63EB" w:rsidRDefault="00232CF6" w:rsidP="004422F2">
            <w:pPr>
              <w:jc w:val="center"/>
              <w:rPr>
                <w:sz w:val="16"/>
                <w:szCs w:val="16"/>
              </w:rPr>
            </w:pPr>
            <w:r w:rsidRPr="00CE63EB">
              <w:rPr>
                <w:rFonts w:eastAsia="Aptos"/>
                <w:kern w:val="2"/>
                <w:sz w:val="16"/>
                <w:szCs w:val="16"/>
              </w:rPr>
              <w:t>1.61</w:t>
            </w:r>
          </w:p>
        </w:tc>
      </w:tr>
      <w:tr w:rsidR="00232CF6" w:rsidRPr="00CE63EB" w14:paraId="5281FE45"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39CE822F" w14:textId="77777777" w:rsidR="00232CF6" w:rsidRPr="00CE63EB" w:rsidRDefault="00232CF6" w:rsidP="004422F2">
            <w:pPr>
              <w:jc w:val="center"/>
              <w:rPr>
                <w:sz w:val="16"/>
                <w:szCs w:val="16"/>
              </w:rPr>
            </w:pPr>
            <w:r w:rsidRPr="00CE63EB">
              <w:rPr>
                <w:sz w:val="16"/>
                <w:szCs w:val="16"/>
              </w:rPr>
              <w:t>152.01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2651207" w14:textId="77777777" w:rsidR="00232CF6" w:rsidRPr="00CE63EB" w:rsidRDefault="00232CF6" w:rsidP="004422F2">
            <w:pPr>
              <w:jc w:val="center"/>
              <w:rPr>
                <w:sz w:val="16"/>
                <w:szCs w:val="16"/>
              </w:rPr>
            </w:pPr>
            <w:r w:rsidRPr="00CE63EB">
              <w:rPr>
                <w:sz w:val="16"/>
                <w:szCs w:val="16"/>
              </w:rPr>
              <w:t>154.00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A715EED" w14:textId="77777777" w:rsidR="00232CF6" w:rsidRPr="00CE63EB" w:rsidRDefault="00232CF6" w:rsidP="004422F2">
            <w:pPr>
              <w:jc w:val="center"/>
              <w:rPr>
                <w:sz w:val="16"/>
                <w:szCs w:val="16"/>
              </w:rPr>
            </w:pPr>
            <w:r w:rsidRPr="00CE63EB">
              <w:rPr>
                <w:rFonts w:eastAsia="Aptos"/>
                <w:kern w:val="2"/>
                <w:sz w:val="16"/>
                <w:szCs w:val="16"/>
              </w:rPr>
              <w:t>4.73</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A536F68" w14:textId="77777777" w:rsidR="00232CF6" w:rsidRPr="00CE63EB" w:rsidRDefault="00232CF6" w:rsidP="004422F2">
            <w:pPr>
              <w:jc w:val="center"/>
              <w:rPr>
                <w:sz w:val="16"/>
                <w:szCs w:val="16"/>
              </w:rPr>
            </w:pPr>
            <w:r w:rsidRPr="00CE63EB">
              <w:rPr>
                <w:rFonts w:eastAsia="Aptos"/>
                <w:kern w:val="2"/>
                <w:sz w:val="16"/>
                <w:szCs w:val="16"/>
              </w:rPr>
              <w:t>3.20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DE5C34B" w14:textId="77777777" w:rsidR="00232CF6" w:rsidRPr="00CE63EB" w:rsidRDefault="00232CF6" w:rsidP="004422F2">
            <w:pPr>
              <w:jc w:val="center"/>
              <w:rPr>
                <w:sz w:val="16"/>
                <w:szCs w:val="16"/>
              </w:rPr>
            </w:pPr>
            <w:r w:rsidRPr="00CE63EB">
              <w:rPr>
                <w:rFonts w:eastAsia="Aptos"/>
                <w:kern w:val="2"/>
                <w:sz w:val="16"/>
                <w:szCs w:val="16"/>
              </w:rPr>
              <w:t>1.67</w:t>
            </w:r>
          </w:p>
        </w:tc>
      </w:tr>
      <w:tr w:rsidR="00232CF6" w:rsidRPr="00CE63EB" w14:paraId="5EE55538"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00477BA" w14:textId="77777777" w:rsidR="00232CF6" w:rsidRPr="00CE63EB" w:rsidRDefault="00232CF6" w:rsidP="004422F2">
            <w:pPr>
              <w:jc w:val="center"/>
              <w:rPr>
                <w:sz w:val="16"/>
                <w:szCs w:val="16"/>
              </w:rPr>
            </w:pPr>
            <w:r w:rsidRPr="00CE63EB">
              <w:rPr>
                <w:sz w:val="16"/>
                <w:szCs w:val="16"/>
              </w:rPr>
              <w:t>154.01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6721288" w14:textId="77777777" w:rsidR="00232CF6" w:rsidRPr="00CE63EB" w:rsidRDefault="00232CF6" w:rsidP="004422F2">
            <w:pPr>
              <w:jc w:val="center"/>
              <w:rPr>
                <w:sz w:val="16"/>
                <w:szCs w:val="16"/>
              </w:rPr>
            </w:pPr>
            <w:r w:rsidRPr="00CE63EB">
              <w:rPr>
                <w:sz w:val="16"/>
                <w:szCs w:val="16"/>
              </w:rPr>
              <w:t>156.00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13DBDD5" w14:textId="77777777" w:rsidR="00232CF6" w:rsidRPr="00CE63EB" w:rsidRDefault="00232CF6" w:rsidP="004422F2">
            <w:pPr>
              <w:jc w:val="center"/>
              <w:rPr>
                <w:sz w:val="16"/>
                <w:szCs w:val="16"/>
              </w:rPr>
            </w:pPr>
            <w:r w:rsidRPr="00CE63EB">
              <w:rPr>
                <w:rFonts w:eastAsia="Aptos"/>
                <w:kern w:val="2"/>
                <w:sz w:val="16"/>
                <w:szCs w:val="16"/>
              </w:rPr>
              <w:t>4.79</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8A8405D" w14:textId="77777777" w:rsidR="00232CF6" w:rsidRPr="00CE63EB" w:rsidRDefault="00232CF6" w:rsidP="004422F2">
            <w:pPr>
              <w:jc w:val="center"/>
              <w:rPr>
                <w:sz w:val="16"/>
                <w:szCs w:val="16"/>
              </w:rPr>
            </w:pPr>
            <w:r w:rsidRPr="00CE63EB">
              <w:rPr>
                <w:rFonts w:eastAsia="Aptos"/>
                <w:kern w:val="2"/>
                <w:sz w:val="16"/>
                <w:szCs w:val="16"/>
              </w:rPr>
              <w:t>3.26</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9B9FB2A" w14:textId="77777777" w:rsidR="00232CF6" w:rsidRPr="00CE63EB" w:rsidRDefault="00232CF6" w:rsidP="004422F2">
            <w:pPr>
              <w:jc w:val="center"/>
              <w:rPr>
                <w:sz w:val="16"/>
                <w:szCs w:val="16"/>
              </w:rPr>
            </w:pPr>
            <w:r w:rsidRPr="00CE63EB">
              <w:rPr>
                <w:rFonts w:eastAsia="Aptos"/>
                <w:kern w:val="2"/>
                <w:sz w:val="16"/>
                <w:szCs w:val="16"/>
              </w:rPr>
              <w:t>1.73</w:t>
            </w:r>
          </w:p>
        </w:tc>
      </w:tr>
      <w:tr w:rsidR="00232CF6" w:rsidRPr="00CE63EB" w14:paraId="17C0D102"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F0332D1" w14:textId="77777777" w:rsidR="00232CF6" w:rsidRPr="00CE63EB" w:rsidRDefault="00232CF6" w:rsidP="004422F2">
            <w:pPr>
              <w:jc w:val="center"/>
              <w:rPr>
                <w:sz w:val="16"/>
                <w:szCs w:val="16"/>
              </w:rPr>
            </w:pPr>
            <w:r w:rsidRPr="00CE63EB">
              <w:rPr>
                <w:sz w:val="16"/>
                <w:szCs w:val="16"/>
              </w:rPr>
              <w:t>156.01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8C13DDD" w14:textId="77777777" w:rsidR="00232CF6" w:rsidRPr="00CE63EB" w:rsidRDefault="00232CF6" w:rsidP="004422F2">
            <w:pPr>
              <w:jc w:val="center"/>
              <w:rPr>
                <w:sz w:val="16"/>
                <w:szCs w:val="16"/>
              </w:rPr>
            </w:pPr>
            <w:r w:rsidRPr="00CE63EB">
              <w:rPr>
                <w:sz w:val="16"/>
                <w:szCs w:val="16"/>
              </w:rPr>
              <w:t>158.00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86F1B22" w14:textId="77777777" w:rsidR="00232CF6" w:rsidRPr="00CE63EB" w:rsidRDefault="00232CF6" w:rsidP="004422F2">
            <w:pPr>
              <w:jc w:val="center"/>
              <w:rPr>
                <w:sz w:val="16"/>
                <w:szCs w:val="16"/>
              </w:rPr>
            </w:pPr>
            <w:r w:rsidRPr="00CE63EB">
              <w:rPr>
                <w:rFonts w:eastAsia="Aptos"/>
                <w:kern w:val="2"/>
                <w:sz w:val="16"/>
                <w:szCs w:val="16"/>
              </w:rPr>
              <w:t>4.85</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970A4A5" w14:textId="77777777" w:rsidR="00232CF6" w:rsidRPr="00CE63EB" w:rsidRDefault="00232CF6" w:rsidP="004422F2">
            <w:pPr>
              <w:jc w:val="center"/>
              <w:rPr>
                <w:sz w:val="16"/>
                <w:szCs w:val="16"/>
              </w:rPr>
            </w:pPr>
            <w:r w:rsidRPr="00CE63EB">
              <w:rPr>
                <w:rFonts w:eastAsia="Aptos"/>
                <w:kern w:val="2"/>
                <w:sz w:val="16"/>
                <w:szCs w:val="16"/>
              </w:rPr>
              <w:t>3.32</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16917BE" w14:textId="77777777" w:rsidR="00232CF6" w:rsidRPr="00CE63EB" w:rsidRDefault="00232CF6" w:rsidP="004422F2">
            <w:pPr>
              <w:jc w:val="center"/>
              <w:rPr>
                <w:sz w:val="16"/>
                <w:szCs w:val="16"/>
              </w:rPr>
            </w:pPr>
            <w:r w:rsidRPr="00CE63EB">
              <w:rPr>
                <w:rFonts w:eastAsia="Aptos"/>
                <w:kern w:val="2"/>
                <w:sz w:val="16"/>
                <w:szCs w:val="16"/>
              </w:rPr>
              <w:t>1.79</w:t>
            </w:r>
          </w:p>
        </w:tc>
      </w:tr>
      <w:tr w:rsidR="00232CF6" w:rsidRPr="00CE63EB" w14:paraId="77BC9B44"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5B1EEC4D" w14:textId="77777777" w:rsidR="00232CF6" w:rsidRPr="00CE63EB" w:rsidRDefault="00232CF6" w:rsidP="004422F2">
            <w:pPr>
              <w:jc w:val="center"/>
              <w:rPr>
                <w:sz w:val="16"/>
                <w:szCs w:val="16"/>
              </w:rPr>
            </w:pPr>
            <w:r w:rsidRPr="00CE63EB">
              <w:rPr>
                <w:sz w:val="16"/>
                <w:szCs w:val="16"/>
              </w:rPr>
              <w:t>158.01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C5C371D" w14:textId="77777777" w:rsidR="00232CF6" w:rsidRPr="00CE63EB" w:rsidRDefault="00232CF6" w:rsidP="004422F2">
            <w:pPr>
              <w:jc w:val="center"/>
              <w:rPr>
                <w:sz w:val="16"/>
                <w:szCs w:val="16"/>
              </w:rPr>
            </w:pPr>
            <w:r w:rsidRPr="00CE63EB">
              <w:rPr>
                <w:sz w:val="16"/>
                <w:szCs w:val="16"/>
              </w:rPr>
              <w:t>160.00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8BB3805" w14:textId="77777777" w:rsidR="00232CF6" w:rsidRPr="00CE63EB" w:rsidRDefault="00232CF6" w:rsidP="004422F2">
            <w:pPr>
              <w:jc w:val="center"/>
              <w:rPr>
                <w:sz w:val="16"/>
                <w:szCs w:val="16"/>
              </w:rPr>
            </w:pPr>
            <w:r w:rsidRPr="00CE63EB">
              <w:rPr>
                <w:rFonts w:eastAsia="Aptos"/>
                <w:kern w:val="2"/>
                <w:sz w:val="16"/>
                <w:szCs w:val="16"/>
              </w:rPr>
              <w:t>4.91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160BB30" w14:textId="77777777" w:rsidR="00232CF6" w:rsidRPr="00CE63EB" w:rsidRDefault="00232CF6" w:rsidP="004422F2">
            <w:pPr>
              <w:jc w:val="center"/>
              <w:rPr>
                <w:sz w:val="16"/>
                <w:szCs w:val="16"/>
              </w:rPr>
            </w:pPr>
            <w:r w:rsidRPr="00CE63EB">
              <w:rPr>
                <w:rFonts w:eastAsia="Aptos"/>
                <w:kern w:val="2"/>
                <w:sz w:val="16"/>
                <w:szCs w:val="16"/>
              </w:rPr>
              <w:t>3.38</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46F9C9B9" w14:textId="77777777" w:rsidR="00232CF6" w:rsidRPr="00CE63EB" w:rsidRDefault="00232CF6" w:rsidP="004422F2">
            <w:pPr>
              <w:jc w:val="center"/>
              <w:rPr>
                <w:sz w:val="16"/>
                <w:szCs w:val="16"/>
              </w:rPr>
            </w:pPr>
            <w:r w:rsidRPr="00CE63EB">
              <w:rPr>
                <w:rFonts w:eastAsia="Aptos"/>
                <w:kern w:val="2"/>
                <w:sz w:val="16"/>
                <w:szCs w:val="16"/>
              </w:rPr>
              <w:t>1.85</w:t>
            </w:r>
          </w:p>
        </w:tc>
      </w:tr>
      <w:tr w:rsidR="00232CF6" w:rsidRPr="00CE63EB" w14:paraId="5A239F5F"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99D7079" w14:textId="77777777" w:rsidR="00232CF6" w:rsidRPr="00CE63EB" w:rsidRDefault="00232CF6" w:rsidP="004422F2">
            <w:pPr>
              <w:jc w:val="center"/>
              <w:rPr>
                <w:sz w:val="16"/>
                <w:szCs w:val="16"/>
              </w:rPr>
            </w:pPr>
            <w:r w:rsidRPr="00CE63EB">
              <w:rPr>
                <w:sz w:val="16"/>
                <w:szCs w:val="16"/>
              </w:rPr>
              <w:t>160.01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7F093AB" w14:textId="77777777" w:rsidR="00232CF6" w:rsidRPr="00CE63EB" w:rsidRDefault="00232CF6" w:rsidP="004422F2">
            <w:pPr>
              <w:jc w:val="center"/>
              <w:rPr>
                <w:sz w:val="16"/>
                <w:szCs w:val="16"/>
              </w:rPr>
            </w:pPr>
            <w:r w:rsidRPr="00CE63EB">
              <w:rPr>
                <w:sz w:val="16"/>
                <w:szCs w:val="16"/>
              </w:rPr>
              <w:t>162.00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35DEC6C" w14:textId="77777777" w:rsidR="00232CF6" w:rsidRPr="00CE63EB" w:rsidRDefault="00232CF6" w:rsidP="004422F2">
            <w:pPr>
              <w:jc w:val="center"/>
              <w:rPr>
                <w:sz w:val="16"/>
                <w:szCs w:val="16"/>
              </w:rPr>
            </w:pPr>
            <w:r w:rsidRPr="00CE63EB">
              <w:rPr>
                <w:rFonts w:eastAsia="Aptos"/>
                <w:kern w:val="2"/>
                <w:sz w:val="16"/>
                <w:szCs w:val="16"/>
              </w:rPr>
              <w:t>4.97</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543DB40" w14:textId="77777777" w:rsidR="00232CF6" w:rsidRPr="00CE63EB" w:rsidRDefault="00232CF6" w:rsidP="004422F2">
            <w:pPr>
              <w:jc w:val="center"/>
              <w:rPr>
                <w:sz w:val="16"/>
                <w:szCs w:val="16"/>
              </w:rPr>
            </w:pPr>
            <w:r w:rsidRPr="00CE63EB">
              <w:rPr>
                <w:rFonts w:eastAsia="Aptos"/>
                <w:kern w:val="2"/>
                <w:sz w:val="16"/>
                <w:szCs w:val="16"/>
              </w:rPr>
              <w:t>3.44</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473F155E" w14:textId="77777777" w:rsidR="00232CF6" w:rsidRPr="00CE63EB" w:rsidRDefault="00232CF6" w:rsidP="004422F2">
            <w:pPr>
              <w:jc w:val="center"/>
              <w:rPr>
                <w:sz w:val="16"/>
                <w:szCs w:val="16"/>
              </w:rPr>
            </w:pPr>
            <w:r w:rsidRPr="00CE63EB">
              <w:rPr>
                <w:rFonts w:eastAsia="Aptos"/>
                <w:kern w:val="2"/>
                <w:sz w:val="16"/>
                <w:szCs w:val="16"/>
              </w:rPr>
              <w:t>1.91</w:t>
            </w:r>
          </w:p>
        </w:tc>
      </w:tr>
      <w:tr w:rsidR="00232CF6" w:rsidRPr="00CE63EB" w14:paraId="1E1ADE9C"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3A5F2C1" w14:textId="77777777" w:rsidR="00232CF6" w:rsidRPr="00CE63EB" w:rsidRDefault="00232CF6" w:rsidP="004422F2">
            <w:pPr>
              <w:jc w:val="center"/>
              <w:rPr>
                <w:sz w:val="16"/>
                <w:szCs w:val="16"/>
              </w:rPr>
            </w:pPr>
            <w:r w:rsidRPr="00CE63EB">
              <w:rPr>
                <w:sz w:val="16"/>
                <w:szCs w:val="16"/>
              </w:rPr>
              <w:t>162.01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05E9787" w14:textId="77777777" w:rsidR="00232CF6" w:rsidRPr="00CE63EB" w:rsidRDefault="00232CF6" w:rsidP="004422F2">
            <w:pPr>
              <w:jc w:val="center"/>
              <w:rPr>
                <w:sz w:val="16"/>
                <w:szCs w:val="16"/>
              </w:rPr>
            </w:pPr>
            <w:r w:rsidRPr="00CE63EB">
              <w:rPr>
                <w:sz w:val="16"/>
                <w:szCs w:val="16"/>
              </w:rPr>
              <w:t>164.00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7E7DF79" w14:textId="77777777" w:rsidR="00232CF6" w:rsidRPr="00CE63EB" w:rsidRDefault="00232CF6" w:rsidP="004422F2">
            <w:pPr>
              <w:jc w:val="center"/>
              <w:rPr>
                <w:sz w:val="16"/>
                <w:szCs w:val="16"/>
              </w:rPr>
            </w:pPr>
            <w:r w:rsidRPr="00CE63EB">
              <w:rPr>
                <w:rFonts w:eastAsia="Aptos"/>
                <w:kern w:val="2"/>
                <w:sz w:val="16"/>
                <w:szCs w:val="16"/>
              </w:rPr>
              <w:t>5.04</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574FF18" w14:textId="77777777" w:rsidR="00232CF6" w:rsidRPr="00CE63EB" w:rsidRDefault="00232CF6" w:rsidP="004422F2">
            <w:pPr>
              <w:jc w:val="center"/>
              <w:rPr>
                <w:sz w:val="16"/>
                <w:szCs w:val="16"/>
              </w:rPr>
            </w:pPr>
            <w:r w:rsidRPr="00CE63EB">
              <w:rPr>
                <w:rFonts w:eastAsia="Aptos"/>
                <w:kern w:val="2"/>
                <w:sz w:val="16"/>
                <w:szCs w:val="16"/>
              </w:rPr>
              <w:t>3.51</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46B2945" w14:textId="77777777" w:rsidR="00232CF6" w:rsidRPr="00CE63EB" w:rsidRDefault="00232CF6" w:rsidP="004422F2">
            <w:pPr>
              <w:jc w:val="center"/>
              <w:rPr>
                <w:sz w:val="16"/>
                <w:szCs w:val="16"/>
              </w:rPr>
            </w:pPr>
            <w:r w:rsidRPr="00CE63EB">
              <w:rPr>
                <w:rFonts w:eastAsia="Aptos"/>
                <w:kern w:val="2"/>
                <w:sz w:val="16"/>
                <w:szCs w:val="16"/>
              </w:rPr>
              <w:t>1.98</w:t>
            </w:r>
          </w:p>
        </w:tc>
      </w:tr>
      <w:tr w:rsidR="00232CF6" w:rsidRPr="00CE63EB" w14:paraId="6A87A4C5"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07DAD666" w14:textId="77777777" w:rsidR="00232CF6" w:rsidRPr="00CE63EB" w:rsidRDefault="00232CF6" w:rsidP="004422F2">
            <w:pPr>
              <w:jc w:val="center"/>
              <w:rPr>
                <w:sz w:val="16"/>
                <w:szCs w:val="16"/>
              </w:rPr>
            </w:pPr>
            <w:r w:rsidRPr="00CE63EB">
              <w:rPr>
                <w:sz w:val="16"/>
                <w:szCs w:val="16"/>
              </w:rPr>
              <w:t>164.01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15FC4B8" w14:textId="77777777" w:rsidR="00232CF6" w:rsidRPr="00CE63EB" w:rsidRDefault="00232CF6" w:rsidP="004422F2">
            <w:pPr>
              <w:jc w:val="center"/>
              <w:rPr>
                <w:sz w:val="16"/>
                <w:szCs w:val="16"/>
              </w:rPr>
            </w:pPr>
            <w:r w:rsidRPr="00CE63EB">
              <w:rPr>
                <w:sz w:val="16"/>
                <w:szCs w:val="16"/>
              </w:rPr>
              <w:t>166.00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20AB37E" w14:textId="77777777" w:rsidR="00232CF6" w:rsidRPr="00CE63EB" w:rsidRDefault="00232CF6" w:rsidP="004422F2">
            <w:pPr>
              <w:jc w:val="center"/>
              <w:rPr>
                <w:sz w:val="16"/>
                <w:szCs w:val="16"/>
              </w:rPr>
            </w:pPr>
            <w:r w:rsidRPr="00CE63EB">
              <w:rPr>
                <w:rFonts w:eastAsia="Aptos"/>
                <w:kern w:val="2"/>
                <w:sz w:val="16"/>
                <w:szCs w:val="16"/>
              </w:rPr>
              <w:t>5.10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F94AAEF" w14:textId="77777777" w:rsidR="00232CF6" w:rsidRPr="00CE63EB" w:rsidRDefault="00232CF6" w:rsidP="004422F2">
            <w:pPr>
              <w:jc w:val="center"/>
              <w:rPr>
                <w:sz w:val="16"/>
                <w:szCs w:val="16"/>
              </w:rPr>
            </w:pPr>
            <w:r w:rsidRPr="00CE63EB">
              <w:rPr>
                <w:rFonts w:eastAsia="Aptos"/>
                <w:kern w:val="2"/>
                <w:sz w:val="16"/>
                <w:szCs w:val="16"/>
              </w:rPr>
              <w:t>3.57</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56E7B94" w14:textId="77777777" w:rsidR="00232CF6" w:rsidRPr="00CE63EB" w:rsidRDefault="00232CF6" w:rsidP="004422F2">
            <w:pPr>
              <w:jc w:val="center"/>
              <w:rPr>
                <w:sz w:val="16"/>
                <w:szCs w:val="16"/>
              </w:rPr>
            </w:pPr>
            <w:r w:rsidRPr="00CE63EB">
              <w:rPr>
                <w:rFonts w:eastAsia="Aptos"/>
                <w:kern w:val="2"/>
                <w:sz w:val="16"/>
                <w:szCs w:val="16"/>
              </w:rPr>
              <w:t>2.04</w:t>
            </w:r>
          </w:p>
        </w:tc>
      </w:tr>
      <w:tr w:rsidR="00232CF6" w:rsidRPr="00CE63EB" w14:paraId="3E40E2B7"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0C908C2" w14:textId="77777777" w:rsidR="00232CF6" w:rsidRPr="00CE63EB" w:rsidRDefault="00232CF6" w:rsidP="004422F2">
            <w:pPr>
              <w:jc w:val="center"/>
              <w:rPr>
                <w:sz w:val="16"/>
                <w:szCs w:val="16"/>
              </w:rPr>
            </w:pPr>
            <w:r w:rsidRPr="00CE63EB">
              <w:rPr>
                <w:sz w:val="16"/>
                <w:szCs w:val="16"/>
              </w:rPr>
              <w:t>166.01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B61E998" w14:textId="77777777" w:rsidR="00232CF6" w:rsidRPr="00CE63EB" w:rsidRDefault="00232CF6" w:rsidP="004422F2">
            <w:pPr>
              <w:jc w:val="center"/>
              <w:rPr>
                <w:sz w:val="16"/>
                <w:szCs w:val="16"/>
              </w:rPr>
            </w:pPr>
            <w:r w:rsidRPr="00CE63EB">
              <w:rPr>
                <w:sz w:val="16"/>
                <w:szCs w:val="16"/>
              </w:rPr>
              <w:t>168.00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64B5472" w14:textId="77777777" w:rsidR="00232CF6" w:rsidRPr="00CE63EB" w:rsidRDefault="00232CF6" w:rsidP="004422F2">
            <w:pPr>
              <w:jc w:val="center"/>
              <w:rPr>
                <w:sz w:val="16"/>
                <w:szCs w:val="16"/>
              </w:rPr>
            </w:pPr>
            <w:r w:rsidRPr="00CE63EB">
              <w:rPr>
                <w:rFonts w:eastAsia="Aptos"/>
                <w:kern w:val="2"/>
                <w:sz w:val="16"/>
                <w:szCs w:val="16"/>
              </w:rPr>
              <w:t>5.16</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2F3665E" w14:textId="77777777" w:rsidR="00232CF6" w:rsidRPr="00CE63EB" w:rsidRDefault="00232CF6" w:rsidP="004422F2">
            <w:pPr>
              <w:jc w:val="center"/>
              <w:rPr>
                <w:sz w:val="16"/>
                <w:szCs w:val="16"/>
              </w:rPr>
            </w:pPr>
            <w:r w:rsidRPr="00CE63EB">
              <w:rPr>
                <w:rFonts w:eastAsia="Aptos"/>
                <w:kern w:val="2"/>
                <w:sz w:val="16"/>
                <w:szCs w:val="16"/>
              </w:rPr>
              <w:t>3.63</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EAAEC88" w14:textId="77777777" w:rsidR="00232CF6" w:rsidRPr="00CE63EB" w:rsidRDefault="00232CF6" w:rsidP="004422F2">
            <w:pPr>
              <w:jc w:val="center"/>
              <w:rPr>
                <w:sz w:val="16"/>
                <w:szCs w:val="16"/>
              </w:rPr>
            </w:pPr>
            <w:r w:rsidRPr="00CE63EB">
              <w:rPr>
                <w:rFonts w:eastAsia="Aptos"/>
                <w:kern w:val="2"/>
                <w:sz w:val="16"/>
                <w:szCs w:val="16"/>
              </w:rPr>
              <w:t>2.10</w:t>
            </w:r>
          </w:p>
        </w:tc>
      </w:tr>
      <w:tr w:rsidR="00232CF6" w:rsidRPr="00CE63EB" w14:paraId="7493B313"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5A4660FE" w14:textId="77777777" w:rsidR="00232CF6" w:rsidRPr="00CE63EB" w:rsidRDefault="00232CF6" w:rsidP="004422F2">
            <w:pPr>
              <w:jc w:val="center"/>
              <w:rPr>
                <w:sz w:val="16"/>
                <w:szCs w:val="16"/>
              </w:rPr>
            </w:pPr>
            <w:r w:rsidRPr="00CE63EB">
              <w:rPr>
                <w:sz w:val="16"/>
                <w:szCs w:val="16"/>
              </w:rPr>
              <w:t>168.01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903DA4C" w14:textId="77777777" w:rsidR="00232CF6" w:rsidRPr="00CE63EB" w:rsidRDefault="00232CF6" w:rsidP="004422F2">
            <w:pPr>
              <w:jc w:val="center"/>
              <w:rPr>
                <w:sz w:val="16"/>
                <w:szCs w:val="16"/>
              </w:rPr>
            </w:pPr>
            <w:r w:rsidRPr="00CE63EB">
              <w:rPr>
                <w:sz w:val="16"/>
                <w:szCs w:val="16"/>
              </w:rPr>
              <w:t>170.00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3DA7047" w14:textId="77777777" w:rsidR="00232CF6" w:rsidRPr="00CE63EB" w:rsidRDefault="00232CF6" w:rsidP="004422F2">
            <w:pPr>
              <w:jc w:val="center"/>
              <w:rPr>
                <w:sz w:val="16"/>
                <w:szCs w:val="16"/>
              </w:rPr>
            </w:pPr>
            <w:r w:rsidRPr="00CE63EB">
              <w:rPr>
                <w:rFonts w:eastAsia="Aptos"/>
                <w:kern w:val="2"/>
                <w:sz w:val="16"/>
                <w:szCs w:val="16"/>
              </w:rPr>
              <w:t>5.22</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E11FF06" w14:textId="77777777" w:rsidR="00232CF6" w:rsidRPr="00CE63EB" w:rsidRDefault="00232CF6" w:rsidP="004422F2">
            <w:pPr>
              <w:jc w:val="center"/>
              <w:rPr>
                <w:sz w:val="16"/>
                <w:szCs w:val="16"/>
              </w:rPr>
            </w:pPr>
            <w:r w:rsidRPr="00CE63EB">
              <w:rPr>
                <w:rFonts w:eastAsia="Aptos"/>
                <w:kern w:val="2"/>
                <w:sz w:val="16"/>
                <w:szCs w:val="16"/>
              </w:rPr>
              <w:t>3.69</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437181F7" w14:textId="77777777" w:rsidR="00232CF6" w:rsidRPr="00CE63EB" w:rsidRDefault="00232CF6" w:rsidP="004422F2">
            <w:pPr>
              <w:jc w:val="center"/>
              <w:rPr>
                <w:sz w:val="16"/>
                <w:szCs w:val="16"/>
              </w:rPr>
            </w:pPr>
            <w:r w:rsidRPr="00CE63EB">
              <w:rPr>
                <w:rFonts w:eastAsia="Aptos"/>
                <w:kern w:val="2"/>
                <w:sz w:val="16"/>
                <w:szCs w:val="16"/>
              </w:rPr>
              <w:t>2.16</w:t>
            </w:r>
          </w:p>
        </w:tc>
      </w:tr>
      <w:tr w:rsidR="00232CF6" w:rsidRPr="00CE63EB" w14:paraId="54D77FCB"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149D1A4" w14:textId="77777777" w:rsidR="00232CF6" w:rsidRPr="00CE63EB" w:rsidRDefault="00232CF6" w:rsidP="004422F2">
            <w:pPr>
              <w:jc w:val="center"/>
              <w:rPr>
                <w:sz w:val="16"/>
                <w:szCs w:val="16"/>
              </w:rPr>
            </w:pPr>
            <w:r w:rsidRPr="00CE63EB">
              <w:rPr>
                <w:sz w:val="16"/>
                <w:szCs w:val="16"/>
              </w:rPr>
              <w:lastRenderedPageBreak/>
              <w:t>170.01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7FC7697" w14:textId="77777777" w:rsidR="00232CF6" w:rsidRPr="00CE63EB" w:rsidRDefault="00232CF6" w:rsidP="004422F2">
            <w:pPr>
              <w:jc w:val="center"/>
              <w:rPr>
                <w:sz w:val="16"/>
                <w:szCs w:val="16"/>
              </w:rPr>
            </w:pPr>
            <w:r w:rsidRPr="00CE63EB">
              <w:rPr>
                <w:sz w:val="16"/>
                <w:szCs w:val="16"/>
              </w:rPr>
              <w:t>172.00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B5E5BEA" w14:textId="77777777" w:rsidR="00232CF6" w:rsidRPr="00CE63EB" w:rsidRDefault="00232CF6" w:rsidP="004422F2">
            <w:pPr>
              <w:jc w:val="center"/>
              <w:rPr>
                <w:sz w:val="16"/>
                <w:szCs w:val="16"/>
              </w:rPr>
            </w:pPr>
            <w:r w:rsidRPr="00CE63EB">
              <w:rPr>
                <w:rFonts w:eastAsia="Aptos"/>
                <w:kern w:val="2"/>
                <w:sz w:val="16"/>
                <w:szCs w:val="16"/>
              </w:rPr>
              <w:t>5.28</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DF910C6" w14:textId="77777777" w:rsidR="00232CF6" w:rsidRPr="00CE63EB" w:rsidRDefault="00232CF6" w:rsidP="004422F2">
            <w:pPr>
              <w:jc w:val="center"/>
              <w:rPr>
                <w:sz w:val="16"/>
                <w:szCs w:val="16"/>
              </w:rPr>
            </w:pPr>
            <w:r w:rsidRPr="00CE63EB">
              <w:rPr>
                <w:rFonts w:eastAsia="Aptos"/>
                <w:kern w:val="2"/>
                <w:sz w:val="16"/>
                <w:szCs w:val="16"/>
              </w:rPr>
              <w:t>3.75</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70563EE" w14:textId="77777777" w:rsidR="00232CF6" w:rsidRPr="00CE63EB" w:rsidRDefault="00232CF6" w:rsidP="004422F2">
            <w:pPr>
              <w:jc w:val="center"/>
              <w:rPr>
                <w:sz w:val="16"/>
                <w:szCs w:val="16"/>
              </w:rPr>
            </w:pPr>
            <w:r w:rsidRPr="00CE63EB">
              <w:rPr>
                <w:rFonts w:eastAsia="Aptos"/>
                <w:kern w:val="2"/>
                <w:sz w:val="16"/>
                <w:szCs w:val="16"/>
              </w:rPr>
              <w:t>2.22</w:t>
            </w:r>
          </w:p>
        </w:tc>
      </w:tr>
      <w:tr w:rsidR="00232CF6" w:rsidRPr="00CE63EB" w14:paraId="4CEAAC2F"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A4E82E2" w14:textId="77777777" w:rsidR="00232CF6" w:rsidRPr="00CE63EB" w:rsidRDefault="00232CF6" w:rsidP="004422F2">
            <w:pPr>
              <w:jc w:val="center"/>
              <w:rPr>
                <w:sz w:val="16"/>
                <w:szCs w:val="16"/>
              </w:rPr>
            </w:pPr>
            <w:r w:rsidRPr="00CE63EB">
              <w:rPr>
                <w:sz w:val="16"/>
                <w:szCs w:val="16"/>
              </w:rPr>
              <w:t>172.01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10006C5" w14:textId="77777777" w:rsidR="00232CF6" w:rsidRPr="00CE63EB" w:rsidRDefault="00232CF6" w:rsidP="004422F2">
            <w:pPr>
              <w:jc w:val="center"/>
              <w:rPr>
                <w:sz w:val="16"/>
                <w:szCs w:val="16"/>
              </w:rPr>
            </w:pPr>
            <w:r w:rsidRPr="00CE63EB">
              <w:rPr>
                <w:sz w:val="16"/>
                <w:szCs w:val="16"/>
              </w:rPr>
              <w:t>174.00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9109845" w14:textId="77777777" w:rsidR="00232CF6" w:rsidRPr="00CE63EB" w:rsidRDefault="00232CF6" w:rsidP="004422F2">
            <w:pPr>
              <w:jc w:val="center"/>
              <w:rPr>
                <w:sz w:val="16"/>
                <w:szCs w:val="16"/>
              </w:rPr>
            </w:pPr>
            <w:r w:rsidRPr="00CE63EB">
              <w:rPr>
                <w:rFonts w:eastAsia="Aptos"/>
                <w:kern w:val="2"/>
                <w:sz w:val="16"/>
                <w:szCs w:val="16"/>
              </w:rPr>
              <w:t>5.35</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CAE6DB3" w14:textId="77777777" w:rsidR="00232CF6" w:rsidRPr="00CE63EB" w:rsidRDefault="00232CF6" w:rsidP="004422F2">
            <w:pPr>
              <w:jc w:val="center"/>
              <w:rPr>
                <w:sz w:val="16"/>
                <w:szCs w:val="16"/>
              </w:rPr>
            </w:pPr>
            <w:r w:rsidRPr="00CE63EB">
              <w:rPr>
                <w:rFonts w:eastAsia="Aptos"/>
                <w:kern w:val="2"/>
                <w:sz w:val="16"/>
                <w:szCs w:val="16"/>
              </w:rPr>
              <w:t>3.82</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7AB355AC" w14:textId="77777777" w:rsidR="00232CF6" w:rsidRPr="00CE63EB" w:rsidRDefault="00232CF6" w:rsidP="004422F2">
            <w:pPr>
              <w:jc w:val="center"/>
              <w:rPr>
                <w:sz w:val="16"/>
                <w:szCs w:val="16"/>
              </w:rPr>
            </w:pPr>
            <w:r w:rsidRPr="00CE63EB">
              <w:rPr>
                <w:rFonts w:eastAsia="Aptos"/>
                <w:kern w:val="2"/>
                <w:sz w:val="16"/>
                <w:szCs w:val="16"/>
              </w:rPr>
              <w:t>2.29</w:t>
            </w:r>
          </w:p>
        </w:tc>
      </w:tr>
      <w:tr w:rsidR="00232CF6" w:rsidRPr="00CE63EB" w14:paraId="56AFB49B"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1DC54EC" w14:textId="77777777" w:rsidR="00232CF6" w:rsidRPr="00CE63EB" w:rsidRDefault="00232CF6" w:rsidP="004422F2">
            <w:pPr>
              <w:jc w:val="center"/>
              <w:rPr>
                <w:sz w:val="16"/>
                <w:szCs w:val="16"/>
              </w:rPr>
            </w:pPr>
            <w:r w:rsidRPr="00CE63EB">
              <w:rPr>
                <w:sz w:val="16"/>
                <w:szCs w:val="16"/>
              </w:rPr>
              <w:t>174.01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CB2D75F" w14:textId="77777777" w:rsidR="00232CF6" w:rsidRPr="00CE63EB" w:rsidRDefault="00232CF6" w:rsidP="004422F2">
            <w:pPr>
              <w:jc w:val="center"/>
              <w:rPr>
                <w:sz w:val="16"/>
                <w:szCs w:val="16"/>
              </w:rPr>
            </w:pPr>
            <w:r w:rsidRPr="00CE63EB">
              <w:rPr>
                <w:sz w:val="16"/>
                <w:szCs w:val="16"/>
              </w:rPr>
              <w:t>176.00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3FD3818" w14:textId="77777777" w:rsidR="00232CF6" w:rsidRPr="00CE63EB" w:rsidRDefault="00232CF6" w:rsidP="004422F2">
            <w:pPr>
              <w:jc w:val="center"/>
              <w:rPr>
                <w:sz w:val="16"/>
                <w:szCs w:val="16"/>
              </w:rPr>
            </w:pPr>
            <w:r w:rsidRPr="00CE63EB">
              <w:rPr>
                <w:rFonts w:eastAsia="Aptos"/>
                <w:kern w:val="2"/>
                <w:sz w:val="16"/>
                <w:szCs w:val="16"/>
              </w:rPr>
              <w:t>5.41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45DCFBB" w14:textId="77777777" w:rsidR="00232CF6" w:rsidRPr="00CE63EB" w:rsidRDefault="00232CF6" w:rsidP="004422F2">
            <w:pPr>
              <w:jc w:val="center"/>
              <w:rPr>
                <w:sz w:val="16"/>
                <w:szCs w:val="16"/>
              </w:rPr>
            </w:pPr>
            <w:r w:rsidRPr="00CE63EB">
              <w:rPr>
                <w:rFonts w:eastAsia="Aptos"/>
                <w:kern w:val="2"/>
                <w:sz w:val="16"/>
                <w:szCs w:val="16"/>
              </w:rPr>
              <w:t>3.88</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DF6F8B3" w14:textId="77777777" w:rsidR="00232CF6" w:rsidRPr="00CE63EB" w:rsidRDefault="00232CF6" w:rsidP="004422F2">
            <w:pPr>
              <w:jc w:val="center"/>
              <w:rPr>
                <w:sz w:val="16"/>
                <w:szCs w:val="16"/>
              </w:rPr>
            </w:pPr>
            <w:r w:rsidRPr="00CE63EB">
              <w:rPr>
                <w:rFonts w:eastAsia="Aptos"/>
                <w:kern w:val="2"/>
                <w:sz w:val="16"/>
                <w:szCs w:val="16"/>
              </w:rPr>
              <w:t>2.35</w:t>
            </w:r>
          </w:p>
        </w:tc>
      </w:tr>
      <w:tr w:rsidR="00232CF6" w:rsidRPr="00CE63EB" w14:paraId="4DB0C068"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DB08663" w14:textId="77777777" w:rsidR="00232CF6" w:rsidRPr="00CE63EB" w:rsidRDefault="00232CF6" w:rsidP="004422F2">
            <w:pPr>
              <w:jc w:val="center"/>
              <w:rPr>
                <w:sz w:val="16"/>
                <w:szCs w:val="16"/>
              </w:rPr>
            </w:pPr>
            <w:r w:rsidRPr="00CE63EB">
              <w:rPr>
                <w:sz w:val="16"/>
                <w:szCs w:val="16"/>
              </w:rPr>
              <w:t>176.01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82042E7" w14:textId="77777777" w:rsidR="00232CF6" w:rsidRPr="00CE63EB" w:rsidRDefault="00232CF6" w:rsidP="004422F2">
            <w:pPr>
              <w:jc w:val="center"/>
              <w:rPr>
                <w:sz w:val="16"/>
                <w:szCs w:val="16"/>
              </w:rPr>
            </w:pPr>
            <w:r w:rsidRPr="00CE63EB">
              <w:rPr>
                <w:sz w:val="16"/>
                <w:szCs w:val="16"/>
              </w:rPr>
              <w:t>178.00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8B387F0" w14:textId="77777777" w:rsidR="00232CF6" w:rsidRPr="00CE63EB" w:rsidRDefault="00232CF6" w:rsidP="004422F2">
            <w:pPr>
              <w:jc w:val="center"/>
              <w:rPr>
                <w:sz w:val="16"/>
                <w:szCs w:val="16"/>
              </w:rPr>
            </w:pPr>
            <w:r w:rsidRPr="00CE63EB">
              <w:rPr>
                <w:rFonts w:eastAsia="Aptos"/>
                <w:kern w:val="2"/>
                <w:sz w:val="16"/>
                <w:szCs w:val="16"/>
              </w:rPr>
              <w:t>5.47</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A72CADE" w14:textId="77777777" w:rsidR="00232CF6" w:rsidRPr="00CE63EB" w:rsidRDefault="00232CF6" w:rsidP="004422F2">
            <w:pPr>
              <w:jc w:val="center"/>
              <w:rPr>
                <w:sz w:val="16"/>
                <w:szCs w:val="16"/>
              </w:rPr>
            </w:pPr>
            <w:r w:rsidRPr="00CE63EB">
              <w:rPr>
                <w:rFonts w:eastAsia="Aptos"/>
                <w:kern w:val="2"/>
                <w:sz w:val="16"/>
                <w:szCs w:val="16"/>
              </w:rPr>
              <w:t>3.94</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0DD87D6" w14:textId="77777777" w:rsidR="00232CF6" w:rsidRPr="00CE63EB" w:rsidRDefault="00232CF6" w:rsidP="004422F2">
            <w:pPr>
              <w:jc w:val="center"/>
              <w:rPr>
                <w:sz w:val="16"/>
                <w:szCs w:val="16"/>
              </w:rPr>
            </w:pPr>
            <w:r w:rsidRPr="00CE63EB">
              <w:rPr>
                <w:rFonts w:eastAsia="Aptos"/>
                <w:kern w:val="2"/>
                <w:sz w:val="16"/>
                <w:szCs w:val="16"/>
              </w:rPr>
              <w:t>2.41</w:t>
            </w:r>
          </w:p>
        </w:tc>
      </w:tr>
      <w:tr w:rsidR="00232CF6" w:rsidRPr="00CE63EB" w14:paraId="18F0085D"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0D2414F" w14:textId="77777777" w:rsidR="00232CF6" w:rsidRPr="00CE63EB" w:rsidRDefault="00232CF6" w:rsidP="004422F2">
            <w:pPr>
              <w:jc w:val="center"/>
              <w:rPr>
                <w:sz w:val="16"/>
                <w:szCs w:val="16"/>
              </w:rPr>
            </w:pPr>
            <w:r w:rsidRPr="00CE63EB">
              <w:rPr>
                <w:sz w:val="16"/>
                <w:szCs w:val="16"/>
              </w:rPr>
              <w:t>178.01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D202560" w14:textId="77777777" w:rsidR="00232CF6" w:rsidRPr="00CE63EB" w:rsidRDefault="00232CF6" w:rsidP="004422F2">
            <w:pPr>
              <w:jc w:val="center"/>
              <w:rPr>
                <w:sz w:val="16"/>
                <w:szCs w:val="16"/>
              </w:rPr>
            </w:pPr>
            <w:r w:rsidRPr="00CE63EB">
              <w:rPr>
                <w:sz w:val="16"/>
                <w:szCs w:val="16"/>
              </w:rPr>
              <w:t>180.00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546BE21" w14:textId="77777777" w:rsidR="00232CF6" w:rsidRPr="00CE63EB" w:rsidRDefault="00232CF6" w:rsidP="004422F2">
            <w:pPr>
              <w:jc w:val="center"/>
              <w:rPr>
                <w:sz w:val="16"/>
                <w:szCs w:val="16"/>
              </w:rPr>
            </w:pPr>
            <w:r w:rsidRPr="00CE63EB">
              <w:rPr>
                <w:rFonts w:eastAsia="Aptos"/>
                <w:kern w:val="2"/>
                <w:sz w:val="16"/>
                <w:szCs w:val="16"/>
              </w:rPr>
              <w:t>5.53</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5F89AFC" w14:textId="77777777" w:rsidR="00232CF6" w:rsidRPr="00CE63EB" w:rsidRDefault="00232CF6" w:rsidP="004422F2">
            <w:pPr>
              <w:jc w:val="center"/>
              <w:rPr>
                <w:sz w:val="16"/>
                <w:szCs w:val="16"/>
              </w:rPr>
            </w:pPr>
            <w:r w:rsidRPr="00CE63EB">
              <w:rPr>
                <w:rFonts w:eastAsia="Aptos"/>
                <w:kern w:val="2"/>
                <w:sz w:val="16"/>
                <w:szCs w:val="16"/>
              </w:rPr>
              <w:t>4.00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D5E625B" w14:textId="77777777" w:rsidR="00232CF6" w:rsidRPr="00CE63EB" w:rsidRDefault="00232CF6" w:rsidP="004422F2">
            <w:pPr>
              <w:jc w:val="center"/>
              <w:rPr>
                <w:sz w:val="16"/>
                <w:szCs w:val="16"/>
              </w:rPr>
            </w:pPr>
            <w:r w:rsidRPr="00CE63EB">
              <w:rPr>
                <w:rFonts w:eastAsia="Aptos"/>
                <w:kern w:val="2"/>
                <w:sz w:val="16"/>
                <w:szCs w:val="16"/>
              </w:rPr>
              <w:t>2.47</w:t>
            </w:r>
          </w:p>
        </w:tc>
      </w:tr>
      <w:tr w:rsidR="00232CF6" w:rsidRPr="00CE63EB" w14:paraId="15A486BF"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B7DA051" w14:textId="77777777" w:rsidR="00232CF6" w:rsidRPr="00CE63EB" w:rsidRDefault="00232CF6" w:rsidP="004422F2">
            <w:pPr>
              <w:jc w:val="center"/>
              <w:rPr>
                <w:sz w:val="16"/>
                <w:szCs w:val="16"/>
              </w:rPr>
            </w:pPr>
            <w:r w:rsidRPr="00CE63EB">
              <w:rPr>
                <w:sz w:val="16"/>
                <w:szCs w:val="16"/>
              </w:rPr>
              <w:t>180.01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D7C16AC" w14:textId="77777777" w:rsidR="00232CF6" w:rsidRPr="00CE63EB" w:rsidRDefault="00232CF6" w:rsidP="004422F2">
            <w:pPr>
              <w:jc w:val="center"/>
              <w:rPr>
                <w:sz w:val="16"/>
                <w:szCs w:val="16"/>
              </w:rPr>
            </w:pPr>
            <w:r w:rsidRPr="00CE63EB">
              <w:rPr>
                <w:sz w:val="16"/>
                <w:szCs w:val="16"/>
              </w:rPr>
              <w:t>182.00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C7E96C2" w14:textId="77777777" w:rsidR="00232CF6" w:rsidRPr="00CE63EB" w:rsidRDefault="00232CF6" w:rsidP="004422F2">
            <w:pPr>
              <w:jc w:val="center"/>
              <w:rPr>
                <w:sz w:val="16"/>
                <w:szCs w:val="16"/>
              </w:rPr>
            </w:pPr>
            <w:r w:rsidRPr="00CE63EB">
              <w:rPr>
                <w:rFonts w:eastAsia="Aptos"/>
                <w:kern w:val="2"/>
                <w:sz w:val="16"/>
                <w:szCs w:val="16"/>
              </w:rPr>
              <w:t>5.59</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F6A54E2" w14:textId="77777777" w:rsidR="00232CF6" w:rsidRPr="00CE63EB" w:rsidRDefault="00232CF6" w:rsidP="004422F2">
            <w:pPr>
              <w:jc w:val="center"/>
              <w:rPr>
                <w:sz w:val="16"/>
                <w:szCs w:val="16"/>
              </w:rPr>
            </w:pPr>
            <w:r w:rsidRPr="00CE63EB">
              <w:rPr>
                <w:rFonts w:eastAsia="Aptos"/>
                <w:kern w:val="2"/>
                <w:sz w:val="16"/>
                <w:szCs w:val="16"/>
              </w:rPr>
              <w:t>4.06</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D475C15" w14:textId="77777777" w:rsidR="00232CF6" w:rsidRPr="00CE63EB" w:rsidRDefault="00232CF6" w:rsidP="004422F2">
            <w:pPr>
              <w:jc w:val="center"/>
              <w:rPr>
                <w:sz w:val="16"/>
                <w:szCs w:val="16"/>
              </w:rPr>
            </w:pPr>
            <w:r w:rsidRPr="00CE63EB">
              <w:rPr>
                <w:rFonts w:eastAsia="Aptos"/>
                <w:kern w:val="2"/>
                <w:sz w:val="16"/>
                <w:szCs w:val="16"/>
              </w:rPr>
              <w:t>2.53</w:t>
            </w:r>
          </w:p>
        </w:tc>
      </w:tr>
      <w:tr w:rsidR="00232CF6" w:rsidRPr="00CE63EB" w14:paraId="570C3F30"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3D1FD30" w14:textId="77777777" w:rsidR="00232CF6" w:rsidRPr="00CE63EB" w:rsidRDefault="00232CF6" w:rsidP="004422F2">
            <w:pPr>
              <w:jc w:val="center"/>
              <w:rPr>
                <w:sz w:val="16"/>
                <w:szCs w:val="16"/>
              </w:rPr>
            </w:pPr>
            <w:r w:rsidRPr="00CE63EB">
              <w:rPr>
                <w:sz w:val="16"/>
                <w:szCs w:val="16"/>
              </w:rPr>
              <w:t>182.01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09EB164C" w14:textId="77777777" w:rsidR="00232CF6" w:rsidRPr="00CE63EB" w:rsidRDefault="00232CF6" w:rsidP="004422F2">
            <w:pPr>
              <w:jc w:val="center"/>
              <w:rPr>
                <w:sz w:val="16"/>
                <w:szCs w:val="16"/>
              </w:rPr>
            </w:pPr>
            <w:r w:rsidRPr="00CE63EB">
              <w:rPr>
                <w:sz w:val="16"/>
                <w:szCs w:val="16"/>
              </w:rPr>
              <w:t>184.00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AC31EC1" w14:textId="77777777" w:rsidR="00232CF6" w:rsidRPr="00CE63EB" w:rsidRDefault="00232CF6" w:rsidP="004422F2">
            <w:pPr>
              <w:jc w:val="center"/>
              <w:rPr>
                <w:sz w:val="16"/>
                <w:szCs w:val="16"/>
              </w:rPr>
            </w:pPr>
            <w:r w:rsidRPr="00CE63EB">
              <w:rPr>
                <w:rFonts w:eastAsia="Aptos"/>
                <w:kern w:val="2"/>
                <w:sz w:val="16"/>
                <w:szCs w:val="16"/>
              </w:rPr>
              <w:t>5.65</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A7F8DFB" w14:textId="77777777" w:rsidR="00232CF6" w:rsidRPr="00CE63EB" w:rsidRDefault="00232CF6" w:rsidP="004422F2">
            <w:pPr>
              <w:jc w:val="center"/>
              <w:rPr>
                <w:sz w:val="16"/>
                <w:szCs w:val="16"/>
              </w:rPr>
            </w:pPr>
            <w:r w:rsidRPr="00CE63EB">
              <w:rPr>
                <w:rFonts w:eastAsia="Aptos"/>
                <w:kern w:val="2"/>
                <w:sz w:val="16"/>
                <w:szCs w:val="16"/>
              </w:rPr>
              <w:t>4.12</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A76B50C" w14:textId="77777777" w:rsidR="00232CF6" w:rsidRPr="00CE63EB" w:rsidRDefault="00232CF6" w:rsidP="004422F2">
            <w:pPr>
              <w:jc w:val="center"/>
              <w:rPr>
                <w:sz w:val="16"/>
                <w:szCs w:val="16"/>
              </w:rPr>
            </w:pPr>
            <w:r w:rsidRPr="00CE63EB">
              <w:rPr>
                <w:rFonts w:eastAsia="Aptos"/>
                <w:kern w:val="2"/>
                <w:sz w:val="16"/>
                <w:szCs w:val="16"/>
              </w:rPr>
              <w:t>2.59</w:t>
            </w:r>
          </w:p>
        </w:tc>
      </w:tr>
      <w:tr w:rsidR="00232CF6" w:rsidRPr="00CE63EB" w14:paraId="4418B9BF"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0BE0E643" w14:textId="77777777" w:rsidR="00232CF6" w:rsidRPr="00CE63EB" w:rsidRDefault="00232CF6" w:rsidP="004422F2">
            <w:pPr>
              <w:jc w:val="center"/>
              <w:rPr>
                <w:sz w:val="16"/>
                <w:szCs w:val="16"/>
              </w:rPr>
            </w:pPr>
            <w:r w:rsidRPr="00CE63EB">
              <w:rPr>
                <w:sz w:val="16"/>
                <w:szCs w:val="16"/>
              </w:rPr>
              <w:t>184.01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DEE594D" w14:textId="77777777" w:rsidR="00232CF6" w:rsidRPr="00CE63EB" w:rsidRDefault="00232CF6" w:rsidP="004422F2">
            <w:pPr>
              <w:jc w:val="center"/>
              <w:rPr>
                <w:sz w:val="16"/>
                <w:szCs w:val="16"/>
              </w:rPr>
            </w:pPr>
            <w:r w:rsidRPr="00CE63EB">
              <w:rPr>
                <w:sz w:val="16"/>
                <w:szCs w:val="16"/>
              </w:rPr>
              <w:t>186.00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BE4CB52" w14:textId="77777777" w:rsidR="00232CF6" w:rsidRPr="00CE63EB" w:rsidRDefault="00232CF6" w:rsidP="004422F2">
            <w:pPr>
              <w:jc w:val="center"/>
              <w:rPr>
                <w:sz w:val="16"/>
                <w:szCs w:val="16"/>
              </w:rPr>
            </w:pPr>
            <w:r w:rsidRPr="00CE63EB">
              <w:rPr>
                <w:rFonts w:eastAsia="Aptos"/>
                <w:kern w:val="2"/>
                <w:sz w:val="16"/>
                <w:szCs w:val="16"/>
              </w:rPr>
              <w:t>5.72</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358D54B" w14:textId="77777777" w:rsidR="00232CF6" w:rsidRPr="00CE63EB" w:rsidRDefault="00232CF6" w:rsidP="004422F2">
            <w:pPr>
              <w:jc w:val="center"/>
              <w:rPr>
                <w:sz w:val="16"/>
                <w:szCs w:val="16"/>
              </w:rPr>
            </w:pPr>
            <w:r w:rsidRPr="00CE63EB">
              <w:rPr>
                <w:rFonts w:eastAsia="Aptos"/>
                <w:kern w:val="2"/>
                <w:sz w:val="16"/>
                <w:szCs w:val="16"/>
              </w:rPr>
              <w:t>4.19</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1FB632F" w14:textId="77777777" w:rsidR="00232CF6" w:rsidRPr="00CE63EB" w:rsidRDefault="00232CF6" w:rsidP="004422F2">
            <w:pPr>
              <w:jc w:val="center"/>
              <w:rPr>
                <w:sz w:val="16"/>
                <w:szCs w:val="16"/>
              </w:rPr>
            </w:pPr>
            <w:r w:rsidRPr="00CE63EB">
              <w:rPr>
                <w:rFonts w:eastAsia="Aptos"/>
                <w:kern w:val="2"/>
                <w:sz w:val="16"/>
                <w:szCs w:val="16"/>
              </w:rPr>
              <w:t>2.66</w:t>
            </w:r>
          </w:p>
        </w:tc>
      </w:tr>
      <w:tr w:rsidR="00232CF6" w:rsidRPr="00CE63EB" w14:paraId="008D3B8A"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039AACA8" w14:textId="77777777" w:rsidR="00232CF6" w:rsidRPr="00CE63EB" w:rsidRDefault="00232CF6" w:rsidP="004422F2">
            <w:pPr>
              <w:jc w:val="center"/>
              <w:rPr>
                <w:sz w:val="16"/>
                <w:szCs w:val="16"/>
              </w:rPr>
            </w:pPr>
            <w:r w:rsidRPr="00CE63EB">
              <w:rPr>
                <w:sz w:val="16"/>
                <w:szCs w:val="16"/>
              </w:rPr>
              <w:t>186.01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FDE5B75" w14:textId="77777777" w:rsidR="00232CF6" w:rsidRPr="00CE63EB" w:rsidRDefault="00232CF6" w:rsidP="004422F2">
            <w:pPr>
              <w:jc w:val="center"/>
              <w:rPr>
                <w:sz w:val="16"/>
                <w:szCs w:val="16"/>
              </w:rPr>
            </w:pPr>
            <w:r w:rsidRPr="00CE63EB">
              <w:rPr>
                <w:sz w:val="16"/>
                <w:szCs w:val="16"/>
              </w:rPr>
              <w:t>188.00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0677AB5" w14:textId="77777777" w:rsidR="00232CF6" w:rsidRPr="00CE63EB" w:rsidRDefault="00232CF6" w:rsidP="004422F2">
            <w:pPr>
              <w:jc w:val="center"/>
              <w:rPr>
                <w:sz w:val="16"/>
                <w:szCs w:val="16"/>
              </w:rPr>
            </w:pPr>
            <w:r w:rsidRPr="00CE63EB">
              <w:rPr>
                <w:rFonts w:eastAsia="Aptos"/>
                <w:kern w:val="2"/>
                <w:sz w:val="16"/>
                <w:szCs w:val="16"/>
              </w:rPr>
              <w:t>5.78</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CDB5E79" w14:textId="77777777" w:rsidR="00232CF6" w:rsidRPr="00CE63EB" w:rsidRDefault="00232CF6" w:rsidP="004422F2">
            <w:pPr>
              <w:jc w:val="center"/>
              <w:rPr>
                <w:sz w:val="16"/>
                <w:szCs w:val="16"/>
              </w:rPr>
            </w:pPr>
            <w:r w:rsidRPr="00CE63EB">
              <w:rPr>
                <w:rFonts w:eastAsia="Aptos"/>
                <w:kern w:val="2"/>
                <w:sz w:val="16"/>
                <w:szCs w:val="16"/>
              </w:rPr>
              <w:t>4.25</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6C43761" w14:textId="77777777" w:rsidR="00232CF6" w:rsidRPr="00CE63EB" w:rsidRDefault="00232CF6" w:rsidP="004422F2">
            <w:pPr>
              <w:jc w:val="center"/>
              <w:rPr>
                <w:sz w:val="16"/>
                <w:szCs w:val="16"/>
              </w:rPr>
            </w:pPr>
            <w:r w:rsidRPr="00CE63EB">
              <w:rPr>
                <w:rFonts w:eastAsia="Aptos"/>
                <w:kern w:val="2"/>
                <w:sz w:val="16"/>
                <w:szCs w:val="16"/>
              </w:rPr>
              <w:t>2.72</w:t>
            </w:r>
          </w:p>
        </w:tc>
      </w:tr>
      <w:tr w:rsidR="00232CF6" w:rsidRPr="00CE63EB" w14:paraId="3AB36005"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531D28F" w14:textId="77777777" w:rsidR="00232CF6" w:rsidRPr="00CE63EB" w:rsidRDefault="00232CF6" w:rsidP="004422F2">
            <w:pPr>
              <w:jc w:val="center"/>
              <w:rPr>
                <w:sz w:val="16"/>
                <w:szCs w:val="16"/>
              </w:rPr>
            </w:pPr>
            <w:r w:rsidRPr="00CE63EB">
              <w:rPr>
                <w:sz w:val="16"/>
                <w:szCs w:val="16"/>
              </w:rPr>
              <w:t>188.01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3677EFC" w14:textId="77777777" w:rsidR="00232CF6" w:rsidRPr="00CE63EB" w:rsidRDefault="00232CF6" w:rsidP="004422F2">
            <w:pPr>
              <w:jc w:val="center"/>
              <w:rPr>
                <w:sz w:val="16"/>
                <w:szCs w:val="16"/>
              </w:rPr>
            </w:pPr>
            <w:r w:rsidRPr="00CE63EB">
              <w:rPr>
                <w:sz w:val="16"/>
                <w:szCs w:val="16"/>
              </w:rPr>
              <w:t>190.00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47F4FFB" w14:textId="77777777" w:rsidR="00232CF6" w:rsidRPr="00CE63EB" w:rsidRDefault="00232CF6" w:rsidP="004422F2">
            <w:pPr>
              <w:jc w:val="center"/>
              <w:rPr>
                <w:sz w:val="16"/>
                <w:szCs w:val="16"/>
              </w:rPr>
            </w:pPr>
            <w:r w:rsidRPr="00CE63EB">
              <w:rPr>
                <w:rFonts w:eastAsia="Aptos"/>
                <w:kern w:val="2"/>
                <w:sz w:val="16"/>
                <w:szCs w:val="16"/>
              </w:rPr>
              <w:t>5.84</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32C2022" w14:textId="77777777" w:rsidR="00232CF6" w:rsidRPr="00CE63EB" w:rsidRDefault="00232CF6" w:rsidP="004422F2">
            <w:pPr>
              <w:jc w:val="center"/>
              <w:rPr>
                <w:sz w:val="16"/>
                <w:szCs w:val="16"/>
              </w:rPr>
            </w:pPr>
            <w:r w:rsidRPr="00CE63EB">
              <w:rPr>
                <w:rFonts w:eastAsia="Aptos"/>
                <w:kern w:val="2"/>
                <w:sz w:val="16"/>
                <w:szCs w:val="16"/>
              </w:rPr>
              <w:t>4.31</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ED98AEC" w14:textId="77777777" w:rsidR="00232CF6" w:rsidRPr="00CE63EB" w:rsidRDefault="00232CF6" w:rsidP="004422F2">
            <w:pPr>
              <w:jc w:val="center"/>
              <w:rPr>
                <w:sz w:val="16"/>
                <w:szCs w:val="16"/>
              </w:rPr>
            </w:pPr>
            <w:r w:rsidRPr="00CE63EB">
              <w:rPr>
                <w:rFonts w:eastAsia="Aptos"/>
                <w:kern w:val="2"/>
                <w:sz w:val="16"/>
                <w:szCs w:val="16"/>
              </w:rPr>
              <w:t>2.78</w:t>
            </w:r>
          </w:p>
        </w:tc>
      </w:tr>
      <w:tr w:rsidR="00232CF6" w:rsidRPr="00CE63EB" w14:paraId="2678A4C2"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0E7762F5" w14:textId="77777777" w:rsidR="00232CF6" w:rsidRPr="00CE63EB" w:rsidRDefault="00232CF6" w:rsidP="004422F2">
            <w:pPr>
              <w:jc w:val="center"/>
              <w:rPr>
                <w:sz w:val="16"/>
                <w:szCs w:val="16"/>
              </w:rPr>
            </w:pPr>
            <w:r w:rsidRPr="00CE63EB">
              <w:rPr>
                <w:sz w:val="16"/>
                <w:szCs w:val="16"/>
              </w:rPr>
              <w:t>190.01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151BFAE4" w14:textId="77777777" w:rsidR="00232CF6" w:rsidRPr="00CE63EB" w:rsidRDefault="00232CF6" w:rsidP="004422F2">
            <w:pPr>
              <w:jc w:val="center"/>
              <w:rPr>
                <w:sz w:val="16"/>
                <w:szCs w:val="16"/>
              </w:rPr>
            </w:pPr>
            <w:r w:rsidRPr="00CE63EB">
              <w:rPr>
                <w:sz w:val="16"/>
                <w:szCs w:val="16"/>
              </w:rPr>
              <w:t>192.00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D74C4E8" w14:textId="77777777" w:rsidR="00232CF6" w:rsidRPr="00CE63EB" w:rsidRDefault="00232CF6" w:rsidP="004422F2">
            <w:pPr>
              <w:jc w:val="center"/>
              <w:rPr>
                <w:sz w:val="16"/>
                <w:szCs w:val="16"/>
              </w:rPr>
            </w:pPr>
            <w:r w:rsidRPr="00CE63EB">
              <w:rPr>
                <w:rFonts w:eastAsia="Aptos"/>
                <w:kern w:val="2"/>
                <w:sz w:val="16"/>
                <w:szCs w:val="16"/>
              </w:rPr>
              <w:t>5.90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3B2EE72" w14:textId="77777777" w:rsidR="00232CF6" w:rsidRPr="00CE63EB" w:rsidRDefault="00232CF6" w:rsidP="004422F2">
            <w:pPr>
              <w:jc w:val="center"/>
              <w:rPr>
                <w:sz w:val="16"/>
                <w:szCs w:val="16"/>
              </w:rPr>
            </w:pPr>
            <w:r w:rsidRPr="00CE63EB">
              <w:rPr>
                <w:rFonts w:eastAsia="Aptos"/>
                <w:kern w:val="2"/>
                <w:sz w:val="16"/>
                <w:szCs w:val="16"/>
              </w:rPr>
              <w:t>4.37</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7272501F" w14:textId="77777777" w:rsidR="00232CF6" w:rsidRPr="00CE63EB" w:rsidRDefault="00232CF6" w:rsidP="004422F2">
            <w:pPr>
              <w:jc w:val="center"/>
              <w:rPr>
                <w:sz w:val="16"/>
                <w:szCs w:val="16"/>
              </w:rPr>
            </w:pPr>
            <w:r w:rsidRPr="00CE63EB">
              <w:rPr>
                <w:rFonts w:eastAsia="Aptos"/>
                <w:kern w:val="2"/>
                <w:sz w:val="16"/>
                <w:szCs w:val="16"/>
              </w:rPr>
              <w:t>2.84</w:t>
            </w:r>
          </w:p>
        </w:tc>
      </w:tr>
      <w:tr w:rsidR="00232CF6" w:rsidRPr="00CE63EB" w14:paraId="6B65AED3"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D5564BD" w14:textId="77777777" w:rsidR="00232CF6" w:rsidRPr="00CE63EB" w:rsidRDefault="00232CF6" w:rsidP="004422F2">
            <w:pPr>
              <w:jc w:val="center"/>
              <w:rPr>
                <w:sz w:val="16"/>
                <w:szCs w:val="16"/>
              </w:rPr>
            </w:pPr>
            <w:r w:rsidRPr="00CE63EB">
              <w:rPr>
                <w:sz w:val="16"/>
                <w:szCs w:val="16"/>
              </w:rPr>
              <w:t>192.01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006A4B0" w14:textId="77777777" w:rsidR="00232CF6" w:rsidRPr="00CE63EB" w:rsidRDefault="00232CF6" w:rsidP="004422F2">
            <w:pPr>
              <w:jc w:val="center"/>
              <w:rPr>
                <w:sz w:val="16"/>
                <w:szCs w:val="16"/>
              </w:rPr>
            </w:pPr>
            <w:r w:rsidRPr="00CE63EB">
              <w:rPr>
                <w:sz w:val="16"/>
                <w:szCs w:val="16"/>
              </w:rPr>
              <w:t>194.00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9E8E1DC" w14:textId="77777777" w:rsidR="00232CF6" w:rsidRPr="00CE63EB" w:rsidRDefault="00232CF6" w:rsidP="004422F2">
            <w:pPr>
              <w:jc w:val="center"/>
              <w:rPr>
                <w:sz w:val="16"/>
                <w:szCs w:val="16"/>
              </w:rPr>
            </w:pPr>
            <w:r w:rsidRPr="00CE63EB">
              <w:rPr>
                <w:rFonts w:eastAsia="Aptos"/>
                <w:kern w:val="2"/>
                <w:sz w:val="16"/>
                <w:szCs w:val="16"/>
              </w:rPr>
              <w:t>5.96</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62D7A4E" w14:textId="77777777" w:rsidR="00232CF6" w:rsidRPr="00CE63EB" w:rsidRDefault="00232CF6" w:rsidP="004422F2">
            <w:pPr>
              <w:jc w:val="center"/>
              <w:rPr>
                <w:sz w:val="16"/>
                <w:szCs w:val="16"/>
              </w:rPr>
            </w:pPr>
            <w:r w:rsidRPr="00CE63EB">
              <w:rPr>
                <w:rFonts w:eastAsia="Aptos"/>
                <w:kern w:val="2"/>
                <w:sz w:val="16"/>
                <w:szCs w:val="16"/>
              </w:rPr>
              <w:t>4.43</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79B9E3D0" w14:textId="77777777" w:rsidR="00232CF6" w:rsidRPr="00CE63EB" w:rsidRDefault="00232CF6" w:rsidP="004422F2">
            <w:pPr>
              <w:jc w:val="center"/>
              <w:rPr>
                <w:sz w:val="16"/>
                <w:szCs w:val="16"/>
              </w:rPr>
            </w:pPr>
            <w:r w:rsidRPr="00CE63EB">
              <w:rPr>
                <w:rFonts w:eastAsia="Aptos"/>
                <w:kern w:val="2"/>
                <w:sz w:val="16"/>
                <w:szCs w:val="16"/>
              </w:rPr>
              <w:t>2.90</w:t>
            </w:r>
          </w:p>
        </w:tc>
      </w:tr>
      <w:tr w:rsidR="00232CF6" w:rsidRPr="00CE63EB" w14:paraId="6B80DD9F"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36F0D60E" w14:textId="77777777" w:rsidR="00232CF6" w:rsidRPr="00CE63EB" w:rsidRDefault="00232CF6" w:rsidP="004422F2">
            <w:pPr>
              <w:jc w:val="center"/>
              <w:rPr>
                <w:sz w:val="16"/>
                <w:szCs w:val="16"/>
              </w:rPr>
            </w:pPr>
            <w:r w:rsidRPr="00CE63EB">
              <w:rPr>
                <w:sz w:val="16"/>
                <w:szCs w:val="16"/>
              </w:rPr>
              <w:t>194.01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050A53C" w14:textId="77777777" w:rsidR="00232CF6" w:rsidRPr="00CE63EB" w:rsidRDefault="00232CF6" w:rsidP="004422F2">
            <w:pPr>
              <w:jc w:val="center"/>
              <w:rPr>
                <w:sz w:val="16"/>
                <w:szCs w:val="16"/>
              </w:rPr>
            </w:pPr>
            <w:r w:rsidRPr="00CE63EB">
              <w:rPr>
                <w:sz w:val="16"/>
                <w:szCs w:val="16"/>
              </w:rPr>
              <w:t>196.00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0DFD9F2" w14:textId="77777777" w:rsidR="00232CF6" w:rsidRPr="00CE63EB" w:rsidRDefault="00232CF6" w:rsidP="004422F2">
            <w:pPr>
              <w:jc w:val="center"/>
              <w:rPr>
                <w:sz w:val="16"/>
                <w:szCs w:val="16"/>
              </w:rPr>
            </w:pPr>
            <w:r w:rsidRPr="00CE63EB">
              <w:rPr>
                <w:rFonts w:eastAsia="Aptos"/>
                <w:kern w:val="2"/>
                <w:sz w:val="16"/>
                <w:szCs w:val="16"/>
              </w:rPr>
              <w:t>6.03</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6B8E903" w14:textId="77777777" w:rsidR="00232CF6" w:rsidRPr="00CE63EB" w:rsidRDefault="00232CF6" w:rsidP="004422F2">
            <w:pPr>
              <w:jc w:val="center"/>
              <w:rPr>
                <w:sz w:val="16"/>
                <w:szCs w:val="16"/>
              </w:rPr>
            </w:pPr>
            <w:r w:rsidRPr="00CE63EB">
              <w:rPr>
                <w:rFonts w:eastAsia="Aptos"/>
                <w:kern w:val="2"/>
                <w:sz w:val="16"/>
                <w:szCs w:val="16"/>
              </w:rPr>
              <w:t>4.50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ECFF899" w14:textId="77777777" w:rsidR="00232CF6" w:rsidRPr="00CE63EB" w:rsidRDefault="00232CF6" w:rsidP="004422F2">
            <w:pPr>
              <w:jc w:val="center"/>
              <w:rPr>
                <w:sz w:val="16"/>
                <w:szCs w:val="16"/>
              </w:rPr>
            </w:pPr>
            <w:r w:rsidRPr="00CE63EB">
              <w:rPr>
                <w:rFonts w:eastAsia="Aptos"/>
                <w:kern w:val="2"/>
                <w:sz w:val="16"/>
                <w:szCs w:val="16"/>
              </w:rPr>
              <w:t>2.97</w:t>
            </w:r>
          </w:p>
        </w:tc>
      </w:tr>
      <w:tr w:rsidR="00232CF6" w:rsidRPr="00CE63EB" w14:paraId="075C44D4"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9C30703" w14:textId="77777777" w:rsidR="00232CF6" w:rsidRPr="00CE63EB" w:rsidRDefault="00232CF6" w:rsidP="004422F2">
            <w:pPr>
              <w:jc w:val="center"/>
              <w:rPr>
                <w:sz w:val="16"/>
                <w:szCs w:val="16"/>
              </w:rPr>
            </w:pPr>
            <w:r w:rsidRPr="00CE63EB">
              <w:rPr>
                <w:sz w:val="16"/>
                <w:szCs w:val="16"/>
              </w:rPr>
              <w:t>196.01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9F0C772" w14:textId="77777777" w:rsidR="00232CF6" w:rsidRPr="00CE63EB" w:rsidRDefault="00232CF6" w:rsidP="004422F2">
            <w:pPr>
              <w:jc w:val="center"/>
              <w:rPr>
                <w:sz w:val="16"/>
                <w:szCs w:val="16"/>
              </w:rPr>
            </w:pPr>
            <w:r w:rsidRPr="00CE63EB">
              <w:rPr>
                <w:sz w:val="16"/>
                <w:szCs w:val="16"/>
              </w:rPr>
              <w:t>198.00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5203397" w14:textId="77777777" w:rsidR="00232CF6" w:rsidRPr="00CE63EB" w:rsidRDefault="00232CF6" w:rsidP="004422F2">
            <w:pPr>
              <w:jc w:val="center"/>
              <w:rPr>
                <w:sz w:val="16"/>
                <w:szCs w:val="16"/>
              </w:rPr>
            </w:pPr>
            <w:r w:rsidRPr="00CE63EB">
              <w:rPr>
                <w:rFonts w:eastAsia="Aptos"/>
                <w:kern w:val="2"/>
                <w:sz w:val="16"/>
                <w:szCs w:val="16"/>
              </w:rPr>
              <w:t>6.09</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F67CCCC" w14:textId="77777777" w:rsidR="00232CF6" w:rsidRPr="00CE63EB" w:rsidRDefault="00232CF6" w:rsidP="004422F2">
            <w:pPr>
              <w:jc w:val="center"/>
              <w:rPr>
                <w:sz w:val="16"/>
                <w:szCs w:val="16"/>
              </w:rPr>
            </w:pPr>
            <w:r w:rsidRPr="00CE63EB">
              <w:rPr>
                <w:rFonts w:eastAsia="Aptos"/>
                <w:kern w:val="2"/>
                <w:sz w:val="16"/>
                <w:szCs w:val="16"/>
              </w:rPr>
              <w:t>4.56</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C2876A5" w14:textId="77777777" w:rsidR="00232CF6" w:rsidRPr="00CE63EB" w:rsidRDefault="00232CF6" w:rsidP="004422F2">
            <w:pPr>
              <w:jc w:val="center"/>
              <w:rPr>
                <w:sz w:val="16"/>
                <w:szCs w:val="16"/>
              </w:rPr>
            </w:pPr>
            <w:r w:rsidRPr="00CE63EB">
              <w:rPr>
                <w:rFonts w:eastAsia="Aptos"/>
                <w:kern w:val="2"/>
                <w:sz w:val="16"/>
                <w:szCs w:val="16"/>
              </w:rPr>
              <w:t>3.03</w:t>
            </w:r>
          </w:p>
        </w:tc>
      </w:tr>
      <w:tr w:rsidR="00232CF6" w:rsidRPr="00CE63EB" w14:paraId="07DE984F"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9C924EC" w14:textId="77777777" w:rsidR="00232CF6" w:rsidRPr="00CE63EB" w:rsidRDefault="00232CF6" w:rsidP="004422F2">
            <w:pPr>
              <w:jc w:val="center"/>
              <w:rPr>
                <w:sz w:val="16"/>
                <w:szCs w:val="16"/>
              </w:rPr>
            </w:pPr>
            <w:r w:rsidRPr="00CE63EB">
              <w:rPr>
                <w:sz w:val="16"/>
                <w:szCs w:val="16"/>
              </w:rPr>
              <w:t>198.01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49A5C82" w14:textId="77777777" w:rsidR="00232CF6" w:rsidRPr="00CE63EB" w:rsidRDefault="00232CF6" w:rsidP="004422F2">
            <w:pPr>
              <w:jc w:val="center"/>
              <w:rPr>
                <w:sz w:val="16"/>
                <w:szCs w:val="16"/>
              </w:rPr>
            </w:pPr>
            <w:r w:rsidRPr="00CE63EB">
              <w:rPr>
                <w:sz w:val="16"/>
                <w:szCs w:val="16"/>
              </w:rPr>
              <w:t>200.00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0DBBAEC" w14:textId="77777777" w:rsidR="00232CF6" w:rsidRPr="00CE63EB" w:rsidRDefault="00232CF6" w:rsidP="004422F2">
            <w:pPr>
              <w:jc w:val="center"/>
              <w:rPr>
                <w:sz w:val="16"/>
                <w:szCs w:val="16"/>
              </w:rPr>
            </w:pPr>
            <w:r w:rsidRPr="00CE63EB">
              <w:rPr>
                <w:rFonts w:eastAsia="Aptos"/>
                <w:kern w:val="2"/>
                <w:sz w:val="16"/>
                <w:szCs w:val="16"/>
              </w:rPr>
              <w:t>6.15</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89EC574" w14:textId="77777777" w:rsidR="00232CF6" w:rsidRPr="00CE63EB" w:rsidRDefault="00232CF6" w:rsidP="004422F2">
            <w:pPr>
              <w:jc w:val="center"/>
              <w:rPr>
                <w:sz w:val="16"/>
                <w:szCs w:val="16"/>
              </w:rPr>
            </w:pPr>
            <w:r w:rsidRPr="00CE63EB">
              <w:rPr>
                <w:rFonts w:eastAsia="Aptos"/>
                <w:kern w:val="2"/>
                <w:sz w:val="16"/>
                <w:szCs w:val="16"/>
              </w:rPr>
              <w:t>4.62</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E09C52F" w14:textId="77777777" w:rsidR="00232CF6" w:rsidRPr="00CE63EB" w:rsidRDefault="00232CF6" w:rsidP="004422F2">
            <w:pPr>
              <w:jc w:val="center"/>
              <w:rPr>
                <w:sz w:val="16"/>
                <w:szCs w:val="16"/>
              </w:rPr>
            </w:pPr>
            <w:r w:rsidRPr="00CE63EB">
              <w:rPr>
                <w:rFonts w:eastAsia="Aptos"/>
                <w:kern w:val="2"/>
                <w:sz w:val="16"/>
                <w:szCs w:val="16"/>
              </w:rPr>
              <w:t>3.09</w:t>
            </w:r>
          </w:p>
        </w:tc>
      </w:tr>
      <w:tr w:rsidR="00232CF6" w:rsidRPr="00CE63EB" w14:paraId="4242B65D"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0185C879" w14:textId="77777777" w:rsidR="00232CF6" w:rsidRPr="00CE63EB" w:rsidRDefault="00232CF6" w:rsidP="004422F2">
            <w:pPr>
              <w:jc w:val="center"/>
              <w:rPr>
                <w:sz w:val="16"/>
                <w:szCs w:val="16"/>
              </w:rPr>
            </w:pPr>
            <w:r w:rsidRPr="00CE63EB">
              <w:rPr>
                <w:sz w:val="16"/>
                <w:szCs w:val="16"/>
              </w:rPr>
              <w:t>200.01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04687F29" w14:textId="77777777" w:rsidR="00232CF6" w:rsidRPr="00CE63EB" w:rsidRDefault="00232CF6" w:rsidP="004422F2">
            <w:pPr>
              <w:jc w:val="center"/>
              <w:rPr>
                <w:sz w:val="16"/>
                <w:szCs w:val="16"/>
              </w:rPr>
            </w:pPr>
            <w:r w:rsidRPr="00CE63EB">
              <w:rPr>
                <w:sz w:val="16"/>
                <w:szCs w:val="16"/>
              </w:rPr>
              <w:t>202.00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7E2FA06" w14:textId="77777777" w:rsidR="00232CF6" w:rsidRPr="00CE63EB" w:rsidRDefault="00232CF6" w:rsidP="004422F2">
            <w:pPr>
              <w:jc w:val="center"/>
              <w:rPr>
                <w:sz w:val="16"/>
                <w:szCs w:val="16"/>
              </w:rPr>
            </w:pPr>
            <w:r w:rsidRPr="00CE63EB">
              <w:rPr>
                <w:rFonts w:eastAsia="Aptos"/>
                <w:kern w:val="2"/>
                <w:sz w:val="16"/>
                <w:szCs w:val="16"/>
              </w:rPr>
              <w:t>6.21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99E8B03" w14:textId="77777777" w:rsidR="00232CF6" w:rsidRPr="00CE63EB" w:rsidRDefault="00232CF6" w:rsidP="004422F2">
            <w:pPr>
              <w:jc w:val="center"/>
              <w:rPr>
                <w:sz w:val="16"/>
                <w:szCs w:val="16"/>
              </w:rPr>
            </w:pPr>
            <w:r w:rsidRPr="00CE63EB">
              <w:rPr>
                <w:rFonts w:eastAsia="Aptos"/>
                <w:kern w:val="2"/>
                <w:sz w:val="16"/>
                <w:szCs w:val="16"/>
              </w:rPr>
              <w:t>4.68</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7247A99C" w14:textId="77777777" w:rsidR="00232CF6" w:rsidRPr="00CE63EB" w:rsidRDefault="00232CF6" w:rsidP="004422F2">
            <w:pPr>
              <w:jc w:val="center"/>
              <w:rPr>
                <w:sz w:val="16"/>
                <w:szCs w:val="16"/>
              </w:rPr>
            </w:pPr>
            <w:r w:rsidRPr="00CE63EB">
              <w:rPr>
                <w:rFonts w:eastAsia="Aptos"/>
                <w:kern w:val="2"/>
                <w:sz w:val="16"/>
                <w:szCs w:val="16"/>
              </w:rPr>
              <w:t>3.15</w:t>
            </w:r>
          </w:p>
        </w:tc>
      </w:tr>
      <w:tr w:rsidR="00232CF6" w:rsidRPr="00CE63EB" w14:paraId="1AFD650B"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45AEED2" w14:textId="77777777" w:rsidR="00232CF6" w:rsidRPr="00CE63EB" w:rsidRDefault="00232CF6" w:rsidP="004422F2">
            <w:pPr>
              <w:jc w:val="center"/>
              <w:rPr>
                <w:sz w:val="16"/>
                <w:szCs w:val="16"/>
              </w:rPr>
            </w:pPr>
            <w:r w:rsidRPr="00CE63EB">
              <w:rPr>
                <w:sz w:val="16"/>
                <w:szCs w:val="16"/>
              </w:rPr>
              <w:t>202.01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F88AA61" w14:textId="77777777" w:rsidR="00232CF6" w:rsidRPr="00CE63EB" w:rsidRDefault="00232CF6" w:rsidP="004422F2">
            <w:pPr>
              <w:jc w:val="center"/>
              <w:rPr>
                <w:sz w:val="16"/>
                <w:szCs w:val="16"/>
              </w:rPr>
            </w:pPr>
            <w:r w:rsidRPr="00CE63EB">
              <w:rPr>
                <w:sz w:val="16"/>
                <w:szCs w:val="16"/>
              </w:rPr>
              <w:t>204.00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8FD3F01" w14:textId="77777777" w:rsidR="00232CF6" w:rsidRPr="00CE63EB" w:rsidRDefault="00232CF6" w:rsidP="004422F2">
            <w:pPr>
              <w:jc w:val="center"/>
              <w:rPr>
                <w:sz w:val="16"/>
                <w:szCs w:val="16"/>
              </w:rPr>
            </w:pPr>
            <w:r w:rsidRPr="00CE63EB">
              <w:rPr>
                <w:rFonts w:eastAsia="Aptos"/>
                <w:kern w:val="2"/>
                <w:sz w:val="16"/>
                <w:szCs w:val="16"/>
              </w:rPr>
              <w:t>6.27</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666D543" w14:textId="77777777" w:rsidR="00232CF6" w:rsidRPr="00CE63EB" w:rsidRDefault="00232CF6" w:rsidP="004422F2">
            <w:pPr>
              <w:jc w:val="center"/>
              <w:rPr>
                <w:sz w:val="16"/>
                <w:szCs w:val="16"/>
              </w:rPr>
            </w:pPr>
            <w:r w:rsidRPr="00CE63EB">
              <w:rPr>
                <w:rFonts w:eastAsia="Aptos"/>
                <w:kern w:val="2"/>
                <w:sz w:val="16"/>
                <w:szCs w:val="16"/>
              </w:rPr>
              <w:t>4.74</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2106B9F" w14:textId="77777777" w:rsidR="00232CF6" w:rsidRPr="00CE63EB" w:rsidRDefault="00232CF6" w:rsidP="004422F2">
            <w:pPr>
              <w:jc w:val="center"/>
              <w:rPr>
                <w:sz w:val="16"/>
                <w:szCs w:val="16"/>
              </w:rPr>
            </w:pPr>
            <w:r w:rsidRPr="00CE63EB">
              <w:rPr>
                <w:rFonts w:eastAsia="Aptos"/>
                <w:kern w:val="2"/>
                <w:sz w:val="16"/>
                <w:szCs w:val="16"/>
              </w:rPr>
              <w:t>3.21</w:t>
            </w:r>
          </w:p>
        </w:tc>
      </w:tr>
      <w:tr w:rsidR="00232CF6" w:rsidRPr="00CE63EB" w14:paraId="3A0891BB"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061A05E8" w14:textId="77777777" w:rsidR="00232CF6" w:rsidRPr="00CE63EB" w:rsidRDefault="00232CF6" w:rsidP="004422F2">
            <w:pPr>
              <w:jc w:val="center"/>
              <w:rPr>
                <w:sz w:val="16"/>
                <w:szCs w:val="16"/>
              </w:rPr>
            </w:pPr>
            <w:r w:rsidRPr="00CE63EB">
              <w:rPr>
                <w:sz w:val="16"/>
                <w:szCs w:val="16"/>
              </w:rPr>
              <w:t>204.01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F613D85" w14:textId="77777777" w:rsidR="00232CF6" w:rsidRPr="00CE63EB" w:rsidRDefault="00232CF6" w:rsidP="004422F2">
            <w:pPr>
              <w:jc w:val="center"/>
              <w:rPr>
                <w:sz w:val="16"/>
                <w:szCs w:val="16"/>
              </w:rPr>
            </w:pPr>
            <w:r w:rsidRPr="00CE63EB">
              <w:rPr>
                <w:sz w:val="16"/>
                <w:szCs w:val="16"/>
              </w:rPr>
              <w:t>206.00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081DF8C" w14:textId="77777777" w:rsidR="00232CF6" w:rsidRPr="00CE63EB" w:rsidRDefault="00232CF6" w:rsidP="004422F2">
            <w:pPr>
              <w:jc w:val="center"/>
              <w:rPr>
                <w:sz w:val="16"/>
                <w:szCs w:val="16"/>
              </w:rPr>
            </w:pPr>
            <w:r w:rsidRPr="00CE63EB">
              <w:rPr>
                <w:rFonts w:eastAsia="Aptos"/>
                <w:kern w:val="2"/>
                <w:sz w:val="16"/>
                <w:szCs w:val="16"/>
              </w:rPr>
              <w:t>6.33</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169DB98" w14:textId="77777777" w:rsidR="00232CF6" w:rsidRPr="00CE63EB" w:rsidRDefault="00232CF6" w:rsidP="004422F2">
            <w:pPr>
              <w:jc w:val="center"/>
              <w:rPr>
                <w:sz w:val="16"/>
                <w:szCs w:val="16"/>
              </w:rPr>
            </w:pPr>
            <w:r w:rsidRPr="00CE63EB">
              <w:rPr>
                <w:rFonts w:eastAsia="Aptos"/>
                <w:kern w:val="2"/>
                <w:sz w:val="16"/>
                <w:szCs w:val="16"/>
              </w:rPr>
              <w:t>4.80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51A38F9" w14:textId="77777777" w:rsidR="00232CF6" w:rsidRPr="00CE63EB" w:rsidRDefault="00232CF6" w:rsidP="004422F2">
            <w:pPr>
              <w:jc w:val="center"/>
              <w:rPr>
                <w:sz w:val="16"/>
                <w:szCs w:val="16"/>
              </w:rPr>
            </w:pPr>
            <w:r w:rsidRPr="00CE63EB">
              <w:rPr>
                <w:rFonts w:eastAsia="Aptos"/>
                <w:kern w:val="2"/>
                <w:sz w:val="16"/>
                <w:szCs w:val="16"/>
              </w:rPr>
              <w:t>3.27</w:t>
            </w:r>
          </w:p>
        </w:tc>
      </w:tr>
      <w:tr w:rsidR="00232CF6" w:rsidRPr="00CE63EB" w14:paraId="100071B1"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5CB94A3" w14:textId="77777777" w:rsidR="00232CF6" w:rsidRPr="00CE63EB" w:rsidRDefault="00232CF6" w:rsidP="004422F2">
            <w:pPr>
              <w:jc w:val="center"/>
              <w:rPr>
                <w:sz w:val="16"/>
                <w:szCs w:val="16"/>
              </w:rPr>
            </w:pPr>
            <w:r w:rsidRPr="00CE63EB">
              <w:rPr>
                <w:sz w:val="16"/>
                <w:szCs w:val="16"/>
              </w:rPr>
              <w:t>206.01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1E122C06" w14:textId="77777777" w:rsidR="00232CF6" w:rsidRPr="00CE63EB" w:rsidRDefault="00232CF6" w:rsidP="004422F2">
            <w:pPr>
              <w:jc w:val="center"/>
              <w:rPr>
                <w:sz w:val="16"/>
                <w:szCs w:val="16"/>
              </w:rPr>
            </w:pPr>
            <w:r w:rsidRPr="00CE63EB">
              <w:rPr>
                <w:sz w:val="16"/>
                <w:szCs w:val="16"/>
              </w:rPr>
              <w:t>208.00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A2FB0EE" w14:textId="77777777" w:rsidR="00232CF6" w:rsidRPr="00CE63EB" w:rsidRDefault="00232CF6" w:rsidP="004422F2">
            <w:pPr>
              <w:jc w:val="center"/>
              <w:rPr>
                <w:sz w:val="16"/>
                <w:szCs w:val="16"/>
              </w:rPr>
            </w:pPr>
            <w:r w:rsidRPr="00CE63EB">
              <w:rPr>
                <w:rFonts w:eastAsia="Aptos"/>
                <w:kern w:val="2"/>
                <w:sz w:val="16"/>
                <w:szCs w:val="16"/>
              </w:rPr>
              <w:t>6.40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2A370A1" w14:textId="77777777" w:rsidR="00232CF6" w:rsidRPr="00CE63EB" w:rsidRDefault="00232CF6" w:rsidP="004422F2">
            <w:pPr>
              <w:jc w:val="center"/>
              <w:rPr>
                <w:sz w:val="16"/>
                <w:szCs w:val="16"/>
              </w:rPr>
            </w:pPr>
            <w:r w:rsidRPr="00CE63EB">
              <w:rPr>
                <w:rFonts w:eastAsia="Aptos"/>
                <w:kern w:val="2"/>
                <w:sz w:val="16"/>
                <w:szCs w:val="16"/>
              </w:rPr>
              <w:t>4.87</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324A5FB" w14:textId="77777777" w:rsidR="00232CF6" w:rsidRPr="00CE63EB" w:rsidRDefault="00232CF6" w:rsidP="004422F2">
            <w:pPr>
              <w:jc w:val="center"/>
              <w:rPr>
                <w:sz w:val="16"/>
                <w:szCs w:val="16"/>
              </w:rPr>
            </w:pPr>
            <w:r w:rsidRPr="00CE63EB">
              <w:rPr>
                <w:rFonts w:eastAsia="Aptos"/>
                <w:kern w:val="2"/>
                <w:sz w:val="16"/>
                <w:szCs w:val="16"/>
              </w:rPr>
              <w:t>3.34</w:t>
            </w:r>
          </w:p>
        </w:tc>
      </w:tr>
      <w:tr w:rsidR="00232CF6" w:rsidRPr="00CE63EB" w14:paraId="5DD3EF0D"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C164F2A" w14:textId="77777777" w:rsidR="00232CF6" w:rsidRPr="00CE63EB" w:rsidRDefault="00232CF6" w:rsidP="004422F2">
            <w:pPr>
              <w:jc w:val="center"/>
              <w:rPr>
                <w:sz w:val="16"/>
                <w:szCs w:val="16"/>
              </w:rPr>
            </w:pPr>
            <w:r w:rsidRPr="00CE63EB">
              <w:rPr>
                <w:sz w:val="16"/>
                <w:szCs w:val="16"/>
              </w:rPr>
              <w:t>208.01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EE8037A" w14:textId="77777777" w:rsidR="00232CF6" w:rsidRPr="00CE63EB" w:rsidRDefault="00232CF6" w:rsidP="004422F2">
            <w:pPr>
              <w:jc w:val="center"/>
              <w:rPr>
                <w:sz w:val="16"/>
                <w:szCs w:val="16"/>
              </w:rPr>
            </w:pPr>
            <w:r w:rsidRPr="00CE63EB">
              <w:rPr>
                <w:sz w:val="16"/>
                <w:szCs w:val="16"/>
              </w:rPr>
              <w:t>210.00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5DA5E07" w14:textId="77777777" w:rsidR="00232CF6" w:rsidRPr="00CE63EB" w:rsidRDefault="00232CF6" w:rsidP="004422F2">
            <w:pPr>
              <w:jc w:val="center"/>
              <w:rPr>
                <w:sz w:val="16"/>
                <w:szCs w:val="16"/>
              </w:rPr>
            </w:pPr>
            <w:r w:rsidRPr="00CE63EB">
              <w:rPr>
                <w:rFonts w:eastAsia="Aptos"/>
                <w:kern w:val="2"/>
                <w:sz w:val="16"/>
                <w:szCs w:val="16"/>
              </w:rPr>
              <w:t>6.46</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555EC03" w14:textId="77777777" w:rsidR="00232CF6" w:rsidRPr="00CE63EB" w:rsidRDefault="00232CF6" w:rsidP="004422F2">
            <w:pPr>
              <w:jc w:val="center"/>
              <w:rPr>
                <w:sz w:val="16"/>
                <w:szCs w:val="16"/>
              </w:rPr>
            </w:pPr>
            <w:r w:rsidRPr="00CE63EB">
              <w:rPr>
                <w:rFonts w:eastAsia="Aptos"/>
                <w:kern w:val="2"/>
                <w:sz w:val="16"/>
                <w:szCs w:val="16"/>
              </w:rPr>
              <w:t>4.93</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C4C1525" w14:textId="77777777" w:rsidR="00232CF6" w:rsidRPr="00CE63EB" w:rsidRDefault="00232CF6" w:rsidP="004422F2">
            <w:pPr>
              <w:jc w:val="center"/>
              <w:rPr>
                <w:sz w:val="16"/>
                <w:szCs w:val="16"/>
              </w:rPr>
            </w:pPr>
            <w:r w:rsidRPr="00CE63EB">
              <w:rPr>
                <w:rFonts w:eastAsia="Aptos"/>
                <w:kern w:val="2"/>
                <w:sz w:val="16"/>
                <w:szCs w:val="16"/>
              </w:rPr>
              <w:t>3.40</w:t>
            </w:r>
          </w:p>
        </w:tc>
      </w:tr>
      <w:tr w:rsidR="00232CF6" w:rsidRPr="00CE63EB" w14:paraId="32E97565"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686B1EC" w14:textId="77777777" w:rsidR="00232CF6" w:rsidRPr="00CE63EB" w:rsidRDefault="00232CF6" w:rsidP="004422F2">
            <w:pPr>
              <w:jc w:val="center"/>
              <w:rPr>
                <w:sz w:val="16"/>
                <w:szCs w:val="16"/>
              </w:rPr>
            </w:pPr>
            <w:r w:rsidRPr="00CE63EB">
              <w:rPr>
                <w:sz w:val="16"/>
                <w:szCs w:val="16"/>
              </w:rPr>
              <w:t>210.01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1864694D" w14:textId="77777777" w:rsidR="00232CF6" w:rsidRPr="00CE63EB" w:rsidRDefault="00232CF6" w:rsidP="004422F2">
            <w:pPr>
              <w:jc w:val="center"/>
              <w:rPr>
                <w:sz w:val="16"/>
                <w:szCs w:val="16"/>
              </w:rPr>
            </w:pPr>
            <w:r w:rsidRPr="00CE63EB">
              <w:rPr>
                <w:sz w:val="16"/>
                <w:szCs w:val="16"/>
              </w:rPr>
              <w:t>212.00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F287C26" w14:textId="77777777" w:rsidR="00232CF6" w:rsidRPr="00CE63EB" w:rsidRDefault="00232CF6" w:rsidP="004422F2">
            <w:pPr>
              <w:jc w:val="center"/>
              <w:rPr>
                <w:sz w:val="16"/>
                <w:szCs w:val="16"/>
              </w:rPr>
            </w:pPr>
            <w:r w:rsidRPr="00CE63EB">
              <w:rPr>
                <w:rFonts w:eastAsia="Aptos"/>
                <w:kern w:val="2"/>
                <w:sz w:val="16"/>
                <w:szCs w:val="16"/>
              </w:rPr>
              <w:t>6.52</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F2F9B17" w14:textId="77777777" w:rsidR="00232CF6" w:rsidRPr="00CE63EB" w:rsidRDefault="00232CF6" w:rsidP="004422F2">
            <w:pPr>
              <w:jc w:val="center"/>
              <w:rPr>
                <w:sz w:val="16"/>
                <w:szCs w:val="16"/>
              </w:rPr>
            </w:pPr>
            <w:r w:rsidRPr="00CE63EB">
              <w:rPr>
                <w:rFonts w:eastAsia="Aptos"/>
                <w:kern w:val="2"/>
                <w:sz w:val="16"/>
                <w:szCs w:val="16"/>
              </w:rPr>
              <w:t>4.99</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05DA0AA" w14:textId="77777777" w:rsidR="00232CF6" w:rsidRPr="00CE63EB" w:rsidRDefault="00232CF6" w:rsidP="004422F2">
            <w:pPr>
              <w:jc w:val="center"/>
              <w:rPr>
                <w:sz w:val="16"/>
                <w:szCs w:val="16"/>
              </w:rPr>
            </w:pPr>
            <w:r w:rsidRPr="00CE63EB">
              <w:rPr>
                <w:rFonts w:eastAsia="Aptos"/>
                <w:kern w:val="2"/>
                <w:sz w:val="16"/>
                <w:szCs w:val="16"/>
              </w:rPr>
              <w:t>3.46</w:t>
            </w:r>
          </w:p>
        </w:tc>
      </w:tr>
      <w:tr w:rsidR="00232CF6" w:rsidRPr="00CE63EB" w14:paraId="56FD85C3"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1498326" w14:textId="77777777" w:rsidR="00232CF6" w:rsidRPr="00CE63EB" w:rsidRDefault="00232CF6" w:rsidP="004422F2">
            <w:pPr>
              <w:jc w:val="center"/>
              <w:rPr>
                <w:sz w:val="16"/>
                <w:szCs w:val="16"/>
              </w:rPr>
            </w:pPr>
            <w:r w:rsidRPr="00CE63EB">
              <w:rPr>
                <w:sz w:val="16"/>
                <w:szCs w:val="16"/>
              </w:rPr>
              <w:t>212.01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C393261" w14:textId="77777777" w:rsidR="00232CF6" w:rsidRPr="00CE63EB" w:rsidRDefault="00232CF6" w:rsidP="004422F2">
            <w:pPr>
              <w:jc w:val="center"/>
              <w:rPr>
                <w:sz w:val="16"/>
                <w:szCs w:val="16"/>
              </w:rPr>
            </w:pPr>
            <w:r w:rsidRPr="00CE63EB">
              <w:rPr>
                <w:sz w:val="16"/>
                <w:szCs w:val="16"/>
              </w:rPr>
              <w:t>214.00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94E8A74" w14:textId="77777777" w:rsidR="00232CF6" w:rsidRPr="00CE63EB" w:rsidRDefault="00232CF6" w:rsidP="004422F2">
            <w:pPr>
              <w:jc w:val="center"/>
              <w:rPr>
                <w:sz w:val="16"/>
                <w:szCs w:val="16"/>
              </w:rPr>
            </w:pPr>
            <w:r w:rsidRPr="00CE63EB">
              <w:rPr>
                <w:rFonts w:eastAsia="Aptos"/>
                <w:kern w:val="2"/>
                <w:sz w:val="16"/>
                <w:szCs w:val="16"/>
              </w:rPr>
              <w:t>6.58</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5226E77" w14:textId="77777777" w:rsidR="00232CF6" w:rsidRPr="00CE63EB" w:rsidRDefault="00232CF6" w:rsidP="004422F2">
            <w:pPr>
              <w:jc w:val="center"/>
              <w:rPr>
                <w:sz w:val="16"/>
                <w:szCs w:val="16"/>
              </w:rPr>
            </w:pPr>
            <w:r w:rsidRPr="00CE63EB">
              <w:rPr>
                <w:rFonts w:eastAsia="Aptos"/>
                <w:kern w:val="2"/>
                <w:sz w:val="16"/>
                <w:szCs w:val="16"/>
              </w:rPr>
              <w:t>5.05</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4F49B7B" w14:textId="77777777" w:rsidR="00232CF6" w:rsidRPr="00CE63EB" w:rsidRDefault="00232CF6" w:rsidP="004422F2">
            <w:pPr>
              <w:jc w:val="center"/>
              <w:rPr>
                <w:sz w:val="16"/>
                <w:szCs w:val="16"/>
              </w:rPr>
            </w:pPr>
            <w:r w:rsidRPr="00CE63EB">
              <w:rPr>
                <w:rFonts w:eastAsia="Aptos"/>
                <w:kern w:val="2"/>
                <w:sz w:val="16"/>
                <w:szCs w:val="16"/>
              </w:rPr>
              <w:t>3.52</w:t>
            </w:r>
          </w:p>
        </w:tc>
      </w:tr>
      <w:tr w:rsidR="00232CF6" w:rsidRPr="00CE63EB" w14:paraId="3262399E"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57018000" w14:textId="77777777" w:rsidR="00232CF6" w:rsidRPr="00CE63EB" w:rsidRDefault="00232CF6" w:rsidP="004422F2">
            <w:pPr>
              <w:jc w:val="center"/>
              <w:rPr>
                <w:sz w:val="16"/>
                <w:szCs w:val="16"/>
              </w:rPr>
            </w:pPr>
            <w:r w:rsidRPr="00CE63EB">
              <w:rPr>
                <w:sz w:val="16"/>
                <w:szCs w:val="16"/>
              </w:rPr>
              <w:t>214.01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F986AFF" w14:textId="77777777" w:rsidR="00232CF6" w:rsidRPr="00CE63EB" w:rsidRDefault="00232CF6" w:rsidP="004422F2">
            <w:pPr>
              <w:jc w:val="center"/>
              <w:rPr>
                <w:sz w:val="16"/>
                <w:szCs w:val="16"/>
              </w:rPr>
            </w:pPr>
            <w:r w:rsidRPr="00CE63EB">
              <w:rPr>
                <w:sz w:val="16"/>
                <w:szCs w:val="16"/>
              </w:rPr>
              <w:t>216.00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54DA129" w14:textId="77777777" w:rsidR="00232CF6" w:rsidRPr="00CE63EB" w:rsidRDefault="00232CF6" w:rsidP="004422F2">
            <w:pPr>
              <w:jc w:val="center"/>
              <w:rPr>
                <w:sz w:val="16"/>
                <w:szCs w:val="16"/>
              </w:rPr>
            </w:pPr>
            <w:r w:rsidRPr="00CE63EB">
              <w:rPr>
                <w:rFonts w:eastAsia="Aptos"/>
                <w:kern w:val="2"/>
                <w:sz w:val="16"/>
                <w:szCs w:val="16"/>
              </w:rPr>
              <w:t>6.64</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E2C8AB8" w14:textId="77777777" w:rsidR="00232CF6" w:rsidRPr="00CE63EB" w:rsidRDefault="00232CF6" w:rsidP="004422F2">
            <w:pPr>
              <w:jc w:val="center"/>
              <w:rPr>
                <w:sz w:val="16"/>
                <w:szCs w:val="16"/>
              </w:rPr>
            </w:pPr>
            <w:r w:rsidRPr="00CE63EB">
              <w:rPr>
                <w:rFonts w:eastAsia="Aptos"/>
                <w:kern w:val="2"/>
                <w:sz w:val="16"/>
                <w:szCs w:val="16"/>
              </w:rPr>
              <w:t>5.11</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DD2931B" w14:textId="77777777" w:rsidR="00232CF6" w:rsidRPr="00CE63EB" w:rsidRDefault="00232CF6" w:rsidP="004422F2">
            <w:pPr>
              <w:jc w:val="center"/>
              <w:rPr>
                <w:sz w:val="16"/>
                <w:szCs w:val="16"/>
              </w:rPr>
            </w:pPr>
            <w:r w:rsidRPr="00CE63EB">
              <w:rPr>
                <w:rFonts w:eastAsia="Aptos"/>
                <w:kern w:val="2"/>
                <w:sz w:val="16"/>
                <w:szCs w:val="16"/>
              </w:rPr>
              <w:t>3.58</w:t>
            </w:r>
          </w:p>
        </w:tc>
      </w:tr>
      <w:tr w:rsidR="00232CF6" w:rsidRPr="00CE63EB" w14:paraId="62ED7751"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D492ED2" w14:textId="77777777" w:rsidR="00232CF6" w:rsidRPr="00CE63EB" w:rsidRDefault="00232CF6" w:rsidP="004422F2">
            <w:pPr>
              <w:jc w:val="center"/>
              <w:rPr>
                <w:sz w:val="16"/>
                <w:szCs w:val="16"/>
              </w:rPr>
            </w:pPr>
            <w:r w:rsidRPr="00CE63EB">
              <w:rPr>
                <w:sz w:val="16"/>
                <w:szCs w:val="16"/>
              </w:rPr>
              <w:t>216.01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B9638FA" w14:textId="77777777" w:rsidR="00232CF6" w:rsidRPr="00CE63EB" w:rsidRDefault="00232CF6" w:rsidP="004422F2">
            <w:pPr>
              <w:jc w:val="center"/>
              <w:rPr>
                <w:sz w:val="16"/>
                <w:szCs w:val="16"/>
              </w:rPr>
            </w:pPr>
            <w:r w:rsidRPr="00CE63EB">
              <w:rPr>
                <w:sz w:val="16"/>
                <w:szCs w:val="16"/>
              </w:rPr>
              <w:t>218.00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D14D76A" w14:textId="77777777" w:rsidR="00232CF6" w:rsidRPr="00CE63EB" w:rsidRDefault="00232CF6" w:rsidP="004422F2">
            <w:pPr>
              <w:jc w:val="center"/>
              <w:rPr>
                <w:sz w:val="16"/>
                <w:szCs w:val="16"/>
              </w:rPr>
            </w:pPr>
            <w:r w:rsidRPr="00CE63EB">
              <w:rPr>
                <w:rFonts w:eastAsia="Aptos"/>
                <w:kern w:val="2"/>
                <w:sz w:val="16"/>
                <w:szCs w:val="16"/>
              </w:rPr>
              <w:t>6.71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398DC71" w14:textId="77777777" w:rsidR="00232CF6" w:rsidRPr="00CE63EB" w:rsidRDefault="00232CF6" w:rsidP="004422F2">
            <w:pPr>
              <w:jc w:val="center"/>
              <w:rPr>
                <w:sz w:val="16"/>
                <w:szCs w:val="16"/>
              </w:rPr>
            </w:pPr>
            <w:r w:rsidRPr="00CE63EB">
              <w:rPr>
                <w:rFonts w:eastAsia="Aptos"/>
                <w:kern w:val="2"/>
                <w:sz w:val="16"/>
                <w:szCs w:val="16"/>
              </w:rPr>
              <w:t>5.18</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A4DBA37" w14:textId="77777777" w:rsidR="00232CF6" w:rsidRPr="00CE63EB" w:rsidRDefault="00232CF6" w:rsidP="004422F2">
            <w:pPr>
              <w:jc w:val="center"/>
              <w:rPr>
                <w:sz w:val="16"/>
                <w:szCs w:val="16"/>
              </w:rPr>
            </w:pPr>
            <w:r w:rsidRPr="00CE63EB">
              <w:rPr>
                <w:rFonts w:eastAsia="Aptos"/>
                <w:kern w:val="2"/>
                <w:sz w:val="16"/>
                <w:szCs w:val="16"/>
              </w:rPr>
              <w:t>3.65</w:t>
            </w:r>
          </w:p>
        </w:tc>
      </w:tr>
      <w:tr w:rsidR="00232CF6" w:rsidRPr="00CE63EB" w14:paraId="5108296E"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B074620" w14:textId="77777777" w:rsidR="00232CF6" w:rsidRPr="00CE63EB" w:rsidRDefault="00232CF6" w:rsidP="004422F2">
            <w:pPr>
              <w:jc w:val="center"/>
              <w:rPr>
                <w:sz w:val="16"/>
                <w:szCs w:val="16"/>
              </w:rPr>
            </w:pPr>
            <w:r w:rsidRPr="00CE63EB">
              <w:rPr>
                <w:sz w:val="16"/>
                <w:szCs w:val="16"/>
              </w:rPr>
              <w:t>218.01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11A2272" w14:textId="77777777" w:rsidR="00232CF6" w:rsidRPr="00CE63EB" w:rsidRDefault="00232CF6" w:rsidP="004422F2">
            <w:pPr>
              <w:jc w:val="center"/>
              <w:rPr>
                <w:sz w:val="16"/>
                <w:szCs w:val="16"/>
              </w:rPr>
            </w:pPr>
            <w:r w:rsidRPr="00CE63EB">
              <w:rPr>
                <w:sz w:val="16"/>
                <w:szCs w:val="16"/>
              </w:rPr>
              <w:t>220.00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2A8740A" w14:textId="77777777" w:rsidR="00232CF6" w:rsidRPr="00CE63EB" w:rsidRDefault="00232CF6" w:rsidP="004422F2">
            <w:pPr>
              <w:jc w:val="center"/>
              <w:rPr>
                <w:sz w:val="16"/>
                <w:szCs w:val="16"/>
              </w:rPr>
            </w:pPr>
            <w:r w:rsidRPr="00CE63EB">
              <w:rPr>
                <w:rFonts w:eastAsia="Aptos"/>
                <w:kern w:val="2"/>
                <w:sz w:val="16"/>
                <w:szCs w:val="16"/>
              </w:rPr>
              <w:t>6.77</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3786A97" w14:textId="77777777" w:rsidR="00232CF6" w:rsidRPr="00CE63EB" w:rsidRDefault="00232CF6" w:rsidP="004422F2">
            <w:pPr>
              <w:jc w:val="center"/>
              <w:rPr>
                <w:sz w:val="16"/>
                <w:szCs w:val="16"/>
              </w:rPr>
            </w:pPr>
            <w:r w:rsidRPr="00CE63EB">
              <w:rPr>
                <w:rFonts w:eastAsia="Aptos"/>
                <w:kern w:val="2"/>
                <w:sz w:val="16"/>
                <w:szCs w:val="16"/>
              </w:rPr>
              <w:t>5.24</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D9DFD39" w14:textId="77777777" w:rsidR="00232CF6" w:rsidRPr="00CE63EB" w:rsidRDefault="00232CF6" w:rsidP="004422F2">
            <w:pPr>
              <w:jc w:val="center"/>
              <w:rPr>
                <w:sz w:val="16"/>
                <w:szCs w:val="16"/>
              </w:rPr>
            </w:pPr>
            <w:r w:rsidRPr="00CE63EB">
              <w:rPr>
                <w:rFonts w:eastAsia="Aptos"/>
                <w:kern w:val="2"/>
                <w:sz w:val="16"/>
                <w:szCs w:val="16"/>
              </w:rPr>
              <w:t>3.71</w:t>
            </w:r>
          </w:p>
        </w:tc>
      </w:tr>
      <w:tr w:rsidR="00232CF6" w:rsidRPr="00CE63EB" w14:paraId="714E9077"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12A43DE" w14:textId="77777777" w:rsidR="00232CF6" w:rsidRPr="00CE63EB" w:rsidRDefault="00232CF6" w:rsidP="004422F2">
            <w:pPr>
              <w:jc w:val="center"/>
              <w:rPr>
                <w:sz w:val="16"/>
                <w:szCs w:val="16"/>
              </w:rPr>
            </w:pPr>
            <w:r w:rsidRPr="00CE63EB">
              <w:rPr>
                <w:sz w:val="16"/>
                <w:szCs w:val="16"/>
              </w:rPr>
              <w:t>220.01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0D7A6C80" w14:textId="77777777" w:rsidR="00232CF6" w:rsidRPr="00CE63EB" w:rsidRDefault="00232CF6" w:rsidP="004422F2">
            <w:pPr>
              <w:jc w:val="center"/>
              <w:rPr>
                <w:sz w:val="16"/>
                <w:szCs w:val="16"/>
              </w:rPr>
            </w:pPr>
            <w:r w:rsidRPr="00CE63EB">
              <w:rPr>
                <w:sz w:val="16"/>
                <w:szCs w:val="16"/>
              </w:rPr>
              <w:t>222.00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CA11D9A" w14:textId="77777777" w:rsidR="00232CF6" w:rsidRPr="00CE63EB" w:rsidRDefault="00232CF6" w:rsidP="004422F2">
            <w:pPr>
              <w:jc w:val="center"/>
              <w:rPr>
                <w:sz w:val="16"/>
                <w:szCs w:val="16"/>
              </w:rPr>
            </w:pPr>
            <w:r w:rsidRPr="00CE63EB">
              <w:rPr>
                <w:rFonts w:eastAsia="Aptos"/>
                <w:kern w:val="2"/>
                <w:sz w:val="16"/>
                <w:szCs w:val="16"/>
              </w:rPr>
              <w:t>6.83</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BF97224" w14:textId="77777777" w:rsidR="00232CF6" w:rsidRPr="00CE63EB" w:rsidRDefault="00232CF6" w:rsidP="004422F2">
            <w:pPr>
              <w:jc w:val="center"/>
              <w:rPr>
                <w:sz w:val="16"/>
                <w:szCs w:val="16"/>
              </w:rPr>
            </w:pPr>
            <w:r w:rsidRPr="00CE63EB">
              <w:rPr>
                <w:rFonts w:eastAsia="Aptos"/>
                <w:kern w:val="2"/>
                <w:sz w:val="16"/>
                <w:szCs w:val="16"/>
              </w:rPr>
              <w:t>5.30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B9C96B5" w14:textId="77777777" w:rsidR="00232CF6" w:rsidRPr="00CE63EB" w:rsidRDefault="00232CF6" w:rsidP="004422F2">
            <w:pPr>
              <w:jc w:val="center"/>
              <w:rPr>
                <w:sz w:val="16"/>
                <w:szCs w:val="16"/>
              </w:rPr>
            </w:pPr>
            <w:r w:rsidRPr="00CE63EB">
              <w:rPr>
                <w:rFonts w:eastAsia="Aptos"/>
                <w:kern w:val="2"/>
                <w:sz w:val="16"/>
                <w:szCs w:val="16"/>
              </w:rPr>
              <w:t>3.77</w:t>
            </w:r>
          </w:p>
        </w:tc>
      </w:tr>
      <w:tr w:rsidR="00232CF6" w:rsidRPr="00CE63EB" w14:paraId="1F233DBE"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E092907" w14:textId="77777777" w:rsidR="00232CF6" w:rsidRPr="00CE63EB" w:rsidRDefault="00232CF6" w:rsidP="004422F2">
            <w:pPr>
              <w:jc w:val="center"/>
              <w:rPr>
                <w:sz w:val="16"/>
                <w:szCs w:val="16"/>
              </w:rPr>
            </w:pPr>
            <w:r w:rsidRPr="00CE63EB">
              <w:rPr>
                <w:sz w:val="16"/>
                <w:szCs w:val="16"/>
              </w:rPr>
              <w:t>222.01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077DEDC" w14:textId="77777777" w:rsidR="00232CF6" w:rsidRPr="00CE63EB" w:rsidRDefault="00232CF6" w:rsidP="004422F2">
            <w:pPr>
              <w:jc w:val="center"/>
              <w:rPr>
                <w:sz w:val="16"/>
                <w:szCs w:val="16"/>
              </w:rPr>
            </w:pPr>
            <w:r w:rsidRPr="00CE63EB">
              <w:rPr>
                <w:sz w:val="16"/>
                <w:szCs w:val="16"/>
              </w:rPr>
              <w:t>224.00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1AD9EB9" w14:textId="77777777" w:rsidR="00232CF6" w:rsidRPr="00CE63EB" w:rsidRDefault="00232CF6" w:rsidP="004422F2">
            <w:pPr>
              <w:jc w:val="center"/>
              <w:rPr>
                <w:sz w:val="16"/>
                <w:szCs w:val="16"/>
              </w:rPr>
            </w:pPr>
            <w:r w:rsidRPr="00CE63EB">
              <w:rPr>
                <w:rFonts w:eastAsia="Aptos"/>
                <w:kern w:val="2"/>
                <w:sz w:val="16"/>
                <w:szCs w:val="16"/>
              </w:rPr>
              <w:t>6.89</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CAF0256" w14:textId="77777777" w:rsidR="00232CF6" w:rsidRPr="00CE63EB" w:rsidRDefault="00232CF6" w:rsidP="004422F2">
            <w:pPr>
              <w:jc w:val="center"/>
              <w:rPr>
                <w:sz w:val="16"/>
                <w:szCs w:val="16"/>
              </w:rPr>
            </w:pPr>
            <w:r w:rsidRPr="00CE63EB">
              <w:rPr>
                <w:rFonts w:eastAsia="Aptos"/>
                <w:kern w:val="2"/>
                <w:sz w:val="16"/>
                <w:szCs w:val="16"/>
              </w:rPr>
              <w:t>5.36</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0F982FF" w14:textId="77777777" w:rsidR="00232CF6" w:rsidRPr="00CE63EB" w:rsidRDefault="00232CF6" w:rsidP="004422F2">
            <w:pPr>
              <w:jc w:val="center"/>
              <w:rPr>
                <w:sz w:val="16"/>
                <w:szCs w:val="16"/>
              </w:rPr>
            </w:pPr>
            <w:r w:rsidRPr="00CE63EB">
              <w:rPr>
                <w:rFonts w:eastAsia="Aptos"/>
                <w:kern w:val="2"/>
                <w:sz w:val="16"/>
                <w:szCs w:val="16"/>
              </w:rPr>
              <w:t>3.83</w:t>
            </w:r>
          </w:p>
        </w:tc>
      </w:tr>
      <w:tr w:rsidR="00232CF6" w:rsidRPr="00CE63EB" w14:paraId="1065B3C7"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60451FB" w14:textId="77777777" w:rsidR="00232CF6" w:rsidRPr="00CE63EB" w:rsidRDefault="00232CF6" w:rsidP="004422F2">
            <w:pPr>
              <w:jc w:val="center"/>
              <w:rPr>
                <w:sz w:val="16"/>
                <w:szCs w:val="16"/>
              </w:rPr>
            </w:pPr>
            <w:r w:rsidRPr="00CE63EB">
              <w:rPr>
                <w:sz w:val="16"/>
                <w:szCs w:val="16"/>
              </w:rPr>
              <w:t>224.01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0EC9C741" w14:textId="77777777" w:rsidR="00232CF6" w:rsidRPr="00CE63EB" w:rsidRDefault="00232CF6" w:rsidP="004422F2">
            <w:pPr>
              <w:jc w:val="center"/>
              <w:rPr>
                <w:sz w:val="16"/>
                <w:szCs w:val="16"/>
              </w:rPr>
            </w:pPr>
            <w:r w:rsidRPr="00CE63EB">
              <w:rPr>
                <w:sz w:val="16"/>
                <w:szCs w:val="16"/>
              </w:rPr>
              <w:t>226.00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DEDBD83" w14:textId="77777777" w:rsidR="00232CF6" w:rsidRPr="00CE63EB" w:rsidRDefault="00232CF6" w:rsidP="004422F2">
            <w:pPr>
              <w:jc w:val="center"/>
              <w:rPr>
                <w:sz w:val="16"/>
                <w:szCs w:val="16"/>
              </w:rPr>
            </w:pPr>
            <w:r w:rsidRPr="00CE63EB">
              <w:rPr>
                <w:rFonts w:eastAsia="Aptos"/>
                <w:kern w:val="2"/>
                <w:sz w:val="16"/>
                <w:szCs w:val="16"/>
              </w:rPr>
              <w:t>6.95</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48C2D92" w14:textId="77777777" w:rsidR="00232CF6" w:rsidRPr="00CE63EB" w:rsidRDefault="00232CF6" w:rsidP="004422F2">
            <w:pPr>
              <w:jc w:val="center"/>
              <w:rPr>
                <w:sz w:val="16"/>
                <w:szCs w:val="16"/>
              </w:rPr>
            </w:pPr>
            <w:r w:rsidRPr="00CE63EB">
              <w:rPr>
                <w:rFonts w:eastAsia="Aptos"/>
                <w:kern w:val="2"/>
                <w:sz w:val="16"/>
                <w:szCs w:val="16"/>
              </w:rPr>
              <w:t>5.42</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0BD11EF" w14:textId="77777777" w:rsidR="00232CF6" w:rsidRPr="00CE63EB" w:rsidRDefault="00232CF6" w:rsidP="004422F2">
            <w:pPr>
              <w:jc w:val="center"/>
              <w:rPr>
                <w:sz w:val="16"/>
                <w:szCs w:val="16"/>
              </w:rPr>
            </w:pPr>
            <w:r w:rsidRPr="00CE63EB">
              <w:rPr>
                <w:rFonts w:eastAsia="Aptos"/>
                <w:kern w:val="2"/>
                <w:sz w:val="16"/>
                <w:szCs w:val="16"/>
              </w:rPr>
              <w:t>3.89</w:t>
            </w:r>
          </w:p>
        </w:tc>
      </w:tr>
      <w:tr w:rsidR="00232CF6" w:rsidRPr="00CE63EB" w14:paraId="3C7DADDD"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8AE8461" w14:textId="77777777" w:rsidR="00232CF6" w:rsidRPr="00CE63EB" w:rsidRDefault="00232CF6" w:rsidP="004422F2">
            <w:pPr>
              <w:jc w:val="center"/>
              <w:rPr>
                <w:sz w:val="16"/>
                <w:szCs w:val="16"/>
              </w:rPr>
            </w:pPr>
            <w:r w:rsidRPr="00CE63EB">
              <w:rPr>
                <w:sz w:val="16"/>
                <w:szCs w:val="16"/>
              </w:rPr>
              <w:t>226.01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A1941B9" w14:textId="77777777" w:rsidR="00232CF6" w:rsidRPr="00CE63EB" w:rsidRDefault="00232CF6" w:rsidP="004422F2">
            <w:pPr>
              <w:jc w:val="center"/>
              <w:rPr>
                <w:sz w:val="16"/>
                <w:szCs w:val="16"/>
              </w:rPr>
            </w:pPr>
            <w:r w:rsidRPr="00CE63EB">
              <w:rPr>
                <w:sz w:val="16"/>
                <w:szCs w:val="16"/>
              </w:rPr>
              <w:t>228.00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5FB30CC" w14:textId="77777777" w:rsidR="00232CF6" w:rsidRPr="00CE63EB" w:rsidRDefault="00232CF6" w:rsidP="004422F2">
            <w:pPr>
              <w:jc w:val="center"/>
              <w:rPr>
                <w:sz w:val="16"/>
                <w:szCs w:val="16"/>
              </w:rPr>
            </w:pPr>
            <w:r w:rsidRPr="00CE63EB">
              <w:rPr>
                <w:rFonts w:eastAsia="Aptos"/>
                <w:kern w:val="2"/>
                <w:sz w:val="16"/>
                <w:szCs w:val="16"/>
              </w:rPr>
              <w:t>7.01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08BCCBD" w14:textId="77777777" w:rsidR="00232CF6" w:rsidRPr="00CE63EB" w:rsidRDefault="00232CF6" w:rsidP="004422F2">
            <w:pPr>
              <w:jc w:val="center"/>
              <w:rPr>
                <w:sz w:val="16"/>
                <w:szCs w:val="16"/>
              </w:rPr>
            </w:pPr>
            <w:r w:rsidRPr="00CE63EB">
              <w:rPr>
                <w:rFonts w:eastAsia="Aptos"/>
                <w:kern w:val="2"/>
                <w:sz w:val="16"/>
                <w:szCs w:val="16"/>
              </w:rPr>
              <w:t>5.48</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E3A4534" w14:textId="77777777" w:rsidR="00232CF6" w:rsidRPr="00CE63EB" w:rsidRDefault="00232CF6" w:rsidP="004422F2">
            <w:pPr>
              <w:jc w:val="center"/>
              <w:rPr>
                <w:sz w:val="16"/>
                <w:szCs w:val="16"/>
              </w:rPr>
            </w:pPr>
            <w:r w:rsidRPr="00CE63EB">
              <w:rPr>
                <w:rFonts w:eastAsia="Aptos"/>
                <w:kern w:val="2"/>
                <w:sz w:val="16"/>
                <w:szCs w:val="16"/>
              </w:rPr>
              <w:t>3.95</w:t>
            </w:r>
          </w:p>
        </w:tc>
      </w:tr>
      <w:tr w:rsidR="00232CF6" w:rsidRPr="00CE63EB" w14:paraId="2A6BA71B"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3C83C62F" w14:textId="77777777" w:rsidR="00232CF6" w:rsidRPr="00CE63EB" w:rsidRDefault="00232CF6" w:rsidP="004422F2">
            <w:pPr>
              <w:jc w:val="center"/>
              <w:rPr>
                <w:sz w:val="16"/>
                <w:szCs w:val="16"/>
              </w:rPr>
            </w:pPr>
            <w:r w:rsidRPr="00CE63EB">
              <w:rPr>
                <w:sz w:val="16"/>
                <w:szCs w:val="16"/>
              </w:rPr>
              <w:t>228.01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656DD2E" w14:textId="77777777" w:rsidR="00232CF6" w:rsidRPr="00CE63EB" w:rsidRDefault="00232CF6" w:rsidP="004422F2">
            <w:pPr>
              <w:jc w:val="center"/>
              <w:rPr>
                <w:sz w:val="16"/>
                <w:szCs w:val="16"/>
              </w:rPr>
            </w:pPr>
            <w:r w:rsidRPr="00CE63EB">
              <w:rPr>
                <w:sz w:val="16"/>
                <w:szCs w:val="16"/>
              </w:rPr>
              <w:t>230.00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D6FFAF6" w14:textId="77777777" w:rsidR="00232CF6" w:rsidRPr="00CE63EB" w:rsidRDefault="00232CF6" w:rsidP="004422F2">
            <w:pPr>
              <w:jc w:val="center"/>
              <w:rPr>
                <w:sz w:val="16"/>
                <w:szCs w:val="16"/>
              </w:rPr>
            </w:pPr>
            <w:r w:rsidRPr="00CE63EB">
              <w:rPr>
                <w:rFonts w:eastAsia="Aptos"/>
                <w:kern w:val="2"/>
                <w:sz w:val="16"/>
                <w:szCs w:val="16"/>
              </w:rPr>
              <w:t>7.08</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BFB939E" w14:textId="77777777" w:rsidR="00232CF6" w:rsidRPr="00CE63EB" w:rsidRDefault="00232CF6" w:rsidP="004422F2">
            <w:pPr>
              <w:jc w:val="center"/>
              <w:rPr>
                <w:sz w:val="16"/>
                <w:szCs w:val="16"/>
              </w:rPr>
            </w:pPr>
            <w:r w:rsidRPr="00CE63EB">
              <w:rPr>
                <w:rFonts w:eastAsia="Aptos"/>
                <w:kern w:val="2"/>
                <w:sz w:val="16"/>
                <w:szCs w:val="16"/>
              </w:rPr>
              <w:t>5.55</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7D5B1619" w14:textId="77777777" w:rsidR="00232CF6" w:rsidRPr="00CE63EB" w:rsidRDefault="00232CF6" w:rsidP="004422F2">
            <w:pPr>
              <w:jc w:val="center"/>
              <w:rPr>
                <w:sz w:val="16"/>
                <w:szCs w:val="16"/>
              </w:rPr>
            </w:pPr>
            <w:r w:rsidRPr="00CE63EB">
              <w:rPr>
                <w:rFonts w:eastAsia="Aptos"/>
                <w:kern w:val="2"/>
                <w:sz w:val="16"/>
                <w:szCs w:val="16"/>
              </w:rPr>
              <w:t>4.02</w:t>
            </w:r>
          </w:p>
        </w:tc>
      </w:tr>
      <w:tr w:rsidR="00232CF6" w:rsidRPr="00CE63EB" w14:paraId="5C1189F7"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EF6918B" w14:textId="77777777" w:rsidR="00232CF6" w:rsidRPr="00CE63EB" w:rsidRDefault="00232CF6" w:rsidP="004422F2">
            <w:pPr>
              <w:jc w:val="center"/>
              <w:rPr>
                <w:sz w:val="16"/>
                <w:szCs w:val="16"/>
              </w:rPr>
            </w:pPr>
            <w:r w:rsidRPr="00CE63EB">
              <w:rPr>
                <w:sz w:val="16"/>
                <w:szCs w:val="16"/>
              </w:rPr>
              <w:t>230.01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43A806C" w14:textId="77777777" w:rsidR="00232CF6" w:rsidRPr="00CE63EB" w:rsidRDefault="00232CF6" w:rsidP="004422F2">
            <w:pPr>
              <w:jc w:val="center"/>
              <w:rPr>
                <w:sz w:val="16"/>
                <w:szCs w:val="16"/>
              </w:rPr>
            </w:pPr>
            <w:r w:rsidRPr="00CE63EB">
              <w:rPr>
                <w:sz w:val="16"/>
                <w:szCs w:val="16"/>
              </w:rPr>
              <w:t>232.00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35DA40C" w14:textId="77777777" w:rsidR="00232CF6" w:rsidRPr="00CE63EB" w:rsidRDefault="00232CF6" w:rsidP="004422F2">
            <w:pPr>
              <w:jc w:val="center"/>
              <w:rPr>
                <w:sz w:val="16"/>
                <w:szCs w:val="16"/>
              </w:rPr>
            </w:pPr>
            <w:r w:rsidRPr="00CE63EB">
              <w:rPr>
                <w:rFonts w:eastAsia="Aptos"/>
                <w:kern w:val="2"/>
                <w:sz w:val="16"/>
                <w:szCs w:val="16"/>
              </w:rPr>
              <w:t>7.14</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A6B4105" w14:textId="77777777" w:rsidR="00232CF6" w:rsidRPr="00CE63EB" w:rsidRDefault="00232CF6" w:rsidP="004422F2">
            <w:pPr>
              <w:jc w:val="center"/>
              <w:rPr>
                <w:sz w:val="16"/>
                <w:szCs w:val="16"/>
              </w:rPr>
            </w:pPr>
            <w:r w:rsidRPr="00CE63EB">
              <w:rPr>
                <w:rFonts w:eastAsia="Aptos"/>
                <w:kern w:val="2"/>
                <w:sz w:val="16"/>
                <w:szCs w:val="16"/>
              </w:rPr>
              <w:t>5.61</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FAA1C6F" w14:textId="77777777" w:rsidR="00232CF6" w:rsidRPr="00CE63EB" w:rsidRDefault="00232CF6" w:rsidP="004422F2">
            <w:pPr>
              <w:jc w:val="center"/>
              <w:rPr>
                <w:sz w:val="16"/>
                <w:szCs w:val="16"/>
              </w:rPr>
            </w:pPr>
            <w:r w:rsidRPr="00CE63EB">
              <w:rPr>
                <w:rFonts w:eastAsia="Aptos"/>
                <w:kern w:val="2"/>
                <w:sz w:val="16"/>
                <w:szCs w:val="16"/>
              </w:rPr>
              <w:t>4.08</w:t>
            </w:r>
          </w:p>
        </w:tc>
      </w:tr>
      <w:tr w:rsidR="00232CF6" w:rsidRPr="00CE63EB" w14:paraId="1656161B"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7E6B90D" w14:textId="77777777" w:rsidR="00232CF6" w:rsidRPr="00CE63EB" w:rsidRDefault="00232CF6" w:rsidP="004422F2">
            <w:pPr>
              <w:jc w:val="center"/>
              <w:rPr>
                <w:sz w:val="16"/>
                <w:szCs w:val="16"/>
              </w:rPr>
            </w:pPr>
            <w:r w:rsidRPr="00CE63EB">
              <w:rPr>
                <w:sz w:val="16"/>
                <w:szCs w:val="16"/>
              </w:rPr>
              <w:t>232.01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955E5E9" w14:textId="77777777" w:rsidR="00232CF6" w:rsidRPr="00CE63EB" w:rsidRDefault="00232CF6" w:rsidP="004422F2">
            <w:pPr>
              <w:jc w:val="center"/>
              <w:rPr>
                <w:sz w:val="16"/>
                <w:szCs w:val="16"/>
              </w:rPr>
            </w:pPr>
            <w:r w:rsidRPr="00CE63EB">
              <w:rPr>
                <w:sz w:val="16"/>
                <w:szCs w:val="16"/>
              </w:rPr>
              <w:t>234.00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F6212B4" w14:textId="77777777" w:rsidR="00232CF6" w:rsidRPr="00CE63EB" w:rsidRDefault="00232CF6" w:rsidP="004422F2">
            <w:pPr>
              <w:jc w:val="center"/>
              <w:rPr>
                <w:sz w:val="16"/>
                <w:szCs w:val="16"/>
              </w:rPr>
            </w:pPr>
            <w:r w:rsidRPr="00CE63EB">
              <w:rPr>
                <w:rFonts w:eastAsia="Aptos"/>
                <w:kern w:val="2"/>
                <w:sz w:val="16"/>
                <w:szCs w:val="16"/>
              </w:rPr>
              <w:t>7.20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0747549" w14:textId="77777777" w:rsidR="00232CF6" w:rsidRPr="00CE63EB" w:rsidRDefault="00232CF6" w:rsidP="004422F2">
            <w:pPr>
              <w:jc w:val="center"/>
              <w:rPr>
                <w:sz w:val="16"/>
                <w:szCs w:val="16"/>
              </w:rPr>
            </w:pPr>
            <w:r w:rsidRPr="00CE63EB">
              <w:rPr>
                <w:rFonts w:eastAsia="Aptos"/>
                <w:kern w:val="2"/>
                <w:sz w:val="16"/>
                <w:szCs w:val="16"/>
              </w:rPr>
              <w:t>5.67</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EC42898" w14:textId="77777777" w:rsidR="00232CF6" w:rsidRPr="00CE63EB" w:rsidRDefault="00232CF6" w:rsidP="004422F2">
            <w:pPr>
              <w:jc w:val="center"/>
              <w:rPr>
                <w:sz w:val="16"/>
                <w:szCs w:val="16"/>
              </w:rPr>
            </w:pPr>
            <w:r w:rsidRPr="00CE63EB">
              <w:rPr>
                <w:rFonts w:eastAsia="Aptos"/>
                <w:kern w:val="2"/>
                <w:sz w:val="16"/>
                <w:szCs w:val="16"/>
              </w:rPr>
              <w:t>4.14</w:t>
            </w:r>
          </w:p>
        </w:tc>
      </w:tr>
      <w:tr w:rsidR="00232CF6" w:rsidRPr="00CE63EB" w14:paraId="1A22E3A3"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F9AC257" w14:textId="77777777" w:rsidR="00232CF6" w:rsidRPr="00CE63EB" w:rsidRDefault="00232CF6" w:rsidP="004422F2">
            <w:pPr>
              <w:jc w:val="center"/>
              <w:rPr>
                <w:sz w:val="16"/>
                <w:szCs w:val="16"/>
              </w:rPr>
            </w:pPr>
            <w:r w:rsidRPr="00CE63EB">
              <w:rPr>
                <w:sz w:val="16"/>
                <w:szCs w:val="16"/>
              </w:rPr>
              <w:t>234.01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F1E7276" w14:textId="77777777" w:rsidR="00232CF6" w:rsidRPr="00CE63EB" w:rsidRDefault="00232CF6" w:rsidP="004422F2">
            <w:pPr>
              <w:jc w:val="center"/>
              <w:rPr>
                <w:sz w:val="16"/>
                <w:szCs w:val="16"/>
              </w:rPr>
            </w:pPr>
            <w:r w:rsidRPr="00CE63EB">
              <w:rPr>
                <w:sz w:val="16"/>
                <w:szCs w:val="16"/>
              </w:rPr>
              <w:t>236.00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E19FBD8" w14:textId="77777777" w:rsidR="00232CF6" w:rsidRPr="00CE63EB" w:rsidRDefault="00232CF6" w:rsidP="004422F2">
            <w:pPr>
              <w:jc w:val="center"/>
              <w:rPr>
                <w:sz w:val="16"/>
                <w:szCs w:val="16"/>
              </w:rPr>
            </w:pPr>
            <w:r w:rsidRPr="00CE63EB">
              <w:rPr>
                <w:rFonts w:eastAsia="Aptos"/>
                <w:kern w:val="2"/>
                <w:sz w:val="16"/>
                <w:szCs w:val="16"/>
              </w:rPr>
              <w:t>7.26</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5DF8BB9" w14:textId="77777777" w:rsidR="00232CF6" w:rsidRPr="00CE63EB" w:rsidRDefault="00232CF6" w:rsidP="004422F2">
            <w:pPr>
              <w:jc w:val="center"/>
              <w:rPr>
                <w:sz w:val="16"/>
                <w:szCs w:val="16"/>
              </w:rPr>
            </w:pPr>
            <w:r w:rsidRPr="00CE63EB">
              <w:rPr>
                <w:rFonts w:eastAsia="Aptos"/>
                <w:kern w:val="2"/>
                <w:sz w:val="16"/>
                <w:szCs w:val="16"/>
              </w:rPr>
              <w:t>5.73</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C001498" w14:textId="77777777" w:rsidR="00232CF6" w:rsidRPr="00CE63EB" w:rsidRDefault="00232CF6" w:rsidP="004422F2">
            <w:pPr>
              <w:jc w:val="center"/>
              <w:rPr>
                <w:sz w:val="16"/>
                <w:szCs w:val="16"/>
              </w:rPr>
            </w:pPr>
            <w:r w:rsidRPr="00CE63EB">
              <w:rPr>
                <w:rFonts w:eastAsia="Aptos"/>
                <w:kern w:val="2"/>
                <w:sz w:val="16"/>
                <w:szCs w:val="16"/>
              </w:rPr>
              <w:t>4.20</w:t>
            </w:r>
          </w:p>
        </w:tc>
      </w:tr>
      <w:tr w:rsidR="00232CF6" w:rsidRPr="00CE63EB" w14:paraId="659853C6"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783A494" w14:textId="77777777" w:rsidR="00232CF6" w:rsidRPr="00CE63EB" w:rsidRDefault="00232CF6" w:rsidP="004422F2">
            <w:pPr>
              <w:jc w:val="center"/>
              <w:rPr>
                <w:sz w:val="16"/>
                <w:szCs w:val="16"/>
              </w:rPr>
            </w:pPr>
            <w:r w:rsidRPr="00CE63EB">
              <w:rPr>
                <w:sz w:val="16"/>
                <w:szCs w:val="16"/>
              </w:rPr>
              <w:t>236.01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04D9CBB" w14:textId="77777777" w:rsidR="00232CF6" w:rsidRPr="00CE63EB" w:rsidRDefault="00232CF6" w:rsidP="004422F2">
            <w:pPr>
              <w:jc w:val="center"/>
              <w:rPr>
                <w:sz w:val="16"/>
                <w:szCs w:val="16"/>
              </w:rPr>
            </w:pPr>
            <w:r w:rsidRPr="00CE63EB">
              <w:rPr>
                <w:sz w:val="16"/>
                <w:szCs w:val="16"/>
              </w:rPr>
              <w:t>238.00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C82790A" w14:textId="77777777" w:rsidR="00232CF6" w:rsidRPr="00CE63EB" w:rsidRDefault="00232CF6" w:rsidP="004422F2">
            <w:pPr>
              <w:jc w:val="center"/>
              <w:rPr>
                <w:sz w:val="16"/>
                <w:szCs w:val="16"/>
              </w:rPr>
            </w:pPr>
            <w:r w:rsidRPr="00CE63EB">
              <w:rPr>
                <w:rFonts w:eastAsia="Aptos"/>
                <w:kern w:val="2"/>
                <w:sz w:val="16"/>
                <w:szCs w:val="16"/>
              </w:rPr>
              <w:t>7.32</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46A5CF0" w14:textId="77777777" w:rsidR="00232CF6" w:rsidRPr="00CE63EB" w:rsidRDefault="00232CF6" w:rsidP="004422F2">
            <w:pPr>
              <w:jc w:val="center"/>
              <w:rPr>
                <w:sz w:val="16"/>
                <w:szCs w:val="16"/>
              </w:rPr>
            </w:pPr>
            <w:r w:rsidRPr="00CE63EB">
              <w:rPr>
                <w:rFonts w:eastAsia="Aptos"/>
                <w:kern w:val="2"/>
                <w:sz w:val="16"/>
                <w:szCs w:val="16"/>
              </w:rPr>
              <w:t>5.79</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4F7C10AB" w14:textId="77777777" w:rsidR="00232CF6" w:rsidRPr="00CE63EB" w:rsidRDefault="00232CF6" w:rsidP="004422F2">
            <w:pPr>
              <w:jc w:val="center"/>
              <w:rPr>
                <w:sz w:val="16"/>
                <w:szCs w:val="16"/>
              </w:rPr>
            </w:pPr>
            <w:r w:rsidRPr="00CE63EB">
              <w:rPr>
                <w:rFonts w:eastAsia="Aptos"/>
                <w:kern w:val="2"/>
                <w:sz w:val="16"/>
                <w:szCs w:val="16"/>
              </w:rPr>
              <w:t>4.26</w:t>
            </w:r>
          </w:p>
        </w:tc>
      </w:tr>
      <w:tr w:rsidR="00232CF6" w:rsidRPr="00CE63EB" w14:paraId="327FBF44"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FD2C31A" w14:textId="77777777" w:rsidR="00232CF6" w:rsidRPr="00CE63EB" w:rsidRDefault="00232CF6" w:rsidP="004422F2">
            <w:pPr>
              <w:jc w:val="center"/>
              <w:rPr>
                <w:sz w:val="16"/>
                <w:szCs w:val="16"/>
              </w:rPr>
            </w:pPr>
            <w:r w:rsidRPr="00CE63EB">
              <w:rPr>
                <w:sz w:val="16"/>
                <w:szCs w:val="16"/>
              </w:rPr>
              <w:t>238.01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3936CB2" w14:textId="77777777" w:rsidR="00232CF6" w:rsidRPr="00CE63EB" w:rsidRDefault="00232CF6" w:rsidP="004422F2">
            <w:pPr>
              <w:jc w:val="center"/>
              <w:rPr>
                <w:sz w:val="16"/>
                <w:szCs w:val="16"/>
              </w:rPr>
            </w:pPr>
            <w:r w:rsidRPr="00CE63EB">
              <w:rPr>
                <w:sz w:val="16"/>
                <w:szCs w:val="16"/>
              </w:rPr>
              <w:t>240.00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9BDE7F7" w14:textId="77777777" w:rsidR="00232CF6" w:rsidRPr="00CE63EB" w:rsidRDefault="00232CF6" w:rsidP="004422F2">
            <w:pPr>
              <w:jc w:val="center"/>
              <w:rPr>
                <w:sz w:val="16"/>
                <w:szCs w:val="16"/>
              </w:rPr>
            </w:pPr>
            <w:r w:rsidRPr="00CE63EB">
              <w:rPr>
                <w:rFonts w:eastAsia="Aptos"/>
                <w:kern w:val="2"/>
                <w:sz w:val="16"/>
                <w:szCs w:val="16"/>
              </w:rPr>
              <w:t>7.39</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578DFF3" w14:textId="77777777" w:rsidR="00232CF6" w:rsidRPr="00CE63EB" w:rsidRDefault="00232CF6" w:rsidP="004422F2">
            <w:pPr>
              <w:jc w:val="center"/>
              <w:rPr>
                <w:sz w:val="16"/>
                <w:szCs w:val="16"/>
              </w:rPr>
            </w:pPr>
            <w:r w:rsidRPr="00CE63EB">
              <w:rPr>
                <w:rFonts w:eastAsia="Aptos"/>
                <w:kern w:val="2"/>
                <w:sz w:val="16"/>
                <w:szCs w:val="16"/>
              </w:rPr>
              <w:t>5.85</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9343271" w14:textId="77777777" w:rsidR="00232CF6" w:rsidRPr="00CE63EB" w:rsidRDefault="00232CF6" w:rsidP="004422F2">
            <w:pPr>
              <w:jc w:val="center"/>
              <w:rPr>
                <w:sz w:val="16"/>
                <w:szCs w:val="16"/>
              </w:rPr>
            </w:pPr>
            <w:r w:rsidRPr="00CE63EB">
              <w:rPr>
                <w:rFonts w:eastAsia="Aptos"/>
                <w:kern w:val="2"/>
                <w:sz w:val="16"/>
                <w:szCs w:val="16"/>
              </w:rPr>
              <w:t>4.32</w:t>
            </w:r>
          </w:p>
        </w:tc>
      </w:tr>
      <w:tr w:rsidR="00232CF6" w:rsidRPr="00CE63EB" w14:paraId="2D45D617"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9D95F9A" w14:textId="77777777" w:rsidR="00232CF6" w:rsidRPr="00CE63EB" w:rsidRDefault="00232CF6" w:rsidP="004422F2">
            <w:pPr>
              <w:jc w:val="center"/>
              <w:rPr>
                <w:sz w:val="16"/>
                <w:szCs w:val="16"/>
              </w:rPr>
            </w:pPr>
            <w:r w:rsidRPr="00CE63EB">
              <w:rPr>
                <w:sz w:val="16"/>
                <w:szCs w:val="16"/>
              </w:rPr>
              <w:t>240.01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3359739" w14:textId="77777777" w:rsidR="00232CF6" w:rsidRPr="00CE63EB" w:rsidRDefault="00232CF6" w:rsidP="004422F2">
            <w:pPr>
              <w:jc w:val="center"/>
              <w:rPr>
                <w:sz w:val="16"/>
                <w:szCs w:val="16"/>
              </w:rPr>
            </w:pPr>
            <w:r w:rsidRPr="00CE63EB">
              <w:rPr>
                <w:sz w:val="16"/>
                <w:szCs w:val="16"/>
              </w:rPr>
              <w:t>242.00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9F73E59" w14:textId="77777777" w:rsidR="00232CF6" w:rsidRPr="00CE63EB" w:rsidRDefault="00232CF6" w:rsidP="004422F2">
            <w:pPr>
              <w:jc w:val="center"/>
              <w:rPr>
                <w:sz w:val="16"/>
                <w:szCs w:val="16"/>
              </w:rPr>
            </w:pPr>
            <w:r w:rsidRPr="00CE63EB">
              <w:rPr>
                <w:rFonts w:eastAsia="Aptos"/>
                <w:kern w:val="2"/>
                <w:sz w:val="16"/>
                <w:szCs w:val="16"/>
              </w:rPr>
              <w:t>7.45</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D1FB19A" w14:textId="77777777" w:rsidR="00232CF6" w:rsidRPr="00CE63EB" w:rsidRDefault="00232CF6" w:rsidP="004422F2">
            <w:pPr>
              <w:jc w:val="center"/>
              <w:rPr>
                <w:sz w:val="16"/>
                <w:szCs w:val="16"/>
              </w:rPr>
            </w:pPr>
            <w:r w:rsidRPr="00CE63EB">
              <w:rPr>
                <w:rFonts w:eastAsia="Aptos"/>
                <w:kern w:val="2"/>
                <w:sz w:val="16"/>
                <w:szCs w:val="16"/>
              </w:rPr>
              <w:t>5.92</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3ED2F8C" w14:textId="77777777" w:rsidR="00232CF6" w:rsidRPr="00CE63EB" w:rsidRDefault="00232CF6" w:rsidP="004422F2">
            <w:pPr>
              <w:jc w:val="center"/>
              <w:rPr>
                <w:sz w:val="16"/>
                <w:szCs w:val="16"/>
              </w:rPr>
            </w:pPr>
            <w:r w:rsidRPr="00CE63EB">
              <w:rPr>
                <w:rFonts w:eastAsia="Aptos"/>
                <w:kern w:val="2"/>
                <w:sz w:val="16"/>
                <w:szCs w:val="16"/>
              </w:rPr>
              <w:t>4.39</w:t>
            </w:r>
          </w:p>
        </w:tc>
      </w:tr>
      <w:tr w:rsidR="00232CF6" w:rsidRPr="00CE63EB" w14:paraId="727354D5"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B330E17" w14:textId="77777777" w:rsidR="00232CF6" w:rsidRPr="00CE63EB" w:rsidRDefault="00232CF6" w:rsidP="004422F2">
            <w:pPr>
              <w:jc w:val="center"/>
              <w:rPr>
                <w:sz w:val="16"/>
                <w:szCs w:val="16"/>
              </w:rPr>
            </w:pPr>
            <w:r w:rsidRPr="00CE63EB">
              <w:rPr>
                <w:sz w:val="16"/>
                <w:szCs w:val="16"/>
              </w:rPr>
              <w:t>242.01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0B06B1D" w14:textId="77777777" w:rsidR="00232CF6" w:rsidRPr="00CE63EB" w:rsidRDefault="00232CF6" w:rsidP="004422F2">
            <w:pPr>
              <w:jc w:val="center"/>
              <w:rPr>
                <w:sz w:val="16"/>
                <w:szCs w:val="16"/>
              </w:rPr>
            </w:pPr>
            <w:r w:rsidRPr="00CE63EB">
              <w:rPr>
                <w:sz w:val="16"/>
                <w:szCs w:val="16"/>
              </w:rPr>
              <w:t>244.00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B09FA99" w14:textId="77777777" w:rsidR="00232CF6" w:rsidRPr="00CE63EB" w:rsidRDefault="00232CF6" w:rsidP="004422F2">
            <w:pPr>
              <w:jc w:val="center"/>
              <w:rPr>
                <w:sz w:val="16"/>
                <w:szCs w:val="16"/>
              </w:rPr>
            </w:pPr>
            <w:r w:rsidRPr="00CE63EB">
              <w:rPr>
                <w:rFonts w:eastAsia="Aptos"/>
                <w:kern w:val="2"/>
                <w:sz w:val="16"/>
                <w:szCs w:val="16"/>
              </w:rPr>
              <w:t>7.51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8DF88DD" w14:textId="77777777" w:rsidR="00232CF6" w:rsidRPr="00CE63EB" w:rsidRDefault="00232CF6" w:rsidP="004422F2">
            <w:pPr>
              <w:jc w:val="center"/>
              <w:rPr>
                <w:sz w:val="16"/>
                <w:szCs w:val="16"/>
              </w:rPr>
            </w:pPr>
            <w:r w:rsidRPr="00CE63EB">
              <w:rPr>
                <w:rFonts w:eastAsia="Aptos"/>
                <w:kern w:val="2"/>
                <w:sz w:val="16"/>
                <w:szCs w:val="16"/>
              </w:rPr>
              <w:t>5.98</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7292527C" w14:textId="77777777" w:rsidR="00232CF6" w:rsidRPr="00CE63EB" w:rsidRDefault="00232CF6" w:rsidP="004422F2">
            <w:pPr>
              <w:jc w:val="center"/>
              <w:rPr>
                <w:sz w:val="16"/>
                <w:szCs w:val="16"/>
              </w:rPr>
            </w:pPr>
            <w:r w:rsidRPr="00CE63EB">
              <w:rPr>
                <w:rFonts w:eastAsia="Aptos"/>
                <w:kern w:val="2"/>
                <w:sz w:val="16"/>
                <w:szCs w:val="16"/>
              </w:rPr>
              <w:t>4.45</w:t>
            </w:r>
          </w:p>
        </w:tc>
      </w:tr>
      <w:tr w:rsidR="00232CF6" w:rsidRPr="00CE63EB" w14:paraId="451AB744"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D8A5DE6" w14:textId="77777777" w:rsidR="00232CF6" w:rsidRPr="00CE63EB" w:rsidRDefault="00232CF6" w:rsidP="004422F2">
            <w:pPr>
              <w:jc w:val="center"/>
              <w:rPr>
                <w:sz w:val="16"/>
                <w:szCs w:val="16"/>
              </w:rPr>
            </w:pPr>
            <w:r w:rsidRPr="00CE63EB">
              <w:rPr>
                <w:sz w:val="16"/>
                <w:szCs w:val="16"/>
              </w:rPr>
              <w:t>244.01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0411765" w14:textId="77777777" w:rsidR="00232CF6" w:rsidRPr="00CE63EB" w:rsidRDefault="00232CF6" w:rsidP="004422F2">
            <w:pPr>
              <w:jc w:val="center"/>
              <w:rPr>
                <w:sz w:val="16"/>
                <w:szCs w:val="16"/>
              </w:rPr>
            </w:pPr>
            <w:r w:rsidRPr="00CE63EB">
              <w:rPr>
                <w:sz w:val="16"/>
                <w:szCs w:val="16"/>
              </w:rPr>
              <w:t>246.00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C2B6B89" w14:textId="77777777" w:rsidR="00232CF6" w:rsidRPr="00CE63EB" w:rsidRDefault="00232CF6" w:rsidP="004422F2">
            <w:pPr>
              <w:jc w:val="center"/>
              <w:rPr>
                <w:sz w:val="16"/>
                <w:szCs w:val="16"/>
              </w:rPr>
            </w:pPr>
            <w:r w:rsidRPr="00CE63EB">
              <w:rPr>
                <w:rFonts w:eastAsia="Aptos"/>
                <w:kern w:val="2"/>
                <w:sz w:val="16"/>
                <w:szCs w:val="16"/>
              </w:rPr>
              <w:t>7.57</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8C94B8C" w14:textId="77777777" w:rsidR="00232CF6" w:rsidRPr="00CE63EB" w:rsidRDefault="00232CF6" w:rsidP="004422F2">
            <w:pPr>
              <w:jc w:val="center"/>
              <w:rPr>
                <w:sz w:val="16"/>
                <w:szCs w:val="16"/>
              </w:rPr>
            </w:pPr>
            <w:r w:rsidRPr="00CE63EB">
              <w:rPr>
                <w:rFonts w:eastAsia="Aptos"/>
                <w:kern w:val="2"/>
                <w:sz w:val="16"/>
                <w:szCs w:val="16"/>
              </w:rPr>
              <w:t>6.04</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D641F8A" w14:textId="77777777" w:rsidR="00232CF6" w:rsidRPr="00CE63EB" w:rsidRDefault="00232CF6" w:rsidP="004422F2">
            <w:pPr>
              <w:jc w:val="center"/>
              <w:rPr>
                <w:sz w:val="16"/>
                <w:szCs w:val="16"/>
              </w:rPr>
            </w:pPr>
            <w:r w:rsidRPr="00CE63EB">
              <w:rPr>
                <w:rFonts w:eastAsia="Aptos"/>
                <w:kern w:val="2"/>
                <w:sz w:val="16"/>
                <w:szCs w:val="16"/>
              </w:rPr>
              <w:t>4.51</w:t>
            </w:r>
          </w:p>
        </w:tc>
      </w:tr>
      <w:tr w:rsidR="00232CF6" w:rsidRPr="00CE63EB" w14:paraId="1D66C1F1"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CF58625" w14:textId="77777777" w:rsidR="00232CF6" w:rsidRPr="00CE63EB" w:rsidRDefault="00232CF6" w:rsidP="004422F2">
            <w:pPr>
              <w:jc w:val="center"/>
              <w:rPr>
                <w:sz w:val="16"/>
                <w:szCs w:val="16"/>
              </w:rPr>
            </w:pPr>
            <w:r w:rsidRPr="00CE63EB">
              <w:rPr>
                <w:sz w:val="16"/>
                <w:szCs w:val="16"/>
              </w:rPr>
              <w:t>246.01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227F622" w14:textId="77777777" w:rsidR="00232CF6" w:rsidRPr="00CE63EB" w:rsidRDefault="00232CF6" w:rsidP="004422F2">
            <w:pPr>
              <w:jc w:val="center"/>
              <w:rPr>
                <w:sz w:val="16"/>
                <w:szCs w:val="16"/>
              </w:rPr>
            </w:pPr>
            <w:r w:rsidRPr="00CE63EB">
              <w:rPr>
                <w:sz w:val="16"/>
                <w:szCs w:val="16"/>
              </w:rPr>
              <w:t>248.00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21A5523" w14:textId="77777777" w:rsidR="00232CF6" w:rsidRPr="00CE63EB" w:rsidRDefault="00232CF6" w:rsidP="004422F2">
            <w:pPr>
              <w:jc w:val="center"/>
              <w:rPr>
                <w:sz w:val="16"/>
                <w:szCs w:val="16"/>
              </w:rPr>
            </w:pPr>
            <w:r w:rsidRPr="00CE63EB">
              <w:rPr>
                <w:rFonts w:eastAsia="Aptos"/>
                <w:kern w:val="2"/>
                <w:sz w:val="16"/>
                <w:szCs w:val="16"/>
              </w:rPr>
              <w:t>7.63</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740F0F0" w14:textId="77777777" w:rsidR="00232CF6" w:rsidRPr="00CE63EB" w:rsidRDefault="00232CF6" w:rsidP="004422F2">
            <w:pPr>
              <w:jc w:val="center"/>
              <w:rPr>
                <w:sz w:val="16"/>
                <w:szCs w:val="16"/>
              </w:rPr>
            </w:pPr>
            <w:r w:rsidRPr="00CE63EB">
              <w:rPr>
                <w:rFonts w:eastAsia="Aptos"/>
                <w:kern w:val="2"/>
                <w:sz w:val="16"/>
                <w:szCs w:val="16"/>
              </w:rPr>
              <w:t>6.10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167FD21" w14:textId="77777777" w:rsidR="00232CF6" w:rsidRPr="00CE63EB" w:rsidRDefault="00232CF6" w:rsidP="004422F2">
            <w:pPr>
              <w:jc w:val="center"/>
              <w:rPr>
                <w:sz w:val="16"/>
                <w:szCs w:val="16"/>
              </w:rPr>
            </w:pPr>
            <w:r w:rsidRPr="00CE63EB">
              <w:rPr>
                <w:rFonts w:eastAsia="Aptos"/>
                <w:kern w:val="2"/>
                <w:sz w:val="16"/>
                <w:szCs w:val="16"/>
              </w:rPr>
              <w:t>4.57</w:t>
            </w:r>
          </w:p>
        </w:tc>
      </w:tr>
      <w:tr w:rsidR="00232CF6" w:rsidRPr="00CE63EB" w14:paraId="031A4BFC"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0A2B040F" w14:textId="77777777" w:rsidR="00232CF6" w:rsidRPr="00CE63EB" w:rsidRDefault="00232CF6" w:rsidP="004422F2">
            <w:pPr>
              <w:jc w:val="center"/>
              <w:rPr>
                <w:sz w:val="16"/>
                <w:szCs w:val="16"/>
              </w:rPr>
            </w:pPr>
            <w:r w:rsidRPr="00CE63EB">
              <w:rPr>
                <w:sz w:val="16"/>
                <w:szCs w:val="16"/>
              </w:rPr>
              <w:t>248.01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F476E32" w14:textId="77777777" w:rsidR="00232CF6" w:rsidRPr="00CE63EB" w:rsidRDefault="00232CF6" w:rsidP="004422F2">
            <w:pPr>
              <w:jc w:val="center"/>
              <w:rPr>
                <w:sz w:val="16"/>
                <w:szCs w:val="16"/>
              </w:rPr>
            </w:pPr>
            <w:r w:rsidRPr="00CE63EB">
              <w:rPr>
                <w:sz w:val="16"/>
                <w:szCs w:val="16"/>
              </w:rPr>
              <w:t>250.00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25B3739" w14:textId="77777777" w:rsidR="00232CF6" w:rsidRPr="00CE63EB" w:rsidRDefault="00232CF6" w:rsidP="004422F2">
            <w:pPr>
              <w:jc w:val="center"/>
              <w:rPr>
                <w:sz w:val="16"/>
                <w:szCs w:val="16"/>
              </w:rPr>
            </w:pPr>
            <w:r w:rsidRPr="00CE63EB">
              <w:rPr>
                <w:rFonts w:eastAsia="Aptos"/>
                <w:kern w:val="2"/>
                <w:sz w:val="16"/>
                <w:szCs w:val="16"/>
              </w:rPr>
              <w:t>7.69</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0627559" w14:textId="77777777" w:rsidR="00232CF6" w:rsidRPr="00CE63EB" w:rsidRDefault="00232CF6" w:rsidP="004422F2">
            <w:pPr>
              <w:jc w:val="center"/>
              <w:rPr>
                <w:sz w:val="16"/>
                <w:szCs w:val="16"/>
              </w:rPr>
            </w:pPr>
            <w:r w:rsidRPr="00CE63EB">
              <w:rPr>
                <w:rFonts w:eastAsia="Aptos"/>
                <w:kern w:val="2"/>
                <w:sz w:val="16"/>
                <w:szCs w:val="16"/>
              </w:rPr>
              <w:t>6.16</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C3CC9E6" w14:textId="77777777" w:rsidR="00232CF6" w:rsidRPr="00CE63EB" w:rsidRDefault="00232CF6" w:rsidP="004422F2">
            <w:pPr>
              <w:jc w:val="center"/>
              <w:rPr>
                <w:sz w:val="16"/>
                <w:szCs w:val="16"/>
              </w:rPr>
            </w:pPr>
            <w:r w:rsidRPr="00CE63EB">
              <w:rPr>
                <w:rFonts w:eastAsia="Aptos"/>
                <w:kern w:val="2"/>
                <w:sz w:val="16"/>
                <w:szCs w:val="16"/>
              </w:rPr>
              <w:t>4.63</w:t>
            </w:r>
          </w:p>
        </w:tc>
      </w:tr>
      <w:tr w:rsidR="00232CF6" w:rsidRPr="00CE63EB" w14:paraId="5E5060E3"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2E1A457" w14:textId="77777777" w:rsidR="00232CF6" w:rsidRPr="00CE63EB" w:rsidRDefault="00232CF6" w:rsidP="004422F2">
            <w:pPr>
              <w:jc w:val="center"/>
              <w:rPr>
                <w:sz w:val="16"/>
                <w:szCs w:val="16"/>
              </w:rPr>
            </w:pPr>
            <w:r w:rsidRPr="00CE63EB">
              <w:rPr>
                <w:sz w:val="16"/>
                <w:szCs w:val="16"/>
              </w:rPr>
              <w:t>250.01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56A7460" w14:textId="77777777" w:rsidR="00232CF6" w:rsidRPr="00CE63EB" w:rsidRDefault="00232CF6" w:rsidP="004422F2">
            <w:pPr>
              <w:jc w:val="center"/>
              <w:rPr>
                <w:sz w:val="16"/>
                <w:szCs w:val="16"/>
              </w:rPr>
            </w:pPr>
            <w:r w:rsidRPr="00CE63EB">
              <w:rPr>
                <w:sz w:val="16"/>
                <w:szCs w:val="16"/>
              </w:rPr>
              <w:t>252.00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FFF5E65" w14:textId="77777777" w:rsidR="00232CF6" w:rsidRPr="00CE63EB" w:rsidRDefault="00232CF6" w:rsidP="004422F2">
            <w:pPr>
              <w:jc w:val="center"/>
              <w:rPr>
                <w:sz w:val="16"/>
                <w:szCs w:val="16"/>
              </w:rPr>
            </w:pPr>
            <w:r w:rsidRPr="00CE63EB">
              <w:rPr>
                <w:rFonts w:eastAsia="Aptos"/>
                <w:kern w:val="2"/>
                <w:sz w:val="16"/>
                <w:szCs w:val="16"/>
              </w:rPr>
              <w:t>7.76</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2D5022A" w14:textId="77777777" w:rsidR="00232CF6" w:rsidRPr="00CE63EB" w:rsidRDefault="00232CF6" w:rsidP="004422F2">
            <w:pPr>
              <w:jc w:val="center"/>
              <w:rPr>
                <w:sz w:val="16"/>
                <w:szCs w:val="16"/>
              </w:rPr>
            </w:pPr>
            <w:r w:rsidRPr="00CE63EB">
              <w:rPr>
                <w:rFonts w:eastAsia="Aptos"/>
                <w:kern w:val="2"/>
                <w:sz w:val="16"/>
                <w:szCs w:val="16"/>
              </w:rPr>
              <w:t>6.23</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0C0C4F2" w14:textId="77777777" w:rsidR="00232CF6" w:rsidRPr="00CE63EB" w:rsidRDefault="00232CF6" w:rsidP="004422F2">
            <w:pPr>
              <w:jc w:val="center"/>
              <w:rPr>
                <w:sz w:val="16"/>
                <w:szCs w:val="16"/>
              </w:rPr>
            </w:pPr>
            <w:r w:rsidRPr="00CE63EB">
              <w:rPr>
                <w:rFonts w:eastAsia="Aptos"/>
                <w:kern w:val="2"/>
                <w:sz w:val="16"/>
                <w:szCs w:val="16"/>
              </w:rPr>
              <w:t>4.70</w:t>
            </w:r>
          </w:p>
        </w:tc>
      </w:tr>
      <w:tr w:rsidR="00232CF6" w:rsidRPr="00CE63EB" w14:paraId="644C26F2"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CA1D0A9" w14:textId="77777777" w:rsidR="00232CF6" w:rsidRPr="00CE63EB" w:rsidRDefault="00232CF6" w:rsidP="004422F2">
            <w:pPr>
              <w:jc w:val="center"/>
              <w:rPr>
                <w:sz w:val="16"/>
                <w:szCs w:val="16"/>
              </w:rPr>
            </w:pPr>
            <w:r w:rsidRPr="00CE63EB">
              <w:rPr>
                <w:sz w:val="16"/>
                <w:szCs w:val="16"/>
              </w:rPr>
              <w:t>252.01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6CEC852" w14:textId="77777777" w:rsidR="00232CF6" w:rsidRPr="00CE63EB" w:rsidRDefault="00232CF6" w:rsidP="004422F2">
            <w:pPr>
              <w:jc w:val="center"/>
              <w:rPr>
                <w:sz w:val="16"/>
                <w:szCs w:val="16"/>
              </w:rPr>
            </w:pPr>
            <w:r w:rsidRPr="00CE63EB">
              <w:rPr>
                <w:sz w:val="16"/>
                <w:szCs w:val="16"/>
              </w:rPr>
              <w:t>254.00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5E7E553" w14:textId="77777777" w:rsidR="00232CF6" w:rsidRPr="00CE63EB" w:rsidRDefault="00232CF6" w:rsidP="004422F2">
            <w:pPr>
              <w:jc w:val="center"/>
              <w:rPr>
                <w:sz w:val="16"/>
                <w:szCs w:val="16"/>
              </w:rPr>
            </w:pPr>
            <w:r w:rsidRPr="00CE63EB">
              <w:rPr>
                <w:rFonts w:eastAsia="Aptos"/>
                <w:kern w:val="2"/>
                <w:sz w:val="16"/>
                <w:szCs w:val="16"/>
              </w:rPr>
              <w:t>7.82</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C55A4F3" w14:textId="77777777" w:rsidR="00232CF6" w:rsidRPr="00CE63EB" w:rsidRDefault="00232CF6" w:rsidP="004422F2">
            <w:pPr>
              <w:jc w:val="center"/>
              <w:rPr>
                <w:sz w:val="16"/>
                <w:szCs w:val="16"/>
              </w:rPr>
            </w:pPr>
            <w:r w:rsidRPr="00CE63EB">
              <w:rPr>
                <w:rFonts w:eastAsia="Aptos"/>
                <w:kern w:val="2"/>
                <w:sz w:val="16"/>
                <w:szCs w:val="16"/>
              </w:rPr>
              <w:t>6.29</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CA5EB99" w14:textId="77777777" w:rsidR="00232CF6" w:rsidRPr="00CE63EB" w:rsidRDefault="00232CF6" w:rsidP="004422F2">
            <w:pPr>
              <w:jc w:val="center"/>
              <w:rPr>
                <w:sz w:val="16"/>
                <w:szCs w:val="16"/>
              </w:rPr>
            </w:pPr>
            <w:r w:rsidRPr="00CE63EB">
              <w:rPr>
                <w:rFonts w:eastAsia="Aptos"/>
                <w:kern w:val="2"/>
                <w:sz w:val="16"/>
                <w:szCs w:val="16"/>
              </w:rPr>
              <w:t>4.76</w:t>
            </w:r>
          </w:p>
        </w:tc>
      </w:tr>
      <w:tr w:rsidR="00232CF6" w:rsidRPr="00CE63EB" w14:paraId="3A27C9F3"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587EEE00" w14:textId="77777777" w:rsidR="00232CF6" w:rsidRPr="00CE63EB" w:rsidRDefault="00232CF6" w:rsidP="004422F2">
            <w:pPr>
              <w:jc w:val="center"/>
              <w:rPr>
                <w:sz w:val="16"/>
                <w:szCs w:val="16"/>
              </w:rPr>
            </w:pPr>
            <w:r w:rsidRPr="00CE63EB">
              <w:rPr>
                <w:sz w:val="16"/>
                <w:szCs w:val="16"/>
              </w:rPr>
              <w:t>254.01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187D58E8" w14:textId="77777777" w:rsidR="00232CF6" w:rsidRPr="00CE63EB" w:rsidRDefault="00232CF6" w:rsidP="004422F2">
            <w:pPr>
              <w:jc w:val="center"/>
              <w:rPr>
                <w:sz w:val="16"/>
                <w:szCs w:val="16"/>
              </w:rPr>
            </w:pPr>
            <w:r w:rsidRPr="00CE63EB">
              <w:rPr>
                <w:sz w:val="16"/>
                <w:szCs w:val="16"/>
              </w:rPr>
              <w:t>256.00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BC88D22" w14:textId="77777777" w:rsidR="00232CF6" w:rsidRPr="00CE63EB" w:rsidRDefault="00232CF6" w:rsidP="004422F2">
            <w:pPr>
              <w:jc w:val="center"/>
              <w:rPr>
                <w:sz w:val="16"/>
                <w:szCs w:val="16"/>
              </w:rPr>
            </w:pPr>
            <w:r w:rsidRPr="00CE63EB">
              <w:rPr>
                <w:rFonts w:eastAsia="Aptos"/>
                <w:kern w:val="2"/>
                <w:sz w:val="16"/>
                <w:szCs w:val="16"/>
              </w:rPr>
              <w:t>7.88</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7DB0473" w14:textId="77777777" w:rsidR="00232CF6" w:rsidRPr="00CE63EB" w:rsidRDefault="00232CF6" w:rsidP="004422F2">
            <w:pPr>
              <w:jc w:val="center"/>
              <w:rPr>
                <w:sz w:val="16"/>
                <w:szCs w:val="16"/>
              </w:rPr>
            </w:pPr>
            <w:r w:rsidRPr="00CE63EB">
              <w:rPr>
                <w:rFonts w:eastAsia="Aptos"/>
                <w:kern w:val="2"/>
                <w:sz w:val="16"/>
                <w:szCs w:val="16"/>
              </w:rPr>
              <w:t>6.35</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846AB56" w14:textId="77777777" w:rsidR="00232CF6" w:rsidRPr="00CE63EB" w:rsidRDefault="00232CF6" w:rsidP="004422F2">
            <w:pPr>
              <w:jc w:val="center"/>
              <w:rPr>
                <w:sz w:val="16"/>
                <w:szCs w:val="16"/>
              </w:rPr>
            </w:pPr>
            <w:r w:rsidRPr="00CE63EB">
              <w:rPr>
                <w:rFonts w:eastAsia="Aptos"/>
                <w:kern w:val="2"/>
                <w:sz w:val="16"/>
                <w:szCs w:val="16"/>
              </w:rPr>
              <w:t>4.82</w:t>
            </w:r>
          </w:p>
        </w:tc>
      </w:tr>
      <w:tr w:rsidR="00232CF6" w:rsidRPr="00CE63EB" w14:paraId="75D3F0EA"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37B429A" w14:textId="77777777" w:rsidR="00232CF6" w:rsidRPr="00CE63EB" w:rsidRDefault="00232CF6" w:rsidP="004422F2">
            <w:pPr>
              <w:jc w:val="center"/>
              <w:rPr>
                <w:sz w:val="16"/>
                <w:szCs w:val="16"/>
              </w:rPr>
            </w:pPr>
            <w:r w:rsidRPr="00CE63EB">
              <w:rPr>
                <w:sz w:val="16"/>
                <w:szCs w:val="16"/>
              </w:rPr>
              <w:t>256.01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AB6C0D2" w14:textId="77777777" w:rsidR="00232CF6" w:rsidRPr="00CE63EB" w:rsidRDefault="00232CF6" w:rsidP="004422F2">
            <w:pPr>
              <w:jc w:val="center"/>
              <w:rPr>
                <w:sz w:val="16"/>
                <w:szCs w:val="16"/>
              </w:rPr>
            </w:pPr>
            <w:r w:rsidRPr="00CE63EB">
              <w:rPr>
                <w:sz w:val="16"/>
                <w:szCs w:val="16"/>
              </w:rPr>
              <w:t>258.00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0101EF0" w14:textId="77777777" w:rsidR="00232CF6" w:rsidRPr="00CE63EB" w:rsidRDefault="00232CF6" w:rsidP="004422F2">
            <w:pPr>
              <w:jc w:val="center"/>
              <w:rPr>
                <w:sz w:val="16"/>
                <w:szCs w:val="16"/>
              </w:rPr>
            </w:pPr>
            <w:r w:rsidRPr="00CE63EB">
              <w:rPr>
                <w:rFonts w:eastAsia="Aptos"/>
                <w:kern w:val="2"/>
                <w:sz w:val="16"/>
                <w:szCs w:val="16"/>
              </w:rPr>
              <w:t>7.94</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57FD78B" w14:textId="77777777" w:rsidR="00232CF6" w:rsidRPr="00CE63EB" w:rsidRDefault="00232CF6" w:rsidP="004422F2">
            <w:pPr>
              <w:jc w:val="center"/>
              <w:rPr>
                <w:sz w:val="16"/>
                <w:szCs w:val="16"/>
              </w:rPr>
            </w:pPr>
            <w:r w:rsidRPr="00CE63EB">
              <w:rPr>
                <w:rFonts w:eastAsia="Aptos"/>
                <w:kern w:val="2"/>
                <w:sz w:val="16"/>
                <w:szCs w:val="16"/>
              </w:rPr>
              <w:t>6.41</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747CE116" w14:textId="77777777" w:rsidR="00232CF6" w:rsidRPr="00CE63EB" w:rsidRDefault="00232CF6" w:rsidP="004422F2">
            <w:pPr>
              <w:jc w:val="center"/>
              <w:rPr>
                <w:sz w:val="16"/>
                <w:szCs w:val="16"/>
              </w:rPr>
            </w:pPr>
            <w:r w:rsidRPr="00CE63EB">
              <w:rPr>
                <w:rFonts w:eastAsia="Aptos"/>
                <w:kern w:val="2"/>
                <w:sz w:val="16"/>
                <w:szCs w:val="16"/>
              </w:rPr>
              <w:t>4.88</w:t>
            </w:r>
          </w:p>
        </w:tc>
      </w:tr>
      <w:tr w:rsidR="00232CF6" w:rsidRPr="00CE63EB" w14:paraId="1CC1563C"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5ECE3ED0" w14:textId="77777777" w:rsidR="00232CF6" w:rsidRPr="00CE63EB" w:rsidRDefault="00232CF6" w:rsidP="004422F2">
            <w:pPr>
              <w:jc w:val="center"/>
              <w:rPr>
                <w:sz w:val="16"/>
                <w:szCs w:val="16"/>
              </w:rPr>
            </w:pPr>
            <w:r w:rsidRPr="00CE63EB">
              <w:rPr>
                <w:sz w:val="16"/>
                <w:szCs w:val="16"/>
              </w:rPr>
              <w:t>258.01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94C8A81" w14:textId="77777777" w:rsidR="00232CF6" w:rsidRPr="00CE63EB" w:rsidRDefault="00232CF6" w:rsidP="004422F2">
            <w:pPr>
              <w:jc w:val="center"/>
              <w:rPr>
                <w:sz w:val="16"/>
                <w:szCs w:val="16"/>
              </w:rPr>
            </w:pPr>
            <w:r w:rsidRPr="00CE63EB">
              <w:rPr>
                <w:sz w:val="16"/>
                <w:szCs w:val="16"/>
              </w:rPr>
              <w:t>260.00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86A41A3" w14:textId="77777777" w:rsidR="00232CF6" w:rsidRPr="00CE63EB" w:rsidRDefault="00232CF6" w:rsidP="004422F2">
            <w:pPr>
              <w:jc w:val="center"/>
              <w:rPr>
                <w:sz w:val="16"/>
                <w:szCs w:val="16"/>
              </w:rPr>
            </w:pPr>
            <w:r w:rsidRPr="00CE63EB">
              <w:rPr>
                <w:rFonts w:eastAsia="Aptos"/>
                <w:kern w:val="2"/>
                <w:sz w:val="16"/>
                <w:szCs w:val="16"/>
              </w:rPr>
              <w:t>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F65150F" w14:textId="77777777" w:rsidR="00232CF6" w:rsidRPr="00CE63EB" w:rsidRDefault="00232CF6" w:rsidP="004422F2">
            <w:pPr>
              <w:jc w:val="center"/>
              <w:rPr>
                <w:sz w:val="16"/>
                <w:szCs w:val="16"/>
              </w:rPr>
            </w:pPr>
            <w:r w:rsidRPr="00CE63EB">
              <w:rPr>
                <w:rFonts w:eastAsia="Aptos"/>
                <w:kern w:val="2"/>
                <w:sz w:val="16"/>
                <w:szCs w:val="16"/>
              </w:rPr>
              <w:t>6.47</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3E5AA42" w14:textId="77777777" w:rsidR="00232CF6" w:rsidRPr="00CE63EB" w:rsidRDefault="00232CF6" w:rsidP="004422F2">
            <w:pPr>
              <w:jc w:val="center"/>
              <w:rPr>
                <w:sz w:val="16"/>
                <w:szCs w:val="16"/>
              </w:rPr>
            </w:pPr>
            <w:r w:rsidRPr="00CE63EB">
              <w:rPr>
                <w:rFonts w:eastAsia="Aptos"/>
                <w:kern w:val="2"/>
                <w:sz w:val="16"/>
                <w:szCs w:val="16"/>
              </w:rPr>
              <w:t>4.94</w:t>
            </w:r>
          </w:p>
        </w:tc>
      </w:tr>
      <w:tr w:rsidR="00232CF6" w:rsidRPr="00DD5F6A" w14:paraId="502ABDEE"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015EE60" w14:textId="77777777" w:rsidR="00232CF6" w:rsidRPr="00DD5F6A" w:rsidRDefault="00232CF6" w:rsidP="004422F2">
            <w:pPr>
              <w:jc w:val="center"/>
              <w:rPr>
                <w:sz w:val="16"/>
                <w:szCs w:val="16"/>
              </w:rPr>
            </w:pPr>
            <w:r w:rsidRPr="00DD5F6A">
              <w:rPr>
                <w:sz w:val="16"/>
                <w:szCs w:val="16"/>
              </w:rPr>
              <w:t>260.01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466A3A8" w14:textId="77777777" w:rsidR="00232CF6" w:rsidRPr="00DD5F6A" w:rsidRDefault="00232CF6" w:rsidP="004422F2">
            <w:pPr>
              <w:jc w:val="center"/>
              <w:rPr>
                <w:sz w:val="16"/>
                <w:szCs w:val="16"/>
              </w:rPr>
            </w:pPr>
            <w:r w:rsidRPr="00DD5F6A">
              <w:rPr>
                <w:sz w:val="16"/>
                <w:szCs w:val="16"/>
              </w:rPr>
              <w:t>262.00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0A12226" w14:textId="77777777" w:rsidR="00232CF6" w:rsidRPr="00DD5F6A" w:rsidRDefault="00232CF6" w:rsidP="004422F2">
            <w:pPr>
              <w:jc w:val="center"/>
              <w:rPr>
                <w:sz w:val="16"/>
                <w:szCs w:val="16"/>
              </w:rPr>
            </w:pPr>
            <w:r w:rsidRPr="008B201F">
              <w:rPr>
                <w:rFonts w:eastAsia="Aptos"/>
                <w:kern w:val="2"/>
                <w:sz w:val="16"/>
                <w:szCs w:val="16"/>
              </w:rPr>
              <w:t>8.06</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0A7D58A" w14:textId="77777777" w:rsidR="00232CF6" w:rsidRPr="00DD5F6A" w:rsidRDefault="00232CF6" w:rsidP="004422F2">
            <w:pPr>
              <w:jc w:val="center"/>
              <w:rPr>
                <w:sz w:val="16"/>
                <w:szCs w:val="16"/>
              </w:rPr>
            </w:pPr>
            <w:r w:rsidRPr="008B201F">
              <w:rPr>
                <w:rFonts w:eastAsia="Aptos"/>
                <w:kern w:val="2"/>
                <w:sz w:val="16"/>
                <w:szCs w:val="16"/>
              </w:rPr>
              <w:t>6.53</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1B7B86C" w14:textId="77777777" w:rsidR="00232CF6" w:rsidRPr="00DD5F6A" w:rsidRDefault="00232CF6" w:rsidP="004422F2">
            <w:pPr>
              <w:jc w:val="center"/>
              <w:rPr>
                <w:sz w:val="16"/>
                <w:szCs w:val="16"/>
              </w:rPr>
            </w:pPr>
            <w:r w:rsidRPr="008B201F">
              <w:rPr>
                <w:rFonts w:eastAsia="Aptos"/>
                <w:kern w:val="2"/>
                <w:sz w:val="16"/>
                <w:szCs w:val="16"/>
              </w:rPr>
              <w:t>5.00</w:t>
            </w:r>
          </w:p>
        </w:tc>
      </w:tr>
      <w:tr w:rsidR="00232CF6" w:rsidRPr="00DD5F6A" w14:paraId="6CBD6AA9"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2C5443B" w14:textId="77777777" w:rsidR="00232CF6" w:rsidRPr="00DD5F6A" w:rsidRDefault="00232CF6" w:rsidP="004422F2">
            <w:pPr>
              <w:jc w:val="center"/>
              <w:rPr>
                <w:sz w:val="16"/>
                <w:szCs w:val="16"/>
              </w:rPr>
            </w:pPr>
            <w:r w:rsidRPr="00DD5F6A">
              <w:rPr>
                <w:sz w:val="16"/>
                <w:szCs w:val="16"/>
              </w:rPr>
              <w:t>262.01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4D74D12" w14:textId="77777777" w:rsidR="00232CF6" w:rsidRPr="00DD5F6A" w:rsidRDefault="00232CF6" w:rsidP="004422F2">
            <w:pPr>
              <w:jc w:val="center"/>
              <w:rPr>
                <w:sz w:val="16"/>
                <w:szCs w:val="16"/>
              </w:rPr>
            </w:pPr>
            <w:r w:rsidRPr="00DD5F6A">
              <w:rPr>
                <w:sz w:val="16"/>
                <w:szCs w:val="16"/>
              </w:rPr>
              <w:t>264.00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2B489E0" w14:textId="77777777" w:rsidR="00232CF6" w:rsidRPr="00DD5F6A" w:rsidRDefault="00232CF6" w:rsidP="004422F2">
            <w:pPr>
              <w:jc w:val="center"/>
              <w:rPr>
                <w:sz w:val="16"/>
                <w:szCs w:val="16"/>
              </w:rPr>
            </w:pPr>
            <w:r w:rsidRPr="008B201F">
              <w:rPr>
                <w:rFonts w:eastAsia="Aptos"/>
                <w:kern w:val="2"/>
                <w:sz w:val="16"/>
                <w:szCs w:val="16"/>
              </w:rPr>
              <w:t>8.13</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31A2427" w14:textId="77777777" w:rsidR="00232CF6" w:rsidRPr="00DD5F6A" w:rsidRDefault="00232CF6" w:rsidP="004422F2">
            <w:pPr>
              <w:jc w:val="center"/>
              <w:rPr>
                <w:sz w:val="16"/>
                <w:szCs w:val="16"/>
              </w:rPr>
            </w:pPr>
            <w:r w:rsidRPr="008B201F">
              <w:rPr>
                <w:rFonts w:eastAsia="Aptos"/>
                <w:kern w:val="2"/>
                <w:sz w:val="16"/>
                <w:szCs w:val="16"/>
              </w:rPr>
              <w:t>6.60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CE9B479" w14:textId="77777777" w:rsidR="00232CF6" w:rsidRPr="00DD5F6A" w:rsidRDefault="00232CF6" w:rsidP="004422F2">
            <w:pPr>
              <w:jc w:val="center"/>
              <w:rPr>
                <w:sz w:val="16"/>
                <w:szCs w:val="16"/>
              </w:rPr>
            </w:pPr>
            <w:r w:rsidRPr="008B201F">
              <w:rPr>
                <w:rFonts w:eastAsia="Aptos"/>
                <w:kern w:val="2"/>
                <w:sz w:val="16"/>
                <w:szCs w:val="16"/>
              </w:rPr>
              <w:t>5.07</w:t>
            </w:r>
          </w:p>
        </w:tc>
      </w:tr>
      <w:tr w:rsidR="00232CF6" w:rsidRPr="00DD5F6A" w14:paraId="1711A4B8"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39B1B408" w14:textId="77777777" w:rsidR="00232CF6" w:rsidRPr="00DD5F6A" w:rsidRDefault="00232CF6" w:rsidP="004422F2">
            <w:pPr>
              <w:jc w:val="center"/>
              <w:rPr>
                <w:sz w:val="16"/>
                <w:szCs w:val="16"/>
              </w:rPr>
            </w:pPr>
            <w:r w:rsidRPr="00DD5F6A">
              <w:rPr>
                <w:sz w:val="16"/>
                <w:szCs w:val="16"/>
              </w:rPr>
              <w:t>264.01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1545A44" w14:textId="77777777" w:rsidR="00232CF6" w:rsidRPr="00DD5F6A" w:rsidRDefault="00232CF6" w:rsidP="004422F2">
            <w:pPr>
              <w:jc w:val="center"/>
              <w:rPr>
                <w:sz w:val="16"/>
                <w:szCs w:val="16"/>
              </w:rPr>
            </w:pPr>
            <w:r w:rsidRPr="00DD5F6A">
              <w:rPr>
                <w:sz w:val="16"/>
                <w:szCs w:val="16"/>
              </w:rPr>
              <w:t>266.00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C17C7DB" w14:textId="77777777" w:rsidR="00232CF6" w:rsidRPr="00DD5F6A" w:rsidRDefault="00232CF6" w:rsidP="004422F2">
            <w:pPr>
              <w:jc w:val="center"/>
              <w:rPr>
                <w:sz w:val="16"/>
                <w:szCs w:val="16"/>
              </w:rPr>
            </w:pPr>
            <w:r w:rsidRPr="008B201F">
              <w:rPr>
                <w:rFonts w:eastAsia="Aptos"/>
                <w:kern w:val="2"/>
                <w:sz w:val="16"/>
                <w:szCs w:val="16"/>
              </w:rPr>
              <w:t>8.19</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75AFECA" w14:textId="77777777" w:rsidR="00232CF6" w:rsidRPr="00DD5F6A" w:rsidRDefault="00232CF6" w:rsidP="004422F2">
            <w:pPr>
              <w:jc w:val="center"/>
              <w:rPr>
                <w:sz w:val="16"/>
                <w:szCs w:val="16"/>
              </w:rPr>
            </w:pPr>
            <w:r w:rsidRPr="008B201F">
              <w:rPr>
                <w:rFonts w:eastAsia="Aptos"/>
                <w:kern w:val="2"/>
                <w:sz w:val="16"/>
                <w:szCs w:val="16"/>
              </w:rPr>
              <w:t>6.66</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8ED6A3F" w14:textId="77777777" w:rsidR="00232CF6" w:rsidRPr="00DD5F6A" w:rsidRDefault="00232CF6" w:rsidP="004422F2">
            <w:pPr>
              <w:jc w:val="center"/>
              <w:rPr>
                <w:sz w:val="16"/>
                <w:szCs w:val="16"/>
              </w:rPr>
            </w:pPr>
            <w:r w:rsidRPr="008B201F">
              <w:rPr>
                <w:rFonts w:eastAsia="Aptos"/>
                <w:kern w:val="2"/>
                <w:sz w:val="16"/>
                <w:szCs w:val="16"/>
              </w:rPr>
              <w:t>5.13</w:t>
            </w:r>
          </w:p>
        </w:tc>
      </w:tr>
      <w:tr w:rsidR="00232CF6" w:rsidRPr="00DD5F6A" w14:paraId="16CD27B7"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AE8D24E" w14:textId="77777777" w:rsidR="00232CF6" w:rsidRPr="00DD5F6A" w:rsidRDefault="00232CF6" w:rsidP="004422F2">
            <w:pPr>
              <w:jc w:val="center"/>
              <w:rPr>
                <w:sz w:val="16"/>
                <w:szCs w:val="16"/>
              </w:rPr>
            </w:pPr>
            <w:r w:rsidRPr="00DD5F6A">
              <w:rPr>
                <w:sz w:val="16"/>
                <w:szCs w:val="16"/>
              </w:rPr>
              <w:t>266.01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0D8BB4C" w14:textId="77777777" w:rsidR="00232CF6" w:rsidRPr="00DD5F6A" w:rsidRDefault="00232CF6" w:rsidP="004422F2">
            <w:pPr>
              <w:jc w:val="center"/>
              <w:rPr>
                <w:sz w:val="16"/>
                <w:szCs w:val="16"/>
              </w:rPr>
            </w:pPr>
            <w:r w:rsidRPr="00DD5F6A">
              <w:rPr>
                <w:sz w:val="16"/>
                <w:szCs w:val="16"/>
              </w:rPr>
              <w:t>268.00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5963EF5" w14:textId="77777777" w:rsidR="00232CF6" w:rsidRPr="00DD5F6A" w:rsidRDefault="00232CF6" w:rsidP="004422F2">
            <w:pPr>
              <w:jc w:val="center"/>
              <w:rPr>
                <w:sz w:val="16"/>
                <w:szCs w:val="16"/>
              </w:rPr>
            </w:pPr>
            <w:r w:rsidRPr="008B201F">
              <w:rPr>
                <w:rFonts w:eastAsia="Aptos"/>
                <w:kern w:val="2"/>
                <w:sz w:val="16"/>
                <w:szCs w:val="16"/>
              </w:rPr>
              <w:t>8.25</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FFA09A8" w14:textId="77777777" w:rsidR="00232CF6" w:rsidRPr="00DD5F6A" w:rsidRDefault="00232CF6" w:rsidP="004422F2">
            <w:pPr>
              <w:jc w:val="center"/>
              <w:rPr>
                <w:sz w:val="16"/>
                <w:szCs w:val="16"/>
              </w:rPr>
            </w:pPr>
            <w:r w:rsidRPr="008B201F">
              <w:rPr>
                <w:rFonts w:eastAsia="Aptos"/>
                <w:kern w:val="2"/>
                <w:sz w:val="16"/>
                <w:szCs w:val="16"/>
              </w:rPr>
              <w:t>6.72</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65144E7" w14:textId="77777777" w:rsidR="00232CF6" w:rsidRPr="00DD5F6A" w:rsidRDefault="00232CF6" w:rsidP="004422F2">
            <w:pPr>
              <w:jc w:val="center"/>
              <w:rPr>
                <w:sz w:val="16"/>
                <w:szCs w:val="16"/>
              </w:rPr>
            </w:pPr>
            <w:r w:rsidRPr="008B201F">
              <w:rPr>
                <w:rFonts w:eastAsia="Aptos"/>
                <w:kern w:val="2"/>
                <w:sz w:val="16"/>
                <w:szCs w:val="16"/>
              </w:rPr>
              <w:t>5.19</w:t>
            </w:r>
          </w:p>
        </w:tc>
      </w:tr>
      <w:tr w:rsidR="00232CF6" w:rsidRPr="00DD5F6A" w14:paraId="76D365D9"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57794A22" w14:textId="77777777" w:rsidR="00232CF6" w:rsidRPr="00DD5F6A" w:rsidRDefault="00232CF6" w:rsidP="004422F2">
            <w:pPr>
              <w:jc w:val="center"/>
              <w:rPr>
                <w:sz w:val="16"/>
                <w:szCs w:val="16"/>
              </w:rPr>
            </w:pPr>
            <w:r w:rsidRPr="00DD5F6A">
              <w:rPr>
                <w:sz w:val="16"/>
                <w:szCs w:val="16"/>
              </w:rPr>
              <w:t>268.01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31DCC19" w14:textId="77777777" w:rsidR="00232CF6" w:rsidRPr="00DD5F6A" w:rsidRDefault="00232CF6" w:rsidP="004422F2">
            <w:pPr>
              <w:jc w:val="center"/>
              <w:rPr>
                <w:sz w:val="16"/>
                <w:szCs w:val="16"/>
              </w:rPr>
            </w:pPr>
            <w:r w:rsidRPr="00DD5F6A">
              <w:rPr>
                <w:sz w:val="16"/>
                <w:szCs w:val="16"/>
              </w:rPr>
              <w:t>270.00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92BBB72" w14:textId="77777777" w:rsidR="00232CF6" w:rsidRPr="00DD5F6A" w:rsidRDefault="00232CF6" w:rsidP="004422F2">
            <w:pPr>
              <w:jc w:val="center"/>
              <w:rPr>
                <w:sz w:val="16"/>
                <w:szCs w:val="16"/>
              </w:rPr>
            </w:pPr>
            <w:r w:rsidRPr="008B201F">
              <w:rPr>
                <w:rFonts w:eastAsia="Aptos"/>
                <w:kern w:val="2"/>
                <w:sz w:val="16"/>
                <w:szCs w:val="16"/>
              </w:rPr>
              <w:t>8.31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DC2A827" w14:textId="77777777" w:rsidR="00232CF6" w:rsidRPr="00DD5F6A" w:rsidRDefault="00232CF6" w:rsidP="004422F2">
            <w:pPr>
              <w:jc w:val="center"/>
              <w:rPr>
                <w:sz w:val="16"/>
                <w:szCs w:val="16"/>
              </w:rPr>
            </w:pPr>
            <w:r w:rsidRPr="008B201F">
              <w:rPr>
                <w:rFonts w:eastAsia="Aptos"/>
                <w:kern w:val="2"/>
                <w:sz w:val="16"/>
                <w:szCs w:val="16"/>
              </w:rPr>
              <w:t>6.78</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FB9D2A8" w14:textId="77777777" w:rsidR="00232CF6" w:rsidRPr="00DD5F6A" w:rsidRDefault="00232CF6" w:rsidP="004422F2">
            <w:pPr>
              <w:jc w:val="center"/>
              <w:rPr>
                <w:sz w:val="16"/>
                <w:szCs w:val="16"/>
              </w:rPr>
            </w:pPr>
            <w:r w:rsidRPr="008B201F">
              <w:rPr>
                <w:rFonts w:eastAsia="Aptos"/>
                <w:kern w:val="2"/>
                <w:sz w:val="16"/>
                <w:szCs w:val="16"/>
              </w:rPr>
              <w:t>5.25</w:t>
            </w:r>
          </w:p>
        </w:tc>
      </w:tr>
      <w:tr w:rsidR="00232CF6" w:rsidRPr="00DD5F6A" w14:paraId="3889ABA9"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6F72879" w14:textId="77777777" w:rsidR="00232CF6" w:rsidRPr="00DD5F6A" w:rsidRDefault="00232CF6" w:rsidP="004422F2">
            <w:pPr>
              <w:jc w:val="center"/>
              <w:rPr>
                <w:sz w:val="16"/>
                <w:szCs w:val="16"/>
              </w:rPr>
            </w:pPr>
            <w:r w:rsidRPr="00DD5F6A">
              <w:rPr>
                <w:sz w:val="16"/>
                <w:szCs w:val="16"/>
              </w:rPr>
              <w:t>270.01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2D8807F" w14:textId="77777777" w:rsidR="00232CF6" w:rsidRPr="00DD5F6A" w:rsidRDefault="00232CF6" w:rsidP="004422F2">
            <w:pPr>
              <w:jc w:val="center"/>
              <w:rPr>
                <w:sz w:val="16"/>
                <w:szCs w:val="16"/>
              </w:rPr>
            </w:pPr>
            <w:r w:rsidRPr="00DD5F6A">
              <w:rPr>
                <w:sz w:val="16"/>
                <w:szCs w:val="16"/>
              </w:rPr>
              <w:t>272.00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6C68078" w14:textId="77777777" w:rsidR="00232CF6" w:rsidRPr="00DD5F6A" w:rsidRDefault="00232CF6" w:rsidP="004422F2">
            <w:pPr>
              <w:jc w:val="center"/>
              <w:rPr>
                <w:sz w:val="16"/>
                <w:szCs w:val="16"/>
              </w:rPr>
            </w:pPr>
            <w:r w:rsidRPr="008B201F">
              <w:rPr>
                <w:rFonts w:eastAsia="Aptos"/>
                <w:kern w:val="2"/>
                <w:sz w:val="16"/>
                <w:szCs w:val="16"/>
              </w:rPr>
              <w:t>8.37</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83B7102" w14:textId="77777777" w:rsidR="00232CF6" w:rsidRPr="00DD5F6A" w:rsidRDefault="00232CF6" w:rsidP="004422F2">
            <w:pPr>
              <w:jc w:val="center"/>
              <w:rPr>
                <w:sz w:val="16"/>
                <w:szCs w:val="16"/>
              </w:rPr>
            </w:pPr>
            <w:r w:rsidRPr="008B201F">
              <w:rPr>
                <w:rFonts w:eastAsia="Aptos"/>
                <w:kern w:val="2"/>
                <w:sz w:val="16"/>
                <w:szCs w:val="16"/>
              </w:rPr>
              <w:t>6.84</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B6B257A" w14:textId="77777777" w:rsidR="00232CF6" w:rsidRPr="00DD5F6A" w:rsidRDefault="00232CF6" w:rsidP="004422F2">
            <w:pPr>
              <w:jc w:val="center"/>
              <w:rPr>
                <w:sz w:val="16"/>
                <w:szCs w:val="16"/>
              </w:rPr>
            </w:pPr>
            <w:r w:rsidRPr="008B201F">
              <w:rPr>
                <w:rFonts w:eastAsia="Aptos"/>
                <w:kern w:val="2"/>
                <w:sz w:val="16"/>
                <w:szCs w:val="16"/>
              </w:rPr>
              <w:t>5.31</w:t>
            </w:r>
          </w:p>
        </w:tc>
      </w:tr>
      <w:tr w:rsidR="00232CF6" w:rsidRPr="00DD5F6A" w14:paraId="50A229D5"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48B5348" w14:textId="77777777" w:rsidR="00232CF6" w:rsidRPr="00DD5F6A" w:rsidRDefault="00232CF6" w:rsidP="004422F2">
            <w:pPr>
              <w:jc w:val="center"/>
              <w:rPr>
                <w:sz w:val="16"/>
                <w:szCs w:val="16"/>
              </w:rPr>
            </w:pPr>
            <w:r w:rsidRPr="00DD5F6A">
              <w:rPr>
                <w:sz w:val="16"/>
                <w:szCs w:val="16"/>
              </w:rPr>
              <w:t>272.01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0069F50" w14:textId="77777777" w:rsidR="00232CF6" w:rsidRPr="00DD5F6A" w:rsidRDefault="00232CF6" w:rsidP="004422F2">
            <w:pPr>
              <w:jc w:val="center"/>
              <w:rPr>
                <w:sz w:val="16"/>
                <w:szCs w:val="16"/>
              </w:rPr>
            </w:pPr>
            <w:r w:rsidRPr="00DD5F6A">
              <w:rPr>
                <w:sz w:val="16"/>
                <w:szCs w:val="16"/>
              </w:rPr>
              <w:t>274.00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91A95B4" w14:textId="77777777" w:rsidR="00232CF6" w:rsidRPr="00DD5F6A" w:rsidRDefault="00232CF6" w:rsidP="004422F2">
            <w:pPr>
              <w:jc w:val="center"/>
              <w:rPr>
                <w:sz w:val="16"/>
                <w:szCs w:val="16"/>
              </w:rPr>
            </w:pPr>
            <w:r w:rsidRPr="008B201F">
              <w:rPr>
                <w:rFonts w:eastAsia="Aptos"/>
                <w:kern w:val="2"/>
                <w:sz w:val="16"/>
                <w:szCs w:val="16"/>
              </w:rPr>
              <w:t>8.44</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BEE0BD4" w14:textId="77777777" w:rsidR="00232CF6" w:rsidRPr="00DD5F6A" w:rsidRDefault="00232CF6" w:rsidP="004422F2">
            <w:pPr>
              <w:jc w:val="center"/>
              <w:rPr>
                <w:sz w:val="16"/>
                <w:szCs w:val="16"/>
              </w:rPr>
            </w:pPr>
            <w:r w:rsidRPr="008B201F">
              <w:rPr>
                <w:rFonts w:eastAsia="Aptos"/>
                <w:kern w:val="2"/>
                <w:sz w:val="16"/>
                <w:szCs w:val="16"/>
              </w:rPr>
              <w:t>6.91</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648C45F" w14:textId="77777777" w:rsidR="00232CF6" w:rsidRPr="00DD5F6A" w:rsidRDefault="00232CF6" w:rsidP="004422F2">
            <w:pPr>
              <w:jc w:val="center"/>
              <w:rPr>
                <w:sz w:val="16"/>
                <w:szCs w:val="16"/>
              </w:rPr>
            </w:pPr>
            <w:r w:rsidRPr="008B201F">
              <w:rPr>
                <w:rFonts w:eastAsia="Aptos"/>
                <w:kern w:val="2"/>
                <w:sz w:val="16"/>
                <w:szCs w:val="16"/>
              </w:rPr>
              <w:t>5.38</w:t>
            </w:r>
          </w:p>
        </w:tc>
      </w:tr>
      <w:tr w:rsidR="00232CF6" w:rsidRPr="00DD5F6A" w14:paraId="1AF5F848"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82BA87E" w14:textId="77777777" w:rsidR="00232CF6" w:rsidRPr="00DD5F6A" w:rsidRDefault="00232CF6" w:rsidP="004422F2">
            <w:pPr>
              <w:jc w:val="center"/>
              <w:rPr>
                <w:sz w:val="16"/>
                <w:szCs w:val="16"/>
              </w:rPr>
            </w:pPr>
            <w:r w:rsidRPr="00DD5F6A">
              <w:rPr>
                <w:sz w:val="16"/>
                <w:szCs w:val="16"/>
              </w:rPr>
              <w:t>274.01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DEBDAFE" w14:textId="77777777" w:rsidR="00232CF6" w:rsidRPr="00DD5F6A" w:rsidRDefault="00232CF6" w:rsidP="004422F2">
            <w:pPr>
              <w:jc w:val="center"/>
              <w:rPr>
                <w:sz w:val="16"/>
                <w:szCs w:val="16"/>
              </w:rPr>
            </w:pPr>
            <w:r w:rsidRPr="00DD5F6A">
              <w:rPr>
                <w:sz w:val="16"/>
                <w:szCs w:val="16"/>
              </w:rPr>
              <w:t>276.00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C3D076F" w14:textId="77777777" w:rsidR="00232CF6" w:rsidRPr="00DD5F6A" w:rsidRDefault="00232CF6" w:rsidP="004422F2">
            <w:pPr>
              <w:jc w:val="center"/>
              <w:rPr>
                <w:sz w:val="16"/>
                <w:szCs w:val="16"/>
              </w:rPr>
            </w:pPr>
            <w:r w:rsidRPr="008B201F">
              <w:rPr>
                <w:rFonts w:eastAsia="Aptos"/>
                <w:kern w:val="2"/>
                <w:sz w:val="16"/>
                <w:szCs w:val="16"/>
              </w:rPr>
              <w:t>8.50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C52F9E6" w14:textId="77777777" w:rsidR="00232CF6" w:rsidRPr="00DD5F6A" w:rsidRDefault="00232CF6" w:rsidP="004422F2">
            <w:pPr>
              <w:jc w:val="center"/>
              <w:rPr>
                <w:sz w:val="16"/>
                <w:szCs w:val="16"/>
              </w:rPr>
            </w:pPr>
            <w:r w:rsidRPr="008B201F">
              <w:rPr>
                <w:rFonts w:eastAsia="Aptos"/>
                <w:kern w:val="2"/>
                <w:sz w:val="16"/>
                <w:szCs w:val="16"/>
              </w:rPr>
              <w:t>6.97</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4649DED2" w14:textId="77777777" w:rsidR="00232CF6" w:rsidRPr="00DD5F6A" w:rsidRDefault="00232CF6" w:rsidP="004422F2">
            <w:pPr>
              <w:jc w:val="center"/>
              <w:rPr>
                <w:sz w:val="16"/>
                <w:szCs w:val="16"/>
              </w:rPr>
            </w:pPr>
            <w:r w:rsidRPr="008B201F">
              <w:rPr>
                <w:rFonts w:eastAsia="Aptos"/>
                <w:kern w:val="2"/>
                <w:sz w:val="16"/>
                <w:szCs w:val="16"/>
              </w:rPr>
              <w:t>5.44</w:t>
            </w:r>
          </w:p>
        </w:tc>
      </w:tr>
      <w:tr w:rsidR="00232CF6" w:rsidRPr="00DD5F6A" w14:paraId="52C193C7"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9429B66" w14:textId="77777777" w:rsidR="00232CF6" w:rsidRPr="00DD5F6A" w:rsidRDefault="00232CF6" w:rsidP="004422F2">
            <w:pPr>
              <w:jc w:val="center"/>
              <w:rPr>
                <w:sz w:val="16"/>
                <w:szCs w:val="16"/>
              </w:rPr>
            </w:pPr>
            <w:r w:rsidRPr="00DD5F6A">
              <w:rPr>
                <w:sz w:val="16"/>
                <w:szCs w:val="16"/>
              </w:rPr>
              <w:t>276.01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B508F91" w14:textId="77777777" w:rsidR="00232CF6" w:rsidRPr="00DD5F6A" w:rsidRDefault="00232CF6" w:rsidP="004422F2">
            <w:pPr>
              <w:jc w:val="center"/>
              <w:rPr>
                <w:sz w:val="16"/>
                <w:szCs w:val="16"/>
              </w:rPr>
            </w:pPr>
            <w:r w:rsidRPr="00DD5F6A">
              <w:rPr>
                <w:sz w:val="16"/>
                <w:szCs w:val="16"/>
              </w:rPr>
              <w:t>278.00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CA07CA7" w14:textId="77777777" w:rsidR="00232CF6" w:rsidRPr="00DD5F6A" w:rsidRDefault="00232CF6" w:rsidP="004422F2">
            <w:pPr>
              <w:jc w:val="center"/>
              <w:rPr>
                <w:sz w:val="16"/>
                <w:szCs w:val="16"/>
              </w:rPr>
            </w:pPr>
            <w:r w:rsidRPr="008B201F">
              <w:rPr>
                <w:rFonts w:eastAsia="Aptos"/>
                <w:kern w:val="2"/>
                <w:sz w:val="16"/>
                <w:szCs w:val="16"/>
              </w:rPr>
              <w:t>8.56</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3DAD760" w14:textId="77777777" w:rsidR="00232CF6" w:rsidRPr="00DD5F6A" w:rsidRDefault="00232CF6" w:rsidP="004422F2">
            <w:pPr>
              <w:jc w:val="center"/>
              <w:rPr>
                <w:sz w:val="16"/>
                <w:szCs w:val="16"/>
              </w:rPr>
            </w:pPr>
            <w:r w:rsidRPr="008B201F">
              <w:rPr>
                <w:rFonts w:eastAsia="Aptos"/>
                <w:kern w:val="2"/>
                <w:sz w:val="16"/>
                <w:szCs w:val="16"/>
              </w:rPr>
              <w:t>7.03</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D856D5F" w14:textId="77777777" w:rsidR="00232CF6" w:rsidRPr="00DD5F6A" w:rsidRDefault="00232CF6" w:rsidP="004422F2">
            <w:pPr>
              <w:jc w:val="center"/>
              <w:rPr>
                <w:sz w:val="16"/>
                <w:szCs w:val="16"/>
              </w:rPr>
            </w:pPr>
            <w:r w:rsidRPr="008B201F">
              <w:rPr>
                <w:rFonts w:eastAsia="Aptos"/>
                <w:kern w:val="2"/>
                <w:sz w:val="16"/>
                <w:szCs w:val="16"/>
              </w:rPr>
              <w:t>5.50</w:t>
            </w:r>
          </w:p>
        </w:tc>
      </w:tr>
      <w:tr w:rsidR="00232CF6" w:rsidRPr="00DD5F6A" w14:paraId="03240F33"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74F10F5" w14:textId="77777777" w:rsidR="00232CF6" w:rsidRPr="00DD5F6A" w:rsidRDefault="00232CF6" w:rsidP="004422F2">
            <w:pPr>
              <w:jc w:val="center"/>
              <w:rPr>
                <w:sz w:val="16"/>
                <w:szCs w:val="16"/>
              </w:rPr>
            </w:pPr>
            <w:r w:rsidRPr="00DD5F6A">
              <w:rPr>
                <w:sz w:val="16"/>
                <w:szCs w:val="16"/>
              </w:rPr>
              <w:t>278.01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F4A74C6" w14:textId="77777777" w:rsidR="00232CF6" w:rsidRPr="00DD5F6A" w:rsidRDefault="00232CF6" w:rsidP="004422F2">
            <w:pPr>
              <w:jc w:val="center"/>
              <w:rPr>
                <w:sz w:val="16"/>
                <w:szCs w:val="16"/>
              </w:rPr>
            </w:pPr>
            <w:r w:rsidRPr="00DD5F6A">
              <w:rPr>
                <w:sz w:val="16"/>
                <w:szCs w:val="16"/>
              </w:rPr>
              <w:t>280.00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66EADBD" w14:textId="77777777" w:rsidR="00232CF6" w:rsidRPr="00DD5F6A" w:rsidRDefault="00232CF6" w:rsidP="004422F2">
            <w:pPr>
              <w:jc w:val="center"/>
              <w:rPr>
                <w:sz w:val="16"/>
                <w:szCs w:val="16"/>
              </w:rPr>
            </w:pPr>
            <w:r w:rsidRPr="008B201F">
              <w:rPr>
                <w:rFonts w:eastAsia="Aptos"/>
                <w:kern w:val="2"/>
                <w:sz w:val="16"/>
                <w:szCs w:val="16"/>
              </w:rPr>
              <w:t>8.62</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F0C1563" w14:textId="77777777" w:rsidR="00232CF6" w:rsidRPr="00DD5F6A" w:rsidRDefault="00232CF6" w:rsidP="004422F2">
            <w:pPr>
              <w:jc w:val="center"/>
              <w:rPr>
                <w:sz w:val="16"/>
                <w:szCs w:val="16"/>
              </w:rPr>
            </w:pPr>
            <w:r w:rsidRPr="008B201F">
              <w:rPr>
                <w:rFonts w:eastAsia="Aptos"/>
                <w:kern w:val="2"/>
                <w:sz w:val="16"/>
                <w:szCs w:val="16"/>
              </w:rPr>
              <w:t>7.09</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D9D35C2" w14:textId="77777777" w:rsidR="00232CF6" w:rsidRPr="00DD5F6A" w:rsidRDefault="00232CF6" w:rsidP="004422F2">
            <w:pPr>
              <w:jc w:val="center"/>
              <w:rPr>
                <w:sz w:val="16"/>
                <w:szCs w:val="16"/>
              </w:rPr>
            </w:pPr>
            <w:r w:rsidRPr="008B201F">
              <w:rPr>
                <w:rFonts w:eastAsia="Aptos"/>
                <w:kern w:val="2"/>
                <w:sz w:val="16"/>
                <w:szCs w:val="16"/>
              </w:rPr>
              <w:t>5.56</w:t>
            </w:r>
          </w:p>
        </w:tc>
      </w:tr>
      <w:tr w:rsidR="00232CF6" w:rsidRPr="00DD5F6A" w14:paraId="2430B551"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967C217" w14:textId="77777777" w:rsidR="00232CF6" w:rsidRPr="00DD5F6A" w:rsidRDefault="00232CF6" w:rsidP="004422F2">
            <w:pPr>
              <w:jc w:val="center"/>
              <w:rPr>
                <w:sz w:val="16"/>
                <w:szCs w:val="16"/>
              </w:rPr>
            </w:pPr>
            <w:r w:rsidRPr="00DD5F6A">
              <w:rPr>
                <w:sz w:val="16"/>
                <w:szCs w:val="16"/>
              </w:rPr>
              <w:t>280.01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C8DA66E" w14:textId="77777777" w:rsidR="00232CF6" w:rsidRPr="00DD5F6A" w:rsidRDefault="00232CF6" w:rsidP="004422F2">
            <w:pPr>
              <w:jc w:val="center"/>
              <w:rPr>
                <w:sz w:val="16"/>
                <w:szCs w:val="16"/>
              </w:rPr>
            </w:pPr>
            <w:r w:rsidRPr="00DD5F6A">
              <w:rPr>
                <w:sz w:val="16"/>
                <w:szCs w:val="16"/>
              </w:rPr>
              <w:t>282.00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1368BAD" w14:textId="77777777" w:rsidR="00232CF6" w:rsidRPr="00DD5F6A" w:rsidRDefault="00232CF6" w:rsidP="004422F2">
            <w:pPr>
              <w:jc w:val="center"/>
              <w:rPr>
                <w:sz w:val="16"/>
                <w:szCs w:val="16"/>
              </w:rPr>
            </w:pPr>
            <w:r w:rsidRPr="008B201F">
              <w:rPr>
                <w:rFonts w:eastAsia="Aptos"/>
                <w:kern w:val="2"/>
                <w:sz w:val="16"/>
                <w:szCs w:val="16"/>
              </w:rPr>
              <w:t>8.68</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4992ACA" w14:textId="77777777" w:rsidR="00232CF6" w:rsidRPr="00DD5F6A" w:rsidRDefault="00232CF6" w:rsidP="004422F2">
            <w:pPr>
              <w:jc w:val="center"/>
              <w:rPr>
                <w:sz w:val="16"/>
                <w:szCs w:val="16"/>
              </w:rPr>
            </w:pPr>
            <w:r w:rsidRPr="008B201F">
              <w:rPr>
                <w:rFonts w:eastAsia="Aptos"/>
                <w:kern w:val="2"/>
                <w:sz w:val="16"/>
                <w:szCs w:val="16"/>
              </w:rPr>
              <w:t>7.15</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430B510A" w14:textId="77777777" w:rsidR="00232CF6" w:rsidRPr="00DD5F6A" w:rsidRDefault="00232CF6" w:rsidP="004422F2">
            <w:pPr>
              <w:jc w:val="center"/>
              <w:rPr>
                <w:sz w:val="16"/>
                <w:szCs w:val="16"/>
              </w:rPr>
            </w:pPr>
            <w:r w:rsidRPr="008B201F">
              <w:rPr>
                <w:rFonts w:eastAsia="Aptos"/>
                <w:kern w:val="2"/>
                <w:sz w:val="16"/>
                <w:szCs w:val="16"/>
              </w:rPr>
              <w:t>5.62</w:t>
            </w:r>
          </w:p>
        </w:tc>
      </w:tr>
      <w:tr w:rsidR="00232CF6" w:rsidRPr="00DD5F6A" w14:paraId="452B966F"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BA89F3E" w14:textId="77777777" w:rsidR="00232CF6" w:rsidRPr="00DD5F6A" w:rsidRDefault="00232CF6" w:rsidP="004422F2">
            <w:pPr>
              <w:jc w:val="center"/>
              <w:rPr>
                <w:sz w:val="16"/>
                <w:szCs w:val="16"/>
              </w:rPr>
            </w:pPr>
            <w:r w:rsidRPr="00DD5F6A">
              <w:rPr>
                <w:sz w:val="16"/>
                <w:szCs w:val="16"/>
              </w:rPr>
              <w:t>282.01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0EF1FDEB" w14:textId="77777777" w:rsidR="00232CF6" w:rsidRPr="00DD5F6A" w:rsidRDefault="00232CF6" w:rsidP="004422F2">
            <w:pPr>
              <w:jc w:val="center"/>
              <w:rPr>
                <w:sz w:val="16"/>
                <w:szCs w:val="16"/>
              </w:rPr>
            </w:pPr>
            <w:r w:rsidRPr="00DD5F6A">
              <w:rPr>
                <w:sz w:val="16"/>
                <w:szCs w:val="16"/>
              </w:rPr>
              <w:t>284.00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4A6E587" w14:textId="77777777" w:rsidR="00232CF6" w:rsidRPr="00DD5F6A" w:rsidRDefault="00232CF6" w:rsidP="004422F2">
            <w:pPr>
              <w:jc w:val="center"/>
              <w:rPr>
                <w:sz w:val="16"/>
                <w:szCs w:val="16"/>
              </w:rPr>
            </w:pPr>
            <w:r w:rsidRPr="008B201F">
              <w:rPr>
                <w:rFonts w:eastAsia="Aptos"/>
                <w:kern w:val="2"/>
                <w:sz w:val="16"/>
                <w:szCs w:val="16"/>
              </w:rPr>
              <w:t>8.74</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1C05EFC" w14:textId="77777777" w:rsidR="00232CF6" w:rsidRPr="00DD5F6A" w:rsidRDefault="00232CF6" w:rsidP="004422F2">
            <w:pPr>
              <w:jc w:val="center"/>
              <w:rPr>
                <w:sz w:val="16"/>
                <w:szCs w:val="16"/>
              </w:rPr>
            </w:pPr>
            <w:r w:rsidRPr="008B201F">
              <w:rPr>
                <w:rFonts w:eastAsia="Aptos"/>
                <w:kern w:val="2"/>
                <w:sz w:val="16"/>
                <w:szCs w:val="16"/>
              </w:rPr>
              <w:t>7.21</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C08B59A" w14:textId="77777777" w:rsidR="00232CF6" w:rsidRPr="00DD5F6A" w:rsidRDefault="00232CF6" w:rsidP="004422F2">
            <w:pPr>
              <w:jc w:val="center"/>
              <w:rPr>
                <w:sz w:val="16"/>
                <w:szCs w:val="16"/>
              </w:rPr>
            </w:pPr>
            <w:r w:rsidRPr="008B201F">
              <w:rPr>
                <w:rFonts w:eastAsia="Aptos"/>
                <w:kern w:val="2"/>
                <w:sz w:val="16"/>
                <w:szCs w:val="16"/>
              </w:rPr>
              <w:t>5.68</w:t>
            </w:r>
          </w:p>
        </w:tc>
      </w:tr>
      <w:tr w:rsidR="00232CF6" w:rsidRPr="00DD5F6A" w14:paraId="242F77AE"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3436F0B9" w14:textId="77777777" w:rsidR="00232CF6" w:rsidRPr="00DD5F6A" w:rsidRDefault="00232CF6" w:rsidP="004422F2">
            <w:pPr>
              <w:jc w:val="center"/>
              <w:rPr>
                <w:sz w:val="16"/>
                <w:szCs w:val="16"/>
              </w:rPr>
            </w:pPr>
            <w:r w:rsidRPr="00DD5F6A">
              <w:rPr>
                <w:sz w:val="16"/>
                <w:szCs w:val="16"/>
              </w:rPr>
              <w:t>284.01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ABDBF3A" w14:textId="77777777" w:rsidR="00232CF6" w:rsidRPr="00DD5F6A" w:rsidRDefault="00232CF6" w:rsidP="004422F2">
            <w:pPr>
              <w:jc w:val="center"/>
              <w:rPr>
                <w:sz w:val="16"/>
                <w:szCs w:val="16"/>
              </w:rPr>
            </w:pPr>
            <w:r w:rsidRPr="00DD5F6A">
              <w:rPr>
                <w:sz w:val="16"/>
                <w:szCs w:val="16"/>
              </w:rPr>
              <w:t>286.00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C5DDBA1" w14:textId="77777777" w:rsidR="00232CF6" w:rsidRPr="00DD5F6A" w:rsidRDefault="00232CF6" w:rsidP="004422F2">
            <w:pPr>
              <w:jc w:val="center"/>
              <w:rPr>
                <w:sz w:val="16"/>
                <w:szCs w:val="16"/>
              </w:rPr>
            </w:pPr>
            <w:r w:rsidRPr="008B201F">
              <w:rPr>
                <w:rFonts w:eastAsia="Aptos"/>
                <w:kern w:val="2"/>
                <w:sz w:val="16"/>
                <w:szCs w:val="16"/>
              </w:rPr>
              <w:t>8.81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7BF74DF" w14:textId="77777777" w:rsidR="00232CF6" w:rsidRPr="00DD5F6A" w:rsidRDefault="00232CF6" w:rsidP="004422F2">
            <w:pPr>
              <w:jc w:val="center"/>
              <w:rPr>
                <w:sz w:val="16"/>
                <w:szCs w:val="16"/>
              </w:rPr>
            </w:pPr>
            <w:r w:rsidRPr="008B201F">
              <w:rPr>
                <w:rFonts w:eastAsia="Aptos"/>
                <w:kern w:val="2"/>
                <w:sz w:val="16"/>
                <w:szCs w:val="16"/>
              </w:rPr>
              <w:t>7.28</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6F3707E" w14:textId="77777777" w:rsidR="00232CF6" w:rsidRPr="00DD5F6A" w:rsidRDefault="00232CF6" w:rsidP="004422F2">
            <w:pPr>
              <w:jc w:val="center"/>
              <w:rPr>
                <w:sz w:val="16"/>
                <w:szCs w:val="16"/>
              </w:rPr>
            </w:pPr>
            <w:r w:rsidRPr="008B201F">
              <w:rPr>
                <w:rFonts w:eastAsia="Aptos"/>
                <w:kern w:val="2"/>
                <w:sz w:val="16"/>
                <w:szCs w:val="16"/>
              </w:rPr>
              <w:t>5.75</w:t>
            </w:r>
          </w:p>
        </w:tc>
      </w:tr>
      <w:tr w:rsidR="00232CF6" w:rsidRPr="00DD5F6A" w14:paraId="16C85D57"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C0F02E3" w14:textId="77777777" w:rsidR="00232CF6" w:rsidRPr="00DD5F6A" w:rsidRDefault="00232CF6" w:rsidP="004422F2">
            <w:pPr>
              <w:jc w:val="center"/>
              <w:rPr>
                <w:sz w:val="16"/>
                <w:szCs w:val="16"/>
              </w:rPr>
            </w:pPr>
            <w:r w:rsidRPr="00DD5F6A">
              <w:rPr>
                <w:sz w:val="16"/>
                <w:szCs w:val="16"/>
              </w:rPr>
              <w:t>286.01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6EE8C89" w14:textId="77777777" w:rsidR="00232CF6" w:rsidRPr="00DD5F6A" w:rsidRDefault="00232CF6" w:rsidP="004422F2">
            <w:pPr>
              <w:jc w:val="center"/>
              <w:rPr>
                <w:sz w:val="16"/>
                <w:szCs w:val="16"/>
              </w:rPr>
            </w:pPr>
            <w:r w:rsidRPr="00DD5F6A">
              <w:rPr>
                <w:sz w:val="16"/>
                <w:szCs w:val="16"/>
              </w:rPr>
              <w:t>288.00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8926E50" w14:textId="77777777" w:rsidR="00232CF6" w:rsidRPr="00DD5F6A" w:rsidRDefault="00232CF6" w:rsidP="004422F2">
            <w:pPr>
              <w:jc w:val="center"/>
              <w:rPr>
                <w:sz w:val="16"/>
                <w:szCs w:val="16"/>
              </w:rPr>
            </w:pPr>
            <w:r w:rsidRPr="008B201F">
              <w:rPr>
                <w:rFonts w:eastAsia="Aptos"/>
                <w:kern w:val="2"/>
                <w:sz w:val="16"/>
                <w:szCs w:val="16"/>
              </w:rPr>
              <w:t>8.87</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49EC75B" w14:textId="77777777" w:rsidR="00232CF6" w:rsidRPr="00DD5F6A" w:rsidRDefault="00232CF6" w:rsidP="004422F2">
            <w:pPr>
              <w:jc w:val="center"/>
              <w:rPr>
                <w:sz w:val="16"/>
                <w:szCs w:val="16"/>
              </w:rPr>
            </w:pPr>
            <w:r w:rsidRPr="008B201F">
              <w:rPr>
                <w:rFonts w:eastAsia="Aptos"/>
                <w:kern w:val="2"/>
                <w:sz w:val="16"/>
                <w:szCs w:val="16"/>
              </w:rPr>
              <w:t>7.34</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A52D529" w14:textId="77777777" w:rsidR="00232CF6" w:rsidRPr="00DD5F6A" w:rsidRDefault="00232CF6" w:rsidP="004422F2">
            <w:pPr>
              <w:jc w:val="center"/>
              <w:rPr>
                <w:sz w:val="16"/>
                <w:szCs w:val="16"/>
              </w:rPr>
            </w:pPr>
            <w:r w:rsidRPr="008B201F">
              <w:rPr>
                <w:rFonts w:eastAsia="Aptos"/>
                <w:kern w:val="2"/>
                <w:sz w:val="16"/>
                <w:szCs w:val="16"/>
              </w:rPr>
              <w:t>5.81</w:t>
            </w:r>
          </w:p>
        </w:tc>
      </w:tr>
      <w:tr w:rsidR="00232CF6" w:rsidRPr="00DD5F6A" w14:paraId="5D411CD0"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FB1851C" w14:textId="77777777" w:rsidR="00232CF6" w:rsidRPr="00DD5F6A" w:rsidRDefault="00232CF6" w:rsidP="004422F2">
            <w:pPr>
              <w:jc w:val="center"/>
              <w:rPr>
                <w:sz w:val="16"/>
                <w:szCs w:val="16"/>
              </w:rPr>
            </w:pPr>
            <w:r w:rsidRPr="00DD5F6A">
              <w:rPr>
                <w:sz w:val="16"/>
                <w:szCs w:val="16"/>
              </w:rPr>
              <w:t>288.01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84C46FB" w14:textId="77777777" w:rsidR="00232CF6" w:rsidRPr="00DD5F6A" w:rsidRDefault="00232CF6" w:rsidP="004422F2">
            <w:pPr>
              <w:jc w:val="center"/>
              <w:rPr>
                <w:sz w:val="16"/>
                <w:szCs w:val="16"/>
              </w:rPr>
            </w:pPr>
            <w:r w:rsidRPr="00DD5F6A">
              <w:rPr>
                <w:sz w:val="16"/>
                <w:szCs w:val="16"/>
              </w:rPr>
              <w:t>290.00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14BF3C9" w14:textId="77777777" w:rsidR="00232CF6" w:rsidRPr="00DD5F6A" w:rsidRDefault="00232CF6" w:rsidP="004422F2">
            <w:pPr>
              <w:jc w:val="center"/>
              <w:rPr>
                <w:sz w:val="16"/>
                <w:szCs w:val="16"/>
              </w:rPr>
            </w:pPr>
            <w:r w:rsidRPr="008B201F">
              <w:rPr>
                <w:rFonts w:eastAsia="Aptos"/>
                <w:kern w:val="2"/>
                <w:sz w:val="16"/>
                <w:szCs w:val="16"/>
              </w:rPr>
              <w:t>8.93</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9D42F5F" w14:textId="77777777" w:rsidR="00232CF6" w:rsidRPr="00DD5F6A" w:rsidRDefault="00232CF6" w:rsidP="004422F2">
            <w:pPr>
              <w:jc w:val="center"/>
              <w:rPr>
                <w:sz w:val="16"/>
                <w:szCs w:val="16"/>
              </w:rPr>
            </w:pPr>
            <w:r w:rsidRPr="008B201F">
              <w:rPr>
                <w:rFonts w:eastAsia="Aptos"/>
                <w:kern w:val="2"/>
                <w:sz w:val="16"/>
                <w:szCs w:val="16"/>
              </w:rPr>
              <w:t>7.40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C2A490B" w14:textId="77777777" w:rsidR="00232CF6" w:rsidRPr="00DD5F6A" w:rsidRDefault="00232CF6" w:rsidP="004422F2">
            <w:pPr>
              <w:jc w:val="center"/>
              <w:rPr>
                <w:sz w:val="16"/>
                <w:szCs w:val="16"/>
              </w:rPr>
            </w:pPr>
            <w:r w:rsidRPr="008B201F">
              <w:rPr>
                <w:rFonts w:eastAsia="Aptos"/>
                <w:kern w:val="2"/>
                <w:sz w:val="16"/>
                <w:szCs w:val="16"/>
              </w:rPr>
              <w:t>5.87</w:t>
            </w:r>
          </w:p>
        </w:tc>
      </w:tr>
      <w:tr w:rsidR="00232CF6" w:rsidRPr="00DD5F6A" w14:paraId="00389293"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5FB2E08" w14:textId="77777777" w:rsidR="00232CF6" w:rsidRPr="00DD5F6A" w:rsidRDefault="00232CF6" w:rsidP="004422F2">
            <w:pPr>
              <w:jc w:val="center"/>
              <w:rPr>
                <w:sz w:val="16"/>
                <w:szCs w:val="16"/>
              </w:rPr>
            </w:pPr>
            <w:r w:rsidRPr="00DD5F6A">
              <w:rPr>
                <w:sz w:val="16"/>
                <w:szCs w:val="16"/>
              </w:rPr>
              <w:t>290.01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021B3E9" w14:textId="77777777" w:rsidR="00232CF6" w:rsidRPr="00DD5F6A" w:rsidRDefault="00232CF6" w:rsidP="004422F2">
            <w:pPr>
              <w:jc w:val="center"/>
              <w:rPr>
                <w:sz w:val="16"/>
                <w:szCs w:val="16"/>
              </w:rPr>
            </w:pPr>
            <w:r w:rsidRPr="00DD5F6A">
              <w:rPr>
                <w:sz w:val="16"/>
                <w:szCs w:val="16"/>
              </w:rPr>
              <w:t>292.00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7FFC4AB" w14:textId="77777777" w:rsidR="00232CF6" w:rsidRPr="00DD5F6A" w:rsidRDefault="00232CF6" w:rsidP="004422F2">
            <w:pPr>
              <w:jc w:val="center"/>
              <w:rPr>
                <w:sz w:val="16"/>
                <w:szCs w:val="16"/>
              </w:rPr>
            </w:pPr>
            <w:r w:rsidRPr="008B201F">
              <w:rPr>
                <w:rFonts w:eastAsia="Aptos"/>
                <w:kern w:val="2"/>
                <w:sz w:val="16"/>
                <w:szCs w:val="16"/>
              </w:rPr>
              <w:t>8.99</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A28917D" w14:textId="77777777" w:rsidR="00232CF6" w:rsidRPr="00DD5F6A" w:rsidRDefault="00232CF6" w:rsidP="004422F2">
            <w:pPr>
              <w:jc w:val="center"/>
              <w:rPr>
                <w:sz w:val="16"/>
                <w:szCs w:val="16"/>
              </w:rPr>
            </w:pPr>
            <w:r w:rsidRPr="008B201F">
              <w:rPr>
                <w:rFonts w:eastAsia="Aptos"/>
                <w:kern w:val="2"/>
                <w:sz w:val="16"/>
                <w:szCs w:val="16"/>
              </w:rPr>
              <w:t>7.46</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1623930" w14:textId="77777777" w:rsidR="00232CF6" w:rsidRPr="00DD5F6A" w:rsidRDefault="00232CF6" w:rsidP="004422F2">
            <w:pPr>
              <w:jc w:val="center"/>
              <w:rPr>
                <w:sz w:val="16"/>
                <w:szCs w:val="16"/>
              </w:rPr>
            </w:pPr>
            <w:r w:rsidRPr="008B201F">
              <w:rPr>
                <w:rFonts w:eastAsia="Aptos"/>
                <w:kern w:val="2"/>
                <w:sz w:val="16"/>
                <w:szCs w:val="16"/>
              </w:rPr>
              <w:t>5.93</w:t>
            </w:r>
          </w:p>
        </w:tc>
      </w:tr>
      <w:tr w:rsidR="00232CF6" w:rsidRPr="00DD5F6A" w14:paraId="6149B834"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55BC45B" w14:textId="77777777" w:rsidR="00232CF6" w:rsidRPr="00DD5F6A" w:rsidRDefault="00232CF6" w:rsidP="004422F2">
            <w:pPr>
              <w:jc w:val="center"/>
              <w:rPr>
                <w:sz w:val="16"/>
                <w:szCs w:val="16"/>
              </w:rPr>
            </w:pPr>
            <w:r w:rsidRPr="00DD5F6A">
              <w:rPr>
                <w:sz w:val="16"/>
                <w:szCs w:val="16"/>
              </w:rPr>
              <w:t>292.01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C889E50" w14:textId="77777777" w:rsidR="00232CF6" w:rsidRPr="00DD5F6A" w:rsidRDefault="00232CF6" w:rsidP="004422F2">
            <w:pPr>
              <w:jc w:val="center"/>
              <w:rPr>
                <w:sz w:val="16"/>
                <w:szCs w:val="16"/>
              </w:rPr>
            </w:pPr>
            <w:r w:rsidRPr="00DD5F6A">
              <w:rPr>
                <w:sz w:val="16"/>
                <w:szCs w:val="16"/>
              </w:rPr>
              <w:t>294.00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02E67AB" w14:textId="77777777" w:rsidR="00232CF6" w:rsidRPr="00DD5F6A" w:rsidRDefault="00232CF6" w:rsidP="004422F2">
            <w:pPr>
              <w:jc w:val="center"/>
              <w:rPr>
                <w:sz w:val="16"/>
                <w:szCs w:val="16"/>
              </w:rPr>
            </w:pPr>
            <w:r w:rsidRPr="008B201F">
              <w:rPr>
                <w:rFonts w:eastAsia="Aptos"/>
                <w:kern w:val="2"/>
                <w:sz w:val="16"/>
                <w:szCs w:val="16"/>
              </w:rPr>
              <w:t>9.05</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F4BD9DF" w14:textId="77777777" w:rsidR="00232CF6" w:rsidRPr="00DD5F6A" w:rsidRDefault="00232CF6" w:rsidP="004422F2">
            <w:pPr>
              <w:jc w:val="center"/>
              <w:rPr>
                <w:sz w:val="16"/>
                <w:szCs w:val="16"/>
              </w:rPr>
            </w:pPr>
            <w:r w:rsidRPr="008B201F">
              <w:rPr>
                <w:rFonts w:eastAsia="Aptos"/>
                <w:kern w:val="2"/>
                <w:sz w:val="16"/>
                <w:szCs w:val="16"/>
              </w:rPr>
              <w:t>7.52</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BF2162F" w14:textId="77777777" w:rsidR="00232CF6" w:rsidRPr="00DD5F6A" w:rsidRDefault="00232CF6" w:rsidP="004422F2">
            <w:pPr>
              <w:jc w:val="center"/>
              <w:rPr>
                <w:sz w:val="16"/>
                <w:szCs w:val="16"/>
              </w:rPr>
            </w:pPr>
            <w:r w:rsidRPr="008B201F">
              <w:rPr>
                <w:rFonts w:eastAsia="Aptos"/>
                <w:kern w:val="2"/>
                <w:sz w:val="16"/>
                <w:szCs w:val="16"/>
              </w:rPr>
              <w:t>5.99</w:t>
            </w:r>
          </w:p>
        </w:tc>
      </w:tr>
      <w:tr w:rsidR="00232CF6" w:rsidRPr="00DD5F6A" w14:paraId="03C67910"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42C8665" w14:textId="77777777" w:rsidR="00232CF6" w:rsidRPr="00DD5F6A" w:rsidRDefault="00232CF6" w:rsidP="004422F2">
            <w:pPr>
              <w:jc w:val="center"/>
              <w:rPr>
                <w:sz w:val="16"/>
                <w:szCs w:val="16"/>
              </w:rPr>
            </w:pPr>
            <w:r w:rsidRPr="00DD5F6A">
              <w:rPr>
                <w:sz w:val="16"/>
                <w:szCs w:val="16"/>
              </w:rPr>
              <w:t>294.01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1B2CB2ED" w14:textId="77777777" w:rsidR="00232CF6" w:rsidRPr="00DD5F6A" w:rsidRDefault="00232CF6" w:rsidP="004422F2">
            <w:pPr>
              <w:jc w:val="center"/>
              <w:rPr>
                <w:sz w:val="16"/>
                <w:szCs w:val="16"/>
              </w:rPr>
            </w:pPr>
            <w:r w:rsidRPr="00DD5F6A">
              <w:rPr>
                <w:sz w:val="16"/>
                <w:szCs w:val="16"/>
              </w:rPr>
              <w:t>296.00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CD8E699" w14:textId="77777777" w:rsidR="00232CF6" w:rsidRPr="00DD5F6A" w:rsidRDefault="00232CF6" w:rsidP="004422F2">
            <w:pPr>
              <w:jc w:val="center"/>
              <w:rPr>
                <w:sz w:val="16"/>
                <w:szCs w:val="16"/>
              </w:rPr>
            </w:pPr>
            <w:r w:rsidRPr="008B201F">
              <w:rPr>
                <w:rFonts w:eastAsia="Aptos"/>
                <w:kern w:val="2"/>
                <w:sz w:val="16"/>
                <w:szCs w:val="16"/>
              </w:rPr>
              <w:t>9.12</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8132D69" w14:textId="77777777" w:rsidR="00232CF6" w:rsidRPr="00DD5F6A" w:rsidRDefault="00232CF6" w:rsidP="004422F2">
            <w:pPr>
              <w:jc w:val="center"/>
              <w:rPr>
                <w:sz w:val="16"/>
                <w:szCs w:val="16"/>
              </w:rPr>
            </w:pPr>
            <w:r w:rsidRPr="008B201F">
              <w:rPr>
                <w:rFonts w:eastAsia="Aptos"/>
                <w:kern w:val="2"/>
                <w:sz w:val="16"/>
                <w:szCs w:val="16"/>
              </w:rPr>
              <w:t>7.59</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2C1E6F8" w14:textId="77777777" w:rsidR="00232CF6" w:rsidRPr="00DD5F6A" w:rsidRDefault="00232CF6" w:rsidP="004422F2">
            <w:pPr>
              <w:jc w:val="center"/>
              <w:rPr>
                <w:sz w:val="16"/>
                <w:szCs w:val="16"/>
              </w:rPr>
            </w:pPr>
            <w:r w:rsidRPr="008B201F">
              <w:rPr>
                <w:rFonts w:eastAsia="Aptos"/>
                <w:kern w:val="2"/>
                <w:sz w:val="16"/>
                <w:szCs w:val="16"/>
              </w:rPr>
              <w:t>6.06</w:t>
            </w:r>
          </w:p>
        </w:tc>
      </w:tr>
      <w:tr w:rsidR="00232CF6" w:rsidRPr="00DD5F6A" w14:paraId="789DFF65"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01EFA6E" w14:textId="77777777" w:rsidR="00232CF6" w:rsidRPr="00DD5F6A" w:rsidRDefault="00232CF6" w:rsidP="004422F2">
            <w:pPr>
              <w:jc w:val="center"/>
              <w:rPr>
                <w:sz w:val="16"/>
                <w:szCs w:val="16"/>
              </w:rPr>
            </w:pPr>
            <w:r w:rsidRPr="00DD5F6A">
              <w:rPr>
                <w:sz w:val="16"/>
                <w:szCs w:val="16"/>
              </w:rPr>
              <w:t>296.01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F7A40D3" w14:textId="77777777" w:rsidR="00232CF6" w:rsidRPr="00DD5F6A" w:rsidRDefault="00232CF6" w:rsidP="004422F2">
            <w:pPr>
              <w:jc w:val="center"/>
              <w:rPr>
                <w:sz w:val="16"/>
                <w:szCs w:val="16"/>
              </w:rPr>
            </w:pPr>
            <w:r w:rsidRPr="00DD5F6A">
              <w:rPr>
                <w:sz w:val="16"/>
                <w:szCs w:val="16"/>
              </w:rPr>
              <w:t>298.00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015CA06" w14:textId="77777777" w:rsidR="00232CF6" w:rsidRPr="00DD5F6A" w:rsidRDefault="00232CF6" w:rsidP="004422F2">
            <w:pPr>
              <w:jc w:val="center"/>
              <w:rPr>
                <w:sz w:val="16"/>
                <w:szCs w:val="16"/>
              </w:rPr>
            </w:pPr>
            <w:r w:rsidRPr="008B201F">
              <w:rPr>
                <w:rFonts w:eastAsia="Aptos"/>
                <w:kern w:val="2"/>
                <w:sz w:val="16"/>
                <w:szCs w:val="16"/>
              </w:rPr>
              <w:t>9.18</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EF42D43" w14:textId="77777777" w:rsidR="00232CF6" w:rsidRPr="00DD5F6A" w:rsidRDefault="00232CF6" w:rsidP="004422F2">
            <w:pPr>
              <w:jc w:val="center"/>
              <w:rPr>
                <w:sz w:val="16"/>
                <w:szCs w:val="16"/>
              </w:rPr>
            </w:pPr>
            <w:r w:rsidRPr="008B201F">
              <w:rPr>
                <w:rFonts w:eastAsia="Aptos"/>
                <w:kern w:val="2"/>
                <w:sz w:val="16"/>
                <w:szCs w:val="16"/>
              </w:rPr>
              <w:t>7.65</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8791818" w14:textId="77777777" w:rsidR="00232CF6" w:rsidRPr="00DD5F6A" w:rsidRDefault="00232CF6" w:rsidP="004422F2">
            <w:pPr>
              <w:jc w:val="center"/>
              <w:rPr>
                <w:sz w:val="16"/>
                <w:szCs w:val="16"/>
              </w:rPr>
            </w:pPr>
            <w:r w:rsidRPr="008B201F">
              <w:rPr>
                <w:rFonts w:eastAsia="Aptos"/>
                <w:kern w:val="2"/>
                <w:sz w:val="16"/>
                <w:szCs w:val="16"/>
              </w:rPr>
              <w:t>6.12</w:t>
            </w:r>
          </w:p>
        </w:tc>
      </w:tr>
      <w:tr w:rsidR="00232CF6" w:rsidRPr="00DD5F6A" w14:paraId="24B5B5FC"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05BCC1C" w14:textId="77777777" w:rsidR="00232CF6" w:rsidRPr="00DD5F6A" w:rsidRDefault="00232CF6" w:rsidP="004422F2">
            <w:pPr>
              <w:jc w:val="center"/>
              <w:rPr>
                <w:sz w:val="16"/>
                <w:szCs w:val="16"/>
              </w:rPr>
            </w:pPr>
            <w:r w:rsidRPr="00DD5F6A">
              <w:rPr>
                <w:sz w:val="16"/>
                <w:szCs w:val="16"/>
              </w:rPr>
              <w:t>298.01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CB24948" w14:textId="77777777" w:rsidR="00232CF6" w:rsidRPr="00DD5F6A" w:rsidRDefault="00232CF6" w:rsidP="004422F2">
            <w:pPr>
              <w:jc w:val="center"/>
              <w:rPr>
                <w:sz w:val="16"/>
                <w:szCs w:val="16"/>
              </w:rPr>
            </w:pPr>
            <w:r w:rsidRPr="00DD5F6A">
              <w:rPr>
                <w:sz w:val="16"/>
                <w:szCs w:val="16"/>
              </w:rPr>
              <w:t>300.00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EB21358" w14:textId="77777777" w:rsidR="00232CF6" w:rsidRPr="00DD5F6A" w:rsidRDefault="00232CF6" w:rsidP="004422F2">
            <w:pPr>
              <w:jc w:val="center"/>
              <w:rPr>
                <w:sz w:val="16"/>
                <w:szCs w:val="16"/>
              </w:rPr>
            </w:pPr>
            <w:r w:rsidRPr="008B201F">
              <w:rPr>
                <w:rFonts w:eastAsia="Aptos"/>
                <w:kern w:val="2"/>
                <w:sz w:val="16"/>
                <w:szCs w:val="16"/>
              </w:rPr>
              <w:t>9.24</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09CD5AF" w14:textId="77777777" w:rsidR="00232CF6" w:rsidRPr="00DD5F6A" w:rsidRDefault="00232CF6" w:rsidP="004422F2">
            <w:pPr>
              <w:jc w:val="center"/>
              <w:rPr>
                <w:sz w:val="16"/>
                <w:szCs w:val="16"/>
              </w:rPr>
            </w:pPr>
            <w:r w:rsidRPr="008B201F">
              <w:rPr>
                <w:rFonts w:eastAsia="Aptos"/>
                <w:kern w:val="2"/>
                <w:sz w:val="16"/>
                <w:szCs w:val="16"/>
              </w:rPr>
              <w:t>7.71</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BBE75B1" w14:textId="77777777" w:rsidR="00232CF6" w:rsidRPr="00DD5F6A" w:rsidRDefault="00232CF6" w:rsidP="004422F2">
            <w:pPr>
              <w:jc w:val="center"/>
              <w:rPr>
                <w:sz w:val="16"/>
                <w:szCs w:val="16"/>
              </w:rPr>
            </w:pPr>
            <w:r w:rsidRPr="008B201F">
              <w:rPr>
                <w:rFonts w:eastAsia="Aptos"/>
                <w:kern w:val="2"/>
                <w:sz w:val="16"/>
                <w:szCs w:val="16"/>
              </w:rPr>
              <w:t>6.18</w:t>
            </w:r>
          </w:p>
        </w:tc>
      </w:tr>
      <w:tr w:rsidR="00232CF6" w:rsidRPr="00DD5F6A" w14:paraId="4189CBBD"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A133E3D" w14:textId="77777777" w:rsidR="00232CF6" w:rsidRPr="00DD5F6A" w:rsidRDefault="00232CF6" w:rsidP="004422F2">
            <w:pPr>
              <w:jc w:val="center"/>
              <w:rPr>
                <w:sz w:val="16"/>
                <w:szCs w:val="16"/>
              </w:rPr>
            </w:pPr>
            <w:r w:rsidRPr="00DD5F6A">
              <w:rPr>
                <w:sz w:val="16"/>
                <w:szCs w:val="16"/>
              </w:rPr>
              <w:t>300.01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F47A51D" w14:textId="77777777" w:rsidR="00232CF6" w:rsidRPr="00DD5F6A" w:rsidRDefault="00232CF6" w:rsidP="004422F2">
            <w:pPr>
              <w:jc w:val="center"/>
              <w:rPr>
                <w:sz w:val="16"/>
                <w:szCs w:val="16"/>
              </w:rPr>
            </w:pPr>
            <w:r w:rsidRPr="00DD5F6A">
              <w:rPr>
                <w:sz w:val="16"/>
                <w:szCs w:val="16"/>
              </w:rPr>
              <w:t>302.00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A964C82" w14:textId="77777777" w:rsidR="00232CF6" w:rsidRPr="00DD5F6A" w:rsidRDefault="00232CF6" w:rsidP="004422F2">
            <w:pPr>
              <w:jc w:val="center"/>
              <w:rPr>
                <w:sz w:val="16"/>
                <w:szCs w:val="16"/>
              </w:rPr>
            </w:pPr>
            <w:r w:rsidRPr="008B201F">
              <w:rPr>
                <w:rFonts w:eastAsia="Aptos"/>
                <w:kern w:val="2"/>
                <w:sz w:val="16"/>
                <w:szCs w:val="16"/>
              </w:rPr>
              <w:t>9.30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302048B" w14:textId="77777777" w:rsidR="00232CF6" w:rsidRPr="00DD5F6A" w:rsidRDefault="00232CF6" w:rsidP="004422F2">
            <w:pPr>
              <w:jc w:val="center"/>
              <w:rPr>
                <w:sz w:val="16"/>
                <w:szCs w:val="16"/>
              </w:rPr>
            </w:pPr>
            <w:r w:rsidRPr="008B201F">
              <w:rPr>
                <w:rFonts w:eastAsia="Aptos"/>
                <w:kern w:val="2"/>
                <w:sz w:val="16"/>
                <w:szCs w:val="16"/>
              </w:rPr>
              <w:t>7.77</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F75494D" w14:textId="77777777" w:rsidR="00232CF6" w:rsidRPr="00DD5F6A" w:rsidRDefault="00232CF6" w:rsidP="004422F2">
            <w:pPr>
              <w:jc w:val="center"/>
              <w:rPr>
                <w:sz w:val="16"/>
                <w:szCs w:val="16"/>
              </w:rPr>
            </w:pPr>
            <w:r w:rsidRPr="008B201F">
              <w:rPr>
                <w:rFonts w:eastAsia="Aptos"/>
                <w:kern w:val="2"/>
                <w:sz w:val="16"/>
                <w:szCs w:val="16"/>
              </w:rPr>
              <w:t>6.24</w:t>
            </w:r>
          </w:p>
        </w:tc>
      </w:tr>
      <w:tr w:rsidR="00232CF6" w:rsidRPr="00DD5F6A" w14:paraId="48136880"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5E59F769" w14:textId="77777777" w:rsidR="00232CF6" w:rsidRPr="00DD5F6A" w:rsidRDefault="00232CF6" w:rsidP="004422F2">
            <w:pPr>
              <w:jc w:val="center"/>
              <w:rPr>
                <w:sz w:val="16"/>
                <w:szCs w:val="16"/>
              </w:rPr>
            </w:pPr>
            <w:r w:rsidRPr="00DD5F6A">
              <w:rPr>
                <w:sz w:val="16"/>
                <w:szCs w:val="16"/>
              </w:rPr>
              <w:t>302.01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C756A9C" w14:textId="77777777" w:rsidR="00232CF6" w:rsidRPr="00DD5F6A" w:rsidRDefault="00232CF6" w:rsidP="004422F2">
            <w:pPr>
              <w:jc w:val="center"/>
              <w:rPr>
                <w:sz w:val="16"/>
                <w:szCs w:val="16"/>
              </w:rPr>
            </w:pPr>
            <w:r w:rsidRPr="00DD5F6A">
              <w:rPr>
                <w:sz w:val="16"/>
                <w:szCs w:val="16"/>
              </w:rPr>
              <w:t>304.00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F87B8FC" w14:textId="77777777" w:rsidR="00232CF6" w:rsidRPr="00DD5F6A" w:rsidRDefault="00232CF6" w:rsidP="004422F2">
            <w:pPr>
              <w:jc w:val="center"/>
              <w:rPr>
                <w:sz w:val="16"/>
                <w:szCs w:val="16"/>
              </w:rPr>
            </w:pPr>
            <w:r w:rsidRPr="008B201F">
              <w:rPr>
                <w:rFonts w:eastAsia="Aptos"/>
                <w:kern w:val="2"/>
                <w:sz w:val="16"/>
                <w:szCs w:val="16"/>
              </w:rPr>
              <w:t>9.36</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4D0A558" w14:textId="77777777" w:rsidR="00232CF6" w:rsidRPr="00DD5F6A" w:rsidRDefault="00232CF6" w:rsidP="004422F2">
            <w:pPr>
              <w:jc w:val="center"/>
              <w:rPr>
                <w:sz w:val="16"/>
                <w:szCs w:val="16"/>
              </w:rPr>
            </w:pPr>
            <w:r w:rsidRPr="008B201F">
              <w:rPr>
                <w:rFonts w:eastAsia="Aptos"/>
                <w:kern w:val="2"/>
                <w:sz w:val="16"/>
                <w:szCs w:val="16"/>
              </w:rPr>
              <w:t>7.83</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363D5F2" w14:textId="77777777" w:rsidR="00232CF6" w:rsidRPr="00DD5F6A" w:rsidRDefault="00232CF6" w:rsidP="004422F2">
            <w:pPr>
              <w:jc w:val="center"/>
              <w:rPr>
                <w:sz w:val="16"/>
                <w:szCs w:val="16"/>
              </w:rPr>
            </w:pPr>
            <w:r w:rsidRPr="008B201F">
              <w:rPr>
                <w:rFonts w:eastAsia="Aptos"/>
                <w:kern w:val="2"/>
                <w:sz w:val="16"/>
                <w:szCs w:val="16"/>
              </w:rPr>
              <w:t>6.30</w:t>
            </w:r>
          </w:p>
        </w:tc>
      </w:tr>
      <w:tr w:rsidR="00232CF6" w:rsidRPr="00DD5F6A" w14:paraId="67E94B4B"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B9CCA32" w14:textId="77777777" w:rsidR="00232CF6" w:rsidRPr="00DD5F6A" w:rsidRDefault="00232CF6" w:rsidP="004422F2">
            <w:pPr>
              <w:jc w:val="center"/>
              <w:rPr>
                <w:sz w:val="16"/>
                <w:szCs w:val="16"/>
              </w:rPr>
            </w:pPr>
            <w:r w:rsidRPr="00DD5F6A">
              <w:rPr>
                <w:sz w:val="16"/>
                <w:szCs w:val="16"/>
              </w:rPr>
              <w:t>304.01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905B5E2" w14:textId="77777777" w:rsidR="00232CF6" w:rsidRPr="00DD5F6A" w:rsidRDefault="00232CF6" w:rsidP="004422F2">
            <w:pPr>
              <w:jc w:val="center"/>
              <w:rPr>
                <w:sz w:val="16"/>
                <w:szCs w:val="16"/>
              </w:rPr>
            </w:pPr>
            <w:r w:rsidRPr="00DD5F6A">
              <w:rPr>
                <w:sz w:val="16"/>
                <w:szCs w:val="16"/>
              </w:rPr>
              <w:t>306.00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B1F7126" w14:textId="77777777" w:rsidR="00232CF6" w:rsidRPr="00DD5F6A" w:rsidRDefault="00232CF6" w:rsidP="004422F2">
            <w:pPr>
              <w:jc w:val="center"/>
              <w:rPr>
                <w:sz w:val="16"/>
                <w:szCs w:val="16"/>
              </w:rPr>
            </w:pPr>
            <w:r w:rsidRPr="008B201F">
              <w:rPr>
                <w:rFonts w:eastAsia="Aptos"/>
                <w:kern w:val="2"/>
                <w:sz w:val="16"/>
                <w:szCs w:val="16"/>
              </w:rPr>
              <w:t>9.42</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04494AB" w14:textId="77777777" w:rsidR="00232CF6" w:rsidRPr="00DD5F6A" w:rsidRDefault="00232CF6" w:rsidP="004422F2">
            <w:pPr>
              <w:jc w:val="center"/>
              <w:rPr>
                <w:sz w:val="16"/>
                <w:szCs w:val="16"/>
              </w:rPr>
            </w:pPr>
            <w:r w:rsidRPr="008B201F">
              <w:rPr>
                <w:rFonts w:eastAsia="Aptos"/>
                <w:kern w:val="2"/>
                <w:sz w:val="16"/>
                <w:szCs w:val="16"/>
              </w:rPr>
              <w:t>7.89</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2086A78" w14:textId="77777777" w:rsidR="00232CF6" w:rsidRPr="00DD5F6A" w:rsidRDefault="00232CF6" w:rsidP="004422F2">
            <w:pPr>
              <w:jc w:val="center"/>
              <w:rPr>
                <w:sz w:val="16"/>
                <w:szCs w:val="16"/>
              </w:rPr>
            </w:pPr>
            <w:r w:rsidRPr="008B201F">
              <w:rPr>
                <w:rFonts w:eastAsia="Aptos"/>
                <w:kern w:val="2"/>
                <w:sz w:val="16"/>
                <w:szCs w:val="16"/>
              </w:rPr>
              <w:t>6.36</w:t>
            </w:r>
          </w:p>
        </w:tc>
      </w:tr>
      <w:tr w:rsidR="00232CF6" w:rsidRPr="00DD5F6A" w14:paraId="697C7944"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BFA63F2" w14:textId="77777777" w:rsidR="00232CF6" w:rsidRPr="00DD5F6A" w:rsidRDefault="00232CF6" w:rsidP="004422F2">
            <w:pPr>
              <w:jc w:val="center"/>
              <w:rPr>
                <w:sz w:val="16"/>
                <w:szCs w:val="16"/>
              </w:rPr>
            </w:pPr>
            <w:r w:rsidRPr="00DD5F6A">
              <w:rPr>
                <w:sz w:val="16"/>
                <w:szCs w:val="16"/>
              </w:rPr>
              <w:t>306.01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FD923BD" w14:textId="77777777" w:rsidR="00232CF6" w:rsidRPr="00DD5F6A" w:rsidRDefault="00232CF6" w:rsidP="004422F2">
            <w:pPr>
              <w:jc w:val="center"/>
              <w:rPr>
                <w:sz w:val="16"/>
                <w:szCs w:val="16"/>
              </w:rPr>
            </w:pPr>
            <w:r w:rsidRPr="00DD5F6A">
              <w:rPr>
                <w:sz w:val="16"/>
                <w:szCs w:val="16"/>
              </w:rPr>
              <w:t>308.00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83CE7FE" w14:textId="77777777" w:rsidR="00232CF6" w:rsidRPr="00DD5F6A" w:rsidRDefault="00232CF6" w:rsidP="004422F2">
            <w:pPr>
              <w:jc w:val="center"/>
              <w:rPr>
                <w:sz w:val="16"/>
                <w:szCs w:val="16"/>
              </w:rPr>
            </w:pPr>
            <w:r w:rsidRPr="008B201F">
              <w:rPr>
                <w:rFonts w:eastAsia="Aptos"/>
                <w:kern w:val="2"/>
                <w:sz w:val="16"/>
                <w:szCs w:val="16"/>
              </w:rPr>
              <w:t>9.49</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39CEF6A" w14:textId="77777777" w:rsidR="00232CF6" w:rsidRPr="00DD5F6A" w:rsidRDefault="00232CF6" w:rsidP="004422F2">
            <w:pPr>
              <w:jc w:val="center"/>
              <w:rPr>
                <w:sz w:val="16"/>
                <w:szCs w:val="16"/>
              </w:rPr>
            </w:pPr>
            <w:r w:rsidRPr="008B201F">
              <w:rPr>
                <w:rFonts w:eastAsia="Aptos"/>
                <w:kern w:val="2"/>
                <w:sz w:val="16"/>
                <w:szCs w:val="16"/>
              </w:rPr>
              <w:t>7.96</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6997DD1" w14:textId="77777777" w:rsidR="00232CF6" w:rsidRPr="00DD5F6A" w:rsidRDefault="00232CF6" w:rsidP="004422F2">
            <w:pPr>
              <w:jc w:val="center"/>
              <w:rPr>
                <w:sz w:val="16"/>
                <w:szCs w:val="16"/>
              </w:rPr>
            </w:pPr>
            <w:r w:rsidRPr="008B201F">
              <w:rPr>
                <w:rFonts w:eastAsia="Aptos"/>
                <w:kern w:val="2"/>
                <w:sz w:val="16"/>
                <w:szCs w:val="16"/>
              </w:rPr>
              <w:t>6.43</w:t>
            </w:r>
          </w:p>
        </w:tc>
      </w:tr>
      <w:tr w:rsidR="00232CF6" w:rsidRPr="00DD5F6A" w14:paraId="38F156B4"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7450456" w14:textId="77777777" w:rsidR="00232CF6" w:rsidRPr="00DD5F6A" w:rsidRDefault="00232CF6" w:rsidP="004422F2">
            <w:pPr>
              <w:jc w:val="center"/>
              <w:rPr>
                <w:sz w:val="16"/>
                <w:szCs w:val="16"/>
              </w:rPr>
            </w:pPr>
            <w:r w:rsidRPr="00DD5F6A">
              <w:rPr>
                <w:sz w:val="16"/>
                <w:szCs w:val="16"/>
              </w:rPr>
              <w:t>308.01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DC440E4" w14:textId="77777777" w:rsidR="00232CF6" w:rsidRPr="00DD5F6A" w:rsidRDefault="00232CF6" w:rsidP="004422F2">
            <w:pPr>
              <w:jc w:val="center"/>
              <w:rPr>
                <w:sz w:val="16"/>
                <w:szCs w:val="16"/>
              </w:rPr>
            </w:pPr>
            <w:r w:rsidRPr="00DD5F6A">
              <w:rPr>
                <w:sz w:val="16"/>
                <w:szCs w:val="16"/>
              </w:rPr>
              <w:t>310.00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CFA4903" w14:textId="77777777" w:rsidR="00232CF6" w:rsidRPr="00DD5F6A" w:rsidRDefault="00232CF6" w:rsidP="004422F2">
            <w:pPr>
              <w:jc w:val="center"/>
              <w:rPr>
                <w:sz w:val="16"/>
                <w:szCs w:val="16"/>
              </w:rPr>
            </w:pPr>
            <w:r w:rsidRPr="008B201F">
              <w:rPr>
                <w:rFonts w:eastAsia="Aptos"/>
                <w:kern w:val="2"/>
                <w:sz w:val="16"/>
                <w:szCs w:val="16"/>
              </w:rPr>
              <w:t>9.55</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8CFDE4B" w14:textId="77777777" w:rsidR="00232CF6" w:rsidRPr="00DD5F6A" w:rsidRDefault="00232CF6" w:rsidP="004422F2">
            <w:pPr>
              <w:jc w:val="center"/>
              <w:rPr>
                <w:sz w:val="16"/>
                <w:szCs w:val="16"/>
              </w:rPr>
            </w:pPr>
            <w:r w:rsidRPr="008B201F">
              <w:rPr>
                <w:rFonts w:eastAsia="Aptos"/>
                <w:kern w:val="2"/>
                <w:sz w:val="16"/>
                <w:szCs w:val="16"/>
              </w:rPr>
              <w:t>8.02</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98FB3CC" w14:textId="77777777" w:rsidR="00232CF6" w:rsidRPr="00DD5F6A" w:rsidRDefault="00232CF6" w:rsidP="004422F2">
            <w:pPr>
              <w:jc w:val="center"/>
              <w:rPr>
                <w:sz w:val="16"/>
                <w:szCs w:val="16"/>
              </w:rPr>
            </w:pPr>
            <w:r w:rsidRPr="008B201F">
              <w:rPr>
                <w:rFonts w:eastAsia="Aptos"/>
                <w:kern w:val="2"/>
                <w:sz w:val="16"/>
                <w:szCs w:val="16"/>
              </w:rPr>
              <w:t>6.49</w:t>
            </w:r>
          </w:p>
        </w:tc>
      </w:tr>
      <w:tr w:rsidR="00232CF6" w:rsidRPr="00DD5F6A" w14:paraId="037CB7C0"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D97F6B5" w14:textId="77777777" w:rsidR="00232CF6" w:rsidRPr="00DD5F6A" w:rsidRDefault="00232CF6" w:rsidP="004422F2">
            <w:pPr>
              <w:jc w:val="center"/>
              <w:rPr>
                <w:sz w:val="16"/>
                <w:szCs w:val="16"/>
              </w:rPr>
            </w:pPr>
            <w:r w:rsidRPr="00DD5F6A">
              <w:rPr>
                <w:sz w:val="16"/>
                <w:szCs w:val="16"/>
              </w:rPr>
              <w:t>310.01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9E043E2" w14:textId="77777777" w:rsidR="00232CF6" w:rsidRPr="00DD5F6A" w:rsidRDefault="00232CF6" w:rsidP="004422F2">
            <w:pPr>
              <w:jc w:val="center"/>
              <w:rPr>
                <w:sz w:val="16"/>
                <w:szCs w:val="16"/>
              </w:rPr>
            </w:pPr>
            <w:r w:rsidRPr="00DD5F6A">
              <w:rPr>
                <w:sz w:val="16"/>
                <w:szCs w:val="16"/>
              </w:rPr>
              <w:t>312.00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B9935E7" w14:textId="77777777" w:rsidR="00232CF6" w:rsidRPr="00DD5F6A" w:rsidRDefault="00232CF6" w:rsidP="004422F2">
            <w:pPr>
              <w:jc w:val="center"/>
              <w:rPr>
                <w:sz w:val="16"/>
                <w:szCs w:val="16"/>
              </w:rPr>
            </w:pPr>
            <w:r w:rsidRPr="008B201F">
              <w:rPr>
                <w:rFonts w:eastAsia="Aptos"/>
                <w:kern w:val="2"/>
                <w:sz w:val="16"/>
                <w:szCs w:val="16"/>
              </w:rPr>
              <w:t>9.61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FB5C1FA" w14:textId="77777777" w:rsidR="00232CF6" w:rsidRPr="00DD5F6A" w:rsidRDefault="00232CF6" w:rsidP="004422F2">
            <w:pPr>
              <w:jc w:val="center"/>
              <w:rPr>
                <w:sz w:val="16"/>
                <w:szCs w:val="16"/>
              </w:rPr>
            </w:pPr>
            <w:r w:rsidRPr="008B201F">
              <w:rPr>
                <w:rFonts w:eastAsia="Aptos"/>
                <w:kern w:val="2"/>
                <w:sz w:val="16"/>
                <w:szCs w:val="16"/>
              </w:rPr>
              <w:t>8.08</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ADF4C3E" w14:textId="77777777" w:rsidR="00232CF6" w:rsidRPr="00DD5F6A" w:rsidRDefault="00232CF6" w:rsidP="004422F2">
            <w:pPr>
              <w:jc w:val="center"/>
              <w:rPr>
                <w:sz w:val="16"/>
                <w:szCs w:val="16"/>
              </w:rPr>
            </w:pPr>
            <w:r w:rsidRPr="008B201F">
              <w:rPr>
                <w:rFonts w:eastAsia="Aptos"/>
                <w:kern w:val="2"/>
                <w:sz w:val="16"/>
                <w:szCs w:val="16"/>
              </w:rPr>
              <w:t>6.55</w:t>
            </w:r>
          </w:p>
        </w:tc>
      </w:tr>
      <w:tr w:rsidR="00232CF6" w:rsidRPr="00DD5F6A" w14:paraId="0F927975"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2A1F054" w14:textId="77777777" w:rsidR="00232CF6" w:rsidRPr="00DD5F6A" w:rsidRDefault="00232CF6" w:rsidP="004422F2">
            <w:pPr>
              <w:jc w:val="center"/>
              <w:rPr>
                <w:sz w:val="16"/>
                <w:szCs w:val="16"/>
              </w:rPr>
            </w:pPr>
            <w:r w:rsidRPr="00DD5F6A">
              <w:rPr>
                <w:sz w:val="16"/>
                <w:szCs w:val="16"/>
              </w:rPr>
              <w:t>312.01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98DAD77" w14:textId="77777777" w:rsidR="00232CF6" w:rsidRPr="00DD5F6A" w:rsidRDefault="00232CF6" w:rsidP="004422F2">
            <w:pPr>
              <w:jc w:val="center"/>
              <w:rPr>
                <w:sz w:val="16"/>
                <w:szCs w:val="16"/>
              </w:rPr>
            </w:pPr>
            <w:r w:rsidRPr="00DD5F6A">
              <w:rPr>
                <w:sz w:val="16"/>
                <w:szCs w:val="16"/>
              </w:rPr>
              <w:t>314.00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B449E19" w14:textId="77777777" w:rsidR="00232CF6" w:rsidRPr="00DD5F6A" w:rsidRDefault="00232CF6" w:rsidP="004422F2">
            <w:pPr>
              <w:jc w:val="center"/>
              <w:rPr>
                <w:sz w:val="16"/>
                <w:szCs w:val="16"/>
              </w:rPr>
            </w:pPr>
            <w:r w:rsidRPr="008B201F">
              <w:rPr>
                <w:rFonts w:eastAsia="Aptos"/>
                <w:kern w:val="2"/>
                <w:sz w:val="16"/>
                <w:szCs w:val="16"/>
              </w:rPr>
              <w:t>9.67</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2720644" w14:textId="77777777" w:rsidR="00232CF6" w:rsidRPr="00DD5F6A" w:rsidRDefault="00232CF6" w:rsidP="004422F2">
            <w:pPr>
              <w:jc w:val="center"/>
              <w:rPr>
                <w:sz w:val="16"/>
                <w:szCs w:val="16"/>
              </w:rPr>
            </w:pPr>
            <w:r w:rsidRPr="008B201F">
              <w:rPr>
                <w:rFonts w:eastAsia="Aptos"/>
                <w:kern w:val="2"/>
                <w:sz w:val="16"/>
                <w:szCs w:val="16"/>
              </w:rPr>
              <w:t>8.14</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B6728BC" w14:textId="77777777" w:rsidR="00232CF6" w:rsidRPr="00DD5F6A" w:rsidRDefault="00232CF6" w:rsidP="004422F2">
            <w:pPr>
              <w:jc w:val="center"/>
              <w:rPr>
                <w:sz w:val="16"/>
                <w:szCs w:val="16"/>
              </w:rPr>
            </w:pPr>
            <w:r w:rsidRPr="008B201F">
              <w:rPr>
                <w:rFonts w:eastAsia="Aptos"/>
                <w:kern w:val="2"/>
                <w:sz w:val="16"/>
                <w:szCs w:val="16"/>
              </w:rPr>
              <w:t>6.61</w:t>
            </w:r>
          </w:p>
        </w:tc>
      </w:tr>
      <w:tr w:rsidR="00232CF6" w:rsidRPr="00DD5F6A" w14:paraId="6DA91D2F"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014A4A16" w14:textId="77777777" w:rsidR="00232CF6" w:rsidRPr="00DD5F6A" w:rsidRDefault="00232CF6" w:rsidP="004422F2">
            <w:pPr>
              <w:jc w:val="center"/>
              <w:rPr>
                <w:sz w:val="16"/>
                <w:szCs w:val="16"/>
              </w:rPr>
            </w:pPr>
            <w:r w:rsidRPr="00DD5F6A">
              <w:rPr>
                <w:sz w:val="16"/>
                <w:szCs w:val="16"/>
              </w:rPr>
              <w:t>314.01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1A08D389" w14:textId="77777777" w:rsidR="00232CF6" w:rsidRPr="00DD5F6A" w:rsidRDefault="00232CF6" w:rsidP="004422F2">
            <w:pPr>
              <w:jc w:val="center"/>
              <w:rPr>
                <w:sz w:val="16"/>
                <w:szCs w:val="16"/>
              </w:rPr>
            </w:pPr>
            <w:r w:rsidRPr="00DD5F6A">
              <w:rPr>
                <w:sz w:val="16"/>
                <w:szCs w:val="16"/>
              </w:rPr>
              <w:t>316.00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FA7E252" w14:textId="77777777" w:rsidR="00232CF6" w:rsidRPr="00DD5F6A" w:rsidRDefault="00232CF6" w:rsidP="004422F2">
            <w:pPr>
              <w:jc w:val="center"/>
              <w:rPr>
                <w:sz w:val="16"/>
                <w:szCs w:val="16"/>
              </w:rPr>
            </w:pPr>
            <w:r w:rsidRPr="008B201F">
              <w:rPr>
                <w:rFonts w:eastAsia="Aptos"/>
                <w:kern w:val="2"/>
                <w:sz w:val="16"/>
                <w:szCs w:val="16"/>
              </w:rPr>
              <w:t>9.73</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6A247EE" w14:textId="77777777" w:rsidR="00232CF6" w:rsidRPr="00DD5F6A" w:rsidRDefault="00232CF6" w:rsidP="004422F2">
            <w:pPr>
              <w:jc w:val="center"/>
              <w:rPr>
                <w:sz w:val="16"/>
                <w:szCs w:val="16"/>
              </w:rPr>
            </w:pPr>
            <w:r w:rsidRPr="008B201F">
              <w:rPr>
                <w:rFonts w:eastAsia="Aptos"/>
                <w:kern w:val="2"/>
                <w:sz w:val="16"/>
                <w:szCs w:val="16"/>
              </w:rPr>
              <w:t>8.20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AAE596A" w14:textId="77777777" w:rsidR="00232CF6" w:rsidRPr="00DD5F6A" w:rsidRDefault="00232CF6" w:rsidP="004422F2">
            <w:pPr>
              <w:jc w:val="center"/>
              <w:rPr>
                <w:sz w:val="16"/>
                <w:szCs w:val="16"/>
              </w:rPr>
            </w:pPr>
            <w:r w:rsidRPr="008B201F">
              <w:rPr>
                <w:rFonts w:eastAsia="Aptos"/>
                <w:kern w:val="2"/>
                <w:sz w:val="16"/>
                <w:szCs w:val="16"/>
              </w:rPr>
              <w:t>6.67</w:t>
            </w:r>
          </w:p>
        </w:tc>
      </w:tr>
      <w:tr w:rsidR="00232CF6" w:rsidRPr="00DD5F6A" w14:paraId="02067647"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0BD18093" w14:textId="77777777" w:rsidR="00232CF6" w:rsidRPr="00DD5F6A" w:rsidRDefault="00232CF6" w:rsidP="004422F2">
            <w:pPr>
              <w:jc w:val="center"/>
              <w:rPr>
                <w:sz w:val="16"/>
                <w:szCs w:val="16"/>
              </w:rPr>
            </w:pPr>
            <w:r w:rsidRPr="00DD5F6A">
              <w:rPr>
                <w:sz w:val="16"/>
                <w:szCs w:val="16"/>
              </w:rPr>
              <w:t>316.01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F3E3B79" w14:textId="77777777" w:rsidR="00232CF6" w:rsidRPr="00DD5F6A" w:rsidRDefault="00232CF6" w:rsidP="004422F2">
            <w:pPr>
              <w:jc w:val="center"/>
              <w:rPr>
                <w:sz w:val="16"/>
                <w:szCs w:val="16"/>
              </w:rPr>
            </w:pPr>
            <w:r w:rsidRPr="00DD5F6A">
              <w:rPr>
                <w:sz w:val="16"/>
                <w:szCs w:val="16"/>
              </w:rPr>
              <w:t>318.00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17C9A61" w14:textId="77777777" w:rsidR="00232CF6" w:rsidRPr="00DD5F6A" w:rsidRDefault="00232CF6" w:rsidP="004422F2">
            <w:pPr>
              <w:jc w:val="center"/>
              <w:rPr>
                <w:sz w:val="16"/>
                <w:szCs w:val="16"/>
              </w:rPr>
            </w:pPr>
            <w:r w:rsidRPr="008B201F">
              <w:rPr>
                <w:rFonts w:eastAsia="Aptos"/>
                <w:kern w:val="2"/>
                <w:sz w:val="16"/>
                <w:szCs w:val="16"/>
              </w:rPr>
              <w:t>9.80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43B33CE" w14:textId="77777777" w:rsidR="00232CF6" w:rsidRPr="00DD5F6A" w:rsidRDefault="00232CF6" w:rsidP="004422F2">
            <w:pPr>
              <w:jc w:val="center"/>
              <w:rPr>
                <w:sz w:val="16"/>
                <w:szCs w:val="16"/>
              </w:rPr>
            </w:pPr>
            <w:r w:rsidRPr="008B201F">
              <w:rPr>
                <w:rFonts w:eastAsia="Aptos"/>
                <w:kern w:val="2"/>
                <w:sz w:val="16"/>
                <w:szCs w:val="16"/>
              </w:rPr>
              <w:t>8.27</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E3F6B5C" w14:textId="77777777" w:rsidR="00232CF6" w:rsidRPr="00DD5F6A" w:rsidRDefault="00232CF6" w:rsidP="004422F2">
            <w:pPr>
              <w:jc w:val="center"/>
              <w:rPr>
                <w:sz w:val="16"/>
                <w:szCs w:val="16"/>
              </w:rPr>
            </w:pPr>
            <w:r w:rsidRPr="008B201F">
              <w:rPr>
                <w:rFonts w:eastAsia="Aptos"/>
                <w:kern w:val="2"/>
                <w:sz w:val="16"/>
                <w:szCs w:val="16"/>
              </w:rPr>
              <w:t>6.74</w:t>
            </w:r>
          </w:p>
        </w:tc>
      </w:tr>
      <w:tr w:rsidR="00232CF6" w:rsidRPr="00DD5F6A" w14:paraId="40A74666"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CF42AB4" w14:textId="77777777" w:rsidR="00232CF6" w:rsidRPr="00DD5F6A" w:rsidRDefault="00232CF6" w:rsidP="004422F2">
            <w:pPr>
              <w:jc w:val="center"/>
              <w:rPr>
                <w:sz w:val="16"/>
                <w:szCs w:val="16"/>
              </w:rPr>
            </w:pPr>
            <w:r w:rsidRPr="00DD5F6A">
              <w:rPr>
                <w:sz w:val="16"/>
                <w:szCs w:val="16"/>
              </w:rPr>
              <w:t>318.01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E171BFA" w14:textId="77777777" w:rsidR="00232CF6" w:rsidRPr="00DD5F6A" w:rsidRDefault="00232CF6" w:rsidP="004422F2">
            <w:pPr>
              <w:jc w:val="center"/>
              <w:rPr>
                <w:sz w:val="16"/>
                <w:szCs w:val="16"/>
              </w:rPr>
            </w:pPr>
            <w:r w:rsidRPr="00DD5F6A">
              <w:rPr>
                <w:sz w:val="16"/>
                <w:szCs w:val="16"/>
              </w:rPr>
              <w:t>320.00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7991578" w14:textId="77777777" w:rsidR="00232CF6" w:rsidRPr="00DD5F6A" w:rsidRDefault="00232CF6" w:rsidP="004422F2">
            <w:pPr>
              <w:jc w:val="center"/>
              <w:rPr>
                <w:sz w:val="16"/>
                <w:szCs w:val="16"/>
              </w:rPr>
            </w:pPr>
            <w:r w:rsidRPr="008B201F">
              <w:rPr>
                <w:rFonts w:eastAsia="Aptos"/>
                <w:kern w:val="2"/>
                <w:sz w:val="16"/>
                <w:szCs w:val="16"/>
              </w:rPr>
              <w:t>9.86</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6D979A7" w14:textId="77777777" w:rsidR="00232CF6" w:rsidRPr="00DD5F6A" w:rsidRDefault="00232CF6" w:rsidP="004422F2">
            <w:pPr>
              <w:jc w:val="center"/>
              <w:rPr>
                <w:sz w:val="16"/>
                <w:szCs w:val="16"/>
              </w:rPr>
            </w:pPr>
            <w:r w:rsidRPr="008B201F">
              <w:rPr>
                <w:rFonts w:eastAsia="Aptos"/>
                <w:kern w:val="2"/>
                <w:sz w:val="16"/>
                <w:szCs w:val="16"/>
              </w:rPr>
              <w:t>8.33</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01CEC70" w14:textId="77777777" w:rsidR="00232CF6" w:rsidRPr="00DD5F6A" w:rsidRDefault="00232CF6" w:rsidP="004422F2">
            <w:pPr>
              <w:jc w:val="center"/>
              <w:rPr>
                <w:sz w:val="16"/>
                <w:szCs w:val="16"/>
              </w:rPr>
            </w:pPr>
            <w:r w:rsidRPr="008B201F">
              <w:rPr>
                <w:rFonts w:eastAsia="Aptos"/>
                <w:kern w:val="2"/>
                <w:sz w:val="16"/>
                <w:szCs w:val="16"/>
              </w:rPr>
              <w:t>6.80</w:t>
            </w:r>
          </w:p>
        </w:tc>
      </w:tr>
      <w:tr w:rsidR="00232CF6" w:rsidRPr="00DD5F6A" w14:paraId="5C5451A3"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C449C5B" w14:textId="77777777" w:rsidR="00232CF6" w:rsidRPr="00DD5F6A" w:rsidRDefault="00232CF6" w:rsidP="004422F2">
            <w:pPr>
              <w:jc w:val="center"/>
              <w:rPr>
                <w:sz w:val="16"/>
                <w:szCs w:val="16"/>
              </w:rPr>
            </w:pPr>
            <w:r w:rsidRPr="00DD5F6A">
              <w:rPr>
                <w:sz w:val="16"/>
                <w:szCs w:val="16"/>
              </w:rPr>
              <w:t>320.01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1F2F3F14" w14:textId="77777777" w:rsidR="00232CF6" w:rsidRPr="00DD5F6A" w:rsidRDefault="00232CF6" w:rsidP="004422F2">
            <w:pPr>
              <w:jc w:val="center"/>
              <w:rPr>
                <w:sz w:val="16"/>
                <w:szCs w:val="16"/>
              </w:rPr>
            </w:pPr>
            <w:r w:rsidRPr="00DD5F6A">
              <w:rPr>
                <w:sz w:val="16"/>
                <w:szCs w:val="16"/>
              </w:rPr>
              <w:t>322.00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293AB05" w14:textId="77777777" w:rsidR="00232CF6" w:rsidRPr="00DD5F6A" w:rsidRDefault="00232CF6" w:rsidP="004422F2">
            <w:pPr>
              <w:jc w:val="center"/>
              <w:rPr>
                <w:sz w:val="16"/>
                <w:szCs w:val="16"/>
              </w:rPr>
            </w:pPr>
            <w:r w:rsidRPr="008B201F">
              <w:rPr>
                <w:rFonts w:eastAsia="Aptos"/>
                <w:kern w:val="2"/>
                <w:sz w:val="16"/>
                <w:szCs w:val="16"/>
              </w:rPr>
              <w:t>9.92</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614C6F8" w14:textId="77777777" w:rsidR="00232CF6" w:rsidRPr="00DD5F6A" w:rsidRDefault="00232CF6" w:rsidP="004422F2">
            <w:pPr>
              <w:jc w:val="center"/>
              <w:rPr>
                <w:sz w:val="16"/>
                <w:szCs w:val="16"/>
              </w:rPr>
            </w:pPr>
            <w:r w:rsidRPr="008B201F">
              <w:rPr>
                <w:rFonts w:eastAsia="Aptos"/>
                <w:kern w:val="2"/>
                <w:sz w:val="16"/>
                <w:szCs w:val="16"/>
              </w:rPr>
              <w:t>8.39</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621DE28" w14:textId="77777777" w:rsidR="00232CF6" w:rsidRPr="00DD5F6A" w:rsidRDefault="00232CF6" w:rsidP="004422F2">
            <w:pPr>
              <w:jc w:val="center"/>
              <w:rPr>
                <w:sz w:val="16"/>
                <w:szCs w:val="16"/>
              </w:rPr>
            </w:pPr>
            <w:r w:rsidRPr="008B201F">
              <w:rPr>
                <w:rFonts w:eastAsia="Aptos"/>
                <w:kern w:val="2"/>
                <w:sz w:val="16"/>
                <w:szCs w:val="16"/>
              </w:rPr>
              <w:t>6.86</w:t>
            </w:r>
          </w:p>
        </w:tc>
      </w:tr>
      <w:tr w:rsidR="00232CF6" w:rsidRPr="00DD5F6A" w14:paraId="2AB77363"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9CCC165" w14:textId="77777777" w:rsidR="00232CF6" w:rsidRPr="00DD5F6A" w:rsidRDefault="00232CF6" w:rsidP="004422F2">
            <w:pPr>
              <w:jc w:val="center"/>
              <w:rPr>
                <w:sz w:val="16"/>
                <w:szCs w:val="16"/>
              </w:rPr>
            </w:pPr>
            <w:r w:rsidRPr="00DD5F6A">
              <w:rPr>
                <w:sz w:val="16"/>
                <w:szCs w:val="16"/>
              </w:rPr>
              <w:t>322.01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F23F7BD" w14:textId="77777777" w:rsidR="00232CF6" w:rsidRPr="00DD5F6A" w:rsidRDefault="00232CF6" w:rsidP="004422F2">
            <w:pPr>
              <w:jc w:val="center"/>
              <w:rPr>
                <w:sz w:val="16"/>
                <w:szCs w:val="16"/>
              </w:rPr>
            </w:pPr>
            <w:r w:rsidRPr="00DD5F6A">
              <w:rPr>
                <w:sz w:val="16"/>
                <w:szCs w:val="16"/>
              </w:rPr>
              <w:t>324.00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1E3E268" w14:textId="77777777" w:rsidR="00232CF6" w:rsidRPr="00DD5F6A" w:rsidRDefault="00232CF6" w:rsidP="004422F2">
            <w:pPr>
              <w:jc w:val="center"/>
              <w:rPr>
                <w:sz w:val="16"/>
                <w:szCs w:val="16"/>
              </w:rPr>
            </w:pPr>
            <w:r w:rsidRPr="008B201F">
              <w:rPr>
                <w:rFonts w:eastAsia="Aptos"/>
                <w:kern w:val="2"/>
                <w:sz w:val="16"/>
                <w:szCs w:val="16"/>
              </w:rPr>
              <w:t>9.98</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E7173F7" w14:textId="77777777" w:rsidR="00232CF6" w:rsidRPr="00DD5F6A" w:rsidRDefault="00232CF6" w:rsidP="004422F2">
            <w:pPr>
              <w:jc w:val="center"/>
              <w:rPr>
                <w:sz w:val="16"/>
                <w:szCs w:val="16"/>
              </w:rPr>
            </w:pPr>
            <w:r w:rsidRPr="008B201F">
              <w:rPr>
                <w:rFonts w:eastAsia="Aptos"/>
                <w:kern w:val="2"/>
                <w:sz w:val="16"/>
                <w:szCs w:val="16"/>
              </w:rPr>
              <w:t>8.45</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17AAFD0" w14:textId="77777777" w:rsidR="00232CF6" w:rsidRPr="00DD5F6A" w:rsidRDefault="00232CF6" w:rsidP="004422F2">
            <w:pPr>
              <w:jc w:val="center"/>
              <w:rPr>
                <w:sz w:val="16"/>
                <w:szCs w:val="16"/>
              </w:rPr>
            </w:pPr>
            <w:r w:rsidRPr="008B201F">
              <w:rPr>
                <w:rFonts w:eastAsia="Aptos"/>
                <w:kern w:val="2"/>
                <w:sz w:val="16"/>
                <w:szCs w:val="16"/>
              </w:rPr>
              <w:t>6.92</w:t>
            </w:r>
          </w:p>
        </w:tc>
      </w:tr>
      <w:tr w:rsidR="00232CF6" w:rsidRPr="00DD5F6A" w14:paraId="430CCE01"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5AD278FA" w14:textId="77777777" w:rsidR="00232CF6" w:rsidRPr="00DD5F6A" w:rsidRDefault="00232CF6" w:rsidP="004422F2">
            <w:pPr>
              <w:jc w:val="center"/>
              <w:rPr>
                <w:sz w:val="16"/>
                <w:szCs w:val="16"/>
              </w:rPr>
            </w:pPr>
            <w:r w:rsidRPr="00DD5F6A">
              <w:rPr>
                <w:sz w:val="16"/>
                <w:szCs w:val="16"/>
              </w:rPr>
              <w:t>324.01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777EAC2" w14:textId="77777777" w:rsidR="00232CF6" w:rsidRPr="00DD5F6A" w:rsidRDefault="00232CF6" w:rsidP="004422F2">
            <w:pPr>
              <w:jc w:val="center"/>
              <w:rPr>
                <w:sz w:val="16"/>
                <w:szCs w:val="16"/>
              </w:rPr>
            </w:pPr>
            <w:r w:rsidRPr="00DD5F6A">
              <w:rPr>
                <w:sz w:val="16"/>
                <w:szCs w:val="16"/>
              </w:rPr>
              <w:t>326.00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E75E972" w14:textId="77777777" w:rsidR="00232CF6" w:rsidRPr="00DD5F6A" w:rsidRDefault="00232CF6" w:rsidP="004422F2">
            <w:pPr>
              <w:jc w:val="center"/>
              <w:rPr>
                <w:sz w:val="16"/>
                <w:szCs w:val="16"/>
              </w:rPr>
            </w:pPr>
            <w:r w:rsidRPr="008B201F">
              <w:rPr>
                <w:rFonts w:eastAsia="Aptos"/>
                <w:kern w:val="2"/>
                <w:sz w:val="16"/>
                <w:szCs w:val="16"/>
              </w:rPr>
              <w:t>10.04</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C899380" w14:textId="77777777" w:rsidR="00232CF6" w:rsidRPr="00DD5F6A" w:rsidRDefault="00232CF6" w:rsidP="004422F2">
            <w:pPr>
              <w:jc w:val="center"/>
              <w:rPr>
                <w:sz w:val="16"/>
                <w:szCs w:val="16"/>
              </w:rPr>
            </w:pPr>
            <w:r w:rsidRPr="008B201F">
              <w:rPr>
                <w:rFonts w:eastAsia="Aptos"/>
                <w:kern w:val="2"/>
                <w:sz w:val="16"/>
                <w:szCs w:val="16"/>
              </w:rPr>
              <w:t>8.51</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44EC9494" w14:textId="77777777" w:rsidR="00232CF6" w:rsidRPr="00DD5F6A" w:rsidRDefault="00232CF6" w:rsidP="004422F2">
            <w:pPr>
              <w:jc w:val="center"/>
              <w:rPr>
                <w:sz w:val="16"/>
                <w:szCs w:val="16"/>
              </w:rPr>
            </w:pPr>
            <w:r w:rsidRPr="008B201F">
              <w:rPr>
                <w:rFonts w:eastAsia="Aptos"/>
                <w:kern w:val="2"/>
                <w:sz w:val="16"/>
                <w:szCs w:val="16"/>
              </w:rPr>
              <w:t>6.98</w:t>
            </w:r>
          </w:p>
        </w:tc>
      </w:tr>
      <w:tr w:rsidR="00232CF6" w:rsidRPr="00DD5F6A" w14:paraId="4B9FDF53"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5D47C6D7" w14:textId="77777777" w:rsidR="00232CF6" w:rsidRPr="00DD5F6A" w:rsidRDefault="00232CF6" w:rsidP="004422F2">
            <w:pPr>
              <w:jc w:val="center"/>
              <w:rPr>
                <w:sz w:val="16"/>
                <w:szCs w:val="16"/>
              </w:rPr>
            </w:pPr>
            <w:r w:rsidRPr="00DD5F6A">
              <w:rPr>
                <w:sz w:val="16"/>
                <w:szCs w:val="16"/>
              </w:rPr>
              <w:t>326.01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5A41514" w14:textId="77777777" w:rsidR="00232CF6" w:rsidRPr="00DD5F6A" w:rsidRDefault="00232CF6" w:rsidP="004422F2">
            <w:pPr>
              <w:jc w:val="center"/>
              <w:rPr>
                <w:sz w:val="16"/>
                <w:szCs w:val="16"/>
              </w:rPr>
            </w:pPr>
            <w:r w:rsidRPr="00DD5F6A">
              <w:rPr>
                <w:sz w:val="16"/>
                <w:szCs w:val="16"/>
              </w:rPr>
              <w:t>328.00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2C9541E" w14:textId="77777777" w:rsidR="00232CF6" w:rsidRPr="00DD5F6A" w:rsidRDefault="00232CF6" w:rsidP="004422F2">
            <w:pPr>
              <w:jc w:val="center"/>
              <w:rPr>
                <w:sz w:val="16"/>
                <w:szCs w:val="16"/>
              </w:rPr>
            </w:pPr>
            <w:r w:rsidRPr="008B201F">
              <w:rPr>
                <w:rFonts w:eastAsia="Aptos"/>
                <w:kern w:val="2"/>
                <w:sz w:val="16"/>
                <w:szCs w:val="16"/>
              </w:rPr>
              <w:t>10.10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0ACD10D" w14:textId="77777777" w:rsidR="00232CF6" w:rsidRPr="00DD5F6A" w:rsidRDefault="00232CF6" w:rsidP="004422F2">
            <w:pPr>
              <w:jc w:val="center"/>
              <w:rPr>
                <w:sz w:val="16"/>
                <w:szCs w:val="16"/>
              </w:rPr>
            </w:pPr>
            <w:r w:rsidRPr="008B201F">
              <w:rPr>
                <w:rFonts w:eastAsia="Aptos"/>
                <w:kern w:val="2"/>
                <w:sz w:val="16"/>
                <w:szCs w:val="16"/>
              </w:rPr>
              <w:t>8.57</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0DCA482" w14:textId="77777777" w:rsidR="00232CF6" w:rsidRPr="00DD5F6A" w:rsidRDefault="00232CF6" w:rsidP="004422F2">
            <w:pPr>
              <w:jc w:val="center"/>
              <w:rPr>
                <w:sz w:val="16"/>
                <w:szCs w:val="16"/>
              </w:rPr>
            </w:pPr>
            <w:r w:rsidRPr="008B201F">
              <w:rPr>
                <w:rFonts w:eastAsia="Aptos"/>
                <w:kern w:val="2"/>
                <w:sz w:val="16"/>
                <w:szCs w:val="16"/>
              </w:rPr>
              <w:t>7.04</w:t>
            </w:r>
          </w:p>
        </w:tc>
      </w:tr>
      <w:tr w:rsidR="00232CF6" w:rsidRPr="00DD5F6A" w14:paraId="79A9BA7A"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F4753A9" w14:textId="77777777" w:rsidR="00232CF6" w:rsidRPr="00DD5F6A" w:rsidRDefault="00232CF6" w:rsidP="004422F2">
            <w:pPr>
              <w:jc w:val="center"/>
              <w:rPr>
                <w:sz w:val="16"/>
                <w:szCs w:val="16"/>
              </w:rPr>
            </w:pPr>
            <w:r w:rsidRPr="00DD5F6A">
              <w:rPr>
                <w:sz w:val="16"/>
                <w:szCs w:val="16"/>
              </w:rPr>
              <w:t>328.01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E61526F" w14:textId="77777777" w:rsidR="00232CF6" w:rsidRPr="00DD5F6A" w:rsidRDefault="00232CF6" w:rsidP="004422F2">
            <w:pPr>
              <w:jc w:val="center"/>
              <w:rPr>
                <w:sz w:val="16"/>
                <w:szCs w:val="16"/>
              </w:rPr>
            </w:pPr>
            <w:r w:rsidRPr="00DD5F6A">
              <w:rPr>
                <w:sz w:val="16"/>
                <w:szCs w:val="16"/>
              </w:rPr>
              <w:t>330.00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6A45692" w14:textId="77777777" w:rsidR="00232CF6" w:rsidRPr="00DD5F6A" w:rsidRDefault="00232CF6" w:rsidP="004422F2">
            <w:pPr>
              <w:jc w:val="center"/>
              <w:rPr>
                <w:sz w:val="16"/>
                <w:szCs w:val="16"/>
              </w:rPr>
            </w:pPr>
            <w:r w:rsidRPr="008B201F">
              <w:rPr>
                <w:rFonts w:eastAsia="Aptos"/>
                <w:kern w:val="2"/>
                <w:sz w:val="16"/>
                <w:szCs w:val="16"/>
              </w:rPr>
              <w:t>10.17</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99A0EC3" w14:textId="77777777" w:rsidR="00232CF6" w:rsidRPr="00DD5F6A" w:rsidRDefault="00232CF6" w:rsidP="004422F2">
            <w:pPr>
              <w:jc w:val="center"/>
              <w:rPr>
                <w:sz w:val="16"/>
                <w:szCs w:val="16"/>
              </w:rPr>
            </w:pPr>
            <w:r w:rsidRPr="008B201F">
              <w:rPr>
                <w:rFonts w:eastAsia="Aptos"/>
                <w:kern w:val="2"/>
                <w:sz w:val="16"/>
                <w:szCs w:val="16"/>
              </w:rPr>
              <w:t>8.64</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4634FBB9" w14:textId="77777777" w:rsidR="00232CF6" w:rsidRPr="00DD5F6A" w:rsidRDefault="00232CF6" w:rsidP="004422F2">
            <w:pPr>
              <w:jc w:val="center"/>
              <w:rPr>
                <w:sz w:val="16"/>
                <w:szCs w:val="16"/>
              </w:rPr>
            </w:pPr>
            <w:r w:rsidRPr="008B201F">
              <w:rPr>
                <w:rFonts w:eastAsia="Aptos"/>
                <w:kern w:val="2"/>
                <w:sz w:val="16"/>
                <w:szCs w:val="16"/>
              </w:rPr>
              <w:t>7.11</w:t>
            </w:r>
          </w:p>
        </w:tc>
      </w:tr>
      <w:tr w:rsidR="00232CF6" w:rsidRPr="00DD5F6A" w14:paraId="560A1377"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F63C517" w14:textId="77777777" w:rsidR="00232CF6" w:rsidRPr="00DD5F6A" w:rsidRDefault="00232CF6" w:rsidP="004422F2">
            <w:pPr>
              <w:jc w:val="center"/>
              <w:rPr>
                <w:sz w:val="16"/>
                <w:szCs w:val="16"/>
              </w:rPr>
            </w:pPr>
            <w:r w:rsidRPr="00DD5F6A">
              <w:rPr>
                <w:sz w:val="16"/>
                <w:szCs w:val="16"/>
              </w:rPr>
              <w:t>330.01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18CFD6A" w14:textId="77777777" w:rsidR="00232CF6" w:rsidRPr="00DD5F6A" w:rsidRDefault="00232CF6" w:rsidP="004422F2">
            <w:pPr>
              <w:jc w:val="center"/>
              <w:rPr>
                <w:sz w:val="16"/>
                <w:szCs w:val="16"/>
              </w:rPr>
            </w:pPr>
            <w:r w:rsidRPr="00DD5F6A">
              <w:rPr>
                <w:sz w:val="16"/>
                <w:szCs w:val="16"/>
              </w:rPr>
              <w:t>332.00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8E2A14E" w14:textId="77777777" w:rsidR="00232CF6" w:rsidRPr="00DD5F6A" w:rsidRDefault="00232CF6" w:rsidP="004422F2">
            <w:pPr>
              <w:jc w:val="center"/>
              <w:rPr>
                <w:sz w:val="16"/>
                <w:szCs w:val="16"/>
              </w:rPr>
            </w:pPr>
            <w:r w:rsidRPr="008B201F">
              <w:rPr>
                <w:rFonts w:eastAsia="Aptos"/>
                <w:kern w:val="2"/>
                <w:sz w:val="16"/>
                <w:szCs w:val="16"/>
              </w:rPr>
              <w:t>10.23</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952DFFC" w14:textId="77777777" w:rsidR="00232CF6" w:rsidRPr="00DD5F6A" w:rsidRDefault="00232CF6" w:rsidP="004422F2">
            <w:pPr>
              <w:jc w:val="center"/>
              <w:rPr>
                <w:sz w:val="16"/>
                <w:szCs w:val="16"/>
              </w:rPr>
            </w:pPr>
            <w:r w:rsidRPr="008B201F">
              <w:rPr>
                <w:rFonts w:eastAsia="Aptos"/>
                <w:kern w:val="2"/>
                <w:sz w:val="16"/>
                <w:szCs w:val="16"/>
              </w:rPr>
              <w:t>8.70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7B67BEA7" w14:textId="77777777" w:rsidR="00232CF6" w:rsidRPr="00DD5F6A" w:rsidRDefault="00232CF6" w:rsidP="004422F2">
            <w:pPr>
              <w:jc w:val="center"/>
              <w:rPr>
                <w:sz w:val="16"/>
                <w:szCs w:val="16"/>
              </w:rPr>
            </w:pPr>
            <w:r w:rsidRPr="008B201F">
              <w:rPr>
                <w:rFonts w:eastAsia="Aptos"/>
                <w:kern w:val="2"/>
                <w:sz w:val="16"/>
                <w:szCs w:val="16"/>
              </w:rPr>
              <w:t>7.17</w:t>
            </w:r>
          </w:p>
        </w:tc>
      </w:tr>
      <w:tr w:rsidR="00232CF6" w:rsidRPr="00DD5F6A" w14:paraId="38A6CA86"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5B998D60" w14:textId="77777777" w:rsidR="00232CF6" w:rsidRPr="00DD5F6A" w:rsidRDefault="00232CF6" w:rsidP="004422F2">
            <w:pPr>
              <w:jc w:val="center"/>
              <w:rPr>
                <w:sz w:val="16"/>
                <w:szCs w:val="16"/>
              </w:rPr>
            </w:pPr>
            <w:r w:rsidRPr="00DD5F6A">
              <w:rPr>
                <w:sz w:val="16"/>
                <w:szCs w:val="16"/>
              </w:rPr>
              <w:t>332.01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CD19137" w14:textId="77777777" w:rsidR="00232CF6" w:rsidRPr="00DD5F6A" w:rsidRDefault="00232CF6" w:rsidP="004422F2">
            <w:pPr>
              <w:jc w:val="center"/>
              <w:rPr>
                <w:sz w:val="16"/>
                <w:szCs w:val="16"/>
              </w:rPr>
            </w:pPr>
            <w:r w:rsidRPr="00DD5F6A">
              <w:rPr>
                <w:sz w:val="16"/>
                <w:szCs w:val="16"/>
              </w:rPr>
              <w:t>334.00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EBCAFB0" w14:textId="77777777" w:rsidR="00232CF6" w:rsidRPr="00DD5F6A" w:rsidRDefault="00232CF6" w:rsidP="004422F2">
            <w:pPr>
              <w:jc w:val="center"/>
              <w:rPr>
                <w:sz w:val="16"/>
                <w:szCs w:val="16"/>
              </w:rPr>
            </w:pPr>
            <w:r w:rsidRPr="008B201F">
              <w:rPr>
                <w:rFonts w:eastAsia="Aptos"/>
                <w:kern w:val="2"/>
                <w:sz w:val="16"/>
                <w:szCs w:val="16"/>
              </w:rPr>
              <w:t>10.29</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7ACE26F" w14:textId="77777777" w:rsidR="00232CF6" w:rsidRPr="00DD5F6A" w:rsidRDefault="00232CF6" w:rsidP="004422F2">
            <w:pPr>
              <w:jc w:val="center"/>
              <w:rPr>
                <w:sz w:val="16"/>
                <w:szCs w:val="16"/>
              </w:rPr>
            </w:pPr>
            <w:r w:rsidRPr="008B201F">
              <w:rPr>
                <w:rFonts w:eastAsia="Aptos"/>
                <w:kern w:val="2"/>
                <w:sz w:val="16"/>
                <w:szCs w:val="16"/>
              </w:rPr>
              <w:t>8.76</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E777A97" w14:textId="77777777" w:rsidR="00232CF6" w:rsidRPr="00DD5F6A" w:rsidRDefault="00232CF6" w:rsidP="004422F2">
            <w:pPr>
              <w:jc w:val="center"/>
              <w:rPr>
                <w:sz w:val="16"/>
                <w:szCs w:val="16"/>
              </w:rPr>
            </w:pPr>
            <w:r w:rsidRPr="008B201F">
              <w:rPr>
                <w:rFonts w:eastAsia="Aptos"/>
                <w:kern w:val="2"/>
                <w:sz w:val="16"/>
                <w:szCs w:val="16"/>
              </w:rPr>
              <w:t>7.23</w:t>
            </w:r>
          </w:p>
        </w:tc>
      </w:tr>
      <w:tr w:rsidR="00232CF6" w:rsidRPr="00DD5F6A" w14:paraId="7993A0E3"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1B43E15" w14:textId="77777777" w:rsidR="00232CF6" w:rsidRPr="00DD5F6A" w:rsidRDefault="00232CF6" w:rsidP="004422F2">
            <w:pPr>
              <w:jc w:val="center"/>
              <w:rPr>
                <w:sz w:val="16"/>
                <w:szCs w:val="16"/>
              </w:rPr>
            </w:pPr>
            <w:r w:rsidRPr="00DD5F6A">
              <w:rPr>
                <w:sz w:val="16"/>
                <w:szCs w:val="16"/>
              </w:rPr>
              <w:t>334.01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ABEAFCE" w14:textId="77777777" w:rsidR="00232CF6" w:rsidRPr="00DD5F6A" w:rsidRDefault="00232CF6" w:rsidP="004422F2">
            <w:pPr>
              <w:jc w:val="center"/>
              <w:rPr>
                <w:sz w:val="16"/>
                <w:szCs w:val="16"/>
              </w:rPr>
            </w:pPr>
            <w:r w:rsidRPr="00DD5F6A">
              <w:rPr>
                <w:sz w:val="16"/>
                <w:szCs w:val="16"/>
              </w:rPr>
              <w:t>336.00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06B3532" w14:textId="77777777" w:rsidR="00232CF6" w:rsidRPr="00DD5F6A" w:rsidRDefault="00232CF6" w:rsidP="004422F2">
            <w:pPr>
              <w:jc w:val="center"/>
              <w:rPr>
                <w:sz w:val="16"/>
                <w:szCs w:val="16"/>
              </w:rPr>
            </w:pPr>
            <w:r w:rsidRPr="008B201F">
              <w:rPr>
                <w:rFonts w:eastAsia="Aptos"/>
                <w:kern w:val="2"/>
                <w:sz w:val="16"/>
                <w:szCs w:val="16"/>
              </w:rPr>
              <w:t>10.35</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BE4A451" w14:textId="77777777" w:rsidR="00232CF6" w:rsidRPr="00DD5F6A" w:rsidRDefault="00232CF6" w:rsidP="004422F2">
            <w:pPr>
              <w:jc w:val="center"/>
              <w:rPr>
                <w:sz w:val="16"/>
                <w:szCs w:val="16"/>
              </w:rPr>
            </w:pPr>
            <w:r w:rsidRPr="008B201F">
              <w:rPr>
                <w:rFonts w:eastAsia="Aptos"/>
                <w:kern w:val="2"/>
                <w:sz w:val="16"/>
                <w:szCs w:val="16"/>
              </w:rPr>
              <w:t>8.82</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D8099A8" w14:textId="77777777" w:rsidR="00232CF6" w:rsidRPr="00DD5F6A" w:rsidRDefault="00232CF6" w:rsidP="004422F2">
            <w:pPr>
              <w:jc w:val="center"/>
              <w:rPr>
                <w:sz w:val="16"/>
                <w:szCs w:val="16"/>
              </w:rPr>
            </w:pPr>
            <w:r w:rsidRPr="008B201F">
              <w:rPr>
                <w:rFonts w:eastAsia="Aptos"/>
                <w:kern w:val="2"/>
                <w:sz w:val="16"/>
                <w:szCs w:val="16"/>
              </w:rPr>
              <w:t>7.29</w:t>
            </w:r>
          </w:p>
        </w:tc>
      </w:tr>
      <w:tr w:rsidR="00232CF6" w:rsidRPr="00DD5F6A" w14:paraId="7699188D"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F90232B" w14:textId="77777777" w:rsidR="00232CF6" w:rsidRPr="00DD5F6A" w:rsidRDefault="00232CF6" w:rsidP="004422F2">
            <w:pPr>
              <w:jc w:val="center"/>
              <w:rPr>
                <w:sz w:val="16"/>
                <w:szCs w:val="16"/>
              </w:rPr>
            </w:pPr>
            <w:r w:rsidRPr="00DD5F6A">
              <w:rPr>
                <w:sz w:val="16"/>
                <w:szCs w:val="16"/>
              </w:rPr>
              <w:t>336.01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7A20874" w14:textId="77777777" w:rsidR="00232CF6" w:rsidRPr="00DD5F6A" w:rsidRDefault="00232CF6" w:rsidP="004422F2">
            <w:pPr>
              <w:jc w:val="center"/>
              <w:rPr>
                <w:sz w:val="16"/>
                <w:szCs w:val="16"/>
              </w:rPr>
            </w:pPr>
            <w:r w:rsidRPr="00DD5F6A">
              <w:rPr>
                <w:sz w:val="16"/>
                <w:szCs w:val="16"/>
              </w:rPr>
              <w:t>338.00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E2B3032" w14:textId="77777777" w:rsidR="00232CF6" w:rsidRPr="00DD5F6A" w:rsidRDefault="00232CF6" w:rsidP="004422F2">
            <w:pPr>
              <w:jc w:val="center"/>
              <w:rPr>
                <w:sz w:val="16"/>
                <w:szCs w:val="16"/>
              </w:rPr>
            </w:pPr>
            <w:r w:rsidRPr="008B201F">
              <w:rPr>
                <w:rFonts w:eastAsia="Aptos"/>
                <w:kern w:val="2"/>
                <w:sz w:val="16"/>
                <w:szCs w:val="16"/>
              </w:rPr>
              <w:t>10.41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9E4B0C6" w14:textId="77777777" w:rsidR="00232CF6" w:rsidRPr="00DD5F6A" w:rsidRDefault="00232CF6" w:rsidP="004422F2">
            <w:pPr>
              <w:jc w:val="center"/>
              <w:rPr>
                <w:sz w:val="16"/>
                <w:szCs w:val="16"/>
              </w:rPr>
            </w:pPr>
            <w:r w:rsidRPr="008B201F">
              <w:rPr>
                <w:rFonts w:eastAsia="Aptos"/>
                <w:kern w:val="2"/>
                <w:sz w:val="16"/>
                <w:szCs w:val="16"/>
              </w:rPr>
              <w:t>8.88</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55E8820" w14:textId="77777777" w:rsidR="00232CF6" w:rsidRPr="00DD5F6A" w:rsidRDefault="00232CF6" w:rsidP="004422F2">
            <w:pPr>
              <w:jc w:val="center"/>
              <w:rPr>
                <w:sz w:val="16"/>
                <w:szCs w:val="16"/>
              </w:rPr>
            </w:pPr>
            <w:r w:rsidRPr="008B201F">
              <w:rPr>
                <w:rFonts w:eastAsia="Aptos"/>
                <w:kern w:val="2"/>
                <w:sz w:val="16"/>
                <w:szCs w:val="16"/>
              </w:rPr>
              <w:t>7.35</w:t>
            </w:r>
          </w:p>
        </w:tc>
      </w:tr>
      <w:tr w:rsidR="00232CF6" w:rsidRPr="00DD5F6A" w14:paraId="23C9CE77"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A4FCCC3" w14:textId="77777777" w:rsidR="00232CF6" w:rsidRPr="00DD5F6A" w:rsidRDefault="00232CF6" w:rsidP="004422F2">
            <w:pPr>
              <w:jc w:val="center"/>
              <w:rPr>
                <w:sz w:val="16"/>
                <w:szCs w:val="16"/>
              </w:rPr>
            </w:pPr>
            <w:r w:rsidRPr="00DD5F6A">
              <w:rPr>
                <w:sz w:val="16"/>
                <w:szCs w:val="16"/>
              </w:rPr>
              <w:t>338.01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126F3247" w14:textId="77777777" w:rsidR="00232CF6" w:rsidRPr="00DD5F6A" w:rsidRDefault="00232CF6" w:rsidP="004422F2">
            <w:pPr>
              <w:jc w:val="center"/>
              <w:rPr>
                <w:sz w:val="16"/>
                <w:szCs w:val="16"/>
              </w:rPr>
            </w:pPr>
            <w:r w:rsidRPr="00DD5F6A">
              <w:rPr>
                <w:sz w:val="16"/>
                <w:szCs w:val="16"/>
              </w:rPr>
              <w:t>340.00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EE894AD" w14:textId="77777777" w:rsidR="00232CF6" w:rsidRPr="00DD5F6A" w:rsidRDefault="00232CF6" w:rsidP="004422F2">
            <w:pPr>
              <w:jc w:val="center"/>
              <w:rPr>
                <w:sz w:val="16"/>
                <w:szCs w:val="16"/>
              </w:rPr>
            </w:pPr>
            <w:r w:rsidRPr="008B201F">
              <w:rPr>
                <w:rFonts w:eastAsia="Aptos"/>
                <w:kern w:val="2"/>
                <w:sz w:val="16"/>
                <w:szCs w:val="16"/>
              </w:rPr>
              <w:t>10.48</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B9C843E" w14:textId="77777777" w:rsidR="00232CF6" w:rsidRPr="00DD5F6A" w:rsidRDefault="00232CF6" w:rsidP="004422F2">
            <w:pPr>
              <w:jc w:val="center"/>
              <w:rPr>
                <w:sz w:val="16"/>
                <w:szCs w:val="16"/>
              </w:rPr>
            </w:pPr>
            <w:r w:rsidRPr="008B201F">
              <w:rPr>
                <w:rFonts w:eastAsia="Aptos"/>
                <w:kern w:val="2"/>
                <w:sz w:val="16"/>
                <w:szCs w:val="16"/>
              </w:rPr>
              <w:t>8.94</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4E8A1EBB" w14:textId="77777777" w:rsidR="00232CF6" w:rsidRPr="00DD5F6A" w:rsidRDefault="00232CF6" w:rsidP="004422F2">
            <w:pPr>
              <w:jc w:val="center"/>
              <w:rPr>
                <w:sz w:val="16"/>
                <w:szCs w:val="16"/>
              </w:rPr>
            </w:pPr>
            <w:r w:rsidRPr="008B201F">
              <w:rPr>
                <w:rFonts w:eastAsia="Aptos"/>
                <w:kern w:val="2"/>
                <w:sz w:val="16"/>
                <w:szCs w:val="16"/>
              </w:rPr>
              <w:t>7.41</w:t>
            </w:r>
          </w:p>
        </w:tc>
      </w:tr>
      <w:tr w:rsidR="00232CF6" w:rsidRPr="00DD5F6A" w14:paraId="68802A5E"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0027F9A" w14:textId="77777777" w:rsidR="00232CF6" w:rsidRPr="00DD5F6A" w:rsidRDefault="00232CF6" w:rsidP="004422F2">
            <w:pPr>
              <w:jc w:val="center"/>
              <w:rPr>
                <w:sz w:val="16"/>
                <w:szCs w:val="16"/>
              </w:rPr>
            </w:pPr>
            <w:r w:rsidRPr="00DD5F6A">
              <w:rPr>
                <w:sz w:val="16"/>
                <w:szCs w:val="16"/>
              </w:rPr>
              <w:t>340.01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AE5FEA7" w14:textId="77777777" w:rsidR="00232CF6" w:rsidRPr="00DD5F6A" w:rsidRDefault="00232CF6" w:rsidP="004422F2">
            <w:pPr>
              <w:jc w:val="center"/>
              <w:rPr>
                <w:sz w:val="16"/>
                <w:szCs w:val="16"/>
              </w:rPr>
            </w:pPr>
            <w:r w:rsidRPr="00DD5F6A">
              <w:rPr>
                <w:sz w:val="16"/>
                <w:szCs w:val="16"/>
              </w:rPr>
              <w:t>342.00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4671FFC" w14:textId="77777777" w:rsidR="00232CF6" w:rsidRPr="00DD5F6A" w:rsidRDefault="00232CF6" w:rsidP="004422F2">
            <w:pPr>
              <w:jc w:val="center"/>
              <w:rPr>
                <w:sz w:val="16"/>
                <w:szCs w:val="16"/>
              </w:rPr>
            </w:pPr>
            <w:r w:rsidRPr="008B201F">
              <w:rPr>
                <w:rFonts w:eastAsia="Aptos"/>
                <w:kern w:val="2"/>
                <w:sz w:val="16"/>
                <w:szCs w:val="16"/>
              </w:rPr>
              <w:t>10.54</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3430627" w14:textId="77777777" w:rsidR="00232CF6" w:rsidRPr="00DD5F6A" w:rsidRDefault="00232CF6" w:rsidP="004422F2">
            <w:pPr>
              <w:jc w:val="center"/>
              <w:rPr>
                <w:sz w:val="16"/>
                <w:szCs w:val="16"/>
              </w:rPr>
            </w:pPr>
            <w:r w:rsidRPr="008B201F">
              <w:rPr>
                <w:rFonts w:eastAsia="Aptos"/>
                <w:kern w:val="2"/>
                <w:sz w:val="16"/>
                <w:szCs w:val="16"/>
              </w:rPr>
              <w:t>9.01</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D4FC688" w14:textId="77777777" w:rsidR="00232CF6" w:rsidRPr="00DD5F6A" w:rsidRDefault="00232CF6" w:rsidP="004422F2">
            <w:pPr>
              <w:jc w:val="center"/>
              <w:rPr>
                <w:sz w:val="16"/>
                <w:szCs w:val="16"/>
              </w:rPr>
            </w:pPr>
            <w:r w:rsidRPr="008B201F">
              <w:rPr>
                <w:rFonts w:eastAsia="Aptos"/>
                <w:kern w:val="2"/>
                <w:sz w:val="16"/>
                <w:szCs w:val="16"/>
              </w:rPr>
              <w:t>7.48</w:t>
            </w:r>
          </w:p>
        </w:tc>
      </w:tr>
      <w:tr w:rsidR="00232CF6" w:rsidRPr="00DD5F6A" w14:paraId="4812EB9B"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7E6459F" w14:textId="77777777" w:rsidR="00232CF6" w:rsidRPr="00DD5F6A" w:rsidRDefault="00232CF6" w:rsidP="004422F2">
            <w:pPr>
              <w:jc w:val="center"/>
              <w:rPr>
                <w:sz w:val="16"/>
                <w:szCs w:val="16"/>
              </w:rPr>
            </w:pPr>
            <w:r w:rsidRPr="00DD5F6A">
              <w:rPr>
                <w:sz w:val="16"/>
                <w:szCs w:val="16"/>
              </w:rPr>
              <w:t>342.01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809A6B2" w14:textId="77777777" w:rsidR="00232CF6" w:rsidRPr="00DD5F6A" w:rsidRDefault="00232CF6" w:rsidP="004422F2">
            <w:pPr>
              <w:jc w:val="center"/>
              <w:rPr>
                <w:sz w:val="16"/>
                <w:szCs w:val="16"/>
              </w:rPr>
            </w:pPr>
            <w:r w:rsidRPr="00DD5F6A">
              <w:rPr>
                <w:sz w:val="16"/>
                <w:szCs w:val="16"/>
              </w:rPr>
              <w:t>344.00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54CF4E0" w14:textId="77777777" w:rsidR="00232CF6" w:rsidRPr="00DD5F6A" w:rsidRDefault="00232CF6" w:rsidP="004422F2">
            <w:pPr>
              <w:jc w:val="center"/>
              <w:rPr>
                <w:sz w:val="16"/>
                <w:szCs w:val="16"/>
              </w:rPr>
            </w:pPr>
            <w:r w:rsidRPr="008B201F">
              <w:rPr>
                <w:rFonts w:eastAsia="Aptos"/>
                <w:kern w:val="2"/>
                <w:sz w:val="16"/>
                <w:szCs w:val="16"/>
              </w:rPr>
              <w:t>10.60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45AF2BF" w14:textId="77777777" w:rsidR="00232CF6" w:rsidRPr="00DD5F6A" w:rsidRDefault="00232CF6" w:rsidP="004422F2">
            <w:pPr>
              <w:jc w:val="center"/>
              <w:rPr>
                <w:sz w:val="16"/>
                <w:szCs w:val="16"/>
              </w:rPr>
            </w:pPr>
            <w:r w:rsidRPr="008B201F">
              <w:rPr>
                <w:rFonts w:eastAsia="Aptos"/>
                <w:kern w:val="2"/>
                <w:sz w:val="16"/>
                <w:szCs w:val="16"/>
              </w:rPr>
              <w:t>9.07</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01F33CD" w14:textId="77777777" w:rsidR="00232CF6" w:rsidRPr="00DD5F6A" w:rsidRDefault="00232CF6" w:rsidP="004422F2">
            <w:pPr>
              <w:jc w:val="center"/>
              <w:rPr>
                <w:sz w:val="16"/>
                <w:szCs w:val="16"/>
              </w:rPr>
            </w:pPr>
            <w:r w:rsidRPr="008B201F">
              <w:rPr>
                <w:rFonts w:eastAsia="Aptos"/>
                <w:kern w:val="2"/>
                <w:sz w:val="16"/>
                <w:szCs w:val="16"/>
              </w:rPr>
              <w:t>7.54</w:t>
            </w:r>
          </w:p>
        </w:tc>
      </w:tr>
      <w:tr w:rsidR="00232CF6" w:rsidRPr="00DD5F6A" w14:paraId="5204098E"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8E572A1" w14:textId="77777777" w:rsidR="00232CF6" w:rsidRPr="00DD5F6A" w:rsidRDefault="00232CF6" w:rsidP="004422F2">
            <w:pPr>
              <w:jc w:val="center"/>
              <w:rPr>
                <w:sz w:val="16"/>
                <w:szCs w:val="16"/>
              </w:rPr>
            </w:pPr>
            <w:r w:rsidRPr="00DD5F6A">
              <w:rPr>
                <w:sz w:val="16"/>
                <w:szCs w:val="16"/>
              </w:rPr>
              <w:t>344.01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56B39C5" w14:textId="77777777" w:rsidR="00232CF6" w:rsidRPr="00DD5F6A" w:rsidRDefault="00232CF6" w:rsidP="004422F2">
            <w:pPr>
              <w:jc w:val="center"/>
              <w:rPr>
                <w:sz w:val="16"/>
                <w:szCs w:val="16"/>
              </w:rPr>
            </w:pPr>
            <w:r w:rsidRPr="00DD5F6A">
              <w:rPr>
                <w:sz w:val="16"/>
                <w:szCs w:val="16"/>
              </w:rPr>
              <w:t>346.00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D9405A4" w14:textId="77777777" w:rsidR="00232CF6" w:rsidRPr="00DD5F6A" w:rsidRDefault="00232CF6" w:rsidP="004422F2">
            <w:pPr>
              <w:jc w:val="center"/>
              <w:rPr>
                <w:sz w:val="16"/>
                <w:szCs w:val="16"/>
              </w:rPr>
            </w:pPr>
            <w:r w:rsidRPr="008B201F">
              <w:rPr>
                <w:rFonts w:eastAsia="Aptos"/>
                <w:kern w:val="2"/>
                <w:sz w:val="16"/>
                <w:szCs w:val="16"/>
              </w:rPr>
              <w:t>10.66</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2A964EE" w14:textId="77777777" w:rsidR="00232CF6" w:rsidRPr="00DD5F6A" w:rsidRDefault="00232CF6" w:rsidP="004422F2">
            <w:pPr>
              <w:jc w:val="center"/>
              <w:rPr>
                <w:sz w:val="16"/>
                <w:szCs w:val="16"/>
              </w:rPr>
            </w:pPr>
            <w:r w:rsidRPr="008B201F">
              <w:rPr>
                <w:rFonts w:eastAsia="Aptos"/>
                <w:kern w:val="2"/>
                <w:sz w:val="16"/>
                <w:szCs w:val="16"/>
              </w:rPr>
              <w:t>9.13</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791DE26" w14:textId="77777777" w:rsidR="00232CF6" w:rsidRPr="00DD5F6A" w:rsidRDefault="00232CF6" w:rsidP="004422F2">
            <w:pPr>
              <w:jc w:val="center"/>
              <w:rPr>
                <w:sz w:val="16"/>
                <w:szCs w:val="16"/>
              </w:rPr>
            </w:pPr>
            <w:r w:rsidRPr="008B201F">
              <w:rPr>
                <w:rFonts w:eastAsia="Aptos"/>
                <w:kern w:val="2"/>
                <w:sz w:val="16"/>
                <w:szCs w:val="16"/>
              </w:rPr>
              <w:t>7.60</w:t>
            </w:r>
          </w:p>
        </w:tc>
      </w:tr>
      <w:tr w:rsidR="00232CF6" w:rsidRPr="00DD5F6A" w14:paraId="2B8BBEDF"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FEF7DCD" w14:textId="77777777" w:rsidR="00232CF6" w:rsidRPr="00DD5F6A" w:rsidRDefault="00232CF6" w:rsidP="004422F2">
            <w:pPr>
              <w:jc w:val="center"/>
              <w:rPr>
                <w:sz w:val="16"/>
                <w:szCs w:val="16"/>
              </w:rPr>
            </w:pPr>
            <w:r w:rsidRPr="00DD5F6A">
              <w:rPr>
                <w:sz w:val="16"/>
                <w:szCs w:val="16"/>
              </w:rPr>
              <w:t>346.01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1BA0CEC" w14:textId="77777777" w:rsidR="00232CF6" w:rsidRPr="00DD5F6A" w:rsidRDefault="00232CF6" w:rsidP="004422F2">
            <w:pPr>
              <w:jc w:val="center"/>
              <w:rPr>
                <w:sz w:val="16"/>
                <w:szCs w:val="16"/>
              </w:rPr>
            </w:pPr>
            <w:r w:rsidRPr="00DD5F6A">
              <w:rPr>
                <w:sz w:val="16"/>
                <w:szCs w:val="16"/>
              </w:rPr>
              <w:t>348.00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98E7F7D" w14:textId="77777777" w:rsidR="00232CF6" w:rsidRPr="00DD5F6A" w:rsidRDefault="00232CF6" w:rsidP="004422F2">
            <w:pPr>
              <w:jc w:val="center"/>
              <w:rPr>
                <w:sz w:val="16"/>
                <w:szCs w:val="16"/>
              </w:rPr>
            </w:pPr>
            <w:r w:rsidRPr="008B201F">
              <w:rPr>
                <w:rFonts w:eastAsia="Aptos"/>
                <w:kern w:val="2"/>
                <w:sz w:val="16"/>
                <w:szCs w:val="16"/>
              </w:rPr>
              <w:t>10.72</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ABDE2BB" w14:textId="77777777" w:rsidR="00232CF6" w:rsidRPr="00DD5F6A" w:rsidRDefault="00232CF6" w:rsidP="004422F2">
            <w:pPr>
              <w:jc w:val="center"/>
              <w:rPr>
                <w:sz w:val="16"/>
                <w:szCs w:val="16"/>
              </w:rPr>
            </w:pPr>
            <w:r w:rsidRPr="008B201F">
              <w:rPr>
                <w:rFonts w:eastAsia="Aptos"/>
                <w:kern w:val="2"/>
                <w:sz w:val="16"/>
                <w:szCs w:val="16"/>
              </w:rPr>
              <w:t>9.19</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1B017BF" w14:textId="77777777" w:rsidR="00232CF6" w:rsidRPr="00DD5F6A" w:rsidRDefault="00232CF6" w:rsidP="004422F2">
            <w:pPr>
              <w:jc w:val="center"/>
              <w:rPr>
                <w:sz w:val="16"/>
                <w:szCs w:val="16"/>
              </w:rPr>
            </w:pPr>
            <w:r w:rsidRPr="008B201F">
              <w:rPr>
                <w:rFonts w:eastAsia="Aptos"/>
                <w:kern w:val="2"/>
                <w:sz w:val="16"/>
                <w:szCs w:val="16"/>
              </w:rPr>
              <w:t>7.66</w:t>
            </w:r>
          </w:p>
        </w:tc>
      </w:tr>
      <w:tr w:rsidR="00232CF6" w:rsidRPr="00DD5F6A" w14:paraId="6B385FC7"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B264B9A" w14:textId="77777777" w:rsidR="00232CF6" w:rsidRPr="00DD5F6A" w:rsidRDefault="00232CF6" w:rsidP="004422F2">
            <w:pPr>
              <w:jc w:val="center"/>
              <w:rPr>
                <w:sz w:val="16"/>
                <w:szCs w:val="16"/>
              </w:rPr>
            </w:pPr>
            <w:r w:rsidRPr="00DD5F6A">
              <w:rPr>
                <w:sz w:val="16"/>
                <w:szCs w:val="16"/>
              </w:rPr>
              <w:t>348.01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72F1D92" w14:textId="77777777" w:rsidR="00232CF6" w:rsidRPr="00DD5F6A" w:rsidRDefault="00232CF6" w:rsidP="004422F2">
            <w:pPr>
              <w:jc w:val="center"/>
              <w:rPr>
                <w:sz w:val="16"/>
                <w:szCs w:val="16"/>
              </w:rPr>
            </w:pPr>
            <w:r w:rsidRPr="00DD5F6A">
              <w:rPr>
                <w:sz w:val="16"/>
                <w:szCs w:val="16"/>
              </w:rPr>
              <w:t>350.00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58E66F1" w14:textId="77777777" w:rsidR="00232CF6" w:rsidRPr="00DD5F6A" w:rsidRDefault="00232CF6" w:rsidP="004422F2">
            <w:pPr>
              <w:jc w:val="center"/>
              <w:rPr>
                <w:sz w:val="16"/>
                <w:szCs w:val="16"/>
              </w:rPr>
            </w:pPr>
            <w:r w:rsidRPr="008B201F">
              <w:rPr>
                <w:rFonts w:eastAsia="Aptos"/>
                <w:kern w:val="2"/>
                <w:sz w:val="16"/>
                <w:szCs w:val="16"/>
              </w:rPr>
              <w:t>10.78</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31023F6" w14:textId="77777777" w:rsidR="00232CF6" w:rsidRPr="00DD5F6A" w:rsidRDefault="00232CF6" w:rsidP="004422F2">
            <w:pPr>
              <w:jc w:val="center"/>
              <w:rPr>
                <w:sz w:val="16"/>
                <w:szCs w:val="16"/>
              </w:rPr>
            </w:pPr>
            <w:r w:rsidRPr="008B201F">
              <w:rPr>
                <w:rFonts w:eastAsia="Aptos"/>
                <w:kern w:val="2"/>
                <w:sz w:val="16"/>
                <w:szCs w:val="16"/>
              </w:rPr>
              <w:t>9.25</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D406A3C" w14:textId="77777777" w:rsidR="00232CF6" w:rsidRPr="00DD5F6A" w:rsidRDefault="00232CF6" w:rsidP="004422F2">
            <w:pPr>
              <w:jc w:val="center"/>
              <w:rPr>
                <w:sz w:val="16"/>
                <w:szCs w:val="16"/>
              </w:rPr>
            </w:pPr>
            <w:r w:rsidRPr="008B201F">
              <w:rPr>
                <w:rFonts w:eastAsia="Aptos"/>
                <w:kern w:val="2"/>
                <w:sz w:val="16"/>
                <w:szCs w:val="16"/>
              </w:rPr>
              <w:t>7.72</w:t>
            </w:r>
          </w:p>
        </w:tc>
      </w:tr>
      <w:tr w:rsidR="00232CF6" w:rsidRPr="00DD5F6A" w14:paraId="54825237"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CBF4948" w14:textId="77777777" w:rsidR="00232CF6" w:rsidRPr="00DD5F6A" w:rsidRDefault="00232CF6" w:rsidP="004422F2">
            <w:pPr>
              <w:jc w:val="center"/>
              <w:rPr>
                <w:sz w:val="16"/>
                <w:szCs w:val="16"/>
              </w:rPr>
            </w:pPr>
            <w:r w:rsidRPr="00DD5F6A">
              <w:rPr>
                <w:sz w:val="16"/>
                <w:szCs w:val="16"/>
              </w:rPr>
              <w:t>350.01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016B2FE5" w14:textId="77777777" w:rsidR="00232CF6" w:rsidRPr="00DD5F6A" w:rsidRDefault="00232CF6" w:rsidP="004422F2">
            <w:pPr>
              <w:jc w:val="center"/>
              <w:rPr>
                <w:sz w:val="16"/>
                <w:szCs w:val="16"/>
              </w:rPr>
            </w:pPr>
            <w:r w:rsidRPr="00DD5F6A">
              <w:rPr>
                <w:sz w:val="16"/>
                <w:szCs w:val="16"/>
              </w:rPr>
              <w:t>352.00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819047D" w14:textId="77777777" w:rsidR="00232CF6" w:rsidRPr="00DD5F6A" w:rsidRDefault="00232CF6" w:rsidP="004422F2">
            <w:pPr>
              <w:jc w:val="center"/>
              <w:rPr>
                <w:sz w:val="16"/>
                <w:szCs w:val="16"/>
              </w:rPr>
            </w:pPr>
            <w:r w:rsidRPr="008B201F">
              <w:rPr>
                <w:rFonts w:eastAsia="Aptos"/>
                <w:kern w:val="2"/>
                <w:sz w:val="16"/>
                <w:szCs w:val="16"/>
              </w:rPr>
              <w:t>10.85</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2CDEDE7" w14:textId="77777777" w:rsidR="00232CF6" w:rsidRPr="00DD5F6A" w:rsidRDefault="00232CF6" w:rsidP="004422F2">
            <w:pPr>
              <w:jc w:val="center"/>
              <w:rPr>
                <w:sz w:val="16"/>
                <w:szCs w:val="16"/>
              </w:rPr>
            </w:pPr>
            <w:r w:rsidRPr="008B201F">
              <w:rPr>
                <w:rFonts w:eastAsia="Aptos"/>
                <w:kern w:val="2"/>
                <w:sz w:val="16"/>
                <w:szCs w:val="16"/>
              </w:rPr>
              <w:t>9.32</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712C88A0" w14:textId="77777777" w:rsidR="00232CF6" w:rsidRPr="00DD5F6A" w:rsidRDefault="00232CF6" w:rsidP="004422F2">
            <w:pPr>
              <w:jc w:val="center"/>
              <w:rPr>
                <w:sz w:val="16"/>
                <w:szCs w:val="16"/>
              </w:rPr>
            </w:pPr>
            <w:r w:rsidRPr="008B201F">
              <w:rPr>
                <w:rFonts w:eastAsia="Aptos"/>
                <w:kern w:val="2"/>
                <w:sz w:val="16"/>
                <w:szCs w:val="16"/>
              </w:rPr>
              <w:t>7.79</w:t>
            </w:r>
          </w:p>
        </w:tc>
      </w:tr>
      <w:tr w:rsidR="00232CF6" w:rsidRPr="00DD5F6A" w14:paraId="03A9813F"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698FDFF" w14:textId="77777777" w:rsidR="00232CF6" w:rsidRPr="00DD5F6A" w:rsidRDefault="00232CF6" w:rsidP="004422F2">
            <w:pPr>
              <w:jc w:val="center"/>
              <w:rPr>
                <w:sz w:val="16"/>
                <w:szCs w:val="16"/>
              </w:rPr>
            </w:pPr>
            <w:r w:rsidRPr="00DD5F6A">
              <w:rPr>
                <w:sz w:val="16"/>
                <w:szCs w:val="16"/>
              </w:rPr>
              <w:t>352.01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5654D655" w14:textId="77777777" w:rsidR="00232CF6" w:rsidRPr="00DD5F6A" w:rsidRDefault="00232CF6" w:rsidP="004422F2">
            <w:pPr>
              <w:jc w:val="center"/>
              <w:rPr>
                <w:sz w:val="16"/>
                <w:szCs w:val="16"/>
              </w:rPr>
            </w:pPr>
            <w:r w:rsidRPr="00DD5F6A">
              <w:rPr>
                <w:sz w:val="16"/>
                <w:szCs w:val="16"/>
              </w:rPr>
              <w:t>354.00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FAF6BA6" w14:textId="77777777" w:rsidR="00232CF6" w:rsidRPr="00DD5F6A" w:rsidRDefault="00232CF6" w:rsidP="004422F2">
            <w:pPr>
              <w:jc w:val="center"/>
              <w:rPr>
                <w:sz w:val="16"/>
                <w:szCs w:val="16"/>
              </w:rPr>
            </w:pPr>
            <w:r w:rsidRPr="008B201F">
              <w:rPr>
                <w:rFonts w:eastAsia="Aptos"/>
                <w:kern w:val="2"/>
                <w:sz w:val="16"/>
                <w:szCs w:val="16"/>
              </w:rPr>
              <w:t>10.91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7C180F1" w14:textId="77777777" w:rsidR="00232CF6" w:rsidRPr="00DD5F6A" w:rsidRDefault="00232CF6" w:rsidP="004422F2">
            <w:pPr>
              <w:jc w:val="center"/>
              <w:rPr>
                <w:sz w:val="16"/>
                <w:szCs w:val="16"/>
              </w:rPr>
            </w:pPr>
            <w:r w:rsidRPr="008B201F">
              <w:rPr>
                <w:rFonts w:eastAsia="Aptos"/>
                <w:kern w:val="2"/>
                <w:sz w:val="16"/>
                <w:szCs w:val="16"/>
              </w:rPr>
              <w:t>9.38</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57C7BE3" w14:textId="77777777" w:rsidR="00232CF6" w:rsidRPr="00DD5F6A" w:rsidRDefault="00232CF6" w:rsidP="004422F2">
            <w:pPr>
              <w:jc w:val="center"/>
              <w:rPr>
                <w:sz w:val="16"/>
                <w:szCs w:val="16"/>
              </w:rPr>
            </w:pPr>
            <w:r w:rsidRPr="008B201F">
              <w:rPr>
                <w:rFonts w:eastAsia="Aptos"/>
                <w:kern w:val="2"/>
                <w:sz w:val="16"/>
                <w:szCs w:val="16"/>
              </w:rPr>
              <w:t>7.85</w:t>
            </w:r>
          </w:p>
        </w:tc>
      </w:tr>
      <w:tr w:rsidR="00232CF6" w:rsidRPr="00DD5F6A" w14:paraId="61F3A5C1"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18CFEFD5" w14:textId="77777777" w:rsidR="00232CF6" w:rsidRPr="00DD5F6A" w:rsidRDefault="00232CF6" w:rsidP="004422F2">
            <w:pPr>
              <w:jc w:val="center"/>
              <w:rPr>
                <w:sz w:val="16"/>
                <w:szCs w:val="16"/>
              </w:rPr>
            </w:pPr>
            <w:r w:rsidRPr="00DD5F6A">
              <w:rPr>
                <w:sz w:val="16"/>
                <w:szCs w:val="16"/>
              </w:rPr>
              <w:t>354.01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7C307CB7" w14:textId="77777777" w:rsidR="00232CF6" w:rsidRPr="00DD5F6A" w:rsidRDefault="00232CF6" w:rsidP="004422F2">
            <w:pPr>
              <w:jc w:val="center"/>
              <w:rPr>
                <w:sz w:val="16"/>
                <w:szCs w:val="16"/>
              </w:rPr>
            </w:pPr>
            <w:r w:rsidRPr="00DD5F6A">
              <w:rPr>
                <w:sz w:val="16"/>
                <w:szCs w:val="16"/>
              </w:rPr>
              <w:t>356.00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B2D7D7A" w14:textId="77777777" w:rsidR="00232CF6" w:rsidRPr="00DD5F6A" w:rsidRDefault="00232CF6" w:rsidP="004422F2">
            <w:pPr>
              <w:jc w:val="center"/>
              <w:rPr>
                <w:sz w:val="16"/>
                <w:szCs w:val="16"/>
              </w:rPr>
            </w:pPr>
            <w:r w:rsidRPr="008B201F">
              <w:rPr>
                <w:rFonts w:eastAsia="Aptos"/>
                <w:kern w:val="2"/>
                <w:sz w:val="16"/>
                <w:szCs w:val="16"/>
              </w:rPr>
              <w:t>10.97</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B339B0B" w14:textId="77777777" w:rsidR="00232CF6" w:rsidRPr="00DD5F6A" w:rsidRDefault="00232CF6" w:rsidP="004422F2">
            <w:pPr>
              <w:jc w:val="center"/>
              <w:rPr>
                <w:sz w:val="16"/>
                <w:szCs w:val="16"/>
              </w:rPr>
            </w:pPr>
            <w:r w:rsidRPr="008B201F">
              <w:rPr>
                <w:rFonts w:eastAsia="Aptos"/>
                <w:kern w:val="2"/>
                <w:sz w:val="16"/>
                <w:szCs w:val="16"/>
              </w:rPr>
              <w:t>9.44</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5CFDA3A" w14:textId="77777777" w:rsidR="00232CF6" w:rsidRPr="00DD5F6A" w:rsidRDefault="00232CF6" w:rsidP="004422F2">
            <w:pPr>
              <w:jc w:val="center"/>
              <w:rPr>
                <w:sz w:val="16"/>
                <w:szCs w:val="16"/>
              </w:rPr>
            </w:pPr>
            <w:r w:rsidRPr="008B201F">
              <w:rPr>
                <w:rFonts w:eastAsia="Aptos"/>
                <w:kern w:val="2"/>
                <w:sz w:val="16"/>
                <w:szCs w:val="16"/>
              </w:rPr>
              <w:t>7.91</w:t>
            </w:r>
          </w:p>
        </w:tc>
      </w:tr>
      <w:tr w:rsidR="00232CF6" w:rsidRPr="00DD5F6A" w14:paraId="071EDB47"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5B2AD047" w14:textId="77777777" w:rsidR="00232CF6" w:rsidRPr="00DD5F6A" w:rsidRDefault="00232CF6" w:rsidP="004422F2">
            <w:pPr>
              <w:jc w:val="center"/>
              <w:rPr>
                <w:sz w:val="16"/>
                <w:szCs w:val="16"/>
              </w:rPr>
            </w:pPr>
            <w:r w:rsidRPr="00DD5F6A">
              <w:rPr>
                <w:sz w:val="16"/>
                <w:szCs w:val="16"/>
              </w:rPr>
              <w:t>356.01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1485149A" w14:textId="77777777" w:rsidR="00232CF6" w:rsidRPr="00DD5F6A" w:rsidRDefault="00232CF6" w:rsidP="004422F2">
            <w:pPr>
              <w:jc w:val="center"/>
              <w:rPr>
                <w:sz w:val="16"/>
                <w:szCs w:val="16"/>
              </w:rPr>
            </w:pPr>
            <w:r w:rsidRPr="00DD5F6A">
              <w:rPr>
                <w:sz w:val="16"/>
                <w:szCs w:val="16"/>
              </w:rPr>
              <w:t>358.00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074257F" w14:textId="77777777" w:rsidR="00232CF6" w:rsidRPr="00DD5F6A" w:rsidRDefault="00232CF6" w:rsidP="004422F2">
            <w:pPr>
              <w:jc w:val="center"/>
              <w:rPr>
                <w:sz w:val="16"/>
                <w:szCs w:val="16"/>
              </w:rPr>
            </w:pPr>
            <w:r w:rsidRPr="008B201F">
              <w:rPr>
                <w:rFonts w:eastAsia="Aptos"/>
                <w:kern w:val="2"/>
                <w:sz w:val="16"/>
                <w:szCs w:val="16"/>
              </w:rPr>
              <w:t>11.03</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2CF52E7" w14:textId="77777777" w:rsidR="00232CF6" w:rsidRPr="00DD5F6A" w:rsidRDefault="00232CF6" w:rsidP="004422F2">
            <w:pPr>
              <w:jc w:val="center"/>
              <w:rPr>
                <w:sz w:val="16"/>
                <w:szCs w:val="16"/>
              </w:rPr>
            </w:pPr>
            <w:r w:rsidRPr="008B201F">
              <w:rPr>
                <w:rFonts w:eastAsia="Aptos"/>
                <w:kern w:val="2"/>
                <w:sz w:val="16"/>
                <w:szCs w:val="16"/>
              </w:rPr>
              <w:t>9.50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6AC329F" w14:textId="77777777" w:rsidR="00232CF6" w:rsidRPr="00DD5F6A" w:rsidRDefault="00232CF6" w:rsidP="004422F2">
            <w:pPr>
              <w:jc w:val="center"/>
              <w:rPr>
                <w:sz w:val="16"/>
                <w:szCs w:val="16"/>
              </w:rPr>
            </w:pPr>
            <w:r w:rsidRPr="008B201F">
              <w:rPr>
                <w:rFonts w:eastAsia="Aptos"/>
                <w:kern w:val="2"/>
                <w:sz w:val="16"/>
                <w:szCs w:val="16"/>
              </w:rPr>
              <w:t>7.97</w:t>
            </w:r>
          </w:p>
        </w:tc>
      </w:tr>
      <w:tr w:rsidR="00232CF6" w:rsidRPr="00DD5F6A" w14:paraId="36FDFDDB"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5CEDA48" w14:textId="77777777" w:rsidR="00232CF6" w:rsidRPr="00DD5F6A" w:rsidRDefault="00232CF6" w:rsidP="004422F2">
            <w:pPr>
              <w:jc w:val="center"/>
              <w:rPr>
                <w:sz w:val="16"/>
                <w:szCs w:val="16"/>
              </w:rPr>
            </w:pPr>
            <w:r w:rsidRPr="00DD5F6A">
              <w:rPr>
                <w:sz w:val="16"/>
                <w:szCs w:val="16"/>
              </w:rPr>
              <w:t>358.01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B98CB6F" w14:textId="77777777" w:rsidR="00232CF6" w:rsidRPr="00DD5F6A" w:rsidRDefault="00232CF6" w:rsidP="004422F2">
            <w:pPr>
              <w:jc w:val="center"/>
              <w:rPr>
                <w:sz w:val="16"/>
                <w:szCs w:val="16"/>
              </w:rPr>
            </w:pPr>
            <w:r w:rsidRPr="00DD5F6A">
              <w:rPr>
                <w:sz w:val="16"/>
                <w:szCs w:val="16"/>
              </w:rPr>
              <w:t>360.00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FC11B8C" w14:textId="77777777" w:rsidR="00232CF6" w:rsidRPr="00DD5F6A" w:rsidRDefault="00232CF6" w:rsidP="004422F2">
            <w:pPr>
              <w:jc w:val="center"/>
              <w:rPr>
                <w:sz w:val="16"/>
                <w:szCs w:val="16"/>
              </w:rPr>
            </w:pPr>
            <w:r w:rsidRPr="008B201F">
              <w:rPr>
                <w:rFonts w:eastAsia="Aptos"/>
                <w:kern w:val="2"/>
                <w:sz w:val="16"/>
                <w:szCs w:val="16"/>
              </w:rPr>
              <w:t>11.09</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E4A8281" w14:textId="77777777" w:rsidR="00232CF6" w:rsidRPr="00DD5F6A" w:rsidRDefault="00232CF6" w:rsidP="004422F2">
            <w:pPr>
              <w:jc w:val="center"/>
              <w:rPr>
                <w:sz w:val="16"/>
                <w:szCs w:val="16"/>
              </w:rPr>
            </w:pPr>
            <w:r w:rsidRPr="008B201F">
              <w:rPr>
                <w:rFonts w:eastAsia="Aptos"/>
                <w:kern w:val="2"/>
                <w:sz w:val="16"/>
                <w:szCs w:val="16"/>
              </w:rPr>
              <w:t>9.56</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B7D74FE" w14:textId="77777777" w:rsidR="00232CF6" w:rsidRPr="00DD5F6A" w:rsidRDefault="00232CF6" w:rsidP="004422F2">
            <w:pPr>
              <w:jc w:val="center"/>
              <w:rPr>
                <w:sz w:val="16"/>
                <w:szCs w:val="16"/>
              </w:rPr>
            </w:pPr>
            <w:r w:rsidRPr="008B201F">
              <w:rPr>
                <w:rFonts w:eastAsia="Aptos"/>
                <w:kern w:val="2"/>
                <w:sz w:val="16"/>
                <w:szCs w:val="16"/>
              </w:rPr>
              <w:t>8.03</w:t>
            </w:r>
          </w:p>
        </w:tc>
      </w:tr>
      <w:tr w:rsidR="00232CF6" w:rsidRPr="00DD5F6A" w14:paraId="12941790"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9007C45" w14:textId="77777777" w:rsidR="00232CF6" w:rsidRPr="00DD5F6A" w:rsidRDefault="00232CF6" w:rsidP="004422F2">
            <w:pPr>
              <w:jc w:val="center"/>
              <w:rPr>
                <w:sz w:val="16"/>
                <w:szCs w:val="16"/>
              </w:rPr>
            </w:pPr>
            <w:r w:rsidRPr="00DD5F6A">
              <w:rPr>
                <w:sz w:val="16"/>
                <w:szCs w:val="16"/>
              </w:rPr>
              <w:t>360.01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2AC485F" w14:textId="77777777" w:rsidR="00232CF6" w:rsidRPr="00DD5F6A" w:rsidRDefault="00232CF6" w:rsidP="004422F2">
            <w:pPr>
              <w:jc w:val="center"/>
              <w:rPr>
                <w:sz w:val="16"/>
                <w:szCs w:val="16"/>
              </w:rPr>
            </w:pPr>
            <w:r w:rsidRPr="00DD5F6A">
              <w:rPr>
                <w:sz w:val="16"/>
                <w:szCs w:val="16"/>
              </w:rPr>
              <w:t>362.00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6612E2B" w14:textId="77777777" w:rsidR="00232CF6" w:rsidRPr="00DD5F6A" w:rsidRDefault="00232CF6" w:rsidP="004422F2">
            <w:pPr>
              <w:jc w:val="center"/>
              <w:rPr>
                <w:sz w:val="16"/>
                <w:szCs w:val="16"/>
              </w:rPr>
            </w:pPr>
            <w:r w:rsidRPr="008B201F">
              <w:rPr>
                <w:rFonts w:eastAsia="Aptos"/>
                <w:kern w:val="2"/>
                <w:sz w:val="16"/>
                <w:szCs w:val="16"/>
              </w:rPr>
              <w:t>11.15</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934F04E" w14:textId="77777777" w:rsidR="00232CF6" w:rsidRPr="00DD5F6A" w:rsidRDefault="00232CF6" w:rsidP="004422F2">
            <w:pPr>
              <w:jc w:val="center"/>
              <w:rPr>
                <w:sz w:val="16"/>
                <w:szCs w:val="16"/>
              </w:rPr>
            </w:pPr>
            <w:r w:rsidRPr="008B201F">
              <w:rPr>
                <w:rFonts w:eastAsia="Aptos"/>
                <w:kern w:val="2"/>
                <w:sz w:val="16"/>
                <w:szCs w:val="16"/>
              </w:rPr>
              <w:t>9.62</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EF39B27" w14:textId="77777777" w:rsidR="00232CF6" w:rsidRPr="00DD5F6A" w:rsidRDefault="00232CF6" w:rsidP="004422F2">
            <w:pPr>
              <w:jc w:val="center"/>
              <w:rPr>
                <w:sz w:val="16"/>
                <w:szCs w:val="16"/>
              </w:rPr>
            </w:pPr>
            <w:r w:rsidRPr="008B201F">
              <w:rPr>
                <w:rFonts w:eastAsia="Aptos"/>
                <w:kern w:val="2"/>
                <w:sz w:val="16"/>
                <w:szCs w:val="16"/>
              </w:rPr>
              <w:t>8.09</w:t>
            </w:r>
          </w:p>
        </w:tc>
      </w:tr>
      <w:tr w:rsidR="00232CF6" w:rsidRPr="00DD5F6A" w14:paraId="1288B003"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5658B478" w14:textId="77777777" w:rsidR="00232CF6" w:rsidRPr="00DD5F6A" w:rsidRDefault="00232CF6" w:rsidP="004422F2">
            <w:pPr>
              <w:jc w:val="center"/>
              <w:rPr>
                <w:sz w:val="16"/>
                <w:szCs w:val="16"/>
              </w:rPr>
            </w:pPr>
            <w:r w:rsidRPr="00DD5F6A">
              <w:rPr>
                <w:sz w:val="16"/>
                <w:szCs w:val="16"/>
              </w:rPr>
              <w:lastRenderedPageBreak/>
              <w:t>362.01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4105289" w14:textId="77777777" w:rsidR="00232CF6" w:rsidRPr="00DD5F6A" w:rsidRDefault="00232CF6" w:rsidP="004422F2">
            <w:pPr>
              <w:jc w:val="center"/>
              <w:rPr>
                <w:sz w:val="16"/>
                <w:szCs w:val="16"/>
              </w:rPr>
            </w:pPr>
            <w:r w:rsidRPr="00DD5F6A">
              <w:rPr>
                <w:sz w:val="16"/>
                <w:szCs w:val="16"/>
              </w:rPr>
              <w:t>364.00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13B1DAD" w14:textId="77777777" w:rsidR="00232CF6" w:rsidRPr="00DD5F6A" w:rsidRDefault="00232CF6" w:rsidP="004422F2">
            <w:pPr>
              <w:jc w:val="center"/>
              <w:rPr>
                <w:sz w:val="16"/>
                <w:szCs w:val="16"/>
              </w:rPr>
            </w:pPr>
            <w:r w:rsidRPr="008B201F">
              <w:rPr>
                <w:rFonts w:eastAsia="Aptos"/>
                <w:kern w:val="2"/>
                <w:sz w:val="16"/>
                <w:szCs w:val="16"/>
              </w:rPr>
              <w:t>11.22</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3EE2965" w14:textId="77777777" w:rsidR="00232CF6" w:rsidRPr="00DD5F6A" w:rsidRDefault="00232CF6" w:rsidP="004422F2">
            <w:pPr>
              <w:jc w:val="center"/>
              <w:rPr>
                <w:sz w:val="16"/>
                <w:szCs w:val="16"/>
              </w:rPr>
            </w:pPr>
            <w:r w:rsidRPr="008B201F">
              <w:rPr>
                <w:rFonts w:eastAsia="Aptos"/>
                <w:kern w:val="2"/>
                <w:sz w:val="16"/>
                <w:szCs w:val="16"/>
              </w:rPr>
              <w:t>9.69</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12B706B3" w14:textId="77777777" w:rsidR="00232CF6" w:rsidRPr="00DD5F6A" w:rsidRDefault="00232CF6" w:rsidP="004422F2">
            <w:pPr>
              <w:jc w:val="center"/>
              <w:rPr>
                <w:sz w:val="16"/>
                <w:szCs w:val="16"/>
              </w:rPr>
            </w:pPr>
            <w:r w:rsidRPr="008B201F">
              <w:rPr>
                <w:rFonts w:eastAsia="Aptos"/>
                <w:kern w:val="2"/>
                <w:sz w:val="16"/>
                <w:szCs w:val="16"/>
              </w:rPr>
              <w:t>8.16</w:t>
            </w:r>
          </w:p>
        </w:tc>
      </w:tr>
      <w:tr w:rsidR="00232CF6" w:rsidRPr="00DD5F6A" w14:paraId="47FD6F93"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0D5124C" w14:textId="77777777" w:rsidR="00232CF6" w:rsidRPr="00DD5F6A" w:rsidRDefault="00232CF6" w:rsidP="004422F2">
            <w:pPr>
              <w:jc w:val="center"/>
              <w:rPr>
                <w:sz w:val="16"/>
                <w:szCs w:val="16"/>
              </w:rPr>
            </w:pPr>
            <w:r w:rsidRPr="00DD5F6A">
              <w:rPr>
                <w:sz w:val="16"/>
                <w:szCs w:val="16"/>
              </w:rPr>
              <w:t>364.01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292BB1B9" w14:textId="77777777" w:rsidR="00232CF6" w:rsidRPr="00DD5F6A" w:rsidRDefault="00232CF6" w:rsidP="004422F2">
            <w:pPr>
              <w:jc w:val="center"/>
              <w:rPr>
                <w:sz w:val="16"/>
                <w:szCs w:val="16"/>
              </w:rPr>
            </w:pPr>
            <w:r w:rsidRPr="00DD5F6A">
              <w:rPr>
                <w:sz w:val="16"/>
                <w:szCs w:val="16"/>
              </w:rPr>
              <w:t>366.00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C4DBDF5" w14:textId="77777777" w:rsidR="00232CF6" w:rsidRPr="00DD5F6A" w:rsidRDefault="00232CF6" w:rsidP="004422F2">
            <w:pPr>
              <w:jc w:val="center"/>
              <w:rPr>
                <w:sz w:val="16"/>
                <w:szCs w:val="16"/>
              </w:rPr>
            </w:pPr>
            <w:r w:rsidRPr="008B201F">
              <w:rPr>
                <w:rFonts w:eastAsia="Aptos"/>
                <w:kern w:val="2"/>
                <w:sz w:val="16"/>
                <w:szCs w:val="16"/>
              </w:rPr>
              <w:t>11.28</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D7D18E0" w14:textId="77777777" w:rsidR="00232CF6" w:rsidRPr="00DD5F6A" w:rsidRDefault="00232CF6" w:rsidP="004422F2">
            <w:pPr>
              <w:jc w:val="center"/>
              <w:rPr>
                <w:sz w:val="16"/>
                <w:szCs w:val="16"/>
              </w:rPr>
            </w:pPr>
            <w:r w:rsidRPr="008B201F">
              <w:rPr>
                <w:rFonts w:eastAsia="Aptos"/>
                <w:kern w:val="2"/>
                <w:sz w:val="16"/>
                <w:szCs w:val="16"/>
              </w:rPr>
              <w:t>9.75</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3301E0B" w14:textId="77777777" w:rsidR="00232CF6" w:rsidRPr="00DD5F6A" w:rsidRDefault="00232CF6" w:rsidP="004422F2">
            <w:pPr>
              <w:jc w:val="center"/>
              <w:rPr>
                <w:sz w:val="16"/>
                <w:szCs w:val="16"/>
              </w:rPr>
            </w:pPr>
            <w:r w:rsidRPr="008B201F">
              <w:rPr>
                <w:rFonts w:eastAsia="Aptos"/>
                <w:kern w:val="2"/>
                <w:sz w:val="16"/>
                <w:szCs w:val="16"/>
              </w:rPr>
              <w:t>8.22</w:t>
            </w:r>
          </w:p>
        </w:tc>
      </w:tr>
      <w:tr w:rsidR="00232CF6" w:rsidRPr="00DD5F6A" w14:paraId="07076E3A"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0AE439A" w14:textId="77777777" w:rsidR="00232CF6" w:rsidRPr="00DD5F6A" w:rsidRDefault="00232CF6" w:rsidP="004422F2">
            <w:pPr>
              <w:jc w:val="center"/>
              <w:rPr>
                <w:sz w:val="16"/>
                <w:szCs w:val="16"/>
              </w:rPr>
            </w:pPr>
            <w:r w:rsidRPr="00DD5F6A">
              <w:rPr>
                <w:sz w:val="16"/>
                <w:szCs w:val="16"/>
              </w:rPr>
              <w:t>366.01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186445B0" w14:textId="77777777" w:rsidR="00232CF6" w:rsidRPr="00DD5F6A" w:rsidRDefault="00232CF6" w:rsidP="004422F2">
            <w:pPr>
              <w:jc w:val="center"/>
              <w:rPr>
                <w:sz w:val="16"/>
                <w:szCs w:val="16"/>
              </w:rPr>
            </w:pPr>
            <w:r w:rsidRPr="00DD5F6A">
              <w:rPr>
                <w:sz w:val="16"/>
                <w:szCs w:val="16"/>
              </w:rPr>
              <w:t>368.00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9D22323" w14:textId="77777777" w:rsidR="00232CF6" w:rsidRPr="00DD5F6A" w:rsidRDefault="00232CF6" w:rsidP="004422F2">
            <w:pPr>
              <w:jc w:val="center"/>
              <w:rPr>
                <w:sz w:val="16"/>
                <w:szCs w:val="16"/>
              </w:rPr>
            </w:pPr>
            <w:r w:rsidRPr="008B201F">
              <w:rPr>
                <w:rFonts w:eastAsia="Aptos"/>
                <w:kern w:val="2"/>
                <w:sz w:val="16"/>
                <w:szCs w:val="16"/>
              </w:rPr>
              <w:t>11.34</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D9AEA60" w14:textId="77777777" w:rsidR="00232CF6" w:rsidRPr="00DD5F6A" w:rsidRDefault="00232CF6" w:rsidP="004422F2">
            <w:pPr>
              <w:jc w:val="center"/>
              <w:rPr>
                <w:sz w:val="16"/>
                <w:szCs w:val="16"/>
              </w:rPr>
            </w:pPr>
            <w:r w:rsidRPr="008B201F">
              <w:rPr>
                <w:rFonts w:eastAsia="Aptos"/>
                <w:kern w:val="2"/>
                <w:sz w:val="16"/>
                <w:szCs w:val="16"/>
              </w:rPr>
              <w:t>9.81</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B1E5DF5" w14:textId="77777777" w:rsidR="00232CF6" w:rsidRPr="00DD5F6A" w:rsidRDefault="00232CF6" w:rsidP="004422F2">
            <w:pPr>
              <w:jc w:val="center"/>
              <w:rPr>
                <w:sz w:val="16"/>
                <w:szCs w:val="16"/>
              </w:rPr>
            </w:pPr>
            <w:r w:rsidRPr="008B201F">
              <w:rPr>
                <w:rFonts w:eastAsia="Aptos"/>
                <w:kern w:val="2"/>
                <w:sz w:val="16"/>
                <w:szCs w:val="16"/>
              </w:rPr>
              <w:t>8.28</w:t>
            </w:r>
          </w:p>
        </w:tc>
      </w:tr>
      <w:tr w:rsidR="00232CF6" w:rsidRPr="00DD5F6A" w14:paraId="3034BB42"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431C620A" w14:textId="77777777" w:rsidR="00232CF6" w:rsidRPr="00DD5F6A" w:rsidRDefault="00232CF6" w:rsidP="004422F2">
            <w:pPr>
              <w:jc w:val="center"/>
              <w:rPr>
                <w:sz w:val="16"/>
                <w:szCs w:val="16"/>
              </w:rPr>
            </w:pPr>
            <w:r w:rsidRPr="00DD5F6A">
              <w:rPr>
                <w:sz w:val="16"/>
                <w:szCs w:val="16"/>
              </w:rPr>
              <w:t>368.01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2E9F19A" w14:textId="77777777" w:rsidR="00232CF6" w:rsidRPr="00DD5F6A" w:rsidRDefault="00232CF6" w:rsidP="004422F2">
            <w:pPr>
              <w:jc w:val="center"/>
              <w:rPr>
                <w:sz w:val="16"/>
                <w:szCs w:val="16"/>
              </w:rPr>
            </w:pPr>
            <w:r w:rsidRPr="00DD5F6A">
              <w:rPr>
                <w:sz w:val="16"/>
                <w:szCs w:val="16"/>
              </w:rPr>
              <w:t>370.00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3E65DDC" w14:textId="77777777" w:rsidR="00232CF6" w:rsidRPr="00DD5F6A" w:rsidRDefault="00232CF6" w:rsidP="004422F2">
            <w:pPr>
              <w:jc w:val="center"/>
              <w:rPr>
                <w:sz w:val="16"/>
                <w:szCs w:val="16"/>
              </w:rPr>
            </w:pPr>
            <w:r w:rsidRPr="008B201F">
              <w:rPr>
                <w:rFonts w:eastAsia="Aptos"/>
                <w:kern w:val="2"/>
                <w:sz w:val="16"/>
                <w:szCs w:val="16"/>
              </w:rPr>
              <w:t>11.40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7ABB49C" w14:textId="77777777" w:rsidR="00232CF6" w:rsidRPr="00DD5F6A" w:rsidRDefault="00232CF6" w:rsidP="004422F2">
            <w:pPr>
              <w:jc w:val="center"/>
              <w:rPr>
                <w:sz w:val="16"/>
                <w:szCs w:val="16"/>
              </w:rPr>
            </w:pPr>
            <w:r w:rsidRPr="008B201F">
              <w:rPr>
                <w:rFonts w:eastAsia="Aptos"/>
                <w:kern w:val="2"/>
                <w:sz w:val="16"/>
                <w:szCs w:val="16"/>
              </w:rPr>
              <w:t>9.87</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13CAFE5" w14:textId="77777777" w:rsidR="00232CF6" w:rsidRPr="00DD5F6A" w:rsidRDefault="00232CF6" w:rsidP="004422F2">
            <w:pPr>
              <w:jc w:val="center"/>
              <w:rPr>
                <w:sz w:val="16"/>
                <w:szCs w:val="16"/>
              </w:rPr>
            </w:pPr>
            <w:r w:rsidRPr="008B201F">
              <w:rPr>
                <w:rFonts w:eastAsia="Aptos"/>
                <w:kern w:val="2"/>
                <w:sz w:val="16"/>
                <w:szCs w:val="16"/>
              </w:rPr>
              <w:t>8.34</w:t>
            </w:r>
          </w:p>
        </w:tc>
      </w:tr>
      <w:tr w:rsidR="00232CF6" w:rsidRPr="00DD5F6A" w14:paraId="0B886852"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200AF5C" w14:textId="77777777" w:rsidR="00232CF6" w:rsidRPr="00DD5F6A" w:rsidRDefault="00232CF6" w:rsidP="004422F2">
            <w:pPr>
              <w:jc w:val="center"/>
              <w:rPr>
                <w:sz w:val="16"/>
                <w:szCs w:val="16"/>
              </w:rPr>
            </w:pPr>
            <w:r w:rsidRPr="00DD5F6A">
              <w:rPr>
                <w:sz w:val="16"/>
                <w:szCs w:val="16"/>
              </w:rPr>
              <w:t>370.01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1F545B34" w14:textId="77777777" w:rsidR="00232CF6" w:rsidRPr="00DD5F6A" w:rsidRDefault="00232CF6" w:rsidP="004422F2">
            <w:pPr>
              <w:jc w:val="center"/>
              <w:rPr>
                <w:sz w:val="16"/>
                <w:szCs w:val="16"/>
              </w:rPr>
            </w:pPr>
            <w:r w:rsidRPr="00DD5F6A">
              <w:rPr>
                <w:sz w:val="16"/>
                <w:szCs w:val="16"/>
              </w:rPr>
              <w:t>372.00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23B9A42" w14:textId="77777777" w:rsidR="00232CF6" w:rsidRPr="00DD5F6A" w:rsidRDefault="00232CF6" w:rsidP="004422F2">
            <w:pPr>
              <w:jc w:val="center"/>
              <w:rPr>
                <w:sz w:val="16"/>
                <w:szCs w:val="16"/>
              </w:rPr>
            </w:pPr>
            <w:r w:rsidRPr="008B201F">
              <w:rPr>
                <w:rFonts w:eastAsia="Aptos"/>
                <w:kern w:val="2"/>
                <w:sz w:val="16"/>
                <w:szCs w:val="16"/>
              </w:rPr>
              <w:t>11.46</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3998A94" w14:textId="77777777" w:rsidR="00232CF6" w:rsidRPr="00DD5F6A" w:rsidRDefault="00232CF6" w:rsidP="004422F2">
            <w:pPr>
              <w:jc w:val="center"/>
              <w:rPr>
                <w:sz w:val="16"/>
                <w:szCs w:val="16"/>
              </w:rPr>
            </w:pPr>
            <w:r w:rsidRPr="008B201F">
              <w:rPr>
                <w:rFonts w:eastAsia="Aptos"/>
                <w:kern w:val="2"/>
                <w:sz w:val="16"/>
                <w:szCs w:val="16"/>
              </w:rPr>
              <w:t>9.93</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746616DF" w14:textId="77777777" w:rsidR="00232CF6" w:rsidRPr="00DD5F6A" w:rsidRDefault="00232CF6" w:rsidP="004422F2">
            <w:pPr>
              <w:jc w:val="center"/>
              <w:rPr>
                <w:sz w:val="16"/>
                <w:szCs w:val="16"/>
              </w:rPr>
            </w:pPr>
            <w:r w:rsidRPr="008B201F">
              <w:rPr>
                <w:rFonts w:eastAsia="Aptos"/>
                <w:kern w:val="2"/>
                <w:sz w:val="16"/>
                <w:szCs w:val="16"/>
              </w:rPr>
              <w:t>8.40</w:t>
            </w:r>
          </w:p>
        </w:tc>
      </w:tr>
      <w:tr w:rsidR="00232CF6" w:rsidRPr="00DD5F6A" w14:paraId="245B7BD2"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0B16B648" w14:textId="77777777" w:rsidR="00232CF6" w:rsidRPr="00DD5F6A" w:rsidRDefault="00232CF6" w:rsidP="004422F2">
            <w:pPr>
              <w:jc w:val="center"/>
              <w:rPr>
                <w:sz w:val="16"/>
                <w:szCs w:val="16"/>
              </w:rPr>
            </w:pPr>
            <w:r w:rsidRPr="00DD5F6A">
              <w:rPr>
                <w:sz w:val="16"/>
                <w:szCs w:val="16"/>
              </w:rPr>
              <w:t>372.01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015BAD3F" w14:textId="77777777" w:rsidR="00232CF6" w:rsidRPr="00DD5F6A" w:rsidRDefault="00232CF6" w:rsidP="004422F2">
            <w:pPr>
              <w:jc w:val="center"/>
              <w:rPr>
                <w:sz w:val="16"/>
                <w:szCs w:val="16"/>
              </w:rPr>
            </w:pPr>
            <w:r w:rsidRPr="00DD5F6A">
              <w:rPr>
                <w:sz w:val="16"/>
                <w:szCs w:val="16"/>
              </w:rPr>
              <w:t>374.00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511E922" w14:textId="77777777" w:rsidR="00232CF6" w:rsidRPr="00DD5F6A" w:rsidRDefault="00232CF6" w:rsidP="004422F2">
            <w:pPr>
              <w:jc w:val="center"/>
              <w:rPr>
                <w:sz w:val="16"/>
                <w:szCs w:val="16"/>
              </w:rPr>
            </w:pPr>
            <w:r w:rsidRPr="008B201F">
              <w:rPr>
                <w:rFonts w:eastAsia="Aptos"/>
                <w:kern w:val="2"/>
                <w:sz w:val="16"/>
                <w:szCs w:val="16"/>
              </w:rPr>
              <w:t>11.53</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B298D61" w14:textId="77777777" w:rsidR="00232CF6" w:rsidRPr="00DD5F6A" w:rsidRDefault="00232CF6" w:rsidP="004422F2">
            <w:pPr>
              <w:jc w:val="center"/>
              <w:rPr>
                <w:sz w:val="16"/>
                <w:szCs w:val="16"/>
              </w:rPr>
            </w:pPr>
            <w:r w:rsidRPr="008B201F">
              <w:rPr>
                <w:rFonts w:eastAsia="Aptos"/>
                <w:kern w:val="2"/>
                <w:sz w:val="16"/>
                <w:szCs w:val="16"/>
              </w:rPr>
              <w:t>10.00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542180EA" w14:textId="77777777" w:rsidR="00232CF6" w:rsidRPr="00DD5F6A" w:rsidRDefault="00232CF6" w:rsidP="004422F2">
            <w:pPr>
              <w:jc w:val="center"/>
              <w:rPr>
                <w:sz w:val="16"/>
                <w:szCs w:val="16"/>
              </w:rPr>
            </w:pPr>
            <w:r w:rsidRPr="008B201F">
              <w:rPr>
                <w:rFonts w:eastAsia="Aptos"/>
                <w:kern w:val="2"/>
                <w:sz w:val="16"/>
                <w:szCs w:val="16"/>
              </w:rPr>
              <w:t>8.47</w:t>
            </w:r>
          </w:p>
        </w:tc>
      </w:tr>
      <w:tr w:rsidR="00232CF6" w:rsidRPr="00DD5F6A" w14:paraId="2FF6A8F8"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4A9EB2C" w14:textId="77777777" w:rsidR="00232CF6" w:rsidRPr="00DD5F6A" w:rsidRDefault="00232CF6" w:rsidP="004422F2">
            <w:pPr>
              <w:jc w:val="center"/>
              <w:rPr>
                <w:sz w:val="16"/>
                <w:szCs w:val="16"/>
              </w:rPr>
            </w:pPr>
            <w:r w:rsidRPr="00DD5F6A">
              <w:rPr>
                <w:sz w:val="16"/>
                <w:szCs w:val="16"/>
              </w:rPr>
              <w:t>374.01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65AFE68D" w14:textId="77777777" w:rsidR="00232CF6" w:rsidRPr="00DD5F6A" w:rsidRDefault="00232CF6" w:rsidP="004422F2">
            <w:pPr>
              <w:jc w:val="center"/>
              <w:rPr>
                <w:sz w:val="16"/>
                <w:szCs w:val="16"/>
              </w:rPr>
            </w:pPr>
            <w:r w:rsidRPr="00DD5F6A">
              <w:rPr>
                <w:sz w:val="16"/>
                <w:szCs w:val="16"/>
              </w:rPr>
              <w:t>376.00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82C9AD2" w14:textId="77777777" w:rsidR="00232CF6" w:rsidRPr="00DD5F6A" w:rsidRDefault="00232CF6" w:rsidP="004422F2">
            <w:pPr>
              <w:jc w:val="center"/>
              <w:rPr>
                <w:sz w:val="16"/>
                <w:szCs w:val="16"/>
              </w:rPr>
            </w:pPr>
            <w:r w:rsidRPr="008B201F">
              <w:rPr>
                <w:rFonts w:eastAsia="Aptos"/>
                <w:kern w:val="2"/>
                <w:sz w:val="16"/>
                <w:szCs w:val="16"/>
              </w:rPr>
              <w:t>11.59</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23C3DD5" w14:textId="77777777" w:rsidR="00232CF6" w:rsidRPr="00DD5F6A" w:rsidRDefault="00232CF6" w:rsidP="004422F2">
            <w:pPr>
              <w:jc w:val="center"/>
              <w:rPr>
                <w:sz w:val="16"/>
                <w:szCs w:val="16"/>
              </w:rPr>
            </w:pPr>
            <w:r w:rsidRPr="008B201F">
              <w:rPr>
                <w:rFonts w:eastAsia="Aptos"/>
                <w:kern w:val="2"/>
                <w:sz w:val="16"/>
                <w:szCs w:val="16"/>
              </w:rPr>
              <w:t>10.06</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C1D0285" w14:textId="77777777" w:rsidR="00232CF6" w:rsidRPr="00DD5F6A" w:rsidRDefault="00232CF6" w:rsidP="004422F2">
            <w:pPr>
              <w:jc w:val="center"/>
              <w:rPr>
                <w:sz w:val="16"/>
                <w:szCs w:val="16"/>
              </w:rPr>
            </w:pPr>
            <w:r w:rsidRPr="008B201F">
              <w:rPr>
                <w:rFonts w:eastAsia="Aptos"/>
                <w:kern w:val="2"/>
                <w:sz w:val="16"/>
                <w:szCs w:val="16"/>
              </w:rPr>
              <w:t>8.53</w:t>
            </w:r>
          </w:p>
        </w:tc>
      </w:tr>
      <w:tr w:rsidR="00232CF6" w:rsidRPr="00DD5F6A" w14:paraId="7B43C95C"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24BD074A" w14:textId="77777777" w:rsidR="00232CF6" w:rsidRPr="00DD5F6A" w:rsidRDefault="00232CF6" w:rsidP="004422F2">
            <w:pPr>
              <w:jc w:val="center"/>
              <w:rPr>
                <w:sz w:val="16"/>
                <w:szCs w:val="16"/>
              </w:rPr>
            </w:pPr>
            <w:r w:rsidRPr="00DD5F6A">
              <w:rPr>
                <w:sz w:val="16"/>
                <w:szCs w:val="16"/>
              </w:rPr>
              <w:t>376.01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02CD6985" w14:textId="77777777" w:rsidR="00232CF6" w:rsidRPr="00DD5F6A" w:rsidRDefault="00232CF6" w:rsidP="004422F2">
            <w:pPr>
              <w:jc w:val="center"/>
              <w:rPr>
                <w:sz w:val="16"/>
                <w:szCs w:val="16"/>
              </w:rPr>
            </w:pPr>
            <w:r w:rsidRPr="00DD5F6A">
              <w:rPr>
                <w:sz w:val="16"/>
                <w:szCs w:val="16"/>
              </w:rPr>
              <w:t>378.00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D55B94F" w14:textId="77777777" w:rsidR="00232CF6" w:rsidRPr="00DD5F6A" w:rsidRDefault="00232CF6" w:rsidP="004422F2">
            <w:pPr>
              <w:jc w:val="center"/>
              <w:rPr>
                <w:sz w:val="16"/>
                <w:szCs w:val="16"/>
              </w:rPr>
            </w:pPr>
            <w:r w:rsidRPr="008B201F">
              <w:rPr>
                <w:rFonts w:eastAsia="Aptos"/>
                <w:kern w:val="2"/>
                <w:sz w:val="16"/>
                <w:szCs w:val="16"/>
              </w:rPr>
              <w:t>11.65</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CB2C2B2" w14:textId="77777777" w:rsidR="00232CF6" w:rsidRPr="00DD5F6A" w:rsidRDefault="00232CF6" w:rsidP="004422F2">
            <w:pPr>
              <w:jc w:val="center"/>
              <w:rPr>
                <w:sz w:val="16"/>
                <w:szCs w:val="16"/>
              </w:rPr>
            </w:pPr>
            <w:r w:rsidRPr="008B201F">
              <w:rPr>
                <w:rFonts w:eastAsia="Aptos"/>
                <w:kern w:val="2"/>
                <w:sz w:val="16"/>
                <w:szCs w:val="16"/>
              </w:rPr>
              <w:t>10.12</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70E423F1" w14:textId="77777777" w:rsidR="00232CF6" w:rsidRPr="00DD5F6A" w:rsidRDefault="00232CF6" w:rsidP="004422F2">
            <w:pPr>
              <w:jc w:val="center"/>
              <w:rPr>
                <w:sz w:val="16"/>
                <w:szCs w:val="16"/>
              </w:rPr>
            </w:pPr>
            <w:r w:rsidRPr="008B201F">
              <w:rPr>
                <w:rFonts w:eastAsia="Aptos"/>
                <w:kern w:val="2"/>
                <w:sz w:val="16"/>
                <w:szCs w:val="16"/>
              </w:rPr>
              <w:t>8.59</w:t>
            </w:r>
          </w:p>
        </w:tc>
      </w:tr>
      <w:tr w:rsidR="00232CF6" w:rsidRPr="00DD5F6A" w14:paraId="6495F218"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7290D584" w14:textId="77777777" w:rsidR="00232CF6" w:rsidRPr="00DD5F6A" w:rsidRDefault="00232CF6" w:rsidP="004422F2">
            <w:pPr>
              <w:jc w:val="center"/>
              <w:rPr>
                <w:sz w:val="16"/>
                <w:szCs w:val="16"/>
              </w:rPr>
            </w:pPr>
            <w:r w:rsidRPr="00DD5F6A">
              <w:rPr>
                <w:sz w:val="16"/>
                <w:szCs w:val="16"/>
              </w:rPr>
              <w:t>378.01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95C15F9" w14:textId="77777777" w:rsidR="00232CF6" w:rsidRPr="00DD5F6A" w:rsidRDefault="00232CF6" w:rsidP="004422F2">
            <w:pPr>
              <w:jc w:val="center"/>
              <w:rPr>
                <w:sz w:val="16"/>
                <w:szCs w:val="16"/>
              </w:rPr>
            </w:pPr>
            <w:r w:rsidRPr="00DD5F6A">
              <w:rPr>
                <w:sz w:val="16"/>
                <w:szCs w:val="16"/>
              </w:rPr>
              <w:t>380.00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CC3D663" w14:textId="77777777" w:rsidR="00232CF6" w:rsidRPr="00DD5F6A" w:rsidRDefault="00232CF6" w:rsidP="004422F2">
            <w:pPr>
              <w:jc w:val="center"/>
              <w:rPr>
                <w:sz w:val="16"/>
                <w:szCs w:val="16"/>
              </w:rPr>
            </w:pPr>
            <w:r w:rsidRPr="008B201F">
              <w:rPr>
                <w:rFonts w:eastAsia="Aptos"/>
                <w:kern w:val="2"/>
                <w:sz w:val="16"/>
                <w:szCs w:val="16"/>
              </w:rPr>
              <w:t>11.71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0046125" w14:textId="77777777" w:rsidR="00232CF6" w:rsidRPr="00DD5F6A" w:rsidRDefault="00232CF6" w:rsidP="004422F2">
            <w:pPr>
              <w:jc w:val="center"/>
              <w:rPr>
                <w:sz w:val="16"/>
                <w:szCs w:val="16"/>
              </w:rPr>
            </w:pPr>
            <w:r w:rsidRPr="008B201F">
              <w:rPr>
                <w:rFonts w:eastAsia="Aptos"/>
                <w:kern w:val="2"/>
                <w:sz w:val="16"/>
                <w:szCs w:val="16"/>
              </w:rPr>
              <w:t>10.18</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630F7F5D" w14:textId="77777777" w:rsidR="00232CF6" w:rsidRPr="00DD5F6A" w:rsidRDefault="00232CF6" w:rsidP="004422F2">
            <w:pPr>
              <w:jc w:val="center"/>
              <w:rPr>
                <w:sz w:val="16"/>
                <w:szCs w:val="16"/>
              </w:rPr>
            </w:pPr>
            <w:r w:rsidRPr="008B201F">
              <w:rPr>
                <w:rFonts w:eastAsia="Aptos"/>
                <w:kern w:val="2"/>
                <w:sz w:val="16"/>
                <w:szCs w:val="16"/>
              </w:rPr>
              <w:t>8.65</w:t>
            </w:r>
          </w:p>
        </w:tc>
      </w:tr>
      <w:tr w:rsidR="00232CF6" w:rsidRPr="00DD5F6A" w14:paraId="56C3EF25"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67755E5B" w14:textId="77777777" w:rsidR="00232CF6" w:rsidRPr="00DD5F6A" w:rsidRDefault="00232CF6" w:rsidP="004422F2">
            <w:pPr>
              <w:jc w:val="center"/>
              <w:rPr>
                <w:sz w:val="16"/>
                <w:szCs w:val="16"/>
              </w:rPr>
            </w:pPr>
            <w:r w:rsidRPr="00DD5F6A">
              <w:rPr>
                <w:sz w:val="16"/>
                <w:szCs w:val="16"/>
              </w:rPr>
              <w:t>380.01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1CB1A885" w14:textId="77777777" w:rsidR="00232CF6" w:rsidRPr="00DD5F6A" w:rsidRDefault="00232CF6" w:rsidP="004422F2">
            <w:pPr>
              <w:jc w:val="center"/>
              <w:rPr>
                <w:sz w:val="16"/>
                <w:szCs w:val="16"/>
              </w:rPr>
            </w:pPr>
            <w:r w:rsidRPr="00DD5F6A">
              <w:rPr>
                <w:sz w:val="16"/>
                <w:szCs w:val="16"/>
              </w:rPr>
              <w:t>382.00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69AB986" w14:textId="77777777" w:rsidR="00232CF6" w:rsidRPr="00DD5F6A" w:rsidRDefault="00232CF6" w:rsidP="004422F2">
            <w:pPr>
              <w:jc w:val="center"/>
              <w:rPr>
                <w:sz w:val="16"/>
                <w:szCs w:val="16"/>
              </w:rPr>
            </w:pPr>
            <w:r w:rsidRPr="008B201F">
              <w:rPr>
                <w:rFonts w:eastAsia="Aptos"/>
                <w:kern w:val="2"/>
                <w:sz w:val="16"/>
                <w:szCs w:val="16"/>
              </w:rPr>
              <w:t>11.77</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8CC4742" w14:textId="77777777" w:rsidR="00232CF6" w:rsidRPr="00DD5F6A" w:rsidRDefault="00232CF6" w:rsidP="004422F2">
            <w:pPr>
              <w:jc w:val="center"/>
              <w:rPr>
                <w:sz w:val="16"/>
                <w:szCs w:val="16"/>
              </w:rPr>
            </w:pPr>
            <w:r w:rsidRPr="008B201F">
              <w:rPr>
                <w:rFonts w:eastAsia="Aptos"/>
                <w:kern w:val="2"/>
                <w:sz w:val="16"/>
                <w:szCs w:val="16"/>
              </w:rPr>
              <w:t>10.24</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2FD6994D" w14:textId="77777777" w:rsidR="00232CF6" w:rsidRPr="00DD5F6A" w:rsidRDefault="00232CF6" w:rsidP="004422F2">
            <w:pPr>
              <w:jc w:val="center"/>
              <w:rPr>
                <w:sz w:val="16"/>
                <w:szCs w:val="16"/>
              </w:rPr>
            </w:pPr>
            <w:r w:rsidRPr="008B201F">
              <w:rPr>
                <w:rFonts w:eastAsia="Aptos"/>
                <w:kern w:val="2"/>
                <w:sz w:val="16"/>
                <w:szCs w:val="16"/>
              </w:rPr>
              <w:t>8.71</w:t>
            </w:r>
          </w:p>
        </w:tc>
      </w:tr>
      <w:tr w:rsidR="00232CF6" w:rsidRPr="00DD5F6A" w14:paraId="5DBA80B5"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35BA45EB" w14:textId="77777777" w:rsidR="00232CF6" w:rsidRPr="00DD5F6A" w:rsidRDefault="00232CF6" w:rsidP="004422F2">
            <w:pPr>
              <w:jc w:val="center"/>
              <w:rPr>
                <w:sz w:val="16"/>
                <w:szCs w:val="16"/>
              </w:rPr>
            </w:pPr>
            <w:r w:rsidRPr="00DD5F6A">
              <w:rPr>
                <w:sz w:val="16"/>
                <w:szCs w:val="16"/>
              </w:rPr>
              <w:t>382.01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46191C4A" w14:textId="77777777" w:rsidR="00232CF6" w:rsidRPr="00DD5F6A" w:rsidRDefault="00232CF6" w:rsidP="004422F2">
            <w:pPr>
              <w:jc w:val="center"/>
              <w:rPr>
                <w:sz w:val="16"/>
                <w:szCs w:val="16"/>
              </w:rPr>
            </w:pPr>
            <w:r w:rsidRPr="00DD5F6A">
              <w:rPr>
                <w:sz w:val="16"/>
                <w:szCs w:val="16"/>
              </w:rPr>
              <w:t>384.00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C5F2D81" w14:textId="77777777" w:rsidR="00232CF6" w:rsidRPr="00DD5F6A" w:rsidRDefault="00232CF6" w:rsidP="004422F2">
            <w:pPr>
              <w:jc w:val="center"/>
              <w:rPr>
                <w:sz w:val="16"/>
                <w:szCs w:val="16"/>
              </w:rPr>
            </w:pPr>
            <w:r w:rsidRPr="008B201F">
              <w:rPr>
                <w:rFonts w:eastAsia="Aptos"/>
                <w:kern w:val="2"/>
                <w:sz w:val="16"/>
                <w:szCs w:val="16"/>
              </w:rPr>
              <w:t>11.83</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A6199E8" w14:textId="77777777" w:rsidR="00232CF6" w:rsidRPr="00DD5F6A" w:rsidRDefault="00232CF6" w:rsidP="004422F2">
            <w:pPr>
              <w:jc w:val="center"/>
              <w:rPr>
                <w:sz w:val="16"/>
                <w:szCs w:val="16"/>
              </w:rPr>
            </w:pPr>
            <w:r w:rsidRPr="008B201F">
              <w:rPr>
                <w:rFonts w:eastAsia="Aptos"/>
                <w:kern w:val="2"/>
                <w:sz w:val="16"/>
                <w:szCs w:val="16"/>
              </w:rPr>
              <w:t>10.30</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0D5A56A4" w14:textId="77777777" w:rsidR="00232CF6" w:rsidRPr="00DD5F6A" w:rsidRDefault="00232CF6" w:rsidP="004422F2">
            <w:pPr>
              <w:jc w:val="center"/>
              <w:rPr>
                <w:sz w:val="16"/>
                <w:szCs w:val="16"/>
              </w:rPr>
            </w:pPr>
            <w:r w:rsidRPr="008B201F">
              <w:rPr>
                <w:rFonts w:eastAsia="Aptos"/>
                <w:kern w:val="2"/>
                <w:sz w:val="16"/>
                <w:szCs w:val="16"/>
              </w:rPr>
              <w:t>8.77</w:t>
            </w:r>
          </w:p>
        </w:tc>
      </w:tr>
      <w:tr w:rsidR="00232CF6" w:rsidRPr="00DD5F6A" w14:paraId="44BABD86" w14:textId="77777777" w:rsidTr="004422F2">
        <w:trPr>
          <w:trHeight w:val="250"/>
          <w:jc w:val="center"/>
        </w:trPr>
        <w:tc>
          <w:tcPr>
            <w:tcW w:w="1057" w:type="dxa"/>
            <w:tcBorders>
              <w:top w:val="single" w:sz="6" w:space="0" w:color="auto"/>
              <w:left w:val="double" w:sz="6" w:space="0" w:color="auto"/>
              <w:bottom w:val="single" w:sz="6" w:space="0" w:color="auto"/>
              <w:right w:val="single" w:sz="6" w:space="0" w:color="auto"/>
            </w:tcBorders>
            <w:noWrap/>
            <w:vAlign w:val="center"/>
            <w:hideMark/>
          </w:tcPr>
          <w:p w14:paraId="56E88342" w14:textId="77777777" w:rsidR="00232CF6" w:rsidRPr="00DD5F6A" w:rsidRDefault="00232CF6" w:rsidP="004422F2">
            <w:pPr>
              <w:jc w:val="center"/>
              <w:rPr>
                <w:sz w:val="16"/>
                <w:szCs w:val="16"/>
              </w:rPr>
            </w:pPr>
            <w:r w:rsidRPr="00DD5F6A">
              <w:rPr>
                <w:sz w:val="16"/>
                <w:szCs w:val="16"/>
              </w:rPr>
              <w:t>384.01</w:t>
            </w:r>
          </w:p>
        </w:tc>
        <w:tc>
          <w:tcPr>
            <w:tcW w:w="1098" w:type="dxa"/>
            <w:tcBorders>
              <w:top w:val="single" w:sz="6" w:space="0" w:color="auto"/>
              <w:left w:val="single" w:sz="6" w:space="0" w:color="auto"/>
              <w:bottom w:val="single" w:sz="6" w:space="0" w:color="auto"/>
              <w:right w:val="single" w:sz="6" w:space="0" w:color="auto"/>
            </w:tcBorders>
            <w:noWrap/>
            <w:vAlign w:val="center"/>
            <w:hideMark/>
          </w:tcPr>
          <w:p w14:paraId="31005D35" w14:textId="77777777" w:rsidR="00232CF6" w:rsidRPr="00DD5F6A" w:rsidRDefault="00232CF6" w:rsidP="004422F2">
            <w:pPr>
              <w:jc w:val="center"/>
              <w:rPr>
                <w:sz w:val="16"/>
                <w:szCs w:val="16"/>
              </w:rPr>
            </w:pPr>
            <w:r w:rsidRPr="00DD5F6A">
              <w:rPr>
                <w:sz w:val="16"/>
                <w:szCs w:val="16"/>
              </w:rPr>
              <w:t>386.00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604991C" w14:textId="77777777" w:rsidR="00232CF6" w:rsidRPr="00DD5F6A" w:rsidRDefault="00232CF6" w:rsidP="004422F2">
            <w:pPr>
              <w:jc w:val="center"/>
              <w:rPr>
                <w:sz w:val="16"/>
                <w:szCs w:val="16"/>
              </w:rPr>
            </w:pPr>
            <w:r w:rsidRPr="008B201F">
              <w:rPr>
                <w:rFonts w:eastAsia="Aptos"/>
                <w:kern w:val="2"/>
                <w:sz w:val="16"/>
                <w:szCs w:val="16"/>
              </w:rPr>
              <w:t>11.90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972C5BA" w14:textId="77777777" w:rsidR="00232CF6" w:rsidRPr="00DD5F6A" w:rsidRDefault="00232CF6" w:rsidP="004422F2">
            <w:pPr>
              <w:jc w:val="center"/>
              <w:rPr>
                <w:sz w:val="16"/>
                <w:szCs w:val="16"/>
              </w:rPr>
            </w:pPr>
            <w:r w:rsidRPr="008B201F">
              <w:rPr>
                <w:rFonts w:eastAsia="Aptos"/>
                <w:kern w:val="2"/>
                <w:sz w:val="16"/>
                <w:szCs w:val="16"/>
              </w:rPr>
              <w:t>10.37</w:t>
            </w:r>
          </w:p>
        </w:tc>
        <w:tc>
          <w:tcPr>
            <w:tcW w:w="900" w:type="dxa"/>
            <w:tcBorders>
              <w:top w:val="single" w:sz="6" w:space="0" w:color="auto"/>
              <w:left w:val="single" w:sz="6" w:space="0" w:color="auto"/>
              <w:bottom w:val="single" w:sz="6" w:space="0" w:color="auto"/>
              <w:right w:val="double" w:sz="6" w:space="0" w:color="auto"/>
            </w:tcBorders>
            <w:noWrap/>
            <w:vAlign w:val="center"/>
            <w:hideMark/>
          </w:tcPr>
          <w:p w14:paraId="33184278" w14:textId="77777777" w:rsidR="00232CF6" w:rsidRPr="00DD5F6A" w:rsidRDefault="00232CF6" w:rsidP="004422F2">
            <w:pPr>
              <w:jc w:val="center"/>
              <w:rPr>
                <w:sz w:val="16"/>
                <w:szCs w:val="16"/>
              </w:rPr>
            </w:pPr>
            <w:r w:rsidRPr="008B201F">
              <w:rPr>
                <w:rFonts w:eastAsia="Aptos"/>
                <w:kern w:val="2"/>
                <w:sz w:val="16"/>
                <w:szCs w:val="16"/>
              </w:rPr>
              <w:t>8.84</w:t>
            </w:r>
          </w:p>
        </w:tc>
      </w:tr>
      <w:tr w:rsidR="00232CF6" w:rsidRPr="00DD5F6A" w14:paraId="43844021" w14:textId="77777777" w:rsidTr="004422F2">
        <w:trPr>
          <w:trHeight w:val="260"/>
          <w:jc w:val="center"/>
        </w:trPr>
        <w:tc>
          <w:tcPr>
            <w:tcW w:w="1057" w:type="dxa"/>
            <w:tcBorders>
              <w:top w:val="single" w:sz="6" w:space="0" w:color="auto"/>
              <w:left w:val="double" w:sz="6" w:space="0" w:color="auto"/>
              <w:bottom w:val="double" w:sz="6" w:space="0" w:color="auto"/>
              <w:right w:val="single" w:sz="6" w:space="0" w:color="auto"/>
            </w:tcBorders>
            <w:noWrap/>
            <w:vAlign w:val="center"/>
            <w:hideMark/>
          </w:tcPr>
          <w:p w14:paraId="4B05A5E8" w14:textId="77777777" w:rsidR="00232CF6" w:rsidRPr="00DD5F6A" w:rsidRDefault="00232CF6" w:rsidP="004422F2">
            <w:pPr>
              <w:jc w:val="center"/>
              <w:rPr>
                <w:sz w:val="16"/>
                <w:szCs w:val="16"/>
              </w:rPr>
            </w:pPr>
          </w:p>
        </w:tc>
        <w:tc>
          <w:tcPr>
            <w:tcW w:w="1098" w:type="dxa"/>
            <w:tcBorders>
              <w:top w:val="single" w:sz="6" w:space="0" w:color="auto"/>
              <w:left w:val="single" w:sz="6" w:space="0" w:color="auto"/>
              <w:bottom w:val="double" w:sz="6" w:space="0" w:color="auto"/>
              <w:right w:val="single" w:sz="6" w:space="0" w:color="auto"/>
            </w:tcBorders>
            <w:noWrap/>
            <w:vAlign w:val="center"/>
            <w:hideMark/>
          </w:tcPr>
          <w:p w14:paraId="32BA8229" w14:textId="77777777" w:rsidR="00232CF6" w:rsidRPr="00DD5F6A" w:rsidRDefault="00232CF6" w:rsidP="004422F2">
            <w:pPr>
              <w:jc w:val="center"/>
              <w:rPr>
                <w:sz w:val="16"/>
                <w:szCs w:val="16"/>
              </w:rPr>
            </w:pPr>
          </w:p>
        </w:tc>
        <w:tc>
          <w:tcPr>
            <w:tcW w:w="2700" w:type="dxa"/>
            <w:gridSpan w:val="3"/>
            <w:tcBorders>
              <w:top w:val="single" w:sz="6" w:space="0" w:color="auto"/>
              <w:left w:val="single" w:sz="6" w:space="0" w:color="auto"/>
              <w:bottom w:val="double" w:sz="6" w:space="0" w:color="auto"/>
              <w:right w:val="double" w:sz="6" w:space="0" w:color="auto"/>
            </w:tcBorders>
            <w:noWrap/>
            <w:vAlign w:val="center"/>
            <w:hideMark/>
          </w:tcPr>
          <w:p w14:paraId="3820204F" w14:textId="77777777" w:rsidR="00232CF6" w:rsidRPr="00DD5F6A" w:rsidRDefault="00232CF6" w:rsidP="004422F2">
            <w:pPr>
              <w:jc w:val="center"/>
              <w:rPr>
                <w:i/>
                <w:iCs/>
                <w:sz w:val="16"/>
                <w:szCs w:val="16"/>
              </w:rPr>
            </w:pPr>
            <w:r w:rsidRPr="00DD5F6A">
              <w:rPr>
                <w:i/>
                <w:iCs/>
                <w:sz w:val="16"/>
                <w:szCs w:val="16"/>
              </w:rPr>
              <w:t>(Add 3.09% for amounts in excess of $386)</w:t>
            </w:r>
          </w:p>
        </w:tc>
      </w:tr>
    </w:tbl>
    <w:p w14:paraId="2BBE29C8" w14:textId="77777777" w:rsidR="00232CF6" w:rsidRDefault="00232CF6" w:rsidP="00715378">
      <w:pPr>
        <w:pStyle w:val="1"/>
      </w:pPr>
    </w:p>
    <w:tbl>
      <w:tblPr>
        <w:tblW w:w="4855"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4A0" w:firstRow="1" w:lastRow="0" w:firstColumn="1" w:lastColumn="0" w:noHBand="0" w:noVBand="1"/>
      </w:tblPr>
      <w:tblGrid>
        <w:gridCol w:w="1057"/>
        <w:gridCol w:w="1098"/>
        <w:gridCol w:w="900"/>
        <w:gridCol w:w="900"/>
        <w:gridCol w:w="900"/>
      </w:tblGrid>
      <w:tr w:rsidR="00232CF6" w:rsidRPr="003A7C8C" w14:paraId="2C131A74" w14:textId="77777777" w:rsidTr="004422F2">
        <w:trPr>
          <w:trHeight w:val="260"/>
          <w:tblHeader/>
          <w:jc w:val="center"/>
        </w:trPr>
        <w:tc>
          <w:tcPr>
            <w:tcW w:w="4855" w:type="dxa"/>
            <w:gridSpan w:val="5"/>
            <w:shd w:val="clear" w:color="000000" w:fill="C0C0C0"/>
            <w:noWrap/>
            <w:vAlign w:val="bottom"/>
            <w:hideMark/>
          </w:tcPr>
          <w:p w14:paraId="2B10517E" w14:textId="77777777" w:rsidR="00232CF6" w:rsidRPr="003A7C8C" w:rsidRDefault="00232CF6" w:rsidP="004422F2">
            <w:pPr>
              <w:jc w:val="center"/>
              <w:rPr>
                <w:b/>
                <w:bCs/>
                <w:sz w:val="16"/>
                <w:szCs w:val="16"/>
              </w:rPr>
            </w:pPr>
            <w:r w:rsidRPr="003A7C8C">
              <w:rPr>
                <w:b/>
                <w:bCs/>
                <w:sz w:val="16"/>
                <w:szCs w:val="16"/>
              </w:rPr>
              <w:t>Weekly Louisiana Income Tax Withholding Table</w:t>
            </w:r>
          </w:p>
        </w:tc>
      </w:tr>
      <w:tr w:rsidR="00232CF6" w:rsidRPr="003A7C8C" w14:paraId="41227509" w14:textId="77777777" w:rsidTr="004422F2">
        <w:trPr>
          <w:trHeight w:val="250"/>
          <w:tblHeader/>
          <w:jc w:val="center"/>
        </w:trPr>
        <w:tc>
          <w:tcPr>
            <w:tcW w:w="2155" w:type="dxa"/>
            <w:gridSpan w:val="2"/>
            <w:shd w:val="clear" w:color="000000" w:fill="C0C0C0"/>
            <w:noWrap/>
            <w:vAlign w:val="bottom"/>
            <w:hideMark/>
          </w:tcPr>
          <w:p w14:paraId="73EA9926" w14:textId="77777777" w:rsidR="00232CF6" w:rsidRPr="003A7C8C" w:rsidRDefault="00232CF6" w:rsidP="004422F2">
            <w:pPr>
              <w:jc w:val="center"/>
              <w:rPr>
                <w:b/>
                <w:bCs/>
                <w:sz w:val="16"/>
                <w:szCs w:val="16"/>
              </w:rPr>
            </w:pPr>
            <w:r w:rsidRPr="003A7C8C">
              <w:rPr>
                <w:b/>
                <w:bCs/>
                <w:sz w:val="16"/>
                <w:szCs w:val="16"/>
              </w:rPr>
              <w:t>Standard Deduction:</w:t>
            </w:r>
          </w:p>
        </w:tc>
        <w:tc>
          <w:tcPr>
            <w:tcW w:w="900" w:type="dxa"/>
            <w:shd w:val="clear" w:color="000000" w:fill="C0C0C0"/>
            <w:noWrap/>
            <w:vAlign w:val="bottom"/>
            <w:hideMark/>
          </w:tcPr>
          <w:p w14:paraId="0A022BD0" w14:textId="77777777" w:rsidR="00232CF6" w:rsidRPr="003A7C8C" w:rsidRDefault="00232CF6" w:rsidP="004422F2">
            <w:pPr>
              <w:jc w:val="center"/>
              <w:rPr>
                <w:b/>
                <w:bCs/>
                <w:sz w:val="16"/>
                <w:szCs w:val="16"/>
              </w:rPr>
            </w:pPr>
            <w:r w:rsidRPr="003A7C8C">
              <w:rPr>
                <w:b/>
                <w:bCs/>
                <w:sz w:val="16"/>
                <w:szCs w:val="16"/>
              </w:rPr>
              <w:t>0</w:t>
            </w:r>
          </w:p>
        </w:tc>
        <w:tc>
          <w:tcPr>
            <w:tcW w:w="900" w:type="dxa"/>
            <w:shd w:val="clear" w:color="000000" w:fill="C0C0C0"/>
            <w:noWrap/>
            <w:vAlign w:val="bottom"/>
            <w:hideMark/>
          </w:tcPr>
          <w:p w14:paraId="10577859" w14:textId="77777777" w:rsidR="00232CF6" w:rsidRPr="003A7C8C" w:rsidRDefault="00232CF6" w:rsidP="004422F2">
            <w:pPr>
              <w:jc w:val="center"/>
              <w:rPr>
                <w:b/>
                <w:bCs/>
                <w:sz w:val="16"/>
                <w:szCs w:val="16"/>
              </w:rPr>
            </w:pPr>
            <w:r w:rsidRPr="003A7C8C">
              <w:rPr>
                <w:b/>
                <w:bCs/>
                <w:sz w:val="16"/>
                <w:szCs w:val="16"/>
              </w:rPr>
              <w:t>1</w:t>
            </w:r>
          </w:p>
        </w:tc>
        <w:tc>
          <w:tcPr>
            <w:tcW w:w="900" w:type="dxa"/>
            <w:shd w:val="clear" w:color="000000" w:fill="C0C0C0"/>
            <w:noWrap/>
            <w:vAlign w:val="bottom"/>
            <w:hideMark/>
          </w:tcPr>
          <w:p w14:paraId="06B0A123" w14:textId="77777777" w:rsidR="00232CF6" w:rsidRPr="003A7C8C" w:rsidRDefault="00232CF6" w:rsidP="004422F2">
            <w:pPr>
              <w:jc w:val="center"/>
              <w:rPr>
                <w:b/>
                <w:bCs/>
                <w:sz w:val="16"/>
                <w:szCs w:val="16"/>
              </w:rPr>
            </w:pPr>
            <w:r w:rsidRPr="003A7C8C">
              <w:rPr>
                <w:b/>
                <w:bCs/>
                <w:sz w:val="16"/>
                <w:szCs w:val="16"/>
              </w:rPr>
              <w:t>2</w:t>
            </w:r>
          </w:p>
        </w:tc>
      </w:tr>
      <w:tr w:rsidR="00232CF6" w:rsidRPr="003A7C8C" w14:paraId="075B4426" w14:textId="77777777" w:rsidTr="004422F2">
        <w:trPr>
          <w:trHeight w:val="250"/>
          <w:tblHeader/>
          <w:jc w:val="center"/>
        </w:trPr>
        <w:tc>
          <w:tcPr>
            <w:tcW w:w="2155" w:type="dxa"/>
            <w:gridSpan w:val="2"/>
            <w:shd w:val="clear" w:color="000000" w:fill="C0C0C0"/>
            <w:noWrap/>
            <w:vAlign w:val="bottom"/>
            <w:hideMark/>
          </w:tcPr>
          <w:p w14:paraId="61F0B262" w14:textId="77777777" w:rsidR="00232CF6" w:rsidRPr="003A7C8C" w:rsidRDefault="00232CF6" w:rsidP="004422F2">
            <w:pPr>
              <w:jc w:val="center"/>
              <w:rPr>
                <w:b/>
                <w:bCs/>
                <w:sz w:val="16"/>
                <w:szCs w:val="16"/>
              </w:rPr>
            </w:pPr>
            <w:r w:rsidRPr="003A7C8C">
              <w:rPr>
                <w:b/>
                <w:bCs/>
                <w:sz w:val="16"/>
                <w:szCs w:val="16"/>
              </w:rPr>
              <w:t>Salary Range:</w:t>
            </w:r>
          </w:p>
        </w:tc>
        <w:tc>
          <w:tcPr>
            <w:tcW w:w="900" w:type="dxa"/>
            <w:shd w:val="clear" w:color="000000" w:fill="C0C0C0"/>
            <w:noWrap/>
            <w:vAlign w:val="bottom"/>
            <w:hideMark/>
          </w:tcPr>
          <w:p w14:paraId="69F84AD1" w14:textId="77777777" w:rsidR="00232CF6" w:rsidRPr="003A7C8C" w:rsidRDefault="00232CF6" w:rsidP="004422F2">
            <w:pPr>
              <w:jc w:val="center"/>
              <w:rPr>
                <w:sz w:val="16"/>
                <w:szCs w:val="16"/>
              </w:rPr>
            </w:pPr>
          </w:p>
        </w:tc>
        <w:tc>
          <w:tcPr>
            <w:tcW w:w="900" w:type="dxa"/>
            <w:shd w:val="clear" w:color="000000" w:fill="C0C0C0"/>
            <w:noWrap/>
            <w:vAlign w:val="bottom"/>
            <w:hideMark/>
          </w:tcPr>
          <w:p w14:paraId="755B1F5F" w14:textId="77777777" w:rsidR="00232CF6" w:rsidRPr="003A7C8C" w:rsidRDefault="00232CF6" w:rsidP="004422F2">
            <w:pPr>
              <w:jc w:val="center"/>
              <w:rPr>
                <w:sz w:val="16"/>
                <w:szCs w:val="16"/>
              </w:rPr>
            </w:pPr>
          </w:p>
        </w:tc>
        <w:tc>
          <w:tcPr>
            <w:tcW w:w="900" w:type="dxa"/>
            <w:shd w:val="clear" w:color="000000" w:fill="C0C0C0"/>
            <w:noWrap/>
            <w:vAlign w:val="bottom"/>
            <w:hideMark/>
          </w:tcPr>
          <w:p w14:paraId="43CF6B7C" w14:textId="77777777" w:rsidR="00232CF6" w:rsidRPr="003A7C8C" w:rsidRDefault="00232CF6" w:rsidP="004422F2">
            <w:pPr>
              <w:jc w:val="center"/>
              <w:rPr>
                <w:sz w:val="16"/>
                <w:szCs w:val="16"/>
              </w:rPr>
            </w:pPr>
          </w:p>
        </w:tc>
      </w:tr>
      <w:tr w:rsidR="00232CF6" w:rsidRPr="003A7C8C" w14:paraId="6D6E5F47" w14:textId="77777777" w:rsidTr="004422F2">
        <w:trPr>
          <w:trHeight w:val="237"/>
          <w:tblHeader/>
          <w:jc w:val="center"/>
        </w:trPr>
        <w:tc>
          <w:tcPr>
            <w:tcW w:w="1057" w:type="dxa"/>
            <w:shd w:val="clear" w:color="000000" w:fill="C0C0C0"/>
            <w:noWrap/>
            <w:vAlign w:val="bottom"/>
            <w:hideMark/>
          </w:tcPr>
          <w:p w14:paraId="53521FF3" w14:textId="77777777" w:rsidR="00232CF6" w:rsidRPr="003A7C8C" w:rsidRDefault="00232CF6" w:rsidP="004422F2">
            <w:pPr>
              <w:jc w:val="center"/>
              <w:rPr>
                <w:b/>
                <w:bCs/>
                <w:sz w:val="16"/>
                <w:szCs w:val="16"/>
              </w:rPr>
            </w:pPr>
            <w:r w:rsidRPr="003A7C8C">
              <w:rPr>
                <w:b/>
                <w:bCs/>
                <w:sz w:val="16"/>
                <w:szCs w:val="16"/>
              </w:rPr>
              <w:t>Min</w:t>
            </w:r>
          </w:p>
        </w:tc>
        <w:tc>
          <w:tcPr>
            <w:tcW w:w="1098" w:type="dxa"/>
            <w:shd w:val="clear" w:color="000000" w:fill="C0C0C0"/>
            <w:noWrap/>
            <w:vAlign w:val="bottom"/>
            <w:hideMark/>
          </w:tcPr>
          <w:p w14:paraId="10A08552" w14:textId="77777777" w:rsidR="00232CF6" w:rsidRPr="003A7C8C" w:rsidRDefault="00232CF6" w:rsidP="004422F2">
            <w:pPr>
              <w:jc w:val="center"/>
              <w:rPr>
                <w:b/>
                <w:bCs/>
                <w:sz w:val="16"/>
                <w:szCs w:val="16"/>
              </w:rPr>
            </w:pPr>
            <w:r w:rsidRPr="003A7C8C">
              <w:rPr>
                <w:b/>
                <w:bCs/>
                <w:sz w:val="16"/>
                <w:szCs w:val="16"/>
              </w:rPr>
              <w:t>Max</w:t>
            </w:r>
          </w:p>
        </w:tc>
        <w:tc>
          <w:tcPr>
            <w:tcW w:w="900" w:type="dxa"/>
            <w:shd w:val="clear" w:color="000000" w:fill="C0C0C0"/>
            <w:noWrap/>
            <w:vAlign w:val="bottom"/>
            <w:hideMark/>
          </w:tcPr>
          <w:p w14:paraId="79275EAC" w14:textId="77777777" w:rsidR="00232CF6" w:rsidRPr="003A7C8C" w:rsidRDefault="00232CF6" w:rsidP="004422F2">
            <w:pPr>
              <w:jc w:val="center"/>
              <w:rPr>
                <w:sz w:val="16"/>
                <w:szCs w:val="16"/>
              </w:rPr>
            </w:pPr>
          </w:p>
        </w:tc>
        <w:tc>
          <w:tcPr>
            <w:tcW w:w="900" w:type="dxa"/>
            <w:shd w:val="clear" w:color="000000" w:fill="C0C0C0"/>
            <w:noWrap/>
            <w:vAlign w:val="bottom"/>
            <w:hideMark/>
          </w:tcPr>
          <w:p w14:paraId="7667DC0D" w14:textId="77777777" w:rsidR="00232CF6" w:rsidRPr="003A7C8C" w:rsidRDefault="00232CF6" w:rsidP="004422F2">
            <w:pPr>
              <w:jc w:val="center"/>
              <w:rPr>
                <w:sz w:val="16"/>
                <w:szCs w:val="16"/>
              </w:rPr>
            </w:pPr>
          </w:p>
        </w:tc>
        <w:tc>
          <w:tcPr>
            <w:tcW w:w="900" w:type="dxa"/>
            <w:shd w:val="clear" w:color="000000" w:fill="C0C0C0"/>
            <w:noWrap/>
            <w:vAlign w:val="bottom"/>
            <w:hideMark/>
          </w:tcPr>
          <w:p w14:paraId="0971CA66" w14:textId="77777777" w:rsidR="00232CF6" w:rsidRPr="003A7C8C" w:rsidRDefault="00232CF6" w:rsidP="004422F2">
            <w:pPr>
              <w:jc w:val="center"/>
              <w:rPr>
                <w:sz w:val="16"/>
                <w:szCs w:val="16"/>
              </w:rPr>
            </w:pPr>
          </w:p>
        </w:tc>
      </w:tr>
      <w:tr w:rsidR="00232CF6" w:rsidRPr="003A7C8C" w14:paraId="53E04512" w14:textId="77777777" w:rsidTr="004422F2">
        <w:trPr>
          <w:trHeight w:val="250"/>
          <w:jc w:val="center"/>
        </w:trPr>
        <w:tc>
          <w:tcPr>
            <w:tcW w:w="1057" w:type="dxa"/>
            <w:noWrap/>
            <w:vAlign w:val="bottom"/>
            <w:hideMark/>
          </w:tcPr>
          <w:p w14:paraId="3E4A17C9" w14:textId="77777777" w:rsidR="00232CF6" w:rsidRPr="003A7C8C" w:rsidRDefault="00232CF6" w:rsidP="004422F2">
            <w:pPr>
              <w:jc w:val="center"/>
              <w:rPr>
                <w:sz w:val="16"/>
                <w:szCs w:val="16"/>
              </w:rPr>
            </w:pPr>
            <w:r w:rsidRPr="003A7C8C">
              <w:rPr>
                <w:sz w:val="16"/>
                <w:szCs w:val="16"/>
              </w:rPr>
              <w:t>0.00</w:t>
            </w:r>
          </w:p>
        </w:tc>
        <w:tc>
          <w:tcPr>
            <w:tcW w:w="1098" w:type="dxa"/>
            <w:noWrap/>
            <w:vAlign w:val="bottom"/>
            <w:hideMark/>
          </w:tcPr>
          <w:p w14:paraId="3B7F5090" w14:textId="77777777" w:rsidR="00232CF6" w:rsidRPr="003A7C8C" w:rsidRDefault="00232CF6" w:rsidP="004422F2">
            <w:pPr>
              <w:jc w:val="center"/>
              <w:rPr>
                <w:sz w:val="16"/>
                <w:szCs w:val="16"/>
              </w:rPr>
            </w:pPr>
            <w:r w:rsidRPr="003A7C8C">
              <w:rPr>
                <w:sz w:val="16"/>
                <w:szCs w:val="16"/>
              </w:rPr>
              <w:t>50.00</w:t>
            </w:r>
          </w:p>
        </w:tc>
        <w:tc>
          <w:tcPr>
            <w:tcW w:w="900" w:type="dxa"/>
            <w:noWrap/>
            <w:vAlign w:val="bottom"/>
            <w:hideMark/>
          </w:tcPr>
          <w:p w14:paraId="1E427649" w14:textId="77777777" w:rsidR="00232CF6" w:rsidRPr="003A7C8C" w:rsidRDefault="00232CF6" w:rsidP="004422F2">
            <w:pPr>
              <w:jc w:val="center"/>
              <w:rPr>
                <w:sz w:val="16"/>
                <w:szCs w:val="16"/>
              </w:rPr>
            </w:pPr>
            <w:r w:rsidRPr="003A7C8C">
              <w:rPr>
                <w:sz w:val="16"/>
                <w:szCs w:val="16"/>
              </w:rPr>
              <w:t>0.77</w:t>
            </w:r>
          </w:p>
        </w:tc>
        <w:tc>
          <w:tcPr>
            <w:tcW w:w="900" w:type="dxa"/>
            <w:noWrap/>
            <w:vAlign w:val="bottom"/>
            <w:hideMark/>
          </w:tcPr>
          <w:p w14:paraId="76C09D6A" w14:textId="77777777" w:rsidR="00232CF6" w:rsidRPr="003A7C8C" w:rsidRDefault="00232CF6" w:rsidP="004422F2">
            <w:pPr>
              <w:jc w:val="center"/>
              <w:rPr>
                <w:sz w:val="16"/>
                <w:szCs w:val="16"/>
              </w:rPr>
            </w:pPr>
            <w:r w:rsidRPr="003A7C8C">
              <w:rPr>
                <w:sz w:val="16"/>
                <w:szCs w:val="16"/>
              </w:rPr>
              <w:t>0.00</w:t>
            </w:r>
          </w:p>
        </w:tc>
        <w:tc>
          <w:tcPr>
            <w:tcW w:w="900" w:type="dxa"/>
            <w:noWrap/>
            <w:vAlign w:val="bottom"/>
            <w:hideMark/>
          </w:tcPr>
          <w:p w14:paraId="5663F5F9" w14:textId="77777777" w:rsidR="00232CF6" w:rsidRPr="003A7C8C" w:rsidRDefault="00232CF6" w:rsidP="004422F2">
            <w:pPr>
              <w:jc w:val="center"/>
              <w:rPr>
                <w:sz w:val="16"/>
                <w:szCs w:val="16"/>
              </w:rPr>
            </w:pPr>
            <w:r w:rsidRPr="003A7C8C">
              <w:rPr>
                <w:sz w:val="16"/>
                <w:szCs w:val="16"/>
              </w:rPr>
              <w:t>0.00</w:t>
            </w:r>
          </w:p>
        </w:tc>
      </w:tr>
      <w:tr w:rsidR="00232CF6" w:rsidRPr="003A7C8C" w14:paraId="724337CC" w14:textId="77777777" w:rsidTr="004422F2">
        <w:trPr>
          <w:trHeight w:val="250"/>
          <w:jc w:val="center"/>
        </w:trPr>
        <w:tc>
          <w:tcPr>
            <w:tcW w:w="1057" w:type="dxa"/>
            <w:noWrap/>
            <w:vAlign w:val="bottom"/>
            <w:hideMark/>
          </w:tcPr>
          <w:p w14:paraId="5DC6A7CB" w14:textId="77777777" w:rsidR="00232CF6" w:rsidRPr="003A7C8C" w:rsidRDefault="00232CF6" w:rsidP="004422F2">
            <w:pPr>
              <w:jc w:val="center"/>
              <w:rPr>
                <w:sz w:val="16"/>
                <w:szCs w:val="16"/>
              </w:rPr>
            </w:pPr>
            <w:r w:rsidRPr="003A7C8C">
              <w:rPr>
                <w:sz w:val="16"/>
                <w:szCs w:val="16"/>
              </w:rPr>
              <w:t>50.01</w:t>
            </w:r>
          </w:p>
        </w:tc>
        <w:tc>
          <w:tcPr>
            <w:tcW w:w="1098" w:type="dxa"/>
            <w:noWrap/>
            <w:vAlign w:val="bottom"/>
            <w:hideMark/>
          </w:tcPr>
          <w:p w14:paraId="291FF1F0" w14:textId="77777777" w:rsidR="00232CF6" w:rsidRPr="003A7C8C" w:rsidRDefault="00232CF6" w:rsidP="004422F2">
            <w:pPr>
              <w:jc w:val="center"/>
              <w:rPr>
                <w:sz w:val="16"/>
                <w:szCs w:val="16"/>
              </w:rPr>
            </w:pPr>
            <w:r w:rsidRPr="003A7C8C">
              <w:rPr>
                <w:sz w:val="16"/>
                <w:szCs w:val="16"/>
              </w:rPr>
              <w:t>70.00</w:t>
            </w:r>
          </w:p>
        </w:tc>
        <w:tc>
          <w:tcPr>
            <w:tcW w:w="900" w:type="dxa"/>
            <w:noWrap/>
            <w:vAlign w:val="bottom"/>
            <w:hideMark/>
          </w:tcPr>
          <w:p w14:paraId="499139D6" w14:textId="77777777" w:rsidR="00232CF6" w:rsidRPr="003A7C8C" w:rsidRDefault="00232CF6" w:rsidP="004422F2">
            <w:pPr>
              <w:jc w:val="center"/>
              <w:rPr>
                <w:sz w:val="16"/>
                <w:szCs w:val="16"/>
              </w:rPr>
            </w:pPr>
            <w:r w:rsidRPr="003A7C8C">
              <w:rPr>
                <w:sz w:val="16"/>
                <w:szCs w:val="16"/>
              </w:rPr>
              <w:t>1.85</w:t>
            </w:r>
          </w:p>
        </w:tc>
        <w:tc>
          <w:tcPr>
            <w:tcW w:w="900" w:type="dxa"/>
            <w:noWrap/>
            <w:vAlign w:val="bottom"/>
            <w:hideMark/>
          </w:tcPr>
          <w:p w14:paraId="6364A2AD" w14:textId="77777777" w:rsidR="00232CF6" w:rsidRPr="003A7C8C" w:rsidRDefault="00232CF6" w:rsidP="004422F2">
            <w:pPr>
              <w:jc w:val="center"/>
              <w:rPr>
                <w:sz w:val="16"/>
                <w:szCs w:val="16"/>
              </w:rPr>
            </w:pPr>
            <w:r w:rsidRPr="003A7C8C">
              <w:rPr>
                <w:sz w:val="16"/>
                <w:szCs w:val="16"/>
              </w:rPr>
              <w:t>0.00</w:t>
            </w:r>
          </w:p>
        </w:tc>
        <w:tc>
          <w:tcPr>
            <w:tcW w:w="900" w:type="dxa"/>
            <w:noWrap/>
            <w:vAlign w:val="bottom"/>
            <w:hideMark/>
          </w:tcPr>
          <w:p w14:paraId="26C1C22E" w14:textId="77777777" w:rsidR="00232CF6" w:rsidRPr="003A7C8C" w:rsidRDefault="00232CF6" w:rsidP="004422F2">
            <w:pPr>
              <w:jc w:val="center"/>
              <w:rPr>
                <w:sz w:val="16"/>
                <w:szCs w:val="16"/>
              </w:rPr>
            </w:pPr>
            <w:r w:rsidRPr="003A7C8C">
              <w:rPr>
                <w:sz w:val="16"/>
                <w:szCs w:val="16"/>
              </w:rPr>
              <w:t>0.00</w:t>
            </w:r>
          </w:p>
        </w:tc>
      </w:tr>
      <w:tr w:rsidR="00232CF6" w:rsidRPr="003A7C8C" w14:paraId="60C79C78" w14:textId="77777777" w:rsidTr="004422F2">
        <w:trPr>
          <w:trHeight w:val="250"/>
          <w:jc w:val="center"/>
        </w:trPr>
        <w:tc>
          <w:tcPr>
            <w:tcW w:w="1057" w:type="dxa"/>
            <w:noWrap/>
            <w:vAlign w:val="bottom"/>
            <w:hideMark/>
          </w:tcPr>
          <w:p w14:paraId="17C08C31" w14:textId="77777777" w:rsidR="00232CF6" w:rsidRPr="003A7C8C" w:rsidRDefault="00232CF6" w:rsidP="004422F2">
            <w:pPr>
              <w:jc w:val="center"/>
              <w:rPr>
                <w:sz w:val="16"/>
                <w:szCs w:val="16"/>
              </w:rPr>
            </w:pPr>
            <w:r w:rsidRPr="003A7C8C">
              <w:rPr>
                <w:sz w:val="16"/>
                <w:szCs w:val="16"/>
              </w:rPr>
              <w:t>70.01</w:t>
            </w:r>
          </w:p>
        </w:tc>
        <w:tc>
          <w:tcPr>
            <w:tcW w:w="1098" w:type="dxa"/>
            <w:noWrap/>
            <w:vAlign w:val="bottom"/>
            <w:hideMark/>
          </w:tcPr>
          <w:p w14:paraId="50CEE9AC" w14:textId="77777777" w:rsidR="00232CF6" w:rsidRPr="003A7C8C" w:rsidRDefault="00232CF6" w:rsidP="004422F2">
            <w:pPr>
              <w:jc w:val="center"/>
              <w:rPr>
                <w:sz w:val="16"/>
                <w:szCs w:val="16"/>
              </w:rPr>
            </w:pPr>
            <w:r w:rsidRPr="003A7C8C">
              <w:rPr>
                <w:sz w:val="16"/>
                <w:szCs w:val="16"/>
              </w:rPr>
              <w:t>90.00</w:t>
            </w:r>
          </w:p>
        </w:tc>
        <w:tc>
          <w:tcPr>
            <w:tcW w:w="900" w:type="dxa"/>
            <w:noWrap/>
            <w:vAlign w:val="bottom"/>
            <w:hideMark/>
          </w:tcPr>
          <w:p w14:paraId="2CE75C54" w14:textId="77777777" w:rsidR="00232CF6" w:rsidRPr="003A7C8C" w:rsidRDefault="00232CF6" w:rsidP="004422F2">
            <w:pPr>
              <w:jc w:val="center"/>
              <w:rPr>
                <w:sz w:val="16"/>
                <w:szCs w:val="16"/>
              </w:rPr>
            </w:pPr>
            <w:r w:rsidRPr="003A7C8C">
              <w:rPr>
                <w:sz w:val="16"/>
                <w:szCs w:val="16"/>
              </w:rPr>
              <w:t>2.47</w:t>
            </w:r>
          </w:p>
        </w:tc>
        <w:tc>
          <w:tcPr>
            <w:tcW w:w="900" w:type="dxa"/>
            <w:noWrap/>
            <w:vAlign w:val="bottom"/>
            <w:hideMark/>
          </w:tcPr>
          <w:p w14:paraId="42CDCB1F" w14:textId="77777777" w:rsidR="00232CF6" w:rsidRPr="003A7C8C" w:rsidRDefault="00232CF6" w:rsidP="004422F2">
            <w:pPr>
              <w:jc w:val="center"/>
              <w:rPr>
                <w:sz w:val="16"/>
                <w:szCs w:val="16"/>
              </w:rPr>
            </w:pPr>
            <w:r w:rsidRPr="003A7C8C">
              <w:rPr>
                <w:sz w:val="16"/>
                <w:szCs w:val="16"/>
              </w:rPr>
              <w:t>0.00</w:t>
            </w:r>
          </w:p>
        </w:tc>
        <w:tc>
          <w:tcPr>
            <w:tcW w:w="900" w:type="dxa"/>
            <w:noWrap/>
            <w:vAlign w:val="bottom"/>
            <w:hideMark/>
          </w:tcPr>
          <w:p w14:paraId="6BF63E79" w14:textId="77777777" w:rsidR="00232CF6" w:rsidRPr="003A7C8C" w:rsidRDefault="00232CF6" w:rsidP="004422F2">
            <w:pPr>
              <w:jc w:val="center"/>
              <w:rPr>
                <w:sz w:val="16"/>
                <w:szCs w:val="16"/>
              </w:rPr>
            </w:pPr>
            <w:r w:rsidRPr="003A7C8C">
              <w:rPr>
                <w:sz w:val="16"/>
                <w:szCs w:val="16"/>
              </w:rPr>
              <w:t>0.00</w:t>
            </w:r>
          </w:p>
        </w:tc>
      </w:tr>
      <w:tr w:rsidR="00232CF6" w:rsidRPr="003A7C8C" w14:paraId="2901EF10" w14:textId="77777777" w:rsidTr="004422F2">
        <w:trPr>
          <w:trHeight w:val="250"/>
          <w:jc w:val="center"/>
        </w:trPr>
        <w:tc>
          <w:tcPr>
            <w:tcW w:w="1057" w:type="dxa"/>
            <w:noWrap/>
            <w:vAlign w:val="bottom"/>
            <w:hideMark/>
          </w:tcPr>
          <w:p w14:paraId="64CA92D0" w14:textId="77777777" w:rsidR="00232CF6" w:rsidRPr="003A7C8C" w:rsidRDefault="00232CF6" w:rsidP="004422F2">
            <w:pPr>
              <w:jc w:val="center"/>
              <w:rPr>
                <w:sz w:val="16"/>
                <w:szCs w:val="16"/>
              </w:rPr>
            </w:pPr>
            <w:r w:rsidRPr="003A7C8C">
              <w:rPr>
                <w:sz w:val="16"/>
                <w:szCs w:val="16"/>
              </w:rPr>
              <w:t>90.01</w:t>
            </w:r>
          </w:p>
        </w:tc>
        <w:tc>
          <w:tcPr>
            <w:tcW w:w="1098" w:type="dxa"/>
            <w:noWrap/>
            <w:vAlign w:val="bottom"/>
            <w:hideMark/>
          </w:tcPr>
          <w:p w14:paraId="4A6F32FE" w14:textId="77777777" w:rsidR="00232CF6" w:rsidRPr="003A7C8C" w:rsidRDefault="00232CF6" w:rsidP="004422F2">
            <w:pPr>
              <w:jc w:val="center"/>
              <w:rPr>
                <w:sz w:val="16"/>
                <w:szCs w:val="16"/>
              </w:rPr>
            </w:pPr>
            <w:r w:rsidRPr="003A7C8C">
              <w:rPr>
                <w:sz w:val="16"/>
                <w:szCs w:val="16"/>
              </w:rPr>
              <w:t>110.00</w:t>
            </w:r>
          </w:p>
        </w:tc>
        <w:tc>
          <w:tcPr>
            <w:tcW w:w="900" w:type="dxa"/>
            <w:noWrap/>
            <w:vAlign w:val="bottom"/>
            <w:hideMark/>
          </w:tcPr>
          <w:p w14:paraId="270416A9" w14:textId="77777777" w:rsidR="00232CF6" w:rsidRPr="003A7C8C" w:rsidRDefault="00232CF6" w:rsidP="004422F2">
            <w:pPr>
              <w:jc w:val="center"/>
              <w:rPr>
                <w:sz w:val="16"/>
                <w:szCs w:val="16"/>
              </w:rPr>
            </w:pPr>
            <w:r w:rsidRPr="003A7C8C">
              <w:rPr>
                <w:sz w:val="16"/>
                <w:szCs w:val="16"/>
              </w:rPr>
              <w:t>3.09</w:t>
            </w:r>
          </w:p>
        </w:tc>
        <w:tc>
          <w:tcPr>
            <w:tcW w:w="900" w:type="dxa"/>
            <w:noWrap/>
            <w:vAlign w:val="bottom"/>
            <w:hideMark/>
          </w:tcPr>
          <w:p w14:paraId="62E629CF" w14:textId="77777777" w:rsidR="00232CF6" w:rsidRPr="003A7C8C" w:rsidRDefault="00232CF6" w:rsidP="004422F2">
            <w:pPr>
              <w:jc w:val="center"/>
              <w:rPr>
                <w:sz w:val="16"/>
                <w:szCs w:val="16"/>
              </w:rPr>
            </w:pPr>
            <w:r w:rsidRPr="003A7C8C">
              <w:rPr>
                <w:sz w:val="16"/>
                <w:szCs w:val="16"/>
              </w:rPr>
              <w:t>0.00</w:t>
            </w:r>
          </w:p>
        </w:tc>
        <w:tc>
          <w:tcPr>
            <w:tcW w:w="900" w:type="dxa"/>
            <w:noWrap/>
            <w:vAlign w:val="bottom"/>
            <w:hideMark/>
          </w:tcPr>
          <w:p w14:paraId="32DED0ED" w14:textId="77777777" w:rsidR="00232CF6" w:rsidRPr="003A7C8C" w:rsidRDefault="00232CF6" w:rsidP="004422F2">
            <w:pPr>
              <w:jc w:val="center"/>
              <w:rPr>
                <w:sz w:val="16"/>
                <w:szCs w:val="16"/>
              </w:rPr>
            </w:pPr>
            <w:r w:rsidRPr="003A7C8C">
              <w:rPr>
                <w:sz w:val="16"/>
                <w:szCs w:val="16"/>
              </w:rPr>
              <w:t>0.00</w:t>
            </w:r>
          </w:p>
        </w:tc>
      </w:tr>
      <w:tr w:rsidR="00232CF6" w:rsidRPr="003A7C8C" w14:paraId="523D8713" w14:textId="77777777" w:rsidTr="004422F2">
        <w:trPr>
          <w:trHeight w:val="250"/>
          <w:jc w:val="center"/>
        </w:trPr>
        <w:tc>
          <w:tcPr>
            <w:tcW w:w="1057" w:type="dxa"/>
            <w:noWrap/>
            <w:vAlign w:val="bottom"/>
            <w:hideMark/>
          </w:tcPr>
          <w:p w14:paraId="4A3CFFEB" w14:textId="77777777" w:rsidR="00232CF6" w:rsidRPr="003A7C8C" w:rsidRDefault="00232CF6" w:rsidP="004422F2">
            <w:pPr>
              <w:jc w:val="center"/>
              <w:rPr>
                <w:sz w:val="16"/>
                <w:szCs w:val="16"/>
              </w:rPr>
            </w:pPr>
            <w:r w:rsidRPr="003A7C8C">
              <w:rPr>
                <w:sz w:val="16"/>
                <w:szCs w:val="16"/>
              </w:rPr>
              <w:t>110.01</w:t>
            </w:r>
          </w:p>
        </w:tc>
        <w:tc>
          <w:tcPr>
            <w:tcW w:w="1098" w:type="dxa"/>
            <w:noWrap/>
            <w:vAlign w:val="bottom"/>
            <w:hideMark/>
          </w:tcPr>
          <w:p w14:paraId="2132C2AC" w14:textId="77777777" w:rsidR="00232CF6" w:rsidRPr="003A7C8C" w:rsidRDefault="00232CF6" w:rsidP="004422F2">
            <w:pPr>
              <w:jc w:val="center"/>
              <w:rPr>
                <w:sz w:val="16"/>
                <w:szCs w:val="16"/>
              </w:rPr>
            </w:pPr>
            <w:r w:rsidRPr="003A7C8C">
              <w:rPr>
                <w:sz w:val="16"/>
                <w:szCs w:val="16"/>
              </w:rPr>
              <w:t>130.00</w:t>
            </w:r>
          </w:p>
        </w:tc>
        <w:tc>
          <w:tcPr>
            <w:tcW w:w="900" w:type="dxa"/>
            <w:noWrap/>
            <w:vAlign w:val="bottom"/>
            <w:hideMark/>
          </w:tcPr>
          <w:p w14:paraId="33631455" w14:textId="77777777" w:rsidR="00232CF6" w:rsidRPr="003A7C8C" w:rsidRDefault="00232CF6" w:rsidP="004422F2">
            <w:pPr>
              <w:jc w:val="center"/>
              <w:rPr>
                <w:sz w:val="16"/>
                <w:szCs w:val="16"/>
              </w:rPr>
            </w:pPr>
            <w:r w:rsidRPr="003A7C8C">
              <w:rPr>
                <w:sz w:val="16"/>
                <w:szCs w:val="16"/>
              </w:rPr>
              <w:t>3.71</w:t>
            </w:r>
          </w:p>
        </w:tc>
        <w:tc>
          <w:tcPr>
            <w:tcW w:w="900" w:type="dxa"/>
            <w:noWrap/>
            <w:vAlign w:val="bottom"/>
            <w:hideMark/>
          </w:tcPr>
          <w:p w14:paraId="7B0FBE2B" w14:textId="77777777" w:rsidR="00232CF6" w:rsidRPr="003A7C8C" w:rsidRDefault="00232CF6" w:rsidP="004422F2">
            <w:pPr>
              <w:jc w:val="center"/>
              <w:rPr>
                <w:sz w:val="16"/>
                <w:szCs w:val="16"/>
              </w:rPr>
            </w:pPr>
            <w:r w:rsidRPr="003A7C8C">
              <w:rPr>
                <w:sz w:val="16"/>
                <w:szCs w:val="16"/>
              </w:rPr>
              <w:t>0.00</w:t>
            </w:r>
          </w:p>
        </w:tc>
        <w:tc>
          <w:tcPr>
            <w:tcW w:w="900" w:type="dxa"/>
            <w:noWrap/>
            <w:vAlign w:val="bottom"/>
            <w:hideMark/>
          </w:tcPr>
          <w:p w14:paraId="25FF67CA" w14:textId="77777777" w:rsidR="00232CF6" w:rsidRPr="003A7C8C" w:rsidRDefault="00232CF6" w:rsidP="004422F2">
            <w:pPr>
              <w:jc w:val="center"/>
              <w:rPr>
                <w:sz w:val="16"/>
                <w:szCs w:val="16"/>
              </w:rPr>
            </w:pPr>
            <w:r w:rsidRPr="003A7C8C">
              <w:rPr>
                <w:sz w:val="16"/>
                <w:szCs w:val="16"/>
              </w:rPr>
              <w:t>0.00</w:t>
            </w:r>
          </w:p>
        </w:tc>
      </w:tr>
      <w:tr w:rsidR="00232CF6" w:rsidRPr="003A7C8C" w14:paraId="1AE6251C" w14:textId="77777777" w:rsidTr="004422F2">
        <w:trPr>
          <w:trHeight w:val="250"/>
          <w:jc w:val="center"/>
        </w:trPr>
        <w:tc>
          <w:tcPr>
            <w:tcW w:w="1057" w:type="dxa"/>
            <w:noWrap/>
            <w:vAlign w:val="bottom"/>
            <w:hideMark/>
          </w:tcPr>
          <w:p w14:paraId="1D73C3D0" w14:textId="77777777" w:rsidR="00232CF6" w:rsidRPr="003A7C8C" w:rsidRDefault="00232CF6" w:rsidP="004422F2">
            <w:pPr>
              <w:jc w:val="center"/>
              <w:rPr>
                <w:sz w:val="16"/>
                <w:szCs w:val="16"/>
              </w:rPr>
            </w:pPr>
            <w:r w:rsidRPr="003A7C8C">
              <w:rPr>
                <w:sz w:val="16"/>
                <w:szCs w:val="16"/>
              </w:rPr>
              <w:t>130.01</w:t>
            </w:r>
          </w:p>
        </w:tc>
        <w:tc>
          <w:tcPr>
            <w:tcW w:w="1098" w:type="dxa"/>
            <w:noWrap/>
            <w:vAlign w:val="bottom"/>
            <w:hideMark/>
          </w:tcPr>
          <w:p w14:paraId="7D2BC937" w14:textId="77777777" w:rsidR="00232CF6" w:rsidRPr="003A7C8C" w:rsidRDefault="00232CF6" w:rsidP="004422F2">
            <w:pPr>
              <w:jc w:val="center"/>
              <w:rPr>
                <w:sz w:val="16"/>
                <w:szCs w:val="16"/>
              </w:rPr>
            </w:pPr>
            <w:r w:rsidRPr="003A7C8C">
              <w:rPr>
                <w:sz w:val="16"/>
                <w:szCs w:val="16"/>
              </w:rPr>
              <w:t>150.00</w:t>
            </w:r>
          </w:p>
        </w:tc>
        <w:tc>
          <w:tcPr>
            <w:tcW w:w="900" w:type="dxa"/>
            <w:noWrap/>
            <w:vAlign w:val="bottom"/>
            <w:hideMark/>
          </w:tcPr>
          <w:p w14:paraId="13D34E33" w14:textId="77777777" w:rsidR="00232CF6" w:rsidRPr="003A7C8C" w:rsidRDefault="00232CF6" w:rsidP="004422F2">
            <w:pPr>
              <w:jc w:val="center"/>
              <w:rPr>
                <w:sz w:val="16"/>
                <w:szCs w:val="16"/>
              </w:rPr>
            </w:pPr>
            <w:r w:rsidRPr="003A7C8C">
              <w:rPr>
                <w:sz w:val="16"/>
                <w:szCs w:val="16"/>
              </w:rPr>
              <w:t>4.33</w:t>
            </w:r>
          </w:p>
        </w:tc>
        <w:tc>
          <w:tcPr>
            <w:tcW w:w="900" w:type="dxa"/>
            <w:noWrap/>
            <w:vAlign w:val="bottom"/>
            <w:hideMark/>
          </w:tcPr>
          <w:p w14:paraId="2C6BC0E3" w14:textId="77777777" w:rsidR="00232CF6" w:rsidRPr="003A7C8C" w:rsidRDefault="00232CF6" w:rsidP="004422F2">
            <w:pPr>
              <w:jc w:val="center"/>
              <w:rPr>
                <w:sz w:val="16"/>
                <w:szCs w:val="16"/>
              </w:rPr>
            </w:pPr>
            <w:r w:rsidRPr="003A7C8C">
              <w:rPr>
                <w:sz w:val="16"/>
                <w:szCs w:val="16"/>
              </w:rPr>
              <w:t>0.00</w:t>
            </w:r>
          </w:p>
        </w:tc>
        <w:tc>
          <w:tcPr>
            <w:tcW w:w="900" w:type="dxa"/>
            <w:noWrap/>
            <w:vAlign w:val="bottom"/>
            <w:hideMark/>
          </w:tcPr>
          <w:p w14:paraId="3CD38D72" w14:textId="77777777" w:rsidR="00232CF6" w:rsidRPr="003A7C8C" w:rsidRDefault="00232CF6" w:rsidP="004422F2">
            <w:pPr>
              <w:jc w:val="center"/>
              <w:rPr>
                <w:sz w:val="16"/>
                <w:szCs w:val="16"/>
              </w:rPr>
            </w:pPr>
            <w:r w:rsidRPr="003A7C8C">
              <w:rPr>
                <w:sz w:val="16"/>
                <w:szCs w:val="16"/>
              </w:rPr>
              <w:t>0.00</w:t>
            </w:r>
          </w:p>
        </w:tc>
      </w:tr>
      <w:tr w:rsidR="00232CF6" w:rsidRPr="003A7C8C" w14:paraId="515F401B" w14:textId="77777777" w:rsidTr="004422F2">
        <w:trPr>
          <w:trHeight w:val="250"/>
          <w:jc w:val="center"/>
        </w:trPr>
        <w:tc>
          <w:tcPr>
            <w:tcW w:w="1057" w:type="dxa"/>
            <w:noWrap/>
            <w:vAlign w:val="bottom"/>
            <w:hideMark/>
          </w:tcPr>
          <w:p w14:paraId="0A2A5CB8" w14:textId="77777777" w:rsidR="00232CF6" w:rsidRPr="003A7C8C" w:rsidRDefault="00232CF6" w:rsidP="004422F2">
            <w:pPr>
              <w:jc w:val="center"/>
              <w:rPr>
                <w:sz w:val="16"/>
                <w:szCs w:val="16"/>
              </w:rPr>
            </w:pPr>
            <w:r w:rsidRPr="003A7C8C">
              <w:rPr>
                <w:sz w:val="16"/>
                <w:szCs w:val="16"/>
              </w:rPr>
              <w:t>150.01</w:t>
            </w:r>
          </w:p>
        </w:tc>
        <w:tc>
          <w:tcPr>
            <w:tcW w:w="1098" w:type="dxa"/>
            <w:noWrap/>
            <w:vAlign w:val="bottom"/>
            <w:hideMark/>
          </w:tcPr>
          <w:p w14:paraId="1633C581" w14:textId="77777777" w:rsidR="00232CF6" w:rsidRPr="003A7C8C" w:rsidRDefault="00232CF6" w:rsidP="004422F2">
            <w:pPr>
              <w:jc w:val="center"/>
              <w:rPr>
                <w:sz w:val="16"/>
                <w:szCs w:val="16"/>
              </w:rPr>
            </w:pPr>
            <w:r w:rsidRPr="003A7C8C">
              <w:rPr>
                <w:sz w:val="16"/>
                <w:szCs w:val="16"/>
              </w:rPr>
              <w:t>170.00</w:t>
            </w:r>
          </w:p>
        </w:tc>
        <w:tc>
          <w:tcPr>
            <w:tcW w:w="900" w:type="dxa"/>
            <w:noWrap/>
            <w:vAlign w:val="bottom"/>
            <w:hideMark/>
          </w:tcPr>
          <w:p w14:paraId="5B2CA45A" w14:textId="77777777" w:rsidR="00232CF6" w:rsidRPr="003A7C8C" w:rsidRDefault="00232CF6" w:rsidP="004422F2">
            <w:pPr>
              <w:jc w:val="center"/>
              <w:rPr>
                <w:sz w:val="16"/>
                <w:szCs w:val="16"/>
              </w:rPr>
            </w:pPr>
            <w:r w:rsidRPr="003A7C8C">
              <w:rPr>
                <w:sz w:val="16"/>
                <w:szCs w:val="16"/>
              </w:rPr>
              <w:t>4.94</w:t>
            </w:r>
          </w:p>
        </w:tc>
        <w:tc>
          <w:tcPr>
            <w:tcW w:w="900" w:type="dxa"/>
            <w:noWrap/>
            <w:vAlign w:val="bottom"/>
            <w:hideMark/>
          </w:tcPr>
          <w:p w14:paraId="5AA9FD44" w14:textId="77777777" w:rsidR="00232CF6" w:rsidRPr="003A7C8C" w:rsidRDefault="00232CF6" w:rsidP="004422F2">
            <w:pPr>
              <w:jc w:val="center"/>
              <w:rPr>
                <w:sz w:val="16"/>
                <w:szCs w:val="16"/>
              </w:rPr>
            </w:pPr>
            <w:r w:rsidRPr="003A7C8C">
              <w:rPr>
                <w:sz w:val="16"/>
                <w:szCs w:val="16"/>
              </w:rPr>
              <w:t>0.00</w:t>
            </w:r>
          </w:p>
        </w:tc>
        <w:tc>
          <w:tcPr>
            <w:tcW w:w="900" w:type="dxa"/>
            <w:noWrap/>
            <w:vAlign w:val="bottom"/>
            <w:hideMark/>
          </w:tcPr>
          <w:p w14:paraId="4665FB1C" w14:textId="77777777" w:rsidR="00232CF6" w:rsidRPr="003A7C8C" w:rsidRDefault="00232CF6" w:rsidP="004422F2">
            <w:pPr>
              <w:jc w:val="center"/>
              <w:rPr>
                <w:sz w:val="16"/>
                <w:szCs w:val="16"/>
              </w:rPr>
            </w:pPr>
            <w:r w:rsidRPr="003A7C8C">
              <w:rPr>
                <w:sz w:val="16"/>
                <w:szCs w:val="16"/>
              </w:rPr>
              <w:t>0.00</w:t>
            </w:r>
          </w:p>
        </w:tc>
      </w:tr>
      <w:tr w:rsidR="00232CF6" w:rsidRPr="003A7C8C" w14:paraId="3C2725EA" w14:textId="77777777" w:rsidTr="004422F2">
        <w:trPr>
          <w:trHeight w:val="250"/>
          <w:jc w:val="center"/>
        </w:trPr>
        <w:tc>
          <w:tcPr>
            <w:tcW w:w="1057" w:type="dxa"/>
            <w:noWrap/>
            <w:vAlign w:val="bottom"/>
            <w:hideMark/>
          </w:tcPr>
          <w:p w14:paraId="4E2B2AF8" w14:textId="77777777" w:rsidR="00232CF6" w:rsidRPr="003A7C8C" w:rsidRDefault="00232CF6" w:rsidP="004422F2">
            <w:pPr>
              <w:jc w:val="center"/>
              <w:rPr>
                <w:sz w:val="16"/>
                <w:szCs w:val="16"/>
              </w:rPr>
            </w:pPr>
            <w:r w:rsidRPr="003A7C8C">
              <w:rPr>
                <w:sz w:val="16"/>
                <w:szCs w:val="16"/>
              </w:rPr>
              <w:t>170.01</w:t>
            </w:r>
          </w:p>
        </w:tc>
        <w:tc>
          <w:tcPr>
            <w:tcW w:w="1098" w:type="dxa"/>
            <w:noWrap/>
            <w:vAlign w:val="bottom"/>
            <w:hideMark/>
          </w:tcPr>
          <w:p w14:paraId="691C39CB" w14:textId="77777777" w:rsidR="00232CF6" w:rsidRPr="003A7C8C" w:rsidRDefault="00232CF6" w:rsidP="004422F2">
            <w:pPr>
              <w:jc w:val="center"/>
              <w:rPr>
                <w:sz w:val="16"/>
                <w:szCs w:val="16"/>
              </w:rPr>
            </w:pPr>
            <w:r w:rsidRPr="003A7C8C">
              <w:rPr>
                <w:sz w:val="16"/>
                <w:szCs w:val="16"/>
              </w:rPr>
              <w:t>190.00</w:t>
            </w:r>
          </w:p>
        </w:tc>
        <w:tc>
          <w:tcPr>
            <w:tcW w:w="900" w:type="dxa"/>
            <w:noWrap/>
            <w:vAlign w:val="bottom"/>
            <w:hideMark/>
          </w:tcPr>
          <w:p w14:paraId="7AE20872" w14:textId="77777777" w:rsidR="00232CF6" w:rsidRPr="003A7C8C" w:rsidRDefault="00232CF6" w:rsidP="004422F2">
            <w:pPr>
              <w:jc w:val="center"/>
              <w:rPr>
                <w:sz w:val="16"/>
                <w:szCs w:val="16"/>
              </w:rPr>
            </w:pPr>
            <w:r w:rsidRPr="003A7C8C">
              <w:rPr>
                <w:sz w:val="16"/>
                <w:szCs w:val="16"/>
              </w:rPr>
              <w:t>5.56</w:t>
            </w:r>
          </w:p>
        </w:tc>
        <w:tc>
          <w:tcPr>
            <w:tcW w:w="900" w:type="dxa"/>
            <w:noWrap/>
            <w:vAlign w:val="bottom"/>
            <w:hideMark/>
          </w:tcPr>
          <w:p w14:paraId="4C6AE63D" w14:textId="77777777" w:rsidR="00232CF6" w:rsidRPr="003A7C8C" w:rsidRDefault="00232CF6" w:rsidP="004422F2">
            <w:pPr>
              <w:jc w:val="center"/>
              <w:rPr>
                <w:sz w:val="16"/>
                <w:szCs w:val="16"/>
              </w:rPr>
            </w:pPr>
            <w:r w:rsidRPr="003A7C8C">
              <w:rPr>
                <w:sz w:val="16"/>
                <w:szCs w:val="16"/>
              </w:rPr>
              <w:t>0.00</w:t>
            </w:r>
          </w:p>
        </w:tc>
        <w:tc>
          <w:tcPr>
            <w:tcW w:w="900" w:type="dxa"/>
            <w:noWrap/>
            <w:vAlign w:val="bottom"/>
            <w:hideMark/>
          </w:tcPr>
          <w:p w14:paraId="3C0F907F" w14:textId="77777777" w:rsidR="00232CF6" w:rsidRPr="003A7C8C" w:rsidRDefault="00232CF6" w:rsidP="004422F2">
            <w:pPr>
              <w:jc w:val="center"/>
              <w:rPr>
                <w:sz w:val="16"/>
                <w:szCs w:val="16"/>
              </w:rPr>
            </w:pPr>
            <w:r w:rsidRPr="003A7C8C">
              <w:rPr>
                <w:sz w:val="16"/>
                <w:szCs w:val="16"/>
              </w:rPr>
              <w:t>0.00</w:t>
            </w:r>
          </w:p>
        </w:tc>
      </w:tr>
      <w:tr w:rsidR="00232CF6" w:rsidRPr="003A7C8C" w14:paraId="2B1CF08A" w14:textId="77777777" w:rsidTr="004422F2">
        <w:trPr>
          <w:trHeight w:val="250"/>
          <w:jc w:val="center"/>
        </w:trPr>
        <w:tc>
          <w:tcPr>
            <w:tcW w:w="1057" w:type="dxa"/>
            <w:noWrap/>
            <w:vAlign w:val="bottom"/>
            <w:hideMark/>
          </w:tcPr>
          <w:p w14:paraId="44E64A50" w14:textId="77777777" w:rsidR="00232CF6" w:rsidRPr="003A7C8C" w:rsidRDefault="00232CF6" w:rsidP="004422F2">
            <w:pPr>
              <w:jc w:val="center"/>
              <w:rPr>
                <w:sz w:val="16"/>
                <w:szCs w:val="16"/>
              </w:rPr>
            </w:pPr>
            <w:r w:rsidRPr="003A7C8C">
              <w:rPr>
                <w:sz w:val="16"/>
                <w:szCs w:val="16"/>
              </w:rPr>
              <w:t>190.01</w:t>
            </w:r>
          </w:p>
        </w:tc>
        <w:tc>
          <w:tcPr>
            <w:tcW w:w="1098" w:type="dxa"/>
            <w:noWrap/>
            <w:vAlign w:val="bottom"/>
            <w:hideMark/>
          </w:tcPr>
          <w:p w14:paraId="51BDC3C4" w14:textId="77777777" w:rsidR="00232CF6" w:rsidRPr="003A7C8C" w:rsidRDefault="00232CF6" w:rsidP="004422F2">
            <w:pPr>
              <w:jc w:val="center"/>
              <w:rPr>
                <w:sz w:val="16"/>
                <w:szCs w:val="16"/>
              </w:rPr>
            </w:pPr>
            <w:r w:rsidRPr="003A7C8C">
              <w:rPr>
                <w:sz w:val="16"/>
                <w:szCs w:val="16"/>
              </w:rPr>
              <w:t>210.00</w:t>
            </w:r>
          </w:p>
        </w:tc>
        <w:tc>
          <w:tcPr>
            <w:tcW w:w="900" w:type="dxa"/>
            <w:noWrap/>
            <w:vAlign w:val="bottom"/>
            <w:hideMark/>
          </w:tcPr>
          <w:p w14:paraId="780C14D6" w14:textId="77777777" w:rsidR="00232CF6" w:rsidRPr="003A7C8C" w:rsidRDefault="00232CF6" w:rsidP="004422F2">
            <w:pPr>
              <w:jc w:val="center"/>
              <w:rPr>
                <w:sz w:val="16"/>
                <w:szCs w:val="16"/>
              </w:rPr>
            </w:pPr>
            <w:r w:rsidRPr="003A7C8C">
              <w:rPr>
                <w:sz w:val="16"/>
                <w:szCs w:val="16"/>
              </w:rPr>
              <w:t>6.18</w:t>
            </w:r>
          </w:p>
        </w:tc>
        <w:tc>
          <w:tcPr>
            <w:tcW w:w="900" w:type="dxa"/>
            <w:noWrap/>
            <w:vAlign w:val="bottom"/>
            <w:hideMark/>
          </w:tcPr>
          <w:p w14:paraId="02883F65" w14:textId="77777777" w:rsidR="00232CF6" w:rsidRPr="003A7C8C" w:rsidRDefault="00232CF6" w:rsidP="004422F2">
            <w:pPr>
              <w:jc w:val="center"/>
              <w:rPr>
                <w:sz w:val="16"/>
                <w:szCs w:val="16"/>
              </w:rPr>
            </w:pPr>
            <w:r w:rsidRPr="003A7C8C">
              <w:rPr>
                <w:sz w:val="16"/>
                <w:szCs w:val="16"/>
              </w:rPr>
              <w:t>0.00</w:t>
            </w:r>
          </w:p>
        </w:tc>
        <w:tc>
          <w:tcPr>
            <w:tcW w:w="900" w:type="dxa"/>
            <w:noWrap/>
            <w:vAlign w:val="bottom"/>
            <w:hideMark/>
          </w:tcPr>
          <w:p w14:paraId="3FF4BDAA" w14:textId="77777777" w:rsidR="00232CF6" w:rsidRPr="003A7C8C" w:rsidRDefault="00232CF6" w:rsidP="004422F2">
            <w:pPr>
              <w:jc w:val="center"/>
              <w:rPr>
                <w:sz w:val="16"/>
                <w:szCs w:val="16"/>
              </w:rPr>
            </w:pPr>
            <w:r w:rsidRPr="003A7C8C">
              <w:rPr>
                <w:sz w:val="16"/>
                <w:szCs w:val="16"/>
              </w:rPr>
              <w:t>0.00</w:t>
            </w:r>
          </w:p>
        </w:tc>
      </w:tr>
      <w:tr w:rsidR="00232CF6" w:rsidRPr="003A7C8C" w14:paraId="00F6669A" w14:textId="77777777" w:rsidTr="004422F2">
        <w:trPr>
          <w:trHeight w:val="250"/>
          <w:jc w:val="center"/>
        </w:trPr>
        <w:tc>
          <w:tcPr>
            <w:tcW w:w="1057" w:type="dxa"/>
            <w:noWrap/>
            <w:vAlign w:val="bottom"/>
            <w:hideMark/>
          </w:tcPr>
          <w:p w14:paraId="10449715" w14:textId="77777777" w:rsidR="00232CF6" w:rsidRPr="003A7C8C" w:rsidRDefault="00232CF6" w:rsidP="004422F2">
            <w:pPr>
              <w:jc w:val="center"/>
              <w:rPr>
                <w:sz w:val="16"/>
                <w:szCs w:val="16"/>
              </w:rPr>
            </w:pPr>
            <w:r w:rsidRPr="003A7C8C">
              <w:rPr>
                <w:sz w:val="16"/>
                <w:szCs w:val="16"/>
              </w:rPr>
              <w:t>210.01</w:t>
            </w:r>
          </w:p>
        </w:tc>
        <w:tc>
          <w:tcPr>
            <w:tcW w:w="1098" w:type="dxa"/>
            <w:noWrap/>
            <w:vAlign w:val="bottom"/>
            <w:hideMark/>
          </w:tcPr>
          <w:p w14:paraId="3264B5E7" w14:textId="77777777" w:rsidR="00232CF6" w:rsidRPr="003A7C8C" w:rsidRDefault="00232CF6" w:rsidP="004422F2">
            <w:pPr>
              <w:jc w:val="center"/>
              <w:rPr>
                <w:sz w:val="16"/>
                <w:szCs w:val="16"/>
              </w:rPr>
            </w:pPr>
            <w:r w:rsidRPr="003A7C8C">
              <w:rPr>
                <w:sz w:val="16"/>
                <w:szCs w:val="16"/>
              </w:rPr>
              <w:t>230.00</w:t>
            </w:r>
          </w:p>
        </w:tc>
        <w:tc>
          <w:tcPr>
            <w:tcW w:w="900" w:type="dxa"/>
            <w:noWrap/>
            <w:vAlign w:val="bottom"/>
            <w:hideMark/>
          </w:tcPr>
          <w:p w14:paraId="5CA33E60" w14:textId="77777777" w:rsidR="00232CF6" w:rsidRPr="003A7C8C" w:rsidRDefault="00232CF6" w:rsidP="004422F2">
            <w:pPr>
              <w:jc w:val="center"/>
              <w:rPr>
                <w:sz w:val="16"/>
                <w:szCs w:val="16"/>
              </w:rPr>
            </w:pPr>
            <w:r w:rsidRPr="003A7C8C">
              <w:rPr>
                <w:sz w:val="16"/>
                <w:szCs w:val="16"/>
              </w:rPr>
              <w:t>6.80</w:t>
            </w:r>
          </w:p>
        </w:tc>
        <w:tc>
          <w:tcPr>
            <w:tcW w:w="900" w:type="dxa"/>
            <w:noWrap/>
            <w:vAlign w:val="bottom"/>
            <w:hideMark/>
          </w:tcPr>
          <w:p w14:paraId="7D9CD272" w14:textId="77777777" w:rsidR="00232CF6" w:rsidRPr="003A7C8C" w:rsidRDefault="00232CF6" w:rsidP="004422F2">
            <w:pPr>
              <w:jc w:val="center"/>
              <w:rPr>
                <w:sz w:val="16"/>
                <w:szCs w:val="16"/>
              </w:rPr>
            </w:pPr>
            <w:r w:rsidRPr="003A7C8C">
              <w:rPr>
                <w:sz w:val="16"/>
                <w:szCs w:val="16"/>
              </w:rPr>
              <w:t>0.00</w:t>
            </w:r>
          </w:p>
        </w:tc>
        <w:tc>
          <w:tcPr>
            <w:tcW w:w="900" w:type="dxa"/>
            <w:noWrap/>
            <w:vAlign w:val="bottom"/>
            <w:hideMark/>
          </w:tcPr>
          <w:p w14:paraId="04425CFF" w14:textId="77777777" w:rsidR="00232CF6" w:rsidRPr="003A7C8C" w:rsidRDefault="00232CF6" w:rsidP="004422F2">
            <w:pPr>
              <w:jc w:val="center"/>
              <w:rPr>
                <w:sz w:val="16"/>
                <w:szCs w:val="16"/>
              </w:rPr>
            </w:pPr>
            <w:r w:rsidRPr="003A7C8C">
              <w:rPr>
                <w:sz w:val="16"/>
                <w:szCs w:val="16"/>
              </w:rPr>
              <w:t>0.00</w:t>
            </w:r>
          </w:p>
        </w:tc>
      </w:tr>
      <w:tr w:rsidR="00232CF6" w:rsidRPr="003A7C8C" w14:paraId="430589FD" w14:textId="77777777" w:rsidTr="004422F2">
        <w:trPr>
          <w:trHeight w:val="250"/>
          <w:jc w:val="center"/>
        </w:trPr>
        <w:tc>
          <w:tcPr>
            <w:tcW w:w="1057" w:type="dxa"/>
            <w:noWrap/>
            <w:vAlign w:val="bottom"/>
            <w:hideMark/>
          </w:tcPr>
          <w:p w14:paraId="07CACBC2" w14:textId="77777777" w:rsidR="00232CF6" w:rsidRPr="003A7C8C" w:rsidRDefault="00232CF6" w:rsidP="004422F2">
            <w:pPr>
              <w:jc w:val="center"/>
              <w:rPr>
                <w:sz w:val="16"/>
                <w:szCs w:val="16"/>
              </w:rPr>
            </w:pPr>
            <w:r w:rsidRPr="003A7C8C">
              <w:rPr>
                <w:sz w:val="16"/>
                <w:szCs w:val="16"/>
              </w:rPr>
              <w:t>230.01</w:t>
            </w:r>
          </w:p>
        </w:tc>
        <w:tc>
          <w:tcPr>
            <w:tcW w:w="1098" w:type="dxa"/>
            <w:noWrap/>
            <w:vAlign w:val="bottom"/>
            <w:hideMark/>
          </w:tcPr>
          <w:p w14:paraId="09F79298" w14:textId="77777777" w:rsidR="00232CF6" w:rsidRPr="003A7C8C" w:rsidRDefault="00232CF6" w:rsidP="004422F2">
            <w:pPr>
              <w:jc w:val="center"/>
              <w:rPr>
                <w:sz w:val="16"/>
                <w:szCs w:val="16"/>
              </w:rPr>
            </w:pPr>
            <w:r w:rsidRPr="003A7C8C">
              <w:rPr>
                <w:sz w:val="16"/>
                <w:szCs w:val="16"/>
              </w:rPr>
              <w:t>250.00</w:t>
            </w:r>
          </w:p>
        </w:tc>
        <w:tc>
          <w:tcPr>
            <w:tcW w:w="900" w:type="dxa"/>
            <w:noWrap/>
            <w:vAlign w:val="bottom"/>
            <w:hideMark/>
          </w:tcPr>
          <w:p w14:paraId="79BF8A46" w14:textId="77777777" w:rsidR="00232CF6" w:rsidRPr="003A7C8C" w:rsidRDefault="00232CF6" w:rsidP="004422F2">
            <w:pPr>
              <w:jc w:val="center"/>
              <w:rPr>
                <w:sz w:val="16"/>
                <w:szCs w:val="16"/>
              </w:rPr>
            </w:pPr>
            <w:r w:rsidRPr="003A7C8C">
              <w:rPr>
                <w:sz w:val="16"/>
                <w:szCs w:val="16"/>
              </w:rPr>
              <w:t>7.42</w:t>
            </w:r>
          </w:p>
        </w:tc>
        <w:tc>
          <w:tcPr>
            <w:tcW w:w="900" w:type="dxa"/>
            <w:noWrap/>
            <w:vAlign w:val="bottom"/>
            <w:hideMark/>
          </w:tcPr>
          <w:p w14:paraId="442898B4" w14:textId="77777777" w:rsidR="00232CF6" w:rsidRPr="003A7C8C" w:rsidRDefault="00232CF6" w:rsidP="004422F2">
            <w:pPr>
              <w:jc w:val="center"/>
              <w:rPr>
                <w:sz w:val="16"/>
                <w:szCs w:val="16"/>
              </w:rPr>
            </w:pPr>
            <w:r w:rsidRPr="003A7C8C">
              <w:rPr>
                <w:sz w:val="16"/>
                <w:szCs w:val="16"/>
              </w:rPr>
              <w:t>0.00</w:t>
            </w:r>
          </w:p>
        </w:tc>
        <w:tc>
          <w:tcPr>
            <w:tcW w:w="900" w:type="dxa"/>
            <w:noWrap/>
            <w:vAlign w:val="bottom"/>
            <w:hideMark/>
          </w:tcPr>
          <w:p w14:paraId="6476F799" w14:textId="77777777" w:rsidR="00232CF6" w:rsidRPr="003A7C8C" w:rsidRDefault="00232CF6" w:rsidP="004422F2">
            <w:pPr>
              <w:jc w:val="center"/>
              <w:rPr>
                <w:sz w:val="16"/>
                <w:szCs w:val="16"/>
              </w:rPr>
            </w:pPr>
            <w:r w:rsidRPr="003A7C8C">
              <w:rPr>
                <w:sz w:val="16"/>
                <w:szCs w:val="16"/>
              </w:rPr>
              <w:t>0.00</w:t>
            </w:r>
          </w:p>
        </w:tc>
      </w:tr>
      <w:tr w:rsidR="00232CF6" w:rsidRPr="003A7C8C" w14:paraId="00E6BE4A" w14:textId="77777777" w:rsidTr="004422F2">
        <w:trPr>
          <w:trHeight w:val="250"/>
          <w:jc w:val="center"/>
        </w:trPr>
        <w:tc>
          <w:tcPr>
            <w:tcW w:w="1057" w:type="dxa"/>
            <w:noWrap/>
            <w:vAlign w:val="bottom"/>
            <w:hideMark/>
          </w:tcPr>
          <w:p w14:paraId="468B8DD8" w14:textId="77777777" w:rsidR="00232CF6" w:rsidRPr="003A7C8C" w:rsidRDefault="00232CF6" w:rsidP="004422F2">
            <w:pPr>
              <w:jc w:val="center"/>
              <w:rPr>
                <w:sz w:val="16"/>
                <w:szCs w:val="16"/>
              </w:rPr>
            </w:pPr>
            <w:r w:rsidRPr="003A7C8C">
              <w:rPr>
                <w:sz w:val="16"/>
                <w:szCs w:val="16"/>
              </w:rPr>
              <w:t>250.01</w:t>
            </w:r>
          </w:p>
        </w:tc>
        <w:tc>
          <w:tcPr>
            <w:tcW w:w="1098" w:type="dxa"/>
            <w:noWrap/>
            <w:vAlign w:val="bottom"/>
            <w:hideMark/>
          </w:tcPr>
          <w:p w14:paraId="72CD76A0" w14:textId="77777777" w:rsidR="00232CF6" w:rsidRPr="003A7C8C" w:rsidRDefault="00232CF6" w:rsidP="004422F2">
            <w:pPr>
              <w:jc w:val="center"/>
              <w:rPr>
                <w:sz w:val="16"/>
                <w:szCs w:val="16"/>
              </w:rPr>
            </w:pPr>
            <w:r w:rsidRPr="003A7C8C">
              <w:rPr>
                <w:sz w:val="16"/>
                <w:szCs w:val="16"/>
              </w:rPr>
              <w:t>270.00</w:t>
            </w:r>
          </w:p>
        </w:tc>
        <w:tc>
          <w:tcPr>
            <w:tcW w:w="900" w:type="dxa"/>
            <w:noWrap/>
            <w:vAlign w:val="bottom"/>
            <w:hideMark/>
          </w:tcPr>
          <w:p w14:paraId="4F4CCC30" w14:textId="77777777" w:rsidR="00232CF6" w:rsidRPr="003A7C8C" w:rsidRDefault="00232CF6" w:rsidP="004422F2">
            <w:pPr>
              <w:jc w:val="center"/>
              <w:rPr>
                <w:sz w:val="16"/>
                <w:szCs w:val="16"/>
              </w:rPr>
            </w:pPr>
            <w:r w:rsidRPr="003A7C8C">
              <w:rPr>
                <w:sz w:val="16"/>
                <w:szCs w:val="16"/>
              </w:rPr>
              <w:t>8.03</w:t>
            </w:r>
          </w:p>
        </w:tc>
        <w:tc>
          <w:tcPr>
            <w:tcW w:w="900" w:type="dxa"/>
            <w:noWrap/>
            <w:vAlign w:val="bottom"/>
            <w:hideMark/>
          </w:tcPr>
          <w:p w14:paraId="50423536" w14:textId="77777777" w:rsidR="00232CF6" w:rsidRPr="003A7C8C" w:rsidRDefault="00232CF6" w:rsidP="004422F2">
            <w:pPr>
              <w:jc w:val="center"/>
              <w:rPr>
                <w:sz w:val="16"/>
                <w:szCs w:val="16"/>
              </w:rPr>
            </w:pPr>
            <w:r w:rsidRPr="003A7C8C">
              <w:rPr>
                <w:sz w:val="16"/>
                <w:szCs w:val="16"/>
              </w:rPr>
              <w:t>0.38</w:t>
            </w:r>
          </w:p>
        </w:tc>
        <w:tc>
          <w:tcPr>
            <w:tcW w:w="900" w:type="dxa"/>
            <w:noWrap/>
            <w:vAlign w:val="bottom"/>
            <w:hideMark/>
          </w:tcPr>
          <w:p w14:paraId="1700486A" w14:textId="77777777" w:rsidR="00232CF6" w:rsidRPr="003A7C8C" w:rsidRDefault="00232CF6" w:rsidP="004422F2">
            <w:pPr>
              <w:jc w:val="center"/>
              <w:rPr>
                <w:sz w:val="16"/>
                <w:szCs w:val="16"/>
              </w:rPr>
            </w:pPr>
            <w:r w:rsidRPr="003A7C8C">
              <w:rPr>
                <w:sz w:val="16"/>
                <w:szCs w:val="16"/>
              </w:rPr>
              <w:t>0.00</w:t>
            </w:r>
          </w:p>
        </w:tc>
      </w:tr>
      <w:tr w:rsidR="00232CF6" w:rsidRPr="003A7C8C" w14:paraId="301638A7" w14:textId="77777777" w:rsidTr="004422F2">
        <w:trPr>
          <w:trHeight w:val="250"/>
          <w:jc w:val="center"/>
        </w:trPr>
        <w:tc>
          <w:tcPr>
            <w:tcW w:w="1057" w:type="dxa"/>
            <w:noWrap/>
            <w:vAlign w:val="bottom"/>
            <w:hideMark/>
          </w:tcPr>
          <w:p w14:paraId="2F1EBDB4" w14:textId="77777777" w:rsidR="00232CF6" w:rsidRPr="003A7C8C" w:rsidRDefault="00232CF6" w:rsidP="004422F2">
            <w:pPr>
              <w:jc w:val="center"/>
              <w:rPr>
                <w:sz w:val="16"/>
                <w:szCs w:val="16"/>
              </w:rPr>
            </w:pPr>
            <w:r w:rsidRPr="003A7C8C">
              <w:rPr>
                <w:sz w:val="16"/>
                <w:szCs w:val="16"/>
              </w:rPr>
              <w:t>270.01</w:t>
            </w:r>
          </w:p>
        </w:tc>
        <w:tc>
          <w:tcPr>
            <w:tcW w:w="1098" w:type="dxa"/>
            <w:noWrap/>
            <w:vAlign w:val="bottom"/>
            <w:hideMark/>
          </w:tcPr>
          <w:p w14:paraId="49606B4C" w14:textId="77777777" w:rsidR="00232CF6" w:rsidRPr="003A7C8C" w:rsidRDefault="00232CF6" w:rsidP="004422F2">
            <w:pPr>
              <w:jc w:val="center"/>
              <w:rPr>
                <w:sz w:val="16"/>
                <w:szCs w:val="16"/>
              </w:rPr>
            </w:pPr>
            <w:r w:rsidRPr="003A7C8C">
              <w:rPr>
                <w:sz w:val="16"/>
                <w:szCs w:val="16"/>
              </w:rPr>
              <w:t>290.00</w:t>
            </w:r>
          </w:p>
        </w:tc>
        <w:tc>
          <w:tcPr>
            <w:tcW w:w="900" w:type="dxa"/>
            <w:noWrap/>
            <w:vAlign w:val="bottom"/>
            <w:hideMark/>
          </w:tcPr>
          <w:p w14:paraId="13011DD6" w14:textId="77777777" w:rsidR="00232CF6" w:rsidRPr="003A7C8C" w:rsidRDefault="00232CF6" w:rsidP="004422F2">
            <w:pPr>
              <w:jc w:val="center"/>
              <w:rPr>
                <w:sz w:val="16"/>
                <w:szCs w:val="16"/>
              </w:rPr>
            </w:pPr>
            <w:r w:rsidRPr="003A7C8C">
              <w:rPr>
                <w:sz w:val="16"/>
                <w:szCs w:val="16"/>
              </w:rPr>
              <w:t>8.65</w:t>
            </w:r>
          </w:p>
        </w:tc>
        <w:tc>
          <w:tcPr>
            <w:tcW w:w="900" w:type="dxa"/>
            <w:noWrap/>
            <w:vAlign w:val="bottom"/>
            <w:hideMark/>
          </w:tcPr>
          <w:p w14:paraId="2CE26705" w14:textId="77777777" w:rsidR="00232CF6" w:rsidRPr="003A7C8C" w:rsidRDefault="00232CF6" w:rsidP="004422F2">
            <w:pPr>
              <w:jc w:val="center"/>
              <w:rPr>
                <w:sz w:val="16"/>
                <w:szCs w:val="16"/>
              </w:rPr>
            </w:pPr>
            <w:r w:rsidRPr="003A7C8C">
              <w:rPr>
                <w:sz w:val="16"/>
                <w:szCs w:val="16"/>
              </w:rPr>
              <w:t>1.00</w:t>
            </w:r>
          </w:p>
        </w:tc>
        <w:tc>
          <w:tcPr>
            <w:tcW w:w="900" w:type="dxa"/>
            <w:noWrap/>
            <w:vAlign w:val="bottom"/>
            <w:hideMark/>
          </w:tcPr>
          <w:p w14:paraId="04970136" w14:textId="77777777" w:rsidR="00232CF6" w:rsidRPr="003A7C8C" w:rsidRDefault="00232CF6" w:rsidP="004422F2">
            <w:pPr>
              <w:jc w:val="center"/>
              <w:rPr>
                <w:sz w:val="16"/>
                <w:szCs w:val="16"/>
              </w:rPr>
            </w:pPr>
            <w:r w:rsidRPr="003A7C8C">
              <w:rPr>
                <w:sz w:val="16"/>
                <w:szCs w:val="16"/>
              </w:rPr>
              <w:t>0.00</w:t>
            </w:r>
          </w:p>
        </w:tc>
      </w:tr>
      <w:tr w:rsidR="00232CF6" w:rsidRPr="003A7C8C" w14:paraId="13F254BA" w14:textId="77777777" w:rsidTr="004422F2">
        <w:trPr>
          <w:trHeight w:val="250"/>
          <w:jc w:val="center"/>
        </w:trPr>
        <w:tc>
          <w:tcPr>
            <w:tcW w:w="1057" w:type="dxa"/>
            <w:noWrap/>
            <w:vAlign w:val="bottom"/>
            <w:hideMark/>
          </w:tcPr>
          <w:p w14:paraId="5F8835CF" w14:textId="77777777" w:rsidR="00232CF6" w:rsidRPr="003A7C8C" w:rsidRDefault="00232CF6" w:rsidP="004422F2">
            <w:pPr>
              <w:jc w:val="center"/>
              <w:rPr>
                <w:sz w:val="16"/>
                <w:szCs w:val="16"/>
              </w:rPr>
            </w:pPr>
            <w:r w:rsidRPr="003A7C8C">
              <w:rPr>
                <w:sz w:val="16"/>
                <w:szCs w:val="16"/>
              </w:rPr>
              <w:t>290.01</w:t>
            </w:r>
          </w:p>
        </w:tc>
        <w:tc>
          <w:tcPr>
            <w:tcW w:w="1098" w:type="dxa"/>
            <w:noWrap/>
            <w:vAlign w:val="bottom"/>
            <w:hideMark/>
          </w:tcPr>
          <w:p w14:paraId="0785298F" w14:textId="77777777" w:rsidR="00232CF6" w:rsidRPr="003A7C8C" w:rsidRDefault="00232CF6" w:rsidP="004422F2">
            <w:pPr>
              <w:jc w:val="center"/>
              <w:rPr>
                <w:sz w:val="16"/>
                <w:szCs w:val="16"/>
              </w:rPr>
            </w:pPr>
            <w:r w:rsidRPr="003A7C8C">
              <w:rPr>
                <w:sz w:val="16"/>
                <w:szCs w:val="16"/>
              </w:rPr>
              <w:t>310.00</w:t>
            </w:r>
          </w:p>
        </w:tc>
        <w:tc>
          <w:tcPr>
            <w:tcW w:w="900" w:type="dxa"/>
            <w:noWrap/>
            <w:vAlign w:val="bottom"/>
            <w:hideMark/>
          </w:tcPr>
          <w:p w14:paraId="1A9800E2" w14:textId="77777777" w:rsidR="00232CF6" w:rsidRPr="003A7C8C" w:rsidRDefault="00232CF6" w:rsidP="004422F2">
            <w:pPr>
              <w:jc w:val="center"/>
              <w:rPr>
                <w:sz w:val="16"/>
                <w:szCs w:val="16"/>
              </w:rPr>
            </w:pPr>
            <w:r w:rsidRPr="003A7C8C">
              <w:rPr>
                <w:sz w:val="16"/>
                <w:szCs w:val="16"/>
              </w:rPr>
              <w:t>9.27</w:t>
            </w:r>
          </w:p>
        </w:tc>
        <w:tc>
          <w:tcPr>
            <w:tcW w:w="900" w:type="dxa"/>
            <w:noWrap/>
            <w:vAlign w:val="bottom"/>
            <w:hideMark/>
          </w:tcPr>
          <w:p w14:paraId="54669ED7" w14:textId="77777777" w:rsidR="00232CF6" w:rsidRPr="003A7C8C" w:rsidRDefault="00232CF6" w:rsidP="004422F2">
            <w:pPr>
              <w:jc w:val="center"/>
              <w:rPr>
                <w:sz w:val="16"/>
                <w:szCs w:val="16"/>
              </w:rPr>
            </w:pPr>
            <w:r w:rsidRPr="003A7C8C">
              <w:rPr>
                <w:sz w:val="16"/>
                <w:szCs w:val="16"/>
              </w:rPr>
              <w:t>1.62</w:t>
            </w:r>
          </w:p>
        </w:tc>
        <w:tc>
          <w:tcPr>
            <w:tcW w:w="900" w:type="dxa"/>
            <w:noWrap/>
            <w:vAlign w:val="bottom"/>
            <w:hideMark/>
          </w:tcPr>
          <w:p w14:paraId="7FE8758B" w14:textId="77777777" w:rsidR="00232CF6" w:rsidRPr="003A7C8C" w:rsidRDefault="00232CF6" w:rsidP="004422F2">
            <w:pPr>
              <w:jc w:val="center"/>
              <w:rPr>
                <w:sz w:val="16"/>
                <w:szCs w:val="16"/>
              </w:rPr>
            </w:pPr>
            <w:r w:rsidRPr="003A7C8C">
              <w:rPr>
                <w:sz w:val="16"/>
                <w:szCs w:val="16"/>
              </w:rPr>
              <w:t>0.00</w:t>
            </w:r>
          </w:p>
        </w:tc>
      </w:tr>
      <w:tr w:rsidR="00232CF6" w:rsidRPr="003A7C8C" w14:paraId="7EDC9A9A" w14:textId="77777777" w:rsidTr="004422F2">
        <w:trPr>
          <w:trHeight w:val="250"/>
          <w:jc w:val="center"/>
        </w:trPr>
        <w:tc>
          <w:tcPr>
            <w:tcW w:w="1057" w:type="dxa"/>
            <w:noWrap/>
            <w:vAlign w:val="bottom"/>
            <w:hideMark/>
          </w:tcPr>
          <w:p w14:paraId="52A92788" w14:textId="77777777" w:rsidR="00232CF6" w:rsidRPr="003A7C8C" w:rsidRDefault="00232CF6" w:rsidP="004422F2">
            <w:pPr>
              <w:jc w:val="center"/>
              <w:rPr>
                <w:sz w:val="16"/>
                <w:szCs w:val="16"/>
              </w:rPr>
            </w:pPr>
            <w:r w:rsidRPr="003A7C8C">
              <w:rPr>
                <w:sz w:val="16"/>
                <w:szCs w:val="16"/>
              </w:rPr>
              <w:t>310.01</w:t>
            </w:r>
          </w:p>
        </w:tc>
        <w:tc>
          <w:tcPr>
            <w:tcW w:w="1098" w:type="dxa"/>
            <w:noWrap/>
            <w:vAlign w:val="bottom"/>
            <w:hideMark/>
          </w:tcPr>
          <w:p w14:paraId="3E5E5C94" w14:textId="77777777" w:rsidR="00232CF6" w:rsidRPr="003A7C8C" w:rsidRDefault="00232CF6" w:rsidP="004422F2">
            <w:pPr>
              <w:jc w:val="center"/>
              <w:rPr>
                <w:sz w:val="16"/>
                <w:szCs w:val="16"/>
              </w:rPr>
            </w:pPr>
            <w:r w:rsidRPr="003A7C8C">
              <w:rPr>
                <w:sz w:val="16"/>
                <w:szCs w:val="16"/>
              </w:rPr>
              <w:t>330.00</w:t>
            </w:r>
          </w:p>
        </w:tc>
        <w:tc>
          <w:tcPr>
            <w:tcW w:w="900" w:type="dxa"/>
            <w:noWrap/>
            <w:vAlign w:val="bottom"/>
            <w:hideMark/>
          </w:tcPr>
          <w:p w14:paraId="4512813E" w14:textId="77777777" w:rsidR="00232CF6" w:rsidRPr="003A7C8C" w:rsidRDefault="00232CF6" w:rsidP="004422F2">
            <w:pPr>
              <w:jc w:val="center"/>
              <w:rPr>
                <w:sz w:val="16"/>
                <w:szCs w:val="16"/>
              </w:rPr>
            </w:pPr>
            <w:r w:rsidRPr="003A7C8C">
              <w:rPr>
                <w:sz w:val="16"/>
                <w:szCs w:val="16"/>
              </w:rPr>
              <w:t>9.89</w:t>
            </w:r>
          </w:p>
        </w:tc>
        <w:tc>
          <w:tcPr>
            <w:tcW w:w="900" w:type="dxa"/>
            <w:noWrap/>
            <w:vAlign w:val="bottom"/>
            <w:hideMark/>
          </w:tcPr>
          <w:p w14:paraId="71F4FB71" w14:textId="77777777" w:rsidR="00232CF6" w:rsidRPr="003A7C8C" w:rsidRDefault="00232CF6" w:rsidP="004422F2">
            <w:pPr>
              <w:jc w:val="center"/>
              <w:rPr>
                <w:sz w:val="16"/>
                <w:szCs w:val="16"/>
              </w:rPr>
            </w:pPr>
            <w:r w:rsidRPr="003A7C8C">
              <w:rPr>
                <w:sz w:val="16"/>
                <w:szCs w:val="16"/>
              </w:rPr>
              <w:t>2.24</w:t>
            </w:r>
          </w:p>
        </w:tc>
        <w:tc>
          <w:tcPr>
            <w:tcW w:w="900" w:type="dxa"/>
            <w:noWrap/>
            <w:vAlign w:val="bottom"/>
            <w:hideMark/>
          </w:tcPr>
          <w:p w14:paraId="5E5F08AC" w14:textId="77777777" w:rsidR="00232CF6" w:rsidRPr="003A7C8C" w:rsidRDefault="00232CF6" w:rsidP="004422F2">
            <w:pPr>
              <w:jc w:val="center"/>
              <w:rPr>
                <w:sz w:val="16"/>
                <w:szCs w:val="16"/>
              </w:rPr>
            </w:pPr>
            <w:r w:rsidRPr="003A7C8C">
              <w:rPr>
                <w:sz w:val="16"/>
                <w:szCs w:val="16"/>
              </w:rPr>
              <w:t>0.00</w:t>
            </w:r>
          </w:p>
        </w:tc>
      </w:tr>
      <w:tr w:rsidR="00232CF6" w:rsidRPr="003A7C8C" w14:paraId="1593FB5A" w14:textId="77777777" w:rsidTr="004422F2">
        <w:trPr>
          <w:trHeight w:val="250"/>
          <w:jc w:val="center"/>
        </w:trPr>
        <w:tc>
          <w:tcPr>
            <w:tcW w:w="1057" w:type="dxa"/>
            <w:noWrap/>
            <w:vAlign w:val="bottom"/>
            <w:hideMark/>
          </w:tcPr>
          <w:p w14:paraId="70240A44" w14:textId="77777777" w:rsidR="00232CF6" w:rsidRPr="003A7C8C" w:rsidRDefault="00232CF6" w:rsidP="004422F2">
            <w:pPr>
              <w:jc w:val="center"/>
              <w:rPr>
                <w:sz w:val="16"/>
                <w:szCs w:val="16"/>
              </w:rPr>
            </w:pPr>
            <w:r w:rsidRPr="003A7C8C">
              <w:rPr>
                <w:sz w:val="16"/>
                <w:szCs w:val="16"/>
              </w:rPr>
              <w:t>330.01</w:t>
            </w:r>
          </w:p>
        </w:tc>
        <w:tc>
          <w:tcPr>
            <w:tcW w:w="1098" w:type="dxa"/>
            <w:noWrap/>
            <w:vAlign w:val="bottom"/>
            <w:hideMark/>
          </w:tcPr>
          <w:p w14:paraId="31AACA84" w14:textId="77777777" w:rsidR="00232CF6" w:rsidRPr="003A7C8C" w:rsidRDefault="00232CF6" w:rsidP="004422F2">
            <w:pPr>
              <w:jc w:val="center"/>
              <w:rPr>
                <w:sz w:val="16"/>
                <w:szCs w:val="16"/>
              </w:rPr>
            </w:pPr>
            <w:r w:rsidRPr="003A7C8C">
              <w:rPr>
                <w:sz w:val="16"/>
                <w:szCs w:val="16"/>
              </w:rPr>
              <w:t>350.00</w:t>
            </w:r>
          </w:p>
        </w:tc>
        <w:tc>
          <w:tcPr>
            <w:tcW w:w="900" w:type="dxa"/>
            <w:noWrap/>
            <w:vAlign w:val="bottom"/>
            <w:hideMark/>
          </w:tcPr>
          <w:p w14:paraId="0027EE84" w14:textId="77777777" w:rsidR="00232CF6" w:rsidRPr="003A7C8C" w:rsidRDefault="00232CF6" w:rsidP="004422F2">
            <w:pPr>
              <w:jc w:val="center"/>
              <w:rPr>
                <w:sz w:val="16"/>
                <w:szCs w:val="16"/>
              </w:rPr>
            </w:pPr>
            <w:r w:rsidRPr="003A7C8C">
              <w:rPr>
                <w:sz w:val="16"/>
                <w:szCs w:val="16"/>
              </w:rPr>
              <w:t>10.51</w:t>
            </w:r>
          </w:p>
        </w:tc>
        <w:tc>
          <w:tcPr>
            <w:tcW w:w="900" w:type="dxa"/>
            <w:noWrap/>
            <w:vAlign w:val="bottom"/>
            <w:hideMark/>
          </w:tcPr>
          <w:p w14:paraId="16F5F926" w14:textId="77777777" w:rsidR="00232CF6" w:rsidRPr="003A7C8C" w:rsidRDefault="00232CF6" w:rsidP="004422F2">
            <w:pPr>
              <w:jc w:val="center"/>
              <w:rPr>
                <w:sz w:val="16"/>
                <w:szCs w:val="16"/>
              </w:rPr>
            </w:pPr>
            <w:r w:rsidRPr="003A7C8C">
              <w:rPr>
                <w:sz w:val="16"/>
                <w:szCs w:val="16"/>
              </w:rPr>
              <w:t>2.86</w:t>
            </w:r>
          </w:p>
        </w:tc>
        <w:tc>
          <w:tcPr>
            <w:tcW w:w="900" w:type="dxa"/>
            <w:noWrap/>
            <w:vAlign w:val="bottom"/>
            <w:hideMark/>
          </w:tcPr>
          <w:p w14:paraId="7563ED50" w14:textId="77777777" w:rsidR="00232CF6" w:rsidRPr="003A7C8C" w:rsidRDefault="00232CF6" w:rsidP="004422F2">
            <w:pPr>
              <w:jc w:val="center"/>
              <w:rPr>
                <w:sz w:val="16"/>
                <w:szCs w:val="16"/>
              </w:rPr>
            </w:pPr>
            <w:r w:rsidRPr="003A7C8C">
              <w:rPr>
                <w:sz w:val="16"/>
                <w:szCs w:val="16"/>
              </w:rPr>
              <w:t>0.00</w:t>
            </w:r>
          </w:p>
        </w:tc>
      </w:tr>
      <w:tr w:rsidR="00232CF6" w:rsidRPr="003A7C8C" w14:paraId="3C55A108" w14:textId="77777777" w:rsidTr="004422F2">
        <w:trPr>
          <w:trHeight w:val="250"/>
          <w:jc w:val="center"/>
        </w:trPr>
        <w:tc>
          <w:tcPr>
            <w:tcW w:w="1057" w:type="dxa"/>
            <w:noWrap/>
            <w:vAlign w:val="bottom"/>
            <w:hideMark/>
          </w:tcPr>
          <w:p w14:paraId="691E56ED" w14:textId="77777777" w:rsidR="00232CF6" w:rsidRPr="003A7C8C" w:rsidRDefault="00232CF6" w:rsidP="004422F2">
            <w:pPr>
              <w:jc w:val="center"/>
              <w:rPr>
                <w:sz w:val="16"/>
                <w:szCs w:val="16"/>
              </w:rPr>
            </w:pPr>
            <w:r w:rsidRPr="003A7C8C">
              <w:rPr>
                <w:sz w:val="16"/>
                <w:szCs w:val="16"/>
              </w:rPr>
              <w:t>350.01</w:t>
            </w:r>
          </w:p>
        </w:tc>
        <w:tc>
          <w:tcPr>
            <w:tcW w:w="1098" w:type="dxa"/>
            <w:noWrap/>
            <w:vAlign w:val="bottom"/>
            <w:hideMark/>
          </w:tcPr>
          <w:p w14:paraId="4BF9BAE2" w14:textId="77777777" w:rsidR="00232CF6" w:rsidRPr="003A7C8C" w:rsidRDefault="00232CF6" w:rsidP="004422F2">
            <w:pPr>
              <w:jc w:val="center"/>
              <w:rPr>
                <w:sz w:val="16"/>
                <w:szCs w:val="16"/>
              </w:rPr>
            </w:pPr>
            <w:r w:rsidRPr="003A7C8C">
              <w:rPr>
                <w:sz w:val="16"/>
                <w:szCs w:val="16"/>
              </w:rPr>
              <w:t>370.00</w:t>
            </w:r>
          </w:p>
        </w:tc>
        <w:tc>
          <w:tcPr>
            <w:tcW w:w="900" w:type="dxa"/>
            <w:noWrap/>
            <w:vAlign w:val="bottom"/>
            <w:hideMark/>
          </w:tcPr>
          <w:p w14:paraId="46834273" w14:textId="77777777" w:rsidR="00232CF6" w:rsidRPr="003A7C8C" w:rsidRDefault="00232CF6" w:rsidP="004422F2">
            <w:pPr>
              <w:jc w:val="center"/>
              <w:rPr>
                <w:sz w:val="16"/>
                <w:szCs w:val="16"/>
              </w:rPr>
            </w:pPr>
            <w:r w:rsidRPr="003A7C8C">
              <w:rPr>
                <w:sz w:val="16"/>
                <w:szCs w:val="16"/>
              </w:rPr>
              <w:t>11.12</w:t>
            </w:r>
          </w:p>
        </w:tc>
        <w:tc>
          <w:tcPr>
            <w:tcW w:w="900" w:type="dxa"/>
            <w:noWrap/>
            <w:vAlign w:val="bottom"/>
            <w:hideMark/>
          </w:tcPr>
          <w:p w14:paraId="34990128" w14:textId="77777777" w:rsidR="00232CF6" w:rsidRPr="003A7C8C" w:rsidRDefault="00232CF6" w:rsidP="004422F2">
            <w:pPr>
              <w:jc w:val="center"/>
              <w:rPr>
                <w:sz w:val="16"/>
                <w:szCs w:val="16"/>
              </w:rPr>
            </w:pPr>
            <w:r w:rsidRPr="003A7C8C">
              <w:rPr>
                <w:sz w:val="16"/>
                <w:szCs w:val="16"/>
              </w:rPr>
              <w:t>3.47</w:t>
            </w:r>
          </w:p>
        </w:tc>
        <w:tc>
          <w:tcPr>
            <w:tcW w:w="900" w:type="dxa"/>
            <w:noWrap/>
            <w:vAlign w:val="bottom"/>
            <w:hideMark/>
          </w:tcPr>
          <w:p w14:paraId="6CCE2B07" w14:textId="77777777" w:rsidR="00232CF6" w:rsidRPr="003A7C8C" w:rsidRDefault="00232CF6" w:rsidP="004422F2">
            <w:pPr>
              <w:jc w:val="center"/>
              <w:rPr>
                <w:sz w:val="16"/>
                <w:szCs w:val="16"/>
              </w:rPr>
            </w:pPr>
            <w:r w:rsidRPr="003A7C8C">
              <w:rPr>
                <w:sz w:val="16"/>
                <w:szCs w:val="16"/>
              </w:rPr>
              <w:t>0.00</w:t>
            </w:r>
          </w:p>
        </w:tc>
      </w:tr>
      <w:tr w:rsidR="00232CF6" w:rsidRPr="003A7C8C" w14:paraId="595FA7CF" w14:textId="77777777" w:rsidTr="004422F2">
        <w:trPr>
          <w:trHeight w:val="250"/>
          <w:jc w:val="center"/>
        </w:trPr>
        <w:tc>
          <w:tcPr>
            <w:tcW w:w="1057" w:type="dxa"/>
            <w:noWrap/>
            <w:vAlign w:val="bottom"/>
            <w:hideMark/>
          </w:tcPr>
          <w:p w14:paraId="3C0F828D" w14:textId="77777777" w:rsidR="00232CF6" w:rsidRPr="003A7C8C" w:rsidRDefault="00232CF6" w:rsidP="004422F2">
            <w:pPr>
              <w:jc w:val="center"/>
              <w:rPr>
                <w:sz w:val="16"/>
                <w:szCs w:val="16"/>
              </w:rPr>
            </w:pPr>
            <w:r w:rsidRPr="003A7C8C">
              <w:rPr>
                <w:sz w:val="16"/>
                <w:szCs w:val="16"/>
              </w:rPr>
              <w:t>370.01</w:t>
            </w:r>
          </w:p>
        </w:tc>
        <w:tc>
          <w:tcPr>
            <w:tcW w:w="1098" w:type="dxa"/>
            <w:noWrap/>
            <w:vAlign w:val="bottom"/>
            <w:hideMark/>
          </w:tcPr>
          <w:p w14:paraId="3A104279" w14:textId="77777777" w:rsidR="00232CF6" w:rsidRPr="003A7C8C" w:rsidRDefault="00232CF6" w:rsidP="004422F2">
            <w:pPr>
              <w:jc w:val="center"/>
              <w:rPr>
                <w:sz w:val="16"/>
                <w:szCs w:val="16"/>
              </w:rPr>
            </w:pPr>
            <w:r w:rsidRPr="003A7C8C">
              <w:rPr>
                <w:sz w:val="16"/>
                <w:szCs w:val="16"/>
              </w:rPr>
              <w:t>390.00</w:t>
            </w:r>
          </w:p>
        </w:tc>
        <w:tc>
          <w:tcPr>
            <w:tcW w:w="900" w:type="dxa"/>
            <w:noWrap/>
            <w:vAlign w:val="bottom"/>
            <w:hideMark/>
          </w:tcPr>
          <w:p w14:paraId="1CD30156" w14:textId="77777777" w:rsidR="00232CF6" w:rsidRPr="003A7C8C" w:rsidRDefault="00232CF6" w:rsidP="004422F2">
            <w:pPr>
              <w:jc w:val="center"/>
              <w:rPr>
                <w:sz w:val="16"/>
                <w:szCs w:val="16"/>
              </w:rPr>
            </w:pPr>
            <w:r w:rsidRPr="003A7C8C">
              <w:rPr>
                <w:sz w:val="16"/>
                <w:szCs w:val="16"/>
              </w:rPr>
              <w:t>11.74</w:t>
            </w:r>
          </w:p>
        </w:tc>
        <w:tc>
          <w:tcPr>
            <w:tcW w:w="900" w:type="dxa"/>
            <w:noWrap/>
            <w:vAlign w:val="bottom"/>
            <w:hideMark/>
          </w:tcPr>
          <w:p w14:paraId="65E710DD" w14:textId="77777777" w:rsidR="00232CF6" w:rsidRPr="003A7C8C" w:rsidRDefault="00232CF6" w:rsidP="004422F2">
            <w:pPr>
              <w:jc w:val="center"/>
              <w:rPr>
                <w:sz w:val="16"/>
                <w:szCs w:val="16"/>
              </w:rPr>
            </w:pPr>
            <w:r w:rsidRPr="003A7C8C">
              <w:rPr>
                <w:sz w:val="16"/>
                <w:szCs w:val="16"/>
              </w:rPr>
              <w:t>4.09</w:t>
            </w:r>
          </w:p>
        </w:tc>
        <w:tc>
          <w:tcPr>
            <w:tcW w:w="900" w:type="dxa"/>
            <w:noWrap/>
            <w:vAlign w:val="bottom"/>
            <w:hideMark/>
          </w:tcPr>
          <w:p w14:paraId="6C7ED935" w14:textId="77777777" w:rsidR="00232CF6" w:rsidRPr="003A7C8C" w:rsidRDefault="00232CF6" w:rsidP="004422F2">
            <w:pPr>
              <w:jc w:val="center"/>
              <w:rPr>
                <w:sz w:val="16"/>
                <w:szCs w:val="16"/>
              </w:rPr>
            </w:pPr>
            <w:r w:rsidRPr="003A7C8C">
              <w:rPr>
                <w:sz w:val="16"/>
                <w:szCs w:val="16"/>
              </w:rPr>
              <w:t>0.00</w:t>
            </w:r>
          </w:p>
        </w:tc>
      </w:tr>
      <w:tr w:rsidR="00232CF6" w:rsidRPr="003A7C8C" w14:paraId="7ADB004F" w14:textId="77777777" w:rsidTr="004422F2">
        <w:trPr>
          <w:trHeight w:val="250"/>
          <w:jc w:val="center"/>
        </w:trPr>
        <w:tc>
          <w:tcPr>
            <w:tcW w:w="1057" w:type="dxa"/>
            <w:noWrap/>
            <w:vAlign w:val="bottom"/>
            <w:hideMark/>
          </w:tcPr>
          <w:p w14:paraId="45B59D38" w14:textId="77777777" w:rsidR="00232CF6" w:rsidRPr="003A7C8C" w:rsidRDefault="00232CF6" w:rsidP="004422F2">
            <w:pPr>
              <w:jc w:val="center"/>
              <w:rPr>
                <w:sz w:val="16"/>
                <w:szCs w:val="16"/>
              </w:rPr>
            </w:pPr>
            <w:r w:rsidRPr="003A7C8C">
              <w:rPr>
                <w:sz w:val="16"/>
                <w:szCs w:val="16"/>
              </w:rPr>
              <w:t>390.01</w:t>
            </w:r>
          </w:p>
        </w:tc>
        <w:tc>
          <w:tcPr>
            <w:tcW w:w="1098" w:type="dxa"/>
            <w:noWrap/>
            <w:vAlign w:val="bottom"/>
            <w:hideMark/>
          </w:tcPr>
          <w:p w14:paraId="635D5232" w14:textId="77777777" w:rsidR="00232CF6" w:rsidRPr="003A7C8C" w:rsidRDefault="00232CF6" w:rsidP="004422F2">
            <w:pPr>
              <w:jc w:val="center"/>
              <w:rPr>
                <w:sz w:val="16"/>
                <w:szCs w:val="16"/>
              </w:rPr>
            </w:pPr>
            <w:r w:rsidRPr="003A7C8C">
              <w:rPr>
                <w:sz w:val="16"/>
                <w:szCs w:val="16"/>
              </w:rPr>
              <w:t>410.00</w:t>
            </w:r>
          </w:p>
        </w:tc>
        <w:tc>
          <w:tcPr>
            <w:tcW w:w="900" w:type="dxa"/>
            <w:noWrap/>
            <w:vAlign w:val="bottom"/>
            <w:hideMark/>
          </w:tcPr>
          <w:p w14:paraId="0E2734BD" w14:textId="77777777" w:rsidR="00232CF6" w:rsidRPr="003A7C8C" w:rsidRDefault="00232CF6" w:rsidP="004422F2">
            <w:pPr>
              <w:jc w:val="center"/>
              <w:rPr>
                <w:sz w:val="16"/>
                <w:szCs w:val="16"/>
              </w:rPr>
            </w:pPr>
            <w:r w:rsidRPr="003A7C8C">
              <w:rPr>
                <w:sz w:val="16"/>
                <w:szCs w:val="16"/>
              </w:rPr>
              <w:t>12.36</w:t>
            </w:r>
          </w:p>
        </w:tc>
        <w:tc>
          <w:tcPr>
            <w:tcW w:w="900" w:type="dxa"/>
            <w:noWrap/>
            <w:vAlign w:val="bottom"/>
            <w:hideMark/>
          </w:tcPr>
          <w:p w14:paraId="111EF1B5" w14:textId="77777777" w:rsidR="00232CF6" w:rsidRPr="003A7C8C" w:rsidRDefault="00232CF6" w:rsidP="004422F2">
            <w:pPr>
              <w:jc w:val="center"/>
              <w:rPr>
                <w:sz w:val="16"/>
                <w:szCs w:val="16"/>
              </w:rPr>
            </w:pPr>
            <w:r w:rsidRPr="003A7C8C">
              <w:rPr>
                <w:sz w:val="16"/>
                <w:szCs w:val="16"/>
              </w:rPr>
              <w:t>4.71</w:t>
            </w:r>
          </w:p>
        </w:tc>
        <w:tc>
          <w:tcPr>
            <w:tcW w:w="900" w:type="dxa"/>
            <w:noWrap/>
            <w:vAlign w:val="bottom"/>
            <w:hideMark/>
          </w:tcPr>
          <w:p w14:paraId="6B2B6553" w14:textId="77777777" w:rsidR="00232CF6" w:rsidRPr="003A7C8C" w:rsidRDefault="00232CF6" w:rsidP="004422F2">
            <w:pPr>
              <w:jc w:val="center"/>
              <w:rPr>
                <w:sz w:val="16"/>
                <w:szCs w:val="16"/>
              </w:rPr>
            </w:pPr>
            <w:r w:rsidRPr="003A7C8C">
              <w:rPr>
                <w:sz w:val="16"/>
                <w:szCs w:val="16"/>
              </w:rPr>
              <w:t>0.00</w:t>
            </w:r>
          </w:p>
        </w:tc>
      </w:tr>
      <w:tr w:rsidR="00232CF6" w:rsidRPr="003A7C8C" w14:paraId="1F489334" w14:textId="77777777" w:rsidTr="004422F2">
        <w:trPr>
          <w:trHeight w:val="250"/>
          <w:jc w:val="center"/>
        </w:trPr>
        <w:tc>
          <w:tcPr>
            <w:tcW w:w="1057" w:type="dxa"/>
            <w:noWrap/>
            <w:vAlign w:val="bottom"/>
            <w:hideMark/>
          </w:tcPr>
          <w:p w14:paraId="3EA7CAEA" w14:textId="77777777" w:rsidR="00232CF6" w:rsidRPr="003A7C8C" w:rsidRDefault="00232CF6" w:rsidP="004422F2">
            <w:pPr>
              <w:jc w:val="center"/>
              <w:rPr>
                <w:sz w:val="16"/>
                <w:szCs w:val="16"/>
              </w:rPr>
            </w:pPr>
            <w:r w:rsidRPr="003A7C8C">
              <w:rPr>
                <w:sz w:val="16"/>
                <w:szCs w:val="16"/>
              </w:rPr>
              <w:t>410.01</w:t>
            </w:r>
          </w:p>
        </w:tc>
        <w:tc>
          <w:tcPr>
            <w:tcW w:w="1098" w:type="dxa"/>
            <w:noWrap/>
            <w:vAlign w:val="bottom"/>
            <w:hideMark/>
          </w:tcPr>
          <w:p w14:paraId="4620425B" w14:textId="77777777" w:rsidR="00232CF6" w:rsidRPr="003A7C8C" w:rsidRDefault="00232CF6" w:rsidP="004422F2">
            <w:pPr>
              <w:jc w:val="center"/>
              <w:rPr>
                <w:sz w:val="16"/>
                <w:szCs w:val="16"/>
              </w:rPr>
            </w:pPr>
            <w:r w:rsidRPr="003A7C8C">
              <w:rPr>
                <w:sz w:val="16"/>
                <w:szCs w:val="16"/>
              </w:rPr>
              <w:t>430.00</w:t>
            </w:r>
          </w:p>
        </w:tc>
        <w:tc>
          <w:tcPr>
            <w:tcW w:w="900" w:type="dxa"/>
            <w:noWrap/>
            <w:vAlign w:val="bottom"/>
            <w:hideMark/>
          </w:tcPr>
          <w:p w14:paraId="5E9E849C" w14:textId="77777777" w:rsidR="00232CF6" w:rsidRPr="003A7C8C" w:rsidRDefault="00232CF6" w:rsidP="004422F2">
            <w:pPr>
              <w:jc w:val="center"/>
              <w:rPr>
                <w:sz w:val="16"/>
                <w:szCs w:val="16"/>
              </w:rPr>
            </w:pPr>
            <w:r w:rsidRPr="003A7C8C">
              <w:rPr>
                <w:sz w:val="16"/>
                <w:szCs w:val="16"/>
              </w:rPr>
              <w:t>12.98</w:t>
            </w:r>
          </w:p>
        </w:tc>
        <w:tc>
          <w:tcPr>
            <w:tcW w:w="900" w:type="dxa"/>
            <w:noWrap/>
            <w:vAlign w:val="bottom"/>
            <w:hideMark/>
          </w:tcPr>
          <w:p w14:paraId="02522F90" w14:textId="77777777" w:rsidR="00232CF6" w:rsidRPr="003A7C8C" w:rsidRDefault="00232CF6" w:rsidP="004422F2">
            <w:pPr>
              <w:jc w:val="center"/>
              <w:rPr>
                <w:sz w:val="16"/>
                <w:szCs w:val="16"/>
              </w:rPr>
            </w:pPr>
            <w:r w:rsidRPr="003A7C8C">
              <w:rPr>
                <w:sz w:val="16"/>
                <w:szCs w:val="16"/>
              </w:rPr>
              <w:t>5.33</w:t>
            </w:r>
          </w:p>
        </w:tc>
        <w:tc>
          <w:tcPr>
            <w:tcW w:w="900" w:type="dxa"/>
            <w:noWrap/>
            <w:vAlign w:val="bottom"/>
            <w:hideMark/>
          </w:tcPr>
          <w:p w14:paraId="25F76774" w14:textId="77777777" w:rsidR="00232CF6" w:rsidRPr="003A7C8C" w:rsidRDefault="00232CF6" w:rsidP="004422F2">
            <w:pPr>
              <w:jc w:val="center"/>
              <w:rPr>
                <w:sz w:val="16"/>
                <w:szCs w:val="16"/>
              </w:rPr>
            </w:pPr>
            <w:r w:rsidRPr="003A7C8C">
              <w:rPr>
                <w:sz w:val="16"/>
                <w:szCs w:val="16"/>
              </w:rPr>
              <w:t>0.00</w:t>
            </w:r>
          </w:p>
        </w:tc>
      </w:tr>
      <w:tr w:rsidR="00232CF6" w:rsidRPr="003A7C8C" w14:paraId="6B4019FF" w14:textId="77777777" w:rsidTr="004422F2">
        <w:trPr>
          <w:trHeight w:val="250"/>
          <w:jc w:val="center"/>
        </w:trPr>
        <w:tc>
          <w:tcPr>
            <w:tcW w:w="1057" w:type="dxa"/>
            <w:noWrap/>
            <w:vAlign w:val="bottom"/>
            <w:hideMark/>
          </w:tcPr>
          <w:p w14:paraId="3E43F600" w14:textId="77777777" w:rsidR="00232CF6" w:rsidRPr="003A7C8C" w:rsidRDefault="00232CF6" w:rsidP="004422F2">
            <w:pPr>
              <w:jc w:val="center"/>
              <w:rPr>
                <w:sz w:val="16"/>
                <w:szCs w:val="16"/>
              </w:rPr>
            </w:pPr>
            <w:r w:rsidRPr="003A7C8C">
              <w:rPr>
                <w:sz w:val="16"/>
                <w:szCs w:val="16"/>
              </w:rPr>
              <w:t>430.01</w:t>
            </w:r>
          </w:p>
        </w:tc>
        <w:tc>
          <w:tcPr>
            <w:tcW w:w="1098" w:type="dxa"/>
            <w:noWrap/>
            <w:vAlign w:val="bottom"/>
            <w:hideMark/>
          </w:tcPr>
          <w:p w14:paraId="50413C1C" w14:textId="77777777" w:rsidR="00232CF6" w:rsidRPr="003A7C8C" w:rsidRDefault="00232CF6" w:rsidP="004422F2">
            <w:pPr>
              <w:jc w:val="center"/>
              <w:rPr>
                <w:sz w:val="16"/>
                <w:szCs w:val="16"/>
              </w:rPr>
            </w:pPr>
            <w:r w:rsidRPr="003A7C8C">
              <w:rPr>
                <w:sz w:val="16"/>
                <w:szCs w:val="16"/>
              </w:rPr>
              <w:t>450.00</w:t>
            </w:r>
          </w:p>
        </w:tc>
        <w:tc>
          <w:tcPr>
            <w:tcW w:w="900" w:type="dxa"/>
            <w:noWrap/>
            <w:vAlign w:val="bottom"/>
            <w:hideMark/>
          </w:tcPr>
          <w:p w14:paraId="71ABDD67" w14:textId="77777777" w:rsidR="00232CF6" w:rsidRPr="003A7C8C" w:rsidRDefault="00232CF6" w:rsidP="004422F2">
            <w:pPr>
              <w:jc w:val="center"/>
              <w:rPr>
                <w:sz w:val="16"/>
                <w:szCs w:val="16"/>
              </w:rPr>
            </w:pPr>
            <w:r w:rsidRPr="003A7C8C">
              <w:rPr>
                <w:sz w:val="16"/>
                <w:szCs w:val="16"/>
              </w:rPr>
              <w:t>13.60</w:t>
            </w:r>
          </w:p>
        </w:tc>
        <w:tc>
          <w:tcPr>
            <w:tcW w:w="900" w:type="dxa"/>
            <w:noWrap/>
            <w:vAlign w:val="bottom"/>
            <w:hideMark/>
          </w:tcPr>
          <w:p w14:paraId="6959B373" w14:textId="77777777" w:rsidR="00232CF6" w:rsidRPr="003A7C8C" w:rsidRDefault="00232CF6" w:rsidP="004422F2">
            <w:pPr>
              <w:jc w:val="center"/>
              <w:rPr>
                <w:sz w:val="16"/>
                <w:szCs w:val="16"/>
              </w:rPr>
            </w:pPr>
            <w:r w:rsidRPr="003A7C8C">
              <w:rPr>
                <w:sz w:val="16"/>
                <w:szCs w:val="16"/>
              </w:rPr>
              <w:t>5.95</w:t>
            </w:r>
          </w:p>
        </w:tc>
        <w:tc>
          <w:tcPr>
            <w:tcW w:w="900" w:type="dxa"/>
            <w:noWrap/>
            <w:vAlign w:val="bottom"/>
            <w:hideMark/>
          </w:tcPr>
          <w:p w14:paraId="31462682" w14:textId="77777777" w:rsidR="00232CF6" w:rsidRPr="003A7C8C" w:rsidRDefault="00232CF6" w:rsidP="004422F2">
            <w:pPr>
              <w:jc w:val="center"/>
              <w:rPr>
                <w:sz w:val="16"/>
                <w:szCs w:val="16"/>
              </w:rPr>
            </w:pPr>
            <w:r w:rsidRPr="003A7C8C">
              <w:rPr>
                <w:sz w:val="16"/>
                <w:szCs w:val="16"/>
              </w:rPr>
              <w:t>0.00</w:t>
            </w:r>
          </w:p>
        </w:tc>
      </w:tr>
      <w:tr w:rsidR="00232CF6" w:rsidRPr="003A7C8C" w14:paraId="5F3B4995" w14:textId="77777777" w:rsidTr="004422F2">
        <w:trPr>
          <w:trHeight w:val="250"/>
          <w:jc w:val="center"/>
        </w:trPr>
        <w:tc>
          <w:tcPr>
            <w:tcW w:w="1057" w:type="dxa"/>
            <w:noWrap/>
            <w:vAlign w:val="bottom"/>
            <w:hideMark/>
          </w:tcPr>
          <w:p w14:paraId="15324480" w14:textId="77777777" w:rsidR="00232CF6" w:rsidRPr="003A7C8C" w:rsidRDefault="00232CF6" w:rsidP="004422F2">
            <w:pPr>
              <w:jc w:val="center"/>
              <w:rPr>
                <w:sz w:val="16"/>
                <w:szCs w:val="16"/>
              </w:rPr>
            </w:pPr>
            <w:r w:rsidRPr="003A7C8C">
              <w:rPr>
                <w:sz w:val="16"/>
                <w:szCs w:val="16"/>
              </w:rPr>
              <w:t>450.01</w:t>
            </w:r>
          </w:p>
        </w:tc>
        <w:tc>
          <w:tcPr>
            <w:tcW w:w="1098" w:type="dxa"/>
            <w:noWrap/>
            <w:vAlign w:val="bottom"/>
            <w:hideMark/>
          </w:tcPr>
          <w:p w14:paraId="447A9587" w14:textId="77777777" w:rsidR="00232CF6" w:rsidRPr="003A7C8C" w:rsidRDefault="00232CF6" w:rsidP="004422F2">
            <w:pPr>
              <w:jc w:val="center"/>
              <w:rPr>
                <w:sz w:val="16"/>
                <w:szCs w:val="16"/>
              </w:rPr>
            </w:pPr>
            <w:r w:rsidRPr="003A7C8C">
              <w:rPr>
                <w:sz w:val="16"/>
                <w:szCs w:val="16"/>
              </w:rPr>
              <w:t>470.00</w:t>
            </w:r>
          </w:p>
        </w:tc>
        <w:tc>
          <w:tcPr>
            <w:tcW w:w="900" w:type="dxa"/>
            <w:noWrap/>
            <w:vAlign w:val="bottom"/>
            <w:hideMark/>
          </w:tcPr>
          <w:p w14:paraId="2DC72A45" w14:textId="77777777" w:rsidR="00232CF6" w:rsidRPr="003A7C8C" w:rsidRDefault="00232CF6" w:rsidP="004422F2">
            <w:pPr>
              <w:jc w:val="center"/>
              <w:rPr>
                <w:sz w:val="16"/>
                <w:szCs w:val="16"/>
              </w:rPr>
            </w:pPr>
            <w:r w:rsidRPr="003A7C8C">
              <w:rPr>
                <w:sz w:val="16"/>
                <w:szCs w:val="16"/>
              </w:rPr>
              <w:t>14.21</w:t>
            </w:r>
          </w:p>
        </w:tc>
        <w:tc>
          <w:tcPr>
            <w:tcW w:w="900" w:type="dxa"/>
            <w:noWrap/>
            <w:vAlign w:val="bottom"/>
            <w:hideMark/>
          </w:tcPr>
          <w:p w14:paraId="4CAD64D2" w14:textId="77777777" w:rsidR="00232CF6" w:rsidRPr="003A7C8C" w:rsidRDefault="00232CF6" w:rsidP="004422F2">
            <w:pPr>
              <w:jc w:val="center"/>
              <w:rPr>
                <w:sz w:val="16"/>
                <w:szCs w:val="16"/>
              </w:rPr>
            </w:pPr>
            <w:r w:rsidRPr="003A7C8C">
              <w:rPr>
                <w:sz w:val="16"/>
                <w:szCs w:val="16"/>
              </w:rPr>
              <w:t>6.56</w:t>
            </w:r>
          </w:p>
        </w:tc>
        <w:tc>
          <w:tcPr>
            <w:tcW w:w="900" w:type="dxa"/>
            <w:noWrap/>
            <w:vAlign w:val="bottom"/>
            <w:hideMark/>
          </w:tcPr>
          <w:p w14:paraId="33019844" w14:textId="77777777" w:rsidR="00232CF6" w:rsidRPr="003A7C8C" w:rsidRDefault="00232CF6" w:rsidP="004422F2">
            <w:pPr>
              <w:jc w:val="center"/>
              <w:rPr>
                <w:sz w:val="16"/>
                <w:szCs w:val="16"/>
              </w:rPr>
            </w:pPr>
            <w:r w:rsidRPr="003A7C8C">
              <w:rPr>
                <w:sz w:val="16"/>
                <w:szCs w:val="16"/>
              </w:rPr>
              <w:t>0.00</w:t>
            </w:r>
          </w:p>
        </w:tc>
      </w:tr>
      <w:tr w:rsidR="00232CF6" w:rsidRPr="003A7C8C" w14:paraId="0E984F9D" w14:textId="77777777" w:rsidTr="004422F2">
        <w:trPr>
          <w:trHeight w:val="250"/>
          <w:jc w:val="center"/>
        </w:trPr>
        <w:tc>
          <w:tcPr>
            <w:tcW w:w="1057" w:type="dxa"/>
            <w:noWrap/>
            <w:vAlign w:val="bottom"/>
            <w:hideMark/>
          </w:tcPr>
          <w:p w14:paraId="0082D404" w14:textId="77777777" w:rsidR="00232CF6" w:rsidRPr="003A7C8C" w:rsidRDefault="00232CF6" w:rsidP="004422F2">
            <w:pPr>
              <w:jc w:val="center"/>
              <w:rPr>
                <w:sz w:val="16"/>
                <w:szCs w:val="16"/>
              </w:rPr>
            </w:pPr>
            <w:r w:rsidRPr="003A7C8C">
              <w:rPr>
                <w:sz w:val="16"/>
                <w:szCs w:val="16"/>
              </w:rPr>
              <w:t>470.01</w:t>
            </w:r>
          </w:p>
        </w:tc>
        <w:tc>
          <w:tcPr>
            <w:tcW w:w="1098" w:type="dxa"/>
            <w:noWrap/>
            <w:vAlign w:val="bottom"/>
            <w:hideMark/>
          </w:tcPr>
          <w:p w14:paraId="360C4CBC" w14:textId="77777777" w:rsidR="00232CF6" w:rsidRPr="003A7C8C" w:rsidRDefault="00232CF6" w:rsidP="004422F2">
            <w:pPr>
              <w:jc w:val="center"/>
              <w:rPr>
                <w:sz w:val="16"/>
                <w:szCs w:val="16"/>
              </w:rPr>
            </w:pPr>
            <w:r w:rsidRPr="003A7C8C">
              <w:rPr>
                <w:sz w:val="16"/>
                <w:szCs w:val="16"/>
              </w:rPr>
              <w:t>490.00</w:t>
            </w:r>
          </w:p>
        </w:tc>
        <w:tc>
          <w:tcPr>
            <w:tcW w:w="900" w:type="dxa"/>
            <w:noWrap/>
            <w:vAlign w:val="bottom"/>
            <w:hideMark/>
          </w:tcPr>
          <w:p w14:paraId="10E89361" w14:textId="77777777" w:rsidR="00232CF6" w:rsidRPr="003A7C8C" w:rsidRDefault="00232CF6" w:rsidP="004422F2">
            <w:pPr>
              <w:jc w:val="center"/>
              <w:rPr>
                <w:sz w:val="16"/>
                <w:szCs w:val="16"/>
              </w:rPr>
            </w:pPr>
            <w:r w:rsidRPr="003A7C8C">
              <w:rPr>
                <w:sz w:val="16"/>
                <w:szCs w:val="16"/>
              </w:rPr>
              <w:t>14.83</w:t>
            </w:r>
          </w:p>
        </w:tc>
        <w:tc>
          <w:tcPr>
            <w:tcW w:w="900" w:type="dxa"/>
            <w:noWrap/>
            <w:vAlign w:val="bottom"/>
            <w:hideMark/>
          </w:tcPr>
          <w:p w14:paraId="456AAF54" w14:textId="77777777" w:rsidR="00232CF6" w:rsidRPr="003A7C8C" w:rsidRDefault="00232CF6" w:rsidP="004422F2">
            <w:pPr>
              <w:jc w:val="center"/>
              <w:rPr>
                <w:sz w:val="16"/>
                <w:szCs w:val="16"/>
              </w:rPr>
            </w:pPr>
            <w:r w:rsidRPr="003A7C8C">
              <w:rPr>
                <w:sz w:val="16"/>
                <w:szCs w:val="16"/>
              </w:rPr>
              <w:t>7.18</w:t>
            </w:r>
          </w:p>
        </w:tc>
        <w:tc>
          <w:tcPr>
            <w:tcW w:w="900" w:type="dxa"/>
            <w:noWrap/>
            <w:vAlign w:val="bottom"/>
            <w:hideMark/>
          </w:tcPr>
          <w:p w14:paraId="28D5011C" w14:textId="77777777" w:rsidR="00232CF6" w:rsidRPr="003A7C8C" w:rsidRDefault="00232CF6" w:rsidP="004422F2">
            <w:pPr>
              <w:jc w:val="center"/>
              <w:rPr>
                <w:sz w:val="16"/>
                <w:szCs w:val="16"/>
              </w:rPr>
            </w:pPr>
            <w:r w:rsidRPr="003A7C8C">
              <w:rPr>
                <w:sz w:val="16"/>
                <w:szCs w:val="16"/>
              </w:rPr>
              <w:t>0.00</w:t>
            </w:r>
          </w:p>
        </w:tc>
      </w:tr>
      <w:tr w:rsidR="00232CF6" w:rsidRPr="003A7C8C" w14:paraId="641C4540" w14:textId="77777777" w:rsidTr="004422F2">
        <w:trPr>
          <w:trHeight w:val="250"/>
          <w:jc w:val="center"/>
        </w:trPr>
        <w:tc>
          <w:tcPr>
            <w:tcW w:w="1057" w:type="dxa"/>
            <w:noWrap/>
            <w:vAlign w:val="bottom"/>
            <w:hideMark/>
          </w:tcPr>
          <w:p w14:paraId="0432F59B" w14:textId="77777777" w:rsidR="00232CF6" w:rsidRPr="003A7C8C" w:rsidRDefault="00232CF6" w:rsidP="004422F2">
            <w:pPr>
              <w:jc w:val="center"/>
              <w:rPr>
                <w:sz w:val="16"/>
                <w:szCs w:val="16"/>
              </w:rPr>
            </w:pPr>
            <w:r w:rsidRPr="003A7C8C">
              <w:rPr>
                <w:sz w:val="16"/>
                <w:szCs w:val="16"/>
              </w:rPr>
              <w:t>490.01</w:t>
            </w:r>
          </w:p>
        </w:tc>
        <w:tc>
          <w:tcPr>
            <w:tcW w:w="1098" w:type="dxa"/>
            <w:noWrap/>
            <w:vAlign w:val="bottom"/>
            <w:hideMark/>
          </w:tcPr>
          <w:p w14:paraId="3204FE4C" w14:textId="77777777" w:rsidR="00232CF6" w:rsidRPr="003A7C8C" w:rsidRDefault="00232CF6" w:rsidP="004422F2">
            <w:pPr>
              <w:jc w:val="center"/>
              <w:rPr>
                <w:sz w:val="16"/>
                <w:szCs w:val="16"/>
              </w:rPr>
            </w:pPr>
            <w:r w:rsidRPr="003A7C8C">
              <w:rPr>
                <w:sz w:val="16"/>
                <w:szCs w:val="16"/>
              </w:rPr>
              <w:t>510.00</w:t>
            </w:r>
          </w:p>
        </w:tc>
        <w:tc>
          <w:tcPr>
            <w:tcW w:w="900" w:type="dxa"/>
            <w:noWrap/>
            <w:vAlign w:val="bottom"/>
            <w:hideMark/>
          </w:tcPr>
          <w:p w14:paraId="049C6BED" w14:textId="77777777" w:rsidR="00232CF6" w:rsidRPr="003A7C8C" w:rsidRDefault="00232CF6" w:rsidP="004422F2">
            <w:pPr>
              <w:jc w:val="center"/>
              <w:rPr>
                <w:sz w:val="16"/>
                <w:szCs w:val="16"/>
              </w:rPr>
            </w:pPr>
            <w:r w:rsidRPr="003A7C8C">
              <w:rPr>
                <w:sz w:val="16"/>
                <w:szCs w:val="16"/>
              </w:rPr>
              <w:t>15.45</w:t>
            </w:r>
          </w:p>
        </w:tc>
        <w:tc>
          <w:tcPr>
            <w:tcW w:w="900" w:type="dxa"/>
            <w:noWrap/>
            <w:vAlign w:val="bottom"/>
            <w:hideMark/>
          </w:tcPr>
          <w:p w14:paraId="7FE50D0E" w14:textId="77777777" w:rsidR="00232CF6" w:rsidRPr="003A7C8C" w:rsidRDefault="00232CF6" w:rsidP="004422F2">
            <w:pPr>
              <w:jc w:val="center"/>
              <w:rPr>
                <w:sz w:val="16"/>
                <w:szCs w:val="16"/>
              </w:rPr>
            </w:pPr>
            <w:r w:rsidRPr="003A7C8C">
              <w:rPr>
                <w:sz w:val="16"/>
                <w:szCs w:val="16"/>
              </w:rPr>
              <w:t>7.80</w:t>
            </w:r>
          </w:p>
        </w:tc>
        <w:tc>
          <w:tcPr>
            <w:tcW w:w="900" w:type="dxa"/>
            <w:noWrap/>
            <w:vAlign w:val="bottom"/>
            <w:hideMark/>
          </w:tcPr>
          <w:p w14:paraId="1132C780" w14:textId="77777777" w:rsidR="00232CF6" w:rsidRPr="003A7C8C" w:rsidRDefault="00232CF6" w:rsidP="004422F2">
            <w:pPr>
              <w:jc w:val="center"/>
              <w:rPr>
                <w:sz w:val="16"/>
                <w:szCs w:val="16"/>
              </w:rPr>
            </w:pPr>
            <w:r w:rsidRPr="003A7C8C">
              <w:rPr>
                <w:sz w:val="16"/>
                <w:szCs w:val="16"/>
              </w:rPr>
              <w:t>0.15</w:t>
            </w:r>
          </w:p>
        </w:tc>
      </w:tr>
      <w:tr w:rsidR="00232CF6" w:rsidRPr="003A7C8C" w14:paraId="3343BEB4" w14:textId="77777777" w:rsidTr="004422F2">
        <w:trPr>
          <w:trHeight w:val="250"/>
          <w:jc w:val="center"/>
        </w:trPr>
        <w:tc>
          <w:tcPr>
            <w:tcW w:w="1057" w:type="dxa"/>
            <w:noWrap/>
            <w:vAlign w:val="bottom"/>
            <w:hideMark/>
          </w:tcPr>
          <w:p w14:paraId="2B999A98" w14:textId="77777777" w:rsidR="00232CF6" w:rsidRPr="003A7C8C" w:rsidRDefault="00232CF6" w:rsidP="004422F2">
            <w:pPr>
              <w:jc w:val="center"/>
              <w:rPr>
                <w:sz w:val="16"/>
                <w:szCs w:val="16"/>
              </w:rPr>
            </w:pPr>
            <w:r w:rsidRPr="003A7C8C">
              <w:rPr>
                <w:sz w:val="16"/>
                <w:szCs w:val="16"/>
              </w:rPr>
              <w:t>510.01</w:t>
            </w:r>
          </w:p>
        </w:tc>
        <w:tc>
          <w:tcPr>
            <w:tcW w:w="1098" w:type="dxa"/>
            <w:noWrap/>
            <w:vAlign w:val="bottom"/>
            <w:hideMark/>
          </w:tcPr>
          <w:p w14:paraId="3ECC73BD" w14:textId="77777777" w:rsidR="00232CF6" w:rsidRPr="003A7C8C" w:rsidRDefault="00232CF6" w:rsidP="004422F2">
            <w:pPr>
              <w:jc w:val="center"/>
              <w:rPr>
                <w:sz w:val="16"/>
                <w:szCs w:val="16"/>
              </w:rPr>
            </w:pPr>
            <w:r w:rsidRPr="003A7C8C">
              <w:rPr>
                <w:sz w:val="16"/>
                <w:szCs w:val="16"/>
              </w:rPr>
              <w:t>530.00</w:t>
            </w:r>
          </w:p>
        </w:tc>
        <w:tc>
          <w:tcPr>
            <w:tcW w:w="900" w:type="dxa"/>
            <w:noWrap/>
            <w:vAlign w:val="bottom"/>
            <w:hideMark/>
          </w:tcPr>
          <w:p w14:paraId="4480EE2E" w14:textId="77777777" w:rsidR="00232CF6" w:rsidRPr="003A7C8C" w:rsidRDefault="00232CF6" w:rsidP="004422F2">
            <w:pPr>
              <w:jc w:val="center"/>
              <w:rPr>
                <w:sz w:val="16"/>
                <w:szCs w:val="16"/>
              </w:rPr>
            </w:pPr>
            <w:r w:rsidRPr="003A7C8C">
              <w:rPr>
                <w:sz w:val="16"/>
                <w:szCs w:val="16"/>
              </w:rPr>
              <w:t>16.07</w:t>
            </w:r>
          </w:p>
        </w:tc>
        <w:tc>
          <w:tcPr>
            <w:tcW w:w="900" w:type="dxa"/>
            <w:noWrap/>
            <w:vAlign w:val="bottom"/>
            <w:hideMark/>
          </w:tcPr>
          <w:p w14:paraId="213E305B" w14:textId="77777777" w:rsidR="00232CF6" w:rsidRPr="003A7C8C" w:rsidRDefault="00232CF6" w:rsidP="004422F2">
            <w:pPr>
              <w:jc w:val="center"/>
              <w:rPr>
                <w:sz w:val="16"/>
                <w:szCs w:val="16"/>
              </w:rPr>
            </w:pPr>
            <w:r w:rsidRPr="003A7C8C">
              <w:rPr>
                <w:sz w:val="16"/>
                <w:szCs w:val="16"/>
              </w:rPr>
              <w:t>8.42</w:t>
            </w:r>
          </w:p>
        </w:tc>
        <w:tc>
          <w:tcPr>
            <w:tcW w:w="900" w:type="dxa"/>
            <w:noWrap/>
            <w:vAlign w:val="bottom"/>
            <w:hideMark/>
          </w:tcPr>
          <w:p w14:paraId="69D1DE22" w14:textId="77777777" w:rsidR="00232CF6" w:rsidRPr="003A7C8C" w:rsidRDefault="00232CF6" w:rsidP="004422F2">
            <w:pPr>
              <w:jc w:val="center"/>
              <w:rPr>
                <w:sz w:val="16"/>
                <w:szCs w:val="16"/>
              </w:rPr>
            </w:pPr>
            <w:r w:rsidRPr="003A7C8C">
              <w:rPr>
                <w:sz w:val="16"/>
                <w:szCs w:val="16"/>
              </w:rPr>
              <w:t>0.77</w:t>
            </w:r>
          </w:p>
        </w:tc>
      </w:tr>
      <w:tr w:rsidR="00232CF6" w:rsidRPr="003A7C8C" w14:paraId="56338FEC" w14:textId="77777777" w:rsidTr="004422F2">
        <w:trPr>
          <w:trHeight w:val="250"/>
          <w:jc w:val="center"/>
        </w:trPr>
        <w:tc>
          <w:tcPr>
            <w:tcW w:w="1057" w:type="dxa"/>
            <w:noWrap/>
            <w:vAlign w:val="bottom"/>
            <w:hideMark/>
          </w:tcPr>
          <w:p w14:paraId="48F7DF00" w14:textId="77777777" w:rsidR="00232CF6" w:rsidRPr="003A7C8C" w:rsidRDefault="00232CF6" w:rsidP="004422F2">
            <w:pPr>
              <w:jc w:val="center"/>
              <w:rPr>
                <w:sz w:val="16"/>
                <w:szCs w:val="16"/>
              </w:rPr>
            </w:pPr>
            <w:r w:rsidRPr="003A7C8C">
              <w:rPr>
                <w:sz w:val="16"/>
                <w:szCs w:val="16"/>
              </w:rPr>
              <w:t>530.01</w:t>
            </w:r>
          </w:p>
        </w:tc>
        <w:tc>
          <w:tcPr>
            <w:tcW w:w="1098" w:type="dxa"/>
            <w:noWrap/>
            <w:vAlign w:val="bottom"/>
            <w:hideMark/>
          </w:tcPr>
          <w:p w14:paraId="6832D425" w14:textId="77777777" w:rsidR="00232CF6" w:rsidRPr="003A7C8C" w:rsidRDefault="00232CF6" w:rsidP="004422F2">
            <w:pPr>
              <w:jc w:val="center"/>
              <w:rPr>
                <w:sz w:val="16"/>
                <w:szCs w:val="16"/>
              </w:rPr>
            </w:pPr>
            <w:r w:rsidRPr="003A7C8C">
              <w:rPr>
                <w:sz w:val="16"/>
                <w:szCs w:val="16"/>
              </w:rPr>
              <w:t>550.00</w:t>
            </w:r>
          </w:p>
        </w:tc>
        <w:tc>
          <w:tcPr>
            <w:tcW w:w="900" w:type="dxa"/>
            <w:noWrap/>
            <w:vAlign w:val="bottom"/>
            <w:hideMark/>
          </w:tcPr>
          <w:p w14:paraId="010184C9" w14:textId="77777777" w:rsidR="00232CF6" w:rsidRPr="003A7C8C" w:rsidRDefault="00232CF6" w:rsidP="004422F2">
            <w:pPr>
              <w:jc w:val="center"/>
              <w:rPr>
                <w:sz w:val="16"/>
                <w:szCs w:val="16"/>
              </w:rPr>
            </w:pPr>
            <w:r w:rsidRPr="003A7C8C">
              <w:rPr>
                <w:sz w:val="16"/>
                <w:szCs w:val="16"/>
              </w:rPr>
              <w:t>16.69</w:t>
            </w:r>
          </w:p>
        </w:tc>
        <w:tc>
          <w:tcPr>
            <w:tcW w:w="900" w:type="dxa"/>
            <w:noWrap/>
            <w:vAlign w:val="bottom"/>
            <w:hideMark/>
          </w:tcPr>
          <w:p w14:paraId="324FB15E" w14:textId="77777777" w:rsidR="00232CF6" w:rsidRPr="003A7C8C" w:rsidRDefault="00232CF6" w:rsidP="004422F2">
            <w:pPr>
              <w:jc w:val="center"/>
              <w:rPr>
                <w:sz w:val="16"/>
                <w:szCs w:val="16"/>
              </w:rPr>
            </w:pPr>
            <w:r w:rsidRPr="003A7C8C">
              <w:rPr>
                <w:sz w:val="16"/>
                <w:szCs w:val="16"/>
              </w:rPr>
              <w:t>9.04</w:t>
            </w:r>
          </w:p>
        </w:tc>
        <w:tc>
          <w:tcPr>
            <w:tcW w:w="900" w:type="dxa"/>
            <w:noWrap/>
            <w:vAlign w:val="bottom"/>
            <w:hideMark/>
          </w:tcPr>
          <w:p w14:paraId="36542C48" w14:textId="77777777" w:rsidR="00232CF6" w:rsidRPr="003A7C8C" w:rsidRDefault="00232CF6" w:rsidP="004422F2">
            <w:pPr>
              <w:jc w:val="center"/>
              <w:rPr>
                <w:sz w:val="16"/>
                <w:szCs w:val="16"/>
              </w:rPr>
            </w:pPr>
            <w:r w:rsidRPr="003A7C8C">
              <w:rPr>
                <w:sz w:val="16"/>
                <w:szCs w:val="16"/>
              </w:rPr>
              <w:t>1.38</w:t>
            </w:r>
          </w:p>
        </w:tc>
      </w:tr>
      <w:tr w:rsidR="00232CF6" w:rsidRPr="003A7C8C" w14:paraId="5FA7F878" w14:textId="77777777" w:rsidTr="004422F2">
        <w:trPr>
          <w:trHeight w:val="250"/>
          <w:jc w:val="center"/>
        </w:trPr>
        <w:tc>
          <w:tcPr>
            <w:tcW w:w="1057" w:type="dxa"/>
            <w:noWrap/>
            <w:vAlign w:val="bottom"/>
            <w:hideMark/>
          </w:tcPr>
          <w:p w14:paraId="13253717" w14:textId="77777777" w:rsidR="00232CF6" w:rsidRPr="003A7C8C" w:rsidRDefault="00232CF6" w:rsidP="004422F2">
            <w:pPr>
              <w:jc w:val="center"/>
              <w:rPr>
                <w:sz w:val="16"/>
                <w:szCs w:val="16"/>
              </w:rPr>
            </w:pPr>
            <w:r w:rsidRPr="003A7C8C">
              <w:rPr>
                <w:sz w:val="16"/>
                <w:szCs w:val="16"/>
              </w:rPr>
              <w:t>550.01</w:t>
            </w:r>
          </w:p>
        </w:tc>
        <w:tc>
          <w:tcPr>
            <w:tcW w:w="1098" w:type="dxa"/>
            <w:noWrap/>
            <w:vAlign w:val="bottom"/>
            <w:hideMark/>
          </w:tcPr>
          <w:p w14:paraId="15BF257B" w14:textId="77777777" w:rsidR="00232CF6" w:rsidRPr="003A7C8C" w:rsidRDefault="00232CF6" w:rsidP="004422F2">
            <w:pPr>
              <w:jc w:val="center"/>
              <w:rPr>
                <w:sz w:val="16"/>
                <w:szCs w:val="16"/>
              </w:rPr>
            </w:pPr>
            <w:r w:rsidRPr="003A7C8C">
              <w:rPr>
                <w:sz w:val="16"/>
                <w:szCs w:val="16"/>
              </w:rPr>
              <w:t>570.00</w:t>
            </w:r>
          </w:p>
        </w:tc>
        <w:tc>
          <w:tcPr>
            <w:tcW w:w="900" w:type="dxa"/>
            <w:noWrap/>
            <w:vAlign w:val="bottom"/>
            <w:hideMark/>
          </w:tcPr>
          <w:p w14:paraId="610D9508" w14:textId="77777777" w:rsidR="00232CF6" w:rsidRPr="003A7C8C" w:rsidRDefault="00232CF6" w:rsidP="004422F2">
            <w:pPr>
              <w:jc w:val="center"/>
              <w:rPr>
                <w:sz w:val="16"/>
                <w:szCs w:val="16"/>
              </w:rPr>
            </w:pPr>
            <w:r w:rsidRPr="003A7C8C">
              <w:rPr>
                <w:sz w:val="16"/>
                <w:szCs w:val="16"/>
              </w:rPr>
              <w:t>17.30</w:t>
            </w:r>
          </w:p>
        </w:tc>
        <w:tc>
          <w:tcPr>
            <w:tcW w:w="900" w:type="dxa"/>
            <w:noWrap/>
            <w:vAlign w:val="bottom"/>
            <w:hideMark/>
          </w:tcPr>
          <w:p w14:paraId="611B3A55" w14:textId="77777777" w:rsidR="00232CF6" w:rsidRPr="003A7C8C" w:rsidRDefault="00232CF6" w:rsidP="004422F2">
            <w:pPr>
              <w:jc w:val="center"/>
              <w:rPr>
                <w:sz w:val="16"/>
                <w:szCs w:val="16"/>
              </w:rPr>
            </w:pPr>
            <w:r w:rsidRPr="003A7C8C">
              <w:rPr>
                <w:sz w:val="16"/>
                <w:szCs w:val="16"/>
              </w:rPr>
              <w:t>9.65</w:t>
            </w:r>
          </w:p>
        </w:tc>
        <w:tc>
          <w:tcPr>
            <w:tcW w:w="900" w:type="dxa"/>
            <w:noWrap/>
            <w:vAlign w:val="bottom"/>
            <w:hideMark/>
          </w:tcPr>
          <w:p w14:paraId="6C99B454" w14:textId="77777777" w:rsidR="00232CF6" w:rsidRPr="003A7C8C" w:rsidRDefault="00232CF6" w:rsidP="004422F2">
            <w:pPr>
              <w:jc w:val="center"/>
              <w:rPr>
                <w:sz w:val="16"/>
                <w:szCs w:val="16"/>
              </w:rPr>
            </w:pPr>
            <w:r w:rsidRPr="003A7C8C">
              <w:rPr>
                <w:sz w:val="16"/>
                <w:szCs w:val="16"/>
              </w:rPr>
              <w:t>2.00</w:t>
            </w:r>
          </w:p>
        </w:tc>
      </w:tr>
      <w:tr w:rsidR="00232CF6" w:rsidRPr="003A7C8C" w14:paraId="3C7FC290" w14:textId="77777777" w:rsidTr="004422F2">
        <w:trPr>
          <w:trHeight w:val="250"/>
          <w:jc w:val="center"/>
        </w:trPr>
        <w:tc>
          <w:tcPr>
            <w:tcW w:w="1057" w:type="dxa"/>
            <w:noWrap/>
            <w:vAlign w:val="bottom"/>
            <w:hideMark/>
          </w:tcPr>
          <w:p w14:paraId="49F3FA78" w14:textId="77777777" w:rsidR="00232CF6" w:rsidRPr="003A7C8C" w:rsidRDefault="00232CF6" w:rsidP="004422F2">
            <w:pPr>
              <w:jc w:val="center"/>
              <w:rPr>
                <w:sz w:val="16"/>
                <w:szCs w:val="16"/>
              </w:rPr>
            </w:pPr>
            <w:r w:rsidRPr="003A7C8C">
              <w:rPr>
                <w:sz w:val="16"/>
                <w:szCs w:val="16"/>
              </w:rPr>
              <w:t>570.01</w:t>
            </w:r>
          </w:p>
        </w:tc>
        <w:tc>
          <w:tcPr>
            <w:tcW w:w="1098" w:type="dxa"/>
            <w:noWrap/>
            <w:vAlign w:val="bottom"/>
            <w:hideMark/>
          </w:tcPr>
          <w:p w14:paraId="2FDCB67F" w14:textId="77777777" w:rsidR="00232CF6" w:rsidRPr="003A7C8C" w:rsidRDefault="00232CF6" w:rsidP="004422F2">
            <w:pPr>
              <w:jc w:val="center"/>
              <w:rPr>
                <w:sz w:val="16"/>
                <w:szCs w:val="16"/>
              </w:rPr>
            </w:pPr>
            <w:r w:rsidRPr="003A7C8C">
              <w:rPr>
                <w:sz w:val="16"/>
                <w:szCs w:val="16"/>
              </w:rPr>
              <w:t>590.00</w:t>
            </w:r>
          </w:p>
        </w:tc>
        <w:tc>
          <w:tcPr>
            <w:tcW w:w="900" w:type="dxa"/>
            <w:noWrap/>
            <w:vAlign w:val="bottom"/>
            <w:hideMark/>
          </w:tcPr>
          <w:p w14:paraId="4151E500" w14:textId="77777777" w:rsidR="00232CF6" w:rsidRPr="003A7C8C" w:rsidRDefault="00232CF6" w:rsidP="004422F2">
            <w:pPr>
              <w:jc w:val="center"/>
              <w:rPr>
                <w:sz w:val="16"/>
                <w:szCs w:val="16"/>
              </w:rPr>
            </w:pPr>
            <w:r w:rsidRPr="003A7C8C">
              <w:rPr>
                <w:sz w:val="16"/>
                <w:szCs w:val="16"/>
              </w:rPr>
              <w:t>17.92</w:t>
            </w:r>
          </w:p>
        </w:tc>
        <w:tc>
          <w:tcPr>
            <w:tcW w:w="900" w:type="dxa"/>
            <w:noWrap/>
            <w:vAlign w:val="bottom"/>
            <w:hideMark/>
          </w:tcPr>
          <w:p w14:paraId="7DCB1A0C" w14:textId="77777777" w:rsidR="00232CF6" w:rsidRPr="003A7C8C" w:rsidRDefault="00232CF6" w:rsidP="004422F2">
            <w:pPr>
              <w:jc w:val="center"/>
              <w:rPr>
                <w:sz w:val="16"/>
                <w:szCs w:val="16"/>
              </w:rPr>
            </w:pPr>
            <w:r w:rsidRPr="003A7C8C">
              <w:rPr>
                <w:sz w:val="16"/>
                <w:szCs w:val="16"/>
              </w:rPr>
              <w:t>10.27</w:t>
            </w:r>
          </w:p>
        </w:tc>
        <w:tc>
          <w:tcPr>
            <w:tcW w:w="900" w:type="dxa"/>
            <w:noWrap/>
            <w:vAlign w:val="bottom"/>
            <w:hideMark/>
          </w:tcPr>
          <w:p w14:paraId="73B33185" w14:textId="77777777" w:rsidR="00232CF6" w:rsidRPr="003A7C8C" w:rsidRDefault="00232CF6" w:rsidP="004422F2">
            <w:pPr>
              <w:jc w:val="center"/>
              <w:rPr>
                <w:sz w:val="16"/>
                <w:szCs w:val="16"/>
              </w:rPr>
            </w:pPr>
            <w:r w:rsidRPr="003A7C8C">
              <w:rPr>
                <w:sz w:val="16"/>
                <w:szCs w:val="16"/>
              </w:rPr>
              <w:t>2.62</w:t>
            </w:r>
          </w:p>
        </w:tc>
      </w:tr>
      <w:tr w:rsidR="00232CF6" w:rsidRPr="003A7C8C" w14:paraId="3EC639A9" w14:textId="77777777" w:rsidTr="004422F2">
        <w:trPr>
          <w:trHeight w:val="250"/>
          <w:jc w:val="center"/>
        </w:trPr>
        <w:tc>
          <w:tcPr>
            <w:tcW w:w="1057" w:type="dxa"/>
            <w:noWrap/>
            <w:vAlign w:val="bottom"/>
            <w:hideMark/>
          </w:tcPr>
          <w:p w14:paraId="0C57E2E9" w14:textId="77777777" w:rsidR="00232CF6" w:rsidRPr="003A7C8C" w:rsidRDefault="00232CF6" w:rsidP="004422F2">
            <w:pPr>
              <w:jc w:val="center"/>
              <w:rPr>
                <w:sz w:val="16"/>
                <w:szCs w:val="16"/>
              </w:rPr>
            </w:pPr>
            <w:r w:rsidRPr="003A7C8C">
              <w:rPr>
                <w:sz w:val="16"/>
                <w:szCs w:val="16"/>
              </w:rPr>
              <w:t>590.01</w:t>
            </w:r>
          </w:p>
        </w:tc>
        <w:tc>
          <w:tcPr>
            <w:tcW w:w="1098" w:type="dxa"/>
            <w:noWrap/>
            <w:vAlign w:val="bottom"/>
            <w:hideMark/>
          </w:tcPr>
          <w:p w14:paraId="22A8BAE5" w14:textId="77777777" w:rsidR="00232CF6" w:rsidRPr="003A7C8C" w:rsidRDefault="00232CF6" w:rsidP="004422F2">
            <w:pPr>
              <w:jc w:val="center"/>
              <w:rPr>
                <w:sz w:val="16"/>
                <w:szCs w:val="16"/>
              </w:rPr>
            </w:pPr>
            <w:r w:rsidRPr="003A7C8C">
              <w:rPr>
                <w:sz w:val="16"/>
                <w:szCs w:val="16"/>
              </w:rPr>
              <w:t>610.00</w:t>
            </w:r>
          </w:p>
        </w:tc>
        <w:tc>
          <w:tcPr>
            <w:tcW w:w="900" w:type="dxa"/>
            <w:noWrap/>
            <w:vAlign w:val="bottom"/>
            <w:hideMark/>
          </w:tcPr>
          <w:p w14:paraId="3E16AA26" w14:textId="77777777" w:rsidR="00232CF6" w:rsidRPr="003A7C8C" w:rsidRDefault="00232CF6" w:rsidP="004422F2">
            <w:pPr>
              <w:jc w:val="center"/>
              <w:rPr>
                <w:sz w:val="16"/>
                <w:szCs w:val="16"/>
              </w:rPr>
            </w:pPr>
            <w:r w:rsidRPr="003A7C8C">
              <w:rPr>
                <w:sz w:val="16"/>
                <w:szCs w:val="16"/>
              </w:rPr>
              <w:t>18.54</w:t>
            </w:r>
          </w:p>
        </w:tc>
        <w:tc>
          <w:tcPr>
            <w:tcW w:w="900" w:type="dxa"/>
            <w:noWrap/>
            <w:vAlign w:val="bottom"/>
            <w:hideMark/>
          </w:tcPr>
          <w:p w14:paraId="068A4E2C" w14:textId="77777777" w:rsidR="00232CF6" w:rsidRPr="003A7C8C" w:rsidRDefault="00232CF6" w:rsidP="004422F2">
            <w:pPr>
              <w:jc w:val="center"/>
              <w:rPr>
                <w:sz w:val="16"/>
                <w:szCs w:val="16"/>
              </w:rPr>
            </w:pPr>
            <w:r w:rsidRPr="003A7C8C">
              <w:rPr>
                <w:sz w:val="16"/>
                <w:szCs w:val="16"/>
              </w:rPr>
              <w:t>10.89</w:t>
            </w:r>
          </w:p>
        </w:tc>
        <w:tc>
          <w:tcPr>
            <w:tcW w:w="900" w:type="dxa"/>
            <w:noWrap/>
            <w:vAlign w:val="bottom"/>
            <w:hideMark/>
          </w:tcPr>
          <w:p w14:paraId="02E5A3B6" w14:textId="77777777" w:rsidR="00232CF6" w:rsidRPr="003A7C8C" w:rsidRDefault="00232CF6" w:rsidP="004422F2">
            <w:pPr>
              <w:jc w:val="center"/>
              <w:rPr>
                <w:sz w:val="16"/>
                <w:szCs w:val="16"/>
              </w:rPr>
            </w:pPr>
            <w:r w:rsidRPr="003A7C8C">
              <w:rPr>
                <w:sz w:val="16"/>
                <w:szCs w:val="16"/>
              </w:rPr>
              <w:t>3.24</w:t>
            </w:r>
          </w:p>
        </w:tc>
      </w:tr>
      <w:tr w:rsidR="00232CF6" w:rsidRPr="003A7C8C" w14:paraId="5352600F" w14:textId="77777777" w:rsidTr="004422F2">
        <w:trPr>
          <w:trHeight w:val="250"/>
          <w:jc w:val="center"/>
        </w:trPr>
        <w:tc>
          <w:tcPr>
            <w:tcW w:w="1057" w:type="dxa"/>
            <w:noWrap/>
            <w:vAlign w:val="bottom"/>
            <w:hideMark/>
          </w:tcPr>
          <w:p w14:paraId="559ED93E" w14:textId="77777777" w:rsidR="00232CF6" w:rsidRPr="003A7C8C" w:rsidRDefault="00232CF6" w:rsidP="004422F2">
            <w:pPr>
              <w:jc w:val="center"/>
              <w:rPr>
                <w:sz w:val="16"/>
                <w:szCs w:val="16"/>
              </w:rPr>
            </w:pPr>
            <w:r w:rsidRPr="003A7C8C">
              <w:rPr>
                <w:sz w:val="16"/>
                <w:szCs w:val="16"/>
              </w:rPr>
              <w:t>610.01</w:t>
            </w:r>
          </w:p>
        </w:tc>
        <w:tc>
          <w:tcPr>
            <w:tcW w:w="1098" w:type="dxa"/>
            <w:noWrap/>
            <w:vAlign w:val="bottom"/>
            <w:hideMark/>
          </w:tcPr>
          <w:p w14:paraId="4A010FFE" w14:textId="77777777" w:rsidR="00232CF6" w:rsidRPr="003A7C8C" w:rsidRDefault="00232CF6" w:rsidP="004422F2">
            <w:pPr>
              <w:jc w:val="center"/>
              <w:rPr>
                <w:sz w:val="16"/>
                <w:szCs w:val="16"/>
              </w:rPr>
            </w:pPr>
            <w:r w:rsidRPr="003A7C8C">
              <w:rPr>
                <w:sz w:val="16"/>
                <w:szCs w:val="16"/>
              </w:rPr>
              <w:t>630.00</w:t>
            </w:r>
          </w:p>
        </w:tc>
        <w:tc>
          <w:tcPr>
            <w:tcW w:w="900" w:type="dxa"/>
            <w:noWrap/>
            <w:vAlign w:val="bottom"/>
            <w:hideMark/>
          </w:tcPr>
          <w:p w14:paraId="25CF4F67" w14:textId="77777777" w:rsidR="00232CF6" w:rsidRPr="003A7C8C" w:rsidRDefault="00232CF6" w:rsidP="004422F2">
            <w:pPr>
              <w:jc w:val="center"/>
              <w:rPr>
                <w:sz w:val="16"/>
                <w:szCs w:val="16"/>
              </w:rPr>
            </w:pPr>
            <w:r w:rsidRPr="003A7C8C">
              <w:rPr>
                <w:sz w:val="16"/>
                <w:szCs w:val="16"/>
              </w:rPr>
              <w:t>19.16</w:t>
            </w:r>
          </w:p>
        </w:tc>
        <w:tc>
          <w:tcPr>
            <w:tcW w:w="900" w:type="dxa"/>
            <w:noWrap/>
            <w:vAlign w:val="bottom"/>
            <w:hideMark/>
          </w:tcPr>
          <w:p w14:paraId="1D25EAE0" w14:textId="77777777" w:rsidR="00232CF6" w:rsidRPr="003A7C8C" w:rsidRDefault="00232CF6" w:rsidP="004422F2">
            <w:pPr>
              <w:jc w:val="center"/>
              <w:rPr>
                <w:sz w:val="16"/>
                <w:szCs w:val="16"/>
              </w:rPr>
            </w:pPr>
            <w:r w:rsidRPr="003A7C8C">
              <w:rPr>
                <w:sz w:val="16"/>
                <w:szCs w:val="16"/>
              </w:rPr>
              <w:t>11.51</w:t>
            </w:r>
          </w:p>
        </w:tc>
        <w:tc>
          <w:tcPr>
            <w:tcW w:w="900" w:type="dxa"/>
            <w:noWrap/>
            <w:vAlign w:val="bottom"/>
            <w:hideMark/>
          </w:tcPr>
          <w:p w14:paraId="52B05FA7" w14:textId="77777777" w:rsidR="00232CF6" w:rsidRPr="003A7C8C" w:rsidRDefault="00232CF6" w:rsidP="004422F2">
            <w:pPr>
              <w:jc w:val="center"/>
              <w:rPr>
                <w:sz w:val="16"/>
                <w:szCs w:val="16"/>
              </w:rPr>
            </w:pPr>
            <w:r w:rsidRPr="003A7C8C">
              <w:rPr>
                <w:sz w:val="16"/>
                <w:szCs w:val="16"/>
              </w:rPr>
              <w:t>3.86</w:t>
            </w:r>
          </w:p>
        </w:tc>
      </w:tr>
      <w:tr w:rsidR="00232CF6" w:rsidRPr="003A7C8C" w14:paraId="6C87D8D5" w14:textId="77777777" w:rsidTr="004422F2">
        <w:trPr>
          <w:trHeight w:val="250"/>
          <w:jc w:val="center"/>
        </w:trPr>
        <w:tc>
          <w:tcPr>
            <w:tcW w:w="1057" w:type="dxa"/>
            <w:noWrap/>
            <w:vAlign w:val="bottom"/>
            <w:hideMark/>
          </w:tcPr>
          <w:p w14:paraId="1A3C09DA" w14:textId="77777777" w:rsidR="00232CF6" w:rsidRPr="003A7C8C" w:rsidRDefault="00232CF6" w:rsidP="004422F2">
            <w:pPr>
              <w:jc w:val="center"/>
              <w:rPr>
                <w:sz w:val="16"/>
                <w:szCs w:val="16"/>
              </w:rPr>
            </w:pPr>
            <w:r w:rsidRPr="003A7C8C">
              <w:rPr>
                <w:sz w:val="16"/>
                <w:szCs w:val="16"/>
              </w:rPr>
              <w:t>630.01</w:t>
            </w:r>
          </w:p>
        </w:tc>
        <w:tc>
          <w:tcPr>
            <w:tcW w:w="1098" w:type="dxa"/>
            <w:noWrap/>
            <w:vAlign w:val="bottom"/>
            <w:hideMark/>
          </w:tcPr>
          <w:p w14:paraId="0C52A0FA" w14:textId="77777777" w:rsidR="00232CF6" w:rsidRPr="003A7C8C" w:rsidRDefault="00232CF6" w:rsidP="004422F2">
            <w:pPr>
              <w:jc w:val="center"/>
              <w:rPr>
                <w:sz w:val="16"/>
                <w:szCs w:val="16"/>
              </w:rPr>
            </w:pPr>
            <w:r w:rsidRPr="003A7C8C">
              <w:rPr>
                <w:sz w:val="16"/>
                <w:szCs w:val="16"/>
              </w:rPr>
              <w:t>650.00</w:t>
            </w:r>
          </w:p>
        </w:tc>
        <w:tc>
          <w:tcPr>
            <w:tcW w:w="900" w:type="dxa"/>
            <w:noWrap/>
            <w:vAlign w:val="bottom"/>
            <w:hideMark/>
          </w:tcPr>
          <w:p w14:paraId="58F653D0" w14:textId="77777777" w:rsidR="00232CF6" w:rsidRPr="003A7C8C" w:rsidRDefault="00232CF6" w:rsidP="004422F2">
            <w:pPr>
              <w:jc w:val="center"/>
              <w:rPr>
                <w:sz w:val="16"/>
                <w:szCs w:val="16"/>
              </w:rPr>
            </w:pPr>
            <w:r w:rsidRPr="003A7C8C">
              <w:rPr>
                <w:sz w:val="16"/>
                <w:szCs w:val="16"/>
              </w:rPr>
              <w:t>19.78</w:t>
            </w:r>
          </w:p>
        </w:tc>
        <w:tc>
          <w:tcPr>
            <w:tcW w:w="900" w:type="dxa"/>
            <w:noWrap/>
            <w:vAlign w:val="bottom"/>
            <w:hideMark/>
          </w:tcPr>
          <w:p w14:paraId="7CFA26DA" w14:textId="77777777" w:rsidR="00232CF6" w:rsidRPr="003A7C8C" w:rsidRDefault="00232CF6" w:rsidP="004422F2">
            <w:pPr>
              <w:jc w:val="center"/>
              <w:rPr>
                <w:sz w:val="16"/>
                <w:szCs w:val="16"/>
              </w:rPr>
            </w:pPr>
            <w:r w:rsidRPr="003A7C8C">
              <w:rPr>
                <w:sz w:val="16"/>
                <w:szCs w:val="16"/>
              </w:rPr>
              <w:t>12.13</w:t>
            </w:r>
          </w:p>
        </w:tc>
        <w:tc>
          <w:tcPr>
            <w:tcW w:w="900" w:type="dxa"/>
            <w:noWrap/>
            <w:vAlign w:val="bottom"/>
            <w:hideMark/>
          </w:tcPr>
          <w:p w14:paraId="23B186A9" w14:textId="77777777" w:rsidR="00232CF6" w:rsidRPr="003A7C8C" w:rsidRDefault="00232CF6" w:rsidP="004422F2">
            <w:pPr>
              <w:jc w:val="center"/>
              <w:rPr>
                <w:sz w:val="16"/>
                <w:szCs w:val="16"/>
              </w:rPr>
            </w:pPr>
            <w:r w:rsidRPr="003A7C8C">
              <w:rPr>
                <w:sz w:val="16"/>
                <w:szCs w:val="16"/>
              </w:rPr>
              <w:t>4.47</w:t>
            </w:r>
          </w:p>
        </w:tc>
      </w:tr>
      <w:tr w:rsidR="00232CF6" w:rsidRPr="003A7C8C" w14:paraId="080DDAE7" w14:textId="77777777" w:rsidTr="004422F2">
        <w:trPr>
          <w:trHeight w:val="250"/>
          <w:jc w:val="center"/>
        </w:trPr>
        <w:tc>
          <w:tcPr>
            <w:tcW w:w="1057" w:type="dxa"/>
            <w:noWrap/>
            <w:vAlign w:val="bottom"/>
            <w:hideMark/>
          </w:tcPr>
          <w:p w14:paraId="3296629C" w14:textId="77777777" w:rsidR="00232CF6" w:rsidRPr="003A7C8C" w:rsidRDefault="00232CF6" w:rsidP="004422F2">
            <w:pPr>
              <w:jc w:val="center"/>
              <w:rPr>
                <w:sz w:val="16"/>
                <w:szCs w:val="16"/>
              </w:rPr>
            </w:pPr>
            <w:r w:rsidRPr="003A7C8C">
              <w:rPr>
                <w:sz w:val="16"/>
                <w:szCs w:val="16"/>
              </w:rPr>
              <w:t>650.01</w:t>
            </w:r>
          </w:p>
        </w:tc>
        <w:tc>
          <w:tcPr>
            <w:tcW w:w="1098" w:type="dxa"/>
            <w:noWrap/>
            <w:vAlign w:val="bottom"/>
            <w:hideMark/>
          </w:tcPr>
          <w:p w14:paraId="4E51BEA2" w14:textId="77777777" w:rsidR="00232CF6" w:rsidRPr="003A7C8C" w:rsidRDefault="00232CF6" w:rsidP="004422F2">
            <w:pPr>
              <w:jc w:val="center"/>
              <w:rPr>
                <w:sz w:val="16"/>
                <w:szCs w:val="16"/>
              </w:rPr>
            </w:pPr>
            <w:r w:rsidRPr="003A7C8C">
              <w:rPr>
                <w:sz w:val="16"/>
                <w:szCs w:val="16"/>
              </w:rPr>
              <w:t>670.00</w:t>
            </w:r>
          </w:p>
        </w:tc>
        <w:tc>
          <w:tcPr>
            <w:tcW w:w="900" w:type="dxa"/>
            <w:noWrap/>
            <w:vAlign w:val="bottom"/>
            <w:hideMark/>
          </w:tcPr>
          <w:p w14:paraId="310B1D07" w14:textId="77777777" w:rsidR="00232CF6" w:rsidRPr="003A7C8C" w:rsidRDefault="00232CF6" w:rsidP="004422F2">
            <w:pPr>
              <w:jc w:val="center"/>
              <w:rPr>
                <w:sz w:val="16"/>
                <w:szCs w:val="16"/>
              </w:rPr>
            </w:pPr>
            <w:r w:rsidRPr="003A7C8C">
              <w:rPr>
                <w:sz w:val="16"/>
                <w:szCs w:val="16"/>
              </w:rPr>
              <w:t>20.39</w:t>
            </w:r>
          </w:p>
        </w:tc>
        <w:tc>
          <w:tcPr>
            <w:tcW w:w="900" w:type="dxa"/>
            <w:noWrap/>
            <w:vAlign w:val="bottom"/>
            <w:hideMark/>
          </w:tcPr>
          <w:p w14:paraId="126556A9" w14:textId="77777777" w:rsidR="00232CF6" w:rsidRPr="003A7C8C" w:rsidRDefault="00232CF6" w:rsidP="004422F2">
            <w:pPr>
              <w:jc w:val="center"/>
              <w:rPr>
                <w:sz w:val="16"/>
                <w:szCs w:val="16"/>
              </w:rPr>
            </w:pPr>
            <w:r w:rsidRPr="003A7C8C">
              <w:rPr>
                <w:sz w:val="16"/>
                <w:szCs w:val="16"/>
              </w:rPr>
              <w:t>12.74</w:t>
            </w:r>
          </w:p>
        </w:tc>
        <w:tc>
          <w:tcPr>
            <w:tcW w:w="900" w:type="dxa"/>
            <w:noWrap/>
            <w:vAlign w:val="bottom"/>
            <w:hideMark/>
          </w:tcPr>
          <w:p w14:paraId="54BA3EF3" w14:textId="77777777" w:rsidR="00232CF6" w:rsidRPr="003A7C8C" w:rsidRDefault="00232CF6" w:rsidP="004422F2">
            <w:pPr>
              <w:jc w:val="center"/>
              <w:rPr>
                <w:sz w:val="16"/>
                <w:szCs w:val="16"/>
              </w:rPr>
            </w:pPr>
            <w:r w:rsidRPr="003A7C8C">
              <w:rPr>
                <w:sz w:val="16"/>
                <w:szCs w:val="16"/>
              </w:rPr>
              <w:t>5.09</w:t>
            </w:r>
          </w:p>
        </w:tc>
      </w:tr>
      <w:tr w:rsidR="00232CF6" w:rsidRPr="003A7C8C" w14:paraId="452247C6" w14:textId="77777777" w:rsidTr="004422F2">
        <w:trPr>
          <w:trHeight w:val="250"/>
          <w:jc w:val="center"/>
        </w:trPr>
        <w:tc>
          <w:tcPr>
            <w:tcW w:w="1057" w:type="dxa"/>
            <w:noWrap/>
            <w:vAlign w:val="bottom"/>
            <w:hideMark/>
          </w:tcPr>
          <w:p w14:paraId="1693959B" w14:textId="77777777" w:rsidR="00232CF6" w:rsidRPr="003A7C8C" w:rsidRDefault="00232CF6" w:rsidP="004422F2">
            <w:pPr>
              <w:jc w:val="center"/>
              <w:rPr>
                <w:sz w:val="16"/>
                <w:szCs w:val="16"/>
              </w:rPr>
            </w:pPr>
            <w:r w:rsidRPr="003A7C8C">
              <w:rPr>
                <w:sz w:val="16"/>
                <w:szCs w:val="16"/>
              </w:rPr>
              <w:t>670.01</w:t>
            </w:r>
          </w:p>
        </w:tc>
        <w:tc>
          <w:tcPr>
            <w:tcW w:w="1098" w:type="dxa"/>
            <w:noWrap/>
            <w:vAlign w:val="bottom"/>
            <w:hideMark/>
          </w:tcPr>
          <w:p w14:paraId="36DF0BF0" w14:textId="77777777" w:rsidR="00232CF6" w:rsidRPr="003A7C8C" w:rsidRDefault="00232CF6" w:rsidP="004422F2">
            <w:pPr>
              <w:jc w:val="center"/>
              <w:rPr>
                <w:sz w:val="16"/>
                <w:szCs w:val="16"/>
              </w:rPr>
            </w:pPr>
            <w:r w:rsidRPr="003A7C8C">
              <w:rPr>
                <w:sz w:val="16"/>
                <w:szCs w:val="16"/>
              </w:rPr>
              <w:t>690.00</w:t>
            </w:r>
          </w:p>
        </w:tc>
        <w:tc>
          <w:tcPr>
            <w:tcW w:w="900" w:type="dxa"/>
            <w:noWrap/>
            <w:vAlign w:val="bottom"/>
            <w:hideMark/>
          </w:tcPr>
          <w:p w14:paraId="25D9CB9C" w14:textId="77777777" w:rsidR="00232CF6" w:rsidRPr="003A7C8C" w:rsidRDefault="00232CF6" w:rsidP="004422F2">
            <w:pPr>
              <w:jc w:val="center"/>
              <w:rPr>
                <w:sz w:val="16"/>
                <w:szCs w:val="16"/>
              </w:rPr>
            </w:pPr>
            <w:r w:rsidRPr="003A7C8C">
              <w:rPr>
                <w:sz w:val="16"/>
                <w:szCs w:val="16"/>
              </w:rPr>
              <w:t>21.01</w:t>
            </w:r>
          </w:p>
        </w:tc>
        <w:tc>
          <w:tcPr>
            <w:tcW w:w="900" w:type="dxa"/>
            <w:noWrap/>
            <w:vAlign w:val="bottom"/>
            <w:hideMark/>
          </w:tcPr>
          <w:p w14:paraId="2F64D5D9" w14:textId="77777777" w:rsidR="00232CF6" w:rsidRPr="003A7C8C" w:rsidRDefault="00232CF6" w:rsidP="004422F2">
            <w:pPr>
              <w:jc w:val="center"/>
              <w:rPr>
                <w:sz w:val="16"/>
                <w:szCs w:val="16"/>
              </w:rPr>
            </w:pPr>
            <w:r w:rsidRPr="003A7C8C">
              <w:rPr>
                <w:sz w:val="16"/>
                <w:szCs w:val="16"/>
              </w:rPr>
              <w:t>13.36</w:t>
            </w:r>
          </w:p>
        </w:tc>
        <w:tc>
          <w:tcPr>
            <w:tcW w:w="900" w:type="dxa"/>
            <w:noWrap/>
            <w:vAlign w:val="bottom"/>
            <w:hideMark/>
          </w:tcPr>
          <w:p w14:paraId="4A6CA5D2" w14:textId="77777777" w:rsidR="00232CF6" w:rsidRPr="003A7C8C" w:rsidRDefault="00232CF6" w:rsidP="004422F2">
            <w:pPr>
              <w:jc w:val="center"/>
              <w:rPr>
                <w:sz w:val="16"/>
                <w:szCs w:val="16"/>
              </w:rPr>
            </w:pPr>
            <w:r w:rsidRPr="003A7C8C">
              <w:rPr>
                <w:sz w:val="16"/>
                <w:szCs w:val="16"/>
              </w:rPr>
              <w:t>5.71</w:t>
            </w:r>
          </w:p>
        </w:tc>
      </w:tr>
      <w:tr w:rsidR="00232CF6" w:rsidRPr="003A7C8C" w14:paraId="3DE1F00C" w14:textId="77777777" w:rsidTr="004422F2">
        <w:trPr>
          <w:trHeight w:val="250"/>
          <w:jc w:val="center"/>
        </w:trPr>
        <w:tc>
          <w:tcPr>
            <w:tcW w:w="1057" w:type="dxa"/>
            <w:noWrap/>
            <w:vAlign w:val="bottom"/>
            <w:hideMark/>
          </w:tcPr>
          <w:p w14:paraId="4F2852A4" w14:textId="77777777" w:rsidR="00232CF6" w:rsidRPr="003A7C8C" w:rsidRDefault="00232CF6" w:rsidP="004422F2">
            <w:pPr>
              <w:jc w:val="center"/>
              <w:rPr>
                <w:sz w:val="16"/>
                <w:szCs w:val="16"/>
              </w:rPr>
            </w:pPr>
            <w:r w:rsidRPr="003A7C8C">
              <w:rPr>
                <w:sz w:val="16"/>
                <w:szCs w:val="16"/>
              </w:rPr>
              <w:t>690.01</w:t>
            </w:r>
          </w:p>
        </w:tc>
        <w:tc>
          <w:tcPr>
            <w:tcW w:w="1098" w:type="dxa"/>
            <w:noWrap/>
            <w:vAlign w:val="bottom"/>
            <w:hideMark/>
          </w:tcPr>
          <w:p w14:paraId="58F74401" w14:textId="77777777" w:rsidR="00232CF6" w:rsidRPr="003A7C8C" w:rsidRDefault="00232CF6" w:rsidP="004422F2">
            <w:pPr>
              <w:jc w:val="center"/>
              <w:rPr>
                <w:sz w:val="16"/>
                <w:szCs w:val="16"/>
              </w:rPr>
            </w:pPr>
            <w:r w:rsidRPr="003A7C8C">
              <w:rPr>
                <w:sz w:val="16"/>
                <w:szCs w:val="16"/>
              </w:rPr>
              <w:t>710.00</w:t>
            </w:r>
          </w:p>
        </w:tc>
        <w:tc>
          <w:tcPr>
            <w:tcW w:w="900" w:type="dxa"/>
            <w:noWrap/>
            <w:vAlign w:val="bottom"/>
            <w:hideMark/>
          </w:tcPr>
          <w:p w14:paraId="20F8BFD2" w14:textId="77777777" w:rsidR="00232CF6" w:rsidRPr="003A7C8C" w:rsidRDefault="00232CF6" w:rsidP="004422F2">
            <w:pPr>
              <w:jc w:val="center"/>
              <w:rPr>
                <w:sz w:val="16"/>
                <w:szCs w:val="16"/>
              </w:rPr>
            </w:pPr>
            <w:r w:rsidRPr="003A7C8C">
              <w:rPr>
                <w:sz w:val="16"/>
                <w:szCs w:val="16"/>
              </w:rPr>
              <w:t>21.63</w:t>
            </w:r>
          </w:p>
        </w:tc>
        <w:tc>
          <w:tcPr>
            <w:tcW w:w="900" w:type="dxa"/>
            <w:noWrap/>
            <w:vAlign w:val="bottom"/>
            <w:hideMark/>
          </w:tcPr>
          <w:p w14:paraId="01E38C85" w14:textId="77777777" w:rsidR="00232CF6" w:rsidRPr="003A7C8C" w:rsidRDefault="00232CF6" w:rsidP="004422F2">
            <w:pPr>
              <w:jc w:val="center"/>
              <w:rPr>
                <w:sz w:val="16"/>
                <w:szCs w:val="16"/>
              </w:rPr>
            </w:pPr>
            <w:r w:rsidRPr="003A7C8C">
              <w:rPr>
                <w:sz w:val="16"/>
                <w:szCs w:val="16"/>
              </w:rPr>
              <w:t>13.98</w:t>
            </w:r>
          </w:p>
        </w:tc>
        <w:tc>
          <w:tcPr>
            <w:tcW w:w="900" w:type="dxa"/>
            <w:noWrap/>
            <w:vAlign w:val="bottom"/>
            <w:hideMark/>
          </w:tcPr>
          <w:p w14:paraId="11928AC2" w14:textId="77777777" w:rsidR="00232CF6" w:rsidRPr="003A7C8C" w:rsidRDefault="00232CF6" w:rsidP="004422F2">
            <w:pPr>
              <w:jc w:val="center"/>
              <w:rPr>
                <w:sz w:val="16"/>
                <w:szCs w:val="16"/>
              </w:rPr>
            </w:pPr>
            <w:r w:rsidRPr="003A7C8C">
              <w:rPr>
                <w:sz w:val="16"/>
                <w:szCs w:val="16"/>
              </w:rPr>
              <w:t>6.33</w:t>
            </w:r>
          </w:p>
        </w:tc>
      </w:tr>
      <w:tr w:rsidR="00232CF6" w:rsidRPr="003A7C8C" w14:paraId="74803C08" w14:textId="77777777" w:rsidTr="004422F2">
        <w:trPr>
          <w:trHeight w:val="250"/>
          <w:jc w:val="center"/>
        </w:trPr>
        <w:tc>
          <w:tcPr>
            <w:tcW w:w="1057" w:type="dxa"/>
            <w:noWrap/>
            <w:vAlign w:val="bottom"/>
            <w:hideMark/>
          </w:tcPr>
          <w:p w14:paraId="1FC2D65A" w14:textId="77777777" w:rsidR="00232CF6" w:rsidRPr="003A7C8C" w:rsidRDefault="00232CF6" w:rsidP="004422F2">
            <w:pPr>
              <w:jc w:val="center"/>
              <w:rPr>
                <w:sz w:val="16"/>
                <w:szCs w:val="16"/>
              </w:rPr>
            </w:pPr>
            <w:r w:rsidRPr="003A7C8C">
              <w:rPr>
                <w:sz w:val="16"/>
                <w:szCs w:val="16"/>
              </w:rPr>
              <w:t>710.01</w:t>
            </w:r>
          </w:p>
        </w:tc>
        <w:tc>
          <w:tcPr>
            <w:tcW w:w="1098" w:type="dxa"/>
            <w:noWrap/>
            <w:vAlign w:val="bottom"/>
            <w:hideMark/>
          </w:tcPr>
          <w:p w14:paraId="10A5F3F2" w14:textId="77777777" w:rsidR="00232CF6" w:rsidRPr="003A7C8C" w:rsidRDefault="00232CF6" w:rsidP="004422F2">
            <w:pPr>
              <w:jc w:val="center"/>
              <w:rPr>
                <w:sz w:val="16"/>
                <w:szCs w:val="16"/>
              </w:rPr>
            </w:pPr>
            <w:r w:rsidRPr="003A7C8C">
              <w:rPr>
                <w:sz w:val="16"/>
                <w:szCs w:val="16"/>
              </w:rPr>
              <w:t>730.00</w:t>
            </w:r>
          </w:p>
        </w:tc>
        <w:tc>
          <w:tcPr>
            <w:tcW w:w="900" w:type="dxa"/>
            <w:noWrap/>
            <w:vAlign w:val="bottom"/>
            <w:hideMark/>
          </w:tcPr>
          <w:p w14:paraId="498C35B3" w14:textId="77777777" w:rsidR="00232CF6" w:rsidRPr="003A7C8C" w:rsidRDefault="00232CF6" w:rsidP="004422F2">
            <w:pPr>
              <w:jc w:val="center"/>
              <w:rPr>
                <w:sz w:val="16"/>
                <w:szCs w:val="16"/>
              </w:rPr>
            </w:pPr>
            <w:r w:rsidRPr="003A7C8C">
              <w:rPr>
                <w:sz w:val="16"/>
                <w:szCs w:val="16"/>
              </w:rPr>
              <w:t>22.25</w:t>
            </w:r>
          </w:p>
        </w:tc>
        <w:tc>
          <w:tcPr>
            <w:tcW w:w="900" w:type="dxa"/>
            <w:noWrap/>
            <w:vAlign w:val="bottom"/>
            <w:hideMark/>
          </w:tcPr>
          <w:p w14:paraId="22F4E301" w14:textId="77777777" w:rsidR="00232CF6" w:rsidRPr="003A7C8C" w:rsidRDefault="00232CF6" w:rsidP="004422F2">
            <w:pPr>
              <w:jc w:val="center"/>
              <w:rPr>
                <w:sz w:val="16"/>
                <w:szCs w:val="16"/>
              </w:rPr>
            </w:pPr>
            <w:r w:rsidRPr="003A7C8C">
              <w:rPr>
                <w:sz w:val="16"/>
                <w:szCs w:val="16"/>
              </w:rPr>
              <w:t>14.60</w:t>
            </w:r>
          </w:p>
        </w:tc>
        <w:tc>
          <w:tcPr>
            <w:tcW w:w="900" w:type="dxa"/>
            <w:noWrap/>
            <w:vAlign w:val="bottom"/>
            <w:hideMark/>
          </w:tcPr>
          <w:p w14:paraId="27B56213" w14:textId="77777777" w:rsidR="00232CF6" w:rsidRPr="003A7C8C" w:rsidRDefault="00232CF6" w:rsidP="004422F2">
            <w:pPr>
              <w:jc w:val="center"/>
              <w:rPr>
                <w:sz w:val="16"/>
                <w:szCs w:val="16"/>
              </w:rPr>
            </w:pPr>
            <w:r w:rsidRPr="003A7C8C">
              <w:rPr>
                <w:sz w:val="16"/>
                <w:szCs w:val="16"/>
              </w:rPr>
              <w:t>6.95</w:t>
            </w:r>
          </w:p>
        </w:tc>
      </w:tr>
      <w:tr w:rsidR="00232CF6" w:rsidRPr="003A7C8C" w14:paraId="528B15D1" w14:textId="77777777" w:rsidTr="004422F2">
        <w:trPr>
          <w:trHeight w:val="250"/>
          <w:jc w:val="center"/>
        </w:trPr>
        <w:tc>
          <w:tcPr>
            <w:tcW w:w="1057" w:type="dxa"/>
            <w:noWrap/>
            <w:vAlign w:val="bottom"/>
            <w:hideMark/>
          </w:tcPr>
          <w:p w14:paraId="768BE388" w14:textId="77777777" w:rsidR="00232CF6" w:rsidRPr="003A7C8C" w:rsidRDefault="00232CF6" w:rsidP="004422F2">
            <w:pPr>
              <w:jc w:val="center"/>
              <w:rPr>
                <w:sz w:val="16"/>
                <w:szCs w:val="16"/>
              </w:rPr>
            </w:pPr>
            <w:r w:rsidRPr="003A7C8C">
              <w:rPr>
                <w:sz w:val="16"/>
                <w:szCs w:val="16"/>
              </w:rPr>
              <w:t>730.01</w:t>
            </w:r>
          </w:p>
        </w:tc>
        <w:tc>
          <w:tcPr>
            <w:tcW w:w="1098" w:type="dxa"/>
            <w:noWrap/>
            <w:vAlign w:val="bottom"/>
            <w:hideMark/>
          </w:tcPr>
          <w:p w14:paraId="6FA4D682" w14:textId="77777777" w:rsidR="00232CF6" w:rsidRPr="003A7C8C" w:rsidRDefault="00232CF6" w:rsidP="004422F2">
            <w:pPr>
              <w:jc w:val="center"/>
              <w:rPr>
                <w:sz w:val="16"/>
                <w:szCs w:val="16"/>
              </w:rPr>
            </w:pPr>
            <w:r w:rsidRPr="003A7C8C">
              <w:rPr>
                <w:sz w:val="16"/>
                <w:szCs w:val="16"/>
              </w:rPr>
              <w:t>750.00</w:t>
            </w:r>
          </w:p>
        </w:tc>
        <w:tc>
          <w:tcPr>
            <w:tcW w:w="900" w:type="dxa"/>
            <w:noWrap/>
            <w:vAlign w:val="bottom"/>
            <w:hideMark/>
          </w:tcPr>
          <w:p w14:paraId="21C62E0B" w14:textId="77777777" w:rsidR="00232CF6" w:rsidRPr="003A7C8C" w:rsidRDefault="00232CF6" w:rsidP="004422F2">
            <w:pPr>
              <w:jc w:val="center"/>
              <w:rPr>
                <w:sz w:val="16"/>
                <w:szCs w:val="16"/>
              </w:rPr>
            </w:pPr>
            <w:r w:rsidRPr="003A7C8C">
              <w:rPr>
                <w:sz w:val="16"/>
                <w:szCs w:val="16"/>
              </w:rPr>
              <w:t>22.87</w:t>
            </w:r>
          </w:p>
        </w:tc>
        <w:tc>
          <w:tcPr>
            <w:tcW w:w="900" w:type="dxa"/>
            <w:noWrap/>
            <w:vAlign w:val="bottom"/>
            <w:hideMark/>
          </w:tcPr>
          <w:p w14:paraId="4AE1165D" w14:textId="77777777" w:rsidR="00232CF6" w:rsidRPr="003A7C8C" w:rsidRDefault="00232CF6" w:rsidP="004422F2">
            <w:pPr>
              <w:jc w:val="center"/>
              <w:rPr>
                <w:sz w:val="16"/>
                <w:szCs w:val="16"/>
              </w:rPr>
            </w:pPr>
            <w:r w:rsidRPr="003A7C8C">
              <w:rPr>
                <w:sz w:val="16"/>
                <w:szCs w:val="16"/>
              </w:rPr>
              <w:t>15.22</w:t>
            </w:r>
          </w:p>
        </w:tc>
        <w:tc>
          <w:tcPr>
            <w:tcW w:w="900" w:type="dxa"/>
            <w:noWrap/>
            <w:vAlign w:val="bottom"/>
            <w:hideMark/>
          </w:tcPr>
          <w:p w14:paraId="3823DABB" w14:textId="77777777" w:rsidR="00232CF6" w:rsidRPr="003A7C8C" w:rsidRDefault="00232CF6" w:rsidP="004422F2">
            <w:pPr>
              <w:jc w:val="center"/>
              <w:rPr>
                <w:sz w:val="16"/>
                <w:szCs w:val="16"/>
              </w:rPr>
            </w:pPr>
            <w:r w:rsidRPr="003A7C8C">
              <w:rPr>
                <w:sz w:val="16"/>
                <w:szCs w:val="16"/>
              </w:rPr>
              <w:t>7.56</w:t>
            </w:r>
          </w:p>
        </w:tc>
      </w:tr>
      <w:tr w:rsidR="00232CF6" w:rsidRPr="003A7C8C" w14:paraId="34172CEC" w14:textId="77777777" w:rsidTr="004422F2">
        <w:trPr>
          <w:trHeight w:val="250"/>
          <w:jc w:val="center"/>
        </w:trPr>
        <w:tc>
          <w:tcPr>
            <w:tcW w:w="1057" w:type="dxa"/>
            <w:noWrap/>
            <w:vAlign w:val="bottom"/>
            <w:hideMark/>
          </w:tcPr>
          <w:p w14:paraId="3CD0E39E" w14:textId="77777777" w:rsidR="00232CF6" w:rsidRPr="003A7C8C" w:rsidRDefault="00232CF6" w:rsidP="004422F2">
            <w:pPr>
              <w:jc w:val="center"/>
              <w:rPr>
                <w:sz w:val="16"/>
                <w:szCs w:val="16"/>
              </w:rPr>
            </w:pPr>
            <w:r w:rsidRPr="003A7C8C">
              <w:rPr>
                <w:sz w:val="16"/>
                <w:szCs w:val="16"/>
              </w:rPr>
              <w:t>750.01</w:t>
            </w:r>
          </w:p>
        </w:tc>
        <w:tc>
          <w:tcPr>
            <w:tcW w:w="1098" w:type="dxa"/>
            <w:noWrap/>
            <w:vAlign w:val="bottom"/>
            <w:hideMark/>
          </w:tcPr>
          <w:p w14:paraId="34B9056E" w14:textId="77777777" w:rsidR="00232CF6" w:rsidRPr="003A7C8C" w:rsidRDefault="00232CF6" w:rsidP="004422F2">
            <w:pPr>
              <w:jc w:val="center"/>
              <w:rPr>
                <w:sz w:val="16"/>
                <w:szCs w:val="16"/>
              </w:rPr>
            </w:pPr>
            <w:r w:rsidRPr="003A7C8C">
              <w:rPr>
                <w:sz w:val="16"/>
                <w:szCs w:val="16"/>
              </w:rPr>
              <w:t>770.00</w:t>
            </w:r>
          </w:p>
        </w:tc>
        <w:tc>
          <w:tcPr>
            <w:tcW w:w="900" w:type="dxa"/>
            <w:noWrap/>
            <w:vAlign w:val="bottom"/>
            <w:hideMark/>
          </w:tcPr>
          <w:p w14:paraId="39122F6B" w14:textId="77777777" w:rsidR="00232CF6" w:rsidRPr="003A7C8C" w:rsidRDefault="00232CF6" w:rsidP="004422F2">
            <w:pPr>
              <w:jc w:val="center"/>
              <w:rPr>
                <w:sz w:val="16"/>
                <w:szCs w:val="16"/>
              </w:rPr>
            </w:pPr>
            <w:r w:rsidRPr="003A7C8C">
              <w:rPr>
                <w:sz w:val="16"/>
                <w:szCs w:val="16"/>
              </w:rPr>
              <w:t>23.48</w:t>
            </w:r>
          </w:p>
        </w:tc>
        <w:tc>
          <w:tcPr>
            <w:tcW w:w="900" w:type="dxa"/>
            <w:noWrap/>
            <w:vAlign w:val="bottom"/>
            <w:hideMark/>
          </w:tcPr>
          <w:p w14:paraId="09B1E947" w14:textId="77777777" w:rsidR="00232CF6" w:rsidRPr="003A7C8C" w:rsidRDefault="00232CF6" w:rsidP="004422F2">
            <w:pPr>
              <w:jc w:val="center"/>
              <w:rPr>
                <w:sz w:val="16"/>
                <w:szCs w:val="16"/>
              </w:rPr>
            </w:pPr>
            <w:r w:rsidRPr="003A7C8C">
              <w:rPr>
                <w:sz w:val="16"/>
                <w:szCs w:val="16"/>
              </w:rPr>
              <w:t>15.83</w:t>
            </w:r>
          </w:p>
        </w:tc>
        <w:tc>
          <w:tcPr>
            <w:tcW w:w="900" w:type="dxa"/>
            <w:noWrap/>
            <w:vAlign w:val="bottom"/>
            <w:hideMark/>
          </w:tcPr>
          <w:p w14:paraId="094EEE43" w14:textId="77777777" w:rsidR="00232CF6" w:rsidRPr="003A7C8C" w:rsidRDefault="00232CF6" w:rsidP="004422F2">
            <w:pPr>
              <w:jc w:val="center"/>
              <w:rPr>
                <w:sz w:val="16"/>
                <w:szCs w:val="16"/>
              </w:rPr>
            </w:pPr>
            <w:r w:rsidRPr="003A7C8C">
              <w:rPr>
                <w:sz w:val="16"/>
                <w:szCs w:val="16"/>
              </w:rPr>
              <w:t>8.18</w:t>
            </w:r>
          </w:p>
        </w:tc>
      </w:tr>
      <w:tr w:rsidR="00232CF6" w:rsidRPr="003A7C8C" w14:paraId="49E3938A" w14:textId="77777777" w:rsidTr="004422F2">
        <w:trPr>
          <w:trHeight w:val="250"/>
          <w:jc w:val="center"/>
        </w:trPr>
        <w:tc>
          <w:tcPr>
            <w:tcW w:w="1057" w:type="dxa"/>
            <w:noWrap/>
            <w:vAlign w:val="bottom"/>
            <w:hideMark/>
          </w:tcPr>
          <w:p w14:paraId="7823367E" w14:textId="77777777" w:rsidR="00232CF6" w:rsidRPr="003A7C8C" w:rsidRDefault="00232CF6" w:rsidP="004422F2">
            <w:pPr>
              <w:jc w:val="center"/>
              <w:rPr>
                <w:sz w:val="16"/>
                <w:szCs w:val="16"/>
              </w:rPr>
            </w:pPr>
            <w:r w:rsidRPr="003A7C8C">
              <w:rPr>
                <w:sz w:val="16"/>
                <w:szCs w:val="16"/>
              </w:rPr>
              <w:t>770.01</w:t>
            </w:r>
          </w:p>
        </w:tc>
        <w:tc>
          <w:tcPr>
            <w:tcW w:w="1098" w:type="dxa"/>
            <w:noWrap/>
            <w:vAlign w:val="bottom"/>
            <w:hideMark/>
          </w:tcPr>
          <w:p w14:paraId="79EE7B07" w14:textId="77777777" w:rsidR="00232CF6" w:rsidRPr="003A7C8C" w:rsidRDefault="00232CF6" w:rsidP="004422F2">
            <w:pPr>
              <w:jc w:val="center"/>
              <w:rPr>
                <w:sz w:val="16"/>
                <w:szCs w:val="16"/>
              </w:rPr>
            </w:pPr>
            <w:r w:rsidRPr="003A7C8C">
              <w:rPr>
                <w:sz w:val="16"/>
                <w:szCs w:val="16"/>
              </w:rPr>
              <w:t>790.00</w:t>
            </w:r>
          </w:p>
        </w:tc>
        <w:tc>
          <w:tcPr>
            <w:tcW w:w="900" w:type="dxa"/>
            <w:noWrap/>
            <w:vAlign w:val="bottom"/>
            <w:hideMark/>
          </w:tcPr>
          <w:p w14:paraId="4CF2B41A" w14:textId="77777777" w:rsidR="00232CF6" w:rsidRPr="003A7C8C" w:rsidRDefault="00232CF6" w:rsidP="004422F2">
            <w:pPr>
              <w:jc w:val="center"/>
              <w:rPr>
                <w:sz w:val="16"/>
                <w:szCs w:val="16"/>
              </w:rPr>
            </w:pPr>
            <w:r w:rsidRPr="003A7C8C">
              <w:rPr>
                <w:sz w:val="16"/>
                <w:szCs w:val="16"/>
              </w:rPr>
              <w:t>24.10</w:t>
            </w:r>
          </w:p>
        </w:tc>
        <w:tc>
          <w:tcPr>
            <w:tcW w:w="900" w:type="dxa"/>
            <w:noWrap/>
            <w:vAlign w:val="bottom"/>
            <w:hideMark/>
          </w:tcPr>
          <w:p w14:paraId="15F42D54" w14:textId="77777777" w:rsidR="00232CF6" w:rsidRPr="003A7C8C" w:rsidRDefault="00232CF6" w:rsidP="004422F2">
            <w:pPr>
              <w:jc w:val="center"/>
              <w:rPr>
                <w:sz w:val="16"/>
                <w:szCs w:val="16"/>
              </w:rPr>
            </w:pPr>
            <w:r w:rsidRPr="003A7C8C">
              <w:rPr>
                <w:sz w:val="16"/>
                <w:szCs w:val="16"/>
              </w:rPr>
              <w:t>16.45</w:t>
            </w:r>
          </w:p>
        </w:tc>
        <w:tc>
          <w:tcPr>
            <w:tcW w:w="900" w:type="dxa"/>
            <w:noWrap/>
            <w:vAlign w:val="bottom"/>
            <w:hideMark/>
          </w:tcPr>
          <w:p w14:paraId="537BA7DC" w14:textId="77777777" w:rsidR="00232CF6" w:rsidRPr="003A7C8C" w:rsidRDefault="00232CF6" w:rsidP="004422F2">
            <w:pPr>
              <w:jc w:val="center"/>
              <w:rPr>
                <w:sz w:val="16"/>
                <w:szCs w:val="16"/>
              </w:rPr>
            </w:pPr>
            <w:r w:rsidRPr="003A7C8C">
              <w:rPr>
                <w:sz w:val="16"/>
                <w:szCs w:val="16"/>
              </w:rPr>
              <w:t>8.80</w:t>
            </w:r>
          </w:p>
        </w:tc>
      </w:tr>
      <w:tr w:rsidR="00232CF6" w:rsidRPr="003A7C8C" w14:paraId="165BD63F" w14:textId="77777777" w:rsidTr="004422F2">
        <w:trPr>
          <w:trHeight w:val="250"/>
          <w:jc w:val="center"/>
        </w:trPr>
        <w:tc>
          <w:tcPr>
            <w:tcW w:w="1057" w:type="dxa"/>
            <w:noWrap/>
            <w:vAlign w:val="bottom"/>
            <w:hideMark/>
          </w:tcPr>
          <w:p w14:paraId="3A9FEF33" w14:textId="77777777" w:rsidR="00232CF6" w:rsidRPr="003A7C8C" w:rsidRDefault="00232CF6" w:rsidP="004422F2">
            <w:pPr>
              <w:jc w:val="center"/>
              <w:rPr>
                <w:sz w:val="16"/>
                <w:szCs w:val="16"/>
              </w:rPr>
            </w:pPr>
            <w:r w:rsidRPr="003A7C8C">
              <w:rPr>
                <w:sz w:val="16"/>
                <w:szCs w:val="16"/>
              </w:rPr>
              <w:t>790.01</w:t>
            </w:r>
          </w:p>
        </w:tc>
        <w:tc>
          <w:tcPr>
            <w:tcW w:w="1098" w:type="dxa"/>
            <w:noWrap/>
            <w:vAlign w:val="bottom"/>
            <w:hideMark/>
          </w:tcPr>
          <w:p w14:paraId="24A837BE" w14:textId="77777777" w:rsidR="00232CF6" w:rsidRPr="003A7C8C" w:rsidRDefault="00232CF6" w:rsidP="004422F2">
            <w:pPr>
              <w:jc w:val="center"/>
              <w:rPr>
                <w:sz w:val="16"/>
                <w:szCs w:val="16"/>
              </w:rPr>
            </w:pPr>
            <w:r w:rsidRPr="003A7C8C">
              <w:rPr>
                <w:sz w:val="16"/>
                <w:szCs w:val="16"/>
              </w:rPr>
              <w:t>810.00</w:t>
            </w:r>
          </w:p>
        </w:tc>
        <w:tc>
          <w:tcPr>
            <w:tcW w:w="900" w:type="dxa"/>
            <w:noWrap/>
            <w:vAlign w:val="bottom"/>
            <w:hideMark/>
          </w:tcPr>
          <w:p w14:paraId="646F410C" w14:textId="77777777" w:rsidR="00232CF6" w:rsidRPr="003A7C8C" w:rsidRDefault="00232CF6" w:rsidP="004422F2">
            <w:pPr>
              <w:jc w:val="center"/>
              <w:rPr>
                <w:sz w:val="16"/>
                <w:szCs w:val="16"/>
              </w:rPr>
            </w:pPr>
            <w:r w:rsidRPr="003A7C8C">
              <w:rPr>
                <w:sz w:val="16"/>
                <w:szCs w:val="16"/>
              </w:rPr>
              <w:t>24.72</w:t>
            </w:r>
          </w:p>
        </w:tc>
        <w:tc>
          <w:tcPr>
            <w:tcW w:w="900" w:type="dxa"/>
            <w:noWrap/>
            <w:vAlign w:val="bottom"/>
            <w:hideMark/>
          </w:tcPr>
          <w:p w14:paraId="1B1F5F13" w14:textId="77777777" w:rsidR="00232CF6" w:rsidRPr="003A7C8C" w:rsidRDefault="00232CF6" w:rsidP="004422F2">
            <w:pPr>
              <w:jc w:val="center"/>
              <w:rPr>
                <w:sz w:val="16"/>
                <w:szCs w:val="16"/>
              </w:rPr>
            </w:pPr>
            <w:r w:rsidRPr="003A7C8C">
              <w:rPr>
                <w:sz w:val="16"/>
                <w:szCs w:val="16"/>
              </w:rPr>
              <w:t>17.07</w:t>
            </w:r>
          </w:p>
        </w:tc>
        <w:tc>
          <w:tcPr>
            <w:tcW w:w="900" w:type="dxa"/>
            <w:noWrap/>
            <w:vAlign w:val="bottom"/>
            <w:hideMark/>
          </w:tcPr>
          <w:p w14:paraId="1D8F1D18" w14:textId="77777777" w:rsidR="00232CF6" w:rsidRPr="003A7C8C" w:rsidRDefault="00232CF6" w:rsidP="004422F2">
            <w:pPr>
              <w:jc w:val="center"/>
              <w:rPr>
                <w:sz w:val="16"/>
                <w:szCs w:val="16"/>
              </w:rPr>
            </w:pPr>
            <w:r w:rsidRPr="003A7C8C">
              <w:rPr>
                <w:sz w:val="16"/>
                <w:szCs w:val="16"/>
              </w:rPr>
              <w:t>9.42</w:t>
            </w:r>
          </w:p>
        </w:tc>
      </w:tr>
      <w:tr w:rsidR="00232CF6" w:rsidRPr="003A7C8C" w14:paraId="4E1FFC4A" w14:textId="77777777" w:rsidTr="004422F2">
        <w:trPr>
          <w:trHeight w:val="250"/>
          <w:jc w:val="center"/>
        </w:trPr>
        <w:tc>
          <w:tcPr>
            <w:tcW w:w="1057" w:type="dxa"/>
            <w:noWrap/>
            <w:vAlign w:val="bottom"/>
            <w:hideMark/>
          </w:tcPr>
          <w:p w14:paraId="5C36EF06" w14:textId="77777777" w:rsidR="00232CF6" w:rsidRPr="003A7C8C" w:rsidRDefault="00232CF6" w:rsidP="004422F2">
            <w:pPr>
              <w:jc w:val="center"/>
              <w:rPr>
                <w:sz w:val="16"/>
                <w:szCs w:val="16"/>
              </w:rPr>
            </w:pPr>
            <w:r w:rsidRPr="003A7C8C">
              <w:rPr>
                <w:sz w:val="16"/>
                <w:szCs w:val="16"/>
              </w:rPr>
              <w:t>810.01</w:t>
            </w:r>
          </w:p>
        </w:tc>
        <w:tc>
          <w:tcPr>
            <w:tcW w:w="1098" w:type="dxa"/>
            <w:noWrap/>
            <w:vAlign w:val="bottom"/>
            <w:hideMark/>
          </w:tcPr>
          <w:p w14:paraId="427CA59A" w14:textId="77777777" w:rsidR="00232CF6" w:rsidRPr="003A7C8C" w:rsidRDefault="00232CF6" w:rsidP="004422F2">
            <w:pPr>
              <w:jc w:val="center"/>
              <w:rPr>
                <w:sz w:val="16"/>
                <w:szCs w:val="16"/>
              </w:rPr>
            </w:pPr>
            <w:r w:rsidRPr="003A7C8C">
              <w:rPr>
                <w:sz w:val="16"/>
                <w:szCs w:val="16"/>
              </w:rPr>
              <w:t>830.00</w:t>
            </w:r>
          </w:p>
        </w:tc>
        <w:tc>
          <w:tcPr>
            <w:tcW w:w="900" w:type="dxa"/>
            <w:noWrap/>
            <w:vAlign w:val="bottom"/>
            <w:hideMark/>
          </w:tcPr>
          <w:p w14:paraId="42E9D86A" w14:textId="77777777" w:rsidR="00232CF6" w:rsidRPr="003A7C8C" w:rsidRDefault="00232CF6" w:rsidP="004422F2">
            <w:pPr>
              <w:jc w:val="center"/>
              <w:rPr>
                <w:sz w:val="16"/>
                <w:szCs w:val="16"/>
              </w:rPr>
            </w:pPr>
            <w:r w:rsidRPr="003A7C8C">
              <w:rPr>
                <w:sz w:val="16"/>
                <w:szCs w:val="16"/>
              </w:rPr>
              <w:t>25.34</w:t>
            </w:r>
          </w:p>
        </w:tc>
        <w:tc>
          <w:tcPr>
            <w:tcW w:w="900" w:type="dxa"/>
            <w:noWrap/>
            <w:vAlign w:val="bottom"/>
            <w:hideMark/>
          </w:tcPr>
          <w:p w14:paraId="202041B0" w14:textId="77777777" w:rsidR="00232CF6" w:rsidRPr="003A7C8C" w:rsidRDefault="00232CF6" w:rsidP="004422F2">
            <w:pPr>
              <w:jc w:val="center"/>
              <w:rPr>
                <w:sz w:val="16"/>
                <w:szCs w:val="16"/>
              </w:rPr>
            </w:pPr>
            <w:r w:rsidRPr="003A7C8C">
              <w:rPr>
                <w:sz w:val="16"/>
                <w:szCs w:val="16"/>
              </w:rPr>
              <w:t>17.69</w:t>
            </w:r>
          </w:p>
        </w:tc>
        <w:tc>
          <w:tcPr>
            <w:tcW w:w="900" w:type="dxa"/>
            <w:noWrap/>
            <w:vAlign w:val="bottom"/>
            <w:hideMark/>
          </w:tcPr>
          <w:p w14:paraId="1084B4FD" w14:textId="77777777" w:rsidR="00232CF6" w:rsidRPr="003A7C8C" w:rsidRDefault="00232CF6" w:rsidP="004422F2">
            <w:pPr>
              <w:jc w:val="center"/>
              <w:rPr>
                <w:sz w:val="16"/>
                <w:szCs w:val="16"/>
              </w:rPr>
            </w:pPr>
            <w:r w:rsidRPr="003A7C8C">
              <w:rPr>
                <w:sz w:val="16"/>
                <w:szCs w:val="16"/>
              </w:rPr>
              <w:t>10.04</w:t>
            </w:r>
          </w:p>
        </w:tc>
      </w:tr>
      <w:tr w:rsidR="00232CF6" w:rsidRPr="003A7C8C" w14:paraId="38FF9069" w14:textId="77777777" w:rsidTr="004422F2">
        <w:trPr>
          <w:trHeight w:val="250"/>
          <w:jc w:val="center"/>
        </w:trPr>
        <w:tc>
          <w:tcPr>
            <w:tcW w:w="1057" w:type="dxa"/>
            <w:noWrap/>
            <w:vAlign w:val="bottom"/>
            <w:hideMark/>
          </w:tcPr>
          <w:p w14:paraId="3C1E8D6E" w14:textId="77777777" w:rsidR="00232CF6" w:rsidRPr="003A7C8C" w:rsidRDefault="00232CF6" w:rsidP="004422F2">
            <w:pPr>
              <w:jc w:val="center"/>
              <w:rPr>
                <w:sz w:val="16"/>
                <w:szCs w:val="16"/>
              </w:rPr>
            </w:pPr>
            <w:r w:rsidRPr="003A7C8C">
              <w:rPr>
                <w:sz w:val="16"/>
                <w:szCs w:val="16"/>
              </w:rPr>
              <w:t>830.01</w:t>
            </w:r>
          </w:p>
        </w:tc>
        <w:tc>
          <w:tcPr>
            <w:tcW w:w="1098" w:type="dxa"/>
            <w:noWrap/>
            <w:vAlign w:val="bottom"/>
            <w:hideMark/>
          </w:tcPr>
          <w:p w14:paraId="7B249A09" w14:textId="77777777" w:rsidR="00232CF6" w:rsidRPr="003A7C8C" w:rsidRDefault="00232CF6" w:rsidP="004422F2">
            <w:pPr>
              <w:jc w:val="center"/>
              <w:rPr>
                <w:sz w:val="16"/>
                <w:szCs w:val="16"/>
              </w:rPr>
            </w:pPr>
            <w:r w:rsidRPr="003A7C8C">
              <w:rPr>
                <w:sz w:val="16"/>
                <w:szCs w:val="16"/>
              </w:rPr>
              <w:t>850.00</w:t>
            </w:r>
          </w:p>
        </w:tc>
        <w:tc>
          <w:tcPr>
            <w:tcW w:w="900" w:type="dxa"/>
            <w:noWrap/>
            <w:vAlign w:val="bottom"/>
            <w:hideMark/>
          </w:tcPr>
          <w:p w14:paraId="46364CBF" w14:textId="77777777" w:rsidR="00232CF6" w:rsidRPr="003A7C8C" w:rsidRDefault="00232CF6" w:rsidP="004422F2">
            <w:pPr>
              <w:jc w:val="center"/>
              <w:rPr>
                <w:sz w:val="16"/>
                <w:szCs w:val="16"/>
              </w:rPr>
            </w:pPr>
            <w:r w:rsidRPr="003A7C8C">
              <w:rPr>
                <w:sz w:val="16"/>
                <w:szCs w:val="16"/>
              </w:rPr>
              <w:t>25.96</w:t>
            </w:r>
          </w:p>
        </w:tc>
        <w:tc>
          <w:tcPr>
            <w:tcW w:w="900" w:type="dxa"/>
            <w:noWrap/>
            <w:vAlign w:val="bottom"/>
            <w:hideMark/>
          </w:tcPr>
          <w:p w14:paraId="2C2B106F" w14:textId="77777777" w:rsidR="00232CF6" w:rsidRPr="003A7C8C" w:rsidRDefault="00232CF6" w:rsidP="004422F2">
            <w:pPr>
              <w:jc w:val="center"/>
              <w:rPr>
                <w:sz w:val="16"/>
                <w:szCs w:val="16"/>
              </w:rPr>
            </w:pPr>
            <w:r w:rsidRPr="003A7C8C">
              <w:rPr>
                <w:sz w:val="16"/>
                <w:szCs w:val="16"/>
              </w:rPr>
              <w:t>18.31</w:t>
            </w:r>
          </w:p>
        </w:tc>
        <w:tc>
          <w:tcPr>
            <w:tcW w:w="900" w:type="dxa"/>
            <w:noWrap/>
            <w:vAlign w:val="bottom"/>
            <w:hideMark/>
          </w:tcPr>
          <w:p w14:paraId="0B222C06" w14:textId="77777777" w:rsidR="00232CF6" w:rsidRPr="003A7C8C" w:rsidRDefault="00232CF6" w:rsidP="004422F2">
            <w:pPr>
              <w:jc w:val="center"/>
              <w:rPr>
                <w:sz w:val="16"/>
                <w:szCs w:val="16"/>
              </w:rPr>
            </w:pPr>
            <w:r w:rsidRPr="003A7C8C">
              <w:rPr>
                <w:sz w:val="16"/>
                <w:szCs w:val="16"/>
              </w:rPr>
              <w:t>10.65</w:t>
            </w:r>
          </w:p>
        </w:tc>
      </w:tr>
      <w:tr w:rsidR="00232CF6" w:rsidRPr="003A7C8C" w14:paraId="5EFF7AC9" w14:textId="77777777" w:rsidTr="004422F2">
        <w:trPr>
          <w:trHeight w:val="250"/>
          <w:jc w:val="center"/>
        </w:trPr>
        <w:tc>
          <w:tcPr>
            <w:tcW w:w="1057" w:type="dxa"/>
            <w:noWrap/>
            <w:vAlign w:val="bottom"/>
            <w:hideMark/>
          </w:tcPr>
          <w:p w14:paraId="3F53E8C2" w14:textId="77777777" w:rsidR="00232CF6" w:rsidRPr="003A7C8C" w:rsidRDefault="00232CF6" w:rsidP="004422F2">
            <w:pPr>
              <w:jc w:val="center"/>
              <w:rPr>
                <w:sz w:val="16"/>
                <w:szCs w:val="16"/>
              </w:rPr>
            </w:pPr>
            <w:r w:rsidRPr="003A7C8C">
              <w:rPr>
                <w:sz w:val="16"/>
                <w:szCs w:val="16"/>
              </w:rPr>
              <w:t>850.01</w:t>
            </w:r>
          </w:p>
        </w:tc>
        <w:tc>
          <w:tcPr>
            <w:tcW w:w="1098" w:type="dxa"/>
            <w:noWrap/>
            <w:vAlign w:val="bottom"/>
            <w:hideMark/>
          </w:tcPr>
          <w:p w14:paraId="11152170" w14:textId="77777777" w:rsidR="00232CF6" w:rsidRPr="003A7C8C" w:rsidRDefault="00232CF6" w:rsidP="004422F2">
            <w:pPr>
              <w:jc w:val="center"/>
              <w:rPr>
                <w:sz w:val="16"/>
                <w:szCs w:val="16"/>
              </w:rPr>
            </w:pPr>
            <w:r w:rsidRPr="003A7C8C">
              <w:rPr>
                <w:sz w:val="16"/>
                <w:szCs w:val="16"/>
              </w:rPr>
              <w:t>870.00</w:t>
            </w:r>
          </w:p>
        </w:tc>
        <w:tc>
          <w:tcPr>
            <w:tcW w:w="900" w:type="dxa"/>
            <w:noWrap/>
            <w:vAlign w:val="bottom"/>
            <w:hideMark/>
          </w:tcPr>
          <w:p w14:paraId="72B079AF" w14:textId="77777777" w:rsidR="00232CF6" w:rsidRPr="003A7C8C" w:rsidRDefault="00232CF6" w:rsidP="004422F2">
            <w:pPr>
              <w:jc w:val="center"/>
              <w:rPr>
                <w:sz w:val="16"/>
                <w:szCs w:val="16"/>
              </w:rPr>
            </w:pPr>
            <w:r w:rsidRPr="003A7C8C">
              <w:rPr>
                <w:sz w:val="16"/>
                <w:szCs w:val="16"/>
              </w:rPr>
              <w:t>26.57</w:t>
            </w:r>
          </w:p>
        </w:tc>
        <w:tc>
          <w:tcPr>
            <w:tcW w:w="900" w:type="dxa"/>
            <w:noWrap/>
            <w:vAlign w:val="bottom"/>
            <w:hideMark/>
          </w:tcPr>
          <w:p w14:paraId="77393105" w14:textId="77777777" w:rsidR="00232CF6" w:rsidRPr="003A7C8C" w:rsidRDefault="00232CF6" w:rsidP="004422F2">
            <w:pPr>
              <w:jc w:val="center"/>
              <w:rPr>
                <w:sz w:val="16"/>
                <w:szCs w:val="16"/>
              </w:rPr>
            </w:pPr>
            <w:r w:rsidRPr="003A7C8C">
              <w:rPr>
                <w:sz w:val="16"/>
                <w:szCs w:val="16"/>
              </w:rPr>
              <w:t>18.92</w:t>
            </w:r>
          </w:p>
        </w:tc>
        <w:tc>
          <w:tcPr>
            <w:tcW w:w="900" w:type="dxa"/>
            <w:noWrap/>
            <w:vAlign w:val="bottom"/>
            <w:hideMark/>
          </w:tcPr>
          <w:p w14:paraId="681A9628" w14:textId="77777777" w:rsidR="00232CF6" w:rsidRPr="003A7C8C" w:rsidRDefault="00232CF6" w:rsidP="004422F2">
            <w:pPr>
              <w:jc w:val="center"/>
              <w:rPr>
                <w:sz w:val="16"/>
                <w:szCs w:val="16"/>
              </w:rPr>
            </w:pPr>
            <w:r w:rsidRPr="003A7C8C">
              <w:rPr>
                <w:sz w:val="16"/>
                <w:szCs w:val="16"/>
              </w:rPr>
              <w:t>11.27</w:t>
            </w:r>
          </w:p>
        </w:tc>
      </w:tr>
      <w:tr w:rsidR="00232CF6" w:rsidRPr="003A7C8C" w14:paraId="25AF7297" w14:textId="77777777" w:rsidTr="004422F2">
        <w:trPr>
          <w:trHeight w:val="250"/>
          <w:jc w:val="center"/>
        </w:trPr>
        <w:tc>
          <w:tcPr>
            <w:tcW w:w="1057" w:type="dxa"/>
            <w:noWrap/>
            <w:vAlign w:val="bottom"/>
            <w:hideMark/>
          </w:tcPr>
          <w:p w14:paraId="0A164D56" w14:textId="77777777" w:rsidR="00232CF6" w:rsidRPr="003A7C8C" w:rsidRDefault="00232CF6" w:rsidP="004422F2">
            <w:pPr>
              <w:jc w:val="center"/>
              <w:rPr>
                <w:sz w:val="16"/>
                <w:szCs w:val="16"/>
              </w:rPr>
            </w:pPr>
            <w:r w:rsidRPr="003A7C8C">
              <w:rPr>
                <w:sz w:val="16"/>
                <w:szCs w:val="16"/>
              </w:rPr>
              <w:t>870.01</w:t>
            </w:r>
          </w:p>
        </w:tc>
        <w:tc>
          <w:tcPr>
            <w:tcW w:w="1098" w:type="dxa"/>
            <w:noWrap/>
            <w:vAlign w:val="bottom"/>
            <w:hideMark/>
          </w:tcPr>
          <w:p w14:paraId="14A18754" w14:textId="77777777" w:rsidR="00232CF6" w:rsidRPr="003A7C8C" w:rsidRDefault="00232CF6" w:rsidP="004422F2">
            <w:pPr>
              <w:jc w:val="center"/>
              <w:rPr>
                <w:sz w:val="16"/>
                <w:szCs w:val="16"/>
              </w:rPr>
            </w:pPr>
            <w:r w:rsidRPr="003A7C8C">
              <w:rPr>
                <w:sz w:val="16"/>
                <w:szCs w:val="16"/>
              </w:rPr>
              <w:t>890.00</w:t>
            </w:r>
          </w:p>
        </w:tc>
        <w:tc>
          <w:tcPr>
            <w:tcW w:w="900" w:type="dxa"/>
            <w:noWrap/>
            <w:vAlign w:val="bottom"/>
            <w:hideMark/>
          </w:tcPr>
          <w:p w14:paraId="13D16601" w14:textId="77777777" w:rsidR="00232CF6" w:rsidRPr="003A7C8C" w:rsidRDefault="00232CF6" w:rsidP="004422F2">
            <w:pPr>
              <w:jc w:val="center"/>
              <w:rPr>
                <w:sz w:val="16"/>
                <w:szCs w:val="16"/>
              </w:rPr>
            </w:pPr>
            <w:r w:rsidRPr="003A7C8C">
              <w:rPr>
                <w:sz w:val="16"/>
                <w:szCs w:val="16"/>
              </w:rPr>
              <w:t>27.19</w:t>
            </w:r>
          </w:p>
        </w:tc>
        <w:tc>
          <w:tcPr>
            <w:tcW w:w="900" w:type="dxa"/>
            <w:noWrap/>
            <w:vAlign w:val="bottom"/>
            <w:hideMark/>
          </w:tcPr>
          <w:p w14:paraId="6342E896" w14:textId="77777777" w:rsidR="00232CF6" w:rsidRPr="003A7C8C" w:rsidRDefault="00232CF6" w:rsidP="004422F2">
            <w:pPr>
              <w:jc w:val="center"/>
              <w:rPr>
                <w:sz w:val="16"/>
                <w:szCs w:val="16"/>
              </w:rPr>
            </w:pPr>
            <w:r w:rsidRPr="003A7C8C">
              <w:rPr>
                <w:sz w:val="16"/>
                <w:szCs w:val="16"/>
              </w:rPr>
              <w:t>19.54</w:t>
            </w:r>
          </w:p>
        </w:tc>
        <w:tc>
          <w:tcPr>
            <w:tcW w:w="900" w:type="dxa"/>
            <w:noWrap/>
            <w:vAlign w:val="bottom"/>
            <w:hideMark/>
          </w:tcPr>
          <w:p w14:paraId="18E1B37D" w14:textId="77777777" w:rsidR="00232CF6" w:rsidRPr="003A7C8C" w:rsidRDefault="00232CF6" w:rsidP="004422F2">
            <w:pPr>
              <w:jc w:val="center"/>
              <w:rPr>
                <w:sz w:val="16"/>
                <w:szCs w:val="16"/>
              </w:rPr>
            </w:pPr>
            <w:r w:rsidRPr="003A7C8C">
              <w:rPr>
                <w:sz w:val="16"/>
                <w:szCs w:val="16"/>
              </w:rPr>
              <w:t>11.89</w:t>
            </w:r>
          </w:p>
        </w:tc>
      </w:tr>
      <w:tr w:rsidR="00232CF6" w:rsidRPr="003A7C8C" w14:paraId="651BF49E" w14:textId="77777777" w:rsidTr="004422F2">
        <w:trPr>
          <w:trHeight w:val="250"/>
          <w:jc w:val="center"/>
        </w:trPr>
        <w:tc>
          <w:tcPr>
            <w:tcW w:w="1057" w:type="dxa"/>
            <w:noWrap/>
            <w:vAlign w:val="bottom"/>
            <w:hideMark/>
          </w:tcPr>
          <w:p w14:paraId="56CBDCD3" w14:textId="77777777" w:rsidR="00232CF6" w:rsidRPr="003A7C8C" w:rsidRDefault="00232CF6" w:rsidP="004422F2">
            <w:pPr>
              <w:jc w:val="center"/>
              <w:rPr>
                <w:sz w:val="16"/>
                <w:szCs w:val="16"/>
              </w:rPr>
            </w:pPr>
            <w:r w:rsidRPr="003A7C8C">
              <w:rPr>
                <w:sz w:val="16"/>
                <w:szCs w:val="16"/>
              </w:rPr>
              <w:t>890.01</w:t>
            </w:r>
          </w:p>
        </w:tc>
        <w:tc>
          <w:tcPr>
            <w:tcW w:w="1098" w:type="dxa"/>
            <w:noWrap/>
            <w:vAlign w:val="bottom"/>
            <w:hideMark/>
          </w:tcPr>
          <w:p w14:paraId="65E37FEA" w14:textId="77777777" w:rsidR="00232CF6" w:rsidRPr="003A7C8C" w:rsidRDefault="00232CF6" w:rsidP="004422F2">
            <w:pPr>
              <w:jc w:val="center"/>
              <w:rPr>
                <w:sz w:val="16"/>
                <w:szCs w:val="16"/>
              </w:rPr>
            </w:pPr>
            <w:r w:rsidRPr="003A7C8C">
              <w:rPr>
                <w:sz w:val="16"/>
                <w:szCs w:val="16"/>
              </w:rPr>
              <w:t>910.00</w:t>
            </w:r>
          </w:p>
        </w:tc>
        <w:tc>
          <w:tcPr>
            <w:tcW w:w="900" w:type="dxa"/>
            <w:noWrap/>
            <w:vAlign w:val="bottom"/>
            <w:hideMark/>
          </w:tcPr>
          <w:p w14:paraId="63AF181C" w14:textId="77777777" w:rsidR="00232CF6" w:rsidRPr="003A7C8C" w:rsidRDefault="00232CF6" w:rsidP="004422F2">
            <w:pPr>
              <w:jc w:val="center"/>
              <w:rPr>
                <w:sz w:val="16"/>
                <w:szCs w:val="16"/>
              </w:rPr>
            </w:pPr>
            <w:r w:rsidRPr="003A7C8C">
              <w:rPr>
                <w:sz w:val="16"/>
                <w:szCs w:val="16"/>
              </w:rPr>
              <w:t>27.81</w:t>
            </w:r>
          </w:p>
        </w:tc>
        <w:tc>
          <w:tcPr>
            <w:tcW w:w="900" w:type="dxa"/>
            <w:noWrap/>
            <w:vAlign w:val="bottom"/>
            <w:hideMark/>
          </w:tcPr>
          <w:p w14:paraId="4F3CDDC9" w14:textId="77777777" w:rsidR="00232CF6" w:rsidRPr="003A7C8C" w:rsidRDefault="00232CF6" w:rsidP="004422F2">
            <w:pPr>
              <w:jc w:val="center"/>
              <w:rPr>
                <w:sz w:val="16"/>
                <w:szCs w:val="16"/>
              </w:rPr>
            </w:pPr>
            <w:r w:rsidRPr="003A7C8C">
              <w:rPr>
                <w:sz w:val="16"/>
                <w:szCs w:val="16"/>
              </w:rPr>
              <w:t>20.16</w:t>
            </w:r>
          </w:p>
        </w:tc>
        <w:tc>
          <w:tcPr>
            <w:tcW w:w="900" w:type="dxa"/>
            <w:noWrap/>
            <w:vAlign w:val="bottom"/>
            <w:hideMark/>
          </w:tcPr>
          <w:p w14:paraId="6D154C45" w14:textId="77777777" w:rsidR="00232CF6" w:rsidRPr="003A7C8C" w:rsidRDefault="00232CF6" w:rsidP="004422F2">
            <w:pPr>
              <w:jc w:val="center"/>
              <w:rPr>
                <w:sz w:val="16"/>
                <w:szCs w:val="16"/>
              </w:rPr>
            </w:pPr>
            <w:r w:rsidRPr="003A7C8C">
              <w:rPr>
                <w:sz w:val="16"/>
                <w:szCs w:val="16"/>
              </w:rPr>
              <w:t>12.51</w:t>
            </w:r>
          </w:p>
        </w:tc>
      </w:tr>
      <w:tr w:rsidR="00232CF6" w:rsidRPr="003A7C8C" w14:paraId="7E31098F" w14:textId="77777777" w:rsidTr="004422F2">
        <w:trPr>
          <w:trHeight w:val="250"/>
          <w:jc w:val="center"/>
        </w:trPr>
        <w:tc>
          <w:tcPr>
            <w:tcW w:w="1057" w:type="dxa"/>
            <w:noWrap/>
            <w:vAlign w:val="bottom"/>
            <w:hideMark/>
          </w:tcPr>
          <w:p w14:paraId="7C842D7B" w14:textId="77777777" w:rsidR="00232CF6" w:rsidRPr="003A7C8C" w:rsidRDefault="00232CF6" w:rsidP="004422F2">
            <w:pPr>
              <w:jc w:val="center"/>
              <w:rPr>
                <w:sz w:val="16"/>
                <w:szCs w:val="16"/>
              </w:rPr>
            </w:pPr>
            <w:r w:rsidRPr="003A7C8C">
              <w:rPr>
                <w:sz w:val="16"/>
                <w:szCs w:val="16"/>
              </w:rPr>
              <w:t>910.01</w:t>
            </w:r>
          </w:p>
        </w:tc>
        <w:tc>
          <w:tcPr>
            <w:tcW w:w="1098" w:type="dxa"/>
            <w:noWrap/>
            <w:vAlign w:val="bottom"/>
            <w:hideMark/>
          </w:tcPr>
          <w:p w14:paraId="75D1D0F3" w14:textId="77777777" w:rsidR="00232CF6" w:rsidRPr="003A7C8C" w:rsidRDefault="00232CF6" w:rsidP="004422F2">
            <w:pPr>
              <w:jc w:val="center"/>
              <w:rPr>
                <w:sz w:val="16"/>
                <w:szCs w:val="16"/>
              </w:rPr>
            </w:pPr>
            <w:r w:rsidRPr="003A7C8C">
              <w:rPr>
                <w:sz w:val="16"/>
                <w:szCs w:val="16"/>
              </w:rPr>
              <w:t>930.00</w:t>
            </w:r>
          </w:p>
        </w:tc>
        <w:tc>
          <w:tcPr>
            <w:tcW w:w="900" w:type="dxa"/>
            <w:noWrap/>
            <w:vAlign w:val="bottom"/>
            <w:hideMark/>
          </w:tcPr>
          <w:p w14:paraId="0D49F17E" w14:textId="77777777" w:rsidR="00232CF6" w:rsidRPr="003A7C8C" w:rsidRDefault="00232CF6" w:rsidP="004422F2">
            <w:pPr>
              <w:jc w:val="center"/>
              <w:rPr>
                <w:sz w:val="16"/>
                <w:szCs w:val="16"/>
              </w:rPr>
            </w:pPr>
            <w:r w:rsidRPr="003A7C8C">
              <w:rPr>
                <w:sz w:val="16"/>
                <w:szCs w:val="16"/>
              </w:rPr>
              <w:t>28.43</w:t>
            </w:r>
          </w:p>
        </w:tc>
        <w:tc>
          <w:tcPr>
            <w:tcW w:w="900" w:type="dxa"/>
            <w:noWrap/>
            <w:vAlign w:val="bottom"/>
            <w:hideMark/>
          </w:tcPr>
          <w:p w14:paraId="68C221F3" w14:textId="77777777" w:rsidR="00232CF6" w:rsidRPr="003A7C8C" w:rsidRDefault="00232CF6" w:rsidP="004422F2">
            <w:pPr>
              <w:jc w:val="center"/>
              <w:rPr>
                <w:sz w:val="16"/>
                <w:szCs w:val="16"/>
              </w:rPr>
            </w:pPr>
            <w:r w:rsidRPr="003A7C8C">
              <w:rPr>
                <w:sz w:val="16"/>
                <w:szCs w:val="16"/>
              </w:rPr>
              <w:t>20.78</w:t>
            </w:r>
          </w:p>
        </w:tc>
        <w:tc>
          <w:tcPr>
            <w:tcW w:w="900" w:type="dxa"/>
            <w:noWrap/>
            <w:vAlign w:val="bottom"/>
            <w:hideMark/>
          </w:tcPr>
          <w:p w14:paraId="7A9D4370" w14:textId="77777777" w:rsidR="00232CF6" w:rsidRPr="003A7C8C" w:rsidRDefault="00232CF6" w:rsidP="004422F2">
            <w:pPr>
              <w:jc w:val="center"/>
              <w:rPr>
                <w:sz w:val="16"/>
                <w:szCs w:val="16"/>
              </w:rPr>
            </w:pPr>
            <w:r w:rsidRPr="003A7C8C">
              <w:rPr>
                <w:sz w:val="16"/>
                <w:szCs w:val="16"/>
              </w:rPr>
              <w:t>13.13</w:t>
            </w:r>
          </w:p>
        </w:tc>
      </w:tr>
      <w:tr w:rsidR="00232CF6" w:rsidRPr="003A7C8C" w14:paraId="32DBD1E9" w14:textId="77777777" w:rsidTr="004422F2">
        <w:trPr>
          <w:trHeight w:val="250"/>
          <w:jc w:val="center"/>
        </w:trPr>
        <w:tc>
          <w:tcPr>
            <w:tcW w:w="1057" w:type="dxa"/>
            <w:noWrap/>
            <w:vAlign w:val="bottom"/>
            <w:hideMark/>
          </w:tcPr>
          <w:p w14:paraId="3A48A61D" w14:textId="77777777" w:rsidR="00232CF6" w:rsidRPr="003A7C8C" w:rsidRDefault="00232CF6" w:rsidP="004422F2">
            <w:pPr>
              <w:jc w:val="center"/>
              <w:rPr>
                <w:sz w:val="16"/>
                <w:szCs w:val="16"/>
              </w:rPr>
            </w:pPr>
            <w:r w:rsidRPr="003A7C8C">
              <w:rPr>
                <w:sz w:val="16"/>
                <w:szCs w:val="16"/>
              </w:rPr>
              <w:t>930.01</w:t>
            </w:r>
          </w:p>
        </w:tc>
        <w:tc>
          <w:tcPr>
            <w:tcW w:w="1098" w:type="dxa"/>
            <w:noWrap/>
            <w:vAlign w:val="bottom"/>
            <w:hideMark/>
          </w:tcPr>
          <w:p w14:paraId="1019876C" w14:textId="77777777" w:rsidR="00232CF6" w:rsidRPr="003A7C8C" w:rsidRDefault="00232CF6" w:rsidP="004422F2">
            <w:pPr>
              <w:jc w:val="center"/>
              <w:rPr>
                <w:sz w:val="16"/>
                <w:szCs w:val="16"/>
              </w:rPr>
            </w:pPr>
            <w:r w:rsidRPr="003A7C8C">
              <w:rPr>
                <w:sz w:val="16"/>
                <w:szCs w:val="16"/>
              </w:rPr>
              <w:t>950.00</w:t>
            </w:r>
          </w:p>
        </w:tc>
        <w:tc>
          <w:tcPr>
            <w:tcW w:w="900" w:type="dxa"/>
            <w:noWrap/>
            <w:vAlign w:val="bottom"/>
            <w:hideMark/>
          </w:tcPr>
          <w:p w14:paraId="3E6CE864" w14:textId="77777777" w:rsidR="00232CF6" w:rsidRPr="003A7C8C" w:rsidRDefault="00232CF6" w:rsidP="004422F2">
            <w:pPr>
              <w:jc w:val="center"/>
              <w:rPr>
                <w:sz w:val="16"/>
                <w:szCs w:val="16"/>
              </w:rPr>
            </w:pPr>
            <w:r w:rsidRPr="003A7C8C">
              <w:rPr>
                <w:sz w:val="16"/>
                <w:szCs w:val="16"/>
              </w:rPr>
              <w:t>29.05</w:t>
            </w:r>
          </w:p>
        </w:tc>
        <w:tc>
          <w:tcPr>
            <w:tcW w:w="900" w:type="dxa"/>
            <w:noWrap/>
            <w:vAlign w:val="bottom"/>
            <w:hideMark/>
          </w:tcPr>
          <w:p w14:paraId="731C19F8" w14:textId="77777777" w:rsidR="00232CF6" w:rsidRPr="003A7C8C" w:rsidRDefault="00232CF6" w:rsidP="004422F2">
            <w:pPr>
              <w:jc w:val="center"/>
              <w:rPr>
                <w:sz w:val="16"/>
                <w:szCs w:val="16"/>
              </w:rPr>
            </w:pPr>
            <w:r w:rsidRPr="003A7C8C">
              <w:rPr>
                <w:sz w:val="16"/>
                <w:szCs w:val="16"/>
              </w:rPr>
              <w:t>21.40</w:t>
            </w:r>
          </w:p>
        </w:tc>
        <w:tc>
          <w:tcPr>
            <w:tcW w:w="900" w:type="dxa"/>
            <w:noWrap/>
            <w:vAlign w:val="bottom"/>
            <w:hideMark/>
          </w:tcPr>
          <w:p w14:paraId="181D308A" w14:textId="77777777" w:rsidR="00232CF6" w:rsidRPr="003A7C8C" w:rsidRDefault="00232CF6" w:rsidP="004422F2">
            <w:pPr>
              <w:jc w:val="center"/>
              <w:rPr>
                <w:sz w:val="16"/>
                <w:szCs w:val="16"/>
              </w:rPr>
            </w:pPr>
            <w:r w:rsidRPr="003A7C8C">
              <w:rPr>
                <w:sz w:val="16"/>
                <w:szCs w:val="16"/>
              </w:rPr>
              <w:t>13.74</w:t>
            </w:r>
          </w:p>
        </w:tc>
      </w:tr>
      <w:tr w:rsidR="00232CF6" w:rsidRPr="003A7C8C" w14:paraId="5FF84119" w14:textId="77777777" w:rsidTr="004422F2">
        <w:trPr>
          <w:trHeight w:val="250"/>
          <w:jc w:val="center"/>
        </w:trPr>
        <w:tc>
          <w:tcPr>
            <w:tcW w:w="1057" w:type="dxa"/>
            <w:noWrap/>
            <w:vAlign w:val="bottom"/>
            <w:hideMark/>
          </w:tcPr>
          <w:p w14:paraId="36109ED4" w14:textId="77777777" w:rsidR="00232CF6" w:rsidRPr="003A7C8C" w:rsidRDefault="00232CF6" w:rsidP="004422F2">
            <w:pPr>
              <w:jc w:val="center"/>
              <w:rPr>
                <w:sz w:val="16"/>
                <w:szCs w:val="16"/>
              </w:rPr>
            </w:pPr>
            <w:r w:rsidRPr="003A7C8C">
              <w:rPr>
                <w:sz w:val="16"/>
                <w:szCs w:val="16"/>
              </w:rPr>
              <w:t>950.01</w:t>
            </w:r>
          </w:p>
        </w:tc>
        <w:tc>
          <w:tcPr>
            <w:tcW w:w="1098" w:type="dxa"/>
            <w:noWrap/>
            <w:vAlign w:val="bottom"/>
            <w:hideMark/>
          </w:tcPr>
          <w:p w14:paraId="36A9F3EC" w14:textId="77777777" w:rsidR="00232CF6" w:rsidRPr="003A7C8C" w:rsidRDefault="00232CF6" w:rsidP="004422F2">
            <w:pPr>
              <w:jc w:val="center"/>
              <w:rPr>
                <w:sz w:val="16"/>
                <w:szCs w:val="16"/>
              </w:rPr>
            </w:pPr>
            <w:r w:rsidRPr="003A7C8C">
              <w:rPr>
                <w:sz w:val="16"/>
                <w:szCs w:val="16"/>
              </w:rPr>
              <w:t>970.00</w:t>
            </w:r>
          </w:p>
        </w:tc>
        <w:tc>
          <w:tcPr>
            <w:tcW w:w="900" w:type="dxa"/>
            <w:noWrap/>
            <w:vAlign w:val="bottom"/>
            <w:hideMark/>
          </w:tcPr>
          <w:p w14:paraId="30FF7476" w14:textId="77777777" w:rsidR="00232CF6" w:rsidRPr="003A7C8C" w:rsidRDefault="00232CF6" w:rsidP="004422F2">
            <w:pPr>
              <w:jc w:val="center"/>
              <w:rPr>
                <w:sz w:val="16"/>
                <w:szCs w:val="16"/>
              </w:rPr>
            </w:pPr>
            <w:r w:rsidRPr="003A7C8C">
              <w:rPr>
                <w:sz w:val="16"/>
                <w:szCs w:val="16"/>
              </w:rPr>
              <w:t>29.66</w:t>
            </w:r>
          </w:p>
        </w:tc>
        <w:tc>
          <w:tcPr>
            <w:tcW w:w="900" w:type="dxa"/>
            <w:noWrap/>
            <w:vAlign w:val="bottom"/>
            <w:hideMark/>
          </w:tcPr>
          <w:p w14:paraId="53239088" w14:textId="77777777" w:rsidR="00232CF6" w:rsidRPr="003A7C8C" w:rsidRDefault="00232CF6" w:rsidP="004422F2">
            <w:pPr>
              <w:jc w:val="center"/>
              <w:rPr>
                <w:sz w:val="16"/>
                <w:szCs w:val="16"/>
              </w:rPr>
            </w:pPr>
            <w:r w:rsidRPr="003A7C8C">
              <w:rPr>
                <w:sz w:val="16"/>
                <w:szCs w:val="16"/>
              </w:rPr>
              <w:t>22.01</w:t>
            </w:r>
          </w:p>
        </w:tc>
        <w:tc>
          <w:tcPr>
            <w:tcW w:w="900" w:type="dxa"/>
            <w:noWrap/>
            <w:vAlign w:val="bottom"/>
            <w:hideMark/>
          </w:tcPr>
          <w:p w14:paraId="166C9E0E" w14:textId="77777777" w:rsidR="00232CF6" w:rsidRPr="003A7C8C" w:rsidRDefault="00232CF6" w:rsidP="004422F2">
            <w:pPr>
              <w:jc w:val="center"/>
              <w:rPr>
                <w:sz w:val="16"/>
                <w:szCs w:val="16"/>
              </w:rPr>
            </w:pPr>
            <w:r w:rsidRPr="003A7C8C">
              <w:rPr>
                <w:sz w:val="16"/>
                <w:szCs w:val="16"/>
              </w:rPr>
              <w:t>14.36</w:t>
            </w:r>
          </w:p>
        </w:tc>
      </w:tr>
      <w:tr w:rsidR="00232CF6" w:rsidRPr="003A7C8C" w14:paraId="7EAE9645" w14:textId="77777777" w:rsidTr="004422F2">
        <w:trPr>
          <w:trHeight w:val="250"/>
          <w:jc w:val="center"/>
        </w:trPr>
        <w:tc>
          <w:tcPr>
            <w:tcW w:w="1057" w:type="dxa"/>
            <w:noWrap/>
            <w:vAlign w:val="bottom"/>
            <w:hideMark/>
          </w:tcPr>
          <w:p w14:paraId="51E636E5" w14:textId="77777777" w:rsidR="00232CF6" w:rsidRPr="003A7C8C" w:rsidRDefault="00232CF6" w:rsidP="004422F2">
            <w:pPr>
              <w:jc w:val="center"/>
              <w:rPr>
                <w:sz w:val="16"/>
                <w:szCs w:val="16"/>
              </w:rPr>
            </w:pPr>
            <w:r w:rsidRPr="003A7C8C">
              <w:rPr>
                <w:sz w:val="16"/>
                <w:szCs w:val="16"/>
              </w:rPr>
              <w:t>970.01</w:t>
            </w:r>
          </w:p>
        </w:tc>
        <w:tc>
          <w:tcPr>
            <w:tcW w:w="1098" w:type="dxa"/>
            <w:noWrap/>
            <w:vAlign w:val="bottom"/>
            <w:hideMark/>
          </w:tcPr>
          <w:p w14:paraId="07D4CEBB" w14:textId="77777777" w:rsidR="00232CF6" w:rsidRPr="003A7C8C" w:rsidRDefault="00232CF6" w:rsidP="004422F2">
            <w:pPr>
              <w:jc w:val="center"/>
              <w:rPr>
                <w:sz w:val="16"/>
                <w:szCs w:val="16"/>
              </w:rPr>
            </w:pPr>
            <w:r w:rsidRPr="003A7C8C">
              <w:rPr>
                <w:sz w:val="16"/>
                <w:szCs w:val="16"/>
              </w:rPr>
              <w:t>990.00</w:t>
            </w:r>
          </w:p>
        </w:tc>
        <w:tc>
          <w:tcPr>
            <w:tcW w:w="900" w:type="dxa"/>
            <w:noWrap/>
            <w:vAlign w:val="bottom"/>
            <w:hideMark/>
          </w:tcPr>
          <w:p w14:paraId="0A0B7FC1" w14:textId="77777777" w:rsidR="00232CF6" w:rsidRPr="003A7C8C" w:rsidRDefault="00232CF6" w:rsidP="004422F2">
            <w:pPr>
              <w:jc w:val="center"/>
              <w:rPr>
                <w:sz w:val="16"/>
                <w:szCs w:val="16"/>
              </w:rPr>
            </w:pPr>
            <w:r w:rsidRPr="003A7C8C">
              <w:rPr>
                <w:sz w:val="16"/>
                <w:szCs w:val="16"/>
              </w:rPr>
              <w:t>30.28</w:t>
            </w:r>
          </w:p>
        </w:tc>
        <w:tc>
          <w:tcPr>
            <w:tcW w:w="900" w:type="dxa"/>
            <w:noWrap/>
            <w:vAlign w:val="bottom"/>
            <w:hideMark/>
          </w:tcPr>
          <w:p w14:paraId="7630BBD8" w14:textId="77777777" w:rsidR="00232CF6" w:rsidRPr="003A7C8C" w:rsidRDefault="00232CF6" w:rsidP="004422F2">
            <w:pPr>
              <w:jc w:val="center"/>
              <w:rPr>
                <w:sz w:val="16"/>
                <w:szCs w:val="16"/>
              </w:rPr>
            </w:pPr>
            <w:r w:rsidRPr="003A7C8C">
              <w:rPr>
                <w:sz w:val="16"/>
                <w:szCs w:val="16"/>
              </w:rPr>
              <w:t>22.63</w:t>
            </w:r>
          </w:p>
        </w:tc>
        <w:tc>
          <w:tcPr>
            <w:tcW w:w="900" w:type="dxa"/>
            <w:noWrap/>
            <w:vAlign w:val="bottom"/>
            <w:hideMark/>
          </w:tcPr>
          <w:p w14:paraId="46A3382B" w14:textId="77777777" w:rsidR="00232CF6" w:rsidRPr="003A7C8C" w:rsidRDefault="00232CF6" w:rsidP="004422F2">
            <w:pPr>
              <w:jc w:val="center"/>
              <w:rPr>
                <w:sz w:val="16"/>
                <w:szCs w:val="16"/>
              </w:rPr>
            </w:pPr>
            <w:r w:rsidRPr="003A7C8C">
              <w:rPr>
                <w:sz w:val="16"/>
                <w:szCs w:val="16"/>
              </w:rPr>
              <w:t>14.98</w:t>
            </w:r>
          </w:p>
        </w:tc>
      </w:tr>
      <w:tr w:rsidR="00232CF6" w:rsidRPr="003A7C8C" w14:paraId="52FC7252" w14:textId="77777777" w:rsidTr="004422F2">
        <w:trPr>
          <w:trHeight w:val="250"/>
          <w:jc w:val="center"/>
        </w:trPr>
        <w:tc>
          <w:tcPr>
            <w:tcW w:w="1057" w:type="dxa"/>
            <w:noWrap/>
            <w:vAlign w:val="bottom"/>
            <w:hideMark/>
          </w:tcPr>
          <w:p w14:paraId="0AC7CE4E" w14:textId="77777777" w:rsidR="00232CF6" w:rsidRPr="003A7C8C" w:rsidRDefault="00232CF6" w:rsidP="004422F2">
            <w:pPr>
              <w:jc w:val="center"/>
              <w:rPr>
                <w:sz w:val="16"/>
                <w:szCs w:val="16"/>
              </w:rPr>
            </w:pPr>
            <w:r w:rsidRPr="003A7C8C">
              <w:rPr>
                <w:sz w:val="16"/>
                <w:szCs w:val="16"/>
              </w:rPr>
              <w:t>990.01</w:t>
            </w:r>
          </w:p>
        </w:tc>
        <w:tc>
          <w:tcPr>
            <w:tcW w:w="1098" w:type="dxa"/>
            <w:noWrap/>
            <w:vAlign w:val="bottom"/>
            <w:hideMark/>
          </w:tcPr>
          <w:p w14:paraId="2E4235EB" w14:textId="77777777" w:rsidR="00232CF6" w:rsidRPr="003A7C8C" w:rsidRDefault="00232CF6" w:rsidP="004422F2">
            <w:pPr>
              <w:jc w:val="center"/>
              <w:rPr>
                <w:sz w:val="16"/>
                <w:szCs w:val="16"/>
              </w:rPr>
            </w:pPr>
            <w:r w:rsidRPr="003A7C8C">
              <w:rPr>
                <w:sz w:val="16"/>
                <w:szCs w:val="16"/>
              </w:rPr>
              <w:t>1,010.00</w:t>
            </w:r>
          </w:p>
        </w:tc>
        <w:tc>
          <w:tcPr>
            <w:tcW w:w="900" w:type="dxa"/>
            <w:noWrap/>
            <w:vAlign w:val="bottom"/>
            <w:hideMark/>
          </w:tcPr>
          <w:p w14:paraId="3D1B38F6" w14:textId="77777777" w:rsidR="00232CF6" w:rsidRPr="003A7C8C" w:rsidRDefault="00232CF6" w:rsidP="004422F2">
            <w:pPr>
              <w:jc w:val="center"/>
              <w:rPr>
                <w:sz w:val="16"/>
                <w:szCs w:val="16"/>
              </w:rPr>
            </w:pPr>
            <w:r w:rsidRPr="003A7C8C">
              <w:rPr>
                <w:sz w:val="16"/>
                <w:szCs w:val="16"/>
              </w:rPr>
              <w:t>30.90</w:t>
            </w:r>
          </w:p>
        </w:tc>
        <w:tc>
          <w:tcPr>
            <w:tcW w:w="900" w:type="dxa"/>
            <w:noWrap/>
            <w:vAlign w:val="bottom"/>
            <w:hideMark/>
          </w:tcPr>
          <w:p w14:paraId="5864FEDF" w14:textId="77777777" w:rsidR="00232CF6" w:rsidRPr="003A7C8C" w:rsidRDefault="00232CF6" w:rsidP="004422F2">
            <w:pPr>
              <w:jc w:val="center"/>
              <w:rPr>
                <w:sz w:val="16"/>
                <w:szCs w:val="16"/>
              </w:rPr>
            </w:pPr>
            <w:r w:rsidRPr="003A7C8C">
              <w:rPr>
                <w:sz w:val="16"/>
                <w:szCs w:val="16"/>
              </w:rPr>
              <w:t>23.25</w:t>
            </w:r>
          </w:p>
        </w:tc>
        <w:tc>
          <w:tcPr>
            <w:tcW w:w="900" w:type="dxa"/>
            <w:noWrap/>
            <w:vAlign w:val="bottom"/>
            <w:hideMark/>
          </w:tcPr>
          <w:p w14:paraId="3592921F" w14:textId="77777777" w:rsidR="00232CF6" w:rsidRPr="003A7C8C" w:rsidRDefault="00232CF6" w:rsidP="004422F2">
            <w:pPr>
              <w:jc w:val="center"/>
              <w:rPr>
                <w:sz w:val="16"/>
                <w:szCs w:val="16"/>
              </w:rPr>
            </w:pPr>
            <w:r w:rsidRPr="003A7C8C">
              <w:rPr>
                <w:sz w:val="16"/>
                <w:szCs w:val="16"/>
              </w:rPr>
              <w:t>15.60</w:t>
            </w:r>
          </w:p>
        </w:tc>
      </w:tr>
      <w:tr w:rsidR="00232CF6" w:rsidRPr="003A7C8C" w14:paraId="3FBF5CD4" w14:textId="77777777" w:rsidTr="004422F2">
        <w:trPr>
          <w:trHeight w:val="250"/>
          <w:jc w:val="center"/>
        </w:trPr>
        <w:tc>
          <w:tcPr>
            <w:tcW w:w="1057" w:type="dxa"/>
            <w:noWrap/>
            <w:vAlign w:val="bottom"/>
            <w:hideMark/>
          </w:tcPr>
          <w:p w14:paraId="39BAA36F" w14:textId="77777777" w:rsidR="00232CF6" w:rsidRPr="003A7C8C" w:rsidRDefault="00232CF6" w:rsidP="004422F2">
            <w:pPr>
              <w:jc w:val="center"/>
              <w:rPr>
                <w:sz w:val="16"/>
                <w:szCs w:val="16"/>
              </w:rPr>
            </w:pPr>
            <w:r w:rsidRPr="003A7C8C">
              <w:rPr>
                <w:sz w:val="16"/>
                <w:szCs w:val="16"/>
              </w:rPr>
              <w:t>1,010.01</w:t>
            </w:r>
          </w:p>
        </w:tc>
        <w:tc>
          <w:tcPr>
            <w:tcW w:w="1098" w:type="dxa"/>
            <w:noWrap/>
            <w:vAlign w:val="bottom"/>
            <w:hideMark/>
          </w:tcPr>
          <w:p w14:paraId="481CA587" w14:textId="77777777" w:rsidR="00232CF6" w:rsidRPr="003A7C8C" w:rsidRDefault="00232CF6" w:rsidP="004422F2">
            <w:pPr>
              <w:jc w:val="center"/>
              <w:rPr>
                <w:sz w:val="16"/>
                <w:szCs w:val="16"/>
              </w:rPr>
            </w:pPr>
            <w:r w:rsidRPr="003A7C8C">
              <w:rPr>
                <w:sz w:val="16"/>
                <w:szCs w:val="16"/>
              </w:rPr>
              <w:t>1,030.00</w:t>
            </w:r>
          </w:p>
        </w:tc>
        <w:tc>
          <w:tcPr>
            <w:tcW w:w="900" w:type="dxa"/>
            <w:noWrap/>
            <w:vAlign w:val="bottom"/>
            <w:hideMark/>
          </w:tcPr>
          <w:p w14:paraId="0E06FB78" w14:textId="77777777" w:rsidR="00232CF6" w:rsidRPr="003A7C8C" w:rsidRDefault="00232CF6" w:rsidP="004422F2">
            <w:pPr>
              <w:jc w:val="center"/>
              <w:rPr>
                <w:sz w:val="16"/>
                <w:szCs w:val="16"/>
              </w:rPr>
            </w:pPr>
            <w:r w:rsidRPr="003A7C8C">
              <w:rPr>
                <w:sz w:val="16"/>
                <w:szCs w:val="16"/>
              </w:rPr>
              <w:t>31.52</w:t>
            </w:r>
          </w:p>
        </w:tc>
        <w:tc>
          <w:tcPr>
            <w:tcW w:w="900" w:type="dxa"/>
            <w:noWrap/>
            <w:vAlign w:val="bottom"/>
            <w:hideMark/>
          </w:tcPr>
          <w:p w14:paraId="3CE9F2C0" w14:textId="77777777" w:rsidR="00232CF6" w:rsidRPr="003A7C8C" w:rsidRDefault="00232CF6" w:rsidP="004422F2">
            <w:pPr>
              <w:jc w:val="center"/>
              <w:rPr>
                <w:sz w:val="16"/>
                <w:szCs w:val="16"/>
              </w:rPr>
            </w:pPr>
            <w:r w:rsidRPr="003A7C8C">
              <w:rPr>
                <w:sz w:val="16"/>
                <w:szCs w:val="16"/>
              </w:rPr>
              <w:t>23.87</w:t>
            </w:r>
          </w:p>
        </w:tc>
        <w:tc>
          <w:tcPr>
            <w:tcW w:w="900" w:type="dxa"/>
            <w:noWrap/>
            <w:vAlign w:val="bottom"/>
            <w:hideMark/>
          </w:tcPr>
          <w:p w14:paraId="76128684" w14:textId="77777777" w:rsidR="00232CF6" w:rsidRPr="003A7C8C" w:rsidRDefault="00232CF6" w:rsidP="004422F2">
            <w:pPr>
              <w:jc w:val="center"/>
              <w:rPr>
                <w:sz w:val="16"/>
                <w:szCs w:val="16"/>
              </w:rPr>
            </w:pPr>
            <w:r w:rsidRPr="003A7C8C">
              <w:rPr>
                <w:sz w:val="16"/>
                <w:szCs w:val="16"/>
              </w:rPr>
              <w:t>16.22</w:t>
            </w:r>
          </w:p>
        </w:tc>
      </w:tr>
      <w:tr w:rsidR="00232CF6" w:rsidRPr="003A7C8C" w14:paraId="7F546097" w14:textId="77777777" w:rsidTr="004422F2">
        <w:trPr>
          <w:trHeight w:val="250"/>
          <w:jc w:val="center"/>
        </w:trPr>
        <w:tc>
          <w:tcPr>
            <w:tcW w:w="1057" w:type="dxa"/>
            <w:noWrap/>
            <w:vAlign w:val="bottom"/>
            <w:hideMark/>
          </w:tcPr>
          <w:p w14:paraId="2B5919FE" w14:textId="77777777" w:rsidR="00232CF6" w:rsidRPr="003A7C8C" w:rsidRDefault="00232CF6" w:rsidP="004422F2">
            <w:pPr>
              <w:jc w:val="center"/>
              <w:rPr>
                <w:sz w:val="16"/>
                <w:szCs w:val="16"/>
              </w:rPr>
            </w:pPr>
            <w:r w:rsidRPr="003A7C8C">
              <w:rPr>
                <w:sz w:val="16"/>
                <w:szCs w:val="16"/>
              </w:rPr>
              <w:t>1,030.01</w:t>
            </w:r>
          </w:p>
        </w:tc>
        <w:tc>
          <w:tcPr>
            <w:tcW w:w="1098" w:type="dxa"/>
            <w:noWrap/>
            <w:vAlign w:val="bottom"/>
            <w:hideMark/>
          </w:tcPr>
          <w:p w14:paraId="1446EB1C" w14:textId="77777777" w:rsidR="00232CF6" w:rsidRPr="003A7C8C" w:rsidRDefault="00232CF6" w:rsidP="004422F2">
            <w:pPr>
              <w:jc w:val="center"/>
              <w:rPr>
                <w:sz w:val="16"/>
                <w:szCs w:val="16"/>
              </w:rPr>
            </w:pPr>
            <w:r w:rsidRPr="003A7C8C">
              <w:rPr>
                <w:sz w:val="16"/>
                <w:szCs w:val="16"/>
              </w:rPr>
              <w:t>1,050.00</w:t>
            </w:r>
          </w:p>
        </w:tc>
        <w:tc>
          <w:tcPr>
            <w:tcW w:w="900" w:type="dxa"/>
            <w:noWrap/>
            <w:vAlign w:val="bottom"/>
            <w:hideMark/>
          </w:tcPr>
          <w:p w14:paraId="7FB64FBC" w14:textId="77777777" w:rsidR="00232CF6" w:rsidRPr="003A7C8C" w:rsidRDefault="00232CF6" w:rsidP="004422F2">
            <w:pPr>
              <w:jc w:val="center"/>
              <w:rPr>
                <w:sz w:val="16"/>
                <w:szCs w:val="16"/>
              </w:rPr>
            </w:pPr>
            <w:r w:rsidRPr="003A7C8C">
              <w:rPr>
                <w:sz w:val="16"/>
                <w:szCs w:val="16"/>
              </w:rPr>
              <w:t>32.14</w:t>
            </w:r>
          </w:p>
        </w:tc>
        <w:tc>
          <w:tcPr>
            <w:tcW w:w="900" w:type="dxa"/>
            <w:noWrap/>
            <w:vAlign w:val="bottom"/>
            <w:hideMark/>
          </w:tcPr>
          <w:p w14:paraId="101DD2D7" w14:textId="77777777" w:rsidR="00232CF6" w:rsidRPr="003A7C8C" w:rsidRDefault="00232CF6" w:rsidP="004422F2">
            <w:pPr>
              <w:jc w:val="center"/>
              <w:rPr>
                <w:sz w:val="16"/>
                <w:szCs w:val="16"/>
              </w:rPr>
            </w:pPr>
            <w:r w:rsidRPr="003A7C8C">
              <w:rPr>
                <w:sz w:val="16"/>
                <w:szCs w:val="16"/>
              </w:rPr>
              <w:t>24.49</w:t>
            </w:r>
          </w:p>
        </w:tc>
        <w:tc>
          <w:tcPr>
            <w:tcW w:w="900" w:type="dxa"/>
            <w:noWrap/>
            <w:vAlign w:val="bottom"/>
            <w:hideMark/>
          </w:tcPr>
          <w:p w14:paraId="632E392D" w14:textId="77777777" w:rsidR="00232CF6" w:rsidRPr="003A7C8C" w:rsidRDefault="00232CF6" w:rsidP="004422F2">
            <w:pPr>
              <w:jc w:val="center"/>
              <w:rPr>
                <w:sz w:val="16"/>
                <w:szCs w:val="16"/>
              </w:rPr>
            </w:pPr>
            <w:r w:rsidRPr="003A7C8C">
              <w:rPr>
                <w:sz w:val="16"/>
                <w:szCs w:val="16"/>
              </w:rPr>
              <w:t>16.83</w:t>
            </w:r>
          </w:p>
        </w:tc>
      </w:tr>
      <w:tr w:rsidR="00232CF6" w:rsidRPr="003A7C8C" w14:paraId="0054D150" w14:textId="77777777" w:rsidTr="004422F2">
        <w:trPr>
          <w:trHeight w:val="250"/>
          <w:jc w:val="center"/>
        </w:trPr>
        <w:tc>
          <w:tcPr>
            <w:tcW w:w="1057" w:type="dxa"/>
            <w:noWrap/>
            <w:vAlign w:val="bottom"/>
            <w:hideMark/>
          </w:tcPr>
          <w:p w14:paraId="630A7A9D" w14:textId="77777777" w:rsidR="00232CF6" w:rsidRPr="003A7C8C" w:rsidRDefault="00232CF6" w:rsidP="004422F2">
            <w:pPr>
              <w:jc w:val="center"/>
              <w:rPr>
                <w:sz w:val="16"/>
                <w:szCs w:val="16"/>
              </w:rPr>
            </w:pPr>
            <w:r w:rsidRPr="003A7C8C">
              <w:rPr>
                <w:sz w:val="16"/>
                <w:szCs w:val="16"/>
              </w:rPr>
              <w:t>1,050.01</w:t>
            </w:r>
          </w:p>
        </w:tc>
        <w:tc>
          <w:tcPr>
            <w:tcW w:w="1098" w:type="dxa"/>
            <w:noWrap/>
            <w:vAlign w:val="bottom"/>
            <w:hideMark/>
          </w:tcPr>
          <w:p w14:paraId="240EB952" w14:textId="77777777" w:rsidR="00232CF6" w:rsidRPr="003A7C8C" w:rsidRDefault="00232CF6" w:rsidP="004422F2">
            <w:pPr>
              <w:jc w:val="center"/>
              <w:rPr>
                <w:sz w:val="16"/>
                <w:szCs w:val="16"/>
              </w:rPr>
            </w:pPr>
            <w:r w:rsidRPr="003A7C8C">
              <w:rPr>
                <w:sz w:val="16"/>
                <w:szCs w:val="16"/>
              </w:rPr>
              <w:t>1,070.00</w:t>
            </w:r>
          </w:p>
        </w:tc>
        <w:tc>
          <w:tcPr>
            <w:tcW w:w="900" w:type="dxa"/>
            <w:noWrap/>
            <w:vAlign w:val="bottom"/>
            <w:hideMark/>
          </w:tcPr>
          <w:p w14:paraId="63E841EC" w14:textId="77777777" w:rsidR="00232CF6" w:rsidRPr="003A7C8C" w:rsidRDefault="00232CF6" w:rsidP="004422F2">
            <w:pPr>
              <w:jc w:val="center"/>
              <w:rPr>
                <w:sz w:val="16"/>
                <w:szCs w:val="16"/>
              </w:rPr>
            </w:pPr>
            <w:r w:rsidRPr="003A7C8C">
              <w:rPr>
                <w:sz w:val="16"/>
                <w:szCs w:val="16"/>
              </w:rPr>
              <w:t>32.75</w:t>
            </w:r>
          </w:p>
        </w:tc>
        <w:tc>
          <w:tcPr>
            <w:tcW w:w="900" w:type="dxa"/>
            <w:noWrap/>
            <w:vAlign w:val="bottom"/>
            <w:hideMark/>
          </w:tcPr>
          <w:p w14:paraId="6035F158" w14:textId="77777777" w:rsidR="00232CF6" w:rsidRPr="003A7C8C" w:rsidRDefault="00232CF6" w:rsidP="004422F2">
            <w:pPr>
              <w:jc w:val="center"/>
              <w:rPr>
                <w:sz w:val="16"/>
                <w:szCs w:val="16"/>
              </w:rPr>
            </w:pPr>
            <w:r w:rsidRPr="003A7C8C">
              <w:rPr>
                <w:sz w:val="16"/>
                <w:szCs w:val="16"/>
              </w:rPr>
              <w:t>25.10</w:t>
            </w:r>
          </w:p>
        </w:tc>
        <w:tc>
          <w:tcPr>
            <w:tcW w:w="900" w:type="dxa"/>
            <w:noWrap/>
            <w:vAlign w:val="bottom"/>
            <w:hideMark/>
          </w:tcPr>
          <w:p w14:paraId="1078AB6B" w14:textId="77777777" w:rsidR="00232CF6" w:rsidRPr="003A7C8C" w:rsidRDefault="00232CF6" w:rsidP="004422F2">
            <w:pPr>
              <w:jc w:val="center"/>
              <w:rPr>
                <w:sz w:val="16"/>
                <w:szCs w:val="16"/>
              </w:rPr>
            </w:pPr>
            <w:r w:rsidRPr="003A7C8C">
              <w:rPr>
                <w:sz w:val="16"/>
                <w:szCs w:val="16"/>
              </w:rPr>
              <w:t>17.45</w:t>
            </w:r>
          </w:p>
        </w:tc>
      </w:tr>
      <w:tr w:rsidR="00232CF6" w:rsidRPr="003A7C8C" w14:paraId="13F1562D" w14:textId="77777777" w:rsidTr="004422F2">
        <w:trPr>
          <w:trHeight w:val="250"/>
          <w:jc w:val="center"/>
        </w:trPr>
        <w:tc>
          <w:tcPr>
            <w:tcW w:w="1057" w:type="dxa"/>
            <w:noWrap/>
            <w:vAlign w:val="bottom"/>
            <w:hideMark/>
          </w:tcPr>
          <w:p w14:paraId="50EE8855" w14:textId="77777777" w:rsidR="00232CF6" w:rsidRPr="003A7C8C" w:rsidRDefault="00232CF6" w:rsidP="004422F2">
            <w:pPr>
              <w:jc w:val="center"/>
              <w:rPr>
                <w:sz w:val="16"/>
                <w:szCs w:val="16"/>
              </w:rPr>
            </w:pPr>
            <w:r w:rsidRPr="003A7C8C">
              <w:rPr>
                <w:sz w:val="16"/>
                <w:szCs w:val="16"/>
              </w:rPr>
              <w:t>1,070.01</w:t>
            </w:r>
          </w:p>
        </w:tc>
        <w:tc>
          <w:tcPr>
            <w:tcW w:w="1098" w:type="dxa"/>
            <w:noWrap/>
            <w:vAlign w:val="bottom"/>
            <w:hideMark/>
          </w:tcPr>
          <w:p w14:paraId="69F10D67" w14:textId="77777777" w:rsidR="00232CF6" w:rsidRPr="003A7C8C" w:rsidRDefault="00232CF6" w:rsidP="004422F2">
            <w:pPr>
              <w:jc w:val="center"/>
              <w:rPr>
                <w:sz w:val="16"/>
                <w:szCs w:val="16"/>
              </w:rPr>
            </w:pPr>
            <w:r w:rsidRPr="003A7C8C">
              <w:rPr>
                <w:sz w:val="16"/>
                <w:szCs w:val="16"/>
              </w:rPr>
              <w:t>1,090.00</w:t>
            </w:r>
          </w:p>
        </w:tc>
        <w:tc>
          <w:tcPr>
            <w:tcW w:w="900" w:type="dxa"/>
            <w:noWrap/>
            <w:vAlign w:val="bottom"/>
            <w:hideMark/>
          </w:tcPr>
          <w:p w14:paraId="5F9C1F8D" w14:textId="77777777" w:rsidR="00232CF6" w:rsidRPr="003A7C8C" w:rsidRDefault="00232CF6" w:rsidP="004422F2">
            <w:pPr>
              <w:jc w:val="center"/>
              <w:rPr>
                <w:sz w:val="16"/>
                <w:szCs w:val="16"/>
              </w:rPr>
            </w:pPr>
            <w:r w:rsidRPr="003A7C8C">
              <w:rPr>
                <w:sz w:val="16"/>
                <w:szCs w:val="16"/>
              </w:rPr>
              <w:t>33.37</w:t>
            </w:r>
          </w:p>
        </w:tc>
        <w:tc>
          <w:tcPr>
            <w:tcW w:w="900" w:type="dxa"/>
            <w:noWrap/>
            <w:vAlign w:val="bottom"/>
            <w:hideMark/>
          </w:tcPr>
          <w:p w14:paraId="03735D16" w14:textId="77777777" w:rsidR="00232CF6" w:rsidRPr="003A7C8C" w:rsidRDefault="00232CF6" w:rsidP="004422F2">
            <w:pPr>
              <w:jc w:val="center"/>
              <w:rPr>
                <w:sz w:val="16"/>
                <w:szCs w:val="16"/>
              </w:rPr>
            </w:pPr>
            <w:r w:rsidRPr="003A7C8C">
              <w:rPr>
                <w:sz w:val="16"/>
                <w:szCs w:val="16"/>
              </w:rPr>
              <w:t>25.72</w:t>
            </w:r>
          </w:p>
        </w:tc>
        <w:tc>
          <w:tcPr>
            <w:tcW w:w="900" w:type="dxa"/>
            <w:noWrap/>
            <w:vAlign w:val="bottom"/>
            <w:hideMark/>
          </w:tcPr>
          <w:p w14:paraId="7BC6C7F1" w14:textId="77777777" w:rsidR="00232CF6" w:rsidRPr="003A7C8C" w:rsidRDefault="00232CF6" w:rsidP="004422F2">
            <w:pPr>
              <w:jc w:val="center"/>
              <w:rPr>
                <w:sz w:val="16"/>
                <w:szCs w:val="16"/>
              </w:rPr>
            </w:pPr>
            <w:r w:rsidRPr="003A7C8C">
              <w:rPr>
                <w:sz w:val="16"/>
                <w:szCs w:val="16"/>
              </w:rPr>
              <w:t>18.07</w:t>
            </w:r>
          </w:p>
        </w:tc>
      </w:tr>
      <w:tr w:rsidR="00232CF6" w:rsidRPr="003A7C8C" w14:paraId="08142FB3" w14:textId="77777777" w:rsidTr="004422F2">
        <w:trPr>
          <w:trHeight w:val="250"/>
          <w:jc w:val="center"/>
        </w:trPr>
        <w:tc>
          <w:tcPr>
            <w:tcW w:w="1057" w:type="dxa"/>
            <w:noWrap/>
            <w:vAlign w:val="bottom"/>
            <w:hideMark/>
          </w:tcPr>
          <w:p w14:paraId="2C83A5EF" w14:textId="77777777" w:rsidR="00232CF6" w:rsidRPr="003A7C8C" w:rsidRDefault="00232CF6" w:rsidP="004422F2">
            <w:pPr>
              <w:jc w:val="center"/>
              <w:rPr>
                <w:sz w:val="16"/>
                <w:szCs w:val="16"/>
              </w:rPr>
            </w:pPr>
            <w:r w:rsidRPr="003A7C8C">
              <w:rPr>
                <w:sz w:val="16"/>
                <w:szCs w:val="16"/>
              </w:rPr>
              <w:t>1,090.01</w:t>
            </w:r>
          </w:p>
        </w:tc>
        <w:tc>
          <w:tcPr>
            <w:tcW w:w="1098" w:type="dxa"/>
            <w:noWrap/>
            <w:vAlign w:val="bottom"/>
            <w:hideMark/>
          </w:tcPr>
          <w:p w14:paraId="51819465" w14:textId="77777777" w:rsidR="00232CF6" w:rsidRPr="003A7C8C" w:rsidRDefault="00232CF6" w:rsidP="004422F2">
            <w:pPr>
              <w:jc w:val="center"/>
              <w:rPr>
                <w:sz w:val="16"/>
                <w:szCs w:val="16"/>
              </w:rPr>
            </w:pPr>
            <w:r w:rsidRPr="003A7C8C">
              <w:rPr>
                <w:sz w:val="16"/>
                <w:szCs w:val="16"/>
              </w:rPr>
              <w:t>1,110.00</w:t>
            </w:r>
          </w:p>
        </w:tc>
        <w:tc>
          <w:tcPr>
            <w:tcW w:w="900" w:type="dxa"/>
            <w:noWrap/>
            <w:vAlign w:val="bottom"/>
            <w:hideMark/>
          </w:tcPr>
          <w:p w14:paraId="7326C6F9" w14:textId="77777777" w:rsidR="00232CF6" w:rsidRPr="003A7C8C" w:rsidRDefault="00232CF6" w:rsidP="004422F2">
            <w:pPr>
              <w:jc w:val="center"/>
              <w:rPr>
                <w:sz w:val="16"/>
                <w:szCs w:val="16"/>
              </w:rPr>
            </w:pPr>
            <w:r w:rsidRPr="003A7C8C">
              <w:rPr>
                <w:sz w:val="16"/>
                <w:szCs w:val="16"/>
              </w:rPr>
              <w:t>33.99</w:t>
            </w:r>
          </w:p>
        </w:tc>
        <w:tc>
          <w:tcPr>
            <w:tcW w:w="900" w:type="dxa"/>
            <w:noWrap/>
            <w:vAlign w:val="bottom"/>
            <w:hideMark/>
          </w:tcPr>
          <w:p w14:paraId="31AC27F5" w14:textId="77777777" w:rsidR="00232CF6" w:rsidRPr="003A7C8C" w:rsidRDefault="00232CF6" w:rsidP="004422F2">
            <w:pPr>
              <w:jc w:val="center"/>
              <w:rPr>
                <w:sz w:val="16"/>
                <w:szCs w:val="16"/>
              </w:rPr>
            </w:pPr>
            <w:r w:rsidRPr="003A7C8C">
              <w:rPr>
                <w:sz w:val="16"/>
                <w:szCs w:val="16"/>
              </w:rPr>
              <w:t>26.34</w:t>
            </w:r>
          </w:p>
        </w:tc>
        <w:tc>
          <w:tcPr>
            <w:tcW w:w="900" w:type="dxa"/>
            <w:noWrap/>
            <w:vAlign w:val="bottom"/>
            <w:hideMark/>
          </w:tcPr>
          <w:p w14:paraId="3485B241" w14:textId="77777777" w:rsidR="00232CF6" w:rsidRPr="003A7C8C" w:rsidRDefault="00232CF6" w:rsidP="004422F2">
            <w:pPr>
              <w:jc w:val="center"/>
              <w:rPr>
                <w:sz w:val="16"/>
                <w:szCs w:val="16"/>
              </w:rPr>
            </w:pPr>
            <w:r w:rsidRPr="003A7C8C">
              <w:rPr>
                <w:sz w:val="16"/>
                <w:szCs w:val="16"/>
              </w:rPr>
              <w:t>18.69</w:t>
            </w:r>
          </w:p>
        </w:tc>
      </w:tr>
      <w:tr w:rsidR="00232CF6" w:rsidRPr="003A7C8C" w14:paraId="6A09C7F7" w14:textId="77777777" w:rsidTr="004422F2">
        <w:trPr>
          <w:trHeight w:val="250"/>
          <w:jc w:val="center"/>
        </w:trPr>
        <w:tc>
          <w:tcPr>
            <w:tcW w:w="1057" w:type="dxa"/>
            <w:noWrap/>
            <w:vAlign w:val="bottom"/>
            <w:hideMark/>
          </w:tcPr>
          <w:p w14:paraId="09768F77" w14:textId="77777777" w:rsidR="00232CF6" w:rsidRPr="003A7C8C" w:rsidRDefault="00232CF6" w:rsidP="004422F2">
            <w:pPr>
              <w:jc w:val="center"/>
              <w:rPr>
                <w:sz w:val="16"/>
                <w:szCs w:val="16"/>
              </w:rPr>
            </w:pPr>
            <w:r w:rsidRPr="003A7C8C">
              <w:rPr>
                <w:sz w:val="16"/>
                <w:szCs w:val="16"/>
              </w:rPr>
              <w:t>1,110.01</w:t>
            </w:r>
          </w:p>
        </w:tc>
        <w:tc>
          <w:tcPr>
            <w:tcW w:w="1098" w:type="dxa"/>
            <w:noWrap/>
            <w:vAlign w:val="bottom"/>
            <w:hideMark/>
          </w:tcPr>
          <w:p w14:paraId="246A8CDE" w14:textId="77777777" w:rsidR="00232CF6" w:rsidRPr="003A7C8C" w:rsidRDefault="00232CF6" w:rsidP="004422F2">
            <w:pPr>
              <w:jc w:val="center"/>
              <w:rPr>
                <w:sz w:val="16"/>
                <w:szCs w:val="16"/>
              </w:rPr>
            </w:pPr>
            <w:r w:rsidRPr="003A7C8C">
              <w:rPr>
                <w:sz w:val="16"/>
                <w:szCs w:val="16"/>
              </w:rPr>
              <w:t>1,130.00</w:t>
            </w:r>
          </w:p>
        </w:tc>
        <w:tc>
          <w:tcPr>
            <w:tcW w:w="900" w:type="dxa"/>
            <w:noWrap/>
            <w:vAlign w:val="bottom"/>
            <w:hideMark/>
          </w:tcPr>
          <w:p w14:paraId="26AAE2D0" w14:textId="77777777" w:rsidR="00232CF6" w:rsidRPr="003A7C8C" w:rsidRDefault="00232CF6" w:rsidP="004422F2">
            <w:pPr>
              <w:jc w:val="center"/>
              <w:rPr>
                <w:sz w:val="16"/>
                <w:szCs w:val="16"/>
              </w:rPr>
            </w:pPr>
            <w:r w:rsidRPr="003A7C8C">
              <w:rPr>
                <w:sz w:val="16"/>
                <w:szCs w:val="16"/>
              </w:rPr>
              <w:t>34.61</w:t>
            </w:r>
          </w:p>
        </w:tc>
        <w:tc>
          <w:tcPr>
            <w:tcW w:w="900" w:type="dxa"/>
            <w:noWrap/>
            <w:vAlign w:val="bottom"/>
            <w:hideMark/>
          </w:tcPr>
          <w:p w14:paraId="04CC07F4" w14:textId="77777777" w:rsidR="00232CF6" w:rsidRPr="003A7C8C" w:rsidRDefault="00232CF6" w:rsidP="004422F2">
            <w:pPr>
              <w:jc w:val="center"/>
              <w:rPr>
                <w:sz w:val="16"/>
                <w:szCs w:val="16"/>
              </w:rPr>
            </w:pPr>
            <w:r w:rsidRPr="003A7C8C">
              <w:rPr>
                <w:sz w:val="16"/>
                <w:szCs w:val="16"/>
              </w:rPr>
              <w:t>26.96</w:t>
            </w:r>
          </w:p>
        </w:tc>
        <w:tc>
          <w:tcPr>
            <w:tcW w:w="900" w:type="dxa"/>
            <w:noWrap/>
            <w:vAlign w:val="bottom"/>
            <w:hideMark/>
          </w:tcPr>
          <w:p w14:paraId="2259CC92" w14:textId="77777777" w:rsidR="00232CF6" w:rsidRPr="003A7C8C" w:rsidRDefault="00232CF6" w:rsidP="004422F2">
            <w:pPr>
              <w:jc w:val="center"/>
              <w:rPr>
                <w:sz w:val="16"/>
                <w:szCs w:val="16"/>
              </w:rPr>
            </w:pPr>
            <w:r w:rsidRPr="003A7C8C">
              <w:rPr>
                <w:sz w:val="16"/>
                <w:szCs w:val="16"/>
              </w:rPr>
              <w:t>19.31</w:t>
            </w:r>
          </w:p>
        </w:tc>
      </w:tr>
      <w:tr w:rsidR="00232CF6" w:rsidRPr="003A7C8C" w14:paraId="4723757B" w14:textId="77777777" w:rsidTr="004422F2">
        <w:trPr>
          <w:trHeight w:val="250"/>
          <w:jc w:val="center"/>
        </w:trPr>
        <w:tc>
          <w:tcPr>
            <w:tcW w:w="1057" w:type="dxa"/>
            <w:noWrap/>
            <w:vAlign w:val="bottom"/>
            <w:hideMark/>
          </w:tcPr>
          <w:p w14:paraId="14494126" w14:textId="77777777" w:rsidR="00232CF6" w:rsidRPr="003A7C8C" w:rsidRDefault="00232CF6" w:rsidP="004422F2">
            <w:pPr>
              <w:jc w:val="center"/>
              <w:rPr>
                <w:sz w:val="16"/>
                <w:szCs w:val="16"/>
              </w:rPr>
            </w:pPr>
            <w:r w:rsidRPr="003A7C8C">
              <w:rPr>
                <w:sz w:val="16"/>
                <w:szCs w:val="16"/>
              </w:rPr>
              <w:t>1,130.01</w:t>
            </w:r>
          </w:p>
        </w:tc>
        <w:tc>
          <w:tcPr>
            <w:tcW w:w="1098" w:type="dxa"/>
            <w:noWrap/>
            <w:vAlign w:val="bottom"/>
            <w:hideMark/>
          </w:tcPr>
          <w:p w14:paraId="5955104A" w14:textId="77777777" w:rsidR="00232CF6" w:rsidRPr="003A7C8C" w:rsidRDefault="00232CF6" w:rsidP="004422F2">
            <w:pPr>
              <w:jc w:val="center"/>
              <w:rPr>
                <w:sz w:val="16"/>
                <w:szCs w:val="16"/>
              </w:rPr>
            </w:pPr>
            <w:r w:rsidRPr="003A7C8C">
              <w:rPr>
                <w:sz w:val="16"/>
                <w:szCs w:val="16"/>
              </w:rPr>
              <w:t>1,150.00</w:t>
            </w:r>
          </w:p>
        </w:tc>
        <w:tc>
          <w:tcPr>
            <w:tcW w:w="900" w:type="dxa"/>
            <w:noWrap/>
            <w:vAlign w:val="bottom"/>
            <w:hideMark/>
          </w:tcPr>
          <w:p w14:paraId="2F5EDDA5" w14:textId="77777777" w:rsidR="00232CF6" w:rsidRPr="003A7C8C" w:rsidRDefault="00232CF6" w:rsidP="004422F2">
            <w:pPr>
              <w:jc w:val="center"/>
              <w:rPr>
                <w:sz w:val="16"/>
                <w:szCs w:val="16"/>
              </w:rPr>
            </w:pPr>
            <w:r w:rsidRPr="003A7C8C">
              <w:rPr>
                <w:sz w:val="16"/>
                <w:szCs w:val="16"/>
              </w:rPr>
              <w:t>35.23</w:t>
            </w:r>
          </w:p>
        </w:tc>
        <w:tc>
          <w:tcPr>
            <w:tcW w:w="900" w:type="dxa"/>
            <w:noWrap/>
            <w:vAlign w:val="bottom"/>
            <w:hideMark/>
          </w:tcPr>
          <w:p w14:paraId="6569D8F5" w14:textId="77777777" w:rsidR="00232CF6" w:rsidRPr="003A7C8C" w:rsidRDefault="00232CF6" w:rsidP="004422F2">
            <w:pPr>
              <w:jc w:val="center"/>
              <w:rPr>
                <w:sz w:val="16"/>
                <w:szCs w:val="16"/>
              </w:rPr>
            </w:pPr>
            <w:r w:rsidRPr="003A7C8C">
              <w:rPr>
                <w:sz w:val="16"/>
                <w:szCs w:val="16"/>
              </w:rPr>
              <w:t>27.58</w:t>
            </w:r>
          </w:p>
        </w:tc>
        <w:tc>
          <w:tcPr>
            <w:tcW w:w="900" w:type="dxa"/>
            <w:noWrap/>
            <w:vAlign w:val="bottom"/>
            <w:hideMark/>
          </w:tcPr>
          <w:p w14:paraId="28B51CED" w14:textId="77777777" w:rsidR="00232CF6" w:rsidRPr="003A7C8C" w:rsidRDefault="00232CF6" w:rsidP="004422F2">
            <w:pPr>
              <w:jc w:val="center"/>
              <w:rPr>
                <w:sz w:val="16"/>
                <w:szCs w:val="16"/>
              </w:rPr>
            </w:pPr>
            <w:r w:rsidRPr="003A7C8C">
              <w:rPr>
                <w:sz w:val="16"/>
                <w:szCs w:val="16"/>
              </w:rPr>
              <w:t>19.92</w:t>
            </w:r>
          </w:p>
        </w:tc>
      </w:tr>
      <w:tr w:rsidR="00232CF6" w:rsidRPr="003A7C8C" w14:paraId="15340069" w14:textId="77777777" w:rsidTr="004422F2">
        <w:trPr>
          <w:trHeight w:val="250"/>
          <w:jc w:val="center"/>
        </w:trPr>
        <w:tc>
          <w:tcPr>
            <w:tcW w:w="1057" w:type="dxa"/>
            <w:noWrap/>
            <w:vAlign w:val="bottom"/>
            <w:hideMark/>
          </w:tcPr>
          <w:p w14:paraId="365ED12B" w14:textId="77777777" w:rsidR="00232CF6" w:rsidRPr="003A7C8C" w:rsidRDefault="00232CF6" w:rsidP="004422F2">
            <w:pPr>
              <w:jc w:val="center"/>
              <w:rPr>
                <w:sz w:val="16"/>
                <w:szCs w:val="16"/>
              </w:rPr>
            </w:pPr>
            <w:r w:rsidRPr="003A7C8C">
              <w:rPr>
                <w:sz w:val="16"/>
                <w:szCs w:val="16"/>
              </w:rPr>
              <w:t>1,150.01</w:t>
            </w:r>
          </w:p>
        </w:tc>
        <w:tc>
          <w:tcPr>
            <w:tcW w:w="1098" w:type="dxa"/>
            <w:noWrap/>
            <w:vAlign w:val="bottom"/>
            <w:hideMark/>
          </w:tcPr>
          <w:p w14:paraId="6E8B1E28" w14:textId="77777777" w:rsidR="00232CF6" w:rsidRPr="003A7C8C" w:rsidRDefault="00232CF6" w:rsidP="004422F2">
            <w:pPr>
              <w:jc w:val="center"/>
              <w:rPr>
                <w:sz w:val="16"/>
                <w:szCs w:val="16"/>
              </w:rPr>
            </w:pPr>
            <w:r w:rsidRPr="003A7C8C">
              <w:rPr>
                <w:sz w:val="16"/>
                <w:szCs w:val="16"/>
              </w:rPr>
              <w:t>1,170.00</w:t>
            </w:r>
          </w:p>
        </w:tc>
        <w:tc>
          <w:tcPr>
            <w:tcW w:w="900" w:type="dxa"/>
            <w:noWrap/>
            <w:vAlign w:val="bottom"/>
            <w:hideMark/>
          </w:tcPr>
          <w:p w14:paraId="6A10E5EE" w14:textId="77777777" w:rsidR="00232CF6" w:rsidRPr="003A7C8C" w:rsidRDefault="00232CF6" w:rsidP="004422F2">
            <w:pPr>
              <w:jc w:val="center"/>
              <w:rPr>
                <w:sz w:val="16"/>
                <w:szCs w:val="16"/>
              </w:rPr>
            </w:pPr>
            <w:r w:rsidRPr="003A7C8C">
              <w:rPr>
                <w:sz w:val="16"/>
                <w:szCs w:val="16"/>
              </w:rPr>
              <w:t>35.84</w:t>
            </w:r>
          </w:p>
        </w:tc>
        <w:tc>
          <w:tcPr>
            <w:tcW w:w="900" w:type="dxa"/>
            <w:noWrap/>
            <w:vAlign w:val="bottom"/>
            <w:hideMark/>
          </w:tcPr>
          <w:p w14:paraId="2551CFFA" w14:textId="77777777" w:rsidR="00232CF6" w:rsidRPr="003A7C8C" w:rsidRDefault="00232CF6" w:rsidP="004422F2">
            <w:pPr>
              <w:jc w:val="center"/>
              <w:rPr>
                <w:sz w:val="16"/>
                <w:szCs w:val="16"/>
              </w:rPr>
            </w:pPr>
            <w:r w:rsidRPr="003A7C8C">
              <w:rPr>
                <w:sz w:val="16"/>
                <w:szCs w:val="16"/>
              </w:rPr>
              <w:t>28.19</w:t>
            </w:r>
          </w:p>
        </w:tc>
        <w:tc>
          <w:tcPr>
            <w:tcW w:w="900" w:type="dxa"/>
            <w:noWrap/>
            <w:vAlign w:val="bottom"/>
            <w:hideMark/>
          </w:tcPr>
          <w:p w14:paraId="4EA46E9B" w14:textId="77777777" w:rsidR="00232CF6" w:rsidRPr="003A7C8C" w:rsidRDefault="00232CF6" w:rsidP="004422F2">
            <w:pPr>
              <w:jc w:val="center"/>
              <w:rPr>
                <w:sz w:val="16"/>
                <w:szCs w:val="16"/>
              </w:rPr>
            </w:pPr>
            <w:r w:rsidRPr="003A7C8C">
              <w:rPr>
                <w:sz w:val="16"/>
                <w:szCs w:val="16"/>
              </w:rPr>
              <w:t>20.54</w:t>
            </w:r>
          </w:p>
        </w:tc>
      </w:tr>
      <w:tr w:rsidR="00232CF6" w:rsidRPr="003A7C8C" w14:paraId="135B51E1" w14:textId="77777777" w:rsidTr="004422F2">
        <w:trPr>
          <w:trHeight w:val="250"/>
          <w:jc w:val="center"/>
        </w:trPr>
        <w:tc>
          <w:tcPr>
            <w:tcW w:w="1057" w:type="dxa"/>
            <w:noWrap/>
            <w:vAlign w:val="bottom"/>
            <w:hideMark/>
          </w:tcPr>
          <w:p w14:paraId="0700764B" w14:textId="77777777" w:rsidR="00232CF6" w:rsidRPr="003A7C8C" w:rsidRDefault="00232CF6" w:rsidP="004422F2">
            <w:pPr>
              <w:jc w:val="center"/>
              <w:rPr>
                <w:sz w:val="16"/>
                <w:szCs w:val="16"/>
              </w:rPr>
            </w:pPr>
            <w:r w:rsidRPr="003A7C8C">
              <w:rPr>
                <w:sz w:val="16"/>
                <w:szCs w:val="16"/>
              </w:rPr>
              <w:t>1,170.01</w:t>
            </w:r>
          </w:p>
        </w:tc>
        <w:tc>
          <w:tcPr>
            <w:tcW w:w="1098" w:type="dxa"/>
            <w:noWrap/>
            <w:vAlign w:val="bottom"/>
            <w:hideMark/>
          </w:tcPr>
          <w:p w14:paraId="37C6CCED" w14:textId="77777777" w:rsidR="00232CF6" w:rsidRPr="003A7C8C" w:rsidRDefault="00232CF6" w:rsidP="004422F2">
            <w:pPr>
              <w:jc w:val="center"/>
              <w:rPr>
                <w:sz w:val="16"/>
                <w:szCs w:val="16"/>
              </w:rPr>
            </w:pPr>
            <w:r w:rsidRPr="003A7C8C">
              <w:rPr>
                <w:sz w:val="16"/>
                <w:szCs w:val="16"/>
              </w:rPr>
              <w:t>1,190.00</w:t>
            </w:r>
          </w:p>
        </w:tc>
        <w:tc>
          <w:tcPr>
            <w:tcW w:w="900" w:type="dxa"/>
            <w:noWrap/>
            <w:vAlign w:val="bottom"/>
            <w:hideMark/>
          </w:tcPr>
          <w:p w14:paraId="60B063FB" w14:textId="77777777" w:rsidR="00232CF6" w:rsidRPr="003A7C8C" w:rsidRDefault="00232CF6" w:rsidP="004422F2">
            <w:pPr>
              <w:jc w:val="center"/>
              <w:rPr>
                <w:sz w:val="16"/>
                <w:szCs w:val="16"/>
              </w:rPr>
            </w:pPr>
            <w:r w:rsidRPr="003A7C8C">
              <w:rPr>
                <w:sz w:val="16"/>
                <w:szCs w:val="16"/>
              </w:rPr>
              <w:t>36.46</w:t>
            </w:r>
          </w:p>
        </w:tc>
        <w:tc>
          <w:tcPr>
            <w:tcW w:w="900" w:type="dxa"/>
            <w:noWrap/>
            <w:vAlign w:val="bottom"/>
            <w:hideMark/>
          </w:tcPr>
          <w:p w14:paraId="69F883C0" w14:textId="77777777" w:rsidR="00232CF6" w:rsidRPr="003A7C8C" w:rsidRDefault="00232CF6" w:rsidP="004422F2">
            <w:pPr>
              <w:jc w:val="center"/>
              <w:rPr>
                <w:sz w:val="16"/>
                <w:szCs w:val="16"/>
              </w:rPr>
            </w:pPr>
            <w:r w:rsidRPr="003A7C8C">
              <w:rPr>
                <w:sz w:val="16"/>
                <w:szCs w:val="16"/>
              </w:rPr>
              <w:t>28.81</w:t>
            </w:r>
          </w:p>
        </w:tc>
        <w:tc>
          <w:tcPr>
            <w:tcW w:w="900" w:type="dxa"/>
            <w:noWrap/>
            <w:vAlign w:val="bottom"/>
            <w:hideMark/>
          </w:tcPr>
          <w:p w14:paraId="7DE34858" w14:textId="77777777" w:rsidR="00232CF6" w:rsidRPr="003A7C8C" w:rsidRDefault="00232CF6" w:rsidP="004422F2">
            <w:pPr>
              <w:jc w:val="center"/>
              <w:rPr>
                <w:sz w:val="16"/>
                <w:szCs w:val="16"/>
              </w:rPr>
            </w:pPr>
            <w:r w:rsidRPr="003A7C8C">
              <w:rPr>
                <w:sz w:val="16"/>
                <w:szCs w:val="16"/>
              </w:rPr>
              <w:t>21.16</w:t>
            </w:r>
          </w:p>
        </w:tc>
      </w:tr>
      <w:tr w:rsidR="00232CF6" w:rsidRPr="003A7C8C" w14:paraId="7A1C045D" w14:textId="77777777" w:rsidTr="004422F2">
        <w:trPr>
          <w:trHeight w:val="250"/>
          <w:jc w:val="center"/>
        </w:trPr>
        <w:tc>
          <w:tcPr>
            <w:tcW w:w="1057" w:type="dxa"/>
            <w:noWrap/>
            <w:vAlign w:val="bottom"/>
            <w:hideMark/>
          </w:tcPr>
          <w:p w14:paraId="3160EC99" w14:textId="77777777" w:rsidR="00232CF6" w:rsidRPr="003A7C8C" w:rsidRDefault="00232CF6" w:rsidP="004422F2">
            <w:pPr>
              <w:jc w:val="center"/>
              <w:rPr>
                <w:sz w:val="16"/>
                <w:szCs w:val="16"/>
              </w:rPr>
            </w:pPr>
            <w:r w:rsidRPr="003A7C8C">
              <w:rPr>
                <w:sz w:val="16"/>
                <w:szCs w:val="16"/>
              </w:rPr>
              <w:t>1,190.01</w:t>
            </w:r>
          </w:p>
        </w:tc>
        <w:tc>
          <w:tcPr>
            <w:tcW w:w="1098" w:type="dxa"/>
            <w:noWrap/>
            <w:vAlign w:val="bottom"/>
            <w:hideMark/>
          </w:tcPr>
          <w:p w14:paraId="6E616479" w14:textId="77777777" w:rsidR="00232CF6" w:rsidRPr="003A7C8C" w:rsidRDefault="00232CF6" w:rsidP="004422F2">
            <w:pPr>
              <w:jc w:val="center"/>
              <w:rPr>
                <w:sz w:val="16"/>
                <w:szCs w:val="16"/>
              </w:rPr>
            </w:pPr>
            <w:r w:rsidRPr="003A7C8C">
              <w:rPr>
                <w:sz w:val="16"/>
                <w:szCs w:val="16"/>
              </w:rPr>
              <w:t>1,210.00</w:t>
            </w:r>
          </w:p>
        </w:tc>
        <w:tc>
          <w:tcPr>
            <w:tcW w:w="900" w:type="dxa"/>
            <w:noWrap/>
            <w:vAlign w:val="bottom"/>
            <w:hideMark/>
          </w:tcPr>
          <w:p w14:paraId="29586D52" w14:textId="77777777" w:rsidR="00232CF6" w:rsidRPr="003A7C8C" w:rsidRDefault="00232CF6" w:rsidP="004422F2">
            <w:pPr>
              <w:jc w:val="center"/>
              <w:rPr>
                <w:sz w:val="16"/>
                <w:szCs w:val="16"/>
              </w:rPr>
            </w:pPr>
            <w:r w:rsidRPr="003A7C8C">
              <w:rPr>
                <w:sz w:val="16"/>
                <w:szCs w:val="16"/>
              </w:rPr>
              <w:t>37.08</w:t>
            </w:r>
          </w:p>
        </w:tc>
        <w:tc>
          <w:tcPr>
            <w:tcW w:w="900" w:type="dxa"/>
            <w:noWrap/>
            <w:vAlign w:val="bottom"/>
            <w:hideMark/>
          </w:tcPr>
          <w:p w14:paraId="4066A3E7" w14:textId="77777777" w:rsidR="00232CF6" w:rsidRPr="003A7C8C" w:rsidRDefault="00232CF6" w:rsidP="004422F2">
            <w:pPr>
              <w:jc w:val="center"/>
              <w:rPr>
                <w:sz w:val="16"/>
                <w:szCs w:val="16"/>
              </w:rPr>
            </w:pPr>
            <w:r w:rsidRPr="003A7C8C">
              <w:rPr>
                <w:sz w:val="16"/>
                <w:szCs w:val="16"/>
              </w:rPr>
              <w:t>29.43</w:t>
            </w:r>
          </w:p>
        </w:tc>
        <w:tc>
          <w:tcPr>
            <w:tcW w:w="900" w:type="dxa"/>
            <w:noWrap/>
            <w:vAlign w:val="bottom"/>
            <w:hideMark/>
          </w:tcPr>
          <w:p w14:paraId="3CAAA8D7" w14:textId="77777777" w:rsidR="00232CF6" w:rsidRPr="003A7C8C" w:rsidRDefault="00232CF6" w:rsidP="004422F2">
            <w:pPr>
              <w:jc w:val="center"/>
              <w:rPr>
                <w:sz w:val="16"/>
                <w:szCs w:val="16"/>
              </w:rPr>
            </w:pPr>
            <w:r w:rsidRPr="003A7C8C">
              <w:rPr>
                <w:sz w:val="16"/>
                <w:szCs w:val="16"/>
              </w:rPr>
              <w:t>21.78</w:t>
            </w:r>
          </w:p>
        </w:tc>
      </w:tr>
      <w:tr w:rsidR="00232CF6" w:rsidRPr="003A7C8C" w14:paraId="32D68711" w14:textId="77777777" w:rsidTr="004422F2">
        <w:trPr>
          <w:trHeight w:val="250"/>
          <w:jc w:val="center"/>
        </w:trPr>
        <w:tc>
          <w:tcPr>
            <w:tcW w:w="1057" w:type="dxa"/>
            <w:noWrap/>
            <w:vAlign w:val="bottom"/>
            <w:hideMark/>
          </w:tcPr>
          <w:p w14:paraId="1FE04FD6" w14:textId="77777777" w:rsidR="00232CF6" w:rsidRPr="003A7C8C" w:rsidRDefault="00232CF6" w:rsidP="004422F2">
            <w:pPr>
              <w:jc w:val="center"/>
              <w:rPr>
                <w:sz w:val="16"/>
                <w:szCs w:val="16"/>
              </w:rPr>
            </w:pPr>
            <w:r w:rsidRPr="003A7C8C">
              <w:rPr>
                <w:sz w:val="16"/>
                <w:szCs w:val="16"/>
              </w:rPr>
              <w:t>1,210.01</w:t>
            </w:r>
          </w:p>
        </w:tc>
        <w:tc>
          <w:tcPr>
            <w:tcW w:w="1098" w:type="dxa"/>
            <w:noWrap/>
            <w:vAlign w:val="bottom"/>
            <w:hideMark/>
          </w:tcPr>
          <w:p w14:paraId="7B637584" w14:textId="77777777" w:rsidR="00232CF6" w:rsidRPr="003A7C8C" w:rsidRDefault="00232CF6" w:rsidP="004422F2">
            <w:pPr>
              <w:jc w:val="center"/>
              <w:rPr>
                <w:sz w:val="16"/>
                <w:szCs w:val="16"/>
              </w:rPr>
            </w:pPr>
            <w:r w:rsidRPr="003A7C8C">
              <w:rPr>
                <w:sz w:val="16"/>
                <w:szCs w:val="16"/>
              </w:rPr>
              <w:t>1,230.00</w:t>
            </w:r>
          </w:p>
        </w:tc>
        <w:tc>
          <w:tcPr>
            <w:tcW w:w="900" w:type="dxa"/>
            <w:noWrap/>
            <w:vAlign w:val="bottom"/>
            <w:hideMark/>
          </w:tcPr>
          <w:p w14:paraId="31A052AC" w14:textId="77777777" w:rsidR="00232CF6" w:rsidRPr="003A7C8C" w:rsidRDefault="00232CF6" w:rsidP="004422F2">
            <w:pPr>
              <w:jc w:val="center"/>
              <w:rPr>
                <w:sz w:val="16"/>
                <w:szCs w:val="16"/>
              </w:rPr>
            </w:pPr>
            <w:r w:rsidRPr="003A7C8C">
              <w:rPr>
                <w:sz w:val="16"/>
                <w:szCs w:val="16"/>
              </w:rPr>
              <w:t>37.70</w:t>
            </w:r>
          </w:p>
        </w:tc>
        <w:tc>
          <w:tcPr>
            <w:tcW w:w="900" w:type="dxa"/>
            <w:noWrap/>
            <w:vAlign w:val="bottom"/>
            <w:hideMark/>
          </w:tcPr>
          <w:p w14:paraId="6E9064ED" w14:textId="77777777" w:rsidR="00232CF6" w:rsidRPr="003A7C8C" w:rsidRDefault="00232CF6" w:rsidP="004422F2">
            <w:pPr>
              <w:jc w:val="center"/>
              <w:rPr>
                <w:sz w:val="16"/>
                <w:szCs w:val="16"/>
              </w:rPr>
            </w:pPr>
            <w:r w:rsidRPr="003A7C8C">
              <w:rPr>
                <w:sz w:val="16"/>
                <w:szCs w:val="16"/>
              </w:rPr>
              <w:t>30.05</w:t>
            </w:r>
          </w:p>
        </w:tc>
        <w:tc>
          <w:tcPr>
            <w:tcW w:w="900" w:type="dxa"/>
            <w:noWrap/>
            <w:vAlign w:val="bottom"/>
            <w:hideMark/>
          </w:tcPr>
          <w:p w14:paraId="347CCD23" w14:textId="77777777" w:rsidR="00232CF6" w:rsidRPr="003A7C8C" w:rsidRDefault="00232CF6" w:rsidP="004422F2">
            <w:pPr>
              <w:jc w:val="center"/>
              <w:rPr>
                <w:sz w:val="16"/>
                <w:szCs w:val="16"/>
              </w:rPr>
            </w:pPr>
            <w:r w:rsidRPr="003A7C8C">
              <w:rPr>
                <w:sz w:val="16"/>
                <w:szCs w:val="16"/>
              </w:rPr>
              <w:t>22.40</w:t>
            </w:r>
          </w:p>
        </w:tc>
      </w:tr>
      <w:tr w:rsidR="00232CF6" w:rsidRPr="003A7C8C" w14:paraId="73C3D9B0" w14:textId="77777777" w:rsidTr="004422F2">
        <w:trPr>
          <w:trHeight w:val="250"/>
          <w:jc w:val="center"/>
        </w:trPr>
        <w:tc>
          <w:tcPr>
            <w:tcW w:w="1057" w:type="dxa"/>
            <w:noWrap/>
            <w:vAlign w:val="bottom"/>
            <w:hideMark/>
          </w:tcPr>
          <w:p w14:paraId="6B08585C" w14:textId="77777777" w:rsidR="00232CF6" w:rsidRPr="003A7C8C" w:rsidRDefault="00232CF6" w:rsidP="004422F2">
            <w:pPr>
              <w:jc w:val="center"/>
              <w:rPr>
                <w:sz w:val="16"/>
                <w:szCs w:val="16"/>
              </w:rPr>
            </w:pPr>
            <w:r w:rsidRPr="003A7C8C">
              <w:rPr>
                <w:sz w:val="16"/>
                <w:szCs w:val="16"/>
              </w:rPr>
              <w:t>1,230.01</w:t>
            </w:r>
          </w:p>
        </w:tc>
        <w:tc>
          <w:tcPr>
            <w:tcW w:w="1098" w:type="dxa"/>
            <w:noWrap/>
            <w:vAlign w:val="bottom"/>
            <w:hideMark/>
          </w:tcPr>
          <w:p w14:paraId="3A32C2AD" w14:textId="77777777" w:rsidR="00232CF6" w:rsidRPr="003A7C8C" w:rsidRDefault="00232CF6" w:rsidP="004422F2">
            <w:pPr>
              <w:jc w:val="center"/>
              <w:rPr>
                <w:sz w:val="16"/>
                <w:szCs w:val="16"/>
              </w:rPr>
            </w:pPr>
            <w:r w:rsidRPr="003A7C8C">
              <w:rPr>
                <w:sz w:val="16"/>
                <w:szCs w:val="16"/>
              </w:rPr>
              <w:t>1,250.00</w:t>
            </w:r>
          </w:p>
        </w:tc>
        <w:tc>
          <w:tcPr>
            <w:tcW w:w="900" w:type="dxa"/>
            <w:noWrap/>
            <w:vAlign w:val="bottom"/>
            <w:hideMark/>
          </w:tcPr>
          <w:p w14:paraId="48632710" w14:textId="77777777" w:rsidR="00232CF6" w:rsidRPr="003A7C8C" w:rsidRDefault="00232CF6" w:rsidP="004422F2">
            <w:pPr>
              <w:jc w:val="center"/>
              <w:rPr>
                <w:sz w:val="16"/>
                <w:szCs w:val="16"/>
              </w:rPr>
            </w:pPr>
            <w:r w:rsidRPr="003A7C8C">
              <w:rPr>
                <w:sz w:val="16"/>
                <w:szCs w:val="16"/>
              </w:rPr>
              <w:t>38.32</w:t>
            </w:r>
          </w:p>
        </w:tc>
        <w:tc>
          <w:tcPr>
            <w:tcW w:w="900" w:type="dxa"/>
            <w:noWrap/>
            <w:vAlign w:val="bottom"/>
            <w:hideMark/>
          </w:tcPr>
          <w:p w14:paraId="1EDE5DD7" w14:textId="77777777" w:rsidR="00232CF6" w:rsidRPr="003A7C8C" w:rsidRDefault="00232CF6" w:rsidP="004422F2">
            <w:pPr>
              <w:jc w:val="center"/>
              <w:rPr>
                <w:sz w:val="16"/>
                <w:szCs w:val="16"/>
              </w:rPr>
            </w:pPr>
            <w:r w:rsidRPr="003A7C8C">
              <w:rPr>
                <w:sz w:val="16"/>
                <w:szCs w:val="16"/>
              </w:rPr>
              <w:t>30.67</w:t>
            </w:r>
          </w:p>
        </w:tc>
        <w:tc>
          <w:tcPr>
            <w:tcW w:w="900" w:type="dxa"/>
            <w:noWrap/>
            <w:vAlign w:val="bottom"/>
            <w:hideMark/>
          </w:tcPr>
          <w:p w14:paraId="53C2D074" w14:textId="77777777" w:rsidR="00232CF6" w:rsidRPr="003A7C8C" w:rsidRDefault="00232CF6" w:rsidP="004422F2">
            <w:pPr>
              <w:jc w:val="center"/>
              <w:rPr>
                <w:sz w:val="16"/>
                <w:szCs w:val="16"/>
              </w:rPr>
            </w:pPr>
            <w:r w:rsidRPr="003A7C8C">
              <w:rPr>
                <w:sz w:val="16"/>
                <w:szCs w:val="16"/>
              </w:rPr>
              <w:t>23.01</w:t>
            </w:r>
          </w:p>
        </w:tc>
      </w:tr>
      <w:tr w:rsidR="00232CF6" w:rsidRPr="003A7C8C" w14:paraId="0F8B1765" w14:textId="77777777" w:rsidTr="004422F2">
        <w:trPr>
          <w:trHeight w:val="250"/>
          <w:jc w:val="center"/>
        </w:trPr>
        <w:tc>
          <w:tcPr>
            <w:tcW w:w="1057" w:type="dxa"/>
            <w:noWrap/>
            <w:vAlign w:val="bottom"/>
            <w:hideMark/>
          </w:tcPr>
          <w:p w14:paraId="3B833630" w14:textId="77777777" w:rsidR="00232CF6" w:rsidRPr="003A7C8C" w:rsidRDefault="00232CF6" w:rsidP="004422F2">
            <w:pPr>
              <w:jc w:val="center"/>
              <w:rPr>
                <w:sz w:val="16"/>
                <w:szCs w:val="16"/>
              </w:rPr>
            </w:pPr>
            <w:r w:rsidRPr="003A7C8C">
              <w:rPr>
                <w:sz w:val="16"/>
                <w:szCs w:val="16"/>
              </w:rPr>
              <w:t>1,250.01</w:t>
            </w:r>
          </w:p>
        </w:tc>
        <w:tc>
          <w:tcPr>
            <w:tcW w:w="1098" w:type="dxa"/>
            <w:noWrap/>
            <w:vAlign w:val="bottom"/>
            <w:hideMark/>
          </w:tcPr>
          <w:p w14:paraId="33C2B604" w14:textId="77777777" w:rsidR="00232CF6" w:rsidRPr="003A7C8C" w:rsidRDefault="00232CF6" w:rsidP="004422F2">
            <w:pPr>
              <w:jc w:val="center"/>
              <w:rPr>
                <w:sz w:val="16"/>
                <w:szCs w:val="16"/>
              </w:rPr>
            </w:pPr>
            <w:r w:rsidRPr="003A7C8C">
              <w:rPr>
                <w:sz w:val="16"/>
                <w:szCs w:val="16"/>
              </w:rPr>
              <w:t>1,270.00</w:t>
            </w:r>
          </w:p>
        </w:tc>
        <w:tc>
          <w:tcPr>
            <w:tcW w:w="900" w:type="dxa"/>
            <w:noWrap/>
            <w:vAlign w:val="bottom"/>
            <w:hideMark/>
          </w:tcPr>
          <w:p w14:paraId="4FCD847B" w14:textId="77777777" w:rsidR="00232CF6" w:rsidRPr="003A7C8C" w:rsidRDefault="00232CF6" w:rsidP="004422F2">
            <w:pPr>
              <w:jc w:val="center"/>
              <w:rPr>
                <w:sz w:val="16"/>
                <w:szCs w:val="16"/>
              </w:rPr>
            </w:pPr>
            <w:r w:rsidRPr="003A7C8C">
              <w:rPr>
                <w:sz w:val="16"/>
                <w:szCs w:val="16"/>
              </w:rPr>
              <w:t>38.93</w:t>
            </w:r>
          </w:p>
        </w:tc>
        <w:tc>
          <w:tcPr>
            <w:tcW w:w="900" w:type="dxa"/>
            <w:noWrap/>
            <w:vAlign w:val="bottom"/>
            <w:hideMark/>
          </w:tcPr>
          <w:p w14:paraId="1A603209" w14:textId="77777777" w:rsidR="00232CF6" w:rsidRPr="003A7C8C" w:rsidRDefault="00232CF6" w:rsidP="004422F2">
            <w:pPr>
              <w:jc w:val="center"/>
              <w:rPr>
                <w:sz w:val="16"/>
                <w:szCs w:val="16"/>
              </w:rPr>
            </w:pPr>
            <w:r w:rsidRPr="003A7C8C">
              <w:rPr>
                <w:sz w:val="16"/>
                <w:szCs w:val="16"/>
              </w:rPr>
              <w:t>31.28</w:t>
            </w:r>
          </w:p>
        </w:tc>
        <w:tc>
          <w:tcPr>
            <w:tcW w:w="900" w:type="dxa"/>
            <w:noWrap/>
            <w:vAlign w:val="bottom"/>
            <w:hideMark/>
          </w:tcPr>
          <w:p w14:paraId="776C4474" w14:textId="77777777" w:rsidR="00232CF6" w:rsidRPr="003A7C8C" w:rsidRDefault="00232CF6" w:rsidP="004422F2">
            <w:pPr>
              <w:jc w:val="center"/>
              <w:rPr>
                <w:sz w:val="16"/>
                <w:szCs w:val="16"/>
              </w:rPr>
            </w:pPr>
            <w:r w:rsidRPr="003A7C8C">
              <w:rPr>
                <w:sz w:val="16"/>
                <w:szCs w:val="16"/>
              </w:rPr>
              <w:t>23.63</w:t>
            </w:r>
          </w:p>
        </w:tc>
      </w:tr>
      <w:tr w:rsidR="00232CF6" w:rsidRPr="003A7C8C" w14:paraId="71D63BA6" w14:textId="77777777" w:rsidTr="004422F2">
        <w:trPr>
          <w:trHeight w:val="250"/>
          <w:jc w:val="center"/>
        </w:trPr>
        <w:tc>
          <w:tcPr>
            <w:tcW w:w="1057" w:type="dxa"/>
            <w:noWrap/>
            <w:vAlign w:val="bottom"/>
            <w:hideMark/>
          </w:tcPr>
          <w:p w14:paraId="660D3DE7" w14:textId="77777777" w:rsidR="00232CF6" w:rsidRPr="003A7C8C" w:rsidRDefault="00232CF6" w:rsidP="004422F2">
            <w:pPr>
              <w:jc w:val="center"/>
              <w:rPr>
                <w:sz w:val="16"/>
                <w:szCs w:val="16"/>
              </w:rPr>
            </w:pPr>
            <w:r w:rsidRPr="003A7C8C">
              <w:rPr>
                <w:sz w:val="16"/>
                <w:szCs w:val="16"/>
              </w:rPr>
              <w:t>1,270.01</w:t>
            </w:r>
          </w:p>
        </w:tc>
        <w:tc>
          <w:tcPr>
            <w:tcW w:w="1098" w:type="dxa"/>
            <w:noWrap/>
            <w:vAlign w:val="bottom"/>
            <w:hideMark/>
          </w:tcPr>
          <w:p w14:paraId="250CBA4F" w14:textId="77777777" w:rsidR="00232CF6" w:rsidRPr="003A7C8C" w:rsidRDefault="00232CF6" w:rsidP="004422F2">
            <w:pPr>
              <w:jc w:val="center"/>
              <w:rPr>
                <w:sz w:val="16"/>
                <w:szCs w:val="16"/>
              </w:rPr>
            </w:pPr>
            <w:r w:rsidRPr="003A7C8C">
              <w:rPr>
                <w:sz w:val="16"/>
                <w:szCs w:val="16"/>
              </w:rPr>
              <w:t>1,290.00</w:t>
            </w:r>
          </w:p>
        </w:tc>
        <w:tc>
          <w:tcPr>
            <w:tcW w:w="900" w:type="dxa"/>
            <w:noWrap/>
            <w:vAlign w:val="bottom"/>
            <w:hideMark/>
          </w:tcPr>
          <w:p w14:paraId="7454380C" w14:textId="77777777" w:rsidR="00232CF6" w:rsidRPr="003A7C8C" w:rsidRDefault="00232CF6" w:rsidP="004422F2">
            <w:pPr>
              <w:jc w:val="center"/>
              <w:rPr>
                <w:sz w:val="16"/>
                <w:szCs w:val="16"/>
              </w:rPr>
            </w:pPr>
            <w:r w:rsidRPr="003A7C8C">
              <w:rPr>
                <w:sz w:val="16"/>
                <w:szCs w:val="16"/>
              </w:rPr>
              <w:t>39.55</w:t>
            </w:r>
          </w:p>
        </w:tc>
        <w:tc>
          <w:tcPr>
            <w:tcW w:w="900" w:type="dxa"/>
            <w:noWrap/>
            <w:vAlign w:val="bottom"/>
            <w:hideMark/>
          </w:tcPr>
          <w:p w14:paraId="5DF70BE9" w14:textId="77777777" w:rsidR="00232CF6" w:rsidRPr="003A7C8C" w:rsidRDefault="00232CF6" w:rsidP="004422F2">
            <w:pPr>
              <w:jc w:val="center"/>
              <w:rPr>
                <w:sz w:val="16"/>
                <w:szCs w:val="16"/>
              </w:rPr>
            </w:pPr>
            <w:r w:rsidRPr="003A7C8C">
              <w:rPr>
                <w:sz w:val="16"/>
                <w:szCs w:val="16"/>
              </w:rPr>
              <w:t>31.90</w:t>
            </w:r>
          </w:p>
        </w:tc>
        <w:tc>
          <w:tcPr>
            <w:tcW w:w="900" w:type="dxa"/>
            <w:noWrap/>
            <w:vAlign w:val="bottom"/>
            <w:hideMark/>
          </w:tcPr>
          <w:p w14:paraId="6990C4AE" w14:textId="77777777" w:rsidR="00232CF6" w:rsidRPr="003A7C8C" w:rsidRDefault="00232CF6" w:rsidP="004422F2">
            <w:pPr>
              <w:jc w:val="center"/>
              <w:rPr>
                <w:sz w:val="16"/>
                <w:szCs w:val="16"/>
              </w:rPr>
            </w:pPr>
            <w:r w:rsidRPr="003A7C8C">
              <w:rPr>
                <w:sz w:val="16"/>
                <w:szCs w:val="16"/>
              </w:rPr>
              <w:t>24.25</w:t>
            </w:r>
          </w:p>
        </w:tc>
      </w:tr>
      <w:tr w:rsidR="00232CF6" w:rsidRPr="003A7C8C" w14:paraId="00BF20B8" w14:textId="77777777" w:rsidTr="004422F2">
        <w:trPr>
          <w:trHeight w:val="250"/>
          <w:jc w:val="center"/>
        </w:trPr>
        <w:tc>
          <w:tcPr>
            <w:tcW w:w="1057" w:type="dxa"/>
            <w:noWrap/>
            <w:vAlign w:val="bottom"/>
            <w:hideMark/>
          </w:tcPr>
          <w:p w14:paraId="42BB337C" w14:textId="77777777" w:rsidR="00232CF6" w:rsidRPr="003A7C8C" w:rsidRDefault="00232CF6" w:rsidP="004422F2">
            <w:pPr>
              <w:jc w:val="center"/>
              <w:rPr>
                <w:sz w:val="16"/>
                <w:szCs w:val="16"/>
              </w:rPr>
            </w:pPr>
            <w:r w:rsidRPr="003A7C8C">
              <w:rPr>
                <w:sz w:val="16"/>
                <w:szCs w:val="16"/>
              </w:rPr>
              <w:t>1,290.01</w:t>
            </w:r>
          </w:p>
        </w:tc>
        <w:tc>
          <w:tcPr>
            <w:tcW w:w="1098" w:type="dxa"/>
            <w:noWrap/>
            <w:vAlign w:val="bottom"/>
            <w:hideMark/>
          </w:tcPr>
          <w:p w14:paraId="22B2F058" w14:textId="77777777" w:rsidR="00232CF6" w:rsidRPr="003A7C8C" w:rsidRDefault="00232CF6" w:rsidP="004422F2">
            <w:pPr>
              <w:jc w:val="center"/>
              <w:rPr>
                <w:sz w:val="16"/>
                <w:szCs w:val="16"/>
              </w:rPr>
            </w:pPr>
            <w:r w:rsidRPr="003A7C8C">
              <w:rPr>
                <w:sz w:val="16"/>
                <w:szCs w:val="16"/>
              </w:rPr>
              <w:t>1,310.00</w:t>
            </w:r>
          </w:p>
        </w:tc>
        <w:tc>
          <w:tcPr>
            <w:tcW w:w="900" w:type="dxa"/>
            <w:noWrap/>
            <w:vAlign w:val="bottom"/>
            <w:hideMark/>
          </w:tcPr>
          <w:p w14:paraId="45BB20B5" w14:textId="77777777" w:rsidR="00232CF6" w:rsidRPr="003A7C8C" w:rsidRDefault="00232CF6" w:rsidP="004422F2">
            <w:pPr>
              <w:jc w:val="center"/>
              <w:rPr>
                <w:sz w:val="16"/>
                <w:szCs w:val="16"/>
              </w:rPr>
            </w:pPr>
            <w:r w:rsidRPr="003A7C8C">
              <w:rPr>
                <w:sz w:val="16"/>
                <w:szCs w:val="16"/>
              </w:rPr>
              <w:t>40.17</w:t>
            </w:r>
          </w:p>
        </w:tc>
        <w:tc>
          <w:tcPr>
            <w:tcW w:w="900" w:type="dxa"/>
            <w:noWrap/>
            <w:vAlign w:val="bottom"/>
            <w:hideMark/>
          </w:tcPr>
          <w:p w14:paraId="36E29732" w14:textId="77777777" w:rsidR="00232CF6" w:rsidRPr="003A7C8C" w:rsidRDefault="00232CF6" w:rsidP="004422F2">
            <w:pPr>
              <w:jc w:val="center"/>
              <w:rPr>
                <w:sz w:val="16"/>
                <w:szCs w:val="16"/>
              </w:rPr>
            </w:pPr>
            <w:r w:rsidRPr="003A7C8C">
              <w:rPr>
                <w:sz w:val="16"/>
                <w:szCs w:val="16"/>
              </w:rPr>
              <w:t>32.52</w:t>
            </w:r>
          </w:p>
        </w:tc>
        <w:tc>
          <w:tcPr>
            <w:tcW w:w="900" w:type="dxa"/>
            <w:noWrap/>
            <w:vAlign w:val="bottom"/>
            <w:hideMark/>
          </w:tcPr>
          <w:p w14:paraId="2DCF3208" w14:textId="77777777" w:rsidR="00232CF6" w:rsidRPr="003A7C8C" w:rsidRDefault="00232CF6" w:rsidP="004422F2">
            <w:pPr>
              <w:jc w:val="center"/>
              <w:rPr>
                <w:sz w:val="16"/>
                <w:szCs w:val="16"/>
              </w:rPr>
            </w:pPr>
            <w:r w:rsidRPr="003A7C8C">
              <w:rPr>
                <w:sz w:val="16"/>
                <w:szCs w:val="16"/>
              </w:rPr>
              <w:t>24.87</w:t>
            </w:r>
          </w:p>
        </w:tc>
      </w:tr>
      <w:tr w:rsidR="00232CF6" w:rsidRPr="003A7C8C" w14:paraId="5EFCD282" w14:textId="77777777" w:rsidTr="004422F2">
        <w:trPr>
          <w:trHeight w:val="250"/>
          <w:jc w:val="center"/>
        </w:trPr>
        <w:tc>
          <w:tcPr>
            <w:tcW w:w="1057" w:type="dxa"/>
            <w:noWrap/>
            <w:vAlign w:val="bottom"/>
            <w:hideMark/>
          </w:tcPr>
          <w:p w14:paraId="3F56F515" w14:textId="77777777" w:rsidR="00232CF6" w:rsidRPr="003A7C8C" w:rsidRDefault="00232CF6" w:rsidP="004422F2">
            <w:pPr>
              <w:jc w:val="center"/>
              <w:rPr>
                <w:sz w:val="16"/>
                <w:szCs w:val="16"/>
              </w:rPr>
            </w:pPr>
            <w:r w:rsidRPr="003A7C8C">
              <w:rPr>
                <w:sz w:val="16"/>
                <w:szCs w:val="16"/>
              </w:rPr>
              <w:t>1,310.01</w:t>
            </w:r>
          </w:p>
        </w:tc>
        <w:tc>
          <w:tcPr>
            <w:tcW w:w="1098" w:type="dxa"/>
            <w:noWrap/>
            <w:vAlign w:val="bottom"/>
            <w:hideMark/>
          </w:tcPr>
          <w:p w14:paraId="0604EFFD" w14:textId="77777777" w:rsidR="00232CF6" w:rsidRPr="003A7C8C" w:rsidRDefault="00232CF6" w:rsidP="004422F2">
            <w:pPr>
              <w:jc w:val="center"/>
              <w:rPr>
                <w:sz w:val="16"/>
                <w:szCs w:val="16"/>
              </w:rPr>
            </w:pPr>
            <w:r w:rsidRPr="003A7C8C">
              <w:rPr>
                <w:sz w:val="16"/>
                <w:szCs w:val="16"/>
              </w:rPr>
              <w:t>1,330.00</w:t>
            </w:r>
          </w:p>
        </w:tc>
        <w:tc>
          <w:tcPr>
            <w:tcW w:w="900" w:type="dxa"/>
            <w:noWrap/>
            <w:vAlign w:val="bottom"/>
            <w:hideMark/>
          </w:tcPr>
          <w:p w14:paraId="0677752F" w14:textId="77777777" w:rsidR="00232CF6" w:rsidRPr="003A7C8C" w:rsidRDefault="00232CF6" w:rsidP="004422F2">
            <w:pPr>
              <w:jc w:val="center"/>
              <w:rPr>
                <w:sz w:val="16"/>
                <w:szCs w:val="16"/>
              </w:rPr>
            </w:pPr>
            <w:r w:rsidRPr="003A7C8C">
              <w:rPr>
                <w:sz w:val="16"/>
                <w:szCs w:val="16"/>
              </w:rPr>
              <w:t>40.79</w:t>
            </w:r>
          </w:p>
        </w:tc>
        <w:tc>
          <w:tcPr>
            <w:tcW w:w="900" w:type="dxa"/>
            <w:noWrap/>
            <w:vAlign w:val="bottom"/>
            <w:hideMark/>
          </w:tcPr>
          <w:p w14:paraId="2FD74F5C" w14:textId="77777777" w:rsidR="00232CF6" w:rsidRPr="003A7C8C" w:rsidRDefault="00232CF6" w:rsidP="004422F2">
            <w:pPr>
              <w:jc w:val="center"/>
              <w:rPr>
                <w:sz w:val="16"/>
                <w:szCs w:val="16"/>
              </w:rPr>
            </w:pPr>
            <w:r w:rsidRPr="003A7C8C">
              <w:rPr>
                <w:sz w:val="16"/>
                <w:szCs w:val="16"/>
              </w:rPr>
              <w:t>33.14</w:t>
            </w:r>
          </w:p>
        </w:tc>
        <w:tc>
          <w:tcPr>
            <w:tcW w:w="900" w:type="dxa"/>
            <w:noWrap/>
            <w:vAlign w:val="bottom"/>
            <w:hideMark/>
          </w:tcPr>
          <w:p w14:paraId="720C5A9B" w14:textId="77777777" w:rsidR="00232CF6" w:rsidRPr="003A7C8C" w:rsidRDefault="00232CF6" w:rsidP="004422F2">
            <w:pPr>
              <w:jc w:val="center"/>
              <w:rPr>
                <w:sz w:val="16"/>
                <w:szCs w:val="16"/>
              </w:rPr>
            </w:pPr>
            <w:r w:rsidRPr="003A7C8C">
              <w:rPr>
                <w:sz w:val="16"/>
                <w:szCs w:val="16"/>
              </w:rPr>
              <w:t>25.49</w:t>
            </w:r>
          </w:p>
        </w:tc>
      </w:tr>
      <w:tr w:rsidR="00232CF6" w:rsidRPr="003A7C8C" w14:paraId="619F1B71" w14:textId="77777777" w:rsidTr="004422F2">
        <w:trPr>
          <w:trHeight w:val="250"/>
          <w:jc w:val="center"/>
        </w:trPr>
        <w:tc>
          <w:tcPr>
            <w:tcW w:w="1057" w:type="dxa"/>
            <w:noWrap/>
            <w:vAlign w:val="bottom"/>
            <w:hideMark/>
          </w:tcPr>
          <w:p w14:paraId="2424BC24" w14:textId="77777777" w:rsidR="00232CF6" w:rsidRPr="003A7C8C" w:rsidRDefault="00232CF6" w:rsidP="004422F2">
            <w:pPr>
              <w:jc w:val="center"/>
              <w:rPr>
                <w:sz w:val="16"/>
                <w:szCs w:val="16"/>
              </w:rPr>
            </w:pPr>
            <w:r w:rsidRPr="003A7C8C">
              <w:rPr>
                <w:sz w:val="16"/>
                <w:szCs w:val="16"/>
              </w:rPr>
              <w:t>1,330.01</w:t>
            </w:r>
          </w:p>
        </w:tc>
        <w:tc>
          <w:tcPr>
            <w:tcW w:w="1098" w:type="dxa"/>
            <w:noWrap/>
            <w:vAlign w:val="bottom"/>
            <w:hideMark/>
          </w:tcPr>
          <w:p w14:paraId="30526EAC" w14:textId="77777777" w:rsidR="00232CF6" w:rsidRPr="003A7C8C" w:rsidRDefault="00232CF6" w:rsidP="004422F2">
            <w:pPr>
              <w:jc w:val="center"/>
              <w:rPr>
                <w:sz w:val="16"/>
                <w:szCs w:val="16"/>
              </w:rPr>
            </w:pPr>
            <w:r w:rsidRPr="003A7C8C">
              <w:rPr>
                <w:sz w:val="16"/>
                <w:szCs w:val="16"/>
              </w:rPr>
              <w:t>1,350.00</w:t>
            </w:r>
          </w:p>
        </w:tc>
        <w:tc>
          <w:tcPr>
            <w:tcW w:w="900" w:type="dxa"/>
            <w:noWrap/>
            <w:vAlign w:val="bottom"/>
            <w:hideMark/>
          </w:tcPr>
          <w:p w14:paraId="656C7BCC" w14:textId="77777777" w:rsidR="00232CF6" w:rsidRPr="003A7C8C" w:rsidRDefault="00232CF6" w:rsidP="004422F2">
            <w:pPr>
              <w:jc w:val="center"/>
              <w:rPr>
                <w:sz w:val="16"/>
                <w:szCs w:val="16"/>
              </w:rPr>
            </w:pPr>
            <w:r w:rsidRPr="003A7C8C">
              <w:rPr>
                <w:sz w:val="16"/>
                <w:szCs w:val="16"/>
              </w:rPr>
              <w:t>41.41</w:t>
            </w:r>
          </w:p>
        </w:tc>
        <w:tc>
          <w:tcPr>
            <w:tcW w:w="900" w:type="dxa"/>
            <w:noWrap/>
            <w:vAlign w:val="bottom"/>
            <w:hideMark/>
          </w:tcPr>
          <w:p w14:paraId="0DD62D9C" w14:textId="77777777" w:rsidR="00232CF6" w:rsidRPr="003A7C8C" w:rsidRDefault="00232CF6" w:rsidP="004422F2">
            <w:pPr>
              <w:jc w:val="center"/>
              <w:rPr>
                <w:sz w:val="16"/>
                <w:szCs w:val="16"/>
              </w:rPr>
            </w:pPr>
            <w:r w:rsidRPr="003A7C8C">
              <w:rPr>
                <w:sz w:val="16"/>
                <w:szCs w:val="16"/>
              </w:rPr>
              <w:t>33.76</w:t>
            </w:r>
          </w:p>
        </w:tc>
        <w:tc>
          <w:tcPr>
            <w:tcW w:w="900" w:type="dxa"/>
            <w:noWrap/>
            <w:vAlign w:val="bottom"/>
            <w:hideMark/>
          </w:tcPr>
          <w:p w14:paraId="6CA06DBF" w14:textId="77777777" w:rsidR="00232CF6" w:rsidRPr="003A7C8C" w:rsidRDefault="00232CF6" w:rsidP="004422F2">
            <w:pPr>
              <w:jc w:val="center"/>
              <w:rPr>
                <w:sz w:val="16"/>
                <w:szCs w:val="16"/>
              </w:rPr>
            </w:pPr>
            <w:r w:rsidRPr="003A7C8C">
              <w:rPr>
                <w:sz w:val="16"/>
                <w:szCs w:val="16"/>
              </w:rPr>
              <w:t>26.10</w:t>
            </w:r>
          </w:p>
        </w:tc>
      </w:tr>
      <w:tr w:rsidR="00232CF6" w:rsidRPr="003A7C8C" w14:paraId="5711C8B8" w14:textId="77777777" w:rsidTr="004422F2">
        <w:trPr>
          <w:trHeight w:val="250"/>
          <w:jc w:val="center"/>
        </w:trPr>
        <w:tc>
          <w:tcPr>
            <w:tcW w:w="1057" w:type="dxa"/>
            <w:noWrap/>
            <w:vAlign w:val="bottom"/>
            <w:hideMark/>
          </w:tcPr>
          <w:p w14:paraId="2FEC9CFC" w14:textId="77777777" w:rsidR="00232CF6" w:rsidRPr="003A7C8C" w:rsidRDefault="00232CF6" w:rsidP="004422F2">
            <w:pPr>
              <w:jc w:val="center"/>
              <w:rPr>
                <w:sz w:val="16"/>
                <w:szCs w:val="16"/>
              </w:rPr>
            </w:pPr>
            <w:r w:rsidRPr="003A7C8C">
              <w:rPr>
                <w:sz w:val="16"/>
                <w:szCs w:val="16"/>
              </w:rPr>
              <w:t>1,350.01</w:t>
            </w:r>
          </w:p>
        </w:tc>
        <w:tc>
          <w:tcPr>
            <w:tcW w:w="1098" w:type="dxa"/>
            <w:noWrap/>
            <w:vAlign w:val="bottom"/>
            <w:hideMark/>
          </w:tcPr>
          <w:p w14:paraId="234F4EB5" w14:textId="77777777" w:rsidR="00232CF6" w:rsidRPr="003A7C8C" w:rsidRDefault="00232CF6" w:rsidP="004422F2">
            <w:pPr>
              <w:jc w:val="center"/>
              <w:rPr>
                <w:sz w:val="16"/>
                <w:szCs w:val="16"/>
              </w:rPr>
            </w:pPr>
            <w:r w:rsidRPr="003A7C8C">
              <w:rPr>
                <w:sz w:val="16"/>
                <w:szCs w:val="16"/>
              </w:rPr>
              <w:t>1,370.00</w:t>
            </w:r>
          </w:p>
        </w:tc>
        <w:tc>
          <w:tcPr>
            <w:tcW w:w="900" w:type="dxa"/>
            <w:noWrap/>
            <w:vAlign w:val="bottom"/>
            <w:hideMark/>
          </w:tcPr>
          <w:p w14:paraId="348B4375" w14:textId="77777777" w:rsidR="00232CF6" w:rsidRPr="003A7C8C" w:rsidRDefault="00232CF6" w:rsidP="004422F2">
            <w:pPr>
              <w:jc w:val="center"/>
              <w:rPr>
                <w:sz w:val="16"/>
                <w:szCs w:val="16"/>
              </w:rPr>
            </w:pPr>
            <w:r w:rsidRPr="003A7C8C">
              <w:rPr>
                <w:sz w:val="16"/>
                <w:szCs w:val="16"/>
              </w:rPr>
              <w:t>42.02</w:t>
            </w:r>
          </w:p>
        </w:tc>
        <w:tc>
          <w:tcPr>
            <w:tcW w:w="900" w:type="dxa"/>
            <w:noWrap/>
            <w:vAlign w:val="bottom"/>
            <w:hideMark/>
          </w:tcPr>
          <w:p w14:paraId="5DA7A0D7" w14:textId="77777777" w:rsidR="00232CF6" w:rsidRPr="003A7C8C" w:rsidRDefault="00232CF6" w:rsidP="004422F2">
            <w:pPr>
              <w:jc w:val="center"/>
              <w:rPr>
                <w:sz w:val="16"/>
                <w:szCs w:val="16"/>
              </w:rPr>
            </w:pPr>
            <w:r w:rsidRPr="003A7C8C">
              <w:rPr>
                <w:sz w:val="16"/>
                <w:szCs w:val="16"/>
              </w:rPr>
              <w:t>34.37</w:t>
            </w:r>
          </w:p>
        </w:tc>
        <w:tc>
          <w:tcPr>
            <w:tcW w:w="900" w:type="dxa"/>
            <w:noWrap/>
            <w:vAlign w:val="bottom"/>
            <w:hideMark/>
          </w:tcPr>
          <w:p w14:paraId="02D240EF" w14:textId="77777777" w:rsidR="00232CF6" w:rsidRPr="003A7C8C" w:rsidRDefault="00232CF6" w:rsidP="004422F2">
            <w:pPr>
              <w:jc w:val="center"/>
              <w:rPr>
                <w:sz w:val="16"/>
                <w:szCs w:val="16"/>
              </w:rPr>
            </w:pPr>
            <w:r w:rsidRPr="003A7C8C">
              <w:rPr>
                <w:sz w:val="16"/>
                <w:szCs w:val="16"/>
              </w:rPr>
              <w:t>26.72</w:t>
            </w:r>
          </w:p>
        </w:tc>
      </w:tr>
      <w:tr w:rsidR="00232CF6" w:rsidRPr="003A7C8C" w14:paraId="44B95329" w14:textId="77777777" w:rsidTr="004422F2">
        <w:trPr>
          <w:trHeight w:val="250"/>
          <w:jc w:val="center"/>
        </w:trPr>
        <w:tc>
          <w:tcPr>
            <w:tcW w:w="1057" w:type="dxa"/>
            <w:noWrap/>
            <w:vAlign w:val="bottom"/>
            <w:hideMark/>
          </w:tcPr>
          <w:p w14:paraId="604E2804" w14:textId="77777777" w:rsidR="00232CF6" w:rsidRPr="003A7C8C" w:rsidRDefault="00232CF6" w:rsidP="004422F2">
            <w:pPr>
              <w:jc w:val="center"/>
              <w:rPr>
                <w:sz w:val="16"/>
                <w:szCs w:val="16"/>
              </w:rPr>
            </w:pPr>
            <w:r w:rsidRPr="003A7C8C">
              <w:rPr>
                <w:sz w:val="16"/>
                <w:szCs w:val="16"/>
              </w:rPr>
              <w:t>1,370.01</w:t>
            </w:r>
          </w:p>
        </w:tc>
        <w:tc>
          <w:tcPr>
            <w:tcW w:w="1098" w:type="dxa"/>
            <w:noWrap/>
            <w:vAlign w:val="bottom"/>
            <w:hideMark/>
          </w:tcPr>
          <w:p w14:paraId="316204E2" w14:textId="77777777" w:rsidR="00232CF6" w:rsidRPr="003A7C8C" w:rsidRDefault="00232CF6" w:rsidP="004422F2">
            <w:pPr>
              <w:jc w:val="center"/>
              <w:rPr>
                <w:sz w:val="16"/>
                <w:szCs w:val="16"/>
              </w:rPr>
            </w:pPr>
            <w:r w:rsidRPr="003A7C8C">
              <w:rPr>
                <w:sz w:val="16"/>
                <w:szCs w:val="16"/>
              </w:rPr>
              <w:t>1,390.00</w:t>
            </w:r>
          </w:p>
        </w:tc>
        <w:tc>
          <w:tcPr>
            <w:tcW w:w="900" w:type="dxa"/>
            <w:noWrap/>
            <w:vAlign w:val="bottom"/>
            <w:hideMark/>
          </w:tcPr>
          <w:p w14:paraId="18622D5E" w14:textId="77777777" w:rsidR="00232CF6" w:rsidRPr="003A7C8C" w:rsidRDefault="00232CF6" w:rsidP="004422F2">
            <w:pPr>
              <w:jc w:val="center"/>
              <w:rPr>
                <w:sz w:val="16"/>
                <w:szCs w:val="16"/>
              </w:rPr>
            </w:pPr>
            <w:r w:rsidRPr="003A7C8C">
              <w:rPr>
                <w:sz w:val="16"/>
                <w:szCs w:val="16"/>
              </w:rPr>
              <w:t>42.64</w:t>
            </w:r>
          </w:p>
        </w:tc>
        <w:tc>
          <w:tcPr>
            <w:tcW w:w="900" w:type="dxa"/>
            <w:noWrap/>
            <w:vAlign w:val="bottom"/>
            <w:hideMark/>
          </w:tcPr>
          <w:p w14:paraId="09732BC5" w14:textId="77777777" w:rsidR="00232CF6" w:rsidRPr="003A7C8C" w:rsidRDefault="00232CF6" w:rsidP="004422F2">
            <w:pPr>
              <w:jc w:val="center"/>
              <w:rPr>
                <w:sz w:val="16"/>
                <w:szCs w:val="16"/>
              </w:rPr>
            </w:pPr>
            <w:r w:rsidRPr="003A7C8C">
              <w:rPr>
                <w:sz w:val="16"/>
                <w:szCs w:val="16"/>
              </w:rPr>
              <w:t>34.99</w:t>
            </w:r>
          </w:p>
        </w:tc>
        <w:tc>
          <w:tcPr>
            <w:tcW w:w="900" w:type="dxa"/>
            <w:noWrap/>
            <w:vAlign w:val="bottom"/>
            <w:hideMark/>
          </w:tcPr>
          <w:p w14:paraId="2262D605" w14:textId="77777777" w:rsidR="00232CF6" w:rsidRPr="003A7C8C" w:rsidRDefault="00232CF6" w:rsidP="004422F2">
            <w:pPr>
              <w:jc w:val="center"/>
              <w:rPr>
                <w:sz w:val="16"/>
                <w:szCs w:val="16"/>
              </w:rPr>
            </w:pPr>
            <w:r w:rsidRPr="003A7C8C">
              <w:rPr>
                <w:sz w:val="16"/>
                <w:szCs w:val="16"/>
              </w:rPr>
              <w:t>27.34</w:t>
            </w:r>
          </w:p>
        </w:tc>
      </w:tr>
      <w:tr w:rsidR="00232CF6" w:rsidRPr="003A7C8C" w14:paraId="0A900E63" w14:textId="77777777" w:rsidTr="004422F2">
        <w:trPr>
          <w:trHeight w:val="250"/>
          <w:jc w:val="center"/>
        </w:trPr>
        <w:tc>
          <w:tcPr>
            <w:tcW w:w="1057" w:type="dxa"/>
            <w:noWrap/>
            <w:vAlign w:val="bottom"/>
            <w:hideMark/>
          </w:tcPr>
          <w:p w14:paraId="14B82177" w14:textId="77777777" w:rsidR="00232CF6" w:rsidRPr="003A7C8C" w:rsidRDefault="00232CF6" w:rsidP="004422F2">
            <w:pPr>
              <w:jc w:val="center"/>
              <w:rPr>
                <w:sz w:val="16"/>
                <w:szCs w:val="16"/>
              </w:rPr>
            </w:pPr>
            <w:r w:rsidRPr="003A7C8C">
              <w:rPr>
                <w:sz w:val="16"/>
                <w:szCs w:val="16"/>
              </w:rPr>
              <w:t>1,390.01</w:t>
            </w:r>
          </w:p>
        </w:tc>
        <w:tc>
          <w:tcPr>
            <w:tcW w:w="1098" w:type="dxa"/>
            <w:noWrap/>
            <w:vAlign w:val="bottom"/>
            <w:hideMark/>
          </w:tcPr>
          <w:p w14:paraId="76E89656" w14:textId="77777777" w:rsidR="00232CF6" w:rsidRPr="003A7C8C" w:rsidRDefault="00232CF6" w:rsidP="004422F2">
            <w:pPr>
              <w:jc w:val="center"/>
              <w:rPr>
                <w:sz w:val="16"/>
                <w:szCs w:val="16"/>
              </w:rPr>
            </w:pPr>
            <w:r w:rsidRPr="003A7C8C">
              <w:rPr>
                <w:sz w:val="16"/>
                <w:szCs w:val="16"/>
              </w:rPr>
              <w:t>1,410.00</w:t>
            </w:r>
          </w:p>
        </w:tc>
        <w:tc>
          <w:tcPr>
            <w:tcW w:w="900" w:type="dxa"/>
            <w:noWrap/>
            <w:vAlign w:val="bottom"/>
            <w:hideMark/>
          </w:tcPr>
          <w:p w14:paraId="53DC65B7" w14:textId="77777777" w:rsidR="00232CF6" w:rsidRPr="003A7C8C" w:rsidRDefault="00232CF6" w:rsidP="004422F2">
            <w:pPr>
              <w:jc w:val="center"/>
              <w:rPr>
                <w:sz w:val="16"/>
                <w:szCs w:val="16"/>
              </w:rPr>
            </w:pPr>
            <w:r w:rsidRPr="003A7C8C">
              <w:rPr>
                <w:sz w:val="16"/>
                <w:szCs w:val="16"/>
              </w:rPr>
              <w:t>43.26</w:t>
            </w:r>
          </w:p>
        </w:tc>
        <w:tc>
          <w:tcPr>
            <w:tcW w:w="900" w:type="dxa"/>
            <w:noWrap/>
            <w:vAlign w:val="bottom"/>
            <w:hideMark/>
          </w:tcPr>
          <w:p w14:paraId="4936FCB7" w14:textId="77777777" w:rsidR="00232CF6" w:rsidRPr="003A7C8C" w:rsidRDefault="00232CF6" w:rsidP="004422F2">
            <w:pPr>
              <w:jc w:val="center"/>
              <w:rPr>
                <w:sz w:val="16"/>
                <w:szCs w:val="16"/>
              </w:rPr>
            </w:pPr>
            <w:r w:rsidRPr="003A7C8C">
              <w:rPr>
                <w:sz w:val="16"/>
                <w:szCs w:val="16"/>
              </w:rPr>
              <w:t>35.61</w:t>
            </w:r>
          </w:p>
        </w:tc>
        <w:tc>
          <w:tcPr>
            <w:tcW w:w="900" w:type="dxa"/>
            <w:noWrap/>
            <w:vAlign w:val="bottom"/>
            <w:hideMark/>
          </w:tcPr>
          <w:p w14:paraId="5D89CD26" w14:textId="77777777" w:rsidR="00232CF6" w:rsidRPr="003A7C8C" w:rsidRDefault="00232CF6" w:rsidP="004422F2">
            <w:pPr>
              <w:jc w:val="center"/>
              <w:rPr>
                <w:sz w:val="16"/>
                <w:szCs w:val="16"/>
              </w:rPr>
            </w:pPr>
            <w:r w:rsidRPr="003A7C8C">
              <w:rPr>
                <w:sz w:val="16"/>
                <w:szCs w:val="16"/>
              </w:rPr>
              <w:t>27.96</w:t>
            </w:r>
          </w:p>
        </w:tc>
      </w:tr>
      <w:tr w:rsidR="00232CF6" w:rsidRPr="003A7C8C" w14:paraId="1DEC2071" w14:textId="77777777" w:rsidTr="004422F2">
        <w:trPr>
          <w:trHeight w:val="250"/>
          <w:jc w:val="center"/>
        </w:trPr>
        <w:tc>
          <w:tcPr>
            <w:tcW w:w="1057" w:type="dxa"/>
            <w:noWrap/>
            <w:vAlign w:val="bottom"/>
            <w:hideMark/>
          </w:tcPr>
          <w:p w14:paraId="5384AECD" w14:textId="77777777" w:rsidR="00232CF6" w:rsidRPr="003A7C8C" w:rsidRDefault="00232CF6" w:rsidP="004422F2">
            <w:pPr>
              <w:jc w:val="center"/>
              <w:rPr>
                <w:sz w:val="16"/>
                <w:szCs w:val="16"/>
              </w:rPr>
            </w:pPr>
            <w:r w:rsidRPr="003A7C8C">
              <w:rPr>
                <w:sz w:val="16"/>
                <w:szCs w:val="16"/>
              </w:rPr>
              <w:t>1,410.01</w:t>
            </w:r>
          </w:p>
        </w:tc>
        <w:tc>
          <w:tcPr>
            <w:tcW w:w="1098" w:type="dxa"/>
            <w:noWrap/>
            <w:vAlign w:val="bottom"/>
            <w:hideMark/>
          </w:tcPr>
          <w:p w14:paraId="2432C936" w14:textId="77777777" w:rsidR="00232CF6" w:rsidRPr="003A7C8C" w:rsidRDefault="00232CF6" w:rsidP="004422F2">
            <w:pPr>
              <w:jc w:val="center"/>
              <w:rPr>
                <w:sz w:val="16"/>
                <w:szCs w:val="16"/>
              </w:rPr>
            </w:pPr>
            <w:r w:rsidRPr="003A7C8C">
              <w:rPr>
                <w:sz w:val="16"/>
                <w:szCs w:val="16"/>
              </w:rPr>
              <w:t>1,430.00</w:t>
            </w:r>
          </w:p>
        </w:tc>
        <w:tc>
          <w:tcPr>
            <w:tcW w:w="900" w:type="dxa"/>
            <w:noWrap/>
            <w:vAlign w:val="bottom"/>
            <w:hideMark/>
          </w:tcPr>
          <w:p w14:paraId="4B5DF52F" w14:textId="77777777" w:rsidR="00232CF6" w:rsidRPr="003A7C8C" w:rsidRDefault="00232CF6" w:rsidP="004422F2">
            <w:pPr>
              <w:jc w:val="center"/>
              <w:rPr>
                <w:sz w:val="16"/>
                <w:szCs w:val="16"/>
              </w:rPr>
            </w:pPr>
            <w:r w:rsidRPr="003A7C8C">
              <w:rPr>
                <w:sz w:val="16"/>
                <w:szCs w:val="16"/>
              </w:rPr>
              <w:t>43.88</w:t>
            </w:r>
          </w:p>
        </w:tc>
        <w:tc>
          <w:tcPr>
            <w:tcW w:w="900" w:type="dxa"/>
            <w:noWrap/>
            <w:vAlign w:val="bottom"/>
            <w:hideMark/>
          </w:tcPr>
          <w:p w14:paraId="6E93DA5F" w14:textId="77777777" w:rsidR="00232CF6" w:rsidRPr="003A7C8C" w:rsidRDefault="00232CF6" w:rsidP="004422F2">
            <w:pPr>
              <w:jc w:val="center"/>
              <w:rPr>
                <w:sz w:val="16"/>
                <w:szCs w:val="16"/>
              </w:rPr>
            </w:pPr>
            <w:r w:rsidRPr="003A7C8C">
              <w:rPr>
                <w:sz w:val="16"/>
                <w:szCs w:val="16"/>
              </w:rPr>
              <w:t>36.23</w:t>
            </w:r>
          </w:p>
        </w:tc>
        <w:tc>
          <w:tcPr>
            <w:tcW w:w="900" w:type="dxa"/>
            <w:noWrap/>
            <w:vAlign w:val="bottom"/>
            <w:hideMark/>
          </w:tcPr>
          <w:p w14:paraId="392D6799" w14:textId="77777777" w:rsidR="00232CF6" w:rsidRPr="003A7C8C" w:rsidRDefault="00232CF6" w:rsidP="004422F2">
            <w:pPr>
              <w:jc w:val="center"/>
              <w:rPr>
                <w:sz w:val="16"/>
                <w:szCs w:val="16"/>
              </w:rPr>
            </w:pPr>
            <w:r w:rsidRPr="003A7C8C">
              <w:rPr>
                <w:sz w:val="16"/>
                <w:szCs w:val="16"/>
              </w:rPr>
              <w:t>28.58</w:t>
            </w:r>
          </w:p>
        </w:tc>
      </w:tr>
      <w:tr w:rsidR="00232CF6" w:rsidRPr="003A7C8C" w14:paraId="5F866F98" w14:textId="77777777" w:rsidTr="004422F2">
        <w:trPr>
          <w:trHeight w:val="250"/>
          <w:jc w:val="center"/>
        </w:trPr>
        <w:tc>
          <w:tcPr>
            <w:tcW w:w="1057" w:type="dxa"/>
            <w:noWrap/>
            <w:vAlign w:val="bottom"/>
            <w:hideMark/>
          </w:tcPr>
          <w:p w14:paraId="06A549F3" w14:textId="77777777" w:rsidR="00232CF6" w:rsidRPr="003A7C8C" w:rsidRDefault="00232CF6" w:rsidP="004422F2">
            <w:pPr>
              <w:jc w:val="center"/>
              <w:rPr>
                <w:sz w:val="16"/>
                <w:szCs w:val="16"/>
              </w:rPr>
            </w:pPr>
            <w:r w:rsidRPr="003A7C8C">
              <w:rPr>
                <w:sz w:val="16"/>
                <w:szCs w:val="16"/>
              </w:rPr>
              <w:t>1,430.01</w:t>
            </w:r>
          </w:p>
        </w:tc>
        <w:tc>
          <w:tcPr>
            <w:tcW w:w="1098" w:type="dxa"/>
            <w:noWrap/>
            <w:vAlign w:val="bottom"/>
            <w:hideMark/>
          </w:tcPr>
          <w:p w14:paraId="0E1299EA" w14:textId="77777777" w:rsidR="00232CF6" w:rsidRPr="003A7C8C" w:rsidRDefault="00232CF6" w:rsidP="004422F2">
            <w:pPr>
              <w:jc w:val="center"/>
              <w:rPr>
                <w:sz w:val="16"/>
                <w:szCs w:val="16"/>
              </w:rPr>
            </w:pPr>
            <w:r w:rsidRPr="003A7C8C">
              <w:rPr>
                <w:sz w:val="16"/>
                <w:szCs w:val="16"/>
              </w:rPr>
              <w:t>1,450.00</w:t>
            </w:r>
          </w:p>
        </w:tc>
        <w:tc>
          <w:tcPr>
            <w:tcW w:w="900" w:type="dxa"/>
            <w:noWrap/>
            <w:vAlign w:val="bottom"/>
            <w:hideMark/>
          </w:tcPr>
          <w:p w14:paraId="7AA7670B" w14:textId="77777777" w:rsidR="00232CF6" w:rsidRPr="003A7C8C" w:rsidRDefault="00232CF6" w:rsidP="004422F2">
            <w:pPr>
              <w:jc w:val="center"/>
              <w:rPr>
                <w:sz w:val="16"/>
                <w:szCs w:val="16"/>
              </w:rPr>
            </w:pPr>
            <w:r w:rsidRPr="003A7C8C">
              <w:rPr>
                <w:sz w:val="16"/>
                <w:szCs w:val="16"/>
              </w:rPr>
              <w:t>44.50</w:t>
            </w:r>
          </w:p>
        </w:tc>
        <w:tc>
          <w:tcPr>
            <w:tcW w:w="900" w:type="dxa"/>
            <w:noWrap/>
            <w:vAlign w:val="bottom"/>
            <w:hideMark/>
          </w:tcPr>
          <w:p w14:paraId="03290451" w14:textId="77777777" w:rsidR="00232CF6" w:rsidRPr="003A7C8C" w:rsidRDefault="00232CF6" w:rsidP="004422F2">
            <w:pPr>
              <w:jc w:val="center"/>
              <w:rPr>
                <w:sz w:val="16"/>
                <w:szCs w:val="16"/>
              </w:rPr>
            </w:pPr>
            <w:r w:rsidRPr="003A7C8C">
              <w:rPr>
                <w:sz w:val="16"/>
                <w:szCs w:val="16"/>
              </w:rPr>
              <w:t>36.85</w:t>
            </w:r>
          </w:p>
        </w:tc>
        <w:tc>
          <w:tcPr>
            <w:tcW w:w="900" w:type="dxa"/>
            <w:noWrap/>
            <w:vAlign w:val="bottom"/>
            <w:hideMark/>
          </w:tcPr>
          <w:p w14:paraId="57973984" w14:textId="77777777" w:rsidR="00232CF6" w:rsidRPr="003A7C8C" w:rsidRDefault="00232CF6" w:rsidP="004422F2">
            <w:pPr>
              <w:jc w:val="center"/>
              <w:rPr>
                <w:sz w:val="16"/>
                <w:szCs w:val="16"/>
              </w:rPr>
            </w:pPr>
            <w:r w:rsidRPr="003A7C8C">
              <w:rPr>
                <w:sz w:val="16"/>
                <w:szCs w:val="16"/>
              </w:rPr>
              <w:t>29.19</w:t>
            </w:r>
          </w:p>
        </w:tc>
      </w:tr>
      <w:tr w:rsidR="00232CF6" w:rsidRPr="003A7C8C" w14:paraId="78642178" w14:textId="77777777" w:rsidTr="004422F2">
        <w:trPr>
          <w:trHeight w:val="250"/>
          <w:jc w:val="center"/>
        </w:trPr>
        <w:tc>
          <w:tcPr>
            <w:tcW w:w="1057" w:type="dxa"/>
            <w:noWrap/>
            <w:vAlign w:val="bottom"/>
            <w:hideMark/>
          </w:tcPr>
          <w:p w14:paraId="4374079D" w14:textId="77777777" w:rsidR="00232CF6" w:rsidRPr="003A7C8C" w:rsidRDefault="00232CF6" w:rsidP="004422F2">
            <w:pPr>
              <w:jc w:val="center"/>
              <w:rPr>
                <w:sz w:val="16"/>
                <w:szCs w:val="16"/>
              </w:rPr>
            </w:pPr>
            <w:r w:rsidRPr="003A7C8C">
              <w:rPr>
                <w:sz w:val="16"/>
                <w:szCs w:val="16"/>
              </w:rPr>
              <w:t>1,450.01</w:t>
            </w:r>
          </w:p>
        </w:tc>
        <w:tc>
          <w:tcPr>
            <w:tcW w:w="1098" w:type="dxa"/>
            <w:noWrap/>
            <w:vAlign w:val="bottom"/>
            <w:hideMark/>
          </w:tcPr>
          <w:p w14:paraId="5554F35E" w14:textId="77777777" w:rsidR="00232CF6" w:rsidRPr="003A7C8C" w:rsidRDefault="00232CF6" w:rsidP="004422F2">
            <w:pPr>
              <w:jc w:val="center"/>
              <w:rPr>
                <w:sz w:val="16"/>
                <w:szCs w:val="16"/>
              </w:rPr>
            </w:pPr>
            <w:r w:rsidRPr="003A7C8C">
              <w:rPr>
                <w:sz w:val="16"/>
                <w:szCs w:val="16"/>
              </w:rPr>
              <w:t>1,470.00</w:t>
            </w:r>
          </w:p>
        </w:tc>
        <w:tc>
          <w:tcPr>
            <w:tcW w:w="900" w:type="dxa"/>
            <w:noWrap/>
            <w:vAlign w:val="bottom"/>
            <w:hideMark/>
          </w:tcPr>
          <w:p w14:paraId="3709351D" w14:textId="77777777" w:rsidR="00232CF6" w:rsidRPr="003A7C8C" w:rsidRDefault="00232CF6" w:rsidP="004422F2">
            <w:pPr>
              <w:jc w:val="center"/>
              <w:rPr>
                <w:sz w:val="16"/>
                <w:szCs w:val="16"/>
              </w:rPr>
            </w:pPr>
            <w:r w:rsidRPr="003A7C8C">
              <w:rPr>
                <w:sz w:val="16"/>
                <w:szCs w:val="16"/>
              </w:rPr>
              <w:t>45.11</w:t>
            </w:r>
          </w:p>
        </w:tc>
        <w:tc>
          <w:tcPr>
            <w:tcW w:w="900" w:type="dxa"/>
            <w:noWrap/>
            <w:vAlign w:val="bottom"/>
            <w:hideMark/>
          </w:tcPr>
          <w:p w14:paraId="77477CD0" w14:textId="77777777" w:rsidR="00232CF6" w:rsidRPr="003A7C8C" w:rsidRDefault="00232CF6" w:rsidP="004422F2">
            <w:pPr>
              <w:jc w:val="center"/>
              <w:rPr>
                <w:sz w:val="16"/>
                <w:szCs w:val="16"/>
              </w:rPr>
            </w:pPr>
            <w:r w:rsidRPr="003A7C8C">
              <w:rPr>
                <w:sz w:val="16"/>
                <w:szCs w:val="16"/>
              </w:rPr>
              <w:t>37.46</w:t>
            </w:r>
          </w:p>
        </w:tc>
        <w:tc>
          <w:tcPr>
            <w:tcW w:w="900" w:type="dxa"/>
            <w:noWrap/>
            <w:vAlign w:val="bottom"/>
            <w:hideMark/>
          </w:tcPr>
          <w:p w14:paraId="0C8C2B41" w14:textId="77777777" w:rsidR="00232CF6" w:rsidRPr="003A7C8C" w:rsidRDefault="00232CF6" w:rsidP="004422F2">
            <w:pPr>
              <w:jc w:val="center"/>
              <w:rPr>
                <w:sz w:val="16"/>
                <w:szCs w:val="16"/>
              </w:rPr>
            </w:pPr>
            <w:r w:rsidRPr="003A7C8C">
              <w:rPr>
                <w:sz w:val="16"/>
                <w:szCs w:val="16"/>
              </w:rPr>
              <w:t>29.81</w:t>
            </w:r>
          </w:p>
        </w:tc>
      </w:tr>
      <w:tr w:rsidR="00232CF6" w:rsidRPr="003A7C8C" w14:paraId="02AE1D11" w14:textId="77777777" w:rsidTr="004422F2">
        <w:trPr>
          <w:trHeight w:val="250"/>
          <w:jc w:val="center"/>
        </w:trPr>
        <w:tc>
          <w:tcPr>
            <w:tcW w:w="1057" w:type="dxa"/>
            <w:noWrap/>
            <w:vAlign w:val="bottom"/>
            <w:hideMark/>
          </w:tcPr>
          <w:p w14:paraId="3464F606" w14:textId="77777777" w:rsidR="00232CF6" w:rsidRPr="003A7C8C" w:rsidRDefault="00232CF6" w:rsidP="004422F2">
            <w:pPr>
              <w:jc w:val="center"/>
              <w:rPr>
                <w:sz w:val="16"/>
                <w:szCs w:val="16"/>
              </w:rPr>
            </w:pPr>
            <w:r w:rsidRPr="003A7C8C">
              <w:rPr>
                <w:sz w:val="16"/>
                <w:szCs w:val="16"/>
              </w:rPr>
              <w:t>1,470.01</w:t>
            </w:r>
          </w:p>
        </w:tc>
        <w:tc>
          <w:tcPr>
            <w:tcW w:w="1098" w:type="dxa"/>
            <w:noWrap/>
            <w:vAlign w:val="bottom"/>
            <w:hideMark/>
          </w:tcPr>
          <w:p w14:paraId="203F20B8" w14:textId="77777777" w:rsidR="00232CF6" w:rsidRPr="003A7C8C" w:rsidRDefault="00232CF6" w:rsidP="004422F2">
            <w:pPr>
              <w:jc w:val="center"/>
              <w:rPr>
                <w:sz w:val="16"/>
                <w:szCs w:val="16"/>
              </w:rPr>
            </w:pPr>
            <w:r w:rsidRPr="003A7C8C">
              <w:rPr>
                <w:sz w:val="16"/>
                <w:szCs w:val="16"/>
              </w:rPr>
              <w:t>1,490.00</w:t>
            </w:r>
          </w:p>
        </w:tc>
        <w:tc>
          <w:tcPr>
            <w:tcW w:w="900" w:type="dxa"/>
            <w:noWrap/>
            <w:vAlign w:val="bottom"/>
            <w:hideMark/>
          </w:tcPr>
          <w:p w14:paraId="30D6F2D5" w14:textId="77777777" w:rsidR="00232CF6" w:rsidRPr="003A7C8C" w:rsidRDefault="00232CF6" w:rsidP="004422F2">
            <w:pPr>
              <w:jc w:val="center"/>
              <w:rPr>
                <w:sz w:val="16"/>
                <w:szCs w:val="16"/>
              </w:rPr>
            </w:pPr>
            <w:r w:rsidRPr="003A7C8C">
              <w:rPr>
                <w:sz w:val="16"/>
                <w:szCs w:val="16"/>
              </w:rPr>
              <w:t>45.73</w:t>
            </w:r>
          </w:p>
        </w:tc>
        <w:tc>
          <w:tcPr>
            <w:tcW w:w="900" w:type="dxa"/>
            <w:noWrap/>
            <w:vAlign w:val="bottom"/>
            <w:hideMark/>
          </w:tcPr>
          <w:p w14:paraId="412EB3DD" w14:textId="77777777" w:rsidR="00232CF6" w:rsidRPr="003A7C8C" w:rsidRDefault="00232CF6" w:rsidP="004422F2">
            <w:pPr>
              <w:jc w:val="center"/>
              <w:rPr>
                <w:sz w:val="16"/>
                <w:szCs w:val="16"/>
              </w:rPr>
            </w:pPr>
            <w:r w:rsidRPr="003A7C8C">
              <w:rPr>
                <w:sz w:val="16"/>
                <w:szCs w:val="16"/>
              </w:rPr>
              <w:t>38.08</w:t>
            </w:r>
          </w:p>
        </w:tc>
        <w:tc>
          <w:tcPr>
            <w:tcW w:w="900" w:type="dxa"/>
            <w:noWrap/>
            <w:vAlign w:val="bottom"/>
            <w:hideMark/>
          </w:tcPr>
          <w:p w14:paraId="37B70100" w14:textId="77777777" w:rsidR="00232CF6" w:rsidRPr="003A7C8C" w:rsidRDefault="00232CF6" w:rsidP="004422F2">
            <w:pPr>
              <w:jc w:val="center"/>
              <w:rPr>
                <w:sz w:val="16"/>
                <w:szCs w:val="16"/>
              </w:rPr>
            </w:pPr>
            <w:r w:rsidRPr="003A7C8C">
              <w:rPr>
                <w:sz w:val="16"/>
                <w:szCs w:val="16"/>
              </w:rPr>
              <w:t>30.43</w:t>
            </w:r>
          </w:p>
        </w:tc>
      </w:tr>
      <w:tr w:rsidR="00232CF6" w:rsidRPr="003A7C8C" w14:paraId="4C007666" w14:textId="77777777" w:rsidTr="004422F2">
        <w:trPr>
          <w:trHeight w:val="250"/>
          <w:jc w:val="center"/>
        </w:trPr>
        <w:tc>
          <w:tcPr>
            <w:tcW w:w="1057" w:type="dxa"/>
            <w:noWrap/>
            <w:vAlign w:val="bottom"/>
            <w:hideMark/>
          </w:tcPr>
          <w:p w14:paraId="6C9DD443" w14:textId="77777777" w:rsidR="00232CF6" w:rsidRPr="003A7C8C" w:rsidRDefault="00232CF6" w:rsidP="004422F2">
            <w:pPr>
              <w:jc w:val="center"/>
              <w:rPr>
                <w:sz w:val="16"/>
                <w:szCs w:val="16"/>
              </w:rPr>
            </w:pPr>
            <w:r w:rsidRPr="003A7C8C">
              <w:rPr>
                <w:sz w:val="16"/>
                <w:szCs w:val="16"/>
              </w:rPr>
              <w:t>1,490.01</w:t>
            </w:r>
          </w:p>
        </w:tc>
        <w:tc>
          <w:tcPr>
            <w:tcW w:w="1098" w:type="dxa"/>
            <w:noWrap/>
            <w:vAlign w:val="bottom"/>
            <w:hideMark/>
          </w:tcPr>
          <w:p w14:paraId="7DE50C4B" w14:textId="77777777" w:rsidR="00232CF6" w:rsidRPr="003A7C8C" w:rsidRDefault="00232CF6" w:rsidP="004422F2">
            <w:pPr>
              <w:jc w:val="center"/>
              <w:rPr>
                <w:sz w:val="16"/>
                <w:szCs w:val="16"/>
              </w:rPr>
            </w:pPr>
            <w:r w:rsidRPr="003A7C8C">
              <w:rPr>
                <w:sz w:val="16"/>
                <w:szCs w:val="16"/>
              </w:rPr>
              <w:t>1,510.00</w:t>
            </w:r>
          </w:p>
        </w:tc>
        <w:tc>
          <w:tcPr>
            <w:tcW w:w="900" w:type="dxa"/>
            <w:noWrap/>
            <w:vAlign w:val="bottom"/>
            <w:hideMark/>
          </w:tcPr>
          <w:p w14:paraId="5715970D" w14:textId="77777777" w:rsidR="00232CF6" w:rsidRPr="003A7C8C" w:rsidRDefault="00232CF6" w:rsidP="004422F2">
            <w:pPr>
              <w:jc w:val="center"/>
              <w:rPr>
                <w:sz w:val="16"/>
                <w:szCs w:val="16"/>
              </w:rPr>
            </w:pPr>
            <w:r w:rsidRPr="003A7C8C">
              <w:rPr>
                <w:sz w:val="16"/>
                <w:szCs w:val="16"/>
              </w:rPr>
              <w:t>46.35</w:t>
            </w:r>
          </w:p>
        </w:tc>
        <w:tc>
          <w:tcPr>
            <w:tcW w:w="900" w:type="dxa"/>
            <w:noWrap/>
            <w:vAlign w:val="bottom"/>
            <w:hideMark/>
          </w:tcPr>
          <w:p w14:paraId="7250A6A9" w14:textId="77777777" w:rsidR="00232CF6" w:rsidRPr="003A7C8C" w:rsidRDefault="00232CF6" w:rsidP="004422F2">
            <w:pPr>
              <w:jc w:val="center"/>
              <w:rPr>
                <w:sz w:val="16"/>
                <w:szCs w:val="16"/>
              </w:rPr>
            </w:pPr>
            <w:r w:rsidRPr="003A7C8C">
              <w:rPr>
                <w:sz w:val="16"/>
                <w:szCs w:val="16"/>
              </w:rPr>
              <w:t>38.70</w:t>
            </w:r>
          </w:p>
        </w:tc>
        <w:tc>
          <w:tcPr>
            <w:tcW w:w="900" w:type="dxa"/>
            <w:noWrap/>
            <w:vAlign w:val="bottom"/>
            <w:hideMark/>
          </w:tcPr>
          <w:p w14:paraId="1B16928A" w14:textId="77777777" w:rsidR="00232CF6" w:rsidRPr="003A7C8C" w:rsidRDefault="00232CF6" w:rsidP="004422F2">
            <w:pPr>
              <w:jc w:val="center"/>
              <w:rPr>
                <w:sz w:val="16"/>
                <w:szCs w:val="16"/>
              </w:rPr>
            </w:pPr>
            <w:r w:rsidRPr="003A7C8C">
              <w:rPr>
                <w:sz w:val="16"/>
                <w:szCs w:val="16"/>
              </w:rPr>
              <w:t>31.05</w:t>
            </w:r>
          </w:p>
        </w:tc>
      </w:tr>
      <w:tr w:rsidR="00232CF6" w:rsidRPr="003A7C8C" w14:paraId="630477CC" w14:textId="77777777" w:rsidTr="004422F2">
        <w:trPr>
          <w:trHeight w:val="250"/>
          <w:jc w:val="center"/>
        </w:trPr>
        <w:tc>
          <w:tcPr>
            <w:tcW w:w="1057" w:type="dxa"/>
            <w:noWrap/>
            <w:vAlign w:val="bottom"/>
            <w:hideMark/>
          </w:tcPr>
          <w:p w14:paraId="48CAFEB8" w14:textId="77777777" w:rsidR="00232CF6" w:rsidRPr="003A7C8C" w:rsidRDefault="00232CF6" w:rsidP="004422F2">
            <w:pPr>
              <w:jc w:val="center"/>
              <w:rPr>
                <w:sz w:val="16"/>
                <w:szCs w:val="16"/>
              </w:rPr>
            </w:pPr>
            <w:r w:rsidRPr="003A7C8C">
              <w:rPr>
                <w:sz w:val="16"/>
                <w:szCs w:val="16"/>
              </w:rPr>
              <w:t>1,510.01</w:t>
            </w:r>
          </w:p>
        </w:tc>
        <w:tc>
          <w:tcPr>
            <w:tcW w:w="1098" w:type="dxa"/>
            <w:noWrap/>
            <w:vAlign w:val="bottom"/>
            <w:hideMark/>
          </w:tcPr>
          <w:p w14:paraId="2E9AC69D" w14:textId="77777777" w:rsidR="00232CF6" w:rsidRPr="003A7C8C" w:rsidRDefault="00232CF6" w:rsidP="004422F2">
            <w:pPr>
              <w:jc w:val="center"/>
              <w:rPr>
                <w:sz w:val="16"/>
                <w:szCs w:val="16"/>
              </w:rPr>
            </w:pPr>
            <w:r w:rsidRPr="003A7C8C">
              <w:rPr>
                <w:sz w:val="16"/>
                <w:szCs w:val="16"/>
              </w:rPr>
              <w:t>1,530.00</w:t>
            </w:r>
          </w:p>
        </w:tc>
        <w:tc>
          <w:tcPr>
            <w:tcW w:w="900" w:type="dxa"/>
            <w:noWrap/>
            <w:vAlign w:val="bottom"/>
            <w:hideMark/>
          </w:tcPr>
          <w:p w14:paraId="02C252D9" w14:textId="77777777" w:rsidR="00232CF6" w:rsidRPr="003A7C8C" w:rsidRDefault="00232CF6" w:rsidP="004422F2">
            <w:pPr>
              <w:jc w:val="center"/>
              <w:rPr>
                <w:sz w:val="16"/>
                <w:szCs w:val="16"/>
              </w:rPr>
            </w:pPr>
            <w:r w:rsidRPr="003A7C8C">
              <w:rPr>
                <w:sz w:val="16"/>
                <w:szCs w:val="16"/>
              </w:rPr>
              <w:t>46.97</w:t>
            </w:r>
          </w:p>
        </w:tc>
        <w:tc>
          <w:tcPr>
            <w:tcW w:w="900" w:type="dxa"/>
            <w:noWrap/>
            <w:vAlign w:val="bottom"/>
            <w:hideMark/>
          </w:tcPr>
          <w:p w14:paraId="73F11231" w14:textId="77777777" w:rsidR="00232CF6" w:rsidRPr="003A7C8C" w:rsidRDefault="00232CF6" w:rsidP="004422F2">
            <w:pPr>
              <w:jc w:val="center"/>
              <w:rPr>
                <w:sz w:val="16"/>
                <w:szCs w:val="16"/>
              </w:rPr>
            </w:pPr>
            <w:r w:rsidRPr="003A7C8C">
              <w:rPr>
                <w:sz w:val="16"/>
                <w:szCs w:val="16"/>
              </w:rPr>
              <w:t>39.32</w:t>
            </w:r>
          </w:p>
        </w:tc>
        <w:tc>
          <w:tcPr>
            <w:tcW w:w="900" w:type="dxa"/>
            <w:noWrap/>
            <w:vAlign w:val="bottom"/>
            <w:hideMark/>
          </w:tcPr>
          <w:p w14:paraId="0253C6F6" w14:textId="77777777" w:rsidR="00232CF6" w:rsidRPr="003A7C8C" w:rsidRDefault="00232CF6" w:rsidP="004422F2">
            <w:pPr>
              <w:jc w:val="center"/>
              <w:rPr>
                <w:sz w:val="16"/>
                <w:szCs w:val="16"/>
              </w:rPr>
            </w:pPr>
            <w:r w:rsidRPr="003A7C8C">
              <w:rPr>
                <w:sz w:val="16"/>
                <w:szCs w:val="16"/>
              </w:rPr>
              <w:t>31.67</w:t>
            </w:r>
          </w:p>
        </w:tc>
      </w:tr>
      <w:tr w:rsidR="00232CF6" w:rsidRPr="003A7C8C" w14:paraId="45CEA31A" w14:textId="77777777" w:rsidTr="004422F2">
        <w:trPr>
          <w:trHeight w:val="250"/>
          <w:jc w:val="center"/>
        </w:trPr>
        <w:tc>
          <w:tcPr>
            <w:tcW w:w="1057" w:type="dxa"/>
            <w:noWrap/>
            <w:vAlign w:val="bottom"/>
            <w:hideMark/>
          </w:tcPr>
          <w:p w14:paraId="3D74C24D" w14:textId="77777777" w:rsidR="00232CF6" w:rsidRPr="003A7C8C" w:rsidRDefault="00232CF6" w:rsidP="004422F2">
            <w:pPr>
              <w:jc w:val="center"/>
              <w:rPr>
                <w:sz w:val="16"/>
                <w:szCs w:val="16"/>
              </w:rPr>
            </w:pPr>
            <w:r w:rsidRPr="003A7C8C">
              <w:rPr>
                <w:sz w:val="16"/>
                <w:szCs w:val="16"/>
              </w:rPr>
              <w:t>1,530.01</w:t>
            </w:r>
          </w:p>
        </w:tc>
        <w:tc>
          <w:tcPr>
            <w:tcW w:w="1098" w:type="dxa"/>
            <w:noWrap/>
            <w:vAlign w:val="bottom"/>
            <w:hideMark/>
          </w:tcPr>
          <w:p w14:paraId="434ED1C0" w14:textId="77777777" w:rsidR="00232CF6" w:rsidRPr="003A7C8C" w:rsidRDefault="00232CF6" w:rsidP="004422F2">
            <w:pPr>
              <w:jc w:val="center"/>
              <w:rPr>
                <w:sz w:val="16"/>
                <w:szCs w:val="16"/>
              </w:rPr>
            </w:pPr>
            <w:r w:rsidRPr="003A7C8C">
              <w:rPr>
                <w:sz w:val="16"/>
                <w:szCs w:val="16"/>
              </w:rPr>
              <w:t>1,550.00</w:t>
            </w:r>
          </w:p>
        </w:tc>
        <w:tc>
          <w:tcPr>
            <w:tcW w:w="900" w:type="dxa"/>
            <w:noWrap/>
            <w:vAlign w:val="bottom"/>
            <w:hideMark/>
          </w:tcPr>
          <w:p w14:paraId="41D17B0E" w14:textId="77777777" w:rsidR="00232CF6" w:rsidRPr="003A7C8C" w:rsidRDefault="00232CF6" w:rsidP="004422F2">
            <w:pPr>
              <w:jc w:val="center"/>
              <w:rPr>
                <w:sz w:val="16"/>
                <w:szCs w:val="16"/>
              </w:rPr>
            </w:pPr>
            <w:r w:rsidRPr="003A7C8C">
              <w:rPr>
                <w:sz w:val="16"/>
                <w:szCs w:val="16"/>
              </w:rPr>
              <w:t>47.59</w:t>
            </w:r>
          </w:p>
        </w:tc>
        <w:tc>
          <w:tcPr>
            <w:tcW w:w="900" w:type="dxa"/>
            <w:noWrap/>
            <w:vAlign w:val="bottom"/>
            <w:hideMark/>
          </w:tcPr>
          <w:p w14:paraId="1C6AACCB" w14:textId="77777777" w:rsidR="00232CF6" w:rsidRPr="003A7C8C" w:rsidRDefault="00232CF6" w:rsidP="004422F2">
            <w:pPr>
              <w:jc w:val="center"/>
              <w:rPr>
                <w:sz w:val="16"/>
                <w:szCs w:val="16"/>
              </w:rPr>
            </w:pPr>
            <w:r w:rsidRPr="003A7C8C">
              <w:rPr>
                <w:sz w:val="16"/>
                <w:szCs w:val="16"/>
              </w:rPr>
              <w:t>39.94</w:t>
            </w:r>
          </w:p>
        </w:tc>
        <w:tc>
          <w:tcPr>
            <w:tcW w:w="900" w:type="dxa"/>
            <w:noWrap/>
            <w:vAlign w:val="bottom"/>
            <w:hideMark/>
          </w:tcPr>
          <w:p w14:paraId="4373A004" w14:textId="77777777" w:rsidR="00232CF6" w:rsidRPr="003A7C8C" w:rsidRDefault="00232CF6" w:rsidP="004422F2">
            <w:pPr>
              <w:jc w:val="center"/>
              <w:rPr>
                <w:sz w:val="16"/>
                <w:szCs w:val="16"/>
              </w:rPr>
            </w:pPr>
            <w:r w:rsidRPr="003A7C8C">
              <w:rPr>
                <w:sz w:val="16"/>
                <w:szCs w:val="16"/>
              </w:rPr>
              <w:t>32.28</w:t>
            </w:r>
          </w:p>
        </w:tc>
      </w:tr>
      <w:tr w:rsidR="00232CF6" w:rsidRPr="003A7C8C" w14:paraId="10BDBB2A" w14:textId="77777777" w:rsidTr="004422F2">
        <w:trPr>
          <w:trHeight w:val="250"/>
          <w:jc w:val="center"/>
        </w:trPr>
        <w:tc>
          <w:tcPr>
            <w:tcW w:w="1057" w:type="dxa"/>
            <w:noWrap/>
            <w:vAlign w:val="bottom"/>
            <w:hideMark/>
          </w:tcPr>
          <w:p w14:paraId="2353FAA2" w14:textId="77777777" w:rsidR="00232CF6" w:rsidRPr="003A7C8C" w:rsidRDefault="00232CF6" w:rsidP="004422F2">
            <w:pPr>
              <w:jc w:val="center"/>
              <w:rPr>
                <w:sz w:val="16"/>
                <w:szCs w:val="16"/>
              </w:rPr>
            </w:pPr>
            <w:r w:rsidRPr="003A7C8C">
              <w:rPr>
                <w:sz w:val="16"/>
                <w:szCs w:val="16"/>
              </w:rPr>
              <w:t>1,550.01</w:t>
            </w:r>
          </w:p>
        </w:tc>
        <w:tc>
          <w:tcPr>
            <w:tcW w:w="1098" w:type="dxa"/>
            <w:noWrap/>
            <w:vAlign w:val="bottom"/>
            <w:hideMark/>
          </w:tcPr>
          <w:p w14:paraId="67C2D8B0" w14:textId="77777777" w:rsidR="00232CF6" w:rsidRPr="003A7C8C" w:rsidRDefault="00232CF6" w:rsidP="004422F2">
            <w:pPr>
              <w:jc w:val="center"/>
              <w:rPr>
                <w:sz w:val="16"/>
                <w:szCs w:val="16"/>
              </w:rPr>
            </w:pPr>
            <w:r w:rsidRPr="003A7C8C">
              <w:rPr>
                <w:sz w:val="16"/>
                <w:szCs w:val="16"/>
              </w:rPr>
              <w:t>1,570.00</w:t>
            </w:r>
          </w:p>
        </w:tc>
        <w:tc>
          <w:tcPr>
            <w:tcW w:w="900" w:type="dxa"/>
            <w:noWrap/>
            <w:vAlign w:val="bottom"/>
            <w:hideMark/>
          </w:tcPr>
          <w:p w14:paraId="38FFCED9" w14:textId="77777777" w:rsidR="00232CF6" w:rsidRPr="003A7C8C" w:rsidRDefault="00232CF6" w:rsidP="004422F2">
            <w:pPr>
              <w:jc w:val="center"/>
              <w:rPr>
                <w:sz w:val="16"/>
                <w:szCs w:val="16"/>
              </w:rPr>
            </w:pPr>
            <w:r w:rsidRPr="003A7C8C">
              <w:rPr>
                <w:sz w:val="16"/>
                <w:szCs w:val="16"/>
              </w:rPr>
              <w:t>48.20</w:t>
            </w:r>
          </w:p>
        </w:tc>
        <w:tc>
          <w:tcPr>
            <w:tcW w:w="900" w:type="dxa"/>
            <w:noWrap/>
            <w:vAlign w:val="bottom"/>
            <w:hideMark/>
          </w:tcPr>
          <w:p w14:paraId="48AF3EC9" w14:textId="77777777" w:rsidR="00232CF6" w:rsidRPr="003A7C8C" w:rsidRDefault="00232CF6" w:rsidP="004422F2">
            <w:pPr>
              <w:jc w:val="center"/>
              <w:rPr>
                <w:sz w:val="16"/>
                <w:szCs w:val="16"/>
              </w:rPr>
            </w:pPr>
            <w:r w:rsidRPr="003A7C8C">
              <w:rPr>
                <w:sz w:val="16"/>
                <w:szCs w:val="16"/>
              </w:rPr>
              <w:t>40.55</w:t>
            </w:r>
          </w:p>
        </w:tc>
        <w:tc>
          <w:tcPr>
            <w:tcW w:w="900" w:type="dxa"/>
            <w:noWrap/>
            <w:vAlign w:val="bottom"/>
            <w:hideMark/>
          </w:tcPr>
          <w:p w14:paraId="06088AB3" w14:textId="77777777" w:rsidR="00232CF6" w:rsidRPr="003A7C8C" w:rsidRDefault="00232CF6" w:rsidP="004422F2">
            <w:pPr>
              <w:jc w:val="center"/>
              <w:rPr>
                <w:sz w:val="16"/>
                <w:szCs w:val="16"/>
              </w:rPr>
            </w:pPr>
            <w:r w:rsidRPr="003A7C8C">
              <w:rPr>
                <w:sz w:val="16"/>
                <w:szCs w:val="16"/>
              </w:rPr>
              <w:t>32.90</w:t>
            </w:r>
          </w:p>
        </w:tc>
      </w:tr>
      <w:tr w:rsidR="00232CF6" w:rsidRPr="003A7C8C" w14:paraId="63BE7D23" w14:textId="77777777" w:rsidTr="004422F2">
        <w:trPr>
          <w:trHeight w:val="250"/>
          <w:jc w:val="center"/>
        </w:trPr>
        <w:tc>
          <w:tcPr>
            <w:tcW w:w="1057" w:type="dxa"/>
            <w:noWrap/>
            <w:vAlign w:val="bottom"/>
            <w:hideMark/>
          </w:tcPr>
          <w:p w14:paraId="59C1EE55" w14:textId="77777777" w:rsidR="00232CF6" w:rsidRPr="003A7C8C" w:rsidRDefault="00232CF6" w:rsidP="004422F2">
            <w:pPr>
              <w:jc w:val="center"/>
              <w:rPr>
                <w:sz w:val="16"/>
                <w:szCs w:val="16"/>
              </w:rPr>
            </w:pPr>
            <w:r w:rsidRPr="003A7C8C">
              <w:rPr>
                <w:sz w:val="16"/>
                <w:szCs w:val="16"/>
              </w:rPr>
              <w:lastRenderedPageBreak/>
              <w:t>1,570.01</w:t>
            </w:r>
          </w:p>
        </w:tc>
        <w:tc>
          <w:tcPr>
            <w:tcW w:w="1098" w:type="dxa"/>
            <w:noWrap/>
            <w:vAlign w:val="bottom"/>
            <w:hideMark/>
          </w:tcPr>
          <w:p w14:paraId="7FE115EE" w14:textId="77777777" w:rsidR="00232CF6" w:rsidRPr="003A7C8C" w:rsidRDefault="00232CF6" w:rsidP="004422F2">
            <w:pPr>
              <w:jc w:val="center"/>
              <w:rPr>
                <w:sz w:val="16"/>
                <w:szCs w:val="16"/>
              </w:rPr>
            </w:pPr>
            <w:r w:rsidRPr="003A7C8C">
              <w:rPr>
                <w:sz w:val="16"/>
                <w:szCs w:val="16"/>
              </w:rPr>
              <w:t>1,590.00</w:t>
            </w:r>
          </w:p>
        </w:tc>
        <w:tc>
          <w:tcPr>
            <w:tcW w:w="900" w:type="dxa"/>
            <w:noWrap/>
            <w:vAlign w:val="bottom"/>
            <w:hideMark/>
          </w:tcPr>
          <w:p w14:paraId="7913509B" w14:textId="77777777" w:rsidR="00232CF6" w:rsidRPr="003A7C8C" w:rsidRDefault="00232CF6" w:rsidP="004422F2">
            <w:pPr>
              <w:jc w:val="center"/>
              <w:rPr>
                <w:sz w:val="16"/>
                <w:szCs w:val="16"/>
              </w:rPr>
            </w:pPr>
            <w:r w:rsidRPr="003A7C8C">
              <w:rPr>
                <w:sz w:val="16"/>
                <w:szCs w:val="16"/>
              </w:rPr>
              <w:t>48.82</w:t>
            </w:r>
          </w:p>
        </w:tc>
        <w:tc>
          <w:tcPr>
            <w:tcW w:w="900" w:type="dxa"/>
            <w:noWrap/>
            <w:vAlign w:val="bottom"/>
            <w:hideMark/>
          </w:tcPr>
          <w:p w14:paraId="750841F7" w14:textId="77777777" w:rsidR="00232CF6" w:rsidRPr="003A7C8C" w:rsidRDefault="00232CF6" w:rsidP="004422F2">
            <w:pPr>
              <w:jc w:val="center"/>
              <w:rPr>
                <w:sz w:val="16"/>
                <w:szCs w:val="16"/>
              </w:rPr>
            </w:pPr>
            <w:r w:rsidRPr="003A7C8C">
              <w:rPr>
                <w:sz w:val="16"/>
                <w:szCs w:val="16"/>
              </w:rPr>
              <w:t>41.17</w:t>
            </w:r>
          </w:p>
        </w:tc>
        <w:tc>
          <w:tcPr>
            <w:tcW w:w="900" w:type="dxa"/>
            <w:noWrap/>
            <w:vAlign w:val="bottom"/>
            <w:hideMark/>
          </w:tcPr>
          <w:p w14:paraId="58D7A414" w14:textId="77777777" w:rsidR="00232CF6" w:rsidRPr="003A7C8C" w:rsidRDefault="00232CF6" w:rsidP="004422F2">
            <w:pPr>
              <w:jc w:val="center"/>
              <w:rPr>
                <w:sz w:val="16"/>
                <w:szCs w:val="16"/>
              </w:rPr>
            </w:pPr>
            <w:r w:rsidRPr="003A7C8C">
              <w:rPr>
                <w:sz w:val="16"/>
                <w:szCs w:val="16"/>
              </w:rPr>
              <w:t>33.52</w:t>
            </w:r>
          </w:p>
        </w:tc>
      </w:tr>
      <w:tr w:rsidR="00232CF6" w:rsidRPr="003A7C8C" w14:paraId="38714C7A" w14:textId="77777777" w:rsidTr="004422F2">
        <w:trPr>
          <w:trHeight w:val="250"/>
          <w:jc w:val="center"/>
        </w:trPr>
        <w:tc>
          <w:tcPr>
            <w:tcW w:w="1057" w:type="dxa"/>
            <w:noWrap/>
            <w:vAlign w:val="bottom"/>
            <w:hideMark/>
          </w:tcPr>
          <w:p w14:paraId="1DD39ACF" w14:textId="77777777" w:rsidR="00232CF6" w:rsidRPr="003A7C8C" w:rsidRDefault="00232CF6" w:rsidP="004422F2">
            <w:pPr>
              <w:jc w:val="center"/>
              <w:rPr>
                <w:sz w:val="16"/>
                <w:szCs w:val="16"/>
              </w:rPr>
            </w:pPr>
            <w:r w:rsidRPr="003A7C8C">
              <w:rPr>
                <w:sz w:val="16"/>
                <w:szCs w:val="16"/>
              </w:rPr>
              <w:t>1,590.01</w:t>
            </w:r>
          </w:p>
        </w:tc>
        <w:tc>
          <w:tcPr>
            <w:tcW w:w="1098" w:type="dxa"/>
            <w:noWrap/>
            <w:vAlign w:val="bottom"/>
            <w:hideMark/>
          </w:tcPr>
          <w:p w14:paraId="59E6AAAC" w14:textId="77777777" w:rsidR="00232CF6" w:rsidRPr="003A7C8C" w:rsidRDefault="00232CF6" w:rsidP="004422F2">
            <w:pPr>
              <w:jc w:val="center"/>
              <w:rPr>
                <w:sz w:val="16"/>
                <w:szCs w:val="16"/>
              </w:rPr>
            </w:pPr>
            <w:r w:rsidRPr="003A7C8C">
              <w:rPr>
                <w:sz w:val="16"/>
                <w:szCs w:val="16"/>
              </w:rPr>
              <w:t>1,610.00</w:t>
            </w:r>
          </w:p>
        </w:tc>
        <w:tc>
          <w:tcPr>
            <w:tcW w:w="900" w:type="dxa"/>
            <w:noWrap/>
            <w:vAlign w:val="bottom"/>
            <w:hideMark/>
          </w:tcPr>
          <w:p w14:paraId="012E8086" w14:textId="77777777" w:rsidR="00232CF6" w:rsidRPr="003A7C8C" w:rsidRDefault="00232CF6" w:rsidP="004422F2">
            <w:pPr>
              <w:jc w:val="center"/>
              <w:rPr>
                <w:sz w:val="16"/>
                <w:szCs w:val="16"/>
              </w:rPr>
            </w:pPr>
            <w:r w:rsidRPr="003A7C8C">
              <w:rPr>
                <w:sz w:val="16"/>
                <w:szCs w:val="16"/>
              </w:rPr>
              <w:t>49.44</w:t>
            </w:r>
          </w:p>
        </w:tc>
        <w:tc>
          <w:tcPr>
            <w:tcW w:w="900" w:type="dxa"/>
            <w:noWrap/>
            <w:vAlign w:val="bottom"/>
            <w:hideMark/>
          </w:tcPr>
          <w:p w14:paraId="700547B4" w14:textId="77777777" w:rsidR="00232CF6" w:rsidRPr="003A7C8C" w:rsidRDefault="00232CF6" w:rsidP="004422F2">
            <w:pPr>
              <w:jc w:val="center"/>
              <w:rPr>
                <w:sz w:val="16"/>
                <w:szCs w:val="16"/>
              </w:rPr>
            </w:pPr>
            <w:r w:rsidRPr="003A7C8C">
              <w:rPr>
                <w:sz w:val="16"/>
                <w:szCs w:val="16"/>
              </w:rPr>
              <w:t>41.79</w:t>
            </w:r>
          </w:p>
        </w:tc>
        <w:tc>
          <w:tcPr>
            <w:tcW w:w="900" w:type="dxa"/>
            <w:noWrap/>
            <w:vAlign w:val="bottom"/>
            <w:hideMark/>
          </w:tcPr>
          <w:p w14:paraId="159CB8FC" w14:textId="77777777" w:rsidR="00232CF6" w:rsidRPr="003A7C8C" w:rsidRDefault="00232CF6" w:rsidP="004422F2">
            <w:pPr>
              <w:jc w:val="center"/>
              <w:rPr>
                <w:sz w:val="16"/>
                <w:szCs w:val="16"/>
              </w:rPr>
            </w:pPr>
            <w:r w:rsidRPr="003A7C8C">
              <w:rPr>
                <w:sz w:val="16"/>
                <w:szCs w:val="16"/>
              </w:rPr>
              <w:t>34.14</w:t>
            </w:r>
          </w:p>
        </w:tc>
      </w:tr>
      <w:tr w:rsidR="00232CF6" w:rsidRPr="003A7C8C" w14:paraId="3FC72A86" w14:textId="77777777" w:rsidTr="004422F2">
        <w:trPr>
          <w:trHeight w:val="250"/>
          <w:jc w:val="center"/>
        </w:trPr>
        <w:tc>
          <w:tcPr>
            <w:tcW w:w="1057" w:type="dxa"/>
            <w:noWrap/>
            <w:vAlign w:val="bottom"/>
            <w:hideMark/>
          </w:tcPr>
          <w:p w14:paraId="6D8FAF3F" w14:textId="77777777" w:rsidR="00232CF6" w:rsidRPr="003A7C8C" w:rsidRDefault="00232CF6" w:rsidP="004422F2">
            <w:pPr>
              <w:jc w:val="center"/>
              <w:rPr>
                <w:sz w:val="16"/>
                <w:szCs w:val="16"/>
              </w:rPr>
            </w:pPr>
            <w:r w:rsidRPr="003A7C8C">
              <w:rPr>
                <w:sz w:val="16"/>
                <w:szCs w:val="16"/>
              </w:rPr>
              <w:t>1,610.01</w:t>
            </w:r>
          </w:p>
        </w:tc>
        <w:tc>
          <w:tcPr>
            <w:tcW w:w="1098" w:type="dxa"/>
            <w:noWrap/>
            <w:vAlign w:val="bottom"/>
            <w:hideMark/>
          </w:tcPr>
          <w:p w14:paraId="3C42F64E" w14:textId="77777777" w:rsidR="00232CF6" w:rsidRPr="003A7C8C" w:rsidRDefault="00232CF6" w:rsidP="004422F2">
            <w:pPr>
              <w:jc w:val="center"/>
              <w:rPr>
                <w:sz w:val="16"/>
                <w:szCs w:val="16"/>
              </w:rPr>
            </w:pPr>
            <w:r w:rsidRPr="003A7C8C">
              <w:rPr>
                <w:sz w:val="16"/>
                <w:szCs w:val="16"/>
              </w:rPr>
              <w:t>1,630.00</w:t>
            </w:r>
          </w:p>
        </w:tc>
        <w:tc>
          <w:tcPr>
            <w:tcW w:w="900" w:type="dxa"/>
            <w:noWrap/>
            <w:vAlign w:val="bottom"/>
            <w:hideMark/>
          </w:tcPr>
          <w:p w14:paraId="6FEFCFE5" w14:textId="77777777" w:rsidR="00232CF6" w:rsidRPr="003A7C8C" w:rsidRDefault="00232CF6" w:rsidP="004422F2">
            <w:pPr>
              <w:jc w:val="center"/>
              <w:rPr>
                <w:sz w:val="16"/>
                <w:szCs w:val="16"/>
              </w:rPr>
            </w:pPr>
            <w:r w:rsidRPr="003A7C8C">
              <w:rPr>
                <w:sz w:val="16"/>
                <w:szCs w:val="16"/>
              </w:rPr>
              <w:t>50.06</w:t>
            </w:r>
          </w:p>
        </w:tc>
        <w:tc>
          <w:tcPr>
            <w:tcW w:w="900" w:type="dxa"/>
            <w:noWrap/>
            <w:vAlign w:val="bottom"/>
            <w:hideMark/>
          </w:tcPr>
          <w:p w14:paraId="5E0781EB" w14:textId="77777777" w:rsidR="00232CF6" w:rsidRPr="003A7C8C" w:rsidRDefault="00232CF6" w:rsidP="004422F2">
            <w:pPr>
              <w:jc w:val="center"/>
              <w:rPr>
                <w:sz w:val="16"/>
                <w:szCs w:val="16"/>
              </w:rPr>
            </w:pPr>
            <w:r w:rsidRPr="003A7C8C">
              <w:rPr>
                <w:sz w:val="16"/>
                <w:szCs w:val="16"/>
              </w:rPr>
              <w:t>42.41</w:t>
            </w:r>
          </w:p>
        </w:tc>
        <w:tc>
          <w:tcPr>
            <w:tcW w:w="900" w:type="dxa"/>
            <w:noWrap/>
            <w:vAlign w:val="bottom"/>
            <w:hideMark/>
          </w:tcPr>
          <w:p w14:paraId="61100CC7" w14:textId="77777777" w:rsidR="00232CF6" w:rsidRPr="003A7C8C" w:rsidRDefault="00232CF6" w:rsidP="004422F2">
            <w:pPr>
              <w:jc w:val="center"/>
              <w:rPr>
                <w:sz w:val="16"/>
                <w:szCs w:val="16"/>
              </w:rPr>
            </w:pPr>
            <w:r w:rsidRPr="003A7C8C">
              <w:rPr>
                <w:sz w:val="16"/>
                <w:szCs w:val="16"/>
              </w:rPr>
              <w:t>34.76</w:t>
            </w:r>
          </w:p>
        </w:tc>
      </w:tr>
      <w:tr w:rsidR="00232CF6" w:rsidRPr="003A7C8C" w14:paraId="1CBCFA8A" w14:textId="77777777" w:rsidTr="004422F2">
        <w:trPr>
          <w:trHeight w:val="250"/>
          <w:jc w:val="center"/>
        </w:trPr>
        <w:tc>
          <w:tcPr>
            <w:tcW w:w="1057" w:type="dxa"/>
            <w:noWrap/>
            <w:vAlign w:val="bottom"/>
            <w:hideMark/>
          </w:tcPr>
          <w:p w14:paraId="56B736A9" w14:textId="77777777" w:rsidR="00232CF6" w:rsidRPr="003A7C8C" w:rsidRDefault="00232CF6" w:rsidP="004422F2">
            <w:pPr>
              <w:jc w:val="center"/>
              <w:rPr>
                <w:sz w:val="16"/>
                <w:szCs w:val="16"/>
              </w:rPr>
            </w:pPr>
            <w:r w:rsidRPr="003A7C8C">
              <w:rPr>
                <w:sz w:val="16"/>
                <w:szCs w:val="16"/>
              </w:rPr>
              <w:t>1,630.01</w:t>
            </w:r>
          </w:p>
        </w:tc>
        <w:tc>
          <w:tcPr>
            <w:tcW w:w="1098" w:type="dxa"/>
            <w:noWrap/>
            <w:vAlign w:val="bottom"/>
            <w:hideMark/>
          </w:tcPr>
          <w:p w14:paraId="4DB8E562" w14:textId="77777777" w:rsidR="00232CF6" w:rsidRPr="003A7C8C" w:rsidRDefault="00232CF6" w:rsidP="004422F2">
            <w:pPr>
              <w:jc w:val="center"/>
              <w:rPr>
                <w:sz w:val="16"/>
                <w:szCs w:val="16"/>
              </w:rPr>
            </w:pPr>
            <w:r w:rsidRPr="003A7C8C">
              <w:rPr>
                <w:sz w:val="16"/>
                <w:szCs w:val="16"/>
              </w:rPr>
              <w:t>1,650.00</w:t>
            </w:r>
          </w:p>
        </w:tc>
        <w:tc>
          <w:tcPr>
            <w:tcW w:w="900" w:type="dxa"/>
            <w:noWrap/>
            <w:vAlign w:val="bottom"/>
            <w:hideMark/>
          </w:tcPr>
          <w:p w14:paraId="4944C155" w14:textId="77777777" w:rsidR="00232CF6" w:rsidRPr="003A7C8C" w:rsidRDefault="00232CF6" w:rsidP="004422F2">
            <w:pPr>
              <w:jc w:val="center"/>
              <w:rPr>
                <w:sz w:val="16"/>
                <w:szCs w:val="16"/>
              </w:rPr>
            </w:pPr>
            <w:r w:rsidRPr="003A7C8C">
              <w:rPr>
                <w:sz w:val="16"/>
                <w:szCs w:val="16"/>
              </w:rPr>
              <w:t>50.68</w:t>
            </w:r>
          </w:p>
        </w:tc>
        <w:tc>
          <w:tcPr>
            <w:tcW w:w="900" w:type="dxa"/>
            <w:noWrap/>
            <w:vAlign w:val="bottom"/>
            <w:hideMark/>
          </w:tcPr>
          <w:p w14:paraId="6DB9C6D2" w14:textId="77777777" w:rsidR="00232CF6" w:rsidRPr="003A7C8C" w:rsidRDefault="00232CF6" w:rsidP="004422F2">
            <w:pPr>
              <w:jc w:val="center"/>
              <w:rPr>
                <w:sz w:val="16"/>
                <w:szCs w:val="16"/>
              </w:rPr>
            </w:pPr>
            <w:r w:rsidRPr="003A7C8C">
              <w:rPr>
                <w:sz w:val="16"/>
                <w:szCs w:val="16"/>
              </w:rPr>
              <w:t>43.03</w:t>
            </w:r>
          </w:p>
        </w:tc>
        <w:tc>
          <w:tcPr>
            <w:tcW w:w="900" w:type="dxa"/>
            <w:noWrap/>
            <w:vAlign w:val="bottom"/>
            <w:hideMark/>
          </w:tcPr>
          <w:p w14:paraId="0B0D6A8B" w14:textId="77777777" w:rsidR="00232CF6" w:rsidRPr="003A7C8C" w:rsidRDefault="00232CF6" w:rsidP="004422F2">
            <w:pPr>
              <w:jc w:val="center"/>
              <w:rPr>
                <w:sz w:val="16"/>
                <w:szCs w:val="16"/>
              </w:rPr>
            </w:pPr>
            <w:r w:rsidRPr="003A7C8C">
              <w:rPr>
                <w:sz w:val="16"/>
                <w:szCs w:val="16"/>
              </w:rPr>
              <w:t>35.37</w:t>
            </w:r>
          </w:p>
        </w:tc>
      </w:tr>
      <w:tr w:rsidR="00232CF6" w:rsidRPr="003A7C8C" w14:paraId="220DB1BF" w14:textId="77777777" w:rsidTr="004422F2">
        <w:trPr>
          <w:trHeight w:val="250"/>
          <w:jc w:val="center"/>
        </w:trPr>
        <w:tc>
          <w:tcPr>
            <w:tcW w:w="1057" w:type="dxa"/>
            <w:noWrap/>
            <w:vAlign w:val="bottom"/>
            <w:hideMark/>
          </w:tcPr>
          <w:p w14:paraId="18E441C6" w14:textId="77777777" w:rsidR="00232CF6" w:rsidRPr="003A7C8C" w:rsidRDefault="00232CF6" w:rsidP="004422F2">
            <w:pPr>
              <w:jc w:val="center"/>
              <w:rPr>
                <w:sz w:val="16"/>
                <w:szCs w:val="16"/>
              </w:rPr>
            </w:pPr>
            <w:r w:rsidRPr="003A7C8C">
              <w:rPr>
                <w:sz w:val="16"/>
                <w:szCs w:val="16"/>
              </w:rPr>
              <w:t>1,650.01</w:t>
            </w:r>
          </w:p>
        </w:tc>
        <w:tc>
          <w:tcPr>
            <w:tcW w:w="1098" w:type="dxa"/>
            <w:noWrap/>
            <w:vAlign w:val="bottom"/>
            <w:hideMark/>
          </w:tcPr>
          <w:p w14:paraId="07BC00E8" w14:textId="77777777" w:rsidR="00232CF6" w:rsidRPr="003A7C8C" w:rsidRDefault="00232CF6" w:rsidP="004422F2">
            <w:pPr>
              <w:jc w:val="center"/>
              <w:rPr>
                <w:sz w:val="16"/>
                <w:szCs w:val="16"/>
              </w:rPr>
            </w:pPr>
            <w:r w:rsidRPr="003A7C8C">
              <w:rPr>
                <w:sz w:val="16"/>
                <w:szCs w:val="16"/>
              </w:rPr>
              <w:t>1,670.00</w:t>
            </w:r>
          </w:p>
        </w:tc>
        <w:tc>
          <w:tcPr>
            <w:tcW w:w="900" w:type="dxa"/>
            <w:noWrap/>
            <w:vAlign w:val="bottom"/>
            <w:hideMark/>
          </w:tcPr>
          <w:p w14:paraId="527B6BB1" w14:textId="77777777" w:rsidR="00232CF6" w:rsidRPr="003A7C8C" w:rsidRDefault="00232CF6" w:rsidP="004422F2">
            <w:pPr>
              <w:jc w:val="center"/>
              <w:rPr>
                <w:sz w:val="16"/>
                <w:szCs w:val="16"/>
              </w:rPr>
            </w:pPr>
            <w:r w:rsidRPr="003A7C8C">
              <w:rPr>
                <w:sz w:val="16"/>
                <w:szCs w:val="16"/>
              </w:rPr>
              <w:t>51.29</w:t>
            </w:r>
          </w:p>
        </w:tc>
        <w:tc>
          <w:tcPr>
            <w:tcW w:w="900" w:type="dxa"/>
            <w:noWrap/>
            <w:vAlign w:val="bottom"/>
            <w:hideMark/>
          </w:tcPr>
          <w:p w14:paraId="63DF53F8" w14:textId="77777777" w:rsidR="00232CF6" w:rsidRPr="003A7C8C" w:rsidRDefault="00232CF6" w:rsidP="004422F2">
            <w:pPr>
              <w:jc w:val="center"/>
              <w:rPr>
                <w:sz w:val="16"/>
                <w:szCs w:val="16"/>
              </w:rPr>
            </w:pPr>
            <w:r w:rsidRPr="003A7C8C">
              <w:rPr>
                <w:sz w:val="16"/>
                <w:szCs w:val="16"/>
              </w:rPr>
              <w:t>43.64</w:t>
            </w:r>
          </w:p>
        </w:tc>
        <w:tc>
          <w:tcPr>
            <w:tcW w:w="900" w:type="dxa"/>
            <w:noWrap/>
            <w:vAlign w:val="bottom"/>
            <w:hideMark/>
          </w:tcPr>
          <w:p w14:paraId="09A535CD" w14:textId="77777777" w:rsidR="00232CF6" w:rsidRPr="003A7C8C" w:rsidRDefault="00232CF6" w:rsidP="004422F2">
            <w:pPr>
              <w:jc w:val="center"/>
              <w:rPr>
                <w:sz w:val="16"/>
                <w:szCs w:val="16"/>
              </w:rPr>
            </w:pPr>
            <w:r w:rsidRPr="003A7C8C">
              <w:rPr>
                <w:sz w:val="16"/>
                <w:szCs w:val="16"/>
              </w:rPr>
              <w:t>35.99</w:t>
            </w:r>
          </w:p>
        </w:tc>
      </w:tr>
      <w:tr w:rsidR="00232CF6" w:rsidRPr="003A7C8C" w14:paraId="0FCA40ED" w14:textId="77777777" w:rsidTr="004422F2">
        <w:trPr>
          <w:trHeight w:val="250"/>
          <w:jc w:val="center"/>
        </w:trPr>
        <w:tc>
          <w:tcPr>
            <w:tcW w:w="1057" w:type="dxa"/>
            <w:noWrap/>
            <w:vAlign w:val="bottom"/>
            <w:hideMark/>
          </w:tcPr>
          <w:p w14:paraId="0268AFAD" w14:textId="77777777" w:rsidR="00232CF6" w:rsidRPr="003A7C8C" w:rsidRDefault="00232CF6" w:rsidP="004422F2">
            <w:pPr>
              <w:jc w:val="center"/>
              <w:rPr>
                <w:sz w:val="16"/>
                <w:szCs w:val="16"/>
              </w:rPr>
            </w:pPr>
            <w:r w:rsidRPr="003A7C8C">
              <w:rPr>
                <w:sz w:val="16"/>
                <w:szCs w:val="16"/>
              </w:rPr>
              <w:t>1,670.01</w:t>
            </w:r>
          </w:p>
        </w:tc>
        <w:tc>
          <w:tcPr>
            <w:tcW w:w="1098" w:type="dxa"/>
            <w:noWrap/>
            <w:vAlign w:val="bottom"/>
            <w:hideMark/>
          </w:tcPr>
          <w:p w14:paraId="052837AC" w14:textId="77777777" w:rsidR="00232CF6" w:rsidRPr="003A7C8C" w:rsidRDefault="00232CF6" w:rsidP="004422F2">
            <w:pPr>
              <w:jc w:val="center"/>
              <w:rPr>
                <w:sz w:val="16"/>
                <w:szCs w:val="16"/>
              </w:rPr>
            </w:pPr>
            <w:r w:rsidRPr="003A7C8C">
              <w:rPr>
                <w:sz w:val="16"/>
                <w:szCs w:val="16"/>
              </w:rPr>
              <w:t>1,690.00</w:t>
            </w:r>
          </w:p>
        </w:tc>
        <w:tc>
          <w:tcPr>
            <w:tcW w:w="900" w:type="dxa"/>
            <w:noWrap/>
            <w:vAlign w:val="bottom"/>
            <w:hideMark/>
          </w:tcPr>
          <w:p w14:paraId="72EC8153" w14:textId="77777777" w:rsidR="00232CF6" w:rsidRPr="003A7C8C" w:rsidRDefault="00232CF6" w:rsidP="004422F2">
            <w:pPr>
              <w:jc w:val="center"/>
              <w:rPr>
                <w:sz w:val="16"/>
                <w:szCs w:val="16"/>
              </w:rPr>
            </w:pPr>
            <w:r w:rsidRPr="003A7C8C">
              <w:rPr>
                <w:sz w:val="16"/>
                <w:szCs w:val="16"/>
              </w:rPr>
              <w:t>51.91</w:t>
            </w:r>
          </w:p>
        </w:tc>
        <w:tc>
          <w:tcPr>
            <w:tcW w:w="900" w:type="dxa"/>
            <w:noWrap/>
            <w:vAlign w:val="bottom"/>
            <w:hideMark/>
          </w:tcPr>
          <w:p w14:paraId="762A34B1" w14:textId="77777777" w:rsidR="00232CF6" w:rsidRPr="003A7C8C" w:rsidRDefault="00232CF6" w:rsidP="004422F2">
            <w:pPr>
              <w:jc w:val="center"/>
              <w:rPr>
                <w:sz w:val="16"/>
                <w:szCs w:val="16"/>
              </w:rPr>
            </w:pPr>
            <w:r w:rsidRPr="003A7C8C">
              <w:rPr>
                <w:sz w:val="16"/>
                <w:szCs w:val="16"/>
              </w:rPr>
              <w:t>44.26</w:t>
            </w:r>
          </w:p>
        </w:tc>
        <w:tc>
          <w:tcPr>
            <w:tcW w:w="900" w:type="dxa"/>
            <w:noWrap/>
            <w:vAlign w:val="bottom"/>
            <w:hideMark/>
          </w:tcPr>
          <w:p w14:paraId="4C345C6B" w14:textId="77777777" w:rsidR="00232CF6" w:rsidRPr="003A7C8C" w:rsidRDefault="00232CF6" w:rsidP="004422F2">
            <w:pPr>
              <w:jc w:val="center"/>
              <w:rPr>
                <w:sz w:val="16"/>
                <w:szCs w:val="16"/>
              </w:rPr>
            </w:pPr>
            <w:r w:rsidRPr="003A7C8C">
              <w:rPr>
                <w:sz w:val="16"/>
                <w:szCs w:val="16"/>
              </w:rPr>
              <w:t>36.61</w:t>
            </w:r>
          </w:p>
        </w:tc>
      </w:tr>
      <w:tr w:rsidR="00232CF6" w:rsidRPr="003A7C8C" w14:paraId="0C2C7B9A" w14:textId="77777777" w:rsidTr="004422F2">
        <w:trPr>
          <w:trHeight w:val="250"/>
          <w:jc w:val="center"/>
        </w:trPr>
        <w:tc>
          <w:tcPr>
            <w:tcW w:w="1057" w:type="dxa"/>
            <w:noWrap/>
            <w:vAlign w:val="bottom"/>
            <w:hideMark/>
          </w:tcPr>
          <w:p w14:paraId="5D298595" w14:textId="77777777" w:rsidR="00232CF6" w:rsidRPr="003A7C8C" w:rsidRDefault="00232CF6" w:rsidP="004422F2">
            <w:pPr>
              <w:jc w:val="center"/>
              <w:rPr>
                <w:sz w:val="16"/>
                <w:szCs w:val="16"/>
              </w:rPr>
            </w:pPr>
            <w:r w:rsidRPr="003A7C8C">
              <w:rPr>
                <w:sz w:val="16"/>
                <w:szCs w:val="16"/>
              </w:rPr>
              <w:t>1,690.01</w:t>
            </w:r>
          </w:p>
        </w:tc>
        <w:tc>
          <w:tcPr>
            <w:tcW w:w="1098" w:type="dxa"/>
            <w:noWrap/>
            <w:vAlign w:val="bottom"/>
            <w:hideMark/>
          </w:tcPr>
          <w:p w14:paraId="1CF69BE5" w14:textId="77777777" w:rsidR="00232CF6" w:rsidRPr="003A7C8C" w:rsidRDefault="00232CF6" w:rsidP="004422F2">
            <w:pPr>
              <w:jc w:val="center"/>
              <w:rPr>
                <w:sz w:val="16"/>
                <w:szCs w:val="16"/>
              </w:rPr>
            </w:pPr>
            <w:r w:rsidRPr="003A7C8C">
              <w:rPr>
                <w:sz w:val="16"/>
                <w:szCs w:val="16"/>
              </w:rPr>
              <w:t>1,710.00</w:t>
            </w:r>
          </w:p>
        </w:tc>
        <w:tc>
          <w:tcPr>
            <w:tcW w:w="900" w:type="dxa"/>
            <w:noWrap/>
            <w:vAlign w:val="bottom"/>
            <w:hideMark/>
          </w:tcPr>
          <w:p w14:paraId="3BC74FD9" w14:textId="77777777" w:rsidR="00232CF6" w:rsidRPr="003A7C8C" w:rsidRDefault="00232CF6" w:rsidP="004422F2">
            <w:pPr>
              <w:jc w:val="center"/>
              <w:rPr>
                <w:sz w:val="16"/>
                <w:szCs w:val="16"/>
              </w:rPr>
            </w:pPr>
            <w:r w:rsidRPr="003A7C8C">
              <w:rPr>
                <w:sz w:val="16"/>
                <w:szCs w:val="16"/>
              </w:rPr>
              <w:t>52.53</w:t>
            </w:r>
          </w:p>
        </w:tc>
        <w:tc>
          <w:tcPr>
            <w:tcW w:w="900" w:type="dxa"/>
            <w:noWrap/>
            <w:vAlign w:val="bottom"/>
            <w:hideMark/>
          </w:tcPr>
          <w:p w14:paraId="684EFF63" w14:textId="77777777" w:rsidR="00232CF6" w:rsidRPr="003A7C8C" w:rsidRDefault="00232CF6" w:rsidP="004422F2">
            <w:pPr>
              <w:jc w:val="center"/>
              <w:rPr>
                <w:sz w:val="16"/>
                <w:szCs w:val="16"/>
              </w:rPr>
            </w:pPr>
            <w:r w:rsidRPr="003A7C8C">
              <w:rPr>
                <w:sz w:val="16"/>
                <w:szCs w:val="16"/>
              </w:rPr>
              <w:t>44.88</w:t>
            </w:r>
          </w:p>
        </w:tc>
        <w:tc>
          <w:tcPr>
            <w:tcW w:w="900" w:type="dxa"/>
            <w:noWrap/>
            <w:vAlign w:val="bottom"/>
            <w:hideMark/>
          </w:tcPr>
          <w:p w14:paraId="39A864B6" w14:textId="77777777" w:rsidR="00232CF6" w:rsidRPr="003A7C8C" w:rsidRDefault="00232CF6" w:rsidP="004422F2">
            <w:pPr>
              <w:jc w:val="center"/>
              <w:rPr>
                <w:sz w:val="16"/>
                <w:szCs w:val="16"/>
              </w:rPr>
            </w:pPr>
            <w:r w:rsidRPr="003A7C8C">
              <w:rPr>
                <w:sz w:val="16"/>
                <w:szCs w:val="16"/>
              </w:rPr>
              <w:t>37.23</w:t>
            </w:r>
          </w:p>
        </w:tc>
      </w:tr>
      <w:tr w:rsidR="00232CF6" w:rsidRPr="003A7C8C" w14:paraId="5B7BCEB5" w14:textId="77777777" w:rsidTr="004422F2">
        <w:trPr>
          <w:trHeight w:val="250"/>
          <w:jc w:val="center"/>
        </w:trPr>
        <w:tc>
          <w:tcPr>
            <w:tcW w:w="1057" w:type="dxa"/>
            <w:noWrap/>
            <w:vAlign w:val="bottom"/>
            <w:hideMark/>
          </w:tcPr>
          <w:p w14:paraId="218E827D" w14:textId="77777777" w:rsidR="00232CF6" w:rsidRPr="003A7C8C" w:rsidRDefault="00232CF6" w:rsidP="004422F2">
            <w:pPr>
              <w:jc w:val="center"/>
              <w:rPr>
                <w:sz w:val="16"/>
                <w:szCs w:val="16"/>
              </w:rPr>
            </w:pPr>
            <w:r w:rsidRPr="003A7C8C">
              <w:rPr>
                <w:sz w:val="16"/>
                <w:szCs w:val="16"/>
              </w:rPr>
              <w:t>1,710.01</w:t>
            </w:r>
          </w:p>
        </w:tc>
        <w:tc>
          <w:tcPr>
            <w:tcW w:w="1098" w:type="dxa"/>
            <w:noWrap/>
            <w:vAlign w:val="bottom"/>
            <w:hideMark/>
          </w:tcPr>
          <w:p w14:paraId="7330AA15" w14:textId="77777777" w:rsidR="00232CF6" w:rsidRPr="003A7C8C" w:rsidRDefault="00232CF6" w:rsidP="004422F2">
            <w:pPr>
              <w:jc w:val="center"/>
              <w:rPr>
                <w:sz w:val="16"/>
                <w:szCs w:val="16"/>
              </w:rPr>
            </w:pPr>
            <w:r w:rsidRPr="003A7C8C">
              <w:rPr>
                <w:sz w:val="16"/>
                <w:szCs w:val="16"/>
              </w:rPr>
              <w:t>1,730.00</w:t>
            </w:r>
          </w:p>
        </w:tc>
        <w:tc>
          <w:tcPr>
            <w:tcW w:w="900" w:type="dxa"/>
            <w:noWrap/>
            <w:vAlign w:val="bottom"/>
            <w:hideMark/>
          </w:tcPr>
          <w:p w14:paraId="2CF9DC12" w14:textId="77777777" w:rsidR="00232CF6" w:rsidRPr="003A7C8C" w:rsidRDefault="00232CF6" w:rsidP="004422F2">
            <w:pPr>
              <w:jc w:val="center"/>
              <w:rPr>
                <w:sz w:val="16"/>
                <w:szCs w:val="16"/>
              </w:rPr>
            </w:pPr>
            <w:r w:rsidRPr="003A7C8C">
              <w:rPr>
                <w:sz w:val="16"/>
                <w:szCs w:val="16"/>
              </w:rPr>
              <w:t>53.15</w:t>
            </w:r>
          </w:p>
        </w:tc>
        <w:tc>
          <w:tcPr>
            <w:tcW w:w="900" w:type="dxa"/>
            <w:noWrap/>
            <w:vAlign w:val="bottom"/>
            <w:hideMark/>
          </w:tcPr>
          <w:p w14:paraId="087C5C82" w14:textId="77777777" w:rsidR="00232CF6" w:rsidRPr="003A7C8C" w:rsidRDefault="00232CF6" w:rsidP="004422F2">
            <w:pPr>
              <w:jc w:val="center"/>
              <w:rPr>
                <w:sz w:val="16"/>
                <w:szCs w:val="16"/>
              </w:rPr>
            </w:pPr>
            <w:r w:rsidRPr="003A7C8C">
              <w:rPr>
                <w:sz w:val="16"/>
                <w:szCs w:val="16"/>
              </w:rPr>
              <w:t>45.50</w:t>
            </w:r>
          </w:p>
        </w:tc>
        <w:tc>
          <w:tcPr>
            <w:tcW w:w="900" w:type="dxa"/>
            <w:noWrap/>
            <w:vAlign w:val="bottom"/>
            <w:hideMark/>
          </w:tcPr>
          <w:p w14:paraId="25F5A305" w14:textId="77777777" w:rsidR="00232CF6" w:rsidRPr="003A7C8C" w:rsidRDefault="00232CF6" w:rsidP="004422F2">
            <w:pPr>
              <w:jc w:val="center"/>
              <w:rPr>
                <w:sz w:val="16"/>
                <w:szCs w:val="16"/>
              </w:rPr>
            </w:pPr>
            <w:r w:rsidRPr="003A7C8C">
              <w:rPr>
                <w:sz w:val="16"/>
                <w:szCs w:val="16"/>
              </w:rPr>
              <w:t>37.85</w:t>
            </w:r>
          </w:p>
        </w:tc>
      </w:tr>
      <w:tr w:rsidR="00232CF6" w:rsidRPr="003A7C8C" w14:paraId="7B9F64A2" w14:textId="77777777" w:rsidTr="004422F2">
        <w:trPr>
          <w:trHeight w:val="250"/>
          <w:jc w:val="center"/>
        </w:trPr>
        <w:tc>
          <w:tcPr>
            <w:tcW w:w="1057" w:type="dxa"/>
            <w:noWrap/>
            <w:vAlign w:val="bottom"/>
            <w:hideMark/>
          </w:tcPr>
          <w:p w14:paraId="37B5D211" w14:textId="77777777" w:rsidR="00232CF6" w:rsidRPr="003A7C8C" w:rsidRDefault="00232CF6" w:rsidP="004422F2">
            <w:pPr>
              <w:jc w:val="center"/>
              <w:rPr>
                <w:sz w:val="16"/>
                <w:szCs w:val="16"/>
              </w:rPr>
            </w:pPr>
            <w:r w:rsidRPr="003A7C8C">
              <w:rPr>
                <w:sz w:val="16"/>
                <w:szCs w:val="16"/>
              </w:rPr>
              <w:t>1,730.01</w:t>
            </w:r>
          </w:p>
        </w:tc>
        <w:tc>
          <w:tcPr>
            <w:tcW w:w="1098" w:type="dxa"/>
            <w:noWrap/>
            <w:vAlign w:val="bottom"/>
            <w:hideMark/>
          </w:tcPr>
          <w:p w14:paraId="5548A79F" w14:textId="77777777" w:rsidR="00232CF6" w:rsidRPr="003A7C8C" w:rsidRDefault="00232CF6" w:rsidP="004422F2">
            <w:pPr>
              <w:jc w:val="center"/>
              <w:rPr>
                <w:sz w:val="16"/>
                <w:szCs w:val="16"/>
              </w:rPr>
            </w:pPr>
            <w:r w:rsidRPr="003A7C8C">
              <w:rPr>
                <w:sz w:val="16"/>
                <w:szCs w:val="16"/>
              </w:rPr>
              <w:t>1,750.00</w:t>
            </w:r>
          </w:p>
        </w:tc>
        <w:tc>
          <w:tcPr>
            <w:tcW w:w="900" w:type="dxa"/>
            <w:noWrap/>
            <w:vAlign w:val="bottom"/>
            <w:hideMark/>
          </w:tcPr>
          <w:p w14:paraId="5F53699C" w14:textId="77777777" w:rsidR="00232CF6" w:rsidRPr="003A7C8C" w:rsidRDefault="00232CF6" w:rsidP="004422F2">
            <w:pPr>
              <w:jc w:val="center"/>
              <w:rPr>
                <w:sz w:val="16"/>
                <w:szCs w:val="16"/>
              </w:rPr>
            </w:pPr>
            <w:r w:rsidRPr="003A7C8C">
              <w:rPr>
                <w:sz w:val="16"/>
                <w:szCs w:val="16"/>
              </w:rPr>
              <w:t>53.77</w:t>
            </w:r>
          </w:p>
        </w:tc>
        <w:tc>
          <w:tcPr>
            <w:tcW w:w="900" w:type="dxa"/>
            <w:noWrap/>
            <w:vAlign w:val="bottom"/>
            <w:hideMark/>
          </w:tcPr>
          <w:p w14:paraId="1E076043" w14:textId="77777777" w:rsidR="00232CF6" w:rsidRPr="003A7C8C" w:rsidRDefault="00232CF6" w:rsidP="004422F2">
            <w:pPr>
              <w:jc w:val="center"/>
              <w:rPr>
                <w:sz w:val="16"/>
                <w:szCs w:val="16"/>
              </w:rPr>
            </w:pPr>
            <w:r w:rsidRPr="003A7C8C">
              <w:rPr>
                <w:sz w:val="16"/>
                <w:szCs w:val="16"/>
              </w:rPr>
              <w:t>46.12</w:t>
            </w:r>
          </w:p>
        </w:tc>
        <w:tc>
          <w:tcPr>
            <w:tcW w:w="900" w:type="dxa"/>
            <w:noWrap/>
            <w:vAlign w:val="bottom"/>
            <w:hideMark/>
          </w:tcPr>
          <w:p w14:paraId="1C04B4F9" w14:textId="77777777" w:rsidR="00232CF6" w:rsidRPr="003A7C8C" w:rsidRDefault="00232CF6" w:rsidP="004422F2">
            <w:pPr>
              <w:jc w:val="center"/>
              <w:rPr>
                <w:sz w:val="16"/>
                <w:szCs w:val="16"/>
              </w:rPr>
            </w:pPr>
            <w:r w:rsidRPr="003A7C8C">
              <w:rPr>
                <w:sz w:val="16"/>
                <w:szCs w:val="16"/>
              </w:rPr>
              <w:t>38.46</w:t>
            </w:r>
          </w:p>
        </w:tc>
      </w:tr>
      <w:tr w:rsidR="00232CF6" w:rsidRPr="003A7C8C" w14:paraId="1BB20688" w14:textId="77777777" w:rsidTr="004422F2">
        <w:trPr>
          <w:trHeight w:val="250"/>
          <w:jc w:val="center"/>
        </w:trPr>
        <w:tc>
          <w:tcPr>
            <w:tcW w:w="1057" w:type="dxa"/>
            <w:noWrap/>
            <w:vAlign w:val="bottom"/>
            <w:hideMark/>
          </w:tcPr>
          <w:p w14:paraId="2CE49330" w14:textId="77777777" w:rsidR="00232CF6" w:rsidRPr="003A7C8C" w:rsidRDefault="00232CF6" w:rsidP="004422F2">
            <w:pPr>
              <w:jc w:val="center"/>
              <w:rPr>
                <w:sz w:val="16"/>
                <w:szCs w:val="16"/>
              </w:rPr>
            </w:pPr>
            <w:r w:rsidRPr="003A7C8C">
              <w:rPr>
                <w:sz w:val="16"/>
                <w:szCs w:val="16"/>
              </w:rPr>
              <w:t>1,750.01</w:t>
            </w:r>
          </w:p>
        </w:tc>
        <w:tc>
          <w:tcPr>
            <w:tcW w:w="1098" w:type="dxa"/>
            <w:noWrap/>
            <w:vAlign w:val="bottom"/>
            <w:hideMark/>
          </w:tcPr>
          <w:p w14:paraId="57EF677C" w14:textId="77777777" w:rsidR="00232CF6" w:rsidRPr="003A7C8C" w:rsidRDefault="00232CF6" w:rsidP="004422F2">
            <w:pPr>
              <w:jc w:val="center"/>
              <w:rPr>
                <w:sz w:val="16"/>
                <w:szCs w:val="16"/>
              </w:rPr>
            </w:pPr>
            <w:r w:rsidRPr="003A7C8C">
              <w:rPr>
                <w:sz w:val="16"/>
                <w:szCs w:val="16"/>
              </w:rPr>
              <w:t>1,770.00</w:t>
            </w:r>
          </w:p>
        </w:tc>
        <w:tc>
          <w:tcPr>
            <w:tcW w:w="900" w:type="dxa"/>
            <w:noWrap/>
            <w:vAlign w:val="bottom"/>
            <w:hideMark/>
          </w:tcPr>
          <w:p w14:paraId="1661F217" w14:textId="77777777" w:rsidR="00232CF6" w:rsidRPr="003A7C8C" w:rsidRDefault="00232CF6" w:rsidP="004422F2">
            <w:pPr>
              <w:jc w:val="center"/>
              <w:rPr>
                <w:sz w:val="16"/>
                <w:szCs w:val="16"/>
              </w:rPr>
            </w:pPr>
            <w:r w:rsidRPr="003A7C8C">
              <w:rPr>
                <w:sz w:val="16"/>
                <w:szCs w:val="16"/>
              </w:rPr>
              <w:t>54.38</w:t>
            </w:r>
          </w:p>
        </w:tc>
        <w:tc>
          <w:tcPr>
            <w:tcW w:w="900" w:type="dxa"/>
            <w:noWrap/>
            <w:vAlign w:val="bottom"/>
            <w:hideMark/>
          </w:tcPr>
          <w:p w14:paraId="4691215D" w14:textId="77777777" w:rsidR="00232CF6" w:rsidRPr="003A7C8C" w:rsidRDefault="00232CF6" w:rsidP="004422F2">
            <w:pPr>
              <w:jc w:val="center"/>
              <w:rPr>
                <w:sz w:val="16"/>
                <w:szCs w:val="16"/>
              </w:rPr>
            </w:pPr>
            <w:r w:rsidRPr="003A7C8C">
              <w:rPr>
                <w:sz w:val="16"/>
                <w:szCs w:val="16"/>
              </w:rPr>
              <w:t>46.73</w:t>
            </w:r>
          </w:p>
        </w:tc>
        <w:tc>
          <w:tcPr>
            <w:tcW w:w="900" w:type="dxa"/>
            <w:noWrap/>
            <w:vAlign w:val="bottom"/>
            <w:hideMark/>
          </w:tcPr>
          <w:p w14:paraId="48B9D1CA" w14:textId="77777777" w:rsidR="00232CF6" w:rsidRPr="003A7C8C" w:rsidRDefault="00232CF6" w:rsidP="004422F2">
            <w:pPr>
              <w:jc w:val="center"/>
              <w:rPr>
                <w:sz w:val="16"/>
                <w:szCs w:val="16"/>
              </w:rPr>
            </w:pPr>
            <w:r w:rsidRPr="003A7C8C">
              <w:rPr>
                <w:sz w:val="16"/>
                <w:szCs w:val="16"/>
              </w:rPr>
              <w:t>39.08</w:t>
            </w:r>
          </w:p>
        </w:tc>
      </w:tr>
      <w:tr w:rsidR="00232CF6" w:rsidRPr="003A7C8C" w14:paraId="45987E13" w14:textId="77777777" w:rsidTr="004422F2">
        <w:trPr>
          <w:trHeight w:val="250"/>
          <w:jc w:val="center"/>
        </w:trPr>
        <w:tc>
          <w:tcPr>
            <w:tcW w:w="1057" w:type="dxa"/>
            <w:noWrap/>
            <w:vAlign w:val="bottom"/>
            <w:hideMark/>
          </w:tcPr>
          <w:p w14:paraId="17B14236" w14:textId="77777777" w:rsidR="00232CF6" w:rsidRPr="003A7C8C" w:rsidRDefault="00232CF6" w:rsidP="004422F2">
            <w:pPr>
              <w:jc w:val="center"/>
              <w:rPr>
                <w:sz w:val="16"/>
                <w:szCs w:val="16"/>
              </w:rPr>
            </w:pPr>
            <w:r w:rsidRPr="003A7C8C">
              <w:rPr>
                <w:sz w:val="16"/>
                <w:szCs w:val="16"/>
              </w:rPr>
              <w:t>1,770.01</w:t>
            </w:r>
          </w:p>
        </w:tc>
        <w:tc>
          <w:tcPr>
            <w:tcW w:w="1098" w:type="dxa"/>
            <w:noWrap/>
            <w:vAlign w:val="bottom"/>
            <w:hideMark/>
          </w:tcPr>
          <w:p w14:paraId="0645CAF1" w14:textId="77777777" w:rsidR="00232CF6" w:rsidRPr="003A7C8C" w:rsidRDefault="00232CF6" w:rsidP="004422F2">
            <w:pPr>
              <w:jc w:val="center"/>
              <w:rPr>
                <w:sz w:val="16"/>
                <w:szCs w:val="16"/>
              </w:rPr>
            </w:pPr>
            <w:r w:rsidRPr="003A7C8C">
              <w:rPr>
                <w:sz w:val="16"/>
                <w:szCs w:val="16"/>
              </w:rPr>
              <w:t>1,790.00</w:t>
            </w:r>
          </w:p>
        </w:tc>
        <w:tc>
          <w:tcPr>
            <w:tcW w:w="900" w:type="dxa"/>
            <w:noWrap/>
            <w:vAlign w:val="bottom"/>
            <w:hideMark/>
          </w:tcPr>
          <w:p w14:paraId="3E87314E" w14:textId="77777777" w:rsidR="00232CF6" w:rsidRPr="003A7C8C" w:rsidRDefault="00232CF6" w:rsidP="004422F2">
            <w:pPr>
              <w:jc w:val="center"/>
              <w:rPr>
                <w:sz w:val="16"/>
                <w:szCs w:val="16"/>
              </w:rPr>
            </w:pPr>
            <w:r w:rsidRPr="003A7C8C">
              <w:rPr>
                <w:sz w:val="16"/>
                <w:szCs w:val="16"/>
              </w:rPr>
              <w:t>55.00</w:t>
            </w:r>
          </w:p>
        </w:tc>
        <w:tc>
          <w:tcPr>
            <w:tcW w:w="900" w:type="dxa"/>
            <w:noWrap/>
            <w:vAlign w:val="bottom"/>
            <w:hideMark/>
          </w:tcPr>
          <w:p w14:paraId="637B4830" w14:textId="77777777" w:rsidR="00232CF6" w:rsidRPr="003A7C8C" w:rsidRDefault="00232CF6" w:rsidP="004422F2">
            <w:pPr>
              <w:jc w:val="center"/>
              <w:rPr>
                <w:sz w:val="16"/>
                <w:szCs w:val="16"/>
              </w:rPr>
            </w:pPr>
            <w:r w:rsidRPr="003A7C8C">
              <w:rPr>
                <w:sz w:val="16"/>
                <w:szCs w:val="16"/>
              </w:rPr>
              <w:t>47.35</w:t>
            </w:r>
          </w:p>
        </w:tc>
        <w:tc>
          <w:tcPr>
            <w:tcW w:w="900" w:type="dxa"/>
            <w:noWrap/>
            <w:vAlign w:val="bottom"/>
            <w:hideMark/>
          </w:tcPr>
          <w:p w14:paraId="0B8D44E3" w14:textId="77777777" w:rsidR="00232CF6" w:rsidRPr="003A7C8C" w:rsidRDefault="00232CF6" w:rsidP="004422F2">
            <w:pPr>
              <w:jc w:val="center"/>
              <w:rPr>
                <w:sz w:val="16"/>
                <w:szCs w:val="16"/>
              </w:rPr>
            </w:pPr>
            <w:r w:rsidRPr="003A7C8C">
              <w:rPr>
                <w:sz w:val="16"/>
                <w:szCs w:val="16"/>
              </w:rPr>
              <w:t>39.70</w:t>
            </w:r>
          </w:p>
        </w:tc>
      </w:tr>
      <w:tr w:rsidR="00232CF6" w:rsidRPr="003A7C8C" w14:paraId="25C8DBF1" w14:textId="77777777" w:rsidTr="004422F2">
        <w:trPr>
          <w:trHeight w:val="250"/>
          <w:jc w:val="center"/>
        </w:trPr>
        <w:tc>
          <w:tcPr>
            <w:tcW w:w="1057" w:type="dxa"/>
            <w:noWrap/>
            <w:vAlign w:val="bottom"/>
            <w:hideMark/>
          </w:tcPr>
          <w:p w14:paraId="06296EEE" w14:textId="77777777" w:rsidR="00232CF6" w:rsidRPr="003A7C8C" w:rsidRDefault="00232CF6" w:rsidP="004422F2">
            <w:pPr>
              <w:jc w:val="center"/>
              <w:rPr>
                <w:sz w:val="16"/>
                <w:szCs w:val="16"/>
              </w:rPr>
            </w:pPr>
            <w:r w:rsidRPr="003A7C8C">
              <w:rPr>
                <w:sz w:val="16"/>
                <w:szCs w:val="16"/>
              </w:rPr>
              <w:t>1,790.01</w:t>
            </w:r>
          </w:p>
        </w:tc>
        <w:tc>
          <w:tcPr>
            <w:tcW w:w="1098" w:type="dxa"/>
            <w:noWrap/>
            <w:vAlign w:val="bottom"/>
            <w:hideMark/>
          </w:tcPr>
          <w:p w14:paraId="7E9153A2" w14:textId="77777777" w:rsidR="00232CF6" w:rsidRPr="003A7C8C" w:rsidRDefault="00232CF6" w:rsidP="004422F2">
            <w:pPr>
              <w:jc w:val="center"/>
              <w:rPr>
                <w:sz w:val="16"/>
                <w:szCs w:val="16"/>
              </w:rPr>
            </w:pPr>
            <w:r w:rsidRPr="003A7C8C">
              <w:rPr>
                <w:sz w:val="16"/>
                <w:szCs w:val="16"/>
              </w:rPr>
              <w:t>1,810.00</w:t>
            </w:r>
          </w:p>
        </w:tc>
        <w:tc>
          <w:tcPr>
            <w:tcW w:w="900" w:type="dxa"/>
            <w:noWrap/>
            <w:vAlign w:val="bottom"/>
            <w:hideMark/>
          </w:tcPr>
          <w:p w14:paraId="28427061" w14:textId="77777777" w:rsidR="00232CF6" w:rsidRPr="003A7C8C" w:rsidRDefault="00232CF6" w:rsidP="004422F2">
            <w:pPr>
              <w:jc w:val="center"/>
              <w:rPr>
                <w:sz w:val="16"/>
                <w:szCs w:val="16"/>
              </w:rPr>
            </w:pPr>
            <w:r w:rsidRPr="003A7C8C">
              <w:rPr>
                <w:sz w:val="16"/>
                <w:szCs w:val="16"/>
              </w:rPr>
              <w:t>55.62</w:t>
            </w:r>
          </w:p>
        </w:tc>
        <w:tc>
          <w:tcPr>
            <w:tcW w:w="900" w:type="dxa"/>
            <w:noWrap/>
            <w:vAlign w:val="bottom"/>
            <w:hideMark/>
          </w:tcPr>
          <w:p w14:paraId="17DDFCE7" w14:textId="77777777" w:rsidR="00232CF6" w:rsidRPr="003A7C8C" w:rsidRDefault="00232CF6" w:rsidP="004422F2">
            <w:pPr>
              <w:jc w:val="center"/>
              <w:rPr>
                <w:sz w:val="16"/>
                <w:szCs w:val="16"/>
              </w:rPr>
            </w:pPr>
            <w:r w:rsidRPr="003A7C8C">
              <w:rPr>
                <w:sz w:val="16"/>
                <w:szCs w:val="16"/>
              </w:rPr>
              <w:t>47.97</w:t>
            </w:r>
          </w:p>
        </w:tc>
        <w:tc>
          <w:tcPr>
            <w:tcW w:w="900" w:type="dxa"/>
            <w:noWrap/>
            <w:vAlign w:val="bottom"/>
            <w:hideMark/>
          </w:tcPr>
          <w:p w14:paraId="3A3BDE38" w14:textId="77777777" w:rsidR="00232CF6" w:rsidRPr="003A7C8C" w:rsidRDefault="00232CF6" w:rsidP="004422F2">
            <w:pPr>
              <w:jc w:val="center"/>
              <w:rPr>
                <w:sz w:val="16"/>
                <w:szCs w:val="16"/>
              </w:rPr>
            </w:pPr>
            <w:r w:rsidRPr="003A7C8C">
              <w:rPr>
                <w:sz w:val="16"/>
                <w:szCs w:val="16"/>
              </w:rPr>
              <w:t>40.32</w:t>
            </w:r>
          </w:p>
        </w:tc>
      </w:tr>
      <w:tr w:rsidR="00232CF6" w:rsidRPr="003A7C8C" w14:paraId="3357EFD9" w14:textId="77777777" w:rsidTr="004422F2">
        <w:trPr>
          <w:trHeight w:val="250"/>
          <w:jc w:val="center"/>
        </w:trPr>
        <w:tc>
          <w:tcPr>
            <w:tcW w:w="1057" w:type="dxa"/>
            <w:noWrap/>
            <w:vAlign w:val="bottom"/>
            <w:hideMark/>
          </w:tcPr>
          <w:p w14:paraId="25AA7EF9" w14:textId="77777777" w:rsidR="00232CF6" w:rsidRPr="003A7C8C" w:rsidRDefault="00232CF6" w:rsidP="004422F2">
            <w:pPr>
              <w:jc w:val="center"/>
              <w:rPr>
                <w:sz w:val="16"/>
                <w:szCs w:val="16"/>
              </w:rPr>
            </w:pPr>
            <w:r w:rsidRPr="003A7C8C">
              <w:rPr>
                <w:sz w:val="16"/>
                <w:szCs w:val="16"/>
              </w:rPr>
              <w:t>1,810.01</w:t>
            </w:r>
          </w:p>
        </w:tc>
        <w:tc>
          <w:tcPr>
            <w:tcW w:w="1098" w:type="dxa"/>
            <w:noWrap/>
            <w:vAlign w:val="bottom"/>
            <w:hideMark/>
          </w:tcPr>
          <w:p w14:paraId="18D5E8CE" w14:textId="77777777" w:rsidR="00232CF6" w:rsidRPr="003A7C8C" w:rsidRDefault="00232CF6" w:rsidP="004422F2">
            <w:pPr>
              <w:jc w:val="center"/>
              <w:rPr>
                <w:sz w:val="16"/>
                <w:szCs w:val="16"/>
              </w:rPr>
            </w:pPr>
            <w:r w:rsidRPr="003A7C8C">
              <w:rPr>
                <w:sz w:val="16"/>
                <w:szCs w:val="16"/>
              </w:rPr>
              <w:t>1,830.00</w:t>
            </w:r>
          </w:p>
        </w:tc>
        <w:tc>
          <w:tcPr>
            <w:tcW w:w="900" w:type="dxa"/>
            <w:noWrap/>
            <w:vAlign w:val="bottom"/>
            <w:hideMark/>
          </w:tcPr>
          <w:p w14:paraId="6150F236" w14:textId="77777777" w:rsidR="00232CF6" w:rsidRPr="003A7C8C" w:rsidRDefault="00232CF6" w:rsidP="004422F2">
            <w:pPr>
              <w:jc w:val="center"/>
              <w:rPr>
                <w:sz w:val="16"/>
                <w:szCs w:val="16"/>
              </w:rPr>
            </w:pPr>
            <w:r w:rsidRPr="003A7C8C">
              <w:rPr>
                <w:sz w:val="16"/>
                <w:szCs w:val="16"/>
              </w:rPr>
              <w:t>56.24</w:t>
            </w:r>
          </w:p>
        </w:tc>
        <w:tc>
          <w:tcPr>
            <w:tcW w:w="900" w:type="dxa"/>
            <w:noWrap/>
            <w:vAlign w:val="bottom"/>
            <w:hideMark/>
          </w:tcPr>
          <w:p w14:paraId="7968F77A" w14:textId="77777777" w:rsidR="00232CF6" w:rsidRPr="003A7C8C" w:rsidRDefault="00232CF6" w:rsidP="004422F2">
            <w:pPr>
              <w:jc w:val="center"/>
              <w:rPr>
                <w:sz w:val="16"/>
                <w:szCs w:val="16"/>
              </w:rPr>
            </w:pPr>
            <w:r w:rsidRPr="003A7C8C">
              <w:rPr>
                <w:sz w:val="16"/>
                <w:szCs w:val="16"/>
              </w:rPr>
              <w:t>48.59</w:t>
            </w:r>
          </w:p>
        </w:tc>
        <w:tc>
          <w:tcPr>
            <w:tcW w:w="900" w:type="dxa"/>
            <w:noWrap/>
            <w:vAlign w:val="bottom"/>
            <w:hideMark/>
          </w:tcPr>
          <w:p w14:paraId="4AEAF8CF" w14:textId="77777777" w:rsidR="00232CF6" w:rsidRPr="003A7C8C" w:rsidRDefault="00232CF6" w:rsidP="004422F2">
            <w:pPr>
              <w:jc w:val="center"/>
              <w:rPr>
                <w:sz w:val="16"/>
                <w:szCs w:val="16"/>
              </w:rPr>
            </w:pPr>
            <w:r w:rsidRPr="003A7C8C">
              <w:rPr>
                <w:sz w:val="16"/>
                <w:szCs w:val="16"/>
              </w:rPr>
              <w:t>40.94</w:t>
            </w:r>
          </w:p>
        </w:tc>
      </w:tr>
      <w:tr w:rsidR="00232CF6" w:rsidRPr="003A7C8C" w14:paraId="508C3965" w14:textId="77777777" w:rsidTr="004422F2">
        <w:trPr>
          <w:trHeight w:val="250"/>
          <w:jc w:val="center"/>
        </w:trPr>
        <w:tc>
          <w:tcPr>
            <w:tcW w:w="1057" w:type="dxa"/>
            <w:noWrap/>
            <w:vAlign w:val="bottom"/>
            <w:hideMark/>
          </w:tcPr>
          <w:p w14:paraId="4F9918B8" w14:textId="77777777" w:rsidR="00232CF6" w:rsidRPr="003A7C8C" w:rsidRDefault="00232CF6" w:rsidP="004422F2">
            <w:pPr>
              <w:jc w:val="center"/>
              <w:rPr>
                <w:sz w:val="16"/>
                <w:szCs w:val="16"/>
              </w:rPr>
            </w:pPr>
            <w:r w:rsidRPr="003A7C8C">
              <w:rPr>
                <w:sz w:val="16"/>
                <w:szCs w:val="16"/>
              </w:rPr>
              <w:t>1,830.01</w:t>
            </w:r>
          </w:p>
        </w:tc>
        <w:tc>
          <w:tcPr>
            <w:tcW w:w="1098" w:type="dxa"/>
            <w:noWrap/>
            <w:vAlign w:val="bottom"/>
            <w:hideMark/>
          </w:tcPr>
          <w:p w14:paraId="3F563039" w14:textId="77777777" w:rsidR="00232CF6" w:rsidRPr="003A7C8C" w:rsidRDefault="00232CF6" w:rsidP="004422F2">
            <w:pPr>
              <w:jc w:val="center"/>
              <w:rPr>
                <w:sz w:val="16"/>
                <w:szCs w:val="16"/>
              </w:rPr>
            </w:pPr>
            <w:r w:rsidRPr="003A7C8C">
              <w:rPr>
                <w:sz w:val="16"/>
                <w:szCs w:val="16"/>
              </w:rPr>
              <w:t>1,850.00</w:t>
            </w:r>
          </w:p>
        </w:tc>
        <w:tc>
          <w:tcPr>
            <w:tcW w:w="900" w:type="dxa"/>
            <w:noWrap/>
            <w:vAlign w:val="bottom"/>
            <w:hideMark/>
          </w:tcPr>
          <w:p w14:paraId="6884CB54" w14:textId="77777777" w:rsidR="00232CF6" w:rsidRPr="003A7C8C" w:rsidRDefault="00232CF6" w:rsidP="004422F2">
            <w:pPr>
              <w:jc w:val="center"/>
              <w:rPr>
                <w:sz w:val="16"/>
                <w:szCs w:val="16"/>
              </w:rPr>
            </w:pPr>
            <w:r w:rsidRPr="003A7C8C">
              <w:rPr>
                <w:sz w:val="16"/>
                <w:szCs w:val="16"/>
              </w:rPr>
              <w:t>56.86</w:t>
            </w:r>
          </w:p>
        </w:tc>
        <w:tc>
          <w:tcPr>
            <w:tcW w:w="900" w:type="dxa"/>
            <w:noWrap/>
            <w:vAlign w:val="bottom"/>
            <w:hideMark/>
          </w:tcPr>
          <w:p w14:paraId="49794070" w14:textId="77777777" w:rsidR="00232CF6" w:rsidRPr="003A7C8C" w:rsidRDefault="00232CF6" w:rsidP="004422F2">
            <w:pPr>
              <w:jc w:val="center"/>
              <w:rPr>
                <w:sz w:val="16"/>
                <w:szCs w:val="16"/>
              </w:rPr>
            </w:pPr>
            <w:r w:rsidRPr="003A7C8C">
              <w:rPr>
                <w:sz w:val="16"/>
                <w:szCs w:val="16"/>
              </w:rPr>
              <w:t>49.21</w:t>
            </w:r>
          </w:p>
        </w:tc>
        <w:tc>
          <w:tcPr>
            <w:tcW w:w="900" w:type="dxa"/>
            <w:noWrap/>
            <w:vAlign w:val="bottom"/>
            <w:hideMark/>
          </w:tcPr>
          <w:p w14:paraId="4BA9EA3E" w14:textId="77777777" w:rsidR="00232CF6" w:rsidRPr="003A7C8C" w:rsidRDefault="00232CF6" w:rsidP="004422F2">
            <w:pPr>
              <w:jc w:val="center"/>
              <w:rPr>
                <w:sz w:val="16"/>
                <w:szCs w:val="16"/>
              </w:rPr>
            </w:pPr>
            <w:r w:rsidRPr="003A7C8C">
              <w:rPr>
                <w:sz w:val="16"/>
                <w:szCs w:val="16"/>
              </w:rPr>
              <w:t>41.55</w:t>
            </w:r>
          </w:p>
        </w:tc>
      </w:tr>
      <w:tr w:rsidR="00232CF6" w:rsidRPr="003A7C8C" w14:paraId="1195FE90" w14:textId="77777777" w:rsidTr="004422F2">
        <w:trPr>
          <w:trHeight w:val="250"/>
          <w:jc w:val="center"/>
        </w:trPr>
        <w:tc>
          <w:tcPr>
            <w:tcW w:w="1057" w:type="dxa"/>
            <w:noWrap/>
            <w:vAlign w:val="bottom"/>
            <w:hideMark/>
          </w:tcPr>
          <w:p w14:paraId="2E82AE9C" w14:textId="77777777" w:rsidR="00232CF6" w:rsidRPr="003A7C8C" w:rsidRDefault="00232CF6" w:rsidP="004422F2">
            <w:pPr>
              <w:jc w:val="center"/>
              <w:rPr>
                <w:sz w:val="16"/>
                <w:szCs w:val="16"/>
              </w:rPr>
            </w:pPr>
            <w:r w:rsidRPr="003A7C8C">
              <w:rPr>
                <w:sz w:val="16"/>
                <w:szCs w:val="16"/>
              </w:rPr>
              <w:t>1,850.01</w:t>
            </w:r>
          </w:p>
        </w:tc>
        <w:tc>
          <w:tcPr>
            <w:tcW w:w="1098" w:type="dxa"/>
            <w:noWrap/>
            <w:vAlign w:val="bottom"/>
            <w:hideMark/>
          </w:tcPr>
          <w:p w14:paraId="6671651F" w14:textId="77777777" w:rsidR="00232CF6" w:rsidRPr="003A7C8C" w:rsidRDefault="00232CF6" w:rsidP="004422F2">
            <w:pPr>
              <w:jc w:val="center"/>
              <w:rPr>
                <w:sz w:val="16"/>
                <w:szCs w:val="16"/>
              </w:rPr>
            </w:pPr>
            <w:r w:rsidRPr="003A7C8C">
              <w:rPr>
                <w:sz w:val="16"/>
                <w:szCs w:val="16"/>
              </w:rPr>
              <w:t>1,870.00</w:t>
            </w:r>
          </w:p>
        </w:tc>
        <w:tc>
          <w:tcPr>
            <w:tcW w:w="900" w:type="dxa"/>
            <w:noWrap/>
            <w:vAlign w:val="bottom"/>
            <w:hideMark/>
          </w:tcPr>
          <w:p w14:paraId="274136EC" w14:textId="77777777" w:rsidR="00232CF6" w:rsidRPr="003A7C8C" w:rsidRDefault="00232CF6" w:rsidP="004422F2">
            <w:pPr>
              <w:jc w:val="center"/>
              <w:rPr>
                <w:sz w:val="16"/>
                <w:szCs w:val="16"/>
              </w:rPr>
            </w:pPr>
            <w:r w:rsidRPr="003A7C8C">
              <w:rPr>
                <w:sz w:val="16"/>
                <w:szCs w:val="16"/>
              </w:rPr>
              <w:t>57.47</w:t>
            </w:r>
          </w:p>
        </w:tc>
        <w:tc>
          <w:tcPr>
            <w:tcW w:w="900" w:type="dxa"/>
            <w:noWrap/>
            <w:vAlign w:val="bottom"/>
            <w:hideMark/>
          </w:tcPr>
          <w:p w14:paraId="0BE4BB5A" w14:textId="77777777" w:rsidR="00232CF6" w:rsidRPr="003A7C8C" w:rsidRDefault="00232CF6" w:rsidP="004422F2">
            <w:pPr>
              <w:jc w:val="center"/>
              <w:rPr>
                <w:sz w:val="16"/>
                <w:szCs w:val="16"/>
              </w:rPr>
            </w:pPr>
            <w:r w:rsidRPr="003A7C8C">
              <w:rPr>
                <w:sz w:val="16"/>
                <w:szCs w:val="16"/>
              </w:rPr>
              <w:t>49.82</w:t>
            </w:r>
          </w:p>
        </w:tc>
        <w:tc>
          <w:tcPr>
            <w:tcW w:w="900" w:type="dxa"/>
            <w:noWrap/>
            <w:vAlign w:val="bottom"/>
            <w:hideMark/>
          </w:tcPr>
          <w:p w14:paraId="60F42756" w14:textId="77777777" w:rsidR="00232CF6" w:rsidRPr="003A7C8C" w:rsidRDefault="00232CF6" w:rsidP="004422F2">
            <w:pPr>
              <w:jc w:val="center"/>
              <w:rPr>
                <w:sz w:val="16"/>
                <w:szCs w:val="16"/>
              </w:rPr>
            </w:pPr>
            <w:r w:rsidRPr="003A7C8C">
              <w:rPr>
                <w:sz w:val="16"/>
                <w:szCs w:val="16"/>
              </w:rPr>
              <w:t>42.17</w:t>
            </w:r>
          </w:p>
        </w:tc>
      </w:tr>
      <w:tr w:rsidR="00232CF6" w:rsidRPr="003A7C8C" w14:paraId="3B44D081" w14:textId="77777777" w:rsidTr="004422F2">
        <w:trPr>
          <w:trHeight w:val="250"/>
          <w:jc w:val="center"/>
        </w:trPr>
        <w:tc>
          <w:tcPr>
            <w:tcW w:w="1057" w:type="dxa"/>
            <w:noWrap/>
            <w:vAlign w:val="bottom"/>
            <w:hideMark/>
          </w:tcPr>
          <w:p w14:paraId="42539881" w14:textId="77777777" w:rsidR="00232CF6" w:rsidRPr="003A7C8C" w:rsidRDefault="00232CF6" w:rsidP="004422F2">
            <w:pPr>
              <w:jc w:val="center"/>
              <w:rPr>
                <w:sz w:val="16"/>
                <w:szCs w:val="16"/>
              </w:rPr>
            </w:pPr>
            <w:r w:rsidRPr="003A7C8C">
              <w:rPr>
                <w:sz w:val="16"/>
                <w:szCs w:val="16"/>
              </w:rPr>
              <w:t>1,870.01</w:t>
            </w:r>
          </w:p>
        </w:tc>
        <w:tc>
          <w:tcPr>
            <w:tcW w:w="1098" w:type="dxa"/>
            <w:noWrap/>
            <w:vAlign w:val="bottom"/>
            <w:hideMark/>
          </w:tcPr>
          <w:p w14:paraId="1C0E5D90" w14:textId="77777777" w:rsidR="00232CF6" w:rsidRPr="003A7C8C" w:rsidRDefault="00232CF6" w:rsidP="004422F2">
            <w:pPr>
              <w:jc w:val="center"/>
              <w:rPr>
                <w:sz w:val="16"/>
                <w:szCs w:val="16"/>
              </w:rPr>
            </w:pPr>
            <w:r w:rsidRPr="003A7C8C">
              <w:rPr>
                <w:sz w:val="16"/>
                <w:szCs w:val="16"/>
              </w:rPr>
              <w:t>1,890.00</w:t>
            </w:r>
          </w:p>
        </w:tc>
        <w:tc>
          <w:tcPr>
            <w:tcW w:w="900" w:type="dxa"/>
            <w:noWrap/>
            <w:vAlign w:val="bottom"/>
            <w:hideMark/>
          </w:tcPr>
          <w:p w14:paraId="6E2828D6" w14:textId="77777777" w:rsidR="00232CF6" w:rsidRPr="003A7C8C" w:rsidRDefault="00232CF6" w:rsidP="004422F2">
            <w:pPr>
              <w:jc w:val="center"/>
              <w:rPr>
                <w:sz w:val="16"/>
                <w:szCs w:val="16"/>
              </w:rPr>
            </w:pPr>
            <w:r w:rsidRPr="003A7C8C">
              <w:rPr>
                <w:sz w:val="16"/>
                <w:szCs w:val="16"/>
              </w:rPr>
              <w:t>58.09</w:t>
            </w:r>
          </w:p>
        </w:tc>
        <w:tc>
          <w:tcPr>
            <w:tcW w:w="900" w:type="dxa"/>
            <w:noWrap/>
            <w:vAlign w:val="bottom"/>
            <w:hideMark/>
          </w:tcPr>
          <w:p w14:paraId="15B39D8B" w14:textId="77777777" w:rsidR="00232CF6" w:rsidRPr="003A7C8C" w:rsidRDefault="00232CF6" w:rsidP="004422F2">
            <w:pPr>
              <w:jc w:val="center"/>
              <w:rPr>
                <w:sz w:val="16"/>
                <w:szCs w:val="16"/>
              </w:rPr>
            </w:pPr>
            <w:r w:rsidRPr="003A7C8C">
              <w:rPr>
                <w:sz w:val="16"/>
                <w:szCs w:val="16"/>
              </w:rPr>
              <w:t>50.44</w:t>
            </w:r>
          </w:p>
        </w:tc>
        <w:tc>
          <w:tcPr>
            <w:tcW w:w="900" w:type="dxa"/>
            <w:noWrap/>
            <w:vAlign w:val="bottom"/>
            <w:hideMark/>
          </w:tcPr>
          <w:p w14:paraId="26AFA474" w14:textId="77777777" w:rsidR="00232CF6" w:rsidRPr="003A7C8C" w:rsidRDefault="00232CF6" w:rsidP="004422F2">
            <w:pPr>
              <w:jc w:val="center"/>
              <w:rPr>
                <w:sz w:val="16"/>
                <w:szCs w:val="16"/>
              </w:rPr>
            </w:pPr>
            <w:r w:rsidRPr="003A7C8C">
              <w:rPr>
                <w:sz w:val="16"/>
                <w:szCs w:val="16"/>
              </w:rPr>
              <w:t>42.79</w:t>
            </w:r>
          </w:p>
        </w:tc>
      </w:tr>
      <w:tr w:rsidR="00232CF6" w:rsidRPr="003A7C8C" w14:paraId="4D7F88D7" w14:textId="77777777" w:rsidTr="004422F2">
        <w:trPr>
          <w:trHeight w:val="250"/>
          <w:jc w:val="center"/>
        </w:trPr>
        <w:tc>
          <w:tcPr>
            <w:tcW w:w="1057" w:type="dxa"/>
            <w:noWrap/>
            <w:vAlign w:val="bottom"/>
            <w:hideMark/>
          </w:tcPr>
          <w:p w14:paraId="59FFC0F3" w14:textId="77777777" w:rsidR="00232CF6" w:rsidRPr="003A7C8C" w:rsidRDefault="00232CF6" w:rsidP="004422F2">
            <w:pPr>
              <w:jc w:val="center"/>
              <w:rPr>
                <w:sz w:val="16"/>
                <w:szCs w:val="16"/>
              </w:rPr>
            </w:pPr>
            <w:r w:rsidRPr="003A7C8C">
              <w:rPr>
                <w:sz w:val="16"/>
                <w:szCs w:val="16"/>
              </w:rPr>
              <w:t>1,890.01</w:t>
            </w:r>
          </w:p>
        </w:tc>
        <w:tc>
          <w:tcPr>
            <w:tcW w:w="1098" w:type="dxa"/>
            <w:noWrap/>
            <w:vAlign w:val="bottom"/>
            <w:hideMark/>
          </w:tcPr>
          <w:p w14:paraId="439A0D2F" w14:textId="77777777" w:rsidR="00232CF6" w:rsidRPr="003A7C8C" w:rsidRDefault="00232CF6" w:rsidP="004422F2">
            <w:pPr>
              <w:jc w:val="center"/>
              <w:rPr>
                <w:sz w:val="16"/>
                <w:szCs w:val="16"/>
              </w:rPr>
            </w:pPr>
            <w:r w:rsidRPr="003A7C8C">
              <w:rPr>
                <w:sz w:val="16"/>
                <w:szCs w:val="16"/>
              </w:rPr>
              <w:t>1,910.00</w:t>
            </w:r>
          </w:p>
        </w:tc>
        <w:tc>
          <w:tcPr>
            <w:tcW w:w="900" w:type="dxa"/>
            <w:noWrap/>
            <w:vAlign w:val="bottom"/>
            <w:hideMark/>
          </w:tcPr>
          <w:p w14:paraId="07F894ED" w14:textId="77777777" w:rsidR="00232CF6" w:rsidRPr="003A7C8C" w:rsidRDefault="00232CF6" w:rsidP="004422F2">
            <w:pPr>
              <w:jc w:val="center"/>
              <w:rPr>
                <w:sz w:val="16"/>
                <w:szCs w:val="16"/>
              </w:rPr>
            </w:pPr>
            <w:r w:rsidRPr="003A7C8C">
              <w:rPr>
                <w:sz w:val="16"/>
                <w:szCs w:val="16"/>
              </w:rPr>
              <w:t>58.71</w:t>
            </w:r>
          </w:p>
        </w:tc>
        <w:tc>
          <w:tcPr>
            <w:tcW w:w="900" w:type="dxa"/>
            <w:noWrap/>
            <w:vAlign w:val="bottom"/>
            <w:hideMark/>
          </w:tcPr>
          <w:p w14:paraId="6675FB32" w14:textId="77777777" w:rsidR="00232CF6" w:rsidRPr="003A7C8C" w:rsidRDefault="00232CF6" w:rsidP="004422F2">
            <w:pPr>
              <w:jc w:val="center"/>
              <w:rPr>
                <w:sz w:val="16"/>
                <w:szCs w:val="16"/>
              </w:rPr>
            </w:pPr>
            <w:r w:rsidRPr="003A7C8C">
              <w:rPr>
                <w:sz w:val="16"/>
                <w:szCs w:val="16"/>
              </w:rPr>
              <w:t>51.06</w:t>
            </w:r>
          </w:p>
        </w:tc>
        <w:tc>
          <w:tcPr>
            <w:tcW w:w="900" w:type="dxa"/>
            <w:noWrap/>
            <w:vAlign w:val="bottom"/>
            <w:hideMark/>
          </w:tcPr>
          <w:p w14:paraId="5732A8B8" w14:textId="77777777" w:rsidR="00232CF6" w:rsidRPr="003A7C8C" w:rsidRDefault="00232CF6" w:rsidP="004422F2">
            <w:pPr>
              <w:jc w:val="center"/>
              <w:rPr>
                <w:sz w:val="16"/>
                <w:szCs w:val="16"/>
              </w:rPr>
            </w:pPr>
            <w:r w:rsidRPr="003A7C8C">
              <w:rPr>
                <w:sz w:val="16"/>
                <w:szCs w:val="16"/>
              </w:rPr>
              <w:t>43.41</w:t>
            </w:r>
          </w:p>
        </w:tc>
      </w:tr>
      <w:tr w:rsidR="00232CF6" w:rsidRPr="003A7C8C" w14:paraId="33CC86F6" w14:textId="77777777" w:rsidTr="004422F2">
        <w:trPr>
          <w:trHeight w:val="250"/>
          <w:jc w:val="center"/>
        </w:trPr>
        <w:tc>
          <w:tcPr>
            <w:tcW w:w="1057" w:type="dxa"/>
            <w:noWrap/>
            <w:vAlign w:val="bottom"/>
            <w:hideMark/>
          </w:tcPr>
          <w:p w14:paraId="30B16C75" w14:textId="77777777" w:rsidR="00232CF6" w:rsidRPr="003A7C8C" w:rsidRDefault="00232CF6" w:rsidP="004422F2">
            <w:pPr>
              <w:jc w:val="center"/>
              <w:rPr>
                <w:sz w:val="16"/>
                <w:szCs w:val="16"/>
              </w:rPr>
            </w:pPr>
            <w:r w:rsidRPr="003A7C8C">
              <w:rPr>
                <w:sz w:val="16"/>
                <w:szCs w:val="16"/>
              </w:rPr>
              <w:t>1,910.01</w:t>
            </w:r>
          </w:p>
        </w:tc>
        <w:tc>
          <w:tcPr>
            <w:tcW w:w="1098" w:type="dxa"/>
            <w:noWrap/>
            <w:vAlign w:val="bottom"/>
            <w:hideMark/>
          </w:tcPr>
          <w:p w14:paraId="219AA1DE" w14:textId="77777777" w:rsidR="00232CF6" w:rsidRPr="003A7C8C" w:rsidRDefault="00232CF6" w:rsidP="004422F2">
            <w:pPr>
              <w:jc w:val="center"/>
              <w:rPr>
                <w:sz w:val="16"/>
                <w:szCs w:val="16"/>
              </w:rPr>
            </w:pPr>
            <w:r w:rsidRPr="003A7C8C">
              <w:rPr>
                <w:sz w:val="16"/>
                <w:szCs w:val="16"/>
              </w:rPr>
              <w:t>1,930.00</w:t>
            </w:r>
          </w:p>
        </w:tc>
        <w:tc>
          <w:tcPr>
            <w:tcW w:w="900" w:type="dxa"/>
            <w:noWrap/>
            <w:vAlign w:val="bottom"/>
            <w:hideMark/>
          </w:tcPr>
          <w:p w14:paraId="44408190" w14:textId="77777777" w:rsidR="00232CF6" w:rsidRPr="003A7C8C" w:rsidRDefault="00232CF6" w:rsidP="004422F2">
            <w:pPr>
              <w:jc w:val="center"/>
              <w:rPr>
                <w:sz w:val="16"/>
                <w:szCs w:val="16"/>
              </w:rPr>
            </w:pPr>
            <w:r w:rsidRPr="003A7C8C">
              <w:rPr>
                <w:sz w:val="16"/>
                <w:szCs w:val="16"/>
              </w:rPr>
              <w:t>59.33</w:t>
            </w:r>
          </w:p>
        </w:tc>
        <w:tc>
          <w:tcPr>
            <w:tcW w:w="900" w:type="dxa"/>
            <w:noWrap/>
            <w:vAlign w:val="bottom"/>
            <w:hideMark/>
          </w:tcPr>
          <w:p w14:paraId="79B748D3" w14:textId="77777777" w:rsidR="00232CF6" w:rsidRPr="003A7C8C" w:rsidRDefault="00232CF6" w:rsidP="004422F2">
            <w:pPr>
              <w:jc w:val="center"/>
              <w:rPr>
                <w:sz w:val="16"/>
                <w:szCs w:val="16"/>
              </w:rPr>
            </w:pPr>
            <w:r w:rsidRPr="003A7C8C">
              <w:rPr>
                <w:sz w:val="16"/>
                <w:szCs w:val="16"/>
              </w:rPr>
              <w:t>51.68</w:t>
            </w:r>
          </w:p>
        </w:tc>
        <w:tc>
          <w:tcPr>
            <w:tcW w:w="900" w:type="dxa"/>
            <w:noWrap/>
            <w:vAlign w:val="bottom"/>
            <w:hideMark/>
          </w:tcPr>
          <w:p w14:paraId="0771CCDA" w14:textId="77777777" w:rsidR="00232CF6" w:rsidRPr="003A7C8C" w:rsidRDefault="00232CF6" w:rsidP="004422F2">
            <w:pPr>
              <w:jc w:val="center"/>
              <w:rPr>
                <w:sz w:val="16"/>
                <w:szCs w:val="16"/>
              </w:rPr>
            </w:pPr>
            <w:r w:rsidRPr="003A7C8C">
              <w:rPr>
                <w:sz w:val="16"/>
                <w:szCs w:val="16"/>
              </w:rPr>
              <w:t>44.03</w:t>
            </w:r>
          </w:p>
        </w:tc>
      </w:tr>
      <w:tr w:rsidR="00232CF6" w:rsidRPr="003A7C8C" w14:paraId="031DDC61" w14:textId="77777777" w:rsidTr="004422F2">
        <w:trPr>
          <w:trHeight w:val="250"/>
          <w:jc w:val="center"/>
        </w:trPr>
        <w:tc>
          <w:tcPr>
            <w:tcW w:w="1057" w:type="dxa"/>
            <w:noWrap/>
            <w:vAlign w:val="bottom"/>
            <w:hideMark/>
          </w:tcPr>
          <w:p w14:paraId="486254F2" w14:textId="77777777" w:rsidR="00232CF6" w:rsidRPr="003A7C8C" w:rsidRDefault="00232CF6" w:rsidP="004422F2">
            <w:pPr>
              <w:jc w:val="center"/>
              <w:rPr>
                <w:sz w:val="16"/>
                <w:szCs w:val="16"/>
              </w:rPr>
            </w:pPr>
            <w:r w:rsidRPr="003A7C8C">
              <w:rPr>
                <w:sz w:val="16"/>
                <w:szCs w:val="16"/>
              </w:rPr>
              <w:t>1,930.01</w:t>
            </w:r>
          </w:p>
        </w:tc>
        <w:tc>
          <w:tcPr>
            <w:tcW w:w="1098" w:type="dxa"/>
            <w:noWrap/>
            <w:vAlign w:val="bottom"/>
            <w:hideMark/>
          </w:tcPr>
          <w:p w14:paraId="7F61AFFC" w14:textId="77777777" w:rsidR="00232CF6" w:rsidRPr="003A7C8C" w:rsidRDefault="00232CF6" w:rsidP="004422F2">
            <w:pPr>
              <w:jc w:val="center"/>
              <w:rPr>
                <w:sz w:val="16"/>
                <w:szCs w:val="16"/>
              </w:rPr>
            </w:pPr>
            <w:r w:rsidRPr="003A7C8C">
              <w:rPr>
                <w:sz w:val="16"/>
                <w:szCs w:val="16"/>
              </w:rPr>
              <w:t>1,950.00</w:t>
            </w:r>
          </w:p>
        </w:tc>
        <w:tc>
          <w:tcPr>
            <w:tcW w:w="900" w:type="dxa"/>
            <w:noWrap/>
            <w:vAlign w:val="bottom"/>
            <w:hideMark/>
          </w:tcPr>
          <w:p w14:paraId="61A96236" w14:textId="77777777" w:rsidR="00232CF6" w:rsidRPr="003A7C8C" w:rsidRDefault="00232CF6" w:rsidP="004422F2">
            <w:pPr>
              <w:jc w:val="center"/>
              <w:rPr>
                <w:sz w:val="16"/>
                <w:szCs w:val="16"/>
              </w:rPr>
            </w:pPr>
            <w:r w:rsidRPr="003A7C8C">
              <w:rPr>
                <w:sz w:val="16"/>
                <w:szCs w:val="16"/>
              </w:rPr>
              <w:t>59.95</w:t>
            </w:r>
          </w:p>
        </w:tc>
        <w:tc>
          <w:tcPr>
            <w:tcW w:w="900" w:type="dxa"/>
            <w:noWrap/>
            <w:vAlign w:val="bottom"/>
            <w:hideMark/>
          </w:tcPr>
          <w:p w14:paraId="3A29A1A3" w14:textId="77777777" w:rsidR="00232CF6" w:rsidRPr="003A7C8C" w:rsidRDefault="00232CF6" w:rsidP="004422F2">
            <w:pPr>
              <w:jc w:val="center"/>
              <w:rPr>
                <w:sz w:val="16"/>
                <w:szCs w:val="16"/>
              </w:rPr>
            </w:pPr>
            <w:r w:rsidRPr="003A7C8C">
              <w:rPr>
                <w:sz w:val="16"/>
                <w:szCs w:val="16"/>
              </w:rPr>
              <w:t>52.30</w:t>
            </w:r>
          </w:p>
        </w:tc>
        <w:tc>
          <w:tcPr>
            <w:tcW w:w="900" w:type="dxa"/>
            <w:noWrap/>
            <w:vAlign w:val="bottom"/>
            <w:hideMark/>
          </w:tcPr>
          <w:p w14:paraId="6A2AB2E5" w14:textId="77777777" w:rsidR="00232CF6" w:rsidRPr="003A7C8C" w:rsidRDefault="00232CF6" w:rsidP="004422F2">
            <w:pPr>
              <w:jc w:val="center"/>
              <w:rPr>
                <w:sz w:val="16"/>
                <w:szCs w:val="16"/>
              </w:rPr>
            </w:pPr>
            <w:r w:rsidRPr="003A7C8C">
              <w:rPr>
                <w:sz w:val="16"/>
                <w:szCs w:val="16"/>
              </w:rPr>
              <w:t>44.64</w:t>
            </w:r>
          </w:p>
        </w:tc>
      </w:tr>
      <w:tr w:rsidR="00232CF6" w:rsidRPr="003A7C8C" w14:paraId="1E6A5CB1" w14:textId="77777777" w:rsidTr="004422F2">
        <w:trPr>
          <w:trHeight w:val="260"/>
          <w:jc w:val="center"/>
        </w:trPr>
        <w:tc>
          <w:tcPr>
            <w:tcW w:w="1057" w:type="dxa"/>
            <w:noWrap/>
            <w:vAlign w:val="bottom"/>
            <w:hideMark/>
          </w:tcPr>
          <w:p w14:paraId="2B9C18E8" w14:textId="77777777" w:rsidR="00232CF6" w:rsidRPr="003A7C8C" w:rsidRDefault="00232CF6" w:rsidP="004422F2">
            <w:pPr>
              <w:jc w:val="center"/>
              <w:rPr>
                <w:sz w:val="16"/>
                <w:szCs w:val="16"/>
              </w:rPr>
            </w:pPr>
          </w:p>
        </w:tc>
        <w:tc>
          <w:tcPr>
            <w:tcW w:w="1098" w:type="dxa"/>
            <w:noWrap/>
            <w:vAlign w:val="bottom"/>
            <w:hideMark/>
          </w:tcPr>
          <w:p w14:paraId="1E744172" w14:textId="77777777" w:rsidR="00232CF6" w:rsidRPr="003A7C8C" w:rsidRDefault="00232CF6" w:rsidP="004422F2">
            <w:pPr>
              <w:jc w:val="center"/>
              <w:rPr>
                <w:sz w:val="16"/>
                <w:szCs w:val="16"/>
              </w:rPr>
            </w:pPr>
          </w:p>
        </w:tc>
        <w:tc>
          <w:tcPr>
            <w:tcW w:w="2700" w:type="dxa"/>
            <w:gridSpan w:val="3"/>
            <w:noWrap/>
            <w:vAlign w:val="bottom"/>
            <w:hideMark/>
          </w:tcPr>
          <w:p w14:paraId="6CFF6FA1" w14:textId="77777777" w:rsidR="00232CF6" w:rsidRPr="003A7C8C" w:rsidRDefault="00232CF6" w:rsidP="004422F2">
            <w:pPr>
              <w:jc w:val="center"/>
              <w:rPr>
                <w:i/>
                <w:iCs/>
                <w:sz w:val="16"/>
                <w:szCs w:val="16"/>
              </w:rPr>
            </w:pPr>
            <w:r w:rsidRPr="00AA77EB">
              <w:rPr>
                <w:i/>
                <w:iCs/>
                <w:sz w:val="16"/>
                <w:szCs w:val="16"/>
              </w:rPr>
              <w:t>(Add 3.09% for amounts in excess of $1,950)</w:t>
            </w:r>
          </w:p>
        </w:tc>
      </w:tr>
    </w:tbl>
    <w:p w14:paraId="2F01EA0D" w14:textId="77777777" w:rsidR="00232CF6" w:rsidRDefault="00232CF6" w:rsidP="00715378">
      <w:pPr>
        <w:pStyle w:val="1"/>
      </w:pPr>
    </w:p>
    <w:tbl>
      <w:tblPr>
        <w:tblW w:w="4825" w:type="dxa"/>
        <w:jc w:val="center"/>
        <w:tblLook w:val="0420" w:firstRow="1" w:lastRow="0" w:firstColumn="0" w:lastColumn="0" w:noHBand="0" w:noVBand="1"/>
      </w:tblPr>
      <w:tblGrid>
        <w:gridCol w:w="865"/>
        <w:gridCol w:w="900"/>
        <w:gridCol w:w="990"/>
        <w:gridCol w:w="900"/>
        <w:gridCol w:w="1170"/>
      </w:tblGrid>
      <w:tr w:rsidR="00232CF6" w:rsidRPr="00DD5F6A" w14:paraId="62B12096" w14:textId="77777777" w:rsidTr="004422F2">
        <w:trPr>
          <w:trHeight w:val="250"/>
          <w:tblHeader/>
          <w:jc w:val="center"/>
        </w:trPr>
        <w:tc>
          <w:tcPr>
            <w:tcW w:w="4825" w:type="dxa"/>
            <w:gridSpan w:val="5"/>
            <w:tcBorders>
              <w:top w:val="double" w:sz="6" w:space="0" w:color="auto"/>
              <w:left w:val="double" w:sz="6" w:space="0" w:color="auto"/>
              <w:bottom w:val="single" w:sz="6" w:space="0" w:color="auto"/>
              <w:right w:val="double" w:sz="6" w:space="0" w:color="auto"/>
            </w:tcBorders>
            <w:shd w:val="clear" w:color="000000" w:fill="C0C0C0"/>
            <w:noWrap/>
            <w:vAlign w:val="center"/>
            <w:hideMark/>
          </w:tcPr>
          <w:p w14:paraId="7BFAE1B0" w14:textId="77777777" w:rsidR="00232CF6" w:rsidRPr="00DD5F6A" w:rsidRDefault="00232CF6" w:rsidP="004422F2">
            <w:pPr>
              <w:jc w:val="center"/>
              <w:rPr>
                <w:b/>
                <w:bCs/>
                <w:sz w:val="16"/>
                <w:szCs w:val="16"/>
              </w:rPr>
            </w:pPr>
            <w:r>
              <w:rPr>
                <w:b/>
                <w:bCs/>
                <w:sz w:val="16"/>
                <w:szCs w:val="16"/>
              </w:rPr>
              <w:t>Biweekly</w:t>
            </w:r>
            <w:r w:rsidRPr="00DD5F6A">
              <w:rPr>
                <w:b/>
                <w:bCs/>
                <w:sz w:val="16"/>
                <w:szCs w:val="16"/>
              </w:rPr>
              <w:t xml:space="preserve"> Louisiana Income Tax Withholding Table</w:t>
            </w:r>
          </w:p>
        </w:tc>
      </w:tr>
      <w:tr w:rsidR="00232CF6" w:rsidRPr="00DD5F6A" w14:paraId="48333C66" w14:textId="77777777" w:rsidTr="004422F2">
        <w:trPr>
          <w:trHeight w:val="250"/>
          <w:tblHeader/>
          <w:jc w:val="center"/>
        </w:trPr>
        <w:tc>
          <w:tcPr>
            <w:tcW w:w="1765" w:type="dxa"/>
            <w:gridSpan w:val="2"/>
            <w:tcBorders>
              <w:top w:val="single" w:sz="6" w:space="0" w:color="auto"/>
              <w:left w:val="double" w:sz="6" w:space="0" w:color="auto"/>
              <w:bottom w:val="single" w:sz="6" w:space="0" w:color="auto"/>
              <w:right w:val="single" w:sz="4" w:space="0" w:color="auto"/>
            </w:tcBorders>
            <w:shd w:val="clear" w:color="000000" w:fill="C0C0C0"/>
            <w:noWrap/>
            <w:vAlign w:val="center"/>
            <w:hideMark/>
          </w:tcPr>
          <w:p w14:paraId="403BF9E0" w14:textId="77777777" w:rsidR="00232CF6" w:rsidRPr="00DD5F6A" w:rsidRDefault="00232CF6" w:rsidP="004422F2">
            <w:pPr>
              <w:rPr>
                <w:b/>
                <w:bCs/>
                <w:sz w:val="16"/>
                <w:szCs w:val="16"/>
              </w:rPr>
            </w:pPr>
            <w:r w:rsidRPr="00DD5F6A">
              <w:rPr>
                <w:b/>
                <w:bCs/>
                <w:sz w:val="16"/>
                <w:szCs w:val="16"/>
              </w:rPr>
              <w:t>Standard Deduction:</w:t>
            </w:r>
          </w:p>
        </w:tc>
        <w:tc>
          <w:tcPr>
            <w:tcW w:w="990"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57EDE8FB" w14:textId="77777777" w:rsidR="00232CF6" w:rsidRPr="00DD5F6A" w:rsidRDefault="00232CF6" w:rsidP="004422F2">
            <w:pPr>
              <w:jc w:val="center"/>
              <w:rPr>
                <w:b/>
                <w:bCs/>
                <w:sz w:val="16"/>
                <w:szCs w:val="16"/>
              </w:rPr>
            </w:pPr>
            <w:r w:rsidRPr="00DD5F6A">
              <w:rPr>
                <w:b/>
                <w:bCs/>
                <w:sz w:val="16"/>
                <w:szCs w:val="16"/>
              </w:rPr>
              <w:t>0</w:t>
            </w:r>
          </w:p>
        </w:tc>
        <w:tc>
          <w:tcPr>
            <w:tcW w:w="900"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5D0FC085" w14:textId="77777777" w:rsidR="00232CF6" w:rsidRPr="00DD5F6A" w:rsidRDefault="00232CF6" w:rsidP="004422F2">
            <w:pPr>
              <w:jc w:val="center"/>
              <w:rPr>
                <w:b/>
                <w:bCs/>
                <w:sz w:val="16"/>
                <w:szCs w:val="16"/>
              </w:rPr>
            </w:pPr>
            <w:r w:rsidRPr="00DD5F6A">
              <w:rPr>
                <w:b/>
                <w:bCs/>
                <w:sz w:val="16"/>
                <w:szCs w:val="16"/>
              </w:rPr>
              <w:t>1</w:t>
            </w:r>
          </w:p>
        </w:tc>
        <w:tc>
          <w:tcPr>
            <w:tcW w:w="1170" w:type="dxa"/>
            <w:tcBorders>
              <w:top w:val="single" w:sz="4" w:space="0" w:color="auto"/>
              <w:left w:val="single" w:sz="4" w:space="0" w:color="auto"/>
              <w:bottom w:val="single" w:sz="4" w:space="0" w:color="auto"/>
              <w:right w:val="double" w:sz="6" w:space="0" w:color="auto"/>
            </w:tcBorders>
            <w:shd w:val="clear" w:color="000000" w:fill="C0C0C0"/>
            <w:noWrap/>
            <w:vAlign w:val="center"/>
            <w:hideMark/>
          </w:tcPr>
          <w:p w14:paraId="40599844" w14:textId="77777777" w:rsidR="00232CF6" w:rsidRPr="00DD5F6A" w:rsidRDefault="00232CF6" w:rsidP="004422F2">
            <w:pPr>
              <w:jc w:val="center"/>
              <w:rPr>
                <w:b/>
                <w:bCs/>
                <w:sz w:val="16"/>
                <w:szCs w:val="16"/>
              </w:rPr>
            </w:pPr>
            <w:r w:rsidRPr="00DD5F6A">
              <w:rPr>
                <w:b/>
                <w:bCs/>
                <w:sz w:val="16"/>
                <w:szCs w:val="16"/>
              </w:rPr>
              <w:t>2</w:t>
            </w:r>
          </w:p>
        </w:tc>
      </w:tr>
      <w:tr w:rsidR="00232CF6" w:rsidRPr="00DD5F6A" w14:paraId="1CAD9F41" w14:textId="77777777" w:rsidTr="004422F2">
        <w:trPr>
          <w:trHeight w:val="250"/>
          <w:tblHeader/>
          <w:jc w:val="center"/>
        </w:trPr>
        <w:tc>
          <w:tcPr>
            <w:tcW w:w="1765" w:type="dxa"/>
            <w:gridSpan w:val="2"/>
            <w:tcBorders>
              <w:top w:val="single" w:sz="6" w:space="0" w:color="auto"/>
              <w:left w:val="double" w:sz="6" w:space="0" w:color="auto"/>
              <w:bottom w:val="single" w:sz="6" w:space="0" w:color="auto"/>
              <w:right w:val="single" w:sz="4" w:space="0" w:color="auto"/>
            </w:tcBorders>
            <w:shd w:val="clear" w:color="000000" w:fill="C0C0C0"/>
            <w:noWrap/>
            <w:vAlign w:val="center"/>
            <w:hideMark/>
          </w:tcPr>
          <w:p w14:paraId="70A0EAC5" w14:textId="77777777" w:rsidR="00232CF6" w:rsidRPr="00DD5F6A" w:rsidRDefault="00232CF6" w:rsidP="004422F2">
            <w:pPr>
              <w:rPr>
                <w:b/>
                <w:bCs/>
                <w:sz w:val="16"/>
                <w:szCs w:val="16"/>
              </w:rPr>
            </w:pPr>
            <w:r w:rsidRPr="00DD5F6A">
              <w:rPr>
                <w:b/>
                <w:bCs/>
                <w:sz w:val="16"/>
                <w:szCs w:val="16"/>
              </w:rPr>
              <w:t>Salary Range:</w:t>
            </w:r>
          </w:p>
        </w:tc>
        <w:tc>
          <w:tcPr>
            <w:tcW w:w="990"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685B7FF9" w14:textId="77777777" w:rsidR="00232CF6" w:rsidRPr="00DD5F6A" w:rsidRDefault="00232CF6" w:rsidP="004422F2">
            <w:pPr>
              <w:jc w:val="center"/>
              <w:rPr>
                <w:sz w:val="16"/>
                <w:szCs w:val="16"/>
              </w:rPr>
            </w:pPr>
          </w:p>
        </w:tc>
        <w:tc>
          <w:tcPr>
            <w:tcW w:w="900"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19496FC4" w14:textId="77777777" w:rsidR="00232CF6" w:rsidRPr="00DD5F6A" w:rsidRDefault="00232CF6" w:rsidP="004422F2">
            <w:pPr>
              <w:jc w:val="center"/>
              <w:rPr>
                <w:sz w:val="16"/>
                <w:szCs w:val="16"/>
              </w:rPr>
            </w:pPr>
          </w:p>
        </w:tc>
        <w:tc>
          <w:tcPr>
            <w:tcW w:w="1170" w:type="dxa"/>
            <w:tcBorders>
              <w:top w:val="single" w:sz="4" w:space="0" w:color="auto"/>
              <w:left w:val="single" w:sz="4" w:space="0" w:color="auto"/>
              <w:bottom w:val="single" w:sz="4" w:space="0" w:color="auto"/>
              <w:right w:val="double" w:sz="6" w:space="0" w:color="auto"/>
            </w:tcBorders>
            <w:shd w:val="clear" w:color="000000" w:fill="C0C0C0"/>
            <w:noWrap/>
            <w:vAlign w:val="center"/>
            <w:hideMark/>
          </w:tcPr>
          <w:p w14:paraId="315172CB" w14:textId="77777777" w:rsidR="00232CF6" w:rsidRPr="00DD5F6A" w:rsidRDefault="00232CF6" w:rsidP="004422F2">
            <w:pPr>
              <w:jc w:val="center"/>
              <w:rPr>
                <w:sz w:val="16"/>
                <w:szCs w:val="16"/>
              </w:rPr>
            </w:pPr>
          </w:p>
        </w:tc>
      </w:tr>
      <w:tr w:rsidR="00232CF6" w:rsidRPr="00DD5F6A" w14:paraId="08B56C3A" w14:textId="77777777" w:rsidTr="004422F2">
        <w:trPr>
          <w:trHeight w:val="125"/>
          <w:tblHeader/>
          <w:jc w:val="center"/>
        </w:trPr>
        <w:tc>
          <w:tcPr>
            <w:tcW w:w="865" w:type="dxa"/>
            <w:tcBorders>
              <w:top w:val="single" w:sz="6" w:space="0" w:color="auto"/>
              <w:left w:val="double" w:sz="6" w:space="0" w:color="auto"/>
              <w:bottom w:val="single" w:sz="6" w:space="0" w:color="auto"/>
              <w:right w:val="single" w:sz="4" w:space="0" w:color="auto"/>
            </w:tcBorders>
            <w:shd w:val="clear" w:color="000000" w:fill="C0C0C0"/>
            <w:noWrap/>
            <w:vAlign w:val="center"/>
            <w:hideMark/>
          </w:tcPr>
          <w:p w14:paraId="4BC33B5B" w14:textId="77777777" w:rsidR="00232CF6" w:rsidRPr="00DD5F6A" w:rsidRDefault="00232CF6" w:rsidP="004422F2">
            <w:pPr>
              <w:jc w:val="center"/>
              <w:rPr>
                <w:b/>
                <w:bCs/>
                <w:sz w:val="16"/>
                <w:szCs w:val="16"/>
              </w:rPr>
            </w:pPr>
            <w:r w:rsidRPr="00DD5F6A">
              <w:rPr>
                <w:b/>
                <w:bCs/>
                <w:sz w:val="16"/>
                <w:szCs w:val="16"/>
              </w:rPr>
              <w:t>Min</w:t>
            </w:r>
          </w:p>
        </w:tc>
        <w:tc>
          <w:tcPr>
            <w:tcW w:w="900"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1BC8FB7C" w14:textId="77777777" w:rsidR="00232CF6" w:rsidRPr="00DD5F6A" w:rsidRDefault="00232CF6" w:rsidP="004422F2">
            <w:pPr>
              <w:jc w:val="center"/>
              <w:rPr>
                <w:b/>
                <w:bCs/>
                <w:sz w:val="16"/>
                <w:szCs w:val="16"/>
              </w:rPr>
            </w:pPr>
            <w:r w:rsidRPr="00DD5F6A">
              <w:rPr>
                <w:b/>
                <w:bCs/>
                <w:sz w:val="16"/>
                <w:szCs w:val="16"/>
              </w:rPr>
              <w:t>Max</w:t>
            </w:r>
          </w:p>
        </w:tc>
        <w:tc>
          <w:tcPr>
            <w:tcW w:w="990"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08648D55" w14:textId="77777777" w:rsidR="00232CF6" w:rsidRPr="00DD5F6A" w:rsidRDefault="00232CF6" w:rsidP="004422F2">
            <w:pPr>
              <w:jc w:val="center"/>
              <w:rPr>
                <w:sz w:val="16"/>
                <w:szCs w:val="16"/>
              </w:rPr>
            </w:pPr>
          </w:p>
        </w:tc>
        <w:tc>
          <w:tcPr>
            <w:tcW w:w="900"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148E9BB8" w14:textId="77777777" w:rsidR="00232CF6" w:rsidRPr="00DD5F6A" w:rsidRDefault="00232CF6" w:rsidP="004422F2">
            <w:pPr>
              <w:jc w:val="center"/>
              <w:rPr>
                <w:sz w:val="16"/>
                <w:szCs w:val="16"/>
              </w:rPr>
            </w:pPr>
          </w:p>
        </w:tc>
        <w:tc>
          <w:tcPr>
            <w:tcW w:w="1170" w:type="dxa"/>
            <w:tcBorders>
              <w:top w:val="single" w:sz="4" w:space="0" w:color="auto"/>
              <w:left w:val="single" w:sz="4" w:space="0" w:color="auto"/>
              <w:bottom w:val="single" w:sz="4" w:space="0" w:color="auto"/>
              <w:right w:val="double" w:sz="6" w:space="0" w:color="auto"/>
            </w:tcBorders>
            <w:shd w:val="clear" w:color="000000" w:fill="C0C0C0"/>
            <w:noWrap/>
            <w:vAlign w:val="center"/>
            <w:hideMark/>
          </w:tcPr>
          <w:p w14:paraId="3DF8B145" w14:textId="77777777" w:rsidR="00232CF6" w:rsidRPr="00DD5F6A" w:rsidRDefault="00232CF6" w:rsidP="004422F2">
            <w:pPr>
              <w:jc w:val="center"/>
              <w:rPr>
                <w:sz w:val="16"/>
                <w:szCs w:val="16"/>
              </w:rPr>
            </w:pPr>
          </w:p>
        </w:tc>
      </w:tr>
      <w:tr w:rsidR="00232CF6" w:rsidRPr="00DD5F6A" w14:paraId="4E3FAF73"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33059D7A" w14:textId="77777777" w:rsidR="00232CF6" w:rsidRPr="00DD5F6A" w:rsidRDefault="00232CF6" w:rsidP="004422F2">
            <w:pPr>
              <w:jc w:val="center"/>
              <w:rPr>
                <w:sz w:val="16"/>
                <w:szCs w:val="16"/>
              </w:rPr>
            </w:pPr>
            <w:r w:rsidRPr="00DD5F6A">
              <w:rPr>
                <w:sz w:val="16"/>
                <w:szCs w:val="16"/>
              </w:rPr>
              <w:t>0.00</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797711D5" w14:textId="77777777" w:rsidR="00232CF6" w:rsidRPr="00DD5F6A" w:rsidRDefault="00232CF6" w:rsidP="004422F2">
            <w:pPr>
              <w:jc w:val="center"/>
              <w:rPr>
                <w:sz w:val="16"/>
                <w:szCs w:val="16"/>
              </w:rPr>
            </w:pPr>
            <w:r w:rsidRPr="00DD5F6A">
              <w:rPr>
                <w:sz w:val="16"/>
                <w:szCs w:val="16"/>
              </w:rPr>
              <w:t>100.00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67F40147" w14:textId="77777777" w:rsidR="00232CF6" w:rsidRPr="00DD5F6A" w:rsidRDefault="00232CF6" w:rsidP="004422F2">
            <w:pPr>
              <w:jc w:val="center"/>
              <w:rPr>
                <w:sz w:val="16"/>
                <w:szCs w:val="16"/>
              </w:rPr>
            </w:pPr>
            <w:r w:rsidRPr="008B201F">
              <w:rPr>
                <w:rFonts w:eastAsia="Aptos"/>
                <w:kern w:val="2"/>
                <w:sz w:val="16"/>
                <w:szCs w:val="16"/>
              </w:rPr>
              <w:t>1.55</w:t>
            </w:r>
          </w:p>
        </w:tc>
        <w:tc>
          <w:tcPr>
            <w:tcW w:w="900" w:type="dxa"/>
            <w:tcBorders>
              <w:top w:val="single" w:sz="4" w:space="0" w:color="auto"/>
              <w:left w:val="nil"/>
              <w:bottom w:val="single" w:sz="4" w:space="0" w:color="auto"/>
              <w:right w:val="single" w:sz="4" w:space="0" w:color="auto"/>
            </w:tcBorders>
            <w:noWrap/>
            <w:vAlign w:val="bottom"/>
            <w:hideMark/>
          </w:tcPr>
          <w:p w14:paraId="16E1E606" w14:textId="77777777" w:rsidR="00232CF6" w:rsidRPr="00DD5F6A" w:rsidRDefault="00232CF6" w:rsidP="004422F2">
            <w:pPr>
              <w:jc w:val="center"/>
              <w:rPr>
                <w:sz w:val="16"/>
                <w:szCs w:val="16"/>
              </w:rPr>
            </w:pPr>
            <w:r w:rsidRPr="008B201F">
              <w:rPr>
                <w:rFonts w:eastAsia="Aptos"/>
                <w:kern w:val="2"/>
                <w:sz w:val="16"/>
                <w:szCs w:val="16"/>
              </w:rPr>
              <w:t>0.00</w:t>
            </w:r>
          </w:p>
        </w:tc>
        <w:tc>
          <w:tcPr>
            <w:tcW w:w="1170" w:type="dxa"/>
            <w:tcBorders>
              <w:top w:val="single" w:sz="4" w:space="0" w:color="auto"/>
              <w:left w:val="nil"/>
              <w:bottom w:val="single" w:sz="4" w:space="0" w:color="auto"/>
              <w:right w:val="double" w:sz="6" w:space="0" w:color="auto"/>
            </w:tcBorders>
            <w:noWrap/>
            <w:vAlign w:val="bottom"/>
            <w:hideMark/>
          </w:tcPr>
          <w:p w14:paraId="734236DD"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30B51260"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7C3AAFA8" w14:textId="77777777" w:rsidR="00232CF6" w:rsidRPr="00DD5F6A" w:rsidRDefault="00232CF6" w:rsidP="004422F2">
            <w:pPr>
              <w:jc w:val="center"/>
              <w:rPr>
                <w:sz w:val="16"/>
                <w:szCs w:val="16"/>
              </w:rPr>
            </w:pPr>
            <w:r w:rsidRPr="00DD5F6A">
              <w:rPr>
                <w:sz w:val="16"/>
                <w:szCs w:val="16"/>
              </w:rPr>
              <w:t>100.01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7271BAE9" w14:textId="77777777" w:rsidR="00232CF6" w:rsidRPr="00DD5F6A" w:rsidRDefault="00232CF6" w:rsidP="004422F2">
            <w:pPr>
              <w:jc w:val="center"/>
              <w:rPr>
                <w:sz w:val="16"/>
                <w:szCs w:val="16"/>
              </w:rPr>
            </w:pPr>
            <w:r w:rsidRPr="00DD5F6A">
              <w:rPr>
                <w:sz w:val="16"/>
                <w:szCs w:val="16"/>
              </w:rPr>
              <w:t>140.00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101C78A7" w14:textId="77777777" w:rsidR="00232CF6" w:rsidRPr="00DD5F6A" w:rsidRDefault="00232CF6" w:rsidP="004422F2">
            <w:pPr>
              <w:jc w:val="center"/>
              <w:rPr>
                <w:sz w:val="16"/>
                <w:szCs w:val="16"/>
              </w:rPr>
            </w:pPr>
            <w:r w:rsidRPr="008B201F">
              <w:rPr>
                <w:rFonts w:eastAsia="Aptos"/>
                <w:kern w:val="2"/>
                <w:sz w:val="16"/>
                <w:szCs w:val="16"/>
              </w:rPr>
              <w:t>3.71</w:t>
            </w:r>
          </w:p>
        </w:tc>
        <w:tc>
          <w:tcPr>
            <w:tcW w:w="900" w:type="dxa"/>
            <w:tcBorders>
              <w:top w:val="single" w:sz="4" w:space="0" w:color="auto"/>
              <w:left w:val="nil"/>
              <w:bottom w:val="single" w:sz="4" w:space="0" w:color="auto"/>
              <w:right w:val="single" w:sz="4" w:space="0" w:color="auto"/>
            </w:tcBorders>
            <w:noWrap/>
            <w:vAlign w:val="bottom"/>
            <w:hideMark/>
          </w:tcPr>
          <w:p w14:paraId="2F4D69D3" w14:textId="77777777" w:rsidR="00232CF6" w:rsidRPr="00DD5F6A" w:rsidRDefault="00232CF6" w:rsidP="004422F2">
            <w:pPr>
              <w:jc w:val="center"/>
              <w:rPr>
                <w:sz w:val="16"/>
                <w:szCs w:val="16"/>
              </w:rPr>
            </w:pPr>
            <w:r w:rsidRPr="008B201F">
              <w:rPr>
                <w:rFonts w:eastAsia="Aptos"/>
                <w:kern w:val="2"/>
                <w:sz w:val="16"/>
                <w:szCs w:val="16"/>
              </w:rPr>
              <w:t>0.00</w:t>
            </w:r>
          </w:p>
        </w:tc>
        <w:tc>
          <w:tcPr>
            <w:tcW w:w="1170" w:type="dxa"/>
            <w:tcBorders>
              <w:top w:val="single" w:sz="4" w:space="0" w:color="auto"/>
              <w:left w:val="nil"/>
              <w:bottom w:val="single" w:sz="4" w:space="0" w:color="auto"/>
              <w:right w:val="double" w:sz="6" w:space="0" w:color="auto"/>
            </w:tcBorders>
            <w:noWrap/>
            <w:vAlign w:val="bottom"/>
            <w:hideMark/>
          </w:tcPr>
          <w:p w14:paraId="47E17E3F"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07834DD0"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2D8EBE66" w14:textId="77777777" w:rsidR="00232CF6" w:rsidRPr="00DD5F6A" w:rsidRDefault="00232CF6" w:rsidP="004422F2">
            <w:pPr>
              <w:jc w:val="center"/>
              <w:rPr>
                <w:sz w:val="16"/>
                <w:szCs w:val="16"/>
              </w:rPr>
            </w:pPr>
            <w:r w:rsidRPr="00DD5F6A">
              <w:rPr>
                <w:sz w:val="16"/>
                <w:szCs w:val="16"/>
              </w:rPr>
              <w:t>140.01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582B1A82" w14:textId="77777777" w:rsidR="00232CF6" w:rsidRPr="00DD5F6A" w:rsidRDefault="00232CF6" w:rsidP="004422F2">
            <w:pPr>
              <w:jc w:val="center"/>
              <w:rPr>
                <w:sz w:val="16"/>
                <w:szCs w:val="16"/>
              </w:rPr>
            </w:pPr>
            <w:r w:rsidRPr="00DD5F6A">
              <w:rPr>
                <w:sz w:val="16"/>
                <w:szCs w:val="16"/>
              </w:rPr>
              <w:t>180.00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08A4C3B3" w14:textId="77777777" w:rsidR="00232CF6" w:rsidRPr="00DD5F6A" w:rsidRDefault="00232CF6" w:rsidP="004422F2">
            <w:pPr>
              <w:jc w:val="center"/>
              <w:rPr>
                <w:sz w:val="16"/>
                <w:szCs w:val="16"/>
              </w:rPr>
            </w:pPr>
            <w:r w:rsidRPr="008B201F">
              <w:rPr>
                <w:rFonts w:eastAsia="Aptos"/>
                <w:kern w:val="2"/>
                <w:sz w:val="16"/>
                <w:szCs w:val="16"/>
              </w:rPr>
              <w:t>4.94</w:t>
            </w:r>
          </w:p>
        </w:tc>
        <w:tc>
          <w:tcPr>
            <w:tcW w:w="900" w:type="dxa"/>
            <w:tcBorders>
              <w:top w:val="single" w:sz="4" w:space="0" w:color="auto"/>
              <w:left w:val="nil"/>
              <w:bottom w:val="single" w:sz="4" w:space="0" w:color="auto"/>
              <w:right w:val="single" w:sz="4" w:space="0" w:color="auto"/>
            </w:tcBorders>
            <w:noWrap/>
            <w:vAlign w:val="bottom"/>
            <w:hideMark/>
          </w:tcPr>
          <w:p w14:paraId="33F44EAB" w14:textId="77777777" w:rsidR="00232CF6" w:rsidRPr="00DD5F6A" w:rsidRDefault="00232CF6" w:rsidP="004422F2">
            <w:pPr>
              <w:jc w:val="center"/>
              <w:rPr>
                <w:sz w:val="16"/>
                <w:szCs w:val="16"/>
              </w:rPr>
            </w:pPr>
            <w:r w:rsidRPr="008B201F">
              <w:rPr>
                <w:rFonts w:eastAsia="Aptos"/>
                <w:kern w:val="2"/>
                <w:sz w:val="16"/>
                <w:szCs w:val="16"/>
              </w:rPr>
              <w:t>0.00</w:t>
            </w:r>
          </w:p>
        </w:tc>
        <w:tc>
          <w:tcPr>
            <w:tcW w:w="1170" w:type="dxa"/>
            <w:tcBorders>
              <w:top w:val="single" w:sz="4" w:space="0" w:color="auto"/>
              <w:left w:val="nil"/>
              <w:bottom w:val="single" w:sz="4" w:space="0" w:color="auto"/>
              <w:right w:val="double" w:sz="6" w:space="0" w:color="auto"/>
            </w:tcBorders>
            <w:noWrap/>
            <w:vAlign w:val="bottom"/>
            <w:hideMark/>
          </w:tcPr>
          <w:p w14:paraId="3E7AC924"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129DAEBC"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534CCEF9" w14:textId="77777777" w:rsidR="00232CF6" w:rsidRPr="00DD5F6A" w:rsidRDefault="00232CF6" w:rsidP="004422F2">
            <w:pPr>
              <w:jc w:val="center"/>
              <w:rPr>
                <w:sz w:val="16"/>
                <w:szCs w:val="16"/>
              </w:rPr>
            </w:pPr>
            <w:r w:rsidRPr="00DD5F6A">
              <w:rPr>
                <w:sz w:val="16"/>
                <w:szCs w:val="16"/>
              </w:rPr>
              <w:t>180.01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44ACF8F4" w14:textId="77777777" w:rsidR="00232CF6" w:rsidRPr="00DD5F6A" w:rsidRDefault="00232CF6" w:rsidP="004422F2">
            <w:pPr>
              <w:jc w:val="center"/>
              <w:rPr>
                <w:sz w:val="16"/>
                <w:szCs w:val="16"/>
              </w:rPr>
            </w:pPr>
            <w:r w:rsidRPr="00DD5F6A">
              <w:rPr>
                <w:sz w:val="16"/>
                <w:szCs w:val="16"/>
              </w:rPr>
              <w:t>220.00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3AD781F5" w14:textId="77777777" w:rsidR="00232CF6" w:rsidRPr="00DD5F6A" w:rsidRDefault="00232CF6" w:rsidP="004422F2">
            <w:pPr>
              <w:jc w:val="center"/>
              <w:rPr>
                <w:sz w:val="16"/>
                <w:szCs w:val="16"/>
              </w:rPr>
            </w:pPr>
            <w:r w:rsidRPr="008B201F">
              <w:rPr>
                <w:rFonts w:eastAsia="Aptos"/>
                <w:kern w:val="2"/>
                <w:sz w:val="16"/>
                <w:szCs w:val="16"/>
              </w:rPr>
              <w:t>6.18</w:t>
            </w:r>
          </w:p>
        </w:tc>
        <w:tc>
          <w:tcPr>
            <w:tcW w:w="900" w:type="dxa"/>
            <w:tcBorders>
              <w:top w:val="single" w:sz="4" w:space="0" w:color="auto"/>
              <w:left w:val="nil"/>
              <w:bottom w:val="single" w:sz="4" w:space="0" w:color="auto"/>
              <w:right w:val="single" w:sz="4" w:space="0" w:color="auto"/>
            </w:tcBorders>
            <w:noWrap/>
            <w:vAlign w:val="bottom"/>
            <w:hideMark/>
          </w:tcPr>
          <w:p w14:paraId="78A15B42" w14:textId="77777777" w:rsidR="00232CF6" w:rsidRPr="00DD5F6A" w:rsidRDefault="00232CF6" w:rsidP="004422F2">
            <w:pPr>
              <w:jc w:val="center"/>
              <w:rPr>
                <w:sz w:val="16"/>
                <w:szCs w:val="16"/>
              </w:rPr>
            </w:pPr>
            <w:r w:rsidRPr="008B201F">
              <w:rPr>
                <w:rFonts w:eastAsia="Aptos"/>
                <w:kern w:val="2"/>
                <w:sz w:val="16"/>
                <w:szCs w:val="16"/>
              </w:rPr>
              <w:t>0.00</w:t>
            </w:r>
          </w:p>
        </w:tc>
        <w:tc>
          <w:tcPr>
            <w:tcW w:w="1170" w:type="dxa"/>
            <w:tcBorders>
              <w:top w:val="single" w:sz="4" w:space="0" w:color="auto"/>
              <w:left w:val="nil"/>
              <w:bottom w:val="single" w:sz="4" w:space="0" w:color="auto"/>
              <w:right w:val="double" w:sz="6" w:space="0" w:color="auto"/>
            </w:tcBorders>
            <w:noWrap/>
            <w:vAlign w:val="bottom"/>
            <w:hideMark/>
          </w:tcPr>
          <w:p w14:paraId="6136E936"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3484DB96"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46452E46" w14:textId="77777777" w:rsidR="00232CF6" w:rsidRPr="00DD5F6A" w:rsidRDefault="00232CF6" w:rsidP="004422F2">
            <w:pPr>
              <w:jc w:val="center"/>
              <w:rPr>
                <w:sz w:val="16"/>
                <w:szCs w:val="16"/>
              </w:rPr>
            </w:pPr>
            <w:r w:rsidRPr="00DD5F6A">
              <w:rPr>
                <w:sz w:val="16"/>
                <w:szCs w:val="16"/>
              </w:rPr>
              <w:t>220.01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670D144F" w14:textId="77777777" w:rsidR="00232CF6" w:rsidRPr="00DD5F6A" w:rsidRDefault="00232CF6" w:rsidP="004422F2">
            <w:pPr>
              <w:jc w:val="center"/>
              <w:rPr>
                <w:sz w:val="16"/>
                <w:szCs w:val="16"/>
              </w:rPr>
            </w:pPr>
            <w:r w:rsidRPr="00DD5F6A">
              <w:rPr>
                <w:sz w:val="16"/>
                <w:szCs w:val="16"/>
              </w:rPr>
              <w:t>260.00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7BD11594" w14:textId="77777777" w:rsidR="00232CF6" w:rsidRPr="00DD5F6A" w:rsidRDefault="00232CF6" w:rsidP="004422F2">
            <w:pPr>
              <w:jc w:val="center"/>
              <w:rPr>
                <w:sz w:val="16"/>
                <w:szCs w:val="16"/>
              </w:rPr>
            </w:pPr>
            <w:r w:rsidRPr="008B201F">
              <w:rPr>
                <w:rFonts w:eastAsia="Aptos"/>
                <w:kern w:val="2"/>
                <w:sz w:val="16"/>
                <w:szCs w:val="16"/>
              </w:rPr>
              <w:t>7.42</w:t>
            </w:r>
          </w:p>
        </w:tc>
        <w:tc>
          <w:tcPr>
            <w:tcW w:w="900" w:type="dxa"/>
            <w:tcBorders>
              <w:top w:val="single" w:sz="4" w:space="0" w:color="auto"/>
              <w:left w:val="nil"/>
              <w:bottom w:val="single" w:sz="4" w:space="0" w:color="auto"/>
              <w:right w:val="single" w:sz="4" w:space="0" w:color="auto"/>
            </w:tcBorders>
            <w:noWrap/>
            <w:vAlign w:val="bottom"/>
            <w:hideMark/>
          </w:tcPr>
          <w:p w14:paraId="1F35CAC6" w14:textId="77777777" w:rsidR="00232CF6" w:rsidRPr="00DD5F6A" w:rsidRDefault="00232CF6" w:rsidP="004422F2">
            <w:pPr>
              <w:jc w:val="center"/>
              <w:rPr>
                <w:sz w:val="16"/>
                <w:szCs w:val="16"/>
              </w:rPr>
            </w:pPr>
            <w:r w:rsidRPr="008B201F">
              <w:rPr>
                <w:rFonts w:eastAsia="Aptos"/>
                <w:kern w:val="2"/>
                <w:sz w:val="16"/>
                <w:szCs w:val="16"/>
              </w:rPr>
              <w:t>0.00</w:t>
            </w:r>
          </w:p>
        </w:tc>
        <w:tc>
          <w:tcPr>
            <w:tcW w:w="1170" w:type="dxa"/>
            <w:tcBorders>
              <w:top w:val="single" w:sz="4" w:space="0" w:color="auto"/>
              <w:left w:val="nil"/>
              <w:bottom w:val="single" w:sz="4" w:space="0" w:color="auto"/>
              <w:right w:val="double" w:sz="6" w:space="0" w:color="auto"/>
            </w:tcBorders>
            <w:noWrap/>
            <w:vAlign w:val="bottom"/>
            <w:hideMark/>
          </w:tcPr>
          <w:p w14:paraId="6DB0D915"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678E6649"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67E8E521" w14:textId="77777777" w:rsidR="00232CF6" w:rsidRPr="00DD5F6A" w:rsidRDefault="00232CF6" w:rsidP="004422F2">
            <w:pPr>
              <w:jc w:val="center"/>
              <w:rPr>
                <w:sz w:val="16"/>
                <w:szCs w:val="16"/>
              </w:rPr>
            </w:pPr>
            <w:r w:rsidRPr="00DD5F6A">
              <w:rPr>
                <w:sz w:val="16"/>
                <w:szCs w:val="16"/>
              </w:rPr>
              <w:t>260.01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6CAB0272" w14:textId="77777777" w:rsidR="00232CF6" w:rsidRPr="00DD5F6A" w:rsidRDefault="00232CF6" w:rsidP="004422F2">
            <w:pPr>
              <w:jc w:val="center"/>
              <w:rPr>
                <w:sz w:val="16"/>
                <w:szCs w:val="16"/>
              </w:rPr>
            </w:pPr>
            <w:r w:rsidRPr="00DD5F6A">
              <w:rPr>
                <w:sz w:val="16"/>
                <w:szCs w:val="16"/>
              </w:rPr>
              <w:t>300.00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7789B8FC" w14:textId="77777777" w:rsidR="00232CF6" w:rsidRPr="00DD5F6A" w:rsidRDefault="00232CF6" w:rsidP="004422F2">
            <w:pPr>
              <w:jc w:val="center"/>
              <w:rPr>
                <w:sz w:val="16"/>
                <w:szCs w:val="16"/>
              </w:rPr>
            </w:pPr>
            <w:r w:rsidRPr="008B201F">
              <w:rPr>
                <w:rFonts w:eastAsia="Aptos"/>
                <w:kern w:val="2"/>
                <w:sz w:val="16"/>
                <w:szCs w:val="16"/>
              </w:rPr>
              <w:t>8.65</w:t>
            </w:r>
          </w:p>
        </w:tc>
        <w:tc>
          <w:tcPr>
            <w:tcW w:w="900" w:type="dxa"/>
            <w:tcBorders>
              <w:top w:val="single" w:sz="4" w:space="0" w:color="auto"/>
              <w:left w:val="nil"/>
              <w:bottom w:val="single" w:sz="4" w:space="0" w:color="auto"/>
              <w:right w:val="single" w:sz="4" w:space="0" w:color="auto"/>
            </w:tcBorders>
            <w:noWrap/>
            <w:vAlign w:val="bottom"/>
            <w:hideMark/>
          </w:tcPr>
          <w:p w14:paraId="798A9933" w14:textId="77777777" w:rsidR="00232CF6" w:rsidRPr="00DD5F6A" w:rsidRDefault="00232CF6" w:rsidP="004422F2">
            <w:pPr>
              <w:jc w:val="center"/>
              <w:rPr>
                <w:sz w:val="16"/>
                <w:szCs w:val="16"/>
              </w:rPr>
            </w:pPr>
            <w:r w:rsidRPr="008B201F">
              <w:rPr>
                <w:rFonts w:eastAsia="Aptos"/>
                <w:kern w:val="2"/>
                <w:sz w:val="16"/>
                <w:szCs w:val="16"/>
              </w:rPr>
              <w:t>0.00</w:t>
            </w:r>
          </w:p>
        </w:tc>
        <w:tc>
          <w:tcPr>
            <w:tcW w:w="1170" w:type="dxa"/>
            <w:tcBorders>
              <w:top w:val="single" w:sz="4" w:space="0" w:color="auto"/>
              <w:left w:val="nil"/>
              <w:bottom w:val="single" w:sz="4" w:space="0" w:color="auto"/>
              <w:right w:val="double" w:sz="6" w:space="0" w:color="auto"/>
            </w:tcBorders>
            <w:noWrap/>
            <w:vAlign w:val="bottom"/>
            <w:hideMark/>
          </w:tcPr>
          <w:p w14:paraId="55242AE5"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412EA020"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5CF6E937" w14:textId="77777777" w:rsidR="00232CF6" w:rsidRPr="00DD5F6A" w:rsidRDefault="00232CF6" w:rsidP="004422F2">
            <w:pPr>
              <w:jc w:val="center"/>
              <w:rPr>
                <w:sz w:val="16"/>
                <w:szCs w:val="16"/>
              </w:rPr>
            </w:pPr>
            <w:r w:rsidRPr="00DD5F6A">
              <w:rPr>
                <w:sz w:val="16"/>
                <w:szCs w:val="16"/>
              </w:rPr>
              <w:t>300.01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075DD600" w14:textId="77777777" w:rsidR="00232CF6" w:rsidRPr="00DD5F6A" w:rsidRDefault="00232CF6" w:rsidP="004422F2">
            <w:pPr>
              <w:jc w:val="center"/>
              <w:rPr>
                <w:sz w:val="16"/>
                <w:szCs w:val="16"/>
              </w:rPr>
            </w:pPr>
            <w:r w:rsidRPr="00DD5F6A">
              <w:rPr>
                <w:sz w:val="16"/>
                <w:szCs w:val="16"/>
              </w:rPr>
              <w:t>340.00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35E76A82" w14:textId="77777777" w:rsidR="00232CF6" w:rsidRPr="00DD5F6A" w:rsidRDefault="00232CF6" w:rsidP="004422F2">
            <w:pPr>
              <w:jc w:val="center"/>
              <w:rPr>
                <w:sz w:val="16"/>
                <w:szCs w:val="16"/>
              </w:rPr>
            </w:pPr>
            <w:r w:rsidRPr="008B201F">
              <w:rPr>
                <w:rFonts w:eastAsia="Aptos"/>
                <w:kern w:val="2"/>
                <w:sz w:val="16"/>
                <w:szCs w:val="16"/>
              </w:rPr>
              <w:t>9.89</w:t>
            </w:r>
          </w:p>
        </w:tc>
        <w:tc>
          <w:tcPr>
            <w:tcW w:w="900" w:type="dxa"/>
            <w:tcBorders>
              <w:top w:val="single" w:sz="4" w:space="0" w:color="auto"/>
              <w:left w:val="nil"/>
              <w:bottom w:val="single" w:sz="4" w:space="0" w:color="auto"/>
              <w:right w:val="single" w:sz="4" w:space="0" w:color="auto"/>
            </w:tcBorders>
            <w:noWrap/>
            <w:vAlign w:val="bottom"/>
            <w:hideMark/>
          </w:tcPr>
          <w:p w14:paraId="09EDD306" w14:textId="77777777" w:rsidR="00232CF6" w:rsidRPr="00DD5F6A" w:rsidRDefault="00232CF6" w:rsidP="004422F2">
            <w:pPr>
              <w:jc w:val="center"/>
              <w:rPr>
                <w:sz w:val="16"/>
                <w:szCs w:val="16"/>
              </w:rPr>
            </w:pPr>
            <w:r w:rsidRPr="008B201F">
              <w:rPr>
                <w:rFonts w:eastAsia="Aptos"/>
                <w:kern w:val="2"/>
                <w:sz w:val="16"/>
                <w:szCs w:val="16"/>
              </w:rPr>
              <w:t>0.00</w:t>
            </w:r>
          </w:p>
        </w:tc>
        <w:tc>
          <w:tcPr>
            <w:tcW w:w="1170" w:type="dxa"/>
            <w:tcBorders>
              <w:top w:val="single" w:sz="4" w:space="0" w:color="auto"/>
              <w:left w:val="nil"/>
              <w:bottom w:val="single" w:sz="4" w:space="0" w:color="auto"/>
              <w:right w:val="double" w:sz="6" w:space="0" w:color="auto"/>
            </w:tcBorders>
            <w:noWrap/>
            <w:vAlign w:val="bottom"/>
            <w:hideMark/>
          </w:tcPr>
          <w:p w14:paraId="03C53FD6"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0A68C4E8"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34C1CBFC" w14:textId="77777777" w:rsidR="00232CF6" w:rsidRPr="00DD5F6A" w:rsidRDefault="00232CF6" w:rsidP="004422F2">
            <w:pPr>
              <w:jc w:val="center"/>
              <w:rPr>
                <w:sz w:val="16"/>
                <w:szCs w:val="16"/>
              </w:rPr>
            </w:pPr>
            <w:r w:rsidRPr="00DD5F6A">
              <w:rPr>
                <w:sz w:val="16"/>
                <w:szCs w:val="16"/>
              </w:rPr>
              <w:t>340.01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09BB4CA8" w14:textId="77777777" w:rsidR="00232CF6" w:rsidRPr="00DD5F6A" w:rsidRDefault="00232CF6" w:rsidP="004422F2">
            <w:pPr>
              <w:jc w:val="center"/>
              <w:rPr>
                <w:sz w:val="16"/>
                <w:szCs w:val="16"/>
              </w:rPr>
            </w:pPr>
            <w:r w:rsidRPr="00DD5F6A">
              <w:rPr>
                <w:sz w:val="16"/>
                <w:szCs w:val="16"/>
              </w:rPr>
              <w:t>380.00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71786ECB" w14:textId="77777777" w:rsidR="00232CF6" w:rsidRPr="00DD5F6A" w:rsidRDefault="00232CF6" w:rsidP="004422F2">
            <w:pPr>
              <w:jc w:val="center"/>
              <w:rPr>
                <w:sz w:val="16"/>
                <w:szCs w:val="16"/>
              </w:rPr>
            </w:pPr>
            <w:r w:rsidRPr="008B201F">
              <w:rPr>
                <w:rFonts w:eastAsia="Aptos"/>
                <w:kern w:val="2"/>
                <w:sz w:val="16"/>
                <w:szCs w:val="16"/>
              </w:rPr>
              <w:t>11.12</w:t>
            </w:r>
          </w:p>
        </w:tc>
        <w:tc>
          <w:tcPr>
            <w:tcW w:w="900" w:type="dxa"/>
            <w:tcBorders>
              <w:top w:val="single" w:sz="4" w:space="0" w:color="auto"/>
              <w:left w:val="nil"/>
              <w:bottom w:val="single" w:sz="4" w:space="0" w:color="auto"/>
              <w:right w:val="single" w:sz="4" w:space="0" w:color="auto"/>
            </w:tcBorders>
            <w:noWrap/>
            <w:vAlign w:val="bottom"/>
            <w:hideMark/>
          </w:tcPr>
          <w:p w14:paraId="343F5091" w14:textId="77777777" w:rsidR="00232CF6" w:rsidRPr="00DD5F6A" w:rsidRDefault="00232CF6" w:rsidP="004422F2">
            <w:pPr>
              <w:jc w:val="center"/>
              <w:rPr>
                <w:sz w:val="16"/>
                <w:szCs w:val="16"/>
              </w:rPr>
            </w:pPr>
            <w:r w:rsidRPr="008B201F">
              <w:rPr>
                <w:rFonts w:eastAsia="Aptos"/>
                <w:kern w:val="2"/>
                <w:sz w:val="16"/>
                <w:szCs w:val="16"/>
              </w:rPr>
              <w:t>0.00</w:t>
            </w:r>
          </w:p>
        </w:tc>
        <w:tc>
          <w:tcPr>
            <w:tcW w:w="1170" w:type="dxa"/>
            <w:tcBorders>
              <w:top w:val="single" w:sz="4" w:space="0" w:color="auto"/>
              <w:left w:val="nil"/>
              <w:bottom w:val="single" w:sz="4" w:space="0" w:color="auto"/>
              <w:right w:val="double" w:sz="6" w:space="0" w:color="auto"/>
            </w:tcBorders>
            <w:noWrap/>
            <w:vAlign w:val="bottom"/>
            <w:hideMark/>
          </w:tcPr>
          <w:p w14:paraId="7C029706"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0D4BF84C"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7056B858" w14:textId="77777777" w:rsidR="00232CF6" w:rsidRPr="00DD5F6A" w:rsidRDefault="00232CF6" w:rsidP="004422F2">
            <w:pPr>
              <w:jc w:val="center"/>
              <w:rPr>
                <w:sz w:val="16"/>
                <w:szCs w:val="16"/>
              </w:rPr>
            </w:pPr>
            <w:r w:rsidRPr="00DD5F6A">
              <w:rPr>
                <w:sz w:val="16"/>
                <w:szCs w:val="16"/>
              </w:rPr>
              <w:t>380.01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49EAED6C" w14:textId="77777777" w:rsidR="00232CF6" w:rsidRPr="00DD5F6A" w:rsidRDefault="00232CF6" w:rsidP="004422F2">
            <w:pPr>
              <w:jc w:val="center"/>
              <w:rPr>
                <w:sz w:val="16"/>
                <w:szCs w:val="16"/>
              </w:rPr>
            </w:pPr>
            <w:r w:rsidRPr="00DD5F6A">
              <w:rPr>
                <w:sz w:val="16"/>
                <w:szCs w:val="16"/>
              </w:rPr>
              <w:t>420.00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54A31FF9" w14:textId="77777777" w:rsidR="00232CF6" w:rsidRPr="00DD5F6A" w:rsidRDefault="00232CF6" w:rsidP="004422F2">
            <w:pPr>
              <w:jc w:val="center"/>
              <w:rPr>
                <w:sz w:val="16"/>
                <w:szCs w:val="16"/>
              </w:rPr>
            </w:pPr>
            <w:r w:rsidRPr="008B201F">
              <w:rPr>
                <w:rFonts w:eastAsia="Aptos"/>
                <w:kern w:val="2"/>
                <w:sz w:val="16"/>
                <w:szCs w:val="16"/>
              </w:rPr>
              <w:t>12.36</w:t>
            </w:r>
          </w:p>
        </w:tc>
        <w:tc>
          <w:tcPr>
            <w:tcW w:w="900" w:type="dxa"/>
            <w:tcBorders>
              <w:top w:val="single" w:sz="4" w:space="0" w:color="auto"/>
              <w:left w:val="nil"/>
              <w:bottom w:val="single" w:sz="4" w:space="0" w:color="auto"/>
              <w:right w:val="single" w:sz="4" w:space="0" w:color="auto"/>
            </w:tcBorders>
            <w:noWrap/>
            <w:vAlign w:val="bottom"/>
            <w:hideMark/>
          </w:tcPr>
          <w:p w14:paraId="110E8833" w14:textId="77777777" w:rsidR="00232CF6" w:rsidRPr="00DD5F6A" w:rsidRDefault="00232CF6" w:rsidP="004422F2">
            <w:pPr>
              <w:jc w:val="center"/>
              <w:rPr>
                <w:sz w:val="16"/>
                <w:szCs w:val="16"/>
              </w:rPr>
            </w:pPr>
            <w:r w:rsidRPr="008B201F">
              <w:rPr>
                <w:rFonts w:eastAsia="Aptos"/>
                <w:kern w:val="2"/>
                <w:sz w:val="16"/>
                <w:szCs w:val="16"/>
              </w:rPr>
              <w:t>0.00</w:t>
            </w:r>
          </w:p>
        </w:tc>
        <w:tc>
          <w:tcPr>
            <w:tcW w:w="1170" w:type="dxa"/>
            <w:tcBorders>
              <w:top w:val="single" w:sz="4" w:space="0" w:color="auto"/>
              <w:left w:val="nil"/>
              <w:bottom w:val="single" w:sz="4" w:space="0" w:color="auto"/>
              <w:right w:val="double" w:sz="6" w:space="0" w:color="auto"/>
            </w:tcBorders>
            <w:noWrap/>
            <w:vAlign w:val="bottom"/>
            <w:hideMark/>
          </w:tcPr>
          <w:p w14:paraId="758BBFDA"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3207E2A5"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368136E1" w14:textId="77777777" w:rsidR="00232CF6" w:rsidRPr="00DD5F6A" w:rsidRDefault="00232CF6" w:rsidP="004422F2">
            <w:pPr>
              <w:jc w:val="center"/>
              <w:rPr>
                <w:sz w:val="16"/>
                <w:szCs w:val="16"/>
              </w:rPr>
            </w:pPr>
            <w:r w:rsidRPr="00DD5F6A">
              <w:rPr>
                <w:sz w:val="16"/>
                <w:szCs w:val="16"/>
              </w:rPr>
              <w:t>420.01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16232338" w14:textId="77777777" w:rsidR="00232CF6" w:rsidRPr="00DD5F6A" w:rsidRDefault="00232CF6" w:rsidP="004422F2">
            <w:pPr>
              <w:jc w:val="center"/>
              <w:rPr>
                <w:sz w:val="16"/>
                <w:szCs w:val="16"/>
              </w:rPr>
            </w:pPr>
            <w:r w:rsidRPr="00DD5F6A">
              <w:rPr>
                <w:sz w:val="16"/>
                <w:szCs w:val="16"/>
              </w:rPr>
              <w:t>460.00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5D0AC7C6" w14:textId="77777777" w:rsidR="00232CF6" w:rsidRPr="00DD5F6A" w:rsidRDefault="00232CF6" w:rsidP="004422F2">
            <w:pPr>
              <w:jc w:val="center"/>
              <w:rPr>
                <w:sz w:val="16"/>
                <w:szCs w:val="16"/>
              </w:rPr>
            </w:pPr>
            <w:r w:rsidRPr="008B201F">
              <w:rPr>
                <w:rFonts w:eastAsia="Aptos"/>
                <w:kern w:val="2"/>
                <w:sz w:val="16"/>
                <w:szCs w:val="16"/>
              </w:rPr>
              <w:t>13.60</w:t>
            </w:r>
          </w:p>
        </w:tc>
        <w:tc>
          <w:tcPr>
            <w:tcW w:w="900" w:type="dxa"/>
            <w:tcBorders>
              <w:top w:val="single" w:sz="4" w:space="0" w:color="auto"/>
              <w:left w:val="nil"/>
              <w:bottom w:val="single" w:sz="4" w:space="0" w:color="auto"/>
              <w:right w:val="single" w:sz="4" w:space="0" w:color="auto"/>
            </w:tcBorders>
            <w:noWrap/>
            <w:vAlign w:val="bottom"/>
            <w:hideMark/>
          </w:tcPr>
          <w:p w14:paraId="019EEC1F" w14:textId="77777777" w:rsidR="00232CF6" w:rsidRPr="00DD5F6A" w:rsidRDefault="00232CF6" w:rsidP="004422F2">
            <w:pPr>
              <w:jc w:val="center"/>
              <w:rPr>
                <w:sz w:val="16"/>
                <w:szCs w:val="16"/>
              </w:rPr>
            </w:pPr>
            <w:r w:rsidRPr="008B201F">
              <w:rPr>
                <w:rFonts w:eastAsia="Aptos"/>
                <w:kern w:val="2"/>
                <w:sz w:val="16"/>
                <w:szCs w:val="16"/>
              </w:rPr>
              <w:t>0.00</w:t>
            </w:r>
          </w:p>
        </w:tc>
        <w:tc>
          <w:tcPr>
            <w:tcW w:w="1170" w:type="dxa"/>
            <w:tcBorders>
              <w:top w:val="single" w:sz="4" w:space="0" w:color="auto"/>
              <w:left w:val="nil"/>
              <w:bottom w:val="single" w:sz="4" w:space="0" w:color="auto"/>
              <w:right w:val="double" w:sz="6" w:space="0" w:color="auto"/>
            </w:tcBorders>
            <w:noWrap/>
            <w:vAlign w:val="bottom"/>
            <w:hideMark/>
          </w:tcPr>
          <w:p w14:paraId="48D51809"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676D396A"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738E9CEB" w14:textId="77777777" w:rsidR="00232CF6" w:rsidRPr="00DD5F6A" w:rsidRDefault="00232CF6" w:rsidP="004422F2">
            <w:pPr>
              <w:jc w:val="center"/>
              <w:rPr>
                <w:sz w:val="16"/>
                <w:szCs w:val="16"/>
              </w:rPr>
            </w:pPr>
            <w:r w:rsidRPr="00DD5F6A">
              <w:rPr>
                <w:sz w:val="16"/>
                <w:szCs w:val="16"/>
              </w:rPr>
              <w:t>460.01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4126E06D" w14:textId="77777777" w:rsidR="00232CF6" w:rsidRPr="00DD5F6A" w:rsidRDefault="00232CF6" w:rsidP="004422F2">
            <w:pPr>
              <w:jc w:val="center"/>
              <w:rPr>
                <w:sz w:val="16"/>
                <w:szCs w:val="16"/>
              </w:rPr>
            </w:pPr>
            <w:r w:rsidRPr="00DD5F6A">
              <w:rPr>
                <w:sz w:val="16"/>
                <w:szCs w:val="16"/>
              </w:rPr>
              <w:t>500.00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0B7C9596" w14:textId="77777777" w:rsidR="00232CF6" w:rsidRPr="00DD5F6A" w:rsidRDefault="00232CF6" w:rsidP="004422F2">
            <w:pPr>
              <w:jc w:val="center"/>
              <w:rPr>
                <w:sz w:val="16"/>
                <w:szCs w:val="16"/>
              </w:rPr>
            </w:pPr>
            <w:r w:rsidRPr="008B201F">
              <w:rPr>
                <w:rFonts w:eastAsia="Aptos"/>
                <w:kern w:val="2"/>
                <w:sz w:val="16"/>
                <w:szCs w:val="16"/>
              </w:rPr>
              <w:t>14.83</w:t>
            </w:r>
          </w:p>
        </w:tc>
        <w:tc>
          <w:tcPr>
            <w:tcW w:w="900" w:type="dxa"/>
            <w:tcBorders>
              <w:top w:val="single" w:sz="4" w:space="0" w:color="auto"/>
              <w:left w:val="nil"/>
              <w:bottom w:val="single" w:sz="4" w:space="0" w:color="auto"/>
              <w:right w:val="single" w:sz="4" w:space="0" w:color="auto"/>
            </w:tcBorders>
            <w:noWrap/>
            <w:vAlign w:val="bottom"/>
            <w:hideMark/>
          </w:tcPr>
          <w:p w14:paraId="458342C1" w14:textId="77777777" w:rsidR="00232CF6" w:rsidRPr="00DD5F6A" w:rsidRDefault="00232CF6" w:rsidP="004422F2">
            <w:pPr>
              <w:jc w:val="center"/>
              <w:rPr>
                <w:sz w:val="16"/>
                <w:szCs w:val="16"/>
              </w:rPr>
            </w:pPr>
            <w:r w:rsidRPr="008B201F">
              <w:rPr>
                <w:rFonts w:eastAsia="Aptos"/>
                <w:kern w:val="2"/>
                <w:sz w:val="16"/>
                <w:szCs w:val="16"/>
              </w:rPr>
              <w:t>0.00</w:t>
            </w:r>
          </w:p>
        </w:tc>
        <w:tc>
          <w:tcPr>
            <w:tcW w:w="1170" w:type="dxa"/>
            <w:tcBorders>
              <w:top w:val="single" w:sz="4" w:space="0" w:color="auto"/>
              <w:left w:val="nil"/>
              <w:bottom w:val="single" w:sz="4" w:space="0" w:color="auto"/>
              <w:right w:val="double" w:sz="6" w:space="0" w:color="auto"/>
            </w:tcBorders>
            <w:noWrap/>
            <w:vAlign w:val="bottom"/>
            <w:hideMark/>
          </w:tcPr>
          <w:p w14:paraId="57A4C6D8"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69525D6B"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64407564" w14:textId="77777777" w:rsidR="00232CF6" w:rsidRPr="00DD5F6A" w:rsidRDefault="00232CF6" w:rsidP="004422F2">
            <w:pPr>
              <w:jc w:val="center"/>
              <w:rPr>
                <w:sz w:val="16"/>
                <w:szCs w:val="16"/>
              </w:rPr>
            </w:pPr>
            <w:r w:rsidRPr="00DD5F6A">
              <w:rPr>
                <w:sz w:val="16"/>
                <w:szCs w:val="16"/>
              </w:rPr>
              <w:t>500.01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17E46E06" w14:textId="77777777" w:rsidR="00232CF6" w:rsidRPr="00DD5F6A" w:rsidRDefault="00232CF6" w:rsidP="004422F2">
            <w:pPr>
              <w:jc w:val="center"/>
              <w:rPr>
                <w:sz w:val="16"/>
                <w:szCs w:val="16"/>
              </w:rPr>
            </w:pPr>
            <w:r w:rsidRPr="00DD5F6A">
              <w:rPr>
                <w:sz w:val="16"/>
                <w:szCs w:val="16"/>
              </w:rPr>
              <w:t>540.00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315D96DA" w14:textId="77777777" w:rsidR="00232CF6" w:rsidRPr="00DD5F6A" w:rsidRDefault="00232CF6" w:rsidP="004422F2">
            <w:pPr>
              <w:jc w:val="center"/>
              <w:rPr>
                <w:sz w:val="16"/>
                <w:szCs w:val="16"/>
              </w:rPr>
            </w:pPr>
            <w:r w:rsidRPr="008B201F">
              <w:rPr>
                <w:rFonts w:eastAsia="Aptos"/>
                <w:kern w:val="2"/>
                <w:sz w:val="16"/>
                <w:szCs w:val="16"/>
              </w:rPr>
              <w:t>16.07</w:t>
            </w:r>
          </w:p>
        </w:tc>
        <w:tc>
          <w:tcPr>
            <w:tcW w:w="900" w:type="dxa"/>
            <w:tcBorders>
              <w:top w:val="single" w:sz="4" w:space="0" w:color="auto"/>
              <w:left w:val="nil"/>
              <w:bottom w:val="single" w:sz="4" w:space="0" w:color="auto"/>
              <w:right w:val="single" w:sz="4" w:space="0" w:color="auto"/>
            </w:tcBorders>
            <w:noWrap/>
            <w:vAlign w:val="bottom"/>
            <w:hideMark/>
          </w:tcPr>
          <w:p w14:paraId="6E70E549" w14:textId="77777777" w:rsidR="00232CF6" w:rsidRPr="00DD5F6A" w:rsidRDefault="00232CF6" w:rsidP="004422F2">
            <w:pPr>
              <w:jc w:val="center"/>
              <w:rPr>
                <w:sz w:val="16"/>
                <w:szCs w:val="16"/>
              </w:rPr>
            </w:pPr>
            <w:r w:rsidRPr="008B201F">
              <w:rPr>
                <w:rFonts w:eastAsia="Aptos"/>
                <w:kern w:val="2"/>
                <w:sz w:val="16"/>
                <w:szCs w:val="16"/>
              </w:rPr>
              <w:t>0.77</w:t>
            </w:r>
          </w:p>
        </w:tc>
        <w:tc>
          <w:tcPr>
            <w:tcW w:w="1170" w:type="dxa"/>
            <w:tcBorders>
              <w:top w:val="single" w:sz="4" w:space="0" w:color="auto"/>
              <w:left w:val="nil"/>
              <w:bottom w:val="single" w:sz="4" w:space="0" w:color="auto"/>
              <w:right w:val="double" w:sz="6" w:space="0" w:color="auto"/>
            </w:tcBorders>
            <w:noWrap/>
            <w:vAlign w:val="bottom"/>
            <w:hideMark/>
          </w:tcPr>
          <w:p w14:paraId="7C191548"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5E38EA68"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17D6D23A" w14:textId="77777777" w:rsidR="00232CF6" w:rsidRPr="00DD5F6A" w:rsidRDefault="00232CF6" w:rsidP="004422F2">
            <w:pPr>
              <w:jc w:val="center"/>
              <w:rPr>
                <w:sz w:val="16"/>
                <w:szCs w:val="16"/>
              </w:rPr>
            </w:pPr>
            <w:r w:rsidRPr="00DD5F6A">
              <w:rPr>
                <w:sz w:val="16"/>
                <w:szCs w:val="16"/>
              </w:rPr>
              <w:t>540.01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274BB451" w14:textId="77777777" w:rsidR="00232CF6" w:rsidRPr="00DD5F6A" w:rsidRDefault="00232CF6" w:rsidP="004422F2">
            <w:pPr>
              <w:jc w:val="center"/>
              <w:rPr>
                <w:sz w:val="16"/>
                <w:szCs w:val="16"/>
              </w:rPr>
            </w:pPr>
            <w:r w:rsidRPr="00DD5F6A">
              <w:rPr>
                <w:sz w:val="16"/>
                <w:szCs w:val="16"/>
              </w:rPr>
              <w:t>580.00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1E515893" w14:textId="77777777" w:rsidR="00232CF6" w:rsidRPr="00DD5F6A" w:rsidRDefault="00232CF6" w:rsidP="004422F2">
            <w:pPr>
              <w:jc w:val="center"/>
              <w:rPr>
                <w:sz w:val="16"/>
                <w:szCs w:val="16"/>
              </w:rPr>
            </w:pPr>
            <w:r w:rsidRPr="008B201F">
              <w:rPr>
                <w:rFonts w:eastAsia="Aptos"/>
                <w:kern w:val="2"/>
                <w:sz w:val="16"/>
                <w:szCs w:val="16"/>
              </w:rPr>
              <w:t>17.30</w:t>
            </w:r>
          </w:p>
        </w:tc>
        <w:tc>
          <w:tcPr>
            <w:tcW w:w="900" w:type="dxa"/>
            <w:tcBorders>
              <w:top w:val="single" w:sz="4" w:space="0" w:color="auto"/>
              <w:left w:val="nil"/>
              <w:bottom w:val="single" w:sz="4" w:space="0" w:color="auto"/>
              <w:right w:val="single" w:sz="4" w:space="0" w:color="auto"/>
            </w:tcBorders>
            <w:noWrap/>
            <w:vAlign w:val="bottom"/>
            <w:hideMark/>
          </w:tcPr>
          <w:p w14:paraId="31BFCE61" w14:textId="77777777" w:rsidR="00232CF6" w:rsidRPr="00DD5F6A" w:rsidRDefault="00232CF6" w:rsidP="004422F2">
            <w:pPr>
              <w:jc w:val="center"/>
              <w:rPr>
                <w:sz w:val="16"/>
                <w:szCs w:val="16"/>
              </w:rPr>
            </w:pPr>
            <w:r w:rsidRPr="008B201F">
              <w:rPr>
                <w:rFonts w:eastAsia="Aptos"/>
                <w:kern w:val="2"/>
                <w:sz w:val="16"/>
                <w:szCs w:val="16"/>
              </w:rPr>
              <w:t>2.00</w:t>
            </w:r>
          </w:p>
        </w:tc>
        <w:tc>
          <w:tcPr>
            <w:tcW w:w="1170" w:type="dxa"/>
            <w:tcBorders>
              <w:top w:val="single" w:sz="4" w:space="0" w:color="auto"/>
              <w:left w:val="nil"/>
              <w:bottom w:val="single" w:sz="4" w:space="0" w:color="auto"/>
              <w:right w:val="double" w:sz="6" w:space="0" w:color="auto"/>
            </w:tcBorders>
            <w:noWrap/>
            <w:vAlign w:val="bottom"/>
            <w:hideMark/>
          </w:tcPr>
          <w:p w14:paraId="265D23F3"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52EE8BCE"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48857C69" w14:textId="77777777" w:rsidR="00232CF6" w:rsidRPr="00DD5F6A" w:rsidRDefault="00232CF6" w:rsidP="004422F2">
            <w:pPr>
              <w:jc w:val="center"/>
              <w:rPr>
                <w:sz w:val="16"/>
                <w:szCs w:val="16"/>
              </w:rPr>
            </w:pPr>
            <w:r w:rsidRPr="00DD5F6A">
              <w:rPr>
                <w:sz w:val="16"/>
                <w:szCs w:val="16"/>
              </w:rPr>
              <w:t>580.01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44029FD0" w14:textId="77777777" w:rsidR="00232CF6" w:rsidRPr="00DD5F6A" w:rsidRDefault="00232CF6" w:rsidP="004422F2">
            <w:pPr>
              <w:jc w:val="center"/>
              <w:rPr>
                <w:sz w:val="16"/>
                <w:szCs w:val="16"/>
              </w:rPr>
            </w:pPr>
            <w:r w:rsidRPr="00DD5F6A">
              <w:rPr>
                <w:sz w:val="16"/>
                <w:szCs w:val="16"/>
              </w:rPr>
              <w:t>620.00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33B9B5F8" w14:textId="77777777" w:rsidR="00232CF6" w:rsidRPr="00DD5F6A" w:rsidRDefault="00232CF6" w:rsidP="004422F2">
            <w:pPr>
              <w:jc w:val="center"/>
              <w:rPr>
                <w:sz w:val="16"/>
                <w:szCs w:val="16"/>
              </w:rPr>
            </w:pPr>
            <w:r w:rsidRPr="008B201F">
              <w:rPr>
                <w:rFonts w:eastAsia="Aptos"/>
                <w:kern w:val="2"/>
                <w:sz w:val="16"/>
                <w:szCs w:val="16"/>
              </w:rPr>
              <w:t>18.54</w:t>
            </w:r>
          </w:p>
        </w:tc>
        <w:tc>
          <w:tcPr>
            <w:tcW w:w="900" w:type="dxa"/>
            <w:tcBorders>
              <w:top w:val="single" w:sz="4" w:space="0" w:color="auto"/>
              <w:left w:val="nil"/>
              <w:bottom w:val="single" w:sz="4" w:space="0" w:color="auto"/>
              <w:right w:val="single" w:sz="4" w:space="0" w:color="auto"/>
            </w:tcBorders>
            <w:noWrap/>
            <w:vAlign w:val="bottom"/>
            <w:hideMark/>
          </w:tcPr>
          <w:p w14:paraId="7686C8E7" w14:textId="77777777" w:rsidR="00232CF6" w:rsidRPr="00DD5F6A" w:rsidRDefault="00232CF6" w:rsidP="004422F2">
            <w:pPr>
              <w:jc w:val="center"/>
              <w:rPr>
                <w:sz w:val="16"/>
                <w:szCs w:val="16"/>
              </w:rPr>
            </w:pPr>
            <w:r w:rsidRPr="008B201F">
              <w:rPr>
                <w:rFonts w:eastAsia="Aptos"/>
                <w:kern w:val="2"/>
                <w:sz w:val="16"/>
                <w:szCs w:val="16"/>
              </w:rPr>
              <w:t>3.24</w:t>
            </w:r>
          </w:p>
        </w:tc>
        <w:tc>
          <w:tcPr>
            <w:tcW w:w="1170" w:type="dxa"/>
            <w:tcBorders>
              <w:top w:val="single" w:sz="4" w:space="0" w:color="auto"/>
              <w:left w:val="nil"/>
              <w:bottom w:val="single" w:sz="4" w:space="0" w:color="auto"/>
              <w:right w:val="double" w:sz="6" w:space="0" w:color="auto"/>
            </w:tcBorders>
            <w:noWrap/>
            <w:vAlign w:val="bottom"/>
            <w:hideMark/>
          </w:tcPr>
          <w:p w14:paraId="2BD62FA5"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1D5D9A2D"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247646E3" w14:textId="77777777" w:rsidR="00232CF6" w:rsidRPr="00DD5F6A" w:rsidRDefault="00232CF6" w:rsidP="004422F2">
            <w:pPr>
              <w:jc w:val="center"/>
              <w:rPr>
                <w:sz w:val="16"/>
                <w:szCs w:val="16"/>
              </w:rPr>
            </w:pPr>
            <w:r w:rsidRPr="00DD5F6A">
              <w:rPr>
                <w:sz w:val="16"/>
                <w:szCs w:val="16"/>
              </w:rPr>
              <w:t>620.01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688A3F44" w14:textId="77777777" w:rsidR="00232CF6" w:rsidRPr="00DD5F6A" w:rsidRDefault="00232CF6" w:rsidP="004422F2">
            <w:pPr>
              <w:jc w:val="center"/>
              <w:rPr>
                <w:sz w:val="16"/>
                <w:szCs w:val="16"/>
              </w:rPr>
            </w:pPr>
            <w:r w:rsidRPr="00DD5F6A">
              <w:rPr>
                <w:sz w:val="16"/>
                <w:szCs w:val="16"/>
              </w:rPr>
              <w:t>660.00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1AA9F483" w14:textId="77777777" w:rsidR="00232CF6" w:rsidRPr="00DD5F6A" w:rsidRDefault="00232CF6" w:rsidP="004422F2">
            <w:pPr>
              <w:jc w:val="center"/>
              <w:rPr>
                <w:sz w:val="16"/>
                <w:szCs w:val="16"/>
              </w:rPr>
            </w:pPr>
            <w:r w:rsidRPr="008B201F">
              <w:rPr>
                <w:rFonts w:eastAsia="Aptos"/>
                <w:kern w:val="2"/>
                <w:sz w:val="16"/>
                <w:szCs w:val="16"/>
              </w:rPr>
              <w:t>19.78</w:t>
            </w:r>
          </w:p>
        </w:tc>
        <w:tc>
          <w:tcPr>
            <w:tcW w:w="900" w:type="dxa"/>
            <w:tcBorders>
              <w:top w:val="single" w:sz="4" w:space="0" w:color="auto"/>
              <w:left w:val="nil"/>
              <w:bottom w:val="single" w:sz="4" w:space="0" w:color="auto"/>
              <w:right w:val="single" w:sz="4" w:space="0" w:color="auto"/>
            </w:tcBorders>
            <w:noWrap/>
            <w:vAlign w:val="bottom"/>
            <w:hideMark/>
          </w:tcPr>
          <w:p w14:paraId="05161325" w14:textId="77777777" w:rsidR="00232CF6" w:rsidRPr="00DD5F6A" w:rsidRDefault="00232CF6" w:rsidP="004422F2">
            <w:pPr>
              <w:jc w:val="center"/>
              <w:rPr>
                <w:sz w:val="16"/>
                <w:szCs w:val="16"/>
              </w:rPr>
            </w:pPr>
            <w:r w:rsidRPr="008B201F">
              <w:rPr>
                <w:rFonts w:eastAsia="Aptos"/>
                <w:kern w:val="2"/>
                <w:sz w:val="16"/>
                <w:szCs w:val="16"/>
              </w:rPr>
              <w:t>4.47</w:t>
            </w:r>
          </w:p>
        </w:tc>
        <w:tc>
          <w:tcPr>
            <w:tcW w:w="1170" w:type="dxa"/>
            <w:tcBorders>
              <w:top w:val="single" w:sz="4" w:space="0" w:color="auto"/>
              <w:left w:val="nil"/>
              <w:bottom w:val="single" w:sz="4" w:space="0" w:color="auto"/>
              <w:right w:val="double" w:sz="6" w:space="0" w:color="auto"/>
            </w:tcBorders>
            <w:noWrap/>
            <w:vAlign w:val="bottom"/>
            <w:hideMark/>
          </w:tcPr>
          <w:p w14:paraId="3AE925D8"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6F3421C2"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2AF0677F" w14:textId="77777777" w:rsidR="00232CF6" w:rsidRPr="00DD5F6A" w:rsidRDefault="00232CF6" w:rsidP="004422F2">
            <w:pPr>
              <w:jc w:val="center"/>
              <w:rPr>
                <w:sz w:val="16"/>
                <w:szCs w:val="16"/>
              </w:rPr>
            </w:pPr>
            <w:r w:rsidRPr="00DD5F6A">
              <w:rPr>
                <w:sz w:val="16"/>
                <w:szCs w:val="16"/>
              </w:rPr>
              <w:t>660.01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63BF40FC" w14:textId="77777777" w:rsidR="00232CF6" w:rsidRPr="00DD5F6A" w:rsidRDefault="00232CF6" w:rsidP="004422F2">
            <w:pPr>
              <w:jc w:val="center"/>
              <w:rPr>
                <w:sz w:val="16"/>
                <w:szCs w:val="16"/>
              </w:rPr>
            </w:pPr>
            <w:r w:rsidRPr="00DD5F6A">
              <w:rPr>
                <w:sz w:val="16"/>
                <w:szCs w:val="16"/>
              </w:rPr>
              <w:t>700.00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3B2CF92F" w14:textId="77777777" w:rsidR="00232CF6" w:rsidRPr="00DD5F6A" w:rsidRDefault="00232CF6" w:rsidP="004422F2">
            <w:pPr>
              <w:jc w:val="center"/>
              <w:rPr>
                <w:sz w:val="16"/>
                <w:szCs w:val="16"/>
              </w:rPr>
            </w:pPr>
            <w:r w:rsidRPr="008B201F">
              <w:rPr>
                <w:rFonts w:eastAsia="Aptos"/>
                <w:kern w:val="2"/>
                <w:sz w:val="16"/>
                <w:szCs w:val="16"/>
              </w:rPr>
              <w:t>21.01</w:t>
            </w:r>
          </w:p>
        </w:tc>
        <w:tc>
          <w:tcPr>
            <w:tcW w:w="900" w:type="dxa"/>
            <w:tcBorders>
              <w:top w:val="single" w:sz="4" w:space="0" w:color="auto"/>
              <w:left w:val="nil"/>
              <w:bottom w:val="single" w:sz="4" w:space="0" w:color="auto"/>
              <w:right w:val="single" w:sz="4" w:space="0" w:color="auto"/>
            </w:tcBorders>
            <w:noWrap/>
            <w:vAlign w:val="bottom"/>
            <w:hideMark/>
          </w:tcPr>
          <w:p w14:paraId="476060A8" w14:textId="77777777" w:rsidR="00232CF6" w:rsidRPr="00DD5F6A" w:rsidRDefault="00232CF6" w:rsidP="004422F2">
            <w:pPr>
              <w:jc w:val="center"/>
              <w:rPr>
                <w:sz w:val="16"/>
                <w:szCs w:val="16"/>
              </w:rPr>
            </w:pPr>
            <w:r w:rsidRPr="008B201F">
              <w:rPr>
                <w:rFonts w:eastAsia="Aptos"/>
                <w:kern w:val="2"/>
                <w:sz w:val="16"/>
                <w:szCs w:val="16"/>
              </w:rPr>
              <w:t>5.71</w:t>
            </w:r>
          </w:p>
        </w:tc>
        <w:tc>
          <w:tcPr>
            <w:tcW w:w="1170" w:type="dxa"/>
            <w:tcBorders>
              <w:top w:val="single" w:sz="4" w:space="0" w:color="auto"/>
              <w:left w:val="nil"/>
              <w:bottom w:val="single" w:sz="4" w:space="0" w:color="auto"/>
              <w:right w:val="double" w:sz="6" w:space="0" w:color="auto"/>
            </w:tcBorders>
            <w:noWrap/>
            <w:vAlign w:val="bottom"/>
            <w:hideMark/>
          </w:tcPr>
          <w:p w14:paraId="5768EC0A"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53C53921"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3DFFFF6B" w14:textId="77777777" w:rsidR="00232CF6" w:rsidRPr="00DD5F6A" w:rsidRDefault="00232CF6" w:rsidP="004422F2">
            <w:pPr>
              <w:jc w:val="center"/>
              <w:rPr>
                <w:sz w:val="16"/>
                <w:szCs w:val="16"/>
              </w:rPr>
            </w:pPr>
            <w:r w:rsidRPr="00DD5F6A">
              <w:rPr>
                <w:sz w:val="16"/>
                <w:szCs w:val="16"/>
              </w:rPr>
              <w:t>700.01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20F69419" w14:textId="77777777" w:rsidR="00232CF6" w:rsidRPr="00DD5F6A" w:rsidRDefault="00232CF6" w:rsidP="004422F2">
            <w:pPr>
              <w:jc w:val="center"/>
              <w:rPr>
                <w:sz w:val="16"/>
                <w:szCs w:val="16"/>
              </w:rPr>
            </w:pPr>
            <w:r w:rsidRPr="00DD5F6A">
              <w:rPr>
                <w:sz w:val="16"/>
                <w:szCs w:val="16"/>
              </w:rPr>
              <w:t>740.00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2E9C4FF6" w14:textId="77777777" w:rsidR="00232CF6" w:rsidRPr="00DD5F6A" w:rsidRDefault="00232CF6" w:rsidP="004422F2">
            <w:pPr>
              <w:jc w:val="center"/>
              <w:rPr>
                <w:sz w:val="16"/>
                <w:szCs w:val="16"/>
              </w:rPr>
            </w:pPr>
            <w:r w:rsidRPr="008B201F">
              <w:rPr>
                <w:rFonts w:eastAsia="Aptos"/>
                <w:kern w:val="2"/>
                <w:sz w:val="16"/>
                <w:szCs w:val="16"/>
              </w:rPr>
              <w:t>22.25</w:t>
            </w:r>
          </w:p>
        </w:tc>
        <w:tc>
          <w:tcPr>
            <w:tcW w:w="900" w:type="dxa"/>
            <w:tcBorders>
              <w:top w:val="single" w:sz="4" w:space="0" w:color="auto"/>
              <w:left w:val="nil"/>
              <w:bottom w:val="single" w:sz="4" w:space="0" w:color="auto"/>
              <w:right w:val="single" w:sz="4" w:space="0" w:color="auto"/>
            </w:tcBorders>
            <w:noWrap/>
            <w:vAlign w:val="bottom"/>
            <w:hideMark/>
          </w:tcPr>
          <w:p w14:paraId="3DB451C8" w14:textId="77777777" w:rsidR="00232CF6" w:rsidRPr="00DD5F6A" w:rsidRDefault="00232CF6" w:rsidP="004422F2">
            <w:pPr>
              <w:jc w:val="center"/>
              <w:rPr>
                <w:sz w:val="16"/>
                <w:szCs w:val="16"/>
              </w:rPr>
            </w:pPr>
            <w:r w:rsidRPr="008B201F">
              <w:rPr>
                <w:rFonts w:eastAsia="Aptos"/>
                <w:kern w:val="2"/>
                <w:sz w:val="16"/>
                <w:szCs w:val="16"/>
              </w:rPr>
              <w:t>6.95</w:t>
            </w:r>
          </w:p>
        </w:tc>
        <w:tc>
          <w:tcPr>
            <w:tcW w:w="1170" w:type="dxa"/>
            <w:tcBorders>
              <w:top w:val="single" w:sz="4" w:space="0" w:color="auto"/>
              <w:left w:val="nil"/>
              <w:bottom w:val="single" w:sz="4" w:space="0" w:color="auto"/>
              <w:right w:val="double" w:sz="6" w:space="0" w:color="auto"/>
            </w:tcBorders>
            <w:noWrap/>
            <w:vAlign w:val="bottom"/>
            <w:hideMark/>
          </w:tcPr>
          <w:p w14:paraId="49B22F16"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4741859C"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502D9488" w14:textId="77777777" w:rsidR="00232CF6" w:rsidRPr="00DD5F6A" w:rsidRDefault="00232CF6" w:rsidP="004422F2">
            <w:pPr>
              <w:jc w:val="center"/>
              <w:rPr>
                <w:sz w:val="16"/>
                <w:szCs w:val="16"/>
              </w:rPr>
            </w:pPr>
            <w:r w:rsidRPr="00DD5F6A">
              <w:rPr>
                <w:sz w:val="16"/>
                <w:szCs w:val="16"/>
              </w:rPr>
              <w:t>740.01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7FA814AC" w14:textId="77777777" w:rsidR="00232CF6" w:rsidRPr="00DD5F6A" w:rsidRDefault="00232CF6" w:rsidP="004422F2">
            <w:pPr>
              <w:jc w:val="center"/>
              <w:rPr>
                <w:sz w:val="16"/>
                <w:szCs w:val="16"/>
              </w:rPr>
            </w:pPr>
            <w:r w:rsidRPr="00DD5F6A">
              <w:rPr>
                <w:sz w:val="16"/>
                <w:szCs w:val="16"/>
              </w:rPr>
              <w:t>780.00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6E2E0092" w14:textId="77777777" w:rsidR="00232CF6" w:rsidRPr="00DD5F6A" w:rsidRDefault="00232CF6" w:rsidP="004422F2">
            <w:pPr>
              <w:jc w:val="center"/>
              <w:rPr>
                <w:sz w:val="16"/>
                <w:szCs w:val="16"/>
              </w:rPr>
            </w:pPr>
            <w:r w:rsidRPr="008B201F">
              <w:rPr>
                <w:rFonts w:eastAsia="Aptos"/>
                <w:kern w:val="2"/>
                <w:sz w:val="16"/>
                <w:szCs w:val="16"/>
              </w:rPr>
              <w:t>23.48</w:t>
            </w:r>
          </w:p>
        </w:tc>
        <w:tc>
          <w:tcPr>
            <w:tcW w:w="900" w:type="dxa"/>
            <w:tcBorders>
              <w:top w:val="single" w:sz="4" w:space="0" w:color="auto"/>
              <w:left w:val="nil"/>
              <w:bottom w:val="single" w:sz="4" w:space="0" w:color="auto"/>
              <w:right w:val="single" w:sz="4" w:space="0" w:color="auto"/>
            </w:tcBorders>
            <w:noWrap/>
            <w:vAlign w:val="bottom"/>
            <w:hideMark/>
          </w:tcPr>
          <w:p w14:paraId="75D8C511" w14:textId="77777777" w:rsidR="00232CF6" w:rsidRPr="00DD5F6A" w:rsidRDefault="00232CF6" w:rsidP="004422F2">
            <w:pPr>
              <w:jc w:val="center"/>
              <w:rPr>
                <w:sz w:val="16"/>
                <w:szCs w:val="16"/>
              </w:rPr>
            </w:pPr>
            <w:r w:rsidRPr="008B201F">
              <w:rPr>
                <w:rFonts w:eastAsia="Aptos"/>
                <w:kern w:val="2"/>
                <w:sz w:val="16"/>
                <w:szCs w:val="16"/>
              </w:rPr>
              <w:t>8.18</w:t>
            </w:r>
          </w:p>
        </w:tc>
        <w:tc>
          <w:tcPr>
            <w:tcW w:w="1170" w:type="dxa"/>
            <w:tcBorders>
              <w:top w:val="single" w:sz="4" w:space="0" w:color="auto"/>
              <w:left w:val="nil"/>
              <w:bottom w:val="single" w:sz="4" w:space="0" w:color="auto"/>
              <w:right w:val="double" w:sz="6" w:space="0" w:color="auto"/>
            </w:tcBorders>
            <w:noWrap/>
            <w:vAlign w:val="bottom"/>
            <w:hideMark/>
          </w:tcPr>
          <w:p w14:paraId="180D09E6"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57BDA582"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37AF8F55" w14:textId="77777777" w:rsidR="00232CF6" w:rsidRPr="00DD5F6A" w:rsidRDefault="00232CF6" w:rsidP="004422F2">
            <w:pPr>
              <w:jc w:val="center"/>
              <w:rPr>
                <w:sz w:val="16"/>
                <w:szCs w:val="16"/>
              </w:rPr>
            </w:pPr>
            <w:r w:rsidRPr="00DD5F6A">
              <w:rPr>
                <w:sz w:val="16"/>
                <w:szCs w:val="16"/>
              </w:rPr>
              <w:t>780.01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651A8BAA" w14:textId="77777777" w:rsidR="00232CF6" w:rsidRPr="00DD5F6A" w:rsidRDefault="00232CF6" w:rsidP="004422F2">
            <w:pPr>
              <w:jc w:val="center"/>
              <w:rPr>
                <w:sz w:val="16"/>
                <w:szCs w:val="16"/>
              </w:rPr>
            </w:pPr>
            <w:r w:rsidRPr="00DD5F6A">
              <w:rPr>
                <w:sz w:val="16"/>
                <w:szCs w:val="16"/>
              </w:rPr>
              <w:t>820.00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466CE627" w14:textId="77777777" w:rsidR="00232CF6" w:rsidRPr="00DD5F6A" w:rsidRDefault="00232CF6" w:rsidP="004422F2">
            <w:pPr>
              <w:jc w:val="center"/>
              <w:rPr>
                <w:sz w:val="16"/>
                <w:szCs w:val="16"/>
              </w:rPr>
            </w:pPr>
            <w:r w:rsidRPr="008B201F">
              <w:rPr>
                <w:rFonts w:eastAsia="Aptos"/>
                <w:kern w:val="2"/>
                <w:sz w:val="16"/>
                <w:szCs w:val="16"/>
              </w:rPr>
              <w:t>24.72</w:t>
            </w:r>
          </w:p>
        </w:tc>
        <w:tc>
          <w:tcPr>
            <w:tcW w:w="900" w:type="dxa"/>
            <w:tcBorders>
              <w:top w:val="single" w:sz="4" w:space="0" w:color="auto"/>
              <w:left w:val="nil"/>
              <w:bottom w:val="single" w:sz="4" w:space="0" w:color="auto"/>
              <w:right w:val="single" w:sz="4" w:space="0" w:color="auto"/>
            </w:tcBorders>
            <w:noWrap/>
            <w:vAlign w:val="bottom"/>
            <w:hideMark/>
          </w:tcPr>
          <w:p w14:paraId="5AC64780" w14:textId="77777777" w:rsidR="00232CF6" w:rsidRPr="00DD5F6A" w:rsidRDefault="00232CF6" w:rsidP="004422F2">
            <w:pPr>
              <w:jc w:val="center"/>
              <w:rPr>
                <w:sz w:val="16"/>
                <w:szCs w:val="16"/>
              </w:rPr>
            </w:pPr>
            <w:r w:rsidRPr="008B201F">
              <w:rPr>
                <w:rFonts w:eastAsia="Aptos"/>
                <w:kern w:val="2"/>
                <w:sz w:val="16"/>
                <w:szCs w:val="16"/>
              </w:rPr>
              <w:t>9.42</w:t>
            </w:r>
          </w:p>
        </w:tc>
        <w:tc>
          <w:tcPr>
            <w:tcW w:w="1170" w:type="dxa"/>
            <w:tcBorders>
              <w:top w:val="single" w:sz="4" w:space="0" w:color="auto"/>
              <w:left w:val="nil"/>
              <w:bottom w:val="single" w:sz="4" w:space="0" w:color="auto"/>
              <w:right w:val="double" w:sz="6" w:space="0" w:color="auto"/>
            </w:tcBorders>
            <w:noWrap/>
            <w:vAlign w:val="bottom"/>
            <w:hideMark/>
          </w:tcPr>
          <w:p w14:paraId="03B1D178"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4DB67977"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21835FEB" w14:textId="77777777" w:rsidR="00232CF6" w:rsidRPr="00DD5F6A" w:rsidRDefault="00232CF6" w:rsidP="004422F2">
            <w:pPr>
              <w:jc w:val="center"/>
              <w:rPr>
                <w:sz w:val="16"/>
                <w:szCs w:val="16"/>
              </w:rPr>
            </w:pPr>
            <w:r w:rsidRPr="00DD5F6A">
              <w:rPr>
                <w:sz w:val="16"/>
                <w:szCs w:val="16"/>
              </w:rPr>
              <w:t>820.01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48037F3B" w14:textId="77777777" w:rsidR="00232CF6" w:rsidRPr="00DD5F6A" w:rsidRDefault="00232CF6" w:rsidP="004422F2">
            <w:pPr>
              <w:jc w:val="center"/>
              <w:rPr>
                <w:sz w:val="16"/>
                <w:szCs w:val="16"/>
              </w:rPr>
            </w:pPr>
            <w:r w:rsidRPr="00DD5F6A">
              <w:rPr>
                <w:sz w:val="16"/>
                <w:szCs w:val="16"/>
              </w:rPr>
              <w:t>860.00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4934D180" w14:textId="77777777" w:rsidR="00232CF6" w:rsidRPr="00DD5F6A" w:rsidRDefault="00232CF6" w:rsidP="004422F2">
            <w:pPr>
              <w:jc w:val="center"/>
              <w:rPr>
                <w:sz w:val="16"/>
                <w:szCs w:val="16"/>
              </w:rPr>
            </w:pPr>
            <w:r w:rsidRPr="008B201F">
              <w:rPr>
                <w:rFonts w:eastAsia="Aptos"/>
                <w:kern w:val="2"/>
                <w:sz w:val="16"/>
                <w:szCs w:val="16"/>
              </w:rPr>
              <w:t>25.96</w:t>
            </w:r>
          </w:p>
        </w:tc>
        <w:tc>
          <w:tcPr>
            <w:tcW w:w="900" w:type="dxa"/>
            <w:tcBorders>
              <w:top w:val="single" w:sz="4" w:space="0" w:color="auto"/>
              <w:left w:val="nil"/>
              <w:bottom w:val="single" w:sz="4" w:space="0" w:color="auto"/>
              <w:right w:val="single" w:sz="4" w:space="0" w:color="auto"/>
            </w:tcBorders>
            <w:noWrap/>
            <w:vAlign w:val="bottom"/>
            <w:hideMark/>
          </w:tcPr>
          <w:p w14:paraId="0A55F7E4" w14:textId="77777777" w:rsidR="00232CF6" w:rsidRPr="00DD5F6A" w:rsidRDefault="00232CF6" w:rsidP="004422F2">
            <w:pPr>
              <w:jc w:val="center"/>
              <w:rPr>
                <w:sz w:val="16"/>
                <w:szCs w:val="16"/>
              </w:rPr>
            </w:pPr>
            <w:r w:rsidRPr="008B201F">
              <w:rPr>
                <w:rFonts w:eastAsia="Aptos"/>
                <w:kern w:val="2"/>
                <w:sz w:val="16"/>
                <w:szCs w:val="16"/>
              </w:rPr>
              <w:t>10.65</w:t>
            </w:r>
          </w:p>
        </w:tc>
        <w:tc>
          <w:tcPr>
            <w:tcW w:w="1170" w:type="dxa"/>
            <w:tcBorders>
              <w:top w:val="single" w:sz="4" w:space="0" w:color="auto"/>
              <w:left w:val="nil"/>
              <w:bottom w:val="single" w:sz="4" w:space="0" w:color="auto"/>
              <w:right w:val="double" w:sz="6" w:space="0" w:color="auto"/>
            </w:tcBorders>
            <w:noWrap/>
            <w:vAlign w:val="bottom"/>
            <w:hideMark/>
          </w:tcPr>
          <w:p w14:paraId="1F1397E2"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08FD4D79"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6C5EA531" w14:textId="77777777" w:rsidR="00232CF6" w:rsidRPr="00DD5F6A" w:rsidRDefault="00232CF6" w:rsidP="004422F2">
            <w:pPr>
              <w:jc w:val="center"/>
              <w:rPr>
                <w:sz w:val="16"/>
                <w:szCs w:val="16"/>
              </w:rPr>
            </w:pPr>
            <w:r w:rsidRPr="00DD5F6A">
              <w:rPr>
                <w:sz w:val="16"/>
                <w:szCs w:val="16"/>
              </w:rPr>
              <w:t>860.01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05F43646" w14:textId="77777777" w:rsidR="00232CF6" w:rsidRPr="00DD5F6A" w:rsidRDefault="00232CF6" w:rsidP="004422F2">
            <w:pPr>
              <w:jc w:val="center"/>
              <w:rPr>
                <w:sz w:val="16"/>
                <w:szCs w:val="16"/>
              </w:rPr>
            </w:pPr>
            <w:r w:rsidRPr="00DD5F6A">
              <w:rPr>
                <w:sz w:val="16"/>
                <w:szCs w:val="16"/>
              </w:rPr>
              <w:t>900.00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04D2DD72" w14:textId="77777777" w:rsidR="00232CF6" w:rsidRPr="00DD5F6A" w:rsidRDefault="00232CF6" w:rsidP="004422F2">
            <w:pPr>
              <w:jc w:val="center"/>
              <w:rPr>
                <w:sz w:val="16"/>
                <w:szCs w:val="16"/>
              </w:rPr>
            </w:pPr>
            <w:r w:rsidRPr="008B201F">
              <w:rPr>
                <w:rFonts w:eastAsia="Aptos"/>
                <w:kern w:val="2"/>
                <w:sz w:val="16"/>
                <w:szCs w:val="16"/>
              </w:rPr>
              <w:t>27.19</w:t>
            </w:r>
          </w:p>
        </w:tc>
        <w:tc>
          <w:tcPr>
            <w:tcW w:w="900" w:type="dxa"/>
            <w:tcBorders>
              <w:top w:val="single" w:sz="4" w:space="0" w:color="auto"/>
              <w:left w:val="nil"/>
              <w:bottom w:val="single" w:sz="4" w:space="0" w:color="auto"/>
              <w:right w:val="single" w:sz="4" w:space="0" w:color="auto"/>
            </w:tcBorders>
            <w:noWrap/>
            <w:vAlign w:val="bottom"/>
            <w:hideMark/>
          </w:tcPr>
          <w:p w14:paraId="288612DE" w14:textId="77777777" w:rsidR="00232CF6" w:rsidRPr="00DD5F6A" w:rsidRDefault="00232CF6" w:rsidP="004422F2">
            <w:pPr>
              <w:jc w:val="center"/>
              <w:rPr>
                <w:sz w:val="16"/>
                <w:szCs w:val="16"/>
              </w:rPr>
            </w:pPr>
            <w:r w:rsidRPr="008B201F">
              <w:rPr>
                <w:rFonts w:eastAsia="Aptos"/>
                <w:kern w:val="2"/>
                <w:sz w:val="16"/>
                <w:szCs w:val="16"/>
              </w:rPr>
              <w:t>11.89</w:t>
            </w:r>
          </w:p>
        </w:tc>
        <w:tc>
          <w:tcPr>
            <w:tcW w:w="1170" w:type="dxa"/>
            <w:tcBorders>
              <w:top w:val="single" w:sz="4" w:space="0" w:color="auto"/>
              <w:left w:val="nil"/>
              <w:bottom w:val="single" w:sz="4" w:space="0" w:color="auto"/>
              <w:right w:val="double" w:sz="6" w:space="0" w:color="auto"/>
            </w:tcBorders>
            <w:noWrap/>
            <w:vAlign w:val="bottom"/>
            <w:hideMark/>
          </w:tcPr>
          <w:p w14:paraId="3A8E87D2"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1A701030"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7891C7B0" w14:textId="77777777" w:rsidR="00232CF6" w:rsidRPr="00DD5F6A" w:rsidRDefault="00232CF6" w:rsidP="004422F2">
            <w:pPr>
              <w:jc w:val="center"/>
              <w:rPr>
                <w:sz w:val="16"/>
                <w:szCs w:val="16"/>
              </w:rPr>
            </w:pPr>
            <w:r w:rsidRPr="00DD5F6A">
              <w:rPr>
                <w:sz w:val="16"/>
                <w:szCs w:val="16"/>
              </w:rPr>
              <w:t>900.01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0BA695A4" w14:textId="77777777" w:rsidR="00232CF6" w:rsidRPr="00DD5F6A" w:rsidRDefault="00232CF6" w:rsidP="004422F2">
            <w:pPr>
              <w:jc w:val="center"/>
              <w:rPr>
                <w:sz w:val="16"/>
                <w:szCs w:val="16"/>
              </w:rPr>
            </w:pPr>
            <w:r w:rsidRPr="00DD5F6A">
              <w:rPr>
                <w:sz w:val="16"/>
                <w:szCs w:val="16"/>
              </w:rPr>
              <w:t>940.00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10C75ADF" w14:textId="77777777" w:rsidR="00232CF6" w:rsidRPr="00DD5F6A" w:rsidRDefault="00232CF6" w:rsidP="004422F2">
            <w:pPr>
              <w:jc w:val="center"/>
              <w:rPr>
                <w:sz w:val="16"/>
                <w:szCs w:val="16"/>
              </w:rPr>
            </w:pPr>
            <w:r w:rsidRPr="008B201F">
              <w:rPr>
                <w:rFonts w:eastAsia="Aptos"/>
                <w:kern w:val="2"/>
                <w:sz w:val="16"/>
                <w:szCs w:val="16"/>
              </w:rPr>
              <w:t>28.43</w:t>
            </w:r>
          </w:p>
        </w:tc>
        <w:tc>
          <w:tcPr>
            <w:tcW w:w="900" w:type="dxa"/>
            <w:tcBorders>
              <w:top w:val="single" w:sz="4" w:space="0" w:color="auto"/>
              <w:left w:val="nil"/>
              <w:bottom w:val="single" w:sz="4" w:space="0" w:color="auto"/>
              <w:right w:val="single" w:sz="4" w:space="0" w:color="auto"/>
            </w:tcBorders>
            <w:noWrap/>
            <w:vAlign w:val="bottom"/>
            <w:hideMark/>
          </w:tcPr>
          <w:p w14:paraId="4AF5C985" w14:textId="77777777" w:rsidR="00232CF6" w:rsidRPr="00DD5F6A" w:rsidRDefault="00232CF6" w:rsidP="004422F2">
            <w:pPr>
              <w:jc w:val="center"/>
              <w:rPr>
                <w:sz w:val="16"/>
                <w:szCs w:val="16"/>
              </w:rPr>
            </w:pPr>
            <w:r w:rsidRPr="008B201F">
              <w:rPr>
                <w:rFonts w:eastAsia="Aptos"/>
                <w:kern w:val="2"/>
                <w:sz w:val="16"/>
                <w:szCs w:val="16"/>
              </w:rPr>
              <w:t>13.13</w:t>
            </w:r>
          </w:p>
        </w:tc>
        <w:tc>
          <w:tcPr>
            <w:tcW w:w="1170" w:type="dxa"/>
            <w:tcBorders>
              <w:top w:val="single" w:sz="4" w:space="0" w:color="auto"/>
              <w:left w:val="nil"/>
              <w:bottom w:val="single" w:sz="4" w:space="0" w:color="auto"/>
              <w:right w:val="double" w:sz="6" w:space="0" w:color="auto"/>
            </w:tcBorders>
            <w:noWrap/>
            <w:vAlign w:val="bottom"/>
            <w:hideMark/>
          </w:tcPr>
          <w:p w14:paraId="5240C91C"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3F41DFEA"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5829D32F" w14:textId="77777777" w:rsidR="00232CF6" w:rsidRPr="00DD5F6A" w:rsidRDefault="00232CF6" w:rsidP="004422F2">
            <w:pPr>
              <w:jc w:val="center"/>
              <w:rPr>
                <w:sz w:val="16"/>
                <w:szCs w:val="16"/>
              </w:rPr>
            </w:pPr>
            <w:r w:rsidRPr="00DD5F6A">
              <w:rPr>
                <w:sz w:val="16"/>
                <w:szCs w:val="16"/>
              </w:rPr>
              <w:t>940.01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5797926E" w14:textId="77777777" w:rsidR="00232CF6" w:rsidRPr="00DD5F6A" w:rsidRDefault="00232CF6" w:rsidP="004422F2">
            <w:pPr>
              <w:jc w:val="center"/>
              <w:rPr>
                <w:sz w:val="16"/>
                <w:szCs w:val="16"/>
              </w:rPr>
            </w:pPr>
            <w:r w:rsidRPr="00DD5F6A">
              <w:rPr>
                <w:sz w:val="16"/>
                <w:szCs w:val="16"/>
              </w:rPr>
              <w:t>980.00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6CD9766D" w14:textId="77777777" w:rsidR="00232CF6" w:rsidRPr="00DD5F6A" w:rsidRDefault="00232CF6" w:rsidP="004422F2">
            <w:pPr>
              <w:jc w:val="center"/>
              <w:rPr>
                <w:sz w:val="16"/>
                <w:szCs w:val="16"/>
              </w:rPr>
            </w:pPr>
            <w:r w:rsidRPr="008B201F">
              <w:rPr>
                <w:rFonts w:eastAsia="Aptos"/>
                <w:kern w:val="2"/>
                <w:sz w:val="16"/>
                <w:szCs w:val="16"/>
              </w:rPr>
              <w:t>29.66</w:t>
            </w:r>
          </w:p>
        </w:tc>
        <w:tc>
          <w:tcPr>
            <w:tcW w:w="900" w:type="dxa"/>
            <w:tcBorders>
              <w:top w:val="single" w:sz="4" w:space="0" w:color="auto"/>
              <w:left w:val="nil"/>
              <w:bottom w:val="single" w:sz="4" w:space="0" w:color="auto"/>
              <w:right w:val="single" w:sz="4" w:space="0" w:color="auto"/>
            </w:tcBorders>
            <w:noWrap/>
            <w:vAlign w:val="bottom"/>
            <w:hideMark/>
          </w:tcPr>
          <w:p w14:paraId="6DA12616" w14:textId="77777777" w:rsidR="00232CF6" w:rsidRPr="00DD5F6A" w:rsidRDefault="00232CF6" w:rsidP="004422F2">
            <w:pPr>
              <w:jc w:val="center"/>
              <w:rPr>
                <w:sz w:val="16"/>
                <w:szCs w:val="16"/>
              </w:rPr>
            </w:pPr>
            <w:r w:rsidRPr="008B201F">
              <w:rPr>
                <w:rFonts w:eastAsia="Aptos"/>
                <w:kern w:val="2"/>
                <w:sz w:val="16"/>
                <w:szCs w:val="16"/>
              </w:rPr>
              <w:t>14.36</w:t>
            </w:r>
          </w:p>
        </w:tc>
        <w:tc>
          <w:tcPr>
            <w:tcW w:w="1170" w:type="dxa"/>
            <w:tcBorders>
              <w:top w:val="single" w:sz="4" w:space="0" w:color="auto"/>
              <w:left w:val="nil"/>
              <w:bottom w:val="single" w:sz="4" w:space="0" w:color="auto"/>
              <w:right w:val="double" w:sz="6" w:space="0" w:color="auto"/>
            </w:tcBorders>
            <w:noWrap/>
            <w:vAlign w:val="bottom"/>
            <w:hideMark/>
          </w:tcPr>
          <w:p w14:paraId="5A3F08CF"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4A12CB80"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5D37F15E" w14:textId="77777777" w:rsidR="00232CF6" w:rsidRPr="00DD5F6A" w:rsidRDefault="00232CF6" w:rsidP="004422F2">
            <w:pPr>
              <w:jc w:val="center"/>
              <w:rPr>
                <w:sz w:val="16"/>
                <w:szCs w:val="16"/>
              </w:rPr>
            </w:pPr>
            <w:r w:rsidRPr="00DD5F6A">
              <w:rPr>
                <w:sz w:val="16"/>
                <w:szCs w:val="16"/>
              </w:rPr>
              <w:t>980.01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4633896D" w14:textId="77777777" w:rsidR="00232CF6" w:rsidRPr="00DD5F6A" w:rsidRDefault="00232CF6" w:rsidP="004422F2">
            <w:pPr>
              <w:jc w:val="center"/>
              <w:rPr>
                <w:sz w:val="16"/>
                <w:szCs w:val="16"/>
              </w:rPr>
            </w:pPr>
            <w:r w:rsidRPr="00DD5F6A">
              <w:rPr>
                <w:sz w:val="16"/>
                <w:szCs w:val="16"/>
              </w:rPr>
              <w:t>1,020.00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422BF21D" w14:textId="77777777" w:rsidR="00232CF6" w:rsidRPr="00DD5F6A" w:rsidRDefault="00232CF6" w:rsidP="004422F2">
            <w:pPr>
              <w:jc w:val="center"/>
              <w:rPr>
                <w:sz w:val="16"/>
                <w:szCs w:val="16"/>
              </w:rPr>
            </w:pPr>
            <w:r w:rsidRPr="008B201F">
              <w:rPr>
                <w:rFonts w:eastAsia="Aptos"/>
                <w:kern w:val="2"/>
                <w:sz w:val="16"/>
                <w:szCs w:val="16"/>
              </w:rPr>
              <w:t>30.90</w:t>
            </w:r>
          </w:p>
        </w:tc>
        <w:tc>
          <w:tcPr>
            <w:tcW w:w="900" w:type="dxa"/>
            <w:tcBorders>
              <w:top w:val="single" w:sz="4" w:space="0" w:color="auto"/>
              <w:left w:val="nil"/>
              <w:bottom w:val="single" w:sz="4" w:space="0" w:color="auto"/>
              <w:right w:val="single" w:sz="4" w:space="0" w:color="auto"/>
            </w:tcBorders>
            <w:noWrap/>
            <w:vAlign w:val="bottom"/>
            <w:hideMark/>
          </w:tcPr>
          <w:p w14:paraId="2AF4225F" w14:textId="77777777" w:rsidR="00232CF6" w:rsidRPr="00DD5F6A" w:rsidRDefault="00232CF6" w:rsidP="004422F2">
            <w:pPr>
              <w:jc w:val="center"/>
              <w:rPr>
                <w:sz w:val="16"/>
                <w:szCs w:val="16"/>
              </w:rPr>
            </w:pPr>
            <w:r w:rsidRPr="008B201F">
              <w:rPr>
                <w:rFonts w:eastAsia="Aptos"/>
                <w:kern w:val="2"/>
                <w:sz w:val="16"/>
                <w:szCs w:val="16"/>
              </w:rPr>
              <w:t>15.60</w:t>
            </w:r>
          </w:p>
        </w:tc>
        <w:tc>
          <w:tcPr>
            <w:tcW w:w="1170" w:type="dxa"/>
            <w:tcBorders>
              <w:top w:val="single" w:sz="4" w:space="0" w:color="auto"/>
              <w:left w:val="nil"/>
              <w:bottom w:val="single" w:sz="4" w:space="0" w:color="auto"/>
              <w:right w:val="double" w:sz="6" w:space="0" w:color="auto"/>
            </w:tcBorders>
            <w:noWrap/>
            <w:vAlign w:val="bottom"/>
            <w:hideMark/>
          </w:tcPr>
          <w:p w14:paraId="72D75633" w14:textId="77777777" w:rsidR="00232CF6" w:rsidRPr="00DD5F6A" w:rsidRDefault="00232CF6" w:rsidP="004422F2">
            <w:pPr>
              <w:jc w:val="center"/>
              <w:rPr>
                <w:sz w:val="16"/>
                <w:szCs w:val="16"/>
              </w:rPr>
            </w:pPr>
            <w:r w:rsidRPr="008B201F">
              <w:rPr>
                <w:rFonts w:eastAsia="Aptos"/>
                <w:kern w:val="2"/>
                <w:sz w:val="16"/>
                <w:szCs w:val="16"/>
              </w:rPr>
              <w:t>0.30</w:t>
            </w:r>
          </w:p>
        </w:tc>
      </w:tr>
      <w:tr w:rsidR="00232CF6" w:rsidRPr="00DD5F6A" w14:paraId="4C4FAF9B"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4E15D9C5" w14:textId="77777777" w:rsidR="00232CF6" w:rsidRPr="00DD5F6A" w:rsidRDefault="00232CF6" w:rsidP="004422F2">
            <w:pPr>
              <w:jc w:val="center"/>
              <w:rPr>
                <w:sz w:val="16"/>
                <w:szCs w:val="16"/>
              </w:rPr>
            </w:pPr>
            <w:r w:rsidRPr="00DD5F6A">
              <w:rPr>
                <w:sz w:val="16"/>
                <w:szCs w:val="16"/>
              </w:rPr>
              <w:t>1,020.01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37504677" w14:textId="77777777" w:rsidR="00232CF6" w:rsidRPr="00DD5F6A" w:rsidRDefault="00232CF6" w:rsidP="004422F2">
            <w:pPr>
              <w:jc w:val="center"/>
              <w:rPr>
                <w:sz w:val="16"/>
                <w:szCs w:val="16"/>
              </w:rPr>
            </w:pPr>
            <w:r w:rsidRPr="00DD5F6A">
              <w:rPr>
                <w:sz w:val="16"/>
                <w:szCs w:val="16"/>
              </w:rPr>
              <w:t>1,060.00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1DAC0C4A" w14:textId="77777777" w:rsidR="00232CF6" w:rsidRPr="00DD5F6A" w:rsidRDefault="00232CF6" w:rsidP="004422F2">
            <w:pPr>
              <w:jc w:val="center"/>
              <w:rPr>
                <w:sz w:val="16"/>
                <w:szCs w:val="16"/>
              </w:rPr>
            </w:pPr>
            <w:r w:rsidRPr="008B201F">
              <w:rPr>
                <w:rFonts w:eastAsia="Aptos"/>
                <w:kern w:val="2"/>
                <w:sz w:val="16"/>
                <w:szCs w:val="16"/>
              </w:rPr>
              <w:t>32.14</w:t>
            </w:r>
          </w:p>
        </w:tc>
        <w:tc>
          <w:tcPr>
            <w:tcW w:w="900" w:type="dxa"/>
            <w:tcBorders>
              <w:top w:val="single" w:sz="4" w:space="0" w:color="auto"/>
              <w:left w:val="nil"/>
              <w:bottom w:val="single" w:sz="4" w:space="0" w:color="auto"/>
              <w:right w:val="single" w:sz="4" w:space="0" w:color="auto"/>
            </w:tcBorders>
            <w:noWrap/>
            <w:vAlign w:val="bottom"/>
            <w:hideMark/>
          </w:tcPr>
          <w:p w14:paraId="6C602A2D" w14:textId="77777777" w:rsidR="00232CF6" w:rsidRPr="00DD5F6A" w:rsidRDefault="00232CF6" w:rsidP="004422F2">
            <w:pPr>
              <w:jc w:val="center"/>
              <w:rPr>
                <w:sz w:val="16"/>
                <w:szCs w:val="16"/>
              </w:rPr>
            </w:pPr>
            <w:r w:rsidRPr="008B201F">
              <w:rPr>
                <w:rFonts w:eastAsia="Aptos"/>
                <w:kern w:val="2"/>
                <w:sz w:val="16"/>
                <w:szCs w:val="16"/>
              </w:rPr>
              <w:t>16.83</w:t>
            </w:r>
          </w:p>
        </w:tc>
        <w:tc>
          <w:tcPr>
            <w:tcW w:w="1170" w:type="dxa"/>
            <w:tcBorders>
              <w:top w:val="single" w:sz="4" w:space="0" w:color="auto"/>
              <w:left w:val="nil"/>
              <w:bottom w:val="single" w:sz="4" w:space="0" w:color="auto"/>
              <w:right w:val="double" w:sz="6" w:space="0" w:color="auto"/>
            </w:tcBorders>
            <w:noWrap/>
            <w:vAlign w:val="bottom"/>
            <w:hideMark/>
          </w:tcPr>
          <w:p w14:paraId="403F0280" w14:textId="77777777" w:rsidR="00232CF6" w:rsidRPr="00DD5F6A" w:rsidRDefault="00232CF6" w:rsidP="004422F2">
            <w:pPr>
              <w:jc w:val="center"/>
              <w:rPr>
                <w:sz w:val="16"/>
                <w:szCs w:val="16"/>
              </w:rPr>
            </w:pPr>
            <w:r w:rsidRPr="008B201F">
              <w:rPr>
                <w:rFonts w:eastAsia="Aptos"/>
                <w:kern w:val="2"/>
                <w:sz w:val="16"/>
                <w:szCs w:val="16"/>
              </w:rPr>
              <w:t>1.53</w:t>
            </w:r>
          </w:p>
        </w:tc>
      </w:tr>
      <w:tr w:rsidR="00232CF6" w:rsidRPr="00DD5F6A" w14:paraId="06730C22"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2810B59C" w14:textId="77777777" w:rsidR="00232CF6" w:rsidRPr="00DD5F6A" w:rsidRDefault="00232CF6" w:rsidP="004422F2">
            <w:pPr>
              <w:jc w:val="center"/>
              <w:rPr>
                <w:sz w:val="16"/>
                <w:szCs w:val="16"/>
              </w:rPr>
            </w:pPr>
            <w:r w:rsidRPr="00DD5F6A">
              <w:rPr>
                <w:sz w:val="16"/>
                <w:szCs w:val="16"/>
              </w:rPr>
              <w:t>1,060.01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2413F585" w14:textId="77777777" w:rsidR="00232CF6" w:rsidRPr="00DD5F6A" w:rsidRDefault="00232CF6" w:rsidP="004422F2">
            <w:pPr>
              <w:jc w:val="center"/>
              <w:rPr>
                <w:sz w:val="16"/>
                <w:szCs w:val="16"/>
              </w:rPr>
            </w:pPr>
            <w:r w:rsidRPr="00DD5F6A">
              <w:rPr>
                <w:sz w:val="16"/>
                <w:szCs w:val="16"/>
              </w:rPr>
              <w:t>1,100.00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2CBEAC9C" w14:textId="77777777" w:rsidR="00232CF6" w:rsidRPr="00DD5F6A" w:rsidRDefault="00232CF6" w:rsidP="004422F2">
            <w:pPr>
              <w:jc w:val="center"/>
              <w:rPr>
                <w:sz w:val="16"/>
                <w:szCs w:val="16"/>
              </w:rPr>
            </w:pPr>
            <w:r w:rsidRPr="008B201F">
              <w:rPr>
                <w:rFonts w:eastAsia="Aptos"/>
                <w:kern w:val="2"/>
                <w:sz w:val="16"/>
                <w:szCs w:val="16"/>
              </w:rPr>
              <w:t>33.37</w:t>
            </w:r>
          </w:p>
        </w:tc>
        <w:tc>
          <w:tcPr>
            <w:tcW w:w="900" w:type="dxa"/>
            <w:tcBorders>
              <w:top w:val="single" w:sz="4" w:space="0" w:color="auto"/>
              <w:left w:val="nil"/>
              <w:bottom w:val="single" w:sz="4" w:space="0" w:color="auto"/>
              <w:right w:val="single" w:sz="4" w:space="0" w:color="auto"/>
            </w:tcBorders>
            <w:noWrap/>
            <w:vAlign w:val="bottom"/>
            <w:hideMark/>
          </w:tcPr>
          <w:p w14:paraId="29F0A67A" w14:textId="77777777" w:rsidR="00232CF6" w:rsidRPr="00DD5F6A" w:rsidRDefault="00232CF6" w:rsidP="004422F2">
            <w:pPr>
              <w:jc w:val="center"/>
              <w:rPr>
                <w:sz w:val="16"/>
                <w:szCs w:val="16"/>
              </w:rPr>
            </w:pPr>
            <w:r w:rsidRPr="008B201F">
              <w:rPr>
                <w:rFonts w:eastAsia="Aptos"/>
                <w:kern w:val="2"/>
                <w:sz w:val="16"/>
                <w:szCs w:val="16"/>
              </w:rPr>
              <w:t>18.07</w:t>
            </w:r>
          </w:p>
        </w:tc>
        <w:tc>
          <w:tcPr>
            <w:tcW w:w="1170" w:type="dxa"/>
            <w:tcBorders>
              <w:top w:val="single" w:sz="4" w:space="0" w:color="auto"/>
              <w:left w:val="nil"/>
              <w:bottom w:val="single" w:sz="4" w:space="0" w:color="auto"/>
              <w:right w:val="double" w:sz="6" w:space="0" w:color="auto"/>
            </w:tcBorders>
            <w:noWrap/>
            <w:vAlign w:val="bottom"/>
            <w:hideMark/>
          </w:tcPr>
          <w:p w14:paraId="102F6CF1" w14:textId="77777777" w:rsidR="00232CF6" w:rsidRPr="00DD5F6A" w:rsidRDefault="00232CF6" w:rsidP="004422F2">
            <w:pPr>
              <w:jc w:val="center"/>
              <w:rPr>
                <w:sz w:val="16"/>
                <w:szCs w:val="16"/>
              </w:rPr>
            </w:pPr>
            <w:r w:rsidRPr="008B201F">
              <w:rPr>
                <w:rFonts w:eastAsia="Aptos"/>
                <w:kern w:val="2"/>
                <w:sz w:val="16"/>
                <w:szCs w:val="16"/>
              </w:rPr>
              <w:t>2.77</w:t>
            </w:r>
          </w:p>
        </w:tc>
      </w:tr>
      <w:tr w:rsidR="00232CF6" w:rsidRPr="00DD5F6A" w14:paraId="5B4EFC13"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06A518C5" w14:textId="77777777" w:rsidR="00232CF6" w:rsidRPr="00DD5F6A" w:rsidRDefault="00232CF6" w:rsidP="004422F2">
            <w:pPr>
              <w:jc w:val="center"/>
              <w:rPr>
                <w:sz w:val="16"/>
                <w:szCs w:val="16"/>
              </w:rPr>
            </w:pPr>
            <w:r w:rsidRPr="00DD5F6A">
              <w:rPr>
                <w:sz w:val="16"/>
                <w:szCs w:val="16"/>
              </w:rPr>
              <w:t>1,100.01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06B3FBB0" w14:textId="77777777" w:rsidR="00232CF6" w:rsidRPr="00DD5F6A" w:rsidRDefault="00232CF6" w:rsidP="004422F2">
            <w:pPr>
              <w:jc w:val="center"/>
              <w:rPr>
                <w:sz w:val="16"/>
                <w:szCs w:val="16"/>
              </w:rPr>
            </w:pPr>
            <w:r w:rsidRPr="00DD5F6A">
              <w:rPr>
                <w:sz w:val="16"/>
                <w:szCs w:val="16"/>
              </w:rPr>
              <w:t>1,140.00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41CB324E" w14:textId="77777777" w:rsidR="00232CF6" w:rsidRPr="00DD5F6A" w:rsidRDefault="00232CF6" w:rsidP="004422F2">
            <w:pPr>
              <w:jc w:val="center"/>
              <w:rPr>
                <w:sz w:val="16"/>
                <w:szCs w:val="16"/>
              </w:rPr>
            </w:pPr>
            <w:r w:rsidRPr="008B201F">
              <w:rPr>
                <w:rFonts w:eastAsia="Aptos"/>
                <w:kern w:val="2"/>
                <w:sz w:val="16"/>
                <w:szCs w:val="16"/>
              </w:rPr>
              <w:t>34.61</w:t>
            </w:r>
          </w:p>
        </w:tc>
        <w:tc>
          <w:tcPr>
            <w:tcW w:w="900" w:type="dxa"/>
            <w:tcBorders>
              <w:top w:val="single" w:sz="4" w:space="0" w:color="auto"/>
              <w:left w:val="nil"/>
              <w:bottom w:val="single" w:sz="4" w:space="0" w:color="auto"/>
              <w:right w:val="single" w:sz="4" w:space="0" w:color="auto"/>
            </w:tcBorders>
            <w:noWrap/>
            <w:vAlign w:val="bottom"/>
            <w:hideMark/>
          </w:tcPr>
          <w:p w14:paraId="2B55A9FC" w14:textId="77777777" w:rsidR="00232CF6" w:rsidRPr="00DD5F6A" w:rsidRDefault="00232CF6" w:rsidP="004422F2">
            <w:pPr>
              <w:jc w:val="center"/>
              <w:rPr>
                <w:sz w:val="16"/>
                <w:szCs w:val="16"/>
              </w:rPr>
            </w:pPr>
            <w:r w:rsidRPr="008B201F">
              <w:rPr>
                <w:rFonts w:eastAsia="Aptos"/>
                <w:kern w:val="2"/>
                <w:sz w:val="16"/>
                <w:szCs w:val="16"/>
              </w:rPr>
              <w:t>19.31</w:t>
            </w:r>
          </w:p>
        </w:tc>
        <w:tc>
          <w:tcPr>
            <w:tcW w:w="1170" w:type="dxa"/>
            <w:tcBorders>
              <w:top w:val="single" w:sz="4" w:space="0" w:color="auto"/>
              <w:left w:val="nil"/>
              <w:bottom w:val="single" w:sz="4" w:space="0" w:color="auto"/>
              <w:right w:val="double" w:sz="6" w:space="0" w:color="auto"/>
            </w:tcBorders>
            <w:noWrap/>
            <w:vAlign w:val="bottom"/>
            <w:hideMark/>
          </w:tcPr>
          <w:p w14:paraId="1067059C" w14:textId="77777777" w:rsidR="00232CF6" w:rsidRPr="00DD5F6A" w:rsidRDefault="00232CF6" w:rsidP="004422F2">
            <w:pPr>
              <w:jc w:val="center"/>
              <w:rPr>
                <w:sz w:val="16"/>
                <w:szCs w:val="16"/>
              </w:rPr>
            </w:pPr>
            <w:r w:rsidRPr="008B201F">
              <w:rPr>
                <w:rFonts w:eastAsia="Aptos"/>
                <w:kern w:val="2"/>
                <w:sz w:val="16"/>
                <w:szCs w:val="16"/>
              </w:rPr>
              <w:t>4.01</w:t>
            </w:r>
          </w:p>
        </w:tc>
      </w:tr>
      <w:tr w:rsidR="00232CF6" w:rsidRPr="00DD5F6A" w14:paraId="5911633A"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00294CE8" w14:textId="77777777" w:rsidR="00232CF6" w:rsidRPr="00DD5F6A" w:rsidRDefault="00232CF6" w:rsidP="004422F2">
            <w:pPr>
              <w:jc w:val="center"/>
              <w:rPr>
                <w:sz w:val="16"/>
                <w:szCs w:val="16"/>
              </w:rPr>
            </w:pPr>
            <w:r w:rsidRPr="00DD5F6A">
              <w:rPr>
                <w:sz w:val="16"/>
                <w:szCs w:val="16"/>
              </w:rPr>
              <w:t>1,140.01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4B781841" w14:textId="77777777" w:rsidR="00232CF6" w:rsidRPr="00DD5F6A" w:rsidRDefault="00232CF6" w:rsidP="004422F2">
            <w:pPr>
              <w:jc w:val="center"/>
              <w:rPr>
                <w:sz w:val="16"/>
                <w:szCs w:val="16"/>
              </w:rPr>
            </w:pPr>
            <w:r w:rsidRPr="00DD5F6A">
              <w:rPr>
                <w:sz w:val="16"/>
                <w:szCs w:val="16"/>
              </w:rPr>
              <w:t>1,180.00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59474364" w14:textId="77777777" w:rsidR="00232CF6" w:rsidRPr="00DD5F6A" w:rsidRDefault="00232CF6" w:rsidP="004422F2">
            <w:pPr>
              <w:jc w:val="center"/>
              <w:rPr>
                <w:sz w:val="16"/>
                <w:szCs w:val="16"/>
              </w:rPr>
            </w:pPr>
            <w:r w:rsidRPr="008B201F">
              <w:rPr>
                <w:rFonts w:eastAsia="Aptos"/>
                <w:kern w:val="2"/>
                <w:sz w:val="16"/>
                <w:szCs w:val="16"/>
              </w:rPr>
              <w:t>35.84</w:t>
            </w:r>
          </w:p>
        </w:tc>
        <w:tc>
          <w:tcPr>
            <w:tcW w:w="900" w:type="dxa"/>
            <w:tcBorders>
              <w:top w:val="single" w:sz="4" w:space="0" w:color="auto"/>
              <w:left w:val="nil"/>
              <w:bottom w:val="single" w:sz="4" w:space="0" w:color="auto"/>
              <w:right w:val="single" w:sz="4" w:space="0" w:color="auto"/>
            </w:tcBorders>
            <w:noWrap/>
            <w:vAlign w:val="bottom"/>
            <w:hideMark/>
          </w:tcPr>
          <w:p w14:paraId="1DF12A06" w14:textId="77777777" w:rsidR="00232CF6" w:rsidRPr="00DD5F6A" w:rsidRDefault="00232CF6" w:rsidP="004422F2">
            <w:pPr>
              <w:jc w:val="center"/>
              <w:rPr>
                <w:sz w:val="16"/>
                <w:szCs w:val="16"/>
              </w:rPr>
            </w:pPr>
            <w:r w:rsidRPr="008B201F">
              <w:rPr>
                <w:rFonts w:eastAsia="Aptos"/>
                <w:kern w:val="2"/>
                <w:sz w:val="16"/>
                <w:szCs w:val="16"/>
              </w:rPr>
              <w:t>20.54</w:t>
            </w:r>
          </w:p>
        </w:tc>
        <w:tc>
          <w:tcPr>
            <w:tcW w:w="1170" w:type="dxa"/>
            <w:tcBorders>
              <w:top w:val="single" w:sz="4" w:space="0" w:color="auto"/>
              <w:left w:val="nil"/>
              <w:bottom w:val="single" w:sz="4" w:space="0" w:color="auto"/>
              <w:right w:val="double" w:sz="6" w:space="0" w:color="auto"/>
            </w:tcBorders>
            <w:noWrap/>
            <w:vAlign w:val="bottom"/>
            <w:hideMark/>
          </w:tcPr>
          <w:p w14:paraId="47E5E1B9" w14:textId="77777777" w:rsidR="00232CF6" w:rsidRPr="00DD5F6A" w:rsidRDefault="00232CF6" w:rsidP="004422F2">
            <w:pPr>
              <w:jc w:val="center"/>
              <w:rPr>
                <w:sz w:val="16"/>
                <w:szCs w:val="16"/>
              </w:rPr>
            </w:pPr>
            <w:r w:rsidRPr="008B201F">
              <w:rPr>
                <w:rFonts w:eastAsia="Aptos"/>
                <w:kern w:val="2"/>
                <w:sz w:val="16"/>
                <w:szCs w:val="16"/>
              </w:rPr>
              <w:t>5.24</w:t>
            </w:r>
          </w:p>
        </w:tc>
      </w:tr>
      <w:tr w:rsidR="00232CF6" w:rsidRPr="00DD5F6A" w14:paraId="2A8CA0D5"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0B188CED" w14:textId="77777777" w:rsidR="00232CF6" w:rsidRPr="00DD5F6A" w:rsidRDefault="00232CF6" w:rsidP="004422F2">
            <w:pPr>
              <w:jc w:val="center"/>
              <w:rPr>
                <w:sz w:val="16"/>
                <w:szCs w:val="16"/>
              </w:rPr>
            </w:pPr>
            <w:r w:rsidRPr="00DD5F6A">
              <w:rPr>
                <w:sz w:val="16"/>
                <w:szCs w:val="16"/>
              </w:rPr>
              <w:t>1,180.01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47E3264E" w14:textId="77777777" w:rsidR="00232CF6" w:rsidRPr="00DD5F6A" w:rsidRDefault="00232CF6" w:rsidP="004422F2">
            <w:pPr>
              <w:jc w:val="center"/>
              <w:rPr>
                <w:sz w:val="16"/>
                <w:szCs w:val="16"/>
              </w:rPr>
            </w:pPr>
            <w:r w:rsidRPr="00DD5F6A">
              <w:rPr>
                <w:sz w:val="16"/>
                <w:szCs w:val="16"/>
              </w:rPr>
              <w:t>1,220.00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70415FBD" w14:textId="77777777" w:rsidR="00232CF6" w:rsidRPr="00DD5F6A" w:rsidRDefault="00232CF6" w:rsidP="004422F2">
            <w:pPr>
              <w:jc w:val="center"/>
              <w:rPr>
                <w:sz w:val="16"/>
                <w:szCs w:val="16"/>
              </w:rPr>
            </w:pPr>
            <w:r w:rsidRPr="008B201F">
              <w:rPr>
                <w:rFonts w:eastAsia="Aptos"/>
                <w:kern w:val="2"/>
                <w:sz w:val="16"/>
                <w:szCs w:val="16"/>
              </w:rPr>
              <w:t>37.08</w:t>
            </w:r>
          </w:p>
        </w:tc>
        <w:tc>
          <w:tcPr>
            <w:tcW w:w="900" w:type="dxa"/>
            <w:tcBorders>
              <w:top w:val="single" w:sz="4" w:space="0" w:color="auto"/>
              <w:left w:val="nil"/>
              <w:bottom w:val="single" w:sz="4" w:space="0" w:color="auto"/>
              <w:right w:val="single" w:sz="4" w:space="0" w:color="auto"/>
            </w:tcBorders>
            <w:noWrap/>
            <w:vAlign w:val="bottom"/>
            <w:hideMark/>
          </w:tcPr>
          <w:p w14:paraId="1702DAF6" w14:textId="77777777" w:rsidR="00232CF6" w:rsidRPr="00DD5F6A" w:rsidRDefault="00232CF6" w:rsidP="004422F2">
            <w:pPr>
              <w:jc w:val="center"/>
              <w:rPr>
                <w:sz w:val="16"/>
                <w:szCs w:val="16"/>
              </w:rPr>
            </w:pPr>
            <w:r w:rsidRPr="008B201F">
              <w:rPr>
                <w:rFonts w:eastAsia="Aptos"/>
                <w:kern w:val="2"/>
                <w:sz w:val="16"/>
                <w:szCs w:val="16"/>
              </w:rPr>
              <w:t>21.78</w:t>
            </w:r>
          </w:p>
        </w:tc>
        <w:tc>
          <w:tcPr>
            <w:tcW w:w="1170" w:type="dxa"/>
            <w:tcBorders>
              <w:top w:val="single" w:sz="4" w:space="0" w:color="auto"/>
              <w:left w:val="nil"/>
              <w:bottom w:val="single" w:sz="4" w:space="0" w:color="auto"/>
              <w:right w:val="double" w:sz="6" w:space="0" w:color="auto"/>
            </w:tcBorders>
            <w:noWrap/>
            <w:vAlign w:val="bottom"/>
            <w:hideMark/>
          </w:tcPr>
          <w:p w14:paraId="6396C83C" w14:textId="77777777" w:rsidR="00232CF6" w:rsidRPr="00DD5F6A" w:rsidRDefault="00232CF6" w:rsidP="004422F2">
            <w:pPr>
              <w:jc w:val="center"/>
              <w:rPr>
                <w:sz w:val="16"/>
                <w:szCs w:val="16"/>
              </w:rPr>
            </w:pPr>
            <w:r w:rsidRPr="008B201F">
              <w:rPr>
                <w:rFonts w:eastAsia="Aptos"/>
                <w:kern w:val="2"/>
                <w:sz w:val="16"/>
                <w:szCs w:val="16"/>
              </w:rPr>
              <w:t>6.48</w:t>
            </w:r>
          </w:p>
        </w:tc>
      </w:tr>
      <w:tr w:rsidR="00232CF6" w:rsidRPr="00DD5F6A" w14:paraId="2BDD3355"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7002C898" w14:textId="77777777" w:rsidR="00232CF6" w:rsidRPr="00DD5F6A" w:rsidRDefault="00232CF6" w:rsidP="004422F2">
            <w:pPr>
              <w:jc w:val="center"/>
              <w:rPr>
                <w:sz w:val="16"/>
                <w:szCs w:val="16"/>
              </w:rPr>
            </w:pPr>
            <w:r w:rsidRPr="00DD5F6A">
              <w:rPr>
                <w:sz w:val="16"/>
                <w:szCs w:val="16"/>
              </w:rPr>
              <w:t>1,220.01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35D6586B" w14:textId="77777777" w:rsidR="00232CF6" w:rsidRPr="00DD5F6A" w:rsidRDefault="00232CF6" w:rsidP="004422F2">
            <w:pPr>
              <w:jc w:val="center"/>
              <w:rPr>
                <w:sz w:val="16"/>
                <w:szCs w:val="16"/>
              </w:rPr>
            </w:pPr>
            <w:r w:rsidRPr="00DD5F6A">
              <w:rPr>
                <w:sz w:val="16"/>
                <w:szCs w:val="16"/>
              </w:rPr>
              <w:t>1,260.00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7B0ADB9B" w14:textId="77777777" w:rsidR="00232CF6" w:rsidRPr="00DD5F6A" w:rsidRDefault="00232CF6" w:rsidP="004422F2">
            <w:pPr>
              <w:jc w:val="center"/>
              <w:rPr>
                <w:sz w:val="16"/>
                <w:szCs w:val="16"/>
              </w:rPr>
            </w:pPr>
            <w:r w:rsidRPr="008B201F">
              <w:rPr>
                <w:rFonts w:eastAsia="Aptos"/>
                <w:kern w:val="2"/>
                <w:sz w:val="16"/>
                <w:szCs w:val="16"/>
              </w:rPr>
              <w:t>38.32</w:t>
            </w:r>
          </w:p>
        </w:tc>
        <w:tc>
          <w:tcPr>
            <w:tcW w:w="900" w:type="dxa"/>
            <w:tcBorders>
              <w:top w:val="single" w:sz="4" w:space="0" w:color="auto"/>
              <w:left w:val="nil"/>
              <w:bottom w:val="single" w:sz="4" w:space="0" w:color="auto"/>
              <w:right w:val="single" w:sz="4" w:space="0" w:color="auto"/>
            </w:tcBorders>
            <w:noWrap/>
            <w:vAlign w:val="bottom"/>
            <w:hideMark/>
          </w:tcPr>
          <w:p w14:paraId="6A97C83C" w14:textId="77777777" w:rsidR="00232CF6" w:rsidRPr="00DD5F6A" w:rsidRDefault="00232CF6" w:rsidP="004422F2">
            <w:pPr>
              <w:jc w:val="center"/>
              <w:rPr>
                <w:sz w:val="16"/>
                <w:szCs w:val="16"/>
              </w:rPr>
            </w:pPr>
            <w:r w:rsidRPr="008B201F">
              <w:rPr>
                <w:rFonts w:eastAsia="Aptos"/>
                <w:kern w:val="2"/>
                <w:sz w:val="16"/>
                <w:szCs w:val="16"/>
              </w:rPr>
              <w:t>23.01</w:t>
            </w:r>
          </w:p>
        </w:tc>
        <w:tc>
          <w:tcPr>
            <w:tcW w:w="1170" w:type="dxa"/>
            <w:tcBorders>
              <w:top w:val="single" w:sz="4" w:space="0" w:color="auto"/>
              <w:left w:val="nil"/>
              <w:bottom w:val="single" w:sz="4" w:space="0" w:color="auto"/>
              <w:right w:val="double" w:sz="6" w:space="0" w:color="auto"/>
            </w:tcBorders>
            <w:noWrap/>
            <w:vAlign w:val="bottom"/>
            <w:hideMark/>
          </w:tcPr>
          <w:p w14:paraId="5BE99A9C" w14:textId="77777777" w:rsidR="00232CF6" w:rsidRPr="00DD5F6A" w:rsidRDefault="00232CF6" w:rsidP="004422F2">
            <w:pPr>
              <w:jc w:val="center"/>
              <w:rPr>
                <w:sz w:val="16"/>
                <w:szCs w:val="16"/>
              </w:rPr>
            </w:pPr>
            <w:r w:rsidRPr="008B201F">
              <w:rPr>
                <w:rFonts w:eastAsia="Aptos"/>
                <w:kern w:val="2"/>
                <w:sz w:val="16"/>
                <w:szCs w:val="16"/>
              </w:rPr>
              <w:t>7.71</w:t>
            </w:r>
          </w:p>
        </w:tc>
      </w:tr>
      <w:tr w:rsidR="00232CF6" w:rsidRPr="00DD5F6A" w14:paraId="6D0BDED5"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6007037E" w14:textId="77777777" w:rsidR="00232CF6" w:rsidRPr="00DD5F6A" w:rsidRDefault="00232CF6" w:rsidP="004422F2">
            <w:pPr>
              <w:jc w:val="center"/>
              <w:rPr>
                <w:sz w:val="16"/>
                <w:szCs w:val="16"/>
              </w:rPr>
            </w:pPr>
            <w:r w:rsidRPr="00DD5F6A">
              <w:rPr>
                <w:sz w:val="16"/>
                <w:szCs w:val="16"/>
              </w:rPr>
              <w:t>1,260.01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081DDAC9" w14:textId="77777777" w:rsidR="00232CF6" w:rsidRPr="00DD5F6A" w:rsidRDefault="00232CF6" w:rsidP="004422F2">
            <w:pPr>
              <w:jc w:val="center"/>
              <w:rPr>
                <w:sz w:val="16"/>
                <w:szCs w:val="16"/>
              </w:rPr>
            </w:pPr>
            <w:r w:rsidRPr="00DD5F6A">
              <w:rPr>
                <w:sz w:val="16"/>
                <w:szCs w:val="16"/>
              </w:rPr>
              <w:t>1,300.00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7C5EF49B" w14:textId="77777777" w:rsidR="00232CF6" w:rsidRPr="00DD5F6A" w:rsidRDefault="00232CF6" w:rsidP="004422F2">
            <w:pPr>
              <w:jc w:val="center"/>
              <w:rPr>
                <w:sz w:val="16"/>
                <w:szCs w:val="16"/>
              </w:rPr>
            </w:pPr>
            <w:r w:rsidRPr="008B201F">
              <w:rPr>
                <w:rFonts w:eastAsia="Aptos"/>
                <w:kern w:val="2"/>
                <w:sz w:val="16"/>
                <w:szCs w:val="16"/>
              </w:rPr>
              <w:t>39.55</w:t>
            </w:r>
          </w:p>
        </w:tc>
        <w:tc>
          <w:tcPr>
            <w:tcW w:w="900" w:type="dxa"/>
            <w:tcBorders>
              <w:top w:val="single" w:sz="4" w:space="0" w:color="auto"/>
              <w:left w:val="nil"/>
              <w:bottom w:val="single" w:sz="4" w:space="0" w:color="auto"/>
              <w:right w:val="single" w:sz="4" w:space="0" w:color="auto"/>
            </w:tcBorders>
            <w:noWrap/>
            <w:vAlign w:val="bottom"/>
            <w:hideMark/>
          </w:tcPr>
          <w:p w14:paraId="61DAE939" w14:textId="77777777" w:rsidR="00232CF6" w:rsidRPr="00DD5F6A" w:rsidRDefault="00232CF6" w:rsidP="004422F2">
            <w:pPr>
              <w:jc w:val="center"/>
              <w:rPr>
                <w:sz w:val="16"/>
                <w:szCs w:val="16"/>
              </w:rPr>
            </w:pPr>
            <w:r w:rsidRPr="008B201F">
              <w:rPr>
                <w:rFonts w:eastAsia="Aptos"/>
                <w:kern w:val="2"/>
                <w:sz w:val="16"/>
                <w:szCs w:val="16"/>
              </w:rPr>
              <w:t>24.25</w:t>
            </w:r>
          </w:p>
        </w:tc>
        <w:tc>
          <w:tcPr>
            <w:tcW w:w="1170" w:type="dxa"/>
            <w:tcBorders>
              <w:top w:val="single" w:sz="4" w:space="0" w:color="auto"/>
              <w:left w:val="nil"/>
              <w:bottom w:val="single" w:sz="4" w:space="0" w:color="auto"/>
              <w:right w:val="double" w:sz="6" w:space="0" w:color="auto"/>
            </w:tcBorders>
            <w:noWrap/>
            <w:vAlign w:val="bottom"/>
            <w:hideMark/>
          </w:tcPr>
          <w:p w14:paraId="263226EB" w14:textId="77777777" w:rsidR="00232CF6" w:rsidRPr="00DD5F6A" w:rsidRDefault="00232CF6" w:rsidP="004422F2">
            <w:pPr>
              <w:jc w:val="center"/>
              <w:rPr>
                <w:sz w:val="16"/>
                <w:szCs w:val="16"/>
              </w:rPr>
            </w:pPr>
            <w:r w:rsidRPr="008B201F">
              <w:rPr>
                <w:rFonts w:eastAsia="Aptos"/>
                <w:kern w:val="2"/>
                <w:sz w:val="16"/>
                <w:szCs w:val="16"/>
              </w:rPr>
              <w:t>8.95</w:t>
            </w:r>
          </w:p>
        </w:tc>
      </w:tr>
      <w:tr w:rsidR="00232CF6" w:rsidRPr="00DD5F6A" w14:paraId="18EB1B52"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7B708CEF" w14:textId="77777777" w:rsidR="00232CF6" w:rsidRPr="00DD5F6A" w:rsidRDefault="00232CF6" w:rsidP="004422F2">
            <w:pPr>
              <w:jc w:val="center"/>
              <w:rPr>
                <w:sz w:val="16"/>
                <w:szCs w:val="16"/>
              </w:rPr>
            </w:pPr>
            <w:r w:rsidRPr="00DD5F6A">
              <w:rPr>
                <w:sz w:val="16"/>
                <w:szCs w:val="16"/>
              </w:rPr>
              <w:t>1,300.01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27DB9AE5" w14:textId="77777777" w:rsidR="00232CF6" w:rsidRPr="00DD5F6A" w:rsidRDefault="00232CF6" w:rsidP="004422F2">
            <w:pPr>
              <w:jc w:val="center"/>
              <w:rPr>
                <w:sz w:val="16"/>
                <w:szCs w:val="16"/>
              </w:rPr>
            </w:pPr>
            <w:r w:rsidRPr="00DD5F6A">
              <w:rPr>
                <w:sz w:val="16"/>
                <w:szCs w:val="16"/>
              </w:rPr>
              <w:t>1,340.00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2ED21697" w14:textId="77777777" w:rsidR="00232CF6" w:rsidRPr="00DD5F6A" w:rsidRDefault="00232CF6" w:rsidP="004422F2">
            <w:pPr>
              <w:jc w:val="center"/>
              <w:rPr>
                <w:sz w:val="16"/>
                <w:szCs w:val="16"/>
              </w:rPr>
            </w:pPr>
            <w:r w:rsidRPr="008B201F">
              <w:rPr>
                <w:rFonts w:eastAsia="Aptos"/>
                <w:kern w:val="2"/>
                <w:sz w:val="16"/>
                <w:szCs w:val="16"/>
              </w:rPr>
              <w:t>40.79</w:t>
            </w:r>
          </w:p>
        </w:tc>
        <w:tc>
          <w:tcPr>
            <w:tcW w:w="900" w:type="dxa"/>
            <w:tcBorders>
              <w:top w:val="single" w:sz="4" w:space="0" w:color="auto"/>
              <w:left w:val="nil"/>
              <w:bottom w:val="single" w:sz="4" w:space="0" w:color="auto"/>
              <w:right w:val="single" w:sz="4" w:space="0" w:color="auto"/>
            </w:tcBorders>
            <w:noWrap/>
            <w:vAlign w:val="bottom"/>
            <w:hideMark/>
          </w:tcPr>
          <w:p w14:paraId="4CB958B3" w14:textId="77777777" w:rsidR="00232CF6" w:rsidRPr="00DD5F6A" w:rsidRDefault="00232CF6" w:rsidP="004422F2">
            <w:pPr>
              <w:jc w:val="center"/>
              <w:rPr>
                <w:sz w:val="16"/>
                <w:szCs w:val="16"/>
              </w:rPr>
            </w:pPr>
            <w:r w:rsidRPr="008B201F">
              <w:rPr>
                <w:rFonts w:eastAsia="Aptos"/>
                <w:kern w:val="2"/>
                <w:sz w:val="16"/>
                <w:szCs w:val="16"/>
              </w:rPr>
              <w:t>25.49</w:t>
            </w:r>
          </w:p>
        </w:tc>
        <w:tc>
          <w:tcPr>
            <w:tcW w:w="1170" w:type="dxa"/>
            <w:tcBorders>
              <w:top w:val="single" w:sz="4" w:space="0" w:color="auto"/>
              <w:left w:val="nil"/>
              <w:bottom w:val="single" w:sz="4" w:space="0" w:color="auto"/>
              <w:right w:val="double" w:sz="6" w:space="0" w:color="auto"/>
            </w:tcBorders>
            <w:noWrap/>
            <w:vAlign w:val="bottom"/>
            <w:hideMark/>
          </w:tcPr>
          <w:p w14:paraId="7D8CAD8E" w14:textId="77777777" w:rsidR="00232CF6" w:rsidRPr="00DD5F6A" w:rsidRDefault="00232CF6" w:rsidP="004422F2">
            <w:pPr>
              <w:jc w:val="center"/>
              <w:rPr>
                <w:sz w:val="16"/>
                <w:szCs w:val="16"/>
              </w:rPr>
            </w:pPr>
            <w:r w:rsidRPr="008B201F">
              <w:rPr>
                <w:rFonts w:eastAsia="Aptos"/>
                <w:kern w:val="2"/>
                <w:sz w:val="16"/>
                <w:szCs w:val="16"/>
              </w:rPr>
              <w:t>10.19</w:t>
            </w:r>
          </w:p>
        </w:tc>
      </w:tr>
      <w:tr w:rsidR="00232CF6" w:rsidRPr="00DD5F6A" w14:paraId="0C8A6046"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0E83E0A6" w14:textId="77777777" w:rsidR="00232CF6" w:rsidRPr="00DD5F6A" w:rsidRDefault="00232CF6" w:rsidP="004422F2">
            <w:pPr>
              <w:jc w:val="center"/>
              <w:rPr>
                <w:sz w:val="16"/>
                <w:szCs w:val="16"/>
              </w:rPr>
            </w:pPr>
            <w:r w:rsidRPr="00DD5F6A">
              <w:rPr>
                <w:sz w:val="16"/>
                <w:szCs w:val="16"/>
              </w:rPr>
              <w:t>1,340.01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744DFB32" w14:textId="77777777" w:rsidR="00232CF6" w:rsidRPr="00DD5F6A" w:rsidRDefault="00232CF6" w:rsidP="004422F2">
            <w:pPr>
              <w:jc w:val="center"/>
              <w:rPr>
                <w:sz w:val="16"/>
                <w:szCs w:val="16"/>
              </w:rPr>
            </w:pPr>
            <w:r w:rsidRPr="00DD5F6A">
              <w:rPr>
                <w:sz w:val="16"/>
                <w:szCs w:val="16"/>
              </w:rPr>
              <w:t>1,380.00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6EAAA486" w14:textId="77777777" w:rsidR="00232CF6" w:rsidRPr="00DD5F6A" w:rsidRDefault="00232CF6" w:rsidP="004422F2">
            <w:pPr>
              <w:jc w:val="center"/>
              <w:rPr>
                <w:sz w:val="16"/>
                <w:szCs w:val="16"/>
              </w:rPr>
            </w:pPr>
            <w:r w:rsidRPr="008B201F">
              <w:rPr>
                <w:rFonts w:eastAsia="Aptos"/>
                <w:kern w:val="2"/>
                <w:sz w:val="16"/>
                <w:szCs w:val="16"/>
              </w:rPr>
              <w:t>42.02</w:t>
            </w:r>
          </w:p>
        </w:tc>
        <w:tc>
          <w:tcPr>
            <w:tcW w:w="900" w:type="dxa"/>
            <w:tcBorders>
              <w:top w:val="single" w:sz="4" w:space="0" w:color="auto"/>
              <w:left w:val="nil"/>
              <w:bottom w:val="single" w:sz="4" w:space="0" w:color="auto"/>
              <w:right w:val="single" w:sz="4" w:space="0" w:color="auto"/>
            </w:tcBorders>
            <w:noWrap/>
            <w:vAlign w:val="bottom"/>
            <w:hideMark/>
          </w:tcPr>
          <w:p w14:paraId="23769028" w14:textId="77777777" w:rsidR="00232CF6" w:rsidRPr="00DD5F6A" w:rsidRDefault="00232CF6" w:rsidP="004422F2">
            <w:pPr>
              <w:jc w:val="center"/>
              <w:rPr>
                <w:sz w:val="16"/>
                <w:szCs w:val="16"/>
              </w:rPr>
            </w:pPr>
            <w:r w:rsidRPr="008B201F">
              <w:rPr>
                <w:rFonts w:eastAsia="Aptos"/>
                <w:kern w:val="2"/>
                <w:sz w:val="16"/>
                <w:szCs w:val="16"/>
              </w:rPr>
              <w:t>26.72</w:t>
            </w:r>
          </w:p>
        </w:tc>
        <w:tc>
          <w:tcPr>
            <w:tcW w:w="1170" w:type="dxa"/>
            <w:tcBorders>
              <w:top w:val="single" w:sz="4" w:space="0" w:color="auto"/>
              <w:left w:val="nil"/>
              <w:bottom w:val="single" w:sz="4" w:space="0" w:color="auto"/>
              <w:right w:val="double" w:sz="6" w:space="0" w:color="auto"/>
            </w:tcBorders>
            <w:noWrap/>
            <w:vAlign w:val="bottom"/>
            <w:hideMark/>
          </w:tcPr>
          <w:p w14:paraId="16852287" w14:textId="77777777" w:rsidR="00232CF6" w:rsidRPr="00DD5F6A" w:rsidRDefault="00232CF6" w:rsidP="004422F2">
            <w:pPr>
              <w:jc w:val="center"/>
              <w:rPr>
                <w:sz w:val="16"/>
                <w:szCs w:val="16"/>
              </w:rPr>
            </w:pPr>
            <w:r w:rsidRPr="008B201F">
              <w:rPr>
                <w:rFonts w:eastAsia="Aptos"/>
                <w:kern w:val="2"/>
                <w:sz w:val="16"/>
                <w:szCs w:val="16"/>
              </w:rPr>
              <w:t>11.42</w:t>
            </w:r>
          </w:p>
        </w:tc>
      </w:tr>
      <w:tr w:rsidR="00232CF6" w:rsidRPr="00DD5F6A" w14:paraId="520B1E32"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339C1EFE" w14:textId="77777777" w:rsidR="00232CF6" w:rsidRPr="00DD5F6A" w:rsidRDefault="00232CF6" w:rsidP="004422F2">
            <w:pPr>
              <w:jc w:val="center"/>
              <w:rPr>
                <w:sz w:val="16"/>
                <w:szCs w:val="16"/>
              </w:rPr>
            </w:pPr>
            <w:r w:rsidRPr="00DD5F6A">
              <w:rPr>
                <w:sz w:val="16"/>
                <w:szCs w:val="16"/>
              </w:rPr>
              <w:t>1,380.01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075DCDA5" w14:textId="77777777" w:rsidR="00232CF6" w:rsidRPr="00DD5F6A" w:rsidRDefault="00232CF6" w:rsidP="004422F2">
            <w:pPr>
              <w:jc w:val="center"/>
              <w:rPr>
                <w:sz w:val="16"/>
                <w:szCs w:val="16"/>
              </w:rPr>
            </w:pPr>
            <w:r w:rsidRPr="00DD5F6A">
              <w:rPr>
                <w:sz w:val="16"/>
                <w:szCs w:val="16"/>
              </w:rPr>
              <w:t>1,420.00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34A6DE7A" w14:textId="77777777" w:rsidR="00232CF6" w:rsidRPr="00DD5F6A" w:rsidRDefault="00232CF6" w:rsidP="004422F2">
            <w:pPr>
              <w:jc w:val="center"/>
              <w:rPr>
                <w:sz w:val="16"/>
                <w:szCs w:val="16"/>
              </w:rPr>
            </w:pPr>
            <w:r w:rsidRPr="008B201F">
              <w:rPr>
                <w:rFonts w:eastAsia="Aptos"/>
                <w:kern w:val="2"/>
                <w:sz w:val="16"/>
                <w:szCs w:val="16"/>
              </w:rPr>
              <w:t>43.26</w:t>
            </w:r>
          </w:p>
        </w:tc>
        <w:tc>
          <w:tcPr>
            <w:tcW w:w="900" w:type="dxa"/>
            <w:tcBorders>
              <w:top w:val="single" w:sz="4" w:space="0" w:color="auto"/>
              <w:left w:val="nil"/>
              <w:bottom w:val="single" w:sz="4" w:space="0" w:color="auto"/>
              <w:right w:val="single" w:sz="4" w:space="0" w:color="auto"/>
            </w:tcBorders>
            <w:noWrap/>
            <w:vAlign w:val="bottom"/>
            <w:hideMark/>
          </w:tcPr>
          <w:p w14:paraId="00B1B641" w14:textId="77777777" w:rsidR="00232CF6" w:rsidRPr="00DD5F6A" w:rsidRDefault="00232CF6" w:rsidP="004422F2">
            <w:pPr>
              <w:jc w:val="center"/>
              <w:rPr>
                <w:sz w:val="16"/>
                <w:szCs w:val="16"/>
              </w:rPr>
            </w:pPr>
            <w:r w:rsidRPr="008B201F">
              <w:rPr>
                <w:rFonts w:eastAsia="Aptos"/>
                <w:kern w:val="2"/>
                <w:sz w:val="16"/>
                <w:szCs w:val="16"/>
              </w:rPr>
              <w:t>27.96</w:t>
            </w:r>
          </w:p>
        </w:tc>
        <w:tc>
          <w:tcPr>
            <w:tcW w:w="1170" w:type="dxa"/>
            <w:tcBorders>
              <w:top w:val="single" w:sz="4" w:space="0" w:color="auto"/>
              <w:left w:val="nil"/>
              <w:bottom w:val="single" w:sz="4" w:space="0" w:color="auto"/>
              <w:right w:val="double" w:sz="6" w:space="0" w:color="auto"/>
            </w:tcBorders>
            <w:noWrap/>
            <w:vAlign w:val="bottom"/>
            <w:hideMark/>
          </w:tcPr>
          <w:p w14:paraId="3CA99D7A" w14:textId="77777777" w:rsidR="00232CF6" w:rsidRPr="00DD5F6A" w:rsidRDefault="00232CF6" w:rsidP="004422F2">
            <w:pPr>
              <w:jc w:val="center"/>
              <w:rPr>
                <w:sz w:val="16"/>
                <w:szCs w:val="16"/>
              </w:rPr>
            </w:pPr>
            <w:r w:rsidRPr="008B201F">
              <w:rPr>
                <w:rFonts w:eastAsia="Aptos"/>
                <w:kern w:val="2"/>
                <w:sz w:val="16"/>
                <w:szCs w:val="16"/>
              </w:rPr>
              <w:t>12.66</w:t>
            </w:r>
          </w:p>
        </w:tc>
      </w:tr>
      <w:tr w:rsidR="00232CF6" w:rsidRPr="00DD5F6A" w14:paraId="7260B136"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0F925768" w14:textId="77777777" w:rsidR="00232CF6" w:rsidRPr="00DD5F6A" w:rsidRDefault="00232CF6" w:rsidP="004422F2">
            <w:pPr>
              <w:jc w:val="center"/>
              <w:rPr>
                <w:sz w:val="16"/>
                <w:szCs w:val="16"/>
              </w:rPr>
            </w:pPr>
            <w:r w:rsidRPr="00DD5F6A">
              <w:rPr>
                <w:sz w:val="16"/>
                <w:szCs w:val="16"/>
              </w:rPr>
              <w:t>1,420.01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7C2FF231" w14:textId="77777777" w:rsidR="00232CF6" w:rsidRPr="00DD5F6A" w:rsidRDefault="00232CF6" w:rsidP="004422F2">
            <w:pPr>
              <w:jc w:val="center"/>
              <w:rPr>
                <w:sz w:val="16"/>
                <w:szCs w:val="16"/>
              </w:rPr>
            </w:pPr>
            <w:r w:rsidRPr="00DD5F6A">
              <w:rPr>
                <w:sz w:val="16"/>
                <w:szCs w:val="16"/>
              </w:rPr>
              <w:t>1,460.00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566B3198" w14:textId="77777777" w:rsidR="00232CF6" w:rsidRPr="00DD5F6A" w:rsidRDefault="00232CF6" w:rsidP="004422F2">
            <w:pPr>
              <w:jc w:val="center"/>
              <w:rPr>
                <w:sz w:val="16"/>
                <w:szCs w:val="16"/>
              </w:rPr>
            </w:pPr>
            <w:r w:rsidRPr="008B201F">
              <w:rPr>
                <w:rFonts w:eastAsia="Aptos"/>
                <w:kern w:val="2"/>
                <w:sz w:val="16"/>
                <w:szCs w:val="16"/>
              </w:rPr>
              <w:t>44.50</w:t>
            </w:r>
          </w:p>
        </w:tc>
        <w:tc>
          <w:tcPr>
            <w:tcW w:w="900" w:type="dxa"/>
            <w:tcBorders>
              <w:top w:val="single" w:sz="4" w:space="0" w:color="auto"/>
              <w:left w:val="nil"/>
              <w:bottom w:val="single" w:sz="4" w:space="0" w:color="auto"/>
              <w:right w:val="single" w:sz="4" w:space="0" w:color="auto"/>
            </w:tcBorders>
            <w:noWrap/>
            <w:vAlign w:val="bottom"/>
            <w:hideMark/>
          </w:tcPr>
          <w:p w14:paraId="695A6E5B" w14:textId="77777777" w:rsidR="00232CF6" w:rsidRPr="00DD5F6A" w:rsidRDefault="00232CF6" w:rsidP="004422F2">
            <w:pPr>
              <w:jc w:val="center"/>
              <w:rPr>
                <w:sz w:val="16"/>
                <w:szCs w:val="16"/>
              </w:rPr>
            </w:pPr>
            <w:r w:rsidRPr="008B201F">
              <w:rPr>
                <w:rFonts w:eastAsia="Aptos"/>
                <w:kern w:val="2"/>
                <w:sz w:val="16"/>
                <w:szCs w:val="16"/>
              </w:rPr>
              <w:t>29.19</w:t>
            </w:r>
          </w:p>
        </w:tc>
        <w:tc>
          <w:tcPr>
            <w:tcW w:w="1170" w:type="dxa"/>
            <w:tcBorders>
              <w:top w:val="single" w:sz="4" w:space="0" w:color="auto"/>
              <w:left w:val="nil"/>
              <w:bottom w:val="single" w:sz="4" w:space="0" w:color="auto"/>
              <w:right w:val="double" w:sz="6" w:space="0" w:color="auto"/>
            </w:tcBorders>
            <w:noWrap/>
            <w:vAlign w:val="bottom"/>
            <w:hideMark/>
          </w:tcPr>
          <w:p w14:paraId="4D48869A" w14:textId="77777777" w:rsidR="00232CF6" w:rsidRPr="00DD5F6A" w:rsidRDefault="00232CF6" w:rsidP="004422F2">
            <w:pPr>
              <w:jc w:val="center"/>
              <w:rPr>
                <w:sz w:val="16"/>
                <w:szCs w:val="16"/>
              </w:rPr>
            </w:pPr>
            <w:r w:rsidRPr="008B201F">
              <w:rPr>
                <w:rFonts w:eastAsia="Aptos"/>
                <w:kern w:val="2"/>
                <w:sz w:val="16"/>
                <w:szCs w:val="16"/>
              </w:rPr>
              <w:t>13.89</w:t>
            </w:r>
          </w:p>
        </w:tc>
      </w:tr>
      <w:tr w:rsidR="00232CF6" w:rsidRPr="00DD5F6A" w14:paraId="30E2378F"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027B5AB5" w14:textId="77777777" w:rsidR="00232CF6" w:rsidRPr="00DD5F6A" w:rsidRDefault="00232CF6" w:rsidP="004422F2">
            <w:pPr>
              <w:jc w:val="center"/>
              <w:rPr>
                <w:sz w:val="16"/>
                <w:szCs w:val="16"/>
              </w:rPr>
            </w:pPr>
            <w:r w:rsidRPr="00DD5F6A">
              <w:rPr>
                <w:sz w:val="16"/>
                <w:szCs w:val="16"/>
              </w:rPr>
              <w:t>1,460.01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51538F6B" w14:textId="77777777" w:rsidR="00232CF6" w:rsidRPr="00DD5F6A" w:rsidRDefault="00232CF6" w:rsidP="004422F2">
            <w:pPr>
              <w:jc w:val="center"/>
              <w:rPr>
                <w:sz w:val="16"/>
                <w:szCs w:val="16"/>
              </w:rPr>
            </w:pPr>
            <w:r w:rsidRPr="00DD5F6A">
              <w:rPr>
                <w:sz w:val="16"/>
                <w:szCs w:val="16"/>
              </w:rPr>
              <w:t>1,500.00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0DB1E886" w14:textId="77777777" w:rsidR="00232CF6" w:rsidRPr="00DD5F6A" w:rsidRDefault="00232CF6" w:rsidP="004422F2">
            <w:pPr>
              <w:jc w:val="center"/>
              <w:rPr>
                <w:sz w:val="16"/>
                <w:szCs w:val="16"/>
              </w:rPr>
            </w:pPr>
            <w:r w:rsidRPr="008B201F">
              <w:rPr>
                <w:rFonts w:eastAsia="Aptos"/>
                <w:kern w:val="2"/>
                <w:sz w:val="16"/>
                <w:szCs w:val="16"/>
              </w:rPr>
              <w:t>45.73</w:t>
            </w:r>
          </w:p>
        </w:tc>
        <w:tc>
          <w:tcPr>
            <w:tcW w:w="900" w:type="dxa"/>
            <w:tcBorders>
              <w:top w:val="single" w:sz="4" w:space="0" w:color="auto"/>
              <w:left w:val="nil"/>
              <w:bottom w:val="single" w:sz="4" w:space="0" w:color="auto"/>
              <w:right w:val="single" w:sz="4" w:space="0" w:color="auto"/>
            </w:tcBorders>
            <w:noWrap/>
            <w:vAlign w:val="bottom"/>
            <w:hideMark/>
          </w:tcPr>
          <w:p w14:paraId="7D320F54" w14:textId="77777777" w:rsidR="00232CF6" w:rsidRPr="00DD5F6A" w:rsidRDefault="00232CF6" w:rsidP="004422F2">
            <w:pPr>
              <w:jc w:val="center"/>
              <w:rPr>
                <w:sz w:val="16"/>
                <w:szCs w:val="16"/>
              </w:rPr>
            </w:pPr>
            <w:r w:rsidRPr="008B201F">
              <w:rPr>
                <w:rFonts w:eastAsia="Aptos"/>
                <w:kern w:val="2"/>
                <w:sz w:val="16"/>
                <w:szCs w:val="16"/>
              </w:rPr>
              <w:t>30.43</w:t>
            </w:r>
          </w:p>
        </w:tc>
        <w:tc>
          <w:tcPr>
            <w:tcW w:w="1170" w:type="dxa"/>
            <w:tcBorders>
              <w:top w:val="single" w:sz="4" w:space="0" w:color="auto"/>
              <w:left w:val="nil"/>
              <w:bottom w:val="single" w:sz="4" w:space="0" w:color="auto"/>
              <w:right w:val="double" w:sz="6" w:space="0" w:color="auto"/>
            </w:tcBorders>
            <w:noWrap/>
            <w:vAlign w:val="bottom"/>
            <w:hideMark/>
          </w:tcPr>
          <w:p w14:paraId="048301A1" w14:textId="77777777" w:rsidR="00232CF6" w:rsidRPr="00DD5F6A" w:rsidRDefault="00232CF6" w:rsidP="004422F2">
            <w:pPr>
              <w:jc w:val="center"/>
              <w:rPr>
                <w:sz w:val="16"/>
                <w:szCs w:val="16"/>
              </w:rPr>
            </w:pPr>
            <w:r w:rsidRPr="008B201F">
              <w:rPr>
                <w:rFonts w:eastAsia="Aptos"/>
                <w:kern w:val="2"/>
                <w:sz w:val="16"/>
                <w:szCs w:val="16"/>
              </w:rPr>
              <w:t>15.13</w:t>
            </w:r>
          </w:p>
        </w:tc>
      </w:tr>
      <w:tr w:rsidR="00232CF6" w:rsidRPr="00DD5F6A" w14:paraId="3EBA480D"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717A3A05" w14:textId="77777777" w:rsidR="00232CF6" w:rsidRPr="00DD5F6A" w:rsidRDefault="00232CF6" w:rsidP="004422F2">
            <w:pPr>
              <w:jc w:val="center"/>
              <w:rPr>
                <w:sz w:val="16"/>
                <w:szCs w:val="16"/>
              </w:rPr>
            </w:pPr>
            <w:r w:rsidRPr="00DD5F6A">
              <w:rPr>
                <w:sz w:val="16"/>
                <w:szCs w:val="16"/>
              </w:rPr>
              <w:t>1,500.01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7910C02F" w14:textId="77777777" w:rsidR="00232CF6" w:rsidRPr="00DD5F6A" w:rsidRDefault="00232CF6" w:rsidP="004422F2">
            <w:pPr>
              <w:jc w:val="center"/>
              <w:rPr>
                <w:sz w:val="16"/>
                <w:szCs w:val="16"/>
              </w:rPr>
            </w:pPr>
            <w:r w:rsidRPr="00DD5F6A">
              <w:rPr>
                <w:sz w:val="16"/>
                <w:szCs w:val="16"/>
              </w:rPr>
              <w:t>1,540.00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12A9BA59" w14:textId="77777777" w:rsidR="00232CF6" w:rsidRPr="00DD5F6A" w:rsidRDefault="00232CF6" w:rsidP="004422F2">
            <w:pPr>
              <w:jc w:val="center"/>
              <w:rPr>
                <w:sz w:val="16"/>
                <w:szCs w:val="16"/>
              </w:rPr>
            </w:pPr>
            <w:r w:rsidRPr="008B201F">
              <w:rPr>
                <w:rFonts w:eastAsia="Aptos"/>
                <w:kern w:val="2"/>
                <w:sz w:val="16"/>
                <w:szCs w:val="16"/>
              </w:rPr>
              <w:t>46.97</w:t>
            </w:r>
          </w:p>
        </w:tc>
        <w:tc>
          <w:tcPr>
            <w:tcW w:w="900" w:type="dxa"/>
            <w:tcBorders>
              <w:top w:val="single" w:sz="4" w:space="0" w:color="auto"/>
              <w:left w:val="nil"/>
              <w:bottom w:val="single" w:sz="4" w:space="0" w:color="auto"/>
              <w:right w:val="single" w:sz="4" w:space="0" w:color="auto"/>
            </w:tcBorders>
            <w:noWrap/>
            <w:vAlign w:val="bottom"/>
            <w:hideMark/>
          </w:tcPr>
          <w:p w14:paraId="145E91C5" w14:textId="77777777" w:rsidR="00232CF6" w:rsidRPr="00DD5F6A" w:rsidRDefault="00232CF6" w:rsidP="004422F2">
            <w:pPr>
              <w:jc w:val="center"/>
              <w:rPr>
                <w:sz w:val="16"/>
                <w:szCs w:val="16"/>
              </w:rPr>
            </w:pPr>
            <w:r w:rsidRPr="008B201F">
              <w:rPr>
                <w:rFonts w:eastAsia="Aptos"/>
                <w:kern w:val="2"/>
                <w:sz w:val="16"/>
                <w:szCs w:val="16"/>
              </w:rPr>
              <w:t>31.67</w:t>
            </w:r>
          </w:p>
        </w:tc>
        <w:tc>
          <w:tcPr>
            <w:tcW w:w="1170" w:type="dxa"/>
            <w:tcBorders>
              <w:top w:val="single" w:sz="4" w:space="0" w:color="auto"/>
              <w:left w:val="nil"/>
              <w:bottom w:val="single" w:sz="4" w:space="0" w:color="auto"/>
              <w:right w:val="double" w:sz="6" w:space="0" w:color="auto"/>
            </w:tcBorders>
            <w:noWrap/>
            <w:vAlign w:val="bottom"/>
            <w:hideMark/>
          </w:tcPr>
          <w:p w14:paraId="0B0AF734" w14:textId="77777777" w:rsidR="00232CF6" w:rsidRPr="00DD5F6A" w:rsidRDefault="00232CF6" w:rsidP="004422F2">
            <w:pPr>
              <w:jc w:val="center"/>
              <w:rPr>
                <w:sz w:val="16"/>
                <w:szCs w:val="16"/>
              </w:rPr>
            </w:pPr>
            <w:r w:rsidRPr="008B201F">
              <w:rPr>
                <w:rFonts w:eastAsia="Aptos"/>
                <w:kern w:val="2"/>
                <w:sz w:val="16"/>
                <w:szCs w:val="16"/>
              </w:rPr>
              <w:t>16.37</w:t>
            </w:r>
          </w:p>
        </w:tc>
      </w:tr>
      <w:tr w:rsidR="00232CF6" w:rsidRPr="00DD5F6A" w14:paraId="0C5820B4"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0B6B037A" w14:textId="77777777" w:rsidR="00232CF6" w:rsidRPr="00DD5F6A" w:rsidRDefault="00232CF6" w:rsidP="004422F2">
            <w:pPr>
              <w:jc w:val="center"/>
              <w:rPr>
                <w:sz w:val="16"/>
                <w:szCs w:val="16"/>
              </w:rPr>
            </w:pPr>
            <w:r w:rsidRPr="00DD5F6A">
              <w:rPr>
                <w:sz w:val="16"/>
                <w:szCs w:val="16"/>
              </w:rPr>
              <w:t>1,540.01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23711040" w14:textId="77777777" w:rsidR="00232CF6" w:rsidRPr="00DD5F6A" w:rsidRDefault="00232CF6" w:rsidP="004422F2">
            <w:pPr>
              <w:jc w:val="center"/>
              <w:rPr>
                <w:sz w:val="16"/>
                <w:szCs w:val="16"/>
              </w:rPr>
            </w:pPr>
            <w:r w:rsidRPr="00DD5F6A">
              <w:rPr>
                <w:sz w:val="16"/>
                <w:szCs w:val="16"/>
              </w:rPr>
              <w:t>1,580.00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4389322E" w14:textId="77777777" w:rsidR="00232CF6" w:rsidRPr="00DD5F6A" w:rsidRDefault="00232CF6" w:rsidP="004422F2">
            <w:pPr>
              <w:jc w:val="center"/>
              <w:rPr>
                <w:sz w:val="16"/>
                <w:szCs w:val="16"/>
              </w:rPr>
            </w:pPr>
            <w:r w:rsidRPr="008B201F">
              <w:rPr>
                <w:rFonts w:eastAsia="Aptos"/>
                <w:kern w:val="2"/>
                <w:sz w:val="16"/>
                <w:szCs w:val="16"/>
              </w:rPr>
              <w:t>48.20</w:t>
            </w:r>
          </w:p>
        </w:tc>
        <w:tc>
          <w:tcPr>
            <w:tcW w:w="900" w:type="dxa"/>
            <w:tcBorders>
              <w:top w:val="single" w:sz="4" w:space="0" w:color="auto"/>
              <w:left w:val="nil"/>
              <w:bottom w:val="single" w:sz="4" w:space="0" w:color="auto"/>
              <w:right w:val="single" w:sz="4" w:space="0" w:color="auto"/>
            </w:tcBorders>
            <w:noWrap/>
            <w:vAlign w:val="bottom"/>
            <w:hideMark/>
          </w:tcPr>
          <w:p w14:paraId="0156DAC4" w14:textId="77777777" w:rsidR="00232CF6" w:rsidRPr="00DD5F6A" w:rsidRDefault="00232CF6" w:rsidP="004422F2">
            <w:pPr>
              <w:jc w:val="center"/>
              <w:rPr>
                <w:sz w:val="16"/>
                <w:szCs w:val="16"/>
              </w:rPr>
            </w:pPr>
            <w:r w:rsidRPr="008B201F">
              <w:rPr>
                <w:rFonts w:eastAsia="Aptos"/>
                <w:kern w:val="2"/>
                <w:sz w:val="16"/>
                <w:szCs w:val="16"/>
              </w:rPr>
              <w:t>32.90</w:t>
            </w:r>
          </w:p>
        </w:tc>
        <w:tc>
          <w:tcPr>
            <w:tcW w:w="1170" w:type="dxa"/>
            <w:tcBorders>
              <w:top w:val="single" w:sz="4" w:space="0" w:color="auto"/>
              <w:left w:val="nil"/>
              <w:bottom w:val="single" w:sz="4" w:space="0" w:color="auto"/>
              <w:right w:val="double" w:sz="6" w:space="0" w:color="auto"/>
            </w:tcBorders>
            <w:noWrap/>
            <w:vAlign w:val="bottom"/>
            <w:hideMark/>
          </w:tcPr>
          <w:p w14:paraId="7C1352B0" w14:textId="77777777" w:rsidR="00232CF6" w:rsidRPr="00DD5F6A" w:rsidRDefault="00232CF6" w:rsidP="004422F2">
            <w:pPr>
              <w:jc w:val="center"/>
              <w:rPr>
                <w:sz w:val="16"/>
                <w:szCs w:val="16"/>
              </w:rPr>
            </w:pPr>
            <w:r w:rsidRPr="008B201F">
              <w:rPr>
                <w:rFonts w:eastAsia="Aptos"/>
                <w:kern w:val="2"/>
                <w:sz w:val="16"/>
                <w:szCs w:val="16"/>
              </w:rPr>
              <w:t>17.60</w:t>
            </w:r>
          </w:p>
        </w:tc>
      </w:tr>
      <w:tr w:rsidR="00232CF6" w:rsidRPr="00DD5F6A" w14:paraId="475ABEB0"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2BEB54A9" w14:textId="77777777" w:rsidR="00232CF6" w:rsidRPr="00DD5F6A" w:rsidRDefault="00232CF6" w:rsidP="004422F2">
            <w:pPr>
              <w:jc w:val="center"/>
              <w:rPr>
                <w:sz w:val="16"/>
                <w:szCs w:val="16"/>
              </w:rPr>
            </w:pPr>
            <w:r w:rsidRPr="00DD5F6A">
              <w:rPr>
                <w:sz w:val="16"/>
                <w:szCs w:val="16"/>
              </w:rPr>
              <w:t>1,580.01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7E1BA4DE" w14:textId="77777777" w:rsidR="00232CF6" w:rsidRPr="00DD5F6A" w:rsidRDefault="00232CF6" w:rsidP="004422F2">
            <w:pPr>
              <w:jc w:val="center"/>
              <w:rPr>
                <w:sz w:val="16"/>
                <w:szCs w:val="16"/>
              </w:rPr>
            </w:pPr>
            <w:r w:rsidRPr="00DD5F6A">
              <w:rPr>
                <w:sz w:val="16"/>
                <w:szCs w:val="16"/>
              </w:rPr>
              <w:t>1,620.00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0590D1D0" w14:textId="77777777" w:rsidR="00232CF6" w:rsidRPr="00DD5F6A" w:rsidRDefault="00232CF6" w:rsidP="004422F2">
            <w:pPr>
              <w:jc w:val="center"/>
              <w:rPr>
                <w:sz w:val="16"/>
                <w:szCs w:val="16"/>
              </w:rPr>
            </w:pPr>
            <w:r w:rsidRPr="008B201F">
              <w:rPr>
                <w:rFonts w:eastAsia="Aptos"/>
                <w:kern w:val="2"/>
                <w:sz w:val="16"/>
                <w:szCs w:val="16"/>
              </w:rPr>
              <w:t>49.44</w:t>
            </w:r>
          </w:p>
        </w:tc>
        <w:tc>
          <w:tcPr>
            <w:tcW w:w="900" w:type="dxa"/>
            <w:tcBorders>
              <w:top w:val="single" w:sz="4" w:space="0" w:color="auto"/>
              <w:left w:val="nil"/>
              <w:bottom w:val="single" w:sz="4" w:space="0" w:color="auto"/>
              <w:right w:val="single" w:sz="4" w:space="0" w:color="auto"/>
            </w:tcBorders>
            <w:noWrap/>
            <w:vAlign w:val="bottom"/>
            <w:hideMark/>
          </w:tcPr>
          <w:p w14:paraId="1FCDC11A" w14:textId="77777777" w:rsidR="00232CF6" w:rsidRPr="00DD5F6A" w:rsidRDefault="00232CF6" w:rsidP="004422F2">
            <w:pPr>
              <w:jc w:val="center"/>
              <w:rPr>
                <w:sz w:val="16"/>
                <w:szCs w:val="16"/>
              </w:rPr>
            </w:pPr>
            <w:r w:rsidRPr="008B201F">
              <w:rPr>
                <w:rFonts w:eastAsia="Aptos"/>
                <w:kern w:val="2"/>
                <w:sz w:val="16"/>
                <w:szCs w:val="16"/>
              </w:rPr>
              <w:t>34.14</w:t>
            </w:r>
          </w:p>
        </w:tc>
        <w:tc>
          <w:tcPr>
            <w:tcW w:w="1170" w:type="dxa"/>
            <w:tcBorders>
              <w:top w:val="single" w:sz="4" w:space="0" w:color="auto"/>
              <w:left w:val="nil"/>
              <w:bottom w:val="single" w:sz="4" w:space="0" w:color="auto"/>
              <w:right w:val="double" w:sz="6" w:space="0" w:color="auto"/>
            </w:tcBorders>
            <w:noWrap/>
            <w:vAlign w:val="bottom"/>
            <w:hideMark/>
          </w:tcPr>
          <w:p w14:paraId="3375C030" w14:textId="77777777" w:rsidR="00232CF6" w:rsidRPr="00DD5F6A" w:rsidRDefault="00232CF6" w:rsidP="004422F2">
            <w:pPr>
              <w:jc w:val="center"/>
              <w:rPr>
                <w:sz w:val="16"/>
                <w:szCs w:val="16"/>
              </w:rPr>
            </w:pPr>
            <w:r w:rsidRPr="008B201F">
              <w:rPr>
                <w:rFonts w:eastAsia="Aptos"/>
                <w:kern w:val="2"/>
                <w:sz w:val="16"/>
                <w:szCs w:val="16"/>
              </w:rPr>
              <w:t>18.84</w:t>
            </w:r>
          </w:p>
        </w:tc>
      </w:tr>
      <w:tr w:rsidR="00232CF6" w:rsidRPr="00DD5F6A" w14:paraId="566BC86F"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7F524A30" w14:textId="77777777" w:rsidR="00232CF6" w:rsidRPr="00DD5F6A" w:rsidRDefault="00232CF6" w:rsidP="004422F2">
            <w:pPr>
              <w:jc w:val="center"/>
              <w:rPr>
                <w:sz w:val="16"/>
                <w:szCs w:val="16"/>
              </w:rPr>
            </w:pPr>
            <w:r w:rsidRPr="00DD5F6A">
              <w:rPr>
                <w:sz w:val="16"/>
                <w:szCs w:val="16"/>
              </w:rPr>
              <w:t>1,620.01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12F514FE" w14:textId="77777777" w:rsidR="00232CF6" w:rsidRPr="00DD5F6A" w:rsidRDefault="00232CF6" w:rsidP="004422F2">
            <w:pPr>
              <w:jc w:val="center"/>
              <w:rPr>
                <w:sz w:val="16"/>
                <w:szCs w:val="16"/>
              </w:rPr>
            </w:pPr>
            <w:r w:rsidRPr="00DD5F6A">
              <w:rPr>
                <w:sz w:val="16"/>
                <w:szCs w:val="16"/>
              </w:rPr>
              <w:t>1,660.00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5F3309FF" w14:textId="77777777" w:rsidR="00232CF6" w:rsidRPr="00DD5F6A" w:rsidRDefault="00232CF6" w:rsidP="004422F2">
            <w:pPr>
              <w:jc w:val="center"/>
              <w:rPr>
                <w:sz w:val="16"/>
                <w:szCs w:val="16"/>
              </w:rPr>
            </w:pPr>
            <w:r w:rsidRPr="008B201F">
              <w:rPr>
                <w:rFonts w:eastAsia="Aptos"/>
                <w:kern w:val="2"/>
                <w:sz w:val="16"/>
                <w:szCs w:val="16"/>
              </w:rPr>
              <w:t>50.68</w:t>
            </w:r>
          </w:p>
        </w:tc>
        <w:tc>
          <w:tcPr>
            <w:tcW w:w="900" w:type="dxa"/>
            <w:tcBorders>
              <w:top w:val="single" w:sz="4" w:space="0" w:color="auto"/>
              <w:left w:val="nil"/>
              <w:bottom w:val="single" w:sz="4" w:space="0" w:color="auto"/>
              <w:right w:val="single" w:sz="4" w:space="0" w:color="auto"/>
            </w:tcBorders>
            <w:noWrap/>
            <w:vAlign w:val="bottom"/>
            <w:hideMark/>
          </w:tcPr>
          <w:p w14:paraId="44135E8B" w14:textId="77777777" w:rsidR="00232CF6" w:rsidRPr="00DD5F6A" w:rsidRDefault="00232CF6" w:rsidP="004422F2">
            <w:pPr>
              <w:jc w:val="center"/>
              <w:rPr>
                <w:sz w:val="16"/>
                <w:szCs w:val="16"/>
              </w:rPr>
            </w:pPr>
            <w:r w:rsidRPr="008B201F">
              <w:rPr>
                <w:rFonts w:eastAsia="Aptos"/>
                <w:kern w:val="2"/>
                <w:sz w:val="16"/>
                <w:szCs w:val="16"/>
              </w:rPr>
              <w:t>35.37</w:t>
            </w:r>
          </w:p>
        </w:tc>
        <w:tc>
          <w:tcPr>
            <w:tcW w:w="1170" w:type="dxa"/>
            <w:tcBorders>
              <w:top w:val="single" w:sz="4" w:space="0" w:color="auto"/>
              <w:left w:val="nil"/>
              <w:bottom w:val="single" w:sz="4" w:space="0" w:color="auto"/>
              <w:right w:val="double" w:sz="6" w:space="0" w:color="auto"/>
            </w:tcBorders>
            <w:noWrap/>
            <w:vAlign w:val="bottom"/>
            <w:hideMark/>
          </w:tcPr>
          <w:p w14:paraId="361ECB58" w14:textId="77777777" w:rsidR="00232CF6" w:rsidRPr="00DD5F6A" w:rsidRDefault="00232CF6" w:rsidP="004422F2">
            <w:pPr>
              <w:jc w:val="center"/>
              <w:rPr>
                <w:sz w:val="16"/>
                <w:szCs w:val="16"/>
              </w:rPr>
            </w:pPr>
            <w:r w:rsidRPr="008B201F">
              <w:rPr>
                <w:rFonts w:eastAsia="Aptos"/>
                <w:kern w:val="2"/>
                <w:sz w:val="16"/>
                <w:szCs w:val="16"/>
              </w:rPr>
              <w:t>20.07</w:t>
            </w:r>
          </w:p>
        </w:tc>
      </w:tr>
      <w:tr w:rsidR="00232CF6" w:rsidRPr="00DD5F6A" w14:paraId="7DEB7D93"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7FF51F84" w14:textId="77777777" w:rsidR="00232CF6" w:rsidRPr="00DD5F6A" w:rsidRDefault="00232CF6" w:rsidP="004422F2">
            <w:pPr>
              <w:jc w:val="center"/>
              <w:rPr>
                <w:sz w:val="16"/>
                <w:szCs w:val="16"/>
              </w:rPr>
            </w:pPr>
            <w:r w:rsidRPr="00DD5F6A">
              <w:rPr>
                <w:sz w:val="16"/>
                <w:szCs w:val="16"/>
              </w:rPr>
              <w:t>1,660.01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79C6F8F2" w14:textId="77777777" w:rsidR="00232CF6" w:rsidRPr="00DD5F6A" w:rsidRDefault="00232CF6" w:rsidP="004422F2">
            <w:pPr>
              <w:jc w:val="center"/>
              <w:rPr>
                <w:sz w:val="16"/>
                <w:szCs w:val="16"/>
              </w:rPr>
            </w:pPr>
            <w:r w:rsidRPr="00DD5F6A">
              <w:rPr>
                <w:sz w:val="16"/>
                <w:szCs w:val="16"/>
              </w:rPr>
              <w:t>1,700.00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61494EA1" w14:textId="77777777" w:rsidR="00232CF6" w:rsidRPr="00DD5F6A" w:rsidRDefault="00232CF6" w:rsidP="004422F2">
            <w:pPr>
              <w:jc w:val="center"/>
              <w:rPr>
                <w:sz w:val="16"/>
                <w:szCs w:val="16"/>
              </w:rPr>
            </w:pPr>
            <w:r w:rsidRPr="008B201F">
              <w:rPr>
                <w:rFonts w:eastAsia="Aptos"/>
                <w:kern w:val="2"/>
                <w:sz w:val="16"/>
                <w:szCs w:val="16"/>
              </w:rPr>
              <w:t>51.91</w:t>
            </w:r>
          </w:p>
        </w:tc>
        <w:tc>
          <w:tcPr>
            <w:tcW w:w="900" w:type="dxa"/>
            <w:tcBorders>
              <w:top w:val="single" w:sz="4" w:space="0" w:color="auto"/>
              <w:left w:val="nil"/>
              <w:bottom w:val="single" w:sz="4" w:space="0" w:color="auto"/>
              <w:right w:val="single" w:sz="4" w:space="0" w:color="auto"/>
            </w:tcBorders>
            <w:noWrap/>
            <w:vAlign w:val="bottom"/>
            <w:hideMark/>
          </w:tcPr>
          <w:p w14:paraId="545A53EC" w14:textId="77777777" w:rsidR="00232CF6" w:rsidRPr="00DD5F6A" w:rsidRDefault="00232CF6" w:rsidP="004422F2">
            <w:pPr>
              <w:jc w:val="center"/>
              <w:rPr>
                <w:sz w:val="16"/>
                <w:szCs w:val="16"/>
              </w:rPr>
            </w:pPr>
            <w:r w:rsidRPr="008B201F">
              <w:rPr>
                <w:rFonts w:eastAsia="Aptos"/>
                <w:kern w:val="2"/>
                <w:sz w:val="16"/>
                <w:szCs w:val="16"/>
              </w:rPr>
              <w:t>36.61</w:t>
            </w:r>
          </w:p>
        </w:tc>
        <w:tc>
          <w:tcPr>
            <w:tcW w:w="1170" w:type="dxa"/>
            <w:tcBorders>
              <w:top w:val="single" w:sz="4" w:space="0" w:color="auto"/>
              <w:left w:val="nil"/>
              <w:bottom w:val="single" w:sz="4" w:space="0" w:color="auto"/>
              <w:right w:val="double" w:sz="6" w:space="0" w:color="auto"/>
            </w:tcBorders>
            <w:noWrap/>
            <w:vAlign w:val="bottom"/>
            <w:hideMark/>
          </w:tcPr>
          <w:p w14:paraId="285271FB" w14:textId="77777777" w:rsidR="00232CF6" w:rsidRPr="00DD5F6A" w:rsidRDefault="00232CF6" w:rsidP="004422F2">
            <w:pPr>
              <w:jc w:val="center"/>
              <w:rPr>
                <w:sz w:val="16"/>
                <w:szCs w:val="16"/>
              </w:rPr>
            </w:pPr>
            <w:r w:rsidRPr="008B201F">
              <w:rPr>
                <w:rFonts w:eastAsia="Aptos"/>
                <w:kern w:val="2"/>
                <w:sz w:val="16"/>
                <w:szCs w:val="16"/>
              </w:rPr>
              <w:t>21.31</w:t>
            </w:r>
          </w:p>
        </w:tc>
      </w:tr>
      <w:tr w:rsidR="00232CF6" w:rsidRPr="00DD5F6A" w14:paraId="593D3F8C"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4E3D76F9" w14:textId="77777777" w:rsidR="00232CF6" w:rsidRPr="00DD5F6A" w:rsidRDefault="00232CF6" w:rsidP="004422F2">
            <w:pPr>
              <w:jc w:val="center"/>
              <w:rPr>
                <w:sz w:val="16"/>
                <w:szCs w:val="16"/>
              </w:rPr>
            </w:pPr>
            <w:r w:rsidRPr="00DD5F6A">
              <w:rPr>
                <w:sz w:val="16"/>
                <w:szCs w:val="16"/>
              </w:rPr>
              <w:t>1,700.01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270A10FD" w14:textId="77777777" w:rsidR="00232CF6" w:rsidRPr="00DD5F6A" w:rsidRDefault="00232CF6" w:rsidP="004422F2">
            <w:pPr>
              <w:jc w:val="center"/>
              <w:rPr>
                <w:sz w:val="16"/>
                <w:szCs w:val="16"/>
              </w:rPr>
            </w:pPr>
            <w:r w:rsidRPr="00DD5F6A">
              <w:rPr>
                <w:sz w:val="16"/>
                <w:szCs w:val="16"/>
              </w:rPr>
              <w:t>1,740.00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483A8E47" w14:textId="77777777" w:rsidR="00232CF6" w:rsidRPr="00DD5F6A" w:rsidRDefault="00232CF6" w:rsidP="004422F2">
            <w:pPr>
              <w:jc w:val="center"/>
              <w:rPr>
                <w:sz w:val="16"/>
                <w:szCs w:val="16"/>
              </w:rPr>
            </w:pPr>
            <w:r w:rsidRPr="008B201F">
              <w:rPr>
                <w:rFonts w:eastAsia="Aptos"/>
                <w:kern w:val="2"/>
                <w:sz w:val="16"/>
                <w:szCs w:val="16"/>
              </w:rPr>
              <w:t>53.15</w:t>
            </w:r>
          </w:p>
        </w:tc>
        <w:tc>
          <w:tcPr>
            <w:tcW w:w="900" w:type="dxa"/>
            <w:tcBorders>
              <w:top w:val="single" w:sz="4" w:space="0" w:color="auto"/>
              <w:left w:val="nil"/>
              <w:bottom w:val="single" w:sz="4" w:space="0" w:color="auto"/>
              <w:right w:val="single" w:sz="4" w:space="0" w:color="auto"/>
            </w:tcBorders>
            <w:noWrap/>
            <w:vAlign w:val="bottom"/>
            <w:hideMark/>
          </w:tcPr>
          <w:p w14:paraId="097127DE" w14:textId="77777777" w:rsidR="00232CF6" w:rsidRPr="00DD5F6A" w:rsidRDefault="00232CF6" w:rsidP="004422F2">
            <w:pPr>
              <w:jc w:val="center"/>
              <w:rPr>
                <w:sz w:val="16"/>
                <w:szCs w:val="16"/>
              </w:rPr>
            </w:pPr>
            <w:r w:rsidRPr="008B201F">
              <w:rPr>
                <w:rFonts w:eastAsia="Aptos"/>
                <w:kern w:val="2"/>
                <w:sz w:val="16"/>
                <w:szCs w:val="16"/>
              </w:rPr>
              <w:t>37.85</w:t>
            </w:r>
          </w:p>
        </w:tc>
        <w:tc>
          <w:tcPr>
            <w:tcW w:w="1170" w:type="dxa"/>
            <w:tcBorders>
              <w:top w:val="single" w:sz="4" w:space="0" w:color="auto"/>
              <w:left w:val="nil"/>
              <w:bottom w:val="single" w:sz="4" w:space="0" w:color="auto"/>
              <w:right w:val="double" w:sz="6" w:space="0" w:color="auto"/>
            </w:tcBorders>
            <w:noWrap/>
            <w:vAlign w:val="bottom"/>
            <w:hideMark/>
          </w:tcPr>
          <w:p w14:paraId="55131C9B" w14:textId="77777777" w:rsidR="00232CF6" w:rsidRPr="00DD5F6A" w:rsidRDefault="00232CF6" w:rsidP="004422F2">
            <w:pPr>
              <w:jc w:val="center"/>
              <w:rPr>
                <w:sz w:val="16"/>
                <w:szCs w:val="16"/>
              </w:rPr>
            </w:pPr>
            <w:r w:rsidRPr="008B201F">
              <w:rPr>
                <w:rFonts w:eastAsia="Aptos"/>
                <w:kern w:val="2"/>
                <w:sz w:val="16"/>
                <w:szCs w:val="16"/>
              </w:rPr>
              <w:t>22.55</w:t>
            </w:r>
          </w:p>
        </w:tc>
      </w:tr>
      <w:tr w:rsidR="00232CF6" w:rsidRPr="00DD5F6A" w14:paraId="6A080A97"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1DBBC483" w14:textId="77777777" w:rsidR="00232CF6" w:rsidRPr="00DD5F6A" w:rsidRDefault="00232CF6" w:rsidP="004422F2">
            <w:pPr>
              <w:jc w:val="center"/>
              <w:rPr>
                <w:sz w:val="16"/>
                <w:szCs w:val="16"/>
              </w:rPr>
            </w:pPr>
            <w:r w:rsidRPr="00DD5F6A">
              <w:rPr>
                <w:sz w:val="16"/>
                <w:szCs w:val="16"/>
              </w:rPr>
              <w:t>1,740.01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476EA996" w14:textId="77777777" w:rsidR="00232CF6" w:rsidRPr="00DD5F6A" w:rsidRDefault="00232CF6" w:rsidP="004422F2">
            <w:pPr>
              <w:jc w:val="center"/>
              <w:rPr>
                <w:sz w:val="16"/>
                <w:szCs w:val="16"/>
              </w:rPr>
            </w:pPr>
            <w:r w:rsidRPr="00DD5F6A">
              <w:rPr>
                <w:sz w:val="16"/>
                <w:szCs w:val="16"/>
              </w:rPr>
              <w:t>1,780.00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7B6CAAB8" w14:textId="77777777" w:rsidR="00232CF6" w:rsidRPr="00DD5F6A" w:rsidRDefault="00232CF6" w:rsidP="004422F2">
            <w:pPr>
              <w:jc w:val="center"/>
              <w:rPr>
                <w:sz w:val="16"/>
                <w:szCs w:val="16"/>
              </w:rPr>
            </w:pPr>
            <w:r w:rsidRPr="008B201F">
              <w:rPr>
                <w:rFonts w:eastAsia="Aptos"/>
                <w:kern w:val="2"/>
                <w:sz w:val="16"/>
                <w:szCs w:val="16"/>
              </w:rPr>
              <w:t>54.38</w:t>
            </w:r>
          </w:p>
        </w:tc>
        <w:tc>
          <w:tcPr>
            <w:tcW w:w="900" w:type="dxa"/>
            <w:tcBorders>
              <w:top w:val="single" w:sz="4" w:space="0" w:color="auto"/>
              <w:left w:val="nil"/>
              <w:bottom w:val="single" w:sz="4" w:space="0" w:color="auto"/>
              <w:right w:val="single" w:sz="4" w:space="0" w:color="auto"/>
            </w:tcBorders>
            <w:noWrap/>
            <w:vAlign w:val="bottom"/>
            <w:hideMark/>
          </w:tcPr>
          <w:p w14:paraId="12DE3CC6" w14:textId="77777777" w:rsidR="00232CF6" w:rsidRPr="00DD5F6A" w:rsidRDefault="00232CF6" w:rsidP="004422F2">
            <w:pPr>
              <w:jc w:val="center"/>
              <w:rPr>
                <w:sz w:val="16"/>
                <w:szCs w:val="16"/>
              </w:rPr>
            </w:pPr>
            <w:r w:rsidRPr="008B201F">
              <w:rPr>
                <w:rFonts w:eastAsia="Aptos"/>
                <w:kern w:val="2"/>
                <w:sz w:val="16"/>
                <w:szCs w:val="16"/>
              </w:rPr>
              <w:t>39.08</w:t>
            </w:r>
          </w:p>
        </w:tc>
        <w:tc>
          <w:tcPr>
            <w:tcW w:w="1170" w:type="dxa"/>
            <w:tcBorders>
              <w:top w:val="single" w:sz="4" w:space="0" w:color="auto"/>
              <w:left w:val="nil"/>
              <w:bottom w:val="single" w:sz="4" w:space="0" w:color="auto"/>
              <w:right w:val="double" w:sz="6" w:space="0" w:color="auto"/>
            </w:tcBorders>
            <w:noWrap/>
            <w:vAlign w:val="bottom"/>
            <w:hideMark/>
          </w:tcPr>
          <w:p w14:paraId="72CE2901" w14:textId="77777777" w:rsidR="00232CF6" w:rsidRPr="00DD5F6A" w:rsidRDefault="00232CF6" w:rsidP="004422F2">
            <w:pPr>
              <w:jc w:val="center"/>
              <w:rPr>
                <w:sz w:val="16"/>
                <w:szCs w:val="16"/>
              </w:rPr>
            </w:pPr>
            <w:r w:rsidRPr="008B201F">
              <w:rPr>
                <w:rFonts w:eastAsia="Aptos"/>
                <w:kern w:val="2"/>
                <w:sz w:val="16"/>
                <w:szCs w:val="16"/>
              </w:rPr>
              <w:t>23.78</w:t>
            </w:r>
          </w:p>
        </w:tc>
      </w:tr>
      <w:tr w:rsidR="00232CF6" w:rsidRPr="00DD5F6A" w14:paraId="6F15BD48"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518B2D2E" w14:textId="77777777" w:rsidR="00232CF6" w:rsidRPr="00DD5F6A" w:rsidRDefault="00232CF6" w:rsidP="004422F2">
            <w:pPr>
              <w:jc w:val="center"/>
              <w:rPr>
                <w:sz w:val="16"/>
                <w:szCs w:val="16"/>
              </w:rPr>
            </w:pPr>
            <w:r w:rsidRPr="00DD5F6A">
              <w:rPr>
                <w:sz w:val="16"/>
                <w:szCs w:val="16"/>
              </w:rPr>
              <w:t>1,780.01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63510DE2" w14:textId="77777777" w:rsidR="00232CF6" w:rsidRPr="00DD5F6A" w:rsidRDefault="00232CF6" w:rsidP="004422F2">
            <w:pPr>
              <w:jc w:val="center"/>
              <w:rPr>
                <w:sz w:val="16"/>
                <w:szCs w:val="16"/>
              </w:rPr>
            </w:pPr>
            <w:r w:rsidRPr="00DD5F6A">
              <w:rPr>
                <w:sz w:val="16"/>
                <w:szCs w:val="16"/>
              </w:rPr>
              <w:t>1,820.00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378E7E94" w14:textId="77777777" w:rsidR="00232CF6" w:rsidRPr="00DD5F6A" w:rsidRDefault="00232CF6" w:rsidP="004422F2">
            <w:pPr>
              <w:jc w:val="center"/>
              <w:rPr>
                <w:sz w:val="16"/>
                <w:szCs w:val="16"/>
              </w:rPr>
            </w:pPr>
            <w:r w:rsidRPr="008B201F">
              <w:rPr>
                <w:rFonts w:eastAsia="Aptos"/>
                <w:kern w:val="2"/>
                <w:sz w:val="16"/>
                <w:szCs w:val="16"/>
              </w:rPr>
              <w:t>55.62</w:t>
            </w:r>
          </w:p>
        </w:tc>
        <w:tc>
          <w:tcPr>
            <w:tcW w:w="900" w:type="dxa"/>
            <w:tcBorders>
              <w:top w:val="single" w:sz="4" w:space="0" w:color="auto"/>
              <w:left w:val="nil"/>
              <w:bottom w:val="single" w:sz="4" w:space="0" w:color="auto"/>
              <w:right w:val="single" w:sz="4" w:space="0" w:color="auto"/>
            </w:tcBorders>
            <w:noWrap/>
            <w:vAlign w:val="bottom"/>
            <w:hideMark/>
          </w:tcPr>
          <w:p w14:paraId="709AC7AF" w14:textId="77777777" w:rsidR="00232CF6" w:rsidRPr="00DD5F6A" w:rsidRDefault="00232CF6" w:rsidP="004422F2">
            <w:pPr>
              <w:jc w:val="center"/>
              <w:rPr>
                <w:sz w:val="16"/>
                <w:szCs w:val="16"/>
              </w:rPr>
            </w:pPr>
            <w:r w:rsidRPr="008B201F">
              <w:rPr>
                <w:rFonts w:eastAsia="Aptos"/>
                <w:kern w:val="2"/>
                <w:sz w:val="16"/>
                <w:szCs w:val="16"/>
              </w:rPr>
              <w:t>40.32</w:t>
            </w:r>
          </w:p>
        </w:tc>
        <w:tc>
          <w:tcPr>
            <w:tcW w:w="1170" w:type="dxa"/>
            <w:tcBorders>
              <w:top w:val="single" w:sz="4" w:space="0" w:color="auto"/>
              <w:left w:val="nil"/>
              <w:bottom w:val="single" w:sz="4" w:space="0" w:color="auto"/>
              <w:right w:val="double" w:sz="6" w:space="0" w:color="auto"/>
            </w:tcBorders>
            <w:noWrap/>
            <w:vAlign w:val="bottom"/>
            <w:hideMark/>
          </w:tcPr>
          <w:p w14:paraId="7CEB6F32" w14:textId="77777777" w:rsidR="00232CF6" w:rsidRPr="00DD5F6A" w:rsidRDefault="00232CF6" w:rsidP="004422F2">
            <w:pPr>
              <w:jc w:val="center"/>
              <w:rPr>
                <w:sz w:val="16"/>
                <w:szCs w:val="16"/>
              </w:rPr>
            </w:pPr>
            <w:r w:rsidRPr="008B201F">
              <w:rPr>
                <w:rFonts w:eastAsia="Aptos"/>
                <w:kern w:val="2"/>
                <w:sz w:val="16"/>
                <w:szCs w:val="16"/>
              </w:rPr>
              <w:t>25.02</w:t>
            </w:r>
          </w:p>
        </w:tc>
      </w:tr>
      <w:tr w:rsidR="00232CF6" w:rsidRPr="00DD5F6A" w14:paraId="6234D8F1"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300B778E" w14:textId="77777777" w:rsidR="00232CF6" w:rsidRPr="00DD5F6A" w:rsidRDefault="00232CF6" w:rsidP="004422F2">
            <w:pPr>
              <w:jc w:val="center"/>
              <w:rPr>
                <w:sz w:val="16"/>
                <w:szCs w:val="16"/>
              </w:rPr>
            </w:pPr>
            <w:r w:rsidRPr="00DD5F6A">
              <w:rPr>
                <w:sz w:val="16"/>
                <w:szCs w:val="16"/>
              </w:rPr>
              <w:t>1,820.01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42F65AED" w14:textId="77777777" w:rsidR="00232CF6" w:rsidRPr="00DD5F6A" w:rsidRDefault="00232CF6" w:rsidP="004422F2">
            <w:pPr>
              <w:jc w:val="center"/>
              <w:rPr>
                <w:sz w:val="16"/>
                <w:szCs w:val="16"/>
              </w:rPr>
            </w:pPr>
            <w:r w:rsidRPr="00DD5F6A">
              <w:rPr>
                <w:sz w:val="16"/>
                <w:szCs w:val="16"/>
              </w:rPr>
              <w:t>1,860.00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000B15DC" w14:textId="77777777" w:rsidR="00232CF6" w:rsidRPr="00DD5F6A" w:rsidRDefault="00232CF6" w:rsidP="004422F2">
            <w:pPr>
              <w:jc w:val="center"/>
              <w:rPr>
                <w:sz w:val="16"/>
                <w:szCs w:val="16"/>
              </w:rPr>
            </w:pPr>
            <w:r w:rsidRPr="008B201F">
              <w:rPr>
                <w:rFonts w:eastAsia="Aptos"/>
                <w:kern w:val="2"/>
                <w:sz w:val="16"/>
                <w:szCs w:val="16"/>
              </w:rPr>
              <w:t>56.86</w:t>
            </w:r>
          </w:p>
        </w:tc>
        <w:tc>
          <w:tcPr>
            <w:tcW w:w="900" w:type="dxa"/>
            <w:tcBorders>
              <w:top w:val="single" w:sz="4" w:space="0" w:color="auto"/>
              <w:left w:val="nil"/>
              <w:bottom w:val="single" w:sz="4" w:space="0" w:color="auto"/>
              <w:right w:val="single" w:sz="4" w:space="0" w:color="auto"/>
            </w:tcBorders>
            <w:noWrap/>
            <w:vAlign w:val="bottom"/>
            <w:hideMark/>
          </w:tcPr>
          <w:p w14:paraId="445251A5" w14:textId="77777777" w:rsidR="00232CF6" w:rsidRPr="00DD5F6A" w:rsidRDefault="00232CF6" w:rsidP="004422F2">
            <w:pPr>
              <w:jc w:val="center"/>
              <w:rPr>
                <w:sz w:val="16"/>
                <w:szCs w:val="16"/>
              </w:rPr>
            </w:pPr>
            <w:r w:rsidRPr="008B201F">
              <w:rPr>
                <w:rFonts w:eastAsia="Aptos"/>
                <w:kern w:val="2"/>
                <w:sz w:val="16"/>
                <w:szCs w:val="16"/>
              </w:rPr>
              <w:t>41.55</w:t>
            </w:r>
          </w:p>
        </w:tc>
        <w:tc>
          <w:tcPr>
            <w:tcW w:w="1170" w:type="dxa"/>
            <w:tcBorders>
              <w:top w:val="single" w:sz="4" w:space="0" w:color="auto"/>
              <w:left w:val="nil"/>
              <w:bottom w:val="single" w:sz="4" w:space="0" w:color="auto"/>
              <w:right w:val="double" w:sz="6" w:space="0" w:color="auto"/>
            </w:tcBorders>
            <w:noWrap/>
            <w:vAlign w:val="bottom"/>
            <w:hideMark/>
          </w:tcPr>
          <w:p w14:paraId="2512EDAD" w14:textId="77777777" w:rsidR="00232CF6" w:rsidRPr="00DD5F6A" w:rsidRDefault="00232CF6" w:rsidP="004422F2">
            <w:pPr>
              <w:jc w:val="center"/>
              <w:rPr>
                <w:sz w:val="16"/>
                <w:szCs w:val="16"/>
              </w:rPr>
            </w:pPr>
            <w:r w:rsidRPr="008B201F">
              <w:rPr>
                <w:rFonts w:eastAsia="Aptos"/>
                <w:kern w:val="2"/>
                <w:sz w:val="16"/>
                <w:szCs w:val="16"/>
              </w:rPr>
              <w:t>26.25</w:t>
            </w:r>
          </w:p>
        </w:tc>
      </w:tr>
      <w:tr w:rsidR="00232CF6" w:rsidRPr="00DD5F6A" w14:paraId="69E05288"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20738040" w14:textId="77777777" w:rsidR="00232CF6" w:rsidRPr="00DD5F6A" w:rsidRDefault="00232CF6" w:rsidP="004422F2">
            <w:pPr>
              <w:jc w:val="center"/>
              <w:rPr>
                <w:sz w:val="16"/>
                <w:szCs w:val="16"/>
              </w:rPr>
            </w:pPr>
            <w:r w:rsidRPr="00DD5F6A">
              <w:rPr>
                <w:sz w:val="16"/>
                <w:szCs w:val="16"/>
              </w:rPr>
              <w:t>1,860.01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0A0BE3E8" w14:textId="77777777" w:rsidR="00232CF6" w:rsidRPr="00DD5F6A" w:rsidRDefault="00232CF6" w:rsidP="004422F2">
            <w:pPr>
              <w:jc w:val="center"/>
              <w:rPr>
                <w:sz w:val="16"/>
                <w:szCs w:val="16"/>
              </w:rPr>
            </w:pPr>
            <w:r w:rsidRPr="00DD5F6A">
              <w:rPr>
                <w:sz w:val="16"/>
                <w:szCs w:val="16"/>
              </w:rPr>
              <w:t>1,900.00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0532E7CB" w14:textId="77777777" w:rsidR="00232CF6" w:rsidRPr="00DD5F6A" w:rsidRDefault="00232CF6" w:rsidP="004422F2">
            <w:pPr>
              <w:jc w:val="center"/>
              <w:rPr>
                <w:sz w:val="16"/>
                <w:szCs w:val="16"/>
              </w:rPr>
            </w:pPr>
            <w:r w:rsidRPr="008B201F">
              <w:rPr>
                <w:rFonts w:eastAsia="Aptos"/>
                <w:kern w:val="2"/>
                <w:sz w:val="16"/>
                <w:szCs w:val="16"/>
              </w:rPr>
              <w:t>58.09</w:t>
            </w:r>
          </w:p>
        </w:tc>
        <w:tc>
          <w:tcPr>
            <w:tcW w:w="900" w:type="dxa"/>
            <w:tcBorders>
              <w:top w:val="single" w:sz="4" w:space="0" w:color="auto"/>
              <w:left w:val="nil"/>
              <w:bottom w:val="single" w:sz="4" w:space="0" w:color="auto"/>
              <w:right w:val="single" w:sz="4" w:space="0" w:color="auto"/>
            </w:tcBorders>
            <w:noWrap/>
            <w:vAlign w:val="bottom"/>
            <w:hideMark/>
          </w:tcPr>
          <w:p w14:paraId="0CF3062E" w14:textId="77777777" w:rsidR="00232CF6" w:rsidRPr="00DD5F6A" w:rsidRDefault="00232CF6" w:rsidP="004422F2">
            <w:pPr>
              <w:jc w:val="center"/>
              <w:rPr>
                <w:sz w:val="16"/>
                <w:szCs w:val="16"/>
              </w:rPr>
            </w:pPr>
            <w:r w:rsidRPr="008B201F">
              <w:rPr>
                <w:rFonts w:eastAsia="Aptos"/>
                <w:kern w:val="2"/>
                <w:sz w:val="16"/>
                <w:szCs w:val="16"/>
              </w:rPr>
              <w:t>42.79</w:t>
            </w:r>
          </w:p>
        </w:tc>
        <w:tc>
          <w:tcPr>
            <w:tcW w:w="1170" w:type="dxa"/>
            <w:tcBorders>
              <w:top w:val="single" w:sz="4" w:space="0" w:color="auto"/>
              <w:left w:val="nil"/>
              <w:bottom w:val="single" w:sz="4" w:space="0" w:color="auto"/>
              <w:right w:val="double" w:sz="6" w:space="0" w:color="auto"/>
            </w:tcBorders>
            <w:noWrap/>
            <w:vAlign w:val="bottom"/>
            <w:hideMark/>
          </w:tcPr>
          <w:p w14:paraId="6240C55C" w14:textId="77777777" w:rsidR="00232CF6" w:rsidRPr="00DD5F6A" w:rsidRDefault="00232CF6" w:rsidP="004422F2">
            <w:pPr>
              <w:jc w:val="center"/>
              <w:rPr>
                <w:sz w:val="16"/>
                <w:szCs w:val="16"/>
              </w:rPr>
            </w:pPr>
            <w:r w:rsidRPr="008B201F">
              <w:rPr>
                <w:rFonts w:eastAsia="Aptos"/>
                <w:kern w:val="2"/>
                <w:sz w:val="16"/>
                <w:szCs w:val="16"/>
              </w:rPr>
              <w:t>27.49</w:t>
            </w:r>
          </w:p>
        </w:tc>
      </w:tr>
      <w:tr w:rsidR="00232CF6" w:rsidRPr="00DD5F6A" w14:paraId="74BFB10F"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5DCB0BC3" w14:textId="77777777" w:rsidR="00232CF6" w:rsidRPr="00DD5F6A" w:rsidRDefault="00232CF6" w:rsidP="004422F2">
            <w:pPr>
              <w:jc w:val="center"/>
              <w:rPr>
                <w:sz w:val="16"/>
                <w:szCs w:val="16"/>
              </w:rPr>
            </w:pPr>
            <w:r w:rsidRPr="00DD5F6A">
              <w:rPr>
                <w:sz w:val="16"/>
                <w:szCs w:val="16"/>
              </w:rPr>
              <w:t>1,900.01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518F284E" w14:textId="77777777" w:rsidR="00232CF6" w:rsidRPr="00DD5F6A" w:rsidRDefault="00232CF6" w:rsidP="004422F2">
            <w:pPr>
              <w:jc w:val="center"/>
              <w:rPr>
                <w:sz w:val="16"/>
                <w:szCs w:val="16"/>
              </w:rPr>
            </w:pPr>
            <w:r w:rsidRPr="00DD5F6A">
              <w:rPr>
                <w:sz w:val="16"/>
                <w:szCs w:val="16"/>
              </w:rPr>
              <w:t>1,940.00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7C0A2AD3" w14:textId="77777777" w:rsidR="00232CF6" w:rsidRPr="00DD5F6A" w:rsidRDefault="00232CF6" w:rsidP="004422F2">
            <w:pPr>
              <w:jc w:val="center"/>
              <w:rPr>
                <w:sz w:val="16"/>
                <w:szCs w:val="16"/>
              </w:rPr>
            </w:pPr>
            <w:r w:rsidRPr="008B201F">
              <w:rPr>
                <w:rFonts w:eastAsia="Aptos"/>
                <w:kern w:val="2"/>
                <w:sz w:val="16"/>
                <w:szCs w:val="16"/>
              </w:rPr>
              <w:t>59.33</w:t>
            </w:r>
          </w:p>
        </w:tc>
        <w:tc>
          <w:tcPr>
            <w:tcW w:w="900" w:type="dxa"/>
            <w:tcBorders>
              <w:top w:val="single" w:sz="4" w:space="0" w:color="auto"/>
              <w:left w:val="nil"/>
              <w:bottom w:val="single" w:sz="4" w:space="0" w:color="auto"/>
              <w:right w:val="single" w:sz="4" w:space="0" w:color="auto"/>
            </w:tcBorders>
            <w:noWrap/>
            <w:vAlign w:val="bottom"/>
            <w:hideMark/>
          </w:tcPr>
          <w:p w14:paraId="2D19CF79" w14:textId="77777777" w:rsidR="00232CF6" w:rsidRPr="00DD5F6A" w:rsidRDefault="00232CF6" w:rsidP="004422F2">
            <w:pPr>
              <w:jc w:val="center"/>
              <w:rPr>
                <w:sz w:val="16"/>
                <w:szCs w:val="16"/>
              </w:rPr>
            </w:pPr>
            <w:r w:rsidRPr="008B201F">
              <w:rPr>
                <w:rFonts w:eastAsia="Aptos"/>
                <w:kern w:val="2"/>
                <w:sz w:val="16"/>
                <w:szCs w:val="16"/>
              </w:rPr>
              <w:t>44.03</w:t>
            </w:r>
          </w:p>
        </w:tc>
        <w:tc>
          <w:tcPr>
            <w:tcW w:w="1170" w:type="dxa"/>
            <w:tcBorders>
              <w:top w:val="single" w:sz="4" w:space="0" w:color="auto"/>
              <w:left w:val="nil"/>
              <w:bottom w:val="single" w:sz="4" w:space="0" w:color="auto"/>
              <w:right w:val="double" w:sz="6" w:space="0" w:color="auto"/>
            </w:tcBorders>
            <w:noWrap/>
            <w:vAlign w:val="bottom"/>
            <w:hideMark/>
          </w:tcPr>
          <w:p w14:paraId="5239214F" w14:textId="77777777" w:rsidR="00232CF6" w:rsidRPr="00DD5F6A" w:rsidRDefault="00232CF6" w:rsidP="004422F2">
            <w:pPr>
              <w:jc w:val="center"/>
              <w:rPr>
                <w:sz w:val="16"/>
                <w:szCs w:val="16"/>
              </w:rPr>
            </w:pPr>
            <w:r w:rsidRPr="008B201F">
              <w:rPr>
                <w:rFonts w:eastAsia="Aptos"/>
                <w:kern w:val="2"/>
                <w:sz w:val="16"/>
                <w:szCs w:val="16"/>
              </w:rPr>
              <w:t>28.73</w:t>
            </w:r>
          </w:p>
        </w:tc>
      </w:tr>
      <w:tr w:rsidR="00232CF6" w:rsidRPr="00DD5F6A" w14:paraId="0142D352"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78F872B9" w14:textId="77777777" w:rsidR="00232CF6" w:rsidRPr="00DD5F6A" w:rsidRDefault="00232CF6" w:rsidP="004422F2">
            <w:pPr>
              <w:jc w:val="center"/>
              <w:rPr>
                <w:sz w:val="16"/>
                <w:szCs w:val="16"/>
              </w:rPr>
            </w:pPr>
            <w:r w:rsidRPr="00DD5F6A">
              <w:rPr>
                <w:sz w:val="16"/>
                <w:szCs w:val="16"/>
              </w:rPr>
              <w:t>1,940.01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6E562129" w14:textId="77777777" w:rsidR="00232CF6" w:rsidRPr="00DD5F6A" w:rsidRDefault="00232CF6" w:rsidP="004422F2">
            <w:pPr>
              <w:jc w:val="center"/>
              <w:rPr>
                <w:sz w:val="16"/>
                <w:szCs w:val="16"/>
              </w:rPr>
            </w:pPr>
            <w:r w:rsidRPr="00DD5F6A">
              <w:rPr>
                <w:sz w:val="16"/>
                <w:szCs w:val="16"/>
              </w:rPr>
              <w:t>1,980.00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794308C5" w14:textId="77777777" w:rsidR="00232CF6" w:rsidRPr="00DD5F6A" w:rsidRDefault="00232CF6" w:rsidP="004422F2">
            <w:pPr>
              <w:jc w:val="center"/>
              <w:rPr>
                <w:sz w:val="16"/>
                <w:szCs w:val="16"/>
              </w:rPr>
            </w:pPr>
            <w:r w:rsidRPr="008B201F">
              <w:rPr>
                <w:rFonts w:eastAsia="Aptos"/>
                <w:kern w:val="2"/>
                <w:sz w:val="16"/>
                <w:szCs w:val="16"/>
              </w:rPr>
              <w:t>60.56</w:t>
            </w:r>
          </w:p>
        </w:tc>
        <w:tc>
          <w:tcPr>
            <w:tcW w:w="900" w:type="dxa"/>
            <w:tcBorders>
              <w:top w:val="single" w:sz="4" w:space="0" w:color="auto"/>
              <w:left w:val="nil"/>
              <w:bottom w:val="single" w:sz="4" w:space="0" w:color="auto"/>
              <w:right w:val="single" w:sz="4" w:space="0" w:color="auto"/>
            </w:tcBorders>
            <w:noWrap/>
            <w:vAlign w:val="bottom"/>
            <w:hideMark/>
          </w:tcPr>
          <w:p w14:paraId="1BB4568B" w14:textId="77777777" w:rsidR="00232CF6" w:rsidRPr="00DD5F6A" w:rsidRDefault="00232CF6" w:rsidP="004422F2">
            <w:pPr>
              <w:jc w:val="center"/>
              <w:rPr>
                <w:sz w:val="16"/>
                <w:szCs w:val="16"/>
              </w:rPr>
            </w:pPr>
            <w:r w:rsidRPr="008B201F">
              <w:rPr>
                <w:rFonts w:eastAsia="Aptos"/>
                <w:kern w:val="2"/>
                <w:sz w:val="16"/>
                <w:szCs w:val="16"/>
              </w:rPr>
              <w:t>45.26</w:t>
            </w:r>
          </w:p>
        </w:tc>
        <w:tc>
          <w:tcPr>
            <w:tcW w:w="1170" w:type="dxa"/>
            <w:tcBorders>
              <w:top w:val="single" w:sz="4" w:space="0" w:color="auto"/>
              <w:left w:val="nil"/>
              <w:bottom w:val="single" w:sz="4" w:space="0" w:color="auto"/>
              <w:right w:val="double" w:sz="6" w:space="0" w:color="auto"/>
            </w:tcBorders>
            <w:noWrap/>
            <w:vAlign w:val="bottom"/>
            <w:hideMark/>
          </w:tcPr>
          <w:p w14:paraId="7068D867" w14:textId="77777777" w:rsidR="00232CF6" w:rsidRPr="00DD5F6A" w:rsidRDefault="00232CF6" w:rsidP="004422F2">
            <w:pPr>
              <w:jc w:val="center"/>
              <w:rPr>
                <w:sz w:val="16"/>
                <w:szCs w:val="16"/>
              </w:rPr>
            </w:pPr>
            <w:r w:rsidRPr="008B201F">
              <w:rPr>
                <w:rFonts w:eastAsia="Aptos"/>
                <w:kern w:val="2"/>
                <w:sz w:val="16"/>
                <w:szCs w:val="16"/>
              </w:rPr>
              <w:t>29.96</w:t>
            </w:r>
          </w:p>
        </w:tc>
      </w:tr>
      <w:tr w:rsidR="00232CF6" w:rsidRPr="00DD5F6A" w14:paraId="621E6BE1"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7BB1937A" w14:textId="77777777" w:rsidR="00232CF6" w:rsidRPr="00DD5F6A" w:rsidRDefault="00232CF6" w:rsidP="004422F2">
            <w:pPr>
              <w:jc w:val="center"/>
              <w:rPr>
                <w:sz w:val="16"/>
                <w:szCs w:val="16"/>
              </w:rPr>
            </w:pPr>
            <w:r w:rsidRPr="00DD5F6A">
              <w:rPr>
                <w:sz w:val="16"/>
                <w:szCs w:val="16"/>
              </w:rPr>
              <w:t>1,980.01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6673B358" w14:textId="77777777" w:rsidR="00232CF6" w:rsidRPr="00DD5F6A" w:rsidRDefault="00232CF6" w:rsidP="004422F2">
            <w:pPr>
              <w:jc w:val="center"/>
              <w:rPr>
                <w:sz w:val="16"/>
                <w:szCs w:val="16"/>
              </w:rPr>
            </w:pPr>
            <w:r w:rsidRPr="00DD5F6A">
              <w:rPr>
                <w:sz w:val="16"/>
                <w:szCs w:val="16"/>
              </w:rPr>
              <w:t>2,020.00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7FB41E4B" w14:textId="77777777" w:rsidR="00232CF6" w:rsidRPr="00DD5F6A" w:rsidRDefault="00232CF6" w:rsidP="004422F2">
            <w:pPr>
              <w:jc w:val="center"/>
              <w:rPr>
                <w:sz w:val="16"/>
                <w:szCs w:val="16"/>
              </w:rPr>
            </w:pPr>
            <w:r w:rsidRPr="008B201F">
              <w:rPr>
                <w:rFonts w:eastAsia="Aptos"/>
                <w:kern w:val="2"/>
                <w:sz w:val="16"/>
                <w:szCs w:val="16"/>
              </w:rPr>
              <w:t>61.80</w:t>
            </w:r>
          </w:p>
        </w:tc>
        <w:tc>
          <w:tcPr>
            <w:tcW w:w="900" w:type="dxa"/>
            <w:tcBorders>
              <w:top w:val="single" w:sz="4" w:space="0" w:color="auto"/>
              <w:left w:val="nil"/>
              <w:bottom w:val="single" w:sz="4" w:space="0" w:color="auto"/>
              <w:right w:val="single" w:sz="4" w:space="0" w:color="auto"/>
            </w:tcBorders>
            <w:noWrap/>
            <w:vAlign w:val="bottom"/>
            <w:hideMark/>
          </w:tcPr>
          <w:p w14:paraId="3BFB0F98" w14:textId="77777777" w:rsidR="00232CF6" w:rsidRPr="00DD5F6A" w:rsidRDefault="00232CF6" w:rsidP="004422F2">
            <w:pPr>
              <w:jc w:val="center"/>
              <w:rPr>
                <w:sz w:val="16"/>
                <w:szCs w:val="16"/>
              </w:rPr>
            </w:pPr>
            <w:r w:rsidRPr="008B201F">
              <w:rPr>
                <w:rFonts w:eastAsia="Aptos"/>
                <w:kern w:val="2"/>
                <w:sz w:val="16"/>
                <w:szCs w:val="16"/>
              </w:rPr>
              <w:t>46.50</w:t>
            </w:r>
          </w:p>
        </w:tc>
        <w:tc>
          <w:tcPr>
            <w:tcW w:w="1170" w:type="dxa"/>
            <w:tcBorders>
              <w:top w:val="single" w:sz="4" w:space="0" w:color="auto"/>
              <w:left w:val="nil"/>
              <w:bottom w:val="single" w:sz="4" w:space="0" w:color="auto"/>
              <w:right w:val="double" w:sz="6" w:space="0" w:color="auto"/>
            </w:tcBorders>
            <w:noWrap/>
            <w:vAlign w:val="bottom"/>
            <w:hideMark/>
          </w:tcPr>
          <w:p w14:paraId="299206DF" w14:textId="77777777" w:rsidR="00232CF6" w:rsidRPr="00DD5F6A" w:rsidRDefault="00232CF6" w:rsidP="004422F2">
            <w:pPr>
              <w:jc w:val="center"/>
              <w:rPr>
                <w:sz w:val="16"/>
                <w:szCs w:val="16"/>
              </w:rPr>
            </w:pPr>
            <w:r w:rsidRPr="008B201F">
              <w:rPr>
                <w:rFonts w:eastAsia="Aptos"/>
                <w:kern w:val="2"/>
                <w:sz w:val="16"/>
                <w:szCs w:val="16"/>
              </w:rPr>
              <w:t>31.20</w:t>
            </w:r>
          </w:p>
        </w:tc>
      </w:tr>
      <w:tr w:rsidR="00232CF6" w:rsidRPr="00DD5F6A" w14:paraId="2AD5912C"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441D92E5" w14:textId="77777777" w:rsidR="00232CF6" w:rsidRPr="00DD5F6A" w:rsidRDefault="00232CF6" w:rsidP="004422F2">
            <w:pPr>
              <w:jc w:val="center"/>
              <w:rPr>
                <w:sz w:val="16"/>
                <w:szCs w:val="16"/>
              </w:rPr>
            </w:pPr>
            <w:r w:rsidRPr="00DD5F6A">
              <w:rPr>
                <w:sz w:val="16"/>
                <w:szCs w:val="16"/>
              </w:rPr>
              <w:t>2,020.01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3D993435" w14:textId="77777777" w:rsidR="00232CF6" w:rsidRPr="00DD5F6A" w:rsidRDefault="00232CF6" w:rsidP="004422F2">
            <w:pPr>
              <w:jc w:val="center"/>
              <w:rPr>
                <w:sz w:val="16"/>
                <w:szCs w:val="16"/>
              </w:rPr>
            </w:pPr>
            <w:r w:rsidRPr="00DD5F6A">
              <w:rPr>
                <w:sz w:val="16"/>
                <w:szCs w:val="16"/>
              </w:rPr>
              <w:t>2,060.00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3974A700" w14:textId="77777777" w:rsidR="00232CF6" w:rsidRPr="00DD5F6A" w:rsidRDefault="00232CF6" w:rsidP="004422F2">
            <w:pPr>
              <w:jc w:val="center"/>
              <w:rPr>
                <w:sz w:val="16"/>
                <w:szCs w:val="16"/>
              </w:rPr>
            </w:pPr>
            <w:r w:rsidRPr="008B201F">
              <w:rPr>
                <w:rFonts w:eastAsia="Aptos"/>
                <w:kern w:val="2"/>
                <w:sz w:val="16"/>
                <w:szCs w:val="16"/>
              </w:rPr>
              <w:t>63.04</w:t>
            </w:r>
          </w:p>
        </w:tc>
        <w:tc>
          <w:tcPr>
            <w:tcW w:w="900" w:type="dxa"/>
            <w:tcBorders>
              <w:top w:val="single" w:sz="4" w:space="0" w:color="auto"/>
              <w:left w:val="nil"/>
              <w:bottom w:val="single" w:sz="4" w:space="0" w:color="auto"/>
              <w:right w:val="single" w:sz="4" w:space="0" w:color="auto"/>
            </w:tcBorders>
            <w:noWrap/>
            <w:vAlign w:val="bottom"/>
            <w:hideMark/>
          </w:tcPr>
          <w:p w14:paraId="4B378B5C" w14:textId="77777777" w:rsidR="00232CF6" w:rsidRPr="00DD5F6A" w:rsidRDefault="00232CF6" w:rsidP="004422F2">
            <w:pPr>
              <w:jc w:val="center"/>
              <w:rPr>
                <w:sz w:val="16"/>
                <w:szCs w:val="16"/>
              </w:rPr>
            </w:pPr>
            <w:r w:rsidRPr="008B201F">
              <w:rPr>
                <w:rFonts w:eastAsia="Aptos"/>
                <w:kern w:val="2"/>
                <w:sz w:val="16"/>
                <w:szCs w:val="16"/>
              </w:rPr>
              <w:t>47.73</w:t>
            </w:r>
          </w:p>
        </w:tc>
        <w:tc>
          <w:tcPr>
            <w:tcW w:w="1170" w:type="dxa"/>
            <w:tcBorders>
              <w:top w:val="single" w:sz="4" w:space="0" w:color="auto"/>
              <w:left w:val="nil"/>
              <w:bottom w:val="single" w:sz="4" w:space="0" w:color="auto"/>
              <w:right w:val="double" w:sz="6" w:space="0" w:color="auto"/>
            </w:tcBorders>
            <w:noWrap/>
            <w:vAlign w:val="bottom"/>
            <w:hideMark/>
          </w:tcPr>
          <w:p w14:paraId="2CEA1287" w14:textId="77777777" w:rsidR="00232CF6" w:rsidRPr="00DD5F6A" w:rsidRDefault="00232CF6" w:rsidP="004422F2">
            <w:pPr>
              <w:jc w:val="center"/>
              <w:rPr>
                <w:sz w:val="16"/>
                <w:szCs w:val="16"/>
              </w:rPr>
            </w:pPr>
            <w:r w:rsidRPr="008B201F">
              <w:rPr>
                <w:rFonts w:eastAsia="Aptos"/>
                <w:kern w:val="2"/>
                <w:sz w:val="16"/>
                <w:szCs w:val="16"/>
              </w:rPr>
              <w:t>32.43</w:t>
            </w:r>
          </w:p>
        </w:tc>
      </w:tr>
      <w:tr w:rsidR="00232CF6" w:rsidRPr="00DD5F6A" w14:paraId="135BD00E"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5E2F0D70" w14:textId="77777777" w:rsidR="00232CF6" w:rsidRPr="00DD5F6A" w:rsidRDefault="00232CF6" w:rsidP="004422F2">
            <w:pPr>
              <w:jc w:val="center"/>
              <w:rPr>
                <w:sz w:val="16"/>
                <w:szCs w:val="16"/>
              </w:rPr>
            </w:pPr>
            <w:r w:rsidRPr="00DD5F6A">
              <w:rPr>
                <w:sz w:val="16"/>
                <w:szCs w:val="16"/>
              </w:rPr>
              <w:t>2,060.01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4E237454" w14:textId="77777777" w:rsidR="00232CF6" w:rsidRPr="00DD5F6A" w:rsidRDefault="00232CF6" w:rsidP="004422F2">
            <w:pPr>
              <w:jc w:val="center"/>
              <w:rPr>
                <w:sz w:val="16"/>
                <w:szCs w:val="16"/>
              </w:rPr>
            </w:pPr>
            <w:r w:rsidRPr="00DD5F6A">
              <w:rPr>
                <w:sz w:val="16"/>
                <w:szCs w:val="16"/>
              </w:rPr>
              <w:t>2,100.00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413290E8" w14:textId="77777777" w:rsidR="00232CF6" w:rsidRPr="00DD5F6A" w:rsidRDefault="00232CF6" w:rsidP="004422F2">
            <w:pPr>
              <w:jc w:val="center"/>
              <w:rPr>
                <w:sz w:val="16"/>
                <w:szCs w:val="16"/>
              </w:rPr>
            </w:pPr>
            <w:r w:rsidRPr="008B201F">
              <w:rPr>
                <w:rFonts w:eastAsia="Aptos"/>
                <w:kern w:val="2"/>
                <w:sz w:val="16"/>
                <w:szCs w:val="16"/>
              </w:rPr>
              <w:t>64.27</w:t>
            </w:r>
          </w:p>
        </w:tc>
        <w:tc>
          <w:tcPr>
            <w:tcW w:w="900" w:type="dxa"/>
            <w:tcBorders>
              <w:top w:val="single" w:sz="4" w:space="0" w:color="auto"/>
              <w:left w:val="nil"/>
              <w:bottom w:val="single" w:sz="4" w:space="0" w:color="auto"/>
              <w:right w:val="single" w:sz="4" w:space="0" w:color="auto"/>
            </w:tcBorders>
            <w:noWrap/>
            <w:vAlign w:val="bottom"/>
            <w:hideMark/>
          </w:tcPr>
          <w:p w14:paraId="4BEDFEAE" w14:textId="77777777" w:rsidR="00232CF6" w:rsidRPr="00DD5F6A" w:rsidRDefault="00232CF6" w:rsidP="004422F2">
            <w:pPr>
              <w:jc w:val="center"/>
              <w:rPr>
                <w:sz w:val="16"/>
                <w:szCs w:val="16"/>
              </w:rPr>
            </w:pPr>
            <w:r w:rsidRPr="008B201F">
              <w:rPr>
                <w:rFonts w:eastAsia="Aptos"/>
                <w:kern w:val="2"/>
                <w:sz w:val="16"/>
                <w:szCs w:val="16"/>
              </w:rPr>
              <w:t>48.97</w:t>
            </w:r>
          </w:p>
        </w:tc>
        <w:tc>
          <w:tcPr>
            <w:tcW w:w="1170" w:type="dxa"/>
            <w:tcBorders>
              <w:top w:val="single" w:sz="4" w:space="0" w:color="auto"/>
              <w:left w:val="nil"/>
              <w:bottom w:val="single" w:sz="4" w:space="0" w:color="auto"/>
              <w:right w:val="double" w:sz="6" w:space="0" w:color="auto"/>
            </w:tcBorders>
            <w:noWrap/>
            <w:vAlign w:val="bottom"/>
            <w:hideMark/>
          </w:tcPr>
          <w:p w14:paraId="0450305B" w14:textId="77777777" w:rsidR="00232CF6" w:rsidRPr="00DD5F6A" w:rsidRDefault="00232CF6" w:rsidP="004422F2">
            <w:pPr>
              <w:jc w:val="center"/>
              <w:rPr>
                <w:sz w:val="16"/>
                <w:szCs w:val="16"/>
              </w:rPr>
            </w:pPr>
            <w:r w:rsidRPr="008B201F">
              <w:rPr>
                <w:rFonts w:eastAsia="Aptos"/>
                <w:kern w:val="2"/>
                <w:sz w:val="16"/>
                <w:szCs w:val="16"/>
              </w:rPr>
              <w:t>33.67</w:t>
            </w:r>
          </w:p>
        </w:tc>
      </w:tr>
      <w:tr w:rsidR="00232CF6" w:rsidRPr="00DD5F6A" w14:paraId="01910F3F"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44495704" w14:textId="77777777" w:rsidR="00232CF6" w:rsidRPr="00DD5F6A" w:rsidRDefault="00232CF6" w:rsidP="004422F2">
            <w:pPr>
              <w:jc w:val="center"/>
              <w:rPr>
                <w:sz w:val="16"/>
                <w:szCs w:val="16"/>
              </w:rPr>
            </w:pPr>
            <w:r w:rsidRPr="00DD5F6A">
              <w:rPr>
                <w:sz w:val="16"/>
                <w:szCs w:val="16"/>
              </w:rPr>
              <w:t>2,100.01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4C9C1B8E" w14:textId="77777777" w:rsidR="00232CF6" w:rsidRPr="00DD5F6A" w:rsidRDefault="00232CF6" w:rsidP="004422F2">
            <w:pPr>
              <w:jc w:val="center"/>
              <w:rPr>
                <w:sz w:val="16"/>
                <w:szCs w:val="16"/>
              </w:rPr>
            </w:pPr>
            <w:r w:rsidRPr="00DD5F6A">
              <w:rPr>
                <w:sz w:val="16"/>
                <w:szCs w:val="16"/>
              </w:rPr>
              <w:t>2,140.00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1BD9EE08" w14:textId="77777777" w:rsidR="00232CF6" w:rsidRPr="00DD5F6A" w:rsidRDefault="00232CF6" w:rsidP="004422F2">
            <w:pPr>
              <w:jc w:val="center"/>
              <w:rPr>
                <w:sz w:val="16"/>
                <w:szCs w:val="16"/>
              </w:rPr>
            </w:pPr>
            <w:r w:rsidRPr="008B201F">
              <w:rPr>
                <w:rFonts w:eastAsia="Aptos"/>
                <w:kern w:val="2"/>
                <w:sz w:val="16"/>
                <w:szCs w:val="16"/>
              </w:rPr>
              <w:t>65.51</w:t>
            </w:r>
          </w:p>
        </w:tc>
        <w:tc>
          <w:tcPr>
            <w:tcW w:w="900" w:type="dxa"/>
            <w:tcBorders>
              <w:top w:val="single" w:sz="4" w:space="0" w:color="auto"/>
              <w:left w:val="nil"/>
              <w:bottom w:val="single" w:sz="4" w:space="0" w:color="auto"/>
              <w:right w:val="single" w:sz="4" w:space="0" w:color="auto"/>
            </w:tcBorders>
            <w:noWrap/>
            <w:vAlign w:val="bottom"/>
            <w:hideMark/>
          </w:tcPr>
          <w:p w14:paraId="128D5B69" w14:textId="77777777" w:rsidR="00232CF6" w:rsidRPr="00DD5F6A" w:rsidRDefault="00232CF6" w:rsidP="004422F2">
            <w:pPr>
              <w:jc w:val="center"/>
              <w:rPr>
                <w:sz w:val="16"/>
                <w:szCs w:val="16"/>
              </w:rPr>
            </w:pPr>
            <w:r w:rsidRPr="008B201F">
              <w:rPr>
                <w:rFonts w:eastAsia="Aptos"/>
                <w:kern w:val="2"/>
                <w:sz w:val="16"/>
                <w:szCs w:val="16"/>
              </w:rPr>
              <w:t>50.21</w:t>
            </w:r>
          </w:p>
        </w:tc>
        <w:tc>
          <w:tcPr>
            <w:tcW w:w="1170" w:type="dxa"/>
            <w:tcBorders>
              <w:top w:val="single" w:sz="4" w:space="0" w:color="auto"/>
              <w:left w:val="nil"/>
              <w:bottom w:val="single" w:sz="4" w:space="0" w:color="auto"/>
              <w:right w:val="double" w:sz="6" w:space="0" w:color="auto"/>
            </w:tcBorders>
            <w:noWrap/>
            <w:vAlign w:val="bottom"/>
            <w:hideMark/>
          </w:tcPr>
          <w:p w14:paraId="53F88EF4" w14:textId="77777777" w:rsidR="00232CF6" w:rsidRPr="00DD5F6A" w:rsidRDefault="00232CF6" w:rsidP="004422F2">
            <w:pPr>
              <w:jc w:val="center"/>
              <w:rPr>
                <w:sz w:val="16"/>
                <w:szCs w:val="16"/>
              </w:rPr>
            </w:pPr>
            <w:r w:rsidRPr="008B201F">
              <w:rPr>
                <w:rFonts w:eastAsia="Aptos"/>
                <w:kern w:val="2"/>
                <w:sz w:val="16"/>
                <w:szCs w:val="16"/>
              </w:rPr>
              <w:t>34.91</w:t>
            </w:r>
          </w:p>
        </w:tc>
      </w:tr>
      <w:tr w:rsidR="00232CF6" w:rsidRPr="00DD5F6A" w14:paraId="0FA42EC2"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350286E1" w14:textId="77777777" w:rsidR="00232CF6" w:rsidRPr="00DD5F6A" w:rsidRDefault="00232CF6" w:rsidP="004422F2">
            <w:pPr>
              <w:jc w:val="center"/>
              <w:rPr>
                <w:sz w:val="16"/>
                <w:szCs w:val="16"/>
              </w:rPr>
            </w:pPr>
            <w:r w:rsidRPr="00DD5F6A">
              <w:rPr>
                <w:sz w:val="16"/>
                <w:szCs w:val="16"/>
              </w:rPr>
              <w:t>2,140.01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3CFD38E9" w14:textId="77777777" w:rsidR="00232CF6" w:rsidRPr="00DD5F6A" w:rsidRDefault="00232CF6" w:rsidP="004422F2">
            <w:pPr>
              <w:jc w:val="center"/>
              <w:rPr>
                <w:sz w:val="16"/>
                <w:szCs w:val="16"/>
              </w:rPr>
            </w:pPr>
            <w:r w:rsidRPr="00DD5F6A">
              <w:rPr>
                <w:sz w:val="16"/>
                <w:szCs w:val="16"/>
              </w:rPr>
              <w:t>2,180.00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597D1973" w14:textId="77777777" w:rsidR="00232CF6" w:rsidRPr="00DD5F6A" w:rsidRDefault="00232CF6" w:rsidP="004422F2">
            <w:pPr>
              <w:jc w:val="center"/>
              <w:rPr>
                <w:sz w:val="16"/>
                <w:szCs w:val="16"/>
              </w:rPr>
            </w:pPr>
            <w:r w:rsidRPr="008B201F">
              <w:rPr>
                <w:rFonts w:eastAsia="Aptos"/>
                <w:kern w:val="2"/>
                <w:sz w:val="16"/>
                <w:szCs w:val="16"/>
              </w:rPr>
              <w:t>66.74</w:t>
            </w:r>
          </w:p>
        </w:tc>
        <w:tc>
          <w:tcPr>
            <w:tcW w:w="900" w:type="dxa"/>
            <w:tcBorders>
              <w:top w:val="single" w:sz="4" w:space="0" w:color="auto"/>
              <w:left w:val="nil"/>
              <w:bottom w:val="single" w:sz="4" w:space="0" w:color="auto"/>
              <w:right w:val="single" w:sz="4" w:space="0" w:color="auto"/>
            </w:tcBorders>
            <w:noWrap/>
            <w:vAlign w:val="bottom"/>
            <w:hideMark/>
          </w:tcPr>
          <w:p w14:paraId="2F4627FF" w14:textId="77777777" w:rsidR="00232CF6" w:rsidRPr="00DD5F6A" w:rsidRDefault="00232CF6" w:rsidP="004422F2">
            <w:pPr>
              <w:jc w:val="center"/>
              <w:rPr>
                <w:sz w:val="16"/>
                <w:szCs w:val="16"/>
              </w:rPr>
            </w:pPr>
            <w:r w:rsidRPr="008B201F">
              <w:rPr>
                <w:rFonts w:eastAsia="Aptos"/>
                <w:kern w:val="2"/>
                <w:sz w:val="16"/>
                <w:szCs w:val="16"/>
              </w:rPr>
              <w:t>51.44</w:t>
            </w:r>
          </w:p>
        </w:tc>
        <w:tc>
          <w:tcPr>
            <w:tcW w:w="1170" w:type="dxa"/>
            <w:tcBorders>
              <w:top w:val="single" w:sz="4" w:space="0" w:color="auto"/>
              <w:left w:val="nil"/>
              <w:bottom w:val="single" w:sz="4" w:space="0" w:color="auto"/>
              <w:right w:val="double" w:sz="6" w:space="0" w:color="auto"/>
            </w:tcBorders>
            <w:noWrap/>
            <w:vAlign w:val="bottom"/>
            <w:hideMark/>
          </w:tcPr>
          <w:p w14:paraId="31792599" w14:textId="77777777" w:rsidR="00232CF6" w:rsidRPr="00DD5F6A" w:rsidRDefault="00232CF6" w:rsidP="004422F2">
            <w:pPr>
              <w:jc w:val="center"/>
              <w:rPr>
                <w:sz w:val="16"/>
                <w:szCs w:val="16"/>
              </w:rPr>
            </w:pPr>
            <w:r w:rsidRPr="008B201F">
              <w:rPr>
                <w:rFonts w:eastAsia="Aptos"/>
                <w:kern w:val="2"/>
                <w:sz w:val="16"/>
                <w:szCs w:val="16"/>
              </w:rPr>
              <w:t>36.14</w:t>
            </w:r>
          </w:p>
        </w:tc>
      </w:tr>
      <w:tr w:rsidR="00232CF6" w:rsidRPr="00DD5F6A" w14:paraId="69A1E0C2"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28A28997" w14:textId="77777777" w:rsidR="00232CF6" w:rsidRPr="00DD5F6A" w:rsidRDefault="00232CF6" w:rsidP="004422F2">
            <w:pPr>
              <w:jc w:val="center"/>
              <w:rPr>
                <w:sz w:val="16"/>
                <w:szCs w:val="16"/>
              </w:rPr>
            </w:pPr>
            <w:r w:rsidRPr="00DD5F6A">
              <w:rPr>
                <w:sz w:val="16"/>
                <w:szCs w:val="16"/>
              </w:rPr>
              <w:t>2,180.01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7E8539C6" w14:textId="77777777" w:rsidR="00232CF6" w:rsidRPr="00DD5F6A" w:rsidRDefault="00232CF6" w:rsidP="004422F2">
            <w:pPr>
              <w:jc w:val="center"/>
              <w:rPr>
                <w:sz w:val="16"/>
                <w:szCs w:val="16"/>
              </w:rPr>
            </w:pPr>
            <w:r w:rsidRPr="00DD5F6A">
              <w:rPr>
                <w:sz w:val="16"/>
                <w:szCs w:val="16"/>
              </w:rPr>
              <w:t>2,220.00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58064B8D" w14:textId="77777777" w:rsidR="00232CF6" w:rsidRPr="00DD5F6A" w:rsidRDefault="00232CF6" w:rsidP="004422F2">
            <w:pPr>
              <w:jc w:val="center"/>
              <w:rPr>
                <w:sz w:val="16"/>
                <w:szCs w:val="16"/>
              </w:rPr>
            </w:pPr>
            <w:r w:rsidRPr="008B201F">
              <w:rPr>
                <w:rFonts w:eastAsia="Aptos"/>
                <w:kern w:val="2"/>
                <w:sz w:val="16"/>
                <w:szCs w:val="16"/>
              </w:rPr>
              <w:t>67.98</w:t>
            </w:r>
          </w:p>
        </w:tc>
        <w:tc>
          <w:tcPr>
            <w:tcW w:w="900" w:type="dxa"/>
            <w:tcBorders>
              <w:top w:val="single" w:sz="4" w:space="0" w:color="auto"/>
              <w:left w:val="nil"/>
              <w:bottom w:val="single" w:sz="4" w:space="0" w:color="auto"/>
              <w:right w:val="single" w:sz="4" w:space="0" w:color="auto"/>
            </w:tcBorders>
            <w:noWrap/>
            <w:vAlign w:val="bottom"/>
            <w:hideMark/>
          </w:tcPr>
          <w:p w14:paraId="048D4C59" w14:textId="77777777" w:rsidR="00232CF6" w:rsidRPr="00DD5F6A" w:rsidRDefault="00232CF6" w:rsidP="004422F2">
            <w:pPr>
              <w:jc w:val="center"/>
              <w:rPr>
                <w:sz w:val="16"/>
                <w:szCs w:val="16"/>
              </w:rPr>
            </w:pPr>
            <w:r w:rsidRPr="008B201F">
              <w:rPr>
                <w:rFonts w:eastAsia="Aptos"/>
                <w:kern w:val="2"/>
                <w:sz w:val="16"/>
                <w:szCs w:val="16"/>
              </w:rPr>
              <w:t>52.68</w:t>
            </w:r>
          </w:p>
        </w:tc>
        <w:tc>
          <w:tcPr>
            <w:tcW w:w="1170" w:type="dxa"/>
            <w:tcBorders>
              <w:top w:val="single" w:sz="4" w:space="0" w:color="auto"/>
              <w:left w:val="nil"/>
              <w:bottom w:val="single" w:sz="4" w:space="0" w:color="auto"/>
              <w:right w:val="double" w:sz="6" w:space="0" w:color="auto"/>
            </w:tcBorders>
            <w:noWrap/>
            <w:vAlign w:val="bottom"/>
            <w:hideMark/>
          </w:tcPr>
          <w:p w14:paraId="3BB6A9EE" w14:textId="77777777" w:rsidR="00232CF6" w:rsidRPr="00DD5F6A" w:rsidRDefault="00232CF6" w:rsidP="004422F2">
            <w:pPr>
              <w:jc w:val="center"/>
              <w:rPr>
                <w:sz w:val="16"/>
                <w:szCs w:val="16"/>
              </w:rPr>
            </w:pPr>
            <w:r w:rsidRPr="008B201F">
              <w:rPr>
                <w:rFonts w:eastAsia="Aptos"/>
                <w:kern w:val="2"/>
                <w:sz w:val="16"/>
                <w:szCs w:val="16"/>
              </w:rPr>
              <w:t>37.38</w:t>
            </w:r>
          </w:p>
        </w:tc>
      </w:tr>
      <w:tr w:rsidR="00232CF6" w:rsidRPr="00DD5F6A" w14:paraId="0A65CB98"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02384F64" w14:textId="77777777" w:rsidR="00232CF6" w:rsidRPr="00DD5F6A" w:rsidRDefault="00232CF6" w:rsidP="004422F2">
            <w:pPr>
              <w:jc w:val="center"/>
              <w:rPr>
                <w:sz w:val="16"/>
                <w:szCs w:val="16"/>
              </w:rPr>
            </w:pPr>
            <w:r w:rsidRPr="00DD5F6A">
              <w:rPr>
                <w:sz w:val="16"/>
                <w:szCs w:val="16"/>
              </w:rPr>
              <w:t>2,220.01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454A6BCC" w14:textId="77777777" w:rsidR="00232CF6" w:rsidRPr="00DD5F6A" w:rsidRDefault="00232CF6" w:rsidP="004422F2">
            <w:pPr>
              <w:jc w:val="center"/>
              <w:rPr>
                <w:sz w:val="16"/>
                <w:szCs w:val="16"/>
              </w:rPr>
            </w:pPr>
            <w:r w:rsidRPr="00DD5F6A">
              <w:rPr>
                <w:sz w:val="16"/>
                <w:szCs w:val="16"/>
              </w:rPr>
              <w:t>2,260.00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53163AFD" w14:textId="77777777" w:rsidR="00232CF6" w:rsidRPr="00DD5F6A" w:rsidRDefault="00232CF6" w:rsidP="004422F2">
            <w:pPr>
              <w:jc w:val="center"/>
              <w:rPr>
                <w:sz w:val="16"/>
                <w:szCs w:val="16"/>
              </w:rPr>
            </w:pPr>
            <w:r w:rsidRPr="008B201F">
              <w:rPr>
                <w:rFonts w:eastAsia="Aptos"/>
                <w:kern w:val="2"/>
                <w:sz w:val="16"/>
                <w:szCs w:val="16"/>
              </w:rPr>
              <w:t>69.22</w:t>
            </w:r>
          </w:p>
        </w:tc>
        <w:tc>
          <w:tcPr>
            <w:tcW w:w="900" w:type="dxa"/>
            <w:tcBorders>
              <w:top w:val="single" w:sz="4" w:space="0" w:color="auto"/>
              <w:left w:val="nil"/>
              <w:bottom w:val="single" w:sz="4" w:space="0" w:color="auto"/>
              <w:right w:val="single" w:sz="4" w:space="0" w:color="auto"/>
            </w:tcBorders>
            <w:noWrap/>
            <w:vAlign w:val="bottom"/>
            <w:hideMark/>
          </w:tcPr>
          <w:p w14:paraId="16E1F080" w14:textId="77777777" w:rsidR="00232CF6" w:rsidRPr="00DD5F6A" w:rsidRDefault="00232CF6" w:rsidP="004422F2">
            <w:pPr>
              <w:jc w:val="center"/>
              <w:rPr>
                <w:sz w:val="16"/>
                <w:szCs w:val="16"/>
              </w:rPr>
            </w:pPr>
            <w:r w:rsidRPr="008B201F">
              <w:rPr>
                <w:rFonts w:eastAsia="Aptos"/>
                <w:kern w:val="2"/>
                <w:sz w:val="16"/>
                <w:szCs w:val="16"/>
              </w:rPr>
              <w:t>53.91</w:t>
            </w:r>
          </w:p>
        </w:tc>
        <w:tc>
          <w:tcPr>
            <w:tcW w:w="1170" w:type="dxa"/>
            <w:tcBorders>
              <w:top w:val="single" w:sz="4" w:space="0" w:color="auto"/>
              <w:left w:val="nil"/>
              <w:bottom w:val="single" w:sz="4" w:space="0" w:color="auto"/>
              <w:right w:val="double" w:sz="6" w:space="0" w:color="auto"/>
            </w:tcBorders>
            <w:noWrap/>
            <w:vAlign w:val="bottom"/>
            <w:hideMark/>
          </w:tcPr>
          <w:p w14:paraId="74D42A40" w14:textId="77777777" w:rsidR="00232CF6" w:rsidRPr="00DD5F6A" w:rsidRDefault="00232CF6" w:rsidP="004422F2">
            <w:pPr>
              <w:jc w:val="center"/>
              <w:rPr>
                <w:sz w:val="16"/>
                <w:szCs w:val="16"/>
              </w:rPr>
            </w:pPr>
            <w:r w:rsidRPr="008B201F">
              <w:rPr>
                <w:rFonts w:eastAsia="Aptos"/>
                <w:kern w:val="2"/>
                <w:sz w:val="16"/>
                <w:szCs w:val="16"/>
              </w:rPr>
              <w:t>38.61</w:t>
            </w:r>
          </w:p>
        </w:tc>
      </w:tr>
      <w:tr w:rsidR="00232CF6" w:rsidRPr="00DD5F6A" w14:paraId="02904685"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7E4040E2" w14:textId="77777777" w:rsidR="00232CF6" w:rsidRPr="00DD5F6A" w:rsidRDefault="00232CF6" w:rsidP="004422F2">
            <w:pPr>
              <w:jc w:val="center"/>
              <w:rPr>
                <w:sz w:val="16"/>
                <w:szCs w:val="16"/>
              </w:rPr>
            </w:pPr>
            <w:r w:rsidRPr="00DD5F6A">
              <w:rPr>
                <w:sz w:val="16"/>
                <w:szCs w:val="16"/>
              </w:rPr>
              <w:t>2,260.01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020626ED" w14:textId="77777777" w:rsidR="00232CF6" w:rsidRPr="00DD5F6A" w:rsidRDefault="00232CF6" w:rsidP="004422F2">
            <w:pPr>
              <w:jc w:val="center"/>
              <w:rPr>
                <w:sz w:val="16"/>
                <w:szCs w:val="16"/>
              </w:rPr>
            </w:pPr>
            <w:r w:rsidRPr="00DD5F6A">
              <w:rPr>
                <w:sz w:val="16"/>
                <w:szCs w:val="16"/>
              </w:rPr>
              <w:t>2,300.00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410FF949" w14:textId="77777777" w:rsidR="00232CF6" w:rsidRPr="00DD5F6A" w:rsidRDefault="00232CF6" w:rsidP="004422F2">
            <w:pPr>
              <w:jc w:val="center"/>
              <w:rPr>
                <w:sz w:val="16"/>
                <w:szCs w:val="16"/>
              </w:rPr>
            </w:pPr>
            <w:r w:rsidRPr="008B201F">
              <w:rPr>
                <w:rFonts w:eastAsia="Aptos"/>
                <w:kern w:val="2"/>
                <w:sz w:val="16"/>
                <w:szCs w:val="16"/>
              </w:rPr>
              <w:t>70.45</w:t>
            </w:r>
          </w:p>
        </w:tc>
        <w:tc>
          <w:tcPr>
            <w:tcW w:w="900" w:type="dxa"/>
            <w:tcBorders>
              <w:top w:val="single" w:sz="4" w:space="0" w:color="auto"/>
              <w:left w:val="nil"/>
              <w:bottom w:val="single" w:sz="4" w:space="0" w:color="auto"/>
              <w:right w:val="single" w:sz="4" w:space="0" w:color="auto"/>
            </w:tcBorders>
            <w:noWrap/>
            <w:vAlign w:val="bottom"/>
            <w:hideMark/>
          </w:tcPr>
          <w:p w14:paraId="1CDB3F4A" w14:textId="77777777" w:rsidR="00232CF6" w:rsidRPr="00DD5F6A" w:rsidRDefault="00232CF6" w:rsidP="004422F2">
            <w:pPr>
              <w:jc w:val="center"/>
              <w:rPr>
                <w:sz w:val="16"/>
                <w:szCs w:val="16"/>
              </w:rPr>
            </w:pPr>
            <w:r w:rsidRPr="008B201F">
              <w:rPr>
                <w:rFonts w:eastAsia="Aptos"/>
                <w:kern w:val="2"/>
                <w:sz w:val="16"/>
                <w:szCs w:val="16"/>
              </w:rPr>
              <w:t>55.15</w:t>
            </w:r>
          </w:p>
        </w:tc>
        <w:tc>
          <w:tcPr>
            <w:tcW w:w="1170" w:type="dxa"/>
            <w:tcBorders>
              <w:top w:val="single" w:sz="4" w:space="0" w:color="auto"/>
              <w:left w:val="nil"/>
              <w:bottom w:val="single" w:sz="4" w:space="0" w:color="auto"/>
              <w:right w:val="double" w:sz="6" w:space="0" w:color="auto"/>
            </w:tcBorders>
            <w:noWrap/>
            <w:vAlign w:val="bottom"/>
            <w:hideMark/>
          </w:tcPr>
          <w:p w14:paraId="2217B53A" w14:textId="77777777" w:rsidR="00232CF6" w:rsidRPr="00DD5F6A" w:rsidRDefault="00232CF6" w:rsidP="004422F2">
            <w:pPr>
              <w:jc w:val="center"/>
              <w:rPr>
                <w:sz w:val="16"/>
                <w:szCs w:val="16"/>
              </w:rPr>
            </w:pPr>
            <w:r w:rsidRPr="008B201F">
              <w:rPr>
                <w:rFonts w:eastAsia="Aptos"/>
                <w:kern w:val="2"/>
                <w:sz w:val="16"/>
                <w:szCs w:val="16"/>
              </w:rPr>
              <w:t>39.85</w:t>
            </w:r>
          </w:p>
        </w:tc>
      </w:tr>
      <w:tr w:rsidR="00232CF6" w:rsidRPr="00DD5F6A" w14:paraId="1C52E521"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73EE04A0" w14:textId="77777777" w:rsidR="00232CF6" w:rsidRPr="00DD5F6A" w:rsidRDefault="00232CF6" w:rsidP="004422F2">
            <w:pPr>
              <w:jc w:val="center"/>
              <w:rPr>
                <w:sz w:val="16"/>
                <w:szCs w:val="16"/>
              </w:rPr>
            </w:pPr>
            <w:r w:rsidRPr="00DD5F6A">
              <w:rPr>
                <w:sz w:val="16"/>
                <w:szCs w:val="16"/>
              </w:rPr>
              <w:t>2,300.01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0D3463B1" w14:textId="77777777" w:rsidR="00232CF6" w:rsidRPr="00DD5F6A" w:rsidRDefault="00232CF6" w:rsidP="004422F2">
            <w:pPr>
              <w:jc w:val="center"/>
              <w:rPr>
                <w:sz w:val="16"/>
                <w:szCs w:val="16"/>
              </w:rPr>
            </w:pPr>
            <w:r w:rsidRPr="00DD5F6A">
              <w:rPr>
                <w:sz w:val="16"/>
                <w:szCs w:val="16"/>
              </w:rPr>
              <w:t>2,340.00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2DE1478E" w14:textId="77777777" w:rsidR="00232CF6" w:rsidRPr="00DD5F6A" w:rsidRDefault="00232CF6" w:rsidP="004422F2">
            <w:pPr>
              <w:jc w:val="center"/>
              <w:rPr>
                <w:sz w:val="16"/>
                <w:szCs w:val="16"/>
              </w:rPr>
            </w:pPr>
            <w:r w:rsidRPr="008B201F">
              <w:rPr>
                <w:rFonts w:eastAsia="Aptos"/>
                <w:kern w:val="2"/>
                <w:sz w:val="16"/>
                <w:szCs w:val="16"/>
              </w:rPr>
              <w:t>71.69</w:t>
            </w:r>
          </w:p>
        </w:tc>
        <w:tc>
          <w:tcPr>
            <w:tcW w:w="900" w:type="dxa"/>
            <w:tcBorders>
              <w:top w:val="single" w:sz="4" w:space="0" w:color="auto"/>
              <w:left w:val="nil"/>
              <w:bottom w:val="single" w:sz="4" w:space="0" w:color="auto"/>
              <w:right w:val="single" w:sz="4" w:space="0" w:color="auto"/>
            </w:tcBorders>
            <w:noWrap/>
            <w:vAlign w:val="bottom"/>
            <w:hideMark/>
          </w:tcPr>
          <w:p w14:paraId="3682ECA7" w14:textId="77777777" w:rsidR="00232CF6" w:rsidRPr="00DD5F6A" w:rsidRDefault="00232CF6" w:rsidP="004422F2">
            <w:pPr>
              <w:jc w:val="center"/>
              <w:rPr>
                <w:sz w:val="16"/>
                <w:szCs w:val="16"/>
              </w:rPr>
            </w:pPr>
            <w:r w:rsidRPr="008B201F">
              <w:rPr>
                <w:rFonts w:eastAsia="Aptos"/>
                <w:kern w:val="2"/>
                <w:sz w:val="16"/>
                <w:szCs w:val="16"/>
              </w:rPr>
              <w:t>56.39</w:t>
            </w:r>
          </w:p>
        </w:tc>
        <w:tc>
          <w:tcPr>
            <w:tcW w:w="1170" w:type="dxa"/>
            <w:tcBorders>
              <w:top w:val="single" w:sz="4" w:space="0" w:color="auto"/>
              <w:left w:val="nil"/>
              <w:bottom w:val="single" w:sz="4" w:space="0" w:color="auto"/>
              <w:right w:val="double" w:sz="6" w:space="0" w:color="auto"/>
            </w:tcBorders>
            <w:noWrap/>
            <w:vAlign w:val="bottom"/>
            <w:hideMark/>
          </w:tcPr>
          <w:p w14:paraId="57BD82E1" w14:textId="77777777" w:rsidR="00232CF6" w:rsidRPr="00DD5F6A" w:rsidRDefault="00232CF6" w:rsidP="004422F2">
            <w:pPr>
              <w:jc w:val="center"/>
              <w:rPr>
                <w:sz w:val="16"/>
                <w:szCs w:val="16"/>
              </w:rPr>
            </w:pPr>
            <w:r w:rsidRPr="008B201F">
              <w:rPr>
                <w:rFonts w:eastAsia="Aptos"/>
                <w:kern w:val="2"/>
                <w:sz w:val="16"/>
                <w:szCs w:val="16"/>
              </w:rPr>
              <w:t>41.09</w:t>
            </w:r>
          </w:p>
        </w:tc>
      </w:tr>
      <w:tr w:rsidR="00232CF6" w:rsidRPr="00DD5F6A" w14:paraId="5BD91E5E"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332CF257" w14:textId="77777777" w:rsidR="00232CF6" w:rsidRPr="00DD5F6A" w:rsidRDefault="00232CF6" w:rsidP="004422F2">
            <w:pPr>
              <w:jc w:val="center"/>
              <w:rPr>
                <w:sz w:val="16"/>
                <w:szCs w:val="16"/>
              </w:rPr>
            </w:pPr>
            <w:r w:rsidRPr="00DD5F6A">
              <w:rPr>
                <w:sz w:val="16"/>
                <w:szCs w:val="16"/>
              </w:rPr>
              <w:t>2,340.01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5E59B4CB" w14:textId="77777777" w:rsidR="00232CF6" w:rsidRPr="00DD5F6A" w:rsidRDefault="00232CF6" w:rsidP="004422F2">
            <w:pPr>
              <w:jc w:val="center"/>
              <w:rPr>
                <w:sz w:val="16"/>
                <w:szCs w:val="16"/>
              </w:rPr>
            </w:pPr>
            <w:r w:rsidRPr="00DD5F6A">
              <w:rPr>
                <w:sz w:val="16"/>
                <w:szCs w:val="16"/>
              </w:rPr>
              <w:t>2,380.00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3279AAA3" w14:textId="77777777" w:rsidR="00232CF6" w:rsidRPr="00DD5F6A" w:rsidRDefault="00232CF6" w:rsidP="004422F2">
            <w:pPr>
              <w:jc w:val="center"/>
              <w:rPr>
                <w:sz w:val="16"/>
                <w:szCs w:val="16"/>
              </w:rPr>
            </w:pPr>
            <w:r w:rsidRPr="008B201F">
              <w:rPr>
                <w:rFonts w:eastAsia="Aptos"/>
                <w:kern w:val="2"/>
                <w:sz w:val="16"/>
                <w:szCs w:val="16"/>
              </w:rPr>
              <w:t>72.92</w:t>
            </w:r>
          </w:p>
        </w:tc>
        <w:tc>
          <w:tcPr>
            <w:tcW w:w="900" w:type="dxa"/>
            <w:tcBorders>
              <w:top w:val="single" w:sz="4" w:space="0" w:color="auto"/>
              <w:left w:val="nil"/>
              <w:bottom w:val="single" w:sz="4" w:space="0" w:color="auto"/>
              <w:right w:val="single" w:sz="4" w:space="0" w:color="auto"/>
            </w:tcBorders>
            <w:noWrap/>
            <w:vAlign w:val="bottom"/>
            <w:hideMark/>
          </w:tcPr>
          <w:p w14:paraId="0093EF5C" w14:textId="77777777" w:rsidR="00232CF6" w:rsidRPr="00DD5F6A" w:rsidRDefault="00232CF6" w:rsidP="004422F2">
            <w:pPr>
              <w:jc w:val="center"/>
              <w:rPr>
                <w:sz w:val="16"/>
                <w:szCs w:val="16"/>
              </w:rPr>
            </w:pPr>
            <w:r w:rsidRPr="008B201F">
              <w:rPr>
                <w:rFonts w:eastAsia="Aptos"/>
                <w:kern w:val="2"/>
                <w:sz w:val="16"/>
                <w:szCs w:val="16"/>
              </w:rPr>
              <w:t>57.62</w:t>
            </w:r>
          </w:p>
        </w:tc>
        <w:tc>
          <w:tcPr>
            <w:tcW w:w="1170" w:type="dxa"/>
            <w:tcBorders>
              <w:top w:val="single" w:sz="4" w:space="0" w:color="auto"/>
              <w:left w:val="nil"/>
              <w:bottom w:val="single" w:sz="4" w:space="0" w:color="auto"/>
              <w:right w:val="double" w:sz="6" w:space="0" w:color="auto"/>
            </w:tcBorders>
            <w:noWrap/>
            <w:vAlign w:val="bottom"/>
            <w:hideMark/>
          </w:tcPr>
          <w:p w14:paraId="46523C1E" w14:textId="77777777" w:rsidR="00232CF6" w:rsidRPr="00DD5F6A" w:rsidRDefault="00232CF6" w:rsidP="004422F2">
            <w:pPr>
              <w:jc w:val="center"/>
              <w:rPr>
                <w:sz w:val="16"/>
                <w:szCs w:val="16"/>
              </w:rPr>
            </w:pPr>
            <w:r w:rsidRPr="008B201F">
              <w:rPr>
                <w:rFonts w:eastAsia="Aptos"/>
                <w:kern w:val="2"/>
                <w:sz w:val="16"/>
                <w:szCs w:val="16"/>
              </w:rPr>
              <w:t>42.32</w:t>
            </w:r>
          </w:p>
        </w:tc>
      </w:tr>
      <w:tr w:rsidR="00232CF6" w:rsidRPr="00DD5F6A" w14:paraId="2B4C5E69"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336EEECA" w14:textId="77777777" w:rsidR="00232CF6" w:rsidRPr="00DD5F6A" w:rsidRDefault="00232CF6" w:rsidP="004422F2">
            <w:pPr>
              <w:jc w:val="center"/>
              <w:rPr>
                <w:sz w:val="16"/>
                <w:szCs w:val="16"/>
              </w:rPr>
            </w:pPr>
            <w:r w:rsidRPr="00DD5F6A">
              <w:rPr>
                <w:sz w:val="16"/>
                <w:szCs w:val="16"/>
              </w:rPr>
              <w:t>2,380.01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41CB91C6" w14:textId="77777777" w:rsidR="00232CF6" w:rsidRPr="00DD5F6A" w:rsidRDefault="00232CF6" w:rsidP="004422F2">
            <w:pPr>
              <w:jc w:val="center"/>
              <w:rPr>
                <w:sz w:val="16"/>
                <w:szCs w:val="16"/>
              </w:rPr>
            </w:pPr>
            <w:r w:rsidRPr="00DD5F6A">
              <w:rPr>
                <w:sz w:val="16"/>
                <w:szCs w:val="16"/>
              </w:rPr>
              <w:t>2,420.00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39A44354" w14:textId="77777777" w:rsidR="00232CF6" w:rsidRPr="00DD5F6A" w:rsidRDefault="00232CF6" w:rsidP="004422F2">
            <w:pPr>
              <w:jc w:val="center"/>
              <w:rPr>
                <w:sz w:val="16"/>
                <w:szCs w:val="16"/>
              </w:rPr>
            </w:pPr>
            <w:r w:rsidRPr="008B201F">
              <w:rPr>
                <w:rFonts w:eastAsia="Aptos"/>
                <w:kern w:val="2"/>
                <w:sz w:val="16"/>
                <w:szCs w:val="16"/>
              </w:rPr>
              <w:t>74.16</w:t>
            </w:r>
          </w:p>
        </w:tc>
        <w:tc>
          <w:tcPr>
            <w:tcW w:w="900" w:type="dxa"/>
            <w:tcBorders>
              <w:top w:val="single" w:sz="4" w:space="0" w:color="auto"/>
              <w:left w:val="nil"/>
              <w:bottom w:val="single" w:sz="4" w:space="0" w:color="auto"/>
              <w:right w:val="single" w:sz="4" w:space="0" w:color="auto"/>
            </w:tcBorders>
            <w:noWrap/>
            <w:vAlign w:val="bottom"/>
            <w:hideMark/>
          </w:tcPr>
          <w:p w14:paraId="6DB7C4A8" w14:textId="77777777" w:rsidR="00232CF6" w:rsidRPr="00DD5F6A" w:rsidRDefault="00232CF6" w:rsidP="004422F2">
            <w:pPr>
              <w:jc w:val="center"/>
              <w:rPr>
                <w:sz w:val="16"/>
                <w:szCs w:val="16"/>
              </w:rPr>
            </w:pPr>
            <w:r w:rsidRPr="008B201F">
              <w:rPr>
                <w:rFonts w:eastAsia="Aptos"/>
                <w:kern w:val="2"/>
                <w:sz w:val="16"/>
                <w:szCs w:val="16"/>
              </w:rPr>
              <w:t>58.86</w:t>
            </w:r>
          </w:p>
        </w:tc>
        <w:tc>
          <w:tcPr>
            <w:tcW w:w="1170" w:type="dxa"/>
            <w:tcBorders>
              <w:top w:val="single" w:sz="4" w:space="0" w:color="auto"/>
              <w:left w:val="nil"/>
              <w:bottom w:val="single" w:sz="4" w:space="0" w:color="auto"/>
              <w:right w:val="double" w:sz="6" w:space="0" w:color="auto"/>
            </w:tcBorders>
            <w:noWrap/>
            <w:vAlign w:val="bottom"/>
            <w:hideMark/>
          </w:tcPr>
          <w:p w14:paraId="3E004463" w14:textId="77777777" w:rsidR="00232CF6" w:rsidRPr="00DD5F6A" w:rsidRDefault="00232CF6" w:rsidP="004422F2">
            <w:pPr>
              <w:jc w:val="center"/>
              <w:rPr>
                <w:sz w:val="16"/>
                <w:szCs w:val="16"/>
              </w:rPr>
            </w:pPr>
            <w:r w:rsidRPr="008B201F">
              <w:rPr>
                <w:rFonts w:eastAsia="Aptos"/>
                <w:kern w:val="2"/>
                <w:sz w:val="16"/>
                <w:szCs w:val="16"/>
              </w:rPr>
              <w:t>43.56</w:t>
            </w:r>
          </w:p>
        </w:tc>
      </w:tr>
      <w:tr w:rsidR="00232CF6" w:rsidRPr="00DD5F6A" w14:paraId="5B901C3E"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2BCEB0D2" w14:textId="77777777" w:rsidR="00232CF6" w:rsidRPr="00DD5F6A" w:rsidRDefault="00232CF6" w:rsidP="004422F2">
            <w:pPr>
              <w:jc w:val="center"/>
              <w:rPr>
                <w:sz w:val="16"/>
                <w:szCs w:val="16"/>
              </w:rPr>
            </w:pPr>
            <w:r w:rsidRPr="00DD5F6A">
              <w:rPr>
                <w:sz w:val="16"/>
                <w:szCs w:val="16"/>
              </w:rPr>
              <w:t>2,420.01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3362377D" w14:textId="77777777" w:rsidR="00232CF6" w:rsidRPr="00DD5F6A" w:rsidRDefault="00232CF6" w:rsidP="004422F2">
            <w:pPr>
              <w:jc w:val="center"/>
              <w:rPr>
                <w:sz w:val="16"/>
                <w:szCs w:val="16"/>
              </w:rPr>
            </w:pPr>
            <w:r w:rsidRPr="00DD5F6A">
              <w:rPr>
                <w:sz w:val="16"/>
                <w:szCs w:val="16"/>
              </w:rPr>
              <w:t>2,460.00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59F79006" w14:textId="77777777" w:rsidR="00232CF6" w:rsidRPr="00DD5F6A" w:rsidRDefault="00232CF6" w:rsidP="004422F2">
            <w:pPr>
              <w:jc w:val="center"/>
              <w:rPr>
                <w:sz w:val="16"/>
                <w:szCs w:val="16"/>
              </w:rPr>
            </w:pPr>
            <w:r w:rsidRPr="008B201F">
              <w:rPr>
                <w:rFonts w:eastAsia="Aptos"/>
                <w:kern w:val="2"/>
                <w:sz w:val="16"/>
                <w:szCs w:val="16"/>
              </w:rPr>
              <w:t>75.40</w:t>
            </w:r>
          </w:p>
        </w:tc>
        <w:tc>
          <w:tcPr>
            <w:tcW w:w="900" w:type="dxa"/>
            <w:tcBorders>
              <w:top w:val="single" w:sz="4" w:space="0" w:color="auto"/>
              <w:left w:val="nil"/>
              <w:bottom w:val="single" w:sz="4" w:space="0" w:color="auto"/>
              <w:right w:val="single" w:sz="4" w:space="0" w:color="auto"/>
            </w:tcBorders>
            <w:noWrap/>
            <w:vAlign w:val="bottom"/>
            <w:hideMark/>
          </w:tcPr>
          <w:p w14:paraId="095D1950" w14:textId="77777777" w:rsidR="00232CF6" w:rsidRPr="00DD5F6A" w:rsidRDefault="00232CF6" w:rsidP="004422F2">
            <w:pPr>
              <w:jc w:val="center"/>
              <w:rPr>
                <w:sz w:val="16"/>
                <w:szCs w:val="16"/>
              </w:rPr>
            </w:pPr>
            <w:r w:rsidRPr="008B201F">
              <w:rPr>
                <w:rFonts w:eastAsia="Aptos"/>
                <w:kern w:val="2"/>
                <w:sz w:val="16"/>
                <w:szCs w:val="16"/>
              </w:rPr>
              <w:t>60.09</w:t>
            </w:r>
          </w:p>
        </w:tc>
        <w:tc>
          <w:tcPr>
            <w:tcW w:w="1170" w:type="dxa"/>
            <w:tcBorders>
              <w:top w:val="single" w:sz="4" w:space="0" w:color="auto"/>
              <w:left w:val="nil"/>
              <w:bottom w:val="single" w:sz="4" w:space="0" w:color="auto"/>
              <w:right w:val="double" w:sz="6" w:space="0" w:color="auto"/>
            </w:tcBorders>
            <w:noWrap/>
            <w:vAlign w:val="bottom"/>
            <w:hideMark/>
          </w:tcPr>
          <w:p w14:paraId="53A0D173" w14:textId="77777777" w:rsidR="00232CF6" w:rsidRPr="00DD5F6A" w:rsidRDefault="00232CF6" w:rsidP="004422F2">
            <w:pPr>
              <w:jc w:val="center"/>
              <w:rPr>
                <w:sz w:val="16"/>
                <w:szCs w:val="16"/>
              </w:rPr>
            </w:pPr>
            <w:r w:rsidRPr="008B201F">
              <w:rPr>
                <w:rFonts w:eastAsia="Aptos"/>
                <w:kern w:val="2"/>
                <w:sz w:val="16"/>
                <w:szCs w:val="16"/>
              </w:rPr>
              <w:t>44.79</w:t>
            </w:r>
          </w:p>
        </w:tc>
      </w:tr>
      <w:tr w:rsidR="00232CF6" w:rsidRPr="00DD5F6A" w14:paraId="50D25E80"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42984CD7" w14:textId="77777777" w:rsidR="00232CF6" w:rsidRPr="00DD5F6A" w:rsidRDefault="00232CF6" w:rsidP="004422F2">
            <w:pPr>
              <w:jc w:val="center"/>
              <w:rPr>
                <w:sz w:val="16"/>
                <w:szCs w:val="16"/>
              </w:rPr>
            </w:pPr>
            <w:r w:rsidRPr="00DD5F6A">
              <w:rPr>
                <w:sz w:val="16"/>
                <w:szCs w:val="16"/>
              </w:rPr>
              <w:t>2,460.01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67C8B789" w14:textId="77777777" w:rsidR="00232CF6" w:rsidRPr="00DD5F6A" w:rsidRDefault="00232CF6" w:rsidP="004422F2">
            <w:pPr>
              <w:jc w:val="center"/>
              <w:rPr>
                <w:sz w:val="16"/>
                <w:szCs w:val="16"/>
              </w:rPr>
            </w:pPr>
            <w:r w:rsidRPr="00DD5F6A">
              <w:rPr>
                <w:sz w:val="16"/>
                <w:szCs w:val="16"/>
              </w:rPr>
              <w:t>2,500.00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1A35DE09" w14:textId="77777777" w:rsidR="00232CF6" w:rsidRPr="00DD5F6A" w:rsidRDefault="00232CF6" w:rsidP="004422F2">
            <w:pPr>
              <w:jc w:val="center"/>
              <w:rPr>
                <w:sz w:val="16"/>
                <w:szCs w:val="16"/>
              </w:rPr>
            </w:pPr>
            <w:r w:rsidRPr="008B201F">
              <w:rPr>
                <w:rFonts w:eastAsia="Aptos"/>
                <w:kern w:val="2"/>
                <w:sz w:val="16"/>
                <w:szCs w:val="16"/>
              </w:rPr>
              <w:t>76.63</w:t>
            </w:r>
          </w:p>
        </w:tc>
        <w:tc>
          <w:tcPr>
            <w:tcW w:w="900" w:type="dxa"/>
            <w:tcBorders>
              <w:top w:val="single" w:sz="4" w:space="0" w:color="auto"/>
              <w:left w:val="nil"/>
              <w:bottom w:val="single" w:sz="4" w:space="0" w:color="auto"/>
              <w:right w:val="single" w:sz="4" w:space="0" w:color="auto"/>
            </w:tcBorders>
            <w:noWrap/>
            <w:vAlign w:val="bottom"/>
            <w:hideMark/>
          </w:tcPr>
          <w:p w14:paraId="1F93BBE4" w14:textId="77777777" w:rsidR="00232CF6" w:rsidRPr="00DD5F6A" w:rsidRDefault="00232CF6" w:rsidP="004422F2">
            <w:pPr>
              <w:jc w:val="center"/>
              <w:rPr>
                <w:sz w:val="16"/>
                <w:szCs w:val="16"/>
              </w:rPr>
            </w:pPr>
            <w:r w:rsidRPr="008B201F">
              <w:rPr>
                <w:rFonts w:eastAsia="Aptos"/>
                <w:kern w:val="2"/>
                <w:sz w:val="16"/>
                <w:szCs w:val="16"/>
              </w:rPr>
              <w:t>61.33</w:t>
            </w:r>
          </w:p>
        </w:tc>
        <w:tc>
          <w:tcPr>
            <w:tcW w:w="1170" w:type="dxa"/>
            <w:tcBorders>
              <w:top w:val="single" w:sz="4" w:space="0" w:color="auto"/>
              <w:left w:val="nil"/>
              <w:bottom w:val="single" w:sz="4" w:space="0" w:color="auto"/>
              <w:right w:val="double" w:sz="6" w:space="0" w:color="auto"/>
            </w:tcBorders>
            <w:noWrap/>
            <w:vAlign w:val="bottom"/>
            <w:hideMark/>
          </w:tcPr>
          <w:p w14:paraId="019BCB49" w14:textId="77777777" w:rsidR="00232CF6" w:rsidRPr="00DD5F6A" w:rsidRDefault="00232CF6" w:rsidP="004422F2">
            <w:pPr>
              <w:jc w:val="center"/>
              <w:rPr>
                <w:sz w:val="16"/>
                <w:szCs w:val="16"/>
              </w:rPr>
            </w:pPr>
            <w:r w:rsidRPr="008B201F">
              <w:rPr>
                <w:rFonts w:eastAsia="Aptos"/>
                <w:kern w:val="2"/>
                <w:sz w:val="16"/>
                <w:szCs w:val="16"/>
              </w:rPr>
              <w:t>46.03</w:t>
            </w:r>
          </w:p>
        </w:tc>
      </w:tr>
      <w:tr w:rsidR="00232CF6" w:rsidRPr="00DD5F6A" w14:paraId="408C9156"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31802A12" w14:textId="77777777" w:rsidR="00232CF6" w:rsidRPr="00DD5F6A" w:rsidRDefault="00232CF6" w:rsidP="004422F2">
            <w:pPr>
              <w:jc w:val="center"/>
              <w:rPr>
                <w:sz w:val="16"/>
                <w:szCs w:val="16"/>
              </w:rPr>
            </w:pPr>
            <w:r w:rsidRPr="00DD5F6A">
              <w:rPr>
                <w:sz w:val="16"/>
                <w:szCs w:val="16"/>
              </w:rPr>
              <w:t>2,500.01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1CDAC41E" w14:textId="77777777" w:rsidR="00232CF6" w:rsidRPr="00DD5F6A" w:rsidRDefault="00232CF6" w:rsidP="004422F2">
            <w:pPr>
              <w:jc w:val="center"/>
              <w:rPr>
                <w:sz w:val="16"/>
                <w:szCs w:val="16"/>
              </w:rPr>
            </w:pPr>
            <w:r w:rsidRPr="00DD5F6A">
              <w:rPr>
                <w:sz w:val="16"/>
                <w:szCs w:val="16"/>
              </w:rPr>
              <w:t>2,540.00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0FA262A2" w14:textId="77777777" w:rsidR="00232CF6" w:rsidRPr="00DD5F6A" w:rsidRDefault="00232CF6" w:rsidP="004422F2">
            <w:pPr>
              <w:jc w:val="center"/>
              <w:rPr>
                <w:sz w:val="16"/>
                <w:szCs w:val="16"/>
              </w:rPr>
            </w:pPr>
            <w:r w:rsidRPr="008B201F">
              <w:rPr>
                <w:rFonts w:eastAsia="Aptos"/>
                <w:kern w:val="2"/>
                <w:sz w:val="16"/>
                <w:szCs w:val="16"/>
              </w:rPr>
              <w:t>77.87</w:t>
            </w:r>
          </w:p>
        </w:tc>
        <w:tc>
          <w:tcPr>
            <w:tcW w:w="900" w:type="dxa"/>
            <w:tcBorders>
              <w:top w:val="single" w:sz="4" w:space="0" w:color="auto"/>
              <w:left w:val="nil"/>
              <w:bottom w:val="single" w:sz="4" w:space="0" w:color="auto"/>
              <w:right w:val="single" w:sz="4" w:space="0" w:color="auto"/>
            </w:tcBorders>
            <w:noWrap/>
            <w:vAlign w:val="bottom"/>
            <w:hideMark/>
          </w:tcPr>
          <w:p w14:paraId="63AE8903" w14:textId="77777777" w:rsidR="00232CF6" w:rsidRPr="00DD5F6A" w:rsidRDefault="00232CF6" w:rsidP="004422F2">
            <w:pPr>
              <w:jc w:val="center"/>
              <w:rPr>
                <w:sz w:val="16"/>
                <w:szCs w:val="16"/>
              </w:rPr>
            </w:pPr>
            <w:r w:rsidRPr="008B201F">
              <w:rPr>
                <w:rFonts w:eastAsia="Aptos"/>
                <w:kern w:val="2"/>
                <w:sz w:val="16"/>
                <w:szCs w:val="16"/>
              </w:rPr>
              <w:t>62.57</w:t>
            </w:r>
          </w:p>
        </w:tc>
        <w:tc>
          <w:tcPr>
            <w:tcW w:w="1170" w:type="dxa"/>
            <w:tcBorders>
              <w:top w:val="single" w:sz="4" w:space="0" w:color="auto"/>
              <w:left w:val="nil"/>
              <w:bottom w:val="single" w:sz="4" w:space="0" w:color="auto"/>
              <w:right w:val="double" w:sz="6" w:space="0" w:color="auto"/>
            </w:tcBorders>
            <w:noWrap/>
            <w:vAlign w:val="bottom"/>
            <w:hideMark/>
          </w:tcPr>
          <w:p w14:paraId="39CB1FB7" w14:textId="77777777" w:rsidR="00232CF6" w:rsidRPr="00DD5F6A" w:rsidRDefault="00232CF6" w:rsidP="004422F2">
            <w:pPr>
              <w:jc w:val="center"/>
              <w:rPr>
                <w:sz w:val="16"/>
                <w:szCs w:val="16"/>
              </w:rPr>
            </w:pPr>
            <w:r w:rsidRPr="008B201F">
              <w:rPr>
                <w:rFonts w:eastAsia="Aptos"/>
                <w:kern w:val="2"/>
                <w:sz w:val="16"/>
                <w:szCs w:val="16"/>
              </w:rPr>
              <w:t>47.27</w:t>
            </w:r>
          </w:p>
        </w:tc>
      </w:tr>
      <w:tr w:rsidR="00232CF6" w:rsidRPr="00DD5F6A" w14:paraId="38ABCBAC"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6BB0729F" w14:textId="77777777" w:rsidR="00232CF6" w:rsidRPr="00DD5F6A" w:rsidRDefault="00232CF6" w:rsidP="004422F2">
            <w:pPr>
              <w:jc w:val="center"/>
              <w:rPr>
                <w:sz w:val="16"/>
                <w:szCs w:val="16"/>
              </w:rPr>
            </w:pPr>
            <w:r w:rsidRPr="00DD5F6A">
              <w:rPr>
                <w:sz w:val="16"/>
                <w:szCs w:val="16"/>
              </w:rPr>
              <w:t>2,540.01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6B2A2A8E" w14:textId="77777777" w:rsidR="00232CF6" w:rsidRPr="00DD5F6A" w:rsidRDefault="00232CF6" w:rsidP="004422F2">
            <w:pPr>
              <w:jc w:val="center"/>
              <w:rPr>
                <w:sz w:val="16"/>
                <w:szCs w:val="16"/>
              </w:rPr>
            </w:pPr>
            <w:r w:rsidRPr="00DD5F6A">
              <w:rPr>
                <w:sz w:val="16"/>
                <w:szCs w:val="16"/>
              </w:rPr>
              <w:t>2,580.00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4BAF7FE6" w14:textId="77777777" w:rsidR="00232CF6" w:rsidRPr="00DD5F6A" w:rsidRDefault="00232CF6" w:rsidP="004422F2">
            <w:pPr>
              <w:jc w:val="center"/>
              <w:rPr>
                <w:sz w:val="16"/>
                <w:szCs w:val="16"/>
              </w:rPr>
            </w:pPr>
            <w:r w:rsidRPr="008B201F">
              <w:rPr>
                <w:rFonts w:eastAsia="Aptos"/>
                <w:kern w:val="2"/>
                <w:sz w:val="16"/>
                <w:szCs w:val="16"/>
              </w:rPr>
              <w:t>79.10</w:t>
            </w:r>
          </w:p>
        </w:tc>
        <w:tc>
          <w:tcPr>
            <w:tcW w:w="900" w:type="dxa"/>
            <w:tcBorders>
              <w:top w:val="single" w:sz="4" w:space="0" w:color="auto"/>
              <w:left w:val="nil"/>
              <w:bottom w:val="single" w:sz="4" w:space="0" w:color="auto"/>
              <w:right w:val="single" w:sz="4" w:space="0" w:color="auto"/>
            </w:tcBorders>
            <w:noWrap/>
            <w:vAlign w:val="bottom"/>
            <w:hideMark/>
          </w:tcPr>
          <w:p w14:paraId="26CA6D34" w14:textId="77777777" w:rsidR="00232CF6" w:rsidRPr="00DD5F6A" w:rsidRDefault="00232CF6" w:rsidP="004422F2">
            <w:pPr>
              <w:jc w:val="center"/>
              <w:rPr>
                <w:sz w:val="16"/>
                <w:szCs w:val="16"/>
              </w:rPr>
            </w:pPr>
            <w:r w:rsidRPr="008B201F">
              <w:rPr>
                <w:rFonts w:eastAsia="Aptos"/>
                <w:kern w:val="2"/>
                <w:sz w:val="16"/>
                <w:szCs w:val="16"/>
              </w:rPr>
              <w:t>63.80</w:t>
            </w:r>
          </w:p>
        </w:tc>
        <w:tc>
          <w:tcPr>
            <w:tcW w:w="1170" w:type="dxa"/>
            <w:tcBorders>
              <w:top w:val="single" w:sz="4" w:space="0" w:color="auto"/>
              <w:left w:val="nil"/>
              <w:bottom w:val="single" w:sz="4" w:space="0" w:color="auto"/>
              <w:right w:val="double" w:sz="6" w:space="0" w:color="auto"/>
            </w:tcBorders>
            <w:noWrap/>
            <w:vAlign w:val="bottom"/>
            <w:hideMark/>
          </w:tcPr>
          <w:p w14:paraId="3ECC24C7" w14:textId="77777777" w:rsidR="00232CF6" w:rsidRPr="00DD5F6A" w:rsidRDefault="00232CF6" w:rsidP="004422F2">
            <w:pPr>
              <w:jc w:val="center"/>
              <w:rPr>
                <w:sz w:val="16"/>
                <w:szCs w:val="16"/>
              </w:rPr>
            </w:pPr>
            <w:r w:rsidRPr="008B201F">
              <w:rPr>
                <w:rFonts w:eastAsia="Aptos"/>
                <w:kern w:val="2"/>
                <w:sz w:val="16"/>
                <w:szCs w:val="16"/>
              </w:rPr>
              <w:t>48.50</w:t>
            </w:r>
          </w:p>
        </w:tc>
      </w:tr>
      <w:tr w:rsidR="00232CF6" w:rsidRPr="00DD5F6A" w14:paraId="1166D723"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31B1561C" w14:textId="77777777" w:rsidR="00232CF6" w:rsidRPr="00DD5F6A" w:rsidRDefault="00232CF6" w:rsidP="004422F2">
            <w:pPr>
              <w:jc w:val="center"/>
              <w:rPr>
                <w:sz w:val="16"/>
                <w:szCs w:val="16"/>
              </w:rPr>
            </w:pPr>
            <w:r w:rsidRPr="00DD5F6A">
              <w:rPr>
                <w:sz w:val="16"/>
                <w:szCs w:val="16"/>
              </w:rPr>
              <w:t>2,580.01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7B4134BA" w14:textId="77777777" w:rsidR="00232CF6" w:rsidRPr="00DD5F6A" w:rsidRDefault="00232CF6" w:rsidP="004422F2">
            <w:pPr>
              <w:jc w:val="center"/>
              <w:rPr>
                <w:sz w:val="16"/>
                <w:szCs w:val="16"/>
              </w:rPr>
            </w:pPr>
            <w:r w:rsidRPr="00DD5F6A">
              <w:rPr>
                <w:sz w:val="16"/>
                <w:szCs w:val="16"/>
              </w:rPr>
              <w:t>2,620.00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0F90CB7E" w14:textId="77777777" w:rsidR="00232CF6" w:rsidRPr="00DD5F6A" w:rsidRDefault="00232CF6" w:rsidP="004422F2">
            <w:pPr>
              <w:jc w:val="center"/>
              <w:rPr>
                <w:sz w:val="16"/>
                <w:szCs w:val="16"/>
              </w:rPr>
            </w:pPr>
            <w:r w:rsidRPr="008B201F">
              <w:rPr>
                <w:rFonts w:eastAsia="Aptos"/>
                <w:kern w:val="2"/>
                <w:sz w:val="16"/>
                <w:szCs w:val="16"/>
              </w:rPr>
              <w:t>80.34</w:t>
            </w:r>
          </w:p>
        </w:tc>
        <w:tc>
          <w:tcPr>
            <w:tcW w:w="900" w:type="dxa"/>
            <w:tcBorders>
              <w:top w:val="single" w:sz="4" w:space="0" w:color="auto"/>
              <w:left w:val="nil"/>
              <w:bottom w:val="single" w:sz="4" w:space="0" w:color="auto"/>
              <w:right w:val="single" w:sz="4" w:space="0" w:color="auto"/>
            </w:tcBorders>
            <w:noWrap/>
            <w:vAlign w:val="bottom"/>
            <w:hideMark/>
          </w:tcPr>
          <w:p w14:paraId="40DB676E" w14:textId="77777777" w:rsidR="00232CF6" w:rsidRPr="00DD5F6A" w:rsidRDefault="00232CF6" w:rsidP="004422F2">
            <w:pPr>
              <w:jc w:val="center"/>
              <w:rPr>
                <w:sz w:val="16"/>
                <w:szCs w:val="16"/>
              </w:rPr>
            </w:pPr>
            <w:r w:rsidRPr="008B201F">
              <w:rPr>
                <w:rFonts w:eastAsia="Aptos"/>
                <w:kern w:val="2"/>
                <w:sz w:val="16"/>
                <w:szCs w:val="16"/>
              </w:rPr>
              <w:t>65.04</w:t>
            </w:r>
          </w:p>
        </w:tc>
        <w:tc>
          <w:tcPr>
            <w:tcW w:w="1170" w:type="dxa"/>
            <w:tcBorders>
              <w:top w:val="single" w:sz="4" w:space="0" w:color="auto"/>
              <w:left w:val="nil"/>
              <w:bottom w:val="single" w:sz="4" w:space="0" w:color="auto"/>
              <w:right w:val="double" w:sz="6" w:space="0" w:color="auto"/>
            </w:tcBorders>
            <w:noWrap/>
            <w:vAlign w:val="bottom"/>
            <w:hideMark/>
          </w:tcPr>
          <w:p w14:paraId="3C1BCBD1" w14:textId="77777777" w:rsidR="00232CF6" w:rsidRPr="00DD5F6A" w:rsidRDefault="00232CF6" w:rsidP="004422F2">
            <w:pPr>
              <w:jc w:val="center"/>
              <w:rPr>
                <w:sz w:val="16"/>
                <w:szCs w:val="16"/>
              </w:rPr>
            </w:pPr>
            <w:r w:rsidRPr="008B201F">
              <w:rPr>
                <w:rFonts w:eastAsia="Aptos"/>
                <w:kern w:val="2"/>
                <w:sz w:val="16"/>
                <w:szCs w:val="16"/>
              </w:rPr>
              <w:t>49.74</w:t>
            </w:r>
          </w:p>
        </w:tc>
      </w:tr>
      <w:tr w:rsidR="00232CF6" w:rsidRPr="00DD5F6A" w14:paraId="2E368CEB"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315814C2" w14:textId="77777777" w:rsidR="00232CF6" w:rsidRPr="00DD5F6A" w:rsidRDefault="00232CF6" w:rsidP="004422F2">
            <w:pPr>
              <w:jc w:val="center"/>
              <w:rPr>
                <w:sz w:val="16"/>
                <w:szCs w:val="16"/>
              </w:rPr>
            </w:pPr>
            <w:r w:rsidRPr="00DD5F6A">
              <w:rPr>
                <w:sz w:val="16"/>
                <w:szCs w:val="16"/>
              </w:rPr>
              <w:t>2,620.01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1B21356A" w14:textId="77777777" w:rsidR="00232CF6" w:rsidRPr="00DD5F6A" w:rsidRDefault="00232CF6" w:rsidP="004422F2">
            <w:pPr>
              <w:jc w:val="center"/>
              <w:rPr>
                <w:sz w:val="16"/>
                <w:szCs w:val="16"/>
              </w:rPr>
            </w:pPr>
            <w:r w:rsidRPr="00DD5F6A">
              <w:rPr>
                <w:sz w:val="16"/>
                <w:szCs w:val="16"/>
              </w:rPr>
              <w:t>2,660.00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640ADC4D" w14:textId="77777777" w:rsidR="00232CF6" w:rsidRPr="00DD5F6A" w:rsidRDefault="00232CF6" w:rsidP="004422F2">
            <w:pPr>
              <w:jc w:val="center"/>
              <w:rPr>
                <w:sz w:val="16"/>
                <w:szCs w:val="16"/>
              </w:rPr>
            </w:pPr>
            <w:r w:rsidRPr="008B201F">
              <w:rPr>
                <w:rFonts w:eastAsia="Aptos"/>
                <w:kern w:val="2"/>
                <w:sz w:val="16"/>
                <w:szCs w:val="16"/>
              </w:rPr>
              <w:t>81.58</w:t>
            </w:r>
          </w:p>
        </w:tc>
        <w:tc>
          <w:tcPr>
            <w:tcW w:w="900" w:type="dxa"/>
            <w:tcBorders>
              <w:top w:val="single" w:sz="4" w:space="0" w:color="auto"/>
              <w:left w:val="nil"/>
              <w:bottom w:val="single" w:sz="4" w:space="0" w:color="auto"/>
              <w:right w:val="single" w:sz="4" w:space="0" w:color="auto"/>
            </w:tcBorders>
            <w:noWrap/>
            <w:vAlign w:val="bottom"/>
            <w:hideMark/>
          </w:tcPr>
          <w:p w14:paraId="0FB26A0A" w14:textId="77777777" w:rsidR="00232CF6" w:rsidRPr="00DD5F6A" w:rsidRDefault="00232CF6" w:rsidP="004422F2">
            <w:pPr>
              <w:jc w:val="center"/>
              <w:rPr>
                <w:sz w:val="16"/>
                <w:szCs w:val="16"/>
              </w:rPr>
            </w:pPr>
            <w:r w:rsidRPr="008B201F">
              <w:rPr>
                <w:rFonts w:eastAsia="Aptos"/>
                <w:kern w:val="2"/>
                <w:sz w:val="16"/>
                <w:szCs w:val="16"/>
              </w:rPr>
              <w:t>66.27</w:t>
            </w:r>
          </w:p>
        </w:tc>
        <w:tc>
          <w:tcPr>
            <w:tcW w:w="1170" w:type="dxa"/>
            <w:tcBorders>
              <w:top w:val="single" w:sz="4" w:space="0" w:color="auto"/>
              <w:left w:val="nil"/>
              <w:bottom w:val="single" w:sz="4" w:space="0" w:color="auto"/>
              <w:right w:val="double" w:sz="6" w:space="0" w:color="auto"/>
            </w:tcBorders>
            <w:noWrap/>
            <w:vAlign w:val="bottom"/>
            <w:hideMark/>
          </w:tcPr>
          <w:p w14:paraId="4A9AC2F8" w14:textId="77777777" w:rsidR="00232CF6" w:rsidRPr="00DD5F6A" w:rsidRDefault="00232CF6" w:rsidP="004422F2">
            <w:pPr>
              <w:jc w:val="center"/>
              <w:rPr>
                <w:sz w:val="16"/>
                <w:szCs w:val="16"/>
              </w:rPr>
            </w:pPr>
            <w:r w:rsidRPr="008B201F">
              <w:rPr>
                <w:rFonts w:eastAsia="Aptos"/>
                <w:kern w:val="2"/>
                <w:sz w:val="16"/>
                <w:szCs w:val="16"/>
              </w:rPr>
              <w:t>50.97</w:t>
            </w:r>
          </w:p>
        </w:tc>
      </w:tr>
      <w:tr w:rsidR="00232CF6" w:rsidRPr="00DD5F6A" w14:paraId="0224F3AF"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7DC8F1A1" w14:textId="77777777" w:rsidR="00232CF6" w:rsidRPr="00DD5F6A" w:rsidRDefault="00232CF6" w:rsidP="004422F2">
            <w:pPr>
              <w:jc w:val="center"/>
              <w:rPr>
                <w:sz w:val="16"/>
                <w:szCs w:val="16"/>
              </w:rPr>
            </w:pPr>
            <w:r w:rsidRPr="00DD5F6A">
              <w:rPr>
                <w:sz w:val="16"/>
                <w:szCs w:val="16"/>
              </w:rPr>
              <w:t>2,660.01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20EA9AA9" w14:textId="77777777" w:rsidR="00232CF6" w:rsidRPr="00DD5F6A" w:rsidRDefault="00232CF6" w:rsidP="004422F2">
            <w:pPr>
              <w:jc w:val="center"/>
              <w:rPr>
                <w:sz w:val="16"/>
                <w:szCs w:val="16"/>
              </w:rPr>
            </w:pPr>
            <w:r w:rsidRPr="00DD5F6A">
              <w:rPr>
                <w:sz w:val="16"/>
                <w:szCs w:val="16"/>
              </w:rPr>
              <w:t>2,700.00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633C11E5" w14:textId="77777777" w:rsidR="00232CF6" w:rsidRPr="00DD5F6A" w:rsidRDefault="00232CF6" w:rsidP="004422F2">
            <w:pPr>
              <w:jc w:val="center"/>
              <w:rPr>
                <w:sz w:val="16"/>
                <w:szCs w:val="16"/>
              </w:rPr>
            </w:pPr>
            <w:r w:rsidRPr="008B201F">
              <w:rPr>
                <w:rFonts w:eastAsia="Aptos"/>
                <w:kern w:val="2"/>
                <w:sz w:val="16"/>
                <w:szCs w:val="16"/>
              </w:rPr>
              <w:t>82.81</w:t>
            </w:r>
          </w:p>
        </w:tc>
        <w:tc>
          <w:tcPr>
            <w:tcW w:w="900" w:type="dxa"/>
            <w:tcBorders>
              <w:top w:val="single" w:sz="4" w:space="0" w:color="auto"/>
              <w:left w:val="nil"/>
              <w:bottom w:val="single" w:sz="4" w:space="0" w:color="auto"/>
              <w:right w:val="single" w:sz="4" w:space="0" w:color="auto"/>
            </w:tcBorders>
            <w:noWrap/>
            <w:vAlign w:val="bottom"/>
            <w:hideMark/>
          </w:tcPr>
          <w:p w14:paraId="1287697E" w14:textId="77777777" w:rsidR="00232CF6" w:rsidRPr="00DD5F6A" w:rsidRDefault="00232CF6" w:rsidP="004422F2">
            <w:pPr>
              <w:jc w:val="center"/>
              <w:rPr>
                <w:sz w:val="16"/>
                <w:szCs w:val="16"/>
              </w:rPr>
            </w:pPr>
            <w:r w:rsidRPr="008B201F">
              <w:rPr>
                <w:rFonts w:eastAsia="Aptos"/>
                <w:kern w:val="2"/>
                <w:sz w:val="16"/>
                <w:szCs w:val="16"/>
              </w:rPr>
              <w:t>67.51</w:t>
            </w:r>
          </w:p>
        </w:tc>
        <w:tc>
          <w:tcPr>
            <w:tcW w:w="1170" w:type="dxa"/>
            <w:tcBorders>
              <w:top w:val="single" w:sz="4" w:space="0" w:color="auto"/>
              <w:left w:val="nil"/>
              <w:bottom w:val="single" w:sz="4" w:space="0" w:color="auto"/>
              <w:right w:val="double" w:sz="6" w:space="0" w:color="auto"/>
            </w:tcBorders>
            <w:noWrap/>
            <w:vAlign w:val="bottom"/>
            <w:hideMark/>
          </w:tcPr>
          <w:p w14:paraId="6FE6BE71" w14:textId="77777777" w:rsidR="00232CF6" w:rsidRPr="00DD5F6A" w:rsidRDefault="00232CF6" w:rsidP="004422F2">
            <w:pPr>
              <w:jc w:val="center"/>
              <w:rPr>
                <w:sz w:val="16"/>
                <w:szCs w:val="16"/>
              </w:rPr>
            </w:pPr>
            <w:r w:rsidRPr="008B201F">
              <w:rPr>
                <w:rFonts w:eastAsia="Aptos"/>
                <w:kern w:val="2"/>
                <w:sz w:val="16"/>
                <w:szCs w:val="16"/>
              </w:rPr>
              <w:t>52.21</w:t>
            </w:r>
          </w:p>
        </w:tc>
      </w:tr>
      <w:tr w:rsidR="00232CF6" w:rsidRPr="00DD5F6A" w14:paraId="0F87D8BD"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5EA53326" w14:textId="77777777" w:rsidR="00232CF6" w:rsidRPr="00DD5F6A" w:rsidRDefault="00232CF6" w:rsidP="004422F2">
            <w:pPr>
              <w:jc w:val="center"/>
              <w:rPr>
                <w:sz w:val="16"/>
                <w:szCs w:val="16"/>
              </w:rPr>
            </w:pPr>
            <w:r w:rsidRPr="00DD5F6A">
              <w:rPr>
                <w:sz w:val="16"/>
                <w:szCs w:val="16"/>
              </w:rPr>
              <w:t>2,700.01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02A829F4" w14:textId="77777777" w:rsidR="00232CF6" w:rsidRPr="00DD5F6A" w:rsidRDefault="00232CF6" w:rsidP="004422F2">
            <w:pPr>
              <w:jc w:val="center"/>
              <w:rPr>
                <w:sz w:val="16"/>
                <w:szCs w:val="16"/>
              </w:rPr>
            </w:pPr>
            <w:r w:rsidRPr="00DD5F6A">
              <w:rPr>
                <w:sz w:val="16"/>
                <w:szCs w:val="16"/>
              </w:rPr>
              <w:t>2,740.00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085E2466" w14:textId="77777777" w:rsidR="00232CF6" w:rsidRPr="00DD5F6A" w:rsidRDefault="00232CF6" w:rsidP="004422F2">
            <w:pPr>
              <w:jc w:val="center"/>
              <w:rPr>
                <w:sz w:val="16"/>
                <w:szCs w:val="16"/>
              </w:rPr>
            </w:pPr>
            <w:r w:rsidRPr="008B201F">
              <w:rPr>
                <w:rFonts w:eastAsia="Aptos"/>
                <w:kern w:val="2"/>
                <w:sz w:val="16"/>
                <w:szCs w:val="16"/>
              </w:rPr>
              <w:t>84.05</w:t>
            </w:r>
          </w:p>
        </w:tc>
        <w:tc>
          <w:tcPr>
            <w:tcW w:w="900" w:type="dxa"/>
            <w:tcBorders>
              <w:top w:val="single" w:sz="4" w:space="0" w:color="auto"/>
              <w:left w:val="nil"/>
              <w:bottom w:val="single" w:sz="4" w:space="0" w:color="auto"/>
              <w:right w:val="single" w:sz="4" w:space="0" w:color="auto"/>
            </w:tcBorders>
            <w:noWrap/>
            <w:vAlign w:val="bottom"/>
            <w:hideMark/>
          </w:tcPr>
          <w:p w14:paraId="1EA71DB9" w14:textId="77777777" w:rsidR="00232CF6" w:rsidRPr="00DD5F6A" w:rsidRDefault="00232CF6" w:rsidP="004422F2">
            <w:pPr>
              <w:jc w:val="center"/>
              <w:rPr>
                <w:sz w:val="16"/>
                <w:szCs w:val="16"/>
              </w:rPr>
            </w:pPr>
            <w:r w:rsidRPr="008B201F">
              <w:rPr>
                <w:rFonts w:eastAsia="Aptos"/>
                <w:kern w:val="2"/>
                <w:sz w:val="16"/>
                <w:szCs w:val="16"/>
              </w:rPr>
              <w:t>68.75</w:t>
            </w:r>
          </w:p>
        </w:tc>
        <w:tc>
          <w:tcPr>
            <w:tcW w:w="1170" w:type="dxa"/>
            <w:tcBorders>
              <w:top w:val="single" w:sz="4" w:space="0" w:color="auto"/>
              <w:left w:val="nil"/>
              <w:bottom w:val="single" w:sz="4" w:space="0" w:color="auto"/>
              <w:right w:val="double" w:sz="6" w:space="0" w:color="auto"/>
            </w:tcBorders>
            <w:noWrap/>
            <w:vAlign w:val="bottom"/>
            <w:hideMark/>
          </w:tcPr>
          <w:p w14:paraId="0C2C0350" w14:textId="77777777" w:rsidR="00232CF6" w:rsidRPr="00DD5F6A" w:rsidRDefault="00232CF6" w:rsidP="004422F2">
            <w:pPr>
              <w:jc w:val="center"/>
              <w:rPr>
                <w:sz w:val="16"/>
                <w:szCs w:val="16"/>
              </w:rPr>
            </w:pPr>
            <w:r w:rsidRPr="008B201F">
              <w:rPr>
                <w:rFonts w:eastAsia="Aptos"/>
                <w:kern w:val="2"/>
                <w:sz w:val="16"/>
                <w:szCs w:val="16"/>
              </w:rPr>
              <w:t>53.45</w:t>
            </w:r>
          </w:p>
        </w:tc>
      </w:tr>
      <w:tr w:rsidR="00232CF6" w:rsidRPr="00DD5F6A" w14:paraId="3DA81046"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69927D1F" w14:textId="77777777" w:rsidR="00232CF6" w:rsidRPr="00DD5F6A" w:rsidRDefault="00232CF6" w:rsidP="004422F2">
            <w:pPr>
              <w:jc w:val="center"/>
              <w:rPr>
                <w:sz w:val="16"/>
                <w:szCs w:val="16"/>
              </w:rPr>
            </w:pPr>
            <w:r w:rsidRPr="00DD5F6A">
              <w:rPr>
                <w:sz w:val="16"/>
                <w:szCs w:val="16"/>
              </w:rPr>
              <w:t>2,740.01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33D70822" w14:textId="77777777" w:rsidR="00232CF6" w:rsidRPr="00DD5F6A" w:rsidRDefault="00232CF6" w:rsidP="004422F2">
            <w:pPr>
              <w:jc w:val="center"/>
              <w:rPr>
                <w:sz w:val="16"/>
                <w:szCs w:val="16"/>
              </w:rPr>
            </w:pPr>
            <w:r w:rsidRPr="00DD5F6A">
              <w:rPr>
                <w:sz w:val="16"/>
                <w:szCs w:val="16"/>
              </w:rPr>
              <w:t>2,780.00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5B5FD7DE" w14:textId="77777777" w:rsidR="00232CF6" w:rsidRPr="00DD5F6A" w:rsidRDefault="00232CF6" w:rsidP="004422F2">
            <w:pPr>
              <w:jc w:val="center"/>
              <w:rPr>
                <w:sz w:val="16"/>
                <w:szCs w:val="16"/>
              </w:rPr>
            </w:pPr>
            <w:r w:rsidRPr="008B201F">
              <w:rPr>
                <w:rFonts w:eastAsia="Aptos"/>
                <w:kern w:val="2"/>
                <w:sz w:val="16"/>
                <w:szCs w:val="16"/>
              </w:rPr>
              <w:t>85.28</w:t>
            </w:r>
          </w:p>
        </w:tc>
        <w:tc>
          <w:tcPr>
            <w:tcW w:w="900" w:type="dxa"/>
            <w:tcBorders>
              <w:top w:val="single" w:sz="4" w:space="0" w:color="auto"/>
              <w:left w:val="nil"/>
              <w:bottom w:val="single" w:sz="4" w:space="0" w:color="auto"/>
              <w:right w:val="single" w:sz="4" w:space="0" w:color="auto"/>
            </w:tcBorders>
            <w:noWrap/>
            <w:vAlign w:val="bottom"/>
            <w:hideMark/>
          </w:tcPr>
          <w:p w14:paraId="06E93F7C" w14:textId="77777777" w:rsidR="00232CF6" w:rsidRPr="00DD5F6A" w:rsidRDefault="00232CF6" w:rsidP="004422F2">
            <w:pPr>
              <w:jc w:val="center"/>
              <w:rPr>
                <w:sz w:val="16"/>
                <w:szCs w:val="16"/>
              </w:rPr>
            </w:pPr>
            <w:r w:rsidRPr="008B201F">
              <w:rPr>
                <w:rFonts w:eastAsia="Aptos"/>
                <w:kern w:val="2"/>
                <w:sz w:val="16"/>
                <w:szCs w:val="16"/>
              </w:rPr>
              <w:t>69.98</w:t>
            </w:r>
          </w:p>
        </w:tc>
        <w:tc>
          <w:tcPr>
            <w:tcW w:w="1170" w:type="dxa"/>
            <w:tcBorders>
              <w:top w:val="single" w:sz="4" w:space="0" w:color="auto"/>
              <w:left w:val="nil"/>
              <w:bottom w:val="single" w:sz="4" w:space="0" w:color="auto"/>
              <w:right w:val="double" w:sz="6" w:space="0" w:color="auto"/>
            </w:tcBorders>
            <w:noWrap/>
            <w:vAlign w:val="bottom"/>
            <w:hideMark/>
          </w:tcPr>
          <w:p w14:paraId="3D3537BD" w14:textId="77777777" w:rsidR="00232CF6" w:rsidRPr="00DD5F6A" w:rsidRDefault="00232CF6" w:rsidP="004422F2">
            <w:pPr>
              <w:jc w:val="center"/>
              <w:rPr>
                <w:sz w:val="16"/>
                <w:szCs w:val="16"/>
              </w:rPr>
            </w:pPr>
            <w:r w:rsidRPr="008B201F">
              <w:rPr>
                <w:rFonts w:eastAsia="Aptos"/>
                <w:kern w:val="2"/>
                <w:sz w:val="16"/>
                <w:szCs w:val="16"/>
              </w:rPr>
              <w:t>54.68</w:t>
            </w:r>
          </w:p>
        </w:tc>
      </w:tr>
      <w:tr w:rsidR="00232CF6" w:rsidRPr="00DD5F6A" w14:paraId="4F0843CF"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73851343" w14:textId="77777777" w:rsidR="00232CF6" w:rsidRPr="00DD5F6A" w:rsidRDefault="00232CF6" w:rsidP="004422F2">
            <w:pPr>
              <w:jc w:val="center"/>
              <w:rPr>
                <w:sz w:val="16"/>
                <w:szCs w:val="16"/>
              </w:rPr>
            </w:pPr>
            <w:r w:rsidRPr="00DD5F6A">
              <w:rPr>
                <w:sz w:val="16"/>
                <w:szCs w:val="16"/>
              </w:rPr>
              <w:t>2,780.01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5340D644" w14:textId="77777777" w:rsidR="00232CF6" w:rsidRPr="00DD5F6A" w:rsidRDefault="00232CF6" w:rsidP="004422F2">
            <w:pPr>
              <w:jc w:val="center"/>
              <w:rPr>
                <w:sz w:val="16"/>
                <w:szCs w:val="16"/>
              </w:rPr>
            </w:pPr>
            <w:r w:rsidRPr="00DD5F6A">
              <w:rPr>
                <w:sz w:val="16"/>
                <w:szCs w:val="16"/>
              </w:rPr>
              <w:t>2,820.00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7968E250" w14:textId="77777777" w:rsidR="00232CF6" w:rsidRPr="00DD5F6A" w:rsidRDefault="00232CF6" w:rsidP="004422F2">
            <w:pPr>
              <w:jc w:val="center"/>
              <w:rPr>
                <w:sz w:val="16"/>
                <w:szCs w:val="16"/>
              </w:rPr>
            </w:pPr>
            <w:r w:rsidRPr="008B201F">
              <w:rPr>
                <w:rFonts w:eastAsia="Aptos"/>
                <w:kern w:val="2"/>
                <w:sz w:val="16"/>
                <w:szCs w:val="16"/>
              </w:rPr>
              <w:t>86.52</w:t>
            </w:r>
          </w:p>
        </w:tc>
        <w:tc>
          <w:tcPr>
            <w:tcW w:w="900" w:type="dxa"/>
            <w:tcBorders>
              <w:top w:val="single" w:sz="4" w:space="0" w:color="auto"/>
              <w:left w:val="nil"/>
              <w:bottom w:val="single" w:sz="4" w:space="0" w:color="auto"/>
              <w:right w:val="single" w:sz="4" w:space="0" w:color="auto"/>
            </w:tcBorders>
            <w:noWrap/>
            <w:vAlign w:val="bottom"/>
            <w:hideMark/>
          </w:tcPr>
          <w:p w14:paraId="47BF21AE" w14:textId="77777777" w:rsidR="00232CF6" w:rsidRPr="00DD5F6A" w:rsidRDefault="00232CF6" w:rsidP="004422F2">
            <w:pPr>
              <w:jc w:val="center"/>
              <w:rPr>
                <w:sz w:val="16"/>
                <w:szCs w:val="16"/>
              </w:rPr>
            </w:pPr>
            <w:r w:rsidRPr="008B201F">
              <w:rPr>
                <w:rFonts w:eastAsia="Aptos"/>
                <w:kern w:val="2"/>
                <w:sz w:val="16"/>
                <w:szCs w:val="16"/>
              </w:rPr>
              <w:t>71.22</w:t>
            </w:r>
          </w:p>
        </w:tc>
        <w:tc>
          <w:tcPr>
            <w:tcW w:w="1170" w:type="dxa"/>
            <w:tcBorders>
              <w:top w:val="single" w:sz="4" w:space="0" w:color="auto"/>
              <w:left w:val="nil"/>
              <w:bottom w:val="single" w:sz="4" w:space="0" w:color="auto"/>
              <w:right w:val="double" w:sz="6" w:space="0" w:color="auto"/>
            </w:tcBorders>
            <w:noWrap/>
            <w:vAlign w:val="bottom"/>
            <w:hideMark/>
          </w:tcPr>
          <w:p w14:paraId="0A7BEB8D" w14:textId="77777777" w:rsidR="00232CF6" w:rsidRPr="00DD5F6A" w:rsidRDefault="00232CF6" w:rsidP="004422F2">
            <w:pPr>
              <w:jc w:val="center"/>
              <w:rPr>
                <w:sz w:val="16"/>
                <w:szCs w:val="16"/>
              </w:rPr>
            </w:pPr>
            <w:r w:rsidRPr="008B201F">
              <w:rPr>
                <w:rFonts w:eastAsia="Aptos"/>
                <w:kern w:val="2"/>
                <w:sz w:val="16"/>
                <w:szCs w:val="16"/>
              </w:rPr>
              <w:t>55.92</w:t>
            </w:r>
          </w:p>
        </w:tc>
      </w:tr>
      <w:tr w:rsidR="00232CF6" w:rsidRPr="00DD5F6A" w14:paraId="6C0DE5EF"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0B1E2FE6" w14:textId="77777777" w:rsidR="00232CF6" w:rsidRPr="00DD5F6A" w:rsidRDefault="00232CF6" w:rsidP="004422F2">
            <w:pPr>
              <w:jc w:val="center"/>
              <w:rPr>
                <w:sz w:val="16"/>
                <w:szCs w:val="16"/>
              </w:rPr>
            </w:pPr>
            <w:r w:rsidRPr="00DD5F6A">
              <w:rPr>
                <w:sz w:val="16"/>
                <w:szCs w:val="16"/>
              </w:rPr>
              <w:t>2,820.01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202039E9" w14:textId="77777777" w:rsidR="00232CF6" w:rsidRPr="00DD5F6A" w:rsidRDefault="00232CF6" w:rsidP="004422F2">
            <w:pPr>
              <w:jc w:val="center"/>
              <w:rPr>
                <w:sz w:val="16"/>
                <w:szCs w:val="16"/>
              </w:rPr>
            </w:pPr>
            <w:r w:rsidRPr="00DD5F6A">
              <w:rPr>
                <w:sz w:val="16"/>
                <w:szCs w:val="16"/>
              </w:rPr>
              <w:t>2,860.00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0F5A71B2" w14:textId="77777777" w:rsidR="00232CF6" w:rsidRPr="00DD5F6A" w:rsidRDefault="00232CF6" w:rsidP="004422F2">
            <w:pPr>
              <w:jc w:val="center"/>
              <w:rPr>
                <w:sz w:val="16"/>
                <w:szCs w:val="16"/>
              </w:rPr>
            </w:pPr>
            <w:r w:rsidRPr="008B201F">
              <w:rPr>
                <w:rFonts w:eastAsia="Aptos"/>
                <w:kern w:val="2"/>
                <w:sz w:val="16"/>
                <w:szCs w:val="16"/>
              </w:rPr>
              <w:t>87.76</w:t>
            </w:r>
          </w:p>
        </w:tc>
        <w:tc>
          <w:tcPr>
            <w:tcW w:w="900" w:type="dxa"/>
            <w:tcBorders>
              <w:top w:val="single" w:sz="4" w:space="0" w:color="auto"/>
              <w:left w:val="nil"/>
              <w:bottom w:val="single" w:sz="4" w:space="0" w:color="auto"/>
              <w:right w:val="single" w:sz="4" w:space="0" w:color="auto"/>
            </w:tcBorders>
            <w:noWrap/>
            <w:vAlign w:val="bottom"/>
            <w:hideMark/>
          </w:tcPr>
          <w:p w14:paraId="1BC8692C" w14:textId="77777777" w:rsidR="00232CF6" w:rsidRPr="00DD5F6A" w:rsidRDefault="00232CF6" w:rsidP="004422F2">
            <w:pPr>
              <w:jc w:val="center"/>
              <w:rPr>
                <w:sz w:val="16"/>
                <w:szCs w:val="16"/>
              </w:rPr>
            </w:pPr>
            <w:r w:rsidRPr="008B201F">
              <w:rPr>
                <w:rFonts w:eastAsia="Aptos"/>
                <w:kern w:val="2"/>
                <w:sz w:val="16"/>
                <w:szCs w:val="16"/>
              </w:rPr>
              <w:t>72.45</w:t>
            </w:r>
          </w:p>
        </w:tc>
        <w:tc>
          <w:tcPr>
            <w:tcW w:w="1170" w:type="dxa"/>
            <w:tcBorders>
              <w:top w:val="single" w:sz="4" w:space="0" w:color="auto"/>
              <w:left w:val="nil"/>
              <w:bottom w:val="single" w:sz="4" w:space="0" w:color="auto"/>
              <w:right w:val="double" w:sz="6" w:space="0" w:color="auto"/>
            </w:tcBorders>
            <w:noWrap/>
            <w:vAlign w:val="bottom"/>
            <w:hideMark/>
          </w:tcPr>
          <w:p w14:paraId="7277769A" w14:textId="77777777" w:rsidR="00232CF6" w:rsidRPr="00DD5F6A" w:rsidRDefault="00232CF6" w:rsidP="004422F2">
            <w:pPr>
              <w:jc w:val="center"/>
              <w:rPr>
                <w:sz w:val="16"/>
                <w:szCs w:val="16"/>
              </w:rPr>
            </w:pPr>
            <w:r w:rsidRPr="008B201F">
              <w:rPr>
                <w:rFonts w:eastAsia="Aptos"/>
                <w:kern w:val="2"/>
                <w:sz w:val="16"/>
                <w:szCs w:val="16"/>
              </w:rPr>
              <w:t>57.15</w:t>
            </w:r>
          </w:p>
        </w:tc>
      </w:tr>
      <w:tr w:rsidR="00232CF6" w:rsidRPr="00DD5F6A" w14:paraId="4F635C5A"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6C3AE28E" w14:textId="77777777" w:rsidR="00232CF6" w:rsidRPr="00DD5F6A" w:rsidRDefault="00232CF6" w:rsidP="004422F2">
            <w:pPr>
              <w:jc w:val="center"/>
              <w:rPr>
                <w:sz w:val="16"/>
                <w:szCs w:val="16"/>
              </w:rPr>
            </w:pPr>
            <w:r w:rsidRPr="00DD5F6A">
              <w:rPr>
                <w:sz w:val="16"/>
                <w:szCs w:val="16"/>
              </w:rPr>
              <w:lastRenderedPageBreak/>
              <w:t>2,860.01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2A124E9C" w14:textId="77777777" w:rsidR="00232CF6" w:rsidRPr="00DD5F6A" w:rsidRDefault="00232CF6" w:rsidP="004422F2">
            <w:pPr>
              <w:jc w:val="center"/>
              <w:rPr>
                <w:sz w:val="16"/>
                <w:szCs w:val="16"/>
              </w:rPr>
            </w:pPr>
            <w:r w:rsidRPr="00DD5F6A">
              <w:rPr>
                <w:sz w:val="16"/>
                <w:szCs w:val="16"/>
              </w:rPr>
              <w:t>2,900.00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1B5E753D" w14:textId="77777777" w:rsidR="00232CF6" w:rsidRPr="00DD5F6A" w:rsidRDefault="00232CF6" w:rsidP="004422F2">
            <w:pPr>
              <w:jc w:val="center"/>
              <w:rPr>
                <w:sz w:val="16"/>
                <w:szCs w:val="16"/>
              </w:rPr>
            </w:pPr>
            <w:r w:rsidRPr="008B201F">
              <w:rPr>
                <w:rFonts w:eastAsia="Aptos"/>
                <w:kern w:val="2"/>
                <w:sz w:val="16"/>
                <w:szCs w:val="16"/>
              </w:rPr>
              <w:t>88.99</w:t>
            </w:r>
          </w:p>
        </w:tc>
        <w:tc>
          <w:tcPr>
            <w:tcW w:w="900" w:type="dxa"/>
            <w:tcBorders>
              <w:top w:val="single" w:sz="4" w:space="0" w:color="auto"/>
              <w:left w:val="nil"/>
              <w:bottom w:val="single" w:sz="4" w:space="0" w:color="auto"/>
              <w:right w:val="single" w:sz="4" w:space="0" w:color="auto"/>
            </w:tcBorders>
            <w:noWrap/>
            <w:vAlign w:val="bottom"/>
            <w:hideMark/>
          </w:tcPr>
          <w:p w14:paraId="11C47257" w14:textId="77777777" w:rsidR="00232CF6" w:rsidRPr="00DD5F6A" w:rsidRDefault="00232CF6" w:rsidP="004422F2">
            <w:pPr>
              <w:jc w:val="center"/>
              <w:rPr>
                <w:sz w:val="16"/>
                <w:szCs w:val="16"/>
              </w:rPr>
            </w:pPr>
            <w:r w:rsidRPr="008B201F">
              <w:rPr>
                <w:rFonts w:eastAsia="Aptos"/>
                <w:kern w:val="2"/>
                <w:sz w:val="16"/>
                <w:szCs w:val="16"/>
              </w:rPr>
              <w:t>73.69</w:t>
            </w:r>
          </w:p>
        </w:tc>
        <w:tc>
          <w:tcPr>
            <w:tcW w:w="1170" w:type="dxa"/>
            <w:tcBorders>
              <w:top w:val="single" w:sz="4" w:space="0" w:color="auto"/>
              <w:left w:val="nil"/>
              <w:bottom w:val="single" w:sz="4" w:space="0" w:color="auto"/>
              <w:right w:val="double" w:sz="6" w:space="0" w:color="auto"/>
            </w:tcBorders>
            <w:noWrap/>
            <w:vAlign w:val="bottom"/>
            <w:hideMark/>
          </w:tcPr>
          <w:p w14:paraId="38632A87" w14:textId="77777777" w:rsidR="00232CF6" w:rsidRPr="00DD5F6A" w:rsidRDefault="00232CF6" w:rsidP="004422F2">
            <w:pPr>
              <w:jc w:val="center"/>
              <w:rPr>
                <w:sz w:val="16"/>
                <w:szCs w:val="16"/>
              </w:rPr>
            </w:pPr>
            <w:r w:rsidRPr="008B201F">
              <w:rPr>
                <w:rFonts w:eastAsia="Aptos"/>
                <w:kern w:val="2"/>
                <w:sz w:val="16"/>
                <w:szCs w:val="16"/>
              </w:rPr>
              <w:t>58.39</w:t>
            </w:r>
          </w:p>
        </w:tc>
      </w:tr>
      <w:tr w:rsidR="00232CF6" w:rsidRPr="00DD5F6A" w14:paraId="7772EF97"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31DAC455" w14:textId="77777777" w:rsidR="00232CF6" w:rsidRPr="00DD5F6A" w:rsidRDefault="00232CF6" w:rsidP="004422F2">
            <w:pPr>
              <w:jc w:val="center"/>
              <w:rPr>
                <w:sz w:val="16"/>
                <w:szCs w:val="16"/>
              </w:rPr>
            </w:pPr>
            <w:r w:rsidRPr="00DD5F6A">
              <w:rPr>
                <w:sz w:val="16"/>
                <w:szCs w:val="16"/>
              </w:rPr>
              <w:t>2,900.01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30AAD057" w14:textId="77777777" w:rsidR="00232CF6" w:rsidRPr="00DD5F6A" w:rsidRDefault="00232CF6" w:rsidP="004422F2">
            <w:pPr>
              <w:jc w:val="center"/>
              <w:rPr>
                <w:sz w:val="16"/>
                <w:szCs w:val="16"/>
              </w:rPr>
            </w:pPr>
            <w:r w:rsidRPr="00DD5F6A">
              <w:rPr>
                <w:sz w:val="16"/>
                <w:szCs w:val="16"/>
              </w:rPr>
              <w:t>2,940.00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24075CD1" w14:textId="77777777" w:rsidR="00232CF6" w:rsidRPr="00DD5F6A" w:rsidRDefault="00232CF6" w:rsidP="004422F2">
            <w:pPr>
              <w:jc w:val="center"/>
              <w:rPr>
                <w:sz w:val="16"/>
                <w:szCs w:val="16"/>
              </w:rPr>
            </w:pPr>
            <w:r w:rsidRPr="008B201F">
              <w:rPr>
                <w:rFonts w:eastAsia="Aptos"/>
                <w:kern w:val="2"/>
                <w:sz w:val="16"/>
                <w:szCs w:val="16"/>
              </w:rPr>
              <w:t>90.23</w:t>
            </w:r>
          </w:p>
        </w:tc>
        <w:tc>
          <w:tcPr>
            <w:tcW w:w="900" w:type="dxa"/>
            <w:tcBorders>
              <w:top w:val="single" w:sz="4" w:space="0" w:color="auto"/>
              <w:left w:val="nil"/>
              <w:bottom w:val="single" w:sz="4" w:space="0" w:color="auto"/>
              <w:right w:val="single" w:sz="4" w:space="0" w:color="auto"/>
            </w:tcBorders>
            <w:noWrap/>
            <w:vAlign w:val="bottom"/>
            <w:hideMark/>
          </w:tcPr>
          <w:p w14:paraId="49809524" w14:textId="77777777" w:rsidR="00232CF6" w:rsidRPr="00DD5F6A" w:rsidRDefault="00232CF6" w:rsidP="004422F2">
            <w:pPr>
              <w:jc w:val="center"/>
              <w:rPr>
                <w:sz w:val="16"/>
                <w:szCs w:val="16"/>
              </w:rPr>
            </w:pPr>
            <w:r w:rsidRPr="008B201F">
              <w:rPr>
                <w:rFonts w:eastAsia="Aptos"/>
                <w:kern w:val="2"/>
                <w:sz w:val="16"/>
                <w:szCs w:val="16"/>
              </w:rPr>
              <w:t>74.93</w:t>
            </w:r>
          </w:p>
        </w:tc>
        <w:tc>
          <w:tcPr>
            <w:tcW w:w="1170" w:type="dxa"/>
            <w:tcBorders>
              <w:top w:val="single" w:sz="4" w:space="0" w:color="auto"/>
              <w:left w:val="nil"/>
              <w:bottom w:val="single" w:sz="4" w:space="0" w:color="auto"/>
              <w:right w:val="double" w:sz="6" w:space="0" w:color="auto"/>
            </w:tcBorders>
            <w:noWrap/>
            <w:vAlign w:val="bottom"/>
            <w:hideMark/>
          </w:tcPr>
          <w:p w14:paraId="64E67066" w14:textId="77777777" w:rsidR="00232CF6" w:rsidRPr="00DD5F6A" w:rsidRDefault="00232CF6" w:rsidP="004422F2">
            <w:pPr>
              <w:jc w:val="center"/>
              <w:rPr>
                <w:sz w:val="16"/>
                <w:szCs w:val="16"/>
              </w:rPr>
            </w:pPr>
            <w:r w:rsidRPr="008B201F">
              <w:rPr>
                <w:rFonts w:eastAsia="Aptos"/>
                <w:kern w:val="2"/>
                <w:sz w:val="16"/>
                <w:szCs w:val="16"/>
              </w:rPr>
              <w:t>59.63</w:t>
            </w:r>
          </w:p>
        </w:tc>
      </w:tr>
      <w:tr w:rsidR="00232CF6" w:rsidRPr="00DD5F6A" w14:paraId="59090349"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0F5E5B56" w14:textId="77777777" w:rsidR="00232CF6" w:rsidRPr="00DD5F6A" w:rsidRDefault="00232CF6" w:rsidP="004422F2">
            <w:pPr>
              <w:jc w:val="center"/>
              <w:rPr>
                <w:sz w:val="16"/>
                <w:szCs w:val="16"/>
              </w:rPr>
            </w:pPr>
            <w:r w:rsidRPr="00DD5F6A">
              <w:rPr>
                <w:sz w:val="16"/>
                <w:szCs w:val="16"/>
              </w:rPr>
              <w:t>2,940.01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31E29FE0" w14:textId="77777777" w:rsidR="00232CF6" w:rsidRPr="00DD5F6A" w:rsidRDefault="00232CF6" w:rsidP="004422F2">
            <w:pPr>
              <w:jc w:val="center"/>
              <w:rPr>
                <w:sz w:val="16"/>
                <w:szCs w:val="16"/>
              </w:rPr>
            </w:pPr>
            <w:r w:rsidRPr="00DD5F6A">
              <w:rPr>
                <w:sz w:val="16"/>
                <w:szCs w:val="16"/>
              </w:rPr>
              <w:t>2,980.00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5E1C1F9A" w14:textId="77777777" w:rsidR="00232CF6" w:rsidRPr="00DD5F6A" w:rsidRDefault="00232CF6" w:rsidP="004422F2">
            <w:pPr>
              <w:jc w:val="center"/>
              <w:rPr>
                <w:sz w:val="16"/>
                <w:szCs w:val="16"/>
              </w:rPr>
            </w:pPr>
            <w:r w:rsidRPr="008B201F">
              <w:rPr>
                <w:rFonts w:eastAsia="Aptos"/>
                <w:kern w:val="2"/>
                <w:sz w:val="16"/>
                <w:szCs w:val="16"/>
              </w:rPr>
              <w:t>91.46</w:t>
            </w:r>
          </w:p>
        </w:tc>
        <w:tc>
          <w:tcPr>
            <w:tcW w:w="900" w:type="dxa"/>
            <w:tcBorders>
              <w:top w:val="single" w:sz="4" w:space="0" w:color="auto"/>
              <w:left w:val="nil"/>
              <w:bottom w:val="single" w:sz="4" w:space="0" w:color="auto"/>
              <w:right w:val="single" w:sz="4" w:space="0" w:color="auto"/>
            </w:tcBorders>
            <w:noWrap/>
            <w:vAlign w:val="bottom"/>
            <w:hideMark/>
          </w:tcPr>
          <w:p w14:paraId="77F53EDE" w14:textId="77777777" w:rsidR="00232CF6" w:rsidRPr="00DD5F6A" w:rsidRDefault="00232CF6" w:rsidP="004422F2">
            <w:pPr>
              <w:jc w:val="center"/>
              <w:rPr>
                <w:sz w:val="16"/>
                <w:szCs w:val="16"/>
              </w:rPr>
            </w:pPr>
            <w:r w:rsidRPr="008B201F">
              <w:rPr>
                <w:rFonts w:eastAsia="Aptos"/>
                <w:kern w:val="2"/>
                <w:sz w:val="16"/>
                <w:szCs w:val="16"/>
              </w:rPr>
              <w:t>76.16</w:t>
            </w:r>
          </w:p>
        </w:tc>
        <w:tc>
          <w:tcPr>
            <w:tcW w:w="1170" w:type="dxa"/>
            <w:tcBorders>
              <w:top w:val="single" w:sz="4" w:space="0" w:color="auto"/>
              <w:left w:val="nil"/>
              <w:bottom w:val="single" w:sz="4" w:space="0" w:color="auto"/>
              <w:right w:val="double" w:sz="6" w:space="0" w:color="auto"/>
            </w:tcBorders>
            <w:noWrap/>
            <w:vAlign w:val="bottom"/>
            <w:hideMark/>
          </w:tcPr>
          <w:p w14:paraId="1679C862" w14:textId="77777777" w:rsidR="00232CF6" w:rsidRPr="00DD5F6A" w:rsidRDefault="00232CF6" w:rsidP="004422F2">
            <w:pPr>
              <w:jc w:val="center"/>
              <w:rPr>
                <w:sz w:val="16"/>
                <w:szCs w:val="16"/>
              </w:rPr>
            </w:pPr>
            <w:r w:rsidRPr="008B201F">
              <w:rPr>
                <w:rFonts w:eastAsia="Aptos"/>
                <w:kern w:val="2"/>
                <w:sz w:val="16"/>
                <w:szCs w:val="16"/>
              </w:rPr>
              <w:t>60.86</w:t>
            </w:r>
          </w:p>
        </w:tc>
      </w:tr>
      <w:tr w:rsidR="00232CF6" w:rsidRPr="00DD5F6A" w14:paraId="67AB4D22"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49CFDD63" w14:textId="77777777" w:rsidR="00232CF6" w:rsidRPr="00DD5F6A" w:rsidRDefault="00232CF6" w:rsidP="004422F2">
            <w:pPr>
              <w:jc w:val="center"/>
              <w:rPr>
                <w:sz w:val="16"/>
                <w:szCs w:val="16"/>
              </w:rPr>
            </w:pPr>
            <w:r w:rsidRPr="00DD5F6A">
              <w:rPr>
                <w:sz w:val="16"/>
                <w:szCs w:val="16"/>
              </w:rPr>
              <w:t>2,980.01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466CFEF3" w14:textId="77777777" w:rsidR="00232CF6" w:rsidRPr="00DD5F6A" w:rsidRDefault="00232CF6" w:rsidP="004422F2">
            <w:pPr>
              <w:jc w:val="center"/>
              <w:rPr>
                <w:sz w:val="16"/>
                <w:szCs w:val="16"/>
              </w:rPr>
            </w:pPr>
            <w:r w:rsidRPr="00DD5F6A">
              <w:rPr>
                <w:sz w:val="16"/>
                <w:szCs w:val="16"/>
              </w:rPr>
              <w:t>3,020.00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5E7D7DE7" w14:textId="77777777" w:rsidR="00232CF6" w:rsidRPr="00DD5F6A" w:rsidRDefault="00232CF6" w:rsidP="004422F2">
            <w:pPr>
              <w:jc w:val="center"/>
              <w:rPr>
                <w:sz w:val="16"/>
                <w:szCs w:val="16"/>
              </w:rPr>
            </w:pPr>
            <w:r w:rsidRPr="008B201F">
              <w:rPr>
                <w:rFonts w:eastAsia="Aptos"/>
                <w:kern w:val="2"/>
                <w:sz w:val="16"/>
                <w:szCs w:val="16"/>
              </w:rPr>
              <w:t>92.70</w:t>
            </w:r>
          </w:p>
        </w:tc>
        <w:tc>
          <w:tcPr>
            <w:tcW w:w="900" w:type="dxa"/>
            <w:tcBorders>
              <w:top w:val="single" w:sz="4" w:space="0" w:color="auto"/>
              <w:left w:val="nil"/>
              <w:bottom w:val="single" w:sz="4" w:space="0" w:color="auto"/>
              <w:right w:val="single" w:sz="4" w:space="0" w:color="auto"/>
            </w:tcBorders>
            <w:noWrap/>
            <w:vAlign w:val="bottom"/>
            <w:hideMark/>
          </w:tcPr>
          <w:p w14:paraId="0F53E7A7" w14:textId="77777777" w:rsidR="00232CF6" w:rsidRPr="00DD5F6A" w:rsidRDefault="00232CF6" w:rsidP="004422F2">
            <w:pPr>
              <w:jc w:val="center"/>
              <w:rPr>
                <w:sz w:val="16"/>
                <w:szCs w:val="16"/>
              </w:rPr>
            </w:pPr>
            <w:r w:rsidRPr="008B201F">
              <w:rPr>
                <w:rFonts w:eastAsia="Aptos"/>
                <w:kern w:val="2"/>
                <w:sz w:val="16"/>
                <w:szCs w:val="16"/>
              </w:rPr>
              <w:t>77.40</w:t>
            </w:r>
          </w:p>
        </w:tc>
        <w:tc>
          <w:tcPr>
            <w:tcW w:w="1170" w:type="dxa"/>
            <w:tcBorders>
              <w:top w:val="single" w:sz="4" w:space="0" w:color="auto"/>
              <w:left w:val="nil"/>
              <w:bottom w:val="single" w:sz="4" w:space="0" w:color="auto"/>
              <w:right w:val="double" w:sz="6" w:space="0" w:color="auto"/>
            </w:tcBorders>
            <w:noWrap/>
            <w:vAlign w:val="bottom"/>
            <w:hideMark/>
          </w:tcPr>
          <w:p w14:paraId="20EAB841" w14:textId="77777777" w:rsidR="00232CF6" w:rsidRPr="00DD5F6A" w:rsidRDefault="00232CF6" w:rsidP="004422F2">
            <w:pPr>
              <w:jc w:val="center"/>
              <w:rPr>
                <w:sz w:val="16"/>
                <w:szCs w:val="16"/>
              </w:rPr>
            </w:pPr>
            <w:r w:rsidRPr="008B201F">
              <w:rPr>
                <w:rFonts w:eastAsia="Aptos"/>
                <w:kern w:val="2"/>
                <w:sz w:val="16"/>
                <w:szCs w:val="16"/>
              </w:rPr>
              <w:t>62.10</w:t>
            </w:r>
          </w:p>
        </w:tc>
      </w:tr>
      <w:tr w:rsidR="00232CF6" w:rsidRPr="00DD5F6A" w14:paraId="16D0379E"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31BB020B" w14:textId="77777777" w:rsidR="00232CF6" w:rsidRPr="00DD5F6A" w:rsidRDefault="00232CF6" w:rsidP="004422F2">
            <w:pPr>
              <w:jc w:val="center"/>
              <w:rPr>
                <w:sz w:val="16"/>
                <w:szCs w:val="16"/>
              </w:rPr>
            </w:pPr>
            <w:r w:rsidRPr="00DD5F6A">
              <w:rPr>
                <w:sz w:val="16"/>
                <w:szCs w:val="16"/>
              </w:rPr>
              <w:t>3,020.01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6E4A4107" w14:textId="77777777" w:rsidR="00232CF6" w:rsidRPr="00DD5F6A" w:rsidRDefault="00232CF6" w:rsidP="004422F2">
            <w:pPr>
              <w:jc w:val="center"/>
              <w:rPr>
                <w:sz w:val="16"/>
                <w:szCs w:val="16"/>
              </w:rPr>
            </w:pPr>
            <w:r w:rsidRPr="00DD5F6A">
              <w:rPr>
                <w:sz w:val="16"/>
                <w:szCs w:val="16"/>
              </w:rPr>
              <w:t>3,060.00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31AD8C00" w14:textId="77777777" w:rsidR="00232CF6" w:rsidRPr="00DD5F6A" w:rsidRDefault="00232CF6" w:rsidP="004422F2">
            <w:pPr>
              <w:jc w:val="center"/>
              <w:rPr>
                <w:sz w:val="16"/>
                <w:szCs w:val="16"/>
              </w:rPr>
            </w:pPr>
            <w:r w:rsidRPr="008B201F">
              <w:rPr>
                <w:rFonts w:eastAsia="Aptos"/>
                <w:kern w:val="2"/>
                <w:sz w:val="16"/>
                <w:szCs w:val="16"/>
              </w:rPr>
              <w:t>93.94</w:t>
            </w:r>
          </w:p>
        </w:tc>
        <w:tc>
          <w:tcPr>
            <w:tcW w:w="900" w:type="dxa"/>
            <w:tcBorders>
              <w:top w:val="single" w:sz="4" w:space="0" w:color="auto"/>
              <w:left w:val="nil"/>
              <w:bottom w:val="single" w:sz="4" w:space="0" w:color="auto"/>
              <w:right w:val="single" w:sz="4" w:space="0" w:color="auto"/>
            </w:tcBorders>
            <w:noWrap/>
            <w:vAlign w:val="bottom"/>
            <w:hideMark/>
          </w:tcPr>
          <w:p w14:paraId="69E0A98C" w14:textId="77777777" w:rsidR="00232CF6" w:rsidRPr="00DD5F6A" w:rsidRDefault="00232CF6" w:rsidP="004422F2">
            <w:pPr>
              <w:jc w:val="center"/>
              <w:rPr>
                <w:sz w:val="16"/>
                <w:szCs w:val="16"/>
              </w:rPr>
            </w:pPr>
            <w:r w:rsidRPr="008B201F">
              <w:rPr>
                <w:rFonts w:eastAsia="Aptos"/>
                <w:kern w:val="2"/>
                <w:sz w:val="16"/>
                <w:szCs w:val="16"/>
              </w:rPr>
              <w:t>78.63</w:t>
            </w:r>
          </w:p>
        </w:tc>
        <w:tc>
          <w:tcPr>
            <w:tcW w:w="1170" w:type="dxa"/>
            <w:tcBorders>
              <w:top w:val="single" w:sz="4" w:space="0" w:color="auto"/>
              <w:left w:val="nil"/>
              <w:bottom w:val="single" w:sz="4" w:space="0" w:color="auto"/>
              <w:right w:val="double" w:sz="6" w:space="0" w:color="auto"/>
            </w:tcBorders>
            <w:noWrap/>
            <w:vAlign w:val="bottom"/>
            <w:hideMark/>
          </w:tcPr>
          <w:p w14:paraId="6AD55FFC" w14:textId="77777777" w:rsidR="00232CF6" w:rsidRPr="00DD5F6A" w:rsidRDefault="00232CF6" w:rsidP="004422F2">
            <w:pPr>
              <w:jc w:val="center"/>
              <w:rPr>
                <w:sz w:val="16"/>
                <w:szCs w:val="16"/>
              </w:rPr>
            </w:pPr>
            <w:r w:rsidRPr="008B201F">
              <w:rPr>
                <w:rFonts w:eastAsia="Aptos"/>
                <w:kern w:val="2"/>
                <w:sz w:val="16"/>
                <w:szCs w:val="16"/>
              </w:rPr>
              <w:t>63.33</w:t>
            </w:r>
          </w:p>
        </w:tc>
      </w:tr>
      <w:tr w:rsidR="00232CF6" w:rsidRPr="00DD5F6A" w14:paraId="0B6C94B5"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4CF25F9F" w14:textId="77777777" w:rsidR="00232CF6" w:rsidRPr="00DD5F6A" w:rsidRDefault="00232CF6" w:rsidP="004422F2">
            <w:pPr>
              <w:jc w:val="center"/>
              <w:rPr>
                <w:sz w:val="16"/>
                <w:szCs w:val="16"/>
              </w:rPr>
            </w:pPr>
            <w:r w:rsidRPr="00DD5F6A">
              <w:rPr>
                <w:sz w:val="16"/>
                <w:szCs w:val="16"/>
              </w:rPr>
              <w:t>3,060.01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094B2B96" w14:textId="77777777" w:rsidR="00232CF6" w:rsidRPr="00DD5F6A" w:rsidRDefault="00232CF6" w:rsidP="004422F2">
            <w:pPr>
              <w:jc w:val="center"/>
              <w:rPr>
                <w:sz w:val="16"/>
                <w:szCs w:val="16"/>
              </w:rPr>
            </w:pPr>
            <w:r w:rsidRPr="00DD5F6A">
              <w:rPr>
                <w:sz w:val="16"/>
                <w:szCs w:val="16"/>
              </w:rPr>
              <w:t>3,100.00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23D3BE49" w14:textId="77777777" w:rsidR="00232CF6" w:rsidRPr="00DD5F6A" w:rsidRDefault="00232CF6" w:rsidP="004422F2">
            <w:pPr>
              <w:jc w:val="center"/>
              <w:rPr>
                <w:sz w:val="16"/>
                <w:szCs w:val="16"/>
              </w:rPr>
            </w:pPr>
            <w:r w:rsidRPr="008B201F">
              <w:rPr>
                <w:rFonts w:eastAsia="Aptos"/>
                <w:kern w:val="2"/>
                <w:sz w:val="16"/>
                <w:szCs w:val="16"/>
              </w:rPr>
              <w:t>95.17</w:t>
            </w:r>
          </w:p>
        </w:tc>
        <w:tc>
          <w:tcPr>
            <w:tcW w:w="900" w:type="dxa"/>
            <w:tcBorders>
              <w:top w:val="single" w:sz="4" w:space="0" w:color="auto"/>
              <w:left w:val="nil"/>
              <w:bottom w:val="single" w:sz="4" w:space="0" w:color="auto"/>
              <w:right w:val="single" w:sz="4" w:space="0" w:color="auto"/>
            </w:tcBorders>
            <w:noWrap/>
            <w:vAlign w:val="bottom"/>
            <w:hideMark/>
          </w:tcPr>
          <w:p w14:paraId="0D37B11E" w14:textId="77777777" w:rsidR="00232CF6" w:rsidRPr="00DD5F6A" w:rsidRDefault="00232CF6" w:rsidP="004422F2">
            <w:pPr>
              <w:jc w:val="center"/>
              <w:rPr>
                <w:sz w:val="16"/>
                <w:szCs w:val="16"/>
              </w:rPr>
            </w:pPr>
            <w:r w:rsidRPr="008B201F">
              <w:rPr>
                <w:rFonts w:eastAsia="Aptos"/>
                <w:kern w:val="2"/>
                <w:sz w:val="16"/>
                <w:szCs w:val="16"/>
              </w:rPr>
              <w:t>79.87</w:t>
            </w:r>
          </w:p>
        </w:tc>
        <w:tc>
          <w:tcPr>
            <w:tcW w:w="1170" w:type="dxa"/>
            <w:tcBorders>
              <w:top w:val="single" w:sz="4" w:space="0" w:color="auto"/>
              <w:left w:val="nil"/>
              <w:bottom w:val="single" w:sz="4" w:space="0" w:color="auto"/>
              <w:right w:val="double" w:sz="6" w:space="0" w:color="auto"/>
            </w:tcBorders>
            <w:noWrap/>
            <w:vAlign w:val="bottom"/>
            <w:hideMark/>
          </w:tcPr>
          <w:p w14:paraId="2C928106" w14:textId="77777777" w:rsidR="00232CF6" w:rsidRPr="00DD5F6A" w:rsidRDefault="00232CF6" w:rsidP="004422F2">
            <w:pPr>
              <w:jc w:val="center"/>
              <w:rPr>
                <w:sz w:val="16"/>
                <w:szCs w:val="16"/>
              </w:rPr>
            </w:pPr>
            <w:r w:rsidRPr="008B201F">
              <w:rPr>
                <w:rFonts w:eastAsia="Aptos"/>
                <w:kern w:val="2"/>
                <w:sz w:val="16"/>
                <w:szCs w:val="16"/>
              </w:rPr>
              <w:t>64.57</w:t>
            </w:r>
          </w:p>
        </w:tc>
      </w:tr>
      <w:tr w:rsidR="00232CF6" w:rsidRPr="00DD5F6A" w14:paraId="28E2867B"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5F9188D8" w14:textId="77777777" w:rsidR="00232CF6" w:rsidRPr="00DD5F6A" w:rsidRDefault="00232CF6" w:rsidP="004422F2">
            <w:pPr>
              <w:jc w:val="center"/>
              <w:rPr>
                <w:sz w:val="16"/>
                <w:szCs w:val="16"/>
              </w:rPr>
            </w:pPr>
            <w:r w:rsidRPr="00DD5F6A">
              <w:rPr>
                <w:sz w:val="16"/>
                <w:szCs w:val="16"/>
              </w:rPr>
              <w:t>3,100.01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6D3B9CEF" w14:textId="77777777" w:rsidR="00232CF6" w:rsidRPr="00DD5F6A" w:rsidRDefault="00232CF6" w:rsidP="004422F2">
            <w:pPr>
              <w:jc w:val="center"/>
              <w:rPr>
                <w:sz w:val="16"/>
                <w:szCs w:val="16"/>
              </w:rPr>
            </w:pPr>
            <w:r w:rsidRPr="00DD5F6A">
              <w:rPr>
                <w:sz w:val="16"/>
                <w:szCs w:val="16"/>
              </w:rPr>
              <w:t>3,140.00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23006E31" w14:textId="77777777" w:rsidR="00232CF6" w:rsidRPr="00DD5F6A" w:rsidRDefault="00232CF6" w:rsidP="004422F2">
            <w:pPr>
              <w:jc w:val="center"/>
              <w:rPr>
                <w:sz w:val="16"/>
                <w:szCs w:val="16"/>
              </w:rPr>
            </w:pPr>
            <w:r w:rsidRPr="008B201F">
              <w:rPr>
                <w:rFonts w:eastAsia="Aptos"/>
                <w:kern w:val="2"/>
                <w:sz w:val="16"/>
                <w:szCs w:val="16"/>
              </w:rPr>
              <w:t>96.41</w:t>
            </w:r>
          </w:p>
        </w:tc>
        <w:tc>
          <w:tcPr>
            <w:tcW w:w="900" w:type="dxa"/>
            <w:tcBorders>
              <w:top w:val="single" w:sz="4" w:space="0" w:color="auto"/>
              <w:left w:val="nil"/>
              <w:bottom w:val="single" w:sz="4" w:space="0" w:color="auto"/>
              <w:right w:val="single" w:sz="4" w:space="0" w:color="auto"/>
            </w:tcBorders>
            <w:noWrap/>
            <w:vAlign w:val="bottom"/>
            <w:hideMark/>
          </w:tcPr>
          <w:p w14:paraId="629020E5" w14:textId="77777777" w:rsidR="00232CF6" w:rsidRPr="00DD5F6A" w:rsidRDefault="00232CF6" w:rsidP="004422F2">
            <w:pPr>
              <w:jc w:val="center"/>
              <w:rPr>
                <w:sz w:val="16"/>
                <w:szCs w:val="16"/>
              </w:rPr>
            </w:pPr>
            <w:r w:rsidRPr="008B201F">
              <w:rPr>
                <w:rFonts w:eastAsia="Aptos"/>
                <w:kern w:val="2"/>
                <w:sz w:val="16"/>
                <w:szCs w:val="16"/>
              </w:rPr>
              <w:t>81.11</w:t>
            </w:r>
          </w:p>
        </w:tc>
        <w:tc>
          <w:tcPr>
            <w:tcW w:w="1170" w:type="dxa"/>
            <w:tcBorders>
              <w:top w:val="single" w:sz="4" w:space="0" w:color="auto"/>
              <w:left w:val="nil"/>
              <w:bottom w:val="single" w:sz="4" w:space="0" w:color="auto"/>
              <w:right w:val="double" w:sz="6" w:space="0" w:color="auto"/>
            </w:tcBorders>
            <w:noWrap/>
            <w:vAlign w:val="bottom"/>
            <w:hideMark/>
          </w:tcPr>
          <w:p w14:paraId="4E4ADBE4" w14:textId="77777777" w:rsidR="00232CF6" w:rsidRPr="00DD5F6A" w:rsidRDefault="00232CF6" w:rsidP="004422F2">
            <w:pPr>
              <w:jc w:val="center"/>
              <w:rPr>
                <w:sz w:val="16"/>
                <w:szCs w:val="16"/>
              </w:rPr>
            </w:pPr>
            <w:r w:rsidRPr="008B201F">
              <w:rPr>
                <w:rFonts w:eastAsia="Aptos"/>
                <w:kern w:val="2"/>
                <w:sz w:val="16"/>
                <w:szCs w:val="16"/>
              </w:rPr>
              <w:t>65.81</w:t>
            </w:r>
          </w:p>
        </w:tc>
      </w:tr>
      <w:tr w:rsidR="00232CF6" w:rsidRPr="00DD5F6A" w14:paraId="1F8148EA"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154DEF8F" w14:textId="77777777" w:rsidR="00232CF6" w:rsidRPr="00DD5F6A" w:rsidRDefault="00232CF6" w:rsidP="004422F2">
            <w:pPr>
              <w:jc w:val="center"/>
              <w:rPr>
                <w:sz w:val="16"/>
                <w:szCs w:val="16"/>
              </w:rPr>
            </w:pPr>
            <w:r w:rsidRPr="00DD5F6A">
              <w:rPr>
                <w:sz w:val="16"/>
                <w:szCs w:val="16"/>
              </w:rPr>
              <w:t>3,140.01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69EBF060" w14:textId="77777777" w:rsidR="00232CF6" w:rsidRPr="00DD5F6A" w:rsidRDefault="00232CF6" w:rsidP="004422F2">
            <w:pPr>
              <w:jc w:val="center"/>
              <w:rPr>
                <w:sz w:val="16"/>
                <w:szCs w:val="16"/>
              </w:rPr>
            </w:pPr>
            <w:r w:rsidRPr="00DD5F6A">
              <w:rPr>
                <w:sz w:val="16"/>
                <w:szCs w:val="16"/>
              </w:rPr>
              <w:t>3,180.00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1B719241" w14:textId="77777777" w:rsidR="00232CF6" w:rsidRPr="00DD5F6A" w:rsidRDefault="00232CF6" w:rsidP="004422F2">
            <w:pPr>
              <w:jc w:val="center"/>
              <w:rPr>
                <w:sz w:val="16"/>
                <w:szCs w:val="16"/>
              </w:rPr>
            </w:pPr>
            <w:r w:rsidRPr="008B201F">
              <w:rPr>
                <w:rFonts w:eastAsia="Aptos"/>
                <w:kern w:val="2"/>
                <w:sz w:val="16"/>
                <w:szCs w:val="16"/>
              </w:rPr>
              <w:t>97.64</w:t>
            </w:r>
          </w:p>
        </w:tc>
        <w:tc>
          <w:tcPr>
            <w:tcW w:w="900" w:type="dxa"/>
            <w:tcBorders>
              <w:top w:val="single" w:sz="4" w:space="0" w:color="auto"/>
              <w:left w:val="nil"/>
              <w:bottom w:val="single" w:sz="4" w:space="0" w:color="auto"/>
              <w:right w:val="single" w:sz="4" w:space="0" w:color="auto"/>
            </w:tcBorders>
            <w:noWrap/>
            <w:vAlign w:val="bottom"/>
            <w:hideMark/>
          </w:tcPr>
          <w:p w14:paraId="6F04995C" w14:textId="77777777" w:rsidR="00232CF6" w:rsidRPr="00DD5F6A" w:rsidRDefault="00232CF6" w:rsidP="004422F2">
            <w:pPr>
              <w:jc w:val="center"/>
              <w:rPr>
                <w:sz w:val="16"/>
                <w:szCs w:val="16"/>
              </w:rPr>
            </w:pPr>
            <w:r w:rsidRPr="008B201F">
              <w:rPr>
                <w:rFonts w:eastAsia="Aptos"/>
                <w:kern w:val="2"/>
                <w:sz w:val="16"/>
                <w:szCs w:val="16"/>
              </w:rPr>
              <w:t>82.34</w:t>
            </w:r>
          </w:p>
        </w:tc>
        <w:tc>
          <w:tcPr>
            <w:tcW w:w="1170" w:type="dxa"/>
            <w:tcBorders>
              <w:top w:val="single" w:sz="4" w:space="0" w:color="auto"/>
              <w:left w:val="nil"/>
              <w:bottom w:val="single" w:sz="4" w:space="0" w:color="auto"/>
              <w:right w:val="double" w:sz="6" w:space="0" w:color="auto"/>
            </w:tcBorders>
            <w:noWrap/>
            <w:vAlign w:val="bottom"/>
            <w:hideMark/>
          </w:tcPr>
          <w:p w14:paraId="1E7C3EC8" w14:textId="77777777" w:rsidR="00232CF6" w:rsidRPr="00DD5F6A" w:rsidRDefault="00232CF6" w:rsidP="004422F2">
            <w:pPr>
              <w:jc w:val="center"/>
              <w:rPr>
                <w:sz w:val="16"/>
                <w:szCs w:val="16"/>
              </w:rPr>
            </w:pPr>
            <w:r w:rsidRPr="008B201F">
              <w:rPr>
                <w:rFonts w:eastAsia="Aptos"/>
                <w:kern w:val="2"/>
                <w:sz w:val="16"/>
                <w:szCs w:val="16"/>
              </w:rPr>
              <w:t>67.04</w:t>
            </w:r>
          </w:p>
        </w:tc>
      </w:tr>
      <w:tr w:rsidR="00232CF6" w:rsidRPr="00DD5F6A" w14:paraId="047ABC86"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3DD6ECB5" w14:textId="77777777" w:rsidR="00232CF6" w:rsidRPr="00DD5F6A" w:rsidRDefault="00232CF6" w:rsidP="004422F2">
            <w:pPr>
              <w:jc w:val="center"/>
              <w:rPr>
                <w:sz w:val="16"/>
                <w:szCs w:val="16"/>
              </w:rPr>
            </w:pPr>
            <w:r w:rsidRPr="00DD5F6A">
              <w:rPr>
                <w:sz w:val="16"/>
                <w:szCs w:val="16"/>
              </w:rPr>
              <w:t>3,180.01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7943C254" w14:textId="77777777" w:rsidR="00232CF6" w:rsidRPr="00DD5F6A" w:rsidRDefault="00232CF6" w:rsidP="004422F2">
            <w:pPr>
              <w:jc w:val="center"/>
              <w:rPr>
                <w:sz w:val="16"/>
                <w:szCs w:val="16"/>
              </w:rPr>
            </w:pPr>
            <w:r w:rsidRPr="00DD5F6A">
              <w:rPr>
                <w:sz w:val="16"/>
                <w:szCs w:val="16"/>
              </w:rPr>
              <w:t>3,220.00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378303E8" w14:textId="77777777" w:rsidR="00232CF6" w:rsidRPr="00DD5F6A" w:rsidRDefault="00232CF6" w:rsidP="004422F2">
            <w:pPr>
              <w:jc w:val="center"/>
              <w:rPr>
                <w:sz w:val="16"/>
                <w:szCs w:val="16"/>
              </w:rPr>
            </w:pPr>
            <w:r w:rsidRPr="008B201F">
              <w:rPr>
                <w:rFonts w:eastAsia="Aptos"/>
                <w:kern w:val="2"/>
                <w:sz w:val="16"/>
                <w:szCs w:val="16"/>
              </w:rPr>
              <w:t>98.88</w:t>
            </w:r>
          </w:p>
        </w:tc>
        <w:tc>
          <w:tcPr>
            <w:tcW w:w="900" w:type="dxa"/>
            <w:tcBorders>
              <w:top w:val="single" w:sz="4" w:space="0" w:color="auto"/>
              <w:left w:val="nil"/>
              <w:bottom w:val="single" w:sz="4" w:space="0" w:color="auto"/>
              <w:right w:val="single" w:sz="4" w:space="0" w:color="auto"/>
            </w:tcBorders>
            <w:noWrap/>
            <w:vAlign w:val="bottom"/>
            <w:hideMark/>
          </w:tcPr>
          <w:p w14:paraId="3839AAA2" w14:textId="77777777" w:rsidR="00232CF6" w:rsidRPr="00DD5F6A" w:rsidRDefault="00232CF6" w:rsidP="004422F2">
            <w:pPr>
              <w:jc w:val="center"/>
              <w:rPr>
                <w:sz w:val="16"/>
                <w:szCs w:val="16"/>
              </w:rPr>
            </w:pPr>
            <w:r w:rsidRPr="008B201F">
              <w:rPr>
                <w:rFonts w:eastAsia="Aptos"/>
                <w:kern w:val="2"/>
                <w:sz w:val="16"/>
                <w:szCs w:val="16"/>
              </w:rPr>
              <w:t>83.58</w:t>
            </w:r>
          </w:p>
        </w:tc>
        <w:tc>
          <w:tcPr>
            <w:tcW w:w="1170" w:type="dxa"/>
            <w:tcBorders>
              <w:top w:val="single" w:sz="4" w:space="0" w:color="auto"/>
              <w:left w:val="nil"/>
              <w:bottom w:val="single" w:sz="4" w:space="0" w:color="auto"/>
              <w:right w:val="double" w:sz="6" w:space="0" w:color="auto"/>
            </w:tcBorders>
            <w:noWrap/>
            <w:vAlign w:val="bottom"/>
            <w:hideMark/>
          </w:tcPr>
          <w:p w14:paraId="1753CA0B" w14:textId="77777777" w:rsidR="00232CF6" w:rsidRPr="00DD5F6A" w:rsidRDefault="00232CF6" w:rsidP="004422F2">
            <w:pPr>
              <w:jc w:val="center"/>
              <w:rPr>
                <w:sz w:val="16"/>
                <w:szCs w:val="16"/>
              </w:rPr>
            </w:pPr>
            <w:r w:rsidRPr="008B201F">
              <w:rPr>
                <w:rFonts w:eastAsia="Aptos"/>
                <w:kern w:val="2"/>
                <w:sz w:val="16"/>
                <w:szCs w:val="16"/>
              </w:rPr>
              <w:t>68.28</w:t>
            </w:r>
          </w:p>
        </w:tc>
      </w:tr>
      <w:tr w:rsidR="00232CF6" w:rsidRPr="00DD5F6A" w14:paraId="646D796D"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739F20D1" w14:textId="77777777" w:rsidR="00232CF6" w:rsidRPr="00DD5F6A" w:rsidRDefault="00232CF6" w:rsidP="004422F2">
            <w:pPr>
              <w:jc w:val="center"/>
              <w:rPr>
                <w:sz w:val="16"/>
                <w:szCs w:val="16"/>
              </w:rPr>
            </w:pPr>
            <w:r w:rsidRPr="00DD5F6A">
              <w:rPr>
                <w:sz w:val="16"/>
                <w:szCs w:val="16"/>
              </w:rPr>
              <w:t>3,220.01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3ABADE59" w14:textId="77777777" w:rsidR="00232CF6" w:rsidRPr="00DD5F6A" w:rsidRDefault="00232CF6" w:rsidP="004422F2">
            <w:pPr>
              <w:jc w:val="center"/>
              <w:rPr>
                <w:sz w:val="16"/>
                <w:szCs w:val="16"/>
              </w:rPr>
            </w:pPr>
            <w:r w:rsidRPr="00DD5F6A">
              <w:rPr>
                <w:sz w:val="16"/>
                <w:szCs w:val="16"/>
              </w:rPr>
              <w:t>3,260.00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2DF0CFE1" w14:textId="77777777" w:rsidR="00232CF6" w:rsidRPr="00DD5F6A" w:rsidRDefault="00232CF6" w:rsidP="004422F2">
            <w:pPr>
              <w:jc w:val="center"/>
              <w:rPr>
                <w:sz w:val="16"/>
                <w:szCs w:val="16"/>
              </w:rPr>
            </w:pPr>
            <w:r w:rsidRPr="008B201F">
              <w:rPr>
                <w:rFonts w:eastAsia="Aptos"/>
                <w:kern w:val="2"/>
                <w:sz w:val="16"/>
                <w:szCs w:val="16"/>
              </w:rPr>
              <w:t>100.12</w:t>
            </w:r>
          </w:p>
        </w:tc>
        <w:tc>
          <w:tcPr>
            <w:tcW w:w="900" w:type="dxa"/>
            <w:tcBorders>
              <w:top w:val="single" w:sz="4" w:space="0" w:color="auto"/>
              <w:left w:val="nil"/>
              <w:bottom w:val="single" w:sz="4" w:space="0" w:color="auto"/>
              <w:right w:val="single" w:sz="4" w:space="0" w:color="auto"/>
            </w:tcBorders>
            <w:noWrap/>
            <w:vAlign w:val="bottom"/>
            <w:hideMark/>
          </w:tcPr>
          <w:p w14:paraId="0A63B286" w14:textId="77777777" w:rsidR="00232CF6" w:rsidRPr="00DD5F6A" w:rsidRDefault="00232CF6" w:rsidP="004422F2">
            <w:pPr>
              <w:jc w:val="center"/>
              <w:rPr>
                <w:sz w:val="16"/>
                <w:szCs w:val="16"/>
              </w:rPr>
            </w:pPr>
            <w:r w:rsidRPr="008B201F">
              <w:rPr>
                <w:rFonts w:eastAsia="Aptos"/>
                <w:kern w:val="2"/>
                <w:sz w:val="16"/>
                <w:szCs w:val="16"/>
              </w:rPr>
              <w:t>84.81</w:t>
            </w:r>
          </w:p>
        </w:tc>
        <w:tc>
          <w:tcPr>
            <w:tcW w:w="1170" w:type="dxa"/>
            <w:tcBorders>
              <w:top w:val="single" w:sz="4" w:space="0" w:color="auto"/>
              <w:left w:val="nil"/>
              <w:bottom w:val="single" w:sz="4" w:space="0" w:color="auto"/>
              <w:right w:val="double" w:sz="6" w:space="0" w:color="auto"/>
            </w:tcBorders>
            <w:noWrap/>
            <w:vAlign w:val="bottom"/>
            <w:hideMark/>
          </w:tcPr>
          <w:p w14:paraId="2DC4729B" w14:textId="77777777" w:rsidR="00232CF6" w:rsidRPr="00DD5F6A" w:rsidRDefault="00232CF6" w:rsidP="004422F2">
            <w:pPr>
              <w:jc w:val="center"/>
              <w:rPr>
                <w:sz w:val="16"/>
                <w:szCs w:val="16"/>
              </w:rPr>
            </w:pPr>
            <w:r w:rsidRPr="008B201F">
              <w:rPr>
                <w:rFonts w:eastAsia="Aptos"/>
                <w:kern w:val="2"/>
                <w:sz w:val="16"/>
                <w:szCs w:val="16"/>
              </w:rPr>
              <w:t>69.51</w:t>
            </w:r>
          </w:p>
        </w:tc>
      </w:tr>
      <w:tr w:rsidR="00232CF6" w:rsidRPr="00DD5F6A" w14:paraId="78A5F04C"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56D8319F" w14:textId="77777777" w:rsidR="00232CF6" w:rsidRPr="00DD5F6A" w:rsidRDefault="00232CF6" w:rsidP="004422F2">
            <w:pPr>
              <w:jc w:val="center"/>
              <w:rPr>
                <w:sz w:val="16"/>
                <w:szCs w:val="16"/>
              </w:rPr>
            </w:pPr>
            <w:r w:rsidRPr="00DD5F6A">
              <w:rPr>
                <w:sz w:val="16"/>
                <w:szCs w:val="16"/>
              </w:rPr>
              <w:t>3,260.01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3EF49799" w14:textId="77777777" w:rsidR="00232CF6" w:rsidRPr="00DD5F6A" w:rsidRDefault="00232CF6" w:rsidP="004422F2">
            <w:pPr>
              <w:jc w:val="center"/>
              <w:rPr>
                <w:sz w:val="16"/>
                <w:szCs w:val="16"/>
              </w:rPr>
            </w:pPr>
            <w:r w:rsidRPr="00DD5F6A">
              <w:rPr>
                <w:sz w:val="16"/>
                <w:szCs w:val="16"/>
              </w:rPr>
              <w:t>3,300.00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4868A591" w14:textId="77777777" w:rsidR="00232CF6" w:rsidRPr="00DD5F6A" w:rsidRDefault="00232CF6" w:rsidP="004422F2">
            <w:pPr>
              <w:jc w:val="center"/>
              <w:rPr>
                <w:sz w:val="16"/>
                <w:szCs w:val="16"/>
              </w:rPr>
            </w:pPr>
            <w:r w:rsidRPr="008B201F">
              <w:rPr>
                <w:rFonts w:eastAsia="Aptos"/>
                <w:kern w:val="2"/>
                <w:sz w:val="16"/>
                <w:szCs w:val="16"/>
              </w:rPr>
              <w:t>101.35</w:t>
            </w:r>
          </w:p>
        </w:tc>
        <w:tc>
          <w:tcPr>
            <w:tcW w:w="900" w:type="dxa"/>
            <w:tcBorders>
              <w:top w:val="single" w:sz="4" w:space="0" w:color="auto"/>
              <w:left w:val="nil"/>
              <w:bottom w:val="single" w:sz="4" w:space="0" w:color="auto"/>
              <w:right w:val="single" w:sz="4" w:space="0" w:color="auto"/>
            </w:tcBorders>
            <w:noWrap/>
            <w:vAlign w:val="bottom"/>
            <w:hideMark/>
          </w:tcPr>
          <w:p w14:paraId="71A49579" w14:textId="77777777" w:rsidR="00232CF6" w:rsidRPr="00DD5F6A" w:rsidRDefault="00232CF6" w:rsidP="004422F2">
            <w:pPr>
              <w:jc w:val="center"/>
              <w:rPr>
                <w:sz w:val="16"/>
                <w:szCs w:val="16"/>
              </w:rPr>
            </w:pPr>
            <w:r w:rsidRPr="008B201F">
              <w:rPr>
                <w:rFonts w:eastAsia="Aptos"/>
                <w:kern w:val="2"/>
                <w:sz w:val="16"/>
                <w:szCs w:val="16"/>
              </w:rPr>
              <w:t>86.05</w:t>
            </w:r>
          </w:p>
        </w:tc>
        <w:tc>
          <w:tcPr>
            <w:tcW w:w="1170" w:type="dxa"/>
            <w:tcBorders>
              <w:top w:val="single" w:sz="4" w:space="0" w:color="auto"/>
              <w:left w:val="nil"/>
              <w:bottom w:val="single" w:sz="4" w:space="0" w:color="auto"/>
              <w:right w:val="double" w:sz="6" w:space="0" w:color="auto"/>
            </w:tcBorders>
            <w:noWrap/>
            <w:vAlign w:val="bottom"/>
            <w:hideMark/>
          </w:tcPr>
          <w:p w14:paraId="52072F14" w14:textId="77777777" w:rsidR="00232CF6" w:rsidRPr="00DD5F6A" w:rsidRDefault="00232CF6" w:rsidP="004422F2">
            <w:pPr>
              <w:jc w:val="center"/>
              <w:rPr>
                <w:sz w:val="16"/>
                <w:szCs w:val="16"/>
              </w:rPr>
            </w:pPr>
            <w:r w:rsidRPr="008B201F">
              <w:rPr>
                <w:rFonts w:eastAsia="Aptos"/>
                <w:kern w:val="2"/>
                <w:sz w:val="16"/>
                <w:szCs w:val="16"/>
              </w:rPr>
              <w:t>70.75</w:t>
            </w:r>
          </w:p>
        </w:tc>
      </w:tr>
      <w:tr w:rsidR="00232CF6" w:rsidRPr="00DD5F6A" w14:paraId="6BAFBE44"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1100923E" w14:textId="77777777" w:rsidR="00232CF6" w:rsidRPr="00DD5F6A" w:rsidRDefault="00232CF6" w:rsidP="004422F2">
            <w:pPr>
              <w:jc w:val="center"/>
              <w:rPr>
                <w:sz w:val="16"/>
                <w:szCs w:val="16"/>
              </w:rPr>
            </w:pPr>
            <w:r w:rsidRPr="00DD5F6A">
              <w:rPr>
                <w:sz w:val="16"/>
                <w:szCs w:val="16"/>
              </w:rPr>
              <w:t>3,300.01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5DF70719" w14:textId="77777777" w:rsidR="00232CF6" w:rsidRPr="00DD5F6A" w:rsidRDefault="00232CF6" w:rsidP="004422F2">
            <w:pPr>
              <w:jc w:val="center"/>
              <w:rPr>
                <w:sz w:val="16"/>
                <w:szCs w:val="16"/>
              </w:rPr>
            </w:pPr>
            <w:r w:rsidRPr="00DD5F6A">
              <w:rPr>
                <w:sz w:val="16"/>
                <w:szCs w:val="16"/>
              </w:rPr>
              <w:t>3,340.00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68D83B39" w14:textId="77777777" w:rsidR="00232CF6" w:rsidRPr="00DD5F6A" w:rsidRDefault="00232CF6" w:rsidP="004422F2">
            <w:pPr>
              <w:jc w:val="center"/>
              <w:rPr>
                <w:sz w:val="16"/>
                <w:szCs w:val="16"/>
              </w:rPr>
            </w:pPr>
            <w:r w:rsidRPr="008B201F">
              <w:rPr>
                <w:rFonts w:eastAsia="Aptos"/>
                <w:kern w:val="2"/>
                <w:sz w:val="16"/>
                <w:szCs w:val="16"/>
              </w:rPr>
              <w:t>102.59</w:t>
            </w:r>
          </w:p>
        </w:tc>
        <w:tc>
          <w:tcPr>
            <w:tcW w:w="900" w:type="dxa"/>
            <w:tcBorders>
              <w:top w:val="single" w:sz="4" w:space="0" w:color="auto"/>
              <w:left w:val="nil"/>
              <w:bottom w:val="single" w:sz="4" w:space="0" w:color="auto"/>
              <w:right w:val="single" w:sz="4" w:space="0" w:color="auto"/>
            </w:tcBorders>
            <w:noWrap/>
            <w:vAlign w:val="bottom"/>
            <w:hideMark/>
          </w:tcPr>
          <w:p w14:paraId="4A64DE30" w14:textId="77777777" w:rsidR="00232CF6" w:rsidRPr="00DD5F6A" w:rsidRDefault="00232CF6" w:rsidP="004422F2">
            <w:pPr>
              <w:jc w:val="center"/>
              <w:rPr>
                <w:sz w:val="16"/>
                <w:szCs w:val="16"/>
              </w:rPr>
            </w:pPr>
            <w:r w:rsidRPr="008B201F">
              <w:rPr>
                <w:rFonts w:eastAsia="Aptos"/>
                <w:kern w:val="2"/>
                <w:sz w:val="16"/>
                <w:szCs w:val="16"/>
              </w:rPr>
              <w:t>87.29</w:t>
            </w:r>
          </w:p>
        </w:tc>
        <w:tc>
          <w:tcPr>
            <w:tcW w:w="1170" w:type="dxa"/>
            <w:tcBorders>
              <w:top w:val="single" w:sz="4" w:space="0" w:color="auto"/>
              <w:left w:val="nil"/>
              <w:bottom w:val="single" w:sz="4" w:space="0" w:color="auto"/>
              <w:right w:val="double" w:sz="6" w:space="0" w:color="auto"/>
            </w:tcBorders>
            <w:noWrap/>
            <w:vAlign w:val="bottom"/>
            <w:hideMark/>
          </w:tcPr>
          <w:p w14:paraId="1AACA12B" w14:textId="77777777" w:rsidR="00232CF6" w:rsidRPr="00DD5F6A" w:rsidRDefault="00232CF6" w:rsidP="004422F2">
            <w:pPr>
              <w:jc w:val="center"/>
              <w:rPr>
                <w:sz w:val="16"/>
                <w:szCs w:val="16"/>
              </w:rPr>
            </w:pPr>
            <w:r w:rsidRPr="008B201F">
              <w:rPr>
                <w:rFonts w:eastAsia="Aptos"/>
                <w:kern w:val="2"/>
                <w:sz w:val="16"/>
                <w:szCs w:val="16"/>
              </w:rPr>
              <w:t>71.99</w:t>
            </w:r>
          </w:p>
        </w:tc>
      </w:tr>
      <w:tr w:rsidR="00232CF6" w:rsidRPr="00DD5F6A" w14:paraId="36F3E96F"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50233A20" w14:textId="77777777" w:rsidR="00232CF6" w:rsidRPr="00DD5F6A" w:rsidRDefault="00232CF6" w:rsidP="004422F2">
            <w:pPr>
              <w:jc w:val="center"/>
              <w:rPr>
                <w:sz w:val="16"/>
                <w:szCs w:val="16"/>
              </w:rPr>
            </w:pPr>
            <w:r w:rsidRPr="00DD5F6A">
              <w:rPr>
                <w:sz w:val="16"/>
                <w:szCs w:val="16"/>
              </w:rPr>
              <w:t>3,340.01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7279CE8A" w14:textId="77777777" w:rsidR="00232CF6" w:rsidRPr="00DD5F6A" w:rsidRDefault="00232CF6" w:rsidP="004422F2">
            <w:pPr>
              <w:jc w:val="center"/>
              <w:rPr>
                <w:sz w:val="16"/>
                <w:szCs w:val="16"/>
              </w:rPr>
            </w:pPr>
            <w:r w:rsidRPr="00DD5F6A">
              <w:rPr>
                <w:sz w:val="16"/>
                <w:szCs w:val="16"/>
              </w:rPr>
              <w:t>3,380.00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45F57A12" w14:textId="77777777" w:rsidR="00232CF6" w:rsidRPr="00DD5F6A" w:rsidRDefault="00232CF6" w:rsidP="004422F2">
            <w:pPr>
              <w:jc w:val="center"/>
              <w:rPr>
                <w:sz w:val="16"/>
                <w:szCs w:val="16"/>
              </w:rPr>
            </w:pPr>
            <w:r w:rsidRPr="008B201F">
              <w:rPr>
                <w:rFonts w:eastAsia="Aptos"/>
                <w:kern w:val="2"/>
                <w:sz w:val="16"/>
                <w:szCs w:val="16"/>
              </w:rPr>
              <w:t>103.82</w:t>
            </w:r>
          </w:p>
        </w:tc>
        <w:tc>
          <w:tcPr>
            <w:tcW w:w="900" w:type="dxa"/>
            <w:tcBorders>
              <w:top w:val="single" w:sz="4" w:space="0" w:color="auto"/>
              <w:left w:val="nil"/>
              <w:bottom w:val="single" w:sz="4" w:space="0" w:color="auto"/>
              <w:right w:val="single" w:sz="4" w:space="0" w:color="auto"/>
            </w:tcBorders>
            <w:noWrap/>
            <w:vAlign w:val="bottom"/>
            <w:hideMark/>
          </w:tcPr>
          <w:p w14:paraId="7558DAC7" w14:textId="77777777" w:rsidR="00232CF6" w:rsidRPr="00DD5F6A" w:rsidRDefault="00232CF6" w:rsidP="004422F2">
            <w:pPr>
              <w:jc w:val="center"/>
              <w:rPr>
                <w:sz w:val="16"/>
                <w:szCs w:val="16"/>
              </w:rPr>
            </w:pPr>
            <w:r w:rsidRPr="008B201F">
              <w:rPr>
                <w:rFonts w:eastAsia="Aptos"/>
                <w:kern w:val="2"/>
                <w:sz w:val="16"/>
                <w:szCs w:val="16"/>
              </w:rPr>
              <w:t>88.52</w:t>
            </w:r>
          </w:p>
        </w:tc>
        <w:tc>
          <w:tcPr>
            <w:tcW w:w="1170" w:type="dxa"/>
            <w:tcBorders>
              <w:top w:val="single" w:sz="4" w:space="0" w:color="auto"/>
              <w:left w:val="nil"/>
              <w:bottom w:val="single" w:sz="4" w:space="0" w:color="auto"/>
              <w:right w:val="double" w:sz="6" w:space="0" w:color="auto"/>
            </w:tcBorders>
            <w:noWrap/>
            <w:vAlign w:val="bottom"/>
            <w:hideMark/>
          </w:tcPr>
          <w:p w14:paraId="6CCE071E" w14:textId="77777777" w:rsidR="00232CF6" w:rsidRPr="00DD5F6A" w:rsidRDefault="00232CF6" w:rsidP="004422F2">
            <w:pPr>
              <w:jc w:val="center"/>
              <w:rPr>
                <w:sz w:val="16"/>
                <w:szCs w:val="16"/>
              </w:rPr>
            </w:pPr>
            <w:r w:rsidRPr="008B201F">
              <w:rPr>
                <w:rFonts w:eastAsia="Aptos"/>
                <w:kern w:val="2"/>
                <w:sz w:val="16"/>
                <w:szCs w:val="16"/>
              </w:rPr>
              <w:t>73.22</w:t>
            </w:r>
          </w:p>
        </w:tc>
      </w:tr>
      <w:tr w:rsidR="00232CF6" w:rsidRPr="00DD5F6A" w14:paraId="726E2458"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464F1194" w14:textId="77777777" w:rsidR="00232CF6" w:rsidRPr="00DD5F6A" w:rsidRDefault="00232CF6" w:rsidP="004422F2">
            <w:pPr>
              <w:jc w:val="center"/>
              <w:rPr>
                <w:sz w:val="16"/>
                <w:szCs w:val="16"/>
              </w:rPr>
            </w:pPr>
            <w:r w:rsidRPr="00DD5F6A">
              <w:rPr>
                <w:sz w:val="16"/>
                <w:szCs w:val="16"/>
              </w:rPr>
              <w:t>3,380.01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626234D4" w14:textId="77777777" w:rsidR="00232CF6" w:rsidRPr="00DD5F6A" w:rsidRDefault="00232CF6" w:rsidP="004422F2">
            <w:pPr>
              <w:jc w:val="center"/>
              <w:rPr>
                <w:sz w:val="16"/>
                <w:szCs w:val="16"/>
              </w:rPr>
            </w:pPr>
            <w:r w:rsidRPr="00DD5F6A">
              <w:rPr>
                <w:sz w:val="16"/>
                <w:szCs w:val="16"/>
              </w:rPr>
              <w:t>3,420.00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6C918F97" w14:textId="77777777" w:rsidR="00232CF6" w:rsidRPr="00DD5F6A" w:rsidRDefault="00232CF6" w:rsidP="004422F2">
            <w:pPr>
              <w:jc w:val="center"/>
              <w:rPr>
                <w:sz w:val="16"/>
                <w:szCs w:val="16"/>
              </w:rPr>
            </w:pPr>
            <w:r w:rsidRPr="008B201F">
              <w:rPr>
                <w:rFonts w:eastAsia="Aptos"/>
                <w:kern w:val="2"/>
                <w:sz w:val="16"/>
                <w:szCs w:val="16"/>
              </w:rPr>
              <w:t>105.06</w:t>
            </w:r>
          </w:p>
        </w:tc>
        <w:tc>
          <w:tcPr>
            <w:tcW w:w="900" w:type="dxa"/>
            <w:tcBorders>
              <w:top w:val="single" w:sz="4" w:space="0" w:color="auto"/>
              <w:left w:val="nil"/>
              <w:bottom w:val="single" w:sz="4" w:space="0" w:color="auto"/>
              <w:right w:val="single" w:sz="4" w:space="0" w:color="auto"/>
            </w:tcBorders>
            <w:noWrap/>
            <w:vAlign w:val="bottom"/>
            <w:hideMark/>
          </w:tcPr>
          <w:p w14:paraId="273E873F" w14:textId="77777777" w:rsidR="00232CF6" w:rsidRPr="00DD5F6A" w:rsidRDefault="00232CF6" w:rsidP="004422F2">
            <w:pPr>
              <w:jc w:val="center"/>
              <w:rPr>
                <w:sz w:val="16"/>
                <w:szCs w:val="16"/>
              </w:rPr>
            </w:pPr>
            <w:r w:rsidRPr="008B201F">
              <w:rPr>
                <w:rFonts w:eastAsia="Aptos"/>
                <w:kern w:val="2"/>
                <w:sz w:val="16"/>
                <w:szCs w:val="16"/>
              </w:rPr>
              <w:t>89.76</w:t>
            </w:r>
          </w:p>
        </w:tc>
        <w:tc>
          <w:tcPr>
            <w:tcW w:w="1170" w:type="dxa"/>
            <w:tcBorders>
              <w:top w:val="single" w:sz="4" w:space="0" w:color="auto"/>
              <w:left w:val="nil"/>
              <w:bottom w:val="single" w:sz="4" w:space="0" w:color="auto"/>
              <w:right w:val="double" w:sz="6" w:space="0" w:color="auto"/>
            </w:tcBorders>
            <w:noWrap/>
            <w:vAlign w:val="bottom"/>
            <w:hideMark/>
          </w:tcPr>
          <w:p w14:paraId="24D74B3D" w14:textId="77777777" w:rsidR="00232CF6" w:rsidRPr="00DD5F6A" w:rsidRDefault="00232CF6" w:rsidP="004422F2">
            <w:pPr>
              <w:jc w:val="center"/>
              <w:rPr>
                <w:sz w:val="16"/>
                <w:szCs w:val="16"/>
              </w:rPr>
            </w:pPr>
            <w:r w:rsidRPr="008B201F">
              <w:rPr>
                <w:rFonts w:eastAsia="Aptos"/>
                <w:kern w:val="2"/>
                <w:sz w:val="16"/>
                <w:szCs w:val="16"/>
              </w:rPr>
              <w:t>74.46</w:t>
            </w:r>
          </w:p>
        </w:tc>
      </w:tr>
      <w:tr w:rsidR="00232CF6" w:rsidRPr="00DD5F6A" w14:paraId="741CE1F2"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06754539" w14:textId="77777777" w:rsidR="00232CF6" w:rsidRPr="00DD5F6A" w:rsidRDefault="00232CF6" w:rsidP="004422F2">
            <w:pPr>
              <w:jc w:val="center"/>
              <w:rPr>
                <w:sz w:val="16"/>
                <w:szCs w:val="16"/>
              </w:rPr>
            </w:pPr>
            <w:r w:rsidRPr="00DD5F6A">
              <w:rPr>
                <w:sz w:val="16"/>
                <w:szCs w:val="16"/>
              </w:rPr>
              <w:t>3,420.01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5BED5BEB" w14:textId="77777777" w:rsidR="00232CF6" w:rsidRPr="00DD5F6A" w:rsidRDefault="00232CF6" w:rsidP="004422F2">
            <w:pPr>
              <w:jc w:val="center"/>
              <w:rPr>
                <w:sz w:val="16"/>
                <w:szCs w:val="16"/>
              </w:rPr>
            </w:pPr>
            <w:r w:rsidRPr="00DD5F6A">
              <w:rPr>
                <w:sz w:val="16"/>
                <w:szCs w:val="16"/>
              </w:rPr>
              <w:t>3,460.00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3BEC39C3" w14:textId="77777777" w:rsidR="00232CF6" w:rsidRPr="00DD5F6A" w:rsidRDefault="00232CF6" w:rsidP="004422F2">
            <w:pPr>
              <w:jc w:val="center"/>
              <w:rPr>
                <w:sz w:val="16"/>
                <w:szCs w:val="16"/>
              </w:rPr>
            </w:pPr>
            <w:r w:rsidRPr="008B201F">
              <w:rPr>
                <w:rFonts w:eastAsia="Aptos"/>
                <w:kern w:val="2"/>
                <w:sz w:val="16"/>
                <w:szCs w:val="16"/>
              </w:rPr>
              <w:t>106.30</w:t>
            </w:r>
          </w:p>
        </w:tc>
        <w:tc>
          <w:tcPr>
            <w:tcW w:w="900" w:type="dxa"/>
            <w:tcBorders>
              <w:top w:val="single" w:sz="4" w:space="0" w:color="auto"/>
              <w:left w:val="nil"/>
              <w:bottom w:val="single" w:sz="4" w:space="0" w:color="auto"/>
              <w:right w:val="single" w:sz="4" w:space="0" w:color="auto"/>
            </w:tcBorders>
            <w:noWrap/>
            <w:vAlign w:val="bottom"/>
            <w:hideMark/>
          </w:tcPr>
          <w:p w14:paraId="7070BD30" w14:textId="77777777" w:rsidR="00232CF6" w:rsidRPr="00DD5F6A" w:rsidRDefault="00232CF6" w:rsidP="004422F2">
            <w:pPr>
              <w:jc w:val="center"/>
              <w:rPr>
                <w:sz w:val="16"/>
                <w:szCs w:val="16"/>
              </w:rPr>
            </w:pPr>
            <w:r w:rsidRPr="008B201F">
              <w:rPr>
                <w:rFonts w:eastAsia="Aptos"/>
                <w:kern w:val="2"/>
                <w:sz w:val="16"/>
                <w:szCs w:val="16"/>
              </w:rPr>
              <w:t>90.99</w:t>
            </w:r>
          </w:p>
        </w:tc>
        <w:tc>
          <w:tcPr>
            <w:tcW w:w="1170" w:type="dxa"/>
            <w:tcBorders>
              <w:top w:val="single" w:sz="4" w:space="0" w:color="auto"/>
              <w:left w:val="nil"/>
              <w:bottom w:val="single" w:sz="4" w:space="0" w:color="auto"/>
              <w:right w:val="double" w:sz="6" w:space="0" w:color="auto"/>
            </w:tcBorders>
            <w:noWrap/>
            <w:vAlign w:val="bottom"/>
            <w:hideMark/>
          </w:tcPr>
          <w:p w14:paraId="3016C1FD" w14:textId="77777777" w:rsidR="00232CF6" w:rsidRPr="00DD5F6A" w:rsidRDefault="00232CF6" w:rsidP="004422F2">
            <w:pPr>
              <w:jc w:val="center"/>
              <w:rPr>
                <w:sz w:val="16"/>
                <w:szCs w:val="16"/>
              </w:rPr>
            </w:pPr>
            <w:r w:rsidRPr="008B201F">
              <w:rPr>
                <w:rFonts w:eastAsia="Aptos"/>
                <w:kern w:val="2"/>
                <w:sz w:val="16"/>
                <w:szCs w:val="16"/>
              </w:rPr>
              <w:t>75.69</w:t>
            </w:r>
          </w:p>
        </w:tc>
      </w:tr>
      <w:tr w:rsidR="00232CF6" w:rsidRPr="00DD5F6A" w14:paraId="7B8EAC34"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1314F55B" w14:textId="77777777" w:rsidR="00232CF6" w:rsidRPr="00DD5F6A" w:rsidRDefault="00232CF6" w:rsidP="004422F2">
            <w:pPr>
              <w:jc w:val="center"/>
              <w:rPr>
                <w:sz w:val="16"/>
                <w:szCs w:val="16"/>
              </w:rPr>
            </w:pPr>
            <w:r w:rsidRPr="00DD5F6A">
              <w:rPr>
                <w:sz w:val="16"/>
                <w:szCs w:val="16"/>
              </w:rPr>
              <w:t>3,460.01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26156207" w14:textId="77777777" w:rsidR="00232CF6" w:rsidRPr="00DD5F6A" w:rsidRDefault="00232CF6" w:rsidP="004422F2">
            <w:pPr>
              <w:jc w:val="center"/>
              <w:rPr>
                <w:sz w:val="16"/>
                <w:szCs w:val="16"/>
              </w:rPr>
            </w:pPr>
            <w:r w:rsidRPr="00DD5F6A">
              <w:rPr>
                <w:sz w:val="16"/>
                <w:szCs w:val="16"/>
              </w:rPr>
              <w:t>3,500.00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1D5E6257" w14:textId="77777777" w:rsidR="00232CF6" w:rsidRPr="00DD5F6A" w:rsidRDefault="00232CF6" w:rsidP="004422F2">
            <w:pPr>
              <w:jc w:val="center"/>
              <w:rPr>
                <w:sz w:val="16"/>
                <w:szCs w:val="16"/>
              </w:rPr>
            </w:pPr>
            <w:r w:rsidRPr="008B201F">
              <w:rPr>
                <w:rFonts w:eastAsia="Aptos"/>
                <w:kern w:val="2"/>
                <w:sz w:val="16"/>
                <w:szCs w:val="16"/>
              </w:rPr>
              <w:t>107.53</w:t>
            </w:r>
          </w:p>
        </w:tc>
        <w:tc>
          <w:tcPr>
            <w:tcW w:w="900" w:type="dxa"/>
            <w:tcBorders>
              <w:top w:val="single" w:sz="4" w:space="0" w:color="auto"/>
              <w:left w:val="nil"/>
              <w:bottom w:val="single" w:sz="4" w:space="0" w:color="auto"/>
              <w:right w:val="single" w:sz="4" w:space="0" w:color="auto"/>
            </w:tcBorders>
            <w:noWrap/>
            <w:vAlign w:val="bottom"/>
            <w:hideMark/>
          </w:tcPr>
          <w:p w14:paraId="48EF5522" w14:textId="77777777" w:rsidR="00232CF6" w:rsidRPr="00DD5F6A" w:rsidRDefault="00232CF6" w:rsidP="004422F2">
            <w:pPr>
              <w:jc w:val="center"/>
              <w:rPr>
                <w:sz w:val="16"/>
                <w:szCs w:val="16"/>
              </w:rPr>
            </w:pPr>
            <w:r w:rsidRPr="008B201F">
              <w:rPr>
                <w:rFonts w:eastAsia="Aptos"/>
                <w:kern w:val="2"/>
                <w:sz w:val="16"/>
                <w:szCs w:val="16"/>
              </w:rPr>
              <w:t>92.23</w:t>
            </w:r>
          </w:p>
        </w:tc>
        <w:tc>
          <w:tcPr>
            <w:tcW w:w="1170" w:type="dxa"/>
            <w:tcBorders>
              <w:top w:val="single" w:sz="4" w:space="0" w:color="auto"/>
              <w:left w:val="nil"/>
              <w:bottom w:val="single" w:sz="4" w:space="0" w:color="auto"/>
              <w:right w:val="double" w:sz="6" w:space="0" w:color="auto"/>
            </w:tcBorders>
            <w:noWrap/>
            <w:vAlign w:val="bottom"/>
            <w:hideMark/>
          </w:tcPr>
          <w:p w14:paraId="20A1D5AA" w14:textId="77777777" w:rsidR="00232CF6" w:rsidRPr="00DD5F6A" w:rsidRDefault="00232CF6" w:rsidP="004422F2">
            <w:pPr>
              <w:jc w:val="center"/>
              <w:rPr>
                <w:sz w:val="16"/>
                <w:szCs w:val="16"/>
              </w:rPr>
            </w:pPr>
            <w:r w:rsidRPr="008B201F">
              <w:rPr>
                <w:rFonts w:eastAsia="Aptos"/>
                <w:kern w:val="2"/>
                <w:sz w:val="16"/>
                <w:szCs w:val="16"/>
              </w:rPr>
              <w:t>76.93</w:t>
            </w:r>
          </w:p>
        </w:tc>
      </w:tr>
      <w:tr w:rsidR="00232CF6" w:rsidRPr="00DD5F6A" w14:paraId="232998A1"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2B7131BD" w14:textId="77777777" w:rsidR="00232CF6" w:rsidRPr="00DD5F6A" w:rsidRDefault="00232CF6" w:rsidP="004422F2">
            <w:pPr>
              <w:jc w:val="center"/>
              <w:rPr>
                <w:sz w:val="16"/>
                <w:szCs w:val="16"/>
              </w:rPr>
            </w:pPr>
            <w:r w:rsidRPr="00DD5F6A">
              <w:rPr>
                <w:sz w:val="16"/>
                <w:szCs w:val="16"/>
              </w:rPr>
              <w:t>3,500.01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308DFA66" w14:textId="77777777" w:rsidR="00232CF6" w:rsidRPr="00DD5F6A" w:rsidRDefault="00232CF6" w:rsidP="004422F2">
            <w:pPr>
              <w:jc w:val="center"/>
              <w:rPr>
                <w:sz w:val="16"/>
                <w:szCs w:val="16"/>
              </w:rPr>
            </w:pPr>
            <w:r w:rsidRPr="00DD5F6A">
              <w:rPr>
                <w:sz w:val="16"/>
                <w:szCs w:val="16"/>
              </w:rPr>
              <w:t>3,540.00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51CBF39F" w14:textId="77777777" w:rsidR="00232CF6" w:rsidRPr="00DD5F6A" w:rsidRDefault="00232CF6" w:rsidP="004422F2">
            <w:pPr>
              <w:jc w:val="center"/>
              <w:rPr>
                <w:sz w:val="16"/>
                <w:szCs w:val="16"/>
              </w:rPr>
            </w:pPr>
            <w:r w:rsidRPr="008B201F">
              <w:rPr>
                <w:rFonts w:eastAsia="Aptos"/>
                <w:kern w:val="2"/>
                <w:sz w:val="16"/>
                <w:szCs w:val="16"/>
              </w:rPr>
              <w:t>108.77</w:t>
            </w:r>
          </w:p>
        </w:tc>
        <w:tc>
          <w:tcPr>
            <w:tcW w:w="900" w:type="dxa"/>
            <w:tcBorders>
              <w:top w:val="single" w:sz="4" w:space="0" w:color="auto"/>
              <w:left w:val="nil"/>
              <w:bottom w:val="single" w:sz="4" w:space="0" w:color="auto"/>
              <w:right w:val="single" w:sz="4" w:space="0" w:color="auto"/>
            </w:tcBorders>
            <w:noWrap/>
            <w:vAlign w:val="bottom"/>
            <w:hideMark/>
          </w:tcPr>
          <w:p w14:paraId="184DE911" w14:textId="77777777" w:rsidR="00232CF6" w:rsidRPr="00DD5F6A" w:rsidRDefault="00232CF6" w:rsidP="004422F2">
            <w:pPr>
              <w:jc w:val="center"/>
              <w:rPr>
                <w:sz w:val="16"/>
                <w:szCs w:val="16"/>
              </w:rPr>
            </w:pPr>
            <w:r w:rsidRPr="008B201F">
              <w:rPr>
                <w:rFonts w:eastAsia="Aptos"/>
                <w:kern w:val="2"/>
                <w:sz w:val="16"/>
                <w:szCs w:val="16"/>
              </w:rPr>
              <w:t>93.47</w:t>
            </w:r>
          </w:p>
        </w:tc>
        <w:tc>
          <w:tcPr>
            <w:tcW w:w="1170" w:type="dxa"/>
            <w:tcBorders>
              <w:top w:val="single" w:sz="4" w:space="0" w:color="auto"/>
              <w:left w:val="nil"/>
              <w:bottom w:val="single" w:sz="4" w:space="0" w:color="auto"/>
              <w:right w:val="double" w:sz="6" w:space="0" w:color="auto"/>
            </w:tcBorders>
            <w:noWrap/>
            <w:vAlign w:val="bottom"/>
            <w:hideMark/>
          </w:tcPr>
          <w:p w14:paraId="7FF2DD88" w14:textId="77777777" w:rsidR="00232CF6" w:rsidRPr="00DD5F6A" w:rsidRDefault="00232CF6" w:rsidP="004422F2">
            <w:pPr>
              <w:jc w:val="center"/>
              <w:rPr>
                <w:sz w:val="16"/>
                <w:szCs w:val="16"/>
              </w:rPr>
            </w:pPr>
            <w:r w:rsidRPr="008B201F">
              <w:rPr>
                <w:rFonts w:eastAsia="Aptos"/>
                <w:kern w:val="2"/>
                <w:sz w:val="16"/>
                <w:szCs w:val="16"/>
              </w:rPr>
              <w:t>78.17</w:t>
            </w:r>
          </w:p>
        </w:tc>
      </w:tr>
      <w:tr w:rsidR="00232CF6" w:rsidRPr="00DD5F6A" w14:paraId="4D818F51"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0DD11376" w14:textId="77777777" w:rsidR="00232CF6" w:rsidRPr="00DD5F6A" w:rsidRDefault="00232CF6" w:rsidP="004422F2">
            <w:pPr>
              <w:jc w:val="center"/>
              <w:rPr>
                <w:sz w:val="16"/>
                <w:szCs w:val="16"/>
              </w:rPr>
            </w:pPr>
            <w:r w:rsidRPr="00DD5F6A">
              <w:rPr>
                <w:sz w:val="16"/>
                <w:szCs w:val="16"/>
              </w:rPr>
              <w:t>3,540.01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28E44779" w14:textId="77777777" w:rsidR="00232CF6" w:rsidRPr="00DD5F6A" w:rsidRDefault="00232CF6" w:rsidP="004422F2">
            <w:pPr>
              <w:jc w:val="center"/>
              <w:rPr>
                <w:sz w:val="16"/>
                <w:szCs w:val="16"/>
              </w:rPr>
            </w:pPr>
            <w:r w:rsidRPr="00DD5F6A">
              <w:rPr>
                <w:sz w:val="16"/>
                <w:szCs w:val="16"/>
              </w:rPr>
              <w:t>3,580.00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5896A9DF" w14:textId="77777777" w:rsidR="00232CF6" w:rsidRPr="00DD5F6A" w:rsidRDefault="00232CF6" w:rsidP="004422F2">
            <w:pPr>
              <w:jc w:val="center"/>
              <w:rPr>
                <w:sz w:val="16"/>
                <w:szCs w:val="16"/>
              </w:rPr>
            </w:pPr>
            <w:r w:rsidRPr="008B201F">
              <w:rPr>
                <w:rFonts w:eastAsia="Aptos"/>
                <w:kern w:val="2"/>
                <w:sz w:val="16"/>
                <w:szCs w:val="16"/>
              </w:rPr>
              <w:t>110.00</w:t>
            </w:r>
          </w:p>
        </w:tc>
        <w:tc>
          <w:tcPr>
            <w:tcW w:w="900" w:type="dxa"/>
            <w:tcBorders>
              <w:top w:val="single" w:sz="4" w:space="0" w:color="auto"/>
              <w:left w:val="nil"/>
              <w:bottom w:val="single" w:sz="4" w:space="0" w:color="auto"/>
              <w:right w:val="single" w:sz="4" w:space="0" w:color="auto"/>
            </w:tcBorders>
            <w:noWrap/>
            <w:vAlign w:val="bottom"/>
            <w:hideMark/>
          </w:tcPr>
          <w:p w14:paraId="26FFC3B4" w14:textId="77777777" w:rsidR="00232CF6" w:rsidRPr="00DD5F6A" w:rsidRDefault="00232CF6" w:rsidP="004422F2">
            <w:pPr>
              <w:jc w:val="center"/>
              <w:rPr>
                <w:sz w:val="16"/>
                <w:szCs w:val="16"/>
              </w:rPr>
            </w:pPr>
            <w:r w:rsidRPr="008B201F">
              <w:rPr>
                <w:rFonts w:eastAsia="Aptos"/>
                <w:kern w:val="2"/>
                <w:sz w:val="16"/>
                <w:szCs w:val="16"/>
              </w:rPr>
              <w:t>94.70</w:t>
            </w:r>
          </w:p>
        </w:tc>
        <w:tc>
          <w:tcPr>
            <w:tcW w:w="1170" w:type="dxa"/>
            <w:tcBorders>
              <w:top w:val="single" w:sz="4" w:space="0" w:color="auto"/>
              <w:left w:val="nil"/>
              <w:bottom w:val="single" w:sz="4" w:space="0" w:color="auto"/>
              <w:right w:val="double" w:sz="6" w:space="0" w:color="auto"/>
            </w:tcBorders>
            <w:noWrap/>
            <w:vAlign w:val="bottom"/>
            <w:hideMark/>
          </w:tcPr>
          <w:p w14:paraId="3D039540" w14:textId="77777777" w:rsidR="00232CF6" w:rsidRPr="00DD5F6A" w:rsidRDefault="00232CF6" w:rsidP="004422F2">
            <w:pPr>
              <w:jc w:val="center"/>
              <w:rPr>
                <w:sz w:val="16"/>
                <w:szCs w:val="16"/>
              </w:rPr>
            </w:pPr>
            <w:r w:rsidRPr="008B201F">
              <w:rPr>
                <w:rFonts w:eastAsia="Aptos"/>
                <w:kern w:val="2"/>
                <w:sz w:val="16"/>
                <w:szCs w:val="16"/>
              </w:rPr>
              <w:t>79.40</w:t>
            </w:r>
          </w:p>
        </w:tc>
      </w:tr>
      <w:tr w:rsidR="00232CF6" w:rsidRPr="00DD5F6A" w14:paraId="742036C6"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7E63F2CF" w14:textId="77777777" w:rsidR="00232CF6" w:rsidRPr="00DD5F6A" w:rsidRDefault="00232CF6" w:rsidP="004422F2">
            <w:pPr>
              <w:jc w:val="center"/>
              <w:rPr>
                <w:sz w:val="16"/>
                <w:szCs w:val="16"/>
              </w:rPr>
            </w:pPr>
            <w:r w:rsidRPr="00DD5F6A">
              <w:rPr>
                <w:sz w:val="16"/>
                <w:szCs w:val="16"/>
              </w:rPr>
              <w:t>3,580.01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5B66EDFA" w14:textId="77777777" w:rsidR="00232CF6" w:rsidRPr="00DD5F6A" w:rsidRDefault="00232CF6" w:rsidP="004422F2">
            <w:pPr>
              <w:jc w:val="center"/>
              <w:rPr>
                <w:sz w:val="16"/>
                <w:szCs w:val="16"/>
              </w:rPr>
            </w:pPr>
            <w:r w:rsidRPr="00DD5F6A">
              <w:rPr>
                <w:sz w:val="16"/>
                <w:szCs w:val="16"/>
              </w:rPr>
              <w:t>3,620.00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16C4768D" w14:textId="77777777" w:rsidR="00232CF6" w:rsidRPr="00DD5F6A" w:rsidRDefault="00232CF6" w:rsidP="004422F2">
            <w:pPr>
              <w:jc w:val="center"/>
              <w:rPr>
                <w:sz w:val="16"/>
                <w:szCs w:val="16"/>
              </w:rPr>
            </w:pPr>
            <w:r w:rsidRPr="008B201F">
              <w:rPr>
                <w:rFonts w:eastAsia="Aptos"/>
                <w:kern w:val="2"/>
                <w:sz w:val="16"/>
                <w:szCs w:val="16"/>
              </w:rPr>
              <w:t>111.24</w:t>
            </w:r>
          </w:p>
        </w:tc>
        <w:tc>
          <w:tcPr>
            <w:tcW w:w="900" w:type="dxa"/>
            <w:tcBorders>
              <w:top w:val="single" w:sz="4" w:space="0" w:color="auto"/>
              <w:left w:val="nil"/>
              <w:bottom w:val="single" w:sz="4" w:space="0" w:color="auto"/>
              <w:right w:val="single" w:sz="4" w:space="0" w:color="auto"/>
            </w:tcBorders>
            <w:noWrap/>
            <w:vAlign w:val="bottom"/>
            <w:hideMark/>
          </w:tcPr>
          <w:p w14:paraId="0A04B3D3" w14:textId="77777777" w:rsidR="00232CF6" w:rsidRPr="00DD5F6A" w:rsidRDefault="00232CF6" w:rsidP="004422F2">
            <w:pPr>
              <w:jc w:val="center"/>
              <w:rPr>
                <w:sz w:val="16"/>
                <w:szCs w:val="16"/>
              </w:rPr>
            </w:pPr>
            <w:r w:rsidRPr="008B201F">
              <w:rPr>
                <w:rFonts w:eastAsia="Aptos"/>
                <w:kern w:val="2"/>
                <w:sz w:val="16"/>
                <w:szCs w:val="16"/>
              </w:rPr>
              <w:t>95.94</w:t>
            </w:r>
          </w:p>
        </w:tc>
        <w:tc>
          <w:tcPr>
            <w:tcW w:w="1170" w:type="dxa"/>
            <w:tcBorders>
              <w:top w:val="single" w:sz="4" w:space="0" w:color="auto"/>
              <w:left w:val="nil"/>
              <w:bottom w:val="single" w:sz="4" w:space="0" w:color="auto"/>
              <w:right w:val="double" w:sz="6" w:space="0" w:color="auto"/>
            </w:tcBorders>
            <w:noWrap/>
            <w:vAlign w:val="bottom"/>
            <w:hideMark/>
          </w:tcPr>
          <w:p w14:paraId="71736CC2" w14:textId="77777777" w:rsidR="00232CF6" w:rsidRPr="00DD5F6A" w:rsidRDefault="00232CF6" w:rsidP="004422F2">
            <w:pPr>
              <w:jc w:val="center"/>
              <w:rPr>
                <w:sz w:val="16"/>
                <w:szCs w:val="16"/>
              </w:rPr>
            </w:pPr>
            <w:r w:rsidRPr="008B201F">
              <w:rPr>
                <w:rFonts w:eastAsia="Aptos"/>
                <w:kern w:val="2"/>
                <w:sz w:val="16"/>
                <w:szCs w:val="16"/>
              </w:rPr>
              <w:t>80.64</w:t>
            </w:r>
          </w:p>
        </w:tc>
      </w:tr>
      <w:tr w:rsidR="00232CF6" w:rsidRPr="00DD5F6A" w14:paraId="73137D55"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12E24424" w14:textId="77777777" w:rsidR="00232CF6" w:rsidRPr="00DD5F6A" w:rsidRDefault="00232CF6" w:rsidP="004422F2">
            <w:pPr>
              <w:jc w:val="center"/>
              <w:rPr>
                <w:sz w:val="16"/>
                <w:szCs w:val="16"/>
              </w:rPr>
            </w:pPr>
            <w:r w:rsidRPr="00DD5F6A">
              <w:rPr>
                <w:sz w:val="16"/>
                <w:szCs w:val="16"/>
              </w:rPr>
              <w:t>3,620.01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0D5CD673" w14:textId="77777777" w:rsidR="00232CF6" w:rsidRPr="00DD5F6A" w:rsidRDefault="00232CF6" w:rsidP="004422F2">
            <w:pPr>
              <w:jc w:val="center"/>
              <w:rPr>
                <w:sz w:val="16"/>
                <w:szCs w:val="16"/>
              </w:rPr>
            </w:pPr>
            <w:r w:rsidRPr="00DD5F6A">
              <w:rPr>
                <w:sz w:val="16"/>
                <w:szCs w:val="16"/>
              </w:rPr>
              <w:t>3,660.00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3D9BA430" w14:textId="77777777" w:rsidR="00232CF6" w:rsidRPr="00DD5F6A" w:rsidRDefault="00232CF6" w:rsidP="004422F2">
            <w:pPr>
              <w:jc w:val="center"/>
              <w:rPr>
                <w:sz w:val="16"/>
                <w:szCs w:val="16"/>
              </w:rPr>
            </w:pPr>
            <w:r w:rsidRPr="008B201F">
              <w:rPr>
                <w:rFonts w:eastAsia="Aptos"/>
                <w:kern w:val="2"/>
                <w:sz w:val="16"/>
                <w:szCs w:val="16"/>
              </w:rPr>
              <w:t>112.48</w:t>
            </w:r>
          </w:p>
        </w:tc>
        <w:tc>
          <w:tcPr>
            <w:tcW w:w="900" w:type="dxa"/>
            <w:tcBorders>
              <w:top w:val="single" w:sz="4" w:space="0" w:color="auto"/>
              <w:left w:val="nil"/>
              <w:bottom w:val="single" w:sz="4" w:space="0" w:color="auto"/>
              <w:right w:val="single" w:sz="4" w:space="0" w:color="auto"/>
            </w:tcBorders>
            <w:noWrap/>
            <w:vAlign w:val="bottom"/>
            <w:hideMark/>
          </w:tcPr>
          <w:p w14:paraId="16F697F0" w14:textId="77777777" w:rsidR="00232CF6" w:rsidRPr="00DD5F6A" w:rsidRDefault="00232CF6" w:rsidP="004422F2">
            <w:pPr>
              <w:jc w:val="center"/>
              <w:rPr>
                <w:sz w:val="16"/>
                <w:szCs w:val="16"/>
              </w:rPr>
            </w:pPr>
            <w:r w:rsidRPr="008B201F">
              <w:rPr>
                <w:rFonts w:eastAsia="Aptos"/>
                <w:kern w:val="2"/>
                <w:sz w:val="16"/>
                <w:szCs w:val="16"/>
              </w:rPr>
              <w:t>97.17</w:t>
            </w:r>
          </w:p>
        </w:tc>
        <w:tc>
          <w:tcPr>
            <w:tcW w:w="1170" w:type="dxa"/>
            <w:tcBorders>
              <w:top w:val="single" w:sz="4" w:space="0" w:color="auto"/>
              <w:left w:val="nil"/>
              <w:bottom w:val="single" w:sz="4" w:space="0" w:color="auto"/>
              <w:right w:val="double" w:sz="6" w:space="0" w:color="auto"/>
            </w:tcBorders>
            <w:noWrap/>
            <w:vAlign w:val="bottom"/>
            <w:hideMark/>
          </w:tcPr>
          <w:p w14:paraId="0D2F8524" w14:textId="77777777" w:rsidR="00232CF6" w:rsidRPr="00DD5F6A" w:rsidRDefault="00232CF6" w:rsidP="004422F2">
            <w:pPr>
              <w:jc w:val="center"/>
              <w:rPr>
                <w:sz w:val="16"/>
                <w:szCs w:val="16"/>
              </w:rPr>
            </w:pPr>
            <w:r w:rsidRPr="008B201F">
              <w:rPr>
                <w:rFonts w:eastAsia="Aptos"/>
                <w:kern w:val="2"/>
                <w:sz w:val="16"/>
                <w:szCs w:val="16"/>
              </w:rPr>
              <w:t>81.87</w:t>
            </w:r>
          </w:p>
        </w:tc>
      </w:tr>
      <w:tr w:rsidR="00232CF6" w:rsidRPr="00DD5F6A" w14:paraId="27E98EA1"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4DBC1C1E" w14:textId="77777777" w:rsidR="00232CF6" w:rsidRPr="00DD5F6A" w:rsidRDefault="00232CF6" w:rsidP="004422F2">
            <w:pPr>
              <w:jc w:val="center"/>
              <w:rPr>
                <w:sz w:val="16"/>
                <w:szCs w:val="16"/>
              </w:rPr>
            </w:pPr>
            <w:r w:rsidRPr="00DD5F6A">
              <w:rPr>
                <w:sz w:val="16"/>
                <w:szCs w:val="16"/>
              </w:rPr>
              <w:t>3,660.01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448F76A7" w14:textId="77777777" w:rsidR="00232CF6" w:rsidRPr="00DD5F6A" w:rsidRDefault="00232CF6" w:rsidP="004422F2">
            <w:pPr>
              <w:jc w:val="center"/>
              <w:rPr>
                <w:sz w:val="16"/>
                <w:szCs w:val="16"/>
              </w:rPr>
            </w:pPr>
            <w:r w:rsidRPr="00DD5F6A">
              <w:rPr>
                <w:sz w:val="16"/>
                <w:szCs w:val="16"/>
              </w:rPr>
              <w:t>3,700.00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4EC7B0A5" w14:textId="77777777" w:rsidR="00232CF6" w:rsidRPr="00DD5F6A" w:rsidRDefault="00232CF6" w:rsidP="004422F2">
            <w:pPr>
              <w:jc w:val="center"/>
              <w:rPr>
                <w:sz w:val="16"/>
                <w:szCs w:val="16"/>
              </w:rPr>
            </w:pPr>
            <w:r w:rsidRPr="008B201F">
              <w:rPr>
                <w:rFonts w:eastAsia="Aptos"/>
                <w:kern w:val="2"/>
                <w:sz w:val="16"/>
                <w:szCs w:val="16"/>
              </w:rPr>
              <w:t>113.71</w:t>
            </w:r>
          </w:p>
        </w:tc>
        <w:tc>
          <w:tcPr>
            <w:tcW w:w="900" w:type="dxa"/>
            <w:tcBorders>
              <w:top w:val="single" w:sz="4" w:space="0" w:color="auto"/>
              <w:left w:val="nil"/>
              <w:bottom w:val="single" w:sz="4" w:space="0" w:color="auto"/>
              <w:right w:val="single" w:sz="4" w:space="0" w:color="auto"/>
            </w:tcBorders>
            <w:noWrap/>
            <w:vAlign w:val="bottom"/>
            <w:hideMark/>
          </w:tcPr>
          <w:p w14:paraId="5DD08AD2" w14:textId="77777777" w:rsidR="00232CF6" w:rsidRPr="00DD5F6A" w:rsidRDefault="00232CF6" w:rsidP="004422F2">
            <w:pPr>
              <w:jc w:val="center"/>
              <w:rPr>
                <w:sz w:val="16"/>
                <w:szCs w:val="16"/>
              </w:rPr>
            </w:pPr>
            <w:r w:rsidRPr="008B201F">
              <w:rPr>
                <w:rFonts w:eastAsia="Aptos"/>
                <w:kern w:val="2"/>
                <w:sz w:val="16"/>
                <w:szCs w:val="16"/>
              </w:rPr>
              <w:t>98.41</w:t>
            </w:r>
          </w:p>
        </w:tc>
        <w:tc>
          <w:tcPr>
            <w:tcW w:w="1170" w:type="dxa"/>
            <w:tcBorders>
              <w:top w:val="single" w:sz="4" w:space="0" w:color="auto"/>
              <w:left w:val="nil"/>
              <w:bottom w:val="single" w:sz="4" w:space="0" w:color="auto"/>
              <w:right w:val="double" w:sz="6" w:space="0" w:color="auto"/>
            </w:tcBorders>
            <w:noWrap/>
            <w:vAlign w:val="bottom"/>
            <w:hideMark/>
          </w:tcPr>
          <w:p w14:paraId="246A952C" w14:textId="77777777" w:rsidR="00232CF6" w:rsidRPr="00DD5F6A" w:rsidRDefault="00232CF6" w:rsidP="004422F2">
            <w:pPr>
              <w:jc w:val="center"/>
              <w:rPr>
                <w:sz w:val="16"/>
                <w:szCs w:val="16"/>
              </w:rPr>
            </w:pPr>
            <w:r w:rsidRPr="008B201F">
              <w:rPr>
                <w:rFonts w:eastAsia="Aptos"/>
                <w:kern w:val="2"/>
                <w:sz w:val="16"/>
                <w:szCs w:val="16"/>
              </w:rPr>
              <w:t>83.11</w:t>
            </w:r>
          </w:p>
        </w:tc>
      </w:tr>
      <w:tr w:rsidR="00232CF6" w:rsidRPr="00DD5F6A" w14:paraId="5802C633"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46118191" w14:textId="77777777" w:rsidR="00232CF6" w:rsidRPr="00DD5F6A" w:rsidRDefault="00232CF6" w:rsidP="004422F2">
            <w:pPr>
              <w:jc w:val="center"/>
              <w:rPr>
                <w:sz w:val="16"/>
                <w:szCs w:val="16"/>
              </w:rPr>
            </w:pPr>
            <w:r w:rsidRPr="00DD5F6A">
              <w:rPr>
                <w:sz w:val="16"/>
                <w:szCs w:val="16"/>
              </w:rPr>
              <w:t>3,700.01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28A471AB" w14:textId="77777777" w:rsidR="00232CF6" w:rsidRPr="00DD5F6A" w:rsidRDefault="00232CF6" w:rsidP="004422F2">
            <w:pPr>
              <w:jc w:val="center"/>
              <w:rPr>
                <w:sz w:val="16"/>
                <w:szCs w:val="16"/>
              </w:rPr>
            </w:pPr>
            <w:r w:rsidRPr="00DD5F6A">
              <w:rPr>
                <w:sz w:val="16"/>
                <w:szCs w:val="16"/>
              </w:rPr>
              <w:t>3,740.00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47A9665E" w14:textId="77777777" w:rsidR="00232CF6" w:rsidRPr="00DD5F6A" w:rsidRDefault="00232CF6" w:rsidP="004422F2">
            <w:pPr>
              <w:jc w:val="center"/>
              <w:rPr>
                <w:sz w:val="16"/>
                <w:szCs w:val="16"/>
              </w:rPr>
            </w:pPr>
            <w:r w:rsidRPr="008B201F">
              <w:rPr>
                <w:rFonts w:eastAsia="Aptos"/>
                <w:kern w:val="2"/>
                <w:sz w:val="16"/>
                <w:szCs w:val="16"/>
              </w:rPr>
              <w:t>114.95</w:t>
            </w:r>
          </w:p>
        </w:tc>
        <w:tc>
          <w:tcPr>
            <w:tcW w:w="900" w:type="dxa"/>
            <w:tcBorders>
              <w:top w:val="single" w:sz="4" w:space="0" w:color="auto"/>
              <w:left w:val="nil"/>
              <w:bottom w:val="single" w:sz="4" w:space="0" w:color="auto"/>
              <w:right w:val="single" w:sz="4" w:space="0" w:color="auto"/>
            </w:tcBorders>
            <w:noWrap/>
            <w:vAlign w:val="bottom"/>
            <w:hideMark/>
          </w:tcPr>
          <w:p w14:paraId="48C8F54C" w14:textId="77777777" w:rsidR="00232CF6" w:rsidRPr="00DD5F6A" w:rsidRDefault="00232CF6" w:rsidP="004422F2">
            <w:pPr>
              <w:jc w:val="center"/>
              <w:rPr>
                <w:sz w:val="16"/>
                <w:szCs w:val="16"/>
              </w:rPr>
            </w:pPr>
            <w:r w:rsidRPr="008B201F">
              <w:rPr>
                <w:rFonts w:eastAsia="Aptos"/>
                <w:kern w:val="2"/>
                <w:sz w:val="16"/>
                <w:szCs w:val="16"/>
              </w:rPr>
              <w:t>99.65</w:t>
            </w:r>
          </w:p>
        </w:tc>
        <w:tc>
          <w:tcPr>
            <w:tcW w:w="1170" w:type="dxa"/>
            <w:tcBorders>
              <w:top w:val="single" w:sz="4" w:space="0" w:color="auto"/>
              <w:left w:val="nil"/>
              <w:bottom w:val="single" w:sz="4" w:space="0" w:color="auto"/>
              <w:right w:val="double" w:sz="6" w:space="0" w:color="auto"/>
            </w:tcBorders>
            <w:noWrap/>
            <w:vAlign w:val="bottom"/>
            <w:hideMark/>
          </w:tcPr>
          <w:p w14:paraId="60773395" w14:textId="77777777" w:rsidR="00232CF6" w:rsidRPr="00DD5F6A" w:rsidRDefault="00232CF6" w:rsidP="004422F2">
            <w:pPr>
              <w:jc w:val="center"/>
              <w:rPr>
                <w:sz w:val="16"/>
                <w:szCs w:val="16"/>
              </w:rPr>
            </w:pPr>
            <w:r w:rsidRPr="008B201F">
              <w:rPr>
                <w:rFonts w:eastAsia="Aptos"/>
                <w:kern w:val="2"/>
                <w:sz w:val="16"/>
                <w:szCs w:val="16"/>
              </w:rPr>
              <w:t>84.35</w:t>
            </w:r>
          </w:p>
        </w:tc>
      </w:tr>
      <w:tr w:rsidR="00232CF6" w:rsidRPr="00DD5F6A" w14:paraId="33E92831"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7D7A8204" w14:textId="77777777" w:rsidR="00232CF6" w:rsidRPr="00DD5F6A" w:rsidRDefault="00232CF6" w:rsidP="004422F2">
            <w:pPr>
              <w:jc w:val="center"/>
              <w:rPr>
                <w:sz w:val="16"/>
                <w:szCs w:val="16"/>
              </w:rPr>
            </w:pPr>
            <w:r w:rsidRPr="00DD5F6A">
              <w:rPr>
                <w:sz w:val="16"/>
                <w:szCs w:val="16"/>
              </w:rPr>
              <w:t>3,740.01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5FDADE72" w14:textId="77777777" w:rsidR="00232CF6" w:rsidRPr="00DD5F6A" w:rsidRDefault="00232CF6" w:rsidP="004422F2">
            <w:pPr>
              <w:jc w:val="center"/>
              <w:rPr>
                <w:sz w:val="16"/>
                <w:szCs w:val="16"/>
              </w:rPr>
            </w:pPr>
            <w:r w:rsidRPr="00DD5F6A">
              <w:rPr>
                <w:sz w:val="16"/>
                <w:szCs w:val="16"/>
              </w:rPr>
              <w:t>3,780.00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6A949327" w14:textId="77777777" w:rsidR="00232CF6" w:rsidRPr="00DD5F6A" w:rsidRDefault="00232CF6" w:rsidP="004422F2">
            <w:pPr>
              <w:jc w:val="center"/>
              <w:rPr>
                <w:sz w:val="16"/>
                <w:szCs w:val="16"/>
              </w:rPr>
            </w:pPr>
            <w:r w:rsidRPr="008B201F">
              <w:rPr>
                <w:rFonts w:eastAsia="Aptos"/>
                <w:kern w:val="2"/>
                <w:sz w:val="16"/>
                <w:szCs w:val="16"/>
              </w:rPr>
              <w:t>116.18</w:t>
            </w:r>
          </w:p>
        </w:tc>
        <w:tc>
          <w:tcPr>
            <w:tcW w:w="900" w:type="dxa"/>
            <w:tcBorders>
              <w:top w:val="single" w:sz="4" w:space="0" w:color="auto"/>
              <w:left w:val="nil"/>
              <w:bottom w:val="single" w:sz="4" w:space="0" w:color="auto"/>
              <w:right w:val="single" w:sz="4" w:space="0" w:color="auto"/>
            </w:tcBorders>
            <w:noWrap/>
            <w:vAlign w:val="bottom"/>
            <w:hideMark/>
          </w:tcPr>
          <w:p w14:paraId="60DE33E8" w14:textId="77777777" w:rsidR="00232CF6" w:rsidRPr="00DD5F6A" w:rsidRDefault="00232CF6" w:rsidP="004422F2">
            <w:pPr>
              <w:jc w:val="center"/>
              <w:rPr>
                <w:sz w:val="16"/>
                <w:szCs w:val="16"/>
              </w:rPr>
            </w:pPr>
            <w:r w:rsidRPr="008B201F">
              <w:rPr>
                <w:rFonts w:eastAsia="Aptos"/>
                <w:kern w:val="2"/>
                <w:sz w:val="16"/>
                <w:szCs w:val="16"/>
              </w:rPr>
              <w:t>100.88</w:t>
            </w:r>
          </w:p>
        </w:tc>
        <w:tc>
          <w:tcPr>
            <w:tcW w:w="1170" w:type="dxa"/>
            <w:tcBorders>
              <w:top w:val="single" w:sz="4" w:space="0" w:color="auto"/>
              <w:left w:val="nil"/>
              <w:bottom w:val="single" w:sz="4" w:space="0" w:color="auto"/>
              <w:right w:val="double" w:sz="6" w:space="0" w:color="auto"/>
            </w:tcBorders>
            <w:noWrap/>
            <w:vAlign w:val="bottom"/>
            <w:hideMark/>
          </w:tcPr>
          <w:p w14:paraId="477A24F8" w14:textId="77777777" w:rsidR="00232CF6" w:rsidRPr="00DD5F6A" w:rsidRDefault="00232CF6" w:rsidP="004422F2">
            <w:pPr>
              <w:jc w:val="center"/>
              <w:rPr>
                <w:sz w:val="16"/>
                <w:szCs w:val="16"/>
              </w:rPr>
            </w:pPr>
            <w:r w:rsidRPr="008B201F">
              <w:rPr>
                <w:rFonts w:eastAsia="Aptos"/>
                <w:kern w:val="2"/>
                <w:sz w:val="16"/>
                <w:szCs w:val="16"/>
              </w:rPr>
              <w:t>85.58</w:t>
            </w:r>
          </w:p>
        </w:tc>
      </w:tr>
      <w:tr w:rsidR="00232CF6" w:rsidRPr="00DD5F6A" w14:paraId="58CA701A"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12B7C16F" w14:textId="77777777" w:rsidR="00232CF6" w:rsidRPr="00DD5F6A" w:rsidRDefault="00232CF6" w:rsidP="004422F2">
            <w:pPr>
              <w:jc w:val="center"/>
              <w:rPr>
                <w:sz w:val="16"/>
                <w:szCs w:val="16"/>
              </w:rPr>
            </w:pPr>
            <w:r w:rsidRPr="00DD5F6A">
              <w:rPr>
                <w:sz w:val="16"/>
                <w:szCs w:val="16"/>
              </w:rPr>
              <w:t>3,780.01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2E848CCD" w14:textId="77777777" w:rsidR="00232CF6" w:rsidRPr="00DD5F6A" w:rsidRDefault="00232CF6" w:rsidP="004422F2">
            <w:pPr>
              <w:jc w:val="center"/>
              <w:rPr>
                <w:sz w:val="16"/>
                <w:szCs w:val="16"/>
              </w:rPr>
            </w:pPr>
            <w:r w:rsidRPr="00DD5F6A">
              <w:rPr>
                <w:sz w:val="16"/>
                <w:szCs w:val="16"/>
              </w:rPr>
              <w:t>3,820.00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2E1A6745" w14:textId="77777777" w:rsidR="00232CF6" w:rsidRPr="00DD5F6A" w:rsidRDefault="00232CF6" w:rsidP="004422F2">
            <w:pPr>
              <w:jc w:val="center"/>
              <w:rPr>
                <w:sz w:val="16"/>
                <w:szCs w:val="16"/>
              </w:rPr>
            </w:pPr>
            <w:r w:rsidRPr="008B201F">
              <w:rPr>
                <w:rFonts w:eastAsia="Aptos"/>
                <w:kern w:val="2"/>
                <w:sz w:val="16"/>
                <w:szCs w:val="16"/>
              </w:rPr>
              <w:t>117.42</w:t>
            </w:r>
          </w:p>
        </w:tc>
        <w:tc>
          <w:tcPr>
            <w:tcW w:w="900" w:type="dxa"/>
            <w:tcBorders>
              <w:top w:val="single" w:sz="4" w:space="0" w:color="auto"/>
              <w:left w:val="nil"/>
              <w:bottom w:val="single" w:sz="4" w:space="0" w:color="auto"/>
              <w:right w:val="single" w:sz="4" w:space="0" w:color="auto"/>
            </w:tcBorders>
            <w:noWrap/>
            <w:vAlign w:val="bottom"/>
            <w:hideMark/>
          </w:tcPr>
          <w:p w14:paraId="45F890E4" w14:textId="77777777" w:rsidR="00232CF6" w:rsidRPr="00DD5F6A" w:rsidRDefault="00232CF6" w:rsidP="004422F2">
            <w:pPr>
              <w:jc w:val="center"/>
              <w:rPr>
                <w:sz w:val="16"/>
                <w:szCs w:val="16"/>
              </w:rPr>
            </w:pPr>
            <w:r w:rsidRPr="008B201F">
              <w:rPr>
                <w:rFonts w:eastAsia="Aptos"/>
                <w:kern w:val="2"/>
                <w:sz w:val="16"/>
                <w:szCs w:val="16"/>
              </w:rPr>
              <w:t>102.12</w:t>
            </w:r>
          </w:p>
        </w:tc>
        <w:tc>
          <w:tcPr>
            <w:tcW w:w="1170" w:type="dxa"/>
            <w:tcBorders>
              <w:top w:val="single" w:sz="4" w:space="0" w:color="auto"/>
              <w:left w:val="nil"/>
              <w:bottom w:val="single" w:sz="4" w:space="0" w:color="auto"/>
              <w:right w:val="double" w:sz="6" w:space="0" w:color="auto"/>
            </w:tcBorders>
            <w:noWrap/>
            <w:vAlign w:val="bottom"/>
            <w:hideMark/>
          </w:tcPr>
          <w:p w14:paraId="6BDB57F6" w14:textId="77777777" w:rsidR="00232CF6" w:rsidRPr="00DD5F6A" w:rsidRDefault="00232CF6" w:rsidP="004422F2">
            <w:pPr>
              <w:jc w:val="center"/>
              <w:rPr>
                <w:sz w:val="16"/>
                <w:szCs w:val="16"/>
              </w:rPr>
            </w:pPr>
            <w:r w:rsidRPr="008B201F">
              <w:rPr>
                <w:rFonts w:eastAsia="Aptos"/>
                <w:kern w:val="2"/>
                <w:sz w:val="16"/>
                <w:szCs w:val="16"/>
              </w:rPr>
              <w:t>86.82</w:t>
            </w:r>
          </w:p>
        </w:tc>
      </w:tr>
      <w:tr w:rsidR="00232CF6" w:rsidRPr="00DD5F6A" w14:paraId="120D22DE"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693B7979" w14:textId="77777777" w:rsidR="00232CF6" w:rsidRPr="00DD5F6A" w:rsidRDefault="00232CF6" w:rsidP="004422F2">
            <w:pPr>
              <w:jc w:val="center"/>
              <w:rPr>
                <w:sz w:val="16"/>
                <w:szCs w:val="16"/>
              </w:rPr>
            </w:pPr>
            <w:r w:rsidRPr="00DD5F6A">
              <w:rPr>
                <w:sz w:val="16"/>
                <w:szCs w:val="16"/>
              </w:rPr>
              <w:t>3,820.01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29B0039B" w14:textId="77777777" w:rsidR="00232CF6" w:rsidRPr="00DD5F6A" w:rsidRDefault="00232CF6" w:rsidP="004422F2">
            <w:pPr>
              <w:jc w:val="center"/>
              <w:rPr>
                <w:sz w:val="16"/>
                <w:szCs w:val="16"/>
              </w:rPr>
            </w:pPr>
            <w:r w:rsidRPr="00DD5F6A">
              <w:rPr>
                <w:sz w:val="16"/>
                <w:szCs w:val="16"/>
              </w:rPr>
              <w:t>3,860.00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60871352" w14:textId="77777777" w:rsidR="00232CF6" w:rsidRPr="00DD5F6A" w:rsidRDefault="00232CF6" w:rsidP="004422F2">
            <w:pPr>
              <w:jc w:val="center"/>
              <w:rPr>
                <w:sz w:val="16"/>
                <w:szCs w:val="16"/>
              </w:rPr>
            </w:pPr>
            <w:r w:rsidRPr="008B201F">
              <w:rPr>
                <w:rFonts w:eastAsia="Aptos"/>
                <w:kern w:val="2"/>
                <w:sz w:val="16"/>
                <w:szCs w:val="16"/>
              </w:rPr>
              <w:t>118.66</w:t>
            </w:r>
          </w:p>
        </w:tc>
        <w:tc>
          <w:tcPr>
            <w:tcW w:w="900" w:type="dxa"/>
            <w:tcBorders>
              <w:top w:val="single" w:sz="4" w:space="0" w:color="auto"/>
              <w:left w:val="nil"/>
              <w:bottom w:val="single" w:sz="4" w:space="0" w:color="auto"/>
              <w:right w:val="single" w:sz="4" w:space="0" w:color="auto"/>
            </w:tcBorders>
            <w:noWrap/>
            <w:vAlign w:val="bottom"/>
            <w:hideMark/>
          </w:tcPr>
          <w:p w14:paraId="38FD0B9A" w14:textId="77777777" w:rsidR="00232CF6" w:rsidRPr="00DD5F6A" w:rsidRDefault="00232CF6" w:rsidP="004422F2">
            <w:pPr>
              <w:jc w:val="center"/>
              <w:rPr>
                <w:sz w:val="16"/>
                <w:szCs w:val="16"/>
              </w:rPr>
            </w:pPr>
            <w:r w:rsidRPr="008B201F">
              <w:rPr>
                <w:rFonts w:eastAsia="Aptos"/>
                <w:kern w:val="2"/>
                <w:sz w:val="16"/>
                <w:szCs w:val="16"/>
              </w:rPr>
              <w:t>103.35</w:t>
            </w:r>
          </w:p>
        </w:tc>
        <w:tc>
          <w:tcPr>
            <w:tcW w:w="1170" w:type="dxa"/>
            <w:tcBorders>
              <w:top w:val="single" w:sz="4" w:space="0" w:color="auto"/>
              <w:left w:val="nil"/>
              <w:bottom w:val="single" w:sz="4" w:space="0" w:color="auto"/>
              <w:right w:val="double" w:sz="6" w:space="0" w:color="auto"/>
            </w:tcBorders>
            <w:noWrap/>
            <w:vAlign w:val="bottom"/>
            <w:hideMark/>
          </w:tcPr>
          <w:p w14:paraId="5EB2F27A" w14:textId="77777777" w:rsidR="00232CF6" w:rsidRPr="00DD5F6A" w:rsidRDefault="00232CF6" w:rsidP="004422F2">
            <w:pPr>
              <w:jc w:val="center"/>
              <w:rPr>
                <w:sz w:val="16"/>
                <w:szCs w:val="16"/>
              </w:rPr>
            </w:pPr>
            <w:r w:rsidRPr="008B201F">
              <w:rPr>
                <w:rFonts w:eastAsia="Aptos"/>
                <w:kern w:val="2"/>
                <w:sz w:val="16"/>
                <w:szCs w:val="16"/>
              </w:rPr>
              <w:t>88.05</w:t>
            </w:r>
          </w:p>
        </w:tc>
      </w:tr>
      <w:tr w:rsidR="00232CF6" w:rsidRPr="00DD5F6A" w14:paraId="33D6F70D" w14:textId="77777777" w:rsidTr="004422F2">
        <w:trPr>
          <w:trHeight w:val="250"/>
          <w:jc w:val="center"/>
        </w:trPr>
        <w:tc>
          <w:tcPr>
            <w:tcW w:w="865" w:type="dxa"/>
            <w:tcBorders>
              <w:top w:val="single" w:sz="6" w:space="0" w:color="auto"/>
              <w:left w:val="double" w:sz="6" w:space="0" w:color="auto"/>
              <w:bottom w:val="single" w:sz="6" w:space="0" w:color="auto"/>
              <w:right w:val="single" w:sz="4" w:space="0" w:color="auto"/>
            </w:tcBorders>
            <w:noWrap/>
            <w:vAlign w:val="bottom"/>
            <w:hideMark/>
          </w:tcPr>
          <w:p w14:paraId="1CFF4B62" w14:textId="77777777" w:rsidR="00232CF6" w:rsidRPr="00DD5F6A" w:rsidRDefault="00232CF6" w:rsidP="004422F2">
            <w:pPr>
              <w:jc w:val="center"/>
              <w:rPr>
                <w:sz w:val="16"/>
                <w:szCs w:val="16"/>
              </w:rPr>
            </w:pPr>
            <w:r w:rsidRPr="00DD5F6A">
              <w:rPr>
                <w:sz w:val="16"/>
                <w:szCs w:val="16"/>
              </w:rPr>
              <w:t>3,860.01</w:t>
            </w: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08FBB2F1" w14:textId="77777777" w:rsidR="00232CF6" w:rsidRPr="00DD5F6A" w:rsidRDefault="00232CF6" w:rsidP="004422F2">
            <w:pPr>
              <w:jc w:val="center"/>
              <w:rPr>
                <w:sz w:val="16"/>
                <w:szCs w:val="16"/>
              </w:rPr>
            </w:pPr>
            <w:r w:rsidRPr="00DD5F6A">
              <w:rPr>
                <w:sz w:val="16"/>
                <w:szCs w:val="16"/>
              </w:rPr>
              <w:t>3,900.00</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3B0C6DD7" w14:textId="77777777" w:rsidR="00232CF6" w:rsidRPr="00DD5F6A" w:rsidRDefault="00232CF6" w:rsidP="004422F2">
            <w:pPr>
              <w:jc w:val="center"/>
              <w:rPr>
                <w:sz w:val="16"/>
                <w:szCs w:val="16"/>
              </w:rPr>
            </w:pPr>
            <w:r w:rsidRPr="008B201F">
              <w:rPr>
                <w:rFonts w:eastAsia="Aptos"/>
                <w:kern w:val="2"/>
                <w:sz w:val="16"/>
                <w:szCs w:val="16"/>
              </w:rPr>
              <w:t>119.89</w:t>
            </w:r>
          </w:p>
        </w:tc>
        <w:tc>
          <w:tcPr>
            <w:tcW w:w="900" w:type="dxa"/>
            <w:tcBorders>
              <w:top w:val="single" w:sz="4" w:space="0" w:color="auto"/>
              <w:left w:val="nil"/>
              <w:bottom w:val="single" w:sz="4" w:space="0" w:color="auto"/>
              <w:right w:val="single" w:sz="4" w:space="0" w:color="auto"/>
            </w:tcBorders>
            <w:noWrap/>
            <w:vAlign w:val="bottom"/>
            <w:hideMark/>
          </w:tcPr>
          <w:p w14:paraId="66DEA3F9" w14:textId="77777777" w:rsidR="00232CF6" w:rsidRPr="00DD5F6A" w:rsidRDefault="00232CF6" w:rsidP="004422F2">
            <w:pPr>
              <w:jc w:val="center"/>
              <w:rPr>
                <w:sz w:val="16"/>
                <w:szCs w:val="16"/>
              </w:rPr>
            </w:pPr>
            <w:r w:rsidRPr="008B201F">
              <w:rPr>
                <w:rFonts w:eastAsia="Aptos"/>
                <w:kern w:val="2"/>
                <w:sz w:val="16"/>
                <w:szCs w:val="16"/>
              </w:rPr>
              <w:t>104.59</w:t>
            </w:r>
          </w:p>
        </w:tc>
        <w:tc>
          <w:tcPr>
            <w:tcW w:w="1170" w:type="dxa"/>
            <w:tcBorders>
              <w:top w:val="single" w:sz="4" w:space="0" w:color="auto"/>
              <w:left w:val="nil"/>
              <w:bottom w:val="single" w:sz="4" w:space="0" w:color="auto"/>
              <w:right w:val="double" w:sz="6" w:space="0" w:color="auto"/>
            </w:tcBorders>
            <w:noWrap/>
            <w:vAlign w:val="bottom"/>
            <w:hideMark/>
          </w:tcPr>
          <w:p w14:paraId="0645839E" w14:textId="77777777" w:rsidR="00232CF6" w:rsidRPr="00DD5F6A" w:rsidRDefault="00232CF6" w:rsidP="004422F2">
            <w:pPr>
              <w:jc w:val="center"/>
              <w:rPr>
                <w:sz w:val="16"/>
                <w:szCs w:val="16"/>
              </w:rPr>
            </w:pPr>
            <w:r w:rsidRPr="008B201F">
              <w:rPr>
                <w:rFonts w:eastAsia="Aptos"/>
                <w:kern w:val="2"/>
                <w:sz w:val="16"/>
                <w:szCs w:val="16"/>
              </w:rPr>
              <w:t>89.29</w:t>
            </w:r>
          </w:p>
        </w:tc>
      </w:tr>
      <w:tr w:rsidR="00232CF6" w:rsidRPr="00DD5F6A" w14:paraId="13A68B84" w14:textId="77777777" w:rsidTr="004422F2">
        <w:trPr>
          <w:trHeight w:val="250"/>
          <w:jc w:val="center"/>
        </w:trPr>
        <w:tc>
          <w:tcPr>
            <w:tcW w:w="865" w:type="dxa"/>
            <w:tcBorders>
              <w:top w:val="single" w:sz="6" w:space="0" w:color="auto"/>
              <w:left w:val="double" w:sz="6" w:space="0" w:color="auto"/>
              <w:bottom w:val="double" w:sz="6" w:space="0" w:color="auto"/>
              <w:right w:val="single" w:sz="4" w:space="0" w:color="auto"/>
            </w:tcBorders>
            <w:noWrap/>
            <w:vAlign w:val="bottom"/>
            <w:hideMark/>
          </w:tcPr>
          <w:p w14:paraId="58D07F78" w14:textId="77777777" w:rsidR="00232CF6" w:rsidRPr="00DD5F6A" w:rsidRDefault="00232CF6" w:rsidP="004422F2">
            <w:pPr>
              <w:jc w:val="center"/>
              <w:rPr>
                <w:sz w:val="16"/>
                <w:szCs w:val="16"/>
              </w:rPr>
            </w:pPr>
          </w:p>
        </w:tc>
        <w:tc>
          <w:tcPr>
            <w:tcW w:w="900" w:type="dxa"/>
            <w:tcBorders>
              <w:top w:val="single" w:sz="4" w:space="0" w:color="auto"/>
              <w:left w:val="single" w:sz="4" w:space="0" w:color="auto"/>
              <w:bottom w:val="double" w:sz="6" w:space="0" w:color="auto"/>
              <w:right w:val="single" w:sz="4" w:space="0" w:color="auto"/>
            </w:tcBorders>
            <w:noWrap/>
            <w:vAlign w:val="bottom"/>
            <w:hideMark/>
          </w:tcPr>
          <w:p w14:paraId="51B6FEF3" w14:textId="77777777" w:rsidR="00232CF6" w:rsidRPr="00DD5F6A" w:rsidRDefault="00232CF6" w:rsidP="004422F2">
            <w:pPr>
              <w:jc w:val="center"/>
              <w:rPr>
                <w:sz w:val="16"/>
                <w:szCs w:val="16"/>
              </w:rPr>
            </w:pPr>
          </w:p>
        </w:tc>
        <w:tc>
          <w:tcPr>
            <w:tcW w:w="3060" w:type="dxa"/>
            <w:gridSpan w:val="3"/>
            <w:tcBorders>
              <w:top w:val="single" w:sz="4" w:space="0" w:color="auto"/>
              <w:left w:val="single" w:sz="4" w:space="0" w:color="auto"/>
              <w:bottom w:val="double" w:sz="6" w:space="0" w:color="auto"/>
              <w:right w:val="double" w:sz="6" w:space="0" w:color="auto"/>
            </w:tcBorders>
            <w:noWrap/>
            <w:vAlign w:val="bottom"/>
            <w:hideMark/>
          </w:tcPr>
          <w:p w14:paraId="745FA0BE" w14:textId="77777777" w:rsidR="00232CF6" w:rsidRPr="00DD5F6A" w:rsidRDefault="00232CF6" w:rsidP="004422F2">
            <w:pPr>
              <w:jc w:val="center"/>
              <w:rPr>
                <w:i/>
                <w:iCs/>
                <w:sz w:val="16"/>
                <w:szCs w:val="16"/>
              </w:rPr>
            </w:pPr>
            <w:r w:rsidRPr="00DD5F6A">
              <w:rPr>
                <w:i/>
                <w:iCs/>
                <w:sz w:val="16"/>
                <w:szCs w:val="16"/>
              </w:rPr>
              <w:t>(Add 3.09% for amounts in excess of $3,900)</w:t>
            </w:r>
          </w:p>
        </w:tc>
      </w:tr>
    </w:tbl>
    <w:p w14:paraId="4E9E07F3" w14:textId="77777777" w:rsidR="00715378" w:rsidRDefault="00715378" w:rsidP="00715378">
      <w:pPr>
        <w:pStyle w:val="A"/>
        <w:rPr>
          <w:highlight w:val="yellow"/>
        </w:rPr>
      </w:pPr>
    </w:p>
    <w:tbl>
      <w:tblPr>
        <w:tblW w:w="4860" w:type="dxa"/>
        <w:jc w:val="center"/>
        <w:tblLook w:val="0420" w:firstRow="1" w:lastRow="0" w:firstColumn="0" w:lastColumn="0" w:noHBand="0" w:noVBand="1"/>
      </w:tblPr>
      <w:tblGrid>
        <w:gridCol w:w="1080"/>
        <w:gridCol w:w="900"/>
        <w:gridCol w:w="990"/>
        <w:gridCol w:w="900"/>
        <w:gridCol w:w="990"/>
      </w:tblGrid>
      <w:tr w:rsidR="00232CF6" w:rsidRPr="00DD5F6A" w14:paraId="7C376F19" w14:textId="77777777" w:rsidTr="004422F2">
        <w:trPr>
          <w:trHeight w:val="250"/>
          <w:tblHeader/>
          <w:jc w:val="center"/>
        </w:trPr>
        <w:tc>
          <w:tcPr>
            <w:tcW w:w="4860" w:type="dxa"/>
            <w:gridSpan w:val="5"/>
            <w:tcBorders>
              <w:top w:val="double" w:sz="6" w:space="0" w:color="auto"/>
              <w:left w:val="double" w:sz="6" w:space="0" w:color="auto"/>
              <w:bottom w:val="single" w:sz="6" w:space="0" w:color="auto"/>
              <w:right w:val="double" w:sz="6" w:space="0" w:color="auto"/>
            </w:tcBorders>
            <w:shd w:val="clear" w:color="000000" w:fill="C0C0C0"/>
            <w:noWrap/>
            <w:vAlign w:val="center"/>
            <w:hideMark/>
          </w:tcPr>
          <w:p w14:paraId="6D1C92C5" w14:textId="77777777" w:rsidR="00232CF6" w:rsidRPr="00DD5F6A" w:rsidRDefault="00232CF6" w:rsidP="004422F2">
            <w:pPr>
              <w:jc w:val="center"/>
              <w:rPr>
                <w:b/>
                <w:bCs/>
                <w:sz w:val="16"/>
                <w:szCs w:val="16"/>
              </w:rPr>
            </w:pPr>
            <w:r w:rsidRPr="00DD5F6A">
              <w:rPr>
                <w:b/>
                <w:bCs/>
                <w:sz w:val="16"/>
                <w:szCs w:val="16"/>
              </w:rPr>
              <w:t>Semi-Monthly Louisiana Income Tax Withholding Table</w:t>
            </w:r>
          </w:p>
        </w:tc>
      </w:tr>
      <w:tr w:rsidR="00232CF6" w:rsidRPr="00DD5F6A" w14:paraId="115058A4" w14:textId="77777777" w:rsidTr="004422F2">
        <w:trPr>
          <w:trHeight w:val="250"/>
          <w:tblHeader/>
          <w:jc w:val="center"/>
        </w:trPr>
        <w:tc>
          <w:tcPr>
            <w:tcW w:w="1980" w:type="dxa"/>
            <w:gridSpan w:val="2"/>
            <w:tcBorders>
              <w:top w:val="single" w:sz="6" w:space="0" w:color="auto"/>
              <w:left w:val="double" w:sz="6" w:space="0" w:color="auto"/>
              <w:bottom w:val="single" w:sz="6" w:space="0" w:color="auto"/>
              <w:right w:val="single" w:sz="6" w:space="0" w:color="auto"/>
            </w:tcBorders>
            <w:shd w:val="clear" w:color="000000" w:fill="C0C0C0"/>
            <w:noWrap/>
            <w:vAlign w:val="center"/>
            <w:hideMark/>
          </w:tcPr>
          <w:p w14:paraId="75AE02B2" w14:textId="77777777" w:rsidR="00232CF6" w:rsidRPr="00DD5F6A" w:rsidRDefault="00232CF6" w:rsidP="004422F2">
            <w:pPr>
              <w:rPr>
                <w:b/>
                <w:bCs/>
                <w:sz w:val="16"/>
                <w:szCs w:val="16"/>
              </w:rPr>
            </w:pPr>
            <w:r w:rsidRPr="00DD5F6A">
              <w:rPr>
                <w:b/>
                <w:bCs/>
                <w:sz w:val="16"/>
                <w:szCs w:val="16"/>
              </w:rPr>
              <w:t>Standard Deduction:</w:t>
            </w:r>
          </w:p>
        </w:tc>
        <w:tc>
          <w:tcPr>
            <w:tcW w:w="990" w:type="dxa"/>
            <w:tcBorders>
              <w:top w:val="single" w:sz="6" w:space="0" w:color="auto"/>
              <w:left w:val="single" w:sz="6" w:space="0" w:color="auto"/>
              <w:bottom w:val="single" w:sz="6" w:space="0" w:color="auto"/>
              <w:right w:val="single" w:sz="6" w:space="0" w:color="auto"/>
            </w:tcBorders>
            <w:shd w:val="clear" w:color="000000" w:fill="C0C0C0"/>
            <w:noWrap/>
            <w:vAlign w:val="center"/>
            <w:hideMark/>
          </w:tcPr>
          <w:p w14:paraId="2FAA672B" w14:textId="77777777" w:rsidR="00232CF6" w:rsidRPr="00DD5F6A" w:rsidRDefault="00232CF6" w:rsidP="004422F2">
            <w:pPr>
              <w:jc w:val="center"/>
              <w:rPr>
                <w:b/>
                <w:bCs/>
                <w:sz w:val="16"/>
                <w:szCs w:val="16"/>
              </w:rPr>
            </w:pPr>
            <w:r w:rsidRPr="00DD5F6A">
              <w:rPr>
                <w:b/>
                <w:bCs/>
                <w:sz w:val="16"/>
                <w:szCs w:val="16"/>
              </w:rPr>
              <w:t>0</w:t>
            </w:r>
          </w:p>
        </w:tc>
        <w:tc>
          <w:tcPr>
            <w:tcW w:w="900" w:type="dxa"/>
            <w:tcBorders>
              <w:top w:val="single" w:sz="6" w:space="0" w:color="auto"/>
              <w:left w:val="single" w:sz="6" w:space="0" w:color="auto"/>
              <w:bottom w:val="single" w:sz="6" w:space="0" w:color="auto"/>
              <w:right w:val="single" w:sz="6" w:space="0" w:color="auto"/>
            </w:tcBorders>
            <w:shd w:val="clear" w:color="000000" w:fill="C0C0C0"/>
            <w:noWrap/>
            <w:vAlign w:val="center"/>
            <w:hideMark/>
          </w:tcPr>
          <w:p w14:paraId="3744A3E1" w14:textId="77777777" w:rsidR="00232CF6" w:rsidRPr="00DD5F6A" w:rsidRDefault="00232CF6" w:rsidP="004422F2">
            <w:pPr>
              <w:jc w:val="center"/>
              <w:rPr>
                <w:b/>
                <w:bCs/>
                <w:sz w:val="16"/>
                <w:szCs w:val="16"/>
              </w:rPr>
            </w:pPr>
            <w:r w:rsidRPr="00DD5F6A">
              <w:rPr>
                <w:b/>
                <w:bCs/>
                <w:sz w:val="16"/>
                <w:szCs w:val="16"/>
              </w:rPr>
              <w:t>1</w:t>
            </w:r>
          </w:p>
        </w:tc>
        <w:tc>
          <w:tcPr>
            <w:tcW w:w="990" w:type="dxa"/>
            <w:tcBorders>
              <w:top w:val="single" w:sz="6" w:space="0" w:color="auto"/>
              <w:left w:val="single" w:sz="6" w:space="0" w:color="auto"/>
              <w:bottom w:val="single" w:sz="6" w:space="0" w:color="auto"/>
              <w:right w:val="double" w:sz="6" w:space="0" w:color="auto"/>
            </w:tcBorders>
            <w:shd w:val="clear" w:color="000000" w:fill="C0C0C0"/>
            <w:noWrap/>
            <w:vAlign w:val="center"/>
            <w:hideMark/>
          </w:tcPr>
          <w:p w14:paraId="5F4FBE9C" w14:textId="77777777" w:rsidR="00232CF6" w:rsidRPr="00DD5F6A" w:rsidRDefault="00232CF6" w:rsidP="004422F2">
            <w:pPr>
              <w:jc w:val="center"/>
              <w:rPr>
                <w:b/>
                <w:bCs/>
                <w:sz w:val="16"/>
                <w:szCs w:val="16"/>
              </w:rPr>
            </w:pPr>
            <w:r w:rsidRPr="00DD5F6A">
              <w:rPr>
                <w:b/>
                <w:bCs/>
                <w:sz w:val="16"/>
                <w:szCs w:val="16"/>
              </w:rPr>
              <w:t>2</w:t>
            </w:r>
          </w:p>
        </w:tc>
      </w:tr>
      <w:tr w:rsidR="00232CF6" w:rsidRPr="00DD5F6A" w14:paraId="00B20A29" w14:textId="77777777" w:rsidTr="004422F2">
        <w:trPr>
          <w:trHeight w:val="250"/>
          <w:tblHeader/>
          <w:jc w:val="center"/>
        </w:trPr>
        <w:tc>
          <w:tcPr>
            <w:tcW w:w="1980" w:type="dxa"/>
            <w:gridSpan w:val="2"/>
            <w:tcBorders>
              <w:top w:val="single" w:sz="6" w:space="0" w:color="auto"/>
              <w:left w:val="double" w:sz="6" w:space="0" w:color="auto"/>
              <w:bottom w:val="single" w:sz="6" w:space="0" w:color="auto"/>
              <w:right w:val="single" w:sz="6" w:space="0" w:color="auto"/>
            </w:tcBorders>
            <w:shd w:val="clear" w:color="000000" w:fill="C0C0C0"/>
            <w:noWrap/>
            <w:vAlign w:val="center"/>
            <w:hideMark/>
          </w:tcPr>
          <w:p w14:paraId="5265499E" w14:textId="77777777" w:rsidR="00232CF6" w:rsidRPr="00DD5F6A" w:rsidRDefault="00232CF6" w:rsidP="004422F2">
            <w:pPr>
              <w:rPr>
                <w:b/>
                <w:bCs/>
                <w:sz w:val="16"/>
                <w:szCs w:val="16"/>
              </w:rPr>
            </w:pPr>
            <w:r w:rsidRPr="00DD5F6A">
              <w:rPr>
                <w:b/>
                <w:bCs/>
                <w:sz w:val="16"/>
                <w:szCs w:val="16"/>
              </w:rPr>
              <w:t>Salary Range:</w:t>
            </w:r>
          </w:p>
        </w:tc>
        <w:tc>
          <w:tcPr>
            <w:tcW w:w="990" w:type="dxa"/>
            <w:tcBorders>
              <w:top w:val="single" w:sz="6" w:space="0" w:color="auto"/>
              <w:left w:val="single" w:sz="6" w:space="0" w:color="auto"/>
              <w:bottom w:val="single" w:sz="6" w:space="0" w:color="auto"/>
              <w:right w:val="single" w:sz="6" w:space="0" w:color="auto"/>
            </w:tcBorders>
            <w:shd w:val="clear" w:color="000000" w:fill="C0C0C0"/>
            <w:noWrap/>
            <w:vAlign w:val="center"/>
            <w:hideMark/>
          </w:tcPr>
          <w:p w14:paraId="12C61B87" w14:textId="77777777" w:rsidR="00232CF6" w:rsidRPr="00DD5F6A" w:rsidRDefault="00232CF6" w:rsidP="004422F2">
            <w:pPr>
              <w:jc w:val="center"/>
              <w:rPr>
                <w:sz w:val="16"/>
                <w:szCs w:val="16"/>
              </w:rPr>
            </w:pPr>
          </w:p>
        </w:tc>
        <w:tc>
          <w:tcPr>
            <w:tcW w:w="900" w:type="dxa"/>
            <w:tcBorders>
              <w:top w:val="single" w:sz="6" w:space="0" w:color="auto"/>
              <w:left w:val="single" w:sz="6" w:space="0" w:color="auto"/>
              <w:bottom w:val="single" w:sz="6" w:space="0" w:color="auto"/>
              <w:right w:val="single" w:sz="6" w:space="0" w:color="auto"/>
            </w:tcBorders>
            <w:shd w:val="clear" w:color="000000" w:fill="C0C0C0"/>
            <w:noWrap/>
            <w:vAlign w:val="center"/>
            <w:hideMark/>
          </w:tcPr>
          <w:p w14:paraId="551AB773" w14:textId="77777777" w:rsidR="00232CF6" w:rsidRPr="00DD5F6A" w:rsidRDefault="00232CF6" w:rsidP="004422F2">
            <w:pPr>
              <w:jc w:val="center"/>
              <w:rPr>
                <w:sz w:val="16"/>
                <w:szCs w:val="16"/>
              </w:rPr>
            </w:pPr>
          </w:p>
        </w:tc>
        <w:tc>
          <w:tcPr>
            <w:tcW w:w="990" w:type="dxa"/>
            <w:tcBorders>
              <w:top w:val="single" w:sz="6" w:space="0" w:color="auto"/>
              <w:left w:val="single" w:sz="6" w:space="0" w:color="auto"/>
              <w:bottom w:val="single" w:sz="6" w:space="0" w:color="auto"/>
              <w:right w:val="double" w:sz="6" w:space="0" w:color="auto"/>
            </w:tcBorders>
            <w:shd w:val="clear" w:color="000000" w:fill="C0C0C0"/>
            <w:noWrap/>
            <w:vAlign w:val="center"/>
            <w:hideMark/>
          </w:tcPr>
          <w:p w14:paraId="7CFC9376" w14:textId="77777777" w:rsidR="00232CF6" w:rsidRPr="00DD5F6A" w:rsidRDefault="00232CF6" w:rsidP="004422F2">
            <w:pPr>
              <w:jc w:val="center"/>
              <w:rPr>
                <w:sz w:val="16"/>
                <w:szCs w:val="16"/>
              </w:rPr>
            </w:pPr>
          </w:p>
        </w:tc>
      </w:tr>
      <w:tr w:rsidR="00232CF6" w:rsidRPr="00DD5F6A" w14:paraId="453B4657" w14:textId="77777777" w:rsidTr="004422F2">
        <w:trPr>
          <w:trHeight w:val="250"/>
          <w:tblHeader/>
          <w:jc w:val="center"/>
        </w:trPr>
        <w:tc>
          <w:tcPr>
            <w:tcW w:w="1080" w:type="dxa"/>
            <w:tcBorders>
              <w:top w:val="single" w:sz="6" w:space="0" w:color="auto"/>
              <w:left w:val="double" w:sz="6" w:space="0" w:color="auto"/>
              <w:bottom w:val="single" w:sz="6" w:space="0" w:color="auto"/>
              <w:right w:val="single" w:sz="6" w:space="0" w:color="auto"/>
            </w:tcBorders>
            <w:shd w:val="clear" w:color="000000" w:fill="C0C0C0"/>
            <w:noWrap/>
            <w:vAlign w:val="center"/>
            <w:hideMark/>
          </w:tcPr>
          <w:p w14:paraId="493C76C6" w14:textId="77777777" w:rsidR="00232CF6" w:rsidRPr="00DD5F6A" w:rsidRDefault="00232CF6" w:rsidP="004422F2">
            <w:pPr>
              <w:jc w:val="center"/>
              <w:rPr>
                <w:b/>
                <w:bCs/>
                <w:sz w:val="16"/>
                <w:szCs w:val="16"/>
              </w:rPr>
            </w:pPr>
            <w:r w:rsidRPr="00DD5F6A">
              <w:rPr>
                <w:b/>
                <w:bCs/>
                <w:sz w:val="16"/>
                <w:szCs w:val="16"/>
              </w:rPr>
              <w:t>Min</w:t>
            </w:r>
          </w:p>
        </w:tc>
        <w:tc>
          <w:tcPr>
            <w:tcW w:w="900" w:type="dxa"/>
            <w:tcBorders>
              <w:top w:val="single" w:sz="6" w:space="0" w:color="auto"/>
              <w:left w:val="single" w:sz="6" w:space="0" w:color="auto"/>
              <w:bottom w:val="single" w:sz="6" w:space="0" w:color="auto"/>
              <w:right w:val="single" w:sz="6" w:space="0" w:color="auto"/>
            </w:tcBorders>
            <w:shd w:val="clear" w:color="000000" w:fill="C0C0C0"/>
            <w:noWrap/>
            <w:vAlign w:val="center"/>
            <w:hideMark/>
          </w:tcPr>
          <w:p w14:paraId="2FA56665" w14:textId="77777777" w:rsidR="00232CF6" w:rsidRPr="00DD5F6A" w:rsidRDefault="00232CF6" w:rsidP="004422F2">
            <w:pPr>
              <w:jc w:val="center"/>
              <w:rPr>
                <w:b/>
                <w:bCs/>
                <w:sz w:val="16"/>
                <w:szCs w:val="16"/>
              </w:rPr>
            </w:pPr>
            <w:r w:rsidRPr="00DD5F6A">
              <w:rPr>
                <w:b/>
                <w:bCs/>
                <w:sz w:val="16"/>
                <w:szCs w:val="16"/>
              </w:rPr>
              <w:t>Max</w:t>
            </w:r>
          </w:p>
        </w:tc>
        <w:tc>
          <w:tcPr>
            <w:tcW w:w="990" w:type="dxa"/>
            <w:tcBorders>
              <w:top w:val="single" w:sz="6" w:space="0" w:color="auto"/>
              <w:left w:val="single" w:sz="6" w:space="0" w:color="auto"/>
              <w:bottom w:val="single" w:sz="6" w:space="0" w:color="auto"/>
              <w:right w:val="single" w:sz="6" w:space="0" w:color="auto"/>
            </w:tcBorders>
            <w:shd w:val="clear" w:color="000000" w:fill="C0C0C0"/>
            <w:noWrap/>
            <w:vAlign w:val="center"/>
            <w:hideMark/>
          </w:tcPr>
          <w:p w14:paraId="7755F52C" w14:textId="77777777" w:rsidR="00232CF6" w:rsidRPr="00DD5F6A" w:rsidRDefault="00232CF6" w:rsidP="004422F2">
            <w:pPr>
              <w:jc w:val="center"/>
              <w:rPr>
                <w:i/>
                <w:iCs/>
                <w:sz w:val="16"/>
                <w:szCs w:val="16"/>
              </w:rPr>
            </w:pPr>
          </w:p>
        </w:tc>
        <w:tc>
          <w:tcPr>
            <w:tcW w:w="900" w:type="dxa"/>
            <w:tcBorders>
              <w:top w:val="single" w:sz="6" w:space="0" w:color="auto"/>
              <w:left w:val="single" w:sz="6" w:space="0" w:color="auto"/>
              <w:bottom w:val="single" w:sz="6" w:space="0" w:color="auto"/>
              <w:right w:val="single" w:sz="6" w:space="0" w:color="auto"/>
            </w:tcBorders>
            <w:shd w:val="clear" w:color="000000" w:fill="C0C0C0"/>
            <w:noWrap/>
            <w:vAlign w:val="center"/>
            <w:hideMark/>
          </w:tcPr>
          <w:p w14:paraId="37AB99F0" w14:textId="77777777" w:rsidR="00232CF6" w:rsidRPr="00DD5F6A" w:rsidRDefault="00232CF6" w:rsidP="004422F2">
            <w:pPr>
              <w:jc w:val="center"/>
              <w:rPr>
                <w:i/>
                <w:iCs/>
                <w:sz w:val="16"/>
                <w:szCs w:val="16"/>
              </w:rPr>
            </w:pPr>
          </w:p>
        </w:tc>
        <w:tc>
          <w:tcPr>
            <w:tcW w:w="990" w:type="dxa"/>
            <w:tcBorders>
              <w:top w:val="single" w:sz="6" w:space="0" w:color="auto"/>
              <w:left w:val="single" w:sz="6" w:space="0" w:color="auto"/>
              <w:bottom w:val="single" w:sz="6" w:space="0" w:color="auto"/>
              <w:right w:val="double" w:sz="6" w:space="0" w:color="auto"/>
            </w:tcBorders>
            <w:shd w:val="clear" w:color="000000" w:fill="C0C0C0"/>
            <w:noWrap/>
            <w:vAlign w:val="center"/>
            <w:hideMark/>
          </w:tcPr>
          <w:p w14:paraId="4D3D56E4" w14:textId="77777777" w:rsidR="00232CF6" w:rsidRPr="00DD5F6A" w:rsidRDefault="00232CF6" w:rsidP="004422F2">
            <w:pPr>
              <w:jc w:val="center"/>
              <w:rPr>
                <w:sz w:val="16"/>
                <w:szCs w:val="16"/>
              </w:rPr>
            </w:pPr>
          </w:p>
        </w:tc>
      </w:tr>
      <w:tr w:rsidR="00232CF6" w:rsidRPr="00DD5F6A" w14:paraId="0A974297"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0E064576" w14:textId="77777777" w:rsidR="00232CF6" w:rsidRPr="00DD5F6A" w:rsidRDefault="00232CF6" w:rsidP="004422F2">
            <w:pPr>
              <w:jc w:val="center"/>
              <w:rPr>
                <w:sz w:val="16"/>
                <w:szCs w:val="16"/>
              </w:rPr>
            </w:pPr>
            <w:r w:rsidRPr="00DD5F6A">
              <w:rPr>
                <w:sz w:val="16"/>
                <w:szCs w:val="16"/>
              </w:rPr>
              <w:t>0.00</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1A368C8" w14:textId="77777777" w:rsidR="00232CF6" w:rsidRPr="00DD5F6A" w:rsidRDefault="00232CF6" w:rsidP="004422F2">
            <w:pPr>
              <w:jc w:val="center"/>
              <w:rPr>
                <w:sz w:val="16"/>
                <w:szCs w:val="16"/>
              </w:rPr>
            </w:pPr>
            <w:r w:rsidRPr="00DD5F6A">
              <w:rPr>
                <w:sz w:val="16"/>
                <w:szCs w:val="16"/>
              </w:rPr>
              <w:t>100.00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14F77AE1" w14:textId="77777777" w:rsidR="00232CF6" w:rsidRPr="00DD5F6A" w:rsidRDefault="00232CF6" w:rsidP="004422F2">
            <w:pPr>
              <w:jc w:val="center"/>
              <w:rPr>
                <w:sz w:val="16"/>
                <w:szCs w:val="16"/>
              </w:rPr>
            </w:pPr>
            <w:r w:rsidRPr="008B201F">
              <w:rPr>
                <w:rFonts w:eastAsia="Aptos"/>
                <w:kern w:val="2"/>
                <w:sz w:val="16"/>
                <w:szCs w:val="16"/>
              </w:rPr>
              <w:t>1.55</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7531C262" w14:textId="77777777" w:rsidR="00232CF6" w:rsidRPr="00DD5F6A" w:rsidRDefault="00232CF6" w:rsidP="004422F2">
            <w:pPr>
              <w:jc w:val="center"/>
              <w:rPr>
                <w:sz w:val="16"/>
                <w:szCs w:val="16"/>
              </w:rPr>
            </w:pPr>
            <w:r w:rsidRPr="008B201F">
              <w:rPr>
                <w:rFonts w:eastAsia="Aptos"/>
                <w:kern w:val="2"/>
                <w:sz w:val="16"/>
                <w:szCs w:val="16"/>
              </w:rPr>
              <w:t>0.00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10FB0FBB"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1739BC18"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67E26389" w14:textId="77777777" w:rsidR="00232CF6" w:rsidRPr="00DD5F6A" w:rsidRDefault="00232CF6" w:rsidP="004422F2">
            <w:pPr>
              <w:jc w:val="center"/>
              <w:rPr>
                <w:sz w:val="16"/>
                <w:szCs w:val="16"/>
              </w:rPr>
            </w:pPr>
            <w:r w:rsidRPr="00DD5F6A">
              <w:rPr>
                <w:sz w:val="16"/>
                <w:szCs w:val="16"/>
              </w:rPr>
              <w:t>100.01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3115FF3" w14:textId="77777777" w:rsidR="00232CF6" w:rsidRPr="00DD5F6A" w:rsidRDefault="00232CF6" w:rsidP="004422F2">
            <w:pPr>
              <w:jc w:val="center"/>
              <w:rPr>
                <w:sz w:val="16"/>
                <w:szCs w:val="16"/>
              </w:rPr>
            </w:pPr>
            <w:r w:rsidRPr="00DD5F6A">
              <w:rPr>
                <w:sz w:val="16"/>
                <w:szCs w:val="16"/>
              </w:rPr>
              <w:t>140.00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7C9ADDAB" w14:textId="77777777" w:rsidR="00232CF6" w:rsidRPr="00DD5F6A" w:rsidRDefault="00232CF6" w:rsidP="004422F2">
            <w:pPr>
              <w:jc w:val="center"/>
              <w:rPr>
                <w:sz w:val="16"/>
                <w:szCs w:val="16"/>
              </w:rPr>
            </w:pPr>
            <w:r w:rsidRPr="008B201F">
              <w:rPr>
                <w:rFonts w:eastAsia="Aptos"/>
                <w:kern w:val="2"/>
                <w:sz w:val="16"/>
                <w:szCs w:val="16"/>
              </w:rPr>
              <w:t>3.71</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5C36D4A4" w14:textId="77777777" w:rsidR="00232CF6" w:rsidRPr="00DD5F6A" w:rsidRDefault="00232CF6" w:rsidP="004422F2">
            <w:pPr>
              <w:jc w:val="center"/>
              <w:rPr>
                <w:sz w:val="16"/>
                <w:szCs w:val="16"/>
              </w:rPr>
            </w:pPr>
            <w:r w:rsidRPr="008B201F">
              <w:rPr>
                <w:rFonts w:eastAsia="Aptos"/>
                <w:kern w:val="2"/>
                <w:sz w:val="16"/>
                <w:szCs w:val="16"/>
              </w:rPr>
              <w:t>0.00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3E888A98"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617AE03C"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1CF19427" w14:textId="77777777" w:rsidR="00232CF6" w:rsidRPr="00DD5F6A" w:rsidRDefault="00232CF6" w:rsidP="004422F2">
            <w:pPr>
              <w:jc w:val="center"/>
              <w:rPr>
                <w:sz w:val="16"/>
                <w:szCs w:val="16"/>
              </w:rPr>
            </w:pPr>
            <w:r w:rsidRPr="00DD5F6A">
              <w:rPr>
                <w:sz w:val="16"/>
                <w:szCs w:val="16"/>
              </w:rPr>
              <w:t>140.01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ACD4ED1" w14:textId="77777777" w:rsidR="00232CF6" w:rsidRPr="00DD5F6A" w:rsidRDefault="00232CF6" w:rsidP="004422F2">
            <w:pPr>
              <w:jc w:val="center"/>
              <w:rPr>
                <w:sz w:val="16"/>
                <w:szCs w:val="16"/>
              </w:rPr>
            </w:pPr>
            <w:r w:rsidRPr="00DD5F6A">
              <w:rPr>
                <w:sz w:val="16"/>
                <w:szCs w:val="16"/>
              </w:rPr>
              <w:t>180.00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3155A009" w14:textId="77777777" w:rsidR="00232CF6" w:rsidRPr="00DD5F6A" w:rsidRDefault="00232CF6" w:rsidP="004422F2">
            <w:pPr>
              <w:jc w:val="center"/>
              <w:rPr>
                <w:sz w:val="16"/>
                <w:szCs w:val="16"/>
              </w:rPr>
            </w:pPr>
            <w:r w:rsidRPr="008B201F">
              <w:rPr>
                <w:rFonts w:eastAsia="Aptos"/>
                <w:kern w:val="2"/>
                <w:sz w:val="16"/>
                <w:szCs w:val="16"/>
              </w:rPr>
              <w:t>4.94</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3CE959B4" w14:textId="77777777" w:rsidR="00232CF6" w:rsidRPr="00DD5F6A" w:rsidRDefault="00232CF6" w:rsidP="004422F2">
            <w:pPr>
              <w:jc w:val="center"/>
              <w:rPr>
                <w:sz w:val="16"/>
                <w:szCs w:val="16"/>
              </w:rPr>
            </w:pPr>
            <w:r w:rsidRPr="008B201F">
              <w:rPr>
                <w:rFonts w:eastAsia="Aptos"/>
                <w:kern w:val="2"/>
                <w:sz w:val="16"/>
                <w:szCs w:val="16"/>
              </w:rPr>
              <w:t>0.00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5F231F76"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4392A73E"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1F94CFE" w14:textId="77777777" w:rsidR="00232CF6" w:rsidRPr="00DD5F6A" w:rsidRDefault="00232CF6" w:rsidP="004422F2">
            <w:pPr>
              <w:jc w:val="center"/>
              <w:rPr>
                <w:sz w:val="16"/>
                <w:szCs w:val="16"/>
              </w:rPr>
            </w:pPr>
            <w:r w:rsidRPr="00DD5F6A">
              <w:rPr>
                <w:sz w:val="16"/>
                <w:szCs w:val="16"/>
              </w:rPr>
              <w:t>180.01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40B7508" w14:textId="77777777" w:rsidR="00232CF6" w:rsidRPr="00DD5F6A" w:rsidRDefault="00232CF6" w:rsidP="004422F2">
            <w:pPr>
              <w:jc w:val="center"/>
              <w:rPr>
                <w:sz w:val="16"/>
                <w:szCs w:val="16"/>
              </w:rPr>
            </w:pPr>
            <w:r w:rsidRPr="00DD5F6A">
              <w:rPr>
                <w:sz w:val="16"/>
                <w:szCs w:val="16"/>
              </w:rPr>
              <w:t>220.00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169575B2" w14:textId="77777777" w:rsidR="00232CF6" w:rsidRPr="00DD5F6A" w:rsidRDefault="00232CF6" w:rsidP="004422F2">
            <w:pPr>
              <w:jc w:val="center"/>
              <w:rPr>
                <w:sz w:val="16"/>
                <w:szCs w:val="16"/>
              </w:rPr>
            </w:pPr>
            <w:r w:rsidRPr="008B201F">
              <w:rPr>
                <w:rFonts w:eastAsia="Aptos"/>
                <w:kern w:val="2"/>
                <w:sz w:val="16"/>
                <w:szCs w:val="16"/>
              </w:rPr>
              <w:t>6.18</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7ED0F392" w14:textId="77777777" w:rsidR="00232CF6" w:rsidRPr="00DD5F6A" w:rsidRDefault="00232CF6" w:rsidP="004422F2">
            <w:pPr>
              <w:jc w:val="center"/>
              <w:rPr>
                <w:sz w:val="16"/>
                <w:szCs w:val="16"/>
              </w:rPr>
            </w:pPr>
            <w:r w:rsidRPr="008B201F">
              <w:rPr>
                <w:rFonts w:eastAsia="Aptos"/>
                <w:kern w:val="2"/>
                <w:sz w:val="16"/>
                <w:szCs w:val="16"/>
              </w:rPr>
              <w:t>0.00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311D13F0"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7B73DE88"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6C26D32E" w14:textId="77777777" w:rsidR="00232CF6" w:rsidRPr="00DD5F6A" w:rsidRDefault="00232CF6" w:rsidP="004422F2">
            <w:pPr>
              <w:jc w:val="center"/>
              <w:rPr>
                <w:sz w:val="16"/>
                <w:szCs w:val="16"/>
              </w:rPr>
            </w:pPr>
            <w:r w:rsidRPr="00DD5F6A">
              <w:rPr>
                <w:sz w:val="16"/>
                <w:szCs w:val="16"/>
              </w:rPr>
              <w:t>220.01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8808DDD" w14:textId="77777777" w:rsidR="00232CF6" w:rsidRPr="00DD5F6A" w:rsidRDefault="00232CF6" w:rsidP="004422F2">
            <w:pPr>
              <w:jc w:val="center"/>
              <w:rPr>
                <w:sz w:val="16"/>
                <w:szCs w:val="16"/>
              </w:rPr>
            </w:pPr>
            <w:r w:rsidRPr="00DD5F6A">
              <w:rPr>
                <w:sz w:val="16"/>
                <w:szCs w:val="16"/>
              </w:rPr>
              <w:t>260.00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66CF1E64" w14:textId="77777777" w:rsidR="00232CF6" w:rsidRPr="00DD5F6A" w:rsidRDefault="00232CF6" w:rsidP="004422F2">
            <w:pPr>
              <w:jc w:val="center"/>
              <w:rPr>
                <w:sz w:val="16"/>
                <w:szCs w:val="16"/>
              </w:rPr>
            </w:pPr>
            <w:r w:rsidRPr="008B201F">
              <w:rPr>
                <w:rFonts w:eastAsia="Aptos"/>
                <w:kern w:val="2"/>
                <w:sz w:val="16"/>
                <w:szCs w:val="16"/>
              </w:rPr>
              <w:t>7.42</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32CDCAA1" w14:textId="77777777" w:rsidR="00232CF6" w:rsidRPr="00DD5F6A" w:rsidRDefault="00232CF6" w:rsidP="004422F2">
            <w:pPr>
              <w:jc w:val="center"/>
              <w:rPr>
                <w:sz w:val="16"/>
                <w:szCs w:val="16"/>
              </w:rPr>
            </w:pPr>
            <w:r w:rsidRPr="008B201F">
              <w:rPr>
                <w:rFonts w:eastAsia="Aptos"/>
                <w:kern w:val="2"/>
                <w:sz w:val="16"/>
                <w:szCs w:val="16"/>
              </w:rPr>
              <w:t>0.00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1BE35656"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0041F21E"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272CF793" w14:textId="77777777" w:rsidR="00232CF6" w:rsidRPr="00DD5F6A" w:rsidRDefault="00232CF6" w:rsidP="004422F2">
            <w:pPr>
              <w:jc w:val="center"/>
              <w:rPr>
                <w:sz w:val="16"/>
                <w:szCs w:val="16"/>
              </w:rPr>
            </w:pPr>
            <w:r w:rsidRPr="00DD5F6A">
              <w:rPr>
                <w:sz w:val="16"/>
                <w:szCs w:val="16"/>
              </w:rPr>
              <w:t>260.01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3229919" w14:textId="77777777" w:rsidR="00232CF6" w:rsidRPr="00DD5F6A" w:rsidRDefault="00232CF6" w:rsidP="004422F2">
            <w:pPr>
              <w:jc w:val="center"/>
              <w:rPr>
                <w:sz w:val="16"/>
                <w:szCs w:val="16"/>
              </w:rPr>
            </w:pPr>
            <w:r w:rsidRPr="00DD5F6A">
              <w:rPr>
                <w:sz w:val="16"/>
                <w:szCs w:val="16"/>
              </w:rPr>
              <w:t>300.00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61580DA0" w14:textId="77777777" w:rsidR="00232CF6" w:rsidRPr="00DD5F6A" w:rsidRDefault="00232CF6" w:rsidP="004422F2">
            <w:pPr>
              <w:jc w:val="center"/>
              <w:rPr>
                <w:sz w:val="16"/>
                <w:szCs w:val="16"/>
              </w:rPr>
            </w:pPr>
            <w:r w:rsidRPr="008B201F">
              <w:rPr>
                <w:rFonts w:eastAsia="Aptos"/>
                <w:kern w:val="2"/>
                <w:sz w:val="16"/>
                <w:szCs w:val="16"/>
              </w:rPr>
              <w:t>8.65</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0A0FA027" w14:textId="77777777" w:rsidR="00232CF6" w:rsidRPr="00DD5F6A" w:rsidRDefault="00232CF6" w:rsidP="004422F2">
            <w:pPr>
              <w:jc w:val="center"/>
              <w:rPr>
                <w:sz w:val="16"/>
                <w:szCs w:val="16"/>
              </w:rPr>
            </w:pPr>
            <w:r w:rsidRPr="008B201F">
              <w:rPr>
                <w:rFonts w:eastAsia="Aptos"/>
                <w:kern w:val="2"/>
                <w:sz w:val="16"/>
                <w:szCs w:val="16"/>
              </w:rPr>
              <w:t>0.00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147FA74D"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13D97019"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7CF224C3" w14:textId="77777777" w:rsidR="00232CF6" w:rsidRPr="00DD5F6A" w:rsidRDefault="00232CF6" w:rsidP="004422F2">
            <w:pPr>
              <w:jc w:val="center"/>
              <w:rPr>
                <w:sz w:val="16"/>
                <w:szCs w:val="16"/>
              </w:rPr>
            </w:pPr>
            <w:r w:rsidRPr="00DD5F6A">
              <w:rPr>
                <w:sz w:val="16"/>
                <w:szCs w:val="16"/>
              </w:rPr>
              <w:t>300.01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0795210" w14:textId="77777777" w:rsidR="00232CF6" w:rsidRPr="00DD5F6A" w:rsidRDefault="00232CF6" w:rsidP="004422F2">
            <w:pPr>
              <w:jc w:val="center"/>
              <w:rPr>
                <w:sz w:val="16"/>
                <w:szCs w:val="16"/>
              </w:rPr>
            </w:pPr>
            <w:r w:rsidRPr="00DD5F6A">
              <w:rPr>
                <w:sz w:val="16"/>
                <w:szCs w:val="16"/>
              </w:rPr>
              <w:t>340.00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794E1663" w14:textId="77777777" w:rsidR="00232CF6" w:rsidRPr="00DD5F6A" w:rsidRDefault="00232CF6" w:rsidP="004422F2">
            <w:pPr>
              <w:jc w:val="center"/>
              <w:rPr>
                <w:sz w:val="16"/>
                <w:szCs w:val="16"/>
              </w:rPr>
            </w:pPr>
            <w:r w:rsidRPr="008B201F">
              <w:rPr>
                <w:rFonts w:eastAsia="Aptos"/>
                <w:kern w:val="2"/>
                <w:sz w:val="16"/>
                <w:szCs w:val="16"/>
              </w:rPr>
              <w:t>9.89</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43BDC76E" w14:textId="77777777" w:rsidR="00232CF6" w:rsidRPr="00DD5F6A" w:rsidRDefault="00232CF6" w:rsidP="004422F2">
            <w:pPr>
              <w:jc w:val="center"/>
              <w:rPr>
                <w:sz w:val="16"/>
                <w:szCs w:val="16"/>
              </w:rPr>
            </w:pPr>
            <w:r w:rsidRPr="008B201F">
              <w:rPr>
                <w:rFonts w:eastAsia="Aptos"/>
                <w:kern w:val="2"/>
                <w:sz w:val="16"/>
                <w:szCs w:val="16"/>
              </w:rPr>
              <w:t>0.00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62989D5A"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48C38EC2"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17AE1FDD" w14:textId="77777777" w:rsidR="00232CF6" w:rsidRPr="00DD5F6A" w:rsidRDefault="00232CF6" w:rsidP="004422F2">
            <w:pPr>
              <w:jc w:val="center"/>
              <w:rPr>
                <w:sz w:val="16"/>
                <w:szCs w:val="16"/>
              </w:rPr>
            </w:pPr>
            <w:r w:rsidRPr="00DD5F6A">
              <w:rPr>
                <w:sz w:val="16"/>
                <w:szCs w:val="16"/>
              </w:rPr>
              <w:t>340.01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E091E48" w14:textId="77777777" w:rsidR="00232CF6" w:rsidRPr="00DD5F6A" w:rsidRDefault="00232CF6" w:rsidP="004422F2">
            <w:pPr>
              <w:jc w:val="center"/>
              <w:rPr>
                <w:sz w:val="16"/>
                <w:szCs w:val="16"/>
              </w:rPr>
            </w:pPr>
            <w:r w:rsidRPr="00DD5F6A">
              <w:rPr>
                <w:sz w:val="16"/>
                <w:szCs w:val="16"/>
              </w:rPr>
              <w:t>380.00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0EDB5E17" w14:textId="77777777" w:rsidR="00232CF6" w:rsidRPr="00DD5F6A" w:rsidRDefault="00232CF6" w:rsidP="004422F2">
            <w:pPr>
              <w:jc w:val="center"/>
              <w:rPr>
                <w:sz w:val="16"/>
                <w:szCs w:val="16"/>
              </w:rPr>
            </w:pPr>
            <w:r w:rsidRPr="008B201F">
              <w:rPr>
                <w:rFonts w:eastAsia="Aptos"/>
                <w:kern w:val="2"/>
                <w:sz w:val="16"/>
                <w:szCs w:val="16"/>
              </w:rPr>
              <w:t>11.12</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10B55919" w14:textId="77777777" w:rsidR="00232CF6" w:rsidRPr="00DD5F6A" w:rsidRDefault="00232CF6" w:rsidP="004422F2">
            <w:pPr>
              <w:jc w:val="center"/>
              <w:rPr>
                <w:sz w:val="16"/>
                <w:szCs w:val="16"/>
              </w:rPr>
            </w:pPr>
            <w:r w:rsidRPr="008B201F">
              <w:rPr>
                <w:rFonts w:eastAsia="Aptos"/>
                <w:kern w:val="2"/>
                <w:sz w:val="16"/>
                <w:szCs w:val="16"/>
              </w:rPr>
              <w:t>0.00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1827C52A"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68530F98"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114892A7" w14:textId="77777777" w:rsidR="00232CF6" w:rsidRPr="00DD5F6A" w:rsidRDefault="00232CF6" w:rsidP="004422F2">
            <w:pPr>
              <w:jc w:val="center"/>
              <w:rPr>
                <w:sz w:val="16"/>
                <w:szCs w:val="16"/>
              </w:rPr>
            </w:pPr>
            <w:r w:rsidRPr="00DD5F6A">
              <w:rPr>
                <w:sz w:val="16"/>
                <w:szCs w:val="16"/>
              </w:rPr>
              <w:t>380.01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82ED2E8" w14:textId="77777777" w:rsidR="00232CF6" w:rsidRPr="00DD5F6A" w:rsidRDefault="00232CF6" w:rsidP="004422F2">
            <w:pPr>
              <w:jc w:val="center"/>
              <w:rPr>
                <w:sz w:val="16"/>
                <w:szCs w:val="16"/>
              </w:rPr>
            </w:pPr>
            <w:r w:rsidRPr="00DD5F6A">
              <w:rPr>
                <w:sz w:val="16"/>
                <w:szCs w:val="16"/>
              </w:rPr>
              <w:t>420.00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275DD7A3" w14:textId="77777777" w:rsidR="00232CF6" w:rsidRPr="00DD5F6A" w:rsidRDefault="00232CF6" w:rsidP="004422F2">
            <w:pPr>
              <w:jc w:val="center"/>
              <w:rPr>
                <w:sz w:val="16"/>
                <w:szCs w:val="16"/>
              </w:rPr>
            </w:pPr>
            <w:r w:rsidRPr="008B201F">
              <w:rPr>
                <w:rFonts w:eastAsia="Aptos"/>
                <w:kern w:val="2"/>
                <w:sz w:val="16"/>
                <w:szCs w:val="16"/>
              </w:rPr>
              <w:t>12.36</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56265B62" w14:textId="77777777" w:rsidR="00232CF6" w:rsidRPr="00DD5F6A" w:rsidRDefault="00232CF6" w:rsidP="004422F2">
            <w:pPr>
              <w:jc w:val="center"/>
              <w:rPr>
                <w:sz w:val="16"/>
                <w:szCs w:val="16"/>
              </w:rPr>
            </w:pPr>
            <w:r w:rsidRPr="008B201F">
              <w:rPr>
                <w:rFonts w:eastAsia="Aptos"/>
                <w:kern w:val="2"/>
                <w:sz w:val="16"/>
                <w:szCs w:val="16"/>
              </w:rPr>
              <w:t>0.00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188CB045"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4F7C5B39"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558A33D4" w14:textId="77777777" w:rsidR="00232CF6" w:rsidRPr="00DD5F6A" w:rsidRDefault="00232CF6" w:rsidP="004422F2">
            <w:pPr>
              <w:jc w:val="center"/>
              <w:rPr>
                <w:sz w:val="16"/>
                <w:szCs w:val="16"/>
              </w:rPr>
            </w:pPr>
            <w:r w:rsidRPr="00DD5F6A">
              <w:rPr>
                <w:sz w:val="16"/>
                <w:szCs w:val="16"/>
              </w:rPr>
              <w:t>420.01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1F31E4A" w14:textId="77777777" w:rsidR="00232CF6" w:rsidRPr="00DD5F6A" w:rsidRDefault="00232CF6" w:rsidP="004422F2">
            <w:pPr>
              <w:jc w:val="center"/>
              <w:rPr>
                <w:sz w:val="16"/>
                <w:szCs w:val="16"/>
              </w:rPr>
            </w:pPr>
            <w:r w:rsidRPr="00DD5F6A">
              <w:rPr>
                <w:sz w:val="16"/>
                <w:szCs w:val="16"/>
              </w:rPr>
              <w:t>460.00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6DDC14B" w14:textId="77777777" w:rsidR="00232CF6" w:rsidRPr="00DD5F6A" w:rsidRDefault="00232CF6" w:rsidP="004422F2">
            <w:pPr>
              <w:jc w:val="center"/>
              <w:rPr>
                <w:sz w:val="16"/>
                <w:szCs w:val="16"/>
              </w:rPr>
            </w:pPr>
            <w:r w:rsidRPr="008B201F">
              <w:rPr>
                <w:rFonts w:eastAsia="Aptos"/>
                <w:kern w:val="2"/>
                <w:sz w:val="16"/>
                <w:szCs w:val="16"/>
              </w:rPr>
              <w:t>13.60</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144D2DDE" w14:textId="77777777" w:rsidR="00232CF6" w:rsidRPr="00DD5F6A" w:rsidRDefault="00232CF6" w:rsidP="004422F2">
            <w:pPr>
              <w:jc w:val="center"/>
              <w:rPr>
                <w:sz w:val="16"/>
                <w:szCs w:val="16"/>
              </w:rPr>
            </w:pPr>
            <w:r w:rsidRPr="008B201F">
              <w:rPr>
                <w:rFonts w:eastAsia="Aptos"/>
                <w:kern w:val="2"/>
                <w:sz w:val="16"/>
                <w:szCs w:val="16"/>
              </w:rPr>
              <w:t>0.00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6FE56C65"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4D77BB42"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70C46F59" w14:textId="77777777" w:rsidR="00232CF6" w:rsidRPr="00DD5F6A" w:rsidRDefault="00232CF6" w:rsidP="004422F2">
            <w:pPr>
              <w:jc w:val="center"/>
              <w:rPr>
                <w:sz w:val="16"/>
                <w:szCs w:val="16"/>
              </w:rPr>
            </w:pPr>
            <w:r w:rsidRPr="00DD5F6A">
              <w:rPr>
                <w:sz w:val="16"/>
                <w:szCs w:val="16"/>
              </w:rPr>
              <w:t>460.01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AF09AC6" w14:textId="77777777" w:rsidR="00232CF6" w:rsidRPr="00DD5F6A" w:rsidRDefault="00232CF6" w:rsidP="004422F2">
            <w:pPr>
              <w:jc w:val="center"/>
              <w:rPr>
                <w:sz w:val="16"/>
                <w:szCs w:val="16"/>
              </w:rPr>
            </w:pPr>
            <w:r w:rsidRPr="00DD5F6A">
              <w:rPr>
                <w:sz w:val="16"/>
                <w:szCs w:val="16"/>
              </w:rPr>
              <w:t>500.00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3B6E7812" w14:textId="77777777" w:rsidR="00232CF6" w:rsidRPr="00DD5F6A" w:rsidRDefault="00232CF6" w:rsidP="004422F2">
            <w:pPr>
              <w:jc w:val="center"/>
              <w:rPr>
                <w:sz w:val="16"/>
                <w:szCs w:val="16"/>
              </w:rPr>
            </w:pPr>
            <w:r w:rsidRPr="008B201F">
              <w:rPr>
                <w:rFonts w:eastAsia="Aptos"/>
                <w:kern w:val="2"/>
                <w:sz w:val="16"/>
                <w:szCs w:val="16"/>
              </w:rPr>
              <w:t>14.83</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180111B9" w14:textId="77777777" w:rsidR="00232CF6" w:rsidRPr="00DD5F6A" w:rsidRDefault="00232CF6" w:rsidP="004422F2">
            <w:pPr>
              <w:jc w:val="center"/>
              <w:rPr>
                <w:sz w:val="16"/>
                <w:szCs w:val="16"/>
              </w:rPr>
            </w:pPr>
            <w:r w:rsidRPr="008B201F">
              <w:rPr>
                <w:rFonts w:eastAsia="Aptos"/>
                <w:kern w:val="2"/>
                <w:sz w:val="16"/>
                <w:szCs w:val="16"/>
              </w:rPr>
              <w:t>0.00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7C11AF1C"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2FD1F9D8"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0557B702" w14:textId="77777777" w:rsidR="00232CF6" w:rsidRPr="00DD5F6A" w:rsidRDefault="00232CF6" w:rsidP="004422F2">
            <w:pPr>
              <w:jc w:val="center"/>
              <w:rPr>
                <w:sz w:val="16"/>
                <w:szCs w:val="16"/>
              </w:rPr>
            </w:pPr>
            <w:r w:rsidRPr="00DD5F6A">
              <w:rPr>
                <w:sz w:val="16"/>
                <w:szCs w:val="16"/>
              </w:rPr>
              <w:t>500.01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1148E03" w14:textId="77777777" w:rsidR="00232CF6" w:rsidRPr="00DD5F6A" w:rsidRDefault="00232CF6" w:rsidP="004422F2">
            <w:pPr>
              <w:jc w:val="center"/>
              <w:rPr>
                <w:sz w:val="16"/>
                <w:szCs w:val="16"/>
              </w:rPr>
            </w:pPr>
            <w:r w:rsidRPr="00DD5F6A">
              <w:rPr>
                <w:sz w:val="16"/>
                <w:szCs w:val="16"/>
              </w:rPr>
              <w:t>540.00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C98CB1A" w14:textId="77777777" w:rsidR="00232CF6" w:rsidRPr="00DD5F6A" w:rsidRDefault="00232CF6" w:rsidP="004422F2">
            <w:pPr>
              <w:jc w:val="center"/>
              <w:rPr>
                <w:sz w:val="16"/>
                <w:szCs w:val="16"/>
              </w:rPr>
            </w:pPr>
            <w:r w:rsidRPr="008B201F">
              <w:rPr>
                <w:rFonts w:eastAsia="Aptos"/>
                <w:kern w:val="2"/>
                <w:sz w:val="16"/>
                <w:szCs w:val="16"/>
              </w:rPr>
              <w:t>16.07</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6CB47F42" w14:textId="77777777" w:rsidR="00232CF6" w:rsidRPr="00DD5F6A" w:rsidRDefault="00232CF6" w:rsidP="004422F2">
            <w:pPr>
              <w:jc w:val="center"/>
              <w:rPr>
                <w:sz w:val="16"/>
                <w:szCs w:val="16"/>
              </w:rPr>
            </w:pPr>
            <w:r w:rsidRPr="008B201F">
              <w:rPr>
                <w:rFonts w:eastAsia="Aptos"/>
                <w:kern w:val="2"/>
                <w:sz w:val="16"/>
                <w:szCs w:val="16"/>
              </w:rPr>
              <w:t>0.00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6382E682"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0C493404"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256AAD89" w14:textId="77777777" w:rsidR="00232CF6" w:rsidRPr="00DD5F6A" w:rsidRDefault="00232CF6" w:rsidP="004422F2">
            <w:pPr>
              <w:jc w:val="center"/>
              <w:rPr>
                <w:sz w:val="16"/>
                <w:szCs w:val="16"/>
              </w:rPr>
            </w:pPr>
            <w:r w:rsidRPr="00DD5F6A">
              <w:rPr>
                <w:sz w:val="16"/>
                <w:szCs w:val="16"/>
              </w:rPr>
              <w:t>540.01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89020FD" w14:textId="77777777" w:rsidR="00232CF6" w:rsidRPr="00DD5F6A" w:rsidRDefault="00232CF6" w:rsidP="004422F2">
            <w:pPr>
              <w:jc w:val="center"/>
              <w:rPr>
                <w:sz w:val="16"/>
                <w:szCs w:val="16"/>
              </w:rPr>
            </w:pPr>
            <w:r w:rsidRPr="00DD5F6A">
              <w:rPr>
                <w:sz w:val="16"/>
                <w:szCs w:val="16"/>
              </w:rPr>
              <w:t>580.00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1C4E3093" w14:textId="77777777" w:rsidR="00232CF6" w:rsidRPr="00DD5F6A" w:rsidRDefault="00232CF6" w:rsidP="004422F2">
            <w:pPr>
              <w:jc w:val="center"/>
              <w:rPr>
                <w:sz w:val="16"/>
                <w:szCs w:val="16"/>
              </w:rPr>
            </w:pPr>
            <w:r w:rsidRPr="008B201F">
              <w:rPr>
                <w:rFonts w:eastAsia="Aptos"/>
                <w:kern w:val="2"/>
                <w:sz w:val="16"/>
                <w:szCs w:val="16"/>
              </w:rPr>
              <w:t>17.30</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7EAA46BF" w14:textId="77777777" w:rsidR="00232CF6" w:rsidRPr="00DD5F6A" w:rsidRDefault="00232CF6" w:rsidP="004422F2">
            <w:pPr>
              <w:jc w:val="center"/>
              <w:rPr>
                <w:sz w:val="16"/>
                <w:szCs w:val="16"/>
              </w:rPr>
            </w:pPr>
            <w:r w:rsidRPr="008B201F">
              <w:rPr>
                <w:rFonts w:eastAsia="Aptos"/>
                <w:kern w:val="2"/>
                <w:sz w:val="16"/>
                <w:szCs w:val="16"/>
              </w:rPr>
              <w:t>0.73</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65691B4D"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32EA513C"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6F5D252A" w14:textId="77777777" w:rsidR="00232CF6" w:rsidRPr="00DD5F6A" w:rsidRDefault="00232CF6" w:rsidP="004422F2">
            <w:pPr>
              <w:jc w:val="center"/>
              <w:rPr>
                <w:sz w:val="16"/>
                <w:szCs w:val="16"/>
              </w:rPr>
            </w:pPr>
            <w:r w:rsidRPr="00DD5F6A">
              <w:rPr>
                <w:sz w:val="16"/>
                <w:szCs w:val="16"/>
              </w:rPr>
              <w:t>580.01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367A06F" w14:textId="77777777" w:rsidR="00232CF6" w:rsidRPr="00DD5F6A" w:rsidRDefault="00232CF6" w:rsidP="004422F2">
            <w:pPr>
              <w:jc w:val="center"/>
              <w:rPr>
                <w:sz w:val="16"/>
                <w:szCs w:val="16"/>
              </w:rPr>
            </w:pPr>
            <w:r w:rsidRPr="00DD5F6A">
              <w:rPr>
                <w:sz w:val="16"/>
                <w:szCs w:val="16"/>
              </w:rPr>
              <w:t>620.00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1982BCFC" w14:textId="77777777" w:rsidR="00232CF6" w:rsidRPr="00DD5F6A" w:rsidRDefault="00232CF6" w:rsidP="004422F2">
            <w:pPr>
              <w:jc w:val="center"/>
              <w:rPr>
                <w:sz w:val="16"/>
                <w:szCs w:val="16"/>
              </w:rPr>
            </w:pPr>
            <w:r w:rsidRPr="008B201F">
              <w:rPr>
                <w:rFonts w:eastAsia="Aptos"/>
                <w:kern w:val="2"/>
                <w:sz w:val="16"/>
                <w:szCs w:val="16"/>
              </w:rPr>
              <w:t>18.54</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4798D049" w14:textId="77777777" w:rsidR="00232CF6" w:rsidRPr="00DD5F6A" w:rsidRDefault="00232CF6" w:rsidP="004422F2">
            <w:pPr>
              <w:jc w:val="center"/>
              <w:rPr>
                <w:sz w:val="16"/>
                <w:szCs w:val="16"/>
              </w:rPr>
            </w:pPr>
            <w:r w:rsidRPr="008B201F">
              <w:rPr>
                <w:rFonts w:eastAsia="Aptos"/>
                <w:kern w:val="2"/>
                <w:sz w:val="16"/>
                <w:szCs w:val="16"/>
              </w:rPr>
              <w:t>1.96</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4C7B57F6"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39011D3B"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623B2E9B" w14:textId="77777777" w:rsidR="00232CF6" w:rsidRPr="00DD5F6A" w:rsidRDefault="00232CF6" w:rsidP="004422F2">
            <w:pPr>
              <w:jc w:val="center"/>
              <w:rPr>
                <w:sz w:val="16"/>
                <w:szCs w:val="16"/>
              </w:rPr>
            </w:pPr>
            <w:r w:rsidRPr="00DD5F6A">
              <w:rPr>
                <w:sz w:val="16"/>
                <w:szCs w:val="16"/>
              </w:rPr>
              <w:t>620.01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377D8E9" w14:textId="77777777" w:rsidR="00232CF6" w:rsidRPr="00DD5F6A" w:rsidRDefault="00232CF6" w:rsidP="004422F2">
            <w:pPr>
              <w:jc w:val="center"/>
              <w:rPr>
                <w:sz w:val="16"/>
                <w:szCs w:val="16"/>
              </w:rPr>
            </w:pPr>
            <w:r w:rsidRPr="00DD5F6A">
              <w:rPr>
                <w:sz w:val="16"/>
                <w:szCs w:val="16"/>
              </w:rPr>
              <w:t>660.00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77C92BFF" w14:textId="77777777" w:rsidR="00232CF6" w:rsidRPr="00DD5F6A" w:rsidRDefault="00232CF6" w:rsidP="004422F2">
            <w:pPr>
              <w:jc w:val="center"/>
              <w:rPr>
                <w:sz w:val="16"/>
                <w:szCs w:val="16"/>
              </w:rPr>
            </w:pPr>
            <w:r w:rsidRPr="008B201F">
              <w:rPr>
                <w:rFonts w:eastAsia="Aptos"/>
                <w:kern w:val="2"/>
                <w:sz w:val="16"/>
                <w:szCs w:val="16"/>
              </w:rPr>
              <w:t>19.78</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7BA9CF2B" w14:textId="77777777" w:rsidR="00232CF6" w:rsidRPr="00DD5F6A" w:rsidRDefault="00232CF6" w:rsidP="004422F2">
            <w:pPr>
              <w:jc w:val="center"/>
              <w:rPr>
                <w:sz w:val="16"/>
                <w:szCs w:val="16"/>
              </w:rPr>
            </w:pPr>
            <w:r w:rsidRPr="008B201F">
              <w:rPr>
                <w:rFonts w:eastAsia="Aptos"/>
                <w:kern w:val="2"/>
                <w:sz w:val="16"/>
                <w:szCs w:val="16"/>
              </w:rPr>
              <w:t>3.20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3C7D9670"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7D3B2EE8"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7ACB3267" w14:textId="77777777" w:rsidR="00232CF6" w:rsidRPr="00DD5F6A" w:rsidRDefault="00232CF6" w:rsidP="004422F2">
            <w:pPr>
              <w:jc w:val="center"/>
              <w:rPr>
                <w:sz w:val="16"/>
                <w:szCs w:val="16"/>
              </w:rPr>
            </w:pPr>
            <w:r w:rsidRPr="00DD5F6A">
              <w:rPr>
                <w:sz w:val="16"/>
                <w:szCs w:val="16"/>
              </w:rPr>
              <w:t>660.01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0598EAE" w14:textId="77777777" w:rsidR="00232CF6" w:rsidRPr="00DD5F6A" w:rsidRDefault="00232CF6" w:rsidP="004422F2">
            <w:pPr>
              <w:jc w:val="center"/>
              <w:rPr>
                <w:sz w:val="16"/>
                <w:szCs w:val="16"/>
              </w:rPr>
            </w:pPr>
            <w:r w:rsidRPr="00DD5F6A">
              <w:rPr>
                <w:sz w:val="16"/>
                <w:szCs w:val="16"/>
              </w:rPr>
              <w:t>700.00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66C38D63" w14:textId="77777777" w:rsidR="00232CF6" w:rsidRPr="00DD5F6A" w:rsidRDefault="00232CF6" w:rsidP="004422F2">
            <w:pPr>
              <w:jc w:val="center"/>
              <w:rPr>
                <w:sz w:val="16"/>
                <w:szCs w:val="16"/>
              </w:rPr>
            </w:pPr>
            <w:r w:rsidRPr="008B201F">
              <w:rPr>
                <w:rFonts w:eastAsia="Aptos"/>
                <w:kern w:val="2"/>
                <w:sz w:val="16"/>
                <w:szCs w:val="16"/>
              </w:rPr>
              <w:t>21.01</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7714098B" w14:textId="77777777" w:rsidR="00232CF6" w:rsidRPr="00DD5F6A" w:rsidRDefault="00232CF6" w:rsidP="004422F2">
            <w:pPr>
              <w:jc w:val="center"/>
              <w:rPr>
                <w:sz w:val="16"/>
                <w:szCs w:val="16"/>
              </w:rPr>
            </w:pPr>
            <w:r w:rsidRPr="008B201F">
              <w:rPr>
                <w:rFonts w:eastAsia="Aptos"/>
                <w:kern w:val="2"/>
                <w:sz w:val="16"/>
                <w:szCs w:val="16"/>
              </w:rPr>
              <w:t>4.44</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56BF1FFE"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1E86B286"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6283801A" w14:textId="77777777" w:rsidR="00232CF6" w:rsidRPr="00DD5F6A" w:rsidRDefault="00232CF6" w:rsidP="004422F2">
            <w:pPr>
              <w:jc w:val="center"/>
              <w:rPr>
                <w:sz w:val="16"/>
                <w:szCs w:val="16"/>
              </w:rPr>
            </w:pPr>
            <w:r w:rsidRPr="00DD5F6A">
              <w:rPr>
                <w:sz w:val="16"/>
                <w:szCs w:val="16"/>
              </w:rPr>
              <w:t>700.01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9D64F2B" w14:textId="77777777" w:rsidR="00232CF6" w:rsidRPr="00DD5F6A" w:rsidRDefault="00232CF6" w:rsidP="004422F2">
            <w:pPr>
              <w:jc w:val="center"/>
              <w:rPr>
                <w:sz w:val="16"/>
                <w:szCs w:val="16"/>
              </w:rPr>
            </w:pPr>
            <w:r w:rsidRPr="00DD5F6A">
              <w:rPr>
                <w:sz w:val="16"/>
                <w:szCs w:val="16"/>
              </w:rPr>
              <w:t>740.00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DA809C6" w14:textId="77777777" w:rsidR="00232CF6" w:rsidRPr="00DD5F6A" w:rsidRDefault="00232CF6" w:rsidP="004422F2">
            <w:pPr>
              <w:jc w:val="center"/>
              <w:rPr>
                <w:sz w:val="16"/>
                <w:szCs w:val="16"/>
              </w:rPr>
            </w:pPr>
            <w:r w:rsidRPr="008B201F">
              <w:rPr>
                <w:rFonts w:eastAsia="Aptos"/>
                <w:kern w:val="2"/>
                <w:sz w:val="16"/>
                <w:szCs w:val="16"/>
              </w:rPr>
              <w:t>22.25</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128BD304" w14:textId="77777777" w:rsidR="00232CF6" w:rsidRPr="00DD5F6A" w:rsidRDefault="00232CF6" w:rsidP="004422F2">
            <w:pPr>
              <w:jc w:val="center"/>
              <w:rPr>
                <w:sz w:val="16"/>
                <w:szCs w:val="16"/>
              </w:rPr>
            </w:pPr>
            <w:r w:rsidRPr="008B201F">
              <w:rPr>
                <w:rFonts w:eastAsia="Aptos"/>
                <w:kern w:val="2"/>
                <w:sz w:val="16"/>
                <w:szCs w:val="16"/>
              </w:rPr>
              <w:t>5.67</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192AEB04"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5C734014"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307B8FC1" w14:textId="77777777" w:rsidR="00232CF6" w:rsidRPr="00DD5F6A" w:rsidRDefault="00232CF6" w:rsidP="004422F2">
            <w:pPr>
              <w:jc w:val="center"/>
              <w:rPr>
                <w:sz w:val="16"/>
                <w:szCs w:val="16"/>
              </w:rPr>
            </w:pPr>
            <w:r w:rsidRPr="00DD5F6A">
              <w:rPr>
                <w:sz w:val="16"/>
                <w:szCs w:val="16"/>
              </w:rPr>
              <w:t>740.01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F46A71F" w14:textId="77777777" w:rsidR="00232CF6" w:rsidRPr="00DD5F6A" w:rsidRDefault="00232CF6" w:rsidP="004422F2">
            <w:pPr>
              <w:jc w:val="center"/>
              <w:rPr>
                <w:sz w:val="16"/>
                <w:szCs w:val="16"/>
              </w:rPr>
            </w:pPr>
            <w:r w:rsidRPr="00DD5F6A">
              <w:rPr>
                <w:sz w:val="16"/>
                <w:szCs w:val="16"/>
              </w:rPr>
              <w:t>780.00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24861918" w14:textId="77777777" w:rsidR="00232CF6" w:rsidRPr="00DD5F6A" w:rsidRDefault="00232CF6" w:rsidP="004422F2">
            <w:pPr>
              <w:jc w:val="center"/>
              <w:rPr>
                <w:sz w:val="16"/>
                <w:szCs w:val="16"/>
              </w:rPr>
            </w:pPr>
            <w:r w:rsidRPr="008B201F">
              <w:rPr>
                <w:rFonts w:eastAsia="Aptos"/>
                <w:kern w:val="2"/>
                <w:sz w:val="16"/>
                <w:szCs w:val="16"/>
              </w:rPr>
              <w:t>23.48</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477D7679" w14:textId="77777777" w:rsidR="00232CF6" w:rsidRPr="00DD5F6A" w:rsidRDefault="00232CF6" w:rsidP="004422F2">
            <w:pPr>
              <w:jc w:val="center"/>
              <w:rPr>
                <w:sz w:val="16"/>
                <w:szCs w:val="16"/>
              </w:rPr>
            </w:pPr>
            <w:r w:rsidRPr="008B201F">
              <w:rPr>
                <w:rFonts w:eastAsia="Aptos"/>
                <w:kern w:val="2"/>
                <w:sz w:val="16"/>
                <w:szCs w:val="16"/>
              </w:rPr>
              <w:t>6.91</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3336E81C"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0D580375"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C6E2B29" w14:textId="77777777" w:rsidR="00232CF6" w:rsidRPr="00DD5F6A" w:rsidRDefault="00232CF6" w:rsidP="004422F2">
            <w:pPr>
              <w:jc w:val="center"/>
              <w:rPr>
                <w:sz w:val="16"/>
                <w:szCs w:val="16"/>
              </w:rPr>
            </w:pPr>
            <w:r w:rsidRPr="00DD5F6A">
              <w:rPr>
                <w:sz w:val="16"/>
                <w:szCs w:val="16"/>
              </w:rPr>
              <w:t>780.01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97AB350" w14:textId="77777777" w:rsidR="00232CF6" w:rsidRPr="00DD5F6A" w:rsidRDefault="00232CF6" w:rsidP="004422F2">
            <w:pPr>
              <w:jc w:val="center"/>
              <w:rPr>
                <w:sz w:val="16"/>
                <w:szCs w:val="16"/>
              </w:rPr>
            </w:pPr>
            <w:r w:rsidRPr="00DD5F6A">
              <w:rPr>
                <w:sz w:val="16"/>
                <w:szCs w:val="16"/>
              </w:rPr>
              <w:t>820.00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333DE1B9" w14:textId="77777777" w:rsidR="00232CF6" w:rsidRPr="00DD5F6A" w:rsidRDefault="00232CF6" w:rsidP="004422F2">
            <w:pPr>
              <w:jc w:val="center"/>
              <w:rPr>
                <w:sz w:val="16"/>
                <w:szCs w:val="16"/>
              </w:rPr>
            </w:pPr>
            <w:r w:rsidRPr="008B201F">
              <w:rPr>
                <w:rFonts w:eastAsia="Aptos"/>
                <w:kern w:val="2"/>
                <w:sz w:val="16"/>
                <w:szCs w:val="16"/>
              </w:rPr>
              <w:t>24.72</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680951FE" w14:textId="77777777" w:rsidR="00232CF6" w:rsidRPr="00DD5F6A" w:rsidRDefault="00232CF6" w:rsidP="004422F2">
            <w:pPr>
              <w:jc w:val="center"/>
              <w:rPr>
                <w:sz w:val="16"/>
                <w:szCs w:val="16"/>
              </w:rPr>
            </w:pPr>
            <w:r w:rsidRPr="008B201F">
              <w:rPr>
                <w:rFonts w:eastAsia="Aptos"/>
                <w:kern w:val="2"/>
                <w:sz w:val="16"/>
                <w:szCs w:val="16"/>
              </w:rPr>
              <w:t>8.14</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489B6AAB"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790B92B6"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0489511C" w14:textId="77777777" w:rsidR="00232CF6" w:rsidRPr="00DD5F6A" w:rsidRDefault="00232CF6" w:rsidP="004422F2">
            <w:pPr>
              <w:jc w:val="center"/>
              <w:rPr>
                <w:sz w:val="16"/>
                <w:szCs w:val="16"/>
              </w:rPr>
            </w:pPr>
            <w:r w:rsidRPr="00DD5F6A">
              <w:rPr>
                <w:sz w:val="16"/>
                <w:szCs w:val="16"/>
              </w:rPr>
              <w:t>820.01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2F95C17" w14:textId="77777777" w:rsidR="00232CF6" w:rsidRPr="00DD5F6A" w:rsidRDefault="00232CF6" w:rsidP="004422F2">
            <w:pPr>
              <w:jc w:val="center"/>
              <w:rPr>
                <w:sz w:val="16"/>
                <w:szCs w:val="16"/>
              </w:rPr>
            </w:pPr>
            <w:r w:rsidRPr="00DD5F6A">
              <w:rPr>
                <w:sz w:val="16"/>
                <w:szCs w:val="16"/>
              </w:rPr>
              <w:t>860.00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34EABAE" w14:textId="77777777" w:rsidR="00232CF6" w:rsidRPr="00DD5F6A" w:rsidRDefault="00232CF6" w:rsidP="004422F2">
            <w:pPr>
              <w:jc w:val="center"/>
              <w:rPr>
                <w:sz w:val="16"/>
                <w:szCs w:val="16"/>
              </w:rPr>
            </w:pPr>
            <w:r w:rsidRPr="008B201F">
              <w:rPr>
                <w:rFonts w:eastAsia="Aptos"/>
                <w:kern w:val="2"/>
                <w:sz w:val="16"/>
                <w:szCs w:val="16"/>
              </w:rPr>
              <w:t>25.96</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0C1D1D70" w14:textId="77777777" w:rsidR="00232CF6" w:rsidRPr="00DD5F6A" w:rsidRDefault="00232CF6" w:rsidP="004422F2">
            <w:pPr>
              <w:jc w:val="center"/>
              <w:rPr>
                <w:sz w:val="16"/>
                <w:szCs w:val="16"/>
              </w:rPr>
            </w:pPr>
            <w:r w:rsidRPr="008B201F">
              <w:rPr>
                <w:rFonts w:eastAsia="Aptos"/>
                <w:kern w:val="2"/>
                <w:sz w:val="16"/>
                <w:szCs w:val="16"/>
              </w:rPr>
              <w:t>9.38</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53FF0264"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42BC657A"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C084EE5" w14:textId="77777777" w:rsidR="00232CF6" w:rsidRPr="00DD5F6A" w:rsidRDefault="00232CF6" w:rsidP="004422F2">
            <w:pPr>
              <w:jc w:val="center"/>
              <w:rPr>
                <w:sz w:val="16"/>
                <w:szCs w:val="16"/>
              </w:rPr>
            </w:pPr>
            <w:r w:rsidRPr="00DD5F6A">
              <w:rPr>
                <w:sz w:val="16"/>
                <w:szCs w:val="16"/>
              </w:rPr>
              <w:t>860.01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5C78DEA" w14:textId="77777777" w:rsidR="00232CF6" w:rsidRPr="00DD5F6A" w:rsidRDefault="00232CF6" w:rsidP="004422F2">
            <w:pPr>
              <w:jc w:val="center"/>
              <w:rPr>
                <w:sz w:val="16"/>
                <w:szCs w:val="16"/>
              </w:rPr>
            </w:pPr>
            <w:r w:rsidRPr="00DD5F6A">
              <w:rPr>
                <w:sz w:val="16"/>
                <w:szCs w:val="16"/>
              </w:rPr>
              <w:t>900.00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039C4B57" w14:textId="77777777" w:rsidR="00232CF6" w:rsidRPr="00DD5F6A" w:rsidRDefault="00232CF6" w:rsidP="004422F2">
            <w:pPr>
              <w:jc w:val="center"/>
              <w:rPr>
                <w:sz w:val="16"/>
                <w:szCs w:val="16"/>
              </w:rPr>
            </w:pPr>
            <w:r w:rsidRPr="008B201F">
              <w:rPr>
                <w:rFonts w:eastAsia="Aptos"/>
                <w:kern w:val="2"/>
                <w:sz w:val="16"/>
                <w:szCs w:val="16"/>
              </w:rPr>
              <w:t>27.19</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1E02E980" w14:textId="77777777" w:rsidR="00232CF6" w:rsidRPr="00DD5F6A" w:rsidRDefault="00232CF6" w:rsidP="004422F2">
            <w:pPr>
              <w:jc w:val="center"/>
              <w:rPr>
                <w:sz w:val="16"/>
                <w:szCs w:val="16"/>
              </w:rPr>
            </w:pPr>
            <w:r w:rsidRPr="008B201F">
              <w:rPr>
                <w:rFonts w:eastAsia="Aptos"/>
                <w:kern w:val="2"/>
                <w:sz w:val="16"/>
                <w:szCs w:val="16"/>
              </w:rPr>
              <w:t>10.62</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70C4A35F"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1D981492"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508DDDCC" w14:textId="77777777" w:rsidR="00232CF6" w:rsidRPr="00DD5F6A" w:rsidRDefault="00232CF6" w:rsidP="004422F2">
            <w:pPr>
              <w:jc w:val="center"/>
              <w:rPr>
                <w:sz w:val="16"/>
                <w:szCs w:val="16"/>
              </w:rPr>
            </w:pPr>
            <w:r w:rsidRPr="00DD5F6A">
              <w:rPr>
                <w:sz w:val="16"/>
                <w:szCs w:val="16"/>
              </w:rPr>
              <w:t>900.01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D82CB33" w14:textId="77777777" w:rsidR="00232CF6" w:rsidRPr="00DD5F6A" w:rsidRDefault="00232CF6" w:rsidP="004422F2">
            <w:pPr>
              <w:jc w:val="center"/>
              <w:rPr>
                <w:sz w:val="16"/>
                <w:szCs w:val="16"/>
              </w:rPr>
            </w:pPr>
            <w:r w:rsidRPr="00DD5F6A">
              <w:rPr>
                <w:sz w:val="16"/>
                <w:szCs w:val="16"/>
              </w:rPr>
              <w:t>940.00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4DBA598A" w14:textId="77777777" w:rsidR="00232CF6" w:rsidRPr="00DD5F6A" w:rsidRDefault="00232CF6" w:rsidP="004422F2">
            <w:pPr>
              <w:jc w:val="center"/>
              <w:rPr>
                <w:sz w:val="16"/>
                <w:szCs w:val="16"/>
              </w:rPr>
            </w:pPr>
            <w:r w:rsidRPr="008B201F">
              <w:rPr>
                <w:rFonts w:eastAsia="Aptos"/>
                <w:kern w:val="2"/>
                <w:sz w:val="16"/>
                <w:szCs w:val="16"/>
              </w:rPr>
              <w:t>28.43</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0109E046" w14:textId="77777777" w:rsidR="00232CF6" w:rsidRPr="00DD5F6A" w:rsidRDefault="00232CF6" w:rsidP="004422F2">
            <w:pPr>
              <w:jc w:val="center"/>
              <w:rPr>
                <w:sz w:val="16"/>
                <w:szCs w:val="16"/>
              </w:rPr>
            </w:pPr>
            <w:r w:rsidRPr="008B201F">
              <w:rPr>
                <w:rFonts w:eastAsia="Aptos"/>
                <w:kern w:val="2"/>
                <w:sz w:val="16"/>
                <w:szCs w:val="16"/>
              </w:rPr>
              <w:t>11.85</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72ED8870"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6DBC7707"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6E59E8FF" w14:textId="77777777" w:rsidR="00232CF6" w:rsidRPr="00DD5F6A" w:rsidRDefault="00232CF6" w:rsidP="004422F2">
            <w:pPr>
              <w:jc w:val="center"/>
              <w:rPr>
                <w:sz w:val="16"/>
                <w:szCs w:val="16"/>
              </w:rPr>
            </w:pPr>
            <w:r w:rsidRPr="00DD5F6A">
              <w:rPr>
                <w:sz w:val="16"/>
                <w:szCs w:val="16"/>
              </w:rPr>
              <w:t>940.01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A4C752D" w14:textId="77777777" w:rsidR="00232CF6" w:rsidRPr="00DD5F6A" w:rsidRDefault="00232CF6" w:rsidP="004422F2">
            <w:pPr>
              <w:jc w:val="center"/>
              <w:rPr>
                <w:sz w:val="16"/>
                <w:szCs w:val="16"/>
              </w:rPr>
            </w:pPr>
            <w:r w:rsidRPr="00DD5F6A">
              <w:rPr>
                <w:sz w:val="16"/>
                <w:szCs w:val="16"/>
              </w:rPr>
              <w:t>980.00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3238009D" w14:textId="77777777" w:rsidR="00232CF6" w:rsidRPr="00DD5F6A" w:rsidRDefault="00232CF6" w:rsidP="004422F2">
            <w:pPr>
              <w:jc w:val="center"/>
              <w:rPr>
                <w:sz w:val="16"/>
                <w:szCs w:val="16"/>
              </w:rPr>
            </w:pPr>
            <w:r w:rsidRPr="008B201F">
              <w:rPr>
                <w:rFonts w:eastAsia="Aptos"/>
                <w:kern w:val="2"/>
                <w:sz w:val="16"/>
                <w:szCs w:val="16"/>
              </w:rPr>
              <w:t>29.66</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297C4288" w14:textId="77777777" w:rsidR="00232CF6" w:rsidRPr="00DD5F6A" w:rsidRDefault="00232CF6" w:rsidP="004422F2">
            <w:pPr>
              <w:jc w:val="center"/>
              <w:rPr>
                <w:sz w:val="16"/>
                <w:szCs w:val="16"/>
              </w:rPr>
            </w:pPr>
            <w:r w:rsidRPr="008B201F">
              <w:rPr>
                <w:rFonts w:eastAsia="Aptos"/>
                <w:kern w:val="2"/>
                <w:sz w:val="16"/>
                <w:szCs w:val="16"/>
              </w:rPr>
              <w:t>13.09</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1F11176D"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43D64CC0"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722F3DDA" w14:textId="77777777" w:rsidR="00232CF6" w:rsidRPr="00DD5F6A" w:rsidRDefault="00232CF6" w:rsidP="004422F2">
            <w:pPr>
              <w:jc w:val="center"/>
              <w:rPr>
                <w:sz w:val="16"/>
                <w:szCs w:val="16"/>
              </w:rPr>
            </w:pPr>
            <w:r w:rsidRPr="00DD5F6A">
              <w:rPr>
                <w:sz w:val="16"/>
                <w:szCs w:val="16"/>
              </w:rPr>
              <w:t>980.01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964CD35" w14:textId="77777777" w:rsidR="00232CF6" w:rsidRPr="00DD5F6A" w:rsidRDefault="00232CF6" w:rsidP="004422F2">
            <w:pPr>
              <w:jc w:val="center"/>
              <w:rPr>
                <w:sz w:val="16"/>
                <w:szCs w:val="16"/>
              </w:rPr>
            </w:pPr>
            <w:r w:rsidRPr="00DD5F6A">
              <w:rPr>
                <w:sz w:val="16"/>
                <w:szCs w:val="16"/>
              </w:rPr>
              <w:t>1,020.00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4B212B37" w14:textId="77777777" w:rsidR="00232CF6" w:rsidRPr="00DD5F6A" w:rsidRDefault="00232CF6" w:rsidP="004422F2">
            <w:pPr>
              <w:jc w:val="center"/>
              <w:rPr>
                <w:sz w:val="16"/>
                <w:szCs w:val="16"/>
              </w:rPr>
            </w:pPr>
            <w:r w:rsidRPr="008B201F">
              <w:rPr>
                <w:rFonts w:eastAsia="Aptos"/>
                <w:kern w:val="2"/>
                <w:sz w:val="16"/>
                <w:szCs w:val="16"/>
              </w:rPr>
              <w:t>30.90</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5283C953" w14:textId="77777777" w:rsidR="00232CF6" w:rsidRPr="00DD5F6A" w:rsidRDefault="00232CF6" w:rsidP="004422F2">
            <w:pPr>
              <w:jc w:val="center"/>
              <w:rPr>
                <w:sz w:val="16"/>
                <w:szCs w:val="16"/>
              </w:rPr>
            </w:pPr>
            <w:r w:rsidRPr="008B201F">
              <w:rPr>
                <w:rFonts w:eastAsia="Aptos"/>
                <w:kern w:val="2"/>
                <w:sz w:val="16"/>
                <w:szCs w:val="16"/>
              </w:rPr>
              <w:t>14.32</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24CF6805"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73C5A68E"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0F4B3FCA" w14:textId="77777777" w:rsidR="00232CF6" w:rsidRPr="00DD5F6A" w:rsidRDefault="00232CF6" w:rsidP="004422F2">
            <w:pPr>
              <w:jc w:val="center"/>
              <w:rPr>
                <w:sz w:val="16"/>
                <w:szCs w:val="16"/>
              </w:rPr>
            </w:pPr>
            <w:r w:rsidRPr="00DD5F6A">
              <w:rPr>
                <w:sz w:val="16"/>
                <w:szCs w:val="16"/>
              </w:rPr>
              <w:t>1,020.01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4DADA49" w14:textId="77777777" w:rsidR="00232CF6" w:rsidRPr="00DD5F6A" w:rsidRDefault="00232CF6" w:rsidP="004422F2">
            <w:pPr>
              <w:jc w:val="center"/>
              <w:rPr>
                <w:sz w:val="16"/>
                <w:szCs w:val="16"/>
              </w:rPr>
            </w:pPr>
            <w:r w:rsidRPr="00DD5F6A">
              <w:rPr>
                <w:sz w:val="16"/>
                <w:szCs w:val="16"/>
              </w:rPr>
              <w:t>1,060.00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6AF4FB4F" w14:textId="77777777" w:rsidR="00232CF6" w:rsidRPr="00DD5F6A" w:rsidRDefault="00232CF6" w:rsidP="004422F2">
            <w:pPr>
              <w:jc w:val="center"/>
              <w:rPr>
                <w:sz w:val="16"/>
                <w:szCs w:val="16"/>
              </w:rPr>
            </w:pPr>
            <w:r w:rsidRPr="008B201F">
              <w:rPr>
                <w:rFonts w:eastAsia="Aptos"/>
                <w:kern w:val="2"/>
                <w:sz w:val="16"/>
                <w:szCs w:val="16"/>
              </w:rPr>
              <w:t>32.14</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5359E8E7" w14:textId="77777777" w:rsidR="00232CF6" w:rsidRPr="00DD5F6A" w:rsidRDefault="00232CF6" w:rsidP="004422F2">
            <w:pPr>
              <w:jc w:val="center"/>
              <w:rPr>
                <w:sz w:val="16"/>
                <w:szCs w:val="16"/>
              </w:rPr>
            </w:pPr>
            <w:r w:rsidRPr="008B201F">
              <w:rPr>
                <w:rFonts w:eastAsia="Aptos"/>
                <w:kern w:val="2"/>
                <w:sz w:val="16"/>
                <w:szCs w:val="16"/>
              </w:rPr>
              <w:t>15.56</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3B48D2A4"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6F391FA8"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009392A5" w14:textId="77777777" w:rsidR="00232CF6" w:rsidRPr="00DD5F6A" w:rsidRDefault="00232CF6" w:rsidP="004422F2">
            <w:pPr>
              <w:jc w:val="center"/>
              <w:rPr>
                <w:sz w:val="16"/>
                <w:szCs w:val="16"/>
              </w:rPr>
            </w:pPr>
            <w:r w:rsidRPr="00DD5F6A">
              <w:rPr>
                <w:sz w:val="16"/>
                <w:szCs w:val="16"/>
              </w:rPr>
              <w:t>1,060.01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86D7D90" w14:textId="77777777" w:rsidR="00232CF6" w:rsidRPr="00DD5F6A" w:rsidRDefault="00232CF6" w:rsidP="004422F2">
            <w:pPr>
              <w:jc w:val="center"/>
              <w:rPr>
                <w:sz w:val="16"/>
                <w:szCs w:val="16"/>
              </w:rPr>
            </w:pPr>
            <w:r w:rsidRPr="00DD5F6A">
              <w:rPr>
                <w:sz w:val="16"/>
                <w:szCs w:val="16"/>
              </w:rPr>
              <w:t>1,100.00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B76CAF0" w14:textId="77777777" w:rsidR="00232CF6" w:rsidRPr="00DD5F6A" w:rsidRDefault="00232CF6" w:rsidP="004422F2">
            <w:pPr>
              <w:jc w:val="center"/>
              <w:rPr>
                <w:sz w:val="16"/>
                <w:szCs w:val="16"/>
              </w:rPr>
            </w:pPr>
            <w:r w:rsidRPr="008B201F">
              <w:rPr>
                <w:rFonts w:eastAsia="Aptos"/>
                <w:kern w:val="2"/>
                <w:sz w:val="16"/>
                <w:szCs w:val="16"/>
              </w:rPr>
              <w:t>33.37</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77544562" w14:textId="77777777" w:rsidR="00232CF6" w:rsidRPr="00DD5F6A" w:rsidRDefault="00232CF6" w:rsidP="004422F2">
            <w:pPr>
              <w:jc w:val="center"/>
              <w:rPr>
                <w:sz w:val="16"/>
                <w:szCs w:val="16"/>
              </w:rPr>
            </w:pPr>
            <w:r w:rsidRPr="008B201F">
              <w:rPr>
                <w:rFonts w:eastAsia="Aptos"/>
                <w:kern w:val="2"/>
                <w:sz w:val="16"/>
                <w:szCs w:val="16"/>
              </w:rPr>
              <w:t>16.80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76F6A587" w14:textId="77777777" w:rsidR="00232CF6" w:rsidRPr="00DD5F6A" w:rsidRDefault="00232CF6" w:rsidP="004422F2">
            <w:pPr>
              <w:jc w:val="center"/>
              <w:rPr>
                <w:sz w:val="16"/>
                <w:szCs w:val="16"/>
              </w:rPr>
            </w:pPr>
            <w:r w:rsidRPr="008B201F">
              <w:rPr>
                <w:rFonts w:eastAsia="Aptos"/>
                <w:kern w:val="2"/>
                <w:sz w:val="16"/>
                <w:szCs w:val="16"/>
              </w:rPr>
              <w:t>0.22</w:t>
            </w:r>
          </w:p>
        </w:tc>
      </w:tr>
      <w:tr w:rsidR="00232CF6" w:rsidRPr="00DD5F6A" w14:paraId="39CBDAEE"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7D80545B" w14:textId="77777777" w:rsidR="00232CF6" w:rsidRPr="00DD5F6A" w:rsidRDefault="00232CF6" w:rsidP="004422F2">
            <w:pPr>
              <w:jc w:val="center"/>
              <w:rPr>
                <w:sz w:val="16"/>
                <w:szCs w:val="16"/>
              </w:rPr>
            </w:pPr>
            <w:r w:rsidRPr="00DD5F6A">
              <w:rPr>
                <w:sz w:val="16"/>
                <w:szCs w:val="16"/>
              </w:rPr>
              <w:t>1,100.01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F312FA7" w14:textId="77777777" w:rsidR="00232CF6" w:rsidRPr="00DD5F6A" w:rsidRDefault="00232CF6" w:rsidP="004422F2">
            <w:pPr>
              <w:jc w:val="center"/>
              <w:rPr>
                <w:sz w:val="16"/>
                <w:szCs w:val="16"/>
              </w:rPr>
            </w:pPr>
            <w:r w:rsidRPr="00DD5F6A">
              <w:rPr>
                <w:sz w:val="16"/>
                <w:szCs w:val="16"/>
              </w:rPr>
              <w:t>1,140.00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CFDF89A" w14:textId="77777777" w:rsidR="00232CF6" w:rsidRPr="00DD5F6A" w:rsidRDefault="00232CF6" w:rsidP="004422F2">
            <w:pPr>
              <w:jc w:val="center"/>
              <w:rPr>
                <w:sz w:val="16"/>
                <w:szCs w:val="16"/>
              </w:rPr>
            </w:pPr>
            <w:r w:rsidRPr="008B201F">
              <w:rPr>
                <w:rFonts w:eastAsia="Aptos"/>
                <w:kern w:val="2"/>
                <w:sz w:val="16"/>
                <w:szCs w:val="16"/>
              </w:rPr>
              <w:t>34.61</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16370B1B" w14:textId="77777777" w:rsidR="00232CF6" w:rsidRPr="00DD5F6A" w:rsidRDefault="00232CF6" w:rsidP="004422F2">
            <w:pPr>
              <w:jc w:val="center"/>
              <w:rPr>
                <w:sz w:val="16"/>
                <w:szCs w:val="16"/>
              </w:rPr>
            </w:pPr>
            <w:r w:rsidRPr="008B201F">
              <w:rPr>
                <w:rFonts w:eastAsia="Aptos"/>
                <w:kern w:val="2"/>
                <w:sz w:val="16"/>
                <w:szCs w:val="16"/>
              </w:rPr>
              <w:t>18.03</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58B1D882" w14:textId="77777777" w:rsidR="00232CF6" w:rsidRPr="00DD5F6A" w:rsidRDefault="00232CF6" w:rsidP="004422F2">
            <w:pPr>
              <w:jc w:val="center"/>
              <w:rPr>
                <w:sz w:val="16"/>
                <w:szCs w:val="16"/>
              </w:rPr>
            </w:pPr>
            <w:r w:rsidRPr="008B201F">
              <w:rPr>
                <w:rFonts w:eastAsia="Aptos"/>
                <w:kern w:val="2"/>
                <w:sz w:val="16"/>
                <w:szCs w:val="16"/>
              </w:rPr>
              <w:t>1.45</w:t>
            </w:r>
          </w:p>
        </w:tc>
      </w:tr>
      <w:tr w:rsidR="00232CF6" w:rsidRPr="00DD5F6A" w14:paraId="6F2BBB7A"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5C9A9EEC" w14:textId="77777777" w:rsidR="00232CF6" w:rsidRPr="00DD5F6A" w:rsidRDefault="00232CF6" w:rsidP="004422F2">
            <w:pPr>
              <w:jc w:val="center"/>
              <w:rPr>
                <w:sz w:val="16"/>
                <w:szCs w:val="16"/>
              </w:rPr>
            </w:pPr>
            <w:r w:rsidRPr="00DD5F6A">
              <w:rPr>
                <w:sz w:val="16"/>
                <w:szCs w:val="16"/>
              </w:rPr>
              <w:t>1,140.01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2CFA1FF" w14:textId="77777777" w:rsidR="00232CF6" w:rsidRPr="00DD5F6A" w:rsidRDefault="00232CF6" w:rsidP="004422F2">
            <w:pPr>
              <w:jc w:val="center"/>
              <w:rPr>
                <w:sz w:val="16"/>
                <w:szCs w:val="16"/>
              </w:rPr>
            </w:pPr>
            <w:r w:rsidRPr="00DD5F6A">
              <w:rPr>
                <w:sz w:val="16"/>
                <w:szCs w:val="16"/>
              </w:rPr>
              <w:t>1,180.00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62867A71" w14:textId="77777777" w:rsidR="00232CF6" w:rsidRPr="00DD5F6A" w:rsidRDefault="00232CF6" w:rsidP="004422F2">
            <w:pPr>
              <w:jc w:val="center"/>
              <w:rPr>
                <w:sz w:val="16"/>
                <w:szCs w:val="16"/>
              </w:rPr>
            </w:pPr>
            <w:r w:rsidRPr="008B201F">
              <w:rPr>
                <w:rFonts w:eastAsia="Aptos"/>
                <w:kern w:val="2"/>
                <w:sz w:val="16"/>
                <w:szCs w:val="16"/>
              </w:rPr>
              <w:t>35.84</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5C1433D7" w14:textId="77777777" w:rsidR="00232CF6" w:rsidRPr="00DD5F6A" w:rsidRDefault="00232CF6" w:rsidP="004422F2">
            <w:pPr>
              <w:jc w:val="center"/>
              <w:rPr>
                <w:sz w:val="16"/>
                <w:szCs w:val="16"/>
              </w:rPr>
            </w:pPr>
            <w:r w:rsidRPr="008B201F">
              <w:rPr>
                <w:rFonts w:eastAsia="Aptos"/>
                <w:kern w:val="2"/>
                <w:sz w:val="16"/>
                <w:szCs w:val="16"/>
              </w:rPr>
              <w:t>19.27</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0E15A370" w14:textId="77777777" w:rsidR="00232CF6" w:rsidRPr="00DD5F6A" w:rsidRDefault="00232CF6" w:rsidP="004422F2">
            <w:pPr>
              <w:jc w:val="center"/>
              <w:rPr>
                <w:sz w:val="16"/>
                <w:szCs w:val="16"/>
              </w:rPr>
            </w:pPr>
            <w:r w:rsidRPr="008B201F">
              <w:rPr>
                <w:rFonts w:eastAsia="Aptos"/>
                <w:kern w:val="2"/>
                <w:sz w:val="16"/>
                <w:szCs w:val="16"/>
              </w:rPr>
              <w:t>2.69</w:t>
            </w:r>
          </w:p>
        </w:tc>
      </w:tr>
      <w:tr w:rsidR="00232CF6" w:rsidRPr="00DD5F6A" w14:paraId="7D68200F"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7BC43592" w14:textId="77777777" w:rsidR="00232CF6" w:rsidRPr="00DD5F6A" w:rsidRDefault="00232CF6" w:rsidP="004422F2">
            <w:pPr>
              <w:jc w:val="center"/>
              <w:rPr>
                <w:sz w:val="16"/>
                <w:szCs w:val="16"/>
              </w:rPr>
            </w:pPr>
            <w:r w:rsidRPr="00DD5F6A">
              <w:rPr>
                <w:sz w:val="16"/>
                <w:szCs w:val="16"/>
              </w:rPr>
              <w:t>1,180.01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14824CA" w14:textId="77777777" w:rsidR="00232CF6" w:rsidRPr="00DD5F6A" w:rsidRDefault="00232CF6" w:rsidP="004422F2">
            <w:pPr>
              <w:jc w:val="center"/>
              <w:rPr>
                <w:sz w:val="16"/>
                <w:szCs w:val="16"/>
              </w:rPr>
            </w:pPr>
            <w:r w:rsidRPr="00DD5F6A">
              <w:rPr>
                <w:sz w:val="16"/>
                <w:szCs w:val="16"/>
              </w:rPr>
              <w:t>1,220.00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37B831E0" w14:textId="77777777" w:rsidR="00232CF6" w:rsidRPr="00DD5F6A" w:rsidRDefault="00232CF6" w:rsidP="004422F2">
            <w:pPr>
              <w:jc w:val="center"/>
              <w:rPr>
                <w:sz w:val="16"/>
                <w:szCs w:val="16"/>
              </w:rPr>
            </w:pPr>
            <w:r w:rsidRPr="008B201F">
              <w:rPr>
                <w:rFonts w:eastAsia="Aptos"/>
                <w:kern w:val="2"/>
                <w:sz w:val="16"/>
                <w:szCs w:val="16"/>
              </w:rPr>
              <w:t>37.08</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305E25B5" w14:textId="77777777" w:rsidR="00232CF6" w:rsidRPr="00DD5F6A" w:rsidRDefault="00232CF6" w:rsidP="004422F2">
            <w:pPr>
              <w:jc w:val="center"/>
              <w:rPr>
                <w:sz w:val="16"/>
                <w:szCs w:val="16"/>
              </w:rPr>
            </w:pPr>
            <w:r w:rsidRPr="008B201F">
              <w:rPr>
                <w:rFonts w:eastAsia="Aptos"/>
                <w:kern w:val="2"/>
                <w:sz w:val="16"/>
                <w:szCs w:val="16"/>
              </w:rPr>
              <w:t>20.50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26D96799" w14:textId="77777777" w:rsidR="00232CF6" w:rsidRPr="00DD5F6A" w:rsidRDefault="00232CF6" w:rsidP="004422F2">
            <w:pPr>
              <w:jc w:val="center"/>
              <w:rPr>
                <w:sz w:val="16"/>
                <w:szCs w:val="16"/>
              </w:rPr>
            </w:pPr>
            <w:r w:rsidRPr="008B201F">
              <w:rPr>
                <w:rFonts w:eastAsia="Aptos"/>
                <w:kern w:val="2"/>
                <w:sz w:val="16"/>
                <w:szCs w:val="16"/>
              </w:rPr>
              <w:t>3.93</w:t>
            </w:r>
          </w:p>
        </w:tc>
      </w:tr>
      <w:tr w:rsidR="00232CF6" w:rsidRPr="00DD5F6A" w14:paraId="11D8A653"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1EA2EA98" w14:textId="77777777" w:rsidR="00232CF6" w:rsidRPr="00DD5F6A" w:rsidRDefault="00232CF6" w:rsidP="004422F2">
            <w:pPr>
              <w:jc w:val="center"/>
              <w:rPr>
                <w:sz w:val="16"/>
                <w:szCs w:val="16"/>
              </w:rPr>
            </w:pPr>
            <w:r w:rsidRPr="00DD5F6A">
              <w:rPr>
                <w:sz w:val="16"/>
                <w:szCs w:val="16"/>
              </w:rPr>
              <w:t>1,220.01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B0E8888" w14:textId="77777777" w:rsidR="00232CF6" w:rsidRPr="00DD5F6A" w:rsidRDefault="00232CF6" w:rsidP="004422F2">
            <w:pPr>
              <w:jc w:val="center"/>
              <w:rPr>
                <w:sz w:val="16"/>
                <w:szCs w:val="16"/>
              </w:rPr>
            </w:pPr>
            <w:r w:rsidRPr="00DD5F6A">
              <w:rPr>
                <w:sz w:val="16"/>
                <w:szCs w:val="16"/>
              </w:rPr>
              <w:t>1,260.00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2798B5E7" w14:textId="77777777" w:rsidR="00232CF6" w:rsidRPr="00DD5F6A" w:rsidRDefault="00232CF6" w:rsidP="004422F2">
            <w:pPr>
              <w:jc w:val="center"/>
              <w:rPr>
                <w:sz w:val="16"/>
                <w:szCs w:val="16"/>
              </w:rPr>
            </w:pPr>
            <w:r w:rsidRPr="008B201F">
              <w:rPr>
                <w:rFonts w:eastAsia="Aptos"/>
                <w:kern w:val="2"/>
                <w:sz w:val="16"/>
                <w:szCs w:val="16"/>
              </w:rPr>
              <w:t>38.32</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2887395C" w14:textId="77777777" w:rsidR="00232CF6" w:rsidRPr="00DD5F6A" w:rsidRDefault="00232CF6" w:rsidP="004422F2">
            <w:pPr>
              <w:jc w:val="center"/>
              <w:rPr>
                <w:sz w:val="16"/>
                <w:szCs w:val="16"/>
              </w:rPr>
            </w:pPr>
            <w:r w:rsidRPr="008B201F">
              <w:rPr>
                <w:rFonts w:eastAsia="Aptos"/>
                <w:kern w:val="2"/>
                <w:sz w:val="16"/>
                <w:szCs w:val="16"/>
              </w:rPr>
              <w:t>21.74</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66B03B1D" w14:textId="77777777" w:rsidR="00232CF6" w:rsidRPr="00DD5F6A" w:rsidRDefault="00232CF6" w:rsidP="004422F2">
            <w:pPr>
              <w:jc w:val="center"/>
              <w:rPr>
                <w:sz w:val="16"/>
                <w:szCs w:val="16"/>
              </w:rPr>
            </w:pPr>
            <w:r w:rsidRPr="008B201F">
              <w:rPr>
                <w:rFonts w:eastAsia="Aptos"/>
                <w:kern w:val="2"/>
                <w:sz w:val="16"/>
                <w:szCs w:val="16"/>
              </w:rPr>
              <w:t>5.16</w:t>
            </w:r>
          </w:p>
        </w:tc>
      </w:tr>
      <w:tr w:rsidR="00232CF6" w:rsidRPr="00DD5F6A" w14:paraId="5BDF28BF"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3F716903" w14:textId="77777777" w:rsidR="00232CF6" w:rsidRPr="00DD5F6A" w:rsidRDefault="00232CF6" w:rsidP="004422F2">
            <w:pPr>
              <w:jc w:val="center"/>
              <w:rPr>
                <w:sz w:val="16"/>
                <w:szCs w:val="16"/>
              </w:rPr>
            </w:pPr>
            <w:r w:rsidRPr="00DD5F6A">
              <w:rPr>
                <w:sz w:val="16"/>
                <w:szCs w:val="16"/>
              </w:rPr>
              <w:t>1,260.01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CD66E07" w14:textId="77777777" w:rsidR="00232CF6" w:rsidRPr="00DD5F6A" w:rsidRDefault="00232CF6" w:rsidP="004422F2">
            <w:pPr>
              <w:jc w:val="center"/>
              <w:rPr>
                <w:sz w:val="16"/>
                <w:szCs w:val="16"/>
              </w:rPr>
            </w:pPr>
            <w:r w:rsidRPr="00DD5F6A">
              <w:rPr>
                <w:sz w:val="16"/>
                <w:szCs w:val="16"/>
              </w:rPr>
              <w:t>1,300.00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49480FDC" w14:textId="77777777" w:rsidR="00232CF6" w:rsidRPr="00DD5F6A" w:rsidRDefault="00232CF6" w:rsidP="004422F2">
            <w:pPr>
              <w:jc w:val="center"/>
              <w:rPr>
                <w:sz w:val="16"/>
                <w:szCs w:val="16"/>
              </w:rPr>
            </w:pPr>
            <w:r w:rsidRPr="008B201F">
              <w:rPr>
                <w:rFonts w:eastAsia="Aptos"/>
                <w:kern w:val="2"/>
                <w:sz w:val="16"/>
                <w:szCs w:val="16"/>
              </w:rPr>
              <w:t>39.55</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6C953493" w14:textId="77777777" w:rsidR="00232CF6" w:rsidRPr="00DD5F6A" w:rsidRDefault="00232CF6" w:rsidP="004422F2">
            <w:pPr>
              <w:jc w:val="center"/>
              <w:rPr>
                <w:sz w:val="16"/>
                <w:szCs w:val="16"/>
              </w:rPr>
            </w:pPr>
            <w:r w:rsidRPr="008B201F">
              <w:rPr>
                <w:rFonts w:eastAsia="Aptos"/>
                <w:kern w:val="2"/>
                <w:sz w:val="16"/>
                <w:szCs w:val="16"/>
              </w:rPr>
              <w:t>22.98</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330EDA72" w14:textId="77777777" w:rsidR="00232CF6" w:rsidRPr="00DD5F6A" w:rsidRDefault="00232CF6" w:rsidP="004422F2">
            <w:pPr>
              <w:jc w:val="center"/>
              <w:rPr>
                <w:sz w:val="16"/>
                <w:szCs w:val="16"/>
              </w:rPr>
            </w:pPr>
            <w:r w:rsidRPr="008B201F">
              <w:rPr>
                <w:rFonts w:eastAsia="Aptos"/>
                <w:kern w:val="2"/>
                <w:sz w:val="16"/>
                <w:szCs w:val="16"/>
              </w:rPr>
              <w:t>6.40</w:t>
            </w:r>
          </w:p>
        </w:tc>
      </w:tr>
      <w:tr w:rsidR="00232CF6" w:rsidRPr="00DD5F6A" w14:paraId="1682270B"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1B2AFF5B" w14:textId="77777777" w:rsidR="00232CF6" w:rsidRPr="00DD5F6A" w:rsidRDefault="00232CF6" w:rsidP="004422F2">
            <w:pPr>
              <w:jc w:val="center"/>
              <w:rPr>
                <w:sz w:val="16"/>
                <w:szCs w:val="16"/>
              </w:rPr>
            </w:pPr>
            <w:r w:rsidRPr="00DD5F6A">
              <w:rPr>
                <w:sz w:val="16"/>
                <w:szCs w:val="16"/>
              </w:rPr>
              <w:t>1,300.01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B9302F9" w14:textId="77777777" w:rsidR="00232CF6" w:rsidRPr="00DD5F6A" w:rsidRDefault="00232CF6" w:rsidP="004422F2">
            <w:pPr>
              <w:jc w:val="center"/>
              <w:rPr>
                <w:sz w:val="16"/>
                <w:szCs w:val="16"/>
              </w:rPr>
            </w:pPr>
            <w:r w:rsidRPr="00DD5F6A">
              <w:rPr>
                <w:sz w:val="16"/>
                <w:szCs w:val="16"/>
              </w:rPr>
              <w:t>1,340.00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31E5FE26" w14:textId="77777777" w:rsidR="00232CF6" w:rsidRPr="00DD5F6A" w:rsidRDefault="00232CF6" w:rsidP="004422F2">
            <w:pPr>
              <w:jc w:val="center"/>
              <w:rPr>
                <w:sz w:val="16"/>
                <w:szCs w:val="16"/>
              </w:rPr>
            </w:pPr>
            <w:r w:rsidRPr="008B201F">
              <w:rPr>
                <w:rFonts w:eastAsia="Aptos"/>
                <w:kern w:val="2"/>
                <w:sz w:val="16"/>
                <w:szCs w:val="16"/>
              </w:rPr>
              <w:t>40.79</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5F53BCAA" w14:textId="77777777" w:rsidR="00232CF6" w:rsidRPr="00DD5F6A" w:rsidRDefault="00232CF6" w:rsidP="004422F2">
            <w:pPr>
              <w:jc w:val="center"/>
              <w:rPr>
                <w:sz w:val="16"/>
                <w:szCs w:val="16"/>
              </w:rPr>
            </w:pPr>
            <w:r w:rsidRPr="008B201F">
              <w:rPr>
                <w:rFonts w:eastAsia="Aptos"/>
                <w:kern w:val="2"/>
                <w:sz w:val="16"/>
                <w:szCs w:val="16"/>
              </w:rPr>
              <w:t>24.21</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2A799CD3" w14:textId="77777777" w:rsidR="00232CF6" w:rsidRPr="00DD5F6A" w:rsidRDefault="00232CF6" w:rsidP="004422F2">
            <w:pPr>
              <w:jc w:val="center"/>
              <w:rPr>
                <w:sz w:val="16"/>
                <w:szCs w:val="16"/>
              </w:rPr>
            </w:pPr>
            <w:r w:rsidRPr="008B201F">
              <w:rPr>
                <w:rFonts w:eastAsia="Aptos"/>
                <w:kern w:val="2"/>
                <w:sz w:val="16"/>
                <w:szCs w:val="16"/>
              </w:rPr>
              <w:t>7.63</w:t>
            </w:r>
          </w:p>
        </w:tc>
      </w:tr>
      <w:tr w:rsidR="00232CF6" w:rsidRPr="00DD5F6A" w14:paraId="2EF35196"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1A20830D" w14:textId="77777777" w:rsidR="00232CF6" w:rsidRPr="00DD5F6A" w:rsidRDefault="00232CF6" w:rsidP="004422F2">
            <w:pPr>
              <w:jc w:val="center"/>
              <w:rPr>
                <w:sz w:val="16"/>
                <w:szCs w:val="16"/>
              </w:rPr>
            </w:pPr>
            <w:r w:rsidRPr="00DD5F6A">
              <w:rPr>
                <w:sz w:val="16"/>
                <w:szCs w:val="16"/>
              </w:rPr>
              <w:t>1,340.01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C504A15" w14:textId="77777777" w:rsidR="00232CF6" w:rsidRPr="00DD5F6A" w:rsidRDefault="00232CF6" w:rsidP="004422F2">
            <w:pPr>
              <w:jc w:val="center"/>
              <w:rPr>
                <w:sz w:val="16"/>
                <w:szCs w:val="16"/>
              </w:rPr>
            </w:pPr>
            <w:r w:rsidRPr="00DD5F6A">
              <w:rPr>
                <w:sz w:val="16"/>
                <w:szCs w:val="16"/>
              </w:rPr>
              <w:t>1,380.00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F3708F4" w14:textId="77777777" w:rsidR="00232CF6" w:rsidRPr="00DD5F6A" w:rsidRDefault="00232CF6" w:rsidP="004422F2">
            <w:pPr>
              <w:jc w:val="center"/>
              <w:rPr>
                <w:sz w:val="16"/>
                <w:szCs w:val="16"/>
              </w:rPr>
            </w:pPr>
            <w:r w:rsidRPr="008B201F">
              <w:rPr>
                <w:rFonts w:eastAsia="Aptos"/>
                <w:kern w:val="2"/>
                <w:sz w:val="16"/>
                <w:szCs w:val="16"/>
              </w:rPr>
              <w:t>42.02</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5D5F6642" w14:textId="77777777" w:rsidR="00232CF6" w:rsidRPr="00DD5F6A" w:rsidRDefault="00232CF6" w:rsidP="004422F2">
            <w:pPr>
              <w:jc w:val="center"/>
              <w:rPr>
                <w:sz w:val="16"/>
                <w:szCs w:val="16"/>
              </w:rPr>
            </w:pPr>
            <w:r w:rsidRPr="008B201F">
              <w:rPr>
                <w:rFonts w:eastAsia="Aptos"/>
                <w:kern w:val="2"/>
                <w:sz w:val="16"/>
                <w:szCs w:val="16"/>
              </w:rPr>
              <w:t>25.45</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2FE2E837" w14:textId="77777777" w:rsidR="00232CF6" w:rsidRPr="00DD5F6A" w:rsidRDefault="00232CF6" w:rsidP="004422F2">
            <w:pPr>
              <w:jc w:val="center"/>
              <w:rPr>
                <w:sz w:val="16"/>
                <w:szCs w:val="16"/>
              </w:rPr>
            </w:pPr>
            <w:r w:rsidRPr="008B201F">
              <w:rPr>
                <w:rFonts w:eastAsia="Aptos"/>
                <w:kern w:val="2"/>
                <w:sz w:val="16"/>
                <w:szCs w:val="16"/>
              </w:rPr>
              <w:t>8.87</w:t>
            </w:r>
          </w:p>
        </w:tc>
      </w:tr>
      <w:tr w:rsidR="00232CF6" w:rsidRPr="00DD5F6A" w14:paraId="46256668"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78DA588" w14:textId="77777777" w:rsidR="00232CF6" w:rsidRPr="00DD5F6A" w:rsidRDefault="00232CF6" w:rsidP="004422F2">
            <w:pPr>
              <w:jc w:val="center"/>
              <w:rPr>
                <w:sz w:val="16"/>
                <w:szCs w:val="16"/>
              </w:rPr>
            </w:pPr>
            <w:r w:rsidRPr="00DD5F6A">
              <w:rPr>
                <w:sz w:val="16"/>
                <w:szCs w:val="16"/>
              </w:rPr>
              <w:t>1,380.01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0143B88" w14:textId="77777777" w:rsidR="00232CF6" w:rsidRPr="00DD5F6A" w:rsidRDefault="00232CF6" w:rsidP="004422F2">
            <w:pPr>
              <w:jc w:val="center"/>
              <w:rPr>
                <w:sz w:val="16"/>
                <w:szCs w:val="16"/>
              </w:rPr>
            </w:pPr>
            <w:r w:rsidRPr="00DD5F6A">
              <w:rPr>
                <w:sz w:val="16"/>
                <w:szCs w:val="16"/>
              </w:rPr>
              <w:t>1,420.00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433CA42D" w14:textId="77777777" w:rsidR="00232CF6" w:rsidRPr="00DD5F6A" w:rsidRDefault="00232CF6" w:rsidP="004422F2">
            <w:pPr>
              <w:jc w:val="center"/>
              <w:rPr>
                <w:sz w:val="16"/>
                <w:szCs w:val="16"/>
              </w:rPr>
            </w:pPr>
            <w:r w:rsidRPr="008B201F">
              <w:rPr>
                <w:rFonts w:eastAsia="Aptos"/>
                <w:kern w:val="2"/>
                <w:sz w:val="16"/>
                <w:szCs w:val="16"/>
              </w:rPr>
              <w:t>43.26</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08732F0A" w14:textId="77777777" w:rsidR="00232CF6" w:rsidRPr="00DD5F6A" w:rsidRDefault="00232CF6" w:rsidP="004422F2">
            <w:pPr>
              <w:jc w:val="center"/>
              <w:rPr>
                <w:sz w:val="16"/>
                <w:szCs w:val="16"/>
              </w:rPr>
            </w:pPr>
            <w:r w:rsidRPr="008B201F">
              <w:rPr>
                <w:rFonts w:eastAsia="Aptos"/>
                <w:kern w:val="2"/>
                <w:sz w:val="16"/>
                <w:szCs w:val="16"/>
              </w:rPr>
              <w:t>26.68</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45E03A32" w14:textId="77777777" w:rsidR="00232CF6" w:rsidRPr="00DD5F6A" w:rsidRDefault="00232CF6" w:rsidP="004422F2">
            <w:pPr>
              <w:jc w:val="center"/>
              <w:rPr>
                <w:sz w:val="16"/>
                <w:szCs w:val="16"/>
              </w:rPr>
            </w:pPr>
            <w:r w:rsidRPr="008B201F">
              <w:rPr>
                <w:rFonts w:eastAsia="Aptos"/>
                <w:kern w:val="2"/>
                <w:sz w:val="16"/>
                <w:szCs w:val="16"/>
              </w:rPr>
              <w:t>10.11</w:t>
            </w:r>
          </w:p>
        </w:tc>
      </w:tr>
      <w:tr w:rsidR="00232CF6" w:rsidRPr="00DD5F6A" w14:paraId="363C2AEE"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23D6803F" w14:textId="77777777" w:rsidR="00232CF6" w:rsidRPr="00DD5F6A" w:rsidRDefault="00232CF6" w:rsidP="004422F2">
            <w:pPr>
              <w:jc w:val="center"/>
              <w:rPr>
                <w:sz w:val="16"/>
                <w:szCs w:val="16"/>
              </w:rPr>
            </w:pPr>
            <w:r w:rsidRPr="00DD5F6A">
              <w:rPr>
                <w:sz w:val="16"/>
                <w:szCs w:val="16"/>
              </w:rPr>
              <w:t>1,420.01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702A9E7" w14:textId="77777777" w:rsidR="00232CF6" w:rsidRPr="00DD5F6A" w:rsidRDefault="00232CF6" w:rsidP="004422F2">
            <w:pPr>
              <w:jc w:val="center"/>
              <w:rPr>
                <w:sz w:val="16"/>
                <w:szCs w:val="16"/>
              </w:rPr>
            </w:pPr>
            <w:r w:rsidRPr="00DD5F6A">
              <w:rPr>
                <w:sz w:val="16"/>
                <w:szCs w:val="16"/>
              </w:rPr>
              <w:t>1,460.00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3C3D0BE3" w14:textId="77777777" w:rsidR="00232CF6" w:rsidRPr="00DD5F6A" w:rsidRDefault="00232CF6" w:rsidP="004422F2">
            <w:pPr>
              <w:jc w:val="center"/>
              <w:rPr>
                <w:sz w:val="16"/>
                <w:szCs w:val="16"/>
              </w:rPr>
            </w:pPr>
            <w:r w:rsidRPr="008B201F">
              <w:rPr>
                <w:rFonts w:eastAsia="Aptos"/>
                <w:kern w:val="2"/>
                <w:sz w:val="16"/>
                <w:szCs w:val="16"/>
              </w:rPr>
              <w:t>44.50</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0CFDDECE" w14:textId="77777777" w:rsidR="00232CF6" w:rsidRPr="00DD5F6A" w:rsidRDefault="00232CF6" w:rsidP="004422F2">
            <w:pPr>
              <w:jc w:val="center"/>
              <w:rPr>
                <w:sz w:val="16"/>
                <w:szCs w:val="16"/>
              </w:rPr>
            </w:pPr>
            <w:r w:rsidRPr="008B201F">
              <w:rPr>
                <w:rFonts w:eastAsia="Aptos"/>
                <w:kern w:val="2"/>
                <w:sz w:val="16"/>
                <w:szCs w:val="16"/>
              </w:rPr>
              <w:t>27.92</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0259486D" w14:textId="77777777" w:rsidR="00232CF6" w:rsidRPr="00DD5F6A" w:rsidRDefault="00232CF6" w:rsidP="004422F2">
            <w:pPr>
              <w:jc w:val="center"/>
              <w:rPr>
                <w:sz w:val="16"/>
                <w:szCs w:val="16"/>
              </w:rPr>
            </w:pPr>
            <w:r w:rsidRPr="008B201F">
              <w:rPr>
                <w:rFonts w:eastAsia="Aptos"/>
                <w:kern w:val="2"/>
                <w:sz w:val="16"/>
                <w:szCs w:val="16"/>
              </w:rPr>
              <w:t>11.34</w:t>
            </w:r>
          </w:p>
        </w:tc>
      </w:tr>
      <w:tr w:rsidR="00232CF6" w:rsidRPr="00DD5F6A" w14:paraId="08AEFCB9"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3D47C22F" w14:textId="77777777" w:rsidR="00232CF6" w:rsidRPr="00DD5F6A" w:rsidRDefault="00232CF6" w:rsidP="004422F2">
            <w:pPr>
              <w:jc w:val="center"/>
              <w:rPr>
                <w:sz w:val="16"/>
                <w:szCs w:val="16"/>
              </w:rPr>
            </w:pPr>
            <w:r w:rsidRPr="00DD5F6A">
              <w:rPr>
                <w:sz w:val="16"/>
                <w:szCs w:val="16"/>
              </w:rPr>
              <w:t>1,460.01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4F147C4" w14:textId="77777777" w:rsidR="00232CF6" w:rsidRPr="00DD5F6A" w:rsidRDefault="00232CF6" w:rsidP="004422F2">
            <w:pPr>
              <w:jc w:val="center"/>
              <w:rPr>
                <w:sz w:val="16"/>
                <w:szCs w:val="16"/>
              </w:rPr>
            </w:pPr>
            <w:r w:rsidRPr="00DD5F6A">
              <w:rPr>
                <w:sz w:val="16"/>
                <w:szCs w:val="16"/>
              </w:rPr>
              <w:t>1,500.00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375AD0A4" w14:textId="77777777" w:rsidR="00232CF6" w:rsidRPr="00DD5F6A" w:rsidRDefault="00232CF6" w:rsidP="004422F2">
            <w:pPr>
              <w:jc w:val="center"/>
              <w:rPr>
                <w:sz w:val="16"/>
                <w:szCs w:val="16"/>
              </w:rPr>
            </w:pPr>
            <w:r w:rsidRPr="008B201F">
              <w:rPr>
                <w:rFonts w:eastAsia="Aptos"/>
                <w:kern w:val="2"/>
                <w:sz w:val="16"/>
                <w:szCs w:val="16"/>
              </w:rPr>
              <w:t>45.73</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32030463" w14:textId="77777777" w:rsidR="00232CF6" w:rsidRPr="00DD5F6A" w:rsidRDefault="00232CF6" w:rsidP="004422F2">
            <w:pPr>
              <w:jc w:val="center"/>
              <w:rPr>
                <w:sz w:val="16"/>
                <w:szCs w:val="16"/>
              </w:rPr>
            </w:pPr>
            <w:r w:rsidRPr="008B201F">
              <w:rPr>
                <w:rFonts w:eastAsia="Aptos"/>
                <w:kern w:val="2"/>
                <w:sz w:val="16"/>
                <w:szCs w:val="16"/>
              </w:rPr>
              <w:t>29.16</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38CC1784" w14:textId="77777777" w:rsidR="00232CF6" w:rsidRPr="00DD5F6A" w:rsidRDefault="00232CF6" w:rsidP="004422F2">
            <w:pPr>
              <w:jc w:val="center"/>
              <w:rPr>
                <w:sz w:val="16"/>
                <w:szCs w:val="16"/>
              </w:rPr>
            </w:pPr>
            <w:r w:rsidRPr="008B201F">
              <w:rPr>
                <w:rFonts w:eastAsia="Aptos"/>
                <w:kern w:val="2"/>
                <w:sz w:val="16"/>
                <w:szCs w:val="16"/>
              </w:rPr>
              <w:t>12.58</w:t>
            </w:r>
          </w:p>
        </w:tc>
      </w:tr>
      <w:tr w:rsidR="00232CF6" w:rsidRPr="00DD5F6A" w14:paraId="3EF751CE"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3C21E98C" w14:textId="77777777" w:rsidR="00232CF6" w:rsidRPr="00DD5F6A" w:rsidRDefault="00232CF6" w:rsidP="004422F2">
            <w:pPr>
              <w:jc w:val="center"/>
              <w:rPr>
                <w:sz w:val="16"/>
                <w:szCs w:val="16"/>
              </w:rPr>
            </w:pPr>
            <w:r w:rsidRPr="00DD5F6A">
              <w:rPr>
                <w:sz w:val="16"/>
                <w:szCs w:val="16"/>
              </w:rPr>
              <w:t>1,500.01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C097D5E" w14:textId="77777777" w:rsidR="00232CF6" w:rsidRPr="00DD5F6A" w:rsidRDefault="00232CF6" w:rsidP="004422F2">
            <w:pPr>
              <w:jc w:val="center"/>
              <w:rPr>
                <w:sz w:val="16"/>
                <w:szCs w:val="16"/>
              </w:rPr>
            </w:pPr>
            <w:r w:rsidRPr="00DD5F6A">
              <w:rPr>
                <w:sz w:val="16"/>
                <w:szCs w:val="16"/>
              </w:rPr>
              <w:t>1,540.00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131B735E" w14:textId="77777777" w:rsidR="00232CF6" w:rsidRPr="00DD5F6A" w:rsidRDefault="00232CF6" w:rsidP="004422F2">
            <w:pPr>
              <w:jc w:val="center"/>
              <w:rPr>
                <w:sz w:val="16"/>
                <w:szCs w:val="16"/>
              </w:rPr>
            </w:pPr>
            <w:r w:rsidRPr="008B201F">
              <w:rPr>
                <w:rFonts w:eastAsia="Aptos"/>
                <w:kern w:val="2"/>
                <w:sz w:val="16"/>
                <w:szCs w:val="16"/>
              </w:rPr>
              <w:t>46.97</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1F258623" w14:textId="77777777" w:rsidR="00232CF6" w:rsidRPr="00DD5F6A" w:rsidRDefault="00232CF6" w:rsidP="004422F2">
            <w:pPr>
              <w:jc w:val="center"/>
              <w:rPr>
                <w:sz w:val="16"/>
                <w:szCs w:val="16"/>
              </w:rPr>
            </w:pPr>
            <w:r w:rsidRPr="008B201F">
              <w:rPr>
                <w:rFonts w:eastAsia="Aptos"/>
                <w:kern w:val="2"/>
                <w:sz w:val="16"/>
                <w:szCs w:val="16"/>
              </w:rPr>
              <w:t>30.39</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7D97ADE6" w14:textId="77777777" w:rsidR="00232CF6" w:rsidRPr="00DD5F6A" w:rsidRDefault="00232CF6" w:rsidP="004422F2">
            <w:pPr>
              <w:jc w:val="center"/>
              <w:rPr>
                <w:sz w:val="16"/>
                <w:szCs w:val="16"/>
              </w:rPr>
            </w:pPr>
            <w:r w:rsidRPr="008B201F">
              <w:rPr>
                <w:rFonts w:eastAsia="Aptos"/>
                <w:kern w:val="2"/>
                <w:sz w:val="16"/>
                <w:szCs w:val="16"/>
              </w:rPr>
              <w:t>13.81</w:t>
            </w:r>
          </w:p>
        </w:tc>
      </w:tr>
      <w:tr w:rsidR="00232CF6" w:rsidRPr="00DD5F6A" w14:paraId="4230BA27"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310A326A" w14:textId="77777777" w:rsidR="00232CF6" w:rsidRPr="00DD5F6A" w:rsidRDefault="00232CF6" w:rsidP="004422F2">
            <w:pPr>
              <w:jc w:val="center"/>
              <w:rPr>
                <w:sz w:val="16"/>
                <w:szCs w:val="16"/>
              </w:rPr>
            </w:pPr>
            <w:r w:rsidRPr="00DD5F6A">
              <w:rPr>
                <w:sz w:val="16"/>
                <w:szCs w:val="16"/>
              </w:rPr>
              <w:t>1,540.01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F3CD988" w14:textId="77777777" w:rsidR="00232CF6" w:rsidRPr="00DD5F6A" w:rsidRDefault="00232CF6" w:rsidP="004422F2">
            <w:pPr>
              <w:jc w:val="center"/>
              <w:rPr>
                <w:sz w:val="16"/>
                <w:szCs w:val="16"/>
              </w:rPr>
            </w:pPr>
            <w:r w:rsidRPr="00DD5F6A">
              <w:rPr>
                <w:sz w:val="16"/>
                <w:szCs w:val="16"/>
              </w:rPr>
              <w:t>1,580.00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0C722C1F" w14:textId="77777777" w:rsidR="00232CF6" w:rsidRPr="00DD5F6A" w:rsidRDefault="00232CF6" w:rsidP="004422F2">
            <w:pPr>
              <w:jc w:val="center"/>
              <w:rPr>
                <w:sz w:val="16"/>
                <w:szCs w:val="16"/>
              </w:rPr>
            </w:pPr>
            <w:r w:rsidRPr="008B201F">
              <w:rPr>
                <w:rFonts w:eastAsia="Aptos"/>
                <w:kern w:val="2"/>
                <w:sz w:val="16"/>
                <w:szCs w:val="16"/>
              </w:rPr>
              <w:t>48.20</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13136287" w14:textId="77777777" w:rsidR="00232CF6" w:rsidRPr="00DD5F6A" w:rsidRDefault="00232CF6" w:rsidP="004422F2">
            <w:pPr>
              <w:jc w:val="center"/>
              <w:rPr>
                <w:sz w:val="16"/>
                <w:szCs w:val="16"/>
              </w:rPr>
            </w:pPr>
            <w:r w:rsidRPr="008B201F">
              <w:rPr>
                <w:rFonts w:eastAsia="Aptos"/>
                <w:kern w:val="2"/>
                <w:sz w:val="16"/>
                <w:szCs w:val="16"/>
              </w:rPr>
              <w:t>31.63</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69B79089" w14:textId="77777777" w:rsidR="00232CF6" w:rsidRPr="00DD5F6A" w:rsidRDefault="00232CF6" w:rsidP="004422F2">
            <w:pPr>
              <w:jc w:val="center"/>
              <w:rPr>
                <w:sz w:val="16"/>
                <w:szCs w:val="16"/>
              </w:rPr>
            </w:pPr>
            <w:r w:rsidRPr="008B201F">
              <w:rPr>
                <w:rFonts w:eastAsia="Aptos"/>
                <w:kern w:val="2"/>
                <w:sz w:val="16"/>
                <w:szCs w:val="16"/>
              </w:rPr>
              <w:t>15.05</w:t>
            </w:r>
          </w:p>
        </w:tc>
      </w:tr>
      <w:tr w:rsidR="00232CF6" w:rsidRPr="00DD5F6A" w14:paraId="74B985DE"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62623099" w14:textId="77777777" w:rsidR="00232CF6" w:rsidRPr="00DD5F6A" w:rsidRDefault="00232CF6" w:rsidP="004422F2">
            <w:pPr>
              <w:jc w:val="center"/>
              <w:rPr>
                <w:sz w:val="16"/>
                <w:szCs w:val="16"/>
              </w:rPr>
            </w:pPr>
            <w:r w:rsidRPr="00DD5F6A">
              <w:rPr>
                <w:sz w:val="16"/>
                <w:szCs w:val="16"/>
              </w:rPr>
              <w:t>1,580.01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BEF53E4" w14:textId="77777777" w:rsidR="00232CF6" w:rsidRPr="00DD5F6A" w:rsidRDefault="00232CF6" w:rsidP="004422F2">
            <w:pPr>
              <w:jc w:val="center"/>
              <w:rPr>
                <w:sz w:val="16"/>
                <w:szCs w:val="16"/>
              </w:rPr>
            </w:pPr>
            <w:r w:rsidRPr="00DD5F6A">
              <w:rPr>
                <w:sz w:val="16"/>
                <w:szCs w:val="16"/>
              </w:rPr>
              <w:t>1,620.00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7724AC3" w14:textId="77777777" w:rsidR="00232CF6" w:rsidRPr="00DD5F6A" w:rsidRDefault="00232CF6" w:rsidP="004422F2">
            <w:pPr>
              <w:jc w:val="center"/>
              <w:rPr>
                <w:sz w:val="16"/>
                <w:szCs w:val="16"/>
              </w:rPr>
            </w:pPr>
            <w:r w:rsidRPr="008B201F">
              <w:rPr>
                <w:rFonts w:eastAsia="Aptos"/>
                <w:kern w:val="2"/>
                <w:sz w:val="16"/>
                <w:szCs w:val="16"/>
              </w:rPr>
              <w:t>49.44</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56AAFB46" w14:textId="77777777" w:rsidR="00232CF6" w:rsidRPr="00DD5F6A" w:rsidRDefault="00232CF6" w:rsidP="004422F2">
            <w:pPr>
              <w:jc w:val="center"/>
              <w:rPr>
                <w:sz w:val="16"/>
                <w:szCs w:val="16"/>
              </w:rPr>
            </w:pPr>
            <w:r w:rsidRPr="008B201F">
              <w:rPr>
                <w:rFonts w:eastAsia="Aptos"/>
                <w:kern w:val="2"/>
                <w:sz w:val="16"/>
                <w:szCs w:val="16"/>
              </w:rPr>
              <w:t>32.86</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78767D80" w14:textId="77777777" w:rsidR="00232CF6" w:rsidRPr="00DD5F6A" w:rsidRDefault="00232CF6" w:rsidP="004422F2">
            <w:pPr>
              <w:jc w:val="center"/>
              <w:rPr>
                <w:sz w:val="16"/>
                <w:szCs w:val="16"/>
              </w:rPr>
            </w:pPr>
            <w:r w:rsidRPr="008B201F">
              <w:rPr>
                <w:rFonts w:eastAsia="Aptos"/>
                <w:kern w:val="2"/>
                <w:sz w:val="16"/>
                <w:szCs w:val="16"/>
              </w:rPr>
              <w:t>16.29</w:t>
            </w:r>
          </w:p>
        </w:tc>
      </w:tr>
      <w:tr w:rsidR="00232CF6" w:rsidRPr="00DD5F6A" w14:paraId="7F786E35"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0C5184EC" w14:textId="77777777" w:rsidR="00232CF6" w:rsidRPr="00DD5F6A" w:rsidRDefault="00232CF6" w:rsidP="004422F2">
            <w:pPr>
              <w:jc w:val="center"/>
              <w:rPr>
                <w:sz w:val="16"/>
                <w:szCs w:val="16"/>
              </w:rPr>
            </w:pPr>
            <w:r w:rsidRPr="00DD5F6A">
              <w:rPr>
                <w:sz w:val="16"/>
                <w:szCs w:val="16"/>
              </w:rPr>
              <w:t>1,620.01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E64FB2C" w14:textId="77777777" w:rsidR="00232CF6" w:rsidRPr="00DD5F6A" w:rsidRDefault="00232CF6" w:rsidP="004422F2">
            <w:pPr>
              <w:jc w:val="center"/>
              <w:rPr>
                <w:sz w:val="16"/>
                <w:szCs w:val="16"/>
              </w:rPr>
            </w:pPr>
            <w:r w:rsidRPr="00DD5F6A">
              <w:rPr>
                <w:sz w:val="16"/>
                <w:szCs w:val="16"/>
              </w:rPr>
              <w:t>1,660.00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73048B9E" w14:textId="77777777" w:rsidR="00232CF6" w:rsidRPr="00DD5F6A" w:rsidRDefault="00232CF6" w:rsidP="004422F2">
            <w:pPr>
              <w:jc w:val="center"/>
              <w:rPr>
                <w:sz w:val="16"/>
                <w:szCs w:val="16"/>
              </w:rPr>
            </w:pPr>
            <w:r w:rsidRPr="008B201F">
              <w:rPr>
                <w:rFonts w:eastAsia="Aptos"/>
                <w:kern w:val="2"/>
                <w:sz w:val="16"/>
                <w:szCs w:val="16"/>
              </w:rPr>
              <w:t>50.68</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106D14ED" w14:textId="77777777" w:rsidR="00232CF6" w:rsidRPr="00DD5F6A" w:rsidRDefault="00232CF6" w:rsidP="004422F2">
            <w:pPr>
              <w:jc w:val="center"/>
              <w:rPr>
                <w:sz w:val="16"/>
                <w:szCs w:val="16"/>
              </w:rPr>
            </w:pPr>
            <w:r w:rsidRPr="008B201F">
              <w:rPr>
                <w:rFonts w:eastAsia="Aptos"/>
                <w:kern w:val="2"/>
                <w:sz w:val="16"/>
                <w:szCs w:val="16"/>
              </w:rPr>
              <w:t>34.10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43C88A8F" w14:textId="77777777" w:rsidR="00232CF6" w:rsidRPr="00DD5F6A" w:rsidRDefault="00232CF6" w:rsidP="004422F2">
            <w:pPr>
              <w:jc w:val="center"/>
              <w:rPr>
                <w:sz w:val="16"/>
                <w:szCs w:val="16"/>
              </w:rPr>
            </w:pPr>
            <w:r w:rsidRPr="008B201F">
              <w:rPr>
                <w:rFonts w:eastAsia="Aptos"/>
                <w:kern w:val="2"/>
                <w:sz w:val="16"/>
                <w:szCs w:val="16"/>
              </w:rPr>
              <w:t>17.52</w:t>
            </w:r>
          </w:p>
        </w:tc>
      </w:tr>
      <w:tr w:rsidR="00232CF6" w:rsidRPr="00DD5F6A" w14:paraId="46E49D74"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A28D46D" w14:textId="77777777" w:rsidR="00232CF6" w:rsidRPr="00DD5F6A" w:rsidRDefault="00232CF6" w:rsidP="004422F2">
            <w:pPr>
              <w:jc w:val="center"/>
              <w:rPr>
                <w:sz w:val="16"/>
                <w:szCs w:val="16"/>
              </w:rPr>
            </w:pPr>
            <w:r w:rsidRPr="00DD5F6A">
              <w:rPr>
                <w:sz w:val="16"/>
                <w:szCs w:val="16"/>
              </w:rPr>
              <w:t>1,660.01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B6A261A" w14:textId="77777777" w:rsidR="00232CF6" w:rsidRPr="00DD5F6A" w:rsidRDefault="00232CF6" w:rsidP="004422F2">
            <w:pPr>
              <w:jc w:val="center"/>
              <w:rPr>
                <w:sz w:val="16"/>
                <w:szCs w:val="16"/>
              </w:rPr>
            </w:pPr>
            <w:r w:rsidRPr="00DD5F6A">
              <w:rPr>
                <w:sz w:val="16"/>
                <w:szCs w:val="16"/>
              </w:rPr>
              <w:t>1,700.00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2447861" w14:textId="77777777" w:rsidR="00232CF6" w:rsidRPr="00DD5F6A" w:rsidRDefault="00232CF6" w:rsidP="004422F2">
            <w:pPr>
              <w:jc w:val="center"/>
              <w:rPr>
                <w:sz w:val="16"/>
                <w:szCs w:val="16"/>
              </w:rPr>
            </w:pPr>
            <w:r w:rsidRPr="008B201F">
              <w:rPr>
                <w:rFonts w:eastAsia="Aptos"/>
                <w:kern w:val="2"/>
                <w:sz w:val="16"/>
                <w:szCs w:val="16"/>
              </w:rPr>
              <w:t>51.91</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27CAFF46" w14:textId="77777777" w:rsidR="00232CF6" w:rsidRPr="00DD5F6A" w:rsidRDefault="00232CF6" w:rsidP="004422F2">
            <w:pPr>
              <w:jc w:val="center"/>
              <w:rPr>
                <w:sz w:val="16"/>
                <w:szCs w:val="16"/>
              </w:rPr>
            </w:pPr>
            <w:r w:rsidRPr="008B201F">
              <w:rPr>
                <w:rFonts w:eastAsia="Aptos"/>
                <w:kern w:val="2"/>
                <w:sz w:val="16"/>
                <w:szCs w:val="16"/>
              </w:rPr>
              <w:t>35.34</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31AFF8B2" w14:textId="77777777" w:rsidR="00232CF6" w:rsidRPr="00DD5F6A" w:rsidRDefault="00232CF6" w:rsidP="004422F2">
            <w:pPr>
              <w:jc w:val="center"/>
              <w:rPr>
                <w:sz w:val="16"/>
                <w:szCs w:val="16"/>
              </w:rPr>
            </w:pPr>
            <w:r w:rsidRPr="008B201F">
              <w:rPr>
                <w:rFonts w:eastAsia="Aptos"/>
                <w:kern w:val="2"/>
                <w:sz w:val="16"/>
                <w:szCs w:val="16"/>
              </w:rPr>
              <w:t>18.76</w:t>
            </w:r>
          </w:p>
        </w:tc>
      </w:tr>
      <w:tr w:rsidR="00232CF6" w:rsidRPr="00DD5F6A" w14:paraId="42D1D0AE"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B794E58" w14:textId="77777777" w:rsidR="00232CF6" w:rsidRPr="00DD5F6A" w:rsidRDefault="00232CF6" w:rsidP="004422F2">
            <w:pPr>
              <w:jc w:val="center"/>
              <w:rPr>
                <w:sz w:val="16"/>
                <w:szCs w:val="16"/>
              </w:rPr>
            </w:pPr>
            <w:r w:rsidRPr="00DD5F6A">
              <w:rPr>
                <w:sz w:val="16"/>
                <w:szCs w:val="16"/>
              </w:rPr>
              <w:t>1,700.01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7BF72B2" w14:textId="77777777" w:rsidR="00232CF6" w:rsidRPr="00DD5F6A" w:rsidRDefault="00232CF6" w:rsidP="004422F2">
            <w:pPr>
              <w:jc w:val="center"/>
              <w:rPr>
                <w:sz w:val="16"/>
                <w:szCs w:val="16"/>
              </w:rPr>
            </w:pPr>
            <w:r w:rsidRPr="00DD5F6A">
              <w:rPr>
                <w:sz w:val="16"/>
                <w:szCs w:val="16"/>
              </w:rPr>
              <w:t>1,740.00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69FB948" w14:textId="77777777" w:rsidR="00232CF6" w:rsidRPr="00DD5F6A" w:rsidRDefault="00232CF6" w:rsidP="004422F2">
            <w:pPr>
              <w:jc w:val="center"/>
              <w:rPr>
                <w:sz w:val="16"/>
                <w:szCs w:val="16"/>
              </w:rPr>
            </w:pPr>
            <w:r w:rsidRPr="008B201F">
              <w:rPr>
                <w:rFonts w:eastAsia="Aptos"/>
                <w:kern w:val="2"/>
                <w:sz w:val="16"/>
                <w:szCs w:val="16"/>
              </w:rPr>
              <w:t>53.15</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4893D5D9" w14:textId="77777777" w:rsidR="00232CF6" w:rsidRPr="00DD5F6A" w:rsidRDefault="00232CF6" w:rsidP="004422F2">
            <w:pPr>
              <w:jc w:val="center"/>
              <w:rPr>
                <w:sz w:val="16"/>
                <w:szCs w:val="16"/>
              </w:rPr>
            </w:pPr>
            <w:r w:rsidRPr="008B201F">
              <w:rPr>
                <w:rFonts w:eastAsia="Aptos"/>
                <w:kern w:val="2"/>
                <w:sz w:val="16"/>
                <w:szCs w:val="16"/>
              </w:rPr>
              <w:t>36.57</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6A7FC5BD" w14:textId="77777777" w:rsidR="00232CF6" w:rsidRPr="00DD5F6A" w:rsidRDefault="00232CF6" w:rsidP="004422F2">
            <w:pPr>
              <w:jc w:val="center"/>
              <w:rPr>
                <w:sz w:val="16"/>
                <w:szCs w:val="16"/>
              </w:rPr>
            </w:pPr>
            <w:r w:rsidRPr="008B201F">
              <w:rPr>
                <w:rFonts w:eastAsia="Aptos"/>
                <w:kern w:val="2"/>
                <w:sz w:val="16"/>
                <w:szCs w:val="16"/>
              </w:rPr>
              <w:t>19.99</w:t>
            </w:r>
          </w:p>
        </w:tc>
      </w:tr>
      <w:tr w:rsidR="00232CF6" w:rsidRPr="00DD5F6A" w14:paraId="24899129"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063F8811" w14:textId="77777777" w:rsidR="00232CF6" w:rsidRPr="00DD5F6A" w:rsidRDefault="00232CF6" w:rsidP="004422F2">
            <w:pPr>
              <w:jc w:val="center"/>
              <w:rPr>
                <w:sz w:val="16"/>
                <w:szCs w:val="16"/>
              </w:rPr>
            </w:pPr>
            <w:r w:rsidRPr="00DD5F6A">
              <w:rPr>
                <w:sz w:val="16"/>
                <w:szCs w:val="16"/>
              </w:rPr>
              <w:t>1,740.01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E53BA62" w14:textId="77777777" w:rsidR="00232CF6" w:rsidRPr="00DD5F6A" w:rsidRDefault="00232CF6" w:rsidP="004422F2">
            <w:pPr>
              <w:jc w:val="center"/>
              <w:rPr>
                <w:sz w:val="16"/>
                <w:szCs w:val="16"/>
              </w:rPr>
            </w:pPr>
            <w:r w:rsidRPr="00DD5F6A">
              <w:rPr>
                <w:sz w:val="16"/>
                <w:szCs w:val="16"/>
              </w:rPr>
              <w:t>1,780.00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7D222301" w14:textId="77777777" w:rsidR="00232CF6" w:rsidRPr="00DD5F6A" w:rsidRDefault="00232CF6" w:rsidP="004422F2">
            <w:pPr>
              <w:jc w:val="center"/>
              <w:rPr>
                <w:sz w:val="16"/>
                <w:szCs w:val="16"/>
              </w:rPr>
            </w:pPr>
            <w:r w:rsidRPr="008B201F">
              <w:rPr>
                <w:rFonts w:eastAsia="Aptos"/>
                <w:kern w:val="2"/>
                <w:sz w:val="16"/>
                <w:szCs w:val="16"/>
              </w:rPr>
              <w:t>54.38</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21A5E2AA" w14:textId="77777777" w:rsidR="00232CF6" w:rsidRPr="00DD5F6A" w:rsidRDefault="00232CF6" w:rsidP="004422F2">
            <w:pPr>
              <w:jc w:val="center"/>
              <w:rPr>
                <w:sz w:val="16"/>
                <w:szCs w:val="16"/>
              </w:rPr>
            </w:pPr>
            <w:r w:rsidRPr="008B201F">
              <w:rPr>
                <w:rFonts w:eastAsia="Aptos"/>
                <w:kern w:val="2"/>
                <w:sz w:val="16"/>
                <w:szCs w:val="16"/>
              </w:rPr>
              <w:t>37.81</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73F54CA0" w14:textId="77777777" w:rsidR="00232CF6" w:rsidRPr="00DD5F6A" w:rsidRDefault="00232CF6" w:rsidP="004422F2">
            <w:pPr>
              <w:jc w:val="center"/>
              <w:rPr>
                <w:sz w:val="16"/>
                <w:szCs w:val="16"/>
              </w:rPr>
            </w:pPr>
            <w:r w:rsidRPr="008B201F">
              <w:rPr>
                <w:rFonts w:eastAsia="Aptos"/>
                <w:kern w:val="2"/>
                <w:sz w:val="16"/>
                <w:szCs w:val="16"/>
              </w:rPr>
              <w:t>21.23</w:t>
            </w:r>
          </w:p>
        </w:tc>
      </w:tr>
      <w:tr w:rsidR="00232CF6" w:rsidRPr="00DD5F6A" w14:paraId="753FB19A"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C928F43" w14:textId="77777777" w:rsidR="00232CF6" w:rsidRPr="00DD5F6A" w:rsidRDefault="00232CF6" w:rsidP="004422F2">
            <w:pPr>
              <w:jc w:val="center"/>
              <w:rPr>
                <w:sz w:val="16"/>
                <w:szCs w:val="16"/>
              </w:rPr>
            </w:pPr>
            <w:r w:rsidRPr="00DD5F6A">
              <w:rPr>
                <w:sz w:val="16"/>
                <w:szCs w:val="16"/>
              </w:rPr>
              <w:t>1,780.01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D8ECE1D" w14:textId="77777777" w:rsidR="00232CF6" w:rsidRPr="00DD5F6A" w:rsidRDefault="00232CF6" w:rsidP="004422F2">
            <w:pPr>
              <w:jc w:val="center"/>
              <w:rPr>
                <w:sz w:val="16"/>
                <w:szCs w:val="16"/>
              </w:rPr>
            </w:pPr>
            <w:r w:rsidRPr="00DD5F6A">
              <w:rPr>
                <w:sz w:val="16"/>
                <w:szCs w:val="16"/>
              </w:rPr>
              <w:t>1,820.00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A860108" w14:textId="77777777" w:rsidR="00232CF6" w:rsidRPr="00DD5F6A" w:rsidRDefault="00232CF6" w:rsidP="004422F2">
            <w:pPr>
              <w:jc w:val="center"/>
              <w:rPr>
                <w:sz w:val="16"/>
                <w:szCs w:val="16"/>
              </w:rPr>
            </w:pPr>
            <w:r w:rsidRPr="008B201F">
              <w:rPr>
                <w:rFonts w:eastAsia="Aptos"/>
                <w:kern w:val="2"/>
                <w:sz w:val="16"/>
                <w:szCs w:val="16"/>
              </w:rPr>
              <w:t>55.62</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61E26938" w14:textId="77777777" w:rsidR="00232CF6" w:rsidRPr="00DD5F6A" w:rsidRDefault="00232CF6" w:rsidP="004422F2">
            <w:pPr>
              <w:jc w:val="center"/>
              <w:rPr>
                <w:sz w:val="16"/>
                <w:szCs w:val="16"/>
              </w:rPr>
            </w:pPr>
            <w:r w:rsidRPr="008B201F">
              <w:rPr>
                <w:rFonts w:eastAsia="Aptos"/>
                <w:kern w:val="2"/>
                <w:sz w:val="16"/>
                <w:szCs w:val="16"/>
              </w:rPr>
              <w:t>39.04</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45EB76F7" w14:textId="77777777" w:rsidR="00232CF6" w:rsidRPr="00DD5F6A" w:rsidRDefault="00232CF6" w:rsidP="004422F2">
            <w:pPr>
              <w:jc w:val="center"/>
              <w:rPr>
                <w:sz w:val="16"/>
                <w:szCs w:val="16"/>
              </w:rPr>
            </w:pPr>
            <w:r w:rsidRPr="008B201F">
              <w:rPr>
                <w:rFonts w:eastAsia="Aptos"/>
                <w:kern w:val="2"/>
                <w:sz w:val="16"/>
                <w:szCs w:val="16"/>
              </w:rPr>
              <w:t>22.47</w:t>
            </w:r>
          </w:p>
        </w:tc>
      </w:tr>
      <w:tr w:rsidR="00232CF6" w:rsidRPr="00DD5F6A" w14:paraId="4725FC54"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278D52EA" w14:textId="77777777" w:rsidR="00232CF6" w:rsidRPr="00DD5F6A" w:rsidRDefault="00232CF6" w:rsidP="004422F2">
            <w:pPr>
              <w:jc w:val="center"/>
              <w:rPr>
                <w:sz w:val="16"/>
                <w:szCs w:val="16"/>
              </w:rPr>
            </w:pPr>
            <w:r w:rsidRPr="00DD5F6A">
              <w:rPr>
                <w:sz w:val="16"/>
                <w:szCs w:val="16"/>
              </w:rPr>
              <w:t>1,820.01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3B2991F" w14:textId="77777777" w:rsidR="00232CF6" w:rsidRPr="00DD5F6A" w:rsidRDefault="00232CF6" w:rsidP="004422F2">
            <w:pPr>
              <w:jc w:val="center"/>
              <w:rPr>
                <w:sz w:val="16"/>
                <w:szCs w:val="16"/>
              </w:rPr>
            </w:pPr>
            <w:r w:rsidRPr="00DD5F6A">
              <w:rPr>
                <w:sz w:val="16"/>
                <w:szCs w:val="16"/>
              </w:rPr>
              <w:t>1,860.00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25A92A5B" w14:textId="77777777" w:rsidR="00232CF6" w:rsidRPr="00DD5F6A" w:rsidRDefault="00232CF6" w:rsidP="004422F2">
            <w:pPr>
              <w:jc w:val="center"/>
              <w:rPr>
                <w:sz w:val="16"/>
                <w:szCs w:val="16"/>
              </w:rPr>
            </w:pPr>
            <w:r w:rsidRPr="008B201F">
              <w:rPr>
                <w:rFonts w:eastAsia="Aptos"/>
                <w:kern w:val="2"/>
                <w:sz w:val="16"/>
                <w:szCs w:val="16"/>
              </w:rPr>
              <w:t>56.86</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65CAB4B5" w14:textId="77777777" w:rsidR="00232CF6" w:rsidRPr="00DD5F6A" w:rsidRDefault="00232CF6" w:rsidP="004422F2">
            <w:pPr>
              <w:jc w:val="center"/>
              <w:rPr>
                <w:sz w:val="16"/>
                <w:szCs w:val="16"/>
              </w:rPr>
            </w:pPr>
            <w:r w:rsidRPr="008B201F">
              <w:rPr>
                <w:rFonts w:eastAsia="Aptos"/>
                <w:kern w:val="2"/>
                <w:sz w:val="16"/>
                <w:szCs w:val="16"/>
              </w:rPr>
              <w:t>40.28</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2C8360D1" w14:textId="77777777" w:rsidR="00232CF6" w:rsidRPr="00DD5F6A" w:rsidRDefault="00232CF6" w:rsidP="004422F2">
            <w:pPr>
              <w:jc w:val="center"/>
              <w:rPr>
                <w:sz w:val="16"/>
                <w:szCs w:val="16"/>
              </w:rPr>
            </w:pPr>
            <w:r w:rsidRPr="008B201F">
              <w:rPr>
                <w:rFonts w:eastAsia="Aptos"/>
                <w:kern w:val="2"/>
                <w:sz w:val="16"/>
                <w:szCs w:val="16"/>
              </w:rPr>
              <w:t>23.70</w:t>
            </w:r>
          </w:p>
        </w:tc>
      </w:tr>
      <w:tr w:rsidR="00232CF6" w:rsidRPr="00DD5F6A" w14:paraId="4A3ACE91"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174E0A85" w14:textId="77777777" w:rsidR="00232CF6" w:rsidRPr="00DD5F6A" w:rsidRDefault="00232CF6" w:rsidP="004422F2">
            <w:pPr>
              <w:jc w:val="center"/>
              <w:rPr>
                <w:sz w:val="16"/>
                <w:szCs w:val="16"/>
              </w:rPr>
            </w:pPr>
            <w:r w:rsidRPr="00DD5F6A">
              <w:rPr>
                <w:sz w:val="16"/>
                <w:szCs w:val="16"/>
              </w:rPr>
              <w:t>1,860.01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7F6484A" w14:textId="77777777" w:rsidR="00232CF6" w:rsidRPr="00DD5F6A" w:rsidRDefault="00232CF6" w:rsidP="004422F2">
            <w:pPr>
              <w:jc w:val="center"/>
              <w:rPr>
                <w:sz w:val="16"/>
                <w:szCs w:val="16"/>
              </w:rPr>
            </w:pPr>
            <w:r w:rsidRPr="00DD5F6A">
              <w:rPr>
                <w:sz w:val="16"/>
                <w:szCs w:val="16"/>
              </w:rPr>
              <w:t>1,900.00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2E400CA9" w14:textId="77777777" w:rsidR="00232CF6" w:rsidRPr="00DD5F6A" w:rsidRDefault="00232CF6" w:rsidP="004422F2">
            <w:pPr>
              <w:jc w:val="center"/>
              <w:rPr>
                <w:sz w:val="16"/>
                <w:szCs w:val="16"/>
              </w:rPr>
            </w:pPr>
            <w:r w:rsidRPr="008B201F">
              <w:rPr>
                <w:rFonts w:eastAsia="Aptos"/>
                <w:kern w:val="2"/>
                <w:sz w:val="16"/>
                <w:szCs w:val="16"/>
              </w:rPr>
              <w:t>58.09</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6A3277B3" w14:textId="77777777" w:rsidR="00232CF6" w:rsidRPr="00DD5F6A" w:rsidRDefault="00232CF6" w:rsidP="004422F2">
            <w:pPr>
              <w:jc w:val="center"/>
              <w:rPr>
                <w:sz w:val="16"/>
                <w:szCs w:val="16"/>
              </w:rPr>
            </w:pPr>
            <w:r w:rsidRPr="008B201F">
              <w:rPr>
                <w:rFonts w:eastAsia="Aptos"/>
                <w:kern w:val="2"/>
                <w:sz w:val="16"/>
                <w:szCs w:val="16"/>
              </w:rPr>
              <w:t>41.52</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2D26F2BC" w14:textId="77777777" w:rsidR="00232CF6" w:rsidRPr="00DD5F6A" w:rsidRDefault="00232CF6" w:rsidP="004422F2">
            <w:pPr>
              <w:jc w:val="center"/>
              <w:rPr>
                <w:sz w:val="16"/>
                <w:szCs w:val="16"/>
              </w:rPr>
            </w:pPr>
            <w:r w:rsidRPr="008B201F">
              <w:rPr>
                <w:rFonts w:eastAsia="Aptos"/>
                <w:kern w:val="2"/>
                <w:sz w:val="16"/>
                <w:szCs w:val="16"/>
              </w:rPr>
              <w:t>24.94</w:t>
            </w:r>
          </w:p>
        </w:tc>
      </w:tr>
      <w:tr w:rsidR="00232CF6" w:rsidRPr="00DD5F6A" w14:paraId="108FA678"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D137A53" w14:textId="77777777" w:rsidR="00232CF6" w:rsidRPr="00DD5F6A" w:rsidRDefault="00232CF6" w:rsidP="004422F2">
            <w:pPr>
              <w:jc w:val="center"/>
              <w:rPr>
                <w:sz w:val="16"/>
                <w:szCs w:val="16"/>
              </w:rPr>
            </w:pPr>
            <w:r w:rsidRPr="00DD5F6A">
              <w:rPr>
                <w:sz w:val="16"/>
                <w:szCs w:val="16"/>
              </w:rPr>
              <w:t>1,900.01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F48A055" w14:textId="77777777" w:rsidR="00232CF6" w:rsidRPr="00DD5F6A" w:rsidRDefault="00232CF6" w:rsidP="004422F2">
            <w:pPr>
              <w:jc w:val="center"/>
              <w:rPr>
                <w:sz w:val="16"/>
                <w:szCs w:val="16"/>
              </w:rPr>
            </w:pPr>
            <w:r w:rsidRPr="00DD5F6A">
              <w:rPr>
                <w:sz w:val="16"/>
                <w:szCs w:val="16"/>
              </w:rPr>
              <w:t>1,940.00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203BE972" w14:textId="77777777" w:rsidR="00232CF6" w:rsidRPr="00DD5F6A" w:rsidRDefault="00232CF6" w:rsidP="004422F2">
            <w:pPr>
              <w:jc w:val="center"/>
              <w:rPr>
                <w:sz w:val="16"/>
                <w:szCs w:val="16"/>
              </w:rPr>
            </w:pPr>
            <w:r w:rsidRPr="008B201F">
              <w:rPr>
                <w:rFonts w:eastAsia="Aptos"/>
                <w:kern w:val="2"/>
                <w:sz w:val="16"/>
                <w:szCs w:val="16"/>
              </w:rPr>
              <w:t>59.33</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35778AF7" w14:textId="77777777" w:rsidR="00232CF6" w:rsidRPr="00DD5F6A" w:rsidRDefault="00232CF6" w:rsidP="004422F2">
            <w:pPr>
              <w:jc w:val="center"/>
              <w:rPr>
                <w:sz w:val="16"/>
                <w:szCs w:val="16"/>
              </w:rPr>
            </w:pPr>
            <w:r w:rsidRPr="008B201F">
              <w:rPr>
                <w:rFonts w:eastAsia="Aptos"/>
                <w:kern w:val="2"/>
                <w:sz w:val="16"/>
                <w:szCs w:val="16"/>
              </w:rPr>
              <w:t>42.75</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461AE352" w14:textId="77777777" w:rsidR="00232CF6" w:rsidRPr="00DD5F6A" w:rsidRDefault="00232CF6" w:rsidP="004422F2">
            <w:pPr>
              <w:jc w:val="center"/>
              <w:rPr>
                <w:sz w:val="16"/>
                <w:szCs w:val="16"/>
              </w:rPr>
            </w:pPr>
            <w:r w:rsidRPr="008B201F">
              <w:rPr>
                <w:rFonts w:eastAsia="Aptos"/>
                <w:kern w:val="2"/>
                <w:sz w:val="16"/>
                <w:szCs w:val="16"/>
              </w:rPr>
              <w:t>26.17</w:t>
            </w:r>
          </w:p>
        </w:tc>
      </w:tr>
      <w:tr w:rsidR="00232CF6" w:rsidRPr="00DD5F6A" w14:paraId="01824478"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71F20FB9" w14:textId="77777777" w:rsidR="00232CF6" w:rsidRPr="00DD5F6A" w:rsidRDefault="00232CF6" w:rsidP="004422F2">
            <w:pPr>
              <w:jc w:val="center"/>
              <w:rPr>
                <w:sz w:val="16"/>
                <w:szCs w:val="16"/>
              </w:rPr>
            </w:pPr>
            <w:r w:rsidRPr="00DD5F6A">
              <w:rPr>
                <w:sz w:val="16"/>
                <w:szCs w:val="16"/>
              </w:rPr>
              <w:t>1,940.01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E522D02" w14:textId="77777777" w:rsidR="00232CF6" w:rsidRPr="00DD5F6A" w:rsidRDefault="00232CF6" w:rsidP="004422F2">
            <w:pPr>
              <w:jc w:val="center"/>
              <w:rPr>
                <w:sz w:val="16"/>
                <w:szCs w:val="16"/>
              </w:rPr>
            </w:pPr>
            <w:r w:rsidRPr="00DD5F6A">
              <w:rPr>
                <w:sz w:val="16"/>
                <w:szCs w:val="16"/>
              </w:rPr>
              <w:t>1,980.00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619588DB" w14:textId="77777777" w:rsidR="00232CF6" w:rsidRPr="00DD5F6A" w:rsidRDefault="00232CF6" w:rsidP="004422F2">
            <w:pPr>
              <w:jc w:val="center"/>
              <w:rPr>
                <w:sz w:val="16"/>
                <w:szCs w:val="16"/>
              </w:rPr>
            </w:pPr>
            <w:r w:rsidRPr="008B201F">
              <w:rPr>
                <w:rFonts w:eastAsia="Aptos"/>
                <w:kern w:val="2"/>
                <w:sz w:val="16"/>
                <w:szCs w:val="16"/>
              </w:rPr>
              <w:t>60.56</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40B01F63" w14:textId="77777777" w:rsidR="00232CF6" w:rsidRPr="00DD5F6A" w:rsidRDefault="00232CF6" w:rsidP="004422F2">
            <w:pPr>
              <w:jc w:val="center"/>
              <w:rPr>
                <w:sz w:val="16"/>
                <w:szCs w:val="16"/>
              </w:rPr>
            </w:pPr>
            <w:r w:rsidRPr="008B201F">
              <w:rPr>
                <w:rFonts w:eastAsia="Aptos"/>
                <w:kern w:val="2"/>
                <w:sz w:val="16"/>
                <w:szCs w:val="16"/>
              </w:rPr>
              <w:t>43.99</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3FB0ED09" w14:textId="77777777" w:rsidR="00232CF6" w:rsidRPr="00DD5F6A" w:rsidRDefault="00232CF6" w:rsidP="004422F2">
            <w:pPr>
              <w:jc w:val="center"/>
              <w:rPr>
                <w:sz w:val="16"/>
                <w:szCs w:val="16"/>
              </w:rPr>
            </w:pPr>
            <w:r w:rsidRPr="008B201F">
              <w:rPr>
                <w:rFonts w:eastAsia="Aptos"/>
                <w:kern w:val="2"/>
                <w:sz w:val="16"/>
                <w:szCs w:val="16"/>
              </w:rPr>
              <w:t>27.41</w:t>
            </w:r>
          </w:p>
        </w:tc>
      </w:tr>
      <w:tr w:rsidR="00232CF6" w:rsidRPr="00DD5F6A" w14:paraId="7EDF36A7"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7D896D08" w14:textId="77777777" w:rsidR="00232CF6" w:rsidRPr="00DD5F6A" w:rsidRDefault="00232CF6" w:rsidP="004422F2">
            <w:pPr>
              <w:jc w:val="center"/>
              <w:rPr>
                <w:sz w:val="16"/>
                <w:szCs w:val="16"/>
              </w:rPr>
            </w:pPr>
            <w:r w:rsidRPr="00DD5F6A">
              <w:rPr>
                <w:sz w:val="16"/>
                <w:szCs w:val="16"/>
              </w:rPr>
              <w:t>1,980.01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C28CA04" w14:textId="77777777" w:rsidR="00232CF6" w:rsidRPr="00DD5F6A" w:rsidRDefault="00232CF6" w:rsidP="004422F2">
            <w:pPr>
              <w:jc w:val="center"/>
              <w:rPr>
                <w:sz w:val="16"/>
                <w:szCs w:val="16"/>
              </w:rPr>
            </w:pPr>
            <w:r w:rsidRPr="00DD5F6A">
              <w:rPr>
                <w:sz w:val="16"/>
                <w:szCs w:val="16"/>
              </w:rPr>
              <w:t>2,020.00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63DAAF14" w14:textId="77777777" w:rsidR="00232CF6" w:rsidRPr="00DD5F6A" w:rsidRDefault="00232CF6" w:rsidP="004422F2">
            <w:pPr>
              <w:jc w:val="center"/>
              <w:rPr>
                <w:sz w:val="16"/>
                <w:szCs w:val="16"/>
              </w:rPr>
            </w:pPr>
            <w:r w:rsidRPr="008B201F">
              <w:rPr>
                <w:rFonts w:eastAsia="Aptos"/>
                <w:kern w:val="2"/>
                <w:sz w:val="16"/>
                <w:szCs w:val="16"/>
              </w:rPr>
              <w:t>61.80</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577B71DF" w14:textId="77777777" w:rsidR="00232CF6" w:rsidRPr="00DD5F6A" w:rsidRDefault="00232CF6" w:rsidP="004422F2">
            <w:pPr>
              <w:jc w:val="center"/>
              <w:rPr>
                <w:sz w:val="16"/>
                <w:szCs w:val="16"/>
              </w:rPr>
            </w:pPr>
            <w:r w:rsidRPr="008B201F">
              <w:rPr>
                <w:rFonts w:eastAsia="Aptos"/>
                <w:kern w:val="2"/>
                <w:sz w:val="16"/>
                <w:szCs w:val="16"/>
              </w:rPr>
              <w:t>45.22</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35CC6F86" w14:textId="77777777" w:rsidR="00232CF6" w:rsidRPr="00DD5F6A" w:rsidRDefault="00232CF6" w:rsidP="004422F2">
            <w:pPr>
              <w:jc w:val="center"/>
              <w:rPr>
                <w:sz w:val="16"/>
                <w:szCs w:val="16"/>
              </w:rPr>
            </w:pPr>
            <w:r w:rsidRPr="008B201F">
              <w:rPr>
                <w:rFonts w:eastAsia="Aptos"/>
                <w:kern w:val="2"/>
                <w:sz w:val="16"/>
                <w:szCs w:val="16"/>
              </w:rPr>
              <w:t>28.65</w:t>
            </w:r>
          </w:p>
        </w:tc>
      </w:tr>
      <w:tr w:rsidR="00232CF6" w:rsidRPr="00DD5F6A" w14:paraId="4AD57F35"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54408FBD" w14:textId="77777777" w:rsidR="00232CF6" w:rsidRPr="00DD5F6A" w:rsidRDefault="00232CF6" w:rsidP="004422F2">
            <w:pPr>
              <w:jc w:val="center"/>
              <w:rPr>
                <w:sz w:val="16"/>
                <w:szCs w:val="16"/>
              </w:rPr>
            </w:pPr>
            <w:r w:rsidRPr="00DD5F6A">
              <w:rPr>
                <w:sz w:val="16"/>
                <w:szCs w:val="16"/>
              </w:rPr>
              <w:t>2,020.01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BD7353A" w14:textId="77777777" w:rsidR="00232CF6" w:rsidRPr="00DD5F6A" w:rsidRDefault="00232CF6" w:rsidP="004422F2">
            <w:pPr>
              <w:jc w:val="center"/>
              <w:rPr>
                <w:sz w:val="16"/>
                <w:szCs w:val="16"/>
              </w:rPr>
            </w:pPr>
            <w:r w:rsidRPr="00DD5F6A">
              <w:rPr>
                <w:sz w:val="16"/>
                <w:szCs w:val="16"/>
              </w:rPr>
              <w:t>2,060.00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1A21DDAC" w14:textId="77777777" w:rsidR="00232CF6" w:rsidRPr="00DD5F6A" w:rsidRDefault="00232CF6" w:rsidP="004422F2">
            <w:pPr>
              <w:jc w:val="center"/>
              <w:rPr>
                <w:sz w:val="16"/>
                <w:szCs w:val="16"/>
              </w:rPr>
            </w:pPr>
            <w:r w:rsidRPr="008B201F">
              <w:rPr>
                <w:rFonts w:eastAsia="Aptos"/>
                <w:kern w:val="2"/>
                <w:sz w:val="16"/>
                <w:szCs w:val="16"/>
              </w:rPr>
              <w:t>63.04</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2041BCAB" w14:textId="77777777" w:rsidR="00232CF6" w:rsidRPr="00DD5F6A" w:rsidRDefault="00232CF6" w:rsidP="004422F2">
            <w:pPr>
              <w:jc w:val="center"/>
              <w:rPr>
                <w:sz w:val="16"/>
                <w:szCs w:val="16"/>
              </w:rPr>
            </w:pPr>
            <w:r w:rsidRPr="008B201F">
              <w:rPr>
                <w:rFonts w:eastAsia="Aptos"/>
                <w:kern w:val="2"/>
                <w:sz w:val="16"/>
                <w:szCs w:val="16"/>
              </w:rPr>
              <w:t>46.46</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14EFB3E8" w14:textId="77777777" w:rsidR="00232CF6" w:rsidRPr="00DD5F6A" w:rsidRDefault="00232CF6" w:rsidP="004422F2">
            <w:pPr>
              <w:jc w:val="center"/>
              <w:rPr>
                <w:sz w:val="16"/>
                <w:szCs w:val="16"/>
              </w:rPr>
            </w:pPr>
            <w:r w:rsidRPr="008B201F">
              <w:rPr>
                <w:rFonts w:eastAsia="Aptos"/>
                <w:kern w:val="2"/>
                <w:sz w:val="16"/>
                <w:szCs w:val="16"/>
              </w:rPr>
              <w:t>29.88</w:t>
            </w:r>
          </w:p>
        </w:tc>
      </w:tr>
      <w:tr w:rsidR="00232CF6" w:rsidRPr="00DD5F6A" w14:paraId="4A3CDA52"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7B7DE95F" w14:textId="77777777" w:rsidR="00232CF6" w:rsidRPr="00DD5F6A" w:rsidRDefault="00232CF6" w:rsidP="004422F2">
            <w:pPr>
              <w:jc w:val="center"/>
              <w:rPr>
                <w:sz w:val="16"/>
                <w:szCs w:val="16"/>
              </w:rPr>
            </w:pPr>
            <w:r w:rsidRPr="00DD5F6A">
              <w:rPr>
                <w:sz w:val="16"/>
                <w:szCs w:val="16"/>
              </w:rPr>
              <w:t>2,060.01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86EC88A" w14:textId="77777777" w:rsidR="00232CF6" w:rsidRPr="00DD5F6A" w:rsidRDefault="00232CF6" w:rsidP="004422F2">
            <w:pPr>
              <w:jc w:val="center"/>
              <w:rPr>
                <w:sz w:val="16"/>
                <w:szCs w:val="16"/>
              </w:rPr>
            </w:pPr>
            <w:r w:rsidRPr="00DD5F6A">
              <w:rPr>
                <w:sz w:val="16"/>
                <w:szCs w:val="16"/>
              </w:rPr>
              <w:t>2,100.00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3D1026AE" w14:textId="77777777" w:rsidR="00232CF6" w:rsidRPr="00DD5F6A" w:rsidRDefault="00232CF6" w:rsidP="004422F2">
            <w:pPr>
              <w:jc w:val="center"/>
              <w:rPr>
                <w:sz w:val="16"/>
                <w:szCs w:val="16"/>
              </w:rPr>
            </w:pPr>
            <w:r w:rsidRPr="008B201F">
              <w:rPr>
                <w:rFonts w:eastAsia="Aptos"/>
                <w:kern w:val="2"/>
                <w:sz w:val="16"/>
                <w:szCs w:val="16"/>
              </w:rPr>
              <w:t>64.27</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2FA8C52B" w14:textId="77777777" w:rsidR="00232CF6" w:rsidRPr="00DD5F6A" w:rsidRDefault="00232CF6" w:rsidP="004422F2">
            <w:pPr>
              <w:jc w:val="center"/>
              <w:rPr>
                <w:sz w:val="16"/>
                <w:szCs w:val="16"/>
              </w:rPr>
            </w:pPr>
            <w:r w:rsidRPr="008B201F">
              <w:rPr>
                <w:rFonts w:eastAsia="Aptos"/>
                <w:kern w:val="2"/>
                <w:sz w:val="16"/>
                <w:szCs w:val="16"/>
              </w:rPr>
              <w:t>47.70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78A0C1EF" w14:textId="77777777" w:rsidR="00232CF6" w:rsidRPr="00DD5F6A" w:rsidRDefault="00232CF6" w:rsidP="004422F2">
            <w:pPr>
              <w:jc w:val="center"/>
              <w:rPr>
                <w:sz w:val="16"/>
                <w:szCs w:val="16"/>
              </w:rPr>
            </w:pPr>
            <w:r w:rsidRPr="008B201F">
              <w:rPr>
                <w:rFonts w:eastAsia="Aptos"/>
                <w:kern w:val="2"/>
                <w:sz w:val="16"/>
                <w:szCs w:val="16"/>
              </w:rPr>
              <w:t>31.12</w:t>
            </w:r>
          </w:p>
        </w:tc>
      </w:tr>
      <w:tr w:rsidR="00232CF6" w:rsidRPr="00DD5F6A" w14:paraId="387D8E4F"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1B90563B" w14:textId="77777777" w:rsidR="00232CF6" w:rsidRPr="00DD5F6A" w:rsidRDefault="00232CF6" w:rsidP="004422F2">
            <w:pPr>
              <w:jc w:val="center"/>
              <w:rPr>
                <w:sz w:val="16"/>
                <w:szCs w:val="16"/>
              </w:rPr>
            </w:pPr>
            <w:r w:rsidRPr="00DD5F6A">
              <w:rPr>
                <w:sz w:val="16"/>
                <w:szCs w:val="16"/>
              </w:rPr>
              <w:t>2,100.01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B48D221" w14:textId="77777777" w:rsidR="00232CF6" w:rsidRPr="00DD5F6A" w:rsidRDefault="00232CF6" w:rsidP="004422F2">
            <w:pPr>
              <w:jc w:val="center"/>
              <w:rPr>
                <w:sz w:val="16"/>
                <w:szCs w:val="16"/>
              </w:rPr>
            </w:pPr>
            <w:r w:rsidRPr="00DD5F6A">
              <w:rPr>
                <w:sz w:val="16"/>
                <w:szCs w:val="16"/>
              </w:rPr>
              <w:t>2,140.00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03B1F46A" w14:textId="77777777" w:rsidR="00232CF6" w:rsidRPr="00DD5F6A" w:rsidRDefault="00232CF6" w:rsidP="004422F2">
            <w:pPr>
              <w:jc w:val="center"/>
              <w:rPr>
                <w:sz w:val="16"/>
                <w:szCs w:val="16"/>
              </w:rPr>
            </w:pPr>
            <w:r w:rsidRPr="008B201F">
              <w:rPr>
                <w:rFonts w:eastAsia="Aptos"/>
                <w:kern w:val="2"/>
                <w:sz w:val="16"/>
                <w:szCs w:val="16"/>
              </w:rPr>
              <w:t>65.51</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5CFA315E" w14:textId="77777777" w:rsidR="00232CF6" w:rsidRPr="00DD5F6A" w:rsidRDefault="00232CF6" w:rsidP="004422F2">
            <w:pPr>
              <w:jc w:val="center"/>
              <w:rPr>
                <w:sz w:val="16"/>
                <w:szCs w:val="16"/>
              </w:rPr>
            </w:pPr>
            <w:r w:rsidRPr="008B201F">
              <w:rPr>
                <w:rFonts w:eastAsia="Aptos"/>
                <w:kern w:val="2"/>
                <w:sz w:val="16"/>
                <w:szCs w:val="16"/>
              </w:rPr>
              <w:t>48.93</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0544B918" w14:textId="77777777" w:rsidR="00232CF6" w:rsidRPr="00DD5F6A" w:rsidRDefault="00232CF6" w:rsidP="004422F2">
            <w:pPr>
              <w:jc w:val="center"/>
              <w:rPr>
                <w:sz w:val="16"/>
                <w:szCs w:val="16"/>
              </w:rPr>
            </w:pPr>
            <w:r w:rsidRPr="008B201F">
              <w:rPr>
                <w:rFonts w:eastAsia="Aptos"/>
                <w:kern w:val="2"/>
                <w:sz w:val="16"/>
                <w:szCs w:val="16"/>
              </w:rPr>
              <w:t>32.35</w:t>
            </w:r>
          </w:p>
        </w:tc>
      </w:tr>
      <w:tr w:rsidR="00232CF6" w:rsidRPr="00DD5F6A" w14:paraId="4336A129"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3C93634" w14:textId="77777777" w:rsidR="00232CF6" w:rsidRPr="00DD5F6A" w:rsidRDefault="00232CF6" w:rsidP="004422F2">
            <w:pPr>
              <w:jc w:val="center"/>
              <w:rPr>
                <w:sz w:val="16"/>
                <w:szCs w:val="16"/>
              </w:rPr>
            </w:pPr>
            <w:r w:rsidRPr="00DD5F6A">
              <w:rPr>
                <w:sz w:val="16"/>
                <w:szCs w:val="16"/>
              </w:rPr>
              <w:t>2,140.01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9314A00" w14:textId="77777777" w:rsidR="00232CF6" w:rsidRPr="00DD5F6A" w:rsidRDefault="00232CF6" w:rsidP="004422F2">
            <w:pPr>
              <w:jc w:val="center"/>
              <w:rPr>
                <w:sz w:val="16"/>
                <w:szCs w:val="16"/>
              </w:rPr>
            </w:pPr>
            <w:r w:rsidRPr="00DD5F6A">
              <w:rPr>
                <w:sz w:val="16"/>
                <w:szCs w:val="16"/>
              </w:rPr>
              <w:t>2,180.00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12F0A510" w14:textId="77777777" w:rsidR="00232CF6" w:rsidRPr="00DD5F6A" w:rsidRDefault="00232CF6" w:rsidP="004422F2">
            <w:pPr>
              <w:jc w:val="center"/>
              <w:rPr>
                <w:sz w:val="16"/>
                <w:szCs w:val="16"/>
              </w:rPr>
            </w:pPr>
            <w:r w:rsidRPr="008B201F">
              <w:rPr>
                <w:rFonts w:eastAsia="Aptos"/>
                <w:kern w:val="2"/>
                <w:sz w:val="16"/>
                <w:szCs w:val="16"/>
              </w:rPr>
              <w:t>66.74</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34F92018" w14:textId="77777777" w:rsidR="00232CF6" w:rsidRPr="00DD5F6A" w:rsidRDefault="00232CF6" w:rsidP="004422F2">
            <w:pPr>
              <w:jc w:val="center"/>
              <w:rPr>
                <w:sz w:val="16"/>
                <w:szCs w:val="16"/>
              </w:rPr>
            </w:pPr>
            <w:r w:rsidRPr="008B201F">
              <w:rPr>
                <w:rFonts w:eastAsia="Aptos"/>
                <w:kern w:val="2"/>
                <w:sz w:val="16"/>
                <w:szCs w:val="16"/>
              </w:rPr>
              <w:t>50.17</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545104EB" w14:textId="77777777" w:rsidR="00232CF6" w:rsidRPr="00DD5F6A" w:rsidRDefault="00232CF6" w:rsidP="004422F2">
            <w:pPr>
              <w:jc w:val="center"/>
              <w:rPr>
                <w:sz w:val="16"/>
                <w:szCs w:val="16"/>
              </w:rPr>
            </w:pPr>
            <w:r w:rsidRPr="008B201F">
              <w:rPr>
                <w:rFonts w:eastAsia="Aptos"/>
                <w:kern w:val="2"/>
                <w:sz w:val="16"/>
                <w:szCs w:val="16"/>
              </w:rPr>
              <w:t>33.59</w:t>
            </w:r>
          </w:p>
        </w:tc>
      </w:tr>
      <w:tr w:rsidR="00232CF6" w:rsidRPr="00DD5F6A" w14:paraId="08F24E07"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21D16A0D" w14:textId="77777777" w:rsidR="00232CF6" w:rsidRPr="00DD5F6A" w:rsidRDefault="00232CF6" w:rsidP="004422F2">
            <w:pPr>
              <w:jc w:val="center"/>
              <w:rPr>
                <w:sz w:val="16"/>
                <w:szCs w:val="16"/>
              </w:rPr>
            </w:pPr>
            <w:r w:rsidRPr="00DD5F6A">
              <w:rPr>
                <w:sz w:val="16"/>
                <w:szCs w:val="16"/>
              </w:rPr>
              <w:t>2,180.01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9DE4B7D" w14:textId="77777777" w:rsidR="00232CF6" w:rsidRPr="00DD5F6A" w:rsidRDefault="00232CF6" w:rsidP="004422F2">
            <w:pPr>
              <w:jc w:val="center"/>
              <w:rPr>
                <w:sz w:val="16"/>
                <w:szCs w:val="16"/>
              </w:rPr>
            </w:pPr>
            <w:r w:rsidRPr="00DD5F6A">
              <w:rPr>
                <w:sz w:val="16"/>
                <w:szCs w:val="16"/>
              </w:rPr>
              <w:t>2,220.00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6002E149" w14:textId="77777777" w:rsidR="00232CF6" w:rsidRPr="00DD5F6A" w:rsidRDefault="00232CF6" w:rsidP="004422F2">
            <w:pPr>
              <w:jc w:val="center"/>
              <w:rPr>
                <w:sz w:val="16"/>
                <w:szCs w:val="16"/>
              </w:rPr>
            </w:pPr>
            <w:r w:rsidRPr="008B201F">
              <w:rPr>
                <w:rFonts w:eastAsia="Aptos"/>
                <w:kern w:val="2"/>
                <w:sz w:val="16"/>
                <w:szCs w:val="16"/>
              </w:rPr>
              <w:t>67.98</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6989967E" w14:textId="77777777" w:rsidR="00232CF6" w:rsidRPr="00DD5F6A" w:rsidRDefault="00232CF6" w:rsidP="004422F2">
            <w:pPr>
              <w:jc w:val="center"/>
              <w:rPr>
                <w:sz w:val="16"/>
                <w:szCs w:val="16"/>
              </w:rPr>
            </w:pPr>
            <w:r w:rsidRPr="008B201F">
              <w:rPr>
                <w:rFonts w:eastAsia="Aptos"/>
                <w:kern w:val="2"/>
                <w:sz w:val="16"/>
                <w:szCs w:val="16"/>
              </w:rPr>
              <w:t>51.40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5E5F4BF8" w14:textId="77777777" w:rsidR="00232CF6" w:rsidRPr="00DD5F6A" w:rsidRDefault="00232CF6" w:rsidP="004422F2">
            <w:pPr>
              <w:jc w:val="center"/>
              <w:rPr>
                <w:sz w:val="16"/>
                <w:szCs w:val="16"/>
              </w:rPr>
            </w:pPr>
            <w:r w:rsidRPr="008B201F">
              <w:rPr>
                <w:rFonts w:eastAsia="Aptos"/>
                <w:kern w:val="2"/>
                <w:sz w:val="16"/>
                <w:szCs w:val="16"/>
              </w:rPr>
              <w:t>34.83</w:t>
            </w:r>
          </w:p>
        </w:tc>
      </w:tr>
      <w:tr w:rsidR="00232CF6" w:rsidRPr="00DD5F6A" w14:paraId="4407D898"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52A8095B" w14:textId="77777777" w:rsidR="00232CF6" w:rsidRPr="00DD5F6A" w:rsidRDefault="00232CF6" w:rsidP="004422F2">
            <w:pPr>
              <w:jc w:val="center"/>
              <w:rPr>
                <w:sz w:val="16"/>
                <w:szCs w:val="16"/>
              </w:rPr>
            </w:pPr>
            <w:r w:rsidRPr="00DD5F6A">
              <w:rPr>
                <w:sz w:val="16"/>
                <w:szCs w:val="16"/>
              </w:rPr>
              <w:t>2,220.01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37BC559" w14:textId="77777777" w:rsidR="00232CF6" w:rsidRPr="00DD5F6A" w:rsidRDefault="00232CF6" w:rsidP="004422F2">
            <w:pPr>
              <w:jc w:val="center"/>
              <w:rPr>
                <w:sz w:val="16"/>
                <w:szCs w:val="16"/>
              </w:rPr>
            </w:pPr>
            <w:r w:rsidRPr="00DD5F6A">
              <w:rPr>
                <w:sz w:val="16"/>
                <w:szCs w:val="16"/>
              </w:rPr>
              <w:t>2,260.00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0E4EA048" w14:textId="77777777" w:rsidR="00232CF6" w:rsidRPr="00DD5F6A" w:rsidRDefault="00232CF6" w:rsidP="004422F2">
            <w:pPr>
              <w:jc w:val="center"/>
              <w:rPr>
                <w:sz w:val="16"/>
                <w:szCs w:val="16"/>
              </w:rPr>
            </w:pPr>
            <w:r w:rsidRPr="008B201F">
              <w:rPr>
                <w:rFonts w:eastAsia="Aptos"/>
                <w:kern w:val="2"/>
                <w:sz w:val="16"/>
                <w:szCs w:val="16"/>
              </w:rPr>
              <w:t>69.22</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79679F6D" w14:textId="77777777" w:rsidR="00232CF6" w:rsidRPr="00DD5F6A" w:rsidRDefault="00232CF6" w:rsidP="004422F2">
            <w:pPr>
              <w:jc w:val="center"/>
              <w:rPr>
                <w:sz w:val="16"/>
                <w:szCs w:val="16"/>
              </w:rPr>
            </w:pPr>
            <w:r w:rsidRPr="008B201F">
              <w:rPr>
                <w:rFonts w:eastAsia="Aptos"/>
                <w:kern w:val="2"/>
                <w:sz w:val="16"/>
                <w:szCs w:val="16"/>
              </w:rPr>
              <w:t>52.64</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175C1E6C" w14:textId="77777777" w:rsidR="00232CF6" w:rsidRPr="00DD5F6A" w:rsidRDefault="00232CF6" w:rsidP="004422F2">
            <w:pPr>
              <w:jc w:val="center"/>
              <w:rPr>
                <w:sz w:val="16"/>
                <w:szCs w:val="16"/>
              </w:rPr>
            </w:pPr>
            <w:r w:rsidRPr="008B201F">
              <w:rPr>
                <w:rFonts w:eastAsia="Aptos"/>
                <w:kern w:val="2"/>
                <w:sz w:val="16"/>
                <w:szCs w:val="16"/>
              </w:rPr>
              <w:t>36.06</w:t>
            </w:r>
          </w:p>
        </w:tc>
      </w:tr>
      <w:tr w:rsidR="00232CF6" w:rsidRPr="00DD5F6A" w14:paraId="62B2F2F7"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7C0D245E" w14:textId="77777777" w:rsidR="00232CF6" w:rsidRPr="00DD5F6A" w:rsidRDefault="00232CF6" w:rsidP="004422F2">
            <w:pPr>
              <w:jc w:val="center"/>
              <w:rPr>
                <w:sz w:val="16"/>
                <w:szCs w:val="16"/>
              </w:rPr>
            </w:pPr>
            <w:r w:rsidRPr="00DD5F6A">
              <w:rPr>
                <w:sz w:val="16"/>
                <w:szCs w:val="16"/>
              </w:rPr>
              <w:t>2,260.01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F393298" w14:textId="77777777" w:rsidR="00232CF6" w:rsidRPr="00DD5F6A" w:rsidRDefault="00232CF6" w:rsidP="004422F2">
            <w:pPr>
              <w:jc w:val="center"/>
              <w:rPr>
                <w:sz w:val="16"/>
                <w:szCs w:val="16"/>
              </w:rPr>
            </w:pPr>
            <w:r w:rsidRPr="00DD5F6A">
              <w:rPr>
                <w:sz w:val="16"/>
                <w:szCs w:val="16"/>
              </w:rPr>
              <w:t>2,300.00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7056C237" w14:textId="77777777" w:rsidR="00232CF6" w:rsidRPr="00DD5F6A" w:rsidRDefault="00232CF6" w:rsidP="004422F2">
            <w:pPr>
              <w:jc w:val="center"/>
              <w:rPr>
                <w:sz w:val="16"/>
                <w:szCs w:val="16"/>
              </w:rPr>
            </w:pPr>
            <w:r w:rsidRPr="008B201F">
              <w:rPr>
                <w:rFonts w:eastAsia="Aptos"/>
                <w:kern w:val="2"/>
                <w:sz w:val="16"/>
                <w:szCs w:val="16"/>
              </w:rPr>
              <w:t>70.45</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4B659F62" w14:textId="77777777" w:rsidR="00232CF6" w:rsidRPr="00DD5F6A" w:rsidRDefault="00232CF6" w:rsidP="004422F2">
            <w:pPr>
              <w:jc w:val="center"/>
              <w:rPr>
                <w:sz w:val="16"/>
                <w:szCs w:val="16"/>
              </w:rPr>
            </w:pPr>
            <w:r w:rsidRPr="008B201F">
              <w:rPr>
                <w:rFonts w:eastAsia="Aptos"/>
                <w:kern w:val="2"/>
                <w:sz w:val="16"/>
                <w:szCs w:val="16"/>
              </w:rPr>
              <w:t>53.88</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14A03F8E" w14:textId="77777777" w:rsidR="00232CF6" w:rsidRPr="00DD5F6A" w:rsidRDefault="00232CF6" w:rsidP="004422F2">
            <w:pPr>
              <w:jc w:val="center"/>
              <w:rPr>
                <w:sz w:val="16"/>
                <w:szCs w:val="16"/>
              </w:rPr>
            </w:pPr>
            <w:r w:rsidRPr="008B201F">
              <w:rPr>
                <w:rFonts w:eastAsia="Aptos"/>
                <w:kern w:val="2"/>
                <w:sz w:val="16"/>
                <w:szCs w:val="16"/>
              </w:rPr>
              <w:t>37.30</w:t>
            </w:r>
          </w:p>
        </w:tc>
      </w:tr>
      <w:tr w:rsidR="00232CF6" w:rsidRPr="00DD5F6A" w14:paraId="65A522E6"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061FD968" w14:textId="77777777" w:rsidR="00232CF6" w:rsidRPr="00DD5F6A" w:rsidRDefault="00232CF6" w:rsidP="004422F2">
            <w:pPr>
              <w:jc w:val="center"/>
              <w:rPr>
                <w:sz w:val="16"/>
                <w:szCs w:val="16"/>
              </w:rPr>
            </w:pPr>
            <w:r w:rsidRPr="00DD5F6A">
              <w:rPr>
                <w:sz w:val="16"/>
                <w:szCs w:val="16"/>
              </w:rPr>
              <w:t>2,300.01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EE41EEF" w14:textId="77777777" w:rsidR="00232CF6" w:rsidRPr="00DD5F6A" w:rsidRDefault="00232CF6" w:rsidP="004422F2">
            <w:pPr>
              <w:jc w:val="center"/>
              <w:rPr>
                <w:sz w:val="16"/>
                <w:szCs w:val="16"/>
              </w:rPr>
            </w:pPr>
            <w:r w:rsidRPr="00DD5F6A">
              <w:rPr>
                <w:sz w:val="16"/>
                <w:szCs w:val="16"/>
              </w:rPr>
              <w:t>2,340.00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60837A7C" w14:textId="77777777" w:rsidR="00232CF6" w:rsidRPr="00DD5F6A" w:rsidRDefault="00232CF6" w:rsidP="004422F2">
            <w:pPr>
              <w:jc w:val="center"/>
              <w:rPr>
                <w:sz w:val="16"/>
                <w:szCs w:val="16"/>
              </w:rPr>
            </w:pPr>
            <w:r w:rsidRPr="008B201F">
              <w:rPr>
                <w:rFonts w:eastAsia="Aptos"/>
                <w:kern w:val="2"/>
                <w:sz w:val="16"/>
                <w:szCs w:val="16"/>
              </w:rPr>
              <w:t>71.69</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2EFEC1B6" w14:textId="77777777" w:rsidR="00232CF6" w:rsidRPr="00DD5F6A" w:rsidRDefault="00232CF6" w:rsidP="004422F2">
            <w:pPr>
              <w:jc w:val="center"/>
              <w:rPr>
                <w:sz w:val="16"/>
                <w:szCs w:val="16"/>
              </w:rPr>
            </w:pPr>
            <w:r w:rsidRPr="008B201F">
              <w:rPr>
                <w:rFonts w:eastAsia="Aptos"/>
                <w:kern w:val="2"/>
                <w:sz w:val="16"/>
                <w:szCs w:val="16"/>
              </w:rPr>
              <w:t>55.11</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7E5A34B6" w14:textId="77777777" w:rsidR="00232CF6" w:rsidRPr="00DD5F6A" w:rsidRDefault="00232CF6" w:rsidP="004422F2">
            <w:pPr>
              <w:jc w:val="center"/>
              <w:rPr>
                <w:sz w:val="16"/>
                <w:szCs w:val="16"/>
              </w:rPr>
            </w:pPr>
            <w:r w:rsidRPr="008B201F">
              <w:rPr>
                <w:rFonts w:eastAsia="Aptos"/>
                <w:kern w:val="2"/>
                <w:sz w:val="16"/>
                <w:szCs w:val="16"/>
              </w:rPr>
              <w:t>38.53</w:t>
            </w:r>
          </w:p>
        </w:tc>
      </w:tr>
      <w:tr w:rsidR="00232CF6" w:rsidRPr="00DD5F6A" w14:paraId="06EA7AF7"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0B38CA45" w14:textId="77777777" w:rsidR="00232CF6" w:rsidRPr="00DD5F6A" w:rsidRDefault="00232CF6" w:rsidP="004422F2">
            <w:pPr>
              <w:jc w:val="center"/>
              <w:rPr>
                <w:sz w:val="16"/>
                <w:szCs w:val="16"/>
              </w:rPr>
            </w:pPr>
            <w:r w:rsidRPr="00DD5F6A">
              <w:rPr>
                <w:sz w:val="16"/>
                <w:szCs w:val="16"/>
              </w:rPr>
              <w:t>2,340.01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CB45E15" w14:textId="77777777" w:rsidR="00232CF6" w:rsidRPr="00DD5F6A" w:rsidRDefault="00232CF6" w:rsidP="004422F2">
            <w:pPr>
              <w:jc w:val="center"/>
              <w:rPr>
                <w:sz w:val="16"/>
                <w:szCs w:val="16"/>
              </w:rPr>
            </w:pPr>
            <w:r w:rsidRPr="00DD5F6A">
              <w:rPr>
                <w:sz w:val="16"/>
                <w:szCs w:val="16"/>
              </w:rPr>
              <w:t>2,380.00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4E8A1B21" w14:textId="77777777" w:rsidR="00232CF6" w:rsidRPr="00DD5F6A" w:rsidRDefault="00232CF6" w:rsidP="004422F2">
            <w:pPr>
              <w:jc w:val="center"/>
              <w:rPr>
                <w:sz w:val="16"/>
                <w:szCs w:val="16"/>
              </w:rPr>
            </w:pPr>
            <w:r w:rsidRPr="008B201F">
              <w:rPr>
                <w:rFonts w:eastAsia="Aptos"/>
                <w:kern w:val="2"/>
                <w:sz w:val="16"/>
                <w:szCs w:val="16"/>
              </w:rPr>
              <w:t>72.92</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233F901D" w14:textId="77777777" w:rsidR="00232CF6" w:rsidRPr="00DD5F6A" w:rsidRDefault="00232CF6" w:rsidP="004422F2">
            <w:pPr>
              <w:jc w:val="center"/>
              <w:rPr>
                <w:sz w:val="16"/>
                <w:szCs w:val="16"/>
              </w:rPr>
            </w:pPr>
            <w:r w:rsidRPr="008B201F">
              <w:rPr>
                <w:rFonts w:eastAsia="Aptos"/>
                <w:kern w:val="2"/>
                <w:sz w:val="16"/>
                <w:szCs w:val="16"/>
              </w:rPr>
              <w:t>56.35</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58887B2E" w14:textId="77777777" w:rsidR="00232CF6" w:rsidRPr="00DD5F6A" w:rsidRDefault="00232CF6" w:rsidP="004422F2">
            <w:pPr>
              <w:jc w:val="center"/>
              <w:rPr>
                <w:sz w:val="16"/>
                <w:szCs w:val="16"/>
              </w:rPr>
            </w:pPr>
            <w:r w:rsidRPr="008B201F">
              <w:rPr>
                <w:rFonts w:eastAsia="Aptos"/>
                <w:kern w:val="2"/>
                <w:sz w:val="16"/>
                <w:szCs w:val="16"/>
              </w:rPr>
              <w:t>39.77</w:t>
            </w:r>
          </w:p>
        </w:tc>
      </w:tr>
      <w:tr w:rsidR="00232CF6" w:rsidRPr="00DD5F6A" w14:paraId="15C4108E"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6C7C14BE" w14:textId="77777777" w:rsidR="00232CF6" w:rsidRPr="00DD5F6A" w:rsidRDefault="00232CF6" w:rsidP="004422F2">
            <w:pPr>
              <w:jc w:val="center"/>
              <w:rPr>
                <w:sz w:val="16"/>
                <w:szCs w:val="16"/>
              </w:rPr>
            </w:pPr>
            <w:r w:rsidRPr="00DD5F6A">
              <w:rPr>
                <w:sz w:val="16"/>
                <w:szCs w:val="16"/>
              </w:rPr>
              <w:t>2,380.01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F34B402" w14:textId="77777777" w:rsidR="00232CF6" w:rsidRPr="00DD5F6A" w:rsidRDefault="00232CF6" w:rsidP="004422F2">
            <w:pPr>
              <w:jc w:val="center"/>
              <w:rPr>
                <w:sz w:val="16"/>
                <w:szCs w:val="16"/>
              </w:rPr>
            </w:pPr>
            <w:r w:rsidRPr="00DD5F6A">
              <w:rPr>
                <w:sz w:val="16"/>
                <w:szCs w:val="16"/>
              </w:rPr>
              <w:t>2,420.00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3EA9BA6" w14:textId="77777777" w:rsidR="00232CF6" w:rsidRPr="00DD5F6A" w:rsidRDefault="00232CF6" w:rsidP="004422F2">
            <w:pPr>
              <w:jc w:val="center"/>
              <w:rPr>
                <w:sz w:val="16"/>
                <w:szCs w:val="16"/>
              </w:rPr>
            </w:pPr>
            <w:r w:rsidRPr="008B201F">
              <w:rPr>
                <w:rFonts w:eastAsia="Aptos"/>
                <w:kern w:val="2"/>
                <w:sz w:val="16"/>
                <w:szCs w:val="16"/>
              </w:rPr>
              <w:t>74.16</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6A6210EF" w14:textId="77777777" w:rsidR="00232CF6" w:rsidRPr="00DD5F6A" w:rsidRDefault="00232CF6" w:rsidP="004422F2">
            <w:pPr>
              <w:jc w:val="center"/>
              <w:rPr>
                <w:sz w:val="16"/>
                <w:szCs w:val="16"/>
              </w:rPr>
            </w:pPr>
            <w:r w:rsidRPr="008B201F">
              <w:rPr>
                <w:rFonts w:eastAsia="Aptos"/>
                <w:kern w:val="2"/>
                <w:sz w:val="16"/>
                <w:szCs w:val="16"/>
              </w:rPr>
              <w:t>57.58</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4F3094AA" w14:textId="77777777" w:rsidR="00232CF6" w:rsidRPr="00DD5F6A" w:rsidRDefault="00232CF6" w:rsidP="004422F2">
            <w:pPr>
              <w:jc w:val="center"/>
              <w:rPr>
                <w:sz w:val="16"/>
                <w:szCs w:val="16"/>
              </w:rPr>
            </w:pPr>
            <w:r w:rsidRPr="008B201F">
              <w:rPr>
                <w:rFonts w:eastAsia="Aptos"/>
                <w:kern w:val="2"/>
                <w:sz w:val="16"/>
                <w:szCs w:val="16"/>
              </w:rPr>
              <w:t>41.01</w:t>
            </w:r>
          </w:p>
        </w:tc>
      </w:tr>
      <w:tr w:rsidR="00232CF6" w:rsidRPr="00DD5F6A" w14:paraId="1C0417AC"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1DBBE66A" w14:textId="77777777" w:rsidR="00232CF6" w:rsidRPr="00DD5F6A" w:rsidRDefault="00232CF6" w:rsidP="004422F2">
            <w:pPr>
              <w:jc w:val="center"/>
              <w:rPr>
                <w:sz w:val="16"/>
                <w:szCs w:val="16"/>
              </w:rPr>
            </w:pPr>
            <w:r w:rsidRPr="00DD5F6A">
              <w:rPr>
                <w:sz w:val="16"/>
                <w:szCs w:val="16"/>
              </w:rPr>
              <w:t>2,420.01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C832748" w14:textId="77777777" w:rsidR="00232CF6" w:rsidRPr="00DD5F6A" w:rsidRDefault="00232CF6" w:rsidP="004422F2">
            <w:pPr>
              <w:jc w:val="center"/>
              <w:rPr>
                <w:sz w:val="16"/>
                <w:szCs w:val="16"/>
              </w:rPr>
            </w:pPr>
            <w:r w:rsidRPr="00DD5F6A">
              <w:rPr>
                <w:sz w:val="16"/>
                <w:szCs w:val="16"/>
              </w:rPr>
              <w:t>2,460.00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E86C687" w14:textId="77777777" w:rsidR="00232CF6" w:rsidRPr="00DD5F6A" w:rsidRDefault="00232CF6" w:rsidP="004422F2">
            <w:pPr>
              <w:jc w:val="center"/>
              <w:rPr>
                <w:sz w:val="16"/>
                <w:szCs w:val="16"/>
              </w:rPr>
            </w:pPr>
            <w:r w:rsidRPr="008B201F">
              <w:rPr>
                <w:rFonts w:eastAsia="Aptos"/>
                <w:kern w:val="2"/>
                <w:sz w:val="16"/>
                <w:szCs w:val="16"/>
              </w:rPr>
              <w:t>75.40</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737B0CEB" w14:textId="77777777" w:rsidR="00232CF6" w:rsidRPr="00DD5F6A" w:rsidRDefault="00232CF6" w:rsidP="004422F2">
            <w:pPr>
              <w:jc w:val="center"/>
              <w:rPr>
                <w:sz w:val="16"/>
                <w:szCs w:val="16"/>
              </w:rPr>
            </w:pPr>
            <w:r w:rsidRPr="008B201F">
              <w:rPr>
                <w:rFonts w:eastAsia="Aptos"/>
                <w:kern w:val="2"/>
                <w:sz w:val="16"/>
                <w:szCs w:val="16"/>
              </w:rPr>
              <w:t>58.82</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52AB9871" w14:textId="77777777" w:rsidR="00232CF6" w:rsidRPr="00DD5F6A" w:rsidRDefault="00232CF6" w:rsidP="004422F2">
            <w:pPr>
              <w:jc w:val="center"/>
              <w:rPr>
                <w:sz w:val="16"/>
                <w:szCs w:val="16"/>
              </w:rPr>
            </w:pPr>
            <w:r w:rsidRPr="008B201F">
              <w:rPr>
                <w:rFonts w:eastAsia="Aptos"/>
                <w:kern w:val="2"/>
                <w:sz w:val="16"/>
                <w:szCs w:val="16"/>
              </w:rPr>
              <w:t>42.24</w:t>
            </w:r>
          </w:p>
        </w:tc>
      </w:tr>
      <w:tr w:rsidR="00232CF6" w:rsidRPr="00DD5F6A" w14:paraId="78088D77"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640CD52F" w14:textId="77777777" w:rsidR="00232CF6" w:rsidRPr="00DD5F6A" w:rsidRDefault="00232CF6" w:rsidP="004422F2">
            <w:pPr>
              <w:jc w:val="center"/>
              <w:rPr>
                <w:sz w:val="16"/>
                <w:szCs w:val="16"/>
              </w:rPr>
            </w:pPr>
            <w:r w:rsidRPr="00DD5F6A">
              <w:rPr>
                <w:sz w:val="16"/>
                <w:szCs w:val="16"/>
              </w:rPr>
              <w:t>2,460.01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B5B52A6" w14:textId="77777777" w:rsidR="00232CF6" w:rsidRPr="00DD5F6A" w:rsidRDefault="00232CF6" w:rsidP="004422F2">
            <w:pPr>
              <w:jc w:val="center"/>
              <w:rPr>
                <w:sz w:val="16"/>
                <w:szCs w:val="16"/>
              </w:rPr>
            </w:pPr>
            <w:r w:rsidRPr="00DD5F6A">
              <w:rPr>
                <w:sz w:val="16"/>
                <w:szCs w:val="16"/>
              </w:rPr>
              <w:t>2,500.00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97E9DB1" w14:textId="77777777" w:rsidR="00232CF6" w:rsidRPr="00DD5F6A" w:rsidRDefault="00232CF6" w:rsidP="004422F2">
            <w:pPr>
              <w:jc w:val="center"/>
              <w:rPr>
                <w:sz w:val="16"/>
                <w:szCs w:val="16"/>
              </w:rPr>
            </w:pPr>
            <w:r w:rsidRPr="008B201F">
              <w:rPr>
                <w:rFonts w:eastAsia="Aptos"/>
                <w:kern w:val="2"/>
                <w:sz w:val="16"/>
                <w:szCs w:val="16"/>
              </w:rPr>
              <w:t>76.63</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69748503" w14:textId="77777777" w:rsidR="00232CF6" w:rsidRPr="00DD5F6A" w:rsidRDefault="00232CF6" w:rsidP="004422F2">
            <w:pPr>
              <w:jc w:val="center"/>
              <w:rPr>
                <w:sz w:val="16"/>
                <w:szCs w:val="16"/>
              </w:rPr>
            </w:pPr>
            <w:r w:rsidRPr="008B201F">
              <w:rPr>
                <w:rFonts w:eastAsia="Aptos"/>
                <w:kern w:val="2"/>
                <w:sz w:val="16"/>
                <w:szCs w:val="16"/>
              </w:rPr>
              <w:t>60.06</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361FABA4" w14:textId="77777777" w:rsidR="00232CF6" w:rsidRPr="00DD5F6A" w:rsidRDefault="00232CF6" w:rsidP="004422F2">
            <w:pPr>
              <w:jc w:val="center"/>
              <w:rPr>
                <w:sz w:val="16"/>
                <w:szCs w:val="16"/>
              </w:rPr>
            </w:pPr>
            <w:r w:rsidRPr="008B201F">
              <w:rPr>
                <w:rFonts w:eastAsia="Aptos"/>
                <w:kern w:val="2"/>
                <w:sz w:val="16"/>
                <w:szCs w:val="16"/>
              </w:rPr>
              <w:t>43.48</w:t>
            </w:r>
          </w:p>
        </w:tc>
      </w:tr>
      <w:tr w:rsidR="00232CF6" w:rsidRPr="00DD5F6A" w14:paraId="4CC5810F"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7B27F4BB" w14:textId="77777777" w:rsidR="00232CF6" w:rsidRPr="00DD5F6A" w:rsidRDefault="00232CF6" w:rsidP="004422F2">
            <w:pPr>
              <w:jc w:val="center"/>
              <w:rPr>
                <w:sz w:val="16"/>
                <w:szCs w:val="16"/>
              </w:rPr>
            </w:pPr>
            <w:r w:rsidRPr="00DD5F6A">
              <w:rPr>
                <w:sz w:val="16"/>
                <w:szCs w:val="16"/>
              </w:rPr>
              <w:t>2,500.01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6E4965B" w14:textId="77777777" w:rsidR="00232CF6" w:rsidRPr="00DD5F6A" w:rsidRDefault="00232CF6" w:rsidP="004422F2">
            <w:pPr>
              <w:jc w:val="center"/>
              <w:rPr>
                <w:sz w:val="16"/>
                <w:szCs w:val="16"/>
              </w:rPr>
            </w:pPr>
            <w:r w:rsidRPr="00DD5F6A">
              <w:rPr>
                <w:sz w:val="16"/>
                <w:szCs w:val="16"/>
              </w:rPr>
              <w:t>2,540.00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4A68F49A" w14:textId="77777777" w:rsidR="00232CF6" w:rsidRPr="00DD5F6A" w:rsidRDefault="00232CF6" w:rsidP="004422F2">
            <w:pPr>
              <w:jc w:val="center"/>
              <w:rPr>
                <w:sz w:val="16"/>
                <w:szCs w:val="16"/>
              </w:rPr>
            </w:pPr>
            <w:r w:rsidRPr="008B201F">
              <w:rPr>
                <w:rFonts w:eastAsia="Aptos"/>
                <w:kern w:val="2"/>
                <w:sz w:val="16"/>
                <w:szCs w:val="16"/>
              </w:rPr>
              <w:t>77.87</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377CA617" w14:textId="77777777" w:rsidR="00232CF6" w:rsidRPr="00DD5F6A" w:rsidRDefault="00232CF6" w:rsidP="004422F2">
            <w:pPr>
              <w:jc w:val="center"/>
              <w:rPr>
                <w:sz w:val="16"/>
                <w:szCs w:val="16"/>
              </w:rPr>
            </w:pPr>
            <w:r w:rsidRPr="008B201F">
              <w:rPr>
                <w:rFonts w:eastAsia="Aptos"/>
                <w:kern w:val="2"/>
                <w:sz w:val="16"/>
                <w:szCs w:val="16"/>
              </w:rPr>
              <w:t>61.29</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43FC9AA5" w14:textId="77777777" w:rsidR="00232CF6" w:rsidRPr="00DD5F6A" w:rsidRDefault="00232CF6" w:rsidP="004422F2">
            <w:pPr>
              <w:jc w:val="center"/>
              <w:rPr>
                <w:sz w:val="16"/>
                <w:szCs w:val="16"/>
              </w:rPr>
            </w:pPr>
            <w:r w:rsidRPr="008B201F">
              <w:rPr>
                <w:rFonts w:eastAsia="Aptos"/>
                <w:kern w:val="2"/>
                <w:sz w:val="16"/>
                <w:szCs w:val="16"/>
              </w:rPr>
              <w:t>44.71</w:t>
            </w:r>
          </w:p>
        </w:tc>
      </w:tr>
      <w:tr w:rsidR="00232CF6" w:rsidRPr="00DD5F6A" w14:paraId="3E9C4F0C"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FF5037A" w14:textId="77777777" w:rsidR="00232CF6" w:rsidRPr="00DD5F6A" w:rsidRDefault="00232CF6" w:rsidP="004422F2">
            <w:pPr>
              <w:jc w:val="center"/>
              <w:rPr>
                <w:sz w:val="16"/>
                <w:szCs w:val="16"/>
              </w:rPr>
            </w:pPr>
            <w:r w:rsidRPr="00DD5F6A">
              <w:rPr>
                <w:sz w:val="16"/>
                <w:szCs w:val="16"/>
              </w:rPr>
              <w:t>2,540.01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5932FCC" w14:textId="77777777" w:rsidR="00232CF6" w:rsidRPr="00DD5F6A" w:rsidRDefault="00232CF6" w:rsidP="004422F2">
            <w:pPr>
              <w:jc w:val="center"/>
              <w:rPr>
                <w:sz w:val="16"/>
                <w:szCs w:val="16"/>
              </w:rPr>
            </w:pPr>
            <w:r w:rsidRPr="00DD5F6A">
              <w:rPr>
                <w:sz w:val="16"/>
                <w:szCs w:val="16"/>
              </w:rPr>
              <w:t>2,580.00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7A9D5BBB" w14:textId="77777777" w:rsidR="00232CF6" w:rsidRPr="00DD5F6A" w:rsidRDefault="00232CF6" w:rsidP="004422F2">
            <w:pPr>
              <w:jc w:val="center"/>
              <w:rPr>
                <w:sz w:val="16"/>
                <w:szCs w:val="16"/>
              </w:rPr>
            </w:pPr>
            <w:r w:rsidRPr="008B201F">
              <w:rPr>
                <w:rFonts w:eastAsia="Aptos"/>
                <w:kern w:val="2"/>
                <w:sz w:val="16"/>
                <w:szCs w:val="16"/>
              </w:rPr>
              <w:t>79.10</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01D4FEBD" w14:textId="77777777" w:rsidR="00232CF6" w:rsidRPr="00DD5F6A" w:rsidRDefault="00232CF6" w:rsidP="004422F2">
            <w:pPr>
              <w:jc w:val="center"/>
              <w:rPr>
                <w:sz w:val="16"/>
                <w:szCs w:val="16"/>
              </w:rPr>
            </w:pPr>
            <w:r w:rsidRPr="008B201F">
              <w:rPr>
                <w:rFonts w:eastAsia="Aptos"/>
                <w:kern w:val="2"/>
                <w:sz w:val="16"/>
                <w:szCs w:val="16"/>
              </w:rPr>
              <w:t>62.53</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633D380E" w14:textId="77777777" w:rsidR="00232CF6" w:rsidRPr="00DD5F6A" w:rsidRDefault="00232CF6" w:rsidP="004422F2">
            <w:pPr>
              <w:jc w:val="center"/>
              <w:rPr>
                <w:sz w:val="16"/>
                <w:szCs w:val="16"/>
              </w:rPr>
            </w:pPr>
            <w:r w:rsidRPr="008B201F">
              <w:rPr>
                <w:rFonts w:eastAsia="Aptos"/>
                <w:kern w:val="2"/>
                <w:sz w:val="16"/>
                <w:szCs w:val="16"/>
              </w:rPr>
              <w:t>45.95</w:t>
            </w:r>
          </w:p>
        </w:tc>
      </w:tr>
      <w:tr w:rsidR="00232CF6" w:rsidRPr="00DD5F6A" w14:paraId="53324E08"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0D9167AA" w14:textId="77777777" w:rsidR="00232CF6" w:rsidRPr="00DD5F6A" w:rsidRDefault="00232CF6" w:rsidP="004422F2">
            <w:pPr>
              <w:jc w:val="center"/>
              <w:rPr>
                <w:sz w:val="16"/>
                <w:szCs w:val="16"/>
              </w:rPr>
            </w:pPr>
            <w:r w:rsidRPr="00DD5F6A">
              <w:rPr>
                <w:sz w:val="16"/>
                <w:szCs w:val="16"/>
              </w:rPr>
              <w:lastRenderedPageBreak/>
              <w:t>2,580.01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E42923E" w14:textId="77777777" w:rsidR="00232CF6" w:rsidRPr="00DD5F6A" w:rsidRDefault="00232CF6" w:rsidP="004422F2">
            <w:pPr>
              <w:jc w:val="center"/>
              <w:rPr>
                <w:sz w:val="16"/>
                <w:szCs w:val="16"/>
              </w:rPr>
            </w:pPr>
            <w:r w:rsidRPr="00DD5F6A">
              <w:rPr>
                <w:sz w:val="16"/>
                <w:szCs w:val="16"/>
              </w:rPr>
              <w:t>2,620.00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7AF111D0" w14:textId="77777777" w:rsidR="00232CF6" w:rsidRPr="00DD5F6A" w:rsidRDefault="00232CF6" w:rsidP="004422F2">
            <w:pPr>
              <w:jc w:val="center"/>
              <w:rPr>
                <w:sz w:val="16"/>
                <w:szCs w:val="16"/>
              </w:rPr>
            </w:pPr>
            <w:r w:rsidRPr="008B201F">
              <w:rPr>
                <w:rFonts w:eastAsia="Aptos"/>
                <w:kern w:val="2"/>
                <w:sz w:val="16"/>
                <w:szCs w:val="16"/>
              </w:rPr>
              <w:t>80.34</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0D4548BC" w14:textId="77777777" w:rsidR="00232CF6" w:rsidRPr="00DD5F6A" w:rsidRDefault="00232CF6" w:rsidP="004422F2">
            <w:pPr>
              <w:jc w:val="center"/>
              <w:rPr>
                <w:sz w:val="16"/>
                <w:szCs w:val="16"/>
              </w:rPr>
            </w:pPr>
            <w:r w:rsidRPr="008B201F">
              <w:rPr>
                <w:rFonts w:eastAsia="Aptos"/>
                <w:kern w:val="2"/>
                <w:sz w:val="16"/>
                <w:szCs w:val="16"/>
              </w:rPr>
              <w:t>63.76</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360404A0" w14:textId="77777777" w:rsidR="00232CF6" w:rsidRPr="00DD5F6A" w:rsidRDefault="00232CF6" w:rsidP="004422F2">
            <w:pPr>
              <w:jc w:val="center"/>
              <w:rPr>
                <w:sz w:val="16"/>
                <w:szCs w:val="16"/>
              </w:rPr>
            </w:pPr>
            <w:r w:rsidRPr="008B201F">
              <w:rPr>
                <w:rFonts w:eastAsia="Aptos"/>
                <w:kern w:val="2"/>
                <w:sz w:val="16"/>
                <w:szCs w:val="16"/>
              </w:rPr>
              <w:t>47.19</w:t>
            </w:r>
          </w:p>
        </w:tc>
      </w:tr>
      <w:tr w:rsidR="00232CF6" w:rsidRPr="00DD5F6A" w14:paraId="4F188BE1"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BE875ED" w14:textId="77777777" w:rsidR="00232CF6" w:rsidRPr="00DD5F6A" w:rsidRDefault="00232CF6" w:rsidP="004422F2">
            <w:pPr>
              <w:jc w:val="center"/>
              <w:rPr>
                <w:sz w:val="16"/>
                <w:szCs w:val="16"/>
              </w:rPr>
            </w:pPr>
            <w:r w:rsidRPr="00DD5F6A">
              <w:rPr>
                <w:sz w:val="16"/>
                <w:szCs w:val="16"/>
              </w:rPr>
              <w:t>2,620.01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000E9F4" w14:textId="77777777" w:rsidR="00232CF6" w:rsidRPr="00DD5F6A" w:rsidRDefault="00232CF6" w:rsidP="004422F2">
            <w:pPr>
              <w:jc w:val="center"/>
              <w:rPr>
                <w:sz w:val="16"/>
                <w:szCs w:val="16"/>
              </w:rPr>
            </w:pPr>
            <w:r w:rsidRPr="00DD5F6A">
              <w:rPr>
                <w:sz w:val="16"/>
                <w:szCs w:val="16"/>
              </w:rPr>
              <w:t>2,660.00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2E1BFBDA" w14:textId="77777777" w:rsidR="00232CF6" w:rsidRPr="00DD5F6A" w:rsidRDefault="00232CF6" w:rsidP="004422F2">
            <w:pPr>
              <w:jc w:val="center"/>
              <w:rPr>
                <w:sz w:val="16"/>
                <w:szCs w:val="16"/>
              </w:rPr>
            </w:pPr>
            <w:r w:rsidRPr="008B201F">
              <w:rPr>
                <w:rFonts w:eastAsia="Aptos"/>
                <w:kern w:val="2"/>
                <w:sz w:val="16"/>
                <w:szCs w:val="16"/>
              </w:rPr>
              <w:t>81.58</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0299953E" w14:textId="77777777" w:rsidR="00232CF6" w:rsidRPr="00DD5F6A" w:rsidRDefault="00232CF6" w:rsidP="004422F2">
            <w:pPr>
              <w:jc w:val="center"/>
              <w:rPr>
                <w:sz w:val="16"/>
                <w:szCs w:val="16"/>
              </w:rPr>
            </w:pPr>
            <w:r w:rsidRPr="008B201F">
              <w:rPr>
                <w:rFonts w:eastAsia="Aptos"/>
                <w:kern w:val="2"/>
                <w:sz w:val="16"/>
                <w:szCs w:val="16"/>
              </w:rPr>
              <w:t>65.00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58FF2418" w14:textId="77777777" w:rsidR="00232CF6" w:rsidRPr="00DD5F6A" w:rsidRDefault="00232CF6" w:rsidP="004422F2">
            <w:pPr>
              <w:jc w:val="center"/>
              <w:rPr>
                <w:sz w:val="16"/>
                <w:szCs w:val="16"/>
              </w:rPr>
            </w:pPr>
            <w:r w:rsidRPr="008B201F">
              <w:rPr>
                <w:rFonts w:eastAsia="Aptos"/>
                <w:kern w:val="2"/>
                <w:sz w:val="16"/>
                <w:szCs w:val="16"/>
              </w:rPr>
              <w:t>48.42</w:t>
            </w:r>
          </w:p>
        </w:tc>
      </w:tr>
      <w:tr w:rsidR="00232CF6" w:rsidRPr="00DD5F6A" w14:paraId="278733A9"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7BBB1B70" w14:textId="77777777" w:rsidR="00232CF6" w:rsidRPr="00DD5F6A" w:rsidRDefault="00232CF6" w:rsidP="004422F2">
            <w:pPr>
              <w:jc w:val="center"/>
              <w:rPr>
                <w:sz w:val="16"/>
                <w:szCs w:val="16"/>
              </w:rPr>
            </w:pPr>
            <w:r w:rsidRPr="00DD5F6A">
              <w:rPr>
                <w:sz w:val="16"/>
                <w:szCs w:val="16"/>
              </w:rPr>
              <w:t>2,660.01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4189CAF" w14:textId="77777777" w:rsidR="00232CF6" w:rsidRPr="00DD5F6A" w:rsidRDefault="00232CF6" w:rsidP="004422F2">
            <w:pPr>
              <w:jc w:val="center"/>
              <w:rPr>
                <w:sz w:val="16"/>
                <w:szCs w:val="16"/>
              </w:rPr>
            </w:pPr>
            <w:r w:rsidRPr="00DD5F6A">
              <w:rPr>
                <w:sz w:val="16"/>
                <w:szCs w:val="16"/>
              </w:rPr>
              <w:t>2,700.00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4F3FCF4C" w14:textId="77777777" w:rsidR="00232CF6" w:rsidRPr="00DD5F6A" w:rsidRDefault="00232CF6" w:rsidP="004422F2">
            <w:pPr>
              <w:jc w:val="center"/>
              <w:rPr>
                <w:sz w:val="16"/>
                <w:szCs w:val="16"/>
              </w:rPr>
            </w:pPr>
            <w:r w:rsidRPr="008B201F">
              <w:rPr>
                <w:rFonts w:eastAsia="Aptos"/>
                <w:kern w:val="2"/>
                <w:sz w:val="16"/>
                <w:szCs w:val="16"/>
              </w:rPr>
              <w:t>82.81</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5E007BC3" w14:textId="77777777" w:rsidR="00232CF6" w:rsidRPr="00DD5F6A" w:rsidRDefault="00232CF6" w:rsidP="004422F2">
            <w:pPr>
              <w:jc w:val="center"/>
              <w:rPr>
                <w:sz w:val="16"/>
                <w:szCs w:val="16"/>
              </w:rPr>
            </w:pPr>
            <w:r w:rsidRPr="008B201F">
              <w:rPr>
                <w:rFonts w:eastAsia="Aptos"/>
                <w:kern w:val="2"/>
                <w:sz w:val="16"/>
                <w:szCs w:val="16"/>
              </w:rPr>
              <w:t>66.24</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5398C9EC" w14:textId="77777777" w:rsidR="00232CF6" w:rsidRPr="00DD5F6A" w:rsidRDefault="00232CF6" w:rsidP="004422F2">
            <w:pPr>
              <w:jc w:val="center"/>
              <w:rPr>
                <w:sz w:val="16"/>
                <w:szCs w:val="16"/>
              </w:rPr>
            </w:pPr>
            <w:r w:rsidRPr="008B201F">
              <w:rPr>
                <w:rFonts w:eastAsia="Aptos"/>
                <w:kern w:val="2"/>
                <w:sz w:val="16"/>
                <w:szCs w:val="16"/>
              </w:rPr>
              <w:t>49.66</w:t>
            </w:r>
          </w:p>
        </w:tc>
      </w:tr>
      <w:tr w:rsidR="00232CF6" w:rsidRPr="00DD5F6A" w14:paraId="4EF91038"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08D59478" w14:textId="77777777" w:rsidR="00232CF6" w:rsidRPr="00DD5F6A" w:rsidRDefault="00232CF6" w:rsidP="004422F2">
            <w:pPr>
              <w:jc w:val="center"/>
              <w:rPr>
                <w:sz w:val="16"/>
                <w:szCs w:val="16"/>
              </w:rPr>
            </w:pPr>
            <w:r w:rsidRPr="00DD5F6A">
              <w:rPr>
                <w:sz w:val="16"/>
                <w:szCs w:val="16"/>
              </w:rPr>
              <w:t>2,700.01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4AD6A4F" w14:textId="77777777" w:rsidR="00232CF6" w:rsidRPr="00DD5F6A" w:rsidRDefault="00232CF6" w:rsidP="004422F2">
            <w:pPr>
              <w:jc w:val="center"/>
              <w:rPr>
                <w:sz w:val="16"/>
                <w:szCs w:val="16"/>
              </w:rPr>
            </w:pPr>
            <w:r w:rsidRPr="00DD5F6A">
              <w:rPr>
                <w:sz w:val="16"/>
                <w:szCs w:val="16"/>
              </w:rPr>
              <w:t>2,740.00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0BD3FA58" w14:textId="77777777" w:rsidR="00232CF6" w:rsidRPr="00DD5F6A" w:rsidRDefault="00232CF6" w:rsidP="004422F2">
            <w:pPr>
              <w:jc w:val="center"/>
              <w:rPr>
                <w:sz w:val="16"/>
                <w:szCs w:val="16"/>
              </w:rPr>
            </w:pPr>
            <w:r w:rsidRPr="008B201F">
              <w:rPr>
                <w:rFonts w:eastAsia="Aptos"/>
                <w:kern w:val="2"/>
                <w:sz w:val="16"/>
                <w:szCs w:val="16"/>
              </w:rPr>
              <w:t>84.05</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5E37CACC" w14:textId="77777777" w:rsidR="00232CF6" w:rsidRPr="00DD5F6A" w:rsidRDefault="00232CF6" w:rsidP="004422F2">
            <w:pPr>
              <w:jc w:val="center"/>
              <w:rPr>
                <w:sz w:val="16"/>
                <w:szCs w:val="16"/>
              </w:rPr>
            </w:pPr>
            <w:r w:rsidRPr="008B201F">
              <w:rPr>
                <w:rFonts w:eastAsia="Aptos"/>
                <w:kern w:val="2"/>
                <w:sz w:val="16"/>
                <w:szCs w:val="16"/>
              </w:rPr>
              <w:t>67.47</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1D6BE33B" w14:textId="77777777" w:rsidR="00232CF6" w:rsidRPr="00DD5F6A" w:rsidRDefault="00232CF6" w:rsidP="004422F2">
            <w:pPr>
              <w:jc w:val="center"/>
              <w:rPr>
                <w:sz w:val="16"/>
                <w:szCs w:val="16"/>
              </w:rPr>
            </w:pPr>
            <w:r w:rsidRPr="008B201F">
              <w:rPr>
                <w:rFonts w:eastAsia="Aptos"/>
                <w:kern w:val="2"/>
                <w:sz w:val="16"/>
                <w:szCs w:val="16"/>
              </w:rPr>
              <w:t>50.89</w:t>
            </w:r>
          </w:p>
        </w:tc>
      </w:tr>
      <w:tr w:rsidR="00232CF6" w:rsidRPr="00DD5F6A" w14:paraId="20804F65"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3F0209D" w14:textId="77777777" w:rsidR="00232CF6" w:rsidRPr="00DD5F6A" w:rsidRDefault="00232CF6" w:rsidP="004422F2">
            <w:pPr>
              <w:jc w:val="center"/>
              <w:rPr>
                <w:sz w:val="16"/>
                <w:szCs w:val="16"/>
              </w:rPr>
            </w:pPr>
            <w:r w:rsidRPr="00DD5F6A">
              <w:rPr>
                <w:sz w:val="16"/>
                <w:szCs w:val="16"/>
              </w:rPr>
              <w:t>2,740.01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E2012EE" w14:textId="77777777" w:rsidR="00232CF6" w:rsidRPr="00DD5F6A" w:rsidRDefault="00232CF6" w:rsidP="004422F2">
            <w:pPr>
              <w:jc w:val="center"/>
              <w:rPr>
                <w:sz w:val="16"/>
                <w:szCs w:val="16"/>
              </w:rPr>
            </w:pPr>
            <w:r w:rsidRPr="00DD5F6A">
              <w:rPr>
                <w:sz w:val="16"/>
                <w:szCs w:val="16"/>
              </w:rPr>
              <w:t>2,780.00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F8323E1" w14:textId="77777777" w:rsidR="00232CF6" w:rsidRPr="00DD5F6A" w:rsidRDefault="00232CF6" w:rsidP="004422F2">
            <w:pPr>
              <w:jc w:val="center"/>
              <w:rPr>
                <w:sz w:val="16"/>
                <w:szCs w:val="16"/>
              </w:rPr>
            </w:pPr>
            <w:r w:rsidRPr="008B201F">
              <w:rPr>
                <w:rFonts w:eastAsia="Aptos"/>
                <w:kern w:val="2"/>
                <w:sz w:val="16"/>
                <w:szCs w:val="16"/>
              </w:rPr>
              <w:t>85.28</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45044C79" w14:textId="77777777" w:rsidR="00232CF6" w:rsidRPr="00DD5F6A" w:rsidRDefault="00232CF6" w:rsidP="004422F2">
            <w:pPr>
              <w:jc w:val="center"/>
              <w:rPr>
                <w:sz w:val="16"/>
                <w:szCs w:val="16"/>
              </w:rPr>
            </w:pPr>
            <w:r w:rsidRPr="008B201F">
              <w:rPr>
                <w:rFonts w:eastAsia="Aptos"/>
                <w:kern w:val="2"/>
                <w:sz w:val="16"/>
                <w:szCs w:val="16"/>
              </w:rPr>
              <w:t>68.71</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50F6A0B6" w14:textId="77777777" w:rsidR="00232CF6" w:rsidRPr="00DD5F6A" w:rsidRDefault="00232CF6" w:rsidP="004422F2">
            <w:pPr>
              <w:jc w:val="center"/>
              <w:rPr>
                <w:sz w:val="16"/>
                <w:szCs w:val="16"/>
              </w:rPr>
            </w:pPr>
            <w:r w:rsidRPr="008B201F">
              <w:rPr>
                <w:rFonts w:eastAsia="Aptos"/>
                <w:kern w:val="2"/>
                <w:sz w:val="16"/>
                <w:szCs w:val="16"/>
              </w:rPr>
              <w:t>52.13</w:t>
            </w:r>
          </w:p>
        </w:tc>
      </w:tr>
      <w:tr w:rsidR="00232CF6" w:rsidRPr="00DD5F6A" w14:paraId="10984732"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75729108" w14:textId="77777777" w:rsidR="00232CF6" w:rsidRPr="00DD5F6A" w:rsidRDefault="00232CF6" w:rsidP="004422F2">
            <w:pPr>
              <w:jc w:val="center"/>
              <w:rPr>
                <w:sz w:val="16"/>
                <w:szCs w:val="16"/>
              </w:rPr>
            </w:pPr>
            <w:r w:rsidRPr="00DD5F6A">
              <w:rPr>
                <w:sz w:val="16"/>
                <w:szCs w:val="16"/>
              </w:rPr>
              <w:t>2,780.01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732DAB7" w14:textId="77777777" w:rsidR="00232CF6" w:rsidRPr="00DD5F6A" w:rsidRDefault="00232CF6" w:rsidP="004422F2">
            <w:pPr>
              <w:jc w:val="center"/>
              <w:rPr>
                <w:sz w:val="16"/>
                <w:szCs w:val="16"/>
              </w:rPr>
            </w:pPr>
            <w:r w:rsidRPr="00DD5F6A">
              <w:rPr>
                <w:sz w:val="16"/>
                <w:szCs w:val="16"/>
              </w:rPr>
              <w:t>2,820.00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04FD6D3C" w14:textId="77777777" w:rsidR="00232CF6" w:rsidRPr="00DD5F6A" w:rsidRDefault="00232CF6" w:rsidP="004422F2">
            <w:pPr>
              <w:jc w:val="center"/>
              <w:rPr>
                <w:sz w:val="16"/>
                <w:szCs w:val="16"/>
              </w:rPr>
            </w:pPr>
            <w:r w:rsidRPr="008B201F">
              <w:rPr>
                <w:rFonts w:eastAsia="Aptos"/>
                <w:kern w:val="2"/>
                <w:sz w:val="16"/>
                <w:szCs w:val="16"/>
              </w:rPr>
              <w:t>86.52</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0954469B" w14:textId="77777777" w:rsidR="00232CF6" w:rsidRPr="00DD5F6A" w:rsidRDefault="00232CF6" w:rsidP="004422F2">
            <w:pPr>
              <w:jc w:val="center"/>
              <w:rPr>
                <w:sz w:val="16"/>
                <w:szCs w:val="16"/>
              </w:rPr>
            </w:pPr>
            <w:r w:rsidRPr="008B201F">
              <w:rPr>
                <w:rFonts w:eastAsia="Aptos"/>
                <w:kern w:val="2"/>
                <w:sz w:val="16"/>
                <w:szCs w:val="16"/>
              </w:rPr>
              <w:t>69.94</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01255771" w14:textId="77777777" w:rsidR="00232CF6" w:rsidRPr="00DD5F6A" w:rsidRDefault="00232CF6" w:rsidP="004422F2">
            <w:pPr>
              <w:jc w:val="center"/>
              <w:rPr>
                <w:sz w:val="16"/>
                <w:szCs w:val="16"/>
              </w:rPr>
            </w:pPr>
            <w:r w:rsidRPr="008B201F">
              <w:rPr>
                <w:rFonts w:eastAsia="Aptos"/>
                <w:kern w:val="2"/>
                <w:sz w:val="16"/>
                <w:szCs w:val="16"/>
              </w:rPr>
              <w:t>53.37</w:t>
            </w:r>
          </w:p>
        </w:tc>
      </w:tr>
      <w:tr w:rsidR="00232CF6" w:rsidRPr="00DD5F6A" w14:paraId="45118965"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3CF00509" w14:textId="77777777" w:rsidR="00232CF6" w:rsidRPr="00DD5F6A" w:rsidRDefault="00232CF6" w:rsidP="004422F2">
            <w:pPr>
              <w:jc w:val="center"/>
              <w:rPr>
                <w:sz w:val="16"/>
                <w:szCs w:val="16"/>
              </w:rPr>
            </w:pPr>
            <w:r w:rsidRPr="00DD5F6A">
              <w:rPr>
                <w:sz w:val="16"/>
                <w:szCs w:val="16"/>
              </w:rPr>
              <w:t>2,820.01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EFDEE44" w14:textId="77777777" w:rsidR="00232CF6" w:rsidRPr="00DD5F6A" w:rsidRDefault="00232CF6" w:rsidP="004422F2">
            <w:pPr>
              <w:jc w:val="center"/>
              <w:rPr>
                <w:sz w:val="16"/>
                <w:szCs w:val="16"/>
              </w:rPr>
            </w:pPr>
            <w:r w:rsidRPr="00DD5F6A">
              <w:rPr>
                <w:sz w:val="16"/>
                <w:szCs w:val="16"/>
              </w:rPr>
              <w:t>2,860.00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4EAA8D81" w14:textId="77777777" w:rsidR="00232CF6" w:rsidRPr="00DD5F6A" w:rsidRDefault="00232CF6" w:rsidP="004422F2">
            <w:pPr>
              <w:jc w:val="center"/>
              <w:rPr>
                <w:sz w:val="16"/>
                <w:szCs w:val="16"/>
              </w:rPr>
            </w:pPr>
            <w:r w:rsidRPr="008B201F">
              <w:rPr>
                <w:rFonts w:eastAsia="Aptos"/>
                <w:kern w:val="2"/>
                <w:sz w:val="16"/>
                <w:szCs w:val="16"/>
              </w:rPr>
              <w:t>87.76</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00036FCC" w14:textId="77777777" w:rsidR="00232CF6" w:rsidRPr="00DD5F6A" w:rsidRDefault="00232CF6" w:rsidP="004422F2">
            <w:pPr>
              <w:jc w:val="center"/>
              <w:rPr>
                <w:sz w:val="16"/>
                <w:szCs w:val="16"/>
              </w:rPr>
            </w:pPr>
            <w:r w:rsidRPr="008B201F">
              <w:rPr>
                <w:rFonts w:eastAsia="Aptos"/>
                <w:kern w:val="2"/>
                <w:sz w:val="16"/>
                <w:szCs w:val="16"/>
              </w:rPr>
              <w:t>71.18</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1EE4A819" w14:textId="77777777" w:rsidR="00232CF6" w:rsidRPr="00DD5F6A" w:rsidRDefault="00232CF6" w:rsidP="004422F2">
            <w:pPr>
              <w:jc w:val="center"/>
              <w:rPr>
                <w:sz w:val="16"/>
                <w:szCs w:val="16"/>
              </w:rPr>
            </w:pPr>
            <w:r w:rsidRPr="008B201F">
              <w:rPr>
                <w:rFonts w:eastAsia="Aptos"/>
                <w:kern w:val="2"/>
                <w:sz w:val="16"/>
                <w:szCs w:val="16"/>
              </w:rPr>
              <w:t>54.60</w:t>
            </w:r>
          </w:p>
        </w:tc>
      </w:tr>
      <w:tr w:rsidR="00232CF6" w:rsidRPr="00DD5F6A" w14:paraId="239EA1EB"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CD0C5D7" w14:textId="77777777" w:rsidR="00232CF6" w:rsidRPr="00DD5F6A" w:rsidRDefault="00232CF6" w:rsidP="004422F2">
            <w:pPr>
              <w:jc w:val="center"/>
              <w:rPr>
                <w:sz w:val="16"/>
                <w:szCs w:val="16"/>
              </w:rPr>
            </w:pPr>
            <w:r w:rsidRPr="00DD5F6A">
              <w:rPr>
                <w:sz w:val="16"/>
                <w:szCs w:val="16"/>
              </w:rPr>
              <w:t>2,860.01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04298AF" w14:textId="77777777" w:rsidR="00232CF6" w:rsidRPr="00DD5F6A" w:rsidRDefault="00232CF6" w:rsidP="004422F2">
            <w:pPr>
              <w:jc w:val="center"/>
              <w:rPr>
                <w:sz w:val="16"/>
                <w:szCs w:val="16"/>
              </w:rPr>
            </w:pPr>
            <w:r w:rsidRPr="00DD5F6A">
              <w:rPr>
                <w:sz w:val="16"/>
                <w:szCs w:val="16"/>
              </w:rPr>
              <w:t>2,900.00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15E8214E" w14:textId="77777777" w:rsidR="00232CF6" w:rsidRPr="00DD5F6A" w:rsidRDefault="00232CF6" w:rsidP="004422F2">
            <w:pPr>
              <w:jc w:val="center"/>
              <w:rPr>
                <w:sz w:val="16"/>
                <w:szCs w:val="16"/>
              </w:rPr>
            </w:pPr>
            <w:r w:rsidRPr="008B201F">
              <w:rPr>
                <w:rFonts w:eastAsia="Aptos"/>
                <w:kern w:val="2"/>
                <w:sz w:val="16"/>
                <w:szCs w:val="16"/>
              </w:rPr>
              <w:t>88.99</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05527BDE" w14:textId="77777777" w:rsidR="00232CF6" w:rsidRPr="00DD5F6A" w:rsidRDefault="00232CF6" w:rsidP="004422F2">
            <w:pPr>
              <w:jc w:val="center"/>
              <w:rPr>
                <w:sz w:val="16"/>
                <w:szCs w:val="16"/>
              </w:rPr>
            </w:pPr>
            <w:r w:rsidRPr="008B201F">
              <w:rPr>
                <w:rFonts w:eastAsia="Aptos"/>
                <w:kern w:val="2"/>
                <w:sz w:val="16"/>
                <w:szCs w:val="16"/>
              </w:rPr>
              <w:t>72.42</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48669CEA" w14:textId="77777777" w:rsidR="00232CF6" w:rsidRPr="00DD5F6A" w:rsidRDefault="00232CF6" w:rsidP="004422F2">
            <w:pPr>
              <w:jc w:val="center"/>
              <w:rPr>
                <w:sz w:val="16"/>
                <w:szCs w:val="16"/>
              </w:rPr>
            </w:pPr>
            <w:r w:rsidRPr="008B201F">
              <w:rPr>
                <w:rFonts w:eastAsia="Aptos"/>
                <w:kern w:val="2"/>
                <w:sz w:val="16"/>
                <w:szCs w:val="16"/>
              </w:rPr>
              <w:t>55.84</w:t>
            </w:r>
          </w:p>
        </w:tc>
      </w:tr>
      <w:tr w:rsidR="00232CF6" w:rsidRPr="00DD5F6A" w14:paraId="26F08AFD"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17B6896B" w14:textId="77777777" w:rsidR="00232CF6" w:rsidRPr="00DD5F6A" w:rsidRDefault="00232CF6" w:rsidP="004422F2">
            <w:pPr>
              <w:jc w:val="center"/>
              <w:rPr>
                <w:sz w:val="16"/>
                <w:szCs w:val="16"/>
              </w:rPr>
            </w:pPr>
            <w:r w:rsidRPr="00DD5F6A">
              <w:rPr>
                <w:sz w:val="16"/>
                <w:szCs w:val="16"/>
              </w:rPr>
              <w:t>2,900.01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0C28791" w14:textId="77777777" w:rsidR="00232CF6" w:rsidRPr="00DD5F6A" w:rsidRDefault="00232CF6" w:rsidP="004422F2">
            <w:pPr>
              <w:jc w:val="center"/>
              <w:rPr>
                <w:sz w:val="16"/>
                <w:szCs w:val="16"/>
              </w:rPr>
            </w:pPr>
            <w:r w:rsidRPr="00DD5F6A">
              <w:rPr>
                <w:sz w:val="16"/>
                <w:szCs w:val="16"/>
              </w:rPr>
              <w:t>2,940.00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1D79A45" w14:textId="77777777" w:rsidR="00232CF6" w:rsidRPr="00DD5F6A" w:rsidRDefault="00232CF6" w:rsidP="004422F2">
            <w:pPr>
              <w:jc w:val="center"/>
              <w:rPr>
                <w:sz w:val="16"/>
                <w:szCs w:val="16"/>
              </w:rPr>
            </w:pPr>
            <w:r w:rsidRPr="008B201F">
              <w:rPr>
                <w:rFonts w:eastAsia="Aptos"/>
                <w:kern w:val="2"/>
                <w:sz w:val="16"/>
                <w:szCs w:val="16"/>
              </w:rPr>
              <w:t>90.23</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574625AD" w14:textId="77777777" w:rsidR="00232CF6" w:rsidRPr="00DD5F6A" w:rsidRDefault="00232CF6" w:rsidP="004422F2">
            <w:pPr>
              <w:jc w:val="center"/>
              <w:rPr>
                <w:sz w:val="16"/>
                <w:szCs w:val="16"/>
              </w:rPr>
            </w:pPr>
            <w:r w:rsidRPr="008B201F">
              <w:rPr>
                <w:rFonts w:eastAsia="Aptos"/>
                <w:kern w:val="2"/>
                <w:sz w:val="16"/>
                <w:szCs w:val="16"/>
              </w:rPr>
              <w:t>73.65</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39204B2B" w14:textId="77777777" w:rsidR="00232CF6" w:rsidRPr="00DD5F6A" w:rsidRDefault="00232CF6" w:rsidP="004422F2">
            <w:pPr>
              <w:jc w:val="center"/>
              <w:rPr>
                <w:sz w:val="16"/>
                <w:szCs w:val="16"/>
              </w:rPr>
            </w:pPr>
            <w:r w:rsidRPr="008B201F">
              <w:rPr>
                <w:rFonts w:eastAsia="Aptos"/>
                <w:kern w:val="2"/>
                <w:sz w:val="16"/>
                <w:szCs w:val="16"/>
              </w:rPr>
              <w:t>57.07</w:t>
            </w:r>
          </w:p>
        </w:tc>
      </w:tr>
      <w:tr w:rsidR="00232CF6" w:rsidRPr="00DD5F6A" w14:paraId="3EAFAEED"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7510C1A1" w14:textId="77777777" w:rsidR="00232CF6" w:rsidRPr="00DD5F6A" w:rsidRDefault="00232CF6" w:rsidP="004422F2">
            <w:pPr>
              <w:jc w:val="center"/>
              <w:rPr>
                <w:sz w:val="16"/>
                <w:szCs w:val="16"/>
              </w:rPr>
            </w:pPr>
            <w:r w:rsidRPr="00DD5F6A">
              <w:rPr>
                <w:sz w:val="16"/>
                <w:szCs w:val="16"/>
              </w:rPr>
              <w:t>2,940.01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EE146C2" w14:textId="77777777" w:rsidR="00232CF6" w:rsidRPr="00DD5F6A" w:rsidRDefault="00232CF6" w:rsidP="004422F2">
            <w:pPr>
              <w:jc w:val="center"/>
              <w:rPr>
                <w:sz w:val="16"/>
                <w:szCs w:val="16"/>
              </w:rPr>
            </w:pPr>
            <w:r w:rsidRPr="00DD5F6A">
              <w:rPr>
                <w:sz w:val="16"/>
                <w:szCs w:val="16"/>
              </w:rPr>
              <w:t>2,980.00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43645153" w14:textId="77777777" w:rsidR="00232CF6" w:rsidRPr="00DD5F6A" w:rsidRDefault="00232CF6" w:rsidP="004422F2">
            <w:pPr>
              <w:jc w:val="center"/>
              <w:rPr>
                <w:sz w:val="16"/>
                <w:szCs w:val="16"/>
              </w:rPr>
            </w:pPr>
            <w:r w:rsidRPr="008B201F">
              <w:rPr>
                <w:rFonts w:eastAsia="Aptos"/>
                <w:kern w:val="2"/>
                <w:sz w:val="16"/>
                <w:szCs w:val="16"/>
              </w:rPr>
              <w:t>91.46</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7A90B69D" w14:textId="77777777" w:rsidR="00232CF6" w:rsidRPr="00DD5F6A" w:rsidRDefault="00232CF6" w:rsidP="004422F2">
            <w:pPr>
              <w:jc w:val="center"/>
              <w:rPr>
                <w:sz w:val="16"/>
                <w:szCs w:val="16"/>
              </w:rPr>
            </w:pPr>
            <w:r w:rsidRPr="008B201F">
              <w:rPr>
                <w:rFonts w:eastAsia="Aptos"/>
                <w:kern w:val="2"/>
                <w:sz w:val="16"/>
                <w:szCs w:val="16"/>
              </w:rPr>
              <w:t>74.89</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1CBAA098" w14:textId="77777777" w:rsidR="00232CF6" w:rsidRPr="00DD5F6A" w:rsidRDefault="00232CF6" w:rsidP="004422F2">
            <w:pPr>
              <w:jc w:val="center"/>
              <w:rPr>
                <w:sz w:val="16"/>
                <w:szCs w:val="16"/>
              </w:rPr>
            </w:pPr>
            <w:r w:rsidRPr="008B201F">
              <w:rPr>
                <w:rFonts w:eastAsia="Aptos"/>
                <w:kern w:val="2"/>
                <w:sz w:val="16"/>
                <w:szCs w:val="16"/>
              </w:rPr>
              <w:t>58.31</w:t>
            </w:r>
          </w:p>
        </w:tc>
      </w:tr>
      <w:tr w:rsidR="00232CF6" w:rsidRPr="00DD5F6A" w14:paraId="0252BD8A"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74D68D6A" w14:textId="77777777" w:rsidR="00232CF6" w:rsidRPr="00DD5F6A" w:rsidRDefault="00232CF6" w:rsidP="004422F2">
            <w:pPr>
              <w:jc w:val="center"/>
              <w:rPr>
                <w:sz w:val="16"/>
                <w:szCs w:val="16"/>
              </w:rPr>
            </w:pPr>
            <w:r w:rsidRPr="00DD5F6A">
              <w:rPr>
                <w:sz w:val="16"/>
                <w:szCs w:val="16"/>
              </w:rPr>
              <w:t>2,980.01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5FC1B1C" w14:textId="77777777" w:rsidR="00232CF6" w:rsidRPr="00DD5F6A" w:rsidRDefault="00232CF6" w:rsidP="004422F2">
            <w:pPr>
              <w:jc w:val="center"/>
              <w:rPr>
                <w:sz w:val="16"/>
                <w:szCs w:val="16"/>
              </w:rPr>
            </w:pPr>
            <w:r w:rsidRPr="00DD5F6A">
              <w:rPr>
                <w:sz w:val="16"/>
                <w:szCs w:val="16"/>
              </w:rPr>
              <w:t>3,020.00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13A8E7E7" w14:textId="77777777" w:rsidR="00232CF6" w:rsidRPr="00DD5F6A" w:rsidRDefault="00232CF6" w:rsidP="004422F2">
            <w:pPr>
              <w:jc w:val="center"/>
              <w:rPr>
                <w:sz w:val="16"/>
                <w:szCs w:val="16"/>
              </w:rPr>
            </w:pPr>
            <w:r w:rsidRPr="008B201F">
              <w:rPr>
                <w:rFonts w:eastAsia="Aptos"/>
                <w:kern w:val="2"/>
                <w:sz w:val="16"/>
                <w:szCs w:val="16"/>
              </w:rPr>
              <w:t>92.70</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51D53D84" w14:textId="77777777" w:rsidR="00232CF6" w:rsidRPr="00DD5F6A" w:rsidRDefault="00232CF6" w:rsidP="004422F2">
            <w:pPr>
              <w:jc w:val="center"/>
              <w:rPr>
                <w:sz w:val="16"/>
                <w:szCs w:val="16"/>
              </w:rPr>
            </w:pPr>
            <w:r w:rsidRPr="008B201F">
              <w:rPr>
                <w:rFonts w:eastAsia="Aptos"/>
                <w:kern w:val="2"/>
                <w:sz w:val="16"/>
                <w:szCs w:val="16"/>
              </w:rPr>
              <w:t>76.12</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7CA5DE6C" w14:textId="77777777" w:rsidR="00232CF6" w:rsidRPr="00DD5F6A" w:rsidRDefault="00232CF6" w:rsidP="004422F2">
            <w:pPr>
              <w:jc w:val="center"/>
              <w:rPr>
                <w:sz w:val="16"/>
                <w:szCs w:val="16"/>
              </w:rPr>
            </w:pPr>
            <w:r w:rsidRPr="008B201F">
              <w:rPr>
                <w:rFonts w:eastAsia="Aptos"/>
                <w:kern w:val="2"/>
                <w:sz w:val="16"/>
                <w:szCs w:val="16"/>
              </w:rPr>
              <w:t>59.55</w:t>
            </w:r>
          </w:p>
        </w:tc>
      </w:tr>
      <w:tr w:rsidR="00232CF6" w:rsidRPr="00DD5F6A" w14:paraId="6C2D9D29"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3B3E049D" w14:textId="77777777" w:rsidR="00232CF6" w:rsidRPr="00DD5F6A" w:rsidRDefault="00232CF6" w:rsidP="004422F2">
            <w:pPr>
              <w:jc w:val="center"/>
              <w:rPr>
                <w:sz w:val="16"/>
                <w:szCs w:val="16"/>
              </w:rPr>
            </w:pPr>
            <w:r w:rsidRPr="00DD5F6A">
              <w:rPr>
                <w:sz w:val="16"/>
                <w:szCs w:val="16"/>
              </w:rPr>
              <w:t>3,020.01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543DEB1" w14:textId="77777777" w:rsidR="00232CF6" w:rsidRPr="00DD5F6A" w:rsidRDefault="00232CF6" w:rsidP="004422F2">
            <w:pPr>
              <w:jc w:val="center"/>
              <w:rPr>
                <w:sz w:val="16"/>
                <w:szCs w:val="16"/>
              </w:rPr>
            </w:pPr>
            <w:r w:rsidRPr="00DD5F6A">
              <w:rPr>
                <w:sz w:val="16"/>
                <w:szCs w:val="16"/>
              </w:rPr>
              <w:t>3,060.00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27C30D1C" w14:textId="77777777" w:rsidR="00232CF6" w:rsidRPr="00DD5F6A" w:rsidRDefault="00232CF6" w:rsidP="004422F2">
            <w:pPr>
              <w:jc w:val="center"/>
              <w:rPr>
                <w:sz w:val="16"/>
                <w:szCs w:val="16"/>
              </w:rPr>
            </w:pPr>
            <w:r w:rsidRPr="008B201F">
              <w:rPr>
                <w:rFonts w:eastAsia="Aptos"/>
                <w:kern w:val="2"/>
                <w:sz w:val="16"/>
                <w:szCs w:val="16"/>
              </w:rPr>
              <w:t>93.94</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00DAB8BA" w14:textId="77777777" w:rsidR="00232CF6" w:rsidRPr="00DD5F6A" w:rsidRDefault="00232CF6" w:rsidP="004422F2">
            <w:pPr>
              <w:jc w:val="center"/>
              <w:rPr>
                <w:sz w:val="16"/>
                <w:szCs w:val="16"/>
              </w:rPr>
            </w:pPr>
            <w:r w:rsidRPr="008B201F">
              <w:rPr>
                <w:rFonts w:eastAsia="Aptos"/>
                <w:kern w:val="2"/>
                <w:sz w:val="16"/>
                <w:szCs w:val="16"/>
              </w:rPr>
              <w:t>77.36</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61ED6AF8" w14:textId="77777777" w:rsidR="00232CF6" w:rsidRPr="00DD5F6A" w:rsidRDefault="00232CF6" w:rsidP="004422F2">
            <w:pPr>
              <w:jc w:val="center"/>
              <w:rPr>
                <w:sz w:val="16"/>
                <w:szCs w:val="16"/>
              </w:rPr>
            </w:pPr>
            <w:r w:rsidRPr="008B201F">
              <w:rPr>
                <w:rFonts w:eastAsia="Aptos"/>
                <w:kern w:val="2"/>
                <w:sz w:val="16"/>
                <w:szCs w:val="16"/>
              </w:rPr>
              <w:t>60.78</w:t>
            </w:r>
          </w:p>
        </w:tc>
      </w:tr>
      <w:tr w:rsidR="00232CF6" w:rsidRPr="00DD5F6A" w14:paraId="1921E787"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2CF316DF" w14:textId="77777777" w:rsidR="00232CF6" w:rsidRPr="00DD5F6A" w:rsidRDefault="00232CF6" w:rsidP="004422F2">
            <w:pPr>
              <w:jc w:val="center"/>
              <w:rPr>
                <w:sz w:val="16"/>
                <w:szCs w:val="16"/>
              </w:rPr>
            </w:pPr>
            <w:r w:rsidRPr="00DD5F6A">
              <w:rPr>
                <w:sz w:val="16"/>
                <w:szCs w:val="16"/>
              </w:rPr>
              <w:t>3,060.01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4C12EEC" w14:textId="77777777" w:rsidR="00232CF6" w:rsidRPr="00DD5F6A" w:rsidRDefault="00232CF6" w:rsidP="004422F2">
            <w:pPr>
              <w:jc w:val="center"/>
              <w:rPr>
                <w:sz w:val="16"/>
                <w:szCs w:val="16"/>
              </w:rPr>
            </w:pPr>
            <w:r w:rsidRPr="00DD5F6A">
              <w:rPr>
                <w:sz w:val="16"/>
                <w:szCs w:val="16"/>
              </w:rPr>
              <w:t>3,100.00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0231D946" w14:textId="77777777" w:rsidR="00232CF6" w:rsidRPr="00DD5F6A" w:rsidRDefault="00232CF6" w:rsidP="004422F2">
            <w:pPr>
              <w:jc w:val="center"/>
              <w:rPr>
                <w:sz w:val="16"/>
                <w:szCs w:val="16"/>
              </w:rPr>
            </w:pPr>
            <w:r w:rsidRPr="008B201F">
              <w:rPr>
                <w:rFonts w:eastAsia="Aptos"/>
                <w:kern w:val="2"/>
                <w:sz w:val="16"/>
                <w:szCs w:val="16"/>
              </w:rPr>
              <w:t>95.17</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4D68F51F" w14:textId="77777777" w:rsidR="00232CF6" w:rsidRPr="00DD5F6A" w:rsidRDefault="00232CF6" w:rsidP="004422F2">
            <w:pPr>
              <w:jc w:val="center"/>
              <w:rPr>
                <w:sz w:val="16"/>
                <w:szCs w:val="16"/>
              </w:rPr>
            </w:pPr>
            <w:r w:rsidRPr="008B201F">
              <w:rPr>
                <w:rFonts w:eastAsia="Aptos"/>
                <w:kern w:val="2"/>
                <w:sz w:val="16"/>
                <w:szCs w:val="16"/>
              </w:rPr>
              <w:t>78.60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4E9083ED" w14:textId="77777777" w:rsidR="00232CF6" w:rsidRPr="00DD5F6A" w:rsidRDefault="00232CF6" w:rsidP="004422F2">
            <w:pPr>
              <w:jc w:val="center"/>
              <w:rPr>
                <w:sz w:val="16"/>
                <w:szCs w:val="16"/>
              </w:rPr>
            </w:pPr>
            <w:r w:rsidRPr="008B201F">
              <w:rPr>
                <w:rFonts w:eastAsia="Aptos"/>
                <w:kern w:val="2"/>
                <w:sz w:val="16"/>
                <w:szCs w:val="16"/>
              </w:rPr>
              <w:t>62.02</w:t>
            </w:r>
          </w:p>
        </w:tc>
      </w:tr>
      <w:tr w:rsidR="00232CF6" w:rsidRPr="00DD5F6A" w14:paraId="169B01EE"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4BBE402" w14:textId="77777777" w:rsidR="00232CF6" w:rsidRPr="00DD5F6A" w:rsidRDefault="00232CF6" w:rsidP="004422F2">
            <w:pPr>
              <w:jc w:val="center"/>
              <w:rPr>
                <w:sz w:val="16"/>
                <w:szCs w:val="16"/>
              </w:rPr>
            </w:pPr>
            <w:r w:rsidRPr="00DD5F6A">
              <w:rPr>
                <w:sz w:val="16"/>
                <w:szCs w:val="16"/>
              </w:rPr>
              <w:t>3,100.01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72702E1" w14:textId="77777777" w:rsidR="00232CF6" w:rsidRPr="00DD5F6A" w:rsidRDefault="00232CF6" w:rsidP="004422F2">
            <w:pPr>
              <w:jc w:val="center"/>
              <w:rPr>
                <w:sz w:val="16"/>
                <w:szCs w:val="16"/>
              </w:rPr>
            </w:pPr>
            <w:r w:rsidRPr="00DD5F6A">
              <w:rPr>
                <w:sz w:val="16"/>
                <w:szCs w:val="16"/>
              </w:rPr>
              <w:t>3,140.00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2EA66FFE" w14:textId="77777777" w:rsidR="00232CF6" w:rsidRPr="00DD5F6A" w:rsidRDefault="00232CF6" w:rsidP="004422F2">
            <w:pPr>
              <w:jc w:val="center"/>
              <w:rPr>
                <w:sz w:val="16"/>
                <w:szCs w:val="16"/>
              </w:rPr>
            </w:pPr>
            <w:r w:rsidRPr="008B201F">
              <w:rPr>
                <w:rFonts w:eastAsia="Aptos"/>
                <w:kern w:val="2"/>
                <w:sz w:val="16"/>
                <w:szCs w:val="16"/>
              </w:rPr>
              <w:t>96.41</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42233FA9" w14:textId="77777777" w:rsidR="00232CF6" w:rsidRPr="00DD5F6A" w:rsidRDefault="00232CF6" w:rsidP="004422F2">
            <w:pPr>
              <w:jc w:val="center"/>
              <w:rPr>
                <w:sz w:val="16"/>
                <w:szCs w:val="16"/>
              </w:rPr>
            </w:pPr>
            <w:r w:rsidRPr="008B201F">
              <w:rPr>
                <w:rFonts w:eastAsia="Aptos"/>
                <w:kern w:val="2"/>
                <w:sz w:val="16"/>
                <w:szCs w:val="16"/>
              </w:rPr>
              <w:t>79.83</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5D4E0ECF" w14:textId="77777777" w:rsidR="00232CF6" w:rsidRPr="00DD5F6A" w:rsidRDefault="00232CF6" w:rsidP="004422F2">
            <w:pPr>
              <w:jc w:val="center"/>
              <w:rPr>
                <w:sz w:val="16"/>
                <w:szCs w:val="16"/>
              </w:rPr>
            </w:pPr>
            <w:r w:rsidRPr="008B201F">
              <w:rPr>
                <w:rFonts w:eastAsia="Aptos"/>
                <w:kern w:val="2"/>
                <w:sz w:val="16"/>
                <w:szCs w:val="16"/>
              </w:rPr>
              <w:t>63.25</w:t>
            </w:r>
          </w:p>
        </w:tc>
      </w:tr>
      <w:tr w:rsidR="00232CF6" w:rsidRPr="00DD5F6A" w14:paraId="403310BC"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53A5BC0F" w14:textId="77777777" w:rsidR="00232CF6" w:rsidRPr="00DD5F6A" w:rsidRDefault="00232CF6" w:rsidP="004422F2">
            <w:pPr>
              <w:jc w:val="center"/>
              <w:rPr>
                <w:sz w:val="16"/>
                <w:szCs w:val="16"/>
              </w:rPr>
            </w:pPr>
            <w:r w:rsidRPr="00DD5F6A">
              <w:rPr>
                <w:sz w:val="16"/>
                <w:szCs w:val="16"/>
              </w:rPr>
              <w:t>3,140.01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82C78EC" w14:textId="77777777" w:rsidR="00232CF6" w:rsidRPr="00DD5F6A" w:rsidRDefault="00232CF6" w:rsidP="004422F2">
            <w:pPr>
              <w:jc w:val="center"/>
              <w:rPr>
                <w:sz w:val="16"/>
                <w:szCs w:val="16"/>
              </w:rPr>
            </w:pPr>
            <w:r w:rsidRPr="00DD5F6A">
              <w:rPr>
                <w:sz w:val="16"/>
                <w:szCs w:val="16"/>
              </w:rPr>
              <w:t>3,180.00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7D27B7AB" w14:textId="77777777" w:rsidR="00232CF6" w:rsidRPr="00DD5F6A" w:rsidRDefault="00232CF6" w:rsidP="004422F2">
            <w:pPr>
              <w:jc w:val="center"/>
              <w:rPr>
                <w:sz w:val="16"/>
                <w:szCs w:val="16"/>
              </w:rPr>
            </w:pPr>
            <w:r w:rsidRPr="008B201F">
              <w:rPr>
                <w:rFonts w:eastAsia="Aptos"/>
                <w:kern w:val="2"/>
                <w:sz w:val="16"/>
                <w:szCs w:val="16"/>
              </w:rPr>
              <w:t>97.64</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77BE1553" w14:textId="77777777" w:rsidR="00232CF6" w:rsidRPr="00DD5F6A" w:rsidRDefault="00232CF6" w:rsidP="004422F2">
            <w:pPr>
              <w:jc w:val="center"/>
              <w:rPr>
                <w:sz w:val="16"/>
                <w:szCs w:val="16"/>
              </w:rPr>
            </w:pPr>
            <w:r w:rsidRPr="008B201F">
              <w:rPr>
                <w:rFonts w:eastAsia="Aptos"/>
                <w:kern w:val="2"/>
                <w:sz w:val="16"/>
                <w:szCs w:val="16"/>
              </w:rPr>
              <w:t>81.07</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52451B3F" w14:textId="77777777" w:rsidR="00232CF6" w:rsidRPr="00DD5F6A" w:rsidRDefault="00232CF6" w:rsidP="004422F2">
            <w:pPr>
              <w:jc w:val="center"/>
              <w:rPr>
                <w:sz w:val="16"/>
                <w:szCs w:val="16"/>
              </w:rPr>
            </w:pPr>
            <w:r w:rsidRPr="008B201F">
              <w:rPr>
                <w:rFonts w:eastAsia="Aptos"/>
                <w:kern w:val="2"/>
                <w:sz w:val="16"/>
                <w:szCs w:val="16"/>
              </w:rPr>
              <w:t>64.49</w:t>
            </w:r>
          </w:p>
        </w:tc>
      </w:tr>
      <w:tr w:rsidR="00232CF6" w:rsidRPr="00DD5F6A" w14:paraId="18109550"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0215D5C4" w14:textId="77777777" w:rsidR="00232CF6" w:rsidRPr="00DD5F6A" w:rsidRDefault="00232CF6" w:rsidP="004422F2">
            <w:pPr>
              <w:jc w:val="center"/>
              <w:rPr>
                <w:sz w:val="16"/>
                <w:szCs w:val="16"/>
              </w:rPr>
            </w:pPr>
            <w:r w:rsidRPr="00DD5F6A">
              <w:rPr>
                <w:sz w:val="16"/>
                <w:szCs w:val="16"/>
              </w:rPr>
              <w:t>3,180.01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AB66F09" w14:textId="77777777" w:rsidR="00232CF6" w:rsidRPr="00DD5F6A" w:rsidRDefault="00232CF6" w:rsidP="004422F2">
            <w:pPr>
              <w:jc w:val="center"/>
              <w:rPr>
                <w:sz w:val="16"/>
                <w:szCs w:val="16"/>
              </w:rPr>
            </w:pPr>
            <w:r w:rsidRPr="00DD5F6A">
              <w:rPr>
                <w:sz w:val="16"/>
                <w:szCs w:val="16"/>
              </w:rPr>
              <w:t>3,220.00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63CE73E7" w14:textId="77777777" w:rsidR="00232CF6" w:rsidRPr="00DD5F6A" w:rsidRDefault="00232CF6" w:rsidP="004422F2">
            <w:pPr>
              <w:jc w:val="center"/>
              <w:rPr>
                <w:sz w:val="16"/>
                <w:szCs w:val="16"/>
              </w:rPr>
            </w:pPr>
            <w:r w:rsidRPr="008B201F">
              <w:rPr>
                <w:rFonts w:eastAsia="Aptos"/>
                <w:kern w:val="2"/>
                <w:sz w:val="16"/>
                <w:szCs w:val="16"/>
              </w:rPr>
              <w:t>98.88</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02414847" w14:textId="77777777" w:rsidR="00232CF6" w:rsidRPr="00DD5F6A" w:rsidRDefault="00232CF6" w:rsidP="004422F2">
            <w:pPr>
              <w:jc w:val="center"/>
              <w:rPr>
                <w:sz w:val="16"/>
                <w:szCs w:val="16"/>
              </w:rPr>
            </w:pPr>
            <w:r w:rsidRPr="008B201F">
              <w:rPr>
                <w:rFonts w:eastAsia="Aptos"/>
                <w:kern w:val="2"/>
                <w:sz w:val="16"/>
                <w:szCs w:val="16"/>
              </w:rPr>
              <w:t>82.30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1D7E79BA" w14:textId="77777777" w:rsidR="00232CF6" w:rsidRPr="00DD5F6A" w:rsidRDefault="00232CF6" w:rsidP="004422F2">
            <w:pPr>
              <w:jc w:val="center"/>
              <w:rPr>
                <w:sz w:val="16"/>
                <w:szCs w:val="16"/>
              </w:rPr>
            </w:pPr>
            <w:r w:rsidRPr="008B201F">
              <w:rPr>
                <w:rFonts w:eastAsia="Aptos"/>
                <w:kern w:val="2"/>
                <w:sz w:val="16"/>
                <w:szCs w:val="16"/>
              </w:rPr>
              <w:t>65.73</w:t>
            </w:r>
          </w:p>
        </w:tc>
      </w:tr>
      <w:tr w:rsidR="00232CF6" w:rsidRPr="00DD5F6A" w14:paraId="1E3408E8"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F3CE625" w14:textId="77777777" w:rsidR="00232CF6" w:rsidRPr="00DD5F6A" w:rsidRDefault="00232CF6" w:rsidP="004422F2">
            <w:pPr>
              <w:jc w:val="center"/>
              <w:rPr>
                <w:sz w:val="16"/>
                <w:szCs w:val="16"/>
              </w:rPr>
            </w:pPr>
            <w:r w:rsidRPr="00DD5F6A">
              <w:rPr>
                <w:sz w:val="16"/>
                <w:szCs w:val="16"/>
              </w:rPr>
              <w:t>3,220.01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E55E93D" w14:textId="77777777" w:rsidR="00232CF6" w:rsidRPr="00DD5F6A" w:rsidRDefault="00232CF6" w:rsidP="004422F2">
            <w:pPr>
              <w:jc w:val="center"/>
              <w:rPr>
                <w:sz w:val="16"/>
                <w:szCs w:val="16"/>
              </w:rPr>
            </w:pPr>
            <w:r w:rsidRPr="00DD5F6A">
              <w:rPr>
                <w:sz w:val="16"/>
                <w:szCs w:val="16"/>
              </w:rPr>
              <w:t>3,260.00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70E1B428" w14:textId="77777777" w:rsidR="00232CF6" w:rsidRPr="00DD5F6A" w:rsidRDefault="00232CF6" w:rsidP="004422F2">
            <w:pPr>
              <w:jc w:val="center"/>
              <w:rPr>
                <w:sz w:val="16"/>
                <w:szCs w:val="16"/>
              </w:rPr>
            </w:pPr>
            <w:r w:rsidRPr="008B201F">
              <w:rPr>
                <w:rFonts w:eastAsia="Aptos"/>
                <w:kern w:val="2"/>
                <w:sz w:val="16"/>
                <w:szCs w:val="16"/>
              </w:rPr>
              <w:t>100.12</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1DC94B0F" w14:textId="77777777" w:rsidR="00232CF6" w:rsidRPr="00DD5F6A" w:rsidRDefault="00232CF6" w:rsidP="004422F2">
            <w:pPr>
              <w:jc w:val="center"/>
              <w:rPr>
                <w:sz w:val="16"/>
                <w:szCs w:val="16"/>
              </w:rPr>
            </w:pPr>
            <w:r w:rsidRPr="008B201F">
              <w:rPr>
                <w:rFonts w:eastAsia="Aptos"/>
                <w:kern w:val="2"/>
                <w:sz w:val="16"/>
                <w:szCs w:val="16"/>
              </w:rPr>
              <w:t>83.54</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4E5140E9" w14:textId="77777777" w:rsidR="00232CF6" w:rsidRPr="00DD5F6A" w:rsidRDefault="00232CF6" w:rsidP="004422F2">
            <w:pPr>
              <w:jc w:val="center"/>
              <w:rPr>
                <w:sz w:val="16"/>
                <w:szCs w:val="16"/>
              </w:rPr>
            </w:pPr>
            <w:r w:rsidRPr="008B201F">
              <w:rPr>
                <w:rFonts w:eastAsia="Aptos"/>
                <w:kern w:val="2"/>
                <w:sz w:val="16"/>
                <w:szCs w:val="16"/>
              </w:rPr>
              <w:t>66.96</w:t>
            </w:r>
          </w:p>
        </w:tc>
      </w:tr>
      <w:tr w:rsidR="00232CF6" w:rsidRPr="00DD5F6A" w14:paraId="64C08177"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D467317" w14:textId="77777777" w:rsidR="00232CF6" w:rsidRPr="00DD5F6A" w:rsidRDefault="00232CF6" w:rsidP="004422F2">
            <w:pPr>
              <w:jc w:val="center"/>
              <w:rPr>
                <w:sz w:val="16"/>
                <w:szCs w:val="16"/>
              </w:rPr>
            </w:pPr>
            <w:r w:rsidRPr="00DD5F6A">
              <w:rPr>
                <w:sz w:val="16"/>
                <w:szCs w:val="16"/>
              </w:rPr>
              <w:t>3,260.01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22BA05C9" w14:textId="77777777" w:rsidR="00232CF6" w:rsidRPr="00DD5F6A" w:rsidRDefault="00232CF6" w:rsidP="004422F2">
            <w:pPr>
              <w:jc w:val="center"/>
              <w:rPr>
                <w:sz w:val="16"/>
                <w:szCs w:val="16"/>
              </w:rPr>
            </w:pPr>
            <w:r w:rsidRPr="00DD5F6A">
              <w:rPr>
                <w:sz w:val="16"/>
                <w:szCs w:val="16"/>
              </w:rPr>
              <w:t>3,300.00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57CADFC" w14:textId="77777777" w:rsidR="00232CF6" w:rsidRPr="00DD5F6A" w:rsidRDefault="00232CF6" w:rsidP="004422F2">
            <w:pPr>
              <w:jc w:val="center"/>
              <w:rPr>
                <w:sz w:val="16"/>
                <w:szCs w:val="16"/>
              </w:rPr>
            </w:pPr>
            <w:r w:rsidRPr="008B201F">
              <w:rPr>
                <w:rFonts w:eastAsia="Aptos"/>
                <w:kern w:val="2"/>
                <w:sz w:val="16"/>
                <w:szCs w:val="16"/>
              </w:rPr>
              <w:t>101.35</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2B2B7EB4" w14:textId="77777777" w:rsidR="00232CF6" w:rsidRPr="00DD5F6A" w:rsidRDefault="00232CF6" w:rsidP="004422F2">
            <w:pPr>
              <w:jc w:val="center"/>
              <w:rPr>
                <w:sz w:val="16"/>
                <w:szCs w:val="16"/>
              </w:rPr>
            </w:pPr>
            <w:r w:rsidRPr="008B201F">
              <w:rPr>
                <w:rFonts w:eastAsia="Aptos"/>
                <w:kern w:val="2"/>
                <w:sz w:val="16"/>
                <w:szCs w:val="16"/>
              </w:rPr>
              <w:t>84.78</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3EA89748" w14:textId="77777777" w:rsidR="00232CF6" w:rsidRPr="00DD5F6A" w:rsidRDefault="00232CF6" w:rsidP="004422F2">
            <w:pPr>
              <w:jc w:val="center"/>
              <w:rPr>
                <w:sz w:val="16"/>
                <w:szCs w:val="16"/>
              </w:rPr>
            </w:pPr>
            <w:r w:rsidRPr="008B201F">
              <w:rPr>
                <w:rFonts w:eastAsia="Aptos"/>
                <w:kern w:val="2"/>
                <w:sz w:val="16"/>
                <w:szCs w:val="16"/>
              </w:rPr>
              <w:t>68.20</w:t>
            </w:r>
          </w:p>
        </w:tc>
      </w:tr>
      <w:tr w:rsidR="00232CF6" w:rsidRPr="00DD5F6A" w14:paraId="77AE3074"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833AA0A" w14:textId="77777777" w:rsidR="00232CF6" w:rsidRPr="00DD5F6A" w:rsidRDefault="00232CF6" w:rsidP="004422F2">
            <w:pPr>
              <w:jc w:val="center"/>
              <w:rPr>
                <w:sz w:val="16"/>
                <w:szCs w:val="16"/>
              </w:rPr>
            </w:pPr>
            <w:r w:rsidRPr="00DD5F6A">
              <w:rPr>
                <w:sz w:val="16"/>
                <w:szCs w:val="16"/>
              </w:rPr>
              <w:t>3,300.01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10F2C7C" w14:textId="77777777" w:rsidR="00232CF6" w:rsidRPr="00DD5F6A" w:rsidRDefault="00232CF6" w:rsidP="004422F2">
            <w:pPr>
              <w:jc w:val="center"/>
              <w:rPr>
                <w:sz w:val="16"/>
                <w:szCs w:val="16"/>
              </w:rPr>
            </w:pPr>
            <w:r w:rsidRPr="00DD5F6A">
              <w:rPr>
                <w:sz w:val="16"/>
                <w:szCs w:val="16"/>
              </w:rPr>
              <w:t>3,340.00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3E2A4546" w14:textId="77777777" w:rsidR="00232CF6" w:rsidRPr="00DD5F6A" w:rsidRDefault="00232CF6" w:rsidP="004422F2">
            <w:pPr>
              <w:jc w:val="center"/>
              <w:rPr>
                <w:sz w:val="16"/>
                <w:szCs w:val="16"/>
              </w:rPr>
            </w:pPr>
            <w:r w:rsidRPr="008B201F">
              <w:rPr>
                <w:rFonts w:eastAsia="Aptos"/>
                <w:kern w:val="2"/>
                <w:sz w:val="16"/>
                <w:szCs w:val="16"/>
              </w:rPr>
              <w:t>102.59</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76B0590E" w14:textId="77777777" w:rsidR="00232CF6" w:rsidRPr="00DD5F6A" w:rsidRDefault="00232CF6" w:rsidP="004422F2">
            <w:pPr>
              <w:jc w:val="center"/>
              <w:rPr>
                <w:sz w:val="16"/>
                <w:szCs w:val="16"/>
              </w:rPr>
            </w:pPr>
            <w:r w:rsidRPr="008B201F">
              <w:rPr>
                <w:rFonts w:eastAsia="Aptos"/>
                <w:kern w:val="2"/>
                <w:sz w:val="16"/>
                <w:szCs w:val="16"/>
              </w:rPr>
              <w:t>86.01</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66557674" w14:textId="77777777" w:rsidR="00232CF6" w:rsidRPr="00DD5F6A" w:rsidRDefault="00232CF6" w:rsidP="004422F2">
            <w:pPr>
              <w:jc w:val="center"/>
              <w:rPr>
                <w:sz w:val="16"/>
                <w:szCs w:val="16"/>
              </w:rPr>
            </w:pPr>
            <w:r w:rsidRPr="008B201F">
              <w:rPr>
                <w:rFonts w:eastAsia="Aptos"/>
                <w:kern w:val="2"/>
                <w:sz w:val="16"/>
                <w:szCs w:val="16"/>
              </w:rPr>
              <w:t>69.43</w:t>
            </w:r>
          </w:p>
        </w:tc>
      </w:tr>
      <w:tr w:rsidR="00232CF6" w:rsidRPr="00DD5F6A" w14:paraId="2135AF0A"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7085DD0E" w14:textId="77777777" w:rsidR="00232CF6" w:rsidRPr="00DD5F6A" w:rsidRDefault="00232CF6" w:rsidP="004422F2">
            <w:pPr>
              <w:jc w:val="center"/>
              <w:rPr>
                <w:sz w:val="16"/>
                <w:szCs w:val="16"/>
              </w:rPr>
            </w:pPr>
            <w:r w:rsidRPr="00DD5F6A">
              <w:rPr>
                <w:sz w:val="16"/>
                <w:szCs w:val="16"/>
              </w:rPr>
              <w:t>3,340.01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A7E594C" w14:textId="77777777" w:rsidR="00232CF6" w:rsidRPr="00DD5F6A" w:rsidRDefault="00232CF6" w:rsidP="004422F2">
            <w:pPr>
              <w:jc w:val="center"/>
              <w:rPr>
                <w:sz w:val="16"/>
                <w:szCs w:val="16"/>
              </w:rPr>
            </w:pPr>
            <w:r w:rsidRPr="00DD5F6A">
              <w:rPr>
                <w:sz w:val="16"/>
                <w:szCs w:val="16"/>
              </w:rPr>
              <w:t>3,380.00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3C349226" w14:textId="77777777" w:rsidR="00232CF6" w:rsidRPr="00DD5F6A" w:rsidRDefault="00232CF6" w:rsidP="004422F2">
            <w:pPr>
              <w:jc w:val="center"/>
              <w:rPr>
                <w:sz w:val="16"/>
                <w:szCs w:val="16"/>
              </w:rPr>
            </w:pPr>
            <w:r w:rsidRPr="008B201F">
              <w:rPr>
                <w:rFonts w:eastAsia="Aptos"/>
                <w:kern w:val="2"/>
                <w:sz w:val="16"/>
                <w:szCs w:val="16"/>
              </w:rPr>
              <w:t>103.82</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47D797F7" w14:textId="77777777" w:rsidR="00232CF6" w:rsidRPr="00DD5F6A" w:rsidRDefault="00232CF6" w:rsidP="004422F2">
            <w:pPr>
              <w:jc w:val="center"/>
              <w:rPr>
                <w:sz w:val="16"/>
                <w:szCs w:val="16"/>
              </w:rPr>
            </w:pPr>
            <w:r w:rsidRPr="008B201F">
              <w:rPr>
                <w:rFonts w:eastAsia="Aptos"/>
                <w:kern w:val="2"/>
                <w:sz w:val="16"/>
                <w:szCs w:val="16"/>
              </w:rPr>
              <w:t>87.25</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34EDC89B" w14:textId="77777777" w:rsidR="00232CF6" w:rsidRPr="00DD5F6A" w:rsidRDefault="00232CF6" w:rsidP="004422F2">
            <w:pPr>
              <w:jc w:val="center"/>
              <w:rPr>
                <w:sz w:val="16"/>
                <w:szCs w:val="16"/>
              </w:rPr>
            </w:pPr>
            <w:r w:rsidRPr="008B201F">
              <w:rPr>
                <w:rFonts w:eastAsia="Aptos"/>
                <w:kern w:val="2"/>
                <w:sz w:val="16"/>
                <w:szCs w:val="16"/>
              </w:rPr>
              <w:t>70.67</w:t>
            </w:r>
          </w:p>
        </w:tc>
      </w:tr>
      <w:tr w:rsidR="00232CF6" w:rsidRPr="00DD5F6A" w14:paraId="777FED00"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2388C61C" w14:textId="77777777" w:rsidR="00232CF6" w:rsidRPr="00DD5F6A" w:rsidRDefault="00232CF6" w:rsidP="004422F2">
            <w:pPr>
              <w:jc w:val="center"/>
              <w:rPr>
                <w:sz w:val="16"/>
                <w:szCs w:val="16"/>
              </w:rPr>
            </w:pPr>
            <w:r w:rsidRPr="00DD5F6A">
              <w:rPr>
                <w:sz w:val="16"/>
                <w:szCs w:val="16"/>
              </w:rPr>
              <w:t>3,380.01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124F1D8" w14:textId="77777777" w:rsidR="00232CF6" w:rsidRPr="00DD5F6A" w:rsidRDefault="00232CF6" w:rsidP="004422F2">
            <w:pPr>
              <w:jc w:val="center"/>
              <w:rPr>
                <w:sz w:val="16"/>
                <w:szCs w:val="16"/>
              </w:rPr>
            </w:pPr>
            <w:r w:rsidRPr="00DD5F6A">
              <w:rPr>
                <w:sz w:val="16"/>
                <w:szCs w:val="16"/>
              </w:rPr>
              <w:t>3,420.00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115EC4DD" w14:textId="77777777" w:rsidR="00232CF6" w:rsidRPr="00DD5F6A" w:rsidRDefault="00232CF6" w:rsidP="004422F2">
            <w:pPr>
              <w:jc w:val="center"/>
              <w:rPr>
                <w:sz w:val="16"/>
                <w:szCs w:val="16"/>
              </w:rPr>
            </w:pPr>
            <w:r w:rsidRPr="008B201F">
              <w:rPr>
                <w:rFonts w:eastAsia="Aptos"/>
                <w:kern w:val="2"/>
                <w:sz w:val="16"/>
                <w:szCs w:val="16"/>
              </w:rPr>
              <w:t>105.06</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7BB2FA25" w14:textId="77777777" w:rsidR="00232CF6" w:rsidRPr="00DD5F6A" w:rsidRDefault="00232CF6" w:rsidP="004422F2">
            <w:pPr>
              <w:jc w:val="center"/>
              <w:rPr>
                <w:sz w:val="16"/>
                <w:szCs w:val="16"/>
              </w:rPr>
            </w:pPr>
            <w:r w:rsidRPr="008B201F">
              <w:rPr>
                <w:rFonts w:eastAsia="Aptos"/>
                <w:kern w:val="2"/>
                <w:sz w:val="16"/>
                <w:szCs w:val="16"/>
              </w:rPr>
              <w:t>88.48</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1C334F8F" w14:textId="77777777" w:rsidR="00232CF6" w:rsidRPr="00DD5F6A" w:rsidRDefault="00232CF6" w:rsidP="004422F2">
            <w:pPr>
              <w:jc w:val="center"/>
              <w:rPr>
                <w:sz w:val="16"/>
                <w:szCs w:val="16"/>
              </w:rPr>
            </w:pPr>
            <w:r w:rsidRPr="008B201F">
              <w:rPr>
                <w:rFonts w:eastAsia="Aptos"/>
                <w:kern w:val="2"/>
                <w:sz w:val="16"/>
                <w:szCs w:val="16"/>
              </w:rPr>
              <w:t>71.91</w:t>
            </w:r>
          </w:p>
        </w:tc>
      </w:tr>
      <w:tr w:rsidR="00232CF6" w:rsidRPr="00DD5F6A" w14:paraId="591A7E8F"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01B400DB" w14:textId="77777777" w:rsidR="00232CF6" w:rsidRPr="00DD5F6A" w:rsidRDefault="00232CF6" w:rsidP="004422F2">
            <w:pPr>
              <w:jc w:val="center"/>
              <w:rPr>
                <w:sz w:val="16"/>
                <w:szCs w:val="16"/>
              </w:rPr>
            </w:pPr>
            <w:r w:rsidRPr="00DD5F6A">
              <w:rPr>
                <w:sz w:val="16"/>
                <w:szCs w:val="16"/>
              </w:rPr>
              <w:t>3,420.01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1917BBE" w14:textId="77777777" w:rsidR="00232CF6" w:rsidRPr="00DD5F6A" w:rsidRDefault="00232CF6" w:rsidP="004422F2">
            <w:pPr>
              <w:jc w:val="center"/>
              <w:rPr>
                <w:sz w:val="16"/>
                <w:szCs w:val="16"/>
              </w:rPr>
            </w:pPr>
            <w:r w:rsidRPr="00DD5F6A">
              <w:rPr>
                <w:sz w:val="16"/>
                <w:szCs w:val="16"/>
              </w:rPr>
              <w:t>3,460.00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75450BFA" w14:textId="77777777" w:rsidR="00232CF6" w:rsidRPr="00DD5F6A" w:rsidRDefault="00232CF6" w:rsidP="004422F2">
            <w:pPr>
              <w:jc w:val="center"/>
              <w:rPr>
                <w:sz w:val="16"/>
                <w:szCs w:val="16"/>
              </w:rPr>
            </w:pPr>
            <w:r w:rsidRPr="008B201F">
              <w:rPr>
                <w:rFonts w:eastAsia="Aptos"/>
                <w:kern w:val="2"/>
                <w:sz w:val="16"/>
                <w:szCs w:val="16"/>
              </w:rPr>
              <w:t>106.30</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74E97293" w14:textId="77777777" w:rsidR="00232CF6" w:rsidRPr="00DD5F6A" w:rsidRDefault="00232CF6" w:rsidP="004422F2">
            <w:pPr>
              <w:jc w:val="center"/>
              <w:rPr>
                <w:sz w:val="16"/>
                <w:szCs w:val="16"/>
              </w:rPr>
            </w:pPr>
            <w:r w:rsidRPr="008B201F">
              <w:rPr>
                <w:rFonts w:eastAsia="Aptos"/>
                <w:kern w:val="2"/>
                <w:sz w:val="16"/>
                <w:szCs w:val="16"/>
              </w:rPr>
              <w:t>89.72</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3ADD5BE0" w14:textId="77777777" w:rsidR="00232CF6" w:rsidRPr="00DD5F6A" w:rsidRDefault="00232CF6" w:rsidP="004422F2">
            <w:pPr>
              <w:jc w:val="center"/>
              <w:rPr>
                <w:sz w:val="16"/>
                <w:szCs w:val="16"/>
              </w:rPr>
            </w:pPr>
            <w:r w:rsidRPr="008B201F">
              <w:rPr>
                <w:rFonts w:eastAsia="Aptos"/>
                <w:kern w:val="2"/>
                <w:sz w:val="16"/>
                <w:szCs w:val="16"/>
              </w:rPr>
              <w:t>73.14</w:t>
            </w:r>
          </w:p>
        </w:tc>
      </w:tr>
      <w:tr w:rsidR="00232CF6" w:rsidRPr="00DD5F6A" w14:paraId="17FC3094"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68761A26" w14:textId="77777777" w:rsidR="00232CF6" w:rsidRPr="00DD5F6A" w:rsidRDefault="00232CF6" w:rsidP="004422F2">
            <w:pPr>
              <w:jc w:val="center"/>
              <w:rPr>
                <w:sz w:val="16"/>
                <w:szCs w:val="16"/>
              </w:rPr>
            </w:pPr>
            <w:r w:rsidRPr="00DD5F6A">
              <w:rPr>
                <w:sz w:val="16"/>
                <w:szCs w:val="16"/>
              </w:rPr>
              <w:t>3,460.01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5D61AB8" w14:textId="77777777" w:rsidR="00232CF6" w:rsidRPr="00DD5F6A" w:rsidRDefault="00232CF6" w:rsidP="004422F2">
            <w:pPr>
              <w:jc w:val="center"/>
              <w:rPr>
                <w:sz w:val="16"/>
                <w:szCs w:val="16"/>
              </w:rPr>
            </w:pPr>
            <w:r w:rsidRPr="00DD5F6A">
              <w:rPr>
                <w:sz w:val="16"/>
                <w:szCs w:val="16"/>
              </w:rPr>
              <w:t>3,500.00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1CBC26F" w14:textId="77777777" w:rsidR="00232CF6" w:rsidRPr="00DD5F6A" w:rsidRDefault="00232CF6" w:rsidP="004422F2">
            <w:pPr>
              <w:jc w:val="center"/>
              <w:rPr>
                <w:sz w:val="16"/>
                <w:szCs w:val="16"/>
              </w:rPr>
            </w:pPr>
            <w:r w:rsidRPr="008B201F">
              <w:rPr>
                <w:rFonts w:eastAsia="Aptos"/>
                <w:kern w:val="2"/>
                <w:sz w:val="16"/>
                <w:szCs w:val="16"/>
              </w:rPr>
              <w:t>107.53</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10EF0201" w14:textId="77777777" w:rsidR="00232CF6" w:rsidRPr="00DD5F6A" w:rsidRDefault="00232CF6" w:rsidP="004422F2">
            <w:pPr>
              <w:jc w:val="center"/>
              <w:rPr>
                <w:sz w:val="16"/>
                <w:szCs w:val="16"/>
              </w:rPr>
            </w:pPr>
            <w:r w:rsidRPr="008B201F">
              <w:rPr>
                <w:rFonts w:eastAsia="Aptos"/>
                <w:kern w:val="2"/>
                <w:sz w:val="16"/>
                <w:szCs w:val="16"/>
              </w:rPr>
              <w:t>90.96</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3C2CA67F" w14:textId="77777777" w:rsidR="00232CF6" w:rsidRPr="00DD5F6A" w:rsidRDefault="00232CF6" w:rsidP="004422F2">
            <w:pPr>
              <w:jc w:val="center"/>
              <w:rPr>
                <w:sz w:val="16"/>
                <w:szCs w:val="16"/>
              </w:rPr>
            </w:pPr>
            <w:r w:rsidRPr="008B201F">
              <w:rPr>
                <w:rFonts w:eastAsia="Aptos"/>
                <w:kern w:val="2"/>
                <w:sz w:val="16"/>
                <w:szCs w:val="16"/>
              </w:rPr>
              <w:t>74.38</w:t>
            </w:r>
          </w:p>
        </w:tc>
      </w:tr>
      <w:tr w:rsidR="00232CF6" w:rsidRPr="00DD5F6A" w14:paraId="67F6D8E5"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0E05A75" w14:textId="77777777" w:rsidR="00232CF6" w:rsidRPr="00DD5F6A" w:rsidRDefault="00232CF6" w:rsidP="004422F2">
            <w:pPr>
              <w:jc w:val="center"/>
              <w:rPr>
                <w:sz w:val="16"/>
                <w:szCs w:val="16"/>
              </w:rPr>
            </w:pPr>
            <w:r w:rsidRPr="00DD5F6A">
              <w:rPr>
                <w:sz w:val="16"/>
                <w:szCs w:val="16"/>
              </w:rPr>
              <w:t>3,500.01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9FB1949" w14:textId="77777777" w:rsidR="00232CF6" w:rsidRPr="00DD5F6A" w:rsidRDefault="00232CF6" w:rsidP="004422F2">
            <w:pPr>
              <w:jc w:val="center"/>
              <w:rPr>
                <w:sz w:val="16"/>
                <w:szCs w:val="16"/>
              </w:rPr>
            </w:pPr>
            <w:r w:rsidRPr="00DD5F6A">
              <w:rPr>
                <w:sz w:val="16"/>
                <w:szCs w:val="16"/>
              </w:rPr>
              <w:t>3,540.00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3105FD1B" w14:textId="77777777" w:rsidR="00232CF6" w:rsidRPr="00DD5F6A" w:rsidRDefault="00232CF6" w:rsidP="004422F2">
            <w:pPr>
              <w:jc w:val="center"/>
              <w:rPr>
                <w:sz w:val="16"/>
                <w:szCs w:val="16"/>
              </w:rPr>
            </w:pPr>
            <w:r w:rsidRPr="008B201F">
              <w:rPr>
                <w:rFonts w:eastAsia="Aptos"/>
                <w:kern w:val="2"/>
                <w:sz w:val="16"/>
                <w:szCs w:val="16"/>
              </w:rPr>
              <w:t>108.77</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4DCBCAC0" w14:textId="77777777" w:rsidR="00232CF6" w:rsidRPr="00DD5F6A" w:rsidRDefault="00232CF6" w:rsidP="004422F2">
            <w:pPr>
              <w:jc w:val="center"/>
              <w:rPr>
                <w:sz w:val="16"/>
                <w:szCs w:val="16"/>
              </w:rPr>
            </w:pPr>
            <w:r w:rsidRPr="008B201F">
              <w:rPr>
                <w:rFonts w:eastAsia="Aptos"/>
                <w:kern w:val="2"/>
                <w:sz w:val="16"/>
                <w:szCs w:val="16"/>
              </w:rPr>
              <w:t>92.19</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1E2E0EB4" w14:textId="77777777" w:rsidR="00232CF6" w:rsidRPr="00DD5F6A" w:rsidRDefault="00232CF6" w:rsidP="004422F2">
            <w:pPr>
              <w:jc w:val="center"/>
              <w:rPr>
                <w:sz w:val="16"/>
                <w:szCs w:val="16"/>
              </w:rPr>
            </w:pPr>
            <w:r w:rsidRPr="008B201F">
              <w:rPr>
                <w:rFonts w:eastAsia="Aptos"/>
                <w:kern w:val="2"/>
                <w:sz w:val="16"/>
                <w:szCs w:val="16"/>
              </w:rPr>
              <w:t>75.61</w:t>
            </w:r>
          </w:p>
        </w:tc>
      </w:tr>
      <w:tr w:rsidR="00232CF6" w:rsidRPr="00DD5F6A" w14:paraId="53DD95A2"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03EBAA4D" w14:textId="77777777" w:rsidR="00232CF6" w:rsidRPr="00DD5F6A" w:rsidRDefault="00232CF6" w:rsidP="004422F2">
            <w:pPr>
              <w:jc w:val="center"/>
              <w:rPr>
                <w:sz w:val="16"/>
                <w:szCs w:val="16"/>
              </w:rPr>
            </w:pPr>
            <w:r w:rsidRPr="00DD5F6A">
              <w:rPr>
                <w:sz w:val="16"/>
                <w:szCs w:val="16"/>
              </w:rPr>
              <w:t>3,540.01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2F10F0A" w14:textId="77777777" w:rsidR="00232CF6" w:rsidRPr="00DD5F6A" w:rsidRDefault="00232CF6" w:rsidP="004422F2">
            <w:pPr>
              <w:jc w:val="center"/>
              <w:rPr>
                <w:sz w:val="16"/>
                <w:szCs w:val="16"/>
              </w:rPr>
            </w:pPr>
            <w:r w:rsidRPr="00DD5F6A">
              <w:rPr>
                <w:sz w:val="16"/>
                <w:szCs w:val="16"/>
              </w:rPr>
              <w:t>3,580.00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74DA958C" w14:textId="77777777" w:rsidR="00232CF6" w:rsidRPr="00DD5F6A" w:rsidRDefault="00232CF6" w:rsidP="004422F2">
            <w:pPr>
              <w:jc w:val="center"/>
              <w:rPr>
                <w:sz w:val="16"/>
                <w:szCs w:val="16"/>
              </w:rPr>
            </w:pPr>
            <w:r w:rsidRPr="008B201F">
              <w:rPr>
                <w:rFonts w:eastAsia="Aptos"/>
                <w:kern w:val="2"/>
                <w:sz w:val="16"/>
                <w:szCs w:val="16"/>
              </w:rPr>
              <w:t>110.00</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00A80E6E" w14:textId="77777777" w:rsidR="00232CF6" w:rsidRPr="00DD5F6A" w:rsidRDefault="00232CF6" w:rsidP="004422F2">
            <w:pPr>
              <w:jc w:val="center"/>
              <w:rPr>
                <w:sz w:val="16"/>
                <w:szCs w:val="16"/>
              </w:rPr>
            </w:pPr>
            <w:r w:rsidRPr="008B201F">
              <w:rPr>
                <w:rFonts w:eastAsia="Aptos"/>
                <w:kern w:val="2"/>
                <w:sz w:val="16"/>
                <w:szCs w:val="16"/>
              </w:rPr>
              <w:t>93.43</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4A3E5206" w14:textId="77777777" w:rsidR="00232CF6" w:rsidRPr="00DD5F6A" w:rsidRDefault="00232CF6" w:rsidP="004422F2">
            <w:pPr>
              <w:jc w:val="center"/>
              <w:rPr>
                <w:sz w:val="16"/>
                <w:szCs w:val="16"/>
              </w:rPr>
            </w:pPr>
            <w:r w:rsidRPr="008B201F">
              <w:rPr>
                <w:rFonts w:eastAsia="Aptos"/>
                <w:kern w:val="2"/>
                <w:sz w:val="16"/>
                <w:szCs w:val="16"/>
              </w:rPr>
              <w:t>76.85</w:t>
            </w:r>
          </w:p>
        </w:tc>
      </w:tr>
      <w:tr w:rsidR="00232CF6" w:rsidRPr="00DD5F6A" w14:paraId="5B2D37A3"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76C24AE7" w14:textId="77777777" w:rsidR="00232CF6" w:rsidRPr="00DD5F6A" w:rsidRDefault="00232CF6" w:rsidP="004422F2">
            <w:pPr>
              <w:jc w:val="center"/>
              <w:rPr>
                <w:sz w:val="16"/>
                <w:szCs w:val="16"/>
              </w:rPr>
            </w:pPr>
            <w:r w:rsidRPr="00DD5F6A">
              <w:rPr>
                <w:sz w:val="16"/>
                <w:szCs w:val="16"/>
              </w:rPr>
              <w:t>3,580.01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6C08512" w14:textId="77777777" w:rsidR="00232CF6" w:rsidRPr="00DD5F6A" w:rsidRDefault="00232CF6" w:rsidP="004422F2">
            <w:pPr>
              <w:jc w:val="center"/>
              <w:rPr>
                <w:sz w:val="16"/>
                <w:szCs w:val="16"/>
              </w:rPr>
            </w:pPr>
            <w:r w:rsidRPr="00DD5F6A">
              <w:rPr>
                <w:sz w:val="16"/>
                <w:szCs w:val="16"/>
              </w:rPr>
              <w:t>3,620.00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72BDAE78" w14:textId="77777777" w:rsidR="00232CF6" w:rsidRPr="00DD5F6A" w:rsidRDefault="00232CF6" w:rsidP="004422F2">
            <w:pPr>
              <w:jc w:val="center"/>
              <w:rPr>
                <w:sz w:val="16"/>
                <w:szCs w:val="16"/>
              </w:rPr>
            </w:pPr>
            <w:r w:rsidRPr="008B201F">
              <w:rPr>
                <w:rFonts w:eastAsia="Aptos"/>
                <w:kern w:val="2"/>
                <w:sz w:val="16"/>
                <w:szCs w:val="16"/>
              </w:rPr>
              <w:t>111.24</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71DB34DE" w14:textId="77777777" w:rsidR="00232CF6" w:rsidRPr="00DD5F6A" w:rsidRDefault="00232CF6" w:rsidP="004422F2">
            <w:pPr>
              <w:jc w:val="center"/>
              <w:rPr>
                <w:sz w:val="16"/>
                <w:szCs w:val="16"/>
              </w:rPr>
            </w:pPr>
            <w:r w:rsidRPr="008B201F">
              <w:rPr>
                <w:rFonts w:eastAsia="Aptos"/>
                <w:kern w:val="2"/>
                <w:sz w:val="16"/>
                <w:szCs w:val="16"/>
              </w:rPr>
              <w:t>94.66</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01880B7C" w14:textId="77777777" w:rsidR="00232CF6" w:rsidRPr="00DD5F6A" w:rsidRDefault="00232CF6" w:rsidP="004422F2">
            <w:pPr>
              <w:jc w:val="center"/>
              <w:rPr>
                <w:sz w:val="16"/>
                <w:szCs w:val="16"/>
              </w:rPr>
            </w:pPr>
            <w:r w:rsidRPr="008B201F">
              <w:rPr>
                <w:rFonts w:eastAsia="Aptos"/>
                <w:kern w:val="2"/>
                <w:sz w:val="16"/>
                <w:szCs w:val="16"/>
              </w:rPr>
              <w:t>78.09</w:t>
            </w:r>
          </w:p>
        </w:tc>
      </w:tr>
      <w:tr w:rsidR="00232CF6" w:rsidRPr="00DD5F6A" w14:paraId="60F973B0"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70BC4CC4" w14:textId="77777777" w:rsidR="00232CF6" w:rsidRPr="00DD5F6A" w:rsidRDefault="00232CF6" w:rsidP="004422F2">
            <w:pPr>
              <w:jc w:val="center"/>
              <w:rPr>
                <w:sz w:val="16"/>
                <w:szCs w:val="16"/>
              </w:rPr>
            </w:pPr>
            <w:r w:rsidRPr="00DD5F6A">
              <w:rPr>
                <w:sz w:val="16"/>
                <w:szCs w:val="16"/>
              </w:rPr>
              <w:t>3,620.01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2D9FDBB" w14:textId="77777777" w:rsidR="00232CF6" w:rsidRPr="00DD5F6A" w:rsidRDefault="00232CF6" w:rsidP="004422F2">
            <w:pPr>
              <w:jc w:val="center"/>
              <w:rPr>
                <w:sz w:val="16"/>
                <w:szCs w:val="16"/>
              </w:rPr>
            </w:pPr>
            <w:r w:rsidRPr="00DD5F6A">
              <w:rPr>
                <w:sz w:val="16"/>
                <w:szCs w:val="16"/>
              </w:rPr>
              <w:t>3,660.00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7FE7B297" w14:textId="77777777" w:rsidR="00232CF6" w:rsidRPr="00DD5F6A" w:rsidRDefault="00232CF6" w:rsidP="004422F2">
            <w:pPr>
              <w:jc w:val="center"/>
              <w:rPr>
                <w:sz w:val="16"/>
                <w:szCs w:val="16"/>
              </w:rPr>
            </w:pPr>
            <w:r w:rsidRPr="008B201F">
              <w:rPr>
                <w:rFonts w:eastAsia="Aptos"/>
                <w:kern w:val="2"/>
                <w:sz w:val="16"/>
                <w:szCs w:val="16"/>
              </w:rPr>
              <w:t>112.48</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76BB4BE2" w14:textId="77777777" w:rsidR="00232CF6" w:rsidRPr="00DD5F6A" w:rsidRDefault="00232CF6" w:rsidP="004422F2">
            <w:pPr>
              <w:jc w:val="center"/>
              <w:rPr>
                <w:sz w:val="16"/>
                <w:szCs w:val="16"/>
              </w:rPr>
            </w:pPr>
            <w:r w:rsidRPr="008B201F">
              <w:rPr>
                <w:rFonts w:eastAsia="Aptos"/>
                <w:kern w:val="2"/>
                <w:sz w:val="16"/>
                <w:szCs w:val="16"/>
              </w:rPr>
              <w:t>95.90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0A5B05C8" w14:textId="77777777" w:rsidR="00232CF6" w:rsidRPr="00DD5F6A" w:rsidRDefault="00232CF6" w:rsidP="004422F2">
            <w:pPr>
              <w:jc w:val="center"/>
              <w:rPr>
                <w:sz w:val="16"/>
                <w:szCs w:val="16"/>
              </w:rPr>
            </w:pPr>
            <w:r w:rsidRPr="008B201F">
              <w:rPr>
                <w:rFonts w:eastAsia="Aptos"/>
                <w:kern w:val="2"/>
                <w:sz w:val="16"/>
                <w:szCs w:val="16"/>
              </w:rPr>
              <w:t>79.32</w:t>
            </w:r>
          </w:p>
        </w:tc>
      </w:tr>
      <w:tr w:rsidR="00232CF6" w:rsidRPr="00DD5F6A" w14:paraId="3CDC20E3"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5CD82351" w14:textId="77777777" w:rsidR="00232CF6" w:rsidRPr="00DD5F6A" w:rsidRDefault="00232CF6" w:rsidP="004422F2">
            <w:pPr>
              <w:jc w:val="center"/>
              <w:rPr>
                <w:sz w:val="16"/>
                <w:szCs w:val="16"/>
              </w:rPr>
            </w:pPr>
            <w:r w:rsidRPr="00DD5F6A">
              <w:rPr>
                <w:sz w:val="16"/>
                <w:szCs w:val="16"/>
              </w:rPr>
              <w:t>3,660.01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ACFC858" w14:textId="77777777" w:rsidR="00232CF6" w:rsidRPr="00DD5F6A" w:rsidRDefault="00232CF6" w:rsidP="004422F2">
            <w:pPr>
              <w:jc w:val="center"/>
              <w:rPr>
                <w:sz w:val="16"/>
                <w:szCs w:val="16"/>
              </w:rPr>
            </w:pPr>
            <w:r w:rsidRPr="00DD5F6A">
              <w:rPr>
                <w:sz w:val="16"/>
                <w:szCs w:val="16"/>
              </w:rPr>
              <w:t>3,700.00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4045C3B7" w14:textId="77777777" w:rsidR="00232CF6" w:rsidRPr="00DD5F6A" w:rsidRDefault="00232CF6" w:rsidP="004422F2">
            <w:pPr>
              <w:jc w:val="center"/>
              <w:rPr>
                <w:sz w:val="16"/>
                <w:szCs w:val="16"/>
              </w:rPr>
            </w:pPr>
            <w:r w:rsidRPr="008B201F">
              <w:rPr>
                <w:rFonts w:eastAsia="Aptos"/>
                <w:kern w:val="2"/>
                <w:sz w:val="16"/>
                <w:szCs w:val="16"/>
              </w:rPr>
              <w:t>113.71</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4F72251D" w14:textId="77777777" w:rsidR="00232CF6" w:rsidRPr="00DD5F6A" w:rsidRDefault="00232CF6" w:rsidP="004422F2">
            <w:pPr>
              <w:jc w:val="center"/>
              <w:rPr>
                <w:sz w:val="16"/>
                <w:szCs w:val="16"/>
              </w:rPr>
            </w:pPr>
            <w:r w:rsidRPr="008B201F">
              <w:rPr>
                <w:rFonts w:eastAsia="Aptos"/>
                <w:kern w:val="2"/>
                <w:sz w:val="16"/>
                <w:szCs w:val="16"/>
              </w:rPr>
              <w:t>97.14</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69069702" w14:textId="77777777" w:rsidR="00232CF6" w:rsidRPr="00DD5F6A" w:rsidRDefault="00232CF6" w:rsidP="004422F2">
            <w:pPr>
              <w:jc w:val="center"/>
              <w:rPr>
                <w:sz w:val="16"/>
                <w:szCs w:val="16"/>
              </w:rPr>
            </w:pPr>
            <w:r w:rsidRPr="008B201F">
              <w:rPr>
                <w:rFonts w:eastAsia="Aptos"/>
                <w:kern w:val="2"/>
                <w:sz w:val="16"/>
                <w:szCs w:val="16"/>
              </w:rPr>
              <w:t>80.56</w:t>
            </w:r>
          </w:p>
        </w:tc>
      </w:tr>
      <w:tr w:rsidR="00232CF6" w:rsidRPr="00DD5F6A" w14:paraId="32CBBFF8"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63E6734A" w14:textId="77777777" w:rsidR="00232CF6" w:rsidRPr="00DD5F6A" w:rsidRDefault="00232CF6" w:rsidP="004422F2">
            <w:pPr>
              <w:jc w:val="center"/>
              <w:rPr>
                <w:sz w:val="16"/>
                <w:szCs w:val="16"/>
              </w:rPr>
            </w:pPr>
            <w:r w:rsidRPr="00DD5F6A">
              <w:rPr>
                <w:sz w:val="16"/>
                <w:szCs w:val="16"/>
              </w:rPr>
              <w:t>3,700.01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1AE1BB05" w14:textId="77777777" w:rsidR="00232CF6" w:rsidRPr="00DD5F6A" w:rsidRDefault="00232CF6" w:rsidP="004422F2">
            <w:pPr>
              <w:jc w:val="center"/>
              <w:rPr>
                <w:sz w:val="16"/>
                <w:szCs w:val="16"/>
              </w:rPr>
            </w:pPr>
            <w:r w:rsidRPr="00DD5F6A">
              <w:rPr>
                <w:sz w:val="16"/>
                <w:szCs w:val="16"/>
              </w:rPr>
              <w:t>3,740.00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60D08030" w14:textId="77777777" w:rsidR="00232CF6" w:rsidRPr="00DD5F6A" w:rsidRDefault="00232CF6" w:rsidP="004422F2">
            <w:pPr>
              <w:jc w:val="center"/>
              <w:rPr>
                <w:sz w:val="16"/>
                <w:szCs w:val="16"/>
              </w:rPr>
            </w:pPr>
            <w:r w:rsidRPr="008B201F">
              <w:rPr>
                <w:rFonts w:eastAsia="Aptos"/>
                <w:kern w:val="2"/>
                <w:sz w:val="16"/>
                <w:szCs w:val="16"/>
              </w:rPr>
              <w:t>114.95</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39D29551" w14:textId="77777777" w:rsidR="00232CF6" w:rsidRPr="00DD5F6A" w:rsidRDefault="00232CF6" w:rsidP="004422F2">
            <w:pPr>
              <w:jc w:val="center"/>
              <w:rPr>
                <w:sz w:val="16"/>
                <w:szCs w:val="16"/>
              </w:rPr>
            </w:pPr>
            <w:r w:rsidRPr="008B201F">
              <w:rPr>
                <w:rFonts w:eastAsia="Aptos"/>
                <w:kern w:val="2"/>
                <w:sz w:val="16"/>
                <w:szCs w:val="16"/>
              </w:rPr>
              <w:t>98.37</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5EB72322" w14:textId="77777777" w:rsidR="00232CF6" w:rsidRPr="00DD5F6A" w:rsidRDefault="00232CF6" w:rsidP="004422F2">
            <w:pPr>
              <w:jc w:val="center"/>
              <w:rPr>
                <w:sz w:val="16"/>
                <w:szCs w:val="16"/>
              </w:rPr>
            </w:pPr>
            <w:r w:rsidRPr="008B201F">
              <w:rPr>
                <w:rFonts w:eastAsia="Aptos"/>
                <w:kern w:val="2"/>
                <w:sz w:val="16"/>
                <w:szCs w:val="16"/>
              </w:rPr>
              <w:t>81.79</w:t>
            </w:r>
          </w:p>
        </w:tc>
      </w:tr>
      <w:tr w:rsidR="00232CF6" w:rsidRPr="00DD5F6A" w14:paraId="36478CFD"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D906728" w14:textId="77777777" w:rsidR="00232CF6" w:rsidRPr="00DD5F6A" w:rsidRDefault="00232CF6" w:rsidP="004422F2">
            <w:pPr>
              <w:jc w:val="center"/>
              <w:rPr>
                <w:sz w:val="16"/>
                <w:szCs w:val="16"/>
              </w:rPr>
            </w:pPr>
            <w:r w:rsidRPr="00DD5F6A">
              <w:rPr>
                <w:sz w:val="16"/>
                <w:szCs w:val="16"/>
              </w:rPr>
              <w:t>3,740.01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37D2501C" w14:textId="77777777" w:rsidR="00232CF6" w:rsidRPr="00DD5F6A" w:rsidRDefault="00232CF6" w:rsidP="004422F2">
            <w:pPr>
              <w:jc w:val="center"/>
              <w:rPr>
                <w:sz w:val="16"/>
                <w:szCs w:val="16"/>
              </w:rPr>
            </w:pPr>
            <w:r w:rsidRPr="00DD5F6A">
              <w:rPr>
                <w:sz w:val="16"/>
                <w:szCs w:val="16"/>
              </w:rPr>
              <w:t>3,780.00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1A580F33" w14:textId="77777777" w:rsidR="00232CF6" w:rsidRPr="00DD5F6A" w:rsidRDefault="00232CF6" w:rsidP="004422F2">
            <w:pPr>
              <w:jc w:val="center"/>
              <w:rPr>
                <w:sz w:val="16"/>
                <w:szCs w:val="16"/>
              </w:rPr>
            </w:pPr>
            <w:r w:rsidRPr="008B201F">
              <w:rPr>
                <w:rFonts w:eastAsia="Aptos"/>
                <w:kern w:val="2"/>
                <w:sz w:val="16"/>
                <w:szCs w:val="16"/>
              </w:rPr>
              <w:t>116.18</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3F4BE6E0" w14:textId="77777777" w:rsidR="00232CF6" w:rsidRPr="00DD5F6A" w:rsidRDefault="00232CF6" w:rsidP="004422F2">
            <w:pPr>
              <w:jc w:val="center"/>
              <w:rPr>
                <w:sz w:val="16"/>
                <w:szCs w:val="16"/>
              </w:rPr>
            </w:pPr>
            <w:r w:rsidRPr="008B201F">
              <w:rPr>
                <w:rFonts w:eastAsia="Aptos"/>
                <w:kern w:val="2"/>
                <w:sz w:val="16"/>
                <w:szCs w:val="16"/>
              </w:rPr>
              <w:t>99.61</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5DE506ED" w14:textId="77777777" w:rsidR="00232CF6" w:rsidRPr="00DD5F6A" w:rsidRDefault="00232CF6" w:rsidP="004422F2">
            <w:pPr>
              <w:jc w:val="center"/>
              <w:rPr>
                <w:sz w:val="16"/>
                <w:szCs w:val="16"/>
              </w:rPr>
            </w:pPr>
            <w:r w:rsidRPr="008B201F">
              <w:rPr>
                <w:rFonts w:eastAsia="Aptos"/>
                <w:kern w:val="2"/>
                <w:sz w:val="16"/>
                <w:szCs w:val="16"/>
              </w:rPr>
              <w:t>83.03</w:t>
            </w:r>
          </w:p>
        </w:tc>
      </w:tr>
      <w:tr w:rsidR="00232CF6" w:rsidRPr="00DD5F6A" w14:paraId="4CA1850C"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71F8860C" w14:textId="77777777" w:rsidR="00232CF6" w:rsidRPr="00DD5F6A" w:rsidRDefault="00232CF6" w:rsidP="004422F2">
            <w:pPr>
              <w:jc w:val="center"/>
              <w:rPr>
                <w:sz w:val="16"/>
                <w:szCs w:val="16"/>
              </w:rPr>
            </w:pPr>
            <w:r w:rsidRPr="00DD5F6A">
              <w:rPr>
                <w:sz w:val="16"/>
                <w:szCs w:val="16"/>
              </w:rPr>
              <w:t>3,780.01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63B66C7" w14:textId="77777777" w:rsidR="00232CF6" w:rsidRPr="00DD5F6A" w:rsidRDefault="00232CF6" w:rsidP="004422F2">
            <w:pPr>
              <w:jc w:val="center"/>
              <w:rPr>
                <w:sz w:val="16"/>
                <w:szCs w:val="16"/>
              </w:rPr>
            </w:pPr>
            <w:r w:rsidRPr="00DD5F6A">
              <w:rPr>
                <w:sz w:val="16"/>
                <w:szCs w:val="16"/>
              </w:rPr>
              <w:t>3,820.00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0FE2DA34" w14:textId="77777777" w:rsidR="00232CF6" w:rsidRPr="00DD5F6A" w:rsidRDefault="00232CF6" w:rsidP="004422F2">
            <w:pPr>
              <w:jc w:val="center"/>
              <w:rPr>
                <w:sz w:val="16"/>
                <w:szCs w:val="16"/>
              </w:rPr>
            </w:pPr>
            <w:r w:rsidRPr="008B201F">
              <w:rPr>
                <w:rFonts w:eastAsia="Aptos"/>
                <w:kern w:val="2"/>
                <w:sz w:val="16"/>
                <w:szCs w:val="16"/>
              </w:rPr>
              <w:t>117.42</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0CD9C4AD" w14:textId="77777777" w:rsidR="00232CF6" w:rsidRPr="00DD5F6A" w:rsidRDefault="00232CF6" w:rsidP="004422F2">
            <w:pPr>
              <w:jc w:val="center"/>
              <w:rPr>
                <w:sz w:val="16"/>
                <w:szCs w:val="16"/>
              </w:rPr>
            </w:pPr>
            <w:r w:rsidRPr="008B201F">
              <w:rPr>
                <w:rFonts w:eastAsia="Aptos"/>
                <w:kern w:val="2"/>
                <w:sz w:val="16"/>
                <w:szCs w:val="16"/>
              </w:rPr>
              <w:t>100.84</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195AD4C7" w14:textId="77777777" w:rsidR="00232CF6" w:rsidRPr="00DD5F6A" w:rsidRDefault="00232CF6" w:rsidP="004422F2">
            <w:pPr>
              <w:jc w:val="center"/>
              <w:rPr>
                <w:sz w:val="16"/>
                <w:szCs w:val="16"/>
              </w:rPr>
            </w:pPr>
            <w:r w:rsidRPr="008B201F">
              <w:rPr>
                <w:rFonts w:eastAsia="Aptos"/>
                <w:kern w:val="2"/>
                <w:sz w:val="16"/>
                <w:szCs w:val="16"/>
              </w:rPr>
              <w:t>84.27</w:t>
            </w:r>
          </w:p>
        </w:tc>
      </w:tr>
      <w:tr w:rsidR="00232CF6" w:rsidRPr="00DD5F6A" w14:paraId="335FFA2A"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6B7A0462" w14:textId="77777777" w:rsidR="00232CF6" w:rsidRPr="00DD5F6A" w:rsidRDefault="00232CF6" w:rsidP="004422F2">
            <w:pPr>
              <w:jc w:val="center"/>
              <w:rPr>
                <w:sz w:val="16"/>
                <w:szCs w:val="16"/>
              </w:rPr>
            </w:pPr>
            <w:r w:rsidRPr="00DD5F6A">
              <w:rPr>
                <w:sz w:val="16"/>
                <w:szCs w:val="16"/>
              </w:rPr>
              <w:t>3,820.01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3071A70" w14:textId="77777777" w:rsidR="00232CF6" w:rsidRPr="00DD5F6A" w:rsidRDefault="00232CF6" w:rsidP="004422F2">
            <w:pPr>
              <w:jc w:val="center"/>
              <w:rPr>
                <w:sz w:val="16"/>
                <w:szCs w:val="16"/>
              </w:rPr>
            </w:pPr>
            <w:r w:rsidRPr="00DD5F6A">
              <w:rPr>
                <w:sz w:val="16"/>
                <w:szCs w:val="16"/>
              </w:rPr>
              <w:t>3,860.00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028E17D4" w14:textId="77777777" w:rsidR="00232CF6" w:rsidRPr="00DD5F6A" w:rsidRDefault="00232CF6" w:rsidP="004422F2">
            <w:pPr>
              <w:jc w:val="center"/>
              <w:rPr>
                <w:sz w:val="16"/>
                <w:szCs w:val="16"/>
              </w:rPr>
            </w:pPr>
            <w:r w:rsidRPr="008B201F">
              <w:rPr>
                <w:rFonts w:eastAsia="Aptos"/>
                <w:kern w:val="2"/>
                <w:sz w:val="16"/>
                <w:szCs w:val="16"/>
              </w:rPr>
              <w:t>118.66</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2034CB07" w14:textId="77777777" w:rsidR="00232CF6" w:rsidRPr="00DD5F6A" w:rsidRDefault="00232CF6" w:rsidP="004422F2">
            <w:pPr>
              <w:jc w:val="center"/>
              <w:rPr>
                <w:sz w:val="16"/>
                <w:szCs w:val="16"/>
              </w:rPr>
            </w:pPr>
            <w:r w:rsidRPr="008B201F">
              <w:rPr>
                <w:rFonts w:eastAsia="Aptos"/>
                <w:kern w:val="2"/>
                <w:sz w:val="16"/>
                <w:szCs w:val="16"/>
              </w:rPr>
              <w:t>102.08</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245D8910" w14:textId="77777777" w:rsidR="00232CF6" w:rsidRPr="00DD5F6A" w:rsidRDefault="00232CF6" w:rsidP="004422F2">
            <w:pPr>
              <w:jc w:val="center"/>
              <w:rPr>
                <w:sz w:val="16"/>
                <w:szCs w:val="16"/>
              </w:rPr>
            </w:pPr>
            <w:r w:rsidRPr="008B201F">
              <w:rPr>
                <w:rFonts w:eastAsia="Aptos"/>
                <w:kern w:val="2"/>
                <w:sz w:val="16"/>
                <w:szCs w:val="16"/>
              </w:rPr>
              <w:t>85.50</w:t>
            </w:r>
          </w:p>
        </w:tc>
      </w:tr>
      <w:tr w:rsidR="00232CF6" w:rsidRPr="00DD5F6A" w14:paraId="636516EE"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040CDE73" w14:textId="77777777" w:rsidR="00232CF6" w:rsidRPr="00DD5F6A" w:rsidRDefault="00232CF6" w:rsidP="004422F2">
            <w:pPr>
              <w:jc w:val="center"/>
              <w:rPr>
                <w:sz w:val="16"/>
                <w:szCs w:val="16"/>
              </w:rPr>
            </w:pPr>
            <w:r w:rsidRPr="00DD5F6A">
              <w:rPr>
                <w:sz w:val="16"/>
                <w:szCs w:val="16"/>
              </w:rPr>
              <w:t>3,860.01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CBE964C" w14:textId="77777777" w:rsidR="00232CF6" w:rsidRPr="00DD5F6A" w:rsidRDefault="00232CF6" w:rsidP="004422F2">
            <w:pPr>
              <w:jc w:val="center"/>
              <w:rPr>
                <w:sz w:val="16"/>
                <w:szCs w:val="16"/>
              </w:rPr>
            </w:pPr>
            <w:r w:rsidRPr="00DD5F6A">
              <w:rPr>
                <w:sz w:val="16"/>
                <w:szCs w:val="16"/>
              </w:rPr>
              <w:t>3,900.00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3698EE7A" w14:textId="77777777" w:rsidR="00232CF6" w:rsidRPr="00DD5F6A" w:rsidRDefault="00232CF6" w:rsidP="004422F2">
            <w:pPr>
              <w:jc w:val="center"/>
              <w:rPr>
                <w:sz w:val="16"/>
                <w:szCs w:val="16"/>
              </w:rPr>
            </w:pPr>
            <w:r w:rsidRPr="008B201F">
              <w:rPr>
                <w:rFonts w:eastAsia="Aptos"/>
                <w:kern w:val="2"/>
                <w:sz w:val="16"/>
                <w:szCs w:val="16"/>
              </w:rPr>
              <w:t>119.89</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24018461" w14:textId="77777777" w:rsidR="00232CF6" w:rsidRPr="00DD5F6A" w:rsidRDefault="00232CF6" w:rsidP="004422F2">
            <w:pPr>
              <w:jc w:val="center"/>
              <w:rPr>
                <w:sz w:val="16"/>
                <w:szCs w:val="16"/>
              </w:rPr>
            </w:pPr>
            <w:r w:rsidRPr="008B201F">
              <w:rPr>
                <w:rFonts w:eastAsia="Aptos"/>
                <w:kern w:val="2"/>
                <w:sz w:val="16"/>
                <w:szCs w:val="16"/>
              </w:rPr>
              <w:t>103.32</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694050B5" w14:textId="77777777" w:rsidR="00232CF6" w:rsidRPr="00DD5F6A" w:rsidRDefault="00232CF6" w:rsidP="004422F2">
            <w:pPr>
              <w:jc w:val="center"/>
              <w:rPr>
                <w:sz w:val="16"/>
                <w:szCs w:val="16"/>
              </w:rPr>
            </w:pPr>
            <w:r w:rsidRPr="008B201F">
              <w:rPr>
                <w:rFonts w:eastAsia="Aptos"/>
                <w:kern w:val="2"/>
                <w:sz w:val="16"/>
                <w:szCs w:val="16"/>
              </w:rPr>
              <w:t>86.74</w:t>
            </w:r>
          </w:p>
        </w:tc>
      </w:tr>
      <w:tr w:rsidR="00232CF6" w:rsidRPr="00DD5F6A" w14:paraId="28E21396"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382D86DF" w14:textId="77777777" w:rsidR="00232CF6" w:rsidRPr="00DD5F6A" w:rsidRDefault="00232CF6" w:rsidP="004422F2">
            <w:pPr>
              <w:jc w:val="center"/>
              <w:rPr>
                <w:sz w:val="16"/>
                <w:szCs w:val="16"/>
              </w:rPr>
            </w:pPr>
            <w:r w:rsidRPr="00DD5F6A">
              <w:rPr>
                <w:sz w:val="16"/>
                <w:szCs w:val="16"/>
              </w:rPr>
              <w:t>3,900.01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59BEDC1" w14:textId="77777777" w:rsidR="00232CF6" w:rsidRPr="00DD5F6A" w:rsidRDefault="00232CF6" w:rsidP="004422F2">
            <w:pPr>
              <w:jc w:val="center"/>
              <w:rPr>
                <w:sz w:val="16"/>
                <w:szCs w:val="16"/>
              </w:rPr>
            </w:pPr>
            <w:r w:rsidRPr="00DD5F6A">
              <w:rPr>
                <w:sz w:val="16"/>
                <w:szCs w:val="16"/>
              </w:rPr>
              <w:t>3,940.00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09FCEFAA" w14:textId="77777777" w:rsidR="00232CF6" w:rsidRPr="00DD5F6A" w:rsidRDefault="00232CF6" w:rsidP="004422F2">
            <w:pPr>
              <w:jc w:val="center"/>
              <w:rPr>
                <w:sz w:val="16"/>
                <w:szCs w:val="16"/>
              </w:rPr>
            </w:pPr>
            <w:r w:rsidRPr="008B201F">
              <w:rPr>
                <w:rFonts w:eastAsia="Aptos"/>
                <w:kern w:val="2"/>
                <w:sz w:val="16"/>
                <w:szCs w:val="16"/>
              </w:rPr>
              <w:t>121.13</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47830B79" w14:textId="77777777" w:rsidR="00232CF6" w:rsidRPr="00DD5F6A" w:rsidRDefault="00232CF6" w:rsidP="004422F2">
            <w:pPr>
              <w:jc w:val="center"/>
              <w:rPr>
                <w:sz w:val="16"/>
                <w:szCs w:val="16"/>
              </w:rPr>
            </w:pPr>
            <w:r w:rsidRPr="008B201F">
              <w:rPr>
                <w:rFonts w:eastAsia="Aptos"/>
                <w:kern w:val="2"/>
                <w:sz w:val="16"/>
                <w:szCs w:val="16"/>
              </w:rPr>
              <w:t>104.55</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095BFC13" w14:textId="77777777" w:rsidR="00232CF6" w:rsidRPr="00DD5F6A" w:rsidRDefault="00232CF6" w:rsidP="004422F2">
            <w:pPr>
              <w:jc w:val="center"/>
              <w:rPr>
                <w:sz w:val="16"/>
                <w:szCs w:val="16"/>
              </w:rPr>
            </w:pPr>
            <w:r w:rsidRPr="008B201F">
              <w:rPr>
                <w:rFonts w:eastAsia="Aptos"/>
                <w:kern w:val="2"/>
                <w:sz w:val="16"/>
                <w:szCs w:val="16"/>
              </w:rPr>
              <w:t>87.97</w:t>
            </w:r>
          </w:p>
        </w:tc>
      </w:tr>
      <w:tr w:rsidR="00232CF6" w:rsidRPr="00DD5F6A" w14:paraId="0EEB2FD6"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04161B31" w14:textId="77777777" w:rsidR="00232CF6" w:rsidRPr="00DD5F6A" w:rsidRDefault="00232CF6" w:rsidP="004422F2">
            <w:pPr>
              <w:jc w:val="center"/>
              <w:rPr>
                <w:sz w:val="16"/>
                <w:szCs w:val="16"/>
              </w:rPr>
            </w:pPr>
            <w:r w:rsidRPr="00DD5F6A">
              <w:rPr>
                <w:sz w:val="16"/>
                <w:szCs w:val="16"/>
              </w:rPr>
              <w:t>3,940.01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5F1DD508" w14:textId="77777777" w:rsidR="00232CF6" w:rsidRPr="00DD5F6A" w:rsidRDefault="00232CF6" w:rsidP="004422F2">
            <w:pPr>
              <w:jc w:val="center"/>
              <w:rPr>
                <w:sz w:val="16"/>
                <w:szCs w:val="16"/>
              </w:rPr>
            </w:pPr>
            <w:r w:rsidRPr="00DD5F6A">
              <w:rPr>
                <w:sz w:val="16"/>
                <w:szCs w:val="16"/>
              </w:rPr>
              <w:t>3,980.00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16827085" w14:textId="77777777" w:rsidR="00232CF6" w:rsidRPr="00DD5F6A" w:rsidRDefault="00232CF6" w:rsidP="004422F2">
            <w:pPr>
              <w:jc w:val="center"/>
              <w:rPr>
                <w:sz w:val="16"/>
                <w:szCs w:val="16"/>
              </w:rPr>
            </w:pPr>
            <w:r w:rsidRPr="008B201F">
              <w:rPr>
                <w:rFonts w:eastAsia="Aptos"/>
                <w:kern w:val="2"/>
                <w:sz w:val="16"/>
                <w:szCs w:val="16"/>
              </w:rPr>
              <w:t>122.36</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25236547" w14:textId="77777777" w:rsidR="00232CF6" w:rsidRPr="00DD5F6A" w:rsidRDefault="00232CF6" w:rsidP="004422F2">
            <w:pPr>
              <w:jc w:val="center"/>
              <w:rPr>
                <w:sz w:val="16"/>
                <w:szCs w:val="16"/>
              </w:rPr>
            </w:pPr>
            <w:r w:rsidRPr="008B201F">
              <w:rPr>
                <w:rFonts w:eastAsia="Aptos"/>
                <w:kern w:val="2"/>
                <w:sz w:val="16"/>
                <w:szCs w:val="16"/>
              </w:rPr>
              <w:t>105.79</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59F108CB" w14:textId="77777777" w:rsidR="00232CF6" w:rsidRPr="00DD5F6A" w:rsidRDefault="00232CF6" w:rsidP="004422F2">
            <w:pPr>
              <w:jc w:val="center"/>
              <w:rPr>
                <w:sz w:val="16"/>
                <w:szCs w:val="16"/>
              </w:rPr>
            </w:pPr>
            <w:r w:rsidRPr="008B201F">
              <w:rPr>
                <w:rFonts w:eastAsia="Aptos"/>
                <w:kern w:val="2"/>
                <w:sz w:val="16"/>
                <w:szCs w:val="16"/>
              </w:rPr>
              <w:t>89.21</w:t>
            </w:r>
          </w:p>
        </w:tc>
      </w:tr>
      <w:tr w:rsidR="00232CF6" w:rsidRPr="00DD5F6A" w14:paraId="5C7D30BB"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6F96E148" w14:textId="77777777" w:rsidR="00232CF6" w:rsidRPr="00DD5F6A" w:rsidRDefault="00232CF6" w:rsidP="004422F2">
            <w:pPr>
              <w:jc w:val="center"/>
              <w:rPr>
                <w:sz w:val="16"/>
                <w:szCs w:val="16"/>
              </w:rPr>
            </w:pPr>
            <w:r w:rsidRPr="00DD5F6A">
              <w:rPr>
                <w:sz w:val="16"/>
                <w:szCs w:val="16"/>
              </w:rPr>
              <w:t>3,980.01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0A4D7E5F" w14:textId="77777777" w:rsidR="00232CF6" w:rsidRPr="00DD5F6A" w:rsidRDefault="00232CF6" w:rsidP="004422F2">
            <w:pPr>
              <w:jc w:val="center"/>
              <w:rPr>
                <w:sz w:val="16"/>
                <w:szCs w:val="16"/>
              </w:rPr>
            </w:pPr>
            <w:r w:rsidRPr="00DD5F6A">
              <w:rPr>
                <w:sz w:val="16"/>
                <w:szCs w:val="16"/>
              </w:rPr>
              <w:t>4,020.00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9F5B5B0" w14:textId="77777777" w:rsidR="00232CF6" w:rsidRPr="00DD5F6A" w:rsidRDefault="00232CF6" w:rsidP="004422F2">
            <w:pPr>
              <w:jc w:val="center"/>
              <w:rPr>
                <w:sz w:val="16"/>
                <w:szCs w:val="16"/>
              </w:rPr>
            </w:pPr>
            <w:r w:rsidRPr="008B201F">
              <w:rPr>
                <w:rFonts w:eastAsia="Aptos"/>
                <w:kern w:val="2"/>
                <w:sz w:val="16"/>
                <w:szCs w:val="16"/>
              </w:rPr>
              <w:t>123.60</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4247FD19" w14:textId="77777777" w:rsidR="00232CF6" w:rsidRPr="00DD5F6A" w:rsidRDefault="00232CF6" w:rsidP="004422F2">
            <w:pPr>
              <w:jc w:val="center"/>
              <w:rPr>
                <w:sz w:val="16"/>
                <w:szCs w:val="16"/>
              </w:rPr>
            </w:pPr>
            <w:r w:rsidRPr="008B201F">
              <w:rPr>
                <w:rFonts w:eastAsia="Aptos"/>
                <w:kern w:val="2"/>
                <w:sz w:val="16"/>
                <w:szCs w:val="16"/>
              </w:rPr>
              <w:t>107.02</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5EC591F4" w14:textId="77777777" w:rsidR="00232CF6" w:rsidRPr="00DD5F6A" w:rsidRDefault="00232CF6" w:rsidP="004422F2">
            <w:pPr>
              <w:jc w:val="center"/>
              <w:rPr>
                <w:sz w:val="16"/>
                <w:szCs w:val="16"/>
              </w:rPr>
            </w:pPr>
            <w:r w:rsidRPr="008B201F">
              <w:rPr>
                <w:rFonts w:eastAsia="Aptos"/>
                <w:kern w:val="2"/>
                <w:sz w:val="16"/>
                <w:szCs w:val="16"/>
              </w:rPr>
              <w:t>90.45</w:t>
            </w:r>
          </w:p>
        </w:tc>
      </w:tr>
      <w:tr w:rsidR="00232CF6" w:rsidRPr="00DD5F6A" w14:paraId="14563750"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9C34FC6" w14:textId="77777777" w:rsidR="00232CF6" w:rsidRPr="00DD5F6A" w:rsidRDefault="00232CF6" w:rsidP="004422F2">
            <w:pPr>
              <w:jc w:val="center"/>
              <w:rPr>
                <w:sz w:val="16"/>
                <w:szCs w:val="16"/>
              </w:rPr>
            </w:pPr>
            <w:r w:rsidRPr="00DD5F6A">
              <w:rPr>
                <w:sz w:val="16"/>
                <w:szCs w:val="16"/>
              </w:rPr>
              <w:t>4,020.01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4D83099" w14:textId="77777777" w:rsidR="00232CF6" w:rsidRPr="00DD5F6A" w:rsidRDefault="00232CF6" w:rsidP="004422F2">
            <w:pPr>
              <w:jc w:val="center"/>
              <w:rPr>
                <w:sz w:val="16"/>
                <w:szCs w:val="16"/>
              </w:rPr>
            </w:pPr>
            <w:r w:rsidRPr="00DD5F6A">
              <w:rPr>
                <w:sz w:val="16"/>
                <w:szCs w:val="16"/>
              </w:rPr>
              <w:t>4,060.00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4CD5D55" w14:textId="77777777" w:rsidR="00232CF6" w:rsidRPr="00DD5F6A" w:rsidRDefault="00232CF6" w:rsidP="004422F2">
            <w:pPr>
              <w:jc w:val="center"/>
              <w:rPr>
                <w:sz w:val="16"/>
                <w:szCs w:val="16"/>
              </w:rPr>
            </w:pPr>
            <w:r w:rsidRPr="008B201F">
              <w:rPr>
                <w:rFonts w:eastAsia="Aptos"/>
                <w:kern w:val="2"/>
                <w:sz w:val="16"/>
                <w:szCs w:val="16"/>
              </w:rPr>
              <w:t>124.84</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65827A77" w14:textId="77777777" w:rsidR="00232CF6" w:rsidRPr="00DD5F6A" w:rsidRDefault="00232CF6" w:rsidP="004422F2">
            <w:pPr>
              <w:jc w:val="center"/>
              <w:rPr>
                <w:sz w:val="16"/>
                <w:szCs w:val="16"/>
              </w:rPr>
            </w:pPr>
            <w:r w:rsidRPr="008B201F">
              <w:rPr>
                <w:rFonts w:eastAsia="Aptos"/>
                <w:kern w:val="2"/>
                <w:sz w:val="16"/>
                <w:szCs w:val="16"/>
              </w:rPr>
              <w:t>108.26</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59A11958" w14:textId="77777777" w:rsidR="00232CF6" w:rsidRPr="00DD5F6A" w:rsidRDefault="00232CF6" w:rsidP="004422F2">
            <w:pPr>
              <w:jc w:val="center"/>
              <w:rPr>
                <w:sz w:val="16"/>
                <w:szCs w:val="16"/>
              </w:rPr>
            </w:pPr>
            <w:r w:rsidRPr="008B201F">
              <w:rPr>
                <w:rFonts w:eastAsia="Aptos"/>
                <w:kern w:val="2"/>
                <w:sz w:val="16"/>
                <w:szCs w:val="16"/>
              </w:rPr>
              <w:t>91.68</w:t>
            </w:r>
          </w:p>
        </w:tc>
      </w:tr>
      <w:tr w:rsidR="00232CF6" w:rsidRPr="00DD5F6A" w14:paraId="4E50ACF8"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4A94B295" w14:textId="77777777" w:rsidR="00232CF6" w:rsidRPr="00DD5F6A" w:rsidRDefault="00232CF6" w:rsidP="004422F2">
            <w:pPr>
              <w:jc w:val="center"/>
              <w:rPr>
                <w:sz w:val="16"/>
                <w:szCs w:val="16"/>
              </w:rPr>
            </w:pPr>
            <w:r w:rsidRPr="00DD5F6A">
              <w:rPr>
                <w:sz w:val="16"/>
                <w:szCs w:val="16"/>
              </w:rPr>
              <w:t>4,060.01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593D2A6" w14:textId="77777777" w:rsidR="00232CF6" w:rsidRPr="00DD5F6A" w:rsidRDefault="00232CF6" w:rsidP="004422F2">
            <w:pPr>
              <w:jc w:val="center"/>
              <w:rPr>
                <w:sz w:val="16"/>
                <w:szCs w:val="16"/>
              </w:rPr>
            </w:pPr>
            <w:r w:rsidRPr="00DD5F6A">
              <w:rPr>
                <w:sz w:val="16"/>
                <w:szCs w:val="16"/>
              </w:rPr>
              <w:t>4,100.00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5304FFF2" w14:textId="77777777" w:rsidR="00232CF6" w:rsidRPr="00DD5F6A" w:rsidRDefault="00232CF6" w:rsidP="004422F2">
            <w:pPr>
              <w:jc w:val="center"/>
              <w:rPr>
                <w:sz w:val="16"/>
                <w:szCs w:val="16"/>
              </w:rPr>
            </w:pPr>
            <w:r w:rsidRPr="008B201F">
              <w:rPr>
                <w:rFonts w:eastAsia="Aptos"/>
                <w:kern w:val="2"/>
                <w:sz w:val="16"/>
                <w:szCs w:val="16"/>
              </w:rPr>
              <w:t>126.07</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01DBD85C" w14:textId="77777777" w:rsidR="00232CF6" w:rsidRPr="00DD5F6A" w:rsidRDefault="00232CF6" w:rsidP="004422F2">
            <w:pPr>
              <w:jc w:val="center"/>
              <w:rPr>
                <w:sz w:val="16"/>
                <w:szCs w:val="16"/>
              </w:rPr>
            </w:pPr>
            <w:r w:rsidRPr="008B201F">
              <w:rPr>
                <w:rFonts w:eastAsia="Aptos"/>
                <w:kern w:val="2"/>
                <w:sz w:val="16"/>
                <w:szCs w:val="16"/>
              </w:rPr>
              <w:t>109.50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6A07F50C" w14:textId="77777777" w:rsidR="00232CF6" w:rsidRPr="00DD5F6A" w:rsidRDefault="00232CF6" w:rsidP="004422F2">
            <w:pPr>
              <w:jc w:val="center"/>
              <w:rPr>
                <w:sz w:val="16"/>
                <w:szCs w:val="16"/>
              </w:rPr>
            </w:pPr>
            <w:r w:rsidRPr="008B201F">
              <w:rPr>
                <w:rFonts w:eastAsia="Aptos"/>
                <w:kern w:val="2"/>
                <w:sz w:val="16"/>
                <w:szCs w:val="16"/>
              </w:rPr>
              <w:t>92.92</w:t>
            </w:r>
          </w:p>
        </w:tc>
      </w:tr>
      <w:tr w:rsidR="00232CF6" w:rsidRPr="00DD5F6A" w14:paraId="32EBD466"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08088E3F" w14:textId="77777777" w:rsidR="00232CF6" w:rsidRPr="00DD5F6A" w:rsidRDefault="00232CF6" w:rsidP="004422F2">
            <w:pPr>
              <w:jc w:val="center"/>
              <w:rPr>
                <w:sz w:val="16"/>
                <w:szCs w:val="16"/>
              </w:rPr>
            </w:pPr>
            <w:r w:rsidRPr="00DD5F6A">
              <w:rPr>
                <w:sz w:val="16"/>
                <w:szCs w:val="16"/>
              </w:rPr>
              <w:t>4,100.01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4B45CCCB" w14:textId="77777777" w:rsidR="00232CF6" w:rsidRPr="00DD5F6A" w:rsidRDefault="00232CF6" w:rsidP="004422F2">
            <w:pPr>
              <w:jc w:val="center"/>
              <w:rPr>
                <w:sz w:val="16"/>
                <w:szCs w:val="16"/>
              </w:rPr>
            </w:pPr>
            <w:r w:rsidRPr="00DD5F6A">
              <w:rPr>
                <w:sz w:val="16"/>
                <w:szCs w:val="16"/>
              </w:rPr>
              <w:t>4,140.00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4FCE73A4" w14:textId="77777777" w:rsidR="00232CF6" w:rsidRPr="00DD5F6A" w:rsidRDefault="00232CF6" w:rsidP="004422F2">
            <w:pPr>
              <w:jc w:val="center"/>
              <w:rPr>
                <w:sz w:val="16"/>
                <w:szCs w:val="16"/>
              </w:rPr>
            </w:pPr>
            <w:r w:rsidRPr="008B201F">
              <w:rPr>
                <w:rFonts w:eastAsia="Aptos"/>
                <w:kern w:val="2"/>
                <w:sz w:val="16"/>
                <w:szCs w:val="16"/>
              </w:rPr>
              <w:t>127.31</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3E3749FF" w14:textId="77777777" w:rsidR="00232CF6" w:rsidRPr="00DD5F6A" w:rsidRDefault="00232CF6" w:rsidP="004422F2">
            <w:pPr>
              <w:jc w:val="center"/>
              <w:rPr>
                <w:sz w:val="16"/>
                <w:szCs w:val="16"/>
              </w:rPr>
            </w:pPr>
            <w:r w:rsidRPr="008B201F">
              <w:rPr>
                <w:rFonts w:eastAsia="Aptos"/>
                <w:kern w:val="2"/>
                <w:sz w:val="16"/>
                <w:szCs w:val="16"/>
              </w:rPr>
              <w:t>110.73</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6A1E994B" w14:textId="77777777" w:rsidR="00232CF6" w:rsidRPr="00DD5F6A" w:rsidRDefault="00232CF6" w:rsidP="004422F2">
            <w:pPr>
              <w:jc w:val="center"/>
              <w:rPr>
                <w:sz w:val="16"/>
                <w:szCs w:val="16"/>
              </w:rPr>
            </w:pPr>
            <w:r w:rsidRPr="008B201F">
              <w:rPr>
                <w:rFonts w:eastAsia="Aptos"/>
                <w:kern w:val="2"/>
                <w:sz w:val="16"/>
                <w:szCs w:val="16"/>
              </w:rPr>
              <w:t>94.15</w:t>
            </w:r>
          </w:p>
        </w:tc>
      </w:tr>
      <w:tr w:rsidR="00232CF6" w:rsidRPr="00DD5F6A" w14:paraId="39B2897E"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1C401417" w14:textId="77777777" w:rsidR="00232CF6" w:rsidRPr="00DD5F6A" w:rsidRDefault="00232CF6" w:rsidP="004422F2">
            <w:pPr>
              <w:jc w:val="center"/>
              <w:rPr>
                <w:sz w:val="16"/>
                <w:szCs w:val="16"/>
              </w:rPr>
            </w:pPr>
            <w:r w:rsidRPr="00DD5F6A">
              <w:rPr>
                <w:sz w:val="16"/>
                <w:szCs w:val="16"/>
              </w:rPr>
              <w:t>4,140.01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614F7153" w14:textId="77777777" w:rsidR="00232CF6" w:rsidRPr="00DD5F6A" w:rsidRDefault="00232CF6" w:rsidP="004422F2">
            <w:pPr>
              <w:jc w:val="center"/>
              <w:rPr>
                <w:sz w:val="16"/>
                <w:szCs w:val="16"/>
              </w:rPr>
            </w:pPr>
            <w:r w:rsidRPr="00DD5F6A">
              <w:rPr>
                <w:sz w:val="16"/>
                <w:szCs w:val="16"/>
              </w:rPr>
              <w:t>4,180.00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3FBB551E" w14:textId="77777777" w:rsidR="00232CF6" w:rsidRPr="00DD5F6A" w:rsidRDefault="00232CF6" w:rsidP="004422F2">
            <w:pPr>
              <w:jc w:val="center"/>
              <w:rPr>
                <w:sz w:val="16"/>
                <w:szCs w:val="16"/>
              </w:rPr>
            </w:pPr>
            <w:r w:rsidRPr="008B201F">
              <w:rPr>
                <w:rFonts w:eastAsia="Aptos"/>
                <w:kern w:val="2"/>
                <w:sz w:val="16"/>
                <w:szCs w:val="16"/>
              </w:rPr>
              <w:t>128.54</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10BD432E" w14:textId="77777777" w:rsidR="00232CF6" w:rsidRPr="00DD5F6A" w:rsidRDefault="00232CF6" w:rsidP="004422F2">
            <w:pPr>
              <w:jc w:val="center"/>
              <w:rPr>
                <w:sz w:val="16"/>
                <w:szCs w:val="16"/>
              </w:rPr>
            </w:pPr>
            <w:r w:rsidRPr="008B201F">
              <w:rPr>
                <w:rFonts w:eastAsia="Aptos"/>
                <w:kern w:val="2"/>
                <w:sz w:val="16"/>
                <w:szCs w:val="16"/>
              </w:rPr>
              <w:t>111.97</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47C70909" w14:textId="77777777" w:rsidR="00232CF6" w:rsidRPr="00DD5F6A" w:rsidRDefault="00232CF6" w:rsidP="004422F2">
            <w:pPr>
              <w:jc w:val="center"/>
              <w:rPr>
                <w:sz w:val="16"/>
                <w:szCs w:val="16"/>
              </w:rPr>
            </w:pPr>
            <w:r w:rsidRPr="008B201F">
              <w:rPr>
                <w:rFonts w:eastAsia="Aptos"/>
                <w:kern w:val="2"/>
                <w:sz w:val="16"/>
                <w:szCs w:val="16"/>
              </w:rPr>
              <w:t>95.39</w:t>
            </w:r>
          </w:p>
        </w:tc>
      </w:tr>
      <w:tr w:rsidR="00232CF6" w:rsidRPr="00DD5F6A" w14:paraId="1131A6D1" w14:textId="77777777" w:rsidTr="004422F2">
        <w:trPr>
          <w:trHeight w:val="250"/>
          <w:jc w:val="center"/>
        </w:trPr>
        <w:tc>
          <w:tcPr>
            <w:tcW w:w="1080" w:type="dxa"/>
            <w:tcBorders>
              <w:top w:val="single" w:sz="6" w:space="0" w:color="auto"/>
              <w:left w:val="double" w:sz="6" w:space="0" w:color="auto"/>
              <w:bottom w:val="single" w:sz="6" w:space="0" w:color="auto"/>
              <w:right w:val="single" w:sz="6" w:space="0" w:color="auto"/>
            </w:tcBorders>
            <w:noWrap/>
            <w:vAlign w:val="center"/>
            <w:hideMark/>
          </w:tcPr>
          <w:p w14:paraId="11517DD8" w14:textId="77777777" w:rsidR="00232CF6" w:rsidRPr="00DD5F6A" w:rsidRDefault="00232CF6" w:rsidP="004422F2">
            <w:pPr>
              <w:jc w:val="center"/>
              <w:rPr>
                <w:sz w:val="16"/>
                <w:szCs w:val="16"/>
              </w:rPr>
            </w:pPr>
            <w:r w:rsidRPr="00DD5F6A">
              <w:rPr>
                <w:sz w:val="16"/>
                <w:szCs w:val="16"/>
              </w:rPr>
              <w:t>4,180.01</w:t>
            </w:r>
          </w:p>
        </w:tc>
        <w:tc>
          <w:tcPr>
            <w:tcW w:w="900" w:type="dxa"/>
            <w:tcBorders>
              <w:top w:val="single" w:sz="6" w:space="0" w:color="auto"/>
              <w:left w:val="single" w:sz="6" w:space="0" w:color="auto"/>
              <w:bottom w:val="single" w:sz="6" w:space="0" w:color="auto"/>
              <w:right w:val="single" w:sz="6" w:space="0" w:color="auto"/>
            </w:tcBorders>
            <w:noWrap/>
            <w:vAlign w:val="center"/>
            <w:hideMark/>
          </w:tcPr>
          <w:p w14:paraId="7E557D7D" w14:textId="77777777" w:rsidR="00232CF6" w:rsidRPr="00DD5F6A" w:rsidRDefault="00232CF6" w:rsidP="004422F2">
            <w:pPr>
              <w:jc w:val="center"/>
              <w:rPr>
                <w:sz w:val="16"/>
                <w:szCs w:val="16"/>
              </w:rPr>
            </w:pPr>
            <w:r w:rsidRPr="00DD5F6A">
              <w:rPr>
                <w:sz w:val="16"/>
                <w:szCs w:val="16"/>
              </w:rPr>
              <w:t>4,220.00</w:t>
            </w:r>
          </w:p>
        </w:tc>
        <w:tc>
          <w:tcPr>
            <w:tcW w:w="990" w:type="dxa"/>
            <w:tcBorders>
              <w:top w:val="single" w:sz="6" w:space="0" w:color="auto"/>
              <w:left w:val="single" w:sz="6" w:space="0" w:color="auto"/>
              <w:bottom w:val="single" w:sz="6" w:space="0" w:color="auto"/>
              <w:right w:val="single" w:sz="6" w:space="0" w:color="auto"/>
            </w:tcBorders>
            <w:noWrap/>
            <w:vAlign w:val="bottom"/>
            <w:hideMark/>
          </w:tcPr>
          <w:p w14:paraId="30BC2331" w14:textId="77777777" w:rsidR="00232CF6" w:rsidRPr="00DD5F6A" w:rsidRDefault="00232CF6" w:rsidP="004422F2">
            <w:pPr>
              <w:jc w:val="center"/>
              <w:rPr>
                <w:sz w:val="16"/>
                <w:szCs w:val="16"/>
              </w:rPr>
            </w:pPr>
            <w:r w:rsidRPr="008B201F">
              <w:rPr>
                <w:rFonts w:eastAsia="Aptos"/>
                <w:kern w:val="2"/>
                <w:sz w:val="16"/>
                <w:szCs w:val="16"/>
              </w:rPr>
              <w:t>129.78</w:t>
            </w:r>
          </w:p>
        </w:tc>
        <w:tc>
          <w:tcPr>
            <w:tcW w:w="900" w:type="dxa"/>
            <w:tcBorders>
              <w:top w:val="single" w:sz="6" w:space="0" w:color="auto"/>
              <w:left w:val="single" w:sz="6" w:space="0" w:color="auto"/>
              <w:bottom w:val="single" w:sz="6" w:space="0" w:color="auto"/>
              <w:right w:val="single" w:sz="6" w:space="0" w:color="auto"/>
            </w:tcBorders>
            <w:noWrap/>
            <w:vAlign w:val="bottom"/>
            <w:hideMark/>
          </w:tcPr>
          <w:p w14:paraId="3C9ECF2A" w14:textId="77777777" w:rsidR="00232CF6" w:rsidRPr="00DD5F6A" w:rsidRDefault="00232CF6" w:rsidP="004422F2">
            <w:pPr>
              <w:jc w:val="center"/>
              <w:rPr>
                <w:sz w:val="16"/>
                <w:szCs w:val="16"/>
              </w:rPr>
            </w:pPr>
            <w:r w:rsidRPr="008B201F">
              <w:rPr>
                <w:rFonts w:eastAsia="Aptos"/>
                <w:kern w:val="2"/>
                <w:sz w:val="16"/>
                <w:szCs w:val="16"/>
              </w:rPr>
              <w:t>113.20</w:t>
            </w:r>
          </w:p>
        </w:tc>
        <w:tc>
          <w:tcPr>
            <w:tcW w:w="990" w:type="dxa"/>
            <w:tcBorders>
              <w:top w:val="single" w:sz="6" w:space="0" w:color="auto"/>
              <w:left w:val="single" w:sz="6" w:space="0" w:color="auto"/>
              <w:bottom w:val="single" w:sz="6" w:space="0" w:color="auto"/>
              <w:right w:val="double" w:sz="6" w:space="0" w:color="auto"/>
            </w:tcBorders>
            <w:noWrap/>
            <w:vAlign w:val="bottom"/>
            <w:hideMark/>
          </w:tcPr>
          <w:p w14:paraId="337E5939" w14:textId="77777777" w:rsidR="00232CF6" w:rsidRPr="00DD5F6A" w:rsidRDefault="00232CF6" w:rsidP="004422F2">
            <w:pPr>
              <w:jc w:val="center"/>
              <w:rPr>
                <w:sz w:val="16"/>
                <w:szCs w:val="16"/>
              </w:rPr>
            </w:pPr>
            <w:r w:rsidRPr="008B201F">
              <w:rPr>
                <w:rFonts w:eastAsia="Aptos"/>
                <w:kern w:val="2"/>
                <w:sz w:val="16"/>
                <w:szCs w:val="16"/>
              </w:rPr>
              <w:t>96.63</w:t>
            </w:r>
          </w:p>
        </w:tc>
      </w:tr>
      <w:tr w:rsidR="00232CF6" w:rsidRPr="00DD5F6A" w14:paraId="4A01CBBF" w14:textId="77777777" w:rsidTr="004422F2">
        <w:trPr>
          <w:trHeight w:val="250"/>
          <w:jc w:val="center"/>
        </w:trPr>
        <w:tc>
          <w:tcPr>
            <w:tcW w:w="1080" w:type="dxa"/>
            <w:tcBorders>
              <w:top w:val="single" w:sz="6" w:space="0" w:color="auto"/>
              <w:left w:val="double" w:sz="6" w:space="0" w:color="auto"/>
              <w:bottom w:val="double" w:sz="6" w:space="0" w:color="auto"/>
              <w:right w:val="single" w:sz="6" w:space="0" w:color="auto"/>
            </w:tcBorders>
            <w:noWrap/>
            <w:vAlign w:val="center"/>
            <w:hideMark/>
          </w:tcPr>
          <w:p w14:paraId="38D961DD" w14:textId="77777777" w:rsidR="00232CF6" w:rsidRPr="00DD5F6A" w:rsidRDefault="00232CF6" w:rsidP="004422F2">
            <w:pPr>
              <w:jc w:val="center"/>
              <w:rPr>
                <w:sz w:val="16"/>
                <w:szCs w:val="16"/>
              </w:rPr>
            </w:pPr>
          </w:p>
        </w:tc>
        <w:tc>
          <w:tcPr>
            <w:tcW w:w="900" w:type="dxa"/>
            <w:tcBorders>
              <w:top w:val="single" w:sz="6" w:space="0" w:color="auto"/>
              <w:left w:val="single" w:sz="6" w:space="0" w:color="auto"/>
              <w:bottom w:val="double" w:sz="6" w:space="0" w:color="auto"/>
              <w:right w:val="single" w:sz="6" w:space="0" w:color="auto"/>
            </w:tcBorders>
            <w:noWrap/>
            <w:vAlign w:val="center"/>
            <w:hideMark/>
          </w:tcPr>
          <w:p w14:paraId="068C2F22" w14:textId="77777777" w:rsidR="00232CF6" w:rsidRPr="00DD5F6A" w:rsidRDefault="00232CF6" w:rsidP="004422F2">
            <w:pPr>
              <w:jc w:val="center"/>
              <w:rPr>
                <w:sz w:val="16"/>
                <w:szCs w:val="16"/>
              </w:rPr>
            </w:pPr>
          </w:p>
        </w:tc>
        <w:tc>
          <w:tcPr>
            <w:tcW w:w="2880" w:type="dxa"/>
            <w:gridSpan w:val="3"/>
            <w:tcBorders>
              <w:top w:val="single" w:sz="6" w:space="0" w:color="auto"/>
              <w:left w:val="single" w:sz="6" w:space="0" w:color="auto"/>
              <w:bottom w:val="double" w:sz="6" w:space="0" w:color="auto"/>
              <w:right w:val="double" w:sz="6" w:space="0" w:color="auto"/>
            </w:tcBorders>
            <w:noWrap/>
            <w:vAlign w:val="center"/>
            <w:hideMark/>
          </w:tcPr>
          <w:p w14:paraId="4AF8E8A4" w14:textId="77777777" w:rsidR="00232CF6" w:rsidRPr="00DD5F6A" w:rsidRDefault="00232CF6" w:rsidP="004422F2">
            <w:pPr>
              <w:jc w:val="center"/>
              <w:rPr>
                <w:i/>
                <w:iCs/>
                <w:sz w:val="16"/>
                <w:szCs w:val="16"/>
              </w:rPr>
            </w:pPr>
            <w:r w:rsidRPr="00DD5F6A">
              <w:rPr>
                <w:i/>
                <w:iCs/>
                <w:sz w:val="16"/>
                <w:szCs w:val="16"/>
              </w:rPr>
              <w:t>(Add 3.09% for amounts in excess of $4,220)</w:t>
            </w:r>
          </w:p>
        </w:tc>
      </w:tr>
    </w:tbl>
    <w:p w14:paraId="76FCD0AE" w14:textId="77777777" w:rsidR="00715378" w:rsidRDefault="00715378" w:rsidP="00715378">
      <w:pPr>
        <w:pStyle w:val="A"/>
        <w:rPr>
          <w:highlight w:val="yellow"/>
        </w:rPr>
      </w:pPr>
    </w:p>
    <w:tbl>
      <w:tblPr>
        <w:tblW w:w="4860"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4A0" w:firstRow="1" w:lastRow="0" w:firstColumn="1" w:lastColumn="0" w:noHBand="0" w:noVBand="1"/>
      </w:tblPr>
      <w:tblGrid>
        <w:gridCol w:w="1057"/>
        <w:gridCol w:w="990"/>
        <w:gridCol w:w="923"/>
        <w:gridCol w:w="877"/>
        <w:gridCol w:w="1013"/>
      </w:tblGrid>
      <w:tr w:rsidR="00232CF6" w:rsidRPr="00DD5F6A" w14:paraId="18AB66C8" w14:textId="77777777" w:rsidTr="004422F2">
        <w:trPr>
          <w:trHeight w:val="250"/>
          <w:tblHeader/>
          <w:jc w:val="center"/>
        </w:trPr>
        <w:tc>
          <w:tcPr>
            <w:tcW w:w="4860" w:type="dxa"/>
            <w:gridSpan w:val="5"/>
            <w:shd w:val="clear" w:color="000000" w:fill="C0C0C0"/>
            <w:noWrap/>
            <w:vAlign w:val="center"/>
            <w:hideMark/>
          </w:tcPr>
          <w:p w14:paraId="15E54C43" w14:textId="77777777" w:rsidR="00232CF6" w:rsidRPr="00DD5F6A" w:rsidRDefault="00232CF6" w:rsidP="004422F2">
            <w:pPr>
              <w:jc w:val="center"/>
              <w:rPr>
                <w:b/>
                <w:bCs/>
                <w:sz w:val="16"/>
                <w:szCs w:val="16"/>
              </w:rPr>
            </w:pPr>
            <w:r w:rsidRPr="00DD5F6A">
              <w:rPr>
                <w:b/>
                <w:bCs/>
                <w:sz w:val="16"/>
                <w:szCs w:val="16"/>
              </w:rPr>
              <w:t>Monthly Louisiana Income Tax Withholding Table</w:t>
            </w:r>
          </w:p>
        </w:tc>
      </w:tr>
      <w:tr w:rsidR="00232CF6" w:rsidRPr="00DD5F6A" w14:paraId="178F469B" w14:textId="77777777" w:rsidTr="004422F2">
        <w:trPr>
          <w:trHeight w:val="250"/>
          <w:tblHeader/>
          <w:jc w:val="center"/>
        </w:trPr>
        <w:tc>
          <w:tcPr>
            <w:tcW w:w="2047" w:type="dxa"/>
            <w:gridSpan w:val="2"/>
            <w:shd w:val="clear" w:color="000000" w:fill="C0C0C0"/>
            <w:noWrap/>
            <w:vAlign w:val="center"/>
            <w:hideMark/>
          </w:tcPr>
          <w:p w14:paraId="0292C23A" w14:textId="77777777" w:rsidR="00232CF6" w:rsidRPr="00DD5F6A" w:rsidRDefault="00232CF6" w:rsidP="004422F2">
            <w:pPr>
              <w:rPr>
                <w:b/>
                <w:bCs/>
                <w:sz w:val="16"/>
                <w:szCs w:val="16"/>
              </w:rPr>
            </w:pPr>
            <w:r w:rsidRPr="00DD5F6A">
              <w:rPr>
                <w:b/>
                <w:bCs/>
                <w:sz w:val="16"/>
                <w:szCs w:val="16"/>
              </w:rPr>
              <w:t>Standard Deduction:</w:t>
            </w:r>
          </w:p>
        </w:tc>
        <w:tc>
          <w:tcPr>
            <w:tcW w:w="923" w:type="dxa"/>
            <w:shd w:val="clear" w:color="000000" w:fill="C0C0C0"/>
            <w:noWrap/>
            <w:vAlign w:val="center"/>
            <w:hideMark/>
          </w:tcPr>
          <w:p w14:paraId="5331EE0E" w14:textId="77777777" w:rsidR="00232CF6" w:rsidRPr="00DD5F6A" w:rsidRDefault="00232CF6" w:rsidP="004422F2">
            <w:pPr>
              <w:jc w:val="center"/>
              <w:rPr>
                <w:b/>
                <w:bCs/>
                <w:sz w:val="16"/>
                <w:szCs w:val="16"/>
              </w:rPr>
            </w:pPr>
            <w:r w:rsidRPr="00DD5F6A">
              <w:rPr>
                <w:b/>
                <w:bCs/>
                <w:sz w:val="16"/>
                <w:szCs w:val="16"/>
              </w:rPr>
              <w:t>0</w:t>
            </w:r>
          </w:p>
        </w:tc>
        <w:tc>
          <w:tcPr>
            <w:tcW w:w="877" w:type="dxa"/>
            <w:shd w:val="clear" w:color="000000" w:fill="C0C0C0"/>
            <w:noWrap/>
            <w:vAlign w:val="center"/>
            <w:hideMark/>
          </w:tcPr>
          <w:p w14:paraId="3D8677C3" w14:textId="77777777" w:rsidR="00232CF6" w:rsidRPr="00DD5F6A" w:rsidRDefault="00232CF6" w:rsidP="004422F2">
            <w:pPr>
              <w:jc w:val="center"/>
              <w:rPr>
                <w:b/>
                <w:bCs/>
                <w:sz w:val="16"/>
                <w:szCs w:val="16"/>
              </w:rPr>
            </w:pPr>
            <w:r w:rsidRPr="00DD5F6A">
              <w:rPr>
                <w:b/>
                <w:bCs/>
                <w:sz w:val="16"/>
                <w:szCs w:val="16"/>
              </w:rPr>
              <w:t>1</w:t>
            </w:r>
          </w:p>
        </w:tc>
        <w:tc>
          <w:tcPr>
            <w:tcW w:w="1013" w:type="dxa"/>
            <w:shd w:val="clear" w:color="000000" w:fill="C0C0C0"/>
            <w:noWrap/>
            <w:vAlign w:val="center"/>
            <w:hideMark/>
          </w:tcPr>
          <w:p w14:paraId="6AAD5B2A" w14:textId="77777777" w:rsidR="00232CF6" w:rsidRPr="00DD5F6A" w:rsidRDefault="00232CF6" w:rsidP="004422F2">
            <w:pPr>
              <w:jc w:val="center"/>
              <w:rPr>
                <w:b/>
                <w:bCs/>
                <w:sz w:val="16"/>
                <w:szCs w:val="16"/>
              </w:rPr>
            </w:pPr>
            <w:r w:rsidRPr="00DD5F6A">
              <w:rPr>
                <w:b/>
                <w:bCs/>
                <w:sz w:val="16"/>
                <w:szCs w:val="16"/>
              </w:rPr>
              <w:t>2</w:t>
            </w:r>
          </w:p>
        </w:tc>
      </w:tr>
      <w:tr w:rsidR="00232CF6" w:rsidRPr="00DD5F6A" w14:paraId="73DA1A30" w14:textId="77777777" w:rsidTr="004422F2">
        <w:trPr>
          <w:trHeight w:val="250"/>
          <w:tblHeader/>
          <w:jc w:val="center"/>
        </w:trPr>
        <w:tc>
          <w:tcPr>
            <w:tcW w:w="2047" w:type="dxa"/>
            <w:gridSpan w:val="2"/>
            <w:shd w:val="clear" w:color="000000" w:fill="C0C0C0"/>
            <w:noWrap/>
            <w:vAlign w:val="center"/>
            <w:hideMark/>
          </w:tcPr>
          <w:p w14:paraId="6E9474CF" w14:textId="77777777" w:rsidR="00232CF6" w:rsidRPr="00DD5F6A" w:rsidRDefault="00232CF6" w:rsidP="004422F2">
            <w:pPr>
              <w:rPr>
                <w:b/>
                <w:bCs/>
                <w:sz w:val="16"/>
                <w:szCs w:val="16"/>
              </w:rPr>
            </w:pPr>
            <w:r w:rsidRPr="00DD5F6A">
              <w:rPr>
                <w:b/>
                <w:bCs/>
                <w:sz w:val="16"/>
                <w:szCs w:val="16"/>
              </w:rPr>
              <w:t>Salary Range:</w:t>
            </w:r>
          </w:p>
        </w:tc>
        <w:tc>
          <w:tcPr>
            <w:tcW w:w="923" w:type="dxa"/>
            <w:shd w:val="clear" w:color="000000" w:fill="C0C0C0"/>
            <w:noWrap/>
            <w:vAlign w:val="center"/>
            <w:hideMark/>
          </w:tcPr>
          <w:p w14:paraId="5052147F" w14:textId="77777777" w:rsidR="00232CF6" w:rsidRPr="00DD5F6A" w:rsidRDefault="00232CF6" w:rsidP="004422F2">
            <w:pPr>
              <w:jc w:val="center"/>
              <w:rPr>
                <w:sz w:val="16"/>
                <w:szCs w:val="16"/>
              </w:rPr>
            </w:pPr>
          </w:p>
        </w:tc>
        <w:tc>
          <w:tcPr>
            <w:tcW w:w="877" w:type="dxa"/>
            <w:shd w:val="clear" w:color="000000" w:fill="C0C0C0"/>
            <w:noWrap/>
            <w:vAlign w:val="center"/>
            <w:hideMark/>
          </w:tcPr>
          <w:p w14:paraId="77E92A2B" w14:textId="77777777" w:rsidR="00232CF6" w:rsidRPr="00DD5F6A" w:rsidRDefault="00232CF6" w:rsidP="004422F2">
            <w:pPr>
              <w:jc w:val="center"/>
              <w:rPr>
                <w:sz w:val="16"/>
                <w:szCs w:val="16"/>
              </w:rPr>
            </w:pPr>
          </w:p>
        </w:tc>
        <w:tc>
          <w:tcPr>
            <w:tcW w:w="1013" w:type="dxa"/>
            <w:shd w:val="clear" w:color="000000" w:fill="C0C0C0"/>
            <w:noWrap/>
            <w:vAlign w:val="center"/>
            <w:hideMark/>
          </w:tcPr>
          <w:p w14:paraId="4703B240" w14:textId="77777777" w:rsidR="00232CF6" w:rsidRPr="00DD5F6A" w:rsidRDefault="00232CF6" w:rsidP="004422F2">
            <w:pPr>
              <w:jc w:val="center"/>
              <w:rPr>
                <w:sz w:val="16"/>
                <w:szCs w:val="16"/>
              </w:rPr>
            </w:pPr>
          </w:p>
        </w:tc>
      </w:tr>
      <w:tr w:rsidR="00232CF6" w:rsidRPr="00DD5F6A" w14:paraId="615E0A60" w14:textId="77777777" w:rsidTr="004422F2">
        <w:trPr>
          <w:trHeight w:val="260"/>
          <w:tblHeader/>
          <w:jc w:val="center"/>
        </w:trPr>
        <w:tc>
          <w:tcPr>
            <w:tcW w:w="1057" w:type="dxa"/>
            <w:shd w:val="clear" w:color="000000" w:fill="C0C0C0"/>
            <w:noWrap/>
            <w:vAlign w:val="center"/>
            <w:hideMark/>
          </w:tcPr>
          <w:p w14:paraId="112B9495" w14:textId="77777777" w:rsidR="00232CF6" w:rsidRPr="00DD5F6A" w:rsidRDefault="00232CF6" w:rsidP="004422F2">
            <w:pPr>
              <w:jc w:val="center"/>
              <w:rPr>
                <w:b/>
                <w:bCs/>
                <w:sz w:val="16"/>
                <w:szCs w:val="16"/>
              </w:rPr>
            </w:pPr>
            <w:r w:rsidRPr="00DD5F6A">
              <w:rPr>
                <w:b/>
                <w:bCs/>
                <w:sz w:val="16"/>
                <w:szCs w:val="16"/>
              </w:rPr>
              <w:t>Min</w:t>
            </w:r>
          </w:p>
        </w:tc>
        <w:tc>
          <w:tcPr>
            <w:tcW w:w="990" w:type="dxa"/>
            <w:shd w:val="clear" w:color="000000" w:fill="C0C0C0"/>
            <w:noWrap/>
            <w:vAlign w:val="center"/>
            <w:hideMark/>
          </w:tcPr>
          <w:p w14:paraId="4FEFD665" w14:textId="77777777" w:rsidR="00232CF6" w:rsidRPr="00DD5F6A" w:rsidRDefault="00232CF6" w:rsidP="004422F2">
            <w:pPr>
              <w:jc w:val="center"/>
              <w:rPr>
                <w:b/>
                <w:bCs/>
                <w:sz w:val="16"/>
                <w:szCs w:val="16"/>
              </w:rPr>
            </w:pPr>
            <w:r w:rsidRPr="00DD5F6A">
              <w:rPr>
                <w:b/>
                <w:bCs/>
                <w:sz w:val="16"/>
                <w:szCs w:val="16"/>
              </w:rPr>
              <w:t>Max</w:t>
            </w:r>
          </w:p>
        </w:tc>
        <w:tc>
          <w:tcPr>
            <w:tcW w:w="923" w:type="dxa"/>
            <w:shd w:val="clear" w:color="000000" w:fill="C0C0C0"/>
            <w:noWrap/>
            <w:vAlign w:val="center"/>
            <w:hideMark/>
          </w:tcPr>
          <w:p w14:paraId="3F00B85C" w14:textId="77777777" w:rsidR="00232CF6" w:rsidRPr="00DD5F6A" w:rsidRDefault="00232CF6" w:rsidP="004422F2">
            <w:pPr>
              <w:jc w:val="center"/>
              <w:rPr>
                <w:sz w:val="16"/>
                <w:szCs w:val="16"/>
              </w:rPr>
            </w:pPr>
          </w:p>
        </w:tc>
        <w:tc>
          <w:tcPr>
            <w:tcW w:w="877" w:type="dxa"/>
            <w:shd w:val="clear" w:color="000000" w:fill="C0C0C0"/>
            <w:noWrap/>
            <w:vAlign w:val="center"/>
            <w:hideMark/>
          </w:tcPr>
          <w:p w14:paraId="19AD68D5" w14:textId="77777777" w:rsidR="00232CF6" w:rsidRPr="00DD5F6A" w:rsidRDefault="00232CF6" w:rsidP="004422F2">
            <w:pPr>
              <w:jc w:val="center"/>
              <w:rPr>
                <w:i/>
                <w:iCs/>
                <w:sz w:val="16"/>
                <w:szCs w:val="16"/>
              </w:rPr>
            </w:pPr>
          </w:p>
        </w:tc>
        <w:tc>
          <w:tcPr>
            <w:tcW w:w="1013" w:type="dxa"/>
            <w:shd w:val="clear" w:color="000000" w:fill="C0C0C0"/>
            <w:noWrap/>
            <w:vAlign w:val="center"/>
            <w:hideMark/>
          </w:tcPr>
          <w:p w14:paraId="2C9B6AD4" w14:textId="77777777" w:rsidR="00232CF6" w:rsidRPr="00DD5F6A" w:rsidRDefault="00232CF6" w:rsidP="004422F2">
            <w:pPr>
              <w:jc w:val="center"/>
              <w:rPr>
                <w:sz w:val="16"/>
                <w:szCs w:val="16"/>
              </w:rPr>
            </w:pPr>
          </w:p>
        </w:tc>
      </w:tr>
      <w:tr w:rsidR="00232CF6" w:rsidRPr="00DD5F6A" w14:paraId="05784F80" w14:textId="77777777" w:rsidTr="004422F2">
        <w:trPr>
          <w:trHeight w:val="250"/>
          <w:jc w:val="center"/>
        </w:trPr>
        <w:tc>
          <w:tcPr>
            <w:tcW w:w="1057" w:type="dxa"/>
            <w:noWrap/>
            <w:vAlign w:val="center"/>
            <w:hideMark/>
          </w:tcPr>
          <w:p w14:paraId="6FC0EA07" w14:textId="77777777" w:rsidR="00232CF6" w:rsidRPr="00DD5F6A" w:rsidRDefault="00232CF6" w:rsidP="004422F2">
            <w:pPr>
              <w:jc w:val="center"/>
              <w:rPr>
                <w:sz w:val="16"/>
                <w:szCs w:val="16"/>
              </w:rPr>
            </w:pPr>
            <w:r w:rsidRPr="00DD5F6A">
              <w:rPr>
                <w:sz w:val="16"/>
                <w:szCs w:val="16"/>
              </w:rPr>
              <w:t>0.00</w:t>
            </w:r>
          </w:p>
        </w:tc>
        <w:tc>
          <w:tcPr>
            <w:tcW w:w="990" w:type="dxa"/>
            <w:noWrap/>
            <w:vAlign w:val="center"/>
            <w:hideMark/>
          </w:tcPr>
          <w:p w14:paraId="56DEF09F" w14:textId="77777777" w:rsidR="00232CF6" w:rsidRPr="00DD5F6A" w:rsidRDefault="00232CF6" w:rsidP="004422F2">
            <w:pPr>
              <w:jc w:val="center"/>
              <w:rPr>
                <w:sz w:val="16"/>
                <w:szCs w:val="16"/>
              </w:rPr>
            </w:pPr>
            <w:r w:rsidRPr="00DD5F6A">
              <w:rPr>
                <w:sz w:val="16"/>
                <w:szCs w:val="16"/>
              </w:rPr>
              <w:t>200.00</w:t>
            </w:r>
          </w:p>
        </w:tc>
        <w:tc>
          <w:tcPr>
            <w:tcW w:w="923" w:type="dxa"/>
            <w:noWrap/>
            <w:vAlign w:val="bottom"/>
            <w:hideMark/>
          </w:tcPr>
          <w:p w14:paraId="41C1FB1F" w14:textId="77777777" w:rsidR="00232CF6" w:rsidRPr="00DD5F6A" w:rsidRDefault="00232CF6" w:rsidP="004422F2">
            <w:pPr>
              <w:jc w:val="center"/>
              <w:rPr>
                <w:sz w:val="16"/>
                <w:szCs w:val="16"/>
              </w:rPr>
            </w:pPr>
            <w:r w:rsidRPr="008B201F">
              <w:rPr>
                <w:rFonts w:eastAsia="Aptos"/>
                <w:kern w:val="2"/>
                <w:sz w:val="16"/>
                <w:szCs w:val="16"/>
              </w:rPr>
              <w:t>3.09</w:t>
            </w:r>
          </w:p>
        </w:tc>
        <w:tc>
          <w:tcPr>
            <w:tcW w:w="877" w:type="dxa"/>
            <w:noWrap/>
            <w:vAlign w:val="bottom"/>
            <w:hideMark/>
          </w:tcPr>
          <w:p w14:paraId="49CBBBAA" w14:textId="77777777" w:rsidR="00232CF6" w:rsidRPr="00DD5F6A" w:rsidRDefault="00232CF6" w:rsidP="004422F2">
            <w:pPr>
              <w:jc w:val="center"/>
              <w:rPr>
                <w:sz w:val="16"/>
                <w:szCs w:val="16"/>
              </w:rPr>
            </w:pPr>
            <w:r w:rsidRPr="008B201F">
              <w:rPr>
                <w:rFonts w:eastAsia="Aptos"/>
                <w:kern w:val="2"/>
                <w:sz w:val="16"/>
                <w:szCs w:val="16"/>
              </w:rPr>
              <w:t>0.00</w:t>
            </w:r>
          </w:p>
        </w:tc>
        <w:tc>
          <w:tcPr>
            <w:tcW w:w="1013" w:type="dxa"/>
            <w:noWrap/>
            <w:vAlign w:val="bottom"/>
            <w:hideMark/>
          </w:tcPr>
          <w:p w14:paraId="27EB35B6"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18C1AC30" w14:textId="77777777" w:rsidTr="004422F2">
        <w:trPr>
          <w:trHeight w:val="250"/>
          <w:jc w:val="center"/>
        </w:trPr>
        <w:tc>
          <w:tcPr>
            <w:tcW w:w="1057" w:type="dxa"/>
            <w:noWrap/>
            <w:vAlign w:val="center"/>
            <w:hideMark/>
          </w:tcPr>
          <w:p w14:paraId="738EA6CE" w14:textId="77777777" w:rsidR="00232CF6" w:rsidRPr="00DD5F6A" w:rsidRDefault="00232CF6" w:rsidP="004422F2">
            <w:pPr>
              <w:jc w:val="center"/>
              <w:rPr>
                <w:sz w:val="16"/>
                <w:szCs w:val="16"/>
              </w:rPr>
            </w:pPr>
            <w:r w:rsidRPr="00DD5F6A">
              <w:rPr>
                <w:sz w:val="16"/>
                <w:szCs w:val="16"/>
              </w:rPr>
              <w:t>200.01</w:t>
            </w:r>
          </w:p>
        </w:tc>
        <w:tc>
          <w:tcPr>
            <w:tcW w:w="990" w:type="dxa"/>
            <w:noWrap/>
            <w:vAlign w:val="center"/>
            <w:hideMark/>
          </w:tcPr>
          <w:p w14:paraId="42A22DB6" w14:textId="77777777" w:rsidR="00232CF6" w:rsidRPr="00DD5F6A" w:rsidRDefault="00232CF6" w:rsidP="004422F2">
            <w:pPr>
              <w:jc w:val="center"/>
              <w:rPr>
                <w:sz w:val="16"/>
                <w:szCs w:val="16"/>
              </w:rPr>
            </w:pPr>
            <w:r w:rsidRPr="00DD5F6A">
              <w:rPr>
                <w:sz w:val="16"/>
                <w:szCs w:val="16"/>
              </w:rPr>
              <w:t>280.00</w:t>
            </w:r>
          </w:p>
        </w:tc>
        <w:tc>
          <w:tcPr>
            <w:tcW w:w="923" w:type="dxa"/>
            <w:noWrap/>
            <w:vAlign w:val="bottom"/>
            <w:hideMark/>
          </w:tcPr>
          <w:p w14:paraId="62C08924" w14:textId="77777777" w:rsidR="00232CF6" w:rsidRPr="00DD5F6A" w:rsidRDefault="00232CF6" w:rsidP="004422F2">
            <w:pPr>
              <w:jc w:val="center"/>
              <w:rPr>
                <w:sz w:val="16"/>
                <w:szCs w:val="16"/>
              </w:rPr>
            </w:pPr>
            <w:r w:rsidRPr="008B201F">
              <w:rPr>
                <w:rFonts w:eastAsia="Aptos"/>
                <w:kern w:val="2"/>
                <w:sz w:val="16"/>
                <w:szCs w:val="16"/>
              </w:rPr>
              <w:t>7.42</w:t>
            </w:r>
          </w:p>
        </w:tc>
        <w:tc>
          <w:tcPr>
            <w:tcW w:w="877" w:type="dxa"/>
            <w:noWrap/>
            <w:vAlign w:val="bottom"/>
            <w:hideMark/>
          </w:tcPr>
          <w:p w14:paraId="0F5A04BF" w14:textId="77777777" w:rsidR="00232CF6" w:rsidRPr="00DD5F6A" w:rsidRDefault="00232CF6" w:rsidP="004422F2">
            <w:pPr>
              <w:jc w:val="center"/>
              <w:rPr>
                <w:sz w:val="16"/>
                <w:szCs w:val="16"/>
              </w:rPr>
            </w:pPr>
            <w:r w:rsidRPr="008B201F">
              <w:rPr>
                <w:rFonts w:eastAsia="Aptos"/>
                <w:kern w:val="2"/>
                <w:sz w:val="16"/>
                <w:szCs w:val="16"/>
              </w:rPr>
              <w:t>0.00</w:t>
            </w:r>
          </w:p>
        </w:tc>
        <w:tc>
          <w:tcPr>
            <w:tcW w:w="1013" w:type="dxa"/>
            <w:noWrap/>
            <w:vAlign w:val="bottom"/>
            <w:hideMark/>
          </w:tcPr>
          <w:p w14:paraId="0B74BEA0"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66A662FE" w14:textId="77777777" w:rsidTr="004422F2">
        <w:trPr>
          <w:trHeight w:val="250"/>
          <w:jc w:val="center"/>
        </w:trPr>
        <w:tc>
          <w:tcPr>
            <w:tcW w:w="1057" w:type="dxa"/>
            <w:noWrap/>
            <w:vAlign w:val="center"/>
            <w:hideMark/>
          </w:tcPr>
          <w:p w14:paraId="58F7596B" w14:textId="77777777" w:rsidR="00232CF6" w:rsidRPr="00DD5F6A" w:rsidRDefault="00232CF6" w:rsidP="004422F2">
            <w:pPr>
              <w:jc w:val="center"/>
              <w:rPr>
                <w:sz w:val="16"/>
                <w:szCs w:val="16"/>
              </w:rPr>
            </w:pPr>
            <w:r w:rsidRPr="00DD5F6A">
              <w:rPr>
                <w:sz w:val="16"/>
                <w:szCs w:val="16"/>
              </w:rPr>
              <w:t>280.01</w:t>
            </w:r>
          </w:p>
        </w:tc>
        <w:tc>
          <w:tcPr>
            <w:tcW w:w="990" w:type="dxa"/>
            <w:noWrap/>
            <w:vAlign w:val="center"/>
            <w:hideMark/>
          </w:tcPr>
          <w:p w14:paraId="242E4F9D" w14:textId="77777777" w:rsidR="00232CF6" w:rsidRPr="00DD5F6A" w:rsidRDefault="00232CF6" w:rsidP="004422F2">
            <w:pPr>
              <w:jc w:val="center"/>
              <w:rPr>
                <w:sz w:val="16"/>
                <w:szCs w:val="16"/>
              </w:rPr>
            </w:pPr>
            <w:r w:rsidRPr="00DD5F6A">
              <w:rPr>
                <w:sz w:val="16"/>
                <w:szCs w:val="16"/>
              </w:rPr>
              <w:t>360.00</w:t>
            </w:r>
          </w:p>
        </w:tc>
        <w:tc>
          <w:tcPr>
            <w:tcW w:w="923" w:type="dxa"/>
            <w:noWrap/>
            <w:vAlign w:val="bottom"/>
            <w:hideMark/>
          </w:tcPr>
          <w:p w14:paraId="1FB10989" w14:textId="77777777" w:rsidR="00232CF6" w:rsidRPr="00DD5F6A" w:rsidRDefault="00232CF6" w:rsidP="004422F2">
            <w:pPr>
              <w:jc w:val="center"/>
              <w:rPr>
                <w:sz w:val="16"/>
                <w:szCs w:val="16"/>
              </w:rPr>
            </w:pPr>
            <w:r w:rsidRPr="008B201F">
              <w:rPr>
                <w:rFonts w:eastAsia="Aptos"/>
                <w:kern w:val="2"/>
                <w:sz w:val="16"/>
                <w:szCs w:val="16"/>
              </w:rPr>
              <w:t>9.89</w:t>
            </w:r>
          </w:p>
        </w:tc>
        <w:tc>
          <w:tcPr>
            <w:tcW w:w="877" w:type="dxa"/>
            <w:noWrap/>
            <w:vAlign w:val="bottom"/>
            <w:hideMark/>
          </w:tcPr>
          <w:p w14:paraId="65C79BE4" w14:textId="77777777" w:rsidR="00232CF6" w:rsidRPr="00DD5F6A" w:rsidRDefault="00232CF6" w:rsidP="004422F2">
            <w:pPr>
              <w:jc w:val="center"/>
              <w:rPr>
                <w:sz w:val="16"/>
                <w:szCs w:val="16"/>
              </w:rPr>
            </w:pPr>
            <w:r w:rsidRPr="008B201F">
              <w:rPr>
                <w:rFonts w:eastAsia="Aptos"/>
                <w:kern w:val="2"/>
                <w:sz w:val="16"/>
                <w:szCs w:val="16"/>
              </w:rPr>
              <w:t>0.00</w:t>
            </w:r>
          </w:p>
        </w:tc>
        <w:tc>
          <w:tcPr>
            <w:tcW w:w="1013" w:type="dxa"/>
            <w:noWrap/>
            <w:vAlign w:val="bottom"/>
            <w:hideMark/>
          </w:tcPr>
          <w:p w14:paraId="35B472D7"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1985CF86" w14:textId="77777777" w:rsidTr="004422F2">
        <w:trPr>
          <w:trHeight w:val="250"/>
          <w:jc w:val="center"/>
        </w:trPr>
        <w:tc>
          <w:tcPr>
            <w:tcW w:w="1057" w:type="dxa"/>
            <w:noWrap/>
            <w:vAlign w:val="center"/>
            <w:hideMark/>
          </w:tcPr>
          <w:p w14:paraId="18308FA7" w14:textId="77777777" w:rsidR="00232CF6" w:rsidRPr="00DD5F6A" w:rsidRDefault="00232CF6" w:rsidP="004422F2">
            <w:pPr>
              <w:jc w:val="center"/>
              <w:rPr>
                <w:sz w:val="16"/>
                <w:szCs w:val="16"/>
              </w:rPr>
            </w:pPr>
            <w:r w:rsidRPr="00DD5F6A">
              <w:rPr>
                <w:sz w:val="16"/>
                <w:szCs w:val="16"/>
              </w:rPr>
              <w:t>360.01</w:t>
            </w:r>
          </w:p>
        </w:tc>
        <w:tc>
          <w:tcPr>
            <w:tcW w:w="990" w:type="dxa"/>
            <w:noWrap/>
            <w:vAlign w:val="center"/>
            <w:hideMark/>
          </w:tcPr>
          <w:p w14:paraId="1A03CA4B" w14:textId="77777777" w:rsidR="00232CF6" w:rsidRPr="00DD5F6A" w:rsidRDefault="00232CF6" w:rsidP="004422F2">
            <w:pPr>
              <w:jc w:val="center"/>
              <w:rPr>
                <w:sz w:val="16"/>
                <w:szCs w:val="16"/>
              </w:rPr>
            </w:pPr>
            <w:r w:rsidRPr="00DD5F6A">
              <w:rPr>
                <w:sz w:val="16"/>
                <w:szCs w:val="16"/>
              </w:rPr>
              <w:t>440.00</w:t>
            </w:r>
          </w:p>
        </w:tc>
        <w:tc>
          <w:tcPr>
            <w:tcW w:w="923" w:type="dxa"/>
            <w:noWrap/>
            <w:vAlign w:val="bottom"/>
            <w:hideMark/>
          </w:tcPr>
          <w:p w14:paraId="1E7463CF" w14:textId="77777777" w:rsidR="00232CF6" w:rsidRPr="00DD5F6A" w:rsidRDefault="00232CF6" w:rsidP="004422F2">
            <w:pPr>
              <w:jc w:val="center"/>
              <w:rPr>
                <w:sz w:val="16"/>
                <w:szCs w:val="16"/>
              </w:rPr>
            </w:pPr>
            <w:r w:rsidRPr="008B201F">
              <w:rPr>
                <w:rFonts w:eastAsia="Aptos"/>
                <w:kern w:val="2"/>
                <w:sz w:val="16"/>
                <w:szCs w:val="16"/>
              </w:rPr>
              <w:t>12.36</w:t>
            </w:r>
          </w:p>
        </w:tc>
        <w:tc>
          <w:tcPr>
            <w:tcW w:w="877" w:type="dxa"/>
            <w:noWrap/>
            <w:vAlign w:val="bottom"/>
            <w:hideMark/>
          </w:tcPr>
          <w:p w14:paraId="7225B764" w14:textId="77777777" w:rsidR="00232CF6" w:rsidRPr="00DD5F6A" w:rsidRDefault="00232CF6" w:rsidP="004422F2">
            <w:pPr>
              <w:jc w:val="center"/>
              <w:rPr>
                <w:sz w:val="16"/>
                <w:szCs w:val="16"/>
              </w:rPr>
            </w:pPr>
            <w:r w:rsidRPr="008B201F">
              <w:rPr>
                <w:rFonts w:eastAsia="Aptos"/>
                <w:kern w:val="2"/>
                <w:sz w:val="16"/>
                <w:szCs w:val="16"/>
              </w:rPr>
              <w:t>0.00</w:t>
            </w:r>
          </w:p>
        </w:tc>
        <w:tc>
          <w:tcPr>
            <w:tcW w:w="1013" w:type="dxa"/>
            <w:noWrap/>
            <w:vAlign w:val="bottom"/>
            <w:hideMark/>
          </w:tcPr>
          <w:p w14:paraId="2BF96433"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52926D8E" w14:textId="77777777" w:rsidTr="004422F2">
        <w:trPr>
          <w:trHeight w:val="250"/>
          <w:jc w:val="center"/>
        </w:trPr>
        <w:tc>
          <w:tcPr>
            <w:tcW w:w="1057" w:type="dxa"/>
            <w:noWrap/>
            <w:vAlign w:val="center"/>
            <w:hideMark/>
          </w:tcPr>
          <w:p w14:paraId="3D76F6BC" w14:textId="77777777" w:rsidR="00232CF6" w:rsidRPr="00DD5F6A" w:rsidRDefault="00232CF6" w:rsidP="004422F2">
            <w:pPr>
              <w:jc w:val="center"/>
              <w:rPr>
                <w:sz w:val="16"/>
                <w:szCs w:val="16"/>
              </w:rPr>
            </w:pPr>
            <w:r w:rsidRPr="00DD5F6A">
              <w:rPr>
                <w:sz w:val="16"/>
                <w:szCs w:val="16"/>
              </w:rPr>
              <w:t>440.01</w:t>
            </w:r>
          </w:p>
        </w:tc>
        <w:tc>
          <w:tcPr>
            <w:tcW w:w="990" w:type="dxa"/>
            <w:noWrap/>
            <w:vAlign w:val="center"/>
            <w:hideMark/>
          </w:tcPr>
          <w:p w14:paraId="17E466D6" w14:textId="77777777" w:rsidR="00232CF6" w:rsidRPr="00DD5F6A" w:rsidRDefault="00232CF6" w:rsidP="004422F2">
            <w:pPr>
              <w:jc w:val="center"/>
              <w:rPr>
                <w:sz w:val="16"/>
                <w:szCs w:val="16"/>
              </w:rPr>
            </w:pPr>
            <w:r w:rsidRPr="00DD5F6A">
              <w:rPr>
                <w:sz w:val="16"/>
                <w:szCs w:val="16"/>
              </w:rPr>
              <w:t>520.00</w:t>
            </w:r>
          </w:p>
        </w:tc>
        <w:tc>
          <w:tcPr>
            <w:tcW w:w="923" w:type="dxa"/>
            <w:noWrap/>
            <w:vAlign w:val="bottom"/>
            <w:hideMark/>
          </w:tcPr>
          <w:p w14:paraId="3049DFBB" w14:textId="77777777" w:rsidR="00232CF6" w:rsidRPr="00DD5F6A" w:rsidRDefault="00232CF6" w:rsidP="004422F2">
            <w:pPr>
              <w:jc w:val="center"/>
              <w:rPr>
                <w:sz w:val="16"/>
                <w:szCs w:val="16"/>
              </w:rPr>
            </w:pPr>
            <w:r w:rsidRPr="008B201F">
              <w:rPr>
                <w:rFonts w:eastAsia="Aptos"/>
                <w:kern w:val="2"/>
                <w:sz w:val="16"/>
                <w:szCs w:val="16"/>
              </w:rPr>
              <w:t>14.83</w:t>
            </w:r>
          </w:p>
        </w:tc>
        <w:tc>
          <w:tcPr>
            <w:tcW w:w="877" w:type="dxa"/>
            <w:noWrap/>
            <w:vAlign w:val="bottom"/>
            <w:hideMark/>
          </w:tcPr>
          <w:p w14:paraId="1D18E76C" w14:textId="77777777" w:rsidR="00232CF6" w:rsidRPr="00DD5F6A" w:rsidRDefault="00232CF6" w:rsidP="004422F2">
            <w:pPr>
              <w:jc w:val="center"/>
              <w:rPr>
                <w:sz w:val="16"/>
                <w:szCs w:val="16"/>
              </w:rPr>
            </w:pPr>
            <w:r w:rsidRPr="008B201F">
              <w:rPr>
                <w:rFonts w:eastAsia="Aptos"/>
                <w:kern w:val="2"/>
                <w:sz w:val="16"/>
                <w:szCs w:val="16"/>
              </w:rPr>
              <w:t>0.00</w:t>
            </w:r>
          </w:p>
        </w:tc>
        <w:tc>
          <w:tcPr>
            <w:tcW w:w="1013" w:type="dxa"/>
            <w:noWrap/>
            <w:vAlign w:val="bottom"/>
            <w:hideMark/>
          </w:tcPr>
          <w:p w14:paraId="5F72CF95"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715E1A69" w14:textId="77777777" w:rsidTr="004422F2">
        <w:trPr>
          <w:trHeight w:val="250"/>
          <w:jc w:val="center"/>
        </w:trPr>
        <w:tc>
          <w:tcPr>
            <w:tcW w:w="1057" w:type="dxa"/>
            <w:noWrap/>
            <w:vAlign w:val="center"/>
            <w:hideMark/>
          </w:tcPr>
          <w:p w14:paraId="5681C60A" w14:textId="77777777" w:rsidR="00232CF6" w:rsidRPr="00DD5F6A" w:rsidRDefault="00232CF6" w:rsidP="004422F2">
            <w:pPr>
              <w:jc w:val="center"/>
              <w:rPr>
                <w:sz w:val="16"/>
                <w:szCs w:val="16"/>
              </w:rPr>
            </w:pPr>
            <w:r w:rsidRPr="00DD5F6A">
              <w:rPr>
                <w:sz w:val="16"/>
                <w:szCs w:val="16"/>
              </w:rPr>
              <w:t>520.01</w:t>
            </w:r>
          </w:p>
        </w:tc>
        <w:tc>
          <w:tcPr>
            <w:tcW w:w="990" w:type="dxa"/>
            <w:noWrap/>
            <w:vAlign w:val="center"/>
            <w:hideMark/>
          </w:tcPr>
          <w:p w14:paraId="4B974539" w14:textId="77777777" w:rsidR="00232CF6" w:rsidRPr="00DD5F6A" w:rsidRDefault="00232CF6" w:rsidP="004422F2">
            <w:pPr>
              <w:jc w:val="center"/>
              <w:rPr>
                <w:sz w:val="16"/>
                <w:szCs w:val="16"/>
              </w:rPr>
            </w:pPr>
            <w:r w:rsidRPr="00DD5F6A">
              <w:rPr>
                <w:sz w:val="16"/>
                <w:szCs w:val="16"/>
              </w:rPr>
              <w:t>600.00</w:t>
            </w:r>
          </w:p>
        </w:tc>
        <w:tc>
          <w:tcPr>
            <w:tcW w:w="923" w:type="dxa"/>
            <w:noWrap/>
            <w:vAlign w:val="bottom"/>
            <w:hideMark/>
          </w:tcPr>
          <w:p w14:paraId="05478283" w14:textId="77777777" w:rsidR="00232CF6" w:rsidRPr="00DD5F6A" w:rsidRDefault="00232CF6" w:rsidP="004422F2">
            <w:pPr>
              <w:jc w:val="center"/>
              <w:rPr>
                <w:sz w:val="16"/>
                <w:szCs w:val="16"/>
              </w:rPr>
            </w:pPr>
            <w:r w:rsidRPr="008B201F">
              <w:rPr>
                <w:rFonts w:eastAsia="Aptos"/>
                <w:kern w:val="2"/>
                <w:sz w:val="16"/>
                <w:szCs w:val="16"/>
              </w:rPr>
              <w:t>17.30</w:t>
            </w:r>
          </w:p>
        </w:tc>
        <w:tc>
          <w:tcPr>
            <w:tcW w:w="877" w:type="dxa"/>
            <w:noWrap/>
            <w:vAlign w:val="bottom"/>
            <w:hideMark/>
          </w:tcPr>
          <w:p w14:paraId="23669729" w14:textId="77777777" w:rsidR="00232CF6" w:rsidRPr="00DD5F6A" w:rsidRDefault="00232CF6" w:rsidP="004422F2">
            <w:pPr>
              <w:jc w:val="center"/>
              <w:rPr>
                <w:sz w:val="16"/>
                <w:szCs w:val="16"/>
              </w:rPr>
            </w:pPr>
            <w:r w:rsidRPr="008B201F">
              <w:rPr>
                <w:rFonts w:eastAsia="Aptos"/>
                <w:kern w:val="2"/>
                <w:sz w:val="16"/>
                <w:szCs w:val="16"/>
              </w:rPr>
              <w:t>0.00</w:t>
            </w:r>
          </w:p>
        </w:tc>
        <w:tc>
          <w:tcPr>
            <w:tcW w:w="1013" w:type="dxa"/>
            <w:noWrap/>
            <w:vAlign w:val="bottom"/>
            <w:hideMark/>
          </w:tcPr>
          <w:p w14:paraId="31C1C2E2"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4D5B0848" w14:textId="77777777" w:rsidTr="004422F2">
        <w:trPr>
          <w:trHeight w:val="250"/>
          <w:jc w:val="center"/>
        </w:trPr>
        <w:tc>
          <w:tcPr>
            <w:tcW w:w="1057" w:type="dxa"/>
            <w:noWrap/>
            <w:vAlign w:val="center"/>
            <w:hideMark/>
          </w:tcPr>
          <w:p w14:paraId="422824D5" w14:textId="77777777" w:rsidR="00232CF6" w:rsidRPr="00DD5F6A" w:rsidRDefault="00232CF6" w:rsidP="004422F2">
            <w:pPr>
              <w:jc w:val="center"/>
              <w:rPr>
                <w:sz w:val="16"/>
                <w:szCs w:val="16"/>
              </w:rPr>
            </w:pPr>
            <w:r w:rsidRPr="00DD5F6A">
              <w:rPr>
                <w:sz w:val="16"/>
                <w:szCs w:val="16"/>
              </w:rPr>
              <w:t>600.01</w:t>
            </w:r>
          </w:p>
        </w:tc>
        <w:tc>
          <w:tcPr>
            <w:tcW w:w="990" w:type="dxa"/>
            <w:noWrap/>
            <w:vAlign w:val="center"/>
            <w:hideMark/>
          </w:tcPr>
          <w:p w14:paraId="1919CE6E" w14:textId="77777777" w:rsidR="00232CF6" w:rsidRPr="00DD5F6A" w:rsidRDefault="00232CF6" w:rsidP="004422F2">
            <w:pPr>
              <w:jc w:val="center"/>
              <w:rPr>
                <w:sz w:val="16"/>
                <w:szCs w:val="16"/>
              </w:rPr>
            </w:pPr>
            <w:r w:rsidRPr="00DD5F6A">
              <w:rPr>
                <w:sz w:val="16"/>
                <w:szCs w:val="16"/>
              </w:rPr>
              <w:t>680.00</w:t>
            </w:r>
          </w:p>
        </w:tc>
        <w:tc>
          <w:tcPr>
            <w:tcW w:w="923" w:type="dxa"/>
            <w:noWrap/>
            <w:vAlign w:val="bottom"/>
            <w:hideMark/>
          </w:tcPr>
          <w:p w14:paraId="0E111DA4" w14:textId="77777777" w:rsidR="00232CF6" w:rsidRPr="00DD5F6A" w:rsidRDefault="00232CF6" w:rsidP="004422F2">
            <w:pPr>
              <w:jc w:val="center"/>
              <w:rPr>
                <w:sz w:val="16"/>
                <w:szCs w:val="16"/>
              </w:rPr>
            </w:pPr>
            <w:r w:rsidRPr="008B201F">
              <w:rPr>
                <w:rFonts w:eastAsia="Aptos"/>
                <w:kern w:val="2"/>
                <w:sz w:val="16"/>
                <w:szCs w:val="16"/>
              </w:rPr>
              <w:t>19.78</w:t>
            </w:r>
          </w:p>
        </w:tc>
        <w:tc>
          <w:tcPr>
            <w:tcW w:w="877" w:type="dxa"/>
            <w:noWrap/>
            <w:vAlign w:val="bottom"/>
            <w:hideMark/>
          </w:tcPr>
          <w:p w14:paraId="41AAE196" w14:textId="77777777" w:rsidR="00232CF6" w:rsidRPr="00DD5F6A" w:rsidRDefault="00232CF6" w:rsidP="004422F2">
            <w:pPr>
              <w:jc w:val="center"/>
              <w:rPr>
                <w:sz w:val="16"/>
                <w:szCs w:val="16"/>
              </w:rPr>
            </w:pPr>
            <w:r w:rsidRPr="008B201F">
              <w:rPr>
                <w:rFonts w:eastAsia="Aptos"/>
                <w:kern w:val="2"/>
                <w:sz w:val="16"/>
                <w:szCs w:val="16"/>
              </w:rPr>
              <w:t>0.00</w:t>
            </w:r>
          </w:p>
        </w:tc>
        <w:tc>
          <w:tcPr>
            <w:tcW w:w="1013" w:type="dxa"/>
            <w:noWrap/>
            <w:vAlign w:val="bottom"/>
            <w:hideMark/>
          </w:tcPr>
          <w:p w14:paraId="539D1C7F"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25CB79EC" w14:textId="77777777" w:rsidTr="004422F2">
        <w:trPr>
          <w:trHeight w:val="250"/>
          <w:jc w:val="center"/>
        </w:trPr>
        <w:tc>
          <w:tcPr>
            <w:tcW w:w="1057" w:type="dxa"/>
            <w:noWrap/>
            <w:vAlign w:val="center"/>
            <w:hideMark/>
          </w:tcPr>
          <w:p w14:paraId="38598B52" w14:textId="77777777" w:rsidR="00232CF6" w:rsidRPr="00DD5F6A" w:rsidRDefault="00232CF6" w:rsidP="004422F2">
            <w:pPr>
              <w:jc w:val="center"/>
              <w:rPr>
                <w:sz w:val="16"/>
                <w:szCs w:val="16"/>
              </w:rPr>
            </w:pPr>
            <w:r w:rsidRPr="00DD5F6A">
              <w:rPr>
                <w:sz w:val="16"/>
                <w:szCs w:val="16"/>
              </w:rPr>
              <w:t>680.01</w:t>
            </w:r>
          </w:p>
        </w:tc>
        <w:tc>
          <w:tcPr>
            <w:tcW w:w="990" w:type="dxa"/>
            <w:noWrap/>
            <w:vAlign w:val="center"/>
            <w:hideMark/>
          </w:tcPr>
          <w:p w14:paraId="5E42A879" w14:textId="77777777" w:rsidR="00232CF6" w:rsidRPr="00DD5F6A" w:rsidRDefault="00232CF6" w:rsidP="004422F2">
            <w:pPr>
              <w:jc w:val="center"/>
              <w:rPr>
                <w:sz w:val="16"/>
                <w:szCs w:val="16"/>
              </w:rPr>
            </w:pPr>
            <w:r w:rsidRPr="00DD5F6A">
              <w:rPr>
                <w:sz w:val="16"/>
                <w:szCs w:val="16"/>
              </w:rPr>
              <w:t>760.00</w:t>
            </w:r>
          </w:p>
        </w:tc>
        <w:tc>
          <w:tcPr>
            <w:tcW w:w="923" w:type="dxa"/>
            <w:noWrap/>
            <w:vAlign w:val="bottom"/>
            <w:hideMark/>
          </w:tcPr>
          <w:p w14:paraId="3E460213" w14:textId="77777777" w:rsidR="00232CF6" w:rsidRPr="00DD5F6A" w:rsidRDefault="00232CF6" w:rsidP="004422F2">
            <w:pPr>
              <w:jc w:val="center"/>
              <w:rPr>
                <w:sz w:val="16"/>
                <w:szCs w:val="16"/>
              </w:rPr>
            </w:pPr>
            <w:r w:rsidRPr="008B201F">
              <w:rPr>
                <w:rFonts w:eastAsia="Aptos"/>
                <w:kern w:val="2"/>
                <w:sz w:val="16"/>
                <w:szCs w:val="16"/>
              </w:rPr>
              <w:t>22.25</w:t>
            </w:r>
          </w:p>
        </w:tc>
        <w:tc>
          <w:tcPr>
            <w:tcW w:w="877" w:type="dxa"/>
            <w:noWrap/>
            <w:vAlign w:val="bottom"/>
            <w:hideMark/>
          </w:tcPr>
          <w:p w14:paraId="1ECA5DC2" w14:textId="77777777" w:rsidR="00232CF6" w:rsidRPr="00DD5F6A" w:rsidRDefault="00232CF6" w:rsidP="004422F2">
            <w:pPr>
              <w:jc w:val="center"/>
              <w:rPr>
                <w:sz w:val="16"/>
                <w:szCs w:val="16"/>
              </w:rPr>
            </w:pPr>
            <w:r w:rsidRPr="008B201F">
              <w:rPr>
                <w:rFonts w:eastAsia="Aptos"/>
                <w:kern w:val="2"/>
                <w:sz w:val="16"/>
                <w:szCs w:val="16"/>
              </w:rPr>
              <w:t>0.00</w:t>
            </w:r>
          </w:p>
        </w:tc>
        <w:tc>
          <w:tcPr>
            <w:tcW w:w="1013" w:type="dxa"/>
            <w:noWrap/>
            <w:vAlign w:val="bottom"/>
            <w:hideMark/>
          </w:tcPr>
          <w:p w14:paraId="547BA08F"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5E93F059" w14:textId="77777777" w:rsidTr="004422F2">
        <w:trPr>
          <w:trHeight w:val="250"/>
          <w:jc w:val="center"/>
        </w:trPr>
        <w:tc>
          <w:tcPr>
            <w:tcW w:w="1057" w:type="dxa"/>
            <w:noWrap/>
            <w:vAlign w:val="center"/>
            <w:hideMark/>
          </w:tcPr>
          <w:p w14:paraId="0A1122C3" w14:textId="77777777" w:rsidR="00232CF6" w:rsidRPr="00DD5F6A" w:rsidRDefault="00232CF6" w:rsidP="004422F2">
            <w:pPr>
              <w:jc w:val="center"/>
              <w:rPr>
                <w:sz w:val="16"/>
                <w:szCs w:val="16"/>
              </w:rPr>
            </w:pPr>
            <w:r w:rsidRPr="00DD5F6A">
              <w:rPr>
                <w:sz w:val="16"/>
                <w:szCs w:val="16"/>
              </w:rPr>
              <w:t>760.01</w:t>
            </w:r>
          </w:p>
        </w:tc>
        <w:tc>
          <w:tcPr>
            <w:tcW w:w="990" w:type="dxa"/>
            <w:noWrap/>
            <w:vAlign w:val="center"/>
            <w:hideMark/>
          </w:tcPr>
          <w:p w14:paraId="4E6F4604" w14:textId="77777777" w:rsidR="00232CF6" w:rsidRPr="00DD5F6A" w:rsidRDefault="00232CF6" w:rsidP="004422F2">
            <w:pPr>
              <w:jc w:val="center"/>
              <w:rPr>
                <w:sz w:val="16"/>
                <w:szCs w:val="16"/>
              </w:rPr>
            </w:pPr>
            <w:r w:rsidRPr="00DD5F6A">
              <w:rPr>
                <w:sz w:val="16"/>
                <w:szCs w:val="16"/>
              </w:rPr>
              <w:t>840.00</w:t>
            </w:r>
          </w:p>
        </w:tc>
        <w:tc>
          <w:tcPr>
            <w:tcW w:w="923" w:type="dxa"/>
            <w:noWrap/>
            <w:vAlign w:val="bottom"/>
            <w:hideMark/>
          </w:tcPr>
          <w:p w14:paraId="1DDDE39E" w14:textId="77777777" w:rsidR="00232CF6" w:rsidRPr="00DD5F6A" w:rsidRDefault="00232CF6" w:rsidP="004422F2">
            <w:pPr>
              <w:jc w:val="center"/>
              <w:rPr>
                <w:sz w:val="16"/>
                <w:szCs w:val="16"/>
              </w:rPr>
            </w:pPr>
            <w:r w:rsidRPr="008B201F">
              <w:rPr>
                <w:rFonts w:eastAsia="Aptos"/>
                <w:kern w:val="2"/>
                <w:sz w:val="16"/>
                <w:szCs w:val="16"/>
              </w:rPr>
              <w:t>24.72</w:t>
            </w:r>
          </w:p>
        </w:tc>
        <w:tc>
          <w:tcPr>
            <w:tcW w:w="877" w:type="dxa"/>
            <w:noWrap/>
            <w:vAlign w:val="bottom"/>
            <w:hideMark/>
          </w:tcPr>
          <w:p w14:paraId="6471E7E8" w14:textId="77777777" w:rsidR="00232CF6" w:rsidRPr="00DD5F6A" w:rsidRDefault="00232CF6" w:rsidP="004422F2">
            <w:pPr>
              <w:jc w:val="center"/>
              <w:rPr>
                <w:sz w:val="16"/>
                <w:szCs w:val="16"/>
              </w:rPr>
            </w:pPr>
            <w:r w:rsidRPr="008B201F">
              <w:rPr>
                <w:rFonts w:eastAsia="Aptos"/>
                <w:kern w:val="2"/>
                <w:sz w:val="16"/>
                <w:szCs w:val="16"/>
              </w:rPr>
              <w:t>0.00</w:t>
            </w:r>
          </w:p>
        </w:tc>
        <w:tc>
          <w:tcPr>
            <w:tcW w:w="1013" w:type="dxa"/>
            <w:noWrap/>
            <w:vAlign w:val="bottom"/>
            <w:hideMark/>
          </w:tcPr>
          <w:p w14:paraId="00DAA260"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2F09F8F9" w14:textId="77777777" w:rsidTr="004422F2">
        <w:trPr>
          <w:trHeight w:val="250"/>
          <w:jc w:val="center"/>
        </w:trPr>
        <w:tc>
          <w:tcPr>
            <w:tcW w:w="1057" w:type="dxa"/>
            <w:noWrap/>
            <w:vAlign w:val="center"/>
            <w:hideMark/>
          </w:tcPr>
          <w:p w14:paraId="6C787E5E" w14:textId="77777777" w:rsidR="00232CF6" w:rsidRPr="00DD5F6A" w:rsidRDefault="00232CF6" w:rsidP="004422F2">
            <w:pPr>
              <w:jc w:val="center"/>
              <w:rPr>
                <w:sz w:val="16"/>
                <w:szCs w:val="16"/>
              </w:rPr>
            </w:pPr>
            <w:r w:rsidRPr="00DD5F6A">
              <w:rPr>
                <w:sz w:val="16"/>
                <w:szCs w:val="16"/>
              </w:rPr>
              <w:t>840.01</w:t>
            </w:r>
          </w:p>
        </w:tc>
        <w:tc>
          <w:tcPr>
            <w:tcW w:w="990" w:type="dxa"/>
            <w:noWrap/>
            <w:vAlign w:val="center"/>
            <w:hideMark/>
          </w:tcPr>
          <w:p w14:paraId="6594C100" w14:textId="77777777" w:rsidR="00232CF6" w:rsidRPr="00DD5F6A" w:rsidRDefault="00232CF6" w:rsidP="004422F2">
            <w:pPr>
              <w:jc w:val="center"/>
              <w:rPr>
                <w:sz w:val="16"/>
                <w:szCs w:val="16"/>
              </w:rPr>
            </w:pPr>
            <w:r w:rsidRPr="00DD5F6A">
              <w:rPr>
                <w:sz w:val="16"/>
                <w:szCs w:val="16"/>
              </w:rPr>
              <w:t>920.00</w:t>
            </w:r>
          </w:p>
        </w:tc>
        <w:tc>
          <w:tcPr>
            <w:tcW w:w="923" w:type="dxa"/>
            <w:noWrap/>
            <w:vAlign w:val="bottom"/>
            <w:hideMark/>
          </w:tcPr>
          <w:p w14:paraId="16BD09B9" w14:textId="77777777" w:rsidR="00232CF6" w:rsidRPr="00DD5F6A" w:rsidRDefault="00232CF6" w:rsidP="004422F2">
            <w:pPr>
              <w:jc w:val="center"/>
              <w:rPr>
                <w:sz w:val="16"/>
                <w:szCs w:val="16"/>
              </w:rPr>
            </w:pPr>
            <w:r w:rsidRPr="008B201F">
              <w:rPr>
                <w:rFonts w:eastAsia="Aptos"/>
                <w:kern w:val="2"/>
                <w:sz w:val="16"/>
                <w:szCs w:val="16"/>
              </w:rPr>
              <w:t>27.19</w:t>
            </w:r>
          </w:p>
        </w:tc>
        <w:tc>
          <w:tcPr>
            <w:tcW w:w="877" w:type="dxa"/>
            <w:noWrap/>
            <w:vAlign w:val="bottom"/>
            <w:hideMark/>
          </w:tcPr>
          <w:p w14:paraId="6D2AC72F" w14:textId="77777777" w:rsidR="00232CF6" w:rsidRPr="00DD5F6A" w:rsidRDefault="00232CF6" w:rsidP="004422F2">
            <w:pPr>
              <w:jc w:val="center"/>
              <w:rPr>
                <w:sz w:val="16"/>
                <w:szCs w:val="16"/>
              </w:rPr>
            </w:pPr>
            <w:r w:rsidRPr="008B201F">
              <w:rPr>
                <w:rFonts w:eastAsia="Aptos"/>
                <w:kern w:val="2"/>
                <w:sz w:val="16"/>
                <w:szCs w:val="16"/>
              </w:rPr>
              <w:t>0.00</w:t>
            </w:r>
          </w:p>
        </w:tc>
        <w:tc>
          <w:tcPr>
            <w:tcW w:w="1013" w:type="dxa"/>
            <w:noWrap/>
            <w:vAlign w:val="bottom"/>
            <w:hideMark/>
          </w:tcPr>
          <w:p w14:paraId="1D285322"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5DE18B9D" w14:textId="77777777" w:rsidTr="004422F2">
        <w:trPr>
          <w:trHeight w:val="250"/>
          <w:jc w:val="center"/>
        </w:trPr>
        <w:tc>
          <w:tcPr>
            <w:tcW w:w="1057" w:type="dxa"/>
            <w:noWrap/>
            <w:vAlign w:val="center"/>
            <w:hideMark/>
          </w:tcPr>
          <w:p w14:paraId="2CA13616" w14:textId="77777777" w:rsidR="00232CF6" w:rsidRPr="00DD5F6A" w:rsidRDefault="00232CF6" w:rsidP="004422F2">
            <w:pPr>
              <w:jc w:val="center"/>
              <w:rPr>
                <w:sz w:val="16"/>
                <w:szCs w:val="16"/>
              </w:rPr>
            </w:pPr>
            <w:r w:rsidRPr="00DD5F6A">
              <w:rPr>
                <w:sz w:val="16"/>
                <w:szCs w:val="16"/>
              </w:rPr>
              <w:t>920.01</w:t>
            </w:r>
          </w:p>
        </w:tc>
        <w:tc>
          <w:tcPr>
            <w:tcW w:w="990" w:type="dxa"/>
            <w:noWrap/>
            <w:vAlign w:val="center"/>
            <w:hideMark/>
          </w:tcPr>
          <w:p w14:paraId="3FA4A45D" w14:textId="77777777" w:rsidR="00232CF6" w:rsidRPr="00DD5F6A" w:rsidRDefault="00232CF6" w:rsidP="004422F2">
            <w:pPr>
              <w:jc w:val="center"/>
              <w:rPr>
                <w:sz w:val="16"/>
                <w:szCs w:val="16"/>
              </w:rPr>
            </w:pPr>
            <w:r w:rsidRPr="00DD5F6A">
              <w:rPr>
                <w:sz w:val="16"/>
                <w:szCs w:val="16"/>
              </w:rPr>
              <w:t>1,000.00</w:t>
            </w:r>
          </w:p>
        </w:tc>
        <w:tc>
          <w:tcPr>
            <w:tcW w:w="923" w:type="dxa"/>
            <w:noWrap/>
            <w:vAlign w:val="bottom"/>
            <w:hideMark/>
          </w:tcPr>
          <w:p w14:paraId="2A424A5F" w14:textId="77777777" w:rsidR="00232CF6" w:rsidRPr="00DD5F6A" w:rsidRDefault="00232CF6" w:rsidP="004422F2">
            <w:pPr>
              <w:jc w:val="center"/>
              <w:rPr>
                <w:sz w:val="16"/>
                <w:szCs w:val="16"/>
              </w:rPr>
            </w:pPr>
            <w:r w:rsidRPr="008B201F">
              <w:rPr>
                <w:rFonts w:eastAsia="Aptos"/>
                <w:kern w:val="2"/>
                <w:sz w:val="16"/>
                <w:szCs w:val="16"/>
              </w:rPr>
              <w:t>29.66</w:t>
            </w:r>
          </w:p>
        </w:tc>
        <w:tc>
          <w:tcPr>
            <w:tcW w:w="877" w:type="dxa"/>
            <w:noWrap/>
            <w:vAlign w:val="bottom"/>
            <w:hideMark/>
          </w:tcPr>
          <w:p w14:paraId="4C2BD608" w14:textId="77777777" w:rsidR="00232CF6" w:rsidRPr="00DD5F6A" w:rsidRDefault="00232CF6" w:rsidP="004422F2">
            <w:pPr>
              <w:jc w:val="center"/>
              <w:rPr>
                <w:sz w:val="16"/>
                <w:szCs w:val="16"/>
              </w:rPr>
            </w:pPr>
            <w:r w:rsidRPr="008B201F">
              <w:rPr>
                <w:rFonts w:eastAsia="Aptos"/>
                <w:kern w:val="2"/>
                <w:sz w:val="16"/>
                <w:szCs w:val="16"/>
              </w:rPr>
              <w:t>0.00</w:t>
            </w:r>
          </w:p>
        </w:tc>
        <w:tc>
          <w:tcPr>
            <w:tcW w:w="1013" w:type="dxa"/>
            <w:noWrap/>
            <w:vAlign w:val="bottom"/>
            <w:hideMark/>
          </w:tcPr>
          <w:p w14:paraId="48BEE199"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1654C5A0" w14:textId="77777777" w:rsidTr="004422F2">
        <w:trPr>
          <w:trHeight w:val="250"/>
          <w:jc w:val="center"/>
        </w:trPr>
        <w:tc>
          <w:tcPr>
            <w:tcW w:w="1057" w:type="dxa"/>
            <w:noWrap/>
            <w:vAlign w:val="center"/>
            <w:hideMark/>
          </w:tcPr>
          <w:p w14:paraId="30B5E87E" w14:textId="77777777" w:rsidR="00232CF6" w:rsidRPr="00DD5F6A" w:rsidRDefault="00232CF6" w:rsidP="004422F2">
            <w:pPr>
              <w:jc w:val="center"/>
              <w:rPr>
                <w:sz w:val="16"/>
                <w:szCs w:val="16"/>
              </w:rPr>
            </w:pPr>
            <w:r w:rsidRPr="00DD5F6A">
              <w:rPr>
                <w:sz w:val="16"/>
                <w:szCs w:val="16"/>
              </w:rPr>
              <w:t>1,000.01</w:t>
            </w:r>
          </w:p>
        </w:tc>
        <w:tc>
          <w:tcPr>
            <w:tcW w:w="990" w:type="dxa"/>
            <w:noWrap/>
            <w:vAlign w:val="center"/>
            <w:hideMark/>
          </w:tcPr>
          <w:p w14:paraId="4DA4F72D" w14:textId="77777777" w:rsidR="00232CF6" w:rsidRPr="00DD5F6A" w:rsidRDefault="00232CF6" w:rsidP="004422F2">
            <w:pPr>
              <w:jc w:val="center"/>
              <w:rPr>
                <w:sz w:val="16"/>
                <w:szCs w:val="16"/>
              </w:rPr>
            </w:pPr>
            <w:r w:rsidRPr="00DD5F6A">
              <w:rPr>
                <w:sz w:val="16"/>
                <w:szCs w:val="16"/>
              </w:rPr>
              <w:t>1,080.00</w:t>
            </w:r>
          </w:p>
        </w:tc>
        <w:tc>
          <w:tcPr>
            <w:tcW w:w="923" w:type="dxa"/>
            <w:noWrap/>
            <w:vAlign w:val="bottom"/>
            <w:hideMark/>
          </w:tcPr>
          <w:p w14:paraId="4CAB452D" w14:textId="77777777" w:rsidR="00232CF6" w:rsidRPr="00DD5F6A" w:rsidRDefault="00232CF6" w:rsidP="004422F2">
            <w:pPr>
              <w:jc w:val="center"/>
              <w:rPr>
                <w:sz w:val="16"/>
                <w:szCs w:val="16"/>
              </w:rPr>
            </w:pPr>
            <w:r w:rsidRPr="008B201F">
              <w:rPr>
                <w:rFonts w:eastAsia="Aptos"/>
                <w:kern w:val="2"/>
                <w:sz w:val="16"/>
                <w:szCs w:val="16"/>
              </w:rPr>
              <w:t>32.14</w:t>
            </w:r>
          </w:p>
        </w:tc>
        <w:tc>
          <w:tcPr>
            <w:tcW w:w="877" w:type="dxa"/>
            <w:noWrap/>
            <w:vAlign w:val="bottom"/>
            <w:hideMark/>
          </w:tcPr>
          <w:p w14:paraId="6189A24B" w14:textId="77777777" w:rsidR="00232CF6" w:rsidRPr="00DD5F6A" w:rsidRDefault="00232CF6" w:rsidP="004422F2">
            <w:pPr>
              <w:jc w:val="center"/>
              <w:rPr>
                <w:sz w:val="16"/>
                <w:szCs w:val="16"/>
              </w:rPr>
            </w:pPr>
            <w:r w:rsidRPr="008B201F">
              <w:rPr>
                <w:rFonts w:eastAsia="Aptos"/>
                <w:kern w:val="2"/>
                <w:sz w:val="16"/>
                <w:szCs w:val="16"/>
              </w:rPr>
              <w:t>0.00</w:t>
            </w:r>
          </w:p>
        </w:tc>
        <w:tc>
          <w:tcPr>
            <w:tcW w:w="1013" w:type="dxa"/>
            <w:noWrap/>
            <w:vAlign w:val="bottom"/>
            <w:hideMark/>
          </w:tcPr>
          <w:p w14:paraId="7823F401"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16CA257C" w14:textId="77777777" w:rsidTr="004422F2">
        <w:trPr>
          <w:trHeight w:val="250"/>
          <w:jc w:val="center"/>
        </w:trPr>
        <w:tc>
          <w:tcPr>
            <w:tcW w:w="1057" w:type="dxa"/>
            <w:noWrap/>
            <w:vAlign w:val="center"/>
            <w:hideMark/>
          </w:tcPr>
          <w:p w14:paraId="4D2E36F5" w14:textId="77777777" w:rsidR="00232CF6" w:rsidRPr="00DD5F6A" w:rsidRDefault="00232CF6" w:rsidP="004422F2">
            <w:pPr>
              <w:jc w:val="center"/>
              <w:rPr>
                <w:sz w:val="16"/>
                <w:szCs w:val="16"/>
              </w:rPr>
            </w:pPr>
            <w:r w:rsidRPr="00DD5F6A">
              <w:rPr>
                <w:sz w:val="16"/>
                <w:szCs w:val="16"/>
              </w:rPr>
              <w:t>1,080.01</w:t>
            </w:r>
          </w:p>
        </w:tc>
        <w:tc>
          <w:tcPr>
            <w:tcW w:w="990" w:type="dxa"/>
            <w:noWrap/>
            <w:vAlign w:val="center"/>
            <w:hideMark/>
          </w:tcPr>
          <w:p w14:paraId="00FF38D0" w14:textId="77777777" w:rsidR="00232CF6" w:rsidRPr="00DD5F6A" w:rsidRDefault="00232CF6" w:rsidP="004422F2">
            <w:pPr>
              <w:jc w:val="center"/>
              <w:rPr>
                <w:sz w:val="16"/>
                <w:szCs w:val="16"/>
              </w:rPr>
            </w:pPr>
            <w:r w:rsidRPr="00DD5F6A">
              <w:rPr>
                <w:sz w:val="16"/>
                <w:szCs w:val="16"/>
              </w:rPr>
              <w:t>1,160.00</w:t>
            </w:r>
          </w:p>
        </w:tc>
        <w:tc>
          <w:tcPr>
            <w:tcW w:w="923" w:type="dxa"/>
            <w:noWrap/>
            <w:vAlign w:val="bottom"/>
            <w:hideMark/>
          </w:tcPr>
          <w:p w14:paraId="5A3334F0" w14:textId="77777777" w:rsidR="00232CF6" w:rsidRPr="00DD5F6A" w:rsidRDefault="00232CF6" w:rsidP="004422F2">
            <w:pPr>
              <w:jc w:val="center"/>
              <w:rPr>
                <w:sz w:val="16"/>
                <w:szCs w:val="16"/>
              </w:rPr>
            </w:pPr>
            <w:r w:rsidRPr="008B201F">
              <w:rPr>
                <w:rFonts w:eastAsia="Aptos"/>
                <w:kern w:val="2"/>
                <w:sz w:val="16"/>
                <w:szCs w:val="16"/>
              </w:rPr>
              <w:t>34.61</w:t>
            </w:r>
          </w:p>
        </w:tc>
        <w:tc>
          <w:tcPr>
            <w:tcW w:w="877" w:type="dxa"/>
            <w:noWrap/>
            <w:vAlign w:val="bottom"/>
            <w:hideMark/>
          </w:tcPr>
          <w:p w14:paraId="7982CFEC" w14:textId="77777777" w:rsidR="00232CF6" w:rsidRPr="00DD5F6A" w:rsidRDefault="00232CF6" w:rsidP="004422F2">
            <w:pPr>
              <w:jc w:val="center"/>
              <w:rPr>
                <w:sz w:val="16"/>
                <w:szCs w:val="16"/>
              </w:rPr>
            </w:pPr>
            <w:r w:rsidRPr="008B201F">
              <w:rPr>
                <w:rFonts w:eastAsia="Aptos"/>
                <w:kern w:val="2"/>
                <w:sz w:val="16"/>
                <w:szCs w:val="16"/>
              </w:rPr>
              <w:t>1.45</w:t>
            </w:r>
          </w:p>
        </w:tc>
        <w:tc>
          <w:tcPr>
            <w:tcW w:w="1013" w:type="dxa"/>
            <w:noWrap/>
            <w:vAlign w:val="bottom"/>
            <w:hideMark/>
          </w:tcPr>
          <w:p w14:paraId="2A6F9C41"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6739A0CA" w14:textId="77777777" w:rsidTr="004422F2">
        <w:trPr>
          <w:trHeight w:val="250"/>
          <w:jc w:val="center"/>
        </w:trPr>
        <w:tc>
          <w:tcPr>
            <w:tcW w:w="1057" w:type="dxa"/>
            <w:noWrap/>
            <w:vAlign w:val="center"/>
            <w:hideMark/>
          </w:tcPr>
          <w:p w14:paraId="640CBE8A" w14:textId="77777777" w:rsidR="00232CF6" w:rsidRPr="00DD5F6A" w:rsidRDefault="00232CF6" w:rsidP="004422F2">
            <w:pPr>
              <w:jc w:val="center"/>
              <w:rPr>
                <w:sz w:val="16"/>
                <w:szCs w:val="16"/>
              </w:rPr>
            </w:pPr>
            <w:r w:rsidRPr="00DD5F6A">
              <w:rPr>
                <w:sz w:val="16"/>
                <w:szCs w:val="16"/>
              </w:rPr>
              <w:t>1,160.01</w:t>
            </w:r>
          </w:p>
        </w:tc>
        <w:tc>
          <w:tcPr>
            <w:tcW w:w="990" w:type="dxa"/>
            <w:noWrap/>
            <w:vAlign w:val="center"/>
            <w:hideMark/>
          </w:tcPr>
          <w:p w14:paraId="57F6B2B0" w14:textId="77777777" w:rsidR="00232CF6" w:rsidRPr="00DD5F6A" w:rsidRDefault="00232CF6" w:rsidP="004422F2">
            <w:pPr>
              <w:jc w:val="center"/>
              <w:rPr>
                <w:sz w:val="16"/>
                <w:szCs w:val="16"/>
              </w:rPr>
            </w:pPr>
            <w:r w:rsidRPr="00DD5F6A">
              <w:rPr>
                <w:sz w:val="16"/>
                <w:szCs w:val="16"/>
              </w:rPr>
              <w:t>1,240.00</w:t>
            </w:r>
          </w:p>
        </w:tc>
        <w:tc>
          <w:tcPr>
            <w:tcW w:w="923" w:type="dxa"/>
            <w:noWrap/>
            <w:vAlign w:val="bottom"/>
            <w:hideMark/>
          </w:tcPr>
          <w:p w14:paraId="2E31DBC3" w14:textId="77777777" w:rsidR="00232CF6" w:rsidRPr="00DD5F6A" w:rsidRDefault="00232CF6" w:rsidP="004422F2">
            <w:pPr>
              <w:jc w:val="center"/>
              <w:rPr>
                <w:sz w:val="16"/>
                <w:szCs w:val="16"/>
              </w:rPr>
            </w:pPr>
            <w:r w:rsidRPr="008B201F">
              <w:rPr>
                <w:rFonts w:eastAsia="Aptos"/>
                <w:kern w:val="2"/>
                <w:sz w:val="16"/>
                <w:szCs w:val="16"/>
              </w:rPr>
              <w:t>37.08</w:t>
            </w:r>
          </w:p>
        </w:tc>
        <w:tc>
          <w:tcPr>
            <w:tcW w:w="877" w:type="dxa"/>
            <w:noWrap/>
            <w:vAlign w:val="bottom"/>
            <w:hideMark/>
          </w:tcPr>
          <w:p w14:paraId="49C888CD" w14:textId="77777777" w:rsidR="00232CF6" w:rsidRPr="00DD5F6A" w:rsidRDefault="00232CF6" w:rsidP="004422F2">
            <w:pPr>
              <w:jc w:val="center"/>
              <w:rPr>
                <w:sz w:val="16"/>
                <w:szCs w:val="16"/>
              </w:rPr>
            </w:pPr>
            <w:r w:rsidRPr="008B201F">
              <w:rPr>
                <w:rFonts w:eastAsia="Aptos"/>
                <w:kern w:val="2"/>
                <w:sz w:val="16"/>
                <w:szCs w:val="16"/>
              </w:rPr>
              <w:t>3.93</w:t>
            </w:r>
          </w:p>
        </w:tc>
        <w:tc>
          <w:tcPr>
            <w:tcW w:w="1013" w:type="dxa"/>
            <w:noWrap/>
            <w:vAlign w:val="bottom"/>
            <w:hideMark/>
          </w:tcPr>
          <w:p w14:paraId="2D350CD2"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4CA73DF9" w14:textId="77777777" w:rsidTr="004422F2">
        <w:trPr>
          <w:trHeight w:val="250"/>
          <w:jc w:val="center"/>
        </w:trPr>
        <w:tc>
          <w:tcPr>
            <w:tcW w:w="1057" w:type="dxa"/>
            <w:noWrap/>
            <w:vAlign w:val="center"/>
            <w:hideMark/>
          </w:tcPr>
          <w:p w14:paraId="28DA50AF" w14:textId="77777777" w:rsidR="00232CF6" w:rsidRPr="00DD5F6A" w:rsidRDefault="00232CF6" w:rsidP="004422F2">
            <w:pPr>
              <w:jc w:val="center"/>
              <w:rPr>
                <w:sz w:val="16"/>
                <w:szCs w:val="16"/>
              </w:rPr>
            </w:pPr>
            <w:r w:rsidRPr="00DD5F6A">
              <w:rPr>
                <w:sz w:val="16"/>
                <w:szCs w:val="16"/>
              </w:rPr>
              <w:t>1,240.01</w:t>
            </w:r>
          </w:p>
        </w:tc>
        <w:tc>
          <w:tcPr>
            <w:tcW w:w="990" w:type="dxa"/>
            <w:noWrap/>
            <w:vAlign w:val="center"/>
            <w:hideMark/>
          </w:tcPr>
          <w:p w14:paraId="5A56013F" w14:textId="77777777" w:rsidR="00232CF6" w:rsidRPr="00DD5F6A" w:rsidRDefault="00232CF6" w:rsidP="004422F2">
            <w:pPr>
              <w:jc w:val="center"/>
              <w:rPr>
                <w:sz w:val="16"/>
                <w:szCs w:val="16"/>
              </w:rPr>
            </w:pPr>
            <w:r w:rsidRPr="00DD5F6A">
              <w:rPr>
                <w:sz w:val="16"/>
                <w:szCs w:val="16"/>
              </w:rPr>
              <w:t>1,320.00</w:t>
            </w:r>
          </w:p>
        </w:tc>
        <w:tc>
          <w:tcPr>
            <w:tcW w:w="923" w:type="dxa"/>
            <w:noWrap/>
            <w:vAlign w:val="bottom"/>
            <w:hideMark/>
          </w:tcPr>
          <w:p w14:paraId="307AA627" w14:textId="77777777" w:rsidR="00232CF6" w:rsidRPr="00DD5F6A" w:rsidRDefault="00232CF6" w:rsidP="004422F2">
            <w:pPr>
              <w:jc w:val="center"/>
              <w:rPr>
                <w:sz w:val="16"/>
                <w:szCs w:val="16"/>
              </w:rPr>
            </w:pPr>
            <w:r w:rsidRPr="008B201F">
              <w:rPr>
                <w:rFonts w:eastAsia="Aptos"/>
                <w:kern w:val="2"/>
                <w:sz w:val="16"/>
                <w:szCs w:val="16"/>
              </w:rPr>
              <w:t>39.55</w:t>
            </w:r>
          </w:p>
        </w:tc>
        <w:tc>
          <w:tcPr>
            <w:tcW w:w="877" w:type="dxa"/>
            <w:noWrap/>
            <w:vAlign w:val="bottom"/>
            <w:hideMark/>
          </w:tcPr>
          <w:p w14:paraId="6C44FEF5" w14:textId="77777777" w:rsidR="00232CF6" w:rsidRPr="00DD5F6A" w:rsidRDefault="00232CF6" w:rsidP="004422F2">
            <w:pPr>
              <w:jc w:val="center"/>
              <w:rPr>
                <w:sz w:val="16"/>
                <w:szCs w:val="16"/>
              </w:rPr>
            </w:pPr>
            <w:r w:rsidRPr="008B201F">
              <w:rPr>
                <w:rFonts w:eastAsia="Aptos"/>
                <w:kern w:val="2"/>
                <w:sz w:val="16"/>
                <w:szCs w:val="16"/>
              </w:rPr>
              <w:t>6.40</w:t>
            </w:r>
          </w:p>
        </w:tc>
        <w:tc>
          <w:tcPr>
            <w:tcW w:w="1013" w:type="dxa"/>
            <w:noWrap/>
            <w:vAlign w:val="bottom"/>
            <w:hideMark/>
          </w:tcPr>
          <w:p w14:paraId="2DF5E036"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270EE484" w14:textId="77777777" w:rsidTr="004422F2">
        <w:trPr>
          <w:trHeight w:val="250"/>
          <w:jc w:val="center"/>
        </w:trPr>
        <w:tc>
          <w:tcPr>
            <w:tcW w:w="1057" w:type="dxa"/>
            <w:noWrap/>
            <w:vAlign w:val="center"/>
            <w:hideMark/>
          </w:tcPr>
          <w:p w14:paraId="470168CD" w14:textId="77777777" w:rsidR="00232CF6" w:rsidRPr="00DD5F6A" w:rsidRDefault="00232CF6" w:rsidP="004422F2">
            <w:pPr>
              <w:jc w:val="center"/>
              <w:rPr>
                <w:sz w:val="16"/>
                <w:szCs w:val="16"/>
              </w:rPr>
            </w:pPr>
            <w:r w:rsidRPr="00DD5F6A">
              <w:rPr>
                <w:sz w:val="16"/>
                <w:szCs w:val="16"/>
              </w:rPr>
              <w:t>1,320.01</w:t>
            </w:r>
          </w:p>
        </w:tc>
        <w:tc>
          <w:tcPr>
            <w:tcW w:w="990" w:type="dxa"/>
            <w:noWrap/>
            <w:vAlign w:val="center"/>
            <w:hideMark/>
          </w:tcPr>
          <w:p w14:paraId="1C1E572B" w14:textId="77777777" w:rsidR="00232CF6" w:rsidRPr="00DD5F6A" w:rsidRDefault="00232CF6" w:rsidP="004422F2">
            <w:pPr>
              <w:jc w:val="center"/>
              <w:rPr>
                <w:sz w:val="16"/>
                <w:szCs w:val="16"/>
              </w:rPr>
            </w:pPr>
            <w:r w:rsidRPr="00DD5F6A">
              <w:rPr>
                <w:sz w:val="16"/>
                <w:szCs w:val="16"/>
              </w:rPr>
              <w:t>1,400.00</w:t>
            </w:r>
          </w:p>
        </w:tc>
        <w:tc>
          <w:tcPr>
            <w:tcW w:w="923" w:type="dxa"/>
            <w:noWrap/>
            <w:vAlign w:val="bottom"/>
            <w:hideMark/>
          </w:tcPr>
          <w:p w14:paraId="5302C62A" w14:textId="77777777" w:rsidR="00232CF6" w:rsidRPr="00DD5F6A" w:rsidRDefault="00232CF6" w:rsidP="004422F2">
            <w:pPr>
              <w:jc w:val="center"/>
              <w:rPr>
                <w:sz w:val="16"/>
                <w:szCs w:val="16"/>
              </w:rPr>
            </w:pPr>
            <w:r w:rsidRPr="008B201F">
              <w:rPr>
                <w:rFonts w:eastAsia="Aptos"/>
                <w:kern w:val="2"/>
                <w:sz w:val="16"/>
                <w:szCs w:val="16"/>
              </w:rPr>
              <w:t>42.02</w:t>
            </w:r>
          </w:p>
        </w:tc>
        <w:tc>
          <w:tcPr>
            <w:tcW w:w="877" w:type="dxa"/>
            <w:noWrap/>
            <w:vAlign w:val="bottom"/>
            <w:hideMark/>
          </w:tcPr>
          <w:p w14:paraId="2C792648" w14:textId="77777777" w:rsidR="00232CF6" w:rsidRPr="00DD5F6A" w:rsidRDefault="00232CF6" w:rsidP="004422F2">
            <w:pPr>
              <w:jc w:val="center"/>
              <w:rPr>
                <w:sz w:val="16"/>
                <w:szCs w:val="16"/>
              </w:rPr>
            </w:pPr>
            <w:r w:rsidRPr="008B201F">
              <w:rPr>
                <w:rFonts w:eastAsia="Aptos"/>
                <w:kern w:val="2"/>
                <w:sz w:val="16"/>
                <w:szCs w:val="16"/>
              </w:rPr>
              <w:t>8.87</w:t>
            </w:r>
          </w:p>
        </w:tc>
        <w:tc>
          <w:tcPr>
            <w:tcW w:w="1013" w:type="dxa"/>
            <w:noWrap/>
            <w:vAlign w:val="bottom"/>
            <w:hideMark/>
          </w:tcPr>
          <w:p w14:paraId="3EBE56A6"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351C2992" w14:textId="77777777" w:rsidTr="004422F2">
        <w:trPr>
          <w:trHeight w:val="250"/>
          <w:jc w:val="center"/>
        </w:trPr>
        <w:tc>
          <w:tcPr>
            <w:tcW w:w="1057" w:type="dxa"/>
            <w:noWrap/>
            <w:vAlign w:val="center"/>
            <w:hideMark/>
          </w:tcPr>
          <w:p w14:paraId="01615700" w14:textId="77777777" w:rsidR="00232CF6" w:rsidRPr="00DD5F6A" w:rsidRDefault="00232CF6" w:rsidP="004422F2">
            <w:pPr>
              <w:jc w:val="center"/>
              <w:rPr>
                <w:sz w:val="16"/>
                <w:szCs w:val="16"/>
              </w:rPr>
            </w:pPr>
            <w:r w:rsidRPr="00DD5F6A">
              <w:rPr>
                <w:sz w:val="16"/>
                <w:szCs w:val="16"/>
              </w:rPr>
              <w:t>1,400.01</w:t>
            </w:r>
          </w:p>
        </w:tc>
        <w:tc>
          <w:tcPr>
            <w:tcW w:w="990" w:type="dxa"/>
            <w:noWrap/>
            <w:vAlign w:val="center"/>
            <w:hideMark/>
          </w:tcPr>
          <w:p w14:paraId="0E535393" w14:textId="77777777" w:rsidR="00232CF6" w:rsidRPr="00DD5F6A" w:rsidRDefault="00232CF6" w:rsidP="004422F2">
            <w:pPr>
              <w:jc w:val="center"/>
              <w:rPr>
                <w:sz w:val="16"/>
                <w:szCs w:val="16"/>
              </w:rPr>
            </w:pPr>
            <w:r w:rsidRPr="00DD5F6A">
              <w:rPr>
                <w:sz w:val="16"/>
                <w:szCs w:val="16"/>
              </w:rPr>
              <w:t>1,480.00</w:t>
            </w:r>
          </w:p>
        </w:tc>
        <w:tc>
          <w:tcPr>
            <w:tcW w:w="923" w:type="dxa"/>
            <w:noWrap/>
            <w:vAlign w:val="bottom"/>
            <w:hideMark/>
          </w:tcPr>
          <w:p w14:paraId="2DB9E733" w14:textId="77777777" w:rsidR="00232CF6" w:rsidRPr="00DD5F6A" w:rsidRDefault="00232CF6" w:rsidP="004422F2">
            <w:pPr>
              <w:jc w:val="center"/>
              <w:rPr>
                <w:sz w:val="16"/>
                <w:szCs w:val="16"/>
              </w:rPr>
            </w:pPr>
            <w:r w:rsidRPr="008B201F">
              <w:rPr>
                <w:rFonts w:eastAsia="Aptos"/>
                <w:kern w:val="2"/>
                <w:sz w:val="16"/>
                <w:szCs w:val="16"/>
              </w:rPr>
              <w:t>44.50</w:t>
            </w:r>
          </w:p>
        </w:tc>
        <w:tc>
          <w:tcPr>
            <w:tcW w:w="877" w:type="dxa"/>
            <w:noWrap/>
            <w:vAlign w:val="bottom"/>
            <w:hideMark/>
          </w:tcPr>
          <w:p w14:paraId="4FE768BB" w14:textId="77777777" w:rsidR="00232CF6" w:rsidRPr="00DD5F6A" w:rsidRDefault="00232CF6" w:rsidP="004422F2">
            <w:pPr>
              <w:jc w:val="center"/>
              <w:rPr>
                <w:sz w:val="16"/>
                <w:szCs w:val="16"/>
              </w:rPr>
            </w:pPr>
            <w:r w:rsidRPr="008B201F">
              <w:rPr>
                <w:rFonts w:eastAsia="Aptos"/>
                <w:kern w:val="2"/>
                <w:sz w:val="16"/>
                <w:szCs w:val="16"/>
              </w:rPr>
              <w:t>11.34</w:t>
            </w:r>
          </w:p>
        </w:tc>
        <w:tc>
          <w:tcPr>
            <w:tcW w:w="1013" w:type="dxa"/>
            <w:noWrap/>
            <w:vAlign w:val="bottom"/>
            <w:hideMark/>
          </w:tcPr>
          <w:p w14:paraId="7BA99DEB"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6689572E" w14:textId="77777777" w:rsidTr="004422F2">
        <w:trPr>
          <w:trHeight w:val="250"/>
          <w:jc w:val="center"/>
        </w:trPr>
        <w:tc>
          <w:tcPr>
            <w:tcW w:w="1057" w:type="dxa"/>
            <w:noWrap/>
            <w:vAlign w:val="center"/>
            <w:hideMark/>
          </w:tcPr>
          <w:p w14:paraId="1473A0C8" w14:textId="77777777" w:rsidR="00232CF6" w:rsidRPr="00DD5F6A" w:rsidRDefault="00232CF6" w:rsidP="004422F2">
            <w:pPr>
              <w:jc w:val="center"/>
              <w:rPr>
                <w:sz w:val="16"/>
                <w:szCs w:val="16"/>
              </w:rPr>
            </w:pPr>
            <w:r w:rsidRPr="00DD5F6A">
              <w:rPr>
                <w:sz w:val="16"/>
                <w:szCs w:val="16"/>
              </w:rPr>
              <w:t>1,480.01</w:t>
            </w:r>
          </w:p>
        </w:tc>
        <w:tc>
          <w:tcPr>
            <w:tcW w:w="990" w:type="dxa"/>
            <w:noWrap/>
            <w:vAlign w:val="center"/>
            <w:hideMark/>
          </w:tcPr>
          <w:p w14:paraId="32EBCADC" w14:textId="77777777" w:rsidR="00232CF6" w:rsidRPr="00DD5F6A" w:rsidRDefault="00232CF6" w:rsidP="004422F2">
            <w:pPr>
              <w:jc w:val="center"/>
              <w:rPr>
                <w:sz w:val="16"/>
                <w:szCs w:val="16"/>
              </w:rPr>
            </w:pPr>
            <w:r w:rsidRPr="00DD5F6A">
              <w:rPr>
                <w:sz w:val="16"/>
                <w:szCs w:val="16"/>
              </w:rPr>
              <w:t>1,560.00</w:t>
            </w:r>
          </w:p>
        </w:tc>
        <w:tc>
          <w:tcPr>
            <w:tcW w:w="923" w:type="dxa"/>
            <w:noWrap/>
            <w:vAlign w:val="bottom"/>
            <w:hideMark/>
          </w:tcPr>
          <w:p w14:paraId="1AD22839" w14:textId="77777777" w:rsidR="00232CF6" w:rsidRPr="00DD5F6A" w:rsidRDefault="00232CF6" w:rsidP="004422F2">
            <w:pPr>
              <w:jc w:val="center"/>
              <w:rPr>
                <w:sz w:val="16"/>
                <w:szCs w:val="16"/>
              </w:rPr>
            </w:pPr>
            <w:r w:rsidRPr="008B201F">
              <w:rPr>
                <w:rFonts w:eastAsia="Aptos"/>
                <w:kern w:val="2"/>
                <w:sz w:val="16"/>
                <w:szCs w:val="16"/>
              </w:rPr>
              <w:t>46.97</w:t>
            </w:r>
          </w:p>
        </w:tc>
        <w:tc>
          <w:tcPr>
            <w:tcW w:w="877" w:type="dxa"/>
            <w:noWrap/>
            <w:vAlign w:val="bottom"/>
            <w:hideMark/>
          </w:tcPr>
          <w:p w14:paraId="0B5DE56E" w14:textId="77777777" w:rsidR="00232CF6" w:rsidRPr="00DD5F6A" w:rsidRDefault="00232CF6" w:rsidP="004422F2">
            <w:pPr>
              <w:jc w:val="center"/>
              <w:rPr>
                <w:sz w:val="16"/>
                <w:szCs w:val="16"/>
              </w:rPr>
            </w:pPr>
            <w:r w:rsidRPr="008B201F">
              <w:rPr>
                <w:rFonts w:eastAsia="Aptos"/>
                <w:kern w:val="2"/>
                <w:sz w:val="16"/>
                <w:szCs w:val="16"/>
              </w:rPr>
              <w:t>13.81</w:t>
            </w:r>
          </w:p>
        </w:tc>
        <w:tc>
          <w:tcPr>
            <w:tcW w:w="1013" w:type="dxa"/>
            <w:noWrap/>
            <w:vAlign w:val="bottom"/>
            <w:hideMark/>
          </w:tcPr>
          <w:p w14:paraId="2C3774D2"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79E561AD" w14:textId="77777777" w:rsidTr="004422F2">
        <w:trPr>
          <w:trHeight w:val="250"/>
          <w:jc w:val="center"/>
        </w:trPr>
        <w:tc>
          <w:tcPr>
            <w:tcW w:w="1057" w:type="dxa"/>
            <w:noWrap/>
            <w:vAlign w:val="center"/>
            <w:hideMark/>
          </w:tcPr>
          <w:p w14:paraId="3DE27712" w14:textId="77777777" w:rsidR="00232CF6" w:rsidRPr="00DD5F6A" w:rsidRDefault="00232CF6" w:rsidP="004422F2">
            <w:pPr>
              <w:jc w:val="center"/>
              <w:rPr>
                <w:sz w:val="16"/>
                <w:szCs w:val="16"/>
              </w:rPr>
            </w:pPr>
            <w:r w:rsidRPr="00DD5F6A">
              <w:rPr>
                <w:sz w:val="16"/>
                <w:szCs w:val="16"/>
              </w:rPr>
              <w:t>1,560.01</w:t>
            </w:r>
          </w:p>
        </w:tc>
        <w:tc>
          <w:tcPr>
            <w:tcW w:w="990" w:type="dxa"/>
            <w:noWrap/>
            <w:vAlign w:val="center"/>
            <w:hideMark/>
          </w:tcPr>
          <w:p w14:paraId="33FED4F1" w14:textId="77777777" w:rsidR="00232CF6" w:rsidRPr="00DD5F6A" w:rsidRDefault="00232CF6" w:rsidP="004422F2">
            <w:pPr>
              <w:jc w:val="center"/>
              <w:rPr>
                <w:sz w:val="16"/>
                <w:szCs w:val="16"/>
              </w:rPr>
            </w:pPr>
            <w:r w:rsidRPr="00DD5F6A">
              <w:rPr>
                <w:sz w:val="16"/>
                <w:szCs w:val="16"/>
              </w:rPr>
              <w:t>1,640.00</w:t>
            </w:r>
          </w:p>
        </w:tc>
        <w:tc>
          <w:tcPr>
            <w:tcW w:w="923" w:type="dxa"/>
            <w:noWrap/>
            <w:vAlign w:val="bottom"/>
            <w:hideMark/>
          </w:tcPr>
          <w:p w14:paraId="523BEE80" w14:textId="77777777" w:rsidR="00232CF6" w:rsidRPr="00DD5F6A" w:rsidRDefault="00232CF6" w:rsidP="004422F2">
            <w:pPr>
              <w:jc w:val="center"/>
              <w:rPr>
                <w:sz w:val="16"/>
                <w:szCs w:val="16"/>
              </w:rPr>
            </w:pPr>
            <w:r w:rsidRPr="008B201F">
              <w:rPr>
                <w:rFonts w:eastAsia="Aptos"/>
                <w:kern w:val="2"/>
                <w:sz w:val="16"/>
                <w:szCs w:val="16"/>
              </w:rPr>
              <w:t>49.44</w:t>
            </w:r>
          </w:p>
        </w:tc>
        <w:tc>
          <w:tcPr>
            <w:tcW w:w="877" w:type="dxa"/>
            <w:noWrap/>
            <w:vAlign w:val="bottom"/>
            <w:hideMark/>
          </w:tcPr>
          <w:p w14:paraId="6039933E" w14:textId="77777777" w:rsidR="00232CF6" w:rsidRPr="00DD5F6A" w:rsidRDefault="00232CF6" w:rsidP="004422F2">
            <w:pPr>
              <w:jc w:val="center"/>
              <w:rPr>
                <w:sz w:val="16"/>
                <w:szCs w:val="16"/>
              </w:rPr>
            </w:pPr>
            <w:r w:rsidRPr="008B201F">
              <w:rPr>
                <w:rFonts w:eastAsia="Aptos"/>
                <w:kern w:val="2"/>
                <w:sz w:val="16"/>
                <w:szCs w:val="16"/>
              </w:rPr>
              <w:t>16.29</w:t>
            </w:r>
          </w:p>
        </w:tc>
        <w:tc>
          <w:tcPr>
            <w:tcW w:w="1013" w:type="dxa"/>
            <w:noWrap/>
            <w:vAlign w:val="bottom"/>
            <w:hideMark/>
          </w:tcPr>
          <w:p w14:paraId="1BD29D33"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01373A4F" w14:textId="77777777" w:rsidTr="004422F2">
        <w:trPr>
          <w:trHeight w:val="250"/>
          <w:jc w:val="center"/>
        </w:trPr>
        <w:tc>
          <w:tcPr>
            <w:tcW w:w="1057" w:type="dxa"/>
            <w:noWrap/>
            <w:vAlign w:val="center"/>
            <w:hideMark/>
          </w:tcPr>
          <w:p w14:paraId="6FE113DE" w14:textId="77777777" w:rsidR="00232CF6" w:rsidRPr="00DD5F6A" w:rsidRDefault="00232CF6" w:rsidP="004422F2">
            <w:pPr>
              <w:jc w:val="center"/>
              <w:rPr>
                <w:sz w:val="16"/>
                <w:szCs w:val="16"/>
              </w:rPr>
            </w:pPr>
            <w:r w:rsidRPr="00DD5F6A">
              <w:rPr>
                <w:sz w:val="16"/>
                <w:szCs w:val="16"/>
              </w:rPr>
              <w:t>1,640.01</w:t>
            </w:r>
          </w:p>
        </w:tc>
        <w:tc>
          <w:tcPr>
            <w:tcW w:w="990" w:type="dxa"/>
            <w:noWrap/>
            <w:vAlign w:val="center"/>
            <w:hideMark/>
          </w:tcPr>
          <w:p w14:paraId="28C42CC0" w14:textId="77777777" w:rsidR="00232CF6" w:rsidRPr="00DD5F6A" w:rsidRDefault="00232CF6" w:rsidP="004422F2">
            <w:pPr>
              <w:jc w:val="center"/>
              <w:rPr>
                <w:sz w:val="16"/>
                <w:szCs w:val="16"/>
              </w:rPr>
            </w:pPr>
            <w:r w:rsidRPr="00DD5F6A">
              <w:rPr>
                <w:sz w:val="16"/>
                <w:szCs w:val="16"/>
              </w:rPr>
              <w:t>1,720.00</w:t>
            </w:r>
          </w:p>
        </w:tc>
        <w:tc>
          <w:tcPr>
            <w:tcW w:w="923" w:type="dxa"/>
            <w:noWrap/>
            <w:vAlign w:val="bottom"/>
            <w:hideMark/>
          </w:tcPr>
          <w:p w14:paraId="08F59A65" w14:textId="77777777" w:rsidR="00232CF6" w:rsidRPr="00DD5F6A" w:rsidRDefault="00232CF6" w:rsidP="004422F2">
            <w:pPr>
              <w:jc w:val="center"/>
              <w:rPr>
                <w:sz w:val="16"/>
                <w:szCs w:val="16"/>
              </w:rPr>
            </w:pPr>
            <w:r w:rsidRPr="008B201F">
              <w:rPr>
                <w:rFonts w:eastAsia="Aptos"/>
                <w:kern w:val="2"/>
                <w:sz w:val="16"/>
                <w:szCs w:val="16"/>
              </w:rPr>
              <w:t>51.91</w:t>
            </w:r>
          </w:p>
        </w:tc>
        <w:tc>
          <w:tcPr>
            <w:tcW w:w="877" w:type="dxa"/>
            <w:noWrap/>
            <w:vAlign w:val="bottom"/>
            <w:hideMark/>
          </w:tcPr>
          <w:p w14:paraId="5130C399" w14:textId="77777777" w:rsidR="00232CF6" w:rsidRPr="00DD5F6A" w:rsidRDefault="00232CF6" w:rsidP="004422F2">
            <w:pPr>
              <w:jc w:val="center"/>
              <w:rPr>
                <w:sz w:val="16"/>
                <w:szCs w:val="16"/>
              </w:rPr>
            </w:pPr>
            <w:r w:rsidRPr="008B201F">
              <w:rPr>
                <w:rFonts w:eastAsia="Aptos"/>
                <w:kern w:val="2"/>
                <w:sz w:val="16"/>
                <w:szCs w:val="16"/>
              </w:rPr>
              <w:t>18.76</w:t>
            </w:r>
          </w:p>
        </w:tc>
        <w:tc>
          <w:tcPr>
            <w:tcW w:w="1013" w:type="dxa"/>
            <w:noWrap/>
            <w:vAlign w:val="bottom"/>
            <w:hideMark/>
          </w:tcPr>
          <w:p w14:paraId="56CC932E"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1D091CD3" w14:textId="77777777" w:rsidTr="004422F2">
        <w:trPr>
          <w:trHeight w:val="250"/>
          <w:jc w:val="center"/>
        </w:trPr>
        <w:tc>
          <w:tcPr>
            <w:tcW w:w="1057" w:type="dxa"/>
            <w:noWrap/>
            <w:vAlign w:val="center"/>
            <w:hideMark/>
          </w:tcPr>
          <w:p w14:paraId="3EC4A012" w14:textId="77777777" w:rsidR="00232CF6" w:rsidRPr="00DD5F6A" w:rsidRDefault="00232CF6" w:rsidP="004422F2">
            <w:pPr>
              <w:jc w:val="center"/>
              <w:rPr>
                <w:sz w:val="16"/>
                <w:szCs w:val="16"/>
              </w:rPr>
            </w:pPr>
            <w:r w:rsidRPr="00DD5F6A">
              <w:rPr>
                <w:sz w:val="16"/>
                <w:szCs w:val="16"/>
              </w:rPr>
              <w:t>1,720.01</w:t>
            </w:r>
          </w:p>
        </w:tc>
        <w:tc>
          <w:tcPr>
            <w:tcW w:w="990" w:type="dxa"/>
            <w:noWrap/>
            <w:vAlign w:val="center"/>
            <w:hideMark/>
          </w:tcPr>
          <w:p w14:paraId="183DB54C" w14:textId="77777777" w:rsidR="00232CF6" w:rsidRPr="00DD5F6A" w:rsidRDefault="00232CF6" w:rsidP="004422F2">
            <w:pPr>
              <w:jc w:val="center"/>
              <w:rPr>
                <w:sz w:val="16"/>
                <w:szCs w:val="16"/>
              </w:rPr>
            </w:pPr>
            <w:r w:rsidRPr="00DD5F6A">
              <w:rPr>
                <w:sz w:val="16"/>
                <w:szCs w:val="16"/>
              </w:rPr>
              <w:t>1,800.00</w:t>
            </w:r>
          </w:p>
        </w:tc>
        <w:tc>
          <w:tcPr>
            <w:tcW w:w="923" w:type="dxa"/>
            <w:noWrap/>
            <w:vAlign w:val="bottom"/>
            <w:hideMark/>
          </w:tcPr>
          <w:p w14:paraId="1260F2FD" w14:textId="77777777" w:rsidR="00232CF6" w:rsidRPr="00DD5F6A" w:rsidRDefault="00232CF6" w:rsidP="004422F2">
            <w:pPr>
              <w:jc w:val="center"/>
              <w:rPr>
                <w:sz w:val="16"/>
                <w:szCs w:val="16"/>
              </w:rPr>
            </w:pPr>
            <w:r w:rsidRPr="008B201F">
              <w:rPr>
                <w:rFonts w:eastAsia="Aptos"/>
                <w:kern w:val="2"/>
                <w:sz w:val="16"/>
                <w:szCs w:val="16"/>
              </w:rPr>
              <w:t>54.38</w:t>
            </w:r>
          </w:p>
        </w:tc>
        <w:tc>
          <w:tcPr>
            <w:tcW w:w="877" w:type="dxa"/>
            <w:noWrap/>
            <w:vAlign w:val="bottom"/>
            <w:hideMark/>
          </w:tcPr>
          <w:p w14:paraId="2C56873D" w14:textId="77777777" w:rsidR="00232CF6" w:rsidRPr="00DD5F6A" w:rsidRDefault="00232CF6" w:rsidP="004422F2">
            <w:pPr>
              <w:jc w:val="center"/>
              <w:rPr>
                <w:sz w:val="16"/>
                <w:szCs w:val="16"/>
              </w:rPr>
            </w:pPr>
            <w:r w:rsidRPr="008B201F">
              <w:rPr>
                <w:rFonts w:eastAsia="Aptos"/>
                <w:kern w:val="2"/>
                <w:sz w:val="16"/>
                <w:szCs w:val="16"/>
              </w:rPr>
              <w:t>21.23</w:t>
            </w:r>
          </w:p>
        </w:tc>
        <w:tc>
          <w:tcPr>
            <w:tcW w:w="1013" w:type="dxa"/>
            <w:noWrap/>
            <w:vAlign w:val="bottom"/>
            <w:hideMark/>
          </w:tcPr>
          <w:p w14:paraId="0E8EF2E6"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06BE5942" w14:textId="77777777" w:rsidTr="004422F2">
        <w:trPr>
          <w:trHeight w:val="250"/>
          <w:jc w:val="center"/>
        </w:trPr>
        <w:tc>
          <w:tcPr>
            <w:tcW w:w="1057" w:type="dxa"/>
            <w:noWrap/>
            <w:vAlign w:val="center"/>
            <w:hideMark/>
          </w:tcPr>
          <w:p w14:paraId="01A39822" w14:textId="77777777" w:rsidR="00232CF6" w:rsidRPr="00DD5F6A" w:rsidRDefault="00232CF6" w:rsidP="004422F2">
            <w:pPr>
              <w:jc w:val="center"/>
              <w:rPr>
                <w:sz w:val="16"/>
                <w:szCs w:val="16"/>
              </w:rPr>
            </w:pPr>
            <w:r w:rsidRPr="00DD5F6A">
              <w:rPr>
                <w:sz w:val="16"/>
                <w:szCs w:val="16"/>
              </w:rPr>
              <w:t>1,800.01</w:t>
            </w:r>
          </w:p>
        </w:tc>
        <w:tc>
          <w:tcPr>
            <w:tcW w:w="990" w:type="dxa"/>
            <w:noWrap/>
            <w:vAlign w:val="center"/>
            <w:hideMark/>
          </w:tcPr>
          <w:p w14:paraId="7C0FFCC8" w14:textId="77777777" w:rsidR="00232CF6" w:rsidRPr="00DD5F6A" w:rsidRDefault="00232CF6" w:rsidP="004422F2">
            <w:pPr>
              <w:jc w:val="center"/>
              <w:rPr>
                <w:sz w:val="16"/>
                <w:szCs w:val="16"/>
              </w:rPr>
            </w:pPr>
            <w:r w:rsidRPr="00DD5F6A">
              <w:rPr>
                <w:sz w:val="16"/>
                <w:szCs w:val="16"/>
              </w:rPr>
              <w:t>1,880.00</w:t>
            </w:r>
          </w:p>
        </w:tc>
        <w:tc>
          <w:tcPr>
            <w:tcW w:w="923" w:type="dxa"/>
            <w:noWrap/>
            <w:vAlign w:val="bottom"/>
            <w:hideMark/>
          </w:tcPr>
          <w:p w14:paraId="0C6179D9" w14:textId="77777777" w:rsidR="00232CF6" w:rsidRPr="00DD5F6A" w:rsidRDefault="00232CF6" w:rsidP="004422F2">
            <w:pPr>
              <w:jc w:val="center"/>
              <w:rPr>
                <w:sz w:val="16"/>
                <w:szCs w:val="16"/>
              </w:rPr>
            </w:pPr>
            <w:r w:rsidRPr="008B201F">
              <w:rPr>
                <w:rFonts w:eastAsia="Aptos"/>
                <w:kern w:val="2"/>
                <w:sz w:val="16"/>
                <w:szCs w:val="16"/>
              </w:rPr>
              <w:t>56.86</w:t>
            </w:r>
          </w:p>
        </w:tc>
        <w:tc>
          <w:tcPr>
            <w:tcW w:w="877" w:type="dxa"/>
            <w:noWrap/>
            <w:vAlign w:val="bottom"/>
            <w:hideMark/>
          </w:tcPr>
          <w:p w14:paraId="128C3C26" w14:textId="77777777" w:rsidR="00232CF6" w:rsidRPr="00DD5F6A" w:rsidRDefault="00232CF6" w:rsidP="004422F2">
            <w:pPr>
              <w:jc w:val="center"/>
              <w:rPr>
                <w:sz w:val="16"/>
                <w:szCs w:val="16"/>
              </w:rPr>
            </w:pPr>
            <w:r w:rsidRPr="008B201F">
              <w:rPr>
                <w:rFonts w:eastAsia="Aptos"/>
                <w:kern w:val="2"/>
                <w:sz w:val="16"/>
                <w:szCs w:val="16"/>
              </w:rPr>
              <w:t>23.70</w:t>
            </w:r>
          </w:p>
        </w:tc>
        <w:tc>
          <w:tcPr>
            <w:tcW w:w="1013" w:type="dxa"/>
            <w:noWrap/>
            <w:vAlign w:val="bottom"/>
            <w:hideMark/>
          </w:tcPr>
          <w:p w14:paraId="28EC27C4"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07BEA715" w14:textId="77777777" w:rsidTr="004422F2">
        <w:trPr>
          <w:trHeight w:val="250"/>
          <w:jc w:val="center"/>
        </w:trPr>
        <w:tc>
          <w:tcPr>
            <w:tcW w:w="1057" w:type="dxa"/>
            <w:noWrap/>
            <w:vAlign w:val="center"/>
            <w:hideMark/>
          </w:tcPr>
          <w:p w14:paraId="4F72DE4A" w14:textId="77777777" w:rsidR="00232CF6" w:rsidRPr="00DD5F6A" w:rsidRDefault="00232CF6" w:rsidP="004422F2">
            <w:pPr>
              <w:jc w:val="center"/>
              <w:rPr>
                <w:sz w:val="16"/>
                <w:szCs w:val="16"/>
              </w:rPr>
            </w:pPr>
            <w:r w:rsidRPr="00DD5F6A">
              <w:rPr>
                <w:sz w:val="16"/>
                <w:szCs w:val="16"/>
              </w:rPr>
              <w:t>1,880.01</w:t>
            </w:r>
          </w:p>
        </w:tc>
        <w:tc>
          <w:tcPr>
            <w:tcW w:w="990" w:type="dxa"/>
            <w:noWrap/>
            <w:vAlign w:val="center"/>
            <w:hideMark/>
          </w:tcPr>
          <w:p w14:paraId="04C6A842" w14:textId="77777777" w:rsidR="00232CF6" w:rsidRPr="00DD5F6A" w:rsidRDefault="00232CF6" w:rsidP="004422F2">
            <w:pPr>
              <w:jc w:val="center"/>
              <w:rPr>
                <w:sz w:val="16"/>
                <w:szCs w:val="16"/>
              </w:rPr>
            </w:pPr>
            <w:r w:rsidRPr="00DD5F6A">
              <w:rPr>
                <w:sz w:val="16"/>
                <w:szCs w:val="16"/>
              </w:rPr>
              <w:t>1,960.00</w:t>
            </w:r>
          </w:p>
        </w:tc>
        <w:tc>
          <w:tcPr>
            <w:tcW w:w="923" w:type="dxa"/>
            <w:noWrap/>
            <w:vAlign w:val="bottom"/>
            <w:hideMark/>
          </w:tcPr>
          <w:p w14:paraId="5431AA9E" w14:textId="77777777" w:rsidR="00232CF6" w:rsidRPr="00DD5F6A" w:rsidRDefault="00232CF6" w:rsidP="004422F2">
            <w:pPr>
              <w:jc w:val="center"/>
              <w:rPr>
                <w:sz w:val="16"/>
                <w:szCs w:val="16"/>
              </w:rPr>
            </w:pPr>
            <w:r w:rsidRPr="008B201F">
              <w:rPr>
                <w:rFonts w:eastAsia="Aptos"/>
                <w:kern w:val="2"/>
                <w:sz w:val="16"/>
                <w:szCs w:val="16"/>
              </w:rPr>
              <w:t>59.33</w:t>
            </w:r>
          </w:p>
        </w:tc>
        <w:tc>
          <w:tcPr>
            <w:tcW w:w="877" w:type="dxa"/>
            <w:noWrap/>
            <w:vAlign w:val="bottom"/>
            <w:hideMark/>
          </w:tcPr>
          <w:p w14:paraId="106B438C" w14:textId="77777777" w:rsidR="00232CF6" w:rsidRPr="00DD5F6A" w:rsidRDefault="00232CF6" w:rsidP="004422F2">
            <w:pPr>
              <w:jc w:val="center"/>
              <w:rPr>
                <w:sz w:val="16"/>
                <w:szCs w:val="16"/>
              </w:rPr>
            </w:pPr>
            <w:r w:rsidRPr="008B201F">
              <w:rPr>
                <w:rFonts w:eastAsia="Aptos"/>
                <w:kern w:val="2"/>
                <w:sz w:val="16"/>
                <w:szCs w:val="16"/>
              </w:rPr>
              <w:t>26.17</w:t>
            </w:r>
          </w:p>
        </w:tc>
        <w:tc>
          <w:tcPr>
            <w:tcW w:w="1013" w:type="dxa"/>
            <w:noWrap/>
            <w:vAlign w:val="bottom"/>
            <w:hideMark/>
          </w:tcPr>
          <w:p w14:paraId="7E0B04A8"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2D56560F" w14:textId="77777777" w:rsidTr="004422F2">
        <w:trPr>
          <w:trHeight w:val="250"/>
          <w:jc w:val="center"/>
        </w:trPr>
        <w:tc>
          <w:tcPr>
            <w:tcW w:w="1057" w:type="dxa"/>
            <w:noWrap/>
            <w:vAlign w:val="center"/>
            <w:hideMark/>
          </w:tcPr>
          <w:p w14:paraId="381C8275" w14:textId="77777777" w:rsidR="00232CF6" w:rsidRPr="00DD5F6A" w:rsidRDefault="00232CF6" w:rsidP="004422F2">
            <w:pPr>
              <w:jc w:val="center"/>
              <w:rPr>
                <w:sz w:val="16"/>
                <w:szCs w:val="16"/>
              </w:rPr>
            </w:pPr>
            <w:r w:rsidRPr="00DD5F6A">
              <w:rPr>
                <w:sz w:val="16"/>
                <w:szCs w:val="16"/>
              </w:rPr>
              <w:t>1,960.01</w:t>
            </w:r>
          </w:p>
        </w:tc>
        <w:tc>
          <w:tcPr>
            <w:tcW w:w="990" w:type="dxa"/>
            <w:noWrap/>
            <w:vAlign w:val="center"/>
            <w:hideMark/>
          </w:tcPr>
          <w:p w14:paraId="38C59454" w14:textId="77777777" w:rsidR="00232CF6" w:rsidRPr="00DD5F6A" w:rsidRDefault="00232CF6" w:rsidP="004422F2">
            <w:pPr>
              <w:jc w:val="center"/>
              <w:rPr>
                <w:sz w:val="16"/>
                <w:szCs w:val="16"/>
              </w:rPr>
            </w:pPr>
            <w:r w:rsidRPr="00DD5F6A">
              <w:rPr>
                <w:sz w:val="16"/>
                <w:szCs w:val="16"/>
              </w:rPr>
              <w:t>2,040.00</w:t>
            </w:r>
          </w:p>
        </w:tc>
        <w:tc>
          <w:tcPr>
            <w:tcW w:w="923" w:type="dxa"/>
            <w:noWrap/>
            <w:vAlign w:val="bottom"/>
            <w:hideMark/>
          </w:tcPr>
          <w:p w14:paraId="0ED81B7B" w14:textId="77777777" w:rsidR="00232CF6" w:rsidRPr="00DD5F6A" w:rsidRDefault="00232CF6" w:rsidP="004422F2">
            <w:pPr>
              <w:jc w:val="center"/>
              <w:rPr>
                <w:sz w:val="16"/>
                <w:szCs w:val="16"/>
              </w:rPr>
            </w:pPr>
            <w:r w:rsidRPr="008B201F">
              <w:rPr>
                <w:rFonts w:eastAsia="Aptos"/>
                <w:kern w:val="2"/>
                <w:sz w:val="16"/>
                <w:szCs w:val="16"/>
              </w:rPr>
              <w:t>61.80</w:t>
            </w:r>
          </w:p>
        </w:tc>
        <w:tc>
          <w:tcPr>
            <w:tcW w:w="877" w:type="dxa"/>
            <w:noWrap/>
            <w:vAlign w:val="bottom"/>
            <w:hideMark/>
          </w:tcPr>
          <w:p w14:paraId="13A303AB" w14:textId="77777777" w:rsidR="00232CF6" w:rsidRPr="00DD5F6A" w:rsidRDefault="00232CF6" w:rsidP="004422F2">
            <w:pPr>
              <w:jc w:val="center"/>
              <w:rPr>
                <w:sz w:val="16"/>
                <w:szCs w:val="16"/>
              </w:rPr>
            </w:pPr>
            <w:r w:rsidRPr="008B201F">
              <w:rPr>
                <w:rFonts w:eastAsia="Aptos"/>
                <w:kern w:val="2"/>
                <w:sz w:val="16"/>
                <w:szCs w:val="16"/>
              </w:rPr>
              <w:t>28.65</w:t>
            </w:r>
          </w:p>
        </w:tc>
        <w:tc>
          <w:tcPr>
            <w:tcW w:w="1013" w:type="dxa"/>
            <w:noWrap/>
            <w:vAlign w:val="bottom"/>
            <w:hideMark/>
          </w:tcPr>
          <w:p w14:paraId="6FD0839F"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12E1BF47" w14:textId="77777777" w:rsidTr="004422F2">
        <w:trPr>
          <w:trHeight w:val="250"/>
          <w:jc w:val="center"/>
        </w:trPr>
        <w:tc>
          <w:tcPr>
            <w:tcW w:w="1057" w:type="dxa"/>
            <w:noWrap/>
            <w:vAlign w:val="center"/>
            <w:hideMark/>
          </w:tcPr>
          <w:p w14:paraId="64305B7B" w14:textId="77777777" w:rsidR="00232CF6" w:rsidRPr="00DD5F6A" w:rsidRDefault="00232CF6" w:rsidP="004422F2">
            <w:pPr>
              <w:jc w:val="center"/>
              <w:rPr>
                <w:sz w:val="16"/>
                <w:szCs w:val="16"/>
              </w:rPr>
            </w:pPr>
            <w:r w:rsidRPr="00DD5F6A">
              <w:rPr>
                <w:sz w:val="16"/>
                <w:szCs w:val="16"/>
              </w:rPr>
              <w:t>2,040.01</w:t>
            </w:r>
          </w:p>
        </w:tc>
        <w:tc>
          <w:tcPr>
            <w:tcW w:w="990" w:type="dxa"/>
            <w:noWrap/>
            <w:vAlign w:val="center"/>
            <w:hideMark/>
          </w:tcPr>
          <w:p w14:paraId="2E327C50" w14:textId="77777777" w:rsidR="00232CF6" w:rsidRPr="00DD5F6A" w:rsidRDefault="00232CF6" w:rsidP="004422F2">
            <w:pPr>
              <w:jc w:val="center"/>
              <w:rPr>
                <w:sz w:val="16"/>
                <w:szCs w:val="16"/>
              </w:rPr>
            </w:pPr>
            <w:r w:rsidRPr="00DD5F6A">
              <w:rPr>
                <w:sz w:val="16"/>
                <w:szCs w:val="16"/>
              </w:rPr>
              <w:t>2,120.00</w:t>
            </w:r>
          </w:p>
        </w:tc>
        <w:tc>
          <w:tcPr>
            <w:tcW w:w="923" w:type="dxa"/>
            <w:noWrap/>
            <w:vAlign w:val="bottom"/>
            <w:hideMark/>
          </w:tcPr>
          <w:p w14:paraId="61D7E1DA" w14:textId="77777777" w:rsidR="00232CF6" w:rsidRPr="00DD5F6A" w:rsidRDefault="00232CF6" w:rsidP="004422F2">
            <w:pPr>
              <w:jc w:val="center"/>
              <w:rPr>
                <w:sz w:val="16"/>
                <w:szCs w:val="16"/>
              </w:rPr>
            </w:pPr>
            <w:r w:rsidRPr="008B201F">
              <w:rPr>
                <w:rFonts w:eastAsia="Aptos"/>
                <w:kern w:val="2"/>
                <w:sz w:val="16"/>
                <w:szCs w:val="16"/>
              </w:rPr>
              <w:t>64.27</w:t>
            </w:r>
          </w:p>
        </w:tc>
        <w:tc>
          <w:tcPr>
            <w:tcW w:w="877" w:type="dxa"/>
            <w:noWrap/>
            <w:vAlign w:val="bottom"/>
            <w:hideMark/>
          </w:tcPr>
          <w:p w14:paraId="32004B67" w14:textId="77777777" w:rsidR="00232CF6" w:rsidRPr="00DD5F6A" w:rsidRDefault="00232CF6" w:rsidP="004422F2">
            <w:pPr>
              <w:jc w:val="center"/>
              <w:rPr>
                <w:sz w:val="16"/>
                <w:szCs w:val="16"/>
              </w:rPr>
            </w:pPr>
            <w:r w:rsidRPr="008B201F">
              <w:rPr>
                <w:rFonts w:eastAsia="Aptos"/>
                <w:kern w:val="2"/>
                <w:sz w:val="16"/>
                <w:szCs w:val="16"/>
              </w:rPr>
              <w:t>31.12</w:t>
            </w:r>
          </w:p>
        </w:tc>
        <w:tc>
          <w:tcPr>
            <w:tcW w:w="1013" w:type="dxa"/>
            <w:noWrap/>
            <w:vAlign w:val="bottom"/>
            <w:hideMark/>
          </w:tcPr>
          <w:p w14:paraId="505974C6"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096918D1" w14:textId="77777777" w:rsidTr="004422F2">
        <w:trPr>
          <w:trHeight w:val="250"/>
          <w:jc w:val="center"/>
        </w:trPr>
        <w:tc>
          <w:tcPr>
            <w:tcW w:w="1057" w:type="dxa"/>
            <w:noWrap/>
            <w:vAlign w:val="center"/>
            <w:hideMark/>
          </w:tcPr>
          <w:p w14:paraId="7973B71E" w14:textId="77777777" w:rsidR="00232CF6" w:rsidRPr="00DD5F6A" w:rsidRDefault="00232CF6" w:rsidP="004422F2">
            <w:pPr>
              <w:jc w:val="center"/>
              <w:rPr>
                <w:sz w:val="16"/>
                <w:szCs w:val="16"/>
              </w:rPr>
            </w:pPr>
            <w:r w:rsidRPr="00DD5F6A">
              <w:rPr>
                <w:sz w:val="16"/>
                <w:szCs w:val="16"/>
              </w:rPr>
              <w:t>2,120.01</w:t>
            </w:r>
          </w:p>
        </w:tc>
        <w:tc>
          <w:tcPr>
            <w:tcW w:w="990" w:type="dxa"/>
            <w:noWrap/>
            <w:vAlign w:val="center"/>
            <w:hideMark/>
          </w:tcPr>
          <w:p w14:paraId="6745002B" w14:textId="77777777" w:rsidR="00232CF6" w:rsidRPr="00DD5F6A" w:rsidRDefault="00232CF6" w:rsidP="004422F2">
            <w:pPr>
              <w:jc w:val="center"/>
              <w:rPr>
                <w:sz w:val="16"/>
                <w:szCs w:val="16"/>
              </w:rPr>
            </w:pPr>
            <w:r w:rsidRPr="00DD5F6A">
              <w:rPr>
                <w:sz w:val="16"/>
                <w:szCs w:val="16"/>
              </w:rPr>
              <w:t>2,200.00</w:t>
            </w:r>
          </w:p>
        </w:tc>
        <w:tc>
          <w:tcPr>
            <w:tcW w:w="923" w:type="dxa"/>
            <w:noWrap/>
            <w:vAlign w:val="bottom"/>
            <w:hideMark/>
          </w:tcPr>
          <w:p w14:paraId="5D245EA4" w14:textId="77777777" w:rsidR="00232CF6" w:rsidRPr="00DD5F6A" w:rsidRDefault="00232CF6" w:rsidP="004422F2">
            <w:pPr>
              <w:jc w:val="center"/>
              <w:rPr>
                <w:sz w:val="16"/>
                <w:szCs w:val="16"/>
              </w:rPr>
            </w:pPr>
            <w:r w:rsidRPr="008B201F">
              <w:rPr>
                <w:rFonts w:eastAsia="Aptos"/>
                <w:kern w:val="2"/>
                <w:sz w:val="16"/>
                <w:szCs w:val="16"/>
              </w:rPr>
              <w:t>66.74</w:t>
            </w:r>
          </w:p>
        </w:tc>
        <w:tc>
          <w:tcPr>
            <w:tcW w:w="877" w:type="dxa"/>
            <w:noWrap/>
            <w:vAlign w:val="bottom"/>
            <w:hideMark/>
          </w:tcPr>
          <w:p w14:paraId="574F9E6E" w14:textId="77777777" w:rsidR="00232CF6" w:rsidRPr="00DD5F6A" w:rsidRDefault="00232CF6" w:rsidP="004422F2">
            <w:pPr>
              <w:jc w:val="center"/>
              <w:rPr>
                <w:sz w:val="16"/>
                <w:szCs w:val="16"/>
              </w:rPr>
            </w:pPr>
            <w:r w:rsidRPr="008B201F">
              <w:rPr>
                <w:rFonts w:eastAsia="Aptos"/>
                <w:kern w:val="2"/>
                <w:sz w:val="16"/>
                <w:szCs w:val="16"/>
              </w:rPr>
              <w:t>33.59</w:t>
            </w:r>
          </w:p>
        </w:tc>
        <w:tc>
          <w:tcPr>
            <w:tcW w:w="1013" w:type="dxa"/>
            <w:noWrap/>
            <w:vAlign w:val="bottom"/>
            <w:hideMark/>
          </w:tcPr>
          <w:p w14:paraId="247DCE89" w14:textId="77777777" w:rsidR="00232CF6" w:rsidRPr="00DD5F6A" w:rsidRDefault="00232CF6" w:rsidP="004422F2">
            <w:pPr>
              <w:jc w:val="center"/>
              <w:rPr>
                <w:sz w:val="16"/>
                <w:szCs w:val="16"/>
              </w:rPr>
            </w:pPr>
            <w:r w:rsidRPr="008B201F">
              <w:rPr>
                <w:rFonts w:eastAsia="Aptos"/>
                <w:kern w:val="2"/>
                <w:sz w:val="16"/>
                <w:szCs w:val="16"/>
              </w:rPr>
              <w:t>0.44</w:t>
            </w:r>
          </w:p>
        </w:tc>
      </w:tr>
      <w:tr w:rsidR="00232CF6" w:rsidRPr="00DD5F6A" w14:paraId="2E03B700" w14:textId="77777777" w:rsidTr="004422F2">
        <w:trPr>
          <w:trHeight w:val="250"/>
          <w:jc w:val="center"/>
        </w:trPr>
        <w:tc>
          <w:tcPr>
            <w:tcW w:w="1057" w:type="dxa"/>
            <w:noWrap/>
            <w:vAlign w:val="center"/>
            <w:hideMark/>
          </w:tcPr>
          <w:p w14:paraId="1FE9C280" w14:textId="77777777" w:rsidR="00232CF6" w:rsidRPr="00DD5F6A" w:rsidRDefault="00232CF6" w:rsidP="004422F2">
            <w:pPr>
              <w:jc w:val="center"/>
              <w:rPr>
                <w:sz w:val="16"/>
                <w:szCs w:val="16"/>
              </w:rPr>
            </w:pPr>
            <w:r w:rsidRPr="00DD5F6A">
              <w:rPr>
                <w:sz w:val="16"/>
                <w:szCs w:val="16"/>
              </w:rPr>
              <w:t>2,200.01</w:t>
            </w:r>
          </w:p>
        </w:tc>
        <w:tc>
          <w:tcPr>
            <w:tcW w:w="990" w:type="dxa"/>
            <w:noWrap/>
            <w:vAlign w:val="center"/>
            <w:hideMark/>
          </w:tcPr>
          <w:p w14:paraId="65D7614B" w14:textId="77777777" w:rsidR="00232CF6" w:rsidRPr="00DD5F6A" w:rsidRDefault="00232CF6" w:rsidP="004422F2">
            <w:pPr>
              <w:jc w:val="center"/>
              <w:rPr>
                <w:sz w:val="16"/>
                <w:szCs w:val="16"/>
              </w:rPr>
            </w:pPr>
            <w:r w:rsidRPr="00DD5F6A">
              <w:rPr>
                <w:sz w:val="16"/>
                <w:szCs w:val="16"/>
              </w:rPr>
              <w:t>2,280.00</w:t>
            </w:r>
          </w:p>
        </w:tc>
        <w:tc>
          <w:tcPr>
            <w:tcW w:w="923" w:type="dxa"/>
            <w:noWrap/>
            <w:vAlign w:val="bottom"/>
            <w:hideMark/>
          </w:tcPr>
          <w:p w14:paraId="12BC6E50" w14:textId="77777777" w:rsidR="00232CF6" w:rsidRPr="00DD5F6A" w:rsidRDefault="00232CF6" w:rsidP="004422F2">
            <w:pPr>
              <w:jc w:val="center"/>
              <w:rPr>
                <w:sz w:val="16"/>
                <w:szCs w:val="16"/>
              </w:rPr>
            </w:pPr>
            <w:r w:rsidRPr="008B201F">
              <w:rPr>
                <w:rFonts w:eastAsia="Aptos"/>
                <w:kern w:val="2"/>
                <w:sz w:val="16"/>
                <w:szCs w:val="16"/>
              </w:rPr>
              <w:t>69.22</w:t>
            </w:r>
          </w:p>
        </w:tc>
        <w:tc>
          <w:tcPr>
            <w:tcW w:w="877" w:type="dxa"/>
            <w:noWrap/>
            <w:vAlign w:val="bottom"/>
            <w:hideMark/>
          </w:tcPr>
          <w:p w14:paraId="61E0B466" w14:textId="77777777" w:rsidR="00232CF6" w:rsidRPr="00DD5F6A" w:rsidRDefault="00232CF6" w:rsidP="004422F2">
            <w:pPr>
              <w:jc w:val="center"/>
              <w:rPr>
                <w:sz w:val="16"/>
                <w:szCs w:val="16"/>
              </w:rPr>
            </w:pPr>
            <w:r w:rsidRPr="008B201F">
              <w:rPr>
                <w:rFonts w:eastAsia="Aptos"/>
                <w:kern w:val="2"/>
                <w:sz w:val="16"/>
                <w:szCs w:val="16"/>
              </w:rPr>
              <w:t>36.06</w:t>
            </w:r>
          </w:p>
        </w:tc>
        <w:tc>
          <w:tcPr>
            <w:tcW w:w="1013" w:type="dxa"/>
            <w:noWrap/>
            <w:vAlign w:val="bottom"/>
            <w:hideMark/>
          </w:tcPr>
          <w:p w14:paraId="047595E2" w14:textId="77777777" w:rsidR="00232CF6" w:rsidRPr="00DD5F6A" w:rsidRDefault="00232CF6" w:rsidP="004422F2">
            <w:pPr>
              <w:jc w:val="center"/>
              <w:rPr>
                <w:sz w:val="16"/>
                <w:szCs w:val="16"/>
              </w:rPr>
            </w:pPr>
            <w:r w:rsidRPr="008B201F">
              <w:rPr>
                <w:rFonts w:eastAsia="Aptos"/>
                <w:kern w:val="2"/>
                <w:sz w:val="16"/>
                <w:szCs w:val="16"/>
              </w:rPr>
              <w:t>2.91</w:t>
            </w:r>
          </w:p>
        </w:tc>
      </w:tr>
      <w:tr w:rsidR="00232CF6" w:rsidRPr="00DD5F6A" w14:paraId="3FF418D1" w14:textId="77777777" w:rsidTr="004422F2">
        <w:trPr>
          <w:trHeight w:val="250"/>
          <w:jc w:val="center"/>
        </w:trPr>
        <w:tc>
          <w:tcPr>
            <w:tcW w:w="1057" w:type="dxa"/>
            <w:noWrap/>
            <w:vAlign w:val="center"/>
            <w:hideMark/>
          </w:tcPr>
          <w:p w14:paraId="5F9041CE" w14:textId="77777777" w:rsidR="00232CF6" w:rsidRPr="00DD5F6A" w:rsidRDefault="00232CF6" w:rsidP="004422F2">
            <w:pPr>
              <w:jc w:val="center"/>
              <w:rPr>
                <w:sz w:val="16"/>
                <w:szCs w:val="16"/>
              </w:rPr>
            </w:pPr>
            <w:r w:rsidRPr="00DD5F6A">
              <w:rPr>
                <w:sz w:val="16"/>
                <w:szCs w:val="16"/>
              </w:rPr>
              <w:t>2,280.01</w:t>
            </w:r>
          </w:p>
        </w:tc>
        <w:tc>
          <w:tcPr>
            <w:tcW w:w="990" w:type="dxa"/>
            <w:noWrap/>
            <w:vAlign w:val="center"/>
            <w:hideMark/>
          </w:tcPr>
          <w:p w14:paraId="3C396EA0" w14:textId="77777777" w:rsidR="00232CF6" w:rsidRPr="00DD5F6A" w:rsidRDefault="00232CF6" w:rsidP="004422F2">
            <w:pPr>
              <w:jc w:val="center"/>
              <w:rPr>
                <w:sz w:val="16"/>
                <w:szCs w:val="16"/>
              </w:rPr>
            </w:pPr>
            <w:r w:rsidRPr="00DD5F6A">
              <w:rPr>
                <w:sz w:val="16"/>
                <w:szCs w:val="16"/>
              </w:rPr>
              <w:t>2,360.00</w:t>
            </w:r>
          </w:p>
        </w:tc>
        <w:tc>
          <w:tcPr>
            <w:tcW w:w="923" w:type="dxa"/>
            <w:noWrap/>
            <w:vAlign w:val="bottom"/>
            <w:hideMark/>
          </w:tcPr>
          <w:p w14:paraId="0255D475" w14:textId="77777777" w:rsidR="00232CF6" w:rsidRPr="00DD5F6A" w:rsidRDefault="00232CF6" w:rsidP="004422F2">
            <w:pPr>
              <w:jc w:val="center"/>
              <w:rPr>
                <w:sz w:val="16"/>
                <w:szCs w:val="16"/>
              </w:rPr>
            </w:pPr>
            <w:r w:rsidRPr="008B201F">
              <w:rPr>
                <w:rFonts w:eastAsia="Aptos"/>
                <w:kern w:val="2"/>
                <w:sz w:val="16"/>
                <w:szCs w:val="16"/>
              </w:rPr>
              <w:t>71.69</w:t>
            </w:r>
          </w:p>
        </w:tc>
        <w:tc>
          <w:tcPr>
            <w:tcW w:w="877" w:type="dxa"/>
            <w:noWrap/>
            <w:vAlign w:val="bottom"/>
            <w:hideMark/>
          </w:tcPr>
          <w:p w14:paraId="31C4484C" w14:textId="77777777" w:rsidR="00232CF6" w:rsidRPr="00DD5F6A" w:rsidRDefault="00232CF6" w:rsidP="004422F2">
            <w:pPr>
              <w:jc w:val="center"/>
              <w:rPr>
                <w:sz w:val="16"/>
                <w:szCs w:val="16"/>
              </w:rPr>
            </w:pPr>
            <w:r w:rsidRPr="008B201F">
              <w:rPr>
                <w:rFonts w:eastAsia="Aptos"/>
                <w:kern w:val="2"/>
                <w:sz w:val="16"/>
                <w:szCs w:val="16"/>
              </w:rPr>
              <w:t>38.53</w:t>
            </w:r>
          </w:p>
        </w:tc>
        <w:tc>
          <w:tcPr>
            <w:tcW w:w="1013" w:type="dxa"/>
            <w:noWrap/>
            <w:vAlign w:val="bottom"/>
            <w:hideMark/>
          </w:tcPr>
          <w:p w14:paraId="52166380" w14:textId="77777777" w:rsidR="00232CF6" w:rsidRPr="00DD5F6A" w:rsidRDefault="00232CF6" w:rsidP="004422F2">
            <w:pPr>
              <w:jc w:val="center"/>
              <w:rPr>
                <w:sz w:val="16"/>
                <w:szCs w:val="16"/>
              </w:rPr>
            </w:pPr>
            <w:r w:rsidRPr="008B201F">
              <w:rPr>
                <w:rFonts w:eastAsia="Aptos"/>
                <w:kern w:val="2"/>
                <w:sz w:val="16"/>
                <w:szCs w:val="16"/>
              </w:rPr>
              <w:t>5.38</w:t>
            </w:r>
          </w:p>
        </w:tc>
      </w:tr>
      <w:tr w:rsidR="00232CF6" w:rsidRPr="00DD5F6A" w14:paraId="1DDFDC42" w14:textId="77777777" w:rsidTr="004422F2">
        <w:trPr>
          <w:trHeight w:val="250"/>
          <w:jc w:val="center"/>
        </w:trPr>
        <w:tc>
          <w:tcPr>
            <w:tcW w:w="1057" w:type="dxa"/>
            <w:noWrap/>
            <w:vAlign w:val="center"/>
            <w:hideMark/>
          </w:tcPr>
          <w:p w14:paraId="1268D24F" w14:textId="77777777" w:rsidR="00232CF6" w:rsidRPr="00DD5F6A" w:rsidRDefault="00232CF6" w:rsidP="004422F2">
            <w:pPr>
              <w:jc w:val="center"/>
              <w:rPr>
                <w:sz w:val="16"/>
                <w:szCs w:val="16"/>
              </w:rPr>
            </w:pPr>
            <w:r w:rsidRPr="00DD5F6A">
              <w:rPr>
                <w:sz w:val="16"/>
                <w:szCs w:val="16"/>
              </w:rPr>
              <w:t>2,360.01</w:t>
            </w:r>
          </w:p>
        </w:tc>
        <w:tc>
          <w:tcPr>
            <w:tcW w:w="990" w:type="dxa"/>
            <w:noWrap/>
            <w:vAlign w:val="center"/>
            <w:hideMark/>
          </w:tcPr>
          <w:p w14:paraId="5A58E602" w14:textId="77777777" w:rsidR="00232CF6" w:rsidRPr="00DD5F6A" w:rsidRDefault="00232CF6" w:rsidP="004422F2">
            <w:pPr>
              <w:jc w:val="center"/>
              <w:rPr>
                <w:sz w:val="16"/>
                <w:szCs w:val="16"/>
              </w:rPr>
            </w:pPr>
            <w:r w:rsidRPr="00DD5F6A">
              <w:rPr>
                <w:sz w:val="16"/>
                <w:szCs w:val="16"/>
              </w:rPr>
              <w:t>2,440.00</w:t>
            </w:r>
          </w:p>
        </w:tc>
        <w:tc>
          <w:tcPr>
            <w:tcW w:w="923" w:type="dxa"/>
            <w:noWrap/>
            <w:vAlign w:val="bottom"/>
            <w:hideMark/>
          </w:tcPr>
          <w:p w14:paraId="1F7CB53E" w14:textId="77777777" w:rsidR="00232CF6" w:rsidRPr="00DD5F6A" w:rsidRDefault="00232CF6" w:rsidP="004422F2">
            <w:pPr>
              <w:jc w:val="center"/>
              <w:rPr>
                <w:sz w:val="16"/>
                <w:szCs w:val="16"/>
              </w:rPr>
            </w:pPr>
            <w:r w:rsidRPr="008B201F">
              <w:rPr>
                <w:rFonts w:eastAsia="Aptos"/>
                <w:kern w:val="2"/>
                <w:sz w:val="16"/>
                <w:szCs w:val="16"/>
              </w:rPr>
              <w:t>74.16</w:t>
            </w:r>
          </w:p>
        </w:tc>
        <w:tc>
          <w:tcPr>
            <w:tcW w:w="877" w:type="dxa"/>
            <w:noWrap/>
            <w:vAlign w:val="bottom"/>
            <w:hideMark/>
          </w:tcPr>
          <w:p w14:paraId="0E41CF30" w14:textId="77777777" w:rsidR="00232CF6" w:rsidRPr="00DD5F6A" w:rsidRDefault="00232CF6" w:rsidP="004422F2">
            <w:pPr>
              <w:jc w:val="center"/>
              <w:rPr>
                <w:sz w:val="16"/>
                <w:szCs w:val="16"/>
              </w:rPr>
            </w:pPr>
            <w:r w:rsidRPr="008B201F">
              <w:rPr>
                <w:rFonts w:eastAsia="Aptos"/>
                <w:kern w:val="2"/>
                <w:sz w:val="16"/>
                <w:szCs w:val="16"/>
              </w:rPr>
              <w:t>41.01</w:t>
            </w:r>
          </w:p>
        </w:tc>
        <w:tc>
          <w:tcPr>
            <w:tcW w:w="1013" w:type="dxa"/>
            <w:noWrap/>
            <w:vAlign w:val="bottom"/>
            <w:hideMark/>
          </w:tcPr>
          <w:p w14:paraId="0DB618BE" w14:textId="77777777" w:rsidR="00232CF6" w:rsidRPr="00DD5F6A" w:rsidRDefault="00232CF6" w:rsidP="004422F2">
            <w:pPr>
              <w:jc w:val="center"/>
              <w:rPr>
                <w:sz w:val="16"/>
                <w:szCs w:val="16"/>
              </w:rPr>
            </w:pPr>
            <w:r w:rsidRPr="008B201F">
              <w:rPr>
                <w:rFonts w:eastAsia="Aptos"/>
                <w:kern w:val="2"/>
                <w:sz w:val="16"/>
                <w:szCs w:val="16"/>
              </w:rPr>
              <w:t>7.85</w:t>
            </w:r>
          </w:p>
        </w:tc>
      </w:tr>
      <w:tr w:rsidR="00232CF6" w:rsidRPr="00DD5F6A" w14:paraId="53EDC7C1" w14:textId="77777777" w:rsidTr="004422F2">
        <w:trPr>
          <w:trHeight w:val="250"/>
          <w:jc w:val="center"/>
        </w:trPr>
        <w:tc>
          <w:tcPr>
            <w:tcW w:w="1057" w:type="dxa"/>
            <w:noWrap/>
            <w:vAlign w:val="center"/>
            <w:hideMark/>
          </w:tcPr>
          <w:p w14:paraId="3011A266" w14:textId="77777777" w:rsidR="00232CF6" w:rsidRPr="00DD5F6A" w:rsidRDefault="00232CF6" w:rsidP="004422F2">
            <w:pPr>
              <w:jc w:val="center"/>
              <w:rPr>
                <w:sz w:val="16"/>
                <w:szCs w:val="16"/>
              </w:rPr>
            </w:pPr>
            <w:r w:rsidRPr="00DD5F6A">
              <w:rPr>
                <w:sz w:val="16"/>
                <w:szCs w:val="16"/>
              </w:rPr>
              <w:t>2,440.01</w:t>
            </w:r>
          </w:p>
        </w:tc>
        <w:tc>
          <w:tcPr>
            <w:tcW w:w="990" w:type="dxa"/>
            <w:noWrap/>
            <w:vAlign w:val="center"/>
            <w:hideMark/>
          </w:tcPr>
          <w:p w14:paraId="2F8FF567" w14:textId="77777777" w:rsidR="00232CF6" w:rsidRPr="00DD5F6A" w:rsidRDefault="00232CF6" w:rsidP="004422F2">
            <w:pPr>
              <w:jc w:val="center"/>
              <w:rPr>
                <w:sz w:val="16"/>
                <w:szCs w:val="16"/>
              </w:rPr>
            </w:pPr>
            <w:r w:rsidRPr="00DD5F6A">
              <w:rPr>
                <w:sz w:val="16"/>
                <w:szCs w:val="16"/>
              </w:rPr>
              <w:t>2,520.00</w:t>
            </w:r>
          </w:p>
        </w:tc>
        <w:tc>
          <w:tcPr>
            <w:tcW w:w="923" w:type="dxa"/>
            <w:noWrap/>
            <w:vAlign w:val="bottom"/>
            <w:hideMark/>
          </w:tcPr>
          <w:p w14:paraId="40C63BCC" w14:textId="77777777" w:rsidR="00232CF6" w:rsidRPr="00DD5F6A" w:rsidRDefault="00232CF6" w:rsidP="004422F2">
            <w:pPr>
              <w:jc w:val="center"/>
              <w:rPr>
                <w:sz w:val="16"/>
                <w:szCs w:val="16"/>
              </w:rPr>
            </w:pPr>
            <w:r w:rsidRPr="008B201F">
              <w:rPr>
                <w:rFonts w:eastAsia="Aptos"/>
                <w:kern w:val="2"/>
                <w:sz w:val="16"/>
                <w:szCs w:val="16"/>
              </w:rPr>
              <w:t>76.63</w:t>
            </w:r>
          </w:p>
        </w:tc>
        <w:tc>
          <w:tcPr>
            <w:tcW w:w="877" w:type="dxa"/>
            <w:noWrap/>
            <w:vAlign w:val="bottom"/>
            <w:hideMark/>
          </w:tcPr>
          <w:p w14:paraId="0FF0D09D" w14:textId="77777777" w:rsidR="00232CF6" w:rsidRPr="00DD5F6A" w:rsidRDefault="00232CF6" w:rsidP="004422F2">
            <w:pPr>
              <w:jc w:val="center"/>
              <w:rPr>
                <w:sz w:val="16"/>
                <w:szCs w:val="16"/>
              </w:rPr>
            </w:pPr>
            <w:r w:rsidRPr="008B201F">
              <w:rPr>
                <w:rFonts w:eastAsia="Aptos"/>
                <w:kern w:val="2"/>
                <w:sz w:val="16"/>
                <w:szCs w:val="16"/>
              </w:rPr>
              <w:t>43.48</w:t>
            </w:r>
          </w:p>
        </w:tc>
        <w:tc>
          <w:tcPr>
            <w:tcW w:w="1013" w:type="dxa"/>
            <w:noWrap/>
            <w:vAlign w:val="bottom"/>
            <w:hideMark/>
          </w:tcPr>
          <w:p w14:paraId="247FBFCC" w14:textId="77777777" w:rsidR="00232CF6" w:rsidRPr="00DD5F6A" w:rsidRDefault="00232CF6" w:rsidP="004422F2">
            <w:pPr>
              <w:jc w:val="center"/>
              <w:rPr>
                <w:sz w:val="16"/>
                <w:szCs w:val="16"/>
              </w:rPr>
            </w:pPr>
            <w:r w:rsidRPr="008B201F">
              <w:rPr>
                <w:rFonts w:eastAsia="Aptos"/>
                <w:kern w:val="2"/>
                <w:sz w:val="16"/>
                <w:szCs w:val="16"/>
              </w:rPr>
              <w:t>10.33</w:t>
            </w:r>
          </w:p>
        </w:tc>
      </w:tr>
      <w:tr w:rsidR="00232CF6" w:rsidRPr="00DD5F6A" w14:paraId="16AB7F19" w14:textId="77777777" w:rsidTr="004422F2">
        <w:trPr>
          <w:trHeight w:val="250"/>
          <w:jc w:val="center"/>
        </w:trPr>
        <w:tc>
          <w:tcPr>
            <w:tcW w:w="1057" w:type="dxa"/>
            <w:noWrap/>
            <w:vAlign w:val="center"/>
            <w:hideMark/>
          </w:tcPr>
          <w:p w14:paraId="64151E5D" w14:textId="77777777" w:rsidR="00232CF6" w:rsidRPr="00DD5F6A" w:rsidRDefault="00232CF6" w:rsidP="004422F2">
            <w:pPr>
              <w:jc w:val="center"/>
              <w:rPr>
                <w:sz w:val="16"/>
                <w:szCs w:val="16"/>
              </w:rPr>
            </w:pPr>
            <w:r w:rsidRPr="00DD5F6A">
              <w:rPr>
                <w:sz w:val="16"/>
                <w:szCs w:val="16"/>
              </w:rPr>
              <w:t>2,520.01</w:t>
            </w:r>
          </w:p>
        </w:tc>
        <w:tc>
          <w:tcPr>
            <w:tcW w:w="990" w:type="dxa"/>
            <w:noWrap/>
            <w:vAlign w:val="center"/>
            <w:hideMark/>
          </w:tcPr>
          <w:p w14:paraId="193ABB2A" w14:textId="77777777" w:rsidR="00232CF6" w:rsidRPr="00DD5F6A" w:rsidRDefault="00232CF6" w:rsidP="004422F2">
            <w:pPr>
              <w:jc w:val="center"/>
              <w:rPr>
                <w:sz w:val="16"/>
                <w:szCs w:val="16"/>
              </w:rPr>
            </w:pPr>
            <w:r w:rsidRPr="00DD5F6A">
              <w:rPr>
                <w:sz w:val="16"/>
                <w:szCs w:val="16"/>
              </w:rPr>
              <w:t>2,600.00</w:t>
            </w:r>
          </w:p>
        </w:tc>
        <w:tc>
          <w:tcPr>
            <w:tcW w:w="923" w:type="dxa"/>
            <w:noWrap/>
            <w:vAlign w:val="bottom"/>
            <w:hideMark/>
          </w:tcPr>
          <w:p w14:paraId="7D2B0AE1" w14:textId="77777777" w:rsidR="00232CF6" w:rsidRPr="00DD5F6A" w:rsidRDefault="00232CF6" w:rsidP="004422F2">
            <w:pPr>
              <w:jc w:val="center"/>
              <w:rPr>
                <w:sz w:val="16"/>
                <w:szCs w:val="16"/>
              </w:rPr>
            </w:pPr>
            <w:r w:rsidRPr="008B201F">
              <w:rPr>
                <w:rFonts w:eastAsia="Aptos"/>
                <w:kern w:val="2"/>
                <w:sz w:val="16"/>
                <w:szCs w:val="16"/>
              </w:rPr>
              <w:t>79.10</w:t>
            </w:r>
          </w:p>
        </w:tc>
        <w:tc>
          <w:tcPr>
            <w:tcW w:w="877" w:type="dxa"/>
            <w:noWrap/>
            <w:vAlign w:val="bottom"/>
            <w:hideMark/>
          </w:tcPr>
          <w:p w14:paraId="774D44A8" w14:textId="77777777" w:rsidR="00232CF6" w:rsidRPr="00DD5F6A" w:rsidRDefault="00232CF6" w:rsidP="004422F2">
            <w:pPr>
              <w:jc w:val="center"/>
              <w:rPr>
                <w:sz w:val="16"/>
                <w:szCs w:val="16"/>
              </w:rPr>
            </w:pPr>
            <w:r w:rsidRPr="008B201F">
              <w:rPr>
                <w:rFonts w:eastAsia="Aptos"/>
                <w:kern w:val="2"/>
                <w:sz w:val="16"/>
                <w:szCs w:val="16"/>
              </w:rPr>
              <w:t>45.95</w:t>
            </w:r>
          </w:p>
        </w:tc>
        <w:tc>
          <w:tcPr>
            <w:tcW w:w="1013" w:type="dxa"/>
            <w:noWrap/>
            <w:vAlign w:val="bottom"/>
            <w:hideMark/>
          </w:tcPr>
          <w:p w14:paraId="6A4FE906" w14:textId="77777777" w:rsidR="00232CF6" w:rsidRPr="00DD5F6A" w:rsidRDefault="00232CF6" w:rsidP="004422F2">
            <w:pPr>
              <w:jc w:val="center"/>
              <w:rPr>
                <w:sz w:val="16"/>
                <w:szCs w:val="16"/>
              </w:rPr>
            </w:pPr>
            <w:r w:rsidRPr="008B201F">
              <w:rPr>
                <w:rFonts w:eastAsia="Aptos"/>
                <w:kern w:val="2"/>
                <w:sz w:val="16"/>
                <w:szCs w:val="16"/>
              </w:rPr>
              <w:t>12.80</w:t>
            </w:r>
          </w:p>
        </w:tc>
      </w:tr>
      <w:tr w:rsidR="00232CF6" w:rsidRPr="00DD5F6A" w14:paraId="6C722B7C" w14:textId="77777777" w:rsidTr="004422F2">
        <w:trPr>
          <w:trHeight w:val="250"/>
          <w:jc w:val="center"/>
        </w:trPr>
        <w:tc>
          <w:tcPr>
            <w:tcW w:w="1057" w:type="dxa"/>
            <w:noWrap/>
            <w:vAlign w:val="center"/>
            <w:hideMark/>
          </w:tcPr>
          <w:p w14:paraId="4C37957C" w14:textId="77777777" w:rsidR="00232CF6" w:rsidRPr="00DD5F6A" w:rsidRDefault="00232CF6" w:rsidP="004422F2">
            <w:pPr>
              <w:jc w:val="center"/>
              <w:rPr>
                <w:sz w:val="16"/>
                <w:szCs w:val="16"/>
              </w:rPr>
            </w:pPr>
            <w:r w:rsidRPr="00DD5F6A">
              <w:rPr>
                <w:sz w:val="16"/>
                <w:szCs w:val="16"/>
              </w:rPr>
              <w:t>2,600.01</w:t>
            </w:r>
          </w:p>
        </w:tc>
        <w:tc>
          <w:tcPr>
            <w:tcW w:w="990" w:type="dxa"/>
            <w:noWrap/>
            <w:vAlign w:val="center"/>
            <w:hideMark/>
          </w:tcPr>
          <w:p w14:paraId="0B6E80C1" w14:textId="77777777" w:rsidR="00232CF6" w:rsidRPr="00DD5F6A" w:rsidRDefault="00232CF6" w:rsidP="004422F2">
            <w:pPr>
              <w:jc w:val="center"/>
              <w:rPr>
                <w:sz w:val="16"/>
                <w:szCs w:val="16"/>
              </w:rPr>
            </w:pPr>
            <w:r w:rsidRPr="00DD5F6A">
              <w:rPr>
                <w:sz w:val="16"/>
                <w:szCs w:val="16"/>
              </w:rPr>
              <w:t>2,680.00</w:t>
            </w:r>
          </w:p>
        </w:tc>
        <w:tc>
          <w:tcPr>
            <w:tcW w:w="923" w:type="dxa"/>
            <w:noWrap/>
            <w:vAlign w:val="bottom"/>
            <w:hideMark/>
          </w:tcPr>
          <w:p w14:paraId="294E2343" w14:textId="77777777" w:rsidR="00232CF6" w:rsidRPr="00DD5F6A" w:rsidRDefault="00232CF6" w:rsidP="004422F2">
            <w:pPr>
              <w:jc w:val="center"/>
              <w:rPr>
                <w:sz w:val="16"/>
                <w:szCs w:val="16"/>
              </w:rPr>
            </w:pPr>
            <w:r w:rsidRPr="008B201F">
              <w:rPr>
                <w:rFonts w:eastAsia="Aptos"/>
                <w:kern w:val="2"/>
                <w:sz w:val="16"/>
                <w:szCs w:val="16"/>
              </w:rPr>
              <w:t>81.58</w:t>
            </w:r>
          </w:p>
        </w:tc>
        <w:tc>
          <w:tcPr>
            <w:tcW w:w="877" w:type="dxa"/>
            <w:noWrap/>
            <w:vAlign w:val="bottom"/>
            <w:hideMark/>
          </w:tcPr>
          <w:p w14:paraId="35AB8F31" w14:textId="77777777" w:rsidR="00232CF6" w:rsidRPr="00DD5F6A" w:rsidRDefault="00232CF6" w:rsidP="004422F2">
            <w:pPr>
              <w:jc w:val="center"/>
              <w:rPr>
                <w:sz w:val="16"/>
                <w:szCs w:val="16"/>
              </w:rPr>
            </w:pPr>
            <w:r w:rsidRPr="008B201F">
              <w:rPr>
                <w:rFonts w:eastAsia="Aptos"/>
                <w:kern w:val="2"/>
                <w:sz w:val="16"/>
                <w:szCs w:val="16"/>
              </w:rPr>
              <w:t>48.42</w:t>
            </w:r>
          </w:p>
        </w:tc>
        <w:tc>
          <w:tcPr>
            <w:tcW w:w="1013" w:type="dxa"/>
            <w:noWrap/>
            <w:vAlign w:val="bottom"/>
            <w:hideMark/>
          </w:tcPr>
          <w:p w14:paraId="11A11A14" w14:textId="77777777" w:rsidR="00232CF6" w:rsidRPr="00DD5F6A" w:rsidRDefault="00232CF6" w:rsidP="004422F2">
            <w:pPr>
              <w:jc w:val="center"/>
              <w:rPr>
                <w:sz w:val="16"/>
                <w:szCs w:val="16"/>
              </w:rPr>
            </w:pPr>
            <w:r w:rsidRPr="008B201F">
              <w:rPr>
                <w:rFonts w:eastAsia="Aptos"/>
                <w:kern w:val="2"/>
                <w:sz w:val="16"/>
                <w:szCs w:val="16"/>
              </w:rPr>
              <w:t>15.27</w:t>
            </w:r>
          </w:p>
        </w:tc>
      </w:tr>
      <w:tr w:rsidR="00232CF6" w:rsidRPr="00DD5F6A" w14:paraId="48269CA5" w14:textId="77777777" w:rsidTr="004422F2">
        <w:trPr>
          <w:trHeight w:val="250"/>
          <w:jc w:val="center"/>
        </w:trPr>
        <w:tc>
          <w:tcPr>
            <w:tcW w:w="1057" w:type="dxa"/>
            <w:noWrap/>
            <w:vAlign w:val="center"/>
            <w:hideMark/>
          </w:tcPr>
          <w:p w14:paraId="72FB130E" w14:textId="77777777" w:rsidR="00232CF6" w:rsidRPr="00DD5F6A" w:rsidRDefault="00232CF6" w:rsidP="004422F2">
            <w:pPr>
              <w:jc w:val="center"/>
              <w:rPr>
                <w:sz w:val="16"/>
                <w:szCs w:val="16"/>
              </w:rPr>
            </w:pPr>
            <w:r w:rsidRPr="00DD5F6A">
              <w:rPr>
                <w:sz w:val="16"/>
                <w:szCs w:val="16"/>
              </w:rPr>
              <w:t>2,680.01</w:t>
            </w:r>
          </w:p>
        </w:tc>
        <w:tc>
          <w:tcPr>
            <w:tcW w:w="990" w:type="dxa"/>
            <w:noWrap/>
            <w:vAlign w:val="center"/>
            <w:hideMark/>
          </w:tcPr>
          <w:p w14:paraId="2516E637" w14:textId="77777777" w:rsidR="00232CF6" w:rsidRPr="00DD5F6A" w:rsidRDefault="00232CF6" w:rsidP="004422F2">
            <w:pPr>
              <w:jc w:val="center"/>
              <w:rPr>
                <w:sz w:val="16"/>
                <w:szCs w:val="16"/>
              </w:rPr>
            </w:pPr>
            <w:r w:rsidRPr="00DD5F6A">
              <w:rPr>
                <w:sz w:val="16"/>
                <w:szCs w:val="16"/>
              </w:rPr>
              <w:t>2,760.00</w:t>
            </w:r>
          </w:p>
        </w:tc>
        <w:tc>
          <w:tcPr>
            <w:tcW w:w="923" w:type="dxa"/>
            <w:noWrap/>
            <w:vAlign w:val="bottom"/>
            <w:hideMark/>
          </w:tcPr>
          <w:p w14:paraId="7A8A95A2" w14:textId="77777777" w:rsidR="00232CF6" w:rsidRPr="00DD5F6A" w:rsidRDefault="00232CF6" w:rsidP="004422F2">
            <w:pPr>
              <w:jc w:val="center"/>
              <w:rPr>
                <w:sz w:val="16"/>
                <w:szCs w:val="16"/>
              </w:rPr>
            </w:pPr>
            <w:r w:rsidRPr="008B201F">
              <w:rPr>
                <w:rFonts w:eastAsia="Aptos"/>
                <w:kern w:val="2"/>
                <w:sz w:val="16"/>
                <w:szCs w:val="16"/>
              </w:rPr>
              <w:t>84.05</w:t>
            </w:r>
          </w:p>
        </w:tc>
        <w:tc>
          <w:tcPr>
            <w:tcW w:w="877" w:type="dxa"/>
            <w:noWrap/>
            <w:vAlign w:val="bottom"/>
            <w:hideMark/>
          </w:tcPr>
          <w:p w14:paraId="319B56E6" w14:textId="77777777" w:rsidR="00232CF6" w:rsidRPr="00DD5F6A" w:rsidRDefault="00232CF6" w:rsidP="004422F2">
            <w:pPr>
              <w:jc w:val="center"/>
              <w:rPr>
                <w:sz w:val="16"/>
                <w:szCs w:val="16"/>
              </w:rPr>
            </w:pPr>
            <w:r w:rsidRPr="008B201F">
              <w:rPr>
                <w:rFonts w:eastAsia="Aptos"/>
                <w:kern w:val="2"/>
                <w:sz w:val="16"/>
                <w:szCs w:val="16"/>
              </w:rPr>
              <w:t>50.89</w:t>
            </w:r>
          </w:p>
        </w:tc>
        <w:tc>
          <w:tcPr>
            <w:tcW w:w="1013" w:type="dxa"/>
            <w:noWrap/>
            <w:vAlign w:val="bottom"/>
            <w:hideMark/>
          </w:tcPr>
          <w:p w14:paraId="2F617086" w14:textId="77777777" w:rsidR="00232CF6" w:rsidRPr="00DD5F6A" w:rsidRDefault="00232CF6" w:rsidP="004422F2">
            <w:pPr>
              <w:jc w:val="center"/>
              <w:rPr>
                <w:sz w:val="16"/>
                <w:szCs w:val="16"/>
              </w:rPr>
            </w:pPr>
            <w:r w:rsidRPr="008B201F">
              <w:rPr>
                <w:rFonts w:eastAsia="Aptos"/>
                <w:kern w:val="2"/>
                <w:sz w:val="16"/>
                <w:szCs w:val="16"/>
              </w:rPr>
              <w:t>17.74</w:t>
            </w:r>
          </w:p>
        </w:tc>
      </w:tr>
      <w:tr w:rsidR="00232CF6" w:rsidRPr="00DD5F6A" w14:paraId="6A7C8F30" w14:textId="77777777" w:rsidTr="004422F2">
        <w:trPr>
          <w:trHeight w:val="250"/>
          <w:jc w:val="center"/>
        </w:trPr>
        <w:tc>
          <w:tcPr>
            <w:tcW w:w="1057" w:type="dxa"/>
            <w:noWrap/>
            <w:vAlign w:val="center"/>
            <w:hideMark/>
          </w:tcPr>
          <w:p w14:paraId="0C54493A" w14:textId="77777777" w:rsidR="00232CF6" w:rsidRPr="00DD5F6A" w:rsidRDefault="00232CF6" w:rsidP="004422F2">
            <w:pPr>
              <w:jc w:val="center"/>
              <w:rPr>
                <w:sz w:val="16"/>
                <w:szCs w:val="16"/>
              </w:rPr>
            </w:pPr>
            <w:r w:rsidRPr="00DD5F6A">
              <w:rPr>
                <w:sz w:val="16"/>
                <w:szCs w:val="16"/>
              </w:rPr>
              <w:t>2,760.01</w:t>
            </w:r>
          </w:p>
        </w:tc>
        <w:tc>
          <w:tcPr>
            <w:tcW w:w="990" w:type="dxa"/>
            <w:noWrap/>
            <w:vAlign w:val="center"/>
            <w:hideMark/>
          </w:tcPr>
          <w:p w14:paraId="1889DD09" w14:textId="77777777" w:rsidR="00232CF6" w:rsidRPr="00DD5F6A" w:rsidRDefault="00232CF6" w:rsidP="004422F2">
            <w:pPr>
              <w:jc w:val="center"/>
              <w:rPr>
                <w:sz w:val="16"/>
                <w:szCs w:val="16"/>
              </w:rPr>
            </w:pPr>
            <w:r w:rsidRPr="00DD5F6A">
              <w:rPr>
                <w:sz w:val="16"/>
                <w:szCs w:val="16"/>
              </w:rPr>
              <w:t>2,840.00</w:t>
            </w:r>
          </w:p>
        </w:tc>
        <w:tc>
          <w:tcPr>
            <w:tcW w:w="923" w:type="dxa"/>
            <w:noWrap/>
            <w:vAlign w:val="bottom"/>
            <w:hideMark/>
          </w:tcPr>
          <w:p w14:paraId="7BF16720" w14:textId="77777777" w:rsidR="00232CF6" w:rsidRPr="00DD5F6A" w:rsidRDefault="00232CF6" w:rsidP="004422F2">
            <w:pPr>
              <w:jc w:val="center"/>
              <w:rPr>
                <w:sz w:val="16"/>
                <w:szCs w:val="16"/>
              </w:rPr>
            </w:pPr>
            <w:r w:rsidRPr="008B201F">
              <w:rPr>
                <w:rFonts w:eastAsia="Aptos"/>
                <w:kern w:val="2"/>
                <w:sz w:val="16"/>
                <w:szCs w:val="16"/>
              </w:rPr>
              <w:t>86.52</w:t>
            </w:r>
          </w:p>
        </w:tc>
        <w:tc>
          <w:tcPr>
            <w:tcW w:w="877" w:type="dxa"/>
            <w:noWrap/>
            <w:vAlign w:val="bottom"/>
            <w:hideMark/>
          </w:tcPr>
          <w:p w14:paraId="770E340D" w14:textId="77777777" w:rsidR="00232CF6" w:rsidRPr="00DD5F6A" w:rsidRDefault="00232CF6" w:rsidP="004422F2">
            <w:pPr>
              <w:jc w:val="center"/>
              <w:rPr>
                <w:sz w:val="16"/>
                <w:szCs w:val="16"/>
              </w:rPr>
            </w:pPr>
            <w:r w:rsidRPr="008B201F">
              <w:rPr>
                <w:rFonts w:eastAsia="Aptos"/>
                <w:kern w:val="2"/>
                <w:sz w:val="16"/>
                <w:szCs w:val="16"/>
              </w:rPr>
              <w:t>53.37</w:t>
            </w:r>
          </w:p>
        </w:tc>
        <w:tc>
          <w:tcPr>
            <w:tcW w:w="1013" w:type="dxa"/>
            <w:noWrap/>
            <w:vAlign w:val="bottom"/>
            <w:hideMark/>
          </w:tcPr>
          <w:p w14:paraId="76EFD99F" w14:textId="77777777" w:rsidR="00232CF6" w:rsidRPr="00DD5F6A" w:rsidRDefault="00232CF6" w:rsidP="004422F2">
            <w:pPr>
              <w:jc w:val="center"/>
              <w:rPr>
                <w:sz w:val="16"/>
                <w:szCs w:val="16"/>
              </w:rPr>
            </w:pPr>
            <w:r w:rsidRPr="008B201F">
              <w:rPr>
                <w:rFonts w:eastAsia="Aptos"/>
                <w:kern w:val="2"/>
                <w:sz w:val="16"/>
                <w:szCs w:val="16"/>
              </w:rPr>
              <w:t>20.21</w:t>
            </w:r>
          </w:p>
        </w:tc>
      </w:tr>
      <w:tr w:rsidR="00232CF6" w:rsidRPr="00DD5F6A" w14:paraId="5C1F4623" w14:textId="77777777" w:rsidTr="004422F2">
        <w:trPr>
          <w:trHeight w:val="250"/>
          <w:jc w:val="center"/>
        </w:trPr>
        <w:tc>
          <w:tcPr>
            <w:tcW w:w="1057" w:type="dxa"/>
            <w:noWrap/>
            <w:vAlign w:val="center"/>
            <w:hideMark/>
          </w:tcPr>
          <w:p w14:paraId="478E09F7" w14:textId="77777777" w:rsidR="00232CF6" w:rsidRPr="00DD5F6A" w:rsidRDefault="00232CF6" w:rsidP="004422F2">
            <w:pPr>
              <w:jc w:val="center"/>
              <w:rPr>
                <w:sz w:val="16"/>
                <w:szCs w:val="16"/>
              </w:rPr>
            </w:pPr>
            <w:r w:rsidRPr="00DD5F6A">
              <w:rPr>
                <w:sz w:val="16"/>
                <w:szCs w:val="16"/>
              </w:rPr>
              <w:t>2,840.01</w:t>
            </w:r>
          </w:p>
        </w:tc>
        <w:tc>
          <w:tcPr>
            <w:tcW w:w="990" w:type="dxa"/>
            <w:noWrap/>
            <w:vAlign w:val="center"/>
            <w:hideMark/>
          </w:tcPr>
          <w:p w14:paraId="2F21274B" w14:textId="77777777" w:rsidR="00232CF6" w:rsidRPr="00DD5F6A" w:rsidRDefault="00232CF6" w:rsidP="004422F2">
            <w:pPr>
              <w:jc w:val="center"/>
              <w:rPr>
                <w:sz w:val="16"/>
                <w:szCs w:val="16"/>
              </w:rPr>
            </w:pPr>
            <w:r w:rsidRPr="00DD5F6A">
              <w:rPr>
                <w:sz w:val="16"/>
                <w:szCs w:val="16"/>
              </w:rPr>
              <w:t>2,920.00</w:t>
            </w:r>
          </w:p>
        </w:tc>
        <w:tc>
          <w:tcPr>
            <w:tcW w:w="923" w:type="dxa"/>
            <w:noWrap/>
            <w:vAlign w:val="bottom"/>
            <w:hideMark/>
          </w:tcPr>
          <w:p w14:paraId="25ED2491" w14:textId="77777777" w:rsidR="00232CF6" w:rsidRPr="00DD5F6A" w:rsidRDefault="00232CF6" w:rsidP="004422F2">
            <w:pPr>
              <w:jc w:val="center"/>
              <w:rPr>
                <w:sz w:val="16"/>
                <w:szCs w:val="16"/>
              </w:rPr>
            </w:pPr>
            <w:r w:rsidRPr="008B201F">
              <w:rPr>
                <w:rFonts w:eastAsia="Aptos"/>
                <w:kern w:val="2"/>
                <w:sz w:val="16"/>
                <w:szCs w:val="16"/>
              </w:rPr>
              <w:t>88.99</w:t>
            </w:r>
          </w:p>
        </w:tc>
        <w:tc>
          <w:tcPr>
            <w:tcW w:w="877" w:type="dxa"/>
            <w:noWrap/>
            <w:vAlign w:val="bottom"/>
            <w:hideMark/>
          </w:tcPr>
          <w:p w14:paraId="15A08A9F" w14:textId="77777777" w:rsidR="00232CF6" w:rsidRPr="00DD5F6A" w:rsidRDefault="00232CF6" w:rsidP="004422F2">
            <w:pPr>
              <w:jc w:val="center"/>
              <w:rPr>
                <w:sz w:val="16"/>
                <w:szCs w:val="16"/>
              </w:rPr>
            </w:pPr>
            <w:r w:rsidRPr="008B201F">
              <w:rPr>
                <w:rFonts w:eastAsia="Aptos"/>
                <w:kern w:val="2"/>
                <w:sz w:val="16"/>
                <w:szCs w:val="16"/>
              </w:rPr>
              <w:t>55.84</w:t>
            </w:r>
          </w:p>
        </w:tc>
        <w:tc>
          <w:tcPr>
            <w:tcW w:w="1013" w:type="dxa"/>
            <w:noWrap/>
            <w:vAlign w:val="bottom"/>
            <w:hideMark/>
          </w:tcPr>
          <w:p w14:paraId="4AF2B53A" w14:textId="77777777" w:rsidR="00232CF6" w:rsidRPr="00DD5F6A" w:rsidRDefault="00232CF6" w:rsidP="004422F2">
            <w:pPr>
              <w:jc w:val="center"/>
              <w:rPr>
                <w:sz w:val="16"/>
                <w:szCs w:val="16"/>
              </w:rPr>
            </w:pPr>
            <w:r w:rsidRPr="008B201F">
              <w:rPr>
                <w:rFonts w:eastAsia="Aptos"/>
                <w:kern w:val="2"/>
                <w:sz w:val="16"/>
                <w:szCs w:val="16"/>
              </w:rPr>
              <w:t>22.69</w:t>
            </w:r>
          </w:p>
        </w:tc>
      </w:tr>
      <w:tr w:rsidR="00232CF6" w:rsidRPr="00DD5F6A" w14:paraId="2F5DF61C" w14:textId="77777777" w:rsidTr="004422F2">
        <w:trPr>
          <w:trHeight w:val="250"/>
          <w:jc w:val="center"/>
        </w:trPr>
        <w:tc>
          <w:tcPr>
            <w:tcW w:w="1057" w:type="dxa"/>
            <w:noWrap/>
            <w:vAlign w:val="center"/>
            <w:hideMark/>
          </w:tcPr>
          <w:p w14:paraId="36D2A546" w14:textId="77777777" w:rsidR="00232CF6" w:rsidRPr="00DD5F6A" w:rsidRDefault="00232CF6" w:rsidP="004422F2">
            <w:pPr>
              <w:jc w:val="center"/>
              <w:rPr>
                <w:sz w:val="16"/>
                <w:szCs w:val="16"/>
              </w:rPr>
            </w:pPr>
            <w:r w:rsidRPr="00DD5F6A">
              <w:rPr>
                <w:sz w:val="16"/>
                <w:szCs w:val="16"/>
              </w:rPr>
              <w:t>2,920.01</w:t>
            </w:r>
          </w:p>
        </w:tc>
        <w:tc>
          <w:tcPr>
            <w:tcW w:w="990" w:type="dxa"/>
            <w:noWrap/>
            <w:vAlign w:val="center"/>
            <w:hideMark/>
          </w:tcPr>
          <w:p w14:paraId="4A1B523C" w14:textId="77777777" w:rsidR="00232CF6" w:rsidRPr="00DD5F6A" w:rsidRDefault="00232CF6" w:rsidP="004422F2">
            <w:pPr>
              <w:jc w:val="center"/>
              <w:rPr>
                <w:sz w:val="16"/>
                <w:szCs w:val="16"/>
              </w:rPr>
            </w:pPr>
            <w:r w:rsidRPr="00DD5F6A">
              <w:rPr>
                <w:sz w:val="16"/>
                <w:szCs w:val="16"/>
              </w:rPr>
              <w:t>3,000.00</w:t>
            </w:r>
          </w:p>
        </w:tc>
        <w:tc>
          <w:tcPr>
            <w:tcW w:w="923" w:type="dxa"/>
            <w:noWrap/>
            <w:vAlign w:val="bottom"/>
            <w:hideMark/>
          </w:tcPr>
          <w:p w14:paraId="152E9F8A" w14:textId="77777777" w:rsidR="00232CF6" w:rsidRPr="00DD5F6A" w:rsidRDefault="00232CF6" w:rsidP="004422F2">
            <w:pPr>
              <w:jc w:val="center"/>
              <w:rPr>
                <w:sz w:val="16"/>
                <w:szCs w:val="16"/>
              </w:rPr>
            </w:pPr>
            <w:r w:rsidRPr="008B201F">
              <w:rPr>
                <w:rFonts w:eastAsia="Aptos"/>
                <w:kern w:val="2"/>
                <w:sz w:val="16"/>
                <w:szCs w:val="16"/>
              </w:rPr>
              <w:t>91.46</w:t>
            </w:r>
          </w:p>
        </w:tc>
        <w:tc>
          <w:tcPr>
            <w:tcW w:w="877" w:type="dxa"/>
            <w:noWrap/>
            <w:vAlign w:val="bottom"/>
            <w:hideMark/>
          </w:tcPr>
          <w:p w14:paraId="38AB3F82" w14:textId="77777777" w:rsidR="00232CF6" w:rsidRPr="00DD5F6A" w:rsidRDefault="00232CF6" w:rsidP="004422F2">
            <w:pPr>
              <w:jc w:val="center"/>
              <w:rPr>
                <w:sz w:val="16"/>
                <w:szCs w:val="16"/>
              </w:rPr>
            </w:pPr>
            <w:r w:rsidRPr="008B201F">
              <w:rPr>
                <w:rFonts w:eastAsia="Aptos"/>
                <w:kern w:val="2"/>
                <w:sz w:val="16"/>
                <w:szCs w:val="16"/>
              </w:rPr>
              <w:t>58.31</w:t>
            </w:r>
          </w:p>
        </w:tc>
        <w:tc>
          <w:tcPr>
            <w:tcW w:w="1013" w:type="dxa"/>
            <w:noWrap/>
            <w:vAlign w:val="bottom"/>
            <w:hideMark/>
          </w:tcPr>
          <w:p w14:paraId="1CB037EB" w14:textId="77777777" w:rsidR="00232CF6" w:rsidRPr="00DD5F6A" w:rsidRDefault="00232CF6" w:rsidP="004422F2">
            <w:pPr>
              <w:jc w:val="center"/>
              <w:rPr>
                <w:sz w:val="16"/>
                <w:szCs w:val="16"/>
              </w:rPr>
            </w:pPr>
            <w:r w:rsidRPr="008B201F">
              <w:rPr>
                <w:rFonts w:eastAsia="Aptos"/>
                <w:kern w:val="2"/>
                <w:sz w:val="16"/>
                <w:szCs w:val="16"/>
              </w:rPr>
              <w:t>25.16</w:t>
            </w:r>
          </w:p>
        </w:tc>
      </w:tr>
      <w:tr w:rsidR="00232CF6" w:rsidRPr="00DD5F6A" w14:paraId="4112ABF4" w14:textId="77777777" w:rsidTr="004422F2">
        <w:trPr>
          <w:trHeight w:val="250"/>
          <w:jc w:val="center"/>
        </w:trPr>
        <w:tc>
          <w:tcPr>
            <w:tcW w:w="1057" w:type="dxa"/>
            <w:noWrap/>
            <w:vAlign w:val="center"/>
            <w:hideMark/>
          </w:tcPr>
          <w:p w14:paraId="42B74B71" w14:textId="77777777" w:rsidR="00232CF6" w:rsidRPr="00DD5F6A" w:rsidRDefault="00232CF6" w:rsidP="004422F2">
            <w:pPr>
              <w:jc w:val="center"/>
              <w:rPr>
                <w:sz w:val="16"/>
                <w:szCs w:val="16"/>
              </w:rPr>
            </w:pPr>
            <w:r w:rsidRPr="00DD5F6A">
              <w:rPr>
                <w:sz w:val="16"/>
                <w:szCs w:val="16"/>
              </w:rPr>
              <w:t>3,000.01</w:t>
            </w:r>
          </w:p>
        </w:tc>
        <w:tc>
          <w:tcPr>
            <w:tcW w:w="990" w:type="dxa"/>
            <w:noWrap/>
            <w:vAlign w:val="center"/>
            <w:hideMark/>
          </w:tcPr>
          <w:p w14:paraId="0CD5FB88" w14:textId="77777777" w:rsidR="00232CF6" w:rsidRPr="00DD5F6A" w:rsidRDefault="00232CF6" w:rsidP="004422F2">
            <w:pPr>
              <w:jc w:val="center"/>
              <w:rPr>
                <w:sz w:val="16"/>
                <w:szCs w:val="16"/>
              </w:rPr>
            </w:pPr>
            <w:r w:rsidRPr="00DD5F6A">
              <w:rPr>
                <w:sz w:val="16"/>
                <w:szCs w:val="16"/>
              </w:rPr>
              <w:t>3,080.00</w:t>
            </w:r>
          </w:p>
        </w:tc>
        <w:tc>
          <w:tcPr>
            <w:tcW w:w="923" w:type="dxa"/>
            <w:noWrap/>
            <w:vAlign w:val="bottom"/>
            <w:hideMark/>
          </w:tcPr>
          <w:p w14:paraId="081F3CD8" w14:textId="77777777" w:rsidR="00232CF6" w:rsidRPr="00DD5F6A" w:rsidRDefault="00232CF6" w:rsidP="004422F2">
            <w:pPr>
              <w:jc w:val="center"/>
              <w:rPr>
                <w:sz w:val="16"/>
                <w:szCs w:val="16"/>
              </w:rPr>
            </w:pPr>
            <w:r w:rsidRPr="008B201F">
              <w:rPr>
                <w:rFonts w:eastAsia="Aptos"/>
                <w:kern w:val="2"/>
                <w:sz w:val="16"/>
                <w:szCs w:val="16"/>
              </w:rPr>
              <w:t>93.94</w:t>
            </w:r>
          </w:p>
        </w:tc>
        <w:tc>
          <w:tcPr>
            <w:tcW w:w="877" w:type="dxa"/>
            <w:noWrap/>
            <w:vAlign w:val="bottom"/>
            <w:hideMark/>
          </w:tcPr>
          <w:p w14:paraId="316DD2EE" w14:textId="77777777" w:rsidR="00232CF6" w:rsidRPr="00DD5F6A" w:rsidRDefault="00232CF6" w:rsidP="004422F2">
            <w:pPr>
              <w:jc w:val="center"/>
              <w:rPr>
                <w:sz w:val="16"/>
                <w:szCs w:val="16"/>
              </w:rPr>
            </w:pPr>
            <w:r w:rsidRPr="008B201F">
              <w:rPr>
                <w:rFonts w:eastAsia="Aptos"/>
                <w:kern w:val="2"/>
                <w:sz w:val="16"/>
                <w:szCs w:val="16"/>
              </w:rPr>
              <w:t>60.78</w:t>
            </w:r>
          </w:p>
        </w:tc>
        <w:tc>
          <w:tcPr>
            <w:tcW w:w="1013" w:type="dxa"/>
            <w:noWrap/>
            <w:vAlign w:val="bottom"/>
            <w:hideMark/>
          </w:tcPr>
          <w:p w14:paraId="5D41D198" w14:textId="77777777" w:rsidR="00232CF6" w:rsidRPr="00DD5F6A" w:rsidRDefault="00232CF6" w:rsidP="004422F2">
            <w:pPr>
              <w:jc w:val="center"/>
              <w:rPr>
                <w:sz w:val="16"/>
                <w:szCs w:val="16"/>
              </w:rPr>
            </w:pPr>
            <w:r w:rsidRPr="008B201F">
              <w:rPr>
                <w:rFonts w:eastAsia="Aptos"/>
                <w:kern w:val="2"/>
                <w:sz w:val="16"/>
                <w:szCs w:val="16"/>
              </w:rPr>
              <w:t>27.63</w:t>
            </w:r>
          </w:p>
        </w:tc>
      </w:tr>
      <w:tr w:rsidR="00232CF6" w:rsidRPr="00DD5F6A" w14:paraId="31319557" w14:textId="77777777" w:rsidTr="004422F2">
        <w:trPr>
          <w:trHeight w:val="250"/>
          <w:jc w:val="center"/>
        </w:trPr>
        <w:tc>
          <w:tcPr>
            <w:tcW w:w="1057" w:type="dxa"/>
            <w:noWrap/>
            <w:vAlign w:val="center"/>
            <w:hideMark/>
          </w:tcPr>
          <w:p w14:paraId="045B9386" w14:textId="77777777" w:rsidR="00232CF6" w:rsidRPr="00DD5F6A" w:rsidRDefault="00232CF6" w:rsidP="004422F2">
            <w:pPr>
              <w:jc w:val="center"/>
              <w:rPr>
                <w:sz w:val="16"/>
                <w:szCs w:val="16"/>
              </w:rPr>
            </w:pPr>
            <w:r w:rsidRPr="00DD5F6A">
              <w:rPr>
                <w:sz w:val="16"/>
                <w:szCs w:val="16"/>
              </w:rPr>
              <w:t>3,080.01</w:t>
            </w:r>
          </w:p>
        </w:tc>
        <w:tc>
          <w:tcPr>
            <w:tcW w:w="990" w:type="dxa"/>
            <w:noWrap/>
            <w:vAlign w:val="center"/>
            <w:hideMark/>
          </w:tcPr>
          <w:p w14:paraId="48373407" w14:textId="77777777" w:rsidR="00232CF6" w:rsidRPr="00DD5F6A" w:rsidRDefault="00232CF6" w:rsidP="004422F2">
            <w:pPr>
              <w:jc w:val="center"/>
              <w:rPr>
                <w:sz w:val="16"/>
                <w:szCs w:val="16"/>
              </w:rPr>
            </w:pPr>
            <w:r w:rsidRPr="00DD5F6A">
              <w:rPr>
                <w:sz w:val="16"/>
                <w:szCs w:val="16"/>
              </w:rPr>
              <w:t>3,160.00</w:t>
            </w:r>
          </w:p>
        </w:tc>
        <w:tc>
          <w:tcPr>
            <w:tcW w:w="923" w:type="dxa"/>
            <w:noWrap/>
            <w:vAlign w:val="bottom"/>
            <w:hideMark/>
          </w:tcPr>
          <w:p w14:paraId="08D3BACD" w14:textId="77777777" w:rsidR="00232CF6" w:rsidRPr="00DD5F6A" w:rsidRDefault="00232CF6" w:rsidP="004422F2">
            <w:pPr>
              <w:jc w:val="center"/>
              <w:rPr>
                <w:sz w:val="16"/>
                <w:szCs w:val="16"/>
              </w:rPr>
            </w:pPr>
            <w:r w:rsidRPr="008B201F">
              <w:rPr>
                <w:rFonts w:eastAsia="Aptos"/>
                <w:kern w:val="2"/>
                <w:sz w:val="16"/>
                <w:szCs w:val="16"/>
              </w:rPr>
              <w:t>96.41</w:t>
            </w:r>
          </w:p>
        </w:tc>
        <w:tc>
          <w:tcPr>
            <w:tcW w:w="877" w:type="dxa"/>
            <w:noWrap/>
            <w:vAlign w:val="bottom"/>
            <w:hideMark/>
          </w:tcPr>
          <w:p w14:paraId="3DB1FE2C" w14:textId="77777777" w:rsidR="00232CF6" w:rsidRPr="00DD5F6A" w:rsidRDefault="00232CF6" w:rsidP="004422F2">
            <w:pPr>
              <w:jc w:val="center"/>
              <w:rPr>
                <w:sz w:val="16"/>
                <w:szCs w:val="16"/>
              </w:rPr>
            </w:pPr>
            <w:r w:rsidRPr="008B201F">
              <w:rPr>
                <w:rFonts w:eastAsia="Aptos"/>
                <w:kern w:val="2"/>
                <w:sz w:val="16"/>
                <w:szCs w:val="16"/>
              </w:rPr>
              <w:t>63.25</w:t>
            </w:r>
          </w:p>
        </w:tc>
        <w:tc>
          <w:tcPr>
            <w:tcW w:w="1013" w:type="dxa"/>
            <w:noWrap/>
            <w:vAlign w:val="bottom"/>
            <w:hideMark/>
          </w:tcPr>
          <w:p w14:paraId="7070C48F" w14:textId="77777777" w:rsidR="00232CF6" w:rsidRPr="00DD5F6A" w:rsidRDefault="00232CF6" w:rsidP="004422F2">
            <w:pPr>
              <w:jc w:val="center"/>
              <w:rPr>
                <w:sz w:val="16"/>
                <w:szCs w:val="16"/>
              </w:rPr>
            </w:pPr>
            <w:r w:rsidRPr="008B201F">
              <w:rPr>
                <w:rFonts w:eastAsia="Aptos"/>
                <w:kern w:val="2"/>
                <w:sz w:val="16"/>
                <w:szCs w:val="16"/>
              </w:rPr>
              <w:t>30.10</w:t>
            </w:r>
          </w:p>
        </w:tc>
      </w:tr>
      <w:tr w:rsidR="00232CF6" w:rsidRPr="00DD5F6A" w14:paraId="68D233A4" w14:textId="77777777" w:rsidTr="004422F2">
        <w:trPr>
          <w:trHeight w:val="250"/>
          <w:jc w:val="center"/>
        </w:trPr>
        <w:tc>
          <w:tcPr>
            <w:tcW w:w="1057" w:type="dxa"/>
            <w:noWrap/>
            <w:vAlign w:val="center"/>
            <w:hideMark/>
          </w:tcPr>
          <w:p w14:paraId="563AF9F4" w14:textId="77777777" w:rsidR="00232CF6" w:rsidRPr="00DD5F6A" w:rsidRDefault="00232CF6" w:rsidP="004422F2">
            <w:pPr>
              <w:jc w:val="center"/>
              <w:rPr>
                <w:sz w:val="16"/>
                <w:szCs w:val="16"/>
              </w:rPr>
            </w:pPr>
            <w:r w:rsidRPr="00DD5F6A">
              <w:rPr>
                <w:sz w:val="16"/>
                <w:szCs w:val="16"/>
              </w:rPr>
              <w:t>3,160.01</w:t>
            </w:r>
          </w:p>
        </w:tc>
        <w:tc>
          <w:tcPr>
            <w:tcW w:w="990" w:type="dxa"/>
            <w:noWrap/>
            <w:vAlign w:val="center"/>
            <w:hideMark/>
          </w:tcPr>
          <w:p w14:paraId="2F93ED31" w14:textId="77777777" w:rsidR="00232CF6" w:rsidRPr="00DD5F6A" w:rsidRDefault="00232CF6" w:rsidP="004422F2">
            <w:pPr>
              <w:jc w:val="center"/>
              <w:rPr>
                <w:sz w:val="16"/>
                <w:szCs w:val="16"/>
              </w:rPr>
            </w:pPr>
            <w:r w:rsidRPr="00DD5F6A">
              <w:rPr>
                <w:sz w:val="16"/>
                <w:szCs w:val="16"/>
              </w:rPr>
              <w:t>3,240.00</w:t>
            </w:r>
          </w:p>
        </w:tc>
        <w:tc>
          <w:tcPr>
            <w:tcW w:w="923" w:type="dxa"/>
            <w:noWrap/>
            <w:vAlign w:val="bottom"/>
            <w:hideMark/>
          </w:tcPr>
          <w:p w14:paraId="58FF4BB0" w14:textId="77777777" w:rsidR="00232CF6" w:rsidRPr="00DD5F6A" w:rsidRDefault="00232CF6" w:rsidP="004422F2">
            <w:pPr>
              <w:jc w:val="center"/>
              <w:rPr>
                <w:sz w:val="16"/>
                <w:szCs w:val="16"/>
              </w:rPr>
            </w:pPr>
            <w:r w:rsidRPr="008B201F">
              <w:rPr>
                <w:rFonts w:eastAsia="Aptos"/>
                <w:kern w:val="2"/>
                <w:sz w:val="16"/>
                <w:szCs w:val="16"/>
              </w:rPr>
              <w:t>98.88</w:t>
            </w:r>
          </w:p>
        </w:tc>
        <w:tc>
          <w:tcPr>
            <w:tcW w:w="877" w:type="dxa"/>
            <w:noWrap/>
            <w:vAlign w:val="bottom"/>
            <w:hideMark/>
          </w:tcPr>
          <w:p w14:paraId="55078570" w14:textId="77777777" w:rsidR="00232CF6" w:rsidRPr="00DD5F6A" w:rsidRDefault="00232CF6" w:rsidP="004422F2">
            <w:pPr>
              <w:jc w:val="center"/>
              <w:rPr>
                <w:sz w:val="16"/>
                <w:szCs w:val="16"/>
              </w:rPr>
            </w:pPr>
            <w:r w:rsidRPr="008B201F">
              <w:rPr>
                <w:rFonts w:eastAsia="Aptos"/>
                <w:kern w:val="2"/>
                <w:sz w:val="16"/>
                <w:szCs w:val="16"/>
              </w:rPr>
              <w:t>65.73</w:t>
            </w:r>
          </w:p>
        </w:tc>
        <w:tc>
          <w:tcPr>
            <w:tcW w:w="1013" w:type="dxa"/>
            <w:noWrap/>
            <w:vAlign w:val="bottom"/>
            <w:hideMark/>
          </w:tcPr>
          <w:p w14:paraId="1C97061C" w14:textId="77777777" w:rsidR="00232CF6" w:rsidRPr="00DD5F6A" w:rsidRDefault="00232CF6" w:rsidP="004422F2">
            <w:pPr>
              <w:jc w:val="center"/>
              <w:rPr>
                <w:sz w:val="16"/>
                <w:szCs w:val="16"/>
              </w:rPr>
            </w:pPr>
            <w:r w:rsidRPr="008B201F">
              <w:rPr>
                <w:rFonts w:eastAsia="Aptos"/>
                <w:kern w:val="2"/>
                <w:sz w:val="16"/>
                <w:szCs w:val="16"/>
              </w:rPr>
              <w:t>32.57</w:t>
            </w:r>
          </w:p>
        </w:tc>
      </w:tr>
      <w:tr w:rsidR="00232CF6" w:rsidRPr="00DD5F6A" w14:paraId="612E1526" w14:textId="77777777" w:rsidTr="004422F2">
        <w:trPr>
          <w:trHeight w:val="250"/>
          <w:jc w:val="center"/>
        </w:trPr>
        <w:tc>
          <w:tcPr>
            <w:tcW w:w="1057" w:type="dxa"/>
            <w:noWrap/>
            <w:vAlign w:val="center"/>
            <w:hideMark/>
          </w:tcPr>
          <w:p w14:paraId="631401C1" w14:textId="77777777" w:rsidR="00232CF6" w:rsidRPr="00DD5F6A" w:rsidRDefault="00232CF6" w:rsidP="004422F2">
            <w:pPr>
              <w:jc w:val="center"/>
              <w:rPr>
                <w:sz w:val="16"/>
                <w:szCs w:val="16"/>
              </w:rPr>
            </w:pPr>
            <w:r w:rsidRPr="00DD5F6A">
              <w:rPr>
                <w:sz w:val="16"/>
                <w:szCs w:val="16"/>
              </w:rPr>
              <w:t>3,240.01</w:t>
            </w:r>
          </w:p>
        </w:tc>
        <w:tc>
          <w:tcPr>
            <w:tcW w:w="990" w:type="dxa"/>
            <w:noWrap/>
            <w:vAlign w:val="center"/>
            <w:hideMark/>
          </w:tcPr>
          <w:p w14:paraId="11942787" w14:textId="77777777" w:rsidR="00232CF6" w:rsidRPr="00DD5F6A" w:rsidRDefault="00232CF6" w:rsidP="004422F2">
            <w:pPr>
              <w:jc w:val="center"/>
              <w:rPr>
                <w:sz w:val="16"/>
                <w:szCs w:val="16"/>
              </w:rPr>
            </w:pPr>
            <w:r w:rsidRPr="00DD5F6A">
              <w:rPr>
                <w:sz w:val="16"/>
                <w:szCs w:val="16"/>
              </w:rPr>
              <w:t>3,320.00</w:t>
            </w:r>
          </w:p>
        </w:tc>
        <w:tc>
          <w:tcPr>
            <w:tcW w:w="923" w:type="dxa"/>
            <w:noWrap/>
            <w:vAlign w:val="bottom"/>
            <w:hideMark/>
          </w:tcPr>
          <w:p w14:paraId="7BBD146C" w14:textId="77777777" w:rsidR="00232CF6" w:rsidRPr="00DD5F6A" w:rsidRDefault="00232CF6" w:rsidP="004422F2">
            <w:pPr>
              <w:jc w:val="center"/>
              <w:rPr>
                <w:sz w:val="16"/>
                <w:szCs w:val="16"/>
              </w:rPr>
            </w:pPr>
            <w:r w:rsidRPr="008B201F">
              <w:rPr>
                <w:rFonts w:eastAsia="Aptos"/>
                <w:kern w:val="2"/>
                <w:sz w:val="16"/>
                <w:szCs w:val="16"/>
              </w:rPr>
              <w:t>101.35</w:t>
            </w:r>
          </w:p>
        </w:tc>
        <w:tc>
          <w:tcPr>
            <w:tcW w:w="877" w:type="dxa"/>
            <w:noWrap/>
            <w:vAlign w:val="bottom"/>
            <w:hideMark/>
          </w:tcPr>
          <w:p w14:paraId="1FC55DC9" w14:textId="77777777" w:rsidR="00232CF6" w:rsidRPr="00DD5F6A" w:rsidRDefault="00232CF6" w:rsidP="004422F2">
            <w:pPr>
              <w:jc w:val="center"/>
              <w:rPr>
                <w:sz w:val="16"/>
                <w:szCs w:val="16"/>
              </w:rPr>
            </w:pPr>
            <w:r w:rsidRPr="008B201F">
              <w:rPr>
                <w:rFonts w:eastAsia="Aptos"/>
                <w:kern w:val="2"/>
                <w:sz w:val="16"/>
                <w:szCs w:val="16"/>
              </w:rPr>
              <w:t>68.20</w:t>
            </w:r>
          </w:p>
        </w:tc>
        <w:tc>
          <w:tcPr>
            <w:tcW w:w="1013" w:type="dxa"/>
            <w:noWrap/>
            <w:vAlign w:val="bottom"/>
            <w:hideMark/>
          </w:tcPr>
          <w:p w14:paraId="71ABA6E2" w14:textId="77777777" w:rsidR="00232CF6" w:rsidRPr="00DD5F6A" w:rsidRDefault="00232CF6" w:rsidP="004422F2">
            <w:pPr>
              <w:jc w:val="center"/>
              <w:rPr>
                <w:sz w:val="16"/>
                <w:szCs w:val="16"/>
              </w:rPr>
            </w:pPr>
            <w:r w:rsidRPr="008B201F">
              <w:rPr>
                <w:rFonts w:eastAsia="Aptos"/>
                <w:kern w:val="2"/>
                <w:sz w:val="16"/>
                <w:szCs w:val="16"/>
              </w:rPr>
              <w:t>35.05</w:t>
            </w:r>
          </w:p>
        </w:tc>
      </w:tr>
      <w:tr w:rsidR="00232CF6" w:rsidRPr="00DD5F6A" w14:paraId="5A9B51F2" w14:textId="77777777" w:rsidTr="004422F2">
        <w:trPr>
          <w:trHeight w:val="250"/>
          <w:jc w:val="center"/>
        </w:trPr>
        <w:tc>
          <w:tcPr>
            <w:tcW w:w="1057" w:type="dxa"/>
            <w:noWrap/>
            <w:vAlign w:val="center"/>
            <w:hideMark/>
          </w:tcPr>
          <w:p w14:paraId="3FEE461F" w14:textId="77777777" w:rsidR="00232CF6" w:rsidRPr="00DD5F6A" w:rsidRDefault="00232CF6" w:rsidP="004422F2">
            <w:pPr>
              <w:jc w:val="center"/>
              <w:rPr>
                <w:sz w:val="16"/>
                <w:szCs w:val="16"/>
              </w:rPr>
            </w:pPr>
            <w:r w:rsidRPr="00DD5F6A">
              <w:rPr>
                <w:sz w:val="16"/>
                <w:szCs w:val="16"/>
              </w:rPr>
              <w:t>3,320.01</w:t>
            </w:r>
          </w:p>
        </w:tc>
        <w:tc>
          <w:tcPr>
            <w:tcW w:w="990" w:type="dxa"/>
            <w:noWrap/>
            <w:vAlign w:val="center"/>
            <w:hideMark/>
          </w:tcPr>
          <w:p w14:paraId="3304DBA5" w14:textId="77777777" w:rsidR="00232CF6" w:rsidRPr="00DD5F6A" w:rsidRDefault="00232CF6" w:rsidP="004422F2">
            <w:pPr>
              <w:jc w:val="center"/>
              <w:rPr>
                <w:sz w:val="16"/>
                <w:szCs w:val="16"/>
              </w:rPr>
            </w:pPr>
            <w:r w:rsidRPr="00DD5F6A">
              <w:rPr>
                <w:sz w:val="16"/>
                <w:szCs w:val="16"/>
              </w:rPr>
              <w:t>3,400.00</w:t>
            </w:r>
          </w:p>
        </w:tc>
        <w:tc>
          <w:tcPr>
            <w:tcW w:w="923" w:type="dxa"/>
            <w:noWrap/>
            <w:vAlign w:val="bottom"/>
            <w:hideMark/>
          </w:tcPr>
          <w:p w14:paraId="5C6B0E40" w14:textId="77777777" w:rsidR="00232CF6" w:rsidRPr="00DD5F6A" w:rsidRDefault="00232CF6" w:rsidP="004422F2">
            <w:pPr>
              <w:jc w:val="center"/>
              <w:rPr>
                <w:sz w:val="16"/>
                <w:szCs w:val="16"/>
              </w:rPr>
            </w:pPr>
            <w:r w:rsidRPr="008B201F">
              <w:rPr>
                <w:rFonts w:eastAsia="Aptos"/>
                <w:kern w:val="2"/>
                <w:sz w:val="16"/>
                <w:szCs w:val="16"/>
              </w:rPr>
              <w:t>103.82</w:t>
            </w:r>
          </w:p>
        </w:tc>
        <w:tc>
          <w:tcPr>
            <w:tcW w:w="877" w:type="dxa"/>
            <w:noWrap/>
            <w:vAlign w:val="bottom"/>
            <w:hideMark/>
          </w:tcPr>
          <w:p w14:paraId="120E87C4" w14:textId="77777777" w:rsidR="00232CF6" w:rsidRPr="00DD5F6A" w:rsidRDefault="00232CF6" w:rsidP="004422F2">
            <w:pPr>
              <w:jc w:val="center"/>
              <w:rPr>
                <w:sz w:val="16"/>
                <w:szCs w:val="16"/>
              </w:rPr>
            </w:pPr>
            <w:r w:rsidRPr="008B201F">
              <w:rPr>
                <w:rFonts w:eastAsia="Aptos"/>
                <w:kern w:val="2"/>
                <w:sz w:val="16"/>
                <w:szCs w:val="16"/>
              </w:rPr>
              <w:t>70.67</w:t>
            </w:r>
          </w:p>
        </w:tc>
        <w:tc>
          <w:tcPr>
            <w:tcW w:w="1013" w:type="dxa"/>
            <w:noWrap/>
            <w:vAlign w:val="bottom"/>
            <w:hideMark/>
          </w:tcPr>
          <w:p w14:paraId="527B2DDD" w14:textId="77777777" w:rsidR="00232CF6" w:rsidRPr="00DD5F6A" w:rsidRDefault="00232CF6" w:rsidP="004422F2">
            <w:pPr>
              <w:jc w:val="center"/>
              <w:rPr>
                <w:sz w:val="16"/>
                <w:szCs w:val="16"/>
              </w:rPr>
            </w:pPr>
            <w:r w:rsidRPr="008B201F">
              <w:rPr>
                <w:rFonts w:eastAsia="Aptos"/>
                <w:kern w:val="2"/>
                <w:sz w:val="16"/>
                <w:szCs w:val="16"/>
              </w:rPr>
              <w:t>37.52</w:t>
            </w:r>
          </w:p>
        </w:tc>
      </w:tr>
      <w:tr w:rsidR="00232CF6" w:rsidRPr="00DD5F6A" w14:paraId="2671F5D0" w14:textId="77777777" w:rsidTr="004422F2">
        <w:trPr>
          <w:trHeight w:val="250"/>
          <w:jc w:val="center"/>
        </w:trPr>
        <w:tc>
          <w:tcPr>
            <w:tcW w:w="1057" w:type="dxa"/>
            <w:noWrap/>
            <w:vAlign w:val="center"/>
            <w:hideMark/>
          </w:tcPr>
          <w:p w14:paraId="13A3A8E1" w14:textId="77777777" w:rsidR="00232CF6" w:rsidRPr="00DD5F6A" w:rsidRDefault="00232CF6" w:rsidP="004422F2">
            <w:pPr>
              <w:jc w:val="center"/>
              <w:rPr>
                <w:sz w:val="16"/>
                <w:szCs w:val="16"/>
              </w:rPr>
            </w:pPr>
            <w:r w:rsidRPr="00DD5F6A">
              <w:rPr>
                <w:sz w:val="16"/>
                <w:szCs w:val="16"/>
              </w:rPr>
              <w:t>3,400.01</w:t>
            </w:r>
          </w:p>
        </w:tc>
        <w:tc>
          <w:tcPr>
            <w:tcW w:w="990" w:type="dxa"/>
            <w:noWrap/>
            <w:vAlign w:val="center"/>
            <w:hideMark/>
          </w:tcPr>
          <w:p w14:paraId="08926BCD" w14:textId="77777777" w:rsidR="00232CF6" w:rsidRPr="00DD5F6A" w:rsidRDefault="00232CF6" w:rsidP="004422F2">
            <w:pPr>
              <w:jc w:val="center"/>
              <w:rPr>
                <w:sz w:val="16"/>
                <w:szCs w:val="16"/>
              </w:rPr>
            </w:pPr>
            <w:r w:rsidRPr="00DD5F6A">
              <w:rPr>
                <w:sz w:val="16"/>
                <w:szCs w:val="16"/>
              </w:rPr>
              <w:t>3,480.00</w:t>
            </w:r>
          </w:p>
        </w:tc>
        <w:tc>
          <w:tcPr>
            <w:tcW w:w="923" w:type="dxa"/>
            <w:noWrap/>
            <w:vAlign w:val="bottom"/>
            <w:hideMark/>
          </w:tcPr>
          <w:p w14:paraId="743E4374" w14:textId="77777777" w:rsidR="00232CF6" w:rsidRPr="00DD5F6A" w:rsidRDefault="00232CF6" w:rsidP="004422F2">
            <w:pPr>
              <w:jc w:val="center"/>
              <w:rPr>
                <w:sz w:val="16"/>
                <w:szCs w:val="16"/>
              </w:rPr>
            </w:pPr>
            <w:r w:rsidRPr="008B201F">
              <w:rPr>
                <w:rFonts w:eastAsia="Aptos"/>
                <w:kern w:val="2"/>
                <w:sz w:val="16"/>
                <w:szCs w:val="16"/>
              </w:rPr>
              <w:t>106.30</w:t>
            </w:r>
          </w:p>
        </w:tc>
        <w:tc>
          <w:tcPr>
            <w:tcW w:w="877" w:type="dxa"/>
            <w:noWrap/>
            <w:vAlign w:val="bottom"/>
            <w:hideMark/>
          </w:tcPr>
          <w:p w14:paraId="13AEAAE3" w14:textId="77777777" w:rsidR="00232CF6" w:rsidRPr="00DD5F6A" w:rsidRDefault="00232CF6" w:rsidP="004422F2">
            <w:pPr>
              <w:jc w:val="center"/>
              <w:rPr>
                <w:sz w:val="16"/>
                <w:szCs w:val="16"/>
              </w:rPr>
            </w:pPr>
            <w:r w:rsidRPr="008B201F">
              <w:rPr>
                <w:rFonts w:eastAsia="Aptos"/>
                <w:kern w:val="2"/>
                <w:sz w:val="16"/>
                <w:szCs w:val="16"/>
              </w:rPr>
              <w:t>73.14</w:t>
            </w:r>
          </w:p>
        </w:tc>
        <w:tc>
          <w:tcPr>
            <w:tcW w:w="1013" w:type="dxa"/>
            <w:noWrap/>
            <w:vAlign w:val="bottom"/>
            <w:hideMark/>
          </w:tcPr>
          <w:p w14:paraId="2EDE6FC0" w14:textId="77777777" w:rsidR="00232CF6" w:rsidRPr="00DD5F6A" w:rsidRDefault="00232CF6" w:rsidP="004422F2">
            <w:pPr>
              <w:jc w:val="center"/>
              <w:rPr>
                <w:sz w:val="16"/>
                <w:szCs w:val="16"/>
              </w:rPr>
            </w:pPr>
            <w:r w:rsidRPr="008B201F">
              <w:rPr>
                <w:rFonts w:eastAsia="Aptos"/>
                <w:kern w:val="2"/>
                <w:sz w:val="16"/>
                <w:szCs w:val="16"/>
              </w:rPr>
              <w:t>39.99</w:t>
            </w:r>
          </w:p>
        </w:tc>
      </w:tr>
      <w:tr w:rsidR="00232CF6" w:rsidRPr="00DD5F6A" w14:paraId="0AFDAFA3" w14:textId="77777777" w:rsidTr="004422F2">
        <w:trPr>
          <w:trHeight w:val="250"/>
          <w:jc w:val="center"/>
        </w:trPr>
        <w:tc>
          <w:tcPr>
            <w:tcW w:w="1057" w:type="dxa"/>
            <w:noWrap/>
            <w:vAlign w:val="center"/>
            <w:hideMark/>
          </w:tcPr>
          <w:p w14:paraId="7CEFF6F7" w14:textId="77777777" w:rsidR="00232CF6" w:rsidRPr="00DD5F6A" w:rsidRDefault="00232CF6" w:rsidP="004422F2">
            <w:pPr>
              <w:jc w:val="center"/>
              <w:rPr>
                <w:sz w:val="16"/>
                <w:szCs w:val="16"/>
              </w:rPr>
            </w:pPr>
            <w:r w:rsidRPr="00DD5F6A">
              <w:rPr>
                <w:sz w:val="16"/>
                <w:szCs w:val="16"/>
              </w:rPr>
              <w:t>3,480.01</w:t>
            </w:r>
          </w:p>
        </w:tc>
        <w:tc>
          <w:tcPr>
            <w:tcW w:w="990" w:type="dxa"/>
            <w:noWrap/>
            <w:vAlign w:val="center"/>
            <w:hideMark/>
          </w:tcPr>
          <w:p w14:paraId="1CE249BC" w14:textId="77777777" w:rsidR="00232CF6" w:rsidRPr="00DD5F6A" w:rsidRDefault="00232CF6" w:rsidP="004422F2">
            <w:pPr>
              <w:jc w:val="center"/>
              <w:rPr>
                <w:sz w:val="16"/>
                <w:szCs w:val="16"/>
              </w:rPr>
            </w:pPr>
            <w:r w:rsidRPr="00DD5F6A">
              <w:rPr>
                <w:sz w:val="16"/>
                <w:szCs w:val="16"/>
              </w:rPr>
              <w:t>3,560.00</w:t>
            </w:r>
          </w:p>
        </w:tc>
        <w:tc>
          <w:tcPr>
            <w:tcW w:w="923" w:type="dxa"/>
            <w:noWrap/>
            <w:vAlign w:val="bottom"/>
            <w:hideMark/>
          </w:tcPr>
          <w:p w14:paraId="30336945" w14:textId="77777777" w:rsidR="00232CF6" w:rsidRPr="00DD5F6A" w:rsidRDefault="00232CF6" w:rsidP="004422F2">
            <w:pPr>
              <w:jc w:val="center"/>
              <w:rPr>
                <w:sz w:val="16"/>
                <w:szCs w:val="16"/>
              </w:rPr>
            </w:pPr>
            <w:r w:rsidRPr="008B201F">
              <w:rPr>
                <w:rFonts w:eastAsia="Aptos"/>
                <w:kern w:val="2"/>
                <w:sz w:val="16"/>
                <w:szCs w:val="16"/>
              </w:rPr>
              <w:t>108.77</w:t>
            </w:r>
          </w:p>
        </w:tc>
        <w:tc>
          <w:tcPr>
            <w:tcW w:w="877" w:type="dxa"/>
            <w:noWrap/>
            <w:vAlign w:val="bottom"/>
            <w:hideMark/>
          </w:tcPr>
          <w:p w14:paraId="3F5A49D8" w14:textId="77777777" w:rsidR="00232CF6" w:rsidRPr="00DD5F6A" w:rsidRDefault="00232CF6" w:rsidP="004422F2">
            <w:pPr>
              <w:jc w:val="center"/>
              <w:rPr>
                <w:sz w:val="16"/>
                <w:szCs w:val="16"/>
              </w:rPr>
            </w:pPr>
            <w:r w:rsidRPr="008B201F">
              <w:rPr>
                <w:rFonts w:eastAsia="Aptos"/>
                <w:kern w:val="2"/>
                <w:sz w:val="16"/>
                <w:szCs w:val="16"/>
              </w:rPr>
              <w:t>75.61</w:t>
            </w:r>
          </w:p>
        </w:tc>
        <w:tc>
          <w:tcPr>
            <w:tcW w:w="1013" w:type="dxa"/>
            <w:noWrap/>
            <w:vAlign w:val="bottom"/>
            <w:hideMark/>
          </w:tcPr>
          <w:p w14:paraId="05CFABC7" w14:textId="77777777" w:rsidR="00232CF6" w:rsidRPr="00DD5F6A" w:rsidRDefault="00232CF6" w:rsidP="004422F2">
            <w:pPr>
              <w:jc w:val="center"/>
              <w:rPr>
                <w:sz w:val="16"/>
                <w:szCs w:val="16"/>
              </w:rPr>
            </w:pPr>
            <w:r w:rsidRPr="008B201F">
              <w:rPr>
                <w:rFonts w:eastAsia="Aptos"/>
                <w:kern w:val="2"/>
                <w:sz w:val="16"/>
                <w:szCs w:val="16"/>
              </w:rPr>
              <w:t>42.46</w:t>
            </w:r>
          </w:p>
        </w:tc>
      </w:tr>
      <w:tr w:rsidR="00232CF6" w:rsidRPr="00DD5F6A" w14:paraId="0FD86FC6" w14:textId="77777777" w:rsidTr="004422F2">
        <w:trPr>
          <w:trHeight w:val="250"/>
          <w:jc w:val="center"/>
        </w:trPr>
        <w:tc>
          <w:tcPr>
            <w:tcW w:w="1057" w:type="dxa"/>
            <w:noWrap/>
            <w:vAlign w:val="center"/>
            <w:hideMark/>
          </w:tcPr>
          <w:p w14:paraId="4147B87C" w14:textId="77777777" w:rsidR="00232CF6" w:rsidRPr="00DD5F6A" w:rsidRDefault="00232CF6" w:rsidP="004422F2">
            <w:pPr>
              <w:jc w:val="center"/>
              <w:rPr>
                <w:sz w:val="16"/>
                <w:szCs w:val="16"/>
              </w:rPr>
            </w:pPr>
            <w:r w:rsidRPr="00DD5F6A">
              <w:rPr>
                <w:sz w:val="16"/>
                <w:szCs w:val="16"/>
              </w:rPr>
              <w:t>3,560.01</w:t>
            </w:r>
          </w:p>
        </w:tc>
        <w:tc>
          <w:tcPr>
            <w:tcW w:w="990" w:type="dxa"/>
            <w:noWrap/>
            <w:vAlign w:val="center"/>
            <w:hideMark/>
          </w:tcPr>
          <w:p w14:paraId="777D56B1" w14:textId="77777777" w:rsidR="00232CF6" w:rsidRPr="00DD5F6A" w:rsidRDefault="00232CF6" w:rsidP="004422F2">
            <w:pPr>
              <w:jc w:val="center"/>
              <w:rPr>
                <w:sz w:val="16"/>
                <w:szCs w:val="16"/>
              </w:rPr>
            </w:pPr>
            <w:r w:rsidRPr="00DD5F6A">
              <w:rPr>
                <w:sz w:val="16"/>
                <w:szCs w:val="16"/>
              </w:rPr>
              <w:t>3,640.00</w:t>
            </w:r>
          </w:p>
        </w:tc>
        <w:tc>
          <w:tcPr>
            <w:tcW w:w="923" w:type="dxa"/>
            <w:noWrap/>
            <w:vAlign w:val="bottom"/>
            <w:hideMark/>
          </w:tcPr>
          <w:p w14:paraId="1E73C8DA" w14:textId="77777777" w:rsidR="00232CF6" w:rsidRPr="00DD5F6A" w:rsidRDefault="00232CF6" w:rsidP="004422F2">
            <w:pPr>
              <w:jc w:val="center"/>
              <w:rPr>
                <w:sz w:val="16"/>
                <w:szCs w:val="16"/>
              </w:rPr>
            </w:pPr>
            <w:r w:rsidRPr="008B201F">
              <w:rPr>
                <w:rFonts w:eastAsia="Aptos"/>
                <w:kern w:val="2"/>
                <w:sz w:val="16"/>
                <w:szCs w:val="16"/>
              </w:rPr>
              <w:t>111.24</w:t>
            </w:r>
          </w:p>
        </w:tc>
        <w:tc>
          <w:tcPr>
            <w:tcW w:w="877" w:type="dxa"/>
            <w:noWrap/>
            <w:vAlign w:val="bottom"/>
            <w:hideMark/>
          </w:tcPr>
          <w:p w14:paraId="5AED131C" w14:textId="77777777" w:rsidR="00232CF6" w:rsidRPr="00DD5F6A" w:rsidRDefault="00232CF6" w:rsidP="004422F2">
            <w:pPr>
              <w:jc w:val="center"/>
              <w:rPr>
                <w:sz w:val="16"/>
                <w:szCs w:val="16"/>
              </w:rPr>
            </w:pPr>
            <w:r w:rsidRPr="008B201F">
              <w:rPr>
                <w:rFonts w:eastAsia="Aptos"/>
                <w:kern w:val="2"/>
                <w:sz w:val="16"/>
                <w:szCs w:val="16"/>
              </w:rPr>
              <w:t>78.09</w:t>
            </w:r>
          </w:p>
        </w:tc>
        <w:tc>
          <w:tcPr>
            <w:tcW w:w="1013" w:type="dxa"/>
            <w:noWrap/>
            <w:vAlign w:val="bottom"/>
            <w:hideMark/>
          </w:tcPr>
          <w:p w14:paraId="5402F0B0" w14:textId="77777777" w:rsidR="00232CF6" w:rsidRPr="00DD5F6A" w:rsidRDefault="00232CF6" w:rsidP="004422F2">
            <w:pPr>
              <w:jc w:val="center"/>
              <w:rPr>
                <w:sz w:val="16"/>
                <w:szCs w:val="16"/>
              </w:rPr>
            </w:pPr>
            <w:r w:rsidRPr="008B201F">
              <w:rPr>
                <w:rFonts w:eastAsia="Aptos"/>
                <w:kern w:val="2"/>
                <w:sz w:val="16"/>
                <w:szCs w:val="16"/>
              </w:rPr>
              <w:t>44.93</w:t>
            </w:r>
          </w:p>
        </w:tc>
      </w:tr>
      <w:tr w:rsidR="00232CF6" w:rsidRPr="00DD5F6A" w14:paraId="10126951" w14:textId="77777777" w:rsidTr="004422F2">
        <w:trPr>
          <w:trHeight w:val="250"/>
          <w:jc w:val="center"/>
        </w:trPr>
        <w:tc>
          <w:tcPr>
            <w:tcW w:w="1057" w:type="dxa"/>
            <w:noWrap/>
            <w:vAlign w:val="center"/>
            <w:hideMark/>
          </w:tcPr>
          <w:p w14:paraId="7D44BE9E" w14:textId="77777777" w:rsidR="00232CF6" w:rsidRPr="00DD5F6A" w:rsidRDefault="00232CF6" w:rsidP="004422F2">
            <w:pPr>
              <w:jc w:val="center"/>
              <w:rPr>
                <w:sz w:val="16"/>
                <w:szCs w:val="16"/>
              </w:rPr>
            </w:pPr>
            <w:r w:rsidRPr="00DD5F6A">
              <w:rPr>
                <w:sz w:val="16"/>
                <w:szCs w:val="16"/>
              </w:rPr>
              <w:t>3,640.01</w:t>
            </w:r>
          </w:p>
        </w:tc>
        <w:tc>
          <w:tcPr>
            <w:tcW w:w="990" w:type="dxa"/>
            <w:noWrap/>
            <w:vAlign w:val="center"/>
            <w:hideMark/>
          </w:tcPr>
          <w:p w14:paraId="51519C5F" w14:textId="77777777" w:rsidR="00232CF6" w:rsidRPr="00DD5F6A" w:rsidRDefault="00232CF6" w:rsidP="004422F2">
            <w:pPr>
              <w:jc w:val="center"/>
              <w:rPr>
                <w:sz w:val="16"/>
                <w:szCs w:val="16"/>
              </w:rPr>
            </w:pPr>
            <w:r w:rsidRPr="00DD5F6A">
              <w:rPr>
                <w:sz w:val="16"/>
                <w:szCs w:val="16"/>
              </w:rPr>
              <w:t>3,720.00</w:t>
            </w:r>
          </w:p>
        </w:tc>
        <w:tc>
          <w:tcPr>
            <w:tcW w:w="923" w:type="dxa"/>
            <w:noWrap/>
            <w:vAlign w:val="bottom"/>
            <w:hideMark/>
          </w:tcPr>
          <w:p w14:paraId="42E8D4C9" w14:textId="77777777" w:rsidR="00232CF6" w:rsidRPr="00DD5F6A" w:rsidRDefault="00232CF6" w:rsidP="004422F2">
            <w:pPr>
              <w:jc w:val="center"/>
              <w:rPr>
                <w:sz w:val="16"/>
                <w:szCs w:val="16"/>
              </w:rPr>
            </w:pPr>
            <w:r w:rsidRPr="008B201F">
              <w:rPr>
                <w:rFonts w:eastAsia="Aptos"/>
                <w:kern w:val="2"/>
                <w:sz w:val="16"/>
                <w:szCs w:val="16"/>
              </w:rPr>
              <w:t>113.71</w:t>
            </w:r>
          </w:p>
        </w:tc>
        <w:tc>
          <w:tcPr>
            <w:tcW w:w="877" w:type="dxa"/>
            <w:noWrap/>
            <w:vAlign w:val="bottom"/>
            <w:hideMark/>
          </w:tcPr>
          <w:p w14:paraId="7937E88D" w14:textId="77777777" w:rsidR="00232CF6" w:rsidRPr="00DD5F6A" w:rsidRDefault="00232CF6" w:rsidP="004422F2">
            <w:pPr>
              <w:jc w:val="center"/>
              <w:rPr>
                <w:sz w:val="16"/>
                <w:szCs w:val="16"/>
              </w:rPr>
            </w:pPr>
            <w:r w:rsidRPr="008B201F">
              <w:rPr>
                <w:rFonts w:eastAsia="Aptos"/>
                <w:kern w:val="2"/>
                <w:sz w:val="16"/>
                <w:szCs w:val="16"/>
              </w:rPr>
              <w:t>80.56</w:t>
            </w:r>
          </w:p>
        </w:tc>
        <w:tc>
          <w:tcPr>
            <w:tcW w:w="1013" w:type="dxa"/>
            <w:noWrap/>
            <w:vAlign w:val="bottom"/>
            <w:hideMark/>
          </w:tcPr>
          <w:p w14:paraId="70E158A3" w14:textId="77777777" w:rsidR="00232CF6" w:rsidRPr="00DD5F6A" w:rsidRDefault="00232CF6" w:rsidP="004422F2">
            <w:pPr>
              <w:jc w:val="center"/>
              <w:rPr>
                <w:sz w:val="16"/>
                <w:szCs w:val="16"/>
              </w:rPr>
            </w:pPr>
            <w:r w:rsidRPr="008B201F">
              <w:rPr>
                <w:rFonts w:eastAsia="Aptos"/>
                <w:kern w:val="2"/>
                <w:sz w:val="16"/>
                <w:szCs w:val="16"/>
              </w:rPr>
              <w:t>47.41</w:t>
            </w:r>
          </w:p>
        </w:tc>
      </w:tr>
      <w:tr w:rsidR="00232CF6" w:rsidRPr="00DD5F6A" w14:paraId="6D3A2AB5" w14:textId="77777777" w:rsidTr="004422F2">
        <w:trPr>
          <w:trHeight w:val="250"/>
          <w:jc w:val="center"/>
        </w:trPr>
        <w:tc>
          <w:tcPr>
            <w:tcW w:w="1057" w:type="dxa"/>
            <w:noWrap/>
            <w:vAlign w:val="center"/>
            <w:hideMark/>
          </w:tcPr>
          <w:p w14:paraId="2D5F04E5" w14:textId="77777777" w:rsidR="00232CF6" w:rsidRPr="00DD5F6A" w:rsidRDefault="00232CF6" w:rsidP="004422F2">
            <w:pPr>
              <w:jc w:val="center"/>
              <w:rPr>
                <w:sz w:val="16"/>
                <w:szCs w:val="16"/>
              </w:rPr>
            </w:pPr>
            <w:r w:rsidRPr="00DD5F6A">
              <w:rPr>
                <w:sz w:val="16"/>
                <w:szCs w:val="16"/>
              </w:rPr>
              <w:t>3,720.01</w:t>
            </w:r>
          </w:p>
        </w:tc>
        <w:tc>
          <w:tcPr>
            <w:tcW w:w="990" w:type="dxa"/>
            <w:noWrap/>
            <w:vAlign w:val="center"/>
            <w:hideMark/>
          </w:tcPr>
          <w:p w14:paraId="314B8F12" w14:textId="77777777" w:rsidR="00232CF6" w:rsidRPr="00DD5F6A" w:rsidRDefault="00232CF6" w:rsidP="004422F2">
            <w:pPr>
              <w:jc w:val="center"/>
              <w:rPr>
                <w:sz w:val="16"/>
                <w:szCs w:val="16"/>
              </w:rPr>
            </w:pPr>
            <w:r w:rsidRPr="00DD5F6A">
              <w:rPr>
                <w:sz w:val="16"/>
                <w:szCs w:val="16"/>
              </w:rPr>
              <w:t>3,800.00</w:t>
            </w:r>
          </w:p>
        </w:tc>
        <w:tc>
          <w:tcPr>
            <w:tcW w:w="923" w:type="dxa"/>
            <w:noWrap/>
            <w:vAlign w:val="bottom"/>
            <w:hideMark/>
          </w:tcPr>
          <w:p w14:paraId="3ABC8320" w14:textId="77777777" w:rsidR="00232CF6" w:rsidRPr="00DD5F6A" w:rsidRDefault="00232CF6" w:rsidP="004422F2">
            <w:pPr>
              <w:jc w:val="center"/>
              <w:rPr>
                <w:sz w:val="16"/>
                <w:szCs w:val="16"/>
              </w:rPr>
            </w:pPr>
            <w:r w:rsidRPr="008B201F">
              <w:rPr>
                <w:rFonts w:eastAsia="Aptos"/>
                <w:kern w:val="2"/>
                <w:sz w:val="16"/>
                <w:szCs w:val="16"/>
              </w:rPr>
              <w:t>116.18</w:t>
            </w:r>
          </w:p>
        </w:tc>
        <w:tc>
          <w:tcPr>
            <w:tcW w:w="877" w:type="dxa"/>
            <w:noWrap/>
            <w:vAlign w:val="bottom"/>
            <w:hideMark/>
          </w:tcPr>
          <w:p w14:paraId="6CFF3771" w14:textId="77777777" w:rsidR="00232CF6" w:rsidRPr="00DD5F6A" w:rsidRDefault="00232CF6" w:rsidP="004422F2">
            <w:pPr>
              <w:jc w:val="center"/>
              <w:rPr>
                <w:sz w:val="16"/>
                <w:szCs w:val="16"/>
              </w:rPr>
            </w:pPr>
            <w:r w:rsidRPr="008B201F">
              <w:rPr>
                <w:rFonts w:eastAsia="Aptos"/>
                <w:kern w:val="2"/>
                <w:sz w:val="16"/>
                <w:szCs w:val="16"/>
              </w:rPr>
              <w:t>83.03</w:t>
            </w:r>
          </w:p>
        </w:tc>
        <w:tc>
          <w:tcPr>
            <w:tcW w:w="1013" w:type="dxa"/>
            <w:noWrap/>
            <w:vAlign w:val="bottom"/>
            <w:hideMark/>
          </w:tcPr>
          <w:p w14:paraId="15FEDB92" w14:textId="77777777" w:rsidR="00232CF6" w:rsidRPr="00DD5F6A" w:rsidRDefault="00232CF6" w:rsidP="004422F2">
            <w:pPr>
              <w:jc w:val="center"/>
              <w:rPr>
                <w:sz w:val="16"/>
                <w:szCs w:val="16"/>
              </w:rPr>
            </w:pPr>
            <w:r w:rsidRPr="008B201F">
              <w:rPr>
                <w:rFonts w:eastAsia="Aptos"/>
                <w:kern w:val="2"/>
                <w:sz w:val="16"/>
                <w:szCs w:val="16"/>
              </w:rPr>
              <w:t>49.88</w:t>
            </w:r>
          </w:p>
        </w:tc>
      </w:tr>
      <w:tr w:rsidR="00232CF6" w:rsidRPr="00DD5F6A" w14:paraId="5D8C37CB" w14:textId="77777777" w:rsidTr="004422F2">
        <w:trPr>
          <w:trHeight w:val="250"/>
          <w:jc w:val="center"/>
        </w:trPr>
        <w:tc>
          <w:tcPr>
            <w:tcW w:w="1057" w:type="dxa"/>
            <w:noWrap/>
            <w:vAlign w:val="center"/>
            <w:hideMark/>
          </w:tcPr>
          <w:p w14:paraId="6B854435" w14:textId="77777777" w:rsidR="00232CF6" w:rsidRPr="00DD5F6A" w:rsidRDefault="00232CF6" w:rsidP="004422F2">
            <w:pPr>
              <w:jc w:val="center"/>
              <w:rPr>
                <w:sz w:val="16"/>
                <w:szCs w:val="16"/>
              </w:rPr>
            </w:pPr>
            <w:r w:rsidRPr="00DD5F6A">
              <w:rPr>
                <w:sz w:val="16"/>
                <w:szCs w:val="16"/>
              </w:rPr>
              <w:t>3,800.01</w:t>
            </w:r>
          </w:p>
        </w:tc>
        <w:tc>
          <w:tcPr>
            <w:tcW w:w="990" w:type="dxa"/>
            <w:noWrap/>
            <w:vAlign w:val="center"/>
            <w:hideMark/>
          </w:tcPr>
          <w:p w14:paraId="7296992A" w14:textId="77777777" w:rsidR="00232CF6" w:rsidRPr="00DD5F6A" w:rsidRDefault="00232CF6" w:rsidP="004422F2">
            <w:pPr>
              <w:jc w:val="center"/>
              <w:rPr>
                <w:sz w:val="16"/>
                <w:szCs w:val="16"/>
              </w:rPr>
            </w:pPr>
            <w:r w:rsidRPr="00DD5F6A">
              <w:rPr>
                <w:sz w:val="16"/>
                <w:szCs w:val="16"/>
              </w:rPr>
              <w:t>3,880.00</w:t>
            </w:r>
          </w:p>
        </w:tc>
        <w:tc>
          <w:tcPr>
            <w:tcW w:w="923" w:type="dxa"/>
            <w:noWrap/>
            <w:vAlign w:val="bottom"/>
            <w:hideMark/>
          </w:tcPr>
          <w:p w14:paraId="167EE077" w14:textId="77777777" w:rsidR="00232CF6" w:rsidRPr="00DD5F6A" w:rsidRDefault="00232CF6" w:rsidP="004422F2">
            <w:pPr>
              <w:jc w:val="center"/>
              <w:rPr>
                <w:sz w:val="16"/>
                <w:szCs w:val="16"/>
              </w:rPr>
            </w:pPr>
            <w:r w:rsidRPr="008B201F">
              <w:rPr>
                <w:rFonts w:eastAsia="Aptos"/>
                <w:kern w:val="2"/>
                <w:sz w:val="16"/>
                <w:szCs w:val="16"/>
              </w:rPr>
              <w:t>118.66</w:t>
            </w:r>
          </w:p>
        </w:tc>
        <w:tc>
          <w:tcPr>
            <w:tcW w:w="877" w:type="dxa"/>
            <w:noWrap/>
            <w:vAlign w:val="bottom"/>
            <w:hideMark/>
          </w:tcPr>
          <w:p w14:paraId="1C75E09E" w14:textId="77777777" w:rsidR="00232CF6" w:rsidRPr="00DD5F6A" w:rsidRDefault="00232CF6" w:rsidP="004422F2">
            <w:pPr>
              <w:jc w:val="center"/>
              <w:rPr>
                <w:sz w:val="16"/>
                <w:szCs w:val="16"/>
              </w:rPr>
            </w:pPr>
            <w:r w:rsidRPr="008B201F">
              <w:rPr>
                <w:rFonts w:eastAsia="Aptos"/>
                <w:kern w:val="2"/>
                <w:sz w:val="16"/>
                <w:szCs w:val="16"/>
              </w:rPr>
              <w:t>85.50</w:t>
            </w:r>
          </w:p>
        </w:tc>
        <w:tc>
          <w:tcPr>
            <w:tcW w:w="1013" w:type="dxa"/>
            <w:noWrap/>
            <w:vAlign w:val="bottom"/>
            <w:hideMark/>
          </w:tcPr>
          <w:p w14:paraId="7136C764" w14:textId="77777777" w:rsidR="00232CF6" w:rsidRPr="00DD5F6A" w:rsidRDefault="00232CF6" w:rsidP="004422F2">
            <w:pPr>
              <w:jc w:val="center"/>
              <w:rPr>
                <w:sz w:val="16"/>
                <w:szCs w:val="16"/>
              </w:rPr>
            </w:pPr>
            <w:r w:rsidRPr="008B201F">
              <w:rPr>
                <w:rFonts w:eastAsia="Aptos"/>
                <w:kern w:val="2"/>
                <w:sz w:val="16"/>
                <w:szCs w:val="16"/>
              </w:rPr>
              <w:t>52.35</w:t>
            </w:r>
          </w:p>
        </w:tc>
      </w:tr>
      <w:tr w:rsidR="00232CF6" w:rsidRPr="00DD5F6A" w14:paraId="23AD2713" w14:textId="77777777" w:rsidTr="004422F2">
        <w:trPr>
          <w:trHeight w:val="250"/>
          <w:jc w:val="center"/>
        </w:trPr>
        <w:tc>
          <w:tcPr>
            <w:tcW w:w="1057" w:type="dxa"/>
            <w:noWrap/>
            <w:vAlign w:val="center"/>
            <w:hideMark/>
          </w:tcPr>
          <w:p w14:paraId="6745594F" w14:textId="77777777" w:rsidR="00232CF6" w:rsidRPr="00DD5F6A" w:rsidRDefault="00232CF6" w:rsidP="004422F2">
            <w:pPr>
              <w:jc w:val="center"/>
              <w:rPr>
                <w:sz w:val="16"/>
                <w:szCs w:val="16"/>
              </w:rPr>
            </w:pPr>
            <w:r w:rsidRPr="00DD5F6A">
              <w:rPr>
                <w:sz w:val="16"/>
                <w:szCs w:val="16"/>
              </w:rPr>
              <w:t>3,880.01</w:t>
            </w:r>
          </w:p>
        </w:tc>
        <w:tc>
          <w:tcPr>
            <w:tcW w:w="990" w:type="dxa"/>
            <w:noWrap/>
            <w:vAlign w:val="center"/>
            <w:hideMark/>
          </w:tcPr>
          <w:p w14:paraId="6A80217C" w14:textId="77777777" w:rsidR="00232CF6" w:rsidRPr="00DD5F6A" w:rsidRDefault="00232CF6" w:rsidP="004422F2">
            <w:pPr>
              <w:jc w:val="center"/>
              <w:rPr>
                <w:sz w:val="16"/>
                <w:szCs w:val="16"/>
              </w:rPr>
            </w:pPr>
            <w:r w:rsidRPr="00DD5F6A">
              <w:rPr>
                <w:sz w:val="16"/>
                <w:szCs w:val="16"/>
              </w:rPr>
              <w:t>3,960.00</w:t>
            </w:r>
          </w:p>
        </w:tc>
        <w:tc>
          <w:tcPr>
            <w:tcW w:w="923" w:type="dxa"/>
            <w:noWrap/>
            <w:vAlign w:val="bottom"/>
            <w:hideMark/>
          </w:tcPr>
          <w:p w14:paraId="50918091" w14:textId="77777777" w:rsidR="00232CF6" w:rsidRPr="00DD5F6A" w:rsidRDefault="00232CF6" w:rsidP="004422F2">
            <w:pPr>
              <w:jc w:val="center"/>
              <w:rPr>
                <w:sz w:val="16"/>
                <w:szCs w:val="16"/>
              </w:rPr>
            </w:pPr>
            <w:r w:rsidRPr="008B201F">
              <w:rPr>
                <w:rFonts w:eastAsia="Aptos"/>
                <w:kern w:val="2"/>
                <w:sz w:val="16"/>
                <w:szCs w:val="16"/>
              </w:rPr>
              <w:t>121.13</w:t>
            </w:r>
          </w:p>
        </w:tc>
        <w:tc>
          <w:tcPr>
            <w:tcW w:w="877" w:type="dxa"/>
            <w:noWrap/>
            <w:vAlign w:val="bottom"/>
            <w:hideMark/>
          </w:tcPr>
          <w:p w14:paraId="78FE1171" w14:textId="77777777" w:rsidR="00232CF6" w:rsidRPr="00DD5F6A" w:rsidRDefault="00232CF6" w:rsidP="004422F2">
            <w:pPr>
              <w:jc w:val="center"/>
              <w:rPr>
                <w:sz w:val="16"/>
                <w:szCs w:val="16"/>
              </w:rPr>
            </w:pPr>
            <w:r w:rsidRPr="008B201F">
              <w:rPr>
                <w:rFonts w:eastAsia="Aptos"/>
                <w:kern w:val="2"/>
                <w:sz w:val="16"/>
                <w:szCs w:val="16"/>
              </w:rPr>
              <w:t>87.97</w:t>
            </w:r>
          </w:p>
        </w:tc>
        <w:tc>
          <w:tcPr>
            <w:tcW w:w="1013" w:type="dxa"/>
            <w:noWrap/>
            <w:vAlign w:val="bottom"/>
            <w:hideMark/>
          </w:tcPr>
          <w:p w14:paraId="45F002ED" w14:textId="77777777" w:rsidR="00232CF6" w:rsidRPr="00DD5F6A" w:rsidRDefault="00232CF6" w:rsidP="004422F2">
            <w:pPr>
              <w:jc w:val="center"/>
              <w:rPr>
                <w:sz w:val="16"/>
                <w:szCs w:val="16"/>
              </w:rPr>
            </w:pPr>
            <w:r w:rsidRPr="008B201F">
              <w:rPr>
                <w:rFonts w:eastAsia="Aptos"/>
                <w:kern w:val="2"/>
                <w:sz w:val="16"/>
                <w:szCs w:val="16"/>
              </w:rPr>
              <w:t>54.82</w:t>
            </w:r>
          </w:p>
        </w:tc>
      </w:tr>
      <w:tr w:rsidR="00232CF6" w:rsidRPr="00DD5F6A" w14:paraId="193CFDE3" w14:textId="77777777" w:rsidTr="004422F2">
        <w:trPr>
          <w:trHeight w:val="250"/>
          <w:jc w:val="center"/>
        </w:trPr>
        <w:tc>
          <w:tcPr>
            <w:tcW w:w="1057" w:type="dxa"/>
            <w:noWrap/>
            <w:vAlign w:val="center"/>
            <w:hideMark/>
          </w:tcPr>
          <w:p w14:paraId="44C0C9BC" w14:textId="77777777" w:rsidR="00232CF6" w:rsidRPr="00DD5F6A" w:rsidRDefault="00232CF6" w:rsidP="004422F2">
            <w:pPr>
              <w:jc w:val="center"/>
              <w:rPr>
                <w:sz w:val="16"/>
                <w:szCs w:val="16"/>
              </w:rPr>
            </w:pPr>
            <w:r w:rsidRPr="00DD5F6A">
              <w:rPr>
                <w:sz w:val="16"/>
                <w:szCs w:val="16"/>
              </w:rPr>
              <w:lastRenderedPageBreak/>
              <w:t>3,960.01</w:t>
            </w:r>
          </w:p>
        </w:tc>
        <w:tc>
          <w:tcPr>
            <w:tcW w:w="990" w:type="dxa"/>
            <w:noWrap/>
            <w:vAlign w:val="center"/>
            <w:hideMark/>
          </w:tcPr>
          <w:p w14:paraId="3308163A" w14:textId="77777777" w:rsidR="00232CF6" w:rsidRPr="00DD5F6A" w:rsidRDefault="00232CF6" w:rsidP="004422F2">
            <w:pPr>
              <w:jc w:val="center"/>
              <w:rPr>
                <w:sz w:val="16"/>
                <w:szCs w:val="16"/>
              </w:rPr>
            </w:pPr>
            <w:r w:rsidRPr="00DD5F6A">
              <w:rPr>
                <w:sz w:val="16"/>
                <w:szCs w:val="16"/>
              </w:rPr>
              <w:t>4,040.00</w:t>
            </w:r>
          </w:p>
        </w:tc>
        <w:tc>
          <w:tcPr>
            <w:tcW w:w="923" w:type="dxa"/>
            <w:noWrap/>
            <w:vAlign w:val="bottom"/>
            <w:hideMark/>
          </w:tcPr>
          <w:p w14:paraId="58497C3F" w14:textId="77777777" w:rsidR="00232CF6" w:rsidRPr="00DD5F6A" w:rsidRDefault="00232CF6" w:rsidP="004422F2">
            <w:pPr>
              <w:jc w:val="center"/>
              <w:rPr>
                <w:sz w:val="16"/>
                <w:szCs w:val="16"/>
              </w:rPr>
            </w:pPr>
            <w:r w:rsidRPr="008B201F">
              <w:rPr>
                <w:rFonts w:eastAsia="Aptos"/>
                <w:kern w:val="2"/>
                <w:sz w:val="16"/>
                <w:szCs w:val="16"/>
              </w:rPr>
              <w:t>123.60</w:t>
            </w:r>
          </w:p>
        </w:tc>
        <w:tc>
          <w:tcPr>
            <w:tcW w:w="877" w:type="dxa"/>
            <w:noWrap/>
            <w:vAlign w:val="bottom"/>
            <w:hideMark/>
          </w:tcPr>
          <w:p w14:paraId="16305A2D" w14:textId="77777777" w:rsidR="00232CF6" w:rsidRPr="00DD5F6A" w:rsidRDefault="00232CF6" w:rsidP="004422F2">
            <w:pPr>
              <w:jc w:val="center"/>
              <w:rPr>
                <w:sz w:val="16"/>
                <w:szCs w:val="16"/>
              </w:rPr>
            </w:pPr>
            <w:r w:rsidRPr="008B201F">
              <w:rPr>
                <w:rFonts w:eastAsia="Aptos"/>
                <w:kern w:val="2"/>
                <w:sz w:val="16"/>
                <w:szCs w:val="16"/>
              </w:rPr>
              <w:t>90.45</w:t>
            </w:r>
          </w:p>
        </w:tc>
        <w:tc>
          <w:tcPr>
            <w:tcW w:w="1013" w:type="dxa"/>
            <w:noWrap/>
            <w:vAlign w:val="bottom"/>
            <w:hideMark/>
          </w:tcPr>
          <w:p w14:paraId="5800294B" w14:textId="77777777" w:rsidR="00232CF6" w:rsidRPr="00DD5F6A" w:rsidRDefault="00232CF6" w:rsidP="004422F2">
            <w:pPr>
              <w:jc w:val="center"/>
              <w:rPr>
                <w:sz w:val="16"/>
                <w:szCs w:val="16"/>
              </w:rPr>
            </w:pPr>
            <w:r w:rsidRPr="008B201F">
              <w:rPr>
                <w:rFonts w:eastAsia="Aptos"/>
                <w:kern w:val="2"/>
                <w:sz w:val="16"/>
                <w:szCs w:val="16"/>
              </w:rPr>
              <w:t>57.29</w:t>
            </w:r>
          </w:p>
        </w:tc>
      </w:tr>
      <w:tr w:rsidR="00232CF6" w:rsidRPr="00DD5F6A" w14:paraId="38F98A1A" w14:textId="77777777" w:rsidTr="004422F2">
        <w:trPr>
          <w:trHeight w:val="250"/>
          <w:jc w:val="center"/>
        </w:trPr>
        <w:tc>
          <w:tcPr>
            <w:tcW w:w="1057" w:type="dxa"/>
            <w:noWrap/>
            <w:vAlign w:val="center"/>
            <w:hideMark/>
          </w:tcPr>
          <w:p w14:paraId="53E4A68F" w14:textId="77777777" w:rsidR="00232CF6" w:rsidRPr="00DD5F6A" w:rsidRDefault="00232CF6" w:rsidP="004422F2">
            <w:pPr>
              <w:jc w:val="center"/>
              <w:rPr>
                <w:sz w:val="16"/>
                <w:szCs w:val="16"/>
              </w:rPr>
            </w:pPr>
            <w:r w:rsidRPr="00DD5F6A">
              <w:rPr>
                <w:sz w:val="16"/>
                <w:szCs w:val="16"/>
              </w:rPr>
              <w:t>4,040.01</w:t>
            </w:r>
          </w:p>
        </w:tc>
        <w:tc>
          <w:tcPr>
            <w:tcW w:w="990" w:type="dxa"/>
            <w:noWrap/>
            <w:vAlign w:val="center"/>
            <w:hideMark/>
          </w:tcPr>
          <w:p w14:paraId="05D6A587" w14:textId="77777777" w:rsidR="00232CF6" w:rsidRPr="00DD5F6A" w:rsidRDefault="00232CF6" w:rsidP="004422F2">
            <w:pPr>
              <w:jc w:val="center"/>
              <w:rPr>
                <w:sz w:val="16"/>
                <w:szCs w:val="16"/>
              </w:rPr>
            </w:pPr>
            <w:r w:rsidRPr="00DD5F6A">
              <w:rPr>
                <w:sz w:val="16"/>
                <w:szCs w:val="16"/>
              </w:rPr>
              <w:t>4,120.00</w:t>
            </w:r>
          </w:p>
        </w:tc>
        <w:tc>
          <w:tcPr>
            <w:tcW w:w="923" w:type="dxa"/>
            <w:noWrap/>
            <w:vAlign w:val="bottom"/>
            <w:hideMark/>
          </w:tcPr>
          <w:p w14:paraId="1698DCE6" w14:textId="77777777" w:rsidR="00232CF6" w:rsidRPr="00DD5F6A" w:rsidRDefault="00232CF6" w:rsidP="004422F2">
            <w:pPr>
              <w:jc w:val="center"/>
              <w:rPr>
                <w:sz w:val="16"/>
                <w:szCs w:val="16"/>
              </w:rPr>
            </w:pPr>
            <w:r w:rsidRPr="008B201F">
              <w:rPr>
                <w:rFonts w:eastAsia="Aptos"/>
                <w:kern w:val="2"/>
                <w:sz w:val="16"/>
                <w:szCs w:val="16"/>
              </w:rPr>
              <w:t>126.07</w:t>
            </w:r>
          </w:p>
        </w:tc>
        <w:tc>
          <w:tcPr>
            <w:tcW w:w="877" w:type="dxa"/>
            <w:noWrap/>
            <w:vAlign w:val="bottom"/>
            <w:hideMark/>
          </w:tcPr>
          <w:p w14:paraId="015F2785" w14:textId="77777777" w:rsidR="00232CF6" w:rsidRPr="00DD5F6A" w:rsidRDefault="00232CF6" w:rsidP="004422F2">
            <w:pPr>
              <w:jc w:val="center"/>
              <w:rPr>
                <w:sz w:val="16"/>
                <w:szCs w:val="16"/>
              </w:rPr>
            </w:pPr>
            <w:r w:rsidRPr="008B201F">
              <w:rPr>
                <w:rFonts w:eastAsia="Aptos"/>
                <w:kern w:val="2"/>
                <w:sz w:val="16"/>
                <w:szCs w:val="16"/>
              </w:rPr>
              <w:t>92.92</w:t>
            </w:r>
          </w:p>
        </w:tc>
        <w:tc>
          <w:tcPr>
            <w:tcW w:w="1013" w:type="dxa"/>
            <w:noWrap/>
            <w:vAlign w:val="bottom"/>
            <w:hideMark/>
          </w:tcPr>
          <w:p w14:paraId="3A7BC321" w14:textId="77777777" w:rsidR="00232CF6" w:rsidRPr="00DD5F6A" w:rsidRDefault="00232CF6" w:rsidP="004422F2">
            <w:pPr>
              <w:jc w:val="center"/>
              <w:rPr>
                <w:sz w:val="16"/>
                <w:szCs w:val="16"/>
              </w:rPr>
            </w:pPr>
            <w:r w:rsidRPr="008B201F">
              <w:rPr>
                <w:rFonts w:eastAsia="Aptos"/>
                <w:kern w:val="2"/>
                <w:sz w:val="16"/>
                <w:szCs w:val="16"/>
              </w:rPr>
              <w:t>59.77</w:t>
            </w:r>
          </w:p>
        </w:tc>
      </w:tr>
      <w:tr w:rsidR="00232CF6" w:rsidRPr="00DD5F6A" w14:paraId="350278AA" w14:textId="77777777" w:rsidTr="004422F2">
        <w:trPr>
          <w:trHeight w:val="250"/>
          <w:jc w:val="center"/>
        </w:trPr>
        <w:tc>
          <w:tcPr>
            <w:tcW w:w="1057" w:type="dxa"/>
            <w:noWrap/>
            <w:vAlign w:val="center"/>
            <w:hideMark/>
          </w:tcPr>
          <w:p w14:paraId="5833E6D4" w14:textId="77777777" w:rsidR="00232CF6" w:rsidRPr="00DD5F6A" w:rsidRDefault="00232CF6" w:rsidP="004422F2">
            <w:pPr>
              <w:jc w:val="center"/>
              <w:rPr>
                <w:sz w:val="16"/>
                <w:szCs w:val="16"/>
              </w:rPr>
            </w:pPr>
            <w:r w:rsidRPr="00DD5F6A">
              <w:rPr>
                <w:sz w:val="16"/>
                <w:szCs w:val="16"/>
              </w:rPr>
              <w:t>4,120.01</w:t>
            </w:r>
          </w:p>
        </w:tc>
        <w:tc>
          <w:tcPr>
            <w:tcW w:w="990" w:type="dxa"/>
            <w:noWrap/>
            <w:vAlign w:val="center"/>
            <w:hideMark/>
          </w:tcPr>
          <w:p w14:paraId="5A2B359F" w14:textId="77777777" w:rsidR="00232CF6" w:rsidRPr="00DD5F6A" w:rsidRDefault="00232CF6" w:rsidP="004422F2">
            <w:pPr>
              <w:jc w:val="center"/>
              <w:rPr>
                <w:sz w:val="16"/>
                <w:szCs w:val="16"/>
              </w:rPr>
            </w:pPr>
            <w:r w:rsidRPr="00DD5F6A">
              <w:rPr>
                <w:sz w:val="16"/>
                <w:szCs w:val="16"/>
              </w:rPr>
              <w:t>4,200.00</w:t>
            </w:r>
          </w:p>
        </w:tc>
        <w:tc>
          <w:tcPr>
            <w:tcW w:w="923" w:type="dxa"/>
            <w:noWrap/>
            <w:vAlign w:val="bottom"/>
            <w:hideMark/>
          </w:tcPr>
          <w:p w14:paraId="46B4F019" w14:textId="77777777" w:rsidR="00232CF6" w:rsidRPr="00DD5F6A" w:rsidRDefault="00232CF6" w:rsidP="004422F2">
            <w:pPr>
              <w:jc w:val="center"/>
              <w:rPr>
                <w:sz w:val="16"/>
                <w:szCs w:val="16"/>
              </w:rPr>
            </w:pPr>
            <w:r w:rsidRPr="008B201F">
              <w:rPr>
                <w:rFonts w:eastAsia="Aptos"/>
                <w:kern w:val="2"/>
                <w:sz w:val="16"/>
                <w:szCs w:val="16"/>
              </w:rPr>
              <w:t>128.54</w:t>
            </w:r>
          </w:p>
        </w:tc>
        <w:tc>
          <w:tcPr>
            <w:tcW w:w="877" w:type="dxa"/>
            <w:noWrap/>
            <w:vAlign w:val="bottom"/>
            <w:hideMark/>
          </w:tcPr>
          <w:p w14:paraId="266BD908" w14:textId="77777777" w:rsidR="00232CF6" w:rsidRPr="00DD5F6A" w:rsidRDefault="00232CF6" w:rsidP="004422F2">
            <w:pPr>
              <w:jc w:val="center"/>
              <w:rPr>
                <w:sz w:val="16"/>
                <w:szCs w:val="16"/>
              </w:rPr>
            </w:pPr>
            <w:r w:rsidRPr="008B201F">
              <w:rPr>
                <w:rFonts w:eastAsia="Aptos"/>
                <w:kern w:val="2"/>
                <w:sz w:val="16"/>
                <w:szCs w:val="16"/>
              </w:rPr>
              <w:t>95.39</w:t>
            </w:r>
          </w:p>
        </w:tc>
        <w:tc>
          <w:tcPr>
            <w:tcW w:w="1013" w:type="dxa"/>
            <w:noWrap/>
            <w:vAlign w:val="bottom"/>
            <w:hideMark/>
          </w:tcPr>
          <w:p w14:paraId="1271DB9B" w14:textId="77777777" w:rsidR="00232CF6" w:rsidRPr="00DD5F6A" w:rsidRDefault="00232CF6" w:rsidP="004422F2">
            <w:pPr>
              <w:jc w:val="center"/>
              <w:rPr>
                <w:sz w:val="16"/>
                <w:szCs w:val="16"/>
              </w:rPr>
            </w:pPr>
            <w:r w:rsidRPr="008B201F">
              <w:rPr>
                <w:rFonts w:eastAsia="Aptos"/>
                <w:kern w:val="2"/>
                <w:sz w:val="16"/>
                <w:szCs w:val="16"/>
              </w:rPr>
              <w:t>62.24</w:t>
            </w:r>
          </w:p>
        </w:tc>
      </w:tr>
      <w:tr w:rsidR="00232CF6" w:rsidRPr="00DD5F6A" w14:paraId="6D6C3F60" w14:textId="77777777" w:rsidTr="004422F2">
        <w:trPr>
          <w:trHeight w:val="250"/>
          <w:jc w:val="center"/>
        </w:trPr>
        <w:tc>
          <w:tcPr>
            <w:tcW w:w="1057" w:type="dxa"/>
            <w:noWrap/>
            <w:vAlign w:val="center"/>
            <w:hideMark/>
          </w:tcPr>
          <w:p w14:paraId="3ADBE3CE" w14:textId="77777777" w:rsidR="00232CF6" w:rsidRPr="00DD5F6A" w:rsidRDefault="00232CF6" w:rsidP="004422F2">
            <w:pPr>
              <w:jc w:val="center"/>
              <w:rPr>
                <w:sz w:val="16"/>
                <w:szCs w:val="16"/>
              </w:rPr>
            </w:pPr>
            <w:r w:rsidRPr="00DD5F6A">
              <w:rPr>
                <w:sz w:val="16"/>
                <w:szCs w:val="16"/>
              </w:rPr>
              <w:t>4,200.01</w:t>
            </w:r>
          </w:p>
        </w:tc>
        <w:tc>
          <w:tcPr>
            <w:tcW w:w="990" w:type="dxa"/>
            <w:noWrap/>
            <w:vAlign w:val="center"/>
            <w:hideMark/>
          </w:tcPr>
          <w:p w14:paraId="20BF2BB5" w14:textId="77777777" w:rsidR="00232CF6" w:rsidRPr="00DD5F6A" w:rsidRDefault="00232CF6" w:rsidP="004422F2">
            <w:pPr>
              <w:jc w:val="center"/>
              <w:rPr>
                <w:sz w:val="16"/>
                <w:szCs w:val="16"/>
              </w:rPr>
            </w:pPr>
            <w:r w:rsidRPr="00DD5F6A">
              <w:rPr>
                <w:sz w:val="16"/>
                <w:szCs w:val="16"/>
              </w:rPr>
              <w:t>4,280.00</w:t>
            </w:r>
          </w:p>
        </w:tc>
        <w:tc>
          <w:tcPr>
            <w:tcW w:w="923" w:type="dxa"/>
            <w:noWrap/>
            <w:vAlign w:val="bottom"/>
            <w:hideMark/>
          </w:tcPr>
          <w:p w14:paraId="60FC785F" w14:textId="77777777" w:rsidR="00232CF6" w:rsidRPr="00DD5F6A" w:rsidRDefault="00232CF6" w:rsidP="004422F2">
            <w:pPr>
              <w:jc w:val="center"/>
              <w:rPr>
                <w:sz w:val="16"/>
                <w:szCs w:val="16"/>
              </w:rPr>
            </w:pPr>
            <w:r w:rsidRPr="008B201F">
              <w:rPr>
                <w:rFonts w:eastAsia="Aptos"/>
                <w:kern w:val="2"/>
                <w:sz w:val="16"/>
                <w:szCs w:val="16"/>
              </w:rPr>
              <w:t>131.02</w:t>
            </w:r>
          </w:p>
        </w:tc>
        <w:tc>
          <w:tcPr>
            <w:tcW w:w="877" w:type="dxa"/>
            <w:noWrap/>
            <w:vAlign w:val="bottom"/>
            <w:hideMark/>
          </w:tcPr>
          <w:p w14:paraId="50A2C880" w14:textId="77777777" w:rsidR="00232CF6" w:rsidRPr="00DD5F6A" w:rsidRDefault="00232CF6" w:rsidP="004422F2">
            <w:pPr>
              <w:jc w:val="center"/>
              <w:rPr>
                <w:sz w:val="16"/>
                <w:szCs w:val="16"/>
              </w:rPr>
            </w:pPr>
            <w:r w:rsidRPr="008B201F">
              <w:rPr>
                <w:rFonts w:eastAsia="Aptos"/>
                <w:kern w:val="2"/>
                <w:sz w:val="16"/>
                <w:szCs w:val="16"/>
              </w:rPr>
              <w:t>97.86</w:t>
            </w:r>
          </w:p>
        </w:tc>
        <w:tc>
          <w:tcPr>
            <w:tcW w:w="1013" w:type="dxa"/>
            <w:noWrap/>
            <w:vAlign w:val="bottom"/>
            <w:hideMark/>
          </w:tcPr>
          <w:p w14:paraId="0FF2B73C" w14:textId="77777777" w:rsidR="00232CF6" w:rsidRPr="00DD5F6A" w:rsidRDefault="00232CF6" w:rsidP="004422F2">
            <w:pPr>
              <w:jc w:val="center"/>
              <w:rPr>
                <w:sz w:val="16"/>
                <w:szCs w:val="16"/>
              </w:rPr>
            </w:pPr>
            <w:r w:rsidRPr="008B201F">
              <w:rPr>
                <w:rFonts w:eastAsia="Aptos"/>
                <w:kern w:val="2"/>
                <w:sz w:val="16"/>
                <w:szCs w:val="16"/>
              </w:rPr>
              <w:t>64.71</w:t>
            </w:r>
          </w:p>
        </w:tc>
      </w:tr>
      <w:tr w:rsidR="00232CF6" w:rsidRPr="00DD5F6A" w14:paraId="2B52CA0B" w14:textId="77777777" w:rsidTr="004422F2">
        <w:trPr>
          <w:trHeight w:val="250"/>
          <w:jc w:val="center"/>
        </w:trPr>
        <w:tc>
          <w:tcPr>
            <w:tcW w:w="1057" w:type="dxa"/>
            <w:noWrap/>
            <w:vAlign w:val="center"/>
            <w:hideMark/>
          </w:tcPr>
          <w:p w14:paraId="6CC84A1F" w14:textId="77777777" w:rsidR="00232CF6" w:rsidRPr="00DD5F6A" w:rsidRDefault="00232CF6" w:rsidP="004422F2">
            <w:pPr>
              <w:jc w:val="center"/>
              <w:rPr>
                <w:sz w:val="16"/>
                <w:szCs w:val="16"/>
              </w:rPr>
            </w:pPr>
            <w:r w:rsidRPr="00DD5F6A">
              <w:rPr>
                <w:sz w:val="16"/>
                <w:szCs w:val="16"/>
              </w:rPr>
              <w:t>4,280.01</w:t>
            </w:r>
          </w:p>
        </w:tc>
        <w:tc>
          <w:tcPr>
            <w:tcW w:w="990" w:type="dxa"/>
            <w:noWrap/>
            <w:vAlign w:val="center"/>
            <w:hideMark/>
          </w:tcPr>
          <w:p w14:paraId="5AD07807" w14:textId="77777777" w:rsidR="00232CF6" w:rsidRPr="00DD5F6A" w:rsidRDefault="00232CF6" w:rsidP="004422F2">
            <w:pPr>
              <w:jc w:val="center"/>
              <w:rPr>
                <w:sz w:val="16"/>
                <w:szCs w:val="16"/>
              </w:rPr>
            </w:pPr>
            <w:r w:rsidRPr="00DD5F6A">
              <w:rPr>
                <w:sz w:val="16"/>
                <w:szCs w:val="16"/>
              </w:rPr>
              <w:t>4,360.00</w:t>
            </w:r>
          </w:p>
        </w:tc>
        <w:tc>
          <w:tcPr>
            <w:tcW w:w="923" w:type="dxa"/>
            <w:noWrap/>
            <w:vAlign w:val="bottom"/>
            <w:hideMark/>
          </w:tcPr>
          <w:p w14:paraId="0A998C9F" w14:textId="77777777" w:rsidR="00232CF6" w:rsidRPr="00DD5F6A" w:rsidRDefault="00232CF6" w:rsidP="004422F2">
            <w:pPr>
              <w:jc w:val="center"/>
              <w:rPr>
                <w:sz w:val="16"/>
                <w:szCs w:val="16"/>
              </w:rPr>
            </w:pPr>
            <w:r w:rsidRPr="008B201F">
              <w:rPr>
                <w:rFonts w:eastAsia="Aptos"/>
                <w:kern w:val="2"/>
                <w:sz w:val="16"/>
                <w:szCs w:val="16"/>
              </w:rPr>
              <w:t>133.49</w:t>
            </w:r>
          </w:p>
        </w:tc>
        <w:tc>
          <w:tcPr>
            <w:tcW w:w="877" w:type="dxa"/>
            <w:noWrap/>
            <w:vAlign w:val="bottom"/>
            <w:hideMark/>
          </w:tcPr>
          <w:p w14:paraId="3FB46EB4" w14:textId="77777777" w:rsidR="00232CF6" w:rsidRPr="00DD5F6A" w:rsidRDefault="00232CF6" w:rsidP="004422F2">
            <w:pPr>
              <w:jc w:val="center"/>
              <w:rPr>
                <w:sz w:val="16"/>
                <w:szCs w:val="16"/>
              </w:rPr>
            </w:pPr>
            <w:r w:rsidRPr="008B201F">
              <w:rPr>
                <w:rFonts w:eastAsia="Aptos"/>
                <w:kern w:val="2"/>
                <w:sz w:val="16"/>
                <w:szCs w:val="16"/>
              </w:rPr>
              <w:t>100.33</w:t>
            </w:r>
          </w:p>
        </w:tc>
        <w:tc>
          <w:tcPr>
            <w:tcW w:w="1013" w:type="dxa"/>
            <w:noWrap/>
            <w:vAlign w:val="bottom"/>
            <w:hideMark/>
          </w:tcPr>
          <w:p w14:paraId="0807B90D" w14:textId="77777777" w:rsidR="00232CF6" w:rsidRPr="00DD5F6A" w:rsidRDefault="00232CF6" w:rsidP="004422F2">
            <w:pPr>
              <w:jc w:val="center"/>
              <w:rPr>
                <w:sz w:val="16"/>
                <w:szCs w:val="16"/>
              </w:rPr>
            </w:pPr>
            <w:r w:rsidRPr="008B201F">
              <w:rPr>
                <w:rFonts w:eastAsia="Aptos"/>
                <w:kern w:val="2"/>
                <w:sz w:val="16"/>
                <w:szCs w:val="16"/>
              </w:rPr>
              <w:t>67.18</w:t>
            </w:r>
          </w:p>
        </w:tc>
      </w:tr>
      <w:tr w:rsidR="00232CF6" w:rsidRPr="00DD5F6A" w14:paraId="133966C0" w14:textId="77777777" w:rsidTr="004422F2">
        <w:trPr>
          <w:trHeight w:val="250"/>
          <w:jc w:val="center"/>
        </w:trPr>
        <w:tc>
          <w:tcPr>
            <w:tcW w:w="1057" w:type="dxa"/>
            <w:noWrap/>
            <w:vAlign w:val="center"/>
            <w:hideMark/>
          </w:tcPr>
          <w:p w14:paraId="221DC2D1" w14:textId="77777777" w:rsidR="00232CF6" w:rsidRPr="00DD5F6A" w:rsidRDefault="00232CF6" w:rsidP="004422F2">
            <w:pPr>
              <w:jc w:val="center"/>
              <w:rPr>
                <w:sz w:val="16"/>
                <w:szCs w:val="16"/>
              </w:rPr>
            </w:pPr>
            <w:r w:rsidRPr="00DD5F6A">
              <w:rPr>
                <w:sz w:val="16"/>
                <w:szCs w:val="16"/>
              </w:rPr>
              <w:t>4,360.01</w:t>
            </w:r>
          </w:p>
        </w:tc>
        <w:tc>
          <w:tcPr>
            <w:tcW w:w="990" w:type="dxa"/>
            <w:noWrap/>
            <w:vAlign w:val="center"/>
            <w:hideMark/>
          </w:tcPr>
          <w:p w14:paraId="6AC795F4" w14:textId="77777777" w:rsidR="00232CF6" w:rsidRPr="00DD5F6A" w:rsidRDefault="00232CF6" w:rsidP="004422F2">
            <w:pPr>
              <w:jc w:val="center"/>
              <w:rPr>
                <w:sz w:val="16"/>
                <w:szCs w:val="16"/>
              </w:rPr>
            </w:pPr>
            <w:r w:rsidRPr="00DD5F6A">
              <w:rPr>
                <w:sz w:val="16"/>
                <w:szCs w:val="16"/>
              </w:rPr>
              <w:t>4,440.00</w:t>
            </w:r>
          </w:p>
        </w:tc>
        <w:tc>
          <w:tcPr>
            <w:tcW w:w="923" w:type="dxa"/>
            <w:noWrap/>
            <w:vAlign w:val="bottom"/>
            <w:hideMark/>
          </w:tcPr>
          <w:p w14:paraId="05D09D2B" w14:textId="77777777" w:rsidR="00232CF6" w:rsidRPr="00DD5F6A" w:rsidRDefault="00232CF6" w:rsidP="004422F2">
            <w:pPr>
              <w:jc w:val="center"/>
              <w:rPr>
                <w:sz w:val="16"/>
                <w:szCs w:val="16"/>
              </w:rPr>
            </w:pPr>
            <w:r w:rsidRPr="008B201F">
              <w:rPr>
                <w:rFonts w:eastAsia="Aptos"/>
                <w:kern w:val="2"/>
                <w:sz w:val="16"/>
                <w:szCs w:val="16"/>
              </w:rPr>
              <w:t>135.96</w:t>
            </w:r>
          </w:p>
        </w:tc>
        <w:tc>
          <w:tcPr>
            <w:tcW w:w="877" w:type="dxa"/>
            <w:noWrap/>
            <w:vAlign w:val="bottom"/>
            <w:hideMark/>
          </w:tcPr>
          <w:p w14:paraId="2F2A20E9" w14:textId="77777777" w:rsidR="00232CF6" w:rsidRPr="00DD5F6A" w:rsidRDefault="00232CF6" w:rsidP="004422F2">
            <w:pPr>
              <w:jc w:val="center"/>
              <w:rPr>
                <w:sz w:val="16"/>
                <w:szCs w:val="16"/>
              </w:rPr>
            </w:pPr>
            <w:r w:rsidRPr="008B201F">
              <w:rPr>
                <w:rFonts w:eastAsia="Aptos"/>
                <w:kern w:val="2"/>
                <w:sz w:val="16"/>
                <w:szCs w:val="16"/>
              </w:rPr>
              <w:t>102.81</w:t>
            </w:r>
          </w:p>
        </w:tc>
        <w:tc>
          <w:tcPr>
            <w:tcW w:w="1013" w:type="dxa"/>
            <w:noWrap/>
            <w:vAlign w:val="bottom"/>
            <w:hideMark/>
          </w:tcPr>
          <w:p w14:paraId="7E3D5D83" w14:textId="77777777" w:rsidR="00232CF6" w:rsidRPr="00DD5F6A" w:rsidRDefault="00232CF6" w:rsidP="004422F2">
            <w:pPr>
              <w:jc w:val="center"/>
              <w:rPr>
                <w:sz w:val="16"/>
                <w:szCs w:val="16"/>
              </w:rPr>
            </w:pPr>
            <w:r w:rsidRPr="008B201F">
              <w:rPr>
                <w:rFonts w:eastAsia="Aptos"/>
                <w:kern w:val="2"/>
                <w:sz w:val="16"/>
                <w:szCs w:val="16"/>
              </w:rPr>
              <w:t>69.65</w:t>
            </w:r>
          </w:p>
        </w:tc>
      </w:tr>
      <w:tr w:rsidR="00232CF6" w:rsidRPr="00DD5F6A" w14:paraId="44B020A3" w14:textId="77777777" w:rsidTr="004422F2">
        <w:trPr>
          <w:trHeight w:val="250"/>
          <w:jc w:val="center"/>
        </w:trPr>
        <w:tc>
          <w:tcPr>
            <w:tcW w:w="1057" w:type="dxa"/>
            <w:noWrap/>
            <w:vAlign w:val="center"/>
            <w:hideMark/>
          </w:tcPr>
          <w:p w14:paraId="1C27867B" w14:textId="77777777" w:rsidR="00232CF6" w:rsidRPr="00DD5F6A" w:rsidRDefault="00232CF6" w:rsidP="004422F2">
            <w:pPr>
              <w:jc w:val="center"/>
              <w:rPr>
                <w:sz w:val="16"/>
                <w:szCs w:val="16"/>
              </w:rPr>
            </w:pPr>
            <w:r w:rsidRPr="00DD5F6A">
              <w:rPr>
                <w:sz w:val="16"/>
                <w:szCs w:val="16"/>
              </w:rPr>
              <w:t>4,440.01</w:t>
            </w:r>
          </w:p>
        </w:tc>
        <w:tc>
          <w:tcPr>
            <w:tcW w:w="990" w:type="dxa"/>
            <w:noWrap/>
            <w:vAlign w:val="center"/>
            <w:hideMark/>
          </w:tcPr>
          <w:p w14:paraId="335ECF09" w14:textId="77777777" w:rsidR="00232CF6" w:rsidRPr="00DD5F6A" w:rsidRDefault="00232CF6" w:rsidP="004422F2">
            <w:pPr>
              <w:jc w:val="center"/>
              <w:rPr>
                <w:sz w:val="16"/>
                <w:szCs w:val="16"/>
              </w:rPr>
            </w:pPr>
            <w:r w:rsidRPr="00DD5F6A">
              <w:rPr>
                <w:sz w:val="16"/>
                <w:szCs w:val="16"/>
              </w:rPr>
              <w:t>4,520.00</w:t>
            </w:r>
          </w:p>
        </w:tc>
        <w:tc>
          <w:tcPr>
            <w:tcW w:w="923" w:type="dxa"/>
            <w:noWrap/>
            <w:vAlign w:val="bottom"/>
            <w:hideMark/>
          </w:tcPr>
          <w:p w14:paraId="57396881" w14:textId="77777777" w:rsidR="00232CF6" w:rsidRPr="00DD5F6A" w:rsidRDefault="00232CF6" w:rsidP="004422F2">
            <w:pPr>
              <w:jc w:val="center"/>
              <w:rPr>
                <w:sz w:val="16"/>
                <w:szCs w:val="16"/>
              </w:rPr>
            </w:pPr>
            <w:r w:rsidRPr="008B201F">
              <w:rPr>
                <w:rFonts w:eastAsia="Aptos"/>
                <w:kern w:val="2"/>
                <w:sz w:val="16"/>
                <w:szCs w:val="16"/>
              </w:rPr>
              <w:t>138.43</w:t>
            </w:r>
          </w:p>
        </w:tc>
        <w:tc>
          <w:tcPr>
            <w:tcW w:w="877" w:type="dxa"/>
            <w:noWrap/>
            <w:vAlign w:val="bottom"/>
            <w:hideMark/>
          </w:tcPr>
          <w:p w14:paraId="506B0DB4" w14:textId="77777777" w:rsidR="00232CF6" w:rsidRPr="00DD5F6A" w:rsidRDefault="00232CF6" w:rsidP="004422F2">
            <w:pPr>
              <w:jc w:val="center"/>
              <w:rPr>
                <w:sz w:val="16"/>
                <w:szCs w:val="16"/>
              </w:rPr>
            </w:pPr>
            <w:r w:rsidRPr="008B201F">
              <w:rPr>
                <w:rFonts w:eastAsia="Aptos"/>
                <w:kern w:val="2"/>
                <w:sz w:val="16"/>
                <w:szCs w:val="16"/>
              </w:rPr>
              <w:t>105.28</w:t>
            </w:r>
          </w:p>
        </w:tc>
        <w:tc>
          <w:tcPr>
            <w:tcW w:w="1013" w:type="dxa"/>
            <w:noWrap/>
            <w:vAlign w:val="bottom"/>
            <w:hideMark/>
          </w:tcPr>
          <w:p w14:paraId="35F9A15C" w14:textId="77777777" w:rsidR="00232CF6" w:rsidRPr="00DD5F6A" w:rsidRDefault="00232CF6" w:rsidP="004422F2">
            <w:pPr>
              <w:jc w:val="center"/>
              <w:rPr>
                <w:sz w:val="16"/>
                <w:szCs w:val="16"/>
              </w:rPr>
            </w:pPr>
            <w:r w:rsidRPr="008B201F">
              <w:rPr>
                <w:rFonts w:eastAsia="Aptos"/>
                <w:kern w:val="2"/>
                <w:sz w:val="16"/>
                <w:szCs w:val="16"/>
              </w:rPr>
              <w:t>72.13</w:t>
            </w:r>
          </w:p>
        </w:tc>
      </w:tr>
      <w:tr w:rsidR="00232CF6" w:rsidRPr="00DD5F6A" w14:paraId="09735F91" w14:textId="77777777" w:rsidTr="004422F2">
        <w:trPr>
          <w:trHeight w:val="250"/>
          <w:jc w:val="center"/>
        </w:trPr>
        <w:tc>
          <w:tcPr>
            <w:tcW w:w="1057" w:type="dxa"/>
            <w:noWrap/>
            <w:vAlign w:val="center"/>
            <w:hideMark/>
          </w:tcPr>
          <w:p w14:paraId="33E0DB5E" w14:textId="77777777" w:rsidR="00232CF6" w:rsidRPr="00DD5F6A" w:rsidRDefault="00232CF6" w:rsidP="004422F2">
            <w:pPr>
              <w:jc w:val="center"/>
              <w:rPr>
                <w:sz w:val="16"/>
                <w:szCs w:val="16"/>
              </w:rPr>
            </w:pPr>
            <w:r w:rsidRPr="00DD5F6A">
              <w:rPr>
                <w:sz w:val="16"/>
                <w:szCs w:val="16"/>
              </w:rPr>
              <w:t>4,520.01</w:t>
            </w:r>
          </w:p>
        </w:tc>
        <w:tc>
          <w:tcPr>
            <w:tcW w:w="990" w:type="dxa"/>
            <w:noWrap/>
            <w:vAlign w:val="center"/>
            <w:hideMark/>
          </w:tcPr>
          <w:p w14:paraId="544C69EF" w14:textId="77777777" w:rsidR="00232CF6" w:rsidRPr="00DD5F6A" w:rsidRDefault="00232CF6" w:rsidP="004422F2">
            <w:pPr>
              <w:jc w:val="center"/>
              <w:rPr>
                <w:sz w:val="16"/>
                <w:szCs w:val="16"/>
              </w:rPr>
            </w:pPr>
            <w:r w:rsidRPr="00DD5F6A">
              <w:rPr>
                <w:sz w:val="16"/>
                <w:szCs w:val="16"/>
              </w:rPr>
              <w:t>4,600.00</w:t>
            </w:r>
          </w:p>
        </w:tc>
        <w:tc>
          <w:tcPr>
            <w:tcW w:w="923" w:type="dxa"/>
            <w:noWrap/>
            <w:vAlign w:val="bottom"/>
            <w:hideMark/>
          </w:tcPr>
          <w:p w14:paraId="1288C5ED" w14:textId="77777777" w:rsidR="00232CF6" w:rsidRPr="00DD5F6A" w:rsidRDefault="00232CF6" w:rsidP="004422F2">
            <w:pPr>
              <w:jc w:val="center"/>
              <w:rPr>
                <w:sz w:val="16"/>
                <w:szCs w:val="16"/>
              </w:rPr>
            </w:pPr>
            <w:r w:rsidRPr="008B201F">
              <w:rPr>
                <w:rFonts w:eastAsia="Aptos"/>
                <w:kern w:val="2"/>
                <w:sz w:val="16"/>
                <w:szCs w:val="16"/>
              </w:rPr>
              <w:t>140.90</w:t>
            </w:r>
          </w:p>
        </w:tc>
        <w:tc>
          <w:tcPr>
            <w:tcW w:w="877" w:type="dxa"/>
            <w:noWrap/>
            <w:vAlign w:val="bottom"/>
            <w:hideMark/>
          </w:tcPr>
          <w:p w14:paraId="241DCF3E" w14:textId="77777777" w:rsidR="00232CF6" w:rsidRPr="00DD5F6A" w:rsidRDefault="00232CF6" w:rsidP="004422F2">
            <w:pPr>
              <w:jc w:val="center"/>
              <w:rPr>
                <w:sz w:val="16"/>
                <w:szCs w:val="16"/>
              </w:rPr>
            </w:pPr>
            <w:r w:rsidRPr="008B201F">
              <w:rPr>
                <w:rFonts w:eastAsia="Aptos"/>
                <w:kern w:val="2"/>
                <w:sz w:val="16"/>
                <w:szCs w:val="16"/>
              </w:rPr>
              <w:t>107.75</w:t>
            </w:r>
          </w:p>
        </w:tc>
        <w:tc>
          <w:tcPr>
            <w:tcW w:w="1013" w:type="dxa"/>
            <w:noWrap/>
            <w:vAlign w:val="bottom"/>
            <w:hideMark/>
          </w:tcPr>
          <w:p w14:paraId="26A45591" w14:textId="77777777" w:rsidR="00232CF6" w:rsidRPr="00DD5F6A" w:rsidRDefault="00232CF6" w:rsidP="004422F2">
            <w:pPr>
              <w:jc w:val="center"/>
              <w:rPr>
                <w:sz w:val="16"/>
                <w:szCs w:val="16"/>
              </w:rPr>
            </w:pPr>
            <w:r w:rsidRPr="008B201F">
              <w:rPr>
                <w:rFonts w:eastAsia="Aptos"/>
                <w:kern w:val="2"/>
                <w:sz w:val="16"/>
                <w:szCs w:val="16"/>
              </w:rPr>
              <w:t>74.60</w:t>
            </w:r>
          </w:p>
        </w:tc>
      </w:tr>
      <w:tr w:rsidR="00232CF6" w:rsidRPr="00DD5F6A" w14:paraId="466E949F" w14:textId="77777777" w:rsidTr="004422F2">
        <w:trPr>
          <w:trHeight w:val="250"/>
          <w:jc w:val="center"/>
        </w:trPr>
        <w:tc>
          <w:tcPr>
            <w:tcW w:w="1057" w:type="dxa"/>
            <w:noWrap/>
            <w:vAlign w:val="center"/>
            <w:hideMark/>
          </w:tcPr>
          <w:p w14:paraId="2A25E085" w14:textId="77777777" w:rsidR="00232CF6" w:rsidRPr="00DD5F6A" w:rsidRDefault="00232CF6" w:rsidP="004422F2">
            <w:pPr>
              <w:jc w:val="center"/>
              <w:rPr>
                <w:sz w:val="16"/>
                <w:szCs w:val="16"/>
              </w:rPr>
            </w:pPr>
            <w:r w:rsidRPr="00DD5F6A">
              <w:rPr>
                <w:sz w:val="16"/>
                <w:szCs w:val="16"/>
              </w:rPr>
              <w:t>4,600.01</w:t>
            </w:r>
          </w:p>
        </w:tc>
        <w:tc>
          <w:tcPr>
            <w:tcW w:w="990" w:type="dxa"/>
            <w:noWrap/>
            <w:vAlign w:val="center"/>
            <w:hideMark/>
          </w:tcPr>
          <w:p w14:paraId="0A23138E" w14:textId="77777777" w:rsidR="00232CF6" w:rsidRPr="00DD5F6A" w:rsidRDefault="00232CF6" w:rsidP="004422F2">
            <w:pPr>
              <w:jc w:val="center"/>
              <w:rPr>
                <w:sz w:val="16"/>
                <w:szCs w:val="16"/>
              </w:rPr>
            </w:pPr>
            <w:r w:rsidRPr="00DD5F6A">
              <w:rPr>
                <w:sz w:val="16"/>
                <w:szCs w:val="16"/>
              </w:rPr>
              <w:t>4,680.00</w:t>
            </w:r>
          </w:p>
        </w:tc>
        <w:tc>
          <w:tcPr>
            <w:tcW w:w="923" w:type="dxa"/>
            <w:noWrap/>
            <w:vAlign w:val="bottom"/>
            <w:hideMark/>
          </w:tcPr>
          <w:p w14:paraId="7EB1DBC4" w14:textId="77777777" w:rsidR="00232CF6" w:rsidRPr="00DD5F6A" w:rsidRDefault="00232CF6" w:rsidP="004422F2">
            <w:pPr>
              <w:jc w:val="center"/>
              <w:rPr>
                <w:sz w:val="16"/>
                <w:szCs w:val="16"/>
              </w:rPr>
            </w:pPr>
            <w:r w:rsidRPr="008B201F">
              <w:rPr>
                <w:rFonts w:eastAsia="Aptos"/>
                <w:kern w:val="2"/>
                <w:sz w:val="16"/>
                <w:szCs w:val="16"/>
              </w:rPr>
              <w:t>143.38</w:t>
            </w:r>
          </w:p>
        </w:tc>
        <w:tc>
          <w:tcPr>
            <w:tcW w:w="877" w:type="dxa"/>
            <w:noWrap/>
            <w:vAlign w:val="bottom"/>
            <w:hideMark/>
          </w:tcPr>
          <w:p w14:paraId="0848DC5A" w14:textId="77777777" w:rsidR="00232CF6" w:rsidRPr="00DD5F6A" w:rsidRDefault="00232CF6" w:rsidP="004422F2">
            <w:pPr>
              <w:jc w:val="center"/>
              <w:rPr>
                <w:sz w:val="16"/>
                <w:szCs w:val="16"/>
              </w:rPr>
            </w:pPr>
            <w:r w:rsidRPr="008B201F">
              <w:rPr>
                <w:rFonts w:eastAsia="Aptos"/>
                <w:kern w:val="2"/>
                <w:sz w:val="16"/>
                <w:szCs w:val="16"/>
              </w:rPr>
              <w:t>110.22</w:t>
            </w:r>
          </w:p>
        </w:tc>
        <w:tc>
          <w:tcPr>
            <w:tcW w:w="1013" w:type="dxa"/>
            <w:noWrap/>
            <w:vAlign w:val="bottom"/>
            <w:hideMark/>
          </w:tcPr>
          <w:p w14:paraId="6E3A1CC5" w14:textId="77777777" w:rsidR="00232CF6" w:rsidRPr="00DD5F6A" w:rsidRDefault="00232CF6" w:rsidP="004422F2">
            <w:pPr>
              <w:jc w:val="center"/>
              <w:rPr>
                <w:sz w:val="16"/>
                <w:szCs w:val="16"/>
              </w:rPr>
            </w:pPr>
            <w:r w:rsidRPr="008B201F">
              <w:rPr>
                <w:rFonts w:eastAsia="Aptos"/>
                <w:kern w:val="2"/>
                <w:sz w:val="16"/>
                <w:szCs w:val="16"/>
              </w:rPr>
              <w:t>77.07</w:t>
            </w:r>
          </w:p>
        </w:tc>
      </w:tr>
      <w:tr w:rsidR="00232CF6" w:rsidRPr="00DD5F6A" w14:paraId="5EAFFE36" w14:textId="77777777" w:rsidTr="004422F2">
        <w:trPr>
          <w:trHeight w:val="250"/>
          <w:jc w:val="center"/>
        </w:trPr>
        <w:tc>
          <w:tcPr>
            <w:tcW w:w="1057" w:type="dxa"/>
            <w:noWrap/>
            <w:vAlign w:val="center"/>
            <w:hideMark/>
          </w:tcPr>
          <w:p w14:paraId="1B4876B3" w14:textId="77777777" w:rsidR="00232CF6" w:rsidRPr="00DD5F6A" w:rsidRDefault="00232CF6" w:rsidP="004422F2">
            <w:pPr>
              <w:jc w:val="center"/>
              <w:rPr>
                <w:sz w:val="16"/>
                <w:szCs w:val="16"/>
              </w:rPr>
            </w:pPr>
            <w:r w:rsidRPr="00DD5F6A">
              <w:rPr>
                <w:sz w:val="16"/>
                <w:szCs w:val="16"/>
              </w:rPr>
              <w:t>4,680.01</w:t>
            </w:r>
          </w:p>
        </w:tc>
        <w:tc>
          <w:tcPr>
            <w:tcW w:w="990" w:type="dxa"/>
            <w:noWrap/>
            <w:vAlign w:val="center"/>
            <w:hideMark/>
          </w:tcPr>
          <w:p w14:paraId="45FE69D3" w14:textId="77777777" w:rsidR="00232CF6" w:rsidRPr="00DD5F6A" w:rsidRDefault="00232CF6" w:rsidP="004422F2">
            <w:pPr>
              <w:jc w:val="center"/>
              <w:rPr>
                <w:sz w:val="16"/>
                <w:szCs w:val="16"/>
              </w:rPr>
            </w:pPr>
            <w:r w:rsidRPr="00DD5F6A">
              <w:rPr>
                <w:sz w:val="16"/>
                <w:szCs w:val="16"/>
              </w:rPr>
              <w:t>4,760.00</w:t>
            </w:r>
          </w:p>
        </w:tc>
        <w:tc>
          <w:tcPr>
            <w:tcW w:w="923" w:type="dxa"/>
            <w:noWrap/>
            <w:vAlign w:val="bottom"/>
            <w:hideMark/>
          </w:tcPr>
          <w:p w14:paraId="4C2E915A" w14:textId="77777777" w:rsidR="00232CF6" w:rsidRPr="00DD5F6A" w:rsidRDefault="00232CF6" w:rsidP="004422F2">
            <w:pPr>
              <w:jc w:val="center"/>
              <w:rPr>
                <w:sz w:val="16"/>
                <w:szCs w:val="16"/>
              </w:rPr>
            </w:pPr>
            <w:r w:rsidRPr="008B201F">
              <w:rPr>
                <w:rFonts w:eastAsia="Aptos"/>
                <w:kern w:val="2"/>
                <w:sz w:val="16"/>
                <w:szCs w:val="16"/>
              </w:rPr>
              <w:t>145.85</w:t>
            </w:r>
          </w:p>
        </w:tc>
        <w:tc>
          <w:tcPr>
            <w:tcW w:w="877" w:type="dxa"/>
            <w:noWrap/>
            <w:vAlign w:val="bottom"/>
            <w:hideMark/>
          </w:tcPr>
          <w:p w14:paraId="318B1166" w14:textId="77777777" w:rsidR="00232CF6" w:rsidRPr="00DD5F6A" w:rsidRDefault="00232CF6" w:rsidP="004422F2">
            <w:pPr>
              <w:jc w:val="center"/>
              <w:rPr>
                <w:sz w:val="16"/>
                <w:szCs w:val="16"/>
              </w:rPr>
            </w:pPr>
            <w:r w:rsidRPr="008B201F">
              <w:rPr>
                <w:rFonts w:eastAsia="Aptos"/>
                <w:kern w:val="2"/>
                <w:sz w:val="16"/>
                <w:szCs w:val="16"/>
              </w:rPr>
              <w:t>112.69</w:t>
            </w:r>
          </w:p>
        </w:tc>
        <w:tc>
          <w:tcPr>
            <w:tcW w:w="1013" w:type="dxa"/>
            <w:noWrap/>
            <w:vAlign w:val="bottom"/>
            <w:hideMark/>
          </w:tcPr>
          <w:p w14:paraId="3F273884" w14:textId="77777777" w:rsidR="00232CF6" w:rsidRPr="00DD5F6A" w:rsidRDefault="00232CF6" w:rsidP="004422F2">
            <w:pPr>
              <w:jc w:val="center"/>
              <w:rPr>
                <w:sz w:val="16"/>
                <w:szCs w:val="16"/>
              </w:rPr>
            </w:pPr>
            <w:r w:rsidRPr="008B201F">
              <w:rPr>
                <w:rFonts w:eastAsia="Aptos"/>
                <w:kern w:val="2"/>
                <w:sz w:val="16"/>
                <w:szCs w:val="16"/>
              </w:rPr>
              <w:t>79.54</w:t>
            </w:r>
          </w:p>
        </w:tc>
      </w:tr>
      <w:tr w:rsidR="00232CF6" w:rsidRPr="00DD5F6A" w14:paraId="4E36A62F" w14:textId="77777777" w:rsidTr="004422F2">
        <w:trPr>
          <w:trHeight w:val="250"/>
          <w:jc w:val="center"/>
        </w:trPr>
        <w:tc>
          <w:tcPr>
            <w:tcW w:w="1057" w:type="dxa"/>
            <w:noWrap/>
            <w:vAlign w:val="center"/>
            <w:hideMark/>
          </w:tcPr>
          <w:p w14:paraId="20B84ACA" w14:textId="77777777" w:rsidR="00232CF6" w:rsidRPr="00DD5F6A" w:rsidRDefault="00232CF6" w:rsidP="004422F2">
            <w:pPr>
              <w:jc w:val="center"/>
              <w:rPr>
                <w:sz w:val="16"/>
                <w:szCs w:val="16"/>
              </w:rPr>
            </w:pPr>
            <w:r w:rsidRPr="00DD5F6A">
              <w:rPr>
                <w:sz w:val="16"/>
                <w:szCs w:val="16"/>
              </w:rPr>
              <w:t>4,760.01</w:t>
            </w:r>
          </w:p>
        </w:tc>
        <w:tc>
          <w:tcPr>
            <w:tcW w:w="990" w:type="dxa"/>
            <w:noWrap/>
            <w:vAlign w:val="center"/>
            <w:hideMark/>
          </w:tcPr>
          <w:p w14:paraId="5919F3CF" w14:textId="77777777" w:rsidR="00232CF6" w:rsidRPr="00DD5F6A" w:rsidRDefault="00232CF6" w:rsidP="004422F2">
            <w:pPr>
              <w:jc w:val="center"/>
              <w:rPr>
                <w:sz w:val="16"/>
                <w:szCs w:val="16"/>
              </w:rPr>
            </w:pPr>
            <w:r w:rsidRPr="00DD5F6A">
              <w:rPr>
                <w:sz w:val="16"/>
                <w:szCs w:val="16"/>
              </w:rPr>
              <w:t>4,840.00</w:t>
            </w:r>
          </w:p>
        </w:tc>
        <w:tc>
          <w:tcPr>
            <w:tcW w:w="923" w:type="dxa"/>
            <w:noWrap/>
            <w:vAlign w:val="bottom"/>
            <w:hideMark/>
          </w:tcPr>
          <w:p w14:paraId="53AB3087" w14:textId="77777777" w:rsidR="00232CF6" w:rsidRPr="00DD5F6A" w:rsidRDefault="00232CF6" w:rsidP="004422F2">
            <w:pPr>
              <w:jc w:val="center"/>
              <w:rPr>
                <w:sz w:val="16"/>
                <w:szCs w:val="16"/>
              </w:rPr>
            </w:pPr>
            <w:r w:rsidRPr="008B201F">
              <w:rPr>
                <w:rFonts w:eastAsia="Aptos"/>
                <w:kern w:val="2"/>
                <w:sz w:val="16"/>
                <w:szCs w:val="16"/>
              </w:rPr>
              <w:t>148.32</w:t>
            </w:r>
          </w:p>
        </w:tc>
        <w:tc>
          <w:tcPr>
            <w:tcW w:w="877" w:type="dxa"/>
            <w:noWrap/>
            <w:vAlign w:val="bottom"/>
            <w:hideMark/>
          </w:tcPr>
          <w:p w14:paraId="69718D32" w14:textId="77777777" w:rsidR="00232CF6" w:rsidRPr="00DD5F6A" w:rsidRDefault="00232CF6" w:rsidP="004422F2">
            <w:pPr>
              <w:jc w:val="center"/>
              <w:rPr>
                <w:sz w:val="16"/>
                <w:szCs w:val="16"/>
              </w:rPr>
            </w:pPr>
            <w:r w:rsidRPr="008B201F">
              <w:rPr>
                <w:rFonts w:eastAsia="Aptos"/>
                <w:kern w:val="2"/>
                <w:sz w:val="16"/>
                <w:szCs w:val="16"/>
              </w:rPr>
              <w:t>115.17</w:t>
            </w:r>
          </w:p>
        </w:tc>
        <w:tc>
          <w:tcPr>
            <w:tcW w:w="1013" w:type="dxa"/>
            <w:noWrap/>
            <w:vAlign w:val="bottom"/>
            <w:hideMark/>
          </w:tcPr>
          <w:p w14:paraId="4442B56B" w14:textId="77777777" w:rsidR="00232CF6" w:rsidRPr="00DD5F6A" w:rsidRDefault="00232CF6" w:rsidP="004422F2">
            <w:pPr>
              <w:jc w:val="center"/>
              <w:rPr>
                <w:sz w:val="16"/>
                <w:szCs w:val="16"/>
              </w:rPr>
            </w:pPr>
            <w:r w:rsidRPr="008B201F">
              <w:rPr>
                <w:rFonts w:eastAsia="Aptos"/>
                <w:kern w:val="2"/>
                <w:sz w:val="16"/>
                <w:szCs w:val="16"/>
              </w:rPr>
              <w:t>82.01</w:t>
            </w:r>
          </w:p>
        </w:tc>
      </w:tr>
      <w:tr w:rsidR="00232CF6" w:rsidRPr="00DD5F6A" w14:paraId="15B0F3E1" w14:textId="77777777" w:rsidTr="004422F2">
        <w:trPr>
          <w:trHeight w:val="250"/>
          <w:jc w:val="center"/>
        </w:trPr>
        <w:tc>
          <w:tcPr>
            <w:tcW w:w="1057" w:type="dxa"/>
            <w:noWrap/>
            <w:vAlign w:val="center"/>
            <w:hideMark/>
          </w:tcPr>
          <w:p w14:paraId="21922A86" w14:textId="77777777" w:rsidR="00232CF6" w:rsidRPr="00DD5F6A" w:rsidRDefault="00232CF6" w:rsidP="004422F2">
            <w:pPr>
              <w:jc w:val="center"/>
              <w:rPr>
                <w:sz w:val="16"/>
                <w:szCs w:val="16"/>
              </w:rPr>
            </w:pPr>
            <w:r w:rsidRPr="00DD5F6A">
              <w:rPr>
                <w:sz w:val="16"/>
                <w:szCs w:val="16"/>
              </w:rPr>
              <w:t>4,840.01</w:t>
            </w:r>
          </w:p>
        </w:tc>
        <w:tc>
          <w:tcPr>
            <w:tcW w:w="990" w:type="dxa"/>
            <w:noWrap/>
            <w:vAlign w:val="center"/>
            <w:hideMark/>
          </w:tcPr>
          <w:p w14:paraId="7F761B29" w14:textId="77777777" w:rsidR="00232CF6" w:rsidRPr="00DD5F6A" w:rsidRDefault="00232CF6" w:rsidP="004422F2">
            <w:pPr>
              <w:jc w:val="center"/>
              <w:rPr>
                <w:sz w:val="16"/>
                <w:szCs w:val="16"/>
              </w:rPr>
            </w:pPr>
            <w:r w:rsidRPr="00DD5F6A">
              <w:rPr>
                <w:sz w:val="16"/>
                <w:szCs w:val="16"/>
              </w:rPr>
              <w:t>4,920.00</w:t>
            </w:r>
          </w:p>
        </w:tc>
        <w:tc>
          <w:tcPr>
            <w:tcW w:w="923" w:type="dxa"/>
            <w:noWrap/>
            <w:vAlign w:val="bottom"/>
            <w:hideMark/>
          </w:tcPr>
          <w:p w14:paraId="70FCF4D8" w14:textId="77777777" w:rsidR="00232CF6" w:rsidRPr="00DD5F6A" w:rsidRDefault="00232CF6" w:rsidP="004422F2">
            <w:pPr>
              <w:jc w:val="center"/>
              <w:rPr>
                <w:sz w:val="16"/>
                <w:szCs w:val="16"/>
              </w:rPr>
            </w:pPr>
            <w:r w:rsidRPr="008B201F">
              <w:rPr>
                <w:rFonts w:eastAsia="Aptos"/>
                <w:kern w:val="2"/>
                <w:sz w:val="16"/>
                <w:szCs w:val="16"/>
              </w:rPr>
              <w:t>150.79</w:t>
            </w:r>
          </w:p>
        </w:tc>
        <w:tc>
          <w:tcPr>
            <w:tcW w:w="877" w:type="dxa"/>
            <w:noWrap/>
            <w:vAlign w:val="bottom"/>
            <w:hideMark/>
          </w:tcPr>
          <w:p w14:paraId="3349F389" w14:textId="77777777" w:rsidR="00232CF6" w:rsidRPr="00DD5F6A" w:rsidRDefault="00232CF6" w:rsidP="004422F2">
            <w:pPr>
              <w:jc w:val="center"/>
              <w:rPr>
                <w:sz w:val="16"/>
                <w:szCs w:val="16"/>
              </w:rPr>
            </w:pPr>
            <w:r w:rsidRPr="008B201F">
              <w:rPr>
                <w:rFonts w:eastAsia="Aptos"/>
                <w:kern w:val="2"/>
                <w:sz w:val="16"/>
                <w:szCs w:val="16"/>
              </w:rPr>
              <w:t>117.64</w:t>
            </w:r>
          </w:p>
        </w:tc>
        <w:tc>
          <w:tcPr>
            <w:tcW w:w="1013" w:type="dxa"/>
            <w:noWrap/>
            <w:vAlign w:val="bottom"/>
            <w:hideMark/>
          </w:tcPr>
          <w:p w14:paraId="3710AC5B" w14:textId="77777777" w:rsidR="00232CF6" w:rsidRPr="00DD5F6A" w:rsidRDefault="00232CF6" w:rsidP="004422F2">
            <w:pPr>
              <w:jc w:val="center"/>
              <w:rPr>
                <w:sz w:val="16"/>
                <w:szCs w:val="16"/>
              </w:rPr>
            </w:pPr>
            <w:r w:rsidRPr="008B201F">
              <w:rPr>
                <w:rFonts w:eastAsia="Aptos"/>
                <w:kern w:val="2"/>
                <w:sz w:val="16"/>
                <w:szCs w:val="16"/>
              </w:rPr>
              <w:t>84.49</w:t>
            </w:r>
          </w:p>
        </w:tc>
      </w:tr>
      <w:tr w:rsidR="00232CF6" w:rsidRPr="00DD5F6A" w14:paraId="7565EC6E" w14:textId="77777777" w:rsidTr="004422F2">
        <w:trPr>
          <w:trHeight w:val="250"/>
          <w:jc w:val="center"/>
        </w:trPr>
        <w:tc>
          <w:tcPr>
            <w:tcW w:w="1057" w:type="dxa"/>
            <w:noWrap/>
            <w:vAlign w:val="center"/>
            <w:hideMark/>
          </w:tcPr>
          <w:p w14:paraId="4088C9E4" w14:textId="77777777" w:rsidR="00232CF6" w:rsidRPr="00DD5F6A" w:rsidRDefault="00232CF6" w:rsidP="004422F2">
            <w:pPr>
              <w:jc w:val="center"/>
              <w:rPr>
                <w:sz w:val="16"/>
                <w:szCs w:val="16"/>
              </w:rPr>
            </w:pPr>
            <w:r w:rsidRPr="00DD5F6A">
              <w:rPr>
                <w:sz w:val="16"/>
                <w:szCs w:val="16"/>
              </w:rPr>
              <w:t>4,920.01</w:t>
            </w:r>
          </w:p>
        </w:tc>
        <w:tc>
          <w:tcPr>
            <w:tcW w:w="990" w:type="dxa"/>
            <w:noWrap/>
            <w:vAlign w:val="center"/>
            <w:hideMark/>
          </w:tcPr>
          <w:p w14:paraId="5AB610C9" w14:textId="77777777" w:rsidR="00232CF6" w:rsidRPr="00DD5F6A" w:rsidRDefault="00232CF6" w:rsidP="004422F2">
            <w:pPr>
              <w:jc w:val="center"/>
              <w:rPr>
                <w:sz w:val="16"/>
                <w:szCs w:val="16"/>
              </w:rPr>
            </w:pPr>
            <w:r w:rsidRPr="00DD5F6A">
              <w:rPr>
                <w:sz w:val="16"/>
                <w:szCs w:val="16"/>
              </w:rPr>
              <w:t>5,000.00</w:t>
            </w:r>
          </w:p>
        </w:tc>
        <w:tc>
          <w:tcPr>
            <w:tcW w:w="923" w:type="dxa"/>
            <w:noWrap/>
            <w:vAlign w:val="bottom"/>
            <w:hideMark/>
          </w:tcPr>
          <w:p w14:paraId="15AECA83" w14:textId="77777777" w:rsidR="00232CF6" w:rsidRPr="00DD5F6A" w:rsidRDefault="00232CF6" w:rsidP="004422F2">
            <w:pPr>
              <w:jc w:val="center"/>
              <w:rPr>
                <w:sz w:val="16"/>
                <w:szCs w:val="16"/>
              </w:rPr>
            </w:pPr>
            <w:r w:rsidRPr="008B201F">
              <w:rPr>
                <w:rFonts w:eastAsia="Aptos"/>
                <w:kern w:val="2"/>
                <w:sz w:val="16"/>
                <w:szCs w:val="16"/>
              </w:rPr>
              <w:t>153.26</w:t>
            </w:r>
          </w:p>
        </w:tc>
        <w:tc>
          <w:tcPr>
            <w:tcW w:w="877" w:type="dxa"/>
            <w:noWrap/>
            <w:vAlign w:val="bottom"/>
            <w:hideMark/>
          </w:tcPr>
          <w:p w14:paraId="6D9BAEBF" w14:textId="77777777" w:rsidR="00232CF6" w:rsidRPr="00DD5F6A" w:rsidRDefault="00232CF6" w:rsidP="004422F2">
            <w:pPr>
              <w:jc w:val="center"/>
              <w:rPr>
                <w:sz w:val="16"/>
                <w:szCs w:val="16"/>
              </w:rPr>
            </w:pPr>
            <w:r w:rsidRPr="008B201F">
              <w:rPr>
                <w:rFonts w:eastAsia="Aptos"/>
                <w:kern w:val="2"/>
                <w:sz w:val="16"/>
                <w:szCs w:val="16"/>
              </w:rPr>
              <w:t>120.11</w:t>
            </w:r>
          </w:p>
        </w:tc>
        <w:tc>
          <w:tcPr>
            <w:tcW w:w="1013" w:type="dxa"/>
            <w:noWrap/>
            <w:vAlign w:val="bottom"/>
            <w:hideMark/>
          </w:tcPr>
          <w:p w14:paraId="088BC735" w14:textId="77777777" w:rsidR="00232CF6" w:rsidRPr="00DD5F6A" w:rsidRDefault="00232CF6" w:rsidP="004422F2">
            <w:pPr>
              <w:jc w:val="center"/>
              <w:rPr>
                <w:sz w:val="16"/>
                <w:szCs w:val="16"/>
              </w:rPr>
            </w:pPr>
            <w:r w:rsidRPr="008B201F">
              <w:rPr>
                <w:rFonts w:eastAsia="Aptos"/>
                <w:kern w:val="2"/>
                <w:sz w:val="16"/>
                <w:szCs w:val="16"/>
              </w:rPr>
              <w:t>86.96</w:t>
            </w:r>
          </w:p>
        </w:tc>
      </w:tr>
      <w:tr w:rsidR="00232CF6" w:rsidRPr="00DD5F6A" w14:paraId="6B670972" w14:textId="77777777" w:rsidTr="004422F2">
        <w:trPr>
          <w:trHeight w:val="250"/>
          <w:jc w:val="center"/>
        </w:trPr>
        <w:tc>
          <w:tcPr>
            <w:tcW w:w="1057" w:type="dxa"/>
            <w:noWrap/>
            <w:vAlign w:val="center"/>
            <w:hideMark/>
          </w:tcPr>
          <w:p w14:paraId="622C304B" w14:textId="77777777" w:rsidR="00232CF6" w:rsidRPr="00DD5F6A" w:rsidRDefault="00232CF6" w:rsidP="004422F2">
            <w:pPr>
              <w:jc w:val="center"/>
              <w:rPr>
                <w:sz w:val="16"/>
                <w:szCs w:val="16"/>
              </w:rPr>
            </w:pPr>
            <w:r w:rsidRPr="00DD5F6A">
              <w:rPr>
                <w:sz w:val="16"/>
                <w:szCs w:val="16"/>
              </w:rPr>
              <w:t>5,000.01</w:t>
            </w:r>
          </w:p>
        </w:tc>
        <w:tc>
          <w:tcPr>
            <w:tcW w:w="990" w:type="dxa"/>
            <w:noWrap/>
            <w:vAlign w:val="center"/>
            <w:hideMark/>
          </w:tcPr>
          <w:p w14:paraId="5445A2A8" w14:textId="77777777" w:rsidR="00232CF6" w:rsidRPr="00DD5F6A" w:rsidRDefault="00232CF6" w:rsidP="004422F2">
            <w:pPr>
              <w:jc w:val="center"/>
              <w:rPr>
                <w:sz w:val="16"/>
                <w:szCs w:val="16"/>
              </w:rPr>
            </w:pPr>
            <w:r w:rsidRPr="00DD5F6A">
              <w:rPr>
                <w:sz w:val="16"/>
                <w:szCs w:val="16"/>
              </w:rPr>
              <w:t>5,080.00</w:t>
            </w:r>
          </w:p>
        </w:tc>
        <w:tc>
          <w:tcPr>
            <w:tcW w:w="923" w:type="dxa"/>
            <w:noWrap/>
            <w:vAlign w:val="bottom"/>
            <w:hideMark/>
          </w:tcPr>
          <w:p w14:paraId="0E7DF913" w14:textId="77777777" w:rsidR="00232CF6" w:rsidRPr="00DD5F6A" w:rsidRDefault="00232CF6" w:rsidP="004422F2">
            <w:pPr>
              <w:jc w:val="center"/>
              <w:rPr>
                <w:sz w:val="16"/>
                <w:szCs w:val="16"/>
              </w:rPr>
            </w:pPr>
            <w:r w:rsidRPr="008B201F">
              <w:rPr>
                <w:rFonts w:eastAsia="Aptos"/>
                <w:kern w:val="2"/>
                <w:sz w:val="16"/>
                <w:szCs w:val="16"/>
              </w:rPr>
              <w:t>155.74</w:t>
            </w:r>
          </w:p>
        </w:tc>
        <w:tc>
          <w:tcPr>
            <w:tcW w:w="877" w:type="dxa"/>
            <w:noWrap/>
            <w:vAlign w:val="bottom"/>
            <w:hideMark/>
          </w:tcPr>
          <w:p w14:paraId="11C912EA" w14:textId="77777777" w:rsidR="00232CF6" w:rsidRPr="00DD5F6A" w:rsidRDefault="00232CF6" w:rsidP="004422F2">
            <w:pPr>
              <w:jc w:val="center"/>
              <w:rPr>
                <w:sz w:val="16"/>
                <w:szCs w:val="16"/>
              </w:rPr>
            </w:pPr>
            <w:r w:rsidRPr="008B201F">
              <w:rPr>
                <w:rFonts w:eastAsia="Aptos"/>
                <w:kern w:val="2"/>
                <w:sz w:val="16"/>
                <w:szCs w:val="16"/>
              </w:rPr>
              <w:t>122.58</w:t>
            </w:r>
          </w:p>
        </w:tc>
        <w:tc>
          <w:tcPr>
            <w:tcW w:w="1013" w:type="dxa"/>
            <w:noWrap/>
            <w:vAlign w:val="bottom"/>
            <w:hideMark/>
          </w:tcPr>
          <w:p w14:paraId="69E759A5" w14:textId="77777777" w:rsidR="00232CF6" w:rsidRPr="00DD5F6A" w:rsidRDefault="00232CF6" w:rsidP="004422F2">
            <w:pPr>
              <w:jc w:val="center"/>
              <w:rPr>
                <w:sz w:val="16"/>
                <w:szCs w:val="16"/>
              </w:rPr>
            </w:pPr>
            <w:r w:rsidRPr="008B201F">
              <w:rPr>
                <w:rFonts w:eastAsia="Aptos"/>
                <w:kern w:val="2"/>
                <w:sz w:val="16"/>
                <w:szCs w:val="16"/>
              </w:rPr>
              <w:t>89.43</w:t>
            </w:r>
          </w:p>
        </w:tc>
      </w:tr>
      <w:tr w:rsidR="00232CF6" w:rsidRPr="00DD5F6A" w14:paraId="45CF8610" w14:textId="77777777" w:rsidTr="004422F2">
        <w:trPr>
          <w:trHeight w:val="250"/>
          <w:jc w:val="center"/>
        </w:trPr>
        <w:tc>
          <w:tcPr>
            <w:tcW w:w="1057" w:type="dxa"/>
            <w:noWrap/>
            <w:vAlign w:val="center"/>
            <w:hideMark/>
          </w:tcPr>
          <w:p w14:paraId="6AE259F1" w14:textId="77777777" w:rsidR="00232CF6" w:rsidRPr="00DD5F6A" w:rsidRDefault="00232CF6" w:rsidP="004422F2">
            <w:pPr>
              <w:jc w:val="center"/>
              <w:rPr>
                <w:sz w:val="16"/>
                <w:szCs w:val="16"/>
              </w:rPr>
            </w:pPr>
            <w:r w:rsidRPr="00DD5F6A">
              <w:rPr>
                <w:sz w:val="16"/>
                <w:szCs w:val="16"/>
              </w:rPr>
              <w:t>5,080.01</w:t>
            </w:r>
          </w:p>
        </w:tc>
        <w:tc>
          <w:tcPr>
            <w:tcW w:w="990" w:type="dxa"/>
            <w:noWrap/>
            <w:vAlign w:val="center"/>
            <w:hideMark/>
          </w:tcPr>
          <w:p w14:paraId="08A15263" w14:textId="77777777" w:rsidR="00232CF6" w:rsidRPr="00DD5F6A" w:rsidRDefault="00232CF6" w:rsidP="004422F2">
            <w:pPr>
              <w:jc w:val="center"/>
              <w:rPr>
                <w:sz w:val="16"/>
                <w:szCs w:val="16"/>
              </w:rPr>
            </w:pPr>
            <w:r w:rsidRPr="00DD5F6A">
              <w:rPr>
                <w:sz w:val="16"/>
                <w:szCs w:val="16"/>
              </w:rPr>
              <w:t>5,160.00</w:t>
            </w:r>
          </w:p>
        </w:tc>
        <w:tc>
          <w:tcPr>
            <w:tcW w:w="923" w:type="dxa"/>
            <w:noWrap/>
            <w:vAlign w:val="bottom"/>
            <w:hideMark/>
          </w:tcPr>
          <w:p w14:paraId="2FE25FBB" w14:textId="77777777" w:rsidR="00232CF6" w:rsidRPr="00DD5F6A" w:rsidRDefault="00232CF6" w:rsidP="004422F2">
            <w:pPr>
              <w:jc w:val="center"/>
              <w:rPr>
                <w:sz w:val="16"/>
                <w:szCs w:val="16"/>
              </w:rPr>
            </w:pPr>
            <w:r w:rsidRPr="008B201F">
              <w:rPr>
                <w:rFonts w:eastAsia="Aptos"/>
                <w:kern w:val="2"/>
                <w:sz w:val="16"/>
                <w:szCs w:val="16"/>
              </w:rPr>
              <w:t>158.21</w:t>
            </w:r>
          </w:p>
        </w:tc>
        <w:tc>
          <w:tcPr>
            <w:tcW w:w="877" w:type="dxa"/>
            <w:noWrap/>
            <w:vAlign w:val="bottom"/>
            <w:hideMark/>
          </w:tcPr>
          <w:p w14:paraId="1A7F5284" w14:textId="77777777" w:rsidR="00232CF6" w:rsidRPr="00DD5F6A" w:rsidRDefault="00232CF6" w:rsidP="004422F2">
            <w:pPr>
              <w:jc w:val="center"/>
              <w:rPr>
                <w:sz w:val="16"/>
                <w:szCs w:val="16"/>
              </w:rPr>
            </w:pPr>
            <w:r w:rsidRPr="008B201F">
              <w:rPr>
                <w:rFonts w:eastAsia="Aptos"/>
                <w:kern w:val="2"/>
                <w:sz w:val="16"/>
                <w:szCs w:val="16"/>
              </w:rPr>
              <w:t>125.05</w:t>
            </w:r>
          </w:p>
        </w:tc>
        <w:tc>
          <w:tcPr>
            <w:tcW w:w="1013" w:type="dxa"/>
            <w:noWrap/>
            <w:vAlign w:val="bottom"/>
            <w:hideMark/>
          </w:tcPr>
          <w:p w14:paraId="218D53AB" w14:textId="77777777" w:rsidR="00232CF6" w:rsidRPr="00DD5F6A" w:rsidRDefault="00232CF6" w:rsidP="004422F2">
            <w:pPr>
              <w:jc w:val="center"/>
              <w:rPr>
                <w:sz w:val="16"/>
                <w:szCs w:val="16"/>
              </w:rPr>
            </w:pPr>
            <w:r w:rsidRPr="008B201F">
              <w:rPr>
                <w:rFonts w:eastAsia="Aptos"/>
                <w:kern w:val="2"/>
                <w:sz w:val="16"/>
                <w:szCs w:val="16"/>
              </w:rPr>
              <w:t>91.90</w:t>
            </w:r>
          </w:p>
        </w:tc>
      </w:tr>
      <w:tr w:rsidR="00232CF6" w:rsidRPr="00DD5F6A" w14:paraId="3D9628D2" w14:textId="77777777" w:rsidTr="004422F2">
        <w:trPr>
          <w:trHeight w:val="250"/>
          <w:jc w:val="center"/>
        </w:trPr>
        <w:tc>
          <w:tcPr>
            <w:tcW w:w="1057" w:type="dxa"/>
            <w:noWrap/>
            <w:vAlign w:val="center"/>
            <w:hideMark/>
          </w:tcPr>
          <w:p w14:paraId="4556DD78" w14:textId="77777777" w:rsidR="00232CF6" w:rsidRPr="00DD5F6A" w:rsidRDefault="00232CF6" w:rsidP="004422F2">
            <w:pPr>
              <w:jc w:val="center"/>
              <w:rPr>
                <w:sz w:val="16"/>
                <w:szCs w:val="16"/>
              </w:rPr>
            </w:pPr>
            <w:r w:rsidRPr="00DD5F6A">
              <w:rPr>
                <w:sz w:val="16"/>
                <w:szCs w:val="16"/>
              </w:rPr>
              <w:t>5,160.01</w:t>
            </w:r>
          </w:p>
        </w:tc>
        <w:tc>
          <w:tcPr>
            <w:tcW w:w="990" w:type="dxa"/>
            <w:noWrap/>
            <w:vAlign w:val="center"/>
            <w:hideMark/>
          </w:tcPr>
          <w:p w14:paraId="307B0D47" w14:textId="77777777" w:rsidR="00232CF6" w:rsidRPr="00DD5F6A" w:rsidRDefault="00232CF6" w:rsidP="004422F2">
            <w:pPr>
              <w:jc w:val="center"/>
              <w:rPr>
                <w:sz w:val="16"/>
                <w:szCs w:val="16"/>
              </w:rPr>
            </w:pPr>
            <w:r w:rsidRPr="00DD5F6A">
              <w:rPr>
                <w:sz w:val="16"/>
                <w:szCs w:val="16"/>
              </w:rPr>
              <w:t>5,240.00</w:t>
            </w:r>
          </w:p>
        </w:tc>
        <w:tc>
          <w:tcPr>
            <w:tcW w:w="923" w:type="dxa"/>
            <w:noWrap/>
            <w:vAlign w:val="bottom"/>
            <w:hideMark/>
          </w:tcPr>
          <w:p w14:paraId="7BB9179C" w14:textId="77777777" w:rsidR="00232CF6" w:rsidRPr="00DD5F6A" w:rsidRDefault="00232CF6" w:rsidP="004422F2">
            <w:pPr>
              <w:jc w:val="center"/>
              <w:rPr>
                <w:sz w:val="16"/>
                <w:szCs w:val="16"/>
              </w:rPr>
            </w:pPr>
            <w:r w:rsidRPr="008B201F">
              <w:rPr>
                <w:rFonts w:eastAsia="Aptos"/>
                <w:kern w:val="2"/>
                <w:sz w:val="16"/>
                <w:szCs w:val="16"/>
              </w:rPr>
              <w:t>160.68</w:t>
            </w:r>
          </w:p>
        </w:tc>
        <w:tc>
          <w:tcPr>
            <w:tcW w:w="877" w:type="dxa"/>
            <w:noWrap/>
            <w:vAlign w:val="bottom"/>
            <w:hideMark/>
          </w:tcPr>
          <w:p w14:paraId="06CBAC11" w14:textId="77777777" w:rsidR="00232CF6" w:rsidRPr="00DD5F6A" w:rsidRDefault="00232CF6" w:rsidP="004422F2">
            <w:pPr>
              <w:jc w:val="center"/>
              <w:rPr>
                <w:sz w:val="16"/>
                <w:szCs w:val="16"/>
              </w:rPr>
            </w:pPr>
            <w:r w:rsidRPr="008B201F">
              <w:rPr>
                <w:rFonts w:eastAsia="Aptos"/>
                <w:kern w:val="2"/>
                <w:sz w:val="16"/>
                <w:szCs w:val="16"/>
              </w:rPr>
              <w:t>127.53</w:t>
            </w:r>
          </w:p>
        </w:tc>
        <w:tc>
          <w:tcPr>
            <w:tcW w:w="1013" w:type="dxa"/>
            <w:noWrap/>
            <w:vAlign w:val="bottom"/>
            <w:hideMark/>
          </w:tcPr>
          <w:p w14:paraId="4E94CD56" w14:textId="77777777" w:rsidR="00232CF6" w:rsidRPr="00DD5F6A" w:rsidRDefault="00232CF6" w:rsidP="004422F2">
            <w:pPr>
              <w:jc w:val="center"/>
              <w:rPr>
                <w:sz w:val="16"/>
                <w:szCs w:val="16"/>
              </w:rPr>
            </w:pPr>
            <w:r w:rsidRPr="008B201F">
              <w:rPr>
                <w:rFonts w:eastAsia="Aptos"/>
                <w:kern w:val="2"/>
                <w:sz w:val="16"/>
                <w:szCs w:val="16"/>
              </w:rPr>
              <w:t>94.37</w:t>
            </w:r>
          </w:p>
        </w:tc>
      </w:tr>
      <w:tr w:rsidR="00232CF6" w:rsidRPr="00DD5F6A" w14:paraId="76FF84F4" w14:textId="77777777" w:rsidTr="004422F2">
        <w:trPr>
          <w:trHeight w:val="250"/>
          <w:jc w:val="center"/>
        </w:trPr>
        <w:tc>
          <w:tcPr>
            <w:tcW w:w="1057" w:type="dxa"/>
            <w:noWrap/>
            <w:vAlign w:val="center"/>
            <w:hideMark/>
          </w:tcPr>
          <w:p w14:paraId="44A8CC31" w14:textId="77777777" w:rsidR="00232CF6" w:rsidRPr="00DD5F6A" w:rsidRDefault="00232CF6" w:rsidP="004422F2">
            <w:pPr>
              <w:jc w:val="center"/>
              <w:rPr>
                <w:sz w:val="16"/>
                <w:szCs w:val="16"/>
              </w:rPr>
            </w:pPr>
            <w:r w:rsidRPr="00DD5F6A">
              <w:rPr>
                <w:sz w:val="16"/>
                <w:szCs w:val="16"/>
              </w:rPr>
              <w:t>5,240.01</w:t>
            </w:r>
          </w:p>
        </w:tc>
        <w:tc>
          <w:tcPr>
            <w:tcW w:w="990" w:type="dxa"/>
            <w:noWrap/>
            <w:vAlign w:val="center"/>
            <w:hideMark/>
          </w:tcPr>
          <w:p w14:paraId="1AAE4DB8" w14:textId="77777777" w:rsidR="00232CF6" w:rsidRPr="00DD5F6A" w:rsidRDefault="00232CF6" w:rsidP="004422F2">
            <w:pPr>
              <w:jc w:val="center"/>
              <w:rPr>
                <w:sz w:val="16"/>
                <w:szCs w:val="16"/>
              </w:rPr>
            </w:pPr>
            <w:r w:rsidRPr="00DD5F6A">
              <w:rPr>
                <w:sz w:val="16"/>
                <w:szCs w:val="16"/>
              </w:rPr>
              <w:t>5,320.00</w:t>
            </w:r>
          </w:p>
        </w:tc>
        <w:tc>
          <w:tcPr>
            <w:tcW w:w="923" w:type="dxa"/>
            <w:noWrap/>
            <w:vAlign w:val="bottom"/>
            <w:hideMark/>
          </w:tcPr>
          <w:p w14:paraId="2BE83E1F" w14:textId="77777777" w:rsidR="00232CF6" w:rsidRPr="00DD5F6A" w:rsidRDefault="00232CF6" w:rsidP="004422F2">
            <w:pPr>
              <w:jc w:val="center"/>
              <w:rPr>
                <w:sz w:val="16"/>
                <w:szCs w:val="16"/>
              </w:rPr>
            </w:pPr>
            <w:r w:rsidRPr="008B201F">
              <w:rPr>
                <w:rFonts w:eastAsia="Aptos"/>
                <w:kern w:val="2"/>
                <w:sz w:val="16"/>
                <w:szCs w:val="16"/>
              </w:rPr>
              <w:t>163.15</w:t>
            </w:r>
          </w:p>
        </w:tc>
        <w:tc>
          <w:tcPr>
            <w:tcW w:w="877" w:type="dxa"/>
            <w:noWrap/>
            <w:vAlign w:val="bottom"/>
            <w:hideMark/>
          </w:tcPr>
          <w:p w14:paraId="07A40089" w14:textId="77777777" w:rsidR="00232CF6" w:rsidRPr="00DD5F6A" w:rsidRDefault="00232CF6" w:rsidP="004422F2">
            <w:pPr>
              <w:jc w:val="center"/>
              <w:rPr>
                <w:sz w:val="16"/>
                <w:szCs w:val="16"/>
              </w:rPr>
            </w:pPr>
            <w:r w:rsidRPr="008B201F">
              <w:rPr>
                <w:rFonts w:eastAsia="Aptos"/>
                <w:kern w:val="2"/>
                <w:sz w:val="16"/>
                <w:szCs w:val="16"/>
              </w:rPr>
              <w:t>130.00</w:t>
            </w:r>
          </w:p>
        </w:tc>
        <w:tc>
          <w:tcPr>
            <w:tcW w:w="1013" w:type="dxa"/>
            <w:noWrap/>
            <w:vAlign w:val="bottom"/>
            <w:hideMark/>
          </w:tcPr>
          <w:p w14:paraId="39B53002" w14:textId="77777777" w:rsidR="00232CF6" w:rsidRPr="00DD5F6A" w:rsidRDefault="00232CF6" w:rsidP="004422F2">
            <w:pPr>
              <w:jc w:val="center"/>
              <w:rPr>
                <w:sz w:val="16"/>
                <w:szCs w:val="16"/>
              </w:rPr>
            </w:pPr>
            <w:r w:rsidRPr="008B201F">
              <w:rPr>
                <w:rFonts w:eastAsia="Aptos"/>
                <w:kern w:val="2"/>
                <w:sz w:val="16"/>
                <w:szCs w:val="16"/>
              </w:rPr>
              <w:t>96.85</w:t>
            </w:r>
          </w:p>
        </w:tc>
      </w:tr>
      <w:tr w:rsidR="00232CF6" w:rsidRPr="00DD5F6A" w14:paraId="4507FF7A" w14:textId="77777777" w:rsidTr="004422F2">
        <w:trPr>
          <w:trHeight w:val="250"/>
          <w:jc w:val="center"/>
        </w:trPr>
        <w:tc>
          <w:tcPr>
            <w:tcW w:w="1057" w:type="dxa"/>
            <w:noWrap/>
            <w:vAlign w:val="center"/>
            <w:hideMark/>
          </w:tcPr>
          <w:p w14:paraId="439C88BD" w14:textId="77777777" w:rsidR="00232CF6" w:rsidRPr="00DD5F6A" w:rsidRDefault="00232CF6" w:rsidP="004422F2">
            <w:pPr>
              <w:jc w:val="center"/>
              <w:rPr>
                <w:sz w:val="16"/>
                <w:szCs w:val="16"/>
              </w:rPr>
            </w:pPr>
            <w:r w:rsidRPr="00DD5F6A">
              <w:rPr>
                <w:sz w:val="16"/>
                <w:szCs w:val="16"/>
              </w:rPr>
              <w:t>5,320.01</w:t>
            </w:r>
          </w:p>
        </w:tc>
        <w:tc>
          <w:tcPr>
            <w:tcW w:w="990" w:type="dxa"/>
            <w:noWrap/>
            <w:vAlign w:val="center"/>
            <w:hideMark/>
          </w:tcPr>
          <w:p w14:paraId="67369D7D" w14:textId="77777777" w:rsidR="00232CF6" w:rsidRPr="00DD5F6A" w:rsidRDefault="00232CF6" w:rsidP="004422F2">
            <w:pPr>
              <w:jc w:val="center"/>
              <w:rPr>
                <w:sz w:val="16"/>
                <w:szCs w:val="16"/>
              </w:rPr>
            </w:pPr>
            <w:r w:rsidRPr="00DD5F6A">
              <w:rPr>
                <w:sz w:val="16"/>
                <w:szCs w:val="16"/>
              </w:rPr>
              <w:t>5,400.00</w:t>
            </w:r>
          </w:p>
        </w:tc>
        <w:tc>
          <w:tcPr>
            <w:tcW w:w="923" w:type="dxa"/>
            <w:noWrap/>
            <w:vAlign w:val="bottom"/>
            <w:hideMark/>
          </w:tcPr>
          <w:p w14:paraId="3544B4A7" w14:textId="77777777" w:rsidR="00232CF6" w:rsidRPr="00DD5F6A" w:rsidRDefault="00232CF6" w:rsidP="004422F2">
            <w:pPr>
              <w:jc w:val="center"/>
              <w:rPr>
                <w:sz w:val="16"/>
                <w:szCs w:val="16"/>
              </w:rPr>
            </w:pPr>
            <w:r w:rsidRPr="008B201F">
              <w:rPr>
                <w:rFonts w:eastAsia="Aptos"/>
                <w:kern w:val="2"/>
                <w:sz w:val="16"/>
                <w:szCs w:val="16"/>
              </w:rPr>
              <w:t>165.62</w:t>
            </w:r>
          </w:p>
        </w:tc>
        <w:tc>
          <w:tcPr>
            <w:tcW w:w="877" w:type="dxa"/>
            <w:noWrap/>
            <w:vAlign w:val="bottom"/>
            <w:hideMark/>
          </w:tcPr>
          <w:p w14:paraId="27D34841" w14:textId="77777777" w:rsidR="00232CF6" w:rsidRPr="00DD5F6A" w:rsidRDefault="00232CF6" w:rsidP="004422F2">
            <w:pPr>
              <w:jc w:val="center"/>
              <w:rPr>
                <w:sz w:val="16"/>
                <w:szCs w:val="16"/>
              </w:rPr>
            </w:pPr>
            <w:r w:rsidRPr="008B201F">
              <w:rPr>
                <w:rFonts w:eastAsia="Aptos"/>
                <w:kern w:val="2"/>
                <w:sz w:val="16"/>
                <w:szCs w:val="16"/>
              </w:rPr>
              <w:t>132.47</w:t>
            </w:r>
          </w:p>
        </w:tc>
        <w:tc>
          <w:tcPr>
            <w:tcW w:w="1013" w:type="dxa"/>
            <w:noWrap/>
            <w:vAlign w:val="bottom"/>
            <w:hideMark/>
          </w:tcPr>
          <w:p w14:paraId="6F87BA6E" w14:textId="77777777" w:rsidR="00232CF6" w:rsidRPr="00DD5F6A" w:rsidRDefault="00232CF6" w:rsidP="004422F2">
            <w:pPr>
              <w:jc w:val="center"/>
              <w:rPr>
                <w:sz w:val="16"/>
                <w:szCs w:val="16"/>
              </w:rPr>
            </w:pPr>
            <w:r w:rsidRPr="008B201F">
              <w:rPr>
                <w:rFonts w:eastAsia="Aptos"/>
                <w:kern w:val="2"/>
                <w:sz w:val="16"/>
                <w:szCs w:val="16"/>
              </w:rPr>
              <w:t>99.32</w:t>
            </w:r>
          </w:p>
        </w:tc>
      </w:tr>
      <w:tr w:rsidR="00232CF6" w:rsidRPr="00DD5F6A" w14:paraId="43BA18DF" w14:textId="77777777" w:rsidTr="004422F2">
        <w:trPr>
          <w:trHeight w:val="250"/>
          <w:jc w:val="center"/>
        </w:trPr>
        <w:tc>
          <w:tcPr>
            <w:tcW w:w="1057" w:type="dxa"/>
            <w:noWrap/>
            <w:vAlign w:val="center"/>
            <w:hideMark/>
          </w:tcPr>
          <w:p w14:paraId="5EE0CC5A" w14:textId="77777777" w:rsidR="00232CF6" w:rsidRPr="00DD5F6A" w:rsidRDefault="00232CF6" w:rsidP="004422F2">
            <w:pPr>
              <w:jc w:val="center"/>
              <w:rPr>
                <w:sz w:val="16"/>
                <w:szCs w:val="16"/>
              </w:rPr>
            </w:pPr>
            <w:r w:rsidRPr="00DD5F6A">
              <w:rPr>
                <w:sz w:val="16"/>
                <w:szCs w:val="16"/>
              </w:rPr>
              <w:t>5,400.01</w:t>
            </w:r>
          </w:p>
        </w:tc>
        <w:tc>
          <w:tcPr>
            <w:tcW w:w="990" w:type="dxa"/>
            <w:noWrap/>
            <w:vAlign w:val="center"/>
            <w:hideMark/>
          </w:tcPr>
          <w:p w14:paraId="710C7B26" w14:textId="77777777" w:rsidR="00232CF6" w:rsidRPr="00DD5F6A" w:rsidRDefault="00232CF6" w:rsidP="004422F2">
            <w:pPr>
              <w:jc w:val="center"/>
              <w:rPr>
                <w:sz w:val="16"/>
                <w:szCs w:val="16"/>
              </w:rPr>
            </w:pPr>
            <w:r w:rsidRPr="00DD5F6A">
              <w:rPr>
                <w:sz w:val="16"/>
                <w:szCs w:val="16"/>
              </w:rPr>
              <w:t>5,480.00</w:t>
            </w:r>
          </w:p>
        </w:tc>
        <w:tc>
          <w:tcPr>
            <w:tcW w:w="923" w:type="dxa"/>
            <w:noWrap/>
            <w:vAlign w:val="bottom"/>
            <w:hideMark/>
          </w:tcPr>
          <w:p w14:paraId="06DD5493" w14:textId="77777777" w:rsidR="00232CF6" w:rsidRPr="00DD5F6A" w:rsidRDefault="00232CF6" w:rsidP="004422F2">
            <w:pPr>
              <w:jc w:val="center"/>
              <w:rPr>
                <w:sz w:val="16"/>
                <w:szCs w:val="16"/>
              </w:rPr>
            </w:pPr>
            <w:r w:rsidRPr="008B201F">
              <w:rPr>
                <w:rFonts w:eastAsia="Aptos"/>
                <w:kern w:val="2"/>
                <w:sz w:val="16"/>
                <w:szCs w:val="16"/>
              </w:rPr>
              <w:t>168.10</w:t>
            </w:r>
          </w:p>
        </w:tc>
        <w:tc>
          <w:tcPr>
            <w:tcW w:w="877" w:type="dxa"/>
            <w:noWrap/>
            <w:vAlign w:val="bottom"/>
            <w:hideMark/>
          </w:tcPr>
          <w:p w14:paraId="740230F0" w14:textId="77777777" w:rsidR="00232CF6" w:rsidRPr="00DD5F6A" w:rsidRDefault="00232CF6" w:rsidP="004422F2">
            <w:pPr>
              <w:jc w:val="center"/>
              <w:rPr>
                <w:sz w:val="16"/>
                <w:szCs w:val="16"/>
              </w:rPr>
            </w:pPr>
            <w:r w:rsidRPr="008B201F">
              <w:rPr>
                <w:rFonts w:eastAsia="Aptos"/>
                <w:kern w:val="2"/>
                <w:sz w:val="16"/>
                <w:szCs w:val="16"/>
              </w:rPr>
              <w:t>134.94</w:t>
            </w:r>
          </w:p>
        </w:tc>
        <w:tc>
          <w:tcPr>
            <w:tcW w:w="1013" w:type="dxa"/>
            <w:noWrap/>
            <w:vAlign w:val="bottom"/>
            <w:hideMark/>
          </w:tcPr>
          <w:p w14:paraId="131C6778" w14:textId="77777777" w:rsidR="00232CF6" w:rsidRPr="00DD5F6A" w:rsidRDefault="00232CF6" w:rsidP="004422F2">
            <w:pPr>
              <w:jc w:val="center"/>
              <w:rPr>
                <w:sz w:val="16"/>
                <w:szCs w:val="16"/>
              </w:rPr>
            </w:pPr>
            <w:r w:rsidRPr="008B201F">
              <w:rPr>
                <w:rFonts w:eastAsia="Aptos"/>
                <w:kern w:val="2"/>
                <w:sz w:val="16"/>
                <w:szCs w:val="16"/>
              </w:rPr>
              <w:t>101.79</w:t>
            </w:r>
          </w:p>
        </w:tc>
      </w:tr>
      <w:tr w:rsidR="00232CF6" w:rsidRPr="00DD5F6A" w14:paraId="303C3189" w14:textId="77777777" w:rsidTr="004422F2">
        <w:trPr>
          <w:trHeight w:val="250"/>
          <w:jc w:val="center"/>
        </w:trPr>
        <w:tc>
          <w:tcPr>
            <w:tcW w:w="1057" w:type="dxa"/>
            <w:noWrap/>
            <w:vAlign w:val="center"/>
            <w:hideMark/>
          </w:tcPr>
          <w:p w14:paraId="5558F847" w14:textId="77777777" w:rsidR="00232CF6" w:rsidRPr="00DD5F6A" w:rsidRDefault="00232CF6" w:rsidP="004422F2">
            <w:pPr>
              <w:jc w:val="center"/>
              <w:rPr>
                <w:sz w:val="16"/>
                <w:szCs w:val="16"/>
              </w:rPr>
            </w:pPr>
            <w:r w:rsidRPr="00DD5F6A">
              <w:rPr>
                <w:sz w:val="16"/>
                <w:szCs w:val="16"/>
              </w:rPr>
              <w:t>5,480.01</w:t>
            </w:r>
          </w:p>
        </w:tc>
        <w:tc>
          <w:tcPr>
            <w:tcW w:w="990" w:type="dxa"/>
            <w:noWrap/>
            <w:vAlign w:val="center"/>
            <w:hideMark/>
          </w:tcPr>
          <w:p w14:paraId="5139B0C1" w14:textId="77777777" w:rsidR="00232CF6" w:rsidRPr="00DD5F6A" w:rsidRDefault="00232CF6" w:rsidP="004422F2">
            <w:pPr>
              <w:jc w:val="center"/>
              <w:rPr>
                <w:sz w:val="16"/>
                <w:szCs w:val="16"/>
              </w:rPr>
            </w:pPr>
            <w:r w:rsidRPr="00DD5F6A">
              <w:rPr>
                <w:sz w:val="16"/>
                <w:szCs w:val="16"/>
              </w:rPr>
              <w:t>5,560.00</w:t>
            </w:r>
          </w:p>
        </w:tc>
        <w:tc>
          <w:tcPr>
            <w:tcW w:w="923" w:type="dxa"/>
            <w:noWrap/>
            <w:vAlign w:val="bottom"/>
            <w:hideMark/>
          </w:tcPr>
          <w:p w14:paraId="2D3ECAB5" w14:textId="77777777" w:rsidR="00232CF6" w:rsidRPr="00DD5F6A" w:rsidRDefault="00232CF6" w:rsidP="004422F2">
            <w:pPr>
              <w:jc w:val="center"/>
              <w:rPr>
                <w:sz w:val="16"/>
                <w:szCs w:val="16"/>
              </w:rPr>
            </w:pPr>
            <w:r w:rsidRPr="008B201F">
              <w:rPr>
                <w:rFonts w:eastAsia="Aptos"/>
                <w:kern w:val="2"/>
                <w:sz w:val="16"/>
                <w:szCs w:val="16"/>
              </w:rPr>
              <w:t>170.57</w:t>
            </w:r>
          </w:p>
        </w:tc>
        <w:tc>
          <w:tcPr>
            <w:tcW w:w="877" w:type="dxa"/>
            <w:noWrap/>
            <w:vAlign w:val="bottom"/>
            <w:hideMark/>
          </w:tcPr>
          <w:p w14:paraId="5CF35F7D" w14:textId="77777777" w:rsidR="00232CF6" w:rsidRPr="00DD5F6A" w:rsidRDefault="00232CF6" w:rsidP="004422F2">
            <w:pPr>
              <w:jc w:val="center"/>
              <w:rPr>
                <w:sz w:val="16"/>
                <w:szCs w:val="16"/>
              </w:rPr>
            </w:pPr>
            <w:r w:rsidRPr="008B201F">
              <w:rPr>
                <w:rFonts w:eastAsia="Aptos"/>
                <w:kern w:val="2"/>
                <w:sz w:val="16"/>
                <w:szCs w:val="16"/>
              </w:rPr>
              <w:t>137.41</w:t>
            </w:r>
          </w:p>
        </w:tc>
        <w:tc>
          <w:tcPr>
            <w:tcW w:w="1013" w:type="dxa"/>
            <w:noWrap/>
            <w:vAlign w:val="bottom"/>
            <w:hideMark/>
          </w:tcPr>
          <w:p w14:paraId="7FA32129" w14:textId="77777777" w:rsidR="00232CF6" w:rsidRPr="00DD5F6A" w:rsidRDefault="00232CF6" w:rsidP="004422F2">
            <w:pPr>
              <w:jc w:val="center"/>
              <w:rPr>
                <w:sz w:val="16"/>
                <w:szCs w:val="16"/>
              </w:rPr>
            </w:pPr>
            <w:r w:rsidRPr="008B201F">
              <w:rPr>
                <w:rFonts w:eastAsia="Aptos"/>
                <w:kern w:val="2"/>
                <w:sz w:val="16"/>
                <w:szCs w:val="16"/>
              </w:rPr>
              <w:t>104.26</w:t>
            </w:r>
          </w:p>
        </w:tc>
      </w:tr>
      <w:tr w:rsidR="00232CF6" w:rsidRPr="00DD5F6A" w14:paraId="337C8F6A" w14:textId="77777777" w:rsidTr="004422F2">
        <w:trPr>
          <w:trHeight w:val="250"/>
          <w:jc w:val="center"/>
        </w:trPr>
        <w:tc>
          <w:tcPr>
            <w:tcW w:w="1057" w:type="dxa"/>
            <w:noWrap/>
            <w:vAlign w:val="center"/>
            <w:hideMark/>
          </w:tcPr>
          <w:p w14:paraId="10451031" w14:textId="77777777" w:rsidR="00232CF6" w:rsidRPr="00DD5F6A" w:rsidRDefault="00232CF6" w:rsidP="004422F2">
            <w:pPr>
              <w:jc w:val="center"/>
              <w:rPr>
                <w:sz w:val="16"/>
                <w:szCs w:val="16"/>
              </w:rPr>
            </w:pPr>
            <w:r w:rsidRPr="00DD5F6A">
              <w:rPr>
                <w:sz w:val="16"/>
                <w:szCs w:val="16"/>
              </w:rPr>
              <w:t>5,560.01</w:t>
            </w:r>
          </w:p>
        </w:tc>
        <w:tc>
          <w:tcPr>
            <w:tcW w:w="990" w:type="dxa"/>
            <w:noWrap/>
            <w:vAlign w:val="center"/>
            <w:hideMark/>
          </w:tcPr>
          <w:p w14:paraId="448ADCDA" w14:textId="77777777" w:rsidR="00232CF6" w:rsidRPr="00DD5F6A" w:rsidRDefault="00232CF6" w:rsidP="004422F2">
            <w:pPr>
              <w:jc w:val="center"/>
              <w:rPr>
                <w:sz w:val="16"/>
                <w:szCs w:val="16"/>
              </w:rPr>
            </w:pPr>
            <w:r w:rsidRPr="00DD5F6A">
              <w:rPr>
                <w:sz w:val="16"/>
                <w:szCs w:val="16"/>
              </w:rPr>
              <w:t>5,640.00</w:t>
            </w:r>
          </w:p>
        </w:tc>
        <w:tc>
          <w:tcPr>
            <w:tcW w:w="923" w:type="dxa"/>
            <w:noWrap/>
            <w:vAlign w:val="bottom"/>
            <w:hideMark/>
          </w:tcPr>
          <w:p w14:paraId="1E4761C0" w14:textId="77777777" w:rsidR="00232CF6" w:rsidRPr="00DD5F6A" w:rsidRDefault="00232CF6" w:rsidP="004422F2">
            <w:pPr>
              <w:jc w:val="center"/>
              <w:rPr>
                <w:sz w:val="16"/>
                <w:szCs w:val="16"/>
              </w:rPr>
            </w:pPr>
            <w:r w:rsidRPr="008B201F">
              <w:rPr>
                <w:rFonts w:eastAsia="Aptos"/>
                <w:kern w:val="2"/>
                <w:sz w:val="16"/>
                <w:szCs w:val="16"/>
              </w:rPr>
              <w:t>173.04</w:t>
            </w:r>
          </w:p>
        </w:tc>
        <w:tc>
          <w:tcPr>
            <w:tcW w:w="877" w:type="dxa"/>
            <w:noWrap/>
            <w:vAlign w:val="bottom"/>
            <w:hideMark/>
          </w:tcPr>
          <w:p w14:paraId="337DD253" w14:textId="77777777" w:rsidR="00232CF6" w:rsidRPr="00DD5F6A" w:rsidRDefault="00232CF6" w:rsidP="004422F2">
            <w:pPr>
              <w:jc w:val="center"/>
              <w:rPr>
                <w:sz w:val="16"/>
                <w:szCs w:val="16"/>
              </w:rPr>
            </w:pPr>
            <w:r w:rsidRPr="008B201F">
              <w:rPr>
                <w:rFonts w:eastAsia="Aptos"/>
                <w:kern w:val="2"/>
                <w:sz w:val="16"/>
                <w:szCs w:val="16"/>
              </w:rPr>
              <w:t>139.89</w:t>
            </w:r>
          </w:p>
        </w:tc>
        <w:tc>
          <w:tcPr>
            <w:tcW w:w="1013" w:type="dxa"/>
            <w:noWrap/>
            <w:vAlign w:val="bottom"/>
            <w:hideMark/>
          </w:tcPr>
          <w:p w14:paraId="7CFA903E" w14:textId="77777777" w:rsidR="00232CF6" w:rsidRPr="00DD5F6A" w:rsidRDefault="00232CF6" w:rsidP="004422F2">
            <w:pPr>
              <w:jc w:val="center"/>
              <w:rPr>
                <w:sz w:val="16"/>
                <w:szCs w:val="16"/>
              </w:rPr>
            </w:pPr>
            <w:r w:rsidRPr="008B201F">
              <w:rPr>
                <w:rFonts w:eastAsia="Aptos"/>
                <w:kern w:val="2"/>
                <w:sz w:val="16"/>
                <w:szCs w:val="16"/>
              </w:rPr>
              <w:t>106.73</w:t>
            </w:r>
          </w:p>
        </w:tc>
      </w:tr>
      <w:tr w:rsidR="00232CF6" w:rsidRPr="00DD5F6A" w14:paraId="7219ED15" w14:textId="77777777" w:rsidTr="004422F2">
        <w:trPr>
          <w:trHeight w:val="250"/>
          <w:jc w:val="center"/>
        </w:trPr>
        <w:tc>
          <w:tcPr>
            <w:tcW w:w="1057" w:type="dxa"/>
            <w:noWrap/>
            <w:vAlign w:val="center"/>
            <w:hideMark/>
          </w:tcPr>
          <w:p w14:paraId="4C9696C5" w14:textId="77777777" w:rsidR="00232CF6" w:rsidRPr="00DD5F6A" w:rsidRDefault="00232CF6" w:rsidP="004422F2">
            <w:pPr>
              <w:jc w:val="center"/>
              <w:rPr>
                <w:sz w:val="16"/>
                <w:szCs w:val="16"/>
              </w:rPr>
            </w:pPr>
            <w:r w:rsidRPr="00DD5F6A">
              <w:rPr>
                <w:sz w:val="16"/>
                <w:szCs w:val="16"/>
              </w:rPr>
              <w:t>5,640.01</w:t>
            </w:r>
          </w:p>
        </w:tc>
        <w:tc>
          <w:tcPr>
            <w:tcW w:w="990" w:type="dxa"/>
            <w:noWrap/>
            <w:vAlign w:val="center"/>
            <w:hideMark/>
          </w:tcPr>
          <w:p w14:paraId="4822E56C" w14:textId="77777777" w:rsidR="00232CF6" w:rsidRPr="00DD5F6A" w:rsidRDefault="00232CF6" w:rsidP="004422F2">
            <w:pPr>
              <w:jc w:val="center"/>
              <w:rPr>
                <w:sz w:val="16"/>
                <w:szCs w:val="16"/>
              </w:rPr>
            </w:pPr>
            <w:r w:rsidRPr="00DD5F6A">
              <w:rPr>
                <w:sz w:val="16"/>
                <w:szCs w:val="16"/>
              </w:rPr>
              <w:t>5,720.00</w:t>
            </w:r>
          </w:p>
        </w:tc>
        <w:tc>
          <w:tcPr>
            <w:tcW w:w="923" w:type="dxa"/>
            <w:noWrap/>
            <w:vAlign w:val="bottom"/>
            <w:hideMark/>
          </w:tcPr>
          <w:p w14:paraId="7DC8429D" w14:textId="77777777" w:rsidR="00232CF6" w:rsidRPr="00DD5F6A" w:rsidRDefault="00232CF6" w:rsidP="004422F2">
            <w:pPr>
              <w:jc w:val="center"/>
              <w:rPr>
                <w:sz w:val="16"/>
                <w:szCs w:val="16"/>
              </w:rPr>
            </w:pPr>
            <w:r w:rsidRPr="008B201F">
              <w:rPr>
                <w:rFonts w:eastAsia="Aptos"/>
                <w:kern w:val="2"/>
                <w:sz w:val="16"/>
                <w:szCs w:val="16"/>
              </w:rPr>
              <w:t>175.51</w:t>
            </w:r>
          </w:p>
        </w:tc>
        <w:tc>
          <w:tcPr>
            <w:tcW w:w="877" w:type="dxa"/>
            <w:noWrap/>
            <w:vAlign w:val="bottom"/>
            <w:hideMark/>
          </w:tcPr>
          <w:p w14:paraId="06B06DD6" w14:textId="77777777" w:rsidR="00232CF6" w:rsidRPr="00DD5F6A" w:rsidRDefault="00232CF6" w:rsidP="004422F2">
            <w:pPr>
              <w:jc w:val="center"/>
              <w:rPr>
                <w:sz w:val="16"/>
                <w:szCs w:val="16"/>
              </w:rPr>
            </w:pPr>
            <w:r w:rsidRPr="008B201F">
              <w:rPr>
                <w:rFonts w:eastAsia="Aptos"/>
                <w:kern w:val="2"/>
                <w:sz w:val="16"/>
                <w:szCs w:val="16"/>
              </w:rPr>
              <w:t>142.36</w:t>
            </w:r>
          </w:p>
        </w:tc>
        <w:tc>
          <w:tcPr>
            <w:tcW w:w="1013" w:type="dxa"/>
            <w:noWrap/>
            <w:vAlign w:val="bottom"/>
            <w:hideMark/>
          </w:tcPr>
          <w:p w14:paraId="39725454" w14:textId="77777777" w:rsidR="00232CF6" w:rsidRPr="00DD5F6A" w:rsidRDefault="00232CF6" w:rsidP="004422F2">
            <w:pPr>
              <w:jc w:val="center"/>
              <w:rPr>
                <w:sz w:val="16"/>
                <w:szCs w:val="16"/>
              </w:rPr>
            </w:pPr>
            <w:r w:rsidRPr="008B201F">
              <w:rPr>
                <w:rFonts w:eastAsia="Aptos"/>
                <w:kern w:val="2"/>
                <w:sz w:val="16"/>
                <w:szCs w:val="16"/>
              </w:rPr>
              <w:t>109.21</w:t>
            </w:r>
          </w:p>
        </w:tc>
      </w:tr>
      <w:tr w:rsidR="00232CF6" w:rsidRPr="00DD5F6A" w14:paraId="41F0DD85" w14:textId="77777777" w:rsidTr="004422F2">
        <w:trPr>
          <w:trHeight w:val="250"/>
          <w:jc w:val="center"/>
        </w:trPr>
        <w:tc>
          <w:tcPr>
            <w:tcW w:w="1057" w:type="dxa"/>
            <w:noWrap/>
            <w:vAlign w:val="center"/>
            <w:hideMark/>
          </w:tcPr>
          <w:p w14:paraId="67A94546" w14:textId="77777777" w:rsidR="00232CF6" w:rsidRPr="00DD5F6A" w:rsidRDefault="00232CF6" w:rsidP="004422F2">
            <w:pPr>
              <w:jc w:val="center"/>
              <w:rPr>
                <w:sz w:val="16"/>
                <w:szCs w:val="16"/>
              </w:rPr>
            </w:pPr>
            <w:r w:rsidRPr="00DD5F6A">
              <w:rPr>
                <w:sz w:val="16"/>
                <w:szCs w:val="16"/>
              </w:rPr>
              <w:t>5,720.01</w:t>
            </w:r>
          </w:p>
        </w:tc>
        <w:tc>
          <w:tcPr>
            <w:tcW w:w="990" w:type="dxa"/>
            <w:noWrap/>
            <w:vAlign w:val="center"/>
            <w:hideMark/>
          </w:tcPr>
          <w:p w14:paraId="63D37800" w14:textId="77777777" w:rsidR="00232CF6" w:rsidRPr="00DD5F6A" w:rsidRDefault="00232CF6" w:rsidP="004422F2">
            <w:pPr>
              <w:jc w:val="center"/>
              <w:rPr>
                <w:sz w:val="16"/>
                <w:szCs w:val="16"/>
              </w:rPr>
            </w:pPr>
            <w:r w:rsidRPr="00DD5F6A">
              <w:rPr>
                <w:sz w:val="16"/>
                <w:szCs w:val="16"/>
              </w:rPr>
              <w:t>5,800.00</w:t>
            </w:r>
          </w:p>
        </w:tc>
        <w:tc>
          <w:tcPr>
            <w:tcW w:w="923" w:type="dxa"/>
            <w:noWrap/>
            <w:vAlign w:val="bottom"/>
            <w:hideMark/>
          </w:tcPr>
          <w:p w14:paraId="42AF9594" w14:textId="77777777" w:rsidR="00232CF6" w:rsidRPr="00DD5F6A" w:rsidRDefault="00232CF6" w:rsidP="004422F2">
            <w:pPr>
              <w:jc w:val="center"/>
              <w:rPr>
                <w:sz w:val="16"/>
                <w:szCs w:val="16"/>
              </w:rPr>
            </w:pPr>
            <w:r w:rsidRPr="008B201F">
              <w:rPr>
                <w:rFonts w:eastAsia="Aptos"/>
                <w:kern w:val="2"/>
                <w:sz w:val="16"/>
                <w:szCs w:val="16"/>
              </w:rPr>
              <w:t>177.98</w:t>
            </w:r>
          </w:p>
        </w:tc>
        <w:tc>
          <w:tcPr>
            <w:tcW w:w="877" w:type="dxa"/>
            <w:noWrap/>
            <w:vAlign w:val="bottom"/>
            <w:hideMark/>
          </w:tcPr>
          <w:p w14:paraId="650A3916" w14:textId="77777777" w:rsidR="00232CF6" w:rsidRPr="00DD5F6A" w:rsidRDefault="00232CF6" w:rsidP="004422F2">
            <w:pPr>
              <w:jc w:val="center"/>
              <w:rPr>
                <w:sz w:val="16"/>
                <w:szCs w:val="16"/>
              </w:rPr>
            </w:pPr>
            <w:r w:rsidRPr="008B201F">
              <w:rPr>
                <w:rFonts w:eastAsia="Aptos"/>
                <w:kern w:val="2"/>
                <w:sz w:val="16"/>
                <w:szCs w:val="16"/>
              </w:rPr>
              <w:t>144.83</w:t>
            </w:r>
          </w:p>
        </w:tc>
        <w:tc>
          <w:tcPr>
            <w:tcW w:w="1013" w:type="dxa"/>
            <w:noWrap/>
            <w:vAlign w:val="bottom"/>
            <w:hideMark/>
          </w:tcPr>
          <w:p w14:paraId="543CF787" w14:textId="77777777" w:rsidR="00232CF6" w:rsidRPr="00DD5F6A" w:rsidRDefault="00232CF6" w:rsidP="004422F2">
            <w:pPr>
              <w:jc w:val="center"/>
              <w:rPr>
                <w:sz w:val="16"/>
                <w:szCs w:val="16"/>
              </w:rPr>
            </w:pPr>
            <w:r w:rsidRPr="008B201F">
              <w:rPr>
                <w:rFonts w:eastAsia="Aptos"/>
                <w:kern w:val="2"/>
                <w:sz w:val="16"/>
                <w:szCs w:val="16"/>
              </w:rPr>
              <w:t>111.68</w:t>
            </w:r>
          </w:p>
        </w:tc>
      </w:tr>
      <w:tr w:rsidR="00232CF6" w:rsidRPr="00DD5F6A" w14:paraId="5E69916D" w14:textId="77777777" w:rsidTr="004422F2">
        <w:trPr>
          <w:trHeight w:val="250"/>
          <w:jc w:val="center"/>
        </w:trPr>
        <w:tc>
          <w:tcPr>
            <w:tcW w:w="1057" w:type="dxa"/>
            <w:noWrap/>
            <w:vAlign w:val="center"/>
            <w:hideMark/>
          </w:tcPr>
          <w:p w14:paraId="506F0B3C" w14:textId="77777777" w:rsidR="00232CF6" w:rsidRPr="00DD5F6A" w:rsidRDefault="00232CF6" w:rsidP="004422F2">
            <w:pPr>
              <w:jc w:val="center"/>
              <w:rPr>
                <w:sz w:val="16"/>
                <w:szCs w:val="16"/>
              </w:rPr>
            </w:pPr>
            <w:r w:rsidRPr="00DD5F6A">
              <w:rPr>
                <w:sz w:val="16"/>
                <w:szCs w:val="16"/>
              </w:rPr>
              <w:t>5,800.01</w:t>
            </w:r>
          </w:p>
        </w:tc>
        <w:tc>
          <w:tcPr>
            <w:tcW w:w="990" w:type="dxa"/>
            <w:noWrap/>
            <w:vAlign w:val="center"/>
            <w:hideMark/>
          </w:tcPr>
          <w:p w14:paraId="4F0EE76B" w14:textId="77777777" w:rsidR="00232CF6" w:rsidRPr="00DD5F6A" w:rsidRDefault="00232CF6" w:rsidP="004422F2">
            <w:pPr>
              <w:jc w:val="center"/>
              <w:rPr>
                <w:sz w:val="16"/>
                <w:szCs w:val="16"/>
              </w:rPr>
            </w:pPr>
            <w:r w:rsidRPr="00DD5F6A">
              <w:rPr>
                <w:sz w:val="16"/>
                <w:szCs w:val="16"/>
              </w:rPr>
              <w:t>5,880.00</w:t>
            </w:r>
          </w:p>
        </w:tc>
        <w:tc>
          <w:tcPr>
            <w:tcW w:w="923" w:type="dxa"/>
            <w:noWrap/>
            <w:vAlign w:val="bottom"/>
            <w:hideMark/>
          </w:tcPr>
          <w:p w14:paraId="09D0DFEC" w14:textId="77777777" w:rsidR="00232CF6" w:rsidRPr="00DD5F6A" w:rsidRDefault="00232CF6" w:rsidP="004422F2">
            <w:pPr>
              <w:jc w:val="center"/>
              <w:rPr>
                <w:sz w:val="16"/>
                <w:szCs w:val="16"/>
              </w:rPr>
            </w:pPr>
            <w:r w:rsidRPr="008B201F">
              <w:rPr>
                <w:rFonts w:eastAsia="Aptos"/>
                <w:kern w:val="2"/>
                <w:sz w:val="16"/>
                <w:szCs w:val="16"/>
              </w:rPr>
              <w:t>180.46</w:t>
            </w:r>
          </w:p>
        </w:tc>
        <w:tc>
          <w:tcPr>
            <w:tcW w:w="877" w:type="dxa"/>
            <w:noWrap/>
            <w:vAlign w:val="bottom"/>
            <w:hideMark/>
          </w:tcPr>
          <w:p w14:paraId="2D2B115D" w14:textId="77777777" w:rsidR="00232CF6" w:rsidRPr="00DD5F6A" w:rsidRDefault="00232CF6" w:rsidP="004422F2">
            <w:pPr>
              <w:jc w:val="center"/>
              <w:rPr>
                <w:sz w:val="16"/>
                <w:szCs w:val="16"/>
              </w:rPr>
            </w:pPr>
            <w:r w:rsidRPr="008B201F">
              <w:rPr>
                <w:rFonts w:eastAsia="Aptos"/>
                <w:kern w:val="2"/>
                <w:sz w:val="16"/>
                <w:szCs w:val="16"/>
              </w:rPr>
              <w:t>147.30</w:t>
            </w:r>
          </w:p>
        </w:tc>
        <w:tc>
          <w:tcPr>
            <w:tcW w:w="1013" w:type="dxa"/>
            <w:noWrap/>
            <w:vAlign w:val="bottom"/>
            <w:hideMark/>
          </w:tcPr>
          <w:p w14:paraId="6845F234" w14:textId="77777777" w:rsidR="00232CF6" w:rsidRPr="00DD5F6A" w:rsidRDefault="00232CF6" w:rsidP="004422F2">
            <w:pPr>
              <w:jc w:val="center"/>
              <w:rPr>
                <w:sz w:val="16"/>
                <w:szCs w:val="16"/>
              </w:rPr>
            </w:pPr>
            <w:r w:rsidRPr="008B201F">
              <w:rPr>
                <w:rFonts w:eastAsia="Aptos"/>
                <w:kern w:val="2"/>
                <w:sz w:val="16"/>
                <w:szCs w:val="16"/>
              </w:rPr>
              <w:t>114.15</w:t>
            </w:r>
          </w:p>
        </w:tc>
      </w:tr>
      <w:tr w:rsidR="00232CF6" w:rsidRPr="00DD5F6A" w14:paraId="222BEE12" w14:textId="77777777" w:rsidTr="004422F2">
        <w:trPr>
          <w:trHeight w:val="250"/>
          <w:jc w:val="center"/>
        </w:trPr>
        <w:tc>
          <w:tcPr>
            <w:tcW w:w="1057" w:type="dxa"/>
            <w:noWrap/>
            <w:vAlign w:val="center"/>
            <w:hideMark/>
          </w:tcPr>
          <w:p w14:paraId="12FCE8F4" w14:textId="77777777" w:rsidR="00232CF6" w:rsidRPr="00DD5F6A" w:rsidRDefault="00232CF6" w:rsidP="004422F2">
            <w:pPr>
              <w:jc w:val="center"/>
              <w:rPr>
                <w:sz w:val="16"/>
                <w:szCs w:val="16"/>
              </w:rPr>
            </w:pPr>
            <w:r w:rsidRPr="00DD5F6A">
              <w:rPr>
                <w:sz w:val="16"/>
                <w:szCs w:val="16"/>
              </w:rPr>
              <w:t>5,880.01</w:t>
            </w:r>
          </w:p>
        </w:tc>
        <w:tc>
          <w:tcPr>
            <w:tcW w:w="990" w:type="dxa"/>
            <w:noWrap/>
            <w:vAlign w:val="center"/>
            <w:hideMark/>
          </w:tcPr>
          <w:p w14:paraId="0B8190C4" w14:textId="77777777" w:rsidR="00232CF6" w:rsidRPr="00DD5F6A" w:rsidRDefault="00232CF6" w:rsidP="004422F2">
            <w:pPr>
              <w:jc w:val="center"/>
              <w:rPr>
                <w:sz w:val="16"/>
                <w:szCs w:val="16"/>
              </w:rPr>
            </w:pPr>
            <w:r w:rsidRPr="00DD5F6A">
              <w:rPr>
                <w:sz w:val="16"/>
                <w:szCs w:val="16"/>
              </w:rPr>
              <w:t>5,960.00</w:t>
            </w:r>
          </w:p>
        </w:tc>
        <w:tc>
          <w:tcPr>
            <w:tcW w:w="923" w:type="dxa"/>
            <w:noWrap/>
            <w:vAlign w:val="bottom"/>
            <w:hideMark/>
          </w:tcPr>
          <w:p w14:paraId="049B648E" w14:textId="77777777" w:rsidR="00232CF6" w:rsidRPr="00DD5F6A" w:rsidRDefault="00232CF6" w:rsidP="004422F2">
            <w:pPr>
              <w:jc w:val="center"/>
              <w:rPr>
                <w:sz w:val="16"/>
                <w:szCs w:val="16"/>
              </w:rPr>
            </w:pPr>
            <w:r w:rsidRPr="008B201F">
              <w:rPr>
                <w:rFonts w:eastAsia="Aptos"/>
                <w:kern w:val="2"/>
                <w:sz w:val="16"/>
                <w:szCs w:val="16"/>
              </w:rPr>
              <w:t>182.93</w:t>
            </w:r>
          </w:p>
        </w:tc>
        <w:tc>
          <w:tcPr>
            <w:tcW w:w="877" w:type="dxa"/>
            <w:noWrap/>
            <w:vAlign w:val="bottom"/>
            <w:hideMark/>
          </w:tcPr>
          <w:p w14:paraId="586D5BA6" w14:textId="77777777" w:rsidR="00232CF6" w:rsidRPr="00DD5F6A" w:rsidRDefault="00232CF6" w:rsidP="004422F2">
            <w:pPr>
              <w:jc w:val="center"/>
              <w:rPr>
                <w:sz w:val="16"/>
                <w:szCs w:val="16"/>
              </w:rPr>
            </w:pPr>
            <w:r w:rsidRPr="008B201F">
              <w:rPr>
                <w:rFonts w:eastAsia="Aptos"/>
                <w:kern w:val="2"/>
                <w:sz w:val="16"/>
                <w:szCs w:val="16"/>
              </w:rPr>
              <w:t>149.77</w:t>
            </w:r>
          </w:p>
        </w:tc>
        <w:tc>
          <w:tcPr>
            <w:tcW w:w="1013" w:type="dxa"/>
            <w:noWrap/>
            <w:vAlign w:val="bottom"/>
            <w:hideMark/>
          </w:tcPr>
          <w:p w14:paraId="7661D4C1" w14:textId="77777777" w:rsidR="00232CF6" w:rsidRPr="00DD5F6A" w:rsidRDefault="00232CF6" w:rsidP="004422F2">
            <w:pPr>
              <w:jc w:val="center"/>
              <w:rPr>
                <w:sz w:val="16"/>
                <w:szCs w:val="16"/>
              </w:rPr>
            </w:pPr>
            <w:r w:rsidRPr="008B201F">
              <w:rPr>
                <w:rFonts w:eastAsia="Aptos"/>
                <w:kern w:val="2"/>
                <w:sz w:val="16"/>
                <w:szCs w:val="16"/>
              </w:rPr>
              <w:t>116.62</w:t>
            </w:r>
          </w:p>
        </w:tc>
      </w:tr>
      <w:tr w:rsidR="00232CF6" w:rsidRPr="00DD5F6A" w14:paraId="776C0E6D" w14:textId="77777777" w:rsidTr="004422F2">
        <w:trPr>
          <w:trHeight w:val="250"/>
          <w:jc w:val="center"/>
        </w:trPr>
        <w:tc>
          <w:tcPr>
            <w:tcW w:w="1057" w:type="dxa"/>
            <w:noWrap/>
            <w:vAlign w:val="center"/>
            <w:hideMark/>
          </w:tcPr>
          <w:p w14:paraId="0A58E90E" w14:textId="77777777" w:rsidR="00232CF6" w:rsidRPr="00DD5F6A" w:rsidRDefault="00232CF6" w:rsidP="004422F2">
            <w:pPr>
              <w:jc w:val="center"/>
              <w:rPr>
                <w:sz w:val="16"/>
                <w:szCs w:val="16"/>
              </w:rPr>
            </w:pPr>
            <w:r w:rsidRPr="00DD5F6A">
              <w:rPr>
                <w:sz w:val="16"/>
                <w:szCs w:val="16"/>
              </w:rPr>
              <w:t>5,960.01</w:t>
            </w:r>
          </w:p>
        </w:tc>
        <w:tc>
          <w:tcPr>
            <w:tcW w:w="990" w:type="dxa"/>
            <w:noWrap/>
            <w:vAlign w:val="center"/>
            <w:hideMark/>
          </w:tcPr>
          <w:p w14:paraId="0FF180A0" w14:textId="77777777" w:rsidR="00232CF6" w:rsidRPr="00DD5F6A" w:rsidRDefault="00232CF6" w:rsidP="004422F2">
            <w:pPr>
              <w:jc w:val="center"/>
              <w:rPr>
                <w:sz w:val="16"/>
                <w:szCs w:val="16"/>
              </w:rPr>
            </w:pPr>
            <w:r w:rsidRPr="00DD5F6A">
              <w:rPr>
                <w:sz w:val="16"/>
                <w:szCs w:val="16"/>
              </w:rPr>
              <w:t>6,040.00</w:t>
            </w:r>
          </w:p>
        </w:tc>
        <w:tc>
          <w:tcPr>
            <w:tcW w:w="923" w:type="dxa"/>
            <w:noWrap/>
            <w:vAlign w:val="bottom"/>
            <w:hideMark/>
          </w:tcPr>
          <w:p w14:paraId="3EE038FD" w14:textId="77777777" w:rsidR="00232CF6" w:rsidRPr="00DD5F6A" w:rsidRDefault="00232CF6" w:rsidP="004422F2">
            <w:pPr>
              <w:jc w:val="center"/>
              <w:rPr>
                <w:sz w:val="16"/>
                <w:szCs w:val="16"/>
              </w:rPr>
            </w:pPr>
            <w:r w:rsidRPr="008B201F">
              <w:rPr>
                <w:rFonts w:eastAsia="Aptos"/>
                <w:kern w:val="2"/>
                <w:sz w:val="16"/>
                <w:szCs w:val="16"/>
              </w:rPr>
              <w:t>185.40</w:t>
            </w:r>
          </w:p>
        </w:tc>
        <w:tc>
          <w:tcPr>
            <w:tcW w:w="877" w:type="dxa"/>
            <w:noWrap/>
            <w:vAlign w:val="bottom"/>
            <w:hideMark/>
          </w:tcPr>
          <w:p w14:paraId="3AF72AF6" w14:textId="77777777" w:rsidR="00232CF6" w:rsidRPr="00DD5F6A" w:rsidRDefault="00232CF6" w:rsidP="004422F2">
            <w:pPr>
              <w:jc w:val="center"/>
              <w:rPr>
                <w:sz w:val="16"/>
                <w:szCs w:val="16"/>
              </w:rPr>
            </w:pPr>
            <w:r w:rsidRPr="008B201F">
              <w:rPr>
                <w:rFonts w:eastAsia="Aptos"/>
                <w:kern w:val="2"/>
                <w:sz w:val="16"/>
                <w:szCs w:val="16"/>
              </w:rPr>
              <w:t>152.25</w:t>
            </w:r>
          </w:p>
        </w:tc>
        <w:tc>
          <w:tcPr>
            <w:tcW w:w="1013" w:type="dxa"/>
            <w:noWrap/>
            <w:vAlign w:val="bottom"/>
            <w:hideMark/>
          </w:tcPr>
          <w:p w14:paraId="3737EC2B" w14:textId="77777777" w:rsidR="00232CF6" w:rsidRPr="00DD5F6A" w:rsidRDefault="00232CF6" w:rsidP="004422F2">
            <w:pPr>
              <w:jc w:val="center"/>
              <w:rPr>
                <w:sz w:val="16"/>
                <w:szCs w:val="16"/>
              </w:rPr>
            </w:pPr>
            <w:r w:rsidRPr="008B201F">
              <w:rPr>
                <w:rFonts w:eastAsia="Aptos"/>
                <w:kern w:val="2"/>
                <w:sz w:val="16"/>
                <w:szCs w:val="16"/>
              </w:rPr>
              <w:t>119.09</w:t>
            </w:r>
          </w:p>
        </w:tc>
      </w:tr>
      <w:tr w:rsidR="00232CF6" w:rsidRPr="00DD5F6A" w14:paraId="40EB2860" w14:textId="77777777" w:rsidTr="004422F2">
        <w:trPr>
          <w:trHeight w:val="250"/>
          <w:jc w:val="center"/>
        </w:trPr>
        <w:tc>
          <w:tcPr>
            <w:tcW w:w="1057" w:type="dxa"/>
            <w:noWrap/>
            <w:vAlign w:val="center"/>
            <w:hideMark/>
          </w:tcPr>
          <w:p w14:paraId="07725F84" w14:textId="77777777" w:rsidR="00232CF6" w:rsidRPr="00DD5F6A" w:rsidRDefault="00232CF6" w:rsidP="004422F2">
            <w:pPr>
              <w:jc w:val="center"/>
              <w:rPr>
                <w:sz w:val="16"/>
                <w:szCs w:val="16"/>
              </w:rPr>
            </w:pPr>
            <w:r w:rsidRPr="00DD5F6A">
              <w:rPr>
                <w:sz w:val="16"/>
                <w:szCs w:val="16"/>
              </w:rPr>
              <w:t>6,040.01</w:t>
            </w:r>
          </w:p>
        </w:tc>
        <w:tc>
          <w:tcPr>
            <w:tcW w:w="990" w:type="dxa"/>
            <w:noWrap/>
            <w:vAlign w:val="center"/>
            <w:hideMark/>
          </w:tcPr>
          <w:p w14:paraId="49C6FE6E" w14:textId="77777777" w:rsidR="00232CF6" w:rsidRPr="00DD5F6A" w:rsidRDefault="00232CF6" w:rsidP="004422F2">
            <w:pPr>
              <w:jc w:val="center"/>
              <w:rPr>
                <w:sz w:val="16"/>
                <w:szCs w:val="16"/>
              </w:rPr>
            </w:pPr>
            <w:r w:rsidRPr="00DD5F6A">
              <w:rPr>
                <w:sz w:val="16"/>
                <w:szCs w:val="16"/>
              </w:rPr>
              <w:t>6,120.00</w:t>
            </w:r>
          </w:p>
        </w:tc>
        <w:tc>
          <w:tcPr>
            <w:tcW w:w="923" w:type="dxa"/>
            <w:noWrap/>
            <w:vAlign w:val="bottom"/>
            <w:hideMark/>
          </w:tcPr>
          <w:p w14:paraId="721B93A1" w14:textId="77777777" w:rsidR="00232CF6" w:rsidRPr="00DD5F6A" w:rsidRDefault="00232CF6" w:rsidP="004422F2">
            <w:pPr>
              <w:jc w:val="center"/>
              <w:rPr>
                <w:sz w:val="16"/>
                <w:szCs w:val="16"/>
              </w:rPr>
            </w:pPr>
            <w:r w:rsidRPr="008B201F">
              <w:rPr>
                <w:rFonts w:eastAsia="Aptos"/>
                <w:kern w:val="2"/>
                <w:sz w:val="16"/>
                <w:szCs w:val="16"/>
              </w:rPr>
              <w:t>187.87</w:t>
            </w:r>
          </w:p>
        </w:tc>
        <w:tc>
          <w:tcPr>
            <w:tcW w:w="877" w:type="dxa"/>
            <w:noWrap/>
            <w:vAlign w:val="bottom"/>
            <w:hideMark/>
          </w:tcPr>
          <w:p w14:paraId="26FB873E" w14:textId="77777777" w:rsidR="00232CF6" w:rsidRPr="00DD5F6A" w:rsidRDefault="00232CF6" w:rsidP="004422F2">
            <w:pPr>
              <w:jc w:val="center"/>
              <w:rPr>
                <w:sz w:val="16"/>
                <w:szCs w:val="16"/>
              </w:rPr>
            </w:pPr>
            <w:r w:rsidRPr="008B201F">
              <w:rPr>
                <w:rFonts w:eastAsia="Aptos"/>
                <w:kern w:val="2"/>
                <w:sz w:val="16"/>
                <w:szCs w:val="16"/>
              </w:rPr>
              <w:t>154.72</w:t>
            </w:r>
          </w:p>
        </w:tc>
        <w:tc>
          <w:tcPr>
            <w:tcW w:w="1013" w:type="dxa"/>
            <w:noWrap/>
            <w:vAlign w:val="bottom"/>
            <w:hideMark/>
          </w:tcPr>
          <w:p w14:paraId="1A8023D3" w14:textId="77777777" w:rsidR="00232CF6" w:rsidRPr="00DD5F6A" w:rsidRDefault="00232CF6" w:rsidP="004422F2">
            <w:pPr>
              <w:jc w:val="center"/>
              <w:rPr>
                <w:sz w:val="16"/>
                <w:szCs w:val="16"/>
              </w:rPr>
            </w:pPr>
            <w:r w:rsidRPr="008B201F">
              <w:rPr>
                <w:rFonts w:eastAsia="Aptos"/>
                <w:kern w:val="2"/>
                <w:sz w:val="16"/>
                <w:szCs w:val="16"/>
              </w:rPr>
              <w:t>121.57</w:t>
            </w:r>
          </w:p>
        </w:tc>
      </w:tr>
      <w:tr w:rsidR="00232CF6" w:rsidRPr="00DD5F6A" w14:paraId="0123BCE2" w14:textId="77777777" w:rsidTr="004422F2">
        <w:trPr>
          <w:trHeight w:val="250"/>
          <w:jc w:val="center"/>
        </w:trPr>
        <w:tc>
          <w:tcPr>
            <w:tcW w:w="1057" w:type="dxa"/>
            <w:noWrap/>
            <w:vAlign w:val="center"/>
            <w:hideMark/>
          </w:tcPr>
          <w:p w14:paraId="1878B2BC" w14:textId="77777777" w:rsidR="00232CF6" w:rsidRPr="00DD5F6A" w:rsidRDefault="00232CF6" w:rsidP="004422F2">
            <w:pPr>
              <w:jc w:val="center"/>
              <w:rPr>
                <w:sz w:val="16"/>
                <w:szCs w:val="16"/>
              </w:rPr>
            </w:pPr>
            <w:r w:rsidRPr="00DD5F6A">
              <w:rPr>
                <w:sz w:val="16"/>
                <w:szCs w:val="16"/>
              </w:rPr>
              <w:t>6,120.01</w:t>
            </w:r>
          </w:p>
        </w:tc>
        <w:tc>
          <w:tcPr>
            <w:tcW w:w="990" w:type="dxa"/>
            <w:noWrap/>
            <w:vAlign w:val="center"/>
            <w:hideMark/>
          </w:tcPr>
          <w:p w14:paraId="696D9130" w14:textId="77777777" w:rsidR="00232CF6" w:rsidRPr="00DD5F6A" w:rsidRDefault="00232CF6" w:rsidP="004422F2">
            <w:pPr>
              <w:jc w:val="center"/>
              <w:rPr>
                <w:sz w:val="16"/>
                <w:szCs w:val="16"/>
              </w:rPr>
            </w:pPr>
            <w:r w:rsidRPr="00DD5F6A">
              <w:rPr>
                <w:sz w:val="16"/>
                <w:szCs w:val="16"/>
              </w:rPr>
              <w:t>6,200.00</w:t>
            </w:r>
          </w:p>
        </w:tc>
        <w:tc>
          <w:tcPr>
            <w:tcW w:w="923" w:type="dxa"/>
            <w:noWrap/>
            <w:vAlign w:val="bottom"/>
            <w:hideMark/>
          </w:tcPr>
          <w:p w14:paraId="2B67D5CD" w14:textId="77777777" w:rsidR="00232CF6" w:rsidRPr="00DD5F6A" w:rsidRDefault="00232CF6" w:rsidP="004422F2">
            <w:pPr>
              <w:jc w:val="center"/>
              <w:rPr>
                <w:sz w:val="16"/>
                <w:szCs w:val="16"/>
              </w:rPr>
            </w:pPr>
            <w:r w:rsidRPr="008B201F">
              <w:rPr>
                <w:rFonts w:eastAsia="Aptos"/>
                <w:kern w:val="2"/>
                <w:sz w:val="16"/>
                <w:szCs w:val="16"/>
              </w:rPr>
              <w:t>190.34</w:t>
            </w:r>
          </w:p>
        </w:tc>
        <w:tc>
          <w:tcPr>
            <w:tcW w:w="877" w:type="dxa"/>
            <w:noWrap/>
            <w:vAlign w:val="bottom"/>
            <w:hideMark/>
          </w:tcPr>
          <w:p w14:paraId="4981DA83" w14:textId="77777777" w:rsidR="00232CF6" w:rsidRPr="00DD5F6A" w:rsidRDefault="00232CF6" w:rsidP="004422F2">
            <w:pPr>
              <w:jc w:val="center"/>
              <w:rPr>
                <w:sz w:val="16"/>
                <w:szCs w:val="16"/>
              </w:rPr>
            </w:pPr>
            <w:r w:rsidRPr="008B201F">
              <w:rPr>
                <w:rFonts w:eastAsia="Aptos"/>
                <w:kern w:val="2"/>
                <w:sz w:val="16"/>
                <w:szCs w:val="16"/>
              </w:rPr>
              <w:t>157.19</w:t>
            </w:r>
          </w:p>
        </w:tc>
        <w:tc>
          <w:tcPr>
            <w:tcW w:w="1013" w:type="dxa"/>
            <w:noWrap/>
            <w:vAlign w:val="bottom"/>
            <w:hideMark/>
          </w:tcPr>
          <w:p w14:paraId="15A8A08B" w14:textId="77777777" w:rsidR="00232CF6" w:rsidRPr="00DD5F6A" w:rsidRDefault="00232CF6" w:rsidP="004422F2">
            <w:pPr>
              <w:jc w:val="center"/>
              <w:rPr>
                <w:sz w:val="16"/>
                <w:szCs w:val="16"/>
              </w:rPr>
            </w:pPr>
            <w:r w:rsidRPr="008B201F">
              <w:rPr>
                <w:rFonts w:eastAsia="Aptos"/>
                <w:kern w:val="2"/>
                <w:sz w:val="16"/>
                <w:szCs w:val="16"/>
              </w:rPr>
              <w:t>124.04</w:t>
            </w:r>
          </w:p>
        </w:tc>
      </w:tr>
      <w:tr w:rsidR="00232CF6" w:rsidRPr="00DD5F6A" w14:paraId="0D61F9A1" w14:textId="77777777" w:rsidTr="004422F2">
        <w:trPr>
          <w:trHeight w:val="250"/>
          <w:jc w:val="center"/>
        </w:trPr>
        <w:tc>
          <w:tcPr>
            <w:tcW w:w="1057" w:type="dxa"/>
            <w:noWrap/>
            <w:vAlign w:val="center"/>
            <w:hideMark/>
          </w:tcPr>
          <w:p w14:paraId="5311C90C" w14:textId="77777777" w:rsidR="00232CF6" w:rsidRPr="00DD5F6A" w:rsidRDefault="00232CF6" w:rsidP="004422F2">
            <w:pPr>
              <w:jc w:val="center"/>
              <w:rPr>
                <w:sz w:val="16"/>
                <w:szCs w:val="16"/>
              </w:rPr>
            </w:pPr>
            <w:r w:rsidRPr="00DD5F6A">
              <w:rPr>
                <w:sz w:val="16"/>
                <w:szCs w:val="16"/>
              </w:rPr>
              <w:t>6,200.01</w:t>
            </w:r>
          </w:p>
        </w:tc>
        <w:tc>
          <w:tcPr>
            <w:tcW w:w="990" w:type="dxa"/>
            <w:noWrap/>
            <w:vAlign w:val="center"/>
            <w:hideMark/>
          </w:tcPr>
          <w:p w14:paraId="6C5AABDF" w14:textId="77777777" w:rsidR="00232CF6" w:rsidRPr="00DD5F6A" w:rsidRDefault="00232CF6" w:rsidP="004422F2">
            <w:pPr>
              <w:jc w:val="center"/>
              <w:rPr>
                <w:sz w:val="16"/>
                <w:szCs w:val="16"/>
              </w:rPr>
            </w:pPr>
            <w:r w:rsidRPr="00DD5F6A">
              <w:rPr>
                <w:sz w:val="16"/>
                <w:szCs w:val="16"/>
              </w:rPr>
              <w:t>6,280.00</w:t>
            </w:r>
          </w:p>
        </w:tc>
        <w:tc>
          <w:tcPr>
            <w:tcW w:w="923" w:type="dxa"/>
            <w:noWrap/>
            <w:vAlign w:val="bottom"/>
            <w:hideMark/>
          </w:tcPr>
          <w:p w14:paraId="6D807F7F" w14:textId="77777777" w:rsidR="00232CF6" w:rsidRPr="00DD5F6A" w:rsidRDefault="00232CF6" w:rsidP="004422F2">
            <w:pPr>
              <w:jc w:val="center"/>
              <w:rPr>
                <w:sz w:val="16"/>
                <w:szCs w:val="16"/>
              </w:rPr>
            </w:pPr>
            <w:r w:rsidRPr="008B201F">
              <w:rPr>
                <w:rFonts w:eastAsia="Aptos"/>
                <w:kern w:val="2"/>
                <w:sz w:val="16"/>
                <w:szCs w:val="16"/>
              </w:rPr>
              <w:t>192.82</w:t>
            </w:r>
          </w:p>
        </w:tc>
        <w:tc>
          <w:tcPr>
            <w:tcW w:w="877" w:type="dxa"/>
            <w:noWrap/>
            <w:vAlign w:val="bottom"/>
            <w:hideMark/>
          </w:tcPr>
          <w:p w14:paraId="75A82425" w14:textId="77777777" w:rsidR="00232CF6" w:rsidRPr="00DD5F6A" w:rsidRDefault="00232CF6" w:rsidP="004422F2">
            <w:pPr>
              <w:jc w:val="center"/>
              <w:rPr>
                <w:sz w:val="16"/>
                <w:szCs w:val="16"/>
              </w:rPr>
            </w:pPr>
            <w:r w:rsidRPr="008B201F">
              <w:rPr>
                <w:rFonts w:eastAsia="Aptos"/>
                <w:kern w:val="2"/>
                <w:sz w:val="16"/>
                <w:szCs w:val="16"/>
              </w:rPr>
              <w:t>159.66</w:t>
            </w:r>
          </w:p>
        </w:tc>
        <w:tc>
          <w:tcPr>
            <w:tcW w:w="1013" w:type="dxa"/>
            <w:noWrap/>
            <w:vAlign w:val="bottom"/>
            <w:hideMark/>
          </w:tcPr>
          <w:p w14:paraId="4E7F86C4" w14:textId="77777777" w:rsidR="00232CF6" w:rsidRPr="00DD5F6A" w:rsidRDefault="00232CF6" w:rsidP="004422F2">
            <w:pPr>
              <w:jc w:val="center"/>
              <w:rPr>
                <w:sz w:val="16"/>
                <w:szCs w:val="16"/>
              </w:rPr>
            </w:pPr>
            <w:r w:rsidRPr="008B201F">
              <w:rPr>
                <w:rFonts w:eastAsia="Aptos"/>
                <w:kern w:val="2"/>
                <w:sz w:val="16"/>
                <w:szCs w:val="16"/>
              </w:rPr>
              <w:t>126.51</w:t>
            </w:r>
          </w:p>
        </w:tc>
      </w:tr>
      <w:tr w:rsidR="00232CF6" w:rsidRPr="00DD5F6A" w14:paraId="3F93C9DF" w14:textId="77777777" w:rsidTr="004422F2">
        <w:trPr>
          <w:trHeight w:val="250"/>
          <w:jc w:val="center"/>
        </w:trPr>
        <w:tc>
          <w:tcPr>
            <w:tcW w:w="1057" w:type="dxa"/>
            <w:noWrap/>
            <w:vAlign w:val="center"/>
            <w:hideMark/>
          </w:tcPr>
          <w:p w14:paraId="02B24299" w14:textId="77777777" w:rsidR="00232CF6" w:rsidRPr="00DD5F6A" w:rsidRDefault="00232CF6" w:rsidP="004422F2">
            <w:pPr>
              <w:jc w:val="center"/>
              <w:rPr>
                <w:sz w:val="16"/>
                <w:szCs w:val="16"/>
              </w:rPr>
            </w:pPr>
            <w:r w:rsidRPr="00DD5F6A">
              <w:rPr>
                <w:sz w:val="16"/>
                <w:szCs w:val="16"/>
              </w:rPr>
              <w:t>6,280.01</w:t>
            </w:r>
          </w:p>
        </w:tc>
        <w:tc>
          <w:tcPr>
            <w:tcW w:w="990" w:type="dxa"/>
            <w:noWrap/>
            <w:vAlign w:val="center"/>
            <w:hideMark/>
          </w:tcPr>
          <w:p w14:paraId="0BB1A866" w14:textId="77777777" w:rsidR="00232CF6" w:rsidRPr="00DD5F6A" w:rsidRDefault="00232CF6" w:rsidP="004422F2">
            <w:pPr>
              <w:jc w:val="center"/>
              <w:rPr>
                <w:sz w:val="16"/>
                <w:szCs w:val="16"/>
              </w:rPr>
            </w:pPr>
            <w:r w:rsidRPr="00DD5F6A">
              <w:rPr>
                <w:sz w:val="16"/>
                <w:szCs w:val="16"/>
              </w:rPr>
              <w:t>6,360.00</w:t>
            </w:r>
          </w:p>
        </w:tc>
        <w:tc>
          <w:tcPr>
            <w:tcW w:w="923" w:type="dxa"/>
            <w:noWrap/>
            <w:vAlign w:val="bottom"/>
            <w:hideMark/>
          </w:tcPr>
          <w:p w14:paraId="3996091B" w14:textId="77777777" w:rsidR="00232CF6" w:rsidRPr="00DD5F6A" w:rsidRDefault="00232CF6" w:rsidP="004422F2">
            <w:pPr>
              <w:jc w:val="center"/>
              <w:rPr>
                <w:sz w:val="16"/>
                <w:szCs w:val="16"/>
              </w:rPr>
            </w:pPr>
            <w:r w:rsidRPr="008B201F">
              <w:rPr>
                <w:rFonts w:eastAsia="Aptos"/>
                <w:kern w:val="2"/>
                <w:sz w:val="16"/>
                <w:szCs w:val="16"/>
              </w:rPr>
              <w:t>195.29</w:t>
            </w:r>
          </w:p>
        </w:tc>
        <w:tc>
          <w:tcPr>
            <w:tcW w:w="877" w:type="dxa"/>
            <w:noWrap/>
            <w:vAlign w:val="bottom"/>
            <w:hideMark/>
          </w:tcPr>
          <w:p w14:paraId="4BE8162F" w14:textId="77777777" w:rsidR="00232CF6" w:rsidRPr="00DD5F6A" w:rsidRDefault="00232CF6" w:rsidP="004422F2">
            <w:pPr>
              <w:jc w:val="center"/>
              <w:rPr>
                <w:sz w:val="16"/>
                <w:szCs w:val="16"/>
              </w:rPr>
            </w:pPr>
            <w:r w:rsidRPr="008B201F">
              <w:rPr>
                <w:rFonts w:eastAsia="Aptos"/>
                <w:kern w:val="2"/>
                <w:sz w:val="16"/>
                <w:szCs w:val="16"/>
              </w:rPr>
              <w:t>162.13</w:t>
            </w:r>
          </w:p>
        </w:tc>
        <w:tc>
          <w:tcPr>
            <w:tcW w:w="1013" w:type="dxa"/>
            <w:noWrap/>
            <w:vAlign w:val="bottom"/>
            <w:hideMark/>
          </w:tcPr>
          <w:p w14:paraId="21A7DB46" w14:textId="77777777" w:rsidR="00232CF6" w:rsidRPr="00DD5F6A" w:rsidRDefault="00232CF6" w:rsidP="004422F2">
            <w:pPr>
              <w:jc w:val="center"/>
              <w:rPr>
                <w:sz w:val="16"/>
                <w:szCs w:val="16"/>
              </w:rPr>
            </w:pPr>
            <w:r w:rsidRPr="008B201F">
              <w:rPr>
                <w:rFonts w:eastAsia="Aptos"/>
                <w:kern w:val="2"/>
                <w:sz w:val="16"/>
                <w:szCs w:val="16"/>
              </w:rPr>
              <w:t>128.98</w:t>
            </w:r>
          </w:p>
        </w:tc>
      </w:tr>
      <w:tr w:rsidR="00232CF6" w:rsidRPr="00DD5F6A" w14:paraId="727D1A71" w14:textId="77777777" w:rsidTr="004422F2">
        <w:trPr>
          <w:trHeight w:val="250"/>
          <w:jc w:val="center"/>
        </w:trPr>
        <w:tc>
          <w:tcPr>
            <w:tcW w:w="1057" w:type="dxa"/>
            <w:noWrap/>
            <w:vAlign w:val="center"/>
            <w:hideMark/>
          </w:tcPr>
          <w:p w14:paraId="23B447C1" w14:textId="77777777" w:rsidR="00232CF6" w:rsidRPr="00DD5F6A" w:rsidRDefault="00232CF6" w:rsidP="004422F2">
            <w:pPr>
              <w:jc w:val="center"/>
              <w:rPr>
                <w:sz w:val="16"/>
                <w:szCs w:val="16"/>
              </w:rPr>
            </w:pPr>
            <w:r w:rsidRPr="00DD5F6A">
              <w:rPr>
                <w:sz w:val="16"/>
                <w:szCs w:val="16"/>
              </w:rPr>
              <w:t>6,360.01</w:t>
            </w:r>
          </w:p>
        </w:tc>
        <w:tc>
          <w:tcPr>
            <w:tcW w:w="990" w:type="dxa"/>
            <w:noWrap/>
            <w:vAlign w:val="center"/>
            <w:hideMark/>
          </w:tcPr>
          <w:p w14:paraId="5631857D" w14:textId="77777777" w:rsidR="00232CF6" w:rsidRPr="00DD5F6A" w:rsidRDefault="00232CF6" w:rsidP="004422F2">
            <w:pPr>
              <w:jc w:val="center"/>
              <w:rPr>
                <w:sz w:val="16"/>
                <w:szCs w:val="16"/>
              </w:rPr>
            </w:pPr>
            <w:r w:rsidRPr="00DD5F6A">
              <w:rPr>
                <w:sz w:val="16"/>
                <w:szCs w:val="16"/>
              </w:rPr>
              <w:t>6,440.00</w:t>
            </w:r>
          </w:p>
        </w:tc>
        <w:tc>
          <w:tcPr>
            <w:tcW w:w="923" w:type="dxa"/>
            <w:noWrap/>
            <w:vAlign w:val="bottom"/>
            <w:hideMark/>
          </w:tcPr>
          <w:p w14:paraId="44DAE619" w14:textId="77777777" w:rsidR="00232CF6" w:rsidRPr="00DD5F6A" w:rsidRDefault="00232CF6" w:rsidP="004422F2">
            <w:pPr>
              <w:jc w:val="center"/>
              <w:rPr>
                <w:sz w:val="16"/>
                <w:szCs w:val="16"/>
              </w:rPr>
            </w:pPr>
            <w:r w:rsidRPr="008B201F">
              <w:rPr>
                <w:rFonts w:eastAsia="Aptos"/>
                <w:kern w:val="2"/>
                <w:sz w:val="16"/>
                <w:szCs w:val="16"/>
              </w:rPr>
              <w:t>197.76</w:t>
            </w:r>
          </w:p>
        </w:tc>
        <w:tc>
          <w:tcPr>
            <w:tcW w:w="877" w:type="dxa"/>
            <w:noWrap/>
            <w:vAlign w:val="bottom"/>
            <w:hideMark/>
          </w:tcPr>
          <w:p w14:paraId="1CBA372F" w14:textId="77777777" w:rsidR="00232CF6" w:rsidRPr="00DD5F6A" w:rsidRDefault="00232CF6" w:rsidP="004422F2">
            <w:pPr>
              <w:jc w:val="center"/>
              <w:rPr>
                <w:sz w:val="16"/>
                <w:szCs w:val="16"/>
              </w:rPr>
            </w:pPr>
            <w:r w:rsidRPr="008B201F">
              <w:rPr>
                <w:rFonts w:eastAsia="Aptos"/>
                <w:kern w:val="2"/>
                <w:sz w:val="16"/>
                <w:szCs w:val="16"/>
              </w:rPr>
              <w:t>164.61</w:t>
            </w:r>
          </w:p>
        </w:tc>
        <w:tc>
          <w:tcPr>
            <w:tcW w:w="1013" w:type="dxa"/>
            <w:noWrap/>
            <w:vAlign w:val="bottom"/>
            <w:hideMark/>
          </w:tcPr>
          <w:p w14:paraId="2EE3C158" w14:textId="77777777" w:rsidR="00232CF6" w:rsidRPr="00DD5F6A" w:rsidRDefault="00232CF6" w:rsidP="004422F2">
            <w:pPr>
              <w:jc w:val="center"/>
              <w:rPr>
                <w:sz w:val="16"/>
                <w:szCs w:val="16"/>
              </w:rPr>
            </w:pPr>
            <w:r w:rsidRPr="008B201F">
              <w:rPr>
                <w:rFonts w:eastAsia="Aptos"/>
                <w:kern w:val="2"/>
                <w:sz w:val="16"/>
                <w:szCs w:val="16"/>
              </w:rPr>
              <w:t>131.45</w:t>
            </w:r>
          </w:p>
        </w:tc>
      </w:tr>
      <w:tr w:rsidR="00232CF6" w:rsidRPr="00DD5F6A" w14:paraId="59600058" w14:textId="77777777" w:rsidTr="004422F2">
        <w:trPr>
          <w:trHeight w:val="250"/>
          <w:jc w:val="center"/>
        </w:trPr>
        <w:tc>
          <w:tcPr>
            <w:tcW w:w="1057" w:type="dxa"/>
            <w:noWrap/>
            <w:vAlign w:val="center"/>
            <w:hideMark/>
          </w:tcPr>
          <w:p w14:paraId="446C5A36" w14:textId="77777777" w:rsidR="00232CF6" w:rsidRPr="00DD5F6A" w:rsidRDefault="00232CF6" w:rsidP="004422F2">
            <w:pPr>
              <w:jc w:val="center"/>
              <w:rPr>
                <w:sz w:val="16"/>
                <w:szCs w:val="16"/>
              </w:rPr>
            </w:pPr>
            <w:r w:rsidRPr="00DD5F6A">
              <w:rPr>
                <w:sz w:val="16"/>
                <w:szCs w:val="16"/>
              </w:rPr>
              <w:t>6,440.01</w:t>
            </w:r>
          </w:p>
        </w:tc>
        <w:tc>
          <w:tcPr>
            <w:tcW w:w="990" w:type="dxa"/>
            <w:noWrap/>
            <w:vAlign w:val="center"/>
            <w:hideMark/>
          </w:tcPr>
          <w:p w14:paraId="0BCD9885" w14:textId="77777777" w:rsidR="00232CF6" w:rsidRPr="00DD5F6A" w:rsidRDefault="00232CF6" w:rsidP="004422F2">
            <w:pPr>
              <w:jc w:val="center"/>
              <w:rPr>
                <w:sz w:val="16"/>
                <w:szCs w:val="16"/>
              </w:rPr>
            </w:pPr>
            <w:r w:rsidRPr="00DD5F6A">
              <w:rPr>
                <w:sz w:val="16"/>
                <w:szCs w:val="16"/>
              </w:rPr>
              <w:t>6,520.00</w:t>
            </w:r>
          </w:p>
        </w:tc>
        <w:tc>
          <w:tcPr>
            <w:tcW w:w="923" w:type="dxa"/>
            <w:noWrap/>
            <w:vAlign w:val="bottom"/>
            <w:hideMark/>
          </w:tcPr>
          <w:p w14:paraId="6960E40E" w14:textId="77777777" w:rsidR="00232CF6" w:rsidRPr="00DD5F6A" w:rsidRDefault="00232CF6" w:rsidP="004422F2">
            <w:pPr>
              <w:jc w:val="center"/>
              <w:rPr>
                <w:sz w:val="16"/>
                <w:szCs w:val="16"/>
              </w:rPr>
            </w:pPr>
            <w:r w:rsidRPr="008B201F">
              <w:rPr>
                <w:rFonts w:eastAsia="Aptos"/>
                <w:kern w:val="2"/>
                <w:sz w:val="16"/>
                <w:szCs w:val="16"/>
              </w:rPr>
              <w:t>200.23</w:t>
            </w:r>
          </w:p>
        </w:tc>
        <w:tc>
          <w:tcPr>
            <w:tcW w:w="877" w:type="dxa"/>
            <w:noWrap/>
            <w:vAlign w:val="bottom"/>
            <w:hideMark/>
          </w:tcPr>
          <w:p w14:paraId="4519E0B3" w14:textId="77777777" w:rsidR="00232CF6" w:rsidRPr="00DD5F6A" w:rsidRDefault="00232CF6" w:rsidP="004422F2">
            <w:pPr>
              <w:jc w:val="center"/>
              <w:rPr>
                <w:sz w:val="16"/>
                <w:szCs w:val="16"/>
              </w:rPr>
            </w:pPr>
            <w:r w:rsidRPr="008B201F">
              <w:rPr>
                <w:rFonts w:eastAsia="Aptos"/>
                <w:kern w:val="2"/>
                <w:sz w:val="16"/>
                <w:szCs w:val="16"/>
              </w:rPr>
              <w:t>167.08</w:t>
            </w:r>
          </w:p>
        </w:tc>
        <w:tc>
          <w:tcPr>
            <w:tcW w:w="1013" w:type="dxa"/>
            <w:noWrap/>
            <w:vAlign w:val="bottom"/>
            <w:hideMark/>
          </w:tcPr>
          <w:p w14:paraId="0CCE1749" w14:textId="77777777" w:rsidR="00232CF6" w:rsidRPr="00DD5F6A" w:rsidRDefault="00232CF6" w:rsidP="004422F2">
            <w:pPr>
              <w:jc w:val="center"/>
              <w:rPr>
                <w:sz w:val="16"/>
                <w:szCs w:val="16"/>
              </w:rPr>
            </w:pPr>
            <w:r w:rsidRPr="008B201F">
              <w:rPr>
                <w:rFonts w:eastAsia="Aptos"/>
                <w:kern w:val="2"/>
                <w:sz w:val="16"/>
                <w:szCs w:val="16"/>
              </w:rPr>
              <w:t>133.93</w:t>
            </w:r>
          </w:p>
        </w:tc>
      </w:tr>
      <w:tr w:rsidR="00232CF6" w:rsidRPr="00DD5F6A" w14:paraId="3B5581E0" w14:textId="77777777" w:rsidTr="004422F2">
        <w:trPr>
          <w:trHeight w:val="250"/>
          <w:jc w:val="center"/>
        </w:trPr>
        <w:tc>
          <w:tcPr>
            <w:tcW w:w="1057" w:type="dxa"/>
            <w:noWrap/>
            <w:vAlign w:val="center"/>
            <w:hideMark/>
          </w:tcPr>
          <w:p w14:paraId="52FA0BFB" w14:textId="77777777" w:rsidR="00232CF6" w:rsidRPr="00DD5F6A" w:rsidRDefault="00232CF6" w:rsidP="004422F2">
            <w:pPr>
              <w:jc w:val="center"/>
              <w:rPr>
                <w:sz w:val="16"/>
                <w:szCs w:val="16"/>
              </w:rPr>
            </w:pPr>
            <w:r w:rsidRPr="00DD5F6A">
              <w:rPr>
                <w:sz w:val="16"/>
                <w:szCs w:val="16"/>
              </w:rPr>
              <w:t>6,520.01</w:t>
            </w:r>
          </w:p>
        </w:tc>
        <w:tc>
          <w:tcPr>
            <w:tcW w:w="990" w:type="dxa"/>
            <w:noWrap/>
            <w:vAlign w:val="center"/>
            <w:hideMark/>
          </w:tcPr>
          <w:p w14:paraId="5DAA781E" w14:textId="77777777" w:rsidR="00232CF6" w:rsidRPr="00DD5F6A" w:rsidRDefault="00232CF6" w:rsidP="004422F2">
            <w:pPr>
              <w:jc w:val="center"/>
              <w:rPr>
                <w:sz w:val="16"/>
                <w:szCs w:val="16"/>
              </w:rPr>
            </w:pPr>
            <w:r w:rsidRPr="00DD5F6A">
              <w:rPr>
                <w:sz w:val="16"/>
                <w:szCs w:val="16"/>
              </w:rPr>
              <w:t>6,600.00</w:t>
            </w:r>
          </w:p>
        </w:tc>
        <w:tc>
          <w:tcPr>
            <w:tcW w:w="923" w:type="dxa"/>
            <w:noWrap/>
            <w:vAlign w:val="bottom"/>
            <w:hideMark/>
          </w:tcPr>
          <w:p w14:paraId="6FCF123A" w14:textId="77777777" w:rsidR="00232CF6" w:rsidRPr="00DD5F6A" w:rsidRDefault="00232CF6" w:rsidP="004422F2">
            <w:pPr>
              <w:jc w:val="center"/>
              <w:rPr>
                <w:sz w:val="16"/>
                <w:szCs w:val="16"/>
              </w:rPr>
            </w:pPr>
            <w:r w:rsidRPr="008B201F">
              <w:rPr>
                <w:rFonts w:eastAsia="Aptos"/>
                <w:kern w:val="2"/>
                <w:sz w:val="16"/>
                <w:szCs w:val="16"/>
              </w:rPr>
              <w:t>202.70</w:t>
            </w:r>
          </w:p>
        </w:tc>
        <w:tc>
          <w:tcPr>
            <w:tcW w:w="877" w:type="dxa"/>
            <w:noWrap/>
            <w:vAlign w:val="bottom"/>
            <w:hideMark/>
          </w:tcPr>
          <w:p w14:paraId="75FB3A85" w14:textId="77777777" w:rsidR="00232CF6" w:rsidRPr="00DD5F6A" w:rsidRDefault="00232CF6" w:rsidP="004422F2">
            <w:pPr>
              <w:jc w:val="center"/>
              <w:rPr>
                <w:sz w:val="16"/>
                <w:szCs w:val="16"/>
              </w:rPr>
            </w:pPr>
            <w:r w:rsidRPr="008B201F">
              <w:rPr>
                <w:rFonts w:eastAsia="Aptos"/>
                <w:kern w:val="2"/>
                <w:sz w:val="16"/>
                <w:szCs w:val="16"/>
              </w:rPr>
              <w:t>169.55</w:t>
            </w:r>
          </w:p>
        </w:tc>
        <w:tc>
          <w:tcPr>
            <w:tcW w:w="1013" w:type="dxa"/>
            <w:noWrap/>
            <w:vAlign w:val="bottom"/>
            <w:hideMark/>
          </w:tcPr>
          <w:p w14:paraId="4200FF78" w14:textId="77777777" w:rsidR="00232CF6" w:rsidRPr="00DD5F6A" w:rsidRDefault="00232CF6" w:rsidP="004422F2">
            <w:pPr>
              <w:jc w:val="center"/>
              <w:rPr>
                <w:sz w:val="16"/>
                <w:szCs w:val="16"/>
              </w:rPr>
            </w:pPr>
            <w:r w:rsidRPr="008B201F">
              <w:rPr>
                <w:rFonts w:eastAsia="Aptos"/>
                <w:kern w:val="2"/>
                <w:sz w:val="16"/>
                <w:szCs w:val="16"/>
              </w:rPr>
              <w:t>136.40</w:t>
            </w:r>
          </w:p>
        </w:tc>
      </w:tr>
      <w:tr w:rsidR="00232CF6" w:rsidRPr="00DD5F6A" w14:paraId="02E78E8D" w14:textId="77777777" w:rsidTr="004422F2">
        <w:trPr>
          <w:trHeight w:val="250"/>
          <w:jc w:val="center"/>
        </w:trPr>
        <w:tc>
          <w:tcPr>
            <w:tcW w:w="1057" w:type="dxa"/>
            <w:noWrap/>
            <w:vAlign w:val="center"/>
            <w:hideMark/>
          </w:tcPr>
          <w:p w14:paraId="5A643BB3" w14:textId="77777777" w:rsidR="00232CF6" w:rsidRPr="00DD5F6A" w:rsidRDefault="00232CF6" w:rsidP="004422F2">
            <w:pPr>
              <w:jc w:val="center"/>
              <w:rPr>
                <w:sz w:val="16"/>
                <w:szCs w:val="16"/>
              </w:rPr>
            </w:pPr>
            <w:r w:rsidRPr="00DD5F6A">
              <w:rPr>
                <w:sz w:val="16"/>
                <w:szCs w:val="16"/>
              </w:rPr>
              <w:t>6,600.01</w:t>
            </w:r>
          </w:p>
        </w:tc>
        <w:tc>
          <w:tcPr>
            <w:tcW w:w="990" w:type="dxa"/>
            <w:noWrap/>
            <w:vAlign w:val="center"/>
            <w:hideMark/>
          </w:tcPr>
          <w:p w14:paraId="52532D40" w14:textId="77777777" w:rsidR="00232CF6" w:rsidRPr="00DD5F6A" w:rsidRDefault="00232CF6" w:rsidP="004422F2">
            <w:pPr>
              <w:jc w:val="center"/>
              <w:rPr>
                <w:sz w:val="16"/>
                <w:szCs w:val="16"/>
              </w:rPr>
            </w:pPr>
            <w:r w:rsidRPr="00DD5F6A">
              <w:rPr>
                <w:sz w:val="16"/>
                <w:szCs w:val="16"/>
              </w:rPr>
              <w:t>6,680.00</w:t>
            </w:r>
          </w:p>
        </w:tc>
        <w:tc>
          <w:tcPr>
            <w:tcW w:w="923" w:type="dxa"/>
            <w:noWrap/>
            <w:vAlign w:val="bottom"/>
            <w:hideMark/>
          </w:tcPr>
          <w:p w14:paraId="5BFBC751" w14:textId="77777777" w:rsidR="00232CF6" w:rsidRPr="00DD5F6A" w:rsidRDefault="00232CF6" w:rsidP="004422F2">
            <w:pPr>
              <w:jc w:val="center"/>
              <w:rPr>
                <w:sz w:val="16"/>
                <w:szCs w:val="16"/>
              </w:rPr>
            </w:pPr>
            <w:r w:rsidRPr="008B201F">
              <w:rPr>
                <w:rFonts w:eastAsia="Aptos"/>
                <w:kern w:val="2"/>
                <w:sz w:val="16"/>
                <w:szCs w:val="16"/>
              </w:rPr>
              <w:t>205.18</w:t>
            </w:r>
          </w:p>
        </w:tc>
        <w:tc>
          <w:tcPr>
            <w:tcW w:w="877" w:type="dxa"/>
            <w:noWrap/>
            <w:vAlign w:val="bottom"/>
            <w:hideMark/>
          </w:tcPr>
          <w:p w14:paraId="651A4ACF" w14:textId="77777777" w:rsidR="00232CF6" w:rsidRPr="00DD5F6A" w:rsidRDefault="00232CF6" w:rsidP="004422F2">
            <w:pPr>
              <w:jc w:val="center"/>
              <w:rPr>
                <w:sz w:val="16"/>
                <w:szCs w:val="16"/>
              </w:rPr>
            </w:pPr>
            <w:r w:rsidRPr="008B201F">
              <w:rPr>
                <w:rFonts w:eastAsia="Aptos"/>
                <w:kern w:val="2"/>
                <w:sz w:val="16"/>
                <w:szCs w:val="16"/>
              </w:rPr>
              <w:t>172.02</w:t>
            </w:r>
          </w:p>
        </w:tc>
        <w:tc>
          <w:tcPr>
            <w:tcW w:w="1013" w:type="dxa"/>
            <w:noWrap/>
            <w:vAlign w:val="bottom"/>
            <w:hideMark/>
          </w:tcPr>
          <w:p w14:paraId="3CB4E5FA" w14:textId="77777777" w:rsidR="00232CF6" w:rsidRPr="00DD5F6A" w:rsidRDefault="00232CF6" w:rsidP="004422F2">
            <w:pPr>
              <w:jc w:val="center"/>
              <w:rPr>
                <w:sz w:val="16"/>
                <w:szCs w:val="16"/>
              </w:rPr>
            </w:pPr>
            <w:r w:rsidRPr="008B201F">
              <w:rPr>
                <w:rFonts w:eastAsia="Aptos"/>
                <w:kern w:val="2"/>
                <w:sz w:val="16"/>
                <w:szCs w:val="16"/>
              </w:rPr>
              <w:t>138.87</w:t>
            </w:r>
          </w:p>
        </w:tc>
      </w:tr>
      <w:tr w:rsidR="00232CF6" w:rsidRPr="00DD5F6A" w14:paraId="7A6AFDB5" w14:textId="77777777" w:rsidTr="004422F2">
        <w:trPr>
          <w:trHeight w:val="250"/>
          <w:jc w:val="center"/>
        </w:trPr>
        <w:tc>
          <w:tcPr>
            <w:tcW w:w="1057" w:type="dxa"/>
            <w:noWrap/>
            <w:vAlign w:val="center"/>
            <w:hideMark/>
          </w:tcPr>
          <w:p w14:paraId="08546BD3" w14:textId="77777777" w:rsidR="00232CF6" w:rsidRPr="00DD5F6A" w:rsidRDefault="00232CF6" w:rsidP="004422F2">
            <w:pPr>
              <w:jc w:val="center"/>
              <w:rPr>
                <w:sz w:val="16"/>
                <w:szCs w:val="16"/>
              </w:rPr>
            </w:pPr>
            <w:r w:rsidRPr="00DD5F6A">
              <w:rPr>
                <w:sz w:val="16"/>
                <w:szCs w:val="16"/>
              </w:rPr>
              <w:t>6,680.01</w:t>
            </w:r>
          </w:p>
        </w:tc>
        <w:tc>
          <w:tcPr>
            <w:tcW w:w="990" w:type="dxa"/>
            <w:noWrap/>
            <w:vAlign w:val="center"/>
            <w:hideMark/>
          </w:tcPr>
          <w:p w14:paraId="29B944C3" w14:textId="77777777" w:rsidR="00232CF6" w:rsidRPr="00DD5F6A" w:rsidRDefault="00232CF6" w:rsidP="004422F2">
            <w:pPr>
              <w:jc w:val="center"/>
              <w:rPr>
                <w:sz w:val="16"/>
                <w:szCs w:val="16"/>
              </w:rPr>
            </w:pPr>
            <w:r w:rsidRPr="00DD5F6A">
              <w:rPr>
                <w:sz w:val="16"/>
                <w:szCs w:val="16"/>
              </w:rPr>
              <w:t>6,760.00</w:t>
            </w:r>
          </w:p>
        </w:tc>
        <w:tc>
          <w:tcPr>
            <w:tcW w:w="923" w:type="dxa"/>
            <w:noWrap/>
            <w:vAlign w:val="bottom"/>
            <w:hideMark/>
          </w:tcPr>
          <w:p w14:paraId="438FC5C5" w14:textId="77777777" w:rsidR="00232CF6" w:rsidRPr="00DD5F6A" w:rsidRDefault="00232CF6" w:rsidP="004422F2">
            <w:pPr>
              <w:jc w:val="center"/>
              <w:rPr>
                <w:sz w:val="16"/>
                <w:szCs w:val="16"/>
              </w:rPr>
            </w:pPr>
            <w:r w:rsidRPr="008B201F">
              <w:rPr>
                <w:rFonts w:eastAsia="Aptos"/>
                <w:kern w:val="2"/>
                <w:sz w:val="16"/>
                <w:szCs w:val="16"/>
              </w:rPr>
              <w:t>207.65</w:t>
            </w:r>
          </w:p>
        </w:tc>
        <w:tc>
          <w:tcPr>
            <w:tcW w:w="877" w:type="dxa"/>
            <w:noWrap/>
            <w:vAlign w:val="bottom"/>
            <w:hideMark/>
          </w:tcPr>
          <w:p w14:paraId="7DA2F875" w14:textId="77777777" w:rsidR="00232CF6" w:rsidRPr="00DD5F6A" w:rsidRDefault="00232CF6" w:rsidP="004422F2">
            <w:pPr>
              <w:jc w:val="center"/>
              <w:rPr>
                <w:sz w:val="16"/>
                <w:szCs w:val="16"/>
              </w:rPr>
            </w:pPr>
            <w:r w:rsidRPr="008B201F">
              <w:rPr>
                <w:rFonts w:eastAsia="Aptos"/>
                <w:kern w:val="2"/>
                <w:sz w:val="16"/>
                <w:szCs w:val="16"/>
              </w:rPr>
              <w:t>174.49</w:t>
            </w:r>
          </w:p>
        </w:tc>
        <w:tc>
          <w:tcPr>
            <w:tcW w:w="1013" w:type="dxa"/>
            <w:noWrap/>
            <w:vAlign w:val="bottom"/>
            <w:hideMark/>
          </w:tcPr>
          <w:p w14:paraId="70229996" w14:textId="77777777" w:rsidR="00232CF6" w:rsidRPr="00DD5F6A" w:rsidRDefault="00232CF6" w:rsidP="004422F2">
            <w:pPr>
              <w:jc w:val="center"/>
              <w:rPr>
                <w:sz w:val="16"/>
                <w:szCs w:val="16"/>
              </w:rPr>
            </w:pPr>
            <w:r w:rsidRPr="008B201F">
              <w:rPr>
                <w:rFonts w:eastAsia="Aptos"/>
                <w:kern w:val="2"/>
                <w:sz w:val="16"/>
                <w:szCs w:val="16"/>
              </w:rPr>
              <w:t>141.34</w:t>
            </w:r>
          </w:p>
        </w:tc>
      </w:tr>
      <w:tr w:rsidR="00232CF6" w:rsidRPr="00DD5F6A" w14:paraId="0B6735C8" w14:textId="77777777" w:rsidTr="004422F2">
        <w:trPr>
          <w:trHeight w:val="250"/>
          <w:jc w:val="center"/>
        </w:trPr>
        <w:tc>
          <w:tcPr>
            <w:tcW w:w="1057" w:type="dxa"/>
            <w:noWrap/>
            <w:vAlign w:val="center"/>
            <w:hideMark/>
          </w:tcPr>
          <w:p w14:paraId="75941072" w14:textId="77777777" w:rsidR="00232CF6" w:rsidRPr="00DD5F6A" w:rsidRDefault="00232CF6" w:rsidP="004422F2">
            <w:pPr>
              <w:jc w:val="center"/>
              <w:rPr>
                <w:sz w:val="16"/>
                <w:szCs w:val="16"/>
              </w:rPr>
            </w:pPr>
            <w:r w:rsidRPr="00DD5F6A">
              <w:rPr>
                <w:sz w:val="16"/>
                <w:szCs w:val="16"/>
              </w:rPr>
              <w:t>6,760.01</w:t>
            </w:r>
          </w:p>
        </w:tc>
        <w:tc>
          <w:tcPr>
            <w:tcW w:w="990" w:type="dxa"/>
            <w:noWrap/>
            <w:vAlign w:val="center"/>
            <w:hideMark/>
          </w:tcPr>
          <w:p w14:paraId="4C47E3D1" w14:textId="77777777" w:rsidR="00232CF6" w:rsidRPr="00DD5F6A" w:rsidRDefault="00232CF6" w:rsidP="004422F2">
            <w:pPr>
              <w:jc w:val="center"/>
              <w:rPr>
                <w:sz w:val="16"/>
                <w:szCs w:val="16"/>
              </w:rPr>
            </w:pPr>
            <w:r w:rsidRPr="00DD5F6A">
              <w:rPr>
                <w:sz w:val="16"/>
                <w:szCs w:val="16"/>
              </w:rPr>
              <w:t>6,840.00</w:t>
            </w:r>
          </w:p>
        </w:tc>
        <w:tc>
          <w:tcPr>
            <w:tcW w:w="923" w:type="dxa"/>
            <w:noWrap/>
            <w:vAlign w:val="bottom"/>
            <w:hideMark/>
          </w:tcPr>
          <w:p w14:paraId="7CFBB33F" w14:textId="77777777" w:rsidR="00232CF6" w:rsidRPr="00DD5F6A" w:rsidRDefault="00232CF6" w:rsidP="004422F2">
            <w:pPr>
              <w:jc w:val="center"/>
              <w:rPr>
                <w:sz w:val="16"/>
                <w:szCs w:val="16"/>
              </w:rPr>
            </w:pPr>
            <w:r w:rsidRPr="008B201F">
              <w:rPr>
                <w:rFonts w:eastAsia="Aptos"/>
                <w:kern w:val="2"/>
                <w:sz w:val="16"/>
                <w:szCs w:val="16"/>
              </w:rPr>
              <w:t>210.12</w:t>
            </w:r>
          </w:p>
        </w:tc>
        <w:tc>
          <w:tcPr>
            <w:tcW w:w="877" w:type="dxa"/>
            <w:noWrap/>
            <w:vAlign w:val="bottom"/>
            <w:hideMark/>
          </w:tcPr>
          <w:p w14:paraId="5F186E6C" w14:textId="77777777" w:rsidR="00232CF6" w:rsidRPr="00DD5F6A" w:rsidRDefault="00232CF6" w:rsidP="004422F2">
            <w:pPr>
              <w:jc w:val="center"/>
              <w:rPr>
                <w:sz w:val="16"/>
                <w:szCs w:val="16"/>
              </w:rPr>
            </w:pPr>
            <w:r w:rsidRPr="008B201F">
              <w:rPr>
                <w:rFonts w:eastAsia="Aptos"/>
                <w:kern w:val="2"/>
                <w:sz w:val="16"/>
                <w:szCs w:val="16"/>
              </w:rPr>
              <w:t>176.97</w:t>
            </w:r>
          </w:p>
        </w:tc>
        <w:tc>
          <w:tcPr>
            <w:tcW w:w="1013" w:type="dxa"/>
            <w:noWrap/>
            <w:vAlign w:val="bottom"/>
            <w:hideMark/>
          </w:tcPr>
          <w:p w14:paraId="47510CDC" w14:textId="77777777" w:rsidR="00232CF6" w:rsidRPr="00DD5F6A" w:rsidRDefault="00232CF6" w:rsidP="004422F2">
            <w:pPr>
              <w:jc w:val="center"/>
              <w:rPr>
                <w:sz w:val="16"/>
                <w:szCs w:val="16"/>
              </w:rPr>
            </w:pPr>
            <w:r w:rsidRPr="008B201F">
              <w:rPr>
                <w:rFonts w:eastAsia="Aptos"/>
                <w:kern w:val="2"/>
                <w:sz w:val="16"/>
                <w:szCs w:val="16"/>
              </w:rPr>
              <w:t>143.81</w:t>
            </w:r>
          </w:p>
        </w:tc>
      </w:tr>
      <w:tr w:rsidR="00232CF6" w:rsidRPr="00DD5F6A" w14:paraId="3BC80D07" w14:textId="77777777" w:rsidTr="004422F2">
        <w:trPr>
          <w:trHeight w:val="250"/>
          <w:jc w:val="center"/>
        </w:trPr>
        <w:tc>
          <w:tcPr>
            <w:tcW w:w="1057" w:type="dxa"/>
            <w:noWrap/>
            <w:vAlign w:val="center"/>
            <w:hideMark/>
          </w:tcPr>
          <w:p w14:paraId="1186F5AD" w14:textId="77777777" w:rsidR="00232CF6" w:rsidRPr="00DD5F6A" w:rsidRDefault="00232CF6" w:rsidP="004422F2">
            <w:pPr>
              <w:jc w:val="center"/>
              <w:rPr>
                <w:sz w:val="16"/>
                <w:szCs w:val="16"/>
              </w:rPr>
            </w:pPr>
            <w:r w:rsidRPr="00DD5F6A">
              <w:rPr>
                <w:sz w:val="16"/>
                <w:szCs w:val="16"/>
              </w:rPr>
              <w:t>6,840.01</w:t>
            </w:r>
          </w:p>
        </w:tc>
        <w:tc>
          <w:tcPr>
            <w:tcW w:w="990" w:type="dxa"/>
            <w:noWrap/>
            <w:vAlign w:val="center"/>
            <w:hideMark/>
          </w:tcPr>
          <w:p w14:paraId="018BB449" w14:textId="77777777" w:rsidR="00232CF6" w:rsidRPr="00DD5F6A" w:rsidRDefault="00232CF6" w:rsidP="004422F2">
            <w:pPr>
              <w:jc w:val="center"/>
              <w:rPr>
                <w:sz w:val="16"/>
                <w:szCs w:val="16"/>
              </w:rPr>
            </w:pPr>
            <w:r w:rsidRPr="00DD5F6A">
              <w:rPr>
                <w:sz w:val="16"/>
                <w:szCs w:val="16"/>
              </w:rPr>
              <w:t>6,920.00</w:t>
            </w:r>
          </w:p>
        </w:tc>
        <w:tc>
          <w:tcPr>
            <w:tcW w:w="923" w:type="dxa"/>
            <w:noWrap/>
            <w:vAlign w:val="bottom"/>
            <w:hideMark/>
          </w:tcPr>
          <w:p w14:paraId="678FFE1A" w14:textId="77777777" w:rsidR="00232CF6" w:rsidRPr="00DD5F6A" w:rsidRDefault="00232CF6" w:rsidP="004422F2">
            <w:pPr>
              <w:jc w:val="center"/>
              <w:rPr>
                <w:sz w:val="16"/>
                <w:szCs w:val="16"/>
              </w:rPr>
            </w:pPr>
            <w:r w:rsidRPr="008B201F">
              <w:rPr>
                <w:rFonts w:eastAsia="Aptos"/>
                <w:kern w:val="2"/>
                <w:sz w:val="16"/>
                <w:szCs w:val="16"/>
              </w:rPr>
              <w:t>212.59</w:t>
            </w:r>
          </w:p>
        </w:tc>
        <w:tc>
          <w:tcPr>
            <w:tcW w:w="877" w:type="dxa"/>
            <w:noWrap/>
            <w:vAlign w:val="bottom"/>
            <w:hideMark/>
          </w:tcPr>
          <w:p w14:paraId="1A142462" w14:textId="77777777" w:rsidR="00232CF6" w:rsidRPr="00DD5F6A" w:rsidRDefault="00232CF6" w:rsidP="004422F2">
            <w:pPr>
              <w:jc w:val="center"/>
              <w:rPr>
                <w:sz w:val="16"/>
                <w:szCs w:val="16"/>
              </w:rPr>
            </w:pPr>
            <w:r w:rsidRPr="008B201F">
              <w:rPr>
                <w:rFonts w:eastAsia="Aptos"/>
                <w:kern w:val="2"/>
                <w:sz w:val="16"/>
                <w:szCs w:val="16"/>
              </w:rPr>
              <w:t>179.44</w:t>
            </w:r>
          </w:p>
        </w:tc>
        <w:tc>
          <w:tcPr>
            <w:tcW w:w="1013" w:type="dxa"/>
            <w:noWrap/>
            <w:vAlign w:val="bottom"/>
            <w:hideMark/>
          </w:tcPr>
          <w:p w14:paraId="11C488FD" w14:textId="77777777" w:rsidR="00232CF6" w:rsidRPr="00DD5F6A" w:rsidRDefault="00232CF6" w:rsidP="004422F2">
            <w:pPr>
              <w:jc w:val="center"/>
              <w:rPr>
                <w:sz w:val="16"/>
                <w:szCs w:val="16"/>
              </w:rPr>
            </w:pPr>
            <w:r w:rsidRPr="008B201F">
              <w:rPr>
                <w:rFonts w:eastAsia="Aptos"/>
                <w:kern w:val="2"/>
                <w:sz w:val="16"/>
                <w:szCs w:val="16"/>
              </w:rPr>
              <w:t>146.29</w:t>
            </w:r>
          </w:p>
        </w:tc>
      </w:tr>
      <w:tr w:rsidR="00232CF6" w:rsidRPr="00DD5F6A" w14:paraId="416F8EAB" w14:textId="77777777" w:rsidTr="004422F2">
        <w:trPr>
          <w:trHeight w:val="250"/>
          <w:jc w:val="center"/>
        </w:trPr>
        <w:tc>
          <w:tcPr>
            <w:tcW w:w="1057" w:type="dxa"/>
            <w:noWrap/>
            <w:vAlign w:val="center"/>
            <w:hideMark/>
          </w:tcPr>
          <w:p w14:paraId="04A8AB73" w14:textId="77777777" w:rsidR="00232CF6" w:rsidRPr="00DD5F6A" w:rsidRDefault="00232CF6" w:rsidP="004422F2">
            <w:pPr>
              <w:jc w:val="center"/>
              <w:rPr>
                <w:sz w:val="16"/>
                <w:szCs w:val="16"/>
              </w:rPr>
            </w:pPr>
            <w:r w:rsidRPr="00DD5F6A">
              <w:rPr>
                <w:sz w:val="16"/>
                <w:szCs w:val="16"/>
              </w:rPr>
              <w:t>6,920.01</w:t>
            </w:r>
          </w:p>
        </w:tc>
        <w:tc>
          <w:tcPr>
            <w:tcW w:w="990" w:type="dxa"/>
            <w:noWrap/>
            <w:vAlign w:val="center"/>
            <w:hideMark/>
          </w:tcPr>
          <w:p w14:paraId="55C60F73" w14:textId="77777777" w:rsidR="00232CF6" w:rsidRPr="00DD5F6A" w:rsidRDefault="00232CF6" w:rsidP="004422F2">
            <w:pPr>
              <w:jc w:val="center"/>
              <w:rPr>
                <w:sz w:val="16"/>
                <w:szCs w:val="16"/>
              </w:rPr>
            </w:pPr>
            <w:r w:rsidRPr="00DD5F6A">
              <w:rPr>
                <w:sz w:val="16"/>
                <w:szCs w:val="16"/>
              </w:rPr>
              <w:t>7,000.00</w:t>
            </w:r>
          </w:p>
        </w:tc>
        <w:tc>
          <w:tcPr>
            <w:tcW w:w="923" w:type="dxa"/>
            <w:noWrap/>
            <w:vAlign w:val="bottom"/>
            <w:hideMark/>
          </w:tcPr>
          <w:p w14:paraId="2A4BA338" w14:textId="77777777" w:rsidR="00232CF6" w:rsidRPr="00DD5F6A" w:rsidRDefault="00232CF6" w:rsidP="004422F2">
            <w:pPr>
              <w:jc w:val="center"/>
              <w:rPr>
                <w:sz w:val="16"/>
                <w:szCs w:val="16"/>
              </w:rPr>
            </w:pPr>
            <w:r w:rsidRPr="008B201F">
              <w:rPr>
                <w:rFonts w:eastAsia="Aptos"/>
                <w:kern w:val="2"/>
                <w:sz w:val="16"/>
                <w:szCs w:val="16"/>
              </w:rPr>
              <w:t>215.06</w:t>
            </w:r>
          </w:p>
        </w:tc>
        <w:tc>
          <w:tcPr>
            <w:tcW w:w="877" w:type="dxa"/>
            <w:noWrap/>
            <w:vAlign w:val="bottom"/>
            <w:hideMark/>
          </w:tcPr>
          <w:p w14:paraId="32C15929" w14:textId="77777777" w:rsidR="00232CF6" w:rsidRPr="00DD5F6A" w:rsidRDefault="00232CF6" w:rsidP="004422F2">
            <w:pPr>
              <w:jc w:val="center"/>
              <w:rPr>
                <w:sz w:val="16"/>
                <w:szCs w:val="16"/>
              </w:rPr>
            </w:pPr>
            <w:r w:rsidRPr="008B201F">
              <w:rPr>
                <w:rFonts w:eastAsia="Aptos"/>
                <w:kern w:val="2"/>
                <w:sz w:val="16"/>
                <w:szCs w:val="16"/>
              </w:rPr>
              <w:t>181.91</w:t>
            </w:r>
          </w:p>
        </w:tc>
        <w:tc>
          <w:tcPr>
            <w:tcW w:w="1013" w:type="dxa"/>
            <w:noWrap/>
            <w:vAlign w:val="bottom"/>
            <w:hideMark/>
          </w:tcPr>
          <w:p w14:paraId="3E864E1D" w14:textId="77777777" w:rsidR="00232CF6" w:rsidRPr="00DD5F6A" w:rsidRDefault="00232CF6" w:rsidP="004422F2">
            <w:pPr>
              <w:jc w:val="center"/>
              <w:rPr>
                <w:sz w:val="16"/>
                <w:szCs w:val="16"/>
              </w:rPr>
            </w:pPr>
            <w:r w:rsidRPr="008B201F">
              <w:rPr>
                <w:rFonts w:eastAsia="Aptos"/>
                <w:kern w:val="2"/>
                <w:sz w:val="16"/>
                <w:szCs w:val="16"/>
              </w:rPr>
              <w:t>148.76</w:t>
            </w:r>
          </w:p>
        </w:tc>
      </w:tr>
      <w:tr w:rsidR="00232CF6" w:rsidRPr="00DD5F6A" w14:paraId="6E80B6CC" w14:textId="77777777" w:rsidTr="004422F2">
        <w:trPr>
          <w:trHeight w:val="250"/>
          <w:jc w:val="center"/>
        </w:trPr>
        <w:tc>
          <w:tcPr>
            <w:tcW w:w="1057" w:type="dxa"/>
            <w:noWrap/>
            <w:vAlign w:val="center"/>
            <w:hideMark/>
          </w:tcPr>
          <w:p w14:paraId="6FC111AE" w14:textId="77777777" w:rsidR="00232CF6" w:rsidRPr="00DD5F6A" w:rsidRDefault="00232CF6" w:rsidP="004422F2">
            <w:pPr>
              <w:jc w:val="center"/>
              <w:rPr>
                <w:sz w:val="16"/>
                <w:szCs w:val="16"/>
              </w:rPr>
            </w:pPr>
            <w:r w:rsidRPr="00DD5F6A">
              <w:rPr>
                <w:sz w:val="16"/>
                <w:szCs w:val="16"/>
              </w:rPr>
              <w:t>7,000.01</w:t>
            </w:r>
          </w:p>
        </w:tc>
        <w:tc>
          <w:tcPr>
            <w:tcW w:w="990" w:type="dxa"/>
            <w:noWrap/>
            <w:vAlign w:val="center"/>
            <w:hideMark/>
          </w:tcPr>
          <w:p w14:paraId="5CD03F10" w14:textId="77777777" w:rsidR="00232CF6" w:rsidRPr="00DD5F6A" w:rsidRDefault="00232CF6" w:rsidP="004422F2">
            <w:pPr>
              <w:jc w:val="center"/>
              <w:rPr>
                <w:sz w:val="16"/>
                <w:szCs w:val="16"/>
              </w:rPr>
            </w:pPr>
            <w:r w:rsidRPr="00DD5F6A">
              <w:rPr>
                <w:sz w:val="16"/>
                <w:szCs w:val="16"/>
              </w:rPr>
              <w:t>7,080.00</w:t>
            </w:r>
          </w:p>
        </w:tc>
        <w:tc>
          <w:tcPr>
            <w:tcW w:w="923" w:type="dxa"/>
            <w:noWrap/>
            <w:vAlign w:val="bottom"/>
            <w:hideMark/>
          </w:tcPr>
          <w:p w14:paraId="3C103695" w14:textId="77777777" w:rsidR="00232CF6" w:rsidRPr="00DD5F6A" w:rsidRDefault="00232CF6" w:rsidP="004422F2">
            <w:pPr>
              <w:jc w:val="center"/>
              <w:rPr>
                <w:sz w:val="16"/>
                <w:szCs w:val="16"/>
              </w:rPr>
            </w:pPr>
            <w:r w:rsidRPr="008B201F">
              <w:rPr>
                <w:rFonts w:eastAsia="Aptos"/>
                <w:kern w:val="2"/>
                <w:sz w:val="16"/>
                <w:szCs w:val="16"/>
              </w:rPr>
              <w:t>217.54</w:t>
            </w:r>
          </w:p>
        </w:tc>
        <w:tc>
          <w:tcPr>
            <w:tcW w:w="877" w:type="dxa"/>
            <w:noWrap/>
            <w:vAlign w:val="bottom"/>
            <w:hideMark/>
          </w:tcPr>
          <w:p w14:paraId="550ACFF0" w14:textId="77777777" w:rsidR="00232CF6" w:rsidRPr="00DD5F6A" w:rsidRDefault="00232CF6" w:rsidP="004422F2">
            <w:pPr>
              <w:jc w:val="center"/>
              <w:rPr>
                <w:sz w:val="16"/>
                <w:szCs w:val="16"/>
              </w:rPr>
            </w:pPr>
            <w:r w:rsidRPr="008B201F">
              <w:rPr>
                <w:rFonts w:eastAsia="Aptos"/>
                <w:kern w:val="2"/>
                <w:sz w:val="16"/>
                <w:szCs w:val="16"/>
              </w:rPr>
              <w:t>184.38</w:t>
            </w:r>
          </w:p>
        </w:tc>
        <w:tc>
          <w:tcPr>
            <w:tcW w:w="1013" w:type="dxa"/>
            <w:noWrap/>
            <w:vAlign w:val="bottom"/>
            <w:hideMark/>
          </w:tcPr>
          <w:p w14:paraId="1AD813EA" w14:textId="77777777" w:rsidR="00232CF6" w:rsidRPr="00DD5F6A" w:rsidRDefault="00232CF6" w:rsidP="004422F2">
            <w:pPr>
              <w:jc w:val="center"/>
              <w:rPr>
                <w:sz w:val="16"/>
                <w:szCs w:val="16"/>
              </w:rPr>
            </w:pPr>
            <w:r w:rsidRPr="008B201F">
              <w:rPr>
                <w:rFonts w:eastAsia="Aptos"/>
                <w:kern w:val="2"/>
                <w:sz w:val="16"/>
                <w:szCs w:val="16"/>
              </w:rPr>
              <w:t>151.23</w:t>
            </w:r>
          </w:p>
        </w:tc>
      </w:tr>
      <w:tr w:rsidR="00232CF6" w:rsidRPr="00DD5F6A" w14:paraId="0ABBF229" w14:textId="77777777" w:rsidTr="004422F2">
        <w:trPr>
          <w:trHeight w:val="250"/>
          <w:jc w:val="center"/>
        </w:trPr>
        <w:tc>
          <w:tcPr>
            <w:tcW w:w="1057" w:type="dxa"/>
            <w:noWrap/>
            <w:vAlign w:val="center"/>
            <w:hideMark/>
          </w:tcPr>
          <w:p w14:paraId="5AF19230" w14:textId="77777777" w:rsidR="00232CF6" w:rsidRPr="00DD5F6A" w:rsidRDefault="00232CF6" w:rsidP="004422F2">
            <w:pPr>
              <w:jc w:val="center"/>
              <w:rPr>
                <w:sz w:val="16"/>
                <w:szCs w:val="16"/>
              </w:rPr>
            </w:pPr>
            <w:r w:rsidRPr="00DD5F6A">
              <w:rPr>
                <w:sz w:val="16"/>
                <w:szCs w:val="16"/>
              </w:rPr>
              <w:t>7,080.01</w:t>
            </w:r>
          </w:p>
        </w:tc>
        <w:tc>
          <w:tcPr>
            <w:tcW w:w="990" w:type="dxa"/>
            <w:noWrap/>
            <w:vAlign w:val="center"/>
            <w:hideMark/>
          </w:tcPr>
          <w:p w14:paraId="008232CD" w14:textId="77777777" w:rsidR="00232CF6" w:rsidRPr="00DD5F6A" w:rsidRDefault="00232CF6" w:rsidP="004422F2">
            <w:pPr>
              <w:jc w:val="center"/>
              <w:rPr>
                <w:sz w:val="16"/>
                <w:szCs w:val="16"/>
              </w:rPr>
            </w:pPr>
            <w:r w:rsidRPr="00DD5F6A">
              <w:rPr>
                <w:sz w:val="16"/>
                <w:szCs w:val="16"/>
              </w:rPr>
              <w:t>7,160.00</w:t>
            </w:r>
          </w:p>
        </w:tc>
        <w:tc>
          <w:tcPr>
            <w:tcW w:w="923" w:type="dxa"/>
            <w:noWrap/>
            <w:vAlign w:val="bottom"/>
            <w:hideMark/>
          </w:tcPr>
          <w:p w14:paraId="1DE3A383" w14:textId="77777777" w:rsidR="00232CF6" w:rsidRPr="00DD5F6A" w:rsidRDefault="00232CF6" w:rsidP="004422F2">
            <w:pPr>
              <w:jc w:val="center"/>
              <w:rPr>
                <w:sz w:val="16"/>
                <w:szCs w:val="16"/>
              </w:rPr>
            </w:pPr>
            <w:r w:rsidRPr="008B201F">
              <w:rPr>
                <w:rFonts w:eastAsia="Aptos"/>
                <w:kern w:val="2"/>
                <w:sz w:val="16"/>
                <w:szCs w:val="16"/>
              </w:rPr>
              <w:t>220.01</w:t>
            </w:r>
          </w:p>
        </w:tc>
        <w:tc>
          <w:tcPr>
            <w:tcW w:w="877" w:type="dxa"/>
            <w:noWrap/>
            <w:vAlign w:val="bottom"/>
            <w:hideMark/>
          </w:tcPr>
          <w:p w14:paraId="4104A58B" w14:textId="77777777" w:rsidR="00232CF6" w:rsidRPr="00DD5F6A" w:rsidRDefault="00232CF6" w:rsidP="004422F2">
            <w:pPr>
              <w:jc w:val="center"/>
              <w:rPr>
                <w:sz w:val="16"/>
                <w:szCs w:val="16"/>
              </w:rPr>
            </w:pPr>
            <w:r w:rsidRPr="008B201F">
              <w:rPr>
                <w:rFonts w:eastAsia="Aptos"/>
                <w:kern w:val="2"/>
                <w:sz w:val="16"/>
                <w:szCs w:val="16"/>
              </w:rPr>
              <w:t>186.85</w:t>
            </w:r>
          </w:p>
        </w:tc>
        <w:tc>
          <w:tcPr>
            <w:tcW w:w="1013" w:type="dxa"/>
            <w:noWrap/>
            <w:vAlign w:val="bottom"/>
            <w:hideMark/>
          </w:tcPr>
          <w:p w14:paraId="6A4F9960" w14:textId="77777777" w:rsidR="00232CF6" w:rsidRPr="00DD5F6A" w:rsidRDefault="00232CF6" w:rsidP="004422F2">
            <w:pPr>
              <w:jc w:val="center"/>
              <w:rPr>
                <w:sz w:val="16"/>
                <w:szCs w:val="16"/>
              </w:rPr>
            </w:pPr>
            <w:r w:rsidRPr="008B201F">
              <w:rPr>
                <w:rFonts w:eastAsia="Aptos"/>
                <w:kern w:val="2"/>
                <w:sz w:val="16"/>
                <w:szCs w:val="16"/>
              </w:rPr>
              <w:t>153.70</w:t>
            </w:r>
          </w:p>
        </w:tc>
      </w:tr>
      <w:tr w:rsidR="00232CF6" w:rsidRPr="00DD5F6A" w14:paraId="37019FE3" w14:textId="77777777" w:rsidTr="004422F2">
        <w:trPr>
          <w:trHeight w:val="250"/>
          <w:jc w:val="center"/>
        </w:trPr>
        <w:tc>
          <w:tcPr>
            <w:tcW w:w="1057" w:type="dxa"/>
            <w:noWrap/>
            <w:vAlign w:val="center"/>
            <w:hideMark/>
          </w:tcPr>
          <w:p w14:paraId="6745D327" w14:textId="77777777" w:rsidR="00232CF6" w:rsidRPr="00DD5F6A" w:rsidRDefault="00232CF6" w:rsidP="004422F2">
            <w:pPr>
              <w:jc w:val="center"/>
              <w:rPr>
                <w:sz w:val="16"/>
                <w:szCs w:val="16"/>
              </w:rPr>
            </w:pPr>
            <w:r w:rsidRPr="00DD5F6A">
              <w:rPr>
                <w:sz w:val="16"/>
                <w:szCs w:val="16"/>
              </w:rPr>
              <w:t>7,160.01</w:t>
            </w:r>
          </w:p>
        </w:tc>
        <w:tc>
          <w:tcPr>
            <w:tcW w:w="990" w:type="dxa"/>
            <w:noWrap/>
            <w:vAlign w:val="center"/>
            <w:hideMark/>
          </w:tcPr>
          <w:p w14:paraId="7CC26B36" w14:textId="77777777" w:rsidR="00232CF6" w:rsidRPr="00DD5F6A" w:rsidRDefault="00232CF6" w:rsidP="004422F2">
            <w:pPr>
              <w:jc w:val="center"/>
              <w:rPr>
                <w:sz w:val="16"/>
                <w:szCs w:val="16"/>
              </w:rPr>
            </w:pPr>
            <w:r w:rsidRPr="00DD5F6A">
              <w:rPr>
                <w:sz w:val="16"/>
                <w:szCs w:val="16"/>
              </w:rPr>
              <w:t>7,240.00</w:t>
            </w:r>
          </w:p>
        </w:tc>
        <w:tc>
          <w:tcPr>
            <w:tcW w:w="923" w:type="dxa"/>
            <w:noWrap/>
            <w:vAlign w:val="bottom"/>
            <w:hideMark/>
          </w:tcPr>
          <w:p w14:paraId="4997F3F9" w14:textId="77777777" w:rsidR="00232CF6" w:rsidRPr="00DD5F6A" w:rsidRDefault="00232CF6" w:rsidP="004422F2">
            <w:pPr>
              <w:jc w:val="center"/>
              <w:rPr>
                <w:sz w:val="16"/>
                <w:szCs w:val="16"/>
              </w:rPr>
            </w:pPr>
            <w:r w:rsidRPr="008B201F">
              <w:rPr>
                <w:rFonts w:eastAsia="Aptos"/>
                <w:kern w:val="2"/>
                <w:sz w:val="16"/>
                <w:szCs w:val="16"/>
              </w:rPr>
              <w:t>222.48</w:t>
            </w:r>
          </w:p>
        </w:tc>
        <w:tc>
          <w:tcPr>
            <w:tcW w:w="877" w:type="dxa"/>
            <w:noWrap/>
            <w:vAlign w:val="bottom"/>
            <w:hideMark/>
          </w:tcPr>
          <w:p w14:paraId="65776CF3" w14:textId="77777777" w:rsidR="00232CF6" w:rsidRPr="00DD5F6A" w:rsidRDefault="00232CF6" w:rsidP="004422F2">
            <w:pPr>
              <w:jc w:val="center"/>
              <w:rPr>
                <w:sz w:val="16"/>
                <w:szCs w:val="16"/>
              </w:rPr>
            </w:pPr>
            <w:r w:rsidRPr="008B201F">
              <w:rPr>
                <w:rFonts w:eastAsia="Aptos"/>
                <w:kern w:val="2"/>
                <w:sz w:val="16"/>
                <w:szCs w:val="16"/>
              </w:rPr>
              <w:t>189.33</w:t>
            </w:r>
          </w:p>
        </w:tc>
        <w:tc>
          <w:tcPr>
            <w:tcW w:w="1013" w:type="dxa"/>
            <w:noWrap/>
            <w:vAlign w:val="bottom"/>
            <w:hideMark/>
          </w:tcPr>
          <w:p w14:paraId="319B89C9" w14:textId="77777777" w:rsidR="00232CF6" w:rsidRPr="00DD5F6A" w:rsidRDefault="00232CF6" w:rsidP="004422F2">
            <w:pPr>
              <w:jc w:val="center"/>
              <w:rPr>
                <w:sz w:val="16"/>
                <w:szCs w:val="16"/>
              </w:rPr>
            </w:pPr>
            <w:r w:rsidRPr="008B201F">
              <w:rPr>
                <w:rFonts w:eastAsia="Aptos"/>
                <w:kern w:val="2"/>
                <w:sz w:val="16"/>
                <w:szCs w:val="16"/>
              </w:rPr>
              <w:t>156.17</w:t>
            </w:r>
          </w:p>
        </w:tc>
      </w:tr>
      <w:tr w:rsidR="00232CF6" w:rsidRPr="00DD5F6A" w14:paraId="182114F3" w14:textId="77777777" w:rsidTr="004422F2">
        <w:trPr>
          <w:trHeight w:val="250"/>
          <w:jc w:val="center"/>
        </w:trPr>
        <w:tc>
          <w:tcPr>
            <w:tcW w:w="1057" w:type="dxa"/>
            <w:noWrap/>
            <w:vAlign w:val="center"/>
            <w:hideMark/>
          </w:tcPr>
          <w:p w14:paraId="545FA653" w14:textId="77777777" w:rsidR="00232CF6" w:rsidRPr="00DD5F6A" w:rsidRDefault="00232CF6" w:rsidP="004422F2">
            <w:pPr>
              <w:jc w:val="center"/>
              <w:rPr>
                <w:sz w:val="16"/>
                <w:szCs w:val="16"/>
              </w:rPr>
            </w:pPr>
            <w:r w:rsidRPr="00DD5F6A">
              <w:rPr>
                <w:sz w:val="16"/>
                <w:szCs w:val="16"/>
              </w:rPr>
              <w:t>7,240.01</w:t>
            </w:r>
          </w:p>
        </w:tc>
        <w:tc>
          <w:tcPr>
            <w:tcW w:w="990" w:type="dxa"/>
            <w:noWrap/>
            <w:vAlign w:val="center"/>
            <w:hideMark/>
          </w:tcPr>
          <w:p w14:paraId="747C9657" w14:textId="77777777" w:rsidR="00232CF6" w:rsidRPr="00DD5F6A" w:rsidRDefault="00232CF6" w:rsidP="004422F2">
            <w:pPr>
              <w:jc w:val="center"/>
              <w:rPr>
                <w:sz w:val="16"/>
                <w:szCs w:val="16"/>
              </w:rPr>
            </w:pPr>
            <w:r w:rsidRPr="00DD5F6A">
              <w:rPr>
                <w:sz w:val="16"/>
                <w:szCs w:val="16"/>
              </w:rPr>
              <w:t>7,320.00</w:t>
            </w:r>
          </w:p>
        </w:tc>
        <w:tc>
          <w:tcPr>
            <w:tcW w:w="923" w:type="dxa"/>
            <w:noWrap/>
            <w:vAlign w:val="bottom"/>
            <w:hideMark/>
          </w:tcPr>
          <w:p w14:paraId="6AA07FCA" w14:textId="77777777" w:rsidR="00232CF6" w:rsidRPr="00DD5F6A" w:rsidRDefault="00232CF6" w:rsidP="004422F2">
            <w:pPr>
              <w:jc w:val="center"/>
              <w:rPr>
                <w:sz w:val="16"/>
                <w:szCs w:val="16"/>
              </w:rPr>
            </w:pPr>
            <w:r w:rsidRPr="008B201F">
              <w:rPr>
                <w:rFonts w:eastAsia="Aptos"/>
                <w:kern w:val="2"/>
                <w:sz w:val="16"/>
                <w:szCs w:val="16"/>
              </w:rPr>
              <w:t>224.95</w:t>
            </w:r>
          </w:p>
        </w:tc>
        <w:tc>
          <w:tcPr>
            <w:tcW w:w="877" w:type="dxa"/>
            <w:noWrap/>
            <w:vAlign w:val="bottom"/>
            <w:hideMark/>
          </w:tcPr>
          <w:p w14:paraId="2A534FB6" w14:textId="77777777" w:rsidR="00232CF6" w:rsidRPr="00DD5F6A" w:rsidRDefault="00232CF6" w:rsidP="004422F2">
            <w:pPr>
              <w:jc w:val="center"/>
              <w:rPr>
                <w:sz w:val="16"/>
                <w:szCs w:val="16"/>
              </w:rPr>
            </w:pPr>
            <w:r w:rsidRPr="008B201F">
              <w:rPr>
                <w:rFonts w:eastAsia="Aptos"/>
                <w:kern w:val="2"/>
                <w:sz w:val="16"/>
                <w:szCs w:val="16"/>
              </w:rPr>
              <w:t>191.80</w:t>
            </w:r>
          </w:p>
        </w:tc>
        <w:tc>
          <w:tcPr>
            <w:tcW w:w="1013" w:type="dxa"/>
            <w:noWrap/>
            <w:vAlign w:val="bottom"/>
            <w:hideMark/>
          </w:tcPr>
          <w:p w14:paraId="5925BF19" w14:textId="77777777" w:rsidR="00232CF6" w:rsidRPr="00DD5F6A" w:rsidRDefault="00232CF6" w:rsidP="004422F2">
            <w:pPr>
              <w:jc w:val="center"/>
              <w:rPr>
                <w:sz w:val="16"/>
                <w:szCs w:val="16"/>
              </w:rPr>
            </w:pPr>
            <w:r w:rsidRPr="008B201F">
              <w:rPr>
                <w:rFonts w:eastAsia="Aptos"/>
                <w:kern w:val="2"/>
                <w:sz w:val="16"/>
                <w:szCs w:val="16"/>
              </w:rPr>
              <w:t>158.65</w:t>
            </w:r>
          </w:p>
        </w:tc>
      </w:tr>
      <w:tr w:rsidR="00232CF6" w:rsidRPr="00DD5F6A" w14:paraId="5A6A15E1" w14:textId="77777777" w:rsidTr="004422F2">
        <w:trPr>
          <w:trHeight w:val="250"/>
          <w:jc w:val="center"/>
        </w:trPr>
        <w:tc>
          <w:tcPr>
            <w:tcW w:w="1057" w:type="dxa"/>
            <w:noWrap/>
            <w:vAlign w:val="center"/>
            <w:hideMark/>
          </w:tcPr>
          <w:p w14:paraId="482D7336" w14:textId="77777777" w:rsidR="00232CF6" w:rsidRPr="00DD5F6A" w:rsidRDefault="00232CF6" w:rsidP="004422F2">
            <w:pPr>
              <w:jc w:val="center"/>
              <w:rPr>
                <w:sz w:val="16"/>
                <w:szCs w:val="16"/>
              </w:rPr>
            </w:pPr>
            <w:r w:rsidRPr="00DD5F6A">
              <w:rPr>
                <w:sz w:val="16"/>
                <w:szCs w:val="16"/>
              </w:rPr>
              <w:t>7,320.01</w:t>
            </w:r>
          </w:p>
        </w:tc>
        <w:tc>
          <w:tcPr>
            <w:tcW w:w="990" w:type="dxa"/>
            <w:noWrap/>
            <w:vAlign w:val="center"/>
            <w:hideMark/>
          </w:tcPr>
          <w:p w14:paraId="12A9BCA8" w14:textId="77777777" w:rsidR="00232CF6" w:rsidRPr="00DD5F6A" w:rsidRDefault="00232CF6" w:rsidP="004422F2">
            <w:pPr>
              <w:jc w:val="center"/>
              <w:rPr>
                <w:sz w:val="16"/>
                <w:szCs w:val="16"/>
              </w:rPr>
            </w:pPr>
            <w:r w:rsidRPr="00DD5F6A">
              <w:rPr>
                <w:sz w:val="16"/>
                <w:szCs w:val="16"/>
              </w:rPr>
              <w:t>7,400.00</w:t>
            </w:r>
          </w:p>
        </w:tc>
        <w:tc>
          <w:tcPr>
            <w:tcW w:w="923" w:type="dxa"/>
            <w:noWrap/>
            <w:vAlign w:val="bottom"/>
            <w:hideMark/>
          </w:tcPr>
          <w:p w14:paraId="14B72AF0" w14:textId="77777777" w:rsidR="00232CF6" w:rsidRPr="00DD5F6A" w:rsidRDefault="00232CF6" w:rsidP="004422F2">
            <w:pPr>
              <w:jc w:val="center"/>
              <w:rPr>
                <w:sz w:val="16"/>
                <w:szCs w:val="16"/>
              </w:rPr>
            </w:pPr>
            <w:r w:rsidRPr="008B201F">
              <w:rPr>
                <w:rFonts w:eastAsia="Aptos"/>
                <w:kern w:val="2"/>
                <w:sz w:val="16"/>
                <w:szCs w:val="16"/>
              </w:rPr>
              <w:t>227.42</w:t>
            </w:r>
          </w:p>
        </w:tc>
        <w:tc>
          <w:tcPr>
            <w:tcW w:w="877" w:type="dxa"/>
            <w:noWrap/>
            <w:vAlign w:val="bottom"/>
            <w:hideMark/>
          </w:tcPr>
          <w:p w14:paraId="51F6EB9D" w14:textId="77777777" w:rsidR="00232CF6" w:rsidRPr="00DD5F6A" w:rsidRDefault="00232CF6" w:rsidP="004422F2">
            <w:pPr>
              <w:jc w:val="center"/>
              <w:rPr>
                <w:sz w:val="16"/>
                <w:szCs w:val="16"/>
              </w:rPr>
            </w:pPr>
            <w:r w:rsidRPr="008B201F">
              <w:rPr>
                <w:rFonts w:eastAsia="Aptos"/>
                <w:kern w:val="2"/>
                <w:sz w:val="16"/>
                <w:szCs w:val="16"/>
              </w:rPr>
              <w:t>194.27</w:t>
            </w:r>
          </w:p>
        </w:tc>
        <w:tc>
          <w:tcPr>
            <w:tcW w:w="1013" w:type="dxa"/>
            <w:noWrap/>
            <w:vAlign w:val="bottom"/>
            <w:hideMark/>
          </w:tcPr>
          <w:p w14:paraId="08B9C93E" w14:textId="77777777" w:rsidR="00232CF6" w:rsidRPr="00DD5F6A" w:rsidRDefault="00232CF6" w:rsidP="004422F2">
            <w:pPr>
              <w:jc w:val="center"/>
              <w:rPr>
                <w:sz w:val="16"/>
                <w:szCs w:val="16"/>
              </w:rPr>
            </w:pPr>
            <w:r w:rsidRPr="008B201F">
              <w:rPr>
                <w:rFonts w:eastAsia="Aptos"/>
                <w:kern w:val="2"/>
                <w:sz w:val="16"/>
                <w:szCs w:val="16"/>
              </w:rPr>
              <w:t>161.12</w:t>
            </w:r>
          </w:p>
        </w:tc>
      </w:tr>
      <w:tr w:rsidR="00232CF6" w:rsidRPr="00DD5F6A" w14:paraId="5A0A7A51" w14:textId="77777777" w:rsidTr="004422F2">
        <w:trPr>
          <w:trHeight w:val="250"/>
          <w:jc w:val="center"/>
        </w:trPr>
        <w:tc>
          <w:tcPr>
            <w:tcW w:w="1057" w:type="dxa"/>
            <w:noWrap/>
            <w:vAlign w:val="center"/>
            <w:hideMark/>
          </w:tcPr>
          <w:p w14:paraId="32D64815" w14:textId="77777777" w:rsidR="00232CF6" w:rsidRPr="00DD5F6A" w:rsidRDefault="00232CF6" w:rsidP="004422F2">
            <w:pPr>
              <w:jc w:val="center"/>
              <w:rPr>
                <w:sz w:val="16"/>
                <w:szCs w:val="16"/>
              </w:rPr>
            </w:pPr>
            <w:r w:rsidRPr="00DD5F6A">
              <w:rPr>
                <w:sz w:val="16"/>
                <w:szCs w:val="16"/>
              </w:rPr>
              <w:t>7,400.01</w:t>
            </w:r>
          </w:p>
        </w:tc>
        <w:tc>
          <w:tcPr>
            <w:tcW w:w="990" w:type="dxa"/>
            <w:noWrap/>
            <w:vAlign w:val="center"/>
            <w:hideMark/>
          </w:tcPr>
          <w:p w14:paraId="61982452" w14:textId="77777777" w:rsidR="00232CF6" w:rsidRPr="00DD5F6A" w:rsidRDefault="00232CF6" w:rsidP="004422F2">
            <w:pPr>
              <w:jc w:val="center"/>
              <w:rPr>
                <w:sz w:val="16"/>
                <w:szCs w:val="16"/>
              </w:rPr>
            </w:pPr>
            <w:r w:rsidRPr="00DD5F6A">
              <w:rPr>
                <w:sz w:val="16"/>
                <w:szCs w:val="16"/>
              </w:rPr>
              <w:t>7,480.00</w:t>
            </w:r>
          </w:p>
        </w:tc>
        <w:tc>
          <w:tcPr>
            <w:tcW w:w="923" w:type="dxa"/>
            <w:noWrap/>
            <w:vAlign w:val="bottom"/>
            <w:hideMark/>
          </w:tcPr>
          <w:p w14:paraId="24B63DB3" w14:textId="77777777" w:rsidR="00232CF6" w:rsidRPr="00DD5F6A" w:rsidRDefault="00232CF6" w:rsidP="004422F2">
            <w:pPr>
              <w:jc w:val="center"/>
              <w:rPr>
                <w:sz w:val="16"/>
                <w:szCs w:val="16"/>
              </w:rPr>
            </w:pPr>
            <w:r w:rsidRPr="008B201F">
              <w:rPr>
                <w:rFonts w:eastAsia="Aptos"/>
                <w:kern w:val="2"/>
                <w:sz w:val="16"/>
                <w:szCs w:val="16"/>
              </w:rPr>
              <w:t>229.90</w:t>
            </w:r>
          </w:p>
        </w:tc>
        <w:tc>
          <w:tcPr>
            <w:tcW w:w="877" w:type="dxa"/>
            <w:noWrap/>
            <w:vAlign w:val="bottom"/>
            <w:hideMark/>
          </w:tcPr>
          <w:p w14:paraId="7E69C2AE" w14:textId="77777777" w:rsidR="00232CF6" w:rsidRPr="00DD5F6A" w:rsidRDefault="00232CF6" w:rsidP="004422F2">
            <w:pPr>
              <w:jc w:val="center"/>
              <w:rPr>
                <w:sz w:val="16"/>
                <w:szCs w:val="16"/>
              </w:rPr>
            </w:pPr>
            <w:r w:rsidRPr="008B201F">
              <w:rPr>
                <w:rFonts w:eastAsia="Aptos"/>
                <w:kern w:val="2"/>
                <w:sz w:val="16"/>
                <w:szCs w:val="16"/>
              </w:rPr>
              <w:t>196.74</w:t>
            </w:r>
          </w:p>
        </w:tc>
        <w:tc>
          <w:tcPr>
            <w:tcW w:w="1013" w:type="dxa"/>
            <w:noWrap/>
            <w:vAlign w:val="bottom"/>
            <w:hideMark/>
          </w:tcPr>
          <w:p w14:paraId="3A5E986E" w14:textId="77777777" w:rsidR="00232CF6" w:rsidRPr="00DD5F6A" w:rsidRDefault="00232CF6" w:rsidP="004422F2">
            <w:pPr>
              <w:jc w:val="center"/>
              <w:rPr>
                <w:sz w:val="16"/>
                <w:szCs w:val="16"/>
              </w:rPr>
            </w:pPr>
            <w:r w:rsidRPr="008B201F">
              <w:rPr>
                <w:rFonts w:eastAsia="Aptos"/>
                <w:kern w:val="2"/>
                <w:sz w:val="16"/>
                <w:szCs w:val="16"/>
              </w:rPr>
              <w:t>163.59</w:t>
            </w:r>
          </w:p>
        </w:tc>
      </w:tr>
      <w:tr w:rsidR="00232CF6" w:rsidRPr="00DD5F6A" w14:paraId="1082290E" w14:textId="77777777" w:rsidTr="004422F2">
        <w:trPr>
          <w:trHeight w:val="250"/>
          <w:jc w:val="center"/>
        </w:trPr>
        <w:tc>
          <w:tcPr>
            <w:tcW w:w="1057" w:type="dxa"/>
            <w:noWrap/>
            <w:vAlign w:val="center"/>
            <w:hideMark/>
          </w:tcPr>
          <w:p w14:paraId="5F0364C5" w14:textId="77777777" w:rsidR="00232CF6" w:rsidRPr="00DD5F6A" w:rsidRDefault="00232CF6" w:rsidP="004422F2">
            <w:pPr>
              <w:jc w:val="center"/>
              <w:rPr>
                <w:sz w:val="16"/>
                <w:szCs w:val="16"/>
              </w:rPr>
            </w:pPr>
            <w:r w:rsidRPr="00DD5F6A">
              <w:rPr>
                <w:sz w:val="16"/>
                <w:szCs w:val="16"/>
              </w:rPr>
              <w:t>7,480.01</w:t>
            </w:r>
          </w:p>
        </w:tc>
        <w:tc>
          <w:tcPr>
            <w:tcW w:w="990" w:type="dxa"/>
            <w:noWrap/>
            <w:vAlign w:val="center"/>
            <w:hideMark/>
          </w:tcPr>
          <w:p w14:paraId="203DB043" w14:textId="77777777" w:rsidR="00232CF6" w:rsidRPr="00DD5F6A" w:rsidRDefault="00232CF6" w:rsidP="004422F2">
            <w:pPr>
              <w:jc w:val="center"/>
              <w:rPr>
                <w:sz w:val="16"/>
                <w:szCs w:val="16"/>
              </w:rPr>
            </w:pPr>
            <w:r w:rsidRPr="00DD5F6A">
              <w:rPr>
                <w:sz w:val="16"/>
                <w:szCs w:val="16"/>
              </w:rPr>
              <w:t>7,560.00</w:t>
            </w:r>
          </w:p>
        </w:tc>
        <w:tc>
          <w:tcPr>
            <w:tcW w:w="923" w:type="dxa"/>
            <w:noWrap/>
            <w:vAlign w:val="bottom"/>
            <w:hideMark/>
          </w:tcPr>
          <w:p w14:paraId="799FB3E2" w14:textId="77777777" w:rsidR="00232CF6" w:rsidRPr="00DD5F6A" w:rsidRDefault="00232CF6" w:rsidP="004422F2">
            <w:pPr>
              <w:jc w:val="center"/>
              <w:rPr>
                <w:sz w:val="16"/>
                <w:szCs w:val="16"/>
              </w:rPr>
            </w:pPr>
            <w:r w:rsidRPr="008B201F">
              <w:rPr>
                <w:rFonts w:eastAsia="Aptos"/>
                <w:kern w:val="2"/>
                <w:sz w:val="16"/>
                <w:szCs w:val="16"/>
              </w:rPr>
              <w:t>232.37</w:t>
            </w:r>
          </w:p>
        </w:tc>
        <w:tc>
          <w:tcPr>
            <w:tcW w:w="877" w:type="dxa"/>
            <w:noWrap/>
            <w:vAlign w:val="bottom"/>
            <w:hideMark/>
          </w:tcPr>
          <w:p w14:paraId="7EC4D21E" w14:textId="77777777" w:rsidR="00232CF6" w:rsidRPr="00DD5F6A" w:rsidRDefault="00232CF6" w:rsidP="004422F2">
            <w:pPr>
              <w:jc w:val="center"/>
              <w:rPr>
                <w:sz w:val="16"/>
                <w:szCs w:val="16"/>
              </w:rPr>
            </w:pPr>
            <w:r w:rsidRPr="008B201F">
              <w:rPr>
                <w:rFonts w:eastAsia="Aptos"/>
                <w:kern w:val="2"/>
                <w:sz w:val="16"/>
                <w:szCs w:val="16"/>
              </w:rPr>
              <w:t>199.21</w:t>
            </w:r>
          </w:p>
        </w:tc>
        <w:tc>
          <w:tcPr>
            <w:tcW w:w="1013" w:type="dxa"/>
            <w:noWrap/>
            <w:vAlign w:val="bottom"/>
            <w:hideMark/>
          </w:tcPr>
          <w:p w14:paraId="5FBDD430" w14:textId="77777777" w:rsidR="00232CF6" w:rsidRPr="00DD5F6A" w:rsidRDefault="00232CF6" w:rsidP="004422F2">
            <w:pPr>
              <w:jc w:val="center"/>
              <w:rPr>
                <w:sz w:val="16"/>
                <w:szCs w:val="16"/>
              </w:rPr>
            </w:pPr>
            <w:r w:rsidRPr="008B201F">
              <w:rPr>
                <w:rFonts w:eastAsia="Aptos"/>
                <w:kern w:val="2"/>
                <w:sz w:val="16"/>
                <w:szCs w:val="16"/>
              </w:rPr>
              <w:t>166.06</w:t>
            </w:r>
          </w:p>
        </w:tc>
      </w:tr>
      <w:tr w:rsidR="00232CF6" w:rsidRPr="00DD5F6A" w14:paraId="6001BB83" w14:textId="77777777" w:rsidTr="004422F2">
        <w:trPr>
          <w:trHeight w:val="250"/>
          <w:jc w:val="center"/>
        </w:trPr>
        <w:tc>
          <w:tcPr>
            <w:tcW w:w="1057" w:type="dxa"/>
            <w:noWrap/>
            <w:vAlign w:val="center"/>
            <w:hideMark/>
          </w:tcPr>
          <w:p w14:paraId="6C6DBBF9" w14:textId="77777777" w:rsidR="00232CF6" w:rsidRPr="00DD5F6A" w:rsidRDefault="00232CF6" w:rsidP="004422F2">
            <w:pPr>
              <w:jc w:val="center"/>
              <w:rPr>
                <w:sz w:val="16"/>
                <w:szCs w:val="16"/>
              </w:rPr>
            </w:pPr>
            <w:r w:rsidRPr="00DD5F6A">
              <w:rPr>
                <w:sz w:val="16"/>
                <w:szCs w:val="16"/>
              </w:rPr>
              <w:t>7,560.01</w:t>
            </w:r>
          </w:p>
        </w:tc>
        <w:tc>
          <w:tcPr>
            <w:tcW w:w="990" w:type="dxa"/>
            <w:noWrap/>
            <w:vAlign w:val="center"/>
            <w:hideMark/>
          </w:tcPr>
          <w:p w14:paraId="48D14102" w14:textId="77777777" w:rsidR="00232CF6" w:rsidRPr="00DD5F6A" w:rsidRDefault="00232CF6" w:rsidP="004422F2">
            <w:pPr>
              <w:jc w:val="center"/>
              <w:rPr>
                <w:sz w:val="16"/>
                <w:szCs w:val="16"/>
              </w:rPr>
            </w:pPr>
            <w:r w:rsidRPr="00DD5F6A">
              <w:rPr>
                <w:sz w:val="16"/>
                <w:szCs w:val="16"/>
              </w:rPr>
              <w:t>7,640.00</w:t>
            </w:r>
          </w:p>
        </w:tc>
        <w:tc>
          <w:tcPr>
            <w:tcW w:w="923" w:type="dxa"/>
            <w:noWrap/>
            <w:vAlign w:val="bottom"/>
            <w:hideMark/>
          </w:tcPr>
          <w:p w14:paraId="1EB7C5D1" w14:textId="77777777" w:rsidR="00232CF6" w:rsidRPr="00DD5F6A" w:rsidRDefault="00232CF6" w:rsidP="004422F2">
            <w:pPr>
              <w:jc w:val="center"/>
              <w:rPr>
                <w:sz w:val="16"/>
                <w:szCs w:val="16"/>
              </w:rPr>
            </w:pPr>
            <w:r w:rsidRPr="008B201F">
              <w:rPr>
                <w:rFonts w:eastAsia="Aptos"/>
                <w:kern w:val="2"/>
                <w:sz w:val="16"/>
                <w:szCs w:val="16"/>
              </w:rPr>
              <w:t>234.84</w:t>
            </w:r>
          </w:p>
        </w:tc>
        <w:tc>
          <w:tcPr>
            <w:tcW w:w="877" w:type="dxa"/>
            <w:noWrap/>
            <w:vAlign w:val="bottom"/>
            <w:hideMark/>
          </w:tcPr>
          <w:p w14:paraId="0B2C9F79" w14:textId="77777777" w:rsidR="00232CF6" w:rsidRPr="00DD5F6A" w:rsidRDefault="00232CF6" w:rsidP="004422F2">
            <w:pPr>
              <w:jc w:val="center"/>
              <w:rPr>
                <w:sz w:val="16"/>
                <w:szCs w:val="16"/>
              </w:rPr>
            </w:pPr>
            <w:r w:rsidRPr="008B201F">
              <w:rPr>
                <w:rFonts w:eastAsia="Aptos"/>
                <w:kern w:val="2"/>
                <w:sz w:val="16"/>
                <w:szCs w:val="16"/>
              </w:rPr>
              <w:t>201.69</w:t>
            </w:r>
          </w:p>
        </w:tc>
        <w:tc>
          <w:tcPr>
            <w:tcW w:w="1013" w:type="dxa"/>
            <w:noWrap/>
            <w:vAlign w:val="bottom"/>
            <w:hideMark/>
          </w:tcPr>
          <w:p w14:paraId="49EE8F71" w14:textId="77777777" w:rsidR="00232CF6" w:rsidRPr="00DD5F6A" w:rsidRDefault="00232CF6" w:rsidP="004422F2">
            <w:pPr>
              <w:jc w:val="center"/>
              <w:rPr>
                <w:sz w:val="16"/>
                <w:szCs w:val="16"/>
              </w:rPr>
            </w:pPr>
            <w:r w:rsidRPr="008B201F">
              <w:rPr>
                <w:rFonts w:eastAsia="Aptos"/>
                <w:kern w:val="2"/>
                <w:sz w:val="16"/>
                <w:szCs w:val="16"/>
              </w:rPr>
              <w:t>168.53</w:t>
            </w:r>
          </w:p>
        </w:tc>
      </w:tr>
      <w:tr w:rsidR="00232CF6" w:rsidRPr="00DD5F6A" w14:paraId="48FA4AA1" w14:textId="77777777" w:rsidTr="004422F2">
        <w:trPr>
          <w:trHeight w:val="250"/>
          <w:jc w:val="center"/>
        </w:trPr>
        <w:tc>
          <w:tcPr>
            <w:tcW w:w="1057" w:type="dxa"/>
            <w:noWrap/>
            <w:vAlign w:val="center"/>
            <w:hideMark/>
          </w:tcPr>
          <w:p w14:paraId="3D838C26" w14:textId="77777777" w:rsidR="00232CF6" w:rsidRPr="00DD5F6A" w:rsidRDefault="00232CF6" w:rsidP="004422F2">
            <w:pPr>
              <w:jc w:val="center"/>
              <w:rPr>
                <w:sz w:val="16"/>
                <w:szCs w:val="16"/>
              </w:rPr>
            </w:pPr>
            <w:r w:rsidRPr="00DD5F6A">
              <w:rPr>
                <w:sz w:val="16"/>
                <w:szCs w:val="16"/>
              </w:rPr>
              <w:t>7,640.01</w:t>
            </w:r>
          </w:p>
        </w:tc>
        <w:tc>
          <w:tcPr>
            <w:tcW w:w="990" w:type="dxa"/>
            <w:noWrap/>
            <w:vAlign w:val="center"/>
            <w:hideMark/>
          </w:tcPr>
          <w:p w14:paraId="7AA4556F" w14:textId="77777777" w:rsidR="00232CF6" w:rsidRPr="00DD5F6A" w:rsidRDefault="00232CF6" w:rsidP="004422F2">
            <w:pPr>
              <w:jc w:val="center"/>
              <w:rPr>
                <w:sz w:val="16"/>
                <w:szCs w:val="16"/>
              </w:rPr>
            </w:pPr>
            <w:r w:rsidRPr="00DD5F6A">
              <w:rPr>
                <w:sz w:val="16"/>
                <w:szCs w:val="16"/>
              </w:rPr>
              <w:t>7,720.00</w:t>
            </w:r>
          </w:p>
        </w:tc>
        <w:tc>
          <w:tcPr>
            <w:tcW w:w="923" w:type="dxa"/>
            <w:noWrap/>
            <w:vAlign w:val="bottom"/>
            <w:hideMark/>
          </w:tcPr>
          <w:p w14:paraId="0D6E760B" w14:textId="77777777" w:rsidR="00232CF6" w:rsidRPr="00DD5F6A" w:rsidRDefault="00232CF6" w:rsidP="004422F2">
            <w:pPr>
              <w:jc w:val="center"/>
              <w:rPr>
                <w:sz w:val="16"/>
                <w:szCs w:val="16"/>
              </w:rPr>
            </w:pPr>
            <w:r w:rsidRPr="008B201F">
              <w:rPr>
                <w:rFonts w:eastAsia="Aptos"/>
                <w:kern w:val="2"/>
                <w:sz w:val="16"/>
                <w:szCs w:val="16"/>
              </w:rPr>
              <w:t>237.31</w:t>
            </w:r>
          </w:p>
        </w:tc>
        <w:tc>
          <w:tcPr>
            <w:tcW w:w="877" w:type="dxa"/>
            <w:noWrap/>
            <w:vAlign w:val="bottom"/>
            <w:hideMark/>
          </w:tcPr>
          <w:p w14:paraId="61B33B11" w14:textId="77777777" w:rsidR="00232CF6" w:rsidRPr="00DD5F6A" w:rsidRDefault="00232CF6" w:rsidP="004422F2">
            <w:pPr>
              <w:jc w:val="center"/>
              <w:rPr>
                <w:sz w:val="16"/>
                <w:szCs w:val="16"/>
              </w:rPr>
            </w:pPr>
            <w:r w:rsidRPr="008B201F">
              <w:rPr>
                <w:rFonts w:eastAsia="Aptos"/>
                <w:kern w:val="2"/>
                <w:sz w:val="16"/>
                <w:szCs w:val="16"/>
              </w:rPr>
              <w:t>204.16</w:t>
            </w:r>
          </w:p>
        </w:tc>
        <w:tc>
          <w:tcPr>
            <w:tcW w:w="1013" w:type="dxa"/>
            <w:noWrap/>
            <w:vAlign w:val="bottom"/>
            <w:hideMark/>
          </w:tcPr>
          <w:p w14:paraId="33EDE86C" w14:textId="77777777" w:rsidR="00232CF6" w:rsidRPr="00DD5F6A" w:rsidRDefault="00232CF6" w:rsidP="004422F2">
            <w:pPr>
              <w:jc w:val="center"/>
              <w:rPr>
                <w:sz w:val="16"/>
                <w:szCs w:val="16"/>
              </w:rPr>
            </w:pPr>
            <w:r w:rsidRPr="008B201F">
              <w:rPr>
                <w:rFonts w:eastAsia="Aptos"/>
                <w:kern w:val="2"/>
                <w:sz w:val="16"/>
                <w:szCs w:val="16"/>
              </w:rPr>
              <w:t>171.01</w:t>
            </w:r>
          </w:p>
        </w:tc>
      </w:tr>
      <w:tr w:rsidR="00232CF6" w:rsidRPr="00DD5F6A" w14:paraId="180DB5B1" w14:textId="77777777" w:rsidTr="004422F2">
        <w:trPr>
          <w:trHeight w:val="250"/>
          <w:jc w:val="center"/>
        </w:trPr>
        <w:tc>
          <w:tcPr>
            <w:tcW w:w="1057" w:type="dxa"/>
            <w:noWrap/>
            <w:vAlign w:val="center"/>
            <w:hideMark/>
          </w:tcPr>
          <w:p w14:paraId="450DE2B2" w14:textId="77777777" w:rsidR="00232CF6" w:rsidRPr="00DD5F6A" w:rsidRDefault="00232CF6" w:rsidP="004422F2">
            <w:pPr>
              <w:jc w:val="center"/>
              <w:rPr>
                <w:sz w:val="16"/>
                <w:szCs w:val="16"/>
              </w:rPr>
            </w:pPr>
            <w:r w:rsidRPr="00DD5F6A">
              <w:rPr>
                <w:sz w:val="16"/>
                <w:szCs w:val="16"/>
              </w:rPr>
              <w:t>7,720.01</w:t>
            </w:r>
          </w:p>
        </w:tc>
        <w:tc>
          <w:tcPr>
            <w:tcW w:w="990" w:type="dxa"/>
            <w:noWrap/>
            <w:vAlign w:val="center"/>
            <w:hideMark/>
          </w:tcPr>
          <w:p w14:paraId="40BEA932" w14:textId="77777777" w:rsidR="00232CF6" w:rsidRPr="00DD5F6A" w:rsidRDefault="00232CF6" w:rsidP="004422F2">
            <w:pPr>
              <w:jc w:val="center"/>
              <w:rPr>
                <w:sz w:val="16"/>
                <w:szCs w:val="16"/>
              </w:rPr>
            </w:pPr>
            <w:r w:rsidRPr="00DD5F6A">
              <w:rPr>
                <w:sz w:val="16"/>
                <w:szCs w:val="16"/>
              </w:rPr>
              <w:t>7,800.00</w:t>
            </w:r>
          </w:p>
        </w:tc>
        <w:tc>
          <w:tcPr>
            <w:tcW w:w="923" w:type="dxa"/>
            <w:noWrap/>
            <w:vAlign w:val="bottom"/>
            <w:hideMark/>
          </w:tcPr>
          <w:p w14:paraId="6D6DB788" w14:textId="77777777" w:rsidR="00232CF6" w:rsidRPr="00DD5F6A" w:rsidRDefault="00232CF6" w:rsidP="004422F2">
            <w:pPr>
              <w:jc w:val="center"/>
              <w:rPr>
                <w:sz w:val="16"/>
                <w:szCs w:val="16"/>
              </w:rPr>
            </w:pPr>
            <w:r w:rsidRPr="008B201F">
              <w:rPr>
                <w:rFonts w:eastAsia="Aptos"/>
                <w:kern w:val="2"/>
                <w:sz w:val="16"/>
                <w:szCs w:val="16"/>
              </w:rPr>
              <w:t>239.78</w:t>
            </w:r>
          </w:p>
        </w:tc>
        <w:tc>
          <w:tcPr>
            <w:tcW w:w="877" w:type="dxa"/>
            <w:noWrap/>
            <w:vAlign w:val="bottom"/>
            <w:hideMark/>
          </w:tcPr>
          <w:p w14:paraId="2526CA7A" w14:textId="77777777" w:rsidR="00232CF6" w:rsidRPr="00DD5F6A" w:rsidRDefault="00232CF6" w:rsidP="004422F2">
            <w:pPr>
              <w:jc w:val="center"/>
              <w:rPr>
                <w:sz w:val="16"/>
                <w:szCs w:val="16"/>
              </w:rPr>
            </w:pPr>
            <w:r w:rsidRPr="008B201F">
              <w:rPr>
                <w:rFonts w:eastAsia="Aptos"/>
                <w:kern w:val="2"/>
                <w:sz w:val="16"/>
                <w:szCs w:val="16"/>
              </w:rPr>
              <w:t>206.63</w:t>
            </w:r>
          </w:p>
        </w:tc>
        <w:tc>
          <w:tcPr>
            <w:tcW w:w="1013" w:type="dxa"/>
            <w:noWrap/>
            <w:vAlign w:val="bottom"/>
            <w:hideMark/>
          </w:tcPr>
          <w:p w14:paraId="5C327DB7" w14:textId="77777777" w:rsidR="00232CF6" w:rsidRPr="00DD5F6A" w:rsidRDefault="00232CF6" w:rsidP="004422F2">
            <w:pPr>
              <w:jc w:val="center"/>
              <w:rPr>
                <w:sz w:val="16"/>
                <w:szCs w:val="16"/>
              </w:rPr>
            </w:pPr>
            <w:r w:rsidRPr="008B201F">
              <w:rPr>
                <w:rFonts w:eastAsia="Aptos"/>
                <w:kern w:val="2"/>
                <w:sz w:val="16"/>
                <w:szCs w:val="16"/>
              </w:rPr>
              <w:t>173.48</w:t>
            </w:r>
          </w:p>
        </w:tc>
      </w:tr>
      <w:tr w:rsidR="00232CF6" w:rsidRPr="00DD5F6A" w14:paraId="6F199461" w14:textId="77777777" w:rsidTr="004422F2">
        <w:trPr>
          <w:trHeight w:val="250"/>
          <w:jc w:val="center"/>
        </w:trPr>
        <w:tc>
          <w:tcPr>
            <w:tcW w:w="1057" w:type="dxa"/>
            <w:noWrap/>
            <w:vAlign w:val="center"/>
            <w:hideMark/>
          </w:tcPr>
          <w:p w14:paraId="61000377" w14:textId="77777777" w:rsidR="00232CF6" w:rsidRPr="00DD5F6A" w:rsidRDefault="00232CF6" w:rsidP="004422F2">
            <w:pPr>
              <w:jc w:val="center"/>
              <w:rPr>
                <w:sz w:val="16"/>
                <w:szCs w:val="16"/>
              </w:rPr>
            </w:pPr>
            <w:r w:rsidRPr="00DD5F6A">
              <w:rPr>
                <w:sz w:val="16"/>
                <w:szCs w:val="16"/>
              </w:rPr>
              <w:t>7,800.01</w:t>
            </w:r>
          </w:p>
        </w:tc>
        <w:tc>
          <w:tcPr>
            <w:tcW w:w="990" w:type="dxa"/>
            <w:noWrap/>
            <w:vAlign w:val="center"/>
            <w:hideMark/>
          </w:tcPr>
          <w:p w14:paraId="5891E6F6" w14:textId="77777777" w:rsidR="00232CF6" w:rsidRPr="00DD5F6A" w:rsidRDefault="00232CF6" w:rsidP="004422F2">
            <w:pPr>
              <w:jc w:val="center"/>
              <w:rPr>
                <w:sz w:val="16"/>
                <w:szCs w:val="16"/>
              </w:rPr>
            </w:pPr>
            <w:r w:rsidRPr="00DD5F6A">
              <w:rPr>
                <w:sz w:val="16"/>
                <w:szCs w:val="16"/>
              </w:rPr>
              <w:t>7,880.00</w:t>
            </w:r>
          </w:p>
        </w:tc>
        <w:tc>
          <w:tcPr>
            <w:tcW w:w="923" w:type="dxa"/>
            <w:noWrap/>
            <w:vAlign w:val="bottom"/>
            <w:hideMark/>
          </w:tcPr>
          <w:p w14:paraId="7056596F" w14:textId="77777777" w:rsidR="00232CF6" w:rsidRPr="00DD5F6A" w:rsidRDefault="00232CF6" w:rsidP="004422F2">
            <w:pPr>
              <w:jc w:val="center"/>
              <w:rPr>
                <w:sz w:val="16"/>
                <w:szCs w:val="16"/>
              </w:rPr>
            </w:pPr>
            <w:r w:rsidRPr="008B201F">
              <w:rPr>
                <w:rFonts w:eastAsia="Aptos"/>
                <w:kern w:val="2"/>
                <w:sz w:val="16"/>
                <w:szCs w:val="16"/>
              </w:rPr>
              <w:t>242.26</w:t>
            </w:r>
          </w:p>
        </w:tc>
        <w:tc>
          <w:tcPr>
            <w:tcW w:w="877" w:type="dxa"/>
            <w:noWrap/>
            <w:vAlign w:val="bottom"/>
            <w:hideMark/>
          </w:tcPr>
          <w:p w14:paraId="3BB1F102" w14:textId="77777777" w:rsidR="00232CF6" w:rsidRPr="00DD5F6A" w:rsidRDefault="00232CF6" w:rsidP="004422F2">
            <w:pPr>
              <w:jc w:val="center"/>
              <w:rPr>
                <w:sz w:val="16"/>
                <w:szCs w:val="16"/>
              </w:rPr>
            </w:pPr>
            <w:r w:rsidRPr="008B201F">
              <w:rPr>
                <w:rFonts w:eastAsia="Aptos"/>
                <w:kern w:val="2"/>
                <w:sz w:val="16"/>
                <w:szCs w:val="16"/>
              </w:rPr>
              <w:t>209.10</w:t>
            </w:r>
          </w:p>
        </w:tc>
        <w:tc>
          <w:tcPr>
            <w:tcW w:w="1013" w:type="dxa"/>
            <w:noWrap/>
            <w:vAlign w:val="bottom"/>
            <w:hideMark/>
          </w:tcPr>
          <w:p w14:paraId="3477B2F8" w14:textId="77777777" w:rsidR="00232CF6" w:rsidRPr="00DD5F6A" w:rsidRDefault="00232CF6" w:rsidP="004422F2">
            <w:pPr>
              <w:jc w:val="center"/>
              <w:rPr>
                <w:sz w:val="16"/>
                <w:szCs w:val="16"/>
              </w:rPr>
            </w:pPr>
            <w:r w:rsidRPr="008B201F">
              <w:rPr>
                <w:rFonts w:eastAsia="Aptos"/>
                <w:kern w:val="2"/>
                <w:sz w:val="16"/>
                <w:szCs w:val="16"/>
              </w:rPr>
              <w:t>175.95</w:t>
            </w:r>
          </w:p>
        </w:tc>
      </w:tr>
      <w:tr w:rsidR="00232CF6" w:rsidRPr="00DD5F6A" w14:paraId="47CF1749" w14:textId="77777777" w:rsidTr="004422F2">
        <w:trPr>
          <w:trHeight w:val="250"/>
          <w:jc w:val="center"/>
        </w:trPr>
        <w:tc>
          <w:tcPr>
            <w:tcW w:w="1057" w:type="dxa"/>
            <w:noWrap/>
            <w:vAlign w:val="center"/>
            <w:hideMark/>
          </w:tcPr>
          <w:p w14:paraId="435E4799" w14:textId="77777777" w:rsidR="00232CF6" w:rsidRPr="00DD5F6A" w:rsidRDefault="00232CF6" w:rsidP="004422F2">
            <w:pPr>
              <w:jc w:val="center"/>
              <w:rPr>
                <w:sz w:val="16"/>
                <w:szCs w:val="16"/>
              </w:rPr>
            </w:pPr>
            <w:r w:rsidRPr="00DD5F6A">
              <w:rPr>
                <w:sz w:val="16"/>
                <w:szCs w:val="16"/>
              </w:rPr>
              <w:t>7,880.01</w:t>
            </w:r>
          </w:p>
        </w:tc>
        <w:tc>
          <w:tcPr>
            <w:tcW w:w="990" w:type="dxa"/>
            <w:noWrap/>
            <w:vAlign w:val="center"/>
            <w:hideMark/>
          </w:tcPr>
          <w:p w14:paraId="12ED83E3" w14:textId="77777777" w:rsidR="00232CF6" w:rsidRPr="00DD5F6A" w:rsidRDefault="00232CF6" w:rsidP="004422F2">
            <w:pPr>
              <w:jc w:val="center"/>
              <w:rPr>
                <w:sz w:val="16"/>
                <w:szCs w:val="16"/>
              </w:rPr>
            </w:pPr>
            <w:r w:rsidRPr="00DD5F6A">
              <w:rPr>
                <w:sz w:val="16"/>
                <w:szCs w:val="16"/>
              </w:rPr>
              <w:t>7,960.00</w:t>
            </w:r>
          </w:p>
        </w:tc>
        <w:tc>
          <w:tcPr>
            <w:tcW w:w="923" w:type="dxa"/>
            <w:noWrap/>
            <w:vAlign w:val="bottom"/>
            <w:hideMark/>
          </w:tcPr>
          <w:p w14:paraId="3CE963FF" w14:textId="77777777" w:rsidR="00232CF6" w:rsidRPr="00DD5F6A" w:rsidRDefault="00232CF6" w:rsidP="004422F2">
            <w:pPr>
              <w:jc w:val="center"/>
              <w:rPr>
                <w:sz w:val="16"/>
                <w:szCs w:val="16"/>
              </w:rPr>
            </w:pPr>
            <w:r w:rsidRPr="008B201F">
              <w:rPr>
                <w:rFonts w:eastAsia="Aptos"/>
                <w:kern w:val="2"/>
                <w:sz w:val="16"/>
                <w:szCs w:val="16"/>
              </w:rPr>
              <w:t>244.73</w:t>
            </w:r>
          </w:p>
        </w:tc>
        <w:tc>
          <w:tcPr>
            <w:tcW w:w="877" w:type="dxa"/>
            <w:noWrap/>
            <w:vAlign w:val="bottom"/>
            <w:hideMark/>
          </w:tcPr>
          <w:p w14:paraId="60AE00E1" w14:textId="77777777" w:rsidR="00232CF6" w:rsidRPr="00DD5F6A" w:rsidRDefault="00232CF6" w:rsidP="004422F2">
            <w:pPr>
              <w:jc w:val="center"/>
              <w:rPr>
                <w:sz w:val="16"/>
                <w:szCs w:val="16"/>
              </w:rPr>
            </w:pPr>
            <w:r w:rsidRPr="008B201F">
              <w:rPr>
                <w:rFonts w:eastAsia="Aptos"/>
                <w:kern w:val="2"/>
                <w:sz w:val="16"/>
                <w:szCs w:val="16"/>
              </w:rPr>
              <w:t>211.57</w:t>
            </w:r>
          </w:p>
        </w:tc>
        <w:tc>
          <w:tcPr>
            <w:tcW w:w="1013" w:type="dxa"/>
            <w:noWrap/>
            <w:vAlign w:val="bottom"/>
            <w:hideMark/>
          </w:tcPr>
          <w:p w14:paraId="0E64B060" w14:textId="77777777" w:rsidR="00232CF6" w:rsidRPr="00DD5F6A" w:rsidRDefault="00232CF6" w:rsidP="004422F2">
            <w:pPr>
              <w:jc w:val="center"/>
              <w:rPr>
                <w:sz w:val="16"/>
                <w:szCs w:val="16"/>
              </w:rPr>
            </w:pPr>
            <w:r w:rsidRPr="008B201F">
              <w:rPr>
                <w:rFonts w:eastAsia="Aptos"/>
                <w:kern w:val="2"/>
                <w:sz w:val="16"/>
                <w:szCs w:val="16"/>
              </w:rPr>
              <w:t>178.42</w:t>
            </w:r>
          </w:p>
        </w:tc>
      </w:tr>
      <w:tr w:rsidR="00232CF6" w:rsidRPr="00DD5F6A" w14:paraId="1493BA26" w14:textId="77777777" w:rsidTr="004422F2">
        <w:trPr>
          <w:trHeight w:val="250"/>
          <w:jc w:val="center"/>
        </w:trPr>
        <w:tc>
          <w:tcPr>
            <w:tcW w:w="1057" w:type="dxa"/>
            <w:noWrap/>
            <w:vAlign w:val="center"/>
            <w:hideMark/>
          </w:tcPr>
          <w:p w14:paraId="6EBD1F23" w14:textId="77777777" w:rsidR="00232CF6" w:rsidRPr="00DD5F6A" w:rsidRDefault="00232CF6" w:rsidP="004422F2">
            <w:pPr>
              <w:jc w:val="center"/>
              <w:rPr>
                <w:sz w:val="16"/>
                <w:szCs w:val="16"/>
              </w:rPr>
            </w:pPr>
            <w:r w:rsidRPr="00DD5F6A">
              <w:rPr>
                <w:sz w:val="16"/>
                <w:szCs w:val="16"/>
              </w:rPr>
              <w:t>7,960.01</w:t>
            </w:r>
          </w:p>
        </w:tc>
        <w:tc>
          <w:tcPr>
            <w:tcW w:w="990" w:type="dxa"/>
            <w:noWrap/>
            <w:vAlign w:val="center"/>
            <w:hideMark/>
          </w:tcPr>
          <w:p w14:paraId="686076D3" w14:textId="77777777" w:rsidR="00232CF6" w:rsidRPr="00DD5F6A" w:rsidRDefault="00232CF6" w:rsidP="004422F2">
            <w:pPr>
              <w:jc w:val="center"/>
              <w:rPr>
                <w:sz w:val="16"/>
                <w:szCs w:val="16"/>
              </w:rPr>
            </w:pPr>
            <w:r w:rsidRPr="00DD5F6A">
              <w:rPr>
                <w:sz w:val="16"/>
                <w:szCs w:val="16"/>
              </w:rPr>
              <w:t>8,040.00</w:t>
            </w:r>
          </w:p>
        </w:tc>
        <w:tc>
          <w:tcPr>
            <w:tcW w:w="923" w:type="dxa"/>
            <w:noWrap/>
            <w:vAlign w:val="bottom"/>
            <w:hideMark/>
          </w:tcPr>
          <w:p w14:paraId="57BB7942" w14:textId="77777777" w:rsidR="00232CF6" w:rsidRPr="00DD5F6A" w:rsidRDefault="00232CF6" w:rsidP="004422F2">
            <w:pPr>
              <w:jc w:val="center"/>
              <w:rPr>
                <w:sz w:val="16"/>
                <w:szCs w:val="16"/>
              </w:rPr>
            </w:pPr>
            <w:r w:rsidRPr="008B201F">
              <w:rPr>
                <w:rFonts w:eastAsia="Aptos"/>
                <w:kern w:val="2"/>
                <w:sz w:val="16"/>
                <w:szCs w:val="16"/>
              </w:rPr>
              <w:t>247.20</w:t>
            </w:r>
          </w:p>
        </w:tc>
        <w:tc>
          <w:tcPr>
            <w:tcW w:w="877" w:type="dxa"/>
            <w:noWrap/>
            <w:vAlign w:val="bottom"/>
            <w:hideMark/>
          </w:tcPr>
          <w:p w14:paraId="4E27B570" w14:textId="77777777" w:rsidR="00232CF6" w:rsidRPr="00DD5F6A" w:rsidRDefault="00232CF6" w:rsidP="004422F2">
            <w:pPr>
              <w:jc w:val="center"/>
              <w:rPr>
                <w:sz w:val="16"/>
                <w:szCs w:val="16"/>
              </w:rPr>
            </w:pPr>
            <w:r w:rsidRPr="008B201F">
              <w:rPr>
                <w:rFonts w:eastAsia="Aptos"/>
                <w:kern w:val="2"/>
                <w:sz w:val="16"/>
                <w:szCs w:val="16"/>
              </w:rPr>
              <w:t>214.05</w:t>
            </w:r>
          </w:p>
        </w:tc>
        <w:tc>
          <w:tcPr>
            <w:tcW w:w="1013" w:type="dxa"/>
            <w:noWrap/>
            <w:vAlign w:val="bottom"/>
            <w:hideMark/>
          </w:tcPr>
          <w:p w14:paraId="64686912" w14:textId="77777777" w:rsidR="00232CF6" w:rsidRPr="00DD5F6A" w:rsidRDefault="00232CF6" w:rsidP="004422F2">
            <w:pPr>
              <w:jc w:val="center"/>
              <w:rPr>
                <w:sz w:val="16"/>
                <w:szCs w:val="16"/>
              </w:rPr>
            </w:pPr>
            <w:r w:rsidRPr="008B201F">
              <w:rPr>
                <w:rFonts w:eastAsia="Aptos"/>
                <w:kern w:val="2"/>
                <w:sz w:val="16"/>
                <w:szCs w:val="16"/>
              </w:rPr>
              <w:t>180.89</w:t>
            </w:r>
          </w:p>
        </w:tc>
      </w:tr>
      <w:tr w:rsidR="00232CF6" w:rsidRPr="00DD5F6A" w14:paraId="20AFF93A" w14:textId="77777777" w:rsidTr="004422F2">
        <w:trPr>
          <w:trHeight w:val="250"/>
          <w:jc w:val="center"/>
        </w:trPr>
        <w:tc>
          <w:tcPr>
            <w:tcW w:w="1057" w:type="dxa"/>
            <w:noWrap/>
            <w:vAlign w:val="center"/>
            <w:hideMark/>
          </w:tcPr>
          <w:p w14:paraId="0258F8C8" w14:textId="77777777" w:rsidR="00232CF6" w:rsidRPr="00DD5F6A" w:rsidRDefault="00232CF6" w:rsidP="004422F2">
            <w:pPr>
              <w:jc w:val="center"/>
              <w:rPr>
                <w:sz w:val="16"/>
                <w:szCs w:val="16"/>
              </w:rPr>
            </w:pPr>
            <w:r w:rsidRPr="00DD5F6A">
              <w:rPr>
                <w:sz w:val="16"/>
                <w:szCs w:val="16"/>
              </w:rPr>
              <w:t>8,040.01</w:t>
            </w:r>
          </w:p>
        </w:tc>
        <w:tc>
          <w:tcPr>
            <w:tcW w:w="990" w:type="dxa"/>
            <w:noWrap/>
            <w:vAlign w:val="center"/>
            <w:hideMark/>
          </w:tcPr>
          <w:p w14:paraId="2A4CD43E" w14:textId="77777777" w:rsidR="00232CF6" w:rsidRPr="00DD5F6A" w:rsidRDefault="00232CF6" w:rsidP="004422F2">
            <w:pPr>
              <w:jc w:val="center"/>
              <w:rPr>
                <w:sz w:val="16"/>
                <w:szCs w:val="16"/>
              </w:rPr>
            </w:pPr>
            <w:r w:rsidRPr="00DD5F6A">
              <w:rPr>
                <w:sz w:val="16"/>
                <w:szCs w:val="16"/>
              </w:rPr>
              <w:t>8,120.00</w:t>
            </w:r>
          </w:p>
        </w:tc>
        <w:tc>
          <w:tcPr>
            <w:tcW w:w="923" w:type="dxa"/>
            <w:noWrap/>
            <w:vAlign w:val="bottom"/>
            <w:hideMark/>
          </w:tcPr>
          <w:p w14:paraId="60772238" w14:textId="77777777" w:rsidR="00232CF6" w:rsidRPr="00DD5F6A" w:rsidRDefault="00232CF6" w:rsidP="004422F2">
            <w:pPr>
              <w:jc w:val="center"/>
              <w:rPr>
                <w:sz w:val="16"/>
                <w:szCs w:val="16"/>
              </w:rPr>
            </w:pPr>
            <w:r w:rsidRPr="008B201F">
              <w:rPr>
                <w:rFonts w:eastAsia="Aptos"/>
                <w:kern w:val="2"/>
                <w:sz w:val="16"/>
                <w:szCs w:val="16"/>
              </w:rPr>
              <w:t>249.67</w:t>
            </w:r>
          </w:p>
        </w:tc>
        <w:tc>
          <w:tcPr>
            <w:tcW w:w="877" w:type="dxa"/>
            <w:noWrap/>
            <w:vAlign w:val="bottom"/>
            <w:hideMark/>
          </w:tcPr>
          <w:p w14:paraId="5568AB10" w14:textId="77777777" w:rsidR="00232CF6" w:rsidRPr="00DD5F6A" w:rsidRDefault="00232CF6" w:rsidP="004422F2">
            <w:pPr>
              <w:jc w:val="center"/>
              <w:rPr>
                <w:sz w:val="16"/>
                <w:szCs w:val="16"/>
              </w:rPr>
            </w:pPr>
            <w:r w:rsidRPr="008B201F">
              <w:rPr>
                <w:rFonts w:eastAsia="Aptos"/>
                <w:kern w:val="2"/>
                <w:sz w:val="16"/>
                <w:szCs w:val="16"/>
              </w:rPr>
              <w:t>216.52</w:t>
            </w:r>
          </w:p>
        </w:tc>
        <w:tc>
          <w:tcPr>
            <w:tcW w:w="1013" w:type="dxa"/>
            <w:noWrap/>
            <w:vAlign w:val="bottom"/>
            <w:hideMark/>
          </w:tcPr>
          <w:p w14:paraId="2B777428" w14:textId="77777777" w:rsidR="00232CF6" w:rsidRPr="00DD5F6A" w:rsidRDefault="00232CF6" w:rsidP="004422F2">
            <w:pPr>
              <w:jc w:val="center"/>
              <w:rPr>
                <w:sz w:val="16"/>
                <w:szCs w:val="16"/>
              </w:rPr>
            </w:pPr>
            <w:r w:rsidRPr="008B201F">
              <w:rPr>
                <w:rFonts w:eastAsia="Aptos"/>
                <w:kern w:val="2"/>
                <w:sz w:val="16"/>
                <w:szCs w:val="16"/>
              </w:rPr>
              <w:t>183.37</w:t>
            </w:r>
          </w:p>
        </w:tc>
      </w:tr>
      <w:tr w:rsidR="00232CF6" w:rsidRPr="00DD5F6A" w14:paraId="56902AD1" w14:textId="77777777" w:rsidTr="004422F2">
        <w:trPr>
          <w:trHeight w:val="250"/>
          <w:jc w:val="center"/>
        </w:trPr>
        <w:tc>
          <w:tcPr>
            <w:tcW w:w="1057" w:type="dxa"/>
            <w:noWrap/>
            <w:vAlign w:val="center"/>
            <w:hideMark/>
          </w:tcPr>
          <w:p w14:paraId="19F8DF9E" w14:textId="77777777" w:rsidR="00232CF6" w:rsidRPr="00DD5F6A" w:rsidRDefault="00232CF6" w:rsidP="004422F2">
            <w:pPr>
              <w:jc w:val="center"/>
              <w:rPr>
                <w:sz w:val="16"/>
                <w:szCs w:val="16"/>
              </w:rPr>
            </w:pPr>
            <w:r w:rsidRPr="00DD5F6A">
              <w:rPr>
                <w:sz w:val="16"/>
                <w:szCs w:val="16"/>
              </w:rPr>
              <w:t>8,120.01</w:t>
            </w:r>
          </w:p>
        </w:tc>
        <w:tc>
          <w:tcPr>
            <w:tcW w:w="990" w:type="dxa"/>
            <w:noWrap/>
            <w:vAlign w:val="center"/>
            <w:hideMark/>
          </w:tcPr>
          <w:p w14:paraId="7BA7770D" w14:textId="77777777" w:rsidR="00232CF6" w:rsidRPr="00DD5F6A" w:rsidRDefault="00232CF6" w:rsidP="004422F2">
            <w:pPr>
              <w:jc w:val="center"/>
              <w:rPr>
                <w:sz w:val="16"/>
                <w:szCs w:val="16"/>
              </w:rPr>
            </w:pPr>
            <w:r w:rsidRPr="00DD5F6A">
              <w:rPr>
                <w:sz w:val="16"/>
                <w:szCs w:val="16"/>
              </w:rPr>
              <w:t>8,200.00</w:t>
            </w:r>
          </w:p>
        </w:tc>
        <w:tc>
          <w:tcPr>
            <w:tcW w:w="923" w:type="dxa"/>
            <w:noWrap/>
            <w:vAlign w:val="bottom"/>
            <w:hideMark/>
          </w:tcPr>
          <w:p w14:paraId="628F38F0" w14:textId="77777777" w:rsidR="00232CF6" w:rsidRPr="00DD5F6A" w:rsidRDefault="00232CF6" w:rsidP="004422F2">
            <w:pPr>
              <w:jc w:val="center"/>
              <w:rPr>
                <w:sz w:val="16"/>
                <w:szCs w:val="16"/>
              </w:rPr>
            </w:pPr>
            <w:r w:rsidRPr="008B201F">
              <w:rPr>
                <w:rFonts w:eastAsia="Aptos"/>
                <w:kern w:val="2"/>
                <w:sz w:val="16"/>
                <w:szCs w:val="16"/>
              </w:rPr>
              <w:t>252.14</w:t>
            </w:r>
          </w:p>
        </w:tc>
        <w:tc>
          <w:tcPr>
            <w:tcW w:w="877" w:type="dxa"/>
            <w:noWrap/>
            <w:vAlign w:val="bottom"/>
            <w:hideMark/>
          </w:tcPr>
          <w:p w14:paraId="2B883BE9" w14:textId="77777777" w:rsidR="00232CF6" w:rsidRPr="00DD5F6A" w:rsidRDefault="00232CF6" w:rsidP="004422F2">
            <w:pPr>
              <w:jc w:val="center"/>
              <w:rPr>
                <w:sz w:val="16"/>
                <w:szCs w:val="16"/>
              </w:rPr>
            </w:pPr>
            <w:r w:rsidRPr="008B201F">
              <w:rPr>
                <w:rFonts w:eastAsia="Aptos"/>
                <w:kern w:val="2"/>
                <w:sz w:val="16"/>
                <w:szCs w:val="16"/>
              </w:rPr>
              <w:t>218.99</w:t>
            </w:r>
          </w:p>
        </w:tc>
        <w:tc>
          <w:tcPr>
            <w:tcW w:w="1013" w:type="dxa"/>
            <w:noWrap/>
            <w:vAlign w:val="bottom"/>
            <w:hideMark/>
          </w:tcPr>
          <w:p w14:paraId="246F22A0" w14:textId="77777777" w:rsidR="00232CF6" w:rsidRPr="00DD5F6A" w:rsidRDefault="00232CF6" w:rsidP="004422F2">
            <w:pPr>
              <w:jc w:val="center"/>
              <w:rPr>
                <w:sz w:val="16"/>
                <w:szCs w:val="16"/>
              </w:rPr>
            </w:pPr>
            <w:r w:rsidRPr="008B201F">
              <w:rPr>
                <w:rFonts w:eastAsia="Aptos"/>
                <w:kern w:val="2"/>
                <w:sz w:val="16"/>
                <w:szCs w:val="16"/>
              </w:rPr>
              <w:t>185.84</w:t>
            </w:r>
          </w:p>
        </w:tc>
      </w:tr>
      <w:tr w:rsidR="00232CF6" w:rsidRPr="00DD5F6A" w14:paraId="4C77FF15" w14:textId="77777777" w:rsidTr="004422F2">
        <w:trPr>
          <w:trHeight w:val="250"/>
          <w:jc w:val="center"/>
        </w:trPr>
        <w:tc>
          <w:tcPr>
            <w:tcW w:w="1057" w:type="dxa"/>
            <w:noWrap/>
            <w:vAlign w:val="center"/>
            <w:hideMark/>
          </w:tcPr>
          <w:p w14:paraId="73C773D5" w14:textId="77777777" w:rsidR="00232CF6" w:rsidRPr="00DD5F6A" w:rsidRDefault="00232CF6" w:rsidP="004422F2">
            <w:pPr>
              <w:jc w:val="center"/>
              <w:rPr>
                <w:sz w:val="16"/>
                <w:szCs w:val="16"/>
              </w:rPr>
            </w:pPr>
            <w:r w:rsidRPr="00DD5F6A">
              <w:rPr>
                <w:sz w:val="16"/>
                <w:szCs w:val="16"/>
              </w:rPr>
              <w:t>8,200.01</w:t>
            </w:r>
          </w:p>
        </w:tc>
        <w:tc>
          <w:tcPr>
            <w:tcW w:w="990" w:type="dxa"/>
            <w:noWrap/>
            <w:vAlign w:val="center"/>
            <w:hideMark/>
          </w:tcPr>
          <w:p w14:paraId="45B39F66" w14:textId="77777777" w:rsidR="00232CF6" w:rsidRPr="00DD5F6A" w:rsidRDefault="00232CF6" w:rsidP="004422F2">
            <w:pPr>
              <w:jc w:val="center"/>
              <w:rPr>
                <w:sz w:val="16"/>
                <w:szCs w:val="16"/>
              </w:rPr>
            </w:pPr>
            <w:r w:rsidRPr="00DD5F6A">
              <w:rPr>
                <w:sz w:val="16"/>
                <w:szCs w:val="16"/>
              </w:rPr>
              <w:t>8,280.00</w:t>
            </w:r>
          </w:p>
        </w:tc>
        <w:tc>
          <w:tcPr>
            <w:tcW w:w="923" w:type="dxa"/>
            <w:noWrap/>
            <w:vAlign w:val="bottom"/>
            <w:hideMark/>
          </w:tcPr>
          <w:p w14:paraId="16F6F0FC" w14:textId="77777777" w:rsidR="00232CF6" w:rsidRPr="00DD5F6A" w:rsidRDefault="00232CF6" w:rsidP="004422F2">
            <w:pPr>
              <w:jc w:val="center"/>
              <w:rPr>
                <w:sz w:val="16"/>
                <w:szCs w:val="16"/>
              </w:rPr>
            </w:pPr>
            <w:r w:rsidRPr="008B201F">
              <w:rPr>
                <w:rFonts w:eastAsia="Aptos"/>
                <w:kern w:val="2"/>
                <w:sz w:val="16"/>
                <w:szCs w:val="16"/>
              </w:rPr>
              <w:t>254.62</w:t>
            </w:r>
          </w:p>
        </w:tc>
        <w:tc>
          <w:tcPr>
            <w:tcW w:w="877" w:type="dxa"/>
            <w:noWrap/>
            <w:vAlign w:val="bottom"/>
            <w:hideMark/>
          </w:tcPr>
          <w:p w14:paraId="1A87C0BA" w14:textId="77777777" w:rsidR="00232CF6" w:rsidRPr="00DD5F6A" w:rsidRDefault="00232CF6" w:rsidP="004422F2">
            <w:pPr>
              <w:jc w:val="center"/>
              <w:rPr>
                <w:sz w:val="16"/>
                <w:szCs w:val="16"/>
              </w:rPr>
            </w:pPr>
            <w:r w:rsidRPr="008B201F">
              <w:rPr>
                <w:rFonts w:eastAsia="Aptos"/>
                <w:kern w:val="2"/>
                <w:sz w:val="16"/>
                <w:szCs w:val="16"/>
              </w:rPr>
              <w:t>221.46</w:t>
            </w:r>
          </w:p>
        </w:tc>
        <w:tc>
          <w:tcPr>
            <w:tcW w:w="1013" w:type="dxa"/>
            <w:noWrap/>
            <w:vAlign w:val="bottom"/>
            <w:hideMark/>
          </w:tcPr>
          <w:p w14:paraId="64F9567E" w14:textId="77777777" w:rsidR="00232CF6" w:rsidRPr="00DD5F6A" w:rsidRDefault="00232CF6" w:rsidP="004422F2">
            <w:pPr>
              <w:jc w:val="center"/>
              <w:rPr>
                <w:sz w:val="16"/>
                <w:szCs w:val="16"/>
              </w:rPr>
            </w:pPr>
            <w:r w:rsidRPr="008B201F">
              <w:rPr>
                <w:rFonts w:eastAsia="Aptos"/>
                <w:kern w:val="2"/>
                <w:sz w:val="16"/>
                <w:szCs w:val="16"/>
              </w:rPr>
              <w:t>188.31</w:t>
            </w:r>
          </w:p>
        </w:tc>
      </w:tr>
      <w:tr w:rsidR="00232CF6" w:rsidRPr="00DD5F6A" w14:paraId="01D5C3EF" w14:textId="77777777" w:rsidTr="004422F2">
        <w:trPr>
          <w:trHeight w:val="250"/>
          <w:jc w:val="center"/>
        </w:trPr>
        <w:tc>
          <w:tcPr>
            <w:tcW w:w="1057" w:type="dxa"/>
            <w:noWrap/>
            <w:vAlign w:val="center"/>
            <w:hideMark/>
          </w:tcPr>
          <w:p w14:paraId="3281A444" w14:textId="77777777" w:rsidR="00232CF6" w:rsidRPr="00DD5F6A" w:rsidRDefault="00232CF6" w:rsidP="004422F2">
            <w:pPr>
              <w:jc w:val="center"/>
              <w:rPr>
                <w:sz w:val="16"/>
                <w:szCs w:val="16"/>
              </w:rPr>
            </w:pPr>
            <w:r w:rsidRPr="00DD5F6A">
              <w:rPr>
                <w:sz w:val="16"/>
                <w:szCs w:val="16"/>
              </w:rPr>
              <w:t>8,280.01</w:t>
            </w:r>
          </w:p>
        </w:tc>
        <w:tc>
          <w:tcPr>
            <w:tcW w:w="990" w:type="dxa"/>
            <w:noWrap/>
            <w:vAlign w:val="center"/>
            <w:hideMark/>
          </w:tcPr>
          <w:p w14:paraId="3287A42A" w14:textId="77777777" w:rsidR="00232CF6" w:rsidRPr="00DD5F6A" w:rsidRDefault="00232CF6" w:rsidP="004422F2">
            <w:pPr>
              <w:jc w:val="center"/>
              <w:rPr>
                <w:sz w:val="16"/>
                <w:szCs w:val="16"/>
              </w:rPr>
            </w:pPr>
            <w:r w:rsidRPr="00DD5F6A">
              <w:rPr>
                <w:sz w:val="16"/>
                <w:szCs w:val="16"/>
              </w:rPr>
              <w:t>8,360.00</w:t>
            </w:r>
          </w:p>
        </w:tc>
        <w:tc>
          <w:tcPr>
            <w:tcW w:w="923" w:type="dxa"/>
            <w:noWrap/>
            <w:vAlign w:val="bottom"/>
            <w:hideMark/>
          </w:tcPr>
          <w:p w14:paraId="18B1A279" w14:textId="77777777" w:rsidR="00232CF6" w:rsidRPr="00DD5F6A" w:rsidRDefault="00232CF6" w:rsidP="004422F2">
            <w:pPr>
              <w:jc w:val="center"/>
              <w:rPr>
                <w:sz w:val="16"/>
                <w:szCs w:val="16"/>
              </w:rPr>
            </w:pPr>
            <w:r w:rsidRPr="008B201F">
              <w:rPr>
                <w:rFonts w:eastAsia="Aptos"/>
                <w:kern w:val="2"/>
                <w:sz w:val="16"/>
                <w:szCs w:val="16"/>
              </w:rPr>
              <w:t>257.09</w:t>
            </w:r>
          </w:p>
        </w:tc>
        <w:tc>
          <w:tcPr>
            <w:tcW w:w="877" w:type="dxa"/>
            <w:noWrap/>
            <w:vAlign w:val="bottom"/>
            <w:hideMark/>
          </w:tcPr>
          <w:p w14:paraId="71B2ACCF" w14:textId="77777777" w:rsidR="00232CF6" w:rsidRPr="00DD5F6A" w:rsidRDefault="00232CF6" w:rsidP="004422F2">
            <w:pPr>
              <w:jc w:val="center"/>
              <w:rPr>
                <w:sz w:val="16"/>
                <w:szCs w:val="16"/>
              </w:rPr>
            </w:pPr>
            <w:r w:rsidRPr="008B201F">
              <w:rPr>
                <w:rFonts w:eastAsia="Aptos"/>
                <w:kern w:val="2"/>
                <w:sz w:val="16"/>
                <w:szCs w:val="16"/>
              </w:rPr>
              <w:t>223.93</w:t>
            </w:r>
          </w:p>
        </w:tc>
        <w:tc>
          <w:tcPr>
            <w:tcW w:w="1013" w:type="dxa"/>
            <w:noWrap/>
            <w:vAlign w:val="bottom"/>
            <w:hideMark/>
          </w:tcPr>
          <w:p w14:paraId="6E9C6B85" w14:textId="77777777" w:rsidR="00232CF6" w:rsidRPr="00DD5F6A" w:rsidRDefault="00232CF6" w:rsidP="004422F2">
            <w:pPr>
              <w:jc w:val="center"/>
              <w:rPr>
                <w:sz w:val="16"/>
                <w:szCs w:val="16"/>
              </w:rPr>
            </w:pPr>
            <w:r w:rsidRPr="008B201F">
              <w:rPr>
                <w:rFonts w:eastAsia="Aptos"/>
                <w:kern w:val="2"/>
                <w:sz w:val="16"/>
                <w:szCs w:val="16"/>
              </w:rPr>
              <w:t>190.78</w:t>
            </w:r>
          </w:p>
        </w:tc>
      </w:tr>
      <w:tr w:rsidR="00232CF6" w:rsidRPr="00DD5F6A" w14:paraId="0EA2AF60" w14:textId="77777777" w:rsidTr="004422F2">
        <w:trPr>
          <w:trHeight w:val="250"/>
          <w:jc w:val="center"/>
        </w:trPr>
        <w:tc>
          <w:tcPr>
            <w:tcW w:w="1057" w:type="dxa"/>
            <w:noWrap/>
            <w:vAlign w:val="center"/>
            <w:hideMark/>
          </w:tcPr>
          <w:p w14:paraId="00CA499F" w14:textId="77777777" w:rsidR="00232CF6" w:rsidRPr="00DD5F6A" w:rsidRDefault="00232CF6" w:rsidP="004422F2">
            <w:pPr>
              <w:jc w:val="center"/>
              <w:rPr>
                <w:sz w:val="16"/>
                <w:szCs w:val="16"/>
              </w:rPr>
            </w:pPr>
            <w:r w:rsidRPr="00DD5F6A">
              <w:rPr>
                <w:sz w:val="16"/>
                <w:szCs w:val="16"/>
              </w:rPr>
              <w:t>8,360.01</w:t>
            </w:r>
          </w:p>
        </w:tc>
        <w:tc>
          <w:tcPr>
            <w:tcW w:w="990" w:type="dxa"/>
            <w:noWrap/>
            <w:vAlign w:val="center"/>
            <w:hideMark/>
          </w:tcPr>
          <w:p w14:paraId="6B77092A" w14:textId="77777777" w:rsidR="00232CF6" w:rsidRPr="00DD5F6A" w:rsidRDefault="00232CF6" w:rsidP="004422F2">
            <w:pPr>
              <w:jc w:val="center"/>
              <w:rPr>
                <w:sz w:val="16"/>
                <w:szCs w:val="16"/>
              </w:rPr>
            </w:pPr>
            <w:r w:rsidRPr="00DD5F6A">
              <w:rPr>
                <w:sz w:val="16"/>
                <w:szCs w:val="16"/>
              </w:rPr>
              <w:t>8,440.00</w:t>
            </w:r>
          </w:p>
        </w:tc>
        <w:tc>
          <w:tcPr>
            <w:tcW w:w="923" w:type="dxa"/>
            <w:noWrap/>
            <w:vAlign w:val="bottom"/>
            <w:hideMark/>
          </w:tcPr>
          <w:p w14:paraId="50A78E21" w14:textId="77777777" w:rsidR="00232CF6" w:rsidRPr="00DD5F6A" w:rsidRDefault="00232CF6" w:rsidP="004422F2">
            <w:pPr>
              <w:jc w:val="center"/>
              <w:rPr>
                <w:sz w:val="16"/>
                <w:szCs w:val="16"/>
              </w:rPr>
            </w:pPr>
            <w:r w:rsidRPr="008B201F">
              <w:rPr>
                <w:rFonts w:eastAsia="Aptos"/>
                <w:kern w:val="2"/>
                <w:sz w:val="16"/>
                <w:szCs w:val="16"/>
              </w:rPr>
              <w:t>259.56</w:t>
            </w:r>
          </w:p>
        </w:tc>
        <w:tc>
          <w:tcPr>
            <w:tcW w:w="877" w:type="dxa"/>
            <w:noWrap/>
            <w:vAlign w:val="bottom"/>
            <w:hideMark/>
          </w:tcPr>
          <w:p w14:paraId="47047B27" w14:textId="77777777" w:rsidR="00232CF6" w:rsidRPr="00DD5F6A" w:rsidRDefault="00232CF6" w:rsidP="004422F2">
            <w:pPr>
              <w:jc w:val="center"/>
              <w:rPr>
                <w:sz w:val="16"/>
                <w:szCs w:val="16"/>
              </w:rPr>
            </w:pPr>
            <w:r w:rsidRPr="008B201F">
              <w:rPr>
                <w:rFonts w:eastAsia="Aptos"/>
                <w:kern w:val="2"/>
                <w:sz w:val="16"/>
                <w:szCs w:val="16"/>
              </w:rPr>
              <w:t>226.41</w:t>
            </w:r>
          </w:p>
        </w:tc>
        <w:tc>
          <w:tcPr>
            <w:tcW w:w="1013" w:type="dxa"/>
            <w:noWrap/>
            <w:vAlign w:val="bottom"/>
            <w:hideMark/>
          </w:tcPr>
          <w:p w14:paraId="11F567FA" w14:textId="77777777" w:rsidR="00232CF6" w:rsidRPr="00DD5F6A" w:rsidRDefault="00232CF6" w:rsidP="004422F2">
            <w:pPr>
              <w:jc w:val="center"/>
              <w:rPr>
                <w:sz w:val="16"/>
                <w:szCs w:val="16"/>
              </w:rPr>
            </w:pPr>
            <w:r w:rsidRPr="008B201F">
              <w:rPr>
                <w:rFonts w:eastAsia="Aptos"/>
                <w:kern w:val="2"/>
                <w:sz w:val="16"/>
                <w:szCs w:val="16"/>
              </w:rPr>
              <w:t>193.25</w:t>
            </w:r>
          </w:p>
        </w:tc>
      </w:tr>
      <w:tr w:rsidR="00232CF6" w:rsidRPr="00DD5F6A" w14:paraId="6F468A27" w14:textId="77777777" w:rsidTr="004422F2">
        <w:trPr>
          <w:trHeight w:val="260"/>
          <w:jc w:val="center"/>
        </w:trPr>
        <w:tc>
          <w:tcPr>
            <w:tcW w:w="1057" w:type="dxa"/>
            <w:noWrap/>
            <w:vAlign w:val="center"/>
            <w:hideMark/>
          </w:tcPr>
          <w:p w14:paraId="122EA947" w14:textId="77777777" w:rsidR="00232CF6" w:rsidRPr="00DD5F6A" w:rsidRDefault="00232CF6" w:rsidP="004422F2">
            <w:pPr>
              <w:jc w:val="center"/>
              <w:rPr>
                <w:sz w:val="16"/>
                <w:szCs w:val="16"/>
              </w:rPr>
            </w:pPr>
          </w:p>
        </w:tc>
        <w:tc>
          <w:tcPr>
            <w:tcW w:w="990" w:type="dxa"/>
            <w:noWrap/>
            <w:vAlign w:val="center"/>
            <w:hideMark/>
          </w:tcPr>
          <w:p w14:paraId="2320D380" w14:textId="77777777" w:rsidR="00232CF6" w:rsidRPr="00DD5F6A" w:rsidRDefault="00232CF6" w:rsidP="004422F2">
            <w:pPr>
              <w:jc w:val="center"/>
              <w:rPr>
                <w:sz w:val="16"/>
                <w:szCs w:val="16"/>
              </w:rPr>
            </w:pPr>
          </w:p>
        </w:tc>
        <w:tc>
          <w:tcPr>
            <w:tcW w:w="2813" w:type="dxa"/>
            <w:gridSpan w:val="3"/>
            <w:noWrap/>
            <w:vAlign w:val="center"/>
            <w:hideMark/>
          </w:tcPr>
          <w:p w14:paraId="3D5E8CA6" w14:textId="77777777" w:rsidR="00232CF6" w:rsidRPr="00DD5F6A" w:rsidRDefault="00232CF6" w:rsidP="004422F2">
            <w:pPr>
              <w:jc w:val="center"/>
              <w:rPr>
                <w:i/>
                <w:iCs/>
                <w:sz w:val="16"/>
                <w:szCs w:val="16"/>
              </w:rPr>
            </w:pPr>
            <w:r w:rsidRPr="00DD5F6A">
              <w:rPr>
                <w:i/>
                <w:iCs/>
                <w:sz w:val="16"/>
                <w:szCs w:val="16"/>
              </w:rPr>
              <w:t>(Add 3.09% for amounts in excess of $8,440)</w:t>
            </w:r>
          </w:p>
        </w:tc>
      </w:tr>
    </w:tbl>
    <w:p w14:paraId="475DBEB2" w14:textId="77777777" w:rsidR="00232CF6" w:rsidRDefault="00232CF6" w:rsidP="00715378">
      <w:pPr>
        <w:pStyle w:val="A"/>
        <w:rPr>
          <w:highlight w:val="yellow"/>
        </w:rPr>
      </w:pPr>
    </w:p>
    <w:tbl>
      <w:tblPr>
        <w:tblW w:w="4850"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420" w:firstRow="1" w:lastRow="0" w:firstColumn="0" w:lastColumn="0" w:noHBand="0" w:noVBand="1"/>
      </w:tblPr>
      <w:tblGrid>
        <w:gridCol w:w="1057"/>
        <w:gridCol w:w="1001"/>
        <w:gridCol w:w="889"/>
        <w:gridCol w:w="900"/>
        <w:gridCol w:w="1003"/>
      </w:tblGrid>
      <w:tr w:rsidR="00232CF6" w:rsidRPr="00DD5F6A" w14:paraId="2C321F43" w14:textId="77777777" w:rsidTr="004422F2">
        <w:trPr>
          <w:trHeight w:val="250"/>
          <w:tblHeader/>
          <w:jc w:val="center"/>
        </w:trPr>
        <w:tc>
          <w:tcPr>
            <w:tcW w:w="4850" w:type="dxa"/>
            <w:gridSpan w:val="5"/>
            <w:shd w:val="clear" w:color="000000" w:fill="C0C0C0"/>
            <w:noWrap/>
            <w:vAlign w:val="center"/>
          </w:tcPr>
          <w:p w14:paraId="278ECBEE" w14:textId="77777777" w:rsidR="00232CF6" w:rsidRPr="00DD5F6A" w:rsidRDefault="00232CF6" w:rsidP="004422F2">
            <w:pPr>
              <w:jc w:val="center"/>
              <w:rPr>
                <w:b/>
                <w:bCs/>
                <w:sz w:val="16"/>
                <w:szCs w:val="16"/>
              </w:rPr>
            </w:pPr>
            <w:r w:rsidRPr="00DD5F6A">
              <w:rPr>
                <w:b/>
                <w:bCs/>
                <w:sz w:val="16"/>
                <w:szCs w:val="16"/>
              </w:rPr>
              <w:t>Annual Louisiana Income Tax Withholding Tables</w:t>
            </w:r>
          </w:p>
        </w:tc>
      </w:tr>
      <w:tr w:rsidR="00232CF6" w:rsidRPr="00DD5F6A" w14:paraId="7483194A" w14:textId="77777777" w:rsidTr="004422F2">
        <w:trPr>
          <w:trHeight w:val="250"/>
          <w:tblHeader/>
          <w:jc w:val="center"/>
        </w:trPr>
        <w:tc>
          <w:tcPr>
            <w:tcW w:w="2058" w:type="dxa"/>
            <w:gridSpan w:val="2"/>
            <w:shd w:val="clear" w:color="000000" w:fill="C0C0C0"/>
            <w:noWrap/>
            <w:vAlign w:val="center"/>
            <w:hideMark/>
          </w:tcPr>
          <w:p w14:paraId="19E610DA" w14:textId="77777777" w:rsidR="00232CF6" w:rsidRPr="00DD5F6A" w:rsidRDefault="00232CF6" w:rsidP="004422F2">
            <w:pPr>
              <w:rPr>
                <w:b/>
                <w:bCs/>
                <w:sz w:val="16"/>
                <w:szCs w:val="16"/>
              </w:rPr>
            </w:pPr>
            <w:r w:rsidRPr="00DD5F6A">
              <w:rPr>
                <w:b/>
                <w:bCs/>
                <w:sz w:val="16"/>
                <w:szCs w:val="16"/>
              </w:rPr>
              <w:t>Standard Deduction:</w:t>
            </w:r>
          </w:p>
        </w:tc>
        <w:tc>
          <w:tcPr>
            <w:tcW w:w="889" w:type="dxa"/>
            <w:shd w:val="clear" w:color="000000" w:fill="C0C0C0"/>
            <w:noWrap/>
            <w:vAlign w:val="center"/>
            <w:hideMark/>
          </w:tcPr>
          <w:p w14:paraId="2A2147EC" w14:textId="77777777" w:rsidR="00232CF6" w:rsidRPr="00DD5F6A" w:rsidRDefault="00232CF6" w:rsidP="004422F2">
            <w:pPr>
              <w:jc w:val="center"/>
              <w:rPr>
                <w:b/>
                <w:bCs/>
                <w:sz w:val="16"/>
                <w:szCs w:val="16"/>
              </w:rPr>
            </w:pPr>
            <w:r w:rsidRPr="00DD5F6A">
              <w:rPr>
                <w:b/>
                <w:bCs/>
                <w:sz w:val="16"/>
                <w:szCs w:val="16"/>
              </w:rPr>
              <w:t>0</w:t>
            </w:r>
          </w:p>
        </w:tc>
        <w:tc>
          <w:tcPr>
            <w:tcW w:w="900" w:type="dxa"/>
            <w:shd w:val="clear" w:color="000000" w:fill="C0C0C0"/>
            <w:noWrap/>
            <w:vAlign w:val="center"/>
            <w:hideMark/>
          </w:tcPr>
          <w:p w14:paraId="59D10292" w14:textId="77777777" w:rsidR="00232CF6" w:rsidRPr="00DD5F6A" w:rsidRDefault="00232CF6" w:rsidP="004422F2">
            <w:pPr>
              <w:jc w:val="center"/>
              <w:rPr>
                <w:b/>
                <w:bCs/>
                <w:sz w:val="16"/>
                <w:szCs w:val="16"/>
              </w:rPr>
            </w:pPr>
            <w:r w:rsidRPr="00DD5F6A">
              <w:rPr>
                <w:b/>
                <w:bCs/>
                <w:sz w:val="16"/>
                <w:szCs w:val="16"/>
              </w:rPr>
              <w:t>1</w:t>
            </w:r>
          </w:p>
        </w:tc>
        <w:tc>
          <w:tcPr>
            <w:tcW w:w="1003" w:type="dxa"/>
            <w:shd w:val="clear" w:color="000000" w:fill="C0C0C0"/>
            <w:noWrap/>
            <w:vAlign w:val="center"/>
            <w:hideMark/>
          </w:tcPr>
          <w:p w14:paraId="425C9313" w14:textId="77777777" w:rsidR="00232CF6" w:rsidRPr="00DD5F6A" w:rsidRDefault="00232CF6" w:rsidP="004422F2">
            <w:pPr>
              <w:jc w:val="center"/>
              <w:rPr>
                <w:b/>
                <w:bCs/>
                <w:sz w:val="16"/>
                <w:szCs w:val="16"/>
              </w:rPr>
            </w:pPr>
            <w:r w:rsidRPr="00DD5F6A">
              <w:rPr>
                <w:b/>
                <w:bCs/>
                <w:sz w:val="16"/>
                <w:szCs w:val="16"/>
              </w:rPr>
              <w:t>2</w:t>
            </w:r>
          </w:p>
        </w:tc>
      </w:tr>
      <w:tr w:rsidR="00232CF6" w:rsidRPr="00DD5F6A" w14:paraId="0C668036" w14:textId="77777777" w:rsidTr="004422F2">
        <w:trPr>
          <w:trHeight w:val="250"/>
          <w:tblHeader/>
          <w:jc w:val="center"/>
        </w:trPr>
        <w:tc>
          <w:tcPr>
            <w:tcW w:w="2058" w:type="dxa"/>
            <w:gridSpan w:val="2"/>
            <w:shd w:val="clear" w:color="000000" w:fill="C0C0C0"/>
            <w:noWrap/>
            <w:vAlign w:val="center"/>
            <w:hideMark/>
          </w:tcPr>
          <w:p w14:paraId="646E2078" w14:textId="77777777" w:rsidR="00232CF6" w:rsidRPr="00DD5F6A" w:rsidRDefault="00232CF6" w:rsidP="004422F2">
            <w:pPr>
              <w:rPr>
                <w:b/>
                <w:bCs/>
                <w:sz w:val="16"/>
                <w:szCs w:val="16"/>
              </w:rPr>
            </w:pPr>
            <w:r w:rsidRPr="00DD5F6A">
              <w:rPr>
                <w:b/>
                <w:bCs/>
                <w:sz w:val="16"/>
                <w:szCs w:val="16"/>
              </w:rPr>
              <w:t>Salary Range:</w:t>
            </w:r>
          </w:p>
        </w:tc>
        <w:tc>
          <w:tcPr>
            <w:tcW w:w="889" w:type="dxa"/>
            <w:shd w:val="clear" w:color="000000" w:fill="C0C0C0"/>
            <w:noWrap/>
            <w:vAlign w:val="center"/>
            <w:hideMark/>
          </w:tcPr>
          <w:p w14:paraId="6FE08DB5" w14:textId="77777777" w:rsidR="00232CF6" w:rsidRPr="00DD5F6A" w:rsidRDefault="00232CF6" w:rsidP="004422F2">
            <w:pPr>
              <w:jc w:val="center"/>
              <w:rPr>
                <w:sz w:val="16"/>
                <w:szCs w:val="16"/>
              </w:rPr>
            </w:pPr>
          </w:p>
        </w:tc>
        <w:tc>
          <w:tcPr>
            <w:tcW w:w="900" w:type="dxa"/>
            <w:shd w:val="clear" w:color="000000" w:fill="C0C0C0"/>
            <w:noWrap/>
            <w:vAlign w:val="center"/>
            <w:hideMark/>
          </w:tcPr>
          <w:p w14:paraId="14A94B19" w14:textId="77777777" w:rsidR="00232CF6" w:rsidRPr="00DD5F6A" w:rsidRDefault="00232CF6" w:rsidP="004422F2">
            <w:pPr>
              <w:jc w:val="center"/>
              <w:rPr>
                <w:sz w:val="16"/>
                <w:szCs w:val="16"/>
              </w:rPr>
            </w:pPr>
          </w:p>
        </w:tc>
        <w:tc>
          <w:tcPr>
            <w:tcW w:w="1003" w:type="dxa"/>
            <w:shd w:val="clear" w:color="000000" w:fill="C0C0C0"/>
            <w:noWrap/>
            <w:vAlign w:val="center"/>
            <w:hideMark/>
          </w:tcPr>
          <w:p w14:paraId="3DB2B8C0" w14:textId="77777777" w:rsidR="00232CF6" w:rsidRPr="00DD5F6A" w:rsidRDefault="00232CF6" w:rsidP="004422F2">
            <w:pPr>
              <w:jc w:val="center"/>
              <w:rPr>
                <w:sz w:val="16"/>
                <w:szCs w:val="16"/>
              </w:rPr>
            </w:pPr>
          </w:p>
        </w:tc>
      </w:tr>
      <w:tr w:rsidR="00232CF6" w:rsidRPr="00DD5F6A" w14:paraId="510B21A5" w14:textId="77777777" w:rsidTr="004422F2">
        <w:trPr>
          <w:trHeight w:val="250"/>
          <w:tblHeader/>
          <w:jc w:val="center"/>
        </w:trPr>
        <w:tc>
          <w:tcPr>
            <w:tcW w:w="1057" w:type="dxa"/>
            <w:shd w:val="clear" w:color="000000" w:fill="C0C0C0"/>
            <w:noWrap/>
            <w:vAlign w:val="center"/>
            <w:hideMark/>
          </w:tcPr>
          <w:p w14:paraId="53513EA7" w14:textId="77777777" w:rsidR="00232CF6" w:rsidRPr="00DD5F6A" w:rsidRDefault="00232CF6" w:rsidP="004422F2">
            <w:pPr>
              <w:jc w:val="center"/>
              <w:rPr>
                <w:b/>
                <w:bCs/>
                <w:sz w:val="16"/>
                <w:szCs w:val="16"/>
              </w:rPr>
            </w:pPr>
            <w:r w:rsidRPr="00DD5F6A">
              <w:rPr>
                <w:b/>
                <w:bCs/>
                <w:sz w:val="16"/>
                <w:szCs w:val="16"/>
              </w:rPr>
              <w:t>Min</w:t>
            </w:r>
          </w:p>
        </w:tc>
        <w:tc>
          <w:tcPr>
            <w:tcW w:w="1001" w:type="dxa"/>
            <w:shd w:val="clear" w:color="000000" w:fill="C0C0C0"/>
            <w:noWrap/>
            <w:vAlign w:val="center"/>
            <w:hideMark/>
          </w:tcPr>
          <w:p w14:paraId="6EDD7EDB" w14:textId="77777777" w:rsidR="00232CF6" w:rsidRPr="00DD5F6A" w:rsidRDefault="00232CF6" w:rsidP="004422F2">
            <w:pPr>
              <w:jc w:val="center"/>
              <w:rPr>
                <w:b/>
                <w:bCs/>
                <w:sz w:val="16"/>
                <w:szCs w:val="16"/>
              </w:rPr>
            </w:pPr>
            <w:r w:rsidRPr="00DD5F6A">
              <w:rPr>
                <w:b/>
                <w:bCs/>
                <w:sz w:val="16"/>
                <w:szCs w:val="16"/>
              </w:rPr>
              <w:t>Max</w:t>
            </w:r>
          </w:p>
        </w:tc>
        <w:tc>
          <w:tcPr>
            <w:tcW w:w="889" w:type="dxa"/>
            <w:shd w:val="clear" w:color="000000" w:fill="C0C0C0"/>
            <w:noWrap/>
            <w:vAlign w:val="center"/>
            <w:hideMark/>
          </w:tcPr>
          <w:p w14:paraId="425890DE" w14:textId="77777777" w:rsidR="00232CF6" w:rsidRPr="00DD5F6A" w:rsidRDefault="00232CF6" w:rsidP="004422F2">
            <w:pPr>
              <w:jc w:val="center"/>
              <w:rPr>
                <w:i/>
                <w:iCs/>
                <w:sz w:val="16"/>
                <w:szCs w:val="16"/>
              </w:rPr>
            </w:pPr>
          </w:p>
        </w:tc>
        <w:tc>
          <w:tcPr>
            <w:tcW w:w="900" w:type="dxa"/>
            <w:shd w:val="clear" w:color="000000" w:fill="C0C0C0"/>
            <w:noWrap/>
            <w:vAlign w:val="center"/>
            <w:hideMark/>
          </w:tcPr>
          <w:p w14:paraId="5ABA717C" w14:textId="77777777" w:rsidR="00232CF6" w:rsidRPr="00DD5F6A" w:rsidRDefault="00232CF6" w:rsidP="004422F2">
            <w:pPr>
              <w:jc w:val="center"/>
              <w:rPr>
                <w:i/>
                <w:iCs/>
                <w:sz w:val="16"/>
                <w:szCs w:val="16"/>
              </w:rPr>
            </w:pPr>
          </w:p>
        </w:tc>
        <w:tc>
          <w:tcPr>
            <w:tcW w:w="1003" w:type="dxa"/>
            <w:shd w:val="clear" w:color="000000" w:fill="C0C0C0"/>
            <w:noWrap/>
            <w:vAlign w:val="center"/>
            <w:hideMark/>
          </w:tcPr>
          <w:p w14:paraId="3DA07DE9" w14:textId="77777777" w:rsidR="00232CF6" w:rsidRPr="00DD5F6A" w:rsidRDefault="00232CF6" w:rsidP="004422F2">
            <w:pPr>
              <w:jc w:val="center"/>
              <w:rPr>
                <w:sz w:val="16"/>
                <w:szCs w:val="16"/>
              </w:rPr>
            </w:pPr>
          </w:p>
        </w:tc>
      </w:tr>
      <w:tr w:rsidR="00232CF6" w:rsidRPr="00DD5F6A" w14:paraId="257F80D3" w14:textId="77777777" w:rsidTr="004422F2">
        <w:trPr>
          <w:trHeight w:val="250"/>
          <w:jc w:val="center"/>
        </w:trPr>
        <w:tc>
          <w:tcPr>
            <w:tcW w:w="1057" w:type="dxa"/>
            <w:noWrap/>
            <w:vAlign w:val="center"/>
            <w:hideMark/>
          </w:tcPr>
          <w:p w14:paraId="33169427" w14:textId="77777777" w:rsidR="00232CF6" w:rsidRPr="00DD5F6A" w:rsidRDefault="00232CF6" w:rsidP="004422F2">
            <w:pPr>
              <w:jc w:val="center"/>
              <w:rPr>
                <w:sz w:val="16"/>
                <w:szCs w:val="16"/>
              </w:rPr>
            </w:pPr>
            <w:r w:rsidRPr="00DD5F6A">
              <w:rPr>
                <w:sz w:val="16"/>
                <w:szCs w:val="16"/>
              </w:rPr>
              <w:t>0.00</w:t>
            </w:r>
          </w:p>
        </w:tc>
        <w:tc>
          <w:tcPr>
            <w:tcW w:w="1001" w:type="dxa"/>
            <w:noWrap/>
            <w:vAlign w:val="center"/>
            <w:hideMark/>
          </w:tcPr>
          <w:p w14:paraId="043E7483" w14:textId="77777777" w:rsidR="00232CF6" w:rsidRPr="00DD5F6A" w:rsidRDefault="00232CF6" w:rsidP="004422F2">
            <w:pPr>
              <w:jc w:val="center"/>
              <w:rPr>
                <w:sz w:val="16"/>
                <w:szCs w:val="16"/>
              </w:rPr>
            </w:pPr>
            <w:r w:rsidRPr="00DD5F6A">
              <w:rPr>
                <w:sz w:val="16"/>
                <w:szCs w:val="16"/>
              </w:rPr>
              <w:t>2,500.00</w:t>
            </w:r>
          </w:p>
        </w:tc>
        <w:tc>
          <w:tcPr>
            <w:tcW w:w="889" w:type="dxa"/>
            <w:noWrap/>
            <w:vAlign w:val="bottom"/>
            <w:hideMark/>
          </w:tcPr>
          <w:p w14:paraId="6B087EFC" w14:textId="77777777" w:rsidR="00232CF6" w:rsidRPr="00DD5F6A" w:rsidRDefault="00232CF6" w:rsidP="004422F2">
            <w:pPr>
              <w:jc w:val="center"/>
              <w:rPr>
                <w:sz w:val="16"/>
                <w:szCs w:val="16"/>
              </w:rPr>
            </w:pPr>
            <w:r w:rsidRPr="008B201F">
              <w:rPr>
                <w:rFonts w:eastAsia="Aptos"/>
                <w:kern w:val="2"/>
                <w:sz w:val="16"/>
                <w:szCs w:val="16"/>
              </w:rPr>
              <w:t xml:space="preserve">38.63 </w:t>
            </w:r>
          </w:p>
        </w:tc>
        <w:tc>
          <w:tcPr>
            <w:tcW w:w="900" w:type="dxa"/>
            <w:noWrap/>
            <w:vAlign w:val="bottom"/>
            <w:hideMark/>
          </w:tcPr>
          <w:p w14:paraId="3FFC68A2"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5146D5A8"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1E825089" w14:textId="77777777" w:rsidTr="004422F2">
        <w:trPr>
          <w:trHeight w:val="250"/>
          <w:jc w:val="center"/>
        </w:trPr>
        <w:tc>
          <w:tcPr>
            <w:tcW w:w="1057" w:type="dxa"/>
            <w:noWrap/>
            <w:vAlign w:val="center"/>
            <w:hideMark/>
          </w:tcPr>
          <w:p w14:paraId="277DDC9F" w14:textId="77777777" w:rsidR="00232CF6" w:rsidRPr="00DD5F6A" w:rsidRDefault="00232CF6" w:rsidP="004422F2">
            <w:pPr>
              <w:jc w:val="center"/>
              <w:rPr>
                <w:sz w:val="16"/>
                <w:szCs w:val="16"/>
              </w:rPr>
            </w:pPr>
            <w:r w:rsidRPr="00DD5F6A">
              <w:rPr>
                <w:sz w:val="16"/>
                <w:szCs w:val="16"/>
              </w:rPr>
              <w:t>2,500.01</w:t>
            </w:r>
          </w:p>
        </w:tc>
        <w:tc>
          <w:tcPr>
            <w:tcW w:w="1001" w:type="dxa"/>
            <w:noWrap/>
            <w:vAlign w:val="center"/>
            <w:hideMark/>
          </w:tcPr>
          <w:p w14:paraId="22857B8E" w14:textId="77777777" w:rsidR="00232CF6" w:rsidRPr="00DD5F6A" w:rsidRDefault="00232CF6" w:rsidP="004422F2">
            <w:pPr>
              <w:jc w:val="center"/>
              <w:rPr>
                <w:sz w:val="16"/>
                <w:szCs w:val="16"/>
              </w:rPr>
            </w:pPr>
            <w:r w:rsidRPr="00DD5F6A">
              <w:rPr>
                <w:sz w:val="16"/>
                <w:szCs w:val="16"/>
              </w:rPr>
              <w:t>2,900.00</w:t>
            </w:r>
          </w:p>
        </w:tc>
        <w:tc>
          <w:tcPr>
            <w:tcW w:w="889" w:type="dxa"/>
            <w:noWrap/>
            <w:vAlign w:val="bottom"/>
            <w:hideMark/>
          </w:tcPr>
          <w:p w14:paraId="75E1CE79" w14:textId="77777777" w:rsidR="00232CF6" w:rsidRPr="00DD5F6A" w:rsidRDefault="00232CF6" w:rsidP="004422F2">
            <w:pPr>
              <w:jc w:val="center"/>
              <w:rPr>
                <w:sz w:val="16"/>
                <w:szCs w:val="16"/>
              </w:rPr>
            </w:pPr>
            <w:r w:rsidRPr="008B201F">
              <w:rPr>
                <w:rFonts w:eastAsia="Aptos"/>
                <w:kern w:val="2"/>
                <w:sz w:val="16"/>
                <w:szCs w:val="16"/>
              </w:rPr>
              <w:t xml:space="preserve">83.43 </w:t>
            </w:r>
          </w:p>
        </w:tc>
        <w:tc>
          <w:tcPr>
            <w:tcW w:w="900" w:type="dxa"/>
            <w:noWrap/>
            <w:vAlign w:val="bottom"/>
            <w:hideMark/>
          </w:tcPr>
          <w:p w14:paraId="72BAFAA1"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0A2DEA4D"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3352CDB1" w14:textId="77777777" w:rsidTr="004422F2">
        <w:trPr>
          <w:trHeight w:val="250"/>
          <w:jc w:val="center"/>
        </w:trPr>
        <w:tc>
          <w:tcPr>
            <w:tcW w:w="1057" w:type="dxa"/>
            <w:noWrap/>
            <w:vAlign w:val="center"/>
            <w:hideMark/>
          </w:tcPr>
          <w:p w14:paraId="085852F7" w14:textId="77777777" w:rsidR="00232CF6" w:rsidRPr="00DD5F6A" w:rsidRDefault="00232CF6" w:rsidP="004422F2">
            <w:pPr>
              <w:jc w:val="center"/>
              <w:rPr>
                <w:sz w:val="16"/>
                <w:szCs w:val="16"/>
              </w:rPr>
            </w:pPr>
            <w:r w:rsidRPr="00DD5F6A">
              <w:rPr>
                <w:sz w:val="16"/>
                <w:szCs w:val="16"/>
              </w:rPr>
              <w:t>2,900.01</w:t>
            </w:r>
          </w:p>
        </w:tc>
        <w:tc>
          <w:tcPr>
            <w:tcW w:w="1001" w:type="dxa"/>
            <w:noWrap/>
            <w:vAlign w:val="center"/>
            <w:hideMark/>
          </w:tcPr>
          <w:p w14:paraId="3F73943D" w14:textId="77777777" w:rsidR="00232CF6" w:rsidRPr="00DD5F6A" w:rsidRDefault="00232CF6" w:rsidP="004422F2">
            <w:pPr>
              <w:jc w:val="center"/>
              <w:rPr>
                <w:sz w:val="16"/>
                <w:szCs w:val="16"/>
              </w:rPr>
            </w:pPr>
            <w:r w:rsidRPr="00DD5F6A">
              <w:rPr>
                <w:sz w:val="16"/>
                <w:szCs w:val="16"/>
              </w:rPr>
              <w:t>3,300.00</w:t>
            </w:r>
          </w:p>
        </w:tc>
        <w:tc>
          <w:tcPr>
            <w:tcW w:w="889" w:type="dxa"/>
            <w:noWrap/>
            <w:vAlign w:val="bottom"/>
            <w:hideMark/>
          </w:tcPr>
          <w:p w14:paraId="500ABF14" w14:textId="77777777" w:rsidR="00232CF6" w:rsidRPr="00DD5F6A" w:rsidRDefault="00232CF6" w:rsidP="004422F2">
            <w:pPr>
              <w:jc w:val="center"/>
              <w:rPr>
                <w:sz w:val="16"/>
                <w:szCs w:val="16"/>
              </w:rPr>
            </w:pPr>
            <w:r w:rsidRPr="008B201F">
              <w:rPr>
                <w:rFonts w:eastAsia="Aptos"/>
                <w:kern w:val="2"/>
                <w:sz w:val="16"/>
                <w:szCs w:val="16"/>
              </w:rPr>
              <w:t xml:space="preserve">95.79 </w:t>
            </w:r>
          </w:p>
        </w:tc>
        <w:tc>
          <w:tcPr>
            <w:tcW w:w="900" w:type="dxa"/>
            <w:noWrap/>
            <w:vAlign w:val="bottom"/>
            <w:hideMark/>
          </w:tcPr>
          <w:p w14:paraId="475130B7"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10C6BD24"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0612E823" w14:textId="77777777" w:rsidTr="004422F2">
        <w:trPr>
          <w:trHeight w:val="250"/>
          <w:jc w:val="center"/>
        </w:trPr>
        <w:tc>
          <w:tcPr>
            <w:tcW w:w="1057" w:type="dxa"/>
            <w:noWrap/>
            <w:vAlign w:val="center"/>
            <w:hideMark/>
          </w:tcPr>
          <w:p w14:paraId="0AA9E150" w14:textId="77777777" w:rsidR="00232CF6" w:rsidRPr="00DD5F6A" w:rsidRDefault="00232CF6" w:rsidP="004422F2">
            <w:pPr>
              <w:jc w:val="center"/>
              <w:rPr>
                <w:sz w:val="16"/>
                <w:szCs w:val="16"/>
              </w:rPr>
            </w:pPr>
            <w:r w:rsidRPr="00DD5F6A">
              <w:rPr>
                <w:sz w:val="16"/>
                <w:szCs w:val="16"/>
              </w:rPr>
              <w:t>3,300.01</w:t>
            </w:r>
          </w:p>
        </w:tc>
        <w:tc>
          <w:tcPr>
            <w:tcW w:w="1001" w:type="dxa"/>
            <w:noWrap/>
            <w:vAlign w:val="center"/>
            <w:hideMark/>
          </w:tcPr>
          <w:p w14:paraId="32355DA8" w14:textId="77777777" w:rsidR="00232CF6" w:rsidRPr="00DD5F6A" w:rsidRDefault="00232CF6" w:rsidP="004422F2">
            <w:pPr>
              <w:jc w:val="center"/>
              <w:rPr>
                <w:sz w:val="16"/>
                <w:szCs w:val="16"/>
              </w:rPr>
            </w:pPr>
            <w:r w:rsidRPr="00DD5F6A">
              <w:rPr>
                <w:sz w:val="16"/>
                <w:szCs w:val="16"/>
              </w:rPr>
              <w:t>3,700.00</w:t>
            </w:r>
          </w:p>
        </w:tc>
        <w:tc>
          <w:tcPr>
            <w:tcW w:w="889" w:type="dxa"/>
            <w:noWrap/>
            <w:vAlign w:val="bottom"/>
            <w:hideMark/>
          </w:tcPr>
          <w:p w14:paraId="4456B439" w14:textId="77777777" w:rsidR="00232CF6" w:rsidRPr="00DD5F6A" w:rsidRDefault="00232CF6" w:rsidP="004422F2">
            <w:pPr>
              <w:jc w:val="center"/>
              <w:rPr>
                <w:sz w:val="16"/>
                <w:szCs w:val="16"/>
              </w:rPr>
            </w:pPr>
            <w:r w:rsidRPr="008B201F">
              <w:rPr>
                <w:rFonts w:eastAsia="Aptos"/>
                <w:kern w:val="2"/>
                <w:sz w:val="16"/>
                <w:szCs w:val="16"/>
              </w:rPr>
              <w:t xml:space="preserve">108.15 </w:t>
            </w:r>
          </w:p>
        </w:tc>
        <w:tc>
          <w:tcPr>
            <w:tcW w:w="900" w:type="dxa"/>
            <w:noWrap/>
            <w:vAlign w:val="bottom"/>
            <w:hideMark/>
          </w:tcPr>
          <w:p w14:paraId="4D4CBF68"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1457C450"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64F18122" w14:textId="77777777" w:rsidTr="004422F2">
        <w:trPr>
          <w:trHeight w:val="250"/>
          <w:jc w:val="center"/>
        </w:trPr>
        <w:tc>
          <w:tcPr>
            <w:tcW w:w="1057" w:type="dxa"/>
            <w:noWrap/>
            <w:vAlign w:val="center"/>
            <w:hideMark/>
          </w:tcPr>
          <w:p w14:paraId="1E604D99" w14:textId="77777777" w:rsidR="00232CF6" w:rsidRPr="00DD5F6A" w:rsidRDefault="00232CF6" w:rsidP="004422F2">
            <w:pPr>
              <w:jc w:val="center"/>
              <w:rPr>
                <w:sz w:val="16"/>
                <w:szCs w:val="16"/>
              </w:rPr>
            </w:pPr>
            <w:r w:rsidRPr="00DD5F6A">
              <w:rPr>
                <w:sz w:val="16"/>
                <w:szCs w:val="16"/>
              </w:rPr>
              <w:t>3,700.01</w:t>
            </w:r>
          </w:p>
        </w:tc>
        <w:tc>
          <w:tcPr>
            <w:tcW w:w="1001" w:type="dxa"/>
            <w:noWrap/>
            <w:vAlign w:val="center"/>
            <w:hideMark/>
          </w:tcPr>
          <w:p w14:paraId="6F8DB9FA" w14:textId="77777777" w:rsidR="00232CF6" w:rsidRPr="00DD5F6A" w:rsidRDefault="00232CF6" w:rsidP="004422F2">
            <w:pPr>
              <w:jc w:val="center"/>
              <w:rPr>
                <w:sz w:val="16"/>
                <w:szCs w:val="16"/>
              </w:rPr>
            </w:pPr>
            <w:r w:rsidRPr="00DD5F6A">
              <w:rPr>
                <w:sz w:val="16"/>
                <w:szCs w:val="16"/>
              </w:rPr>
              <w:t>4,100.00</w:t>
            </w:r>
          </w:p>
        </w:tc>
        <w:tc>
          <w:tcPr>
            <w:tcW w:w="889" w:type="dxa"/>
            <w:noWrap/>
            <w:vAlign w:val="bottom"/>
            <w:hideMark/>
          </w:tcPr>
          <w:p w14:paraId="2B248C08" w14:textId="77777777" w:rsidR="00232CF6" w:rsidRPr="00DD5F6A" w:rsidRDefault="00232CF6" w:rsidP="004422F2">
            <w:pPr>
              <w:jc w:val="center"/>
              <w:rPr>
                <w:sz w:val="16"/>
                <w:szCs w:val="16"/>
              </w:rPr>
            </w:pPr>
            <w:r w:rsidRPr="008B201F">
              <w:rPr>
                <w:rFonts w:eastAsia="Aptos"/>
                <w:kern w:val="2"/>
                <w:sz w:val="16"/>
                <w:szCs w:val="16"/>
              </w:rPr>
              <w:t xml:space="preserve">120.51 </w:t>
            </w:r>
          </w:p>
        </w:tc>
        <w:tc>
          <w:tcPr>
            <w:tcW w:w="900" w:type="dxa"/>
            <w:noWrap/>
            <w:vAlign w:val="bottom"/>
            <w:hideMark/>
          </w:tcPr>
          <w:p w14:paraId="341CCB13"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4FA76C45"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50DAA889" w14:textId="77777777" w:rsidTr="004422F2">
        <w:trPr>
          <w:trHeight w:val="250"/>
          <w:jc w:val="center"/>
        </w:trPr>
        <w:tc>
          <w:tcPr>
            <w:tcW w:w="1057" w:type="dxa"/>
            <w:noWrap/>
            <w:vAlign w:val="center"/>
            <w:hideMark/>
          </w:tcPr>
          <w:p w14:paraId="1FF3EF0A" w14:textId="77777777" w:rsidR="00232CF6" w:rsidRPr="00DD5F6A" w:rsidRDefault="00232CF6" w:rsidP="004422F2">
            <w:pPr>
              <w:jc w:val="center"/>
              <w:rPr>
                <w:sz w:val="16"/>
                <w:szCs w:val="16"/>
              </w:rPr>
            </w:pPr>
            <w:r w:rsidRPr="00DD5F6A">
              <w:rPr>
                <w:sz w:val="16"/>
                <w:szCs w:val="16"/>
              </w:rPr>
              <w:t>4,100.01</w:t>
            </w:r>
          </w:p>
        </w:tc>
        <w:tc>
          <w:tcPr>
            <w:tcW w:w="1001" w:type="dxa"/>
            <w:noWrap/>
            <w:vAlign w:val="center"/>
            <w:hideMark/>
          </w:tcPr>
          <w:p w14:paraId="6C260582" w14:textId="77777777" w:rsidR="00232CF6" w:rsidRPr="00DD5F6A" w:rsidRDefault="00232CF6" w:rsidP="004422F2">
            <w:pPr>
              <w:jc w:val="center"/>
              <w:rPr>
                <w:sz w:val="16"/>
                <w:szCs w:val="16"/>
              </w:rPr>
            </w:pPr>
            <w:r w:rsidRPr="00DD5F6A">
              <w:rPr>
                <w:sz w:val="16"/>
                <w:szCs w:val="16"/>
              </w:rPr>
              <w:t>4,500.00</w:t>
            </w:r>
          </w:p>
        </w:tc>
        <w:tc>
          <w:tcPr>
            <w:tcW w:w="889" w:type="dxa"/>
            <w:noWrap/>
            <w:vAlign w:val="bottom"/>
            <w:hideMark/>
          </w:tcPr>
          <w:p w14:paraId="09AE32E2" w14:textId="77777777" w:rsidR="00232CF6" w:rsidRPr="00DD5F6A" w:rsidRDefault="00232CF6" w:rsidP="004422F2">
            <w:pPr>
              <w:jc w:val="center"/>
              <w:rPr>
                <w:sz w:val="16"/>
                <w:szCs w:val="16"/>
              </w:rPr>
            </w:pPr>
            <w:r w:rsidRPr="008B201F">
              <w:rPr>
                <w:rFonts w:eastAsia="Aptos"/>
                <w:kern w:val="2"/>
                <w:sz w:val="16"/>
                <w:szCs w:val="16"/>
              </w:rPr>
              <w:t xml:space="preserve">132.87 </w:t>
            </w:r>
          </w:p>
        </w:tc>
        <w:tc>
          <w:tcPr>
            <w:tcW w:w="900" w:type="dxa"/>
            <w:noWrap/>
            <w:vAlign w:val="bottom"/>
            <w:hideMark/>
          </w:tcPr>
          <w:p w14:paraId="7AE2B5E1"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66687844"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653D3461" w14:textId="77777777" w:rsidTr="004422F2">
        <w:trPr>
          <w:trHeight w:val="250"/>
          <w:jc w:val="center"/>
        </w:trPr>
        <w:tc>
          <w:tcPr>
            <w:tcW w:w="1057" w:type="dxa"/>
            <w:noWrap/>
            <w:vAlign w:val="center"/>
            <w:hideMark/>
          </w:tcPr>
          <w:p w14:paraId="6F8075D2" w14:textId="77777777" w:rsidR="00232CF6" w:rsidRPr="00DD5F6A" w:rsidRDefault="00232CF6" w:rsidP="004422F2">
            <w:pPr>
              <w:jc w:val="center"/>
              <w:rPr>
                <w:sz w:val="16"/>
                <w:szCs w:val="16"/>
              </w:rPr>
            </w:pPr>
            <w:r w:rsidRPr="00DD5F6A">
              <w:rPr>
                <w:sz w:val="16"/>
                <w:szCs w:val="16"/>
              </w:rPr>
              <w:t>4,500.01</w:t>
            </w:r>
          </w:p>
        </w:tc>
        <w:tc>
          <w:tcPr>
            <w:tcW w:w="1001" w:type="dxa"/>
            <w:noWrap/>
            <w:vAlign w:val="center"/>
            <w:hideMark/>
          </w:tcPr>
          <w:p w14:paraId="2E34E244" w14:textId="77777777" w:rsidR="00232CF6" w:rsidRPr="00DD5F6A" w:rsidRDefault="00232CF6" w:rsidP="004422F2">
            <w:pPr>
              <w:jc w:val="center"/>
              <w:rPr>
                <w:sz w:val="16"/>
                <w:szCs w:val="16"/>
              </w:rPr>
            </w:pPr>
            <w:r w:rsidRPr="00DD5F6A">
              <w:rPr>
                <w:sz w:val="16"/>
                <w:szCs w:val="16"/>
              </w:rPr>
              <w:t>4,900.00</w:t>
            </w:r>
          </w:p>
        </w:tc>
        <w:tc>
          <w:tcPr>
            <w:tcW w:w="889" w:type="dxa"/>
            <w:noWrap/>
            <w:vAlign w:val="bottom"/>
            <w:hideMark/>
          </w:tcPr>
          <w:p w14:paraId="3DD9109D" w14:textId="77777777" w:rsidR="00232CF6" w:rsidRPr="00DD5F6A" w:rsidRDefault="00232CF6" w:rsidP="004422F2">
            <w:pPr>
              <w:jc w:val="center"/>
              <w:rPr>
                <w:sz w:val="16"/>
                <w:szCs w:val="16"/>
              </w:rPr>
            </w:pPr>
            <w:r w:rsidRPr="008B201F">
              <w:rPr>
                <w:rFonts w:eastAsia="Aptos"/>
                <w:kern w:val="2"/>
                <w:sz w:val="16"/>
                <w:szCs w:val="16"/>
              </w:rPr>
              <w:t xml:space="preserve">145.23 </w:t>
            </w:r>
          </w:p>
        </w:tc>
        <w:tc>
          <w:tcPr>
            <w:tcW w:w="900" w:type="dxa"/>
            <w:noWrap/>
            <w:vAlign w:val="bottom"/>
            <w:hideMark/>
          </w:tcPr>
          <w:p w14:paraId="4B5F1C91"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1AD7D619"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67F4B65D" w14:textId="77777777" w:rsidTr="004422F2">
        <w:trPr>
          <w:trHeight w:val="250"/>
          <w:jc w:val="center"/>
        </w:trPr>
        <w:tc>
          <w:tcPr>
            <w:tcW w:w="1057" w:type="dxa"/>
            <w:noWrap/>
            <w:vAlign w:val="center"/>
            <w:hideMark/>
          </w:tcPr>
          <w:p w14:paraId="780F4906" w14:textId="77777777" w:rsidR="00232CF6" w:rsidRPr="00DD5F6A" w:rsidRDefault="00232CF6" w:rsidP="004422F2">
            <w:pPr>
              <w:jc w:val="center"/>
              <w:rPr>
                <w:sz w:val="16"/>
                <w:szCs w:val="16"/>
              </w:rPr>
            </w:pPr>
            <w:r w:rsidRPr="00DD5F6A">
              <w:rPr>
                <w:sz w:val="16"/>
                <w:szCs w:val="16"/>
              </w:rPr>
              <w:t>4,900.01</w:t>
            </w:r>
          </w:p>
        </w:tc>
        <w:tc>
          <w:tcPr>
            <w:tcW w:w="1001" w:type="dxa"/>
            <w:noWrap/>
            <w:vAlign w:val="center"/>
            <w:hideMark/>
          </w:tcPr>
          <w:p w14:paraId="7D715892" w14:textId="77777777" w:rsidR="00232CF6" w:rsidRPr="00DD5F6A" w:rsidRDefault="00232CF6" w:rsidP="004422F2">
            <w:pPr>
              <w:jc w:val="center"/>
              <w:rPr>
                <w:sz w:val="16"/>
                <w:szCs w:val="16"/>
              </w:rPr>
            </w:pPr>
            <w:r w:rsidRPr="00DD5F6A">
              <w:rPr>
                <w:sz w:val="16"/>
                <w:szCs w:val="16"/>
              </w:rPr>
              <w:t>5,300.00</w:t>
            </w:r>
          </w:p>
        </w:tc>
        <w:tc>
          <w:tcPr>
            <w:tcW w:w="889" w:type="dxa"/>
            <w:noWrap/>
            <w:vAlign w:val="bottom"/>
            <w:hideMark/>
          </w:tcPr>
          <w:p w14:paraId="005FE0BD" w14:textId="77777777" w:rsidR="00232CF6" w:rsidRPr="00DD5F6A" w:rsidRDefault="00232CF6" w:rsidP="004422F2">
            <w:pPr>
              <w:jc w:val="center"/>
              <w:rPr>
                <w:sz w:val="16"/>
                <w:szCs w:val="16"/>
              </w:rPr>
            </w:pPr>
            <w:r w:rsidRPr="008B201F">
              <w:rPr>
                <w:rFonts w:eastAsia="Aptos"/>
                <w:kern w:val="2"/>
                <w:sz w:val="16"/>
                <w:szCs w:val="16"/>
              </w:rPr>
              <w:t xml:space="preserve">157.59 </w:t>
            </w:r>
          </w:p>
        </w:tc>
        <w:tc>
          <w:tcPr>
            <w:tcW w:w="900" w:type="dxa"/>
            <w:noWrap/>
            <w:vAlign w:val="bottom"/>
            <w:hideMark/>
          </w:tcPr>
          <w:p w14:paraId="793D6456"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433F217E"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454D933E" w14:textId="77777777" w:rsidTr="004422F2">
        <w:trPr>
          <w:trHeight w:val="250"/>
          <w:jc w:val="center"/>
        </w:trPr>
        <w:tc>
          <w:tcPr>
            <w:tcW w:w="1057" w:type="dxa"/>
            <w:noWrap/>
            <w:vAlign w:val="center"/>
            <w:hideMark/>
          </w:tcPr>
          <w:p w14:paraId="3204F497" w14:textId="77777777" w:rsidR="00232CF6" w:rsidRPr="00DD5F6A" w:rsidRDefault="00232CF6" w:rsidP="004422F2">
            <w:pPr>
              <w:jc w:val="center"/>
              <w:rPr>
                <w:sz w:val="16"/>
                <w:szCs w:val="16"/>
              </w:rPr>
            </w:pPr>
            <w:r w:rsidRPr="00DD5F6A">
              <w:rPr>
                <w:sz w:val="16"/>
                <w:szCs w:val="16"/>
              </w:rPr>
              <w:t>5,300.01</w:t>
            </w:r>
          </w:p>
        </w:tc>
        <w:tc>
          <w:tcPr>
            <w:tcW w:w="1001" w:type="dxa"/>
            <w:noWrap/>
            <w:vAlign w:val="center"/>
            <w:hideMark/>
          </w:tcPr>
          <w:p w14:paraId="0328006D" w14:textId="77777777" w:rsidR="00232CF6" w:rsidRPr="00DD5F6A" w:rsidRDefault="00232CF6" w:rsidP="004422F2">
            <w:pPr>
              <w:jc w:val="center"/>
              <w:rPr>
                <w:sz w:val="16"/>
                <w:szCs w:val="16"/>
              </w:rPr>
            </w:pPr>
            <w:r w:rsidRPr="00DD5F6A">
              <w:rPr>
                <w:sz w:val="16"/>
                <w:szCs w:val="16"/>
              </w:rPr>
              <w:t>5,700.00</w:t>
            </w:r>
          </w:p>
        </w:tc>
        <w:tc>
          <w:tcPr>
            <w:tcW w:w="889" w:type="dxa"/>
            <w:noWrap/>
            <w:vAlign w:val="bottom"/>
            <w:hideMark/>
          </w:tcPr>
          <w:p w14:paraId="30A51896" w14:textId="77777777" w:rsidR="00232CF6" w:rsidRPr="00DD5F6A" w:rsidRDefault="00232CF6" w:rsidP="004422F2">
            <w:pPr>
              <w:jc w:val="center"/>
              <w:rPr>
                <w:sz w:val="16"/>
                <w:szCs w:val="16"/>
              </w:rPr>
            </w:pPr>
            <w:r w:rsidRPr="008B201F">
              <w:rPr>
                <w:rFonts w:eastAsia="Aptos"/>
                <w:kern w:val="2"/>
                <w:sz w:val="16"/>
                <w:szCs w:val="16"/>
              </w:rPr>
              <w:t xml:space="preserve">169.95 </w:t>
            </w:r>
          </w:p>
        </w:tc>
        <w:tc>
          <w:tcPr>
            <w:tcW w:w="900" w:type="dxa"/>
            <w:noWrap/>
            <w:vAlign w:val="bottom"/>
            <w:hideMark/>
          </w:tcPr>
          <w:p w14:paraId="48ACF4CE"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2E386A2A"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5BAEC0C1" w14:textId="77777777" w:rsidTr="004422F2">
        <w:trPr>
          <w:trHeight w:val="250"/>
          <w:jc w:val="center"/>
        </w:trPr>
        <w:tc>
          <w:tcPr>
            <w:tcW w:w="1057" w:type="dxa"/>
            <w:noWrap/>
            <w:vAlign w:val="center"/>
            <w:hideMark/>
          </w:tcPr>
          <w:p w14:paraId="4C167E06" w14:textId="77777777" w:rsidR="00232CF6" w:rsidRPr="00DD5F6A" w:rsidRDefault="00232CF6" w:rsidP="004422F2">
            <w:pPr>
              <w:jc w:val="center"/>
              <w:rPr>
                <w:sz w:val="16"/>
                <w:szCs w:val="16"/>
              </w:rPr>
            </w:pPr>
            <w:r w:rsidRPr="00DD5F6A">
              <w:rPr>
                <w:sz w:val="16"/>
                <w:szCs w:val="16"/>
              </w:rPr>
              <w:t>5,700.01</w:t>
            </w:r>
          </w:p>
        </w:tc>
        <w:tc>
          <w:tcPr>
            <w:tcW w:w="1001" w:type="dxa"/>
            <w:noWrap/>
            <w:vAlign w:val="center"/>
            <w:hideMark/>
          </w:tcPr>
          <w:p w14:paraId="15ED977B" w14:textId="77777777" w:rsidR="00232CF6" w:rsidRPr="00DD5F6A" w:rsidRDefault="00232CF6" w:rsidP="004422F2">
            <w:pPr>
              <w:jc w:val="center"/>
              <w:rPr>
                <w:sz w:val="16"/>
                <w:szCs w:val="16"/>
              </w:rPr>
            </w:pPr>
            <w:r w:rsidRPr="00DD5F6A">
              <w:rPr>
                <w:sz w:val="16"/>
                <w:szCs w:val="16"/>
              </w:rPr>
              <w:t>6,100.00</w:t>
            </w:r>
          </w:p>
        </w:tc>
        <w:tc>
          <w:tcPr>
            <w:tcW w:w="889" w:type="dxa"/>
            <w:noWrap/>
            <w:vAlign w:val="bottom"/>
            <w:hideMark/>
          </w:tcPr>
          <w:p w14:paraId="56D9015B" w14:textId="77777777" w:rsidR="00232CF6" w:rsidRPr="00DD5F6A" w:rsidRDefault="00232CF6" w:rsidP="004422F2">
            <w:pPr>
              <w:jc w:val="center"/>
              <w:rPr>
                <w:sz w:val="16"/>
                <w:szCs w:val="16"/>
              </w:rPr>
            </w:pPr>
            <w:r w:rsidRPr="008B201F">
              <w:rPr>
                <w:rFonts w:eastAsia="Aptos"/>
                <w:kern w:val="2"/>
                <w:sz w:val="16"/>
                <w:szCs w:val="16"/>
              </w:rPr>
              <w:t xml:space="preserve">182.31 </w:t>
            </w:r>
          </w:p>
        </w:tc>
        <w:tc>
          <w:tcPr>
            <w:tcW w:w="900" w:type="dxa"/>
            <w:noWrap/>
            <w:vAlign w:val="bottom"/>
            <w:hideMark/>
          </w:tcPr>
          <w:p w14:paraId="5E15D853"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0718C0F2"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13406E37" w14:textId="77777777" w:rsidTr="004422F2">
        <w:trPr>
          <w:trHeight w:val="250"/>
          <w:jc w:val="center"/>
        </w:trPr>
        <w:tc>
          <w:tcPr>
            <w:tcW w:w="1057" w:type="dxa"/>
            <w:noWrap/>
            <w:vAlign w:val="center"/>
            <w:hideMark/>
          </w:tcPr>
          <w:p w14:paraId="5A2598D5" w14:textId="77777777" w:rsidR="00232CF6" w:rsidRPr="00DD5F6A" w:rsidRDefault="00232CF6" w:rsidP="004422F2">
            <w:pPr>
              <w:jc w:val="center"/>
              <w:rPr>
                <w:sz w:val="16"/>
                <w:szCs w:val="16"/>
              </w:rPr>
            </w:pPr>
            <w:r w:rsidRPr="00DD5F6A">
              <w:rPr>
                <w:sz w:val="16"/>
                <w:szCs w:val="16"/>
              </w:rPr>
              <w:t>6,100.01</w:t>
            </w:r>
          </w:p>
        </w:tc>
        <w:tc>
          <w:tcPr>
            <w:tcW w:w="1001" w:type="dxa"/>
            <w:noWrap/>
            <w:vAlign w:val="center"/>
            <w:hideMark/>
          </w:tcPr>
          <w:p w14:paraId="6F6512B8" w14:textId="77777777" w:rsidR="00232CF6" w:rsidRPr="00DD5F6A" w:rsidRDefault="00232CF6" w:rsidP="004422F2">
            <w:pPr>
              <w:jc w:val="center"/>
              <w:rPr>
                <w:sz w:val="16"/>
                <w:szCs w:val="16"/>
              </w:rPr>
            </w:pPr>
            <w:r w:rsidRPr="00DD5F6A">
              <w:rPr>
                <w:sz w:val="16"/>
                <w:szCs w:val="16"/>
              </w:rPr>
              <w:t>6,500.00</w:t>
            </w:r>
          </w:p>
        </w:tc>
        <w:tc>
          <w:tcPr>
            <w:tcW w:w="889" w:type="dxa"/>
            <w:noWrap/>
            <w:vAlign w:val="bottom"/>
            <w:hideMark/>
          </w:tcPr>
          <w:p w14:paraId="138C19E7" w14:textId="77777777" w:rsidR="00232CF6" w:rsidRPr="00DD5F6A" w:rsidRDefault="00232CF6" w:rsidP="004422F2">
            <w:pPr>
              <w:jc w:val="center"/>
              <w:rPr>
                <w:sz w:val="16"/>
                <w:szCs w:val="16"/>
              </w:rPr>
            </w:pPr>
            <w:r w:rsidRPr="008B201F">
              <w:rPr>
                <w:rFonts w:eastAsia="Aptos"/>
                <w:kern w:val="2"/>
                <w:sz w:val="16"/>
                <w:szCs w:val="16"/>
              </w:rPr>
              <w:t xml:space="preserve">194.67 </w:t>
            </w:r>
          </w:p>
        </w:tc>
        <w:tc>
          <w:tcPr>
            <w:tcW w:w="900" w:type="dxa"/>
            <w:noWrap/>
            <w:vAlign w:val="bottom"/>
            <w:hideMark/>
          </w:tcPr>
          <w:p w14:paraId="00CA6C8B"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70B2B7C2"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2B893F9B" w14:textId="77777777" w:rsidTr="004422F2">
        <w:trPr>
          <w:trHeight w:val="250"/>
          <w:jc w:val="center"/>
        </w:trPr>
        <w:tc>
          <w:tcPr>
            <w:tcW w:w="1057" w:type="dxa"/>
            <w:noWrap/>
            <w:vAlign w:val="center"/>
            <w:hideMark/>
          </w:tcPr>
          <w:p w14:paraId="29D0DFD1" w14:textId="77777777" w:rsidR="00232CF6" w:rsidRPr="00DD5F6A" w:rsidRDefault="00232CF6" w:rsidP="004422F2">
            <w:pPr>
              <w:jc w:val="center"/>
              <w:rPr>
                <w:sz w:val="16"/>
                <w:szCs w:val="16"/>
              </w:rPr>
            </w:pPr>
            <w:r w:rsidRPr="00DD5F6A">
              <w:rPr>
                <w:sz w:val="16"/>
                <w:szCs w:val="16"/>
              </w:rPr>
              <w:t>6,500.01</w:t>
            </w:r>
          </w:p>
        </w:tc>
        <w:tc>
          <w:tcPr>
            <w:tcW w:w="1001" w:type="dxa"/>
            <w:noWrap/>
            <w:vAlign w:val="center"/>
            <w:hideMark/>
          </w:tcPr>
          <w:p w14:paraId="4D27125E" w14:textId="77777777" w:rsidR="00232CF6" w:rsidRPr="00DD5F6A" w:rsidRDefault="00232CF6" w:rsidP="004422F2">
            <w:pPr>
              <w:jc w:val="center"/>
              <w:rPr>
                <w:sz w:val="16"/>
                <w:szCs w:val="16"/>
              </w:rPr>
            </w:pPr>
            <w:r w:rsidRPr="00DD5F6A">
              <w:rPr>
                <w:sz w:val="16"/>
                <w:szCs w:val="16"/>
              </w:rPr>
              <w:t>6,900.00</w:t>
            </w:r>
          </w:p>
        </w:tc>
        <w:tc>
          <w:tcPr>
            <w:tcW w:w="889" w:type="dxa"/>
            <w:noWrap/>
            <w:vAlign w:val="bottom"/>
            <w:hideMark/>
          </w:tcPr>
          <w:p w14:paraId="6EF877E3" w14:textId="77777777" w:rsidR="00232CF6" w:rsidRPr="00DD5F6A" w:rsidRDefault="00232CF6" w:rsidP="004422F2">
            <w:pPr>
              <w:jc w:val="center"/>
              <w:rPr>
                <w:sz w:val="16"/>
                <w:szCs w:val="16"/>
              </w:rPr>
            </w:pPr>
            <w:r w:rsidRPr="008B201F">
              <w:rPr>
                <w:rFonts w:eastAsia="Aptos"/>
                <w:kern w:val="2"/>
                <w:sz w:val="16"/>
                <w:szCs w:val="16"/>
              </w:rPr>
              <w:t xml:space="preserve">207.03 </w:t>
            </w:r>
          </w:p>
        </w:tc>
        <w:tc>
          <w:tcPr>
            <w:tcW w:w="900" w:type="dxa"/>
            <w:noWrap/>
            <w:vAlign w:val="bottom"/>
            <w:hideMark/>
          </w:tcPr>
          <w:p w14:paraId="4D1C3434" w14:textId="77777777" w:rsidR="00232CF6" w:rsidRPr="00DD5F6A" w:rsidRDefault="00232CF6" w:rsidP="004422F2">
            <w:pPr>
              <w:jc w:val="center"/>
              <w:rPr>
                <w:sz w:val="16"/>
                <w:szCs w:val="16"/>
              </w:rPr>
            </w:pPr>
            <w:r w:rsidRPr="008B201F">
              <w:rPr>
                <w:rFonts w:eastAsia="Aptos"/>
                <w:kern w:val="2"/>
                <w:sz w:val="16"/>
                <w:szCs w:val="16"/>
              </w:rPr>
              <w:t xml:space="preserve"> 0.00 </w:t>
            </w:r>
          </w:p>
        </w:tc>
        <w:tc>
          <w:tcPr>
            <w:tcW w:w="1003" w:type="dxa"/>
            <w:noWrap/>
            <w:vAlign w:val="bottom"/>
            <w:hideMark/>
          </w:tcPr>
          <w:p w14:paraId="4E0B88BB"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2099D97E" w14:textId="77777777" w:rsidTr="004422F2">
        <w:trPr>
          <w:trHeight w:val="250"/>
          <w:jc w:val="center"/>
        </w:trPr>
        <w:tc>
          <w:tcPr>
            <w:tcW w:w="1057" w:type="dxa"/>
            <w:noWrap/>
            <w:vAlign w:val="center"/>
            <w:hideMark/>
          </w:tcPr>
          <w:p w14:paraId="4B59F6B3" w14:textId="77777777" w:rsidR="00232CF6" w:rsidRPr="00DD5F6A" w:rsidRDefault="00232CF6" w:rsidP="004422F2">
            <w:pPr>
              <w:jc w:val="center"/>
              <w:rPr>
                <w:sz w:val="16"/>
                <w:szCs w:val="16"/>
              </w:rPr>
            </w:pPr>
            <w:r w:rsidRPr="00DD5F6A">
              <w:rPr>
                <w:sz w:val="16"/>
                <w:szCs w:val="16"/>
              </w:rPr>
              <w:t>6,900.01</w:t>
            </w:r>
          </w:p>
        </w:tc>
        <w:tc>
          <w:tcPr>
            <w:tcW w:w="1001" w:type="dxa"/>
            <w:noWrap/>
            <w:vAlign w:val="center"/>
            <w:hideMark/>
          </w:tcPr>
          <w:p w14:paraId="5559FF40" w14:textId="77777777" w:rsidR="00232CF6" w:rsidRPr="00DD5F6A" w:rsidRDefault="00232CF6" w:rsidP="004422F2">
            <w:pPr>
              <w:jc w:val="center"/>
              <w:rPr>
                <w:sz w:val="16"/>
                <w:szCs w:val="16"/>
              </w:rPr>
            </w:pPr>
            <w:r w:rsidRPr="00DD5F6A">
              <w:rPr>
                <w:sz w:val="16"/>
                <w:szCs w:val="16"/>
              </w:rPr>
              <w:t>7,300.00</w:t>
            </w:r>
          </w:p>
        </w:tc>
        <w:tc>
          <w:tcPr>
            <w:tcW w:w="889" w:type="dxa"/>
            <w:noWrap/>
            <w:vAlign w:val="bottom"/>
            <w:hideMark/>
          </w:tcPr>
          <w:p w14:paraId="78A22C5D" w14:textId="77777777" w:rsidR="00232CF6" w:rsidRPr="00DD5F6A" w:rsidRDefault="00232CF6" w:rsidP="004422F2">
            <w:pPr>
              <w:jc w:val="center"/>
              <w:rPr>
                <w:sz w:val="16"/>
                <w:szCs w:val="16"/>
              </w:rPr>
            </w:pPr>
            <w:r w:rsidRPr="008B201F">
              <w:rPr>
                <w:rFonts w:eastAsia="Aptos"/>
                <w:kern w:val="2"/>
                <w:sz w:val="16"/>
                <w:szCs w:val="16"/>
              </w:rPr>
              <w:t xml:space="preserve">219.39 </w:t>
            </w:r>
          </w:p>
        </w:tc>
        <w:tc>
          <w:tcPr>
            <w:tcW w:w="900" w:type="dxa"/>
            <w:noWrap/>
            <w:vAlign w:val="bottom"/>
            <w:hideMark/>
          </w:tcPr>
          <w:p w14:paraId="008CDE21"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373252A8"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1BD8EC79" w14:textId="77777777" w:rsidTr="004422F2">
        <w:trPr>
          <w:trHeight w:val="250"/>
          <w:jc w:val="center"/>
        </w:trPr>
        <w:tc>
          <w:tcPr>
            <w:tcW w:w="1057" w:type="dxa"/>
            <w:noWrap/>
            <w:vAlign w:val="center"/>
            <w:hideMark/>
          </w:tcPr>
          <w:p w14:paraId="49396946" w14:textId="77777777" w:rsidR="00232CF6" w:rsidRPr="00DD5F6A" w:rsidRDefault="00232CF6" w:rsidP="004422F2">
            <w:pPr>
              <w:jc w:val="center"/>
              <w:rPr>
                <w:sz w:val="16"/>
                <w:szCs w:val="16"/>
              </w:rPr>
            </w:pPr>
            <w:r w:rsidRPr="00DD5F6A">
              <w:rPr>
                <w:sz w:val="16"/>
                <w:szCs w:val="16"/>
              </w:rPr>
              <w:t>7,300.01</w:t>
            </w:r>
          </w:p>
        </w:tc>
        <w:tc>
          <w:tcPr>
            <w:tcW w:w="1001" w:type="dxa"/>
            <w:noWrap/>
            <w:vAlign w:val="center"/>
            <w:hideMark/>
          </w:tcPr>
          <w:p w14:paraId="3A888C9B" w14:textId="77777777" w:rsidR="00232CF6" w:rsidRPr="00DD5F6A" w:rsidRDefault="00232CF6" w:rsidP="004422F2">
            <w:pPr>
              <w:jc w:val="center"/>
              <w:rPr>
                <w:sz w:val="16"/>
                <w:szCs w:val="16"/>
              </w:rPr>
            </w:pPr>
            <w:r w:rsidRPr="00DD5F6A">
              <w:rPr>
                <w:sz w:val="16"/>
                <w:szCs w:val="16"/>
              </w:rPr>
              <w:t>7,700.00</w:t>
            </w:r>
          </w:p>
        </w:tc>
        <w:tc>
          <w:tcPr>
            <w:tcW w:w="889" w:type="dxa"/>
            <w:noWrap/>
            <w:vAlign w:val="bottom"/>
            <w:hideMark/>
          </w:tcPr>
          <w:p w14:paraId="2386D88C" w14:textId="77777777" w:rsidR="00232CF6" w:rsidRPr="00DD5F6A" w:rsidRDefault="00232CF6" w:rsidP="004422F2">
            <w:pPr>
              <w:jc w:val="center"/>
              <w:rPr>
                <w:sz w:val="16"/>
                <w:szCs w:val="16"/>
              </w:rPr>
            </w:pPr>
            <w:r w:rsidRPr="008B201F">
              <w:rPr>
                <w:rFonts w:eastAsia="Aptos"/>
                <w:kern w:val="2"/>
                <w:sz w:val="16"/>
                <w:szCs w:val="16"/>
              </w:rPr>
              <w:t xml:space="preserve">231.75 </w:t>
            </w:r>
          </w:p>
        </w:tc>
        <w:tc>
          <w:tcPr>
            <w:tcW w:w="900" w:type="dxa"/>
            <w:noWrap/>
            <w:vAlign w:val="bottom"/>
            <w:hideMark/>
          </w:tcPr>
          <w:p w14:paraId="072E3C38"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13C8DD27"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6D91DDAD" w14:textId="77777777" w:rsidTr="004422F2">
        <w:trPr>
          <w:trHeight w:val="250"/>
          <w:jc w:val="center"/>
        </w:trPr>
        <w:tc>
          <w:tcPr>
            <w:tcW w:w="1057" w:type="dxa"/>
            <w:noWrap/>
            <w:vAlign w:val="center"/>
            <w:hideMark/>
          </w:tcPr>
          <w:p w14:paraId="6BF4A67C" w14:textId="77777777" w:rsidR="00232CF6" w:rsidRPr="00DD5F6A" w:rsidRDefault="00232CF6" w:rsidP="004422F2">
            <w:pPr>
              <w:jc w:val="center"/>
              <w:rPr>
                <w:sz w:val="16"/>
                <w:szCs w:val="16"/>
              </w:rPr>
            </w:pPr>
            <w:r w:rsidRPr="00DD5F6A">
              <w:rPr>
                <w:sz w:val="16"/>
                <w:szCs w:val="16"/>
              </w:rPr>
              <w:t>7,700.01</w:t>
            </w:r>
          </w:p>
        </w:tc>
        <w:tc>
          <w:tcPr>
            <w:tcW w:w="1001" w:type="dxa"/>
            <w:noWrap/>
            <w:vAlign w:val="center"/>
            <w:hideMark/>
          </w:tcPr>
          <w:p w14:paraId="23A3DCA8" w14:textId="77777777" w:rsidR="00232CF6" w:rsidRPr="00DD5F6A" w:rsidRDefault="00232CF6" w:rsidP="004422F2">
            <w:pPr>
              <w:jc w:val="center"/>
              <w:rPr>
                <w:sz w:val="16"/>
                <w:szCs w:val="16"/>
              </w:rPr>
            </w:pPr>
            <w:r w:rsidRPr="00DD5F6A">
              <w:rPr>
                <w:sz w:val="16"/>
                <w:szCs w:val="16"/>
              </w:rPr>
              <w:t>8,100.00</w:t>
            </w:r>
          </w:p>
        </w:tc>
        <w:tc>
          <w:tcPr>
            <w:tcW w:w="889" w:type="dxa"/>
            <w:noWrap/>
            <w:vAlign w:val="bottom"/>
            <w:hideMark/>
          </w:tcPr>
          <w:p w14:paraId="6054EB60" w14:textId="77777777" w:rsidR="00232CF6" w:rsidRPr="00DD5F6A" w:rsidRDefault="00232CF6" w:rsidP="004422F2">
            <w:pPr>
              <w:jc w:val="center"/>
              <w:rPr>
                <w:sz w:val="16"/>
                <w:szCs w:val="16"/>
              </w:rPr>
            </w:pPr>
            <w:r w:rsidRPr="008B201F">
              <w:rPr>
                <w:rFonts w:eastAsia="Aptos"/>
                <w:kern w:val="2"/>
                <w:sz w:val="16"/>
                <w:szCs w:val="16"/>
              </w:rPr>
              <w:t xml:space="preserve">244.11 </w:t>
            </w:r>
          </w:p>
        </w:tc>
        <w:tc>
          <w:tcPr>
            <w:tcW w:w="900" w:type="dxa"/>
            <w:noWrap/>
            <w:vAlign w:val="bottom"/>
            <w:hideMark/>
          </w:tcPr>
          <w:p w14:paraId="34D6B39E"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2BB583E6"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6A674B63" w14:textId="77777777" w:rsidTr="004422F2">
        <w:trPr>
          <w:trHeight w:val="250"/>
          <w:jc w:val="center"/>
        </w:trPr>
        <w:tc>
          <w:tcPr>
            <w:tcW w:w="1057" w:type="dxa"/>
            <w:noWrap/>
            <w:vAlign w:val="center"/>
            <w:hideMark/>
          </w:tcPr>
          <w:p w14:paraId="0FF22EDC" w14:textId="77777777" w:rsidR="00232CF6" w:rsidRPr="00DD5F6A" w:rsidRDefault="00232CF6" w:rsidP="004422F2">
            <w:pPr>
              <w:jc w:val="center"/>
              <w:rPr>
                <w:sz w:val="16"/>
                <w:szCs w:val="16"/>
              </w:rPr>
            </w:pPr>
            <w:r w:rsidRPr="00DD5F6A">
              <w:rPr>
                <w:sz w:val="16"/>
                <w:szCs w:val="16"/>
              </w:rPr>
              <w:t>8,100.01</w:t>
            </w:r>
          </w:p>
        </w:tc>
        <w:tc>
          <w:tcPr>
            <w:tcW w:w="1001" w:type="dxa"/>
            <w:noWrap/>
            <w:vAlign w:val="center"/>
            <w:hideMark/>
          </w:tcPr>
          <w:p w14:paraId="58FC6EE2" w14:textId="77777777" w:rsidR="00232CF6" w:rsidRPr="00DD5F6A" w:rsidRDefault="00232CF6" w:rsidP="004422F2">
            <w:pPr>
              <w:jc w:val="center"/>
              <w:rPr>
                <w:sz w:val="16"/>
                <w:szCs w:val="16"/>
              </w:rPr>
            </w:pPr>
            <w:r w:rsidRPr="00DD5F6A">
              <w:rPr>
                <w:sz w:val="16"/>
                <w:szCs w:val="16"/>
              </w:rPr>
              <w:t>8,500.00</w:t>
            </w:r>
          </w:p>
        </w:tc>
        <w:tc>
          <w:tcPr>
            <w:tcW w:w="889" w:type="dxa"/>
            <w:noWrap/>
            <w:vAlign w:val="bottom"/>
            <w:hideMark/>
          </w:tcPr>
          <w:p w14:paraId="6736C072" w14:textId="77777777" w:rsidR="00232CF6" w:rsidRPr="00DD5F6A" w:rsidRDefault="00232CF6" w:rsidP="004422F2">
            <w:pPr>
              <w:jc w:val="center"/>
              <w:rPr>
                <w:sz w:val="16"/>
                <w:szCs w:val="16"/>
              </w:rPr>
            </w:pPr>
            <w:r w:rsidRPr="008B201F">
              <w:rPr>
                <w:rFonts w:eastAsia="Aptos"/>
                <w:kern w:val="2"/>
                <w:sz w:val="16"/>
                <w:szCs w:val="16"/>
              </w:rPr>
              <w:t xml:space="preserve">256.47 </w:t>
            </w:r>
          </w:p>
        </w:tc>
        <w:tc>
          <w:tcPr>
            <w:tcW w:w="900" w:type="dxa"/>
            <w:noWrap/>
            <w:vAlign w:val="bottom"/>
            <w:hideMark/>
          </w:tcPr>
          <w:p w14:paraId="3A81C848"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1FED3718"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3B45A4C7" w14:textId="77777777" w:rsidTr="004422F2">
        <w:trPr>
          <w:trHeight w:val="250"/>
          <w:jc w:val="center"/>
        </w:trPr>
        <w:tc>
          <w:tcPr>
            <w:tcW w:w="1057" w:type="dxa"/>
            <w:noWrap/>
            <w:vAlign w:val="center"/>
            <w:hideMark/>
          </w:tcPr>
          <w:p w14:paraId="17C41399" w14:textId="77777777" w:rsidR="00232CF6" w:rsidRPr="00DD5F6A" w:rsidRDefault="00232CF6" w:rsidP="004422F2">
            <w:pPr>
              <w:jc w:val="center"/>
              <w:rPr>
                <w:sz w:val="16"/>
                <w:szCs w:val="16"/>
              </w:rPr>
            </w:pPr>
            <w:r w:rsidRPr="00DD5F6A">
              <w:rPr>
                <w:sz w:val="16"/>
                <w:szCs w:val="16"/>
              </w:rPr>
              <w:t>8,500.01</w:t>
            </w:r>
          </w:p>
        </w:tc>
        <w:tc>
          <w:tcPr>
            <w:tcW w:w="1001" w:type="dxa"/>
            <w:noWrap/>
            <w:vAlign w:val="center"/>
            <w:hideMark/>
          </w:tcPr>
          <w:p w14:paraId="58308702" w14:textId="77777777" w:rsidR="00232CF6" w:rsidRPr="00DD5F6A" w:rsidRDefault="00232CF6" w:rsidP="004422F2">
            <w:pPr>
              <w:jc w:val="center"/>
              <w:rPr>
                <w:sz w:val="16"/>
                <w:szCs w:val="16"/>
              </w:rPr>
            </w:pPr>
            <w:r w:rsidRPr="00DD5F6A">
              <w:rPr>
                <w:sz w:val="16"/>
                <w:szCs w:val="16"/>
              </w:rPr>
              <w:t>8,900.00</w:t>
            </w:r>
          </w:p>
        </w:tc>
        <w:tc>
          <w:tcPr>
            <w:tcW w:w="889" w:type="dxa"/>
            <w:noWrap/>
            <w:vAlign w:val="bottom"/>
            <w:hideMark/>
          </w:tcPr>
          <w:p w14:paraId="58B83AEE" w14:textId="77777777" w:rsidR="00232CF6" w:rsidRPr="00DD5F6A" w:rsidRDefault="00232CF6" w:rsidP="004422F2">
            <w:pPr>
              <w:jc w:val="center"/>
              <w:rPr>
                <w:sz w:val="16"/>
                <w:szCs w:val="16"/>
              </w:rPr>
            </w:pPr>
            <w:r w:rsidRPr="008B201F">
              <w:rPr>
                <w:rFonts w:eastAsia="Aptos"/>
                <w:kern w:val="2"/>
                <w:sz w:val="16"/>
                <w:szCs w:val="16"/>
              </w:rPr>
              <w:t xml:space="preserve">268.83 </w:t>
            </w:r>
          </w:p>
        </w:tc>
        <w:tc>
          <w:tcPr>
            <w:tcW w:w="900" w:type="dxa"/>
            <w:noWrap/>
            <w:vAlign w:val="bottom"/>
            <w:hideMark/>
          </w:tcPr>
          <w:p w14:paraId="2EB9A92F"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239C390E"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7A16C81A" w14:textId="77777777" w:rsidTr="004422F2">
        <w:trPr>
          <w:trHeight w:val="250"/>
          <w:jc w:val="center"/>
        </w:trPr>
        <w:tc>
          <w:tcPr>
            <w:tcW w:w="1057" w:type="dxa"/>
            <w:noWrap/>
            <w:vAlign w:val="center"/>
            <w:hideMark/>
          </w:tcPr>
          <w:p w14:paraId="79CF4633" w14:textId="77777777" w:rsidR="00232CF6" w:rsidRPr="00DD5F6A" w:rsidRDefault="00232CF6" w:rsidP="004422F2">
            <w:pPr>
              <w:jc w:val="center"/>
              <w:rPr>
                <w:sz w:val="16"/>
                <w:szCs w:val="16"/>
              </w:rPr>
            </w:pPr>
            <w:r w:rsidRPr="00DD5F6A">
              <w:rPr>
                <w:sz w:val="16"/>
                <w:szCs w:val="16"/>
              </w:rPr>
              <w:t>8,900.01</w:t>
            </w:r>
          </w:p>
        </w:tc>
        <w:tc>
          <w:tcPr>
            <w:tcW w:w="1001" w:type="dxa"/>
            <w:noWrap/>
            <w:vAlign w:val="center"/>
            <w:hideMark/>
          </w:tcPr>
          <w:p w14:paraId="1FC4FF8D" w14:textId="77777777" w:rsidR="00232CF6" w:rsidRPr="00DD5F6A" w:rsidRDefault="00232CF6" w:rsidP="004422F2">
            <w:pPr>
              <w:jc w:val="center"/>
              <w:rPr>
                <w:sz w:val="16"/>
                <w:szCs w:val="16"/>
              </w:rPr>
            </w:pPr>
            <w:r w:rsidRPr="00DD5F6A">
              <w:rPr>
                <w:sz w:val="16"/>
                <w:szCs w:val="16"/>
              </w:rPr>
              <w:t>9,300.00</w:t>
            </w:r>
          </w:p>
        </w:tc>
        <w:tc>
          <w:tcPr>
            <w:tcW w:w="889" w:type="dxa"/>
            <w:noWrap/>
            <w:vAlign w:val="bottom"/>
            <w:hideMark/>
          </w:tcPr>
          <w:p w14:paraId="638C82C9" w14:textId="77777777" w:rsidR="00232CF6" w:rsidRPr="00DD5F6A" w:rsidRDefault="00232CF6" w:rsidP="004422F2">
            <w:pPr>
              <w:jc w:val="center"/>
              <w:rPr>
                <w:sz w:val="16"/>
                <w:szCs w:val="16"/>
              </w:rPr>
            </w:pPr>
            <w:r w:rsidRPr="008B201F">
              <w:rPr>
                <w:rFonts w:eastAsia="Aptos"/>
                <w:kern w:val="2"/>
                <w:sz w:val="16"/>
                <w:szCs w:val="16"/>
              </w:rPr>
              <w:t xml:space="preserve">281.19 </w:t>
            </w:r>
          </w:p>
        </w:tc>
        <w:tc>
          <w:tcPr>
            <w:tcW w:w="900" w:type="dxa"/>
            <w:noWrap/>
            <w:vAlign w:val="bottom"/>
            <w:hideMark/>
          </w:tcPr>
          <w:p w14:paraId="20824C90"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41BFE73C"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386B33D0" w14:textId="77777777" w:rsidTr="004422F2">
        <w:trPr>
          <w:trHeight w:val="250"/>
          <w:jc w:val="center"/>
        </w:trPr>
        <w:tc>
          <w:tcPr>
            <w:tcW w:w="1057" w:type="dxa"/>
            <w:noWrap/>
            <w:vAlign w:val="center"/>
            <w:hideMark/>
          </w:tcPr>
          <w:p w14:paraId="57078F72" w14:textId="77777777" w:rsidR="00232CF6" w:rsidRPr="00DD5F6A" w:rsidRDefault="00232CF6" w:rsidP="004422F2">
            <w:pPr>
              <w:jc w:val="center"/>
              <w:rPr>
                <w:sz w:val="16"/>
                <w:szCs w:val="16"/>
              </w:rPr>
            </w:pPr>
            <w:r w:rsidRPr="00DD5F6A">
              <w:rPr>
                <w:sz w:val="16"/>
                <w:szCs w:val="16"/>
              </w:rPr>
              <w:t>9,300.01</w:t>
            </w:r>
          </w:p>
        </w:tc>
        <w:tc>
          <w:tcPr>
            <w:tcW w:w="1001" w:type="dxa"/>
            <w:noWrap/>
            <w:vAlign w:val="center"/>
            <w:hideMark/>
          </w:tcPr>
          <w:p w14:paraId="5816E7F2" w14:textId="77777777" w:rsidR="00232CF6" w:rsidRPr="00DD5F6A" w:rsidRDefault="00232CF6" w:rsidP="004422F2">
            <w:pPr>
              <w:jc w:val="center"/>
              <w:rPr>
                <w:sz w:val="16"/>
                <w:szCs w:val="16"/>
              </w:rPr>
            </w:pPr>
            <w:r w:rsidRPr="00DD5F6A">
              <w:rPr>
                <w:sz w:val="16"/>
                <w:szCs w:val="16"/>
              </w:rPr>
              <w:t>9,700.00</w:t>
            </w:r>
          </w:p>
        </w:tc>
        <w:tc>
          <w:tcPr>
            <w:tcW w:w="889" w:type="dxa"/>
            <w:noWrap/>
            <w:vAlign w:val="bottom"/>
            <w:hideMark/>
          </w:tcPr>
          <w:p w14:paraId="01CD1F76" w14:textId="77777777" w:rsidR="00232CF6" w:rsidRPr="00DD5F6A" w:rsidRDefault="00232CF6" w:rsidP="004422F2">
            <w:pPr>
              <w:jc w:val="center"/>
              <w:rPr>
                <w:sz w:val="16"/>
                <w:szCs w:val="16"/>
              </w:rPr>
            </w:pPr>
            <w:r w:rsidRPr="008B201F">
              <w:rPr>
                <w:rFonts w:eastAsia="Aptos"/>
                <w:kern w:val="2"/>
                <w:sz w:val="16"/>
                <w:szCs w:val="16"/>
              </w:rPr>
              <w:t xml:space="preserve">293.55 </w:t>
            </w:r>
          </w:p>
        </w:tc>
        <w:tc>
          <w:tcPr>
            <w:tcW w:w="900" w:type="dxa"/>
            <w:noWrap/>
            <w:vAlign w:val="bottom"/>
            <w:hideMark/>
          </w:tcPr>
          <w:p w14:paraId="353C9E9A"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719D3E48"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40959616" w14:textId="77777777" w:rsidTr="004422F2">
        <w:trPr>
          <w:trHeight w:val="250"/>
          <w:jc w:val="center"/>
        </w:trPr>
        <w:tc>
          <w:tcPr>
            <w:tcW w:w="1057" w:type="dxa"/>
            <w:noWrap/>
            <w:vAlign w:val="center"/>
            <w:hideMark/>
          </w:tcPr>
          <w:p w14:paraId="03AF7C85" w14:textId="77777777" w:rsidR="00232CF6" w:rsidRPr="00DD5F6A" w:rsidRDefault="00232CF6" w:rsidP="004422F2">
            <w:pPr>
              <w:jc w:val="center"/>
              <w:rPr>
                <w:sz w:val="16"/>
                <w:szCs w:val="16"/>
              </w:rPr>
            </w:pPr>
            <w:r w:rsidRPr="00DD5F6A">
              <w:rPr>
                <w:sz w:val="16"/>
                <w:szCs w:val="16"/>
              </w:rPr>
              <w:t>9,700.01</w:t>
            </w:r>
          </w:p>
        </w:tc>
        <w:tc>
          <w:tcPr>
            <w:tcW w:w="1001" w:type="dxa"/>
            <w:noWrap/>
            <w:vAlign w:val="center"/>
            <w:hideMark/>
          </w:tcPr>
          <w:p w14:paraId="7E48B881" w14:textId="77777777" w:rsidR="00232CF6" w:rsidRPr="00DD5F6A" w:rsidRDefault="00232CF6" w:rsidP="004422F2">
            <w:pPr>
              <w:jc w:val="center"/>
              <w:rPr>
                <w:sz w:val="16"/>
                <w:szCs w:val="16"/>
              </w:rPr>
            </w:pPr>
            <w:r w:rsidRPr="00DD5F6A">
              <w:rPr>
                <w:sz w:val="16"/>
                <w:szCs w:val="16"/>
              </w:rPr>
              <w:t>10,100.00</w:t>
            </w:r>
          </w:p>
        </w:tc>
        <w:tc>
          <w:tcPr>
            <w:tcW w:w="889" w:type="dxa"/>
            <w:noWrap/>
            <w:vAlign w:val="bottom"/>
            <w:hideMark/>
          </w:tcPr>
          <w:p w14:paraId="46DB23ED" w14:textId="77777777" w:rsidR="00232CF6" w:rsidRPr="00DD5F6A" w:rsidRDefault="00232CF6" w:rsidP="004422F2">
            <w:pPr>
              <w:jc w:val="center"/>
              <w:rPr>
                <w:sz w:val="16"/>
                <w:szCs w:val="16"/>
              </w:rPr>
            </w:pPr>
            <w:r w:rsidRPr="008B201F">
              <w:rPr>
                <w:rFonts w:eastAsia="Aptos"/>
                <w:kern w:val="2"/>
                <w:sz w:val="16"/>
                <w:szCs w:val="16"/>
              </w:rPr>
              <w:t xml:space="preserve">305.91 </w:t>
            </w:r>
          </w:p>
        </w:tc>
        <w:tc>
          <w:tcPr>
            <w:tcW w:w="900" w:type="dxa"/>
            <w:noWrap/>
            <w:vAlign w:val="bottom"/>
            <w:hideMark/>
          </w:tcPr>
          <w:p w14:paraId="5FFE06B3"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2F53E56F"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70FDE1C6" w14:textId="77777777" w:rsidTr="004422F2">
        <w:trPr>
          <w:trHeight w:val="250"/>
          <w:jc w:val="center"/>
        </w:trPr>
        <w:tc>
          <w:tcPr>
            <w:tcW w:w="1057" w:type="dxa"/>
            <w:noWrap/>
            <w:vAlign w:val="center"/>
            <w:hideMark/>
          </w:tcPr>
          <w:p w14:paraId="45AB9DC3" w14:textId="77777777" w:rsidR="00232CF6" w:rsidRPr="00DD5F6A" w:rsidRDefault="00232CF6" w:rsidP="004422F2">
            <w:pPr>
              <w:jc w:val="center"/>
              <w:rPr>
                <w:sz w:val="16"/>
                <w:szCs w:val="16"/>
              </w:rPr>
            </w:pPr>
            <w:r w:rsidRPr="00DD5F6A">
              <w:rPr>
                <w:sz w:val="16"/>
                <w:szCs w:val="16"/>
              </w:rPr>
              <w:t>10,100.01</w:t>
            </w:r>
          </w:p>
        </w:tc>
        <w:tc>
          <w:tcPr>
            <w:tcW w:w="1001" w:type="dxa"/>
            <w:noWrap/>
            <w:vAlign w:val="center"/>
            <w:hideMark/>
          </w:tcPr>
          <w:p w14:paraId="63D01E86" w14:textId="77777777" w:rsidR="00232CF6" w:rsidRPr="00DD5F6A" w:rsidRDefault="00232CF6" w:rsidP="004422F2">
            <w:pPr>
              <w:jc w:val="center"/>
              <w:rPr>
                <w:sz w:val="16"/>
                <w:szCs w:val="16"/>
              </w:rPr>
            </w:pPr>
            <w:r w:rsidRPr="00DD5F6A">
              <w:rPr>
                <w:sz w:val="16"/>
                <w:szCs w:val="16"/>
              </w:rPr>
              <w:t>10,500.00</w:t>
            </w:r>
          </w:p>
        </w:tc>
        <w:tc>
          <w:tcPr>
            <w:tcW w:w="889" w:type="dxa"/>
            <w:noWrap/>
            <w:vAlign w:val="bottom"/>
            <w:hideMark/>
          </w:tcPr>
          <w:p w14:paraId="422FEEF8" w14:textId="77777777" w:rsidR="00232CF6" w:rsidRPr="00DD5F6A" w:rsidRDefault="00232CF6" w:rsidP="004422F2">
            <w:pPr>
              <w:jc w:val="center"/>
              <w:rPr>
                <w:sz w:val="16"/>
                <w:szCs w:val="16"/>
              </w:rPr>
            </w:pPr>
            <w:r w:rsidRPr="008B201F">
              <w:rPr>
                <w:rFonts w:eastAsia="Aptos"/>
                <w:kern w:val="2"/>
                <w:sz w:val="16"/>
                <w:szCs w:val="16"/>
              </w:rPr>
              <w:t xml:space="preserve">318.27 </w:t>
            </w:r>
          </w:p>
        </w:tc>
        <w:tc>
          <w:tcPr>
            <w:tcW w:w="900" w:type="dxa"/>
            <w:noWrap/>
            <w:vAlign w:val="bottom"/>
            <w:hideMark/>
          </w:tcPr>
          <w:p w14:paraId="43EF7656"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549B9DB4"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7A34056F" w14:textId="77777777" w:rsidTr="004422F2">
        <w:trPr>
          <w:trHeight w:val="250"/>
          <w:jc w:val="center"/>
        </w:trPr>
        <w:tc>
          <w:tcPr>
            <w:tcW w:w="1057" w:type="dxa"/>
            <w:noWrap/>
            <w:vAlign w:val="center"/>
            <w:hideMark/>
          </w:tcPr>
          <w:p w14:paraId="56CB4B89" w14:textId="77777777" w:rsidR="00232CF6" w:rsidRPr="00DD5F6A" w:rsidRDefault="00232CF6" w:rsidP="004422F2">
            <w:pPr>
              <w:jc w:val="center"/>
              <w:rPr>
                <w:sz w:val="16"/>
                <w:szCs w:val="16"/>
              </w:rPr>
            </w:pPr>
            <w:r w:rsidRPr="00DD5F6A">
              <w:rPr>
                <w:sz w:val="16"/>
                <w:szCs w:val="16"/>
              </w:rPr>
              <w:t>10,500.01</w:t>
            </w:r>
          </w:p>
        </w:tc>
        <w:tc>
          <w:tcPr>
            <w:tcW w:w="1001" w:type="dxa"/>
            <w:noWrap/>
            <w:vAlign w:val="center"/>
            <w:hideMark/>
          </w:tcPr>
          <w:p w14:paraId="501DA21B" w14:textId="77777777" w:rsidR="00232CF6" w:rsidRPr="00DD5F6A" w:rsidRDefault="00232CF6" w:rsidP="004422F2">
            <w:pPr>
              <w:jc w:val="center"/>
              <w:rPr>
                <w:sz w:val="16"/>
                <w:szCs w:val="16"/>
              </w:rPr>
            </w:pPr>
            <w:r w:rsidRPr="00DD5F6A">
              <w:rPr>
                <w:sz w:val="16"/>
                <w:szCs w:val="16"/>
              </w:rPr>
              <w:t>10,900.00</w:t>
            </w:r>
          </w:p>
        </w:tc>
        <w:tc>
          <w:tcPr>
            <w:tcW w:w="889" w:type="dxa"/>
            <w:noWrap/>
            <w:vAlign w:val="bottom"/>
            <w:hideMark/>
          </w:tcPr>
          <w:p w14:paraId="1BE0CFC2" w14:textId="77777777" w:rsidR="00232CF6" w:rsidRPr="00DD5F6A" w:rsidRDefault="00232CF6" w:rsidP="004422F2">
            <w:pPr>
              <w:jc w:val="center"/>
              <w:rPr>
                <w:sz w:val="16"/>
                <w:szCs w:val="16"/>
              </w:rPr>
            </w:pPr>
            <w:r w:rsidRPr="008B201F">
              <w:rPr>
                <w:rFonts w:eastAsia="Aptos"/>
                <w:kern w:val="2"/>
                <w:sz w:val="16"/>
                <w:szCs w:val="16"/>
              </w:rPr>
              <w:t xml:space="preserve">330.63 </w:t>
            </w:r>
          </w:p>
        </w:tc>
        <w:tc>
          <w:tcPr>
            <w:tcW w:w="900" w:type="dxa"/>
            <w:noWrap/>
            <w:vAlign w:val="bottom"/>
            <w:hideMark/>
          </w:tcPr>
          <w:p w14:paraId="1A8F192D"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7EC582B3"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747520FF" w14:textId="77777777" w:rsidTr="004422F2">
        <w:trPr>
          <w:trHeight w:val="250"/>
          <w:jc w:val="center"/>
        </w:trPr>
        <w:tc>
          <w:tcPr>
            <w:tcW w:w="1057" w:type="dxa"/>
            <w:noWrap/>
            <w:vAlign w:val="center"/>
            <w:hideMark/>
          </w:tcPr>
          <w:p w14:paraId="38C16FA2" w14:textId="77777777" w:rsidR="00232CF6" w:rsidRPr="00DD5F6A" w:rsidRDefault="00232CF6" w:rsidP="004422F2">
            <w:pPr>
              <w:jc w:val="center"/>
              <w:rPr>
                <w:sz w:val="16"/>
                <w:szCs w:val="16"/>
              </w:rPr>
            </w:pPr>
            <w:r w:rsidRPr="00DD5F6A">
              <w:rPr>
                <w:sz w:val="16"/>
                <w:szCs w:val="16"/>
              </w:rPr>
              <w:t>10,900.01</w:t>
            </w:r>
          </w:p>
        </w:tc>
        <w:tc>
          <w:tcPr>
            <w:tcW w:w="1001" w:type="dxa"/>
            <w:noWrap/>
            <w:vAlign w:val="center"/>
            <w:hideMark/>
          </w:tcPr>
          <w:p w14:paraId="6FE45A83" w14:textId="77777777" w:rsidR="00232CF6" w:rsidRPr="00DD5F6A" w:rsidRDefault="00232CF6" w:rsidP="004422F2">
            <w:pPr>
              <w:jc w:val="center"/>
              <w:rPr>
                <w:sz w:val="16"/>
                <w:szCs w:val="16"/>
              </w:rPr>
            </w:pPr>
            <w:r w:rsidRPr="00DD5F6A">
              <w:rPr>
                <w:sz w:val="16"/>
                <w:szCs w:val="16"/>
              </w:rPr>
              <w:t>11,300.00</w:t>
            </w:r>
          </w:p>
        </w:tc>
        <w:tc>
          <w:tcPr>
            <w:tcW w:w="889" w:type="dxa"/>
            <w:noWrap/>
            <w:vAlign w:val="bottom"/>
            <w:hideMark/>
          </w:tcPr>
          <w:p w14:paraId="26714A6E" w14:textId="77777777" w:rsidR="00232CF6" w:rsidRPr="00DD5F6A" w:rsidRDefault="00232CF6" w:rsidP="004422F2">
            <w:pPr>
              <w:jc w:val="center"/>
              <w:rPr>
                <w:sz w:val="16"/>
                <w:szCs w:val="16"/>
              </w:rPr>
            </w:pPr>
            <w:r w:rsidRPr="008B201F">
              <w:rPr>
                <w:rFonts w:eastAsia="Aptos"/>
                <w:kern w:val="2"/>
                <w:sz w:val="16"/>
                <w:szCs w:val="16"/>
              </w:rPr>
              <w:t xml:space="preserve">342.99 </w:t>
            </w:r>
          </w:p>
        </w:tc>
        <w:tc>
          <w:tcPr>
            <w:tcW w:w="900" w:type="dxa"/>
            <w:noWrap/>
            <w:vAlign w:val="bottom"/>
            <w:hideMark/>
          </w:tcPr>
          <w:p w14:paraId="634114BB"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52C541AB"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1094BAF8" w14:textId="77777777" w:rsidTr="004422F2">
        <w:trPr>
          <w:trHeight w:val="250"/>
          <w:jc w:val="center"/>
        </w:trPr>
        <w:tc>
          <w:tcPr>
            <w:tcW w:w="1057" w:type="dxa"/>
            <w:noWrap/>
            <w:vAlign w:val="center"/>
            <w:hideMark/>
          </w:tcPr>
          <w:p w14:paraId="4C7FDBB5" w14:textId="77777777" w:rsidR="00232CF6" w:rsidRPr="00DD5F6A" w:rsidRDefault="00232CF6" w:rsidP="004422F2">
            <w:pPr>
              <w:jc w:val="center"/>
              <w:rPr>
                <w:sz w:val="16"/>
                <w:szCs w:val="16"/>
              </w:rPr>
            </w:pPr>
            <w:r w:rsidRPr="00DD5F6A">
              <w:rPr>
                <w:sz w:val="16"/>
                <w:szCs w:val="16"/>
              </w:rPr>
              <w:t>11,300.01</w:t>
            </w:r>
          </w:p>
        </w:tc>
        <w:tc>
          <w:tcPr>
            <w:tcW w:w="1001" w:type="dxa"/>
            <w:noWrap/>
            <w:vAlign w:val="center"/>
            <w:hideMark/>
          </w:tcPr>
          <w:p w14:paraId="601C9F5F" w14:textId="77777777" w:rsidR="00232CF6" w:rsidRPr="00DD5F6A" w:rsidRDefault="00232CF6" w:rsidP="004422F2">
            <w:pPr>
              <w:jc w:val="center"/>
              <w:rPr>
                <w:sz w:val="16"/>
                <w:szCs w:val="16"/>
              </w:rPr>
            </w:pPr>
            <w:r w:rsidRPr="00DD5F6A">
              <w:rPr>
                <w:sz w:val="16"/>
                <w:szCs w:val="16"/>
              </w:rPr>
              <w:t>11,700.00</w:t>
            </w:r>
          </w:p>
        </w:tc>
        <w:tc>
          <w:tcPr>
            <w:tcW w:w="889" w:type="dxa"/>
            <w:noWrap/>
            <w:vAlign w:val="bottom"/>
            <w:hideMark/>
          </w:tcPr>
          <w:p w14:paraId="451AD993" w14:textId="77777777" w:rsidR="00232CF6" w:rsidRPr="00DD5F6A" w:rsidRDefault="00232CF6" w:rsidP="004422F2">
            <w:pPr>
              <w:jc w:val="center"/>
              <w:rPr>
                <w:sz w:val="16"/>
                <w:szCs w:val="16"/>
              </w:rPr>
            </w:pPr>
            <w:r w:rsidRPr="008B201F">
              <w:rPr>
                <w:rFonts w:eastAsia="Aptos"/>
                <w:kern w:val="2"/>
                <w:sz w:val="16"/>
                <w:szCs w:val="16"/>
              </w:rPr>
              <w:t xml:space="preserve">355.35 </w:t>
            </w:r>
          </w:p>
        </w:tc>
        <w:tc>
          <w:tcPr>
            <w:tcW w:w="900" w:type="dxa"/>
            <w:noWrap/>
            <w:vAlign w:val="bottom"/>
            <w:hideMark/>
          </w:tcPr>
          <w:p w14:paraId="3219C2FB"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2159E436"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2D394B0C" w14:textId="77777777" w:rsidTr="004422F2">
        <w:trPr>
          <w:trHeight w:val="250"/>
          <w:jc w:val="center"/>
        </w:trPr>
        <w:tc>
          <w:tcPr>
            <w:tcW w:w="1057" w:type="dxa"/>
            <w:noWrap/>
            <w:vAlign w:val="center"/>
            <w:hideMark/>
          </w:tcPr>
          <w:p w14:paraId="34D57D48" w14:textId="77777777" w:rsidR="00232CF6" w:rsidRPr="00DD5F6A" w:rsidRDefault="00232CF6" w:rsidP="004422F2">
            <w:pPr>
              <w:jc w:val="center"/>
              <w:rPr>
                <w:sz w:val="16"/>
                <w:szCs w:val="16"/>
              </w:rPr>
            </w:pPr>
            <w:r w:rsidRPr="00DD5F6A">
              <w:rPr>
                <w:sz w:val="16"/>
                <w:szCs w:val="16"/>
              </w:rPr>
              <w:t>11,700.01</w:t>
            </w:r>
          </w:p>
        </w:tc>
        <w:tc>
          <w:tcPr>
            <w:tcW w:w="1001" w:type="dxa"/>
            <w:noWrap/>
            <w:vAlign w:val="center"/>
            <w:hideMark/>
          </w:tcPr>
          <w:p w14:paraId="7D340E0A" w14:textId="77777777" w:rsidR="00232CF6" w:rsidRPr="00DD5F6A" w:rsidRDefault="00232CF6" w:rsidP="004422F2">
            <w:pPr>
              <w:jc w:val="center"/>
              <w:rPr>
                <w:sz w:val="16"/>
                <w:szCs w:val="16"/>
              </w:rPr>
            </w:pPr>
            <w:r w:rsidRPr="00DD5F6A">
              <w:rPr>
                <w:sz w:val="16"/>
                <w:szCs w:val="16"/>
              </w:rPr>
              <w:t>12,100.00</w:t>
            </w:r>
          </w:p>
        </w:tc>
        <w:tc>
          <w:tcPr>
            <w:tcW w:w="889" w:type="dxa"/>
            <w:noWrap/>
            <w:vAlign w:val="bottom"/>
            <w:hideMark/>
          </w:tcPr>
          <w:p w14:paraId="510BA27F" w14:textId="77777777" w:rsidR="00232CF6" w:rsidRPr="00DD5F6A" w:rsidRDefault="00232CF6" w:rsidP="004422F2">
            <w:pPr>
              <w:jc w:val="center"/>
              <w:rPr>
                <w:sz w:val="16"/>
                <w:szCs w:val="16"/>
              </w:rPr>
            </w:pPr>
            <w:r w:rsidRPr="008B201F">
              <w:rPr>
                <w:rFonts w:eastAsia="Aptos"/>
                <w:kern w:val="2"/>
                <w:sz w:val="16"/>
                <w:szCs w:val="16"/>
              </w:rPr>
              <w:t xml:space="preserve">367.71 </w:t>
            </w:r>
          </w:p>
        </w:tc>
        <w:tc>
          <w:tcPr>
            <w:tcW w:w="900" w:type="dxa"/>
            <w:noWrap/>
            <w:vAlign w:val="bottom"/>
            <w:hideMark/>
          </w:tcPr>
          <w:p w14:paraId="4665CE8F"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4AB2176B"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44898A83" w14:textId="77777777" w:rsidTr="004422F2">
        <w:trPr>
          <w:trHeight w:val="250"/>
          <w:jc w:val="center"/>
        </w:trPr>
        <w:tc>
          <w:tcPr>
            <w:tcW w:w="1057" w:type="dxa"/>
            <w:noWrap/>
            <w:vAlign w:val="center"/>
            <w:hideMark/>
          </w:tcPr>
          <w:p w14:paraId="0A00E9C6" w14:textId="77777777" w:rsidR="00232CF6" w:rsidRPr="00DD5F6A" w:rsidRDefault="00232CF6" w:rsidP="004422F2">
            <w:pPr>
              <w:jc w:val="center"/>
              <w:rPr>
                <w:sz w:val="16"/>
                <w:szCs w:val="16"/>
              </w:rPr>
            </w:pPr>
            <w:r w:rsidRPr="00DD5F6A">
              <w:rPr>
                <w:sz w:val="16"/>
                <w:szCs w:val="16"/>
              </w:rPr>
              <w:t>12,100.01</w:t>
            </w:r>
          </w:p>
        </w:tc>
        <w:tc>
          <w:tcPr>
            <w:tcW w:w="1001" w:type="dxa"/>
            <w:noWrap/>
            <w:vAlign w:val="center"/>
            <w:hideMark/>
          </w:tcPr>
          <w:p w14:paraId="6014FF4F" w14:textId="77777777" w:rsidR="00232CF6" w:rsidRPr="00DD5F6A" w:rsidRDefault="00232CF6" w:rsidP="004422F2">
            <w:pPr>
              <w:jc w:val="center"/>
              <w:rPr>
                <w:sz w:val="16"/>
                <w:szCs w:val="16"/>
              </w:rPr>
            </w:pPr>
            <w:r w:rsidRPr="00DD5F6A">
              <w:rPr>
                <w:sz w:val="16"/>
                <w:szCs w:val="16"/>
              </w:rPr>
              <w:t>12,500.00</w:t>
            </w:r>
          </w:p>
        </w:tc>
        <w:tc>
          <w:tcPr>
            <w:tcW w:w="889" w:type="dxa"/>
            <w:noWrap/>
            <w:vAlign w:val="bottom"/>
            <w:hideMark/>
          </w:tcPr>
          <w:p w14:paraId="20936440" w14:textId="77777777" w:rsidR="00232CF6" w:rsidRPr="00DD5F6A" w:rsidRDefault="00232CF6" w:rsidP="004422F2">
            <w:pPr>
              <w:jc w:val="center"/>
              <w:rPr>
                <w:sz w:val="16"/>
                <w:szCs w:val="16"/>
              </w:rPr>
            </w:pPr>
            <w:r w:rsidRPr="008B201F">
              <w:rPr>
                <w:rFonts w:eastAsia="Aptos"/>
                <w:kern w:val="2"/>
                <w:sz w:val="16"/>
                <w:szCs w:val="16"/>
              </w:rPr>
              <w:t xml:space="preserve">380.07 </w:t>
            </w:r>
          </w:p>
        </w:tc>
        <w:tc>
          <w:tcPr>
            <w:tcW w:w="900" w:type="dxa"/>
            <w:noWrap/>
            <w:vAlign w:val="bottom"/>
            <w:hideMark/>
          </w:tcPr>
          <w:p w14:paraId="5179A9F7"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437A43D8"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47D97D47" w14:textId="77777777" w:rsidTr="004422F2">
        <w:trPr>
          <w:trHeight w:val="250"/>
          <w:jc w:val="center"/>
        </w:trPr>
        <w:tc>
          <w:tcPr>
            <w:tcW w:w="1057" w:type="dxa"/>
            <w:noWrap/>
            <w:vAlign w:val="center"/>
            <w:hideMark/>
          </w:tcPr>
          <w:p w14:paraId="6B93A3A5" w14:textId="77777777" w:rsidR="00232CF6" w:rsidRPr="00DD5F6A" w:rsidRDefault="00232CF6" w:rsidP="004422F2">
            <w:pPr>
              <w:jc w:val="center"/>
              <w:rPr>
                <w:sz w:val="16"/>
                <w:szCs w:val="16"/>
              </w:rPr>
            </w:pPr>
            <w:r w:rsidRPr="00DD5F6A">
              <w:rPr>
                <w:sz w:val="16"/>
                <w:szCs w:val="16"/>
              </w:rPr>
              <w:t>12,500.01</w:t>
            </w:r>
          </w:p>
        </w:tc>
        <w:tc>
          <w:tcPr>
            <w:tcW w:w="1001" w:type="dxa"/>
            <w:noWrap/>
            <w:vAlign w:val="center"/>
            <w:hideMark/>
          </w:tcPr>
          <w:p w14:paraId="19F9EBE7" w14:textId="77777777" w:rsidR="00232CF6" w:rsidRPr="00DD5F6A" w:rsidRDefault="00232CF6" w:rsidP="004422F2">
            <w:pPr>
              <w:jc w:val="center"/>
              <w:rPr>
                <w:sz w:val="16"/>
                <w:szCs w:val="16"/>
              </w:rPr>
            </w:pPr>
            <w:r w:rsidRPr="00DD5F6A">
              <w:rPr>
                <w:sz w:val="16"/>
                <w:szCs w:val="16"/>
              </w:rPr>
              <w:t>12,900.00</w:t>
            </w:r>
          </w:p>
        </w:tc>
        <w:tc>
          <w:tcPr>
            <w:tcW w:w="889" w:type="dxa"/>
            <w:noWrap/>
            <w:vAlign w:val="bottom"/>
            <w:hideMark/>
          </w:tcPr>
          <w:p w14:paraId="23DBB33E" w14:textId="77777777" w:rsidR="00232CF6" w:rsidRPr="00DD5F6A" w:rsidRDefault="00232CF6" w:rsidP="004422F2">
            <w:pPr>
              <w:jc w:val="center"/>
              <w:rPr>
                <w:sz w:val="16"/>
                <w:szCs w:val="16"/>
              </w:rPr>
            </w:pPr>
            <w:r w:rsidRPr="008B201F">
              <w:rPr>
                <w:rFonts w:eastAsia="Aptos"/>
                <w:kern w:val="2"/>
                <w:sz w:val="16"/>
                <w:szCs w:val="16"/>
              </w:rPr>
              <w:t xml:space="preserve">392.43 </w:t>
            </w:r>
          </w:p>
        </w:tc>
        <w:tc>
          <w:tcPr>
            <w:tcW w:w="900" w:type="dxa"/>
            <w:noWrap/>
            <w:vAlign w:val="bottom"/>
            <w:hideMark/>
          </w:tcPr>
          <w:p w14:paraId="3E781F73" w14:textId="77777777" w:rsidR="00232CF6" w:rsidRPr="00DD5F6A" w:rsidRDefault="00232CF6" w:rsidP="004422F2">
            <w:pPr>
              <w:jc w:val="center"/>
              <w:rPr>
                <w:sz w:val="16"/>
                <w:szCs w:val="16"/>
              </w:rPr>
            </w:pPr>
            <w:r w:rsidRPr="008B201F">
              <w:rPr>
                <w:rFonts w:eastAsia="Aptos"/>
                <w:kern w:val="2"/>
                <w:sz w:val="16"/>
                <w:szCs w:val="16"/>
              </w:rPr>
              <w:t xml:space="preserve">0.00 </w:t>
            </w:r>
          </w:p>
        </w:tc>
        <w:tc>
          <w:tcPr>
            <w:tcW w:w="1003" w:type="dxa"/>
            <w:noWrap/>
            <w:vAlign w:val="bottom"/>
            <w:hideMark/>
          </w:tcPr>
          <w:p w14:paraId="215B5506"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50D6C80F" w14:textId="77777777" w:rsidTr="004422F2">
        <w:trPr>
          <w:trHeight w:val="250"/>
          <w:jc w:val="center"/>
        </w:trPr>
        <w:tc>
          <w:tcPr>
            <w:tcW w:w="1057" w:type="dxa"/>
            <w:noWrap/>
            <w:vAlign w:val="center"/>
            <w:hideMark/>
          </w:tcPr>
          <w:p w14:paraId="7DA7EC2C" w14:textId="77777777" w:rsidR="00232CF6" w:rsidRPr="00DD5F6A" w:rsidRDefault="00232CF6" w:rsidP="004422F2">
            <w:pPr>
              <w:jc w:val="center"/>
              <w:rPr>
                <w:sz w:val="16"/>
                <w:szCs w:val="16"/>
              </w:rPr>
            </w:pPr>
            <w:r w:rsidRPr="00DD5F6A">
              <w:rPr>
                <w:sz w:val="16"/>
                <w:szCs w:val="16"/>
              </w:rPr>
              <w:t>12,900.01</w:t>
            </w:r>
          </w:p>
        </w:tc>
        <w:tc>
          <w:tcPr>
            <w:tcW w:w="1001" w:type="dxa"/>
            <w:noWrap/>
            <w:vAlign w:val="center"/>
            <w:hideMark/>
          </w:tcPr>
          <w:p w14:paraId="2E1C5CF4" w14:textId="77777777" w:rsidR="00232CF6" w:rsidRPr="00DD5F6A" w:rsidRDefault="00232CF6" w:rsidP="004422F2">
            <w:pPr>
              <w:jc w:val="center"/>
              <w:rPr>
                <w:sz w:val="16"/>
                <w:szCs w:val="16"/>
              </w:rPr>
            </w:pPr>
            <w:r w:rsidRPr="00DD5F6A">
              <w:rPr>
                <w:sz w:val="16"/>
                <w:szCs w:val="16"/>
              </w:rPr>
              <w:t>13,300.00</w:t>
            </w:r>
          </w:p>
        </w:tc>
        <w:tc>
          <w:tcPr>
            <w:tcW w:w="889" w:type="dxa"/>
            <w:noWrap/>
            <w:vAlign w:val="bottom"/>
            <w:hideMark/>
          </w:tcPr>
          <w:p w14:paraId="1126D7FB" w14:textId="77777777" w:rsidR="00232CF6" w:rsidRPr="00DD5F6A" w:rsidRDefault="00232CF6" w:rsidP="004422F2">
            <w:pPr>
              <w:jc w:val="center"/>
              <w:rPr>
                <w:sz w:val="16"/>
                <w:szCs w:val="16"/>
              </w:rPr>
            </w:pPr>
            <w:r w:rsidRPr="008B201F">
              <w:rPr>
                <w:rFonts w:eastAsia="Aptos"/>
                <w:kern w:val="2"/>
                <w:sz w:val="16"/>
                <w:szCs w:val="16"/>
              </w:rPr>
              <w:t xml:space="preserve">404.79 </w:t>
            </w:r>
          </w:p>
        </w:tc>
        <w:tc>
          <w:tcPr>
            <w:tcW w:w="900" w:type="dxa"/>
            <w:noWrap/>
            <w:vAlign w:val="bottom"/>
            <w:hideMark/>
          </w:tcPr>
          <w:p w14:paraId="1A387BC6" w14:textId="77777777" w:rsidR="00232CF6" w:rsidRPr="00DD5F6A" w:rsidRDefault="00232CF6" w:rsidP="004422F2">
            <w:pPr>
              <w:jc w:val="center"/>
              <w:rPr>
                <w:sz w:val="16"/>
                <w:szCs w:val="16"/>
              </w:rPr>
            </w:pPr>
            <w:r w:rsidRPr="008B201F">
              <w:rPr>
                <w:rFonts w:eastAsia="Aptos"/>
                <w:kern w:val="2"/>
                <w:sz w:val="16"/>
                <w:szCs w:val="16"/>
              </w:rPr>
              <w:t xml:space="preserve">6.95 </w:t>
            </w:r>
          </w:p>
        </w:tc>
        <w:tc>
          <w:tcPr>
            <w:tcW w:w="1003" w:type="dxa"/>
            <w:noWrap/>
            <w:vAlign w:val="bottom"/>
            <w:hideMark/>
          </w:tcPr>
          <w:p w14:paraId="03F10844"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4F6C5A01" w14:textId="77777777" w:rsidTr="004422F2">
        <w:trPr>
          <w:trHeight w:val="250"/>
          <w:jc w:val="center"/>
        </w:trPr>
        <w:tc>
          <w:tcPr>
            <w:tcW w:w="1057" w:type="dxa"/>
            <w:noWrap/>
            <w:vAlign w:val="center"/>
            <w:hideMark/>
          </w:tcPr>
          <w:p w14:paraId="5AC5B97F" w14:textId="77777777" w:rsidR="00232CF6" w:rsidRPr="00DD5F6A" w:rsidRDefault="00232CF6" w:rsidP="004422F2">
            <w:pPr>
              <w:jc w:val="center"/>
              <w:rPr>
                <w:sz w:val="16"/>
                <w:szCs w:val="16"/>
              </w:rPr>
            </w:pPr>
            <w:r w:rsidRPr="00DD5F6A">
              <w:rPr>
                <w:sz w:val="16"/>
                <w:szCs w:val="16"/>
              </w:rPr>
              <w:t>13,300.01</w:t>
            </w:r>
          </w:p>
        </w:tc>
        <w:tc>
          <w:tcPr>
            <w:tcW w:w="1001" w:type="dxa"/>
            <w:noWrap/>
            <w:vAlign w:val="center"/>
            <w:hideMark/>
          </w:tcPr>
          <w:p w14:paraId="6E6A1301" w14:textId="77777777" w:rsidR="00232CF6" w:rsidRPr="00DD5F6A" w:rsidRDefault="00232CF6" w:rsidP="004422F2">
            <w:pPr>
              <w:jc w:val="center"/>
              <w:rPr>
                <w:sz w:val="16"/>
                <w:szCs w:val="16"/>
              </w:rPr>
            </w:pPr>
            <w:r w:rsidRPr="00DD5F6A">
              <w:rPr>
                <w:sz w:val="16"/>
                <w:szCs w:val="16"/>
              </w:rPr>
              <w:t>13,700.00</w:t>
            </w:r>
          </w:p>
        </w:tc>
        <w:tc>
          <w:tcPr>
            <w:tcW w:w="889" w:type="dxa"/>
            <w:noWrap/>
            <w:vAlign w:val="bottom"/>
            <w:hideMark/>
          </w:tcPr>
          <w:p w14:paraId="7667ED58" w14:textId="77777777" w:rsidR="00232CF6" w:rsidRPr="00DD5F6A" w:rsidRDefault="00232CF6" w:rsidP="004422F2">
            <w:pPr>
              <w:jc w:val="center"/>
              <w:rPr>
                <w:sz w:val="16"/>
                <w:szCs w:val="16"/>
              </w:rPr>
            </w:pPr>
            <w:r w:rsidRPr="008B201F">
              <w:rPr>
                <w:rFonts w:eastAsia="Aptos"/>
                <w:kern w:val="2"/>
                <w:sz w:val="16"/>
                <w:szCs w:val="16"/>
              </w:rPr>
              <w:t xml:space="preserve">417.15 </w:t>
            </w:r>
          </w:p>
        </w:tc>
        <w:tc>
          <w:tcPr>
            <w:tcW w:w="900" w:type="dxa"/>
            <w:noWrap/>
            <w:vAlign w:val="bottom"/>
            <w:hideMark/>
          </w:tcPr>
          <w:p w14:paraId="0C093D09" w14:textId="77777777" w:rsidR="00232CF6" w:rsidRPr="00DD5F6A" w:rsidRDefault="00232CF6" w:rsidP="004422F2">
            <w:pPr>
              <w:jc w:val="center"/>
              <w:rPr>
                <w:sz w:val="16"/>
                <w:szCs w:val="16"/>
              </w:rPr>
            </w:pPr>
            <w:r w:rsidRPr="008B201F">
              <w:rPr>
                <w:rFonts w:eastAsia="Aptos"/>
                <w:kern w:val="2"/>
                <w:sz w:val="16"/>
                <w:szCs w:val="16"/>
              </w:rPr>
              <w:t xml:space="preserve">19.31 </w:t>
            </w:r>
          </w:p>
        </w:tc>
        <w:tc>
          <w:tcPr>
            <w:tcW w:w="1003" w:type="dxa"/>
            <w:noWrap/>
            <w:vAlign w:val="bottom"/>
            <w:hideMark/>
          </w:tcPr>
          <w:p w14:paraId="597743AE"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7A312AC5" w14:textId="77777777" w:rsidTr="004422F2">
        <w:trPr>
          <w:trHeight w:val="250"/>
          <w:jc w:val="center"/>
        </w:trPr>
        <w:tc>
          <w:tcPr>
            <w:tcW w:w="1057" w:type="dxa"/>
            <w:noWrap/>
            <w:vAlign w:val="center"/>
            <w:hideMark/>
          </w:tcPr>
          <w:p w14:paraId="0AC5B281" w14:textId="77777777" w:rsidR="00232CF6" w:rsidRPr="00DD5F6A" w:rsidRDefault="00232CF6" w:rsidP="004422F2">
            <w:pPr>
              <w:jc w:val="center"/>
              <w:rPr>
                <w:sz w:val="16"/>
                <w:szCs w:val="16"/>
              </w:rPr>
            </w:pPr>
            <w:r w:rsidRPr="00DD5F6A">
              <w:rPr>
                <w:sz w:val="16"/>
                <w:szCs w:val="16"/>
              </w:rPr>
              <w:t>13,700.01</w:t>
            </w:r>
          </w:p>
        </w:tc>
        <w:tc>
          <w:tcPr>
            <w:tcW w:w="1001" w:type="dxa"/>
            <w:noWrap/>
            <w:vAlign w:val="center"/>
            <w:hideMark/>
          </w:tcPr>
          <w:p w14:paraId="5D5DC60B" w14:textId="77777777" w:rsidR="00232CF6" w:rsidRPr="00DD5F6A" w:rsidRDefault="00232CF6" w:rsidP="004422F2">
            <w:pPr>
              <w:jc w:val="center"/>
              <w:rPr>
                <w:sz w:val="16"/>
                <w:szCs w:val="16"/>
              </w:rPr>
            </w:pPr>
            <w:r w:rsidRPr="00DD5F6A">
              <w:rPr>
                <w:sz w:val="16"/>
                <w:szCs w:val="16"/>
              </w:rPr>
              <w:t>14,100.00</w:t>
            </w:r>
          </w:p>
        </w:tc>
        <w:tc>
          <w:tcPr>
            <w:tcW w:w="889" w:type="dxa"/>
            <w:noWrap/>
            <w:vAlign w:val="bottom"/>
            <w:hideMark/>
          </w:tcPr>
          <w:p w14:paraId="71838343" w14:textId="77777777" w:rsidR="00232CF6" w:rsidRPr="00DD5F6A" w:rsidRDefault="00232CF6" w:rsidP="004422F2">
            <w:pPr>
              <w:jc w:val="center"/>
              <w:rPr>
                <w:sz w:val="16"/>
                <w:szCs w:val="16"/>
              </w:rPr>
            </w:pPr>
            <w:r w:rsidRPr="008B201F">
              <w:rPr>
                <w:rFonts w:eastAsia="Aptos"/>
                <w:kern w:val="2"/>
                <w:sz w:val="16"/>
                <w:szCs w:val="16"/>
              </w:rPr>
              <w:t xml:space="preserve">429.51 </w:t>
            </w:r>
          </w:p>
        </w:tc>
        <w:tc>
          <w:tcPr>
            <w:tcW w:w="900" w:type="dxa"/>
            <w:noWrap/>
            <w:vAlign w:val="bottom"/>
            <w:hideMark/>
          </w:tcPr>
          <w:p w14:paraId="5D4F976D" w14:textId="77777777" w:rsidR="00232CF6" w:rsidRPr="00DD5F6A" w:rsidRDefault="00232CF6" w:rsidP="004422F2">
            <w:pPr>
              <w:jc w:val="center"/>
              <w:rPr>
                <w:sz w:val="16"/>
                <w:szCs w:val="16"/>
              </w:rPr>
            </w:pPr>
            <w:r w:rsidRPr="008B201F">
              <w:rPr>
                <w:rFonts w:eastAsia="Aptos"/>
                <w:kern w:val="2"/>
                <w:sz w:val="16"/>
                <w:szCs w:val="16"/>
              </w:rPr>
              <w:t xml:space="preserve">31.67 </w:t>
            </w:r>
          </w:p>
        </w:tc>
        <w:tc>
          <w:tcPr>
            <w:tcW w:w="1003" w:type="dxa"/>
            <w:noWrap/>
            <w:vAlign w:val="bottom"/>
            <w:hideMark/>
          </w:tcPr>
          <w:p w14:paraId="517114A0"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79634D80" w14:textId="77777777" w:rsidTr="004422F2">
        <w:trPr>
          <w:trHeight w:val="250"/>
          <w:jc w:val="center"/>
        </w:trPr>
        <w:tc>
          <w:tcPr>
            <w:tcW w:w="1057" w:type="dxa"/>
            <w:noWrap/>
            <w:vAlign w:val="center"/>
            <w:hideMark/>
          </w:tcPr>
          <w:p w14:paraId="4B42AFF1" w14:textId="77777777" w:rsidR="00232CF6" w:rsidRPr="00DD5F6A" w:rsidRDefault="00232CF6" w:rsidP="004422F2">
            <w:pPr>
              <w:jc w:val="center"/>
              <w:rPr>
                <w:sz w:val="16"/>
                <w:szCs w:val="16"/>
              </w:rPr>
            </w:pPr>
            <w:r w:rsidRPr="00DD5F6A">
              <w:rPr>
                <w:sz w:val="16"/>
                <w:szCs w:val="16"/>
              </w:rPr>
              <w:t>14,100.01</w:t>
            </w:r>
          </w:p>
        </w:tc>
        <w:tc>
          <w:tcPr>
            <w:tcW w:w="1001" w:type="dxa"/>
            <w:noWrap/>
            <w:vAlign w:val="center"/>
            <w:hideMark/>
          </w:tcPr>
          <w:p w14:paraId="58648B70" w14:textId="77777777" w:rsidR="00232CF6" w:rsidRPr="00DD5F6A" w:rsidRDefault="00232CF6" w:rsidP="004422F2">
            <w:pPr>
              <w:jc w:val="center"/>
              <w:rPr>
                <w:sz w:val="16"/>
                <w:szCs w:val="16"/>
              </w:rPr>
            </w:pPr>
            <w:r w:rsidRPr="00DD5F6A">
              <w:rPr>
                <w:sz w:val="16"/>
                <w:szCs w:val="16"/>
              </w:rPr>
              <w:t>14,500.00</w:t>
            </w:r>
          </w:p>
        </w:tc>
        <w:tc>
          <w:tcPr>
            <w:tcW w:w="889" w:type="dxa"/>
            <w:noWrap/>
            <w:vAlign w:val="bottom"/>
            <w:hideMark/>
          </w:tcPr>
          <w:p w14:paraId="24462E31" w14:textId="77777777" w:rsidR="00232CF6" w:rsidRPr="00DD5F6A" w:rsidRDefault="00232CF6" w:rsidP="004422F2">
            <w:pPr>
              <w:jc w:val="center"/>
              <w:rPr>
                <w:sz w:val="16"/>
                <w:szCs w:val="16"/>
              </w:rPr>
            </w:pPr>
            <w:r w:rsidRPr="008B201F">
              <w:rPr>
                <w:rFonts w:eastAsia="Aptos"/>
                <w:kern w:val="2"/>
                <w:sz w:val="16"/>
                <w:szCs w:val="16"/>
              </w:rPr>
              <w:t xml:space="preserve">441.87 </w:t>
            </w:r>
          </w:p>
        </w:tc>
        <w:tc>
          <w:tcPr>
            <w:tcW w:w="900" w:type="dxa"/>
            <w:noWrap/>
            <w:vAlign w:val="bottom"/>
            <w:hideMark/>
          </w:tcPr>
          <w:p w14:paraId="3366D3DC" w14:textId="77777777" w:rsidR="00232CF6" w:rsidRPr="00DD5F6A" w:rsidRDefault="00232CF6" w:rsidP="004422F2">
            <w:pPr>
              <w:jc w:val="center"/>
              <w:rPr>
                <w:sz w:val="16"/>
                <w:szCs w:val="16"/>
              </w:rPr>
            </w:pPr>
            <w:r w:rsidRPr="008B201F">
              <w:rPr>
                <w:rFonts w:eastAsia="Aptos"/>
                <w:kern w:val="2"/>
                <w:sz w:val="16"/>
                <w:szCs w:val="16"/>
              </w:rPr>
              <w:t xml:space="preserve">44.03 </w:t>
            </w:r>
          </w:p>
        </w:tc>
        <w:tc>
          <w:tcPr>
            <w:tcW w:w="1003" w:type="dxa"/>
            <w:noWrap/>
            <w:vAlign w:val="bottom"/>
            <w:hideMark/>
          </w:tcPr>
          <w:p w14:paraId="0ADA7265"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5CBDE7E1" w14:textId="77777777" w:rsidTr="004422F2">
        <w:trPr>
          <w:trHeight w:val="250"/>
          <w:jc w:val="center"/>
        </w:trPr>
        <w:tc>
          <w:tcPr>
            <w:tcW w:w="1057" w:type="dxa"/>
            <w:noWrap/>
            <w:vAlign w:val="center"/>
            <w:hideMark/>
          </w:tcPr>
          <w:p w14:paraId="71A12C45" w14:textId="77777777" w:rsidR="00232CF6" w:rsidRPr="00DD5F6A" w:rsidRDefault="00232CF6" w:rsidP="004422F2">
            <w:pPr>
              <w:jc w:val="center"/>
              <w:rPr>
                <w:sz w:val="16"/>
                <w:szCs w:val="16"/>
              </w:rPr>
            </w:pPr>
            <w:r w:rsidRPr="00DD5F6A">
              <w:rPr>
                <w:sz w:val="16"/>
                <w:szCs w:val="16"/>
              </w:rPr>
              <w:t>14,500.01</w:t>
            </w:r>
          </w:p>
        </w:tc>
        <w:tc>
          <w:tcPr>
            <w:tcW w:w="1001" w:type="dxa"/>
            <w:noWrap/>
            <w:vAlign w:val="center"/>
            <w:hideMark/>
          </w:tcPr>
          <w:p w14:paraId="4F2C4E2C" w14:textId="77777777" w:rsidR="00232CF6" w:rsidRPr="00DD5F6A" w:rsidRDefault="00232CF6" w:rsidP="004422F2">
            <w:pPr>
              <w:jc w:val="center"/>
              <w:rPr>
                <w:sz w:val="16"/>
                <w:szCs w:val="16"/>
              </w:rPr>
            </w:pPr>
            <w:r w:rsidRPr="00DD5F6A">
              <w:rPr>
                <w:sz w:val="16"/>
                <w:szCs w:val="16"/>
              </w:rPr>
              <w:t>14,900.00</w:t>
            </w:r>
          </w:p>
        </w:tc>
        <w:tc>
          <w:tcPr>
            <w:tcW w:w="889" w:type="dxa"/>
            <w:noWrap/>
            <w:vAlign w:val="bottom"/>
            <w:hideMark/>
          </w:tcPr>
          <w:p w14:paraId="71BFD89B" w14:textId="77777777" w:rsidR="00232CF6" w:rsidRPr="00DD5F6A" w:rsidRDefault="00232CF6" w:rsidP="004422F2">
            <w:pPr>
              <w:jc w:val="center"/>
              <w:rPr>
                <w:sz w:val="16"/>
                <w:szCs w:val="16"/>
              </w:rPr>
            </w:pPr>
            <w:r w:rsidRPr="008B201F">
              <w:rPr>
                <w:rFonts w:eastAsia="Aptos"/>
                <w:kern w:val="2"/>
                <w:sz w:val="16"/>
                <w:szCs w:val="16"/>
              </w:rPr>
              <w:t xml:space="preserve">454.23 </w:t>
            </w:r>
          </w:p>
        </w:tc>
        <w:tc>
          <w:tcPr>
            <w:tcW w:w="900" w:type="dxa"/>
            <w:noWrap/>
            <w:vAlign w:val="bottom"/>
            <w:hideMark/>
          </w:tcPr>
          <w:p w14:paraId="67E59E5A" w14:textId="77777777" w:rsidR="00232CF6" w:rsidRPr="00DD5F6A" w:rsidRDefault="00232CF6" w:rsidP="004422F2">
            <w:pPr>
              <w:jc w:val="center"/>
              <w:rPr>
                <w:sz w:val="16"/>
                <w:szCs w:val="16"/>
              </w:rPr>
            </w:pPr>
            <w:r w:rsidRPr="008B201F">
              <w:rPr>
                <w:rFonts w:eastAsia="Aptos"/>
                <w:kern w:val="2"/>
                <w:sz w:val="16"/>
                <w:szCs w:val="16"/>
              </w:rPr>
              <w:t xml:space="preserve">56.39 </w:t>
            </w:r>
          </w:p>
        </w:tc>
        <w:tc>
          <w:tcPr>
            <w:tcW w:w="1003" w:type="dxa"/>
            <w:noWrap/>
            <w:vAlign w:val="bottom"/>
            <w:hideMark/>
          </w:tcPr>
          <w:p w14:paraId="6EF8E033"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14909943" w14:textId="77777777" w:rsidTr="004422F2">
        <w:trPr>
          <w:trHeight w:val="250"/>
          <w:jc w:val="center"/>
        </w:trPr>
        <w:tc>
          <w:tcPr>
            <w:tcW w:w="1057" w:type="dxa"/>
            <w:noWrap/>
            <w:vAlign w:val="center"/>
            <w:hideMark/>
          </w:tcPr>
          <w:p w14:paraId="7C759D8B" w14:textId="77777777" w:rsidR="00232CF6" w:rsidRPr="00DD5F6A" w:rsidRDefault="00232CF6" w:rsidP="004422F2">
            <w:pPr>
              <w:jc w:val="center"/>
              <w:rPr>
                <w:sz w:val="16"/>
                <w:szCs w:val="16"/>
              </w:rPr>
            </w:pPr>
            <w:r w:rsidRPr="00DD5F6A">
              <w:rPr>
                <w:sz w:val="16"/>
                <w:szCs w:val="16"/>
              </w:rPr>
              <w:t>14,900.01</w:t>
            </w:r>
          </w:p>
        </w:tc>
        <w:tc>
          <w:tcPr>
            <w:tcW w:w="1001" w:type="dxa"/>
            <w:noWrap/>
            <w:vAlign w:val="center"/>
            <w:hideMark/>
          </w:tcPr>
          <w:p w14:paraId="4729D289" w14:textId="77777777" w:rsidR="00232CF6" w:rsidRPr="00DD5F6A" w:rsidRDefault="00232CF6" w:rsidP="004422F2">
            <w:pPr>
              <w:jc w:val="center"/>
              <w:rPr>
                <w:sz w:val="16"/>
                <w:szCs w:val="16"/>
              </w:rPr>
            </w:pPr>
            <w:r w:rsidRPr="00DD5F6A">
              <w:rPr>
                <w:sz w:val="16"/>
                <w:szCs w:val="16"/>
              </w:rPr>
              <w:t>15,300.00</w:t>
            </w:r>
          </w:p>
        </w:tc>
        <w:tc>
          <w:tcPr>
            <w:tcW w:w="889" w:type="dxa"/>
            <w:noWrap/>
            <w:vAlign w:val="bottom"/>
            <w:hideMark/>
          </w:tcPr>
          <w:p w14:paraId="2A7EA11F" w14:textId="77777777" w:rsidR="00232CF6" w:rsidRPr="00DD5F6A" w:rsidRDefault="00232CF6" w:rsidP="004422F2">
            <w:pPr>
              <w:jc w:val="center"/>
              <w:rPr>
                <w:sz w:val="16"/>
                <w:szCs w:val="16"/>
              </w:rPr>
            </w:pPr>
            <w:r w:rsidRPr="008B201F">
              <w:rPr>
                <w:rFonts w:eastAsia="Aptos"/>
                <w:kern w:val="2"/>
                <w:sz w:val="16"/>
                <w:szCs w:val="16"/>
              </w:rPr>
              <w:t xml:space="preserve">466.59 </w:t>
            </w:r>
          </w:p>
        </w:tc>
        <w:tc>
          <w:tcPr>
            <w:tcW w:w="900" w:type="dxa"/>
            <w:noWrap/>
            <w:vAlign w:val="bottom"/>
            <w:hideMark/>
          </w:tcPr>
          <w:p w14:paraId="56F7E373" w14:textId="77777777" w:rsidR="00232CF6" w:rsidRPr="00DD5F6A" w:rsidRDefault="00232CF6" w:rsidP="004422F2">
            <w:pPr>
              <w:jc w:val="center"/>
              <w:rPr>
                <w:sz w:val="16"/>
                <w:szCs w:val="16"/>
              </w:rPr>
            </w:pPr>
            <w:r w:rsidRPr="008B201F">
              <w:rPr>
                <w:rFonts w:eastAsia="Aptos"/>
                <w:kern w:val="2"/>
                <w:sz w:val="16"/>
                <w:szCs w:val="16"/>
              </w:rPr>
              <w:t xml:space="preserve">68.75 </w:t>
            </w:r>
          </w:p>
        </w:tc>
        <w:tc>
          <w:tcPr>
            <w:tcW w:w="1003" w:type="dxa"/>
            <w:noWrap/>
            <w:vAlign w:val="bottom"/>
            <w:hideMark/>
          </w:tcPr>
          <w:p w14:paraId="7EDD8DA9"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585CED4A" w14:textId="77777777" w:rsidTr="004422F2">
        <w:trPr>
          <w:trHeight w:val="250"/>
          <w:jc w:val="center"/>
        </w:trPr>
        <w:tc>
          <w:tcPr>
            <w:tcW w:w="1057" w:type="dxa"/>
            <w:noWrap/>
            <w:vAlign w:val="center"/>
            <w:hideMark/>
          </w:tcPr>
          <w:p w14:paraId="0A546567" w14:textId="77777777" w:rsidR="00232CF6" w:rsidRPr="00DD5F6A" w:rsidRDefault="00232CF6" w:rsidP="004422F2">
            <w:pPr>
              <w:jc w:val="center"/>
              <w:rPr>
                <w:sz w:val="16"/>
                <w:szCs w:val="16"/>
              </w:rPr>
            </w:pPr>
            <w:r w:rsidRPr="00DD5F6A">
              <w:rPr>
                <w:sz w:val="16"/>
                <w:szCs w:val="16"/>
              </w:rPr>
              <w:lastRenderedPageBreak/>
              <w:t>15,300.01</w:t>
            </w:r>
          </w:p>
        </w:tc>
        <w:tc>
          <w:tcPr>
            <w:tcW w:w="1001" w:type="dxa"/>
            <w:noWrap/>
            <w:vAlign w:val="center"/>
            <w:hideMark/>
          </w:tcPr>
          <w:p w14:paraId="62C2CD86" w14:textId="77777777" w:rsidR="00232CF6" w:rsidRPr="00DD5F6A" w:rsidRDefault="00232CF6" w:rsidP="004422F2">
            <w:pPr>
              <w:jc w:val="center"/>
              <w:rPr>
                <w:sz w:val="16"/>
                <w:szCs w:val="16"/>
              </w:rPr>
            </w:pPr>
            <w:r w:rsidRPr="00DD5F6A">
              <w:rPr>
                <w:sz w:val="16"/>
                <w:szCs w:val="16"/>
              </w:rPr>
              <w:t>15,700.00</w:t>
            </w:r>
          </w:p>
        </w:tc>
        <w:tc>
          <w:tcPr>
            <w:tcW w:w="889" w:type="dxa"/>
            <w:noWrap/>
            <w:vAlign w:val="bottom"/>
            <w:hideMark/>
          </w:tcPr>
          <w:p w14:paraId="665374DB" w14:textId="77777777" w:rsidR="00232CF6" w:rsidRPr="00DD5F6A" w:rsidRDefault="00232CF6" w:rsidP="004422F2">
            <w:pPr>
              <w:jc w:val="center"/>
              <w:rPr>
                <w:sz w:val="16"/>
                <w:szCs w:val="16"/>
              </w:rPr>
            </w:pPr>
            <w:r w:rsidRPr="008B201F">
              <w:rPr>
                <w:rFonts w:eastAsia="Aptos"/>
                <w:kern w:val="2"/>
                <w:sz w:val="16"/>
                <w:szCs w:val="16"/>
              </w:rPr>
              <w:t xml:space="preserve">478.95 </w:t>
            </w:r>
          </w:p>
        </w:tc>
        <w:tc>
          <w:tcPr>
            <w:tcW w:w="900" w:type="dxa"/>
            <w:noWrap/>
            <w:vAlign w:val="bottom"/>
            <w:hideMark/>
          </w:tcPr>
          <w:p w14:paraId="2AB6D3F8" w14:textId="77777777" w:rsidR="00232CF6" w:rsidRPr="00DD5F6A" w:rsidRDefault="00232CF6" w:rsidP="004422F2">
            <w:pPr>
              <w:jc w:val="center"/>
              <w:rPr>
                <w:sz w:val="16"/>
                <w:szCs w:val="16"/>
              </w:rPr>
            </w:pPr>
            <w:r w:rsidRPr="008B201F">
              <w:rPr>
                <w:rFonts w:eastAsia="Aptos"/>
                <w:kern w:val="2"/>
                <w:sz w:val="16"/>
                <w:szCs w:val="16"/>
              </w:rPr>
              <w:t xml:space="preserve">81.11 </w:t>
            </w:r>
          </w:p>
        </w:tc>
        <w:tc>
          <w:tcPr>
            <w:tcW w:w="1003" w:type="dxa"/>
            <w:noWrap/>
            <w:vAlign w:val="bottom"/>
            <w:hideMark/>
          </w:tcPr>
          <w:p w14:paraId="42EEA5D6"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32A94D58" w14:textId="77777777" w:rsidTr="004422F2">
        <w:trPr>
          <w:trHeight w:val="250"/>
          <w:jc w:val="center"/>
        </w:trPr>
        <w:tc>
          <w:tcPr>
            <w:tcW w:w="1057" w:type="dxa"/>
            <w:noWrap/>
            <w:vAlign w:val="center"/>
            <w:hideMark/>
          </w:tcPr>
          <w:p w14:paraId="000814F7" w14:textId="77777777" w:rsidR="00232CF6" w:rsidRPr="00DD5F6A" w:rsidRDefault="00232CF6" w:rsidP="004422F2">
            <w:pPr>
              <w:jc w:val="center"/>
              <w:rPr>
                <w:sz w:val="16"/>
                <w:szCs w:val="16"/>
              </w:rPr>
            </w:pPr>
            <w:r w:rsidRPr="00DD5F6A">
              <w:rPr>
                <w:sz w:val="16"/>
                <w:szCs w:val="16"/>
              </w:rPr>
              <w:t>15,700.01</w:t>
            </w:r>
          </w:p>
        </w:tc>
        <w:tc>
          <w:tcPr>
            <w:tcW w:w="1001" w:type="dxa"/>
            <w:noWrap/>
            <w:vAlign w:val="center"/>
            <w:hideMark/>
          </w:tcPr>
          <w:p w14:paraId="5118FC7B" w14:textId="77777777" w:rsidR="00232CF6" w:rsidRPr="00DD5F6A" w:rsidRDefault="00232CF6" w:rsidP="004422F2">
            <w:pPr>
              <w:jc w:val="center"/>
              <w:rPr>
                <w:sz w:val="16"/>
                <w:szCs w:val="16"/>
              </w:rPr>
            </w:pPr>
            <w:r w:rsidRPr="00DD5F6A">
              <w:rPr>
                <w:sz w:val="16"/>
                <w:szCs w:val="16"/>
              </w:rPr>
              <w:t>16,100.00</w:t>
            </w:r>
          </w:p>
        </w:tc>
        <w:tc>
          <w:tcPr>
            <w:tcW w:w="889" w:type="dxa"/>
            <w:noWrap/>
            <w:vAlign w:val="bottom"/>
            <w:hideMark/>
          </w:tcPr>
          <w:p w14:paraId="469ACFBB" w14:textId="77777777" w:rsidR="00232CF6" w:rsidRPr="00DD5F6A" w:rsidRDefault="00232CF6" w:rsidP="004422F2">
            <w:pPr>
              <w:jc w:val="center"/>
              <w:rPr>
                <w:sz w:val="16"/>
                <w:szCs w:val="16"/>
              </w:rPr>
            </w:pPr>
            <w:r w:rsidRPr="008B201F">
              <w:rPr>
                <w:rFonts w:eastAsia="Aptos"/>
                <w:kern w:val="2"/>
                <w:sz w:val="16"/>
                <w:szCs w:val="16"/>
              </w:rPr>
              <w:t xml:space="preserve">491.31 </w:t>
            </w:r>
          </w:p>
        </w:tc>
        <w:tc>
          <w:tcPr>
            <w:tcW w:w="900" w:type="dxa"/>
            <w:noWrap/>
            <w:vAlign w:val="bottom"/>
            <w:hideMark/>
          </w:tcPr>
          <w:p w14:paraId="3C200044" w14:textId="77777777" w:rsidR="00232CF6" w:rsidRPr="00DD5F6A" w:rsidRDefault="00232CF6" w:rsidP="004422F2">
            <w:pPr>
              <w:jc w:val="center"/>
              <w:rPr>
                <w:sz w:val="16"/>
                <w:szCs w:val="16"/>
              </w:rPr>
            </w:pPr>
            <w:r w:rsidRPr="008B201F">
              <w:rPr>
                <w:rFonts w:eastAsia="Aptos"/>
                <w:kern w:val="2"/>
                <w:sz w:val="16"/>
                <w:szCs w:val="16"/>
              </w:rPr>
              <w:t xml:space="preserve">93.47 </w:t>
            </w:r>
          </w:p>
        </w:tc>
        <w:tc>
          <w:tcPr>
            <w:tcW w:w="1003" w:type="dxa"/>
            <w:noWrap/>
            <w:vAlign w:val="bottom"/>
            <w:hideMark/>
          </w:tcPr>
          <w:p w14:paraId="32B7078C"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4D41EAE2" w14:textId="77777777" w:rsidTr="004422F2">
        <w:trPr>
          <w:trHeight w:val="250"/>
          <w:jc w:val="center"/>
        </w:trPr>
        <w:tc>
          <w:tcPr>
            <w:tcW w:w="1057" w:type="dxa"/>
            <w:noWrap/>
            <w:vAlign w:val="center"/>
            <w:hideMark/>
          </w:tcPr>
          <w:p w14:paraId="2408E763" w14:textId="77777777" w:rsidR="00232CF6" w:rsidRPr="00DD5F6A" w:rsidRDefault="00232CF6" w:rsidP="004422F2">
            <w:pPr>
              <w:jc w:val="center"/>
              <w:rPr>
                <w:sz w:val="16"/>
                <w:szCs w:val="16"/>
              </w:rPr>
            </w:pPr>
            <w:r w:rsidRPr="00DD5F6A">
              <w:rPr>
                <w:sz w:val="16"/>
                <w:szCs w:val="16"/>
              </w:rPr>
              <w:t>16,100.01</w:t>
            </w:r>
          </w:p>
        </w:tc>
        <w:tc>
          <w:tcPr>
            <w:tcW w:w="1001" w:type="dxa"/>
            <w:noWrap/>
            <w:vAlign w:val="center"/>
            <w:hideMark/>
          </w:tcPr>
          <w:p w14:paraId="04A18035" w14:textId="77777777" w:rsidR="00232CF6" w:rsidRPr="00DD5F6A" w:rsidRDefault="00232CF6" w:rsidP="004422F2">
            <w:pPr>
              <w:jc w:val="center"/>
              <w:rPr>
                <w:sz w:val="16"/>
                <w:szCs w:val="16"/>
              </w:rPr>
            </w:pPr>
            <w:r w:rsidRPr="00DD5F6A">
              <w:rPr>
                <w:sz w:val="16"/>
                <w:szCs w:val="16"/>
              </w:rPr>
              <w:t>16,500.00</w:t>
            </w:r>
          </w:p>
        </w:tc>
        <w:tc>
          <w:tcPr>
            <w:tcW w:w="889" w:type="dxa"/>
            <w:noWrap/>
            <w:vAlign w:val="bottom"/>
            <w:hideMark/>
          </w:tcPr>
          <w:p w14:paraId="42C0306B" w14:textId="77777777" w:rsidR="00232CF6" w:rsidRPr="00DD5F6A" w:rsidRDefault="00232CF6" w:rsidP="004422F2">
            <w:pPr>
              <w:jc w:val="center"/>
              <w:rPr>
                <w:sz w:val="16"/>
                <w:szCs w:val="16"/>
              </w:rPr>
            </w:pPr>
            <w:r w:rsidRPr="008B201F">
              <w:rPr>
                <w:rFonts w:eastAsia="Aptos"/>
                <w:kern w:val="2"/>
                <w:sz w:val="16"/>
                <w:szCs w:val="16"/>
              </w:rPr>
              <w:t xml:space="preserve">503.67 </w:t>
            </w:r>
          </w:p>
        </w:tc>
        <w:tc>
          <w:tcPr>
            <w:tcW w:w="900" w:type="dxa"/>
            <w:noWrap/>
            <w:vAlign w:val="bottom"/>
            <w:hideMark/>
          </w:tcPr>
          <w:p w14:paraId="620E576E" w14:textId="77777777" w:rsidR="00232CF6" w:rsidRPr="00DD5F6A" w:rsidRDefault="00232CF6" w:rsidP="004422F2">
            <w:pPr>
              <w:jc w:val="center"/>
              <w:rPr>
                <w:sz w:val="16"/>
                <w:szCs w:val="16"/>
              </w:rPr>
            </w:pPr>
            <w:r w:rsidRPr="008B201F">
              <w:rPr>
                <w:rFonts w:eastAsia="Aptos"/>
                <w:kern w:val="2"/>
                <w:sz w:val="16"/>
                <w:szCs w:val="16"/>
              </w:rPr>
              <w:t xml:space="preserve">105.83 </w:t>
            </w:r>
          </w:p>
        </w:tc>
        <w:tc>
          <w:tcPr>
            <w:tcW w:w="1003" w:type="dxa"/>
            <w:noWrap/>
            <w:vAlign w:val="bottom"/>
            <w:hideMark/>
          </w:tcPr>
          <w:p w14:paraId="5B3CF9A4"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7F91868D" w14:textId="77777777" w:rsidTr="004422F2">
        <w:trPr>
          <w:trHeight w:val="250"/>
          <w:jc w:val="center"/>
        </w:trPr>
        <w:tc>
          <w:tcPr>
            <w:tcW w:w="1057" w:type="dxa"/>
            <w:noWrap/>
            <w:vAlign w:val="center"/>
            <w:hideMark/>
          </w:tcPr>
          <w:p w14:paraId="74DCC5ED" w14:textId="77777777" w:rsidR="00232CF6" w:rsidRPr="00DD5F6A" w:rsidRDefault="00232CF6" w:rsidP="004422F2">
            <w:pPr>
              <w:jc w:val="center"/>
              <w:rPr>
                <w:sz w:val="16"/>
                <w:szCs w:val="16"/>
              </w:rPr>
            </w:pPr>
            <w:r w:rsidRPr="00DD5F6A">
              <w:rPr>
                <w:sz w:val="16"/>
                <w:szCs w:val="16"/>
              </w:rPr>
              <w:t>16,500.01</w:t>
            </w:r>
          </w:p>
        </w:tc>
        <w:tc>
          <w:tcPr>
            <w:tcW w:w="1001" w:type="dxa"/>
            <w:noWrap/>
            <w:vAlign w:val="center"/>
            <w:hideMark/>
          </w:tcPr>
          <w:p w14:paraId="54A20F88" w14:textId="77777777" w:rsidR="00232CF6" w:rsidRPr="00DD5F6A" w:rsidRDefault="00232CF6" w:rsidP="004422F2">
            <w:pPr>
              <w:jc w:val="center"/>
              <w:rPr>
                <w:sz w:val="16"/>
                <w:szCs w:val="16"/>
              </w:rPr>
            </w:pPr>
            <w:r w:rsidRPr="00DD5F6A">
              <w:rPr>
                <w:sz w:val="16"/>
                <w:szCs w:val="16"/>
              </w:rPr>
              <w:t>16,900.00</w:t>
            </w:r>
          </w:p>
        </w:tc>
        <w:tc>
          <w:tcPr>
            <w:tcW w:w="889" w:type="dxa"/>
            <w:noWrap/>
            <w:vAlign w:val="bottom"/>
            <w:hideMark/>
          </w:tcPr>
          <w:p w14:paraId="683AA6C0" w14:textId="77777777" w:rsidR="00232CF6" w:rsidRPr="00DD5F6A" w:rsidRDefault="00232CF6" w:rsidP="004422F2">
            <w:pPr>
              <w:jc w:val="center"/>
              <w:rPr>
                <w:sz w:val="16"/>
                <w:szCs w:val="16"/>
              </w:rPr>
            </w:pPr>
            <w:r w:rsidRPr="008B201F">
              <w:rPr>
                <w:rFonts w:eastAsia="Aptos"/>
                <w:kern w:val="2"/>
                <w:sz w:val="16"/>
                <w:szCs w:val="16"/>
              </w:rPr>
              <w:t xml:space="preserve">516.03 </w:t>
            </w:r>
          </w:p>
        </w:tc>
        <w:tc>
          <w:tcPr>
            <w:tcW w:w="900" w:type="dxa"/>
            <w:noWrap/>
            <w:vAlign w:val="bottom"/>
            <w:hideMark/>
          </w:tcPr>
          <w:p w14:paraId="2D1C057E" w14:textId="77777777" w:rsidR="00232CF6" w:rsidRPr="00DD5F6A" w:rsidRDefault="00232CF6" w:rsidP="004422F2">
            <w:pPr>
              <w:jc w:val="center"/>
              <w:rPr>
                <w:sz w:val="16"/>
                <w:szCs w:val="16"/>
              </w:rPr>
            </w:pPr>
            <w:r w:rsidRPr="008B201F">
              <w:rPr>
                <w:rFonts w:eastAsia="Aptos"/>
                <w:kern w:val="2"/>
                <w:sz w:val="16"/>
                <w:szCs w:val="16"/>
              </w:rPr>
              <w:t xml:space="preserve">118.19 </w:t>
            </w:r>
          </w:p>
        </w:tc>
        <w:tc>
          <w:tcPr>
            <w:tcW w:w="1003" w:type="dxa"/>
            <w:noWrap/>
            <w:vAlign w:val="bottom"/>
            <w:hideMark/>
          </w:tcPr>
          <w:p w14:paraId="270B8246"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21F4C945" w14:textId="77777777" w:rsidTr="004422F2">
        <w:trPr>
          <w:trHeight w:val="250"/>
          <w:jc w:val="center"/>
        </w:trPr>
        <w:tc>
          <w:tcPr>
            <w:tcW w:w="1057" w:type="dxa"/>
            <w:noWrap/>
            <w:vAlign w:val="center"/>
            <w:hideMark/>
          </w:tcPr>
          <w:p w14:paraId="0CE3C83C" w14:textId="77777777" w:rsidR="00232CF6" w:rsidRPr="00DD5F6A" w:rsidRDefault="00232CF6" w:rsidP="004422F2">
            <w:pPr>
              <w:jc w:val="center"/>
              <w:rPr>
                <w:sz w:val="16"/>
                <w:szCs w:val="16"/>
              </w:rPr>
            </w:pPr>
            <w:r w:rsidRPr="00DD5F6A">
              <w:rPr>
                <w:sz w:val="16"/>
                <w:szCs w:val="16"/>
              </w:rPr>
              <w:t>16,900.01</w:t>
            </w:r>
          </w:p>
        </w:tc>
        <w:tc>
          <w:tcPr>
            <w:tcW w:w="1001" w:type="dxa"/>
            <w:noWrap/>
            <w:vAlign w:val="center"/>
            <w:hideMark/>
          </w:tcPr>
          <w:p w14:paraId="198566C3" w14:textId="77777777" w:rsidR="00232CF6" w:rsidRPr="00DD5F6A" w:rsidRDefault="00232CF6" w:rsidP="004422F2">
            <w:pPr>
              <w:jc w:val="center"/>
              <w:rPr>
                <w:sz w:val="16"/>
                <w:szCs w:val="16"/>
              </w:rPr>
            </w:pPr>
            <w:r w:rsidRPr="00DD5F6A">
              <w:rPr>
                <w:sz w:val="16"/>
                <w:szCs w:val="16"/>
              </w:rPr>
              <w:t>17,300.00</w:t>
            </w:r>
          </w:p>
        </w:tc>
        <w:tc>
          <w:tcPr>
            <w:tcW w:w="889" w:type="dxa"/>
            <w:noWrap/>
            <w:vAlign w:val="bottom"/>
            <w:hideMark/>
          </w:tcPr>
          <w:p w14:paraId="2DC40CD3" w14:textId="77777777" w:rsidR="00232CF6" w:rsidRPr="00DD5F6A" w:rsidRDefault="00232CF6" w:rsidP="004422F2">
            <w:pPr>
              <w:jc w:val="center"/>
              <w:rPr>
                <w:sz w:val="16"/>
                <w:szCs w:val="16"/>
              </w:rPr>
            </w:pPr>
            <w:r w:rsidRPr="008B201F">
              <w:rPr>
                <w:rFonts w:eastAsia="Aptos"/>
                <w:kern w:val="2"/>
                <w:sz w:val="16"/>
                <w:szCs w:val="16"/>
              </w:rPr>
              <w:t xml:space="preserve">528.39 </w:t>
            </w:r>
          </w:p>
        </w:tc>
        <w:tc>
          <w:tcPr>
            <w:tcW w:w="900" w:type="dxa"/>
            <w:noWrap/>
            <w:vAlign w:val="bottom"/>
            <w:hideMark/>
          </w:tcPr>
          <w:p w14:paraId="552CC727" w14:textId="77777777" w:rsidR="00232CF6" w:rsidRPr="00DD5F6A" w:rsidRDefault="00232CF6" w:rsidP="004422F2">
            <w:pPr>
              <w:jc w:val="center"/>
              <w:rPr>
                <w:sz w:val="16"/>
                <w:szCs w:val="16"/>
              </w:rPr>
            </w:pPr>
            <w:r w:rsidRPr="008B201F">
              <w:rPr>
                <w:rFonts w:eastAsia="Aptos"/>
                <w:kern w:val="2"/>
                <w:sz w:val="16"/>
                <w:szCs w:val="16"/>
              </w:rPr>
              <w:t xml:space="preserve">130.55 </w:t>
            </w:r>
          </w:p>
        </w:tc>
        <w:tc>
          <w:tcPr>
            <w:tcW w:w="1003" w:type="dxa"/>
            <w:noWrap/>
            <w:vAlign w:val="bottom"/>
            <w:hideMark/>
          </w:tcPr>
          <w:p w14:paraId="31E10E77"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03BCEFA8" w14:textId="77777777" w:rsidTr="004422F2">
        <w:trPr>
          <w:trHeight w:val="250"/>
          <w:jc w:val="center"/>
        </w:trPr>
        <w:tc>
          <w:tcPr>
            <w:tcW w:w="1057" w:type="dxa"/>
            <w:noWrap/>
            <w:vAlign w:val="center"/>
            <w:hideMark/>
          </w:tcPr>
          <w:p w14:paraId="46DA0DF8" w14:textId="77777777" w:rsidR="00232CF6" w:rsidRPr="00DD5F6A" w:rsidRDefault="00232CF6" w:rsidP="004422F2">
            <w:pPr>
              <w:jc w:val="center"/>
              <w:rPr>
                <w:sz w:val="16"/>
                <w:szCs w:val="16"/>
              </w:rPr>
            </w:pPr>
            <w:r w:rsidRPr="00DD5F6A">
              <w:rPr>
                <w:sz w:val="16"/>
                <w:szCs w:val="16"/>
              </w:rPr>
              <w:t>17,300.01</w:t>
            </w:r>
          </w:p>
        </w:tc>
        <w:tc>
          <w:tcPr>
            <w:tcW w:w="1001" w:type="dxa"/>
            <w:noWrap/>
            <w:vAlign w:val="center"/>
            <w:hideMark/>
          </w:tcPr>
          <w:p w14:paraId="3656BBE2" w14:textId="77777777" w:rsidR="00232CF6" w:rsidRPr="00DD5F6A" w:rsidRDefault="00232CF6" w:rsidP="004422F2">
            <w:pPr>
              <w:jc w:val="center"/>
              <w:rPr>
                <w:sz w:val="16"/>
                <w:szCs w:val="16"/>
              </w:rPr>
            </w:pPr>
            <w:r w:rsidRPr="00DD5F6A">
              <w:rPr>
                <w:sz w:val="16"/>
                <w:szCs w:val="16"/>
              </w:rPr>
              <w:t>17,700.00</w:t>
            </w:r>
          </w:p>
        </w:tc>
        <w:tc>
          <w:tcPr>
            <w:tcW w:w="889" w:type="dxa"/>
            <w:noWrap/>
            <w:vAlign w:val="bottom"/>
            <w:hideMark/>
          </w:tcPr>
          <w:p w14:paraId="3872B04F" w14:textId="77777777" w:rsidR="00232CF6" w:rsidRPr="00DD5F6A" w:rsidRDefault="00232CF6" w:rsidP="004422F2">
            <w:pPr>
              <w:jc w:val="center"/>
              <w:rPr>
                <w:sz w:val="16"/>
                <w:szCs w:val="16"/>
              </w:rPr>
            </w:pPr>
            <w:r w:rsidRPr="008B201F">
              <w:rPr>
                <w:rFonts w:eastAsia="Aptos"/>
                <w:kern w:val="2"/>
                <w:sz w:val="16"/>
                <w:szCs w:val="16"/>
              </w:rPr>
              <w:t xml:space="preserve">540.75 </w:t>
            </w:r>
          </w:p>
        </w:tc>
        <w:tc>
          <w:tcPr>
            <w:tcW w:w="900" w:type="dxa"/>
            <w:noWrap/>
            <w:vAlign w:val="bottom"/>
            <w:hideMark/>
          </w:tcPr>
          <w:p w14:paraId="22E28D0F" w14:textId="77777777" w:rsidR="00232CF6" w:rsidRPr="00DD5F6A" w:rsidRDefault="00232CF6" w:rsidP="004422F2">
            <w:pPr>
              <w:jc w:val="center"/>
              <w:rPr>
                <w:sz w:val="16"/>
                <w:szCs w:val="16"/>
              </w:rPr>
            </w:pPr>
            <w:r w:rsidRPr="008B201F">
              <w:rPr>
                <w:rFonts w:eastAsia="Aptos"/>
                <w:kern w:val="2"/>
                <w:sz w:val="16"/>
                <w:szCs w:val="16"/>
              </w:rPr>
              <w:t xml:space="preserve">142.91 </w:t>
            </w:r>
          </w:p>
        </w:tc>
        <w:tc>
          <w:tcPr>
            <w:tcW w:w="1003" w:type="dxa"/>
            <w:noWrap/>
            <w:vAlign w:val="bottom"/>
            <w:hideMark/>
          </w:tcPr>
          <w:p w14:paraId="684A416D"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1C17C437" w14:textId="77777777" w:rsidTr="004422F2">
        <w:trPr>
          <w:trHeight w:val="250"/>
          <w:jc w:val="center"/>
        </w:trPr>
        <w:tc>
          <w:tcPr>
            <w:tcW w:w="1057" w:type="dxa"/>
            <w:noWrap/>
            <w:vAlign w:val="center"/>
            <w:hideMark/>
          </w:tcPr>
          <w:p w14:paraId="0242B995" w14:textId="77777777" w:rsidR="00232CF6" w:rsidRPr="00DD5F6A" w:rsidRDefault="00232CF6" w:rsidP="004422F2">
            <w:pPr>
              <w:jc w:val="center"/>
              <w:rPr>
                <w:sz w:val="16"/>
                <w:szCs w:val="16"/>
              </w:rPr>
            </w:pPr>
            <w:r w:rsidRPr="00DD5F6A">
              <w:rPr>
                <w:sz w:val="16"/>
                <w:szCs w:val="16"/>
              </w:rPr>
              <w:t>17,700.01</w:t>
            </w:r>
          </w:p>
        </w:tc>
        <w:tc>
          <w:tcPr>
            <w:tcW w:w="1001" w:type="dxa"/>
            <w:noWrap/>
            <w:vAlign w:val="center"/>
            <w:hideMark/>
          </w:tcPr>
          <w:p w14:paraId="54D6296C" w14:textId="77777777" w:rsidR="00232CF6" w:rsidRPr="00DD5F6A" w:rsidRDefault="00232CF6" w:rsidP="004422F2">
            <w:pPr>
              <w:jc w:val="center"/>
              <w:rPr>
                <w:sz w:val="16"/>
                <w:szCs w:val="16"/>
              </w:rPr>
            </w:pPr>
            <w:r w:rsidRPr="00DD5F6A">
              <w:rPr>
                <w:sz w:val="16"/>
                <w:szCs w:val="16"/>
              </w:rPr>
              <w:t>18,100.00</w:t>
            </w:r>
          </w:p>
        </w:tc>
        <w:tc>
          <w:tcPr>
            <w:tcW w:w="889" w:type="dxa"/>
            <w:noWrap/>
            <w:vAlign w:val="bottom"/>
            <w:hideMark/>
          </w:tcPr>
          <w:p w14:paraId="36FFF917" w14:textId="77777777" w:rsidR="00232CF6" w:rsidRPr="00DD5F6A" w:rsidRDefault="00232CF6" w:rsidP="004422F2">
            <w:pPr>
              <w:jc w:val="center"/>
              <w:rPr>
                <w:sz w:val="16"/>
                <w:szCs w:val="16"/>
              </w:rPr>
            </w:pPr>
            <w:r w:rsidRPr="008B201F">
              <w:rPr>
                <w:rFonts w:eastAsia="Aptos"/>
                <w:kern w:val="2"/>
                <w:sz w:val="16"/>
                <w:szCs w:val="16"/>
              </w:rPr>
              <w:t xml:space="preserve">553.11 </w:t>
            </w:r>
          </w:p>
        </w:tc>
        <w:tc>
          <w:tcPr>
            <w:tcW w:w="900" w:type="dxa"/>
            <w:noWrap/>
            <w:vAlign w:val="bottom"/>
            <w:hideMark/>
          </w:tcPr>
          <w:p w14:paraId="1503C492" w14:textId="77777777" w:rsidR="00232CF6" w:rsidRPr="00DD5F6A" w:rsidRDefault="00232CF6" w:rsidP="004422F2">
            <w:pPr>
              <w:jc w:val="center"/>
              <w:rPr>
                <w:sz w:val="16"/>
                <w:szCs w:val="16"/>
              </w:rPr>
            </w:pPr>
            <w:r w:rsidRPr="008B201F">
              <w:rPr>
                <w:rFonts w:eastAsia="Aptos"/>
                <w:kern w:val="2"/>
                <w:sz w:val="16"/>
                <w:szCs w:val="16"/>
              </w:rPr>
              <w:t xml:space="preserve">155.27 </w:t>
            </w:r>
          </w:p>
        </w:tc>
        <w:tc>
          <w:tcPr>
            <w:tcW w:w="1003" w:type="dxa"/>
            <w:noWrap/>
            <w:vAlign w:val="bottom"/>
            <w:hideMark/>
          </w:tcPr>
          <w:p w14:paraId="4C98C704"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511FD9C5" w14:textId="77777777" w:rsidTr="004422F2">
        <w:trPr>
          <w:trHeight w:val="250"/>
          <w:jc w:val="center"/>
        </w:trPr>
        <w:tc>
          <w:tcPr>
            <w:tcW w:w="1057" w:type="dxa"/>
            <w:noWrap/>
            <w:vAlign w:val="center"/>
            <w:hideMark/>
          </w:tcPr>
          <w:p w14:paraId="56CF2AB3" w14:textId="77777777" w:rsidR="00232CF6" w:rsidRPr="00DD5F6A" w:rsidRDefault="00232CF6" w:rsidP="004422F2">
            <w:pPr>
              <w:jc w:val="center"/>
              <w:rPr>
                <w:sz w:val="16"/>
                <w:szCs w:val="16"/>
              </w:rPr>
            </w:pPr>
            <w:r w:rsidRPr="00DD5F6A">
              <w:rPr>
                <w:sz w:val="16"/>
                <w:szCs w:val="16"/>
              </w:rPr>
              <w:t>18,100.01</w:t>
            </w:r>
          </w:p>
        </w:tc>
        <w:tc>
          <w:tcPr>
            <w:tcW w:w="1001" w:type="dxa"/>
            <w:noWrap/>
            <w:vAlign w:val="center"/>
            <w:hideMark/>
          </w:tcPr>
          <w:p w14:paraId="64A6021F" w14:textId="77777777" w:rsidR="00232CF6" w:rsidRPr="00DD5F6A" w:rsidRDefault="00232CF6" w:rsidP="004422F2">
            <w:pPr>
              <w:jc w:val="center"/>
              <w:rPr>
                <w:sz w:val="16"/>
                <w:szCs w:val="16"/>
              </w:rPr>
            </w:pPr>
            <w:r w:rsidRPr="00DD5F6A">
              <w:rPr>
                <w:sz w:val="16"/>
                <w:szCs w:val="16"/>
              </w:rPr>
              <w:t>18,500.00</w:t>
            </w:r>
          </w:p>
        </w:tc>
        <w:tc>
          <w:tcPr>
            <w:tcW w:w="889" w:type="dxa"/>
            <w:noWrap/>
            <w:vAlign w:val="bottom"/>
            <w:hideMark/>
          </w:tcPr>
          <w:p w14:paraId="4FAC4B15" w14:textId="77777777" w:rsidR="00232CF6" w:rsidRPr="00DD5F6A" w:rsidRDefault="00232CF6" w:rsidP="004422F2">
            <w:pPr>
              <w:jc w:val="center"/>
              <w:rPr>
                <w:sz w:val="16"/>
                <w:szCs w:val="16"/>
              </w:rPr>
            </w:pPr>
            <w:r w:rsidRPr="008B201F">
              <w:rPr>
                <w:rFonts w:eastAsia="Aptos"/>
                <w:kern w:val="2"/>
                <w:sz w:val="16"/>
                <w:szCs w:val="16"/>
              </w:rPr>
              <w:t xml:space="preserve">565.47 </w:t>
            </w:r>
          </w:p>
        </w:tc>
        <w:tc>
          <w:tcPr>
            <w:tcW w:w="900" w:type="dxa"/>
            <w:noWrap/>
            <w:vAlign w:val="bottom"/>
            <w:hideMark/>
          </w:tcPr>
          <w:p w14:paraId="1FC94D15" w14:textId="77777777" w:rsidR="00232CF6" w:rsidRPr="00DD5F6A" w:rsidRDefault="00232CF6" w:rsidP="004422F2">
            <w:pPr>
              <w:jc w:val="center"/>
              <w:rPr>
                <w:sz w:val="16"/>
                <w:szCs w:val="16"/>
              </w:rPr>
            </w:pPr>
            <w:r w:rsidRPr="008B201F">
              <w:rPr>
                <w:rFonts w:eastAsia="Aptos"/>
                <w:kern w:val="2"/>
                <w:sz w:val="16"/>
                <w:szCs w:val="16"/>
              </w:rPr>
              <w:t xml:space="preserve">167.63 </w:t>
            </w:r>
          </w:p>
        </w:tc>
        <w:tc>
          <w:tcPr>
            <w:tcW w:w="1003" w:type="dxa"/>
            <w:noWrap/>
            <w:vAlign w:val="bottom"/>
            <w:hideMark/>
          </w:tcPr>
          <w:p w14:paraId="089EDA0D"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06CB5879" w14:textId="77777777" w:rsidTr="004422F2">
        <w:trPr>
          <w:trHeight w:val="250"/>
          <w:jc w:val="center"/>
        </w:trPr>
        <w:tc>
          <w:tcPr>
            <w:tcW w:w="1057" w:type="dxa"/>
            <w:noWrap/>
            <w:vAlign w:val="center"/>
            <w:hideMark/>
          </w:tcPr>
          <w:p w14:paraId="4DF24B7C" w14:textId="77777777" w:rsidR="00232CF6" w:rsidRPr="00DD5F6A" w:rsidRDefault="00232CF6" w:rsidP="004422F2">
            <w:pPr>
              <w:jc w:val="center"/>
              <w:rPr>
                <w:sz w:val="16"/>
                <w:szCs w:val="16"/>
              </w:rPr>
            </w:pPr>
            <w:r w:rsidRPr="00DD5F6A">
              <w:rPr>
                <w:sz w:val="16"/>
                <w:szCs w:val="16"/>
              </w:rPr>
              <w:t>18,500.01</w:t>
            </w:r>
          </w:p>
        </w:tc>
        <w:tc>
          <w:tcPr>
            <w:tcW w:w="1001" w:type="dxa"/>
            <w:noWrap/>
            <w:vAlign w:val="center"/>
            <w:hideMark/>
          </w:tcPr>
          <w:p w14:paraId="6346A39E" w14:textId="77777777" w:rsidR="00232CF6" w:rsidRPr="00DD5F6A" w:rsidRDefault="00232CF6" w:rsidP="004422F2">
            <w:pPr>
              <w:jc w:val="center"/>
              <w:rPr>
                <w:sz w:val="16"/>
                <w:szCs w:val="16"/>
              </w:rPr>
            </w:pPr>
            <w:r w:rsidRPr="00DD5F6A">
              <w:rPr>
                <w:sz w:val="16"/>
                <w:szCs w:val="16"/>
              </w:rPr>
              <w:t>18,900.00</w:t>
            </w:r>
          </w:p>
        </w:tc>
        <w:tc>
          <w:tcPr>
            <w:tcW w:w="889" w:type="dxa"/>
            <w:noWrap/>
            <w:vAlign w:val="bottom"/>
            <w:hideMark/>
          </w:tcPr>
          <w:p w14:paraId="27FFE0DB" w14:textId="77777777" w:rsidR="00232CF6" w:rsidRPr="00DD5F6A" w:rsidRDefault="00232CF6" w:rsidP="004422F2">
            <w:pPr>
              <w:jc w:val="center"/>
              <w:rPr>
                <w:sz w:val="16"/>
                <w:szCs w:val="16"/>
              </w:rPr>
            </w:pPr>
            <w:r w:rsidRPr="008B201F">
              <w:rPr>
                <w:rFonts w:eastAsia="Aptos"/>
                <w:kern w:val="2"/>
                <w:sz w:val="16"/>
                <w:szCs w:val="16"/>
              </w:rPr>
              <w:t xml:space="preserve">577.83 </w:t>
            </w:r>
          </w:p>
        </w:tc>
        <w:tc>
          <w:tcPr>
            <w:tcW w:w="900" w:type="dxa"/>
            <w:noWrap/>
            <w:vAlign w:val="bottom"/>
            <w:hideMark/>
          </w:tcPr>
          <w:p w14:paraId="1E620016" w14:textId="77777777" w:rsidR="00232CF6" w:rsidRPr="00DD5F6A" w:rsidRDefault="00232CF6" w:rsidP="004422F2">
            <w:pPr>
              <w:jc w:val="center"/>
              <w:rPr>
                <w:sz w:val="16"/>
                <w:szCs w:val="16"/>
              </w:rPr>
            </w:pPr>
            <w:r w:rsidRPr="008B201F">
              <w:rPr>
                <w:rFonts w:eastAsia="Aptos"/>
                <w:kern w:val="2"/>
                <w:sz w:val="16"/>
                <w:szCs w:val="16"/>
              </w:rPr>
              <w:t xml:space="preserve">179.99 </w:t>
            </w:r>
          </w:p>
        </w:tc>
        <w:tc>
          <w:tcPr>
            <w:tcW w:w="1003" w:type="dxa"/>
            <w:noWrap/>
            <w:vAlign w:val="bottom"/>
            <w:hideMark/>
          </w:tcPr>
          <w:p w14:paraId="30AA0D42"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350233D8" w14:textId="77777777" w:rsidTr="004422F2">
        <w:trPr>
          <w:trHeight w:val="250"/>
          <w:jc w:val="center"/>
        </w:trPr>
        <w:tc>
          <w:tcPr>
            <w:tcW w:w="1057" w:type="dxa"/>
            <w:noWrap/>
            <w:vAlign w:val="center"/>
            <w:hideMark/>
          </w:tcPr>
          <w:p w14:paraId="420DD5FA" w14:textId="77777777" w:rsidR="00232CF6" w:rsidRPr="00DD5F6A" w:rsidRDefault="00232CF6" w:rsidP="004422F2">
            <w:pPr>
              <w:jc w:val="center"/>
              <w:rPr>
                <w:sz w:val="16"/>
                <w:szCs w:val="16"/>
              </w:rPr>
            </w:pPr>
            <w:r w:rsidRPr="00DD5F6A">
              <w:rPr>
                <w:sz w:val="16"/>
                <w:szCs w:val="16"/>
              </w:rPr>
              <w:t>18,900.01</w:t>
            </w:r>
          </w:p>
        </w:tc>
        <w:tc>
          <w:tcPr>
            <w:tcW w:w="1001" w:type="dxa"/>
            <w:noWrap/>
            <w:vAlign w:val="center"/>
            <w:hideMark/>
          </w:tcPr>
          <w:p w14:paraId="27D69E41" w14:textId="77777777" w:rsidR="00232CF6" w:rsidRPr="00DD5F6A" w:rsidRDefault="00232CF6" w:rsidP="004422F2">
            <w:pPr>
              <w:jc w:val="center"/>
              <w:rPr>
                <w:sz w:val="16"/>
                <w:szCs w:val="16"/>
              </w:rPr>
            </w:pPr>
            <w:r w:rsidRPr="00DD5F6A">
              <w:rPr>
                <w:sz w:val="16"/>
                <w:szCs w:val="16"/>
              </w:rPr>
              <w:t>19,300.00</w:t>
            </w:r>
          </w:p>
        </w:tc>
        <w:tc>
          <w:tcPr>
            <w:tcW w:w="889" w:type="dxa"/>
            <w:noWrap/>
            <w:vAlign w:val="bottom"/>
            <w:hideMark/>
          </w:tcPr>
          <w:p w14:paraId="6F81F38F" w14:textId="77777777" w:rsidR="00232CF6" w:rsidRPr="00DD5F6A" w:rsidRDefault="00232CF6" w:rsidP="004422F2">
            <w:pPr>
              <w:jc w:val="center"/>
              <w:rPr>
                <w:sz w:val="16"/>
                <w:szCs w:val="16"/>
              </w:rPr>
            </w:pPr>
            <w:r w:rsidRPr="008B201F">
              <w:rPr>
                <w:rFonts w:eastAsia="Aptos"/>
                <w:kern w:val="2"/>
                <w:sz w:val="16"/>
                <w:szCs w:val="16"/>
              </w:rPr>
              <w:t xml:space="preserve">590.19 </w:t>
            </w:r>
          </w:p>
        </w:tc>
        <w:tc>
          <w:tcPr>
            <w:tcW w:w="900" w:type="dxa"/>
            <w:noWrap/>
            <w:vAlign w:val="bottom"/>
            <w:hideMark/>
          </w:tcPr>
          <w:p w14:paraId="6769ADE2" w14:textId="77777777" w:rsidR="00232CF6" w:rsidRPr="00DD5F6A" w:rsidRDefault="00232CF6" w:rsidP="004422F2">
            <w:pPr>
              <w:jc w:val="center"/>
              <w:rPr>
                <w:sz w:val="16"/>
                <w:szCs w:val="16"/>
              </w:rPr>
            </w:pPr>
            <w:r w:rsidRPr="008B201F">
              <w:rPr>
                <w:rFonts w:eastAsia="Aptos"/>
                <w:kern w:val="2"/>
                <w:sz w:val="16"/>
                <w:szCs w:val="16"/>
              </w:rPr>
              <w:t xml:space="preserve">192.35 </w:t>
            </w:r>
          </w:p>
        </w:tc>
        <w:tc>
          <w:tcPr>
            <w:tcW w:w="1003" w:type="dxa"/>
            <w:noWrap/>
            <w:vAlign w:val="bottom"/>
            <w:hideMark/>
          </w:tcPr>
          <w:p w14:paraId="5C409788"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25204B4D" w14:textId="77777777" w:rsidTr="004422F2">
        <w:trPr>
          <w:trHeight w:val="250"/>
          <w:jc w:val="center"/>
        </w:trPr>
        <w:tc>
          <w:tcPr>
            <w:tcW w:w="1057" w:type="dxa"/>
            <w:noWrap/>
            <w:vAlign w:val="center"/>
            <w:hideMark/>
          </w:tcPr>
          <w:p w14:paraId="308BAD7A" w14:textId="77777777" w:rsidR="00232CF6" w:rsidRPr="00DD5F6A" w:rsidRDefault="00232CF6" w:rsidP="004422F2">
            <w:pPr>
              <w:jc w:val="center"/>
              <w:rPr>
                <w:sz w:val="16"/>
                <w:szCs w:val="16"/>
              </w:rPr>
            </w:pPr>
            <w:r w:rsidRPr="00DD5F6A">
              <w:rPr>
                <w:sz w:val="16"/>
                <w:szCs w:val="16"/>
              </w:rPr>
              <w:t>19,300.01</w:t>
            </w:r>
          </w:p>
        </w:tc>
        <w:tc>
          <w:tcPr>
            <w:tcW w:w="1001" w:type="dxa"/>
            <w:noWrap/>
            <w:vAlign w:val="center"/>
            <w:hideMark/>
          </w:tcPr>
          <w:p w14:paraId="798AEA26" w14:textId="77777777" w:rsidR="00232CF6" w:rsidRPr="00DD5F6A" w:rsidRDefault="00232CF6" w:rsidP="004422F2">
            <w:pPr>
              <w:jc w:val="center"/>
              <w:rPr>
                <w:sz w:val="16"/>
                <w:szCs w:val="16"/>
              </w:rPr>
            </w:pPr>
            <w:r w:rsidRPr="00DD5F6A">
              <w:rPr>
                <w:sz w:val="16"/>
                <w:szCs w:val="16"/>
              </w:rPr>
              <w:t>19,700.00</w:t>
            </w:r>
          </w:p>
        </w:tc>
        <w:tc>
          <w:tcPr>
            <w:tcW w:w="889" w:type="dxa"/>
            <w:noWrap/>
            <w:vAlign w:val="bottom"/>
            <w:hideMark/>
          </w:tcPr>
          <w:p w14:paraId="6145A2EC" w14:textId="77777777" w:rsidR="00232CF6" w:rsidRPr="00DD5F6A" w:rsidRDefault="00232CF6" w:rsidP="004422F2">
            <w:pPr>
              <w:jc w:val="center"/>
              <w:rPr>
                <w:sz w:val="16"/>
                <w:szCs w:val="16"/>
              </w:rPr>
            </w:pPr>
            <w:r w:rsidRPr="008B201F">
              <w:rPr>
                <w:rFonts w:eastAsia="Aptos"/>
                <w:kern w:val="2"/>
                <w:sz w:val="16"/>
                <w:szCs w:val="16"/>
              </w:rPr>
              <w:t xml:space="preserve">602.55 </w:t>
            </w:r>
          </w:p>
        </w:tc>
        <w:tc>
          <w:tcPr>
            <w:tcW w:w="900" w:type="dxa"/>
            <w:noWrap/>
            <w:vAlign w:val="bottom"/>
            <w:hideMark/>
          </w:tcPr>
          <w:p w14:paraId="47881FF6" w14:textId="77777777" w:rsidR="00232CF6" w:rsidRPr="00DD5F6A" w:rsidRDefault="00232CF6" w:rsidP="004422F2">
            <w:pPr>
              <w:jc w:val="center"/>
              <w:rPr>
                <w:sz w:val="16"/>
                <w:szCs w:val="16"/>
              </w:rPr>
            </w:pPr>
            <w:r w:rsidRPr="008B201F">
              <w:rPr>
                <w:rFonts w:eastAsia="Aptos"/>
                <w:kern w:val="2"/>
                <w:sz w:val="16"/>
                <w:szCs w:val="16"/>
              </w:rPr>
              <w:t xml:space="preserve">204.71 </w:t>
            </w:r>
          </w:p>
        </w:tc>
        <w:tc>
          <w:tcPr>
            <w:tcW w:w="1003" w:type="dxa"/>
            <w:noWrap/>
            <w:vAlign w:val="bottom"/>
            <w:hideMark/>
          </w:tcPr>
          <w:p w14:paraId="4C3EED3E"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6BABAB5A" w14:textId="77777777" w:rsidTr="004422F2">
        <w:trPr>
          <w:trHeight w:val="250"/>
          <w:jc w:val="center"/>
        </w:trPr>
        <w:tc>
          <w:tcPr>
            <w:tcW w:w="1057" w:type="dxa"/>
            <w:noWrap/>
            <w:vAlign w:val="center"/>
            <w:hideMark/>
          </w:tcPr>
          <w:p w14:paraId="62F59267" w14:textId="77777777" w:rsidR="00232CF6" w:rsidRPr="00DD5F6A" w:rsidRDefault="00232CF6" w:rsidP="004422F2">
            <w:pPr>
              <w:jc w:val="center"/>
              <w:rPr>
                <w:sz w:val="16"/>
                <w:szCs w:val="16"/>
              </w:rPr>
            </w:pPr>
            <w:r w:rsidRPr="00DD5F6A">
              <w:rPr>
                <w:sz w:val="16"/>
                <w:szCs w:val="16"/>
              </w:rPr>
              <w:t>19,700.01</w:t>
            </w:r>
          </w:p>
        </w:tc>
        <w:tc>
          <w:tcPr>
            <w:tcW w:w="1001" w:type="dxa"/>
            <w:noWrap/>
            <w:vAlign w:val="center"/>
            <w:hideMark/>
          </w:tcPr>
          <w:p w14:paraId="01FE5390" w14:textId="77777777" w:rsidR="00232CF6" w:rsidRPr="00DD5F6A" w:rsidRDefault="00232CF6" w:rsidP="004422F2">
            <w:pPr>
              <w:jc w:val="center"/>
              <w:rPr>
                <w:sz w:val="16"/>
                <w:szCs w:val="16"/>
              </w:rPr>
            </w:pPr>
            <w:r w:rsidRPr="00DD5F6A">
              <w:rPr>
                <w:sz w:val="16"/>
                <w:szCs w:val="16"/>
              </w:rPr>
              <w:t>20,100.00</w:t>
            </w:r>
          </w:p>
        </w:tc>
        <w:tc>
          <w:tcPr>
            <w:tcW w:w="889" w:type="dxa"/>
            <w:noWrap/>
            <w:vAlign w:val="bottom"/>
            <w:hideMark/>
          </w:tcPr>
          <w:p w14:paraId="14D85C22" w14:textId="77777777" w:rsidR="00232CF6" w:rsidRPr="00DD5F6A" w:rsidRDefault="00232CF6" w:rsidP="004422F2">
            <w:pPr>
              <w:jc w:val="center"/>
              <w:rPr>
                <w:sz w:val="16"/>
                <w:szCs w:val="16"/>
              </w:rPr>
            </w:pPr>
            <w:r w:rsidRPr="008B201F">
              <w:rPr>
                <w:rFonts w:eastAsia="Aptos"/>
                <w:kern w:val="2"/>
                <w:sz w:val="16"/>
                <w:szCs w:val="16"/>
              </w:rPr>
              <w:t xml:space="preserve">614.91 </w:t>
            </w:r>
          </w:p>
        </w:tc>
        <w:tc>
          <w:tcPr>
            <w:tcW w:w="900" w:type="dxa"/>
            <w:noWrap/>
            <w:vAlign w:val="bottom"/>
            <w:hideMark/>
          </w:tcPr>
          <w:p w14:paraId="4B534D42" w14:textId="77777777" w:rsidR="00232CF6" w:rsidRPr="00DD5F6A" w:rsidRDefault="00232CF6" w:rsidP="004422F2">
            <w:pPr>
              <w:jc w:val="center"/>
              <w:rPr>
                <w:sz w:val="16"/>
                <w:szCs w:val="16"/>
              </w:rPr>
            </w:pPr>
            <w:r w:rsidRPr="008B201F">
              <w:rPr>
                <w:rFonts w:eastAsia="Aptos"/>
                <w:kern w:val="2"/>
                <w:sz w:val="16"/>
                <w:szCs w:val="16"/>
              </w:rPr>
              <w:t xml:space="preserve">217.07 </w:t>
            </w:r>
          </w:p>
        </w:tc>
        <w:tc>
          <w:tcPr>
            <w:tcW w:w="1003" w:type="dxa"/>
            <w:noWrap/>
            <w:vAlign w:val="bottom"/>
            <w:hideMark/>
          </w:tcPr>
          <w:p w14:paraId="55C7C3B4"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5B65B1B1" w14:textId="77777777" w:rsidTr="004422F2">
        <w:trPr>
          <w:trHeight w:val="250"/>
          <w:jc w:val="center"/>
        </w:trPr>
        <w:tc>
          <w:tcPr>
            <w:tcW w:w="1057" w:type="dxa"/>
            <w:noWrap/>
            <w:vAlign w:val="center"/>
            <w:hideMark/>
          </w:tcPr>
          <w:p w14:paraId="33D9892B" w14:textId="77777777" w:rsidR="00232CF6" w:rsidRPr="00DD5F6A" w:rsidRDefault="00232CF6" w:rsidP="004422F2">
            <w:pPr>
              <w:jc w:val="center"/>
              <w:rPr>
                <w:sz w:val="16"/>
                <w:szCs w:val="16"/>
              </w:rPr>
            </w:pPr>
            <w:r w:rsidRPr="00DD5F6A">
              <w:rPr>
                <w:sz w:val="16"/>
                <w:szCs w:val="16"/>
              </w:rPr>
              <w:t>20,100.01</w:t>
            </w:r>
          </w:p>
        </w:tc>
        <w:tc>
          <w:tcPr>
            <w:tcW w:w="1001" w:type="dxa"/>
            <w:noWrap/>
            <w:vAlign w:val="center"/>
            <w:hideMark/>
          </w:tcPr>
          <w:p w14:paraId="3B6FF8A2" w14:textId="77777777" w:rsidR="00232CF6" w:rsidRPr="00DD5F6A" w:rsidRDefault="00232CF6" w:rsidP="004422F2">
            <w:pPr>
              <w:jc w:val="center"/>
              <w:rPr>
                <w:sz w:val="16"/>
                <w:szCs w:val="16"/>
              </w:rPr>
            </w:pPr>
            <w:r w:rsidRPr="00DD5F6A">
              <w:rPr>
                <w:sz w:val="16"/>
                <w:szCs w:val="16"/>
              </w:rPr>
              <w:t>20,500.00</w:t>
            </w:r>
          </w:p>
        </w:tc>
        <w:tc>
          <w:tcPr>
            <w:tcW w:w="889" w:type="dxa"/>
            <w:noWrap/>
            <w:vAlign w:val="bottom"/>
            <w:hideMark/>
          </w:tcPr>
          <w:p w14:paraId="51A239AA" w14:textId="77777777" w:rsidR="00232CF6" w:rsidRPr="00DD5F6A" w:rsidRDefault="00232CF6" w:rsidP="004422F2">
            <w:pPr>
              <w:jc w:val="center"/>
              <w:rPr>
                <w:sz w:val="16"/>
                <w:szCs w:val="16"/>
              </w:rPr>
            </w:pPr>
            <w:r w:rsidRPr="008B201F">
              <w:rPr>
                <w:rFonts w:eastAsia="Aptos"/>
                <w:kern w:val="2"/>
                <w:sz w:val="16"/>
                <w:szCs w:val="16"/>
              </w:rPr>
              <w:t xml:space="preserve">627.27 </w:t>
            </w:r>
          </w:p>
        </w:tc>
        <w:tc>
          <w:tcPr>
            <w:tcW w:w="900" w:type="dxa"/>
            <w:noWrap/>
            <w:vAlign w:val="bottom"/>
            <w:hideMark/>
          </w:tcPr>
          <w:p w14:paraId="578B0E4A" w14:textId="77777777" w:rsidR="00232CF6" w:rsidRPr="00DD5F6A" w:rsidRDefault="00232CF6" w:rsidP="004422F2">
            <w:pPr>
              <w:jc w:val="center"/>
              <w:rPr>
                <w:sz w:val="16"/>
                <w:szCs w:val="16"/>
              </w:rPr>
            </w:pPr>
            <w:r w:rsidRPr="008B201F">
              <w:rPr>
                <w:rFonts w:eastAsia="Aptos"/>
                <w:kern w:val="2"/>
                <w:sz w:val="16"/>
                <w:szCs w:val="16"/>
              </w:rPr>
              <w:t xml:space="preserve">229.43 </w:t>
            </w:r>
          </w:p>
        </w:tc>
        <w:tc>
          <w:tcPr>
            <w:tcW w:w="1003" w:type="dxa"/>
            <w:noWrap/>
            <w:vAlign w:val="bottom"/>
            <w:hideMark/>
          </w:tcPr>
          <w:p w14:paraId="0CB01D6E"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0B817D49" w14:textId="77777777" w:rsidTr="004422F2">
        <w:trPr>
          <w:trHeight w:val="250"/>
          <w:jc w:val="center"/>
        </w:trPr>
        <w:tc>
          <w:tcPr>
            <w:tcW w:w="1057" w:type="dxa"/>
            <w:noWrap/>
            <w:vAlign w:val="center"/>
            <w:hideMark/>
          </w:tcPr>
          <w:p w14:paraId="675EBDFF" w14:textId="77777777" w:rsidR="00232CF6" w:rsidRPr="00DD5F6A" w:rsidRDefault="00232CF6" w:rsidP="004422F2">
            <w:pPr>
              <w:jc w:val="center"/>
              <w:rPr>
                <w:sz w:val="16"/>
                <w:szCs w:val="16"/>
              </w:rPr>
            </w:pPr>
            <w:r w:rsidRPr="00DD5F6A">
              <w:rPr>
                <w:sz w:val="16"/>
                <w:szCs w:val="16"/>
              </w:rPr>
              <w:t>20,500.01</w:t>
            </w:r>
          </w:p>
        </w:tc>
        <w:tc>
          <w:tcPr>
            <w:tcW w:w="1001" w:type="dxa"/>
            <w:noWrap/>
            <w:vAlign w:val="center"/>
            <w:hideMark/>
          </w:tcPr>
          <w:p w14:paraId="38ABD2A7" w14:textId="77777777" w:rsidR="00232CF6" w:rsidRPr="00DD5F6A" w:rsidRDefault="00232CF6" w:rsidP="004422F2">
            <w:pPr>
              <w:jc w:val="center"/>
              <w:rPr>
                <w:sz w:val="16"/>
                <w:szCs w:val="16"/>
              </w:rPr>
            </w:pPr>
            <w:r w:rsidRPr="00DD5F6A">
              <w:rPr>
                <w:sz w:val="16"/>
                <w:szCs w:val="16"/>
              </w:rPr>
              <w:t>20,900.00</w:t>
            </w:r>
          </w:p>
        </w:tc>
        <w:tc>
          <w:tcPr>
            <w:tcW w:w="889" w:type="dxa"/>
            <w:noWrap/>
            <w:vAlign w:val="bottom"/>
            <w:hideMark/>
          </w:tcPr>
          <w:p w14:paraId="32BD238A" w14:textId="77777777" w:rsidR="00232CF6" w:rsidRPr="00DD5F6A" w:rsidRDefault="00232CF6" w:rsidP="004422F2">
            <w:pPr>
              <w:jc w:val="center"/>
              <w:rPr>
                <w:sz w:val="16"/>
                <w:szCs w:val="16"/>
              </w:rPr>
            </w:pPr>
            <w:r w:rsidRPr="008B201F">
              <w:rPr>
                <w:rFonts w:eastAsia="Aptos"/>
                <w:kern w:val="2"/>
                <w:sz w:val="16"/>
                <w:szCs w:val="16"/>
              </w:rPr>
              <w:t xml:space="preserve">639.63 </w:t>
            </w:r>
          </w:p>
        </w:tc>
        <w:tc>
          <w:tcPr>
            <w:tcW w:w="900" w:type="dxa"/>
            <w:noWrap/>
            <w:vAlign w:val="bottom"/>
            <w:hideMark/>
          </w:tcPr>
          <w:p w14:paraId="1D093AEE" w14:textId="77777777" w:rsidR="00232CF6" w:rsidRPr="00DD5F6A" w:rsidRDefault="00232CF6" w:rsidP="004422F2">
            <w:pPr>
              <w:jc w:val="center"/>
              <w:rPr>
                <w:sz w:val="16"/>
                <w:szCs w:val="16"/>
              </w:rPr>
            </w:pPr>
            <w:r w:rsidRPr="008B201F">
              <w:rPr>
                <w:rFonts w:eastAsia="Aptos"/>
                <w:kern w:val="2"/>
                <w:sz w:val="16"/>
                <w:szCs w:val="16"/>
              </w:rPr>
              <w:t xml:space="preserve">241.79 </w:t>
            </w:r>
          </w:p>
        </w:tc>
        <w:tc>
          <w:tcPr>
            <w:tcW w:w="1003" w:type="dxa"/>
            <w:noWrap/>
            <w:vAlign w:val="bottom"/>
            <w:hideMark/>
          </w:tcPr>
          <w:p w14:paraId="06266F1E"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2466FA60" w14:textId="77777777" w:rsidTr="004422F2">
        <w:trPr>
          <w:trHeight w:val="250"/>
          <w:jc w:val="center"/>
        </w:trPr>
        <w:tc>
          <w:tcPr>
            <w:tcW w:w="1057" w:type="dxa"/>
            <w:noWrap/>
            <w:vAlign w:val="center"/>
            <w:hideMark/>
          </w:tcPr>
          <w:p w14:paraId="01B01385" w14:textId="77777777" w:rsidR="00232CF6" w:rsidRPr="00DD5F6A" w:rsidRDefault="00232CF6" w:rsidP="004422F2">
            <w:pPr>
              <w:jc w:val="center"/>
              <w:rPr>
                <w:sz w:val="16"/>
                <w:szCs w:val="16"/>
              </w:rPr>
            </w:pPr>
            <w:r w:rsidRPr="00DD5F6A">
              <w:rPr>
                <w:sz w:val="16"/>
                <w:szCs w:val="16"/>
              </w:rPr>
              <w:t>20,900.01</w:t>
            </w:r>
          </w:p>
        </w:tc>
        <w:tc>
          <w:tcPr>
            <w:tcW w:w="1001" w:type="dxa"/>
            <w:noWrap/>
            <w:vAlign w:val="center"/>
            <w:hideMark/>
          </w:tcPr>
          <w:p w14:paraId="5AE9790E" w14:textId="77777777" w:rsidR="00232CF6" w:rsidRPr="00DD5F6A" w:rsidRDefault="00232CF6" w:rsidP="004422F2">
            <w:pPr>
              <w:jc w:val="center"/>
              <w:rPr>
                <w:sz w:val="16"/>
                <w:szCs w:val="16"/>
              </w:rPr>
            </w:pPr>
            <w:r w:rsidRPr="00DD5F6A">
              <w:rPr>
                <w:sz w:val="16"/>
                <w:szCs w:val="16"/>
              </w:rPr>
              <w:t>21,300.00</w:t>
            </w:r>
          </w:p>
        </w:tc>
        <w:tc>
          <w:tcPr>
            <w:tcW w:w="889" w:type="dxa"/>
            <w:noWrap/>
            <w:vAlign w:val="bottom"/>
            <w:hideMark/>
          </w:tcPr>
          <w:p w14:paraId="49D60094" w14:textId="77777777" w:rsidR="00232CF6" w:rsidRPr="00DD5F6A" w:rsidRDefault="00232CF6" w:rsidP="004422F2">
            <w:pPr>
              <w:jc w:val="center"/>
              <w:rPr>
                <w:sz w:val="16"/>
                <w:szCs w:val="16"/>
              </w:rPr>
            </w:pPr>
            <w:r w:rsidRPr="008B201F">
              <w:rPr>
                <w:rFonts w:eastAsia="Aptos"/>
                <w:kern w:val="2"/>
                <w:sz w:val="16"/>
                <w:szCs w:val="16"/>
              </w:rPr>
              <w:t xml:space="preserve">651.99 </w:t>
            </w:r>
          </w:p>
        </w:tc>
        <w:tc>
          <w:tcPr>
            <w:tcW w:w="900" w:type="dxa"/>
            <w:noWrap/>
            <w:vAlign w:val="bottom"/>
            <w:hideMark/>
          </w:tcPr>
          <w:p w14:paraId="31E10D3A" w14:textId="77777777" w:rsidR="00232CF6" w:rsidRPr="00DD5F6A" w:rsidRDefault="00232CF6" w:rsidP="004422F2">
            <w:pPr>
              <w:jc w:val="center"/>
              <w:rPr>
                <w:sz w:val="16"/>
                <w:szCs w:val="16"/>
              </w:rPr>
            </w:pPr>
            <w:r w:rsidRPr="008B201F">
              <w:rPr>
                <w:rFonts w:eastAsia="Aptos"/>
                <w:kern w:val="2"/>
                <w:sz w:val="16"/>
                <w:szCs w:val="16"/>
              </w:rPr>
              <w:t xml:space="preserve">254.15 </w:t>
            </w:r>
          </w:p>
        </w:tc>
        <w:tc>
          <w:tcPr>
            <w:tcW w:w="1003" w:type="dxa"/>
            <w:noWrap/>
            <w:vAlign w:val="bottom"/>
            <w:hideMark/>
          </w:tcPr>
          <w:p w14:paraId="21C52D48"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3815A7BE" w14:textId="77777777" w:rsidTr="004422F2">
        <w:trPr>
          <w:trHeight w:val="250"/>
          <w:jc w:val="center"/>
        </w:trPr>
        <w:tc>
          <w:tcPr>
            <w:tcW w:w="1057" w:type="dxa"/>
            <w:noWrap/>
            <w:vAlign w:val="center"/>
            <w:hideMark/>
          </w:tcPr>
          <w:p w14:paraId="1D9FF8D6" w14:textId="77777777" w:rsidR="00232CF6" w:rsidRPr="00DD5F6A" w:rsidRDefault="00232CF6" w:rsidP="004422F2">
            <w:pPr>
              <w:jc w:val="center"/>
              <w:rPr>
                <w:sz w:val="16"/>
                <w:szCs w:val="16"/>
              </w:rPr>
            </w:pPr>
            <w:r w:rsidRPr="00DD5F6A">
              <w:rPr>
                <w:sz w:val="16"/>
                <w:szCs w:val="16"/>
              </w:rPr>
              <w:t>21,300.01</w:t>
            </w:r>
          </w:p>
        </w:tc>
        <w:tc>
          <w:tcPr>
            <w:tcW w:w="1001" w:type="dxa"/>
            <w:noWrap/>
            <w:vAlign w:val="center"/>
            <w:hideMark/>
          </w:tcPr>
          <w:p w14:paraId="1D19F9EB" w14:textId="77777777" w:rsidR="00232CF6" w:rsidRPr="00DD5F6A" w:rsidRDefault="00232CF6" w:rsidP="004422F2">
            <w:pPr>
              <w:jc w:val="center"/>
              <w:rPr>
                <w:sz w:val="16"/>
                <w:szCs w:val="16"/>
              </w:rPr>
            </w:pPr>
            <w:r w:rsidRPr="00DD5F6A">
              <w:rPr>
                <w:sz w:val="16"/>
                <w:szCs w:val="16"/>
              </w:rPr>
              <w:t>21,700.00</w:t>
            </w:r>
          </w:p>
        </w:tc>
        <w:tc>
          <w:tcPr>
            <w:tcW w:w="889" w:type="dxa"/>
            <w:noWrap/>
            <w:vAlign w:val="bottom"/>
            <w:hideMark/>
          </w:tcPr>
          <w:p w14:paraId="08956D7D" w14:textId="77777777" w:rsidR="00232CF6" w:rsidRPr="00DD5F6A" w:rsidRDefault="00232CF6" w:rsidP="004422F2">
            <w:pPr>
              <w:jc w:val="center"/>
              <w:rPr>
                <w:sz w:val="16"/>
                <w:szCs w:val="16"/>
              </w:rPr>
            </w:pPr>
            <w:r w:rsidRPr="008B201F">
              <w:rPr>
                <w:rFonts w:eastAsia="Aptos"/>
                <w:kern w:val="2"/>
                <w:sz w:val="16"/>
                <w:szCs w:val="16"/>
              </w:rPr>
              <w:t xml:space="preserve">664.35 </w:t>
            </w:r>
          </w:p>
        </w:tc>
        <w:tc>
          <w:tcPr>
            <w:tcW w:w="900" w:type="dxa"/>
            <w:noWrap/>
            <w:vAlign w:val="bottom"/>
            <w:hideMark/>
          </w:tcPr>
          <w:p w14:paraId="679601F7" w14:textId="77777777" w:rsidR="00232CF6" w:rsidRPr="00DD5F6A" w:rsidRDefault="00232CF6" w:rsidP="004422F2">
            <w:pPr>
              <w:jc w:val="center"/>
              <w:rPr>
                <w:sz w:val="16"/>
                <w:szCs w:val="16"/>
              </w:rPr>
            </w:pPr>
            <w:r w:rsidRPr="008B201F">
              <w:rPr>
                <w:rFonts w:eastAsia="Aptos"/>
                <w:kern w:val="2"/>
                <w:sz w:val="16"/>
                <w:szCs w:val="16"/>
              </w:rPr>
              <w:t xml:space="preserve">266.51 </w:t>
            </w:r>
          </w:p>
        </w:tc>
        <w:tc>
          <w:tcPr>
            <w:tcW w:w="1003" w:type="dxa"/>
            <w:noWrap/>
            <w:vAlign w:val="bottom"/>
            <w:hideMark/>
          </w:tcPr>
          <w:p w14:paraId="00D64B5C"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566E0F9D" w14:textId="77777777" w:rsidTr="004422F2">
        <w:trPr>
          <w:trHeight w:val="250"/>
          <w:jc w:val="center"/>
        </w:trPr>
        <w:tc>
          <w:tcPr>
            <w:tcW w:w="1057" w:type="dxa"/>
            <w:noWrap/>
            <w:vAlign w:val="center"/>
            <w:hideMark/>
          </w:tcPr>
          <w:p w14:paraId="31D0FB04" w14:textId="77777777" w:rsidR="00232CF6" w:rsidRPr="00DD5F6A" w:rsidRDefault="00232CF6" w:rsidP="004422F2">
            <w:pPr>
              <w:jc w:val="center"/>
              <w:rPr>
                <w:sz w:val="16"/>
                <w:szCs w:val="16"/>
              </w:rPr>
            </w:pPr>
            <w:r w:rsidRPr="00DD5F6A">
              <w:rPr>
                <w:sz w:val="16"/>
                <w:szCs w:val="16"/>
              </w:rPr>
              <w:t>21,700.01</w:t>
            </w:r>
          </w:p>
        </w:tc>
        <w:tc>
          <w:tcPr>
            <w:tcW w:w="1001" w:type="dxa"/>
            <w:noWrap/>
            <w:vAlign w:val="center"/>
            <w:hideMark/>
          </w:tcPr>
          <w:p w14:paraId="393AA956" w14:textId="77777777" w:rsidR="00232CF6" w:rsidRPr="00DD5F6A" w:rsidRDefault="00232CF6" w:rsidP="004422F2">
            <w:pPr>
              <w:jc w:val="center"/>
              <w:rPr>
                <w:sz w:val="16"/>
                <w:szCs w:val="16"/>
              </w:rPr>
            </w:pPr>
            <w:r w:rsidRPr="00DD5F6A">
              <w:rPr>
                <w:sz w:val="16"/>
                <w:szCs w:val="16"/>
              </w:rPr>
              <w:t>22,100.00</w:t>
            </w:r>
          </w:p>
        </w:tc>
        <w:tc>
          <w:tcPr>
            <w:tcW w:w="889" w:type="dxa"/>
            <w:noWrap/>
            <w:vAlign w:val="bottom"/>
            <w:hideMark/>
          </w:tcPr>
          <w:p w14:paraId="1A7F1CC4" w14:textId="77777777" w:rsidR="00232CF6" w:rsidRPr="00DD5F6A" w:rsidRDefault="00232CF6" w:rsidP="004422F2">
            <w:pPr>
              <w:jc w:val="center"/>
              <w:rPr>
                <w:sz w:val="16"/>
                <w:szCs w:val="16"/>
              </w:rPr>
            </w:pPr>
            <w:r w:rsidRPr="008B201F">
              <w:rPr>
                <w:rFonts w:eastAsia="Aptos"/>
                <w:kern w:val="2"/>
                <w:sz w:val="16"/>
                <w:szCs w:val="16"/>
              </w:rPr>
              <w:t xml:space="preserve">676.71 </w:t>
            </w:r>
          </w:p>
        </w:tc>
        <w:tc>
          <w:tcPr>
            <w:tcW w:w="900" w:type="dxa"/>
            <w:noWrap/>
            <w:vAlign w:val="bottom"/>
            <w:hideMark/>
          </w:tcPr>
          <w:p w14:paraId="197F3A7C" w14:textId="77777777" w:rsidR="00232CF6" w:rsidRPr="00DD5F6A" w:rsidRDefault="00232CF6" w:rsidP="004422F2">
            <w:pPr>
              <w:jc w:val="center"/>
              <w:rPr>
                <w:sz w:val="16"/>
                <w:szCs w:val="16"/>
              </w:rPr>
            </w:pPr>
            <w:r w:rsidRPr="008B201F">
              <w:rPr>
                <w:rFonts w:eastAsia="Aptos"/>
                <w:kern w:val="2"/>
                <w:sz w:val="16"/>
                <w:szCs w:val="16"/>
              </w:rPr>
              <w:t xml:space="preserve">278.87 </w:t>
            </w:r>
          </w:p>
        </w:tc>
        <w:tc>
          <w:tcPr>
            <w:tcW w:w="1003" w:type="dxa"/>
            <w:noWrap/>
            <w:vAlign w:val="bottom"/>
            <w:hideMark/>
          </w:tcPr>
          <w:p w14:paraId="40F37220"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5C1FBB2D" w14:textId="77777777" w:rsidTr="004422F2">
        <w:trPr>
          <w:trHeight w:val="250"/>
          <w:jc w:val="center"/>
        </w:trPr>
        <w:tc>
          <w:tcPr>
            <w:tcW w:w="1057" w:type="dxa"/>
            <w:noWrap/>
            <w:vAlign w:val="center"/>
            <w:hideMark/>
          </w:tcPr>
          <w:p w14:paraId="5759D9A4" w14:textId="77777777" w:rsidR="00232CF6" w:rsidRPr="00DD5F6A" w:rsidRDefault="00232CF6" w:rsidP="004422F2">
            <w:pPr>
              <w:jc w:val="center"/>
              <w:rPr>
                <w:sz w:val="16"/>
                <w:szCs w:val="16"/>
              </w:rPr>
            </w:pPr>
            <w:r w:rsidRPr="00DD5F6A">
              <w:rPr>
                <w:sz w:val="16"/>
                <w:szCs w:val="16"/>
              </w:rPr>
              <w:t>22,100.01</w:t>
            </w:r>
          </w:p>
        </w:tc>
        <w:tc>
          <w:tcPr>
            <w:tcW w:w="1001" w:type="dxa"/>
            <w:noWrap/>
            <w:vAlign w:val="center"/>
            <w:hideMark/>
          </w:tcPr>
          <w:p w14:paraId="2CFF6017" w14:textId="77777777" w:rsidR="00232CF6" w:rsidRPr="00DD5F6A" w:rsidRDefault="00232CF6" w:rsidP="004422F2">
            <w:pPr>
              <w:jc w:val="center"/>
              <w:rPr>
                <w:sz w:val="16"/>
                <w:szCs w:val="16"/>
              </w:rPr>
            </w:pPr>
            <w:r w:rsidRPr="00DD5F6A">
              <w:rPr>
                <w:sz w:val="16"/>
                <w:szCs w:val="16"/>
              </w:rPr>
              <w:t>22,500.00</w:t>
            </w:r>
          </w:p>
        </w:tc>
        <w:tc>
          <w:tcPr>
            <w:tcW w:w="889" w:type="dxa"/>
            <w:noWrap/>
            <w:vAlign w:val="bottom"/>
            <w:hideMark/>
          </w:tcPr>
          <w:p w14:paraId="5C162154" w14:textId="77777777" w:rsidR="00232CF6" w:rsidRPr="00DD5F6A" w:rsidRDefault="00232CF6" w:rsidP="004422F2">
            <w:pPr>
              <w:jc w:val="center"/>
              <w:rPr>
                <w:sz w:val="16"/>
                <w:szCs w:val="16"/>
              </w:rPr>
            </w:pPr>
            <w:r w:rsidRPr="008B201F">
              <w:rPr>
                <w:rFonts w:eastAsia="Aptos"/>
                <w:kern w:val="2"/>
                <w:sz w:val="16"/>
                <w:szCs w:val="16"/>
              </w:rPr>
              <w:t xml:space="preserve">689.07 </w:t>
            </w:r>
          </w:p>
        </w:tc>
        <w:tc>
          <w:tcPr>
            <w:tcW w:w="900" w:type="dxa"/>
            <w:noWrap/>
            <w:vAlign w:val="bottom"/>
            <w:hideMark/>
          </w:tcPr>
          <w:p w14:paraId="58097E96" w14:textId="77777777" w:rsidR="00232CF6" w:rsidRPr="00DD5F6A" w:rsidRDefault="00232CF6" w:rsidP="004422F2">
            <w:pPr>
              <w:jc w:val="center"/>
              <w:rPr>
                <w:sz w:val="16"/>
                <w:szCs w:val="16"/>
              </w:rPr>
            </w:pPr>
            <w:r w:rsidRPr="008B201F">
              <w:rPr>
                <w:rFonts w:eastAsia="Aptos"/>
                <w:kern w:val="2"/>
                <w:sz w:val="16"/>
                <w:szCs w:val="16"/>
              </w:rPr>
              <w:t xml:space="preserve">291.23 </w:t>
            </w:r>
          </w:p>
        </w:tc>
        <w:tc>
          <w:tcPr>
            <w:tcW w:w="1003" w:type="dxa"/>
            <w:noWrap/>
            <w:vAlign w:val="bottom"/>
            <w:hideMark/>
          </w:tcPr>
          <w:p w14:paraId="7F4A2FFB"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75BD0B0F" w14:textId="77777777" w:rsidTr="004422F2">
        <w:trPr>
          <w:trHeight w:val="250"/>
          <w:jc w:val="center"/>
        </w:trPr>
        <w:tc>
          <w:tcPr>
            <w:tcW w:w="1057" w:type="dxa"/>
            <w:noWrap/>
            <w:vAlign w:val="center"/>
            <w:hideMark/>
          </w:tcPr>
          <w:p w14:paraId="485C8517" w14:textId="77777777" w:rsidR="00232CF6" w:rsidRPr="00DD5F6A" w:rsidRDefault="00232CF6" w:rsidP="004422F2">
            <w:pPr>
              <w:jc w:val="center"/>
              <w:rPr>
                <w:sz w:val="16"/>
                <w:szCs w:val="16"/>
              </w:rPr>
            </w:pPr>
            <w:r w:rsidRPr="00DD5F6A">
              <w:rPr>
                <w:sz w:val="16"/>
                <w:szCs w:val="16"/>
              </w:rPr>
              <w:t>22,500.01</w:t>
            </w:r>
          </w:p>
        </w:tc>
        <w:tc>
          <w:tcPr>
            <w:tcW w:w="1001" w:type="dxa"/>
            <w:noWrap/>
            <w:vAlign w:val="center"/>
            <w:hideMark/>
          </w:tcPr>
          <w:p w14:paraId="206A91BC" w14:textId="77777777" w:rsidR="00232CF6" w:rsidRPr="00DD5F6A" w:rsidRDefault="00232CF6" w:rsidP="004422F2">
            <w:pPr>
              <w:jc w:val="center"/>
              <w:rPr>
                <w:sz w:val="16"/>
                <w:szCs w:val="16"/>
              </w:rPr>
            </w:pPr>
            <w:r w:rsidRPr="00DD5F6A">
              <w:rPr>
                <w:sz w:val="16"/>
                <w:szCs w:val="16"/>
              </w:rPr>
              <w:t>22,900.00</w:t>
            </w:r>
          </w:p>
        </w:tc>
        <w:tc>
          <w:tcPr>
            <w:tcW w:w="889" w:type="dxa"/>
            <w:noWrap/>
            <w:vAlign w:val="bottom"/>
            <w:hideMark/>
          </w:tcPr>
          <w:p w14:paraId="33658CA0" w14:textId="77777777" w:rsidR="00232CF6" w:rsidRPr="00DD5F6A" w:rsidRDefault="00232CF6" w:rsidP="004422F2">
            <w:pPr>
              <w:jc w:val="center"/>
              <w:rPr>
                <w:sz w:val="16"/>
                <w:szCs w:val="16"/>
              </w:rPr>
            </w:pPr>
            <w:r w:rsidRPr="008B201F">
              <w:rPr>
                <w:rFonts w:eastAsia="Aptos"/>
                <w:kern w:val="2"/>
                <w:sz w:val="16"/>
                <w:szCs w:val="16"/>
              </w:rPr>
              <w:t xml:space="preserve">701.43 </w:t>
            </w:r>
          </w:p>
        </w:tc>
        <w:tc>
          <w:tcPr>
            <w:tcW w:w="900" w:type="dxa"/>
            <w:noWrap/>
            <w:vAlign w:val="bottom"/>
            <w:hideMark/>
          </w:tcPr>
          <w:p w14:paraId="59D099DC" w14:textId="77777777" w:rsidR="00232CF6" w:rsidRPr="00DD5F6A" w:rsidRDefault="00232CF6" w:rsidP="004422F2">
            <w:pPr>
              <w:jc w:val="center"/>
              <w:rPr>
                <w:sz w:val="16"/>
                <w:szCs w:val="16"/>
              </w:rPr>
            </w:pPr>
            <w:r w:rsidRPr="008B201F">
              <w:rPr>
                <w:rFonts w:eastAsia="Aptos"/>
                <w:kern w:val="2"/>
                <w:sz w:val="16"/>
                <w:szCs w:val="16"/>
              </w:rPr>
              <w:t xml:space="preserve">303.59 </w:t>
            </w:r>
          </w:p>
        </w:tc>
        <w:tc>
          <w:tcPr>
            <w:tcW w:w="1003" w:type="dxa"/>
            <w:noWrap/>
            <w:vAlign w:val="bottom"/>
            <w:hideMark/>
          </w:tcPr>
          <w:p w14:paraId="32AB6E8E"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0B812FFB" w14:textId="77777777" w:rsidTr="004422F2">
        <w:trPr>
          <w:trHeight w:val="250"/>
          <w:jc w:val="center"/>
        </w:trPr>
        <w:tc>
          <w:tcPr>
            <w:tcW w:w="1057" w:type="dxa"/>
            <w:noWrap/>
            <w:vAlign w:val="center"/>
            <w:hideMark/>
          </w:tcPr>
          <w:p w14:paraId="705E379B" w14:textId="77777777" w:rsidR="00232CF6" w:rsidRPr="00DD5F6A" w:rsidRDefault="00232CF6" w:rsidP="004422F2">
            <w:pPr>
              <w:jc w:val="center"/>
              <w:rPr>
                <w:sz w:val="16"/>
                <w:szCs w:val="16"/>
              </w:rPr>
            </w:pPr>
            <w:r w:rsidRPr="00DD5F6A">
              <w:rPr>
                <w:sz w:val="16"/>
                <w:szCs w:val="16"/>
              </w:rPr>
              <w:t>22,900.01</w:t>
            </w:r>
          </w:p>
        </w:tc>
        <w:tc>
          <w:tcPr>
            <w:tcW w:w="1001" w:type="dxa"/>
            <w:noWrap/>
            <w:vAlign w:val="center"/>
            <w:hideMark/>
          </w:tcPr>
          <w:p w14:paraId="69882A92" w14:textId="77777777" w:rsidR="00232CF6" w:rsidRPr="00DD5F6A" w:rsidRDefault="00232CF6" w:rsidP="004422F2">
            <w:pPr>
              <w:jc w:val="center"/>
              <w:rPr>
                <w:sz w:val="16"/>
                <w:szCs w:val="16"/>
              </w:rPr>
            </w:pPr>
            <w:r w:rsidRPr="00DD5F6A">
              <w:rPr>
                <w:sz w:val="16"/>
                <w:szCs w:val="16"/>
              </w:rPr>
              <w:t>23,300.00</w:t>
            </w:r>
          </w:p>
        </w:tc>
        <w:tc>
          <w:tcPr>
            <w:tcW w:w="889" w:type="dxa"/>
            <w:noWrap/>
            <w:vAlign w:val="bottom"/>
            <w:hideMark/>
          </w:tcPr>
          <w:p w14:paraId="27D60738" w14:textId="77777777" w:rsidR="00232CF6" w:rsidRPr="00DD5F6A" w:rsidRDefault="00232CF6" w:rsidP="004422F2">
            <w:pPr>
              <w:jc w:val="center"/>
              <w:rPr>
                <w:sz w:val="16"/>
                <w:szCs w:val="16"/>
              </w:rPr>
            </w:pPr>
            <w:r w:rsidRPr="008B201F">
              <w:rPr>
                <w:rFonts w:eastAsia="Aptos"/>
                <w:kern w:val="2"/>
                <w:sz w:val="16"/>
                <w:szCs w:val="16"/>
              </w:rPr>
              <w:t xml:space="preserve">713.79 </w:t>
            </w:r>
          </w:p>
        </w:tc>
        <w:tc>
          <w:tcPr>
            <w:tcW w:w="900" w:type="dxa"/>
            <w:noWrap/>
            <w:vAlign w:val="bottom"/>
            <w:hideMark/>
          </w:tcPr>
          <w:p w14:paraId="58DFC390" w14:textId="77777777" w:rsidR="00232CF6" w:rsidRPr="00DD5F6A" w:rsidRDefault="00232CF6" w:rsidP="004422F2">
            <w:pPr>
              <w:jc w:val="center"/>
              <w:rPr>
                <w:sz w:val="16"/>
                <w:szCs w:val="16"/>
              </w:rPr>
            </w:pPr>
            <w:r w:rsidRPr="008B201F">
              <w:rPr>
                <w:rFonts w:eastAsia="Aptos"/>
                <w:kern w:val="2"/>
                <w:sz w:val="16"/>
                <w:szCs w:val="16"/>
              </w:rPr>
              <w:t xml:space="preserve">315.95 </w:t>
            </w:r>
          </w:p>
        </w:tc>
        <w:tc>
          <w:tcPr>
            <w:tcW w:w="1003" w:type="dxa"/>
            <w:noWrap/>
            <w:vAlign w:val="bottom"/>
            <w:hideMark/>
          </w:tcPr>
          <w:p w14:paraId="1B5E4B73"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11F0E9E9" w14:textId="77777777" w:rsidTr="004422F2">
        <w:trPr>
          <w:trHeight w:val="250"/>
          <w:jc w:val="center"/>
        </w:trPr>
        <w:tc>
          <w:tcPr>
            <w:tcW w:w="1057" w:type="dxa"/>
            <w:noWrap/>
            <w:vAlign w:val="center"/>
            <w:hideMark/>
          </w:tcPr>
          <w:p w14:paraId="761A624F" w14:textId="77777777" w:rsidR="00232CF6" w:rsidRPr="00DD5F6A" w:rsidRDefault="00232CF6" w:rsidP="004422F2">
            <w:pPr>
              <w:jc w:val="center"/>
              <w:rPr>
                <w:sz w:val="16"/>
                <w:szCs w:val="16"/>
              </w:rPr>
            </w:pPr>
            <w:r w:rsidRPr="00DD5F6A">
              <w:rPr>
                <w:sz w:val="16"/>
                <w:szCs w:val="16"/>
              </w:rPr>
              <w:t>23,300.01</w:t>
            </w:r>
          </w:p>
        </w:tc>
        <w:tc>
          <w:tcPr>
            <w:tcW w:w="1001" w:type="dxa"/>
            <w:noWrap/>
            <w:vAlign w:val="center"/>
            <w:hideMark/>
          </w:tcPr>
          <w:p w14:paraId="6D3A5E64" w14:textId="77777777" w:rsidR="00232CF6" w:rsidRPr="00DD5F6A" w:rsidRDefault="00232CF6" w:rsidP="004422F2">
            <w:pPr>
              <w:jc w:val="center"/>
              <w:rPr>
                <w:sz w:val="16"/>
                <w:szCs w:val="16"/>
              </w:rPr>
            </w:pPr>
            <w:r w:rsidRPr="00DD5F6A">
              <w:rPr>
                <w:sz w:val="16"/>
                <w:szCs w:val="16"/>
              </w:rPr>
              <w:t>23,700.00</w:t>
            </w:r>
          </w:p>
        </w:tc>
        <w:tc>
          <w:tcPr>
            <w:tcW w:w="889" w:type="dxa"/>
            <w:noWrap/>
            <w:vAlign w:val="bottom"/>
            <w:hideMark/>
          </w:tcPr>
          <w:p w14:paraId="73441F88" w14:textId="77777777" w:rsidR="00232CF6" w:rsidRPr="00DD5F6A" w:rsidRDefault="00232CF6" w:rsidP="004422F2">
            <w:pPr>
              <w:jc w:val="center"/>
              <w:rPr>
                <w:sz w:val="16"/>
                <w:szCs w:val="16"/>
              </w:rPr>
            </w:pPr>
            <w:r w:rsidRPr="008B201F">
              <w:rPr>
                <w:rFonts w:eastAsia="Aptos"/>
                <w:kern w:val="2"/>
                <w:sz w:val="16"/>
                <w:szCs w:val="16"/>
              </w:rPr>
              <w:t xml:space="preserve">726.15 </w:t>
            </w:r>
          </w:p>
        </w:tc>
        <w:tc>
          <w:tcPr>
            <w:tcW w:w="900" w:type="dxa"/>
            <w:noWrap/>
            <w:vAlign w:val="bottom"/>
            <w:hideMark/>
          </w:tcPr>
          <w:p w14:paraId="177A9254" w14:textId="77777777" w:rsidR="00232CF6" w:rsidRPr="00DD5F6A" w:rsidRDefault="00232CF6" w:rsidP="004422F2">
            <w:pPr>
              <w:jc w:val="center"/>
              <w:rPr>
                <w:sz w:val="16"/>
                <w:szCs w:val="16"/>
              </w:rPr>
            </w:pPr>
            <w:r w:rsidRPr="008B201F">
              <w:rPr>
                <w:rFonts w:eastAsia="Aptos"/>
                <w:kern w:val="2"/>
                <w:sz w:val="16"/>
                <w:szCs w:val="16"/>
              </w:rPr>
              <w:t xml:space="preserve">328.31 </w:t>
            </w:r>
          </w:p>
        </w:tc>
        <w:tc>
          <w:tcPr>
            <w:tcW w:w="1003" w:type="dxa"/>
            <w:noWrap/>
            <w:vAlign w:val="bottom"/>
            <w:hideMark/>
          </w:tcPr>
          <w:p w14:paraId="544C65F9"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5DD090C9" w14:textId="77777777" w:rsidTr="004422F2">
        <w:trPr>
          <w:trHeight w:val="250"/>
          <w:jc w:val="center"/>
        </w:trPr>
        <w:tc>
          <w:tcPr>
            <w:tcW w:w="1057" w:type="dxa"/>
            <w:noWrap/>
            <w:vAlign w:val="center"/>
            <w:hideMark/>
          </w:tcPr>
          <w:p w14:paraId="624A4B10" w14:textId="77777777" w:rsidR="00232CF6" w:rsidRPr="00DD5F6A" w:rsidRDefault="00232CF6" w:rsidP="004422F2">
            <w:pPr>
              <w:jc w:val="center"/>
              <w:rPr>
                <w:sz w:val="16"/>
                <w:szCs w:val="16"/>
              </w:rPr>
            </w:pPr>
            <w:r w:rsidRPr="00DD5F6A">
              <w:rPr>
                <w:sz w:val="16"/>
                <w:szCs w:val="16"/>
              </w:rPr>
              <w:t>23,700.01</w:t>
            </w:r>
          </w:p>
        </w:tc>
        <w:tc>
          <w:tcPr>
            <w:tcW w:w="1001" w:type="dxa"/>
            <w:noWrap/>
            <w:vAlign w:val="center"/>
            <w:hideMark/>
          </w:tcPr>
          <w:p w14:paraId="572E8039" w14:textId="77777777" w:rsidR="00232CF6" w:rsidRPr="00DD5F6A" w:rsidRDefault="00232CF6" w:rsidP="004422F2">
            <w:pPr>
              <w:jc w:val="center"/>
              <w:rPr>
                <w:sz w:val="16"/>
                <w:szCs w:val="16"/>
              </w:rPr>
            </w:pPr>
            <w:r w:rsidRPr="00DD5F6A">
              <w:rPr>
                <w:sz w:val="16"/>
                <w:szCs w:val="16"/>
              </w:rPr>
              <w:t>24,100.00</w:t>
            </w:r>
          </w:p>
        </w:tc>
        <w:tc>
          <w:tcPr>
            <w:tcW w:w="889" w:type="dxa"/>
            <w:noWrap/>
            <w:vAlign w:val="bottom"/>
            <w:hideMark/>
          </w:tcPr>
          <w:p w14:paraId="2DF9FBA0" w14:textId="77777777" w:rsidR="00232CF6" w:rsidRPr="00DD5F6A" w:rsidRDefault="00232CF6" w:rsidP="004422F2">
            <w:pPr>
              <w:jc w:val="center"/>
              <w:rPr>
                <w:sz w:val="16"/>
                <w:szCs w:val="16"/>
              </w:rPr>
            </w:pPr>
            <w:r w:rsidRPr="008B201F">
              <w:rPr>
                <w:rFonts w:eastAsia="Aptos"/>
                <w:kern w:val="2"/>
                <w:sz w:val="16"/>
                <w:szCs w:val="16"/>
              </w:rPr>
              <w:t xml:space="preserve">738.51 </w:t>
            </w:r>
          </w:p>
        </w:tc>
        <w:tc>
          <w:tcPr>
            <w:tcW w:w="900" w:type="dxa"/>
            <w:noWrap/>
            <w:vAlign w:val="bottom"/>
            <w:hideMark/>
          </w:tcPr>
          <w:p w14:paraId="6A36F8B2" w14:textId="77777777" w:rsidR="00232CF6" w:rsidRPr="00DD5F6A" w:rsidRDefault="00232CF6" w:rsidP="004422F2">
            <w:pPr>
              <w:jc w:val="center"/>
              <w:rPr>
                <w:sz w:val="16"/>
                <w:szCs w:val="16"/>
              </w:rPr>
            </w:pPr>
            <w:r w:rsidRPr="008B201F">
              <w:rPr>
                <w:rFonts w:eastAsia="Aptos"/>
                <w:kern w:val="2"/>
                <w:sz w:val="16"/>
                <w:szCs w:val="16"/>
              </w:rPr>
              <w:t xml:space="preserve">340.67 </w:t>
            </w:r>
          </w:p>
        </w:tc>
        <w:tc>
          <w:tcPr>
            <w:tcW w:w="1003" w:type="dxa"/>
            <w:noWrap/>
            <w:vAlign w:val="bottom"/>
            <w:hideMark/>
          </w:tcPr>
          <w:p w14:paraId="59EFC11E"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7A927959" w14:textId="77777777" w:rsidTr="004422F2">
        <w:trPr>
          <w:trHeight w:val="250"/>
          <w:jc w:val="center"/>
        </w:trPr>
        <w:tc>
          <w:tcPr>
            <w:tcW w:w="1057" w:type="dxa"/>
            <w:noWrap/>
            <w:vAlign w:val="center"/>
            <w:hideMark/>
          </w:tcPr>
          <w:p w14:paraId="254F56A6" w14:textId="77777777" w:rsidR="00232CF6" w:rsidRPr="00DD5F6A" w:rsidRDefault="00232CF6" w:rsidP="004422F2">
            <w:pPr>
              <w:jc w:val="center"/>
              <w:rPr>
                <w:sz w:val="16"/>
                <w:szCs w:val="16"/>
              </w:rPr>
            </w:pPr>
            <w:r w:rsidRPr="00DD5F6A">
              <w:rPr>
                <w:sz w:val="16"/>
                <w:szCs w:val="16"/>
              </w:rPr>
              <w:t>24,100.01</w:t>
            </w:r>
          </w:p>
        </w:tc>
        <w:tc>
          <w:tcPr>
            <w:tcW w:w="1001" w:type="dxa"/>
            <w:noWrap/>
            <w:vAlign w:val="center"/>
            <w:hideMark/>
          </w:tcPr>
          <w:p w14:paraId="6FBBD9CC" w14:textId="77777777" w:rsidR="00232CF6" w:rsidRPr="00DD5F6A" w:rsidRDefault="00232CF6" w:rsidP="004422F2">
            <w:pPr>
              <w:jc w:val="center"/>
              <w:rPr>
                <w:sz w:val="16"/>
                <w:szCs w:val="16"/>
              </w:rPr>
            </w:pPr>
            <w:r w:rsidRPr="00DD5F6A">
              <w:rPr>
                <w:sz w:val="16"/>
                <w:szCs w:val="16"/>
              </w:rPr>
              <w:t>24,500.00</w:t>
            </w:r>
          </w:p>
        </w:tc>
        <w:tc>
          <w:tcPr>
            <w:tcW w:w="889" w:type="dxa"/>
            <w:noWrap/>
            <w:vAlign w:val="bottom"/>
            <w:hideMark/>
          </w:tcPr>
          <w:p w14:paraId="149F497E" w14:textId="77777777" w:rsidR="00232CF6" w:rsidRPr="00DD5F6A" w:rsidRDefault="00232CF6" w:rsidP="004422F2">
            <w:pPr>
              <w:jc w:val="center"/>
              <w:rPr>
                <w:sz w:val="16"/>
                <w:szCs w:val="16"/>
              </w:rPr>
            </w:pPr>
            <w:r w:rsidRPr="008B201F">
              <w:rPr>
                <w:rFonts w:eastAsia="Aptos"/>
                <w:kern w:val="2"/>
                <w:sz w:val="16"/>
                <w:szCs w:val="16"/>
              </w:rPr>
              <w:t xml:space="preserve">750.87 </w:t>
            </w:r>
          </w:p>
        </w:tc>
        <w:tc>
          <w:tcPr>
            <w:tcW w:w="900" w:type="dxa"/>
            <w:noWrap/>
            <w:vAlign w:val="bottom"/>
            <w:hideMark/>
          </w:tcPr>
          <w:p w14:paraId="3DD32D48" w14:textId="77777777" w:rsidR="00232CF6" w:rsidRPr="00DD5F6A" w:rsidRDefault="00232CF6" w:rsidP="004422F2">
            <w:pPr>
              <w:jc w:val="center"/>
              <w:rPr>
                <w:sz w:val="16"/>
                <w:szCs w:val="16"/>
              </w:rPr>
            </w:pPr>
            <w:r w:rsidRPr="008B201F">
              <w:rPr>
                <w:rFonts w:eastAsia="Aptos"/>
                <w:kern w:val="2"/>
                <w:sz w:val="16"/>
                <w:szCs w:val="16"/>
              </w:rPr>
              <w:t xml:space="preserve">353.03 </w:t>
            </w:r>
          </w:p>
        </w:tc>
        <w:tc>
          <w:tcPr>
            <w:tcW w:w="1003" w:type="dxa"/>
            <w:noWrap/>
            <w:vAlign w:val="bottom"/>
            <w:hideMark/>
          </w:tcPr>
          <w:p w14:paraId="697CFA12"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07A1F611" w14:textId="77777777" w:rsidTr="004422F2">
        <w:trPr>
          <w:trHeight w:val="250"/>
          <w:jc w:val="center"/>
        </w:trPr>
        <w:tc>
          <w:tcPr>
            <w:tcW w:w="1057" w:type="dxa"/>
            <w:noWrap/>
            <w:vAlign w:val="center"/>
            <w:hideMark/>
          </w:tcPr>
          <w:p w14:paraId="6046525A" w14:textId="77777777" w:rsidR="00232CF6" w:rsidRPr="00DD5F6A" w:rsidRDefault="00232CF6" w:rsidP="004422F2">
            <w:pPr>
              <w:jc w:val="center"/>
              <w:rPr>
                <w:sz w:val="16"/>
                <w:szCs w:val="16"/>
              </w:rPr>
            </w:pPr>
            <w:r w:rsidRPr="00DD5F6A">
              <w:rPr>
                <w:sz w:val="16"/>
                <w:szCs w:val="16"/>
              </w:rPr>
              <w:t>24,500.01</w:t>
            </w:r>
          </w:p>
        </w:tc>
        <w:tc>
          <w:tcPr>
            <w:tcW w:w="1001" w:type="dxa"/>
            <w:noWrap/>
            <w:vAlign w:val="center"/>
            <w:hideMark/>
          </w:tcPr>
          <w:p w14:paraId="04D22CD4" w14:textId="77777777" w:rsidR="00232CF6" w:rsidRPr="00DD5F6A" w:rsidRDefault="00232CF6" w:rsidP="004422F2">
            <w:pPr>
              <w:jc w:val="center"/>
              <w:rPr>
                <w:sz w:val="16"/>
                <w:szCs w:val="16"/>
              </w:rPr>
            </w:pPr>
            <w:r w:rsidRPr="00DD5F6A">
              <w:rPr>
                <w:sz w:val="16"/>
                <w:szCs w:val="16"/>
              </w:rPr>
              <w:t>24,900.00</w:t>
            </w:r>
          </w:p>
        </w:tc>
        <w:tc>
          <w:tcPr>
            <w:tcW w:w="889" w:type="dxa"/>
            <w:noWrap/>
            <w:vAlign w:val="bottom"/>
            <w:hideMark/>
          </w:tcPr>
          <w:p w14:paraId="0E0E643C" w14:textId="77777777" w:rsidR="00232CF6" w:rsidRPr="00DD5F6A" w:rsidRDefault="00232CF6" w:rsidP="004422F2">
            <w:pPr>
              <w:jc w:val="center"/>
              <w:rPr>
                <w:sz w:val="16"/>
                <w:szCs w:val="16"/>
              </w:rPr>
            </w:pPr>
            <w:r w:rsidRPr="008B201F">
              <w:rPr>
                <w:rFonts w:eastAsia="Aptos"/>
                <w:kern w:val="2"/>
                <w:sz w:val="16"/>
                <w:szCs w:val="16"/>
              </w:rPr>
              <w:t xml:space="preserve">763.23 </w:t>
            </w:r>
          </w:p>
        </w:tc>
        <w:tc>
          <w:tcPr>
            <w:tcW w:w="900" w:type="dxa"/>
            <w:noWrap/>
            <w:vAlign w:val="bottom"/>
            <w:hideMark/>
          </w:tcPr>
          <w:p w14:paraId="59281382" w14:textId="77777777" w:rsidR="00232CF6" w:rsidRPr="00DD5F6A" w:rsidRDefault="00232CF6" w:rsidP="004422F2">
            <w:pPr>
              <w:jc w:val="center"/>
              <w:rPr>
                <w:sz w:val="16"/>
                <w:szCs w:val="16"/>
              </w:rPr>
            </w:pPr>
            <w:r w:rsidRPr="008B201F">
              <w:rPr>
                <w:rFonts w:eastAsia="Aptos"/>
                <w:kern w:val="2"/>
                <w:sz w:val="16"/>
                <w:szCs w:val="16"/>
              </w:rPr>
              <w:t xml:space="preserve">365.39 </w:t>
            </w:r>
          </w:p>
        </w:tc>
        <w:tc>
          <w:tcPr>
            <w:tcW w:w="1003" w:type="dxa"/>
            <w:noWrap/>
            <w:vAlign w:val="bottom"/>
            <w:hideMark/>
          </w:tcPr>
          <w:p w14:paraId="71814787"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77F09658" w14:textId="77777777" w:rsidTr="004422F2">
        <w:trPr>
          <w:trHeight w:val="250"/>
          <w:jc w:val="center"/>
        </w:trPr>
        <w:tc>
          <w:tcPr>
            <w:tcW w:w="1057" w:type="dxa"/>
            <w:noWrap/>
            <w:vAlign w:val="center"/>
            <w:hideMark/>
          </w:tcPr>
          <w:p w14:paraId="6B698C91" w14:textId="77777777" w:rsidR="00232CF6" w:rsidRPr="00DD5F6A" w:rsidRDefault="00232CF6" w:rsidP="004422F2">
            <w:pPr>
              <w:jc w:val="center"/>
              <w:rPr>
                <w:sz w:val="16"/>
                <w:szCs w:val="16"/>
              </w:rPr>
            </w:pPr>
            <w:r w:rsidRPr="00DD5F6A">
              <w:rPr>
                <w:sz w:val="16"/>
                <w:szCs w:val="16"/>
              </w:rPr>
              <w:t>24,900.01</w:t>
            </w:r>
          </w:p>
        </w:tc>
        <w:tc>
          <w:tcPr>
            <w:tcW w:w="1001" w:type="dxa"/>
            <w:noWrap/>
            <w:vAlign w:val="center"/>
            <w:hideMark/>
          </w:tcPr>
          <w:p w14:paraId="4B427ED3" w14:textId="77777777" w:rsidR="00232CF6" w:rsidRPr="00DD5F6A" w:rsidRDefault="00232CF6" w:rsidP="004422F2">
            <w:pPr>
              <w:jc w:val="center"/>
              <w:rPr>
                <w:sz w:val="16"/>
                <w:szCs w:val="16"/>
              </w:rPr>
            </w:pPr>
            <w:r w:rsidRPr="00DD5F6A">
              <w:rPr>
                <w:sz w:val="16"/>
                <w:szCs w:val="16"/>
              </w:rPr>
              <w:t>25,300.00</w:t>
            </w:r>
          </w:p>
        </w:tc>
        <w:tc>
          <w:tcPr>
            <w:tcW w:w="889" w:type="dxa"/>
            <w:noWrap/>
            <w:vAlign w:val="bottom"/>
            <w:hideMark/>
          </w:tcPr>
          <w:p w14:paraId="51085113" w14:textId="77777777" w:rsidR="00232CF6" w:rsidRPr="00DD5F6A" w:rsidRDefault="00232CF6" w:rsidP="004422F2">
            <w:pPr>
              <w:jc w:val="center"/>
              <w:rPr>
                <w:sz w:val="16"/>
                <w:szCs w:val="16"/>
              </w:rPr>
            </w:pPr>
            <w:r w:rsidRPr="008B201F">
              <w:rPr>
                <w:rFonts w:eastAsia="Aptos"/>
                <w:kern w:val="2"/>
                <w:sz w:val="16"/>
                <w:szCs w:val="16"/>
              </w:rPr>
              <w:t xml:space="preserve">775.59 </w:t>
            </w:r>
          </w:p>
        </w:tc>
        <w:tc>
          <w:tcPr>
            <w:tcW w:w="900" w:type="dxa"/>
            <w:noWrap/>
            <w:vAlign w:val="bottom"/>
            <w:hideMark/>
          </w:tcPr>
          <w:p w14:paraId="471B195F" w14:textId="77777777" w:rsidR="00232CF6" w:rsidRPr="00DD5F6A" w:rsidRDefault="00232CF6" w:rsidP="004422F2">
            <w:pPr>
              <w:jc w:val="center"/>
              <w:rPr>
                <w:sz w:val="16"/>
                <w:szCs w:val="16"/>
              </w:rPr>
            </w:pPr>
            <w:r w:rsidRPr="008B201F">
              <w:rPr>
                <w:rFonts w:eastAsia="Aptos"/>
                <w:kern w:val="2"/>
                <w:sz w:val="16"/>
                <w:szCs w:val="16"/>
              </w:rPr>
              <w:t xml:space="preserve">377.75 </w:t>
            </w:r>
          </w:p>
        </w:tc>
        <w:tc>
          <w:tcPr>
            <w:tcW w:w="1003" w:type="dxa"/>
            <w:noWrap/>
            <w:vAlign w:val="bottom"/>
            <w:hideMark/>
          </w:tcPr>
          <w:p w14:paraId="75A938AF"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03B89579" w14:textId="77777777" w:rsidTr="004422F2">
        <w:trPr>
          <w:trHeight w:val="250"/>
          <w:jc w:val="center"/>
        </w:trPr>
        <w:tc>
          <w:tcPr>
            <w:tcW w:w="1057" w:type="dxa"/>
            <w:noWrap/>
            <w:vAlign w:val="center"/>
            <w:hideMark/>
          </w:tcPr>
          <w:p w14:paraId="63C4A913" w14:textId="77777777" w:rsidR="00232CF6" w:rsidRPr="00DD5F6A" w:rsidRDefault="00232CF6" w:rsidP="004422F2">
            <w:pPr>
              <w:jc w:val="center"/>
              <w:rPr>
                <w:sz w:val="16"/>
                <w:szCs w:val="16"/>
              </w:rPr>
            </w:pPr>
            <w:r w:rsidRPr="00DD5F6A">
              <w:rPr>
                <w:sz w:val="16"/>
                <w:szCs w:val="16"/>
              </w:rPr>
              <w:t>25,300.01</w:t>
            </w:r>
          </w:p>
        </w:tc>
        <w:tc>
          <w:tcPr>
            <w:tcW w:w="1001" w:type="dxa"/>
            <w:noWrap/>
            <w:vAlign w:val="center"/>
            <w:hideMark/>
          </w:tcPr>
          <w:p w14:paraId="0A972887" w14:textId="77777777" w:rsidR="00232CF6" w:rsidRPr="00DD5F6A" w:rsidRDefault="00232CF6" w:rsidP="004422F2">
            <w:pPr>
              <w:jc w:val="center"/>
              <w:rPr>
                <w:sz w:val="16"/>
                <w:szCs w:val="16"/>
              </w:rPr>
            </w:pPr>
            <w:r w:rsidRPr="00DD5F6A">
              <w:rPr>
                <w:sz w:val="16"/>
                <w:szCs w:val="16"/>
              </w:rPr>
              <w:t>25,700.00</w:t>
            </w:r>
          </w:p>
        </w:tc>
        <w:tc>
          <w:tcPr>
            <w:tcW w:w="889" w:type="dxa"/>
            <w:noWrap/>
            <w:vAlign w:val="bottom"/>
            <w:hideMark/>
          </w:tcPr>
          <w:p w14:paraId="63FA88B9" w14:textId="77777777" w:rsidR="00232CF6" w:rsidRPr="00DD5F6A" w:rsidRDefault="00232CF6" w:rsidP="004422F2">
            <w:pPr>
              <w:jc w:val="center"/>
              <w:rPr>
                <w:sz w:val="16"/>
                <w:szCs w:val="16"/>
              </w:rPr>
            </w:pPr>
            <w:r w:rsidRPr="008B201F">
              <w:rPr>
                <w:rFonts w:eastAsia="Aptos"/>
                <w:kern w:val="2"/>
                <w:sz w:val="16"/>
                <w:szCs w:val="16"/>
              </w:rPr>
              <w:t xml:space="preserve">787.95 </w:t>
            </w:r>
          </w:p>
        </w:tc>
        <w:tc>
          <w:tcPr>
            <w:tcW w:w="900" w:type="dxa"/>
            <w:noWrap/>
            <w:vAlign w:val="bottom"/>
            <w:hideMark/>
          </w:tcPr>
          <w:p w14:paraId="1D5C1E91" w14:textId="77777777" w:rsidR="00232CF6" w:rsidRPr="00DD5F6A" w:rsidRDefault="00232CF6" w:rsidP="004422F2">
            <w:pPr>
              <w:jc w:val="center"/>
              <w:rPr>
                <w:sz w:val="16"/>
                <w:szCs w:val="16"/>
              </w:rPr>
            </w:pPr>
            <w:r w:rsidRPr="008B201F">
              <w:rPr>
                <w:rFonts w:eastAsia="Aptos"/>
                <w:kern w:val="2"/>
                <w:sz w:val="16"/>
                <w:szCs w:val="16"/>
              </w:rPr>
              <w:t xml:space="preserve">390.11 </w:t>
            </w:r>
          </w:p>
        </w:tc>
        <w:tc>
          <w:tcPr>
            <w:tcW w:w="1003" w:type="dxa"/>
            <w:noWrap/>
            <w:vAlign w:val="bottom"/>
            <w:hideMark/>
          </w:tcPr>
          <w:p w14:paraId="720D4FBA" w14:textId="77777777" w:rsidR="00232CF6" w:rsidRPr="00DD5F6A" w:rsidRDefault="00232CF6" w:rsidP="004422F2">
            <w:pPr>
              <w:jc w:val="center"/>
              <w:rPr>
                <w:sz w:val="16"/>
                <w:szCs w:val="16"/>
              </w:rPr>
            </w:pPr>
            <w:r w:rsidRPr="008B201F">
              <w:rPr>
                <w:rFonts w:eastAsia="Aptos"/>
                <w:kern w:val="2"/>
                <w:sz w:val="16"/>
                <w:szCs w:val="16"/>
              </w:rPr>
              <w:t>0.00</w:t>
            </w:r>
          </w:p>
        </w:tc>
      </w:tr>
      <w:tr w:rsidR="00232CF6" w:rsidRPr="00DD5F6A" w14:paraId="2049860D" w14:textId="77777777" w:rsidTr="004422F2">
        <w:trPr>
          <w:trHeight w:val="250"/>
          <w:jc w:val="center"/>
        </w:trPr>
        <w:tc>
          <w:tcPr>
            <w:tcW w:w="1057" w:type="dxa"/>
            <w:noWrap/>
            <w:vAlign w:val="center"/>
            <w:hideMark/>
          </w:tcPr>
          <w:p w14:paraId="5B4B0305" w14:textId="77777777" w:rsidR="00232CF6" w:rsidRPr="00DD5F6A" w:rsidRDefault="00232CF6" w:rsidP="004422F2">
            <w:pPr>
              <w:jc w:val="center"/>
              <w:rPr>
                <w:sz w:val="16"/>
                <w:szCs w:val="16"/>
              </w:rPr>
            </w:pPr>
            <w:r w:rsidRPr="00DD5F6A">
              <w:rPr>
                <w:sz w:val="16"/>
                <w:szCs w:val="16"/>
              </w:rPr>
              <w:t>25,700.01</w:t>
            </w:r>
          </w:p>
        </w:tc>
        <w:tc>
          <w:tcPr>
            <w:tcW w:w="1001" w:type="dxa"/>
            <w:noWrap/>
            <w:vAlign w:val="center"/>
            <w:hideMark/>
          </w:tcPr>
          <w:p w14:paraId="67BFBC44" w14:textId="77777777" w:rsidR="00232CF6" w:rsidRPr="00DD5F6A" w:rsidRDefault="00232CF6" w:rsidP="004422F2">
            <w:pPr>
              <w:jc w:val="center"/>
              <w:rPr>
                <w:sz w:val="16"/>
                <w:szCs w:val="16"/>
              </w:rPr>
            </w:pPr>
            <w:r w:rsidRPr="00DD5F6A">
              <w:rPr>
                <w:sz w:val="16"/>
                <w:szCs w:val="16"/>
              </w:rPr>
              <w:t>26,100.00</w:t>
            </w:r>
          </w:p>
        </w:tc>
        <w:tc>
          <w:tcPr>
            <w:tcW w:w="889" w:type="dxa"/>
            <w:noWrap/>
            <w:vAlign w:val="bottom"/>
            <w:hideMark/>
          </w:tcPr>
          <w:p w14:paraId="41A67AA8" w14:textId="77777777" w:rsidR="00232CF6" w:rsidRPr="00DD5F6A" w:rsidRDefault="00232CF6" w:rsidP="004422F2">
            <w:pPr>
              <w:jc w:val="center"/>
              <w:rPr>
                <w:sz w:val="16"/>
                <w:szCs w:val="16"/>
              </w:rPr>
            </w:pPr>
            <w:r w:rsidRPr="008B201F">
              <w:rPr>
                <w:rFonts w:eastAsia="Aptos"/>
                <w:kern w:val="2"/>
                <w:sz w:val="16"/>
                <w:szCs w:val="16"/>
              </w:rPr>
              <w:t xml:space="preserve">800.31 </w:t>
            </w:r>
          </w:p>
        </w:tc>
        <w:tc>
          <w:tcPr>
            <w:tcW w:w="900" w:type="dxa"/>
            <w:noWrap/>
            <w:vAlign w:val="bottom"/>
            <w:hideMark/>
          </w:tcPr>
          <w:p w14:paraId="2ABC65D6" w14:textId="77777777" w:rsidR="00232CF6" w:rsidRPr="00DD5F6A" w:rsidRDefault="00232CF6" w:rsidP="004422F2">
            <w:pPr>
              <w:jc w:val="center"/>
              <w:rPr>
                <w:sz w:val="16"/>
                <w:szCs w:val="16"/>
              </w:rPr>
            </w:pPr>
            <w:r w:rsidRPr="008B201F">
              <w:rPr>
                <w:rFonts w:eastAsia="Aptos"/>
                <w:kern w:val="2"/>
                <w:sz w:val="16"/>
                <w:szCs w:val="16"/>
              </w:rPr>
              <w:t xml:space="preserve">402.47 </w:t>
            </w:r>
          </w:p>
        </w:tc>
        <w:tc>
          <w:tcPr>
            <w:tcW w:w="1003" w:type="dxa"/>
            <w:noWrap/>
            <w:vAlign w:val="bottom"/>
            <w:hideMark/>
          </w:tcPr>
          <w:p w14:paraId="189B7E50" w14:textId="77777777" w:rsidR="00232CF6" w:rsidRPr="00DD5F6A" w:rsidRDefault="00232CF6" w:rsidP="004422F2">
            <w:pPr>
              <w:jc w:val="center"/>
              <w:rPr>
                <w:sz w:val="16"/>
                <w:szCs w:val="16"/>
              </w:rPr>
            </w:pPr>
            <w:r w:rsidRPr="008B201F">
              <w:rPr>
                <w:rFonts w:eastAsia="Aptos"/>
                <w:kern w:val="2"/>
                <w:sz w:val="16"/>
                <w:szCs w:val="16"/>
              </w:rPr>
              <w:t>4.64</w:t>
            </w:r>
          </w:p>
        </w:tc>
      </w:tr>
      <w:tr w:rsidR="00232CF6" w:rsidRPr="00DD5F6A" w14:paraId="16C91BC6" w14:textId="77777777" w:rsidTr="004422F2">
        <w:trPr>
          <w:trHeight w:val="250"/>
          <w:jc w:val="center"/>
        </w:trPr>
        <w:tc>
          <w:tcPr>
            <w:tcW w:w="1057" w:type="dxa"/>
            <w:noWrap/>
            <w:vAlign w:val="center"/>
            <w:hideMark/>
          </w:tcPr>
          <w:p w14:paraId="3FA86309" w14:textId="77777777" w:rsidR="00232CF6" w:rsidRPr="00DD5F6A" w:rsidRDefault="00232CF6" w:rsidP="004422F2">
            <w:pPr>
              <w:jc w:val="center"/>
              <w:rPr>
                <w:sz w:val="16"/>
                <w:szCs w:val="16"/>
              </w:rPr>
            </w:pPr>
            <w:r w:rsidRPr="00DD5F6A">
              <w:rPr>
                <w:sz w:val="16"/>
                <w:szCs w:val="16"/>
              </w:rPr>
              <w:t>26,100.01</w:t>
            </w:r>
          </w:p>
        </w:tc>
        <w:tc>
          <w:tcPr>
            <w:tcW w:w="1001" w:type="dxa"/>
            <w:noWrap/>
            <w:vAlign w:val="center"/>
            <w:hideMark/>
          </w:tcPr>
          <w:p w14:paraId="39EC2098" w14:textId="77777777" w:rsidR="00232CF6" w:rsidRPr="00DD5F6A" w:rsidRDefault="00232CF6" w:rsidP="004422F2">
            <w:pPr>
              <w:jc w:val="center"/>
              <w:rPr>
                <w:sz w:val="16"/>
                <w:szCs w:val="16"/>
              </w:rPr>
            </w:pPr>
            <w:r w:rsidRPr="00DD5F6A">
              <w:rPr>
                <w:sz w:val="16"/>
                <w:szCs w:val="16"/>
              </w:rPr>
              <w:t>26,500.00</w:t>
            </w:r>
          </w:p>
        </w:tc>
        <w:tc>
          <w:tcPr>
            <w:tcW w:w="889" w:type="dxa"/>
            <w:noWrap/>
            <w:vAlign w:val="bottom"/>
            <w:hideMark/>
          </w:tcPr>
          <w:p w14:paraId="32AB3645" w14:textId="77777777" w:rsidR="00232CF6" w:rsidRPr="00DD5F6A" w:rsidRDefault="00232CF6" w:rsidP="004422F2">
            <w:pPr>
              <w:jc w:val="center"/>
              <w:rPr>
                <w:sz w:val="16"/>
                <w:szCs w:val="16"/>
              </w:rPr>
            </w:pPr>
            <w:r w:rsidRPr="008B201F">
              <w:rPr>
                <w:rFonts w:eastAsia="Aptos"/>
                <w:kern w:val="2"/>
                <w:sz w:val="16"/>
                <w:szCs w:val="16"/>
              </w:rPr>
              <w:t xml:space="preserve">812.67 </w:t>
            </w:r>
          </w:p>
        </w:tc>
        <w:tc>
          <w:tcPr>
            <w:tcW w:w="900" w:type="dxa"/>
            <w:noWrap/>
            <w:vAlign w:val="bottom"/>
            <w:hideMark/>
          </w:tcPr>
          <w:p w14:paraId="6D4DC0BE" w14:textId="77777777" w:rsidR="00232CF6" w:rsidRPr="00DD5F6A" w:rsidRDefault="00232CF6" w:rsidP="004422F2">
            <w:pPr>
              <w:jc w:val="center"/>
              <w:rPr>
                <w:sz w:val="16"/>
                <w:szCs w:val="16"/>
              </w:rPr>
            </w:pPr>
            <w:r w:rsidRPr="008B201F">
              <w:rPr>
                <w:rFonts w:eastAsia="Aptos"/>
                <w:kern w:val="2"/>
                <w:sz w:val="16"/>
                <w:szCs w:val="16"/>
              </w:rPr>
              <w:t xml:space="preserve">414.83 </w:t>
            </w:r>
          </w:p>
        </w:tc>
        <w:tc>
          <w:tcPr>
            <w:tcW w:w="1003" w:type="dxa"/>
            <w:noWrap/>
            <w:vAlign w:val="bottom"/>
            <w:hideMark/>
          </w:tcPr>
          <w:p w14:paraId="5AE82465" w14:textId="77777777" w:rsidR="00232CF6" w:rsidRPr="00DD5F6A" w:rsidRDefault="00232CF6" w:rsidP="004422F2">
            <w:pPr>
              <w:jc w:val="center"/>
              <w:rPr>
                <w:sz w:val="16"/>
                <w:szCs w:val="16"/>
              </w:rPr>
            </w:pPr>
            <w:r w:rsidRPr="008B201F">
              <w:rPr>
                <w:rFonts w:eastAsia="Aptos"/>
                <w:kern w:val="2"/>
                <w:sz w:val="16"/>
                <w:szCs w:val="16"/>
              </w:rPr>
              <w:t>17.00</w:t>
            </w:r>
          </w:p>
        </w:tc>
      </w:tr>
      <w:tr w:rsidR="00232CF6" w:rsidRPr="00DD5F6A" w14:paraId="57B4BCB2" w14:textId="77777777" w:rsidTr="004422F2">
        <w:trPr>
          <w:trHeight w:val="250"/>
          <w:jc w:val="center"/>
        </w:trPr>
        <w:tc>
          <w:tcPr>
            <w:tcW w:w="1057" w:type="dxa"/>
            <w:noWrap/>
            <w:vAlign w:val="center"/>
            <w:hideMark/>
          </w:tcPr>
          <w:p w14:paraId="3C3B2FAE" w14:textId="77777777" w:rsidR="00232CF6" w:rsidRPr="00DD5F6A" w:rsidRDefault="00232CF6" w:rsidP="004422F2">
            <w:pPr>
              <w:jc w:val="center"/>
              <w:rPr>
                <w:sz w:val="16"/>
                <w:szCs w:val="16"/>
              </w:rPr>
            </w:pPr>
            <w:r w:rsidRPr="00DD5F6A">
              <w:rPr>
                <w:sz w:val="16"/>
                <w:szCs w:val="16"/>
              </w:rPr>
              <w:t>26,500.01</w:t>
            </w:r>
          </w:p>
        </w:tc>
        <w:tc>
          <w:tcPr>
            <w:tcW w:w="1001" w:type="dxa"/>
            <w:noWrap/>
            <w:vAlign w:val="center"/>
            <w:hideMark/>
          </w:tcPr>
          <w:p w14:paraId="45A0FB41" w14:textId="77777777" w:rsidR="00232CF6" w:rsidRPr="00DD5F6A" w:rsidRDefault="00232CF6" w:rsidP="004422F2">
            <w:pPr>
              <w:jc w:val="center"/>
              <w:rPr>
                <w:sz w:val="16"/>
                <w:szCs w:val="16"/>
              </w:rPr>
            </w:pPr>
            <w:r w:rsidRPr="00DD5F6A">
              <w:rPr>
                <w:sz w:val="16"/>
                <w:szCs w:val="16"/>
              </w:rPr>
              <w:t>26,900.00</w:t>
            </w:r>
          </w:p>
        </w:tc>
        <w:tc>
          <w:tcPr>
            <w:tcW w:w="889" w:type="dxa"/>
            <w:noWrap/>
            <w:vAlign w:val="bottom"/>
            <w:hideMark/>
          </w:tcPr>
          <w:p w14:paraId="4BD3CCAC" w14:textId="77777777" w:rsidR="00232CF6" w:rsidRPr="00DD5F6A" w:rsidRDefault="00232CF6" w:rsidP="004422F2">
            <w:pPr>
              <w:jc w:val="center"/>
              <w:rPr>
                <w:sz w:val="16"/>
                <w:szCs w:val="16"/>
              </w:rPr>
            </w:pPr>
            <w:r w:rsidRPr="008B201F">
              <w:rPr>
                <w:rFonts w:eastAsia="Aptos"/>
                <w:kern w:val="2"/>
                <w:sz w:val="16"/>
                <w:szCs w:val="16"/>
              </w:rPr>
              <w:t xml:space="preserve">825.03 </w:t>
            </w:r>
          </w:p>
        </w:tc>
        <w:tc>
          <w:tcPr>
            <w:tcW w:w="900" w:type="dxa"/>
            <w:noWrap/>
            <w:vAlign w:val="bottom"/>
            <w:hideMark/>
          </w:tcPr>
          <w:p w14:paraId="175FB715" w14:textId="77777777" w:rsidR="00232CF6" w:rsidRPr="00DD5F6A" w:rsidRDefault="00232CF6" w:rsidP="004422F2">
            <w:pPr>
              <w:jc w:val="center"/>
              <w:rPr>
                <w:sz w:val="16"/>
                <w:szCs w:val="16"/>
              </w:rPr>
            </w:pPr>
            <w:r w:rsidRPr="008B201F">
              <w:rPr>
                <w:rFonts w:eastAsia="Aptos"/>
                <w:kern w:val="2"/>
                <w:sz w:val="16"/>
                <w:szCs w:val="16"/>
              </w:rPr>
              <w:t xml:space="preserve">427.19 </w:t>
            </w:r>
          </w:p>
        </w:tc>
        <w:tc>
          <w:tcPr>
            <w:tcW w:w="1003" w:type="dxa"/>
            <w:noWrap/>
            <w:vAlign w:val="bottom"/>
            <w:hideMark/>
          </w:tcPr>
          <w:p w14:paraId="4DFF56E0" w14:textId="77777777" w:rsidR="00232CF6" w:rsidRPr="00DD5F6A" w:rsidRDefault="00232CF6" w:rsidP="004422F2">
            <w:pPr>
              <w:jc w:val="center"/>
              <w:rPr>
                <w:sz w:val="16"/>
                <w:szCs w:val="16"/>
              </w:rPr>
            </w:pPr>
            <w:r w:rsidRPr="008B201F">
              <w:rPr>
                <w:rFonts w:eastAsia="Aptos"/>
                <w:kern w:val="2"/>
                <w:sz w:val="16"/>
                <w:szCs w:val="16"/>
              </w:rPr>
              <w:t>29.36</w:t>
            </w:r>
          </w:p>
        </w:tc>
      </w:tr>
      <w:tr w:rsidR="00232CF6" w:rsidRPr="00DD5F6A" w14:paraId="449A66C7" w14:textId="77777777" w:rsidTr="004422F2">
        <w:trPr>
          <w:trHeight w:val="250"/>
          <w:jc w:val="center"/>
        </w:trPr>
        <w:tc>
          <w:tcPr>
            <w:tcW w:w="1057" w:type="dxa"/>
            <w:noWrap/>
            <w:vAlign w:val="center"/>
            <w:hideMark/>
          </w:tcPr>
          <w:p w14:paraId="4BB7D307" w14:textId="77777777" w:rsidR="00232CF6" w:rsidRPr="00DD5F6A" w:rsidRDefault="00232CF6" w:rsidP="004422F2">
            <w:pPr>
              <w:jc w:val="center"/>
              <w:rPr>
                <w:sz w:val="16"/>
                <w:szCs w:val="16"/>
              </w:rPr>
            </w:pPr>
            <w:r w:rsidRPr="00DD5F6A">
              <w:rPr>
                <w:sz w:val="16"/>
                <w:szCs w:val="16"/>
              </w:rPr>
              <w:t>26,900.01</w:t>
            </w:r>
          </w:p>
        </w:tc>
        <w:tc>
          <w:tcPr>
            <w:tcW w:w="1001" w:type="dxa"/>
            <w:noWrap/>
            <w:vAlign w:val="center"/>
            <w:hideMark/>
          </w:tcPr>
          <w:p w14:paraId="66278FA1" w14:textId="77777777" w:rsidR="00232CF6" w:rsidRPr="00DD5F6A" w:rsidRDefault="00232CF6" w:rsidP="004422F2">
            <w:pPr>
              <w:jc w:val="center"/>
              <w:rPr>
                <w:sz w:val="16"/>
                <w:szCs w:val="16"/>
              </w:rPr>
            </w:pPr>
            <w:r w:rsidRPr="00DD5F6A">
              <w:rPr>
                <w:sz w:val="16"/>
                <w:szCs w:val="16"/>
              </w:rPr>
              <w:t>27,300.00</w:t>
            </w:r>
          </w:p>
        </w:tc>
        <w:tc>
          <w:tcPr>
            <w:tcW w:w="889" w:type="dxa"/>
            <w:noWrap/>
            <w:vAlign w:val="bottom"/>
            <w:hideMark/>
          </w:tcPr>
          <w:p w14:paraId="16BDF665" w14:textId="77777777" w:rsidR="00232CF6" w:rsidRPr="00DD5F6A" w:rsidRDefault="00232CF6" w:rsidP="004422F2">
            <w:pPr>
              <w:jc w:val="center"/>
              <w:rPr>
                <w:sz w:val="16"/>
                <w:szCs w:val="16"/>
              </w:rPr>
            </w:pPr>
            <w:r w:rsidRPr="008B201F">
              <w:rPr>
                <w:rFonts w:eastAsia="Aptos"/>
                <w:kern w:val="2"/>
                <w:sz w:val="16"/>
                <w:szCs w:val="16"/>
              </w:rPr>
              <w:t xml:space="preserve">837.39 </w:t>
            </w:r>
          </w:p>
        </w:tc>
        <w:tc>
          <w:tcPr>
            <w:tcW w:w="900" w:type="dxa"/>
            <w:noWrap/>
            <w:vAlign w:val="bottom"/>
            <w:hideMark/>
          </w:tcPr>
          <w:p w14:paraId="10A2518B" w14:textId="77777777" w:rsidR="00232CF6" w:rsidRPr="00DD5F6A" w:rsidRDefault="00232CF6" w:rsidP="004422F2">
            <w:pPr>
              <w:jc w:val="center"/>
              <w:rPr>
                <w:sz w:val="16"/>
                <w:szCs w:val="16"/>
              </w:rPr>
            </w:pPr>
            <w:r w:rsidRPr="008B201F">
              <w:rPr>
                <w:rFonts w:eastAsia="Aptos"/>
                <w:kern w:val="2"/>
                <w:sz w:val="16"/>
                <w:szCs w:val="16"/>
              </w:rPr>
              <w:t xml:space="preserve">439.55 </w:t>
            </w:r>
          </w:p>
        </w:tc>
        <w:tc>
          <w:tcPr>
            <w:tcW w:w="1003" w:type="dxa"/>
            <w:noWrap/>
            <w:vAlign w:val="bottom"/>
            <w:hideMark/>
          </w:tcPr>
          <w:p w14:paraId="3E1EF499" w14:textId="77777777" w:rsidR="00232CF6" w:rsidRPr="00DD5F6A" w:rsidRDefault="00232CF6" w:rsidP="004422F2">
            <w:pPr>
              <w:jc w:val="center"/>
              <w:rPr>
                <w:sz w:val="16"/>
                <w:szCs w:val="16"/>
              </w:rPr>
            </w:pPr>
            <w:r w:rsidRPr="008B201F">
              <w:rPr>
                <w:rFonts w:eastAsia="Aptos"/>
                <w:kern w:val="2"/>
                <w:sz w:val="16"/>
                <w:szCs w:val="16"/>
              </w:rPr>
              <w:t>41.72</w:t>
            </w:r>
          </w:p>
        </w:tc>
      </w:tr>
      <w:tr w:rsidR="00232CF6" w:rsidRPr="00DD5F6A" w14:paraId="69910C7E" w14:textId="77777777" w:rsidTr="004422F2">
        <w:trPr>
          <w:trHeight w:val="250"/>
          <w:jc w:val="center"/>
        </w:trPr>
        <w:tc>
          <w:tcPr>
            <w:tcW w:w="1057" w:type="dxa"/>
            <w:noWrap/>
            <w:vAlign w:val="center"/>
            <w:hideMark/>
          </w:tcPr>
          <w:p w14:paraId="7265A7EC" w14:textId="77777777" w:rsidR="00232CF6" w:rsidRPr="00DD5F6A" w:rsidRDefault="00232CF6" w:rsidP="004422F2">
            <w:pPr>
              <w:jc w:val="center"/>
              <w:rPr>
                <w:sz w:val="16"/>
                <w:szCs w:val="16"/>
              </w:rPr>
            </w:pPr>
            <w:r w:rsidRPr="00DD5F6A">
              <w:rPr>
                <w:sz w:val="16"/>
                <w:szCs w:val="16"/>
              </w:rPr>
              <w:t>27,300.01</w:t>
            </w:r>
          </w:p>
        </w:tc>
        <w:tc>
          <w:tcPr>
            <w:tcW w:w="1001" w:type="dxa"/>
            <w:noWrap/>
            <w:vAlign w:val="center"/>
            <w:hideMark/>
          </w:tcPr>
          <w:p w14:paraId="40E7FB73" w14:textId="77777777" w:rsidR="00232CF6" w:rsidRPr="00DD5F6A" w:rsidRDefault="00232CF6" w:rsidP="004422F2">
            <w:pPr>
              <w:jc w:val="center"/>
              <w:rPr>
                <w:sz w:val="16"/>
                <w:szCs w:val="16"/>
              </w:rPr>
            </w:pPr>
            <w:r w:rsidRPr="00DD5F6A">
              <w:rPr>
                <w:sz w:val="16"/>
                <w:szCs w:val="16"/>
              </w:rPr>
              <w:t>27,700.00</w:t>
            </w:r>
          </w:p>
        </w:tc>
        <w:tc>
          <w:tcPr>
            <w:tcW w:w="889" w:type="dxa"/>
            <w:noWrap/>
            <w:vAlign w:val="bottom"/>
            <w:hideMark/>
          </w:tcPr>
          <w:p w14:paraId="1EA64837" w14:textId="77777777" w:rsidR="00232CF6" w:rsidRPr="00DD5F6A" w:rsidRDefault="00232CF6" w:rsidP="004422F2">
            <w:pPr>
              <w:jc w:val="center"/>
              <w:rPr>
                <w:sz w:val="16"/>
                <w:szCs w:val="16"/>
              </w:rPr>
            </w:pPr>
            <w:r w:rsidRPr="008B201F">
              <w:rPr>
                <w:rFonts w:eastAsia="Aptos"/>
                <w:kern w:val="2"/>
                <w:sz w:val="16"/>
                <w:szCs w:val="16"/>
              </w:rPr>
              <w:t xml:space="preserve">849.75 </w:t>
            </w:r>
          </w:p>
        </w:tc>
        <w:tc>
          <w:tcPr>
            <w:tcW w:w="900" w:type="dxa"/>
            <w:noWrap/>
            <w:vAlign w:val="bottom"/>
            <w:hideMark/>
          </w:tcPr>
          <w:p w14:paraId="6C2D2CDC" w14:textId="77777777" w:rsidR="00232CF6" w:rsidRPr="00DD5F6A" w:rsidRDefault="00232CF6" w:rsidP="004422F2">
            <w:pPr>
              <w:jc w:val="center"/>
              <w:rPr>
                <w:sz w:val="16"/>
                <w:szCs w:val="16"/>
              </w:rPr>
            </w:pPr>
            <w:r w:rsidRPr="008B201F">
              <w:rPr>
                <w:rFonts w:eastAsia="Aptos"/>
                <w:kern w:val="2"/>
                <w:sz w:val="16"/>
                <w:szCs w:val="16"/>
              </w:rPr>
              <w:t xml:space="preserve">451.91 </w:t>
            </w:r>
          </w:p>
        </w:tc>
        <w:tc>
          <w:tcPr>
            <w:tcW w:w="1003" w:type="dxa"/>
            <w:noWrap/>
            <w:vAlign w:val="bottom"/>
            <w:hideMark/>
          </w:tcPr>
          <w:p w14:paraId="1C1EEDAF" w14:textId="77777777" w:rsidR="00232CF6" w:rsidRPr="00DD5F6A" w:rsidRDefault="00232CF6" w:rsidP="004422F2">
            <w:pPr>
              <w:jc w:val="center"/>
              <w:rPr>
                <w:sz w:val="16"/>
                <w:szCs w:val="16"/>
              </w:rPr>
            </w:pPr>
            <w:r w:rsidRPr="008B201F">
              <w:rPr>
                <w:rFonts w:eastAsia="Aptos"/>
                <w:kern w:val="2"/>
                <w:sz w:val="16"/>
                <w:szCs w:val="16"/>
              </w:rPr>
              <w:t>54.08</w:t>
            </w:r>
          </w:p>
        </w:tc>
      </w:tr>
      <w:tr w:rsidR="00232CF6" w:rsidRPr="00DD5F6A" w14:paraId="2CED0D01" w14:textId="77777777" w:rsidTr="004422F2">
        <w:trPr>
          <w:trHeight w:val="250"/>
          <w:jc w:val="center"/>
        </w:trPr>
        <w:tc>
          <w:tcPr>
            <w:tcW w:w="1057" w:type="dxa"/>
            <w:noWrap/>
            <w:vAlign w:val="center"/>
            <w:hideMark/>
          </w:tcPr>
          <w:p w14:paraId="7C992745" w14:textId="77777777" w:rsidR="00232CF6" w:rsidRPr="00DD5F6A" w:rsidRDefault="00232CF6" w:rsidP="004422F2">
            <w:pPr>
              <w:jc w:val="center"/>
              <w:rPr>
                <w:sz w:val="16"/>
                <w:szCs w:val="16"/>
              </w:rPr>
            </w:pPr>
            <w:r w:rsidRPr="00DD5F6A">
              <w:rPr>
                <w:sz w:val="16"/>
                <w:szCs w:val="16"/>
              </w:rPr>
              <w:t>27,700.01</w:t>
            </w:r>
          </w:p>
        </w:tc>
        <w:tc>
          <w:tcPr>
            <w:tcW w:w="1001" w:type="dxa"/>
            <w:noWrap/>
            <w:vAlign w:val="center"/>
            <w:hideMark/>
          </w:tcPr>
          <w:p w14:paraId="1A8478AE" w14:textId="77777777" w:rsidR="00232CF6" w:rsidRPr="00DD5F6A" w:rsidRDefault="00232CF6" w:rsidP="004422F2">
            <w:pPr>
              <w:jc w:val="center"/>
              <w:rPr>
                <w:sz w:val="16"/>
                <w:szCs w:val="16"/>
              </w:rPr>
            </w:pPr>
            <w:r w:rsidRPr="00DD5F6A">
              <w:rPr>
                <w:sz w:val="16"/>
                <w:szCs w:val="16"/>
              </w:rPr>
              <w:t>28,100.00</w:t>
            </w:r>
          </w:p>
        </w:tc>
        <w:tc>
          <w:tcPr>
            <w:tcW w:w="889" w:type="dxa"/>
            <w:noWrap/>
            <w:vAlign w:val="bottom"/>
            <w:hideMark/>
          </w:tcPr>
          <w:p w14:paraId="6716735D" w14:textId="77777777" w:rsidR="00232CF6" w:rsidRPr="00DD5F6A" w:rsidRDefault="00232CF6" w:rsidP="004422F2">
            <w:pPr>
              <w:jc w:val="center"/>
              <w:rPr>
                <w:sz w:val="16"/>
                <w:szCs w:val="16"/>
              </w:rPr>
            </w:pPr>
            <w:r w:rsidRPr="008B201F">
              <w:rPr>
                <w:rFonts w:eastAsia="Aptos"/>
                <w:kern w:val="2"/>
                <w:sz w:val="16"/>
                <w:szCs w:val="16"/>
              </w:rPr>
              <w:t xml:space="preserve">862.11 </w:t>
            </w:r>
          </w:p>
        </w:tc>
        <w:tc>
          <w:tcPr>
            <w:tcW w:w="900" w:type="dxa"/>
            <w:noWrap/>
            <w:vAlign w:val="bottom"/>
            <w:hideMark/>
          </w:tcPr>
          <w:p w14:paraId="6354B3EA" w14:textId="77777777" w:rsidR="00232CF6" w:rsidRPr="00DD5F6A" w:rsidRDefault="00232CF6" w:rsidP="004422F2">
            <w:pPr>
              <w:jc w:val="center"/>
              <w:rPr>
                <w:sz w:val="16"/>
                <w:szCs w:val="16"/>
              </w:rPr>
            </w:pPr>
            <w:r w:rsidRPr="008B201F">
              <w:rPr>
                <w:rFonts w:eastAsia="Aptos"/>
                <w:kern w:val="2"/>
                <w:sz w:val="16"/>
                <w:szCs w:val="16"/>
              </w:rPr>
              <w:t xml:space="preserve">464.27 </w:t>
            </w:r>
          </w:p>
        </w:tc>
        <w:tc>
          <w:tcPr>
            <w:tcW w:w="1003" w:type="dxa"/>
            <w:noWrap/>
            <w:vAlign w:val="bottom"/>
            <w:hideMark/>
          </w:tcPr>
          <w:p w14:paraId="4386FEE2" w14:textId="77777777" w:rsidR="00232CF6" w:rsidRPr="00DD5F6A" w:rsidRDefault="00232CF6" w:rsidP="004422F2">
            <w:pPr>
              <w:jc w:val="center"/>
              <w:rPr>
                <w:sz w:val="16"/>
                <w:szCs w:val="16"/>
              </w:rPr>
            </w:pPr>
            <w:r w:rsidRPr="008B201F">
              <w:rPr>
                <w:rFonts w:eastAsia="Aptos"/>
                <w:kern w:val="2"/>
                <w:sz w:val="16"/>
                <w:szCs w:val="16"/>
              </w:rPr>
              <w:t>66.44</w:t>
            </w:r>
          </w:p>
        </w:tc>
      </w:tr>
      <w:tr w:rsidR="00232CF6" w:rsidRPr="00DD5F6A" w14:paraId="3ACB83D4" w14:textId="77777777" w:rsidTr="004422F2">
        <w:trPr>
          <w:trHeight w:val="250"/>
          <w:jc w:val="center"/>
        </w:trPr>
        <w:tc>
          <w:tcPr>
            <w:tcW w:w="1057" w:type="dxa"/>
            <w:noWrap/>
            <w:vAlign w:val="center"/>
            <w:hideMark/>
          </w:tcPr>
          <w:p w14:paraId="1D189E3B" w14:textId="77777777" w:rsidR="00232CF6" w:rsidRPr="00DD5F6A" w:rsidRDefault="00232CF6" w:rsidP="004422F2">
            <w:pPr>
              <w:jc w:val="center"/>
              <w:rPr>
                <w:sz w:val="16"/>
                <w:szCs w:val="16"/>
              </w:rPr>
            </w:pPr>
            <w:r w:rsidRPr="00DD5F6A">
              <w:rPr>
                <w:sz w:val="16"/>
                <w:szCs w:val="16"/>
              </w:rPr>
              <w:t>28,100.01</w:t>
            </w:r>
          </w:p>
        </w:tc>
        <w:tc>
          <w:tcPr>
            <w:tcW w:w="1001" w:type="dxa"/>
            <w:noWrap/>
            <w:vAlign w:val="center"/>
            <w:hideMark/>
          </w:tcPr>
          <w:p w14:paraId="547B001E" w14:textId="77777777" w:rsidR="00232CF6" w:rsidRPr="00DD5F6A" w:rsidRDefault="00232CF6" w:rsidP="004422F2">
            <w:pPr>
              <w:jc w:val="center"/>
              <w:rPr>
                <w:sz w:val="16"/>
                <w:szCs w:val="16"/>
              </w:rPr>
            </w:pPr>
            <w:r w:rsidRPr="00DD5F6A">
              <w:rPr>
                <w:sz w:val="16"/>
                <w:szCs w:val="16"/>
              </w:rPr>
              <w:t>28,500.00</w:t>
            </w:r>
          </w:p>
        </w:tc>
        <w:tc>
          <w:tcPr>
            <w:tcW w:w="889" w:type="dxa"/>
            <w:noWrap/>
            <w:vAlign w:val="bottom"/>
            <w:hideMark/>
          </w:tcPr>
          <w:p w14:paraId="0DC07211" w14:textId="77777777" w:rsidR="00232CF6" w:rsidRPr="00DD5F6A" w:rsidRDefault="00232CF6" w:rsidP="004422F2">
            <w:pPr>
              <w:jc w:val="center"/>
              <w:rPr>
                <w:sz w:val="16"/>
                <w:szCs w:val="16"/>
              </w:rPr>
            </w:pPr>
            <w:r w:rsidRPr="008B201F">
              <w:rPr>
                <w:rFonts w:eastAsia="Aptos"/>
                <w:kern w:val="2"/>
                <w:sz w:val="16"/>
                <w:szCs w:val="16"/>
              </w:rPr>
              <w:t xml:space="preserve">874.47 </w:t>
            </w:r>
          </w:p>
        </w:tc>
        <w:tc>
          <w:tcPr>
            <w:tcW w:w="900" w:type="dxa"/>
            <w:noWrap/>
            <w:vAlign w:val="bottom"/>
            <w:hideMark/>
          </w:tcPr>
          <w:p w14:paraId="2AE4B09F" w14:textId="77777777" w:rsidR="00232CF6" w:rsidRPr="00DD5F6A" w:rsidRDefault="00232CF6" w:rsidP="004422F2">
            <w:pPr>
              <w:jc w:val="center"/>
              <w:rPr>
                <w:sz w:val="16"/>
                <w:szCs w:val="16"/>
              </w:rPr>
            </w:pPr>
            <w:r w:rsidRPr="008B201F">
              <w:rPr>
                <w:rFonts w:eastAsia="Aptos"/>
                <w:kern w:val="2"/>
                <w:sz w:val="16"/>
                <w:szCs w:val="16"/>
              </w:rPr>
              <w:t xml:space="preserve">476.63 </w:t>
            </w:r>
          </w:p>
        </w:tc>
        <w:tc>
          <w:tcPr>
            <w:tcW w:w="1003" w:type="dxa"/>
            <w:noWrap/>
            <w:vAlign w:val="bottom"/>
            <w:hideMark/>
          </w:tcPr>
          <w:p w14:paraId="22589151" w14:textId="77777777" w:rsidR="00232CF6" w:rsidRPr="00DD5F6A" w:rsidRDefault="00232CF6" w:rsidP="004422F2">
            <w:pPr>
              <w:jc w:val="center"/>
              <w:rPr>
                <w:sz w:val="16"/>
                <w:szCs w:val="16"/>
              </w:rPr>
            </w:pPr>
            <w:r w:rsidRPr="008B201F">
              <w:rPr>
                <w:rFonts w:eastAsia="Aptos"/>
                <w:kern w:val="2"/>
                <w:sz w:val="16"/>
                <w:szCs w:val="16"/>
              </w:rPr>
              <w:t>78.80</w:t>
            </w:r>
          </w:p>
        </w:tc>
      </w:tr>
      <w:tr w:rsidR="00232CF6" w:rsidRPr="00DD5F6A" w14:paraId="64CCF0A7" w14:textId="77777777" w:rsidTr="004422F2">
        <w:trPr>
          <w:trHeight w:val="250"/>
          <w:jc w:val="center"/>
        </w:trPr>
        <w:tc>
          <w:tcPr>
            <w:tcW w:w="1057" w:type="dxa"/>
            <w:noWrap/>
            <w:vAlign w:val="center"/>
            <w:hideMark/>
          </w:tcPr>
          <w:p w14:paraId="2C8D26B8" w14:textId="77777777" w:rsidR="00232CF6" w:rsidRPr="00DD5F6A" w:rsidRDefault="00232CF6" w:rsidP="004422F2">
            <w:pPr>
              <w:jc w:val="center"/>
              <w:rPr>
                <w:sz w:val="16"/>
                <w:szCs w:val="16"/>
              </w:rPr>
            </w:pPr>
            <w:r w:rsidRPr="00DD5F6A">
              <w:rPr>
                <w:sz w:val="16"/>
                <w:szCs w:val="16"/>
              </w:rPr>
              <w:t>28,500.01</w:t>
            </w:r>
          </w:p>
        </w:tc>
        <w:tc>
          <w:tcPr>
            <w:tcW w:w="1001" w:type="dxa"/>
            <w:noWrap/>
            <w:vAlign w:val="center"/>
            <w:hideMark/>
          </w:tcPr>
          <w:p w14:paraId="3E133E5B" w14:textId="77777777" w:rsidR="00232CF6" w:rsidRPr="00DD5F6A" w:rsidRDefault="00232CF6" w:rsidP="004422F2">
            <w:pPr>
              <w:jc w:val="center"/>
              <w:rPr>
                <w:sz w:val="16"/>
                <w:szCs w:val="16"/>
              </w:rPr>
            </w:pPr>
            <w:r w:rsidRPr="00DD5F6A">
              <w:rPr>
                <w:sz w:val="16"/>
                <w:szCs w:val="16"/>
              </w:rPr>
              <w:t>28,900.00</w:t>
            </w:r>
          </w:p>
        </w:tc>
        <w:tc>
          <w:tcPr>
            <w:tcW w:w="889" w:type="dxa"/>
            <w:noWrap/>
            <w:vAlign w:val="bottom"/>
            <w:hideMark/>
          </w:tcPr>
          <w:p w14:paraId="034BF6EA" w14:textId="77777777" w:rsidR="00232CF6" w:rsidRPr="00DD5F6A" w:rsidRDefault="00232CF6" w:rsidP="004422F2">
            <w:pPr>
              <w:jc w:val="center"/>
              <w:rPr>
                <w:sz w:val="16"/>
                <w:szCs w:val="16"/>
              </w:rPr>
            </w:pPr>
            <w:r w:rsidRPr="008B201F">
              <w:rPr>
                <w:rFonts w:eastAsia="Aptos"/>
                <w:kern w:val="2"/>
                <w:sz w:val="16"/>
                <w:szCs w:val="16"/>
              </w:rPr>
              <w:t xml:space="preserve">886.83 </w:t>
            </w:r>
          </w:p>
        </w:tc>
        <w:tc>
          <w:tcPr>
            <w:tcW w:w="900" w:type="dxa"/>
            <w:noWrap/>
            <w:vAlign w:val="bottom"/>
            <w:hideMark/>
          </w:tcPr>
          <w:p w14:paraId="144C17EC" w14:textId="77777777" w:rsidR="00232CF6" w:rsidRPr="00DD5F6A" w:rsidRDefault="00232CF6" w:rsidP="004422F2">
            <w:pPr>
              <w:jc w:val="center"/>
              <w:rPr>
                <w:sz w:val="16"/>
                <w:szCs w:val="16"/>
              </w:rPr>
            </w:pPr>
            <w:r w:rsidRPr="008B201F">
              <w:rPr>
                <w:rFonts w:eastAsia="Aptos"/>
                <w:kern w:val="2"/>
                <w:sz w:val="16"/>
                <w:szCs w:val="16"/>
              </w:rPr>
              <w:t xml:space="preserve">488.99 </w:t>
            </w:r>
          </w:p>
        </w:tc>
        <w:tc>
          <w:tcPr>
            <w:tcW w:w="1003" w:type="dxa"/>
            <w:noWrap/>
            <w:vAlign w:val="bottom"/>
            <w:hideMark/>
          </w:tcPr>
          <w:p w14:paraId="463E72F5" w14:textId="77777777" w:rsidR="00232CF6" w:rsidRPr="00DD5F6A" w:rsidRDefault="00232CF6" w:rsidP="004422F2">
            <w:pPr>
              <w:jc w:val="center"/>
              <w:rPr>
                <w:sz w:val="16"/>
                <w:szCs w:val="16"/>
              </w:rPr>
            </w:pPr>
            <w:r w:rsidRPr="008B201F">
              <w:rPr>
                <w:rFonts w:eastAsia="Aptos"/>
                <w:kern w:val="2"/>
                <w:sz w:val="16"/>
                <w:szCs w:val="16"/>
              </w:rPr>
              <w:t>91.16</w:t>
            </w:r>
          </w:p>
        </w:tc>
      </w:tr>
      <w:tr w:rsidR="00232CF6" w:rsidRPr="00DD5F6A" w14:paraId="1ED8F256" w14:textId="77777777" w:rsidTr="004422F2">
        <w:trPr>
          <w:trHeight w:val="250"/>
          <w:jc w:val="center"/>
        </w:trPr>
        <w:tc>
          <w:tcPr>
            <w:tcW w:w="1057" w:type="dxa"/>
            <w:noWrap/>
            <w:vAlign w:val="center"/>
            <w:hideMark/>
          </w:tcPr>
          <w:p w14:paraId="253913BB" w14:textId="77777777" w:rsidR="00232CF6" w:rsidRPr="00DD5F6A" w:rsidRDefault="00232CF6" w:rsidP="004422F2">
            <w:pPr>
              <w:jc w:val="center"/>
              <w:rPr>
                <w:sz w:val="16"/>
                <w:szCs w:val="16"/>
              </w:rPr>
            </w:pPr>
            <w:r w:rsidRPr="00DD5F6A">
              <w:rPr>
                <w:sz w:val="16"/>
                <w:szCs w:val="16"/>
              </w:rPr>
              <w:t>28,900.01</w:t>
            </w:r>
          </w:p>
        </w:tc>
        <w:tc>
          <w:tcPr>
            <w:tcW w:w="1001" w:type="dxa"/>
            <w:noWrap/>
            <w:vAlign w:val="center"/>
            <w:hideMark/>
          </w:tcPr>
          <w:p w14:paraId="19B6B757" w14:textId="77777777" w:rsidR="00232CF6" w:rsidRPr="00DD5F6A" w:rsidRDefault="00232CF6" w:rsidP="004422F2">
            <w:pPr>
              <w:jc w:val="center"/>
              <w:rPr>
                <w:sz w:val="16"/>
                <w:szCs w:val="16"/>
              </w:rPr>
            </w:pPr>
            <w:r w:rsidRPr="00DD5F6A">
              <w:rPr>
                <w:sz w:val="16"/>
                <w:szCs w:val="16"/>
              </w:rPr>
              <w:t>29,300.00</w:t>
            </w:r>
          </w:p>
        </w:tc>
        <w:tc>
          <w:tcPr>
            <w:tcW w:w="889" w:type="dxa"/>
            <w:noWrap/>
            <w:vAlign w:val="bottom"/>
            <w:hideMark/>
          </w:tcPr>
          <w:p w14:paraId="11A4463F" w14:textId="77777777" w:rsidR="00232CF6" w:rsidRPr="00DD5F6A" w:rsidRDefault="00232CF6" w:rsidP="004422F2">
            <w:pPr>
              <w:jc w:val="center"/>
              <w:rPr>
                <w:sz w:val="16"/>
                <w:szCs w:val="16"/>
              </w:rPr>
            </w:pPr>
            <w:r w:rsidRPr="008B201F">
              <w:rPr>
                <w:rFonts w:eastAsia="Aptos"/>
                <w:kern w:val="2"/>
                <w:sz w:val="16"/>
                <w:szCs w:val="16"/>
              </w:rPr>
              <w:t xml:space="preserve">899.19 </w:t>
            </w:r>
          </w:p>
        </w:tc>
        <w:tc>
          <w:tcPr>
            <w:tcW w:w="900" w:type="dxa"/>
            <w:noWrap/>
            <w:vAlign w:val="bottom"/>
            <w:hideMark/>
          </w:tcPr>
          <w:p w14:paraId="662796DB" w14:textId="77777777" w:rsidR="00232CF6" w:rsidRPr="00DD5F6A" w:rsidRDefault="00232CF6" w:rsidP="004422F2">
            <w:pPr>
              <w:jc w:val="center"/>
              <w:rPr>
                <w:sz w:val="16"/>
                <w:szCs w:val="16"/>
              </w:rPr>
            </w:pPr>
            <w:r w:rsidRPr="008B201F">
              <w:rPr>
                <w:rFonts w:eastAsia="Aptos"/>
                <w:kern w:val="2"/>
                <w:sz w:val="16"/>
                <w:szCs w:val="16"/>
              </w:rPr>
              <w:t xml:space="preserve">501.35 </w:t>
            </w:r>
          </w:p>
        </w:tc>
        <w:tc>
          <w:tcPr>
            <w:tcW w:w="1003" w:type="dxa"/>
            <w:noWrap/>
            <w:vAlign w:val="bottom"/>
            <w:hideMark/>
          </w:tcPr>
          <w:p w14:paraId="17D343B3" w14:textId="77777777" w:rsidR="00232CF6" w:rsidRPr="00DD5F6A" w:rsidRDefault="00232CF6" w:rsidP="004422F2">
            <w:pPr>
              <w:jc w:val="center"/>
              <w:rPr>
                <w:sz w:val="16"/>
                <w:szCs w:val="16"/>
              </w:rPr>
            </w:pPr>
            <w:r w:rsidRPr="008B201F">
              <w:rPr>
                <w:rFonts w:eastAsia="Aptos"/>
                <w:kern w:val="2"/>
                <w:sz w:val="16"/>
                <w:szCs w:val="16"/>
              </w:rPr>
              <w:t>103.52</w:t>
            </w:r>
          </w:p>
        </w:tc>
      </w:tr>
      <w:tr w:rsidR="00232CF6" w:rsidRPr="00DD5F6A" w14:paraId="6B8724C8" w14:textId="77777777" w:rsidTr="004422F2">
        <w:trPr>
          <w:trHeight w:val="250"/>
          <w:jc w:val="center"/>
        </w:trPr>
        <w:tc>
          <w:tcPr>
            <w:tcW w:w="1057" w:type="dxa"/>
            <w:noWrap/>
            <w:vAlign w:val="center"/>
            <w:hideMark/>
          </w:tcPr>
          <w:p w14:paraId="03D58B96" w14:textId="77777777" w:rsidR="00232CF6" w:rsidRPr="00DD5F6A" w:rsidRDefault="00232CF6" w:rsidP="004422F2">
            <w:pPr>
              <w:jc w:val="center"/>
              <w:rPr>
                <w:sz w:val="16"/>
                <w:szCs w:val="16"/>
              </w:rPr>
            </w:pPr>
            <w:r w:rsidRPr="00DD5F6A">
              <w:rPr>
                <w:sz w:val="16"/>
                <w:szCs w:val="16"/>
              </w:rPr>
              <w:t>29,300.01</w:t>
            </w:r>
          </w:p>
        </w:tc>
        <w:tc>
          <w:tcPr>
            <w:tcW w:w="1001" w:type="dxa"/>
            <w:noWrap/>
            <w:vAlign w:val="center"/>
            <w:hideMark/>
          </w:tcPr>
          <w:p w14:paraId="3258B1C4" w14:textId="77777777" w:rsidR="00232CF6" w:rsidRPr="00DD5F6A" w:rsidRDefault="00232CF6" w:rsidP="004422F2">
            <w:pPr>
              <w:jc w:val="center"/>
              <w:rPr>
                <w:sz w:val="16"/>
                <w:szCs w:val="16"/>
              </w:rPr>
            </w:pPr>
            <w:r w:rsidRPr="00DD5F6A">
              <w:rPr>
                <w:sz w:val="16"/>
                <w:szCs w:val="16"/>
              </w:rPr>
              <w:t>29,700.00</w:t>
            </w:r>
          </w:p>
        </w:tc>
        <w:tc>
          <w:tcPr>
            <w:tcW w:w="889" w:type="dxa"/>
            <w:noWrap/>
            <w:vAlign w:val="bottom"/>
            <w:hideMark/>
          </w:tcPr>
          <w:p w14:paraId="0FA86F7E" w14:textId="77777777" w:rsidR="00232CF6" w:rsidRPr="00DD5F6A" w:rsidRDefault="00232CF6" w:rsidP="004422F2">
            <w:pPr>
              <w:jc w:val="center"/>
              <w:rPr>
                <w:sz w:val="16"/>
                <w:szCs w:val="16"/>
              </w:rPr>
            </w:pPr>
            <w:r w:rsidRPr="008B201F">
              <w:rPr>
                <w:rFonts w:eastAsia="Aptos"/>
                <w:kern w:val="2"/>
                <w:sz w:val="16"/>
                <w:szCs w:val="16"/>
              </w:rPr>
              <w:t xml:space="preserve">911.55 </w:t>
            </w:r>
          </w:p>
        </w:tc>
        <w:tc>
          <w:tcPr>
            <w:tcW w:w="900" w:type="dxa"/>
            <w:noWrap/>
            <w:vAlign w:val="bottom"/>
            <w:hideMark/>
          </w:tcPr>
          <w:p w14:paraId="4BC9EC98" w14:textId="77777777" w:rsidR="00232CF6" w:rsidRPr="00DD5F6A" w:rsidRDefault="00232CF6" w:rsidP="004422F2">
            <w:pPr>
              <w:jc w:val="center"/>
              <w:rPr>
                <w:sz w:val="16"/>
                <w:szCs w:val="16"/>
              </w:rPr>
            </w:pPr>
            <w:r w:rsidRPr="008B201F">
              <w:rPr>
                <w:rFonts w:eastAsia="Aptos"/>
                <w:kern w:val="2"/>
                <w:sz w:val="16"/>
                <w:szCs w:val="16"/>
              </w:rPr>
              <w:t xml:space="preserve">513.71 </w:t>
            </w:r>
          </w:p>
        </w:tc>
        <w:tc>
          <w:tcPr>
            <w:tcW w:w="1003" w:type="dxa"/>
            <w:noWrap/>
            <w:vAlign w:val="bottom"/>
            <w:hideMark/>
          </w:tcPr>
          <w:p w14:paraId="1C86696C" w14:textId="77777777" w:rsidR="00232CF6" w:rsidRPr="00DD5F6A" w:rsidRDefault="00232CF6" w:rsidP="004422F2">
            <w:pPr>
              <w:jc w:val="center"/>
              <w:rPr>
                <w:sz w:val="16"/>
                <w:szCs w:val="16"/>
              </w:rPr>
            </w:pPr>
            <w:r w:rsidRPr="008B201F">
              <w:rPr>
                <w:rFonts w:eastAsia="Aptos"/>
                <w:kern w:val="2"/>
                <w:sz w:val="16"/>
                <w:szCs w:val="16"/>
              </w:rPr>
              <w:t>115.88</w:t>
            </w:r>
          </w:p>
        </w:tc>
      </w:tr>
      <w:tr w:rsidR="00232CF6" w:rsidRPr="00DD5F6A" w14:paraId="048993B1" w14:textId="77777777" w:rsidTr="004422F2">
        <w:trPr>
          <w:trHeight w:val="250"/>
          <w:jc w:val="center"/>
        </w:trPr>
        <w:tc>
          <w:tcPr>
            <w:tcW w:w="1057" w:type="dxa"/>
            <w:noWrap/>
            <w:vAlign w:val="center"/>
            <w:hideMark/>
          </w:tcPr>
          <w:p w14:paraId="3A9AF09C" w14:textId="77777777" w:rsidR="00232CF6" w:rsidRPr="00DD5F6A" w:rsidRDefault="00232CF6" w:rsidP="004422F2">
            <w:pPr>
              <w:jc w:val="center"/>
              <w:rPr>
                <w:sz w:val="16"/>
                <w:szCs w:val="16"/>
              </w:rPr>
            </w:pPr>
            <w:r w:rsidRPr="00DD5F6A">
              <w:rPr>
                <w:sz w:val="16"/>
                <w:szCs w:val="16"/>
              </w:rPr>
              <w:t>29,700.01</w:t>
            </w:r>
          </w:p>
        </w:tc>
        <w:tc>
          <w:tcPr>
            <w:tcW w:w="1001" w:type="dxa"/>
            <w:noWrap/>
            <w:vAlign w:val="center"/>
            <w:hideMark/>
          </w:tcPr>
          <w:p w14:paraId="650D767F" w14:textId="77777777" w:rsidR="00232CF6" w:rsidRPr="00DD5F6A" w:rsidRDefault="00232CF6" w:rsidP="004422F2">
            <w:pPr>
              <w:jc w:val="center"/>
              <w:rPr>
                <w:sz w:val="16"/>
                <w:szCs w:val="16"/>
              </w:rPr>
            </w:pPr>
            <w:r w:rsidRPr="00DD5F6A">
              <w:rPr>
                <w:sz w:val="16"/>
                <w:szCs w:val="16"/>
              </w:rPr>
              <w:t>30,100.00</w:t>
            </w:r>
          </w:p>
        </w:tc>
        <w:tc>
          <w:tcPr>
            <w:tcW w:w="889" w:type="dxa"/>
            <w:noWrap/>
            <w:vAlign w:val="bottom"/>
            <w:hideMark/>
          </w:tcPr>
          <w:p w14:paraId="5087E092" w14:textId="77777777" w:rsidR="00232CF6" w:rsidRPr="00DD5F6A" w:rsidRDefault="00232CF6" w:rsidP="004422F2">
            <w:pPr>
              <w:jc w:val="center"/>
              <w:rPr>
                <w:sz w:val="16"/>
                <w:szCs w:val="16"/>
              </w:rPr>
            </w:pPr>
            <w:r w:rsidRPr="008B201F">
              <w:rPr>
                <w:rFonts w:eastAsia="Aptos"/>
                <w:kern w:val="2"/>
                <w:sz w:val="16"/>
                <w:szCs w:val="16"/>
              </w:rPr>
              <w:t xml:space="preserve">923.91 </w:t>
            </w:r>
          </w:p>
        </w:tc>
        <w:tc>
          <w:tcPr>
            <w:tcW w:w="900" w:type="dxa"/>
            <w:noWrap/>
            <w:vAlign w:val="bottom"/>
            <w:hideMark/>
          </w:tcPr>
          <w:p w14:paraId="07BF133D" w14:textId="77777777" w:rsidR="00232CF6" w:rsidRPr="00DD5F6A" w:rsidRDefault="00232CF6" w:rsidP="004422F2">
            <w:pPr>
              <w:jc w:val="center"/>
              <w:rPr>
                <w:sz w:val="16"/>
                <w:szCs w:val="16"/>
              </w:rPr>
            </w:pPr>
            <w:r w:rsidRPr="008B201F">
              <w:rPr>
                <w:rFonts w:eastAsia="Aptos"/>
                <w:kern w:val="2"/>
                <w:sz w:val="16"/>
                <w:szCs w:val="16"/>
              </w:rPr>
              <w:t xml:space="preserve">526.07 </w:t>
            </w:r>
          </w:p>
        </w:tc>
        <w:tc>
          <w:tcPr>
            <w:tcW w:w="1003" w:type="dxa"/>
            <w:noWrap/>
            <w:vAlign w:val="bottom"/>
            <w:hideMark/>
          </w:tcPr>
          <w:p w14:paraId="4851C89A" w14:textId="77777777" w:rsidR="00232CF6" w:rsidRPr="00DD5F6A" w:rsidRDefault="00232CF6" w:rsidP="004422F2">
            <w:pPr>
              <w:jc w:val="center"/>
              <w:rPr>
                <w:sz w:val="16"/>
                <w:szCs w:val="16"/>
              </w:rPr>
            </w:pPr>
            <w:r w:rsidRPr="008B201F">
              <w:rPr>
                <w:rFonts w:eastAsia="Aptos"/>
                <w:kern w:val="2"/>
                <w:sz w:val="16"/>
                <w:szCs w:val="16"/>
              </w:rPr>
              <w:t>128.24</w:t>
            </w:r>
          </w:p>
        </w:tc>
      </w:tr>
      <w:tr w:rsidR="00232CF6" w:rsidRPr="00DD5F6A" w14:paraId="6E20D47E" w14:textId="77777777" w:rsidTr="004422F2">
        <w:trPr>
          <w:trHeight w:val="250"/>
          <w:jc w:val="center"/>
        </w:trPr>
        <w:tc>
          <w:tcPr>
            <w:tcW w:w="1057" w:type="dxa"/>
            <w:noWrap/>
            <w:vAlign w:val="center"/>
            <w:hideMark/>
          </w:tcPr>
          <w:p w14:paraId="2CF39550" w14:textId="77777777" w:rsidR="00232CF6" w:rsidRPr="00DD5F6A" w:rsidRDefault="00232CF6" w:rsidP="004422F2">
            <w:pPr>
              <w:jc w:val="center"/>
              <w:rPr>
                <w:sz w:val="16"/>
                <w:szCs w:val="16"/>
              </w:rPr>
            </w:pPr>
            <w:r w:rsidRPr="00DD5F6A">
              <w:rPr>
                <w:sz w:val="16"/>
                <w:szCs w:val="16"/>
              </w:rPr>
              <w:t>30,100.01</w:t>
            </w:r>
          </w:p>
        </w:tc>
        <w:tc>
          <w:tcPr>
            <w:tcW w:w="1001" w:type="dxa"/>
            <w:noWrap/>
            <w:vAlign w:val="center"/>
            <w:hideMark/>
          </w:tcPr>
          <w:p w14:paraId="17B3F7C1" w14:textId="77777777" w:rsidR="00232CF6" w:rsidRPr="00DD5F6A" w:rsidRDefault="00232CF6" w:rsidP="004422F2">
            <w:pPr>
              <w:jc w:val="center"/>
              <w:rPr>
                <w:sz w:val="16"/>
                <w:szCs w:val="16"/>
              </w:rPr>
            </w:pPr>
            <w:r w:rsidRPr="00DD5F6A">
              <w:rPr>
                <w:sz w:val="16"/>
                <w:szCs w:val="16"/>
              </w:rPr>
              <w:t>30,500.00</w:t>
            </w:r>
          </w:p>
        </w:tc>
        <w:tc>
          <w:tcPr>
            <w:tcW w:w="889" w:type="dxa"/>
            <w:noWrap/>
            <w:vAlign w:val="bottom"/>
            <w:hideMark/>
          </w:tcPr>
          <w:p w14:paraId="6E346AD9" w14:textId="77777777" w:rsidR="00232CF6" w:rsidRPr="00DD5F6A" w:rsidRDefault="00232CF6" w:rsidP="004422F2">
            <w:pPr>
              <w:jc w:val="center"/>
              <w:rPr>
                <w:sz w:val="16"/>
                <w:szCs w:val="16"/>
              </w:rPr>
            </w:pPr>
            <w:r w:rsidRPr="008B201F">
              <w:rPr>
                <w:rFonts w:eastAsia="Aptos"/>
                <w:kern w:val="2"/>
                <w:sz w:val="16"/>
                <w:szCs w:val="16"/>
              </w:rPr>
              <w:t xml:space="preserve">936.27 </w:t>
            </w:r>
          </w:p>
        </w:tc>
        <w:tc>
          <w:tcPr>
            <w:tcW w:w="900" w:type="dxa"/>
            <w:noWrap/>
            <w:vAlign w:val="bottom"/>
            <w:hideMark/>
          </w:tcPr>
          <w:p w14:paraId="6BF3E876" w14:textId="77777777" w:rsidR="00232CF6" w:rsidRPr="00DD5F6A" w:rsidRDefault="00232CF6" w:rsidP="004422F2">
            <w:pPr>
              <w:jc w:val="center"/>
              <w:rPr>
                <w:sz w:val="16"/>
                <w:szCs w:val="16"/>
              </w:rPr>
            </w:pPr>
            <w:r w:rsidRPr="008B201F">
              <w:rPr>
                <w:rFonts w:eastAsia="Aptos"/>
                <w:kern w:val="2"/>
                <w:sz w:val="16"/>
                <w:szCs w:val="16"/>
              </w:rPr>
              <w:t xml:space="preserve">538.43 </w:t>
            </w:r>
          </w:p>
        </w:tc>
        <w:tc>
          <w:tcPr>
            <w:tcW w:w="1003" w:type="dxa"/>
            <w:noWrap/>
            <w:vAlign w:val="bottom"/>
            <w:hideMark/>
          </w:tcPr>
          <w:p w14:paraId="0729EAC9" w14:textId="77777777" w:rsidR="00232CF6" w:rsidRPr="00DD5F6A" w:rsidRDefault="00232CF6" w:rsidP="004422F2">
            <w:pPr>
              <w:jc w:val="center"/>
              <w:rPr>
                <w:sz w:val="16"/>
                <w:szCs w:val="16"/>
              </w:rPr>
            </w:pPr>
            <w:r w:rsidRPr="008B201F">
              <w:rPr>
                <w:rFonts w:eastAsia="Aptos"/>
                <w:kern w:val="2"/>
                <w:sz w:val="16"/>
                <w:szCs w:val="16"/>
              </w:rPr>
              <w:t>140.60</w:t>
            </w:r>
          </w:p>
        </w:tc>
      </w:tr>
      <w:tr w:rsidR="00232CF6" w:rsidRPr="00DD5F6A" w14:paraId="4437F797" w14:textId="77777777" w:rsidTr="004422F2">
        <w:trPr>
          <w:trHeight w:val="250"/>
          <w:jc w:val="center"/>
        </w:trPr>
        <w:tc>
          <w:tcPr>
            <w:tcW w:w="1057" w:type="dxa"/>
            <w:noWrap/>
            <w:vAlign w:val="center"/>
            <w:hideMark/>
          </w:tcPr>
          <w:p w14:paraId="7C84DDCE" w14:textId="77777777" w:rsidR="00232CF6" w:rsidRPr="00DD5F6A" w:rsidRDefault="00232CF6" w:rsidP="004422F2">
            <w:pPr>
              <w:jc w:val="center"/>
              <w:rPr>
                <w:sz w:val="16"/>
                <w:szCs w:val="16"/>
              </w:rPr>
            </w:pPr>
            <w:r w:rsidRPr="00DD5F6A">
              <w:rPr>
                <w:sz w:val="16"/>
                <w:szCs w:val="16"/>
              </w:rPr>
              <w:t>30,500.01</w:t>
            </w:r>
          </w:p>
        </w:tc>
        <w:tc>
          <w:tcPr>
            <w:tcW w:w="1001" w:type="dxa"/>
            <w:noWrap/>
            <w:vAlign w:val="center"/>
            <w:hideMark/>
          </w:tcPr>
          <w:p w14:paraId="103E27BE" w14:textId="77777777" w:rsidR="00232CF6" w:rsidRPr="00DD5F6A" w:rsidRDefault="00232CF6" w:rsidP="004422F2">
            <w:pPr>
              <w:jc w:val="center"/>
              <w:rPr>
                <w:sz w:val="16"/>
                <w:szCs w:val="16"/>
              </w:rPr>
            </w:pPr>
            <w:r w:rsidRPr="00DD5F6A">
              <w:rPr>
                <w:sz w:val="16"/>
                <w:szCs w:val="16"/>
              </w:rPr>
              <w:t>30,900.00</w:t>
            </w:r>
          </w:p>
        </w:tc>
        <w:tc>
          <w:tcPr>
            <w:tcW w:w="889" w:type="dxa"/>
            <w:noWrap/>
            <w:vAlign w:val="bottom"/>
            <w:hideMark/>
          </w:tcPr>
          <w:p w14:paraId="3B8759E6" w14:textId="77777777" w:rsidR="00232CF6" w:rsidRPr="00DD5F6A" w:rsidRDefault="00232CF6" w:rsidP="004422F2">
            <w:pPr>
              <w:jc w:val="center"/>
              <w:rPr>
                <w:sz w:val="16"/>
                <w:szCs w:val="16"/>
              </w:rPr>
            </w:pPr>
            <w:r w:rsidRPr="008B201F">
              <w:rPr>
                <w:rFonts w:eastAsia="Aptos"/>
                <w:kern w:val="2"/>
                <w:sz w:val="16"/>
                <w:szCs w:val="16"/>
              </w:rPr>
              <w:t xml:space="preserve">948.63 </w:t>
            </w:r>
          </w:p>
        </w:tc>
        <w:tc>
          <w:tcPr>
            <w:tcW w:w="900" w:type="dxa"/>
            <w:noWrap/>
            <w:vAlign w:val="bottom"/>
            <w:hideMark/>
          </w:tcPr>
          <w:p w14:paraId="52909708" w14:textId="77777777" w:rsidR="00232CF6" w:rsidRPr="00DD5F6A" w:rsidRDefault="00232CF6" w:rsidP="004422F2">
            <w:pPr>
              <w:jc w:val="center"/>
              <w:rPr>
                <w:sz w:val="16"/>
                <w:szCs w:val="16"/>
              </w:rPr>
            </w:pPr>
            <w:r w:rsidRPr="008B201F">
              <w:rPr>
                <w:rFonts w:eastAsia="Aptos"/>
                <w:kern w:val="2"/>
                <w:sz w:val="16"/>
                <w:szCs w:val="16"/>
              </w:rPr>
              <w:t xml:space="preserve">550.79 </w:t>
            </w:r>
          </w:p>
        </w:tc>
        <w:tc>
          <w:tcPr>
            <w:tcW w:w="1003" w:type="dxa"/>
            <w:noWrap/>
            <w:vAlign w:val="bottom"/>
            <w:hideMark/>
          </w:tcPr>
          <w:p w14:paraId="0FFEFCE1" w14:textId="77777777" w:rsidR="00232CF6" w:rsidRPr="00DD5F6A" w:rsidRDefault="00232CF6" w:rsidP="004422F2">
            <w:pPr>
              <w:jc w:val="center"/>
              <w:rPr>
                <w:sz w:val="16"/>
                <w:szCs w:val="16"/>
              </w:rPr>
            </w:pPr>
            <w:r w:rsidRPr="008B201F">
              <w:rPr>
                <w:rFonts w:eastAsia="Aptos"/>
                <w:kern w:val="2"/>
                <w:sz w:val="16"/>
                <w:szCs w:val="16"/>
              </w:rPr>
              <w:t>152.96</w:t>
            </w:r>
          </w:p>
        </w:tc>
      </w:tr>
      <w:tr w:rsidR="00232CF6" w:rsidRPr="00DD5F6A" w14:paraId="79219D63" w14:textId="77777777" w:rsidTr="004422F2">
        <w:trPr>
          <w:trHeight w:val="250"/>
          <w:jc w:val="center"/>
        </w:trPr>
        <w:tc>
          <w:tcPr>
            <w:tcW w:w="1057" w:type="dxa"/>
            <w:noWrap/>
            <w:vAlign w:val="center"/>
            <w:hideMark/>
          </w:tcPr>
          <w:p w14:paraId="32222A02" w14:textId="77777777" w:rsidR="00232CF6" w:rsidRPr="00DD5F6A" w:rsidRDefault="00232CF6" w:rsidP="004422F2">
            <w:pPr>
              <w:jc w:val="center"/>
              <w:rPr>
                <w:sz w:val="16"/>
                <w:szCs w:val="16"/>
              </w:rPr>
            </w:pPr>
            <w:r w:rsidRPr="00DD5F6A">
              <w:rPr>
                <w:sz w:val="16"/>
                <w:szCs w:val="16"/>
              </w:rPr>
              <w:t>30,900.01</w:t>
            </w:r>
          </w:p>
        </w:tc>
        <w:tc>
          <w:tcPr>
            <w:tcW w:w="1001" w:type="dxa"/>
            <w:noWrap/>
            <w:vAlign w:val="center"/>
            <w:hideMark/>
          </w:tcPr>
          <w:p w14:paraId="63B25382" w14:textId="77777777" w:rsidR="00232CF6" w:rsidRPr="00DD5F6A" w:rsidRDefault="00232CF6" w:rsidP="004422F2">
            <w:pPr>
              <w:jc w:val="center"/>
              <w:rPr>
                <w:sz w:val="16"/>
                <w:szCs w:val="16"/>
              </w:rPr>
            </w:pPr>
            <w:r w:rsidRPr="00DD5F6A">
              <w:rPr>
                <w:sz w:val="16"/>
                <w:szCs w:val="16"/>
              </w:rPr>
              <w:t>31,300.00</w:t>
            </w:r>
          </w:p>
        </w:tc>
        <w:tc>
          <w:tcPr>
            <w:tcW w:w="889" w:type="dxa"/>
            <w:noWrap/>
            <w:vAlign w:val="bottom"/>
            <w:hideMark/>
          </w:tcPr>
          <w:p w14:paraId="4B3A98B0" w14:textId="77777777" w:rsidR="00232CF6" w:rsidRPr="00DD5F6A" w:rsidRDefault="00232CF6" w:rsidP="004422F2">
            <w:pPr>
              <w:jc w:val="center"/>
              <w:rPr>
                <w:sz w:val="16"/>
                <w:szCs w:val="16"/>
              </w:rPr>
            </w:pPr>
            <w:r w:rsidRPr="008B201F">
              <w:rPr>
                <w:rFonts w:eastAsia="Aptos"/>
                <w:kern w:val="2"/>
                <w:sz w:val="16"/>
                <w:szCs w:val="16"/>
              </w:rPr>
              <w:t xml:space="preserve">960.99 </w:t>
            </w:r>
          </w:p>
        </w:tc>
        <w:tc>
          <w:tcPr>
            <w:tcW w:w="900" w:type="dxa"/>
            <w:noWrap/>
            <w:vAlign w:val="bottom"/>
            <w:hideMark/>
          </w:tcPr>
          <w:p w14:paraId="22007873" w14:textId="77777777" w:rsidR="00232CF6" w:rsidRPr="00DD5F6A" w:rsidRDefault="00232CF6" w:rsidP="004422F2">
            <w:pPr>
              <w:jc w:val="center"/>
              <w:rPr>
                <w:sz w:val="16"/>
                <w:szCs w:val="16"/>
              </w:rPr>
            </w:pPr>
            <w:r w:rsidRPr="008B201F">
              <w:rPr>
                <w:rFonts w:eastAsia="Aptos"/>
                <w:kern w:val="2"/>
                <w:sz w:val="16"/>
                <w:szCs w:val="16"/>
              </w:rPr>
              <w:t xml:space="preserve">563.15 </w:t>
            </w:r>
          </w:p>
        </w:tc>
        <w:tc>
          <w:tcPr>
            <w:tcW w:w="1003" w:type="dxa"/>
            <w:noWrap/>
            <w:vAlign w:val="bottom"/>
            <w:hideMark/>
          </w:tcPr>
          <w:p w14:paraId="07198575" w14:textId="77777777" w:rsidR="00232CF6" w:rsidRPr="00DD5F6A" w:rsidRDefault="00232CF6" w:rsidP="004422F2">
            <w:pPr>
              <w:jc w:val="center"/>
              <w:rPr>
                <w:sz w:val="16"/>
                <w:szCs w:val="16"/>
              </w:rPr>
            </w:pPr>
            <w:r w:rsidRPr="008B201F">
              <w:rPr>
                <w:rFonts w:eastAsia="Aptos"/>
                <w:kern w:val="2"/>
                <w:sz w:val="16"/>
                <w:szCs w:val="16"/>
              </w:rPr>
              <w:t>165.32</w:t>
            </w:r>
          </w:p>
        </w:tc>
      </w:tr>
      <w:tr w:rsidR="00232CF6" w:rsidRPr="00DD5F6A" w14:paraId="566DF5F4" w14:textId="77777777" w:rsidTr="004422F2">
        <w:trPr>
          <w:trHeight w:val="250"/>
          <w:jc w:val="center"/>
        </w:trPr>
        <w:tc>
          <w:tcPr>
            <w:tcW w:w="1057" w:type="dxa"/>
            <w:noWrap/>
            <w:vAlign w:val="center"/>
            <w:hideMark/>
          </w:tcPr>
          <w:p w14:paraId="199FCE89" w14:textId="77777777" w:rsidR="00232CF6" w:rsidRPr="00DD5F6A" w:rsidRDefault="00232CF6" w:rsidP="004422F2">
            <w:pPr>
              <w:jc w:val="center"/>
              <w:rPr>
                <w:sz w:val="16"/>
                <w:szCs w:val="16"/>
              </w:rPr>
            </w:pPr>
            <w:r w:rsidRPr="00DD5F6A">
              <w:rPr>
                <w:sz w:val="16"/>
                <w:szCs w:val="16"/>
              </w:rPr>
              <w:t>31,300.01</w:t>
            </w:r>
          </w:p>
        </w:tc>
        <w:tc>
          <w:tcPr>
            <w:tcW w:w="1001" w:type="dxa"/>
            <w:noWrap/>
            <w:vAlign w:val="center"/>
            <w:hideMark/>
          </w:tcPr>
          <w:p w14:paraId="22C32315" w14:textId="77777777" w:rsidR="00232CF6" w:rsidRPr="00DD5F6A" w:rsidRDefault="00232CF6" w:rsidP="004422F2">
            <w:pPr>
              <w:jc w:val="center"/>
              <w:rPr>
                <w:sz w:val="16"/>
                <w:szCs w:val="16"/>
              </w:rPr>
            </w:pPr>
            <w:r w:rsidRPr="00DD5F6A">
              <w:rPr>
                <w:sz w:val="16"/>
                <w:szCs w:val="16"/>
              </w:rPr>
              <w:t>31,700.00</w:t>
            </w:r>
          </w:p>
        </w:tc>
        <w:tc>
          <w:tcPr>
            <w:tcW w:w="889" w:type="dxa"/>
            <w:noWrap/>
            <w:vAlign w:val="bottom"/>
            <w:hideMark/>
          </w:tcPr>
          <w:p w14:paraId="332590C8" w14:textId="77777777" w:rsidR="00232CF6" w:rsidRPr="00DD5F6A" w:rsidRDefault="00232CF6" w:rsidP="004422F2">
            <w:pPr>
              <w:jc w:val="center"/>
              <w:rPr>
                <w:sz w:val="16"/>
                <w:szCs w:val="16"/>
              </w:rPr>
            </w:pPr>
            <w:r w:rsidRPr="008B201F">
              <w:rPr>
                <w:rFonts w:eastAsia="Aptos"/>
                <w:kern w:val="2"/>
                <w:sz w:val="16"/>
                <w:szCs w:val="16"/>
              </w:rPr>
              <w:t xml:space="preserve">973.35 </w:t>
            </w:r>
          </w:p>
        </w:tc>
        <w:tc>
          <w:tcPr>
            <w:tcW w:w="900" w:type="dxa"/>
            <w:noWrap/>
            <w:vAlign w:val="bottom"/>
            <w:hideMark/>
          </w:tcPr>
          <w:p w14:paraId="43300C51" w14:textId="77777777" w:rsidR="00232CF6" w:rsidRPr="00DD5F6A" w:rsidRDefault="00232CF6" w:rsidP="004422F2">
            <w:pPr>
              <w:jc w:val="center"/>
              <w:rPr>
                <w:sz w:val="16"/>
                <w:szCs w:val="16"/>
              </w:rPr>
            </w:pPr>
            <w:r w:rsidRPr="008B201F">
              <w:rPr>
                <w:rFonts w:eastAsia="Aptos"/>
                <w:kern w:val="2"/>
                <w:sz w:val="16"/>
                <w:szCs w:val="16"/>
              </w:rPr>
              <w:t xml:space="preserve">575.51 </w:t>
            </w:r>
          </w:p>
        </w:tc>
        <w:tc>
          <w:tcPr>
            <w:tcW w:w="1003" w:type="dxa"/>
            <w:noWrap/>
            <w:vAlign w:val="bottom"/>
            <w:hideMark/>
          </w:tcPr>
          <w:p w14:paraId="25555A17" w14:textId="77777777" w:rsidR="00232CF6" w:rsidRPr="00DD5F6A" w:rsidRDefault="00232CF6" w:rsidP="004422F2">
            <w:pPr>
              <w:jc w:val="center"/>
              <w:rPr>
                <w:sz w:val="16"/>
                <w:szCs w:val="16"/>
              </w:rPr>
            </w:pPr>
            <w:r w:rsidRPr="008B201F">
              <w:rPr>
                <w:rFonts w:eastAsia="Aptos"/>
                <w:kern w:val="2"/>
                <w:sz w:val="16"/>
                <w:szCs w:val="16"/>
              </w:rPr>
              <w:t>177.68</w:t>
            </w:r>
          </w:p>
        </w:tc>
      </w:tr>
      <w:tr w:rsidR="00232CF6" w:rsidRPr="00DD5F6A" w14:paraId="0028EA24" w14:textId="77777777" w:rsidTr="004422F2">
        <w:trPr>
          <w:trHeight w:val="250"/>
          <w:jc w:val="center"/>
        </w:trPr>
        <w:tc>
          <w:tcPr>
            <w:tcW w:w="1057" w:type="dxa"/>
            <w:noWrap/>
            <w:vAlign w:val="center"/>
            <w:hideMark/>
          </w:tcPr>
          <w:p w14:paraId="53816410" w14:textId="77777777" w:rsidR="00232CF6" w:rsidRPr="00DD5F6A" w:rsidRDefault="00232CF6" w:rsidP="004422F2">
            <w:pPr>
              <w:jc w:val="center"/>
              <w:rPr>
                <w:sz w:val="16"/>
                <w:szCs w:val="16"/>
              </w:rPr>
            </w:pPr>
            <w:r w:rsidRPr="00DD5F6A">
              <w:rPr>
                <w:sz w:val="16"/>
                <w:szCs w:val="16"/>
              </w:rPr>
              <w:t>31,700.01</w:t>
            </w:r>
          </w:p>
        </w:tc>
        <w:tc>
          <w:tcPr>
            <w:tcW w:w="1001" w:type="dxa"/>
            <w:noWrap/>
            <w:vAlign w:val="center"/>
            <w:hideMark/>
          </w:tcPr>
          <w:p w14:paraId="25E88C29" w14:textId="77777777" w:rsidR="00232CF6" w:rsidRPr="00DD5F6A" w:rsidRDefault="00232CF6" w:rsidP="004422F2">
            <w:pPr>
              <w:jc w:val="center"/>
              <w:rPr>
                <w:sz w:val="16"/>
                <w:szCs w:val="16"/>
              </w:rPr>
            </w:pPr>
            <w:r w:rsidRPr="00DD5F6A">
              <w:rPr>
                <w:sz w:val="16"/>
                <w:szCs w:val="16"/>
              </w:rPr>
              <w:t>32,100.00</w:t>
            </w:r>
          </w:p>
        </w:tc>
        <w:tc>
          <w:tcPr>
            <w:tcW w:w="889" w:type="dxa"/>
            <w:noWrap/>
            <w:vAlign w:val="bottom"/>
            <w:hideMark/>
          </w:tcPr>
          <w:p w14:paraId="6555CC45" w14:textId="77777777" w:rsidR="00232CF6" w:rsidRPr="00DD5F6A" w:rsidRDefault="00232CF6" w:rsidP="004422F2">
            <w:pPr>
              <w:jc w:val="center"/>
              <w:rPr>
                <w:sz w:val="16"/>
                <w:szCs w:val="16"/>
              </w:rPr>
            </w:pPr>
            <w:r w:rsidRPr="008B201F">
              <w:rPr>
                <w:rFonts w:eastAsia="Aptos"/>
                <w:kern w:val="2"/>
                <w:sz w:val="16"/>
                <w:szCs w:val="16"/>
              </w:rPr>
              <w:t xml:space="preserve">985.71 </w:t>
            </w:r>
          </w:p>
        </w:tc>
        <w:tc>
          <w:tcPr>
            <w:tcW w:w="900" w:type="dxa"/>
            <w:noWrap/>
            <w:vAlign w:val="bottom"/>
            <w:hideMark/>
          </w:tcPr>
          <w:p w14:paraId="278A68EE" w14:textId="77777777" w:rsidR="00232CF6" w:rsidRPr="00DD5F6A" w:rsidRDefault="00232CF6" w:rsidP="004422F2">
            <w:pPr>
              <w:jc w:val="center"/>
              <w:rPr>
                <w:sz w:val="16"/>
                <w:szCs w:val="16"/>
              </w:rPr>
            </w:pPr>
            <w:r w:rsidRPr="008B201F">
              <w:rPr>
                <w:rFonts w:eastAsia="Aptos"/>
                <w:kern w:val="2"/>
                <w:sz w:val="16"/>
                <w:szCs w:val="16"/>
              </w:rPr>
              <w:t xml:space="preserve">587.87 </w:t>
            </w:r>
          </w:p>
        </w:tc>
        <w:tc>
          <w:tcPr>
            <w:tcW w:w="1003" w:type="dxa"/>
            <w:noWrap/>
            <w:vAlign w:val="bottom"/>
            <w:hideMark/>
          </w:tcPr>
          <w:p w14:paraId="03E84197" w14:textId="77777777" w:rsidR="00232CF6" w:rsidRPr="00DD5F6A" w:rsidRDefault="00232CF6" w:rsidP="004422F2">
            <w:pPr>
              <w:jc w:val="center"/>
              <w:rPr>
                <w:sz w:val="16"/>
                <w:szCs w:val="16"/>
              </w:rPr>
            </w:pPr>
            <w:r w:rsidRPr="008B201F">
              <w:rPr>
                <w:rFonts w:eastAsia="Aptos"/>
                <w:kern w:val="2"/>
                <w:sz w:val="16"/>
                <w:szCs w:val="16"/>
              </w:rPr>
              <w:t>190.04</w:t>
            </w:r>
          </w:p>
        </w:tc>
      </w:tr>
      <w:tr w:rsidR="00232CF6" w:rsidRPr="00DD5F6A" w14:paraId="6287A185" w14:textId="77777777" w:rsidTr="004422F2">
        <w:trPr>
          <w:trHeight w:val="250"/>
          <w:jc w:val="center"/>
        </w:trPr>
        <w:tc>
          <w:tcPr>
            <w:tcW w:w="1057" w:type="dxa"/>
            <w:noWrap/>
            <w:vAlign w:val="center"/>
            <w:hideMark/>
          </w:tcPr>
          <w:p w14:paraId="3CAB27F7" w14:textId="77777777" w:rsidR="00232CF6" w:rsidRPr="00DD5F6A" w:rsidRDefault="00232CF6" w:rsidP="004422F2">
            <w:pPr>
              <w:jc w:val="center"/>
              <w:rPr>
                <w:sz w:val="16"/>
                <w:szCs w:val="16"/>
              </w:rPr>
            </w:pPr>
            <w:r w:rsidRPr="00DD5F6A">
              <w:rPr>
                <w:sz w:val="16"/>
                <w:szCs w:val="16"/>
              </w:rPr>
              <w:t>32,100.01</w:t>
            </w:r>
          </w:p>
        </w:tc>
        <w:tc>
          <w:tcPr>
            <w:tcW w:w="1001" w:type="dxa"/>
            <w:noWrap/>
            <w:vAlign w:val="center"/>
            <w:hideMark/>
          </w:tcPr>
          <w:p w14:paraId="0D29141D" w14:textId="77777777" w:rsidR="00232CF6" w:rsidRPr="00DD5F6A" w:rsidRDefault="00232CF6" w:rsidP="004422F2">
            <w:pPr>
              <w:jc w:val="center"/>
              <w:rPr>
                <w:sz w:val="16"/>
                <w:szCs w:val="16"/>
              </w:rPr>
            </w:pPr>
            <w:r w:rsidRPr="00DD5F6A">
              <w:rPr>
                <w:sz w:val="16"/>
                <w:szCs w:val="16"/>
              </w:rPr>
              <w:t>32,500.00</w:t>
            </w:r>
          </w:p>
        </w:tc>
        <w:tc>
          <w:tcPr>
            <w:tcW w:w="889" w:type="dxa"/>
            <w:noWrap/>
            <w:vAlign w:val="bottom"/>
            <w:hideMark/>
          </w:tcPr>
          <w:p w14:paraId="7BF5552D" w14:textId="77777777" w:rsidR="00232CF6" w:rsidRPr="00DD5F6A" w:rsidRDefault="00232CF6" w:rsidP="004422F2">
            <w:pPr>
              <w:jc w:val="center"/>
              <w:rPr>
                <w:sz w:val="16"/>
                <w:szCs w:val="16"/>
              </w:rPr>
            </w:pPr>
            <w:r w:rsidRPr="008B201F">
              <w:rPr>
                <w:rFonts w:eastAsia="Aptos"/>
                <w:kern w:val="2"/>
                <w:sz w:val="16"/>
                <w:szCs w:val="16"/>
              </w:rPr>
              <w:t xml:space="preserve">998.07 </w:t>
            </w:r>
          </w:p>
        </w:tc>
        <w:tc>
          <w:tcPr>
            <w:tcW w:w="900" w:type="dxa"/>
            <w:noWrap/>
            <w:vAlign w:val="bottom"/>
            <w:hideMark/>
          </w:tcPr>
          <w:p w14:paraId="0DD1ABD7" w14:textId="77777777" w:rsidR="00232CF6" w:rsidRPr="00DD5F6A" w:rsidRDefault="00232CF6" w:rsidP="004422F2">
            <w:pPr>
              <w:jc w:val="center"/>
              <w:rPr>
                <w:sz w:val="16"/>
                <w:szCs w:val="16"/>
              </w:rPr>
            </w:pPr>
            <w:r w:rsidRPr="008B201F">
              <w:rPr>
                <w:rFonts w:eastAsia="Aptos"/>
                <w:kern w:val="2"/>
                <w:sz w:val="16"/>
                <w:szCs w:val="16"/>
              </w:rPr>
              <w:t xml:space="preserve">600.23 </w:t>
            </w:r>
          </w:p>
        </w:tc>
        <w:tc>
          <w:tcPr>
            <w:tcW w:w="1003" w:type="dxa"/>
            <w:noWrap/>
            <w:vAlign w:val="bottom"/>
            <w:hideMark/>
          </w:tcPr>
          <w:p w14:paraId="3FBA20C3" w14:textId="77777777" w:rsidR="00232CF6" w:rsidRPr="00DD5F6A" w:rsidRDefault="00232CF6" w:rsidP="004422F2">
            <w:pPr>
              <w:jc w:val="center"/>
              <w:rPr>
                <w:sz w:val="16"/>
                <w:szCs w:val="16"/>
              </w:rPr>
            </w:pPr>
            <w:r w:rsidRPr="008B201F">
              <w:rPr>
                <w:rFonts w:eastAsia="Aptos"/>
                <w:kern w:val="2"/>
                <w:sz w:val="16"/>
                <w:szCs w:val="16"/>
              </w:rPr>
              <w:t>202.40</w:t>
            </w:r>
          </w:p>
        </w:tc>
      </w:tr>
      <w:tr w:rsidR="00232CF6" w:rsidRPr="00DD5F6A" w14:paraId="5D5D61C2" w14:textId="77777777" w:rsidTr="004422F2">
        <w:trPr>
          <w:trHeight w:val="250"/>
          <w:jc w:val="center"/>
        </w:trPr>
        <w:tc>
          <w:tcPr>
            <w:tcW w:w="1057" w:type="dxa"/>
            <w:noWrap/>
            <w:vAlign w:val="center"/>
            <w:hideMark/>
          </w:tcPr>
          <w:p w14:paraId="084C4C81" w14:textId="77777777" w:rsidR="00232CF6" w:rsidRPr="00DD5F6A" w:rsidRDefault="00232CF6" w:rsidP="004422F2">
            <w:pPr>
              <w:jc w:val="center"/>
              <w:rPr>
                <w:sz w:val="16"/>
                <w:szCs w:val="16"/>
              </w:rPr>
            </w:pPr>
            <w:r w:rsidRPr="00DD5F6A">
              <w:rPr>
                <w:sz w:val="16"/>
                <w:szCs w:val="16"/>
              </w:rPr>
              <w:t>32,500.01</w:t>
            </w:r>
          </w:p>
        </w:tc>
        <w:tc>
          <w:tcPr>
            <w:tcW w:w="1001" w:type="dxa"/>
            <w:noWrap/>
            <w:vAlign w:val="center"/>
            <w:hideMark/>
          </w:tcPr>
          <w:p w14:paraId="721F9487" w14:textId="77777777" w:rsidR="00232CF6" w:rsidRPr="00DD5F6A" w:rsidRDefault="00232CF6" w:rsidP="004422F2">
            <w:pPr>
              <w:jc w:val="center"/>
              <w:rPr>
                <w:sz w:val="16"/>
                <w:szCs w:val="16"/>
              </w:rPr>
            </w:pPr>
            <w:r w:rsidRPr="00DD5F6A">
              <w:rPr>
                <w:sz w:val="16"/>
                <w:szCs w:val="16"/>
              </w:rPr>
              <w:t>32,900.00</w:t>
            </w:r>
          </w:p>
        </w:tc>
        <w:tc>
          <w:tcPr>
            <w:tcW w:w="889" w:type="dxa"/>
            <w:noWrap/>
            <w:vAlign w:val="bottom"/>
            <w:hideMark/>
          </w:tcPr>
          <w:p w14:paraId="4091EA91" w14:textId="77777777" w:rsidR="00232CF6" w:rsidRPr="00DD5F6A" w:rsidRDefault="00232CF6" w:rsidP="004422F2">
            <w:pPr>
              <w:jc w:val="center"/>
              <w:rPr>
                <w:sz w:val="16"/>
                <w:szCs w:val="16"/>
              </w:rPr>
            </w:pPr>
            <w:r w:rsidRPr="008B201F">
              <w:rPr>
                <w:rFonts w:eastAsia="Aptos"/>
                <w:kern w:val="2"/>
                <w:sz w:val="16"/>
                <w:szCs w:val="16"/>
              </w:rPr>
              <w:t xml:space="preserve">1,010.43 </w:t>
            </w:r>
          </w:p>
        </w:tc>
        <w:tc>
          <w:tcPr>
            <w:tcW w:w="900" w:type="dxa"/>
            <w:noWrap/>
            <w:vAlign w:val="bottom"/>
            <w:hideMark/>
          </w:tcPr>
          <w:p w14:paraId="38E08954" w14:textId="77777777" w:rsidR="00232CF6" w:rsidRPr="00DD5F6A" w:rsidRDefault="00232CF6" w:rsidP="004422F2">
            <w:pPr>
              <w:jc w:val="center"/>
              <w:rPr>
                <w:sz w:val="16"/>
                <w:szCs w:val="16"/>
              </w:rPr>
            </w:pPr>
            <w:r w:rsidRPr="008B201F">
              <w:rPr>
                <w:rFonts w:eastAsia="Aptos"/>
                <w:kern w:val="2"/>
                <w:sz w:val="16"/>
                <w:szCs w:val="16"/>
              </w:rPr>
              <w:t xml:space="preserve">612.59 </w:t>
            </w:r>
          </w:p>
        </w:tc>
        <w:tc>
          <w:tcPr>
            <w:tcW w:w="1003" w:type="dxa"/>
            <w:noWrap/>
            <w:vAlign w:val="bottom"/>
            <w:hideMark/>
          </w:tcPr>
          <w:p w14:paraId="19012E64" w14:textId="77777777" w:rsidR="00232CF6" w:rsidRPr="00DD5F6A" w:rsidRDefault="00232CF6" w:rsidP="004422F2">
            <w:pPr>
              <w:jc w:val="center"/>
              <w:rPr>
                <w:sz w:val="16"/>
                <w:szCs w:val="16"/>
              </w:rPr>
            </w:pPr>
            <w:r w:rsidRPr="008B201F">
              <w:rPr>
                <w:rFonts w:eastAsia="Aptos"/>
                <w:kern w:val="2"/>
                <w:sz w:val="16"/>
                <w:szCs w:val="16"/>
              </w:rPr>
              <w:t>214.76</w:t>
            </w:r>
          </w:p>
        </w:tc>
      </w:tr>
      <w:tr w:rsidR="00232CF6" w:rsidRPr="00DD5F6A" w14:paraId="4251B0F8" w14:textId="77777777" w:rsidTr="004422F2">
        <w:trPr>
          <w:trHeight w:val="250"/>
          <w:jc w:val="center"/>
        </w:trPr>
        <w:tc>
          <w:tcPr>
            <w:tcW w:w="1057" w:type="dxa"/>
            <w:noWrap/>
            <w:vAlign w:val="center"/>
            <w:hideMark/>
          </w:tcPr>
          <w:p w14:paraId="627C287D" w14:textId="77777777" w:rsidR="00232CF6" w:rsidRPr="00DD5F6A" w:rsidRDefault="00232CF6" w:rsidP="004422F2">
            <w:pPr>
              <w:jc w:val="center"/>
              <w:rPr>
                <w:sz w:val="16"/>
                <w:szCs w:val="16"/>
              </w:rPr>
            </w:pPr>
            <w:r w:rsidRPr="00DD5F6A">
              <w:rPr>
                <w:sz w:val="16"/>
                <w:szCs w:val="16"/>
              </w:rPr>
              <w:t>32,900.01</w:t>
            </w:r>
          </w:p>
        </w:tc>
        <w:tc>
          <w:tcPr>
            <w:tcW w:w="1001" w:type="dxa"/>
            <w:noWrap/>
            <w:vAlign w:val="center"/>
            <w:hideMark/>
          </w:tcPr>
          <w:p w14:paraId="502A3B85" w14:textId="77777777" w:rsidR="00232CF6" w:rsidRPr="00DD5F6A" w:rsidRDefault="00232CF6" w:rsidP="004422F2">
            <w:pPr>
              <w:jc w:val="center"/>
              <w:rPr>
                <w:sz w:val="16"/>
                <w:szCs w:val="16"/>
              </w:rPr>
            </w:pPr>
            <w:r w:rsidRPr="00DD5F6A">
              <w:rPr>
                <w:sz w:val="16"/>
                <w:szCs w:val="16"/>
              </w:rPr>
              <w:t>33,300.00</w:t>
            </w:r>
          </w:p>
        </w:tc>
        <w:tc>
          <w:tcPr>
            <w:tcW w:w="889" w:type="dxa"/>
            <w:noWrap/>
            <w:vAlign w:val="bottom"/>
            <w:hideMark/>
          </w:tcPr>
          <w:p w14:paraId="7F3A3DAC" w14:textId="77777777" w:rsidR="00232CF6" w:rsidRPr="00DD5F6A" w:rsidRDefault="00232CF6" w:rsidP="004422F2">
            <w:pPr>
              <w:jc w:val="center"/>
              <w:rPr>
                <w:sz w:val="16"/>
                <w:szCs w:val="16"/>
              </w:rPr>
            </w:pPr>
            <w:r w:rsidRPr="008B201F">
              <w:rPr>
                <w:rFonts w:eastAsia="Aptos"/>
                <w:kern w:val="2"/>
                <w:sz w:val="16"/>
                <w:szCs w:val="16"/>
              </w:rPr>
              <w:t xml:space="preserve">1,022.79 </w:t>
            </w:r>
          </w:p>
        </w:tc>
        <w:tc>
          <w:tcPr>
            <w:tcW w:w="900" w:type="dxa"/>
            <w:noWrap/>
            <w:vAlign w:val="bottom"/>
            <w:hideMark/>
          </w:tcPr>
          <w:p w14:paraId="785CDFF3" w14:textId="77777777" w:rsidR="00232CF6" w:rsidRPr="00DD5F6A" w:rsidRDefault="00232CF6" w:rsidP="004422F2">
            <w:pPr>
              <w:jc w:val="center"/>
              <w:rPr>
                <w:sz w:val="16"/>
                <w:szCs w:val="16"/>
              </w:rPr>
            </w:pPr>
            <w:r w:rsidRPr="008B201F">
              <w:rPr>
                <w:rFonts w:eastAsia="Aptos"/>
                <w:kern w:val="2"/>
                <w:sz w:val="16"/>
                <w:szCs w:val="16"/>
              </w:rPr>
              <w:t xml:space="preserve">624.95 </w:t>
            </w:r>
          </w:p>
        </w:tc>
        <w:tc>
          <w:tcPr>
            <w:tcW w:w="1003" w:type="dxa"/>
            <w:noWrap/>
            <w:vAlign w:val="bottom"/>
            <w:hideMark/>
          </w:tcPr>
          <w:p w14:paraId="1E085FD8" w14:textId="77777777" w:rsidR="00232CF6" w:rsidRPr="00DD5F6A" w:rsidRDefault="00232CF6" w:rsidP="004422F2">
            <w:pPr>
              <w:jc w:val="center"/>
              <w:rPr>
                <w:sz w:val="16"/>
                <w:szCs w:val="16"/>
              </w:rPr>
            </w:pPr>
            <w:r w:rsidRPr="008B201F">
              <w:rPr>
                <w:rFonts w:eastAsia="Aptos"/>
                <w:kern w:val="2"/>
                <w:sz w:val="16"/>
                <w:szCs w:val="16"/>
              </w:rPr>
              <w:t>227.12</w:t>
            </w:r>
          </w:p>
        </w:tc>
      </w:tr>
      <w:tr w:rsidR="00232CF6" w:rsidRPr="00DD5F6A" w14:paraId="78D9EDA4" w14:textId="77777777" w:rsidTr="004422F2">
        <w:trPr>
          <w:trHeight w:val="250"/>
          <w:jc w:val="center"/>
        </w:trPr>
        <w:tc>
          <w:tcPr>
            <w:tcW w:w="1057" w:type="dxa"/>
            <w:noWrap/>
            <w:vAlign w:val="center"/>
            <w:hideMark/>
          </w:tcPr>
          <w:p w14:paraId="52FEE938" w14:textId="77777777" w:rsidR="00232CF6" w:rsidRPr="00DD5F6A" w:rsidRDefault="00232CF6" w:rsidP="004422F2">
            <w:pPr>
              <w:jc w:val="center"/>
              <w:rPr>
                <w:sz w:val="16"/>
                <w:szCs w:val="16"/>
              </w:rPr>
            </w:pPr>
            <w:r w:rsidRPr="00DD5F6A">
              <w:rPr>
                <w:sz w:val="16"/>
                <w:szCs w:val="16"/>
              </w:rPr>
              <w:t>33,300.01</w:t>
            </w:r>
          </w:p>
        </w:tc>
        <w:tc>
          <w:tcPr>
            <w:tcW w:w="1001" w:type="dxa"/>
            <w:noWrap/>
            <w:vAlign w:val="center"/>
            <w:hideMark/>
          </w:tcPr>
          <w:p w14:paraId="1845DBFE" w14:textId="77777777" w:rsidR="00232CF6" w:rsidRPr="00DD5F6A" w:rsidRDefault="00232CF6" w:rsidP="004422F2">
            <w:pPr>
              <w:jc w:val="center"/>
              <w:rPr>
                <w:sz w:val="16"/>
                <w:szCs w:val="16"/>
              </w:rPr>
            </w:pPr>
            <w:r w:rsidRPr="00DD5F6A">
              <w:rPr>
                <w:sz w:val="16"/>
                <w:szCs w:val="16"/>
              </w:rPr>
              <w:t>33,700.00</w:t>
            </w:r>
          </w:p>
        </w:tc>
        <w:tc>
          <w:tcPr>
            <w:tcW w:w="889" w:type="dxa"/>
            <w:noWrap/>
            <w:vAlign w:val="bottom"/>
            <w:hideMark/>
          </w:tcPr>
          <w:p w14:paraId="4B156029" w14:textId="77777777" w:rsidR="00232CF6" w:rsidRPr="00DD5F6A" w:rsidRDefault="00232CF6" w:rsidP="004422F2">
            <w:pPr>
              <w:jc w:val="center"/>
              <w:rPr>
                <w:sz w:val="16"/>
                <w:szCs w:val="16"/>
              </w:rPr>
            </w:pPr>
            <w:r w:rsidRPr="008B201F">
              <w:rPr>
                <w:rFonts w:eastAsia="Aptos"/>
                <w:kern w:val="2"/>
                <w:sz w:val="16"/>
                <w:szCs w:val="16"/>
              </w:rPr>
              <w:t xml:space="preserve">1,035.15 </w:t>
            </w:r>
          </w:p>
        </w:tc>
        <w:tc>
          <w:tcPr>
            <w:tcW w:w="900" w:type="dxa"/>
            <w:noWrap/>
            <w:vAlign w:val="bottom"/>
            <w:hideMark/>
          </w:tcPr>
          <w:p w14:paraId="0E16EA47" w14:textId="77777777" w:rsidR="00232CF6" w:rsidRPr="00DD5F6A" w:rsidRDefault="00232CF6" w:rsidP="004422F2">
            <w:pPr>
              <w:jc w:val="center"/>
              <w:rPr>
                <w:sz w:val="16"/>
                <w:szCs w:val="16"/>
              </w:rPr>
            </w:pPr>
            <w:r w:rsidRPr="008B201F">
              <w:rPr>
                <w:rFonts w:eastAsia="Aptos"/>
                <w:kern w:val="2"/>
                <w:sz w:val="16"/>
                <w:szCs w:val="16"/>
              </w:rPr>
              <w:t xml:space="preserve">637.31 </w:t>
            </w:r>
          </w:p>
        </w:tc>
        <w:tc>
          <w:tcPr>
            <w:tcW w:w="1003" w:type="dxa"/>
            <w:noWrap/>
            <w:vAlign w:val="bottom"/>
            <w:hideMark/>
          </w:tcPr>
          <w:p w14:paraId="2026500E" w14:textId="77777777" w:rsidR="00232CF6" w:rsidRPr="00DD5F6A" w:rsidRDefault="00232CF6" w:rsidP="004422F2">
            <w:pPr>
              <w:jc w:val="center"/>
              <w:rPr>
                <w:sz w:val="16"/>
                <w:szCs w:val="16"/>
              </w:rPr>
            </w:pPr>
            <w:r w:rsidRPr="008B201F">
              <w:rPr>
                <w:rFonts w:eastAsia="Aptos"/>
                <w:kern w:val="2"/>
                <w:sz w:val="16"/>
                <w:szCs w:val="16"/>
              </w:rPr>
              <w:t>239.48</w:t>
            </w:r>
          </w:p>
        </w:tc>
      </w:tr>
      <w:tr w:rsidR="00232CF6" w:rsidRPr="00DD5F6A" w14:paraId="7EDB6442" w14:textId="77777777" w:rsidTr="004422F2">
        <w:trPr>
          <w:trHeight w:val="250"/>
          <w:jc w:val="center"/>
        </w:trPr>
        <w:tc>
          <w:tcPr>
            <w:tcW w:w="1057" w:type="dxa"/>
            <w:noWrap/>
            <w:vAlign w:val="center"/>
            <w:hideMark/>
          </w:tcPr>
          <w:p w14:paraId="5B7EB47F" w14:textId="77777777" w:rsidR="00232CF6" w:rsidRPr="00DD5F6A" w:rsidRDefault="00232CF6" w:rsidP="004422F2">
            <w:pPr>
              <w:jc w:val="center"/>
              <w:rPr>
                <w:sz w:val="16"/>
                <w:szCs w:val="16"/>
              </w:rPr>
            </w:pPr>
            <w:r w:rsidRPr="00DD5F6A">
              <w:rPr>
                <w:sz w:val="16"/>
                <w:szCs w:val="16"/>
              </w:rPr>
              <w:t>33,700.01</w:t>
            </w:r>
          </w:p>
        </w:tc>
        <w:tc>
          <w:tcPr>
            <w:tcW w:w="1001" w:type="dxa"/>
            <w:noWrap/>
            <w:vAlign w:val="center"/>
            <w:hideMark/>
          </w:tcPr>
          <w:p w14:paraId="26DF5929" w14:textId="77777777" w:rsidR="00232CF6" w:rsidRPr="00DD5F6A" w:rsidRDefault="00232CF6" w:rsidP="004422F2">
            <w:pPr>
              <w:jc w:val="center"/>
              <w:rPr>
                <w:sz w:val="16"/>
                <w:szCs w:val="16"/>
              </w:rPr>
            </w:pPr>
            <w:r w:rsidRPr="00DD5F6A">
              <w:rPr>
                <w:sz w:val="16"/>
                <w:szCs w:val="16"/>
              </w:rPr>
              <w:t>34,100.00</w:t>
            </w:r>
          </w:p>
        </w:tc>
        <w:tc>
          <w:tcPr>
            <w:tcW w:w="889" w:type="dxa"/>
            <w:noWrap/>
            <w:vAlign w:val="bottom"/>
            <w:hideMark/>
          </w:tcPr>
          <w:p w14:paraId="616C3862" w14:textId="77777777" w:rsidR="00232CF6" w:rsidRPr="00DD5F6A" w:rsidRDefault="00232CF6" w:rsidP="004422F2">
            <w:pPr>
              <w:jc w:val="center"/>
              <w:rPr>
                <w:sz w:val="16"/>
                <w:szCs w:val="16"/>
              </w:rPr>
            </w:pPr>
            <w:r w:rsidRPr="008B201F">
              <w:rPr>
                <w:rFonts w:eastAsia="Aptos"/>
                <w:kern w:val="2"/>
                <w:sz w:val="16"/>
                <w:szCs w:val="16"/>
              </w:rPr>
              <w:t xml:space="preserve">1,047.51 </w:t>
            </w:r>
          </w:p>
        </w:tc>
        <w:tc>
          <w:tcPr>
            <w:tcW w:w="900" w:type="dxa"/>
            <w:noWrap/>
            <w:vAlign w:val="bottom"/>
            <w:hideMark/>
          </w:tcPr>
          <w:p w14:paraId="0FBBF42D" w14:textId="77777777" w:rsidR="00232CF6" w:rsidRPr="00DD5F6A" w:rsidRDefault="00232CF6" w:rsidP="004422F2">
            <w:pPr>
              <w:jc w:val="center"/>
              <w:rPr>
                <w:sz w:val="16"/>
                <w:szCs w:val="16"/>
              </w:rPr>
            </w:pPr>
            <w:r w:rsidRPr="008B201F">
              <w:rPr>
                <w:rFonts w:eastAsia="Aptos"/>
                <w:kern w:val="2"/>
                <w:sz w:val="16"/>
                <w:szCs w:val="16"/>
              </w:rPr>
              <w:t xml:space="preserve">649.67 </w:t>
            </w:r>
          </w:p>
        </w:tc>
        <w:tc>
          <w:tcPr>
            <w:tcW w:w="1003" w:type="dxa"/>
            <w:noWrap/>
            <w:vAlign w:val="bottom"/>
            <w:hideMark/>
          </w:tcPr>
          <w:p w14:paraId="38931D64" w14:textId="77777777" w:rsidR="00232CF6" w:rsidRPr="00DD5F6A" w:rsidRDefault="00232CF6" w:rsidP="004422F2">
            <w:pPr>
              <w:jc w:val="center"/>
              <w:rPr>
                <w:sz w:val="16"/>
                <w:szCs w:val="16"/>
              </w:rPr>
            </w:pPr>
            <w:r w:rsidRPr="008B201F">
              <w:rPr>
                <w:rFonts w:eastAsia="Aptos"/>
                <w:kern w:val="2"/>
                <w:sz w:val="16"/>
                <w:szCs w:val="16"/>
              </w:rPr>
              <w:t>251.84</w:t>
            </w:r>
          </w:p>
        </w:tc>
      </w:tr>
      <w:tr w:rsidR="00232CF6" w:rsidRPr="00DD5F6A" w14:paraId="40ADFCB0" w14:textId="77777777" w:rsidTr="004422F2">
        <w:trPr>
          <w:trHeight w:val="250"/>
          <w:jc w:val="center"/>
        </w:trPr>
        <w:tc>
          <w:tcPr>
            <w:tcW w:w="1057" w:type="dxa"/>
            <w:noWrap/>
            <w:vAlign w:val="center"/>
            <w:hideMark/>
          </w:tcPr>
          <w:p w14:paraId="41A23D80" w14:textId="77777777" w:rsidR="00232CF6" w:rsidRPr="00DD5F6A" w:rsidRDefault="00232CF6" w:rsidP="004422F2">
            <w:pPr>
              <w:jc w:val="center"/>
              <w:rPr>
                <w:sz w:val="16"/>
                <w:szCs w:val="16"/>
              </w:rPr>
            </w:pPr>
            <w:r w:rsidRPr="00DD5F6A">
              <w:rPr>
                <w:sz w:val="16"/>
                <w:szCs w:val="16"/>
              </w:rPr>
              <w:t>34,100.01</w:t>
            </w:r>
          </w:p>
        </w:tc>
        <w:tc>
          <w:tcPr>
            <w:tcW w:w="1001" w:type="dxa"/>
            <w:noWrap/>
            <w:vAlign w:val="center"/>
            <w:hideMark/>
          </w:tcPr>
          <w:p w14:paraId="081E255B" w14:textId="77777777" w:rsidR="00232CF6" w:rsidRPr="00DD5F6A" w:rsidRDefault="00232CF6" w:rsidP="004422F2">
            <w:pPr>
              <w:jc w:val="center"/>
              <w:rPr>
                <w:sz w:val="16"/>
                <w:szCs w:val="16"/>
              </w:rPr>
            </w:pPr>
            <w:r w:rsidRPr="00DD5F6A">
              <w:rPr>
                <w:sz w:val="16"/>
                <w:szCs w:val="16"/>
              </w:rPr>
              <w:t>34,500.00</w:t>
            </w:r>
          </w:p>
        </w:tc>
        <w:tc>
          <w:tcPr>
            <w:tcW w:w="889" w:type="dxa"/>
            <w:noWrap/>
            <w:vAlign w:val="bottom"/>
            <w:hideMark/>
          </w:tcPr>
          <w:p w14:paraId="078BBCF9" w14:textId="77777777" w:rsidR="00232CF6" w:rsidRPr="00DD5F6A" w:rsidRDefault="00232CF6" w:rsidP="004422F2">
            <w:pPr>
              <w:jc w:val="center"/>
              <w:rPr>
                <w:sz w:val="16"/>
                <w:szCs w:val="16"/>
              </w:rPr>
            </w:pPr>
            <w:r w:rsidRPr="008B201F">
              <w:rPr>
                <w:rFonts w:eastAsia="Aptos"/>
                <w:kern w:val="2"/>
                <w:sz w:val="16"/>
                <w:szCs w:val="16"/>
              </w:rPr>
              <w:t xml:space="preserve">1,059.87 </w:t>
            </w:r>
          </w:p>
        </w:tc>
        <w:tc>
          <w:tcPr>
            <w:tcW w:w="900" w:type="dxa"/>
            <w:noWrap/>
            <w:vAlign w:val="bottom"/>
            <w:hideMark/>
          </w:tcPr>
          <w:p w14:paraId="16DD56AE" w14:textId="77777777" w:rsidR="00232CF6" w:rsidRPr="00DD5F6A" w:rsidRDefault="00232CF6" w:rsidP="004422F2">
            <w:pPr>
              <w:jc w:val="center"/>
              <w:rPr>
                <w:sz w:val="16"/>
                <w:szCs w:val="16"/>
              </w:rPr>
            </w:pPr>
            <w:r w:rsidRPr="008B201F">
              <w:rPr>
                <w:rFonts w:eastAsia="Aptos"/>
                <w:kern w:val="2"/>
                <w:sz w:val="16"/>
                <w:szCs w:val="16"/>
              </w:rPr>
              <w:t xml:space="preserve">662.03 </w:t>
            </w:r>
          </w:p>
        </w:tc>
        <w:tc>
          <w:tcPr>
            <w:tcW w:w="1003" w:type="dxa"/>
            <w:noWrap/>
            <w:vAlign w:val="bottom"/>
            <w:hideMark/>
          </w:tcPr>
          <w:p w14:paraId="445309DB" w14:textId="77777777" w:rsidR="00232CF6" w:rsidRPr="00DD5F6A" w:rsidRDefault="00232CF6" w:rsidP="004422F2">
            <w:pPr>
              <w:jc w:val="center"/>
              <w:rPr>
                <w:sz w:val="16"/>
                <w:szCs w:val="16"/>
              </w:rPr>
            </w:pPr>
            <w:r w:rsidRPr="008B201F">
              <w:rPr>
                <w:rFonts w:eastAsia="Aptos"/>
                <w:kern w:val="2"/>
                <w:sz w:val="16"/>
                <w:szCs w:val="16"/>
              </w:rPr>
              <w:t>264.20</w:t>
            </w:r>
          </w:p>
        </w:tc>
      </w:tr>
      <w:tr w:rsidR="00232CF6" w:rsidRPr="00DD5F6A" w14:paraId="59B7CBD0" w14:textId="77777777" w:rsidTr="004422F2">
        <w:trPr>
          <w:trHeight w:val="250"/>
          <w:jc w:val="center"/>
        </w:trPr>
        <w:tc>
          <w:tcPr>
            <w:tcW w:w="1057" w:type="dxa"/>
            <w:noWrap/>
            <w:vAlign w:val="center"/>
            <w:hideMark/>
          </w:tcPr>
          <w:p w14:paraId="6DC3B584" w14:textId="77777777" w:rsidR="00232CF6" w:rsidRPr="00DD5F6A" w:rsidRDefault="00232CF6" w:rsidP="004422F2">
            <w:pPr>
              <w:jc w:val="center"/>
              <w:rPr>
                <w:sz w:val="16"/>
                <w:szCs w:val="16"/>
              </w:rPr>
            </w:pPr>
            <w:r w:rsidRPr="00DD5F6A">
              <w:rPr>
                <w:sz w:val="16"/>
                <w:szCs w:val="16"/>
              </w:rPr>
              <w:t>34,500.01</w:t>
            </w:r>
          </w:p>
        </w:tc>
        <w:tc>
          <w:tcPr>
            <w:tcW w:w="1001" w:type="dxa"/>
            <w:noWrap/>
            <w:vAlign w:val="center"/>
            <w:hideMark/>
          </w:tcPr>
          <w:p w14:paraId="08177108" w14:textId="77777777" w:rsidR="00232CF6" w:rsidRPr="00DD5F6A" w:rsidRDefault="00232CF6" w:rsidP="004422F2">
            <w:pPr>
              <w:jc w:val="center"/>
              <w:rPr>
                <w:sz w:val="16"/>
                <w:szCs w:val="16"/>
              </w:rPr>
            </w:pPr>
            <w:r w:rsidRPr="00DD5F6A">
              <w:rPr>
                <w:sz w:val="16"/>
                <w:szCs w:val="16"/>
              </w:rPr>
              <w:t>34,900.00</w:t>
            </w:r>
          </w:p>
        </w:tc>
        <w:tc>
          <w:tcPr>
            <w:tcW w:w="889" w:type="dxa"/>
            <w:noWrap/>
            <w:vAlign w:val="bottom"/>
            <w:hideMark/>
          </w:tcPr>
          <w:p w14:paraId="0657FEED" w14:textId="77777777" w:rsidR="00232CF6" w:rsidRPr="00DD5F6A" w:rsidRDefault="00232CF6" w:rsidP="004422F2">
            <w:pPr>
              <w:jc w:val="center"/>
              <w:rPr>
                <w:sz w:val="16"/>
                <w:szCs w:val="16"/>
              </w:rPr>
            </w:pPr>
            <w:r w:rsidRPr="008B201F">
              <w:rPr>
                <w:rFonts w:eastAsia="Aptos"/>
                <w:kern w:val="2"/>
                <w:sz w:val="16"/>
                <w:szCs w:val="16"/>
              </w:rPr>
              <w:t xml:space="preserve">1,072.23 </w:t>
            </w:r>
          </w:p>
        </w:tc>
        <w:tc>
          <w:tcPr>
            <w:tcW w:w="900" w:type="dxa"/>
            <w:noWrap/>
            <w:vAlign w:val="bottom"/>
            <w:hideMark/>
          </w:tcPr>
          <w:p w14:paraId="78DB745B" w14:textId="77777777" w:rsidR="00232CF6" w:rsidRPr="00DD5F6A" w:rsidRDefault="00232CF6" w:rsidP="004422F2">
            <w:pPr>
              <w:jc w:val="center"/>
              <w:rPr>
                <w:sz w:val="16"/>
                <w:szCs w:val="16"/>
              </w:rPr>
            </w:pPr>
            <w:r w:rsidRPr="008B201F">
              <w:rPr>
                <w:rFonts w:eastAsia="Aptos"/>
                <w:kern w:val="2"/>
                <w:sz w:val="16"/>
                <w:szCs w:val="16"/>
              </w:rPr>
              <w:t xml:space="preserve">674.39 </w:t>
            </w:r>
          </w:p>
        </w:tc>
        <w:tc>
          <w:tcPr>
            <w:tcW w:w="1003" w:type="dxa"/>
            <w:noWrap/>
            <w:vAlign w:val="bottom"/>
            <w:hideMark/>
          </w:tcPr>
          <w:p w14:paraId="160BB1FC" w14:textId="77777777" w:rsidR="00232CF6" w:rsidRPr="00DD5F6A" w:rsidRDefault="00232CF6" w:rsidP="004422F2">
            <w:pPr>
              <w:jc w:val="center"/>
              <w:rPr>
                <w:sz w:val="16"/>
                <w:szCs w:val="16"/>
              </w:rPr>
            </w:pPr>
            <w:r w:rsidRPr="008B201F">
              <w:rPr>
                <w:rFonts w:eastAsia="Aptos"/>
                <w:kern w:val="2"/>
                <w:sz w:val="16"/>
                <w:szCs w:val="16"/>
              </w:rPr>
              <w:t>276.56</w:t>
            </w:r>
          </w:p>
        </w:tc>
      </w:tr>
      <w:tr w:rsidR="00232CF6" w:rsidRPr="00DD5F6A" w14:paraId="60E26D19" w14:textId="77777777" w:rsidTr="004422F2">
        <w:trPr>
          <w:trHeight w:val="250"/>
          <w:jc w:val="center"/>
        </w:trPr>
        <w:tc>
          <w:tcPr>
            <w:tcW w:w="1057" w:type="dxa"/>
            <w:noWrap/>
            <w:vAlign w:val="center"/>
            <w:hideMark/>
          </w:tcPr>
          <w:p w14:paraId="7B12DE66" w14:textId="77777777" w:rsidR="00232CF6" w:rsidRPr="00DD5F6A" w:rsidRDefault="00232CF6" w:rsidP="004422F2">
            <w:pPr>
              <w:jc w:val="center"/>
              <w:rPr>
                <w:sz w:val="16"/>
                <w:szCs w:val="16"/>
              </w:rPr>
            </w:pPr>
            <w:r w:rsidRPr="00DD5F6A">
              <w:rPr>
                <w:sz w:val="16"/>
                <w:szCs w:val="16"/>
              </w:rPr>
              <w:t>34,900.01</w:t>
            </w:r>
          </w:p>
        </w:tc>
        <w:tc>
          <w:tcPr>
            <w:tcW w:w="1001" w:type="dxa"/>
            <w:noWrap/>
            <w:vAlign w:val="center"/>
            <w:hideMark/>
          </w:tcPr>
          <w:p w14:paraId="1DEAE837" w14:textId="77777777" w:rsidR="00232CF6" w:rsidRPr="00DD5F6A" w:rsidRDefault="00232CF6" w:rsidP="004422F2">
            <w:pPr>
              <w:jc w:val="center"/>
              <w:rPr>
                <w:sz w:val="16"/>
                <w:szCs w:val="16"/>
              </w:rPr>
            </w:pPr>
            <w:r w:rsidRPr="00DD5F6A">
              <w:rPr>
                <w:sz w:val="16"/>
                <w:szCs w:val="16"/>
              </w:rPr>
              <w:t>35,300.00</w:t>
            </w:r>
          </w:p>
        </w:tc>
        <w:tc>
          <w:tcPr>
            <w:tcW w:w="889" w:type="dxa"/>
            <w:noWrap/>
            <w:vAlign w:val="bottom"/>
            <w:hideMark/>
          </w:tcPr>
          <w:p w14:paraId="57DB54E1" w14:textId="77777777" w:rsidR="00232CF6" w:rsidRPr="00DD5F6A" w:rsidRDefault="00232CF6" w:rsidP="004422F2">
            <w:pPr>
              <w:jc w:val="center"/>
              <w:rPr>
                <w:sz w:val="16"/>
                <w:szCs w:val="16"/>
              </w:rPr>
            </w:pPr>
            <w:r w:rsidRPr="008B201F">
              <w:rPr>
                <w:rFonts w:eastAsia="Aptos"/>
                <w:kern w:val="2"/>
                <w:sz w:val="16"/>
                <w:szCs w:val="16"/>
              </w:rPr>
              <w:t xml:space="preserve">1,084.59 </w:t>
            </w:r>
          </w:p>
        </w:tc>
        <w:tc>
          <w:tcPr>
            <w:tcW w:w="900" w:type="dxa"/>
            <w:noWrap/>
            <w:vAlign w:val="bottom"/>
            <w:hideMark/>
          </w:tcPr>
          <w:p w14:paraId="14541FD8" w14:textId="77777777" w:rsidR="00232CF6" w:rsidRPr="00DD5F6A" w:rsidRDefault="00232CF6" w:rsidP="004422F2">
            <w:pPr>
              <w:jc w:val="center"/>
              <w:rPr>
                <w:sz w:val="16"/>
                <w:szCs w:val="16"/>
              </w:rPr>
            </w:pPr>
            <w:r w:rsidRPr="008B201F">
              <w:rPr>
                <w:rFonts w:eastAsia="Aptos"/>
                <w:kern w:val="2"/>
                <w:sz w:val="16"/>
                <w:szCs w:val="16"/>
              </w:rPr>
              <w:t xml:space="preserve">686.75 </w:t>
            </w:r>
          </w:p>
        </w:tc>
        <w:tc>
          <w:tcPr>
            <w:tcW w:w="1003" w:type="dxa"/>
            <w:noWrap/>
            <w:vAlign w:val="bottom"/>
            <w:hideMark/>
          </w:tcPr>
          <w:p w14:paraId="7A566EB7" w14:textId="77777777" w:rsidR="00232CF6" w:rsidRPr="00DD5F6A" w:rsidRDefault="00232CF6" w:rsidP="004422F2">
            <w:pPr>
              <w:jc w:val="center"/>
              <w:rPr>
                <w:sz w:val="16"/>
                <w:szCs w:val="16"/>
              </w:rPr>
            </w:pPr>
            <w:r w:rsidRPr="008B201F">
              <w:rPr>
                <w:rFonts w:eastAsia="Aptos"/>
                <w:kern w:val="2"/>
                <w:sz w:val="16"/>
                <w:szCs w:val="16"/>
              </w:rPr>
              <w:t>288.92</w:t>
            </w:r>
          </w:p>
        </w:tc>
      </w:tr>
      <w:tr w:rsidR="00232CF6" w:rsidRPr="00DD5F6A" w14:paraId="1E5F2083" w14:textId="77777777" w:rsidTr="004422F2">
        <w:trPr>
          <w:trHeight w:val="250"/>
          <w:jc w:val="center"/>
        </w:trPr>
        <w:tc>
          <w:tcPr>
            <w:tcW w:w="1057" w:type="dxa"/>
            <w:noWrap/>
            <w:vAlign w:val="center"/>
            <w:hideMark/>
          </w:tcPr>
          <w:p w14:paraId="6980336B" w14:textId="77777777" w:rsidR="00232CF6" w:rsidRPr="00DD5F6A" w:rsidRDefault="00232CF6" w:rsidP="004422F2">
            <w:pPr>
              <w:jc w:val="center"/>
              <w:rPr>
                <w:sz w:val="16"/>
                <w:szCs w:val="16"/>
              </w:rPr>
            </w:pPr>
            <w:r w:rsidRPr="00DD5F6A">
              <w:rPr>
                <w:sz w:val="16"/>
                <w:szCs w:val="16"/>
              </w:rPr>
              <w:t>35,300.01</w:t>
            </w:r>
          </w:p>
        </w:tc>
        <w:tc>
          <w:tcPr>
            <w:tcW w:w="1001" w:type="dxa"/>
            <w:noWrap/>
            <w:vAlign w:val="center"/>
            <w:hideMark/>
          </w:tcPr>
          <w:p w14:paraId="764179D1" w14:textId="77777777" w:rsidR="00232CF6" w:rsidRPr="00DD5F6A" w:rsidRDefault="00232CF6" w:rsidP="004422F2">
            <w:pPr>
              <w:jc w:val="center"/>
              <w:rPr>
                <w:sz w:val="16"/>
                <w:szCs w:val="16"/>
              </w:rPr>
            </w:pPr>
            <w:r w:rsidRPr="00DD5F6A">
              <w:rPr>
                <w:sz w:val="16"/>
                <w:szCs w:val="16"/>
              </w:rPr>
              <w:t>35,700.00</w:t>
            </w:r>
          </w:p>
        </w:tc>
        <w:tc>
          <w:tcPr>
            <w:tcW w:w="889" w:type="dxa"/>
            <w:noWrap/>
            <w:vAlign w:val="bottom"/>
            <w:hideMark/>
          </w:tcPr>
          <w:p w14:paraId="48EB40FC" w14:textId="77777777" w:rsidR="00232CF6" w:rsidRPr="00DD5F6A" w:rsidRDefault="00232CF6" w:rsidP="004422F2">
            <w:pPr>
              <w:jc w:val="center"/>
              <w:rPr>
                <w:sz w:val="16"/>
                <w:szCs w:val="16"/>
              </w:rPr>
            </w:pPr>
            <w:r w:rsidRPr="008B201F">
              <w:rPr>
                <w:rFonts w:eastAsia="Aptos"/>
                <w:kern w:val="2"/>
                <w:sz w:val="16"/>
                <w:szCs w:val="16"/>
              </w:rPr>
              <w:t xml:space="preserve">1,096.95 </w:t>
            </w:r>
          </w:p>
        </w:tc>
        <w:tc>
          <w:tcPr>
            <w:tcW w:w="900" w:type="dxa"/>
            <w:noWrap/>
            <w:vAlign w:val="bottom"/>
            <w:hideMark/>
          </w:tcPr>
          <w:p w14:paraId="0428D958" w14:textId="77777777" w:rsidR="00232CF6" w:rsidRPr="00DD5F6A" w:rsidRDefault="00232CF6" w:rsidP="004422F2">
            <w:pPr>
              <w:jc w:val="center"/>
              <w:rPr>
                <w:sz w:val="16"/>
                <w:szCs w:val="16"/>
              </w:rPr>
            </w:pPr>
            <w:r w:rsidRPr="008B201F">
              <w:rPr>
                <w:rFonts w:eastAsia="Aptos"/>
                <w:kern w:val="2"/>
                <w:sz w:val="16"/>
                <w:szCs w:val="16"/>
              </w:rPr>
              <w:t xml:space="preserve">699.11 </w:t>
            </w:r>
          </w:p>
        </w:tc>
        <w:tc>
          <w:tcPr>
            <w:tcW w:w="1003" w:type="dxa"/>
            <w:noWrap/>
            <w:vAlign w:val="bottom"/>
            <w:hideMark/>
          </w:tcPr>
          <w:p w14:paraId="2E26B79F" w14:textId="77777777" w:rsidR="00232CF6" w:rsidRPr="00DD5F6A" w:rsidRDefault="00232CF6" w:rsidP="004422F2">
            <w:pPr>
              <w:jc w:val="center"/>
              <w:rPr>
                <w:sz w:val="16"/>
                <w:szCs w:val="16"/>
              </w:rPr>
            </w:pPr>
            <w:r w:rsidRPr="008B201F">
              <w:rPr>
                <w:rFonts w:eastAsia="Aptos"/>
                <w:kern w:val="2"/>
                <w:sz w:val="16"/>
                <w:szCs w:val="16"/>
              </w:rPr>
              <w:t>301.28</w:t>
            </w:r>
          </w:p>
        </w:tc>
      </w:tr>
      <w:tr w:rsidR="00232CF6" w:rsidRPr="00DD5F6A" w14:paraId="575C0E9A" w14:textId="77777777" w:rsidTr="004422F2">
        <w:trPr>
          <w:trHeight w:val="250"/>
          <w:jc w:val="center"/>
        </w:trPr>
        <w:tc>
          <w:tcPr>
            <w:tcW w:w="1057" w:type="dxa"/>
            <w:noWrap/>
            <w:vAlign w:val="center"/>
            <w:hideMark/>
          </w:tcPr>
          <w:p w14:paraId="426EFB96" w14:textId="77777777" w:rsidR="00232CF6" w:rsidRPr="00DD5F6A" w:rsidRDefault="00232CF6" w:rsidP="004422F2">
            <w:pPr>
              <w:jc w:val="center"/>
              <w:rPr>
                <w:sz w:val="16"/>
                <w:szCs w:val="16"/>
              </w:rPr>
            </w:pPr>
            <w:r w:rsidRPr="00DD5F6A">
              <w:rPr>
                <w:sz w:val="16"/>
                <w:szCs w:val="16"/>
              </w:rPr>
              <w:t>35,700.01</w:t>
            </w:r>
          </w:p>
        </w:tc>
        <w:tc>
          <w:tcPr>
            <w:tcW w:w="1001" w:type="dxa"/>
            <w:noWrap/>
            <w:vAlign w:val="center"/>
            <w:hideMark/>
          </w:tcPr>
          <w:p w14:paraId="36B67399" w14:textId="77777777" w:rsidR="00232CF6" w:rsidRPr="00DD5F6A" w:rsidRDefault="00232CF6" w:rsidP="004422F2">
            <w:pPr>
              <w:jc w:val="center"/>
              <w:rPr>
                <w:sz w:val="16"/>
                <w:szCs w:val="16"/>
              </w:rPr>
            </w:pPr>
            <w:r w:rsidRPr="00DD5F6A">
              <w:rPr>
                <w:sz w:val="16"/>
                <w:szCs w:val="16"/>
              </w:rPr>
              <w:t>36,100.00</w:t>
            </w:r>
          </w:p>
        </w:tc>
        <w:tc>
          <w:tcPr>
            <w:tcW w:w="889" w:type="dxa"/>
            <w:noWrap/>
            <w:vAlign w:val="bottom"/>
            <w:hideMark/>
          </w:tcPr>
          <w:p w14:paraId="107D80B6" w14:textId="77777777" w:rsidR="00232CF6" w:rsidRPr="00DD5F6A" w:rsidRDefault="00232CF6" w:rsidP="004422F2">
            <w:pPr>
              <w:jc w:val="center"/>
              <w:rPr>
                <w:sz w:val="16"/>
                <w:szCs w:val="16"/>
              </w:rPr>
            </w:pPr>
            <w:r w:rsidRPr="008B201F">
              <w:rPr>
                <w:rFonts w:eastAsia="Aptos"/>
                <w:kern w:val="2"/>
                <w:sz w:val="16"/>
                <w:szCs w:val="16"/>
              </w:rPr>
              <w:t xml:space="preserve">1,109.31 </w:t>
            </w:r>
          </w:p>
        </w:tc>
        <w:tc>
          <w:tcPr>
            <w:tcW w:w="900" w:type="dxa"/>
            <w:noWrap/>
            <w:vAlign w:val="bottom"/>
            <w:hideMark/>
          </w:tcPr>
          <w:p w14:paraId="39BF8E93" w14:textId="77777777" w:rsidR="00232CF6" w:rsidRPr="00DD5F6A" w:rsidRDefault="00232CF6" w:rsidP="004422F2">
            <w:pPr>
              <w:jc w:val="center"/>
              <w:rPr>
                <w:sz w:val="16"/>
                <w:szCs w:val="16"/>
              </w:rPr>
            </w:pPr>
            <w:r w:rsidRPr="008B201F">
              <w:rPr>
                <w:rFonts w:eastAsia="Aptos"/>
                <w:kern w:val="2"/>
                <w:sz w:val="16"/>
                <w:szCs w:val="16"/>
              </w:rPr>
              <w:t xml:space="preserve">711.47 </w:t>
            </w:r>
          </w:p>
        </w:tc>
        <w:tc>
          <w:tcPr>
            <w:tcW w:w="1003" w:type="dxa"/>
            <w:noWrap/>
            <w:vAlign w:val="bottom"/>
            <w:hideMark/>
          </w:tcPr>
          <w:p w14:paraId="04CD69AF" w14:textId="77777777" w:rsidR="00232CF6" w:rsidRPr="00DD5F6A" w:rsidRDefault="00232CF6" w:rsidP="004422F2">
            <w:pPr>
              <w:jc w:val="center"/>
              <w:rPr>
                <w:sz w:val="16"/>
                <w:szCs w:val="16"/>
              </w:rPr>
            </w:pPr>
            <w:r w:rsidRPr="008B201F">
              <w:rPr>
                <w:rFonts w:eastAsia="Aptos"/>
                <w:kern w:val="2"/>
                <w:sz w:val="16"/>
                <w:szCs w:val="16"/>
              </w:rPr>
              <w:t>313.64</w:t>
            </w:r>
          </w:p>
        </w:tc>
      </w:tr>
      <w:tr w:rsidR="00232CF6" w:rsidRPr="00DD5F6A" w14:paraId="09971DAF" w14:textId="77777777" w:rsidTr="004422F2">
        <w:trPr>
          <w:trHeight w:val="250"/>
          <w:jc w:val="center"/>
        </w:trPr>
        <w:tc>
          <w:tcPr>
            <w:tcW w:w="1057" w:type="dxa"/>
            <w:noWrap/>
            <w:vAlign w:val="center"/>
            <w:hideMark/>
          </w:tcPr>
          <w:p w14:paraId="01A91459" w14:textId="77777777" w:rsidR="00232CF6" w:rsidRPr="00DD5F6A" w:rsidRDefault="00232CF6" w:rsidP="004422F2">
            <w:pPr>
              <w:jc w:val="center"/>
              <w:rPr>
                <w:sz w:val="16"/>
                <w:szCs w:val="16"/>
              </w:rPr>
            </w:pPr>
            <w:r w:rsidRPr="00DD5F6A">
              <w:rPr>
                <w:sz w:val="16"/>
                <w:szCs w:val="16"/>
              </w:rPr>
              <w:t>36,100.01</w:t>
            </w:r>
          </w:p>
        </w:tc>
        <w:tc>
          <w:tcPr>
            <w:tcW w:w="1001" w:type="dxa"/>
            <w:noWrap/>
            <w:vAlign w:val="center"/>
            <w:hideMark/>
          </w:tcPr>
          <w:p w14:paraId="4E7E4B1C" w14:textId="77777777" w:rsidR="00232CF6" w:rsidRPr="00DD5F6A" w:rsidRDefault="00232CF6" w:rsidP="004422F2">
            <w:pPr>
              <w:jc w:val="center"/>
              <w:rPr>
                <w:sz w:val="16"/>
                <w:szCs w:val="16"/>
              </w:rPr>
            </w:pPr>
            <w:r w:rsidRPr="00DD5F6A">
              <w:rPr>
                <w:sz w:val="16"/>
                <w:szCs w:val="16"/>
              </w:rPr>
              <w:t>36,500.00</w:t>
            </w:r>
          </w:p>
        </w:tc>
        <w:tc>
          <w:tcPr>
            <w:tcW w:w="889" w:type="dxa"/>
            <w:noWrap/>
            <w:vAlign w:val="bottom"/>
            <w:hideMark/>
          </w:tcPr>
          <w:p w14:paraId="5E145487" w14:textId="77777777" w:rsidR="00232CF6" w:rsidRPr="00DD5F6A" w:rsidRDefault="00232CF6" w:rsidP="004422F2">
            <w:pPr>
              <w:jc w:val="center"/>
              <w:rPr>
                <w:sz w:val="16"/>
                <w:szCs w:val="16"/>
              </w:rPr>
            </w:pPr>
            <w:r w:rsidRPr="008B201F">
              <w:rPr>
                <w:rFonts w:eastAsia="Aptos"/>
                <w:kern w:val="2"/>
                <w:sz w:val="16"/>
                <w:szCs w:val="16"/>
              </w:rPr>
              <w:t xml:space="preserve">1,121.67 </w:t>
            </w:r>
          </w:p>
        </w:tc>
        <w:tc>
          <w:tcPr>
            <w:tcW w:w="900" w:type="dxa"/>
            <w:noWrap/>
            <w:vAlign w:val="bottom"/>
            <w:hideMark/>
          </w:tcPr>
          <w:p w14:paraId="4CFB9ECD" w14:textId="77777777" w:rsidR="00232CF6" w:rsidRPr="00DD5F6A" w:rsidRDefault="00232CF6" w:rsidP="004422F2">
            <w:pPr>
              <w:jc w:val="center"/>
              <w:rPr>
                <w:sz w:val="16"/>
                <w:szCs w:val="16"/>
              </w:rPr>
            </w:pPr>
            <w:r w:rsidRPr="008B201F">
              <w:rPr>
                <w:rFonts w:eastAsia="Aptos"/>
                <w:kern w:val="2"/>
                <w:sz w:val="16"/>
                <w:szCs w:val="16"/>
              </w:rPr>
              <w:t xml:space="preserve">723.83 </w:t>
            </w:r>
          </w:p>
        </w:tc>
        <w:tc>
          <w:tcPr>
            <w:tcW w:w="1003" w:type="dxa"/>
            <w:noWrap/>
            <w:vAlign w:val="bottom"/>
            <w:hideMark/>
          </w:tcPr>
          <w:p w14:paraId="6C07FD8E" w14:textId="77777777" w:rsidR="00232CF6" w:rsidRPr="00DD5F6A" w:rsidRDefault="00232CF6" w:rsidP="004422F2">
            <w:pPr>
              <w:jc w:val="center"/>
              <w:rPr>
                <w:sz w:val="16"/>
                <w:szCs w:val="16"/>
              </w:rPr>
            </w:pPr>
            <w:r w:rsidRPr="008B201F">
              <w:rPr>
                <w:rFonts w:eastAsia="Aptos"/>
                <w:kern w:val="2"/>
                <w:sz w:val="16"/>
                <w:szCs w:val="16"/>
              </w:rPr>
              <w:t>326.00</w:t>
            </w:r>
          </w:p>
        </w:tc>
      </w:tr>
      <w:tr w:rsidR="00232CF6" w:rsidRPr="00DD5F6A" w14:paraId="18C7EE7B" w14:textId="77777777" w:rsidTr="004422F2">
        <w:trPr>
          <w:trHeight w:val="250"/>
          <w:jc w:val="center"/>
        </w:trPr>
        <w:tc>
          <w:tcPr>
            <w:tcW w:w="1057" w:type="dxa"/>
            <w:noWrap/>
            <w:vAlign w:val="center"/>
            <w:hideMark/>
          </w:tcPr>
          <w:p w14:paraId="055A8809" w14:textId="77777777" w:rsidR="00232CF6" w:rsidRPr="00DD5F6A" w:rsidRDefault="00232CF6" w:rsidP="004422F2">
            <w:pPr>
              <w:jc w:val="center"/>
              <w:rPr>
                <w:sz w:val="16"/>
                <w:szCs w:val="16"/>
              </w:rPr>
            </w:pPr>
            <w:r w:rsidRPr="00DD5F6A">
              <w:rPr>
                <w:sz w:val="16"/>
                <w:szCs w:val="16"/>
              </w:rPr>
              <w:t>36,500.01</w:t>
            </w:r>
          </w:p>
        </w:tc>
        <w:tc>
          <w:tcPr>
            <w:tcW w:w="1001" w:type="dxa"/>
            <w:noWrap/>
            <w:vAlign w:val="center"/>
            <w:hideMark/>
          </w:tcPr>
          <w:p w14:paraId="7D21835A" w14:textId="77777777" w:rsidR="00232CF6" w:rsidRPr="00DD5F6A" w:rsidRDefault="00232CF6" w:rsidP="004422F2">
            <w:pPr>
              <w:jc w:val="center"/>
              <w:rPr>
                <w:sz w:val="16"/>
                <w:szCs w:val="16"/>
              </w:rPr>
            </w:pPr>
            <w:r w:rsidRPr="00DD5F6A">
              <w:rPr>
                <w:sz w:val="16"/>
                <w:szCs w:val="16"/>
              </w:rPr>
              <w:t>36,900.00</w:t>
            </w:r>
          </w:p>
        </w:tc>
        <w:tc>
          <w:tcPr>
            <w:tcW w:w="889" w:type="dxa"/>
            <w:noWrap/>
            <w:vAlign w:val="bottom"/>
            <w:hideMark/>
          </w:tcPr>
          <w:p w14:paraId="09B91BD8" w14:textId="77777777" w:rsidR="00232CF6" w:rsidRPr="00DD5F6A" w:rsidRDefault="00232CF6" w:rsidP="004422F2">
            <w:pPr>
              <w:jc w:val="center"/>
              <w:rPr>
                <w:sz w:val="16"/>
                <w:szCs w:val="16"/>
              </w:rPr>
            </w:pPr>
            <w:r w:rsidRPr="008B201F">
              <w:rPr>
                <w:rFonts w:eastAsia="Aptos"/>
                <w:kern w:val="2"/>
                <w:sz w:val="16"/>
                <w:szCs w:val="16"/>
              </w:rPr>
              <w:t xml:space="preserve">1,134.03 </w:t>
            </w:r>
          </w:p>
        </w:tc>
        <w:tc>
          <w:tcPr>
            <w:tcW w:w="900" w:type="dxa"/>
            <w:noWrap/>
            <w:vAlign w:val="bottom"/>
            <w:hideMark/>
          </w:tcPr>
          <w:p w14:paraId="1D6DE298" w14:textId="77777777" w:rsidR="00232CF6" w:rsidRPr="00DD5F6A" w:rsidRDefault="00232CF6" w:rsidP="004422F2">
            <w:pPr>
              <w:jc w:val="center"/>
              <w:rPr>
                <w:sz w:val="16"/>
                <w:szCs w:val="16"/>
              </w:rPr>
            </w:pPr>
            <w:r w:rsidRPr="008B201F">
              <w:rPr>
                <w:rFonts w:eastAsia="Aptos"/>
                <w:kern w:val="2"/>
                <w:sz w:val="16"/>
                <w:szCs w:val="16"/>
              </w:rPr>
              <w:t xml:space="preserve">736.19 </w:t>
            </w:r>
          </w:p>
        </w:tc>
        <w:tc>
          <w:tcPr>
            <w:tcW w:w="1003" w:type="dxa"/>
            <w:noWrap/>
            <w:vAlign w:val="bottom"/>
            <w:hideMark/>
          </w:tcPr>
          <w:p w14:paraId="1B9AB2BE" w14:textId="77777777" w:rsidR="00232CF6" w:rsidRPr="00DD5F6A" w:rsidRDefault="00232CF6" w:rsidP="004422F2">
            <w:pPr>
              <w:jc w:val="center"/>
              <w:rPr>
                <w:sz w:val="16"/>
                <w:szCs w:val="16"/>
              </w:rPr>
            </w:pPr>
            <w:r w:rsidRPr="008B201F">
              <w:rPr>
                <w:rFonts w:eastAsia="Aptos"/>
                <w:kern w:val="2"/>
                <w:sz w:val="16"/>
                <w:szCs w:val="16"/>
              </w:rPr>
              <w:t>338.36</w:t>
            </w:r>
          </w:p>
        </w:tc>
      </w:tr>
      <w:tr w:rsidR="00232CF6" w:rsidRPr="00DD5F6A" w14:paraId="400F2C2C" w14:textId="77777777" w:rsidTr="004422F2">
        <w:trPr>
          <w:trHeight w:val="250"/>
          <w:jc w:val="center"/>
        </w:trPr>
        <w:tc>
          <w:tcPr>
            <w:tcW w:w="1057" w:type="dxa"/>
            <w:noWrap/>
            <w:vAlign w:val="center"/>
            <w:hideMark/>
          </w:tcPr>
          <w:p w14:paraId="491494CA" w14:textId="77777777" w:rsidR="00232CF6" w:rsidRPr="00DD5F6A" w:rsidRDefault="00232CF6" w:rsidP="004422F2">
            <w:pPr>
              <w:jc w:val="center"/>
              <w:rPr>
                <w:sz w:val="16"/>
                <w:szCs w:val="16"/>
              </w:rPr>
            </w:pPr>
            <w:r w:rsidRPr="00DD5F6A">
              <w:rPr>
                <w:sz w:val="16"/>
                <w:szCs w:val="16"/>
              </w:rPr>
              <w:t>36,900.01</w:t>
            </w:r>
          </w:p>
        </w:tc>
        <w:tc>
          <w:tcPr>
            <w:tcW w:w="1001" w:type="dxa"/>
            <w:noWrap/>
            <w:vAlign w:val="center"/>
            <w:hideMark/>
          </w:tcPr>
          <w:p w14:paraId="359CD463" w14:textId="77777777" w:rsidR="00232CF6" w:rsidRPr="00DD5F6A" w:rsidRDefault="00232CF6" w:rsidP="004422F2">
            <w:pPr>
              <w:jc w:val="center"/>
              <w:rPr>
                <w:sz w:val="16"/>
                <w:szCs w:val="16"/>
              </w:rPr>
            </w:pPr>
            <w:r w:rsidRPr="00DD5F6A">
              <w:rPr>
                <w:sz w:val="16"/>
                <w:szCs w:val="16"/>
              </w:rPr>
              <w:t>37,300.00</w:t>
            </w:r>
          </w:p>
        </w:tc>
        <w:tc>
          <w:tcPr>
            <w:tcW w:w="889" w:type="dxa"/>
            <w:noWrap/>
            <w:vAlign w:val="bottom"/>
            <w:hideMark/>
          </w:tcPr>
          <w:p w14:paraId="5C8CACFC" w14:textId="77777777" w:rsidR="00232CF6" w:rsidRPr="00DD5F6A" w:rsidRDefault="00232CF6" w:rsidP="004422F2">
            <w:pPr>
              <w:jc w:val="center"/>
              <w:rPr>
                <w:sz w:val="16"/>
                <w:szCs w:val="16"/>
              </w:rPr>
            </w:pPr>
            <w:r w:rsidRPr="008B201F">
              <w:rPr>
                <w:rFonts w:eastAsia="Aptos"/>
                <w:kern w:val="2"/>
                <w:sz w:val="16"/>
                <w:szCs w:val="16"/>
              </w:rPr>
              <w:t xml:space="preserve">1,146.39 </w:t>
            </w:r>
          </w:p>
        </w:tc>
        <w:tc>
          <w:tcPr>
            <w:tcW w:w="900" w:type="dxa"/>
            <w:noWrap/>
            <w:vAlign w:val="bottom"/>
            <w:hideMark/>
          </w:tcPr>
          <w:p w14:paraId="1BD52347" w14:textId="77777777" w:rsidR="00232CF6" w:rsidRPr="00DD5F6A" w:rsidRDefault="00232CF6" w:rsidP="004422F2">
            <w:pPr>
              <w:jc w:val="center"/>
              <w:rPr>
                <w:sz w:val="16"/>
                <w:szCs w:val="16"/>
              </w:rPr>
            </w:pPr>
            <w:r w:rsidRPr="008B201F">
              <w:rPr>
                <w:rFonts w:eastAsia="Aptos"/>
                <w:kern w:val="2"/>
                <w:sz w:val="16"/>
                <w:szCs w:val="16"/>
              </w:rPr>
              <w:t xml:space="preserve">748.55 </w:t>
            </w:r>
          </w:p>
        </w:tc>
        <w:tc>
          <w:tcPr>
            <w:tcW w:w="1003" w:type="dxa"/>
            <w:noWrap/>
            <w:vAlign w:val="bottom"/>
            <w:hideMark/>
          </w:tcPr>
          <w:p w14:paraId="5AB72B90" w14:textId="77777777" w:rsidR="00232CF6" w:rsidRPr="00DD5F6A" w:rsidRDefault="00232CF6" w:rsidP="004422F2">
            <w:pPr>
              <w:jc w:val="center"/>
              <w:rPr>
                <w:sz w:val="16"/>
                <w:szCs w:val="16"/>
              </w:rPr>
            </w:pPr>
            <w:r w:rsidRPr="008B201F">
              <w:rPr>
                <w:rFonts w:eastAsia="Aptos"/>
                <w:kern w:val="2"/>
                <w:sz w:val="16"/>
                <w:szCs w:val="16"/>
              </w:rPr>
              <w:t>350.72</w:t>
            </w:r>
          </w:p>
        </w:tc>
      </w:tr>
      <w:tr w:rsidR="00232CF6" w:rsidRPr="00DD5F6A" w14:paraId="1CCCC100" w14:textId="77777777" w:rsidTr="004422F2">
        <w:trPr>
          <w:trHeight w:val="250"/>
          <w:jc w:val="center"/>
        </w:trPr>
        <w:tc>
          <w:tcPr>
            <w:tcW w:w="1057" w:type="dxa"/>
            <w:noWrap/>
            <w:vAlign w:val="center"/>
            <w:hideMark/>
          </w:tcPr>
          <w:p w14:paraId="211E6D4D" w14:textId="77777777" w:rsidR="00232CF6" w:rsidRPr="00DD5F6A" w:rsidRDefault="00232CF6" w:rsidP="004422F2">
            <w:pPr>
              <w:jc w:val="center"/>
              <w:rPr>
                <w:sz w:val="16"/>
                <w:szCs w:val="16"/>
              </w:rPr>
            </w:pPr>
            <w:r w:rsidRPr="00DD5F6A">
              <w:rPr>
                <w:sz w:val="16"/>
                <w:szCs w:val="16"/>
              </w:rPr>
              <w:t>37,300.01</w:t>
            </w:r>
          </w:p>
        </w:tc>
        <w:tc>
          <w:tcPr>
            <w:tcW w:w="1001" w:type="dxa"/>
            <w:noWrap/>
            <w:vAlign w:val="center"/>
            <w:hideMark/>
          </w:tcPr>
          <w:p w14:paraId="2753EA3B" w14:textId="77777777" w:rsidR="00232CF6" w:rsidRPr="00DD5F6A" w:rsidRDefault="00232CF6" w:rsidP="004422F2">
            <w:pPr>
              <w:jc w:val="center"/>
              <w:rPr>
                <w:sz w:val="16"/>
                <w:szCs w:val="16"/>
              </w:rPr>
            </w:pPr>
            <w:r w:rsidRPr="00DD5F6A">
              <w:rPr>
                <w:sz w:val="16"/>
                <w:szCs w:val="16"/>
              </w:rPr>
              <w:t>37,700.00</w:t>
            </w:r>
          </w:p>
        </w:tc>
        <w:tc>
          <w:tcPr>
            <w:tcW w:w="889" w:type="dxa"/>
            <w:noWrap/>
            <w:vAlign w:val="bottom"/>
            <w:hideMark/>
          </w:tcPr>
          <w:p w14:paraId="594DA94E" w14:textId="77777777" w:rsidR="00232CF6" w:rsidRPr="00DD5F6A" w:rsidRDefault="00232CF6" w:rsidP="004422F2">
            <w:pPr>
              <w:jc w:val="center"/>
              <w:rPr>
                <w:sz w:val="16"/>
                <w:szCs w:val="16"/>
              </w:rPr>
            </w:pPr>
            <w:r w:rsidRPr="008B201F">
              <w:rPr>
                <w:rFonts w:eastAsia="Aptos"/>
                <w:kern w:val="2"/>
                <w:sz w:val="16"/>
                <w:szCs w:val="16"/>
              </w:rPr>
              <w:t xml:space="preserve">1,158.75 </w:t>
            </w:r>
          </w:p>
        </w:tc>
        <w:tc>
          <w:tcPr>
            <w:tcW w:w="900" w:type="dxa"/>
            <w:noWrap/>
            <w:vAlign w:val="bottom"/>
            <w:hideMark/>
          </w:tcPr>
          <w:p w14:paraId="1365074E" w14:textId="77777777" w:rsidR="00232CF6" w:rsidRPr="00DD5F6A" w:rsidRDefault="00232CF6" w:rsidP="004422F2">
            <w:pPr>
              <w:jc w:val="center"/>
              <w:rPr>
                <w:sz w:val="16"/>
                <w:szCs w:val="16"/>
              </w:rPr>
            </w:pPr>
            <w:r w:rsidRPr="008B201F">
              <w:rPr>
                <w:rFonts w:eastAsia="Aptos"/>
                <w:kern w:val="2"/>
                <w:sz w:val="16"/>
                <w:szCs w:val="16"/>
              </w:rPr>
              <w:t xml:space="preserve">760.91 </w:t>
            </w:r>
          </w:p>
        </w:tc>
        <w:tc>
          <w:tcPr>
            <w:tcW w:w="1003" w:type="dxa"/>
            <w:noWrap/>
            <w:vAlign w:val="bottom"/>
            <w:hideMark/>
          </w:tcPr>
          <w:p w14:paraId="25D5F961" w14:textId="77777777" w:rsidR="00232CF6" w:rsidRPr="00DD5F6A" w:rsidRDefault="00232CF6" w:rsidP="004422F2">
            <w:pPr>
              <w:jc w:val="center"/>
              <w:rPr>
                <w:sz w:val="16"/>
                <w:szCs w:val="16"/>
              </w:rPr>
            </w:pPr>
            <w:r w:rsidRPr="008B201F">
              <w:rPr>
                <w:rFonts w:eastAsia="Aptos"/>
                <w:kern w:val="2"/>
                <w:sz w:val="16"/>
                <w:szCs w:val="16"/>
              </w:rPr>
              <w:t>363.08</w:t>
            </w:r>
          </w:p>
        </w:tc>
      </w:tr>
      <w:tr w:rsidR="00232CF6" w:rsidRPr="00DD5F6A" w14:paraId="0C1D82D5" w14:textId="77777777" w:rsidTr="004422F2">
        <w:trPr>
          <w:trHeight w:val="250"/>
          <w:jc w:val="center"/>
        </w:trPr>
        <w:tc>
          <w:tcPr>
            <w:tcW w:w="1057" w:type="dxa"/>
            <w:noWrap/>
            <w:vAlign w:val="center"/>
            <w:hideMark/>
          </w:tcPr>
          <w:p w14:paraId="7614F0C4" w14:textId="77777777" w:rsidR="00232CF6" w:rsidRPr="00DD5F6A" w:rsidRDefault="00232CF6" w:rsidP="004422F2">
            <w:pPr>
              <w:jc w:val="center"/>
              <w:rPr>
                <w:sz w:val="16"/>
                <w:szCs w:val="16"/>
              </w:rPr>
            </w:pPr>
            <w:r w:rsidRPr="00DD5F6A">
              <w:rPr>
                <w:sz w:val="16"/>
                <w:szCs w:val="16"/>
              </w:rPr>
              <w:t>37,700.01</w:t>
            </w:r>
          </w:p>
        </w:tc>
        <w:tc>
          <w:tcPr>
            <w:tcW w:w="1001" w:type="dxa"/>
            <w:noWrap/>
            <w:vAlign w:val="center"/>
            <w:hideMark/>
          </w:tcPr>
          <w:p w14:paraId="1C659241" w14:textId="77777777" w:rsidR="00232CF6" w:rsidRPr="00DD5F6A" w:rsidRDefault="00232CF6" w:rsidP="004422F2">
            <w:pPr>
              <w:jc w:val="center"/>
              <w:rPr>
                <w:sz w:val="16"/>
                <w:szCs w:val="16"/>
              </w:rPr>
            </w:pPr>
            <w:r w:rsidRPr="00DD5F6A">
              <w:rPr>
                <w:sz w:val="16"/>
                <w:szCs w:val="16"/>
              </w:rPr>
              <w:t>38,100.00</w:t>
            </w:r>
          </w:p>
        </w:tc>
        <w:tc>
          <w:tcPr>
            <w:tcW w:w="889" w:type="dxa"/>
            <w:noWrap/>
            <w:vAlign w:val="bottom"/>
            <w:hideMark/>
          </w:tcPr>
          <w:p w14:paraId="7FA8959C" w14:textId="77777777" w:rsidR="00232CF6" w:rsidRPr="00DD5F6A" w:rsidRDefault="00232CF6" w:rsidP="004422F2">
            <w:pPr>
              <w:jc w:val="center"/>
              <w:rPr>
                <w:sz w:val="16"/>
                <w:szCs w:val="16"/>
              </w:rPr>
            </w:pPr>
            <w:r w:rsidRPr="008B201F">
              <w:rPr>
                <w:rFonts w:eastAsia="Aptos"/>
                <w:kern w:val="2"/>
                <w:sz w:val="16"/>
                <w:szCs w:val="16"/>
              </w:rPr>
              <w:t xml:space="preserve">1,171.11 </w:t>
            </w:r>
          </w:p>
        </w:tc>
        <w:tc>
          <w:tcPr>
            <w:tcW w:w="900" w:type="dxa"/>
            <w:noWrap/>
            <w:vAlign w:val="bottom"/>
            <w:hideMark/>
          </w:tcPr>
          <w:p w14:paraId="01808540" w14:textId="77777777" w:rsidR="00232CF6" w:rsidRPr="00DD5F6A" w:rsidRDefault="00232CF6" w:rsidP="004422F2">
            <w:pPr>
              <w:jc w:val="center"/>
              <w:rPr>
                <w:sz w:val="16"/>
                <w:szCs w:val="16"/>
              </w:rPr>
            </w:pPr>
            <w:r w:rsidRPr="008B201F">
              <w:rPr>
                <w:rFonts w:eastAsia="Aptos"/>
                <w:kern w:val="2"/>
                <w:sz w:val="16"/>
                <w:szCs w:val="16"/>
              </w:rPr>
              <w:t xml:space="preserve">773.27 </w:t>
            </w:r>
          </w:p>
        </w:tc>
        <w:tc>
          <w:tcPr>
            <w:tcW w:w="1003" w:type="dxa"/>
            <w:noWrap/>
            <w:vAlign w:val="bottom"/>
            <w:hideMark/>
          </w:tcPr>
          <w:p w14:paraId="3A849A3A" w14:textId="77777777" w:rsidR="00232CF6" w:rsidRPr="00DD5F6A" w:rsidRDefault="00232CF6" w:rsidP="004422F2">
            <w:pPr>
              <w:jc w:val="center"/>
              <w:rPr>
                <w:sz w:val="16"/>
                <w:szCs w:val="16"/>
              </w:rPr>
            </w:pPr>
            <w:r w:rsidRPr="008B201F">
              <w:rPr>
                <w:rFonts w:eastAsia="Aptos"/>
                <w:kern w:val="2"/>
                <w:sz w:val="16"/>
                <w:szCs w:val="16"/>
              </w:rPr>
              <w:t>375.44</w:t>
            </w:r>
          </w:p>
        </w:tc>
      </w:tr>
      <w:tr w:rsidR="00232CF6" w:rsidRPr="00DD5F6A" w14:paraId="21C3D3E4" w14:textId="77777777" w:rsidTr="004422F2">
        <w:trPr>
          <w:trHeight w:val="250"/>
          <w:jc w:val="center"/>
        </w:trPr>
        <w:tc>
          <w:tcPr>
            <w:tcW w:w="1057" w:type="dxa"/>
            <w:noWrap/>
            <w:vAlign w:val="center"/>
            <w:hideMark/>
          </w:tcPr>
          <w:p w14:paraId="6330E990" w14:textId="77777777" w:rsidR="00232CF6" w:rsidRPr="00DD5F6A" w:rsidRDefault="00232CF6" w:rsidP="004422F2">
            <w:pPr>
              <w:jc w:val="center"/>
              <w:rPr>
                <w:sz w:val="16"/>
                <w:szCs w:val="16"/>
              </w:rPr>
            </w:pPr>
            <w:r w:rsidRPr="00DD5F6A">
              <w:rPr>
                <w:sz w:val="16"/>
                <w:szCs w:val="16"/>
              </w:rPr>
              <w:t>38,100.01</w:t>
            </w:r>
          </w:p>
        </w:tc>
        <w:tc>
          <w:tcPr>
            <w:tcW w:w="1001" w:type="dxa"/>
            <w:noWrap/>
            <w:vAlign w:val="center"/>
            <w:hideMark/>
          </w:tcPr>
          <w:p w14:paraId="667D1E64" w14:textId="77777777" w:rsidR="00232CF6" w:rsidRPr="00DD5F6A" w:rsidRDefault="00232CF6" w:rsidP="004422F2">
            <w:pPr>
              <w:jc w:val="center"/>
              <w:rPr>
                <w:sz w:val="16"/>
                <w:szCs w:val="16"/>
              </w:rPr>
            </w:pPr>
            <w:r w:rsidRPr="00DD5F6A">
              <w:rPr>
                <w:sz w:val="16"/>
                <w:szCs w:val="16"/>
              </w:rPr>
              <w:t>38,500.00</w:t>
            </w:r>
          </w:p>
        </w:tc>
        <w:tc>
          <w:tcPr>
            <w:tcW w:w="889" w:type="dxa"/>
            <w:noWrap/>
            <w:vAlign w:val="bottom"/>
            <w:hideMark/>
          </w:tcPr>
          <w:p w14:paraId="6903BD70" w14:textId="77777777" w:rsidR="00232CF6" w:rsidRPr="00DD5F6A" w:rsidRDefault="00232CF6" w:rsidP="004422F2">
            <w:pPr>
              <w:jc w:val="center"/>
              <w:rPr>
                <w:sz w:val="16"/>
                <w:szCs w:val="16"/>
              </w:rPr>
            </w:pPr>
            <w:r w:rsidRPr="008B201F">
              <w:rPr>
                <w:rFonts w:eastAsia="Aptos"/>
                <w:kern w:val="2"/>
                <w:sz w:val="16"/>
                <w:szCs w:val="16"/>
              </w:rPr>
              <w:t xml:space="preserve">1,183.47 </w:t>
            </w:r>
          </w:p>
        </w:tc>
        <w:tc>
          <w:tcPr>
            <w:tcW w:w="900" w:type="dxa"/>
            <w:noWrap/>
            <w:vAlign w:val="bottom"/>
            <w:hideMark/>
          </w:tcPr>
          <w:p w14:paraId="4F876D18" w14:textId="77777777" w:rsidR="00232CF6" w:rsidRPr="00DD5F6A" w:rsidRDefault="00232CF6" w:rsidP="004422F2">
            <w:pPr>
              <w:jc w:val="center"/>
              <w:rPr>
                <w:sz w:val="16"/>
                <w:szCs w:val="16"/>
              </w:rPr>
            </w:pPr>
            <w:r w:rsidRPr="008B201F">
              <w:rPr>
                <w:rFonts w:eastAsia="Aptos"/>
                <w:kern w:val="2"/>
                <w:sz w:val="16"/>
                <w:szCs w:val="16"/>
              </w:rPr>
              <w:t xml:space="preserve">785.63 </w:t>
            </w:r>
          </w:p>
        </w:tc>
        <w:tc>
          <w:tcPr>
            <w:tcW w:w="1003" w:type="dxa"/>
            <w:noWrap/>
            <w:vAlign w:val="bottom"/>
            <w:hideMark/>
          </w:tcPr>
          <w:p w14:paraId="197111C8" w14:textId="77777777" w:rsidR="00232CF6" w:rsidRPr="00DD5F6A" w:rsidRDefault="00232CF6" w:rsidP="004422F2">
            <w:pPr>
              <w:jc w:val="center"/>
              <w:rPr>
                <w:sz w:val="16"/>
                <w:szCs w:val="16"/>
              </w:rPr>
            </w:pPr>
            <w:r w:rsidRPr="008B201F">
              <w:rPr>
                <w:rFonts w:eastAsia="Aptos"/>
                <w:kern w:val="2"/>
                <w:sz w:val="16"/>
                <w:szCs w:val="16"/>
              </w:rPr>
              <w:t>387.80</w:t>
            </w:r>
          </w:p>
        </w:tc>
      </w:tr>
      <w:tr w:rsidR="00232CF6" w:rsidRPr="00DD5F6A" w14:paraId="48EF0BD9" w14:textId="77777777" w:rsidTr="004422F2">
        <w:trPr>
          <w:trHeight w:val="250"/>
          <w:jc w:val="center"/>
        </w:trPr>
        <w:tc>
          <w:tcPr>
            <w:tcW w:w="1057" w:type="dxa"/>
            <w:noWrap/>
            <w:vAlign w:val="center"/>
            <w:hideMark/>
          </w:tcPr>
          <w:p w14:paraId="70A48813" w14:textId="77777777" w:rsidR="00232CF6" w:rsidRPr="00DD5F6A" w:rsidRDefault="00232CF6" w:rsidP="004422F2">
            <w:pPr>
              <w:jc w:val="center"/>
              <w:rPr>
                <w:sz w:val="16"/>
                <w:szCs w:val="16"/>
              </w:rPr>
            </w:pPr>
            <w:r w:rsidRPr="00DD5F6A">
              <w:rPr>
                <w:sz w:val="16"/>
                <w:szCs w:val="16"/>
              </w:rPr>
              <w:t>38,500.01</w:t>
            </w:r>
          </w:p>
        </w:tc>
        <w:tc>
          <w:tcPr>
            <w:tcW w:w="1001" w:type="dxa"/>
            <w:noWrap/>
            <w:vAlign w:val="center"/>
            <w:hideMark/>
          </w:tcPr>
          <w:p w14:paraId="73052E38" w14:textId="77777777" w:rsidR="00232CF6" w:rsidRPr="00DD5F6A" w:rsidRDefault="00232CF6" w:rsidP="004422F2">
            <w:pPr>
              <w:jc w:val="center"/>
              <w:rPr>
                <w:sz w:val="16"/>
                <w:szCs w:val="16"/>
              </w:rPr>
            </w:pPr>
            <w:r w:rsidRPr="00DD5F6A">
              <w:rPr>
                <w:sz w:val="16"/>
                <w:szCs w:val="16"/>
              </w:rPr>
              <w:t>38,900.00</w:t>
            </w:r>
          </w:p>
        </w:tc>
        <w:tc>
          <w:tcPr>
            <w:tcW w:w="889" w:type="dxa"/>
            <w:noWrap/>
            <w:vAlign w:val="bottom"/>
            <w:hideMark/>
          </w:tcPr>
          <w:p w14:paraId="28CB1B26" w14:textId="77777777" w:rsidR="00232CF6" w:rsidRPr="00DD5F6A" w:rsidRDefault="00232CF6" w:rsidP="004422F2">
            <w:pPr>
              <w:jc w:val="center"/>
              <w:rPr>
                <w:sz w:val="16"/>
                <w:szCs w:val="16"/>
              </w:rPr>
            </w:pPr>
            <w:r w:rsidRPr="008B201F">
              <w:rPr>
                <w:rFonts w:eastAsia="Aptos"/>
                <w:kern w:val="2"/>
                <w:sz w:val="16"/>
                <w:szCs w:val="16"/>
              </w:rPr>
              <w:t xml:space="preserve">1,195.83 </w:t>
            </w:r>
          </w:p>
        </w:tc>
        <w:tc>
          <w:tcPr>
            <w:tcW w:w="900" w:type="dxa"/>
            <w:noWrap/>
            <w:vAlign w:val="bottom"/>
            <w:hideMark/>
          </w:tcPr>
          <w:p w14:paraId="12DD3D93" w14:textId="77777777" w:rsidR="00232CF6" w:rsidRPr="00DD5F6A" w:rsidRDefault="00232CF6" w:rsidP="004422F2">
            <w:pPr>
              <w:jc w:val="center"/>
              <w:rPr>
                <w:sz w:val="16"/>
                <w:szCs w:val="16"/>
              </w:rPr>
            </w:pPr>
            <w:r w:rsidRPr="008B201F">
              <w:rPr>
                <w:rFonts w:eastAsia="Aptos"/>
                <w:kern w:val="2"/>
                <w:sz w:val="16"/>
                <w:szCs w:val="16"/>
              </w:rPr>
              <w:t xml:space="preserve">797.99 </w:t>
            </w:r>
          </w:p>
        </w:tc>
        <w:tc>
          <w:tcPr>
            <w:tcW w:w="1003" w:type="dxa"/>
            <w:noWrap/>
            <w:vAlign w:val="bottom"/>
            <w:hideMark/>
          </w:tcPr>
          <w:p w14:paraId="4C8FEFCB" w14:textId="77777777" w:rsidR="00232CF6" w:rsidRPr="00DD5F6A" w:rsidRDefault="00232CF6" w:rsidP="004422F2">
            <w:pPr>
              <w:jc w:val="center"/>
              <w:rPr>
                <w:sz w:val="16"/>
                <w:szCs w:val="16"/>
              </w:rPr>
            </w:pPr>
            <w:r w:rsidRPr="008B201F">
              <w:rPr>
                <w:rFonts w:eastAsia="Aptos"/>
                <w:kern w:val="2"/>
                <w:sz w:val="16"/>
                <w:szCs w:val="16"/>
              </w:rPr>
              <w:t>400.16</w:t>
            </w:r>
          </w:p>
        </w:tc>
      </w:tr>
      <w:tr w:rsidR="00232CF6" w:rsidRPr="00DD5F6A" w14:paraId="214CB4A3" w14:textId="77777777" w:rsidTr="004422F2">
        <w:trPr>
          <w:trHeight w:val="250"/>
          <w:jc w:val="center"/>
        </w:trPr>
        <w:tc>
          <w:tcPr>
            <w:tcW w:w="1057" w:type="dxa"/>
            <w:noWrap/>
            <w:vAlign w:val="center"/>
            <w:hideMark/>
          </w:tcPr>
          <w:p w14:paraId="15A65A27" w14:textId="77777777" w:rsidR="00232CF6" w:rsidRPr="00DD5F6A" w:rsidRDefault="00232CF6" w:rsidP="004422F2">
            <w:pPr>
              <w:jc w:val="center"/>
              <w:rPr>
                <w:sz w:val="16"/>
                <w:szCs w:val="16"/>
              </w:rPr>
            </w:pPr>
            <w:r w:rsidRPr="00DD5F6A">
              <w:rPr>
                <w:sz w:val="16"/>
                <w:szCs w:val="16"/>
              </w:rPr>
              <w:t>38,900.01</w:t>
            </w:r>
          </w:p>
        </w:tc>
        <w:tc>
          <w:tcPr>
            <w:tcW w:w="1001" w:type="dxa"/>
            <w:noWrap/>
            <w:vAlign w:val="center"/>
            <w:hideMark/>
          </w:tcPr>
          <w:p w14:paraId="29DD473C" w14:textId="77777777" w:rsidR="00232CF6" w:rsidRPr="00DD5F6A" w:rsidRDefault="00232CF6" w:rsidP="004422F2">
            <w:pPr>
              <w:jc w:val="center"/>
              <w:rPr>
                <w:sz w:val="16"/>
                <w:szCs w:val="16"/>
              </w:rPr>
            </w:pPr>
            <w:r w:rsidRPr="00DD5F6A">
              <w:rPr>
                <w:sz w:val="16"/>
                <w:szCs w:val="16"/>
              </w:rPr>
              <w:t>39,300.00</w:t>
            </w:r>
          </w:p>
        </w:tc>
        <w:tc>
          <w:tcPr>
            <w:tcW w:w="889" w:type="dxa"/>
            <w:noWrap/>
            <w:vAlign w:val="bottom"/>
            <w:hideMark/>
          </w:tcPr>
          <w:p w14:paraId="2902A410" w14:textId="77777777" w:rsidR="00232CF6" w:rsidRPr="00DD5F6A" w:rsidRDefault="00232CF6" w:rsidP="004422F2">
            <w:pPr>
              <w:jc w:val="center"/>
              <w:rPr>
                <w:sz w:val="16"/>
                <w:szCs w:val="16"/>
              </w:rPr>
            </w:pPr>
            <w:r w:rsidRPr="008B201F">
              <w:rPr>
                <w:rFonts w:eastAsia="Aptos"/>
                <w:kern w:val="2"/>
                <w:sz w:val="16"/>
                <w:szCs w:val="16"/>
              </w:rPr>
              <w:t xml:space="preserve">1,208.19 </w:t>
            </w:r>
          </w:p>
        </w:tc>
        <w:tc>
          <w:tcPr>
            <w:tcW w:w="900" w:type="dxa"/>
            <w:noWrap/>
            <w:vAlign w:val="bottom"/>
            <w:hideMark/>
          </w:tcPr>
          <w:p w14:paraId="655CB66D" w14:textId="77777777" w:rsidR="00232CF6" w:rsidRPr="00DD5F6A" w:rsidRDefault="00232CF6" w:rsidP="004422F2">
            <w:pPr>
              <w:jc w:val="center"/>
              <w:rPr>
                <w:sz w:val="16"/>
                <w:szCs w:val="16"/>
              </w:rPr>
            </w:pPr>
            <w:r w:rsidRPr="008B201F">
              <w:rPr>
                <w:rFonts w:eastAsia="Aptos"/>
                <w:kern w:val="2"/>
                <w:sz w:val="16"/>
                <w:szCs w:val="16"/>
              </w:rPr>
              <w:t xml:space="preserve">810.35 </w:t>
            </w:r>
          </w:p>
        </w:tc>
        <w:tc>
          <w:tcPr>
            <w:tcW w:w="1003" w:type="dxa"/>
            <w:noWrap/>
            <w:vAlign w:val="bottom"/>
            <w:hideMark/>
          </w:tcPr>
          <w:p w14:paraId="30CF71C7" w14:textId="77777777" w:rsidR="00232CF6" w:rsidRPr="00DD5F6A" w:rsidRDefault="00232CF6" w:rsidP="004422F2">
            <w:pPr>
              <w:jc w:val="center"/>
              <w:rPr>
                <w:sz w:val="16"/>
                <w:szCs w:val="16"/>
              </w:rPr>
            </w:pPr>
            <w:r w:rsidRPr="008B201F">
              <w:rPr>
                <w:rFonts w:eastAsia="Aptos"/>
                <w:kern w:val="2"/>
                <w:sz w:val="16"/>
                <w:szCs w:val="16"/>
              </w:rPr>
              <w:t>412.52</w:t>
            </w:r>
          </w:p>
        </w:tc>
      </w:tr>
      <w:tr w:rsidR="00232CF6" w:rsidRPr="00DD5F6A" w14:paraId="3089B34D" w14:textId="77777777" w:rsidTr="004422F2">
        <w:trPr>
          <w:trHeight w:val="250"/>
          <w:jc w:val="center"/>
        </w:trPr>
        <w:tc>
          <w:tcPr>
            <w:tcW w:w="1057" w:type="dxa"/>
            <w:noWrap/>
            <w:vAlign w:val="center"/>
            <w:hideMark/>
          </w:tcPr>
          <w:p w14:paraId="16BAA6C9" w14:textId="77777777" w:rsidR="00232CF6" w:rsidRPr="00DD5F6A" w:rsidRDefault="00232CF6" w:rsidP="004422F2">
            <w:pPr>
              <w:jc w:val="center"/>
              <w:rPr>
                <w:sz w:val="16"/>
                <w:szCs w:val="16"/>
              </w:rPr>
            </w:pPr>
            <w:r w:rsidRPr="00DD5F6A">
              <w:rPr>
                <w:sz w:val="16"/>
                <w:szCs w:val="16"/>
              </w:rPr>
              <w:t>39,300.01</w:t>
            </w:r>
          </w:p>
        </w:tc>
        <w:tc>
          <w:tcPr>
            <w:tcW w:w="1001" w:type="dxa"/>
            <w:noWrap/>
            <w:vAlign w:val="center"/>
            <w:hideMark/>
          </w:tcPr>
          <w:p w14:paraId="119D3122" w14:textId="77777777" w:rsidR="00232CF6" w:rsidRPr="00DD5F6A" w:rsidRDefault="00232CF6" w:rsidP="004422F2">
            <w:pPr>
              <w:jc w:val="center"/>
              <w:rPr>
                <w:sz w:val="16"/>
                <w:szCs w:val="16"/>
              </w:rPr>
            </w:pPr>
            <w:r w:rsidRPr="00DD5F6A">
              <w:rPr>
                <w:sz w:val="16"/>
                <w:szCs w:val="16"/>
              </w:rPr>
              <w:t>39,700.00</w:t>
            </w:r>
          </w:p>
        </w:tc>
        <w:tc>
          <w:tcPr>
            <w:tcW w:w="889" w:type="dxa"/>
            <w:noWrap/>
            <w:vAlign w:val="bottom"/>
            <w:hideMark/>
          </w:tcPr>
          <w:p w14:paraId="56729D19" w14:textId="77777777" w:rsidR="00232CF6" w:rsidRPr="00DD5F6A" w:rsidRDefault="00232CF6" w:rsidP="004422F2">
            <w:pPr>
              <w:jc w:val="center"/>
              <w:rPr>
                <w:sz w:val="16"/>
                <w:szCs w:val="16"/>
              </w:rPr>
            </w:pPr>
            <w:r w:rsidRPr="008B201F">
              <w:rPr>
                <w:rFonts w:eastAsia="Aptos"/>
                <w:kern w:val="2"/>
                <w:sz w:val="16"/>
                <w:szCs w:val="16"/>
              </w:rPr>
              <w:t xml:space="preserve">1,220.55 </w:t>
            </w:r>
          </w:p>
        </w:tc>
        <w:tc>
          <w:tcPr>
            <w:tcW w:w="900" w:type="dxa"/>
            <w:noWrap/>
            <w:vAlign w:val="bottom"/>
            <w:hideMark/>
          </w:tcPr>
          <w:p w14:paraId="0601A752" w14:textId="77777777" w:rsidR="00232CF6" w:rsidRPr="00DD5F6A" w:rsidRDefault="00232CF6" w:rsidP="004422F2">
            <w:pPr>
              <w:jc w:val="center"/>
              <w:rPr>
                <w:sz w:val="16"/>
                <w:szCs w:val="16"/>
              </w:rPr>
            </w:pPr>
            <w:r w:rsidRPr="008B201F">
              <w:rPr>
                <w:rFonts w:eastAsia="Aptos"/>
                <w:kern w:val="2"/>
                <w:sz w:val="16"/>
                <w:szCs w:val="16"/>
              </w:rPr>
              <w:t xml:space="preserve">822.71 </w:t>
            </w:r>
          </w:p>
        </w:tc>
        <w:tc>
          <w:tcPr>
            <w:tcW w:w="1003" w:type="dxa"/>
            <w:noWrap/>
            <w:vAlign w:val="bottom"/>
            <w:hideMark/>
          </w:tcPr>
          <w:p w14:paraId="087CA319" w14:textId="77777777" w:rsidR="00232CF6" w:rsidRPr="00DD5F6A" w:rsidRDefault="00232CF6" w:rsidP="004422F2">
            <w:pPr>
              <w:jc w:val="center"/>
              <w:rPr>
                <w:sz w:val="16"/>
                <w:szCs w:val="16"/>
              </w:rPr>
            </w:pPr>
            <w:r w:rsidRPr="008B201F">
              <w:rPr>
                <w:rFonts w:eastAsia="Aptos"/>
                <w:kern w:val="2"/>
                <w:sz w:val="16"/>
                <w:szCs w:val="16"/>
              </w:rPr>
              <w:t>424.88</w:t>
            </w:r>
          </w:p>
        </w:tc>
      </w:tr>
      <w:tr w:rsidR="00232CF6" w:rsidRPr="00DD5F6A" w14:paraId="4EE03B29" w14:textId="77777777" w:rsidTr="004422F2">
        <w:trPr>
          <w:trHeight w:val="250"/>
          <w:jc w:val="center"/>
        </w:trPr>
        <w:tc>
          <w:tcPr>
            <w:tcW w:w="1057" w:type="dxa"/>
            <w:noWrap/>
            <w:vAlign w:val="center"/>
            <w:hideMark/>
          </w:tcPr>
          <w:p w14:paraId="2DB053CF" w14:textId="77777777" w:rsidR="00232CF6" w:rsidRPr="00DD5F6A" w:rsidRDefault="00232CF6" w:rsidP="004422F2">
            <w:pPr>
              <w:jc w:val="center"/>
              <w:rPr>
                <w:sz w:val="16"/>
                <w:szCs w:val="16"/>
              </w:rPr>
            </w:pPr>
            <w:r w:rsidRPr="00DD5F6A">
              <w:rPr>
                <w:sz w:val="16"/>
                <w:szCs w:val="16"/>
              </w:rPr>
              <w:t>39,700.01</w:t>
            </w:r>
          </w:p>
        </w:tc>
        <w:tc>
          <w:tcPr>
            <w:tcW w:w="1001" w:type="dxa"/>
            <w:noWrap/>
            <w:vAlign w:val="center"/>
            <w:hideMark/>
          </w:tcPr>
          <w:p w14:paraId="608C06F0" w14:textId="77777777" w:rsidR="00232CF6" w:rsidRPr="00DD5F6A" w:rsidRDefault="00232CF6" w:rsidP="004422F2">
            <w:pPr>
              <w:jc w:val="center"/>
              <w:rPr>
                <w:sz w:val="16"/>
                <w:szCs w:val="16"/>
              </w:rPr>
            </w:pPr>
            <w:r w:rsidRPr="00DD5F6A">
              <w:rPr>
                <w:sz w:val="16"/>
                <w:szCs w:val="16"/>
              </w:rPr>
              <w:t>40,100.00</w:t>
            </w:r>
          </w:p>
        </w:tc>
        <w:tc>
          <w:tcPr>
            <w:tcW w:w="889" w:type="dxa"/>
            <w:noWrap/>
            <w:vAlign w:val="bottom"/>
            <w:hideMark/>
          </w:tcPr>
          <w:p w14:paraId="76F2FDC0" w14:textId="77777777" w:rsidR="00232CF6" w:rsidRPr="00DD5F6A" w:rsidRDefault="00232CF6" w:rsidP="004422F2">
            <w:pPr>
              <w:jc w:val="center"/>
              <w:rPr>
                <w:sz w:val="16"/>
                <w:szCs w:val="16"/>
              </w:rPr>
            </w:pPr>
            <w:r w:rsidRPr="008B201F">
              <w:rPr>
                <w:rFonts w:eastAsia="Aptos"/>
                <w:kern w:val="2"/>
                <w:sz w:val="16"/>
                <w:szCs w:val="16"/>
              </w:rPr>
              <w:t xml:space="preserve">1,232.91 </w:t>
            </w:r>
          </w:p>
        </w:tc>
        <w:tc>
          <w:tcPr>
            <w:tcW w:w="900" w:type="dxa"/>
            <w:noWrap/>
            <w:vAlign w:val="bottom"/>
            <w:hideMark/>
          </w:tcPr>
          <w:p w14:paraId="62FDA369" w14:textId="77777777" w:rsidR="00232CF6" w:rsidRPr="00DD5F6A" w:rsidRDefault="00232CF6" w:rsidP="004422F2">
            <w:pPr>
              <w:jc w:val="center"/>
              <w:rPr>
                <w:sz w:val="16"/>
                <w:szCs w:val="16"/>
              </w:rPr>
            </w:pPr>
            <w:r w:rsidRPr="008B201F">
              <w:rPr>
                <w:rFonts w:eastAsia="Aptos"/>
                <w:kern w:val="2"/>
                <w:sz w:val="16"/>
                <w:szCs w:val="16"/>
              </w:rPr>
              <w:t xml:space="preserve">835.07 </w:t>
            </w:r>
          </w:p>
        </w:tc>
        <w:tc>
          <w:tcPr>
            <w:tcW w:w="1003" w:type="dxa"/>
            <w:noWrap/>
            <w:vAlign w:val="bottom"/>
            <w:hideMark/>
          </w:tcPr>
          <w:p w14:paraId="3772EC4E" w14:textId="77777777" w:rsidR="00232CF6" w:rsidRPr="00DD5F6A" w:rsidRDefault="00232CF6" w:rsidP="004422F2">
            <w:pPr>
              <w:jc w:val="center"/>
              <w:rPr>
                <w:sz w:val="16"/>
                <w:szCs w:val="16"/>
              </w:rPr>
            </w:pPr>
            <w:r w:rsidRPr="008B201F">
              <w:rPr>
                <w:rFonts w:eastAsia="Aptos"/>
                <w:kern w:val="2"/>
                <w:sz w:val="16"/>
                <w:szCs w:val="16"/>
              </w:rPr>
              <w:t>437.24</w:t>
            </w:r>
          </w:p>
        </w:tc>
      </w:tr>
      <w:tr w:rsidR="00232CF6" w:rsidRPr="00DD5F6A" w14:paraId="3D351BEF" w14:textId="77777777" w:rsidTr="004422F2">
        <w:trPr>
          <w:trHeight w:val="250"/>
          <w:jc w:val="center"/>
        </w:trPr>
        <w:tc>
          <w:tcPr>
            <w:tcW w:w="1057" w:type="dxa"/>
            <w:noWrap/>
            <w:vAlign w:val="center"/>
            <w:hideMark/>
          </w:tcPr>
          <w:p w14:paraId="0B4A7109" w14:textId="77777777" w:rsidR="00232CF6" w:rsidRPr="00DD5F6A" w:rsidRDefault="00232CF6" w:rsidP="004422F2">
            <w:pPr>
              <w:jc w:val="center"/>
              <w:rPr>
                <w:sz w:val="16"/>
                <w:szCs w:val="16"/>
              </w:rPr>
            </w:pPr>
            <w:r w:rsidRPr="00DD5F6A">
              <w:rPr>
                <w:sz w:val="16"/>
                <w:szCs w:val="16"/>
              </w:rPr>
              <w:t>40,100.01</w:t>
            </w:r>
          </w:p>
        </w:tc>
        <w:tc>
          <w:tcPr>
            <w:tcW w:w="1001" w:type="dxa"/>
            <w:noWrap/>
            <w:vAlign w:val="center"/>
            <w:hideMark/>
          </w:tcPr>
          <w:p w14:paraId="41DF1147" w14:textId="77777777" w:rsidR="00232CF6" w:rsidRPr="00DD5F6A" w:rsidRDefault="00232CF6" w:rsidP="004422F2">
            <w:pPr>
              <w:jc w:val="center"/>
              <w:rPr>
                <w:sz w:val="16"/>
                <w:szCs w:val="16"/>
              </w:rPr>
            </w:pPr>
            <w:r w:rsidRPr="00DD5F6A">
              <w:rPr>
                <w:sz w:val="16"/>
                <w:szCs w:val="16"/>
              </w:rPr>
              <w:t>40,500.00</w:t>
            </w:r>
          </w:p>
        </w:tc>
        <w:tc>
          <w:tcPr>
            <w:tcW w:w="889" w:type="dxa"/>
            <w:noWrap/>
            <w:vAlign w:val="bottom"/>
            <w:hideMark/>
          </w:tcPr>
          <w:p w14:paraId="25A6B4AD" w14:textId="77777777" w:rsidR="00232CF6" w:rsidRPr="00DD5F6A" w:rsidRDefault="00232CF6" w:rsidP="004422F2">
            <w:pPr>
              <w:jc w:val="center"/>
              <w:rPr>
                <w:sz w:val="16"/>
                <w:szCs w:val="16"/>
              </w:rPr>
            </w:pPr>
            <w:r w:rsidRPr="008B201F">
              <w:rPr>
                <w:rFonts w:eastAsia="Aptos"/>
                <w:kern w:val="2"/>
                <w:sz w:val="16"/>
                <w:szCs w:val="16"/>
              </w:rPr>
              <w:t xml:space="preserve">1,245.27 </w:t>
            </w:r>
          </w:p>
        </w:tc>
        <w:tc>
          <w:tcPr>
            <w:tcW w:w="900" w:type="dxa"/>
            <w:noWrap/>
            <w:vAlign w:val="bottom"/>
            <w:hideMark/>
          </w:tcPr>
          <w:p w14:paraId="076E0933" w14:textId="77777777" w:rsidR="00232CF6" w:rsidRPr="00DD5F6A" w:rsidRDefault="00232CF6" w:rsidP="004422F2">
            <w:pPr>
              <w:jc w:val="center"/>
              <w:rPr>
                <w:sz w:val="16"/>
                <w:szCs w:val="16"/>
              </w:rPr>
            </w:pPr>
            <w:r w:rsidRPr="008B201F">
              <w:rPr>
                <w:rFonts w:eastAsia="Aptos"/>
                <w:kern w:val="2"/>
                <w:sz w:val="16"/>
                <w:szCs w:val="16"/>
              </w:rPr>
              <w:t xml:space="preserve">847.43 </w:t>
            </w:r>
          </w:p>
        </w:tc>
        <w:tc>
          <w:tcPr>
            <w:tcW w:w="1003" w:type="dxa"/>
            <w:noWrap/>
            <w:vAlign w:val="bottom"/>
            <w:hideMark/>
          </w:tcPr>
          <w:p w14:paraId="23638D6C" w14:textId="77777777" w:rsidR="00232CF6" w:rsidRPr="00DD5F6A" w:rsidRDefault="00232CF6" w:rsidP="004422F2">
            <w:pPr>
              <w:jc w:val="center"/>
              <w:rPr>
                <w:sz w:val="16"/>
                <w:szCs w:val="16"/>
              </w:rPr>
            </w:pPr>
            <w:r w:rsidRPr="008B201F">
              <w:rPr>
                <w:rFonts w:eastAsia="Aptos"/>
                <w:kern w:val="2"/>
                <w:sz w:val="16"/>
                <w:szCs w:val="16"/>
              </w:rPr>
              <w:t>449.60</w:t>
            </w:r>
          </w:p>
        </w:tc>
      </w:tr>
      <w:tr w:rsidR="00232CF6" w:rsidRPr="00DD5F6A" w14:paraId="2B589D4D" w14:textId="77777777" w:rsidTr="004422F2">
        <w:trPr>
          <w:trHeight w:val="250"/>
          <w:jc w:val="center"/>
        </w:trPr>
        <w:tc>
          <w:tcPr>
            <w:tcW w:w="1057" w:type="dxa"/>
            <w:noWrap/>
            <w:vAlign w:val="center"/>
            <w:hideMark/>
          </w:tcPr>
          <w:p w14:paraId="397D8667" w14:textId="77777777" w:rsidR="00232CF6" w:rsidRPr="00DD5F6A" w:rsidRDefault="00232CF6" w:rsidP="004422F2">
            <w:pPr>
              <w:jc w:val="center"/>
              <w:rPr>
                <w:sz w:val="16"/>
                <w:szCs w:val="16"/>
              </w:rPr>
            </w:pPr>
            <w:r w:rsidRPr="00DD5F6A">
              <w:rPr>
                <w:sz w:val="16"/>
                <w:szCs w:val="16"/>
              </w:rPr>
              <w:t>40,500.01</w:t>
            </w:r>
          </w:p>
        </w:tc>
        <w:tc>
          <w:tcPr>
            <w:tcW w:w="1001" w:type="dxa"/>
            <w:noWrap/>
            <w:vAlign w:val="center"/>
            <w:hideMark/>
          </w:tcPr>
          <w:p w14:paraId="1F99EA72" w14:textId="77777777" w:rsidR="00232CF6" w:rsidRPr="00DD5F6A" w:rsidRDefault="00232CF6" w:rsidP="004422F2">
            <w:pPr>
              <w:jc w:val="center"/>
              <w:rPr>
                <w:sz w:val="16"/>
                <w:szCs w:val="16"/>
              </w:rPr>
            </w:pPr>
            <w:r w:rsidRPr="00DD5F6A">
              <w:rPr>
                <w:sz w:val="16"/>
                <w:szCs w:val="16"/>
              </w:rPr>
              <w:t>40,900.00</w:t>
            </w:r>
          </w:p>
        </w:tc>
        <w:tc>
          <w:tcPr>
            <w:tcW w:w="889" w:type="dxa"/>
            <w:noWrap/>
            <w:vAlign w:val="bottom"/>
            <w:hideMark/>
          </w:tcPr>
          <w:p w14:paraId="6EC3E6C3" w14:textId="77777777" w:rsidR="00232CF6" w:rsidRPr="00DD5F6A" w:rsidRDefault="00232CF6" w:rsidP="004422F2">
            <w:pPr>
              <w:jc w:val="center"/>
              <w:rPr>
                <w:sz w:val="16"/>
                <w:szCs w:val="16"/>
              </w:rPr>
            </w:pPr>
            <w:r w:rsidRPr="008B201F">
              <w:rPr>
                <w:rFonts w:eastAsia="Aptos"/>
                <w:kern w:val="2"/>
                <w:sz w:val="16"/>
                <w:szCs w:val="16"/>
              </w:rPr>
              <w:t xml:space="preserve">1,257.63 </w:t>
            </w:r>
          </w:p>
        </w:tc>
        <w:tc>
          <w:tcPr>
            <w:tcW w:w="900" w:type="dxa"/>
            <w:noWrap/>
            <w:vAlign w:val="bottom"/>
            <w:hideMark/>
          </w:tcPr>
          <w:p w14:paraId="6C78AE63" w14:textId="77777777" w:rsidR="00232CF6" w:rsidRPr="00DD5F6A" w:rsidRDefault="00232CF6" w:rsidP="004422F2">
            <w:pPr>
              <w:jc w:val="center"/>
              <w:rPr>
                <w:sz w:val="16"/>
                <w:szCs w:val="16"/>
              </w:rPr>
            </w:pPr>
            <w:r w:rsidRPr="008B201F">
              <w:rPr>
                <w:rFonts w:eastAsia="Aptos"/>
                <w:kern w:val="2"/>
                <w:sz w:val="16"/>
                <w:szCs w:val="16"/>
              </w:rPr>
              <w:t xml:space="preserve">859.79 </w:t>
            </w:r>
          </w:p>
        </w:tc>
        <w:tc>
          <w:tcPr>
            <w:tcW w:w="1003" w:type="dxa"/>
            <w:noWrap/>
            <w:vAlign w:val="bottom"/>
            <w:hideMark/>
          </w:tcPr>
          <w:p w14:paraId="6CC70D5D" w14:textId="77777777" w:rsidR="00232CF6" w:rsidRPr="00DD5F6A" w:rsidRDefault="00232CF6" w:rsidP="004422F2">
            <w:pPr>
              <w:jc w:val="center"/>
              <w:rPr>
                <w:sz w:val="16"/>
                <w:szCs w:val="16"/>
              </w:rPr>
            </w:pPr>
            <w:r w:rsidRPr="008B201F">
              <w:rPr>
                <w:rFonts w:eastAsia="Aptos"/>
                <w:kern w:val="2"/>
                <w:sz w:val="16"/>
                <w:szCs w:val="16"/>
              </w:rPr>
              <w:t>461.96</w:t>
            </w:r>
          </w:p>
        </w:tc>
      </w:tr>
      <w:tr w:rsidR="00232CF6" w:rsidRPr="00DD5F6A" w14:paraId="3F33D905" w14:textId="77777777" w:rsidTr="004422F2">
        <w:trPr>
          <w:trHeight w:val="250"/>
          <w:jc w:val="center"/>
        </w:trPr>
        <w:tc>
          <w:tcPr>
            <w:tcW w:w="1057" w:type="dxa"/>
            <w:noWrap/>
            <w:vAlign w:val="center"/>
            <w:hideMark/>
          </w:tcPr>
          <w:p w14:paraId="019757D6" w14:textId="77777777" w:rsidR="00232CF6" w:rsidRPr="00DD5F6A" w:rsidRDefault="00232CF6" w:rsidP="004422F2">
            <w:pPr>
              <w:jc w:val="center"/>
              <w:rPr>
                <w:sz w:val="16"/>
                <w:szCs w:val="16"/>
              </w:rPr>
            </w:pPr>
            <w:r w:rsidRPr="00DD5F6A">
              <w:rPr>
                <w:sz w:val="16"/>
                <w:szCs w:val="16"/>
              </w:rPr>
              <w:t>40,900.01</w:t>
            </w:r>
          </w:p>
        </w:tc>
        <w:tc>
          <w:tcPr>
            <w:tcW w:w="1001" w:type="dxa"/>
            <w:noWrap/>
            <w:vAlign w:val="center"/>
            <w:hideMark/>
          </w:tcPr>
          <w:p w14:paraId="26115D73" w14:textId="77777777" w:rsidR="00232CF6" w:rsidRPr="00DD5F6A" w:rsidRDefault="00232CF6" w:rsidP="004422F2">
            <w:pPr>
              <w:jc w:val="center"/>
              <w:rPr>
                <w:sz w:val="16"/>
                <w:szCs w:val="16"/>
              </w:rPr>
            </w:pPr>
            <w:r w:rsidRPr="00DD5F6A">
              <w:rPr>
                <w:sz w:val="16"/>
                <w:szCs w:val="16"/>
              </w:rPr>
              <w:t>41,300.00</w:t>
            </w:r>
          </w:p>
        </w:tc>
        <w:tc>
          <w:tcPr>
            <w:tcW w:w="889" w:type="dxa"/>
            <w:noWrap/>
            <w:vAlign w:val="bottom"/>
            <w:hideMark/>
          </w:tcPr>
          <w:p w14:paraId="033ABACE" w14:textId="77777777" w:rsidR="00232CF6" w:rsidRPr="00DD5F6A" w:rsidRDefault="00232CF6" w:rsidP="004422F2">
            <w:pPr>
              <w:jc w:val="center"/>
              <w:rPr>
                <w:sz w:val="16"/>
                <w:szCs w:val="16"/>
              </w:rPr>
            </w:pPr>
            <w:r w:rsidRPr="008B201F">
              <w:rPr>
                <w:rFonts w:eastAsia="Aptos"/>
                <w:kern w:val="2"/>
                <w:sz w:val="16"/>
                <w:szCs w:val="16"/>
              </w:rPr>
              <w:t xml:space="preserve">1,269.99 </w:t>
            </w:r>
          </w:p>
        </w:tc>
        <w:tc>
          <w:tcPr>
            <w:tcW w:w="900" w:type="dxa"/>
            <w:noWrap/>
            <w:vAlign w:val="bottom"/>
            <w:hideMark/>
          </w:tcPr>
          <w:p w14:paraId="7F1D2E63" w14:textId="77777777" w:rsidR="00232CF6" w:rsidRPr="00DD5F6A" w:rsidRDefault="00232CF6" w:rsidP="004422F2">
            <w:pPr>
              <w:jc w:val="center"/>
              <w:rPr>
                <w:sz w:val="16"/>
                <w:szCs w:val="16"/>
              </w:rPr>
            </w:pPr>
            <w:r w:rsidRPr="008B201F">
              <w:rPr>
                <w:rFonts w:eastAsia="Aptos"/>
                <w:kern w:val="2"/>
                <w:sz w:val="16"/>
                <w:szCs w:val="16"/>
              </w:rPr>
              <w:t xml:space="preserve">872.15 </w:t>
            </w:r>
          </w:p>
        </w:tc>
        <w:tc>
          <w:tcPr>
            <w:tcW w:w="1003" w:type="dxa"/>
            <w:noWrap/>
            <w:vAlign w:val="bottom"/>
            <w:hideMark/>
          </w:tcPr>
          <w:p w14:paraId="1D898158" w14:textId="77777777" w:rsidR="00232CF6" w:rsidRPr="00DD5F6A" w:rsidRDefault="00232CF6" w:rsidP="004422F2">
            <w:pPr>
              <w:jc w:val="center"/>
              <w:rPr>
                <w:sz w:val="16"/>
                <w:szCs w:val="16"/>
              </w:rPr>
            </w:pPr>
            <w:r w:rsidRPr="008B201F">
              <w:rPr>
                <w:rFonts w:eastAsia="Aptos"/>
                <w:kern w:val="2"/>
                <w:sz w:val="16"/>
                <w:szCs w:val="16"/>
              </w:rPr>
              <w:t>474.32</w:t>
            </w:r>
          </w:p>
        </w:tc>
      </w:tr>
      <w:tr w:rsidR="00232CF6" w:rsidRPr="00DD5F6A" w14:paraId="6A0DA60A" w14:textId="77777777" w:rsidTr="004422F2">
        <w:trPr>
          <w:trHeight w:val="250"/>
          <w:jc w:val="center"/>
        </w:trPr>
        <w:tc>
          <w:tcPr>
            <w:tcW w:w="1057" w:type="dxa"/>
            <w:noWrap/>
            <w:vAlign w:val="center"/>
            <w:hideMark/>
          </w:tcPr>
          <w:p w14:paraId="43197CAB" w14:textId="77777777" w:rsidR="00232CF6" w:rsidRPr="00DD5F6A" w:rsidRDefault="00232CF6" w:rsidP="004422F2">
            <w:pPr>
              <w:jc w:val="center"/>
              <w:rPr>
                <w:sz w:val="16"/>
                <w:szCs w:val="16"/>
              </w:rPr>
            </w:pPr>
            <w:r w:rsidRPr="00DD5F6A">
              <w:rPr>
                <w:sz w:val="16"/>
                <w:szCs w:val="16"/>
              </w:rPr>
              <w:t>41,300.01</w:t>
            </w:r>
          </w:p>
        </w:tc>
        <w:tc>
          <w:tcPr>
            <w:tcW w:w="1001" w:type="dxa"/>
            <w:noWrap/>
            <w:vAlign w:val="center"/>
            <w:hideMark/>
          </w:tcPr>
          <w:p w14:paraId="43D07C85" w14:textId="77777777" w:rsidR="00232CF6" w:rsidRPr="00DD5F6A" w:rsidRDefault="00232CF6" w:rsidP="004422F2">
            <w:pPr>
              <w:jc w:val="center"/>
              <w:rPr>
                <w:sz w:val="16"/>
                <w:szCs w:val="16"/>
              </w:rPr>
            </w:pPr>
            <w:r w:rsidRPr="00DD5F6A">
              <w:rPr>
                <w:sz w:val="16"/>
                <w:szCs w:val="16"/>
              </w:rPr>
              <w:t>41,700.00</w:t>
            </w:r>
          </w:p>
        </w:tc>
        <w:tc>
          <w:tcPr>
            <w:tcW w:w="889" w:type="dxa"/>
            <w:noWrap/>
            <w:vAlign w:val="bottom"/>
            <w:hideMark/>
          </w:tcPr>
          <w:p w14:paraId="3045D056" w14:textId="77777777" w:rsidR="00232CF6" w:rsidRPr="00DD5F6A" w:rsidRDefault="00232CF6" w:rsidP="004422F2">
            <w:pPr>
              <w:jc w:val="center"/>
              <w:rPr>
                <w:sz w:val="16"/>
                <w:szCs w:val="16"/>
              </w:rPr>
            </w:pPr>
            <w:r w:rsidRPr="008B201F">
              <w:rPr>
                <w:rFonts w:eastAsia="Aptos"/>
                <w:kern w:val="2"/>
                <w:sz w:val="16"/>
                <w:szCs w:val="16"/>
              </w:rPr>
              <w:t xml:space="preserve">1,282.35 </w:t>
            </w:r>
          </w:p>
        </w:tc>
        <w:tc>
          <w:tcPr>
            <w:tcW w:w="900" w:type="dxa"/>
            <w:noWrap/>
            <w:vAlign w:val="bottom"/>
            <w:hideMark/>
          </w:tcPr>
          <w:p w14:paraId="01563ACE" w14:textId="77777777" w:rsidR="00232CF6" w:rsidRPr="00DD5F6A" w:rsidRDefault="00232CF6" w:rsidP="004422F2">
            <w:pPr>
              <w:jc w:val="center"/>
              <w:rPr>
                <w:sz w:val="16"/>
                <w:szCs w:val="16"/>
              </w:rPr>
            </w:pPr>
            <w:r w:rsidRPr="008B201F">
              <w:rPr>
                <w:rFonts w:eastAsia="Aptos"/>
                <w:kern w:val="2"/>
                <w:sz w:val="16"/>
                <w:szCs w:val="16"/>
              </w:rPr>
              <w:t xml:space="preserve">884.51 </w:t>
            </w:r>
          </w:p>
        </w:tc>
        <w:tc>
          <w:tcPr>
            <w:tcW w:w="1003" w:type="dxa"/>
            <w:noWrap/>
            <w:vAlign w:val="bottom"/>
            <w:hideMark/>
          </w:tcPr>
          <w:p w14:paraId="641A8FDB" w14:textId="77777777" w:rsidR="00232CF6" w:rsidRPr="00DD5F6A" w:rsidRDefault="00232CF6" w:rsidP="004422F2">
            <w:pPr>
              <w:jc w:val="center"/>
              <w:rPr>
                <w:sz w:val="16"/>
                <w:szCs w:val="16"/>
              </w:rPr>
            </w:pPr>
            <w:r w:rsidRPr="008B201F">
              <w:rPr>
                <w:rFonts w:eastAsia="Aptos"/>
                <w:kern w:val="2"/>
                <w:sz w:val="16"/>
                <w:szCs w:val="16"/>
              </w:rPr>
              <w:t>486.68</w:t>
            </w:r>
          </w:p>
        </w:tc>
      </w:tr>
      <w:tr w:rsidR="00232CF6" w:rsidRPr="00DD5F6A" w14:paraId="7A3AECA5" w14:textId="77777777" w:rsidTr="004422F2">
        <w:trPr>
          <w:trHeight w:val="250"/>
          <w:jc w:val="center"/>
        </w:trPr>
        <w:tc>
          <w:tcPr>
            <w:tcW w:w="1057" w:type="dxa"/>
            <w:noWrap/>
            <w:vAlign w:val="center"/>
            <w:hideMark/>
          </w:tcPr>
          <w:p w14:paraId="28A7BF00" w14:textId="77777777" w:rsidR="00232CF6" w:rsidRPr="00DD5F6A" w:rsidRDefault="00232CF6" w:rsidP="004422F2">
            <w:pPr>
              <w:jc w:val="center"/>
              <w:rPr>
                <w:sz w:val="16"/>
                <w:szCs w:val="16"/>
              </w:rPr>
            </w:pPr>
            <w:r w:rsidRPr="00DD5F6A">
              <w:rPr>
                <w:sz w:val="16"/>
                <w:szCs w:val="16"/>
              </w:rPr>
              <w:t>41,700.01</w:t>
            </w:r>
          </w:p>
        </w:tc>
        <w:tc>
          <w:tcPr>
            <w:tcW w:w="1001" w:type="dxa"/>
            <w:noWrap/>
            <w:vAlign w:val="center"/>
            <w:hideMark/>
          </w:tcPr>
          <w:p w14:paraId="46573605" w14:textId="77777777" w:rsidR="00232CF6" w:rsidRPr="00DD5F6A" w:rsidRDefault="00232CF6" w:rsidP="004422F2">
            <w:pPr>
              <w:jc w:val="center"/>
              <w:rPr>
                <w:sz w:val="16"/>
                <w:szCs w:val="16"/>
              </w:rPr>
            </w:pPr>
            <w:r w:rsidRPr="00DD5F6A">
              <w:rPr>
                <w:sz w:val="16"/>
                <w:szCs w:val="16"/>
              </w:rPr>
              <w:t>42,100.00</w:t>
            </w:r>
          </w:p>
        </w:tc>
        <w:tc>
          <w:tcPr>
            <w:tcW w:w="889" w:type="dxa"/>
            <w:noWrap/>
            <w:vAlign w:val="bottom"/>
            <w:hideMark/>
          </w:tcPr>
          <w:p w14:paraId="1AC0418C" w14:textId="77777777" w:rsidR="00232CF6" w:rsidRPr="00DD5F6A" w:rsidRDefault="00232CF6" w:rsidP="004422F2">
            <w:pPr>
              <w:jc w:val="center"/>
              <w:rPr>
                <w:sz w:val="16"/>
                <w:szCs w:val="16"/>
              </w:rPr>
            </w:pPr>
            <w:r w:rsidRPr="008B201F">
              <w:rPr>
                <w:rFonts w:eastAsia="Aptos"/>
                <w:kern w:val="2"/>
                <w:sz w:val="16"/>
                <w:szCs w:val="16"/>
              </w:rPr>
              <w:t xml:space="preserve">1,294.71 </w:t>
            </w:r>
          </w:p>
        </w:tc>
        <w:tc>
          <w:tcPr>
            <w:tcW w:w="900" w:type="dxa"/>
            <w:noWrap/>
            <w:vAlign w:val="bottom"/>
            <w:hideMark/>
          </w:tcPr>
          <w:p w14:paraId="5C9F68A1" w14:textId="77777777" w:rsidR="00232CF6" w:rsidRPr="00DD5F6A" w:rsidRDefault="00232CF6" w:rsidP="004422F2">
            <w:pPr>
              <w:jc w:val="center"/>
              <w:rPr>
                <w:sz w:val="16"/>
                <w:szCs w:val="16"/>
              </w:rPr>
            </w:pPr>
            <w:r w:rsidRPr="008B201F">
              <w:rPr>
                <w:rFonts w:eastAsia="Aptos"/>
                <w:kern w:val="2"/>
                <w:sz w:val="16"/>
                <w:szCs w:val="16"/>
              </w:rPr>
              <w:t xml:space="preserve">896.87 </w:t>
            </w:r>
          </w:p>
        </w:tc>
        <w:tc>
          <w:tcPr>
            <w:tcW w:w="1003" w:type="dxa"/>
            <w:noWrap/>
            <w:vAlign w:val="bottom"/>
            <w:hideMark/>
          </w:tcPr>
          <w:p w14:paraId="6A7DE158" w14:textId="77777777" w:rsidR="00232CF6" w:rsidRPr="00DD5F6A" w:rsidRDefault="00232CF6" w:rsidP="004422F2">
            <w:pPr>
              <w:jc w:val="center"/>
              <w:rPr>
                <w:sz w:val="16"/>
                <w:szCs w:val="16"/>
              </w:rPr>
            </w:pPr>
            <w:r w:rsidRPr="008B201F">
              <w:rPr>
                <w:rFonts w:eastAsia="Aptos"/>
                <w:kern w:val="2"/>
                <w:sz w:val="16"/>
                <w:szCs w:val="16"/>
              </w:rPr>
              <w:t>499.04</w:t>
            </w:r>
          </w:p>
        </w:tc>
      </w:tr>
      <w:tr w:rsidR="00232CF6" w:rsidRPr="00DD5F6A" w14:paraId="6D3387D4" w14:textId="77777777" w:rsidTr="004422F2">
        <w:trPr>
          <w:trHeight w:val="250"/>
          <w:jc w:val="center"/>
        </w:trPr>
        <w:tc>
          <w:tcPr>
            <w:tcW w:w="1057" w:type="dxa"/>
            <w:noWrap/>
            <w:vAlign w:val="center"/>
            <w:hideMark/>
          </w:tcPr>
          <w:p w14:paraId="41956390" w14:textId="77777777" w:rsidR="00232CF6" w:rsidRPr="00DD5F6A" w:rsidRDefault="00232CF6" w:rsidP="004422F2">
            <w:pPr>
              <w:jc w:val="center"/>
              <w:rPr>
                <w:sz w:val="16"/>
                <w:szCs w:val="16"/>
              </w:rPr>
            </w:pPr>
            <w:r w:rsidRPr="00DD5F6A">
              <w:rPr>
                <w:sz w:val="16"/>
                <w:szCs w:val="16"/>
              </w:rPr>
              <w:t>42,100.01</w:t>
            </w:r>
          </w:p>
        </w:tc>
        <w:tc>
          <w:tcPr>
            <w:tcW w:w="1001" w:type="dxa"/>
            <w:noWrap/>
            <w:vAlign w:val="center"/>
            <w:hideMark/>
          </w:tcPr>
          <w:p w14:paraId="1B195B43" w14:textId="77777777" w:rsidR="00232CF6" w:rsidRPr="00DD5F6A" w:rsidRDefault="00232CF6" w:rsidP="004422F2">
            <w:pPr>
              <w:jc w:val="center"/>
              <w:rPr>
                <w:sz w:val="16"/>
                <w:szCs w:val="16"/>
              </w:rPr>
            </w:pPr>
            <w:r w:rsidRPr="00DD5F6A">
              <w:rPr>
                <w:sz w:val="16"/>
                <w:szCs w:val="16"/>
              </w:rPr>
              <w:t>42,500.00</w:t>
            </w:r>
          </w:p>
        </w:tc>
        <w:tc>
          <w:tcPr>
            <w:tcW w:w="889" w:type="dxa"/>
            <w:noWrap/>
            <w:vAlign w:val="bottom"/>
            <w:hideMark/>
          </w:tcPr>
          <w:p w14:paraId="36CEEBE9" w14:textId="77777777" w:rsidR="00232CF6" w:rsidRPr="00DD5F6A" w:rsidRDefault="00232CF6" w:rsidP="004422F2">
            <w:pPr>
              <w:jc w:val="center"/>
              <w:rPr>
                <w:sz w:val="16"/>
                <w:szCs w:val="16"/>
              </w:rPr>
            </w:pPr>
            <w:r w:rsidRPr="008B201F">
              <w:rPr>
                <w:rFonts w:eastAsia="Aptos"/>
                <w:kern w:val="2"/>
                <w:sz w:val="16"/>
                <w:szCs w:val="16"/>
              </w:rPr>
              <w:t xml:space="preserve">1,307.07 </w:t>
            </w:r>
          </w:p>
        </w:tc>
        <w:tc>
          <w:tcPr>
            <w:tcW w:w="900" w:type="dxa"/>
            <w:noWrap/>
            <w:vAlign w:val="bottom"/>
            <w:hideMark/>
          </w:tcPr>
          <w:p w14:paraId="3B3D29EE" w14:textId="77777777" w:rsidR="00232CF6" w:rsidRPr="00DD5F6A" w:rsidRDefault="00232CF6" w:rsidP="004422F2">
            <w:pPr>
              <w:jc w:val="center"/>
              <w:rPr>
                <w:sz w:val="16"/>
                <w:szCs w:val="16"/>
              </w:rPr>
            </w:pPr>
            <w:r w:rsidRPr="008B201F">
              <w:rPr>
                <w:rFonts w:eastAsia="Aptos"/>
                <w:kern w:val="2"/>
                <w:sz w:val="16"/>
                <w:szCs w:val="16"/>
              </w:rPr>
              <w:t xml:space="preserve">909.23 </w:t>
            </w:r>
          </w:p>
        </w:tc>
        <w:tc>
          <w:tcPr>
            <w:tcW w:w="1003" w:type="dxa"/>
            <w:noWrap/>
            <w:vAlign w:val="bottom"/>
            <w:hideMark/>
          </w:tcPr>
          <w:p w14:paraId="347E5299" w14:textId="77777777" w:rsidR="00232CF6" w:rsidRPr="00DD5F6A" w:rsidRDefault="00232CF6" w:rsidP="004422F2">
            <w:pPr>
              <w:jc w:val="center"/>
              <w:rPr>
                <w:sz w:val="16"/>
                <w:szCs w:val="16"/>
              </w:rPr>
            </w:pPr>
            <w:r w:rsidRPr="008B201F">
              <w:rPr>
                <w:rFonts w:eastAsia="Aptos"/>
                <w:kern w:val="2"/>
                <w:sz w:val="16"/>
                <w:szCs w:val="16"/>
              </w:rPr>
              <w:t>511.40</w:t>
            </w:r>
          </w:p>
        </w:tc>
      </w:tr>
      <w:tr w:rsidR="00232CF6" w:rsidRPr="00DD5F6A" w14:paraId="5F4DE6F6" w14:textId="77777777" w:rsidTr="004422F2">
        <w:trPr>
          <w:trHeight w:val="250"/>
          <w:jc w:val="center"/>
        </w:trPr>
        <w:tc>
          <w:tcPr>
            <w:tcW w:w="1057" w:type="dxa"/>
            <w:noWrap/>
            <w:vAlign w:val="center"/>
            <w:hideMark/>
          </w:tcPr>
          <w:p w14:paraId="6CEEBE75" w14:textId="77777777" w:rsidR="00232CF6" w:rsidRPr="00DD5F6A" w:rsidRDefault="00232CF6" w:rsidP="004422F2">
            <w:pPr>
              <w:jc w:val="center"/>
              <w:rPr>
                <w:sz w:val="16"/>
                <w:szCs w:val="16"/>
              </w:rPr>
            </w:pPr>
            <w:r w:rsidRPr="00DD5F6A">
              <w:rPr>
                <w:sz w:val="16"/>
                <w:szCs w:val="16"/>
              </w:rPr>
              <w:t>42,500.01</w:t>
            </w:r>
          </w:p>
        </w:tc>
        <w:tc>
          <w:tcPr>
            <w:tcW w:w="1001" w:type="dxa"/>
            <w:noWrap/>
            <w:vAlign w:val="center"/>
            <w:hideMark/>
          </w:tcPr>
          <w:p w14:paraId="1E0D84D1" w14:textId="77777777" w:rsidR="00232CF6" w:rsidRPr="00DD5F6A" w:rsidRDefault="00232CF6" w:rsidP="004422F2">
            <w:pPr>
              <w:jc w:val="center"/>
              <w:rPr>
                <w:sz w:val="16"/>
                <w:szCs w:val="16"/>
              </w:rPr>
            </w:pPr>
            <w:r w:rsidRPr="00DD5F6A">
              <w:rPr>
                <w:sz w:val="16"/>
                <w:szCs w:val="16"/>
              </w:rPr>
              <w:t>42,900.00</w:t>
            </w:r>
          </w:p>
        </w:tc>
        <w:tc>
          <w:tcPr>
            <w:tcW w:w="889" w:type="dxa"/>
            <w:noWrap/>
            <w:vAlign w:val="bottom"/>
            <w:hideMark/>
          </w:tcPr>
          <w:p w14:paraId="07AD1893" w14:textId="77777777" w:rsidR="00232CF6" w:rsidRPr="00DD5F6A" w:rsidRDefault="00232CF6" w:rsidP="004422F2">
            <w:pPr>
              <w:jc w:val="center"/>
              <w:rPr>
                <w:sz w:val="16"/>
                <w:szCs w:val="16"/>
              </w:rPr>
            </w:pPr>
            <w:r w:rsidRPr="008B201F">
              <w:rPr>
                <w:rFonts w:eastAsia="Aptos"/>
                <w:kern w:val="2"/>
                <w:sz w:val="16"/>
                <w:szCs w:val="16"/>
              </w:rPr>
              <w:t xml:space="preserve">1,319.43 </w:t>
            </w:r>
          </w:p>
        </w:tc>
        <w:tc>
          <w:tcPr>
            <w:tcW w:w="900" w:type="dxa"/>
            <w:noWrap/>
            <w:vAlign w:val="bottom"/>
            <w:hideMark/>
          </w:tcPr>
          <w:p w14:paraId="1694804B" w14:textId="77777777" w:rsidR="00232CF6" w:rsidRPr="00DD5F6A" w:rsidRDefault="00232CF6" w:rsidP="004422F2">
            <w:pPr>
              <w:jc w:val="center"/>
              <w:rPr>
                <w:sz w:val="16"/>
                <w:szCs w:val="16"/>
              </w:rPr>
            </w:pPr>
            <w:r w:rsidRPr="008B201F">
              <w:rPr>
                <w:rFonts w:eastAsia="Aptos"/>
                <w:kern w:val="2"/>
                <w:sz w:val="16"/>
                <w:szCs w:val="16"/>
              </w:rPr>
              <w:t xml:space="preserve">921.59 </w:t>
            </w:r>
          </w:p>
        </w:tc>
        <w:tc>
          <w:tcPr>
            <w:tcW w:w="1003" w:type="dxa"/>
            <w:noWrap/>
            <w:vAlign w:val="bottom"/>
            <w:hideMark/>
          </w:tcPr>
          <w:p w14:paraId="5A0A7C42" w14:textId="77777777" w:rsidR="00232CF6" w:rsidRPr="00DD5F6A" w:rsidRDefault="00232CF6" w:rsidP="004422F2">
            <w:pPr>
              <w:jc w:val="center"/>
              <w:rPr>
                <w:sz w:val="16"/>
                <w:szCs w:val="16"/>
              </w:rPr>
            </w:pPr>
            <w:r w:rsidRPr="008B201F">
              <w:rPr>
                <w:rFonts w:eastAsia="Aptos"/>
                <w:kern w:val="2"/>
                <w:sz w:val="16"/>
                <w:szCs w:val="16"/>
              </w:rPr>
              <w:t>523.76</w:t>
            </w:r>
          </w:p>
        </w:tc>
      </w:tr>
      <w:tr w:rsidR="00232CF6" w:rsidRPr="00DD5F6A" w14:paraId="1A8289BE" w14:textId="77777777" w:rsidTr="004422F2">
        <w:trPr>
          <w:trHeight w:val="250"/>
          <w:jc w:val="center"/>
        </w:trPr>
        <w:tc>
          <w:tcPr>
            <w:tcW w:w="1057" w:type="dxa"/>
            <w:noWrap/>
            <w:vAlign w:val="center"/>
            <w:hideMark/>
          </w:tcPr>
          <w:p w14:paraId="4AA2564A" w14:textId="77777777" w:rsidR="00232CF6" w:rsidRPr="00DD5F6A" w:rsidRDefault="00232CF6" w:rsidP="004422F2">
            <w:pPr>
              <w:jc w:val="center"/>
              <w:rPr>
                <w:sz w:val="16"/>
                <w:szCs w:val="16"/>
              </w:rPr>
            </w:pPr>
            <w:r w:rsidRPr="00DD5F6A">
              <w:rPr>
                <w:sz w:val="16"/>
                <w:szCs w:val="16"/>
              </w:rPr>
              <w:t>42,900.01</w:t>
            </w:r>
          </w:p>
        </w:tc>
        <w:tc>
          <w:tcPr>
            <w:tcW w:w="1001" w:type="dxa"/>
            <w:noWrap/>
            <w:vAlign w:val="center"/>
            <w:hideMark/>
          </w:tcPr>
          <w:p w14:paraId="50D53670" w14:textId="77777777" w:rsidR="00232CF6" w:rsidRPr="00DD5F6A" w:rsidRDefault="00232CF6" w:rsidP="004422F2">
            <w:pPr>
              <w:jc w:val="center"/>
              <w:rPr>
                <w:sz w:val="16"/>
                <w:szCs w:val="16"/>
              </w:rPr>
            </w:pPr>
            <w:r w:rsidRPr="00DD5F6A">
              <w:rPr>
                <w:sz w:val="16"/>
                <w:szCs w:val="16"/>
              </w:rPr>
              <w:t>43,300.00</w:t>
            </w:r>
          </w:p>
        </w:tc>
        <w:tc>
          <w:tcPr>
            <w:tcW w:w="889" w:type="dxa"/>
            <w:noWrap/>
            <w:vAlign w:val="bottom"/>
            <w:hideMark/>
          </w:tcPr>
          <w:p w14:paraId="1E965390" w14:textId="77777777" w:rsidR="00232CF6" w:rsidRPr="00DD5F6A" w:rsidRDefault="00232CF6" w:rsidP="004422F2">
            <w:pPr>
              <w:jc w:val="center"/>
              <w:rPr>
                <w:sz w:val="16"/>
                <w:szCs w:val="16"/>
              </w:rPr>
            </w:pPr>
            <w:r w:rsidRPr="008B201F">
              <w:rPr>
                <w:rFonts w:eastAsia="Aptos"/>
                <w:kern w:val="2"/>
                <w:sz w:val="16"/>
                <w:szCs w:val="16"/>
              </w:rPr>
              <w:t xml:space="preserve">1,331.79 </w:t>
            </w:r>
          </w:p>
        </w:tc>
        <w:tc>
          <w:tcPr>
            <w:tcW w:w="900" w:type="dxa"/>
            <w:noWrap/>
            <w:vAlign w:val="bottom"/>
            <w:hideMark/>
          </w:tcPr>
          <w:p w14:paraId="08106BDF" w14:textId="77777777" w:rsidR="00232CF6" w:rsidRPr="00DD5F6A" w:rsidRDefault="00232CF6" w:rsidP="004422F2">
            <w:pPr>
              <w:jc w:val="center"/>
              <w:rPr>
                <w:sz w:val="16"/>
                <w:szCs w:val="16"/>
              </w:rPr>
            </w:pPr>
            <w:r w:rsidRPr="008B201F">
              <w:rPr>
                <w:rFonts w:eastAsia="Aptos"/>
                <w:kern w:val="2"/>
                <w:sz w:val="16"/>
                <w:szCs w:val="16"/>
              </w:rPr>
              <w:t xml:space="preserve">933.95 </w:t>
            </w:r>
          </w:p>
        </w:tc>
        <w:tc>
          <w:tcPr>
            <w:tcW w:w="1003" w:type="dxa"/>
            <w:noWrap/>
            <w:vAlign w:val="bottom"/>
            <w:hideMark/>
          </w:tcPr>
          <w:p w14:paraId="7906F218" w14:textId="77777777" w:rsidR="00232CF6" w:rsidRPr="00DD5F6A" w:rsidRDefault="00232CF6" w:rsidP="004422F2">
            <w:pPr>
              <w:jc w:val="center"/>
              <w:rPr>
                <w:sz w:val="16"/>
                <w:szCs w:val="16"/>
              </w:rPr>
            </w:pPr>
            <w:r w:rsidRPr="008B201F">
              <w:rPr>
                <w:rFonts w:eastAsia="Aptos"/>
                <w:kern w:val="2"/>
                <w:sz w:val="16"/>
                <w:szCs w:val="16"/>
              </w:rPr>
              <w:t>536.12</w:t>
            </w:r>
          </w:p>
        </w:tc>
      </w:tr>
      <w:tr w:rsidR="00232CF6" w:rsidRPr="00DD5F6A" w14:paraId="2100CF0E" w14:textId="77777777" w:rsidTr="004422F2">
        <w:trPr>
          <w:trHeight w:val="250"/>
          <w:jc w:val="center"/>
        </w:trPr>
        <w:tc>
          <w:tcPr>
            <w:tcW w:w="1057" w:type="dxa"/>
            <w:noWrap/>
            <w:vAlign w:val="center"/>
            <w:hideMark/>
          </w:tcPr>
          <w:p w14:paraId="1CEAFDCA" w14:textId="77777777" w:rsidR="00232CF6" w:rsidRPr="00DD5F6A" w:rsidRDefault="00232CF6" w:rsidP="004422F2">
            <w:pPr>
              <w:jc w:val="center"/>
              <w:rPr>
                <w:sz w:val="16"/>
                <w:szCs w:val="16"/>
              </w:rPr>
            </w:pPr>
            <w:r w:rsidRPr="00DD5F6A">
              <w:rPr>
                <w:sz w:val="16"/>
                <w:szCs w:val="16"/>
              </w:rPr>
              <w:t>43,300.01</w:t>
            </w:r>
          </w:p>
        </w:tc>
        <w:tc>
          <w:tcPr>
            <w:tcW w:w="1001" w:type="dxa"/>
            <w:noWrap/>
            <w:vAlign w:val="center"/>
            <w:hideMark/>
          </w:tcPr>
          <w:p w14:paraId="7E16F7F5" w14:textId="77777777" w:rsidR="00232CF6" w:rsidRPr="00DD5F6A" w:rsidRDefault="00232CF6" w:rsidP="004422F2">
            <w:pPr>
              <w:jc w:val="center"/>
              <w:rPr>
                <w:sz w:val="16"/>
                <w:szCs w:val="16"/>
              </w:rPr>
            </w:pPr>
            <w:r w:rsidRPr="00DD5F6A">
              <w:rPr>
                <w:sz w:val="16"/>
                <w:szCs w:val="16"/>
              </w:rPr>
              <w:t>43,700.00</w:t>
            </w:r>
          </w:p>
        </w:tc>
        <w:tc>
          <w:tcPr>
            <w:tcW w:w="889" w:type="dxa"/>
            <w:noWrap/>
            <w:vAlign w:val="bottom"/>
            <w:hideMark/>
          </w:tcPr>
          <w:p w14:paraId="52338071" w14:textId="77777777" w:rsidR="00232CF6" w:rsidRPr="00DD5F6A" w:rsidRDefault="00232CF6" w:rsidP="004422F2">
            <w:pPr>
              <w:jc w:val="center"/>
              <w:rPr>
                <w:sz w:val="16"/>
                <w:szCs w:val="16"/>
              </w:rPr>
            </w:pPr>
            <w:r w:rsidRPr="008B201F">
              <w:rPr>
                <w:rFonts w:eastAsia="Aptos"/>
                <w:kern w:val="2"/>
                <w:sz w:val="16"/>
                <w:szCs w:val="16"/>
              </w:rPr>
              <w:t xml:space="preserve">1,344.15 </w:t>
            </w:r>
          </w:p>
        </w:tc>
        <w:tc>
          <w:tcPr>
            <w:tcW w:w="900" w:type="dxa"/>
            <w:noWrap/>
            <w:vAlign w:val="bottom"/>
            <w:hideMark/>
          </w:tcPr>
          <w:p w14:paraId="1CD3546E" w14:textId="77777777" w:rsidR="00232CF6" w:rsidRPr="00DD5F6A" w:rsidRDefault="00232CF6" w:rsidP="004422F2">
            <w:pPr>
              <w:jc w:val="center"/>
              <w:rPr>
                <w:sz w:val="16"/>
                <w:szCs w:val="16"/>
              </w:rPr>
            </w:pPr>
            <w:r w:rsidRPr="008B201F">
              <w:rPr>
                <w:rFonts w:eastAsia="Aptos"/>
                <w:kern w:val="2"/>
                <w:sz w:val="16"/>
                <w:szCs w:val="16"/>
              </w:rPr>
              <w:t xml:space="preserve">946.31 </w:t>
            </w:r>
          </w:p>
        </w:tc>
        <w:tc>
          <w:tcPr>
            <w:tcW w:w="1003" w:type="dxa"/>
            <w:noWrap/>
            <w:vAlign w:val="bottom"/>
            <w:hideMark/>
          </w:tcPr>
          <w:p w14:paraId="725AD095" w14:textId="77777777" w:rsidR="00232CF6" w:rsidRPr="00DD5F6A" w:rsidRDefault="00232CF6" w:rsidP="004422F2">
            <w:pPr>
              <w:jc w:val="center"/>
              <w:rPr>
                <w:sz w:val="16"/>
                <w:szCs w:val="16"/>
              </w:rPr>
            </w:pPr>
            <w:r w:rsidRPr="008B201F">
              <w:rPr>
                <w:rFonts w:eastAsia="Aptos"/>
                <w:kern w:val="2"/>
                <w:sz w:val="16"/>
                <w:szCs w:val="16"/>
              </w:rPr>
              <w:t>548.48</w:t>
            </w:r>
          </w:p>
        </w:tc>
      </w:tr>
      <w:tr w:rsidR="00232CF6" w:rsidRPr="00DD5F6A" w14:paraId="37F87B96" w14:textId="77777777" w:rsidTr="004422F2">
        <w:trPr>
          <w:trHeight w:val="250"/>
          <w:jc w:val="center"/>
        </w:trPr>
        <w:tc>
          <w:tcPr>
            <w:tcW w:w="1057" w:type="dxa"/>
            <w:noWrap/>
            <w:vAlign w:val="center"/>
            <w:hideMark/>
          </w:tcPr>
          <w:p w14:paraId="3714075B" w14:textId="77777777" w:rsidR="00232CF6" w:rsidRPr="00DD5F6A" w:rsidRDefault="00232CF6" w:rsidP="004422F2">
            <w:pPr>
              <w:jc w:val="center"/>
              <w:rPr>
                <w:sz w:val="16"/>
                <w:szCs w:val="16"/>
              </w:rPr>
            </w:pPr>
            <w:r w:rsidRPr="00DD5F6A">
              <w:rPr>
                <w:sz w:val="16"/>
                <w:szCs w:val="16"/>
              </w:rPr>
              <w:t>43,700.01</w:t>
            </w:r>
          </w:p>
        </w:tc>
        <w:tc>
          <w:tcPr>
            <w:tcW w:w="1001" w:type="dxa"/>
            <w:noWrap/>
            <w:vAlign w:val="center"/>
            <w:hideMark/>
          </w:tcPr>
          <w:p w14:paraId="166AFB8A" w14:textId="77777777" w:rsidR="00232CF6" w:rsidRPr="00DD5F6A" w:rsidRDefault="00232CF6" w:rsidP="004422F2">
            <w:pPr>
              <w:jc w:val="center"/>
              <w:rPr>
                <w:sz w:val="16"/>
                <w:szCs w:val="16"/>
              </w:rPr>
            </w:pPr>
            <w:r w:rsidRPr="00DD5F6A">
              <w:rPr>
                <w:sz w:val="16"/>
                <w:szCs w:val="16"/>
              </w:rPr>
              <w:t>44,100.00</w:t>
            </w:r>
          </w:p>
        </w:tc>
        <w:tc>
          <w:tcPr>
            <w:tcW w:w="889" w:type="dxa"/>
            <w:noWrap/>
            <w:vAlign w:val="bottom"/>
            <w:hideMark/>
          </w:tcPr>
          <w:p w14:paraId="21408991" w14:textId="77777777" w:rsidR="00232CF6" w:rsidRPr="00DD5F6A" w:rsidRDefault="00232CF6" w:rsidP="004422F2">
            <w:pPr>
              <w:jc w:val="center"/>
              <w:rPr>
                <w:sz w:val="16"/>
                <w:szCs w:val="16"/>
              </w:rPr>
            </w:pPr>
            <w:r w:rsidRPr="008B201F">
              <w:rPr>
                <w:rFonts w:eastAsia="Aptos"/>
                <w:kern w:val="2"/>
                <w:sz w:val="16"/>
                <w:szCs w:val="16"/>
              </w:rPr>
              <w:t xml:space="preserve">1,356.51 </w:t>
            </w:r>
          </w:p>
        </w:tc>
        <w:tc>
          <w:tcPr>
            <w:tcW w:w="900" w:type="dxa"/>
            <w:noWrap/>
            <w:vAlign w:val="bottom"/>
            <w:hideMark/>
          </w:tcPr>
          <w:p w14:paraId="43EA4E80" w14:textId="77777777" w:rsidR="00232CF6" w:rsidRPr="00DD5F6A" w:rsidRDefault="00232CF6" w:rsidP="004422F2">
            <w:pPr>
              <w:jc w:val="center"/>
              <w:rPr>
                <w:sz w:val="16"/>
                <w:szCs w:val="16"/>
              </w:rPr>
            </w:pPr>
            <w:r w:rsidRPr="008B201F">
              <w:rPr>
                <w:rFonts w:eastAsia="Aptos"/>
                <w:kern w:val="2"/>
                <w:sz w:val="16"/>
                <w:szCs w:val="16"/>
              </w:rPr>
              <w:t xml:space="preserve">958.67 </w:t>
            </w:r>
          </w:p>
        </w:tc>
        <w:tc>
          <w:tcPr>
            <w:tcW w:w="1003" w:type="dxa"/>
            <w:noWrap/>
            <w:vAlign w:val="bottom"/>
            <w:hideMark/>
          </w:tcPr>
          <w:p w14:paraId="0ED261A4" w14:textId="77777777" w:rsidR="00232CF6" w:rsidRPr="00DD5F6A" w:rsidRDefault="00232CF6" w:rsidP="004422F2">
            <w:pPr>
              <w:jc w:val="center"/>
              <w:rPr>
                <w:sz w:val="16"/>
                <w:szCs w:val="16"/>
              </w:rPr>
            </w:pPr>
            <w:r w:rsidRPr="008B201F">
              <w:rPr>
                <w:rFonts w:eastAsia="Aptos"/>
                <w:kern w:val="2"/>
                <w:sz w:val="16"/>
                <w:szCs w:val="16"/>
              </w:rPr>
              <w:t>560.84</w:t>
            </w:r>
          </w:p>
        </w:tc>
      </w:tr>
      <w:tr w:rsidR="00232CF6" w:rsidRPr="00DD5F6A" w14:paraId="7D807C28" w14:textId="77777777" w:rsidTr="004422F2">
        <w:trPr>
          <w:trHeight w:val="250"/>
          <w:jc w:val="center"/>
        </w:trPr>
        <w:tc>
          <w:tcPr>
            <w:tcW w:w="1057" w:type="dxa"/>
            <w:noWrap/>
            <w:vAlign w:val="center"/>
            <w:hideMark/>
          </w:tcPr>
          <w:p w14:paraId="52AA0D5F" w14:textId="77777777" w:rsidR="00232CF6" w:rsidRPr="00DD5F6A" w:rsidRDefault="00232CF6" w:rsidP="004422F2">
            <w:pPr>
              <w:jc w:val="center"/>
              <w:rPr>
                <w:sz w:val="16"/>
                <w:szCs w:val="16"/>
              </w:rPr>
            </w:pPr>
            <w:r w:rsidRPr="00DD5F6A">
              <w:rPr>
                <w:sz w:val="16"/>
                <w:szCs w:val="16"/>
              </w:rPr>
              <w:t>44,100.01</w:t>
            </w:r>
          </w:p>
        </w:tc>
        <w:tc>
          <w:tcPr>
            <w:tcW w:w="1001" w:type="dxa"/>
            <w:noWrap/>
            <w:vAlign w:val="center"/>
            <w:hideMark/>
          </w:tcPr>
          <w:p w14:paraId="60CFD438" w14:textId="77777777" w:rsidR="00232CF6" w:rsidRPr="00DD5F6A" w:rsidRDefault="00232CF6" w:rsidP="004422F2">
            <w:pPr>
              <w:jc w:val="center"/>
              <w:rPr>
                <w:sz w:val="16"/>
                <w:szCs w:val="16"/>
              </w:rPr>
            </w:pPr>
            <w:r w:rsidRPr="00DD5F6A">
              <w:rPr>
                <w:sz w:val="16"/>
                <w:szCs w:val="16"/>
              </w:rPr>
              <w:t>44,500.00</w:t>
            </w:r>
          </w:p>
        </w:tc>
        <w:tc>
          <w:tcPr>
            <w:tcW w:w="889" w:type="dxa"/>
            <w:noWrap/>
            <w:vAlign w:val="bottom"/>
            <w:hideMark/>
          </w:tcPr>
          <w:p w14:paraId="200D58F7" w14:textId="77777777" w:rsidR="00232CF6" w:rsidRPr="00DD5F6A" w:rsidRDefault="00232CF6" w:rsidP="004422F2">
            <w:pPr>
              <w:jc w:val="center"/>
              <w:rPr>
                <w:sz w:val="16"/>
                <w:szCs w:val="16"/>
              </w:rPr>
            </w:pPr>
            <w:r w:rsidRPr="008B201F">
              <w:rPr>
                <w:rFonts w:eastAsia="Aptos"/>
                <w:kern w:val="2"/>
                <w:sz w:val="16"/>
                <w:szCs w:val="16"/>
              </w:rPr>
              <w:t xml:space="preserve">1,368.87 </w:t>
            </w:r>
          </w:p>
        </w:tc>
        <w:tc>
          <w:tcPr>
            <w:tcW w:w="900" w:type="dxa"/>
            <w:noWrap/>
            <w:vAlign w:val="bottom"/>
            <w:hideMark/>
          </w:tcPr>
          <w:p w14:paraId="3B1AAF6E" w14:textId="77777777" w:rsidR="00232CF6" w:rsidRPr="00DD5F6A" w:rsidRDefault="00232CF6" w:rsidP="004422F2">
            <w:pPr>
              <w:jc w:val="center"/>
              <w:rPr>
                <w:sz w:val="16"/>
                <w:szCs w:val="16"/>
              </w:rPr>
            </w:pPr>
            <w:r w:rsidRPr="008B201F">
              <w:rPr>
                <w:rFonts w:eastAsia="Aptos"/>
                <w:kern w:val="2"/>
                <w:sz w:val="16"/>
                <w:szCs w:val="16"/>
              </w:rPr>
              <w:t xml:space="preserve">971.03 </w:t>
            </w:r>
          </w:p>
        </w:tc>
        <w:tc>
          <w:tcPr>
            <w:tcW w:w="1003" w:type="dxa"/>
            <w:noWrap/>
            <w:vAlign w:val="bottom"/>
            <w:hideMark/>
          </w:tcPr>
          <w:p w14:paraId="09C8F58B" w14:textId="77777777" w:rsidR="00232CF6" w:rsidRPr="00DD5F6A" w:rsidRDefault="00232CF6" w:rsidP="004422F2">
            <w:pPr>
              <w:jc w:val="center"/>
              <w:rPr>
                <w:sz w:val="16"/>
                <w:szCs w:val="16"/>
              </w:rPr>
            </w:pPr>
            <w:r w:rsidRPr="008B201F">
              <w:rPr>
                <w:rFonts w:eastAsia="Aptos"/>
                <w:kern w:val="2"/>
                <w:sz w:val="16"/>
                <w:szCs w:val="16"/>
              </w:rPr>
              <w:t>573.20</w:t>
            </w:r>
          </w:p>
        </w:tc>
      </w:tr>
      <w:tr w:rsidR="00232CF6" w:rsidRPr="00DD5F6A" w14:paraId="41CC3585" w14:textId="77777777" w:rsidTr="004422F2">
        <w:trPr>
          <w:trHeight w:val="250"/>
          <w:jc w:val="center"/>
        </w:trPr>
        <w:tc>
          <w:tcPr>
            <w:tcW w:w="1057" w:type="dxa"/>
            <w:noWrap/>
            <w:vAlign w:val="center"/>
            <w:hideMark/>
          </w:tcPr>
          <w:p w14:paraId="4528003E" w14:textId="77777777" w:rsidR="00232CF6" w:rsidRPr="00DD5F6A" w:rsidRDefault="00232CF6" w:rsidP="004422F2">
            <w:pPr>
              <w:jc w:val="center"/>
              <w:rPr>
                <w:sz w:val="16"/>
                <w:szCs w:val="16"/>
              </w:rPr>
            </w:pPr>
            <w:r w:rsidRPr="00DD5F6A">
              <w:rPr>
                <w:sz w:val="16"/>
                <w:szCs w:val="16"/>
              </w:rPr>
              <w:t>44,500.01</w:t>
            </w:r>
          </w:p>
        </w:tc>
        <w:tc>
          <w:tcPr>
            <w:tcW w:w="1001" w:type="dxa"/>
            <w:noWrap/>
            <w:vAlign w:val="center"/>
            <w:hideMark/>
          </w:tcPr>
          <w:p w14:paraId="2A9E3227" w14:textId="77777777" w:rsidR="00232CF6" w:rsidRPr="00DD5F6A" w:rsidRDefault="00232CF6" w:rsidP="004422F2">
            <w:pPr>
              <w:jc w:val="center"/>
              <w:rPr>
                <w:sz w:val="16"/>
                <w:szCs w:val="16"/>
              </w:rPr>
            </w:pPr>
            <w:r w:rsidRPr="00DD5F6A">
              <w:rPr>
                <w:sz w:val="16"/>
                <w:szCs w:val="16"/>
              </w:rPr>
              <w:t>44,900.00</w:t>
            </w:r>
          </w:p>
        </w:tc>
        <w:tc>
          <w:tcPr>
            <w:tcW w:w="889" w:type="dxa"/>
            <w:noWrap/>
            <w:vAlign w:val="bottom"/>
            <w:hideMark/>
          </w:tcPr>
          <w:p w14:paraId="11F6BDAA" w14:textId="77777777" w:rsidR="00232CF6" w:rsidRPr="00DD5F6A" w:rsidRDefault="00232CF6" w:rsidP="004422F2">
            <w:pPr>
              <w:jc w:val="center"/>
              <w:rPr>
                <w:sz w:val="16"/>
                <w:szCs w:val="16"/>
              </w:rPr>
            </w:pPr>
            <w:r w:rsidRPr="008B201F">
              <w:rPr>
                <w:rFonts w:eastAsia="Aptos"/>
                <w:kern w:val="2"/>
                <w:sz w:val="16"/>
                <w:szCs w:val="16"/>
              </w:rPr>
              <w:t xml:space="preserve">1,381.23 </w:t>
            </w:r>
          </w:p>
        </w:tc>
        <w:tc>
          <w:tcPr>
            <w:tcW w:w="900" w:type="dxa"/>
            <w:noWrap/>
            <w:vAlign w:val="bottom"/>
            <w:hideMark/>
          </w:tcPr>
          <w:p w14:paraId="41D6DEC7" w14:textId="77777777" w:rsidR="00232CF6" w:rsidRPr="00DD5F6A" w:rsidRDefault="00232CF6" w:rsidP="004422F2">
            <w:pPr>
              <w:jc w:val="center"/>
              <w:rPr>
                <w:sz w:val="16"/>
                <w:szCs w:val="16"/>
              </w:rPr>
            </w:pPr>
            <w:r w:rsidRPr="008B201F">
              <w:rPr>
                <w:rFonts w:eastAsia="Aptos"/>
                <w:kern w:val="2"/>
                <w:sz w:val="16"/>
                <w:szCs w:val="16"/>
              </w:rPr>
              <w:t xml:space="preserve">983.39 </w:t>
            </w:r>
          </w:p>
        </w:tc>
        <w:tc>
          <w:tcPr>
            <w:tcW w:w="1003" w:type="dxa"/>
            <w:noWrap/>
            <w:vAlign w:val="bottom"/>
            <w:hideMark/>
          </w:tcPr>
          <w:p w14:paraId="6B2D3EB9" w14:textId="77777777" w:rsidR="00232CF6" w:rsidRPr="00DD5F6A" w:rsidRDefault="00232CF6" w:rsidP="004422F2">
            <w:pPr>
              <w:jc w:val="center"/>
              <w:rPr>
                <w:sz w:val="16"/>
                <w:szCs w:val="16"/>
              </w:rPr>
            </w:pPr>
            <w:r w:rsidRPr="008B201F">
              <w:rPr>
                <w:rFonts w:eastAsia="Aptos"/>
                <w:kern w:val="2"/>
                <w:sz w:val="16"/>
                <w:szCs w:val="16"/>
              </w:rPr>
              <w:t>585.56</w:t>
            </w:r>
          </w:p>
        </w:tc>
      </w:tr>
      <w:tr w:rsidR="00232CF6" w:rsidRPr="00DD5F6A" w14:paraId="7B8AB804" w14:textId="77777777" w:rsidTr="004422F2">
        <w:trPr>
          <w:trHeight w:val="250"/>
          <w:jc w:val="center"/>
        </w:trPr>
        <w:tc>
          <w:tcPr>
            <w:tcW w:w="1057" w:type="dxa"/>
            <w:noWrap/>
            <w:vAlign w:val="center"/>
            <w:hideMark/>
          </w:tcPr>
          <w:p w14:paraId="522E01F6" w14:textId="77777777" w:rsidR="00232CF6" w:rsidRPr="00DD5F6A" w:rsidRDefault="00232CF6" w:rsidP="004422F2">
            <w:pPr>
              <w:jc w:val="center"/>
              <w:rPr>
                <w:sz w:val="16"/>
                <w:szCs w:val="16"/>
              </w:rPr>
            </w:pPr>
            <w:r w:rsidRPr="00DD5F6A">
              <w:rPr>
                <w:sz w:val="16"/>
                <w:szCs w:val="16"/>
              </w:rPr>
              <w:t>44,900.01</w:t>
            </w:r>
          </w:p>
        </w:tc>
        <w:tc>
          <w:tcPr>
            <w:tcW w:w="1001" w:type="dxa"/>
            <w:noWrap/>
            <w:vAlign w:val="center"/>
            <w:hideMark/>
          </w:tcPr>
          <w:p w14:paraId="4A0E219E" w14:textId="77777777" w:rsidR="00232CF6" w:rsidRPr="00DD5F6A" w:rsidRDefault="00232CF6" w:rsidP="004422F2">
            <w:pPr>
              <w:jc w:val="center"/>
              <w:rPr>
                <w:sz w:val="16"/>
                <w:szCs w:val="16"/>
              </w:rPr>
            </w:pPr>
            <w:r w:rsidRPr="00DD5F6A">
              <w:rPr>
                <w:sz w:val="16"/>
                <w:szCs w:val="16"/>
              </w:rPr>
              <w:t>45,300.00</w:t>
            </w:r>
          </w:p>
        </w:tc>
        <w:tc>
          <w:tcPr>
            <w:tcW w:w="889" w:type="dxa"/>
            <w:noWrap/>
            <w:vAlign w:val="bottom"/>
            <w:hideMark/>
          </w:tcPr>
          <w:p w14:paraId="1B2C8FC7" w14:textId="77777777" w:rsidR="00232CF6" w:rsidRPr="00DD5F6A" w:rsidRDefault="00232CF6" w:rsidP="004422F2">
            <w:pPr>
              <w:jc w:val="center"/>
              <w:rPr>
                <w:sz w:val="16"/>
                <w:szCs w:val="16"/>
              </w:rPr>
            </w:pPr>
            <w:r w:rsidRPr="008B201F">
              <w:rPr>
                <w:rFonts w:eastAsia="Aptos"/>
                <w:kern w:val="2"/>
                <w:sz w:val="16"/>
                <w:szCs w:val="16"/>
              </w:rPr>
              <w:t xml:space="preserve">1,393.59 </w:t>
            </w:r>
          </w:p>
        </w:tc>
        <w:tc>
          <w:tcPr>
            <w:tcW w:w="900" w:type="dxa"/>
            <w:noWrap/>
            <w:vAlign w:val="bottom"/>
            <w:hideMark/>
          </w:tcPr>
          <w:p w14:paraId="179495EB" w14:textId="77777777" w:rsidR="00232CF6" w:rsidRPr="00DD5F6A" w:rsidRDefault="00232CF6" w:rsidP="004422F2">
            <w:pPr>
              <w:jc w:val="center"/>
              <w:rPr>
                <w:sz w:val="16"/>
                <w:szCs w:val="16"/>
              </w:rPr>
            </w:pPr>
            <w:r w:rsidRPr="008B201F">
              <w:rPr>
                <w:rFonts w:eastAsia="Aptos"/>
                <w:kern w:val="2"/>
                <w:sz w:val="16"/>
                <w:szCs w:val="16"/>
              </w:rPr>
              <w:t xml:space="preserve">995.75 </w:t>
            </w:r>
          </w:p>
        </w:tc>
        <w:tc>
          <w:tcPr>
            <w:tcW w:w="1003" w:type="dxa"/>
            <w:noWrap/>
            <w:vAlign w:val="bottom"/>
            <w:hideMark/>
          </w:tcPr>
          <w:p w14:paraId="3A481CEE" w14:textId="77777777" w:rsidR="00232CF6" w:rsidRPr="00DD5F6A" w:rsidRDefault="00232CF6" w:rsidP="004422F2">
            <w:pPr>
              <w:jc w:val="center"/>
              <w:rPr>
                <w:sz w:val="16"/>
                <w:szCs w:val="16"/>
              </w:rPr>
            </w:pPr>
            <w:r w:rsidRPr="008B201F">
              <w:rPr>
                <w:rFonts w:eastAsia="Aptos"/>
                <w:kern w:val="2"/>
                <w:sz w:val="16"/>
                <w:szCs w:val="16"/>
              </w:rPr>
              <w:t>597.92</w:t>
            </w:r>
          </w:p>
        </w:tc>
      </w:tr>
      <w:tr w:rsidR="00232CF6" w:rsidRPr="00DD5F6A" w14:paraId="6B97F70A" w14:textId="77777777" w:rsidTr="004422F2">
        <w:trPr>
          <w:trHeight w:val="250"/>
          <w:jc w:val="center"/>
        </w:trPr>
        <w:tc>
          <w:tcPr>
            <w:tcW w:w="1057" w:type="dxa"/>
            <w:noWrap/>
            <w:vAlign w:val="center"/>
            <w:hideMark/>
          </w:tcPr>
          <w:p w14:paraId="13C25E54" w14:textId="77777777" w:rsidR="00232CF6" w:rsidRPr="00DD5F6A" w:rsidRDefault="00232CF6" w:rsidP="004422F2">
            <w:pPr>
              <w:jc w:val="center"/>
              <w:rPr>
                <w:sz w:val="16"/>
                <w:szCs w:val="16"/>
              </w:rPr>
            </w:pPr>
            <w:r w:rsidRPr="00DD5F6A">
              <w:rPr>
                <w:sz w:val="16"/>
                <w:szCs w:val="16"/>
              </w:rPr>
              <w:t>45,300.01</w:t>
            </w:r>
          </w:p>
        </w:tc>
        <w:tc>
          <w:tcPr>
            <w:tcW w:w="1001" w:type="dxa"/>
            <w:noWrap/>
            <w:vAlign w:val="center"/>
            <w:hideMark/>
          </w:tcPr>
          <w:p w14:paraId="22A96D25" w14:textId="77777777" w:rsidR="00232CF6" w:rsidRPr="00DD5F6A" w:rsidRDefault="00232CF6" w:rsidP="004422F2">
            <w:pPr>
              <w:jc w:val="center"/>
              <w:rPr>
                <w:sz w:val="16"/>
                <w:szCs w:val="16"/>
              </w:rPr>
            </w:pPr>
            <w:r w:rsidRPr="00DD5F6A">
              <w:rPr>
                <w:sz w:val="16"/>
                <w:szCs w:val="16"/>
              </w:rPr>
              <w:t>45,700.00</w:t>
            </w:r>
          </w:p>
        </w:tc>
        <w:tc>
          <w:tcPr>
            <w:tcW w:w="889" w:type="dxa"/>
            <w:noWrap/>
            <w:vAlign w:val="bottom"/>
            <w:hideMark/>
          </w:tcPr>
          <w:p w14:paraId="58CCF9DC" w14:textId="77777777" w:rsidR="00232CF6" w:rsidRPr="00DD5F6A" w:rsidRDefault="00232CF6" w:rsidP="004422F2">
            <w:pPr>
              <w:jc w:val="center"/>
              <w:rPr>
                <w:sz w:val="16"/>
                <w:szCs w:val="16"/>
              </w:rPr>
            </w:pPr>
            <w:r w:rsidRPr="008B201F">
              <w:rPr>
                <w:rFonts w:eastAsia="Aptos"/>
                <w:kern w:val="2"/>
                <w:sz w:val="16"/>
                <w:szCs w:val="16"/>
              </w:rPr>
              <w:t xml:space="preserve">1,405.95 </w:t>
            </w:r>
          </w:p>
        </w:tc>
        <w:tc>
          <w:tcPr>
            <w:tcW w:w="900" w:type="dxa"/>
            <w:noWrap/>
            <w:vAlign w:val="bottom"/>
            <w:hideMark/>
          </w:tcPr>
          <w:p w14:paraId="4A9A4975" w14:textId="77777777" w:rsidR="00232CF6" w:rsidRPr="00DD5F6A" w:rsidRDefault="00232CF6" w:rsidP="004422F2">
            <w:pPr>
              <w:jc w:val="center"/>
              <w:rPr>
                <w:sz w:val="16"/>
                <w:szCs w:val="16"/>
              </w:rPr>
            </w:pPr>
            <w:r w:rsidRPr="008B201F">
              <w:rPr>
                <w:rFonts w:eastAsia="Aptos"/>
                <w:kern w:val="2"/>
                <w:sz w:val="16"/>
                <w:szCs w:val="16"/>
              </w:rPr>
              <w:t xml:space="preserve">1,008.11 </w:t>
            </w:r>
          </w:p>
        </w:tc>
        <w:tc>
          <w:tcPr>
            <w:tcW w:w="1003" w:type="dxa"/>
            <w:noWrap/>
            <w:vAlign w:val="bottom"/>
            <w:hideMark/>
          </w:tcPr>
          <w:p w14:paraId="1C00F3DC" w14:textId="77777777" w:rsidR="00232CF6" w:rsidRPr="00DD5F6A" w:rsidRDefault="00232CF6" w:rsidP="004422F2">
            <w:pPr>
              <w:jc w:val="center"/>
              <w:rPr>
                <w:sz w:val="16"/>
                <w:szCs w:val="16"/>
              </w:rPr>
            </w:pPr>
            <w:r w:rsidRPr="008B201F">
              <w:rPr>
                <w:rFonts w:eastAsia="Aptos"/>
                <w:kern w:val="2"/>
                <w:sz w:val="16"/>
                <w:szCs w:val="16"/>
              </w:rPr>
              <w:t>610.28</w:t>
            </w:r>
          </w:p>
        </w:tc>
      </w:tr>
      <w:tr w:rsidR="00232CF6" w:rsidRPr="00DD5F6A" w14:paraId="28A11DC9" w14:textId="77777777" w:rsidTr="004422F2">
        <w:trPr>
          <w:trHeight w:val="250"/>
          <w:jc w:val="center"/>
        </w:trPr>
        <w:tc>
          <w:tcPr>
            <w:tcW w:w="1057" w:type="dxa"/>
            <w:noWrap/>
            <w:vAlign w:val="center"/>
            <w:hideMark/>
          </w:tcPr>
          <w:p w14:paraId="3FED3CB5" w14:textId="77777777" w:rsidR="00232CF6" w:rsidRPr="00DD5F6A" w:rsidRDefault="00232CF6" w:rsidP="004422F2">
            <w:pPr>
              <w:jc w:val="center"/>
              <w:rPr>
                <w:sz w:val="16"/>
                <w:szCs w:val="16"/>
              </w:rPr>
            </w:pPr>
            <w:r w:rsidRPr="00DD5F6A">
              <w:rPr>
                <w:sz w:val="16"/>
                <w:szCs w:val="16"/>
              </w:rPr>
              <w:t>45,700.01</w:t>
            </w:r>
          </w:p>
        </w:tc>
        <w:tc>
          <w:tcPr>
            <w:tcW w:w="1001" w:type="dxa"/>
            <w:noWrap/>
            <w:vAlign w:val="center"/>
            <w:hideMark/>
          </w:tcPr>
          <w:p w14:paraId="0B3ED22F" w14:textId="77777777" w:rsidR="00232CF6" w:rsidRPr="00DD5F6A" w:rsidRDefault="00232CF6" w:rsidP="004422F2">
            <w:pPr>
              <w:jc w:val="center"/>
              <w:rPr>
                <w:sz w:val="16"/>
                <w:szCs w:val="16"/>
              </w:rPr>
            </w:pPr>
            <w:r w:rsidRPr="00DD5F6A">
              <w:rPr>
                <w:sz w:val="16"/>
                <w:szCs w:val="16"/>
              </w:rPr>
              <w:t>46,100.00</w:t>
            </w:r>
          </w:p>
        </w:tc>
        <w:tc>
          <w:tcPr>
            <w:tcW w:w="889" w:type="dxa"/>
            <w:noWrap/>
            <w:vAlign w:val="bottom"/>
            <w:hideMark/>
          </w:tcPr>
          <w:p w14:paraId="0412142B" w14:textId="77777777" w:rsidR="00232CF6" w:rsidRPr="00DD5F6A" w:rsidRDefault="00232CF6" w:rsidP="004422F2">
            <w:pPr>
              <w:jc w:val="center"/>
              <w:rPr>
                <w:sz w:val="16"/>
                <w:szCs w:val="16"/>
              </w:rPr>
            </w:pPr>
            <w:r w:rsidRPr="008B201F">
              <w:rPr>
                <w:rFonts w:eastAsia="Aptos"/>
                <w:kern w:val="2"/>
                <w:sz w:val="16"/>
                <w:szCs w:val="16"/>
              </w:rPr>
              <w:t xml:space="preserve">1,418.31 </w:t>
            </w:r>
          </w:p>
        </w:tc>
        <w:tc>
          <w:tcPr>
            <w:tcW w:w="900" w:type="dxa"/>
            <w:noWrap/>
            <w:vAlign w:val="bottom"/>
            <w:hideMark/>
          </w:tcPr>
          <w:p w14:paraId="449C66D9" w14:textId="77777777" w:rsidR="00232CF6" w:rsidRPr="00DD5F6A" w:rsidRDefault="00232CF6" w:rsidP="004422F2">
            <w:pPr>
              <w:jc w:val="center"/>
              <w:rPr>
                <w:sz w:val="16"/>
                <w:szCs w:val="16"/>
              </w:rPr>
            </w:pPr>
            <w:r w:rsidRPr="008B201F">
              <w:rPr>
                <w:rFonts w:eastAsia="Aptos"/>
                <w:kern w:val="2"/>
                <w:sz w:val="16"/>
                <w:szCs w:val="16"/>
              </w:rPr>
              <w:t xml:space="preserve">1,020.47 </w:t>
            </w:r>
          </w:p>
        </w:tc>
        <w:tc>
          <w:tcPr>
            <w:tcW w:w="1003" w:type="dxa"/>
            <w:noWrap/>
            <w:vAlign w:val="bottom"/>
            <w:hideMark/>
          </w:tcPr>
          <w:p w14:paraId="3F2279A2" w14:textId="77777777" w:rsidR="00232CF6" w:rsidRPr="00DD5F6A" w:rsidRDefault="00232CF6" w:rsidP="004422F2">
            <w:pPr>
              <w:jc w:val="center"/>
              <w:rPr>
                <w:sz w:val="16"/>
                <w:szCs w:val="16"/>
              </w:rPr>
            </w:pPr>
            <w:r w:rsidRPr="008B201F">
              <w:rPr>
                <w:rFonts w:eastAsia="Aptos"/>
                <w:kern w:val="2"/>
                <w:sz w:val="16"/>
                <w:szCs w:val="16"/>
              </w:rPr>
              <w:t>622.64</w:t>
            </w:r>
          </w:p>
        </w:tc>
      </w:tr>
      <w:tr w:rsidR="00232CF6" w:rsidRPr="00DD5F6A" w14:paraId="42E40736" w14:textId="77777777" w:rsidTr="004422F2">
        <w:trPr>
          <w:trHeight w:val="250"/>
          <w:jc w:val="center"/>
        </w:trPr>
        <w:tc>
          <w:tcPr>
            <w:tcW w:w="1057" w:type="dxa"/>
            <w:noWrap/>
            <w:vAlign w:val="center"/>
            <w:hideMark/>
          </w:tcPr>
          <w:p w14:paraId="48006B01" w14:textId="77777777" w:rsidR="00232CF6" w:rsidRPr="00DD5F6A" w:rsidRDefault="00232CF6" w:rsidP="004422F2">
            <w:pPr>
              <w:jc w:val="center"/>
              <w:rPr>
                <w:sz w:val="16"/>
                <w:szCs w:val="16"/>
              </w:rPr>
            </w:pPr>
            <w:r w:rsidRPr="00DD5F6A">
              <w:rPr>
                <w:sz w:val="16"/>
                <w:szCs w:val="16"/>
              </w:rPr>
              <w:t>46,100.01</w:t>
            </w:r>
          </w:p>
        </w:tc>
        <w:tc>
          <w:tcPr>
            <w:tcW w:w="1001" w:type="dxa"/>
            <w:noWrap/>
            <w:vAlign w:val="center"/>
            <w:hideMark/>
          </w:tcPr>
          <w:p w14:paraId="5315EE0A" w14:textId="77777777" w:rsidR="00232CF6" w:rsidRPr="00DD5F6A" w:rsidRDefault="00232CF6" w:rsidP="004422F2">
            <w:pPr>
              <w:jc w:val="center"/>
              <w:rPr>
                <w:sz w:val="16"/>
                <w:szCs w:val="16"/>
              </w:rPr>
            </w:pPr>
            <w:r w:rsidRPr="00DD5F6A">
              <w:rPr>
                <w:sz w:val="16"/>
                <w:szCs w:val="16"/>
              </w:rPr>
              <w:t>46,500.00</w:t>
            </w:r>
          </w:p>
        </w:tc>
        <w:tc>
          <w:tcPr>
            <w:tcW w:w="889" w:type="dxa"/>
            <w:noWrap/>
            <w:vAlign w:val="bottom"/>
            <w:hideMark/>
          </w:tcPr>
          <w:p w14:paraId="0B59C5F6" w14:textId="77777777" w:rsidR="00232CF6" w:rsidRPr="00DD5F6A" w:rsidRDefault="00232CF6" w:rsidP="004422F2">
            <w:pPr>
              <w:jc w:val="center"/>
              <w:rPr>
                <w:sz w:val="16"/>
                <w:szCs w:val="16"/>
              </w:rPr>
            </w:pPr>
            <w:r w:rsidRPr="008B201F">
              <w:rPr>
                <w:rFonts w:eastAsia="Aptos"/>
                <w:kern w:val="2"/>
                <w:sz w:val="16"/>
                <w:szCs w:val="16"/>
              </w:rPr>
              <w:t xml:space="preserve">1,430.67 </w:t>
            </w:r>
          </w:p>
        </w:tc>
        <w:tc>
          <w:tcPr>
            <w:tcW w:w="900" w:type="dxa"/>
            <w:noWrap/>
            <w:vAlign w:val="bottom"/>
            <w:hideMark/>
          </w:tcPr>
          <w:p w14:paraId="0E0C170E" w14:textId="77777777" w:rsidR="00232CF6" w:rsidRPr="00DD5F6A" w:rsidRDefault="00232CF6" w:rsidP="004422F2">
            <w:pPr>
              <w:jc w:val="center"/>
              <w:rPr>
                <w:sz w:val="16"/>
                <w:szCs w:val="16"/>
              </w:rPr>
            </w:pPr>
            <w:r w:rsidRPr="008B201F">
              <w:rPr>
                <w:rFonts w:eastAsia="Aptos"/>
                <w:kern w:val="2"/>
                <w:sz w:val="16"/>
                <w:szCs w:val="16"/>
              </w:rPr>
              <w:t xml:space="preserve">1,032.83 </w:t>
            </w:r>
          </w:p>
        </w:tc>
        <w:tc>
          <w:tcPr>
            <w:tcW w:w="1003" w:type="dxa"/>
            <w:noWrap/>
            <w:vAlign w:val="bottom"/>
            <w:hideMark/>
          </w:tcPr>
          <w:p w14:paraId="00DD3FC5" w14:textId="77777777" w:rsidR="00232CF6" w:rsidRPr="00DD5F6A" w:rsidRDefault="00232CF6" w:rsidP="004422F2">
            <w:pPr>
              <w:jc w:val="center"/>
              <w:rPr>
                <w:sz w:val="16"/>
                <w:szCs w:val="16"/>
              </w:rPr>
            </w:pPr>
            <w:r w:rsidRPr="008B201F">
              <w:rPr>
                <w:rFonts w:eastAsia="Aptos"/>
                <w:kern w:val="2"/>
                <w:sz w:val="16"/>
                <w:szCs w:val="16"/>
              </w:rPr>
              <w:t>635.00</w:t>
            </w:r>
          </w:p>
        </w:tc>
      </w:tr>
      <w:tr w:rsidR="00232CF6" w:rsidRPr="00DD5F6A" w14:paraId="2E31C1D7" w14:textId="77777777" w:rsidTr="004422F2">
        <w:trPr>
          <w:trHeight w:val="250"/>
          <w:jc w:val="center"/>
        </w:trPr>
        <w:tc>
          <w:tcPr>
            <w:tcW w:w="1057" w:type="dxa"/>
            <w:noWrap/>
            <w:vAlign w:val="center"/>
            <w:hideMark/>
          </w:tcPr>
          <w:p w14:paraId="40F5879F" w14:textId="77777777" w:rsidR="00232CF6" w:rsidRPr="00DD5F6A" w:rsidRDefault="00232CF6" w:rsidP="004422F2">
            <w:pPr>
              <w:jc w:val="center"/>
              <w:rPr>
                <w:sz w:val="16"/>
                <w:szCs w:val="16"/>
              </w:rPr>
            </w:pPr>
            <w:r w:rsidRPr="00DD5F6A">
              <w:rPr>
                <w:sz w:val="16"/>
                <w:szCs w:val="16"/>
              </w:rPr>
              <w:t>46,500.01</w:t>
            </w:r>
          </w:p>
        </w:tc>
        <w:tc>
          <w:tcPr>
            <w:tcW w:w="1001" w:type="dxa"/>
            <w:noWrap/>
            <w:vAlign w:val="center"/>
            <w:hideMark/>
          </w:tcPr>
          <w:p w14:paraId="2660BE5F" w14:textId="77777777" w:rsidR="00232CF6" w:rsidRPr="00DD5F6A" w:rsidRDefault="00232CF6" w:rsidP="004422F2">
            <w:pPr>
              <w:jc w:val="center"/>
              <w:rPr>
                <w:sz w:val="16"/>
                <w:szCs w:val="16"/>
              </w:rPr>
            </w:pPr>
            <w:r w:rsidRPr="00DD5F6A">
              <w:rPr>
                <w:sz w:val="16"/>
                <w:szCs w:val="16"/>
              </w:rPr>
              <w:t>46,900.00</w:t>
            </w:r>
          </w:p>
        </w:tc>
        <w:tc>
          <w:tcPr>
            <w:tcW w:w="889" w:type="dxa"/>
            <w:noWrap/>
            <w:vAlign w:val="bottom"/>
            <w:hideMark/>
          </w:tcPr>
          <w:p w14:paraId="687413A8" w14:textId="77777777" w:rsidR="00232CF6" w:rsidRPr="00DD5F6A" w:rsidRDefault="00232CF6" w:rsidP="004422F2">
            <w:pPr>
              <w:jc w:val="center"/>
              <w:rPr>
                <w:sz w:val="16"/>
                <w:szCs w:val="16"/>
              </w:rPr>
            </w:pPr>
            <w:r w:rsidRPr="008B201F">
              <w:rPr>
                <w:rFonts w:eastAsia="Aptos"/>
                <w:kern w:val="2"/>
                <w:sz w:val="16"/>
                <w:szCs w:val="16"/>
              </w:rPr>
              <w:t xml:space="preserve">1,443.03 </w:t>
            </w:r>
          </w:p>
        </w:tc>
        <w:tc>
          <w:tcPr>
            <w:tcW w:w="900" w:type="dxa"/>
            <w:noWrap/>
            <w:vAlign w:val="bottom"/>
            <w:hideMark/>
          </w:tcPr>
          <w:p w14:paraId="4823095E" w14:textId="77777777" w:rsidR="00232CF6" w:rsidRPr="00DD5F6A" w:rsidRDefault="00232CF6" w:rsidP="004422F2">
            <w:pPr>
              <w:jc w:val="center"/>
              <w:rPr>
                <w:sz w:val="16"/>
                <w:szCs w:val="16"/>
              </w:rPr>
            </w:pPr>
            <w:r w:rsidRPr="008B201F">
              <w:rPr>
                <w:rFonts w:eastAsia="Aptos"/>
                <w:kern w:val="2"/>
                <w:sz w:val="16"/>
                <w:szCs w:val="16"/>
              </w:rPr>
              <w:t xml:space="preserve">1,045.19 </w:t>
            </w:r>
          </w:p>
        </w:tc>
        <w:tc>
          <w:tcPr>
            <w:tcW w:w="1003" w:type="dxa"/>
            <w:noWrap/>
            <w:vAlign w:val="bottom"/>
            <w:hideMark/>
          </w:tcPr>
          <w:p w14:paraId="032B463A" w14:textId="77777777" w:rsidR="00232CF6" w:rsidRPr="00DD5F6A" w:rsidRDefault="00232CF6" w:rsidP="004422F2">
            <w:pPr>
              <w:jc w:val="center"/>
              <w:rPr>
                <w:sz w:val="16"/>
                <w:szCs w:val="16"/>
              </w:rPr>
            </w:pPr>
            <w:r w:rsidRPr="008B201F">
              <w:rPr>
                <w:rFonts w:eastAsia="Aptos"/>
                <w:kern w:val="2"/>
                <w:sz w:val="16"/>
                <w:szCs w:val="16"/>
              </w:rPr>
              <w:t>647.36</w:t>
            </w:r>
          </w:p>
        </w:tc>
      </w:tr>
      <w:tr w:rsidR="00232CF6" w:rsidRPr="00DD5F6A" w14:paraId="584D3BC1" w14:textId="77777777" w:rsidTr="004422F2">
        <w:trPr>
          <w:trHeight w:val="250"/>
          <w:jc w:val="center"/>
        </w:trPr>
        <w:tc>
          <w:tcPr>
            <w:tcW w:w="1057" w:type="dxa"/>
            <w:noWrap/>
            <w:vAlign w:val="center"/>
            <w:hideMark/>
          </w:tcPr>
          <w:p w14:paraId="45E61360" w14:textId="77777777" w:rsidR="00232CF6" w:rsidRPr="00DD5F6A" w:rsidRDefault="00232CF6" w:rsidP="004422F2">
            <w:pPr>
              <w:jc w:val="center"/>
              <w:rPr>
                <w:sz w:val="16"/>
                <w:szCs w:val="16"/>
              </w:rPr>
            </w:pPr>
            <w:r w:rsidRPr="00DD5F6A">
              <w:rPr>
                <w:sz w:val="16"/>
                <w:szCs w:val="16"/>
              </w:rPr>
              <w:t>46,900.01</w:t>
            </w:r>
          </w:p>
        </w:tc>
        <w:tc>
          <w:tcPr>
            <w:tcW w:w="1001" w:type="dxa"/>
            <w:noWrap/>
            <w:vAlign w:val="center"/>
            <w:hideMark/>
          </w:tcPr>
          <w:p w14:paraId="2682122F" w14:textId="77777777" w:rsidR="00232CF6" w:rsidRPr="00DD5F6A" w:rsidRDefault="00232CF6" w:rsidP="004422F2">
            <w:pPr>
              <w:jc w:val="center"/>
              <w:rPr>
                <w:sz w:val="16"/>
                <w:szCs w:val="16"/>
              </w:rPr>
            </w:pPr>
            <w:r w:rsidRPr="00DD5F6A">
              <w:rPr>
                <w:sz w:val="16"/>
                <w:szCs w:val="16"/>
              </w:rPr>
              <w:t>47,300.00</w:t>
            </w:r>
          </w:p>
        </w:tc>
        <w:tc>
          <w:tcPr>
            <w:tcW w:w="889" w:type="dxa"/>
            <w:noWrap/>
            <w:vAlign w:val="bottom"/>
            <w:hideMark/>
          </w:tcPr>
          <w:p w14:paraId="6700536A" w14:textId="77777777" w:rsidR="00232CF6" w:rsidRPr="00DD5F6A" w:rsidRDefault="00232CF6" w:rsidP="004422F2">
            <w:pPr>
              <w:jc w:val="center"/>
              <w:rPr>
                <w:sz w:val="16"/>
                <w:szCs w:val="16"/>
              </w:rPr>
            </w:pPr>
            <w:r w:rsidRPr="008B201F">
              <w:rPr>
                <w:rFonts w:eastAsia="Aptos"/>
                <w:kern w:val="2"/>
                <w:sz w:val="16"/>
                <w:szCs w:val="16"/>
              </w:rPr>
              <w:t xml:space="preserve">1,455.39 </w:t>
            </w:r>
          </w:p>
        </w:tc>
        <w:tc>
          <w:tcPr>
            <w:tcW w:w="900" w:type="dxa"/>
            <w:noWrap/>
            <w:vAlign w:val="bottom"/>
            <w:hideMark/>
          </w:tcPr>
          <w:p w14:paraId="128CE825" w14:textId="77777777" w:rsidR="00232CF6" w:rsidRPr="00DD5F6A" w:rsidRDefault="00232CF6" w:rsidP="004422F2">
            <w:pPr>
              <w:jc w:val="center"/>
              <w:rPr>
                <w:sz w:val="16"/>
                <w:szCs w:val="16"/>
              </w:rPr>
            </w:pPr>
            <w:r w:rsidRPr="008B201F">
              <w:rPr>
                <w:rFonts w:eastAsia="Aptos"/>
                <w:kern w:val="2"/>
                <w:sz w:val="16"/>
                <w:szCs w:val="16"/>
              </w:rPr>
              <w:t xml:space="preserve">1,057.55 </w:t>
            </w:r>
          </w:p>
        </w:tc>
        <w:tc>
          <w:tcPr>
            <w:tcW w:w="1003" w:type="dxa"/>
            <w:noWrap/>
            <w:vAlign w:val="bottom"/>
            <w:hideMark/>
          </w:tcPr>
          <w:p w14:paraId="42B296BA" w14:textId="77777777" w:rsidR="00232CF6" w:rsidRPr="00DD5F6A" w:rsidRDefault="00232CF6" w:rsidP="004422F2">
            <w:pPr>
              <w:jc w:val="center"/>
              <w:rPr>
                <w:sz w:val="16"/>
                <w:szCs w:val="16"/>
              </w:rPr>
            </w:pPr>
            <w:r w:rsidRPr="008B201F">
              <w:rPr>
                <w:rFonts w:eastAsia="Aptos"/>
                <w:kern w:val="2"/>
                <w:sz w:val="16"/>
                <w:szCs w:val="16"/>
              </w:rPr>
              <w:t>659.72</w:t>
            </w:r>
          </w:p>
        </w:tc>
      </w:tr>
      <w:tr w:rsidR="00232CF6" w:rsidRPr="00DD5F6A" w14:paraId="60A34A75" w14:textId="77777777" w:rsidTr="004422F2">
        <w:trPr>
          <w:trHeight w:val="250"/>
          <w:jc w:val="center"/>
        </w:trPr>
        <w:tc>
          <w:tcPr>
            <w:tcW w:w="1057" w:type="dxa"/>
            <w:noWrap/>
            <w:vAlign w:val="center"/>
            <w:hideMark/>
          </w:tcPr>
          <w:p w14:paraId="25FA4151" w14:textId="77777777" w:rsidR="00232CF6" w:rsidRPr="00DD5F6A" w:rsidRDefault="00232CF6" w:rsidP="004422F2">
            <w:pPr>
              <w:jc w:val="center"/>
              <w:rPr>
                <w:sz w:val="16"/>
                <w:szCs w:val="16"/>
              </w:rPr>
            </w:pPr>
            <w:r w:rsidRPr="00DD5F6A">
              <w:rPr>
                <w:sz w:val="16"/>
                <w:szCs w:val="16"/>
              </w:rPr>
              <w:t>47,300.01</w:t>
            </w:r>
          </w:p>
        </w:tc>
        <w:tc>
          <w:tcPr>
            <w:tcW w:w="1001" w:type="dxa"/>
            <w:noWrap/>
            <w:vAlign w:val="center"/>
            <w:hideMark/>
          </w:tcPr>
          <w:p w14:paraId="0CA890FA" w14:textId="77777777" w:rsidR="00232CF6" w:rsidRPr="00DD5F6A" w:rsidRDefault="00232CF6" w:rsidP="004422F2">
            <w:pPr>
              <w:jc w:val="center"/>
              <w:rPr>
                <w:sz w:val="16"/>
                <w:szCs w:val="16"/>
              </w:rPr>
            </w:pPr>
            <w:r w:rsidRPr="00DD5F6A">
              <w:rPr>
                <w:sz w:val="16"/>
                <w:szCs w:val="16"/>
              </w:rPr>
              <w:t>47,700.00</w:t>
            </w:r>
          </w:p>
        </w:tc>
        <w:tc>
          <w:tcPr>
            <w:tcW w:w="889" w:type="dxa"/>
            <w:noWrap/>
            <w:vAlign w:val="bottom"/>
            <w:hideMark/>
          </w:tcPr>
          <w:p w14:paraId="39CE8469" w14:textId="77777777" w:rsidR="00232CF6" w:rsidRPr="00DD5F6A" w:rsidRDefault="00232CF6" w:rsidP="004422F2">
            <w:pPr>
              <w:jc w:val="center"/>
              <w:rPr>
                <w:sz w:val="16"/>
                <w:szCs w:val="16"/>
              </w:rPr>
            </w:pPr>
            <w:r w:rsidRPr="008B201F">
              <w:rPr>
                <w:rFonts w:eastAsia="Aptos"/>
                <w:kern w:val="2"/>
                <w:sz w:val="16"/>
                <w:szCs w:val="16"/>
              </w:rPr>
              <w:t xml:space="preserve">1,467.75 </w:t>
            </w:r>
          </w:p>
        </w:tc>
        <w:tc>
          <w:tcPr>
            <w:tcW w:w="900" w:type="dxa"/>
            <w:noWrap/>
            <w:vAlign w:val="bottom"/>
            <w:hideMark/>
          </w:tcPr>
          <w:p w14:paraId="42BA95D3" w14:textId="77777777" w:rsidR="00232CF6" w:rsidRPr="00DD5F6A" w:rsidRDefault="00232CF6" w:rsidP="004422F2">
            <w:pPr>
              <w:jc w:val="center"/>
              <w:rPr>
                <w:sz w:val="16"/>
                <w:szCs w:val="16"/>
              </w:rPr>
            </w:pPr>
            <w:r w:rsidRPr="008B201F">
              <w:rPr>
                <w:rFonts w:eastAsia="Aptos"/>
                <w:kern w:val="2"/>
                <w:sz w:val="16"/>
                <w:szCs w:val="16"/>
              </w:rPr>
              <w:t xml:space="preserve">1,069.91 </w:t>
            </w:r>
          </w:p>
        </w:tc>
        <w:tc>
          <w:tcPr>
            <w:tcW w:w="1003" w:type="dxa"/>
            <w:noWrap/>
            <w:vAlign w:val="bottom"/>
            <w:hideMark/>
          </w:tcPr>
          <w:p w14:paraId="0B1285CA" w14:textId="77777777" w:rsidR="00232CF6" w:rsidRPr="00DD5F6A" w:rsidRDefault="00232CF6" w:rsidP="004422F2">
            <w:pPr>
              <w:jc w:val="center"/>
              <w:rPr>
                <w:sz w:val="16"/>
                <w:szCs w:val="16"/>
              </w:rPr>
            </w:pPr>
            <w:r w:rsidRPr="008B201F">
              <w:rPr>
                <w:rFonts w:eastAsia="Aptos"/>
                <w:kern w:val="2"/>
                <w:sz w:val="16"/>
                <w:szCs w:val="16"/>
              </w:rPr>
              <w:t>672.08</w:t>
            </w:r>
          </w:p>
        </w:tc>
      </w:tr>
      <w:tr w:rsidR="00232CF6" w:rsidRPr="00DD5F6A" w14:paraId="5306502B" w14:textId="77777777" w:rsidTr="004422F2">
        <w:trPr>
          <w:trHeight w:val="250"/>
          <w:jc w:val="center"/>
        </w:trPr>
        <w:tc>
          <w:tcPr>
            <w:tcW w:w="1057" w:type="dxa"/>
            <w:noWrap/>
            <w:vAlign w:val="center"/>
            <w:hideMark/>
          </w:tcPr>
          <w:p w14:paraId="736C4D8E" w14:textId="77777777" w:rsidR="00232CF6" w:rsidRPr="00DD5F6A" w:rsidRDefault="00232CF6" w:rsidP="004422F2">
            <w:pPr>
              <w:jc w:val="center"/>
              <w:rPr>
                <w:sz w:val="16"/>
                <w:szCs w:val="16"/>
              </w:rPr>
            </w:pPr>
            <w:r w:rsidRPr="00DD5F6A">
              <w:rPr>
                <w:sz w:val="16"/>
                <w:szCs w:val="16"/>
              </w:rPr>
              <w:t>47,700.01</w:t>
            </w:r>
          </w:p>
        </w:tc>
        <w:tc>
          <w:tcPr>
            <w:tcW w:w="1001" w:type="dxa"/>
            <w:noWrap/>
            <w:vAlign w:val="center"/>
            <w:hideMark/>
          </w:tcPr>
          <w:p w14:paraId="1CE845BC" w14:textId="77777777" w:rsidR="00232CF6" w:rsidRPr="00DD5F6A" w:rsidRDefault="00232CF6" w:rsidP="004422F2">
            <w:pPr>
              <w:jc w:val="center"/>
              <w:rPr>
                <w:sz w:val="16"/>
                <w:szCs w:val="16"/>
              </w:rPr>
            </w:pPr>
            <w:r w:rsidRPr="00DD5F6A">
              <w:rPr>
                <w:sz w:val="16"/>
                <w:szCs w:val="16"/>
              </w:rPr>
              <w:t>48,100.00</w:t>
            </w:r>
          </w:p>
        </w:tc>
        <w:tc>
          <w:tcPr>
            <w:tcW w:w="889" w:type="dxa"/>
            <w:noWrap/>
            <w:vAlign w:val="bottom"/>
            <w:hideMark/>
          </w:tcPr>
          <w:p w14:paraId="15C80E99" w14:textId="77777777" w:rsidR="00232CF6" w:rsidRPr="00DD5F6A" w:rsidRDefault="00232CF6" w:rsidP="004422F2">
            <w:pPr>
              <w:jc w:val="center"/>
              <w:rPr>
                <w:sz w:val="16"/>
                <w:szCs w:val="16"/>
              </w:rPr>
            </w:pPr>
            <w:r w:rsidRPr="008B201F">
              <w:rPr>
                <w:rFonts w:eastAsia="Aptos"/>
                <w:kern w:val="2"/>
                <w:sz w:val="16"/>
                <w:szCs w:val="16"/>
              </w:rPr>
              <w:t xml:space="preserve">1,480.11 </w:t>
            </w:r>
          </w:p>
        </w:tc>
        <w:tc>
          <w:tcPr>
            <w:tcW w:w="900" w:type="dxa"/>
            <w:noWrap/>
            <w:vAlign w:val="bottom"/>
            <w:hideMark/>
          </w:tcPr>
          <w:p w14:paraId="36E4BA21" w14:textId="77777777" w:rsidR="00232CF6" w:rsidRPr="00DD5F6A" w:rsidRDefault="00232CF6" w:rsidP="004422F2">
            <w:pPr>
              <w:jc w:val="center"/>
              <w:rPr>
                <w:sz w:val="16"/>
                <w:szCs w:val="16"/>
              </w:rPr>
            </w:pPr>
            <w:r w:rsidRPr="008B201F">
              <w:rPr>
                <w:rFonts w:eastAsia="Aptos"/>
                <w:kern w:val="2"/>
                <w:sz w:val="16"/>
                <w:szCs w:val="16"/>
              </w:rPr>
              <w:t xml:space="preserve">1,082.27 </w:t>
            </w:r>
          </w:p>
        </w:tc>
        <w:tc>
          <w:tcPr>
            <w:tcW w:w="1003" w:type="dxa"/>
            <w:noWrap/>
            <w:vAlign w:val="bottom"/>
            <w:hideMark/>
          </w:tcPr>
          <w:p w14:paraId="7FC566D1" w14:textId="77777777" w:rsidR="00232CF6" w:rsidRPr="00DD5F6A" w:rsidRDefault="00232CF6" w:rsidP="004422F2">
            <w:pPr>
              <w:jc w:val="center"/>
              <w:rPr>
                <w:sz w:val="16"/>
                <w:szCs w:val="16"/>
              </w:rPr>
            </w:pPr>
            <w:r w:rsidRPr="008B201F">
              <w:rPr>
                <w:rFonts w:eastAsia="Aptos"/>
                <w:kern w:val="2"/>
                <w:sz w:val="16"/>
                <w:szCs w:val="16"/>
              </w:rPr>
              <w:t>684.44</w:t>
            </w:r>
          </w:p>
        </w:tc>
      </w:tr>
      <w:tr w:rsidR="00232CF6" w:rsidRPr="00DD5F6A" w14:paraId="5B3AE061" w14:textId="77777777" w:rsidTr="004422F2">
        <w:trPr>
          <w:trHeight w:val="250"/>
          <w:jc w:val="center"/>
        </w:trPr>
        <w:tc>
          <w:tcPr>
            <w:tcW w:w="1057" w:type="dxa"/>
            <w:noWrap/>
            <w:vAlign w:val="center"/>
            <w:hideMark/>
          </w:tcPr>
          <w:p w14:paraId="343E5F5C" w14:textId="77777777" w:rsidR="00232CF6" w:rsidRPr="00DD5F6A" w:rsidRDefault="00232CF6" w:rsidP="004422F2">
            <w:pPr>
              <w:jc w:val="center"/>
              <w:rPr>
                <w:sz w:val="16"/>
                <w:szCs w:val="16"/>
              </w:rPr>
            </w:pPr>
            <w:r w:rsidRPr="00DD5F6A">
              <w:rPr>
                <w:sz w:val="16"/>
                <w:szCs w:val="16"/>
              </w:rPr>
              <w:t>48,100.01</w:t>
            </w:r>
          </w:p>
        </w:tc>
        <w:tc>
          <w:tcPr>
            <w:tcW w:w="1001" w:type="dxa"/>
            <w:noWrap/>
            <w:vAlign w:val="center"/>
            <w:hideMark/>
          </w:tcPr>
          <w:p w14:paraId="57DD08D0" w14:textId="77777777" w:rsidR="00232CF6" w:rsidRPr="00DD5F6A" w:rsidRDefault="00232CF6" w:rsidP="004422F2">
            <w:pPr>
              <w:jc w:val="center"/>
              <w:rPr>
                <w:sz w:val="16"/>
                <w:szCs w:val="16"/>
              </w:rPr>
            </w:pPr>
            <w:r w:rsidRPr="00DD5F6A">
              <w:rPr>
                <w:sz w:val="16"/>
                <w:szCs w:val="16"/>
              </w:rPr>
              <w:t>48,500.00</w:t>
            </w:r>
          </w:p>
        </w:tc>
        <w:tc>
          <w:tcPr>
            <w:tcW w:w="889" w:type="dxa"/>
            <w:noWrap/>
            <w:vAlign w:val="bottom"/>
            <w:hideMark/>
          </w:tcPr>
          <w:p w14:paraId="55A7FCD6" w14:textId="77777777" w:rsidR="00232CF6" w:rsidRPr="00DD5F6A" w:rsidRDefault="00232CF6" w:rsidP="004422F2">
            <w:pPr>
              <w:jc w:val="center"/>
              <w:rPr>
                <w:sz w:val="16"/>
                <w:szCs w:val="16"/>
              </w:rPr>
            </w:pPr>
            <w:r w:rsidRPr="008B201F">
              <w:rPr>
                <w:rFonts w:eastAsia="Aptos"/>
                <w:kern w:val="2"/>
                <w:sz w:val="16"/>
                <w:szCs w:val="16"/>
              </w:rPr>
              <w:t xml:space="preserve">1,492.47 </w:t>
            </w:r>
          </w:p>
        </w:tc>
        <w:tc>
          <w:tcPr>
            <w:tcW w:w="900" w:type="dxa"/>
            <w:noWrap/>
            <w:vAlign w:val="bottom"/>
            <w:hideMark/>
          </w:tcPr>
          <w:p w14:paraId="289B7F73" w14:textId="77777777" w:rsidR="00232CF6" w:rsidRPr="00DD5F6A" w:rsidRDefault="00232CF6" w:rsidP="004422F2">
            <w:pPr>
              <w:jc w:val="center"/>
              <w:rPr>
                <w:sz w:val="16"/>
                <w:szCs w:val="16"/>
              </w:rPr>
            </w:pPr>
            <w:r w:rsidRPr="008B201F">
              <w:rPr>
                <w:rFonts w:eastAsia="Aptos"/>
                <w:kern w:val="2"/>
                <w:sz w:val="16"/>
                <w:szCs w:val="16"/>
              </w:rPr>
              <w:t xml:space="preserve">1,094.63 </w:t>
            </w:r>
          </w:p>
        </w:tc>
        <w:tc>
          <w:tcPr>
            <w:tcW w:w="1003" w:type="dxa"/>
            <w:noWrap/>
            <w:vAlign w:val="bottom"/>
            <w:hideMark/>
          </w:tcPr>
          <w:p w14:paraId="70753338" w14:textId="77777777" w:rsidR="00232CF6" w:rsidRPr="00DD5F6A" w:rsidRDefault="00232CF6" w:rsidP="004422F2">
            <w:pPr>
              <w:jc w:val="center"/>
              <w:rPr>
                <w:sz w:val="16"/>
                <w:szCs w:val="16"/>
              </w:rPr>
            </w:pPr>
            <w:r w:rsidRPr="008B201F">
              <w:rPr>
                <w:rFonts w:eastAsia="Aptos"/>
                <w:kern w:val="2"/>
                <w:sz w:val="16"/>
                <w:szCs w:val="16"/>
              </w:rPr>
              <w:t>696.80</w:t>
            </w:r>
          </w:p>
        </w:tc>
      </w:tr>
      <w:tr w:rsidR="00232CF6" w:rsidRPr="00DD5F6A" w14:paraId="5803181F" w14:textId="77777777" w:rsidTr="004422F2">
        <w:trPr>
          <w:trHeight w:val="250"/>
          <w:jc w:val="center"/>
        </w:trPr>
        <w:tc>
          <w:tcPr>
            <w:tcW w:w="1057" w:type="dxa"/>
            <w:noWrap/>
            <w:vAlign w:val="center"/>
            <w:hideMark/>
          </w:tcPr>
          <w:p w14:paraId="7CBEDEF2" w14:textId="77777777" w:rsidR="00232CF6" w:rsidRPr="00DD5F6A" w:rsidRDefault="00232CF6" w:rsidP="004422F2">
            <w:pPr>
              <w:jc w:val="center"/>
              <w:rPr>
                <w:sz w:val="16"/>
                <w:szCs w:val="16"/>
              </w:rPr>
            </w:pPr>
            <w:r w:rsidRPr="00DD5F6A">
              <w:rPr>
                <w:sz w:val="16"/>
                <w:szCs w:val="16"/>
              </w:rPr>
              <w:t>48,500.01</w:t>
            </w:r>
          </w:p>
        </w:tc>
        <w:tc>
          <w:tcPr>
            <w:tcW w:w="1001" w:type="dxa"/>
            <w:noWrap/>
            <w:vAlign w:val="center"/>
            <w:hideMark/>
          </w:tcPr>
          <w:p w14:paraId="417BF7D4" w14:textId="77777777" w:rsidR="00232CF6" w:rsidRPr="00DD5F6A" w:rsidRDefault="00232CF6" w:rsidP="004422F2">
            <w:pPr>
              <w:jc w:val="center"/>
              <w:rPr>
                <w:sz w:val="16"/>
                <w:szCs w:val="16"/>
              </w:rPr>
            </w:pPr>
            <w:r w:rsidRPr="00DD5F6A">
              <w:rPr>
                <w:sz w:val="16"/>
                <w:szCs w:val="16"/>
              </w:rPr>
              <w:t>48,900.00</w:t>
            </w:r>
          </w:p>
        </w:tc>
        <w:tc>
          <w:tcPr>
            <w:tcW w:w="889" w:type="dxa"/>
            <w:noWrap/>
            <w:vAlign w:val="bottom"/>
            <w:hideMark/>
          </w:tcPr>
          <w:p w14:paraId="4BDF5B0E" w14:textId="77777777" w:rsidR="00232CF6" w:rsidRPr="00DD5F6A" w:rsidRDefault="00232CF6" w:rsidP="004422F2">
            <w:pPr>
              <w:jc w:val="center"/>
              <w:rPr>
                <w:sz w:val="16"/>
                <w:szCs w:val="16"/>
              </w:rPr>
            </w:pPr>
            <w:r w:rsidRPr="008B201F">
              <w:rPr>
                <w:rFonts w:eastAsia="Aptos"/>
                <w:kern w:val="2"/>
                <w:sz w:val="16"/>
                <w:szCs w:val="16"/>
              </w:rPr>
              <w:t xml:space="preserve">1,504.83 </w:t>
            </w:r>
          </w:p>
        </w:tc>
        <w:tc>
          <w:tcPr>
            <w:tcW w:w="900" w:type="dxa"/>
            <w:noWrap/>
            <w:vAlign w:val="bottom"/>
            <w:hideMark/>
          </w:tcPr>
          <w:p w14:paraId="52B4F629" w14:textId="77777777" w:rsidR="00232CF6" w:rsidRPr="00DD5F6A" w:rsidRDefault="00232CF6" w:rsidP="004422F2">
            <w:pPr>
              <w:jc w:val="center"/>
              <w:rPr>
                <w:sz w:val="16"/>
                <w:szCs w:val="16"/>
              </w:rPr>
            </w:pPr>
            <w:r w:rsidRPr="008B201F">
              <w:rPr>
                <w:rFonts w:eastAsia="Aptos"/>
                <w:kern w:val="2"/>
                <w:sz w:val="16"/>
                <w:szCs w:val="16"/>
              </w:rPr>
              <w:t xml:space="preserve">1,106.99 </w:t>
            </w:r>
          </w:p>
        </w:tc>
        <w:tc>
          <w:tcPr>
            <w:tcW w:w="1003" w:type="dxa"/>
            <w:noWrap/>
            <w:vAlign w:val="bottom"/>
            <w:hideMark/>
          </w:tcPr>
          <w:p w14:paraId="03546714" w14:textId="77777777" w:rsidR="00232CF6" w:rsidRPr="00DD5F6A" w:rsidRDefault="00232CF6" w:rsidP="004422F2">
            <w:pPr>
              <w:jc w:val="center"/>
              <w:rPr>
                <w:sz w:val="16"/>
                <w:szCs w:val="16"/>
              </w:rPr>
            </w:pPr>
            <w:r w:rsidRPr="008B201F">
              <w:rPr>
                <w:rFonts w:eastAsia="Aptos"/>
                <w:kern w:val="2"/>
                <w:sz w:val="16"/>
                <w:szCs w:val="16"/>
              </w:rPr>
              <w:t>709.16</w:t>
            </w:r>
          </w:p>
        </w:tc>
      </w:tr>
      <w:tr w:rsidR="00232CF6" w:rsidRPr="00DD5F6A" w14:paraId="0BD22A72" w14:textId="77777777" w:rsidTr="004422F2">
        <w:trPr>
          <w:trHeight w:val="250"/>
          <w:jc w:val="center"/>
        </w:trPr>
        <w:tc>
          <w:tcPr>
            <w:tcW w:w="1057" w:type="dxa"/>
            <w:noWrap/>
            <w:vAlign w:val="center"/>
            <w:hideMark/>
          </w:tcPr>
          <w:p w14:paraId="09C13D67" w14:textId="77777777" w:rsidR="00232CF6" w:rsidRPr="00DD5F6A" w:rsidRDefault="00232CF6" w:rsidP="004422F2">
            <w:pPr>
              <w:jc w:val="center"/>
              <w:rPr>
                <w:sz w:val="16"/>
                <w:szCs w:val="16"/>
              </w:rPr>
            </w:pPr>
            <w:r w:rsidRPr="00DD5F6A">
              <w:rPr>
                <w:sz w:val="16"/>
                <w:szCs w:val="16"/>
              </w:rPr>
              <w:t>48,900.01</w:t>
            </w:r>
          </w:p>
        </w:tc>
        <w:tc>
          <w:tcPr>
            <w:tcW w:w="1001" w:type="dxa"/>
            <w:noWrap/>
            <w:vAlign w:val="center"/>
            <w:hideMark/>
          </w:tcPr>
          <w:p w14:paraId="555D3E41" w14:textId="77777777" w:rsidR="00232CF6" w:rsidRPr="00DD5F6A" w:rsidRDefault="00232CF6" w:rsidP="004422F2">
            <w:pPr>
              <w:jc w:val="center"/>
              <w:rPr>
                <w:sz w:val="16"/>
                <w:szCs w:val="16"/>
              </w:rPr>
            </w:pPr>
            <w:r w:rsidRPr="00DD5F6A">
              <w:rPr>
                <w:sz w:val="16"/>
                <w:szCs w:val="16"/>
              </w:rPr>
              <w:t>49,300.00</w:t>
            </w:r>
          </w:p>
        </w:tc>
        <w:tc>
          <w:tcPr>
            <w:tcW w:w="889" w:type="dxa"/>
            <w:noWrap/>
            <w:vAlign w:val="bottom"/>
            <w:hideMark/>
          </w:tcPr>
          <w:p w14:paraId="752A3966" w14:textId="77777777" w:rsidR="00232CF6" w:rsidRPr="00DD5F6A" w:rsidRDefault="00232CF6" w:rsidP="004422F2">
            <w:pPr>
              <w:jc w:val="center"/>
              <w:rPr>
                <w:sz w:val="16"/>
                <w:szCs w:val="16"/>
              </w:rPr>
            </w:pPr>
            <w:r w:rsidRPr="008B201F">
              <w:rPr>
                <w:rFonts w:eastAsia="Aptos"/>
                <w:kern w:val="2"/>
                <w:sz w:val="16"/>
                <w:szCs w:val="16"/>
              </w:rPr>
              <w:t xml:space="preserve">1,517.19 </w:t>
            </w:r>
          </w:p>
        </w:tc>
        <w:tc>
          <w:tcPr>
            <w:tcW w:w="900" w:type="dxa"/>
            <w:noWrap/>
            <w:vAlign w:val="bottom"/>
            <w:hideMark/>
          </w:tcPr>
          <w:p w14:paraId="6FE8EC92" w14:textId="77777777" w:rsidR="00232CF6" w:rsidRPr="00DD5F6A" w:rsidRDefault="00232CF6" w:rsidP="004422F2">
            <w:pPr>
              <w:jc w:val="center"/>
              <w:rPr>
                <w:sz w:val="16"/>
                <w:szCs w:val="16"/>
              </w:rPr>
            </w:pPr>
            <w:r w:rsidRPr="008B201F">
              <w:rPr>
                <w:rFonts w:eastAsia="Aptos"/>
                <w:kern w:val="2"/>
                <w:sz w:val="16"/>
                <w:szCs w:val="16"/>
              </w:rPr>
              <w:t xml:space="preserve">1,119.35 </w:t>
            </w:r>
          </w:p>
        </w:tc>
        <w:tc>
          <w:tcPr>
            <w:tcW w:w="1003" w:type="dxa"/>
            <w:noWrap/>
            <w:vAlign w:val="bottom"/>
            <w:hideMark/>
          </w:tcPr>
          <w:p w14:paraId="55C89A3E" w14:textId="77777777" w:rsidR="00232CF6" w:rsidRPr="00DD5F6A" w:rsidRDefault="00232CF6" w:rsidP="004422F2">
            <w:pPr>
              <w:jc w:val="center"/>
              <w:rPr>
                <w:sz w:val="16"/>
                <w:szCs w:val="16"/>
              </w:rPr>
            </w:pPr>
            <w:r w:rsidRPr="008B201F">
              <w:rPr>
                <w:rFonts w:eastAsia="Aptos"/>
                <w:kern w:val="2"/>
                <w:sz w:val="16"/>
                <w:szCs w:val="16"/>
              </w:rPr>
              <w:t>721.52</w:t>
            </w:r>
          </w:p>
        </w:tc>
      </w:tr>
      <w:tr w:rsidR="00232CF6" w:rsidRPr="00DD5F6A" w14:paraId="198FD0AC" w14:textId="77777777" w:rsidTr="004422F2">
        <w:trPr>
          <w:trHeight w:val="250"/>
          <w:jc w:val="center"/>
        </w:trPr>
        <w:tc>
          <w:tcPr>
            <w:tcW w:w="1057" w:type="dxa"/>
            <w:noWrap/>
            <w:vAlign w:val="center"/>
            <w:hideMark/>
          </w:tcPr>
          <w:p w14:paraId="18B31CCD" w14:textId="77777777" w:rsidR="00232CF6" w:rsidRPr="00DD5F6A" w:rsidRDefault="00232CF6" w:rsidP="004422F2">
            <w:pPr>
              <w:jc w:val="center"/>
              <w:rPr>
                <w:sz w:val="16"/>
                <w:szCs w:val="16"/>
              </w:rPr>
            </w:pPr>
            <w:r w:rsidRPr="00DD5F6A">
              <w:rPr>
                <w:sz w:val="16"/>
                <w:szCs w:val="16"/>
              </w:rPr>
              <w:t>49,300.01</w:t>
            </w:r>
          </w:p>
        </w:tc>
        <w:tc>
          <w:tcPr>
            <w:tcW w:w="1001" w:type="dxa"/>
            <w:noWrap/>
            <w:vAlign w:val="center"/>
            <w:hideMark/>
          </w:tcPr>
          <w:p w14:paraId="2A649F98" w14:textId="77777777" w:rsidR="00232CF6" w:rsidRPr="00DD5F6A" w:rsidRDefault="00232CF6" w:rsidP="004422F2">
            <w:pPr>
              <w:jc w:val="center"/>
              <w:rPr>
                <w:sz w:val="16"/>
                <w:szCs w:val="16"/>
              </w:rPr>
            </w:pPr>
            <w:r w:rsidRPr="00DD5F6A">
              <w:rPr>
                <w:sz w:val="16"/>
                <w:szCs w:val="16"/>
              </w:rPr>
              <w:t>49,700.00</w:t>
            </w:r>
          </w:p>
        </w:tc>
        <w:tc>
          <w:tcPr>
            <w:tcW w:w="889" w:type="dxa"/>
            <w:noWrap/>
            <w:vAlign w:val="bottom"/>
            <w:hideMark/>
          </w:tcPr>
          <w:p w14:paraId="714B49C1" w14:textId="77777777" w:rsidR="00232CF6" w:rsidRPr="00DD5F6A" w:rsidRDefault="00232CF6" w:rsidP="004422F2">
            <w:pPr>
              <w:jc w:val="center"/>
              <w:rPr>
                <w:sz w:val="16"/>
                <w:szCs w:val="16"/>
              </w:rPr>
            </w:pPr>
            <w:r w:rsidRPr="008B201F">
              <w:rPr>
                <w:rFonts w:eastAsia="Aptos"/>
                <w:kern w:val="2"/>
                <w:sz w:val="16"/>
                <w:szCs w:val="16"/>
              </w:rPr>
              <w:t xml:space="preserve">1,529.55 </w:t>
            </w:r>
          </w:p>
        </w:tc>
        <w:tc>
          <w:tcPr>
            <w:tcW w:w="900" w:type="dxa"/>
            <w:noWrap/>
            <w:vAlign w:val="bottom"/>
            <w:hideMark/>
          </w:tcPr>
          <w:p w14:paraId="70597283" w14:textId="77777777" w:rsidR="00232CF6" w:rsidRPr="00DD5F6A" w:rsidRDefault="00232CF6" w:rsidP="004422F2">
            <w:pPr>
              <w:jc w:val="center"/>
              <w:rPr>
                <w:sz w:val="16"/>
                <w:szCs w:val="16"/>
              </w:rPr>
            </w:pPr>
            <w:r w:rsidRPr="008B201F">
              <w:rPr>
                <w:rFonts w:eastAsia="Aptos"/>
                <w:kern w:val="2"/>
                <w:sz w:val="16"/>
                <w:szCs w:val="16"/>
              </w:rPr>
              <w:t xml:space="preserve">1,131.71 </w:t>
            </w:r>
          </w:p>
        </w:tc>
        <w:tc>
          <w:tcPr>
            <w:tcW w:w="1003" w:type="dxa"/>
            <w:noWrap/>
            <w:vAlign w:val="bottom"/>
            <w:hideMark/>
          </w:tcPr>
          <w:p w14:paraId="328B001B" w14:textId="77777777" w:rsidR="00232CF6" w:rsidRPr="00DD5F6A" w:rsidRDefault="00232CF6" w:rsidP="004422F2">
            <w:pPr>
              <w:jc w:val="center"/>
              <w:rPr>
                <w:sz w:val="16"/>
                <w:szCs w:val="16"/>
              </w:rPr>
            </w:pPr>
            <w:r w:rsidRPr="008B201F">
              <w:rPr>
                <w:rFonts w:eastAsia="Aptos"/>
                <w:kern w:val="2"/>
                <w:sz w:val="16"/>
                <w:szCs w:val="16"/>
              </w:rPr>
              <w:t>733.88</w:t>
            </w:r>
          </w:p>
        </w:tc>
      </w:tr>
      <w:tr w:rsidR="00232CF6" w:rsidRPr="00DD5F6A" w14:paraId="0E032A36" w14:textId="77777777" w:rsidTr="004422F2">
        <w:trPr>
          <w:trHeight w:val="250"/>
          <w:jc w:val="center"/>
        </w:trPr>
        <w:tc>
          <w:tcPr>
            <w:tcW w:w="1057" w:type="dxa"/>
            <w:noWrap/>
            <w:vAlign w:val="center"/>
            <w:hideMark/>
          </w:tcPr>
          <w:p w14:paraId="3D450730" w14:textId="77777777" w:rsidR="00232CF6" w:rsidRPr="00DD5F6A" w:rsidRDefault="00232CF6" w:rsidP="004422F2">
            <w:pPr>
              <w:jc w:val="center"/>
              <w:rPr>
                <w:sz w:val="16"/>
                <w:szCs w:val="16"/>
              </w:rPr>
            </w:pPr>
            <w:r w:rsidRPr="00DD5F6A">
              <w:rPr>
                <w:sz w:val="16"/>
                <w:szCs w:val="16"/>
              </w:rPr>
              <w:t>49,700.01</w:t>
            </w:r>
          </w:p>
        </w:tc>
        <w:tc>
          <w:tcPr>
            <w:tcW w:w="1001" w:type="dxa"/>
            <w:noWrap/>
            <w:vAlign w:val="center"/>
            <w:hideMark/>
          </w:tcPr>
          <w:p w14:paraId="1C3198D4" w14:textId="77777777" w:rsidR="00232CF6" w:rsidRPr="00DD5F6A" w:rsidRDefault="00232CF6" w:rsidP="004422F2">
            <w:pPr>
              <w:jc w:val="center"/>
              <w:rPr>
                <w:sz w:val="16"/>
                <w:szCs w:val="16"/>
              </w:rPr>
            </w:pPr>
            <w:r w:rsidRPr="00DD5F6A">
              <w:rPr>
                <w:sz w:val="16"/>
                <w:szCs w:val="16"/>
              </w:rPr>
              <w:t>50,100.00</w:t>
            </w:r>
          </w:p>
        </w:tc>
        <w:tc>
          <w:tcPr>
            <w:tcW w:w="889" w:type="dxa"/>
            <w:noWrap/>
            <w:vAlign w:val="bottom"/>
            <w:hideMark/>
          </w:tcPr>
          <w:p w14:paraId="35C0AF12" w14:textId="77777777" w:rsidR="00232CF6" w:rsidRPr="00DD5F6A" w:rsidRDefault="00232CF6" w:rsidP="004422F2">
            <w:pPr>
              <w:jc w:val="center"/>
              <w:rPr>
                <w:sz w:val="16"/>
                <w:szCs w:val="16"/>
              </w:rPr>
            </w:pPr>
            <w:r w:rsidRPr="008B201F">
              <w:rPr>
                <w:rFonts w:eastAsia="Aptos"/>
                <w:kern w:val="2"/>
                <w:sz w:val="16"/>
                <w:szCs w:val="16"/>
              </w:rPr>
              <w:t xml:space="preserve">1,541.91 </w:t>
            </w:r>
          </w:p>
        </w:tc>
        <w:tc>
          <w:tcPr>
            <w:tcW w:w="900" w:type="dxa"/>
            <w:noWrap/>
            <w:vAlign w:val="bottom"/>
            <w:hideMark/>
          </w:tcPr>
          <w:p w14:paraId="3C0905E7" w14:textId="77777777" w:rsidR="00232CF6" w:rsidRPr="00DD5F6A" w:rsidRDefault="00232CF6" w:rsidP="004422F2">
            <w:pPr>
              <w:jc w:val="center"/>
              <w:rPr>
                <w:sz w:val="16"/>
                <w:szCs w:val="16"/>
              </w:rPr>
            </w:pPr>
            <w:r w:rsidRPr="008B201F">
              <w:rPr>
                <w:rFonts w:eastAsia="Aptos"/>
                <w:kern w:val="2"/>
                <w:sz w:val="16"/>
                <w:szCs w:val="16"/>
              </w:rPr>
              <w:t xml:space="preserve">1,144.07 </w:t>
            </w:r>
          </w:p>
        </w:tc>
        <w:tc>
          <w:tcPr>
            <w:tcW w:w="1003" w:type="dxa"/>
            <w:noWrap/>
            <w:vAlign w:val="bottom"/>
            <w:hideMark/>
          </w:tcPr>
          <w:p w14:paraId="413449E2" w14:textId="77777777" w:rsidR="00232CF6" w:rsidRPr="00DD5F6A" w:rsidRDefault="00232CF6" w:rsidP="004422F2">
            <w:pPr>
              <w:jc w:val="center"/>
              <w:rPr>
                <w:sz w:val="16"/>
                <w:szCs w:val="16"/>
              </w:rPr>
            </w:pPr>
            <w:r w:rsidRPr="008B201F">
              <w:rPr>
                <w:rFonts w:eastAsia="Aptos"/>
                <w:kern w:val="2"/>
                <w:sz w:val="16"/>
                <w:szCs w:val="16"/>
              </w:rPr>
              <w:t>746.24</w:t>
            </w:r>
          </w:p>
        </w:tc>
      </w:tr>
      <w:tr w:rsidR="00232CF6" w:rsidRPr="00DD5F6A" w14:paraId="2E9C050A" w14:textId="77777777" w:rsidTr="004422F2">
        <w:trPr>
          <w:trHeight w:val="250"/>
          <w:jc w:val="center"/>
        </w:trPr>
        <w:tc>
          <w:tcPr>
            <w:tcW w:w="1057" w:type="dxa"/>
            <w:noWrap/>
            <w:vAlign w:val="center"/>
            <w:hideMark/>
          </w:tcPr>
          <w:p w14:paraId="2A771B8E" w14:textId="77777777" w:rsidR="00232CF6" w:rsidRPr="00DD5F6A" w:rsidRDefault="00232CF6" w:rsidP="004422F2">
            <w:pPr>
              <w:jc w:val="center"/>
              <w:rPr>
                <w:sz w:val="16"/>
                <w:szCs w:val="16"/>
              </w:rPr>
            </w:pPr>
            <w:r w:rsidRPr="00DD5F6A">
              <w:rPr>
                <w:sz w:val="16"/>
                <w:szCs w:val="16"/>
              </w:rPr>
              <w:t>50,100.01</w:t>
            </w:r>
          </w:p>
        </w:tc>
        <w:tc>
          <w:tcPr>
            <w:tcW w:w="1001" w:type="dxa"/>
            <w:noWrap/>
            <w:vAlign w:val="center"/>
            <w:hideMark/>
          </w:tcPr>
          <w:p w14:paraId="3668EA6E" w14:textId="77777777" w:rsidR="00232CF6" w:rsidRPr="00DD5F6A" w:rsidRDefault="00232CF6" w:rsidP="004422F2">
            <w:pPr>
              <w:jc w:val="center"/>
              <w:rPr>
                <w:sz w:val="16"/>
                <w:szCs w:val="16"/>
              </w:rPr>
            </w:pPr>
            <w:r w:rsidRPr="00DD5F6A">
              <w:rPr>
                <w:sz w:val="16"/>
                <w:szCs w:val="16"/>
              </w:rPr>
              <w:t>50,500.00</w:t>
            </w:r>
          </w:p>
        </w:tc>
        <w:tc>
          <w:tcPr>
            <w:tcW w:w="889" w:type="dxa"/>
            <w:noWrap/>
            <w:vAlign w:val="bottom"/>
            <w:hideMark/>
          </w:tcPr>
          <w:p w14:paraId="71F6619D" w14:textId="77777777" w:rsidR="00232CF6" w:rsidRPr="00DD5F6A" w:rsidRDefault="00232CF6" w:rsidP="004422F2">
            <w:pPr>
              <w:jc w:val="center"/>
              <w:rPr>
                <w:sz w:val="16"/>
                <w:szCs w:val="16"/>
              </w:rPr>
            </w:pPr>
            <w:r w:rsidRPr="008B201F">
              <w:rPr>
                <w:rFonts w:eastAsia="Aptos"/>
                <w:kern w:val="2"/>
                <w:sz w:val="16"/>
                <w:szCs w:val="16"/>
              </w:rPr>
              <w:t xml:space="preserve">1,554.27 </w:t>
            </w:r>
          </w:p>
        </w:tc>
        <w:tc>
          <w:tcPr>
            <w:tcW w:w="900" w:type="dxa"/>
            <w:noWrap/>
            <w:vAlign w:val="bottom"/>
            <w:hideMark/>
          </w:tcPr>
          <w:p w14:paraId="140BB435" w14:textId="77777777" w:rsidR="00232CF6" w:rsidRPr="00DD5F6A" w:rsidRDefault="00232CF6" w:rsidP="004422F2">
            <w:pPr>
              <w:jc w:val="center"/>
              <w:rPr>
                <w:sz w:val="16"/>
                <w:szCs w:val="16"/>
              </w:rPr>
            </w:pPr>
            <w:r w:rsidRPr="008B201F">
              <w:rPr>
                <w:rFonts w:eastAsia="Aptos"/>
                <w:kern w:val="2"/>
                <w:sz w:val="16"/>
                <w:szCs w:val="16"/>
              </w:rPr>
              <w:t xml:space="preserve">1,156.43 </w:t>
            </w:r>
          </w:p>
        </w:tc>
        <w:tc>
          <w:tcPr>
            <w:tcW w:w="1003" w:type="dxa"/>
            <w:noWrap/>
            <w:vAlign w:val="bottom"/>
            <w:hideMark/>
          </w:tcPr>
          <w:p w14:paraId="200D0596" w14:textId="77777777" w:rsidR="00232CF6" w:rsidRPr="00DD5F6A" w:rsidRDefault="00232CF6" w:rsidP="004422F2">
            <w:pPr>
              <w:jc w:val="center"/>
              <w:rPr>
                <w:sz w:val="16"/>
                <w:szCs w:val="16"/>
              </w:rPr>
            </w:pPr>
            <w:r w:rsidRPr="008B201F">
              <w:rPr>
                <w:rFonts w:eastAsia="Aptos"/>
                <w:kern w:val="2"/>
                <w:sz w:val="16"/>
                <w:szCs w:val="16"/>
              </w:rPr>
              <w:t>758.60</w:t>
            </w:r>
          </w:p>
        </w:tc>
      </w:tr>
      <w:tr w:rsidR="00232CF6" w:rsidRPr="00DD5F6A" w14:paraId="00A13AFB" w14:textId="77777777" w:rsidTr="004422F2">
        <w:trPr>
          <w:trHeight w:val="250"/>
          <w:jc w:val="center"/>
        </w:trPr>
        <w:tc>
          <w:tcPr>
            <w:tcW w:w="1057" w:type="dxa"/>
            <w:noWrap/>
            <w:vAlign w:val="center"/>
            <w:hideMark/>
          </w:tcPr>
          <w:p w14:paraId="327A174B" w14:textId="77777777" w:rsidR="00232CF6" w:rsidRPr="00DD5F6A" w:rsidRDefault="00232CF6" w:rsidP="004422F2">
            <w:pPr>
              <w:jc w:val="center"/>
              <w:rPr>
                <w:sz w:val="16"/>
                <w:szCs w:val="16"/>
              </w:rPr>
            </w:pPr>
            <w:r w:rsidRPr="00DD5F6A">
              <w:rPr>
                <w:sz w:val="16"/>
                <w:szCs w:val="16"/>
              </w:rPr>
              <w:t>50,500.01</w:t>
            </w:r>
          </w:p>
        </w:tc>
        <w:tc>
          <w:tcPr>
            <w:tcW w:w="1001" w:type="dxa"/>
            <w:noWrap/>
            <w:vAlign w:val="center"/>
            <w:hideMark/>
          </w:tcPr>
          <w:p w14:paraId="10DC56BD" w14:textId="77777777" w:rsidR="00232CF6" w:rsidRPr="00DD5F6A" w:rsidRDefault="00232CF6" w:rsidP="004422F2">
            <w:pPr>
              <w:jc w:val="center"/>
              <w:rPr>
                <w:sz w:val="16"/>
                <w:szCs w:val="16"/>
              </w:rPr>
            </w:pPr>
            <w:r w:rsidRPr="00DD5F6A">
              <w:rPr>
                <w:sz w:val="16"/>
                <w:szCs w:val="16"/>
              </w:rPr>
              <w:t>50,900.00</w:t>
            </w:r>
          </w:p>
        </w:tc>
        <w:tc>
          <w:tcPr>
            <w:tcW w:w="889" w:type="dxa"/>
            <w:noWrap/>
            <w:vAlign w:val="bottom"/>
            <w:hideMark/>
          </w:tcPr>
          <w:p w14:paraId="6FF856DE" w14:textId="77777777" w:rsidR="00232CF6" w:rsidRPr="00DD5F6A" w:rsidRDefault="00232CF6" w:rsidP="004422F2">
            <w:pPr>
              <w:jc w:val="center"/>
              <w:rPr>
                <w:sz w:val="16"/>
                <w:szCs w:val="16"/>
              </w:rPr>
            </w:pPr>
            <w:r w:rsidRPr="008B201F">
              <w:rPr>
                <w:rFonts w:eastAsia="Aptos"/>
                <w:kern w:val="2"/>
                <w:sz w:val="16"/>
                <w:szCs w:val="16"/>
              </w:rPr>
              <w:t xml:space="preserve">1,566.63 </w:t>
            </w:r>
          </w:p>
        </w:tc>
        <w:tc>
          <w:tcPr>
            <w:tcW w:w="900" w:type="dxa"/>
            <w:noWrap/>
            <w:vAlign w:val="bottom"/>
            <w:hideMark/>
          </w:tcPr>
          <w:p w14:paraId="2529640F" w14:textId="77777777" w:rsidR="00232CF6" w:rsidRPr="00DD5F6A" w:rsidRDefault="00232CF6" w:rsidP="004422F2">
            <w:pPr>
              <w:jc w:val="center"/>
              <w:rPr>
                <w:sz w:val="16"/>
                <w:szCs w:val="16"/>
              </w:rPr>
            </w:pPr>
            <w:r w:rsidRPr="008B201F">
              <w:rPr>
                <w:rFonts w:eastAsia="Aptos"/>
                <w:kern w:val="2"/>
                <w:sz w:val="16"/>
                <w:szCs w:val="16"/>
              </w:rPr>
              <w:t xml:space="preserve">1,168.79 </w:t>
            </w:r>
          </w:p>
        </w:tc>
        <w:tc>
          <w:tcPr>
            <w:tcW w:w="1003" w:type="dxa"/>
            <w:noWrap/>
            <w:vAlign w:val="bottom"/>
            <w:hideMark/>
          </w:tcPr>
          <w:p w14:paraId="3FF04C05" w14:textId="77777777" w:rsidR="00232CF6" w:rsidRPr="00DD5F6A" w:rsidRDefault="00232CF6" w:rsidP="004422F2">
            <w:pPr>
              <w:jc w:val="center"/>
              <w:rPr>
                <w:sz w:val="16"/>
                <w:szCs w:val="16"/>
              </w:rPr>
            </w:pPr>
            <w:r w:rsidRPr="008B201F">
              <w:rPr>
                <w:rFonts w:eastAsia="Aptos"/>
                <w:kern w:val="2"/>
                <w:sz w:val="16"/>
                <w:szCs w:val="16"/>
              </w:rPr>
              <w:t>770.96</w:t>
            </w:r>
          </w:p>
        </w:tc>
      </w:tr>
      <w:tr w:rsidR="00232CF6" w:rsidRPr="00DD5F6A" w14:paraId="12CEFFA5" w14:textId="77777777" w:rsidTr="004422F2">
        <w:trPr>
          <w:trHeight w:val="250"/>
          <w:jc w:val="center"/>
        </w:trPr>
        <w:tc>
          <w:tcPr>
            <w:tcW w:w="1057" w:type="dxa"/>
            <w:noWrap/>
            <w:vAlign w:val="center"/>
            <w:hideMark/>
          </w:tcPr>
          <w:p w14:paraId="44605685" w14:textId="77777777" w:rsidR="00232CF6" w:rsidRPr="00DD5F6A" w:rsidRDefault="00232CF6" w:rsidP="004422F2">
            <w:pPr>
              <w:jc w:val="center"/>
              <w:rPr>
                <w:sz w:val="16"/>
                <w:szCs w:val="16"/>
              </w:rPr>
            </w:pPr>
            <w:r w:rsidRPr="00DD5F6A">
              <w:rPr>
                <w:sz w:val="16"/>
                <w:szCs w:val="16"/>
              </w:rPr>
              <w:t>50,900.01</w:t>
            </w:r>
          </w:p>
        </w:tc>
        <w:tc>
          <w:tcPr>
            <w:tcW w:w="1001" w:type="dxa"/>
            <w:noWrap/>
            <w:vAlign w:val="center"/>
            <w:hideMark/>
          </w:tcPr>
          <w:p w14:paraId="3EE41405" w14:textId="77777777" w:rsidR="00232CF6" w:rsidRPr="00DD5F6A" w:rsidRDefault="00232CF6" w:rsidP="004422F2">
            <w:pPr>
              <w:jc w:val="center"/>
              <w:rPr>
                <w:sz w:val="16"/>
                <w:szCs w:val="16"/>
              </w:rPr>
            </w:pPr>
            <w:r w:rsidRPr="00DD5F6A">
              <w:rPr>
                <w:sz w:val="16"/>
                <w:szCs w:val="16"/>
              </w:rPr>
              <w:t>51,300.00</w:t>
            </w:r>
          </w:p>
        </w:tc>
        <w:tc>
          <w:tcPr>
            <w:tcW w:w="889" w:type="dxa"/>
            <w:noWrap/>
            <w:vAlign w:val="bottom"/>
            <w:hideMark/>
          </w:tcPr>
          <w:p w14:paraId="4EE0D1BE" w14:textId="77777777" w:rsidR="00232CF6" w:rsidRPr="00DD5F6A" w:rsidRDefault="00232CF6" w:rsidP="004422F2">
            <w:pPr>
              <w:jc w:val="center"/>
              <w:rPr>
                <w:sz w:val="16"/>
                <w:szCs w:val="16"/>
              </w:rPr>
            </w:pPr>
            <w:r w:rsidRPr="008B201F">
              <w:rPr>
                <w:rFonts w:eastAsia="Aptos"/>
                <w:kern w:val="2"/>
                <w:sz w:val="16"/>
                <w:szCs w:val="16"/>
              </w:rPr>
              <w:t xml:space="preserve">1,578.99 </w:t>
            </w:r>
          </w:p>
        </w:tc>
        <w:tc>
          <w:tcPr>
            <w:tcW w:w="900" w:type="dxa"/>
            <w:noWrap/>
            <w:vAlign w:val="bottom"/>
            <w:hideMark/>
          </w:tcPr>
          <w:p w14:paraId="21DB3C45" w14:textId="77777777" w:rsidR="00232CF6" w:rsidRPr="00DD5F6A" w:rsidRDefault="00232CF6" w:rsidP="004422F2">
            <w:pPr>
              <w:jc w:val="center"/>
              <w:rPr>
                <w:sz w:val="16"/>
                <w:szCs w:val="16"/>
              </w:rPr>
            </w:pPr>
            <w:r w:rsidRPr="008B201F">
              <w:rPr>
                <w:rFonts w:eastAsia="Aptos"/>
                <w:kern w:val="2"/>
                <w:sz w:val="16"/>
                <w:szCs w:val="16"/>
              </w:rPr>
              <w:t xml:space="preserve">1,181.15 </w:t>
            </w:r>
          </w:p>
        </w:tc>
        <w:tc>
          <w:tcPr>
            <w:tcW w:w="1003" w:type="dxa"/>
            <w:noWrap/>
            <w:vAlign w:val="bottom"/>
            <w:hideMark/>
          </w:tcPr>
          <w:p w14:paraId="72A3D929" w14:textId="77777777" w:rsidR="00232CF6" w:rsidRPr="00DD5F6A" w:rsidRDefault="00232CF6" w:rsidP="004422F2">
            <w:pPr>
              <w:jc w:val="center"/>
              <w:rPr>
                <w:sz w:val="16"/>
                <w:szCs w:val="16"/>
              </w:rPr>
            </w:pPr>
            <w:r w:rsidRPr="008B201F">
              <w:rPr>
                <w:rFonts w:eastAsia="Aptos"/>
                <w:kern w:val="2"/>
                <w:sz w:val="16"/>
                <w:szCs w:val="16"/>
              </w:rPr>
              <w:t>783.32</w:t>
            </w:r>
          </w:p>
        </w:tc>
      </w:tr>
      <w:tr w:rsidR="00232CF6" w:rsidRPr="00DD5F6A" w14:paraId="64A09305" w14:textId="77777777" w:rsidTr="004422F2">
        <w:trPr>
          <w:trHeight w:val="250"/>
          <w:jc w:val="center"/>
        </w:trPr>
        <w:tc>
          <w:tcPr>
            <w:tcW w:w="1057" w:type="dxa"/>
            <w:noWrap/>
            <w:vAlign w:val="center"/>
            <w:hideMark/>
          </w:tcPr>
          <w:p w14:paraId="2A321943" w14:textId="77777777" w:rsidR="00232CF6" w:rsidRPr="00DD5F6A" w:rsidRDefault="00232CF6" w:rsidP="004422F2">
            <w:pPr>
              <w:jc w:val="center"/>
              <w:rPr>
                <w:sz w:val="16"/>
                <w:szCs w:val="16"/>
              </w:rPr>
            </w:pPr>
            <w:r w:rsidRPr="00DD5F6A">
              <w:rPr>
                <w:sz w:val="16"/>
                <w:szCs w:val="16"/>
              </w:rPr>
              <w:t>51,300.01</w:t>
            </w:r>
          </w:p>
        </w:tc>
        <w:tc>
          <w:tcPr>
            <w:tcW w:w="1001" w:type="dxa"/>
            <w:noWrap/>
            <w:vAlign w:val="center"/>
            <w:hideMark/>
          </w:tcPr>
          <w:p w14:paraId="5EFFDB48" w14:textId="77777777" w:rsidR="00232CF6" w:rsidRPr="00DD5F6A" w:rsidRDefault="00232CF6" w:rsidP="004422F2">
            <w:pPr>
              <w:jc w:val="center"/>
              <w:rPr>
                <w:sz w:val="16"/>
                <w:szCs w:val="16"/>
              </w:rPr>
            </w:pPr>
            <w:r w:rsidRPr="00DD5F6A">
              <w:rPr>
                <w:sz w:val="16"/>
                <w:szCs w:val="16"/>
              </w:rPr>
              <w:t>51,700.00</w:t>
            </w:r>
          </w:p>
        </w:tc>
        <w:tc>
          <w:tcPr>
            <w:tcW w:w="889" w:type="dxa"/>
            <w:noWrap/>
            <w:vAlign w:val="bottom"/>
            <w:hideMark/>
          </w:tcPr>
          <w:p w14:paraId="188C3EFD" w14:textId="77777777" w:rsidR="00232CF6" w:rsidRPr="00DD5F6A" w:rsidRDefault="00232CF6" w:rsidP="004422F2">
            <w:pPr>
              <w:jc w:val="center"/>
              <w:rPr>
                <w:sz w:val="16"/>
                <w:szCs w:val="16"/>
              </w:rPr>
            </w:pPr>
            <w:r w:rsidRPr="008B201F">
              <w:rPr>
                <w:rFonts w:eastAsia="Aptos"/>
                <w:kern w:val="2"/>
                <w:sz w:val="16"/>
                <w:szCs w:val="16"/>
              </w:rPr>
              <w:t xml:space="preserve">1,591.35 </w:t>
            </w:r>
          </w:p>
        </w:tc>
        <w:tc>
          <w:tcPr>
            <w:tcW w:w="900" w:type="dxa"/>
            <w:noWrap/>
            <w:vAlign w:val="bottom"/>
            <w:hideMark/>
          </w:tcPr>
          <w:p w14:paraId="57591D9E" w14:textId="77777777" w:rsidR="00232CF6" w:rsidRPr="00DD5F6A" w:rsidRDefault="00232CF6" w:rsidP="004422F2">
            <w:pPr>
              <w:jc w:val="center"/>
              <w:rPr>
                <w:sz w:val="16"/>
                <w:szCs w:val="16"/>
              </w:rPr>
            </w:pPr>
            <w:r w:rsidRPr="008B201F">
              <w:rPr>
                <w:rFonts w:eastAsia="Aptos"/>
                <w:kern w:val="2"/>
                <w:sz w:val="16"/>
                <w:szCs w:val="16"/>
              </w:rPr>
              <w:t xml:space="preserve">1,193.51 </w:t>
            </w:r>
          </w:p>
        </w:tc>
        <w:tc>
          <w:tcPr>
            <w:tcW w:w="1003" w:type="dxa"/>
            <w:noWrap/>
            <w:vAlign w:val="bottom"/>
            <w:hideMark/>
          </w:tcPr>
          <w:p w14:paraId="10D20899" w14:textId="77777777" w:rsidR="00232CF6" w:rsidRPr="00DD5F6A" w:rsidRDefault="00232CF6" w:rsidP="004422F2">
            <w:pPr>
              <w:jc w:val="center"/>
              <w:rPr>
                <w:sz w:val="16"/>
                <w:szCs w:val="16"/>
              </w:rPr>
            </w:pPr>
            <w:r w:rsidRPr="008B201F">
              <w:rPr>
                <w:rFonts w:eastAsia="Aptos"/>
                <w:kern w:val="2"/>
                <w:sz w:val="16"/>
                <w:szCs w:val="16"/>
              </w:rPr>
              <w:t>795.68</w:t>
            </w:r>
          </w:p>
        </w:tc>
      </w:tr>
      <w:tr w:rsidR="00232CF6" w:rsidRPr="00DD5F6A" w14:paraId="10080FA9" w14:textId="77777777" w:rsidTr="004422F2">
        <w:trPr>
          <w:trHeight w:val="250"/>
          <w:jc w:val="center"/>
        </w:trPr>
        <w:tc>
          <w:tcPr>
            <w:tcW w:w="1057" w:type="dxa"/>
            <w:noWrap/>
            <w:vAlign w:val="center"/>
            <w:hideMark/>
          </w:tcPr>
          <w:p w14:paraId="7F3524EB" w14:textId="77777777" w:rsidR="00232CF6" w:rsidRPr="00DD5F6A" w:rsidRDefault="00232CF6" w:rsidP="004422F2">
            <w:pPr>
              <w:jc w:val="center"/>
              <w:rPr>
                <w:sz w:val="16"/>
                <w:szCs w:val="16"/>
              </w:rPr>
            </w:pPr>
            <w:r w:rsidRPr="00DD5F6A">
              <w:rPr>
                <w:sz w:val="16"/>
                <w:szCs w:val="16"/>
              </w:rPr>
              <w:t>51,700.01</w:t>
            </w:r>
          </w:p>
        </w:tc>
        <w:tc>
          <w:tcPr>
            <w:tcW w:w="1001" w:type="dxa"/>
            <w:noWrap/>
            <w:vAlign w:val="center"/>
            <w:hideMark/>
          </w:tcPr>
          <w:p w14:paraId="34D6401C" w14:textId="77777777" w:rsidR="00232CF6" w:rsidRPr="00DD5F6A" w:rsidRDefault="00232CF6" w:rsidP="004422F2">
            <w:pPr>
              <w:jc w:val="center"/>
              <w:rPr>
                <w:sz w:val="16"/>
                <w:szCs w:val="16"/>
              </w:rPr>
            </w:pPr>
            <w:r w:rsidRPr="00DD5F6A">
              <w:rPr>
                <w:sz w:val="16"/>
                <w:szCs w:val="16"/>
              </w:rPr>
              <w:t>52,100.00</w:t>
            </w:r>
          </w:p>
        </w:tc>
        <w:tc>
          <w:tcPr>
            <w:tcW w:w="889" w:type="dxa"/>
            <w:noWrap/>
            <w:vAlign w:val="bottom"/>
            <w:hideMark/>
          </w:tcPr>
          <w:p w14:paraId="1A664C03" w14:textId="77777777" w:rsidR="00232CF6" w:rsidRPr="00DD5F6A" w:rsidRDefault="00232CF6" w:rsidP="004422F2">
            <w:pPr>
              <w:jc w:val="center"/>
              <w:rPr>
                <w:sz w:val="16"/>
                <w:szCs w:val="16"/>
              </w:rPr>
            </w:pPr>
            <w:r w:rsidRPr="008B201F">
              <w:rPr>
                <w:rFonts w:eastAsia="Aptos"/>
                <w:kern w:val="2"/>
                <w:sz w:val="16"/>
                <w:szCs w:val="16"/>
              </w:rPr>
              <w:t xml:space="preserve">1,603.71 </w:t>
            </w:r>
          </w:p>
        </w:tc>
        <w:tc>
          <w:tcPr>
            <w:tcW w:w="900" w:type="dxa"/>
            <w:noWrap/>
            <w:vAlign w:val="bottom"/>
            <w:hideMark/>
          </w:tcPr>
          <w:p w14:paraId="617EE0C3" w14:textId="77777777" w:rsidR="00232CF6" w:rsidRPr="00DD5F6A" w:rsidRDefault="00232CF6" w:rsidP="004422F2">
            <w:pPr>
              <w:jc w:val="center"/>
              <w:rPr>
                <w:sz w:val="16"/>
                <w:szCs w:val="16"/>
              </w:rPr>
            </w:pPr>
            <w:r w:rsidRPr="008B201F">
              <w:rPr>
                <w:rFonts w:eastAsia="Aptos"/>
                <w:kern w:val="2"/>
                <w:sz w:val="16"/>
                <w:szCs w:val="16"/>
              </w:rPr>
              <w:t xml:space="preserve">1,205.87 </w:t>
            </w:r>
          </w:p>
        </w:tc>
        <w:tc>
          <w:tcPr>
            <w:tcW w:w="1003" w:type="dxa"/>
            <w:noWrap/>
            <w:vAlign w:val="bottom"/>
            <w:hideMark/>
          </w:tcPr>
          <w:p w14:paraId="5B81723A" w14:textId="77777777" w:rsidR="00232CF6" w:rsidRPr="00DD5F6A" w:rsidRDefault="00232CF6" w:rsidP="004422F2">
            <w:pPr>
              <w:jc w:val="center"/>
              <w:rPr>
                <w:sz w:val="16"/>
                <w:szCs w:val="16"/>
              </w:rPr>
            </w:pPr>
            <w:r w:rsidRPr="008B201F">
              <w:rPr>
                <w:rFonts w:eastAsia="Aptos"/>
                <w:kern w:val="2"/>
                <w:sz w:val="16"/>
                <w:szCs w:val="16"/>
              </w:rPr>
              <w:t>808.04</w:t>
            </w:r>
          </w:p>
        </w:tc>
      </w:tr>
      <w:tr w:rsidR="00232CF6" w:rsidRPr="00DD5F6A" w14:paraId="40943A24" w14:textId="77777777" w:rsidTr="004422F2">
        <w:trPr>
          <w:trHeight w:val="250"/>
          <w:jc w:val="center"/>
        </w:trPr>
        <w:tc>
          <w:tcPr>
            <w:tcW w:w="1057" w:type="dxa"/>
            <w:noWrap/>
            <w:vAlign w:val="center"/>
            <w:hideMark/>
          </w:tcPr>
          <w:p w14:paraId="204D9226" w14:textId="77777777" w:rsidR="00232CF6" w:rsidRPr="00DD5F6A" w:rsidRDefault="00232CF6" w:rsidP="004422F2">
            <w:pPr>
              <w:jc w:val="center"/>
              <w:rPr>
                <w:sz w:val="16"/>
                <w:szCs w:val="16"/>
              </w:rPr>
            </w:pPr>
            <w:r w:rsidRPr="00DD5F6A">
              <w:rPr>
                <w:sz w:val="16"/>
                <w:szCs w:val="16"/>
              </w:rPr>
              <w:t>52,100.01</w:t>
            </w:r>
          </w:p>
        </w:tc>
        <w:tc>
          <w:tcPr>
            <w:tcW w:w="1001" w:type="dxa"/>
            <w:noWrap/>
            <w:vAlign w:val="center"/>
            <w:hideMark/>
          </w:tcPr>
          <w:p w14:paraId="5AEC87C8" w14:textId="77777777" w:rsidR="00232CF6" w:rsidRPr="00DD5F6A" w:rsidRDefault="00232CF6" w:rsidP="004422F2">
            <w:pPr>
              <w:jc w:val="center"/>
              <w:rPr>
                <w:sz w:val="16"/>
                <w:szCs w:val="16"/>
              </w:rPr>
            </w:pPr>
            <w:r w:rsidRPr="00DD5F6A">
              <w:rPr>
                <w:sz w:val="16"/>
                <w:szCs w:val="16"/>
              </w:rPr>
              <w:t>52,500.00</w:t>
            </w:r>
          </w:p>
        </w:tc>
        <w:tc>
          <w:tcPr>
            <w:tcW w:w="889" w:type="dxa"/>
            <w:noWrap/>
            <w:vAlign w:val="bottom"/>
            <w:hideMark/>
          </w:tcPr>
          <w:p w14:paraId="3F21E48A" w14:textId="77777777" w:rsidR="00232CF6" w:rsidRPr="00DD5F6A" w:rsidRDefault="00232CF6" w:rsidP="004422F2">
            <w:pPr>
              <w:jc w:val="center"/>
              <w:rPr>
                <w:sz w:val="16"/>
                <w:szCs w:val="16"/>
              </w:rPr>
            </w:pPr>
            <w:r w:rsidRPr="008B201F">
              <w:rPr>
                <w:rFonts w:eastAsia="Aptos"/>
                <w:kern w:val="2"/>
                <w:sz w:val="16"/>
                <w:szCs w:val="16"/>
              </w:rPr>
              <w:t xml:space="preserve">1,616.07 </w:t>
            </w:r>
          </w:p>
        </w:tc>
        <w:tc>
          <w:tcPr>
            <w:tcW w:w="900" w:type="dxa"/>
            <w:noWrap/>
            <w:vAlign w:val="bottom"/>
            <w:hideMark/>
          </w:tcPr>
          <w:p w14:paraId="124956A8" w14:textId="77777777" w:rsidR="00232CF6" w:rsidRPr="00DD5F6A" w:rsidRDefault="00232CF6" w:rsidP="004422F2">
            <w:pPr>
              <w:jc w:val="center"/>
              <w:rPr>
                <w:sz w:val="16"/>
                <w:szCs w:val="16"/>
              </w:rPr>
            </w:pPr>
            <w:r w:rsidRPr="008B201F">
              <w:rPr>
                <w:rFonts w:eastAsia="Aptos"/>
                <w:kern w:val="2"/>
                <w:sz w:val="16"/>
                <w:szCs w:val="16"/>
              </w:rPr>
              <w:t xml:space="preserve">1,218.23 </w:t>
            </w:r>
          </w:p>
        </w:tc>
        <w:tc>
          <w:tcPr>
            <w:tcW w:w="1003" w:type="dxa"/>
            <w:noWrap/>
            <w:vAlign w:val="bottom"/>
            <w:hideMark/>
          </w:tcPr>
          <w:p w14:paraId="228E1A50" w14:textId="77777777" w:rsidR="00232CF6" w:rsidRPr="00DD5F6A" w:rsidRDefault="00232CF6" w:rsidP="004422F2">
            <w:pPr>
              <w:jc w:val="center"/>
              <w:rPr>
                <w:sz w:val="16"/>
                <w:szCs w:val="16"/>
              </w:rPr>
            </w:pPr>
            <w:r w:rsidRPr="008B201F">
              <w:rPr>
                <w:rFonts w:eastAsia="Aptos"/>
                <w:kern w:val="2"/>
                <w:sz w:val="16"/>
                <w:szCs w:val="16"/>
              </w:rPr>
              <w:t>820.40</w:t>
            </w:r>
          </w:p>
        </w:tc>
      </w:tr>
      <w:tr w:rsidR="00232CF6" w:rsidRPr="00DD5F6A" w14:paraId="3294F861" w14:textId="77777777" w:rsidTr="004422F2">
        <w:trPr>
          <w:trHeight w:val="250"/>
          <w:jc w:val="center"/>
        </w:trPr>
        <w:tc>
          <w:tcPr>
            <w:tcW w:w="1057" w:type="dxa"/>
            <w:noWrap/>
            <w:vAlign w:val="center"/>
            <w:hideMark/>
          </w:tcPr>
          <w:p w14:paraId="11875112" w14:textId="77777777" w:rsidR="00232CF6" w:rsidRPr="00DD5F6A" w:rsidRDefault="00232CF6" w:rsidP="004422F2">
            <w:pPr>
              <w:jc w:val="center"/>
              <w:rPr>
                <w:sz w:val="16"/>
                <w:szCs w:val="16"/>
              </w:rPr>
            </w:pPr>
            <w:r w:rsidRPr="00DD5F6A">
              <w:rPr>
                <w:sz w:val="16"/>
                <w:szCs w:val="16"/>
              </w:rPr>
              <w:t>52,500.01</w:t>
            </w:r>
          </w:p>
        </w:tc>
        <w:tc>
          <w:tcPr>
            <w:tcW w:w="1001" w:type="dxa"/>
            <w:noWrap/>
            <w:vAlign w:val="center"/>
            <w:hideMark/>
          </w:tcPr>
          <w:p w14:paraId="0F3DD8CA" w14:textId="77777777" w:rsidR="00232CF6" w:rsidRPr="00DD5F6A" w:rsidRDefault="00232CF6" w:rsidP="004422F2">
            <w:pPr>
              <w:jc w:val="center"/>
              <w:rPr>
                <w:sz w:val="16"/>
                <w:szCs w:val="16"/>
              </w:rPr>
            </w:pPr>
            <w:r w:rsidRPr="00DD5F6A">
              <w:rPr>
                <w:sz w:val="16"/>
                <w:szCs w:val="16"/>
              </w:rPr>
              <w:t>52,900.00</w:t>
            </w:r>
          </w:p>
        </w:tc>
        <w:tc>
          <w:tcPr>
            <w:tcW w:w="889" w:type="dxa"/>
            <w:noWrap/>
            <w:vAlign w:val="bottom"/>
            <w:hideMark/>
          </w:tcPr>
          <w:p w14:paraId="52B2682B" w14:textId="77777777" w:rsidR="00232CF6" w:rsidRPr="00DD5F6A" w:rsidRDefault="00232CF6" w:rsidP="004422F2">
            <w:pPr>
              <w:jc w:val="center"/>
              <w:rPr>
                <w:sz w:val="16"/>
                <w:szCs w:val="16"/>
              </w:rPr>
            </w:pPr>
            <w:r w:rsidRPr="008B201F">
              <w:rPr>
                <w:rFonts w:eastAsia="Aptos"/>
                <w:kern w:val="2"/>
                <w:sz w:val="16"/>
                <w:szCs w:val="16"/>
              </w:rPr>
              <w:t xml:space="preserve">1,628.43 </w:t>
            </w:r>
          </w:p>
        </w:tc>
        <w:tc>
          <w:tcPr>
            <w:tcW w:w="900" w:type="dxa"/>
            <w:noWrap/>
            <w:vAlign w:val="bottom"/>
            <w:hideMark/>
          </w:tcPr>
          <w:p w14:paraId="21530899" w14:textId="77777777" w:rsidR="00232CF6" w:rsidRPr="00DD5F6A" w:rsidRDefault="00232CF6" w:rsidP="004422F2">
            <w:pPr>
              <w:jc w:val="center"/>
              <w:rPr>
                <w:sz w:val="16"/>
                <w:szCs w:val="16"/>
              </w:rPr>
            </w:pPr>
            <w:r w:rsidRPr="008B201F">
              <w:rPr>
                <w:rFonts w:eastAsia="Aptos"/>
                <w:kern w:val="2"/>
                <w:sz w:val="16"/>
                <w:szCs w:val="16"/>
              </w:rPr>
              <w:t xml:space="preserve">1,230.59 </w:t>
            </w:r>
          </w:p>
        </w:tc>
        <w:tc>
          <w:tcPr>
            <w:tcW w:w="1003" w:type="dxa"/>
            <w:noWrap/>
            <w:vAlign w:val="bottom"/>
            <w:hideMark/>
          </w:tcPr>
          <w:p w14:paraId="097D9A4C" w14:textId="77777777" w:rsidR="00232CF6" w:rsidRPr="00DD5F6A" w:rsidRDefault="00232CF6" w:rsidP="004422F2">
            <w:pPr>
              <w:jc w:val="center"/>
              <w:rPr>
                <w:sz w:val="16"/>
                <w:szCs w:val="16"/>
              </w:rPr>
            </w:pPr>
            <w:r w:rsidRPr="008B201F">
              <w:rPr>
                <w:rFonts w:eastAsia="Aptos"/>
                <w:kern w:val="2"/>
                <w:sz w:val="16"/>
                <w:szCs w:val="16"/>
              </w:rPr>
              <w:t>832.76</w:t>
            </w:r>
          </w:p>
        </w:tc>
      </w:tr>
      <w:tr w:rsidR="00232CF6" w:rsidRPr="00DD5F6A" w14:paraId="3D1D68F3" w14:textId="77777777" w:rsidTr="004422F2">
        <w:trPr>
          <w:trHeight w:val="250"/>
          <w:jc w:val="center"/>
        </w:trPr>
        <w:tc>
          <w:tcPr>
            <w:tcW w:w="1057" w:type="dxa"/>
            <w:noWrap/>
            <w:vAlign w:val="center"/>
            <w:hideMark/>
          </w:tcPr>
          <w:p w14:paraId="18095F82" w14:textId="77777777" w:rsidR="00232CF6" w:rsidRPr="00DD5F6A" w:rsidRDefault="00232CF6" w:rsidP="004422F2">
            <w:pPr>
              <w:jc w:val="center"/>
              <w:rPr>
                <w:sz w:val="16"/>
                <w:szCs w:val="16"/>
              </w:rPr>
            </w:pPr>
            <w:r w:rsidRPr="00DD5F6A">
              <w:rPr>
                <w:sz w:val="16"/>
                <w:szCs w:val="16"/>
              </w:rPr>
              <w:t>52,900.01</w:t>
            </w:r>
          </w:p>
        </w:tc>
        <w:tc>
          <w:tcPr>
            <w:tcW w:w="1001" w:type="dxa"/>
            <w:noWrap/>
            <w:vAlign w:val="center"/>
            <w:hideMark/>
          </w:tcPr>
          <w:p w14:paraId="3AA1AF88" w14:textId="77777777" w:rsidR="00232CF6" w:rsidRPr="00DD5F6A" w:rsidRDefault="00232CF6" w:rsidP="004422F2">
            <w:pPr>
              <w:jc w:val="center"/>
              <w:rPr>
                <w:sz w:val="16"/>
                <w:szCs w:val="16"/>
              </w:rPr>
            </w:pPr>
            <w:r w:rsidRPr="00DD5F6A">
              <w:rPr>
                <w:sz w:val="16"/>
                <w:szCs w:val="16"/>
              </w:rPr>
              <w:t>53,300.00</w:t>
            </w:r>
          </w:p>
        </w:tc>
        <w:tc>
          <w:tcPr>
            <w:tcW w:w="889" w:type="dxa"/>
            <w:noWrap/>
            <w:vAlign w:val="bottom"/>
            <w:hideMark/>
          </w:tcPr>
          <w:p w14:paraId="67D7BBD0" w14:textId="77777777" w:rsidR="00232CF6" w:rsidRPr="00DD5F6A" w:rsidRDefault="00232CF6" w:rsidP="004422F2">
            <w:pPr>
              <w:jc w:val="center"/>
              <w:rPr>
                <w:sz w:val="16"/>
                <w:szCs w:val="16"/>
              </w:rPr>
            </w:pPr>
            <w:r w:rsidRPr="008B201F">
              <w:rPr>
                <w:rFonts w:eastAsia="Aptos"/>
                <w:kern w:val="2"/>
                <w:sz w:val="16"/>
                <w:szCs w:val="16"/>
              </w:rPr>
              <w:t xml:space="preserve">1,640.79 </w:t>
            </w:r>
          </w:p>
        </w:tc>
        <w:tc>
          <w:tcPr>
            <w:tcW w:w="900" w:type="dxa"/>
            <w:noWrap/>
            <w:vAlign w:val="bottom"/>
            <w:hideMark/>
          </w:tcPr>
          <w:p w14:paraId="5A4CF85F" w14:textId="77777777" w:rsidR="00232CF6" w:rsidRPr="00DD5F6A" w:rsidRDefault="00232CF6" w:rsidP="004422F2">
            <w:pPr>
              <w:jc w:val="center"/>
              <w:rPr>
                <w:sz w:val="16"/>
                <w:szCs w:val="16"/>
              </w:rPr>
            </w:pPr>
            <w:r w:rsidRPr="008B201F">
              <w:rPr>
                <w:rFonts w:eastAsia="Aptos"/>
                <w:kern w:val="2"/>
                <w:sz w:val="16"/>
                <w:szCs w:val="16"/>
              </w:rPr>
              <w:t xml:space="preserve">1,242.95 </w:t>
            </w:r>
          </w:p>
        </w:tc>
        <w:tc>
          <w:tcPr>
            <w:tcW w:w="1003" w:type="dxa"/>
            <w:noWrap/>
            <w:vAlign w:val="bottom"/>
            <w:hideMark/>
          </w:tcPr>
          <w:p w14:paraId="55E13E3C" w14:textId="77777777" w:rsidR="00232CF6" w:rsidRPr="00DD5F6A" w:rsidRDefault="00232CF6" w:rsidP="004422F2">
            <w:pPr>
              <w:jc w:val="center"/>
              <w:rPr>
                <w:sz w:val="16"/>
                <w:szCs w:val="16"/>
              </w:rPr>
            </w:pPr>
            <w:r w:rsidRPr="008B201F">
              <w:rPr>
                <w:rFonts w:eastAsia="Aptos"/>
                <w:kern w:val="2"/>
                <w:sz w:val="16"/>
                <w:szCs w:val="16"/>
              </w:rPr>
              <w:t>845.12</w:t>
            </w:r>
          </w:p>
        </w:tc>
      </w:tr>
      <w:tr w:rsidR="00232CF6" w:rsidRPr="00DD5F6A" w14:paraId="22B1F47D" w14:textId="77777777" w:rsidTr="004422F2">
        <w:trPr>
          <w:trHeight w:val="250"/>
          <w:jc w:val="center"/>
        </w:trPr>
        <w:tc>
          <w:tcPr>
            <w:tcW w:w="1057" w:type="dxa"/>
            <w:noWrap/>
            <w:vAlign w:val="center"/>
            <w:hideMark/>
          </w:tcPr>
          <w:p w14:paraId="2C50145C" w14:textId="77777777" w:rsidR="00232CF6" w:rsidRPr="00DD5F6A" w:rsidRDefault="00232CF6" w:rsidP="004422F2">
            <w:pPr>
              <w:jc w:val="center"/>
              <w:rPr>
                <w:sz w:val="16"/>
                <w:szCs w:val="16"/>
              </w:rPr>
            </w:pPr>
            <w:r w:rsidRPr="00DD5F6A">
              <w:rPr>
                <w:sz w:val="16"/>
                <w:szCs w:val="16"/>
              </w:rPr>
              <w:t>53,300.01</w:t>
            </w:r>
          </w:p>
        </w:tc>
        <w:tc>
          <w:tcPr>
            <w:tcW w:w="1001" w:type="dxa"/>
            <w:noWrap/>
            <w:vAlign w:val="center"/>
            <w:hideMark/>
          </w:tcPr>
          <w:p w14:paraId="1729DE59" w14:textId="77777777" w:rsidR="00232CF6" w:rsidRPr="00DD5F6A" w:rsidRDefault="00232CF6" w:rsidP="004422F2">
            <w:pPr>
              <w:jc w:val="center"/>
              <w:rPr>
                <w:sz w:val="16"/>
                <w:szCs w:val="16"/>
              </w:rPr>
            </w:pPr>
            <w:r w:rsidRPr="00DD5F6A">
              <w:rPr>
                <w:sz w:val="16"/>
                <w:szCs w:val="16"/>
              </w:rPr>
              <w:t>53,700.00</w:t>
            </w:r>
          </w:p>
        </w:tc>
        <w:tc>
          <w:tcPr>
            <w:tcW w:w="889" w:type="dxa"/>
            <w:noWrap/>
            <w:vAlign w:val="bottom"/>
            <w:hideMark/>
          </w:tcPr>
          <w:p w14:paraId="3C43B667" w14:textId="77777777" w:rsidR="00232CF6" w:rsidRPr="00DD5F6A" w:rsidRDefault="00232CF6" w:rsidP="004422F2">
            <w:pPr>
              <w:jc w:val="center"/>
              <w:rPr>
                <w:sz w:val="16"/>
                <w:szCs w:val="16"/>
              </w:rPr>
            </w:pPr>
            <w:r w:rsidRPr="008B201F">
              <w:rPr>
                <w:rFonts w:eastAsia="Aptos"/>
                <w:kern w:val="2"/>
                <w:sz w:val="16"/>
                <w:szCs w:val="16"/>
              </w:rPr>
              <w:t xml:space="preserve">1,653.15 </w:t>
            </w:r>
          </w:p>
        </w:tc>
        <w:tc>
          <w:tcPr>
            <w:tcW w:w="900" w:type="dxa"/>
            <w:noWrap/>
            <w:vAlign w:val="bottom"/>
            <w:hideMark/>
          </w:tcPr>
          <w:p w14:paraId="0CB95E7E" w14:textId="77777777" w:rsidR="00232CF6" w:rsidRPr="00DD5F6A" w:rsidRDefault="00232CF6" w:rsidP="004422F2">
            <w:pPr>
              <w:jc w:val="center"/>
              <w:rPr>
                <w:sz w:val="16"/>
                <w:szCs w:val="16"/>
              </w:rPr>
            </w:pPr>
            <w:r w:rsidRPr="008B201F">
              <w:rPr>
                <w:rFonts w:eastAsia="Aptos"/>
                <w:kern w:val="2"/>
                <w:sz w:val="16"/>
                <w:szCs w:val="16"/>
              </w:rPr>
              <w:t xml:space="preserve">1,255.31 </w:t>
            </w:r>
          </w:p>
        </w:tc>
        <w:tc>
          <w:tcPr>
            <w:tcW w:w="1003" w:type="dxa"/>
            <w:noWrap/>
            <w:vAlign w:val="bottom"/>
            <w:hideMark/>
          </w:tcPr>
          <w:p w14:paraId="3E6ACFC8" w14:textId="77777777" w:rsidR="00232CF6" w:rsidRPr="00DD5F6A" w:rsidRDefault="00232CF6" w:rsidP="004422F2">
            <w:pPr>
              <w:jc w:val="center"/>
              <w:rPr>
                <w:sz w:val="16"/>
                <w:szCs w:val="16"/>
              </w:rPr>
            </w:pPr>
            <w:r w:rsidRPr="008B201F">
              <w:rPr>
                <w:rFonts w:eastAsia="Aptos"/>
                <w:kern w:val="2"/>
                <w:sz w:val="16"/>
                <w:szCs w:val="16"/>
              </w:rPr>
              <w:t>857.48</w:t>
            </w:r>
          </w:p>
        </w:tc>
      </w:tr>
      <w:tr w:rsidR="00232CF6" w:rsidRPr="00DD5F6A" w14:paraId="1F415E97" w14:textId="77777777" w:rsidTr="004422F2">
        <w:trPr>
          <w:trHeight w:val="250"/>
          <w:jc w:val="center"/>
        </w:trPr>
        <w:tc>
          <w:tcPr>
            <w:tcW w:w="1057" w:type="dxa"/>
            <w:noWrap/>
            <w:vAlign w:val="center"/>
            <w:hideMark/>
          </w:tcPr>
          <w:p w14:paraId="1FFD282B" w14:textId="77777777" w:rsidR="00232CF6" w:rsidRPr="00DD5F6A" w:rsidRDefault="00232CF6" w:rsidP="004422F2">
            <w:pPr>
              <w:jc w:val="center"/>
              <w:rPr>
                <w:sz w:val="16"/>
                <w:szCs w:val="16"/>
              </w:rPr>
            </w:pPr>
            <w:r w:rsidRPr="00DD5F6A">
              <w:rPr>
                <w:sz w:val="16"/>
                <w:szCs w:val="16"/>
              </w:rPr>
              <w:lastRenderedPageBreak/>
              <w:t>53,700.01</w:t>
            </w:r>
          </w:p>
        </w:tc>
        <w:tc>
          <w:tcPr>
            <w:tcW w:w="1001" w:type="dxa"/>
            <w:noWrap/>
            <w:vAlign w:val="center"/>
            <w:hideMark/>
          </w:tcPr>
          <w:p w14:paraId="4DFABB68" w14:textId="77777777" w:rsidR="00232CF6" w:rsidRPr="00DD5F6A" w:rsidRDefault="00232CF6" w:rsidP="004422F2">
            <w:pPr>
              <w:jc w:val="center"/>
              <w:rPr>
                <w:sz w:val="16"/>
                <w:szCs w:val="16"/>
              </w:rPr>
            </w:pPr>
            <w:r w:rsidRPr="00DD5F6A">
              <w:rPr>
                <w:sz w:val="16"/>
                <w:szCs w:val="16"/>
              </w:rPr>
              <w:t>54,100.00</w:t>
            </w:r>
          </w:p>
        </w:tc>
        <w:tc>
          <w:tcPr>
            <w:tcW w:w="889" w:type="dxa"/>
            <w:noWrap/>
            <w:vAlign w:val="bottom"/>
            <w:hideMark/>
          </w:tcPr>
          <w:p w14:paraId="26F4710E" w14:textId="77777777" w:rsidR="00232CF6" w:rsidRPr="00DD5F6A" w:rsidRDefault="00232CF6" w:rsidP="004422F2">
            <w:pPr>
              <w:jc w:val="center"/>
              <w:rPr>
                <w:sz w:val="16"/>
                <w:szCs w:val="16"/>
              </w:rPr>
            </w:pPr>
            <w:r w:rsidRPr="008B201F">
              <w:rPr>
                <w:rFonts w:eastAsia="Aptos"/>
                <w:kern w:val="2"/>
                <w:sz w:val="16"/>
                <w:szCs w:val="16"/>
              </w:rPr>
              <w:t xml:space="preserve">1,665.51 </w:t>
            </w:r>
          </w:p>
        </w:tc>
        <w:tc>
          <w:tcPr>
            <w:tcW w:w="900" w:type="dxa"/>
            <w:noWrap/>
            <w:vAlign w:val="bottom"/>
            <w:hideMark/>
          </w:tcPr>
          <w:p w14:paraId="0AA1EB9F" w14:textId="77777777" w:rsidR="00232CF6" w:rsidRPr="00DD5F6A" w:rsidRDefault="00232CF6" w:rsidP="004422F2">
            <w:pPr>
              <w:jc w:val="center"/>
              <w:rPr>
                <w:sz w:val="16"/>
                <w:szCs w:val="16"/>
              </w:rPr>
            </w:pPr>
            <w:r w:rsidRPr="008B201F">
              <w:rPr>
                <w:rFonts w:eastAsia="Aptos"/>
                <w:kern w:val="2"/>
                <w:sz w:val="16"/>
                <w:szCs w:val="16"/>
              </w:rPr>
              <w:t xml:space="preserve">1,267.67 </w:t>
            </w:r>
          </w:p>
        </w:tc>
        <w:tc>
          <w:tcPr>
            <w:tcW w:w="1003" w:type="dxa"/>
            <w:noWrap/>
            <w:vAlign w:val="bottom"/>
            <w:hideMark/>
          </w:tcPr>
          <w:p w14:paraId="00D8FBD2" w14:textId="77777777" w:rsidR="00232CF6" w:rsidRPr="00DD5F6A" w:rsidRDefault="00232CF6" w:rsidP="004422F2">
            <w:pPr>
              <w:jc w:val="center"/>
              <w:rPr>
                <w:sz w:val="16"/>
                <w:szCs w:val="16"/>
              </w:rPr>
            </w:pPr>
            <w:r w:rsidRPr="008B201F">
              <w:rPr>
                <w:rFonts w:eastAsia="Aptos"/>
                <w:kern w:val="2"/>
                <w:sz w:val="16"/>
                <w:szCs w:val="16"/>
              </w:rPr>
              <w:t>869.84</w:t>
            </w:r>
          </w:p>
        </w:tc>
      </w:tr>
      <w:tr w:rsidR="00232CF6" w:rsidRPr="00DD5F6A" w14:paraId="295B9085" w14:textId="77777777" w:rsidTr="004422F2">
        <w:trPr>
          <w:trHeight w:val="250"/>
          <w:jc w:val="center"/>
        </w:trPr>
        <w:tc>
          <w:tcPr>
            <w:tcW w:w="1057" w:type="dxa"/>
            <w:noWrap/>
            <w:vAlign w:val="center"/>
            <w:hideMark/>
          </w:tcPr>
          <w:p w14:paraId="29D67C48" w14:textId="77777777" w:rsidR="00232CF6" w:rsidRPr="00DD5F6A" w:rsidRDefault="00232CF6" w:rsidP="004422F2">
            <w:pPr>
              <w:jc w:val="center"/>
              <w:rPr>
                <w:sz w:val="16"/>
                <w:szCs w:val="16"/>
              </w:rPr>
            </w:pPr>
            <w:r w:rsidRPr="00DD5F6A">
              <w:rPr>
                <w:sz w:val="16"/>
                <w:szCs w:val="16"/>
              </w:rPr>
              <w:t>54,100.01</w:t>
            </w:r>
          </w:p>
        </w:tc>
        <w:tc>
          <w:tcPr>
            <w:tcW w:w="1001" w:type="dxa"/>
            <w:noWrap/>
            <w:vAlign w:val="center"/>
            <w:hideMark/>
          </w:tcPr>
          <w:p w14:paraId="246AA8B1" w14:textId="77777777" w:rsidR="00232CF6" w:rsidRPr="00DD5F6A" w:rsidRDefault="00232CF6" w:rsidP="004422F2">
            <w:pPr>
              <w:jc w:val="center"/>
              <w:rPr>
                <w:sz w:val="16"/>
                <w:szCs w:val="16"/>
              </w:rPr>
            </w:pPr>
            <w:r w:rsidRPr="00DD5F6A">
              <w:rPr>
                <w:sz w:val="16"/>
                <w:szCs w:val="16"/>
              </w:rPr>
              <w:t>54,500.00</w:t>
            </w:r>
          </w:p>
        </w:tc>
        <w:tc>
          <w:tcPr>
            <w:tcW w:w="889" w:type="dxa"/>
            <w:noWrap/>
            <w:vAlign w:val="bottom"/>
            <w:hideMark/>
          </w:tcPr>
          <w:p w14:paraId="2AD657EB" w14:textId="77777777" w:rsidR="00232CF6" w:rsidRPr="00DD5F6A" w:rsidRDefault="00232CF6" w:rsidP="004422F2">
            <w:pPr>
              <w:jc w:val="center"/>
              <w:rPr>
                <w:sz w:val="16"/>
                <w:szCs w:val="16"/>
              </w:rPr>
            </w:pPr>
            <w:r w:rsidRPr="008B201F">
              <w:rPr>
                <w:rFonts w:eastAsia="Aptos"/>
                <w:kern w:val="2"/>
                <w:sz w:val="16"/>
                <w:szCs w:val="16"/>
              </w:rPr>
              <w:t xml:space="preserve">1,677.87 </w:t>
            </w:r>
          </w:p>
        </w:tc>
        <w:tc>
          <w:tcPr>
            <w:tcW w:w="900" w:type="dxa"/>
            <w:noWrap/>
            <w:vAlign w:val="bottom"/>
            <w:hideMark/>
          </w:tcPr>
          <w:p w14:paraId="7BF7AABF" w14:textId="77777777" w:rsidR="00232CF6" w:rsidRPr="00DD5F6A" w:rsidRDefault="00232CF6" w:rsidP="004422F2">
            <w:pPr>
              <w:jc w:val="center"/>
              <w:rPr>
                <w:sz w:val="16"/>
                <w:szCs w:val="16"/>
              </w:rPr>
            </w:pPr>
            <w:r w:rsidRPr="008B201F">
              <w:rPr>
                <w:rFonts w:eastAsia="Aptos"/>
                <w:kern w:val="2"/>
                <w:sz w:val="16"/>
                <w:szCs w:val="16"/>
              </w:rPr>
              <w:t xml:space="preserve">1,280.03 </w:t>
            </w:r>
          </w:p>
        </w:tc>
        <w:tc>
          <w:tcPr>
            <w:tcW w:w="1003" w:type="dxa"/>
            <w:noWrap/>
            <w:vAlign w:val="bottom"/>
            <w:hideMark/>
          </w:tcPr>
          <w:p w14:paraId="675E57CF" w14:textId="77777777" w:rsidR="00232CF6" w:rsidRPr="00DD5F6A" w:rsidRDefault="00232CF6" w:rsidP="004422F2">
            <w:pPr>
              <w:jc w:val="center"/>
              <w:rPr>
                <w:sz w:val="16"/>
                <w:szCs w:val="16"/>
              </w:rPr>
            </w:pPr>
            <w:r w:rsidRPr="008B201F">
              <w:rPr>
                <w:rFonts w:eastAsia="Aptos"/>
                <w:kern w:val="2"/>
                <w:sz w:val="16"/>
                <w:szCs w:val="16"/>
              </w:rPr>
              <w:t>882.20</w:t>
            </w:r>
          </w:p>
        </w:tc>
      </w:tr>
      <w:tr w:rsidR="00232CF6" w:rsidRPr="00DD5F6A" w14:paraId="246D4190" w14:textId="77777777" w:rsidTr="004422F2">
        <w:trPr>
          <w:trHeight w:val="250"/>
          <w:jc w:val="center"/>
        </w:trPr>
        <w:tc>
          <w:tcPr>
            <w:tcW w:w="1057" w:type="dxa"/>
            <w:noWrap/>
            <w:vAlign w:val="center"/>
            <w:hideMark/>
          </w:tcPr>
          <w:p w14:paraId="38C3FC82" w14:textId="77777777" w:rsidR="00232CF6" w:rsidRPr="00DD5F6A" w:rsidRDefault="00232CF6" w:rsidP="004422F2">
            <w:pPr>
              <w:jc w:val="center"/>
              <w:rPr>
                <w:sz w:val="16"/>
                <w:szCs w:val="16"/>
              </w:rPr>
            </w:pPr>
            <w:r w:rsidRPr="00DD5F6A">
              <w:rPr>
                <w:sz w:val="16"/>
                <w:szCs w:val="16"/>
              </w:rPr>
              <w:t>54,500.01</w:t>
            </w:r>
          </w:p>
        </w:tc>
        <w:tc>
          <w:tcPr>
            <w:tcW w:w="1001" w:type="dxa"/>
            <w:noWrap/>
            <w:vAlign w:val="center"/>
            <w:hideMark/>
          </w:tcPr>
          <w:p w14:paraId="51BAD7EC" w14:textId="77777777" w:rsidR="00232CF6" w:rsidRPr="00DD5F6A" w:rsidRDefault="00232CF6" w:rsidP="004422F2">
            <w:pPr>
              <w:jc w:val="center"/>
              <w:rPr>
                <w:sz w:val="16"/>
                <w:szCs w:val="16"/>
              </w:rPr>
            </w:pPr>
            <w:r w:rsidRPr="00DD5F6A">
              <w:rPr>
                <w:sz w:val="16"/>
                <w:szCs w:val="16"/>
              </w:rPr>
              <w:t>54,900.00</w:t>
            </w:r>
          </w:p>
        </w:tc>
        <w:tc>
          <w:tcPr>
            <w:tcW w:w="889" w:type="dxa"/>
            <w:noWrap/>
            <w:vAlign w:val="bottom"/>
            <w:hideMark/>
          </w:tcPr>
          <w:p w14:paraId="07FA6AA1" w14:textId="77777777" w:rsidR="00232CF6" w:rsidRPr="00DD5F6A" w:rsidRDefault="00232CF6" w:rsidP="004422F2">
            <w:pPr>
              <w:jc w:val="center"/>
              <w:rPr>
                <w:sz w:val="16"/>
                <w:szCs w:val="16"/>
              </w:rPr>
            </w:pPr>
            <w:r w:rsidRPr="008B201F">
              <w:rPr>
                <w:rFonts w:eastAsia="Aptos"/>
                <w:kern w:val="2"/>
                <w:sz w:val="16"/>
                <w:szCs w:val="16"/>
              </w:rPr>
              <w:t xml:space="preserve">1,690.23 </w:t>
            </w:r>
          </w:p>
        </w:tc>
        <w:tc>
          <w:tcPr>
            <w:tcW w:w="900" w:type="dxa"/>
            <w:noWrap/>
            <w:vAlign w:val="bottom"/>
            <w:hideMark/>
          </w:tcPr>
          <w:p w14:paraId="2CD95990" w14:textId="77777777" w:rsidR="00232CF6" w:rsidRPr="00DD5F6A" w:rsidRDefault="00232CF6" w:rsidP="004422F2">
            <w:pPr>
              <w:jc w:val="center"/>
              <w:rPr>
                <w:sz w:val="16"/>
                <w:szCs w:val="16"/>
              </w:rPr>
            </w:pPr>
            <w:r w:rsidRPr="008B201F">
              <w:rPr>
                <w:rFonts w:eastAsia="Aptos"/>
                <w:kern w:val="2"/>
                <w:sz w:val="16"/>
                <w:szCs w:val="16"/>
              </w:rPr>
              <w:t xml:space="preserve">1,292.39 </w:t>
            </w:r>
          </w:p>
        </w:tc>
        <w:tc>
          <w:tcPr>
            <w:tcW w:w="1003" w:type="dxa"/>
            <w:noWrap/>
            <w:vAlign w:val="bottom"/>
            <w:hideMark/>
          </w:tcPr>
          <w:p w14:paraId="294DB032" w14:textId="77777777" w:rsidR="00232CF6" w:rsidRPr="00DD5F6A" w:rsidRDefault="00232CF6" w:rsidP="004422F2">
            <w:pPr>
              <w:jc w:val="center"/>
              <w:rPr>
                <w:sz w:val="16"/>
                <w:szCs w:val="16"/>
              </w:rPr>
            </w:pPr>
            <w:r w:rsidRPr="008B201F">
              <w:rPr>
                <w:rFonts w:eastAsia="Aptos"/>
                <w:kern w:val="2"/>
                <w:sz w:val="16"/>
                <w:szCs w:val="16"/>
              </w:rPr>
              <w:t>894.56</w:t>
            </w:r>
          </w:p>
        </w:tc>
      </w:tr>
      <w:tr w:rsidR="00232CF6" w:rsidRPr="00DD5F6A" w14:paraId="608C530F" w14:textId="77777777" w:rsidTr="004422F2">
        <w:trPr>
          <w:trHeight w:val="250"/>
          <w:jc w:val="center"/>
        </w:trPr>
        <w:tc>
          <w:tcPr>
            <w:tcW w:w="1057" w:type="dxa"/>
            <w:noWrap/>
            <w:vAlign w:val="center"/>
            <w:hideMark/>
          </w:tcPr>
          <w:p w14:paraId="0E78EB29" w14:textId="77777777" w:rsidR="00232CF6" w:rsidRPr="00DD5F6A" w:rsidRDefault="00232CF6" w:rsidP="004422F2">
            <w:pPr>
              <w:jc w:val="center"/>
              <w:rPr>
                <w:sz w:val="16"/>
                <w:szCs w:val="16"/>
              </w:rPr>
            </w:pPr>
            <w:r w:rsidRPr="00DD5F6A">
              <w:rPr>
                <w:sz w:val="16"/>
                <w:szCs w:val="16"/>
              </w:rPr>
              <w:t>54,900.01</w:t>
            </w:r>
          </w:p>
        </w:tc>
        <w:tc>
          <w:tcPr>
            <w:tcW w:w="1001" w:type="dxa"/>
            <w:noWrap/>
            <w:vAlign w:val="center"/>
            <w:hideMark/>
          </w:tcPr>
          <w:p w14:paraId="4FE24010" w14:textId="77777777" w:rsidR="00232CF6" w:rsidRPr="00DD5F6A" w:rsidRDefault="00232CF6" w:rsidP="004422F2">
            <w:pPr>
              <w:jc w:val="center"/>
              <w:rPr>
                <w:sz w:val="16"/>
                <w:szCs w:val="16"/>
              </w:rPr>
            </w:pPr>
            <w:r w:rsidRPr="00DD5F6A">
              <w:rPr>
                <w:sz w:val="16"/>
                <w:szCs w:val="16"/>
              </w:rPr>
              <w:t>55,300.00</w:t>
            </w:r>
          </w:p>
        </w:tc>
        <w:tc>
          <w:tcPr>
            <w:tcW w:w="889" w:type="dxa"/>
            <w:noWrap/>
            <w:vAlign w:val="bottom"/>
            <w:hideMark/>
          </w:tcPr>
          <w:p w14:paraId="35C07A2F" w14:textId="77777777" w:rsidR="00232CF6" w:rsidRPr="00DD5F6A" w:rsidRDefault="00232CF6" w:rsidP="004422F2">
            <w:pPr>
              <w:jc w:val="center"/>
              <w:rPr>
                <w:sz w:val="16"/>
                <w:szCs w:val="16"/>
              </w:rPr>
            </w:pPr>
            <w:r w:rsidRPr="008B201F">
              <w:rPr>
                <w:rFonts w:eastAsia="Aptos"/>
                <w:kern w:val="2"/>
                <w:sz w:val="16"/>
                <w:szCs w:val="16"/>
              </w:rPr>
              <w:t xml:space="preserve">1,702.59 </w:t>
            </w:r>
          </w:p>
        </w:tc>
        <w:tc>
          <w:tcPr>
            <w:tcW w:w="900" w:type="dxa"/>
            <w:noWrap/>
            <w:vAlign w:val="bottom"/>
            <w:hideMark/>
          </w:tcPr>
          <w:p w14:paraId="341C24C8" w14:textId="77777777" w:rsidR="00232CF6" w:rsidRPr="00DD5F6A" w:rsidRDefault="00232CF6" w:rsidP="004422F2">
            <w:pPr>
              <w:jc w:val="center"/>
              <w:rPr>
                <w:sz w:val="16"/>
                <w:szCs w:val="16"/>
              </w:rPr>
            </w:pPr>
            <w:r w:rsidRPr="008B201F">
              <w:rPr>
                <w:rFonts w:eastAsia="Aptos"/>
                <w:kern w:val="2"/>
                <w:sz w:val="16"/>
                <w:szCs w:val="16"/>
              </w:rPr>
              <w:t xml:space="preserve">1,304.75 </w:t>
            </w:r>
          </w:p>
        </w:tc>
        <w:tc>
          <w:tcPr>
            <w:tcW w:w="1003" w:type="dxa"/>
            <w:noWrap/>
            <w:vAlign w:val="bottom"/>
            <w:hideMark/>
          </w:tcPr>
          <w:p w14:paraId="36BBDFFA" w14:textId="77777777" w:rsidR="00232CF6" w:rsidRPr="00DD5F6A" w:rsidRDefault="00232CF6" w:rsidP="004422F2">
            <w:pPr>
              <w:jc w:val="center"/>
              <w:rPr>
                <w:sz w:val="16"/>
                <w:szCs w:val="16"/>
              </w:rPr>
            </w:pPr>
            <w:r w:rsidRPr="008B201F">
              <w:rPr>
                <w:rFonts w:eastAsia="Aptos"/>
                <w:kern w:val="2"/>
                <w:sz w:val="16"/>
                <w:szCs w:val="16"/>
              </w:rPr>
              <w:t>906.92</w:t>
            </w:r>
          </w:p>
        </w:tc>
      </w:tr>
      <w:tr w:rsidR="00232CF6" w:rsidRPr="00DD5F6A" w14:paraId="18500DA9" w14:textId="77777777" w:rsidTr="004422F2">
        <w:trPr>
          <w:trHeight w:val="250"/>
          <w:jc w:val="center"/>
        </w:trPr>
        <w:tc>
          <w:tcPr>
            <w:tcW w:w="1057" w:type="dxa"/>
            <w:noWrap/>
            <w:vAlign w:val="center"/>
            <w:hideMark/>
          </w:tcPr>
          <w:p w14:paraId="025B4D1B" w14:textId="77777777" w:rsidR="00232CF6" w:rsidRPr="00DD5F6A" w:rsidRDefault="00232CF6" w:rsidP="004422F2">
            <w:pPr>
              <w:jc w:val="center"/>
              <w:rPr>
                <w:sz w:val="16"/>
                <w:szCs w:val="16"/>
              </w:rPr>
            </w:pPr>
            <w:r w:rsidRPr="00DD5F6A">
              <w:rPr>
                <w:sz w:val="16"/>
                <w:szCs w:val="16"/>
              </w:rPr>
              <w:t>55,300.01</w:t>
            </w:r>
          </w:p>
        </w:tc>
        <w:tc>
          <w:tcPr>
            <w:tcW w:w="1001" w:type="dxa"/>
            <w:noWrap/>
            <w:vAlign w:val="center"/>
            <w:hideMark/>
          </w:tcPr>
          <w:p w14:paraId="03A9B272" w14:textId="77777777" w:rsidR="00232CF6" w:rsidRPr="00DD5F6A" w:rsidRDefault="00232CF6" w:rsidP="004422F2">
            <w:pPr>
              <w:jc w:val="center"/>
              <w:rPr>
                <w:sz w:val="16"/>
                <w:szCs w:val="16"/>
              </w:rPr>
            </w:pPr>
            <w:r w:rsidRPr="00DD5F6A">
              <w:rPr>
                <w:sz w:val="16"/>
                <w:szCs w:val="16"/>
              </w:rPr>
              <w:t>55,700.00</w:t>
            </w:r>
          </w:p>
        </w:tc>
        <w:tc>
          <w:tcPr>
            <w:tcW w:w="889" w:type="dxa"/>
            <w:noWrap/>
            <w:vAlign w:val="bottom"/>
            <w:hideMark/>
          </w:tcPr>
          <w:p w14:paraId="202F6449" w14:textId="77777777" w:rsidR="00232CF6" w:rsidRPr="00DD5F6A" w:rsidRDefault="00232CF6" w:rsidP="004422F2">
            <w:pPr>
              <w:jc w:val="center"/>
              <w:rPr>
                <w:sz w:val="16"/>
                <w:szCs w:val="16"/>
              </w:rPr>
            </w:pPr>
            <w:r w:rsidRPr="008B201F">
              <w:rPr>
                <w:rFonts w:eastAsia="Aptos"/>
                <w:kern w:val="2"/>
                <w:sz w:val="16"/>
                <w:szCs w:val="16"/>
              </w:rPr>
              <w:t xml:space="preserve">1,714.95 </w:t>
            </w:r>
          </w:p>
        </w:tc>
        <w:tc>
          <w:tcPr>
            <w:tcW w:w="900" w:type="dxa"/>
            <w:noWrap/>
            <w:vAlign w:val="bottom"/>
            <w:hideMark/>
          </w:tcPr>
          <w:p w14:paraId="5526F6B6" w14:textId="77777777" w:rsidR="00232CF6" w:rsidRPr="00DD5F6A" w:rsidRDefault="00232CF6" w:rsidP="004422F2">
            <w:pPr>
              <w:jc w:val="center"/>
              <w:rPr>
                <w:sz w:val="16"/>
                <w:szCs w:val="16"/>
              </w:rPr>
            </w:pPr>
            <w:r w:rsidRPr="008B201F">
              <w:rPr>
                <w:rFonts w:eastAsia="Aptos"/>
                <w:kern w:val="2"/>
                <w:sz w:val="16"/>
                <w:szCs w:val="16"/>
              </w:rPr>
              <w:t xml:space="preserve">1,317.11 </w:t>
            </w:r>
          </w:p>
        </w:tc>
        <w:tc>
          <w:tcPr>
            <w:tcW w:w="1003" w:type="dxa"/>
            <w:noWrap/>
            <w:vAlign w:val="bottom"/>
            <w:hideMark/>
          </w:tcPr>
          <w:p w14:paraId="52D38988" w14:textId="77777777" w:rsidR="00232CF6" w:rsidRPr="00DD5F6A" w:rsidRDefault="00232CF6" w:rsidP="004422F2">
            <w:pPr>
              <w:jc w:val="center"/>
              <w:rPr>
                <w:sz w:val="16"/>
                <w:szCs w:val="16"/>
              </w:rPr>
            </w:pPr>
            <w:r w:rsidRPr="008B201F">
              <w:rPr>
                <w:rFonts w:eastAsia="Aptos"/>
                <w:kern w:val="2"/>
                <w:sz w:val="16"/>
                <w:szCs w:val="16"/>
              </w:rPr>
              <w:t>919.28</w:t>
            </w:r>
          </w:p>
        </w:tc>
      </w:tr>
      <w:tr w:rsidR="00232CF6" w:rsidRPr="00DD5F6A" w14:paraId="73861257" w14:textId="77777777" w:rsidTr="004422F2">
        <w:trPr>
          <w:trHeight w:val="250"/>
          <w:jc w:val="center"/>
        </w:trPr>
        <w:tc>
          <w:tcPr>
            <w:tcW w:w="1057" w:type="dxa"/>
            <w:noWrap/>
            <w:vAlign w:val="center"/>
            <w:hideMark/>
          </w:tcPr>
          <w:p w14:paraId="5228CB69" w14:textId="77777777" w:rsidR="00232CF6" w:rsidRPr="00DD5F6A" w:rsidRDefault="00232CF6" w:rsidP="004422F2">
            <w:pPr>
              <w:jc w:val="center"/>
              <w:rPr>
                <w:sz w:val="16"/>
                <w:szCs w:val="16"/>
              </w:rPr>
            </w:pPr>
            <w:r w:rsidRPr="00DD5F6A">
              <w:rPr>
                <w:sz w:val="16"/>
                <w:szCs w:val="16"/>
              </w:rPr>
              <w:t>55,700.01</w:t>
            </w:r>
          </w:p>
        </w:tc>
        <w:tc>
          <w:tcPr>
            <w:tcW w:w="1001" w:type="dxa"/>
            <w:noWrap/>
            <w:vAlign w:val="center"/>
            <w:hideMark/>
          </w:tcPr>
          <w:p w14:paraId="02104BC5" w14:textId="77777777" w:rsidR="00232CF6" w:rsidRPr="00DD5F6A" w:rsidRDefault="00232CF6" w:rsidP="004422F2">
            <w:pPr>
              <w:jc w:val="center"/>
              <w:rPr>
                <w:sz w:val="16"/>
                <w:szCs w:val="16"/>
              </w:rPr>
            </w:pPr>
            <w:r w:rsidRPr="00DD5F6A">
              <w:rPr>
                <w:sz w:val="16"/>
                <w:szCs w:val="16"/>
              </w:rPr>
              <w:t>56,100.00</w:t>
            </w:r>
          </w:p>
        </w:tc>
        <w:tc>
          <w:tcPr>
            <w:tcW w:w="889" w:type="dxa"/>
            <w:noWrap/>
            <w:vAlign w:val="bottom"/>
            <w:hideMark/>
          </w:tcPr>
          <w:p w14:paraId="46378920" w14:textId="77777777" w:rsidR="00232CF6" w:rsidRPr="00DD5F6A" w:rsidRDefault="00232CF6" w:rsidP="004422F2">
            <w:pPr>
              <w:jc w:val="center"/>
              <w:rPr>
                <w:sz w:val="16"/>
                <w:szCs w:val="16"/>
              </w:rPr>
            </w:pPr>
            <w:r w:rsidRPr="008B201F">
              <w:rPr>
                <w:rFonts w:eastAsia="Aptos"/>
                <w:kern w:val="2"/>
                <w:sz w:val="16"/>
                <w:szCs w:val="16"/>
              </w:rPr>
              <w:t xml:space="preserve">1,727.31 </w:t>
            </w:r>
          </w:p>
        </w:tc>
        <w:tc>
          <w:tcPr>
            <w:tcW w:w="900" w:type="dxa"/>
            <w:noWrap/>
            <w:vAlign w:val="bottom"/>
            <w:hideMark/>
          </w:tcPr>
          <w:p w14:paraId="5B94722F" w14:textId="77777777" w:rsidR="00232CF6" w:rsidRPr="00DD5F6A" w:rsidRDefault="00232CF6" w:rsidP="004422F2">
            <w:pPr>
              <w:jc w:val="center"/>
              <w:rPr>
                <w:sz w:val="16"/>
                <w:szCs w:val="16"/>
              </w:rPr>
            </w:pPr>
            <w:r w:rsidRPr="008B201F">
              <w:rPr>
                <w:rFonts w:eastAsia="Aptos"/>
                <w:kern w:val="2"/>
                <w:sz w:val="16"/>
                <w:szCs w:val="16"/>
              </w:rPr>
              <w:t xml:space="preserve">1,329.47 </w:t>
            </w:r>
          </w:p>
        </w:tc>
        <w:tc>
          <w:tcPr>
            <w:tcW w:w="1003" w:type="dxa"/>
            <w:noWrap/>
            <w:vAlign w:val="bottom"/>
            <w:hideMark/>
          </w:tcPr>
          <w:p w14:paraId="68ED5295" w14:textId="77777777" w:rsidR="00232CF6" w:rsidRPr="00DD5F6A" w:rsidRDefault="00232CF6" w:rsidP="004422F2">
            <w:pPr>
              <w:jc w:val="center"/>
              <w:rPr>
                <w:sz w:val="16"/>
                <w:szCs w:val="16"/>
              </w:rPr>
            </w:pPr>
            <w:r w:rsidRPr="008B201F">
              <w:rPr>
                <w:rFonts w:eastAsia="Aptos"/>
                <w:kern w:val="2"/>
                <w:sz w:val="16"/>
                <w:szCs w:val="16"/>
              </w:rPr>
              <w:t>931.64</w:t>
            </w:r>
          </w:p>
        </w:tc>
      </w:tr>
      <w:tr w:rsidR="00232CF6" w:rsidRPr="00DD5F6A" w14:paraId="7C965EA9" w14:textId="77777777" w:rsidTr="004422F2">
        <w:trPr>
          <w:trHeight w:val="250"/>
          <w:jc w:val="center"/>
        </w:trPr>
        <w:tc>
          <w:tcPr>
            <w:tcW w:w="1057" w:type="dxa"/>
            <w:noWrap/>
            <w:vAlign w:val="center"/>
            <w:hideMark/>
          </w:tcPr>
          <w:p w14:paraId="797A893D" w14:textId="77777777" w:rsidR="00232CF6" w:rsidRPr="00DD5F6A" w:rsidRDefault="00232CF6" w:rsidP="004422F2">
            <w:pPr>
              <w:jc w:val="center"/>
              <w:rPr>
                <w:sz w:val="16"/>
                <w:szCs w:val="16"/>
              </w:rPr>
            </w:pPr>
            <w:r w:rsidRPr="00DD5F6A">
              <w:rPr>
                <w:sz w:val="16"/>
                <w:szCs w:val="16"/>
              </w:rPr>
              <w:t>56,100.01</w:t>
            </w:r>
          </w:p>
        </w:tc>
        <w:tc>
          <w:tcPr>
            <w:tcW w:w="1001" w:type="dxa"/>
            <w:noWrap/>
            <w:vAlign w:val="center"/>
            <w:hideMark/>
          </w:tcPr>
          <w:p w14:paraId="6CEFF041" w14:textId="77777777" w:rsidR="00232CF6" w:rsidRPr="00DD5F6A" w:rsidRDefault="00232CF6" w:rsidP="004422F2">
            <w:pPr>
              <w:jc w:val="center"/>
              <w:rPr>
                <w:sz w:val="16"/>
                <w:szCs w:val="16"/>
              </w:rPr>
            </w:pPr>
            <w:r w:rsidRPr="00DD5F6A">
              <w:rPr>
                <w:sz w:val="16"/>
                <w:szCs w:val="16"/>
              </w:rPr>
              <w:t>56,500.00</w:t>
            </w:r>
          </w:p>
        </w:tc>
        <w:tc>
          <w:tcPr>
            <w:tcW w:w="889" w:type="dxa"/>
            <w:noWrap/>
            <w:vAlign w:val="bottom"/>
            <w:hideMark/>
          </w:tcPr>
          <w:p w14:paraId="4BE0DAA2" w14:textId="77777777" w:rsidR="00232CF6" w:rsidRPr="00DD5F6A" w:rsidRDefault="00232CF6" w:rsidP="004422F2">
            <w:pPr>
              <w:jc w:val="center"/>
              <w:rPr>
                <w:sz w:val="16"/>
                <w:szCs w:val="16"/>
              </w:rPr>
            </w:pPr>
            <w:r w:rsidRPr="008B201F">
              <w:rPr>
                <w:rFonts w:eastAsia="Aptos"/>
                <w:kern w:val="2"/>
                <w:sz w:val="16"/>
                <w:szCs w:val="16"/>
              </w:rPr>
              <w:t xml:space="preserve">1,739.67 </w:t>
            </w:r>
          </w:p>
        </w:tc>
        <w:tc>
          <w:tcPr>
            <w:tcW w:w="900" w:type="dxa"/>
            <w:noWrap/>
            <w:vAlign w:val="bottom"/>
            <w:hideMark/>
          </w:tcPr>
          <w:p w14:paraId="0C305DC9" w14:textId="77777777" w:rsidR="00232CF6" w:rsidRPr="00DD5F6A" w:rsidRDefault="00232CF6" w:rsidP="004422F2">
            <w:pPr>
              <w:jc w:val="center"/>
              <w:rPr>
                <w:sz w:val="16"/>
                <w:szCs w:val="16"/>
              </w:rPr>
            </w:pPr>
            <w:r w:rsidRPr="008B201F">
              <w:rPr>
                <w:rFonts w:eastAsia="Aptos"/>
                <w:kern w:val="2"/>
                <w:sz w:val="16"/>
                <w:szCs w:val="16"/>
              </w:rPr>
              <w:t xml:space="preserve">1,341.83 </w:t>
            </w:r>
          </w:p>
        </w:tc>
        <w:tc>
          <w:tcPr>
            <w:tcW w:w="1003" w:type="dxa"/>
            <w:noWrap/>
            <w:vAlign w:val="bottom"/>
            <w:hideMark/>
          </w:tcPr>
          <w:p w14:paraId="368A8ED5" w14:textId="77777777" w:rsidR="00232CF6" w:rsidRPr="00DD5F6A" w:rsidRDefault="00232CF6" w:rsidP="004422F2">
            <w:pPr>
              <w:jc w:val="center"/>
              <w:rPr>
                <w:sz w:val="16"/>
                <w:szCs w:val="16"/>
              </w:rPr>
            </w:pPr>
            <w:r w:rsidRPr="008B201F">
              <w:rPr>
                <w:rFonts w:eastAsia="Aptos"/>
                <w:kern w:val="2"/>
                <w:sz w:val="16"/>
                <w:szCs w:val="16"/>
              </w:rPr>
              <w:t>944.00</w:t>
            </w:r>
          </w:p>
        </w:tc>
      </w:tr>
      <w:tr w:rsidR="00232CF6" w:rsidRPr="00DD5F6A" w14:paraId="2271F7D2" w14:textId="77777777" w:rsidTr="004422F2">
        <w:trPr>
          <w:trHeight w:val="250"/>
          <w:jc w:val="center"/>
        </w:trPr>
        <w:tc>
          <w:tcPr>
            <w:tcW w:w="1057" w:type="dxa"/>
            <w:noWrap/>
            <w:vAlign w:val="center"/>
            <w:hideMark/>
          </w:tcPr>
          <w:p w14:paraId="2FBA7F11" w14:textId="77777777" w:rsidR="00232CF6" w:rsidRPr="00DD5F6A" w:rsidRDefault="00232CF6" w:rsidP="004422F2">
            <w:pPr>
              <w:jc w:val="center"/>
              <w:rPr>
                <w:sz w:val="16"/>
                <w:szCs w:val="16"/>
              </w:rPr>
            </w:pPr>
            <w:r w:rsidRPr="00DD5F6A">
              <w:rPr>
                <w:sz w:val="16"/>
                <w:szCs w:val="16"/>
              </w:rPr>
              <w:t>56,500.01</w:t>
            </w:r>
          </w:p>
        </w:tc>
        <w:tc>
          <w:tcPr>
            <w:tcW w:w="1001" w:type="dxa"/>
            <w:noWrap/>
            <w:vAlign w:val="center"/>
            <w:hideMark/>
          </w:tcPr>
          <w:p w14:paraId="20A98AD1" w14:textId="77777777" w:rsidR="00232CF6" w:rsidRPr="00DD5F6A" w:rsidRDefault="00232CF6" w:rsidP="004422F2">
            <w:pPr>
              <w:jc w:val="center"/>
              <w:rPr>
                <w:sz w:val="16"/>
                <w:szCs w:val="16"/>
              </w:rPr>
            </w:pPr>
            <w:r w:rsidRPr="00DD5F6A">
              <w:rPr>
                <w:sz w:val="16"/>
                <w:szCs w:val="16"/>
              </w:rPr>
              <w:t>56,900.00</w:t>
            </w:r>
          </w:p>
        </w:tc>
        <w:tc>
          <w:tcPr>
            <w:tcW w:w="889" w:type="dxa"/>
            <w:noWrap/>
            <w:vAlign w:val="bottom"/>
            <w:hideMark/>
          </w:tcPr>
          <w:p w14:paraId="233F2D06" w14:textId="77777777" w:rsidR="00232CF6" w:rsidRPr="00DD5F6A" w:rsidRDefault="00232CF6" w:rsidP="004422F2">
            <w:pPr>
              <w:jc w:val="center"/>
              <w:rPr>
                <w:sz w:val="16"/>
                <w:szCs w:val="16"/>
              </w:rPr>
            </w:pPr>
            <w:r w:rsidRPr="008B201F">
              <w:rPr>
                <w:rFonts w:eastAsia="Aptos"/>
                <w:kern w:val="2"/>
                <w:sz w:val="16"/>
                <w:szCs w:val="16"/>
              </w:rPr>
              <w:t xml:space="preserve">1,752.03 </w:t>
            </w:r>
          </w:p>
        </w:tc>
        <w:tc>
          <w:tcPr>
            <w:tcW w:w="900" w:type="dxa"/>
            <w:noWrap/>
            <w:vAlign w:val="bottom"/>
            <w:hideMark/>
          </w:tcPr>
          <w:p w14:paraId="49AF0264" w14:textId="77777777" w:rsidR="00232CF6" w:rsidRPr="00DD5F6A" w:rsidRDefault="00232CF6" w:rsidP="004422F2">
            <w:pPr>
              <w:jc w:val="center"/>
              <w:rPr>
                <w:sz w:val="16"/>
                <w:szCs w:val="16"/>
              </w:rPr>
            </w:pPr>
            <w:r w:rsidRPr="008B201F">
              <w:rPr>
                <w:rFonts w:eastAsia="Aptos"/>
                <w:kern w:val="2"/>
                <w:sz w:val="16"/>
                <w:szCs w:val="16"/>
              </w:rPr>
              <w:t xml:space="preserve">1,354.19 </w:t>
            </w:r>
          </w:p>
        </w:tc>
        <w:tc>
          <w:tcPr>
            <w:tcW w:w="1003" w:type="dxa"/>
            <w:noWrap/>
            <w:vAlign w:val="bottom"/>
            <w:hideMark/>
          </w:tcPr>
          <w:p w14:paraId="59FB8D8B" w14:textId="77777777" w:rsidR="00232CF6" w:rsidRPr="00DD5F6A" w:rsidRDefault="00232CF6" w:rsidP="004422F2">
            <w:pPr>
              <w:jc w:val="center"/>
              <w:rPr>
                <w:sz w:val="16"/>
                <w:szCs w:val="16"/>
              </w:rPr>
            </w:pPr>
            <w:r w:rsidRPr="008B201F">
              <w:rPr>
                <w:rFonts w:eastAsia="Aptos"/>
                <w:kern w:val="2"/>
                <w:sz w:val="16"/>
                <w:szCs w:val="16"/>
              </w:rPr>
              <w:t>956.36</w:t>
            </w:r>
          </w:p>
        </w:tc>
      </w:tr>
      <w:tr w:rsidR="00232CF6" w:rsidRPr="00DD5F6A" w14:paraId="126BA1C7" w14:textId="77777777" w:rsidTr="004422F2">
        <w:trPr>
          <w:trHeight w:val="250"/>
          <w:jc w:val="center"/>
        </w:trPr>
        <w:tc>
          <w:tcPr>
            <w:tcW w:w="1057" w:type="dxa"/>
            <w:noWrap/>
            <w:vAlign w:val="center"/>
            <w:hideMark/>
          </w:tcPr>
          <w:p w14:paraId="093D0377" w14:textId="77777777" w:rsidR="00232CF6" w:rsidRPr="00DD5F6A" w:rsidRDefault="00232CF6" w:rsidP="004422F2">
            <w:pPr>
              <w:jc w:val="center"/>
              <w:rPr>
                <w:sz w:val="16"/>
                <w:szCs w:val="16"/>
              </w:rPr>
            </w:pPr>
            <w:r w:rsidRPr="00DD5F6A">
              <w:rPr>
                <w:sz w:val="16"/>
                <w:szCs w:val="16"/>
              </w:rPr>
              <w:t>56,900.01</w:t>
            </w:r>
          </w:p>
        </w:tc>
        <w:tc>
          <w:tcPr>
            <w:tcW w:w="1001" w:type="dxa"/>
            <w:noWrap/>
            <w:vAlign w:val="center"/>
            <w:hideMark/>
          </w:tcPr>
          <w:p w14:paraId="04BAAD59" w14:textId="77777777" w:rsidR="00232CF6" w:rsidRPr="00DD5F6A" w:rsidRDefault="00232CF6" w:rsidP="004422F2">
            <w:pPr>
              <w:jc w:val="center"/>
              <w:rPr>
                <w:sz w:val="16"/>
                <w:szCs w:val="16"/>
              </w:rPr>
            </w:pPr>
            <w:r w:rsidRPr="00DD5F6A">
              <w:rPr>
                <w:sz w:val="16"/>
                <w:szCs w:val="16"/>
              </w:rPr>
              <w:t>57,300.00</w:t>
            </w:r>
          </w:p>
        </w:tc>
        <w:tc>
          <w:tcPr>
            <w:tcW w:w="889" w:type="dxa"/>
            <w:noWrap/>
            <w:vAlign w:val="bottom"/>
            <w:hideMark/>
          </w:tcPr>
          <w:p w14:paraId="0898DCE4" w14:textId="77777777" w:rsidR="00232CF6" w:rsidRPr="00DD5F6A" w:rsidRDefault="00232CF6" w:rsidP="004422F2">
            <w:pPr>
              <w:jc w:val="center"/>
              <w:rPr>
                <w:sz w:val="16"/>
                <w:szCs w:val="16"/>
              </w:rPr>
            </w:pPr>
            <w:r w:rsidRPr="008B201F">
              <w:rPr>
                <w:rFonts w:eastAsia="Aptos"/>
                <w:kern w:val="2"/>
                <w:sz w:val="16"/>
                <w:szCs w:val="16"/>
              </w:rPr>
              <w:t xml:space="preserve">1,764.39 </w:t>
            </w:r>
          </w:p>
        </w:tc>
        <w:tc>
          <w:tcPr>
            <w:tcW w:w="900" w:type="dxa"/>
            <w:noWrap/>
            <w:vAlign w:val="bottom"/>
            <w:hideMark/>
          </w:tcPr>
          <w:p w14:paraId="6B5EDB16" w14:textId="77777777" w:rsidR="00232CF6" w:rsidRPr="00DD5F6A" w:rsidRDefault="00232CF6" w:rsidP="004422F2">
            <w:pPr>
              <w:jc w:val="center"/>
              <w:rPr>
                <w:sz w:val="16"/>
                <w:szCs w:val="16"/>
              </w:rPr>
            </w:pPr>
            <w:r w:rsidRPr="008B201F">
              <w:rPr>
                <w:rFonts w:eastAsia="Aptos"/>
                <w:kern w:val="2"/>
                <w:sz w:val="16"/>
                <w:szCs w:val="16"/>
              </w:rPr>
              <w:t xml:space="preserve">1,366.55 </w:t>
            </w:r>
          </w:p>
        </w:tc>
        <w:tc>
          <w:tcPr>
            <w:tcW w:w="1003" w:type="dxa"/>
            <w:noWrap/>
            <w:vAlign w:val="bottom"/>
            <w:hideMark/>
          </w:tcPr>
          <w:p w14:paraId="3107C70A" w14:textId="77777777" w:rsidR="00232CF6" w:rsidRPr="00DD5F6A" w:rsidRDefault="00232CF6" w:rsidP="004422F2">
            <w:pPr>
              <w:jc w:val="center"/>
              <w:rPr>
                <w:sz w:val="16"/>
                <w:szCs w:val="16"/>
              </w:rPr>
            </w:pPr>
            <w:r w:rsidRPr="008B201F">
              <w:rPr>
                <w:rFonts w:eastAsia="Aptos"/>
                <w:kern w:val="2"/>
                <w:sz w:val="16"/>
                <w:szCs w:val="16"/>
              </w:rPr>
              <w:t>968.72</w:t>
            </w:r>
          </w:p>
        </w:tc>
      </w:tr>
      <w:tr w:rsidR="00232CF6" w:rsidRPr="00DD5F6A" w14:paraId="7DEA6280" w14:textId="77777777" w:rsidTr="004422F2">
        <w:trPr>
          <w:trHeight w:val="250"/>
          <w:jc w:val="center"/>
        </w:trPr>
        <w:tc>
          <w:tcPr>
            <w:tcW w:w="1057" w:type="dxa"/>
            <w:noWrap/>
            <w:vAlign w:val="center"/>
            <w:hideMark/>
          </w:tcPr>
          <w:p w14:paraId="462A0C49" w14:textId="77777777" w:rsidR="00232CF6" w:rsidRPr="00DD5F6A" w:rsidRDefault="00232CF6" w:rsidP="004422F2">
            <w:pPr>
              <w:jc w:val="center"/>
              <w:rPr>
                <w:sz w:val="16"/>
                <w:szCs w:val="16"/>
              </w:rPr>
            </w:pPr>
            <w:r w:rsidRPr="00DD5F6A">
              <w:rPr>
                <w:sz w:val="16"/>
                <w:szCs w:val="16"/>
              </w:rPr>
              <w:t>57,300.01</w:t>
            </w:r>
          </w:p>
        </w:tc>
        <w:tc>
          <w:tcPr>
            <w:tcW w:w="1001" w:type="dxa"/>
            <w:noWrap/>
            <w:vAlign w:val="center"/>
            <w:hideMark/>
          </w:tcPr>
          <w:p w14:paraId="562620D0" w14:textId="77777777" w:rsidR="00232CF6" w:rsidRPr="00DD5F6A" w:rsidRDefault="00232CF6" w:rsidP="004422F2">
            <w:pPr>
              <w:jc w:val="center"/>
              <w:rPr>
                <w:sz w:val="16"/>
                <w:szCs w:val="16"/>
              </w:rPr>
            </w:pPr>
            <w:r w:rsidRPr="00DD5F6A">
              <w:rPr>
                <w:sz w:val="16"/>
                <w:szCs w:val="16"/>
              </w:rPr>
              <w:t>57,700.00</w:t>
            </w:r>
          </w:p>
        </w:tc>
        <w:tc>
          <w:tcPr>
            <w:tcW w:w="889" w:type="dxa"/>
            <w:noWrap/>
            <w:vAlign w:val="bottom"/>
            <w:hideMark/>
          </w:tcPr>
          <w:p w14:paraId="0FC5B2AB" w14:textId="77777777" w:rsidR="00232CF6" w:rsidRPr="00DD5F6A" w:rsidRDefault="00232CF6" w:rsidP="004422F2">
            <w:pPr>
              <w:jc w:val="center"/>
              <w:rPr>
                <w:sz w:val="16"/>
                <w:szCs w:val="16"/>
              </w:rPr>
            </w:pPr>
            <w:r w:rsidRPr="008B201F">
              <w:rPr>
                <w:rFonts w:eastAsia="Aptos"/>
                <w:kern w:val="2"/>
                <w:sz w:val="16"/>
                <w:szCs w:val="16"/>
              </w:rPr>
              <w:t xml:space="preserve">1,776.75 </w:t>
            </w:r>
          </w:p>
        </w:tc>
        <w:tc>
          <w:tcPr>
            <w:tcW w:w="900" w:type="dxa"/>
            <w:noWrap/>
            <w:vAlign w:val="bottom"/>
            <w:hideMark/>
          </w:tcPr>
          <w:p w14:paraId="2E63FB33" w14:textId="77777777" w:rsidR="00232CF6" w:rsidRPr="00DD5F6A" w:rsidRDefault="00232CF6" w:rsidP="004422F2">
            <w:pPr>
              <w:jc w:val="center"/>
              <w:rPr>
                <w:sz w:val="16"/>
                <w:szCs w:val="16"/>
              </w:rPr>
            </w:pPr>
            <w:r w:rsidRPr="008B201F">
              <w:rPr>
                <w:rFonts w:eastAsia="Aptos"/>
                <w:kern w:val="2"/>
                <w:sz w:val="16"/>
                <w:szCs w:val="16"/>
              </w:rPr>
              <w:t xml:space="preserve">1,378.91 </w:t>
            </w:r>
          </w:p>
        </w:tc>
        <w:tc>
          <w:tcPr>
            <w:tcW w:w="1003" w:type="dxa"/>
            <w:noWrap/>
            <w:vAlign w:val="bottom"/>
            <w:hideMark/>
          </w:tcPr>
          <w:p w14:paraId="4CA8AC64" w14:textId="77777777" w:rsidR="00232CF6" w:rsidRPr="00DD5F6A" w:rsidRDefault="00232CF6" w:rsidP="004422F2">
            <w:pPr>
              <w:jc w:val="center"/>
              <w:rPr>
                <w:sz w:val="16"/>
                <w:szCs w:val="16"/>
              </w:rPr>
            </w:pPr>
            <w:r w:rsidRPr="008B201F">
              <w:rPr>
                <w:rFonts w:eastAsia="Aptos"/>
                <w:kern w:val="2"/>
                <w:sz w:val="16"/>
                <w:szCs w:val="16"/>
              </w:rPr>
              <w:t>981.08</w:t>
            </w:r>
          </w:p>
        </w:tc>
      </w:tr>
      <w:tr w:rsidR="00232CF6" w:rsidRPr="00DD5F6A" w14:paraId="1E7AA01E" w14:textId="77777777" w:rsidTr="004422F2">
        <w:trPr>
          <w:trHeight w:val="250"/>
          <w:jc w:val="center"/>
        </w:trPr>
        <w:tc>
          <w:tcPr>
            <w:tcW w:w="1057" w:type="dxa"/>
            <w:noWrap/>
            <w:vAlign w:val="center"/>
            <w:hideMark/>
          </w:tcPr>
          <w:p w14:paraId="23D1B11A" w14:textId="77777777" w:rsidR="00232CF6" w:rsidRPr="00DD5F6A" w:rsidRDefault="00232CF6" w:rsidP="004422F2">
            <w:pPr>
              <w:jc w:val="center"/>
              <w:rPr>
                <w:sz w:val="16"/>
                <w:szCs w:val="16"/>
              </w:rPr>
            </w:pPr>
            <w:r w:rsidRPr="00DD5F6A">
              <w:rPr>
                <w:sz w:val="16"/>
                <w:szCs w:val="16"/>
              </w:rPr>
              <w:t>57,700.01</w:t>
            </w:r>
          </w:p>
        </w:tc>
        <w:tc>
          <w:tcPr>
            <w:tcW w:w="1001" w:type="dxa"/>
            <w:noWrap/>
            <w:vAlign w:val="center"/>
            <w:hideMark/>
          </w:tcPr>
          <w:p w14:paraId="3E83FBCD" w14:textId="77777777" w:rsidR="00232CF6" w:rsidRPr="00DD5F6A" w:rsidRDefault="00232CF6" w:rsidP="004422F2">
            <w:pPr>
              <w:jc w:val="center"/>
              <w:rPr>
                <w:sz w:val="16"/>
                <w:szCs w:val="16"/>
              </w:rPr>
            </w:pPr>
            <w:r w:rsidRPr="00DD5F6A">
              <w:rPr>
                <w:sz w:val="16"/>
                <w:szCs w:val="16"/>
              </w:rPr>
              <w:t>58,100.00</w:t>
            </w:r>
          </w:p>
        </w:tc>
        <w:tc>
          <w:tcPr>
            <w:tcW w:w="889" w:type="dxa"/>
            <w:noWrap/>
            <w:vAlign w:val="bottom"/>
            <w:hideMark/>
          </w:tcPr>
          <w:p w14:paraId="685FBAA4" w14:textId="77777777" w:rsidR="00232CF6" w:rsidRPr="00DD5F6A" w:rsidRDefault="00232CF6" w:rsidP="004422F2">
            <w:pPr>
              <w:jc w:val="center"/>
              <w:rPr>
                <w:sz w:val="16"/>
                <w:szCs w:val="16"/>
              </w:rPr>
            </w:pPr>
            <w:r w:rsidRPr="008B201F">
              <w:rPr>
                <w:rFonts w:eastAsia="Aptos"/>
                <w:kern w:val="2"/>
                <w:sz w:val="16"/>
                <w:szCs w:val="16"/>
              </w:rPr>
              <w:t xml:space="preserve">1,789.11 </w:t>
            </w:r>
          </w:p>
        </w:tc>
        <w:tc>
          <w:tcPr>
            <w:tcW w:w="900" w:type="dxa"/>
            <w:noWrap/>
            <w:vAlign w:val="bottom"/>
            <w:hideMark/>
          </w:tcPr>
          <w:p w14:paraId="3B88173F" w14:textId="77777777" w:rsidR="00232CF6" w:rsidRPr="00DD5F6A" w:rsidRDefault="00232CF6" w:rsidP="004422F2">
            <w:pPr>
              <w:jc w:val="center"/>
              <w:rPr>
                <w:sz w:val="16"/>
                <w:szCs w:val="16"/>
              </w:rPr>
            </w:pPr>
            <w:r w:rsidRPr="008B201F">
              <w:rPr>
                <w:rFonts w:eastAsia="Aptos"/>
                <w:kern w:val="2"/>
                <w:sz w:val="16"/>
                <w:szCs w:val="16"/>
              </w:rPr>
              <w:t xml:space="preserve">1,391.27 </w:t>
            </w:r>
          </w:p>
        </w:tc>
        <w:tc>
          <w:tcPr>
            <w:tcW w:w="1003" w:type="dxa"/>
            <w:noWrap/>
            <w:vAlign w:val="bottom"/>
            <w:hideMark/>
          </w:tcPr>
          <w:p w14:paraId="6EF0946A" w14:textId="77777777" w:rsidR="00232CF6" w:rsidRPr="00DD5F6A" w:rsidRDefault="00232CF6" w:rsidP="004422F2">
            <w:pPr>
              <w:jc w:val="center"/>
              <w:rPr>
                <w:sz w:val="16"/>
                <w:szCs w:val="16"/>
              </w:rPr>
            </w:pPr>
            <w:r w:rsidRPr="008B201F">
              <w:rPr>
                <w:rFonts w:eastAsia="Aptos"/>
                <w:kern w:val="2"/>
                <w:sz w:val="16"/>
                <w:szCs w:val="16"/>
              </w:rPr>
              <w:t>993.44</w:t>
            </w:r>
          </w:p>
        </w:tc>
      </w:tr>
      <w:tr w:rsidR="00232CF6" w:rsidRPr="00DD5F6A" w14:paraId="6B136555" w14:textId="77777777" w:rsidTr="004422F2">
        <w:trPr>
          <w:trHeight w:val="250"/>
          <w:jc w:val="center"/>
        </w:trPr>
        <w:tc>
          <w:tcPr>
            <w:tcW w:w="1057" w:type="dxa"/>
            <w:noWrap/>
            <w:vAlign w:val="center"/>
            <w:hideMark/>
          </w:tcPr>
          <w:p w14:paraId="615D713E" w14:textId="77777777" w:rsidR="00232CF6" w:rsidRPr="00DD5F6A" w:rsidRDefault="00232CF6" w:rsidP="004422F2">
            <w:pPr>
              <w:jc w:val="center"/>
              <w:rPr>
                <w:sz w:val="16"/>
                <w:szCs w:val="16"/>
              </w:rPr>
            </w:pPr>
            <w:r w:rsidRPr="00DD5F6A">
              <w:rPr>
                <w:sz w:val="16"/>
                <w:szCs w:val="16"/>
              </w:rPr>
              <w:t>58,100.01</w:t>
            </w:r>
          </w:p>
        </w:tc>
        <w:tc>
          <w:tcPr>
            <w:tcW w:w="1001" w:type="dxa"/>
            <w:noWrap/>
            <w:vAlign w:val="center"/>
            <w:hideMark/>
          </w:tcPr>
          <w:p w14:paraId="58CE4943" w14:textId="77777777" w:rsidR="00232CF6" w:rsidRPr="00DD5F6A" w:rsidRDefault="00232CF6" w:rsidP="004422F2">
            <w:pPr>
              <w:jc w:val="center"/>
              <w:rPr>
                <w:sz w:val="16"/>
                <w:szCs w:val="16"/>
              </w:rPr>
            </w:pPr>
            <w:r w:rsidRPr="00DD5F6A">
              <w:rPr>
                <w:sz w:val="16"/>
                <w:szCs w:val="16"/>
              </w:rPr>
              <w:t>58,500.00</w:t>
            </w:r>
          </w:p>
        </w:tc>
        <w:tc>
          <w:tcPr>
            <w:tcW w:w="889" w:type="dxa"/>
            <w:noWrap/>
            <w:vAlign w:val="bottom"/>
            <w:hideMark/>
          </w:tcPr>
          <w:p w14:paraId="7CDD8533" w14:textId="77777777" w:rsidR="00232CF6" w:rsidRPr="00DD5F6A" w:rsidRDefault="00232CF6" w:rsidP="004422F2">
            <w:pPr>
              <w:jc w:val="center"/>
              <w:rPr>
                <w:sz w:val="16"/>
                <w:szCs w:val="16"/>
              </w:rPr>
            </w:pPr>
            <w:r w:rsidRPr="008B201F">
              <w:rPr>
                <w:rFonts w:eastAsia="Aptos"/>
                <w:kern w:val="2"/>
                <w:sz w:val="16"/>
                <w:szCs w:val="16"/>
              </w:rPr>
              <w:t xml:space="preserve">1,801.47 </w:t>
            </w:r>
          </w:p>
        </w:tc>
        <w:tc>
          <w:tcPr>
            <w:tcW w:w="900" w:type="dxa"/>
            <w:noWrap/>
            <w:vAlign w:val="bottom"/>
            <w:hideMark/>
          </w:tcPr>
          <w:p w14:paraId="594BEB04" w14:textId="77777777" w:rsidR="00232CF6" w:rsidRPr="00DD5F6A" w:rsidRDefault="00232CF6" w:rsidP="004422F2">
            <w:pPr>
              <w:jc w:val="center"/>
              <w:rPr>
                <w:sz w:val="16"/>
                <w:szCs w:val="16"/>
              </w:rPr>
            </w:pPr>
            <w:r w:rsidRPr="008B201F">
              <w:rPr>
                <w:rFonts w:eastAsia="Aptos"/>
                <w:kern w:val="2"/>
                <w:sz w:val="16"/>
                <w:szCs w:val="16"/>
              </w:rPr>
              <w:t xml:space="preserve">1,403.63 </w:t>
            </w:r>
          </w:p>
        </w:tc>
        <w:tc>
          <w:tcPr>
            <w:tcW w:w="1003" w:type="dxa"/>
            <w:noWrap/>
            <w:vAlign w:val="bottom"/>
            <w:hideMark/>
          </w:tcPr>
          <w:p w14:paraId="5083CB19" w14:textId="77777777" w:rsidR="00232CF6" w:rsidRPr="00DD5F6A" w:rsidRDefault="00232CF6" w:rsidP="004422F2">
            <w:pPr>
              <w:jc w:val="center"/>
              <w:rPr>
                <w:sz w:val="16"/>
                <w:szCs w:val="16"/>
              </w:rPr>
            </w:pPr>
            <w:r w:rsidRPr="008B201F">
              <w:rPr>
                <w:rFonts w:eastAsia="Aptos"/>
                <w:kern w:val="2"/>
                <w:sz w:val="16"/>
                <w:szCs w:val="16"/>
              </w:rPr>
              <w:t>1,005.80</w:t>
            </w:r>
          </w:p>
        </w:tc>
      </w:tr>
      <w:tr w:rsidR="00232CF6" w:rsidRPr="00DD5F6A" w14:paraId="2E0D78A1" w14:textId="77777777" w:rsidTr="004422F2">
        <w:trPr>
          <w:trHeight w:val="250"/>
          <w:jc w:val="center"/>
        </w:trPr>
        <w:tc>
          <w:tcPr>
            <w:tcW w:w="1057" w:type="dxa"/>
            <w:noWrap/>
            <w:vAlign w:val="center"/>
            <w:hideMark/>
          </w:tcPr>
          <w:p w14:paraId="62235341" w14:textId="77777777" w:rsidR="00232CF6" w:rsidRPr="00DD5F6A" w:rsidRDefault="00232CF6" w:rsidP="004422F2">
            <w:pPr>
              <w:jc w:val="center"/>
              <w:rPr>
                <w:sz w:val="16"/>
                <w:szCs w:val="16"/>
              </w:rPr>
            </w:pPr>
            <w:r w:rsidRPr="00DD5F6A">
              <w:rPr>
                <w:sz w:val="16"/>
                <w:szCs w:val="16"/>
              </w:rPr>
              <w:t>58,500.01</w:t>
            </w:r>
          </w:p>
        </w:tc>
        <w:tc>
          <w:tcPr>
            <w:tcW w:w="1001" w:type="dxa"/>
            <w:noWrap/>
            <w:vAlign w:val="center"/>
            <w:hideMark/>
          </w:tcPr>
          <w:p w14:paraId="003DDBAE" w14:textId="77777777" w:rsidR="00232CF6" w:rsidRPr="00DD5F6A" w:rsidRDefault="00232CF6" w:rsidP="004422F2">
            <w:pPr>
              <w:jc w:val="center"/>
              <w:rPr>
                <w:sz w:val="16"/>
                <w:szCs w:val="16"/>
              </w:rPr>
            </w:pPr>
            <w:r w:rsidRPr="00DD5F6A">
              <w:rPr>
                <w:sz w:val="16"/>
                <w:szCs w:val="16"/>
              </w:rPr>
              <w:t>58,900.00</w:t>
            </w:r>
          </w:p>
        </w:tc>
        <w:tc>
          <w:tcPr>
            <w:tcW w:w="889" w:type="dxa"/>
            <w:noWrap/>
            <w:vAlign w:val="bottom"/>
            <w:hideMark/>
          </w:tcPr>
          <w:p w14:paraId="60214760" w14:textId="77777777" w:rsidR="00232CF6" w:rsidRPr="00DD5F6A" w:rsidRDefault="00232CF6" w:rsidP="004422F2">
            <w:pPr>
              <w:jc w:val="center"/>
              <w:rPr>
                <w:sz w:val="16"/>
                <w:szCs w:val="16"/>
              </w:rPr>
            </w:pPr>
            <w:r w:rsidRPr="008B201F">
              <w:rPr>
                <w:rFonts w:eastAsia="Aptos"/>
                <w:kern w:val="2"/>
                <w:sz w:val="16"/>
                <w:szCs w:val="16"/>
              </w:rPr>
              <w:t xml:space="preserve">1,813.83 </w:t>
            </w:r>
          </w:p>
        </w:tc>
        <w:tc>
          <w:tcPr>
            <w:tcW w:w="900" w:type="dxa"/>
            <w:noWrap/>
            <w:vAlign w:val="bottom"/>
            <w:hideMark/>
          </w:tcPr>
          <w:p w14:paraId="77BC0B4F" w14:textId="77777777" w:rsidR="00232CF6" w:rsidRPr="00DD5F6A" w:rsidRDefault="00232CF6" w:rsidP="004422F2">
            <w:pPr>
              <w:jc w:val="center"/>
              <w:rPr>
                <w:sz w:val="16"/>
                <w:szCs w:val="16"/>
              </w:rPr>
            </w:pPr>
            <w:r w:rsidRPr="008B201F">
              <w:rPr>
                <w:rFonts w:eastAsia="Aptos"/>
                <w:kern w:val="2"/>
                <w:sz w:val="16"/>
                <w:szCs w:val="16"/>
              </w:rPr>
              <w:t xml:space="preserve">1,415.99 </w:t>
            </w:r>
          </w:p>
        </w:tc>
        <w:tc>
          <w:tcPr>
            <w:tcW w:w="1003" w:type="dxa"/>
            <w:noWrap/>
            <w:vAlign w:val="bottom"/>
            <w:hideMark/>
          </w:tcPr>
          <w:p w14:paraId="040AD156" w14:textId="77777777" w:rsidR="00232CF6" w:rsidRPr="00DD5F6A" w:rsidRDefault="00232CF6" w:rsidP="004422F2">
            <w:pPr>
              <w:jc w:val="center"/>
              <w:rPr>
                <w:sz w:val="16"/>
                <w:szCs w:val="16"/>
              </w:rPr>
            </w:pPr>
            <w:r w:rsidRPr="008B201F">
              <w:rPr>
                <w:rFonts w:eastAsia="Aptos"/>
                <w:kern w:val="2"/>
                <w:sz w:val="16"/>
                <w:szCs w:val="16"/>
              </w:rPr>
              <w:t>1,018.16</w:t>
            </w:r>
          </w:p>
        </w:tc>
      </w:tr>
      <w:tr w:rsidR="00232CF6" w:rsidRPr="00DD5F6A" w14:paraId="0CC34E5C" w14:textId="77777777" w:rsidTr="004422F2">
        <w:trPr>
          <w:trHeight w:val="250"/>
          <w:jc w:val="center"/>
        </w:trPr>
        <w:tc>
          <w:tcPr>
            <w:tcW w:w="1057" w:type="dxa"/>
            <w:noWrap/>
            <w:vAlign w:val="center"/>
            <w:hideMark/>
          </w:tcPr>
          <w:p w14:paraId="55D98EA8" w14:textId="77777777" w:rsidR="00232CF6" w:rsidRPr="00DD5F6A" w:rsidRDefault="00232CF6" w:rsidP="004422F2">
            <w:pPr>
              <w:jc w:val="center"/>
              <w:rPr>
                <w:sz w:val="16"/>
                <w:szCs w:val="16"/>
              </w:rPr>
            </w:pPr>
            <w:r w:rsidRPr="00DD5F6A">
              <w:rPr>
                <w:sz w:val="16"/>
                <w:szCs w:val="16"/>
              </w:rPr>
              <w:t>58,900.01</w:t>
            </w:r>
          </w:p>
        </w:tc>
        <w:tc>
          <w:tcPr>
            <w:tcW w:w="1001" w:type="dxa"/>
            <w:noWrap/>
            <w:vAlign w:val="center"/>
            <w:hideMark/>
          </w:tcPr>
          <w:p w14:paraId="16429887" w14:textId="77777777" w:rsidR="00232CF6" w:rsidRPr="00DD5F6A" w:rsidRDefault="00232CF6" w:rsidP="004422F2">
            <w:pPr>
              <w:jc w:val="center"/>
              <w:rPr>
                <w:sz w:val="16"/>
                <w:szCs w:val="16"/>
              </w:rPr>
            </w:pPr>
            <w:r w:rsidRPr="00DD5F6A">
              <w:rPr>
                <w:sz w:val="16"/>
                <w:szCs w:val="16"/>
              </w:rPr>
              <w:t>59,300.00</w:t>
            </w:r>
          </w:p>
        </w:tc>
        <w:tc>
          <w:tcPr>
            <w:tcW w:w="889" w:type="dxa"/>
            <w:noWrap/>
            <w:vAlign w:val="bottom"/>
            <w:hideMark/>
          </w:tcPr>
          <w:p w14:paraId="13E23030" w14:textId="77777777" w:rsidR="00232CF6" w:rsidRPr="00DD5F6A" w:rsidRDefault="00232CF6" w:rsidP="004422F2">
            <w:pPr>
              <w:jc w:val="center"/>
              <w:rPr>
                <w:sz w:val="16"/>
                <w:szCs w:val="16"/>
              </w:rPr>
            </w:pPr>
            <w:r w:rsidRPr="008B201F">
              <w:rPr>
                <w:rFonts w:eastAsia="Aptos"/>
                <w:kern w:val="2"/>
                <w:sz w:val="16"/>
                <w:szCs w:val="16"/>
              </w:rPr>
              <w:t xml:space="preserve">1,826.19 </w:t>
            </w:r>
          </w:p>
        </w:tc>
        <w:tc>
          <w:tcPr>
            <w:tcW w:w="900" w:type="dxa"/>
            <w:noWrap/>
            <w:vAlign w:val="bottom"/>
            <w:hideMark/>
          </w:tcPr>
          <w:p w14:paraId="675F5D4E" w14:textId="77777777" w:rsidR="00232CF6" w:rsidRPr="00DD5F6A" w:rsidRDefault="00232CF6" w:rsidP="004422F2">
            <w:pPr>
              <w:jc w:val="center"/>
              <w:rPr>
                <w:sz w:val="16"/>
                <w:szCs w:val="16"/>
              </w:rPr>
            </w:pPr>
            <w:r w:rsidRPr="008B201F">
              <w:rPr>
                <w:rFonts w:eastAsia="Aptos"/>
                <w:kern w:val="2"/>
                <w:sz w:val="16"/>
                <w:szCs w:val="16"/>
              </w:rPr>
              <w:t xml:space="preserve">1,428.35 </w:t>
            </w:r>
          </w:p>
        </w:tc>
        <w:tc>
          <w:tcPr>
            <w:tcW w:w="1003" w:type="dxa"/>
            <w:noWrap/>
            <w:vAlign w:val="bottom"/>
            <w:hideMark/>
          </w:tcPr>
          <w:p w14:paraId="508B5832" w14:textId="77777777" w:rsidR="00232CF6" w:rsidRPr="00DD5F6A" w:rsidRDefault="00232CF6" w:rsidP="004422F2">
            <w:pPr>
              <w:jc w:val="center"/>
              <w:rPr>
                <w:sz w:val="16"/>
                <w:szCs w:val="16"/>
              </w:rPr>
            </w:pPr>
            <w:r w:rsidRPr="008B201F">
              <w:rPr>
                <w:rFonts w:eastAsia="Aptos"/>
                <w:kern w:val="2"/>
                <w:sz w:val="16"/>
                <w:szCs w:val="16"/>
              </w:rPr>
              <w:t>1,030.52</w:t>
            </w:r>
          </w:p>
        </w:tc>
      </w:tr>
      <w:tr w:rsidR="00232CF6" w:rsidRPr="00DD5F6A" w14:paraId="64A324F1" w14:textId="77777777" w:rsidTr="004422F2">
        <w:trPr>
          <w:trHeight w:val="250"/>
          <w:jc w:val="center"/>
        </w:trPr>
        <w:tc>
          <w:tcPr>
            <w:tcW w:w="1057" w:type="dxa"/>
            <w:noWrap/>
            <w:vAlign w:val="center"/>
            <w:hideMark/>
          </w:tcPr>
          <w:p w14:paraId="3BA1CAE2" w14:textId="77777777" w:rsidR="00232CF6" w:rsidRPr="00DD5F6A" w:rsidRDefault="00232CF6" w:rsidP="004422F2">
            <w:pPr>
              <w:jc w:val="center"/>
              <w:rPr>
                <w:sz w:val="16"/>
                <w:szCs w:val="16"/>
              </w:rPr>
            </w:pPr>
            <w:r w:rsidRPr="00DD5F6A">
              <w:rPr>
                <w:sz w:val="16"/>
                <w:szCs w:val="16"/>
              </w:rPr>
              <w:t>59,300.01</w:t>
            </w:r>
          </w:p>
        </w:tc>
        <w:tc>
          <w:tcPr>
            <w:tcW w:w="1001" w:type="dxa"/>
            <w:noWrap/>
            <w:vAlign w:val="center"/>
            <w:hideMark/>
          </w:tcPr>
          <w:p w14:paraId="48F10110" w14:textId="77777777" w:rsidR="00232CF6" w:rsidRPr="00DD5F6A" w:rsidRDefault="00232CF6" w:rsidP="004422F2">
            <w:pPr>
              <w:jc w:val="center"/>
              <w:rPr>
                <w:sz w:val="16"/>
                <w:szCs w:val="16"/>
              </w:rPr>
            </w:pPr>
            <w:r w:rsidRPr="00DD5F6A">
              <w:rPr>
                <w:sz w:val="16"/>
                <w:szCs w:val="16"/>
              </w:rPr>
              <w:t>59,700.00</w:t>
            </w:r>
          </w:p>
        </w:tc>
        <w:tc>
          <w:tcPr>
            <w:tcW w:w="889" w:type="dxa"/>
            <w:noWrap/>
            <w:vAlign w:val="bottom"/>
            <w:hideMark/>
          </w:tcPr>
          <w:p w14:paraId="60C2AF28" w14:textId="77777777" w:rsidR="00232CF6" w:rsidRPr="00DD5F6A" w:rsidRDefault="00232CF6" w:rsidP="004422F2">
            <w:pPr>
              <w:jc w:val="center"/>
              <w:rPr>
                <w:sz w:val="16"/>
                <w:szCs w:val="16"/>
              </w:rPr>
            </w:pPr>
            <w:r w:rsidRPr="008B201F">
              <w:rPr>
                <w:rFonts w:eastAsia="Aptos"/>
                <w:kern w:val="2"/>
                <w:sz w:val="16"/>
                <w:szCs w:val="16"/>
              </w:rPr>
              <w:t xml:space="preserve">1,838.55 </w:t>
            </w:r>
          </w:p>
        </w:tc>
        <w:tc>
          <w:tcPr>
            <w:tcW w:w="900" w:type="dxa"/>
            <w:noWrap/>
            <w:vAlign w:val="bottom"/>
            <w:hideMark/>
          </w:tcPr>
          <w:p w14:paraId="27C68466" w14:textId="77777777" w:rsidR="00232CF6" w:rsidRPr="00DD5F6A" w:rsidRDefault="00232CF6" w:rsidP="004422F2">
            <w:pPr>
              <w:jc w:val="center"/>
              <w:rPr>
                <w:sz w:val="16"/>
                <w:szCs w:val="16"/>
              </w:rPr>
            </w:pPr>
            <w:r w:rsidRPr="008B201F">
              <w:rPr>
                <w:rFonts w:eastAsia="Aptos"/>
                <w:kern w:val="2"/>
                <w:sz w:val="16"/>
                <w:szCs w:val="16"/>
              </w:rPr>
              <w:t xml:space="preserve">1,440.71 </w:t>
            </w:r>
          </w:p>
        </w:tc>
        <w:tc>
          <w:tcPr>
            <w:tcW w:w="1003" w:type="dxa"/>
            <w:noWrap/>
            <w:vAlign w:val="bottom"/>
            <w:hideMark/>
          </w:tcPr>
          <w:p w14:paraId="05D201FE" w14:textId="77777777" w:rsidR="00232CF6" w:rsidRPr="00DD5F6A" w:rsidRDefault="00232CF6" w:rsidP="004422F2">
            <w:pPr>
              <w:jc w:val="center"/>
              <w:rPr>
                <w:sz w:val="16"/>
                <w:szCs w:val="16"/>
              </w:rPr>
            </w:pPr>
            <w:r w:rsidRPr="008B201F">
              <w:rPr>
                <w:rFonts w:eastAsia="Aptos"/>
                <w:kern w:val="2"/>
                <w:sz w:val="16"/>
                <w:szCs w:val="16"/>
              </w:rPr>
              <w:t>1,042.88</w:t>
            </w:r>
          </w:p>
        </w:tc>
      </w:tr>
      <w:tr w:rsidR="00232CF6" w:rsidRPr="00DD5F6A" w14:paraId="7AAA2383" w14:textId="77777777" w:rsidTr="004422F2">
        <w:trPr>
          <w:trHeight w:val="250"/>
          <w:jc w:val="center"/>
        </w:trPr>
        <w:tc>
          <w:tcPr>
            <w:tcW w:w="1057" w:type="dxa"/>
            <w:noWrap/>
            <w:vAlign w:val="center"/>
            <w:hideMark/>
          </w:tcPr>
          <w:p w14:paraId="61CD302E" w14:textId="77777777" w:rsidR="00232CF6" w:rsidRPr="00DD5F6A" w:rsidRDefault="00232CF6" w:rsidP="004422F2">
            <w:pPr>
              <w:jc w:val="center"/>
              <w:rPr>
                <w:sz w:val="16"/>
                <w:szCs w:val="16"/>
              </w:rPr>
            </w:pPr>
            <w:r w:rsidRPr="00DD5F6A">
              <w:rPr>
                <w:sz w:val="16"/>
                <w:szCs w:val="16"/>
              </w:rPr>
              <w:t>59,700.01</w:t>
            </w:r>
          </w:p>
        </w:tc>
        <w:tc>
          <w:tcPr>
            <w:tcW w:w="1001" w:type="dxa"/>
            <w:noWrap/>
            <w:vAlign w:val="center"/>
            <w:hideMark/>
          </w:tcPr>
          <w:p w14:paraId="17BE2D81" w14:textId="77777777" w:rsidR="00232CF6" w:rsidRPr="00DD5F6A" w:rsidRDefault="00232CF6" w:rsidP="004422F2">
            <w:pPr>
              <w:jc w:val="center"/>
              <w:rPr>
                <w:sz w:val="16"/>
                <w:szCs w:val="16"/>
              </w:rPr>
            </w:pPr>
            <w:r w:rsidRPr="00DD5F6A">
              <w:rPr>
                <w:sz w:val="16"/>
                <w:szCs w:val="16"/>
              </w:rPr>
              <w:t>60,100.00</w:t>
            </w:r>
          </w:p>
        </w:tc>
        <w:tc>
          <w:tcPr>
            <w:tcW w:w="889" w:type="dxa"/>
            <w:noWrap/>
            <w:vAlign w:val="bottom"/>
            <w:hideMark/>
          </w:tcPr>
          <w:p w14:paraId="75E46AB4" w14:textId="77777777" w:rsidR="00232CF6" w:rsidRPr="00DD5F6A" w:rsidRDefault="00232CF6" w:rsidP="004422F2">
            <w:pPr>
              <w:jc w:val="center"/>
              <w:rPr>
                <w:sz w:val="16"/>
                <w:szCs w:val="16"/>
              </w:rPr>
            </w:pPr>
            <w:r w:rsidRPr="008B201F">
              <w:rPr>
                <w:rFonts w:eastAsia="Aptos"/>
                <w:kern w:val="2"/>
                <w:sz w:val="16"/>
                <w:szCs w:val="16"/>
              </w:rPr>
              <w:t xml:space="preserve">1,850.91 </w:t>
            </w:r>
          </w:p>
        </w:tc>
        <w:tc>
          <w:tcPr>
            <w:tcW w:w="900" w:type="dxa"/>
            <w:noWrap/>
            <w:vAlign w:val="bottom"/>
            <w:hideMark/>
          </w:tcPr>
          <w:p w14:paraId="56DE681C" w14:textId="77777777" w:rsidR="00232CF6" w:rsidRPr="00DD5F6A" w:rsidRDefault="00232CF6" w:rsidP="004422F2">
            <w:pPr>
              <w:jc w:val="center"/>
              <w:rPr>
                <w:sz w:val="16"/>
                <w:szCs w:val="16"/>
              </w:rPr>
            </w:pPr>
            <w:r w:rsidRPr="008B201F">
              <w:rPr>
                <w:rFonts w:eastAsia="Aptos"/>
                <w:kern w:val="2"/>
                <w:sz w:val="16"/>
                <w:szCs w:val="16"/>
              </w:rPr>
              <w:t xml:space="preserve">1,453.07 </w:t>
            </w:r>
          </w:p>
        </w:tc>
        <w:tc>
          <w:tcPr>
            <w:tcW w:w="1003" w:type="dxa"/>
            <w:noWrap/>
            <w:vAlign w:val="bottom"/>
            <w:hideMark/>
          </w:tcPr>
          <w:p w14:paraId="2D4CE997" w14:textId="77777777" w:rsidR="00232CF6" w:rsidRPr="00DD5F6A" w:rsidRDefault="00232CF6" w:rsidP="004422F2">
            <w:pPr>
              <w:jc w:val="center"/>
              <w:rPr>
                <w:sz w:val="16"/>
                <w:szCs w:val="16"/>
              </w:rPr>
            </w:pPr>
            <w:r w:rsidRPr="008B201F">
              <w:rPr>
                <w:rFonts w:eastAsia="Aptos"/>
                <w:kern w:val="2"/>
                <w:sz w:val="16"/>
                <w:szCs w:val="16"/>
              </w:rPr>
              <w:t>1,055.24</w:t>
            </w:r>
          </w:p>
        </w:tc>
      </w:tr>
      <w:tr w:rsidR="00232CF6" w:rsidRPr="00DD5F6A" w14:paraId="3EBA3027" w14:textId="77777777" w:rsidTr="004422F2">
        <w:trPr>
          <w:trHeight w:val="250"/>
          <w:jc w:val="center"/>
        </w:trPr>
        <w:tc>
          <w:tcPr>
            <w:tcW w:w="1057" w:type="dxa"/>
            <w:noWrap/>
            <w:vAlign w:val="center"/>
            <w:hideMark/>
          </w:tcPr>
          <w:p w14:paraId="6C215ABD" w14:textId="77777777" w:rsidR="00232CF6" w:rsidRPr="00DD5F6A" w:rsidRDefault="00232CF6" w:rsidP="004422F2">
            <w:pPr>
              <w:jc w:val="center"/>
              <w:rPr>
                <w:sz w:val="16"/>
                <w:szCs w:val="16"/>
              </w:rPr>
            </w:pPr>
            <w:r w:rsidRPr="00DD5F6A">
              <w:rPr>
                <w:sz w:val="16"/>
                <w:szCs w:val="16"/>
              </w:rPr>
              <w:t>60,100.01</w:t>
            </w:r>
          </w:p>
        </w:tc>
        <w:tc>
          <w:tcPr>
            <w:tcW w:w="1001" w:type="dxa"/>
            <w:noWrap/>
            <w:vAlign w:val="center"/>
            <w:hideMark/>
          </w:tcPr>
          <w:p w14:paraId="56A2F221" w14:textId="77777777" w:rsidR="00232CF6" w:rsidRPr="00DD5F6A" w:rsidRDefault="00232CF6" w:rsidP="004422F2">
            <w:pPr>
              <w:jc w:val="center"/>
              <w:rPr>
                <w:sz w:val="16"/>
                <w:szCs w:val="16"/>
              </w:rPr>
            </w:pPr>
            <w:r w:rsidRPr="00DD5F6A">
              <w:rPr>
                <w:sz w:val="16"/>
                <w:szCs w:val="16"/>
              </w:rPr>
              <w:t>60,500.00</w:t>
            </w:r>
          </w:p>
        </w:tc>
        <w:tc>
          <w:tcPr>
            <w:tcW w:w="889" w:type="dxa"/>
            <w:noWrap/>
            <w:vAlign w:val="bottom"/>
            <w:hideMark/>
          </w:tcPr>
          <w:p w14:paraId="442FC45D" w14:textId="77777777" w:rsidR="00232CF6" w:rsidRPr="00DD5F6A" w:rsidRDefault="00232CF6" w:rsidP="004422F2">
            <w:pPr>
              <w:jc w:val="center"/>
              <w:rPr>
                <w:sz w:val="16"/>
                <w:szCs w:val="16"/>
              </w:rPr>
            </w:pPr>
            <w:r w:rsidRPr="008B201F">
              <w:rPr>
                <w:rFonts w:eastAsia="Aptos"/>
                <w:kern w:val="2"/>
                <w:sz w:val="16"/>
                <w:szCs w:val="16"/>
              </w:rPr>
              <w:t xml:space="preserve">1,863.27 </w:t>
            </w:r>
          </w:p>
        </w:tc>
        <w:tc>
          <w:tcPr>
            <w:tcW w:w="900" w:type="dxa"/>
            <w:noWrap/>
            <w:vAlign w:val="bottom"/>
            <w:hideMark/>
          </w:tcPr>
          <w:p w14:paraId="778CFE98" w14:textId="77777777" w:rsidR="00232CF6" w:rsidRPr="00DD5F6A" w:rsidRDefault="00232CF6" w:rsidP="004422F2">
            <w:pPr>
              <w:jc w:val="center"/>
              <w:rPr>
                <w:sz w:val="16"/>
                <w:szCs w:val="16"/>
              </w:rPr>
            </w:pPr>
            <w:r w:rsidRPr="008B201F">
              <w:rPr>
                <w:rFonts w:eastAsia="Aptos"/>
                <w:kern w:val="2"/>
                <w:sz w:val="16"/>
                <w:szCs w:val="16"/>
              </w:rPr>
              <w:t xml:space="preserve">1,465.43 </w:t>
            </w:r>
          </w:p>
        </w:tc>
        <w:tc>
          <w:tcPr>
            <w:tcW w:w="1003" w:type="dxa"/>
            <w:noWrap/>
            <w:vAlign w:val="bottom"/>
            <w:hideMark/>
          </w:tcPr>
          <w:p w14:paraId="7710131D" w14:textId="77777777" w:rsidR="00232CF6" w:rsidRPr="00DD5F6A" w:rsidRDefault="00232CF6" w:rsidP="004422F2">
            <w:pPr>
              <w:jc w:val="center"/>
              <w:rPr>
                <w:sz w:val="16"/>
                <w:szCs w:val="16"/>
              </w:rPr>
            </w:pPr>
            <w:r w:rsidRPr="008B201F">
              <w:rPr>
                <w:rFonts w:eastAsia="Aptos"/>
                <w:kern w:val="2"/>
                <w:sz w:val="16"/>
                <w:szCs w:val="16"/>
              </w:rPr>
              <w:t>1,067.60</w:t>
            </w:r>
          </w:p>
        </w:tc>
      </w:tr>
      <w:tr w:rsidR="00232CF6" w:rsidRPr="00DD5F6A" w14:paraId="2087F48F" w14:textId="77777777" w:rsidTr="004422F2">
        <w:trPr>
          <w:trHeight w:val="250"/>
          <w:jc w:val="center"/>
        </w:trPr>
        <w:tc>
          <w:tcPr>
            <w:tcW w:w="1057" w:type="dxa"/>
            <w:noWrap/>
            <w:vAlign w:val="center"/>
            <w:hideMark/>
          </w:tcPr>
          <w:p w14:paraId="07D6224F" w14:textId="77777777" w:rsidR="00232CF6" w:rsidRPr="00DD5F6A" w:rsidRDefault="00232CF6" w:rsidP="004422F2">
            <w:pPr>
              <w:jc w:val="center"/>
              <w:rPr>
                <w:sz w:val="16"/>
                <w:szCs w:val="16"/>
              </w:rPr>
            </w:pPr>
            <w:r w:rsidRPr="00DD5F6A">
              <w:rPr>
                <w:sz w:val="16"/>
                <w:szCs w:val="16"/>
              </w:rPr>
              <w:t>60,500.01</w:t>
            </w:r>
          </w:p>
        </w:tc>
        <w:tc>
          <w:tcPr>
            <w:tcW w:w="1001" w:type="dxa"/>
            <w:noWrap/>
            <w:vAlign w:val="center"/>
            <w:hideMark/>
          </w:tcPr>
          <w:p w14:paraId="3CEEF7E2" w14:textId="77777777" w:rsidR="00232CF6" w:rsidRPr="00DD5F6A" w:rsidRDefault="00232CF6" w:rsidP="004422F2">
            <w:pPr>
              <w:jc w:val="center"/>
              <w:rPr>
                <w:sz w:val="16"/>
                <w:szCs w:val="16"/>
              </w:rPr>
            </w:pPr>
            <w:r w:rsidRPr="00DD5F6A">
              <w:rPr>
                <w:sz w:val="16"/>
                <w:szCs w:val="16"/>
              </w:rPr>
              <w:t>60,900.00</w:t>
            </w:r>
          </w:p>
        </w:tc>
        <w:tc>
          <w:tcPr>
            <w:tcW w:w="889" w:type="dxa"/>
            <w:noWrap/>
            <w:vAlign w:val="bottom"/>
            <w:hideMark/>
          </w:tcPr>
          <w:p w14:paraId="36A86202" w14:textId="77777777" w:rsidR="00232CF6" w:rsidRPr="00DD5F6A" w:rsidRDefault="00232CF6" w:rsidP="004422F2">
            <w:pPr>
              <w:jc w:val="center"/>
              <w:rPr>
                <w:sz w:val="16"/>
                <w:szCs w:val="16"/>
              </w:rPr>
            </w:pPr>
            <w:r w:rsidRPr="008B201F">
              <w:rPr>
                <w:rFonts w:eastAsia="Aptos"/>
                <w:kern w:val="2"/>
                <w:sz w:val="16"/>
                <w:szCs w:val="16"/>
              </w:rPr>
              <w:t xml:space="preserve">1,875.63 </w:t>
            </w:r>
          </w:p>
        </w:tc>
        <w:tc>
          <w:tcPr>
            <w:tcW w:w="900" w:type="dxa"/>
            <w:noWrap/>
            <w:vAlign w:val="bottom"/>
            <w:hideMark/>
          </w:tcPr>
          <w:p w14:paraId="74C4B673" w14:textId="77777777" w:rsidR="00232CF6" w:rsidRPr="00DD5F6A" w:rsidRDefault="00232CF6" w:rsidP="004422F2">
            <w:pPr>
              <w:jc w:val="center"/>
              <w:rPr>
                <w:sz w:val="16"/>
                <w:szCs w:val="16"/>
              </w:rPr>
            </w:pPr>
            <w:r w:rsidRPr="008B201F">
              <w:rPr>
                <w:rFonts w:eastAsia="Aptos"/>
                <w:kern w:val="2"/>
                <w:sz w:val="16"/>
                <w:szCs w:val="16"/>
              </w:rPr>
              <w:t xml:space="preserve">1,477.79 </w:t>
            </w:r>
          </w:p>
        </w:tc>
        <w:tc>
          <w:tcPr>
            <w:tcW w:w="1003" w:type="dxa"/>
            <w:noWrap/>
            <w:vAlign w:val="bottom"/>
            <w:hideMark/>
          </w:tcPr>
          <w:p w14:paraId="39983DCF" w14:textId="77777777" w:rsidR="00232CF6" w:rsidRPr="00DD5F6A" w:rsidRDefault="00232CF6" w:rsidP="004422F2">
            <w:pPr>
              <w:jc w:val="center"/>
              <w:rPr>
                <w:sz w:val="16"/>
                <w:szCs w:val="16"/>
              </w:rPr>
            </w:pPr>
            <w:r w:rsidRPr="008B201F">
              <w:rPr>
                <w:rFonts w:eastAsia="Aptos"/>
                <w:kern w:val="2"/>
                <w:sz w:val="16"/>
                <w:szCs w:val="16"/>
              </w:rPr>
              <w:t>1,079.96</w:t>
            </w:r>
          </w:p>
        </w:tc>
      </w:tr>
      <w:tr w:rsidR="00232CF6" w:rsidRPr="00DD5F6A" w14:paraId="05805506" w14:textId="77777777" w:rsidTr="004422F2">
        <w:trPr>
          <w:trHeight w:val="250"/>
          <w:jc w:val="center"/>
        </w:trPr>
        <w:tc>
          <w:tcPr>
            <w:tcW w:w="1057" w:type="dxa"/>
            <w:noWrap/>
            <w:vAlign w:val="center"/>
            <w:hideMark/>
          </w:tcPr>
          <w:p w14:paraId="1ABDDAEF" w14:textId="77777777" w:rsidR="00232CF6" w:rsidRPr="00DD5F6A" w:rsidRDefault="00232CF6" w:rsidP="004422F2">
            <w:pPr>
              <w:jc w:val="center"/>
              <w:rPr>
                <w:sz w:val="16"/>
                <w:szCs w:val="16"/>
              </w:rPr>
            </w:pPr>
            <w:r w:rsidRPr="00DD5F6A">
              <w:rPr>
                <w:sz w:val="16"/>
                <w:szCs w:val="16"/>
              </w:rPr>
              <w:t>60,900.01</w:t>
            </w:r>
          </w:p>
        </w:tc>
        <w:tc>
          <w:tcPr>
            <w:tcW w:w="1001" w:type="dxa"/>
            <w:noWrap/>
            <w:vAlign w:val="center"/>
            <w:hideMark/>
          </w:tcPr>
          <w:p w14:paraId="0084B328" w14:textId="77777777" w:rsidR="00232CF6" w:rsidRPr="00DD5F6A" w:rsidRDefault="00232CF6" w:rsidP="004422F2">
            <w:pPr>
              <w:jc w:val="center"/>
              <w:rPr>
                <w:sz w:val="16"/>
                <w:szCs w:val="16"/>
              </w:rPr>
            </w:pPr>
            <w:r w:rsidRPr="00DD5F6A">
              <w:rPr>
                <w:sz w:val="16"/>
                <w:szCs w:val="16"/>
              </w:rPr>
              <w:t>61,300.00</w:t>
            </w:r>
          </w:p>
        </w:tc>
        <w:tc>
          <w:tcPr>
            <w:tcW w:w="889" w:type="dxa"/>
            <w:noWrap/>
            <w:vAlign w:val="bottom"/>
            <w:hideMark/>
          </w:tcPr>
          <w:p w14:paraId="7DD9BF13" w14:textId="77777777" w:rsidR="00232CF6" w:rsidRPr="00DD5F6A" w:rsidRDefault="00232CF6" w:rsidP="004422F2">
            <w:pPr>
              <w:jc w:val="center"/>
              <w:rPr>
                <w:sz w:val="16"/>
                <w:szCs w:val="16"/>
              </w:rPr>
            </w:pPr>
            <w:r w:rsidRPr="008B201F">
              <w:rPr>
                <w:rFonts w:eastAsia="Aptos"/>
                <w:kern w:val="2"/>
                <w:sz w:val="16"/>
                <w:szCs w:val="16"/>
              </w:rPr>
              <w:t xml:space="preserve">1,887.99 </w:t>
            </w:r>
          </w:p>
        </w:tc>
        <w:tc>
          <w:tcPr>
            <w:tcW w:w="900" w:type="dxa"/>
            <w:noWrap/>
            <w:vAlign w:val="bottom"/>
            <w:hideMark/>
          </w:tcPr>
          <w:p w14:paraId="258428ED" w14:textId="77777777" w:rsidR="00232CF6" w:rsidRPr="00DD5F6A" w:rsidRDefault="00232CF6" w:rsidP="004422F2">
            <w:pPr>
              <w:jc w:val="center"/>
              <w:rPr>
                <w:sz w:val="16"/>
                <w:szCs w:val="16"/>
              </w:rPr>
            </w:pPr>
            <w:r w:rsidRPr="008B201F">
              <w:rPr>
                <w:rFonts w:eastAsia="Aptos"/>
                <w:kern w:val="2"/>
                <w:sz w:val="16"/>
                <w:szCs w:val="16"/>
              </w:rPr>
              <w:t xml:space="preserve">1,490.15 </w:t>
            </w:r>
          </w:p>
        </w:tc>
        <w:tc>
          <w:tcPr>
            <w:tcW w:w="1003" w:type="dxa"/>
            <w:noWrap/>
            <w:vAlign w:val="bottom"/>
            <w:hideMark/>
          </w:tcPr>
          <w:p w14:paraId="5A22D633" w14:textId="77777777" w:rsidR="00232CF6" w:rsidRPr="00DD5F6A" w:rsidRDefault="00232CF6" w:rsidP="004422F2">
            <w:pPr>
              <w:jc w:val="center"/>
              <w:rPr>
                <w:sz w:val="16"/>
                <w:szCs w:val="16"/>
              </w:rPr>
            </w:pPr>
            <w:r w:rsidRPr="008B201F">
              <w:rPr>
                <w:rFonts w:eastAsia="Aptos"/>
                <w:kern w:val="2"/>
                <w:sz w:val="16"/>
                <w:szCs w:val="16"/>
              </w:rPr>
              <w:t>1,092.32</w:t>
            </w:r>
          </w:p>
        </w:tc>
      </w:tr>
      <w:tr w:rsidR="00232CF6" w:rsidRPr="00DD5F6A" w14:paraId="472CAA22" w14:textId="77777777" w:rsidTr="004422F2">
        <w:trPr>
          <w:trHeight w:val="250"/>
          <w:jc w:val="center"/>
        </w:trPr>
        <w:tc>
          <w:tcPr>
            <w:tcW w:w="1057" w:type="dxa"/>
            <w:noWrap/>
            <w:vAlign w:val="center"/>
            <w:hideMark/>
          </w:tcPr>
          <w:p w14:paraId="274A6946" w14:textId="77777777" w:rsidR="00232CF6" w:rsidRPr="00DD5F6A" w:rsidRDefault="00232CF6" w:rsidP="004422F2">
            <w:pPr>
              <w:jc w:val="center"/>
              <w:rPr>
                <w:sz w:val="16"/>
                <w:szCs w:val="16"/>
              </w:rPr>
            </w:pPr>
            <w:r w:rsidRPr="00DD5F6A">
              <w:rPr>
                <w:sz w:val="16"/>
                <w:szCs w:val="16"/>
              </w:rPr>
              <w:t>61,300.01</w:t>
            </w:r>
          </w:p>
        </w:tc>
        <w:tc>
          <w:tcPr>
            <w:tcW w:w="1001" w:type="dxa"/>
            <w:noWrap/>
            <w:vAlign w:val="center"/>
            <w:hideMark/>
          </w:tcPr>
          <w:p w14:paraId="6CB56EB4" w14:textId="77777777" w:rsidR="00232CF6" w:rsidRPr="00DD5F6A" w:rsidRDefault="00232CF6" w:rsidP="004422F2">
            <w:pPr>
              <w:jc w:val="center"/>
              <w:rPr>
                <w:sz w:val="16"/>
                <w:szCs w:val="16"/>
              </w:rPr>
            </w:pPr>
            <w:r w:rsidRPr="00DD5F6A">
              <w:rPr>
                <w:sz w:val="16"/>
                <w:szCs w:val="16"/>
              </w:rPr>
              <w:t>61,700.00</w:t>
            </w:r>
          </w:p>
        </w:tc>
        <w:tc>
          <w:tcPr>
            <w:tcW w:w="889" w:type="dxa"/>
            <w:noWrap/>
            <w:vAlign w:val="bottom"/>
            <w:hideMark/>
          </w:tcPr>
          <w:p w14:paraId="0764EC26" w14:textId="77777777" w:rsidR="00232CF6" w:rsidRPr="00DD5F6A" w:rsidRDefault="00232CF6" w:rsidP="004422F2">
            <w:pPr>
              <w:jc w:val="center"/>
              <w:rPr>
                <w:sz w:val="16"/>
                <w:szCs w:val="16"/>
              </w:rPr>
            </w:pPr>
            <w:r w:rsidRPr="008B201F">
              <w:rPr>
                <w:rFonts w:eastAsia="Aptos"/>
                <w:kern w:val="2"/>
                <w:sz w:val="16"/>
                <w:szCs w:val="16"/>
              </w:rPr>
              <w:t xml:space="preserve">1,900.35 </w:t>
            </w:r>
          </w:p>
        </w:tc>
        <w:tc>
          <w:tcPr>
            <w:tcW w:w="900" w:type="dxa"/>
            <w:noWrap/>
            <w:vAlign w:val="bottom"/>
            <w:hideMark/>
          </w:tcPr>
          <w:p w14:paraId="45C431EA" w14:textId="77777777" w:rsidR="00232CF6" w:rsidRPr="00DD5F6A" w:rsidRDefault="00232CF6" w:rsidP="004422F2">
            <w:pPr>
              <w:jc w:val="center"/>
              <w:rPr>
                <w:sz w:val="16"/>
                <w:szCs w:val="16"/>
              </w:rPr>
            </w:pPr>
            <w:r w:rsidRPr="008B201F">
              <w:rPr>
                <w:rFonts w:eastAsia="Aptos"/>
                <w:kern w:val="2"/>
                <w:sz w:val="16"/>
                <w:szCs w:val="16"/>
              </w:rPr>
              <w:t xml:space="preserve">1,502.51 </w:t>
            </w:r>
          </w:p>
        </w:tc>
        <w:tc>
          <w:tcPr>
            <w:tcW w:w="1003" w:type="dxa"/>
            <w:noWrap/>
            <w:vAlign w:val="bottom"/>
            <w:hideMark/>
          </w:tcPr>
          <w:p w14:paraId="12BBBC1F" w14:textId="77777777" w:rsidR="00232CF6" w:rsidRPr="00DD5F6A" w:rsidRDefault="00232CF6" w:rsidP="004422F2">
            <w:pPr>
              <w:jc w:val="center"/>
              <w:rPr>
                <w:sz w:val="16"/>
                <w:szCs w:val="16"/>
              </w:rPr>
            </w:pPr>
            <w:r w:rsidRPr="008B201F">
              <w:rPr>
                <w:rFonts w:eastAsia="Aptos"/>
                <w:kern w:val="2"/>
                <w:sz w:val="16"/>
                <w:szCs w:val="16"/>
              </w:rPr>
              <w:t>1,104.68</w:t>
            </w:r>
          </w:p>
        </w:tc>
      </w:tr>
      <w:tr w:rsidR="00232CF6" w:rsidRPr="00DD5F6A" w14:paraId="350FB9D3" w14:textId="77777777" w:rsidTr="004422F2">
        <w:trPr>
          <w:trHeight w:val="250"/>
          <w:jc w:val="center"/>
        </w:trPr>
        <w:tc>
          <w:tcPr>
            <w:tcW w:w="1057" w:type="dxa"/>
            <w:noWrap/>
            <w:vAlign w:val="center"/>
            <w:hideMark/>
          </w:tcPr>
          <w:p w14:paraId="1787AF06" w14:textId="77777777" w:rsidR="00232CF6" w:rsidRPr="00DD5F6A" w:rsidRDefault="00232CF6" w:rsidP="004422F2">
            <w:pPr>
              <w:jc w:val="center"/>
              <w:rPr>
                <w:sz w:val="16"/>
                <w:szCs w:val="16"/>
              </w:rPr>
            </w:pPr>
            <w:r w:rsidRPr="00DD5F6A">
              <w:rPr>
                <w:sz w:val="16"/>
                <w:szCs w:val="16"/>
              </w:rPr>
              <w:t>61,700.01</w:t>
            </w:r>
          </w:p>
        </w:tc>
        <w:tc>
          <w:tcPr>
            <w:tcW w:w="1001" w:type="dxa"/>
            <w:noWrap/>
            <w:vAlign w:val="center"/>
            <w:hideMark/>
          </w:tcPr>
          <w:p w14:paraId="4B523665" w14:textId="77777777" w:rsidR="00232CF6" w:rsidRPr="00DD5F6A" w:rsidRDefault="00232CF6" w:rsidP="004422F2">
            <w:pPr>
              <w:jc w:val="center"/>
              <w:rPr>
                <w:sz w:val="16"/>
                <w:szCs w:val="16"/>
              </w:rPr>
            </w:pPr>
            <w:r w:rsidRPr="00DD5F6A">
              <w:rPr>
                <w:sz w:val="16"/>
                <w:szCs w:val="16"/>
              </w:rPr>
              <w:t>62,100.00</w:t>
            </w:r>
          </w:p>
        </w:tc>
        <w:tc>
          <w:tcPr>
            <w:tcW w:w="889" w:type="dxa"/>
            <w:noWrap/>
            <w:vAlign w:val="bottom"/>
            <w:hideMark/>
          </w:tcPr>
          <w:p w14:paraId="2BFDA9E4" w14:textId="77777777" w:rsidR="00232CF6" w:rsidRPr="00DD5F6A" w:rsidRDefault="00232CF6" w:rsidP="004422F2">
            <w:pPr>
              <w:jc w:val="center"/>
              <w:rPr>
                <w:sz w:val="16"/>
                <w:szCs w:val="16"/>
              </w:rPr>
            </w:pPr>
            <w:r w:rsidRPr="008B201F">
              <w:rPr>
                <w:rFonts w:eastAsia="Aptos"/>
                <w:kern w:val="2"/>
                <w:sz w:val="16"/>
                <w:szCs w:val="16"/>
              </w:rPr>
              <w:t xml:space="preserve">1,912.71 </w:t>
            </w:r>
          </w:p>
        </w:tc>
        <w:tc>
          <w:tcPr>
            <w:tcW w:w="900" w:type="dxa"/>
            <w:noWrap/>
            <w:vAlign w:val="bottom"/>
            <w:hideMark/>
          </w:tcPr>
          <w:p w14:paraId="3D6B6A91" w14:textId="77777777" w:rsidR="00232CF6" w:rsidRPr="00DD5F6A" w:rsidRDefault="00232CF6" w:rsidP="004422F2">
            <w:pPr>
              <w:jc w:val="center"/>
              <w:rPr>
                <w:sz w:val="16"/>
                <w:szCs w:val="16"/>
              </w:rPr>
            </w:pPr>
            <w:r w:rsidRPr="008B201F">
              <w:rPr>
                <w:rFonts w:eastAsia="Aptos"/>
                <w:kern w:val="2"/>
                <w:sz w:val="16"/>
                <w:szCs w:val="16"/>
              </w:rPr>
              <w:t xml:space="preserve">1,514.87 </w:t>
            </w:r>
          </w:p>
        </w:tc>
        <w:tc>
          <w:tcPr>
            <w:tcW w:w="1003" w:type="dxa"/>
            <w:noWrap/>
            <w:vAlign w:val="bottom"/>
            <w:hideMark/>
          </w:tcPr>
          <w:p w14:paraId="5CE4153D" w14:textId="77777777" w:rsidR="00232CF6" w:rsidRPr="00DD5F6A" w:rsidRDefault="00232CF6" w:rsidP="004422F2">
            <w:pPr>
              <w:jc w:val="center"/>
              <w:rPr>
                <w:sz w:val="16"/>
                <w:szCs w:val="16"/>
              </w:rPr>
            </w:pPr>
            <w:r w:rsidRPr="008B201F">
              <w:rPr>
                <w:rFonts w:eastAsia="Aptos"/>
                <w:kern w:val="2"/>
                <w:sz w:val="16"/>
                <w:szCs w:val="16"/>
              </w:rPr>
              <w:t>1,117.04</w:t>
            </w:r>
          </w:p>
        </w:tc>
      </w:tr>
      <w:tr w:rsidR="00232CF6" w:rsidRPr="00DD5F6A" w14:paraId="458E468B" w14:textId="77777777" w:rsidTr="004422F2">
        <w:trPr>
          <w:trHeight w:val="250"/>
          <w:jc w:val="center"/>
        </w:trPr>
        <w:tc>
          <w:tcPr>
            <w:tcW w:w="1057" w:type="dxa"/>
            <w:noWrap/>
            <w:vAlign w:val="center"/>
            <w:hideMark/>
          </w:tcPr>
          <w:p w14:paraId="3758A660" w14:textId="77777777" w:rsidR="00232CF6" w:rsidRPr="00DD5F6A" w:rsidRDefault="00232CF6" w:rsidP="004422F2">
            <w:pPr>
              <w:jc w:val="center"/>
              <w:rPr>
                <w:sz w:val="16"/>
                <w:szCs w:val="16"/>
              </w:rPr>
            </w:pPr>
            <w:r w:rsidRPr="00DD5F6A">
              <w:rPr>
                <w:sz w:val="16"/>
                <w:szCs w:val="16"/>
              </w:rPr>
              <w:t>62,100.01</w:t>
            </w:r>
          </w:p>
        </w:tc>
        <w:tc>
          <w:tcPr>
            <w:tcW w:w="1001" w:type="dxa"/>
            <w:noWrap/>
            <w:vAlign w:val="center"/>
            <w:hideMark/>
          </w:tcPr>
          <w:p w14:paraId="5EF378BB" w14:textId="77777777" w:rsidR="00232CF6" w:rsidRPr="00DD5F6A" w:rsidRDefault="00232CF6" w:rsidP="004422F2">
            <w:pPr>
              <w:jc w:val="center"/>
              <w:rPr>
                <w:sz w:val="16"/>
                <w:szCs w:val="16"/>
              </w:rPr>
            </w:pPr>
            <w:r w:rsidRPr="00DD5F6A">
              <w:rPr>
                <w:sz w:val="16"/>
                <w:szCs w:val="16"/>
              </w:rPr>
              <w:t>62,500.00</w:t>
            </w:r>
          </w:p>
        </w:tc>
        <w:tc>
          <w:tcPr>
            <w:tcW w:w="889" w:type="dxa"/>
            <w:noWrap/>
            <w:vAlign w:val="bottom"/>
            <w:hideMark/>
          </w:tcPr>
          <w:p w14:paraId="3D6B7F31" w14:textId="77777777" w:rsidR="00232CF6" w:rsidRPr="00DD5F6A" w:rsidRDefault="00232CF6" w:rsidP="004422F2">
            <w:pPr>
              <w:jc w:val="center"/>
              <w:rPr>
                <w:sz w:val="16"/>
                <w:szCs w:val="16"/>
              </w:rPr>
            </w:pPr>
            <w:r w:rsidRPr="008B201F">
              <w:rPr>
                <w:rFonts w:eastAsia="Aptos"/>
                <w:kern w:val="2"/>
                <w:sz w:val="16"/>
                <w:szCs w:val="16"/>
              </w:rPr>
              <w:t xml:space="preserve">1,925.07 </w:t>
            </w:r>
          </w:p>
        </w:tc>
        <w:tc>
          <w:tcPr>
            <w:tcW w:w="900" w:type="dxa"/>
            <w:noWrap/>
            <w:vAlign w:val="bottom"/>
            <w:hideMark/>
          </w:tcPr>
          <w:p w14:paraId="5FFB4BCC" w14:textId="77777777" w:rsidR="00232CF6" w:rsidRPr="00DD5F6A" w:rsidRDefault="00232CF6" w:rsidP="004422F2">
            <w:pPr>
              <w:jc w:val="center"/>
              <w:rPr>
                <w:sz w:val="16"/>
                <w:szCs w:val="16"/>
              </w:rPr>
            </w:pPr>
            <w:r w:rsidRPr="008B201F">
              <w:rPr>
                <w:rFonts w:eastAsia="Aptos"/>
                <w:kern w:val="2"/>
                <w:sz w:val="16"/>
                <w:szCs w:val="16"/>
              </w:rPr>
              <w:t xml:space="preserve">1,527.23 </w:t>
            </w:r>
          </w:p>
        </w:tc>
        <w:tc>
          <w:tcPr>
            <w:tcW w:w="1003" w:type="dxa"/>
            <w:noWrap/>
            <w:vAlign w:val="bottom"/>
            <w:hideMark/>
          </w:tcPr>
          <w:p w14:paraId="4697B883" w14:textId="77777777" w:rsidR="00232CF6" w:rsidRPr="00DD5F6A" w:rsidRDefault="00232CF6" w:rsidP="004422F2">
            <w:pPr>
              <w:jc w:val="center"/>
              <w:rPr>
                <w:sz w:val="16"/>
                <w:szCs w:val="16"/>
              </w:rPr>
            </w:pPr>
            <w:r w:rsidRPr="008B201F">
              <w:rPr>
                <w:rFonts w:eastAsia="Aptos"/>
                <w:kern w:val="2"/>
                <w:sz w:val="16"/>
                <w:szCs w:val="16"/>
              </w:rPr>
              <w:t>1,129.40</w:t>
            </w:r>
          </w:p>
        </w:tc>
      </w:tr>
      <w:tr w:rsidR="00232CF6" w:rsidRPr="00DD5F6A" w14:paraId="6C03C39F" w14:textId="77777777" w:rsidTr="004422F2">
        <w:trPr>
          <w:trHeight w:val="250"/>
          <w:jc w:val="center"/>
        </w:trPr>
        <w:tc>
          <w:tcPr>
            <w:tcW w:w="1057" w:type="dxa"/>
            <w:noWrap/>
            <w:vAlign w:val="center"/>
            <w:hideMark/>
          </w:tcPr>
          <w:p w14:paraId="7E350AE0" w14:textId="77777777" w:rsidR="00232CF6" w:rsidRPr="00DD5F6A" w:rsidRDefault="00232CF6" w:rsidP="004422F2">
            <w:pPr>
              <w:jc w:val="center"/>
              <w:rPr>
                <w:sz w:val="16"/>
                <w:szCs w:val="16"/>
              </w:rPr>
            </w:pPr>
            <w:r w:rsidRPr="00DD5F6A">
              <w:rPr>
                <w:sz w:val="16"/>
                <w:szCs w:val="16"/>
              </w:rPr>
              <w:t>62,500.01</w:t>
            </w:r>
          </w:p>
        </w:tc>
        <w:tc>
          <w:tcPr>
            <w:tcW w:w="1001" w:type="dxa"/>
            <w:noWrap/>
            <w:vAlign w:val="center"/>
            <w:hideMark/>
          </w:tcPr>
          <w:p w14:paraId="53EF1F0C" w14:textId="77777777" w:rsidR="00232CF6" w:rsidRPr="00DD5F6A" w:rsidRDefault="00232CF6" w:rsidP="004422F2">
            <w:pPr>
              <w:jc w:val="center"/>
              <w:rPr>
                <w:sz w:val="16"/>
                <w:szCs w:val="16"/>
              </w:rPr>
            </w:pPr>
            <w:r w:rsidRPr="00DD5F6A">
              <w:rPr>
                <w:sz w:val="16"/>
                <w:szCs w:val="16"/>
              </w:rPr>
              <w:t>62,900.00</w:t>
            </w:r>
          </w:p>
        </w:tc>
        <w:tc>
          <w:tcPr>
            <w:tcW w:w="889" w:type="dxa"/>
            <w:noWrap/>
            <w:vAlign w:val="bottom"/>
            <w:hideMark/>
          </w:tcPr>
          <w:p w14:paraId="1786E9F3" w14:textId="77777777" w:rsidR="00232CF6" w:rsidRPr="00DD5F6A" w:rsidRDefault="00232CF6" w:rsidP="004422F2">
            <w:pPr>
              <w:jc w:val="center"/>
              <w:rPr>
                <w:sz w:val="16"/>
                <w:szCs w:val="16"/>
              </w:rPr>
            </w:pPr>
            <w:r w:rsidRPr="008B201F">
              <w:rPr>
                <w:rFonts w:eastAsia="Aptos"/>
                <w:kern w:val="2"/>
                <w:sz w:val="16"/>
                <w:szCs w:val="16"/>
              </w:rPr>
              <w:t xml:space="preserve">1,937.43 </w:t>
            </w:r>
          </w:p>
        </w:tc>
        <w:tc>
          <w:tcPr>
            <w:tcW w:w="900" w:type="dxa"/>
            <w:noWrap/>
            <w:vAlign w:val="bottom"/>
            <w:hideMark/>
          </w:tcPr>
          <w:p w14:paraId="2DC9D9E8" w14:textId="77777777" w:rsidR="00232CF6" w:rsidRPr="00DD5F6A" w:rsidRDefault="00232CF6" w:rsidP="004422F2">
            <w:pPr>
              <w:jc w:val="center"/>
              <w:rPr>
                <w:sz w:val="16"/>
                <w:szCs w:val="16"/>
              </w:rPr>
            </w:pPr>
            <w:r w:rsidRPr="008B201F">
              <w:rPr>
                <w:rFonts w:eastAsia="Aptos"/>
                <w:kern w:val="2"/>
                <w:sz w:val="16"/>
                <w:szCs w:val="16"/>
              </w:rPr>
              <w:t xml:space="preserve">1,539.59 </w:t>
            </w:r>
          </w:p>
        </w:tc>
        <w:tc>
          <w:tcPr>
            <w:tcW w:w="1003" w:type="dxa"/>
            <w:noWrap/>
            <w:vAlign w:val="bottom"/>
            <w:hideMark/>
          </w:tcPr>
          <w:p w14:paraId="33B96FD3" w14:textId="77777777" w:rsidR="00232CF6" w:rsidRPr="00DD5F6A" w:rsidRDefault="00232CF6" w:rsidP="004422F2">
            <w:pPr>
              <w:jc w:val="center"/>
              <w:rPr>
                <w:sz w:val="16"/>
                <w:szCs w:val="16"/>
              </w:rPr>
            </w:pPr>
            <w:r w:rsidRPr="008B201F">
              <w:rPr>
                <w:rFonts w:eastAsia="Aptos"/>
                <w:kern w:val="2"/>
                <w:sz w:val="16"/>
                <w:szCs w:val="16"/>
              </w:rPr>
              <w:t>1,141.76</w:t>
            </w:r>
          </w:p>
        </w:tc>
      </w:tr>
      <w:tr w:rsidR="00232CF6" w:rsidRPr="00DD5F6A" w14:paraId="7B4435DE" w14:textId="77777777" w:rsidTr="004422F2">
        <w:trPr>
          <w:trHeight w:val="250"/>
          <w:jc w:val="center"/>
        </w:trPr>
        <w:tc>
          <w:tcPr>
            <w:tcW w:w="1057" w:type="dxa"/>
            <w:noWrap/>
            <w:vAlign w:val="center"/>
            <w:hideMark/>
          </w:tcPr>
          <w:p w14:paraId="6774A006" w14:textId="77777777" w:rsidR="00232CF6" w:rsidRPr="00DD5F6A" w:rsidRDefault="00232CF6" w:rsidP="004422F2">
            <w:pPr>
              <w:jc w:val="center"/>
              <w:rPr>
                <w:sz w:val="16"/>
                <w:szCs w:val="16"/>
              </w:rPr>
            </w:pPr>
            <w:r w:rsidRPr="00DD5F6A">
              <w:rPr>
                <w:sz w:val="16"/>
                <w:szCs w:val="16"/>
              </w:rPr>
              <w:t>62,900.01</w:t>
            </w:r>
          </w:p>
        </w:tc>
        <w:tc>
          <w:tcPr>
            <w:tcW w:w="1001" w:type="dxa"/>
            <w:noWrap/>
            <w:vAlign w:val="center"/>
            <w:hideMark/>
          </w:tcPr>
          <w:p w14:paraId="002BEA5D" w14:textId="77777777" w:rsidR="00232CF6" w:rsidRPr="00DD5F6A" w:rsidRDefault="00232CF6" w:rsidP="004422F2">
            <w:pPr>
              <w:jc w:val="center"/>
              <w:rPr>
                <w:sz w:val="16"/>
                <w:szCs w:val="16"/>
              </w:rPr>
            </w:pPr>
            <w:r w:rsidRPr="00DD5F6A">
              <w:rPr>
                <w:sz w:val="16"/>
                <w:szCs w:val="16"/>
              </w:rPr>
              <w:t>63,300.00</w:t>
            </w:r>
          </w:p>
        </w:tc>
        <w:tc>
          <w:tcPr>
            <w:tcW w:w="889" w:type="dxa"/>
            <w:noWrap/>
            <w:vAlign w:val="bottom"/>
            <w:hideMark/>
          </w:tcPr>
          <w:p w14:paraId="2FCA9FA5" w14:textId="77777777" w:rsidR="00232CF6" w:rsidRPr="00DD5F6A" w:rsidRDefault="00232CF6" w:rsidP="004422F2">
            <w:pPr>
              <w:jc w:val="center"/>
              <w:rPr>
                <w:sz w:val="16"/>
                <w:szCs w:val="16"/>
              </w:rPr>
            </w:pPr>
            <w:r w:rsidRPr="008B201F">
              <w:rPr>
                <w:rFonts w:eastAsia="Aptos"/>
                <w:kern w:val="2"/>
                <w:sz w:val="16"/>
                <w:szCs w:val="16"/>
              </w:rPr>
              <w:t xml:space="preserve">1,949.79 </w:t>
            </w:r>
          </w:p>
        </w:tc>
        <w:tc>
          <w:tcPr>
            <w:tcW w:w="900" w:type="dxa"/>
            <w:noWrap/>
            <w:vAlign w:val="bottom"/>
            <w:hideMark/>
          </w:tcPr>
          <w:p w14:paraId="0B5B36B7" w14:textId="77777777" w:rsidR="00232CF6" w:rsidRPr="00DD5F6A" w:rsidRDefault="00232CF6" w:rsidP="004422F2">
            <w:pPr>
              <w:jc w:val="center"/>
              <w:rPr>
                <w:sz w:val="16"/>
                <w:szCs w:val="16"/>
              </w:rPr>
            </w:pPr>
            <w:r w:rsidRPr="008B201F">
              <w:rPr>
                <w:rFonts w:eastAsia="Aptos"/>
                <w:kern w:val="2"/>
                <w:sz w:val="16"/>
                <w:szCs w:val="16"/>
              </w:rPr>
              <w:t xml:space="preserve">1,551.95 </w:t>
            </w:r>
          </w:p>
        </w:tc>
        <w:tc>
          <w:tcPr>
            <w:tcW w:w="1003" w:type="dxa"/>
            <w:noWrap/>
            <w:vAlign w:val="bottom"/>
            <w:hideMark/>
          </w:tcPr>
          <w:p w14:paraId="454ECE11" w14:textId="77777777" w:rsidR="00232CF6" w:rsidRPr="00DD5F6A" w:rsidRDefault="00232CF6" w:rsidP="004422F2">
            <w:pPr>
              <w:jc w:val="center"/>
              <w:rPr>
                <w:sz w:val="16"/>
                <w:szCs w:val="16"/>
              </w:rPr>
            </w:pPr>
            <w:r w:rsidRPr="008B201F">
              <w:rPr>
                <w:rFonts w:eastAsia="Aptos"/>
                <w:kern w:val="2"/>
                <w:sz w:val="16"/>
                <w:szCs w:val="16"/>
              </w:rPr>
              <w:t>1,154.12</w:t>
            </w:r>
          </w:p>
        </w:tc>
      </w:tr>
      <w:tr w:rsidR="00232CF6" w:rsidRPr="00DD5F6A" w14:paraId="48572330" w14:textId="77777777" w:rsidTr="004422F2">
        <w:trPr>
          <w:trHeight w:val="250"/>
          <w:jc w:val="center"/>
        </w:trPr>
        <w:tc>
          <w:tcPr>
            <w:tcW w:w="1057" w:type="dxa"/>
            <w:noWrap/>
            <w:vAlign w:val="center"/>
            <w:hideMark/>
          </w:tcPr>
          <w:p w14:paraId="02D381BC" w14:textId="77777777" w:rsidR="00232CF6" w:rsidRPr="00DD5F6A" w:rsidRDefault="00232CF6" w:rsidP="004422F2">
            <w:pPr>
              <w:jc w:val="center"/>
              <w:rPr>
                <w:sz w:val="16"/>
                <w:szCs w:val="16"/>
              </w:rPr>
            </w:pPr>
            <w:r w:rsidRPr="00DD5F6A">
              <w:rPr>
                <w:sz w:val="16"/>
                <w:szCs w:val="16"/>
              </w:rPr>
              <w:t>63,300.01</w:t>
            </w:r>
          </w:p>
        </w:tc>
        <w:tc>
          <w:tcPr>
            <w:tcW w:w="1001" w:type="dxa"/>
            <w:noWrap/>
            <w:vAlign w:val="center"/>
            <w:hideMark/>
          </w:tcPr>
          <w:p w14:paraId="0724B4FC" w14:textId="77777777" w:rsidR="00232CF6" w:rsidRPr="00DD5F6A" w:rsidRDefault="00232CF6" w:rsidP="004422F2">
            <w:pPr>
              <w:jc w:val="center"/>
              <w:rPr>
                <w:sz w:val="16"/>
                <w:szCs w:val="16"/>
              </w:rPr>
            </w:pPr>
            <w:r w:rsidRPr="00DD5F6A">
              <w:rPr>
                <w:sz w:val="16"/>
                <w:szCs w:val="16"/>
              </w:rPr>
              <w:t>63,700.00</w:t>
            </w:r>
          </w:p>
        </w:tc>
        <w:tc>
          <w:tcPr>
            <w:tcW w:w="889" w:type="dxa"/>
            <w:noWrap/>
            <w:vAlign w:val="bottom"/>
            <w:hideMark/>
          </w:tcPr>
          <w:p w14:paraId="263FD70E" w14:textId="77777777" w:rsidR="00232CF6" w:rsidRPr="00DD5F6A" w:rsidRDefault="00232CF6" w:rsidP="004422F2">
            <w:pPr>
              <w:jc w:val="center"/>
              <w:rPr>
                <w:sz w:val="16"/>
                <w:szCs w:val="16"/>
              </w:rPr>
            </w:pPr>
            <w:r w:rsidRPr="008B201F">
              <w:rPr>
                <w:rFonts w:eastAsia="Aptos"/>
                <w:kern w:val="2"/>
                <w:sz w:val="16"/>
                <w:szCs w:val="16"/>
              </w:rPr>
              <w:t xml:space="preserve">1,962.15 </w:t>
            </w:r>
          </w:p>
        </w:tc>
        <w:tc>
          <w:tcPr>
            <w:tcW w:w="900" w:type="dxa"/>
            <w:noWrap/>
            <w:vAlign w:val="bottom"/>
            <w:hideMark/>
          </w:tcPr>
          <w:p w14:paraId="7A2A04B2" w14:textId="77777777" w:rsidR="00232CF6" w:rsidRPr="00DD5F6A" w:rsidRDefault="00232CF6" w:rsidP="004422F2">
            <w:pPr>
              <w:jc w:val="center"/>
              <w:rPr>
                <w:sz w:val="16"/>
                <w:szCs w:val="16"/>
              </w:rPr>
            </w:pPr>
            <w:r w:rsidRPr="008B201F">
              <w:rPr>
                <w:rFonts w:eastAsia="Aptos"/>
                <w:kern w:val="2"/>
                <w:sz w:val="16"/>
                <w:szCs w:val="16"/>
              </w:rPr>
              <w:t xml:space="preserve">1,564.31 </w:t>
            </w:r>
          </w:p>
        </w:tc>
        <w:tc>
          <w:tcPr>
            <w:tcW w:w="1003" w:type="dxa"/>
            <w:noWrap/>
            <w:vAlign w:val="bottom"/>
            <w:hideMark/>
          </w:tcPr>
          <w:p w14:paraId="390322B4" w14:textId="77777777" w:rsidR="00232CF6" w:rsidRPr="00DD5F6A" w:rsidRDefault="00232CF6" w:rsidP="004422F2">
            <w:pPr>
              <w:jc w:val="center"/>
              <w:rPr>
                <w:sz w:val="16"/>
                <w:szCs w:val="16"/>
              </w:rPr>
            </w:pPr>
            <w:r w:rsidRPr="008B201F">
              <w:rPr>
                <w:rFonts w:eastAsia="Aptos"/>
                <w:kern w:val="2"/>
                <w:sz w:val="16"/>
                <w:szCs w:val="16"/>
              </w:rPr>
              <w:t>1,166.48</w:t>
            </w:r>
          </w:p>
        </w:tc>
      </w:tr>
      <w:tr w:rsidR="00232CF6" w:rsidRPr="00DD5F6A" w14:paraId="27E0CE50" w14:textId="77777777" w:rsidTr="004422F2">
        <w:trPr>
          <w:trHeight w:val="250"/>
          <w:jc w:val="center"/>
        </w:trPr>
        <w:tc>
          <w:tcPr>
            <w:tcW w:w="1057" w:type="dxa"/>
            <w:noWrap/>
            <w:vAlign w:val="center"/>
            <w:hideMark/>
          </w:tcPr>
          <w:p w14:paraId="51EDD36F" w14:textId="77777777" w:rsidR="00232CF6" w:rsidRPr="00DD5F6A" w:rsidRDefault="00232CF6" w:rsidP="004422F2">
            <w:pPr>
              <w:jc w:val="center"/>
              <w:rPr>
                <w:sz w:val="16"/>
                <w:szCs w:val="16"/>
              </w:rPr>
            </w:pPr>
            <w:r w:rsidRPr="00DD5F6A">
              <w:rPr>
                <w:sz w:val="16"/>
                <w:szCs w:val="16"/>
              </w:rPr>
              <w:t>63,700.01</w:t>
            </w:r>
          </w:p>
        </w:tc>
        <w:tc>
          <w:tcPr>
            <w:tcW w:w="1001" w:type="dxa"/>
            <w:noWrap/>
            <w:vAlign w:val="center"/>
            <w:hideMark/>
          </w:tcPr>
          <w:p w14:paraId="2BD531DA" w14:textId="77777777" w:rsidR="00232CF6" w:rsidRPr="00DD5F6A" w:rsidRDefault="00232CF6" w:rsidP="004422F2">
            <w:pPr>
              <w:jc w:val="center"/>
              <w:rPr>
                <w:sz w:val="16"/>
                <w:szCs w:val="16"/>
              </w:rPr>
            </w:pPr>
            <w:r w:rsidRPr="00DD5F6A">
              <w:rPr>
                <w:sz w:val="16"/>
                <w:szCs w:val="16"/>
              </w:rPr>
              <w:t>64,100.00</w:t>
            </w:r>
          </w:p>
        </w:tc>
        <w:tc>
          <w:tcPr>
            <w:tcW w:w="889" w:type="dxa"/>
            <w:noWrap/>
            <w:vAlign w:val="bottom"/>
            <w:hideMark/>
          </w:tcPr>
          <w:p w14:paraId="2CE63A95" w14:textId="77777777" w:rsidR="00232CF6" w:rsidRPr="00DD5F6A" w:rsidRDefault="00232CF6" w:rsidP="004422F2">
            <w:pPr>
              <w:jc w:val="center"/>
              <w:rPr>
                <w:sz w:val="16"/>
                <w:szCs w:val="16"/>
              </w:rPr>
            </w:pPr>
            <w:r w:rsidRPr="008B201F">
              <w:rPr>
                <w:rFonts w:eastAsia="Aptos"/>
                <w:kern w:val="2"/>
                <w:sz w:val="16"/>
                <w:szCs w:val="16"/>
              </w:rPr>
              <w:t xml:space="preserve">1,974.51 </w:t>
            </w:r>
          </w:p>
        </w:tc>
        <w:tc>
          <w:tcPr>
            <w:tcW w:w="900" w:type="dxa"/>
            <w:noWrap/>
            <w:vAlign w:val="bottom"/>
            <w:hideMark/>
          </w:tcPr>
          <w:p w14:paraId="17623D6C" w14:textId="77777777" w:rsidR="00232CF6" w:rsidRPr="00DD5F6A" w:rsidRDefault="00232CF6" w:rsidP="004422F2">
            <w:pPr>
              <w:jc w:val="center"/>
              <w:rPr>
                <w:sz w:val="16"/>
                <w:szCs w:val="16"/>
              </w:rPr>
            </w:pPr>
            <w:r w:rsidRPr="008B201F">
              <w:rPr>
                <w:rFonts w:eastAsia="Aptos"/>
                <w:kern w:val="2"/>
                <w:sz w:val="16"/>
                <w:szCs w:val="16"/>
              </w:rPr>
              <w:t xml:space="preserve">1,576.67 </w:t>
            </w:r>
          </w:p>
        </w:tc>
        <w:tc>
          <w:tcPr>
            <w:tcW w:w="1003" w:type="dxa"/>
            <w:noWrap/>
            <w:vAlign w:val="bottom"/>
            <w:hideMark/>
          </w:tcPr>
          <w:p w14:paraId="2EDB232A" w14:textId="77777777" w:rsidR="00232CF6" w:rsidRPr="00DD5F6A" w:rsidRDefault="00232CF6" w:rsidP="004422F2">
            <w:pPr>
              <w:jc w:val="center"/>
              <w:rPr>
                <w:sz w:val="16"/>
                <w:szCs w:val="16"/>
              </w:rPr>
            </w:pPr>
            <w:r w:rsidRPr="008B201F">
              <w:rPr>
                <w:rFonts w:eastAsia="Aptos"/>
                <w:kern w:val="2"/>
                <w:sz w:val="16"/>
                <w:szCs w:val="16"/>
              </w:rPr>
              <w:t>1,178.84</w:t>
            </w:r>
          </w:p>
        </w:tc>
      </w:tr>
      <w:tr w:rsidR="00232CF6" w:rsidRPr="00DD5F6A" w14:paraId="14FC0A79" w14:textId="77777777" w:rsidTr="004422F2">
        <w:trPr>
          <w:trHeight w:val="250"/>
          <w:jc w:val="center"/>
        </w:trPr>
        <w:tc>
          <w:tcPr>
            <w:tcW w:w="1057" w:type="dxa"/>
            <w:noWrap/>
            <w:vAlign w:val="center"/>
            <w:hideMark/>
          </w:tcPr>
          <w:p w14:paraId="7657948C" w14:textId="77777777" w:rsidR="00232CF6" w:rsidRPr="00DD5F6A" w:rsidRDefault="00232CF6" w:rsidP="004422F2">
            <w:pPr>
              <w:jc w:val="center"/>
              <w:rPr>
                <w:sz w:val="16"/>
                <w:szCs w:val="16"/>
              </w:rPr>
            </w:pPr>
            <w:r w:rsidRPr="00DD5F6A">
              <w:rPr>
                <w:sz w:val="16"/>
                <w:szCs w:val="16"/>
              </w:rPr>
              <w:t>64,100.01</w:t>
            </w:r>
          </w:p>
        </w:tc>
        <w:tc>
          <w:tcPr>
            <w:tcW w:w="1001" w:type="dxa"/>
            <w:noWrap/>
            <w:vAlign w:val="center"/>
            <w:hideMark/>
          </w:tcPr>
          <w:p w14:paraId="18EAB5A0" w14:textId="77777777" w:rsidR="00232CF6" w:rsidRPr="00DD5F6A" w:rsidRDefault="00232CF6" w:rsidP="004422F2">
            <w:pPr>
              <w:jc w:val="center"/>
              <w:rPr>
                <w:sz w:val="16"/>
                <w:szCs w:val="16"/>
              </w:rPr>
            </w:pPr>
            <w:r w:rsidRPr="00DD5F6A">
              <w:rPr>
                <w:sz w:val="16"/>
                <w:szCs w:val="16"/>
              </w:rPr>
              <w:t>64,500.00</w:t>
            </w:r>
          </w:p>
        </w:tc>
        <w:tc>
          <w:tcPr>
            <w:tcW w:w="889" w:type="dxa"/>
            <w:noWrap/>
            <w:vAlign w:val="bottom"/>
            <w:hideMark/>
          </w:tcPr>
          <w:p w14:paraId="7F466ADA" w14:textId="77777777" w:rsidR="00232CF6" w:rsidRPr="00DD5F6A" w:rsidRDefault="00232CF6" w:rsidP="004422F2">
            <w:pPr>
              <w:jc w:val="center"/>
              <w:rPr>
                <w:sz w:val="16"/>
                <w:szCs w:val="16"/>
              </w:rPr>
            </w:pPr>
            <w:r w:rsidRPr="008B201F">
              <w:rPr>
                <w:rFonts w:eastAsia="Aptos"/>
                <w:kern w:val="2"/>
                <w:sz w:val="16"/>
                <w:szCs w:val="16"/>
              </w:rPr>
              <w:t xml:space="preserve">1,986.87 </w:t>
            </w:r>
          </w:p>
        </w:tc>
        <w:tc>
          <w:tcPr>
            <w:tcW w:w="900" w:type="dxa"/>
            <w:noWrap/>
            <w:vAlign w:val="bottom"/>
            <w:hideMark/>
          </w:tcPr>
          <w:p w14:paraId="4B7E2215" w14:textId="77777777" w:rsidR="00232CF6" w:rsidRPr="00DD5F6A" w:rsidRDefault="00232CF6" w:rsidP="004422F2">
            <w:pPr>
              <w:jc w:val="center"/>
              <w:rPr>
                <w:sz w:val="16"/>
                <w:szCs w:val="16"/>
              </w:rPr>
            </w:pPr>
            <w:r w:rsidRPr="008B201F">
              <w:rPr>
                <w:rFonts w:eastAsia="Aptos"/>
                <w:kern w:val="2"/>
                <w:sz w:val="16"/>
                <w:szCs w:val="16"/>
              </w:rPr>
              <w:t xml:space="preserve">1,589.03 </w:t>
            </w:r>
          </w:p>
        </w:tc>
        <w:tc>
          <w:tcPr>
            <w:tcW w:w="1003" w:type="dxa"/>
            <w:noWrap/>
            <w:vAlign w:val="bottom"/>
            <w:hideMark/>
          </w:tcPr>
          <w:p w14:paraId="40EE6741" w14:textId="77777777" w:rsidR="00232CF6" w:rsidRPr="00DD5F6A" w:rsidRDefault="00232CF6" w:rsidP="004422F2">
            <w:pPr>
              <w:jc w:val="center"/>
              <w:rPr>
                <w:sz w:val="16"/>
                <w:szCs w:val="16"/>
              </w:rPr>
            </w:pPr>
            <w:r w:rsidRPr="008B201F">
              <w:rPr>
                <w:rFonts w:eastAsia="Aptos"/>
                <w:kern w:val="2"/>
                <w:sz w:val="16"/>
                <w:szCs w:val="16"/>
              </w:rPr>
              <w:t>1,191.20</w:t>
            </w:r>
          </w:p>
        </w:tc>
      </w:tr>
      <w:tr w:rsidR="00232CF6" w:rsidRPr="00DD5F6A" w14:paraId="226395D8" w14:textId="77777777" w:rsidTr="004422F2">
        <w:trPr>
          <w:trHeight w:val="250"/>
          <w:jc w:val="center"/>
        </w:trPr>
        <w:tc>
          <w:tcPr>
            <w:tcW w:w="1057" w:type="dxa"/>
            <w:noWrap/>
            <w:vAlign w:val="center"/>
            <w:hideMark/>
          </w:tcPr>
          <w:p w14:paraId="242A7FFA" w14:textId="77777777" w:rsidR="00232CF6" w:rsidRPr="00DD5F6A" w:rsidRDefault="00232CF6" w:rsidP="004422F2">
            <w:pPr>
              <w:jc w:val="center"/>
              <w:rPr>
                <w:sz w:val="16"/>
                <w:szCs w:val="16"/>
              </w:rPr>
            </w:pPr>
            <w:r w:rsidRPr="00DD5F6A">
              <w:rPr>
                <w:sz w:val="16"/>
                <w:szCs w:val="16"/>
              </w:rPr>
              <w:t>64,500.01</w:t>
            </w:r>
          </w:p>
        </w:tc>
        <w:tc>
          <w:tcPr>
            <w:tcW w:w="1001" w:type="dxa"/>
            <w:noWrap/>
            <w:vAlign w:val="center"/>
            <w:hideMark/>
          </w:tcPr>
          <w:p w14:paraId="0D7C6042" w14:textId="77777777" w:rsidR="00232CF6" w:rsidRPr="00DD5F6A" w:rsidRDefault="00232CF6" w:rsidP="004422F2">
            <w:pPr>
              <w:jc w:val="center"/>
              <w:rPr>
                <w:sz w:val="16"/>
                <w:szCs w:val="16"/>
              </w:rPr>
            </w:pPr>
            <w:r w:rsidRPr="00DD5F6A">
              <w:rPr>
                <w:sz w:val="16"/>
                <w:szCs w:val="16"/>
              </w:rPr>
              <w:t>64,900.00</w:t>
            </w:r>
          </w:p>
        </w:tc>
        <w:tc>
          <w:tcPr>
            <w:tcW w:w="889" w:type="dxa"/>
            <w:noWrap/>
            <w:vAlign w:val="bottom"/>
            <w:hideMark/>
          </w:tcPr>
          <w:p w14:paraId="77856D8F" w14:textId="77777777" w:rsidR="00232CF6" w:rsidRPr="00DD5F6A" w:rsidRDefault="00232CF6" w:rsidP="004422F2">
            <w:pPr>
              <w:jc w:val="center"/>
              <w:rPr>
                <w:sz w:val="16"/>
                <w:szCs w:val="16"/>
              </w:rPr>
            </w:pPr>
            <w:r w:rsidRPr="008B201F">
              <w:rPr>
                <w:rFonts w:eastAsia="Aptos"/>
                <w:kern w:val="2"/>
                <w:sz w:val="16"/>
                <w:szCs w:val="16"/>
              </w:rPr>
              <w:t xml:space="preserve">1,999.23 </w:t>
            </w:r>
          </w:p>
        </w:tc>
        <w:tc>
          <w:tcPr>
            <w:tcW w:w="900" w:type="dxa"/>
            <w:noWrap/>
            <w:vAlign w:val="bottom"/>
            <w:hideMark/>
          </w:tcPr>
          <w:p w14:paraId="54C8FFE2" w14:textId="77777777" w:rsidR="00232CF6" w:rsidRPr="00DD5F6A" w:rsidRDefault="00232CF6" w:rsidP="004422F2">
            <w:pPr>
              <w:jc w:val="center"/>
              <w:rPr>
                <w:sz w:val="16"/>
                <w:szCs w:val="16"/>
              </w:rPr>
            </w:pPr>
            <w:r w:rsidRPr="008B201F">
              <w:rPr>
                <w:rFonts w:eastAsia="Aptos"/>
                <w:kern w:val="2"/>
                <w:sz w:val="16"/>
                <w:szCs w:val="16"/>
              </w:rPr>
              <w:t xml:space="preserve">1,601.39 </w:t>
            </w:r>
          </w:p>
        </w:tc>
        <w:tc>
          <w:tcPr>
            <w:tcW w:w="1003" w:type="dxa"/>
            <w:noWrap/>
            <w:vAlign w:val="bottom"/>
            <w:hideMark/>
          </w:tcPr>
          <w:p w14:paraId="3E0D6189" w14:textId="77777777" w:rsidR="00232CF6" w:rsidRPr="00DD5F6A" w:rsidRDefault="00232CF6" w:rsidP="004422F2">
            <w:pPr>
              <w:jc w:val="center"/>
              <w:rPr>
                <w:sz w:val="16"/>
                <w:szCs w:val="16"/>
              </w:rPr>
            </w:pPr>
            <w:r w:rsidRPr="008B201F">
              <w:rPr>
                <w:rFonts w:eastAsia="Aptos"/>
                <w:kern w:val="2"/>
                <w:sz w:val="16"/>
                <w:szCs w:val="16"/>
              </w:rPr>
              <w:t>1,203.56</w:t>
            </w:r>
          </w:p>
        </w:tc>
      </w:tr>
      <w:tr w:rsidR="00232CF6" w:rsidRPr="00DD5F6A" w14:paraId="6EFC7369" w14:textId="77777777" w:rsidTr="004422F2">
        <w:trPr>
          <w:trHeight w:val="250"/>
          <w:jc w:val="center"/>
        </w:trPr>
        <w:tc>
          <w:tcPr>
            <w:tcW w:w="1057" w:type="dxa"/>
            <w:noWrap/>
            <w:vAlign w:val="center"/>
            <w:hideMark/>
          </w:tcPr>
          <w:p w14:paraId="61784779" w14:textId="77777777" w:rsidR="00232CF6" w:rsidRPr="00DD5F6A" w:rsidRDefault="00232CF6" w:rsidP="004422F2">
            <w:pPr>
              <w:jc w:val="center"/>
              <w:rPr>
                <w:sz w:val="16"/>
                <w:szCs w:val="16"/>
              </w:rPr>
            </w:pPr>
            <w:r w:rsidRPr="00DD5F6A">
              <w:rPr>
                <w:sz w:val="16"/>
                <w:szCs w:val="16"/>
              </w:rPr>
              <w:t>64,900.01</w:t>
            </w:r>
          </w:p>
        </w:tc>
        <w:tc>
          <w:tcPr>
            <w:tcW w:w="1001" w:type="dxa"/>
            <w:noWrap/>
            <w:vAlign w:val="center"/>
            <w:hideMark/>
          </w:tcPr>
          <w:p w14:paraId="5E5ADC26" w14:textId="77777777" w:rsidR="00232CF6" w:rsidRPr="00DD5F6A" w:rsidRDefault="00232CF6" w:rsidP="004422F2">
            <w:pPr>
              <w:jc w:val="center"/>
              <w:rPr>
                <w:sz w:val="16"/>
                <w:szCs w:val="16"/>
              </w:rPr>
            </w:pPr>
            <w:r w:rsidRPr="00DD5F6A">
              <w:rPr>
                <w:sz w:val="16"/>
                <w:szCs w:val="16"/>
              </w:rPr>
              <w:t>65,300.00</w:t>
            </w:r>
          </w:p>
        </w:tc>
        <w:tc>
          <w:tcPr>
            <w:tcW w:w="889" w:type="dxa"/>
            <w:noWrap/>
            <w:vAlign w:val="bottom"/>
            <w:hideMark/>
          </w:tcPr>
          <w:p w14:paraId="5EBC8CEC" w14:textId="77777777" w:rsidR="00232CF6" w:rsidRPr="00DD5F6A" w:rsidRDefault="00232CF6" w:rsidP="004422F2">
            <w:pPr>
              <w:jc w:val="center"/>
              <w:rPr>
                <w:sz w:val="16"/>
                <w:szCs w:val="16"/>
              </w:rPr>
            </w:pPr>
            <w:r w:rsidRPr="008B201F">
              <w:rPr>
                <w:rFonts w:eastAsia="Aptos"/>
                <w:kern w:val="2"/>
                <w:sz w:val="16"/>
                <w:szCs w:val="16"/>
              </w:rPr>
              <w:t xml:space="preserve">2,011.59 </w:t>
            </w:r>
          </w:p>
        </w:tc>
        <w:tc>
          <w:tcPr>
            <w:tcW w:w="900" w:type="dxa"/>
            <w:noWrap/>
            <w:vAlign w:val="bottom"/>
            <w:hideMark/>
          </w:tcPr>
          <w:p w14:paraId="027721E4" w14:textId="77777777" w:rsidR="00232CF6" w:rsidRPr="00DD5F6A" w:rsidRDefault="00232CF6" w:rsidP="004422F2">
            <w:pPr>
              <w:jc w:val="center"/>
              <w:rPr>
                <w:sz w:val="16"/>
                <w:szCs w:val="16"/>
              </w:rPr>
            </w:pPr>
            <w:r w:rsidRPr="008B201F">
              <w:rPr>
                <w:rFonts w:eastAsia="Aptos"/>
                <w:kern w:val="2"/>
                <w:sz w:val="16"/>
                <w:szCs w:val="16"/>
              </w:rPr>
              <w:t xml:space="preserve">1,613.75 </w:t>
            </w:r>
          </w:p>
        </w:tc>
        <w:tc>
          <w:tcPr>
            <w:tcW w:w="1003" w:type="dxa"/>
            <w:noWrap/>
            <w:vAlign w:val="bottom"/>
            <w:hideMark/>
          </w:tcPr>
          <w:p w14:paraId="2F5BC760" w14:textId="77777777" w:rsidR="00232CF6" w:rsidRPr="00DD5F6A" w:rsidRDefault="00232CF6" w:rsidP="004422F2">
            <w:pPr>
              <w:jc w:val="center"/>
              <w:rPr>
                <w:sz w:val="16"/>
                <w:szCs w:val="16"/>
              </w:rPr>
            </w:pPr>
            <w:r w:rsidRPr="008B201F">
              <w:rPr>
                <w:rFonts w:eastAsia="Aptos"/>
                <w:kern w:val="2"/>
                <w:sz w:val="16"/>
                <w:szCs w:val="16"/>
              </w:rPr>
              <w:t>1,215.92</w:t>
            </w:r>
          </w:p>
        </w:tc>
      </w:tr>
      <w:tr w:rsidR="00232CF6" w:rsidRPr="00DD5F6A" w14:paraId="1BC35A26" w14:textId="77777777" w:rsidTr="004422F2">
        <w:trPr>
          <w:trHeight w:val="250"/>
          <w:jc w:val="center"/>
        </w:trPr>
        <w:tc>
          <w:tcPr>
            <w:tcW w:w="1057" w:type="dxa"/>
            <w:noWrap/>
            <w:vAlign w:val="center"/>
            <w:hideMark/>
          </w:tcPr>
          <w:p w14:paraId="65E46333" w14:textId="77777777" w:rsidR="00232CF6" w:rsidRPr="00DD5F6A" w:rsidRDefault="00232CF6" w:rsidP="004422F2">
            <w:pPr>
              <w:jc w:val="center"/>
              <w:rPr>
                <w:sz w:val="16"/>
                <w:szCs w:val="16"/>
              </w:rPr>
            </w:pPr>
            <w:r w:rsidRPr="00DD5F6A">
              <w:rPr>
                <w:sz w:val="16"/>
                <w:szCs w:val="16"/>
              </w:rPr>
              <w:t>65,300.01</w:t>
            </w:r>
          </w:p>
        </w:tc>
        <w:tc>
          <w:tcPr>
            <w:tcW w:w="1001" w:type="dxa"/>
            <w:noWrap/>
            <w:vAlign w:val="center"/>
            <w:hideMark/>
          </w:tcPr>
          <w:p w14:paraId="05BE96A3" w14:textId="77777777" w:rsidR="00232CF6" w:rsidRPr="00DD5F6A" w:rsidRDefault="00232CF6" w:rsidP="004422F2">
            <w:pPr>
              <w:jc w:val="center"/>
              <w:rPr>
                <w:sz w:val="16"/>
                <w:szCs w:val="16"/>
              </w:rPr>
            </w:pPr>
            <w:r w:rsidRPr="00DD5F6A">
              <w:rPr>
                <w:sz w:val="16"/>
                <w:szCs w:val="16"/>
              </w:rPr>
              <w:t>65,700.00</w:t>
            </w:r>
          </w:p>
        </w:tc>
        <w:tc>
          <w:tcPr>
            <w:tcW w:w="889" w:type="dxa"/>
            <w:noWrap/>
            <w:vAlign w:val="bottom"/>
            <w:hideMark/>
          </w:tcPr>
          <w:p w14:paraId="7BA5AF65" w14:textId="77777777" w:rsidR="00232CF6" w:rsidRPr="00DD5F6A" w:rsidRDefault="00232CF6" w:rsidP="004422F2">
            <w:pPr>
              <w:jc w:val="center"/>
              <w:rPr>
                <w:sz w:val="16"/>
                <w:szCs w:val="16"/>
              </w:rPr>
            </w:pPr>
            <w:r w:rsidRPr="008B201F">
              <w:rPr>
                <w:rFonts w:eastAsia="Aptos"/>
                <w:kern w:val="2"/>
                <w:sz w:val="16"/>
                <w:szCs w:val="16"/>
              </w:rPr>
              <w:t xml:space="preserve">2,023.95 </w:t>
            </w:r>
          </w:p>
        </w:tc>
        <w:tc>
          <w:tcPr>
            <w:tcW w:w="900" w:type="dxa"/>
            <w:noWrap/>
            <w:vAlign w:val="bottom"/>
            <w:hideMark/>
          </w:tcPr>
          <w:p w14:paraId="1E46C123" w14:textId="77777777" w:rsidR="00232CF6" w:rsidRPr="00DD5F6A" w:rsidRDefault="00232CF6" w:rsidP="004422F2">
            <w:pPr>
              <w:jc w:val="center"/>
              <w:rPr>
                <w:sz w:val="16"/>
                <w:szCs w:val="16"/>
              </w:rPr>
            </w:pPr>
            <w:r w:rsidRPr="008B201F">
              <w:rPr>
                <w:rFonts w:eastAsia="Aptos"/>
                <w:kern w:val="2"/>
                <w:sz w:val="16"/>
                <w:szCs w:val="16"/>
              </w:rPr>
              <w:t xml:space="preserve">1,626.11 </w:t>
            </w:r>
          </w:p>
        </w:tc>
        <w:tc>
          <w:tcPr>
            <w:tcW w:w="1003" w:type="dxa"/>
            <w:noWrap/>
            <w:vAlign w:val="bottom"/>
            <w:hideMark/>
          </w:tcPr>
          <w:p w14:paraId="1B6C108B" w14:textId="77777777" w:rsidR="00232CF6" w:rsidRPr="00DD5F6A" w:rsidRDefault="00232CF6" w:rsidP="004422F2">
            <w:pPr>
              <w:jc w:val="center"/>
              <w:rPr>
                <w:sz w:val="16"/>
                <w:szCs w:val="16"/>
              </w:rPr>
            </w:pPr>
            <w:r w:rsidRPr="008B201F">
              <w:rPr>
                <w:rFonts w:eastAsia="Aptos"/>
                <w:kern w:val="2"/>
                <w:sz w:val="16"/>
                <w:szCs w:val="16"/>
              </w:rPr>
              <w:t>1,228.28</w:t>
            </w:r>
          </w:p>
        </w:tc>
      </w:tr>
      <w:tr w:rsidR="00232CF6" w:rsidRPr="00DD5F6A" w14:paraId="2B17B41E" w14:textId="77777777" w:rsidTr="004422F2">
        <w:trPr>
          <w:trHeight w:val="250"/>
          <w:jc w:val="center"/>
        </w:trPr>
        <w:tc>
          <w:tcPr>
            <w:tcW w:w="1057" w:type="dxa"/>
            <w:noWrap/>
            <w:vAlign w:val="center"/>
            <w:hideMark/>
          </w:tcPr>
          <w:p w14:paraId="30661961" w14:textId="77777777" w:rsidR="00232CF6" w:rsidRPr="00DD5F6A" w:rsidRDefault="00232CF6" w:rsidP="004422F2">
            <w:pPr>
              <w:jc w:val="center"/>
              <w:rPr>
                <w:sz w:val="16"/>
                <w:szCs w:val="16"/>
              </w:rPr>
            </w:pPr>
            <w:r w:rsidRPr="00DD5F6A">
              <w:rPr>
                <w:sz w:val="16"/>
                <w:szCs w:val="16"/>
              </w:rPr>
              <w:t>65,700.01</w:t>
            </w:r>
          </w:p>
        </w:tc>
        <w:tc>
          <w:tcPr>
            <w:tcW w:w="1001" w:type="dxa"/>
            <w:noWrap/>
            <w:vAlign w:val="center"/>
            <w:hideMark/>
          </w:tcPr>
          <w:p w14:paraId="57E87335" w14:textId="77777777" w:rsidR="00232CF6" w:rsidRPr="00DD5F6A" w:rsidRDefault="00232CF6" w:rsidP="004422F2">
            <w:pPr>
              <w:jc w:val="center"/>
              <w:rPr>
                <w:sz w:val="16"/>
                <w:szCs w:val="16"/>
              </w:rPr>
            </w:pPr>
            <w:r w:rsidRPr="00DD5F6A">
              <w:rPr>
                <w:sz w:val="16"/>
                <w:szCs w:val="16"/>
              </w:rPr>
              <w:t>66,100.00</w:t>
            </w:r>
          </w:p>
        </w:tc>
        <w:tc>
          <w:tcPr>
            <w:tcW w:w="889" w:type="dxa"/>
            <w:noWrap/>
            <w:vAlign w:val="bottom"/>
            <w:hideMark/>
          </w:tcPr>
          <w:p w14:paraId="0B989159" w14:textId="77777777" w:rsidR="00232CF6" w:rsidRPr="00DD5F6A" w:rsidRDefault="00232CF6" w:rsidP="004422F2">
            <w:pPr>
              <w:jc w:val="center"/>
              <w:rPr>
                <w:sz w:val="16"/>
                <w:szCs w:val="16"/>
              </w:rPr>
            </w:pPr>
            <w:r w:rsidRPr="008B201F">
              <w:rPr>
                <w:rFonts w:eastAsia="Aptos"/>
                <w:kern w:val="2"/>
                <w:sz w:val="16"/>
                <w:szCs w:val="16"/>
              </w:rPr>
              <w:t xml:space="preserve">2,036.31 </w:t>
            </w:r>
          </w:p>
        </w:tc>
        <w:tc>
          <w:tcPr>
            <w:tcW w:w="900" w:type="dxa"/>
            <w:noWrap/>
            <w:vAlign w:val="bottom"/>
            <w:hideMark/>
          </w:tcPr>
          <w:p w14:paraId="770CB5AE" w14:textId="77777777" w:rsidR="00232CF6" w:rsidRPr="00DD5F6A" w:rsidRDefault="00232CF6" w:rsidP="004422F2">
            <w:pPr>
              <w:jc w:val="center"/>
              <w:rPr>
                <w:sz w:val="16"/>
                <w:szCs w:val="16"/>
              </w:rPr>
            </w:pPr>
            <w:r w:rsidRPr="008B201F">
              <w:rPr>
                <w:rFonts w:eastAsia="Aptos"/>
                <w:kern w:val="2"/>
                <w:sz w:val="16"/>
                <w:szCs w:val="16"/>
              </w:rPr>
              <w:t xml:space="preserve">1,638.47 </w:t>
            </w:r>
          </w:p>
        </w:tc>
        <w:tc>
          <w:tcPr>
            <w:tcW w:w="1003" w:type="dxa"/>
            <w:noWrap/>
            <w:vAlign w:val="bottom"/>
            <w:hideMark/>
          </w:tcPr>
          <w:p w14:paraId="3DA2D6D0" w14:textId="77777777" w:rsidR="00232CF6" w:rsidRPr="00DD5F6A" w:rsidRDefault="00232CF6" w:rsidP="004422F2">
            <w:pPr>
              <w:jc w:val="center"/>
              <w:rPr>
                <w:sz w:val="16"/>
                <w:szCs w:val="16"/>
              </w:rPr>
            </w:pPr>
            <w:r w:rsidRPr="008B201F">
              <w:rPr>
                <w:rFonts w:eastAsia="Aptos"/>
                <w:kern w:val="2"/>
                <w:sz w:val="16"/>
                <w:szCs w:val="16"/>
              </w:rPr>
              <w:t>1,240.64</w:t>
            </w:r>
          </w:p>
        </w:tc>
      </w:tr>
      <w:tr w:rsidR="00232CF6" w:rsidRPr="00DD5F6A" w14:paraId="33E58DAB" w14:textId="77777777" w:rsidTr="004422F2">
        <w:trPr>
          <w:trHeight w:val="250"/>
          <w:jc w:val="center"/>
        </w:trPr>
        <w:tc>
          <w:tcPr>
            <w:tcW w:w="1057" w:type="dxa"/>
            <w:noWrap/>
            <w:vAlign w:val="center"/>
            <w:hideMark/>
          </w:tcPr>
          <w:p w14:paraId="4765B279" w14:textId="77777777" w:rsidR="00232CF6" w:rsidRPr="00DD5F6A" w:rsidRDefault="00232CF6" w:rsidP="004422F2">
            <w:pPr>
              <w:jc w:val="center"/>
              <w:rPr>
                <w:sz w:val="16"/>
                <w:szCs w:val="16"/>
              </w:rPr>
            </w:pPr>
            <w:r w:rsidRPr="00DD5F6A">
              <w:rPr>
                <w:sz w:val="16"/>
                <w:szCs w:val="16"/>
              </w:rPr>
              <w:t>66,100.01</w:t>
            </w:r>
          </w:p>
        </w:tc>
        <w:tc>
          <w:tcPr>
            <w:tcW w:w="1001" w:type="dxa"/>
            <w:noWrap/>
            <w:vAlign w:val="center"/>
            <w:hideMark/>
          </w:tcPr>
          <w:p w14:paraId="237CA20D" w14:textId="77777777" w:rsidR="00232CF6" w:rsidRPr="00DD5F6A" w:rsidRDefault="00232CF6" w:rsidP="004422F2">
            <w:pPr>
              <w:jc w:val="center"/>
              <w:rPr>
                <w:sz w:val="16"/>
                <w:szCs w:val="16"/>
              </w:rPr>
            </w:pPr>
            <w:r w:rsidRPr="00DD5F6A">
              <w:rPr>
                <w:sz w:val="16"/>
                <w:szCs w:val="16"/>
              </w:rPr>
              <w:t>66,500.00</w:t>
            </w:r>
          </w:p>
        </w:tc>
        <w:tc>
          <w:tcPr>
            <w:tcW w:w="889" w:type="dxa"/>
            <w:noWrap/>
            <w:vAlign w:val="bottom"/>
            <w:hideMark/>
          </w:tcPr>
          <w:p w14:paraId="7F619B3E" w14:textId="77777777" w:rsidR="00232CF6" w:rsidRPr="00DD5F6A" w:rsidRDefault="00232CF6" w:rsidP="004422F2">
            <w:pPr>
              <w:jc w:val="center"/>
              <w:rPr>
                <w:sz w:val="16"/>
                <w:szCs w:val="16"/>
              </w:rPr>
            </w:pPr>
            <w:r w:rsidRPr="008B201F">
              <w:rPr>
                <w:rFonts w:eastAsia="Aptos"/>
                <w:kern w:val="2"/>
                <w:sz w:val="16"/>
                <w:szCs w:val="16"/>
              </w:rPr>
              <w:t xml:space="preserve">2,048.67 </w:t>
            </w:r>
          </w:p>
        </w:tc>
        <w:tc>
          <w:tcPr>
            <w:tcW w:w="900" w:type="dxa"/>
            <w:noWrap/>
            <w:vAlign w:val="bottom"/>
            <w:hideMark/>
          </w:tcPr>
          <w:p w14:paraId="5E8DA783" w14:textId="77777777" w:rsidR="00232CF6" w:rsidRPr="00DD5F6A" w:rsidRDefault="00232CF6" w:rsidP="004422F2">
            <w:pPr>
              <w:jc w:val="center"/>
              <w:rPr>
                <w:sz w:val="16"/>
                <w:szCs w:val="16"/>
              </w:rPr>
            </w:pPr>
            <w:r w:rsidRPr="008B201F">
              <w:rPr>
                <w:rFonts w:eastAsia="Aptos"/>
                <w:kern w:val="2"/>
                <w:sz w:val="16"/>
                <w:szCs w:val="16"/>
              </w:rPr>
              <w:t xml:space="preserve">1,650.83 </w:t>
            </w:r>
          </w:p>
        </w:tc>
        <w:tc>
          <w:tcPr>
            <w:tcW w:w="1003" w:type="dxa"/>
            <w:noWrap/>
            <w:vAlign w:val="bottom"/>
            <w:hideMark/>
          </w:tcPr>
          <w:p w14:paraId="7B602E85" w14:textId="77777777" w:rsidR="00232CF6" w:rsidRPr="00DD5F6A" w:rsidRDefault="00232CF6" w:rsidP="004422F2">
            <w:pPr>
              <w:jc w:val="center"/>
              <w:rPr>
                <w:sz w:val="16"/>
                <w:szCs w:val="16"/>
              </w:rPr>
            </w:pPr>
            <w:r w:rsidRPr="008B201F">
              <w:rPr>
                <w:rFonts w:eastAsia="Aptos"/>
                <w:kern w:val="2"/>
                <w:sz w:val="16"/>
                <w:szCs w:val="16"/>
              </w:rPr>
              <w:t>1,253.00</w:t>
            </w:r>
          </w:p>
        </w:tc>
      </w:tr>
      <w:tr w:rsidR="00232CF6" w:rsidRPr="00DD5F6A" w14:paraId="3518BFF0" w14:textId="77777777" w:rsidTr="004422F2">
        <w:trPr>
          <w:trHeight w:val="250"/>
          <w:jc w:val="center"/>
        </w:trPr>
        <w:tc>
          <w:tcPr>
            <w:tcW w:w="1057" w:type="dxa"/>
            <w:noWrap/>
            <w:vAlign w:val="center"/>
            <w:hideMark/>
          </w:tcPr>
          <w:p w14:paraId="08789B96" w14:textId="77777777" w:rsidR="00232CF6" w:rsidRPr="00DD5F6A" w:rsidRDefault="00232CF6" w:rsidP="004422F2">
            <w:pPr>
              <w:jc w:val="center"/>
              <w:rPr>
                <w:sz w:val="16"/>
                <w:szCs w:val="16"/>
              </w:rPr>
            </w:pPr>
            <w:r w:rsidRPr="00DD5F6A">
              <w:rPr>
                <w:sz w:val="16"/>
                <w:szCs w:val="16"/>
              </w:rPr>
              <w:t>66,500.01</w:t>
            </w:r>
          </w:p>
        </w:tc>
        <w:tc>
          <w:tcPr>
            <w:tcW w:w="1001" w:type="dxa"/>
            <w:noWrap/>
            <w:vAlign w:val="center"/>
            <w:hideMark/>
          </w:tcPr>
          <w:p w14:paraId="15F58164" w14:textId="77777777" w:rsidR="00232CF6" w:rsidRPr="00DD5F6A" w:rsidRDefault="00232CF6" w:rsidP="004422F2">
            <w:pPr>
              <w:jc w:val="center"/>
              <w:rPr>
                <w:sz w:val="16"/>
                <w:szCs w:val="16"/>
              </w:rPr>
            </w:pPr>
            <w:r w:rsidRPr="00DD5F6A">
              <w:rPr>
                <w:sz w:val="16"/>
                <w:szCs w:val="16"/>
              </w:rPr>
              <w:t>66,900.00</w:t>
            </w:r>
          </w:p>
        </w:tc>
        <w:tc>
          <w:tcPr>
            <w:tcW w:w="889" w:type="dxa"/>
            <w:noWrap/>
            <w:vAlign w:val="bottom"/>
            <w:hideMark/>
          </w:tcPr>
          <w:p w14:paraId="0671A024" w14:textId="77777777" w:rsidR="00232CF6" w:rsidRPr="00DD5F6A" w:rsidRDefault="00232CF6" w:rsidP="004422F2">
            <w:pPr>
              <w:jc w:val="center"/>
              <w:rPr>
                <w:sz w:val="16"/>
                <w:szCs w:val="16"/>
              </w:rPr>
            </w:pPr>
            <w:r w:rsidRPr="008B201F">
              <w:rPr>
                <w:rFonts w:eastAsia="Aptos"/>
                <w:kern w:val="2"/>
                <w:sz w:val="16"/>
                <w:szCs w:val="16"/>
              </w:rPr>
              <w:t xml:space="preserve">2,061.03 </w:t>
            </w:r>
          </w:p>
        </w:tc>
        <w:tc>
          <w:tcPr>
            <w:tcW w:w="900" w:type="dxa"/>
            <w:noWrap/>
            <w:vAlign w:val="bottom"/>
            <w:hideMark/>
          </w:tcPr>
          <w:p w14:paraId="50192B24" w14:textId="77777777" w:rsidR="00232CF6" w:rsidRPr="00DD5F6A" w:rsidRDefault="00232CF6" w:rsidP="004422F2">
            <w:pPr>
              <w:jc w:val="center"/>
              <w:rPr>
                <w:sz w:val="16"/>
                <w:szCs w:val="16"/>
              </w:rPr>
            </w:pPr>
            <w:r w:rsidRPr="008B201F">
              <w:rPr>
                <w:rFonts w:eastAsia="Aptos"/>
                <w:kern w:val="2"/>
                <w:sz w:val="16"/>
                <w:szCs w:val="16"/>
              </w:rPr>
              <w:t xml:space="preserve">1,663.19 </w:t>
            </w:r>
          </w:p>
        </w:tc>
        <w:tc>
          <w:tcPr>
            <w:tcW w:w="1003" w:type="dxa"/>
            <w:noWrap/>
            <w:vAlign w:val="bottom"/>
            <w:hideMark/>
          </w:tcPr>
          <w:p w14:paraId="7098E868" w14:textId="77777777" w:rsidR="00232CF6" w:rsidRPr="00DD5F6A" w:rsidRDefault="00232CF6" w:rsidP="004422F2">
            <w:pPr>
              <w:jc w:val="center"/>
              <w:rPr>
                <w:sz w:val="16"/>
                <w:szCs w:val="16"/>
              </w:rPr>
            </w:pPr>
            <w:r w:rsidRPr="008B201F">
              <w:rPr>
                <w:rFonts w:eastAsia="Aptos"/>
                <w:kern w:val="2"/>
                <w:sz w:val="16"/>
                <w:szCs w:val="16"/>
              </w:rPr>
              <w:t>1,265.36</w:t>
            </w:r>
          </w:p>
        </w:tc>
      </w:tr>
      <w:tr w:rsidR="00232CF6" w:rsidRPr="00DD5F6A" w14:paraId="78D4FDCD" w14:textId="77777777" w:rsidTr="004422F2">
        <w:trPr>
          <w:trHeight w:val="250"/>
          <w:jc w:val="center"/>
        </w:trPr>
        <w:tc>
          <w:tcPr>
            <w:tcW w:w="1057" w:type="dxa"/>
            <w:noWrap/>
            <w:vAlign w:val="center"/>
            <w:hideMark/>
          </w:tcPr>
          <w:p w14:paraId="1188323B" w14:textId="77777777" w:rsidR="00232CF6" w:rsidRPr="00DD5F6A" w:rsidRDefault="00232CF6" w:rsidP="004422F2">
            <w:pPr>
              <w:jc w:val="center"/>
              <w:rPr>
                <w:sz w:val="16"/>
                <w:szCs w:val="16"/>
              </w:rPr>
            </w:pPr>
            <w:r w:rsidRPr="00DD5F6A">
              <w:rPr>
                <w:sz w:val="16"/>
                <w:szCs w:val="16"/>
              </w:rPr>
              <w:t>66,900.01</w:t>
            </w:r>
          </w:p>
        </w:tc>
        <w:tc>
          <w:tcPr>
            <w:tcW w:w="1001" w:type="dxa"/>
            <w:noWrap/>
            <w:vAlign w:val="center"/>
            <w:hideMark/>
          </w:tcPr>
          <w:p w14:paraId="30FBC552" w14:textId="77777777" w:rsidR="00232CF6" w:rsidRPr="00DD5F6A" w:rsidRDefault="00232CF6" w:rsidP="004422F2">
            <w:pPr>
              <w:jc w:val="center"/>
              <w:rPr>
                <w:sz w:val="16"/>
                <w:szCs w:val="16"/>
              </w:rPr>
            </w:pPr>
            <w:r w:rsidRPr="00DD5F6A">
              <w:rPr>
                <w:sz w:val="16"/>
                <w:szCs w:val="16"/>
              </w:rPr>
              <w:t>67,300.00</w:t>
            </w:r>
          </w:p>
        </w:tc>
        <w:tc>
          <w:tcPr>
            <w:tcW w:w="889" w:type="dxa"/>
            <w:noWrap/>
            <w:vAlign w:val="bottom"/>
            <w:hideMark/>
          </w:tcPr>
          <w:p w14:paraId="45CDA3FE" w14:textId="77777777" w:rsidR="00232CF6" w:rsidRPr="00DD5F6A" w:rsidRDefault="00232CF6" w:rsidP="004422F2">
            <w:pPr>
              <w:jc w:val="center"/>
              <w:rPr>
                <w:sz w:val="16"/>
                <w:szCs w:val="16"/>
              </w:rPr>
            </w:pPr>
            <w:r w:rsidRPr="008B201F">
              <w:rPr>
                <w:rFonts w:eastAsia="Aptos"/>
                <w:kern w:val="2"/>
                <w:sz w:val="16"/>
                <w:szCs w:val="16"/>
              </w:rPr>
              <w:t xml:space="preserve">2,073.39 </w:t>
            </w:r>
          </w:p>
        </w:tc>
        <w:tc>
          <w:tcPr>
            <w:tcW w:w="900" w:type="dxa"/>
            <w:noWrap/>
            <w:vAlign w:val="bottom"/>
            <w:hideMark/>
          </w:tcPr>
          <w:p w14:paraId="7D1932DE" w14:textId="77777777" w:rsidR="00232CF6" w:rsidRPr="00DD5F6A" w:rsidRDefault="00232CF6" w:rsidP="004422F2">
            <w:pPr>
              <w:jc w:val="center"/>
              <w:rPr>
                <w:sz w:val="16"/>
                <w:szCs w:val="16"/>
              </w:rPr>
            </w:pPr>
            <w:r w:rsidRPr="008B201F">
              <w:rPr>
                <w:rFonts w:eastAsia="Aptos"/>
                <w:kern w:val="2"/>
                <w:sz w:val="16"/>
                <w:szCs w:val="16"/>
              </w:rPr>
              <w:t xml:space="preserve">1,675.55 </w:t>
            </w:r>
          </w:p>
        </w:tc>
        <w:tc>
          <w:tcPr>
            <w:tcW w:w="1003" w:type="dxa"/>
            <w:noWrap/>
            <w:vAlign w:val="bottom"/>
            <w:hideMark/>
          </w:tcPr>
          <w:p w14:paraId="4AC1688E" w14:textId="77777777" w:rsidR="00232CF6" w:rsidRPr="00DD5F6A" w:rsidRDefault="00232CF6" w:rsidP="004422F2">
            <w:pPr>
              <w:jc w:val="center"/>
              <w:rPr>
                <w:sz w:val="16"/>
                <w:szCs w:val="16"/>
              </w:rPr>
            </w:pPr>
            <w:r w:rsidRPr="008B201F">
              <w:rPr>
                <w:rFonts w:eastAsia="Aptos"/>
                <w:kern w:val="2"/>
                <w:sz w:val="16"/>
                <w:szCs w:val="16"/>
              </w:rPr>
              <w:t>1,277.72</w:t>
            </w:r>
          </w:p>
        </w:tc>
      </w:tr>
      <w:tr w:rsidR="00232CF6" w:rsidRPr="00DD5F6A" w14:paraId="6B353CA3" w14:textId="77777777" w:rsidTr="004422F2">
        <w:trPr>
          <w:trHeight w:val="250"/>
          <w:jc w:val="center"/>
        </w:trPr>
        <w:tc>
          <w:tcPr>
            <w:tcW w:w="1057" w:type="dxa"/>
            <w:noWrap/>
            <w:vAlign w:val="center"/>
            <w:hideMark/>
          </w:tcPr>
          <w:p w14:paraId="1E19A918" w14:textId="77777777" w:rsidR="00232CF6" w:rsidRPr="00DD5F6A" w:rsidRDefault="00232CF6" w:rsidP="004422F2">
            <w:pPr>
              <w:jc w:val="center"/>
              <w:rPr>
                <w:sz w:val="16"/>
                <w:szCs w:val="16"/>
              </w:rPr>
            </w:pPr>
            <w:r w:rsidRPr="00DD5F6A">
              <w:rPr>
                <w:sz w:val="16"/>
                <w:szCs w:val="16"/>
              </w:rPr>
              <w:t>67,300.01</w:t>
            </w:r>
          </w:p>
        </w:tc>
        <w:tc>
          <w:tcPr>
            <w:tcW w:w="1001" w:type="dxa"/>
            <w:noWrap/>
            <w:vAlign w:val="center"/>
            <w:hideMark/>
          </w:tcPr>
          <w:p w14:paraId="5978CEDD" w14:textId="77777777" w:rsidR="00232CF6" w:rsidRPr="00DD5F6A" w:rsidRDefault="00232CF6" w:rsidP="004422F2">
            <w:pPr>
              <w:jc w:val="center"/>
              <w:rPr>
                <w:sz w:val="16"/>
                <w:szCs w:val="16"/>
              </w:rPr>
            </w:pPr>
            <w:r w:rsidRPr="00DD5F6A">
              <w:rPr>
                <w:sz w:val="16"/>
                <w:szCs w:val="16"/>
              </w:rPr>
              <w:t>67,700.00</w:t>
            </w:r>
          </w:p>
        </w:tc>
        <w:tc>
          <w:tcPr>
            <w:tcW w:w="889" w:type="dxa"/>
            <w:noWrap/>
            <w:vAlign w:val="bottom"/>
            <w:hideMark/>
          </w:tcPr>
          <w:p w14:paraId="0AA4E9A0" w14:textId="77777777" w:rsidR="00232CF6" w:rsidRPr="00DD5F6A" w:rsidRDefault="00232CF6" w:rsidP="004422F2">
            <w:pPr>
              <w:jc w:val="center"/>
              <w:rPr>
                <w:sz w:val="16"/>
                <w:szCs w:val="16"/>
              </w:rPr>
            </w:pPr>
            <w:r w:rsidRPr="008B201F">
              <w:rPr>
                <w:rFonts w:eastAsia="Aptos"/>
                <w:kern w:val="2"/>
                <w:sz w:val="16"/>
                <w:szCs w:val="16"/>
              </w:rPr>
              <w:t xml:space="preserve">2,085.75 </w:t>
            </w:r>
          </w:p>
        </w:tc>
        <w:tc>
          <w:tcPr>
            <w:tcW w:w="900" w:type="dxa"/>
            <w:noWrap/>
            <w:vAlign w:val="bottom"/>
            <w:hideMark/>
          </w:tcPr>
          <w:p w14:paraId="73A363D5" w14:textId="77777777" w:rsidR="00232CF6" w:rsidRPr="00DD5F6A" w:rsidRDefault="00232CF6" w:rsidP="004422F2">
            <w:pPr>
              <w:jc w:val="center"/>
              <w:rPr>
                <w:sz w:val="16"/>
                <w:szCs w:val="16"/>
              </w:rPr>
            </w:pPr>
            <w:r w:rsidRPr="008B201F">
              <w:rPr>
                <w:rFonts w:eastAsia="Aptos"/>
                <w:kern w:val="2"/>
                <w:sz w:val="16"/>
                <w:szCs w:val="16"/>
              </w:rPr>
              <w:t xml:space="preserve">1,687.91 </w:t>
            </w:r>
          </w:p>
        </w:tc>
        <w:tc>
          <w:tcPr>
            <w:tcW w:w="1003" w:type="dxa"/>
            <w:noWrap/>
            <w:vAlign w:val="bottom"/>
            <w:hideMark/>
          </w:tcPr>
          <w:p w14:paraId="5E39D1DF" w14:textId="77777777" w:rsidR="00232CF6" w:rsidRPr="00DD5F6A" w:rsidRDefault="00232CF6" w:rsidP="004422F2">
            <w:pPr>
              <w:jc w:val="center"/>
              <w:rPr>
                <w:sz w:val="16"/>
                <w:szCs w:val="16"/>
              </w:rPr>
            </w:pPr>
            <w:r w:rsidRPr="008B201F">
              <w:rPr>
                <w:rFonts w:eastAsia="Aptos"/>
                <w:kern w:val="2"/>
                <w:sz w:val="16"/>
                <w:szCs w:val="16"/>
              </w:rPr>
              <w:t>1,290.08</w:t>
            </w:r>
          </w:p>
        </w:tc>
      </w:tr>
      <w:tr w:rsidR="00232CF6" w:rsidRPr="00DD5F6A" w14:paraId="47021BB8" w14:textId="77777777" w:rsidTr="004422F2">
        <w:trPr>
          <w:trHeight w:val="250"/>
          <w:jc w:val="center"/>
        </w:trPr>
        <w:tc>
          <w:tcPr>
            <w:tcW w:w="1057" w:type="dxa"/>
            <w:noWrap/>
            <w:vAlign w:val="center"/>
            <w:hideMark/>
          </w:tcPr>
          <w:p w14:paraId="7464373E" w14:textId="77777777" w:rsidR="00232CF6" w:rsidRPr="00DD5F6A" w:rsidRDefault="00232CF6" w:rsidP="004422F2">
            <w:pPr>
              <w:jc w:val="center"/>
              <w:rPr>
                <w:sz w:val="16"/>
                <w:szCs w:val="16"/>
              </w:rPr>
            </w:pPr>
            <w:r w:rsidRPr="00DD5F6A">
              <w:rPr>
                <w:sz w:val="16"/>
                <w:szCs w:val="16"/>
              </w:rPr>
              <w:t>67,700.01</w:t>
            </w:r>
          </w:p>
        </w:tc>
        <w:tc>
          <w:tcPr>
            <w:tcW w:w="1001" w:type="dxa"/>
            <w:noWrap/>
            <w:vAlign w:val="center"/>
            <w:hideMark/>
          </w:tcPr>
          <w:p w14:paraId="43A83371" w14:textId="77777777" w:rsidR="00232CF6" w:rsidRPr="00DD5F6A" w:rsidRDefault="00232CF6" w:rsidP="004422F2">
            <w:pPr>
              <w:jc w:val="center"/>
              <w:rPr>
                <w:sz w:val="16"/>
                <w:szCs w:val="16"/>
              </w:rPr>
            </w:pPr>
            <w:r w:rsidRPr="00DD5F6A">
              <w:rPr>
                <w:sz w:val="16"/>
                <w:szCs w:val="16"/>
              </w:rPr>
              <w:t>68,100.00</w:t>
            </w:r>
          </w:p>
        </w:tc>
        <w:tc>
          <w:tcPr>
            <w:tcW w:w="889" w:type="dxa"/>
            <w:noWrap/>
            <w:vAlign w:val="bottom"/>
            <w:hideMark/>
          </w:tcPr>
          <w:p w14:paraId="26CA61E0" w14:textId="77777777" w:rsidR="00232CF6" w:rsidRPr="00DD5F6A" w:rsidRDefault="00232CF6" w:rsidP="004422F2">
            <w:pPr>
              <w:jc w:val="center"/>
              <w:rPr>
                <w:sz w:val="16"/>
                <w:szCs w:val="16"/>
              </w:rPr>
            </w:pPr>
            <w:r w:rsidRPr="008B201F">
              <w:rPr>
                <w:rFonts w:eastAsia="Aptos"/>
                <w:kern w:val="2"/>
                <w:sz w:val="16"/>
                <w:szCs w:val="16"/>
              </w:rPr>
              <w:t xml:space="preserve">2,098.11 </w:t>
            </w:r>
          </w:p>
        </w:tc>
        <w:tc>
          <w:tcPr>
            <w:tcW w:w="900" w:type="dxa"/>
            <w:noWrap/>
            <w:vAlign w:val="bottom"/>
            <w:hideMark/>
          </w:tcPr>
          <w:p w14:paraId="3D199076" w14:textId="77777777" w:rsidR="00232CF6" w:rsidRPr="00DD5F6A" w:rsidRDefault="00232CF6" w:rsidP="004422F2">
            <w:pPr>
              <w:jc w:val="center"/>
              <w:rPr>
                <w:sz w:val="16"/>
                <w:szCs w:val="16"/>
              </w:rPr>
            </w:pPr>
            <w:r w:rsidRPr="008B201F">
              <w:rPr>
                <w:rFonts w:eastAsia="Aptos"/>
                <w:kern w:val="2"/>
                <w:sz w:val="16"/>
                <w:szCs w:val="16"/>
              </w:rPr>
              <w:t xml:space="preserve">1,700.27 </w:t>
            </w:r>
          </w:p>
        </w:tc>
        <w:tc>
          <w:tcPr>
            <w:tcW w:w="1003" w:type="dxa"/>
            <w:noWrap/>
            <w:vAlign w:val="bottom"/>
            <w:hideMark/>
          </w:tcPr>
          <w:p w14:paraId="18C7E0A7" w14:textId="77777777" w:rsidR="00232CF6" w:rsidRPr="00DD5F6A" w:rsidRDefault="00232CF6" w:rsidP="004422F2">
            <w:pPr>
              <w:jc w:val="center"/>
              <w:rPr>
                <w:sz w:val="16"/>
                <w:szCs w:val="16"/>
              </w:rPr>
            </w:pPr>
            <w:r w:rsidRPr="008B201F">
              <w:rPr>
                <w:rFonts w:eastAsia="Aptos"/>
                <w:kern w:val="2"/>
                <w:sz w:val="16"/>
                <w:szCs w:val="16"/>
              </w:rPr>
              <w:t>1,302.44</w:t>
            </w:r>
          </w:p>
        </w:tc>
      </w:tr>
      <w:tr w:rsidR="00232CF6" w:rsidRPr="00DD5F6A" w14:paraId="7A326919" w14:textId="77777777" w:rsidTr="004422F2">
        <w:trPr>
          <w:trHeight w:val="250"/>
          <w:jc w:val="center"/>
        </w:trPr>
        <w:tc>
          <w:tcPr>
            <w:tcW w:w="1057" w:type="dxa"/>
            <w:noWrap/>
            <w:vAlign w:val="center"/>
            <w:hideMark/>
          </w:tcPr>
          <w:p w14:paraId="36EE2C66" w14:textId="77777777" w:rsidR="00232CF6" w:rsidRPr="00DD5F6A" w:rsidRDefault="00232CF6" w:rsidP="004422F2">
            <w:pPr>
              <w:jc w:val="center"/>
              <w:rPr>
                <w:sz w:val="16"/>
                <w:szCs w:val="16"/>
              </w:rPr>
            </w:pPr>
            <w:r w:rsidRPr="00DD5F6A">
              <w:rPr>
                <w:sz w:val="16"/>
                <w:szCs w:val="16"/>
              </w:rPr>
              <w:t>68,100.01</w:t>
            </w:r>
          </w:p>
        </w:tc>
        <w:tc>
          <w:tcPr>
            <w:tcW w:w="1001" w:type="dxa"/>
            <w:noWrap/>
            <w:vAlign w:val="center"/>
            <w:hideMark/>
          </w:tcPr>
          <w:p w14:paraId="6A2A14A0" w14:textId="77777777" w:rsidR="00232CF6" w:rsidRPr="00DD5F6A" w:rsidRDefault="00232CF6" w:rsidP="004422F2">
            <w:pPr>
              <w:jc w:val="center"/>
              <w:rPr>
                <w:sz w:val="16"/>
                <w:szCs w:val="16"/>
              </w:rPr>
            </w:pPr>
            <w:r w:rsidRPr="00DD5F6A">
              <w:rPr>
                <w:sz w:val="16"/>
                <w:szCs w:val="16"/>
              </w:rPr>
              <w:t>68,500.00</w:t>
            </w:r>
          </w:p>
        </w:tc>
        <w:tc>
          <w:tcPr>
            <w:tcW w:w="889" w:type="dxa"/>
            <w:noWrap/>
            <w:vAlign w:val="bottom"/>
            <w:hideMark/>
          </w:tcPr>
          <w:p w14:paraId="6B663A94" w14:textId="77777777" w:rsidR="00232CF6" w:rsidRPr="00DD5F6A" w:rsidRDefault="00232CF6" w:rsidP="004422F2">
            <w:pPr>
              <w:jc w:val="center"/>
              <w:rPr>
                <w:sz w:val="16"/>
                <w:szCs w:val="16"/>
              </w:rPr>
            </w:pPr>
            <w:r w:rsidRPr="008B201F">
              <w:rPr>
                <w:rFonts w:eastAsia="Aptos"/>
                <w:kern w:val="2"/>
                <w:sz w:val="16"/>
                <w:szCs w:val="16"/>
              </w:rPr>
              <w:t xml:space="preserve">2,110.47 </w:t>
            </w:r>
          </w:p>
        </w:tc>
        <w:tc>
          <w:tcPr>
            <w:tcW w:w="900" w:type="dxa"/>
            <w:noWrap/>
            <w:vAlign w:val="bottom"/>
            <w:hideMark/>
          </w:tcPr>
          <w:p w14:paraId="4BE234A7" w14:textId="77777777" w:rsidR="00232CF6" w:rsidRPr="00DD5F6A" w:rsidRDefault="00232CF6" w:rsidP="004422F2">
            <w:pPr>
              <w:jc w:val="center"/>
              <w:rPr>
                <w:sz w:val="16"/>
                <w:szCs w:val="16"/>
              </w:rPr>
            </w:pPr>
            <w:r w:rsidRPr="008B201F">
              <w:rPr>
                <w:rFonts w:eastAsia="Aptos"/>
                <w:kern w:val="2"/>
                <w:sz w:val="16"/>
                <w:szCs w:val="16"/>
              </w:rPr>
              <w:t xml:space="preserve">1,712.63 </w:t>
            </w:r>
          </w:p>
        </w:tc>
        <w:tc>
          <w:tcPr>
            <w:tcW w:w="1003" w:type="dxa"/>
            <w:noWrap/>
            <w:vAlign w:val="bottom"/>
            <w:hideMark/>
          </w:tcPr>
          <w:p w14:paraId="400AD24B" w14:textId="77777777" w:rsidR="00232CF6" w:rsidRPr="00DD5F6A" w:rsidRDefault="00232CF6" w:rsidP="004422F2">
            <w:pPr>
              <w:jc w:val="center"/>
              <w:rPr>
                <w:sz w:val="16"/>
                <w:szCs w:val="16"/>
              </w:rPr>
            </w:pPr>
            <w:r w:rsidRPr="008B201F">
              <w:rPr>
                <w:rFonts w:eastAsia="Aptos"/>
                <w:kern w:val="2"/>
                <w:sz w:val="16"/>
                <w:szCs w:val="16"/>
              </w:rPr>
              <w:t>1,314.80</w:t>
            </w:r>
          </w:p>
        </w:tc>
      </w:tr>
      <w:tr w:rsidR="00232CF6" w:rsidRPr="00DD5F6A" w14:paraId="6BEE5C62" w14:textId="77777777" w:rsidTr="004422F2">
        <w:trPr>
          <w:trHeight w:val="250"/>
          <w:jc w:val="center"/>
        </w:trPr>
        <w:tc>
          <w:tcPr>
            <w:tcW w:w="1057" w:type="dxa"/>
            <w:noWrap/>
            <w:vAlign w:val="center"/>
            <w:hideMark/>
          </w:tcPr>
          <w:p w14:paraId="7AF6ECD3" w14:textId="77777777" w:rsidR="00232CF6" w:rsidRPr="00DD5F6A" w:rsidRDefault="00232CF6" w:rsidP="004422F2">
            <w:pPr>
              <w:jc w:val="center"/>
              <w:rPr>
                <w:sz w:val="16"/>
                <w:szCs w:val="16"/>
              </w:rPr>
            </w:pPr>
            <w:r w:rsidRPr="00DD5F6A">
              <w:rPr>
                <w:sz w:val="16"/>
                <w:szCs w:val="16"/>
              </w:rPr>
              <w:t>68,500.01</w:t>
            </w:r>
          </w:p>
        </w:tc>
        <w:tc>
          <w:tcPr>
            <w:tcW w:w="1001" w:type="dxa"/>
            <w:noWrap/>
            <w:vAlign w:val="center"/>
            <w:hideMark/>
          </w:tcPr>
          <w:p w14:paraId="6DE84785" w14:textId="77777777" w:rsidR="00232CF6" w:rsidRPr="00DD5F6A" w:rsidRDefault="00232CF6" w:rsidP="004422F2">
            <w:pPr>
              <w:jc w:val="center"/>
              <w:rPr>
                <w:sz w:val="16"/>
                <w:szCs w:val="16"/>
              </w:rPr>
            </w:pPr>
            <w:r w:rsidRPr="00DD5F6A">
              <w:rPr>
                <w:sz w:val="16"/>
                <w:szCs w:val="16"/>
              </w:rPr>
              <w:t>68,900.00</w:t>
            </w:r>
          </w:p>
        </w:tc>
        <w:tc>
          <w:tcPr>
            <w:tcW w:w="889" w:type="dxa"/>
            <w:noWrap/>
            <w:vAlign w:val="bottom"/>
            <w:hideMark/>
          </w:tcPr>
          <w:p w14:paraId="030CB6AD" w14:textId="77777777" w:rsidR="00232CF6" w:rsidRPr="00DD5F6A" w:rsidRDefault="00232CF6" w:rsidP="004422F2">
            <w:pPr>
              <w:jc w:val="center"/>
              <w:rPr>
                <w:sz w:val="16"/>
                <w:szCs w:val="16"/>
              </w:rPr>
            </w:pPr>
            <w:r w:rsidRPr="008B201F">
              <w:rPr>
                <w:rFonts w:eastAsia="Aptos"/>
                <w:kern w:val="2"/>
                <w:sz w:val="16"/>
                <w:szCs w:val="16"/>
              </w:rPr>
              <w:t xml:space="preserve">2,122.83 </w:t>
            </w:r>
          </w:p>
        </w:tc>
        <w:tc>
          <w:tcPr>
            <w:tcW w:w="900" w:type="dxa"/>
            <w:noWrap/>
            <w:vAlign w:val="bottom"/>
            <w:hideMark/>
          </w:tcPr>
          <w:p w14:paraId="19C8B9FB" w14:textId="77777777" w:rsidR="00232CF6" w:rsidRPr="00DD5F6A" w:rsidRDefault="00232CF6" w:rsidP="004422F2">
            <w:pPr>
              <w:jc w:val="center"/>
              <w:rPr>
                <w:sz w:val="16"/>
                <w:szCs w:val="16"/>
              </w:rPr>
            </w:pPr>
            <w:r w:rsidRPr="008B201F">
              <w:rPr>
                <w:rFonts w:eastAsia="Aptos"/>
                <w:kern w:val="2"/>
                <w:sz w:val="16"/>
                <w:szCs w:val="16"/>
              </w:rPr>
              <w:t xml:space="preserve">1,724.99 </w:t>
            </w:r>
          </w:p>
        </w:tc>
        <w:tc>
          <w:tcPr>
            <w:tcW w:w="1003" w:type="dxa"/>
            <w:noWrap/>
            <w:vAlign w:val="bottom"/>
            <w:hideMark/>
          </w:tcPr>
          <w:p w14:paraId="44938F54" w14:textId="77777777" w:rsidR="00232CF6" w:rsidRPr="00DD5F6A" w:rsidRDefault="00232CF6" w:rsidP="004422F2">
            <w:pPr>
              <w:jc w:val="center"/>
              <w:rPr>
                <w:sz w:val="16"/>
                <w:szCs w:val="16"/>
              </w:rPr>
            </w:pPr>
            <w:r w:rsidRPr="008B201F">
              <w:rPr>
                <w:rFonts w:eastAsia="Aptos"/>
                <w:kern w:val="2"/>
                <w:sz w:val="16"/>
                <w:szCs w:val="16"/>
              </w:rPr>
              <w:t>1,327.16</w:t>
            </w:r>
          </w:p>
        </w:tc>
      </w:tr>
      <w:tr w:rsidR="00232CF6" w:rsidRPr="00DD5F6A" w14:paraId="5932B523" w14:textId="77777777" w:rsidTr="004422F2">
        <w:trPr>
          <w:trHeight w:val="250"/>
          <w:jc w:val="center"/>
        </w:trPr>
        <w:tc>
          <w:tcPr>
            <w:tcW w:w="1057" w:type="dxa"/>
            <w:noWrap/>
            <w:vAlign w:val="center"/>
            <w:hideMark/>
          </w:tcPr>
          <w:p w14:paraId="325B17C2" w14:textId="77777777" w:rsidR="00232CF6" w:rsidRPr="00DD5F6A" w:rsidRDefault="00232CF6" w:rsidP="004422F2">
            <w:pPr>
              <w:jc w:val="center"/>
              <w:rPr>
                <w:sz w:val="16"/>
                <w:szCs w:val="16"/>
              </w:rPr>
            </w:pPr>
            <w:r w:rsidRPr="00DD5F6A">
              <w:rPr>
                <w:sz w:val="16"/>
                <w:szCs w:val="16"/>
              </w:rPr>
              <w:t>68,900.01</w:t>
            </w:r>
          </w:p>
        </w:tc>
        <w:tc>
          <w:tcPr>
            <w:tcW w:w="1001" w:type="dxa"/>
            <w:noWrap/>
            <w:vAlign w:val="center"/>
            <w:hideMark/>
          </w:tcPr>
          <w:p w14:paraId="6BAB4690" w14:textId="77777777" w:rsidR="00232CF6" w:rsidRPr="00DD5F6A" w:rsidRDefault="00232CF6" w:rsidP="004422F2">
            <w:pPr>
              <w:jc w:val="center"/>
              <w:rPr>
                <w:sz w:val="16"/>
                <w:szCs w:val="16"/>
              </w:rPr>
            </w:pPr>
            <w:r w:rsidRPr="00DD5F6A">
              <w:rPr>
                <w:sz w:val="16"/>
                <w:szCs w:val="16"/>
              </w:rPr>
              <w:t>69,300.00</w:t>
            </w:r>
          </w:p>
        </w:tc>
        <w:tc>
          <w:tcPr>
            <w:tcW w:w="889" w:type="dxa"/>
            <w:noWrap/>
            <w:vAlign w:val="bottom"/>
            <w:hideMark/>
          </w:tcPr>
          <w:p w14:paraId="24BF0165" w14:textId="77777777" w:rsidR="00232CF6" w:rsidRPr="00DD5F6A" w:rsidRDefault="00232CF6" w:rsidP="004422F2">
            <w:pPr>
              <w:jc w:val="center"/>
              <w:rPr>
                <w:sz w:val="16"/>
                <w:szCs w:val="16"/>
              </w:rPr>
            </w:pPr>
            <w:r w:rsidRPr="008B201F">
              <w:rPr>
                <w:rFonts w:eastAsia="Aptos"/>
                <w:kern w:val="2"/>
                <w:sz w:val="16"/>
                <w:szCs w:val="16"/>
              </w:rPr>
              <w:t xml:space="preserve">2,135.19 </w:t>
            </w:r>
          </w:p>
        </w:tc>
        <w:tc>
          <w:tcPr>
            <w:tcW w:w="900" w:type="dxa"/>
            <w:noWrap/>
            <w:vAlign w:val="bottom"/>
            <w:hideMark/>
          </w:tcPr>
          <w:p w14:paraId="4EA53590" w14:textId="77777777" w:rsidR="00232CF6" w:rsidRPr="00DD5F6A" w:rsidRDefault="00232CF6" w:rsidP="004422F2">
            <w:pPr>
              <w:jc w:val="center"/>
              <w:rPr>
                <w:sz w:val="16"/>
                <w:szCs w:val="16"/>
              </w:rPr>
            </w:pPr>
            <w:r w:rsidRPr="008B201F">
              <w:rPr>
                <w:rFonts w:eastAsia="Aptos"/>
                <w:kern w:val="2"/>
                <w:sz w:val="16"/>
                <w:szCs w:val="16"/>
              </w:rPr>
              <w:t xml:space="preserve">1,737.35 </w:t>
            </w:r>
          </w:p>
        </w:tc>
        <w:tc>
          <w:tcPr>
            <w:tcW w:w="1003" w:type="dxa"/>
            <w:noWrap/>
            <w:vAlign w:val="bottom"/>
            <w:hideMark/>
          </w:tcPr>
          <w:p w14:paraId="3304C628" w14:textId="77777777" w:rsidR="00232CF6" w:rsidRPr="00DD5F6A" w:rsidRDefault="00232CF6" w:rsidP="004422F2">
            <w:pPr>
              <w:jc w:val="center"/>
              <w:rPr>
                <w:sz w:val="16"/>
                <w:szCs w:val="16"/>
              </w:rPr>
            </w:pPr>
            <w:r w:rsidRPr="008B201F">
              <w:rPr>
                <w:rFonts w:eastAsia="Aptos"/>
                <w:kern w:val="2"/>
                <w:sz w:val="16"/>
                <w:szCs w:val="16"/>
              </w:rPr>
              <w:t>1,339.52</w:t>
            </w:r>
          </w:p>
        </w:tc>
      </w:tr>
      <w:tr w:rsidR="00232CF6" w:rsidRPr="00DD5F6A" w14:paraId="51ABF3FF" w14:textId="77777777" w:rsidTr="004422F2">
        <w:trPr>
          <w:trHeight w:val="250"/>
          <w:jc w:val="center"/>
        </w:trPr>
        <w:tc>
          <w:tcPr>
            <w:tcW w:w="1057" w:type="dxa"/>
            <w:noWrap/>
            <w:vAlign w:val="center"/>
            <w:hideMark/>
          </w:tcPr>
          <w:p w14:paraId="095BD9EF" w14:textId="77777777" w:rsidR="00232CF6" w:rsidRPr="00DD5F6A" w:rsidRDefault="00232CF6" w:rsidP="004422F2">
            <w:pPr>
              <w:jc w:val="center"/>
              <w:rPr>
                <w:sz w:val="16"/>
                <w:szCs w:val="16"/>
              </w:rPr>
            </w:pPr>
            <w:r w:rsidRPr="00DD5F6A">
              <w:rPr>
                <w:sz w:val="16"/>
                <w:szCs w:val="16"/>
              </w:rPr>
              <w:t>69,300.01</w:t>
            </w:r>
          </w:p>
        </w:tc>
        <w:tc>
          <w:tcPr>
            <w:tcW w:w="1001" w:type="dxa"/>
            <w:noWrap/>
            <w:vAlign w:val="center"/>
            <w:hideMark/>
          </w:tcPr>
          <w:p w14:paraId="23C44D9D" w14:textId="77777777" w:rsidR="00232CF6" w:rsidRPr="00DD5F6A" w:rsidRDefault="00232CF6" w:rsidP="004422F2">
            <w:pPr>
              <w:jc w:val="center"/>
              <w:rPr>
                <w:sz w:val="16"/>
                <w:szCs w:val="16"/>
              </w:rPr>
            </w:pPr>
            <w:r w:rsidRPr="00DD5F6A">
              <w:rPr>
                <w:sz w:val="16"/>
                <w:szCs w:val="16"/>
              </w:rPr>
              <w:t>69,700.00</w:t>
            </w:r>
          </w:p>
        </w:tc>
        <w:tc>
          <w:tcPr>
            <w:tcW w:w="889" w:type="dxa"/>
            <w:noWrap/>
            <w:vAlign w:val="bottom"/>
            <w:hideMark/>
          </w:tcPr>
          <w:p w14:paraId="3CE244D2" w14:textId="77777777" w:rsidR="00232CF6" w:rsidRPr="00DD5F6A" w:rsidRDefault="00232CF6" w:rsidP="004422F2">
            <w:pPr>
              <w:jc w:val="center"/>
              <w:rPr>
                <w:sz w:val="16"/>
                <w:szCs w:val="16"/>
              </w:rPr>
            </w:pPr>
            <w:r w:rsidRPr="008B201F">
              <w:rPr>
                <w:rFonts w:eastAsia="Aptos"/>
                <w:kern w:val="2"/>
                <w:sz w:val="16"/>
                <w:szCs w:val="16"/>
              </w:rPr>
              <w:t xml:space="preserve">2,147.55 </w:t>
            </w:r>
          </w:p>
        </w:tc>
        <w:tc>
          <w:tcPr>
            <w:tcW w:w="900" w:type="dxa"/>
            <w:noWrap/>
            <w:vAlign w:val="bottom"/>
            <w:hideMark/>
          </w:tcPr>
          <w:p w14:paraId="4F76FC63" w14:textId="77777777" w:rsidR="00232CF6" w:rsidRPr="00DD5F6A" w:rsidRDefault="00232CF6" w:rsidP="004422F2">
            <w:pPr>
              <w:jc w:val="center"/>
              <w:rPr>
                <w:sz w:val="16"/>
                <w:szCs w:val="16"/>
              </w:rPr>
            </w:pPr>
            <w:r w:rsidRPr="008B201F">
              <w:rPr>
                <w:rFonts w:eastAsia="Aptos"/>
                <w:kern w:val="2"/>
                <w:sz w:val="16"/>
                <w:szCs w:val="16"/>
              </w:rPr>
              <w:t xml:space="preserve">1,749.71 </w:t>
            </w:r>
          </w:p>
        </w:tc>
        <w:tc>
          <w:tcPr>
            <w:tcW w:w="1003" w:type="dxa"/>
            <w:noWrap/>
            <w:vAlign w:val="bottom"/>
            <w:hideMark/>
          </w:tcPr>
          <w:p w14:paraId="22BD4279" w14:textId="77777777" w:rsidR="00232CF6" w:rsidRPr="00DD5F6A" w:rsidRDefault="00232CF6" w:rsidP="004422F2">
            <w:pPr>
              <w:jc w:val="center"/>
              <w:rPr>
                <w:sz w:val="16"/>
                <w:szCs w:val="16"/>
              </w:rPr>
            </w:pPr>
            <w:r w:rsidRPr="008B201F">
              <w:rPr>
                <w:rFonts w:eastAsia="Aptos"/>
                <w:kern w:val="2"/>
                <w:sz w:val="16"/>
                <w:szCs w:val="16"/>
              </w:rPr>
              <w:t>1,351.88</w:t>
            </w:r>
          </w:p>
        </w:tc>
      </w:tr>
      <w:tr w:rsidR="00232CF6" w:rsidRPr="00DD5F6A" w14:paraId="165DC577" w14:textId="77777777" w:rsidTr="004422F2">
        <w:trPr>
          <w:trHeight w:val="250"/>
          <w:jc w:val="center"/>
        </w:trPr>
        <w:tc>
          <w:tcPr>
            <w:tcW w:w="1057" w:type="dxa"/>
            <w:noWrap/>
            <w:vAlign w:val="center"/>
            <w:hideMark/>
          </w:tcPr>
          <w:p w14:paraId="4CBC67E2" w14:textId="77777777" w:rsidR="00232CF6" w:rsidRPr="00DD5F6A" w:rsidRDefault="00232CF6" w:rsidP="004422F2">
            <w:pPr>
              <w:jc w:val="center"/>
              <w:rPr>
                <w:sz w:val="16"/>
                <w:szCs w:val="16"/>
              </w:rPr>
            </w:pPr>
            <w:r w:rsidRPr="00DD5F6A">
              <w:rPr>
                <w:sz w:val="16"/>
                <w:szCs w:val="16"/>
              </w:rPr>
              <w:t>69,700.01</w:t>
            </w:r>
          </w:p>
        </w:tc>
        <w:tc>
          <w:tcPr>
            <w:tcW w:w="1001" w:type="dxa"/>
            <w:noWrap/>
            <w:vAlign w:val="center"/>
            <w:hideMark/>
          </w:tcPr>
          <w:p w14:paraId="72EA38AB" w14:textId="77777777" w:rsidR="00232CF6" w:rsidRPr="00DD5F6A" w:rsidRDefault="00232CF6" w:rsidP="004422F2">
            <w:pPr>
              <w:jc w:val="center"/>
              <w:rPr>
                <w:sz w:val="16"/>
                <w:szCs w:val="16"/>
              </w:rPr>
            </w:pPr>
            <w:r w:rsidRPr="00DD5F6A">
              <w:rPr>
                <w:sz w:val="16"/>
                <w:szCs w:val="16"/>
              </w:rPr>
              <w:t>70,100.00</w:t>
            </w:r>
          </w:p>
        </w:tc>
        <w:tc>
          <w:tcPr>
            <w:tcW w:w="889" w:type="dxa"/>
            <w:noWrap/>
            <w:vAlign w:val="bottom"/>
            <w:hideMark/>
          </w:tcPr>
          <w:p w14:paraId="1E8CE3B8" w14:textId="77777777" w:rsidR="00232CF6" w:rsidRPr="00DD5F6A" w:rsidRDefault="00232CF6" w:rsidP="004422F2">
            <w:pPr>
              <w:jc w:val="center"/>
              <w:rPr>
                <w:sz w:val="16"/>
                <w:szCs w:val="16"/>
              </w:rPr>
            </w:pPr>
            <w:r w:rsidRPr="008B201F">
              <w:rPr>
                <w:rFonts w:eastAsia="Aptos"/>
                <w:kern w:val="2"/>
                <w:sz w:val="16"/>
                <w:szCs w:val="16"/>
              </w:rPr>
              <w:t xml:space="preserve">2,159.91 </w:t>
            </w:r>
          </w:p>
        </w:tc>
        <w:tc>
          <w:tcPr>
            <w:tcW w:w="900" w:type="dxa"/>
            <w:noWrap/>
            <w:vAlign w:val="bottom"/>
            <w:hideMark/>
          </w:tcPr>
          <w:p w14:paraId="1E08DD64" w14:textId="77777777" w:rsidR="00232CF6" w:rsidRPr="00DD5F6A" w:rsidRDefault="00232CF6" w:rsidP="004422F2">
            <w:pPr>
              <w:jc w:val="center"/>
              <w:rPr>
                <w:sz w:val="16"/>
                <w:szCs w:val="16"/>
              </w:rPr>
            </w:pPr>
            <w:r w:rsidRPr="008B201F">
              <w:rPr>
                <w:rFonts w:eastAsia="Aptos"/>
                <w:kern w:val="2"/>
                <w:sz w:val="16"/>
                <w:szCs w:val="16"/>
              </w:rPr>
              <w:t xml:space="preserve">1,762.07 </w:t>
            </w:r>
          </w:p>
        </w:tc>
        <w:tc>
          <w:tcPr>
            <w:tcW w:w="1003" w:type="dxa"/>
            <w:noWrap/>
            <w:vAlign w:val="bottom"/>
            <w:hideMark/>
          </w:tcPr>
          <w:p w14:paraId="55220D1C" w14:textId="77777777" w:rsidR="00232CF6" w:rsidRPr="00DD5F6A" w:rsidRDefault="00232CF6" w:rsidP="004422F2">
            <w:pPr>
              <w:jc w:val="center"/>
              <w:rPr>
                <w:sz w:val="16"/>
                <w:szCs w:val="16"/>
              </w:rPr>
            </w:pPr>
            <w:r w:rsidRPr="008B201F">
              <w:rPr>
                <w:rFonts w:eastAsia="Aptos"/>
                <w:kern w:val="2"/>
                <w:sz w:val="16"/>
                <w:szCs w:val="16"/>
              </w:rPr>
              <w:t>1,364.24</w:t>
            </w:r>
          </w:p>
        </w:tc>
      </w:tr>
      <w:tr w:rsidR="00232CF6" w:rsidRPr="00DD5F6A" w14:paraId="2C193678" w14:textId="77777777" w:rsidTr="004422F2">
        <w:trPr>
          <w:trHeight w:val="250"/>
          <w:jc w:val="center"/>
        </w:trPr>
        <w:tc>
          <w:tcPr>
            <w:tcW w:w="1057" w:type="dxa"/>
            <w:noWrap/>
            <w:vAlign w:val="center"/>
            <w:hideMark/>
          </w:tcPr>
          <w:p w14:paraId="266D14FD" w14:textId="77777777" w:rsidR="00232CF6" w:rsidRPr="00DD5F6A" w:rsidRDefault="00232CF6" w:rsidP="004422F2">
            <w:pPr>
              <w:jc w:val="center"/>
              <w:rPr>
                <w:sz w:val="16"/>
                <w:szCs w:val="16"/>
              </w:rPr>
            </w:pPr>
            <w:r w:rsidRPr="00DD5F6A">
              <w:rPr>
                <w:sz w:val="16"/>
                <w:szCs w:val="16"/>
              </w:rPr>
              <w:t>70,100.01</w:t>
            </w:r>
          </w:p>
        </w:tc>
        <w:tc>
          <w:tcPr>
            <w:tcW w:w="1001" w:type="dxa"/>
            <w:noWrap/>
            <w:vAlign w:val="center"/>
            <w:hideMark/>
          </w:tcPr>
          <w:p w14:paraId="41CAEE93" w14:textId="77777777" w:rsidR="00232CF6" w:rsidRPr="00DD5F6A" w:rsidRDefault="00232CF6" w:rsidP="004422F2">
            <w:pPr>
              <w:jc w:val="center"/>
              <w:rPr>
                <w:sz w:val="16"/>
                <w:szCs w:val="16"/>
              </w:rPr>
            </w:pPr>
            <w:r w:rsidRPr="00DD5F6A">
              <w:rPr>
                <w:sz w:val="16"/>
                <w:szCs w:val="16"/>
              </w:rPr>
              <w:t>70,500.00</w:t>
            </w:r>
          </w:p>
        </w:tc>
        <w:tc>
          <w:tcPr>
            <w:tcW w:w="889" w:type="dxa"/>
            <w:noWrap/>
            <w:vAlign w:val="bottom"/>
            <w:hideMark/>
          </w:tcPr>
          <w:p w14:paraId="212F4DE1" w14:textId="77777777" w:rsidR="00232CF6" w:rsidRPr="00DD5F6A" w:rsidRDefault="00232CF6" w:rsidP="004422F2">
            <w:pPr>
              <w:jc w:val="center"/>
              <w:rPr>
                <w:sz w:val="16"/>
                <w:szCs w:val="16"/>
              </w:rPr>
            </w:pPr>
            <w:r w:rsidRPr="008B201F">
              <w:rPr>
                <w:rFonts w:eastAsia="Aptos"/>
                <w:kern w:val="2"/>
                <w:sz w:val="16"/>
                <w:szCs w:val="16"/>
              </w:rPr>
              <w:t xml:space="preserve">2,172.27 </w:t>
            </w:r>
          </w:p>
        </w:tc>
        <w:tc>
          <w:tcPr>
            <w:tcW w:w="900" w:type="dxa"/>
            <w:noWrap/>
            <w:vAlign w:val="bottom"/>
            <w:hideMark/>
          </w:tcPr>
          <w:p w14:paraId="2ECB675D" w14:textId="77777777" w:rsidR="00232CF6" w:rsidRPr="00DD5F6A" w:rsidRDefault="00232CF6" w:rsidP="004422F2">
            <w:pPr>
              <w:jc w:val="center"/>
              <w:rPr>
                <w:sz w:val="16"/>
                <w:szCs w:val="16"/>
              </w:rPr>
            </w:pPr>
            <w:r w:rsidRPr="008B201F">
              <w:rPr>
                <w:rFonts w:eastAsia="Aptos"/>
                <w:kern w:val="2"/>
                <w:sz w:val="16"/>
                <w:szCs w:val="16"/>
              </w:rPr>
              <w:t xml:space="preserve">1,774.43 </w:t>
            </w:r>
          </w:p>
        </w:tc>
        <w:tc>
          <w:tcPr>
            <w:tcW w:w="1003" w:type="dxa"/>
            <w:noWrap/>
            <w:vAlign w:val="bottom"/>
            <w:hideMark/>
          </w:tcPr>
          <w:p w14:paraId="4C491E38" w14:textId="77777777" w:rsidR="00232CF6" w:rsidRPr="00DD5F6A" w:rsidRDefault="00232CF6" w:rsidP="004422F2">
            <w:pPr>
              <w:jc w:val="center"/>
              <w:rPr>
                <w:sz w:val="16"/>
                <w:szCs w:val="16"/>
              </w:rPr>
            </w:pPr>
            <w:r w:rsidRPr="008B201F">
              <w:rPr>
                <w:rFonts w:eastAsia="Aptos"/>
                <w:kern w:val="2"/>
                <w:sz w:val="16"/>
                <w:szCs w:val="16"/>
              </w:rPr>
              <w:t>1,376.60</w:t>
            </w:r>
          </w:p>
        </w:tc>
      </w:tr>
      <w:tr w:rsidR="00232CF6" w:rsidRPr="00DD5F6A" w14:paraId="77DFFD86" w14:textId="77777777" w:rsidTr="004422F2">
        <w:trPr>
          <w:trHeight w:val="250"/>
          <w:jc w:val="center"/>
        </w:trPr>
        <w:tc>
          <w:tcPr>
            <w:tcW w:w="1057" w:type="dxa"/>
            <w:noWrap/>
            <w:vAlign w:val="center"/>
            <w:hideMark/>
          </w:tcPr>
          <w:p w14:paraId="5E4B5130" w14:textId="77777777" w:rsidR="00232CF6" w:rsidRPr="00DD5F6A" w:rsidRDefault="00232CF6" w:rsidP="004422F2">
            <w:pPr>
              <w:jc w:val="center"/>
              <w:rPr>
                <w:sz w:val="16"/>
                <w:szCs w:val="16"/>
              </w:rPr>
            </w:pPr>
            <w:r w:rsidRPr="00DD5F6A">
              <w:rPr>
                <w:sz w:val="16"/>
                <w:szCs w:val="16"/>
              </w:rPr>
              <w:t>70,500.01</w:t>
            </w:r>
          </w:p>
        </w:tc>
        <w:tc>
          <w:tcPr>
            <w:tcW w:w="1001" w:type="dxa"/>
            <w:noWrap/>
            <w:vAlign w:val="center"/>
            <w:hideMark/>
          </w:tcPr>
          <w:p w14:paraId="0A76961A" w14:textId="77777777" w:rsidR="00232CF6" w:rsidRPr="00DD5F6A" w:rsidRDefault="00232CF6" w:rsidP="004422F2">
            <w:pPr>
              <w:jc w:val="center"/>
              <w:rPr>
                <w:sz w:val="16"/>
                <w:szCs w:val="16"/>
              </w:rPr>
            </w:pPr>
            <w:r w:rsidRPr="00DD5F6A">
              <w:rPr>
                <w:sz w:val="16"/>
                <w:szCs w:val="16"/>
              </w:rPr>
              <w:t>70,900.00</w:t>
            </w:r>
          </w:p>
        </w:tc>
        <w:tc>
          <w:tcPr>
            <w:tcW w:w="889" w:type="dxa"/>
            <w:noWrap/>
            <w:vAlign w:val="bottom"/>
            <w:hideMark/>
          </w:tcPr>
          <w:p w14:paraId="026919FF" w14:textId="77777777" w:rsidR="00232CF6" w:rsidRPr="00DD5F6A" w:rsidRDefault="00232CF6" w:rsidP="004422F2">
            <w:pPr>
              <w:jc w:val="center"/>
              <w:rPr>
                <w:sz w:val="16"/>
                <w:szCs w:val="16"/>
              </w:rPr>
            </w:pPr>
            <w:r w:rsidRPr="008B201F">
              <w:rPr>
                <w:rFonts w:eastAsia="Aptos"/>
                <w:kern w:val="2"/>
                <w:sz w:val="16"/>
                <w:szCs w:val="16"/>
              </w:rPr>
              <w:t xml:space="preserve">2,184.63 </w:t>
            </w:r>
          </w:p>
        </w:tc>
        <w:tc>
          <w:tcPr>
            <w:tcW w:w="900" w:type="dxa"/>
            <w:noWrap/>
            <w:vAlign w:val="bottom"/>
            <w:hideMark/>
          </w:tcPr>
          <w:p w14:paraId="1517081B" w14:textId="77777777" w:rsidR="00232CF6" w:rsidRPr="00DD5F6A" w:rsidRDefault="00232CF6" w:rsidP="004422F2">
            <w:pPr>
              <w:jc w:val="center"/>
              <w:rPr>
                <w:sz w:val="16"/>
                <w:szCs w:val="16"/>
              </w:rPr>
            </w:pPr>
            <w:r w:rsidRPr="008B201F">
              <w:rPr>
                <w:rFonts w:eastAsia="Aptos"/>
                <w:kern w:val="2"/>
                <w:sz w:val="16"/>
                <w:szCs w:val="16"/>
              </w:rPr>
              <w:t xml:space="preserve">1,786.79 </w:t>
            </w:r>
          </w:p>
        </w:tc>
        <w:tc>
          <w:tcPr>
            <w:tcW w:w="1003" w:type="dxa"/>
            <w:noWrap/>
            <w:vAlign w:val="bottom"/>
            <w:hideMark/>
          </w:tcPr>
          <w:p w14:paraId="2F9EBDB1" w14:textId="77777777" w:rsidR="00232CF6" w:rsidRPr="00DD5F6A" w:rsidRDefault="00232CF6" w:rsidP="004422F2">
            <w:pPr>
              <w:jc w:val="center"/>
              <w:rPr>
                <w:sz w:val="16"/>
                <w:szCs w:val="16"/>
              </w:rPr>
            </w:pPr>
            <w:r w:rsidRPr="008B201F">
              <w:rPr>
                <w:rFonts w:eastAsia="Aptos"/>
                <w:kern w:val="2"/>
                <w:sz w:val="16"/>
                <w:szCs w:val="16"/>
              </w:rPr>
              <w:t>1,388.96</w:t>
            </w:r>
          </w:p>
        </w:tc>
      </w:tr>
      <w:tr w:rsidR="00232CF6" w:rsidRPr="00DD5F6A" w14:paraId="58E88C0F" w14:textId="77777777" w:rsidTr="004422F2">
        <w:trPr>
          <w:trHeight w:val="250"/>
          <w:jc w:val="center"/>
        </w:trPr>
        <w:tc>
          <w:tcPr>
            <w:tcW w:w="1057" w:type="dxa"/>
            <w:noWrap/>
            <w:vAlign w:val="center"/>
            <w:hideMark/>
          </w:tcPr>
          <w:p w14:paraId="670DEFCB" w14:textId="77777777" w:rsidR="00232CF6" w:rsidRPr="00DD5F6A" w:rsidRDefault="00232CF6" w:rsidP="004422F2">
            <w:pPr>
              <w:jc w:val="center"/>
              <w:rPr>
                <w:sz w:val="16"/>
                <w:szCs w:val="16"/>
              </w:rPr>
            </w:pPr>
            <w:r w:rsidRPr="00DD5F6A">
              <w:rPr>
                <w:sz w:val="16"/>
                <w:szCs w:val="16"/>
              </w:rPr>
              <w:t>70,900.01</w:t>
            </w:r>
          </w:p>
        </w:tc>
        <w:tc>
          <w:tcPr>
            <w:tcW w:w="1001" w:type="dxa"/>
            <w:noWrap/>
            <w:vAlign w:val="center"/>
            <w:hideMark/>
          </w:tcPr>
          <w:p w14:paraId="1CB5312A" w14:textId="77777777" w:rsidR="00232CF6" w:rsidRPr="00DD5F6A" w:rsidRDefault="00232CF6" w:rsidP="004422F2">
            <w:pPr>
              <w:jc w:val="center"/>
              <w:rPr>
                <w:sz w:val="16"/>
                <w:szCs w:val="16"/>
              </w:rPr>
            </w:pPr>
            <w:r w:rsidRPr="00DD5F6A">
              <w:rPr>
                <w:sz w:val="16"/>
                <w:szCs w:val="16"/>
              </w:rPr>
              <w:t>71,300.00</w:t>
            </w:r>
          </w:p>
        </w:tc>
        <w:tc>
          <w:tcPr>
            <w:tcW w:w="889" w:type="dxa"/>
            <w:noWrap/>
            <w:vAlign w:val="bottom"/>
            <w:hideMark/>
          </w:tcPr>
          <w:p w14:paraId="6E2BD9BE" w14:textId="77777777" w:rsidR="00232CF6" w:rsidRPr="00DD5F6A" w:rsidRDefault="00232CF6" w:rsidP="004422F2">
            <w:pPr>
              <w:jc w:val="center"/>
              <w:rPr>
                <w:sz w:val="16"/>
                <w:szCs w:val="16"/>
              </w:rPr>
            </w:pPr>
            <w:r w:rsidRPr="008B201F">
              <w:rPr>
                <w:rFonts w:eastAsia="Aptos"/>
                <w:kern w:val="2"/>
                <w:sz w:val="16"/>
                <w:szCs w:val="16"/>
              </w:rPr>
              <w:t xml:space="preserve">2,196.99 </w:t>
            </w:r>
          </w:p>
        </w:tc>
        <w:tc>
          <w:tcPr>
            <w:tcW w:w="900" w:type="dxa"/>
            <w:noWrap/>
            <w:vAlign w:val="bottom"/>
            <w:hideMark/>
          </w:tcPr>
          <w:p w14:paraId="234D44C9" w14:textId="77777777" w:rsidR="00232CF6" w:rsidRPr="00DD5F6A" w:rsidRDefault="00232CF6" w:rsidP="004422F2">
            <w:pPr>
              <w:jc w:val="center"/>
              <w:rPr>
                <w:sz w:val="16"/>
                <w:szCs w:val="16"/>
              </w:rPr>
            </w:pPr>
            <w:r w:rsidRPr="008B201F">
              <w:rPr>
                <w:rFonts w:eastAsia="Aptos"/>
                <w:kern w:val="2"/>
                <w:sz w:val="16"/>
                <w:szCs w:val="16"/>
              </w:rPr>
              <w:t xml:space="preserve">1,799.15 </w:t>
            </w:r>
          </w:p>
        </w:tc>
        <w:tc>
          <w:tcPr>
            <w:tcW w:w="1003" w:type="dxa"/>
            <w:noWrap/>
            <w:vAlign w:val="bottom"/>
            <w:hideMark/>
          </w:tcPr>
          <w:p w14:paraId="6654A91C" w14:textId="77777777" w:rsidR="00232CF6" w:rsidRPr="00DD5F6A" w:rsidRDefault="00232CF6" w:rsidP="004422F2">
            <w:pPr>
              <w:jc w:val="center"/>
              <w:rPr>
                <w:sz w:val="16"/>
                <w:szCs w:val="16"/>
              </w:rPr>
            </w:pPr>
            <w:r w:rsidRPr="008B201F">
              <w:rPr>
                <w:rFonts w:eastAsia="Aptos"/>
                <w:kern w:val="2"/>
                <w:sz w:val="16"/>
                <w:szCs w:val="16"/>
              </w:rPr>
              <w:t>1,401.32</w:t>
            </w:r>
          </w:p>
        </w:tc>
      </w:tr>
      <w:tr w:rsidR="00232CF6" w:rsidRPr="00DD5F6A" w14:paraId="67C319C7" w14:textId="77777777" w:rsidTr="004422F2">
        <w:trPr>
          <w:trHeight w:val="250"/>
          <w:jc w:val="center"/>
        </w:trPr>
        <w:tc>
          <w:tcPr>
            <w:tcW w:w="1057" w:type="dxa"/>
            <w:noWrap/>
            <w:vAlign w:val="center"/>
            <w:hideMark/>
          </w:tcPr>
          <w:p w14:paraId="6C520313" w14:textId="77777777" w:rsidR="00232CF6" w:rsidRPr="00DD5F6A" w:rsidRDefault="00232CF6" w:rsidP="004422F2">
            <w:pPr>
              <w:jc w:val="center"/>
              <w:rPr>
                <w:sz w:val="16"/>
                <w:szCs w:val="16"/>
              </w:rPr>
            </w:pPr>
            <w:r w:rsidRPr="00DD5F6A">
              <w:rPr>
                <w:sz w:val="16"/>
                <w:szCs w:val="16"/>
              </w:rPr>
              <w:t>71,300.01</w:t>
            </w:r>
          </w:p>
        </w:tc>
        <w:tc>
          <w:tcPr>
            <w:tcW w:w="1001" w:type="dxa"/>
            <w:noWrap/>
            <w:vAlign w:val="center"/>
            <w:hideMark/>
          </w:tcPr>
          <w:p w14:paraId="214CD1C3" w14:textId="77777777" w:rsidR="00232CF6" w:rsidRPr="00DD5F6A" w:rsidRDefault="00232CF6" w:rsidP="004422F2">
            <w:pPr>
              <w:jc w:val="center"/>
              <w:rPr>
                <w:sz w:val="16"/>
                <w:szCs w:val="16"/>
              </w:rPr>
            </w:pPr>
            <w:r w:rsidRPr="00DD5F6A">
              <w:rPr>
                <w:sz w:val="16"/>
                <w:szCs w:val="16"/>
              </w:rPr>
              <w:t>71,700.00</w:t>
            </w:r>
          </w:p>
        </w:tc>
        <w:tc>
          <w:tcPr>
            <w:tcW w:w="889" w:type="dxa"/>
            <w:noWrap/>
            <w:vAlign w:val="bottom"/>
            <w:hideMark/>
          </w:tcPr>
          <w:p w14:paraId="1B17E203" w14:textId="77777777" w:rsidR="00232CF6" w:rsidRPr="00DD5F6A" w:rsidRDefault="00232CF6" w:rsidP="004422F2">
            <w:pPr>
              <w:jc w:val="center"/>
              <w:rPr>
                <w:sz w:val="16"/>
                <w:szCs w:val="16"/>
              </w:rPr>
            </w:pPr>
            <w:r w:rsidRPr="008B201F">
              <w:rPr>
                <w:rFonts w:eastAsia="Aptos"/>
                <w:kern w:val="2"/>
                <w:sz w:val="16"/>
                <w:szCs w:val="16"/>
              </w:rPr>
              <w:t xml:space="preserve">2,209.35 </w:t>
            </w:r>
          </w:p>
        </w:tc>
        <w:tc>
          <w:tcPr>
            <w:tcW w:w="900" w:type="dxa"/>
            <w:noWrap/>
            <w:vAlign w:val="bottom"/>
            <w:hideMark/>
          </w:tcPr>
          <w:p w14:paraId="7E463B18" w14:textId="77777777" w:rsidR="00232CF6" w:rsidRPr="00DD5F6A" w:rsidRDefault="00232CF6" w:rsidP="004422F2">
            <w:pPr>
              <w:jc w:val="center"/>
              <w:rPr>
                <w:sz w:val="16"/>
                <w:szCs w:val="16"/>
              </w:rPr>
            </w:pPr>
            <w:r w:rsidRPr="008B201F">
              <w:rPr>
                <w:rFonts w:eastAsia="Aptos"/>
                <w:kern w:val="2"/>
                <w:sz w:val="16"/>
                <w:szCs w:val="16"/>
              </w:rPr>
              <w:t xml:space="preserve">1,811.51 </w:t>
            </w:r>
          </w:p>
        </w:tc>
        <w:tc>
          <w:tcPr>
            <w:tcW w:w="1003" w:type="dxa"/>
            <w:noWrap/>
            <w:vAlign w:val="bottom"/>
            <w:hideMark/>
          </w:tcPr>
          <w:p w14:paraId="6755F5C9" w14:textId="77777777" w:rsidR="00232CF6" w:rsidRPr="00DD5F6A" w:rsidRDefault="00232CF6" w:rsidP="004422F2">
            <w:pPr>
              <w:jc w:val="center"/>
              <w:rPr>
                <w:sz w:val="16"/>
                <w:szCs w:val="16"/>
              </w:rPr>
            </w:pPr>
            <w:r w:rsidRPr="008B201F">
              <w:rPr>
                <w:rFonts w:eastAsia="Aptos"/>
                <w:kern w:val="2"/>
                <w:sz w:val="16"/>
                <w:szCs w:val="16"/>
              </w:rPr>
              <w:t>1,413.68</w:t>
            </w:r>
          </w:p>
        </w:tc>
      </w:tr>
      <w:tr w:rsidR="00232CF6" w:rsidRPr="00DD5F6A" w14:paraId="0543A42F" w14:textId="77777777" w:rsidTr="004422F2">
        <w:trPr>
          <w:trHeight w:val="250"/>
          <w:jc w:val="center"/>
        </w:trPr>
        <w:tc>
          <w:tcPr>
            <w:tcW w:w="1057" w:type="dxa"/>
            <w:noWrap/>
            <w:vAlign w:val="center"/>
            <w:hideMark/>
          </w:tcPr>
          <w:p w14:paraId="42C0C780" w14:textId="77777777" w:rsidR="00232CF6" w:rsidRPr="00DD5F6A" w:rsidRDefault="00232CF6" w:rsidP="004422F2">
            <w:pPr>
              <w:jc w:val="center"/>
              <w:rPr>
                <w:sz w:val="16"/>
                <w:szCs w:val="16"/>
              </w:rPr>
            </w:pPr>
            <w:r w:rsidRPr="00DD5F6A">
              <w:rPr>
                <w:sz w:val="16"/>
                <w:szCs w:val="16"/>
              </w:rPr>
              <w:t>71,700.01</w:t>
            </w:r>
          </w:p>
        </w:tc>
        <w:tc>
          <w:tcPr>
            <w:tcW w:w="1001" w:type="dxa"/>
            <w:noWrap/>
            <w:vAlign w:val="center"/>
            <w:hideMark/>
          </w:tcPr>
          <w:p w14:paraId="78B25C07" w14:textId="77777777" w:rsidR="00232CF6" w:rsidRPr="00DD5F6A" w:rsidRDefault="00232CF6" w:rsidP="004422F2">
            <w:pPr>
              <w:jc w:val="center"/>
              <w:rPr>
                <w:sz w:val="16"/>
                <w:szCs w:val="16"/>
              </w:rPr>
            </w:pPr>
            <w:r w:rsidRPr="00DD5F6A">
              <w:rPr>
                <w:sz w:val="16"/>
                <w:szCs w:val="16"/>
              </w:rPr>
              <w:t>72,100.00</w:t>
            </w:r>
          </w:p>
        </w:tc>
        <w:tc>
          <w:tcPr>
            <w:tcW w:w="889" w:type="dxa"/>
            <w:noWrap/>
            <w:vAlign w:val="bottom"/>
            <w:hideMark/>
          </w:tcPr>
          <w:p w14:paraId="6D817346" w14:textId="77777777" w:rsidR="00232CF6" w:rsidRPr="00DD5F6A" w:rsidRDefault="00232CF6" w:rsidP="004422F2">
            <w:pPr>
              <w:jc w:val="center"/>
              <w:rPr>
                <w:sz w:val="16"/>
                <w:szCs w:val="16"/>
              </w:rPr>
            </w:pPr>
            <w:r w:rsidRPr="008B201F">
              <w:rPr>
                <w:rFonts w:eastAsia="Aptos"/>
                <w:kern w:val="2"/>
                <w:sz w:val="16"/>
                <w:szCs w:val="16"/>
              </w:rPr>
              <w:t xml:space="preserve">2,221.71 </w:t>
            </w:r>
          </w:p>
        </w:tc>
        <w:tc>
          <w:tcPr>
            <w:tcW w:w="900" w:type="dxa"/>
            <w:noWrap/>
            <w:vAlign w:val="bottom"/>
            <w:hideMark/>
          </w:tcPr>
          <w:p w14:paraId="1A3032A7" w14:textId="77777777" w:rsidR="00232CF6" w:rsidRPr="00DD5F6A" w:rsidRDefault="00232CF6" w:rsidP="004422F2">
            <w:pPr>
              <w:jc w:val="center"/>
              <w:rPr>
                <w:sz w:val="16"/>
                <w:szCs w:val="16"/>
              </w:rPr>
            </w:pPr>
            <w:r w:rsidRPr="008B201F">
              <w:rPr>
                <w:rFonts w:eastAsia="Aptos"/>
                <w:kern w:val="2"/>
                <w:sz w:val="16"/>
                <w:szCs w:val="16"/>
              </w:rPr>
              <w:t xml:space="preserve">1,823.87 </w:t>
            </w:r>
          </w:p>
        </w:tc>
        <w:tc>
          <w:tcPr>
            <w:tcW w:w="1003" w:type="dxa"/>
            <w:noWrap/>
            <w:vAlign w:val="bottom"/>
            <w:hideMark/>
          </w:tcPr>
          <w:p w14:paraId="4613EBA3" w14:textId="77777777" w:rsidR="00232CF6" w:rsidRPr="00DD5F6A" w:rsidRDefault="00232CF6" w:rsidP="004422F2">
            <w:pPr>
              <w:jc w:val="center"/>
              <w:rPr>
                <w:sz w:val="16"/>
                <w:szCs w:val="16"/>
              </w:rPr>
            </w:pPr>
            <w:r w:rsidRPr="008B201F">
              <w:rPr>
                <w:rFonts w:eastAsia="Aptos"/>
                <w:kern w:val="2"/>
                <w:sz w:val="16"/>
                <w:szCs w:val="16"/>
              </w:rPr>
              <w:t>1,426.04</w:t>
            </w:r>
          </w:p>
        </w:tc>
      </w:tr>
      <w:tr w:rsidR="00232CF6" w:rsidRPr="00DD5F6A" w14:paraId="0E9E9B7F" w14:textId="77777777" w:rsidTr="004422F2">
        <w:trPr>
          <w:trHeight w:val="250"/>
          <w:jc w:val="center"/>
        </w:trPr>
        <w:tc>
          <w:tcPr>
            <w:tcW w:w="1057" w:type="dxa"/>
            <w:noWrap/>
            <w:vAlign w:val="center"/>
            <w:hideMark/>
          </w:tcPr>
          <w:p w14:paraId="0EFE5BFF" w14:textId="77777777" w:rsidR="00232CF6" w:rsidRPr="00DD5F6A" w:rsidRDefault="00232CF6" w:rsidP="004422F2">
            <w:pPr>
              <w:jc w:val="center"/>
              <w:rPr>
                <w:sz w:val="16"/>
                <w:szCs w:val="16"/>
              </w:rPr>
            </w:pPr>
            <w:r w:rsidRPr="00DD5F6A">
              <w:rPr>
                <w:sz w:val="16"/>
                <w:szCs w:val="16"/>
              </w:rPr>
              <w:t>72,100.01</w:t>
            </w:r>
          </w:p>
        </w:tc>
        <w:tc>
          <w:tcPr>
            <w:tcW w:w="1001" w:type="dxa"/>
            <w:noWrap/>
            <w:vAlign w:val="center"/>
            <w:hideMark/>
          </w:tcPr>
          <w:p w14:paraId="4F1BEC99" w14:textId="77777777" w:rsidR="00232CF6" w:rsidRPr="00DD5F6A" w:rsidRDefault="00232CF6" w:rsidP="004422F2">
            <w:pPr>
              <w:jc w:val="center"/>
              <w:rPr>
                <w:sz w:val="16"/>
                <w:szCs w:val="16"/>
              </w:rPr>
            </w:pPr>
            <w:r w:rsidRPr="00DD5F6A">
              <w:rPr>
                <w:sz w:val="16"/>
                <w:szCs w:val="16"/>
              </w:rPr>
              <w:t>72,500.00</w:t>
            </w:r>
          </w:p>
        </w:tc>
        <w:tc>
          <w:tcPr>
            <w:tcW w:w="889" w:type="dxa"/>
            <w:noWrap/>
            <w:vAlign w:val="bottom"/>
            <w:hideMark/>
          </w:tcPr>
          <w:p w14:paraId="7D5094CD" w14:textId="77777777" w:rsidR="00232CF6" w:rsidRPr="00DD5F6A" w:rsidRDefault="00232CF6" w:rsidP="004422F2">
            <w:pPr>
              <w:jc w:val="center"/>
              <w:rPr>
                <w:sz w:val="16"/>
                <w:szCs w:val="16"/>
              </w:rPr>
            </w:pPr>
            <w:r w:rsidRPr="008B201F">
              <w:rPr>
                <w:rFonts w:eastAsia="Aptos"/>
                <w:kern w:val="2"/>
                <w:sz w:val="16"/>
                <w:szCs w:val="16"/>
              </w:rPr>
              <w:t xml:space="preserve">2,234.07 </w:t>
            </w:r>
          </w:p>
        </w:tc>
        <w:tc>
          <w:tcPr>
            <w:tcW w:w="900" w:type="dxa"/>
            <w:noWrap/>
            <w:vAlign w:val="bottom"/>
            <w:hideMark/>
          </w:tcPr>
          <w:p w14:paraId="176979E8" w14:textId="77777777" w:rsidR="00232CF6" w:rsidRPr="00DD5F6A" w:rsidRDefault="00232CF6" w:rsidP="004422F2">
            <w:pPr>
              <w:jc w:val="center"/>
              <w:rPr>
                <w:sz w:val="16"/>
                <w:szCs w:val="16"/>
              </w:rPr>
            </w:pPr>
            <w:r w:rsidRPr="008B201F">
              <w:rPr>
                <w:rFonts w:eastAsia="Aptos"/>
                <w:kern w:val="2"/>
                <w:sz w:val="16"/>
                <w:szCs w:val="16"/>
              </w:rPr>
              <w:t xml:space="preserve">1,836.23 </w:t>
            </w:r>
          </w:p>
        </w:tc>
        <w:tc>
          <w:tcPr>
            <w:tcW w:w="1003" w:type="dxa"/>
            <w:noWrap/>
            <w:vAlign w:val="bottom"/>
            <w:hideMark/>
          </w:tcPr>
          <w:p w14:paraId="44766F74" w14:textId="77777777" w:rsidR="00232CF6" w:rsidRPr="00DD5F6A" w:rsidRDefault="00232CF6" w:rsidP="004422F2">
            <w:pPr>
              <w:jc w:val="center"/>
              <w:rPr>
                <w:sz w:val="16"/>
                <w:szCs w:val="16"/>
              </w:rPr>
            </w:pPr>
            <w:r w:rsidRPr="008B201F">
              <w:rPr>
                <w:rFonts w:eastAsia="Aptos"/>
                <w:kern w:val="2"/>
                <w:sz w:val="16"/>
                <w:szCs w:val="16"/>
              </w:rPr>
              <w:t>1,438.40</w:t>
            </w:r>
          </w:p>
        </w:tc>
      </w:tr>
      <w:tr w:rsidR="00232CF6" w:rsidRPr="00DD5F6A" w14:paraId="046B488E" w14:textId="77777777" w:rsidTr="004422F2">
        <w:trPr>
          <w:trHeight w:val="250"/>
          <w:jc w:val="center"/>
        </w:trPr>
        <w:tc>
          <w:tcPr>
            <w:tcW w:w="1057" w:type="dxa"/>
            <w:noWrap/>
            <w:vAlign w:val="center"/>
            <w:hideMark/>
          </w:tcPr>
          <w:p w14:paraId="75C00F41" w14:textId="77777777" w:rsidR="00232CF6" w:rsidRPr="00DD5F6A" w:rsidRDefault="00232CF6" w:rsidP="004422F2">
            <w:pPr>
              <w:jc w:val="center"/>
              <w:rPr>
                <w:sz w:val="16"/>
                <w:szCs w:val="16"/>
              </w:rPr>
            </w:pPr>
            <w:r w:rsidRPr="00DD5F6A">
              <w:rPr>
                <w:sz w:val="16"/>
                <w:szCs w:val="16"/>
              </w:rPr>
              <w:t>72,500.01</w:t>
            </w:r>
          </w:p>
        </w:tc>
        <w:tc>
          <w:tcPr>
            <w:tcW w:w="1001" w:type="dxa"/>
            <w:noWrap/>
            <w:vAlign w:val="center"/>
            <w:hideMark/>
          </w:tcPr>
          <w:p w14:paraId="641632B0" w14:textId="77777777" w:rsidR="00232CF6" w:rsidRPr="00DD5F6A" w:rsidRDefault="00232CF6" w:rsidP="004422F2">
            <w:pPr>
              <w:jc w:val="center"/>
              <w:rPr>
                <w:sz w:val="16"/>
                <w:szCs w:val="16"/>
              </w:rPr>
            </w:pPr>
            <w:r w:rsidRPr="00DD5F6A">
              <w:rPr>
                <w:sz w:val="16"/>
                <w:szCs w:val="16"/>
              </w:rPr>
              <w:t>72,900.00</w:t>
            </w:r>
          </w:p>
        </w:tc>
        <w:tc>
          <w:tcPr>
            <w:tcW w:w="889" w:type="dxa"/>
            <w:noWrap/>
            <w:vAlign w:val="bottom"/>
            <w:hideMark/>
          </w:tcPr>
          <w:p w14:paraId="42A3705D" w14:textId="77777777" w:rsidR="00232CF6" w:rsidRPr="00DD5F6A" w:rsidRDefault="00232CF6" w:rsidP="004422F2">
            <w:pPr>
              <w:jc w:val="center"/>
              <w:rPr>
                <w:sz w:val="16"/>
                <w:szCs w:val="16"/>
              </w:rPr>
            </w:pPr>
            <w:r w:rsidRPr="008B201F">
              <w:rPr>
                <w:rFonts w:eastAsia="Aptos"/>
                <w:kern w:val="2"/>
                <w:sz w:val="16"/>
                <w:szCs w:val="16"/>
              </w:rPr>
              <w:t xml:space="preserve">2,246.43 </w:t>
            </w:r>
          </w:p>
        </w:tc>
        <w:tc>
          <w:tcPr>
            <w:tcW w:w="900" w:type="dxa"/>
            <w:noWrap/>
            <w:vAlign w:val="bottom"/>
            <w:hideMark/>
          </w:tcPr>
          <w:p w14:paraId="131A853E" w14:textId="77777777" w:rsidR="00232CF6" w:rsidRPr="00DD5F6A" w:rsidRDefault="00232CF6" w:rsidP="004422F2">
            <w:pPr>
              <w:jc w:val="center"/>
              <w:rPr>
                <w:sz w:val="16"/>
                <w:szCs w:val="16"/>
              </w:rPr>
            </w:pPr>
            <w:r w:rsidRPr="008B201F">
              <w:rPr>
                <w:rFonts w:eastAsia="Aptos"/>
                <w:kern w:val="2"/>
                <w:sz w:val="16"/>
                <w:szCs w:val="16"/>
              </w:rPr>
              <w:t xml:space="preserve">1,848.59 </w:t>
            </w:r>
          </w:p>
        </w:tc>
        <w:tc>
          <w:tcPr>
            <w:tcW w:w="1003" w:type="dxa"/>
            <w:noWrap/>
            <w:vAlign w:val="bottom"/>
            <w:hideMark/>
          </w:tcPr>
          <w:p w14:paraId="7B764CBF" w14:textId="77777777" w:rsidR="00232CF6" w:rsidRPr="00DD5F6A" w:rsidRDefault="00232CF6" w:rsidP="004422F2">
            <w:pPr>
              <w:jc w:val="center"/>
              <w:rPr>
                <w:sz w:val="16"/>
                <w:szCs w:val="16"/>
              </w:rPr>
            </w:pPr>
            <w:r w:rsidRPr="008B201F">
              <w:rPr>
                <w:rFonts w:eastAsia="Aptos"/>
                <w:kern w:val="2"/>
                <w:sz w:val="16"/>
                <w:szCs w:val="16"/>
              </w:rPr>
              <w:t>1,450.76</w:t>
            </w:r>
          </w:p>
        </w:tc>
      </w:tr>
      <w:tr w:rsidR="00232CF6" w:rsidRPr="00DD5F6A" w14:paraId="312F64B7" w14:textId="77777777" w:rsidTr="004422F2">
        <w:trPr>
          <w:trHeight w:val="250"/>
          <w:jc w:val="center"/>
        </w:trPr>
        <w:tc>
          <w:tcPr>
            <w:tcW w:w="1057" w:type="dxa"/>
            <w:noWrap/>
            <w:vAlign w:val="center"/>
            <w:hideMark/>
          </w:tcPr>
          <w:p w14:paraId="22CB2B28" w14:textId="77777777" w:rsidR="00232CF6" w:rsidRPr="00DD5F6A" w:rsidRDefault="00232CF6" w:rsidP="004422F2">
            <w:pPr>
              <w:jc w:val="center"/>
              <w:rPr>
                <w:sz w:val="16"/>
                <w:szCs w:val="16"/>
              </w:rPr>
            </w:pPr>
            <w:r w:rsidRPr="00DD5F6A">
              <w:rPr>
                <w:sz w:val="16"/>
                <w:szCs w:val="16"/>
              </w:rPr>
              <w:t>72,900.01</w:t>
            </w:r>
          </w:p>
        </w:tc>
        <w:tc>
          <w:tcPr>
            <w:tcW w:w="1001" w:type="dxa"/>
            <w:noWrap/>
            <w:vAlign w:val="center"/>
            <w:hideMark/>
          </w:tcPr>
          <w:p w14:paraId="67436084" w14:textId="77777777" w:rsidR="00232CF6" w:rsidRPr="00DD5F6A" w:rsidRDefault="00232CF6" w:rsidP="004422F2">
            <w:pPr>
              <w:jc w:val="center"/>
              <w:rPr>
                <w:sz w:val="16"/>
                <w:szCs w:val="16"/>
              </w:rPr>
            </w:pPr>
            <w:r w:rsidRPr="00DD5F6A">
              <w:rPr>
                <w:sz w:val="16"/>
                <w:szCs w:val="16"/>
              </w:rPr>
              <w:t>73,300.00</w:t>
            </w:r>
          </w:p>
        </w:tc>
        <w:tc>
          <w:tcPr>
            <w:tcW w:w="889" w:type="dxa"/>
            <w:noWrap/>
            <w:vAlign w:val="bottom"/>
            <w:hideMark/>
          </w:tcPr>
          <w:p w14:paraId="1EDA90A1" w14:textId="77777777" w:rsidR="00232CF6" w:rsidRPr="00DD5F6A" w:rsidRDefault="00232CF6" w:rsidP="004422F2">
            <w:pPr>
              <w:jc w:val="center"/>
              <w:rPr>
                <w:sz w:val="16"/>
                <w:szCs w:val="16"/>
              </w:rPr>
            </w:pPr>
            <w:r w:rsidRPr="008B201F">
              <w:rPr>
                <w:rFonts w:eastAsia="Aptos"/>
                <w:kern w:val="2"/>
                <w:sz w:val="16"/>
                <w:szCs w:val="16"/>
              </w:rPr>
              <w:t xml:space="preserve">2,258.79 </w:t>
            </w:r>
          </w:p>
        </w:tc>
        <w:tc>
          <w:tcPr>
            <w:tcW w:w="900" w:type="dxa"/>
            <w:noWrap/>
            <w:vAlign w:val="bottom"/>
            <w:hideMark/>
          </w:tcPr>
          <w:p w14:paraId="41EB40D0" w14:textId="77777777" w:rsidR="00232CF6" w:rsidRPr="00DD5F6A" w:rsidRDefault="00232CF6" w:rsidP="004422F2">
            <w:pPr>
              <w:jc w:val="center"/>
              <w:rPr>
                <w:sz w:val="16"/>
                <w:szCs w:val="16"/>
              </w:rPr>
            </w:pPr>
            <w:r w:rsidRPr="008B201F">
              <w:rPr>
                <w:rFonts w:eastAsia="Aptos"/>
                <w:kern w:val="2"/>
                <w:sz w:val="16"/>
                <w:szCs w:val="16"/>
              </w:rPr>
              <w:t xml:space="preserve">1,860.95 </w:t>
            </w:r>
          </w:p>
        </w:tc>
        <w:tc>
          <w:tcPr>
            <w:tcW w:w="1003" w:type="dxa"/>
            <w:noWrap/>
            <w:vAlign w:val="bottom"/>
            <w:hideMark/>
          </w:tcPr>
          <w:p w14:paraId="79223A9C" w14:textId="77777777" w:rsidR="00232CF6" w:rsidRPr="00DD5F6A" w:rsidRDefault="00232CF6" w:rsidP="004422F2">
            <w:pPr>
              <w:jc w:val="center"/>
              <w:rPr>
                <w:sz w:val="16"/>
                <w:szCs w:val="16"/>
              </w:rPr>
            </w:pPr>
            <w:r w:rsidRPr="008B201F">
              <w:rPr>
                <w:rFonts w:eastAsia="Aptos"/>
                <w:kern w:val="2"/>
                <w:sz w:val="16"/>
                <w:szCs w:val="16"/>
              </w:rPr>
              <w:t>1,463.12</w:t>
            </w:r>
          </w:p>
        </w:tc>
      </w:tr>
      <w:tr w:rsidR="00232CF6" w:rsidRPr="00DD5F6A" w14:paraId="2619C50C" w14:textId="77777777" w:rsidTr="004422F2">
        <w:trPr>
          <w:trHeight w:val="250"/>
          <w:jc w:val="center"/>
        </w:trPr>
        <w:tc>
          <w:tcPr>
            <w:tcW w:w="1057" w:type="dxa"/>
            <w:noWrap/>
            <w:vAlign w:val="center"/>
            <w:hideMark/>
          </w:tcPr>
          <w:p w14:paraId="023785A5" w14:textId="77777777" w:rsidR="00232CF6" w:rsidRPr="00DD5F6A" w:rsidRDefault="00232CF6" w:rsidP="004422F2">
            <w:pPr>
              <w:jc w:val="center"/>
              <w:rPr>
                <w:sz w:val="16"/>
                <w:szCs w:val="16"/>
              </w:rPr>
            </w:pPr>
            <w:r w:rsidRPr="00DD5F6A">
              <w:rPr>
                <w:sz w:val="16"/>
                <w:szCs w:val="16"/>
              </w:rPr>
              <w:t>73,300.01</w:t>
            </w:r>
          </w:p>
        </w:tc>
        <w:tc>
          <w:tcPr>
            <w:tcW w:w="1001" w:type="dxa"/>
            <w:noWrap/>
            <w:vAlign w:val="center"/>
            <w:hideMark/>
          </w:tcPr>
          <w:p w14:paraId="270EB128" w14:textId="77777777" w:rsidR="00232CF6" w:rsidRPr="00DD5F6A" w:rsidRDefault="00232CF6" w:rsidP="004422F2">
            <w:pPr>
              <w:jc w:val="center"/>
              <w:rPr>
                <w:sz w:val="16"/>
                <w:szCs w:val="16"/>
              </w:rPr>
            </w:pPr>
            <w:r w:rsidRPr="00DD5F6A">
              <w:rPr>
                <w:sz w:val="16"/>
                <w:szCs w:val="16"/>
              </w:rPr>
              <w:t>73,700.00</w:t>
            </w:r>
          </w:p>
        </w:tc>
        <w:tc>
          <w:tcPr>
            <w:tcW w:w="889" w:type="dxa"/>
            <w:noWrap/>
            <w:vAlign w:val="bottom"/>
            <w:hideMark/>
          </w:tcPr>
          <w:p w14:paraId="79AF176F" w14:textId="77777777" w:rsidR="00232CF6" w:rsidRPr="00DD5F6A" w:rsidRDefault="00232CF6" w:rsidP="004422F2">
            <w:pPr>
              <w:jc w:val="center"/>
              <w:rPr>
                <w:sz w:val="16"/>
                <w:szCs w:val="16"/>
              </w:rPr>
            </w:pPr>
            <w:r w:rsidRPr="008B201F">
              <w:rPr>
                <w:rFonts w:eastAsia="Aptos"/>
                <w:kern w:val="2"/>
                <w:sz w:val="16"/>
                <w:szCs w:val="16"/>
              </w:rPr>
              <w:t xml:space="preserve">2,271.15 </w:t>
            </w:r>
          </w:p>
        </w:tc>
        <w:tc>
          <w:tcPr>
            <w:tcW w:w="900" w:type="dxa"/>
            <w:noWrap/>
            <w:vAlign w:val="bottom"/>
            <w:hideMark/>
          </w:tcPr>
          <w:p w14:paraId="4D22EE3E" w14:textId="77777777" w:rsidR="00232CF6" w:rsidRPr="00DD5F6A" w:rsidRDefault="00232CF6" w:rsidP="004422F2">
            <w:pPr>
              <w:jc w:val="center"/>
              <w:rPr>
                <w:sz w:val="16"/>
                <w:szCs w:val="16"/>
              </w:rPr>
            </w:pPr>
            <w:r w:rsidRPr="008B201F">
              <w:rPr>
                <w:rFonts w:eastAsia="Aptos"/>
                <w:kern w:val="2"/>
                <w:sz w:val="16"/>
                <w:szCs w:val="16"/>
              </w:rPr>
              <w:t xml:space="preserve">1,873.31 </w:t>
            </w:r>
          </w:p>
        </w:tc>
        <w:tc>
          <w:tcPr>
            <w:tcW w:w="1003" w:type="dxa"/>
            <w:noWrap/>
            <w:vAlign w:val="bottom"/>
            <w:hideMark/>
          </w:tcPr>
          <w:p w14:paraId="501A902C" w14:textId="77777777" w:rsidR="00232CF6" w:rsidRPr="00DD5F6A" w:rsidRDefault="00232CF6" w:rsidP="004422F2">
            <w:pPr>
              <w:jc w:val="center"/>
              <w:rPr>
                <w:sz w:val="16"/>
                <w:szCs w:val="16"/>
              </w:rPr>
            </w:pPr>
            <w:r w:rsidRPr="008B201F">
              <w:rPr>
                <w:rFonts w:eastAsia="Aptos"/>
                <w:kern w:val="2"/>
                <w:sz w:val="16"/>
                <w:szCs w:val="16"/>
              </w:rPr>
              <w:t>1,475.48</w:t>
            </w:r>
          </w:p>
        </w:tc>
      </w:tr>
      <w:tr w:rsidR="00232CF6" w:rsidRPr="00DD5F6A" w14:paraId="54EDAC7E" w14:textId="77777777" w:rsidTr="004422F2">
        <w:trPr>
          <w:trHeight w:val="250"/>
          <w:jc w:val="center"/>
        </w:trPr>
        <w:tc>
          <w:tcPr>
            <w:tcW w:w="1057" w:type="dxa"/>
            <w:noWrap/>
            <w:vAlign w:val="center"/>
            <w:hideMark/>
          </w:tcPr>
          <w:p w14:paraId="45A927C3" w14:textId="77777777" w:rsidR="00232CF6" w:rsidRPr="00DD5F6A" w:rsidRDefault="00232CF6" w:rsidP="004422F2">
            <w:pPr>
              <w:jc w:val="center"/>
              <w:rPr>
                <w:sz w:val="16"/>
                <w:szCs w:val="16"/>
              </w:rPr>
            </w:pPr>
            <w:r w:rsidRPr="00DD5F6A">
              <w:rPr>
                <w:sz w:val="16"/>
                <w:szCs w:val="16"/>
              </w:rPr>
              <w:t>73,700.01</w:t>
            </w:r>
          </w:p>
        </w:tc>
        <w:tc>
          <w:tcPr>
            <w:tcW w:w="1001" w:type="dxa"/>
            <w:noWrap/>
            <w:vAlign w:val="center"/>
            <w:hideMark/>
          </w:tcPr>
          <w:p w14:paraId="05674BD8" w14:textId="77777777" w:rsidR="00232CF6" w:rsidRPr="00DD5F6A" w:rsidRDefault="00232CF6" w:rsidP="004422F2">
            <w:pPr>
              <w:jc w:val="center"/>
              <w:rPr>
                <w:sz w:val="16"/>
                <w:szCs w:val="16"/>
              </w:rPr>
            </w:pPr>
            <w:r w:rsidRPr="00DD5F6A">
              <w:rPr>
                <w:sz w:val="16"/>
                <w:szCs w:val="16"/>
              </w:rPr>
              <w:t>74,100.00</w:t>
            </w:r>
          </w:p>
        </w:tc>
        <w:tc>
          <w:tcPr>
            <w:tcW w:w="889" w:type="dxa"/>
            <w:noWrap/>
            <w:vAlign w:val="bottom"/>
            <w:hideMark/>
          </w:tcPr>
          <w:p w14:paraId="66D55570" w14:textId="77777777" w:rsidR="00232CF6" w:rsidRPr="00DD5F6A" w:rsidRDefault="00232CF6" w:rsidP="004422F2">
            <w:pPr>
              <w:jc w:val="center"/>
              <w:rPr>
                <w:sz w:val="16"/>
                <w:szCs w:val="16"/>
              </w:rPr>
            </w:pPr>
            <w:r w:rsidRPr="008B201F">
              <w:rPr>
                <w:rFonts w:eastAsia="Aptos"/>
                <w:kern w:val="2"/>
                <w:sz w:val="16"/>
                <w:szCs w:val="16"/>
              </w:rPr>
              <w:t xml:space="preserve">2,283.51 </w:t>
            </w:r>
          </w:p>
        </w:tc>
        <w:tc>
          <w:tcPr>
            <w:tcW w:w="900" w:type="dxa"/>
            <w:noWrap/>
            <w:vAlign w:val="bottom"/>
            <w:hideMark/>
          </w:tcPr>
          <w:p w14:paraId="213B9DD4" w14:textId="77777777" w:rsidR="00232CF6" w:rsidRPr="00DD5F6A" w:rsidRDefault="00232CF6" w:rsidP="004422F2">
            <w:pPr>
              <w:jc w:val="center"/>
              <w:rPr>
                <w:sz w:val="16"/>
                <w:szCs w:val="16"/>
              </w:rPr>
            </w:pPr>
            <w:r w:rsidRPr="008B201F">
              <w:rPr>
                <w:rFonts w:eastAsia="Aptos"/>
                <w:kern w:val="2"/>
                <w:sz w:val="16"/>
                <w:szCs w:val="16"/>
              </w:rPr>
              <w:t xml:space="preserve">1,885.67 </w:t>
            </w:r>
          </w:p>
        </w:tc>
        <w:tc>
          <w:tcPr>
            <w:tcW w:w="1003" w:type="dxa"/>
            <w:noWrap/>
            <w:vAlign w:val="bottom"/>
            <w:hideMark/>
          </w:tcPr>
          <w:p w14:paraId="07229653" w14:textId="77777777" w:rsidR="00232CF6" w:rsidRPr="00DD5F6A" w:rsidRDefault="00232CF6" w:rsidP="004422F2">
            <w:pPr>
              <w:jc w:val="center"/>
              <w:rPr>
                <w:sz w:val="16"/>
                <w:szCs w:val="16"/>
              </w:rPr>
            </w:pPr>
            <w:r w:rsidRPr="008B201F">
              <w:rPr>
                <w:rFonts w:eastAsia="Aptos"/>
                <w:kern w:val="2"/>
                <w:sz w:val="16"/>
                <w:szCs w:val="16"/>
              </w:rPr>
              <w:t>1,487.84</w:t>
            </w:r>
          </w:p>
        </w:tc>
      </w:tr>
      <w:tr w:rsidR="00232CF6" w:rsidRPr="00DD5F6A" w14:paraId="05C07771" w14:textId="77777777" w:rsidTr="004422F2">
        <w:trPr>
          <w:trHeight w:val="250"/>
          <w:jc w:val="center"/>
        </w:trPr>
        <w:tc>
          <w:tcPr>
            <w:tcW w:w="1057" w:type="dxa"/>
            <w:noWrap/>
            <w:vAlign w:val="center"/>
            <w:hideMark/>
          </w:tcPr>
          <w:p w14:paraId="3CFF3C69" w14:textId="77777777" w:rsidR="00232CF6" w:rsidRPr="00DD5F6A" w:rsidRDefault="00232CF6" w:rsidP="004422F2">
            <w:pPr>
              <w:jc w:val="center"/>
              <w:rPr>
                <w:sz w:val="16"/>
                <w:szCs w:val="16"/>
              </w:rPr>
            </w:pPr>
            <w:r w:rsidRPr="00DD5F6A">
              <w:rPr>
                <w:sz w:val="16"/>
                <w:szCs w:val="16"/>
              </w:rPr>
              <w:t>74,100.01</w:t>
            </w:r>
          </w:p>
        </w:tc>
        <w:tc>
          <w:tcPr>
            <w:tcW w:w="1001" w:type="dxa"/>
            <w:noWrap/>
            <w:vAlign w:val="center"/>
            <w:hideMark/>
          </w:tcPr>
          <w:p w14:paraId="26BD4B6F" w14:textId="77777777" w:rsidR="00232CF6" w:rsidRPr="00DD5F6A" w:rsidRDefault="00232CF6" w:rsidP="004422F2">
            <w:pPr>
              <w:jc w:val="center"/>
              <w:rPr>
                <w:sz w:val="16"/>
                <w:szCs w:val="16"/>
              </w:rPr>
            </w:pPr>
            <w:r w:rsidRPr="00DD5F6A">
              <w:rPr>
                <w:sz w:val="16"/>
                <w:szCs w:val="16"/>
              </w:rPr>
              <w:t>74,500.00</w:t>
            </w:r>
          </w:p>
        </w:tc>
        <w:tc>
          <w:tcPr>
            <w:tcW w:w="889" w:type="dxa"/>
            <w:noWrap/>
            <w:vAlign w:val="bottom"/>
            <w:hideMark/>
          </w:tcPr>
          <w:p w14:paraId="47039925" w14:textId="77777777" w:rsidR="00232CF6" w:rsidRPr="00DD5F6A" w:rsidRDefault="00232CF6" w:rsidP="004422F2">
            <w:pPr>
              <w:jc w:val="center"/>
              <w:rPr>
                <w:sz w:val="16"/>
                <w:szCs w:val="16"/>
              </w:rPr>
            </w:pPr>
            <w:r w:rsidRPr="008B201F">
              <w:rPr>
                <w:rFonts w:eastAsia="Aptos"/>
                <w:kern w:val="2"/>
                <w:sz w:val="16"/>
                <w:szCs w:val="16"/>
              </w:rPr>
              <w:t xml:space="preserve">2,295.87 </w:t>
            </w:r>
          </w:p>
        </w:tc>
        <w:tc>
          <w:tcPr>
            <w:tcW w:w="900" w:type="dxa"/>
            <w:noWrap/>
            <w:vAlign w:val="bottom"/>
            <w:hideMark/>
          </w:tcPr>
          <w:p w14:paraId="701706A4" w14:textId="77777777" w:rsidR="00232CF6" w:rsidRPr="00DD5F6A" w:rsidRDefault="00232CF6" w:rsidP="004422F2">
            <w:pPr>
              <w:jc w:val="center"/>
              <w:rPr>
                <w:sz w:val="16"/>
                <w:szCs w:val="16"/>
              </w:rPr>
            </w:pPr>
            <w:r w:rsidRPr="008B201F">
              <w:rPr>
                <w:rFonts w:eastAsia="Aptos"/>
                <w:kern w:val="2"/>
                <w:sz w:val="16"/>
                <w:szCs w:val="16"/>
              </w:rPr>
              <w:t xml:space="preserve">1,898.03 </w:t>
            </w:r>
          </w:p>
        </w:tc>
        <w:tc>
          <w:tcPr>
            <w:tcW w:w="1003" w:type="dxa"/>
            <w:noWrap/>
            <w:vAlign w:val="bottom"/>
            <w:hideMark/>
          </w:tcPr>
          <w:p w14:paraId="3E66B87D" w14:textId="77777777" w:rsidR="00232CF6" w:rsidRPr="00DD5F6A" w:rsidRDefault="00232CF6" w:rsidP="004422F2">
            <w:pPr>
              <w:jc w:val="center"/>
              <w:rPr>
                <w:sz w:val="16"/>
                <w:szCs w:val="16"/>
              </w:rPr>
            </w:pPr>
            <w:r w:rsidRPr="008B201F">
              <w:rPr>
                <w:rFonts w:eastAsia="Aptos"/>
                <w:kern w:val="2"/>
                <w:sz w:val="16"/>
                <w:szCs w:val="16"/>
              </w:rPr>
              <w:t>1,500.20</w:t>
            </w:r>
          </w:p>
        </w:tc>
      </w:tr>
      <w:tr w:rsidR="00232CF6" w:rsidRPr="00DD5F6A" w14:paraId="39A7C881" w14:textId="77777777" w:rsidTr="004422F2">
        <w:trPr>
          <w:trHeight w:val="250"/>
          <w:jc w:val="center"/>
        </w:trPr>
        <w:tc>
          <w:tcPr>
            <w:tcW w:w="1057" w:type="dxa"/>
            <w:noWrap/>
            <w:vAlign w:val="center"/>
            <w:hideMark/>
          </w:tcPr>
          <w:p w14:paraId="43B2F055" w14:textId="77777777" w:rsidR="00232CF6" w:rsidRPr="00DD5F6A" w:rsidRDefault="00232CF6" w:rsidP="004422F2">
            <w:pPr>
              <w:jc w:val="center"/>
              <w:rPr>
                <w:sz w:val="16"/>
                <w:szCs w:val="16"/>
              </w:rPr>
            </w:pPr>
            <w:r w:rsidRPr="00DD5F6A">
              <w:rPr>
                <w:sz w:val="16"/>
                <w:szCs w:val="16"/>
              </w:rPr>
              <w:t>74,500.01</w:t>
            </w:r>
          </w:p>
        </w:tc>
        <w:tc>
          <w:tcPr>
            <w:tcW w:w="1001" w:type="dxa"/>
            <w:noWrap/>
            <w:vAlign w:val="center"/>
            <w:hideMark/>
          </w:tcPr>
          <w:p w14:paraId="42BAD541" w14:textId="77777777" w:rsidR="00232CF6" w:rsidRPr="00DD5F6A" w:rsidRDefault="00232CF6" w:rsidP="004422F2">
            <w:pPr>
              <w:jc w:val="center"/>
              <w:rPr>
                <w:sz w:val="16"/>
                <w:szCs w:val="16"/>
              </w:rPr>
            </w:pPr>
            <w:r w:rsidRPr="00DD5F6A">
              <w:rPr>
                <w:sz w:val="16"/>
                <w:szCs w:val="16"/>
              </w:rPr>
              <w:t>74,900.00</w:t>
            </w:r>
          </w:p>
        </w:tc>
        <w:tc>
          <w:tcPr>
            <w:tcW w:w="889" w:type="dxa"/>
            <w:noWrap/>
            <w:vAlign w:val="bottom"/>
            <w:hideMark/>
          </w:tcPr>
          <w:p w14:paraId="1493F96E" w14:textId="77777777" w:rsidR="00232CF6" w:rsidRPr="00DD5F6A" w:rsidRDefault="00232CF6" w:rsidP="004422F2">
            <w:pPr>
              <w:jc w:val="center"/>
              <w:rPr>
                <w:sz w:val="16"/>
                <w:szCs w:val="16"/>
              </w:rPr>
            </w:pPr>
            <w:r w:rsidRPr="008B201F">
              <w:rPr>
                <w:rFonts w:eastAsia="Aptos"/>
                <w:kern w:val="2"/>
                <w:sz w:val="16"/>
                <w:szCs w:val="16"/>
              </w:rPr>
              <w:t xml:space="preserve">2,308.23 </w:t>
            </w:r>
          </w:p>
        </w:tc>
        <w:tc>
          <w:tcPr>
            <w:tcW w:w="900" w:type="dxa"/>
            <w:noWrap/>
            <w:vAlign w:val="bottom"/>
            <w:hideMark/>
          </w:tcPr>
          <w:p w14:paraId="0BD4AA22" w14:textId="77777777" w:rsidR="00232CF6" w:rsidRPr="00DD5F6A" w:rsidRDefault="00232CF6" w:rsidP="004422F2">
            <w:pPr>
              <w:jc w:val="center"/>
              <w:rPr>
                <w:sz w:val="16"/>
                <w:szCs w:val="16"/>
              </w:rPr>
            </w:pPr>
            <w:r w:rsidRPr="008B201F">
              <w:rPr>
                <w:rFonts w:eastAsia="Aptos"/>
                <w:kern w:val="2"/>
                <w:sz w:val="16"/>
                <w:szCs w:val="16"/>
              </w:rPr>
              <w:t xml:space="preserve">1,910.39 </w:t>
            </w:r>
          </w:p>
        </w:tc>
        <w:tc>
          <w:tcPr>
            <w:tcW w:w="1003" w:type="dxa"/>
            <w:noWrap/>
            <w:vAlign w:val="bottom"/>
            <w:hideMark/>
          </w:tcPr>
          <w:p w14:paraId="788FA487" w14:textId="77777777" w:rsidR="00232CF6" w:rsidRPr="00DD5F6A" w:rsidRDefault="00232CF6" w:rsidP="004422F2">
            <w:pPr>
              <w:jc w:val="center"/>
              <w:rPr>
                <w:sz w:val="16"/>
                <w:szCs w:val="16"/>
              </w:rPr>
            </w:pPr>
            <w:r w:rsidRPr="008B201F">
              <w:rPr>
                <w:rFonts w:eastAsia="Aptos"/>
                <w:kern w:val="2"/>
                <w:sz w:val="16"/>
                <w:szCs w:val="16"/>
              </w:rPr>
              <w:t>1,512.56</w:t>
            </w:r>
          </w:p>
        </w:tc>
      </w:tr>
      <w:tr w:rsidR="00232CF6" w:rsidRPr="00DD5F6A" w14:paraId="086F2A68" w14:textId="77777777" w:rsidTr="004422F2">
        <w:trPr>
          <w:trHeight w:val="250"/>
          <w:jc w:val="center"/>
        </w:trPr>
        <w:tc>
          <w:tcPr>
            <w:tcW w:w="1057" w:type="dxa"/>
            <w:noWrap/>
            <w:vAlign w:val="center"/>
            <w:hideMark/>
          </w:tcPr>
          <w:p w14:paraId="74C3C145" w14:textId="77777777" w:rsidR="00232CF6" w:rsidRPr="00DD5F6A" w:rsidRDefault="00232CF6" w:rsidP="004422F2">
            <w:pPr>
              <w:jc w:val="center"/>
              <w:rPr>
                <w:sz w:val="16"/>
                <w:szCs w:val="16"/>
              </w:rPr>
            </w:pPr>
            <w:r w:rsidRPr="00DD5F6A">
              <w:rPr>
                <w:sz w:val="16"/>
                <w:szCs w:val="16"/>
              </w:rPr>
              <w:t>74,900.01</w:t>
            </w:r>
          </w:p>
        </w:tc>
        <w:tc>
          <w:tcPr>
            <w:tcW w:w="1001" w:type="dxa"/>
            <w:noWrap/>
            <w:vAlign w:val="center"/>
            <w:hideMark/>
          </w:tcPr>
          <w:p w14:paraId="14DA6E0D" w14:textId="77777777" w:rsidR="00232CF6" w:rsidRPr="00DD5F6A" w:rsidRDefault="00232CF6" w:rsidP="004422F2">
            <w:pPr>
              <w:jc w:val="center"/>
              <w:rPr>
                <w:sz w:val="16"/>
                <w:szCs w:val="16"/>
              </w:rPr>
            </w:pPr>
            <w:r w:rsidRPr="00DD5F6A">
              <w:rPr>
                <w:sz w:val="16"/>
                <w:szCs w:val="16"/>
              </w:rPr>
              <w:t>75,300.00</w:t>
            </w:r>
          </w:p>
        </w:tc>
        <w:tc>
          <w:tcPr>
            <w:tcW w:w="889" w:type="dxa"/>
            <w:noWrap/>
            <w:vAlign w:val="bottom"/>
            <w:hideMark/>
          </w:tcPr>
          <w:p w14:paraId="1ABCB77A" w14:textId="77777777" w:rsidR="00232CF6" w:rsidRPr="00DD5F6A" w:rsidRDefault="00232CF6" w:rsidP="004422F2">
            <w:pPr>
              <w:jc w:val="center"/>
              <w:rPr>
                <w:sz w:val="16"/>
                <w:szCs w:val="16"/>
              </w:rPr>
            </w:pPr>
            <w:r w:rsidRPr="008B201F">
              <w:rPr>
                <w:rFonts w:eastAsia="Aptos"/>
                <w:kern w:val="2"/>
                <w:sz w:val="16"/>
                <w:szCs w:val="16"/>
              </w:rPr>
              <w:t xml:space="preserve">2,320.59 </w:t>
            </w:r>
          </w:p>
        </w:tc>
        <w:tc>
          <w:tcPr>
            <w:tcW w:w="900" w:type="dxa"/>
            <w:noWrap/>
            <w:vAlign w:val="bottom"/>
            <w:hideMark/>
          </w:tcPr>
          <w:p w14:paraId="54D77320" w14:textId="77777777" w:rsidR="00232CF6" w:rsidRPr="00DD5F6A" w:rsidRDefault="00232CF6" w:rsidP="004422F2">
            <w:pPr>
              <w:jc w:val="center"/>
              <w:rPr>
                <w:sz w:val="16"/>
                <w:szCs w:val="16"/>
              </w:rPr>
            </w:pPr>
            <w:r w:rsidRPr="008B201F">
              <w:rPr>
                <w:rFonts w:eastAsia="Aptos"/>
                <w:kern w:val="2"/>
                <w:sz w:val="16"/>
                <w:szCs w:val="16"/>
              </w:rPr>
              <w:t xml:space="preserve">1,922.75 </w:t>
            </w:r>
          </w:p>
        </w:tc>
        <w:tc>
          <w:tcPr>
            <w:tcW w:w="1003" w:type="dxa"/>
            <w:noWrap/>
            <w:vAlign w:val="bottom"/>
            <w:hideMark/>
          </w:tcPr>
          <w:p w14:paraId="6868681E" w14:textId="77777777" w:rsidR="00232CF6" w:rsidRPr="00DD5F6A" w:rsidRDefault="00232CF6" w:rsidP="004422F2">
            <w:pPr>
              <w:jc w:val="center"/>
              <w:rPr>
                <w:sz w:val="16"/>
                <w:szCs w:val="16"/>
              </w:rPr>
            </w:pPr>
            <w:r w:rsidRPr="008B201F">
              <w:rPr>
                <w:rFonts w:eastAsia="Aptos"/>
                <w:kern w:val="2"/>
                <w:sz w:val="16"/>
                <w:szCs w:val="16"/>
              </w:rPr>
              <w:t>1,524.92</w:t>
            </w:r>
          </w:p>
        </w:tc>
      </w:tr>
      <w:tr w:rsidR="00232CF6" w:rsidRPr="00DD5F6A" w14:paraId="6CEC9EA0" w14:textId="77777777" w:rsidTr="004422F2">
        <w:trPr>
          <w:trHeight w:val="250"/>
          <w:jc w:val="center"/>
        </w:trPr>
        <w:tc>
          <w:tcPr>
            <w:tcW w:w="1057" w:type="dxa"/>
            <w:noWrap/>
            <w:vAlign w:val="center"/>
            <w:hideMark/>
          </w:tcPr>
          <w:p w14:paraId="2BBA93A7" w14:textId="77777777" w:rsidR="00232CF6" w:rsidRPr="00DD5F6A" w:rsidRDefault="00232CF6" w:rsidP="004422F2">
            <w:pPr>
              <w:jc w:val="center"/>
              <w:rPr>
                <w:sz w:val="16"/>
                <w:szCs w:val="16"/>
              </w:rPr>
            </w:pPr>
            <w:r w:rsidRPr="00DD5F6A">
              <w:rPr>
                <w:sz w:val="16"/>
                <w:szCs w:val="16"/>
              </w:rPr>
              <w:t>75,300.01</w:t>
            </w:r>
          </w:p>
        </w:tc>
        <w:tc>
          <w:tcPr>
            <w:tcW w:w="1001" w:type="dxa"/>
            <w:noWrap/>
            <w:vAlign w:val="center"/>
            <w:hideMark/>
          </w:tcPr>
          <w:p w14:paraId="2FBF262A" w14:textId="77777777" w:rsidR="00232CF6" w:rsidRPr="00DD5F6A" w:rsidRDefault="00232CF6" w:rsidP="004422F2">
            <w:pPr>
              <w:jc w:val="center"/>
              <w:rPr>
                <w:sz w:val="16"/>
                <w:szCs w:val="16"/>
              </w:rPr>
            </w:pPr>
            <w:r w:rsidRPr="00DD5F6A">
              <w:rPr>
                <w:sz w:val="16"/>
                <w:szCs w:val="16"/>
              </w:rPr>
              <w:t>75,700.00</w:t>
            </w:r>
          </w:p>
        </w:tc>
        <w:tc>
          <w:tcPr>
            <w:tcW w:w="889" w:type="dxa"/>
            <w:noWrap/>
            <w:vAlign w:val="bottom"/>
            <w:hideMark/>
          </w:tcPr>
          <w:p w14:paraId="5327F173" w14:textId="77777777" w:rsidR="00232CF6" w:rsidRPr="00DD5F6A" w:rsidRDefault="00232CF6" w:rsidP="004422F2">
            <w:pPr>
              <w:jc w:val="center"/>
              <w:rPr>
                <w:sz w:val="16"/>
                <w:szCs w:val="16"/>
              </w:rPr>
            </w:pPr>
            <w:r w:rsidRPr="008B201F">
              <w:rPr>
                <w:rFonts w:eastAsia="Aptos"/>
                <w:kern w:val="2"/>
                <w:sz w:val="16"/>
                <w:szCs w:val="16"/>
              </w:rPr>
              <w:t xml:space="preserve">2,332.95 </w:t>
            </w:r>
          </w:p>
        </w:tc>
        <w:tc>
          <w:tcPr>
            <w:tcW w:w="900" w:type="dxa"/>
            <w:noWrap/>
            <w:vAlign w:val="bottom"/>
            <w:hideMark/>
          </w:tcPr>
          <w:p w14:paraId="3E669A99" w14:textId="77777777" w:rsidR="00232CF6" w:rsidRPr="00DD5F6A" w:rsidRDefault="00232CF6" w:rsidP="004422F2">
            <w:pPr>
              <w:jc w:val="center"/>
              <w:rPr>
                <w:sz w:val="16"/>
                <w:szCs w:val="16"/>
              </w:rPr>
            </w:pPr>
            <w:r w:rsidRPr="008B201F">
              <w:rPr>
                <w:rFonts w:eastAsia="Aptos"/>
                <w:kern w:val="2"/>
                <w:sz w:val="16"/>
                <w:szCs w:val="16"/>
              </w:rPr>
              <w:t xml:space="preserve">1,935.11 </w:t>
            </w:r>
          </w:p>
        </w:tc>
        <w:tc>
          <w:tcPr>
            <w:tcW w:w="1003" w:type="dxa"/>
            <w:noWrap/>
            <w:vAlign w:val="bottom"/>
            <w:hideMark/>
          </w:tcPr>
          <w:p w14:paraId="0145C6EA" w14:textId="77777777" w:rsidR="00232CF6" w:rsidRPr="00DD5F6A" w:rsidRDefault="00232CF6" w:rsidP="004422F2">
            <w:pPr>
              <w:jc w:val="center"/>
              <w:rPr>
                <w:sz w:val="16"/>
                <w:szCs w:val="16"/>
              </w:rPr>
            </w:pPr>
            <w:r w:rsidRPr="008B201F">
              <w:rPr>
                <w:rFonts w:eastAsia="Aptos"/>
                <w:kern w:val="2"/>
                <w:sz w:val="16"/>
                <w:szCs w:val="16"/>
              </w:rPr>
              <w:t>1,537.28</w:t>
            </w:r>
          </w:p>
        </w:tc>
      </w:tr>
      <w:tr w:rsidR="00232CF6" w:rsidRPr="00DD5F6A" w14:paraId="4548B39E" w14:textId="77777777" w:rsidTr="004422F2">
        <w:trPr>
          <w:trHeight w:val="250"/>
          <w:jc w:val="center"/>
        </w:trPr>
        <w:tc>
          <w:tcPr>
            <w:tcW w:w="1057" w:type="dxa"/>
            <w:noWrap/>
            <w:vAlign w:val="center"/>
            <w:hideMark/>
          </w:tcPr>
          <w:p w14:paraId="4C8E52FE" w14:textId="77777777" w:rsidR="00232CF6" w:rsidRPr="00DD5F6A" w:rsidRDefault="00232CF6" w:rsidP="004422F2">
            <w:pPr>
              <w:jc w:val="center"/>
              <w:rPr>
                <w:sz w:val="16"/>
                <w:szCs w:val="16"/>
              </w:rPr>
            </w:pPr>
            <w:r w:rsidRPr="00DD5F6A">
              <w:rPr>
                <w:sz w:val="16"/>
                <w:szCs w:val="16"/>
              </w:rPr>
              <w:t>75,700.01</w:t>
            </w:r>
          </w:p>
        </w:tc>
        <w:tc>
          <w:tcPr>
            <w:tcW w:w="1001" w:type="dxa"/>
            <w:noWrap/>
            <w:vAlign w:val="center"/>
            <w:hideMark/>
          </w:tcPr>
          <w:p w14:paraId="0B12AAD3" w14:textId="77777777" w:rsidR="00232CF6" w:rsidRPr="00DD5F6A" w:rsidRDefault="00232CF6" w:rsidP="004422F2">
            <w:pPr>
              <w:jc w:val="center"/>
              <w:rPr>
                <w:sz w:val="16"/>
                <w:szCs w:val="16"/>
              </w:rPr>
            </w:pPr>
            <w:r w:rsidRPr="00DD5F6A">
              <w:rPr>
                <w:sz w:val="16"/>
                <w:szCs w:val="16"/>
              </w:rPr>
              <w:t>76,100.00</w:t>
            </w:r>
          </w:p>
        </w:tc>
        <w:tc>
          <w:tcPr>
            <w:tcW w:w="889" w:type="dxa"/>
            <w:noWrap/>
            <w:vAlign w:val="bottom"/>
            <w:hideMark/>
          </w:tcPr>
          <w:p w14:paraId="66301E3E" w14:textId="77777777" w:rsidR="00232CF6" w:rsidRPr="00DD5F6A" w:rsidRDefault="00232CF6" w:rsidP="004422F2">
            <w:pPr>
              <w:jc w:val="center"/>
              <w:rPr>
                <w:sz w:val="16"/>
                <w:szCs w:val="16"/>
              </w:rPr>
            </w:pPr>
            <w:r w:rsidRPr="008B201F">
              <w:rPr>
                <w:rFonts w:eastAsia="Aptos"/>
                <w:kern w:val="2"/>
                <w:sz w:val="16"/>
                <w:szCs w:val="16"/>
              </w:rPr>
              <w:t xml:space="preserve">2,345.31 </w:t>
            </w:r>
          </w:p>
        </w:tc>
        <w:tc>
          <w:tcPr>
            <w:tcW w:w="900" w:type="dxa"/>
            <w:noWrap/>
            <w:vAlign w:val="bottom"/>
            <w:hideMark/>
          </w:tcPr>
          <w:p w14:paraId="5F051633" w14:textId="77777777" w:rsidR="00232CF6" w:rsidRPr="00DD5F6A" w:rsidRDefault="00232CF6" w:rsidP="004422F2">
            <w:pPr>
              <w:jc w:val="center"/>
              <w:rPr>
                <w:sz w:val="16"/>
                <w:szCs w:val="16"/>
              </w:rPr>
            </w:pPr>
            <w:r w:rsidRPr="008B201F">
              <w:rPr>
                <w:rFonts w:eastAsia="Aptos"/>
                <w:kern w:val="2"/>
                <w:sz w:val="16"/>
                <w:szCs w:val="16"/>
              </w:rPr>
              <w:t xml:space="preserve">1,947.47 </w:t>
            </w:r>
          </w:p>
        </w:tc>
        <w:tc>
          <w:tcPr>
            <w:tcW w:w="1003" w:type="dxa"/>
            <w:noWrap/>
            <w:vAlign w:val="bottom"/>
            <w:hideMark/>
          </w:tcPr>
          <w:p w14:paraId="61318F06" w14:textId="77777777" w:rsidR="00232CF6" w:rsidRPr="00DD5F6A" w:rsidRDefault="00232CF6" w:rsidP="004422F2">
            <w:pPr>
              <w:jc w:val="center"/>
              <w:rPr>
                <w:sz w:val="16"/>
                <w:szCs w:val="16"/>
              </w:rPr>
            </w:pPr>
            <w:r w:rsidRPr="008B201F">
              <w:rPr>
                <w:rFonts w:eastAsia="Aptos"/>
                <w:kern w:val="2"/>
                <w:sz w:val="16"/>
                <w:szCs w:val="16"/>
              </w:rPr>
              <w:t>1,549.64</w:t>
            </w:r>
          </w:p>
        </w:tc>
      </w:tr>
      <w:tr w:rsidR="00232CF6" w:rsidRPr="00DD5F6A" w14:paraId="579F94F8" w14:textId="77777777" w:rsidTr="004422F2">
        <w:trPr>
          <w:trHeight w:val="250"/>
          <w:jc w:val="center"/>
        </w:trPr>
        <w:tc>
          <w:tcPr>
            <w:tcW w:w="1057" w:type="dxa"/>
            <w:noWrap/>
            <w:vAlign w:val="center"/>
            <w:hideMark/>
          </w:tcPr>
          <w:p w14:paraId="111F9775" w14:textId="77777777" w:rsidR="00232CF6" w:rsidRPr="00DD5F6A" w:rsidRDefault="00232CF6" w:rsidP="004422F2">
            <w:pPr>
              <w:jc w:val="center"/>
              <w:rPr>
                <w:sz w:val="16"/>
                <w:szCs w:val="16"/>
              </w:rPr>
            </w:pPr>
            <w:r w:rsidRPr="00DD5F6A">
              <w:rPr>
                <w:sz w:val="16"/>
                <w:szCs w:val="16"/>
              </w:rPr>
              <w:t>76,100.01</w:t>
            </w:r>
          </w:p>
        </w:tc>
        <w:tc>
          <w:tcPr>
            <w:tcW w:w="1001" w:type="dxa"/>
            <w:noWrap/>
            <w:vAlign w:val="center"/>
            <w:hideMark/>
          </w:tcPr>
          <w:p w14:paraId="04021BEE" w14:textId="77777777" w:rsidR="00232CF6" w:rsidRPr="00DD5F6A" w:rsidRDefault="00232CF6" w:rsidP="004422F2">
            <w:pPr>
              <w:jc w:val="center"/>
              <w:rPr>
                <w:sz w:val="16"/>
                <w:szCs w:val="16"/>
              </w:rPr>
            </w:pPr>
            <w:r w:rsidRPr="00DD5F6A">
              <w:rPr>
                <w:sz w:val="16"/>
                <w:szCs w:val="16"/>
              </w:rPr>
              <w:t>76,500.00</w:t>
            </w:r>
          </w:p>
        </w:tc>
        <w:tc>
          <w:tcPr>
            <w:tcW w:w="889" w:type="dxa"/>
            <w:noWrap/>
            <w:vAlign w:val="bottom"/>
            <w:hideMark/>
          </w:tcPr>
          <w:p w14:paraId="5FF62451" w14:textId="77777777" w:rsidR="00232CF6" w:rsidRPr="00DD5F6A" w:rsidRDefault="00232CF6" w:rsidP="004422F2">
            <w:pPr>
              <w:jc w:val="center"/>
              <w:rPr>
                <w:sz w:val="16"/>
                <w:szCs w:val="16"/>
              </w:rPr>
            </w:pPr>
            <w:r w:rsidRPr="008B201F">
              <w:rPr>
                <w:rFonts w:eastAsia="Aptos"/>
                <w:kern w:val="2"/>
                <w:sz w:val="16"/>
                <w:szCs w:val="16"/>
              </w:rPr>
              <w:t xml:space="preserve">2,357.67 </w:t>
            </w:r>
          </w:p>
        </w:tc>
        <w:tc>
          <w:tcPr>
            <w:tcW w:w="900" w:type="dxa"/>
            <w:noWrap/>
            <w:vAlign w:val="bottom"/>
            <w:hideMark/>
          </w:tcPr>
          <w:p w14:paraId="00DC33BC" w14:textId="77777777" w:rsidR="00232CF6" w:rsidRPr="00DD5F6A" w:rsidRDefault="00232CF6" w:rsidP="004422F2">
            <w:pPr>
              <w:jc w:val="center"/>
              <w:rPr>
                <w:sz w:val="16"/>
                <w:szCs w:val="16"/>
              </w:rPr>
            </w:pPr>
            <w:r w:rsidRPr="008B201F">
              <w:rPr>
                <w:rFonts w:eastAsia="Aptos"/>
                <w:kern w:val="2"/>
                <w:sz w:val="16"/>
                <w:szCs w:val="16"/>
              </w:rPr>
              <w:t xml:space="preserve">1,959.83 </w:t>
            </w:r>
          </w:p>
        </w:tc>
        <w:tc>
          <w:tcPr>
            <w:tcW w:w="1003" w:type="dxa"/>
            <w:noWrap/>
            <w:vAlign w:val="bottom"/>
            <w:hideMark/>
          </w:tcPr>
          <w:p w14:paraId="1AB973E3" w14:textId="77777777" w:rsidR="00232CF6" w:rsidRPr="00DD5F6A" w:rsidRDefault="00232CF6" w:rsidP="004422F2">
            <w:pPr>
              <w:jc w:val="center"/>
              <w:rPr>
                <w:sz w:val="16"/>
                <w:szCs w:val="16"/>
              </w:rPr>
            </w:pPr>
            <w:r w:rsidRPr="008B201F">
              <w:rPr>
                <w:rFonts w:eastAsia="Aptos"/>
                <w:kern w:val="2"/>
                <w:sz w:val="16"/>
                <w:szCs w:val="16"/>
              </w:rPr>
              <w:t>1,562.00</w:t>
            </w:r>
          </w:p>
        </w:tc>
      </w:tr>
      <w:tr w:rsidR="00232CF6" w:rsidRPr="00DD5F6A" w14:paraId="7EDDE767" w14:textId="77777777" w:rsidTr="004422F2">
        <w:trPr>
          <w:trHeight w:val="250"/>
          <w:jc w:val="center"/>
        </w:trPr>
        <w:tc>
          <w:tcPr>
            <w:tcW w:w="1057" w:type="dxa"/>
            <w:noWrap/>
            <w:vAlign w:val="center"/>
            <w:hideMark/>
          </w:tcPr>
          <w:p w14:paraId="2022DAB4" w14:textId="77777777" w:rsidR="00232CF6" w:rsidRPr="00DD5F6A" w:rsidRDefault="00232CF6" w:rsidP="004422F2">
            <w:pPr>
              <w:jc w:val="center"/>
              <w:rPr>
                <w:sz w:val="16"/>
                <w:szCs w:val="16"/>
              </w:rPr>
            </w:pPr>
            <w:r w:rsidRPr="00DD5F6A">
              <w:rPr>
                <w:sz w:val="16"/>
                <w:szCs w:val="16"/>
              </w:rPr>
              <w:t>76,500.01</w:t>
            </w:r>
          </w:p>
        </w:tc>
        <w:tc>
          <w:tcPr>
            <w:tcW w:w="1001" w:type="dxa"/>
            <w:noWrap/>
            <w:vAlign w:val="center"/>
            <w:hideMark/>
          </w:tcPr>
          <w:p w14:paraId="742CFD0F" w14:textId="77777777" w:rsidR="00232CF6" w:rsidRPr="00DD5F6A" w:rsidRDefault="00232CF6" w:rsidP="004422F2">
            <w:pPr>
              <w:jc w:val="center"/>
              <w:rPr>
                <w:sz w:val="16"/>
                <w:szCs w:val="16"/>
              </w:rPr>
            </w:pPr>
            <w:r w:rsidRPr="00DD5F6A">
              <w:rPr>
                <w:sz w:val="16"/>
                <w:szCs w:val="16"/>
              </w:rPr>
              <w:t>76,900.00</w:t>
            </w:r>
          </w:p>
        </w:tc>
        <w:tc>
          <w:tcPr>
            <w:tcW w:w="889" w:type="dxa"/>
            <w:noWrap/>
            <w:vAlign w:val="bottom"/>
            <w:hideMark/>
          </w:tcPr>
          <w:p w14:paraId="7CF52833" w14:textId="77777777" w:rsidR="00232CF6" w:rsidRPr="00DD5F6A" w:rsidRDefault="00232CF6" w:rsidP="004422F2">
            <w:pPr>
              <w:jc w:val="center"/>
              <w:rPr>
                <w:sz w:val="16"/>
                <w:szCs w:val="16"/>
              </w:rPr>
            </w:pPr>
            <w:r w:rsidRPr="008B201F">
              <w:rPr>
                <w:rFonts w:eastAsia="Aptos"/>
                <w:kern w:val="2"/>
                <w:sz w:val="16"/>
                <w:szCs w:val="16"/>
              </w:rPr>
              <w:t xml:space="preserve">2,370.03 </w:t>
            </w:r>
          </w:p>
        </w:tc>
        <w:tc>
          <w:tcPr>
            <w:tcW w:w="900" w:type="dxa"/>
            <w:noWrap/>
            <w:vAlign w:val="bottom"/>
            <w:hideMark/>
          </w:tcPr>
          <w:p w14:paraId="64142130" w14:textId="77777777" w:rsidR="00232CF6" w:rsidRPr="00DD5F6A" w:rsidRDefault="00232CF6" w:rsidP="004422F2">
            <w:pPr>
              <w:jc w:val="center"/>
              <w:rPr>
                <w:sz w:val="16"/>
                <w:szCs w:val="16"/>
              </w:rPr>
            </w:pPr>
            <w:r w:rsidRPr="008B201F">
              <w:rPr>
                <w:rFonts w:eastAsia="Aptos"/>
                <w:kern w:val="2"/>
                <w:sz w:val="16"/>
                <w:szCs w:val="16"/>
              </w:rPr>
              <w:t xml:space="preserve">1,972.19 </w:t>
            </w:r>
          </w:p>
        </w:tc>
        <w:tc>
          <w:tcPr>
            <w:tcW w:w="1003" w:type="dxa"/>
            <w:noWrap/>
            <w:vAlign w:val="bottom"/>
            <w:hideMark/>
          </w:tcPr>
          <w:p w14:paraId="734A2798" w14:textId="77777777" w:rsidR="00232CF6" w:rsidRPr="00DD5F6A" w:rsidRDefault="00232CF6" w:rsidP="004422F2">
            <w:pPr>
              <w:jc w:val="center"/>
              <w:rPr>
                <w:sz w:val="16"/>
                <w:szCs w:val="16"/>
              </w:rPr>
            </w:pPr>
            <w:r w:rsidRPr="008B201F">
              <w:rPr>
                <w:rFonts w:eastAsia="Aptos"/>
                <w:kern w:val="2"/>
                <w:sz w:val="16"/>
                <w:szCs w:val="16"/>
              </w:rPr>
              <w:t>1,574.36</w:t>
            </w:r>
          </w:p>
        </w:tc>
      </w:tr>
      <w:tr w:rsidR="00232CF6" w:rsidRPr="00DD5F6A" w14:paraId="1CD6C93D" w14:textId="77777777" w:rsidTr="004422F2">
        <w:trPr>
          <w:trHeight w:val="250"/>
          <w:jc w:val="center"/>
        </w:trPr>
        <w:tc>
          <w:tcPr>
            <w:tcW w:w="1057" w:type="dxa"/>
            <w:noWrap/>
            <w:vAlign w:val="center"/>
            <w:hideMark/>
          </w:tcPr>
          <w:p w14:paraId="22035DEB" w14:textId="77777777" w:rsidR="00232CF6" w:rsidRPr="00DD5F6A" w:rsidRDefault="00232CF6" w:rsidP="004422F2">
            <w:pPr>
              <w:jc w:val="center"/>
              <w:rPr>
                <w:sz w:val="16"/>
                <w:szCs w:val="16"/>
              </w:rPr>
            </w:pPr>
            <w:r w:rsidRPr="00DD5F6A">
              <w:rPr>
                <w:sz w:val="16"/>
                <w:szCs w:val="16"/>
              </w:rPr>
              <w:t>76,900.01</w:t>
            </w:r>
          </w:p>
        </w:tc>
        <w:tc>
          <w:tcPr>
            <w:tcW w:w="1001" w:type="dxa"/>
            <w:noWrap/>
            <w:vAlign w:val="center"/>
            <w:hideMark/>
          </w:tcPr>
          <w:p w14:paraId="7636D1D1" w14:textId="77777777" w:rsidR="00232CF6" w:rsidRPr="00DD5F6A" w:rsidRDefault="00232CF6" w:rsidP="004422F2">
            <w:pPr>
              <w:jc w:val="center"/>
              <w:rPr>
                <w:sz w:val="16"/>
                <w:szCs w:val="16"/>
              </w:rPr>
            </w:pPr>
            <w:r w:rsidRPr="00DD5F6A">
              <w:rPr>
                <w:sz w:val="16"/>
                <w:szCs w:val="16"/>
              </w:rPr>
              <w:t>77,300.00</w:t>
            </w:r>
          </w:p>
        </w:tc>
        <w:tc>
          <w:tcPr>
            <w:tcW w:w="889" w:type="dxa"/>
            <w:noWrap/>
            <w:vAlign w:val="bottom"/>
            <w:hideMark/>
          </w:tcPr>
          <w:p w14:paraId="301C29C6" w14:textId="77777777" w:rsidR="00232CF6" w:rsidRPr="00DD5F6A" w:rsidRDefault="00232CF6" w:rsidP="004422F2">
            <w:pPr>
              <w:jc w:val="center"/>
              <w:rPr>
                <w:sz w:val="16"/>
                <w:szCs w:val="16"/>
              </w:rPr>
            </w:pPr>
            <w:r w:rsidRPr="008B201F">
              <w:rPr>
                <w:rFonts w:eastAsia="Aptos"/>
                <w:kern w:val="2"/>
                <w:sz w:val="16"/>
                <w:szCs w:val="16"/>
              </w:rPr>
              <w:t xml:space="preserve">2,382.39 </w:t>
            </w:r>
          </w:p>
        </w:tc>
        <w:tc>
          <w:tcPr>
            <w:tcW w:w="900" w:type="dxa"/>
            <w:noWrap/>
            <w:vAlign w:val="bottom"/>
            <w:hideMark/>
          </w:tcPr>
          <w:p w14:paraId="437B6BAB" w14:textId="77777777" w:rsidR="00232CF6" w:rsidRPr="00DD5F6A" w:rsidRDefault="00232CF6" w:rsidP="004422F2">
            <w:pPr>
              <w:jc w:val="center"/>
              <w:rPr>
                <w:sz w:val="16"/>
                <w:szCs w:val="16"/>
              </w:rPr>
            </w:pPr>
            <w:r w:rsidRPr="008B201F">
              <w:rPr>
                <w:rFonts w:eastAsia="Aptos"/>
                <w:kern w:val="2"/>
                <w:sz w:val="16"/>
                <w:szCs w:val="16"/>
              </w:rPr>
              <w:t xml:space="preserve">1,984.55 </w:t>
            </w:r>
          </w:p>
        </w:tc>
        <w:tc>
          <w:tcPr>
            <w:tcW w:w="1003" w:type="dxa"/>
            <w:noWrap/>
            <w:vAlign w:val="bottom"/>
            <w:hideMark/>
          </w:tcPr>
          <w:p w14:paraId="70DE57AF" w14:textId="77777777" w:rsidR="00232CF6" w:rsidRPr="00DD5F6A" w:rsidRDefault="00232CF6" w:rsidP="004422F2">
            <w:pPr>
              <w:jc w:val="center"/>
              <w:rPr>
                <w:sz w:val="16"/>
                <w:szCs w:val="16"/>
              </w:rPr>
            </w:pPr>
            <w:r w:rsidRPr="008B201F">
              <w:rPr>
                <w:rFonts w:eastAsia="Aptos"/>
                <w:kern w:val="2"/>
                <w:sz w:val="16"/>
                <w:szCs w:val="16"/>
              </w:rPr>
              <w:t>1,586.72</w:t>
            </w:r>
          </w:p>
        </w:tc>
      </w:tr>
      <w:tr w:rsidR="00232CF6" w:rsidRPr="00DD5F6A" w14:paraId="66FD2ACC" w14:textId="77777777" w:rsidTr="004422F2">
        <w:trPr>
          <w:trHeight w:val="250"/>
          <w:jc w:val="center"/>
        </w:trPr>
        <w:tc>
          <w:tcPr>
            <w:tcW w:w="1057" w:type="dxa"/>
            <w:noWrap/>
            <w:vAlign w:val="center"/>
            <w:hideMark/>
          </w:tcPr>
          <w:p w14:paraId="76F2FBF4" w14:textId="77777777" w:rsidR="00232CF6" w:rsidRPr="00DD5F6A" w:rsidRDefault="00232CF6" w:rsidP="004422F2">
            <w:pPr>
              <w:jc w:val="center"/>
              <w:rPr>
                <w:sz w:val="16"/>
                <w:szCs w:val="16"/>
              </w:rPr>
            </w:pPr>
            <w:r w:rsidRPr="00DD5F6A">
              <w:rPr>
                <w:sz w:val="16"/>
                <w:szCs w:val="16"/>
              </w:rPr>
              <w:t>77,300.01</w:t>
            </w:r>
          </w:p>
        </w:tc>
        <w:tc>
          <w:tcPr>
            <w:tcW w:w="1001" w:type="dxa"/>
            <w:noWrap/>
            <w:vAlign w:val="center"/>
            <w:hideMark/>
          </w:tcPr>
          <w:p w14:paraId="62B8B4D4" w14:textId="77777777" w:rsidR="00232CF6" w:rsidRPr="00DD5F6A" w:rsidRDefault="00232CF6" w:rsidP="004422F2">
            <w:pPr>
              <w:jc w:val="center"/>
              <w:rPr>
                <w:sz w:val="16"/>
                <w:szCs w:val="16"/>
              </w:rPr>
            </w:pPr>
            <w:r w:rsidRPr="00DD5F6A">
              <w:rPr>
                <w:sz w:val="16"/>
                <w:szCs w:val="16"/>
              </w:rPr>
              <w:t>77,700.00</w:t>
            </w:r>
          </w:p>
        </w:tc>
        <w:tc>
          <w:tcPr>
            <w:tcW w:w="889" w:type="dxa"/>
            <w:noWrap/>
            <w:vAlign w:val="bottom"/>
            <w:hideMark/>
          </w:tcPr>
          <w:p w14:paraId="62FE0626" w14:textId="77777777" w:rsidR="00232CF6" w:rsidRPr="00DD5F6A" w:rsidRDefault="00232CF6" w:rsidP="004422F2">
            <w:pPr>
              <w:jc w:val="center"/>
              <w:rPr>
                <w:sz w:val="16"/>
                <w:szCs w:val="16"/>
              </w:rPr>
            </w:pPr>
            <w:r w:rsidRPr="008B201F">
              <w:rPr>
                <w:rFonts w:eastAsia="Aptos"/>
                <w:kern w:val="2"/>
                <w:sz w:val="16"/>
                <w:szCs w:val="16"/>
              </w:rPr>
              <w:t xml:space="preserve">2,394.75 </w:t>
            </w:r>
          </w:p>
        </w:tc>
        <w:tc>
          <w:tcPr>
            <w:tcW w:w="900" w:type="dxa"/>
            <w:noWrap/>
            <w:vAlign w:val="bottom"/>
            <w:hideMark/>
          </w:tcPr>
          <w:p w14:paraId="463ED78A" w14:textId="77777777" w:rsidR="00232CF6" w:rsidRPr="00DD5F6A" w:rsidRDefault="00232CF6" w:rsidP="004422F2">
            <w:pPr>
              <w:jc w:val="center"/>
              <w:rPr>
                <w:sz w:val="16"/>
                <w:szCs w:val="16"/>
              </w:rPr>
            </w:pPr>
            <w:r w:rsidRPr="008B201F">
              <w:rPr>
                <w:rFonts w:eastAsia="Aptos"/>
                <w:kern w:val="2"/>
                <w:sz w:val="16"/>
                <w:szCs w:val="16"/>
              </w:rPr>
              <w:t xml:space="preserve">1,996.91 </w:t>
            </w:r>
          </w:p>
        </w:tc>
        <w:tc>
          <w:tcPr>
            <w:tcW w:w="1003" w:type="dxa"/>
            <w:noWrap/>
            <w:vAlign w:val="bottom"/>
            <w:hideMark/>
          </w:tcPr>
          <w:p w14:paraId="73DFAD02" w14:textId="77777777" w:rsidR="00232CF6" w:rsidRPr="00DD5F6A" w:rsidRDefault="00232CF6" w:rsidP="004422F2">
            <w:pPr>
              <w:jc w:val="center"/>
              <w:rPr>
                <w:sz w:val="16"/>
                <w:szCs w:val="16"/>
              </w:rPr>
            </w:pPr>
            <w:r w:rsidRPr="008B201F">
              <w:rPr>
                <w:rFonts w:eastAsia="Aptos"/>
                <w:kern w:val="2"/>
                <w:sz w:val="16"/>
                <w:szCs w:val="16"/>
              </w:rPr>
              <w:t>1,599.08</w:t>
            </w:r>
          </w:p>
        </w:tc>
      </w:tr>
      <w:tr w:rsidR="00232CF6" w:rsidRPr="00DD5F6A" w14:paraId="0647E688" w14:textId="77777777" w:rsidTr="004422F2">
        <w:trPr>
          <w:trHeight w:val="250"/>
          <w:jc w:val="center"/>
        </w:trPr>
        <w:tc>
          <w:tcPr>
            <w:tcW w:w="1057" w:type="dxa"/>
            <w:noWrap/>
            <w:vAlign w:val="center"/>
            <w:hideMark/>
          </w:tcPr>
          <w:p w14:paraId="195FC4BB" w14:textId="77777777" w:rsidR="00232CF6" w:rsidRPr="00DD5F6A" w:rsidRDefault="00232CF6" w:rsidP="004422F2">
            <w:pPr>
              <w:jc w:val="center"/>
              <w:rPr>
                <w:sz w:val="16"/>
                <w:szCs w:val="16"/>
              </w:rPr>
            </w:pPr>
            <w:r w:rsidRPr="00DD5F6A">
              <w:rPr>
                <w:sz w:val="16"/>
                <w:szCs w:val="16"/>
              </w:rPr>
              <w:t>77,700.01</w:t>
            </w:r>
          </w:p>
        </w:tc>
        <w:tc>
          <w:tcPr>
            <w:tcW w:w="1001" w:type="dxa"/>
            <w:noWrap/>
            <w:vAlign w:val="center"/>
            <w:hideMark/>
          </w:tcPr>
          <w:p w14:paraId="0A0AEDA3" w14:textId="77777777" w:rsidR="00232CF6" w:rsidRPr="00DD5F6A" w:rsidRDefault="00232CF6" w:rsidP="004422F2">
            <w:pPr>
              <w:jc w:val="center"/>
              <w:rPr>
                <w:sz w:val="16"/>
                <w:szCs w:val="16"/>
              </w:rPr>
            </w:pPr>
            <w:r w:rsidRPr="00DD5F6A">
              <w:rPr>
                <w:sz w:val="16"/>
                <w:szCs w:val="16"/>
              </w:rPr>
              <w:t>78,100.00</w:t>
            </w:r>
          </w:p>
        </w:tc>
        <w:tc>
          <w:tcPr>
            <w:tcW w:w="889" w:type="dxa"/>
            <w:noWrap/>
            <w:vAlign w:val="bottom"/>
            <w:hideMark/>
          </w:tcPr>
          <w:p w14:paraId="604B466D" w14:textId="77777777" w:rsidR="00232CF6" w:rsidRPr="00DD5F6A" w:rsidRDefault="00232CF6" w:rsidP="004422F2">
            <w:pPr>
              <w:jc w:val="center"/>
              <w:rPr>
                <w:sz w:val="16"/>
                <w:szCs w:val="16"/>
              </w:rPr>
            </w:pPr>
            <w:r w:rsidRPr="008B201F">
              <w:rPr>
                <w:rFonts w:eastAsia="Aptos"/>
                <w:kern w:val="2"/>
                <w:sz w:val="16"/>
                <w:szCs w:val="16"/>
              </w:rPr>
              <w:t xml:space="preserve">2,407.11 </w:t>
            </w:r>
          </w:p>
        </w:tc>
        <w:tc>
          <w:tcPr>
            <w:tcW w:w="900" w:type="dxa"/>
            <w:noWrap/>
            <w:vAlign w:val="bottom"/>
            <w:hideMark/>
          </w:tcPr>
          <w:p w14:paraId="42D9B6FD" w14:textId="77777777" w:rsidR="00232CF6" w:rsidRPr="00DD5F6A" w:rsidRDefault="00232CF6" w:rsidP="004422F2">
            <w:pPr>
              <w:jc w:val="center"/>
              <w:rPr>
                <w:sz w:val="16"/>
                <w:szCs w:val="16"/>
              </w:rPr>
            </w:pPr>
            <w:r w:rsidRPr="008B201F">
              <w:rPr>
                <w:rFonts w:eastAsia="Aptos"/>
                <w:kern w:val="2"/>
                <w:sz w:val="16"/>
                <w:szCs w:val="16"/>
              </w:rPr>
              <w:t xml:space="preserve">2,009.27 </w:t>
            </w:r>
          </w:p>
        </w:tc>
        <w:tc>
          <w:tcPr>
            <w:tcW w:w="1003" w:type="dxa"/>
            <w:noWrap/>
            <w:vAlign w:val="bottom"/>
            <w:hideMark/>
          </w:tcPr>
          <w:p w14:paraId="354DD743" w14:textId="77777777" w:rsidR="00232CF6" w:rsidRPr="00DD5F6A" w:rsidRDefault="00232CF6" w:rsidP="004422F2">
            <w:pPr>
              <w:jc w:val="center"/>
              <w:rPr>
                <w:sz w:val="16"/>
                <w:szCs w:val="16"/>
              </w:rPr>
            </w:pPr>
            <w:r w:rsidRPr="008B201F">
              <w:rPr>
                <w:rFonts w:eastAsia="Aptos"/>
                <w:kern w:val="2"/>
                <w:sz w:val="16"/>
                <w:szCs w:val="16"/>
              </w:rPr>
              <w:t>1,611.44</w:t>
            </w:r>
          </w:p>
        </w:tc>
      </w:tr>
      <w:tr w:rsidR="00232CF6" w:rsidRPr="00DD5F6A" w14:paraId="43B4AAAF" w14:textId="77777777" w:rsidTr="004422F2">
        <w:trPr>
          <w:trHeight w:val="250"/>
          <w:jc w:val="center"/>
        </w:trPr>
        <w:tc>
          <w:tcPr>
            <w:tcW w:w="1057" w:type="dxa"/>
            <w:noWrap/>
            <w:vAlign w:val="center"/>
            <w:hideMark/>
          </w:tcPr>
          <w:p w14:paraId="0F63A3EF" w14:textId="77777777" w:rsidR="00232CF6" w:rsidRPr="00DD5F6A" w:rsidRDefault="00232CF6" w:rsidP="004422F2">
            <w:pPr>
              <w:jc w:val="center"/>
              <w:rPr>
                <w:sz w:val="16"/>
                <w:szCs w:val="16"/>
              </w:rPr>
            </w:pPr>
            <w:r w:rsidRPr="00DD5F6A">
              <w:rPr>
                <w:sz w:val="16"/>
                <w:szCs w:val="16"/>
              </w:rPr>
              <w:t>78,100.01</w:t>
            </w:r>
          </w:p>
        </w:tc>
        <w:tc>
          <w:tcPr>
            <w:tcW w:w="1001" w:type="dxa"/>
            <w:noWrap/>
            <w:vAlign w:val="center"/>
            <w:hideMark/>
          </w:tcPr>
          <w:p w14:paraId="7C94C7F6" w14:textId="77777777" w:rsidR="00232CF6" w:rsidRPr="00DD5F6A" w:rsidRDefault="00232CF6" w:rsidP="004422F2">
            <w:pPr>
              <w:jc w:val="center"/>
              <w:rPr>
                <w:sz w:val="16"/>
                <w:szCs w:val="16"/>
              </w:rPr>
            </w:pPr>
            <w:r w:rsidRPr="00DD5F6A">
              <w:rPr>
                <w:sz w:val="16"/>
                <w:szCs w:val="16"/>
              </w:rPr>
              <w:t>78,500.00</w:t>
            </w:r>
          </w:p>
        </w:tc>
        <w:tc>
          <w:tcPr>
            <w:tcW w:w="889" w:type="dxa"/>
            <w:noWrap/>
            <w:vAlign w:val="bottom"/>
            <w:hideMark/>
          </w:tcPr>
          <w:p w14:paraId="72C814C9" w14:textId="77777777" w:rsidR="00232CF6" w:rsidRPr="00DD5F6A" w:rsidRDefault="00232CF6" w:rsidP="004422F2">
            <w:pPr>
              <w:jc w:val="center"/>
              <w:rPr>
                <w:sz w:val="16"/>
                <w:szCs w:val="16"/>
              </w:rPr>
            </w:pPr>
            <w:r w:rsidRPr="008B201F">
              <w:rPr>
                <w:rFonts w:eastAsia="Aptos"/>
                <w:kern w:val="2"/>
                <w:sz w:val="16"/>
                <w:szCs w:val="16"/>
              </w:rPr>
              <w:t xml:space="preserve">2,419.47 </w:t>
            </w:r>
          </w:p>
        </w:tc>
        <w:tc>
          <w:tcPr>
            <w:tcW w:w="900" w:type="dxa"/>
            <w:noWrap/>
            <w:vAlign w:val="bottom"/>
            <w:hideMark/>
          </w:tcPr>
          <w:p w14:paraId="00D25CEF" w14:textId="77777777" w:rsidR="00232CF6" w:rsidRPr="00DD5F6A" w:rsidRDefault="00232CF6" w:rsidP="004422F2">
            <w:pPr>
              <w:jc w:val="center"/>
              <w:rPr>
                <w:sz w:val="16"/>
                <w:szCs w:val="16"/>
              </w:rPr>
            </w:pPr>
            <w:r w:rsidRPr="008B201F">
              <w:rPr>
                <w:rFonts w:eastAsia="Aptos"/>
                <w:kern w:val="2"/>
                <w:sz w:val="16"/>
                <w:szCs w:val="16"/>
              </w:rPr>
              <w:t xml:space="preserve">2,021.63 </w:t>
            </w:r>
          </w:p>
        </w:tc>
        <w:tc>
          <w:tcPr>
            <w:tcW w:w="1003" w:type="dxa"/>
            <w:noWrap/>
            <w:vAlign w:val="bottom"/>
            <w:hideMark/>
          </w:tcPr>
          <w:p w14:paraId="2143DE52" w14:textId="77777777" w:rsidR="00232CF6" w:rsidRPr="00DD5F6A" w:rsidRDefault="00232CF6" w:rsidP="004422F2">
            <w:pPr>
              <w:jc w:val="center"/>
              <w:rPr>
                <w:sz w:val="16"/>
                <w:szCs w:val="16"/>
              </w:rPr>
            </w:pPr>
            <w:r w:rsidRPr="008B201F">
              <w:rPr>
                <w:rFonts w:eastAsia="Aptos"/>
                <w:kern w:val="2"/>
                <w:sz w:val="16"/>
                <w:szCs w:val="16"/>
              </w:rPr>
              <w:t>1,623.80</w:t>
            </w:r>
          </w:p>
        </w:tc>
      </w:tr>
      <w:tr w:rsidR="00232CF6" w:rsidRPr="00DD5F6A" w14:paraId="151FD2BF" w14:textId="77777777" w:rsidTr="004422F2">
        <w:trPr>
          <w:trHeight w:val="250"/>
          <w:jc w:val="center"/>
        </w:trPr>
        <w:tc>
          <w:tcPr>
            <w:tcW w:w="1057" w:type="dxa"/>
            <w:noWrap/>
            <w:vAlign w:val="center"/>
            <w:hideMark/>
          </w:tcPr>
          <w:p w14:paraId="0504D814" w14:textId="77777777" w:rsidR="00232CF6" w:rsidRPr="00DD5F6A" w:rsidRDefault="00232CF6" w:rsidP="004422F2">
            <w:pPr>
              <w:jc w:val="center"/>
              <w:rPr>
                <w:sz w:val="16"/>
                <w:szCs w:val="16"/>
              </w:rPr>
            </w:pPr>
            <w:r w:rsidRPr="00DD5F6A">
              <w:rPr>
                <w:sz w:val="16"/>
                <w:szCs w:val="16"/>
              </w:rPr>
              <w:t>78,500.01</w:t>
            </w:r>
          </w:p>
        </w:tc>
        <w:tc>
          <w:tcPr>
            <w:tcW w:w="1001" w:type="dxa"/>
            <w:noWrap/>
            <w:vAlign w:val="center"/>
            <w:hideMark/>
          </w:tcPr>
          <w:p w14:paraId="25E220A1" w14:textId="77777777" w:rsidR="00232CF6" w:rsidRPr="00DD5F6A" w:rsidRDefault="00232CF6" w:rsidP="004422F2">
            <w:pPr>
              <w:jc w:val="center"/>
              <w:rPr>
                <w:sz w:val="16"/>
                <w:szCs w:val="16"/>
              </w:rPr>
            </w:pPr>
            <w:r w:rsidRPr="00DD5F6A">
              <w:rPr>
                <w:sz w:val="16"/>
                <w:szCs w:val="16"/>
              </w:rPr>
              <w:t>78,900.00</w:t>
            </w:r>
          </w:p>
        </w:tc>
        <w:tc>
          <w:tcPr>
            <w:tcW w:w="889" w:type="dxa"/>
            <w:noWrap/>
            <w:vAlign w:val="bottom"/>
            <w:hideMark/>
          </w:tcPr>
          <w:p w14:paraId="6F0A7E27" w14:textId="77777777" w:rsidR="00232CF6" w:rsidRPr="00DD5F6A" w:rsidRDefault="00232CF6" w:rsidP="004422F2">
            <w:pPr>
              <w:jc w:val="center"/>
              <w:rPr>
                <w:sz w:val="16"/>
                <w:szCs w:val="16"/>
              </w:rPr>
            </w:pPr>
            <w:r w:rsidRPr="008B201F">
              <w:rPr>
                <w:rFonts w:eastAsia="Aptos"/>
                <w:kern w:val="2"/>
                <w:sz w:val="16"/>
                <w:szCs w:val="16"/>
              </w:rPr>
              <w:t xml:space="preserve">2,431.83 </w:t>
            </w:r>
          </w:p>
        </w:tc>
        <w:tc>
          <w:tcPr>
            <w:tcW w:w="900" w:type="dxa"/>
            <w:noWrap/>
            <w:vAlign w:val="bottom"/>
            <w:hideMark/>
          </w:tcPr>
          <w:p w14:paraId="00968AD1" w14:textId="77777777" w:rsidR="00232CF6" w:rsidRPr="00DD5F6A" w:rsidRDefault="00232CF6" w:rsidP="004422F2">
            <w:pPr>
              <w:jc w:val="center"/>
              <w:rPr>
                <w:sz w:val="16"/>
                <w:szCs w:val="16"/>
              </w:rPr>
            </w:pPr>
            <w:r w:rsidRPr="008B201F">
              <w:rPr>
                <w:rFonts w:eastAsia="Aptos"/>
                <w:kern w:val="2"/>
                <w:sz w:val="16"/>
                <w:szCs w:val="16"/>
              </w:rPr>
              <w:t xml:space="preserve">2,033.99 </w:t>
            </w:r>
          </w:p>
        </w:tc>
        <w:tc>
          <w:tcPr>
            <w:tcW w:w="1003" w:type="dxa"/>
            <w:noWrap/>
            <w:vAlign w:val="bottom"/>
            <w:hideMark/>
          </w:tcPr>
          <w:p w14:paraId="2A583617" w14:textId="77777777" w:rsidR="00232CF6" w:rsidRPr="00DD5F6A" w:rsidRDefault="00232CF6" w:rsidP="004422F2">
            <w:pPr>
              <w:jc w:val="center"/>
              <w:rPr>
                <w:sz w:val="16"/>
                <w:szCs w:val="16"/>
              </w:rPr>
            </w:pPr>
            <w:r w:rsidRPr="008B201F">
              <w:rPr>
                <w:rFonts w:eastAsia="Aptos"/>
                <w:kern w:val="2"/>
                <w:sz w:val="16"/>
                <w:szCs w:val="16"/>
              </w:rPr>
              <w:t>1,636.16</w:t>
            </w:r>
          </w:p>
        </w:tc>
      </w:tr>
      <w:tr w:rsidR="00232CF6" w:rsidRPr="00DD5F6A" w14:paraId="3A5E3324" w14:textId="77777777" w:rsidTr="004422F2">
        <w:trPr>
          <w:trHeight w:val="250"/>
          <w:jc w:val="center"/>
        </w:trPr>
        <w:tc>
          <w:tcPr>
            <w:tcW w:w="1057" w:type="dxa"/>
            <w:noWrap/>
            <w:vAlign w:val="center"/>
            <w:hideMark/>
          </w:tcPr>
          <w:p w14:paraId="00E4A5D2" w14:textId="77777777" w:rsidR="00232CF6" w:rsidRPr="00DD5F6A" w:rsidRDefault="00232CF6" w:rsidP="004422F2">
            <w:pPr>
              <w:jc w:val="center"/>
              <w:rPr>
                <w:sz w:val="16"/>
                <w:szCs w:val="16"/>
              </w:rPr>
            </w:pPr>
            <w:r w:rsidRPr="00DD5F6A">
              <w:rPr>
                <w:sz w:val="16"/>
                <w:szCs w:val="16"/>
              </w:rPr>
              <w:t>78,900.01</w:t>
            </w:r>
          </w:p>
        </w:tc>
        <w:tc>
          <w:tcPr>
            <w:tcW w:w="1001" w:type="dxa"/>
            <w:noWrap/>
            <w:vAlign w:val="center"/>
            <w:hideMark/>
          </w:tcPr>
          <w:p w14:paraId="5EBA1C80" w14:textId="77777777" w:rsidR="00232CF6" w:rsidRPr="00DD5F6A" w:rsidRDefault="00232CF6" w:rsidP="004422F2">
            <w:pPr>
              <w:jc w:val="center"/>
              <w:rPr>
                <w:sz w:val="16"/>
                <w:szCs w:val="16"/>
              </w:rPr>
            </w:pPr>
            <w:r w:rsidRPr="00DD5F6A">
              <w:rPr>
                <w:sz w:val="16"/>
                <w:szCs w:val="16"/>
              </w:rPr>
              <w:t>79,300.00</w:t>
            </w:r>
          </w:p>
        </w:tc>
        <w:tc>
          <w:tcPr>
            <w:tcW w:w="889" w:type="dxa"/>
            <w:noWrap/>
            <w:vAlign w:val="bottom"/>
            <w:hideMark/>
          </w:tcPr>
          <w:p w14:paraId="24E44D55" w14:textId="77777777" w:rsidR="00232CF6" w:rsidRPr="00DD5F6A" w:rsidRDefault="00232CF6" w:rsidP="004422F2">
            <w:pPr>
              <w:jc w:val="center"/>
              <w:rPr>
                <w:sz w:val="16"/>
                <w:szCs w:val="16"/>
              </w:rPr>
            </w:pPr>
            <w:r w:rsidRPr="008B201F">
              <w:rPr>
                <w:rFonts w:eastAsia="Aptos"/>
                <w:kern w:val="2"/>
                <w:sz w:val="16"/>
                <w:szCs w:val="16"/>
              </w:rPr>
              <w:t xml:space="preserve">2,444.19 </w:t>
            </w:r>
          </w:p>
        </w:tc>
        <w:tc>
          <w:tcPr>
            <w:tcW w:w="900" w:type="dxa"/>
            <w:noWrap/>
            <w:vAlign w:val="bottom"/>
            <w:hideMark/>
          </w:tcPr>
          <w:p w14:paraId="65776FA6" w14:textId="77777777" w:rsidR="00232CF6" w:rsidRPr="00DD5F6A" w:rsidRDefault="00232CF6" w:rsidP="004422F2">
            <w:pPr>
              <w:jc w:val="center"/>
              <w:rPr>
                <w:sz w:val="16"/>
                <w:szCs w:val="16"/>
              </w:rPr>
            </w:pPr>
            <w:r w:rsidRPr="008B201F">
              <w:rPr>
                <w:rFonts w:eastAsia="Aptos"/>
                <w:kern w:val="2"/>
                <w:sz w:val="16"/>
                <w:szCs w:val="16"/>
              </w:rPr>
              <w:t xml:space="preserve">2,046.35 </w:t>
            </w:r>
          </w:p>
        </w:tc>
        <w:tc>
          <w:tcPr>
            <w:tcW w:w="1003" w:type="dxa"/>
            <w:noWrap/>
            <w:vAlign w:val="bottom"/>
            <w:hideMark/>
          </w:tcPr>
          <w:p w14:paraId="32030EDE" w14:textId="77777777" w:rsidR="00232CF6" w:rsidRPr="00DD5F6A" w:rsidRDefault="00232CF6" w:rsidP="004422F2">
            <w:pPr>
              <w:jc w:val="center"/>
              <w:rPr>
                <w:sz w:val="16"/>
                <w:szCs w:val="16"/>
              </w:rPr>
            </w:pPr>
            <w:r w:rsidRPr="008B201F">
              <w:rPr>
                <w:rFonts w:eastAsia="Aptos"/>
                <w:kern w:val="2"/>
                <w:sz w:val="16"/>
                <w:szCs w:val="16"/>
              </w:rPr>
              <w:t>1,648.52</w:t>
            </w:r>
          </w:p>
        </w:tc>
      </w:tr>
      <w:tr w:rsidR="00232CF6" w:rsidRPr="00DD5F6A" w14:paraId="232A158C" w14:textId="77777777" w:rsidTr="004422F2">
        <w:trPr>
          <w:trHeight w:val="250"/>
          <w:jc w:val="center"/>
        </w:trPr>
        <w:tc>
          <w:tcPr>
            <w:tcW w:w="1057" w:type="dxa"/>
            <w:noWrap/>
            <w:vAlign w:val="center"/>
            <w:hideMark/>
          </w:tcPr>
          <w:p w14:paraId="4ADCB369" w14:textId="77777777" w:rsidR="00232CF6" w:rsidRPr="00DD5F6A" w:rsidRDefault="00232CF6" w:rsidP="004422F2">
            <w:pPr>
              <w:jc w:val="center"/>
              <w:rPr>
                <w:sz w:val="16"/>
                <w:szCs w:val="16"/>
              </w:rPr>
            </w:pPr>
            <w:r w:rsidRPr="00DD5F6A">
              <w:rPr>
                <w:sz w:val="16"/>
                <w:szCs w:val="16"/>
              </w:rPr>
              <w:t>79,300.01</w:t>
            </w:r>
          </w:p>
        </w:tc>
        <w:tc>
          <w:tcPr>
            <w:tcW w:w="1001" w:type="dxa"/>
            <w:noWrap/>
            <w:vAlign w:val="center"/>
            <w:hideMark/>
          </w:tcPr>
          <w:p w14:paraId="0FDB99FD" w14:textId="77777777" w:rsidR="00232CF6" w:rsidRPr="00DD5F6A" w:rsidRDefault="00232CF6" w:rsidP="004422F2">
            <w:pPr>
              <w:jc w:val="center"/>
              <w:rPr>
                <w:sz w:val="16"/>
                <w:szCs w:val="16"/>
              </w:rPr>
            </w:pPr>
            <w:r w:rsidRPr="00DD5F6A">
              <w:rPr>
                <w:sz w:val="16"/>
                <w:szCs w:val="16"/>
              </w:rPr>
              <w:t>79,700.00</w:t>
            </w:r>
          </w:p>
        </w:tc>
        <w:tc>
          <w:tcPr>
            <w:tcW w:w="889" w:type="dxa"/>
            <w:noWrap/>
            <w:vAlign w:val="bottom"/>
            <w:hideMark/>
          </w:tcPr>
          <w:p w14:paraId="76AF4664" w14:textId="77777777" w:rsidR="00232CF6" w:rsidRPr="00DD5F6A" w:rsidRDefault="00232CF6" w:rsidP="004422F2">
            <w:pPr>
              <w:jc w:val="center"/>
              <w:rPr>
                <w:sz w:val="16"/>
                <w:szCs w:val="16"/>
              </w:rPr>
            </w:pPr>
            <w:r w:rsidRPr="008B201F">
              <w:rPr>
                <w:rFonts w:eastAsia="Aptos"/>
                <w:kern w:val="2"/>
                <w:sz w:val="16"/>
                <w:szCs w:val="16"/>
              </w:rPr>
              <w:t xml:space="preserve">2,456.55 </w:t>
            </w:r>
          </w:p>
        </w:tc>
        <w:tc>
          <w:tcPr>
            <w:tcW w:w="900" w:type="dxa"/>
            <w:noWrap/>
            <w:vAlign w:val="bottom"/>
            <w:hideMark/>
          </w:tcPr>
          <w:p w14:paraId="3D2C4F1B" w14:textId="77777777" w:rsidR="00232CF6" w:rsidRPr="00DD5F6A" w:rsidRDefault="00232CF6" w:rsidP="004422F2">
            <w:pPr>
              <w:jc w:val="center"/>
              <w:rPr>
                <w:sz w:val="16"/>
                <w:szCs w:val="16"/>
              </w:rPr>
            </w:pPr>
            <w:r w:rsidRPr="008B201F">
              <w:rPr>
                <w:rFonts w:eastAsia="Aptos"/>
                <w:kern w:val="2"/>
                <w:sz w:val="16"/>
                <w:szCs w:val="16"/>
              </w:rPr>
              <w:t xml:space="preserve">2,058.71 </w:t>
            </w:r>
          </w:p>
        </w:tc>
        <w:tc>
          <w:tcPr>
            <w:tcW w:w="1003" w:type="dxa"/>
            <w:noWrap/>
            <w:vAlign w:val="bottom"/>
            <w:hideMark/>
          </w:tcPr>
          <w:p w14:paraId="67E3A47C" w14:textId="77777777" w:rsidR="00232CF6" w:rsidRPr="00DD5F6A" w:rsidRDefault="00232CF6" w:rsidP="004422F2">
            <w:pPr>
              <w:jc w:val="center"/>
              <w:rPr>
                <w:sz w:val="16"/>
                <w:szCs w:val="16"/>
              </w:rPr>
            </w:pPr>
            <w:r w:rsidRPr="008B201F">
              <w:rPr>
                <w:rFonts w:eastAsia="Aptos"/>
                <w:kern w:val="2"/>
                <w:sz w:val="16"/>
                <w:szCs w:val="16"/>
              </w:rPr>
              <w:t>1,660.88</w:t>
            </w:r>
          </w:p>
        </w:tc>
      </w:tr>
      <w:tr w:rsidR="00232CF6" w:rsidRPr="00DD5F6A" w14:paraId="5863A6DF" w14:textId="77777777" w:rsidTr="004422F2">
        <w:trPr>
          <w:trHeight w:val="250"/>
          <w:jc w:val="center"/>
        </w:trPr>
        <w:tc>
          <w:tcPr>
            <w:tcW w:w="1057" w:type="dxa"/>
            <w:noWrap/>
            <w:vAlign w:val="center"/>
            <w:hideMark/>
          </w:tcPr>
          <w:p w14:paraId="20894FF0" w14:textId="77777777" w:rsidR="00232CF6" w:rsidRPr="00DD5F6A" w:rsidRDefault="00232CF6" w:rsidP="004422F2">
            <w:pPr>
              <w:jc w:val="center"/>
              <w:rPr>
                <w:sz w:val="16"/>
                <w:szCs w:val="16"/>
              </w:rPr>
            </w:pPr>
            <w:r w:rsidRPr="00DD5F6A">
              <w:rPr>
                <w:sz w:val="16"/>
                <w:szCs w:val="16"/>
              </w:rPr>
              <w:t>79,700.01</w:t>
            </w:r>
          </w:p>
        </w:tc>
        <w:tc>
          <w:tcPr>
            <w:tcW w:w="1001" w:type="dxa"/>
            <w:noWrap/>
            <w:vAlign w:val="center"/>
            <w:hideMark/>
          </w:tcPr>
          <w:p w14:paraId="4ECC66E1" w14:textId="77777777" w:rsidR="00232CF6" w:rsidRPr="00DD5F6A" w:rsidRDefault="00232CF6" w:rsidP="004422F2">
            <w:pPr>
              <w:jc w:val="center"/>
              <w:rPr>
                <w:sz w:val="16"/>
                <w:szCs w:val="16"/>
              </w:rPr>
            </w:pPr>
            <w:r w:rsidRPr="00DD5F6A">
              <w:rPr>
                <w:sz w:val="16"/>
                <w:szCs w:val="16"/>
              </w:rPr>
              <w:t>80,100.00</w:t>
            </w:r>
          </w:p>
        </w:tc>
        <w:tc>
          <w:tcPr>
            <w:tcW w:w="889" w:type="dxa"/>
            <w:noWrap/>
            <w:vAlign w:val="bottom"/>
            <w:hideMark/>
          </w:tcPr>
          <w:p w14:paraId="1293A487" w14:textId="77777777" w:rsidR="00232CF6" w:rsidRPr="00DD5F6A" w:rsidRDefault="00232CF6" w:rsidP="004422F2">
            <w:pPr>
              <w:jc w:val="center"/>
              <w:rPr>
                <w:sz w:val="16"/>
                <w:szCs w:val="16"/>
              </w:rPr>
            </w:pPr>
            <w:r w:rsidRPr="008B201F">
              <w:rPr>
                <w:rFonts w:eastAsia="Aptos"/>
                <w:kern w:val="2"/>
                <w:sz w:val="16"/>
                <w:szCs w:val="16"/>
              </w:rPr>
              <w:t xml:space="preserve">2,468.91 </w:t>
            </w:r>
          </w:p>
        </w:tc>
        <w:tc>
          <w:tcPr>
            <w:tcW w:w="900" w:type="dxa"/>
            <w:noWrap/>
            <w:vAlign w:val="bottom"/>
            <w:hideMark/>
          </w:tcPr>
          <w:p w14:paraId="451B79E7" w14:textId="77777777" w:rsidR="00232CF6" w:rsidRPr="00DD5F6A" w:rsidRDefault="00232CF6" w:rsidP="004422F2">
            <w:pPr>
              <w:jc w:val="center"/>
              <w:rPr>
                <w:sz w:val="16"/>
                <w:szCs w:val="16"/>
              </w:rPr>
            </w:pPr>
            <w:r w:rsidRPr="008B201F">
              <w:rPr>
                <w:rFonts w:eastAsia="Aptos"/>
                <w:kern w:val="2"/>
                <w:sz w:val="16"/>
                <w:szCs w:val="16"/>
              </w:rPr>
              <w:t xml:space="preserve">2,071.07 </w:t>
            </w:r>
          </w:p>
        </w:tc>
        <w:tc>
          <w:tcPr>
            <w:tcW w:w="1003" w:type="dxa"/>
            <w:noWrap/>
            <w:vAlign w:val="bottom"/>
            <w:hideMark/>
          </w:tcPr>
          <w:p w14:paraId="4A2068DC" w14:textId="77777777" w:rsidR="00232CF6" w:rsidRPr="00DD5F6A" w:rsidRDefault="00232CF6" w:rsidP="004422F2">
            <w:pPr>
              <w:jc w:val="center"/>
              <w:rPr>
                <w:sz w:val="16"/>
                <w:szCs w:val="16"/>
              </w:rPr>
            </w:pPr>
            <w:r w:rsidRPr="008B201F">
              <w:rPr>
                <w:rFonts w:eastAsia="Aptos"/>
                <w:kern w:val="2"/>
                <w:sz w:val="16"/>
                <w:szCs w:val="16"/>
              </w:rPr>
              <w:t>1,673.24</w:t>
            </w:r>
          </w:p>
        </w:tc>
      </w:tr>
      <w:tr w:rsidR="00232CF6" w:rsidRPr="00DD5F6A" w14:paraId="626ADF37" w14:textId="77777777" w:rsidTr="004422F2">
        <w:trPr>
          <w:trHeight w:val="250"/>
          <w:jc w:val="center"/>
        </w:trPr>
        <w:tc>
          <w:tcPr>
            <w:tcW w:w="1057" w:type="dxa"/>
            <w:noWrap/>
            <w:vAlign w:val="center"/>
            <w:hideMark/>
          </w:tcPr>
          <w:p w14:paraId="0205A8E2" w14:textId="77777777" w:rsidR="00232CF6" w:rsidRPr="00DD5F6A" w:rsidRDefault="00232CF6" w:rsidP="004422F2">
            <w:pPr>
              <w:jc w:val="center"/>
              <w:rPr>
                <w:sz w:val="16"/>
                <w:szCs w:val="16"/>
              </w:rPr>
            </w:pPr>
            <w:r w:rsidRPr="00DD5F6A">
              <w:rPr>
                <w:sz w:val="16"/>
                <w:szCs w:val="16"/>
              </w:rPr>
              <w:t>80,100.01</w:t>
            </w:r>
          </w:p>
        </w:tc>
        <w:tc>
          <w:tcPr>
            <w:tcW w:w="1001" w:type="dxa"/>
            <w:noWrap/>
            <w:vAlign w:val="center"/>
            <w:hideMark/>
          </w:tcPr>
          <w:p w14:paraId="2E2CA0D9" w14:textId="77777777" w:rsidR="00232CF6" w:rsidRPr="00DD5F6A" w:rsidRDefault="00232CF6" w:rsidP="004422F2">
            <w:pPr>
              <w:jc w:val="center"/>
              <w:rPr>
                <w:sz w:val="16"/>
                <w:szCs w:val="16"/>
              </w:rPr>
            </w:pPr>
            <w:r w:rsidRPr="00DD5F6A">
              <w:rPr>
                <w:sz w:val="16"/>
                <w:szCs w:val="16"/>
              </w:rPr>
              <w:t>80,500.00</w:t>
            </w:r>
          </w:p>
        </w:tc>
        <w:tc>
          <w:tcPr>
            <w:tcW w:w="889" w:type="dxa"/>
            <w:noWrap/>
            <w:vAlign w:val="bottom"/>
            <w:hideMark/>
          </w:tcPr>
          <w:p w14:paraId="012367E6" w14:textId="77777777" w:rsidR="00232CF6" w:rsidRPr="00DD5F6A" w:rsidRDefault="00232CF6" w:rsidP="004422F2">
            <w:pPr>
              <w:jc w:val="center"/>
              <w:rPr>
                <w:sz w:val="16"/>
                <w:szCs w:val="16"/>
              </w:rPr>
            </w:pPr>
            <w:r w:rsidRPr="008B201F">
              <w:rPr>
                <w:rFonts w:eastAsia="Aptos"/>
                <w:kern w:val="2"/>
                <w:sz w:val="16"/>
                <w:szCs w:val="16"/>
              </w:rPr>
              <w:t xml:space="preserve">2,481.27 </w:t>
            </w:r>
          </w:p>
        </w:tc>
        <w:tc>
          <w:tcPr>
            <w:tcW w:w="900" w:type="dxa"/>
            <w:noWrap/>
            <w:vAlign w:val="bottom"/>
            <w:hideMark/>
          </w:tcPr>
          <w:p w14:paraId="46559C79" w14:textId="77777777" w:rsidR="00232CF6" w:rsidRPr="00DD5F6A" w:rsidRDefault="00232CF6" w:rsidP="004422F2">
            <w:pPr>
              <w:jc w:val="center"/>
              <w:rPr>
                <w:sz w:val="16"/>
                <w:szCs w:val="16"/>
              </w:rPr>
            </w:pPr>
            <w:r w:rsidRPr="008B201F">
              <w:rPr>
                <w:rFonts w:eastAsia="Aptos"/>
                <w:kern w:val="2"/>
                <w:sz w:val="16"/>
                <w:szCs w:val="16"/>
              </w:rPr>
              <w:t xml:space="preserve">2,083.43 </w:t>
            </w:r>
          </w:p>
        </w:tc>
        <w:tc>
          <w:tcPr>
            <w:tcW w:w="1003" w:type="dxa"/>
            <w:noWrap/>
            <w:vAlign w:val="bottom"/>
            <w:hideMark/>
          </w:tcPr>
          <w:p w14:paraId="5D60B775" w14:textId="77777777" w:rsidR="00232CF6" w:rsidRPr="00DD5F6A" w:rsidRDefault="00232CF6" w:rsidP="004422F2">
            <w:pPr>
              <w:jc w:val="center"/>
              <w:rPr>
                <w:sz w:val="16"/>
                <w:szCs w:val="16"/>
              </w:rPr>
            </w:pPr>
            <w:r w:rsidRPr="008B201F">
              <w:rPr>
                <w:rFonts w:eastAsia="Aptos"/>
                <w:kern w:val="2"/>
                <w:sz w:val="16"/>
                <w:szCs w:val="16"/>
              </w:rPr>
              <w:t>1,685.60</w:t>
            </w:r>
          </w:p>
        </w:tc>
      </w:tr>
      <w:tr w:rsidR="00232CF6" w:rsidRPr="00DD5F6A" w14:paraId="3FD8E9B3" w14:textId="77777777" w:rsidTr="004422F2">
        <w:trPr>
          <w:trHeight w:val="250"/>
          <w:jc w:val="center"/>
        </w:trPr>
        <w:tc>
          <w:tcPr>
            <w:tcW w:w="1057" w:type="dxa"/>
            <w:noWrap/>
            <w:vAlign w:val="center"/>
            <w:hideMark/>
          </w:tcPr>
          <w:p w14:paraId="39022768" w14:textId="77777777" w:rsidR="00232CF6" w:rsidRPr="00DD5F6A" w:rsidRDefault="00232CF6" w:rsidP="004422F2">
            <w:pPr>
              <w:jc w:val="center"/>
              <w:rPr>
                <w:sz w:val="16"/>
                <w:szCs w:val="16"/>
              </w:rPr>
            </w:pPr>
            <w:r w:rsidRPr="00DD5F6A">
              <w:rPr>
                <w:sz w:val="16"/>
                <w:szCs w:val="16"/>
              </w:rPr>
              <w:t>80,500.01</w:t>
            </w:r>
          </w:p>
        </w:tc>
        <w:tc>
          <w:tcPr>
            <w:tcW w:w="1001" w:type="dxa"/>
            <w:noWrap/>
            <w:vAlign w:val="center"/>
            <w:hideMark/>
          </w:tcPr>
          <w:p w14:paraId="22AEA63C" w14:textId="77777777" w:rsidR="00232CF6" w:rsidRPr="00DD5F6A" w:rsidRDefault="00232CF6" w:rsidP="004422F2">
            <w:pPr>
              <w:jc w:val="center"/>
              <w:rPr>
                <w:sz w:val="16"/>
                <w:szCs w:val="16"/>
              </w:rPr>
            </w:pPr>
            <w:r w:rsidRPr="00DD5F6A">
              <w:rPr>
                <w:sz w:val="16"/>
                <w:szCs w:val="16"/>
              </w:rPr>
              <w:t>80,900.00</w:t>
            </w:r>
          </w:p>
        </w:tc>
        <w:tc>
          <w:tcPr>
            <w:tcW w:w="889" w:type="dxa"/>
            <w:noWrap/>
            <w:vAlign w:val="bottom"/>
            <w:hideMark/>
          </w:tcPr>
          <w:p w14:paraId="212C2364" w14:textId="77777777" w:rsidR="00232CF6" w:rsidRPr="00DD5F6A" w:rsidRDefault="00232CF6" w:rsidP="004422F2">
            <w:pPr>
              <w:jc w:val="center"/>
              <w:rPr>
                <w:sz w:val="16"/>
                <w:szCs w:val="16"/>
              </w:rPr>
            </w:pPr>
            <w:r w:rsidRPr="008B201F">
              <w:rPr>
                <w:rFonts w:eastAsia="Aptos"/>
                <w:kern w:val="2"/>
                <w:sz w:val="16"/>
                <w:szCs w:val="16"/>
              </w:rPr>
              <w:t xml:space="preserve">2,493.63 </w:t>
            </w:r>
          </w:p>
        </w:tc>
        <w:tc>
          <w:tcPr>
            <w:tcW w:w="900" w:type="dxa"/>
            <w:noWrap/>
            <w:vAlign w:val="bottom"/>
            <w:hideMark/>
          </w:tcPr>
          <w:p w14:paraId="355673C4" w14:textId="77777777" w:rsidR="00232CF6" w:rsidRPr="00DD5F6A" w:rsidRDefault="00232CF6" w:rsidP="004422F2">
            <w:pPr>
              <w:jc w:val="center"/>
              <w:rPr>
                <w:sz w:val="16"/>
                <w:szCs w:val="16"/>
              </w:rPr>
            </w:pPr>
            <w:r w:rsidRPr="008B201F">
              <w:rPr>
                <w:rFonts w:eastAsia="Aptos"/>
                <w:kern w:val="2"/>
                <w:sz w:val="16"/>
                <w:szCs w:val="16"/>
              </w:rPr>
              <w:t xml:space="preserve">2,095.79 </w:t>
            </w:r>
          </w:p>
        </w:tc>
        <w:tc>
          <w:tcPr>
            <w:tcW w:w="1003" w:type="dxa"/>
            <w:noWrap/>
            <w:vAlign w:val="bottom"/>
            <w:hideMark/>
          </w:tcPr>
          <w:p w14:paraId="50A40822" w14:textId="77777777" w:rsidR="00232CF6" w:rsidRPr="00DD5F6A" w:rsidRDefault="00232CF6" w:rsidP="004422F2">
            <w:pPr>
              <w:jc w:val="center"/>
              <w:rPr>
                <w:sz w:val="16"/>
                <w:szCs w:val="16"/>
              </w:rPr>
            </w:pPr>
            <w:r w:rsidRPr="008B201F">
              <w:rPr>
                <w:rFonts w:eastAsia="Aptos"/>
                <w:kern w:val="2"/>
                <w:sz w:val="16"/>
                <w:szCs w:val="16"/>
              </w:rPr>
              <w:t>1,697.96</w:t>
            </w:r>
          </w:p>
        </w:tc>
      </w:tr>
      <w:tr w:rsidR="00232CF6" w:rsidRPr="00DD5F6A" w14:paraId="74CAF0E4" w14:textId="77777777" w:rsidTr="004422F2">
        <w:trPr>
          <w:trHeight w:val="250"/>
          <w:jc w:val="center"/>
        </w:trPr>
        <w:tc>
          <w:tcPr>
            <w:tcW w:w="1057" w:type="dxa"/>
            <w:noWrap/>
            <w:vAlign w:val="center"/>
            <w:hideMark/>
          </w:tcPr>
          <w:p w14:paraId="7F8A60B3" w14:textId="77777777" w:rsidR="00232CF6" w:rsidRPr="00DD5F6A" w:rsidRDefault="00232CF6" w:rsidP="004422F2">
            <w:pPr>
              <w:jc w:val="center"/>
              <w:rPr>
                <w:sz w:val="16"/>
                <w:szCs w:val="16"/>
              </w:rPr>
            </w:pPr>
            <w:r w:rsidRPr="00DD5F6A">
              <w:rPr>
                <w:sz w:val="16"/>
                <w:szCs w:val="16"/>
              </w:rPr>
              <w:t>80,900.01</w:t>
            </w:r>
          </w:p>
        </w:tc>
        <w:tc>
          <w:tcPr>
            <w:tcW w:w="1001" w:type="dxa"/>
            <w:noWrap/>
            <w:vAlign w:val="center"/>
            <w:hideMark/>
          </w:tcPr>
          <w:p w14:paraId="7AACA9B6" w14:textId="77777777" w:rsidR="00232CF6" w:rsidRPr="00DD5F6A" w:rsidRDefault="00232CF6" w:rsidP="004422F2">
            <w:pPr>
              <w:jc w:val="center"/>
              <w:rPr>
                <w:sz w:val="16"/>
                <w:szCs w:val="16"/>
              </w:rPr>
            </w:pPr>
            <w:r w:rsidRPr="00DD5F6A">
              <w:rPr>
                <w:sz w:val="16"/>
                <w:szCs w:val="16"/>
              </w:rPr>
              <w:t>81,300.00</w:t>
            </w:r>
          </w:p>
        </w:tc>
        <w:tc>
          <w:tcPr>
            <w:tcW w:w="889" w:type="dxa"/>
            <w:noWrap/>
            <w:vAlign w:val="bottom"/>
            <w:hideMark/>
          </w:tcPr>
          <w:p w14:paraId="4CF7A088" w14:textId="77777777" w:rsidR="00232CF6" w:rsidRPr="00DD5F6A" w:rsidRDefault="00232CF6" w:rsidP="004422F2">
            <w:pPr>
              <w:jc w:val="center"/>
              <w:rPr>
                <w:sz w:val="16"/>
                <w:szCs w:val="16"/>
              </w:rPr>
            </w:pPr>
            <w:r w:rsidRPr="008B201F">
              <w:rPr>
                <w:rFonts w:eastAsia="Aptos"/>
                <w:kern w:val="2"/>
                <w:sz w:val="16"/>
                <w:szCs w:val="16"/>
              </w:rPr>
              <w:t xml:space="preserve">2,505.99 </w:t>
            </w:r>
          </w:p>
        </w:tc>
        <w:tc>
          <w:tcPr>
            <w:tcW w:w="900" w:type="dxa"/>
            <w:noWrap/>
            <w:vAlign w:val="bottom"/>
            <w:hideMark/>
          </w:tcPr>
          <w:p w14:paraId="52D64D28" w14:textId="77777777" w:rsidR="00232CF6" w:rsidRPr="00DD5F6A" w:rsidRDefault="00232CF6" w:rsidP="004422F2">
            <w:pPr>
              <w:jc w:val="center"/>
              <w:rPr>
                <w:sz w:val="16"/>
                <w:szCs w:val="16"/>
              </w:rPr>
            </w:pPr>
            <w:r w:rsidRPr="008B201F">
              <w:rPr>
                <w:rFonts w:eastAsia="Aptos"/>
                <w:kern w:val="2"/>
                <w:sz w:val="16"/>
                <w:szCs w:val="16"/>
              </w:rPr>
              <w:t xml:space="preserve">2,108.15 </w:t>
            </w:r>
          </w:p>
        </w:tc>
        <w:tc>
          <w:tcPr>
            <w:tcW w:w="1003" w:type="dxa"/>
            <w:noWrap/>
            <w:vAlign w:val="bottom"/>
            <w:hideMark/>
          </w:tcPr>
          <w:p w14:paraId="025AE9E0" w14:textId="77777777" w:rsidR="00232CF6" w:rsidRPr="00DD5F6A" w:rsidRDefault="00232CF6" w:rsidP="004422F2">
            <w:pPr>
              <w:jc w:val="center"/>
              <w:rPr>
                <w:sz w:val="16"/>
                <w:szCs w:val="16"/>
              </w:rPr>
            </w:pPr>
            <w:r w:rsidRPr="008B201F">
              <w:rPr>
                <w:rFonts w:eastAsia="Aptos"/>
                <w:kern w:val="2"/>
                <w:sz w:val="16"/>
                <w:szCs w:val="16"/>
              </w:rPr>
              <w:t>1,710.32</w:t>
            </w:r>
          </w:p>
        </w:tc>
      </w:tr>
      <w:tr w:rsidR="00232CF6" w:rsidRPr="00DD5F6A" w14:paraId="5308AAB4" w14:textId="77777777" w:rsidTr="004422F2">
        <w:trPr>
          <w:trHeight w:val="250"/>
          <w:jc w:val="center"/>
        </w:trPr>
        <w:tc>
          <w:tcPr>
            <w:tcW w:w="1057" w:type="dxa"/>
            <w:noWrap/>
            <w:vAlign w:val="center"/>
            <w:hideMark/>
          </w:tcPr>
          <w:p w14:paraId="288855B7" w14:textId="77777777" w:rsidR="00232CF6" w:rsidRPr="00DD5F6A" w:rsidRDefault="00232CF6" w:rsidP="004422F2">
            <w:pPr>
              <w:jc w:val="center"/>
              <w:rPr>
                <w:sz w:val="16"/>
                <w:szCs w:val="16"/>
              </w:rPr>
            </w:pPr>
            <w:r w:rsidRPr="00DD5F6A">
              <w:rPr>
                <w:sz w:val="16"/>
                <w:szCs w:val="16"/>
              </w:rPr>
              <w:t>81,300.01</w:t>
            </w:r>
          </w:p>
        </w:tc>
        <w:tc>
          <w:tcPr>
            <w:tcW w:w="1001" w:type="dxa"/>
            <w:noWrap/>
            <w:vAlign w:val="center"/>
            <w:hideMark/>
          </w:tcPr>
          <w:p w14:paraId="114D13D7" w14:textId="77777777" w:rsidR="00232CF6" w:rsidRPr="00DD5F6A" w:rsidRDefault="00232CF6" w:rsidP="004422F2">
            <w:pPr>
              <w:jc w:val="center"/>
              <w:rPr>
                <w:sz w:val="16"/>
                <w:szCs w:val="16"/>
              </w:rPr>
            </w:pPr>
            <w:r w:rsidRPr="00DD5F6A">
              <w:rPr>
                <w:sz w:val="16"/>
                <w:szCs w:val="16"/>
              </w:rPr>
              <w:t>81,700.00</w:t>
            </w:r>
          </w:p>
        </w:tc>
        <w:tc>
          <w:tcPr>
            <w:tcW w:w="889" w:type="dxa"/>
            <w:noWrap/>
            <w:vAlign w:val="bottom"/>
            <w:hideMark/>
          </w:tcPr>
          <w:p w14:paraId="54FEE816" w14:textId="77777777" w:rsidR="00232CF6" w:rsidRPr="00DD5F6A" w:rsidRDefault="00232CF6" w:rsidP="004422F2">
            <w:pPr>
              <w:jc w:val="center"/>
              <w:rPr>
                <w:sz w:val="16"/>
                <w:szCs w:val="16"/>
              </w:rPr>
            </w:pPr>
            <w:r w:rsidRPr="008B201F">
              <w:rPr>
                <w:rFonts w:eastAsia="Aptos"/>
                <w:kern w:val="2"/>
                <w:sz w:val="16"/>
                <w:szCs w:val="16"/>
              </w:rPr>
              <w:t xml:space="preserve">2,518.35 </w:t>
            </w:r>
          </w:p>
        </w:tc>
        <w:tc>
          <w:tcPr>
            <w:tcW w:w="900" w:type="dxa"/>
            <w:noWrap/>
            <w:vAlign w:val="bottom"/>
            <w:hideMark/>
          </w:tcPr>
          <w:p w14:paraId="521A6AAF" w14:textId="77777777" w:rsidR="00232CF6" w:rsidRPr="00DD5F6A" w:rsidRDefault="00232CF6" w:rsidP="004422F2">
            <w:pPr>
              <w:jc w:val="center"/>
              <w:rPr>
                <w:sz w:val="16"/>
                <w:szCs w:val="16"/>
              </w:rPr>
            </w:pPr>
            <w:r w:rsidRPr="008B201F">
              <w:rPr>
                <w:rFonts w:eastAsia="Aptos"/>
                <w:kern w:val="2"/>
                <w:sz w:val="16"/>
                <w:szCs w:val="16"/>
              </w:rPr>
              <w:t xml:space="preserve">2,120.51 </w:t>
            </w:r>
          </w:p>
        </w:tc>
        <w:tc>
          <w:tcPr>
            <w:tcW w:w="1003" w:type="dxa"/>
            <w:noWrap/>
            <w:vAlign w:val="bottom"/>
            <w:hideMark/>
          </w:tcPr>
          <w:p w14:paraId="5A7B9B7B" w14:textId="77777777" w:rsidR="00232CF6" w:rsidRPr="00DD5F6A" w:rsidRDefault="00232CF6" w:rsidP="004422F2">
            <w:pPr>
              <w:jc w:val="center"/>
              <w:rPr>
                <w:sz w:val="16"/>
                <w:szCs w:val="16"/>
              </w:rPr>
            </w:pPr>
            <w:r w:rsidRPr="008B201F">
              <w:rPr>
                <w:rFonts w:eastAsia="Aptos"/>
                <w:kern w:val="2"/>
                <w:sz w:val="16"/>
                <w:szCs w:val="16"/>
              </w:rPr>
              <w:t>1,722.68</w:t>
            </w:r>
          </w:p>
        </w:tc>
      </w:tr>
      <w:tr w:rsidR="00232CF6" w:rsidRPr="00DD5F6A" w14:paraId="5824DBDF" w14:textId="77777777" w:rsidTr="004422F2">
        <w:trPr>
          <w:trHeight w:val="250"/>
          <w:jc w:val="center"/>
        </w:trPr>
        <w:tc>
          <w:tcPr>
            <w:tcW w:w="1057" w:type="dxa"/>
            <w:noWrap/>
            <w:vAlign w:val="center"/>
            <w:hideMark/>
          </w:tcPr>
          <w:p w14:paraId="0E89A03F" w14:textId="77777777" w:rsidR="00232CF6" w:rsidRPr="00DD5F6A" w:rsidRDefault="00232CF6" w:rsidP="004422F2">
            <w:pPr>
              <w:jc w:val="center"/>
              <w:rPr>
                <w:sz w:val="16"/>
                <w:szCs w:val="16"/>
              </w:rPr>
            </w:pPr>
            <w:r w:rsidRPr="00DD5F6A">
              <w:rPr>
                <w:sz w:val="16"/>
                <w:szCs w:val="16"/>
              </w:rPr>
              <w:t>81,700.01</w:t>
            </w:r>
          </w:p>
        </w:tc>
        <w:tc>
          <w:tcPr>
            <w:tcW w:w="1001" w:type="dxa"/>
            <w:noWrap/>
            <w:vAlign w:val="center"/>
            <w:hideMark/>
          </w:tcPr>
          <w:p w14:paraId="50D55718" w14:textId="77777777" w:rsidR="00232CF6" w:rsidRPr="00DD5F6A" w:rsidRDefault="00232CF6" w:rsidP="004422F2">
            <w:pPr>
              <w:jc w:val="center"/>
              <w:rPr>
                <w:sz w:val="16"/>
                <w:szCs w:val="16"/>
              </w:rPr>
            </w:pPr>
            <w:r w:rsidRPr="00DD5F6A">
              <w:rPr>
                <w:sz w:val="16"/>
                <w:szCs w:val="16"/>
              </w:rPr>
              <w:t>82,100.00</w:t>
            </w:r>
          </w:p>
        </w:tc>
        <w:tc>
          <w:tcPr>
            <w:tcW w:w="889" w:type="dxa"/>
            <w:noWrap/>
            <w:vAlign w:val="bottom"/>
            <w:hideMark/>
          </w:tcPr>
          <w:p w14:paraId="237B1521" w14:textId="77777777" w:rsidR="00232CF6" w:rsidRPr="00DD5F6A" w:rsidRDefault="00232CF6" w:rsidP="004422F2">
            <w:pPr>
              <w:jc w:val="center"/>
              <w:rPr>
                <w:sz w:val="16"/>
                <w:szCs w:val="16"/>
              </w:rPr>
            </w:pPr>
            <w:r w:rsidRPr="008B201F">
              <w:rPr>
                <w:rFonts w:eastAsia="Aptos"/>
                <w:kern w:val="2"/>
                <w:sz w:val="16"/>
                <w:szCs w:val="16"/>
              </w:rPr>
              <w:t xml:space="preserve">2,530.71 </w:t>
            </w:r>
          </w:p>
        </w:tc>
        <w:tc>
          <w:tcPr>
            <w:tcW w:w="900" w:type="dxa"/>
            <w:noWrap/>
            <w:vAlign w:val="bottom"/>
            <w:hideMark/>
          </w:tcPr>
          <w:p w14:paraId="43E64B8F" w14:textId="77777777" w:rsidR="00232CF6" w:rsidRPr="00DD5F6A" w:rsidRDefault="00232CF6" w:rsidP="004422F2">
            <w:pPr>
              <w:jc w:val="center"/>
              <w:rPr>
                <w:sz w:val="16"/>
                <w:szCs w:val="16"/>
              </w:rPr>
            </w:pPr>
            <w:r w:rsidRPr="008B201F">
              <w:rPr>
                <w:rFonts w:eastAsia="Aptos"/>
                <w:kern w:val="2"/>
                <w:sz w:val="16"/>
                <w:szCs w:val="16"/>
              </w:rPr>
              <w:t xml:space="preserve">2,132.87 </w:t>
            </w:r>
          </w:p>
        </w:tc>
        <w:tc>
          <w:tcPr>
            <w:tcW w:w="1003" w:type="dxa"/>
            <w:noWrap/>
            <w:vAlign w:val="bottom"/>
            <w:hideMark/>
          </w:tcPr>
          <w:p w14:paraId="74ED8C1B" w14:textId="77777777" w:rsidR="00232CF6" w:rsidRPr="00DD5F6A" w:rsidRDefault="00232CF6" w:rsidP="004422F2">
            <w:pPr>
              <w:jc w:val="center"/>
              <w:rPr>
                <w:sz w:val="16"/>
                <w:szCs w:val="16"/>
              </w:rPr>
            </w:pPr>
            <w:r w:rsidRPr="008B201F">
              <w:rPr>
                <w:rFonts w:eastAsia="Aptos"/>
                <w:kern w:val="2"/>
                <w:sz w:val="16"/>
                <w:szCs w:val="16"/>
              </w:rPr>
              <w:t>1,735.04</w:t>
            </w:r>
          </w:p>
        </w:tc>
      </w:tr>
      <w:tr w:rsidR="00232CF6" w:rsidRPr="00DD5F6A" w14:paraId="16C3CA6D" w14:textId="77777777" w:rsidTr="004422F2">
        <w:trPr>
          <w:trHeight w:val="250"/>
          <w:jc w:val="center"/>
        </w:trPr>
        <w:tc>
          <w:tcPr>
            <w:tcW w:w="1057" w:type="dxa"/>
            <w:noWrap/>
            <w:vAlign w:val="center"/>
            <w:hideMark/>
          </w:tcPr>
          <w:p w14:paraId="1913E1CA" w14:textId="77777777" w:rsidR="00232CF6" w:rsidRPr="00DD5F6A" w:rsidRDefault="00232CF6" w:rsidP="004422F2">
            <w:pPr>
              <w:jc w:val="center"/>
              <w:rPr>
                <w:sz w:val="16"/>
                <w:szCs w:val="16"/>
              </w:rPr>
            </w:pPr>
            <w:r w:rsidRPr="00DD5F6A">
              <w:rPr>
                <w:sz w:val="16"/>
                <w:szCs w:val="16"/>
              </w:rPr>
              <w:t>82,100.01</w:t>
            </w:r>
          </w:p>
        </w:tc>
        <w:tc>
          <w:tcPr>
            <w:tcW w:w="1001" w:type="dxa"/>
            <w:noWrap/>
            <w:vAlign w:val="center"/>
            <w:hideMark/>
          </w:tcPr>
          <w:p w14:paraId="2AC9CBD0" w14:textId="77777777" w:rsidR="00232CF6" w:rsidRPr="00DD5F6A" w:rsidRDefault="00232CF6" w:rsidP="004422F2">
            <w:pPr>
              <w:jc w:val="center"/>
              <w:rPr>
                <w:sz w:val="16"/>
                <w:szCs w:val="16"/>
              </w:rPr>
            </w:pPr>
            <w:r w:rsidRPr="00DD5F6A">
              <w:rPr>
                <w:sz w:val="16"/>
                <w:szCs w:val="16"/>
              </w:rPr>
              <w:t>82,500.00</w:t>
            </w:r>
          </w:p>
        </w:tc>
        <w:tc>
          <w:tcPr>
            <w:tcW w:w="889" w:type="dxa"/>
            <w:noWrap/>
            <w:vAlign w:val="bottom"/>
            <w:hideMark/>
          </w:tcPr>
          <w:p w14:paraId="1A9CC4B4" w14:textId="77777777" w:rsidR="00232CF6" w:rsidRPr="00DD5F6A" w:rsidRDefault="00232CF6" w:rsidP="004422F2">
            <w:pPr>
              <w:jc w:val="center"/>
              <w:rPr>
                <w:sz w:val="16"/>
                <w:szCs w:val="16"/>
              </w:rPr>
            </w:pPr>
            <w:r w:rsidRPr="008B201F">
              <w:rPr>
                <w:rFonts w:eastAsia="Aptos"/>
                <w:kern w:val="2"/>
                <w:sz w:val="16"/>
                <w:szCs w:val="16"/>
              </w:rPr>
              <w:t xml:space="preserve">2,543.07 </w:t>
            </w:r>
          </w:p>
        </w:tc>
        <w:tc>
          <w:tcPr>
            <w:tcW w:w="900" w:type="dxa"/>
            <w:noWrap/>
            <w:vAlign w:val="bottom"/>
            <w:hideMark/>
          </w:tcPr>
          <w:p w14:paraId="0B32F493" w14:textId="77777777" w:rsidR="00232CF6" w:rsidRPr="00DD5F6A" w:rsidRDefault="00232CF6" w:rsidP="004422F2">
            <w:pPr>
              <w:jc w:val="center"/>
              <w:rPr>
                <w:sz w:val="16"/>
                <w:szCs w:val="16"/>
              </w:rPr>
            </w:pPr>
            <w:r w:rsidRPr="008B201F">
              <w:rPr>
                <w:rFonts w:eastAsia="Aptos"/>
                <w:kern w:val="2"/>
                <w:sz w:val="16"/>
                <w:szCs w:val="16"/>
              </w:rPr>
              <w:t xml:space="preserve">2,145.23 </w:t>
            </w:r>
          </w:p>
        </w:tc>
        <w:tc>
          <w:tcPr>
            <w:tcW w:w="1003" w:type="dxa"/>
            <w:noWrap/>
            <w:vAlign w:val="bottom"/>
            <w:hideMark/>
          </w:tcPr>
          <w:p w14:paraId="3CDD744F" w14:textId="77777777" w:rsidR="00232CF6" w:rsidRPr="00DD5F6A" w:rsidRDefault="00232CF6" w:rsidP="004422F2">
            <w:pPr>
              <w:jc w:val="center"/>
              <w:rPr>
                <w:sz w:val="16"/>
                <w:szCs w:val="16"/>
              </w:rPr>
            </w:pPr>
            <w:r w:rsidRPr="008B201F">
              <w:rPr>
                <w:rFonts w:eastAsia="Aptos"/>
                <w:kern w:val="2"/>
                <w:sz w:val="16"/>
                <w:szCs w:val="16"/>
              </w:rPr>
              <w:t>1,747.40</w:t>
            </w:r>
          </w:p>
        </w:tc>
      </w:tr>
      <w:tr w:rsidR="00232CF6" w:rsidRPr="00DD5F6A" w14:paraId="03FC3548" w14:textId="77777777" w:rsidTr="004422F2">
        <w:trPr>
          <w:trHeight w:val="250"/>
          <w:jc w:val="center"/>
        </w:trPr>
        <w:tc>
          <w:tcPr>
            <w:tcW w:w="1057" w:type="dxa"/>
            <w:noWrap/>
            <w:vAlign w:val="center"/>
            <w:hideMark/>
          </w:tcPr>
          <w:p w14:paraId="70397543" w14:textId="77777777" w:rsidR="00232CF6" w:rsidRPr="00DD5F6A" w:rsidRDefault="00232CF6" w:rsidP="004422F2">
            <w:pPr>
              <w:jc w:val="center"/>
              <w:rPr>
                <w:sz w:val="16"/>
                <w:szCs w:val="16"/>
              </w:rPr>
            </w:pPr>
            <w:r w:rsidRPr="00DD5F6A">
              <w:rPr>
                <w:sz w:val="16"/>
                <w:szCs w:val="16"/>
              </w:rPr>
              <w:t>82,500.01</w:t>
            </w:r>
          </w:p>
        </w:tc>
        <w:tc>
          <w:tcPr>
            <w:tcW w:w="1001" w:type="dxa"/>
            <w:noWrap/>
            <w:vAlign w:val="center"/>
            <w:hideMark/>
          </w:tcPr>
          <w:p w14:paraId="675477FC" w14:textId="77777777" w:rsidR="00232CF6" w:rsidRPr="00DD5F6A" w:rsidRDefault="00232CF6" w:rsidP="004422F2">
            <w:pPr>
              <w:jc w:val="center"/>
              <w:rPr>
                <w:sz w:val="16"/>
                <w:szCs w:val="16"/>
              </w:rPr>
            </w:pPr>
            <w:r w:rsidRPr="00DD5F6A">
              <w:rPr>
                <w:sz w:val="16"/>
                <w:szCs w:val="16"/>
              </w:rPr>
              <w:t>82,900.00</w:t>
            </w:r>
          </w:p>
        </w:tc>
        <w:tc>
          <w:tcPr>
            <w:tcW w:w="889" w:type="dxa"/>
            <w:noWrap/>
            <w:vAlign w:val="bottom"/>
            <w:hideMark/>
          </w:tcPr>
          <w:p w14:paraId="2E8BE713" w14:textId="77777777" w:rsidR="00232CF6" w:rsidRPr="00DD5F6A" w:rsidRDefault="00232CF6" w:rsidP="004422F2">
            <w:pPr>
              <w:jc w:val="center"/>
              <w:rPr>
                <w:sz w:val="16"/>
                <w:szCs w:val="16"/>
              </w:rPr>
            </w:pPr>
            <w:r w:rsidRPr="008B201F">
              <w:rPr>
                <w:rFonts w:eastAsia="Aptos"/>
                <w:kern w:val="2"/>
                <w:sz w:val="16"/>
                <w:szCs w:val="16"/>
              </w:rPr>
              <w:t xml:space="preserve">2,555.43 </w:t>
            </w:r>
          </w:p>
        </w:tc>
        <w:tc>
          <w:tcPr>
            <w:tcW w:w="900" w:type="dxa"/>
            <w:noWrap/>
            <w:vAlign w:val="bottom"/>
            <w:hideMark/>
          </w:tcPr>
          <w:p w14:paraId="482C864A" w14:textId="77777777" w:rsidR="00232CF6" w:rsidRPr="00DD5F6A" w:rsidRDefault="00232CF6" w:rsidP="004422F2">
            <w:pPr>
              <w:jc w:val="center"/>
              <w:rPr>
                <w:sz w:val="16"/>
                <w:szCs w:val="16"/>
              </w:rPr>
            </w:pPr>
            <w:r w:rsidRPr="008B201F">
              <w:rPr>
                <w:rFonts w:eastAsia="Aptos"/>
                <w:kern w:val="2"/>
                <w:sz w:val="16"/>
                <w:szCs w:val="16"/>
              </w:rPr>
              <w:t xml:space="preserve">2,157.59 </w:t>
            </w:r>
          </w:p>
        </w:tc>
        <w:tc>
          <w:tcPr>
            <w:tcW w:w="1003" w:type="dxa"/>
            <w:noWrap/>
            <w:vAlign w:val="bottom"/>
            <w:hideMark/>
          </w:tcPr>
          <w:p w14:paraId="6F289C2C" w14:textId="77777777" w:rsidR="00232CF6" w:rsidRPr="00DD5F6A" w:rsidRDefault="00232CF6" w:rsidP="004422F2">
            <w:pPr>
              <w:jc w:val="center"/>
              <w:rPr>
                <w:sz w:val="16"/>
                <w:szCs w:val="16"/>
              </w:rPr>
            </w:pPr>
            <w:r w:rsidRPr="008B201F">
              <w:rPr>
                <w:rFonts w:eastAsia="Aptos"/>
                <w:kern w:val="2"/>
                <w:sz w:val="16"/>
                <w:szCs w:val="16"/>
              </w:rPr>
              <w:t>1,759.76</w:t>
            </w:r>
          </w:p>
        </w:tc>
      </w:tr>
      <w:tr w:rsidR="00232CF6" w:rsidRPr="00DD5F6A" w14:paraId="0D43F29B" w14:textId="77777777" w:rsidTr="004422F2">
        <w:trPr>
          <w:trHeight w:val="250"/>
          <w:jc w:val="center"/>
        </w:trPr>
        <w:tc>
          <w:tcPr>
            <w:tcW w:w="1057" w:type="dxa"/>
            <w:noWrap/>
            <w:vAlign w:val="center"/>
            <w:hideMark/>
          </w:tcPr>
          <w:p w14:paraId="7D94B0D7" w14:textId="77777777" w:rsidR="00232CF6" w:rsidRPr="00DD5F6A" w:rsidRDefault="00232CF6" w:rsidP="004422F2">
            <w:pPr>
              <w:jc w:val="center"/>
              <w:rPr>
                <w:sz w:val="16"/>
                <w:szCs w:val="16"/>
              </w:rPr>
            </w:pPr>
            <w:r w:rsidRPr="00DD5F6A">
              <w:rPr>
                <w:sz w:val="16"/>
                <w:szCs w:val="16"/>
              </w:rPr>
              <w:t>82,900.01</w:t>
            </w:r>
          </w:p>
        </w:tc>
        <w:tc>
          <w:tcPr>
            <w:tcW w:w="1001" w:type="dxa"/>
            <w:noWrap/>
            <w:vAlign w:val="center"/>
            <w:hideMark/>
          </w:tcPr>
          <w:p w14:paraId="4C513652" w14:textId="77777777" w:rsidR="00232CF6" w:rsidRPr="00DD5F6A" w:rsidRDefault="00232CF6" w:rsidP="004422F2">
            <w:pPr>
              <w:jc w:val="center"/>
              <w:rPr>
                <w:sz w:val="16"/>
                <w:szCs w:val="16"/>
              </w:rPr>
            </w:pPr>
            <w:r w:rsidRPr="00DD5F6A">
              <w:rPr>
                <w:sz w:val="16"/>
                <w:szCs w:val="16"/>
              </w:rPr>
              <w:t>83,300.00</w:t>
            </w:r>
          </w:p>
        </w:tc>
        <w:tc>
          <w:tcPr>
            <w:tcW w:w="889" w:type="dxa"/>
            <w:noWrap/>
            <w:vAlign w:val="bottom"/>
            <w:hideMark/>
          </w:tcPr>
          <w:p w14:paraId="629DB856" w14:textId="77777777" w:rsidR="00232CF6" w:rsidRPr="00DD5F6A" w:rsidRDefault="00232CF6" w:rsidP="004422F2">
            <w:pPr>
              <w:jc w:val="center"/>
              <w:rPr>
                <w:sz w:val="16"/>
                <w:szCs w:val="16"/>
              </w:rPr>
            </w:pPr>
            <w:r w:rsidRPr="008B201F">
              <w:rPr>
                <w:rFonts w:eastAsia="Aptos"/>
                <w:kern w:val="2"/>
                <w:sz w:val="16"/>
                <w:szCs w:val="16"/>
              </w:rPr>
              <w:t xml:space="preserve">2,567.79 </w:t>
            </w:r>
          </w:p>
        </w:tc>
        <w:tc>
          <w:tcPr>
            <w:tcW w:w="900" w:type="dxa"/>
            <w:noWrap/>
            <w:vAlign w:val="bottom"/>
            <w:hideMark/>
          </w:tcPr>
          <w:p w14:paraId="57B59F32" w14:textId="77777777" w:rsidR="00232CF6" w:rsidRPr="00DD5F6A" w:rsidRDefault="00232CF6" w:rsidP="004422F2">
            <w:pPr>
              <w:jc w:val="center"/>
              <w:rPr>
                <w:sz w:val="16"/>
                <w:szCs w:val="16"/>
              </w:rPr>
            </w:pPr>
            <w:r w:rsidRPr="008B201F">
              <w:rPr>
                <w:rFonts w:eastAsia="Aptos"/>
                <w:kern w:val="2"/>
                <w:sz w:val="16"/>
                <w:szCs w:val="16"/>
              </w:rPr>
              <w:t xml:space="preserve">2,169.95 </w:t>
            </w:r>
          </w:p>
        </w:tc>
        <w:tc>
          <w:tcPr>
            <w:tcW w:w="1003" w:type="dxa"/>
            <w:noWrap/>
            <w:vAlign w:val="bottom"/>
            <w:hideMark/>
          </w:tcPr>
          <w:p w14:paraId="6DA926D7" w14:textId="77777777" w:rsidR="00232CF6" w:rsidRPr="00DD5F6A" w:rsidRDefault="00232CF6" w:rsidP="004422F2">
            <w:pPr>
              <w:jc w:val="center"/>
              <w:rPr>
                <w:sz w:val="16"/>
                <w:szCs w:val="16"/>
              </w:rPr>
            </w:pPr>
            <w:r w:rsidRPr="008B201F">
              <w:rPr>
                <w:rFonts w:eastAsia="Aptos"/>
                <w:kern w:val="2"/>
                <w:sz w:val="16"/>
                <w:szCs w:val="16"/>
              </w:rPr>
              <w:t>1,772.12</w:t>
            </w:r>
          </w:p>
        </w:tc>
      </w:tr>
      <w:tr w:rsidR="00232CF6" w:rsidRPr="00DD5F6A" w14:paraId="43C269C6" w14:textId="77777777" w:rsidTr="004422F2">
        <w:trPr>
          <w:trHeight w:val="250"/>
          <w:jc w:val="center"/>
        </w:trPr>
        <w:tc>
          <w:tcPr>
            <w:tcW w:w="1057" w:type="dxa"/>
            <w:noWrap/>
            <w:vAlign w:val="center"/>
            <w:hideMark/>
          </w:tcPr>
          <w:p w14:paraId="02BED863" w14:textId="77777777" w:rsidR="00232CF6" w:rsidRPr="00DD5F6A" w:rsidRDefault="00232CF6" w:rsidP="004422F2">
            <w:pPr>
              <w:jc w:val="center"/>
              <w:rPr>
                <w:sz w:val="16"/>
                <w:szCs w:val="16"/>
              </w:rPr>
            </w:pPr>
            <w:r w:rsidRPr="00DD5F6A">
              <w:rPr>
                <w:sz w:val="16"/>
                <w:szCs w:val="16"/>
              </w:rPr>
              <w:t>83,300.01</w:t>
            </w:r>
          </w:p>
        </w:tc>
        <w:tc>
          <w:tcPr>
            <w:tcW w:w="1001" w:type="dxa"/>
            <w:noWrap/>
            <w:vAlign w:val="center"/>
            <w:hideMark/>
          </w:tcPr>
          <w:p w14:paraId="6E800AA7" w14:textId="77777777" w:rsidR="00232CF6" w:rsidRPr="00DD5F6A" w:rsidRDefault="00232CF6" w:rsidP="004422F2">
            <w:pPr>
              <w:jc w:val="center"/>
              <w:rPr>
                <w:sz w:val="16"/>
                <w:szCs w:val="16"/>
              </w:rPr>
            </w:pPr>
            <w:r w:rsidRPr="00DD5F6A">
              <w:rPr>
                <w:sz w:val="16"/>
                <w:szCs w:val="16"/>
              </w:rPr>
              <w:t>83,700.00</w:t>
            </w:r>
          </w:p>
        </w:tc>
        <w:tc>
          <w:tcPr>
            <w:tcW w:w="889" w:type="dxa"/>
            <w:noWrap/>
            <w:vAlign w:val="bottom"/>
            <w:hideMark/>
          </w:tcPr>
          <w:p w14:paraId="4125ADD1" w14:textId="77777777" w:rsidR="00232CF6" w:rsidRPr="00DD5F6A" w:rsidRDefault="00232CF6" w:rsidP="004422F2">
            <w:pPr>
              <w:jc w:val="center"/>
              <w:rPr>
                <w:sz w:val="16"/>
                <w:szCs w:val="16"/>
              </w:rPr>
            </w:pPr>
            <w:r w:rsidRPr="008B201F">
              <w:rPr>
                <w:rFonts w:eastAsia="Aptos"/>
                <w:kern w:val="2"/>
                <w:sz w:val="16"/>
                <w:szCs w:val="16"/>
              </w:rPr>
              <w:t xml:space="preserve">2,580.15 </w:t>
            </w:r>
          </w:p>
        </w:tc>
        <w:tc>
          <w:tcPr>
            <w:tcW w:w="900" w:type="dxa"/>
            <w:noWrap/>
            <w:vAlign w:val="bottom"/>
            <w:hideMark/>
          </w:tcPr>
          <w:p w14:paraId="5D8A1326" w14:textId="77777777" w:rsidR="00232CF6" w:rsidRPr="00DD5F6A" w:rsidRDefault="00232CF6" w:rsidP="004422F2">
            <w:pPr>
              <w:jc w:val="center"/>
              <w:rPr>
                <w:sz w:val="16"/>
                <w:szCs w:val="16"/>
              </w:rPr>
            </w:pPr>
            <w:r w:rsidRPr="008B201F">
              <w:rPr>
                <w:rFonts w:eastAsia="Aptos"/>
                <w:kern w:val="2"/>
                <w:sz w:val="16"/>
                <w:szCs w:val="16"/>
              </w:rPr>
              <w:t xml:space="preserve">2,182.31 </w:t>
            </w:r>
          </w:p>
        </w:tc>
        <w:tc>
          <w:tcPr>
            <w:tcW w:w="1003" w:type="dxa"/>
            <w:noWrap/>
            <w:vAlign w:val="bottom"/>
            <w:hideMark/>
          </w:tcPr>
          <w:p w14:paraId="150D8C0C" w14:textId="77777777" w:rsidR="00232CF6" w:rsidRPr="00DD5F6A" w:rsidRDefault="00232CF6" w:rsidP="004422F2">
            <w:pPr>
              <w:jc w:val="center"/>
              <w:rPr>
                <w:sz w:val="16"/>
                <w:szCs w:val="16"/>
              </w:rPr>
            </w:pPr>
            <w:r w:rsidRPr="008B201F">
              <w:rPr>
                <w:rFonts w:eastAsia="Aptos"/>
                <w:kern w:val="2"/>
                <w:sz w:val="16"/>
                <w:szCs w:val="16"/>
              </w:rPr>
              <w:t>1,784.48</w:t>
            </w:r>
          </w:p>
        </w:tc>
      </w:tr>
      <w:tr w:rsidR="00232CF6" w:rsidRPr="00DD5F6A" w14:paraId="5FAD7CDF" w14:textId="77777777" w:rsidTr="004422F2">
        <w:trPr>
          <w:trHeight w:val="250"/>
          <w:jc w:val="center"/>
        </w:trPr>
        <w:tc>
          <w:tcPr>
            <w:tcW w:w="1057" w:type="dxa"/>
            <w:noWrap/>
            <w:vAlign w:val="center"/>
            <w:hideMark/>
          </w:tcPr>
          <w:p w14:paraId="14609A5D" w14:textId="77777777" w:rsidR="00232CF6" w:rsidRPr="00DD5F6A" w:rsidRDefault="00232CF6" w:rsidP="004422F2">
            <w:pPr>
              <w:jc w:val="center"/>
              <w:rPr>
                <w:sz w:val="16"/>
                <w:szCs w:val="16"/>
              </w:rPr>
            </w:pPr>
            <w:r w:rsidRPr="00DD5F6A">
              <w:rPr>
                <w:sz w:val="16"/>
                <w:szCs w:val="16"/>
              </w:rPr>
              <w:t>83,700.01</w:t>
            </w:r>
          </w:p>
        </w:tc>
        <w:tc>
          <w:tcPr>
            <w:tcW w:w="1001" w:type="dxa"/>
            <w:noWrap/>
            <w:vAlign w:val="center"/>
            <w:hideMark/>
          </w:tcPr>
          <w:p w14:paraId="590E958F" w14:textId="77777777" w:rsidR="00232CF6" w:rsidRPr="00DD5F6A" w:rsidRDefault="00232CF6" w:rsidP="004422F2">
            <w:pPr>
              <w:jc w:val="center"/>
              <w:rPr>
                <w:sz w:val="16"/>
                <w:szCs w:val="16"/>
              </w:rPr>
            </w:pPr>
            <w:r w:rsidRPr="00DD5F6A">
              <w:rPr>
                <w:sz w:val="16"/>
                <w:szCs w:val="16"/>
              </w:rPr>
              <w:t>84,100.00</w:t>
            </w:r>
          </w:p>
        </w:tc>
        <w:tc>
          <w:tcPr>
            <w:tcW w:w="889" w:type="dxa"/>
            <w:noWrap/>
            <w:vAlign w:val="bottom"/>
            <w:hideMark/>
          </w:tcPr>
          <w:p w14:paraId="1F8C7C7F" w14:textId="77777777" w:rsidR="00232CF6" w:rsidRPr="00DD5F6A" w:rsidRDefault="00232CF6" w:rsidP="004422F2">
            <w:pPr>
              <w:jc w:val="center"/>
              <w:rPr>
                <w:sz w:val="16"/>
                <w:szCs w:val="16"/>
              </w:rPr>
            </w:pPr>
            <w:r w:rsidRPr="008B201F">
              <w:rPr>
                <w:rFonts w:eastAsia="Aptos"/>
                <w:kern w:val="2"/>
                <w:sz w:val="16"/>
                <w:szCs w:val="16"/>
              </w:rPr>
              <w:t xml:space="preserve">2,592.51 </w:t>
            </w:r>
          </w:p>
        </w:tc>
        <w:tc>
          <w:tcPr>
            <w:tcW w:w="900" w:type="dxa"/>
            <w:noWrap/>
            <w:vAlign w:val="bottom"/>
            <w:hideMark/>
          </w:tcPr>
          <w:p w14:paraId="6B90DD0A" w14:textId="77777777" w:rsidR="00232CF6" w:rsidRPr="00DD5F6A" w:rsidRDefault="00232CF6" w:rsidP="004422F2">
            <w:pPr>
              <w:jc w:val="center"/>
              <w:rPr>
                <w:sz w:val="16"/>
                <w:szCs w:val="16"/>
              </w:rPr>
            </w:pPr>
            <w:r w:rsidRPr="008B201F">
              <w:rPr>
                <w:rFonts w:eastAsia="Aptos"/>
                <w:kern w:val="2"/>
                <w:sz w:val="16"/>
                <w:szCs w:val="16"/>
              </w:rPr>
              <w:t xml:space="preserve">2,194.67 </w:t>
            </w:r>
          </w:p>
        </w:tc>
        <w:tc>
          <w:tcPr>
            <w:tcW w:w="1003" w:type="dxa"/>
            <w:noWrap/>
            <w:vAlign w:val="bottom"/>
            <w:hideMark/>
          </w:tcPr>
          <w:p w14:paraId="2F7CBEB9" w14:textId="77777777" w:rsidR="00232CF6" w:rsidRPr="00DD5F6A" w:rsidRDefault="00232CF6" w:rsidP="004422F2">
            <w:pPr>
              <w:jc w:val="center"/>
              <w:rPr>
                <w:sz w:val="16"/>
                <w:szCs w:val="16"/>
              </w:rPr>
            </w:pPr>
            <w:r w:rsidRPr="008B201F">
              <w:rPr>
                <w:rFonts w:eastAsia="Aptos"/>
                <w:kern w:val="2"/>
                <w:sz w:val="16"/>
                <w:szCs w:val="16"/>
              </w:rPr>
              <w:t>1,796.84</w:t>
            </w:r>
          </w:p>
        </w:tc>
      </w:tr>
      <w:tr w:rsidR="00232CF6" w:rsidRPr="00DD5F6A" w14:paraId="5CE28057" w14:textId="77777777" w:rsidTr="004422F2">
        <w:trPr>
          <w:trHeight w:val="250"/>
          <w:jc w:val="center"/>
        </w:trPr>
        <w:tc>
          <w:tcPr>
            <w:tcW w:w="1057" w:type="dxa"/>
            <w:noWrap/>
            <w:vAlign w:val="center"/>
            <w:hideMark/>
          </w:tcPr>
          <w:p w14:paraId="1D9C63A9" w14:textId="77777777" w:rsidR="00232CF6" w:rsidRPr="00DD5F6A" w:rsidRDefault="00232CF6" w:rsidP="004422F2">
            <w:pPr>
              <w:jc w:val="center"/>
              <w:rPr>
                <w:sz w:val="16"/>
                <w:szCs w:val="16"/>
              </w:rPr>
            </w:pPr>
            <w:r w:rsidRPr="00DD5F6A">
              <w:rPr>
                <w:sz w:val="16"/>
                <w:szCs w:val="16"/>
              </w:rPr>
              <w:t>84,100.01</w:t>
            </w:r>
          </w:p>
        </w:tc>
        <w:tc>
          <w:tcPr>
            <w:tcW w:w="1001" w:type="dxa"/>
            <w:noWrap/>
            <w:vAlign w:val="center"/>
            <w:hideMark/>
          </w:tcPr>
          <w:p w14:paraId="13A80C69" w14:textId="77777777" w:rsidR="00232CF6" w:rsidRPr="00DD5F6A" w:rsidRDefault="00232CF6" w:rsidP="004422F2">
            <w:pPr>
              <w:jc w:val="center"/>
              <w:rPr>
                <w:sz w:val="16"/>
                <w:szCs w:val="16"/>
              </w:rPr>
            </w:pPr>
            <w:r w:rsidRPr="00DD5F6A">
              <w:rPr>
                <w:sz w:val="16"/>
                <w:szCs w:val="16"/>
              </w:rPr>
              <w:t>84,500.00</w:t>
            </w:r>
          </w:p>
        </w:tc>
        <w:tc>
          <w:tcPr>
            <w:tcW w:w="889" w:type="dxa"/>
            <w:noWrap/>
            <w:vAlign w:val="bottom"/>
            <w:hideMark/>
          </w:tcPr>
          <w:p w14:paraId="30F0CC98" w14:textId="77777777" w:rsidR="00232CF6" w:rsidRPr="00DD5F6A" w:rsidRDefault="00232CF6" w:rsidP="004422F2">
            <w:pPr>
              <w:jc w:val="center"/>
              <w:rPr>
                <w:sz w:val="16"/>
                <w:szCs w:val="16"/>
              </w:rPr>
            </w:pPr>
            <w:r w:rsidRPr="008B201F">
              <w:rPr>
                <w:rFonts w:eastAsia="Aptos"/>
                <w:kern w:val="2"/>
                <w:sz w:val="16"/>
                <w:szCs w:val="16"/>
              </w:rPr>
              <w:t xml:space="preserve">2,604.87 </w:t>
            </w:r>
          </w:p>
        </w:tc>
        <w:tc>
          <w:tcPr>
            <w:tcW w:w="900" w:type="dxa"/>
            <w:noWrap/>
            <w:vAlign w:val="bottom"/>
            <w:hideMark/>
          </w:tcPr>
          <w:p w14:paraId="20E5C2C1" w14:textId="77777777" w:rsidR="00232CF6" w:rsidRPr="00DD5F6A" w:rsidRDefault="00232CF6" w:rsidP="004422F2">
            <w:pPr>
              <w:jc w:val="center"/>
              <w:rPr>
                <w:sz w:val="16"/>
                <w:szCs w:val="16"/>
              </w:rPr>
            </w:pPr>
            <w:r w:rsidRPr="008B201F">
              <w:rPr>
                <w:rFonts w:eastAsia="Aptos"/>
                <w:kern w:val="2"/>
                <w:sz w:val="16"/>
                <w:szCs w:val="16"/>
              </w:rPr>
              <w:t xml:space="preserve">2,207.03 </w:t>
            </w:r>
          </w:p>
        </w:tc>
        <w:tc>
          <w:tcPr>
            <w:tcW w:w="1003" w:type="dxa"/>
            <w:noWrap/>
            <w:vAlign w:val="bottom"/>
            <w:hideMark/>
          </w:tcPr>
          <w:p w14:paraId="296D304B" w14:textId="77777777" w:rsidR="00232CF6" w:rsidRPr="00DD5F6A" w:rsidRDefault="00232CF6" w:rsidP="004422F2">
            <w:pPr>
              <w:jc w:val="center"/>
              <w:rPr>
                <w:sz w:val="16"/>
                <w:szCs w:val="16"/>
              </w:rPr>
            </w:pPr>
            <w:r w:rsidRPr="008B201F">
              <w:rPr>
                <w:rFonts w:eastAsia="Aptos"/>
                <w:kern w:val="2"/>
                <w:sz w:val="16"/>
                <w:szCs w:val="16"/>
              </w:rPr>
              <w:t>1,809.20</w:t>
            </w:r>
          </w:p>
        </w:tc>
      </w:tr>
      <w:tr w:rsidR="00232CF6" w:rsidRPr="00DD5F6A" w14:paraId="2E694596" w14:textId="77777777" w:rsidTr="004422F2">
        <w:trPr>
          <w:trHeight w:val="250"/>
          <w:jc w:val="center"/>
        </w:trPr>
        <w:tc>
          <w:tcPr>
            <w:tcW w:w="1057" w:type="dxa"/>
            <w:noWrap/>
            <w:vAlign w:val="center"/>
            <w:hideMark/>
          </w:tcPr>
          <w:p w14:paraId="7862744D" w14:textId="77777777" w:rsidR="00232CF6" w:rsidRPr="00DD5F6A" w:rsidRDefault="00232CF6" w:rsidP="004422F2">
            <w:pPr>
              <w:jc w:val="center"/>
              <w:rPr>
                <w:sz w:val="16"/>
                <w:szCs w:val="16"/>
              </w:rPr>
            </w:pPr>
            <w:r w:rsidRPr="00DD5F6A">
              <w:rPr>
                <w:sz w:val="16"/>
                <w:szCs w:val="16"/>
              </w:rPr>
              <w:t>84,500.01</w:t>
            </w:r>
          </w:p>
        </w:tc>
        <w:tc>
          <w:tcPr>
            <w:tcW w:w="1001" w:type="dxa"/>
            <w:noWrap/>
            <w:vAlign w:val="center"/>
            <w:hideMark/>
          </w:tcPr>
          <w:p w14:paraId="7414A0FC" w14:textId="77777777" w:rsidR="00232CF6" w:rsidRPr="00DD5F6A" w:rsidRDefault="00232CF6" w:rsidP="004422F2">
            <w:pPr>
              <w:jc w:val="center"/>
              <w:rPr>
                <w:sz w:val="16"/>
                <w:szCs w:val="16"/>
              </w:rPr>
            </w:pPr>
            <w:r w:rsidRPr="00DD5F6A">
              <w:rPr>
                <w:sz w:val="16"/>
                <w:szCs w:val="16"/>
              </w:rPr>
              <w:t>84,900.00</w:t>
            </w:r>
          </w:p>
        </w:tc>
        <w:tc>
          <w:tcPr>
            <w:tcW w:w="889" w:type="dxa"/>
            <w:noWrap/>
            <w:vAlign w:val="bottom"/>
            <w:hideMark/>
          </w:tcPr>
          <w:p w14:paraId="5670DCDB" w14:textId="77777777" w:rsidR="00232CF6" w:rsidRPr="00DD5F6A" w:rsidRDefault="00232CF6" w:rsidP="004422F2">
            <w:pPr>
              <w:jc w:val="center"/>
              <w:rPr>
                <w:sz w:val="16"/>
                <w:szCs w:val="16"/>
              </w:rPr>
            </w:pPr>
            <w:r w:rsidRPr="008B201F">
              <w:rPr>
                <w:rFonts w:eastAsia="Aptos"/>
                <w:kern w:val="2"/>
                <w:sz w:val="16"/>
                <w:szCs w:val="16"/>
              </w:rPr>
              <w:t xml:space="preserve">2,617.23 </w:t>
            </w:r>
          </w:p>
        </w:tc>
        <w:tc>
          <w:tcPr>
            <w:tcW w:w="900" w:type="dxa"/>
            <w:noWrap/>
            <w:vAlign w:val="bottom"/>
            <w:hideMark/>
          </w:tcPr>
          <w:p w14:paraId="42D59A65" w14:textId="77777777" w:rsidR="00232CF6" w:rsidRPr="00DD5F6A" w:rsidRDefault="00232CF6" w:rsidP="004422F2">
            <w:pPr>
              <w:jc w:val="center"/>
              <w:rPr>
                <w:sz w:val="16"/>
                <w:szCs w:val="16"/>
              </w:rPr>
            </w:pPr>
            <w:r w:rsidRPr="008B201F">
              <w:rPr>
                <w:rFonts w:eastAsia="Aptos"/>
                <w:kern w:val="2"/>
                <w:sz w:val="16"/>
                <w:szCs w:val="16"/>
              </w:rPr>
              <w:t xml:space="preserve">2,219.39 </w:t>
            </w:r>
          </w:p>
        </w:tc>
        <w:tc>
          <w:tcPr>
            <w:tcW w:w="1003" w:type="dxa"/>
            <w:noWrap/>
            <w:vAlign w:val="bottom"/>
            <w:hideMark/>
          </w:tcPr>
          <w:p w14:paraId="1790F08E" w14:textId="77777777" w:rsidR="00232CF6" w:rsidRPr="00DD5F6A" w:rsidRDefault="00232CF6" w:rsidP="004422F2">
            <w:pPr>
              <w:jc w:val="center"/>
              <w:rPr>
                <w:sz w:val="16"/>
                <w:szCs w:val="16"/>
              </w:rPr>
            </w:pPr>
            <w:r w:rsidRPr="008B201F">
              <w:rPr>
                <w:rFonts w:eastAsia="Aptos"/>
                <w:kern w:val="2"/>
                <w:sz w:val="16"/>
                <w:szCs w:val="16"/>
              </w:rPr>
              <w:t>1,821.56</w:t>
            </w:r>
          </w:p>
        </w:tc>
      </w:tr>
      <w:tr w:rsidR="00232CF6" w:rsidRPr="00DD5F6A" w14:paraId="7916F37C" w14:textId="77777777" w:rsidTr="004422F2">
        <w:trPr>
          <w:trHeight w:val="250"/>
          <w:jc w:val="center"/>
        </w:trPr>
        <w:tc>
          <w:tcPr>
            <w:tcW w:w="1057" w:type="dxa"/>
            <w:noWrap/>
            <w:vAlign w:val="center"/>
            <w:hideMark/>
          </w:tcPr>
          <w:p w14:paraId="179F68B5" w14:textId="77777777" w:rsidR="00232CF6" w:rsidRPr="00DD5F6A" w:rsidRDefault="00232CF6" w:rsidP="004422F2">
            <w:pPr>
              <w:jc w:val="center"/>
              <w:rPr>
                <w:sz w:val="16"/>
                <w:szCs w:val="16"/>
              </w:rPr>
            </w:pPr>
            <w:r w:rsidRPr="00DD5F6A">
              <w:rPr>
                <w:sz w:val="16"/>
                <w:szCs w:val="16"/>
              </w:rPr>
              <w:t>84,900.01</w:t>
            </w:r>
          </w:p>
        </w:tc>
        <w:tc>
          <w:tcPr>
            <w:tcW w:w="1001" w:type="dxa"/>
            <w:noWrap/>
            <w:vAlign w:val="center"/>
            <w:hideMark/>
          </w:tcPr>
          <w:p w14:paraId="598099BB" w14:textId="77777777" w:rsidR="00232CF6" w:rsidRPr="00DD5F6A" w:rsidRDefault="00232CF6" w:rsidP="004422F2">
            <w:pPr>
              <w:jc w:val="center"/>
              <w:rPr>
                <w:sz w:val="16"/>
                <w:szCs w:val="16"/>
              </w:rPr>
            </w:pPr>
            <w:r w:rsidRPr="00DD5F6A">
              <w:rPr>
                <w:sz w:val="16"/>
                <w:szCs w:val="16"/>
              </w:rPr>
              <w:t>85,300.00</w:t>
            </w:r>
          </w:p>
        </w:tc>
        <w:tc>
          <w:tcPr>
            <w:tcW w:w="889" w:type="dxa"/>
            <w:noWrap/>
            <w:vAlign w:val="bottom"/>
            <w:hideMark/>
          </w:tcPr>
          <w:p w14:paraId="35967AB1" w14:textId="77777777" w:rsidR="00232CF6" w:rsidRPr="00DD5F6A" w:rsidRDefault="00232CF6" w:rsidP="004422F2">
            <w:pPr>
              <w:jc w:val="center"/>
              <w:rPr>
                <w:sz w:val="16"/>
                <w:szCs w:val="16"/>
              </w:rPr>
            </w:pPr>
            <w:r w:rsidRPr="008B201F">
              <w:rPr>
                <w:rFonts w:eastAsia="Aptos"/>
                <w:kern w:val="2"/>
                <w:sz w:val="16"/>
                <w:szCs w:val="16"/>
              </w:rPr>
              <w:t xml:space="preserve">2,629.59 </w:t>
            </w:r>
          </w:p>
        </w:tc>
        <w:tc>
          <w:tcPr>
            <w:tcW w:w="900" w:type="dxa"/>
            <w:noWrap/>
            <w:vAlign w:val="bottom"/>
            <w:hideMark/>
          </w:tcPr>
          <w:p w14:paraId="68EDB762" w14:textId="77777777" w:rsidR="00232CF6" w:rsidRPr="00DD5F6A" w:rsidRDefault="00232CF6" w:rsidP="004422F2">
            <w:pPr>
              <w:jc w:val="center"/>
              <w:rPr>
                <w:sz w:val="16"/>
                <w:szCs w:val="16"/>
              </w:rPr>
            </w:pPr>
            <w:r w:rsidRPr="008B201F">
              <w:rPr>
                <w:rFonts w:eastAsia="Aptos"/>
                <w:kern w:val="2"/>
                <w:sz w:val="16"/>
                <w:szCs w:val="16"/>
              </w:rPr>
              <w:t xml:space="preserve">2,231.75 </w:t>
            </w:r>
          </w:p>
        </w:tc>
        <w:tc>
          <w:tcPr>
            <w:tcW w:w="1003" w:type="dxa"/>
            <w:noWrap/>
            <w:vAlign w:val="bottom"/>
            <w:hideMark/>
          </w:tcPr>
          <w:p w14:paraId="02A117B4" w14:textId="77777777" w:rsidR="00232CF6" w:rsidRPr="00DD5F6A" w:rsidRDefault="00232CF6" w:rsidP="004422F2">
            <w:pPr>
              <w:jc w:val="center"/>
              <w:rPr>
                <w:sz w:val="16"/>
                <w:szCs w:val="16"/>
              </w:rPr>
            </w:pPr>
            <w:r w:rsidRPr="008B201F">
              <w:rPr>
                <w:rFonts w:eastAsia="Aptos"/>
                <w:kern w:val="2"/>
                <w:sz w:val="16"/>
                <w:szCs w:val="16"/>
              </w:rPr>
              <w:t>1,833.92</w:t>
            </w:r>
          </w:p>
        </w:tc>
      </w:tr>
      <w:tr w:rsidR="00232CF6" w:rsidRPr="00DD5F6A" w14:paraId="3D9FD3BA" w14:textId="77777777" w:rsidTr="004422F2">
        <w:trPr>
          <w:trHeight w:val="250"/>
          <w:jc w:val="center"/>
        </w:trPr>
        <w:tc>
          <w:tcPr>
            <w:tcW w:w="1057" w:type="dxa"/>
            <w:noWrap/>
            <w:vAlign w:val="center"/>
            <w:hideMark/>
          </w:tcPr>
          <w:p w14:paraId="0087C481" w14:textId="77777777" w:rsidR="00232CF6" w:rsidRPr="00DD5F6A" w:rsidRDefault="00232CF6" w:rsidP="004422F2">
            <w:pPr>
              <w:jc w:val="center"/>
              <w:rPr>
                <w:sz w:val="16"/>
                <w:szCs w:val="16"/>
              </w:rPr>
            </w:pPr>
            <w:r w:rsidRPr="00DD5F6A">
              <w:rPr>
                <w:sz w:val="16"/>
                <w:szCs w:val="16"/>
              </w:rPr>
              <w:t>85,300.01</w:t>
            </w:r>
          </w:p>
        </w:tc>
        <w:tc>
          <w:tcPr>
            <w:tcW w:w="1001" w:type="dxa"/>
            <w:noWrap/>
            <w:vAlign w:val="center"/>
            <w:hideMark/>
          </w:tcPr>
          <w:p w14:paraId="738A34FE" w14:textId="77777777" w:rsidR="00232CF6" w:rsidRPr="00DD5F6A" w:rsidRDefault="00232CF6" w:rsidP="004422F2">
            <w:pPr>
              <w:jc w:val="center"/>
              <w:rPr>
                <w:sz w:val="16"/>
                <w:szCs w:val="16"/>
              </w:rPr>
            </w:pPr>
            <w:r w:rsidRPr="00DD5F6A">
              <w:rPr>
                <w:sz w:val="16"/>
                <w:szCs w:val="16"/>
              </w:rPr>
              <w:t>85,700.00</w:t>
            </w:r>
          </w:p>
        </w:tc>
        <w:tc>
          <w:tcPr>
            <w:tcW w:w="889" w:type="dxa"/>
            <w:noWrap/>
            <w:vAlign w:val="bottom"/>
            <w:hideMark/>
          </w:tcPr>
          <w:p w14:paraId="181FF3F5" w14:textId="77777777" w:rsidR="00232CF6" w:rsidRPr="00DD5F6A" w:rsidRDefault="00232CF6" w:rsidP="004422F2">
            <w:pPr>
              <w:jc w:val="center"/>
              <w:rPr>
                <w:sz w:val="16"/>
                <w:szCs w:val="16"/>
              </w:rPr>
            </w:pPr>
            <w:r w:rsidRPr="008B201F">
              <w:rPr>
                <w:rFonts w:eastAsia="Aptos"/>
                <w:kern w:val="2"/>
                <w:sz w:val="16"/>
                <w:szCs w:val="16"/>
              </w:rPr>
              <w:t xml:space="preserve">2,641.95 </w:t>
            </w:r>
          </w:p>
        </w:tc>
        <w:tc>
          <w:tcPr>
            <w:tcW w:w="900" w:type="dxa"/>
            <w:noWrap/>
            <w:vAlign w:val="bottom"/>
            <w:hideMark/>
          </w:tcPr>
          <w:p w14:paraId="1CDEAA70" w14:textId="77777777" w:rsidR="00232CF6" w:rsidRPr="00DD5F6A" w:rsidRDefault="00232CF6" w:rsidP="004422F2">
            <w:pPr>
              <w:jc w:val="center"/>
              <w:rPr>
                <w:sz w:val="16"/>
                <w:szCs w:val="16"/>
              </w:rPr>
            </w:pPr>
            <w:r w:rsidRPr="008B201F">
              <w:rPr>
                <w:rFonts w:eastAsia="Aptos"/>
                <w:kern w:val="2"/>
                <w:sz w:val="16"/>
                <w:szCs w:val="16"/>
              </w:rPr>
              <w:t xml:space="preserve">2,244.11 </w:t>
            </w:r>
          </w:p>
        </w:tc>
        <w:tc>
          <w:tcPr>
            <w:tcW w:w="1003" w:type="dxa"/>
            <w:noWrap/>
            <w:vAlign w:val="bottom"/>
            <w:hideMark/>
          </w:tcPr>
          <w:p w14:paraId="253D5984" w14:textId="77777777" w:rsidR="00232CF6" w:rsidRPr="00DD5F6A" w:rsidRDefault="00232CF6" w:rsidP="004422F2">
            <w:pPr>
              <w:jc w:val="center"/>
              <w:rPr>
                <w:sz w:val="16"/>
                <w:szCs w:val="16"/>
              </w:rPr>
            </w:pPr>
            <w:r w:rsidRPr="008B201F">
              <w:rPr>
                <w:rFonts w:eastAsia="Aptos"/>
                <w:kern w:val="2"/>
                <w:sz w:val="16"/>
                <w:szCs w:val="16"/>
              </w:rPr>
              <w:t>1,846.28</w:t>
            </w:r>
          </w:p>
        </w:tc>
      </w:tr>
      <w:tr w:rsidR="00232CF6" w:rsidRPr="00DD5F6A" w14:paraId="227EC9F0" w14:textId="77777777" w:rsidTr="004422F2">
        <w:trPr>
          <w:trHeight w:val="250"/>
          <w:jc w:val="center"/>
        </w:trPr>
        <w:tc>
          <w:tcPr>
            <w:tcW w:w="1057" w:type="dxa"/>
            <w:noWrap/>
            <w:vAlign w:val="center"/>
            <w:hideMark/>
          </w:tcPr>
          <w:p w14:paraId="378A57F1" w14:textId="77777777" w:rsidR="00232CF6" w:rsidRPr="00DD5F6A" w:rsidRDefault="00232CF6" w:rsidP="004422F2">
            <w:pPr>
              <w:jc w:val="center"/>
              <w:rPr>
                <w:sz w:val="16"/>
                <w:szCs w:val="16"/>
              </w:rPr>
            </w:pPr>
            <w:r w:rsidRPr="00DD5F6A">
              <w:rPr>
                <w:sz w:val="16"/>
                <w:szCs w:val="16"/>
              </w:rPr>
              <w:t>85,700.01</w:t>
            </w:r>
          </w:p>
        </w:tc>
        <w:tc>
          <w:tcPr>
            <w:tcW w:w="1001" w:type="dxa"/>
            <w:noWrap/>
            <w:vAlign w:val="center"/>
            <w:hideMark/>
          </w:tcPr>
          <w:p w14:paraId="515C9C6E" w14:textId="77777777" w:rsidR="00232CF6" w:rsidRPr="00DD5F6A" w:rsidRDefault="00232CF6" w:rsidP="004422F2">
            <w:pPr>
              <w:jc w:val="center"/>
              <w:rPr>
                <w:sz w:val="16"/>
                <w:szCs w:val="16"/>
              </w:rPr>
            </w:pPr>
            <w:r w:rsidRPr="00DD5F6A">
              <w:rPr>
                <w:sz w:val="16"/>
                <w:szCs w:val="16"/>
              </w:rPr>
              <w:t>86,100.00</w:t>
            </w:r>
          </w:p>
        </w:tc>
        <w:tc>
          <w:tcPr>
            <w:tcW w:w="889" w:type="dxa"/>
            <w:noWrap/>
            <w:vAlign w:val="bottom"/>
            <w:hideMark/>
          </w:tcPr>
          <w:p w14:paraId="68EA06AB" w14:textId="77777777" w:rsidR="00232CF6" w:rsidRPr="00DD5F6A" w:rsidRDefault="00232CF6" w:rsidP="004422F2">
            <w:pPr>
              <w:jc w:val="center"/>
              <w:rPr>
                <w:sz w:val="16"/>
                <w:szCs w:val="16"/>
              </w:rPr>
            </w:pPr>
            <w:r w:rsidRPr="008B201F">
              <w:rPr>
                <w:rFonts w:eastAsia="Aptos"/>
                <w:kern w:val="2"/>
                <w:sz w:val="16"/>
                <w:szCs w:val="16"/>
              </w:rPr>
              <w:t xml:space="preserve">2,654.31 </w:t>
            </w:r>
          </w:p>
        </w:tc>
        <w:tc>
          <w:tcPr>
            <w:tcW w:w="900" w:type="dxa"/>
            <w:noWrap/>
            <w:vAlign w:val="bottom"/>
            <w:hideMark/>
          </w:tcPr>
          <w:p w14:paraId="750EBEBC" w14:textId="77777777" w:rsidR="00232CF6" w:rsidRPr="00DD5F6A" w:rsidRDefault="00232CF6" w:rsidP="004422F2">
            <w:pPr>
              <w:jc w:val="center"/>
              <w:rPr>
                <w:sz w:val="16"/>
                <w:szCs w:val="16"/>
              </w:rPr>
            </w:pPr>
            <w:r w:rsidRPr="008B201F">
              <w:rPr>
                <w:rFonts w:eastAsia="Aptos"/>
                <w:kern w:val="2"/>
                <w:sz w:val="16"/>
                <w:szCs w:val="16"/>
              </w:rPr>
              <w:t xml:space="preserve">2,256.47 </w:t>
            </w:r>
          </w:p>
        </w:tc>
        <w:tc>
          <w:tcPr>
            <w:tcW w:w="1003" w:type="dxa"/>
            <w:noWrap/>
            <w:vAlign w:val="bottom"/>
            <w:hideMark/>
          </w:tcPr>
          <w:p w14:paraId="51B832B9" w14:textId="77777777" w:rsidR="00232CF6" w:rsidRPr="00DD5F6A" w:rsidRDefault="00232CF6" w:rsidP="004422F2">
            <w:pPr>
              <w:jc w:val="center"/>
              <w:rPr>
                <w:sz w:val="16"/>
                <w:szCs w:val="16"/>
              </w:rPr>
            </w:pPr>
            <w:r w:rsidRPr="008B201F">
              <w:rPr>
                <w:rFonts w:eastAsia="Aptos"/>
                <w:kern w:val="2"/>
                <w:sz w:val="16"/>
                <w:szCs w:val="16"/>
              </w:rPr>
              <w:t>1,858.64</w:t>
            </w:r>
          </w:p>
        </w:tc>
      </w:tr>
      <w:tr w:rsidR="00232CF6" w:rsidRPr="00DD5F6A" w14:paraId="0046A931" w14:textId="77777777" w:rsidTr="004422F2">
        <w:trPr>
          <w:trHeight w:val="250"/>
          <w:jc w:val="center"/>
        </w:trPr>
        <w:tc>
          <w:tcPr>
            <w:tcW w:w="1057" w:type="dxa"/>
            <w:noWrap/>
            <w:vAlign w:val="center"/>
            <w:hideMark/>
          </w:tcPr>
          <w:p w14:paraId="7515B0C9" w14:textId="77777777" w:rsidR="00232CF6" w:rsidRPr="00DD5F6A" w:rsidRDefault="00232CF6" w:rsidP="004422F2">
            <w:pPr>
              <w:jc w:val="center"/>
              <w:rPr>
                <w:sz w:val="16"/>
                <w:szCs w:val="16"/>
              </w:rPr>
            </w:pPr>
            <w:r w:rsidRPr="00DD5F6A">
              <w:rPr>
                <w:sz w:val="16"/>
                <w:szCs w:val="16"/>
              </w:rPr>
              <w:t>86,100.01</w:t>
            </w:r>
          </w:p>
        </w:tc>
        <w:tc>
          <w:tcPr>
            <w:tcW w:w="1001" w:type="dxa"/>
            <w:noWrap/>
            <w:vAlign w:val="center"/>
            <w:hideMark/>
          </w:tcPr>
          <w:p w14:paraId="5C2BFC7D" w14:textId="77777777" w:rsidR="00232CF6" w:rsidRPr="00DD5F6A" w:rsidRDefault="00232CF6" w:rsidP="004422F2">
            <w:pPr>
              <w:jc w:val="center"/>
              <w:rPr>
                <w:sz w:val="16"/>
                <w:szCs w:val="16"/>
              </w:rPr>
            </w:pPr>
            <w:r w:rsidRPr="00DD5F6A">
              <w:rPr>
                <w:sz w:val="16"/>
                <w:szCs w:val="16"/>
              </w:rPr>
              <w:t>86,500.00</w:t>
            </w:r>
          </w:p>
        </w:tc>
        <w:tc>
          <w:tcPr>
            <w:tcW w:w="889" w:type="dxa"/>
            <w:noWrap/>
            <w:vAlign w:val="bottom"/>
            <w:hideMark/>
          </w:tcPr>
          <w:p w14:paraId="1E822FCA" w14:textId="77777777" w:rsidR="00232CF6" w:rsidRPr="00DD5F6A" w:rsidRDefault="00232CF6" w:rsidP="004422F2">
            <w:pPr>
              <w:jc w:val="center"/>
              <w:rPr>
                <w:sz w:val="16"/>
                <w:szCs w:val="16"/>
              </w:rPr>
            </w:pPr>
            <w:r w:rsidRPr="008B201F">
              <w:rPr>
                <w:rFonts w:eastAsia="Aptos"/>
                <w:kern w:val="2"/>
                <w:sz w:val="16"/>
                <w:szCs w:val="16"/>
              </w:rPr>
              <w:t xml:space="preserve">2,666.67 </w:t>
            </w:r>
          </w:p>
        </w:tc>
        <w:tc>
          <w:tcPr>
            <w:tcW w:w="900" w:type="dxa"/>
            <w:noWrap/>
            <w:vAlign w:val="bottom"/>
            <w:hideMark/>
          </w:tcPr>
          <w:p w14:paraId="03700CD6" w14:textId="77777777" w:rsidR="00232CF6" w:rsidRPr="00DD5F6A" w:rsidRDefault="00232CF6" w:rsidP="004422F2">
            <w:pPr>
              <w:jc w:val="center"/>
              <w:rPr>
                <w:sz w:val="16"/>
                <w:szCs w:val="16"/>
              </w:rPr>
            </w:pPr>
            <w:r w:rsidRPr="008B201F">
              <w:rPr>
                <w:rFonts w:eastAsia="Aptos"/>
                <w:kern w:val="2"/>
                <w:sz w:val="16"/>
                <w:szCs w:val="16"/>
              </w:rPr>
              <w:t xml:space="preserve">2,268.83 </w:t>
            </w:r>
          </w:p>
        </w:tc>
        <w:tc>
          <w:tcPr>
            <w:tcW w:w="1003" w:type="dxa"/>
            <w:noWrap/>
            <w:vAlign w:val="bottom"/>
            <w:hideMark/>
          </w:tcPr>
          <w:p w14:paraId="7CA926E9" w14:textId="77777777" w:rsidR="00232CF6" w:rsidRPr="00DD5F6A" w:rsidRDefault="00232CF6" w:rsidP="004422F2">
            <w:pPr>
              <w:jc w:val="center"/>
              <w:rPr>
                <w:sz w:val="16"/>
                <w:szCs w:val="16"/>
              </w:rPr>
            </w:pPr>
            <w:r w:rsidRPr="008B201F">
              <w:rPr>
                <w:rFonts w:eastAsia="Aptos"/>
                <w:kern w:val="2"/>
                <w:sz w:val="16"/>
                <w:szCs w:val="16"/>
              </w:rPr>
              <w:t>1,871.00</w:t>
            </w:r>
          </w:p>
        </w:tc>
      </w:tr>
      <w:tr w:rsidR="00232CF6" w:rsidRPr="00DD5F6A" w14:paraId="2BC031E7" w14:textId="77777777" w:rsidTr="004422F2">
        <w:trPr>
          <w:trHeight w:val="250"/>
          <w:jc w:val="center"/>
        </w:trPr>
        <w:tc>
          <w:tcPr>
            <w:tcW w:w="1057" w:type="dxa"/>
            <w:noWrap/>
            <w:vAlign w:val="center"/>
            <w:hideMark/>
          </w:tcPr>
          <w:p w14:paraId="31D569AF" w14:textId="77777777" w:rsidR="00232CF6" w:rsidRPr="00DD5F6A" w:rsidRDefault="00232CF6" w:rsidP="004422F2">
            <w:pPr>
              <w:jc w:val="center"/>
              <w:rPr>
                <w:sz w:val="16"/>
                <w:szCs w:val="16"/>
              </w:rPr>
            </w:pPr>
            <w:r w:rsidRPr="00DD5F6A">
              <w:rPr>
                <w:sz w:val="16"/>
                <w:szCs w:val="16"/>
              </w:rPr>
              <w:t>86,500.01</w:t>
            </w:r>
          </w:p>
        </w:tc>
        <w:tc>
          <w:tcPr>
            <w:tcW w:w="1001" w:type="dxa"/>
            <w:noWrap/>
            <w:vAlign w:val="center"/>
            <w:hideMark/>
          </w:tcPr>
          <w:p w14:paraId="634430D8" w14:textId="77777777" w:rsidR="00232CF6" w:rsidRPr="00DD5F6A" w:rsidRDefault="00232CF6" w:rsidP="004422F2">
            <w:pPr>
              <w:jc w:val="center"/>
              <w:rPr>
                <w:sz w:val="16"/>
                <w:szCs w:val="16"/>
              </w:rPr>
            </w:pPr>
            <w:r w:rsidRPr="00DD5F6A">
              <w:rPr>
                <w:sz w:val="16"/>
                <w:szCs w:val="16"/>
              </w:rPr>
              <w:t>86,900.00</w:t>
            </w:r>
          </w:p>
        </w:tc>
        <w:tc>
          <w:tcPr>
            <w:tcW w:w="889" w:type="dxa"/>
            <w:noWrap/>
            <w:vAlign w:val="bottom"/>
            <w:hideMark/>
          </w:tcPr>
          <w:p w14:paraId="4A12C7A1" w14:textId="77777777" w:rsidR="00232CF6" w:rsidRPr="00DD5F6A" w:rsidRDefault="00232CF6" w:rsidP="004422F2">
            <w:pPr>
              <w:jc w:val="center"/>
              <w:rPr>
                <w:sz w:val="16"/>
                <w:szCs w:val="16"/>
              </w:rPr>
            </w:pPr>
            <w:r w:rsidRPr="008B201F">
              <w:rPr>
                <w:rFonts w:eastAsia="Aptos"/>
                <w:kern w:val="2"/>
                <w:sz w:val="16"/>
                <w:szCs w:val="16"/>
              </w:rPr>
              <w:t xml:space="preserve">2,679.03 </w:t>
            </w:r>
          </w:p>
        </w:tc>
        <w:tc>
          <w:tcPr>
            <w:tcW w:w="900" w:type="dxa"/>
            <w:noWrap/>
            <w:vAlign w:val="bottom"/>
            <w:hideMark/>
          </w:tcPr>
          <w:p w14:paraId="4D813A50" w14:textId="77777777" w:rsidR="00232CF6" w:rsidRPr="00DD5F6A" w:rsidRDefault="00232CF6" w:rsidP="004422F2">
            <w:pPr>
              <w:jc w:val="center"/>
              <w:rPr>
                <w:sz w:val="16"/>
                <w:szCs w:val="16"/>
              </w:rPr>
            </w:pPr>
            <w:r w:rsidRPr="008B201F">
              <w:rPr>
                <w:rFonts w:eastAsia="Aptos"/>
                <w:kern w:val="2"/>
                <w:sz w:val="16"/>
                <w:szCs w:val="16"/>
              </w:rPr>
              <w:t xml:space="preserve">2,281.19 </w:t>
            </w:r>
          </w:p>
        </w:tc>
        <w:tc>
          <w:tcPr>
            <w:tcW w:w="1003" w:type="dxa"/>
            <w:noWrap/>
            <w:vAlign w:val="bottom"/>
            <w:hideMark/>
          </w:tcPr>
          <w:p w14:paraId="71A6EC32" w14:textId="77777777" w:rsidR="00232CF6" w:rsidRPr="00DD5F6A" w:rsidRDefault="00232CF6" w:rsidP="004422F2">
            <w:pPr>
              <w:jc w:val="center"/>
              <w:rPr>
                <w:sz w:val="16"/>
                <w:szCs w:val="16"/>
              </w:rPr>
            </w:pPr>
            <w:r w:rsidRPr="008B201F">
              <w:rPr>
                <w:rFonts w:eastAsia="Aptos"/>
                <w:kern w:val="2"/>
                <w:sz w:val="16"/>
                <w:szCs w:val="16"/>
              </w:rPr>
              <w:t>1,883.36</w:t>
            </w:r>
          </w:p>
        </w:tc>
      </w:tr>
      <w:tr w:rsidR="00232CF6" w:rsidRPr="00DD5F6A" w14:paraId="187ECFCA" w14:textId="77777777" w:rsidTr="004422F2">
        <w:trPr>
          <w:trHeight w:val="250"/>
          <w:jc w:val="center"/>
        </w:trPr>
        <w:tc>
          <w:tcPr>
            <w:tcW w:w="1057" w:type="dxa"/>
            <w:noWrap/>
            <w:vAlign w:val="center"/>
            <w:hideMark/>
          </w:tcPr>
          <w:p w14:paraId="07472896" w14:textId="77777777" w:rsidR="00232CF6" w:rsidRPr="00DD5F6A" w:rsidRDefault="00232CF6" w:rsidP="004422F2">
            <w:pPr>
              <w:jc w:val="center"/>
              <w:rPr>
                <w:sz w:val="16"/>
                <w:szCs w:val="16"/>
              </w:rPr>
            </w:pPr>
            <w:r w:rsidRPr="00DD5F6A">
              <w:rPr>
                <w:sz w:val="16"/>
                <w:szCs w:val="16"/>
              </w:rPr>
              <w:t>86,900.01</w:t>
            </w:r>
          </w:p>
        </w:tc>
        <w:tc>
          <w:tcPr>
            <w:tcW w:w="1001" w:type="dxa"/>
            <w:noWrap/>
            <w:vAlign w:val="center"/>
            <w:hideMark/>
          </w:tcPr>
          <w:p w14:paraId="4FECC8C6" w14:textId="77777777" w:rsidR="00232CF6" w:rsidRPr="00DD5F6A" w:rsidRDefault="00232CF6" w:rsidP="004422F2">
            <w:pPr>
              <w:jc w:val="center"/>
              <w:rPr>
                <w:sz w:val="16"/>
                <w:szCs w:val="16"/>
              </w:rPr>
            </w:pPr>
            <w:r w:rsidRPr="00DD5F6A">
              <w:rPr>
                <w:sz w:val="16"/>
                <w:szCs w:val="16"/>
              </w:rPr>
              <w:t>87,300.00</w:t>
            </w:r>
          </w:p>
        </w:tc>
        <w:tc>
          <w:tcPr>
            <w:tcW w:w="889" w:type="dxa"/>
            <w:noWrap/>
            <w:vAlign w:val="bottom"/>
            <w:hideMark/>
          </w:tcPr>
          <w:p w14:paraId="49DF3C4E" w14:textId="77777777" w:rsidR="00232CF6" w:rsidRPr="00DD5F6A" w:rsidRDefault="00232CF6" w:rsidP="004422F2">
            <w:pPr>
              <w:jc w:val="center"/>
              <w:rPr>
                <w:sz w:val="16"/>
                <w:szCs w:val="16"/>
              </w:rPr>
            </w:pPr>
            <w:r w:rsidRPr="008B201F">
              <w:rPr>
                <w:rFonts w:eastAsia="Aptos"/>
                <w:kern w:val="2"/>
                <w:sz w:val="16"/>
                <w:szCs w:val="16"/>
              </w:rPr>
              <w:t xml:space="preserve">2,691.39 </w:t>
            </w:r>
          </w:p>
        </w:tc>
        <w:tc>
          <w:tcPr>
            <w:tcW w:w="900" w:type="dxa"/>
            <w:noWrap/>
            <w:vAlign w:val="bottom"/>
            <w:hideMark/>
          </w:tcPr>
          <w:p w14:paraId="14195727" w14:textId="77777777" w:rsidR="00232CF6" w:rsidRPr="00DD5F6A" w:rsidRDefault="00232CF6" w:rsidP="004422F2">
            <w:pPr>
              <w:jc w:val="center"/>
              <w:rPr>
                <w:sz w:val="16"/>
                <w:szCs w:val="16"/>
              </w:rPr>
            </w:pPr>
            <w:r w:rsidRPr="008B201F">
              <w:rPr>
                <w:rFonts w:eastAsia="Aptos"/>
                <w:kern w:val="2"/>
                <w:sz w:val="16"/>
                <w:szCs w:val="16"/>
              </w:rPr>
              <w:t xml:space="preserve">2,293.55 </w:t>
            </w:r>
          </w:p>
        </w:tc>
        <w:tc>
          <w:tcPr>
            <w:tcW w:w="1003" w:type="dxa"/>
            <w:noWrap/>
            <w:vAlign w:val="bottom"/>
            <w:hideMark/>
          </w:tcPr>
          <w:p w14:paraId="2B312C57" w14:textId="77777777" w:rsidR="00232CF6" w:rsidRPr="00DD5F6A" w:rsidRDefault="00232CF6" w:rsidP="004422F2">
            <w:pPr>
              <w:jc w:val="center"/>
              <w:rPr>
                <w:sz w:val="16"/>
                <w:szCs w:val="16"/>
              </w:rPr>
            </w:pPr>
            <w:r w:rsidRPr="008B201F">
              <w:rPr>
                <w:rFonts w:eastAsia="Aptos"/>
                <w:kern w:val="2"/>
                <w:sz w:val="16"/>
                <w:szCs w:val="16"/>
              </w:rPr>
              <w:t>1,895.72</w:t>
            </w:r>
          </w:p>
        </w:tc>
      </w:tr>
      <w:tr w:rsidR="00232CF6" w:rsidRPr="00DD5F6A" w14:paraId="180C9A19" w14:textId="77777777" w:rsidTr="004422F2">
        <w:trPr>
          <w:trHeight w:val="250"/>
          <w:jc w:val="center"/>
        </w:trPr>
        <w:tc>
          <w:tcPr>
            <w:tcW w:w="1057" w:type="dxa"/>
            <w:noWrap/>
            <w:vAlign w:val="center"/>
            <w:hideMark/>
          </w:tcPr>
          <w:p w14:paraId="53F6251D" w14:textId="77777777" w:rsidR="00232CF6" w:rsidRPr="00DD5F6A" w:rsidRDefault="00232CF6" w:rsidP="004422F2">
            <w:pPr>
              <w:jc w:val="center"/>
              <w:rPr>
                <w:sz w:val="16"/>
                <w:szCs w:val="16"/>
              </w:rPr>
            </w:pPr>
            <w:r w:rsidRPr="00DD5F6A">
              <w:rPr>
                <w:sz w:val="16"/>
                <w:szCs w:val="16"/>
              </w:rPr>
              <w:t>87,300.01</w:t>
            </w:r>
          </w:p>
        </w:tc>
        <w:tc>
          <w:tcPr>
            <w:tcW w:w="1001" w:type="dxa"/>
            <w:noWrap/>
            <w:vAlign w:val="center"/>
            <w:hideMark/>
          </w:tcPr>
          <w:p w14:paraId="24FAB43C" w14:textId="77777777" w:rsidR="00232CF6" w:rsidRPr="00DD5F6A" w:rsidRDefault="00232CF6" w:rsidP="004422F2">
            <w:pPr>
              <w:jc w:val="center"/>
              <w:rPr>
                <w:sz w:val="16"/>
                <w:szCs w:val="16"/>
              </w:rPr>
            </w:pPr>
            <w:r w:rsidRPr="00DD5F6A">
              <w:rPr>
                <w:sz w:val="16"/>
                <w:szCs w:val="16"/>
              </w:rPr>
              <w:t>87,700.00</w:t>
            </w:r>
          </w:p>
        </w:tc>
        <w:tc>
          <w:tcPr>
            <w:tcW w:w="889" w:type="dxa"/>
            <w:noWrap/>
            <w:vAlign w:val="bottom"/>
            <w:hideMark/>
          </w:tcPr>
          <w:p w14:paraId="40E12E73" w14:textId="77777777" w:rsidR="00232CF6" w:rsidRPr="00DD5F6A" w:rsidRDefault="00232CF6" w:rsidP="004422F2">
            <w:pPr>
              <w:jc w:val="center"/>
              <w:rPr>
                <w:sz w:val="16"/>
                <w:szCs w:val="16"/>
              </w:rPr>
            </w:pPr>
            <w:r w:rsidRPr="008B201F">
              <w:rPr>
                <w:rFonts w:eastAsia="Aptos"/>
                <w:kern w:val="2"/>
                <w:sz w:val="16"/>
                <w:szCs w:val="16"/>
              </w:rPr>
              <w:t xml:space="preserve">2,703.75 </w:t>
            </w:r>
          </w:p>
        </w:tc>
        <w:tc>
          <w:tcPr>
            <w:tcW w:w="900" w:type="dxa"/>
            <w:noWrap/>
            <w:vAlign w:val="bottom"/>
            <w:hideMark/>
          </w:tcPr>
          <w:p w14:paraId="19BFC4A7" w14:textId="77777777" w:rsidR="00232CF6" w:rsidRPr="00DD5F6A" w:rsidRDefault="00232CF6" w:rsidP="004422F2">
            <w:pPr>
              <w:jc w:val="center"/>
              <w:rPr>
                <w:sz w:val="16"/>
                <w:szCs w:val="16"/>
              </w:rPr>
            </w:pPr>
            <w:r w:rsidRPr="008B201F">
              <w:rPr>
                <w:rFonts w:eastAsia="Aptos"/>
                <w:kern w:val="2"/>
                <w:sz w:val="16"/>
                <w:szCs w:val="16"/>
              </w:rPr>
              <w:t xml:space="preserve">2,305.91 </w:t>
            </w:r>
          </w:p>
        </w:tc>
        <w:tc>
          <w:tcPr>
            <w:tcW w:w="1003" w:type="dxa"/>
            <w:noWrap/>
            <w:vAlign w:val="bottom"/>
            <w:hideMark/>
          </w:tcPr>
          <w:p w14:paraId="6CE7EA18" w14:textId="77777777" w:rsidR="00232CF6" w:rsidRPr="00DD5F6A" w:rsidRDefault="00232CF6" w:rsidP="004422F2">
            <w:pPr>
              <w:jc w:val="center"/>
              <w:rPr>
                <w:sz w:val="16"/>
                <w:szCs w:val="16"/>
              </w:rPr>
            </w:pPr>
            <w:r w:rsidRPr="008B201F">
              <w:rPr>
                <w:rFonts w:eastAsia="Aptos"/>
                <w:kern w:val="2"/>
                <w:sz w:val="16"/>
                <w:szCs w:val="16"/>
              </w:rPr>
              <w:t>1,908.08</w:t>
            </w:r>
          </w:p>
        </w:tc>
      </w:tr>
      <w:tr w:rsidR="00232CF6" w:rsidRPr="00DD5F6A" w14:paraId="73EC117B" w14:textId="77777777" w:rsidTr="004422F2">
        <w:trPr>
          <w:trHeight w:val="250"/>
          <w:jc w:val="center"/>
        </w:trPr>
        <w:tc>
          <w:tcPr>
            <w:tcW w:w="1057" w:type="dxa"/>
            <w:noWrap/>
            <w:vAlign w:val="center"/>
            <w:hideMark/>
          </w:tcPr>
          <w:p w14:paraId="368082D4" w14:textId="77777777" w:rsidR="00232CF6" w:rsidRPr="00DD5F6A" w:rsidRDefault="00232CF6" w:rsidP="004422F2">
            <w:pPr>
              <w:jc w:val="center"/>
              <w:rPr>
                <w:sz w:val="16"/>
                <w:szCs w:val="16"/>
              </w:rPr>
            </w:pPr>
            <w:r w:rsidRPr="00DD5F6A">
              <w:rPr>
                <w:sz w:val="16"/>
                <w:szCs w:val="16"/>
              </w:rPr>
              <w:t>87,700.01</w:t>
            </w:r>
          </w:p>
        </w:tc>
        <w:tc>
          <w:tcPr>
            <w:tcW w:w="1001" w:type="dxa"/>
            <w:noWrap/>
            <w:vAlign w:val="center"/>
            <w:hideMark/>
          </w:tcPr>
          <w:p w14:paraId="7B27DF5F" w14:textId="77777777" w:rsidR="00232CF6" w:rsidRPr="00DD5F6A" w:rsidRDefault="00232CF6" w:rsidP="004422F2">
            <w:pPr>
              <w:jc w:val="center"/>
              <w:rPr>
                <w:sz w:val="16"/>
                <w:szCs w:val="16"/>
              </w:rPr>
            </w:pPr>
            <w:r w:rsidRPr="00DD5F6A">
              <w:rPr>
                <w:sz w:val="16"/>
                <w:szCs w:val="16"/>
              </w:rPr>
              <w:t>88,100.00</w:t>
            </w:r>
          </w:p>
        </w:tc>
        <w:tc>
          <w:tcPr>
            <w:tcW w:w="889" w:type="dxa"/>
            <w:noWrap/>
            <w:vAlign w:val="bottom"/>
            <w:hideMark/>
          </w:tcPr>
          <w:p w14:paraId="43B12FFB" w14:textId="77777777" w:rsidR="00232CF6" w:rsidRPr="00DD5F6A" w:rsidRDefault="00232CF6" w:rsidP="004422F2">
            <w:pPr>
              <w:jc w:val="center"/>
              <w:rPr>
                <w:sz w:val="16"/>
                <w:szCs w:val="16"/>
              </w:rPr>
            </w:pPr>
            <w:r w:rsidRPr="008B201F">
              <w:rPr>
                <w:rFonts w:eastAsia="Aptos"/>
                <w:kern w:val="2"/>
                <w:sz w:val="16"/>
                <w:szCs w:val="16"/>
              </w:rPr>
              <w:t xml:space="preserve">2,716.11 </w:t>
            </w:r>
          </w:p>
        </w:tc>
        <w:tc>
          <w:tcPr>
            <w:tcW w:w="900" w:type="dxa"/>
            <w:noWrap/>
            <w:vAlign w:val="bottom"/>
            <w:hideMark/>
          </w:tcPr>
          <w:p w14:paraId="7F8A7C62" w14:textId="77777777" w:rsidR="00232CF6" w:rsidRPr="00DD5F6A" w:rsidRDefault="00232CF6" w:rsidP="004422F2">
            <w:pPr>
              <w:jc w:val="center"/>
              <w:rPr>
                <w:sz w:val="16"/>
                <w:szCs w:val="16"/>
              </w:rPr>
            </w:pPr>
            <w:r w:rsidRPr="008B201F">
              <w:rPr>
                <w:rFonts w:eastAsia="Aptos"/>
                <w:kern w:val="2"/>
                <w:sz w:val="16"/>
                <w:szCs w:val="16"/>
              </w:rPr>
              <w:t xml:space="preserve">2,318.27 </w:t>
            </w:r>
          </w:p>
        </w:tc>
        <w:tc>
          <w:tcPr>
            <w:tcW w:w="1003" w:type="dxa"/>
            <w:noWrap/>
            <w:vAlign w:val="bottom"/>
            <w:hideMark/>
          </w:tcPr>
          <w:p w14:paraId="7ED2B163" w14:textId="77777777" w:rsidR="00232CF6" w:rsidRPr="00DD5F6A" w:rsidRDefault="00232CF6" w:rsidP="004422F2">
            <w:pPr>
              <w:jc w:val="center"/>
              <w:rPr>
                <w:sz w:val="16"/>
                <w:szCs w:val="16"/>
              </w:rPr>
            </w:pPr>
            <w:r w:rsidRPr="008B201F">
              <w:rPr>
                <w:rFonts w:eastAsia="Aptos"/>
                <w:kern w:val="2"/>
                <w:sz w:val="16"/>
                <w:szCs w:val="16"/>
              </w:rPr>
              <w:t>1,920.44</w:t>
            </w:r>
          </w:p>
        </w:tc>
      </w:tr>
      <w:tr w:rsidR="00232CF6" w:rsidRPr="00DD5F6A" w14:paraId="3BB53D24" w14:textId="77777777" w:rsidTr="004422F2">
        <w:trPr>
          <w:trHeight w:val="250"/>
          <w:jc w:val="center"/>
        </w:trPr>
        <w:tc>
          <w:tcPr>
            <w:tcW w:w="1057" w:type="dxa"/>
            <w:noWrap/>
            <w:vAlign w:val="center"/>
            <w:hideMark/>
          </w:tcPr>
          <w:p w14:paraId="426798E4" w14:textId="77777777" w:rsidR="00232CF6" w:rsidRPr="00DD5F6A" w:rsidRDefault="00232CF6" w:rsidP="004422F2">
            <w:pPr>
              <w:jc w:val="center"/>
              <w:rPr>
                <w:sz w:val="16"/>
                <w:szCs w:val="16"/>
              </w:rPr>
            </w:pPr>
            <w:r w:rsidRPr="00DD5F6A">
              <w:rPr>
                <w:sz w:val="16"/>
                <w:szCs w:val="16"/>
              </w:rPr>
              <w:t>88,100.01</w:t>
            </w:r>
          </w:p>
        </w:tc>
        <w:tc>
          <w:tcPr>
            <w:tcW w:w="1001" w:type="dxa"/>
            <w:noWrap/>
            <w:vAlign w:val="center"/>
            <w:hideMark/>
          </w:tcPr>
          <w:p w14:paraId="1B612A63" w14:textId="77777777" w:rsidR="00232CF6" w:rsidRPr="00DD5F6A" w:rsidRDefault="00232CF6" w:rsidP="004422F2">
            <w:pPr>
              <w:jc w:val="center"/>
              <w:rPr>
                <w:sz w:val="16"/>
                <w:szCs w:val="16"/>
              </w:rPr>
            </w:pPr>
            <w:r w:rsidRPr="00DD5F6A">
              <w:rPr>
                <w:sz w:val="16"/>
                <w:szCs w:val="16"/>
              </w:rPr>
              <w:t>88,500.00</w:t>
            </w:r>
          </w:p>
        </w:tc>
        <w:tc>
          <w:tcPr>
            <w:tcW w:w="889" w:type="dxa"/>
            <w:noWrap/>
            <w:vAlign w:val="bottom"/>
            <w:hideMark/>
          </w:tcPr>
          <w:p w14:paraId="79A3DD58" w14:textId="77777777" w:rsidR="00232CF6" w:rsidRPr="00DD5F6A" w:rsidRDefault="00232CF6" w:rsidP="004422F2">
            <w:pPr>
              <w:jc w:val="center"/>
              <w:rPr>
                <w:sz w:val="16"/>
                <w:szCs w:val="16"/>
              </w:rPr>
            </w:pPr>
            <w:r w:rsidRPr="008B201F">
              <w:rPr>
                <w:rFonts w:eastAsia="Aptos"/>
                <w:kern w:val="2"/>
                <w:sz w:val="16"/>
                <w:szCs w:val="16"/>
              </w:rPr>
              <w:t xml:space="preserve">2,728.47 </w:t>
            </w:r>
          </w:p>
        </w:tc>
        <w:tc>
          <w:tcPr>
            <w:tcW w:w="900" w:type="dxa"/>
            <w:noWrap/>
            <w:vAlign w:val="bottom"/>
            <w:hideMark/>
          </w:tcPr>
          <w:p w14:paraId="1E6F80D1" w14:textId="77777777" w:rsidR="00232CF6" w:rsidRPr="00DD5F6A" w:rsidRDefault="00232CF6" w:rsidP="004422F2">
            <w:pPr>
              <w:jc w:val="center"/>
              <w:rPr>
                <w:sz w:val="16"/>
                <w:szCs w:val="16"/>
              </w:rPr>
            </w:pPr>
            <w:r w:rsidRPr="008B201F">
              <w:rPr>
                <w:rFonts w:eastAsia="Aptos"/>
                <w:kern w:val="2"/>
                <w:sz w:val="16"/>
                <w:szCs w:val="16"/>
              </w:rPr>
              <w:t xml:space="preserve">2,330.63 </w:t>
            </w:r>
          </w:p>
        </w:tc>
        <w:tc>
          <w:tcPr>
            <w:tcW w:w="1003" w:type="dxa"/>
            <w:noWrap/>
            <w:vAlign w:val="bottom"/>
            <w:hideMark/>
          </w:tcPr>
          <w:p w14:paraId="36AD918A" w14:textId="77777777" w:rsidR="00232CF6" w:rsidRPr="00DD5F6A" w:rsidRDefault="00232CF6" w:rsidP="004422F2">
            <w:pPr>
              <w:jc w:val="center"/>
              <w:rPr>
                <w:sz w:val="16"/>
                <w:szCs w:val="16"/>
              </w:rPr>
            </w:pPr>
            <w:r w:rsidRPr="008B201F">
              <w:rPr>
                <w:rFonts w:eastAsia="Aptos"/>
                <w:kern w:val="2"/>
                <w:sz w:val="16"/>
                <w:szCs w:val="16"/>
              </w:rPr>
              <w:t>1,932.80</w:t>
            </w:r>
          </w:p>
        </w:tc>
      </w:tr>
      <w:tr w:rsidR="00232CF6" w:rsidRPr="00DD5F6A" w14:paraId="14C25567" w14:textId="77777777" w:rsidTr="004422F2">
        <w:trPr>
          <w:trHeight w:val="250"/>
          <w:jc w:val="center"/>
        </w:trPr>
        <w:tc>
          <w:tcPr>
            <w:tcW w:w="1057" w:type="dxa"/>
            <w:noWrap/>
            <w:vAlign w:val="center"/>
            <w:hideMark/>
          </w:tcPr>
          <w:p w14:paraId="32F75809" w14:textId="77777777" w:rsidR="00232CF6" w:rsidRPr="00DD5F6A" w:rsidRDefault="00232CF6" w:rsidP="004422F2">
            <w:pPr>
              <w:jc w:val="center"/>
              <w:rPr>
                <w:sz w:val="16"/>
                <w:szCs w:val="16"/>
              </w:rPr>
            </w:pPr>
            <w:r w:rsidRPr="00DD5F6A">
              <w:rPr>
                <w:sz w:val="16"/>
                <w:szCs w:val="16"/>
              </w:rPr>
              <w:t>88,500.01</w:t>
            </w:r>
          </w:p>
        </w:tc>
        <w:tc>
          <w:tcPr>
            <w:tcW w:w="1001" w:type="dxa"/>
            <w:noWrap/>
            <w:vAlign w:val="center"/>
            <w:hideMark/>
          </w:tcPr>
          <w:p w14:paraId="55F90F76" w14:textId="77777777" w:rsidR="00232CF6" w:rsidRPr="00DD5F6A" w:rsidRDefault="00232CF6" w:rsidP="004422F2">
            <w:pPr>
              <w:jc w:val="center"/>
              <w:rPr>
                <w:sz w:val="16"/>
                <w:szCs w:val="16"/>
              </w:rPr>
            </w:pPr>
            <w:r w:rsidRPr="00DD5F6A">
              <w:rPr>
                <w:sz w:val="16"/>
                <w:szCs w:val="16"/>
              </w:rPr>
              <w:t>88,900.00</w:t>
            </w:r>
          </w:p>
        </w:tc>
        <w:tc>
          <w:tcPr>
            <w:tcW w:w="889" w:type="dxa"/>
            <w:noWrap/>
            <w:vAlign w:val="bottom"/>
            <w:hideMark/>
          </w:tcPr>
          <w:p w14:paraId="4ED2F290" w14:textId="77777777" w:rsidR="00232CF6" w:rsidRPr="00DD5F6A" w:rsidRDefault="00232CF6" w:rsidP="004422F2">
            <w:pPr>
              <w:jc w:val="center"/>
              <w:rPr>
                <w:sz w:val="16"/>
                <w:szCs w:val="16"/>
              </w:rPr>
            </w:pPr>
            <w:r w:rsidRPr="008B201F">
              <w:rPr>
                <w:rFonts w:eastAsia="Aptos"/>
                <w:kern w:val="2"/>
                <w:sz w:val="16"/>
                <w:szCs w:val="16"/>
              </w:rPr>
              <w:t xml:space="preserve">2,740.83 </w:t>
            </w:r>
          </w:p>
        </w:tc>
        <w:tc>
          <w:tcPr>
            <w:tcW w:w="900" w:type="dxa"/>
            <w:noWrap/>
            <w:vAlign w:val="bottom"/>
            <w:hideMark/>
          </w:tcPr>
          <w:p w14:paraId="0DB07035" w14:textId="77777777" w:rsidR="00232CF6" w:rsidRPr="00DD5F6A" w:rsidRDefault="00232CF6" w:rsidP="004422F2">
            <w:pPr>
              <w:jc w:val="center"/>
              <w:rPr>
                <w:sz w:val="16"/>
                <w:szCs w:val="16"/>
              </w:rPr>
            </w:pPr>
            <w:r w:rsidRPr="008B201F">
              <w:rPr>
                <w:rFonts w:eastAsia="Aptos"/>
                <w:kern w:val="2"/>
                <w:sz w:val="16"/>
                <w:szCs w:val="16"/>
              </w:rPr>
              <w:t xml:space="preserve">2,342.99 </w:t>
            </w:r>
          </w:p>
        </w:tc>
        <w:tc>
          <w:tcPr>
            <w:tcW w:w="1003" w:type="dxa"/>
            <w:noWrap/>
            <w:vAlign w:val="bottom"/>
            <w:hideMark/>
          </w:tcPr>
          <w:p w14:paraId="44CD5854" w14:textId="77777777" w:rsidR="00232CF6" w:rsidRPr="00DD5F6A" w:rsidRDefault="00232CF6" w:rsidP="004422F2">
            <w:pPr>
              <w:jc w:val="center"/>
              <w:rPr>
                <w:sz w:val="16"/>
                <w:szCs w:val="16"/>
              </w:rPr>
            </w:pPr>
            <w:r w:rsidRPr="008B201F">
              <w:rPr>
                <w:rFonts w:eastAsia="Aptos"/>
                <w:kern w:val="2"/>
                <w:sz w:val="16"/>
                <w:szCs w:val="16"/>
              </w:rPr>
              <w:t>1,945.16</w:t>
            </w:r>
          </w:p>
        </w:tc>
      </w:tr>
      <w:tr w:rsidR="00232CF6" w:rsidRPr="00DD5F6A" w14:paraId="3F5E4221" w14:textId="77777777" w:rsidTr="004422F2">
        <w:trPr>
          <w:trHeight w:val="250"/>
          <w:jc w:val="center"/>
        </w:trPr>
        <w:tc>
          <w:tcPr>
            <w:tcW w:w="1057" w:type="dxa"/>
            <w:noWrap/>
            <w:vAlign w:val="center"/>
            <w:hideMark/>
          </w:tcPr>
          <w:p w14:paraId="7E52FD72" w14:textId="77777777" w:rsidR="00232CF6" w:rsidRPr="00DD5F6A" w:rsidRDefault="00232CF6" w:rsidP="004422F2">
            <w:pPr>
              <w:jc w:val="center"/>
              <w:rPr>
                <w:sz w:val="16"/>
                <w:szCs w:val="16"/>
              </w:rPr>
            </w:pPr>
            <w:r w:rsidRPr="00DD5F6A">
              <w:rPr>
                <w:sz w:val="16"/>
                <w:szCs w:val="16"/>
              </w:rPr>
              <w:t>88,900.01</w:t>
            </w:r>
          </w:p>
        </w:tc>
        <w:tc>
          <w:tcPr>
            <w:tcW w:w="1001" w:type="dxa"/>
            <w:noWrap/>
            <w:vAlign w:val="center"/>
            <w:hideMark/>
          </w:tcPr>
          <w:p w14:paraId="50D204FC" w14:textId="77777777" w:rsidR="00232CF6" w:rsidRPr="00DD5F6A" w:rsidRDefault="00232CF6" w:rsidP="004422F2">
            <w:pPr>
              <w:jc w:val="center"/>
              <w:rPr>
                <w:sz w:val="16"/>
                <w:szCs w:val="16"/>
              </w:rPr>
            </w:pPr>
            <w:r w:rsidRPr="00DD5F6A">
              <w:rPr>
                <w:sz w:val="16"/>
                <w:szCs w:val="16"/>
              </w:rPr>
              <w:t>89,300.00</w:t>
            </w:r>
          </w:p>
        </w:tc>
        <w:tc>
          <w:tcPr>
            <w:tcW w:w="889" w:type="dxa"/>
            <w:noWrap/>
            <w:vAlign w:val="bottom"/>
            <w:hideMark/>
          </w:tcPr>
          <w:p w14:paraId="24161A14" w14:textId="77777777" w:rsidR="00232CF6" w:rsidRPr="00DD5F6A" w:rsidRDefault="00232CF6" w:rsidP="004422F2">
            <w:pPr>
              <w:jc w:val="center"/>
              <w:rPr>
                <w:sz w:val="16"/>
                <w:szCs w:val="16"/>
              </w:rPr>
            </w:pPr>
            <w:r w:rsidRPr="008B201F">
              <w:rPr>
                <w:rFonts w:eastAsia="Aptos"/>
                <w:kern w:val="2"/>
                <w:sz w:val="16"/>
                <w:szCs w:val="16"/>
              </w:rPr>
              <w:t xml:space="preserve">2,753.19 </w:t>
            </w:r>
          </w:p>
        </w:tc>
        <w:tc>
          <w:tcPr>
            <w:tcW w:w="900" w:type="dxa"/>
            <w:noWrap/>
            <w:vAlign w:val="bottom"/>
            <w:hideMark/>
          </w:tcPr>
          <w:p w14:paraId="7EF345A2" w14:textId="77777777" w:rsidR="00232CF6" w:rsidRPr="00DD5F6A" w:rsidRDefault="00232CF6" w:rsidP="004422F2">
            <w:pPr>
              <w:jc w:val="center"/>
              <w:rPr>
                <w:sz w:val="16"/>
                <w:szCs w:val="16"/>
              </w:rPr>
            </w:pPr>
            <w:r w:rsidRPr="008B201F">
              <w:rPr>
                <w:rFonts w:eastAsia="Aptos"/>
                <w:kern w:val="2"/>
                <w:sz w:val="16"/>
                <w:szCs w:val="16"/>
              </w:rPr>
              <w:t xml:space="preserve">2,355.35 </w:t>
            </w:r>
          </w:p>
        </w:tc>
        <w:tc>
          <w:tcPr>
            <w:tcW w:w="1003" w:type="dxa"/>
            <w:noWrap/>
            <w:vAlign w:val="bottom"/>
            <w:hideMark/>
          </w:tcPr>
          <w:p w14:paraId="55C345EC" w14:textId="77777777" w:rsidR="00232CF6" w:rsidRPr="00DD5F6A" w:rsidRDefault="00232CF6" w:rsidP="004422F2">
            <w:pPr>
              <w:jc w:val="center"/>
              <w:rPr>
                <w:sz w:val="16"/>
                <w:szCs w:val="16"/>
              </w:rPr>
            </w:pPr>
            <w:r w:rsidRPr="008B201F">
              <w:rPr>
                <w:rFonts w:eastAsia="Aptos"/>
                <w:kern w:val="2"/>
                <w:sz w:val="16"/>
                <w:szCs w:val="16"/>
              </w:rPr>
              <w:t>1,957.52</w:t>
            </w:r>
          </w:p>
        </w:tc>
      </w:tr>
      <w:tr w:rsidR="00232CF6" w:rsidRPr="00DD5F6A" w14:paraId="76660151" w14:textId="77777777" w:rsidTr="004422F2">
        <w:trPr>
          <w:trHeight w:val="250"/>
          <w:jc w:val="center"/>
        </w:trPr>
        <w:tc>
          <w:tcPr>
            <w:tcW w:w="1057" w:type="dxa"/>
            <w:noWrap/>
            <w:vAlign w:val="center"/>
            <w:hideMark/>
          </w:tcPr>
          <w:p w14:paraId="1E1BCC33" w14:textId="77777777" w:rsidR="00232CF6" w:rsidRPr="00DD5F6A" w:rsidRDefault="00232CF6" w:rsidP="004422F2">
            <w:pPr>
              <w:jc w:val="center"/>
              <w:rPr>
                <w:sz w:val="16"/>
                <w:szCs w:val="16"/>
              </w:rPr>
            </w:pPr>
            <w:r w:rsidRPr="00DD5F6A">
              <w:rPr>
                <w:sz w:val="16"/>
                <w:szCs w:val="16"/>
              </w:rPr>
              <w:t>89,300.01</w:t>
            </w:r>
          </w:p>
        </w:tc>
        <w:tc>
          <w:tcPr>
            <w:tcW w:w="1001" w:type="dxa"/>
            <w:noWrap/>
            <w:vAlign w:val="center"/>
            <w:hideMark/>
          </w:tcPr>
          <w:p w14:paraId="2B757CB2" w14:textId="77777777" w:rsidR="00232CF6" w:rsidRPr="00DD5F6A" w:rsidRDefault="00232CF6" w:rsidP="004422F2">
            <w:pPr>
              <w:jc w:val="center"/>
              <w:rPr>
                <w:sz w:val="16"/>
                <w:szCs w:val="16"/>
              </w:rPr>
            </w:pPr>
            <w:r w:rsidRPr="00DD5F6A">
              <w:rPr>
                <w:sz w:val="16"/>
                <w:szCs w:val="16"/>
              </w:rPr>
              <w:t>89,700.00</w:t>
            </w:r>
          </w:p>
        </w:tc>
        <w:tc>
          <w:tcPr>
            <w:tcW w:w="889" w:type="dxa"/>
            <w:noWrap/>
            <w:vAlign w:val="bottom"/>
            <w:hideMark/>
          </w:tcPr>
          <w:p w14:paraId="553D8D08" w14:textId="77777777" w:rsidR="00232CF6" w:rsidRPr="00DD5F6A" w:rsidRDefault="00232CF6" w:rsidP="004422F2">
            <w:pPr>
              <w:jc w:val="center"/>
              <w:rPr>
                <w:sz w:val="16"/>
                <w:szCs w:val="16"/>
              </w:rPr>
            </w:pPr>
            <w:r w:rsidRPr="008B201F">
              <w:rPr>
                <w:rFonts w:eastAsia="Aptos"/>
                <w:kern w:val="2"/>
                <w:sz w:val="16"/>
                <w:szCs w:val="16"/>
              </w:rPr>
              <w:t xml:space="preserve">2,765.55 </w:t>
            </w:r>
          </w:p>
        </w:tc>
        <w:tc>
          <w:tcPr>
            <w:tcW w:w="900" w:type="dxa"/>
            <w:noWrap/>
            <w:vAlign w:val="bottom"/>
            <w:hideMark/>
          </w:tcPr>
          <w:p w14:paraId="355859FA" w14:textId="77777777" w:rsidR="00232CF6" w:rsidRPr="00DD5F6A" w:rsidRDefault="00232CF6" w:rsidP="004422F2">
            <w:pPr>
              <w:jc w:val="center"/>
              <w:rPr>
                <w:sz w:val="16"/>
                <w:szCs w:val="16"/>
              </w:rPr>
            </w:pPr>
            <w:r w:rsidRPr="008B201F">
              <w:rPr>
                <w:rFonts w:eastAsia="Aptos"/>
                <w:kern w:val="2"/>
                <w:sz w:val="16"/>
                <w:szCs w:val="16"/>
              </w:rPr>
              <w:t xml:space="preserve">2,367.71 </w:t>
            </w:r>
          </w:p>
        </w:tc>
        <w:tc>
          <w:tcPr>
            <w:tcW w:w="1003" w:type="dxa"/>
            <w:noWrap/>
            <w:vAlign w:val="bottom"/>
            <w:hideMark/>
          </w:tcPr>
          <w:p w14:paraId="19809F25" w14:textId="77777777" w:rsidR="00232CF6" w:rsidRPr="00DD5F6A" w:rsidRDefault="00232CF6" w:rsidP="004422F2">
            <w:pPr>
              <w:jc w:val="center"/>
              <w:rPr>
                <w:sz w:val="16"/>
                <w:szCs w:val="16"/>
              </w:rPr>
            </w:pPr>
            <w:r w:rsidRPr="008B201F">
              <w:rPr>
                <w:rFonts w:eastAsia="Aptos"/>
                <w:kern w:val="2"/>
                <w:sz w:val="16"/>
                <w:szCs w:val="16"/>
              </w:rPr>
              <w:t>1,969.88</w:t>
            </w:r>
          </w:p>
        </w:tc>
      </w:tr>
      <w:tr w:rsidR="00232CF6" w:rsidRPr="00DD5F6A" w14:paraId="150AD5B3" w14:textId="77777777" w:rsidTr="004422F2">
        <w:trPr>
          <w:trHeight w:val="250"/>
          <w:jc w:val="center"/>
        </w:trPr>
        <w:tc>
          <w:tcPr>
            <w:tcW w:w="1057" w:type="dxa"/>
            <w:noWrap/>
            <w:vAlign w:val="center"/>
            <w:hideMark/>
          </w:tcPr>
          <w:p w14:paraId="424D6714" w14:textId="77777777" w:rsidR="00232CF6" w:rsidRPr="00DD5F6A" w:rsidRDefault="00232CF6" w:rsidP="004422F2">
            <w:pPr>
              <w:jc w:val="center"/>
              <w:rPr>
                <w:sz w:val="16"/>
                <w:szCs w:val="16"/>
              </w:rPr>
            </w:pPr>
            <w:r w:rsidRPr="00DD5F6A">
              <w:rPr>
                <w:sz w:val="16"/>
                <w:szCs w:val="16"/>
              </w:rPr>
              <w:t>89,700.01</w:t>
            </w:r>
          </w:p>
        </w:tc>
        <w:tc>
          <w:tcPr>
            <w:tcW w:w="1001" w:type="dxa"/>
            <w:noWrap/>
            <w:vAlign w:val="center"/>
            <w:hideMark/>
          </w:tcPr>
          <w:p w14:paraId="2E783E69" w14:textId="77777777" w:rsidR="00232CF6" w:rsidRPr="00DD5F6A" w:rsidRDefault="00232CF6" w:rsidP="004422F2">
            <w:pPr>
              <w:jc w:val="center"/>
              <w:rPr>
                <w:sz w:val="16"/>
                <w:szCs w:val="16"/>
              </w:rPr>
            </w:pPr>
            <w:r w:rsidRPr="00DD5F6A">
              <w:rPr>
                <w:sz w:val="16"/>
                <w:szCs w:val="16"/>
              </w:rPr>
              <w:t>90,100.00</w:t>
            </w:r>
          </w:p>
        </w:tc>
        <w:tc>
          <w:tcPr>
            <w:tcW w:w="889" w:type="dxa"/>
            <w:noWrap/>
            <w:vAlign w:val="bottom"/>
            <w:hideMark/>
          </w:tcPr>
          <w:p w14:paraId="55FF1B4F" w14:textId="77777777" w:rsidR="00232CF6" w:rsidRPr="00DD5F6A" w:rsidRDefault="00232CF6" w:rsidP="004422F2">
            <w:pPr>
              <w:jc w:val="center"/>
              <w:rPr>
                <w:sz w:val="16"/>
                <w:szCs w:val="16"/>
              </w:rPr>
            </w:pPr>
            <w:r w:rsidRPr="008B201F">
              <w:rPr>
                <w:rFonts w:eastAsia="Aptos"/>
                <w:kern w:val="2"/>
                <w:sz w:val="16"/>
                <w:szCs w:val="16"/>
              </w:rPr>
              <w:t xml:space="preserve">2,777.91 </w:t>
            </w:r>
          </w:p>
        </w:tc>
        <w:tc>
          <w:tcPr>
            <w:tcW w:w="900" w:type="dxa"/>
            <w:noWrap/>
            <w:vAlign w:val="bottom"/>
            <w:hideMark/>
          </w:tcPr>
          <w:p w14:paraId="36C78562" w14:textId="77777777" w:rsidR="00232CF6" w:rsidRPr="00DD5F6A" w:rsidRDefault="00232CF6" w:rsidP="004422F2">
            <w:pPr>
              <w:jc w:val="center"/>
              <w:rPr>
                <w:sz w:val="16"/>
                <w:szCs w:val="16"/>
              </w:rPr>
            </w:pPr>
            <w:r w:rsidRPr="008B201F">
              <w:rPr>
                <w:rFonts w:eastAsia="Aptos"/>
                <w:kern w:val="2"/>
                <w:sz w:val="16"/>
                <w:szCs w:val="16"/>
              </w:rPr>
              <w:t xml:space="preserve">2,380.07 </w:t>
            </w:r>
          </w:p>
        </w:tc>
        <w:tc>
          <w:tcPr>
            <w:tcW w:w="1003" w:type="dxa"/>
            <w:noWrap/>
            <w:vAlign w:val="bottom"/>
            <w:hideMark/>
          </w:tcPr>
          <w:p w14:paraId="1F54D8B8" w14:textId="77777777" w:rsidR="00232CF6" w:rsidRPr="00DD5F6A" w:rsidRDefault="00232CF6" w:rsidP="004422F2">
            <w:pPr>
              <w:jc w:val="center"/>
              <w:rPr>
                <w:sz w:val="16"/>
                <w:szCs w:val="16"/>
              </w:rPr>
            </w:pPr>
            <w:r w:rsidRPr="008B201F">
              <w:rPr>
                <w:rFonts w:eastAsia="Aptos"/>
                <w:kern w:val="2"/>
                <w:sz w:val="16"/>
                <w:szCs w:val="16"/>
              </w:rPr>
              <w:t>1,982.24</w:t>
            </w:r>
          </w:p>
        </w:tc>
      </w:tr>
      <w:tr w:rsidR="00232CF6" w:rsidRPr="00DD5F6A" w14:paraId="2E666E72" w14:textId="77777777" w:rsidTr="004422F2">
        <w:trPr>
          <w:trHeight w:val="250"/>
          <w:jc w:val="center"/>
        </w:trPr>
        <w:tc>
          <w:tcPr>
            <w:tcW w:w="1057" w:type="dxa"/>
            <w:noWrap/>
            <w:vAlign w:val="center"/>
            <w:hideMark/>
          </w:tcPr>
          <w:p w14:paraId="5BB4F91C" w14:textId="77777777" w:rsidR="00232CF6" w:rsidRPr="00DD5F6A" w:rsidRDefault="00232CF6" w:rsidP="004422F2">
            <w:pPr>
              <w:jc w:val="center"/>
              <w:rPr>
                <w:sz w:val="16"/>
                <w:szCs w:val="16"/>
              </w:rPr>
            </w:pPr>
            <w:r w:rsidRPr="00DD5F6A">
              <w:rPr>
                <w:sz w:val="16"/>
                <w:szCs w:val="16"/>
              </w:rPr>
              <w:t>90,100.01</w:t>
            </w:r>
          </w:p>
        </w:tc>
        <w:tc>
          <w:tcPr>
            <w:tcW w:w="1001" w:type="dxa"/>
            <w:noWrap/>
            <w:vAlign w:val="center"/>
            <w:hideMark/>
          </w:tcPr>
          <w:p w14:paraId="48C59325" w14:textId="77777777" w:rsidR="00232CF6" w:rsidRPr="00DD5F6A" w:rsidRDefault="00232CF6" w:rsidP="004422F2">
            <w:pPr>
              <w:jc w:val="center"/>
              <w:rPr>
                <w:sz w:val="16"/>
                <w:szCs w:val="16"/>
              </w:rPr>
            </w:pPr>
            <w:r w:rsidRPr="00DD5F6A">
              <w:rPr>
                <w:sz w:val="16"/>
                <w:szCs w:val="16"/>
              </w:rPr>
              <w:t>90,500.00</w:t>
            </w:r>
          </w:p>
        </w:tc>
        <w:tc>
          <w:tcPr>
            <w:tcW w:w="889" w:type="dxa"/>
            <w:noWrap/>
            <w:vAlign w:val="bottom"/>
            <w:hideMark/>
          </w:tcPr>
          <w:p w14:paraId="5EAAC277" w14:textId="77777777" w:rsidR="00232CF6" w:rsidRPr="00DD5F6A" w:rsidRDefault="00232CF6" w:rsidP="004422F2">
            <w:pPr>
              <w:jc w:val="center"/>
              <w:rPr>
                <w:sz w:val="16"/>
                <w:szCs w:val="16"/>
              </w:rPr>
            </w:pPr>
            <w:r w:rsidRPr="008B201F">
              <w:rPr>
                <w:rFonts w:eastAsia="Aptos"/>
                <w:kern w:val="2"/>
                <w:sz w:val="16"/>
                <w:szCs w:val="16"/>
              </w:rPr>
              <w:t xml:space="preserve">2,790.27 </w:t>
            </w:r>
          </w:p>
        </w:tc>
        <w:tc>
          <w:tcPr>
            <w:tcW w:w="900" w:type="dxa"/>
            <w:noWrap/>
            <w:vAlign w:val="bottom"/>
            <w:hideMark/>
          </w:tcPr>
          <w:p w14:paraId="57F328C5" w14:textId="77777777" w:rsidR="00232CF6" w:rsidRPr="00DD5F6A" w:rsidRDefault="00232CF6" w:rsidP="004422F2">
            <w:pPr>
              <w:jc w:val="center"/>
              <w:rPr>
                <w:sz w:val="16"/>
                <w:szCs w:val="16"/>
              </w:rPr>
            </w:pPr>
            <w:r w:rsidRPr="008B201F">
              <w:rPr>
                <w:rFonts w:eastAsia="Aptos"/>
                <w:kern w:val="2"/>
                <w:sz w:val="16"/>
                <w:szCs w:val="16"/>
              </w:rPr>
              <w:t xml:space="preserve">2,392.43 </w:t>
            </w:r>
          </w:p>
        </w:tc>
        <w:tc>
          <w:tcPr>
            <w:tcW w:w="1003" w:type="dxa"/>
            <w:noWrap/>
            <w:vAlign w:val="bottom"/>
            <w:hideMark/>
          </w:tcPr>
          <w:p w14:paraId="266FE9BB" w14:textId="77777777" w:rsidR="00232CF6" w:rsidRPr="00DD5F6A" w:rsidRDefault="00232CF6" w:rsidP="004422F2">
            <w:pPr>
              <w:jc w:val="center"/>
              <w:rPr>
                <w:sz w:val="16"/>
                <w:szCs w:val="16"/>
              </w:rPr>
            </w:pPr>
            <w:r w:rsidRPr="008B201F">
              <w:rPr>
                <w:rFonts w:eastAsia="Aptos"/>
                <w:kern w:val="2"/>
                <w:sz w:val="16"/>
                <w:szCs w:val="16"/>
              </w:rPr>
              <w:t>1,994.60</w:t>
            </w:r>
          </w:p>
        </w:tc>
      </w:tr>
      <w:tr w:rsidR="00232CF6" w:rsidRPr="00DD5F6A" w14:paraId="7C6D318D" w14:textId="77777777" w:rsidTr="004422F2">
        <w:trPr>
          <w:trHeight w:val="250"/>
          <w:jc w:val="center"/>
        </w:trPr>
        <w:tc>
          <w:tcPr>
            <w:tcW w:w="1057" w:type="dxa"/>
            <w:noWrap/>
            <w:vAlign w:val="center"/>
            <w:hideMark/>
          </w:tcPr>
          <w:p w14:paraId="2AA7D824" w14:textId="77777777" w:rsidR="00232CF6" w:rsidRPr="00DD5F6A" w:rsidRDefault="00232CF6" w:rsidP="004422F2">
            <w:pPr>
              <w:jc w:val="center"/>
              <w:rPr>
                <w:sz w:val="16"/>
                <w:szCs w:val="16"/>
              </w:rPr>
            </w:pPr>
            <w:r w:rsidRPr="00DD5F6A">
              <w:rPr>
                <w:sz w:val="16"/>
                <w:szCs w:val="16"/>
              </w:rPr>
              <w:t>90,500.01</w:t>
            </w:r>
          </w:p>
        </w:tc>
        <w:tc>
          <w:tcPr>
            <w:tcW w:w="1001" w:type="dxa"/>
            <w:noWrap/>
            <w:vAlign w:val="center"/>
            <w:hideMark/>
          </w:tcPr>
          <w:p w14:paraId="041BB6EC" w14:textId="77777777" w:rsidR="00232CF6" w:rsidRPr="00DD5F6A" w:rsidRDefault="00232CF6" w:rsidP="004422F2">
            <w:pPr>
              <w:jc w:val="center"/>
              <w:rPr>
                <w:sz w:val="16"/>
                <w:szCs w:val="16"/>
              </w:rPr>
            </w:pPr>
            <w:r w:rsidRPr="00DD5F6A">
              <w:rPr>
                <w:sz w:val="16"/>
                <w:szCs w:val="16"/>
              </w:rPr>
              <w:t>90,900.00</w:t>
            </w:r>
          </w:p>
        </w:tc>
        <w:tc>
          <w:tcPr>
            <w:tcW w:w="889" w:type="dxa"/>
            <w:noWrap/>
            <w:vAlign w:val="bottom"/>
            <w:hideMark/>
          </w:tcPr>
          <w:p w14:paraId="3645270B" w14:textId="77777777" w:rsidR="00232CF6" w:rsidRPr="00DD5F6A" w:rsidRDefault="00232CF6" w:rsidP="004422F2">
            <w:pPr>
              <w:jc w:val="center"/>
              <w:rPr>
                <w:sz w:val="16"/>
                <w:szCs w:val="16"/>
              </w:rPr>
            </w:pPr>
            <w:r w:rsidRPr="008B201F">
              <w:rPr>
                <w:rFonts w:eastAsia="Aptos"/>
                <w:kern w:val="2"/>
                <w:sz w:val="16"/>
                <w:szCs w:val="16"/>
              </w:rPr>
              <w:t xml:space="preserve">2,802.63 </w:t>
            </w:r>
          </w:p>
        </w:tc>
        <w:tc>
          <w:tcPr>
            <w:tcW w:w="900" w:type="dxa"/>
            <w:noWrap/>
            <w:vAlign w:val="bottom"/>
            <w:hideMark/>
          </w:tcPr>
          <w:p w14:paraId="15F7AA63" w14:textId="77777777" w:rsidR="00232CF6" w:rsidRPr="00DD5F6A" w:rsidRDefault="00232CF6" w:rsidP="004422F2">
            <w:pPr>
              <w:jc w:val="center"/>
              <w:rPr>
                <w:sz w:val="16"/>
                <w:szCs w:val="16"/>
              </w:rPr>
            </w:pPr>
            <w:r w:rsidRPr="008B201F">
              <w:rPr>
                <w:rFonts w:eastAsia="Aptos"/>
                <w:kern w:val="2"/>
                <w:sz w:val="16"/>
                <w:szCs w:val="16"/>
              </w:rPr>
              <w:t xml:space="preserve">2,404.79 </w:t>
            </w:r>
          </w:p>
        </w:tc>
        <w:tc>
          <w:tcPr>
            <w:tcW w:w="1003" w:type="dxa"/>
            <w:noWrap/>
            <w:vAlign w:val="bottom"/>
            <w:hideMark/>
          </w:tcPr>
          <w:p w14:paraId="59506630" w14:textId="77777777" w:rsidR="00232CF6" w:rsidRPr="00DD5F6A" w:rsidRDefault="00232CF6" w:rsidP="004422F2">
            <w:pPr>
              <w:jc w:val="center"/>
              <w:rPr>
                <w:sz w:val="16"/>
                <w:szCs w:val="16"/>
              </w:rPr>
            </w:pPr>
            <w:r w:rsidRPr="008B201F">
              <w:rPr>
                <w:rFonts w:eastAsia="Aptos"/>
                <w:kern w:val="2"/>
                <w:sz w:val="16"/>
                <w:szCs w:val="16"/>
              </w:rPr>
              <w:t>2,006.96</w:t>
            </w:r>
          </w:p>
        </w:tc>
      </w:tr>
      <w:tr w:rsidR="00232CF6" w:rsidRPr="00DD5F6A" w14:paraId="006C10F7" w14:textId="77777777" w:rsidTr="004422F2">
        <w:trPr>
          <w:trHeight w:val="250"/>
          <w:jc w:val="center"/>
        </w:trPr>
        <w:tc>
          <w:tcPr>
            <w:tcW w:w="1057" w:type="dxa"/>
            <w:noWrap/>
            <w:vAlign w:val="center"/>
            <w:hideMark/>
          </w:tcPr>
          <w:p w14:paraId="0412E091" w14:textId="77777777" w:rsidR="00232CF6" w:rsidRPr="00DD5F6A" w:rsidRDefault="00232CF6" w:rsidP="004422F2">
            <w:pPr>
              <w:jc w:val="center"/>
              <w:rPr>
                <w:sz w:val="16"/>
                <w:szCs w:val="16"/>
              </w:rPr>
            </w:pPr>
            <w:r w:rsidRPr="00DD5F6A">
              <w:rPr>
                <w:sz w:val="16"/>
                <w:szCs w:val="16"/>
              </w:rPr>
              <w:t>90,900.01</w:t>
            </w:r>
          </w:p>
        </w:tc>
        <w:tc>
          <w:tcPr>
            <w:tcW w:w="1001" w:type="dxa"/>
            <w:noWrap/>
            <w:vAlign w:val="center"/>
            <w:hideMark/>
          </w:tcPr>
          <w:p w14:paraId="633DD558" w14:textId="77777777" w:rsidR="00232CF6" w:rsidRPr="00DD5F6A" w:rsidRDefault="00232CF6" w:rsidP="004422F2">
            <w:pPr>
              <w:jc w:val="center"/>
              <w:rPr>
                <w:sz w:val="16"/>
                <w:szCs w:val="16"/>
              </w:rPr>
            </w:pPr>
            <w:r w:rsidRPr="00DD5F6A">
              <w:rPr>
                <w:sz w:val="16"/>
                <w:szCs w:val="16"/>
              </w:rPr>
              <w:t>91,300.00</w:t>
            </w:r>
          </w:p>
        </w:tc>
        <w:tc>
          <w:tcPr>
            <w:tcW w:w="889" w:type="dxa"/>
            <w:noWrap/>
            <w:vAlign w:val="bottom"/>
            <w:hideMark/>
          </w:tcPr>
          <w:p w14:paraId="562E736C" w14:textId="77777777" w:rsidR="00232CF6" w:rsidRPr="00DD5F6A" w:rsidRDefault="00232CF6" w:rsidP="004422F2">
            <w:pPr>
              <w:jc w:val="center"/>
              <w:rPr>
                <w:sz w:val="16"/>
                <w:szCs w:val="16"/>
              </w:rPr>
            </w:pPr>
            <w:r w:rsidRPr="008B201F">
              <w:rPr>
                <w:rFonts w:eastAsia="Aptos"/>
                <w:kern w:val="2"/>
                <w:sz w:val="16"/>
                <w:szCs w:val="16"/>
              </w:rPr>
              <w:t xml:space="preserve">2,814.99 </w:t>
            </w:r>
          </w:p>
        </w:tc>
        <w:tc>
          <w:tcPr>
            <w:tcW w:w="900" w:type="dxa"/>
            <w:noWrap/>
            <w:vAlign w:val="bottom"/>
            <w:hideMark/>
          </w:tcPr>
          <w:p w14:paraId="4F0EE9FF" w14:textId="77777777" w:rsidR="00232CF6" w:rsidRPr="00DD5F6A" w:rsidRDefault="00232CF6" w:rsidP="004422F2">
            <w:pPr>
              <w:jc w:val="center"/>
              <w:rPr>
                <w:sz w:val="16"/>
                <w:szCs w:val="16"/>
              </w:rPr>
            </w:pPr>
            <w:r w:rsidRPr="008B201F">
              <w:rPr>
                <w:rFonts w:eastAsia="Aptos"/>
                <w:kern w:val="2"/>
                <w:sz w:val="16"/>
                <w:szCs w:val="16"/>
              </w:rPr>
              <w:t xml:space="preserve">2,417.15 </w:t>
            </w:r>
          </w:p>
        </w:tc>
        <w:tc>
          <w:tcPr>
            <w:tcW w:w="1003" w:type="dxa"/>
            <w:noWrap/>
            <w:vAlign w:val="bottom"/>
            <w:hideMark/>
          </w:tcPr>
          <w:p w14:paraId="0A33CDD5" w14:textId="77777777" w:rsidR="00232CF6" w:rsidRPr="00DD5F6A" w:rsidRDefault="00232CF6" w:rsidP="004422F2">
            <w:pPr>
              <w:jc w:val="center"/>
              <w:rPr>
                <w:sz w:val="16"/>
                <w:szCs w:val="16"/>
              </w:rPr>
            </w:pPr>
            <w:r w:rsidRPr="008B201F">
              <w:rPr>
                <w:rFonts w:eastAsia="Aptos"/>
                <w:kern w:val="2"/>
                <w:sz w:val="16"/>
                <w:szCs w:val="16"/>
              </w:rPr>
              <w:t>2,019.32</w:t>
            </w:r>
          </w:p>
        </w:tc>
      </w:tr>
      <w:tr w:rsidR="00232CF6" w:rsidRPr="00DD5F6A" w14:paraId="2FB12D72" w14:textId="77777777" w:rsidTr="004422F2">
        <w:trPr>
          <w:trHeight w:val="250"/>
          <w:jc w:val="center"/>
        </w:trPr>
        <w:tc>
          <w:tcPr>
            <w:tcW w:w="1057" w:type="dxa"/>
            <w:noWrap/>
            <w:vAlign w:val="center"/>
            <w:hideMark/>
          </w:tcPr>
          <w:p w14:paraId="4CD38A21" w14:textId="77777777" w:rsidR="00232CF6" w:rsidRPr="00DD5F6A" w:rsidRDefault="00232CF6" w:rsidP="004422F2">
            <w:pPr>
              <w:jc w:val="center"/>
              <w:rPr>
                <w:sz w:val="16"/>
                <w:szCs w:val="16"/>
              </w:rPr>
            </w:pPr>
            <w:r w:rsidRPr="00DD5F6A">
              <w:rPr>
                <w:sz w:val="16"/>
                <w:szCs w:val="16"/>
              </w:rPr>
              <w:t>91,300.01</w:t>
            </w:r>
          </w:p>
        </w:tc>
        <w:tc>
          <w:tcPr>
            <w:tcW w:w="1001" w:type="dxa"/>
            <w:noWrap/>
            <w:vAlign w:val="center"/>
            <w:hideMark/>
          </w:tcPr>
          <w:p w14:paraId="6A66E8E2" w14:textId="77777777" w:rsidR="00232CF6" w:rsidRPr="00DD5F6A" w:rsidRDefault="00232CF6" w:rsidP="004422F2">
            <w:pPr>
              <w:jc w:val="center"/>
              <w:rPr>
                <w:sz w:val="16"/>
                <w:szCs w:val="16"/>
              </w:rPr>
            </w:pPr>
            <w:r w:rsidRPr="00DD5F6A">
              <w:rPr>
                <w:sz w:val="16"/>
                <w:szCs w:val="16"/>
              </w:rPr>
              <w:t>91,700.00</w:t>
            </w:r>
          </w:p>
        </w:tc>
        <w:tc>
          <w:tcPr>
            <w:tcW w:w="889" w:type="dxa"/>
            <w:noWrap/>
            <w:vAlign w:val="bottom"/>
            <w:hideMark/>
          </w:tcPr>
          <w:p w14:paraId="090103B1" w14:textId="77777777" w:rsidR="00232CF6" w:rsidRPr="00DD5F6A" w:rsidRDefault="00232CF6" w:rsidP="004422F2">
            <w:pPr>
              <w:jc w:val="center"/>
              <w:rPr>
                <w:sz w:val="16"/>
                <w:szCs w:val="16"/>
              </w:rPr>
            </w:pPr>
            <w:r w:rsidRPr="008B201F">
              <w:rPr>
                <w:rFonts w:eastAsia="Aptos"/>
                <w:kern w:val="2"/>
                <w:sz w:val="16"/>
                <w:szCs w:val="16"/>
              </w:rPr>
              <w:t xml:space="preserve">2,827.35 </w:t>
            </w:r>
          </w:p>
        </w:tc>
        <w:tc>
          <w:tcPr>
            <w:tcW w:w="900" w:type="dxa"/>
            <w:noWrap/>
            <w:vAlign w:val="bottom"/>
            <w:hideMark/>
          </w:tcPr>
          <w:p w14:paraId="06F74BC3" w14:textId="77777777" w:rsidR="00232CF6" w:rsidRPr="00DD5F6A" w:rsidRDefault="00232CF6" w:rsidP="004422F2">
            <w:pPr>
              <w:jc w:val="center"/>
              <w:rPr>
                <w:sz w:val="16"/>
                <w:szCs w:val="16"/>
              </w:rPr>
            </w:pPr>
            <w:r w:rsidRPr="008B201F">
              <w:rPr>
                <w:rFonts w:eastAsia="Aptos"/>
                <w:kern w:val="2"/>
                <w:sz w:val="16"/>
                <w:szCs w:val="16"/>
              </w:rPr>
              <w:t xml:space="preserve">2,429.51 </w:t>
            </w:r>
          </w:p>
        </w:tc>
        <w:tc>
          <w:tcPr>
            <w:tcW w:w="1003" w:type="dxa"/>
            <w:noWrap/>
            <w:vAlign w:val="bottom"/>
            <w:hideMark/>
          </w:tcPr>
          <w:p w14:paraId="58221CA1" w14:textId="77777777" w:rsidR="00232CF6" w:rsidRPr="00DD5F6A" w:rsidRDefault="00232CF6" w:rsidP="004422F2">
            <w:pPr>
              <w:jc w:val="center"/>
              <w:rPr>
                <w:sz w:val="16"/>
                <w:szCs w:val="16"/>
              </w:rPr>
            </w:pPr>
            <w:r w:rsidRPr="008B201F">
              <w:rPr>
                <w:rFonts w:eastAsia="Aptos"/>
                <w:kern w:val="2"/>
                <w:sz w:val="16"/>
                <w:szCs w:val="16"/>
              </w:rPr>
              <w:t>2,031.68</w:t>
            </w:r>
          </w:p>
        </w:tc>
      </w:tr>
      <w:tr w:rsidR="00232CF6" w:rsidRPr="00DD5F6A" w14:paraId="49A114DD" w14:textId="77777777" w:rsidTr="004422F2">
        <w:trPr>
          <w:trHeight w:val="250"/>
          <w:jc w:val="center"/>
        </w:trPr>
        <w:tc>
          <w:tcPr>
            <w:tcW w:w="1057" w:type="dxa"/>
            <w:noWrap/>
            <w:vAlign w:val="center"/>
            <w:hideMark/>
          </w:tcPr>
          <w:p w14:paraId="3B2949E7" w14:textId="77777777" w:rsidR="00232CF6" w:rsidRPr="00DD5F6A" w:rsidRDefault="00232CF6" w:rsidP="004422F2">
            <w:pPr>
              <w:jc w:val="center"/>
              <w:rPr>
                <w:sz w:val="16"/>
                <w:szCs w:val="16"/>
              </w:rPr>
            </w:pPr>
            <w:r w:rsidRPr="00DD5F6A">
              <w:rPr>
                <w:sz w:val="16"/>
                <w:szCs w:val="16"/>
              </w:rPr>
              <w:t>91,700.01</w:t>
            </w:r>
          </w:p>
        </w:tc>
        <w:tc>
          <w:tcPr>
            <w:tcW w:w="1001" w:type="dxa"/>
            <w:noWrap/>
            <w:vAlign w:val="center"/>
            <w:hideMark/>
          </w:tcPr>
          <w:p w14:paraId="3A04F471" w14:textId="77777777" w:rsidR="00232CF6" w:rsidRPr="00DD5F6A" w:rsidRDefault="00232CF6" w:rsidP="004422F2">
            <w:pPr>
              <w:jc w:val="center"/>
              <w:rPr>
                <w:sz w:val="16"/>
                <w:szCs w:val="16"/>
              </w:rPr>
            </w:pPr>
            <w:r w:rsidRPr="00DD5F6A">
              <w:rPr>
                <w:sz w:val="16"/>
                <w:szCs w:val="16"/>
              </w:rPr>
              <w:t>92,100.00</w:t>
            </w:r>
          </w:p>
        </w:tc>
        <w:tc>
          <w:tcPr>
            <w:tcW w:w="889" w:type="dxa"/>
            <w:noWrap/>
            <w:vAlign w:val="bottom"/>
            <w:hideMark/>
          </w:tcPr>
          <w:p w14:paraId="6B225E80" w14:textId="77777777" w:rsidR="00232CF6" w:rsidRPr="00DD5F6A" w:rsidRDefault="00232CF6" w:rsidP="004422F2">
            <w:pPr>
              <w:jc w:val="center"/>
              <w:rPr>
                <w:sz w:val="16"/>
                <w:szCs w:val="16"/>
              </w:rPr>
            </w:pPr>
            <w:r w:rsidRPr="008B201F">
              <w:rPr>
                <w:rFonts w:eastAsia="Aptos"/>
                <w:kern w:val="2"/>
                <w:sz w:val="16"/>
                <w:szCs w:val="16"/>
              </w:rPr>
              <w:t xml:space="preserve">2,839.71 </w:t>
            </w:r>
          </w:p>
        </w:tc>
        <w:tc>
          <w:tcPr>
            <w:tcW w:w="900" w:type="dxa"/>
            <w:noWrap/>
            <w:vAlign w:val="bottom"/>
            <w:hideMark/>
          </w:tcPr>
          <w:p w14:paraId="20905155" w14:textId="77777777" w:rsidR="00232CF6" w:rsidRPr="00DD5F6A" w:rsidRDefault="00232CF6" w:rsidP="004422F2">
            <w:pPr>
              <w:jc w:val="center"/>
              <w:rPr>
                <w:sz w:val="16"/>
                <w:szCs w:val="16"/>
              </w:rPr>
            </w:pPr>
            <w:r w:rsidRPr="008B201F">
              <w:rPr>
                <w:rFonts w:eastAsia="Aptos"/>
                <w:kern w:val="2"/>
                <w:sz w:val="16"/>
                <w:szCs w:val="16"/>
              </w:rPr>
              <w:t xml:space="preserve">2,441.87 </w:t>
            </w:r>
          </w:p>
        </w:tc>
        <w:tc>
          <w:tcPr>
            <w:tcW w:w="1003" w:type="dxa"/>
            <w:noWrap/>
            <w:vAlign w:val="bottom"/>
            <w:hideMark/>
          </w:tcPr>
          <w:p w14:paraId="5B8CF508" w14:textId="77777777" w:rsidR="00232CF6" w:rsidRPr="00DD5F6A" w:rsidRDefault="00232CF6" w:rsidP="004422F2">
            <w:pPr>
              <w:jc w:val="center"/>
              <w:rPr>
                <w:sz w:val="16"/>
                <w:szCs w:val="16"/>
              </w:rPr>
            </w:pPr>
            <w:r w:rsidRPr="008B201F">
              <w:rPr>
                <w:rFonts w:eastAsia="Aptos"/>
                <w:kern w:val="2"/>
                <w:sz w:val="16"/>
                <w:szCs w:val="16"/>
              </w:rPr>
              <w:t>2,044.04</w:t>
            </w:r>
          </w:p>
        </w:tc>
      </w:tr>
      <w:tr w:rsidR="00232CF6" w:rsidRPr="00DD5F6A" w14:paraId="2AED489D" w14:textId="77777777" w:rsidTr="004422F2">
        <w:trPr>
          <w:trHeight w:val="250"/>
          <w:jc w:val="center"/>
        </w:trPr>
        <w:tc>
          <w:tcPr>
            <w:tcW w:w="1057" w:type="dxa"/>
            <w:noWrap/>
            <w:vAlign w:val="center"/>
            <w:hideMark/>
          </w:tcPr>
          <w:p w14:paraId="43AA3DC6" w14:textId="77777777" w:rsidR="00232CF6" w:rsidRPr="00DD5F6A" w:rsidRDefault="00232CF6" w:rsidP="004422F2">
            <w:pPr>
              <w:jc w:val="center"/>
              <w:rPr>
                <w:sz w:val="16"/>
                <w:szCs w:val="16"/>
              </w:rPr>
            </w:pPr>
            <w:r w:rsidRPr="00DD5F6A">
              <w:rPr>
                <w:sz w:val="16"/>
                <w:szCs w:val="16"/>
              </w:rPr>
              <w:lastRenderedPageBreak/>
              <w:t>92,100.01</w:t>
            </w:r>
          </w:p>
        </w:tc>
        <w:tc>
          <w:tcPr>
            <w:tcW w:w="1001" w:type="dxa"/>
            <w:noWrap/>
            <w:vAlign w:val="center"/>
            <w:hideMark/>
          </w:tcPr>
          <w:p w14:paraId="7510A673" w14:textId="77777777" w:rsidR="00232CF6" w:rsidRPr="00DD5F6A" w:rsidRDefault="00232CF6" w:rsidP="004422F2">
            <w:pPr>
              <w:jc w:val="center"/>
              <w:rPr>
                <w:sz w:val="16"/>
                <w:szCs w:val="16"/>
              </w:rPr>
            </w:pPr>
            <w:r w:rsidRPr="00DD5F6A">
              <w:rPr>
                <w:sz w:val="16"/>
                <w:szCs w:val="16"/>
              </w:rPr>
              <w:t>92,500.00</w:t>
            </w:r>
          </w:p>
        </w:tc>
        <w:tc>
          <w:tcPr>
            <w:tcW w:w="889" w:type="dxa"/>
            <w:noWrap/>
            <w:vAlign w:val="bottom"/>
            <w:hideMark/>
          </w:tcPr>
          <w:p w14:paraId="1ACE7B99" w14:textId="77777777" w:rsidR="00232CF6" w:rsidRPr="00DD5F6A" w:rsidRDefault="00232CF6" w:rsidP="004422F2">
            <w:pPr>
              <w:jc w:val="center"/>
              <w:rPr>
                <w:sz w:val="16"/>
                <w:szCs w:val="16"/>
              </w:rPr>
            </w:pPr>
            <w:r w:rsidRPr="008B201F">
              <w:rPr>
                <w:rFonts w:eastAsia="Aptos"/>
                <w:kern w:val="2"/>
                <w:sz w:val="16"/>
                <w:szCs w:val="16"/>
              </w:rPr>
              <w:t xml:space="preserve">2,852.07 </w:t>
            </w:r>
          </w:p>
        </w:tc>
        <w:tc>
          <w:tcPr>
            <w:tcW w:w="900" w:type="dxa"/>
            <w:noWrap/>
            <w:vAlign w:val="bottom"/>
            <w:hideMark/>
          </w:tcPr>
          <w:p w14:paraId="7E684CC2" w14:textId="77777777" w:rsidR="00232CF6" w:rsidRPr="00DD5F6A" w:rsidRDefault="00232CF6" w:rsidP="004422F2">
            <w:pPr>
              <w:jc w:val="center"/>
              <w:rPr>
                <w:sz w:val="16"/>
                <w:szCs w:val="16"/>
              </w:rPr>
            </w:pPr>
            <w:r w:rsidRPr="008B201F">
              <w:rPr>
                <w:rFonts w:eastAsia="Aptos"/>
                <w:kern w:val="2"/>
                <w:sz w:val="16"/>
                <w:szCs w:val="16"/>
              </w:rPr>
              <w:t xml:space="preserve">2,454.23 </w:t>
            </w:r>
          </w:p>
        </w:tc>
        <w:tc>
          <w:tcPr>
            <w:tcW w:w="1003" w:type="dxa"/>
            <w:noWrap/>
            <w:vAlign w:val="bottom"/>
            <w:hideMark/>
          </w:tcPr>
          <w:p w14:paraId="0255A6D1" w14:textId="77777777" w:rsidR="00232CF6" w:rsidRPr="00DD5F6A" w:rsidRDefault="00232CF6" w:rsidP="004422F2">
            <w:pPr>
              <w:jc w:val="center"/>
              <w:rPr>
                <w:sz w:val="16"/>
                <w:szCs w:val="16"/>
              </w:rPr>
            </w:pPr>
            <w:r w:rsidRPr="008B201F">
              <w:rPr>
                <w:rFonts w:eastAsia="Aptos"/>
                <w:kern w:val="2"/>
                <w:sz w:val="16"/>
                <w:szCs w:val="16"/>
              </w:rPr>
              <w:t>2,056.40</w:t>
            </w:r>
          </w:p>
        </w:tc>
      </w:tr>
      <w:tr w:rsidR="00232CF6" w:rsidRPr="00DD5F6A" w14:paraId="3EC37763" w14:textId="77777777" w:rsidTr="004422F2">
        <w:trPr>
          <w:trHeight w:val="250"/>
          <w:jc w:val="center"/>
        </w:trPr>
        <w:tc>
          <w:tcPr>
            <w:tcW w:w="1057" w:type="dxa"/>
            <w:noWrap/>
            <w:vAlign w:val="center"/>
            <w:hideMark/>
          </w:tcPr>
          <w:p w14:paraId="6C077AB6" w14:textId="77777777" w:rsidR="00232CF6" w:rsidRPr="00DD5F6A" w:rsidRDefault="00232CF6" w:rsidP="004422F2">
            <w:pPr>
              <w:jc w:val="center"/>
              <w:rPr>
                <w:sz w:val="16"/>
                <w:szCs w:val="16"/>
              </w:rPr>
            </w:pPr>
            <w:r w:rsidRPr="00DD5F6A">
              <w:rPr>
                <w:sz w:val="16"/>
                <w:szCs w:val="16"/>
              </w:rPr>
              <w:t>92,500.01</w:t>
            </w:r>
          </w:p>
        </w:tc>
        <w:tc>
          <w:tcPr>
            <w:tcW w:w="1001" w:type="dxa"/>
            <w:noWrap/>
            <w:vAlign w:val="center"/>
            <w:hideMark/>
          </w:tcPr>
          <w:p w14:paraId="75FB9A7D" w14:textId="77777777" w:rsidR="00232CF6" w:rsidRPr="00DD5F6A" w:rsidRDefault="00232CF6" w:rsidP="004422F2">
            <w:pPr>
              <w:jc w:val="center"/>
              <w:rPr>
                <w:sz w:val="16"/>
                <w:szCs w:val="16"/>
              </w:rPr>
            </w:pPr>
            <w:r w:rsidRPr="00DD5F6A">
              <w:rPr>
                <w:sz w:val="16"/>
                <w:szCs w:val="16"/>
              </w:rPr>
              <w:t>92,900.00</w:t>
            </w:r>
          </w:p>
        </w:tc>
        <w:tc>
          <w:tcPr>
            <w:tcW w:w="889" w:type="dxa"/>
            <w:noWrap/>
            <w:vAlign w:val="bottom"/>
            <w:hideMark/>
          </w:tcPr>
          <w:p w14:paraId="5062AFB6" w14:textId="77777777" w:rsidR="00232CF6" w:rsidRPr="00DD5F6A" w:rsidRDefault="00232CF6" w:rsidP="004422F2">
            <w:pPr>
              <w:jc w:val="center"/>
              <w:rPr>
                <w:sz w:val="16"/>
                <w:szCs w:val="16"/>
              </w:rPr>
            </w:pPr>
            <w:r w:rsidRPr="008B201F">
              <w:rPr>
                <w:rFonts w:eastAsia="Aptos"/>
                <w:kern w:val="2"/>
                <w:sz w:val="16"/>
                <w:szCs w:val="16"/>
              </w:rPr>
              <w:t xml:space="preserve">2,864.43 </w:t>
            </w:r>
          </w:p>
        </w:tc>
        <w:tc>
          <w:tcPr>
            <w:tcW w:w="900" w:type="dxa"/>
            <w:noWrap/>
            <w:vAlign w:val="bottom"/>
            <w:hideMark/>
          </w:tcPr>
          <w:p w14:paraId="74FBAE28" w14:textId="77777777" w:rsidR="00232CF6" w:rsidRPr="00DD5F6A" w:rsidRDefault="00232CF6" w:rsidP="004422F2">
            <w:pPr>
              <w:jc w:val="center"/>
              <w:rPr>
                <w:sz w:val="16"/>
                <w:szCs w:val="16"/>
              </w:rPr>
            </w:pPr>
            <w:r w:rsidRPr="008B201F">
              <w:rPr>
                <w:rFonts w:eastAsia="Aptos"/>
                <w:kern w:val="2"/>
                <w:sz w:val="16"/>
                <w:szCs w:val="16"/>
              </w:rPr>
              <w:t xml:space="preserve">2,466.59 </w:t>
            </w:r>
          </w:p>
        </w:tc>
        <w:tc>
          <w:tcPr>
            <w:tcW w:w="1003" w:type="dxa"/>
            <w:noWrap/>
            <w:vAlign w:val="bottom"/>
            <w:hideMark/>
          </w:tcPr>
          <w:p w14:paraId="76553AF3" w14:textId="77777777" w:rsidR="00232CF6" w:rsidRPr="00DD5F6A" w:rsidRDefault="00232CF6" w:rsidP="004422F2">
            <w:pPr>
              <w:jc w:val="center"/>
              <w:rPr>
                <w:sz w:val="16"/>
                <w:szCs w:val="16"/>
              </w:rPr>
            </w:pPr>
            <w:r w:rsidRPr="008B201F">
              <w:rPr>
                <w:rFonts w:eastAsia="Aptos"/>
                <w:kern w:val="2"/>
                <w:sz w:val="16"/>
                <w:szCs w:val="16"/>
              </w:rPr>
              <w:t>2,068.76</w:t>
            </w:r>
          </w:p>
        </w:tc>
      </w:tr>
      <w:tr w:rsidR="00232CF6" w:rsidRPr="00DD5F6A" w14:paraId="5DB762F5" w14:textId="77777777" w:rsidTr="004422F2">
        <w:trPr>
          <w:trHeight w:val="250"/>
          <w:jc w:val="center"/>
        </w:trPr>
        <w:tc>
          <w:tcPr>
            <w:tcW w:w="1057" w:type="dxa"/>
            <w:noWrap/>
            <w:vAlign w:val="center"/>
            <w:hideMark/>
          </w:tcPr>
          <w:p w14:paraId="6BC7D539" w14:textId="77777777" w:rsidR="00232CF6" w:rsidRPr="00DD5F6A" w:rsidRDefault="00232CF6" w:rsidP="004422F2">
            <w:pPr>
              <w:jc w:val="center"/>
              <w:rPr>
                <w:sz w:val="16"/>
                <w:szCs w:val="16"/>
              </w:rPr>
            </w:pPr>
            <w:r w:rsidRPr="00DD5F6A">
              <w:rPr>
                <w:sz w:val="16"/>
                <w:szCs w:val="16"/>
              </w:rPr>
              <w:t>92,900.01</w:t>
            </w:r>
          </w:p>
        </w:tc>
        <w:tc>
          <w:tcPr>
            <w:tcW w:w="1001" w:type="dxa"/>
            <w:noWrap/>
            <w:vAlign w:val="center"/>
            <w:hideMark/>
          </w:tcPr>
          <w:p w14:paraId="6C4BD7C0" w14:textId="77777777" w:rsidR="00232CF6" w:rsidRPr="00DD5F6A" w:rsidRDefault="00232CF6" w:rsidP="004422F2">
            <w:pPr>
              <w:jc w:val="center"/>
              <w:rPr>
                <w:sz w:val="16"/>
                <w:szCs w:val="16"/>
              </w:rPr>
            </w:pPr>
            <w:r w:rsidRPr="00DD5F6A">
              <w:rPr>
                <w:sz w:val="16"/>
                <w:szCs w:val="16"/>
              </w:rPr>
              <w:t>93,300.00</w:t>
            </w:r>
          </w:p>
        </w:tc>
        <w:tc>
          <w:tcPr>
            <w:tcW w:w="889" w:type="dxa"/>
            <w:noWrap/>
            <w:vAlign w:val="bottom"/>
            <w:hideMark/>
          </w:tcPr>
          <w:p w14:paraId="34A0DE42" w14:textId="77777777" w:rsidR="00232CF6" w:rsidRPr="00DD5F6A" w:rsidRDefault="00232CF6" w:rsidP="004422F2">
            <w:pPr>
              <w:jc w:val="center"/>
              <w:rPr>
                <w:sz w:val="16"/>
                <w:szCs w:val="16"/>
              </w:rPr>
            </w:pPr>
            <w:r w:rsidRPr="008B201F">
              <w:rPr>
                <w:rFonts w:eastAsia="Aptos"/>
                <w:kern w:val="2"/>
                <w:sz w:val="16"/>
                <w:szCs w:val="16"/>
              </w:rPr>
              <w:t xml:space="preserve">2,876.79 </w:t>
            </w:r>
          </w:p>
        </w:tc>
        <w:tc>
          <w:tcPr>
            <w:tcW w:w="900" w:type="dxa"/>
            <w:noWrap/>
            <w:vAlign w:val="bottom"/>
            <w:hideMark/>
          </w:tcPr>
          <w:p w14:paraId="1A7B470C" w14:textId="77777777" w:rsidR="00232CF6" w:rsidRPr="00DD5F6A" w:rsidRDefault="00232CF6" w:rsidP="004422F2">
            <w:pPr>
              <w:jc w:val="center"/>
              <w:rPr>
                <w:sz w:val="16"/>
                <w:szCs w:val="16"/>
              </w:rPr>
            </w:pPr>
            <w:r w:rsidRPr="008B201F">
              <w:rPr>
                <w:rFonts w:eastAsia="Aptos"/>
                <w:kern w:val="2"/>
                <w:sz w:val="16"/>
                <w:szCs w:val="16"/>
              </w:rPr>
              <w:t xml:space="preserve">2,478.95 </w:t>
            </w:r>
          </w:p>
        </w:tc>
        <w:tc>
          <w:tcPr>
            <w:tcW w:w="1003" w:type="dxa"/>
            <w:noWrap/>
            <w:vAlign w:val="bottom"/>
            <w:hideMark/>
          </w:tcPr>
          <w:p w14:paraId="06614C43" w14:textId="77777777" w:rsidR="00232CF6" w:rsidRPr="00DD5F6A" w:rsidRDefault="00232CF6" w:rsidP="004422F2">
            <w:pPr>
              <w:jc w:val="center"/>
              <w:rPr>
                <w:sz w:val="16"/>
                <w:szCs w:val="16"/>
              </w:rPr>
            </w:pPr>
            <w:r w:rsidRPr="008B201F">
              <w:rPr>
                <w:rFonts w:eastAsia="Aptos"/>
                <w:kern w:val="2"/>
                <w:sz w:val="16"/>
                <w:szCs w:val="16"/>
              </w:rPr>
              <w:t>2,081.12</w:t>
            </w:r>
          </w:p>
        </w:tc>
      </w:tr>
      <w:tr w:rsidR="00232CF6" w:rsidRPr="00DD5F6A" w14:paraId="05BA0449" w14:textId="77777777" w:rsidTr="004422F2">
        <w:trPr>
          <w:trHeight w:val="250"/>
          <w:jc w:val="center"/>
        </w:trPr>
        <w:tc>
          <w:tcPr>
            <w:tcW w:w="1057" w:type="dxa"/>
            <w:noWrap/>
            <w:vAlign w:val="center"/>
            <w:hideMark/>
          </w:tcPr>
          <w:p w14:paraId="5F5C28D1" w14:textId="77777777" w:rsidR="00232CF6" w:rsidRPr="00DD5F6A" w:rsidRDefault="00232CF6" w:rsidP="004422F2">
            <w:pPr>
              <w:jc w:val="center"/>
              <w:rPr>
                <w:sz w:val="16"/>
                <w:szCs w:val="16"/>
              </w:rPr>
            </w:pPr>
            <w:r w:rsidRPr="00DD5F6A">
              <w:rPr>
                <w:sz w:val="16"/>
                <w:szCs w:val="16"/>
              </w:rPr>
              <w:t>93,300.01</w:t>
            </w:r>
          </w:p>
        </w:tc>
        <w:tc>
          <w:tcPr>
            <w:tcW w:w="1001" w:type="dxa"/>
            <w:noWrap/>
            <w:vAlign w:val="center"/>
            <w:hideMark/>
          </w:tcPr>
          <w:p w14:paraId="6D96D5A1" w14:textId="77777777" w:rsidR="00232CF6" w:rsidRPr="00DD5F6A" w:rsidRDefault="00232CF6" w:rsidP="004422F2">
            <w:pPr>
              <w:jc w:val="center"/>
              <w:rPr>
                <w:sz w:val="16"/>
                <w:szCs w:val="16"/>
              </w:rPr>
            </w:pPr>
            <w:r w:rsidRPr="00DD5F6A">
              <w:rPr>
                <w:sz w:val="16"/>
                <w:szCs w:val="16"/>
              </w:rPr>
              <w:t>93,700.00</w:t>
            </w:r>
          </w:p>
        </w:tc>
        <w:tc>
          <w:tcPr>
            <w:tcW w:w="889" w:type="dxa"/>
            <w:noWrap/>
            <w:vAlign w:val="bottom"/>
            <w:hideMark/>
          </w:tcPr>
          <w:p w14:paraId="4E8E7D6B" w14:textId="77777777" w:rsidR="00232CF6" w:rsidRPr="00DD5F6A" w:rsidRDefault="00232CF6" w:rsidP="004422F2">
            <w:pPr>
              <w:jc w:val="center"/>
              <w:rPr>
                <w:sz w:val="16"/>
                <w:szCs w:val="16"/>
              </w:rPr>
            </w:pPr>
            <w:r w:rsidRPr="008B201F">
              <w:rPr>
                <w:rFonts w:eastAsia="Aptos"/>
                <w:kern w:val="2"/>
                <w:sz w:val="16"/>
                <w:szCs w:val="16"/>
              </w:rPr>
              <w:t xml:space="preserve">2,889.15 </w:t>
            </w:r>
          </w:p>
        </w:tc>
        <w:tc>
          <w:tcPr>
            <w:tcW w:w="900" w:type="dxa"/>
            <w:noWrap/>
            <w:vAlign w:val="bottom"/>
            <w:hideMark/>
          </w:tcPr>
          <w:p w14:paraId="4B6E5C7E" w14:textId="77777777" w:rsidR="00232CF6" w:rsidRPr="00DD5F6A" w:rsidRDefault="00232CF6" w:rsidP="004422F2">
            <w:pPr>
              <w:jc w:val="center"/>
              <w:rPr>
                <w:sz w:val="16"/>
                <w:szCs w:val="16"/>
              </w:rPr>
            </w:pPr>
            <w:r w:rsidRPr="008B201F">
              <w:rPr>
                <w:rFonts w:eastAsia="Aptos"/>
                <w:kern w:val="2"/>
                <w:sz w:val="16"/>
                <w:szCs w:val="16"/>
              </w:rPr>
              <w:t xml:space="preserve">2,491.31 </w:t>
            </w:r>
          </w:p>
        </w:tc>
        <w:tc>
          <w:tcPr>
            <w:tcW w:w="1003" w:type="dxa"/>
            <w:noWrap/>
            <w:vAlign w:val="bottom"/>
            <w:hideMark/>
          </w:tcPr>
          <w:p w14:paraId="63DF39D1" w14:textId="77777777" w:rsidR="00232CF6" w:rsidRPr="00DD5F6A" w:rsidRDefault="00232CF6" w:rsidP="004422F2">
            <w:pPr>
              <w:jc w:val="center"/>
              <w:rPr>
                <w:sz w:val="16"/>
                <w:szCs w:val="16"/>
              </w:rPr>
            </w:pPr>
            <w:r w:rsidRPr="008B201F">
              <w:rPr>
                <w:rFonts w:eastAsia="Aptos"/>
                <w:kern w:val="2"/>
                <w:sz w:val="16"/>
                <w:szCs w:val="16"/>
              </w:rPr>
              <w:t>2,093.48</w:t>
            </w:r>
          </w:p>
        </w:tc>
      </w:tr>
      <w:tr w:rsidR="00232CF6" w:rsidRPr="00DD5F6A" w14:paraId="1BD9049A" w14:textId="77777777" w:rsidTr="004422F2">
        <w:trPr>
          <w:trHeight w:val="250"/>
          <w:jc w:val="center"/>
        </w:trPr>
        <w:tc>
          <w:tcPr>
            <w:tcW w:w="1057" w:type="dxa"/>
            <w:noWrap/>
            <w:vAlign w:val="center"/>
            <w:hideMark/>
          </w:tcPr>
          <w:p w14:paraId="4C431393" w14:textId="77777777" w:rsidR="00232CF6" w:rsidRPr="00DD5F6A" w:rsidRDefault="00232CF6" w:rsidP="004422F2">
            <w:pPr>
              <w:jc w:val="center"/>
              <w:rPr>
                <w:sz w:val="16"/>
                <w:szCs w:val="16"/>
              </w:rPr>
            </w:pPr>
            <w:r w:rsidRPr="00DD5F6A">
              <w:rPr>
                <w:sz w:val="16"/>
                <w:szCs w:val="16"/>
              </w:rPr>
              <w:t>93,700.01</w:t>
            </w:r>
          </w:p>
        </w:tc>
        <w:tc>
          <w:tcPr>
            <w:tcW w:w="1001" w:type="dxa"/>
            <w:noWrap/>
            <w:vAlign w:val="center"/>
            <w:hideMark/>
          </w:tcPr>
          <w:p w14:paraId="4452CAF0" w14:textId="77777777" w:rsidR="00232CF6" w:rsidRPr="00DD5F6A" w:rsidRDefault="00232CF6" w:rsidP="004422F2">
            <w:pPr>
              <w:jc w:val="center"/>
              <w:rPr>
                <w:sz w:val="16"/>
                <w:szCs w:val="16"/>
              </w:rPr>
            </w:pPr>
            <w:r w:rsidRPr="00DD5F6A">
              <w:rPr>
                <w:sz w:val="16"/>
                <w:szCs w:val="16"/>
              </w:rPr>
              <w:t>94,100.00</w:t>
            </w:r>
          </w:p>
        </w:tc>
        <w:tc>
          <w:tcPr>
            <w:tcW w:w="889" w:type="dxa"/>
            <w:noWrap/>
            <w:vAlign w:val="bottom"/>
            <w:hideMark/>
          </w:tcPr>
          <w:p w14:paraId="37403F8A" w14:textId="77777777" w:rsidR="00232CF6" w:rsidRPr="00DD5F6A" w:rsidRDefault="00232CF6" w:rsidP="004422F2">
            <w:pPr>
              <w:jc w:val="center"/>
              <w:rPr>
                <w:sz w:val="16"/>
                <w:szCs w:val="16"/>
              </w:rPr>
            </w:pPr>
            <w:r w:rsidRPr="008B201F">
              <w:rPr>
                <w:rFonts w:eastAsia="Aptos"/>
                <w:kern w:val="2"/>
                <w:sz w:val="16"/>
                <w:szCs w:val="16"/>
              </w:rPr>
              <w:t xml:space="preserve">2,901.51 </w:t>
            </w:r>
          </w:p>
        </w:tc>
        <w:tc>
          <w:tcPr>
            <w:tcW w:w="900" w:type="dxa"/>
            <w:noWrap/>
            <w:vAlign w:val="bottom"/>
            <w:hideMark/>
          </w:tcPr>
          <w:p w14:paraId="36D26F9E" w14:textId="77777777" w:rsidR="00232CF6" w:rsidRPr="00DD5F6A" w:rsidRDefault="00232CF6" w:rsidP="004422F2">
            <w:pPr>
              <w:jc w:val="center"/>
              <w:rPr>
                <w:sz w:val="16"/>
                <w:szCs w:val="16"/>
              </w:rPr>
            </w:pPr>
            <w:r w:rsidRPr="008B201F">
              <w:rPr>
                <w:rFonts w:eastAsia="Aptos"/>
                <w:kern w:val="2"/>
                <w:sz w:val="16"/>
                <w:szCs w:val="16"/>
              </w:rPr>
              <w:t xml:space="preserve">2,503.67 </w:t>
            </w:r>
          </w:p>
        </w:tc>
        <w:tc>
          <w:tcPr>
            <w:tcW w:w="1003" w:type="dxa"/>
            <w:noWrap/>
            <w:vAlign w:val="bottom"/>
            <w:hideMark/>
          </w:tcPr>
          <w:p w14:paraId="4210DC1C" w14:textId="77777777" w:rsidR="00232CF6" w:rsidRPr="00DD5F6A" w:rsidRDefault="00232CF6" w:rsidP="004422F2">
            <w:pPr>
              <w:jc w:val="center"/>
              <w:rPr>
                <w:sz w:val="16"/>
                <w:szCs w:val="16"/>
              </w:rPr>
            </w:pPr>
            <w:r w:rsidRPr="008B201F">
              <w:rPr>
                <w:rFonts w:eastAsia="Aptos"/>
                <w:kern w:val="2"/>
                <w:sz w:val="16"/>
                <w:szCs w:val="16"/>
              </w:rPr>
              <w:t>2,105.84</w:t>
            </w:r>
          </w:p>
        </w:tc>
      </w:tr>
      <w:tr w:rsidR="00232CF6" w:rsidRPr="00DD5F6A" w14:paraId="33FF1AB1" w14:textId="77777777" w:rsidTr="004422F2">
        <w:trPr>
          <w:trHeight w:val="250"/>
          <w:jc w:val="center"/>
        </w:trPr>
        <w:tc>
          <w:tcPr>
            <w:tcW w:w="1057" w:type="dxa"/>
            <w:noWrap/>
            <w:vAlign w:val="center"/>
            <w:hideMark/>
          </w:tcPr>
          <w:p w14:paraId="6F924708" w14:textId="77777777" w:rsidR="00232CF6" w:rsidRPr="00DD5F6A" w:rsidRDefault="00232CF6" w:rsidP="004422F2">
            <w:pPr>
              <w:jc w:val="center"/>
              <w:rPr>
                <w:sz w:val="16"/>
                <w:szCs w:val="16"/>
              </w:rPr>
            </w:pPr>
            <w:r w:rsidRPr="00DD5F6A">
              <w:rPr>
                <w:sz w:val="16"/>
                <w:szCs w:val="16"/>
              </w:rPr>
              <w:t>94,100.01</w:t>
            </w:r>
          </w:p>
        </w:tc>
        <w:tc>
          <w:tcPr>
            <w:tcW w:w="1001" w:type="dxa"/>
            <w:noWrap/>
            <w:vAlign w:val="center"/>
            <w:hideMark/>
          </w:tcPr>
          <w:p w14:paraId="59BBFBDC" w14:textId="77777777" w:rsidR="00232CF6" w:rsidRPr="00DD5F6A" w:rsidRDefault="00232CF6" w:rsidP="004422F2">
            <w:pPr>
              <w:jc w:val="center"/>
              <w:rPr>
                <w:sz w:val="16"/>
                <w:szCs w:val="16"/>
              </w:rPr>
            </w:pPr>
            <w:r w:rsidRPr="00DD5F6A">
              <w:rPr>
                <w:sz w:val="16"/>
                <w:szCs w:val="16"/>
              </w:rPr>
              <w:t>94,500.00</w:t>
            </w:r>
          </w:p>
        </w:tc>
        <w:tc>
          <w:tcPr>
            <w:tcW w:w="889" w:type="dxa"/>
            <w:noWrap/>
            <w:vAlign w:val="bottom"/>
            <w:hideMark/>
          </w:tcPr>
          <w:p w14:paraId="1BBA0DCD" w14:textId="77777777" w:rsidR="00232CF6" w:rsidRPr="00DD5F6A" w:rsidRDefault="00232CF6" w:rsidP="004422F2">
            <w:pPr>
              <w:jc w:val="center"/>
              <w:rPr>
                <w:sz w:val="16"/>
                <w:szCs w:val="16"/>
              </w:rPr>
            </w:pPr>
            <w:r w:rsidRPr="008B201F">
              <w:rPr>
                <w:rFonts w:eastAsia="Aptos"/>
                <w:kern w:val="2"/>
                <w:sz w:val="16"/>
                <w:szCs w:val="16"/>
              </w:rPr>
              <w:t xml:space="preserve">2,913.87 </w:t>
            </w:r>
          </w:p>
        </w:tc>
        <w:tc>
          <w:tcPr>
            <w:tcW w:w="900" w:type="dxa"/>
            <w:noWrap/>
            <w:vAlign w:val="bottom"/>
            <w:hideMark/>
          </w:tcPr>
          <w:p w14:paraId="4BB03402" w14:textId="77777777" w:rsidR="00232CF6" w:rsidRPr="00DD5F6A" w:rsidRDefault="00232CF6" w:rsidP="004422F2">
            <w:pPr>
              <w:jc w:val="center"/>
              <w:rPr>
                <w:sz w:val="16"/>
                <w:szCs w:val="16"/>
              </w:rPr>
            </w:pPr>
            <w:r w:rsidRPr="008B201F">
              <w:rPr>
                <w:rFonts w:eastAsia="Aptos"/>
                <w:kern w:val="2"/>
                <w:sz w:val="16"/>
                <w:szCs w:val="16"/>
              </w:rPr>
              <w:t xml:space="preserve">2,516.03 </w:t>
            </w:r>
          </w:p>
        </w:tc>
        <w:tc>
          <w:tcPr>
            <w:tcW w:w="1003" w:type="dxa"/>
            <w:noWrap/>
            <w:vAlign w:val="bottom"/>
            <w:hideMark/>
          </w:tcPr>
          <w:p w14:paraId="41C815F4" w14:textId="77777777" w:rsidR="00232CF6" w:rsidRPr="00DD5F6A" w:rsidRDefault="00232CF6" w:rsidP="004422F2">
            <w:pPr>
              <w:jc w:val="center"/>
              <w:rPr>
                <w:sz w:val="16"/>
                <w:szCs w:val="16"/>
              </w:rPr>
            </w:pPr>
            <w:r w:rsidRPr="008B201F">
              <w:rPr>
                <w:rFonts w:eastAsia="Aptos"/>
                <w:kern w:val="2"/>
                <w:sz w:val="16"/>
                <w:szCs w:val="16"/>
              </w:rPr>
              <w:t>2,118.20</w:t>
            </w:r>
          </w:p>
        </w:tc>
      </w:tr>
      <w:tr w:rsidR="00232CF6" w:rsidRPr="00DD5F6A" w14:paraId="0D70365B" w14:textId="77777777" w:rsidTr="004422F2">
        <w:trPr>
          <w:trHeight w:val="250"/>
          <w:jc w:val="center"/>
        </w:trPr>
        <w:tc>
          <w:tcPr>
            <w:tcW w:w="1057" w:type="dxa"/>
            <w:noWrap/>
            <w:vAlign w:val="center"/>
            <w:hideMark/>
          </w:tcPr>
          <w:p w14:paraId="5CAFC51A" w14:textId="77777777" w:rsidR="00232CF6" w:rsidRPr="00DD5F6A" w:rsidRDefault="00232CF6" w:rsidP="004422F2">
            <w:pPr>
              <w:jc w:val="center"/>
              <w:rPr>
                <w:sz w:val="16"/>
                <w:szCs w:val="16"/>
              </w:rPr>
            </w:pPr>
            <w:r w:rsidRPr="00DD5F6A">
              <w:rPr>
                <w:sz w:val="16"/>
                <w:szCs w:val="16"/>
              </w:rPr>
              <w:t>94,500.01</w:t>
            </w:r>
          </w:p>
        </w:tc>
        <w:tc>
          <w:tcPr>
            <w:tcW w:w="1001" w:type="dxa"/>
            <w:noWrap/>
            <w:vAlign w:val="center"/>
            <w:hideMark/>
          </w:tcPr>
          <w:p w14:paraId="5E295740" w14:textId="77777777" w:rsidR="00232CF6" w:rsidRPr="00DD5F6A" w:rsidRDefault="00232CF6" w:rsidP="004422F2">
            <w:pPr>
              <w:jc w:val="center"/>
              <w:rPr>
                <w:sz w:val="16"/>
                <w:szCs w:val="16"/>
              </w:rPr>
            </w:pPr>
            <w:r w:rsidRPr="00DD5F6A">
              <w:rPr>
                <w:sz w:val="16"/>
                <w:szCs w:val="16"/>
              </w:rPr>
              <w:t>94,900.00</w:t>
            </w:r>
          </w:p>
        </w:tc>
        <w:tc>
          <w:tcPr>
            <w:tcW w:w="889" w:type="dxa"/>
            <w:noWrap/>
            <w:vAlign w:val="bottom"/>
            <w:hideMark/>
          </w:tcPr>
          <w:p w14:paraId="73052629" w14:textId="77777777" w:rsidR="00232CF6" w:rsidRPr="00DD5F6A" w:rsidRDefault="00232CF6" w:rsidP="004422F2">
            <w:pPr>
              <w:jc w:val="center"/>
              <w:rPr>
                <w:sz w:val="16"/>
                <w:szCs w:val="16"/>
              </w:rPr>
            </w:pPr>
            <w:r w:rsidRPr="008B201F">
              <w:rPr>
                <w:rFonts w:eastAsia="Aptos"/>
                <w:kern w:val="2"/>
                <w:sz w:val="16"/>
                <w:szCs w:val="16"/>
              </w:rPr>
              <w:t xml:space="preserve">2,926.23 </w:t>
            </w:r>
          </w:p>
        </w:tc>
        <w:tc>
          <w:tcPr>
            <w:tcW w:w="900" w:type="dxa"/>
            <w:noWrap/>
            <w:vAlign w:val="bottom"/>
            <w:hideMark/>
          </w:tcPr>
          <w:p w14:paraId="2795F306" w14:textId="77777777" w:rsidR="00232CF6" w:rsidRPr="00DD5F6A" w:rsidRDefault="00232CF6" w:rsidP="004422F2">
            <w:pPr>
              <w:jc w:val="center"/>
              <w:rPr>
                <w:sz w:val="16"/>
                <w:szCs w:val="16"/>
              </w:rPr>
            </w:pPr>
            <w:r w:rsidRPr="008B201F">
              <w:rPr>
                <w:rFonts w:eastAsia="Aptos"/>
                <w:kern w:val="2"/>
                <w:sz w:val="16"/>
                <w:szCs w:val="16"/>
              </w:rPr>
              <w:t xml:space="preserve">2,528.39 </w:t>
            </w:r>
          </w:p>
        </w:tc>
        <w:tc>
          <w:tcPr>
            <w:tcW w:w="1003" w:type="dxa"/>
            <w:noWrap/>
            <w:vAlign w:val="bottom"/>
            <w:hideMark/>
          </w:tcPr>
          <w:p w14:paraId="3E98F809" w14:textId="77777777" w:rsidR="00232CF6" w:rsidRPr="00DD5F6A" w:rsidRDefault="00232CF6" w:rsidP="004422F2">
            <w:pPr>
              <w:jc w:val="center"/>
              <w:rPr>
                <w:sz w:val="16"/>
                <w:szCs w:val="16"/>
              </w:rPr>
            </w:pPr>
            <w:r w:rsidRPr="008B201F">
              <w:rPr>
                <w:rFonts w:eastAsia="Aptos"/>
                <w:kern w:val="2"/>
                <w:sz w:val="16"/>
                <w:szCs w:val="16"/>
              </w:rPr>
              <w:t>2,130.56</w:t>
            </w:r>
          </w:p>
        </w:tc>
      </w:tr>
      <w:tr w:rsidR="00232CF6" w:rsidRPr="00DD5F6A" w14:paraId="60EEF2EF" w14:textId="77777777" w:rsidTr="004422F2">
        <w:trPr>
          <w:trHeight w:val="250"/>
          <w:jc w:val="center"/>
        </w:trPr>
        <w:tc>
          <w:tcPr>
            <w:tcW w:w="1057" w:type="dxa"/>
            <w:noWrap/>
            <w:vAlign w:val="center"/>
            <w:hideMark/>
          </w:tcPr>
          <w:p w14:paraId="24E206AB" w14:textId="77777777" w:rsidR="00232CF6" w:rsidRPr="00DD5F6A" w:rsidRDefault="00232CF6" w:rsidP="004422F2">
            <w:pPr>
              <w:jc w:val="center"/>
              <w:rPr>
                <w:sz w:val="16"/>
                <w:szCs w:val="16"/>
              </w:rPr>
            </w:pPr>
            <w:r w:rsidRPr="00DD5F6A">
              <w:rPr>
                <w:sz w:val="16"/>
                <w:szCs w:val="16"/>
              </w:rPr>
              <w:t>94,900.01</w:t>
            </w:r>
          </w:p>
        </w:tc>
        <w:tc>
          <w:tcPr>
            <w:tcW w:w="1001" w:type="dxa"/>
            <w:noWrap/>
            <w:vAlign w:val="center"/>
            <w:hideMark/>
          </w:tcPr>
          <w:p w14:paraId="0E269E26" w14:textId="77777777" w:rsidR="00232CF6" w:rsidRPr="00DD5F6A" w:rsidRDefault="00232CF6" w:rsidP="004422F2">
            <w:pPr>
              <w:jc w:val="center"/>
              <w:rPr>
                <w:sz w:val="16"/>
                <w:szCs w:val="16"/>
              </w:rPr>
            </w:pPr>
            <w:r w:rsidRPr="00DD5F6A">
              <w:rPr>
                <w:sz w:val="16"/>
                <w:szCs w:val="16"/>
              </w:rPr>
              <w:t>95,300.00</w:t>
            </w:r>
          </w:p>
        </w:tc>
        <w:tc>
          <w:tcPr>
            <w:tcW w:w="889" w:type="dxa"/>
            <w:noWrap/>
            <w:vAlign w:val="bottom"/>
            <w:hideMark/>
          </w:tcPr>
          <w:p w14:paraId="7A8DCAFA" w14:textId="77777777" w:rsidR="00232CF6" w:rsidRPr="00DD5F6A" w:rsidRDefault="00232CF6" w:rsidP="004422F2">
            <w:pPr>
              <w:jc w:val="center"/>
              <w:rPr>
                <w:sz w:val="16"/>
                <w:szCs w:val="16"/>
              </w:rPr>
            </w:pPr>
            <w:r w:rsidRPr="008B201F">
              <w:rPr>
                <w:rFonts w:eastAsia="Aptos"/>
                <w:kern w:val="2"/>
                <w:sz w:val="16"/>
                <w:szCs w:val="16"/>
              </w:rPr>
              <w:t xml:space="preserve">2,938.59 </w:t>
            </w:r>
          </w:p>
        </w:tc>
        <w:tc>
          <w:tcPr>
            <w:tcW w:w="900" w:type="dxa"/>
            <w:noWrap/>
            <w:vAlign w:val="bottom"/>
            <w:hideMark/>
          </w:tcPr>
          <w:p w14:paraId="2CB0DB59" w14:textId="77777777" w:rsidR="00232CF6" w:rsidRPr="00DD5F6A" w:rsidRDefault="00232CF6" w:rsidP="004422F2">
            <w:pPr>
              <w:jc w:val="center"/>
              <w:rPr>
                <w:sz w:val="16"/>
                <w:szCs w:val="16"/>
              </w:rPr>
            </w:pPr>
            <w:r w:rsidRPr="008B201F">
              <w:rPr>
                <w:rFonts w:eastAsia="Aptos"/>
                <w:kern w:val="2"/>
                <w:sz w:val="16"/>
                <w:szCs w:val="16"/>
              </w:rPr>
              <w:t xml:space="preserve">2,540.75 </w:t>
            </w:r>
          </w:p>
        </w:tc>
        <w:tc>
          <w:tcPr>
            <w:tcW w:w="1003" w:type="dxa"/>
            <w:noWrap/>
            <w:vAlign w:val="bottom"/>
            <w:hideMark/>
          </w:tcPr>
          <w:p w14:paraId="17DBA8FF" w14:textId="77777777" w:rsidR="00232CF6" w:rsidRPr="00DD5F6A" w:rsidRDefault="00232CF6" w:rsidP="004422F2">
            <w:pPr>
              <w:jc w:val="center"/>
              <w:rPr>
                <w:sz w:val="16"/>
                <w:szCs w:val="16"/>
              </w:rPr>
            </w:pPr>
            <w:r w:rsidRPr="008B201F">
              <w:rPr>
                <w:rFonts w:eastAsia="Aptos"/>
                <w:kern w:val="2"/>
                <w:sz w:val="16"/>
                <w:szCs w:val="16"/>
              </w:rPr>
              <w:t>2,142.92</w:t>
            </w:r>
          </w:p>
        </w:tc>
      </w:tr>
      <w:tr w:rsidR="00232CF6" w:rsidRPr="00DD5F6A" w14:paraId="76DB3E84" w14:textId="77777777" w:rsidTr="004422F2">
        <w:trPr>
          <w:trHeight w:val="250"/>
          <w:jc w:val="center"/>
        </w:trPr>
        <w:tc>
          <w:tcPr>
            <w:tcW w:w="1057" w:type="dxa"/>
            <w:noWrap/>
            <w:vAlign w:val="center"/>
            <w:hideMark/>
          </w:tcPr>
          <w:p w14:paraId="49EAB2C9" w14:textId="77777777" w:rsidR="00232CF6" w:rsidRPr="00DD5F6A" w:rsidRDefault="00232CF6" w:rsidP="004422F2">
            <w:pPr>
              <w:jc w:val="center"/>
              <w:rPr>
                <w:sz w:val="16"/>
                <w:szCs w:val="16"/>
              </w:rPr>
            </w:pPr>
            <w:r w:rsidRPr="00DD5F6A">
              <w:rPr>
                <w:sz w:val="16"/>
                <w:szCs w:val="16"/>
              </w:rPr>
              <w:t>95,300.01</w:t>
            </w:r>
          </w:p>
        </w:tc>
        <w:tc>
          <w:tcPr>
            <w:tcW w:w="1001" w:type="dxa"/>
            <w:noWrap/>
            <w:vAlign w:val="center"/>
            <w:hideMark/>
          </w:tcPr>
          <w:p w14:paraId="4BD99B71" w14:textId="77777777" w:rsidR="00232CF6" w:rsidRPr="00DD5F6A" w:rsidRDefault="00232CF6" w:rsidP="004422F2">
            <w:pPr>
              <w:jc w:val="center"/>
              <w:rPr>
                <w:sz w:val="16"/>
                <w:szCs w:val="16"/>
              </w:rPr>
            </w:pPr>
            <w:r w:rsidRPr="00DD5F6A">
              <w:rPr>
                <w:sz w:val="16"/>
                <w:szCs w:val="16"/>
              </w:rPr>
              <w:t>95,700.00</w:t>
            </w:r>
          </w:p>
        </w:tc>
        <w:tc>
          <w:tcPr>
            <w:tcW w:w="889" w:type="dxa"/>
            <w:noWrap/>
            <w:vAlign w:val="bottom"/>
            <w:hideMark/>
          </w:tcPr>
          <w:p w14:paraId="762D1065" w14:textId="77777777" w:rsidR="00232CF6" w:rsidRPr="00DD5F6A" w:rsidRDefault="00232CF6" w:rsidP="004422F2">
            <w:pPr>
              <w:jc w:val="center"/>
              <w:rPr>
                <w:sz w:val="16"/>
                <w:szCs w:val="16"/>
              </w:rPr>
            </w:pPr>
            <w:r w:rsidRPr="008B201F">
              <w:rPr>
                <w:rFonts w:eastAsia="Aptos"/>
                <w:kern w:val="2"/>
                <w:sz w:val="16"/>
                <w:szCs w:val="16"/>
              </w:rPr>
              <w:t xml:space="preserve">2,950.95 </w:t>
            </w:r>
          </w:p>
        </w:tc>
        <w:tc>
          <w:tcPr>
            <w:tcW w:w="900" w:type="dxa"/>
            <w:noWrap/>
            <w:vAlign w:val="bottom"/>
            <w:hideMark/>
          </w:tcPr>
          <w:p w14:paraId="39DAE46F" w14:textId="77777777" w:rsidR="00232CF6" w:rsidRPr="00DD5F6A" w:rsidRDefault="00232CF6" w:rsidP="004422F2">
            <w:pPr>
              <w:jc w:val="center"/>
              <w:rPr>
                <w:sz w:val="16"/>
                <w:szCs w:val="16"/>
              </w:rPr>
            </w:pPr>
            <w:r w:rsidRPr="008B201F">
              <w:rPr>
                <w:rFonts w:eastAsia="Aptos"/>
                <w:kern w:val="2"/>
                <w:sz w:val="16"/>
                <w:szCs w:val="16"/>
              </w:rPr>
              <w:t xml:space="preserve">2,553.11 </w:t>
            </w:r>
          </w:p>
        </w:tc>
        <w:tc>
          <w:tcPr>
            <w:tcW w:w="1003" w:type="dxa"/>
            <w:noWrap/>
            <w:vAlign w:val="bottom"/>
            <w:hideMark/>
          </w:tcPr>
          <w:p w14:paraId="1D7A45FA" w14:textId="77777777" w:rsidR="00232CF6" w:rsidRPr="00DD5F6A" w:rsidRDefault="00232CF6" w:rsidP="004422F2">
            <w:pPr>
              <w:jc w:val="center"/>
              <w:rPr>
                <w:sz w:val="16"/>
                <w:szCs w:val="16"/>
              </w:rPr>
            </w:pPr>
            <w:r w:rsidRPr="008B201F">
              <w:rPr>
                <w:rFonts w:eastAsia="Aptos"/>
                <w:kern w:val="2"/>
                <w:sz w:val="16"/>
                <w:szCs w:val="16"/>
              </w:rPr>
              <w:t>2,155.28</w:t>
            </w:r>
          </w:p>
        </w:tc>
      </w:tr>
      <w:tr w:rsidR="00232CF6" w:rsidRPr="00DD5F6A" w14:paraId="7905908C" w14:textId="77777777" w:rsidTr="004422F2">
        <w:trPr>
          <w:trHeight w:val="250"/>
          <w:jc w:val="center"/>
        </w:trPr>
        <w:tc>
          <w:tcPr>
            <w:tcW w:w="1057" w:type="dxa"/>
            <w:noWrap/>
            <w:vAlign w:val="center"/>
            <w:hideMark/>
          </w:tcPr>
          <w:p w14:paraId="53FA3EB8" w14:textId="77777777" w:rsidR="00232CF6" w:rsidRPr="00DD5F6A" w:rsidRDefault="00232CF6" w:rsidP="004422F2">
            <w:pPr>
              <w:jc w:val="center"/>
              <w:rPr>
                <w:sz w:val="16"/>
                <w:szCs w:val="16"/>
              </w:rPr>
            </w:pPr>
            <w:r w:rsidRPr="00DD5F6A">
              <w:rPr>
                <w:sz w:val="16"/>
                <w:szCs w:val="16"/>
              </w:rPr>
              <w:t>95,700.01</w:t>
            </w:r>
          </w:p>
        </w:tc>
        <w:tc>
          <w:tcPr>
            <w:tcW w:w="1001" w:type="dxa"/>
            <w:noWrap/>
            <w:vAlign w:val="center"/>
            <w:hideMark/>
          </w:tcPr>
          <w:p w14:paraId="424500EB" w14:textId="77777777" w:rsidR="00232CF6" w:rsidRPr="00DD5F6A" w:rsidRDefault="00232CF6" w:rsidP="004422F2">
            <w:pPr>
              <w:jc w:val="center"/>
              <w:rPr>
                <w:sz w:val="16"/>
                <w:szCs w:val="16"/>
              </w:rPr>
            </w:pPr>
            <w:r w:rsidRPr="00DD5F6A">
              <w:rPr>
                <w:sz w:val="16"/>
                <w:szCs w:val="16"/>
              </w:rPr>
              <w:t>96,100.00</w:t>
            </w:r>
          </w:p>
        </w:tc>
        <w:tc>
          <w:tcPr>
            <w:tcW w:w="889" w:type="dxa"/>
            <w:noWrap/>
            <w:vAlign w:val="bottom"/>
            <w:hideMark/>
          </w:tcPr>
          <w:p w14:paraId="6C411CAC" w14:textId="77777777" w:rsidR="00232CF6" w:rsidRPr="00DD5F6A" w:rsidRDefault="00232CF6" w:rsidP="004422F2">
            <w:pPr>
              <w:jc w:val="center"/>
              <w:rPr>
                <w:sz w:val="16"/>
                <w:szCs w:val="16"/>
              </w:rPr>
            </w:pPr>
            <w:r w:rsidRPr="008B201F">
              <w:rPr>
                <w:rFonts w:eastAsia="Aptos"/>
                <w:kern w:val="2"/>
                <w:sz w:val="16"/>
                <w:szCs w:val="16"/>
              </w:rPr>
              <w:t xml:space="preserve">2,963.31 </w:t>
            </w:r>
          </w:p>
        </w:tc>
        <w:tc>
          <w:tcPr>
            <w:tcW w:w="900" w:type="dxa"/>
            <w:noWrap/>
            <w:vAlign w:val="bottom"/>
            <w:hideMark/>
          </w:tcPr>
          <w:p w14:paraId="18F5E281" w14:textId="77777777" w:rsidR="00232CF6" w:rsidRPr="00DD5F6A" w:rsidRDefault="00232CF6" w:rsidP="004422F2">
            <w:pPr>
              <w:jc w:val="center"/>
              <w:rPr>
                <w:sz w:val="16"/>
                <w:szCs w:val="16"/>
              </w:rPr>
            </w:pPr>
            <w:r w:rsidRPr="008B201F">
              <w:rPr>
                <w:rFonts w:eastAsia="Aptos"/>
                <w:kern w:val="2"/>
                <w:sz w:val="16"/>
                <w:szCs w:val="16"/>
              </w:rPr>
              <w:t xml:space="preserve">2,565.47 </w:t>
            </w:r>
          </w:p>
        </w:tc>
        <w:tc>
          <w:tcPr>
            <w:tcW w:w="1003" w:type="dxa"/>
            <w:noWrap/>
            <w:vAlign w:val="bottom"/>
            <w:hideMark/>
          </w:tcPr>
          <w:p w14:paraId="2BFF379F" w14:textId="77777777" w:rsidR="00232CF6" w:rsidRPr="00DD5F6A" w:rsidRDefault="00232CF6" w:rsidP="004422F2">
            <w:pPr>
              <w:jc w:val="center"/>
              <w:rPr>
                <w:sz w:val="16"/>
                <w:szCs w:val="16"/>
              </w:rPr>
            </w:pPr>
            <w:r w:rsidRPr="008B201F">
              <w:rPr>
                <w:rFonts w:eastAsia="Aptos"/>
                <w:kern w:val="2"/>
                <w:sz w:val="16"/>
                <w:szCs w:val="16"/>
              </w:rPr>
              <w:t>2,167.64</w:t>
            </w:r>
          </w:p>
        </w:tc>
      </w:tr>
      <w:tr w:rsidR="00232CF6" w:rsidRPr="00DD5F6A" w14:paraId="17FB8513" w14:textId="77777777" w:rsidTr="004422F2">
        <w:trPr>
          <w:trHeight w:val="250"/>
          <w:jc w:val="center"/>
        </w:trPr>
        <w:tc>
          <w:tcPr>
            <w:tcW w:w="1057" w:type="dxa"/>
            <w:noWrap/>
            <w:vAlign w:val="center"/>
            <w:hideMark/>
          </w:tcPr>
          <w:p w14:paraId="65873721" w14:textId="77777777" w:rsidR="00232CF6" w:rsidRPr="00DD5F6A" w:rsidRDefault="00232CF6" w:rsidP="004422F2">
            <w:pPr>
              <w:jc w:val="center"/>
              <w:rPr>
                <w:sz w:val="16"/>
                <w:szCs w:val="16"/>
              </w:rPr>
            </w:pPr>
            <w:r w:rsidRPr="00DD5F6A">
              <w:rPr>
                <w:sz w:val="16"/>
                <w:szCs w:val="16"/>
              </w:rPr>
              <w:t>96,100.01</w:t>
            </w:r>
          </w:p>
        </w:tc>
        <w:tc>
          <w:tcPr>
            <w:tcW w:w="1001" w:type="dxa"/>
            <w:noWrap/>
            <w:vAlign w:val="center"/>
            <w:hideMark/>
          </w:tcPr>
          <w:p w14:paraId="0F5AD8F7" w14:textId="77777777" w:rsidR="00232CF6" w:rsidRPr="00DD5F6A" w:rsidRDefault="00232CF6" w:rsidP="004422F2">
            <w:pPr>
              <w:jc w:val="center"/>
              <w:rPr>
                <w:sz w:val="16"/>
                <w:szCs w:val="16"/>
              </w:rPr>
            </w:pPr>
            <w:r w:rsidRPr="00DD5F6A">
              <w:rPr>
                <w:sz w:val="16"/>
                <w:szCs w:val="16"/>
              </w:rPr>
              <w:t>96,500.00</w:t>
            </w:r>
          </w:p>
        </w:tc>
        <w:tc>
          <w:tcPr>
            <w:tcW w:w="889" w:type="dxa"/>
            <w:noWrap/>
            <w:vAlign w:val="bottom"/>
            <w:hideMark/>
          </w:tcPr>
          <w:p w14:paraId="2B422564" w14:textId="77777777" w:rsidR="00232CF6" w:rsidRPr="00DD5F6A" w:rsidRDefault="00232CF6" w:rsidP="004422F2">
            <w:pPr>
              <w:jc w:val="center"/>
              <w:rPr>
                <w:sz w:val="16"/>
                <w:szCs w:val="16"/>
              </w:rPr>
            </w:pPr>
            <w:r w:rsidRPr="008B201F">
              <w:rPr>
                <w:rFonts w:eastAsia="Aptos"/>
                <w:kern w:val="2"/>
                <w:sz w:val="16"/>
                <w:szCs w:val="16"/>
              </w:rPr>
              <w:t xml:space="preserve">2,975.67 </w:t>
            </w:r>
          </w:p>
        </w:tc>
        <w:tc>
          <w:tcPr>
            <w:tcW w:w="900" w:type="dxa"/>
            <w:noWrap/>
            <w:vAlign w:val="bottom"/>
            <w:hideMark/>
          </w:tcPr>
          <w:p w14:paraId="23A146DF" w14:textId="77777777" w:rsidR="00232CF6" w:rsidRPr="00DD5F6A" w:rsidRDefault="00232CF6" w:rsidP="004422F2">
            <w:pPr>
              <w:jc w:val="center"/>
              <w:rPr>
                <w:sz w:val="16"/>
                <w:szCs w:val="16"/>
              </w:rPr>
            </w:pPr>
            <w:r w:rsidRPr="008B201F">
              <w:rPr>
                <w:rFonts w:eastAsia="Aptos"/>
                <w:kern w:val="2"/>
                <w:sz w:val="16"/>
                <w:szCs w:val="16"/>
              </w:rPr>
              <w:t xml:space="preserve">2,577.83 </w:t>
            </w:r>
          </w:p>
        </w:tc>
        <w:tc>
          <w:tcPr>
            <w:tcW w:w="1003" w:type="dxa"/>
            <w:noWrap/>
            <w:vAlign w:val="bottom"/>
            <w:hideMark/>
          </w:tcPr>
          <w:p w14:paraId="7D288ECF" w14:textId="77777777" w:rsidR="00232CF6" w:rsidRPr="00DD5F6A" w:rsidRDefault="00232CF6" w:rsidP="004422F2">
            <w:pPr>
              <w:jc w:val="center"/>
              <w:rPr>
                <w:sz w:val="16"/>
                <w:szCs w:val="16"/>
              </w:rPr>
            </w:pPr>
            <w:r w:rsidRPr="008B201F">
              <w:rPr>
                <w:rFonts w:eastAsia="Aptos"/>
                <w:kern w:val="2"/>
                <w:sz w:val="16"/>
                <w:szCs w:val="16"/>
              </w:rPr>
              <w:t>2,180.00</w:t>
            </w:r>
          </w:p>
        </w:tc>
      </w:tr>
      <w:tr w:rsidR="00232CF6" w:rsidRPr="00DD5F6A" w14:paraId="47DCF27B" w14:textId="77777777" w:rsidTr="004422F2">
        <w:trPr>
          <w:trHeight w:val="250"/>
          <w:jc w:val="center"/>
        </w:trPr>
        <w:tc>
          <w:tcPr>
            <w:tcW w:w="1057" w:type="dxa"/>
            <w:noWrap/>
            <w:vAlign w:val="center"/>
            <w:hideMark/>
          </w:tcPr>
          <w:p w14:paraId="272CF6B5" w14:textId="77777777" w:rsidR="00232CF6" w:rsidRPr="00DD5F6A" w:rsidRDefault="00232CF6" w:rsidP="004422F2">
            <w:pPr>
              <w:jc w:val="center"/>
              <w:rPr>
                <w:sz w:val="16"/>
                <w:szCs w:val="16"/>
              </w:rPr>
            </w:pPr>
            <w:r w:rsidRPr="00DD5F6A">
              <w:rPr>
                <w:sz w:val="16"/>
                <w:szCs w:val="16"/>
              </w:rPr>
              <w:t>96,500.01</w:t>
            </w:r>
          </w:p>
        </w:tc>
        <w:tc>
          <w:tcPr>
            <w:tcW w:w="1001" w:type="dxa"/>
            <w:noWrap/>
            <w:vAlign w:val="center"/>
            <w:hideMark/>
          </w:tcPr>
          <w:p w14:paraId="03013834" w14:textId="77777777" w:rsidR="00232CF6" w:rsidRPr="00DD5F6A" w:rsidRDefault="00232CF6" w:rsidP="004422F2">
            <w:pPr>
              <w:jc w:val="center"/>
              <w:rPr>
                <w:sz w:val="16"/>
                <w:szCs w:val="16"/>
              </w:rPr>
            </w:pPr>
            <w:r w:rsidRPr="00DD5F6A">
              <w:rPr>
                <w:sz w:val="16"/>
                <w:szCs w:val="16"/>
              </w:rPr>
              <w:t>96,900.00</w:t>
            </w:r>
          </w:p>
        </w:tc>
        <w:tc>
          <w:tcPr>
            <w:tcW w:w="889" w:type="dxa"/>
            <w:noWrap/>
            <w:vAlign w:val="bottom"/>
            <w:hideMark/>
          </w:tcPr>
          <w:p w14:paraId="60D5CA14" w14:textId="77777777" w:rsidR="00232CF6" w:rsidRPr="00DD5F6A" w:rsidRDefault="00232CF6" w:rsidP="004422F2">
            <w:pPr>
              <w:jc w:val="center"/>
              <w:rPr>
                <w:sz w:val="16"/>
                <w:szCs w:val="16"/>
              </w:rPr>
            </w:pPr>
            <w:r w:rsidRPr="008B201F">
              <w:rPr>
                <w:rFonts w:eastAsia="Aptos"/>
                <w:kern w:val="2"/>
                <w:sz w:val="16"/>
                <w:szCs w:val="16"/>
              </w:rPr>
              <w:t xml:space="preserve">2,988.03 </w:t>
            </w:r>
          </w:p>
        </w:tc>
        <w:tc>
          <w:tcPr>
            <w:tcW w:w="900" w:type="dxa"/>
            <w:noWrap/>
            <w:vAlign w:val="bottom"/>
            <w:hideMark/>
          </w:tcPr>
          <w:p w14:paraId="04B63B09" w14:textId="77777777" w:rsidR="00232CF6" w:rsidRPr="00DD5F6A" w:rsidRDefault="00232CF6" w:rsidP="004422F2">
            <w:pPr>
              <w:jc w:val="center"/>
              <w:rPr>
                <w:sz w:val="16"/>
                <w:szCs w:val="16"/>
              </w:rPr>
            </w:pPr>
            <w:r w:rsidRPr="008B201F">
              <w:rPr>
                <w:rFonts w:eastAsia="Aptos"/>
                <w:kern w:val="2"/>
                <w:sz w:val="16"/>
                <w:szCs w:val="16"/>
              </w:rPr>
              <w:t xml:space="preserve">2,590.19 </w:t>
            </w:r>
          </w:p>
        </w:tc>
        <w:tc>
          <w:tcPr>
            <w:tcW w:w="1003" w:type="dxa"/>
            <w:noWrap/>
            <w:vAlign w:val="bottom"/>
            <w:hideMark/>
          </w:tcPr>
          <w:p w14:paraId="5E03839C" w14:textId="77777777" w:rsidR="00232CF6" w:rsidRPr="00DD5F6A" w:rsidRDefault="00232CF6" w:rsidP="004422F2">
            <w:pPr>
              <w:jc w:val="center"/>
              <w:rPr>
                <w:sz w:val="16"/>
                <w:szCs w:val="16"/>
              </w:rPr>
            </w:pPr>
            <w:r w:rsidRPr="008B201F">
              <w:rPr>
                <w:rFonts w:eastAsia="Aptos"/>
                <w:kern w:val="2"/>
                <w:sz w:val="16"/>
                <w:szCs w:val="16"/>
              </w:rPr>
              <w:t>2,192.36</w:t>
            </w:r>
          </w:p>
        </w:tc>
      </w:tr>
      <w:tr w:rsidR="00232CF6" w:rsidRPr="00DD5F6A" w14:paraId="21C82E6F" w14:textId="77777777" w:rsidTr="004422F2">
        <w:trPr>
          <w:trHeight w:val="250"/>
          <w:jc w:val="center"/>
        </w:trPr>
        <w:tc>
          <w:tcPr>
            <w:tcW w:w="1057" w:type="dxa"/>
            <w:noWrap/>
            <w:vAlign w:val="center"/>
            <w:hideMark/>
          </w:tcPr>
          <w:p w14:paraId="024F275D" w14:textId="77777777" w:rsidR="00232CF6" w:rsidRPr="00DD5F6A" w:rsidRDefault="00232CF6" w:rsidP="004422F2">
            <w:pPr>
              <w:jc w:val="center"/>
              <w:rPr>
                <w:sz w:val="16"/>
                <w:szCs w:val="16"/>
              </w:rPr>
            </w:pPr>
            <w:r w:rsidRPr="00DD5F6A">
              <w:rPr>
                <w:sz w:val="16"/>
                <w:szCs w:val="16"/>
              </w:rPr>
              <w:t>96,900.01</w:t>
            </w:r>
          </w:p>
        </w:tc>
        <w:tc>
          <w:tcPr>
            <w:tcW w:w="1001" w:type="dxa"/>
            <w:noWrap/>
            <w:vAlign w:val="center"/>
            <w:hideMark/>
          </w:tcPr>
          <w:p w14:paraId="31A5C39F" w14:textId="77777777" w:rsidR="00232CF6" w:rsidRPr="00DD5F6A" w:rsidRDefault="00232CF6" w:rsidP="004422F2">
            <w:pPr>
              <w:jc w:val="center"/>
              <w:rPr>
                <w:sz w:val="16"/>
                <w:szCs w:val="16"/>
              </w:rPr>
            </w:pPr>
            <w:r w:rsidRPr="00DD5F6A">
              <w:rPr>
                <w:sz w:val="16"/>
                <w:szCs w:val="16"/>
              </w:rPr>
              <w:t>97,300.00</w:t>
            </w:r>
          </w:p>
        </w:tc>
        <w:tc>
          <w:tcPr>
            <w:tcW w:w="889" w:type="dxa"/>
            <w:noWrap/>
            <w:vAlign w:val="bottom"/>
            <w:hideMark/>
          </w:tcPr>
          <w:p w14:paraId="3F4E8461" w14:textId="77777777" w:rsidR="00232CF6" w:rsidRPr="00DD5F6A" w:rsidRDefault="00232CF6" w:rsidP="004422F2">
            <w:pPr>
              <w:jc w:val="center"/>
              <w:rPr>
                <w:sz w:val="16"/>
                <w:szCs w:val="16"/>
              </w:rPr>
            </w:pPr>
            <w:r w:rsidRPr="008B201F">
              <w:rPr>
                <w:rFonts w:eastAsia="Aptos"/>
                <w:kern w:val="2"/>
                <w:sz w:val="16"/>
                <w:szCs w:val="16"/>
              </w:rPr>
              <w:t xml:space="preserve">3,000.39 </w:t>
            </w:r>
          </w:p>
        </w:tc>
        <w:tc>
          <w:tcPr>
            <w:tcW w:w="900" w:type="dxa"/>
            <w:noWrap/>
            <w:vAlign w:val="bottom"/>
            <w:hideMark/>
          </w:tcPr>
          <w:p w14:paraId="42395102" w14:textId="77777777" w:rsidR="00232CF6" w:rsidRPr="00DD5F6A" w:rsidRDefault="00232CF6" w:rsidP="004422F2">
            <w:pPr>
              <w:jc w:val="center"/>
              <w:rPr>
                <w:sz w:val="16"/>
                <w:szCs w:val="16"/>
              </w:rPr>
            </w:pPr>
            <w:r w:rsidRPr="008B201F">
              <w:rPr>
                <w:rFonts w:eastAsia="Aptos"/>
                <w:kern w:val="2"/>
                <w:sz w:val="16"/>
                <w:szCs w:val="16"/>
              </w:rPr>
              <w:t xml:space="preserve">2,602.55 </w:t>
            </w:r>
          </w:p>
        </w:tc>
        <w:tc>
          <w:tcPr>
            <w:tcW w:w="1003" w:type="dxa"/>
            <w:noWrap/>
            <w:vAlign w:val="bottom"/>
            <w:hideMark/>
          </w:tcPr>
          <w:p w14:paraId="2BE5966A" w14:textId="77777777" w:rsidR="00232CF6" w:rsidRPr="00DD5F6A" w:rsidRDefault="00232CF6" w:rsidP="004422F2">
            <w:pPr>
              <w:jc w:val="center"/>
              <w:rPr>
                <w:sz w:val="16"/>
                <w:szCs w:val="16"/>
              </w:rPr>
            </w:pPr>
            <w:r w:rsidRPr="008B201F">
              <w:rPr>
                <w:rFonts w:eastAsia="Aptos"/>
                <w:kern w:val="2"/>
                <w:sz w:val="16"/>
                <w:szCs w:val="16"/>
              </w:rPr>
              <w:t>2,204.72</w:t>
            </w:r>
          </w:p>
        </w:tc>
      </w:tr>
      <w:tr w:rsidR="00232CF6" w:rsidRPr="00DD5F6A" w14:paraId="60691C44" w14:textId="77777777" w:rsidTr="004422F2">
        <w:trPr>
          <w:trHeight w:val="250"/>
          <w:jc w:val="center"/>
        </w:trPr>
        <w:tc>
          <w:tcPr>
            <w:tcW w:w="1057" w:type="dxa"/>
            <w:noWrap/>
            <w:vAlign w:val="center"/>
            <w:hideMark/>
          </w:tcPr>
          <w:p w14:paraId="17AA2E92" w14:textId="77777777" w:rsidR="00232CF6" w:rsidRPr="00DD5F6A" w:rsidRDefault="00232CF6" w:rsidP="004422F2">
            <w:pPr>
              <w:jc w:val="center"/>
              <w:rPr>
                <w:sz w:val="16"/>
                <w:szCs w:val="16"/>
              </w:rPr>
            </w:pPr>
            <w:r w:rsidRPr="00DD5F6A">
              <w:rPr>
                <w:sz w:val="16"/>
                <w:szCs w:val="16"/>
              </w:rPr>
              <w:t>97,300.01</w:t>
            </w:r>
          </w:p>
        </w:tc>
        <w:tc>
          <w:tcPr>
            <w:tcW w:w="1001" w:type="dxa"/>
            <w:noWrap/>
            <w:vAlign w:val="center"/>
            <w:hideMark/>
          </w:tcPr>
          <w:p w14:paraId="76C94D22" w14:textId="77777777" w:rsidR="00232CF6" w:rsidRPr="00DD5F6A" w:rsidRDefault="00232CF6" w:rsidP="004422F2">
            <w:pPr>
              <w:jc w:val="center"/>
              <w:rPr>
                <w:sz w:val="16"/>
                <w:szCs w:val="16"/>
              </w:rPr>
            </w:pPr>
            <w:r w:rsidRPr="00DD5F6A">
              <w:rPr>
                <w:sz w:val="16"/>
                <w:szCs w:val="16"/>
              </w:rPr>
              <w:t>97,700.00</w:t>
            </w:r>
          </w:p>
        </w:tc>
        <w:tc>
          <w:tcPr>
            <w:tcW w:w="889" w:type="dxa"/>
            <w:noWrap/>
            <w:vAlign w:val="bottom"/>
            <w:hideMark/>
          </w:tcPr>
          <w:p w14:paraId="23A1171A" w14:textId="77777777" w:rsidR="00232CF6" w:rsidRPr="00DD5F6A" w:rsidRDefault="00232CF6" w:rsidP="004422F2">
            <w:pPr>
              <w:jc w:val="center"/>
              <w:rPr>
                <w:sz w:val="16"/>
                <w:szCs w:val="16"/>
              </w:rPr>
            </w:pPr>
            <w:r w:rsidRPr="008B201F">
              <w:rPr>
                <w:rFonts w:eastAsia="Aptos"/>
                <w:kern w:val="2"/>
                <w:sz w:val="16"/>
                <w:szCs w:val="16"/>
              </w:rPr>
              <w:t xml:space="preserve">3,012.75 </w:t>
            </w:r>
          </w:p>
        </w:tc>
        <w:tc>
          <w:tcPr>
            <w:tcW w:w="900" w:type="dxa"/>
            <w:noWrap/>
            <w:vAlign w:val="bottom"/>
            <w:hideMark/>
          </w:tcPr>
          <w:p w14:paraId="75FFFCC2" w14:textId="77777777" w:rsidR="00232CF6" w:rsidRPr="00DD5F6A" w:rsidRDefault="00232CF6" w:rsidP="004422F2">
            <w:pPr>
              <w:jc w:val="center"/>
              <w:rPr>
                <w:sz w:val="16"/>
                <w:szCs w:val="16"/>
              </w:rPr>
            </w:pPr>
            <w:r w:rsidRPr="008B201F">
              <w:rPr>
                <w:rFonts w:eastAsia="Aptos"/>
                <w:kern w:val="2"/>
                <w:sz w:val="16"/>
                <w:szCs w:val="16"/>
              </w:rPr>
              <w:t xml:space="preserve">2,614.91 </w:t>
            </w:r>
          </w:p>
        </w:tc>
        <w:tc>
          <w:tcPr>
            <w:tcW w:w="1003" w:type="dxa"/>
            <w:noWrap/>
            <w:vAlign w:val="bottom"/>
            <w:hideMark/>
          </w:tcPr>
          <w:p w14:paraId="7890A725" w14:textId="77777777" w:rsidR="00232CF6" w:rsidRPr="00DD5F6A" w:rsidRDefault="00232CF6" w:rsidP="004422F2">
            <w:pPr>
              <w:jc w:val="center"/>
              <w:rPr>
                <w:sz w:val="16"/>
                <w:szCs w:val="16"/>
              </w:rPr>
            </w:pPr>
            <w:r w:rsidRPr="008B201F">
              <w:rPr>
                <w:rFonts w:eastAsia="Aptos"/>
                <w:kern w:val="2"/>
                <w:sz w:val="16"/>
                <w:szCs w:val="16"/>
              </w:rPr>
              <w:t>2,217.08</w:t>
            </w:r>
          </w:p>
        </w:tc>
      </w:tr>
      <w:tr w:rsidR="00232CF6" w:rsidRPr="00DD5F6A" w14:paraId="7E167AE5" w14:textId="77777777" w:rsidTr="004422F2">
        <w:trPr>
          <w:trHeight w:val="250"/>
          <w:jc w:val="center"/>
        </w:trPr>
        <w:tc>
          <w:tcPr>
            <w:tcW w:w="1057" w:type="dxa"/>
            <w:noWrap/>
            <w:vAlign w:val="center"/>
            <w:hideMark/>
          </w:tcPr>
          <w:p w14:paraId="3B6E5736" w14:textId="77777777" w:rsidR="00232CF6" w:rsidRPr="00DD5F6A" w:rsidRDefault="00232CF6" w:rsidP="004422F2">
            <w:pPr>
              <w:jc w:val="center"/>
              <w:rPr>
                <w:sz w:val="16"/>
                <w:szCs w:val="16"/>
              </w:rPr>
            </w:pPr>
            <w:r w:rsidRPr="00DD5F6A">
              <w:rPr>
                <w:sz w:val="16"/>
                <w:szCs w:val="16"/>
              </w:rPr>
              <w:t>97,700.01</w:t>
            </w:r>
          </w:p>
        </w:tc>
        <w:tc>
          <w:tcPr>
            <w:tcW w:w="1001" w:type="dxa"/>
            <w:noWrap/>
            <w:vAlign w:val="center"/>
            <w:hideMark/>
          </w:tcPr>
          <w:p w14:paraId="13148BC9" w14:textId="77777777" w:rsidR="00232CF6" w:rsidRPr="00DD5F6A" w:rsidRDefault="00232CF6" w:rsidP="004422F2">
            <w:pPr>
              <w:jc w:val="center"/>
              <w:rPr>
                <w:sz w:val="16"/>
                <w:szCs w:val="16"/>
              </w:rPr>
            </w:pPr>
            <w:r w:rsidRPr="00DD5F6A">
              <w:rPr>
                <w:sz w:val="16"/>
                <w:szCs w:val="16"/>
              </w:rPr>
              <w:t>98,100.00</w:t>
            </w:r>
          </w:p>
        </w:tc>
        <w:tc>
          <w:tcPr>
            <w:tcW w:w="889" w:type="dxa"/>
            <w:noWrap/>
            <w:vAlign w:val="bottom"/>
            <w:hideMark/>
          </w:tcPr>
          <w:p w14:paraId="16435758" w14:textId="77777777" w:rsidR="00232CF6" w:rsidRPr="00DD5F6A" w:rsidRDefault="00232CF6" w:rsidP="004422F2">
            <w:pPr>
              <w:jc w:val="center"/>
              <w:rPr>
                <w:sz w:val="16"/>
                <w:szCs w:val="16"/>
              </w:rPr>
            </w:pPr>
            <w:r w:rsidRPr="008B201F">
              <w:rPr>
                <w:rFonts w:eastAsia="Aptos"/>
                <w:kern w:val="2"/>
                <w:sz w:val="16"/>
                <w:szCs w:val="16"/>
              </w:rPr>
              <w:t xml:space="preserve">3,025.11 </w:t>
            </w:r>
          </w:p>
        </w:tc>
        <w:tc>
          <w:tcPr>
            <w:tcW w:w="900" w:type="dxa"/>
            <w:noWrap/>
            <w:vAlign w:val="bottom"/>
            <w:hideMark/>
          </w:tcPr>
          <w:p w14:paraId="307A7CB9" w14:textId="77777777" w:rsidR="00232CF6" w:rsidRPr="00DD5F6A" w:rsidRDefault="00232CF6" w:rsidP="004422F2">
            <w:pPr>
              <w:jc w:val="center"/>
              <w:rPr>
                <w:sz w:val="16"/>
                <w:szCs w:val="16"/>
              </w:rPr>
            </w:pPr>
            <w:r w:rsidRPr="008B201F">
              <w:rPr>
                <w:rFonts w:eastAsia="Aptos"/>
                <w:kern w:val="2"/>
                <w:sz w:val="16"/>
                <w:szCs w:val="16"/>
              </w:rPr>
              <w:t xml:space="preserve">2,627.27 </w:t>
            </w:r>
          </w:p>
        </w:tc>
        <w:tc>
          <w:tcPr>
            <w:tcW w:w="1003" w:type="dxa"/>
            <w:noWrap/>
            <w:vAlign w:val="bottom"/>
            <w:hideMark/>
          </w:tcPr>
          <w:p w14:paraId="660F900F" w14:textId="77777777" w:rsidR="00232CF6" w:rsidRPr="00DD5F6A" w:rsidRDefault="00232CF6" w:rsidP="004422F2">
            <w:pPr>
              <w:jc w:val="center"/>
              <w:rPr>
                <w:sz w:val="16"/>
                <w:szCs w:val="16"/>
              </w:rPr>
            </w:pPr>
            <w:r w:rsidRPr="008B201F">
              <w:rPr>
                <w:rFonts w:eastAsia="Aptos"/>
                <w:kern w:val="2"/>
                <w:sz w:val="16"/>
                <w:szCs w:val="16"/>
              </w:rPr>
              <w:t>2,229.44</w:t>
            </w:r>
          </w:p>
        </w:tc>
      </w:tr>
      <w:tr w:rsidR="00232CF6" w:rsidRPr="00DD5F6A" w14:paraId="5FAEAC23" w14:textId="77777777" w:rsidTr="004422F2">
        <w:trPr>
          <w:trHeight w:val="250"/>
          <w:jc w:val="center"/>
        </w:trPr>
        <w:tc>
          <w:tcPr>
            <w:tcW w:w="1057" w:type="dxa"/>
            <w:noWrap/>
            <w:vAlign w:val="center"/>
            <w:hideMark/>
          </w:tcPr>
          <w:p w14:paraId="3F758F2A" w14:textId="77777777" w:rsidR="00232CF6" w:rsidRPr="00DD5F6A" w:rsidRDefault="00232CF6" w:rsidP="004422F2">
            <w:pPr>
              <w:jc w:val="center"/>
              <w:rPr>
                <w:sz w:val="16"/>
                <w:szCs w:val="16"/>
              </w:rPr>
            </w:pPr>
            <w:r w:rsidRPr="00DD5F6A">
              <w:rPr>
                <w:sz w:val="16"/>
                <w:szCs w:val="16"/>
              </w:rPr>
              <w:t>98,100.01</w:t>
            </w:r>
          </w:p>
        </w:tc>
        <w:tc>
          <w:tcPr>
            <w:tcW w:w="1001" w:type="dxa"/>
            <w:noWrap/>
            <w:vAlign w:val="center"/>
            <w:hideMark/>
          </w:tcPr>
          <w:p w14:paraId="1C020E5C" w14:textId="77777777" w:rsidR="00232CF6" w:rsidRPr="00DD5F6A" w:rsidRDefault="00232CF6" w:rsidP="004422F2">
            <w:pPr>
              <w:jc w:val="center"/>
              <w:rPr>
                <w:sz w:val="16"/>
                <w:szCs w:val="16"/>
              </w:rPr>
            </w:pPr>
            <w:r w:rsidRPr="00DD5F6A">
              <w:rPr>
                <w:sz w:val="16"/>
                <w:szCs w:val="16"/>
              </w:rPr>
              <w:t>98,500.00</w:t>
            </w:r>
          </w:p>
        </w:tc>
        <w:tc>
          <w:tcPr>
            <w:tcW w:w="889" w:type="dxa"/>
            <w:noWrap/>
            <w:vAlign w:val="bottom"/>
            <w:hideMark/>
          </w:tcPr>
          <w:p w14:paraId="15ED9992" w14:textId="77777777" w:rsidR="00232CF6" w:rsidRPr="00DD5F6A" w:rsidRDefault="00232CF6" w:rsidP="004422F2">
            <w:pPr>
              <w:jc w:val="center"/>
              <w:rPr>
                <w:sz w:val="16"/>
                <w:szCs w:val="16"/>
              </w:rPr>
            </w:pPr>
            <w:r w:rsidRPr="008B201F">
              <w:rPr>
                <w:rFonts w:eastAsia="Aptos"/>
                <w:kern w:val="2"/>
                <w:sz w:val="16"/>
                <w:szCs w:val="16"/>
              </w:rPr>
              <w:t xml:space="preserve">3,037.47 </w:t>
            </w:r>
          </w:p>
        </w:tc>
        <w:tc>
          <w:tcPr>
            <w:tcW w:w="900" w:type="dxa"/>
            <w:noWrap/>
            <w:vAlign w:val="bottom"/>
            <w:hideMark/>
          </w:tcPr>
          <w:p w14:paraId="572927B7" w14:textId="77777777" w:rsidR="00232CF6" w:rsidRPr="00DD5F6A" w:rsidRDefault="00232CF6" w:rsidP="004422F2">
            <w:pPr>
              <w:jc w:val="center"/>
              <w:rPr>
                <w:sz w:val="16"/>
                <w:szCs w:val="16"/>
              </w:rPr>
            </w:pPr>
            <w:r w:rsidRPr="008B201F">
              <w:rPr>
                <w:rFonts w:eastAsia="Aptos"/>
                <w:kern w:val="2"/>
                <w:sz w:val="16"/>
                <w:szCs w:val="16"/>
              </w:rPr>
              <w:t xml:space="preserve">2,639.63 </w:t>
            </w:r>
          </w:p>
        </w:tc>
        <w:tc>
          <w:tcPr>
            <w:tcW w:w="1003" w:type="dxa"/>
            <w:noWrap/>
            <w:vAlign w:val="bottom"/>
            <w:hideMark/>
          </w:tcPr>
          <w:p w14:paraId="60E581BA" w14:textId="77777777" w:rsidR="00232CF6" w:rsidRPr="00DD5F6A" w:rsidRDefault="00232CF6" w:rsidP="004422F2">
            <w:pPr>
              <w:jc w:val="center"/>
              <w:rPr>
                <w:sz w:val="16"/>
                <w:szCs w:val="16"/>
              </w:rPr>
            </w:pPr>
            <w:r w:rsidRPr="008B201F">
              <w:rPr>
                <w:rFonts w:eastAsia="Aptos"/>
                <w:kern w:val="2"/>
                <w:sz w:val="16"/>
                <w:szCs w:val="16"/>
              </w:rPr>
              <w:t>2,241.80</w:t>
            </w:r>
          </w:p>
        </w:tc>
      </w:tr>
      <w:tr w:rsidR="00232CF6" w:rsidRPr="00DD5F6A" w14:paraId="1C23B54B" w14:textId="77777777" w:rsidTr="004422F2">
        <w:trPr>
          <w:trHeight w:val="250"/>
          <w:jc w:val="center"/>
        </w:trPr>
        <w:tc>
          <w:tcPr>
            <w:tcW w:w="1057" w:type="dxa"/>
            <w:noWrap/>
            <w:vAlign w:val="center"/>
            <w:hideMark/>
          </w:tcPr>
          <w:p w14:paraId="4B0EA650" w14:textId="77777777" w:rsidR="00232CF6" w:rsidRPr="00DD5F6A" w:rsidRDefault="00232CF6" w:rsidP="004422F2">
            <w:pPr>
              <w:jc w:val="center"/>
              <w:rPr>
                <w:sz w:val="16"/>
                <w:szCs w:val="16"/>
              </w:rPr>
            </w:pPr>
            <w:r w:rsidRPr="00DD5F6A">
              <w:rPr>
                <w:sz w:val="16"/>
                <w:szCs w:val="16"/>
              </w:rPr>
              <w:t>98,500.01</w:t>
            </w:r>
          </w:p>
        </w:tc>
        <w:tc>
          <w:tcPr>
            <w:tcW w:w="1001" w:type="dxa"/>
            <w:noWrap/>
            <w:vAlign w:val="center"/>
            <w:hideMark/>
          </w:tcPr>
          <w:p w14:paraId="0C0F1E9C" w14:textId="77777777" w:rsidR="00232CF6" w:rsidRPr="00DD5F6A" w:rsidRDefault="00232CF6" w:rsidP="004422F2">
            <w:pPr>
              <w:jc w:val="center"/>
              <w:rPr>
                <w:sz w:val="16"/>
                <w:szCs w:val="16"/>
              </w:rPr>
            </w:pPr>
            <w:r w:rsidRPr="00DD5F6A">
              <w:rPr>
                <w:sz w:val="16"/>
                <w:szCs w:val="16"/>
              </w:rPr>
              <w:t>98,900.00</w:t>
            </w:r>
          </w:p>
        </w:tc>
        <w:tc>
          <w:tcPr>
            <w:tcW w:w="889" w:type="dxa"/>
            <w:noWrap/>
            <w:vAlign w:val="bottom"/>
            <w:hideMark/>
          </w:tcPr>
          <w:p w14:paraId="3B160E74" w14:textId="77777777" w:rsidR="00232CF6" w:rsidRPr="00DD5F6A" w:rsidRDefault="00232CF6" w:rsidP="004422F2">
            <w:pPr>
              <w:jc w:val="center"/>
              <w:rPr>
                <w:sz w:val="16"/>
                <w:szCs w:val="16"/>
              </w:rPr>
            </w:pPr>
            <w:r w:rsidRPr="008B201F">
              <w:rPr>
                <w:rFonts w:eastAsia="Aptos"/>
                <w:kern w:val="2"/>
                <w:sz w:val="16"/>
                <w:szCs w:val="16"/>
              </w:rPr>
              <w:t xml:space="preserve">3,049.83 </w:t>
            </w:r>
          </w:p>
        </w:tc>
        <w:tc>
          <w:tcPr>
            <w:tcW w:w="900" w:type="dxa"/>
            <w:noWrap/>
            <w:vAlign w:val="bottom"/>
            <w:hideMark/>
          </w:tcPr>
          <w:p w14:paraId="5835526E" w14:textId="77777777" w:rsidR="00232CF6" w:rsidRPr="00DD5F6A" w:rsidRDefault="00232CF6" w:rsidP="004422F2">
            <w:pPr>
              <w:jc w:val="center"/>
              <w:rPr>
                <w:sz w:val="16"/>
                <w:szCs w:val="16"/>
              </w:rPr>
            </w:pPr>
            <w:r w:rsidRPr="008B201F">
              <w:rPr>
                <w:rFonts w:eastAsia="Aptos"/>
                <w:kern w:val="2"/>
                <w:sz w:val="16"/>
                <w:szCs w:val="16"/>
              </w:rPr>
              <w:t xml:space="preserve">2,651.99 </w:t>
            </w:r>
          </w:p>
        </w:tc>
        <w:tc>
          <w:tcPr>
            <w:tcW w:w="1003" w:type="dxa"/>
            <w:noWrap/>
            <w:vAlign w:val="bottom"/>
            <w:hideMark/>
          </w:tcPr>
          <w:p w14:paraId="10A81B15" w14:textId="77777777" w:rsidR="00232CF6" w:rsidRPr="00DD5F6A" w:rsidRDefault="00232CF6" w:rsidP="004422F2">
            <w:pPr>
              <w:jc w:val="center"/>
              <w:rPr>
                <w:sz w:val="16"/>
                <w:szCs w:val="16"/>
              </w:rPr>
            </w:pPr>
            <w:r w:rsidRPr="008B201F">
              <w:rPr>
                <w:rFonts w:eastAsia="Aptos"/>
                <w:kern w:val="2"/>
                <w:sz w:val="16"/>
                <w:szCs w:val="16"/>
              </w:rPr>
              <w:t>2,254.16</w:t>
            </w:r>
          </w:p>
        </w:tc>
      </w:tr>
      <w:tr w:rsidR="00232CF6" w:rsidRPr="00DD5F6A" w14:paraId="5C2F7E11" w14:textId="77777777" w:rsidTr="004422F2">
        <w:trPr>
          <w:trHeight w:val="250"/>
          <w:jc w:val="center"/>
        </w:trPr>
        <w:tc>
          <w:tcPr>
            <w:tcW w:w="1057" w:type="dxa"/>
            <w:noWrap/>
            <w:vAlign w:val="center"/>
            <w:hideMark/>
          </w:tcPr>
          <w:p w14:paraId="20EECEB9" w14:textId="77777777" w:rsidR="00232CF6" w:rsidRPr="00DD5F6A" w:rsidRDefault="00232CF6" w:rsidP="004422F2">
            <w:pPr>
              <w:jc w:val="center"/>
              <w:rPr>
                <w:sz w:val="16"/>
                <w:szCs w:val="16"/>
              </w:rPr>
            </w:pPr>
            <w:r w:rsidRPr="00DD5F6A">
              <w:rPr>
                <w:sz w:val="16"/>
                <w:szCs w:val="16"/>
              </w:rPr>
              <w:t>98,900.01</w:t>
            </w:r>
          </w:p>
        </w:tc>
        <w:tc>
          <w:tcPr>
            <w:tcW w:w="1001" w:type="dxa"/>
            <w:noWrap/>
            <w:vAlign w:val="center"/>
            <w:hideMark/>
          </w:tcPr>
          <w:p w14:paraId="047D45D5" w14:textId="77777777" w:rsidR="00232CF6" w:rsidRPr="00DD5F6A" w:rsidRDefault="00232CF6" w:rsidP="004422F2">
            <w:pPr>
              <w:jc w:val="center"/>
              <w:rPr>
                <w:sz w:val="16"/>
                <w:szCs w:val="16"/>
              </w:rPr>
            </w:pPr>
            <w:r w:rsidRPr="00DD5F6A">
              <w:rPr>
                <w:sz w:val="16"/>
                <w:szCs w:val="16"/>
              </w:rPr>
              <w:t>99,300.00</w:t>
            </w:r>
          </w:p>
        </w:tc>
        <w:tc>
          <w:tcPr>
            <w:tcW w:w="889" w:type="dxa"/>
            <w:noWrap/>
            <w:vAlign w:val="bottom"/>
            <w:hideMark/>
          </w:tcPr>
          <w:p w14:paraId="54ECBFD0" w14:textId="77777777" w:rsidR="00232CF6" w:rsidRPr="00DD5F6A" w:rsidRDefault="00232CF6" w:rsidP="004422F2">
            <w:pPr>
              <w:jc w:val="center"/>
              <w:rPr>
                <w:sz w:val="16"/>
                <w:szCs w:val="16"/>
              </w:rPr>
            </w:pPr>
            <w:r w:rsidRPr="008B201F">
              <w:rPr>
                <w:rFonts w:eastAsia="Aptos"/>
                <w:kern w:val="2"/>
                <w:sz w:val="16"/>
                <w:szCs w:val="16"/>
              </w:rPr>
              <w:t xml:space="preserve">3,062.19 </w:t>
            </w:r>
          </w:p>
        </w:tc>
        <w:tc>
          <w:tcPr>
            <w:tcW w:w="900" w:type="dxa"/>
            <w:noWrap/>
            <w:vAlign w:val="bottom"/>
            <w:hideMark/>
          </w:tcPr>
          <w:p w14:paraId="19877AB0" w14:textId="77777777" w:rsidR="00232CF6" w:rsidRPr="00DD5F6A" w:rsidRDefault="00232CF6" w:rsidP="004422F2">
            <w:pPr>
              <w:jc w:val="center"/>
              <w:rPr>
                <w:sz w:val="16"/>
                <w:szCs w:val="16"/>
              </w:rPr>
            </w:pPr>
            <w:r w:rsidRPr="008B201F">
              <w:rPr>
                <w:rFonts w:eastAsia="Aptos"/>
                <w:kern w:val="2"/>
                <w:sz w:val="16"/>
                <w:szCs w:val="16"/>
              </w:rPr>
              <w:t xml:space="preserve">2,664.35 </w:t>
            </w:r>
          </w:p>
        </w:tc>
        <w:tc>
          <w:tcPr>
            <w:tcW w:w="1003" w:type="dxa"/>
            <w:noWrap/>
            <w:vAlign w:val="bottom"/>
            <w:hideMark/>
          </w:tcPr>
          <w:p w14:paraId="7D7A6988" w14:textId="77777777" w:rsidR="00232CF6" w:rsidRPr="00DD5F6A" w:rsidRDefault="00232CF6" w:rsidP="004422F2">
            <w:pPr>
              <w:jc w:val="center"/>
              <w:rPr>
                <w:sz w:val="16"/>
                <w:szCs w:val="16"/>
              </w:rPr>
            </w:pPr>
            <w:r w:rsidRPr="008B201F">
              <w:rPr>
                <w:rFonts w:eastAsia="Aptos"/>
                <w:kern w:val="2"/>
                <w:sz w:val="16"/>
                <w:szCs w:val="16"/>
              </w:rPr>
              <w:t>2,266.52</w:t>
            </w:r>
          </w:p>
        </w:tc>
      </w:tr>
      <w:tr w:rsidR="00232CF6" w:rsidRPr="00DD5F6A" w14:paraId="02105E86" w14:textId="77777777" w:rsidTr="004422F2">
        <w:trPr>
          <w:trHeight w:val="250"/>
          <w:jc w:val="center"/>
        </w:trPr>
        <w:tc>
          <w:tcPr>
            <w:tcW w:w="1057" w:type="dxa"/>
            <w:noWrap/>
            <w:vAlign w:val="center"/>
            <w:hideMark/>
          </w:tcPr>
          <w:p w14:paraId="25042F2A" w14:textId="77777777" w:rsidR="00232CF6" w:rsidRPr="00DD5F6A" w:rsidRDefault="00232CF6" w:rsidP="004422F2">
            <w:pPr>
              <w:jc w:val="center"/>
              <w:rPr>
                <w:sz w:val="16"/>
                <w:szCs w:val="16"/>
              </w:rPr>
            </w:pPr>
            <w:r w:rsidRPr="00DD5F6A">
              <w:rPr>
                <w:sz w:val="16"/>
                <w:szCs w:val="16"/>
              </w:rPr>
              <w:t>99,300.01</w:t>
            </w:r>
          </w:p>
        </w:tc>
        <w:tc>
          <w:tcPr>
            <w:tcW w:w="1001" w:type="dxa"/>
            <w:noWrap/>
            <w:vAlign w:val="center"/>
            <w:hideMark/>
          </w:tcPr>
          <w:p w14:paraId="2C9221B2" w14:textId="77777777" w:rsidR="00232CF6" w:rsidRPr="00DD5F6A" w:rsidRDefault="00232CF6" w:rsidP="004422F2">
            <w:pPr>
              <w:jc w:val="center"/>
              <w:rPr>
                <w:sz w:val="16"/>
                <w:szCs w:val="16"/>
              </w:rPr>
            </w:pPr>
            <w:r w:rsidRPr="00DD5F6A">
              <w:rPr>
                <w:sz w:val="16"/>
                <w:szCs w:val="16"/>
              </w:rPr>
              <w:t>99,700.00</w:t>
            </w:r>
          </w:p>
        </w:tc>
        <w:tc>
          <w:tcPr>
            <w:tcW w:w="889" w:type="dxa"/>
            <w:noWrap/>
            <w:vAlign w:val="bottom"/>
            <w:hideMark/>
          </w:tcPr>
          <w:p w14:paraId="7D236F6B" w14:textId="77777777" w:rsidR="00232CF6" w:rsidRPr="00DD5F6A" w:rsidRDefault="00232CF6" w:rsidP="004422F2">
            <w:pPr>
              <w:jc w:val="center"/>
              <w:rPr>
                <w:sz w:val="16"/>
                <w:szCs w:val="16"/>
              </w:rPr>
            </w:pPr>
            <w:r w:rsidRPr="008B201F">
              <w:rPr>
                <w:rFonts w:eastAsia="Aptos"/>
                <w:kern w:val="2"/>
                <w:sz w:val="16"/>
                <w:szCs w:val="16"/>
              </w:rPr>
              <w:t xml:space="preserve">3,074.55 </w:t>
            </w:r>
          </w:p>
        </w:tc>
        <w:tc>
          <w:tcPr>
            <w:tcW w:w="900" w:type="dxa"/>
            <w:noWrap/>
            <w:vAlign w:val="bottom"/>
            <w:hideMark/>
          </w:tcPr>
          <w:p w14:paraId="53766032" w14:textId="77777777" w:rsidR="00232CF6" w:rsidRPr="00DD5F6A" w:rsidRDefault="00232CF6" w:rsidP="004422F2">
            <w:pPr>
              <w:jc w:val="center"/>
              <w:rPr>
                <w:sz w:val="16"/>
                <w:szCs w:val="16"/>
              </w:rPr>
            </w:pPr>
            <w:r w:rsidRPr="008B201F">
              <w:rPr>
                <w:rFonts w:eastAsia="Aptos"/>
                <w:kern w:val="2"/>
                <w:sz w:val="16"/>
                <w:szCs w:val="16"/>
              </w:rPr>
              <w:t xml:space="preserve">2,676.71 </w:t>
            </w:r>
          </w:p>
        </w:tc>
        <w:tc>
          <w:tcPr>
            <w:tcW w:w="1003" w:type="dxa"/>
            <w:noWrap/>
            <w:vAlign w:val="bottom"/>
            <w:hideMark/>
          </w:tcPr>
          <w:p w14:paraId="7F552F9C" w14:textId="77777777" w:rsidR="00232CF6" w:rsidRPr="00DD5F6A" w:rsidRDefault="00232CF6" w:rsidP="004422F2">
            <w:pPr>
              <w:jc w:val="center"/>
              <w:rPr>
                <w:sz w:val="16"/>
                <w:szCs w:val="16"/>
              </w:rPr>
            </w:pPr>
            <w:r w:rsidRPr="008B201F">
              <w:rPr>
                <w:rFonts w:eastAsia="Aptos"/>
                <w:kern w:val="2"/>
                <w:sz w:val="16"/>
                <w:szCs w:val="16"/>
              </w:rPr>
              <w:t>2,278.88</w:t>
            </w:r>
          </w:p>
        </w:tc>
      </w:tr>
      <w:tr w:rsidR="00232CF6" w:rsidRPr="00DD5F6A" w14:paraId="702E0108" w14:textId="77777777" w:rsidTr="004422F2">
        <w:trPr>
          <w:trHeight w:val="250"/>
          <w:jc w:val="center"/>
        </w:trPr>
        <w:tc>
          <w:tcPr>
            <w:tcW w:w="1057" w:type="dxa"/>
            <w:noWrap/>
            <w:vAlign w:val="center"/>
            <w:hideMark/>
          </w:tcPr>
          <w:p w14:paraId="4906EF0E" w14:textId="77777777" w:rsidR="00232CF6" w:rsidRPr="00DD5F6A" w:rsidRDefault="00232CF6" w:rsidP="004422F2">
            <w:pPr>
              <w:jc w:val="center"/>
              <w:rPr>
                <w:sz w:val="16"/>
                <w:szCs w:val="16"/>
              </w:rPr>
            </w:pPr>
            <w:r w:rsidRPr="00DD5F6A">
              <w:rPr>
                <w:sz w:val="16"/>
                <w:szCs w:val="16"/>
              </w:rPr>
              <w:t>99,700.01</w:t>
            </w:r>
          </w:p>
        </w:tc>
        <w:tc>
          <w:tcPr>
            <w:tcW w:w="1001" w:type="dxa"/>
            <w:noWrap/>
            <w:vAlign w:val="center"/>
            <w:hideMark/>
          </w:tcPr>
          <w:p w14:paraId="2A0DC4A8" w14:textId="77777777" w:rsidR="00232CF6" w:rsidRPr="00DD5F6A" w:rsidRDefault="00232CF6" w:rsidP="004422F2">
            <w:pPr>
              <w:jc w:val="center"/>
              <w:rPr>
                <w:sz w:val="16"/>
                <w:szCs w:val="16"/>
              </w:rPr>
            </w:pPr>
            <w:r w:rsidRPr="00DD5F6A">
              <w:rPr>
                <w:sz w:val="16"/>
                <w:szCs w:val="16"/>
              </w:rPr>
              <w:t>100,100.00</w:t>
            </w:r>
          </w:p>
        </w:tc>
        <w:tc>
          <w:tcPr>
            <w:tcW w:w="889" w:type="dxa"/>
            <w:noWrap/>
            <w:vAlign w:val="bottom"/>
            <w:hideMark/>
          </w:tcPr>
          <w:p w14:paraId="6D3E1FF8" w14:textId="77777777" w:rsidR="00232CF6" w:rsidRPr="00DD5F6A" w:rsidRDefault="00232CF6" w:rsidP="004422F2">
            <w:pPr>
              <w:jc w:val="center"/>
              <w:rPr>
                <w:sz w:val="16"/>
                <w:szCs w:val="16"/>
              </w:rPr>
            </w:pPr>
            <w:r w:rsidRPr="008B201F">
              <w:rPr>
                <w:rFonts w:eastAsia="Aptos"/>
                <w:kern w:val="2"/>
                <w:sz w:val="16"/>
                <w:szCs w:val="16"/>
              </w:rPr>
              <w:t xml:space="preserve">3,086.91 </w:t>
            </w:r>
          </w:p>
        </w:tc>
        <w:tc>
          <w:tcPr>
            <w:tcW w:w="900" w:type="dxa"/>
            <w:noWrap/>
            <w:vAlign w:val="bottom"/>
            <w:hideMark/>
          </w:tcPr>
          <w:p w14:paraId="035D5D1E" w14:textId="77777777" w:rsidR="00232CF6" w:rsidRPr="00DD5F6A" w:rsidRDefault="00232CF6" w:rsidP="004422F2">
            <w:pPr>
              <w:jc w:val="center"/>
              <w:rPr>
                <w:sz w:val="16"/>
                <w:szCs w:val="16"/>
              </w:rPr>
            </w:pPr>
            <w:r w:rsidRPr="008B201F">
              <w:rPr>
                <w:rFonts w:eastAsia="Aptos"/>
                <w:kern w:val="2"/>
                <w:sz w:val="16"/>
                <w:szCs w:val="16"/>
              </w:rPr>
              <w:t xml:space="preserve">2,689.07 </w:t>
            </w:r>
          </w:p>
        </w:tc>
        <w:tc>
          <w:tcPr>
            <w:tcW w:w="1003" w:type="dxa"/>
            <w:noWrap/>
            <w:vAlign w:val="bottom"/>
            <w:hideMark/>
          </w:tcPr>
          <w:p w14:paraId="2FC9EA4B" w14:textId="77777777" w:rsidR="00232CF6" w:rsidRPr="00DD5F6A" w:rsidRDefault="00232CF6" w:rsidP="004422F2">
            <w:pPr>
              <w:jc w:val="center"/>
              <w:rPr>
                <w:sz w:val="16"/>
                <w:szCs w:val="16"/>
              </w:rPr>
            </w:pPr>
            <w:r w:rsidRPr="008B201F">
              <w:rPr>
                <w:rFonts w:eastAsia="Aptos"/>
                <w:kern w:val="2"/>
                <w:sz w:val="16"/>
                <w:szCs w:val="16"/>
              </w:rPr>
              <w:t>2,291.24</w:t>
            </w:r>
          </w:p>
        </w:tc>
      </w:tr>
      <w:tr w:rsidR="00232CF6" w:rsidRPr="00DD5F6A" w14:paraId="56BF412E" w14:textId="77777777" w:rsidTr="004422F2">
        <w:trPr>
          <w:trHeight w:val="250"/>
          <w:jc w:val="center"/>
        </w:trPr>
        <w:tc>
          <w:tcPr>
            <w:tcW w:w="1057" w:type="dxa"/>
            <w:noWrap/>
            <w:vAlign w:val="center"/>
            <w:hideMark/>
          </w:tcPr>
          <w:p w14:paraId="2FEA7C2E" w14:textId="77777777" w:rsidR="00232CF6" w:rsidRPr="00DD5F6A" w:rsidRDefault="00232CF6" w:rsidP="004422F2">
            <w:pPr>
              <w:jc w:val="center"/>
              <w:rPr>
                <w:sz w:val="16"/>
                <w:szCs w:val="16"/>
              </w:rPr>
            </w:pPr>
            <w:r w:rsidRPr="00DD5F6A">
              <w:rPr>
                <w:sz w:val="16"/>
                <w:szCs w:val="16"/>
              </w:rPr>
              <w:t>100,100.01</w:t>
            </w:r>
          </w:p>
        </w:tc>
        <w:tc>
          <w:tcPr>
            <w:tcW w:w="1001" w:type="dxa"/>
            <w:noWrap/>
            <w:vAlign w:val="center"/>
            <w:hideMark/>
          </w:tcPr>
          <w:p w14:paraId="51AAB652" w14:textId="77777777" w:rsidR="00232CF6" w:rsidRPr="00DD5F6A" w:rsidRDefault="00232CF6" w:rsidP="004422F2">
            <w:pPr>
              <w:jc w:val="center"/>
              <w:rPr>
                <w:sz w:val="16"/>
                <w:szCs w:val="16"/>
              </w:rPr>
            </w:pPr>
            <w:r w:rsidRPr="00DD5F6A">
              <w:rPr>
                <w:sz w:val="16"/>
                <w:szCs w:val="16"/>
              </w:rPr>
              <w:t>100,500.00</w:t>
            </w:r>
          </w:p>
        </w:tc>
        <w:tc>
          <w:tcPr>
            <w:tcW w:w="889" w:type="dxa"/>
            <w:noWrap/>
            <w:vAlign w:val="bottom"/>
            <w:hideMark/>
          </w:tcPr>
          <w:p w14:paraId="1D2137D1" w14:textId="77777777" w:rsidR="00232CF6" w:rsidRPr="00DD5F6A" w:rsidRDefault="00232CF6" w:rsidP="004422F2">
            <w:pPr>
              <w:jc w:val="center"/>
              <w:rPr>
                <w:sz w:val="16"/>
                <w:szCs w:val="16"/>
              </w:rPr>
            </w:pPr>
            <w:r w:rsidRPr="008B201F">
              <w:rPr>
                <w:rFonts w:eastAsia="Aptos"/>
                <w:kern w:val="2"/>
                <w:sz w:val="16"/>
                <w:szCs w:val="16"/>
              </w:rPr>
              <w:t xml:space="preserve">3,099.27 </w:t>
            </w:r>
          </w:p>
        </w:tc>
        <w:tc>
          <w:tcPr>
            <w:tcW w:w="900" w:type="dxa"/>
            <w:noWrap/>
            <w:vAlign w:val="bottom"/>
            <w:hideMark/>
          </w:tcPr>
          <w:p w14:paraId="1E67001B" w14:textId="77777777" w:rsidR="00232CF6" w:rsidRPr="00DD5F6A" w:rsidRDefault="00232CF6" w:rsidP="004422F2">
            <w:pPr>
              <w:jc w:val="center"/>
              <w:rPr>
                <w:sz w:val="16"/>
                <w:szCs w:val="16"/>
              </w:rPr>
            </w:pPr>
            <w:r w:rsidRPr="008B201F">
              <w:rPr>
                <w:rFonts w:eastAsia="Aptos"/>
                <w:kern w:val="2"/>
                <w:sz w:val="16"/>
                <w:szCs w:val="16"/>
              </w:rPr>
              <w:t xml:space="preserve">2,701.43 </w:t>
            </w:r>
          </w:p>
        </w:tc>
        <w:tc>
          <w:tcPr>
            <w:tcW w:w="1003" w:type="dxa"/>
            <w:noWrap/>
            <w:vAlign w:val="bottom"/>
            <w:hideMark/>
          </w:tcPr>
          <w:p w14:paraId="707BC19B" w14:textId="77777777" w:rsidR="00232CF6" w:rsidRPr="00DD5F6A" w:rsidRDefault="00232CF6" w:rsidP="004422F2">
            <w:pPr>
              <w:jc w:val="center"/>
              <w:rPr>
                <w:sz w:val="16"/>
                <w:szCs w:val="16"/>
              </w:rPr>
            </w:pPr>
            <w:r w:rsidRPr="008B201F">
              <w:rPr>
                <w:rFonts w:eastAsia="Aptos"/>
                <w:kern w:val="2"/>
                <w:sz w:val="16"/>
                <w:szCs w:val="16"/>
              </w:rPr>
              <w:t>2,303.60</w:t>
            </w:r>
          </w:p>
        </w:tc>
      </w:tr>
      <w:tr w:rsidR="00232CF6" w:rsidRPr="00DD5F6A" w14:paraId="34B228E5" w14:textId="77777777" w:rsidTr="004422F2">
        <w:trPr>
          <w:trHeight w:val="250"/>
          <w:jc w:val="center"/>
        </w:trPr>
        <w:tc>
          <w:tcPr>
            <w:tcW w:w="1057" w:type="dxa"/>
            <w:noWrap/>
            <w:vAlign w:val="center"/>
            <w:hideMark/>
          </w:tcPr>
          <w:p w14:paraId="023474E1" w14:textId="77777777" w:rsidR="00232CF6" w:rsidRPr="00DD5F6A" w:rsidRDefault="00232CF6" w:rsidP="004422F2">
            <w:pPr>
              <w:jc w:val="center"/>
              <w:rPr>
                <w:sz w:val="16"/>
                <w:szCs w:val="16"/>
              </w:rPr>
            </w:pPr>
          </w:p>
        </w:tc>
        <w:tc>
          <w:tcPr>
            <w:tcW w:w="1001" w:type="dxa"/>
            <w:noWrap/>
            <w:vAlign w:val="center"/>
            <w:hideMark/>
          </w:tcPr>
          <w:p w14:paraId="3174962F" w14:textId="77777777" w:rsidR="00232CF6" w:rsidRPr="00DD5F6A" w:rsidRDefault="00232CF6" w:rsidP="004422F2">
            <w:pPr>
              <w:jc w:val="center"/>
              <w:rPr>
                <w:sz w:val="16"/>
                <w:szCs w:val="16"/>
              </w:rPr>
            </w:pPr>
          </w:p>
        </w:tc>
        <w:tc>
          <w:tcPr>
            <w:tcW w:w="2792" w:type="dxa"/>
            <w:gridSpan w:val="3"/>
            <w:noWrap/>
            <w:vAlign w:val="center"/>
            <w:hideMark/>
          </w:tcPr>
          <w:p w14:paraId="60B256A0" w14:textId="77777777" w:rsidR="00232CF6" w:rsidRPr="00DD5F6A" w:rsidRDefault="00232CF6" w:rsidP="004422F2">
            <w:pPr>
              <w:jc w:val="center"/>
              <w:rPr>
                <w:i/>
                <w:iCs/>
                <w:sz w:val="16"/>
                <w:szCs w:val="16"/>
              </w:rPr>
            </w:pPr>
            <w:r w:rsidRPr="00DD5F6A">
              <w:rPr>
                <w:i/>
                <w:iCs/>
                <w:sz w:val="16"/>
                <w:szCs w:val="16"/>
              </w:rPr>
              <w:t>(Add 3.09% for amounts in excess of $100,500)</w:t>
            </w:r>
          </w:p>
        </w:tc>
      </w:tr>
    </w:tbl>
    <w:p w14:paraId="288DFCA5" w14:textId="77777777" w:rsidR="00715378" w:rsidRDefault="00715378" w:rsidP="00715378">
      <w:pPr>
        <w:pStyle w:val="A"/>
      </w:pPr>
    </w:p>
    <w:p w14:paraId="6A2213DD" w14:textId="77777777" w:rsidR="00715378" w:rsidRPr="007A75F0" w:rsidRDefault="00920A41" w:rsidP="00715378">
      <w:pPr>
        <w:pStyle w:val="1"/>
      </w:pPr>
      <w:bookmarkStart w:id="495" w:name="_Toc233690054"/>
      <w:bookmarkStart w:id="496" w:name="_Toc234030640"/>
      <w:bookmarkStart w:id="497" w:name="_Toc243721257"/>
      <w:r w:rsidRPr="00C86193">
        <w:t>3.</w:t>
      </w:r>
      <w:r w:rsidRPr="00C86193">
        <w:tab/>
      </w:r>
      <w:r w:rsidR="00715378" w:rsidRPr="007A75F0">
        <w:t>In place of the withholding tables in Paragraph C.2, employers may use the formulas provided in Subsection D.</w:t>
      </w:r>
    </w:p>
    <w:p w14:paraId="386101E4" w14:textId="77777777" w:rsidR="00715378" w:rsidRPr="007A75F0" w:rsidRDefault="00715378" w:rsidP="00715378">
      <w:pPr>
        <w:pStyle w:val="A"/>
      </w:pPr>
      <w:r w:rsidRPr="007A75F0">
        <w:t>D.</w:t>
      </w:r>
      <w:r w:rsidRPr="007A75F0">
        <w:tab/>
        <w:t>Income Tax Withholding Formulas. The overall structure of the formulas used to compute the withholding tax is to calculate the tax on the total wage amount and then subtract the amount of tax calculated on the standard deduction. The correct withholding formula depends upon the standard deduction amount claimed and annual wages.</w:t>
      </w:r>
    </w:p>
    <w:p w14:paraId="31D00402" w14:textId="77777777" w:rsidR="005B6E3E" w:rsidRPr="00F84108" w:rsidRDefault="00715378" w:rsidP="005B6E3E">
      <w:pPr>
        <w:pStyle w:val="1"/>
      </w:pPr>
      <w:r w:rsidRPr="007A75F0">
        <w:t>1.</w:t>
      </w:r>
      <w:r w:rsidRPr="007A75F0">
        <w:tab/>
      </w:r>
      <w:r w:rsidR="005B6E3E" w:rsidRPr="00F84108">
        <w:t>Effective on or after January 1, 2026:</w:t>
      </w:r>
    </w:p>
    <w:p w14:paraId="14369A32" w14:textId="77777777" w:rsidR="005B6E3E" w:rsidRPr="00F84108" w:rsidRDefault="005B6E3E" w:rsidP="005B6E3E">
      <w:pPr>
        <w:pStyle w:val="a0"/>
      </w:pPr>
      <w:r w:rsidRPr="00F84108">
        <w:t>a.</w:t>
      </w:r>
      <w:r w:rsidRPr="00F84108">
        <w:tab/>
        <w:t>Withholding Formula for Taxpayers Not Claiming a Standard Deduction:</w:t>
      </w:r>
    </w:p>
    <w:p w14:paraId="0DC61EFF" w14:textId="77777777" w:rsidR="005B6E3E" w:rsidRDefault="005B6E3E" w:rsidP="005B6E3E">
      <w:pPr>
        <w:pStyle w:val="a0"/>
        <w:rPr>
          <w:sz w:val="16"/>
          <w:szCs w:val="16"/>
        </w:rPr>
      </w:pPr>
    </w:p>
    <w:p w14:paraId="049FE446" w14:textId="77777777" w:rsidR="005B6E3E" w:rsidRPr="001635F5" w:rsidRDefault="005B6E3E" w:rsidP="005B6E3E">
      <w:pPr>
        <w:pStyle w:val="RegDoubleIndent"/>
        <w:rPr>
          <w:sz w:val="16"/>
          <w:szCs w:val="16"/>
        </w:rPr>
      </w:pPr>
      <w:r w:rsidRPr="001635F5">
        <w:rPr>
          <w:sz w:val="16"/>
          <w:szCs w:val="16"/>
        </w:rPr>
        <w:t xml:space="preserve">W is the withholding tax per pay period. </w:t>
      </w:r>
    </w:p>
    <w:p w14:paraId="0504F76C" w14:textId="77777777" w:rsidR="005B6E3E" w:rsidRPr="001635F5" w:rsidRDefault="005B6E3E" w:rsidP="005B6E3E">
      <w:pPr>
        <w:pStyle w:val="RegDoubleIndent"/>
        <w:rPr>
          <w:sz w:val="16"/>
          <w:szCs w:val="16"/>
        </w:rPr>
      </w:pPr>
      <w:r w:rsidRPr="001635F5">
        <w:rPr>
          <w:sz w:val="16"/>
          <w:szCs w:val="16"/>
        </w:rPr>
        <w:t>S is employee’s salary per pay period for each bracket,</w:t>
      </w:r>
      <w:r w:rsidRPr="00F84108">
        <w:t xml:space="preserve"> </w:t>
      </w:r>
      <w:r w:rsidRPr="001635F5">
        <w:rPr>
          <w:sz w:val="16"/>
          <w:szCs w:val="16"/>
        </w:rPr>
        <w:t xml:space="preserve">based on the midpoint of salary ranges. </w:t>
      </w:r>
    </w:p>
    <w:p w14:paraId="2A94A13C" w14:textId="77777777" w:rsidR="005B6E3E" w:rsidRPr="001635F5" w:rsidRDefault="005B6E3E" w:rsidP="005B6E3E">
      <w:pPr>
        <w:pStyle w:val="RegDoubleIndent"/>
        <w:rPr>
          <w:sz w:val="16"/>
          <w:szCs w:val="16"/>
        </w:rPr>
      </w:pPr>
      <w:r w:rsidRPr="001635F5">
        <w:rPr>
          <w:sz w:val="16"/>
          <w:szCs w:val="16"/>
        </w:rPr>
        <w:t>N is the number of pay periods.</w:t>
      </w:r>
    </w:p>
    <w:p w14:paraId="22FA3AB6" w14:textId="77777777" w:rsidR="005B6E3E" w:rsidRPr="001635F5" w:rsidRDefault="005B6E3E" w:rsidP="005B6E3E">
      <w:pPr>
        <w:pStyle w:val="RegDoubleIndent"/>
        <w:rPr>
          <w:sz w:val="16"/>
          <w:szCs w:val="16"/>
        </w:rPr>
      </w:pPr>
      <w:r w:rsidRPr="001635F5">
        <w:rPr>
          <w:sz w:val="16"/>
          <w:szCs w:val="16"/>
        </w:rPr>
        <w:t>W = S * .0309</w:t>
      </w:r>
    </w:p>
    <w:p w14:paraId="74AB2FA1" w14:textId="77777777" w:rsidR="005B6E3E" w:rsidRPr="001635F5" w:rsidRDefault="005B6E3E" w:rsidP="005B6E3E">
      <w:pPr>
        <w:pStyle w:val="a0"/>
        <w:rPr>
          <w:sz w:val="16"/>
          <w:szCs w:val="16"/>
        </w:rPr>
      </w:pPr>
    </w:p>
    <w:p w14:paraId="664F39AF" w14:textId="77777777" w:rsidR="005B6E3E" w:rsidRPr="00F84108" w:rsidRDefault="005B6E3E" w:rsidP="005B6E3E">
      <w:pPr>
        <w:pStyle w:val="a0"/>
      </w:pPr>
      <w:r w:rsidRPr="00F84108">
        <w:t>b.</w:t>
      </w:r>
      <w:r w:rsidRPr="00F84108">
        <w:tab/>
        <w:t xml:space="preserve">Withholding Formula for Single or Married-Separate Taxpayers Claiming the Standard Deduction: </w:t>
      </w:r>
    </w:p>
    <w:p w14:paraId="0864D4B5" w14:textId="77777777" w:rsidR="005B6E3E" w:rsidRDefault="005B6E3E" w:rsidP="005B6E3E">
      <w:pPr>
        <w:pStyle w:val="RegDoubleIndent"/>
        <w:rPr>
          <w:sz w:val="16"/>
          <w:szCs w:val="16"/>
        </w:rPr>
      </w:pPr>
    </w:p>
    <w:p w14:paraId="1F40C6F9" w14:textId="77777777" w:rsidR="005B6E3E" w:rsidRPr="001635F5" w:rsidRDefault="005B6E3E" w:rsidP="005B6E3E">
      <w:pPr>
        <w:pStyle w:val="RegDoubleIndent"/>
        <w:rPr>
          <w:sz w:val="16"/>
          <w:szCs w:val="16"/>
        </w:rPr>
      </w:pPr>
      <w:r w:rsidRPr="001635F5">
        <w:rPr>
          <w:sz w:val="16"/>
          <w:szCs w:val="16"/>
        </w:rPr>
        <w:t xml:space="preserve">W is the withholding tax per pay period. </w:t>
      </w:r>
    </w:p>
    <w:p w14:paraId="131E002C" w14:textId="77777777" w:rsidR="005B6E3E" w:rsidRPr="001635F5" w:rsidRDefault="005B6E3E" w:rsidP="005B6E3E">
      <w:pPr>
        <w:pStyle w:val="RegDoubleIndent"/>
        <w:rPr>
          <w:sz w:val="16"/>
          <w:szCs w:val="16"/>
        </w:rPr>
      </w:pPr>
      <w:r w:rsidRPr="001635F5">
        <w:rPr>
          <w:sz w:val="16"/>
          <w:szCs w:val="16"/>
        </w:rPr>
        <w:t xml:space="preserve">S is employee’s salary per pay period for each bracket, based on the midpoint of salary ranges. </w:t>
      </w:r>
    </w:p>
    <w:p w14:paraId="00F956EE" w14:textId="77777777" w:rsidR="005B6E3E" w:rsidRPr="001635F5" w:rsidRDefault="005B6E3E" w:rsidP="005B6E3E">
      <w:pPr>
        <w:pStyle w:val="RegDoubleIndent"/>
        <w:rPr>
          <w:sz w:val="16"/>
          <w:szCs w:val="16"/>
        </w:rPr>
      </w:pPr>
      <w:r w:rsidRPr="001635F5">
        <w:rPr>
          <w:sz w:val="16"/>
          <w:szCs w:val="16"/>
        </w:rPr>
        <w:t xml:space="preserve">N is the number of pay periods. </w:t>
      </w:r>
    </w:p>
    <w:p w14:paraId="78888BC0" w14:textId="77777777" w:rsidR="005B6E3E" w:rsidRDefault="005B6E3E" w:rsidP="005B6E3E">
      <w:pPr>
        <w:pStyle w:val="RegDoubleIndent"/>
        <w:rPr>
          <w:sz w:val="16"/>
          <w:szCs w:val="16"/>
        </w:rPr>
      </w:pPr>
      <w:r w:rsidRPr="001635F5">
        <w:rPr>
          <w:sz w:val="16"/>
          <w:szCs w:val="16"/>
        </w:rPr>
        <w:t>W = (S - (12875 / N)) * .0309</w:t>
      </w:r>
    </w:p>
    <w:p w14:paraId="296633CC" w14:textId="77777777" w:rsidR="005B6E3E" w:rsidRPr="001635F5" w:rsidRDefault="005B6E3E" w:rsidP="005B6E3E">
      <w:pPr>
        <w:pStyle w:val="RegDoubleIndent"/>
        <w:rPr>
          <w:sz w:val="16"/>
          <w:szCs w:val="16"/>
        </w:rPr>
      </w:pPr>
    </w:p>
    <w:p w14:paraId="50DDDF77" w14:textId="77777777" w:rsidR="005B6E3E" w:rsidRPr="001635F5" w:rsidRDefault="005B6E3E" w:rsidP="005B6E3E">
      <w:pPr>
        <w:pStyle w:val="a0"/>
      </w:pPr>
      <w:r w:rsidRPr="001635F5">
        <w:t>c.</w:t>
      </w:r>
      <w:r w:rsidRPr="001635F5">
        <w:tab/>
        <w:t xml:space="preserve">Withholding Formula for Married-Joint Return, Qualified Surviving Spouse, or Head of Household Taxpayers Claiming the Standard Deduction: </w:t>
      </w:r>
    </w:p>
    <w:p w14:paraId="6AD2C792" w14:textId="77777777" w:rsidR="005B6E3E" w:rsidRDefault="005B6E3E" w:rsidP="005B6E3E">
      <w:pPr>
        <w:pStyle w:val="a0"/>
        <w:rPr>
          <w:sz w:val="16"/>
          <w:szCs w:val="16"/>
        </w:rPr>
      </w:pPr>
    </w:p>
    <w:p w14:paraId="333F2918" w14:textId="77777777" w:rsidR="005B6E3E" w:rsidRPr="001635F5" w:rsidRDefault="005B6E3E" w:rsidP="005B6E3E">
      <w:pPr>
        <w:pStyle w:val="a0"/>
        <w:rPr>
          <w:sz w:val="16"/>
          <w:szCs w:val="16"/>
        </w:rPr>
      </w:pPr>
      <w:r w:rsidRPr="001635F5">
        <w:rPr>
          <w:sz w:val="16"/>
          <w:szCs w:val="16"/>
        </w:rPr>
        <w:t xml:space="preserve">W is the withholding tax per pay period. </w:t>
      </w:r>
    </w:p>
    <w:p w14:paraId="19185DB4" w14:textId="77777777" w:rsidR="005B6E3E" w:rsidRPr="001635F5" w:rsidRDefault="005B6E3E" w:rsidP="005B6E3E">
      <w:pPr>
        <w:pStyle w:val="a0"/>
        <w:rPr>
          <w:sz w:val="16"/>
          <w:szCs w:val="16"/>
        </w:rPr>
      </w:pPr>
      <w:r w:rsidRPr="001635F5">
        <w:rPr>
          <w:sz w:val="16"/>
          <w:szCs w:val="16"/>
        </w:rPr>
        <w:t xml:space="preserve">S is employee’s salary per pay period for each bracket, based on the midpoint of salary ranges. </w:t>
      </w:r>
    </w:p>
    <w:p w14:paraId="56CF9004" w14:textId="77777777" w:rsidR="005B6E3E" w:rsidRPr="001635F5" w:rsidRDefault="005B6E3E" w:rsidP="005B6E3E">
      <w:pPr>
        <w:pStyle w:val="a0"/>
        <w:rPr>
          <w:sz w:val="16"/>
          <w:szCs w:val="16"/>
        </w:rPr>
      </w:pPr>
      <w:r w:rsidRPr="001635F5">
        <w:rPr>
          <w:sz w:val="16"/>
          <w:szCs w:val="16"/>
        </w:rPr>
        <w:t xml:space="preserve">N is the number of pay periods. </w:t>
      </w:r>
    </w:p>
    <w:p w14:paraId="73D4CA2F" w14:textId="77777777" w:rsidR="005B6E3E" w:rsidRDefault="005B6E3E" w:rsidP="005B6E3E">
      <w:pPr>
        <w:pStyle w:val="a0"/>
        <w:rPr>
          <w:sz w:val="16"/>
          <w:szCs w:val="16"/>
        </w:rPr>
      </w:pPr>
      <w:r w:rsidRPr="001635F5">
        <w:rPr>
          <w:sz w:val="16"/>
          <w:szCs w:val="16"/>
        </w:rPr>
        <w:t>W = (S - (25750 / N)) * .0309</w:t>
      </w:r>
    </w:p>
    <w:p w14:paraId="7E668707" w14:textId="455D5A05" w:rsidR="00715378" w:rsidRPr="00933217" w:rsidRDefault="00715378" w:rsidP="005B6E3E">
      <w:pPr>
        <w:pStyle w:val="1"/>
        <w:rPr>
          <w:sz w:val="16"/>
          <w:szCs w:val="16"/>
        </w:rPr>
      </w:pPr>
    </w:p>
    <w:p w14:paraId="3E5703E4" w14:textId="77777777" w:rsidR="00EB264E" w:rsidRDefault="00EB264E" w:rsidP="00EB264E">
      <w:pPr>
        <w:pStyle w:val="AuthorityNote"/>
      </w:pPr>
      <w:r w:rsidRPr="00A4109C">
        <w:t>AUTHORITY NOTE:</w:t>
      </w:r>
      <w:r w:rsidRPr="00A4109C">
        <w:tab/>
        <w:t>Promulgated in accordance with R.S. 47:32, R.S. 47:112, R.S. 47:295 and R.S. 47:1511.</w:t>
      </w:r>
    </w:p>
    <w:p w14:paraId="2B3D0E7B" w14:textId="56301383" w:rsidR="00D9415B" w:rsidRDefault="00D9415B" w:rsidP="00EB264E">
      <w:pPr>
        <w:pStyle w:val="HistoricalNote"/>
      </w:pPr>
      <w:r w:rsidRPr="007C6F72">
        <w:t>HISTORICAL NOTE:</w:t>
      </w:r>
      <w:r w:rsidRPr="007C6F72">
        <w:tab/>
        <w:t xml:space="preserve">Promulgated by the Louisiana Department of Revenue, Policy Services Division, </w:t>
      </w:r>
      <w:r>
        <w:t xml:space="preserve">LR 28:2557 (December 2002), amended </w:t>
      </w:r>
      <w:r w:rsidRPr="007C6F72">
        <w:t>LR 35:255 (February 2009)</w:t>
      </w:r>
      <w:r>
        <w:t>,</w:t>
      </w:r>
      <w:r w:rsidRPr="007C6F72">
        <w:t xml:space="preserve"> LR 35:</w:t>
      </w:r>
      <w:r w:rsidR="00EB264E">
        <w:t xml:space="preserve">1543 (August 2009), </w:t>
      </w:r>
      <w:r w:rsidR="00EB264E" w:rsidRPr="00A4109C">
        <w:rPr>
          <w:snapToGrid w:val="0"/>
        </w:rPr>
        <w:t>LR 44:</w:t>
      </w:r>
      <w:r w:rsidR="00535AA0">
        <w:rPr>
          <w:snapToGrid w:val="0"/>
        </w:rPr>
        <w:t>1062 (June 2018),</w:t>
      </w:r>
      <w:r w:rsidR="00535AA0" w:rsidRPr="00535AA0">
        <w:t xml:space="preserve"> </w:t>
      </w:r>
      <w:r w:rsidR="00535AA0" w:rsidRPr="00535AA0">
        <w:rPr>
          <w:snapToGrid w:val="0"/>
        </w:rPr>
        <w:t>LR 48:2173 (August 2022</w:t>
      </w:r>
      <w:r w:rsidR="00715378" w:rsidRPr="007A75F0">
        <w:t>), amended by the Department of Revenue, Tax Policy and Planning Division, LR 5</w:t>
      </w:r>
      <w:r w:rsidR="00715378">
        <w:t>1</w:t>
      </w:r>
      <w:r w:rsidR="00715378" w:rsidRPr="007A75F0">
        <w:t>:</w:t>
      </w:r>
      <w:r w:rsidR="00715378">
        <w:t>809 (June 2025)</w:t>
      </w:r>
      <w:r w:rsidR="005B6E3E">
        <w:t xml:space="preserve">, </w:t>
      </w:r>
      <w:r w:rsidR="005B6E3E" w:rsidRPr="00F84108">
        <w:t>amended by the Louisiana Department of Revenue, Tax Policy and Planning Division, LR 52:</w:t>
      </w:r>
      <w:r w:rsidR="005B6E3E">
        <w:t>749 (May 2026).</w:t>
      </w:r>
    </w:p>
    <w:p w14:paraId="6061578D" w14:textId="77777777" w:rsidR="000A70F9" w:rsidRDefault="000A70F9">
      <w:pPr>
        <w:pStyle w:val="Section"/>
      </w:pPr>
      <w:bookmarkStart w:id="498" w:name="_Toc259619490"/>
      <w:bookmarkStart w:id="499" w:name="_Toc262718577"/>
      <w:bookmarkStart w:id="500" w:name="_Toc275165347"/>
      <w:bookmarkStart w:id="501" w:name="_Toc238197612"/>
      <w:r>
        <w:t>§1505.</w:t>
      </w:r>
      <w:r>
        <w:tab/>
        <w:t>Electronic Systems for Withholding Exemption Certificates</w:t>
      </w:r>
      <w:bookmarkEnd w:id="495"/>
      <w:bookmarkEnd w:id="496"/>
      <w:bookmarkEnd w:id="497"/>
      <w:bookmarkEnd w:id="498"/>
      <w:bookmarkEnd w:id="499"/>
      <w:bookmarkEnd w:id="500"/>
      <w:bookmarkEnd w:id="501"/>
    </w:p>
    <w:p w14:paraId="1168B862" w14:textId="77777777" w:rsidR="000A70F9" w:rsidRDefault="000A70F9">
      <w:pPr>
        <w:pStyle w:val="A"/>
        <w:spacing w:after="80"/>
      </w:pPr>
      <w:r>
        <w:t>A.</w:t>
      </w:r>
      <w:r>
        <w:tab/>
        <w:t>Electronic Form L-4 or L-4E in general. An employer may establish a system for its employees to file withholding exemption certificates electronically.</w:t>
      </w:r>
    </w:p>
    <w:p w14:paraId="79763A40" w14:textId="77777777" w:rsidR="000A70F9" w:rsidRDefault="000A70F9">
      <w:pPr>
        <w:pStyle w:val="A"/>
        <w:spacing w:after="80"/>
      </w:pPr>
      <w:r>
        <w:t>B.</w:t>
      </w:r>
      <w:r>
        <w:tab/>
        <w:t>Requirements for Electronic Form L-4 or L-4E</w:t>
      </w:r>
    </w:p>
    <w:p w14:paraId="47A5A15C" w14:textId="77777777" w:rsidR="000A70F9" w:rsidRDefault="000A70F9">
      <w:pPr>
        <w:pStyle w:val="1"/>
        <w:spacing w:after="80"/>
      </w:pPr>
      <w:r>
        <w:t>1.</w:t>
      </w:r>
      <w:r>
        <w:tab/>
        <w:t>In General. The electronic system must ensure that the information received is the information sent, and must document all occasions of employee access that result in the filing of a Form L-4 or L-4E. In addition, the design and operation of the electronic system, including access procedures, must make it reasonably certain that the person accessing the system and filing the Form L-4 or L-4E is the employee identified in the form.</w:t>
      </w:r>
    </w:p>
    <w:p w14:paraId="382C26DB" w14:textId="77777777" w:rsidR="000A70F9" w:rsidRDefault="000A70F9">
      <w:pPr>
        <w:pStyle w:val="1"/>
        <w:spacing w:after="80"/>
      </w:pPr>
      <w:r>
        <w:t>2.</w:t>
      </w:r>
      <w:r>
        <w:tab/>
        <w:t>Same Information as Paper Form L-4 or L-4E. The electronic filing must provide the employer with exactly the same information as the paper Form L-4 or L-4E.</w:t>
      </w:r>
    </w:p>
    <w:p w14:paraId="10DB70A2" w14:textId="77777777" w:rsidR="000A70F9" w:rsidRDefault="000A70F9">
      <w:pPr>
        <w:pStyle w:val="1"/>
        <w:spacing w:after="80"/>
      </w:pPr>
      <w:r>
        <w:t>3.</w:t>
      </w:r>
      <w:r>
        <w:tab/>
        <w:t>Perjury Statement and Signature Requirements. The electronic filing must be signed by the employee under penalties of perjury.</w:t>
      </w:r>
    </w:p>
    <w:p w14:paraId="4D7CBEDB" w14:textId="77777777" w:rsidR="000A70F9" w:rsidRDefault="000A70F9">
      <w:pPr>
        <w:pStyle w:val="a0"/>
      </w:pPr>
      <w:r>
        <w:t>a.</w:t>
      </w:r>
      <w:r>
        <w:tab/>
        <w:t>Perjury Statement. The perjury statement must contain the language that appears on the paper Form L-4 or L-4E. The electronic program must inform the employee that he or she must make the declaration contained in the perjury statement and that the declaration is made by signing the Form L-4 or L-4E. The instructions and the language of the perjury statement must immediately follow the employee's income tax withholding selections and immediately precede the employee' electronic signature.</w:t>
      </w:r>
    </w:p>
    <w:p w14:paraId="45B2C6C1" w14:textId="77777777" w:rsidR="000A70F9" w:rsidRDefault="000A70F9">
      <w:pPr>
        <w:pStyle w:val="a0"/>
      </w:pPr>
      <w:r>
        <w:t>b.</w:t>
      </w:r>
      <w:r>
        <w:tab/>
        <w:t xml:space="preserve">Electronic Signature. For purposes of this provision, the electronic signature must identify the employee filing the electronic Form L-4 or L-4E and authenticate and verify the filing. For purposes of this provision, the terms </w:t>
      </w:r>
      <w:r>
        <w:rPr>
          <w:i/>
          <w:iCs/>
        </w:rPr>
        <w:t>authenticate</w:t>
      </w:r>
      <w:r>
        <w:t xml:space="preserve"> and </w:t>
      </w:r>
      <w:r>
        <w:rPr>
          <w:i/>
          <w:iCs/>
        </w:rPr>
        <w:t>verify</w:t>
      </w:r>
      <w:r>
        <w:t xml:space="preserve"> have the same meanings as they do under federal provisions concerning Form W-4. An electronic signature may be in any form that satisfies the foregoing </w:t>
      </w:r>
      <w:r>
        <w:lastRenderedPageBreak/>
        <w:t>requirements. The electronic signature must be the final entry in the employee's Form L-4 or L-4E submission.</w:t>
      </w:r>
    </w:p>
    <w:p w14:paraId="767FA2DE" w14:textId="77777777" w:rsidR="000A70F9" w:rsidRDefault="000A70F9">
      <w:pPr>
        <w:pStyle w:val="1"/>
      </w:pPr>
      <w:r>
        <w:t>4.</w:t>
      </w:r>
      <w:r>
        <w:tab/>
        <w:t>Copies of Electronic Form L-4 or L-4E. Whenever a Form L-4 or L-4E is requested by the Department of Revenue, or required to be submitted to the Department of Revenue, the employer must supply a hardcopy of the electronic Form L-4 or L-4E and a statement that, to the best of the employer's knowledge, the electronic Form L-4 or L-4E was filed by the named employee. The hardcopy of the electronic Form L-4 or L-4E must provide exactly the same information as, but need not be a facsimile of, the paper Form L-4 or L-4E.</w:t>
      </w:r>
    </w:p>
    <w:p w14:paraId="199806CD" w14:textId="77777777" w:rsidR="000A70F9" w:rsidRDefault="000A70F9">
      <w:pPr>
        <w:pStyle w:val="A"/>
      </w:pPr>
      <w:r>
        <w:t>C.</w:t>
      </w:r>
      <w:r>
        <w:tab/>
        <w:t>Electronic Filing by All Employees. An employer is permitted to adopt a system under which all employees file Forms L-4 and L-4E electronically, however, it is expected that an employer will make a paper option reasonably available upon request to any employee who has a serious objection to using the electronic system or whose access to, or ability to use, the system may be limited (for example, as a result of a disability). The paper option would be satisfied, for example, if the employer informs employees how they can obtain a paper Form L-4 or L-4E and where they should submit the completed paper Form L-4 or L-4E. The Louisiana Department of Revenue also expects that employers will comply with all applicable law governing the terms and conditions of employment, such as the Americans with Disabilities Act (42 U.S.C. §12112.a).</w:t>
      </w:r>
    </w:p>
    <w:p w14:paraId="7849AC87" w14:textId="77777777" w:rsidR="000A70F9" w:rsidRDefault="000A70F9">
      <w:pPr>
        <w:pStyle w:val="A"/>
      </w:pPr>
      <w:r>
        <w:t>D.</w:t>
      </w:r>
      <w:r>
        <w:tab/>
        <w:t>Record Retention. Electronic systems for collecting and maintaining Form L-4 and L-4E data have the same status as paper Forms L-4 and L-4E. Therefore, guidance that applies to retention of paper Forms L-4 and L-4E also applies to electronic Forms L-4 and L-4E.</w:t>
      </w:r>
    </w:p>
    <w:p w14:paraId="3D6CB0E0" w14:textId="77777777" w:rsidR="000A70F9" w:rsidRDefault="000A70F9">
      <w:pPr>
        <w:pStyle w:val="AuthorityNote"/>
      </w:pPr>
      <w:r>
        <w:t>AUTHORITY NOTE:</w:t>
      </w:r>
      <w:r>
        <w:tab/>
        <w:t>Promulgated in accordance with R.S. 47:112.G.(6), R.S. 47:112.N(6), and R.S. 47:1511.</w:t>
      </w:r>
    </w:p>
    <w:p w14:paraId="0DCA68B4" w14:textId="77777777" w:rsidR="000A70F9" w:rsidRDefault="000A70F9">
      <w:pPr>
        <w:pStyle w:val="HistoricalNote"/>
      </w:pPr>
      <w:r>
        <w:t>HISTORICAL NOTE:</w:t>
      </w:r>
      <w:r>
        <w:tab/>
        <w:t>Promulgated by the Department of Revenue, Policy Services Division</w:t>
      </w:r>
      <w:r w:rsidR="008850F6">
        <w:t>,</w:t>
      </w:r>
      <w:r>
        <w:t xml:space="preserve"> LR 28:1488 (June 2002).</w:t>
      </w:r>
    </w:p>
    <w:p w14:paraId="291F8760" w14:textId="77777777" w:rsidR="000A70F9" w:rsidRDefault="000A70F9">
      <w:pPr>
        <w:pStyle w:val="Section"/>
      </w:pPr>
      <w:bookmarkStart w:id="502" w:name="_Toc233690055"/>
      <w:bookmarkStart w:id="503" w:name="_Toc234030641"/>
      <w:bookmarkStart w:id="504" w:name="_Toc243721258"/>
      <w:bookmarkStart w:id="505" w:name="_Toc259619491"/>
      <w:bookmarkStart w:id="506" w:name="_Toc262718578"/>
      <w:bookmarkStart w:id="507" w:name="_Toc275165348"/>
      <w:bookmarkStart w:id="508" w:name="_Toc238197613"/>
      <w:r>
        <w:t>§1510.</w:t>
      </w:r>
      <w:r>
        <w:tab/>
        <w:t>Requirements for Substitute Form W-2, Copy 2, Furnished to Payees</w:t>
      </w:r>
      <w:bookmarkEnd w:id="502"/>
      <w:bookmarkEnd w:id="503"/>
      <w:bookmarkEnd w:id="504"/>
      <w:bookmarkEnd w:id="505"/>
      <w:bookmarkEnd w:id="506"/>
      <w:bookmarkEnd w:id="507"/>
      <w:bookmarkEnd w:id="508"/>
    </w:p>
    <w:p w14:paraId="39993A61" w14:textId="77777777" w:rsidR="000A70F9" w:rsidRDefault="000A70F9">
      <w:pPr>
        <w:pStyle w:val="A"/>
      </w:pPr>
      <w:r>
        <w:t>A.</w:t>
      </w:r>
      <w:r>
        <w:tab/>
        <w:t>All payers (employers) must furnish payees (employees) with at least three copies of the Form W-2. This regulation pertains to Copy 2, to be filed with the employee's state income tax return. Any privately printed substitute Form W-2, Copy 2, must conform to the specifications of this rule in order to be acceptable to the Louisiana Department of Revenue and Taxation.</w:t>
      </w:r>
    </w:p>
    <w:p w14:paraId="4661602C" w14:textId="77777777" w:rsidR="000A70F9" w:rsidRDefault="000A70F9">
      <w:pPr>
        <w:pStyle w:val="A"/>
      </w:pPr>
      <w:r>
        <w:t>B.</w:t>
      </w:r>
      <w:r>
        <w:tab/>
        <w:t>Definitions. For the purpose of this rule, the following terms are defined.</w:t>
      </w:r>
    </w:p>
    <w:p w14:paraId="20B35606" w14:textId="77777777" w:rsidR="000A70F9" w:rsidRDefault="000A70F9">
      <w:pPr>
        <w:pStyle w:val="1"/>
      </w:pPr>
      <w:r>
        <w:rPr>
          <w:i/>
        </w:rPr>
        <w:t>Copy 2</w:t>
      </w:r>
      <w:r w:rsidR="003471AC">
        <w:rPr>
          <w:iCs/>
        </w:rPr>
        <w:t>―</w:t>
      </w:r>
      <w:r>
        <w:t>the state copy of the employee wage and tax statement or Form L-2.</w:t>
      </w:r>
    </w:p>
    <w:p w14:paraId="1AF7D616" w14:textId="77777777" w:rsidR="000A70F9" w:rsidRDefault="000A70F9">
      <w:pPr>
        <w:pStyle w:val="1"/>
      </w:pPr>
      <w:r>
        <w:rPr>
          <w:i/>
        </w:rPr>
        <w:t>Substitute Form W-2</w:t>
      </w:r>
      <w:r w:rsidR="003471AC">
        <w:rPr>
          <w:iCs/>
        </w:rPr>
        <w:t>―</w:t>
      </w:r>
      <w:r>
        <w:t>any form not printed and provided by the Internal Revenue Service (IRS).</w:t>
      </w:r>
    </w:p>
    <w:p w14:paraId="30DCBC6C" w14:textId="77777777" w:rsidR="000A70F9" w:rsidRDefault="000A70F9">
      <w:pPr>
        <w:pStyle w:val="A"/>
      </w:pPr>
      <w:r>
        <w:t>C.</w:t>
      </w:r>
      <w:r>
        <w:tab/>
        <w:t>Specific Requirements</w:t>
      </w:r>
      <w:r w:rsidR="003471AC">
        <w:t>―</w:t>
      </w:r>
      <w:r>
        <w:t>Form W-2, Copy 2</w:t>
      </w:r>
    </w:p>
    <w:p w14:paraId="1F353814" w14:textId="77777777" w:rsidR="000A70F9" w:rsidRDefault="000A70F9">
      <w:pPr>
        <w:pStyle w:val="1"/>
      </w:pPr>
      <w:r>
        <w:t>1.</w:t>
      </w:r>
      <w:r>
        <w:tab/>
        <w:t>Form Size and Layout</w:t>
      </w:r>
    </w:p>
    <w:p w14:paraId="57B51D9F" w14:textId="77777777" w:rsidR="000A70F9" w:rsidRDefault="000A70F9">
      <w:pPr>
        <w:pStyle w:val="a0"/>
      </w:pPr>
      <w:r>
        <w:t>a.</w:t>
      </w:r>
      <w:r>
        <w:tab/>
        <w:t>The length should be at least 3 1/2 inches but not more than 6 1/2 inches.</w:t>
      </w:r>
    </w:p>
    <w:p w14:paraId="5A3E4C1B" w14:textId="77777777" w:rsidR="000A70F9" w:rsidRDefault="000A70F9">
      <w:pPr>
        <w:pStyle w:val="a0"/>
      </w:pPr>
      <w:r>
        <w:t>b.</w:t>
      </w:r>
      <w:r>
        <w:tab/>
        <w:t>The width should be at least 5 1/2 inches but not more than 8 1/2 inches.</w:t>
      </w:r>
    </w:p>
    <w:p w14:paraId="22FA7E81" w14:textId="77777777" w:rsidR="000A70F9" w:rsidRDefault="000A70F9">
      <w:pPr>
        <w:pStyle w:val="a0"/>
      </w:pPr>
      <w:r>
        <w:t>c.</w:t>
      </w:r>
      <w:r>
        <w:tab/>
        <w:t>The use of either a horizontal or a vertical format is permitted.</w:t>
      </w:r>
    </w:p>
    <w:p w14:paraId="7ED3D468" w14:textId="77777777" w:rsidR="000A70F9" w:rsidRDefault="000A70F9">
      <w:pPr>
        <w:pStyle w:val="1"/>
      </w:pPr>
      <w:r>
        <w:t>2.</w:t>
      </w:r>
      <w:r>
        <w:tab/>
        <w:t>Paper Type and Weight</w:t>
      </w:r>
    </w:p>
    <w:p w14:paraId="1F8886CE" w14:textId="77777777" w:rsidR="000A70F9" w:rsidRDefault="000A70F9">
      <w:pPr>
        <w:pStyle w:val="a0"/>
      </w:pPr>
      <w:r>
        <w:t>a.</w:t>
      </w:r>
      <w:r>
        <w:tab/>
        <w:t>The paper must be white.</w:t>
      </w:r>
    </w:p>
    <w:p w14:paraId="53A84B66" w14:textId="77777777" w:rsidR="000A70F9" w:rsidRDefault="000A70F9">
      <w:pPr>
        <w:pStyle w:val="a0"/>
      </w:pPr>
      <w:r>
        <w:t>b.</w:t>
      </w:r>
      <w:r>
        <w:tab/>
        <w:t>The paper weight must be at least 14 pound (basis 17 x 22-500).</w:t>
      </w:r>
    </w:p>
    <w:p w14:paraId="7A617B97" w14:textId="77777777" w:rsidR="000A70F9" w:rsidRDefault="000A70F9">
      <w:pPr>
        <w:pStyle w:val="1"/>
      </w:pPr>
      <w:r>
        <w:t>3.</w:t>
      </w:r>
      <w:r>
        <w:tab/>
        <w:t>Print Quality Standards</w:t>
      </w:r>
    </w:p>
    <w:p w14:paraId="08CF5382" w14:textId="77777777" w:rsidR="000A70F9" w:rsidRDefault="000A70F9">
      <w:pPr>
        <w:pStyle w:val="a0"/>
      </w:pPr>
      <w:r>
        <w:t>a.</w:t>
      </w:r>
      <w:r>
        <w:tab/>
        <w:t>The copy must be clearly legible;</w:t>
      </w:r>
    </w:p>
    <w:p w14:paraId="14C35B40" w14:textId="77777777" w:rsidR="000A70F9" w:rsidRDefault="000A70F9">
      <w:pPr>
        <w:pStyle w:val="a0"/>
      </w:pPr>
      <w:r>
        <w:t>b.</w:t>
      </w:r>
      <w:r>
        <w:tab/>
        <w:t>the copy must have the capability to be photocopied;</w:t>
      </w:r>
    </w:p>
    <w:p w14:paraId="2590627F" w14:textId="77777777" w:rsidR="000A70F9" w:rsidRDefault="000A70F9">
      <w:pPr>
        <w:pStyle w:val="a0"/>
      </w:pPr>
      <w:r>
        <w:t>c.</w:t>
      </w:r>
      <w:r>
        <w:tab/>
        <w:t>fading must not be of such a degree as to preclude legibility and the ability to photocopy; and</w:t>
      </w:r>
    </w:p>
    <w:p w14:paraId="2F1F571D" w14:textId="77777777" w:rsidR="000A70F9" w:rsidRDefault="000A70F9">
      <w:pPr>
        <w:pStyle w:val="a0"/>
      </w:pPr>
      <w:r>
        <w:t>d.</w:t>
      </w:r>
      <w:r>
        <w:tab/>
        <w:t>MICR ink cannot be used to print any portion of the form.</w:t>
      </w:r>
    </w:p>
    <w:p w14:paraId="605DB71E" w14:textId="77777777" w:rsidR="000A70F9" w:rsidRDefault="000A70F9">
      <w:pPr>
        <w:pStyle w:val="1"/>
      </w:pPr>
      <w:r>
        <w:t>4.</w:t>
      </w:r>
      <w:r>
        <w:tab/>
        <w:t>Document Format</w:t>
      </w:r>
    </w:p>
    <w:p w14:paraId="0646F3F6" w14:textId="77777777" w:rsidR="000A70F9" w:rsidRDefault="000A70F9">
      <w:pPr>
        <w:pStyle w:val="a0"/>
        <w:spacing w:after="80"/>
      </w:pPr>
      <w:r>
        <w:t>a.</w:t>
      </w:r>
      <w:r>
        <w:tab/>
        <w:t>Federal core data boxes, containing information required by the IRS, must be printed in the same size, order, and arrangement as on the IRS printed form or as approved by the IRS. No boxes or other information may be printed to the right of this data. Federal core data boxes are as follows:</w:t>
      </w:r>
    </w:p>
    <w:p w14:paraId="6B09D3B8" w14:textId="77777777" w:rsidR="000A70F9" w:rsidRDefault="000A70F9">
      <w:pPr>
        <w:pStyle w:val="i0"/>
        <w:spacing w:after="80"/>
        <w:outlineLvl w:val="6"/>
      </w:pPr>
      <w:r>
        <w:tab/>
        <w:t>i.</w:t>
      </w:r>
      <w:r>
        <w:tab/>
        <w:t>box 1—wages, tips, other compensation;</w:t>
      </w:r>
    </w:p>
    <w:p w14:paraId="730C3240" w14:textId="77777777" w:rsidR="000A70F9" w:rsidRDefault="000A70F9">
      <w:pPr>
        <w:pStyle w:val="i0"/>
        <w:spacing w:after="80"/>
        <w:outlineLvl w:val="6"/>
      </w:pPr>
      <w:r>
        <w:tab/>
        <w:t>ii.</w:t>
      </w:r>
      <w:r>
        <w:tab/>
        <w:t>box 2—federal income tax withheld;</w:t>
      </w:r>
    </w:p>
    <w:p w14:paraId="35F0BD8F" w14:textId="77777777" w:rsidR="000A70F9" w:rsidRDefault="000A70F9">
      <w:pPr>
        <w:pStyle w:val="i0"/>
        <w:spacing w:after="80"/>
        <w:outlineLvl w:val="6"/>
      </w:pPr>
      <w:r>
        <w:tab/>
        <w:t>iii.</w:t>
      </w:r>
      <w:r>
        <w:tab/>
        <w:t>box 3—Social Security wages;</w:t>
      </w:r>
    </w:p>
    <w:p w14:paraId="6FA4D79C" w14:textId="77777777" w:rsidR="000A70F9" w:rsidRDefault="000A70F9">
      <w:pPr>
        <w:pStyle w:val="i0"/>
        <w:spacing w:after="80"/>
        <w:outlineLvl w:val="6"/>
      </w:pPr>
      <w:r>
        <w:tab/>
        <w:t>iv.</w:t>
      </w:r>
      <w:r>
        <w:tab/>
        <w:t>box 4—Social Security tax withheld;</w:t>
      </w:r>
    </w:p>
    <w:p w14:paraId="21F07283" w14:textId="77777777" w:rsidR="000A70F9" w:rsidRDefault="000A70F9">
      <w:pPr>
        <w:pStyle w:val="i0"/>
        <w:spacing w:after="80"/>
        <w:outlineLvl w:val="6"/>
      </w:pPr>
      <w:r>
        <w:tab/>
        <w:t>v.</w:t>
      </w:r>
      <w:r>
        <w:tab/>
        <w:t>box 5—Medicare wages and tips; and</w:t>
      </w:r>
    </w:p>
    <w:p w14:paraId="2065C25D" w14:textId="77777777" w:rsidR="000A70F9" w:rsidRDefault="000A70F9">
      <w:pPr>
        <w:pStyle w:val="i0"/>
        <w:spacing w:after="80"/>
        <w:outlineLvl w:val="6"/>
      </w:pPr>
      <w:r>
        <w:tab/>
        <w:t>vi.</w:t>
      </w:r>
      <w:r>
        <w:tab/>
        <w:t>box 6—Medicare tax withheld.</w:t>
      </w:r>
    </w:p>
    <w:p w14:paraId="7ADE3B27" w14:textId="77777777" w:rsidR="000A70F9" w:rsidRDefault="000A70F9">
      <w:pPr>
        <w:pStyle w:val="a0"/>
        <w:spacing w:after="80"/>
      </w:pPr>
      <w:r>
        <w:t>b.</w:t>
      </w:r>
      <w:r>
        <w:tab/>
        <w:t>State core data boxes contain information specifically required by the state and must be placed at the bottom of the form. State data boxes are as follows:</w:t>
      </w:r>
    </w:p>
    <w:p w14:paraId="3A905169" w14:textId="77777777" w:rsidR="000A70F9" w:rsidRDefault="000A70F9">
      <w:pPr>
        <w:pStyle w:val="i0"/>
        <w:spacing w:after="80"/>
        <w:outlineLvl w:val="6"/>
      </w:pPr>
      <w:r>
        <w:tab/>
        <w:t>i.</w:t>
      </w:r>
      <w:r>
        <w:tab/>
        <w:t>box 16—employer's state and state identification number;</w:t>
      </w:r>
    </w:p>
    <w:p w14:paraId="4D9007EE" w14:textId="77777777" w:rsidR="000A70F9" w:rsidRDefault="000A70F9">
      <w:pPr>
        <w:pStyle w:val="i0"/>
        <w:spacing w:after="80"/>
        <w:outlineLvl w:val="6"/>
      </w:pPr>
      <w:r>
        <w:tab/>
        <w:t>ii.</w:t>
      </w:r>
      <w:r>
        <w:tab/>
        <w:t>box 17—state wages, tips, etc.; and</w:t>
      </w:r>
    </w:p>
    <w:p w14:paraId="298D06AF" w14:textId="77777777" w:rsidR="000A70F9" w:rsidRDefault="000A70F9">
      <w:pPr>
        <w:pStyle w:val="i0"/>
        <w:outlineLvl w:val="6"/>
      </w:pPr>
      <w:r>
        <w:tab/>
        <w:t>iii.</w:t>
      </w:r>
      <w:r>
        <w:tab/>
        <w:t>box 18—state income tax withheld.</w:t>
      </w:r>
    </w:p>
    <w:p w14:paraId="22463D85" w14:textId="77777777" w:rsidR="000A70F9" w:rsidRDefault="000A70F9">
      <w:pPr>
        <w:pStyle w:val="a0"/>
      </w:pPr>
      <w:r>
        <w:t>c.</w:t>
      </w:r>
      <w:r>
        <w:tab/>
        <w:t>Other federal data required to be present on the form in boxes similar to the core data boxes. These data boxes may be placed in any location, other than the location reserved for federal and state core data items:</w:t>
      </w:r>
    </w:p>
    <w:p w14:paraId="7BB2D7E7" w14:textId="77777777" w:rsidR="000A70F9" w:rsidRDefault="000A70F9">
      <w:pPr>
        <w:pStyle w:val="i0"/>
        <w:outlineLvl w:val="6"/>
      </w:pPr>
      <w:r>
        <w:tab/>
        <w:t>i.</w:t>
      </w:r>
      <w:r>
        <w:tab/>
        <w:t>employer's name, address, and ZIP code;</w:t>
      </w:r>
    </w:p>
    <w:p w14:paraId="1711A8CA" w14:textId="77777777" w:rsidR="000A70F9" w:rsidRDefault="000A70F9">
      <w:pPr>
        <w:pStyle w:val="i0"/>
        <w:outlineLvl w:val="6"/>
      </w:pPr>
      <w:r>
        <w:tab/>
        <w:t>ii.</w:t>
      </w:r>
      <w:r>
        <w:tab/>
        <w:t>employer identification number (EIN);</w:t>
      </w:r>
    </w:p>
    <w:p w14:paraId="1B850834" w14:textId="77777777" w:rsidR="000A70F9" w:rsidRDefault="000A70F9">
      <w:pPr>
        <w:pStyle w:val="i0"/>
        <w:outlineLvl w:val="6"/>
      </w:pPr>
      <w:r>
        <w:tab/>
        <w:t>iii.</w:t>
      </w:r>
      <w:r>
        <w:tab/>
        <w:t>employee's Social Security number; and</w:t>
      </w:r>
    </w:p>
    <w:p w14:paraId="59987CEB" w14:textId="77777777" w:rsidR="000A70F9" w:rsidRDefault="000A70F9">
      <w:pPr>
        <w:pStyle w:val="i0"/>
        <w:outlineLvl w:val="6"/>
      </w:pPr>
      <w:r>
        <w:tab/>
        <w:t>iv.</w:t>
      </w:r>
      <w:r>
        <w:tab/>
        <w:t>employee's name, address, and ZIP code.</w:t>
      </w:r>
    </w:p>
    <w:p w14:paraId="49FD2EE5" w14:textId="77777777" w:rsidR="000A70F9" w:rsidRDefault="000A70F9">
      <w:pPr>
        <w:pStyle w:val="1"/>
      </w:pPr>
      <w:r>
        <w:t>5.</w:t>
      </w:r>
      <w:r>
        <w:tab/>
        <w:t>Document Labeling</w:t>
      </w:r>
    </w:p>
    <w:p w14:paraId="10FCD3C5" w14:textId="77777777" w:rsidR="000A70F9" w:rsidRDefault="000A70F9">
      <w:pPr>
        <w:pStyle w:val="a0"/>
      </w:pPr>
      <w:r>
        <w:t>a.</w:t>
      </w:r>
      <w:r>
        <w:tab/>
        <w:t>The form title and number may be printed at the top of the form.</w:t>
      </w:r>
    </w:p>
    <w:p w14:paraId="4E54F878" w14:textId="77777777" w:rsidR="000A70F9" w:rsidRDefault="000A70F9">
      <w:pPr>
        <w:pStyle w:val="a0"/>
      </w:pPr>
      <w:r>
        <w:t>b.</w:t>
      </w:r>
      <w:r>
        <w:tab/>
        <w:t>The tax year must be clearly printed on the form.</w:t>
      </w:r>
    </w:p>
    <w:p w14:paraId="2CCCED82" w14:textId="77777777" w:rsidR="000A70F9" w:rsidRDefault="000A70F9">
      <w:pPr>
        <w:pStyle w:val="a0"/>
      </w:pPr>
      <w:r>
        <w:lastRenderedPageBreak/>
        <w:t>c.</w:t>
      </w:r>
      <w:r>
        <w:tab/>
        <w:t>The form should be labeled "Copy 2, to be filed with the employee's state income tax return."</w:t>
      </w:r>
    </w:p>
    <w:p w14:paraId="4CC06CDE" w14:textId="77777777" w:rsidR="000A70F9" w:rsidRDefault="000A70F9">
      <w:pPr>
        <w:pStyle w:val="AuthorityNote"/>
      </w:pPr>
      <w:r>
        <w:t>AUTHORITY NOTE:</w:t>
      </w:r>
      <w:r>
        <w:tab/>
        <w:t>Promulgated in accordance with R.S. 47:112(L).</w:t>
      </w:r>
    </w:p>
    <w:p w14:paraId="0D1D55EC" w14:textId="77777777" w:rsidR="000A70F9" w:rsidRDefault="000A70F9">
      <w:pPr>
        <w:pStyle w:val="HistoricalNote"/>
      </w:pPr>
      <w:r>
        <w:t>HISTORICAL NOTE:</w:t>
      </w:r>
      <w:r>
        <w:tab/>
        <w:t>Promulgated by the Department of Revenue and Taxation, Research and Technical Services Division, LR 19:1176 (September 1993).</w:t>
      </w:r>
    </w:p>
    <w:p w14:paraId="3975E6F9" w14:textId="04373340" w:rsidR="002D1351" w:rsidRPr="00C06044" w:rsidRDefault="002D1351" w:rsidP="002D1351">
      <w:pPr>
        <w:pStyle w:val="Section"/>
      </w:pPr>
      <w:bookmarkStart w:id="509" w:name="_Toc238197614"/>
      <w:r w:rsidRPr="00C06044">
        <w:t>§1515.</w:t>
      </w:r>
      <w:r w:rsidRPr="00C06044">
        <w:tab/>
      </w:r>
      <w:r w:rsidR="00CD14E9" w:rsidRPr="00C96387">
        <w:t>Withholding Tax Statements and Returns―Filing Requirements</w:t>
      </w:r>
      <w:bookmarkEnd w:id="509"/>
    </w:p>
    <w:p w14:paraId="1FD86597" w14:textId="77777777" w:rsidR="00CD14E9" w:rsidRPr="00C96387" w:rsidRDefault="009A24AF" w:rsidP="00CD14E9">
      <w:pPr>
        <w:pStyle w:val="A"/>
      </w:pPr>
      <w:r w:rsidRPr="009A24AF">
        <w:t>A.</w:t>
      </w:r>
      <w:r w:rsidRPr="009A24AF">
        <w:tab/>
      </w:r>
      <w:r w:rsidR="00CD14E9" w:rsidRPr="00C96387">
        <w:t>Employers shall file a separate L-1 return electronically on a quarterly basis.</w:t>
      </w:r>
    </w:p>
    <w:p w14:paraId="4BBE0AE0" w14:textId="77777777" w:rsidR="00CD14E9" w:rsidRPr="00C96387" w:rsidRDefault="00CD14E9" w:rsidP="00CD14E9">
      <w:pPr>
        <w:pStyle w:val="A"/>
      </w:pPr>
      <w:r w:rsidRPr="00C96387">
        <w:t>B.</w:t>
      </w:r>
      <w:r w:rsidRPr="00C96387">
        <w:tab/>
        <w:t>Employers are required to file a transmittal of withholding tax statements, Form L-3, with copies of the employee withholding statements, Form W-2s and any information returns such as Federal Form 1099.</w:t>
      </w:r>
    </w:p>
    <w:p w14:paraId="54B415FB" w14:textId="77777777" w:rsidR="00CD14E9" w:rsidRPr="00C96387" w:rsidRDefault="00CD14E9" w:rsidP="00CD14E9">
      <w:pPr>
        <w:pStyle w:val="1"/>
      </w:pPr>
      <w:r w:rsidRPr="00C96387">
        <w:t>1.</w:t>
      </w:r>
      <w:r w:rsidRPr="00C96387">
        <w:tab/>
        <w:t>The L-3 transmittal and employee withholding statements must be filed on or before the first business day following January 31 for the preceding calendar year.</w:t>
      </w:r>
    </w:p>
    <w:p w14:paraId="1BBC1986" w14:textId="77777777" w:rsidR="00CD14E9" w:rsidRPr="00C96387" w:rsidRDefault="00CD14E9" w:rsidP="00CD14E9">
      <w:pPr>
        <w:pStyle w:val="1"/>
      </w:pPr>
      <w:r w:rsidRPr="00C96387">
        <w:t>2.</w:t>
      </w:r>
      <w:r w:rsidRPr="00C96387">
        <w:tab/>
        <w:t>If a business terminates during the year, the L-3 transmittal and employee withholding statements must be filed within 30 days after the last month in which the wages were paid.</w:t>
      </w:r>
    </w:p>
    <w:p w14:paraId="1A2BED45" w14:textId="77777777" w:rsidR="00CD14E9" w:rsidRPr="00C96387" w:rsidRDefault="00CD14E9" w:rsidP="00CD14E9">
      <w:pPr>
        <w:pStyle w:val="1"/>
      </w:pPr>
      <w:r w:rsidRPr="00C96387">
        <w:t>3.</w:t>
      </w:r>
      <w:r w:rsidRPr="00C96387">
        <w:tab/>
        <w:t>If the due date falls on a weekend or holiday, the report is due the next business day and becomes delinquent the following day.</w:t>
      </w:r>
    </w:p>
    <w:p w14:paraId="223A1D66" w14:textId="77777777" w:rsidR="00CD14E9" w:rsidRPr="00C96387" w:rsidRDefault="00CD14E9" w:rsidP="00CD14E9">
      <w:pPr>
        <w:pStyle w:val="A"/>
      </w:pPr>
      <w:r w:rsidRPr="00C96387">
        <w:t>C.</w:t>
      </w:r>
      <w:r w:rsidRPr="00C96387">
        <w:tab/>
        <w:t>Separate submissions must be made for each employer.</w:t>
      </w:r>
    </w:p>
    <w:p w14:paraId="61EF716B" w14:textId="77777777" w:rsidR="000A70F9" w:rsidRDefault="002D1351" w:rsidP="002D1351">
      <w:pPr>
        <w:pStyle w:val="AuthorityNote"/>
      </w:pPr>
      <w:r w:rsidRPr="00C06044">
        <w:t>AUTHORITY NOTE:</w:t>
      </w:r>
      <w:r w:rsidRPr="00C06044">
        <w:tab/>
        <w:t>Promulgated in accordance with R.S. 47:1511, R.S. 47:1519, R.S</w:t>
      </w:r>
      <w:r>
        <w:t>.</w:t>
      </w:r>
      <w:r w:rsidRPr="00C06044">
        <w:t xml:space="preserve"> 47:1520 and R.S. 47:114.</w:t>
      </w:r>
    </w:p>
    <w:p w14:paraId="39DEF99A" w14:textId="0D4152F0" w:rsidR="00313F8A" w:rsidRDefault="000A70F9" w:rsidP="00313F8A">
      <w:pPr>
        <w:pStyle w:val="HistoricalNote"/>
        <w:numPr>
          <w:ins w:id="510" w:author="Rick Addison" w:date="2009-07-10T09:11:00Z"/>
        </w:numPr>
      </w:pPr>
      <w:r>
        <w:t>HISTORICAL NOTE:</w:t>
      </w:r>
      <w:r>
        <w:tab/>
        <w:t>Promulgated by the Louisiana Department of Revenue, Policy Services D</w:t>
      </w:r>
      <w:r w:rsidR="00313F8A">
        <w:t xml:space="preserve">ivision, LR 28:1489 (June 2002), </w:t>
      </w:r>
      <w:r w:rsidR="00313F8A" w:rsidRPr="007E40F4">
        <w:t>amended LR 35:</w:t>
      </w:r>
      <w:r w:rsidR="002D1351">
        <w:t xml:space="preserve">2204 (October 2009), </w:t>
      </w:r>
      <w:r w:rsidR="002D1351" w:rsidRPr="00C06044">
        <w:t xml:space="preserve">LR </w:t>
      </w:r>
      <w:r w:rsidR="009A24AF">
        <w:t xml:space="preserve">38:2382 (September 2012), </w:t>
      </w:r>
      <w:r w:rsidR="009A24AF" w:rsidRPr="00126079">
        <w:t>LR</w:t>
      </w:r>
      <w:r w:rsidR="008A6C8C">
        <w:t xml:space="preserve"> 44:1638 (September 2018), </w:t>
      </w:r>
      <w:r w:rsidR="008A6C8C" w:rsidRPr="008A6C8C">
        <w:t>LR 48:1294 (May 2022)</w:t>
      </w:r>
      <w:r w:rsidR="00B74691">
        <w:t xml:space="preserve">, </w:t>
      </w:r>
      <w:r w:rsidR="00B74691" w:rsidRPr="00C96387">
        <w:t>LR 52:70 (January 2026).</w:t>
      </w:r>
    </w:p>
    <w:p w14:paraId="3A1A59B8" w14:textId="77777777" w:rsidR="00D2306D" w:rsidRPr="006C5C4E" w:rsidRDefault="00D2306D" w:rsidP="00D2306D">
      <w:pPr>
        <w:pStyle w:val="Section"/>
      </w:pPr>
      <w:bookmarkStart w:id="511" w:name="_Toc238197615"/>
      <w:r w:rsidRPr="006C5C4E">
        <w:t>§1516.</w:t>
      </w:r>
      <w:r w:rsidRPr="006C5C4E">
        <w:tab/>
        <w:t>Payment</w:t>
      </w:r>
      <w:bookmarkEnd w:id="511"/>
    </w:p>
    <w:p w14:paraId="1FF0BA58" w14:textId="77777777" w:rsidR="00D2306D" w:rsidRPr="006C5C4E" w:rsidRDefault="00D2306D" w:rsidP="00D2306D">
      <w:pPr>
        <w:pStyle w:val="A"/>
      </w:pPr>
      <w:r w:rsidRPr="006C5C4E">
        <w:t>A.</w:t>
      </w:r>
      <w:r w:rsidRPr="006C5C4E">
        <w:tab/>
        <w:t xml:space="preserve">All employers or persons who deduct and withhold any amount from any wage pursuant to R.S. 47:114 shall remit payment on a quarterly basis. </w:t>
      </w:r>
    </w:p>
    <w:p w14:paraId="712974EB" w14:textId="77777777" w:rsidR="00D2306D" w:rsidRPr="006C5C4E" w:rsidRDefault="00D2306D" w:rsidP="00D2306D">
      <w:pPr>
        <w:pStyle w:val="A"/>
      </w:pPr>
      <w:r w:rsidRPr="006C5C4E">
        <w:t>B.</w:t>
      </w:r>
      <w:r>
        <w:tab/>
      </w:r>
      <w:r w:rsidRPr="006C5C4E">
        <w:t>The due dates for quarterly payments are:</w:t>
      </w:r>
    </w:p>
    <w:p w14:paraId="5E7748FD" w14:textId="77777777" w:rsidR="00D2306D" w:rsidRPr="006C5C4E" w:rsidRDefault="00D2306D" w:rsidP="00D2306D">
      <w:pPr>
        <w:pStyle w:val="1"/>
      </w:pPr>
      <w:r w:rsidRPr="006C5C4E">
        <w:t>1.</w:t>
      </w:r>
      <w:r w:rsidRPr="006C5C4E">
        <w:tab/>
      </w:r>
      <w:r>
        <w:t>f</w:t>
      </w:r>
      <w:r w:rsidRPr="006C5C4E">
        <w:t xml:space="preserve">irst </w:t>
      </w:r>
      <w:r>
        <w:t>quarter</w:t>
      </w:r>
      <w:r>
        <w:sym w:font="Symbol" w:char="F0BE"/>
      </w:r>
      <w:r w:rsidRPr="006C5C4E">
        <w:t>April 30</w:t>
      </w:r>
      <w:r>
        <w:t>;</w:t>
      </w:r>
    </w:p>
    <w:p w14:paraId="21380839" w14:textId="77777777" w:rsidR="00D2306D" w:rsidRPr="006C5C4E" w:rsidRDefault="00D2306D" w:rsidP="00D2306D">
      <w:pPr>
        <w:pStyle w:val="1"/>
      </w:pPr>
      <w:r w:rsidRPr="006C5C4E">
        <w:t>2.</w:t>
      </w:r>
      <w:r w:rsidRPr="006C5C4E">
        <w:tab/>
      </w:r>
      <w:r>
        <w:t>s</w:t>
      </w:r>
      <w:r w:rsidRPr="006C5C4E">
        <w:t xml:space="preserve">econd </w:t>
      </w:r>
      <w:r>
        <w:t>q</w:t>
      </w:r>
      <w:r w:rsidRPr="006C5C4E">
        <w:t>uarter</w:t>
      </w:r>
      <w:r>
        <w:sym w:font="Symbol" w:char="F0BE"/>
      </w:r>
      <w:r w:rsidRPr="006C5C4E">
        <w:t>July 31</w:t>
      </w:r>
      <w:r>
        <w:t>;</w:t>
      </w:r>
      <w:r w:rsidRPr="006C5C4E">
        <w:t xml:space="preserve"> </w:t>
      </w:r>
    </w:p>
    <w:p w14:paraId="7DA04546" w14:textId="77777777" w:rsidR="00D2306D" w:rsidRPr="006C5C4E" w:rsidRDefault="00D2306D" w:rsidP="00D2306D">
      <w:pPr>
        <w:pStyle w:val="1"/>
      </w:pPr>
      <w:r w:rsidRPr="006C5C4E">
        <w:t>3.</w:t>
      </w:r>
      <w:r w:rsidRPr="006C5C4E">
        <w:tab/>
      </w:r>
      <w:r>
        <w:t>t</w:t>
      </w:r>
      <w:r w:rsidRPr="006C5C4E">
        <w:t xml:space="preserve">hird </w:t>
      </w:r>
      <w:r>
        <w:t>quarter</w:t>
      </w:r>
      <w:r>
        <w:sym w:font="Symbol" w:char="F0BE"/>
      </w:r>
      <w:r w:rsidRPr="006C5C4E">
        <w:t>October 31</w:t>
      </w:r>
      <w:r>
        <w:t>;</w:t>
      </w:r>
    </w:p>
    <w:p w14:paraId="088E9514" w14:textId="77777777" w:rsidR="00D2306D" w:rsidRPr="006C5C4E" w:rsidRDefault="00D2306D" w:rsidP="00D2306D">
      <w:pPr>
        <w:pStyle w:val="1"/>
      </w:pPr>
      <w:r w:rsidRPr="006C5C4E">
        <w:t>4.</w:t>
      </w:r>
      <w:r w:rsidRPr="006C5C4E">
        <w:tab/>
      </w:r>
      <w:r>
        <w:t>f</w:t>
      </w:r>
      <w:r w:rsidRPr="006C5C4E">
        <w:t xml:space="preserve">ourth </w:t>
      </w:r>
      <w:r>
        <w:t>quarter</w:t>
      </w:r>
      <w:r>
        <w:sym w:font="Symbol" w:char="F0BE"/>
      </w:r>
      <w:r w:rsidRPr="006C5C4E">
        <w:t>January 31</w:t>
      </w:r>
      <w:r>
        <w:t>.</w:t>
      </w:r>
    </w:p>
    <w:p w14:paraId="60F9E37A" w14:textId="77777777" w:rsidR="00D2306D" w:rsidRPr="006C5C4E" w:rsidRDefault="00D2306D" w:rsidP="00D2306D">
      <w:pPr>
        <w:pStyle w:val="A"/>
      </w:pPr>
      <w:r w:rsidRPr="006C5C4E">
        <w:t>C.</w:t>
      </w:r>
      <w:r w:rsidRPr="006C5C4E">
        <w:tab/>
        <w:t>Exceptions</w:t>
      </w:r>
    </w:p>
    <w:p w14:paraId="6D989689" w14:textId="77777777" w:rsidR="00D2306D" w:rsidRPr="006C5C4E" w:rsidRDefault="00D2306D" w:rsidP="00D2306D">
      <w:pPr>
        <w:pStyle w:val="1"/>
      </w:pPr>
      <w:r w:rsidRPr="006C5C4E">
        <w:t>1.</w:t>
      </w:r>
      <w:r>
        <w:tab/>
      </w:r>
      <w:r w:rsidRPr="006C5C4E">
        <w:t>When the amount deducted or withheld within any calendar month from the combined wages of all employees is an amount equal to or greater than</w:t>
      </w:r>
      <w:r>
        <w:t xml:space="preserve"> $500.00 but less than $5,000</w:t>
      </w:r>
      <w:r w:rsidRPr="006C5C4E">
        <w:t>, the taxes withheld shall be paid monthly. Payment is due on the last day of the month following the close of the monthly period.</w:t>
      </w:r>
    </w:p>
    <w:p w14:paraId="11D3F019" w14:textId="77777777" w:rsidR="00D2306D" w:rsidRPr="006C5C4E" w:rsidRDefault="00D2306D" w:rsidP="00D2306D">
      <w:pPr>
        <w:pStyle w:val="1"/>
      </w:pPr>
      <w:r w:rsidRPr="006C5C4E">
        <w:t>2.</w:t>
      </w:r>
      <w:r>
        <w:tab/>
      </w:r>
      <w:r w:rsidRPr="006C5C4E">
        <w:t xml:space="preserve">When the amount deducted or withheld within any calendar month from the combined wages of all employees is </w:t>
      </w:r>
      <w:r w:rsidRPr="006C5C4E">
        <w:t>an amount eq</w:t>
      </w:r>
      <w:r>
        <w:t>ual to or greater than $5,000</w:t>
      </w:r>
      <w:r w:rsidRPr="006C5C4E">
        <w:t>, the taxes withheld shall be paid semimonthly.</w:t>
      </w:r>
      <w:r>
        <w:t xml:space="preserve"> </w:t>
      </w:r>
      <w:r w:rsidRPr="006C5C4E">
        <w:t xml:space="preserve">For wages paid during the first 15 days of a calendar month, the due date is the last calendar day of that month. For wages paid between the </w:t>
      </w:r>
      <w:r>
        <w:t>sixteenth</w:t>
      </w:r>
      <w:r w:rsidRPr="006C5C4E">
        <w:t xml:space="preserve"> day and the last day of a calendar month, the due date is the </w:t>
      </w:r>
      <w:r>
        <w:t>fifteenth</w:t>
      </w:r>
      <w:r w:rsidRPr="006C5C4E">
        <w:t xml:space="preserve"> day of the following month.</w:t>
      </w:r>
    </w:p>
    <w:p w14:paraId="0AAE98F8" w14:textId="77777777" w:rsidR="00D2306D" w:rsidRPr="006C5C4E" w:rsidRDefault="00D2306D" w:rsidP="00D2306D">
      <w:pPr>
        <w:pStyle w:val="AuthorityNote"/>
      </w:pPr>
      <w:r w:rsidRPr="006C5C4E">
        <w:t>AUTHORITY NOTE:</w:t>
      </w:r>
      <w:r w:rsidRPr="006C5C4E">
        <w:tab/>
        <w:t>Promulgated in accordance with R.S. 47:114</w:t>
      </w:r>
      <w:r>
        <w:t xml:space="preserve">, </w:t>
      </w:r>
      <w:r w:rsidRPr="006C5C4E">
        <w:t xml:space="preserve">R.S. 47:1511, R.S. 47:1519, </w:t>
      </w:r>
      <w:r>
        <w:t>and R.S. 47:1520.</w:t>
      </w:r>
    </w:p>
    <w:p w14:paraId="672F2A2C" w14:textId="77777777" w:rsidR="00D2306D" w:rsidRDefault="00D2306D" w:rsidP="00D2306D">
      <w:pPr>
        <w:pStyle w:val="HistoricalNote"/>
      </w:pPr>
      <w:r w:rsidRPr="006C5C4E">
        <w:t>HISTORICAL NOTE:</w:t>
      </w:r>
      <w:r w:rsidRPr="006C5C4E">
        <w:tab/>
        <w:t xml:space="preserve">Promulgated by the Louisiana Department of Revenue, Policy Services Division, LR </w:t>
      </w:r>
      <w:r>
        <w:t>39:103 (January 2013).</w:t>
      </w:r>
    </w:p>
    <w:p w14:paraId="1771D026" w14:textId="77777777" w:rsidR="000A70F9" w:rsidRDefault="000A70F9">
      <w:pPr>
        <w:pStyle w:val="Section"/>
      </w:pPr>
      <w:bookmarkStart w:id="512" w:name="_Toc233690057"/>
      <w:bookmarkStart w:id="513" w:name="_Toc234030643"/>
      <w:bookmarkStart w:id="514" w:name="_Toc243721260"/>
      <w:bookmarkStart w:id="515" w:name="_Toc259619493"/>
      <w:bookmarkStart w:id="516" w:name="_Toc262718580"/>
      <w:bookmarkStart w:id="517" w:name="_Toc275165350"/>
      <w:bookmarkStart w:id="518" w:name="_Toc238197616"/>
      <w:r>
        <w:t>§1520.</w:t>
      </w:r>
      <w:r>
        <w:tab/>
        <w:t>Withholding by Professional Athletic Teams</w:t>
      </w:r>
      <w:bookmarkEnd w:id="512"/>
      <w:bookmarkEnd w:id="513"/>
      <w:bookmarkEnd w:id="514"/>
      <w:bookmarkEnd w:id="515"/>
      <w:bookmarkEnd w:id="516"/>
      <w:bookmarkEnd w:id="517"/>
      <w:bookmarkEnd w:id="518"/>
    </w:p>
    <w:p w14:paraId="044B0671" w14:textId="77777777" w:rsidR="000A70F9" w:rsidRDefault="000A70F9">
      <w:pPr>
        <w:pStyle w:val="A"/>
      </w:pPr>
      <w:r>
        <w:t>A.</w:t>
      </w:r>
      <w:r>
        <w:tab/>
        <w:t>Definitions</w:t>
      </w:r>
    </w:p>
    <w:p w14:paraId="4D42DF36" w14:textId="77777777" w:rsidR="000A70F9" w:rsidRDefault="000A70F9">
      <w:pPr>
        <w:pStyle w:val="1"/>
        <w:rPr>
          <w:szCs w:val="18"/>
        </w:rPr>
      </w:pPr>
      <w:r>
        <w:rPr>
          <w:i/>
          <w:iCs/>
        </w:rPr>
        <w:t>Nonresident</w:t>
      </w:r>
      <w:r w:rsidR="003471AC">
        <w:t>―</w:t>
      </w:r>
      <w:r>
        <w:t>any person not domiciled, residing in, or having a permanent place of abode in Louisiana.</w:t>
      </w:r>
    </w:p>
    <w:p w14:paraId="197A035F" w14:textId="77777777" w:rsidR="000A70F9" w:rsidRDefault="000A70F9">
      <w:pPr>
        <w:pStyle w:val="1"/>
        <w:rPr>
          <w:i/>
          <w:iCs/>
        </w:rPr>
      </w:pPr>
      <w:r>
        <w:rPr>
          <w:i/>
          <w:iCs/>
        </w:rPr>
        <w:t>Professional Athletic Team</w:t>
      </w:r>
      <w:r w:rsidR="003471AC">
        <w:t>―</w:t>
      </w:r>
      <w:r>
        <w:t>a member team of a professional sports association or league.</w:t>
      </w:r>
    </w:p>
    <w:p w14:paraId="78E00470" w14:textId="77777777" w:rsidR="000A70F9" w:rsidRDefault="000A70F9">
      <w:pPr>
        <w:pStyle w:val="1"/>
        <w:rPr>
          <w:bCs/>
          <w:i/>
          <w:iCs/>
        </w:rPr>
      </w:pPr>
      <w:r>
        <w:rPr>
          <w:i/>
          <w:iCs/>
        </w:rPr>
        <w:t>Team Member</w:t>
      </w:r>
      <w:r w:rsidR="003471AC">
        <w:t>―</w:t>
      </w:r>
      <w:r>
        <w:t xml:space="preserve">shall include those employees of a professional athletic team who are active players, players on the disabled list, and any other persons required to travel and who travels with and perform services on behalf of a </w:t>
      </w:r>
      <w:r w:rsidRPr="005C360E">
        <w:t>professional athletic team</w:t>
      </w:r>
      <w:r>
        <w:t xml:space="preserve"> on a regular basis. This definition includes, but is not limited to, coaches, managers, and trainers.</w:t>
      </w:r>
    </w:p>
    <w:p w14:paraId="45172DFB" w14:textId="77777777" w:rsidR="000A70F9" w:rsidRDefault="000A70F9">
      <w:pPr>
        <w:pStyle w:val="A"/>
      </w:pPr>
      <w:r>
        <w:t>B.</w:t>
      </w:r>
      <w:r>
        <w:tab/>
        <w:t xml:space="preserve">Withholding Requirement for </w:t>
      </w:r>
      <w:r w:rsidRPr="005C360E">
        <w:t>Nonresident Team Members</w:t>
      </w:r>
    </w:p>
    <w:p w14:paraId="254BC23D" w14:textId="77777777" w:rsidR="000A70F9" w:rsidRDefault="000A70F9">
      <w:pPr>
        <w:pStyle w:val="1"/>
      </w:pPr>
      <w:r>
        <w:t>1.</w:t>
      </w:r>
      <w:r>
        <w:tab/>
      </w:r>
      <w:r w:rsidRPr="005C360E">
        <w:t>Professional Athletic Teams</w:t>
      </w:r>
      <w:r>
        <w:t xml:space="preserve"> Not Domiciled in Louisiana</w:t>
      </w:r>
    </w:p>
    <w:p w14:paraId="66675FA5" w14:textId="77777777" w:rsidR="000A70F9" w:rsidRDefault="000A70F9">
      <w:pPr>
        <w:pStyle w:val="a0"/>
      </w:pPr>
      <w:r>
        <w:t>a.</w:t>
      </w:r>
      <w:r>
        <w:tab/>
        <w:t xml:space="preserve">Any </w:t>
      </w:r>
      <w:r w:rsidRPr="005C360E">
        <w:rPr>
          <w:szCs w:val="18"/>
        </w:rPr>
        <w:t>professional athletic team</w:t>
      </w:r>
      <w:r>
        <w:t xml:space="preserve"> that is not domiciled in Louisiana and that pays compensation to a </w:t>
      </w:r>
      <w:r w:rsidRPr="005C360E">
        <w:t>nonresident</w:t>
      </w:r>
      <w:r>
        <w:t xml:space="preserve"> individual for services rendered to the team within Louisiana shall be deemed to be an employer making payment of wages and shall be required to withhold Louisiana individual income tax from that portion of the compensation for services rendered to the team attributable to </w:t>
      </w:r>
      <w:r w:rsidRPr="005C360E">
        <w:t>duty days</w:t>
      </w:r>
      <w:r>
        <w:t xml:space="preserve"> spent in Louisiana, as defined in </w:t>
      </w:r>
      <w:r w:rsidR="005C360E">
        <w:br/>
      </w:r>
      <w:r>
        <w:rPr>
          <w:szCs w:val="18"/>
        </w:rPr>
        <w:t>LAC 61:I.1304.I</w:t>
      </w:r>
      <w:r>
        <w:t xml:space="preserve">, for each game played in Louisiana. </w:t>
      </w:r>
    </w:p>
    <w:p w14:paraId="26CD33B4" w14:textId="77777777" w:rsidR="000A70F9" w:rsidRDefault="000A70F9">
      <w:pPr>
        <w:pStyle w:val="a0"/>
      </w:pPr>
      <w:r>
        <w:t>b.</w:t>
      </w:r>
      <w:r>
        <w:tab/>
        <w:t xml:space="preserve">This Section does not alter the </w:t>
      </w:r>
      <w:r w:rsidRPr="005C360E">
        <w:t xml:space="preserve">professional athletic team's </w:t>
      </w:r>
      <w:r>
        <w:t xml:space="preserve">withholding requirements for </w:t>
      </w:r>
      <w:r w:rsidRPr="005C360E">
        <w:t xml:space="preserve">team members </w:t>
      </w:r>
      <w:r>
        <w:t xml:space="preserve">who are residents of Louisiana. The withholding for these </w:t>
      </w:r>
      <w:r w:rsidRPr="005C360E">
        <w:t>team members</w:t>
      </w:r>
      <w:r>
        <w:t xml:space="preserve"> must be as provided for in R.S. 47:111.</w:t>
      </w:r>
    </w:p>
    <w:p w14:paraId="29455669" w14:textId="77777777" w:rsidR="000A70F9" w:rsidRDefault="000A70F9">
      <w:pPr>
        <w:pStyle w:val="1"/>
      </w:pPr>
      <w:r>
        <w:t>2.</w:t>
      </w:r>
      <w:r>
        <w:tab/>
      </w:r>
      <w:r w:rsidRPr="005C360E">
        <w:t xml:space="preserve">Professional Athletic Teams </w:t>
      </w:r>
      <w:r>
        <w:t xml:space="preserve">with a Louisiana Domicile. </w:t>
      </w:r>
      <w:r w:rsidRPr="005C360E">
        <w:t>Professional athletic teams</w:t>
      </w:r>
      <w:r>
        <w:t xml:space="preserve"> that are domiciled in Louisiana must withhold for all </w:t>
      </w:r>
      <w:r w:rsidRPr="005C360E">
        <w:t>team members</w:t>
      </w:r>
      <w:r>
        <w:t xml:space="preserve"> as provided for in R.S. 47:111.</w:t>
      </w:r>
    </w:p>
    <w:p w14:paraId="6410C1B3" w14:textId="77777777" w:rsidR="000A70F9" w:rsidRDefault="000A70F9">
      <w:pPr>
        <w:pStyle w:val="1"/>
      </w:pPr>
      <w:r>
        <w:t>3.</w:t>
      </w:r>
      <w:r>
        <w:tab/>
        <w:t xml:space="preserve">This Section does not alter any </w:t>
      </w:r>
      <w:r w:rsidRPr="005C360E">
        <w:t>professional athletic team member's</w:t>
      </w:r>
      <w:r>
        <w:t xml:space="preserve"> requirement to file the income tax schedule required under LAC 61:I.1305.</w:t>
      </w:r>
    </w:p>
    <w:p w14:paraId="71E3DBC6" w14:textId="77777777" w:rsidR="000A70F9" w:rsidRDefault="000A70F9">
      <w:pPr>
        <w:pStyle w:val="A"/>
      </w:pPr>
      <w:r>
        <w:t>C.</w:t>
      </w:r>
      <w:r>
        <w:tab/>
      </w:r>
      <w:r w:rsidR="00A5740D" w:rsidRPr="0064702D">
        <w:t>Rate of Withholding. Effective on or after January 1, 2022, the withholding tax rate under this Section shall be 4.25 percent of the compensation attributable to "duty days" spent in Louisiana.</w:t>
      </w:r>
    </w:p>
    <w:p w14:paraId="4D731C69" w14:textId="77777777" w:rsidR="000A70F9" w:rsidRDefault="00EF2FA8">
      <w:pPr>
        <w:pStyle w:val="A"/>
        <w:rPr>
          <w:i/>
          <w:iCs/>
        </w:rPr>
      </w:pPr>
      <w:r w:rsidRPr="009F1066">
        <w:lastRenderedPageBreak/>
        <w:t>D.</w:t>
      </w:r>
      <w:r w:rsidRPr="009F1066">
        <w:tab/>
        <w:t>Due Date of Withholding Return and Payment. A withholding payment must be submitted for each game played in Louisiana. The payment must be submitted on or before the last day of the month following the month in which the game was played. A withholding return must be submitted for each quarter in which a game was played in Louisiana to reconcile all payments made within that quarter. The withholding return must be submitted quarterly on or before the last day of the month following the quarter in which the game was played.</w:t>
      </w:r>
    </w:p>
    <w:p w14:paraId="5415CE1F" w14:textId="77777777" w:rsidR="000A70F9" w:rsidRDefault="000A70F9">
      <w:pPr>
        <w:pStyle w:val="A"/>
      </w:pPr>
      <w:r>
        <w:t>E.</w:t>
      </w:r>
      <w:r>
        <w:tab/>
        <w:t>Account Numbers</w:t>
      </w:r>
    </w:p>
    <w:p w14:paraId="63915D44" w14:textId="77777777" w:rsidR="000A70F9" w:rsidRDefault="000A70F9">
      <w:pPr>
        <w:pStyle w:val="1"/>
      </w:pPr>
      <w:r>
        <w:t>1.</w:t>
      </w:r>
      <w:r>
        <w:tab/>
        <w:t xml:space="preserve">Each </w:t>
      </w:r>
      <w:r w:rsidRPr="005C360E">
        <w:t>professional athletic team</w:t>
      </w:r>
      <w:r>
        <w:t xml:space="preserve"> not domiciled in Louisiana will be issued an identification number by the department.</w:t>
      </w:r>
    </w:p>
    <w:p w14:paraId="5AB3EA05" w14:textId="77777777" w:rsidR="000A70F9" w:rsidRDefault="000A70F9">
      <w:pPr>
        <w:pStyle w:val="1"/>
      </w:pPr>
      <w:r>
        <w:t>2.</w:t>
      </w:r>
      <w:r>
        <w:tab/>
        <w:t xml:space="preserve">The </w:t>
      </w:r>
      <w:r w:rsidRPr="005C360E">
        <w:t>professional athletic team</w:t>
      </w:r>
      <w:r>
        <w:t xml:space="preserve"> filing the withholding return must be clearly identified by name, address and Louisiana revenue account identification number. The team's federal employer identification number will not be accepted as a substitute. The withholding return will not be considered complete unless the team's Louisiana revenue account identification number is on the return.</w:t>
      </w:r>
    </w:p>
    <w:p w14:paraId="4325A65F" w14:textId="77777777" w:rsidR="00EF2FA8" w:rsidRDefault="00EF2FA8" w:rsidP="00EF2FA8">
      <w:pPr>
        <w:pStyle w:val="1"/>
      </w:pPr>
      <w:r>
        <w:t>1.</w:t>
      </w:r>
      <w:r>
        <w:tab/>
        <w:t xml:space="preserve">All </w:t>
      </w:r>
      <w:r w:rsidRPr="005C360E">
        <w:t>professional athletic teams</w:t>
      </w:r>
      <w:r>
        <w:t xml:space="preserve"> that pay compensation to a </w:t>
      </w:r>
      <w:r w:rsidRPr="005C360E">
        <w:t>nonresident</w:t>
      </w:r>
      <w:r>
        <w:t xml:space="preserve"> individual for services rendered to the team within Louisiana must submit an annual withholding reconciliation schedule that includes a list of all </w:t>
      </w:r>
      <w:r w:rsidRPr="005C360E">
        <w:t>team members</w:t>
      </w:r>
      <w:r>
        <w:t xml:space="preserve"> who received Louisiana source income during the year. The list must include the following information:</w:t>
      </w:r>
    </w:p>
    <w:p w14:paraId="166C5B36" w14:textId="77777777" w:rsidR="00EF2FA8" w:rsidRDefault="00EF2FA8" w:rsidP="00EF2FA8">
      <w:pPr>
        <w:pStyle w:val="a0"/>
      </w:pPr>
      <w:r>
        <w:t>a.</w:t>
      </w:r>
      <w:r>
        <w:tab/>
        <w:t xml:space="preserve">the name, Social Security number, and permanent physical address of all </w:t>
      </w:r>
      <w:r w:rsidRPr="005C360E">
        <w:t>team members</w:t>
      </w:r>
      <w:r>
        <w:t xml:space="preserve"> regardless of residency, and</w:t>
      </w:r>
    </w:p>
    <w:p w14:paraId="55F3F225" w14:textId="77777777" w:rsidR="00EF2FA8" w:rsidRDefault="00EF2FA8" w:rsidP="00EF2FA8">
      <w:pPr>
        <w:pStyle w:val="a0"/>
      </w:pPr>
      <w:r>
        <w:t>b.</w:t>
      </w:r>
      <w:r>
        <w:tab/>
        <w:t xml:space="preserve">for each </w:t>
      </w:r>
      <w:r w:rsidRPr="005C360E">
        <w:t>nonresident team member:</w:t>
      </w:r>
    </w:p>
    <w:p w14:paraId="0A9D52E1" w14:textId="77777777" w:rsidR="00EF2FA8" w:rsidRDefault="00EF2FA8" w:rsidP="00EF2FA8">
      <w:pPr>
        <w:pStyle w:val="i0"/>
      </w:pPr>
      <w:r>
        <w:tab/>
        <w:t>i.</w:t>
      </w:r>
      <w:r>
        <w:tab/>
        <w:t>the total number of duty days spent with the team during the taxable year;</w:t>
      </w:r>
    </w:p>
    <w:p w14:paraId="5081489F" w14:textId="77777777" w:rsidR="00EF2FA8" w:rsidRDefault="00EF2FA8" w:rsidP="00EF2FA8">
      <w:pPr>
        <w:pStyle w:val="i0"/>
      </w:pPr>
      <w:r>
        <w:tab/>
        <w:t>ii.</w:t>
      </w:r>
      <w:r>
        <w:tab/>
        <w:t>the number of duty days spent in Louisiana;</w:t>
      </w:r>
    </w:p>
    <w:p w14:paraId="0ACBCF29" w14:textId="77777777" w:rsidR="00EF2FA8" w:rsidRDefault="00EF2FA8" w:rsidP="00EF2FA8">
      <w:pPr>
        <w:pStyle w:val="i0"/>
      </w:pPr>
      <w:r>
        <w:tab/>
        <w:t>iii.</w:t>
      </w:r>
      <w:r>
        <w:tab/>
        <w:t>the total amount of compensation for services rendered to the team;</w:t>
      </w:r>
    </w:p>
    <w:p w14:paraId="47D711BD" w14:textId="77777777" w:rsidR="00EF2FA8" w:rsidRDefault="00EF2FA8" w:rsidP="00EF2FA8">
      <w:pPr>
        <w:pStyle w:val="i0"/>
      </w:pPr>
      <w:r>
        <w:tab/>
        <w:t>iv.</w:t>
      </w:r>
      <w:r>
        <w:tab/>
        <w:t>the amount of compensation for services rendered to the team in Louisiana; and</w:t>
      </w:r>
    </w:p>
    <w:p w14:paraId="20D06231" w14:textId="77777777" w:rsidR="00EF2FA8" w:rsidRPr="00420421" w:rsidRDefault="00EF2FA8" w:rsidP="00EF2FA8">
      <w:pPr>
        <w:pStyle w:val="i0"/>
      </w:pPr>
      <w:r>
        <w:tab/>
        <w:t>v.</w:t>
      </w:r>
      <w:r>
        <w:tab/>
        <w:t>the total amount deducted and withheld under this Section.</w:t>
      </w:r>
    </w:p>
    <w:p w14:paraId="7553C62B" w14:textId="77777777" w:rsidR="00EF2FA8" w:rsidRDefault="00EF2FA8" w:rsidP="00EF2FA8">
      <w:pPr>
        <w:pStyle w:val="1"/>
      </w:pPr>
      <w:r>
        <w:t>2.</w:t>
      </w:r>
      <w:r>
        <w:tab/>
        <w:t>The annual reconciliation schedule is due on or before the first business day following February 27 of each year for the preceding calendar year. The secretary may grant a reasonable extension of time, not exceeding 30 days for the filing of the annual reconciliation schedule. The annual reconciliation schedule is not considered to be remitted until it is complete.</w:t>
      </w:r>
    </w:p>
    <w:p w14:paraId="29E64DB1" w14:textId="77777777" w:rsidR="00EF2FA8" w:rsidRDefault="00EF2FA8" w:rsidP="00EF2FA8">
      <w:pPr>
        <w:pStyle w:val="1"/>
      </w:pPr>
      <w:r>
        <w:t>3.</w:t>
      </w:r>
      <w:r>
        <w:tab/>
        <w:t xml:space="preserve">The permanent address listed on the annual reconciliation schedule will be presumed to be the residence of the </w:t>
      </w:r>
      <w:r w:rsidRPr="005C360E">
        <w:t>team member</w:t>
      </w:r>
      <w:r>
        <w:t xml:space="preserve"> for purposes of administering the Sports Facility Assistance Fund.</w:t>
      </w:r>
    </w:p>
    <w:p w14:paraId="033F52B3" w14:textId="77777777" w:rsidR="00EF2FA8" w:rsidRDefault="00EF2FA8" w:rsidP="00EF2FA8">
      <w:pPr>
        <w:pStyle w:val="A"/>
        <w:rPr>
          <w:color w:val="000000"/>
          <w:szCs w:val="18"/>
        </w:rPr>
      </w:pPr>
      <w:r>
        <w:rPr>
          <w:color w:val="000000"/>
          <w:szCs w:val="18"/>
        </w:rPr>
        <w:t>G.</w:t>
      </w:r>
      <w:r>
        <w:rPr>
          <w:color w:val="000000"/>
          <w:szCs w:val="18"/>
        </w:rPr>
        <w:tab/>
      </w:r>
      <w:r>
        <w:t>Penalty for Failure to Timely Remit Schedules and Payments</w:t>
      </w:r>
    </w:p>
    <w:p w14:paraId="2F5456E0" w14:textId="77777777" w:rsidR="00EF2FA8" w:rsidRDefault="00EF2FA8" w:rsidP="00EF2FA8">
      <w:pPr>
        <w:pStyle w:val="1"/>
      </w:pPr>
      <w:r>
        <w:rPr>
          <w:color w:val="000000"/>
          <w:szCs w:val="18"/>
        </w:rPr>
        <w:t>1.</w:t>
      </w:r>
      <w:r>
        <w:rPr>
          <w:color w:val="000000"/>
          <w:szCs w:val="18"/>
        </w:rPr>
        <w:tab/>
        <w:t>The</w:t>
      </w:r>
      <w:r>
        <w:t xml:space="preserve"> following penalties will be imposed for failure to timely remit these returns, schedules, and payments.</w:t>
      </w:r>
    </w:p>
    <w:p w14:paraId="51958B8B" w14:textId="77777777" w:rsidR="00EF2FA8" w:rsidRDefault="00EF2FA8" w:rsidP="00EF2FA8">
      <w:pPr>
        <w:pStyle w:val="a0"/>
      </w:pPr>
      <w:r>
        <w:t>a.</w:t>
      </w:r>
      <w:r>
        <w:tab/>
        <w:t>In the case of failure to timely remit any return or schedule required by this Section, the penalty shall be $500 for the first such failure, $1,000 for the second such failure within the three-year period beginning on the due date of the first delinquent return or schedule, and $2,500 for each subsequent failure within the three-year period beginning on the due date of the first delinquent return or schedule.</w:t>
      </w:r>
    </w:p>
    <w:p w14:paraId="71173EDE" w14:textId="77777777" w:rsidR="00EF2FA8" w:rsidRDefault="00EF2FA8" w:rsidP="00EF2FA8">
      <w:pPr>
        <w:pStyle w:val="a0"/>
      </w:pPr>
      <w:r>
        <w:t>b.</w:t>
      </w:r>
      <w:r>
        <w:tab/>
        <w:t>In the case of failure to timely remit any payment required by this Section, the penalty shall be 5 percent of the total payment due if the delinquency is for not more than 30 days, with an additional 5 percent for each additional 30 days or fraction thereof during which the delinquency continues, not to exceed 50 percent of the amount due.</w:t>
      </w:r>
    </w:p>
    <w:p w14:paraId="23D3AFA7" w14:textId="77777777" w:rsidR="000A70F9" w:rsidRDefault="00EF2FA8">
      <w:pPr>
        <w:pStyle w:val="AuthorityNote"/>
      </w:pPr>
      <w:r w:rsidRPr="009F1066">
        <w:t>AUTHORITY NOTE:</w:t>
      </w:r>
      <w:r w:rsidRPr="009F1066">
        <w:tab/>
        <w:t xml:space="preserve">Adopted in accordance with R.S. 39:100.1, R.S. 47:164(D), R.S. 47:295, R.S. 47:1511, </w:t>
      </w:r>
      <w:r>
        <w:t>R.S. 47: 114 and R.S. 47:1602.1.</w:t>
      </w:r>
    </w:p>
    <w:p w14:paraId="0B066DD1" w14:textId="77777777" w:rsidR="000A70F9" w:rsidRDefault="000A70F9">
      <w:pPr>
        <w:pStyle w:val="HistoricalNote"/>
      </w:pPr>
      <w:r>
        <w:t>HISTORICAL NOTE:</w:t>
      </w:r>
      <w:r>
        <w:tab/>
        <w:t>Promulgated by the Department of Revenue, Policy Services Di</w:t>
      </w:r>
      <w:r w:rsidR="00D2306D">
        <w:t>vision, LR 30:91 (January 2004), a</w:t>
      </w:r>
      <w:r w:rsidR="00EF2FA8">
        <w:t>mended LR 39:104 (January 2013), repromulgated LR 39:330 (February 2013</w:t>
      </w:r>
      <w:r w:rsidR="004F1815" w:rsidRPr="00D94122">
        <w:t>), amended LR 48:</w:t>
      </w:r>
      <w:r w:rsidR="004F1815">
        <w:t>507</w:t>
      </w:r>
      <w:r w:rsidR="004F1815" w:rsidRPr="002F7610">
        <w:t xml:space="preserve"> (March 2022</w:t>
      </w:r>
      <w:r w:rsidR="00A5740D">
        <w:t>),</w:t>
      </w:r>
      <w:r w:rsidR="00A5740D" w:rsidRPr="0064702D">
        <w:t xml:space="preserve"> amended LR 48:</w:t>
      </w:r>
      <w:r w:rsidR="00A5740D">
        <w:t>2766 (November 2022).</w:t>
      </w:r>
    </w:p>
    <w:p w14:paraId="10AF9DBB" w14:textId="77777777" w:rsidR="00F542A3" w:rsidRPr="0047420C" w:rsidRDefault="00F542A3" w:rsidP="00F542A3">
      <w:pPr>
        <w:pStyle w:val="Section"/>
      </w:pPr>
      <w:bookmarkStart w:id="519" w:name="_Toc233690058"/>
      <w:bookmarkStart w:id="520" w:name="_Toc234030644"/>
      <w:bookmarkStart w:id="521" w:name="TOC_Chap31"/>
      <w:bookmarkStart w:id="522" w:name="_Toc243721261"/>
      <w:bookmarkStart w:id="523" w:name="_Toc259619494"/>
      <w:bookmarkStart w:id="524" w:name="_Toc262718581"/>
      <w:bookmarkStart w:id="525" w:name="_Toc275165351"/>
      <w:bookmarkStart w:id="526" w:name="_Toc238197617"/>
      <w:r w:rsidRPr="0047420C">
        <w:t>§1525.</w:t>
      </w:r>
      <w:r w:rsidRPr="0047420C">
        <w:tab/>
        <w:t>Income Tax Withholding on Gaming Winnings</w:t>
      </w:r>
      <w:bookmarkEnd w:id="526"/>
    </w:p>
    <w:p w14:paraId="3C42C841" w14:textId="77777777" w:rsidR="00CA12BD" w:rsidRPr="00CA12BD" w:rsidRDefault="00F542A3" w:rsidP="00CA12BD">
      <w:pPr>
        <w:pStyle w:val="A"/>
      </w:pPr>
      <w:r w:rsidRPr="0047420C">
        <w:t>A.</w:t>
      </w:r>
      <w:r>
        <w:tab/>
      </w:r>
      <w:r w:rsidR="00CA12BD" w:rsidRPr="00CA12BD">
        <w:t>Withholding Requirement for Gaming Winnings</w:t>
      </w:r>
    </w:p>
    <w:p w14:paraId="69093DBA" w14:textId="77777777" w:rsidR="00CA12BD" w:rsidRPr="00CA12BD" w:rsidRDefault="00CA12BD" w:rsidP="00CA12BD">
      <w:pPr>
        <w:pStyle w:val="1"/>
      </w:pPr>
      <w:r w:rsidRPr="00CA12BD">
        <w:t>1.</w:t>
      </w:r>
      <w:r w:rsidRPr="00CA12BD">
        <w:tab/>
        <w:t>Any person that pays gaming winnings won in Louisiana is required to withhold individual income taxes at the highest rate provided for by R.S. 47:32(A) if income taxes are required to be withheld for the Internal Revenue Service under 26 USC 3402 on the same winnings.</w:t>
      </w:r>
    </w:p>
    <w:p w14:paraId="2291F9CA" w14:textId="77777777" w:rsidR="00CA12BD" w:rsidRPr="00CA12BD" w:rsidRDefault="00CA12BD" w:rsidP="00CA12BD">
      <w:pPr>
        <w:pStyle w:val="1"/>
      </w:pPr>
      <w:r w:rsidRPr="00CA12BD">
        <w:t>2.</w:t>
      </w:r>
      <w:r w:rsidRPr="00CA12BD">
        <w:tab/>
        <w:t xml:space="preserve">Additionally following current Department of Revenue practice, casinos that pay slot machine winnings in excess of $1,200 shall issue an IRS Form W2-G and withhold at the highest rate provided for by R.S. 47:32(A) of the slot machine winnings regardless of the </w:t>
      </w:r>
      <w:r w:rsidRPr="00CA12BD">
        <w:rPr>
          <w:iCs/>
        </w:rPr>
        <w:t xml:space="preserve">Internal Revenue Code </w:t>
      </w:r>
      <w:r w:rsidRPr="00CA12BD">
        <w:t>withholding on such slot machine winnings.</w:t>
      </w:r>
    </w:p>
    <w:p w14:paraId="55287F77" w14:textId="77777777" w:rsidR="004F1815" w:rsidRPr="007704D7" w:rsidRDefault="00CA12BD" w:rsidP="00CA12BD">
      <w:pPr>
        <w:pStyle w:val="1"/>
      </w:pPr>
      <w:r w:rsidRPr="00CA12BD">
        <w:rPr>
          <w:kern w:val="0"/>
        </w:rPr>
        <w:t>3.</w:t>
      </w:r>
      <w:r w:rsidRPr="00CA12BD">
        <w:rPr>
          <w:kern w:val="0"/>
        </w:rPr>
        <w:tab/>
        <w:t>Any person that pays sports wagering and fantasy sports contest winnings won in Louisiana is required to withhold individual income taxes at the highest rate provided for by R.S. 47:32(A) if income taxes are required to be withheld for the Internal Revenue Service under 26 USC 3402 on the same winnings.</w:t>
      </w:r>
    </w:p>
    <w:p w14:paraId="0DAEE435" w14:textId="77777777" w:rsidR="00F542A3" w:rsidRPr="0047420C" w:rsidRDefault="00F542A3" w:rsidP="00F542A3">
      <w:pPr>
        <w:pStyle w:val="A"/>
      </w:pPr>
      <w:r>
        <w:t>B.</w:t>
      </w:r>
      <w:r>
        <w:tab/>
      </w:r>
      <w:r w:rsidRPr="0047420C">
        <w:t>Reporting Requirements for Gaming Winnings</w:t>
      </w:r>
    </w:p>
    <w:p w14:paraId="5450AD17" w14:textId="77777777" w:rsidR="00B74691" w:rsidRPr="00C96387" w:rsidRDefault="00F542A3" w:rsidP="00B74691">
      <w:pPr>
        <w:pStyle w:val="1"/>
      </w:pPr>
      <w:r w:rsidRPr="0047420C">
        <w:t>1.</w:t>
      </w:r>
      <w:r>
        <w:tab/>
      </w:r>
      <w:r w:rsidR="00B74691" w:rsidRPr="00C96387">
        <w:t>Businesses required to withhold and to submit income taxes on gaming winnings shall send the Department of Revenue an annual report containing a list of all winners in a format approved by the department. The report shall be filed electronically and contain the following information as printed on federal form W-2G:</w:t>
      </w:r>
    </w:p>
    <w:p w14:paraId="360D2100" w14:textId="77777777" w:rsidR="00B74691" w:rsidRPr="00C96387" w:rsidRDefault="00B74691" w:rsidP="00B74691">
      <w:pPr>
        <w:pStyle w:val="a0"/>
      </w:pPr>
      <w:r w:rsidRPr="00C96387">
        <w:t>a.</w:t>
      </w:r>
      <w:r w:rsidRPr="00C96387">
        <w:tab/>
        <w:t>the payor’s name, address, and federal identification number;</w:t>
      </w:r>
    </w:p>
    <w:p w14:paraId="30B7C814" w14:textId="77777777" w:rsidR="00B74691" w:rsidRPr="00C96387" w:rsidRDefault="00B74691" w:rsidP="00B74691">
      <w:pPr>
        <w:pStyle w:val="a0"/>
      </w:pPr>
      <w:r w:rsidRPr="00C96387">
        <w:t>b.</w:t>
      </w:r>
      <w:r w:rsidRPr="00C96387">
        <w:tab/>
        <w:t xml:space="preserve">the winner’s name, address, social security number, gross winnings, amount of federal income taxes withheld, and amount of state income taxes withheld. </w:t>
      </w:r>
    </w:p>
    <w:p w14:paraId="224C1E94" w14:textId="15838142" w:rsidR="004F1815" w:rsidRPr="007704D7" w:rsidRDefault="00B74691" w:rsidP="00B74691">
      <w:pPr>
        <w:pStyle w:val="1"/>
      </w:pPr>
      <w:r w:rsidRPr="00C96387">
        <w:lastRenderedPageBreak/>
        <w:t>2.</w:t>
      </w:r>
      <w:r w:rsidRPr="00C96387">
        <w:tab/>
        <w:t>Pursuant to the authority of R.S. 47:114(D)(2) and to provide simplicity on related federal filing requirements, the secretary grants an extension of time to file to February 28th to coincide with the federal due date</w:t>
      </w:r>
      <w:r w:rsidR="00CA12BD" w:rsidRPr="007704D7">
        <w:t>.</w:t>
      </w:r>
      <w:r w:rsidR="004F1815" w:rsidRPr="007704D7">
        <w:t xml:space="preserve"> </w:t>
      </w:r>
    </w:p>
    <w:p w14:paraId="5D3DE669" w14:textId="77777777" w:rsidR="00F542A3" w:rsidRPr="0047420C" w:rsidRDefault="00F542A3" w:rsidP="00F542A3">
      <w:pPr>
        <w:pStyle w:val="AuthorityNote"/>
      </w:pPr>
      <w:r w:rsidRPr="0047420C">
        <w:t xml:space="preserve">AUTHORITY NOTE: </w:t>
      </w:r>
      <w:r w:rsidR="00CA12BD" w:rsidRPr="007704D7">
        <w:t>Promulgated in accordance with Act 80 of the 2021 Regular Session of the Louisiana Legislature, R.S. 47:32(A), R.S. 47:164, and R.S. 47:1511.</w:t>
      </w:r>
    </w:p>
    <w:p w14:paraId="2ABD3166" w14:textId="51B1278F" w:rsidR="00F542A3" w:rsidRDefault="00F542A3" w:rsidP="00074EC2">
      <w:pPr>
        <w:pStyle w:val="HistoricalNote"/>
      </w:pPr>
      <w:r w:rsidRPr="0047420C">
        <w:t>HISTORICAL NOTE: Promulgated by the Department of Revenue,</w:t>
      </w:r>
      <w:r>
        <w:t xml:space="preserve"> Policy Service Division,</w:t>
      </w:r>
      <w:r w:rsidRPr="0047420C">
        <w:t xml:space="preserve"> LR 3</w:t>
      </w:r>
      <w:r>
        <w:t>6</w:t>
      </w:r>
      <w:r w:rsidRPr="0047420C">
        <w:t>:</w:t>
      </w:r>
      <w:r w:rsidR="004F1815">
        <w:t>2877 (December 2010),</w:t>
      </w:r>
      <w:r w:rsidR="004F1815" w:rsidRPr="004F1815">
        <w:t xml:space="preserve"> </w:t>
      </w:r>
      <w:r w:rsidR="004F1815" w:rsidRPr="007704D7">
        <w:t>LR 4</w:t>
      </w:r>
      <w:r w:rsidR="004F1815">
        <w:t>8</w:t>
      </w:r>
      <w:r w:rsidR="004F1815" w:rsidRPr="007704D7">
        <w:t>:</w:t>
      </w:r>
      <w:r w:rsidR="004F1815">
        <w:t>504 (March 2022)</w:t>
      </w:r>
      <w:r w:rsidR="00B74691">
        <w:t xml:space="preserve">, </w:t>
      </w:r>
      <w:r w:rsidR="00B74691" w:rsidRPr="00C96387">
        <w:t>LR 52:71 (January 2026).</w:t>
      </w:r>
    </w:p>
    <w:p w14:paraId="371CD512" w14:textId="77777777" w:rsidR="000A70F9" w:rsidRDefault="000A70F9">
      <w:pPr>
        <w:pStyle w:val="Chapter"/>
      </w:pPr>
      <w:bookmarkStart w:id="527" w:name="TOC_Chap42"/>
      <w:bookmarkStart w:id="528" w:name="_Toc233690074"/>
      <w:bookmarkStart w:id="529" w:name="_Toc234030660"/>
      <w:bookmarkStart w:id="530" w:name="_Toc243721284"/>
      <w:bookmarkStart w:id="531" w:name="_Toc259619524"/>
      <w:bookmarkStart w:id="532" w:name="_Toc262718611"/>
      <w:bookmarkStart w:id="533" w:name="_Toc275165382"/>
      <w:bookmarkStart w:id="534" w:name="_Toc238197618"/>
      <w:bookmarkEnd w:id="519"/>
      <w:bookmarkEnd w:id="520"/>
      <w:bookmarkEnd w:id="521"/>
      <w:bookmarkEnd w:id="522"/>
      <w:bookmarkEnd w:id="523"/>
      <w:bookmarkEnd w:id="524"/>
      <w:bookmarkEnd w:id="525"/>
      <w:r>
        <w:t>Chapter 19.</w:t>
      </w:r>
      <w:bookmarkEnd w:id="527"/>
      <w:r w:rsidR="009063FA">
        <w:tab/>
      </w:r>
      <w:bookmarkStart w:id="535" w:name="TOCT_Chap37"/>
      <w:bookmarkStart w:id="536" w:name="TOCT_Chap32"/>
      <w:bookmarkStart w:id="537" w:name="TOCT_Chap39"/>
      <w:bookmarkStart w:id="538" w:name="TOCT_Chap42"/>
      <w:r>
        <w:t>Miscellaneous Tax Exemptions</w:t>
      </w:r>
      <w:bookmarkEnd w:id="528"/>
      <w:bookmarkEnd w:id="529"/>
      <w:bookmarkEnd w:id="530"/>
      <w:bookmarkEnd w:id="531"/>
      <w:bookmarkEnd w:id="532"/>
      <w:bookmarkEnd w:id="533"/>
      <w:bookmarkEnd w:id="535"/>
      <w:bookmarkEnd w:id="536"/>
      <w:bookmarkEnd w:id="537"/>
      <w:bookmarkEnd w:id="538"/>
      <w:r w:rsidR="00C12F3A">
        <w:t xml:space="preserve">, </w:t>
      </w:r>
      <w:r w:rsidR="00C12F3A" w:rsidRPr="003F266C">
        <w:t>Credits and Deductions</w:t>
      </w:r>
      <w:bookmarkEnd w:id="534"/>
    </w:p>
    <w:p w14:paraId="4698DDFB" w14:textId="259D2BA3" w:rsidR="001E4AEB" w:rsidRPr="00BE0B66" w:rsidRDefault="001E4AEB" w:rsidP="001E4AEB">
      <w:pPr>
        <w:pStyle w:val="Section"/>
      </w:pPr>
      <w:bookmarkStart w:id="539" w:name="_Toc233690077"/>
      <w:bookmarkStart w:id="540" w:name="_Toc234030663"/>
      <w:bookmarkStart w:id="541" w:name="_Toc243721287"/>
      <w:bookmarkStart w:id="542" w:name="_Toc259619527"/>
      <w:bookmarkStart w:id="543" w:name="_Toc262718614"/>
      <w:bookmarkStart w:id="544" w:name="_Toc275165385"/>
      <w:bookmarkStart w:id="545" w:name="_Toc238197619"/>
      <w:r w:rsidRPr="00BE0B66">
        <w:t>§1903.</w:t>
      </w:r>
      <w:r w:rsidRPr="00BE0B66">
        <w:tab/>
        <w:t xml:space="preserve">Administration </w:t>
      </w:r>
      <w:bookmarkEnd w:id="539"/>
      <w:bookmarkEnd w:id="540"/>
      <w:bookmarkEnd w:id="541"/>
      <w:bookmarkEnd w:id="542"/>
      <w:bookmarkEnd w:id="543"/>
      <w:bookmarkEnd w:id="544"/>
      <w:r w:rsidR="005309EF">
        <w:t>of the Workforce Child Care Tax Credits</w:t>
      </w:r>
      <w:bookmarkEnd w:id="545"/>
    </w:p>
    <w:p w14:paraId="7188CA96" w14:textId="1CA1C21A" w:rsidR="001E4AEB" w:rsidRPr="00BE0B66" w:rsidRDefault="001E4AEB" w:rsidP="001E4AEB">
      <w:pPr>
        <w:pStyle w:val="A"/>
      </w:pPr>
      <w:r w:rsidRPr="00BE0B66">
        <w:t>A.</w:t>
      </w:r>
      <w:r w:rsidRPr="00BE0B66">
        <w:tab/>
        <w:t xml:space="preserve">General </w:t>
      </w:r>
      <w:r w:rsidR="005309EF">
        <w:t>Workforce Child Care Tax Credit Provisions</w:t>
      </w:r>
    </w:p>
    <w:p w14:paraId="27D0C59E" w14:textId="77777777" w:rsidR="001E4AEB" w:rsidRPr="00BE0B66" w:rsidRDefault="001E4AEB" w:rsidP="001E4AEB">
      <w:pPr>
        <w:pStyle w:val="1"/>
      </w:pPr>
      <w:r w:rsidRPr="00BE0B66">
        <w:t>1.</w:t>
      </w:r>
      <w:r w:rsidRPr="00BE0B66">
        <w:tab/>
        <w:t>For purposes of the tax credits in R.S. 47:6101 through 6109, a child will be deemed to be five years of age or less if the child is five years of age or less on any day of the taxable year for which a credit is claimed.</w:t>
      </w:r>
    </w:p>
    <w:p w14:paraId="0F3A123F" w14:textId="77777777" w:rsidR="001E4AEB" w:rsidRPr="00BE0B66" w:rsidRDefault="001E4AEB" w:rsidP="001E4AEB">
      <w:pPr>
        <w:pStyle w:val="1"/>
      </w:pPr>
      <w:r w:rsidRPr="00BE0B66">
        <w:t>2.</w:t>
      </w:r>
      <w:r w:rsidRPr="00BE0B66">
        <w:tab/>
        <w:t xml:space="preserve">The term </w:t>
      </w:r>
      <w:r w:rsidR="00420421" w:rsidRPr="00420421">
        <w:t>“</w:t>
      </w:r>
      <w:r w:rsidRPr="00BE0B66">
        <w:t>business</w:t>
      </w:r>
      <w:r w:rsidR="00420421" w:rsidRPr="00420421">
        <w:t>”</w:t>
      </w:r>
      <w:r w:rsidRPr="00BE0B66">
        <w:t xml:space="preserve"> as used in this regulation means any for-profit or not-for-profit entity not including any individual operating in their personal capacity.</w:t>
      </w:r>
    </w:p>
    <w:p w14:paraId="41DAB82E" w14:textId="77777777" w:rsidR="001E4AEB" w:rsidRDefault="001E4AEB" w:rsidP="001E4AEB">
      <w:pPr>
        <w:pStyle w:val="1"/>
      </w:pPr>
      <w:r w:rsidRPr="00BE0B66">
        <w:t>3.</w:t>
      </w:r>
      <w:r w:rsidRPr="00BE0B66">
        <w:tab/>
        <w:t>The credits provided for in R.S. 47:6101 through 6109 are applicable against individual income tax and corporation income and franchise tax but not against income taxes imposed on estates and trusts.</w:t>
      </w:r>
    </w:p>
    <w:p w14:paraId="6CFCC8A1" w14:textId="77777777" w:rsidR="00646C0F" w:rsidRPr="005E6AA1" w:rsidRDefault="00646C0F" w:rsidP="00646C0F">
      <w:pPr>
        <w:pStyle w:val="1"/>
      </w:pPr>
      <w:r w:rsidRPr="005E6AA1">
        <w:t>4.</w:t>
      </w:r>
      <w:r w:rsidRPr="005E6AA1">
        <w:tab/>
        <w:t>The accrual of interest shall be suspended during any period of time that a delay in the issuance of a refund is attributable to the taxpayer’s failure to provide any of the</w:t>
      </w:r>
      <w:r>
        <w:t xml:space="preserve"> </w:t>
      </w:r>
      <w:r w:rsidRPr="005E6AA1">
        <w:t>information or documentation required herein, as provided by R.S. 47:1624(F).</w:t>
      </w:r>
    </w:p>
    <w:p w14:paraId="7ED88683" w14:textId="77777777" w:rsidR="001E4AEB" w:rsidRPr="00BE0B66" w:rsidRDefault="001E4AEB" w:rsidP="001E4AEB">
      <w:pPr>
        <w:pStyle w:val="A"/>
      </w:pPr>
      <w:r w:rsidRPr="00BE0B66">
        <w:t>B.</w:t>
      </w:r>
      <w:r w:rsidRPr="00BE0B66">
        <w:tab/>
        <w:t>Child Care Expense Tax Credit</w:t>
      </w:r>
    </w:p>
    <w:p w14:paraId="53AD4C92" w14:textId="77777777" w:rsidR="001E4AEB" w:rsidRPr="00BE0B66" w:rsidRDefault="001E4AEB" w:rsidP="001E4AEB">
      <w:pPr>
        <w:pStyle w:val="1"/>
      </w:pPr>
      <w:r w:rsidRPr="00BE0B66">
        <w:t>1.</w:t>
      </w:r>
      <w:r w:rsidRPr="00BE0B66">
        <w:tab/>
        <w:t>The Department of Revenue shall make available to qualifying child care facilities a credit certificate to be given to each taxpayer claiming the child care expense tax credit. The credit certificate will consist of a provider portion of the certificate and a taxpayer portion of the certificate.</w:t>
      </w:r>
    </w:p>
    <w:p w14:paraId="3A5F55FB" w14:textId="714A4F1F" w:rsidR="001E4AEB" w:rsidRPr="00BE0B66" w:rsidRDefault="001E4AEB" w:rsidP="001E4AEB">
      <w:pPr>
        <w:pStyle w:val="1"/>
      </w:pPr>
      <w:r w:rsidRPr="00BE0B66">
        <w:t>2.</w:t>
      </w:r>
      <w:r w:rsidRPr="00BE0B66">
        <w:tab/>
      </w:r>
      <w:r w:rsidR="00646C0F" w:rsidRPr="005E6AA1">
        <w:t>The provider shall complete the provider portion of the credit certificate and shall submit the certificate to each taxpayer who had a child at the facility during the calendar year no later than January 31 of the succeeding year. The provider portion of the credit certificate will include, but not be limited to, the following information: the child care facility name, the child care facility star rating, the child care facility Louisiana tax identification number, the child care facility license number, the name of the child attending the facility and the issue date and effective year. The provider shall submit to the Department of Revenue a list of all taxpayers to whom a certificate was issued.</w:t>
      </w:r>
    </w:p>
    <w:p w14:paraId="767248F6" w14:textId="77777777" w:rsidR="001E4AEB" w:rsidRPr="00BE0B66" w:rsidRDefault="001E4AEB" w:rsidP="001E4AEB">
      <w:pPr>
        <w:pStyle w:val="1"/>
      </w:pPr>
      <w:r w:rsidRPr="00BE0B66">
        <w:t>3.</w:t>
      </w:r>
      <w:r w:rsidRPr="00BE0B66">
        <w:tab/>
        <w:t xml:space="preserve">The taxpayer shall complete the taxpayer portion of the certificate which will include, but not be limited to, the following information: the name and social security number of the taxpayer claiming the credit and the name, social security number and date of birth for the qualifying child for </w:t>
      </w:r>
      <w:r w:rsidRPr="00BE0B66">
        <w:t>whom this credit is claimed on the tax return. The taxpayer must submit or maintain the certificate as required by the Secretary of the Department of Revenue in forms and instructions.</w:t>
      </w:r>
    </w:p>
    <w:p w14:paraId="1965E9D9" w14:textId="77777777" w:rsidR="001E4AEB" w:rsidRPr="00BE0B66" w:rsidRDefault="001E4AEB" w:rsidP="001E4AEB">
      <w:pPr>
        <w:pStyle w:val="1"/>
      </w:pPr>
      <w:r w:rsidRPr="00BE0B66">
        <w:t>4.</w:t>
      </w:r>
      <w:r w:rsidRPr="00BE0B66">
        <w:tab/>
        <w:t>The Department of Social Services shall provide information necessary for the Secretary of the Department of Revenue to determine the child care provider's quality rating.</w:t>
      </w:r>
    </w:p>
    <w:p w14:paraId="75C8F3A2" w14:textId="77777777" w:rsidR="001E4AEB" w:rsidRPr="00BE0B66" w:rsidRDefault="001E4AEB" w:rsidP="001E4AEB">
      <w:pPr>
        <w:pStyle w:val="A"/>
      </w:pPr>
      <w:r w:rsidRPr="00BE0B66">
        <w:t>C.</w:t>
      </w:r>
      <w:r w:rsidRPr="00BE0B66">
        <w:tab/>
        <w:t>Child Care Provider Tax Credit</w:t>
      </w:r>
    </w:p>
    <w:p w14:paraId="39378AD5" w14:textId="77777777" w:rsidR="001E4AEB" w:rsidRPr="00BE0B66" w:rsidRDefault="001E4AEB" w:rsidP="001E4AEB">
      <w:pPr>
        <w:pStyle w:val="1"/>
      </w:pPr>
      <w:r w:rsidRPr="00BE0B66">
        <w:t>1.</w:t>
      </w:r>
      <w:r w:rsidRPr="00BE0B66">
        <w:tab/>
        <w:t>The average monthly number of children as used in R.S. 47:6105 is to be determined on a calendar year basis and the provider shall claim the credit for the tax year that includes December 31. The child care provider tax credit will be calculated based on the average monthly number of children participating full-time in the Child Care Assistance or Foster Care Program, from January to December of a calendar year, as follows:</w:t>
      </w:r>
    </w:p>
    <w:p w14:paraId="22D5E652" w14:textId="77777777" w:rsidR="001E4AEB" w:rsidRPr="00BE0B66" w:rsidRDefault="001E4AEB" w:rsidP="001E4AEB">
      <w:pPr>
        <w:pStyle w:val="a0"/>
      </w:pPr>
      <w:r w:rsidRPr="00BE0B66">
        <w:t>a.</w:t>
      </w:r>
      <w:r w:rsidRPr="00BE0B66">
        <w:tab/>
        <w:t>full-time participation is considered when the Child Care Assistance or Foster Care Program pays for at least 12 days of service per child during the month; or</w:t>
      </w:r>
    </w:p>
    <w:p w14:paraId="02F1A292" w14:textId="77777777" w:rsidR="001E4AEB" w:rsidRPr="00BE0B66" w:rsidRDefault="001E4AEB" w:rsidP="001E4AEB">
      <w:pPr>
        <w:pStyle w:val="a0"/>
      </w:pPr>
      <w:r w:rsidRPr="00BE0B66">
        <w:t>b.</w:t>
      </w:r>
      <w:r w:rsidRPr="00BE0B66">
        <w:tab/>
        <w:t>part-time participation is considered when the Child Care Assistance or Foster Care Program pays for at least 40 hours of service per child during the month; or</w:t>
      </w:r>
    </w:p>
    <w:p w14:paraId="0AF67928" w14:textId="77777777" w:rsidR="001E4AEB" w:rsidRPr="00BE0B66" w:rsidRDefault="001E4AEB" w:rsidP="001E4AEB">
      <w:pPr>
        <w:pStyle w:val="a0"/>
      </w:pPr>
      <w:r w:rsidRPr="00BE0B66">
        <w:t>c.</w:t>
      </w:r>
      <w:r w:rsidRPr="00BE0B66">
        <w:tab/>
        <w:t>part-time participation is considered when the Child Care Assistance or Foster Care Program pays for at least 5 days but no more than 11 days of service per child during the month;</w:t>
      </w:r>
    </w:p>
    <w:p w14:paraId="2C92BD44" w14:textId="77777777" w:rsidR="001E4AEB" w:rsidRPr="00BE0B66" w:rsidRDefault="001E4AEB" w:rsidP="001E4AEB">
      <w:pPr>
        <w:pStyle w:val="a0"/>
      </w:pPr>
      <w:r w:rsidRPr="00BE0B66">
        <w:t>d.</w:t>
      </w:r>
      <w:r w:rsidRPr="00BE0B66">
        <w:tab/>
        <w:t>two part-time participants are considered one full-time participant for purposes of this calculation.</w:t>
      </w:r>
    </w:p>
    <w:p w14:paraId="6B1AA86C" w14:textId="77777777" w:rsidR="00646C0F" w:rsidRPr="005E6AA1" w:rsidRDefault="001E4AEB" w:rsidP="00646C0F">
      <w:pPr>
        <w:pStyle w:val="1"/>
      </w:pPr>
      <w:r w:rsidRPr="00BE0B66">
        <w:t>2.</w:t>
      </w:r>
      <w:r w:rsidRPr="00BE0B66">
        <w:tab/>
      </w:r>
      <w:r w:rsidR="00646C0F" w:rsidRPr="005E6AA1">
        <w:t>The Department of Education shall provide documentation to each qualifying provider of the average monthly number of children participating in the Child Care Assistance Program or in the Foster Care Program. If the provider has multiple sites, the Department of Education shall provide this information for each site. The certificate shall be delivered or mailed to all qualifying child care providers by March 1 of the year following the year the credit is earned. The certificate shall include, but not be limited to, the following information: the child care facility name, the child care facility star rating, the child care facility license number and the issue date and effective year.</w:t>
      </w:r>
    </w:p>
    <w:p w14:paraId="78BC2168" w14:textId="77777777" w:rsidR="00646C0F" w:rsidRPr="005E6AA1" w:rsidRDefault="00646C0F" w:rsidP="00646C0F">
      <w:pPr>
        <w:pStyle w:val="1"/>
      </w:pPr>
      <w:r w:rsidRPr="005E6AA1">
        <w:t>3.</w:t>
      </w:r>
      <w:r w:rsidRPr="005E6AA1">
        <w:tab/>
        <w:t xml:space="preserve">Child care providers shall submit the credit certificate issued by the Department of Education with their Louisiana income tax return claiming the credit. </w:t>
      </w:r>
    </w:p>
    <w:p w14:paraId="78FDC361" w14:textId="645A7B74" w:rsidR="001E4AEB" w:rsidRPr="00BE0B66" w:rsidRDefault="00646C0F" w:rsidP="00646C0F">
      <w:pPr>
        <w:pStyle w:val="1"/>
      </w:pPr>
      <w:r w:rsidRPr="005E6AA1">
        <w:t>4.</w:t>
      </w:r>
      <w:r w:rsidRPr="005E6AA1">
        <w:tab/>
        <w:t>The Department of Education shall provide information necessary for the Secretary of the Department of Revenue to determine and/or verify the provider's quality rating</w:t>
      </w:r>
      <w:r w:rsidR="001E4AEB" w:rsidRPr="00BE0B66">
        <w:t>.</w:t>
      </w:r>
    </w:p>
    <w:p w14:paraId="37A16BFD" w14:textId="77777777" w:rsidR="00646C0F" w:rsidRPr="005E6AA1" w:rsidRDefault="001E4AEB" w:rsidP="00646C0F">
      <w:pPr>
        <w:pStyle w:val="A"/>
      </w:pPr>
      <w:r w:rsidRPr="00BE0B66">
        <w:t>D.</w:t>
      </w:r>
      <w:r w:rsidRPr="00BE0B66">
        <w:tab/>
      </w:r>
      <w:r w:rsidR="00646C0F" w:rsidRPr="005E6AA1">
        <w:t>Credit for Child Care Directors and Staff</w:t>
      </w:r>
    </w:p>
    <w:p w14:paraId="46B8ABE4" w14:textId="77777777" w:rsidR="00646C0F" w:rsidRPr="005E6AA1" w:rsidRDefault="00646C0F" w:rsidP="00646C0F">
      <w:pPr>
        <w:pStyle w:val="1"/>
      </w:pPr>
      <w:r w:rsidRPr="005E6AA1">
        <w:t>1.</w:t>
      </w:r>
      <w:r w:rsidRPr="005E6AA1">
        <w:tab/>
        <w:t>The Department of Education shall provide information necessary for the Secretary of the Department of Revenue to determine and/or verify the director and staff levels for earning the credit</w:t>
      </w:r>
      <w:r w:rsidRPr="005E6AA1" w:rsidDel="00E7339F">
        <w:t xml:space="preserve"> </w:t>
      </w:r>
    </w:p>
    <w:p w14:paraId="35A721A5" w14:textId="77777777" w:rsidR="00646C0F" w:rsidRPr="005E6AA1" w:rsidRDefault="00646C0F" w:rsidP="00646C0F">
      <w:pPr>
        <w:pStyle w:val="1"/>
      </w:pPr>
      <w:r w:rsidRPr="005E6AA1">
        <w:lastRenderedPageBreak/>
        <w:t>2.</w:t>
      </w:r>
      <w:r w:rsidRPr="005E6AA1">
        <w:tab/>
        <w:t>In order to claim this credit, the Department of Education, or its representative, must provide child care facility directors and staff members with Form R-10615, Louisiana School Readiness Tax Credit For Child Care Director and Staff Member, no later than January 31 stating which level of qualification the employee meets according to the criteria established by the Department of Education. The taxpayer must submit Form R-10615 with their Louisiana income tax return.</w:t>
      </w:r>
    </w:p>
    <w:p w14:paraId="67C28C48" w14:textId="77777777" w:rsidR="00646C0F" w:rsidRPr="005E6AA1" w:rsidRDefault="00646C0F" w:rsidP="00646C0F">
      <w:pPr>
        <w:pStyle w:val="1"/>
      </w:pPr>
      <w:r w:rsidRPr="005E6AA1">
        <w:t>3.</w:t>
      </w:r>
      <w:r w:rsidRPr="005E6AA1">
        <w:tab/>
        <w:t>Each child care facility director and staff member will also have to verify that he/she has worked at the same child care facility for at least six months in the calendar year, unless otherwise approved by the Department of Education.</w:t>
      </w:r>
    </w:p>
    <w:p w14:paraId="5229AEFA" w14:textId="2D8CA217" w:rsidR="001E4AEB" w:rsidRPr="00BE0B66" w:rsidRDefault="00646C0F" w:rsidP="00646C0F">
      <w:pPr>
        <w:pStyle w:val="1"/>
      </w:pPr>
      <w:r w:rsidRPr="005E6AA1">
        <w:t>4.</w:t>
      </w:r>
      <w:r w:rsidRPr="005E6AA1">
        <w:tab/>
        <w:t>Child care director and staff levels will have such meaning as provided by regulation issued by the Department of Education</w:t>
      </w:r>
      <w:r w:rsidR="001E4AEB" w:rsidRPr="00BE0B66">
        <w:t>.</w:t>
      </w:r>
    </w:p>
    <w:p w14:paraId="242A8FA7" w14:textId="77777777" w:rsidR="001E4AEB" w:rsidRPr="00BE0B66" w:rsidRDefault="001E4AEB" w:rsidP="001E4AEB">
      <w:pPr>
        <w:pStyle w:val="A"/>
      </w:pPr>
      <w:r w:rsidRPr="00BE0B66">
        <w:t>E.</w:t>
      </w:r>
      <w:r w:rsidRPr="00BE0B66">
        <w:tab/>
        <w:t>Business-Supported Child Care Credits</w:t>
      </w:r>
    </w:p>
    <w:p w14:paraId="0FD5C38D" w14:textId="77777777" w:rsidR="001E4AEB" w:rsidRPr="00BE0B66" w:rsidRDefault="001E4AEB" w:rsidP="001E4AEB">
      <w:pPr>
        <w:pStyle w:val="1"/>
      </w:pPr>
      <w:r w:rsidRPr="00BE0B66">
        <w:t>1.</w:t>
      </w:r>
      <w:r w:rsidRPr="00BE0B66">
        <w:tab/>
        <w:t>Business Child Care Expense Credit</w:t>
      </w:r>
    </w:p>
    <w:p w14:paraId="6F353321" w14:textId="77777777" w:rsidR="00646C0F" w:rsidRPr="005E6AA1" w:rsidRDefault="001E4AEB" w:rsidP="00646C0F">
      <w:pPr>
        <w:pStyle w:val="a0"/>
      </w:pPr>
      <w:r w:rsidRPr="00BE0B66">
        <w:t>a.</w:t>
      </w:r>
      <w:r w:rsidRPr="00BE0B66">
        <w:tab/>
      </w:r>
      <w:r w:rsidR="00646C0F" w:rsidRPr="005E6AA1">
        <w:t>In order for a business to claim this credit, the business must support the amount of qualifying expenses paid or made by providing the Department of Revenue with copies of cancelled checks, receipts, and other documentation containing the following information: the name and Louisiana revenue tax identification number of the child care facility to or for whom the eligible expenses were paid or made, the amount and nature of qualifying expenses at each child care facility as defined in R.S. 47:6102 and the child care facility's quality rating.</w:t>
      </w:r>
    </w:p>
    <w:p w14:paraId="66F77C30" w14:textId="2F3E6045" w:rsidR="00646C0F" w:rsidRPr="005E6AA1" w:rsidRDefault="00646C0F" w:rsidP="00646C0F">
      <w:pPr>
        <w:pStyle w:val="a0"/>
      </w:pPr>
      <w:r w:rsidRPr="005E6AA1">
        <w:t>b.</w:t>
      </w:r>
      <w:r w:rsidRPr="005E6AA1">
        <w:tab/>
        <w:t>The Department of Education shall provide information necessary for the Secretary of the Department of Revenue to determine and/or verify the facility's quality rating</w:t>
      </w:r>
      <w:r>
        <w:t>.</w:t>
      </w:r>
    </w:p>
    <w:p w14:paraId="603F31F3" w14:textId="77777777" w:rsidR="001E4AEB" w:rsidRPr="00BE0B66" w:rsidRDefault="001E4AEB" w:rsidP="001E4AEB">
      <w:pPr>
        <w:pStyle w:val="1"/>
      </w:pPr>
      <w:r w:rsidRPr="00BE0B66">
        <w:t>2.</w:t>
      </w:r>
      <w:r w:rsidRPr="00BE0B66">
        <w:tab/>
        <w:t>Payments and Donations to Child Care Resource and Referral Agencies</w:t>
      </w:r>
    </w:p>
    <w:p w14:paraId="736C183B" w14:textId="77777777" w:rsidR="001E4AEB" w:rsidRPr="00BE0B66" w:rsidRDefault="001E4AEB" w:rsidP="001E4AEB">
      <w:pPr>
        <w:pStyle w:val="a0"/>
      </w:pPr>
      <w:r w:rsidRPr="00BE0B66">
        <w:t>a.</w:t>
      </w:r>
      <w:r w:rsidRPr="00BE0B66">
        <w:tab/>
        <w:t xml:space="preserve">In order for a business to claim this portion of the business child care expense credit, the taxpayer must provide the Department of Revenue a receipt from the child care resource or referral agency for the amount of money the taxpayer paid and/or donated during the taxable year. </w:t>
      </w:r>
    </w:p>
    <w:p w14:paraId="14EA914A" w14:textId="77777777" w:rsidR="001E4AEB" w:rsidRPr="00BE0B66" w:rsidRDefault="001E4AEB" w:rsidP="001E4AEB">
      <w:pPr>
        <w:pStyle w:val="a0"/>
      </w:pPr>
      <w:r w:rsidRPr="00BE0B66">
        <w:t>b.</w:t>
      </w:r>
      <w:r w:rsidRPr="00BE0B66">
        <w:tab/>
        <w:t>If the child care resource or referral agency is part of a larger charitable organization, only fees and/or donations made to the child care resource or referral agency division of that organization will qualify for this credit. For</w:t>
      </w:r>
      <w:r>
        <w:t xml:space="preserve"> </w:t>
      </w:r>
      <w:r w:rsidRPr="00BE0B66">
        <w:t>example, if Volunteers of America has a division that functions as a child care resource or referral agency, only fees and donations made to the division of that organization would qualify for the credit while all other donations to Volunteers of America would not.</w:t>
      </w:r>
    </w:p>
    <w:p w14:paraId="05D46F1F" w14:textId="0C48EA47" w:rsidR="001E4AEB" w:rsidRPr="00BE0B66" w:rsidRDefault="001E4AEB" w:rsidP="001E4AEB">
      <w:pPr>
        <w:pStyle w:val="a0"/>
      </w:pPr>
      <w:r w:rsidRPr="00BE0B66">
        <w:t>c.</w:t>
      </w:r>
      <w:r w:rsidRPr="00BE0B66">
        <w:tab/>
      </w:r>
      <w:r w:rsidR="00646C0F" w:rsidRPr="005E6AA1">
        <w:t>The Department of Education shall provide to the Department of Revenue a list of qualifying child care resource or referral agencies for each calendar year.</w:t>
      </w:r>
    </w:p>
    <w:p w14:paraId="41B7A452" w14:textId="77777777" w:rsidR="001E4AEB" w:rsidRPr="00BE0B66" w:rsidRDefault="001E4AEB" w:rsidP="001E4AEB">
      <w:pPr>
        <w:pStyle w:val="AuthorityNote"/>
      </w:pPr>
      <w:r w:rsidRPr="00BE0B66">
        <w:t>AUTHORITY NOTE:</w:t>
      </w:r>
      <w:r w:rsidRPr="00BE0B66">
        <w:tab/>
        <w:t>Promulgated in accordance with R.S. 36:474 , R.S. 47:287.785, R.S. 47:295, R.S. 47:1511, and R.S. 47:6103.</w:t>
      </w:r>
    </w:p>
    <w:p w14:paraId="3D27B023" w14:textId="73AB8EF3" w:rsidR="001E4AEB" w:rsidRDefault="001E4AEB" w:rsidP="001E4AEB">
      <w:pPr>
        <w:pStyle w:val="HistoricalNote"/>
      </w:pPr>
      <w:r w:rsidRPr="00BE0B66">
        <w:t>HISTORICAL NOTE:</w:t>
      </w:r>
      <w:r w:rsidRPr="00BE0B66">
        <w:tab/>
        <w:t>Promulgated by the Department of Revenue and the Depart</w:t>
      </w:r>
      <w:r>
        <w:t>ment of Social Services, LR 33:2667</w:t>
      </w:r>
      <w:r w:rsidRPr="00BE0B66">
        <w:t xml:space="preserve"> </w:t>
      </w:r>
      <w:r w:rsidRPr="00BE0B66">
        <w:t>(December 2007)</w:t>
      </w:r>
      <w:r w:rsidR="00646C0F">
        <w:t xml:space="preserve">, </w:t>
      </w:r>
      <w:r w:rsidR="00646C0F" w:rsidRPr="005E6AA1">
        <w:t xml:space="preserve">amended by the Department of Revenue, Tax Policy and Planning Division, </w:t>
      </w:r>
      <w:r w:rsidR="00646C0F">
        <w:t>LR 51:2112 (December 2025).</w:t>
      </w:r>
    </w:p>
    <w:p w14:paraId="369CFA18" w14:textId="77777777" w:rsidR="00495A95" w:rsidRPr="00336751" w:rsidRDefault="00495A95" w:rsidP="00495A95">
      <w:pPr>
        <w:pStyle w:val="Section"/>
      </w:pPr>
      <w:bookmarkStart w:id="546" w:name="_Toc233690078"/>
      <w:bookmarkStart w:id="547" w:name="_Toc234030664"/>
      <w:bookmarkStart w:id="548" w:name="_Toc243721288"/>
      <w:bookmarkStart w:id="549" w:name="_Toc259619528"/>
      <w:bookmarkStart w:id="550" w:name="_Toc262718615"/>
      <w:bookmarkStart w:id="551" w:name="_Toc275165386"/>
      <w:bookmarkStart w:id="552" w:name="_Toc238197620"/>
      <w:r w:rsidRPr="00336751">
        <w:t>§1905.</w:t>
      </w:r>
      <w:r w:rsidRPr="00336751">
        <w:tab/>
        <w:t>Telephone Company Property Assessment Relief Fund</w:t>
      </w:r>
      <w:bookmarkEnd w:id="546"/>
      <w:bookmarkEnd w:id="547"/>
      <w:bookmarkEnd w:id="548"/>
      <w:bookmarkEnd w:id="549"/>
      <w:bookmarkEnd w:id="550"/>
      <w:bookmarkEnd w:id="551"/>
      <w:bookmarkEnd w:id="552"/>
    </w:p>
    <w:p w14:paraId="3F333A38" w14:textId="77777777" w:rsidR="00495A95" w:rsidRPr="00336751" w:rsidRDefault="00495A95" w:rsidP="00495A95">
      <w:pPr>
        <w:pStyle w:val="A"/>
      </w:pPr>
      <w:r w:rsidRPr="00336751">
        <w:t>A.</w:t>
      </w:r>
      <w:r w:rsidRPr="00336751">
        <w:tab/>
        <w:t xml:space="preserve">Telephone companies are allowed a credit for </w:t>
      </w:r>
      <w:r w:rsidR="007243E4">
        <w:br/>
      </w:r>
      <w:r w:rsidRPr="00336751">
        <w:t xml:space="preserve">40 percent of the total ad valorem taxes paid to political subdivisions of Louisiana on their public service properties that are assessed by the Louisiana Tax Commission at </w:t>
      </w:r>
      <w:r w:rsidR="007243E4">
        <w:br/>
      </w:r>
      <w:r w:rsidRPr="00336751">
        <w:t>25 percent of fair market value.</w:t>
      </w:r>
    </w:p>
    <w:p w14:paraId="2B4D4578" w14:textId="77777777" w:rsidR="00495A95" w:rsidRPr="00336751" w:rsidRDefault="00495A95" w:rsidP="00495A95">
      <w:pPr>
        <w:pStyle w:val="A"/>
      </w:pPr>
      <w:r w:rsidRPr="00336751">
        <w:t>B.</w:t>
      </w:r>
      <w:r w:rsidRPr="00336751">
        <w:tab/>
        <w:t>The credit can be taken against the following state taxes:</w:t>
      </w:r>
    </w:p>
    <w:p w14:paraId="4E6EDF3D" w14:textId="77777777" w:rsidR="00495A95" w:rsidRPr="00336751" w:rsidRDefault="00495A95" w:rsidP="00495A95">
      <w:pPr>
        <w:pStyle w:val="1"/>
      </w:pPr>
      <w:r w:rsidRPr="00336751">
        <w:t>1.</w:t>
      </w:r>
      <w:r w:rsidRPr="00336751">
        <w:tab/>
        <w:t>individual income tax;</w:t>
      </w:r>
    </w:p>
    <w:p w14:paraId="0E770E6A" w14:textId="77777777" w:rsidR="00495A95" w:rsidRPr="00336751" w:rsidRDefault="00495A95" w:rsidP="00495A95">
      <w:pPr>
        <w:pStyle w:val="1"/>
      </w:pPr>
      <w:r w:rsidRPr="00336751">
        <w:t>2.</w:t>
      </w:r>
      <w:r w:rsidRPr="00336751">
        <w:tab/>
        <w:t>corporation income tax; and</w:t>
      </w:r>
    </w:p>
    <w:p w14:paraId="0870B787" w14:textId="77777777" w:rsidR="00495A95" w:rsidRPr="00336751" w:rsidRDefault="00495A95" w:rsidP="00495A95">
      <w:pPr>
        <w:pStyle w:val="1"/>
      </w:pPr>
      <w:r w:rsidRPr="00336751">
        <w:t>3.</w:t>
      </w:r>
      <w:r w:rsidRPr="00336751">
        <w:tab/>
        <w:t>corporation franchise tax.</w:t>
      </w:r>
    </w:p>
    <w:p w14:paraId="673D604D" w14:textId="77777777" w:rsidR="00495A95" w:rsidRPr="00336751" w:rsidRDefault="00495A95" w:rsidP="00495A95">
      <w:pPr>
        <w:pStyle w:val="A"/>
      </w:pPr>
      <w:r w:rsidRPr="00336751">
        <w:t>C.</w:t>
      </w:r>
      <w:r w:rsidRPr="00336751">
        <w:tab/>
        <w:t>The monies to pay the credits will be taken from Telephone Company Property Assessment Relief Fund.</w:t>
      </w:r>
    </w:p>
    <w:p w14:paraId="38A454E5" w14:textId="77777777" w:rsidR="00495A95" w:rsidRPr="00336751" w:rsidRDefault="00495A95" w:rsidP="00495A95">
      <w:pPr>
        <w:pStyle w:val="A"/>
      </w:pPr>
      <w:r w:rsidRPr="00336751">
        <w:t>D.</w:t>
      </w:r>
      <w:r w:rsidRPr="00336751">
        <w:tab/>
        <w:t>The state sales taxes collected on interstate telecommunication services will be deposited into the Telephone Company Property Assessment Relief Fund.</w:t>
      </w:r>
    </w:p>
    <w:p w14:paraId="1359B6C0" w14:textId="77777777" w:rsidR="00495A95" w:rsidRPr="00336751" w:rsidRDefault="00495A95" w:rsidP="00495A95">
      <w:pPr>
        <w:pStyle w:val="1"/>
      </w:pPr>
      <w:r w:rsidRPr="00336751">
        <w:t>1.</w:t>
      </w:r>
      <w:r w:rsidRPr="00336751">
        <w:tab/>
        <w:t>The amount state sales taxes collected on interstate telecommunications will be determined by the secretary using industry data available at the time the fund was originally created and was published by the Federal Communications Commission.</w:t>
      </w:r>
    </w:p>
    <w:p w14:paraId="73C4AA41" w14:textId="77777777" w:rsidR="00495A95" w:rsidRPr="00336751" w:rsidRDefault="00495A95" w:rsidP="00495A95">
      <w:pPr>
        <w:pStyle w:val="1"/>
      </w:pPr>
      <w:r w:rsidRPr="00336751">
        <w:t>2.</w:t>
      </w:r>
      <w:r w:rsidRPr="00336751">
        <w:tab/>
        <w:t>Based on the industry data published by the Federal Communications Commission in 1998, which was the latest available data at the time that the fund was created in 2000, 36 percent of telephone revenues in Louisiana from end-users were from interstate calling.</w:t>
      </w:r>
    </w:p>
    <w:p w14:paraId="5AC47CE4" w14:textId="77777777" w:rsidR="00495A95" w:rsidRPr="00336751" w:rsidRDefault="00495A95" w:rsidP="00495A95">
      <w:pPr>
        <w:pStyle w:val="1"/>
      </w:pPr>
      <w:r w:rsidRPr="00336751">
        <w:t>3.</w:t>
      </w:r>
      <w:r w:rsidRPr="00336751">
        <w:tab/>
        <w:t xml:space="preserve">Accordingly, the Secretary of Revenue has notified the state </w:t>
      </w:r>
      <w:r w:rsidR="007243E4">
        <w:t>t</w:t>
      </w:r>
      <w:r w:rsidRPr="00336751">
        <w:t>reasurer that 36 percent of the sales tax revenue collected on telecommunication services shall be deposited to the Telephone Company Property Assessment Relief Fund.</w:t>
      </w:r>
    </w:p>
    <w:p w14:paraId="3EF82BA4" w14:textId="77777777" w:rsidR="00495A95" w:rsidRDefault="00495A95" w:rsidP="00495A95">
      <w:pPr>
        <w:pStyle w:val="1"/>
      </w:pPr>
      <w:r w:rsidRPr="00336751">
        <w:t>4.</w:t>
      </w:r>
      <w:r w:rsidRPr="00336751">
        <w:tab/>
        <w:t xml:space="preserve">This </w:t>
      </w:r>
      <w:r>
        <w:t>r</w:t>
      </w:r>
      <w:r w:rsidRPr="00336751">
        <w:t>ule shall be effective July 1, 2006, in accord with Acts 2005, No. 266.</w:t>
      </w:r>
    </w:p>
    <w:p w14:paraId="3E9E62EE" w14:textId="77777777" w:rsidR="00E037EC" w:rsidRPr="005E6AA1" w:rsidRDefault="00E037EC" w:rsidP="00E037EC">
      <w:pPr>
        <w:pStyle w:val="A"/>
      </w:pPr>
      <w:r w:rsidRPr="005E6AA1">
        <w:t>E.</w:t>
      </w:r>
      <w:r w:rsidRPr="005E6AA1">
        <w:tab/>
        <w:t xml:space="preserve">Documentation for Claiming the Credit </w:t>
      </w:r>
    </w:p>
    <w:p w14:paraId="5D460F8A" w14:textId="77777777" w:rsidR="00E037EC" w:rsidRPr="005E6AA1" w:rsidRDefault="00E037EC" w:rsidP="00E037EC">
      <w:pPr>
        <w:pStyle w:val="1"/>
      </w:pPr>
      <w:r w:rsidRPr="005E6AA1">
        <w:t>1.</w:t>
      </w:r>
      <w:r w:rsidRPr="005E6AA1">
        <w:tab/>
        <w:t>The following documentation shall be attached to and submitted with the return at the time of filling:</w:t>
      </w:r>
      <w:r>
        <w:t xml:space="preserve"> </w:t>
      </w:r>
    </w:p>
    <w:p w14:paraId="63CEFB1F" w14:textId="77777777" w:rsidR="00E037EC" w:rsidRPr="005E6AA1" w:rsidRDefault="00E037EC" w:rsidP="00E037EC">
      <w:pPr>
        <w:pStyle w:val="a0"/>
      </w:pPr>
      <w:r w:rsidRPr="005E6AA1">
        <w:t>a.</w:t>
      </w:r>
      <w:r w:rsidRPr="005E6AA1">
        <w:tab/>
        <w:t xml:space="preserve">a copy of the ad valorem (property) tax assessment prepared by the assessor’s office; </w:t>
      </w:r>
    </w:p>
    <w:p w14:paraId="1684B3E0" w14:textId="77777777" w:rsidR="00E037EC" w:rsidRPr="005E6AA1" w:rsidRDefault="00E037EC" w:rsidP="00E037EC">
      <w:pPr>
        <w:pStyle w:val="a0"/>
      </w:pPr>
      <w:r w:rsidRPr="005E6AA1">
        <w:t>b.</w:t>
      </w:r>
      <w:r w:rsidRPr="005E6AA1">
        <w:tab/>
        <w:t>a copy of the cancelled check or receipt of electronic payment for the ad valorem (property) tax assessment; and</w:t>
      </w:r>
    </w:p>
    <w:p w14:paraId="7BF54328" w14:textId="77777777" w:rsidR="00E037EC" w:rsidRPr="005E6AA1" w:rsidRDefault="00E037EC" w:rsidP="00E037EC">
      <w:pPr>
        <w:pStyle w:val="a0"/>
      </w:pPr>
      <w:r w:rsidRPr="005E6AA1">
        <w:t>c.</w:t>
      </w:r>
      <w:r w:rsidRPr="005E6AA1">
        <w:tab/>
        <w:t>a schedule stating which entity paid the tax and obtained the credit on the taxpayer’s behalf, if applicable;</w:t>
      </w:r>
    </w:p>
    <w:p w14:paraId="59159ED2" w14:textId="0B1E4ADF" w:rsidR="00E037EC" w:rsidRPr="00336751" w:rsidRDefault="00E037EC" w:rsidP="00E037EC">
      <w:pPr>
        <w:pStyle w:val="1"/>
      </w:pPr>
      <w:r w:rsidRPr="005E6AA1">
        <w:t>2.</w:t>
      </w:r>
      <w:r w:rsidRPr="005E6AA1">
        <w:tab/>
        <w:t>The accrual of interest shall be suspended during any period of time that a delay in the issuance of a refund is attributable to the taxpayer’s failure to provide information or documentation required herein, as provided by R.S. 47:1624(F).</w:t>
      </w:r>
    </w:p>
    <w:p w14:paraId="51AF133C" w14:textId="77777777" w:rsidR="00495A95" w:rsidRPr="00336751" w:rsidRDefault="00495A95" w:rsidP="00495A95">
      <w:pPr>
        <w:pStyle w:val="AuthorityNote"/>
      </w:pPr>
      <w:r w:rsidRPr="00336751">
        <w:lastRenderedPageBreak/>
        <w:t>AUTHORITY NOTE:</w:t>
      </w:r>
      <w:r w:rsidRPr="00336751">
        <w:tab/>
        <w:t>Promulgated in accordance with R.S. 47:6014 and R.S. 47:1511.</w:t>
      </w:r>
    </w:p>
    <w:p w14:paraId="4481CAC6" w14:textId="1161AB10" w:rsidR="00495A95" w:rsidRDefault="00495A95" w:rsidP="00495A95">
      <w:pPr>
        <w:pStyle w:val="HistoricalNote"/>
      </w:pPr>
      <w:r w:rsidRPr="00336751">
        <w:t>HISTORICAL NOTE:</w:t>
      </w:r>
      <w:r w:rsidRPr="00336751">
        <w:tab/>
        <w:t>Promulgated by the Department of Revenue, Policy Services Division, LR 32:866 (May 2006)</w:t>
      </w:r>
      <w:r w:rsidR="00E037EC">
        <w:t xml:space="preserve">, </w:t>
      </w:r>
      <w:r w:rsidR="00E037EC" w:rsidRPr="005E6AA1">
        <w:t xml:space="preserve">amended by the Department of Revenue, Tax Policy and Planning Division, </w:t>
      </w:r>
      <w:r w:rsidR="00E037EC">
        <w:t>LR 51:2112 (December 2025).</w:t>
      </w:r>
    </w:p>
    <w:p w14:paraId="36460A25" w14:textId="67432B20" w:rsidR="00412F1B" w:rsidRPr="008369D3" w:rsidRDefault="00412F1B" w:rsidP="00412F1B">
      <w:pPr>
        <w:pStyle w:val="Section"/>
      </w:pPr>
      <w:bookmarkStart w:id="553" w:name="_Toc275165388"/>
      <w:bookmarkStart w:id="554" w:name="TOC_Chap44"/>
      <w:bookmarkStart w:id="555" w:name="_Toc233690080"/>
      <w:bookmarkStart w:id="556" w:name="_Toc234030666"/>
      <w:bookmarkStart w:id="557" w:name="_Toc243721290"/>
      <w:bookmarkStart w:id="558" w:name="_Toc259619530"/>
      <w:bookmarkStart w:id="559" w:name="_Toc262718617"/>
      <w:bookmarkStart w:id="560" w:name="_Toc238197621"/>
      <w:r w:rsidRPr="008369D3">
        <w:t>§1909.</w:t>
      </w:r>
      <w:r w:rsidRPr="008369D3">
        <w:tab/>
      </w:r>
      <w:bookmarkEnd w:id="553"/>
      <w:r w:rsidR="00334B6A" w:rsidRPr="000A288A">
        <w:t>Work-Based Learning Tax Credit-Eligible Apprentice</w:t>
      </w:r>
      <w:bookmarkEnd w:id="560"/>
    </w:p>
    <w:p w14:paraId="38000B1A" w14:textId="77777777" w:rsidR="00B637F0" w:rsidRDefault="00B637F0" w:rsidP="00B637F0">
      <w:pPr>
        <w:pStyle w:val="A"/>
      </w:pPr>
      <w:r>
        <w:t>A.</w:t>
      </w:r>
      <w:r>
        <w:tab/>
        <w:t>General Description</w:t>
      </w:r>
    </w:p>
    <w:p w14:paraId="6A0BB2FE" w14:textId="77777777" w:rsidR="00334B6A" w:rsidRPr="000A288A" w:rsidRDefault="00B637F0" w:rsidP="00334B6A">
      <w:pPr>
        <w:pStyle w:val="1"/>
      </w:pPr>
      <w:r w:rsidRPr="00A62D9C">
        <w:t>1.</w:t>
      </w:r>
      <w:r w:rsidRPr="00A62D9C">
        <w:tab/>
      </w:r>
      <w:r w:rsidR="00334B6A" w:rsidRPr="000A288A">
        <w:t>For tax periods beginning after December 31, 2025, Revised Statute 47:6003 authorizes businesses to earn a non-refundable work-based learning tax credit against Louisiana income tax equal to $2.50 for each hour of employment for each eligible apprentice, intern, or youth worker, not to exceed 1,000 hours for each eligible apprentice, intern or youth worker.</w:t>
      </w:r>
    </w:p>
    <w:p w14:paraId="5DDE9B61" w14:textId="77777777" w:rsidR="00334B6A" w:rsidRPr="000A288A" w:rsidRDefault="00334B6A" w:rsidP="00334B6A">
      <w:pPr>
        <w:pStyle w:val="A"/>
      </w:pPr>
      <w:r w:rsidRPr="000A288A">
        <w:t>B.</w:t>
      </w:r>
      <w:r w:rsidRPr="000A288A">
        <w:tab/>
        <w:t>Documentation Requirements-Eligible Apprentice</w:t>
      </w:r>
    </w:p>
    <w:p w14:paraId="3FFBC1AA" w14:textId="77777777" w:rsidR="00334B6A" w:rsidRPr="000A288A" w:rsidRDefault="00334B6A" w:rsidP="00334B6A">
      <w:pPr>
        <w:pStyle w:val="1"/>
      </w:pPr>
      <w:r w:rsidRPr="000A288A">
        <w:t>1.</w:t>
      </w:r>
      <w:r w:rsidRPr="000A288A">
        <w:tab/>
        <w:t>Taxpayers must attach to the applicable Louisiana income tax return the completed tax credit certification form issued by the department, as well as all other required documentation. Additionally, supporting documentation should be maintained or submitted to the department, as directed in Paragraph 2. of this Subsection.</w:t>
      </w:r>
    </w:p>
    <w:p w14:paraId="3841600A" w14:textId="77777777" w:rsidR="00334B6A" w:rsidRPr="000A288A" w:rsidRDefault="00334B6A" w:rsidP="00334B6A">
      <w:pPr>
        <w:pStyle w:val="1"/>
      </w:pPr>
      <w:r w:rsidRPr="000A288A">
        <w:t>2.</w:t>
      </w:r>
      <w:r w:rsidRPr="000A288A">
        <w:tab/>
        <w:t xml:space="preserve">Unless otherwise provided, eligible employers seeking to qualify for the credit pursuant to the hiring of an eligible apprentice are responsible for maintaining or submitting all required information, as follows: </w:t>
      </w:r>
    </w:p>
    <w:p w14:paraId="3F0E2BD6" w14:textId="77777777" w:rsidR="00334B6A" w:rsidRPr="000A288A" w:rsidRDefault="00334B6A" w:rsidP="00334B6A">
      <w:pPr>
        <w:pStyle w:val="a0"/>
      </w:pPr>
      <w:r w:rsidRPr="000A288A">
        <w:t>a.</w:t>
      </w:r>
      <w:r w:rsidRPr="000A288A">
        <w:tab/>
        <w:t xml:space="preserve">For taxpayers seeking to qualify pursuant to a written apprentice agreement: </w:t>
      </w:r>
    </w:p>
    <w:p w14:paraId="1DB4802B" w14:textId="77777777" w:rsidR="00334B6A" w:rsidRPr="000A288A" w:rsidRDefault="00334B6A" w:rsidP="00334B6A">
      <w:pPr>
        <w:pStyle w:val="i0"/>
      </w:pPr>
      <w:r w:rsidRPr="000A288A">
        <w:tab/>
        <w:t>i.</w:t>
      </w:r>
      <w:r w:rsidRPr="000A288A">
        <w:tab/>
        <w:t xml:space="preserve">report the number of hours worked during the taxable period for each eligible apprentice; and </w:t>
      </w:r>
    </w:p>
    <w:p w14:paraId="30A5B9C7" w14:textId="77777777" w:rsidR="00334B6A" w:rsidRPr="000A288A" w:rsidRDefault="00334B6A" w:rsidP="00334B6A">
      <w:pPr>
        <w:pStyle w:val="i0"/>
      </w:pPr>
      <w:r w:rsidRPr="000A288A">
        <w:tab/>
        <w:t>ii.</w:t>
      </w:r>
      <w:r w:rsidRPr="000A288A">
        <w:tab/>
        <w:t>maintain a copy of the contract executed between the employer and the eligible apprentice and provide it upon request from the department.</w:t>
      </w:r>
    </w:p>
    <w:p w14:paraId="60D4DE0F" w14:textId="77777777" w:rsidR="00334B6A" w:rsidRPr="000A288A" w:rsidRDefault="00334B6A" w:rsidP="00334B6A">
      <w:pPr>
        <w:pStyle w:val="a0"/>
      </w:pPr>
      <w:r w:rsidRPr="000A288A">
        <w:t>b.</w:t>
      </w:r>
      <w:r w:rsidRPr="000A288A">
        <w:tab/>
        <w:t>For taxpayers seeking to qualify pursuant to an eligible apprentice enrolled in a training program accredited by the National Center for Construction Education and Research (NCCER);</w:t>
      </w:r>
    </w:p>
    <w:p w14:paraId="6157CC53" w14:textId="77777777" w:rsidR="00334B6A" w:rsidRPr="000A288A" w:rsidRDefault="00334B6A" w:rsidP="00334B6A">
      <w:pPr>
        <w:pStyle w:val="i0"/>
      </w:pPr>
      <w:r w:rsidRPr="000A288A">
        <w:tab/>
        <w:t>i.</w:t>
      </w:r>
      <w:r w:rsidRPr="000A288A">
        <w:tab/>
        <w:t>report the number of hours each eligible apprentice worked during the taxable period for each eligible apprentice; and</w:t>
      </w:r>
    </w:p>
    <w:p w14:paraId="0046750E" w14:textId="77777777" w:rsidR="00334B6A" w:rsidRPr="000A288A" w:rsidRDefault="00334B6A" w:rsidP="00334B6A">
      <w:pPr>
        <w:pStyle w:val="i0"/>
      </w:pPr>
      <w:r w:rsidRPr="000A288A">
        <w:tab/>
        <w:t>ii</w:t>
      </w:r>
      <w:r w:rsidRPr="000A288A">
        <w:tab/>
        <w:t>maintain a copy of the NCCER transcript for each eligible apprentice, which includes:</w:t>
      </w:r>
    </w:p>
    <w:p w14:paraId="2A0558F4" w14:textId="77777777" w:rsidR="00334B6A" w:rsidRPr="000A288A" w:rsidRDefault="00334B6A" w:rsidP="00334B6A">
      <w:pPr>
        <w:pStyle w:val="a1"/>
      </w:pPr>
      <w:r w:rsidRPr="000A288A">
        <w:t>(a).</w:t>
      </w:r>
      <w:r w:rsidRPr="000A288A">
        <w:tab/>
        <w:t>the level of training attained by the student enrolled in the training program; and</w:t>
      </w:r>
    </w:p>
    <w:p w14:paraId="2A324B54" w14:textId="77777777" w:rsidR="00334B6A" w:rsidRPr="000A288A" w:rsidRDefault="00334B6A" w:rsidP="00334B6A">
      <w:pPr>
        <w:pStyle w:val="a1"/>
      </w:pPr>
      <w:r w:rsidRPr="000A288A">
        <w:t>(b).</w:t>
      </w:r>
      <w:r w:rsidRPr="000A288A">
        <w:tab/>
        <w:t>the number of hours worked during the taxable period by the student enrolled in the training program.</w:t>
      </w:r>
    </w:p>
    <w:p w14:paraId="6680B0B4" w14:textId="77777777" w:rsidR="00334B6A" w:rsidRPr="000A288A" w:rsidRDefault="00334B6A" w:rsidP="00334B6A">
      <w:pPr>
        <w:pStyle w:val="a0"/>
      </w:pPr>
      <w:r w:rsidRPr="000A288A">
        <w:t>c.</w:t>
      </w:r>
      <w:r w:rsidRPr="000A288A">
        <w:tab/>
        <w:t>Any other information required by the department.</w:t>
      </w:r>
    </w:p>
    <w:p w14:paraId="5E088366" w14:textId="43486812" w:rsidR="00B637F0" w:rsidRDefault="00334B6A" w:rsidP="00334B6A">
      <w:pPr>
        <w:pStyle w:val="1"/>
      </w:pPr>
      <w:r w:rsidRPr="000A288A">
        <w:t>3.</w:t>
      </w:r>
      <w:r w:rsidRPr="000A288A">
        <w:tab/>
        <w:t xml:space="preserve">No later than January 31 of each calendar year, the Louisiana Workforce Commission shall provide to the department a list of all employers or association of employers </w:t>
      </w:r>
      <w:r w:rsidRPr="000A288A">
        <w:t>that have registered and have been approved to participate in an apprenticeship program as provided for in R.S. 23:381.</w:t>
      </w:r>
      <w:r w:rsidR="00B637F0" w:rsidRPr="00A62D9C">
        <w:t xml:space="preserve"> </w:t>
      </w:r>
    </w:p>
    <w:p w14:paraId="07A5BAA6" w14:textId="77777777" w:rsidR="00412F1B" w:rsidRPr="008369D3" w:rsidRDefault="00412F1B" w:rsidP="00412F1B">
      <w:pPr>
        <w:pStyle w:val="AuthorityNote"/>
      </w:pPr>
      <w:r w:rsidRPr="008369D3">
        <w:t>AUTHORITY NOTE:</w:t>
      </w:r>
      <w:r>
        <w:tab/>
      </w:r>
      <w:r w:rsidRPr="008369D3">
        <w:t>Promulgated in accordance with R.S. 47:287.785, R.S. 47:295, R.S. 47:1511, and R.S. 47:6033.</w:t>
      </w:r>
    </w:p>
    <w:p w14:paraId="7BF61691" w14:textId="3B4382C6" w:rsidR="00412F1B" w:rsidRDefault="00412F1B" w:rsidP="00412F1B">
      <w:pPr>
        <w:pStyle w:val="HistoricalNote"/>
      </w:pPr>
      <w:r w:rsidRPr="008369D3">
        <w:t>HISTORICAL</w:t>
      </w:r>
      <w:r>
        <w:t xml:space="preserve"> </w:t>
      </w:r>
      <w:r w:rsidRPr="008369D3">
        <w:t>NOTE:</w:t>
      </w:r>
      <w:r>
        <w:tab/>
      </w:r>
      <w:r w:rsidRPr="008369D3">
        <w:t>Promulgated by the Department of Revenue,</w:t>
      </w:r>
      <w:r>
        <w:t xml:space="preserve"> Policy Services Division,</w:t>
      </w:r>
      <w:r w:rsidRPr="008369D3">
        <w:t xml:space="preserve"> LR 36:</w:t>
      </w:r>
      <w:r w:rsidR="00B637F0">
        <w:t xml:space="preserve">1791 (August 2010), </w:t>
      </w:r>
      <w:r w:rsidR="00B637F0" w:rsidRPr="00B637F0">
        <w:t>amended LR 49:73 (January 2023)</w:t>
      </w:r>
      <w:r w:rsidR="00334B6A">
        <w:t xml:space="preserve">, </w:t>
      </w:r>
      <w:r w:rsidR="00334B6A" w:rsidRPr="000A288A">
        <w:t>amended by the Department of Revenue, Tax Policy and Planning Division, LR 52:245 (February 2026).</w:t>
      </w:r>
    </w:p>
    <w:p w14:paraId="72D89287" w14:textId="77777777" w:rsidR="00C12F3A" w:rsidRPr="003F266C" w:rsidRDefault="00C12F3A" w:rsidP="00C12F3A">
      <w:pPr>
        <w:pStyle w:val="Section"/>
      </w:pPr>
      <w:bookmarkStart w:id="561" w:name="_Toc238197622"/>
      <w:r w:rsidRPr="003F266C">
        <w:t>§1912.</w:t>
      </w:r>
      <w:r>
        <w:tab/>
        <w:t>Louisiana New Markets Jobs Act</w:t>
      </w:r>
      <w:r>
        <w:sym w:font="Symbol" w:char="F0BE"/>
      </w:r>
      <w:r w:rsidRPr="003F266C">
        <w:t>Premium Tax Credit</w:t>
      </w:r>
      <w:bookmarkEnd w:id="561"/>
    </w:p>
    <w:p w14:paraId="797A404D" w14:textId="77777777" w:rsidR="00C12F3A" w:rsidRPr="003F266C" w:rsidRDefault="00C12F3A" w:rsidP="00C12F3A">
      <w:pPr>
        <w:pStyle w:val="A"/>
      </w:pPr>
      <w:r>
        <w:t>A.</w:t>
      </w:r>
      <w:r>
        <w:tab/>
      </w:r>
      <w:r w:rsidRPr="003F266C">
        <w:t>Premium Tax Credit</w:t>
      </w:r>
    </w:p>
    <w:p w14:paraId="6201B318" w14:textId="77777777" w:rsidR="00C12F3A" w:rsidRPr="003F266C" w:rsidRDefault="00C12F3A" w:rsidP="00C12F3A">
      <w:pPr>
        <w:pStyle w:val="1"/>
      </w:pPr>
      <w:r>
        <w:t>1.</w:t>
      </w:r>
      <w:r>
        <w:tab/>
      </w:r>
      <w:r w:rsidRPr="006C19CB">
        <w:rPr>
          <w:i/>
        </w:rPr>
        <w:t>Louisiana Revised Statute</w:t>
      </w:r>
      <w:r w:rsidRPr="003F266C">
        <w:t xml:space="preserve"> 47:6016.1 authorizes a state premium tax credit to any entity that makes a qualified equity investment. The entity or subsequent holder of the qualified equity investment shall be entitled to use a portion of the credit on each credit allowance date.</w:t>
      </w:r>
      <w:r>
        <w:t xml:space="preserve"> </w:t>
      </w:r>
      <w:r w:rsidRPr="003F266C">
        <w:t xml:space="preserve">The credit shall be equal to the applicable percentage for the credit allowance date multiplied by the purchase price or the amount paid for the qualified equity investment. </w:t>
      </w:r>
    </w:p>
    <w:p w14:paraId="764099EC" w14:textId="77777777" w:rsidR="00C12F3A" w:rsidRPr="003F266C" w:rsidRDefault="00C12F3A" w:rsidP="00C12F3A">
      <w:pPr>
        <w:pStyle w:val="1"/>
      </w:pPr>
      <w:r>
        <w:t>2.</w:t>
      </w:r>
      <w:r>
        <w:tab/>
      </w:r>
      <w:r w:rsidRPr="003F266C">
        <w:t>The applicable percent for the first and second credit allowance date is 14 percent. The applicable percentage for the third and fourth credit allowance date is 8.5 percent.</w:t>
      </w:r>
      <w:r>
        <w:t xml:space="preserve"> </w:t>
      </w:r>
      <w:r w:rsidRPr="003F266C">
        <w:t>The applicable percentage for the fifth, six and seventh credit allowance date is 0.0 percent.</w:t>
      </w:r>
    </w:p>
    <w:p w14:paraId="275DFCC1" w14:textId="77777777" w:rsidR="00C12F3A" w:rsidRPr="003F266C" w:rsidRDefault="00C12F3A" w:rsidP="00C12F3A">
      <w:pPr>
        <w:pStyle w:val="1"/>
      </w:pPr>
      <w:r w:rsidRPr="003F266C">
        <w:t>3.</w:t>
      </w:r>
      <w:r w:rsidRPr="003F266C">
        <w:tab/>
        <w:t>The credit allowance date is the date the qualified equity investment is made and the six anniversaries of that date.</w:t>
      </w:r>
      <w:r>
        <w:t xml:space="preserve"> </w:t>
      </w:r>
    </w:p>
    <w:p w14:paraId="5BB64211" w14:textId="77777777" w:rsidR="00C12F3A" w:rsidRPr="003F266C" w:rsidRDefault="00C12F3A" w:rsidP="00C12F3A">
      <w:pPr>
        <w:pStyle w:val="1"/>
      </w:pPr>
      <w:r w:rsidRPr="003F266C">
        <w:t>4.</w:t>
      </w:r>
      <w:r>
        <w:tab/>
      </w:r>
      <w:r w:rsidRPr="003F266C">
        <w:t>A qualified equity investment is an equity investment in a qualified community development entity made after August 1, 2013, which in turn is invested into a qualified active low income community business within this state by the first anniversary of the initial credit allowance date.</w:t>
      </w:r>
      <w:r>
        <w:t xml:space="preserve"> </w:t>
      </w:r>
    </w:p>
    <w:p w14:paraId="7A116ABA" w14:textId="77777777" w:rsidR="00C12F3A" w:rsidRPr="003F266C" w:rsidRDefault="00C12F3A" w:rsidP="00C12F3A">
      <w:pPr>
        <w:pStyle w:val="1"/>
      </w:pPr>
      <w:r w:rsidRPr="003F266C">
        <w:t>5.</w:t>
      </w:r>
      <w:r>
        <w:tab/>
      </w:r>
      <w:r w:rsidRPr="003F266C">
        <w:t xml:space="preserve">A qualified community development entity and a qualified active low income community business are defined as provided in section 45D of the </w:t>
      </w:r>
      <w:r w:rsidRPr="003F266C">
        <w:rPr>
          <w:i/>
        </w:rPr>
        <w:t>Internal Revenue Code</w:t>
      </w:r>
      <w:r w:rsidRPr="003F266C">
        <w:t xml:space="preserve"> of 1986 as amended or the federal new markets tax credit statute. </w:t>
      </w:r>
    </w:p>
    <w:p w14:paraId="093858A3" w14:textId="77777777" w:rsidR="00C12F3A" w:rsidRPr="003F266C" w:rsidRDefault="00C12F3A" w:rsidP="00C12F3A">
      <w:pPr>
        <w:pStyle w:val="1"/>
      </w:pPr>
      <w:r w:rsidRPr="003F266C">
        <w:t>6.</w:t>
      </w:r>
      <w:r>
        <w:tab/>
      </w:r>
      <w:r w:rsidRPr="003F266C">
        <w:t>A qualified low income community investment is any capital or equity investment in, or loan to a qualified active low income community business.</w:t>
      </w:r>
      <w:r>
        <w:t xml:space="preserve"> </w:t>
      </w:r>
      <w:r w:rsidRPr="003F266C">
        <w:t>The maximum amount of qualified low income community investments that may be received by any qualified active low income community business or its affiliates shall not exceed $10,000,000.</w:t>
      </w:r>
      <w:r>
        <w:t xml:space="preserve"> </w:t>
      </w:r>
      <w:r w:rsidRPr="003F266C">
        <w:t>Any portion of an investment in a qualified active low income community business over $10,000,000 shall not be considered a qualified low income community investment for the purpose of R.S. 47:6016.1 and the portion of the associated investment into the qualified community development entity shall not be a qualified equity investment fo</w:t>
      </w:r>
      <w:r w:rsidR="002F4722">
        <w:t>r the purpose of R.S.47:6016.1.</w:t>
      </w:r>
    </w:p>
    <w:p w14:paraId="51AD0A74" w14:textId="77777777" w:rsidR="00C12F3A" w:rsidRPr="003F266C" w:rsidRDefault="00C12F3A" w:rsidP="00C12F3A">
      <w:pPr>
        <w:pStyle w:val="1"/>
      </w:pPr>
      <w:r w:rsidRPr="003F266C">
        <w:t>7.</w:t>
      </w:r>
      <w:r>
        <w:tab/>
      </w:r>
      <w:r w:rsidRPr="003F266C">
        <w:t>The tax credit shall be applied against any state premium tax liability incurred under the provisions of R.S. 22:831, 836, 838, and 842.</w:t>
      </w:r>
    </w:p>
    <w:p w14:paraId="7676E88B" w14:textId="77777777" w:rsidR="00C12F3A" w:rsidRPr="003F266C" w:rsidRDefault="00C12F3A" w:rsidP="00C12F3A">
      <w:pPr>
        <w:pStyle w:val="1"/>
      </w:pPr>
      <w:r w:rsidRPr="003F266C">
        <w:lastRenderedPageBreak/>
        <w:t>8.</w:t>
      </w:r>
      <w:r>
        <w:tab/>
      </w:r>
      <w:r w:rsidRPr="003F266C">
        <w:t>The amount of the credit shall not exceed the amount of state premium tax liability due in a taxable year.</w:t>
      </w:r>
      <w:r>
        <w:t xml:space="preserve"> </w:t>
      </w:r>
      <w:r w:rsidRPr="003F266C">
        <w:t>The credit may be carried forward for 10 years.</w:t>
      </w:r>
    </w:p>
    <w:p w14:paraId="4AC4059F" w14:textId="77777777" w:rsidR="00C12F3A" w:rsidRPr="003F266C" w:rsidRDefault="00C12F3A" w:rsidP="00C12F3A">
      <w:pPr>
        <w:pStyle w:val="1"/>
      </w:pPr>
      <w:r w:rsidRPr="003F266C">
        <w:t>9.</w:t>
      </w:r>
      <w:r>
        <w:tab/>
      </w:r>
      <w:r w:rsidRPr="003F266C">
        <w:t>Credits issued to pass through entities may be allocated to the partners, members, or shareholders as provided in their operating or special allocation agreements.</w:t>
      </w:r>
    </w:p>
    <w:p w14:paraId="5D18789B" w14:textId="77777777" w:rsidR="00C12F3A" w:rsidRDefault="00C12F3A" w:rsidP="00C12F3A">
      <w:pPr>
        <w:pStyle w:val="1"/>
      </w:pPr>
      <w:r>
        <w:t>10.</w:t>
      </w:r>
      <w:r>
        <w:tab/>
      </w:r>
      <w:r w:rsidRPr="003F266C">
        <w:t>Credits may only be claimed on returns due on or after January 1, 2014.</w:t>
      </w:r>
    </w:p>
    <w:p w14:paraId="0ED7B5F7" w14:textId="77777777" w:rsidR="00C12F3A" w:rsidRPr="003F266C" w:rsidRDefault="00C12F3A" w:rsidP="00C12F3A">
      <w:pPr>
        <w:pStyle w:val="A"/>
      </w:pPr>
      <w:r>
        <w:t>B.</w:t>
      </w:r>
      <w:r>
        <w:tab/>
      </w:r>
      <w:r w:rsidRPr="003F266C">
        <w:t>Certification of the Qualified Equity Investment</w:t>
      </w:r>
      <w:r>
        <w:t xml:space="preserve"> </w:t>
      </w:r>
    </w:p>
    <w:p w14:paraId="046C8E8A" w14:textId="77777777" w:rsidR="00C12F3A" w:rsidRPr="003F266C" w:rsidRDefault="00C12F3A" w:rsidP="00C12F3A">
      <w:pPr>
        <w:pStyle w:val="1"/>
      </w:pPr>
      <w:r>
        <w:t>1.</w:t>
      </w:r>
      <w:r>
        <w:tab/>
      </w:r>
      <w:r w:rsidRPr="003F266C">
        <w:t>A qualified community development entity that seeks to have an equity investment designated as a qualified equity investment must apply to the Department of Revenue on a form prescribed by the Department of Revenue and submit a $500,000 refundable guarantee deposit.</w:t>
      </w:r>
    </w:p>
    <w:p w14:paraId="53A4F463" w14:textId="77777777" w:rsidR="00C12F3A" w:rsidRPr="003F266C" w:rsidRDefault="00C12F3A" w:rsidP="00C12F3A">
      <w:pPr>
        <w:pStyle w:val="1"/>
      </w:pPr>
      <w:r>
        <w:t>2.</w:t>
      </w:r>
      <w:r>
        <w:tab/>
      </w:r>
      <w:r w:rsidRPr="003F266C">
        <w:t>In addition to the application, the qualified community development entity must submit:</w:t>
      </w:r>
    </w:p>
    <w:p w14:paraId="7A4052E7" w14:textId="77777777" w:rsidR="00C12F3A" w:rsidRPr="003F266C" w:rsidRDefault="00C12F3A" w:rsidP="00C12F3A">
      <w:pPr>
        <w:pStyle w:val="a0"/>
      </w:pPr>
      <w:r w:rsidRPr="003F266C">
        <w:t>a.</w:t>
      </w:r>
      <w:r>
        <w:tab/>
      </w:r>
      <w:r w:rsidRPr="003F266C">
        <w:t>a letter from the United States Department of Treasury Community Development Financial Institutions Fund certifying the community development entity and its service area;</w:t>
      </w:r>
    </w:p>
    <w:p w14:paraId="10B95910" w14:textId="77777777" w:rsidR="00C12F3A" w:rsidRPr="003F266C" w:rsidRDefault="00C12F3A" w:rsidP="00C12F3A">
      <w:pPr>
        <w:pStyle w:val="a0"/>
      </w:pPr>
      <w:r w:rsidRPr="003F266C">
        <w:t>b.</w:t>
      </w:r>
      <w:r>
        <w:tab/>
      </w:r>
      <w:r w:rsidRPr="003F266C">
        <w:t>a copy of the allocation agreement issued from the Community Development Financial Institutions Fund;</w:t>
      </w:r>
    </w:p>
    <w:p w14:paraId="319A7914" w14:textId="77777777" w:rsidR="00C12F3A" w:rsidRPr="003F266C" w:rsidRDefault="00C12F3A" w:rsidP="00C12F3A">
      <w:pPr>
        <w:pStyle w:val="a0"/>
      </w:pPr>
      <w:r w:rsidRPr="003F266C">
        <w:t>c.</w:t>
      </w:r>
      <w:r>
        <w:tab/>
      </w:r>
      <w:r w:rsidRPr="003F266C">
        <w:t>a letter from an executive officer of the community development entity certifying that the allocation agreement from the Community Development Financia</w:t>
      </w:r>
      <w:r w:rsidR="006F5D21">
        <w:t>l Institutions Fund is current;</w:t>
      </w:r>
    </w:p>
    <w:p w14:paraId="0E23CBEF" w14:textId="77777777" w:rsidR="00C12F3A" w:rsidRPr="003F266C" w:rsidRDefault="00C12F3A" w:rsidP="00C12F3A">
      <w:pPr>
        <w:pStyle w:val="a0"/>
      </w:pPr>
      <w:r w:rsidRPr="003F266C">
        <w:t>d.</w:t>
      </w:r>
      <w:r>
        <w:tab/>
      </w:r>
      <w:r w:rsidRPr="003F266C">
        <w:t>a description of the proposed amount, structure, and purchaser of t</w:t>
      </w:r>
      <w:r w:rsidR="006F5D21">
        <w:t>he qualified equity investment;</w:t>
      </w:r>
    </w:p>
    <w:p w14:paraId="0E53573C" w14:textId="77777777" w:rsidR="00C12F3A" w:rsidRPr="003F266C" w:rsidRDefault="00C12F3A" w:rsidP="00C12F3A">
      <w:pPr>
        <w:pStyle w:val="a0"/>
      </w:pPr>
      <w:r w:rsidRPr="003F266C">
        <w:t>e.</w:t>
      </w:r>
      <w:r>
        <w:tab/>
      </w:r>
      <w:r w:rsidRPr="003F266C">
        <w:t xml:space="preserve">identifying information for any entity </w:t>
      </w:r>
      <w:r w:rsidR="006F5D21">
        <w:t>that will earn the tax credits;</w:t>
      </w:r>
    </w:p>
    <w:p w14:paraId="2E46503F" w14:textId="77777777" w:rsidR="00C12F3A" w:rsidRPr="003F266C" w:rsidRDefault="00C12F3A" w:rsidP="00C12F3A">
      <w:pPr>
        <w:pStyle w:val="a0"/>
      </w:pPr>
      <w:r w:rsidRPr="003F266C">
        <w:t>f.</w:t>
      </w:r>
      <w:r>
        <w:tab/>
      </w:r>
      <w:r w:rsidRPr="003F266C">
        <w:t>identifying informatio</w:t>
      </w:r>
      <w:r w:rsidR="006F5D21">
        <w:t>n for any community businesses.</w:t>
      </w:r>
    </w:p>
    <w:p w14:paraId="5A81443F" w14:textId="77777777" w:rsidR="00C12F3A" w:rsidRPr="003F266C" w:rsidRDefault="00C12F3A" w:rsidP="00C12F3A">
      <w:pPr>
        <w:pStyle w:val="1"/>
      </w:pPr>
      <w:r w:rsidRPr="003F266C">
        <w:t>3.</w:t>
      </w:r>
      <w:r>
        <w:tab/>
      </w:r>
      <w:r w:rsidRPr="003F266C">
        <w:t>Upon request, the qualified community development entity shall submit:</w:t>
      </w:r>
    </w:p>
    <w:p w14:paraId="2C240A0B" w14:textId="77777777" w:rsidR="00C12F3A" w:rsidRPr="003F266C" w:rsidRDefault="00C12F3A" w:rsidP="00C12F3A">
      <w:pPr>
        <w:pStyle w:val="a0"/>
      </w:pPr>
      <w:r w:rsidRPr="003F266C">
        <w:t>a.</w:t>
      </w:r>
      <w:r>
        <w:tab/>
      </w:r>
      <w:r w:rsidRPr="003F266C">
        <w:t>a power of attorney designating a representative to be contacted regarding any iss</w:t>
      </w:r>
      <w:r w:rsidR="006F5D21">
        <w:t>ues with a pending application;</w:t>
      </w:r>
    </w:p>
    <w:p w14:paraId="7DA203B6" w14:textId="77777777" w:rsidR="00C12F3A" w:rsidRPr="003F266C" w:rsidRDefault="00C12F3A" w:rsidP="00C12F3A">
      <w:pPr>
        <w:pStyle w:val="a0"/>
      </w:pPr>
      <w:r w:rsidRPr="003F266C">
        <w:t>b.</w:t>
      </w:r>
      <w:r>
        <w:tab/>
      </w:r>
      <w:r w:rsidRPr="003F266C">
        <w:t>a power of attorney from the investor authorizing the Department of Revenue to disclose their tax credi</w:t>
      </w:r>
      <w:r w:rsidR="006F5D21">
        <w:t>t information to the applicant;</w:t>
      </w:r>
    </w:p>
    <w:p w14:paraId="4B755467" w14:textId="77777777" w:rsidR="00C12F3A" w:rsidRPr="003F266C" w:rsidRDefault="00C12F3A" w:rsidP="00C12F3A">
      <w:pPr>
        <w:pStyle w:val="a0"/>
      </w:pPr>
      <w:r w:rsidRPr="003F266C">
        <w:t>c.</w:t>
      </w:r>
      <w:r>
        <w:tab/>
      </w:r>
      <w:r w:rsidRPr="003F266C">
        <w:t>certification that the qualified active low income community business and its affiliates will not receive more than $10,000,000 in qualified low income community investments under R.</w:t>
      </w:r>
      <w:r>
        <w:t>S</w:t>
      </w:r>
      <w:r w:rsidRPr="003F266C">
        <w:t>. 47:6016.1;</w:t>
      </w:r>
    </w:p>
    <w:p w14:paraId="6F33D3D9" w14:textId="77777777" w:rsidR="00C12F3A" w:rsidRPr="003F266C" w:rsidRDefault="00C12F3A" w:rsidP="00C12F3A">
      <w:pPr>
        <w:pStyle w:val="a0"/>
      </w:pPr>
      <w:r w:rsidRPr="003F266C">
        <w:t>d.</w:t>
      </w:r>
      <w:r>
        <w:tab/>
      </w:r>
      <w:r w:rsidRPr="003F266C">
        <w:t>special allocation agreements or operating agreements for investors who intend for the tax credits earned to flow throu</w:t>
      </w:r>
      <w:r w:rsidR="002F4722">
        <w:t>gh to their member or partners;</w:t>
      </w:r>
    </w:p>
    <w:p w14:paraId="32532345" w14:textId="77777777" w:rsidR="00C12F3A" w:rsidRPr="003F266C" w:rsidRDefault="00C12F3A" w:rsidP="00C12F3A">
      <w:pPr>
        <w:pStyle w:val="a0"/>
      </w:pPr>
      <w:r w:rsidRPr="003F266C">
        <w:t>e.</w:t>
      </w:r>
      <w:r>
        <w:tab/>
      </w:r>
      <w:r w:rsidRPr="003F266C">
        <w:t xml:space="preserve">any other information requested necessary to ensure compliance with R.S. 47:6016.1. </w:t>
      </w:r>
    </w:p>
    <w:p w14:paraId="3A7CD639" w14:textId="77777777" w:rsidR="00C12F3A" w:rsidRPr="003F266C" w:rsidRDefault="00C12F3A" w:rsidP="00C12F3A">
      <w:pPr>
        <w:pStyle w:val="1"/>
      </w:pPr>
      <w:r w:rsidRPr="003F266C">
        <w:t>4.</w:t>
      </w:r>
      <w:r>
        <w:tab/>
      </w:r>
      <w:r w:rsidRPr="003F266C">
        <w:t>Within 30 days of receipt of a completed application the Department of Revenue shall grant or deny the application for designation as</w:t>
      </w:r>
      <w:r w:rsidR="002F4722">
        <w:t xml:space="preserve"> a qualified equity investment.</w:t>
      </w:r>
    </w:p>
    <w:p w14:paraId="62331F79" w14:textId="77777777" w:rsidR="00C12F3A" w:rsidRPr="003F266C" w:rsidRDefault="00C12F3A" w:rsidP="00C12F3A">
      <w:pPr>
        <w:pStyle w:val="a0"/>
      </w:pPr>
      <w:r w:rsidRPr="003F266C">
        <w:t>a.</w:t>
      </w:r>
      <w:r>
        <w:tab/>
      </w:r>
      <w:r w:rsidRPr="003F266C">
        <w:t>If the application is granted, a letter will be issued to the applicant informing them that their application has been granted. Following the grant letter, a second letter will be issued providing for the specific amount of allocation authority that is being granted to the applicant. Lastly, a separate tax credit certification will be issued to the applicant certifying the credit amount and credit allowance dates.</w:t>
      </w:r>
      <w:r>
        <w:t xml:space="preserve"> </w:t>
      </w:r>
      <w:r w:rsidRPr="003F266C">
        <w:t>A copy of the tax credit certification will also be submitted to the Department of Insurance.</w:t>
      </w:r>
    </w:p>
    <w:p w14:paraId="5E4B4BD5" w14:textId="77777777" w:rsidR="00C12F3A" w:rsidRPr="003F266C" w:rsidRDefault="00C12F3A" w:rsidP="00C12F3A">
      <w:pPr>
        <w:pStyle w:val="a0"/>
      </w:pPr>
      <w:r w:rsidRPr="003F266C">
        <w:t>b.</w:t>
      </w:r>
      <w:r>
        <w:tab/>
      </w:r>
      <w:r w:rsidRPr="003F266C">
        <w:t>If the application is denied, the Department of Revenue will inform the applicant of the grounds on which the application is being denied and allow 15 business days for the</w:t>
      </w:r>
      <w:r w:rsidR="002F4722">
        <w:t xml:space="preserve"> applicant to cure any defects.</w:t>
      </w:r>
    </w:p>
    <w:p w14:paraId="09A91348" w14:textId="77777777" w:rsidR="00C12F3A" w:rsidRPr="003F266C" w:rsidRDefault="00C12F3A" w:rsidP="00C12F3A">
      <w:pPr>
        <w:pStyle w:val="a0"/>
      </w:pPr>
      <w:r w:rsidRPr="003F266C">
        <w:t>c.</w:t>
      </w:r>
      <w:r>
        <w:tab/>
      </w:r>
      <w:r w:rsidRPr="003F266C">
        <w:t>Ground for denials include, but are not limited to:</w:t>
      </w:r>
    </w:p>
    <w:p w14:paraId="36557006" w14:textId="77777777" w:rsidR="00C12F3A" w:rsidRPr="003F266C" w:rsidRDefault="00C12F3A" w:rsidP="00C12F3A">
      <w:pPr>
        <w:pStyle w:val="i0"/>
      </w:pPr>
      <w:r>
        <w:tab/>
      </w:r>
      <w:r w:rsidRPr="003F266C">
        <w:t>i.</w:t>
      </w:r>
      <w:r>
        <w:tab/>
      </w:r>
      <w:r w:rsidRPr="003F266C">
        <w:t>failure of applicant to submit the $500,000 deposit;</w:t>
      </w:r>
    </w:p>
    <w:p w14:paraId="06B758DF" w14:textId="77777777" w:rsidR="00C12F3A" w:rsidRPr="003F266C" w:rsidRDefault="00C12F3A" w:rsidP="00C12F3A">
      <w:pPr>
        <w:pStyle w:val="i0"/>
      </w:pPr>
      <w:r>
        <w:tab/>
      </w:r>
      <w:r w:rsidRPr="003F266C">
        <w:t>ii.</w:t>
      </w:r>
      <w:r>
        <w:tab/>
      </w:r>
      <w:r w:rsidRPr="003F266C">
        <w:t>failure of the applicant to submit any informati</w:t>
      </w:r>
      <w:r w:rsidR="002F4722">
        <w:t>on included in the application;</w:t>
      </w:r>
    </w:p>
    <w:p w14:paraId="42D90973" w14:textId="77777777" w:rsidR="00C12F3A" w:rsidRPr="003F266C" w:rsidRDefault="00C12F3A" w:rsidP="00C12F3A">
      <w:pPr>
        <w:pStyle w:val="i0"/>
      </w:pPr>
      <w:r>
        <w:tab/>
      </w:r>
      <w:r w:rsidRPr="003F266C">
        <w:t>iii.</w:t>
      </w:r>
      <w:r>
        <w:tab/>
      </w:r>
      <w:r w:rsidRPr="003F266C">
        <w:t>failure of the applicant to submit any additional information requested by the Department of Revenue which is necessary to ensure com</w:t>
      </w:r>
      <w:r w:rsidR="002F4722">
        <w:t>pliance.</w:t>
      </w:r>
    </w:p>
    <w:p w14:paraId="1B4C6196" w14:textId="77777777" w:rsidR="00C12F3A" w:rsidRPr="003F266C" w:rsidRDefault="00C12F3A" w:rsidP="00C12F3A">
      <w:pPr>
        <w:pStyle w:val="a0"/>
      </w:pPr>
      <w:r w:rsidRPr="003F266C">
        <w:t>d.</w:t>
      </w:r>
      <w:r>
        <w:tab/>
      </w:r>
      <w:r w:rsidRPr="003F266C">
        <w:t>If the applicant cures the defects, the application shall retain its original submission</w:t>
      </w:r>
      <w:r>
        <w:t xml:space="preserve"> </w:t>
      </w:r>
      <w:r w:rsidRPr="003F266C">
        <w:t>date. If the applicant cannot cure the defect, the application will remain denied and the Department of Revenue will refund the $500,000 deposit.</w:t>
      </w:r>
    </w:p>
    <w:p w14:paraId="5C48850B" w14:textId="77777777" w:rsidR="00C12F3A" w:rsidRPr="003F266C" w:rsidRDefault="00C12F3A" w:rsidP="00C12F3A">
      <w:pPr>
        <w:pStyle w:val="1"/>
      </w:pPr>
      <w:r>
        <w:t>5.</w:t>
      </w:r>
      <w:r>
        <w:tab/>
      </w:r>
      <w:r w:rsidRPr="003F266C">
        <w:t>A qualified community development entity may transfer all or a portion of its designated qualified equity investment or allocation authority to its controlling entity or any other qualified community development entity included in the applicant’s allocation agreement with the Community Developme</w:t>
      </w:r>
      <w:r w:rsidR="006F5D21">
        <w:t>nt Financial Institutions Fund.</w:t>
      </w:r>
    </w:p>
    <w:p w14:paraId="6524D0C2" w14:textId="77777777" w:rsidR="00C12F3A" w:rsidRPr="003F266C" w:rsidRDefault="00C12F3A" w:rsidP="00C12F3A">
      <w:pPr>
        <w:pStyle w:val="1"/>
      </w:pPr>
      <w:r w:rsidRPr="003F266C">
        <w:t>6.</w:t>
      </w:r>
      <w:r>
        <w:tab/>
      </w:r>
      <w:r w:rsidRPr="003F266C">
        <w:t>The $500,000 deposit will be refunded within 30 days of a request once the qualified community development entity certifies that the qualified equity investment has been made and the qualified low income community investment has been made within one year of the first anniversary date of t</w:t>
      </w:r>
      <w:r w:rsidR="006F5D21">
        <w:t>he qualified equity investment.</w:t>
      </w:r>
    </w:p>
    <w:p w14:paraId="5069938B" w14:textId="77777777" w:rsidR="00C12F3A" w:rsidRPr="003F266C" w:rsidRDefault="00C12F3A" w:rsidP="00C12F3A">
      <w:pPr>
        <w:pStyle w:val="a0"/>
      </w:pPr>
      <w:r w:rsidRPr="003F266C">
        <w:t>a.</w:t>
      </w:r>
      <w:r>
        <w:tab/>
      </w:r>
      <w:r w:rsidRPr="003F266C">
        <w:t>If the applicant fails to certify receipt of the qualified equity investment within 30 days</w:t>
      </w:r>
      <w:r>
        <w:t xml:space="preserve"> </w:t>
      </w:r>
      <w:r w:rsidRPr="003F266C">
        <w:t>of the certification by the Department of Revenue, the applicant will forfeit the $500,000 deposit.</w:t>
      </w:r>
    </w:p>
    <w:p w14:paraId="7D4E1901" w14:textId="77777777" w:rsidR="00C12F3A" w:rsidRPr="003F266C" w:rsidRDefault="00C12F3A" w:rsidP="00C12F3A">
      <w:pPr>
        <w:pStyle w:val="a0"/>
      </w:pPr>
      <w:r w:rsidRPr="003F266C">
        <w:t>b.</w:t>
      </w:r>
      <w:r>
        <w:tab/>
      </w:r>
      <w:r w:rsidRPr="003F266C">
        <w:t>If the applicant fails to certify the qualified low income community investment within one year of the first anniversary and the six month cure period, the applicant will forfeit the $500,000 deposit.</w:t>
      </w:r>
    </w:p>
    <w:p w14:paraId="38222F94" w14:textId="77777777" w:rsidR="00C12F3A" w:rsidRPr="003F266C" w:rsidRDefault="00C12F3A" w:rsidP="00C12F3A">
      <w:pPr>
        <w:pStyle w:val="a0"/>
      </w:pPr>
      <w:r w:rsidRPr="003F266C">
        <w:t>c.</w:t>
      </w:r>
      <w:r>
        <w:tab/>
      </w:r>
      <w:r w:rsidRPr="003F266C">
        <w:t>A request for return of the deposit may not be made until 30 days after the requirements of Paragraph B.6</w:t>
      </w:r>
      <w:r w:rsidR="002F4722">
        <w:t xml:space="preserve"> of this Section have been met.</w:t>
      </w:r>
    </w:p>
    <w:p w14:paraId="1288101E" w14:textId="77777777" w:rsidR="00C12F3A" w:rsidRPr="003F266C" w:rsidRDefault="00C12F3A" w:rsidP="00C12F3A">
      <w:pPr>
        <w:pStyle w:val="1"/>
      </w:pPr>
      <w:r w:rsidRPr="003F266C">
        <w:t>7.</w:t>
      </w:r>
      <w:r>
        <w:tab/>
      </w:r>
      <w:r w:rsidRPr="003F266C">
        <w:t>The application for the designation of a qualified equity investment may be withdrawn by the applicant at any time prior to the granting of the application by the Department of Revenue. If the application is withdrawn, the deposit will also be refunded to the applicant within 30 days of the withdrawal.</w:t>
      </w:r>
    </w:p>
    <w:p w14:paraId="08DF1017" w14:textId="77777777" w:rsidR="00C12F3A" w:rsidRPr="003F266C" w:rsidRDefault="00C12F3A" w:rsidP="00C12F3A">
      <w:pPr>
        <w:pStyle w:val="A"/>
      </w:pPr>
      <w:r>
        <w:lastRenderedPageBreak/>
        <w:t>C.</w:t>
      </w:r>
      <w:r>
        <w:tab/>
      </w:r>
      <w:r w:rsidRPr="003F266C">
        <w:t>Tax Credit Sales</w:t>
      </w:r>
    </w:p>
    <w:p w14:paraId="7078F6E1" w14:textId="77777777" w:rsidR="00C12F3A" w:rsidRPr="003F266C" w:rsidRDefault="00C12F3A" w:rsidP="00C12F3A">
      <w:pPr>
        <w:pStyle w:val="1"/>
      </w:pPr>
      <w:r>
        <w:t>1.</w:t>
      </w:r>
      <w:r>
        <w:tab/>
      </w:r>
      <w:r w:rsidRPr="003F266C">
        <w:t xml:space="preserve">Tax credits not previously claimed by a taxpayer against its premium tax may be sold to another Louisiana taxpayer. </w:t>
      </w:r>
    </w:p>
    <w:p w14:paraId="6BA3FC3D" w14:textId="77777777" w:rsidR="00C12F3A" w:rsidRPr="003F266C" w:rsidRDefault="00C12F3A" w:rsidP="00C12F3A">
      <w:pPr>
        <w:pStyle w:val="1"/>
      </w:pPr>
      <w:r>
        <w:t>2.</w:t>
      </w:r>
      <w:r>
        <w:tab/>
      </w:r>
      <w:r w:rsidRPr="003F266C">
        <w:t>The sale may involve one or more transferees.</w:t>
      </w:r>
    </w:p>
    <w:p w14:paraId="0D109C96" w14:textId="77777777" w:rsidR="00C12F3A" w:rsidRPr="003F266C" w:rsidRDefault="00C12F3A" w:rsidP="00C12F3A">
      <w:pPr>
        <w:pStyle w:val="1"/>
      </w:pPr>
      <w:r>
        <w:t>3.</w:t>
      </w:r>
      <w:r>
        <w:tab/>
      </w:r>
      <w:r w:rsidRPr="003F266C">
        <w:t xml:space="preserve">Joint notice from the transferor and transferee shall be submitted to the Department of Insurance on a form prescribed by the Department of Insurance within 30 days of the sale. </w:t>
      </w:r>
    </w:p>
    <w:p w14:paraId="5153D3AC" w14:textId="77777777" w:rsidR="00C12F3A" w:rsidRPr="003F266C" w:rsidRDefault="00C12F3A" w:rsidP="00C12F3A">
      <w:pPr>
        <w:pStyle w:val="1"/>
      </w:pPr>
      <w:r>
        <w:t>4.</w:t>
      </w:r>
      <w:r>
        <w:tab/>
      </w:r>
      <w:r w:rsidRPr="003F266C">
        <w:t xml:space="preserve">Failure to submit the joint notice of transfer shall result in disallowance of the credit until the taxpayer is in full compliance. </w:t>
      </w:r>
    </w:p>
    <w:p w14:paraId="17EC5BA2" w14:textId="77777777" w:rsidR="00C12F3A" w:rsidRPr="003F266C" w:rsidRDefault="00C12F3A" w:rsidP="00C12F3A">
      <w:pPr>
        <w:pStyle w:val="1"/>
      </w:pPr>
      <w:r>
        <w:t>5.</w:t>
      </w:r>
      <w:r>
        <w:tab/>
      </w:r>
      <w:r w:rsidRPr="003F266C">
        <w:t xml:space="preserve">The carry forward period is not extended by the sale of the credit to another Louisiana taxpayer. </w:t>
      </w:r>
    </w:p>
    <w:p w14:paraId="618409C6" w14:textId="77777777" w:rsidR="00C12F3A" w:rsidRPr="003F266C" w:rsidRDefault="00C12F3A" w:rsidP="00C12F3A">
      <w:pPr>
        <w:pStyle w:val="1"/>
      </w:pPr>
      <w:r>
        <w:t>6.</w:t>
      </w:r>
      <w:r>
        <w:tab/>
      </w:r>
      <w:r w:rsidRPr="003F266C">
        <w:t xml:space="preserve">To the extent that the transferor did not have rights to claim or use the credit at the time the credit is sold, the Department of Insurance shall either disallow or recapture the credit from the transferee. </w:t>
      </w:r>
    </w:p>
    <w:p w14:paraId="2177EC6A" w14:textId="77777777" w:rsidR="00C12F3A" w:rsidRPr="003F266C" w:rsidRDefault="00C12F3A" w:rsidP="00C12F3A">
      <w:pPr>
        <w:pStyle w:val="1"/>
      </w:pPr>
      <w:r>
        <w:t>7.</w:t>
      </w:r>
      <w:r>
        <w:tab/>
      </w:r>
      <w:r w:rsidRPr="003F266C">
        <w:t>Credits may not be claimed on returns that were due prior to January 1, 2014.</w:t>
      </w:r>
    </w:p>
    <w:p w14:paraId="10B55F2D" w14:textId="77777777" w:rsidR="00C12F3A" w:rsidRPr="003F266C" w:rsidRDefault="00C12F3A" w:rsidP="00C12F3A">
      <w:pPr>
        <w:pStyle w:val="1"/>
      </w:pPr>
      <w:r>
        <w:t>8.</w:t>
      </w:r>
      <w:r>
        <w:tab/>
      </w:r>
      <w:r w:rsidRPr="003F266C">
        <w:t>Credits may not be used to settle outstanding tax liabilities for tax periods beginning prior to Januar</w:t>
      </w:r>
      <w:r>
        <w:t>y 1, 2013</w:t>
      </w:r>
      <w:r w:rsidRPr="003F266C">
        <w:t>.</w:t>
      </w:r>
    </w:p>
    <w:p w14:paraId="1910EB76" w14:textId="77777777" w:rsidR="00C12F3A" w:rsidRPr="003F266C" w:rsidRDefault="00C12F3A" w:rsidP="00C12F3A">
      <w:pPr>
        <w:pStyle w:val="1"/>
      </w:pPr>
      <w:r>
        <w:t>9.</w:t>
      </w:r>
      <w:r>
        <w:tab/>
      </w:r>
      <w:r w:rsidRPr="003F266C">
        <w:t>Transfers of ownership of credits thorough the sale of equity interest in an entity is a sale of the credit. Such transfers shall be treated in the same manner as selling the credits themselves and will require notice to the Department of Insurance in the same manner set forth above.</w:t>
      </w:r>
      <w:r>
        <w:t xml:space="preserve"> </w:t>
      </w:r>
    </w:p>
    <w:p w14:paraId="3925C47E" w14:textId="77777777" w:rsidR="00C12F3A" w:rsidRPr="003F266C" w:rsidRDefault="00C12F3A" w:rsidP="00C12F3A">
      <w:pPr>
        <w:pStyle w:val="A"/>
      </w:pPr>
      <w:r>
        <w:t>D.</w:t>
      </w:r>
      <w:r>
        <w:tab/>
      </w:r>
      <w:r w:rsidRPr="003F266C">
        <w:t>Recapture</w:t>
      </w:r>
    </w:p>
    <w:p w14:paraId="78EFD935" w14:textId="77777777" w:rsidR="00C12F3A" w:rsidRPr="003F266C" w:rsidRDefault="00C12F3A" w:rsidP="00C12F3A">
      <w:pPr>
        <w:pStyle w:val="1"/>
      </w:pPr>
      <w:r>
        <w:t>1.</w:t>
      </w:r>
      <w:r>
        <w:tab/>
      </w:r>
      <w:r w:rsidRPr="003F266C">
        <w:t>The Department of Revenue will notify the Department of Insurance of a recapture event.</w:t>
      </w:r>
    </w:p>
    <w:p w14:paraId="246CB261" w14:textId="77777777" w:rsidR="00C12F3A" w:rsidRPr="003F266C" w:rsidRDefault="00C12F3A" w:rsidP="00C12F3A">
      <w:pPr>
        <w:pStyle w:val="1"/>
      </w:pPr>
      <w:r>
        <w:t>2.</w:t>
      </w:r>
      <w:r>
        <w:tab/>
      </w:r>
      <w:r w:rsidRPr="003F266C">
        <w:t>The Department of Insurance shall recapture from the entity that claimed the credit on their return if:</w:t>
      </w:r>
    </w:p>
    <w:p w14:paraId="7903EAE8" w14:textId="77777777" w:rsidR="00C12F3A" w:rsidRPr="003F266C" w:rsidRDefault="00C12F3A" w:rsidP="00C12F3A">
      <w:pPr>
        <w:pStyle w:val="a0"/>
      </w:pPr>
      <w:r>
        <w:t>a.</w:t>
      </w:r>
      <w:r>
        <w:tab/>
      </w:r>
      <w:r w:rsidRPr="003F266C">
        <w:t>any amount of the federal tax credit earned from the qualified equity investment is</w:t>
      </w:r>
      <w:r>
        <w:t xml:space="preserve"> </w:t>
      </w:r>
      <w:r w:rsidRPr="003F266C">
        <w:t xml:space="preserve">recaptured pursuant to section 45D of the </w:t>
      </w:r>
      <w:r w:rsidRPr="00115A6E">
        <w:rPr>
          <w:i/>
        </w:rPr>
        <w:t>Internal Revenue Code</w:t>
      </w:r>
      <w:r w:rsidRPr="003F266C">
        <w:t>.</w:t>
      </w:r>
      <w:r>
        <w:t xml:space="preserve"> </w:t>
      </w:r>
      <w:r w:rsidRPr="003F266C">
        <w:t>The amount recaptured shall be in proportion to the f</w:t>
      </w:r>
      <w:r w:rsidR="002F4722">
        <w:t>ederal recapture of the credit.</w:t>
      </w:r>
    </w:p>
    <w:p w14:paraId="2657C4E9" w14:textId="77777777" w:rsidR="00C12F3A" w:rsidRPr="003F266C" w:rsidRDefault="00C12F3A" w:rsidP="00C12F3A">
      <w:pPr>
        <w:pStyle w:val="a0"/>
      </w:pPr>
      <w:r>
        <w:t>b.</w:t>
      </w:r>
      <w:r>
        <w:tab/>
      </w:r>
      <w:r w:rsidRPr="003F266C">
        <w:t>the qualified community development entity fails to invest 100 percent of the purchase price for the qualified equity investment into a qualified active low income community business within one year of</w:t>
      </w:r>
      <w:r>
        <w:t xml:space="preserve"> </w:t>
      </w:r>
      <w:r w:rsidRPr="003F266C">
        <w:t>initial credit allowance date and maintain this</w:t>
      </w:r>
      <w:r>
        <w:t xml:space="preserve"> </w:t>
      </w:r>
      <w:r w:rsidRPr="003F266C">
        <w:t>investment throughout the last credit allow</w:t>
      </w:r>
      <w:r w:rsidR="002F4722">
        <w:t>ance date or compliance period.</w:t>
      </w:r>
    </w:p>
    <w:p w14:paraId="1029F796" w14:textId="77777777" w:rsidR="00C12F3A" w:rsidRPr="003F266C" w:rsidRDefault="00C12F3A" w:rsidP="00C12F3A">
      <w:pPr>
        <w:pStyle w:val="1"/>
      </w:pPr>
      <w:r>
        <w:t>3.</w:t>
      </w:r>
      <w:r>
        <w:tab/>
      </w:r>
      <w:r w:rsidRPr="003F266C">
        <w:t>No recapture shall occur until the qualified community development entity has been given notice of noncompliance by the Department of Revenue and the benefit of 6 months to become compliant.</w:t>
      </w:r>
    </w:p>
    <w:p w14:paraId="350C0046" w14:textId="77777777" w:rsidR="00C12F3A" w:rsidRPr="003F266C" w:rsidRDefault="00C12F3A" w:rsidP="00C12F3A">
      <w:pPr>
        <w:pStyle w:val="A"/>
      </w:pPr>
      <w:r>
        <w:t>E.</w:t>
      </w:r>
      <w:r>
        <w:tab/>
      </w:r>
      <w:r w:rsidRPr="003F266C">
        <w:t>Reporting</w:t>
      </w:r>
    </w:p>
    <w:p w14:paraId="28733B8C" w14:textId="77777777" w:rsidR="00C12F3A" w:rsidRPr="003F266C" w:rsidRDefault="00C12F3A" w:rsidP="00C12F3A">
      <w:pPr>
        <w:pStyle w:val="1"/>
      </w:pPr>
      <w:r>
        <w:t>1.</w:t>
      </w:r>
      <w:r>
        <w:tab/>
      </w:r>
      <w:r w:rsidRPr="003F266C">
        <w:t>Within 30 days of the applicant receiving certification for a qualified equity investment, the qualified community development entity must:</w:t>
      </w:r>
    </w:p>
    <w:p w14:paraId="67C03396" w14:textId="77777777" w:rsidR="00C12F3A" w:rsidRPr="003F266C" w:rsidRDefault="00C12F3A" w:rsidP="00C12F3A">
      <w:pPr>
        <w:pStyle w:val="a0"/>
      </w:pPr>
      <w:r>
        <w:t>a.</w:t>
      </w:r>
      <w:r>
        <w:tab/>
      </w:r>
      <w:r w:rsidRPr="003F266C">
        <w:t>issue an investment and receive cash for the certified amount;</w:t>
      </w:r>
    </w:p>
    <w:p w14:paraId="5387F781" w14:textId="77777777" w:rsidR="00C12F3A" w:rsidRPr="003F266C" w:rsidRDefault="00C12F3A" w:rsidP="00C12F3A">
      <w:pPr>
        <w:pStyle w:val="a0"/>
      </w:pPr>
      <w:r>
        <w:t>b.</w:t>
      </w:r>
      <w:r>
        <w:tab/>
      </w:r>
      <w:r w:rsidRPr="003F266C">
        <w:t>designate the amount as a federal qualified equity investment with the Community Developme</w:t>
      </w:r>
      <w:r>
        <w:t>nt Financial Institutions Fund;</w:t>
      </w:r>
    </w:p>
    <w:p w14:paraId="222EECED" w14:textId="77777777" w:rsidR="00C12F3A" w:rsidRPr="003F266C" w:rsidRDefault="00C12F3A" w:rsidP="00C12F3A">
      <w:pPr>
        <w:pStyle w:val="a0"/>
      </w:pPr>
      <w:r>
        <w:t>c.</w:t>
      </w:r>
      <w:r>
        <w:tab/>
      </w:r>
      <w:r w:rsidRPr="003F266C">
        <w:t xml:space="preserve">issue Form R-10607 to the investor designating the amount as a state qualified equity investment. </w:t>
      </w:r>
    </w:p>
    <w:p w14:paraId="7D440A7F" w14:textId="77777777" w:rsidR="00C12F3A" w:rsidRPr="003F266C" w:rsidRDefault="00C12F3A" w:rsidP="00C12F3A">
      <w:pPr>
        <w:pStyle w:val="1"/>
      </w:pPr>
      <w:r>
        <w:t>2.</w:t>
      </w:r>
      <w:r>
        <w:tab/>
      </w:r>
      <w:r w:rsidRPr="003F266C">
        <w:t>Within 5 days of issuing the qualified equity investment, the qualified community development entity will submit:</w:t>
      </w:r>
    </w:p>
    <w:p w14:paraId="3653B880" w14:textId="77777777" w:rsidR="00C12F3A" w:rsidRPr="003F266C" w:rsidRDefault="00C12F3A" w:rsidP="00C12F3A">
      <w:pPr>
        <w:pStyle w:val="a0"/>
      </w:pPr>
      <w:r>
        <w:t>a.</w:t>
      </w:r>
      <w:r>
        <w:tab/>
      </w:r>
      <w:r w:rsidRPr="003F266C">
        <w:t xml:space="preserve">evidence of receipt of cash; </w:t>
      </w:r>
    </w:p>
    <w:p w14:paraId="44D9E4D6" w14:textId="77777777" w:rsidR="00C12F3A" w:rsidRPr="003F266C" w:rsidRDefault="00C12F3A" w:rsidP="00C12F3A">
      <w:pPr>
        <w:pStyle w:val="a0"/>
      </w:pPr>
      <w:r>
        <w:t>b.</w:t>
      </w:r>
      <w:r>
        <w:tab/>
      </w:r>
      <w:r w:rsidRPr="003F266C">
        <w:t xml:space="preserve">a copy of the federal Form 8874A which was issued to the investor; </w:t>
      </w:r>
    </w:p>
    <w:p w14:paraId="762CB384" w14:textId="77777777" w:rsidR="00C12F3A" w:rsidRPr="003F266C" w:rsidRDefault="00C12F3A" w:rsidP="00C12F3A">
      <w:pPr>
        <w:pStyle w:val="a0"/>
      </w:pPr>
      <w:r>
        <w:t>c.</w:t>
      </w:r>
      <w:r>
        <w:tab/>
      </w:r>
      <w:r w:rsidRPr="003F266C">
        <w:t xml:space="preserve">a copy of the state Form R-10607 which was issued to the investor; </w:t>
      </w:r>
    </w:p>
    <w:p w14:paraId="2BEFBDA0" w14:textId="77777777" w:rsidR="00C12F3A" w:rsidRPr="003F266C" w:rsidRDefault="00C12F3A" w:rsidP="00C12F3A">
      <w:pPr>
        <w:pStyle w:val="a0"/>
      </w:pPr>
      <w:r>
        <w:t>d.</w:t>
      </w:r>
      <w:r>
        <w:tab/>
      </w:r>
      <w:r w:rsidRPr="003F266C">
        <w:t>notice of any transfers of allocation authority as provided in Paragraph B.5.</w:t>
      </w:r>
    </w:p>
    <w:p w14:paraId="274A618B" w14:textId="77777777" w:rsidR="00C12F3A" w:rsidRPr="003F266C" w:rsidRDefault="00C12F3A" w:rsidP="00C12F3A">
      <w:pPr>
        <w:pStyle w:val="1"/>
      </w:pPr>
      <w:r>
        <w:t>3.</w:t>
      </w:r>
      <w:r>
        <w:tab/>
      </w:r>
      <w:r w:rsidRPr="003F266C">
        <w:t>If the requirements of Paragraph E.1 are not met within 30 days of certification of the qualified equity investment, the certification will lapse and the qualified community development entity will have to re-apply to the Department of Revenue for designation of the qualified equity investment.</w:t>
      </w:r>
      <w:r>
        <w:t xml:space="preserve"> </w:t>
      </w:r>
    </w:p>
    <w:p w14:paraId="6B8CD0BC" w14:textId="77777777" w:rsidR="00C12F3A" w:rsidRPr="003F266C" w:rsidRDefault="00C12F3A" w:rsidP="00C12F3A">
      <w:pPr>
        <w:pStyle w:val="1"/>
      </w:pPr>
      <w:r>
        <w:t>4.</w:t>
      </w:r>
      <w:r>
        <w:tab/>
      </w:r>
      <w:r w:rsidRPr="003F266C">
        <w:t>A qualified community development entity that issues a qualified equity investment under R.S. 47:6016.1 shall submit a report to the Department of Revenue within the first 5 business days after the first anniversary date indicating that 100 percent of the qualified equity investment is invested in a qualified active low income community business in Louisiana.</w:t>
      </w:r>
    </w:p>
    <w:p w14:paraId="1430A1D4" w14:textId="77777777" w:rsidR="00C12F3A" w:rsidRPr="003F266C" w:rsidRDefault="00C12F3A" w:rsidP="00C12F3A">
      <w:pPr>
        <w:pStyle w:val="a0"/>
      </w:pPr>
      <w:r>
        <w:t>a.</w:t>
      </w:r>
      <w:r>
        <w:tab/>
      </w:r>
      <w:r w:rsidRPr="003F266C">
        <w:t xml:space="preserve">The report shall include a bank statement of the qualified community development entity evidencing each qualified low income community investment. </w:t>
      </w:r>
    </w:p>
    <w:p w14:paraId="28BCFA4A" w14:textId="77777777" w:rsidR="00C12F3A" w:rsidRPr="003F266C" w:rsidRDefault="00C12F3A" w:rsidP="00C12F3A">
      <w:pPr>
        <w:pStyle w:val="a0"/>
      </w:pPr>
      <w:r>
        <w:t>b.</w:t>
      </w:r>
      <w:r>
        <w:tab/>
      </w:r>
      <w:r w:rsidRPr="003F266C">
        <w:t>The report shall include evidence that the qualified low income community business was and remains active.</w:t>
      </w:r>
    </w:p>
    <w:p w14:paraId="74DAAC2A" w14:textId="77777777" w:rsidR="00C12F3A" w:rsidRPr="003F266C" w:rsidRDefault="00C12F3A" w:rsidP="00C12F3A">
      <w:pPr>
        <w:pStyle w:val="a0"/>
      </w:pPr>
      <w:r>
        <w:t>c.</w:t>
      </w:r>
      <w:r>
        <w:tab/>
      </w:r>
      <w:r w:rsidRPr="003F266C">
        <w:t>The report shall include evidence of the total amount of qualified low income community investments received by the qualified active low income community business under the provisions of R.S. 47:6016.1.</w:t>
      </w:r>
    </w:p>
    <w:p w14:paraId="040BCBCF" w14:textId="77777777" w:rsidR="00C12F3A" w:rsidRPr="003F266C" w:rsidRDefault="00C12F3A" w:rsidP="00C12F3A">
      <w:pPr>
        <w:pStyle w:val="1"/>
      </w:pPr>
      <w:r>
        <w:t>5.</w:t>
      </w:r>
      <w:r>
        <w:tab/>
      </w:r>
      <w:r w:rsidRPr="003F266C">
        <w:t xml:space="preserve">A qualified community development entity that issues a qualified equity investment under R.S. 47:6016.1 shall issue an annual report within 45 days of the second compliance year. The report shall include: </w:t>
      </w:r>
    </w:p>
    <w:p w14:paraId="5396841D" w14:textId="77777777" w:rsidR="00C12F3A" w:rsidRPr="003F266C" w:rsidRDefault="00C12F3A" w:rsidP="00C12F3A">
      <w:pPr>
        <w:pStyle w:val="a0"/>
      </w:pPr>
      <w:r>
        <w:t>a.</w:t>
      </w:r>
      <w:r>
        <w:tab/>
      </w:r>
      <w:r w:rsidRPr="003F266C">
        <w:t xml:space="preserve">the number of employment positions created and retained as a result of the qualified low income community investments and their average annual salaries; </w:t>
      </w:r>
    </w:p>
    <w:p w14:paraId="5057240D" w14:textId="77777777" w:rsidR="00C12F3A" w:rsidRPr="003F266C" w:rsidRDefault="00C12F3A" w:rsidP="00C12F3A">
      <w:pPr>
        <w:pStyle w:val="a0"/>
      </w:pPr>
      <w:r>
        <w:t>b.</w:t>
      </w:r>
      <w:r>
        <w:tab/>
      </w:r>
      <w:r w:rsidRPr="003F266C">
        <w:t>evidence that the qualified active low income community business remains active; and</w:t>
      </w:r>
    </w:p>
    <w:p w14:paraId="3A0EE68E" w14:textId="77777777" w:rsidR="00C12F3A" w:rsidRDefault="00C12F3A" w:rsidP="00C12F3A">
      <w:pPr>
        <w:pStyle w:val="a0"/>
      </w:pPr>
      <w:r>
        <w:t>c.</w:t>
      </w:r>
      <w:r>
        <w:tab/>
      </w:r>
      <w:r w:rsidRPr="003F266C">
        <w:t xml:space="preserve">evidence that the qualified low income community investment remains invested in the qualified active low income community business. </w:t>
      </w:r>
    </w:p>
    <w:p w14:paraId="68AFBBA3" w14:textId="77777777" w:rsidR="00C12F3A" w:rsidRPr="003F266C" w:rsidRDefault="00C12F3A" w:rsidP="00C12F3A">
      <w:pPr>
        <w:pStyle w:val="AuthorityNote"/>
      </w:pPr>
      <w:r w:rsidRPr="003F266C">
        <w:lastRenderedPageBreak/>
        <w:t>AUTHORITY NOTE:</w:t>
      </w:r>
      <w:r>
        <w:tab/>
      </w:r>
      <w:r w:rsidRPr="003F266C">
        <w:t xml:space="preserve">Promulgated in accordance with </w:t>
      </w:r>
      <w:r>
        <w:t>R.S. 47:1519</w:t>
      </w:r>
      <w:r w:rsidRPr="003F266C">
        <w:t xml:space="preserve"> and R.S. 47:1511.</w:t>
      </w:r>
    </w:p>
    <w:p w14:paraId="38BE4531" w14:textId="77777777" w:rsidR="00C12F3A" w:rsidRDefault="00C12F3A" w:rsidP="00C12F3A">
      <w:pPr>
        <w:pStyle w:val="HistoricalNote"/>
      </w:pPr>
      <w:r w:rsidRPr="003F266C">
        <w:t>HISTORICAL NOTE:</w:t>
      </w:r>
      <w:r>
        <w:tab/>
      </w:r>
      <w:r w:rsidRPr="003F266C">
        <w:t>Promulgated by the Department of Revenue, Policy Services Division, LR</w:t>
      </w:r>
      <w:r>
        <w:t xml:space="preserve"> 41</w:t>
      </w:r>
      <w:r w:rsidRPr="003F266C">
        <w:t>:</w:t>
      </w:r>
      <w:r>
        <w:t>555 (March 2015).</w:t>
      </w:r>
    </w:p>
    <w:p w14:paraId="5DCDE582" w14:textId="77777777" w:rsidR="00D3240C" w:rsidRPr="00D3240C" w:rsidRDefault="00D3240C" w:rsidP="00D3240C">
      <w:pPr>
        <w:pStyle w:val="Section"/>
      </w:pPr>
      <w:bookmarkStart w:id="562" w:name="_Toc238197623"/>
      <w:r>
        <w:t>§</w:t>
      </w:r>
      <w:r w:rsidRPr="00D3240C">
        <w:t>1917.</w:t>
      </w:r>
      <w:r w:rsidRPr="00D3240C">
        <w:tab/>
        <w:t>Louisiana Rehabilitation of Historic Structures Tax Credit</w:t>
      </w:r>
      <w:bookmarkEnd w:id="562"/>
    </w:p>
    <w:p w14:paraId="3EEA9174" w14:textId="77777777" w:rsidR="00D3240C" w:rsidRPr="00D3240C" w:rsidRDefault="00D3240C" w:rsidP="00D3240C">
      <w:pPr>
        <w:pStyle w:val="A"/>
      </w:pPr>
      <w:r w:rsidRPr="00D3240C">
        <w:t>A.</w:t>
      </w:r>
      <w:r w:rsidRPr="00D3240C">
        <w:tab/>
        <w:t>General Description</w:t>
      </w:r>
    </w:p>
    <w:p w14:paraId="47DAF831" w14:textId="77777777" w:rsidR="00D3240C" w:rsidRPr="00D3240C" w:rsidRDefault="00D3240C" w:rsidP="00D3240C">
      <w:pPr>
        <w:pStyle w:val="1"/>
      </w:pPr>
      <w:r w:rsidRPr="00D3240C">
        <w:t>1.</w:t>
      </w:r>
      <w:r w:rsidRPr="00D3240C">
        <w:tab/>
        <w:t>Revised Statute 47:6019 authorizes an income and corporation franchise tax credit for eligible costs and expenses incurred during the rehabilitation of a historic structure located in a downtown development district or a cultural district. Eligible structures must be nonresidential real property or residential rental property.</w:t>
      </w:r>
    </w:p>
    <w:p w14:paraId="36703C9A" w14:textId="77777777" w:rsidR="00D3240C" w:rsidRPr="00D3240C" w:rsidRDefault="00D3240C" w:rsidP="00D3240C">
      <w:pPr>
        <w:pStyle w:val="1"/>
      </w:pPr>
      <w:r w:rsidRPr="00D3240C">
        <w:t>2.</w:t>
      </w:r>
      <w:r w:rsidRPr="00D3240C">
        <w:tab/>
        <w:t>The tax credit for QRE’s is earned only in the year in which the property attributable to the expenditures is placed in service. However, regardless of the year in which the property is placed in service, the amount of the credit shall equal 25 percent of the eligible costs and expenses of the rehabilitation incurred prior to January 1, 2018, and 20 percent of the eligible costs and expenses of the rehabilitation incurred on or after January 1, 2018.</w:t>
      </w:r>
    </w:p>
    <w:p w14:paraId="0AD1C0C2" w14:textId="77777777" w:rsidR="00D3240C" w:rsidRPr="00D3240C" w:rsidRDefault="00D3240C" w:rsidP="00D3240C">
      <w:pPr>
        <w:pStyle w:val="1"/>
      </w:pPr>
      <w:r w:rsidRPr="00D3240C">
        <w:t>3.</w:t>
      </w:r>
      <w:r w:rsidRPr="00D3240C">
        <w:tab/>
        <w:t xml:space="preserve">No taxpayer, or any entity affiliated with such taxpayer, shall claim more than $5,000,000 of credit annually for any number of structures rehabilitated within a downtown development district or cultural district. </w:t>
      </w:r>
    </w:p>
    <w:p w14:paraId="2BDC79AA" w14:textId="77777777" w:rsidR="00D3240C" w:rsidRPr="00D3240C" w:rsidRDefault="00D3240C" w:rsidP="00D3240C">
      <w:pPr>
        <w:pStyle w:val="1"/>
      </w:pPr>
      <w:r w:rsidRPr="00D3240C">
        <w:t>4.</w:t>
      </w:r>
      <w:r w:rsidRPr="00D3240C">
        <w:tab/>
        <w:t>The credit shall be allowed against the income tax for the taxable period in which the credit is earned and against the franchise tax for the taxable period following the period in which the credit is earned. If the tax credit allowed pursuant to R.S. 47:6019 exceeds the amount of such taxes due, any unused credit may be carried forward as a credit against subsequent tax liability for a period not to exceed five years. The credit may be used in addition to the 20 percent federal tax credit for such purposes.</w:t>
      </w:r>
    </w:p>
    <w:p w14:paraId="44344886" w14:textId="77777777" w:rsidR="00D3240C" w:rsidRPr="00D3240C" w:rsidRDefault="00D3240C" w:rsidP="00D3240C">
      <w:pPr>
        <w:pStyle w:val="1"/>
      </w:pPr>
      <w:r w:rsidRPr="00D3240C">
        <w:t>5.</w:t>
      </w:r>
      <w:r w:rsidRPr="00D3240C">
        <w:tab/>
        <w:t>The tax credit shall not be allowed for the rehabilitation costs and expenses that are paid for with state or federal funds, unless the state or federal funds are reported as taxable income or are structured as repayable loans.</w:t>
      </w:r>
    </w:p>
    <w:p w14:paraId="24CF0763" w14:textId="77777777" w:rsidR="00D3240C" w:rsidRPr="00D3240C" w:rsidRDefault="00D3240C" w:rsidP="00D3240C">
      <w:pPr>
        <w:pStyle w:val="A"/>
      </w:pPr>
      <w:r w:rsidRPr="00D3240C">
        <w:t>B.</w:t>
      </w:r>
      <w:r w:rsidRPr="00D3240C">
        <w:tab/>
        <w:t>Definitions</w:t>
      </w:r>
    </w:p>
    <w:p w14:paraId="355B181D" w14:textId="77777777" w:rsidR="00D3240C" w:rsidRPr="00D3240C" w:rsidRDefault="00D3240C" w:rsidP="00D3240C">
      <w:pPr>
        <w:pStyle w:val="1"/>
      </w:pPr>
      <w:r w:rsidRPr="00D3240C">
        <w:rPr>
          <w:i/>
        </w:rPr>
        <w:t>Assistant Secretary—</w:t>
      </w:r>
      <w:r w:rsidRPr="00D3240C">
        <w:t>the Assistant Secretary of the Office of Legal Affairs, Louisiana Department of Revenue, or, in the absence of such official, another designee as authorized by the secretary.</w:t>
      </w:r>
    </w:p>
    <w:p w14:paraId="02B8DE64" w14:textId="77777777" w:rsidR="00D3240C" w:rsidRPr="00D3240C" w:rsidRDefault="00D3240C" w:rsidP="00D3240C">
      <w:pPr>
        <w:pStyle w:val="1"/>
      </w:pPr>
      <w:r w:rsidRPr="00D3240C">
        <w:rPr>
          <w:i/>
        </w:rPr>
        <w:t>CPA</w:t>
      </w:r>
      <w:r w:rsidRPr="00D3240C">
        <w:t>—certified public accountant.</w:t>
      </w:r>
    </w:p>
    <w:p w14:paraId="09384B3E" w14:textId="77777777" w:rsidR="00D3240C" w:rsidRPr="00D3240C" w:rsidRDefault="00D3240C" w:rsidP="00D3240C">
      <w:pPr>
        <w:pStyle w:val="1"/>
      </w:pPr>
      <w:r w:rsidRPr="00D3240C">
        <w:rPr>
          <w:i/>
        </w:rPr>
        <w:t>Cultural District</w:t>
      </w:r>
      <w:r w:rsidRPr="00D3240C">
        <w:t xml:space="preserve">—a district designated by a local governing authority in accordance with law for the purpose of revitalizing a community by creating a hub of cultural activity, including affordable artist housing and workspace, which has been determined by the Department of Culture, Recreation and Tourism to meet the criteria established to be so designated. </w:t>
      </w:r>
    </w:p>
    <w:p w14:paraId="4FAB43BF" w14:textId="77777777" w:rsidR="00D3240C" w:rsidRDefault="00D3240C" w:rsidP="00D3240C">
      <w:pPr>
        <w:pStyle w:val="1"/>
      </w:pPr>
      <w:r w:rsidRPr="00D3240C">
        <w:rPr>
          <w:i/>
        </w:rPr>
        <w:t>Department</w:t>
      </w:r>
      <w:r w:rsidRPr="00D3240C">
        <w:t>—the Louisiana Department of Revenue.</w:t>
      </w:r>
    </w:p>
    <w:p w14:paraId="7852C606" w14:textId="77777777" w:rsidR="00D3240C" w:rsidRPr="00D3240C" w:rsidRDefault="00D3240C" w:rsidP="00D3240C">
      <w:pPr>
        <w:pStyle w:val="1"/>
      </w:pPr>
      <w:r w:rsidRPr="00D3240C">
        <w:rPr>
          <w:i/>
        </w:rPr>
        <w:t>Downtown Development District—</w:t>
      </w:r>
      <w:r w:rsidRPr="00D3240C">
        <w:t xml:space="preserve">a downtown development district or central business development district </w:t>
      </w:r>
      <w:r w:rsidRPr="00D3240C">
        <w:t>created by law, or by ordinance adopted prior to January 1, 2002, in a home rule charter municipality.</w:t>
      </w:r>
    </w:p>
    <w:p w14:paraId="1A83C852" w14:textId="77777777" w:rsidR="00D3240C" w:rsidRPr="00D3240C" w:rsidRDefault="00D3240C" w:rsidP="00D3240C">
      <w:pPr>
        <w:pStyle w:val="1"/>
      </w:pPr>
      <w:r w:rsidRPr="00D3240C">
        <w:rPr>
          <w:i/>
        </w:rPr>
        <w:t>Eligible Costs and Expenses</w:t>
      </w:r>
      <w:r w:rsidRPr="00D3240C">
        <w:t xml:space="preserve">—qualified rehabilitation expenditures as defined in section 47(c)(2)(A) of the Internal Revenue Code of 1986, as amended, except that “substantially rehabilitated shall mean that the qualified rehabilitation expenditures must exceed $10,000. </w:t>
      </w:r>
    </w:p>
    <w:p w14:paraId="4CA8BA3F" w14:textId="77777777" w:rsidR="00D3240C" w:rsidRPr="00D3240C" w:rsidRDefault="00D3240C" w:rsidP="00D3240C">
      <w:pPr>
        <w:pStyle w:val="1"/>
      </w:pPr>
      <w:r w:rsidRPr="00D3240C">
        <w:rPr>
          <w:i/>
        </w:rPr>
        <w:t>Phased Projects</w:t>
      </w:r>
      <w:r w:rsidRPr="00D3240C">
        <w:t>—a project which is completed in multiple phases.</w:t>
      </w:r>
    </w:p>
    <w:p w14:paraId="7FFDCF29" w14:textId="77777777" w:rsidR="00D3240C" w:rsidRPr="00D3240C" w:rsidRDefault="00D3240C" w:rsidP="00D3240C">
      <w:pPr>
        <w:pStyle w:val="1"/>
      </w:pPr>
      <w:r w:rsidRPr="00D3240C">
        <w:rPr>
          <w:i/>
        </w:rPr>
        <w:t>QRE’s</w:t>
      </w:r>
      <w:r w:rsidRPr="00D3240C">
        <w:t>—qualified rehabilitation expenses.</w:t>
      </w:r>
    </w:p>
    <w:p w14:paraId="470154A6" w14:textId="77777777" w:rsidR="00D3240C" w:rsidRPr="00D3240C" w:rsidRDefault="00D3240C" w:rsidP="00D3240C">
      <w:pPr>
        <w:pStyle w:val="1"/>
      </w:pPr>
      <w:r w:rsidRPr="00D3240C">
        <w:rPr>
          <w:i/>
        </w:rPr>
        <w:t>SHPO</w:t>
      </w:r>
      <w:r w:rsidRPr="00D3240C">
        <w:t>—State Historic Preservation Office.</w:t>
      </w:r>
    </w:p>
    <w:p w14:paraId="19194EC8" w14:textId="77777777" w:rsidR="00D3240C" w:rsidRPr="00D3240C" w:rsidRDefault="00D3240C" w:rsidP="00D3240C">
      <w:pPr>
        <w:pStyle w:val="1"/>
      </w:pPr>
      <w:r w:rsidRPr="00D3240C">
        <w:rPr>
          <w:i/>
        </w:rPr>
        <w:t>SOI-Compliant—</w:t>
      </w:r>
      <w:r w:rsidRPr="00D3240C">
        <w:t>work performed in accordance with the Secretary of the Interior’s Standards for Rehabilitation.</w:t>
      </w:r>
    </w:p>
    <w:p w14:paraId="7AF00666" w14:textId="77777777" w:rsidR="00D3240C" w:rsidRPr="00D3240C" w:rsidRDefault="00D3240C" w:rsidP="00D3240C">
      <w:pPr>
        <w:pStyle w:val="1"/>
      </w:pPr>
      <w:r w:rsidRPr="00D3240C">
        <w:rPr>
          <w:i/>
        </w:rPr>
        <w:t>Transfer</w:t>
      </w:r>
      <w:r w:rsidRPr="00D3240C">
        <w:t>—for purposes of the fee requirement, an assignment, disposition, transfer or allocation of tax credits.</w:t>
      </w:r>
    </w:p>
    <w:p w14:paraId="65327CA6" w14:textId="77777777" w:rsidR="00D3240C" w:rsidRPr="00D3240C" w:rsidRDefault="00D3240C" w:rsidP="00D3240C">
      <w:pPr>
        <w:pStyle w:val="A"/>
      </w:pPr>
      <w:r w:rsidRPr="00D3240C">
        <w:t>C.</w:t>
      </w:r>
      <w:r w:rsidRPr="00D3240C">
        <w:tab/>
        <w:t>Application Procedure</w:t>
      </w:r>
    </w:p>
    <w:p w14:paraId="5CE4E769" w14:textId="77777777" w:rsidR="00D3240C" w:rsidRPr="00D3240C" w:rsidRDefault="00D3240C" w:rsidP="00D3240C">
      <w:pPr>
        <w:pStyle w:val="1"/>
      </w:pPr>
      <w:r w:rsidRPr="00D3240C">
        <w:t>1.</w:t>
      </w:r>
      <w:r w:rsidRPr="00D3240C">
        <w:tab/>
        <w:t>Initial Determination of Eligibility by the SHPO</w:t>
      </w:r>
    </w:p>
    <w:p w14:paraId="548E91B1" w14:textId="77777777" w:rsidR="00D3240C" w:rsidRPr="00D3240C" w:rsidRDefault="00D3240C" w:rsidP="00D3240C">
      <w:pPr>
        <w:pStyle w:val="a0"/>
      </w:pPr>
      <w:r w:rsidRPr="00D3240C">
        <w:t>a.</w:t>
      </w:r>
      <w:r w:rsidRPr="00D3240C">
        <w:tab/>
        <w:t xml:space="preserve">The SHPO determines whether the structure, before and after the work is performed, qualifies as contributing to the historical significance of the district. Specifically, the SHPO determines whether work was performed on an eligible structure and whether such work performed was SOI-compliant. A project is determined to be a certified rehabilitation if the building itself meets eligibility requirements and the work is SOI-compliant. </w:t>
      </w:r>
    </w:p>
    <w:p w14:paraId="7C781860" w14:textId="77777777" w:rsidR="00D3240C" w:rsidRPr="00D3240C" w:rsidRDefault="00D3240C" w:rsidP="00D3240C">
      <w:pPr>
        <w:pStyle w:val="a0"/>
      </w:pPr>
      <w:r w:rsidRPr="00D3240C">
        <w:t>b.</w:t>
      </w:r>
      <w:r w:rsidRPr="00D3240C">
        <w:tab/>
        <w:t xml:space="preserve">The SHPO makes a determination as to whether a project is determined to be a certified rehabilitation through a three-part application process administered by an architectural historian. </w:t>
      </w:r>
    </w:p>
    <w:p w14:paraId="264C1C5A" w14:textId="77777777" w:rsidR="00D3240C" w:rsidRPr="00D3240C" w:rsidRDefault="00D3240C" w:rsidP="00D3240C">
      <w:pPr>
        <w:pStyle w:val="i0"/>
      </w:pPr>
      <w:r w:rsidRPr="00D3240C">
        <w:tab/>
        <w:t>i.</w:t>
      </w:r>
      <w:r w:rsidRPr="00D3240C">
        <w:tab/>
        <w:t>In Part 1, the SHPO certifies whether the structure is eligible for the Program.</w:t>
      </w:r>
    </w:p>
    <w:p w14:paraId="50E87DBD" w14:textId="77777777" w:rsidR="00D3240C" w:rsidRPr="00D3240C" w:rsidRDefault="00D3240C" w:rsidP="00D3240C">
      <w:pPr>
        <w:pStyle w:val="i0"/>
      </w:pPr>
      <w:r w:rsidRPr="00D3240C">
        <w:tab/>
        <w:t>ii.</w:t>
      </w:r>
      <w:r w:rsidRPr="00D3240C">
        <w:tab/>
        <w:t>In Part 2, the SHPO certifies whether the work, as proposed by the applicant, is SOI-compliant.</w:t>
      </w:r>
    </w:p>
    <w:p w14:paraId="022C9BB9" w14:textId="77777777" w:rsidR="00D3240C" w:rsidRPr="00D3240C" w:rsidRDefault="00D3240C" w:rsidP="00D3240C">
      <w:pPr>
        <w:pStyle w:val="i0"/>
      </w:pPr>
      <w:r w:rsidRPr="00D3240C">
        <w:tab/>
        <w:t>iii.</w:t>
      </w:r>
      <w:r w:rsidRPr="00D3240C">
        <w:tab/>
        <w:t xml:space="preserve">In Part 3, the SHPO confirms that the actual work performed by the applicant was indeed SOI-compliant. </w:t>
      </w:r>
    </w:p>
    <w:p w14:paraId="045EB671" w14:textId="77777777" w:rsidR="00D3240C" w:rsidRPr="00D3240C" w:rsidRDefault="00D3240C" w:rsidP="00D3240C">
      <w:pPr>
        <w:pStyle w:val="a0"/>
      </w:pPr>
      <w:r w:rsidRPr="00D3240C">
        <w:t>c.</w:t>
      </w:r>
      <w:r w:rsidRPr="00D3240C">
        <w:tab/>
        <w:t xml:space="preserve">If the project is determined by SHPO to be a certified rehabilitation, the SHPO shall provide to the applicant, with copies to the department, an approved “part 3-request for certification of completed work”, and an executed section 1 of Form R-6121B. </w:t>
      </w:r>
    </w:p>
    <w:p w14:paraId="4089C34D" w14:textId="77777777" w:rsidR="00D3240C" w:rsidRPr="00D3240C" w:rsidRDefault="00D3240C" w:rsidP="00D3240C">
      <w:pPr>
        <w:pStyle w:val="1"/>
      </w:pPr>
      <w:r w:rsidRPr="00D3240C">
        <w:t>2.</w:t>
      </w:r>
      <w:r w:rsidRPr="00D3240C">
        <w:tab/>
        <w:t>Approval of the Credit by the Department of Revenue</w:t>
      </w:r>
    </w:p>
    <w:p w14:paraId="00163EED" w14:textId="77777777" w:rsidR="00D3240C" w:rsidRPr="00D3240C" w:rsidRDefault="00D3240C" w:rsidP="00B271D6">
      <w:pPr>
        <w:pStyle w:val="a0"/>
      </w:pPr>
      <w:r w:rsidRPr="00D3240C">
        <w:t>a.</w:t>
      </w:r>
      <w:r w:rsidRPr="00D3240C">
        <w:tab/>
        <w:t>An applicant shall submit the following to the department:</w:t>
      </w:r>
    </w:p>
    <w:p w14:paraId="7078CC1B" w14:textId="77777777" w:rsidR="00D3240C" w:rsidRPr="00D3240C" w:rsidRDefault="00D3240C" w:rsidP="00D3240C">
      <w:pPr>
        <w:pStyle w:val="i0"/>
      </w:pPr>
      <w:r w:rsidRPr="00D3240C">
        <w:tab/>
        <w:t>i.</w:t>
      </w:r>
      <w:r w:rsidRPr="00D3240C">
        <w:tab/>
        <w:t>a certified audit report or examined cost certification prepared by an independent auditor, which report and auditor meet the following minimum qualifications as set forth by the department:</w:t>
      </w:r>
    </w:p>
    <w:p w14:paraId="653B28FC" w14:textId="77777777" w:rsidR="00D3240C" w:rsidRPr="00D3240C" w:rsidRDefault="00D3240C" w:rsidP="00D3240C">
      <w:pPr>
        <w:pStyle w:val="a1"/>
      </w:pPr>
      <w:r w:rsidRPr="00D3240C">
        <w:t>(a).</w:t>
      </w:r>
      <w:r w:rsidRPr="00D3240C">
        <w:tab/>
        <w:t xml:space="preserve">the auditor must be a CPA licensed in the State of Louisiana or in compliance with the CPA Mobility </w:t>
      </w:r>
      <w:r w:rsidRPr="00D3240C">
        <w:lastRenderedPageBreak/>
        <w:t>Act and must be an independent third party not related to the applicant;</w:t>
      </w:r>
    </w:p>
    <w:p w14:paraId="29A038DE" w14:textId="77777777" w:rsidR="00D3240C" w:rsidRPr="00D3240C" w:rsidRDefault="00D3240C" w:rsidP="00D3240C">
      <w:pPr>
        <w:pStyle w:val="a1"/>
      </w:pPr>
      <w:r w:rsidRPr="00D3240C">
        <w:t>(b).</w:t>
      </w:r>
      <w:r w:rsidRPr="00D3240C">
        <w:tab/>
        <w:t>the CPA must be listed on the legislative auditor approved listing, or, if not licensed in Louisiana, in compliance with the CPA Mobility Act;</w:t>
      </w:r>
    </w:p>
    <w:p w14:paraId="02B27704" w14:textId="77777777" w:rsidR="00D3240C" w:rsidRPr="00D3240C" w:rsidRDefault="00D3240C" w:rsidP="00D3240C">
      <w:pPr>
        <w:pStyle w:val="a1"/>
      </w:pPr>
      <w:r w:rsidRPr="00D3240C">
        <w:t>(c).</w:t>
      </w:r>
      <w:r w:rsidRPr="00D3240C">
        <w:tab/>
        <w:t>the auditor’s opinion must be addressed to the party which has engaged the auditor, but may expressly permit others to rely on the same;</w:t>
      </w:r>
    </w:p>
    <w:p w14:paraId="138C8A2E" w14:textId="77777777" w:rsidR="00D3240C" w:rsidRPr="00D3240C" w:rsidRDefault="00D3240C" w:rsidP="00D3240C">
      <w:pPr>
        <w:pStyle w:val="a1"/>
      </w:pPr>
      <w:r w:rsidRPr="00D3240C">
        <w:t>(d).</w:t>
      </w:r>
      <w:r w:rsidRPr="00D3240C">
        <w:tab/>
        <w:t>the name of the auditor’s firm, address, and telephone number must be evident on the report;</w:t>
      </w:r>
    </w:p>
    <w:p w14:paraId="119DC342" w14:textId="77777777" w:rsidR="00D3240C" w:rsidRPr="00D3240C" w:rsidRDefault="00D3240C" w:rsidP="00D3240C">
      <w:pPr>
        <w:pStyle w:val="a1"/>
      </w:pPr>
      <w:r w:rsidRPr="00D3240C">
        <w:t>(e).</w:t>
      </w:r>
      <w:r w:rsidRPr="00D3240C">
        <w:tab/>
        <w:t>the auditor’s opinion must be dated no earlier than the completion of the audit fieldwork;</w:t>
      </w:r>
    </w:p>
    <w:p w14:paraId="6C587C76" w14:textId="77777777" w:rsidR="00D3240C" w:rsidRPr="00D3240C" w:rsidRDefault="00D3240C" w:rsidP="00D3240C">
      <w:pPr>
        <w:pStyle w:val="a1"/>
      </w:pPr>
      <w:r w:rsidRPr="00D3240C">
        <w:t>(f).</w:t>
      </w:r>
      <w:r w:rsidRPr="00D3240C">
        <w:tab/>
        <w:t>the certified audit report or examined cost certification must be performed in accordance with auditing standards set forth by the American Institute of Certified Public Accountants, the auditor must have sufficient knowledge of accounting principles and the SOI standards for rehabilitation. The auditor’s opinion should be accompanied by the cost report of QRE’s, the notes to the cost report, and a completed CPA certification form;</w:t>
      </w:r>
    </w:p>
    <w:p w14:paraId="19ABB1A2" w14:textId="77777777" w:rsidR="00D3240C" w:rsidRPr="00D3240C" w:rsidRDefault="00D3240C" w:rsidP="00D3240C">
      <w:pPr>
        <w:pStyle w:val="a1"/>
      </w:pPr>
      <w:r w:rsidRPr="00D3240C">
        <w:t>(g).</w:t>
      </w:r>
      <w:r w:rsidRPr="00D3240C">
        <w:tab/>
        <w:t>the period during which qualified rehabilitation costs were incurred must be noted;</w:t>
      </w:r>
    </w:p>
    <w:p w14:paraId="6ACA4394" w14:textId="77777777" w:rsidR="00D3240C" w:rsidRPr="00D3240C" w:rsidRDefault="00D3240C" w:rsidP="00D3240C">
      <w:pPr>
        <w:pStyle w:val="a1"/>
      </w:pPr>
      <w:r w:rsidRPr="00D3240C">
        <w:t>(h).</w:t>
      </w:r>
      <w:r w:rsidRPr="00D3240C">
        <w:tab/>
        <w:t>the certified audit report or examined cost certification must provide a breakdown of all related party transactions, as defined by the Statement of Financial Accounting Standards No. 57 and include the following:</w:t>
      </w:r>
    </w:p>
    <w:p w14:paraId="6C8F79A7" w14:textId="77777777" w:rsidR="00D3240C" w:rsidRPr="00D3240C" w:rsidRDefault="00D3240C" w:rsidP="00D3240C">
      <w:pPr>
        <w:pStyle w:val="a1"/>
        <w:tabs>
          <w:tab w:val="left" w:pos="1620"/>
        </w:tabs>
      </w:pPr>
      <w:r w:rsidRPr="00D3240C">
        <w:tab/>
        <w:t>(i).</w:t>
      </w:r>
      <w:r w:rsidRPr="00D3240C">
        <w:tab/>
        <w:t>the name and address of the related party;</w:t>
      </w:r>
    </w:p>
    <w:p w14:paraId="573AE34B" w14:textId="77777777" w:rsidR="00D3240C" w:rsidRPr="00D3240C" w:rsidRDefault="00D3240C" w:rsidP="00D3240C">
      <w:pPr>
        <w:pStyle w:val="a1"/>
        <w:tabs>
          <w:tab w:val="left" w:pos="1620"/>
        </w:tabs>
      </w:pPr>
      <w:r w:rsidRPr="00D3240C">
        <w:tab/>
        <w:t>(ii).</w:t>
      </w:r>
      <w:r w:rsidRPr="00D3240C">
        <w:tab/>
        <w:t>the nature of the relationship between the related party and the applicant;</w:t>
      </w:r>
    </w:p>
    <w:p w14:paraId="092E962E" w14:textId="77777777" w:rsidR="00D3240C" w:rsidRPr="00D3240C" w:rsidRDefault="00D3240C" w:rsidP="00D3240C">
      <w:pPr>
        <w:pStyle w:val="a1"/>
        <w:tabs>
          <w:tab w:val="left" w:pos="1620"/>
        </w:tabs>
      </w:pPr>
      <w:r w:rsidRPr="00D3240C">
        <w:tab/>
        <w:t>(iii).</w:t>
      </w:r>
      <w:r w:rsidRPr="00D3240C">
        <w:tab/>
        <w:t>the nature and amount of the transaction;</w:t>
      </w:r>
    </w:p>
    <w:p w14:paraId="5B4425B2" w14:textId="77777777" w:rsidR="00D3240C" w:rsidRPr="00D3240C" w:rsidRDefault="00D3240C" w:rsidP="00D3240C">
      <w:pPr>
        <w:pStyle w:val="a1"/>
        <w:tabs>
          <w:tab w:val="left" w:pos="1620"/>
        </w:tabs>
      </w:pPr>
      <w:r w:rsidRPr="00D3240C">
        <w:tab/>
        <w:t>(iv).</w:t>
      </w:r>
      <w:r w:rsidRPr="00D3240C">
        <w:tab/>
        <w:t>the federal and state tax identification numbers of the related party for total payments equal to $10,000 or greater, and payment schedule if there are remaining outstanding balances;</w:t>
      </w:r>
    </w:p>
    <w:p w14:paraId="60670656" w14:textId="77777777" w:rsidR="00D3240C" w:rsidRPr="00D3240C" w:rsidRDefault="00D3240C" w:rsidP="00D3240C">
      <w:pPr>
        <w:pStyle w:val="a1"/>
        <w:tabs>
          <w:tab w:val="left" w:pos="1620"/>
        </w:tabs>
      </w:pPr>
      <w:r w:rsidRPr="00D3240C">
        <w:tab/>
        <w:t>(v).</w:t>
      </w:r>
      <w:r w:rsidRPr="00D3240C">
        <w:tab/>
        <w:t>if there are no related party transactions, the cost report must include a note indicating such;</w:t>
      </w:r>
    </w:p>
    <w:p w14:paraId="6B6B07ED" w14:textId="77777777" w:rsidR="00D3240C" w:rsidRPr="00D3240C" w:rsidRDefault="00D3240C" w:rsidP="00D3240C">
      <w:pPr>
        <w:pStyle w:val="a1"/>
      </w:pPr>
      <w:r w:rsidRPr="00D3240C">
        <w:t>(i).</w:t>
      </w:r>
      <w:r w:rsidRPr="00D3240C">
        <w:tab/>
        <w:t>a reasonableness/fairness opinion shall be submitted, if applicable, comparing the amounts charged on related party transactions to what an independent party would have charged for similar work and/or services;</w:t>
      </w:r>
    </w:p>
    <w:p w14:paraId="041C0484" w14:textId="77777777" w:rsidR="00D3240C" w:rsidRPr="00D3240C" w:rsidRDefault="00D3240C" w:rsidP="00D3240C">
      <w:pPr>
        <w:pStyle w:val="a1"/>
      </w:pPr>
      <w:r w:rsidRPr="00D3240C">
        <w:t>(j).</w:t>
      </w:r>
      <w:r w:rsidRPr="00D3240C">
        <w:tab/>
        <w:t>for any total payments $100,000 or greater, the report or certification must include the following:</w:t>
      </w:r>
    </w:p>
    <w:p w14:paraId="41E5E158" w14:textId="77777777" w:rsidR="00D3240C" w:rsidRPr="00D3240C" w:rsidRDefault="00D3240C" w:rsidP="00B271D6">
      <w:pPr>
        <w:pStyle w:val="i"/>
      </w:pPr>
      <w:r w:rsidRPr="00D3240C">
        <w:tab/>
        <w:t>(i).</w:t>
      </w:r>
      <w:r w:rsidRPr="00D3240C">
        <w:tab/>
        <w:t>name and address of the payee;</w:t>
      </w:r>
    </w:p>
    <w:p w14:paraId="2B02B8F3" w14:textId="77777777" w:rsidR="00D3240C" w:rsidRPr="00D3240C" w:rsidRDefault="00D3240C" w:rsidP="00B271D6">
      <w:pPr>
        <w:pStyle w:val="i"/>
      </w:pPr>
      <w:r w:rsidRPr="00D3240C">
        <w:tab/>
        <w:t>(ii).</w:t>
      </w:r>
      <w:r w:rsidRPr="00D3240C">
        <w:tab/>
        <w:t>federal and state tax numbers of the payee;</w:t>
      </w:r>
    </w:p>
    <w:p w14:paraId="227DFCCC" w14:textId="77777777" w:rsidR="00D3240C" w:rsidRPr="00D3240C" w:rsidRDefault="00D3240C" w:rsidP="00B271D6">
      <w:pPr>
        <w:pStyle w:val="i"/>
      </w:pPr>
      <w:r w:rsidRPr="00D3240C">
        <w:tab/>
        <w:t>(iii).</w:t>
      </w:r>
      <w:r w:rsidRPr="00D3240C">
        <w:tab/>
        <w:t>any state/and/or local license numbers of the payee (i.e. contractor’s license); and</w:t>
      </w:r>
    </w:p>
    <w:p w14:paraId="5657F2A1" w14:textId="77777777" w:rsidR="00D3240C" w:rsidRPr="00D3240C" w:rsidRDefault="00D3240C" w:rsidP="00B271D6">
      <w:pPr>
        <w:pStyle w:val="i"/>
      </w:pPr>
      <w:r w:rsidRPr="00D3240C">
        <w:tab/>
        <w:t>(iv).</w:t>
      </w:r>
      <w:r w:rsidRPr="00D3240C">
        <w:tab/>
        <w:t xml:space="preserve">total amount paid (Form R-6122). </w:t>
      </w:r>
    </w:p>
    <w:p w14:paraId="0703E023" w14:textId="77777777" w:rsidR="00D3240C" w:rsidRPr="00D3240C" w:rsidRDefault="00D3240C" w:rsidP="00D3240C">
      <w:pPr>
        <w:pStyle w:val="a0"/>
      </w:pPr>
      <w:r w:rsidRPr="00D3240C">
        <w:t>b.</w:t>
      </w:r>
      <w:r w:rsidRPr="00D3240C">
        <w:tab/>
        <w:t xml:space="preserve">For those applicants whose total project cost is $500,000 or less, the following information may be submitted in lieu of the requirements contained in Subparagraph C.2.a </w:t>
      </w:r>
      <w:r w:rsidRPr="00D3240C">
        <w:t>of this Section. Projects submitted in multiple phases, “phased projects”, where the estimated total costs of all phases of a project is greater than $500,000 must submit the information required in Subparagraph C.2.a of this Section, regardless of whether the specific cost for any particular phase being submitted for review is $500,000 or less. For qualifying projects, an applicant must submit the following information:</w:t>
      </w:r>
    </w:p>
    <w:p w14:paraId="3ABA436E" w14:textId="77777777" w:rsidR="00D3240C" w:rsidRPr="00D3240C" w:rsidRDefault="00D3240C" w:rsidP="00D3240C">
      <w:pPr>
        <w:pStyle w:val="i0"/>
      </w:pPr>
      <w:r w:rsidRPr="00D3240C">
        <w:tab/>
        <w:t>i.</w:t>
      </w:r>
      <w:r w:rsidRPr="00D3240C">
        <w:tab/>
        <w:t>an itemized listing of all QRE’s as well as all non-QRE’s, detailing all costs and eligible expenses as defined in Section 47(c)(2)(A) of the Internal Revenue Code of 1986, as amended. The itemized listing must conform to the requirements of Subclause C.2.a.i.(f) of this Section, as provided, and contain an arms-length comparison for each expenditure submitted as well as the period during which the rehabilitation costs were incurred. Column headings for the list must include: category of work, method of payment, date paid, name of payee/contractor, description of expenditure, total amount of expenditure and amount of QRE’s. The department may require documentation to verify whether the expenses claimed were actually incurred during the rehabilitation;</w:t>
      </w:r>
    </w:p>
    <w:p w14:paraId="16B9ACF4" w14:textId="77777777" w:rsidR="00D3240C" w:rsidRPr="00D3240C" w:rsidRDefault="00D3240C" w:rsidP="00D3240C">
      <w:pPr>
        <w:pStyle w:val="i0"/>
      </w:pPr>
      <w:r w:rsidRPr="00D3240C">
        <w:tab/>
        <w:t>ii.</w:t>
      </w:r>
      <w:r w:rsidRPr="00D3240C">
        <w:tab/>
        <w:t>an invoice for each QRE totaling $2,500 or more. Where the aggregate payments to a single payee are equal to or greater than $100,000, the federal and state tax numbers as well as any state and/or local license numbers (i.e. contractor’s license) must be submitted;</w:t>
      </w:r>
    </w:p>
    <w:p w14:paraId="6C2CC5E2" w14:textId="77777777" w:rsidR="00D3240C" w:rsidRPr="00D3240C" w:rsidRDefault="00D3240C" w:rsidP="00D3240C">
      <w:pPr>
        <w:pStyle w:val="i0"/>
      </w:pPr>
      <w:r w:rsidRPr="00D3240C">
        <w:tab/>
        <w:t>iii.</w:t>
      </w:r>
      <w:r w:rsidRPr="00D3240C">
        <w:tab/>
        <w:t>a notarized statement attesting that the expenditures submitted were incurred in connection with the rehabilitation of a “certified historic structure” that is properly chargeable to a capital account. Such expenditures include: architectural and engineering fees; construction interest and taxes; developer’s fees; general administrative fees; legal and professional fees; and rehabilitation costs. Common expenditures which do not qualify as QRE’s include, but are not limited to: acquisition costs; appliances; appraisal costs; cabinets; carpeting (when tacked and not glued to floor); demolition costs; financing fees; furniture; leasing expenses; marketing costs; moving costs; parking lot; paving and landscape costs; and signage.</w:t>
      </w:r>
    </w:p>
    <w:p w14:paraId="0CB0669E" w14:textId="77777777" w:rsidR="00D3240C" w:rsidRPr="00D3240C" w:rsidRDefault="00D3240C" w:rsidP="00D3240C">
      <w:pPr>
        <w:pStyle w:val="a0"/>
      </w:pPr>
      <w:r w:rsidRPr="00D3240C">
        <w:t>c.</w:t>
      </w:r>
      <w:r w:rsidRPr="00D3240C">
        <w:tab/>
        <w:t xml:space="preserve">The department shall review the certified audit report, examined cost certification, or itemized listing of all QRE’s and non-QRE’s. The department may request additional documentation from the applicant as it determines necessary. Further, the department may rely on the SHPO for any technical assistance, as determined necessary during the review process. This assistance includes, but is not limited to, interpretations of the Secretary of the Interior standards for rehabilitation. For projects with a placed in service date occurring on or after January 1, 2018 that have expenditures incurred both before and after January 1, 2018, the audit report, examined cost certification or itemized listing submitted for review shall segregate such expenditures by date so as to allow the proper credit rate to be determined. Failure to so segregate such expenditures will result in credit being applied at a blanket rate of 20 percent. </w:t>
      </w:r>
    </w:p>
    <w:p w14:paraId="665D6415" w14:textId="77777777" w:rsidR="00D3240C" w:rsidRPr="00D3240C" w:rsidRDefault="00D3240C" w:rsidP="00D3240C">
      <w:pPr>
        <w:pStyle w:val="a0"/>
      </w:pPr>
      <w:r w:rsidRPr="00D3240C">
        <w:t>d.</w:t>
      </w:r>
      <w:r w:rsidRPr="00D3240C">
        <w:tab/>
        <w:t xml:space="preserve">After all supporting documentation is received and approved, the department shall complete and provide to </w:t>
      </w:r>
      <w:r w:rsidRPr="00D3240C">
        <w:lastRenderedPageBreak/>
        <w:t xml:space="preserve">the applicant Section 2 of Form R-6121-B, thereby confirming the certified amount of the tax credit earned by the applicant. With the exception of phased projects, the final year of the placed in service date shall be the first year the credit may be utilized. Issuance of the tax credit certificate shall be delayed by any outstanding tax balances of the applicant until all such tax balances are resolved. </w:t>
      </w:r>
    </w:p>
    <w:p w14:paraId="27D56BAC" w14:textId="77777777" w:rsidR="00D3240C" w:rsidRPr="00D3240C" w:rsidRDefault="00D3240C" w:rsidP="00D3240C">
      <w:pPr>
        <w:pStyle w:val="A"/>
      </w:pPr>
      <w:r w:rsidRPr="00D3240C">
        <w:t>D.</w:t>
      </w:r>
      <w:r w:rsidRPr="00D3240C">
        <w:tab/>
        <w:t>Internal Appeal Process</w:t>
      </w:r>
    </w:p>
    <w:p w14:paraId="41906A7E" w14:textId="77777777" w:rsidR="00D3240C" w:rsidRPr="00D3240C" w:rsidRDefault="00D3240C" w:rsidP="00B271D6">
      <w:pPr>
        <w:pStyle w:val="1"/>
      </w:pPr>
      <w:r w:rsidRPr="00D3240C">
        <w:t>1.</w:t>
      </w:r>
      <w:r w:rsidRPr="00D3240C">
        <w:tab/>
        <w:t>Applicants may appeal the denial of the certification of expenditures to the assistant secretary.</w:t>
      </w:r>
    </w:p>
    <w:p w14:paraId="5C5248C6" w14:textId="77777777" w:rsidR="00D3240C" w:rsidRPr="00D3240C" w:rsidRDefault="00D3240C" w:rsidP="00D3240C">
      <w:pPr>
        <w:pStyle w:val="a0"/>
      </w:pPr>
      <w:r w:rsidRPr="00D3240C">
        <w:t>a.</w:t>
      </w:r>
      <w:r w:rsidRPr="00D3240C">
        <w:tab/>
        <w:t xml:space="preserve">Written notice of the intent to appeal must be received by the department within ten business days from the date of the denial letter. </w:t>
      </w:r>
    </w:p>
    <w:p w14:paraId="5BBECE70" w14:textId="77777777" w:rsidR="00D3240C" w:rsidRPr="00D3240C" w:rsidRDefault="00D3240C" w:rsidP="00D3240C">
      <w:pPr>
        <w:pStyle w:val="a0"/>
      </w:pPr>
      <w:r w:rsidRPr="00D3240C">
        <w:t>b.</w:t>
      </w:r>
      <w:r w:rsidRPr="00D3240C">
        <w:tab/>
        <w:t xml:space="preserve">The full appeal must be received by the department no later than 30 calendar days from the date of the denial letter. Appeals must be in writing and must detail specific reasons the denial should be partially or completely reconsidered or overturned. </w:t>
      </w:r>
    </w:p>
    <w:p w14:paraId="420277DA" w14:textId="77777777" w:rsidR="00D3240C" w:rsidRPr="00D3240C" w:rsidRDefault="00D3240C" w:rsidP="00D3240C">
      <w:pPr>
        <w:pStyle w:val="i0"/>
      </w:pPr>
      <w:r w:rsidRPr="00D3240C">
        <w:tab/>
        <w:t>i.</w:t>
      </w:r>
      <w:r w:rsidRPr="00D3240C">
        <w:tab/>
        <w:t>Upon a showing of reasonable cause, the assistant secretary may extend the deadline for submission of the full appeal.</w:t>
      </w:r>
    </w:p>
    <w:p w14:paraId="73BCC5E0" w14:textId="77777777" w:rsidR="00D3240C" w:rsidRPr="00D3240C" w:rsidRDefault="00D3240C" w:rsidP="00D3240C">
      <w:pPr>
        <w:pStyle w:val="a0"/>
      </w:pPr>
      <w:r w:rsidRPr="00D3240C">
        <w:t>c.</w:t>
      </w:r>
      <w:r w:rsidRPr="00D3240C">
        <w:tab/>
        <w:t xml:space="preserve">The assistant secretary, at his discretion, may hold a hearing in connection with the appeal. </w:t>
      </w:r>
    </w:p>
    <w:p w14:paraId="2C0020DB" w14:textId="77777777" w:rsidR="00D3240C" w:rsidRPr="00D3240C" w:rsidRDefault="00D3240C" w:rsidP="00D3240C">
      <w:pPr>
        <w:pStyle w:val="1"/>
      </w:pPr>
      <w:r w:rsidRPr="00D3240C">
        <w:rPr>
          <w:w w:val="105"/>
        </w:rPr>
        <w:t>2.</w:t>
      </w:r>
      <w:r w:rsidRPr="00D3240C">
        <w:rPr>
          <w:w w:val="105"/>
        </w:rPr>
        <w:tab/>
        <w:t>Upon review of the appeal and consideration of the hearing, if applicable, the assistant secretary shall take one of the following actions:</w:t>
      </w:r>
    </w:p>
    <w:p w14:paraId="1BF93C6A" w14:textId="77777777" w:rsidR="00D3240C" w:rsidRPr="00D3240C" w:rsidRDefault="00D3240C" w:rsidP="00D3240C">
      <w:pPr>
        <w:pStyle w:val="a0"/>
      </w:pPr>
      <w:r w:rsidRPr="00D3240C">
        <w:rPr>
          <w:w w:val="105"/>
        </w:rPr>
        <w:t>a.</w:t>
      </w:r>
      <w:r w:rsidRPr="00D3240C">
        <w:rPr>
          <w:w w:val="105"/>
        </w:rPr>
        <w:tab/>
        <w:t>sustain, in full or in part, the denial;</w:t>
      </w:r>
    </w:p>
    <w:p w14:paraId="438F7398" w14:textId="77777777" w:rsidR="00D3240C" w:rsidRPr="00D3240C" w:rsidRDefault="00D3240C" w:rsidP="00D3240C">
      <w:pPr>
        <w:pStyle w:val="a0"/>
      </w:pPr>
      <w:r w:rsidRPr="00D3240C">
        <w:t>b.</w:t>
      </w:r>
      <w:r w:rsidRPr="00D3240C">
        <w:tab/>
        <w:t>overturn, in full or in part, the denial.</w:t>
      </w:r>
    </w:p>
    <w:p w14:paraId="715253D3" w14:textId="77777777" w:rsidR="00D3240C" w:rsidRPr="00D3240C" w:rsidRDefault="00D3240C" w:rsidP="00D3240C">
      <w:pPr>
        <w:pStyle w:val="1"/>
      </w:pPr>
      <w:r w:rsidRPr="00D3240C">
        <w:t>3.</w:t>
      </w:r>
      <w:r w:rsidRPr="00D3240C">
        <w:tab/>
        <w:t>The assistant secretary’s final written decision to any appeal must be issued no later than 90 days after receiving the full appeal.</w:t>
      </w:r>
    </w:p>
    <w:p w14:paraId="7E66BC09" w14:textId="77777777" w:rsidR="00D3240C" w:rsidRPr="00D3240C" w:rsidRDefault="00D3240C" w:rsidP="00D3240C">
      <w:pPr>
        <w:pStyle w:val="A"/>
      </w:pPr>
      <w:r w:rsidRPr="00D3240C">
        <w:t>E.</w:t>
      </w:r>
      <w:r w:rsidRPr="00D3240C">
        <w:tab/>
        <w:t>Claiming or Transferring the Tax Credit</w:t>
      </w:r>
    </w:p>
    <w:p w14:paraId="4648A52C" w14:textId="77777777" w:rsidR="00D3240C" w:rsidRPr="00D3240C" w:rsidRDefault="00D3240C" w:rsidP="00D3240C">
      <w:pPr>
        <w:pStyle w:val="1"/>
      </w:pPr>
      <w:r w:rsidRPr="00D3240C">
        <w:t>1.</w:t>
      </w:r>
      <w:r w:rsidRPr="00D3240C">
        <w:tab/>
        <w:t xml:space="preserve">All tax credits issued pursuant to R.S. 47:6019 must be registered and conform to all requirements of the Tax Credit Registry, as provided in R.S. 47:1524, in order to be claimed on a return or transferred. </w:t>
      </w:r>
    </w:p>
    <w:p w14:paraId="6BF56538" w14:textId="77777777" w:rsidR="00D3240C" w:rsidRPr="00D3240C" w:rsidRDefault="00D3240C" w:rsidP="00D3240C">
      <w:pPr>
        <w:pStyle w:val="1"/>
      </w:pPr>
      <w:r w:rsidRPr="00D3240C">
        <w:t>2.</w:t>
      </w:r>
      <w:r w:rsidRPr="00D3240C">
        <w:tab/>
        <w:t>Persons who are awarded tax credits may elect to sell their unused tax credits to one or more individuals or entities. The tax credits may be transferred or sold by a taxpayer or any subsequent transferee an unlimited number of times. However, the transfer of the credit does not extend the carry forward period of the credit.</w:t>
      </w:r>
    </w:p>
    <w:p w14:paraId="40390630" w14:textId="77777777" w:rsidR="00D3240C" w:rsidRPr="00D3240C" w:rsidRDefault="00D3240C" w:rsidP="00D3240C">
      <w:pPr>
        <w:pStyle w:val="1"/>
      </w:pPr>
      <w:r w:rsidRPr="00D3240C">
        <w:t>3.</w:t>
      </w:r>
      <w:r w:rsidRPr="00D3240C">
        <w:tab/>
        <w:t xml:space="preserve">Transferors and transferees shall submit to the department in writing a notification of any transfer or sale of tax credits within ten business days after the transfer or sale of such credits. The notification shall be accompanied by a tax credit transfer processing fee of $200. The notification shall include the transferor’s tax credit balance prior to transfer, the credit identification number assigned by the state historic preservation office, the remaining balance after transfer, all federal and Louisiana tax identification numbers for both transferor and transferee, the date of transfer, the amount transferred, and any other information requested by the </w:t>
      </w:r>
      <w:r w:rsidRPr="00D3240C">
        <w:t xml:space="preserve">department. Failure to comply with this notification provision will result in the disallowance of the tax credit until the parties are in full compliance. </w:t>
      </w:r>
    </w:p>
    <w:p w14:paraId="66AF2831" w14:textId="77777777" w:rsidR="00D3240C" w:rsidRPr="00D3240C" w:rsidRDefault="00D3240C" w:rsidP="00D3240C">
      <w:pPr>
        <w:pStyle w:val="AuthorityNote"/>
      </w:pPr>
      <w:r w:rsidRPr="00D3240C">
        <w:t>AUTHORITY NOTE:</w:t>
      </w:r>
      <w:r w:rsidRPr="00D3240C">
        <w:tab/>
        <w:t>Promulgated in accordance with R.S. 47:1511 and R.S. 47:6019.</w:t>
      </w:r>
    </w:p>
    <w:p w14:paraId="68A5C7F3" w14:textId="77777777" w:rsidR="00D3240C" w:rsidRPr="00D3240C" w:rsidRDefault="00D3240C" w:rsidP="00D3240C">
      <w:pPr>
        <w:pStyle w:val="HistoricalNote"/>
      </w:pPr>
      <w:r w:rsidRPr="00D3240C">
        <w:t>HISTORICAL NOTE:</w:t>
      </w:r>
      <w:r w:rsidRPr="00D3240C">
        <w:tab/>
        <w:t>Promulgated by the Department of Revenue, Policy Services Division, LR 44:2023 (November 2018).</w:t>
      </w:r>
    </w:p>
    <w:p w14:paraId="4EFF50CA" w14:textId="77777777" w:rsidR="005278F8" w:rsidRPr="00AA3C03" w:rsidRDefault="005278F8" w:rsidP="005278F8">
      <w:pPr>
        <w:pStyle w:val="Section"/>
      </w:pPr>
      <w:bookmarkStart w:id="563" w:name="_Toc238197624"/>
      <w:r w:rsidRPr="00AA3C03">
        <w:t>§1923.</w:t>
      </w:r>
      <w:r w:rsidRPr="00AA3C03">
        <w:tab/>
        <w:t>Mobile Workforce Exemption</w:t>
      </w:r>
      <w:bookmarkEnd w:id="563"/>
    </w:p>
    <w:p w14:paraId="33CB4733" w14:textId="77777777" w:rsidR="005278F8" w:rsidRPr="00AA3C03" w:rsidRDefault="005278F8" w:rsidP="005278F8">
      <w:pPr>
        <w:pStyle w:val="A"/>
      </w:pPr>
      <w:r>
        <w:t>A.</w:t>
      </w:r>
      <w:r>
        <w:tab/>
        <w:t>General Description</w:t>
      </w:r>
    </w:p>
    <w:p w14:paraId="187745FF" w14:textId="77777777" w:rsidR="005278F8" w:rsidRPr="00AA3C03" w:rsidRDefault="005278F8" w:rsidP="005278F8">
      <w:pPr>
        <w:pStyle w:val="1"/>
      </w:pPr>
      <w:r w:rsidRPr="00AA3C03">
        <w:t>1.</w:t>
      </w:r>
      <w:r>
        <w:tab/>
      </w:r>
      <w:r w:rsidRPr="00AA3C03">
        <w:t>The Mobile Workforce Exemption allows certain nonresident mobile workers to exclude wages from Louisiana tax table income. The exemption further relieves employers of such nonresident employees of the requirement to withhold Louisiana individual income tax on the nonresident employee’s wages.</w:t>
      </w:r>
    </w:p>
    <w:p w14:paraId="32C512A4" w14:textId="77777777" w:rsidR="005278F8" w:rsidRPr="00AA3C03" w:rsidRDefault="005278F8" w:rsidP="005278F8">
      <w:pPr>
        <w:pStyle w:val="1"/>
      </w:pPr>
      <w:r w:rsidRPr="00AA3C03">
        <w:t>2.</w:t>
      </w:r>
      <w:r>
        <w:tab/>
      </w:r>
      <w:r w:rsidRPr="00AA3C03">
        <w:t>To be eligible for the exemption, all of the following requirements must be met:</w:t>
      </w:r>
    </w:p>
    <w:p w14:paraId="4D68F099" w14:textId="60B3BCA0" w:rsidR="005278F8" w:rsidRPr="00AA3C03" w:rsidRDefault="005278F8" w:rsidP="005278F8">
      <w:pPr>
        <w:pStyle w:val="a0"/>
      </w:pPr>
      <w:r w:rsidRPr="00AA3C03">
        <w:t>a.</w:t>
      </w:r>
      <w:r w:rsidRPr="00AA3C03">
        <w:tab/>
      </w:r>
      <w:r w:rsidR="00450E2C" w:rsidRPr="00260DCC">
        <w:t>The compensation is paid for employment duties performed by the nonresident individual in this state for 30 or fewer days in the calendar year.</w:t>
      </w:r>
    </w:p>
    <w:p w14:paraId="4DE30150" w14:textId="77777777" w:rsidR="005278F8" w:rsidRPr="00AA3C03" w:rsidRDefault="005278F8" w:rsidP="005278F8">
      <w:pPr>
        <w:pStyle w:val="a0"/>
      </w:pPr>
      <w:r w:rsidRPr="00AA3C03">
        <w:t>b.</w:t>
      </w:r>
      <w:r w:rsidRPr="00AA3C03">
        <w:tab/>
        <w:t>The nonresident individual performed employment duties in more than one state during the calendar year.</w:t>
      </w:r>
    </w:p>
    <w:p w14:paraId="18B62AD7" w14:textId="77777777" w:rsidR="005278F8" w:rsidRPr="00AA3C03" w:rsidRDefault="005278F8" w:rsidP="005278F8">
      <w:pPr>
        <w:pStyle w:val="a0"/>
      </w:pPr>
      <w:r w:rsidRPr="00AA3C03">
        <w:t>c.</w:t>
      </w:r>
      <w:r w:rsidRPr="00AA3C03">
        <w:tab/>
        <w:t>The wages are not paid for employment duties performed by the nonresident individual in the individual's capacity as a professional athlete, staff member of a professional athletic team, professional entertainer, public figure, or qualified production employee.</w:t>
      </w:r>
    </w:p>
    <w:p w14:paraId="5E45CB79" w14:textId="4B49EE06" w:rsidR="005278F8" w:rsidRPr="00AA3C03" w:rsidRDefault="00450E2C" w:rsidP="005278F8">
      <w:pPr>
        <w:pStyle w:val="a0"/>
      </w:pPr>
      <w:r>
        <w:t>d</w:t>
      </w:r>
      <w:r w:rsidR="005278F8">
        <w:t>.</w:t>
      </w:r>
      <w:r w:rsidR="005278F8">
        <w:tab/>
      </w:r>
      <w:r w:rsidR="005278F8" w:rsidRPr="00AA3C03">
        <w:t>The nonresident individual did not have any other income derived from sources within the state during the taxable year.</w:t>
      </w:r>
    </w:p>
    <w:p w14:paraId="369BCE94" w14:textId="77777777" w:rsidR="005278F8" w:rsidRPr="00AA3C03" w:rsidRDefault="005278F8" w:rsidP="005278F8">
      <w:pPr>
        <w:pStyle w:val="A"/>
      </w:pPr>
      <w:r w:rsidRPr="00AA3C03">
        <w:t>B.</w:t>
      </w:r>
      <w:r w:rsidRPr="00AA3C03">
        <w:tab/>
        <w:t>Definitions. For purposes of this Section, the following terms shall have the meaning ascribed therein.</w:t>
      </w:r>
    </w:p>
    <w:p w14:paraId="1250D3A4" w14:textId="77777777" w:rsidR="005278F8" w:rsidRDefault="005278F8" w:rsidP="005278F8">
      <w:pPr>
        <w:pStyle w:val="1"/>
      </w:pPr>
      <w:r w:rsidRPr="00AA3C03">
        <w:rPr>
          <w:i/>
        </w:rPr>
        <w:t>Day</w:t>
      </w:r>
      <w:r>
        <w:t>—a</w:t>
      </w:r>
      <w:r w:rsidRPr="00AA3C03">
        <w:t>n employee is considered present and performing employment duties within Louisiana for a day if the employee performs more of his or her duties within Louisiana than any other taxing jurisdiction for that day. Where an employee is present and performing more employment duties in Louisiana than another taxing jurisdiction on the same day, the employee will be considered to have performed the preponderance of his or her duties for that day in Louisiana. The portion of a day that an employee spends in Louisiana while in transit is not considered in determining whether he or s</w:t>
      </w:r>
      <w:r>
        <w:t>he performed employment duties.</w:t>
      </w:r>
    </w:p>
    <w:p w14:paraId="41D4062E" w14:textId="77777777" w:rsidR="005278F8" w:rsidRPr="00AA3C03" w:rsidRDefault="005278F8" w:rsidP="005278F8">
      <w:pPr>
        <w:pStyle w:val="1"/>
      </w:pPr>
      <w:r w:rsidRPr="00AA3C03">
        <w:rPr>
          <w:i/>
        </w:rPr>
        <w:t>Department</w:t>
      </w:r>
      <w:r>
        <w:t>—t</w:t>
      </w:r>
      <w:r w:rsidRPr="00AA3C03">
        <w:t>he Louisiana Department of Revenue.</w:t>
      </w:r>
    </w:p>
    <w:p w14:paraId="7DFDF71D" w14:textId="77777777" w:rsidR="005278F8" w:rsidRPr="00AA3C03" w:rsidRDefault="005278F8" w:rsidP="005278F8">
      <w:pPr>
        <w:pStyle w:val="1"/>
      </w:pPr>
      <w:r w:rsidRPr="00AA3C03">
        <w:rPr>
          <w:i/>
        </w:rPr>
        <w:t>Employee</w:t>
      </w:r>
      <w:r>
        <w:t>—a</w:t>
      </w:r>
      <w:r w:rsidRPr="00AA3C03">
        <w:t>s defined in R.S. 47:111(A), with the exception of a professional athlete, staff member of a professional athletic team, professional entertainer, public figure, or qualified production employee.</w:t>
      </w:r>
    </w:p>
    <w:p w14:paraId="12FDFCAA" w14:textId="77777777" w:rsidR="005278F8" w:rsidRPr="00AA3C03" w:rsidRDefault="005278F8" w:rsidP="005278F8">
      <w:pPr>
        <w:pStyle w:val="1"/>
      </w:pPr>
      <w:r w:rsidRPr="00AA3C03">
        <w:rPr>
          <w:i/>
        </w:rPr>
        <w:t>Employer</w:t>
      </w:r>
      <w:r>
        <w:t>—a</w:t>
      </w:r>
      <w:r w:rsidRPr="00AA3C03">
        <w:t>s defined in R.S. 47:111(B).</w:t>
      </w:r>
    </w:p>
    <w:p w14:paraId="34D2B33E" w14:textId="77777777" w:rsidR="005278F8" w:rsidRPr="00AA3C03" w:rsidRDefault="005278F8" w:rsidP="005278F8">
      <w:pPr>
        <w:pStyle w:val="1"/>
      </w:pPr>
      <w:r w:rsidRPr="00AA3C03">
        <w:rPr>
          <w:i/>
        </w:rPr>
        <w:t>Time and attendance system</w:t>
      </w:r>
      <w:r>
        <w:t>—a</w:t>
      </w:r>
      <w:r w:rsidRPr="00AA3C03">
        <w:t xml:space="preserve"> system through which an employee is required, on a contemporaneous basis, to record the employee's work location for every day worked outside </w:t>
      </w:r>
      <w:r w:rsidRPr="00AA3C03">
        <w:lastRenderedPageBreak/>
        <w:t>the state where the employee's employment duties are primarily performed and that is designed to allow the employer to allocate the employee's compensation for income tax purposes among all states in which the employee performs employment duties for the employer.</w:t>
      </w:r>
    </w:p>
    <w:p w14:paraId="12330ED1" w14:textId="77777777" w:rsidR="005278F8" w:rsidRPr="00AA3C03" w:rsidRDefault="005278F8" w:rsidP="005278F8">
      <w:pPr>
        <w:pStyle w:val="A"/>
      </w:pPr>
      <w:r w:rsidRPr="00AA3C03">
        <w:t>C.</w:t>
      </w:r>
      <w:r w:rsidRPr="00AA3C03">
        <w:tab/>
        <w:t>Filing Requirements.</w:t>
      </w:r>
    </w:p>
    <w:p w14:paraId="4BCC31BB" w14:textId="77777777" w:rsidR="005278F8" w:rsidRPr="00AA3C03" w:rsidRDefault="005278F8" w:rsidP="005278F8">
      <w:pPr>
        <w:pStyle w:val="1"/>
      </w:pPr>
      <w:r>
        <w:t>1.</w:t>
      </w:r>
      <w:r>
        <w:tab/>
        <w:t>Employees</w:t>
      </w:r>
    </w:p>
    <w:p w14:paraId="739CA98C" w14:textId="43028BF2" w:rsidR="005278F8" w:rsidRPr="00AA3C03" w:rsidRDefault="005278F8" w:rsidP="005278F8">
      <w:pPr>
        <w:pStyle w:val="a0"/>
        <w:rPr>
          <w:i/>
        </w:rPr>
      </w:pPr>
      <w:r w:rsidRPr="00AA3C03">
        <w:t>a.</w:t>
      </w:r>
      <w:r w:rsidRPr="00AA3C03">
        <w:tab/>
      </w:r>
      <w:r w:rsidR="00450E2C" w:rsidRPr="00450E2C">
        <w:rPr>
          <w:kern w:val="0"/>
        </w:rPr>
        <w:t xml:space="preserve">Nonresident employees seeking to claim the exemption for income earned while performing employment duties within the state for less than 30 days are not required to file a Louisiana individual income tax return. If the nonresident employee has other income from Louisiana sources, the nonresident employee does not qualify for this exemption and all Louisiana income must be reported on the Nonresident and Part-Year Resident (NPR) Worksheet of the Louisiana Form IT-540B, </w:t>
      </w:r>
      <w:r w:rsidR="00450E2C" w:rsidRPr="00450E2C">
        <w:rPr>
          <w:i/>
          <w:iCs/>
          <w:kern w:val="0"/>
        </w:rPr>
        <w:t>Louisiana Nonresident and Part-Year Resident Income Tax Return.</w:t>
      </w:r>
    </w:p>
    <w:p w14:paraId="5C215F29" w14:textId="77777777" w:rsidR="005278F8" w:rsidRPr="00AA3C03" w:rsidRDefault="005278F8" w:rsidP="005278F8">
      <w:pPr>
        <w:pStyle w:val="a0"/>
      </w:pPr>
      <w:r w:rsidRPr="00AA3C03">
        <w:t>b.</w:t>
      </w:r>
      <w:r w:rsidRPr="00AA3C03">
        <w:tab/>
        <w:t xml:space="preserve">Nonresident employees must file Form L-4E, </w:t>
      </w:r>
      <w:r w:rsidRPr="00AA3C03">
        <w:rPr>
          <w:i/>
        </w:rPr>
        <w:t xml:space="preserve">Exemption from Withholding Louisiana Income Tax </w:t>
      </w:r>
      <w:r w:rsidRPr="00AA3C03">
        <w:t>with their employer in order for their employer to refrain from withholding Louisiana income tax from their wages. Taxpayers must file a new L-4E annually in order to continue claiming the exemption and must revoke this exemption certificate by completing a Form L-4,</w:t>
      </w:r>
      <w:r>
        <w:t xml:space="preserve"> </w:t>
      </w:r>
      <w:r w:rsidRPr="00AA3C03">
        <w:rPr>
          <w:i/>
        </w:rPr>
        <w:t>Employee Withholding Exemption Certificate</w:t>
      </w:r>
      <w:r w:rsidRPr="00AA3C03">
        <w:t>:</w:t>
      </w:r>
    </w:p>
    <w:p w14:paraId="074C991D" w14:textId="739EC06C" w:rsidR="005278F8" w:rsidRDefault="005278F8" w:rsidP="005278F8">
      <w:pPr>
        <w:pStyle w:val="i0"/>
      </w:pPr>
      <w:r>
        <w:tab/>
      </w:r>
      <w:r w:rsidRPr="00AA3C03">
        <w:t>i.</w:t>
      </w:r>
      <w:r w:rsidRPr="00AA3C03">
        <w:tab/>
      </w:r>
      <w:r w:rsidR="00450E2C" w:rsidRPr="00260DCC">
        <w:t>within 10 days from the thirty-first day of performing employment duties within the state;</w:t>
      </w:r>
    </w:p>
    <w:p w14:paraId="209AB29F" w14:textId="77777777" w:rsidR="005278F8" w:rsidRPr="00AA3C03" w:rsidRDefault="005278F8" w:rsidP="005278F8">
      <w:pPr>
        <w:pStyle w:val="i0"/>
      </w:pPr>
      <w:r>
        <w:tab/>
        <w:t>ii.</w:t>
      </w:r>
      <w:r>
        <w:tab/>
        <w:t xml:space="preserve">within 10 days from the day you </w:t>
      </w:r>
      <w:r w:rsidRPr="00AA3C03">
        <w:t>anticipate you will incur Louisiana income tax liability for the current year; or</w:t>
      </w:r>
    </w:p>
    <w:p w14:paraId="69C3435E" w14:textId="77777777" w:rsidR="005278F8" w:rsidRPr="00AA3C03" w:rsidRDefault="005278F8" w:rsidP="005278F8">
      <w:pPr>
        <w:pStyle w:val="i0"/>
      </w:pPr>
      <w:r>
        <w:tab/>
      </w:r>
      <w:r w:rsidRPr="00AA3C03">
        <w:t>iii.</w:t>
      </w:r>
      <w:r w:rsidRPr="00AA3C03">
        <w:tab/>
        <w:t>by the first day of the last month of your current taxable year if you anticipate you will incur Louisiana income tax liability for the following year.</w:t>
      </w:r>
    </w:p>
    <w:p w14:paraId="02FC638A" w14:textId="5DE6C4D8" w:rsidR="005278F8" w:rsidRPr="00AA3C03" w:rsidRDefault="005278F8" w:rsidP="005278F8">
      <w:pPr>
        <w:pStyle w:val="1"/>
      </w:pPr>
      <w:r w:rsidRPr="00AA3C03">
        <w:t>2.</w:t>
      </w:r>
      <w:r w:rsidRPr="00AA3C03">
        <w:tab/>
      </w:r>
      <w:r w:rsidR="00450E2C" w:rsidRPr="00260DCC">
        <w:t>Employers.</w:t>
      </w:r>
      <w:r w:rsidR="00450E2C">
        <w:t xml:space="preserve"> </w:t>
      </w:r>
      <w:r w:rsidR="00450E2C" w:rsidRPr="00260DCC">
        <w:t xml:space="preserve">If a nonresident employee performs employment duties in excess of 30 days within the state, the employer must begin withholding income tax and report such tax on Form L-1, </w:t>
      </w:r>
      <w:r w:rsidR="00450E2C" w:rsidRPr="00260DCC">
        <w:rPr>
          <w:i/>
          <w:iCs/>
        </w:rPr>
        <w:t xml:space="preserve">Employer’s Quarterly Return of Louisiana Withholding Tax </w:t>
      </w:r>
      <w:r w:rsidR="00450E2C" w:rsidRPr="00260DCC">
        <w:t>beginning in the period in which the thirty-first day fell.</w:t>
      </w:r>
      <w:r w:rsidRPr="00AA3C03">
        <w:t xml:space="preserve"> </w:t>
      </w:r>
    </w:p>
    <w:p w14:paraId="27835850" w14:textId="77777777" w:rsidR="005278F8" w:rsidRPr="00AA3C03" w:rsidRDefault="005278F8" w:rsidP="005278F8">
      <w:pPr>
        <w:pStyle w:val="A"/>
      </w:pPr>
      <w:r w:rsidRPr="00AA3C03">
        <w:t>D.</w:t>
      </w:r>
      <w:r w:rsidRPr="00AA3C03">
        <w:tab/>
        <w:t>Penalty for Failure t</w:t>
      </w:r>
      <w:r>
        <w:t>o Deduct or Withhold Income Tax</w:t>
      </w:r>
    </w:p>
    <w:p w14:paraId="74DFAADC" w14:textId="77777777" w:rsidR="005278F8" w:rsidRPr="00AA3C03" w:rsidRDefault="005278F8" w:rsidP="005278F8">
      <w:pPr>
        <w:pStyle w:val="1"/>
      </w:pPr>
      <w:r w:rsidRPr="00AA3C03">
        <w:t>1.</w:t>
      </w:r>
      <w:r w:rsidRPr="00AA3C03">
        <w:tab/>
        <w:t>The Department shall not require the payment of penalties or interest for failing to deduct and withhold income tax for a nonresident employee who does not qualify for the exemption, if the employer meets any of the following conditions:</w:t>
      </w:r>
    </w:p>
    <w:p w14:paraId="43AABACC" w14:textId="77777777" w:rsidR="005278F8" w:rsidRPr="00AA3C03" w:rsidRDefault="005278F8" w:rsidP="005278F8">
      <w:pPr>
        <w:pStyle w:val="a0"/>
      </w:pPr>
      <w:r w:rsidRPr="00AA3C03">
        <w:t>a.</w:t>
      </w:r>
      <w:r w:rsidRPr="00AA3C03">
        <w:tab/>
        <w:t xml:space="preserve">The employer at its sole discretion maintained a time and attendance system specifically designed to allocate employee wages for income tax purposes among all taxing jurisdictions in which the employee performs employment duties for the employer, </w:t>
      </w:r>
      <w:r w:rsidRPr="00AA3C03">
        <w:rPr>
          <w:rFonts w:ascii="TimesNewRomanPSMT,Bold" w:hAnsi="TimesNewRomanPSMT,Bold" w:cs="TimesNewRomanPSMT,Bold"/>
          <w:bCs/>
        </w:rPr>
        <w:t>and the employer relied on data from that system</w:t>
      </w:r>
      <w:r w:rsidRPr="00AA3C03">
        <w:t>.</w:t>
      </w:r>
    </w:p>
    <w:p w14:paraId="07CD0E23" w14:textId="77777777" w:rsidR="005278F8" w:rsidRPr="00AA3C03" w:rsidRDefault="005278F8" w:rsidP="005278F8">
      <w:pPr>
        <w:pStyle w:val="a0"/>
      </w:pPr>
      <w:r w:rsidRPr="00AA3C03">
        <w:t>b.</w:t>
      </w:r>
      <w:r w:rsidRPr="00AA3C03">
        <w:tab/>
        <w:t>The employer did not maintain a time and attendance system, and the employer relied on either:</w:t>
      </w:r>
    </w:p>
    <w:p w14:paraId="60A40903" w14:textId="77777777" w:rsidR="005278F8" w:rsidRPr="00AA3C03" w:rsidRDefault="005278F8" w:rsidP="005278F8">
      <w:pPr>
        <w:pStyle w:val="i0"/>
      </w:pPr>
      <w:r>
        <w:tab/>
        <w:t>i.</w:t>
      </w:r>
      <w:r>
        <w:tab/>
        <w:t>i</w:t>
      </w:r>
      <w:r w:rsidRPr="00AA3C03">
        <w:t>ts own records, maintained in the regular course of busin</w:t>
      </w:r>
      <w:r>
        <w:t>ess, of the employee's location;</w:t>
      </w:r>
    </w:p>
    <w:p w14:paraId="0FFAB00E" w14:textId="77777777" w:rsidR="005278F8" w:rsidRPr="00AA3C03" w:rsidRDefault="005278F8" w:rsidP="005278F8">
      <w:pPr>
        <w:pStyle w:val="i0"/>
      </w:pPr>
      <w:r>
        <w:tab/>
        <w:t>ii.</w:t>
      </w:r>
      <w:r>
        <w:tab/>
        <w:t>t</w:t>
      </w:r>
      <w:r w:rsidRPr="00AA3C03">
        <w:t>he employee's reasonable determination of the time the employee expected to spend performing employment duties in this state provided the employer did not have actual knowledge of fraud on the part of the employee in making the determination and provided that the employer and the employee did not collude to evade taxation in making the determination.</w:t>
      </w:r>
    </w:p>
    <w:p w14:paraId="1F40B525" w14:textId="77777777" w:rsidR="005278F8" w:rsidRPr="00AA3C03" w:rsidRDefault="005278F8" w:rsidP="005278F8">
      <w:pPr>
        <w:pStyle w:val="1"/>
      </w:pPr>
      <w:r w:rsidRPr="00AA3C03">
        <w:t>2.</w:t>
      </w:r>
      <w:r w:rsidRPr="00AA3C03">
        <w:tab/>
        <w:t xml:space="preserve">The </w:t>
      </w:r>
      <w:r>
        <w:t>d</w:t>
      </w:r>
      <w:r w:rsidRPr="00AA3C03">
        <w:t xml:space="preserve">epartment shall require the payment of penalties or interest for failing to deduct and withhold income tax if the employer fails to meet either of the conditions of this </w:t>
      </w:r>
      <w:r>
        <w:t>S</w:t>
      </w:r>
      <w:r w:rsidRPr="00AA3C03">
        <w:t>ubsection.</w:t>
      </w:r>
      <w:r>
        <w:t xml:space="preserve"> </w:t>
      </w:r>
    </w:p>
    <w:p w14:paraId="10721ECA" w14:textId="77777777" w:rsidR="005278F8" w:rsidRPr="00AA3C03" w:rsidRDefault="005278F8" w:rsidP="005278F8">
      <w:pPr>
        <w:pStyle w:val="AuthorityNote"/>
        <w:rPr>
          <w:rFonts w:eastAsia="Calibri"/>
        </w:rPr>
      </w:pPr>
      <w:r>
        <w:rPr>
          <w:rFonts w:eastAsia="Calibri"/>
        </w:rPr>
        <w:t>AUTHORITY NOTE:</w:t>
      </w:r>
      <w:r>
        <w:rPr>
          <w:rFonts w:eastAsia="Calibri"/>
        </w:rPr>
        <w:tab/>
      </w:r>
      <w:r w:rsidRPr="00AA3C03">
        <w:rPr>
          <w:rFonts w:eastAsia="Calibri"/>
        </w:rPr>
        <w:t>Promulgated in accordance with R.S. 47:112.2, R.S. 47:242(1)(ii), R.S. 47:248, and R.S. 47:1511.</w:t>
      </w:r>
    </w:p>
    <w:p w14:paraId="0513F6C4" w14:textId="3650223E" w:rsidR="005278F8" w:rsidRDefault="005278F8" w:rsidP="005278F8">
      <w:pPr>
        <w:pStyle w:val="HistoricalNote"/>
      </w:pPr>
      <w:r>
        <w:rPr>
          <w:rFonts w:eastAsia="Calibri"/>
        </w:rPr>
        <w:t>HISTORICAL NOTE:</w:t>
      </w:r>
      <w:r>
        <w:rPr>
          <w:rFonts w:eastAsia="Calibri"/>
        </w:rPr>
        <w:tab/>
      </w:r>
      <w:r w:rsidRPr="00AA3C03">
        <w:rPr>
          <w:rFonts w:eastAsia="Calibri"/>
        </w:rPr>
        <w:t>Promulgated by the Department of Revenue, Policy Services Division, LR 4</w:t>
      </w:r>
      <w:r>
        <w:rPr>
          <w:rFonts w:eastAsia="Calibri"/>
        </w:rPr>
        <w:t>9:334 (February 2023</w:t>
      </w:r>
      <w:r w:rsidR="00450E2C" w:rsidRPr="00260DCC">
        <w:t>), amended by the Department of Revenue, Tax Policy and Planning Division, LR 52:</w:t>
      </w:r>
      <w:r w:rsidR="00450E2C">
        <w:t>358 (March 2026).</w:t>
      </w:r>
    </w:p>
    <w:p w14:paraId="69EE6656" w14:textId="77777777" w:rsidR="00326005" w:rsidRPr="007C004A" w:rsidRDefault="00326005" w:rsidP="00326005">
      <w:pPr>
        <w:pStyle w:val="Section"/>
      </w:pPr>
      <w:bookmarkStart w:id="564" w:name="_Toc238197625"/>
      <w:r w:rsidRPr="007C004A">
        <w:t>§1925.</w:t>
      </w:r>
      <w:r w:rsidRPr="007C004A">
        <w:tab/>
        <w:t>Donations to Qualifying Foster Care Charitable Organization Credit</w:t>
      </w:r>
      <w:bookmarkEnd w:id="564"/>
      <w:r w:rsidRPr="007C004A">
        <w:t xml:space="preserve"> </w:t>
      </w:r>
    </w:p>
    <w:p w14:paraId="79D8E6BA" w14:textId="77777777" w:rsidR="00326005" w:rsidRPr="007C004A" w:rsidRDefault="00326005" w:rsidP="00326005">
      <w:pPr>
        <w:pStyle w:val="A"/>
      </w:pPr>
      <w:r w:rsidRPr="007C004A">
        <w:t>A.</w:t>
      </w:r>
      <w:r w:rsidRPr="007C004A">
        <w:tab/>
        <w:t>General Description.</w:t>
      </w:r>
    </w:p>
    <w:p w14:paraId="11186695" w14:textId="77777777" w:rsidR="00326005" w:rsidRPr="007C004A" w:rsidRDefault="00326005" w:rsidP="00326005">
      <w:pPr>
        <w:pStyle w:val="1"/>
      </w:pPr>
      <w:r w:rsidRPr="007C004A">
        <w:t>1.</w:t>
      </w:r>
      <w:r w:rsidRPr="007C004A">
        <w:tab/>
        <w:t>The Donation to Qualified Foster Care Charitable Organization credit provides a nonrefundable income tax credit for donations made on or after January 1, 2022 to the QFCCO. To qualify for the credit, the donation must be used by the QFCCO to provide services to qualified individuals.</w:t>
      </w:r>
    </w:p>
    <w:p w14:paraId="356315B4" w14:textId="08F6DD5F" w:rsidR="00326005" w:rsidRPr="007C004A" w:rsidRDefault="007A1A95" w:rsidP="00326005">
      <w:pPr>
        <w:pStyle w:val="1"/>
      </w:pPr>
      <w:r>
        <w:t>2</w:t>
      </w:r>
      <w:r w:rsidR="00326005" w:rsidRPr="007C004A">
        <w:t>.</w:t>
      </w:r>
      <w:r w:rsidR="00326005" w:rsidRPr="007C004A">
        <w:tab/>
        <w:t>The credit shall be earned in the year in which the donation was made and shall be equal to the lesser of $50,000 or the actual amount of donations used by the QFCCO to fund qualified services for qualified individuals.</w:t>
      </w:r>
    </w:p>
    <w:p w14:paraId="3544670B" w14:textId="2160D45C" w:rsidR="00326005" w:rsidRPr="007C004A" w:rsidRDefault="007A1A95" w:rsidP="00326005">
      <w:pPr>
        <w:pStyle w:val="1"/>
      </w:pPr>
      <w:r>
        <w:t>3</w:t>
      </w:r>
      <w:r w:rsidR="00326005" w:rsidRPr="007C004A">
        <w:t>.</w:t>
      </w:r>
      <w:r w:rsidR="00326005" w:rsidRPr="007C004A">
        <w:tab/>
        <w:t xml:space="preserve">The credit shall be allowed against the income tax for the taxable period in which the credit was earned. If the tax credit allowed pursuant to R.S. 47:6042 exceeds the amount of such taxes due, any unused credit may be carried forward as a credit against subsequent tax liability for a period not to exceed five years. </w:t>
      </w:r>
    </w:p>
    <w:p w14:paraId="1C31E3DF" w14:textId="77777777" w:rsidR="00326005" w:rsidRPr="007C004A" w:rsidRDefault="00326005" w:rsidP="00326005">
      <w:pPr>
        <w:pStyle w:val="A"/>
      </w:pPr>
      <w:r w:rsidRPr="007C004A">
        <w:t>B.</w:t>
      </w:r>
      <w:r w:rsidRPr="007C004A">
        <w:tab/>
        <w:t>Definitions</w:t>
      </w:r>
    </w:p>
    <w:p w14:paraId="40FF9171" w14:textId="77777777" w:rsidR="00326005" w:rsidRPr="007C004A" w:rsidRDefault="00326005" w:rsidP="00326005">
      <w:pPr>
        <w:pStyle w:val="1"/>
      </w:pPr>
      <w:r w:rsidRPr="007C004A">
        <w:rPr>
          <w:i/>
        </w:rPr>
        <w:t>Affiliated—</w:t>
      </w:r>
      <w:r w:rsidRPr="007C004A">
        <w:t>any entity possessing either a:</w:t>
      </w:r>
    </w:p>
    <w:p w14:paraId="277B7511" w14:textId="77777777" w:rsidR="00326005" w:rsidRPr="00215B92" w:rsidRDefault="00326005" w:rsidP="00326005">
      <w:pPr>
        <w:pStyle w:val="a0"/>
      </w:pPr>
      <w:r w:rsidRPr="00215B92">
        <w:t>a.</w:t>
      </w:r>
      <w:r w:rsidRPr="00215B92">
        <w:tab/>
        <w:t xml:space="preserve">significant common purpose and substantial common membership; or </w:t>
      </w:r>
    </w:p>
    <w:p w14:paraId="4646DEEC" w14:textId="77777777" w:rsidR="00326005" w:rsidRPr="007C004A" w:rsidRDefault="00326005" w:rsidP="00326005">
      <w:pPr>
        <w:pStyle w:val="a0"/>
      </w:pPr>
      <w:r w:rsidRPr="00215B92">
        <w:t>b.</w:t>
      </w:r>
      <w:r w:rsidRPr="00215B92">
        <w:tab/>
        <w:t>direct or indirect substantial common direction or control.</w:t>
      </w:r>
    </w:p>
    <w:p w14:paraId="465536D3" w14:textId="77777777" w:rsidR="00326005" w:rsidRPr="007C004A" w:rsidRDefault="00326005" w:rsidP="00326005">
      <w:pPr>
        <w:pStyle w:val="1"/>
        <w:rPr>
          <w:i/>
        </w:rPr>
      </w:pPr>
      <w:r w:rsidRPr="007C004A">
        <w:rPr>
          <w:i/>
        </w:rPr>
        <w:t>QFCCO—</w:t>
      </w:r>
      <w:r w:rsidRPr="007C004A">
        <w:t>qualifying foster care charitable organization.</w:t>
      </w:r>
      <w:r w:rsidRPr="007C004A">
        <w:rPr>
          <w:i/>
        </w:rPr>
        <w:t xml:space="preserve"> </w:t>
      </w:r>
    </w:p>
    <w:p w14:paraId="788E9383" w14:textId="77777777" w:rsidR="00326005" w:rsidRPr="007C004A" w:rsidRDefault="00326005" w:rsidP="00326005">
      <w:pPr>
        <w:pStyle w:val="1"/>
        <w:rPr>
          <w:i/>
        </w:rPr>
      </w:pPr>
      <w:r w:rsidRPr="007C004A">
        <w:rPr>
          <w:i/>
        </w:rPr>
        <w:t>Related—</w:t>
      </w:r>
      <w:r w:rsidRPr="007C004A">
        <w:t>the donor's spouse, the children of the donor, the spouses of the donor's children, the donor's brothers or sisters and their spouses, the donor's parents, and the parents of the donor's spouse.</w:t>
      </w:r>
    </w:p>
    <w:p w14:paraId="10BE0BF2" w14:textId="77777777" w:rsidR="00326005" w:rsidRPr="007C004A" w:rsidRDefault="00326005" w:rsidP="00326005">
      <w:pPr>
        <w:pStyle w:val="1"/>
      </w:pPr>
      <w:r w:rsidRPr="007C004A">
        <w:rPr>
          <w:i/>
        </w:rPr>
        <w:t>Secretary—</w:t>
      </w:r>
      <w:r w:rsidRPr="007C004A">
        <w:t>secretary of the Department of Revenue, or their designee.</w:t>
      </w:r>
    </w:p>
    <w:p w14:paraId="67B479B5" w14:textId="77777777" w:rsidR="00326005" w:rsidRPr="007C004A" w:rsidRDefault="00326005" w:rsidP="00326005">
      <w:pPr>
        <w:pStyle w:val="A"/>
      </w:pPr>
      <w:r w:rsidRPr="007C004A">
        <w:t>C.</w:t>
      </w:r>
      <w:r w:rsidRPr="007C004A">
        <w:tab/>
        <w:t>Qualified Services</w:t>
      </w:r>
    </w:p>
    <w:p w14:paraId="11ADFCFB" w14:textId="77777777" w:rsidR="00326005" w:rsidRPr="007C004A" w:rsidRDefault="00326005" w:rsidP="00326005">
      <w:pPr>
        <w:pStyle w:val="1"/>
      </w:pPr>
      <w:r w:rsidRPr="007C004A">
        <w:lastRenderedPageBreak/>
        <w:t>1.</w:t>
      </w:r>
      <w:r w:rsidRPr="007C004A">
        <w:tab/>
        <w:t>The qualified service must be provided by the QFCCO directly to the qualified individual. Qualified services include the following</w:t>
      </w:r>
      <w:r>
        <w:t>:</w:t>
      </w:r>
    </w:p>
    <w:p w14:paraId="5ACEF60F" w14:textId="77777777" w:rsidR="00326005" w:rsidRPr="007C004A" w:rsidRDefault="00326005" w:rsidP="00326005">
      <w:pPr>
        <w:pStyle w:val="a0"/>
      </w:pPr>
      <w:r w:rsidRPr="007C004A">
        <w:t>a.</w:t>
      </w:r>
      <w:r w:rsidRPr="007C004A">
        <w:tab/>
        <w:t>Cash Assistance</w:t>
      </w:r>
    </w:p>
    <w:p w14:paraId="50C28539" w14:textId="77777777" w:rsidR="00326005" w:rsidRPr="007C004A" w:rsidRDefault="00326005" w:rsidP="00326005">
      <w:pPr>
        <w:pStyle w:val="i0"/>
      </w:pPr>
      <w:r>
        <w:tab/>
      </w:r>
      <w:r w:rsidRPr="007C004A">
        <w:t>i.</w:t>
      </w:r>
      <w:r w:rsidRPr="007C004A">
        <w:tab/>
        <w:t>Cash assistance, including cash in the form of gift cards, must be provided directly for the qualified individual for the purpose of assisting the qualified individual in meeting ongoing basic needs.</w:t>
      </w:r>
    </w:p>
    <w:p w14:paraId="517DCB80" w14:textId="77777777" w:rsidR="00326005" w:rsidRPr="007C004A" w:rsidRDefault="00326005" w:rsidP="00326005">
      <w:pPr>
        <w:pStyle w:val="i0"/>
      </w:pPr>
      <w:r>
        <w:tab/>
      </w:r>
      <w:r w:rsidRPr="007C004A">
        <w:t>ii.</w:t>
      </w:r>
      <w:r w:rsidRPr="007C004A">
        <w:tab/>
        <w:t>Cash payments or scholarships to schools, camps, activities, or team sports do not qualify as cash assistance.</w:t>
      </w:r>
    </w:p>
    <w:p w14:paraId="61F4C7A3" w14:textId="77777777" w:rsidR="00326005" w:rsidRPr="007C004A" w:rsidRDefault="00326005" w:rsidP="00326005">
      <w:pPr>
        <w:pStyle w:val="a0"/>
      </w:pPr>
      <w:r w:rsidRPr="007C004A">
        <w:t>b.</w:t>
      </w:r>
      <w:r w:rsidRPr="007C004A">
        <w:tab/>
        <w:t>Medical Care</w:t>
      </w:r>
    </w:p>
    <w:p w14:paraId="069BA5C4" w14:textId="77777777" w:rsidR="00326005" w:rsidRPr="007C004A" w:rsidRDefault="00326005" w:rsidP="00326005">
      <w:pPr>
        <w:pStyle w:val="i0"/>
      </w:pPr>
      <w:r>
        <w:tab/>
      </w:r>
      <w:r w:rsidRPr="007C004A">
        <w:t>i.</w:t>
      </w:r>
      <w:r w:rsidRPr="007C004A">
        <w:tab/>
        <w:t xml:space="preserve">Medical care must be provided by the QFCCO directly, or indirectly, by providing access to medical care by means of paying for the medical care, providing round trip transportation to the medical care provider, or connecting the qualified individual to the medical care. </w:t>
      </w:r>
    </w:p>
    <w:p w14:paraId="1C32F2BF" w14:textId="77777777" w:rsidR="00326005" w:rsidRPr="007C004A" w:rsidRDefault="00326005" w:rsidP="00326005">
      <w:pPr>
        <w:pStyle w:val="i0"/>
      </w:pPr>
      <w:r>
        <w:tab/>
      </w:r>
      <w:r w:rsidRPr="007C004A">
        <w:t>ii.</w:t>
      </w:r>
      <w:r w:rsidRPr="007C004A">
        <w:tab/>
        <w:t>Medical care must be provided by medical professionals including, but not limited to, doctors, nurses, physician’s assistants, optometrists, ophthalmologists, dentists, chiropractors, phycologist, psychiatrists, and licensed therapists.</w:t>
      </w:r>
    </w:p>
    <w:p w14:paraId="6997591C" w14:textId="77777777" w:rsidR="00326005" w:rsidRPr="007C004A" w:rsidRDefault="00326005" w:rsidP="00326005">
      <w:pPr>
        <w:pStyle w:val="a0"/>
      </w:pPr>
      <w:r w:rsidRPr="007C004A">
        <w:t>c.</w:t>
      </w:r>
      <w:r w:rsidRPr="007C004A">
        <w:tab/>
        <w:t>Child Care</w:t>
      </w:r>
    </w:p>
    <w:p w14:paraId="6E426B33" w14:textId="77777777" w:rsidR="00326005" w:rsidRDefault="00326005" w:rsidP="00326005">
      <w:pPr>
        <w:pStyle w:val="i0"/>
      </w:pPr>
      <w:r>
        <w:tab/>
      </w:r>
      <w:r w:rsidRPr="007C004A">
        <w:t>i.</w:t>
      </w:r>
      <w:r w:rsidRPr="007C004A">
        <w:tab/>
        <w:t>Child care means the compensated service that is provided to a child who is unaccompanied by a guardian during a portion of a twenty-four hour period.</w:t>
      </w:r>
    </w:p>
    <w:p w14:paraId="0517702D" w14:textId="77777777" w:rsidR="00326005" w:rsidRPr="007C004A" w:rsidRDefault="00326005" w:rsidP="00326005">
      <w:pPr>
        <w:pStyle w:val="i0"/>
      </w:pPr>
      <w:r w:rsidRPr="007C004A">
        <w:tab/>
        <w:t>ii.</w:t>
      </w:r>
      <w:r w:rsidRPr="007C004A">
        <w:tab/>
        <w:t>Child care must be regular and predictable to be considered a basic need service.</w:t>
      </w:r>
      <w:r>
        <w:t xml:space="preserve"> </w:t>
      </w:r>
    </w:p>
    <w:p w14:paraId="6F373082" w14:textId="77777777" w:rsidR="00326005" w:rsidRPr="007C004A" w:rsidRDefault="00326005" w:rsidP="00326005">
      <w:pPr>
        <w:pStyle w:val="a0"/>
      </w:pPr>
      <w:r w:rsidRPr="007C004A">
        <w:t>d.</w:t>
      </w:r>
      <w:r w:rsidRPr="007C004A">
        <w:tab/>
        <w:t>Food</w:t>
      </w:r>
    </w:p>
    <w:p w14:paraId="334CD3FA" w14:textId="77777777" w:rsidR="00326005" w:rsidRPr="007C004A" w:rsidRDefault="00326005" w:rsidP="00326005">
      <w:pPr>
        <w:pStyle w:val="i0"/>
      </w:pPr>
      <w:r>
        <w:tab/>
      </w:r>
      <w:r w:rsidRPr="007C004A">
        <w:t>i.</w:t>
      </w:r>
      <w:r w:rsidRPr="007C004A">
        <w:tab/>
        <w:t xml:space="preserve">Food includes food products for home meal preparation as well as the provision of prepared meal(s). </w:t>
      </w:r>
    </w:p>
    <w:p w14:paraId="256CF543" w14:textId="77777777" w:rsidR="00326005" w:rsidRPr="007C004A" w:rsidRDefault="00326005" w:rsidP="00326005">
      <w:pPr>
        <w:pStyle w:val="a0"/>
      </w:pPr>
      <w:r w:rsidRPr="007C004A">
        <w:t>e.</w:t>
      </w:r>
      <w:r w:rsidRPr="007C004A">
        <w:tab/>
        <w:t>Clothing</w:t>
      </w:r>
    </w:p>
    <w:p w14:paraId="6009E434" w14:textId="77777777" w:rsidR="00326005" w:rsidRPr="007C004A" w:rsidRDefault="00326005" w:rsidP="00326005">
      <w:pPr>
        <w:pStyle w:val="i0"/>
      </w:pPr>
      <w:r>
        <w:tab/>
      </w:r>
      <w:r w:rsidRPr="007C004A">
        <w:t>i.</w:t>
      </w:r>
      <w:r w:rsidRPr="007C004A">
        <w:tab/>
        <w:t xml:space="preserve">Qualified clothing includes, but is not limited to infant attire, shirts, pants, skirts, school uniforms, socks, undergarments, shoes, footwear, coats, and interview attire. </w:t>
      </w:r>
    </w:p>
    <w:p w14:paraId="76848910" w14:textId="77777777" w:rsidR="00326005" w:rsidRPr="007C004A" w:rsidRDefault="00326005" w:rsidP="00326005">
      <w:pPr>
        <w:pStyle w:val="i0"/>
      </w:pPr>
      <w:r>
        <w:tab/>
      </w:r>
      <w:r w:rsidRPr="007C004A">
        <w:t>ii.</w:t>
      </w:r>
      <w:r w:rsidRPr="007C004A">
        <w:tab/>
        <w:t xml:space="preserve">Clothing does not qualify as a basic need if it consists of a single item of clothing per qualified individual for attendance or participation in an event. </w:t>
      </w:r>
    </w:p>
    <w:p w14:paraId="558B1369" w14:textId="77777777" w:rsidR="00326005" w:rsidRPr="007C004A" w:rsidRDefault="00326005" w:rsidP="00326005">
      <w:pPr>
        <w:pStyle w:val="i0"/>
      </w:pPr>
      <w:r>
        <w:tab/>
      </w:r>
      <w:r w:rsidRPr="007C004A">
        <w:t>iii.</w:t>
      </w:r>
      <w:r w:rsidRPr="007C004A">
        <w:tab/>
        <w:t>Sports team uniforms do not qualify as clothing.</w:t>
      </w:r>
    </w:p>
    <w:p w14:paraId="537492DD" w14:textId="77777777" w:rsidR="00326005" w:rsidRPr="007C004A" w:rsidRDefault="00326005" w:rsidP="00326005">
      <w:pPr>
        <w:pStyle w:val="a0"/>
      </w:pPr>
      <w:r w:rsidRPr="007C004A">
        <w:t>f.</w:t>
      </w:r>
      <w:r w:rsidRPr="007C004A">
        <w:tab/>
        <w:t>Shelter</w:t>
      </w:r>
    </w:p>
    <w:p w14:paraId="3A32FB75" w14:textId="77777777" w:rsidR="00326005" w:rsidRPr="007C004A" w:rsidRDefault="00326005" w:rsidP="00326005">
      <w:pPr>
        <w:pStyle w:val="i0"/>
      </w:pPr>
      <w:r>
        <w:tab/>
      </w:r>
      <w:r w:rsidRPr="007C004A">
        <w:t>i.</w:t>
      </w:r>
      <w:r w:rsidRPr="007C004A">
        <w:tab/>
        <w:t xml:space="preserve">Shelter is the provision of permanent or temporary housing for a qualified individual. </w:t>
      </w:r>
    </w:p>
    <w:p w14:paraId="50E582CE" w14:textId="77777777" w:rsidR="00326005" w:rsidRPr="007C004A" w:rsidRDefault="00326005" w:rsidP="00326005">
      <w:pPr>
        <w:pStyle w:val="i0"/>
        <w:rPr>
          <w:highlight w:val="yellow"/>
        </w:rPr>
      </w:pPr>
      <w:r>
        <w:tab/>
      </w:r>
      <w:r w:rsidRPr="007C004A">
        <w:t>ii.</w:t>
      </w:r>
      <w:r w:rsidRPr="007C004A">
        <w:tab/>
        <w:t>Shelter includes furnishings of a home, rental or mortgage assistance, payment for home maintenance services or supplies and utility expenses.</w:t>
      </w:r>
      <w:r>
        <w:t xml:space="preserve"> </w:t>
      </w:r>
    </w:p>
    <w:p w14:paraId="0FD807BC" w14:textId="77777777" w:rsidR="00326005" w:rsidRPr="007C004A" w:rsidRDefault="00326005" w:rsidP="00326005">
      <w:pPr>
        <w:pStyle w:val="a0"/>
      </w:pPr>
      <w:r w:rsidRPr="007C004A">
        <w:t>g.</w:t>
      </w:r>
      <w:r w:rsidRPr="007C004A">
        <w:tab/>
        <w:t>Job Training</w:t>
      </w:r>
    </w:p>
    <w:p w14:paraId="6DAD642D" w14:textId="77777777" w:rsidR="00326005" w:rsidRPr="007C004A" w:rsidRDefault="00326005" w:rsidP="00326005">
      <w:pPr>
        <w:pStyle w:val="i0"/>
      </w:pPr>
      <w:r>
        <w:tab/>
      </w:r>
      <w:r w:rsidRPr="007C004A">
        <w:t>i.</w:t>
      </w:r>
      <w:r w:rsidRPr="007C004A">
        <w:tab/>
        <w:t>Job training must be for a specific job or industry, not simply general education to obtain a GED or prepare for college.</w:t>
      </w:r>
    </w:p>
    <w:p w14:paraId="2FE90AFC" w14:textId="77777777" w:rsidR="00326005" w:rsidRPr="007C004A" w:rsidRDefault="00326005" w:rsidP="00326005">
      <w:pPr>
        <w:pStyle w:val="i0"/>
      </w:pPr>
      <w:r>
        <w:tab/>
      </w:r>
      <w:r w:rsidRPr="007C004A">
        <w:t>ii.</w:t>
      </w:r>
      <w:r w:rsidRPr="007C004A">
        <w:tab/>
        <w:t xml:space="preserve">Round trip transportation to the job training is considered a basic need service. </w:t>
      </w:r>
    </w:p>
    <w:p w14:paraId="1A572A1C" w14:textId="77777777" w:rsidR="00326005" w:rsidRPr="007C004A" w:rsidRDefault="00326005" w:rsidP="00326005">
      <w:pPr>
        <w:pStyle w:val="A"/>
        <w:rPr>
          <w:i/>
        </w:rPr>
      </w:pPr>
      <w:r w:rsidRPr="007C004A">
        <w:t>D.</w:t>
      </w:r>
      <w:r w:rsidRPr="007C004A">
        <w:tab/>
        <w:t>Claiming the Tax Credit</w:t>
      </w:r>
    </w:p>
    <w:p w14:paraId="1CF72F5E" w14:textId="77777777" w:rsidR="00326005" w:rsidRPr="007C004A" w:rsidRDefault="00326005" w:rsidP="00326005">
      <w:pPr>
        <w:pStyle w:val="1"/>
      </w:pPr>
      <w:r w:rsidRPr="007C004A">
        <w:t>1.</w:t>
      </w:r>
      <w:r w:rsidRPr="007C004A">
        <w:tab/>
      </w:r>
      <w:r w:rsidRPr="00372ED5">
        <w:t xml:space="preserve">Taxpayers claiming the Donations to Qualifying Foster Care Organization credit must attach Form R-68009, </w:t>
      </w:r>
      <w:r w:rsidRPr="00372ED5">
        <w:rPr>
          <w:i/>
        </w:rPr>
        <w:t xml:space="preserve">Receipt for Donation to Qualifying Foster Care Charitable Organization Credit </w:t>
      </w:r>
      <w:r w:rsidRPr="00372ED5">
        <w:t>to their return.</w:t>
      </w:r>
      <w:r w:rsidRPr="007C004A">
        <w:t xml:space="preserve"> The receipt shall consist of a QFCCO portion and a donor portion and must be issued by the QFCCO to the donor.</w:t>
      </w:r>
    </w:p>
    <w:p w14:paraId="51E0EFA8" w14:textId="77777777" w:rsidR="00326005" w:rsidRPr="007C004A" w:rsidRDefault="00326005" w:rsidP="00326005">
      <w:pPr>
        <w:pStyle w:val="1"/>
        <w:rPr>
          <w:i/>
        </w:rPr>
      </w:pPr>
      <w:r w:rsidRPr="007C004A">
        <w:t>2.</w:t>
      </w:r>
      <w:r w:rsidRPr="007C004A">
        <w:tab/>
        <w:t>The credit must be claimed for the taxable year in which the donation was made.</w:t>
      </w:r>
    </w:p>
    <w:p w14:paraId="3D56D6F3" w14:textId="77777777" w:rsidR="00326005" w:rsidRPr="007C004A" w:rsidRDefault="00326005" w:rsidP="00326005">
      <w:pPr>
        <w:pStyle w:val="A"/>
      </w:pPr>
      <w:r w:rsidRPr="007C004A">
        <w:t>E.</w:t>
      </w:r>
      <w:r w:rsidRPr="007C004A">
        <w:tab/>
        <w:t>Tax Credit Cap</w:t>
      </w:r>
    </w:p>
    <w:p w14:paraId="4780F6BA" w14:textId="77777777" w:rsidR="00326005" w:rsidRPr="007C004A" w:rsidRDefault="00326005" w:rsidP="00326005">
      <w:pPr>
        <w:pStyle w:val="1"/>
      </w:pPr>
      <w:r w:rsidRPr="007C004A">
        <w:t>1.</w:t>
      </w:r>
      <w:r w:rsidRPr="007C004A">
        <w:tab/>
        <w:t xml:space="preserve">For each calendar year, the department shall not approve credits in excess of $500,000. Taxpayers shall be allowed to claim the credit on a first-come, first serve basis as determined by the received date of the taxpayer’s income tax return with all required documents. A taxpayer claiming the donations to qualifying foster care organization credit must attach Form R-68009 to their return and provide any additional information requested by the department. A shareholder of an S corporation or other pass-through entity must also attach a copy of the Schedule K-1 to substantiate the credit. </w:t>
      </w:r>
    </w:p>
    <w:p w14:paraId="418D03D8" w14:textId="77777777" w:rsidR="00326005" w:rsidRPr="007C004A" w:rsidRDefault="00326005" w:rsidP="00326005">
      <w:pPr>
        <w:pStyle w:val="A"/>
      </w:pPr>
      <w:r w:rsidRPr="007C004A">
        <w:t>H.</w:t>
      </w:r>
      <w:r w:rsidRPr="007C004A">
        <w:tab/>
        <w:t>QFCCO Reporting</w:t>
      </w:r>
    </w:p>
    <w:p w14:paraId="59D948B6" w14:textId="760208B9" w:rsidR="00326005" w:rsidRPr="007C004A" w:rsidRDefault="00326005" w:rsidP="00326005">
      <w:pPr>
        <w:pStyle w:val="1"/>
      </w:pPr>
      <w:r w:rsidRPr="007C004A">
        <w:t>1.</w:t>
      </w:r>
      <w:r w:rsidRPr="007C004A">
        <w:tab/>
      </w:r>
      <w:r w:rsidR="007A1A95" w:rsidRPr="00397F16">
        <w:t>A QFCCO must electronically submit a report by email to TaxCredit.Registry@la.gov, which is prepared by an independent certified public accountant not related to a donor or affiliated with the QFCCO, and which includes all information required by R.S. 47:6042(C)(2), no later than January 31 of each year. When all donations received by a QFCCO in the prior calendar year are used to provide services to qualified individuals, the report may include the total amount of donations received and a statement that to that effect in lieu of the requirements in R.S. 47:6042(C)(2)(c) and (d).</w:t>
      </w:r>
    </w:p>
    <w:p w14:paraId="7AEB9459" w14:textId="77777777" w:rsidR="00326005" w:rsidRPr="007C004A" w:rsidRDefault="00326005" w:rsidP="00326005">
      <w:pPr>
        <w:pStyle w:val="AuthorityNote"/>
      </w:pPr>
      <w:r w:rsidRPr="007C004A">
        <w:t>AUTHORITY NOTE:</w:t>
      </w:r>
      <w:r w:rsidRPr="007C004A">
        <w:tab/>
        <w:t xml:space="preserve">Promulgated in accordance with R.S. 47:1511 and 6042. </w:t>
      </w:r>
    </w:p>
    <w:p w14:paraId="3AA70C86" w14:textId="54B146CF" w:rsidR="00326005" w:rsidRPr="007C004A" w:rsidRDefault="00326005" w:rsidP="00326005">
      <w:pPr>
        <w:pStyle w:val="HistoricalNote"/>
      </w:pPr>
      <w:r w:rsidRPr="007C004A">
        <w:t>HISTORICAL NOTE:</w:t>
      </w:r>
      <w:r w:rsidRPr="007C004A">
        <w:tab/>
        <w:t>Promulgated by the Department of Revenue, Policy Services Division, LR 48:</w:t>
      </w:r>
      <w:r>
        <w:t>2988 (December 2022</w:t>
      </w:r>
      <w:r w:rsidR="007A1A95" w:rsidRPr="00397F16">
        <w:t>), amended by the Department of Revenue, Tax Policy and Planning Division, LR 52:</w:t>
      </w:r>
      <w:r w:rsidR="007A1A95">
        <w:t>357 (March 2026).</w:t>
      </w:r>
    </w:p>
    <w:p w14:paraId="359843A0" w14:textId="77777777" w:rsidR="00326005" w:rsidRPr="007C004A" w:rsidRDefault="00326005" w:rsidP="00326005">
      <w:pPr>
        <w:pStyle w:val="Section"/>
      </w:pPr>
      <w:bookmarkStart w:id="565" w:name="_Toc238197626"/>
      <w:r w:rsidRPr="007C004A">
        <w:t>§1927.</w:t>
      </w:r>
      <w:r w:rsidRPr="007C004A">
        <w:tab/>
        <w:t>Adoption from Foster Care Deduction</w:t>
      </w:r>
      <w:bookmarkEnd w:id="565"/>
    </w:p>
    <w:p w14:paraId="2D672DE3" w14:textId="77777777" w:rsidR="00326005" w:rsidRPr="007C004A" w:rsidRDefault="00326005" w:rsidP="00326005">
      <w:pPr>
        <w:pStyle w:val="A"/>
      </w:pPr>
      <w:r w:rsidRPr="007C004A">
        <w:t>A.</w:t>
      </w:r>
      <w:r w:rsidRPr="007C004A">
        <w:tab/>
        <w:t>General</w:t>
      </w:r>
    </w:p>
    <w:p w14:paraId="6A58325B" w14:textId="77777777" w:rsidR="00326005" w:rsidRPr="007C004A" w:rsidRDefault="00326005" w:rsidP="00326005">
      <w:pPr>
        <w:pStyle w:val="1"/>
      </w:pPr>
      <w:r w:rsidRPr="007C004A">
        <w:t>1.</w:t>
      </w:r>
      <w:r w:rsidRPr="007C004A">
        <w:tab/>
        <w:t xml:space="preserve">Revised Statute 47:297.20 authorizes a deduction equal to $5,000, per child, from Louisiana tax table income for a resident taxpayer who legally adopts a child from foster care, as defined in Louisiana Children's Code Article 603, or a youth receiving extended foster care services pursuant to the Extended Foster Care Program Act. </w:t>
      </w:r>
    </w:p>
    <w:p w14:paraId="5490C58B" w14:textId="77777777" w:rsidR="00326005" w:rsidRPr="007C004A" w:rsidRDefault="00326005" w:rsidP="00326005">
      <w:pPr>
        <w:pStyle w:val="A"/>
      </w:pPr>
      <w:r w:rsidRPr="007C004A">
        <w:t>B.</w:t>
      </w:r>
      <w:r w:rsidRPr="007C004A">
        <w:tab/>
        <w:t>Definitions</w:t>
      </w:r>
    </w:p>
    <w:p w14:paraId="50F74255" w14:textId="77777777" w:rsidR="00326005" w:rsidRPr="007C004A" w:rsidRDefault="00326005" w:rsidP="00326005">
      <w:pPr>
        <w:pStyle w:val="1"/>
        <w:rPr>
          <w:i/>
        </w:rPr>
      </w:pPr>
      <w:r w:rsidRPr="007C004A">
        <w:rPr>
          <w:i/>
        </w:rPr>
        <w:t>Child—</w:t>
      </w:r>
      <w:r w:rsidRPr="007C004A">
        <w:t>a person under the age of 18 years who has not been judicially emancipated or emancipated by marriage as provided by law as defined in Louisiana Children's Code Article 603 as amended.</w:t>
      </w:r>
      <w:r w:rsidRPr="007C004A">
        <w:rPr>
          <w:i/>
        </w:rPr>
        <w:t xml:space="preserve"> </w:t>
      </w:r>
    </w:p>
    <w:p w14:paraId="38B892BE" w14:textId="77777777" w:rsidR="00326005" w:rsidRPr="007C004A" w:rsidRDefault="00326005" w:rsidP="00326005">
      <w:pPr>
        <w:pStyle w:val="1"/>
      </w:pPr>
      <w:r w:rsidRPr="007C004A">
        <w:rPr>
          <w:i/>
        </w:rPr>
        <w:lastRenderedPageBreak/>
        <w:t>Foster Care—</w:t>
      </w:r>
      <w:r w:rsidRPr="007C004A">
        <w:t>placement in a foster family home, a relative's home, a residential child caring facility, or other living arrangement approved and supervised by the state for provision of substitute care for a child in the custody of Department of Children and Family Services as defined in Louisiana Children's Code Article 603 as amended.</w:t>
      </w:r>
    </w:p>
    <w:p w14:paraId="1BE25107" w14:textId="77777777" w:rsidR="00326005" w:rsidRPr="007C004A" w:rsidRDefault="00326005" w:rsidP="00326005">
      <w:pPr>
        <w:pStyle w:val="1"/>
      </w:pPr>
      <w:r w:rsidRPr="007C004A">
        <w:rPr>
          <w:i/>
        </w:rPr>
        <w:t>Youth—</w:t>
      </w:r>
      <w:r w:rsidRPr="007C004A">
        <w:t xml:space="preserve">an individual who was adjudicated as a child in need of care, was in foster care in the department's custody on the day before his eighteenth birthday, and is at least </w:t>
      </w:r>
      <w:r>
        <w:t>18</w:t>
      </w:r>
      <w:r w:rsidRPr="007C004A">
        <w:t xml:space="preserve"> years of age but less than 21 years of age as defined by R.S. 46:288.2 as amended.</w:t>
      </w:r>
    </w:p>
    <w:p w14:paraId="544B3064" w14:textId="77777777" w:rsidR="00326005" w:rsidRPr="007C004A" w:rsidRDefault="00326005" w:rsidP="00326005">
      <w:pPr>
        <w:pStyle w:val="A"/>
      </w:pPr>
      <w:r w:rsidRPr="007C004A">
        <w:t>C.</w:t>
      </w:r>
      <w:r w:rsidRPr="007C004A">
        <w:tab/>
        <w:t>Claiming the Deduction</w:t>
      </w:r>
    </w:p>
    <w:p w14:paraId="638C44AB" w14:textId="77777777" w:rsidR="00326005" w:rsidRPr="007C004A" w:rsidRDefault="00326005" w:rsidP="00326005">
      <w:pPr>
        <w:pStyle w:val="1"/>
      </w:pPr>
      <w:r w:rsidRPr="007C004A">
        <w:t>1.</w:t>
      </w:r>
      <w:r w:rsidRPr="007C004A">
        <w:tab/>
        <w:t>The taxpayer claiming the adoption from foster care deduction must be listed as an adoptive parent on the adoption order or decree. Taxpayers may claim the adoption deduction according to their filing status as follows:</w:t>
      </w:r>
    </w:p>
    <w:p w14:paraId="173333E2" w14:textId="77777777" w:rsidR="00326005" w:rsidRPr="007C004A" w:rsidRDefault="00326005" w:rsidP="00326005">
      <w:pPr>
        <w:pStyle w:val="a0"/>
      </w:pPr>
      <w:r w:rsidRPr="007C004A">
        <w:t>a.</w:t>
      </w:r>
      <w:r w:rsidRPr="007C004A">
        <w:tab/>
        <w:t xml:space="preserve">If filing Single, Married Filing Separately, Qualifying Widow(er) or Head of Household then only one taxpayer may claim the adoption credit on their return if two taxpayers are listed as the adoptive parent. The deduction may not be divided between the adoptive parents and can only be claimed by the taxpayer that is claiming the child as a dependent on their federal individual income tax return. </w:t>
      </w:r>
    </w:p>
    <w:p w14:paraId="225A1DD3" w14:textId="77777777" w:rsidR="00326005" w:rsidRPr="007C004A" w:rsidRDefault="00326005" w:rsidP="00326005">
      <w:pPr>
        <w:pStyle w:val="a0"/>
      </w:pPr>
      <w:r w:rsidRPr="007C004A">
        <w:t>b.</w:t>
      </w:r>
      <w:r w:rsidRPr="007C004A">
        <w:tab/>
        <w:t>If filing Married Filing Jointly then the deduction may only be claimed on the return of the individual who is listed as an adoptive parent on the adoption order or decree. The deduction may not be divided between the adoptive parents and can only be claimed by the taxpayer that is claiming the child as a dependent on their federal individual income tax return.</w:t>
      </w:r>
      <w:r>
        <w:t xml:space="preserve"> </w:t>
      </w:r>
    </w:p>
    <w:p w14:paraId="7636EE62" w14:textId="77777777" w:rsidR="00326005" w:rsidRPr="007C004A" w:rsidRDefault="00326005" w:rsidP="00326005">
      <w:pPr>
        <w:pStyle w:val="1"/>
      </w:pPr>
      <w:r w:rsidRPr="007C004A">
        <w:t>2.</w:t>
      </w:r>
      <w:r w:rsidRPr="007C004A">
        <w:tab/>
        <w:t>The taxpayer claiming the adoption from foster care deduction must attach their deduction eligibility certification letter from the Department of Children and Family Services to the taxpayer’s individual income tax return for the taxable year that the adoption is finalized.</w:t>
      </w:r>
    </w:p>
    <w:p w14:paraId="3464116D" w14:textId="77777777" w:rsidR="00326005" w:rsidRPr="007C004A" w:rsidRDefault="00326005" w:rsidP="00326005">
      <w:pPr>
        <w:pStyle w:val="A"/>
      </w:pPr>
      <w:r w:rsidRPr="007C004A">
        <w:t>D.</w:t>
      </w:r>
      <w:r w:rsidRPr="007C004A">
        <w:tab/>
        <w:t>Limitations</w:t>
      </w:r>
    </w:p>
    <w:p w14:paraId="7DFD44C2" w14:textId="77777777" w:rsidR="00326005" w:rsidRPr="007C004A" w:rsidRDefault="00326005" w:rsidP="00326005">
      <w:pPr>
        <w:pStyle w:val="1"/>
      </w:pPr>
      <w:r w:rsidRPr="007C004A">
        <w:t>1.</w:t>
      </w:r>
      <w:r w:rsidRPr="007C004A">
        <w:tab/>
        <w:t>The adoption tax deduction shall be in lieu of the dependency deduction authorized in R.S. 47:294.</w:t>
      </w:r>
    </w:p>
    <w:p w14:paraId="7843AF39" w14:textId="77777777" w:rsidR="00326005" w:rsidRPr="007C004A" w:rsidRDefault="00326005" w:rsidP="00326005">
      <w:pPr>
        <w:pStyle w:val="1"/>
      </w:pPr>
      <w:r w:rsidRPr="007C004A">
        <w:t>2.</w:t>
      </w:r>
      <w:r w:rsidRPr="007C004A">
        <w:tab/>
        <w:t>The amount of the deduction authorized by R.S. 47:297.20 shall not exceed the total tax table income of the taxpayer claiming the deduction.</w:t>
      </w:r>
    </w:p>
    <w:p w14:paraId="57A61B83" w14:textId="77777777" w:rsidR="00326005" w:rsidRPr="007C004A" w:rsidRDefault="00326005" w:rsidP="00326005">
      <w:pPr>
        <w:pStyle w:val="AuthorityNote"/>
      </w:pPr>
      <w:r>
        <w:t>AUTHORITY NOTE:</w:t>
      </w:r>
      <w:r>
        <w:tab/>
      </w:r>
      <w:r w:rsidRPr="007C004A">
        <w:t xml:space="preserve">Promulgated in accordance with R.S. 47:293(9)(a)(xxiii), 297.20, and 1511. </w:t>
      </w:r>
    </w:p>
    <w:p w14:paraId="1A7A4988" w14:textId="77777777" w:rsidR="00326005" w:rsidRPr="007C004A" w:rsidRDefault="00326005" w:rsidP="00326005">
      <w:pPr>
        <w:pStyle w:val="HistoricalNote"/>
      </w:pPr>
      <w:r w:rsidRPr="007C004A">
        <w:t>HISTORICAL NOTE:</w:t>
      </w:r>
      <w:r w:rsidRPr="007C004A">
        <w:tab/>
        <w:t>Promulgated by the Department of Revenue, Policy Services Division, LR 48:</w:t>
      </w:r>
      <w:r>
        <w:t>2990 (December 2022).</w:t>
      </w:r>
    </w:p>
    <w:p w14:paraId="6063B12F" w14:textId="77777777" w:rsidR="00326005" w:rsidRPr="007C004A" w:rsidRDefault="00326005" w:rsidP="00326005">
      <w:pPr>
        <w:pStyle w:val="Section"/>
      </w:pPr>
      <w:bookmarkStart w:id="566" w:name="_Toc238197627"/>
      <w:r w:rsidRPr="007C004A">
        <w:t>§1929.</w:t>
      </w:r>
      <w:r w:rsidRPr="007C004A">
        <w:tab/>
        <w:t>Private Adoption of Certain Infants Deduction</w:t>
      </w:r>
      <w:bookmarkEnd w:id="566"/>
    </w:p>
    <w:p w14:paraId="6B913C8D" w14:textId="77777777" w:rsidR="00326005" w:rsidRPr="007C004A" w:rsidRDefault="00326005" w:rsidP="00326005">
      <w:pPr>
        <w:pStyle w:val="A"/>
      </w:pPr>
      <w:r w:rsidRPr="007C004A">
        <w:t>A.</w:t>
      </w:r>
      <w:r w:rsidRPr="007C004A">
        <w:tab/>
        <w:t>General.</w:t>
      </w:r>
    </w:p>
    <w:p w14:paraId="3DCCDD51" w14:textId="77777777" w:rsidR="00326005" w:rsidRPr="007C004A" w:rsidRDefault="00326005" w:rsidP="00326005">
      <w:pPr>
        <w:pStyle w:val="1"/>
      </w:pPr>
      <w:r w:rsidRPr="007C004A">
        <w:t>1.</w:t>
      </w:r>
      <w:r w:rsidRPr="007C004A">
        <w:tab/>
        <w:t>Revised Statute 47:297.21 authorizes a deduction equal to $5,000, per infant, from tax table income for the resident(s) who legally adopt an infant who is unrelated to the taxpayer(s) and who is less than one year of age through a private agency as defined in Louisiana Children's Code Article 1169(1), or through an attorney. The infant shall be considered less than one year of age for purposes of this</w:t>
      </w:r>
      <w:r>
        <w:t xml:space="preserve"> </w:t>
      </w:r>
      <w:r w:rsidRPr="007C004A">
        <w:t>deduction if the infant was less than one year of age at the time of the adoption placement.</w:t>
      </w:r>
    </w:p>
    <w:p w14:paraId="77533C12" w14:textId="77777777" w:rsidR="00326005" w:rsidRPr="007C004A" w:rsidRDefault="00326005" w:rsidP="00326005">
      <w:pPr>
        <w:pStyle w:val="a0"/>
      </w:pPr>
      <w:r w:rsidRPr="007C004A">
        <w:t>a.</w:t>
      </w:r>
      <w:r w:rsidRPr="007C004A">
        <w:tab/>
        <w:t>A taxpayer is considered “unrelated” to the infant if they are not the infant’s parent, stepparent, grandparent, brother, sister, uncle, or aunt, whether of the whole or half blood or by adoption.</w:t>
      </w:r>
    </w:p>
    <w:p w14:paraId="4F3481F6" w14:textId="77777777" w:rsidR="00326005" w:rsidRPr="007C004A" w:rsidRDefault="00326005" w:rsidP="00326005">
      <w:pPr>
        <w:pStyle w:val="A"/>
      </w:pPr>
      <w:r w:rsidRPr="007C004A">
        <w:t>B.</w:t>
      </w:r>
      <w:r w:rsidRPr="007C004A">
        <w:tab/>
        <w:t>Claiming the Deduction</w:t>
      </w:r>
    </w:p>
    <w:p w14:paraId="2C6AAB49" w14:textId="77777777" w:rsidR="00326005" w:rsidRPr="007C004A" w:rsidRDefault="00326005" w:rsidP="00326005">
      <w:pPr>
        <w:pStyle w:val="1"/>
      </w:pPr>
      <w:r w:rsidRPr="007C004A">
        <w:t>1.</w:t>
      </w:r>
      <w:r w:rsidRPr="007C004A">
        <w:tab/>
        <w:t>The taxpayer claiming the private adoption of certain infants</w:t>
      </w:r>
      <w:r>
        <w:t>’</w:t>
      </w:r>
      <w:r w:rsidRPr="007C004A">
        <w:t xml:space="preserve"> deduction must be listed as an adoptive parent on the adoption order or decree. Taxpayers may claim the adoption deduction according to their filing status as follows:</w:t>
      </w:r>
    </w:p>
    <w:p w14:paraId="1339DF19" w14:textId="77777777" w:rsidR="00326005" w:rsidRPr="007C004A" w:rsidRDefault="00326005" w:rsidP="00326005">
      <w:pPr>
        <w:pStyle w:val="a0"/>
      </w:pPr>
      <w:r w:rsidRPr="007C004A">
        <w:t>a.</w:t>
      </w:r>
      <w:r w:rsidRPr="007C004A">
        <w:tab/>
        <w:t>If filing single, married filing separately, qualifying widow(er)</w:t>
      </w:r>
      <w:r>
        <w:t>,</w:t>
      </w:r>
      <w:r w:rsidRPr="007C004A">
        <w:t xml:space="preserve"> or head of household then only one taxpayer may claim the adoption credit on their return if two taxpayers are listed as the adoptive parent. The deduction may not be divided between the adoptive parents and can only be claimed by the taxpayer that is claiming the child as a dependent on their federal individual income tax return. </w:t>
      </w:r>
    </w:p>
    <w:p w14:paraId="2E3071D0" w14:textId="77777777" w:rsidR="00326005" w:rsidRPr="007C004A" w:rsidRDefault="00326005" w:rsidP="00326005">
      <w:pPr>
        <w:pStyle w:val="a0"/>
      </w:pPr>
      <w:r w:rsidRPr="007C004A">
        <w:t>b.</w:t>
      </w:r>
      <w:r w:rsidRPr="007C004A">
        <w:tab/>
        <w:t>If filing married filing jointly then the deduction may only be claimed on the return of the individual who is listed as an adoptive parent on the adoption order or decree. The deduction may not be divided between the adoptive parents and can only be claimed by the taxpayer that is claiming the child as a dependent on their federal individual income tax return.</w:t>
      </w:r>
      <w:r>
        <w:t xml:space="preserve"> </w:t>
      </w:r>
    </w:p>
    <w:p w14:paraId="138B0717" w14:textId="77777777" w:rsidR="00326005" w:rsidRPr="007C004A" w:rsidRDefault="00326005" w:rsidP="00326005">
      <w:pPr>
        <w:pStyle w:val="1"/>
      </w:pPr>
      <w:r w:rsidRPr="007C004A">
        <w:t>2.</w:t>
      </w:r>
      <w:r w:rsidRPr="007C004A">
        <w:tab/>
        <w:t>The taxpayer claiming the private adoption of certain infants</w:t>
      </w:r>
      <w:r>
        <w:t>’</w:t>
      </w:r>
      <w:r w:rsidRPr="007C004A">
        <w:t xml:space="preserve"> deduction must attach the following to the taxpayer’s individual income tax return for the taxable year that the adoption is finalized:</w:t>
      </w:r>
    </w:p>
    <w:p w14:paraId="579BBE9E" w14:textId="77777777" w:rsidR="00326005" w:rsidRPr="007C004A" w:rsidRDefault="00326005" w:rsidP="00326005">
      <w:pPr>
        <w:pStyle w:val="a0"/>
      </w:pPr>
      <w:r w:rsidRPr="007C004A">
        <w:t>a.</w:t>
      </w:r>
      <w:r w:rsidRPr="007C004A">
        <w:tab/>
        <w:t>a copy of the adoption order or decree; and</w:t>
      </w:r>
    </w:p>
    <w:p w14:paraId="0CEC9542" w14:textId="77777777" w:rsidR="00326005" w:rsidRPr="007C004A" w:rsidRDefault="00326005" w:rsidP="00326005">
      <w:pPr>
        <w:pStyle w:val="a0"/>
      </w:pPr>
      <w:r w:rsidRPr="007C004A">
        <w:t>b.</w:t>
      </w:r>
      <w:r w:rsidRPr="007C004A">
        <w:tab/>
        <w:t>a letter from the attorney who facilitated the adoption or private agency stating when the infant was placed with the adoptive parents.</w:t>
      </w:r>
    </w:p>
    <w:p w14:paraId="6B26C0FE" w14:textId="77777777" w:rsidR="00326005" w:rsidRPr="007C004A" w:rsidRDefault="00326005" w:rsidP="00326005">
      <w:pPr>
        <w:pStyle w:val="A"/>
      </w:pPr>
      <w:r w:rsidRPr="007C004A">
        <w:t>C.</w:t>
      </w:r>
      <w:r w:rsidRPr="007C004A">
        <w:tab/>
        <w:t>Limitations</w:t>
      </w:r>
    </w:p>
    <w:p w14:paraId="48C6BD12" w14:textId="77777777" w:rsidR="00326005" w:rsidRPr="007C004A" w:rsidRDefault="00326005" w:rsidP="00326005">
      <w:pPr>
        <w:pStyle w:val="1"/>
      </w:pPr>
      <w:r w:rsidRPr="007C004A">
        <w:t>1.</w:t>
      </w:r>
      <w:r w:rsidRPr="007C004A">
        <w:tab/>
        <w:t>The adoption tax deduction shall be in lieu of the dependency deduction authorized in R.S. 47:294.</w:t>
      </w:r>
    </w:p>
    <w:p w14:paraId="0B502B7E" w14:textId="77777777" w:rsidR="00326005" w:rsidRPr="007C004A" w:rsidRDefault="00326005" w:rsidP="00326005">
      <w:pPr>
        <w:pStyle w:val="1"/>
      </w:pPr>
      <w:r w:rsidRPr="007C004A">
        <w:t>2.</w:t>
      </w:r>
      <w:r w:rsidRPr="007C004A">
        <w:tab/>
        <w:t>The amount of the deduction authorized by R.S. 47:297.20 shall not exceed the total tax table income of the taxpayer claiming the deduction.</w:t>
      </w:r>
    </w:p>
    <w:p w14:paraId="1DA12CFC" w14:textId="77777777" w:rsidR="00326005" w:rsidRPr="007C004A" w:rsidRDefault="00326005" w:rsidP="00326005">
      <w:pPr>
        <w:pStyle w:val="AuthorityNote"/>
      </w:pPr>
      <w:r w:rsidRPr="007C004A">
        <w:t>AUTHORITY NOTE:</w:t>
      </w:r>
      <w:r w:rsidRPr="007C004A">
        <w:tab/>
        <w:t>Promulgated in accordance with R.S. 47:293(9)(a)(xxiv), 297.21 and 1511.</w:t>
      </w:r>
    </w:p>
    <w:p w14:paraId="4B477977" w14:textId="77777777" w:rsidR="00326005" w:rsidRDefault="00326005" w:rsidP="00326005">
      <w:pPr>
        <w:pStyle w:val="HistoricalNote"/>
      </w:pPr>
      <w:r w:rsidRPr="007C004A">
        <w:t>HISTORICAL NOTE:</w:t>
      </w:r>
      <w:r w:rsidRPr="007C004A">
        <w:tab/>
        <w:t>Promulgated by the Department of Revenue, Policy Services Division, LR 48:</w:t>
      </w:r>
      <w:r>
        <w:t>2990 (December 2022).</w:t>
      </w:r>
    </w:p>
    <w:p w14:paraId="100BB3BC" w14:textId="77777777" w:rsidR="001D664F" w:rsidRPr="00A177E3" w:rsidRDefault="001D664F" w:rsidP="001D664F">
      <w:pPr>
        <w:pStyle w:val="Section"/>
      </w:pPr>
      <w:bookmarkStart w:id="567" w:name="_Toc238197628"/>
      <w:r w:rsidRPr="00A177E3">
        <w:t>§1931.</w:t>
      </w:r>
      <w:r w:rsidRPr="00A177E3">
        <w:tab/>
        <w:t>Credit for Adoption of Unrelated Infant</w:t>
      </w:r>
      <w:bookmarkEnd w:id="567"/>
      <w:r w:rsidRPr="00A177E3">
        <w:t xml:space="preserve"> </w:t>
      </w:r>
    </w:p>
    <w:p w14:paraId="2BFADD2F" w14:textId="77777777" w:rsidR="001D664F" w:rsidRPr="00A177E3" w:rsidRDefault="001D664F" w:rsidP="001D664F">
      <w:pPr>
        <w:pStyle w:val="A"/>
      </w:pPr>
      <w:r w:rsidRPr="00A177E3">
        <w:t>A.</w:t>
      </w:r>
      <w:r w:rsidRPr="00A177E3">
        <w:tab/>
        <w:t>General</w:t>
      </w:r>
    </w:p>
    <w:p w14:paraId="52041C28" w14:textId="77777777" w:rsidR="001D664F" w:rsidRPr="00A177E3" w:rsidRDefault="001D664F" w:rsidP="001D664F">
      <w:pPr>
        <w:pStyle w:val="1"/>
      </w:pPr>
      <w:r w:rsidRPr="00A177E3">
        <w:t>1.</w:t>
      </w:r>
      <w:r w:rsidRPr="00A177E3">
        <w:tab/>
        <w:t xml:space="preserve">For tax periods beginning on or after January 1, 2023, and prior to January 1, 2029, Revised Statute 47:297.23 authorizes a refundable individual income tax credit for the adoption of certain unrelated children equal to $5,000, per child. </w:t>
      </w:r>
    </w:p>
    <w:p w14:paraId="02B8FA55" w14:textId="77777777" w:rsidR="001D664F" w:rsidRPr="00A177E3" w:rsidRDefault="001D664F" w:rsidP="001D664F">
      <w:pPr>
        <w:pStyle w:val="1"/>
      </w:pPr>
      <w:r w:rsidRPr="00A177E3">
        <w:lastRenderedPageBreak/>
        <w:t>2.</w:t>
      </w:r>
      <w:r w:rsidRPr="00A177E3">
        <w:tab/>
        <w:t xml:space="preserve">The credit shall be allowed against the income tax liability for the taxable period in which the adoption is finalized. </w:t>
      </w:r>
    </w:p>
    <w:p w14:paraId="0D685384" w14:textId="77777777" w:rsidR="001D664F" w:rsidRPr="00A177E3" w:rsidRDefault="001D664F" w:rsidP="001D664F">
      <w:pPr>
        <w:pStyle w:val="A"/>
      </w:pPr>
      <w:r w:rsidRPr="00A177E3">
        <w:t>B.</w:t>
      </w:r>
      <w:r w:rsidRPr="00A177E3">
        <w:tab/>
        <w:t>Definition</w:t>
      </w:r>
    </w:p>
    <w:p w14:paraId="7658B11D" w14:textId="77777777" w:rsidR="001D664F" w:rsidRPr="00A177E3" w:rsidRDefault="001D664F" w:rsidP="001D664F">
      <w:pPr>
        <w:pStyle w:val="1"/>
      </w:pPr>
      <w:r w:rsidRPr="00A177E3">
        <w:rPr>
          <w:i/>
        </w:rPr>
        <w:t>Unrelated</w:t>
      </w:r>
      <w:r w:rsidRPr="00A177E3">
        <w:t>—a taxpayer is unrelated if he or she is not the child’s parent, stepparent, grandparent, brother, sister, uncle, or aunt, whether of the whole or half blood or by adoption.</w:t>
      </w:r>
    </w:p>
    <w:p w14:paraId="438FA54A" w14:textId="77777777" w:rsidR="001D664F" w:rsidRPr="00A177E3" w:rsidRDefault="001D664F" w:rsidP="001D664F">
      <w:pPr>
        <w:pStyle w:val="A"/>
      </w:pPr>
      <w:r w:rsidRPr="00A177E3">
        <w:t>C.</w:t>
      </w:r>
      <w:r w:rsidRPr="00A177E3">
        <w:tab/>
        <w:t>Claiming the Tax Credit</w:t>
      </w:r>
    </w:p>
    <w:p w14:paraId="78C4D62E" w14:textId="77777777" w:rsidR="001D664F" w:rsidRPr="00A177E3" w:rsidRDefault="001D664F" w:rsidP="001D664F">
      <w:pPr>
        <w:pStyle w:val="1"/>
      </w:pPr>
      <w:r w:rsidRPr="00A177E3">
        <w:t>1.</w:t>
      </w:r>
      <w:r w:rsidRPr="00A177E3">
        <w:tab/>
        <w:t xml:space="preserve">The taxpayer claiming the credit shall be listed as an adoptive parent on the adoption order or decree. </w:t>
      </w:r>
    </w:p>
    <w:p w14:paraId="32599BCC" w14:textId="77777777" w:rsidR="001D664F" w:rsidRPr="00A177E3" w:rsidRDefault="001D664F" w:rsidP="001D664F">
      <w:pPr>
        <w:pStyle w:val="1"/>
      </w:pPr>
      <w:r w:rsidRPr="00A177E3">
        <w:t>2.</w:t>
      </w:r>
      <w:r w:rsidRPr="00A177E3">
        <w:tab/>
        <w:t>The credit is equal to $5,000 per child.</w:t>
      </w:r>
    </w:p>
    <w:p w14:paraId="32BAA8F7" w14:textId="77777777" w:rsidR="001D664F" w:rsidRPr="00A177E3" w:rsidRDefault="001D664F" w:rsidP="001D664F">
      <w:pPr>
        <w:pStyle w:val="1"/>
      </w:pPr>
      <w:r w:rsidRPr="00A177E3">
        <w:t>3.</w:t>
      </w:r>
      <w:r w:rsidRPr="00A177E3">
        <w:tab/>
        <w:t xml:space="preserve">In the case of two adoptive parents who do not file jointly as a married couple, the credit shall be claimed by the taxpayer claiming the child as a dependent on his or her federal and Louisiana individual income tax returns, unless provided for differently by the adoption order or decree. </w:t>
      </w:r>
    </w:p>
    <w:p w14:paraId="3DF0ECFD" w14:textId="77777777" w:rsidR="001D664F" w:rsidRPr="00A177E3" w:rsidRDefault="001D664F" w:rsidP="001D664F">
      <w:pPr>
        <w:pStyle w:val="1"/>
      </w:pPr>
      <w:r w:rsidRPr="00A177E3">
        <w:t>4.</w:t>
      </w:r>
      <w:r w:rsidRPr="00A177E3">
        <w:tab/>
        <w:t>The following documentation shall be attached to and filed with the individual income tax return on which the credit is claimed:</w:t>
      </w:r>
    </w:p>
    <w:p w14:paraId="5EC076E8" w14:textId="77777777" w:rsidR="001D664F" w:rsidRPr="00A177E3" w:rsidRDefault="001D664F" w:rsidP="001D664F">
      <w:pPr>
        <w:pStyle w:val="a0"/>
      </w:pPr>
      <w:r w:rsidRPr="00A177E3">
        <w:t>a.</w:t>
      </w:r>
      <w:r w:rsidRPr="00A177E3">
        <w:tab/>
        <w:t>a copy of the adoption order or decree, and</w:t>
      </w:r>
    </w:p>
    <w:p w14:paraId="189E89AF" w14:textId="77777777" w:rsidR="001D664F" w:rsidRPr="00A177E3" w:rsidRDefault="001D664F" w:rsidP="001D664F">
      <w:pPr>
        <w:pStyle w:val="a0"/>
      </w:pPr>
      <w:r w:rsidRPr="00A177E3">
        <w:t>b.</w:t>
      </w:r>
      <w:r w:rsidRPr="00A177E3">
        <w:tab/>
        <w:t>a letter from the private agency as defined in Louisiana Children's Code Article 1169(1), or</w:t>
      </w:r>
      <w:r>
        <w:t xml:space="preserve"> </w:t>
      </w:r>
      <w:r w:rsidRPr="00A177E3">
        <w:t>attorney who</w:t>
      </w:r>
      <w:r>
        <w:t xml:space="preserve"> </w:t>
      </w:r>
      <w:r w:rsidRPr="00A177E3">
        <w:t>facilitated the adoption stating when the infant was placed with the adoptive parents.</w:t>
      </w:r>
    </w:p>
    <w:p w14:paraId="1514CB87" w14:textId="77777777" w:rsidR="001D664F" w:rsidRPr="00A177E3" w:rsidRDefault="001D664F" w:rsidP="001D664F">
      <w:pPr>
        <w:pStyle w:val="1"/>
      </w:pPr>
      <w:r w:rsidRPr="00A177E3">
        <w:t>5.</w:t>
      </w:r>
      <w:r w:rsidRPr="00A177E3">
        <w:tab/>
        <w:t xml:space="preserve">Failure to provide the documentation required in Paragraph 4 of this Subsection shall result in disallowance of the credit. </w:t>
      </w:r>
    </w:p>
    <w:p w14:paraId="59D0C26C" w14:textId="77777777" w:rsidR="001D664F" w:rsidRPr="00A177E3" w:rsidRDefault="001D664F" w:rsidP="001D664F">
      <w:pPr>
        <w:pStyle w:val="A"/>
      </w:pPr>
      <w:r w:rsidRPr="00A177E3">
        <w:t>D.</w:t>
      </w:r>
      <w:r w:rsidRPr="00A177E3">
        <w:tab/>
        <w:t xml:space="preserve">Other Tax Benefits Disallowed. A taxpayer claiming an adoption tax credit shall not receive a deduction pursuant to R.S. 47:297.21 for the same child. </w:t>
      </w:r>
    </w:p>
    <w:p w14:paraId="38BF94E8" w14:textId="77777777" w:rsidR="001D664F" w:rsidRPr="00A177E3" w:rsidRDefault="001D664F" w:rsidP="001D664F">
      <w:pPr>
        <w:pStyle w:val="AuthorityNote"/>
      </w:pPr>
      <w:r w:rsidRPr="00A177E3">
        <w:t>AUTHORITY NOTE:</w:t>
      </w:r>
      <w:r w:rsidRPr="00A177E3">
        <w:tab/>
        <w:t xml:space="preserve">Promulgated in accordance with R.S. 47:297.23 and 1511. </w:t>
      </w:r>
    </w:p>
    <w:p w14:paraId="28C062CC" w14:textId="77777777" w:rsidR="001D664F" w:rsidRDefault="001D664F" w:rsidP="001D664F">
      <w:pPr>
        <w:pStyle w:val="HistoricalNote"/>
      </w:pPr>
      <w:r w:rsidRPr="00A177E3">
        <w:t>HISTORICAL NOTE:</w:t>
      </w:r>
      <w:r w:rsidRPr="00A177E3">
        <w:tab/>
        <w:t xml:space="preserve">Promulgated by the Department of Revenue, Tax Policy and Planning Division, </w:t>
      </w:r>
      <w:r>
        <w:t>LR 50:38 (January 2024).</w:t>
      </w:r>
    </w:p>
    <w:p w14:paraId="779AEFC4" w14:textId="77777777" w:rsidR="003F475F" w:rsidRPr="00571D63" w:rsidRDefault="003F475F" w:rsidP="003F475F">
      <w:pPr>
        <w:pStyle w:val="Section"/>
      </w:pPr>
      <w:bookmarkStart w:id="568" w:name="_Toc238197629"/>
      <w:r w:rsidRPr="00571D63">
        <w:t>§1933.</w:t>
      </w:r>
      <w:r w:rsidRPr="00571D63">
        <w:tab/>
        <w:t>Restaurant Oyster Shell Recycling Tax Credit</w:t>
      </w:r>
      <w:bookmarkEnd w:id="568"/>
    </w:p>
    <w:p w14:paraId="0DED333C" w14:textId="77777777" w:rsidR="003F475F" w:rsidRPr="00571D63" w:rsidRDefault="003F475F" w:rsidP="003F475F">
      <w:pPr>
        <w:pStyle w:val="A"/>
      </w:pPr>
      <w:r w:rsidRPr="00571D63">
        <w:t>A.</w:t>
      </w:r>
      <w:r w:rsidRPr="00571D63">
        <w:tab/>
        <w:t>Definitions</w:t>
      </w:r>
    </w:p>
    <w:p w14:paraId="5FD3302E" w14:textId="77777777" w:rsidR="003F475F" w:rsidRPr="00571D63" w:rsidRDefault="003F475F" w:rsidP="003F475F">
      <w:pPr>
        <w:pStyle w:val="1"/>
        <w:rPr>
          <w:i/>
        </w:rPr>
      </w:pPr>
      <w:r w:rsidRPr="00571D63">
        <w:rPr>
          <w:i/>
        </w:rPr>
        <w:t>Compensation—</w:t>
      </w:r>
      <w:r w:rsidRPr="00571D63">
        <w:t>for purposes of this section, any amount of payment in any form that contributes to an entity’s profit</w:t>
      </w:r>
      <w:r w:rsidRPr="00571D63">
        <w:rPr>
          <w:i/>
        </w:rPr>
        <w:t>.</w:t>
      </w:r>
    </w:p>
    <w:p w14:paraId="43EC3512" w14:textId="77777777" w:rsidR="003F475F" w:rsidRPr="00571D63" w:rsidRDefault="003F475F" w:rsidP="003F475F">
      <w:pPr>
        <w:pStyle w:val="1"/>
      </w:pPr>
      <w:r w:rsidRPr="00571D63">
        <w:rPr>
          <w:i/>
        </w:rPr>
        <w:t>CRCL—</w:t>
      </w:r>
      <w:r w:rsidRPr="00571D63">
        <w:t>the</w:t>
      </w:r>
      <w:r w:rsidRPr="00571D63">
        <w:rPr>
          <w:i/>
        </w:rPr>
        <w:t xml:space="preserve"> </w:t>
      </w:r>
      <w:r w:rsidRPr="00571D63">
        <w:t>Coalition to Restore Coastal Louisiana.</w:t>
      </w:r>
    </w:p>
    <w:p w14:paraId="57BCBDA4" w14:textId="77777777" w:rsidR="003F475F" w:rsidRPr="00571D63" w:rsidRDefault="003F475F" w:rsidP="003F475F">
      <w:pPr>
        <w:pStyle w:val="1"/>
        <w:rPr>
          <w:i/>
        </w:rPr>
      </w:pPr>
      <w:r w:rsidRPr="00571D63">
        <w:rPr>
          <w:i/>
        </w:rPr>
        <w:t>Department—</w:t>
      </w:r>
      <w:r w:rsidRPr="00571D63">
        <w:t>the Department of Revenue.</w:t>
      </w:r>
    </w:p>
    <w:p w14:paraId="7EC42F11" w14:textId="77777777" w:rsidR="003F475F" w:rsidRPr="00571D63" w:rsidRDefault="003F475F" w:rsidP="003F475F">
      <w:pPr>
        <w:pStyle w:val="1"/>
      </w:pPr>
      <w:r w:rsidRPr="00571D63">
        <w:rPr>
          <w:i/>
        </w:rPr>
        <w:t>OSRP—</w:t>
      </w:r>
      <w:r w:rsidRPr="00571D63">
        <w:t>an oyster shell recycling program or activity certified by the department for purposes of this credit. The CRCL is considered an OSRP.</w:t>
      </w:r>
    </w:p>
    <w:p w14:paraId="474E8DFF" w14:textId="77777777" w:rsidR="003F475F" w:rsidRPr="00571D63" w:rsidRDefault="003F475F" w:rsidP="003F475F">
      <w:pPr>
        <w:pStyle w:val="1"/>
      </w:pPr>
      <w:r w:rsidRPr="00571D63">
        <w:rPr>
          <w:i/>
        </w:rPr>
        <w:t>Restaurant—</w:t>
      </w:r>
      <w:r>
        <w:t>a food establishment</w:t>
      </w:r>
      <w:r w:rsidRPr="00571D63">
        <w:t xml:space="preserve"> as defined by LAC 51:XXIII.101 that</w:t>
      </w:r>
    </w:p>
    <w:p w14:paraId="2BAA3BFD" w14:textId="77777777" w:rsidR="003F475F" w:rsidRPr="00571D63" w:rsidRDefault="003F475F" w:rsidP="003F475F">
      <w:pPr>
        <w:pStyle w:val="a0"/>
      </w:pPr>
      <w:r w:rsidRPr="00571D63">
        <w:t>a.</w:t>
      </w:r>
      <w:r w:rsidRPr="00571D63">
        <w:tab/>
        <w:t xml:space="preserve">holds a state health department permit to operate, </w:t>
      </w:r>
    </w:p>
    <w:p w14:paraId="3CCC3645" w14:textId="77777777" w:rsidR="003F475F" w:rsidRPr="00571D63" w:rsidRDefault="003F475F" w:rsidP="003F475F">
      <w:pPr>
        <w:pStyle w:val="a0"/>
      </w:pPr>
      <w:r w:rsidRPr="00571D63">
        <w:t>b.</w:t>
      </w:r>
      <w:r w:rsidRPr="00571D63">
        <w:tab/>
        <w:t>has an owner or designated employee possessing a state food safety certificate,</w:t>
      </w:r>
    </w:p>
    <w:p w14:paraId="014ADB59" w14:textId="77777777" w:rsidR="003F475F" w:rsidRPr="00571D63" w:rsidRDefault="003F475F" w:rsidP="003F475F">
      <w:pPr>
        <w:pStyle w:val="a0"/>
      </w:pPr>
      <w:r w:rsidRPr="00571D63">
        <w:t>c.</w:t>
      </w:r>
      <w:r w:rsidRPr="00571D63">
        <w:tab/>
        <w:t>collects, accounts for, and remits state sales tax to the department.</w:t>
      </w:r>
    </w:p>
    <w:p w14:paraId="2FCD967C" w14:textId="77777777" w:rsidR="003F475F" w:rsidRPr="00571D63" w:rsidRDefault="003F475F" w:rsidP="003F475F">
      <w:pPr>
        <w:pStyle w:val="1"/>
      </w:pPr>
      <w:r w:rsidRPr="00571D63">
        <w:rPr>
          <w:i/>
        </w:rPr>
        <w:t>Taxpayer</w:t>
      </w:r>
      <w:r w:rsidRPr="00571D63">
        <w:rPr>
          <w:rFonts w:ascii="Cambria" w:hAnsi="Cambria"/>
          <w:i/>
        </w:rPr>
        <w:t>—</w:t>
      </w:r>
      <w:r w:rsidRPr="00571D63">
        <w:t>a person who is required to file a Louisiana income tax return.</w:t>
      </w:r>
    </w:p>
    <w:p w14:paraId="7D12F2E1" w14:textId="77777777" w:rsidR="003F475F" w:rsidRPr="00571D63" w:rsidRDefault="003F475F" w:rsidP="003F475F">
      <w:pPr>
        <w:pStyle w:val="A"/>
      </w:pPr>
      <w:r w:rsidRPr="00571D63">
        <w:t>B.</w:t>
      </w:r>
      <w:r w:rsidRPr="00571D63">
        <w:tab/>
        <w:t>General Description</w:t>
      </w:r>
    </w:p>
    <w:p w14:paraId="5AFC934A" w14:textId="77777777" w:rsidR="003F475F" w:rsidRPr="00571D63" w:rsidRDefault="003F475F" w:rsidP="003F475F">
      <w:pPr>
        <w:pStyle w:val="1"/>
      </w:pPr>
      <w:r w:rsidRPr="00571D63">
        <w:t>1.</w:t>
      </w:r>
      <w:r w:rsidRPr="00571D63">
        <w:tab/>
        <w:t>For taxable years beginning on or after January 1, 2024 but before January 1, 2029, taxpayers are eligible for the restaurant oyster shell recycling tax credit for donations of oyster shell material by restaurants to the oyster shell recycling program of the Coalition to Restore Coastal Louisiana or other oyster shell recycling program or activity approved by the department. The credit is a refundable income tax credit and is l</w:t>
      </w:r>
      <w:r>
        <w:t>imited to $2,000 per restaurant.</w:t>
      </w:r>
    </w:p>
    <w:p w14:paraId="26AB758C" w14:textId="77777777" w:rsidR="003F475F" w:rsidRPr="00571D63" w:rsidRDefault="003F475F" w:rsidP="003F475F">
      <w:pPr>
        <w:pStyle w:val="1"/>
      </w:pPr>
      <w:r w:rsidRPr="00571D63">
        <w:t>2.</w:t>
      </w:r>
      <w:r w:rsidRPr="00571D63">
        <w:tab/>
        <w:t xml:space="preserve">OSRPs are certified by the department to receive donations eligible for the tax credit. Only donations to the CRCL or an OSRP qualify for the credit. </w:t>
      </w:r>
    </w:p>
    <w:p w14:paraId="1AC93269" w14:textId="77777777" w:rsidR="003F475F" w:rsidRPr="00571D63" w:rsidRDefault="003F475F" w:rsidP="003F475F">
      <w:pPr>
        <w:pStyle w:val="A"/>
      </w:pPr>
      <w:r w:rsidRPr="00571D63">
        <w:t>C.</w:t>
      </w:r>
      <w:r w:rsidRPr="00571D63">
        <w:tab/>
        <w:t>Claiming the Tax Credit</w:t>
      </w:r>
    </w:p>
    <w:p w14:paraId="339FA29D" w14:textId="77777777" w:rsidR="003F475F" w:rsidRPr="00571D63" w:rsidRDefault="003F475F" w:rsidP="003F475F">
      <w:pPr>
        <w:pStyle w:val="1"/>
      </w:pPr>
      <w:r w:rsidRPr="00571D63">
        <w:t>1.</w:t>
      </w:r>
      <w:r w:rsidRPr="00571D63">
        <w:tab/>
        <w:t>Taxpayers claiming the restaurant oyster shell recycling credit must attach Form(s) R-90154, Receipt for Restaurant Oyster Shell Recycling Credit, to their return. The receipt shall contain the information set forth in this paragraph and must be issued by the OSRP to the donor on a quarterly basis, or monthly if approved by the department.</w:t>
      </w:r>
    </w:p>
    <w:p w14:paraId="0E2E2AEB" w14:textId="77777777" w:rsidR="003F475F" w:rsidRPr="00571D63" w:rsidRDefault="003F475F" w:rsidP="003F475F">
      <w:pPr>
        <w:pStyle w:val="a0"/>
      </w:pPr>
      <w:r w:rsidRPr="00571D63">
        <w:t>a.</w:t>
      </w:r>
      <w:r w:rsidRPr="00571D63">
        <w:tab/>
        <w:t>The OSRP section shall contain the following information:</w:t>
      </w:r>
    </w:p>
    <w:p w14:paraId="1C313099" w14:textId="77777777" w:rsidR="003F475F" w:rsidRPr="00571D63" w:rsidRDefault="003F475F" w:rsidP="003F475F">
      <w:pPr>
        <w:pStyle w:val="i0"/>
      </w:pPr>
      <w:r>
        <w:tab/>
      </w:r>
      <w:r w:rsidRPr="00571D63">
        <w:t>i.</w:t>
      </w:r>
      <w:r w:rsidRPr="00571D63">
        <w:tab/>
        <w:t xml:space="preserve">name and physical location </w:t>
      </w:r>
      <w:r>
        <w:t>address of the restaurant;</w:t>
      </w:r>
    </w:p>
    <w:p w14:paraId="26220C0A" w14:textId="77777777" w:rsidR="003F475F" w:rsidRPr="00571D63" w:rsidRDefault="003F475F" w:rsidP="003F475F">
      <w:pPr>
        <w:pStyle w:val="i0"/>
      </w:pPr>
      <w:r>
        <w:tab/>
      </w:r>
      <w:r w:rsidRPr="00571D63">
        <w:t>ii.</w:t>
      </w:r>
      <w:r w:rsidRPr="00571D63">
        <w:tab/>
        <w:t>name of the OSRP</w:t>
      </w:r>
      <w:r>
        <w:t>;</w:t>
      </w:r>
    </w:p>
    <w:p w14:paraId="0334A6CA" w14:textId="77777777" w:rsidR="003F475F" w:rsidRPr="00571D63" w:rsidRDefault="003F475F" w:rsidP="003F475F">
      <w:pPr>
        <w:pStyle w:val="i0"/>
      </w:pPr>
      <w:r>
        <w:tab/>
      </w:r>
      <w:r w:rsidRPr="00571D63">
        <w:t>iii.</w:t>
      </w:r>
      <w:r w:rsidRPr="00571D63">
        <w:tab/>
        <w:t>beginning and ending dates of the donation period</w:t>
      </w:r>
      <w:r>
        <w:t>;</w:t>
      </w:r>
    </w:p>
    <w:p w14:paraId="15EF4DFB" w14:textId="77777777" w:rsidR="003F475F" w:rsidRPr="00571D63" w:rsidRDefault="003F475F" w:rsidP="003F475F">
      <w:pPr>
        <w:pStyle w:val="i0"/>
      </w:pPr>
      <w:r>
        <w:tab/>
      </w:r>
      <w:r w:rsidRPr="00571D63">
        <w:t>iv.</w:t>
      </w:r>
      <w:r w:rsidRPr="00571D63">
        <w:tab/>
        <w:t>receipt number for tracking</w:t>
      </w:r>
      <w:r>
        <w:t>;</w:t>
      </w:r>
      <w:r w:rsidRPr="00571D63">
        <w:t xml:space="preserve"> and </w:t>
      </w:r>
    </w:p>
    <w:p w14:paraId="188F4B50" w14:textId="77777777" w:rsidR="003F475F" w:rsidRPr="00571D63" w:rsidRDefault="003F475F" w:rsidP="003F475F">
      <w:pPr>
        <w:pStyle w:val="i0"/>
      </w:pPr>
      <w:r>
        <w:tab/>
      </w:r>
      <w:r w:rsidRPr="00571D63">
        <w:t>v.</w:t>
      </w:r>
      <w:r>
        <w:tab/>
      </w:r>
      <w:r w:rsidRPr="00571D63">
        <w:t xml:space="preserve">the total amount, in pounds, of oyster shell material donated by the donor to the OSRP during the donation period. </w:t>
      </w:r>
    </w:p>
    <w:p w14:paraId="4C48FE39" w14:textId="77777777" w:rsidR="003F475F" w:rsidRPr="00571D63" w:rsidRDefault="003F475F" w:rsidP="003F475F">
      <w:pPr>
        <w:pStyle w:val="a0"/>
      </w:pPr>
      <w:r w:rsidRPr="00571D63">
        <w:t>b.</w:t>
      </w:r>
      <w:r>
        <w:tab/>
      </w:r>
      <w:r w:rsidRPr="00571D63">
        <w:t>The donor section shall contain the following:</w:t>
      </w:r>
    </w:p>
    <w:p w14:paraId="274DB975" w14:textId="77777777" w:rsidR="003F475F" w:rsidRPr="00571D63" w:rsidRDefault="003F475F" w:rsidP="003F475F">
      <w:pPr>
        <w:pStyle w:val="i0"/>
      </w:pPr>
      <w:r>
        <w:tab/>
      </w:r>
      <w:r w:rsidRPr="00571D63">
        <w:t>i.</w:t>
      </w:r>
      <w:r w:rsidRPr="00571D63">
        <w:tab/>
        <w:t>legal name of the restaurant making the donation, whether an individual or entity</w:t>
      </w:r>
      <w:r>
        <w:t>;</w:t>
      </w:r>
      <w:r w:rsidRPr="00571D63">
        <w:t xml:space="preserve"> and</w:t>
      </w:r>
    </w:p>
    <w:p w14:paraId="6BD094CB" w14:textId="77777777" w:rsidR="003F475F" w:rsidRPr="00571D63" w:rsidRDefault="003F475F" w:rsidP="003F475F">
      <w:pPr>
        <w:pStyle w:val="i0"/>
      </w:pPr>
      <w:r>
        <w:tab/>
      </w:r>
      <w:r w:rsidRPr="00571D63">
        <w:t>ii.</w:t>
      </w:r>
      <w:r w:rsidRPr="00571D63">
        <w:tab/>
        <w:t>last four digits of the Social Security number, or Louisiana revenue account number, of the owner of the restaurant that donated to the OSRP</w:t>
      </w:r>
      <w:r>
        <w:t>;</w:t>
      </w:r>
      <w:r w:rsidRPr="00571D63">
        <w:t xml:space="preserve"> and</w:t>
      </w:r>
    </w:p>
    <w:p w14:paraId="3BE9210A" w14:textId="77777777" w:rsidR="003F475F" w:rsidRPr="00571D63" w:rsidRDefault="003F475F" w:rsidP="003F475F">
      <w:pPr>
        <w:pStyle w:val="i0"/>
      </w:pPr>
      <w:r>
        <w:tab/>
      </w:r>
      <w:r w:rsidRPr="00571D63">
        <w:t>iii.</w:t>
      </w:r>
      <w:r w:rsidRPr="00571D63">
        <w:tab/>
        <w:t>the amount of the credit.</w:t>
      </w:r>
    </w:p>
    <w:p w14:paraId="79A548AF" w14:textId="77777777" w:rsidR="003F475F" w:rsidRPr="00571D63" w:rsidRDefault="003F475F" w:rsidP="003F475F">
      <w:pPr>
        <w:pStyle w:val="a0"/>
      </w:pPr>
      <w:r w:rsidRPr="00571D63">
        <w:t>c.</w:t>
      </w:r>
      <w:r w:rsidRPr="00571D63">
        <w:tab/>
        <w:t>The amount of donated oyster shell material may be ineligible for the credit for failure to include any information required on the receipt.</w:t>
      </w:r>
    </w:p>
    <w:p w14:paraId="54E2496D" w14:textId="77777777" w:rsidR="003F475F" w:rsidRPr="00571D63" w:rsidRDefault="003F475F" w:rsidP="003F475F">
      <w:pPr>
        <w:pStyle w:val="1"/>
      </w:pPr>
      <w:r w:rsidRPr="00571D63">
        <w:t>2.</w:t>
      </w:r>
      <w:r w:rsidRPr="00571D63">
        <w:tab/>
        <w:t>The credit shall be claimed for the taxable year in which the donation was made.</w:t>
      </w:r>
    </w:p>
    <w:p w14:paraId="0827AB26" w14:textId="77777777" w:rsidR="003F475F" w:rsidRPr="00571D63" w:rsidRDefault="003F475F" w:rsidP="003F475F">
      <w:pPr>
        <w:pStyle w:val="a0"/>
      </w:pPr>
      <w:r w:rsidRPr="00571D63">
        <w:t>a.</w:t>
      </w:r>
      <w:r>
        <w:tab/>
      </w:r>
      <w:r w:rsidRPr="00571D63">
        <w:t>Exception: Receipts issued on a quarterly basis shall be claimed for the taxable year in which the quarter ends.</w:t>
      </w:r>
    </w:p>
    <w:p w14:paraId="74DD8E65" w14:textId="77777777" w:rsidR="003F475F" w:rsidRPr="00571D63" w:rsidRDefault="003F475F" w:rsidP="003F475F">
      <w:pPr>
        <w:pStyle w:val="1"/>
      </w:pPr>
      <w:r w:rsidRPr="00571D63">
        <w:lastRenderedPageBreak/>
        <w:t>3.</w:t>
      </w:r>
      <w:r>
        <w:tab/>
      </w:r>
      <w:r w:rsidRPr="00571D63">
        <w:t>If the total amount of credits claimed in a particular calendar year exceeds the $100,000 annual cap, the Department shall treat the excess as having been applied for on the first day of the following year.</w:t>
      </w:r>
      <w:r>
        <w:t xml:space="preserve"> </w:t>
      </w:r>
      <w:r w:rsidRPr="00571D63">
        <w:t>To utilize the credits in the subsequent year during which the taxpayer’s claim has priority, the taxpayer shall claim the credits on the subsequent tax year’s return and file it prior to the end of the calendar year.</w:t>
      </w:r>
      <w:r>
        <w:t xml:space="preserve"> </w:t>
      </w:r>
      <w:r w:rsidRPr="00571D63">
        <w:t>If the taxpayer fails to file a return in the subsequent year, the credits shall lose their priority status.</w:t>
      </w:r>
    </w:p>
    <w:p w14:paraId="72AC9E5E" w14:textId="77777777" w:rsidR="003F475F" w:rsidRPr="00571D63" w:rsidRDefault="003F475F" w:rsidP="003F475F">
      <w:pPr>
        <w:pStyle w:val="A"/>
      </w:pPr>
      <w:r w:rsidRPr="00571D63">
        <w:t>D.</w:t>
      </w:r>
      <w:r w:rsidRPr="00571D63">
        <w:tab/>
        <w:t>Application for Certification as an Oyster Shell Recycling Program</w:t>
      </w:r>
    </w:p>
    <w:p w14:paraId="634468B8" w14:textId="77777777" w:rsidR="003F475F" w:rsidRPr="00571D63" w:rsidRDefault="003F475F" w:rsidP="003F475F">
      <w:pPr>
        <w:pStyle w:val="1"/>
      </w:pPr>
      <w:r w:rsidRPr="00571D63">
        <w:t>1.</w:t>
      </w:r>
      <w:r w:rsidRPr="00571D63">
        <w:tab/>
        <w:t xml:space="preserve">An organization that seeks to become certified as an OSRP may apply for certification at any time during the year by submitting a completed Form R-90152, Application for Certification as an Oyster Shell Recycling Program to the department. </w:t>
      </w:r>
    </w:p>
    <w:p w14:paraId="52723C53" w14:textId="77777777" w:rsidR="003F475F" w:rsidRPr="00571D63" w:rsidRDefault="003F475F" w:rsidP="003F475F">
      <w:pPr>
        <w:pStyle w:val="1"/>
      </w:pPr>
      <w:r w:rsidRPr="00571D63">
        <w:t>2.</w:t>
      </w:r>
      <w:r w:rsidRPr="00571D63">
        <w:tab/>
        <w:t>The application shall contain:</w:t>
      </w:r>
    </w:p>
    <w:p w14:paraId="0381220F" w14:textId="77777777" w:rsidR="003F475F" w:rsidRPr="00571D63" w:rsidRDefault="003F475F" w:rsidP="003F475F">
      <w:pPr>
        <w:pStyle w:val="a0"/>
      </w:pPr>
      <w:r>
        <w:t>a.</w:t>
      </w:r>
      <w:r>
        <w:tab/>
        <w:t>t</w:t>
      </w:r>
      <w:r w:rsidRPr="00571D63">
        <w:t>he name, mailing and physical address, Louisiana revenue account number, and federal employer id</w:t>
      </w:r>
      <w:r>
        <w:t>entification number of the OSRP;</w:t>
      </w:r>
    </w:p>
    <w:p w14:paraId="0C044E21" w14:textId="77777777" w:rsidR="003F475F" w:rsidRPr="00571D63" w:rsidRDefault="003F475F" w:rsidP="003F475F">
      <w:pPr>
        <w:pStyle w:val="a0"/>
      </w:pPr>
      <w:r>
        <w:t>b.</w:t>
      </w:r>
      <w:r>
        <w:tab/>
        <w:t>c</w:t>
      </w:r>
      <w:r w:rsidRPr="00571D63">
        <w:t>ontact information, including an email address, for the O</w:t>
      </w:r>
      <w:r>
        <w:t>SRP’s designated representative;</w:t>
      </w:r>
      <w:r w:rsidRPr="00571D63">
        <w:t xml:space="preserve"> </w:t>
      </w:r>
    </w:p>
    <w:p w14:paraId="1C35EFB4" w14:textId="77777777" w:rsidR="003F475F" w:rsidRPr="00571D63" w:rsidRDefault="003F475F" w:rsidP="003F475F">
      <w:pPr>
        <w:pStyle w:val="a0"/>
      </w:pPr>
      <w:r>
        <w:t>c.</w:t>
      </w:r>
      <w:r>
        <w:tab/>
        <w:t>a</w:t>
      </w:r>
      <w:r w:rsidRPr="00571D63">
        <w:t xml:space="preserve"> statement detailing the planned method of calculating approximate weights of oyster shell </w:t>
      </w:r>
      <w:r>
        <w:t>material donated to the program;</w:t>
      </w:r>
      <w:r w:rsidRPr="00571D63">
        <w:t xml:space="preserve"> </w:t>
      </w:r>
    </w:p>
    <w:p w14:paraId="5C398A34" w14:textId="77777777" w:rsidR="003F475F" w:rsidRPr="00571D63" w:rsidRDefault="003F475F" w:rsidP="003F475F">
      <w:pPr>
        <w:pStyle w:val="a0"/>
      </w:pPr>
      <w:r>
        <w:t>d.</w:t>
      </w:r>
      <w:r>
        <w:tab/>
        <w:t>a</w:t>
      </w:r>
      <w:r w:rsidRPr="00571D63">
        <w:t xml:space="preserve"> statement that the program intends use 100 percent of donated oyster shell material to improving water quality, benefitting aquatic habitats, supporting local economies, and protecting the coast</w:t>
      </w:r>
      <w:r>
        <w:t>line of this state;</w:t>
      </w:r>
    </w:p>
    <w:p w14:paraId="2677E77A" w14:textId="77777777" w:rsidR="003F475F" w:rsidRDefault="003F475F" w:rsidP="003F475F">
      <w:pPr>
        <w:pStyle w:val="a0"/>
      </w:pPr>
      <w:r w:rsidRPr="00571D63">
        <w:t>e.</w:t>
      </w:r>
      <w:r w:rsidRPr="00571D63">
        <w:tab/>
      </w:r>
      <w:r>
        <w:t>a</w:t>
      </w:r>
      <w:r w:rsidRPr="00571D63">
        <w:t xml:space="preserve"> statement that the OSRP will not use or otherwise facilitate the use of donated oyster shell material for commercial aquaculture or</w:t>
      </w:r>
      <w:r>
        <w:t xml:space="preserve"> as aggregate in commercial use;</w:t>
      </w:r>
      <w:r w:rsidRPr="00571D63">
        <w:t xml:space="preserve"> </w:t>
      </w:r>
    </w:p>
    <w:p w14:paraId="60F7ED17" w14:textId="77777777" w:rsidR="003F475F" w:rsidRPr="00571D63" w:rsidRDefault="003F475F" w:rsidP="003F475F">
      <w:pPr>
        <w:pStyle w:val="a0"/>
      </w:pPr>
      <w:r w:rsidRPr="00571D63">
        <w:t>f.</w:t>
      </w:r>
      <w:r w:rsidRPr="00571D63">
        <w:tab/>
      </w:r>
      <w:r>
        <w:t>a</w:t>
      </w:r>
      <w:r w:rsidRPr="00571D63">
        <w:t xml:space="preserve"> statement that the program will not receive or provide compensation for donated oyster shell material.</w:t>
      </w:r>
    </w:p>
    <w:p w14:paraId="224F66EC" w14:textId="77777777" w:rsidR="003F475F" w:rsidRPr="00571D63" w:rsidRDefault="003F475F" w:rsidP="003F475F">
      <w:pPr>
        <w:pStyle w:val="1"/>
      </w:pPr>
      <w:r w:rsidRPr="00571D63">
        <w:t>3.</w:t>
      </w:r>
      <w:r w:rsidRPr="00571D63">
        <w:tab/>
        <w:t>Within two months of receipt of an application for certification as an OSRP, the department shall notify the applicant of their status by way of approval notated on the application to the email address designated on the application. The notification shall designate whether the OSRP is approved to issue quarterly or monthly receipts to donors. Certification is valid beginning January 1 of the year that an organization is approved.</w:t>
      </w:r>
    </w:p>
    <w:p w14:paraId="5B2C1DDC" w14:textId="77777777" w:rsidR="003F475F" w:rsidRPr="00571D63" w:rsidRDefault="003F475F" w:rsidP="003F475F">
      <w:pPr>
        <w:pStyle w:val="1"/>
      </w:pPr>
      <w:r w:rsidRPr="00571D63">
        <w:t>4.</w:t>
      </w:r>
      <w:r w:rsidRPr="00571D63">
        <w:tab/>
        <w:t>If the application is denied, t</w:t>
      </w:r>
      <w:r>
        <w:t>he d</w:t>
      </w:r>
      <w:r w:rsidRPr="00571D63">
        <w:t>epartment will inform the applicant of its grounds for denial and allow 15 business days from date of notification for the applicant to correct any defects. Grounds for denial include, but are not limited to:</w:t>
      </w:r>
    </w:p>
    <w:p w14:paraId="46826E9E" w14:textId="77777777" w:rsidR="003F475F" w:rsidRPr="00571D63" w:rsidRDefault="003F475F" w:rsidP="003F475F">
      <w:pPr>
        <w:pStyle w:val="a0"/>
      </w:pPr>
      <w:r>
        <w:t>a.</w:t>
      </w:r>
      <w:r>
        <w:tab/>
        <w:t>f</w:t>
      </w:r>
      <w:r w:rsidRPr="00571D63">
        <w:t>ailure of the applicant to submit any informat</w:t>
      </w:r>
      <w:r>
        <w:t>ion required by the application;</w:t>
      </w:r>
    </w:p>
    <w:p w14:paraId="14DA7A3E" w14:textId="77777777" w:rsidR="003F475F" w:rsidRPr="00571D63" w:rsidRDefault="003F475F" w:rsidP="003F475F">
      <w:pPr>
        <w:pStyle w:val="a0"/>
      </w:pPr>
      <w:r>
        <w:t>b.</w:t>
      </w:r>
      <w:r>
        <w:tab/>
        <w:t>f</w:t>
      </w:r>
      <w:r w:rsidRPr="00571D63">
        <w:t>ailure of the applicant to submit any additiona</w:t>
      </w:r>
      <w:r>
        <w:t>l information requested by the d</w:t>
      </w:r>
      <w:r w:rsidRPr="00571D63">
        <w:t>epartment.</w:t>
      </w:r>
    </w:p>
    <w:p w14:paraId="1C906402" w14:textId="77777777" w:rsidR="003F475F" w:rsidRPr="00571D63" w:rsidRDefault="003F475F" w:rsidP="003F475F">
      <w:pPr>
        <w:pStyle w:val="A"/>
      </w:pPr>
      <w:r w:rsidRPr="00571D63">
        <w:t>E.</w:t>
      </w:r>
      <w:r w:rsidRPr="00571D63">
        <w:tab/>
        <w:t>OSRP Reporting</w:t>
      </w:r>
    </w:p>
    <w:p w14:paraId="6A595F24" w14:textId="77777777" w:rsidR="003F475F" w:rsidRPr="00571D63" w:rsidRDefault="003F475F" w:rsidP="003F475F">
      <w:pPr>
        <w:pStyle w:val="1"/>
      </w:pPr>
      <w:r w:rsidRPr="00571D63">
        <w:t>1.</w:t>
      </w:r>
      <w:r w:rsidRPr="00571D63">
        <w:tab/>
        <w:t>An OSRP shall submit a completed Form R-90154, Receipt for Restaurant Oyster Shell Recycling Credit, with a completed OSRP section to each donor on a quarterly basis,</w:t>
      </w:r>
      <w:r>
        <w:t xml:space="preserve"> or monthly if approved by the d</w:t>
      </w:r>
      <w:r w:rsidRPr="00571D63">
        <w:t xml:space="preserve">epartment. </w:t>
      </w:r>
    </w:p>
    <w:p w14:paraId="01A3CDAF" w14:textId="77777777" w:rsidR="003F475F" w:rsidRPr="00571D63" w:rsidRDefault="003F475F" w:rsidP="003F475F">
      <w:pPr>
        <w:pStyle w:val="1"/>
      </w:pPr>
      <w:r w:rsidRPr="00571D63">
        <w:t>2.</w:t>
      </w:r>
      <w:r w:rsidRPr="00571D63">
        <w:tab/>
        <w:t xml:space="preserve">An OSRP shall file an annual report with the </w:t>
      </w:r>
      <w:r>
        <w:t>d</w:t>
      </w:r>
      <w:r w:rsidRPr="00571D63">
        <w:t>epartment no later than January 31 of each year to OysterShell.RecyclingCredit@la.gov.</w:t>
      </w:r>
    </w:p>
    <w:p w14:paraId="041671BE" w14:textId="77777777" w:rsidR="003F475F" w:rsidRPr="00571D63" w:rsidRDefault="003F475F" w:rsidP="003F475F">
      <w:pPr>
        <w:pStyle w:val="1"/>
      </w:pPr>
      <w:r w:rsidRPr="00571D63">
        <w:t>3.</w:t>
      </w:r>
      <w:r w:rsidRPr="00571D63">
        <w:tab/>
        <w:t>The annual report shall contain the following information:</w:t>
      </w:r>
    </w:p>
    <w:p w14:paraId="6C163E38" w14:textId="77777777" w:rsidR="003F475F" w:rsidRPr="00571D63" w:rsidRDefault="003F475F" w:rsidP="003F475F">
      <w:pPr>
        <w:pStyle w:val="a0"/>
      </w:pPr>
      <w:r w:rsidRPr="00571D63">
        <w:t>a.</w:t>
      </w:r>
      <w:r w:rsidRPr="00571D63">
        <w:tab/>
      </w:r>
      <w:r>
        <w:t>a</w:t>
      </w:r>
      <w:r w:rsidRPr="00571D63">
        <w:t xml:space="preserve"> certification that the OSRP continues to abide by the statements attest</w:t>
      </w:r>
      <w:r>
        <w:t>ed to in their OSRP application;</w:t>
      </w:r>
    </w:p>
    <w:p w14:paraId="2C5DD886" w14:textId="77777777" w:rsidR="003F475F" w:rsidRPr="00571D63" w:rsidRDefault="003F475F" w:rsidP="003F475F">
      <w:pPr>
        <w:pStyle w:val="a0"/>
      </w:pPr>
      <w:r w:rsidRPr="00571D63">
        <w:t>b.</w:t>
      </w:r>
      <w:r>
        <w:tab/>
        <w:t>c</w:t>
      </w:r>
      <w:r w:rsidRPr="00571D63">
        <w:t>opies of all receipts issued to donors</w:t>
      </w:r>
      <w:r>
        <w:t xml:space="preserve"> during the prior calendar year;</w:t>
      </w:r>
      <w:r w:rsidRPr="00571D63">
        <w:t xml:space="preserve"> </w:t>
      </w:r>
    </w:p>
    <w:p w14:paraId="27484FBE" w14:textId="77777777" w:rsidR="003F475F" w:rsidRPr="00571D63" w:rsidRDefault="003F475F" w:rsidP="003F475F">
      <w:pPr>
        <w:pStyle w:val="a0"/>
      </w:pPr>
      <w:r>
        <w:t>c.</w:t>
      </w:r>
      <w:r>
        <w:tab/>
        <w:t>a</w:t>
      </w:r>
      <w:r w:rsidRPr="00571D63">
        <w:t xml:space="preserve"> listing in Excel format of all donations made for the purpose of this credit.</w:t>
      </w:r>
      <w:r>
        <w:t xml:space="preserve"> </w:t>
      </w:r>
      <w:r w:rsidRPr="00571D63">
        <w:t>For every donation of oyster shell material made during the prior calendar year, include:</w:t>
      </w:r>
    </w:p>
    <w:p w14:paraId="1C27F54E" w14:textId="77777777" w:rsidR="003F475F" w:rsidRPr="00571D63" w:rsidRDefault="003F475F" w:rsidP="003F475F">
      <w:pPr>
        <w:pStyle w:val="i0"/>
      </w:pPr>
      <w:r>
        <w:tab/>
        <w:t>i.</w:t>
      </w:r>
      <w:r>
        <w:tab/>
        <w:t>t</w:t>
      </w:r>
      <w:r w:rsidRPr="00571D63">
        <w:t>he date of donation, the weight of materials donated, in pounds, the restaurant name and physical location address, and the receipt number on</w:t>
      </w:r>
      <w:r>
        <w:t xml:space="preserve"> which the donation is included;</w:t>
      </w:r>
      <w:r w:rsidRPr="00571D63">
        <w:t xml:space="preserve"> </w:t>
      </w:r>
    </w:p>
    <w:p w14:paraId="43FA7D8A" w14:textId="77777777" w:rsidR="003F475F" w:rsidRPr="00571D63" w:rsidRDefault="003F475F" w:rsidP="003F475F">
      <w:pPr>
        <w:pStyle w:val="i0"/>
      </w:pPr>
      <w:r>
        <w:tab/>
        <w:t>ii.</w:t>
      </w:r>
      <w:r>
        <w:tab/>
        <w:t>i</w:t>
      </w:r>
      <w:r w:rsidRPr="00571D63">
        <w:t>f issuing receipts quarter</w:t>
      </w:r>
      <w:r>
        <w:t>ly, the last day of the quarter;</w:t>
      </w:r>
    </w:p>
    <w:p w14:paraId="7BAEE68E" w14:textId="77777777" w:rsidR="003F475F" w:rsidRDefault="003F475F" w:rsidP="003F475F">
      <w:pPr>
        <w:pStyle w:val="a0"/>
      </w:pPr>
      <w:r>
        <w:t>d.</w:t>
      </w:r>
      <w:r>
        <w:tab/>
        <w:t>n</w:t>
      </w:r>
      <w:r w:rsidRPr="00571D63">
        <w:t>otification to the department of changes that may affect certification eligibility.</w:t>
      </w:r>
    </w:p>
    <w:p w14:paraId="7FCFC41A" w14:textId="77777777" w:rsidR="003F475F" w:rsidRPr="00571D63" w:rsidRDefault="003F475F" w:rsidP="003F475F">
      <w:pPr>
        <w:pStyle w:val="AuthorityNote"/>
      </w:pPr>
      <w:r w:rsidRPr="00571D63">
        <w:t>AUTHORITY NOTE:</w:t>
      </w:r>
      <w:r w:rsidRPr="00571D63">
        <w:tab/>
        <w:t xml:space="preserve">Promulgated in accordance with R.S. 47:1511 and R.S. 47:6043. </w:t>
      </w:r>
    </w:p>
    <w:p w14:paraId="60A316A6" w14:textId="77777777" w:rsidR="003F475F" w:rsidRDefault="003F475F" w:rsidP="003F475F">
      <w:pPr>
        <w:pStyle w:val="HistoricalNote"/>
      </w:pPr>
      <w:r w:rsidRPr="00571D63">
        <w:t>HISTORICAL NOTE:</w:t>
      </w:r>
      <w:r w:rsidRPr="00571D63">
        <w:tab/>
        <w:t>Promulgated by the Department of Revenue, Tax Planning and Policy Division, LR 50:</w:t>
      </w:r>
      <w:r>
        <w:t>1503 (October 2024).</w:t>
      </w:r>
    </w:p>
    <w:p w14:paraId="021B3BE2" w14:textId="77777777" w:rsidR="00D92167" w:rsidRPr="00CD0AE2" w:rsidRDefault="00D92167" w:rsidP="00D92167">
      <w:pPr>
        <w:pStyle w:val="Section"/>
      </w:pPr>
      <w:bookmarkStart w:id="569" w:name="_Toc238197630"/>
      <w:r w:rsidRPr="00CD0AE2">
        <w:t>§1935.</w:t>
      </w:r>
      <w:r w:rsidRPr="00CD0AE2">
        <w:tab/>
      </w:r>
      <w:bookmarkStart w:id="570" w:name="_Hlk202341246"/>
      <w:r w:rsidRPr="00CD0AE2">
        <w:t xml:space="preserve">Louisiana Fortified Roof Tax Credit </w:t>
      </w:r>
      <w:bookmarkEnd w:id="570"/>
      <w:r w:rsidRPr="00CD0AE2">
        <w:t>Program</w:t>
      </w:r>
      <w:bookmarkEnd w:id="569"/>
    </w:p>
    <w:p w14:paraId="69D50FB6" w14:textId="77777777" w:rsidR="00D92167" w:rsidRPr="00CD0AE2" w:rsidRDefault="00D92167" w:rsidP="00D92167">
      <w:pPr>
        <w:pStyle w:val="A"/>
      </w:pPr>
      <w:r w:rsidRPr="00CD0AE2">
        <w:t>A.</w:t>
      </w:r>
      <w:r w:rsidRPr="00CD0AE2">
        <w:tab/>
        <w:t xml:space="preserve">General </w:t>
      </w:r>
    </w:p>
    <w:p w14:paraId="2DC8A551" w14:textId="77777777" w:rsidR="00D92167" w:rsidRPr="00CD0AE2" w:rsidRDefault="00D92167" w:rsidP="00D92167">
      <w:pPr>
        <w:pStyle w:val="1"/>
      </w:pPr>
      <w:r>
        <w:t>1.</w:t>
      </w:r>
      <w:r>
        <w:tab/>
      </w:r>
      <w:r w:rsidRPr="00CD0AE2">
        <w:t>Revised Statute 47:6044 authorizes a nonrefundable income tax credit for Louisiana residents who install a fortified roof, as certified by the Insurance Institute for Business and Home Safety, on qualifying property owned by the taxpayer for which the resident taxpayer claims a homestead exemption.</w:t>
      </w:r>
    </w:p>
    <w:p w14:paraId="057AE9FF" w14:textId="77777777" w:rsidR="00D92167" w:rsidRPr="00CD0AE2" w:rsidRDefault="00D92167" w:rsidP="00D92167">
      <w:pPr>
        <w:pStyle w:val="A"/>
      </w:pPr>
      <w:r w:rsidRPr="00CD0AE2">
        <w:t>B.</w:t>
      </w:r>
      <w:r w:rsidRPr="00CD0AE2">
        <w:tab/>
        <w:t xml:space="preserve">Definitions </w:t>
      </w:r>
    </w:p>
    <w:p w14:paraId="576F9FBF" w14:textId="77777777" w:rsidR="00D92167" w:rsidRPr="00CD0AE2" w:rsidRDefault="00D92167" w:rsidP="00D92167">
      <w:pPr>
        <w:pStyle w:val="1"/>
      </w:pPr>
      <w:r w:rsidRPr="00CD0AE2">
        <w:t>1.</w:t>
      </w:r>
      <w:r w:rsidRPr="00CD0AE2">
        <w:tab/>
        <w:t>Terms not otherwise defined in this Section shall have the meaning given to them in R.S. 47:6044, unless the context clearly indicates otherwise.</w:t>
      </w:r>
    </w:p>
    <w:p w14:paraId="7050407E" w14:textId="77777777" w:rsidR="00D92167" w:rsidRPr="00CD0AE2" w:rsidRDefault="00D92167" w:rsidP="00D92167">
      <w:pPr>
        <w:pStyle w:val="1"/>
      </w:pPr>
      <w:r w:rsidRPr="00CD0AE2">
        <w:t>2.</w:t>
      </w:r>
      <w:r w:rsidRPr="00CD0AE2">
        <w:tab/>
        <w:t>For purposes of this Section, the following words have the meanings provided herein, unless the context clearly indicates otherwise.</w:t>
      </w:r>
    </w:p>
    <w:p w14:paraId="51C7275F" w14:textId="77777777" w:rsidR="00D92167" w:rsidRPr="00CD0AE2" w:rsidRDefault="00D92167" w:rsidP="00D92167">
      <w:pPr>
        <w:pStyle w:val="A"/>
        <w:rPr>
          <w:i/>
          <w:iCs/>
        </w:rPr>
      </w:pPr>
      <w:r w:rsidRPr="00CD0AE2">
        <w:rPr>
          <w:i/>
          <w:iCs/>
        </w:rPr>
        <w:t>Department—</w:t>
      </w:r>
      <w:r w:rsidRPr="00CD0AE2">
        <w:t>the Louisiana Department of Revenue.</w:t>
      </w:r>
    </w:p>
    <w:p w14:paraId="603E3C41" w14:textId="77777777" w:rsidR="00D92167" w:rsidRPr="00CD0AE2" w:rsidRDefault="00D92167" w:rsidP="00D92167">
      <w:pPr>
        <w:pStyle w:val="A"/>
      </w:pPr>
      <w:r w:rsidRPr="00CD0AE2">
        <w:rPr>
          <w:i/>
          <w:iCs/>
        </w:rPr>
        <w:t>FORTIFIED—</w:t>
      </w:r>
      <w:r w:rsidRPr="00CD0AE2">
        <w:t>a program of the IBHS.</w:t>
      </w:r>
    </w:p>
    <w:p w14:paraId="4E9A7429" w14:textId="77777777" w:rsidR="00D92167" w:rsidRPr="00CD0AE2" w:rsidRDefault="00D92167" w:rsidP="00D92167">
      <w:pPr>
        <w:pStyle w:val="A"/>
        <w:rPr>
          <w:i/>
          <w:iCs/>
        </w:rPr>
      </w:pPr>
      <w:r w:rsidRPr="00CD0AE2">
        <w:rPr>
          <w:i/>
          <w:iCs/>
        </w:rPr>
        <w:t xml:space="preserve">FORTIFIED </w:t>
      </w:r>
      <w:r>
        <w:rPr>
          <w:i/>
          <w:iCs/>
        </w:rPr>
        <w:t>D</w:t>
      </w:r>
      <w:r w:rsidRPr="00CD0AE2">
        <w:rPr>
          <w:i/>
          <w:iCs/>
        </w:rPr>
        <w:t>esignation—</w:t>
      </w:r>
      <w:r w:rsidRPr="00CD0AE2">
        <w:t>a written certificate issued by the IBHS confirming that a qualifying property meets or exceeds the IBHS fortified roof standards.</w:t>
      </w:r>
    </w:p>
    <w:p w14:paraId="16672DFA" w14:textId="77777777" w:rsidR="00D92167" w:rsidRPr="00CD0AE2" w:rsidRDefault="00D92167" w:rsidP="00D92167">
      <w:pPr>
        <w:pStyle w:val="A"/>
        <w:rPr>
          <w:i/>
          <w:iCs/>
        </w:rPr>
      </w:pPr>
      <w:r w:rsidRPr="00CD0AE2">
        <w:rPr>
          <w:i/>
          <w:iCs/>
        </w:rPr>
        <w:t xml:space="preserve">FORTIFIED </w:t>
      </w:r>
      <w:r>
        <w:rPr>
          <w:i/>
          <w:iCs/>
        </w:rPr>
        <w:t>H</w:t>
      </w:r>
      <w:r w:rsidRPr="00CD0AE2">
        <w:rPr>
          <w:i/>
          <w:iCs/>
        </w:rPr>
        <w:t xml:space="preserve">ome </w:t>
      </w:r>
      <w:r>
        <w:rPr>
          <w:i/>
          <w:iCs/>
        </w:rPr>
        <w:t>E</w:t>
      </w:r>
      <w:r w:rsidRPr="00CD0AE2">
        <w:rPr>
          <w:i/>
          <w:iCs/>
        </w:rPr>
        <w:t>valuator—</w:t>
      </w:r>
      <w:r w:rsidRPr="00CD0AE2">
        <w:t xml:space="preserve">an independent, third party who has completed the FORTIFIED training requirements </w:t>
      </w:r>
      <w:r w:rsidRPr="00CD0AE2">
        <w:lastRenderedPageBreak/>
        <w:t>and is certified by the IBHS as a home evaluator who can certify that a home meets the FORTIFIED roof standards. A list of certified home evaluators can be found at www.fortifiedproviders.com.</w:t>
      </w:r>
    </w:p>
    <w:p w14:paraId="0F5B8493" w14:textId="77777777" w:rsidR="00D92167" w:rsidRPr="00CD0AE2" w:rsidRDefault="00D92167" w:rsidP="00D92167">
      <w:pPr>
        <w:pStyle w:val="A"/>
      </w:pPr>
      <w:r w:rsidRPr="00CD0AE2">
        <w:rPr>
          <w:i/>
          <w:iCs/>
        </w:rPr>
        <w:t>Insurance Institute for Business and Home Safety (</w:t>
      </w:r>
      <w:r w:rsidRPr="00CD0AE2">
        <w:t>IBHS</w:t>
      </w:r>
      <w:r w:rsidRPr="00CD0AE2">
        <w:rPr>
          <w:i/>
          <w:iCs/>
        </w:rPr>
        <w:t>)—</w:t>
      </w:r>
      <w:r w:rsidRPr="00CD0AE2">
        <w:t>a non-profit research and communications organization of the property and casualty insurance industry that defines the fortified roof standards for homes, information for which can be found at www.fortifiedhome.org.</w:t>
      </w:r>
    </w:p>
    <w:p w14:paraId="44F9AA15" w14:textId="77777777" w:rsidR="00D92167" w:rsidRPr="00CD0AE2" w:rsidRDefault="00D92167" w:rsidP="00D92167">
      <w:pPr>
        <w:pStyle w:val="A"/>
      </w:pPr>
      <w:r w:rsidRPr="00CD0AE2">
        <w:rPr>
          <w:i/>
          <w:iCs/>
        </w:rPr>
        <w:t>LFRTCP-</w:t>
      </w:r>
      <w:r>
        <w:rPr>
          <w:i/>
          <w:iCs/>
        </w:rPr>
        <w:t>A</w:t>
      </w:r>
      <w:r w:rsidRPr="00CD0AE2">
        <w:rPr>
          <w:i/>
          <w:iCs/>
        </w:rPr>
        <w:t xml:space="preserve">pproved </w:t>
      </w:r>
      <w:r>
        <w:rPr>
          <w:i/>
          <w:iCs/>
        </w:rPr>
        <w:t>C</w:t>
      </w:r>
      <w:r w:rsidRPr="00CD0AE2">
        <w:rPr>
          <w:i/>
          <w:iCs/>
        </w:rPr>
        <w:t>ontractor—</w:t>
      </w:r>
      <w:r w:rsidRPr="00CD0AE2">
        <w:t>a contractor listed in the IBHS Directory at www.fortifiedproviders.com who meets the program requirements of this Section.</w:t>
      </w:r>
    </w:p>
    <w:p w14:paraId="38FEC7B0" w14:textId="77777777" w:rsidR="00D92167" w:rsidRPr="00CD0AE2" w:rsidRDefault="00D92167" w:rsidP="00D92167">
      <w:pPr>
        <w:pStyle w:val="A"/>
      </w:pPr>
      <w:r w:rsidRPr="00CD0AE2">
        <w:rPr>
          <w:i/>
          <w:iCs/>
        </w:rPr>
        <w:t>Louisiana Fortified Roof Tax Credit Program</w:t>
      </w:r>
      <w:r w:rsidRPr="00CD0AE2">
        <w:t xml:space="preserve"> (LFRTCP)—a program enacted by Act 404 of the 2025 Regular Session, administered by the department, to provide an individual income tax credit to incentivize homeowners to retrofit roofs of insured property, as defined in R.S. 22:1483(C)(9), with a homestead exemption utilizing construction techniques demonstrated to reduce losses caused by a hurricane, tornado, or other catastrophic windstorm event and that meet or exceed the IBHS FORTIFIED roof standard, information for which can be found at www.ibhs.org.</w:t>
      </w:r>
    </w:p>
    <w:p w14:paraId="213F7F89" w14:textId="77777777" w:rsidR="00D92167" w:rsidRPr="00CD0AE2" w:rsidRDefault="00D92167" w:rsidP="00D92167">
      <w:pPr>
        <w:pStyle w:val="A"/>
      </w:pPr>
      <w:r w:rsidRPr="00CD0AE2">
        <w:t>C.</w:t>
      </w:r>
      <w:r w:rsidRPr="00CD0AE2">
        <w:tab/>
        <w:t>Credit Eligibility Requirements. All of the following requirements shall be met to earn the credit:</w:t>
      </w:r>
    </w:p>
    <w:p w14:paraId="1C0C6105" w14:textId="77777777" w:rsidR="00D92167" w:rsidRPr="00CD0AE2" w:rsidRDefault="00D92167" w:rsidP="00D92167">
      <w:pPr>
        <w:pStyle w:val="1"/>
      </w:pPr>
      <w:r w:rsidRPr="00CD0AE2">
        <w:t>1.</w:t>
      </w:r>
      <w:r w:rsidRPr="00CD0AE2">
        <w:tab/>
        <w:t>The home shall be a qualifying property in good repair unless damaged by a hurricane, non-hurricane wind, or hail.</w:t>
      </w:r>
    </w:p>
    <w:p w14:paraId="21F2C3C7" w14:textId="77777777" w:rsidR="00D92167" w:rsidRPr="00CD0AE2" w:rsidRDefault="00D92167" w:rsidP="00D92167">
      <w:pPr>
        <w:pStyle w:val="1"/>
      </w:pPr>
      <w:r w:rsidRPr="00CD0AE2">
        <w:t>2.</w:t>
      </w:r>
      <w:r w:rsidRPr="00CD0AE2">
        <w:tab/>
        <w:t>The fortification work shall comply with the requirements of Subsection D.</w:t>
      </w:r>
    </w:p>
    <w:p w14:paraId="794D5D4A" w14:textId="77777777" w:rsidR="00D92167" w:rsidRPr="00CD0AE2" w:rsidRDefault="00D92167" w:rsidP="00D92167">
      <w:pPr>
        <w:pStyle w:val="1"/>
      </w:pPr>
      <w:r w:rsidRPr="00CD0AE2">
        <w:t>3.</w:t>
      </w:r>
      <w:r w:rsidRPr="00CD0AE2">
        <w:tab/>
        <w:t>The taxpayer shall be responsible for paying a certified home evaluator of the homeowner’s choice to provide an IBHS home evaluation as well as all other costs and fees necessary to satisfy the requirements of this Section, including, but not limited to, legally required permits or inspections. These expenses shall not constitute qualifying expenses for purposes of the credit.</w:t>
      </w:r>
    </w:p>
    <w:p w14:paraId="2800E256" w14:textId="77777777" w:rsidR="00D92167" w:rsidRPr="00CD0AE2" w:rsidRDefault="00D92167" w:rsidP="00D92167">
      <w:pPr>
        <w:pStyle w:val="A"/>
      </w:pPr>
      <w:r w:rsidRPr="00CD0AE2">
        <w:t>D.</w:t>
      </w:r>
      <w:r w:rsidRPr="00CD0AE2">
        <w:tab/>
        <w:t>Fortified Roof Installation Requirements</w:t>
      </w:r>
    </w:p>
    <w:p w14:paraId="44F7B9DC" w14:textId="77777777" w:rsidR="00D92167" w:rsidRPr="00CD0AE2" w:rsidRDefault="00D92167" w:rsidP="00D92167">
      <w:pPr>
        <w:pStyle w:val="1"/>
      </w:pPr>
      <w:r w:rsidRPr="00CD0AE2">
        <w:t>1.</w:t>
      </w:r>
      <w:r w:rsidRPr="00CD0AE2">
        <w:tab/>
        <w:t>Prior to installation, a FORTIFIED home evaluator of the homeowner’s choice must provide the homeowner with an IBHS home review evaluation of the home seeking to be FORTIFIED.</w:t>
      </w:r>
      <w:r>
        <w:t xml:space="preserve"> </w:t>
      </w:r>
    </w:p>
    <w:p w14:paraId="6EA204BC" w14:textId="77777777" w:rsidR="00D92167" w:rsidRPr="00CD0AE2" w:rsidRDefault="00D92167" w:rsidP="00D92167">
      <w:pPr>
        <w:pStyle w:val="1"/>
      </w:pPr>
      <w:r w:rsidRPr="00CD0AE2">
        <w:t>2.</w:t>
      </w:r>
      <w:r w:rsidRPr="00CD0AE2">
        <w:tab/>
        <w:t>The FORTIFIED home evaluator shall determine whether the home meets a minimum structural standard on a pass-fail basis before identifying all improvements required to meet or exceed the FORTIFIED roof standard. Thereafter, the FORTIFIED home evaluator shall summarize his findings in a report and provide a copy to the homeowner.</w:t>
      </w:r>
    </w:p>
    <w:p w14:paraId="589C9C01" w14:textId="77777777" w:rsidR="00D92167" w:rsidRPr="00CD0AE2" w:rsidRDefault="00D92167" w:rsidP="00D92167">
      <w:pPr>
        <w:pStyle w:val="1"/>
      </w:pPr>
      <w:r w:rsidRPr="00CD0AE2">
        <w:t>3.</w:t>
      </w:r>
      <w:r w:rsidRPr="00CD0AE2">
        <w:tab/>
        <w:t xml:space="preserve">After meeting the requirements of Paragraph (1) and (2) of this Subsection, the taxpayer must contract with an LFRTCP-approved contractor to fortify the home. Once the LFRTCP-approved contractor completes the fortification work on the home, the contractor must provide the taxpayer with a copy of the signed contract, a final invoice, and a completed Form R-90157-B, LFRTCP Qualifying Expenses. </w:t>
      </w:r>
    </w:p>
    <w:p w14:paraId="0B19A803" w14:textId="77777777" w:rsidR="00D92167" w:rsidRPr="00CD0AE2" w:rsidRDefault="00D92167" w:rsidP="00D92167">
      <w:pPr>
        <w:pStyle w:val="1"/>
      </w:pPr>
      <w:r w:rsidRPr="00CD0AE2">
        <w:t>4.</w:t>
      </w:r>
      <w:r w:rsidRPr="00CD0AE2">
        <w:tab/>
        <w:t>After meeting the requirements of Paragraphs (1), (2), and (3) of this Subsection, a certified home evaluator will perform all required evaluations to confirm that the LFRTCP-approved contractor completed the fortification work according to the IBHS FORTIFIED roof standard. Thereafter, the IBHS shall review the evaluation and determine whether to issue a FORTIFIED designation.</w:t>
      </w:r>
    </w:p>
    <w:p w14:paraId="724F1FCD" w14:textId="77777777" w:rsidR="00D92167" w:rsidRPr="00CD0AE2" w:rsidRDefault="00D92167" w:rsidP="00D92167">
      <w:pPr>
        <w:pStyle w:val="A"/>
      </w:pPr>
      <w:r w:rsidRPr="00CD0AE2">
        <w:t>E.</w:t>
      </w:r>
      <w:r w:rsidRPr="00CD0AE2">
        <w:tab/>
        <w:t>Documentation Requirements</w:t>
      </w:r>
    </w:p>
    <w:p w14:paraId="6083FBD3" w14:textId="77777777" w:rsidR="00D92167" w:rsidRPr="00CD0AE2" w:rsidRDefault="00D92167" w:rsidP="00D92167">
      <w:pPr>
        <w:pStyle w:val="1"/>
      </w:pPr>
      <w:r w:rsidRPr="00CD0AE2">
        <w:t>1.</w:t>
      </w:r>
      <w:r w:rsidRPr="00CD0AE2">
        <w:tab/>
        <w:t>To apply for the Louisiana fortified roof tax credit, a resident taxpayer shall complete and submit Form R-90157, Application for Louisiana Fortified Roof Tax Credit together with Form R-90157-B, LFRTCP Qualifying Expenses</w:t>
      </w:r>
      <w:r w:rsidRPr="00CD0AE2">
        <w:rPr>
          <w:i/>
          <w:iCs/>
        </w:rPr>
        <w:t xml:space="preserve"> </w:t>
      </w:r>
      <w:r w:rsidRPr="00CD0AE2">
        <w:t>which has been completed by the LFRTCP-approved contractor who performed the fortification work. Completed applications must be submitted electronically through the Louisiana Taxpayer Access Point (LaTAP) and shall include all of the following supporting documents:</w:t>
      </w:r>
    </w:p>
    <w:p w14:paraId="4260AD56" w14:textId="77777777" w:rsidR="00D92167" w:rsidRPr="00CD0AE2" w:rsidRDefault="00D92167" w:rsidP="00D92167">
      <w:pPr>
        <w:pStyle w:val="a0"/>
      </w:pPr>
      <w:r w:rsidRPr="00CD0AE2">
        <w:t>a.</w:t>
      </w:r>
      <w:r w:rsidRPr="00CD0AE2">
        <w:tab/>
        <w:t>A copy of the report prepared by a FORTIFIED home evaluator which identifies all improvements required to meet or exceed the FORTIFIED roof standard.</w:t>
      </w:r>
      <w:r>
        <w:t xml:space="preserve"> </w:t>
      </w:r>
    </w:p>
    <w:p w14:paraId="11E6945C" w14:textId="77777777" w:rsidR="00D92167" w:rsidRPr="00CD0AE2" w:rsidRDefault="00D92167" w:rsidP="00D92167">
      <w:pPr>
        <w:pStyle w:val="a0"/>
      </w:pPr>
      <w:r w:rsidRPr="00CD0AE2">
        <w:t>b.</w:t>
      </w:r>
      <w:r w:rsidRPr="00CD0AE2">
        <w:tab/>
        <w:t>A copy of the signed contract with an LFRTCP-approved contractor.</w:t>
      </w:r>
    </w:p>
    <w:p w14:paraId="55D65846" w14:textId="77777777" w:rsidR="00D92167" w:rsidRPr="00CD0AE2" w:rsidRDefault="00D92167" w:rsidP="00D92167">
      <w:pPr>
        <w:pStyle w:val="a0"/>
      </w:pPr>
      <w:r w:rsidRPr="00CD0AE2">
        <w:t>c.</w:t>
      </w:r>
      <w:r w:rsidRPr="00CD0AE2">
        <w:tab/>
        <w:t>A copy of the final invoice issued by the LFRTCP-approved contractor.</w:t>
      </w:r>
    </w:p>
    <w:p w14:paraId="1B0560E1" w14:textId="77777777" w:rsidR="00D92167" w:rsidRPr="00CD0AE2" w:rsidRDefault="00D92167" w:rsidP="00D92167">
      <w:pPr>
        <w:pStyle w:val="a0"/>
      </w:pPr>
      <w:r w:rsidRPr="00CD0AE2">
        <w:t>d.</w:t>
      </w:r>
      <w:r w:rsidRPr="00CD0AE2">
        <w:tab/>
        <w:t>A copy of the FORTIFIED designation which lists the date of certification.</w:t>
      </w:r>
    </w:p>
    <w:p w14:paraId="38625D59" w14:textId="77777777" w:rsidR="00D92167" w:rsidRPr="00CD0AE2" w:rsidRDefault="00D92167" w:rsidP="00D92167">
      <w:pPr>
        <w:pStyle w:val="1"/>
      </w:pPr>
      <w:r w:rsidRPr="00CD0AE2">
        <w:t>2.</w:t>
      </w:r>
      <w:r w:rsidRPr="00CD0AE2">
        <w:tab/>
        <w:t>The Department shall notify each taxpayer that submitted a timely and complete application as to whether the application has been approved or denied. If approved, the notice shall indicate the amount of credit earned and the taxable periods against which the nonrefundable credit(s) may be used. If denied, the notice shall provide the reasons for denial.</w:t>
      </w:r>
    </w:p>
    <w:p w14:paraId="30A3EF5B" w14:textId="77777777" w:rsidR="00D92167" w:rsidRPr="00CD0AE2" w:rsidRDefault="00D92167" w:rsidP="00D92167">
      <w:pPr>
        <w:pStyle w:val="1"/>
      </w:pPr>
      <w:r w:rsidRPr="00CD0AE2">
        <w:t>3.</w:t>
      </w:r>
      <w:r w:rsidRPr="00CD0AE2">
        <w:tab/>
        <w:t>An application shall not be considered complete until all documentation requested by the department has been received. Failure to respond within 60 days of a request for documentation from the department will result in denial of the application and require the submission of a new application with an updated application date.</w:t>
      </w:r>
    </w:p>
    <w:p w14:paraId="1C224F9A" w14:textId="77777777" w:rsidR="00D92167" w:rsidRPr="00CD0AE2" w:rsidRDefault="00D92167" w:rsidP="00D92167">
      <w:pPr>
        <w:pStyle w:val="A"/>
      </w:pPr>
      <w:r w:rsidRPr="00CD0AE2">
        <w:t>F.</w:t>
      </w:r>
      <w:r w:rsidRPr="00CD0AE2">
        <w:tab/>
        <w:t>Contractor Eligibility Requirements</w:t>
      </w:r>
    </w:p>
    <w:p w14:paraId="6B547CBE" w14:textId="77777777" w:rsidR="00D92167" w:rsidRPr="00CD0AE2" w:rsidRDefault="00D92167" w:rsidP="00D92167">
      <w:pPr>
        <w:pStyle w:val="1"/>
      </w:pPr>
      <w:r w:rsidRPr="00CD0AE2">
        <w:t>1.</w:t>
      </w:r>
      <w:r w:rsidRPr="00CD0AE2">
        <w:tab/>
        <w:t>To be eligible to work as an LFRTCP contractor, the contractor must meet all of the following program requirements:</w:t>
      </w:r>
    </w:p>
    <w:p w14:paraId="23426EE6" w14:textId="77777777" w:rsidR="00D92167" w:rsidRPr="00CD0AE2" w:rsidRDefault="00D92167" w:rsidP="00D92167">
      <w:pPr>
        <w:pStyle w:val="a0"/>
      </w:pPr>
      <w:r w:rsidRPr="00CD0AE2">
        <w:t>a.</w:t>
      </w:r>
      <w:r w:rsidRPr="00CD0AE2">
        <w:tab/>
      </w:r>
      <w:r>
        <w:t>h</w:t>
      </w:r>
      <w:r w:rsidRPr="00CD0AE2">
        <w:t>olds a valid residential license or home improvement registration issued by the Louisiana State Licensing Board for Contractors (LSLBC) and be in good standing with the LSLBC.</w:t>
      </w:r>
    </w:p>
    <w:p w14:paraId="46A53A5B" w14:textId="77777777" w:rsidR="00D92167" w:rsidRPr="00CD0AE2" w:rsidRDefault="00D92167" w:rsidP="00D92167">
      <w:pPr>
        <w:pStyle w:val="a0"/>
      </w:pPr>
      <w:r w:rsidRPr="00CD0AE2">
        <w:t>b.</w:t>
      </w:r>
      <w:r w:rsidRPr="00CD0AE2">
        <w:tab/>
      </w:r>
      <w:r>
        <w:t>h</w:t>
      </w:r>
      <w:r w:rsidRPr="00CD0AE2">
        <w:t>olds any other valid state or jurisdictional business licenses or work permits required by law in Louisiana.</w:t>
      </w:r>
    </w:p>
    <w:p w14:paraId="4BBC95DE" w14:textId="77777777" w:rsidR="00D92167" w:rsidRPr="00CD0AE2" w:rsidRDefault="00D92167" w:rsidP="00D92167">
      <w:pPr>
        <w:pStyle w:val="a0"/>
      </w:pPr>
      <w:r w:rsidRPr="00CD0AE2">
        <w:t>c.</w:t>
      </w:r>
      <w:r w:rsidRPr="00CD0AE2">
        <w:tab/>
      </w:r>
      <w:r>
        <w:t>m</w:t>
      </w:r>
      <w:r w:rsidRPr="00CD0AE2">
        <w:t>aintains a general liability policy with $1,000,000 in liability coverage.</w:t>
      </w:r>
    </w:p>
    <w:p w14:paraId="1CCE3334" w14:textId="77777777" w:rsidR="00D92167" w:rsidRPr="00CD0AE2" w:rsidRDefault="00D92167" w:rsidP="00D92167">
      <w:pPr>
        <w:pStyle w:val="a0"/>
      </w:pPr>
      <w:r w:rsidRPr="00CD0AE2">
        <w:lastRenderedPageBreak/>
        <w:t>d.</w:t>
      </w:r>
      <w:r w:rsidRPr="00CD0AE2">
        <w:tab/>
      </w:r>
      <w:r>
        <w:t>m</w:t>
      </w:r>
      <w:r w:rsidRPr="00CD0AE2">
        <w:t>aintains a workers’ compensation policy in compliance with Louisiana law.</w:t>
      </w:r>
    </w:p>
    <w:p w14:paraId="2D8F054B" w14:textId="77777777" w:rsidR="00D92167" w:rsidRPr="00CD0AE2" w:rsidRDefault="00D92167" w:rsidP="00D92167">
      <w:pPr>
        <w:pStyle w:val="a0"/>
      </w:pPr>
      <w:r w:rsidRPr="00CD0AE2">
        <w:t>e.</w:t>
      </w:r>
      <w:r w:rsidRPr="00CD0AE2">
        <w:tab/>
      </w:r>
      <w:r>
        <w:t>h</w:t>
      </w:r>
      <w:r w:rsidRPr="00CD0AE2">
        <w:t>olds a FORTIFIED certification issued by the IBHS or its successor.</w:t>
      </w:r>
    </w:p>
    <w:p w14:paraId="62CAD8F3" w14:textId="77777777" w:rsidR="00D92167" w:rsidRPr="00CD0AE2" w:rsidRDefault="00D92167" w:rsidP="00D92167">
      <w:pPr>
        <w:pStyle w:val="a0"/>
      </w:pPr>
      <w:r w:rsidRPr="00CD0AE2">
        <w:t>f.</w:t>
      </w:r>
      <w:r w:rsidRPr="00CD0AE2">
        <w:tab/>
      </w:r>
      <w:r>
        <w:t>i</w:t>
      </w:r>
      <w:r w:rsidRPr="00CD0AE2">
        <w:t>s listed on the IBHS Directory as an approved contractor at www.fortifiedproviders.com.</w:t>
      </w:r>
    </w:p>
    <w:p w14:paraId="1AF1BFCA" w14:textId="77777777" w:rsidR="00D92167" w:rsidRPr="00CD0AE2" w:rsidRDefault="00D92167" w:rsidP="00D92167">
      <w:pPr>
        <w:pStyle w:val="a0"/>
      </w:pPr>
      <w:r w:rsidRPr="00CD0AE2">
        <w:t>g.</w:t>
      </w:r>
      <w:r w:rsidRPr="00CD0AE2">
        <w:tab/>
      </w:r>
      <w:r>
        <w:t>c</w:t>
      </w:r>
      <w:r w:rsidRPr="00CD0AE2">
        <w:t>omplies with all regulatory and tax laws regulating businesses in the state of Louisiana.</w:t>
      </w:r>
    </w:p>
    <w:p w14:paraId="4757763C" w14:textId="77777777" w:rsidR="00D92167" w:rsidRPr="00CD0AE2" w:rsidRDefault="00D92167" w:rsidP="00D92167">
      <w:pPr>
        <w:pStyle w:val="A"/>
      </w:pPr>
      <w:r w:rsidRPr="00CD0AE2">
        <w:t>G.</w:t>
      </w:r>
      <w:r w:rsidRPr="00CD0AE2">
        <w:tab/>
        <w:t>Conflicts of Interest</w:t>
      </w:r>
    </w:p>
    <w:p w14:paraId="015FAB13" w14:textId="77777777" w:rsidR="00D92167" w:rsidRPr="00CD0AE2" w:rsidRDefault="00D92167" w:rsidP="00D92167">
      <w:pPr>
        <w:pStyle w:val="1"/>
      </w:pPr>
      <w:r w:rsidRPr="00CD0AE2">
        <w:t>1.</w:t>
      </w:r>
      <w:r w:rsidRPr="00CD0AE2">
        <w:tab/>
        <w:t>LFRTCP-approved contractors</w:t>
      </w:r>
    </w:p>
    <w:p w14:paraId="4E32B21F" w14:textId="77777777" w:rsidR="00D92167" w:rsidRPr="00CD0AE2" w:rsidRDefault="00D92167" w:rsidP="00D92167">
      <w:pPr>
        <w:pStyle w:val="a0"/>
      </w:pPr>
      <w:r w:rsidRPr="00CD0AE2">
        <w:t>a.</w:t>
      </w:r>
      <w:r w:rsidRPr="00CD0AE2">
        <w:tab/>
        <w:t>LFRTCP-approved contractors cannot possess a financial interest in any projects for which they perform work toward a FORTIFIED designation other than for payment by the homeowner for services rendered.</w:t>
      </w:r>
    </w:p>
    <w:p w14:paraId="09E82E47" w14:textId="77777777" w:rsidR="00D92167" w:rsidRPr="00CD0AE2" w:rsidRDefault="00D92167" w:rsidP="00D92167">
      <w:pPr>
        <w:pStyle w:val="a0"/>
      </w:pPr>
      <w:r w:rsidRPr="00CD0AE2">
        <w:t>b.</w:t>
      </w:r>
      <w:r w:rsidRPr="00CD0AE2">
        <w:tab/>
        <w:t>LFRTCP-approved contractors cannot be the FORTIFIED home evaluator for a FORTIFIED designation on any project eligible for the LFRTCP.</w:t>
      </w:r>
    </w:p>
    <w:p w14:paraId="2B43FEA9" w14:textId="77777777" w:rsidR="00D92167" w:rsidRPr="00CD0AE2" w:rsidRDefault="00D92167" w:rsidP="00D92167">
      <w:pPr>
        <w:pStyle w:val="1"/>
      </w:pPr>
      <w:r w:rsidRPr="00CD0AE2">
        <w:t>2.</w:t>
      </w:r>
      <w:r w:rsidRPr="00CD0AE2">
        <w:tab/>
        <w:t>FORTIFIED home evaluators</w:t>
      </w:r>
    </w:p>
    <w:p w14:paraId="6A8D5AF4" w14:textId="77777777" w:rsidR="00D92167" w:rsidRPr="00CD0AE2" w:rsidRDefault="00D92167" w:rsidP="00D92167">
      <w:pPr>
        <w:pStyle w:val="a0"/>
      </w:pPr>
      <w:r w:rsidRPr="00CD0AE2">
        <w:t>a.</w:t>
      </w:r>
      <w:r w:rsidRPr="00CD0AE2">
        <w:tab/>
        <w:t>FORTIFIED home evaluators cannot possess a financial interest in any projects for which they perform work toward a FORTIFIED designation other than for payment by the homeowner for services rendered.</w:t>
      </w:r>
    </w:p>
    <w:p w14:paraId="4BE7405F" w14:textId="77777777" w:rsidR="00D92167" w:rsidRDefault="00D92167" w:rsidP="00D92167">
      <w:pPr>
        <w:pStyle w:val="a0"/>
      </w:pPr>
      <w:r w:rsidRPr="00CD0AE2">
        <w:t>b.</w:t>
      </w:r>
      <w:r w:rsidRPr="00CD0AE2">
        <w:tab/>
        <w:t>FORTIFIED home evaluators cannot be the LFRTCP-approved contractor or supplier of any material, products, or systems installed in any home they inspect for FORTIFIED designation.</w:t>
      </w:r>
    </w:p>
    <w:p w14:paraId="019D4E6A" w14:textId="77777777" w:rsidR="00D92167" w:rsidRPr="00CD0AE2" w:rsidRDefault="00D92167" w:rsidP="00D92167">
      <w:pPr>
        <w:pStyle w:val="AuthorityNote"/>
      </w:pPr>
      <w:r w:rsidRPr="00CD0AE2">
        <w:t>AUTHORITY NOTE:</w:t>
      </w:r>
      <w:r w:rsidRPr="00CD0AE2">
        <w:tab/>
        <w:t>Promulgated in accordance with R.S. 47:1511 and 47:6044.</w:t>
      </w:r>
    </w:p>
    <w:p w14:paraId="0AD5DA14" w14:textId="77777777" w:rsidR="00D92167" w:rsidRDefault="00D92167" w:rsidP="00D92167">
      <w:pPr>
        <w:pStyle w:val="HistoricalNote"/>
      </w:pPr>
      <w:r w:rsidRPr="00CD0AE2">
        <w:t>HISTORICAL NOTE:</w:t>
      </w:r>
      <w:r w:rsidRPr="00CD0AE2">
        <w:tab/>
        <w:t>Promulgated by the Department of Revenue, Tax Policy and Planning Division, LR 51:</w:t>
      </w:r>
      <w:r>
        <w:t>2110 (December 2025).</w:t>
      </w:r>
    </w:p>
    <w:p w14:paraId="491BF321" w14:textId="77777777" w:rsidR="00D92167" w:rsidRPr="00CD0AE2" w:rsidRDefault="00D92167" w:rsidP="00D92167">
      <w:pPr>
        <w:pStyle w:val="Section"/>
      </w:pPr>
      <w:bookmarkStart w:id="571" w:name="_Toc238197631"/>
      <w:r w:rsidRPr="00CD0AE2">
        <w:t>§1937.</w:t>
      </w:r>
      <w:r w:rsidRPr="00CD0AE2">
        <w:tab/>
        <w:t>Construction Code Retrofitting Deduction</w:t>
      </w:r>
      <w:bookmarkEnd w:id="571"/>
      <w:r w:rsidRPr="00CD0AE2">
        <w:t xml:space="preserve"> </w:t>
      </w:r>
    </w:p>
    <w:p w14:paraId="504B115E" w14:textId="77777777" w:rsidR="00D92167" w:rsidRPr="00CD0AE2" w:rsidRDefault="00D92167" w:rsidP="00D92167">
      <w:pPr>
        <w:pStyle w:val="A"/>
      </w:pPr>
      <w:r w:rsidRPr="00CD0AE2">
        <w:t>A. General Provisions</w:t>
      </w:r>
    </w:p>
    <w:p w14:paraId="6AE6132B" w14:textId="77777777" w:rsidR="00D92167" w:rsidRPr="00CD0AE2" w:rsidRDefault="00D92167" w:rsidP="00D92167">
      <w:pPr>
        <w:pStyle w:val="1"/>
      </w:pPr>
      <w:r w:rsidRPr="00CD0AE2">
        <w:t>1.</w:t>
      </w:r>
      <w:r w:rsidRPr="00CD0AE2">
        <w:tab/>
        <w:t>Pursuant to R.S. 47:293(2)(a)(i), a deduction is allowed for 50</w:t>
      </w:r>
      <w:r>
        <w:t xml:space="preserve"> percent</w:t>
      </w:r>
      <w:r w:rsidRPr="00CD0AE2">
        <w:t xml:space="preserve"> of the cost paid or incurred by a taxpayer to voluntarily retrofit the taxpayer’s primary residence to comply with either the State Uniform Construction Code (SUCC) or the FORTIFIED home standards developed by the Insurance Institute for Business and Home Safety (IBHS).</w:t>
      </w:r>
    </w:p>
    <w:p w14:paraId="177A5887" w14:textId="77777777" w:rsidR="00D92167" w:rsidRPr="00CD0AE2" w:rsidRDefault="00D92167" w:rsidP="00D92167">
      <w:pPr>
        <w:pStyle w:val="A"/>
      </w:pPr>
      <w:r w:rsidRPr="00CD0AE2">
        <w:t>B.</w:t>
      </w:r>
      <w:r>
        <w:tab/>
      </w:r>
      <w:r w:rsidRPr="00CD0AE2">
        <w:t>Definitions</w:t>
      </w:r>
    </w:p>
    <w:p w14:paraId="4BA2E8EB" w14:textId="77777777" w:rsidR="00D92167" w:rsidRPr="00CD0AE2" w:rsidRDefault="00D92167" w:rsidP="00D92167">
      <w:pPr>
        <w:pStyle w:val="1"/>
      </w:pPr>
      <w:r w:rsidRPr="00CD0AE2">
        <w:t>1.</w:t>
      </w:r>
      <w:r w:rsidRPr="00CD0AE2">
        <w:tab/>
        <w:t>The definitions set forth in R.S. 47:293(2)(a)(1) shall apply for purposes of this Section.</w:t>
      </w:r>
    </w:p>
    <w:p w14:paraId="43CE49DA" w14:textId="77777777" w:rsidR="00D92167" w:rsidRPr="00CD0AE2" w:rsidRDefault="00D92167" w:rsidP="00D92167">
      <w:pPr>
        <w:pStyle w:val="1"/>
      </w:pPr>
      <w:r w:rsidRPr="00CD0AE2">
        <w:t>2</w:t>
      </w:r>
      <w:r>
        <w:t>.</w:t>
      </w:r>
      <w:r w:rsidRPr="00CD0AE2">
        <w:tab/>
        <w:t>In addition, and unless inconsistent with the enabling statute or this Section, the definitions found in LAC 61:I.1935 shall apply to this Section.</w:t>
      </w:r>
      <w:r>
        <w:t xml:space="preserve"> </w:t>
      </w:r>
    </w:p>
    <w:p w14:paraId="5BF3F8CD" w14:textId="77777777" w:rsidR="00D92167" w:rsidRPr="00CD0AE2" w:rsidRDefault="00D92167" w:rsidP="00D92167">
      <w:pPr>
        <w:pStyle w:val="A"/>
      </w:pPr>
      <w:r w:rsidRPr="00CD0AE2">
        <w:t>C.</w:t>
      </w:r>
      <w:r w:rsidRPr="00CD0AE2">
        <w:tab/>
        <w:t>Documentation Requirements</w:t>
      </w:r>
    </w:p>
    <w:p w14:paraId="399CAAB0" w14:textId="77777777" w:rsidR="00D92167" w:rsidRPr="00CD0AE2" w:rsidRDefault="00D92167" w:rsidP="00D92167">
      <w:pPr>
        <w:pStyle w:val="1"/>
      </w:pPr>
      <w:r w:rsidRPr="00CD0AE2">
        <w:t>1.</w:t>
      </w:r>
      <w:r w:rsidRPr="00CD0AE2">
        <w:tab/>
        <w:t>Taxpayers claiming the SUCC deduction must provide the following with their return:</w:t>
      </w:r>
    </w:p>
    <w:p w14:paraId="4A4CF016" w14:textId="77777777" w:rsidR="00D92167" w:rsidRPr="00CD0AE2" w:rsidRDefault="00D92167" w:rsidP="00D92167">
      <w:pPr>
        <w:pStyle w:val="a0"/>
      </w:pPr>
      <w:r w:rsidRPr="00CD0AE2">
        <w:t>a.</w:t>
      </w:r>
      <w:r w:rsidRPr="00CD0AE2">
        <w:tab/>
      </w:r>
      <w:r>
        <w:t>p</w:t>
      </w:r>
      <w:r w:rsidRPr="00CD0AE2">
        <w:t>roof that the improvements meet SUCC requirements, including copies of relevant SUCC sections and receipts or invoices verifying project costs.</w:t>
      </w:r>
    </w:p>
    <w:p w14:paraId="04A36725" w14:textId="77777777" w:rsidR="00D92167" w:rsidRPr="00CD0AE2" w:rsidRDefault="00D92167" w:rsidP="00D92167">
      <w:pPr>
        <w:pStyle w:val="a0"/>
      </w:pPr>
      <w:r w:rsidRPr="00CD0AE2">
        <w:t>b.</w:t>
      </w:r>
      <w:r w:rsidRPr="00CD0AE2">
        <w:tab/>
      </w:r>
      <w:r>
        <w:t>a</w:t>
      </w:r>
      <w:r w:rsidRPr="00CD0AE2">
        <w:t xml:space="preserve"> written statement confirming the retrofitting was done voluntarily and not required due to new construction or insurance-related repairs from previous damage.</w:t>
      </w:r>
    </w:p>
    <w:p w14:paraId="0BB8A02E" w14:textId="77777777" w:rsidR="00D92167" w:rsidRPr="00CD0AE2" w:rsidRDefault="00D92167" w:rsidP="00D92167">
      <w:pPr>
        <w:pStyle w:val="1"/>
      </w:pPr>
      <w:r w:rsidRPr="00CD0AE2">
        <w:t>2.</w:t>
      </w:r>
      <w:r w:rsidRPr="00CD0AE2">
        <w:tab/>
        <w:t>Taxpayers claiming the deduction for retrofitting pursuant to the IBHS FORTIFIED standard must comply with the IBHS certification process as outlined in LAC 61:I.1935(D) and shall submit the following additional information with their return:</w:t>
      </w:r>
    </w:p>
    <w:p w14:paraId="44E5BEDB" w14:textId="77777777" w:rsidR="00D92167" w:rsidRPr="00CD0AE2" w:rsidRDefault="00D92167" w:rsidP="00D92167">
      <w:pPr>
        <w:pStyle w:val="a0"/>
      </w:pPr>
      <w:r w:rsidRPr="00CD0AE2">
        <w:t>a.</w:t>
      </w:r>
      <w:r w:rsidRPr="00CD0AE2">
        <w:tab/>
        <w:t>Form R-90157-B, LFRTCP Qualifying Expenses, as completed by the LFRTCP-approved contractor.</w:t>
      </w:r>
    </w:p>
    <w:p w14:paraId="3CD7AF9A" w14:textId="77777777" w:rsidR="00D92167" w:rsidRPr="00CD0AE2" w:rsidRDefault="00D92167" w:rsidP="00D92167">
      <w:pPr>
        <w:pStyle w:val="a0"/>
      </w:pPr>
      <w:r w:rsidRPr="00CD0AE2">
        <w:t>b.</w:t>
      </w:r>
      <w:r w:rsidRPr="00CD0AE2">
        <w:tab/>
      </w:r>
      <w:r>
        <w:t>t</w:t>
      </w:r>
      <w:r w:rsidRPr="00CD0AE2">
        <w:t>he report issued by a FORTIFIED Home Evaluator certifying that the home meets a minimum structural standard and identifying necessary improvements to meet or exceed the FORTIFIED Roof standard.</w:t>
      </w:r>
    </w:p>
    <w:p w14:paraId="39786AD5" w14:textId="77777777" w:rsidR="00D92167" w:rsidRPr="00CD0AE2" w:rsidRDefault="00D92167" w:rsidP="00D92167">
      <w:pPr>
        <w:pStyle w:val="a0"/>
      </w:pPr>
      <w:r w:rsidRPr="00CD0AE2">
        <w:t>c.</w:t>
      </w:r>
      <w:r w:rsidRPr="00CD0AE2">
        <w:tab/>
      </w:r>
      <w:r>
        <w:t>a</w:t>
      </w:r>
      <w:r w:rsidRPr="00CD0AE2">
        <w:t xml:space="preserve"> copy of the signed contract with an LFRTCP-approved contractor.</w:t>
      </w:r>
    </w:p>
    <w:p w14:paraId="5BA73695" w14:textId="77777777" w:rsidR="00D92167" w:rsidRPr="00CD0AE2" w:rsidRDefault="00D92167" w:rsidP="00D92167">
      <w:pPr>
        <w:pStyle w:val="a0"/>
      </w:pPr>
      <w:r w:rsidRPr="00CD0AE2">
        <w:t>d.</w:t>
      </w:r>
      <w:r w:rsidRPr="00CD0AE2">
        <w:tab/>
      </w:r>
      <w:r>
        <w:t>t</w:t>
      </w:r>
      <w:r w:rsidRPr="00CD0AE2">
        <w:t>he final invoice issued by the LFRTCP-approved contractor.</w:t>
      </w:r>
    </w:p>
    <w:p w14:paraId="38E5DDBA" w14:textId="77777777" w:rsidR="00D92167" w:rsidRDefault="00D92167" w:rsidP="00D92167">
      <w:pPr>
        <w:pStyle w:val="a0"/>
      </w:pPr>
      <w:r w:rsidRPr="00CD0AE2">
        <w:t>e.</w:t>
      </w:r>
      <w:r w:rsidRPr="00CD0AE2">
        <w:tab/>
      </w:r>
      <w:r>
        <w:t>t</w:t>
      </w:r>
      <w:r w:rsidRPr="00CD0AE2">
        <w:t>he FORTIFIED designation issued by IBHS, which lists the date of certification.</w:t>
      </w:r>
    </w:p>
    <w:p w14:paraId="6577FC1D" w14:textId="77777777" w:rsidR="00D92167" w:rsidRPr="00CD0AE2" w:rsidRDefault="00D92167" w:rsidP="00D92167">
      <w:pPr>
        <w:pStyle w:val="AuthorityNote"/>
      </w:pPr>
      <w:r w:rsidRPr="00CD0AE2">
        <w:t>AUTHORITY NOTE:</w:t>
      </w:r>
      <w:r w:rsidRPr="00CD0AE2">
        <w:tab/>
        <w:t>Promulgated in accordance with R.S. 47:293(2)(a)(i) and 47:1511.</w:t>
      </w:r>
    </w:p>
    <w:p w14:paraId="5627BA99" w14:textId="470FD2AE" w:rsidR="00D92167" w:rsidRDefault="00D92167" w:rsidP="00D92167">
      <w:pPr>
        <w:pStyle w:val="HistoricalNote"/>
      </w:pPr>
      <w:r w:rsidRPr="00CD0AE2">
        <w:t>HISTORICAL NOTE:</w:t>
      </w:r>
      <w:r w:rsidRPr="00CD0AE2">
        <w:tab/>
        <w:t>Promulgated by the Department of Revenue, Tax Policy and Planning Division, LR 51:</w:t>
      </w:r>
      <w:r>
        <w:t>2111 (December 2025).</w:t>
      </w:r>
    </w:p>
    <w:p w14:paraId="6BA8CC39" w14:textId="77777777" w:rsidR="000A70F9" w:rsidRDefault="000A70F9">
      <w:pPr>
        <w:pStyle w:val="Chapter"/>
      </w:pPr>
      <w:bookmarkStart w:id="572" w:name="_Toc275165389"/>
      <w:bookmarkStart w:id="573" w:name="_Toc238197632"/>
      <w:r>
        <w:t>Chapter 29.</w:t>
      </w:r>
      <w:bookmarkEnd w:id="554"/>
      <w:r w:rsidR="009063FA">
        <w:tab/>
      </w:r>
      <w:bookmarkStart w:id="574" w:name="TOCT_Chap34"/>
      <w:bookmarkStart w:id="575" w:name="TOCT_Chap44"/>
      <w:r>
        <w:t>Natural Resources: Severance Tax</w:t>
      </w:r>
      <w:bookmarkEnd w:id="555"/>
      <w:bookmarkEnd w:id="556"/>
      <w:bookmarkEnd w:id="557"/>
      <w:bookmarkEnd w:id="558"/>
      <w:bookmarkEnd w:id="559"/>
      <w:bookmarkEnd w:id="572"/>
      <w:bookmarkEnd w:id="573"/>
      <w:bookmarkEnd w:id="574"/>
      <w:bookmarkEnd w:id="575"/>
    </w:p>
    <w:p w14:paraId="45AF9274" w14:textId="77777777" w:rsidR="000A70F9" w:rsidRDefault="000A70F9">
      <w:pPr>
        <w:pStyle w:val="Section"/>
      </w:pPr>
      <w:bookmarkStart w:id="576" w:name="_Toc233690081"/>
      <w:bookmarkStart w:id="577" w:name="_Toc234030667"/>
      <w:bookmarkStart w:id="578" w:name="_Toc243721291"/>
      <w:bookmarkStart w:id="579" w:name="_Toc259619531"/>
      <w:bookmarkStart w:id="580" w:name="_Toc262718618"/>
      <w:bookmarkStart w:id="581" w:name="_Toc275165390"/>
      <w:bookmarkStart w:id="582" w:name="_Toc238197633"/>
      <w:r>
        <w:t>§2901.</w:t>
      </w:r>
      <w:r>
        <w:tab/>
        <w:t>Severance Tax on Timber, Pulpwood and Minerals Other Than Gas and Oil</w:t>
      </w:r>
      <w:bookmarkEnd w:id="576"/>
      <w:bookmarkEnd w:id="577"/>
      <w:bookmarkEnd w:id="578"/>
      <w:bookmarkEnd w:id="579"/>
      <w:bookmarkEnd w:id="580"/>
      <w:bookmarkEnd w:id="581"/>
      <w:bookmarkEnd w:id="582"/>
    </w:p>
    <w:p w14:paraId="7B924DC5" w14:textId="77777777" w:rsidR="000A70F9" w:rsidRDefault="000A70F9">
      <w:pPr>
        <w:pStyle w:val="A"/>
      </w:pPr>
      <w:r>
        <w:t>A.</w:t>
      </w:r>
      <w:r>
        <w:tab/>
        <w:t>In General</w:t>
      </w:r>
    </w:p>
    <w:p w14:paraId="36BE7268" w14:textId="77777777" w:rsidR="000A70F9" w:rsidRDefault="000A70F9">
      <w:pPr>
        <w:pStyle w:val="1"/>
      </w:pPr>
      <w:r>
        <w:t>1.</w:t>
      </w:r>
      <w:r>
        <w:tab/>
        <w:t xml:space="preserve">The </w:t>
      </w:r>
      <w:r w:rsidRPr="005C360E">
        <w:t>severance tax</w:t>
      </w:r>
      <w:r>
        <w:t xml:space="preserve"> imposed by R.S. 47:631 is an excise tax upon the privilege of severing any natural resources from the soil or water. All resources found in a natural state which are of any commercial value whatsoever are natural resources and are subject to the severance tax.</w:t>
      </w:r>
    </w:p>
    <w:p w14:paraId="4337D2BA" w14:textId="77777777" w:rsidR="000A70F9" w:rsidRDefault="000A70F9">
      <w:pPr>
        <w:pStyle w:val="1"/>
        <w:tabs>
          <w:tab w:val="clear" w:pos="720"/>
          <w:tab w:val="clear" w:pos="979"/>
          <w:tab w:val="left" w:pos="840"/>
          <w:tab w:val="left" w:pos="900"/>
        </w:tabs>
      </w:pPr>
      <w:r>
        <w:t>2.a.</w:t>
      </w:r>
      <w:r>
        <w:tab/>
      </w:r>
      <w:r>
        <w:rPr>
          <w:i/>
        </w:rPr>
        <w:t>Severance</w:t>
      </w:r>
      <w:r>
        <w:t xml:space="preserve"> means the separation of the natural resource from the soil or water, or its removal from its natural position.</w:t>
      </w:r>
    </w:p>
    <w:p w14:paraId="4F9C0655" w14:textId="77777777" w:rsidR="000A70F9" w:rsidRDefault="000A70F9">
      <w:pPr>
        <w:pStyle w:val="LACNote"/>
        <w:ind w:left="432" w:right="432" w:firstLine="0"/>
      </w:pPr>
      <w:r>
        <w:t>For example, the dredging of sand from a river; the cutting of timber; or the mining or removal of a mineral from its natural location.</w:t>
      </w:r>
    </w:p>
    <w:p w14:paraId="2FABBFC6" w14:textId="77777777" w:rsidR="00997742" w:rsidRDefault="000A70F9" w:rsidP="00997742">
      <w:pPr>
        <w:pStyle w:val="a0"/>
      </w:pPr>
      <w:r>
        <w:t>b.</w:t>
      </w:r>
      <w:r>
        <w:tab/>
        <w:t>Severance does not refer to the refinement of a natural resource after its removal.</w:t>
      </w:r>
    </w:p>
    <w:p w14:paraId="6AE8E10C" w14:textId="77777777" w:rsidR="000A70F9" w:rsidRDefault="000A70F9" w:rsidP="00472C4C">
      <w:pPr>
        <w:pStyle w:val="1"/>
        <w:spacing w:after="80"/>
      </w:pPr>
      <w:r>
        <w:t>3.</w:t>
      </w:r>
      <w:r>
        <w:tab/>
      </w:r>
      <w:r>
        <w:rPr>
          <w:i/>
        </w:rPr>
        <w:t>Severer</w:t>
      </w:r>
      <w:r>
        <w:t xml:space="preserve"> means any person engaged in the operation of severing natural resources from the soil or water, whether that person is the owner of the soil or water; or other person severing from the soil or water of another; or the owner of a natural resource severing from the soil or water of another.</w:t>
      </w:r>
    </w:p>
    <w:p w14:paraId="030E8C90" w14:textId="77777777" w:rsidR="000A70F9" w:rsidRDefault="000A70F9">
      <w:pPr>
        <w:pStyle w:val="1"/>
        <w:spacing w:after="80"/>
      </w:pPr>
      <w:r>
        <w:lastRenderedPageBreak/>
        <w:t>4.</w:t>
      </w:r>
      <w:r>
        <w:tab/>
        <w:t>The tax is due by the severer, whether the natural resource is used by him or sold to another. If it is used by the severer, the tax is due by the severer. If it is sold, the tax is due by the severer; or by the purchaser, if for any reason it is not paid by the severer. If the natural resource is sold to the state or to the federal government, the tax is still due because the liability for the tax falls primarily on the severer and not on the purchaser. The tax is due on all natural resources removed from the state after severance and must be paid to the state of Louisiana. There is no provision of the law to exempt the parish, municipality, nor any board or agency of the state of Louisiana from the payment of this tax. However, the tax is not due or owed by a town, parish, or other political subdivision of the state which engages in severing sand or any other natural resource for its own use. Among the resources included are all forms of timber, pulpwood, and minerals such as sulphur, salt, coal, lignite, and ores; also marble, stone, sand, shells, and other natural deposits; and the salt content in brine.</w:t>
      </w:r>
    </w:p>
    <w:p w14:paraId="603325E2" w14:textId="77777777" w:rsidR="000A70F9" w:rsidRDefault="000A70F9" w:rsidP="00412F1B">
      <w:pPr>
        <w:pStyle w:val="A"/>
        <w:keepNext/>
        <w:keepLines/>
        <w:spacing w:after="80"/>
      </w:pPr>
      <w:r>
        <w:t>B.</w:t>
      </w:r>
      <w:r>
        <w:tab/>
        <w:t>Reports and Payment of Tax</w:t>
      </w:r>
    </w:p>
    <w:p w14:paraId="25414A70" w14:textId="77777777" w:rsidR="000A70F9" w:rsidRDefault="000A70F9">
      <w:pPr>
        <w:pStyle w:val="1"/>
        <w:spacing w:after="80"/>
      </w:pPr>
      <w:r>
        <w:t>1.</w:t>
      </w:r>
      <w:r>
        <w:tab/>
        <w:t>By Severers</w:t>
      </w:r>
    </w:p>
    <w:p w14:paraId="54D1746A" w14:textId="77777777" w:rsidR="000A70F9" w:rsidRDefault="000A70F9">
      <w:pPr>
        <w:pStyle w:val="a0"/>
        <w:spacing w:after="80"/>
      </w:pPr>
      <w:r>
        <w:t>a.i.</w:t>
      </w:r>
      <w:r>
        <w:tab/>
        <w:t>Every person severing any natural resource from the soil or water of the state must file a report, on forms obtained from the Department of Revenue, on or before the last day of the month following the month during which the natural resource is severed. It is necessary that the report be filed in duplicate. The tax due shall become delinquent after the last day of the month in which the tax is due and payable.</w:t>
      </w:r>
    </w:p>
    <w:p w14:paraId="026BFC86" w14:textId="77777777" w:rsidR="000A70F9" w:rsidRDefault="000A70F9">
      <w:pPr>
        <w:pStyle w:val="LACNote"/>
        <w:ind w:left="432" w:right="432" w:firstLine="0"/>
      </w:pPr>
      <w:r>
        <w:t>For example, the tax due for products severed in October will become delinquent on the first day of December if not paid on or before November 30.</w:t>
      </w:r>
    </w:p>
    <w:p w14:paraId="03C35762" w14:textId="77777777" w:rsidR="000A70F9" w:rsidRDefault="000A70F9">
      <w:pPr>
        <w:pStyle w:val="i0"/>
        <w:spacing w:after="80"/>
      </w:pPr>
      <w:r>
        <w:tab/>
        <w:t>ii.</w:t>
      </w:r>
      <w:r>
        <w:tab/>
        <w:t>Delinquent reports and tax shall be subject to penalties, interest, and other additional costs. The report, together with payment for the tax due thereon, is required to be delivered (by mail or in person) to the cashier's division of the Department of Revenue showing the following information in the spaces provided therefor:</w:t>
      </w:r>
    </w:p>
    <w:p w14:paraId="77FBEEA4" w14:textId="77777777" w:rsidR="000A70F9" w:rsidRDefault="000A70F9">
      <w:pPr>
        <w:pStyle w:val="a1"/>
        <w:spacing w:after="80"/>
      </w:pPr>
      <w:r>
        <w:t>(a).</w:t>
      </w:r>
      <w:r>
        <w:tab/>
        <w:t>parish in which resource is severed and the month during which severed;</w:t>
      </w:r>
    </w:p>
    <w:p w14:paraId="16FF0893" w14:textId="77777777" w:rsidR="000A70F9" w:rsidRDefault="000A70F9">
      <w:pPr>
        <w:pStyle w:val="a1"/>
        <w:spacing w:after="80"/>
      </w:pPr>
      <w:r>
        <w:t>(b).</w:t>
      </w:r>
      <w:r>
        <w:tab/>
        <w:t>the name and address of the person or corporation making the report;</w:t>
      </w:r>
    </w:p>
    <w:p w14:paraId="50F8B576" w14:textId="77777777" w:rsidR="000A70F9" w:rsidRDefault="000A70F9">
      <w:pPr>
        <w:pStyle w:val="a1"/>
        <w:spacing w:after="80"/>
      </w:pPr>
      <w:r>
        <w:t>(c).</w:t>
      </w:r>
      <w:r>
        <w:tab/>
        <w:t>the product severed, the quantity and amount of tax;</w:t>
      </w:r>
    </w:p>
    <w:p w14:paraId="70564356" w14:textId="77777777" w:rsidR="000A70F9" w:rsidRDefault="000A70F9">
      <w:pPr>
        <w:pStyle w:val="a1"/>
        <w:spacing w:after="80"/>
      </w:pPr>
      <w:r>
        <w:t>(d).</w:t>
      </w:r>
      <w:r>
        <w:tab/>
        <w:t>all the information in the schedules on the reverse side of the report form, where applicable.</w:t>
      </w:r>
    </w:p>
    <w:p w14:paraId="3862216B" w14:textId="77777777" w:rsidR="000A70F9" w:rsidRDefault="000A70F9">
      <w:pPr>
        <w:pStyle w:val="a0"/>
        <w:spacing w:after="80"/>
      </w:pPr>
      <w:r>
        <w:t>b.</w:t>
      </w:r>
      <w:r>
        <w:tab/>
        <w:t xml:space="preserve">In cases where there were no operations during the month, a report must be filed indicating </w:t>
      </w:r>
      <w:r w:rsidR="00420421" w:rsidRPr="00420421">
        <w:t>“</w:t>
      </w:r>
      <w:r>
        <w:t>no operations.</w:t>
      </w:r>
      <w:r w:rsidR="00420421" w:rsidRPr="00420421">
        <w:t>”</w:t>
      </w:r>
      <w:r>
        <w:t xml:space="preserve"> Each report must be signed by the reporting taxpayer or officer of the corporation under declaration that it is made under the penalties imposed for perjury.</w:t>
      </w:r>
    </w:p>
    <w:p w14:paraId="27A8E45C" w14:textId="77777777" w:rsidR="000A70F9" w:rsidRDefault="000A70F9">
      <w:pPr>
        <w:pStyle w:val="1"/>
        <w:spacing w:after="80"/>
      </w:pPr>
      <w:r>
        <w:t>2.</w:t>
      </w:r>
      <w:r>
        <w:tab/>
        <w:t xml:space="preserve">By Purchasers. On or before the last day of the month following the month to which the tax is applicable, purchasers and other persons dealing in any natural product severed from the soil or water in Louisiana shall deliver to the cashier's division of the Department of Revenue a monthly report on forms procured from the department. The report must be signed under the declaration that is made under the </w:t>
      </w:r>
      <w:r>
        <w:t>penalties imposed for perjury and must show on the reverse side the names and addresses of all persons from whom they have purchased any natural product during the month, together with the total quantity of each natural product. At the time of making the report, the purchaser or other dealer shall pay to the secretary the amount of tax deducted or withheld at the time of the purchase. If, for example, the seller had paid the severance tax, none would be due by the purchaser; however, the purchaser must file a monthly report showing the name and address of each person from whom the purchases were made, as well as the quantity and kind of product purchased.</w:t>
      </w:r>
    </w:p>
    <w:p w14:paraId="154D52C6" w14:textId="77777777" w:rsidR="000A70F9" w:rsidRDefault="000A70F9">
      <w:pPr>
        <w:pStyle w:val="A"/>
        <w:spacing w:after="80"/>
      </w:pPr>
      <w:r>
        <w:t>C.</w:t>
      </w:r>
      <w:r>
        <w:tab/>
        <w:t>Types of Product and Tax Rates</w:t>
      </w:r>
    </w:p>
    <w:p w14:paraId="526D35FE" w14:textId="77777777" w:rsidR="000A70F9" w:rsidRDefault="000A70F9">
      <w:pPr>
        <w:pStyle w:val="1"/>
        <w:spacing w:after="80"/>
      </w:pPr>
      <w:r>
        <w:t>1.</w:t>
      </w:r>
      <w:r>
        <w:tab/>
        <w:t>Timber. Severance tax must be paid on all trees and timber severed from the soil or water in Louisiana. Timber may be cut in Louisiana and transferred to another state to be made into lumber or other products, but the severance tax must be paid to the state of Louisiana regardless of the use after severance. In cases where the timber is cut by private interests in national forests, the usual practice is to scale and pay for the timber prior to cutting, and the purchaser or severer is thus liable for the severance tax. Whether the timber is scaled before or after cutting, the severance tax is collected from the purchasers on timber cut by them in national forests located in Louisiana. The rate, per ton, is established by applying the statutory tax rate to the average stumpage market value determined annually by the Louisiana Forestry Commission and the Louisiana Tax Commission. Because of the fluctuating market from year to year, it is necessary that the taxpayer use the proper report form applicable to the year for which his monthly report is being filed.</w:t>
      </w:r>
    </w:p>
    <w:p w14:paraId="42BD36BA" w14:textId="77777777" w:rsidR="000A70F9" w:rsidRDefault="000A70F9">
      <w:pPr>
        <w:pStyle w:val="1"/>
      </w:pPr>
      <w:r>
        <w:t>2.</w:t>
      </w:r>
      <w:r>
        <w:tab/>
        <w:t>Pulpwood. The severance tax must also be paid on all trees and timber classified as pulpwood, both hardwood and pine. The rate per ton is established by applying the statutory tax rate to the annual average market value as determined by the Louisiana Forestry Commission and the Louisiana Tax Commission. Like timber, the pulpwood severance tax must be reported on the proper form for the year in which the monthly report is filed.</w:t>
      </w:r>
    </w:p>
    <w:p w14:paraId="6FE95529" w14:textId="77777777" w:rsidR="000A70F9" w:rsidRDefault="000A70F9">
      <w:pPr>
        <w:pStyle w:val="1"/>
      </w:pPr>
      <w:r>
        <w:t>3.</w:t>
      </w:r>
      <w:r>
        <w:tab/>
        <w:t>Sand</w:t>
      </w:r>
    </w:p>
    <w:p w14:paraId="6574ECB2" w14:textId="77777777" w:rsidR="000A70F9" w:rsidRDefault="000A70F9">
      <w:pPr>
        <w:pStyle w:val="a0"/>
      </w:pPr>
      <w:r>
        <w:t>a.</w:t>
      </w:r>
      <w:r>
        <w:tab/>
        <w:t>Sand is a noncohesive granular material consisting of particles finer than 10 mesh, 2.00 mm, but coarser than 200 mesh, 0.074 mm in size. For taxable purposes, sand is divided into three categories:</w:t>
      </w:r>
    </w:p>
    <w:p w14:paraId="51A94A98" w14:textId="77777777" w:rsidR="000A70F9" w:rsidRDefault="000A70F9">
      <w:pPr>
        <w:pStyle w:val="i0"/>
        <w:outlineLvl w:val="6"/>
      </w:pPr>
      <w:r>
        <w:tab/>
        <w:t>i.</w:t>
      </w:r>
      <w:r>
        <w:tab/>
        <w:t>washed sand;</w:t>
      </w:r>
    </w:p>
    <w:p w14:paraId="669F9291" w14:textId="77777777" w:rsidR="000A70F9" w:rsidRDefault="000A70F9">
      <w:pPr>
        <w:pStyle w:val="i0"/>
        <w:outlineLvl w:val="6"/>
      </w:pPr>
      <w:r>
        <w:tab/>
        <w:t>ii.</w:t>
      </w:r>
      <w:r>
        <w:tab/>
        <w:t>river sand; and</w:t>
      </w:r>
    </w:p>
    <w:p w14:paraId="12C6AD5B" w14:textId="77777777" w:rsidR="000A70F9" w:rsidRDefault="000A70F9">
      <w:pPr>
        <w:pStyle w:val="i0"/>
        <w:outlineLvl w:val="6"/>
      </w:pPr>
      <w:r>
        <w:tab/>
        <w:t>iii.</w:t>
      </w:r>
      <w:r>
        <w:tab/>
        <w:t>other sand.</w:t>
      </w:r>
    </w:p>
    <w:p w14:paraId="6AF52604" w14:textId="77777777" w:rsidR="000A70F9" w:rsidRDefault="000A70F9">
      <w:pPr>
        <w:pStyle w:val="a0"/>
        <w:spacing w:after="200"/>
      </w:pPr>
      <w:r>
        <w:t>b.</w:t>
      </w:r>
      <w:r>
        <w:tab/>
        <w:t xml:space="preserve">Sand contained in a sand-clay gravel mixture or pit-run gravel mixture is specifically excluded from those three categories and the provisions applicable thereto. In the case of materials which have been blended from two or more sources, the determination as to whether the blended materials constitute sand, as defined below, must be made separately on the basis of the materials severed from each source. The severance tax rate on sand is $0.06 per ton of 2,000 pounds. If production records as well as sales records are kept on a </w:t>
      </w:r>
      <w:r>
        <w:lastRenderedPageBreak/>
        <w:t>cubic-yard basis, it would be necessary to convert cubic yards to tons for the purpose of reporting and paying the severance tax. The official conversion factors are based on 2,700 pounds per cubic yard, and the factors for the three categories of sand are shown below.</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276"/>
        <w:gridCol w:w="1710"/>
      </w:tblGrid>
      <w:tr w:rsidR="000A70F9" w14:paraId="712C4765" w14:textId="77777777" w:rsidTr="002F4722">
        <w:trPr>
          <w:cantSplit/>
          <w:tblHeader/>
          <w:jc w:val="center"/>
        </w:trPr>
        <w:tc>
          <w:tcPr>
            <w:tcW w:w="3276" w:type="dxa"/>
            <w:tcBorders>
              <w:top w:val="double" w:sz="6" w:space="0" w:color="auto"/>
              <w:bottom w:val="single" w:sz="6" w:space="0" w:color="auto"/>
            </w:tcBorders>
            <w:shd w:val="clear" w:color="auto" w:fill="BFBFBF"/>
          </w:tcPr>
          <w:p w14:paraId="59C05CDD" w14:textId="77777777" w:rsidR="000A70F9" w:rsidRDefault="000A70F9" w:rsidP="002F4722">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 xml:space="preserve"> </w:t>
            </w:r>
          </w:p>
        </w:tc>
        <w:tc>
          <w:tcPr>
            <w:tcW w:w="1710" w:type="dxa"/>
            <w:tcBorders>
              <w:top w:val="double" w:sz="6" w:space="0" w:color="auto"/>
              <w:bottom w:val="single" w:sz="6" w:space="0" w:color="auto"/>
            </w:tcBorders>
            <w:shd w:val="clear" w:color="auto" w:fill="BFBFBF"/>
          </w:tcPr>
          <w:p w14:paraId="43B77C67" w14:textId="77777777" w:rsidR="000A70F9" w:rsidRDefault="000A70F9" w:rsidP="002F4722">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sz w:val="16"/>
              </w:rPr>
            </w:pPr>
            <w:r>
              <w:rPr>
                <w:b/>
                <w:sz w:val="16"/>
              </w:rPr>
              <w:t>Cubic Yards to Tons Conversion Factor</w:t>
            </w:r>
          </w:p>
        </w:tc>
      </w:tr>
      <w:tr w:rsidR="000A70F9" w14:paraId="29E96040" w14:textId="77777777" w:rsidTr="002F4722">
        <w:trPr>
          <w:cantSplit/>
          <w:jc w:val="center"/>
        </w:trPr>
        <w:tc>
          <w:tcPr>
            <w:tcW w:w="3276" w:type="dxa"/>
            <w:tcBorders>
              <w:top w:val="single" w:sz="6" w:space="0" w:color="auto"/>
            </w:tcBorders>
          </w:tcPr>
          <w:p w14:paraId="4ABBCE93"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Washed Sand</w:t>
            </w:r>
          </w:p>
        </w:tc>
        <w:tc>
          <w:tcPr>
            <w:tcW w:w="1710" w:type="dxa"/>
            <w:tcBorders>
              <w:top w:val="single" w:sz="6" w:space="0" w:color="auto"/>
            </w:tcBorders>
          </w:tcPr>
          <w:p w14:paraId="21F0B200"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1.35</w:t>
            </w:r>
          </w:p>
        </w:tc>
      </w:tr>
      <w:tr w:rsidR="000A70F9" w14:paraId="3658F6A3" w14:textId="77777777" w:rsidTr="002F4722">
        <w:trPr>
          <w:cantSplit/>
          <w:jc w:val="center"/>
        </w:trPr>
        <w:tc>
          <w:tcPr>
            <w:tcW w:w="3276" w:type="dxa"/>
          </w:tcPr>
          <w:p w14:paraId="791E3E34"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River Sand (8% by weight allowance included)</w:t>
            </w:r>
          </w:p>
        </w:tc>
        <w:tc>
          <w:tcPr>
            <w:tcW w:w="1710" w:type="dxa"/>
          </w:tcPr>
          <w:p w14:paraId="1845519F"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1.24</w:t>
            </w:r>
          </w:p>
        </w:tc>
      </w:tr>
      <w:tr w:rsidR="000A70F9" w14:paraId="788AAF47" w14:textId="77777777" w:rsidTr="002F4722">
        <w:trPr>
          <w:cantSplit/>
          <w:jc w:val="center"/>
        </w:trPr>
        <w:tc>
          <w:tcPr>
            <w:tcW w:w="3276" w:type="dxa"/>
            <w:tcBorders>
              <w:bottom w:val="single" w:sz="6" w:space="0" w:color="auto"/>
            </w:tcBorders>
          </w:tcPr>
          <w:p w14:paraId="0DFA95B2"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Other Sand (8% by weight allowance included)</w:t>
            </w:r>
          </w:p>
        </w:tc>
        <w:tc>
          <w:tcPr>
            <w:tcW w:w="1710" w:type="dxa"/>
            <w:tcBorders>
              <w:bottom w:val="single" w:sz="6" w:space="0" w:color="auto"/>
            </w:tcBorders>
          </w:tcPr>
          <w:p w14:paraId="614D9645"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1.24</w:t>
            </w:r>
          </w:p>
        </w:tc>
      </w:tr>
      <w:tr w:rsidR="002F4722" w14:paraId="23405718" w14:textId="77777777" w:rsidTr="002F4722">
        <w:trPr>
          <w:cantSplit/>
          <w:jc w:val="center"/>
        </w:trPr>
        <w:tc>
          <w:tcPr>
            <w:tcW w:w="4986" w:type="dxa"/>
            <w:gridSpan w:val="2"/>
            <w:tcBorders>
              <w:top w:val="single" w:sz="6" w:space="0" w:color="auto"/>
              <w:bottom w:val="double" w:sz="6" w:space="0" w:color="auto"/>
            </w:tcBorders>
          </w:tcPr>
          <w:p w14:paraId="7B732B4E" w14:textId="77777777" w:rsidR="002F4722" w:rsidRDefault="002F4722" w:rsidP="002F4722">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747"/>
              <w:rPr>
                <w:sz w:val="16"/>
              </w:rPr>
            </w:pPr>
            <w:r>
              <w:rPr>
                <w:sz w:val="16"/>
              </w:rPr>
              <w:t>Computation of tax:</w:t>
            </w:r>
          </w:p>
          <w:p w14:paraId="0C513A90" w14:textId="77777777" w:rsidR="002F4722" w:rsidRDefault="002F4722" w:rsidP="002F4722">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747"/>
              <w:rPr>
                <w:sz w:val="16"/>
              </w:rPr>
            </w:pPr>
            <w:r>
              <w:rPr>
                <w:sz w:val="16"/>
              </w:rPr>
              <w:t>cubic yards x conversion factor = tax</w:t>
            </w:r>
          </w:p>
        </w:tc>
      </w:tr>
    </w:tbl>
    <w:p w14:paraId="7659F0B5" w14:textId="77777777" w:rsidR="002F4722" w:rsidRDefault="002F4722" w:rsidP="002F4722">
      <w:pPr>
        <w:pStyle w:val="a0"/>
        <w:spacing w:after="0"/>
      </w:pPr>
    </w:p>
    <w:p w14:paraId="73744A69" w14:textId="77777777" w:rsidR="000A70F9" w:rsidRDefault="000A70F9" w:rsidP="002F4722">
      <w:pPr>
        <w:pStyle w:val="a0"/>
      </w:pPr>
      <w:r>
        <w:t>c.</w:t>
      </w:r>
      <w:r>
        <w:tab/>
        <w:t>Washed Sand. In the case of washed sand, the entire weight will be considered to be taxable without any allowance for foreign substances.</w:t>
      </w:r>
    </w:p>
    <w:p w14:paraId="4F578552" w14:textId="77777777" w:rsidR="000A70F9" w:rsidRDefault="000A70F9" w:rsidP="00997742">
      <w:pPr>
        <w:pStyle w:val="a0"/>
        <w:spacing w:after="80"/>
      </w:pPr>
      <w:r>
        <w:t>d.</w:t>
      </w:r>
      <w:r>
        <w:tab/>
        <w:t xml:space="preserve">River Sand. River sand or fill material removed from the Mississippi River, or batture, or other rivers and bodies of water will be deemed to be taxable in the absence of the submission of written proof that more than 15 percent by weight of such material consists of foreign substances (silt and other foreign matter). An exclusion from the tax of 8 percent of the entire weight severed will be allowed for silt without the necessity of supporting such allowance with representative samples or other proof. However, an exclusion in excess of 8 percent by weight will not be allowed without submission of proof that the foreign substances contained in the material severed exceeds </w:t>
      </w:r>
      <w:r>
        <w:br/>
        <w:t>8 percent by weight.</w:t>
      </w:r>
    </w:p>
    <w:p w14:paraId="6BA27945" w14:textId="77777777" w:rsidR="000A70F9" w:rsidRDefault="000A70F9" w:rsidP="00997742">
      <w:pPr>
        <w:pStyle w:val="a0"/>
        <w:spacing w:after="80"/>
      </w:pPr>
      <w:r>
        <w:t>e.</w:t>
      </w:r>
      <w:r>
        <w:tab/>
        <w:t>Other Sand</w:t>
      </w:r>
    </w:p>
    <w:p w14:paraId="53134E24" w14:textId="77777777" w:rsidR="000A70F9" w:rsidRDefault="000A70F9" w:rsidP="00997742">
      <w:pPr>
        <w:pStyle w:val="i0"/>
        <w:spacing w:after="80"/>
        <w:outlineLvl w:val="6"/>
      </w:pPr>
      <w:r>
        <w:tab/>
        <w:t>i.</w:t>
      </w:r>
      <w:r>
        <w:tab/>
        <w:t xml:space="preserve">Other sand will be considered to be subject to tax if it constitutes 85 percent by weight or more of the materials extracted, as defined under </w:t>
      </w:r>
      <w:r>
        <w:rPr>
          <w:i/>
          <w:iCs/>
        </w:rPr>
        <w:t>sand</w:t>
      </w:r>
      <w:r>
        <w:t xml:space="preserve"> above. An exclusion from the tax of 8 percent of the entire weight severed will be allowed for foreign substances without the necessity of supporting such allowance with representative samples or other proof. However, an exclusion in excess of </w:t>
      </w:r>
      <w:r>
        <w:br/>
        <w:t>8 percent by weight will not be allowed without submission of proof that the foreign substances contained in the material severed exceeds 8 percent by weight.</w:t>
      </w:r>
    </w:p>
    <w:p w14:paraId="26A9A182" w14:textId="77777777" w:rsidR="000A70F9" w:rsidRDefault="000A70F9">
      <w:pPr>
        <w:pStyle w:val="i0"/>
        <w:outlineLvl w:val="6"/>
      </w:pPr>
      <w:r>
        <w:tab/>
        <w:t>ii.</w:t>
      </w:r>
      <w:r>
        <w:tab/>
        <w:t>It is the responsibility of the severer, purchaser, and user, to establish, to the satisfaction of the secretary, that soil on which the sand severance tax is not being paid does not constitute sand, as defined above. For this purpose, the secretary may require the submission of representative samples from each separate source and such other data as he may consider appropriate. It is also the responsibility of the severer, purchaser, and user to maintain adequate records as to the quantity, quality, and taxable status of such materials by source.</w:t>
      </w:r>
    </w:p>
    <w:p w14:paraId="54A5B751" w14:textId="77777777" w:rsidR="000A70F9" w:rsidRDefault="000A70F9">
      <w:pPr>
        <w:pStyle w:val="1"/>
        <w:spacing w:after="200"/>
      </w:pPr>
      <w:r>
        <w:t>4.</w:t>
      </w:r>
      <w:r>
        <w:tab/>
        <w:t xml:space="preserve">Shells. The two principal kinds of shell are clam and reef or oyster. The shells shall be reasonably free from objectionable matter much as sticks, mud, clay lumps, or other foreign materials. Severance tax on shells shall be paid on actual weight including moisture and foreign matter up to, but not in excess of, 12 percent. The rate of tax is $0.06 per ton of 2,000 pounds. For the purpose of reporting and paying the severance tax, where the production and sales records are </w:t>
      </w:r>
      <w:r>
        <w:t>kept on a cubic-yard basis, it is necessary to utilize the conversion table shown below.</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215"/>
        <w:gridCol w:w="1675"/>
      </w:tblGrid>
      <w:tr w:rsidR="000A70F9" w14:paraId="601EC58B" w14:textId="77777777" w:rsidTr="002F4722">
        <w:trPr>
          <w:cantSplit/>
          <w:tblHeader/>
          <w:jc w:val="center"/>
        </w:trPr>
        <w:tc>
          <w:tcPr>
            <w:tcW w:w="3215" w:type="dxa"/>
            <w:tcBorders>
              <w:top w:val="double" w:sz="6" w:space="0" w:color="auto"/>
              <w:bottom w:val="single" w:sz="6" w:space="0" w:color="auto"/>
            </w:tcBorders>
            <w:shd w:val="clear" w:color="auto" w:fill="BFBFBF"/>
          </w:tcPr>
          <w:p w14:paraId="74767604" w14:textId="77777777" w:rsidR="000A70F9" w:rsidRDefault="000A70F9" w:rsidP="002F4722">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sz w:val="16"/>
              </w:rPr>
            </w:pPr>
          </w:p>
        </w:tc>
        <w:tc>
          <w:tcPr>
            <w:tcW w:w="1675" w:type="dxa"/>
            <w:tcBorders>
              <w:top w:val="double" w:sz="6" w:space="0" w:color="auto"/>
              <w:bottom w:val="single" w:sz="6" w:space="0" w:color="auto"/>
            </w:tcBorders>
            <w:shd w:val="clear" w:color="auto" w:fill="BFBFBF"/>
          </w:tcPr>
          <w:p w14:paraId="7F9A5E40" w14:textId="77777777" w:rsidR="000A70F9" w:rsidRDefault="000A70F9" w:rsidP="002F4722">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sz w:val="16"/>
              </w:rPr>
            </w:pPr>
            <w:r>
              <w:rPr>
                <w:b/>
                <w:sz w:val="16"/>
              </w:rPr>
              <w:t>Conversion Factor</w:t>
            </w:r>
          </w:p>
        </w:tc>
      </w:tr>
      <w:tr w:rsidR="000A70F9" w14:paraId="23DDCEA8" w14:textId="77777777" w:rsidTr="002F4722">
        <w:trPr>
          <w:cantSplit/>
          <w:jc w:val="center"/>
        </w:trPr>
        <w:tc>
          <w:tcPr>
            <w:tcW w:w="3215" w:type="dxa"/>
            <w:tcBorders>
              <w:top w:val="single" w:sz="6" w:space="0" w:color="auto"/>
            </w:tcBorders>
          </w:tcPr>
          <w:p w14:paraId="178D4EEC"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Shells (reef or oyster) 1500 lbs. per cu. yd.</w:t>
            </w:r>
          </w:p>
        </w:tc>
        <w:tc>
          <w:tcPr>
            <w:tcW w:w="1675" w:type="dxa"/>
            <w:tcBorders>
              <w:top w:val="single" w:sz="6" w:space="0" w:color="auto"/>
            </w:tcBorders>
          </w:tcPr>
          <w:p w14:paraId="23197D04"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0.75</w:t>
            </w:r>
          </w:p>
        </w:tc>
      </w:tr>
      <w:tr w:rsidR="000A70F9" w14:paraId="1B2D1C2A" w14:textId="77777777" w:rsidTr="002F4722">
        <w:trPr>
          <w:cantSplit/>
          <w:jc w:val="center"/>
        </w:trPr>
        <w:tc>
          <w:tcPr>
            <w:tcW w:w="3215" w:type="dxa"/>
            <w:tcBorders>
              <w:bottom w:val="single" w:sz="6" w:space="0" w:color="auto"/>
            </w:tcBorders>
          </w:tcPr>
          <w:p w14:paraId="0F4DD275"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Shells (clam) 1750 lbs. per cu. yd.</w:t>
            </w:r>
          </w:p>
        </w:tc>
        <w:tc>
          <w:tcPr>
            <w:tcW w:w="1675" w:type="dxa"/>
            <w:tcBorders>
              <w:bottom w:val="single" w:sz="6" w:space="0" w:color="auto"/>
            </w:tcBorders>
          </w:tcPr>
          <w:p w14:paraId="378F9AA9"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 xml:space="preserve"> 0.875</w:t>
            </w:r>
          </w:p>
        </w:tc>
      </w:tr>
      <w:tr w:rsidR="002F4722" w14:paraId="25B0DF76" w14:textId="77777777" w:rsidTr="002F4722">
        <w:trPr>
          <w:cantSplit/>
          <w:jc w:val="center"/>
        </w:trPr>
        <w:tc>
          <w:tcPr>
            <w:tcW w:w="4890" w:type="dxa"/>
            <w:gridSpan w:val="2"/>
            <w:tcBorders>
              <w:top w:val="single" w:sz="6" w:space="0" w:color="auto"/>
              <w:bottom w:val="double" w:sz="6" w:space="0" w:color="auto"/>
            </w:tcBorders>
          </w:tcPr>
          <w:p w14:paraId="2C9E37C6" w14:textId="77777777" w:rsidR="002F4722" w:rsidRDefault="002F4722" w:rsidP="002F4722">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789"/>
              <w:rPr>
                <w:sz w:val="16"/>
              </w:rPr>
            </w:pPr>
            <w:r>
              <w:rPr>
                <w:sz w:val="16"/>
              </w:rPr>
              <w:t>Computation of tax:</w:t>
            </w:r>
          </w:p>
          <w:p w14:paraId="4CCE6977" w14:textId="77777777" w:rsidR="002F4722" w:rsidRDefault="002F4722" w:rsidP="002F4722">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789"/>
              <w:rPr>
                <w:sz w:val="16"/>
              </w:rPr>
            </w:pPr>
            <w:r>
              <w:rPr>
                <w:sz w:val="16"/>
              </w:rPr>
              <w:t>cubic yards x conversion factor = tons x rate = tax</w:t>
            </w:r>
          </w:p>
        </w:tc>
      </w:tr>
    </w:tbl>
    <w:p w14:paraId="0D79748F" w14:textId="77777777" w:rsidR="002F4722" w:rsidRDefault="002F4722" w:rsidP="002F4722">
      <w:pPr>
        <w:pStyle w:val="1"/>
        <w:spacing w:after="0"/>
      </w:pPr>
    </w:p>
    <w:p w14:paraId="07793864" w14:textId="77777777" w:rsidR="000A70F9" w:rsidRDefault="000A70F9" w:rsidP="002F4722">
      <w:pPr>
        <w:pStyle w:val="1"/>
      </w:pPr>
      <w:r>
        <w:t>5.</w:t>
      </w:r>
      <w:r>
        <w:tab/>
        <w:t>Stone. Generally, crushed stone is recognized as consisting of clean, tough, sound, durable particles of stone. The severance tax rate on stone is $0.03 per ton of 2,000 pounds. Where production and sales records are kept on a cubic-yard basis, it is necessary to convert to tons for severance tax reporting and paying purposes. The conversion table is shown below.</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FFFFFF"/>
        </w:tblBorders>
        <w:tblLayout w:type="fixed"/>
        <w:tblLook w:val="0000" w:firstRow="0" w:lastRow="0" w:firstColumn="0" w:lastColumn="0" w:noHBand="0" w:noVBand="0"/>
      </w:tblPr>
      <w:tblGrid>
        <w:gridCol w:w="654"/>
        <w:gridCol w:w="2594"/>
        <w:gridCol w:w="1663"/>
      </w:tblGrid>
      <w:tr w:rsidR="000A70F9" w:rsidRPr="002F4722" w14:paraId="50C13B72" w14:textId="77777777" w:rsidTr="002F4722">
        <w:trPr>
          <w:cantSplit/>
          <w:tblHeader/>
          <w:jc w:val="center"/>
        </w:trPr>
        <w:tc>
          <w:tcPr>
            <w:tcW w:w="3248" w:type="dxa"/>
            <w:gridSpan w:val="2"/>
            <w:tcBorders>
              <w:top w:val="double" w:sz="6" w:space="0" w:color="000000"/>
              <w:bottom w:val="single" w:sz="6" w:space="0" w:color="000000"/>
              <w:right w:val="single" w:sz="6" w:space="0" w:color="000000"/>
            </w:tcBorders>
            <w:shd w:val="clear" w:color="auto" w:fill="BFBFBF"/>
          </w:tcPr>
          <w:p w14:paraId="50750EC6" w14:textId="77777777" w:rsidR="000A70F9" w:rsidRPr="002F4722" w:rsidRDefault="000A70F9" w:rsidP="002F4722">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sz w:val="16"/>
              </w:rPr>
            </w:pPr>
          </w:p>
        </w:tc>
        <w:tc>
          <w:tcPr>
            <w:tcW w:w="1663" w:type="dxa"/>
            <w:tcBorders>
              <w:top w:val="double" w:sz="6" w:space="0" w:color="000000"/>
              <w:left w:val="single" w:sz="6" w:space="0" w:color="000000"/>
              <w:bottom w:val="single" w:sz="6" w:space="0" w:color="000000"/>
            </w:tcBorders>
            <w:shd w:val="clear" w:color="auto" w:fill="BFBFBF"/>
          </w:tcPr>
          <w:p w14:paraId="35C48F7B" w14:textId="77777777" w:rsidR="000A70F9" w:rsidRPr="002F4722" w:rsidRDefault="000A70F9">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sz w:val="16"/>
              </w:rPr>
            </w:pPr>
            <w:r w:rsidRPr="002F4722">
              <w:rPr>
                <w:b/>
                <w:sz w:val="16"/>
              </w:rPr>
              <w:t>Conversion Factor</w:t>
            </w:r>
          </w:p>
        </w:tc>
      </w:tr>
      <w:tr w:rsidR="000A70F9" w14:paraId="3499C504" w14:textId="77777777" w:rsidTr="002F4722">
        <w:trPr>
          <w:cantSplit/>
          <w:jc w:val="center"/>
        </w:trPr>
        <w:tc>
          <w:tcPr>
            <w:tcW w:w="3248" w:type="dxa"/>
            <w:gridSpan w:val="2"/>
            <w:tcBorders>
              <w:top w:val="single" w:sz="6" w:space="0" w:color="000000"/>
              <w:bottom w:val="single" w:sz="6" w:space="0" w:color="000000"/>
              <w:right w:val="single" w:sz="6" w:space="0" w:color="000000"/>
            </w:tcBorders>
          </w:tcPr>
          <w:p w14:paraId="2012757C"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Stone (crushed) 2700 lbs. per cu. yd.</w:t>
            </w:r>
          </w:p>
        </w:tc>
        <w:tc>
          <w:tcPr>
            <w:tcW w:w="1663" w:type="dxa"/>
            <w:tcBorders>
              <w:top w:val="single" w:sz="6" w:space="0" w:color="000000"/>
              <w:left w:val="single" w:sz="6" w:space="0" w:color="000000"/>
              <w:bottom w:val="single" w:sz="6" w:space="0" w:color="000000"/>
            </w:tcBorders>
          </w:tcPr>
          <w:p w14:paraId="7F31CD31"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1.35</w:t>
            </w:r>
          </w:p>
        </w:tc>
      </w:tr>
      <w:tr w:rsidR="000A70F9" w14:paraId="0C650CAE" w14:textId="77777777" w:rsidTr="002F4722">
        <w:trPr>
          <w:cantSplit/>
          <w:jc w:val="center"/>
        </w:trPr>
        <w:tc>
          <w:tcPr>
            <w:tcW w:w="654" w:type="dxa"/>
            <w:tcBorders>
              <w:top w:val="single" w:sz="6" w:space="0" w:color="000000"/>
            </w:tcBorders>
          </w:tcPr>
          <w:p w14:paraId="0A27F9CE"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p>
        </w:tc>
        <w:tc>
          <w:tcPr>
            <w:tcW w:w="4257" w:type="dxa"/>
            <w:gridSpan w:val="2"/>
            <w:tcBorders>
              <w:top w:val="single" w:sz="6" w:space="0" w:color="000000"/>
            </w:tcBorders>
          </w:tcPr>
          <w:p w14:paraId="3AA71506"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Computation of tax:</w:t>
            </w:r>
          </w:p>
          <w:p w14:paraId="36DE6212"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Cubic yards x conversion factor = tons x rate = tax</w:t>
            </w:r>
          </w:p>
        </w:tc>
      </w:tr>
    </w:tbl>
    <w:p w14:paraId="1BA43545" w14:textId="77777777" w:rsidR="002F4722" w:rsidRDefault="002F4722" w:rsidP="002F4722">
      <w:pPr>
        <w:pStyle w:val="1"/>
        <w:spacing w:after="0"/>
      </w:pPr>
    </w:p>
    <w:p w14:paraId="059C6B8A" w14:textId="77777777" w:rsidR="000A70F9" w:rsidRDefault="000A70F9" w:rsidP="002F4722">
      <w:pPr>
        <w:pStyle w:val="1"/>
      </w:pPr>
      <w:r>
        <w:t>6.</w:t>
      </w:r>
      <w:r>
        <w:tab/>
        <w:t>Marble. Generally, marble is defined as any limestone, granular to compact in texture, capable of taking polish or of being used for fine architectural work. Marble (proper) differs from common limestone in being more or less crystallized by metamorphism. The severance tax rate on marble is $0.20 per ton of 2,000 pounds.</w:t>
      </w:r>
    </w:p>
    <w:p w14:paraId="5CD64DF2" w14:textId="77777777" w:rsidR="000A70F9" w:rsidRDefault="000A70F9" w:rsidP="002F4722">
      <w:pPr>
        <w:pStyle w:val="1"/>
      </w:pPr>
      <w:r>
        <w:t>7.</w:t>
      </w:r>
      <w:r>
        <w:tab/>
        <w:t>Minerals. There is a severance tax on the salt content in brine (commonly referred to as salt brine) extracted or produced in solution from the soil or water, when the same is used in the manufacture of other products and is not marketed as salt. The severance tax rates for the minerals in this Section are as follows.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FFFFFF"/>
        </w:tblBorders>
        <w:tblLayout w:type="fixed"/>
        <w:tblLook w:val="0000" w:firstRow="0" w:lastRow="0" w:firstColumn="0" w:lastColumn="0" w:noHBand="0" w:noVBand="0"/>
      </w:tblPr>
      <w:tblGrid>
        <w:gridCol w:w="1726"/>
        <w:gridCol w:w="3165"/>
      </w:tblGrid>
      <w:tr w:rsidR="000A70F9" w14:paraId="647A22BD" w14:textId="77777777" w:rsidTr="002F4722">
        <w:trPr>
          <w:cantSplit/>
          <w:jc w:val="center"/>
        </w:trPr>
        <w:tc>
          <w:tcPr>
            <w:tcW w:w="1726" w:type="dxa"/>
            <w:vAlign w:val="center"/>
          </w:tcPr>
          <w:p w14:paraId="24791B53" w14:textId="77777777" w:rsidR="000A70F9" w:rsidRDefault="000A70F9">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Sulphur</w:t>
            </w:r>
          </w:p>
        </w:tc>
        <w:tc>
          <w:tcPr>
            <w:tcW w:w="3165" w:type="dxa"/>
            <w:vAlign w:val="center"/>
          </w:tcPr>
          <w:p w14:paraId="551A13E5" w14:textId="77777777" w:rsidR="000A70F9" w:rsidRDefault="000A70F9">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$1.03 per long ton of 2,240 pounds</w:t>
            </w:r>
          </w:p>
        </w:tc>
      </w:tr>
      <w:tr w:rsidR="000A70F9" w14:paraId="46B7B2F9" w14:textId="77777777" w:rsidTr="002F4722">
        <w:trPr>
          <w:cantSplit/>
          <w:jc w:val="center"/>
        </w:trPr>
        <w:tc>
          <w:tcPr>
            <w:tcW w:w="1726" w:type="dxa"/>
            <w:vAlign w:val="center"/>
          </w:tcPr>
          <w:p w14:paraId="3C9391BD"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Salt</w:t>
            </w:r>
          </w:p>
        </w:tc>
        <w:tc>
          <w:tcPr>
            <w:tcW w:w="3165" w:type="dxa"/>
            <w:vAlign w:val="center"/>
          </w:tcPr>
          <w:p w14:paraId="044ADAC7"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$0.06 per ton of 2,000 pounds</w:t>
            </w:r>
          </w:p>
        </w:tc>
      </w:tr>
      <w:tr w:rsidR="000A70F9" w14:paraId="1FA0AD79" w14:textId="77777777" w:rsidTr="002F4722">
        <w:trPr>
          <w:cantSplit/>
          <w:jc w:val="center"/>
        </w:trPr>
        <w:tc>
          <w:tcPr>
            <w:tcW w:w="1726" w:type="dxa"/>
            <w:vAlign w:val="center"/>
          </w:tcPr>
          <w:p w14:paraId="1059DA85"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Salt content in brine</w:t>
            </w:r>
          </w:p>
        </w:tc>
        <w:tc>
          <w:tcPr>
            <w:tcW w:w="3165" w:type="dxa"/>
            <w:vAlign w:val="center"/>
          </w:tcPr>
          <w:p w14:paraId="6220CE8C"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$0.005 per ton of 2,000 pounds</w:t>
            </w:r>
          </w:p>
        </w:tc>
      </w:tr>
      <w:tr w:rsidR="000A70F9" w14:paraId="093D00C1" w14:textId="77777777" w:rsidTr="002F4722">
        <w:trPr>
          <w:cantSplit/>
          <w:jc w:val="center"/>
        </w:trPr>
        <w:tc>
          <w:tcPr>
            <w:tcW w:w="1726" w:type="dxa"/>
            <w:vAlign w:val="center"/>
          </w:tcPr>
          <w:p w14:paraId="722BC1E9"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Coal</w:t>
            </w:r>
          </w:p>
        </w:tc>
        <w:tc>
          <w:tcPr>
            <w:tcW w:w="3165" w:type="dxa"/>
            <w:vAlign w:val="center"/>
          </w:tcPr>
          <w:p w14:paraId="13BB0860"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$0.10 per ton of 2,000 pounds</w:t>
            </w:r>
          </w:p>
        </w:tc>
      </w:tr>
      <w:tr w:rsidR="000A70F9" w14:paraId="70CC89D8" w14:textId="77777777" w:rsidTr="002F4722">
        <w:trPr>
          <w:cantSplit/>
          <w:jc w:val="center"/>
        </w:trPr>
        <w:tc>
          <w:tcPr>
            <w:tcW w:w="1726" w:type="dxa"/>
            <w:vAlign w:val="center"/>
          </w:tcPr>
          <w:p w14:paraId="0452903C"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Lignite</w:t>
            </w:r>
          </w:p>
        </w:tc>
        <w:tc>
          <w:tcPr>
            <w:tcW w:w="3165" w:type="dxa"/>
            <w:vAlign w:val="center"/>
          </w:tcPr>
          <w:p w14:paraId="6E73F009"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$0.12 per ton of 2,000 pounds</w:t>
            </w:r>
          </w:p>
        </w:tc>
      </w:tr>
      <w:tr w:rsidR="000A70F9" w14:paraId="60CDE3EC" w14:textId="77777777" w:rsidTr="002F4722">
        <w:trPr>
          <w:cantSplit/>
          <w:jc w:val="center"/>
        </w:trPr>
        <w:tc>
          <w:tcPr>
            <w:tcW w:w="1726" w:type="dxa"/>
            <w:vAlign w:val="center"/>
          </w:tcPr>
          <w:p w14:paraId="71D117FB"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Ores</w:t>
            </w:r>
          </w:p>
        </w:tc>
        <w:tc>
          <w:tcPr>
            <w:tcW w:w="3165" w:type="dxa"/>
            <w:vAlign w:val="center"/>
          </w:tcPr>
          <w:p w14:paraId="7D91E367"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kern w:val="2"/>
                <w:sz w:val="16"/>
              </w:rPr>
            </w:pPr>
            <w:r>
              <w:rPr>
                <w:kern w:val="2"/>
                <w:sz w:val="16"/>
              </w:rPr>
              <w:t>$0.10 per ton of 2,000 pounds</w:t>
            </w:r>
          </w:p>
        </w:tc>
      </w:tr>
    </w:tbl>
    <w:p w14:paraId="55ADB82A" w14:textId="77777777" w:rsidR="000A70F9" w:rsidRDefault="000A70F9">
      <w:pPr>
        <w:pStyle w:val="AuthorityNote"/>
        <w:spacing w:before="200"/>
      </w:pPr>
      <w:r>
        <w:t>AUTHORITY NOTE:</w:t>
      </w:r>
      <w:r>
        <w:tab/>
        <w:t>Adopted in accordance with R.S. 47:631 and 633.</w:t>
      </w:r>
    </w:p>
    <w:p w14:paraId="047EFE86" w14:textId="77777777" w:rsidR="000A70F9" w:rsidRDefault="000A70F9">
      <w:pPr>
        <w:pStyle w:val="HistoricalNote"/>
      </w:pPr>
      <w:r>
        <w:t>HISTORICAL NOTE:</w:t>
      </w:r>
      <w:r>
        <w:tab/>
        <w:t>Adopted by the Department of Revenue and Taxation, Severance Tax Section, October 1970, promulgated LR 13:111 (February 1987), amended by the Department of Revenue, Severance Tax Division, LR 23:1704 (December 1997).</w:t>
      </w:r>
    </w:p>
    <w:p w14:paraId="16F7174D" w14:textId="77777777" w:rsidR="000A70F9" w:rsidRDefault="000A70F9" w:rsidP="00997742">
      <w:pPr>
        <w:pStyle w:val="Section"/>
        <w:keepLines w:val="0"/>
      </w:pPr>
      <w:bookmarkStart w:id="583" w:name="_Toc233690082"/>
      <w:bookmarkStart w:id="584" w:name="_Toc234030668"/>
      <w:bookmarkStart w:id="585" w:name="_Toc243721292"/>
      <w:bookmarkStart w:id="586" w:name="_Toc259619532"/>
      <w:bookmarkStart w:id="587" w:name="_Toc262718619"/>
      <w:bookmarkStart w:id="588" w:name="_Toc275165391"/>
      <w:bookmarkStart w:id="589" w:name="_Toc238197634"/>
      <w:r>
        <w:t>§2903.</w:t>
      </w:r>
      <w:r>
        <w:tab/>
        <w:t>Severance Taxes on Oil; Distillate, Condensate or Similar Natural Resources; Natural Gasoline or Casinghead Gasoline; Liquefied Petroleum Gases and Other Natural Gas Liquids; and Gas</w:t>
      </w:r>
      <w:bookmarkEnd w:id="583"/>
      <w:bookmarkEnd w:id="584"/>
      <w:bookmarkEnd w:id="585"/>
      <w:bookmarkEnd w:id="586"/>
      <w:bookmarkEnd w:id="587"/>
      <w:bookmarkEnd w:id="588"/>
      <w:bookmarkEnd w:id="589"/>
    </w:p>
    <w:p w14:paraId="2045966D" w14:textId="77777777" w:rsidR="000A70F9" w:rsidRDefault="000A70F9" w:rsidP="00997742">
      <w:pPr>
        <w:pStyle w:val="A"/>
        <w:keepNext/>
      </w:pPr>
      <w:r>
        <w:t>A.</w:t>
      </w:r>
      <w:r>
        <w:tab/>
        <w:t>Definitions</w:t>
      </w:r>
    </w:p>
    <w:p w14:paraId="28A8A8F1" w14:textId="77777777" w:rsidR="000A70F9" w:rsidRDefault="000A70F9">
      <w:pPr>
        <w:pStyle w:val="1"/>
      </w:pPr>
      <w:r>
        <w:rPr>
          <w:i/>
        </w:rPr>
        <w:t>Allocation of Value</w:t>
      </w:r>
      <w:r w:rsidR="003471AC">
        <w:rPr>
          <w:iCs/>
        </w:rPr>
        <w:t>―</w:t>
      </w:r>
      <w:r>
        <w:t xml:space="preserve">inasmuch as </w:t>
      </w:r>
      <w:r w:rsidRPr="005C360E">
        <w:t>oil and/or condensate</w:t>
      </w:r>
      <w:r>
        <w:t xml:space="preserve"> is accounted for on a lease basis, rather than on an individual well basis, the gross </w:t>
      </w:r>
      <w:r w:rsidRPr="005C360E">
        <w:t>value</w:t>
      </w:r>
      <w:r>
        <w:t xml:space="preserve"> received for runs from a lease shall be allocated to the wells within the lease on the basis of the pro rata barrels run from each well; it being the intent of this Section to apportion </w:t>
      </w:r>
      <w:r w:rsidRPr="005C360E">
        <w:t>value</w:t>
      </w:r>
      <w:r>
        <w:t xml:space="preserve"> received to all producing wells in a lease without regard to the tax rate applicable to each well.</w:t>
      </w:r>
    </w:p>
    <w:p w14:paraId="6965FB1E" w14:textId="77777777" w:rsidR="000A70F9" w:rsidRDefault="000A70F9">
      <w:pPr>
        <w:pStyle w:val="1"/>
      </w:pPr>
      <w:r>
        <w:rPr>
          <w:i/>
        </w:rPr>
        <w:lastRenderedPageBreak/>
        <w:t>Condensate</w:t>
      </w:r>
      <w:r w:rsidR="003471AC">
        <w:rPr>
          <w:iCs/>
        </w:rPr>
        <w:t>―</w:t>
      </w:r>
      <w:r>
        <w:t xml:space="preserve">liquid hydrocarbons, other than natural or casinghead gasoline, referred to as </w:t>
      </w:r>
      <w:r w:rsidRPr="005C360E">
        <w:t>condensate</w:t>
      </w:r>
      <w:r>
        <w:t xml:space="preserve">, distillate or other natural resources, which will remain in a liquid state, under atmospheric conditions of pressure and temperature, recovered by ordinary production methods from a </w:t>
      </w:r>
      <w:r w:rsidRPr="005C360E">
        <w:t>gas</w:t>
      </w:r>
      <w:r>
        <w:t xml:space="preserve"> well as classified by the Office of Conservation. This also includes liquid hydrocarbons recovered from separators or scrubbers situated at inlets to plants, compressors, dehydrators, and metering stations.</w:t>
      </w:r>
    </w:p>
    <w:p w14:paraId="085F9860" w14:textId="77777777" w:rsidR="000A70F9" w:rsidRDefault="000A70F9">
      <w:pPr>
        <w:pStyle w:val="1"/>
      </w:pPr>
      <w:r>
        <w:rPr>
          <w:i/>
        </w:rPr>
        <w:t>Department</w:t>
      </w:r>
      <w:r w:rsidR="003471AC">
        <w:rPr>
          <w:iCs/>
        </w:rPr>
        <w:t>―</w:t>
      </w:r>
      <w:r>
        <w:t>the Department of Revenue.</w:t>
      </w:r>
    </w:p>
    <w:p w14:paraId="5665529F" w14:textId="77777777" w:rsidR="000A70F9" w:rsidRDefault="000A70F9">
      <w:pPr>
        <w:pStyle w:val="1"/>
      </w:pPr>
      <w:r>
        <w:rPr>
          <w:i/>
        </w:rPr>
        <w:t>Gas</w:t>
      </w:r>
      <w:r w:rsidR="003471AC">
        <w:rPr>
          <w:iCs/>
        </w:rPr>
        <w:t>―</w:t>
      </w:r>
      <w:r>
        <w:t xml:space="preserve">gaseous phase hydrocarbons recovered by separation from either an </w:t>
      </w:r>
      <w:r w:rsidRPr="005C360E">
        <w:t>oil well or gas</w:t>
      </w:r>
      <w:r>
        <w:t xml:space="preserve"> well.</w:t>
      </w:r>
    </w:p>
    <w:p w14:paraId="081F7D00" w14:textId="77777777" w:rsidR="000A70F9" w:rsidRDefault="000A70F9">
      <w:pPr>
        <w:pStyle w:val="1"/>
      </w:pPr>
      <w:r>
        <w:rPr>
          <w:i/>
        </w:rPr>
        <w:t>Gas Tax Rate</w:t>
      </w:r>
      <w:r w:rsidR="003471AC">
        <w:rPr>
          <w:iCs/>
        </w:rPr>
        <w:t>―</w:t>
      </w:r>
      <w:r>
        <w:t xml:space="preserve">the </w:t>
      </w:r>
      <w:r w:rsidRPr="005C360E">
        <w:t>gas tax rate</w:t>
      </w:r>
      <w:r>
        <w:t xml:space="preserve"> as adjusted annually in accordance with R.S. 47:633(9)(i) will be rounded to the nearest 1/10 of 1 cent. When rounding, if the fourth decimal digit is five or greater, the rate shall be rounded up to the nearest tenth; if the fourth decimal digit is less than five, the rate shall be rounded down to the nearest tenth.</w:t>
      </w:r>
    </w:p>
    <w:p w14:paraId="3B0B174E" w14:textId="77777777" w:rsidR="000A70F9" w:rsidRDefault="000A70F9">
      <w:pPr>
        <w:pStyle w:val="1"/>
      </w:pPr>
      <w:r>
        <w:rPr>
          <w:i/>
        </w:rPr>
        <w:t>Incapable Gas Well</w:t>
      </w:r>
      <w:r w:rsidR="003471AC">
        <w:rPr>
          <w:iCs/>
        </w:rPr>
        <w:t>―</w:t>
      </w:r>
      <w:r>
        <w:t xml:space="preserve">a well classified by the Office of Conservation as a </w:t>
      </w:r>
      <w:r w:rsidRPr="005C360E">
        <w:t>gas</w:t>
      </w:r>
      <w:r>
        <w:t xml:space="preserve"> well which has been determined by the </w:t>
      </w:r>
      <w:r w:rsidRPr="005C360E">
        <w:t>secretary</w:t>
      </w:r>
      <w:r>
        <w:t xml:space="preserve"> to be incapable of producing an average of 250,000 cubic feet of </w:t>
      </w:r>
      <w:r w:rsidRPr="005C360E">
        <w:t>gas</w:t>
      </w:r>
      <w:r>
        <w:t xml:space="preserve"> per day, under operating conditions, throughout the entire taxable month.</w:t>
      </w:r>
    </w:p>
    <w:p w14:paraId="3389EEEB" w14:textId="77777777" w:rsidR="000A70F9" w:rsidRDefault="000A70F9">
      <w:pPr>
        <w:pStyle w:val="1"/>
        <w:spacing w:after="80"/>
      </w:pPr>
      <w:r>
        <w:rPr>
          <w:i/>
        </w:rPr>
        <w:t>Low Pressure Oil Well</w:t>
      </w:r>
      <w:r w:rsidR="003471AC">
        <w:rPr>
          <w:iCs/>
        </w:rPr>
        <w:t>―</w:t>
      </w:r>
      <w:r>
        <w:t xml:space="preserve">a well classified by the Office of Conservation as an </w:t>
      </w:r>
      <w:r w:rsidRPr="005C360E">
        <w:t>oil</w:t>
      </w:r>
      <w:r>
        <w:t xml:space="preserve"> well which has been determined by the </w:t>
      </w:r>
      <w:r w:rsidRPr="005C360E">
        <w:t>secretary</w:t>
      </w:r>
      <w:r>
        <w:t xml:space="preserve"> to have a wellhead pressure of 50 pounds per square inch gauge or less, under operating conditions, whether it be tubing flow or casing flow, throughout the entire taxable month. An </w:t>
      </w:r>
      <w:r w:rsidRPr="005C360E">
        <w:t>oil</w:t>
      </w:r>
      <w:r>
        <w:t xml:space="preserve"> well producing </w:t>
      </w:r>
      <w:r w:rsidRPr="005C360E">
        <w:t>oil</w:t>
      </w:r>
      <w:r>
        <w:t xml:space="preserve"> by any artificial method, such as </w:t>
      </w:r>
      <w:r w:rsidRPr="005C360E">
        <w:t>gas</w:t>
      </w:r>
      <w:r>
        <w:t xml:space="preserve"> lift, pumping or hydraulic lift shall be presumed, in the absence of a determination to the contrary by the </w:t>
      </w:r>
      <w:r w:rsidRPr="005C360E">
        <w:t>secretary</w:t>
      </w:r>
      <w:r>
        <w:t xml:space="preserve">, to have a wellhead pressure of </w:t>
      </w:r>
      <w:r w:rsidR="005C360E">
        <w:br/>
      </w:r>
      <w:r>
        <w:t>50 pounds per square inch gauge or less under operating conditions.</w:t>
      </w:r>
    </w:p>
    <w:p w14:paraId="4D9F7035" w14:textId="77777777" w:rsidR="000A70F9" w:rsidRDefault="000A70F9">
      <w:pPr>
        <w:pStyle w:val="1"/>
        <w:spacing w:after="80"/>
      </w:pPr>
      <w:r>
        <w:rPr>
          <w:i/>
        </w:rPr>
        <w:t>Natural Gas Liquids</w:t>
      </w:r>
      <w:r w:rsidR="003471AC">
        <w:rPr>
          <w:iCs/>
        </w:rPr>
        <w:t>―</w:t>
      </w:r>
      <w:r w:rsidRPr="009C28DB">
        <w:rPr>
          <w:i/>
        </w:rPr>
        <w:t>natural gas liquids</w:t>
      </w:r>
      <w:r>
        <w:t>, butane, propane, ethane and methane extracted as the result of additional processes employed in the mechanical processes as outlined in §2903.A.</w:t>
      </w:r>
      <w:r>
        <w:rPr>
          <w:i/>
        </w:rPr>
        <w:t>Natural or Casinghead Gasoline</w:t>
      </w:r>
      <w:r>
        <w:t>.</w:t>
      </w:r>
    </w:p>
    <w:p w14:paraId="78A07BFD" w14:textId="77777777" w:rsidR="000A70F9" w:rsidRDefault="000A70F9">
      <w:pPr>
        <w:pStyle w:val="1"/>
        <w:spacing w:after="80"/>
      </w:pPr>
      <w:r>
        <w:rPr>
          <w:i/>
        </w:rPr>
        <w:t>Natural or Casinghead Gasoline</w:t>
      </w:r>
      <w:r w:rsidR="003471AC">
        <w:rPr>
          <w:iCs/>
        </w:rPr>
        <w:t>―</w:t>
      </w:r>
      <w:r>
        <w:t xml:space="preserve">liquid hydrocarbons recovered from </w:t>
      </w:r>
      <w:r w:rsidRPr="005C360E">
        <w:t>gas</w:t>
      </w:r>
      <w:r>
        <w:t xml:space="preserve"> (subsequent to the ultimate separation and/or scrubbing of the </w:t>
      </w:r>
      <w:r w:rsidRPr="005C360E">
        <w:t>gas</w:t>
      </w:r>
      <w:r>
        <w:t xml:space="preserve"> stream) by specifically applied mechanical processes of absorption, adsorption, compression cooling, cryogenics and refrigeration to the entire volume of </w:t>
      </w:r>
      <w:r w:rsidRPr="009C28DB">
        <w:rPr>
          <w:i/>
        </w:rPr>
        <w:t>gas</w:t>
      </w:r>
      <w:r>
        <w:t xml:space="preserve"> from which these liquid hydrocarbons are recovered. </w:t>
      </w:r>
      <w:r>
        <w:rPr>
          <w:iCs/>
        </w:rPr>
        <w:t>This includes liquid hydrocarbons recovered from hydrex and HRU units.</w:t>
      </w:r>
    </w:p>
    <w:p w14:paraId="3FC197D7" w14:textId="77777777" w:rsidR="000A70F9" w:rsidRDefault="000A70F9">
      <w:pPr>
        <w:pStyle w:val="1"/>
        <w:spacing w:after="80"/>
      </w:pPr>
      <w:r>
        <w:rPr>
          <w:i/>
        </w:rPr>
        <w:t>Oil</w:t>
      </w:r>
      <w:r w:rsidR="003471AC">
        <w:rPr>
          <w:iCs/>
        </w:rPr>
        <w:t>―</w:t>
      </w:r>
      <w:r>
        <w:t xml:space="preserve">liquid hydrocarbons recovered by initial separation from a well classified as an </w:t>
      </w:r>
      <w:r w:rsidRPr="005C360E">
        <w:t>oil</w:t>
      </w:r>
      <w:r>
        <w:t xml:space="preserve"> well by the Office of Conservation.</w:t>
      </w:r>
    </w:p>
    <w:p w14:paraId="00EAE18F" w14:textId="77777777" w:rsidR="000A70F9" w:rsidRDefault="000A70F9">
      <w:pPr>
        <w:pStyle w:val="1"/>
      </w:pPr>
      <w:r>
        <w:rPr>
          <w:i/>
          <w:iCs/>
        </w:rPr>
        <w:t>Payout</w:t>
      </w:r>
      <w:r w:rsidR="003471AC">
        <w:t>―</w:t>
      </w:r>
      <w:r>
        <w:t xml:space="preserve">the </w:t>
      </w:r>
      <w:r w:rsidRPr="005C360E">
        <w:t>payout</w:t>
      </w:r>
      <w:r>
        <w:t xml:space="preserve"> of the well cost for a horizontal well as referred to in R.S. 47:633(7)(c)(iii), a deep well as referred to in R.S. 47:633(9)(d)(v), and a new discovery well as referred to in R.S. 47:648.3 occurs when gross revenue from the well, less royalties and operating costs directly attributable to the well, equals the well cost as approved by the Office of Conservation. Operating costs are limited to those costs </w:t>
      </w:r>
      <w:r>
        <w:t>directly attributable to the operation of the exempt well, such as direct materials, supplies, fuel, direct labor, contract labor or services, repairs, maintenance, property taxes, insurance, depreciation, and any other costs that can be directly attributed to the operation of the well. Operating costs do not include any costs that were included in the well cost approved by the Office of Conservation.</w:t>
      </w:r>
    </w:p>
    <w:p w14:paraId="4DDBE53E" w14:textId="77777777" w:rsidR="000A70F9" w:rsidRDefault="000A70F9">
      <w:pPr>
        <w:pStyle w:val="1"/>
        <w:spacing w:after="80"/>
      </w:pPr>
      <w:r>
        <w:rPr>
          <w:i/>
        </w:rPr>
        <w:t>Secretary</w:t>
      </w:r>
      <w:r w:rsidR="002F4722">
        <w:rPr>
          <w:rFonts w:ascii="Arial" w:hAnsi="Arial" w:cs="Arial"/>
        </w:rPr>
        <w:sym w:font="Symbol" w:char="F0BE"/>
      </w:r>
      <w:r>
        <w:t>the Secretary of the Department of Revenue.</w:t>
      </w:r>
    </w:p>
    <w:p w14:paraId="07F66181" w14:textId="77777777" w:rsidR="000A70F9" w:rsidRDefault="000A70F9">
      <w:pPr>
        <w:pStyle w:val="1"/>
        <w:spacing w:after="80"/>
      </w:pPr>
      <w:r>
        <w:rPr>
          <w:i/>
        </w:rPr>
        <w:t>Stripper Field</w:t>
      </w:r>
      <w:r w:rsidR="002F4722">
        <w:rPr>
          <w:rFonts w:ascii="Arial" w:hAnsi="Arial" w:cs="Arial"/>
        </w:rPr>
        <w:sym w:font="Symbol" w:char="F0BE"/>
      </w:r>
      <w:r>
        <w:t xml:space="preserve">a field in which all crude </w:t>
      </w:r>
      <w:r w:rsidRPr="00EF7225">
        <w:t>oil</w:t>
      </w:r>
      <w:r>
        <w:t xml:space="preserve"> production is from certified stripper </w:t>
      </w:r>
      <w:r w:rsidRPr="00EF7225">
        <w:t>oil</w:t>
      </w:r>
      <w:r>
        <w:t xml:space="preserve"> wells.</w:t>
      </w:r>
    </w:p>
    <w:p w14:paraId="120758F9" w14:textId="77777777" w:rsidR="000A70F9" w:rsidRDefault="000A70F9">
      <w:pPr>
        <w:pStyle w:val="1"/>
        <w:spacing w:after="80"/>
      </w:pPr>
      <w:r>
        <w:rPr>
          <w:i/>
        </w:rPr>
        <w:t>Value</w:t>
      </w:r>
      <w:r w:rsidR="002F4722">
        <w:rPr>
          <w:rFonts w:ascii="Arial" w:hAnsi="Arial" w:cs="Arial"/>
        </w:rPr>
        <w:sym w:font="Symbol" w:char="F0BE"/>
      </w:r>
      <w:r>
        <w:t xml:space="preserve">with respect to </w:t>
      </w:r>
      <w:r w:rsidRPr="00EF7225">
        <w:t>oil</w:t>
      </w:r>
      <w:r>
        <w:t xml:space="preserve"> and/or </w:t>
      </w:r>
      <w:r w:rsidRPr="00EF7225">
        <w:t xml:space="preserve">condensate, the value </w:t>
      </w:r>
      <w:r>
        <w:t xml:space="preserve">shall be the higher of the </w:t>
      </w:r>
      <w:r w:rsidRPr="00EF7225">
        <w:t>gross receipts</w:t>
      </w:r>
      <w:r>
        <w:t xml:space="preserve"> received from the first purchaser by the producer or the </w:t>
      </w:r>
      <w:r w:rsidRPr="00EF7225">
        <w:t>posted field price</w:t>
      </w:r>
      <w:r>
        <w:t>.</w:t>
      </w:r>
    </w:p>
    <w:p w14:paraId="3EED0A65" w14:textId="77777777" w:rsidR="000A70F9" w:rsidRDefault="000A70F9">
      <w:pPr>
        <w:pStyle w:val="a0"/>
      </w:pPr>
      <w:r>
        <w:t>a.</w:t>
      </w:r>
      <w:r>
        <w:tab/>
      </w:r>
      <w:r>
        <w:rPr>
          <w:i/>
        </w:rPr>
        <w:t>Gross Receipts</w:t>
      </w:r>
      <w:r w:rsidR="002F4722">
        <w:rPr>
          <w:rFonts w:ascii="Arial" w:hAnsi="Arial" w:cs="Arial"/>
        </w:rPr>
        <w:sym w:font="Symbol" w:char="F0BE"/>
      </w:r>
      <w:r>
        <w:t>the total amount of payment:</w:t>
      </w:r>
    </w:p>
    <w:p w14:paraId="26B4988A" w14:textId="77777777" w:rsidR="000A70F9" w:rsidRDefault="000A70F9">
      <w:pPr>
        <w:pStyle w:val="i0"/>
        <w:outlineLvl w:val="6"/>
      </w:pPr>
      <w:r>
        <w:tab/>
        <w:t>i.</w:t>
      </w:r>
      <w:r>
        <w:tab/>
        <w:t xml:space="preserve">received from the first purchaser in an </w:t>
      </w:r>
      <w:r w:rsidRPr="00EF7225">
        <w:t>arm's length transaction</w:t>
      </w:r>
      <w:r>
        <w:t>; or</w:t>
      </w:r>
    </w:p>
    <w:p w14:paraId="794CA36C" w14:textId="77777777" w:rsidR="000A70F9" w:rsidRDefault="000A70F9">
      <w:pPr>
        <w:pStyle w:val="i0"/>
        <w:outlineLvl w:val="6"/>
      </w:pPr>
      <w:r>
        <w:tab/>
        <w:t>ii.</w:t>
      </w:r>
      <w:r>
        <w:tab/>
        <w:t xml:space="preserve">received from the first purchaser or transferred from the first purchaser by recognized accounting methodology, in a </w:t>
      </w:r>
      <w:r w:rsidRPr="00EF7225">
        <w:t>non-arm's length transaction. Gross</w:t>
      </w:r>
      <w:r w:rsidRPr="009C28DB">
        <w:rPr>
          <w:i/>
        </w:rPr>
        <w:t xml:space="preserve"> </w:t>
      </w:r>
      <w:r w:rsidRPr="00EF7225">
        <w:t>receipts</w:t>
      </w:r>
      <w:r>
        <w:t xml:space="preserve"> shall include bonus or premium payments when made by the purchaser to the owner, all advanced payments, and any other thing of value such as exchanges, barter, or reimbursement of costs. Advanced payments are not taxable until the </w:t>
      </w:r>
      <w:r w:rsidRPr="00EF7225">
        <w:t>oil and/or condensate</w:t>
      </w:r>
      <w:r>
        <w:t xml:space="preserve"> for which such payments are made are actually severed and delivered to the purchaser.</w:t>
      </w:r>
    </w:p>
    <w:p w14:paraId="0C265668" w14:textId="77777777" w:rsidR="000A70F9" w:rsidRPr="002F4722" w:rsidRDefault="000A70F9">
      <w:pPr>
        <w:pStyle w:val="a0"/>
      </w:pPr>
      <w:r>
        <w:t>b.</w:t>
      </w:r>
      <w:r>
        <w:tab/>
      </w:r>
      <w:r>
        <w:rPr>
          <w:i/>
        </w:rPr>
        <w:t>Posted Field Price</w:t>
      </w:r>
      <w:r w:rsidR="002F4722">
        <w:rPr>
          <w:iCs/>
        </w:rPr>
        <w:sym w:font="Symbol" w:char="F0BE"/>
      </w:r>
      <w:r>
        <w:t xml:space="preserve">a statement of crude </w:t>
      </w:r>
      <w:r w:rsidRPr="00EF7225">
        <w:t xml:space="preserve">oil </w:t>
      </w:r>
      <w:r>
        <w:t xml:space="preserve">prices circulated among buyers and sellers of crude petroleum and is generally known by buyers and sellers within the field as being the posted price. The </w:t>
      </w:r>
      <w:r w:rsidRPr="00EF7225">
        <w:t>posted field price</w:t>
      </w:r>
      <w:r>
        <w:t xml:space="preserve"> is the actual price of crude petroleum advertised for a field. The area price is a statement of crude </w:t>
      </w:r>
      <w:r w:rsidRPr="00EF7225">
        <w:t>oil</w:t>
      </w:r>
      <w:r>
        <w:t xml:space="preserve"> prices circulated among buyers and sellers of crude petroleum listing prices for different areas of the state, usually listed as north Louisiana and south Louisiana, and generally known among buyers and sellers within the area as the posted price. This area price is the beginning price for crude petroleum of an area before adjustments for kind and quality (including, but not limited to, gravity adjustments) of the crude petroleum. When no actual </w:t>
      </w:r>
      <w:r w:rsidRPr="00EF7225">
        <w:t>posted field price</w:t>
      </w:r>
      <w:r>
        <w:t xml:space="preserve"> is advertised or issued by a purchaser, the area price less adjustments for kind or quality (including, but not limited to, gravity adjustments) becomes </w:t>
      </w:r>
      <w:r w:rsidRPr="002F4722">
        <w:t>the posted field price.</w:t>
      </w:r>
    </w:p>
    <w:p w14:paraId="35CD841C" w14:textId="77777777" w:rsidR="000A70F9" w:rsidRDefault="000A70F9">
      <w:pPr>
        <w:pStyle w:val="a0"/>
      </w:pPr>
      <w:r>
        <w:t>c.</w:t>
      </w:r>
      <w:r>
        <w:tab/>
      </w:r>
      <w:r>
        <w:rPr>
          <w:i/>
        </w:rPr>
        <w:t>Arm's Length Transaction</w:t>
      </w:r>
      <w:r w:rsidR="002F4722">
        <w:rPr>
          <w:iCs/>
        </w:rPr>
        <w:sym w:font="Symbol" w:char="F0BE"/>
      </w:r>
      <w:r>
        <w:t>a contract or agreement that has been arrived at in the open market place between independent and nonaffiliated parties with opposing economic interests.</w:t>
      </w:r>
    </w:p>
    <w:p w14:paraId="28520615" w14:textId="77777777" w:rsidR="000A70F9" w:rsidRDefault="000A70F9">
      <w:pPr>
        <w:pStyle w:val="a0"/>
      </w:pPr>
      <w:r>
        <w:t>d.</w:t>
      </w:r>
      <w:r>
        <w:tab/>
      </w:r>
      <w:r>
        <w:rPr>
          <w:i/>
        </w:rPr>
        <w:t>Non-Arm's Length Transaction</w:t>
      </w:r>
      <w:r w:rsidR="002F4722">
        <w:rPr>
          <w:iCs/>
        </w:rPr>
        <w:sym w:font="Symbol" w:char="F0BE"/>
      </w:r>
      <w:r>
        <w:t>a contract or agreement between subsidiaries and/or related parties and/or affiliates.</w:t>
      </w:r>
    </w:p>
    <w:p w14:paraId="6DC01A49" w14:textId="77777777" w:rsidR="000A70F9" w:rsidRDefault="000A70F9">
      <w:pPr>
        <w:pStyle w:val="a0"/>
      </w:pPr>
      <w:r>
        <w:t>e.</w:t>
      </w:r>
      <w:r>
        <w:tab/>
      </w:r>
      <w:r>
        <w:rPr>
          <w:i/>
        </w:rPr>
        <w:t>Value in Arm's Length Transaction</w:t>
      </w:r>
      <w:r w:rsidR="002F4722">
        <w:rPr>
          <w:iCs/>
        </w:rPr>
        <w:sym w:font="Symbol" w:char="F0BE"/>
      </w:r>
      <w:r>
        <w:t xml:space="preserve">in an </w:t>
      </w:r>
      <w:r w:rsidRPr="00EF7225">
        <w:t>arm's length transaction, the value</w:t>
      </w:r>
      <w:r>
        <w:t xml:space="preserve"> shall be the </w:t>
      </w:r>
      <w:r w:rsidRPr="00EF7225">
        <w:t>gross receipts</w:t>
      </w:r>
      <w:r>
        <w:t xml:space="preserve"> of all things of value received directly or indirectly by the producer.</w:t>
      </w:r>
    </w:p>
    <w:p w14:paraId="7DBD475F" w14:textId="77777777" w:rsidR="000A70F9" w:rsidRDefault="000A70F9">
      <w:pPr>
        <w:pStyle w:val="a0"/>
      </w:pPr>
      <w:r>
        <w:lastRenderedPageBreak/>
        <w:t>f.</w:t>
      </w:r>
      <w:r>
        <w:tab/>
      </w:r>
      <w:r>
        <w:rPr>
          <w:i/>
        </w:rPr>
        <w:t>Value in Non-Arm's Length Transaction</w:t>
      </w:r>
      <w:r w:rsidR="009F4E25">
        <w:rPr>
          <w:iCs/>
        </w:rPr>
        <w:sym w:font="Symbol" w:char="F0BE"/>
      </w:r>
      <w:r>
        <w:t xml:space="preserve">in a </w:t>
      </w:r>
      <w:r w:rsidRPr="00EF7225">
        <w:t>non-arm's length transaction, the value</w:t>
      </w:r>
      <w:r>
        <w:t xml:space="preserve"> shall be derived by taking the following into consideration:</w:t>
      </w:r>
    </w:p>
    <w:p w14:paraId="6167F43B" w14:textId="77777777" w:rsidR="000A70F9" w:rsidRDefault="000A70F9">
      <w:pPr>
        <w:pStyle w:val="i0"/>
        <w:outlineLvl w:val="6"/>
      </w:pPr>
      <w:r>
        <w:tab/>
        <w:t>i.</w:t>
      </w:r>
      <w:r>
        <w:tab/>
        <w:t xml:space="preserve">the </w:t>
      </w:r>
      <w:r w:rsidRPr="00EF7225">
        <w:t>gross receipts</w:t>
      </w:r>
      <w:r>
        <w:t xml:space="preserve"> of all things of </w:t>
      </w:r>
      <w:r w:rsidRPr="00EF7225">
        <w:t xml:space="preserve">value </w:t>
      </w:r>
      <w:r>
        <w:t>received directly or indirectly by the producer;</w:t>
      </w:r>
    </w:p>
    <w:p w14:paraId="6C116AD9" w14:textId="77777777" w:rsidR="000A70F9" w:rsidRDefault="000A70F9">
      <w:pPr>
        <w:pStyle w:val="i0"/>
        <w:outlineLvl w:val="6"/>
      </w:pPr>
      <w:r>
        <w:tab/>
        <w:t>ii.</w:t>
      </w:r>
      <w:r>
        <w:tab/>
        <w:t xml:space="preserve">if the producer or a subsidiary, related party, or an affiliate of the producer, is the purchaser, look to the gross proceeds from contemporaneous </w:t>
      </w:r>
      <w:r w:rsidRPr="00EF7225">
        <w:t>arm's length transactions</w:t>
      </w:r>
      <w:r>
        <w:t xml:space="preserve"> by such purchaser for the purchase of significant quantities of like quality </w:t>
      </w:r>
      <w:r w:rsidRPr="00EF7225">
        <w:t>oil or condensate</w:t>
      </w:r>
      <w:r>
        <w:t xml:space="preserve"> in the same field, or if necessary, the same area;</w:t>
      </w:r>
    </w:p>
    <w:p w14:paraId="733D0ADA" w14:textId="77777777" w:rsidR="000A70F9" w:rsidRDefault="000A70F9">
      <w:pPr>
        <w:pStyle w:val="i0"/>
        <w:outlineLvl w:val="6"/>
      </w:pPr>
      <w:r>
        <w:tab/>
        <w:t>iii.</w:t>
      </w:r>
      <w:r>
        <w:tab/>
        <w:t xml:space="preserve">the prices paid by independent and nonaffiliated parties for significant quantities of like quality </w:t>
      </w:r>
      <w:r w:rsidRPr="00EF7225">
        <w:t>oil or condensate</w:t>
      </w:r>
      <w:r>
        <w:t xml:space="preserve"> produced in the same field or, if necessary, the same area; and</w:t>
      </w:r>
    </w:p>
    <w:p w14:paraId="07D64F80" w14:textId="77777777" w:rsidR="000A70F9" w:rsidRDefault="000A70F9">
      <w:pPr>
        <w:pStyle w:val="i0"/>
        <w:outlineLvl w:val="6"/>
      </w:pPr>
      <w:r>
        <w:tab/>
        <w:t>iv.</w:t>
      </w:r>
      <w:r>
        <w:tab/>
        <w:t>other relevant information, including information submitted by the producer concerning the unique circumstances of producer's operations, product or market.</w:t>
      </w:r>
    </w:p>
    <w:p w14:paraId="43B4902E" w14:textId="77777777" w:rsidR="000A70F9" w:rsidRDefault="000A70F9">
      <w:pPr>
        <w:pStyle w:val="a0"/>
      </w:pPr>
      <w:r>
        <w:t>g.</w:t>
      </w:r>
      <w:r>
        <w:tab/>
        <w:t xml:space="preserve">The </w:t>
      </w:r>
      <w:r w:rsidRPr="00EF7225">
        <w:t>secretary</w:t>
      </w:r>
      <w:r>
        <w:t xml:space="preserve">, in the absence of supporting documentation or </w:t>
      </w:r>
      <w:r w:rsidRPr="00EF7225">
        <w:t>arm</w:t>
      </w:r>
      <w:r w:rsidR="008405F3" w:rsidRPr="00EF7225">
        <w:t>'</w:t>
      </w:r>
      <w:r w:rsidRPr="00EF7225">
        <w:t>s length transaction</w:t>
      </w:r>
      <w:r>
        <w:t xml:space="preserve">, may adjust a producer's reported </w:t>
      </w:r>
      <w:r w:rsidRPr="00EF7225">
        <w:t>value</w:t>
      </w:r>
      <w:r>
        <w:t xml:space="preserve"> to conform with the above mentioned standards.</w:t>
      </w:r>
    </w:p>
    <w:p w14:paraId="010C14C6" w14:textId="77777777" w:rsidR="000A70F9" w:rsidRDefault="000A70F9">
      <w:pPr>
        <w:pStyle w:val="a0"/>
      </w:pPr>
      <w:r>
        <w:t>h.</w:t>
      </w:r>
      <w:r>
        <w:tab/>
      </w:r>
      <w:r>
        <w:rPr>
          <w:i/>
        </w:rPr>
        <w:t>Transportation Costs</w:t>
      </w:r>
      <w:r w:rsidR="002F4722">
        <w:rPr>
          <w:iCs/>
        </w:rPr>
        <w:sym w:font="Symbol" w:char="F0BE"/>
      </w:r>
      <w:r>
        <w:t xml:space="preserve">there shall be deducted from the </w:t>
      </w:r>
      <w:r w:rsidRPr="00EF7225">
        <w:t>value</w:t>
      </w:r>
      <w:r>
        <w:t xml:space="preserve"> determined under the foregoing provisions the charges for trucking, barging, and pipeline fees actually charged the producer. In the event the producer transports the </w:t>
      </w:r>
      <w:r w:rsidRPr="00EF7225">
        <w:t>oil and/or condensate</w:t>
      </w:r>
      <w:r>
        <w:t xml:space="preserve"> by his own facilities, $0.25 per barrel shall be deemed to be a reasonable charge for transportation and may be deducted from the </w:t>
      </w:r>
      <w:r w:rsidRPr="00EF7225">
        <w:t xml:space="preserve">value </w:t>
      </w:r>
      <w:r>
        <w:t xml:space="preserve">computed under the foregoing provisions. The producer can deduct either the $0.25 per barrel or actual transportation charges billed by third parties but not both. Should it become apparent the $0.25 per barrel charge is inequitable or unreasonable, the </w:t>
      </w:r>
      <w:r w:rsidRPr="00EF7225">
        <w:t>secretary</w:t>
      </w:r>
      <w:r>
        <w:t xml:space="preserve"> may prospectively redetermine the transportation charge to be allowed when the producer transports the </w:t>
      </w:r>
      <w:r w:rsidRPr="00EF7225">
        <w:t>oil and/or condensate</w:t>
      </w:r>
      <w:r>
        <w:t xml:space="preserve"> in his own facilities.</w:t>
      </w:r>
    </w:p>
    <w:p w14:paraId="47859E29" w14:textId="77777777" w:rsidR="00A253AB" w:rsidRPr="000D1259" w:rsidRDefault="00A253AB" w:rsidP="00A253AB">
      <w:pPr>
        <w:pStyle w:val="A"/>
      </w:pPr>
      <w:r w:rsidRPr="000D1259">
        <w:t>B.</w:t>
      </w:r>
      <w:r w:rsidRPr="000D1259">
        <w:tab/>
        <w:t>Certification for Reduced Tax Rates. A taxpayer may qualify for the lesser tax rates levied in R.S. 47:633(7)(b) and (c), and R.S. 47:633(9) by certifying and reporting production and test data, on forms prescribed by the secretary.</w:t>
      </w:r>
    </w:p>
    <w:p w14:paraId="6C116781" w14:textId="77777777" w:rsidR="00A253AB" w:rsidRPr="000D1259" w:rsidRDefault="00A253AB" w:rsidP="00997742">
      <w:pPr>
        <w:pStyle w:val="1"/>
        <w:spacing w:after="60"/>
      </w:pPr>
      <w:r w:rsidRPr="000D1259">
        <w:t>1.</w:t>
      </w:r>
      <w:r w:rsidRPr="000D1259">
        <w:tab/>
        <w:t>Oil. Oil production is certified for reduced severance tax rates provided by R.S. 47:633(7)(b) or (c)(i)(aa) by individual well. To receive the reduced tax rate</w:t>
      </w:r>
      <w:r>
        <w:t xml:space="preserve"> </w:t>
      </w:r>
      <w:r w:rsidRPr="000D1259">
        <w:t xml:space="preserve">on the crude oil production from an oil well, an application must be filed with the secretary on or before the </w:t>
      </w:r>
      <w:r>
        <w:t>twenty-fif</w:t>
      </w:r>
      <w:r w:rsidRPr="000D1259">
        <w:t>th day of the second month following the month in which production subject to the reduced rate applies.</w:t>
      </w:r>
    </w:p>
    <w:p w14:paraId="72BCB8A5" w14:textId="77777777" w:rsidR="00A253AB" w:rsidRPr="000D1259" w:rsidRDefault="00A253AB" w:rsidP="00997742">
      <w:pPr>
        <w:pStyle w:val="a0"/>
        <w:spacing w:after="60"/>
      </w:pPr>
      <w:r w:rsidRPr="000D1259">
        <w:t>a.</w:t>
      </w:r>
      <w:r w:rsidRPr="000D1259">
        <w:tab/>
        <w:t xml:space="preserve">After a well has been certified for the reduced tax rate, it is necessary to file continuing certification forms on or before the </w:t>
      </w:r>
      <w:r>
        <w:t>twenty-fif</w:t>
      </w:r>
      <w:r w:rsidRPr="000D1259">
        <w:t>th day of the second month following the months of production.</w:t>
      </w:r>
    </w:p>
    <w:p w14:paraId="4D048AA7" w14:textId="77777777" w:rsidR="00A253AB" w:rsidRPr="000D1259" w:rsidRDefault="00A253AB" w:rsidP="00997742">
      <w:pPr>
        <w:pStyle w:val="i0"/>
        <w:spacing w:after="60"/>
      </w:pPr>
      <w:r>
        <w:tab/>
      </w:r>
      <w:r w:rsidRPr="000D1259">
        <w:t>i.</w:t>
      </w:r>
      <w:r w:rsidRPr="000D1259">
        <w:tab/>
        <w:t xml:space="preserve">It is not necessary to include stripper wells that are certified with a </w:t>
      </w:r>
      <w:r w:rsidR="00420421" w:rsidRPr="00420421">
        <w:t>“</w:t>
      </w:r>
      <w:r w:rsidRPr="000D1259">
        <w:t>B</w:t>
      </w:r>
      <w:r w:rsidR="00420421" w:rsidRPr="00420421">
        <w:t>”</w:t>
      </w:r>
      <w:r w:rsidRPr="000D1259">
        <w:t xml:space="preserve"> prefix code on the continuing certification forms.</w:t>
      </w:r>
    </w:p>
    <w:p w14:paraId="4247F41F" w14:textId="77777777" w:rsidR="00A253AB" w:rsidRPr="000D1259" w:rsidRDefault="00A253AB" w:rsidP="00997742">
      <w:pPr>
        <w:pStyle w:val="i0"/>
        <w:numPr>
          <w:ins w:id="590" w:author="Nancy Beverly" w:date="2006-05-09T10:48:00Z"/>
        </w:numPr>
        <w:spacing w:after="60"/>
      </w:pPr>
      <w:r>
        <w:tab/>
      </w:r>
      <w:r w:rsidRPr="000D1259">
        <w:t>ii.</w:t>
      </w:r>
      <w:r w:rsidRPr="000D1259">
        <w:tab/>
        <w:t>Failure to file or delinquent filing of the continuing certification forms may result in certification denial for the month</w:t>
      </w:r>
      <w:r>
        <w:t>'</w:t>
      </w:r>
      <w:r w:rsidRPr="000D1259">
        <w:t>s production that the report is delinquent or not filed.</w:t>
      </w:r>
    </w:p>
    <w:p w14:paraId="5D6D1FBA" w14:textId="77777777" w:rsidR="00A253AB" w:rsidRPr="000D1259" w:rsidRDefault="00A253AB" w:rsidP="00997742">
      <w:pPr>
        <w:pStyle w:val="a0"/>
        <w:spacing w:after="60"/>
      </w:pPr>
      <w:r w:rsidRPr="000D1259">
        <w:t>b.</w:t>
      </w:r>
      <w:r w:rsidRPr="000D1259">
        <w:tab/>
        <w:t>Wells cannot be certified as both a stripper and an incapable oil well.</w:t>
      </w:r>
    </w:p>
    <w:p w14:paraId="3E6713F0" w14:textId="77777777" w:rsidR="00A253AB" w:rsidRPr="000D1259" w:rsidRDefault="00A253AB" w:rsidP="00997742">
      <w:pPr>
        <w:pStyle w:val="a0"/>
        <w:spacing w:after="60"/>
      </w:pPr>
      <w:r w:rsidRPr="000D1259">
        <w:t>c.</w:t>
      </w:r>
      <w:r w:rsidRPr="000D1259">
        <w:tab/>
        <w:t>Recertification is required whenever the well operator changes.</w:t>
      </w:r>
    </w:p>
    <w:p w14:paraId="1374B136" w14:textId="77777777" w:rsidR="00A253AB" w:rsidRPr="000D1259" w:rsidRDefault="00A253AB" w:rsidP="00997742">
      <w:pPr>
        <w:pStyle w:val="a0"/>
        <w:spacing w:after="60"/>
      </w:pPr>
      <w:r w:rsidRPr="000D1259">
        <w:t>d.</w:t>
      </w:r>
      <w:r w:rsidRPr="000D1259">
        <w:tab/>
        <w:t>All wells are subject to redetermination of their reduced rate status based on reports filed with the Department and the Office of Conservation. When a well no longer meets the qualifications for the reduced tax rate for which it was certified, the full tax rate becomes due.</w:t>
      </w:r>
    </w:p>
    <w:p w14:paraId="7EBF21FB" w14:textId="77777777" w:rsidR="00A253AB" w:rsidRPr="000D1259" w:rsidRDefault="00A253AB" w:rsidP="00997742">
      <w:pPr>
        <w:pStyle w:val="1"/>
        <w:spacing w:after="80"/>
      </w:pPr>
      <w:r w:rsidRPr="000D1259">
        <w:t>2.</w:t>
      </w:r>
      <w:r w:rsidRPr="000D1259">
        <w:tab/>
        <w:t>Gas. Gas production is certified for reduced severance tax rates provided by R.S. 47:633(9)(b) and (c) by individual well</w:t>
      </w:r>
      <w:r>
        <w:t>s</w:t>
      </w:r>
      <w:r w:rsidRPr="000D1259">
        <w:t xml:space="preserve">. To receive the reduced severance tax rate on natural gas or casinghead gas production, an application must be filed with the secretary on or before the </w:t>
      </w:r>
      <w:r>
        <w:t>twenty-fif</w:t>
      </w:r>
      <w:r w:rsidRPr="000D1259">
        <w:t>th day of the second month following the month in which production occurs.</w:t>
      </w:r>
    </w:p>
    <w:p w14:paraId="05879153" w14:textId="77777777" w:rsidR="00A253AB" w:rsidRPr="000D1259" w:rsidRDefault="00A253AB" w:rsidP="00997742">
      <w:pPr>
        <w:pStyle w:val="a0"/>
        <w:numPr>
          <w:ins w:id="591" w:author="Nancy Beverly" w:date="2006-05-09T10:45:00Z"/>
        </w:numPr>
        <w:spacing w:after="80"/>
      </w:pPr>
      <w:r w:rsidRPr="000D1259">
        <w:t>a.</w:t>
      </w:r>
      <w:r w:rsidRPr="000D1259">
        <w:tab/>
        <w:t xml:space="preserve">After a well has been certified for the reduced tax rate, it is necessary to file continuing certification forms on or before the </w:t>
      </w:r>
      <w:r>
        <w:t>twenty-fif</w:t>
      </w:r>
      <w:r w:rsidRPr="000D1259">
        <w:t>th day of the second month following the month of production.</w:t>
      </w:r>
    </w:p>
    <w:p w14:paraId="3CDEC96F" w14:textId="77777777" w:rsidR="00A253AB" w:rsidRPr="000D1259" w:rsidRDefault="00A253AB" w:rsidP="00997742">
      <w:pPr>
        <w:pStyle w:val="i0"/>
        <w:spacing w:after="80"/>
      </w:pPr>
      <w:r>
        <w:tab/>
      </w:r>
      <w:r w:rsidRPr="000D1259">
        <w:t>i.</w:t>
      </w:r>
      <w:r w:rsidRPr="000D1259">
        <w:tab/>
        <w:t xml:space="preserve">It is not necessary to include incapable gas wells that are certified with an </w:t>
      </w:r>
      <w:r w:rsidR="00420421" w:rsidRPr="00420421">
        <w:t>“</w:t>
      </w:r>
      <w:r w:rsidRPr="000D1259">
        <w:t>F</w:t>
      </w:r>
      <w:r w:rsidR="00420421" w:rsidRPr="00420421">
        <w:t>”</w:t>
      </w:r>
      <w:r w:rsidRPr="000D1259">
        <w:t xml:space="preserve"> prefix code on the continuing certification forms.</w:t>
      </w:r>
    </w:p>
    <w:p w14:paraId="49E28E93" w14:textId="77777777" w:rsidR="00A253AB" w:rsidRPr="000D1259" w:rsidRDefault="00A253AB" w:rsidP="00997742">
      <w:pPr>
        <w:pStyle w:val="i0"/>
        <w:spacing w:after="80"/>
      </w:pPr>
      <w:r>
        <w:tab/>
      </w:r>
      <w:r w:rsidRPr="000D1259">
        <w:t>ii.</w:t>
      </w:r>
      <w:r w:rsidRPr="000D1259">
        <w:tab/>
        <w:t>Failure to file or delinquent filing of the continuing certification forms may result in certification denial for the month</w:t>
      </w:r>
      <w:r>
        <w:t>'</w:t>
      </w:r>
      <w:r w:rsidRPr="000D1259">
        <w:t>s production that the report is delinquent or not filed.</w:t>
      </w:r>
    </w:p>
    <w:p w14:paraId="138482C9" w14:textId="77777777" w:rsidR="00A253AB" w:rsidRPr="000D1259" w:rsidRDefault="00A253AB" w:rsidP="00997742">
      <w:pPr>
        <w:pStyle w:val="a0"/>
        <w:spacing w:after="80"/>
      </w:pPr>
      <w:r w:rsidRPr="000D1259">
        <w:t>b.</w:t>
      </w:r>
      <w:r w:rsidRPr="000D1259">
        <w:tab/>
        <w:t>The well cannot be certified as both an incapable gas well and an incapable oil well.</w:t>
      </w:r>
    </w:p>
    <w:p w14:paraId="5D9A0347" w14:textId="77777777" w:rsidR="00A253AB" w:rsidRPr="000D1259" w:rsidRDefault="00A253AB" w:rsidP="00997742">
      <w:pPr>
        <w:pStyle w:val="a0"/>
        <w:spacing w:after="80"/>
      </w:pPr>
      <w:r w:rsidRPr="000D1259">
        <w:t>c.</w:t>
      </w:r>
      <w:r w:rsidRPr="000D1259">
        <w:tab/>
        <w:t>If the well changes from one tax rate status to another a new certification is required.</w:t>
      </w:r>
    </w:p>
    <w:p w14:paraId="787CA5B6" w14:textId="77777777" w:rsidR="00A253AB" w:rsidRPr="000D1259" w:rsidRDefault="00A253AB" w:rsidP="00997742">
      <w:pPr>
        <w:pStyle w:val="a0"/>
        <w:spacing w:after="80"/>
      </w:pPr>
      <w:r w:rsidRPr="000D1259">
        <w:t>d.</w:t>
      </w:r>
      <w:r w:rsidRPr="000D1259">
        <w:tab/>
        <w:t>Recertification is required whenever the well operator changes.</w:t>
      </w:r>
    </w:p>
    <w:p w14:paraId="60EE3F09" w14:textId="77777777" w:rsidR="00A253AB" w:rsidRPr="000D1259" w:rsidRDefault="00A253AB" w:rsidP="00A253AB">
      <w:pPr>
        <w:pStyle w:val="a0"/>
      </w:pPr>
      <w:r w:rsidRPr="000D1259">
        <w:t>e.</w:t>
      </w:r>
      <w:r w:rsidRPr="000D1259">
        <w:tab/>
        <w:t>All wells are subject to redetermination of their reduced rate status based on reports filed with the Department and the Office of Conservation. When a well no longer meets the qualifications for the reduced tax rate for which it was certified, the full tax rate becomes due.</w:t>
      </w:r>
    </w:p>
    <w:p w14:paraId="2EF5294B" w14:textId="77777777" w:rsidR="000A70F9" w:rsidRDefault="000A70F9" w:rsidP="00997742">
      <w:pPr>
        <w:pStyle w:val="A"/>
        <w:spacing w:after="80"/>
      </w:pPr>
      <w:r>
        <w:t>C.</w:t>
      </w:r>
      <w:r>
        <w:tab/>
        <w:t>Determination of Taxable Volume</w:t>
      </w:r>
      <w:r w:rsidR="009F4E25">
        <w:rPr>
          <w:iCs/>
        </w:rPr>
        <w:sym w:font="Symbol" w:char="F0BE"/>
      </w:r>
      <w:r>
        <w:t xml:space="preserve">Liquids. It is the duty of the severer to measure the volume of oil, </w:t>
      </w:r>
      <w:r w:rsidRPr="00EF7225">
        <w:t>condensate</w:t>
      </w:r>
      <w:r>
        <w:t xml:space="preserve"> or similar natural resources immediately upon severance or as soon thereafter as these hydrocarbons come into being in the form on which the tax is imposed.</w:t>
      </w:r>
    </w:p>
    <w:p w14:paraId="0E3DE0BD" w14:textId="77777777" w:rsidR="000A70F9" w:rsidRDefault="000A70F9" w:rsidP="00997742">
      <w:pPr>
        <w:pStyle w:val="1"/>
        <w:spacing w:after="80"/>
      </w:pPr>
      <w:r>
        <w:t>1.</w:t>
      </w:r>
      <w:r>
        <w:tab/>
        <w:t xml:space="preserve">In any arm's length transaction involving oil, </w:t>
      </w:r>
      <w:r w:rsidRPr="00EF7225">
        <w:t>condensate</w:t>
      </w:r>
      <w:r>
        <w:t xml:space="preserve"> or similar natural resources individually or in a commingled combination, the method of measurement utilized by the first purchaser and the seller for determining the total volume involved and the volumes applicable to the properties involved is acceptable and may be used for the determination of the volumes to which the appropriate tax rates apply.</w:t>
      </w:r>
    </w:p>
    <w:p w14:paraId="76E378DD" w14:textId="77777777" w:rsidR="000A70F9" w:rsidRDefault="000A70F9" w:rsidP="00997742">
      <w:pPr>
        <w:pStyle w:val="1"/>
        <w:spacing w:after="80"/>
      </w:pPr>
      <w:r>
        <w:lastRenderedPageBreak/>
        <w:t>2.</w:t>
      </w:r>
      <w:r>
        <w:tab/>
        <w:t>In the absence of an arm's length transaction or for any other reason where the secretary deems that the method of measurement is prejudicial to the state's best interests, he shall prescribe an acceptable method of measurement.</w:t>
      </w:r>
    </w:p>
    <w:p w14:paraId="0FA0BE0F" w14:textId="77777777" w:rsidR="000A70F9" w:rsidRDefault="000A70F9" w:rsidP="00997742">
      <w:pPr>
        <w:pStyle w:val="1"/>
        <w:spacing w:after="80"/>
      </w:pPr>
      <w:r>
        <w:t>3.</w:t>
      </w:r>
      <w:r>
        <w:tab/>
        <w:t xml:space="preserve">When liquid hydrocarbons bearing various tax rates are commingled without proper prior measurement as prescribed below, the entire commingled volume shall be taxed at the highest tax rate applicable to any oil or </w:t>
      </w:r>
      <w:r w:rsidRPr="00EF7225">
        <w:t>condensate</w:t>
      </w:r>
      <w:r>
        <w:t xml:space="preserve"> present in the commingled volume.</w:t>
      </w:r>
    </w:p>
    <w:p w14:paraId="24A7FE06" w14:textId="77777777" w:rsidR="000A70F9" w:rsidRDefault="000A70F9">
      <w:pPr>
        <w:pStyle w:val="1"/>
      </w:pPr>
      <w:r>
        <w:t>4.</w:t>
      </w:r>
      <w:r>
        <w:tab/>
        <w:t xml:space="preserve">Proper measurement prior to commingling oil and </w:t>
      </w:r>
      <w:r w:rsidRPr="00EF7225">
        <w:t>condensate</w:t>
      </w:r>
      <w:r>
        <w:t xml:space="preserve"> shall be as outlined below.</w:t>
      </w:r>
    </w:p>
    <w:p w14:paraId="5BC8E4F9" w14:textId="77777777" w:rsidR="000A70F9" w:rsidRDefault="000A70F9">
      <w:pPr>
        <w:pStyle w:val="a0"/>
      </w:pPr>
      <w:r>
        <w:t>a.</w:t>
      </w:r>
      <w:r>
        <w:tab/>
        <w:t xml:space="preserve">Stock Tank Measurement. When oil, </w:t>
      </w:r>
      <w:r w:rsidRPr="00EF7225">
        <w:t xml:space="preserve">condensate </w:t>
      </w:r>
      <w:r>
        <w:t>or similar natural resources are produced into stock tanks, the tanks shall be strapped on a 100 percent basis. All measurements, gravity determination, temperature corrections to 60</w:t>
      </w:r>
      <w:r w:rsidR="00077879">
        <w:t>°</w:t>
      </w:r>
      <w:r>
        <w:t>F, and determinations of basic sediment and water (BS and W) shall be made in accordance with procedures outlined in the latest American Petroleum Institute (API) code covering measuring, sampling, testing of crude oil, and the American Society for Testing Materials</w:t>
      </w:r>
      <w:r w:rsidR="003471AC">
        <w:t>―</w:t>
      </w:r>
      <w:r>
        <w:t>Institute of Petroleum (ASTM-IP) petroleum measurement tables.</w:t>
      </w:r>
    </w:p>
    <w:p w14:paraId="45051885" w14:textId="77777777" w:rsidR="000A70F9" w:rsidRDefault="000A70F9">
      <w:pPr>
        <w:pStyle w:val="a0"/>
      </w:pPr>
      <w:r>
        <w:t>b.</w:t>
      </w:r>
      <w:r>
        <w:tab/>
        <w:t xml:space="preserve">Liquid Metering Devices. When oil and </w:t>
      </w:r>
      <w:r w:rsidRPr="00077879">
        <w:t>condensate</w:t>
      </w:r>
      <w:r>
        <w:t xml:space="preserve"> are not stock tank measured but must be measured at pressures above atmospheric pressure, such liquids shall be measured by means of a liquid metering device. The meter shall be calibrated at least once every </w:t>
      </w:r>
      <w:r w:rsidR="00077879">
        <w:br/>
      </w:r>
      <w:r>
        <w:t>90 days and records of calibration and all other pertinent test results shall be kept on file for the same period of time as the prescriptive period relative to taxes and must be available for examination by representatives of the department. The taxpayer may pay tax on the metered volume or allocated meter volume at the meter measurement pressure corrected to 60</w:t>
      </w:r>
      <w:r w:rsidR="00077879">
        <w:t>°</w:t>
      </w:r>
      <w:r>
        <w:t>F. When a flash factor is required to convert the volume at the meter measurement pressure to the volume at atmospheric pressure, the flash factor may be obtained by either utilizing the equilibrium vaporization flash calculation method or the differential vaporization process.</w:t>
      </w:r>
    </w:p>
    <w:p w14:paraId="6F8A8E04" w14:textId="77777777" w:rsidR="000A70F9" w:rsidRDefault="000A70F9">
      <w:pPr>
        <w:pStyle w:val="a0"/>
      </w:pPr>
      <w:r>
        <w:t>c.</w:t>
      </w:r>
      <w:r>
        <w:tab/>
        <w:t xml:space="preserve">Well Tests. When crude oil and/or </w:t>
      </w:r>
      <w:r w:rsidRPr="00077879">
        <w:t>condensate</w:t>
      </w:r>
      <w:r>
        <w:t xml:space="preserve"> are not stock tank measured or measured by liquid measuring devices, the use of well tests, split stream tests, full stream tests or other acceptable and recognized methods of determining the liquid volume of full well stream shall be employed as a measurement device for allocation purposes.</w:t>
      </w:r>
    </w:p>
    <w:p w14:paraId="31771847" w14:textId="77777777" w:rsidR="000A70F9" w:rsidRDefault="000A70F9">
      <w:pPr>
        <w:pStyle w:val="1"/>
      </w:pPr>
      <w:r>
        <w:t>5.</w:t>
      </w:r>
      <w:r>
        <w:tab/>
        <w:t xml:space="preserve">When oil and/or </w:t>
      </w:r>
      <w:r w:rsidRPr="00077879">
        <w:t>condensate</w:t>
      </w:r>
      <w:r>
        <w:t xml:space="preserve"> are commingled with a liquid hydrocarbon bearing a lesser tax rate, the oil and/or </w:t>
      </w:r>
      <w:r w:rsidRPr="003421A9">
        <w:rPr>
          <w:i/>
        </w:rPr>
        <w:t>condensate</w:t>
      </w:r>
      <w:r>
        <w:t xml:space="preserve"> shall be taxed on the basis of value received for the entire commingled product.</w:t>
      </w:r>
    </w:p>
    <w:p w14:paraId="40EB3A21" w14:textId="77777777" w:rsidR="000A70F9" w:rsidRDefault="000A70F9">
      <w:pPr>
        <w:pStyle w:val="a0"/>
      </w:pPr>
      <w:r>
        <w:t>a.</w:t>
      </w:r>
      <w:r>
        <w:tab/>
        <w:t xml:space="preserve">When oil and/or </w:t>
      </w:r>
      <w:r w:rsidRPr="00077879">
        <w:t>condensate</w:t>
      </w:r>
      <w:r>
        <w:t xml:space="preserve"> bearing various tax rates are commingled prior to separate measurement, the commingled volume shall be taxed at the highest tax rate applicable to any oil or </w:t>
      </w:r>
      <w:r w:rsidRPr="00077879">
        <w:t>condensate</w:t>
      </w:r>
      <w:r>
        <w:t xml:space="preserve"> present in the commingled volume. The separate measurement requirement is met when one of the products is properly measured prior to commingling.</w:t>
      </w:r>
    </w:p>
    <w:p w14:paraId="1B21D1C4" w14:textId="77777777" w:rsidR="000A70F9" w:rsidRDefault="000A70F9">
      <w:pPr>
        <w:pStyle w:val="A"/>
      </w:pPr>
      <w:r>
        <w:t>D.</w:t>
      </w:r>
      <w:r>
        <w:tab/>
        <w:t>Determination of Taxable Volume</w:t>
      </w:r>
      <w:r w:rsidR="009F4E25">
        <w:rPr>
          <w:iCs/>
        </w:rPr>
        <w:sym w:font="Symbol" w:char="F0BE"/>
      </w:r>
      <w:r>
        <w:t xml:space="preserve">Gas. It is the duty of the severer to measure the volume of gas immediately upon </w:t>
      </w:r>
      <w:r>
        <w:t>severance or as soon thereafter as the substance comes into being in the form on which the tax is imposed.</w:t>
      </w:r>
    </w:p>
    <w:p w14:paraId="7B791481" w14:textId="77777777" w:rsidR="000A70F9" w:rsidRDefault="000A70F9">
      <w:pPr>
        <w:pStyle w:val="1"/>
      </w:pPr>
      <w:r>
        <w:t>1.</w:t>
      </w:r>
      <w:r>
        <w:tab/>
        <w:t>Gas produced from an individual gas well, regardless of whether the well is capable or incapable, shall be measured by means of a meter or well tests acceptable to the secretary. Metering may be accomplished by the backout method, whereby the volume produced by one of two or more wells may be ascertained by subtracting from the combined metered volume the measured volumes from the rest of the wells. All measurements shall be made at a pressure base of 15.025 pounds per square inch absolute and at a temperature of 60</w:t>
      </w:r>
      <w:r w:rsidR="00724554">
        <w:t>°</w:t>
      </w:r>
      <w:r>
        <w:t>F with corrections made for deviations from Boyle's law when measurement pressures exceed 200 pounds per square inch gauge.</w:t>
      </w:r>
    </w:p>
    <w:p w14:paraId="6F14A3ED" w14:textId="77777777" w:rsidR="000A70F9" w:rsidRDefault="000A70F9">
      <w:pPr>
        <w:pStyle w:val="1"/>
      </w:pPr>
      <w:r>
        <w:t>2.</w:t>
      </w:r>
      <w:r>
        <w:tab/>
        <w:t>Gas produced from individual oil wells may be determined by an allocation of the total metered volume based on gas/oil ratios or solution oil ratios acceptable to the secretary. Records pertaining to volume determinations shall be kept on file for examination and verification by representatives of the secretary.</w:t>
      </w:r>
    </w:p>
    <w:p w14:paraId="05E1C019" w14:textId="77777777" w:rsidR="000A70F9" w:rsidRDefault="000A70F9">
      <w:pPr>
        <w:pStyle w:val="1"/>
      </w:pPr>
      <w:r>
        <w:t>3.</w:t>
      </w:r>
      <w:r>
        <w:tab/>
        <w:t>When gas volumes bearing various tax rates are commingled, the volumes bearing each different tax rate must be determined prior to commingling as outlined in §2903.D.1 or 2. When such commingling occurs and it is determined by the secretary or his representative that the prescribed measurement requirements have not been met, the entire commingled volume shall be taxed at the highest rate applicable to any gas present in the commingled volume.</w:t>
      </w:r>
    </w:p>
    <w:p w14:paraId="40934271" w14:textId="77777777" w:rsidR="000A70F9" w:rsidRDefault="000A70F9">
      <w:pPr>
        <w:pStyle w:val="A"/>
      </w:pPr>
      <w:r>
        <w:t>E.</w:t>
      </w:r>
      <w:r>
        <w:tab/>
        <w:t>Application of the Tax on Gas. All gas other than gas expressly exempted from the tax under the provisions of R.S. 47:633.9 is subject to the tax. The determination of whether gas lift gas is taxable or exempt shall be made in the same manner as formation gas.</w:t>
      </w:r>
    </w:p>
    <w:p w14:paraId="6C68CE34" w14:textId="77777777" w:rsidR="000A70F9" w:rsidRDefault="000A70F9">
      <w:pPr>
        <w:pStyle w:val="1"/>
      </w:pPr>
      <w:r>
        <w:t>1.</w:t>
      </w:r>
      <w:r>
        <w:tab/>
        <w:t xml:space="preserve">Gross gas production shall be an accumulation of the total dispositions of formation gas from a well and/or lease. Gas exhausted from a gas lift installation, commonly called </w:t>
      </w:r>
      <w:r w:rsidR="00420421" w:rsidRPr="00420421">
        <w:t>“</w:t>
      </w:r>
      <w:r>
        <w:t>re-cycled gas,</w:t>
      </w:r>
      <w:r w:rsidR="00420421" w:rsidRPr="00420421">
        <w:t>”</w:t>
      </w:r>
      <w:r>
        <w:t xml:space="preserve"> and commingled with formation gas shall not be included in the volume of gas produced from the underground formation. Dispositions shall include, by way of illustration but not by way of limitation, gas used for field operations, within or without the field, gas vented into the atmosphere, gas used elsewhere for gas lift, gasoline and natural gas liquids extracted (which must be converted to gas), and gas delivered to a processing plant, sales or deliveries.</w:t>
      </w:r>
    </w:p>
    <w:p w14:paraId="0BBB82FA" w14:textId="77777777" w:rsidR="000A70F9" w:rsidRDefault="000A70F9">
      <w:pPr>
        <w:pStyle w:val="1"/>
      </w:pPr>
      <w:r>
        <w:t>2.</w:t>
      </w:r>
      <w:r>
        <w:tab/>
        <w:t>Gas which has not previously borne tax or been subject to tax shall not be allowed as an exclusion or tax credit upon injection, but will be allowed as an exclusion when ultimately reproduced. Thus, gas produced in another state or in federal offshore areas would not qualify for an exclusion or tax credit upon injection into the formation in the state of Louisiana.</w:t>
      </w:r>
    </w:p>
    <w:p w14:paraId="339C5B75" w14:textId="77777777" w:rsidR="000A70F9" w:rsidRDefault="000A70F9">
      <w:pPr>
        <w:pStyle w:val="1"/>
      </w:pPr>
      <w:r>
        <w:t>3.</w:t>
      </w:r>
      <w:r>
        <w:tab/>
        <w:t>Gas which has previously been allowed as an exclusion or tax credit at the time of injection shall be taxed at the time of reproduction, notwithstanding the fact that it may have been originally produced outside the state.</w:t>
      </w:r>
    </w:p>
    <w:p w14:paraId="106D588B" w14:textId="77777777" w:rsidR="000A70F9" w:rsidRDefault="000A70F9" w:rsidP="00997742">
      <w:pPr>
        <w:pStyle w:val="1"/>
        <w:spacing w:after="80"/>
      </w:pPr>
      <w:r>
        <w:lastRenderedPageBreak/>
        <w:t>4.</w:t>
      </w:r>
      <w:r>
        <w:tab/>
        <w:t>Gas produced without the state of Louisiana which has been injected into the earth in the state of Louisiana will be allowed as an exemption to the extent that the exemption will not exceed the production from the same formation. Adequate records must be maintained by the taxpayer so as to identify the nontax paid injected gas at the time of reproduction and qualify for the exclusion.</w:t>
      </w:r>
    </w:p>
    <w:p w14:paraId="4DEA9972" w14:textId="77777777" w:rsidR="000A70F9" w:rsidRDefault="000A70F9" w:rsidP="00997742">
      <w:pPr>
        <w:pStyle w:val="1"/>
        <w:spacing w:after="80"/>
      </w:pPr>
      <w:r>
        <w:t>5.</w:t>
      </w:r>
      <w:r>
        <w:tab/>
        <w:t>A credit claimed by a taxpayer on gas injected into a formation in the state of Louisiana will be limited to any gas severance tax liability imposed against him during the same period for gas produced by him. Credit shall not be allowed against taxes owed in taxable periods subsequent to that in which the credit occurred. A taxpayer claiming this credit will be required to submit a worksheet detailing the source of gas by company, parish, field and lease comprising the volume on which the credit is claimed.</w:t>
      </w:r>
    </w:p>
    <w:p w14:paraId="3C0D9929" w14:textId="77777777" w:rsidR="000A70F9" w:rsidRDefault="000A70F9" w:rsidP="00997742">
      <w:pPr>
        <w:pStyle w:val="1"/>
        <w:spacing w:after="80"/>
      </w:pPr>
      <w:r>
        <w:t>6.</w:t>
      </w:r>
      <w:r>
        <w:tab/>
        <w:t>When capable and incapable gas volumes are commingled and gas is subsequently withdrawn from the commingled mass and used for a purpose which makes the gas exempt from the severance tax, it will be presumed that the ratio of the volumes of capable and incapable gas remaining in the commingled mass will be in the same ratio as before withdrawal.</w:t>
      </w:r>
    </w:p>
    <w:p w14:paraId="70B97F33" w14:textId="77777777" w:rsidR="000A70F9" w:rsidRDefault="000A70F9" w:rsidP="00997742">
      <w:pPr>
        <w:pStyle w:val="1"/>
        <w:spacing w:after="80"/>
      </w:pPr>
      <w:r>
        <w:t>7.</w:t>
      </w:r>
      <w:r>
        <w:tab/>
        <w:t>Carbon Black</w:t>
      </w:r>
    </w:p>
    <w:p w14:paraId="1751C868" w14:textId="77777777" w:rsidR="000A70F9" w:rsidRDefault="000A70F9" w:rsidP="00997742">
      <w:pPr>
        <w:pStyle w:val="a0"/>
        <w:spacing w:after="80"/>
      </w:pPr>
      <w:r>
        <w:t>a.</w:t>
      </w:r>
      <w:r>
        <w:tab/>
        <w:t>Carbon black exclusions may be allocated to leases on a contractual basis; provided, however, that such gas is physically capable of being consumed as carbon black. In the absence of contractual limitations, the allocation of plant fuel and carbon black shall be on an equitable and reasonable basis.</w:t>
      </w:r>
    </w:p>
    <w:p w14:paraId="37820171" w14:textId="77777777" w:rsidR="000A70F9" w:rsidRDefault="000A70F9" w:rsidP="00997742">
      <w:pPr>
        <w:pStyle w:val="a0"/>
        <w:spacing w:after="80"/>
      </w:pPr>
      <w:r>
        <w:t>b.</w:t>
      </w:r>
      <w:r>
        <w:tab/>
        <w:t>Whenever sales and/or deliveries are made for plant fuel and/or carbon black usage the consumer of such plant fuel and the transporter or seller of the gas used for carbon black shall be required to submit a report monthly to the department showing 100 percent entries into its gas streams involved and an allocation of the plant fuel and/or carbon black usage withdrawn from the stream back to the sources entering the commingled mass.</w:t>
      </w:r>
    </w:p>
    <w:p w14:paraId="117E26B8" w14:textId="77777777" w:rsidR="000A70F9" w:rsidRDefault="000A70F9" w:rsidP="00997742">
      <w:pPr>
        <w:pStyle w:val="1"/>
        <w:spacing w:after="80"/>
      </w:pPr>
      <w:r>
        <w:t>8.</w:t>
      </w:r>
      <w:r>
        <w:tab/>
        <w:t>Drip Points</w:t>
      </w:r>
    </w:p>
    <w:p w14:paraId="2FA00C14" w14:textId="77777777" w:rsidR="000A70F9" w:rsidRDefault="000A70F9">
      <w:pPr>
        <w:pStyle w:val="a0"/>
      </w:pPr>
      <w:r>
        <w:t>a.</w:t>
      </w:r>
      <w:r>
        <w:tab/>
        <w:t>No additional severance tax is due on scrubber liquids recovered subsequent to a point at which the gas severance tax has been paid, provided, however, such recovery has been made from a pipeline gas stream owned and operated by someone other than the producer of the gas and the scrubber liquids are recovered after the gas has changed ownership, and the producer receives no further thing of value for the resource entering the pipeline.</w:t>
      </w:r>
    </w:p>
    <w:p w14:paraId="29FC2DB0" w14:textId="77777777" w:rsidR="000A70F9" w:rsidRDefault="000A70F9">
      <w:pPr>
        <w:pStyle w:val="a0"/>
      </w:pPr>
      <w:r>
        <w:t>b.</w:t>
      </w:r>
      <w:r>
        <w:tab/>
        <w:t>When severance tax is due and paid on scrubber liquids, natural and/or casinghead gasoline recovered from gas subsequent to a point at which the gas severance tax on the gas has been previously paid, a credit will be given for the gas shrinkage volume resulting from the recovery of these scrubber liquids and/or natural and casinghead gasoline. This gas severance tax credit shall be made on an actual vapor equivalent or at 1,260 cubic feet of gas per barrel of liquid recovered.</w:t>
      </w:r>
    </w:p>
    <w:p w14:paraId="4A718B49" w14:textId="77777777" w:rsidR="000A70F9" w:rsidRDefault="000A70F9">
      <w:pPr>
        <w:pStyle w:val="1"/>
      </w:pPr>
      <w:r>
        <w:t>9.</w:t>
      </w:r>
      <w:r>
        <w:tab/>
        <w:t>Gas used or consumed as fuel in the operation of a recycling or gasoline plant for purposes other than the production of natural resources in the state of Louisiana shall not be exempt from the tax. The extraction or fractionation of liquefied petroleum gases (LPG) or natural or casinghead gasoline does not constitute production of natural resources.</w:t>
      </w:r>
    </w:p>
    <w:p w14:paraId="00F93AE7" w14:textId="77777777" w:rsidR="000A70F9" w:rsidRDefault="000A70F9">
      <w:pPr>
        <w:pStyle w:val="A"/>
      </w:pPr>
      <w:r>
        <w:t>F.</w:t>
      </w:r>
      <w:r>
        <w:tab/>
        <w:t>Exclusions from the Gas Severance Tax</w:t>
      </w:r>
    </w:p>
    <w:p w14:paraId="7455590D" w14:textId="77777777" w:rsidR="000A70F9" w:rsidRDefault="000A70F9">
      <w:pPr>
        <w:pStyle w:val="1"/>
      </w:pPr>
      <w:r>
        <w:t>1.</w:t>
      </w:r>
      <w:r>
        <w:tab/>
        <w:t>Gas injected into the formation in the state of Louisiana.</w:t>
      </w:r>
    </w:p>
    <w:p w14:paraId="09463D37" w14:textId="77777777" w:rsidR="000A70F9" w:rsidRDefault="000A70F9">
      <w:pPr>
        <w:pStyle w:val="1"/>
      </w:pPr>
      <w:r>
        <w:t>2.</w:t>
      </w:r>
      <w:r>
        <w:tab/>
        <w:t>Gas produced without the state of Louisiana which has been injected into the earth in the state of Louisiana.</w:t>
      </w:r>
    </w:p>
    <w:p w14:paraId="66A71ECD" w14:textId="77777777" w:rsidR="000A70F9" w:rsidRDefault="000A70F9">
      <w:pPr>
        <w:pStyle w:val="1"/>
      </w:pPr>
      <w:r>
        <w:t>3.</w:t>
      </w:r>
      <w:r>
        <w:tab/>
        <w:t>Gas vented or flared from oil and gas wells provided such gas is not otherwise sold. There shall be no exclusion allowed for gas flared at gasoline or recycling plants if such gas is attributable to raw gas volumes which are sold by the producer prior to plant processing.</w:t>
      </w:r>
    </w:p>
    <w:p w14:paraId="345584AD" w14:textId="77777777" w:rsidR="000A70F9" w:rsidRDefault="000A70F9">
      <w:pPr>
        <w:pStyle w:val="1"/>
      </w:pPr>
      <w:r>
        <w:t>4.</w:t>
      </w:r>
      <w:r>
        <w:tab/>
        <w:t>Gas used for fuel in connection with the operation and development for or production of oil and gas in the field where produced, provided such gas is not otherwise sold; and gas used for drilling fuel in the field where produced even though sold for that purpose.</w:t>
      </w:r>
    </w:p>
    <w:p w14:paraId="4FCFB165" w14:textId="77777777" w:rsidR="000A70F9" w:rsidRDefault="000A70F9">
      <w:pPr>
        <w:pStyle w:val="1"/>
      </w:pPr>
      <w:r>
        <w:t>5.</w:t>
      </w:r>
      <w:r>
        <w:tab/>
        <w:t>Gas used in the manufacture of carbon black.</w:t>
      </w:r>
    </w:p>
    <w:p w14:paraId="6DD553A5" w14:textId="77777777" w:rsidR="000A70F9" w:rsidRDefault="000A70F9">
      <w:pPr>
        <w:pStyle w:val="1"/>
      </w:pPr>
      <w:r>
        <w:t>6.</w:t>
      </w:r>
      <w:r>
        <w:tab/>
        <w:t>Gas attributable to United States government royalty.</w:t>
      </w:r>
    </w:p>
    <w:p w14:paraId="2BF6C69F" w14:textId="77777777" w:rsidR="000A70F9" w:rsidRDefault="000A70F9">
      <w:pPr>
        <w:pStyle w:val="1"/>
      </w:pPr>
      <w:r>
        <w:t>7.</w:t>
      </w:r>
      <w:r>
        <w:tab/>
        <w:t>Gas accounted for as measurement differences.</w:t>
      </w:r>
    </w:p>
    <w:p w14:paraId="352E87F8" w14:textId="77777777" w:rsidR="000A70F9" w:rsidRDefault="000A70F9">
      <w:pPr>
        <w:pStyle w:val="A"/>
      </w:pPr>
      <w:r>
        <w:t>G.</w:t>
      </w:r>
      <w:r>
        <w:tab/>
        <w:t>Reports and Returns</w:t>
      </w:r>
    </w:p>
    <w:p w14:paraId="55231680" w14:textId="77777777" w:rsidR="000A70F9" w:rsidRDefault="000A70F9">
      <w:pPr>
        <w:pStyle w:val="1"/>
      </w:pPr>
      <w:r>
        <w:t>1.</w:t>
      </w:r>
      <w:r>
        <w:tab/>
        <w:t>All returns and reports shall be made on forms prescribed by the secretary or on forms substantially similar which have been approved for use by the secretary. Returns and reports shall be completed and filed in accordance with instructions issued by the secretary.</w:t>
      </w:r>
    </w:p>
    <w:p w14:paraId="3E230B6F" w14:textId="77777777" w:rsidR="000A70F9" w:rsidRDefault="000A70F9">
      <w:pPr>
        <w:pStyle w:val="1"/>
        <w:spacing w:after="80"/>
      </w:pPr>
      <w:r>
        <w:t>2.</w:t>
      </w:r>
      <w:r>
        <w:tab/>
        <w:t>The secretary is empowered to require any person engaged in severing natural resources, or any other person held liable for severance taxes, to furnish necessary information pertaining thereto for the proper enforcement, and verification of taxes levied in R.S. 47:631 et seq.</w:t>
      </w:r>
    </w:p>
    <w:p w14:paraId="617A807B" w14:textId="77777777" w:rsidR="00A253AB" w:rsidRPr="000D1259" w:rsidRDefault="00A253AB" w:rsidP="00A253AB">
      <w:pPr>
        <w:pStyle w:val="AuthorityNote"/>
      </w:pPr>
      <w:r w:rsidRPr="000D1259">
        <w:t>AUTHORITY NOTE:</w:t>
      </w:r>
      <w:r w:rsidRPr="000D1259">
        <w:tab/>
        <w:t>Promulgated in accordance with R.S. 47:633, 47:648.3, and 47:1511.</w:t>
      </w:r>
    </w:p>
    <w:p w14:paraId="339FE2C0" w14:textId="77777777" w:rsidR="00A253AB" w:rsidRPr="000D1259" w:rsidRDefault="00A253AB" w:rsidP="00A253AB">
      <w:pPr>
        <w:pStyle w:val="HistoricalNote"/>
      </w:pPr>
      <w:r w:rsidRPr="000D1259">
        <w:t>HISTORICAL NOTE:</w:t>
      </w:r>
      <w:r w:rsidRPr="000D1259">
        <w:tab/>
        <w:t>Adopted by the Department of Revenue and Taxation, Severance Tax Division, August 1974, amended LR 3:499 (December 1977), amended LR 20:1129 (October 1994), repromulgated LR 20:1299 (November 1994), amended by the Department of Revenue, Severance Tax Division, LR 23:1167 (September 1997), LR 24:2321 (December 1998), Department of</w:t>
      </w:r>
      <w:r>
        <w:t xml:space="preserve"> </w:t>
      </w:r>
      <w:r w:rsidRPr="000D1259">
        <w:t>Revenue, Policy Services Division, LR 29:951 (June 2003), LR 32</w:t>
      </w:r>
      <w:r>
        <w:t>:1615 (September 2006), repromulgated LR 33:1876 (September 2007).</w:t>
      </w:r>
    </w:p>
    <w:p w14:paraId="17CAA117" w14:textId="77777777" w:rsidR="000A70F9" w:rsidRDefault="000A70F9">
      <w:pPr>
        <w:pStyle w:val="Chapter"/>
      </w:pPr>
      <w:bookmarkStart w:id="592" w:name="TOC_Chap45"/>
      <w:bookmarkStart w:id="593" w:name="_Toc233690083"/>
      <w:bookmarkStart w:id="594" w:name="_Toc234030669"/>
      <w:bookmarkStart w:id="595" w:name="_Toc243721293"/>
      <w:bookmarkStart w:id="596" w:name="_Toc259619533"/>
      <w:bookmarkStart w:id="597" w:name="_Toc262718620"/>
      <w:bookmarkStart w:id="598" w:name="_Toc275165392"/>
      <w:bookmarkStart w:id="599" w:name="_Toc238197635"/>
      <w:r>
        <w:t>Chapter 31.</w:t>
      </w:r>
      <w:bookmarkStart w:id="600" w:name="TOCT_Chap48"/>
      <w:bookmarkStart w:id="601" w:name="TOCT_Chap35"/>
      <w:bookmarkStart w:id="602" w:name="TOCT_Chap45"/>
      <w:bookmarkEnd w:id="592"/>
      <w:r w:rsidR="009F4E25">
        <w:tab/>
      </w:r>
      <w:r>
        <w:t>Petroleum Products: Gasoline Tax</w:t>
      </w:r>
      <w:bookmarkEnd w:id="593"/>
      <w:bookmarkEnd w:id="594"/>
      <w:bookmarkEnd w:id="595"/>
      <w:bookmarkEnd w:id="596"/>
      <w:bookmarkEnd w:id="597"/>
      <w:bookmarkEnd w:id="598"/>
      <w:bookmarkEnd w:id="599"/>
      <w:bookmarkEnd w:id="600"/>
      <w:bookmarkEnd w:id="601"/>
      <w:bookmarkEnd w:id="602"/>
    </w:p>
    <w:p w14:paraId="5392B1D1" w14:textId="77777777" w:rsidR="000A70F9" w:rsidRDefault="000A70F9">
      <w:pPr>
        <w:pStyle w:val="Section"/>
      </w:pPr>
      <w:bookmarkStart w:id="603" w:name="_Toc233690084"/>
      <w:bookmarkStart w:id="604" w:name="_Toc234030670"/>
      <w:bookmarkStart w:id="605" w:name="_Toc243721294"/>
      <w:bookmarkStart w:id="606" w:name="_Toc259619534"/>
      <w:bookmarkStart w:id="607" w:name="_Toc262718621"/>
      <w:bookmarkStart w:id="608" w:name="_Toc275165393"/>
      <w:bookmarkStart w:id="609" w:name="_Toc238197636"/>
      <w:r>
        <w:t>§3101.</w:t>
      </w:r>
      <w:r>
        <w:tab/>
        <w:t>Government Exemptions</w:t>
      </w:r>
      <w:bookmarkEnd w:id="603"/>
      <w:bookmarkEnd w:id="604"/>
      <w:bookmarkEnd w:id="605"/>
      <w:bookmarkEnd w:id="606"/>
      <w:bookmarkEnd w:id="607"/>
      <w:bookmarkEnd w:id="608"/>
      <w:bookmarkEnd w:id="609"/>
    </w:p>
    <w:p w14:paraId="3DBC7D30" w14:textId="77777777" w:rsidR="000A70F9" w:rsidRDefault="000A70F9">
      <w:pPr>
        <w:pStyle w:val="A"/>
      </w:pPr>
      <w:r>
        <w:t>A.</w:t>
      </w:r>
      <w:r>
        <w:tab/>
      </w:r>
      <w:r>
        <w:rPr>
          <w:i/>
        </w:rPr>
        <w:t>Delivered in Lots of 6,000 Gallons or More</w:t>
      </w:r>
      <w:r w:rsidR="009F4E25">
        <w:rPr>
          <w:iCs/>
        </w:rPr>
        <w:sym w:font="Symbol" w:char="F0BE"/>
      </w:r>
      <w:r>
        <w:t xml:space="preserve">6,000 gallons or more of gasoline shall be ordered at one time, which order shall be evidenced by writing, as provided in </w:t>
      </w:r>
      <w:r>
        <w:lastRenderedPageBreak/>
        <w:t>§3101.F and that delivery shall be made at the rate of not less than 6,000 gallons during a 72-hour period.</w:t>
      </w:r>
    </w:p>
    <w:p w14:paraId="031B6140" w14:textId="77777777" w:rsidR="000A70F9" w:rsidRDefault="000A70F9">
      <w:pPr>
        <w:pStyle w:val="A"/>
      </w:pPr>
      <w:r>
        <w:t>B.</w:t>
      </w:r>
      <w:r>
        <w:tab/>
      </w:r>
      <w:r>
        <w:rPr>
          <w:i/>
        </w:rPr>
        <w:t>Armed Forces of the United States</w:t>
      </w:r>
      <w:r w:rsidR="009F4E25">
        <w:rPr>
          <w:iCs/>
        </w:rPr>
        <w:sym w:font="Symbol" w:char="F0BE"/>
      </w:r>
      <w:r>
        <w:t>the national military establishment, including the Department of the Army, Department of the Navy, and Department of the Air Force of the United States Government and all of the branches, agencies, and instrumentalities of those departments.</w:t>
      </w:r>
    </w:p>
    <w:p w14:paraId="4C6E7A50" w14:textId="77777777" w:rsidR="000A70F9" w:rsidRDefault="000A70F9">
      <w:pPr>
        <w:pStyle w:val="A"/>
      </w:pPr>
      <w:r>
        <w:t>C.</w:t>
      </w:r>
      <w:r>
        <w:tab/>
      </w:r>
      <w:r>
        <w:rPr>
          <w:i/>
        </w:rPr>
        <w:t>For Aviation Purposes</w:t>
      </w:r>
      <w:r w:rsidR="009F4E25">
        <w:rPr>
          <w:iCs/>
        </w:rPr>
        <w:sym w:font="Symbol" w:char="F0BE"/>
      </w:r>
      <w:r>
        <w:t>aviation gasoline purchased by the national military establishment for use in propelling aircraft, whether purchased for use at airfields or airports of the national Military Establishment or purchased elsewhere.</w:t>
      </w:r>
    </w:p>
    <w:p w14:paraId="45573365" w14:textId="77777777" w:rsidR="000A70F9" w:rsidRDefault="000A70F9">
      <w:pPr>
        <w:pStyle w:val="A"/>
      </w:pPr>
      <w:r>
        <w:t>D.</w:t>
      </w:r>
      <w:r>
        <w:tab/>
      </w:r>
      <w:r>
        <w:rPr>
          <w:i/>
        </w:rPr>
        <w:t>United States Government</w:t>
      </w:r>
      <w:r w:rsidR="009F4E25">
        <w:rPr>
          <w:iCs/>
        </w:rPr>
        <w:sym w:font="Symbol" w:char="F0BE"/>
      </w:r>
      <w:r>
        <w:t>shall include the agencies, departments and instrumentalities thereof, but shall not include private persons, firms, corporations or associations of persons acting as agent for the United States Government or any of its departments, agencies or instrumentalities.</w:t>
      </w:r>
    </w:p>
    <w:p w14:paraId="3D5B7C7D" w14:textId="77777777" w:rsidR="000A70F9" w:rsidRDefault="000A70F9">
      <w:pPr>
        <w:pStyle w:val="A"/>
      </w:pPr>
      <w:r>
        <w:t>E.</w:t>
      </w:r>
      <w:r>
        <w:tab/>
      </w:r>
      <w:r>
        <w:rPr>
          <w:i/>
        </w:rPr>
        <w:t>Ships of the United States Navy or Coast Guard</w:t>
      </w:r>
      <w:r w:rsidR="009F4E25">
        <w:rPr>
          <w:iCs/>
        </w:rPr>
        <w:sym w:font="Symbol" w:char="F0BE"/>
      </w:r>
      <w:r>
        <w:t>in order to give expression to the intent and purpose of the above mentioned statutes, the phrase will be deemed to include any self-propelled motor craft or vessel owned or operated by the United States government.</w:t>
      </w:r>
    </w:p>
    <w:p w14:paraId="79C3963B" w14:textId="77777777" w:rsidR="000A70F9" w:rsidRDefault="000A70F9">
      <w:pPr>
        <w:pStyle w:val="A"/>
      </w:pPr>
      <w:r>
        <w:t>F.</w:t>
      </w:r>
      <w:r>
        <w:tab/>
        <w:t xml:space="preserve">To substantiate claims for tax exemptions or refunds, the </w:t>
      </w:r>
      <w:r w:rsidRPr="00077879">
        <w:t>dealer</w:t>
      </w:r>
      <w:r>
        <w:t xml:space="preserve"> is hereby required to obtain and keep on file for the inspection of the secretary (formerly called the collector) of the Department of Revenue and Taxation purchase orders of invoices, or written evidence thereof, showing either the time and amounts of delivery or the use to be made of the gasoline, whichever is the basis of the exemption, in conformity with this regulation, which orders, invoices or written evidence thereof shall be signed by a representative of the department, agency or instrumentality of the government claiming the exemption. This written evidence may be in the form of a signed rubber stamp certificate on the documents, showing the time and amount of delivery or the use to be made of the gasoline.</w:t>
      </w:r>
    </w:p>
    <w:p w14:paraId="5F6758EE" w14:textId="77777777" w:rsidR="000A70F9" w:rsidRDefault="000A70F9">
      <w:pPr>
        <w:pStyle w:val="AuthorityNote"/>
      </w:pPr>
      <w:r>
        <w:t>AUTHORITY NOTE:</w:t>
      </w:r>
      <w:r>
        <w:tab/>
        <w:t>Adopted in accordance with R.S. 47:715.</w:t>
      </w:r>
    </w:p>
    <w:p w14:paraId="1ACB9A46" w14:textId="77777777" w:rsidR="000A70F9" w:rsidRDefault="000A70F9">
      <w:pPr>
        <w:pStyle w:val="HistoricalNote"/>
      </w:pPr>
      <w:r>
        <w:t>HISTORICAL NOTE:</w:t>
      </w:r>
      <w:r>
        <w:tab/>
        <w:t>Adopted by the Department of Revenue and Taxation, August 1949.</w:t>
      </w:r>
    </w:p>
    <w:p w14:paraId="0FEA33EB" w14:textId="77777777" w:rsidR="000A70F9" w:rsidRDefault="000A70F9">
      <w:pPr>
        <w:pStyle w:val="Section"/>
      </w:pPr>
      <w:bookmarkStart w:id="610" w:name="_Toc233690085"/>
      <w:bookmarkStart w:id="611" w:name="_Toc234030671"/>
      <w:bookmarkStart w:id="612" w:name="_Toc243721295"/>
      <w:bookmarkStart w:id="613" w:name="_Toc259619535"/>
      <w:bookmarkStart w:id="614" w:name="_Toc262718622"/>
      <w:bookmarkStart w:id="615" w:name="_Toc275165394"/>
      <w:bookmarkStart w:id="616" w:name="_Toc238197637"/>
      <w:r>
        <w:t>§3103.</w:t>
      </w:r>
      <w:r>
        <w:tab/>
        <w:t>Bonded Jobbers</w:t>
      </w:r>
      <w:bookmarkEnd w:id="610"/>
      <w:bookmarkEnd w:id="611"/>
      <w:bookmarkEnd w:id="612"/>
      <w:bookmarkEnd w:id="613"/>
      <w:bookmarkEnd w:id="614"/>
      <w:bookmarkEnd w:id="615"/>
      <w:bookmarkEnd w:id="616"/>
    </w:p>
    <w:p w14:paraId="26D67299" w14:textId="77777777" w:rsidR="000A70F9" w:rsidRDefault="000A70F9">
      <w:pPr>
        <w:pStyle w:val="A"/>
      </w:pPr>
      <w:r>
        <w:t>A.</w:t>
      </w:r>
      <w:r>
        <w:tab/>
        <w:t>Wholesalers or Jobbers</w:t>
      </w:r>
    </w:p>
    <w:p w14:paraId="0BF72237" w14:textId="77777777" w:rsidR="000A70F9" w:rsidRDefault="000A70F9">
      <w:pPr>
        <w:pStyle w:val="1"/>
      </w:pPr>
      <w:r>
        <w:t>1.</w:t>
      </w:r>
      <w:r>
        <w:tab/>
        <w:t xml:space="preserve">A </w:t>
      </w:r>
      <w:r>
        <w:rPr>
          <w:i/>
        </w:rPr>
        <w:t>bona fide wholesaler</w:t>
      </w:r>
      <w:r>
        <w:t xml:space="preserve"> or </w:t>
      </w:r>
      <w:r>
        <w:rPr>
          <w:i/>
        </w:rPr>
        <w:t>jobber</w:t>
      </w:r>
      <w:r>
        <w:t xml:space="preserve"> means any person, firm, corporation or association of persons whose principal business is purchasing gasoline or other motor fuels in bulk quantities from unrelated or unaffiliated bonded manufacturers for subsequent sale to unrelated or unaffiliated retail dealers and industrial or commercial consumers. There must be title transfers from the manufacturer to the wholesaler or jobber and from the wholesaler or jobber to the retail dealer and/or the industrial or commercial consumer. The term bona fide wholesaler or jobber is not to be construed so as to include consignees or commissioned agents who merely have custody of gasoline or other motor fuels belonging to manufacturers. R.S. 47:721(B) is not to be deemed to include those who principally obtain gasoline and other motor fuels from bonded manufacturers in bulk quantities and make </w:t>
      </w:r>
      <w:r>
        <w:t>deliveries directly to their customers where no losses can occur.</w:t>
      </w:r>
    </w:p>
    <w:p w14:paraId="22E84829" w14:textId="77777777" w:rsidR="000A70F9" w:rsidRDefault="000A70F9">
      <w:pPr>
        <w:pStyle w:val="1"/>
      </w:pPr>
      <w:r>
        <w:t>2.</w:t>
      </w:r>
      <w:r>
        <w:tab/>
        <w:t>R.S. 47:721(B)(1) is to be construed as meaning that the wholesaler or jobber maintain a bulk plant in Louisiana at which there are storage facilities of 30,000 gallons or more and actually used for the storage of gasoline and other motor fuels.</w:t>
      </w:r>
    </w:p>
    <w:p w14:paraId="44251EDE" w14:textId="77777777" w:rsidR="000A70F9" w:rsidRDefault="000A70F9">
      <w:pPr>
        <w:pStyle w:val="A"/>
      </w:pPr>
      <w:r>
        <w:t>B.</w:t>
      </w:r>
      <w:r>
        <w:tab/>
        <w:t>The provisions of R.S. 47:721(B) are not applicable to bonded wholesalers or jobbers who obtain gasoline or other motor fuels outside this state on a F.O.B. point of origin basis. Under these circumstances a dealer as defined in 47:712 applies and the tax collectible under the provisions of 47:721(A).</w:t>
      </w:r>
    </w:p>
    <w:p w14:paraId="5F1DF98C" w14:textId="77777777" w:rsidR="000A70F9" w:rsidRDefault="000A70F9">
      <w:pPr>
        <w:pStyle w:val="A"/>
      </w:pPr>
      <w:r>
        <w:t>C.</w:t>
      </w:r>
      <w:r>
        <w:tab/>
        <w:t xml:space="preserve">Bonded Manufacturer. The term </w:t>
      </w:r>
      <w:r>
        <w:rPr>
          <w:i/>
        </w:rPr>
        <w:t xml:space="preserve">bonded manufacturer </w:t>
      </w:r>
      <w:r>
        <w:t>is deemed to be any person, firm, corporation or association of persons who meet the definition of a dealer as defined in 47:712, has posted a surety bond as required by 47:725 and files monthly motor fuels tax reports in accordance with 47:722.</w:t>
      </w:r>
    </w:p>
    <w:p w14:paraId="1BFB53F7" w14:textId="77777777" w:rsidR="000A70F9" w:rsidRDefault="000A70F9">
      <w:pPr>
        <w:pStyle w:val="A"/>
      </w:pPr>
      <w:r>
        <w:t>D.</w:t>
      </w:r>
      <w:r>
        <w:tab/>
        <w:t>Authorization to qualified wholesalers or jobbers to make tax-free purchases from a manufacturer shall commence on the first day of the month following the month in which a surety bond is received and accepted.</w:t>
      </w:r>
    </w:p>
    <w:p w14:paraId="13D0F7FC" w14:textId="77777777" w:rsidR="000A70F9" w:rsidRDefault="000A70F9">
      <w:pPr>
        <w:pStyle w:val="AuthorityNote"/>
      </w:pPr>
      <w:r>
        <w:t>AUTHORITY NOTE:</w:t>
      </w:r>
      <w:r>
        <w:tab/>
        <w:t>Adopted in accordance with R.S. 47:721.</w:t>
      </w:r>
    </w:p>
    <w:p w14:paraId="52C63C70" w14:textId="77777777" w:rsidR="000A70F9" w:rsidRDefault="000A70F9">
      <w:pPr>
        <w:pStyle w:val="HistoricalNote"/>
      </w:pPr>
      <w:r>
        <w:t>HISTORICAL NOTE:</w:t>
      </w:r>
      <w:r>
        <w:tab/>
        <w:t>Adopted by the Department of Revenue and Taxation, Petroleum, Beverage, and Tobacco Tax Section, August 1972.</w:t>
      </w:r>
    </w:p>
    <w:p w14:paraId="1A096FE1" w14:textId="77777777" w:rsidR="000A70F9" w:rsidRDefault="000A70F9">
      <w:pPr>
        <w:pStyle w:val="Section"/>
      </w:pPr>
      <w:bookmarkStart w:id="617" w:name="_Toc233690086"/>
      <w:bookmarkStart w:id="618" w:name="_Toc234030672"/>
      <w:bookmarkStart w:id="619" w:name="_Toc243721296"/>
      <w:bookmarkStart w:id="620" w:name="_Toc259619536"/>
      <w:bookmarkStart w:id="621" w:name="_Toc262718623"/>
      <w:bookmarkStart w:id="622" w:name="_Toc275165395"/>
      <w:bookmarkStart w:id="623" w:name="_Toc238197638"/>
      <w:r>
        <w:t>§3105.</w:t>
      </w:r>
      <w:r>
        <w:tab/>
        <w:t>Purchase, Storage and Use of Refund Gasoline by Farmers, Fishermen and Operators of Aircraft</w:t>
      </w:r>
      <w:bookmarkEnd w:id="617"/>
      <w:bookmarkEnd w:id="618"/>
      <w:bookmarkEnd w:id="619"/>
      <w:bookmarkEnd w:id="620"/>
      <w:bookmarkEnd w:id="621"/>
      <w:bookmarkEnd w:id="622"/>
      <w:bookmarkEnd w:id="623"/>
    </w:p>
    <w:p w14:paraId="7715C062" w14:textId="77777777" w:rsidR="000A70F9" w:rsidRDefault="000A70F9">
      <w:pPr>
        <w:pStyle w:val="A"/>
      </w:pPr>
      <w:r>
        <w:t>A.</w:t>
      </w:r>
      <w:r>
        <w:tab/>
        <w:t>A gasoline tax refund registration form must be filled out and filed with the secretary (formerly referred to as collector of revenue) before purchasing any gasoline on which a tax refund will be claimed.</w:t>
      </w:r>
    </w:p>
    <w:p w14:paraId="188271E8" w14:textId="77777777" w:rsidR="000A70F9" w:rsidRDefault="000A70F9">
      <w:pPr>
        <w:pStyle w:val="A"/>
      </w:pPr>
      <w:r>
        <w:t>B.</w:t>
      </w:r>
      <w:r>
        <w:tab/>
        <w:t>If a claimant does not submit a refund claim during a period of 12 consecutive months, 60 days after the end of such period, his registration form will be voided and removed from our files, unless we are notified that the claimant expects to make a claim in the near future. When a registration form has been voided for this reason, a new one must be submitted before purchasing gasoline on which a refund will be claimed.</w:t>
      </w:r>
    </w:p>
    <w:p w14:paraId="5F587FF6" w14:textId="77777777" w:rsidR="000A70F9" w:rsidRDefault="000A70F9">
      <w:pPr>
        <w:pStyle w:val="A"/>
      </w:pPr>
      <w:r>
        <w:t>C.</w:t>
      </w:r>
      <w:r>
        <w:tab/>
        <w:t>Claims for refund must be filed with the secretary (formerly referred to as collector) within six months after the date of the purchases. You are not required to wait six months to file a refund claim, therefore, it is recommended that a claim be filed every two or three months, depending on the gallons to be purchased. For example, invoices dated January 14 must be claimed on or before July 14, February 18 invoices by August 18, etc.</w:t>
      </w:r>
    </w:p>
    <w:p w14:paraId="6131E06C" w14:textId="77777777" w:rsidR="000A70F9" w:rsidRDefault="000A70F9">
      <w:pPr>
        <w:pStyle w:val="A"/>
      </w:pPr>
      <w:r>
        <w:t>D.</w:t>
      </w:r>
      <w:r>
        <w:tab/>
        <w:t xml:space="preserve">Not more than one claim should be filed for any particular period and all claims must be signed by the claimant or his authorized agent. When submitting a claim, only one Form R5334 should be filled out and returned to the Department of Revenue and Taxation. State refund invoices which are issued by authorized dealers must be attached to </w:t>
      </w:r>
      <w:r>
        <w:lastRenderedPageBreak/>
        <w:t xml:space="preserve">this form. A seller's invoice must also be submitted with the state refund invoice. All state refund invoices must be marked </w:t>
      </w:r>
      <w:r w:rsidR="00420421" w:rsidRPr="00420421">
        <w:t>“</w:t>
      </w:r>
      <w:r>
        <w:t>paid</w:t>
      </w:r>
      <w:r w:rsidR="00420421" w:rsidRPr="00420421">
        <w:t>”</w:t>
      </w:r>
      <w:r>
        <w:t xml:space="preserve"> by the dealer before a refund can be made.</w:t>
      </w:r>
    </w:p>
    <w:p w14:paraId="517B8A31" w14:textId="77777777" w:rsidR="000A70F9" w:rsidRDefault="000A70F9">
      <w:pPr>
        <w:pStyle w:val="A"/>
      </w:pPr>
      <w:r>
        <w:t>E.</w:t>
      </w:r>
      <w:r>
        <w:tab/>
        <w:t>Claims that are returned for correction must be corrected and returned to this office within 30 days.</w:t>
      </w:r>
    </w:p>
    <w:p w14:paraId="0B71566A" w14:textId="77777777" w:rsidR="000A70F9" w:rsidRDefault="000A70F9">
      <w:pPr>
        <w:pStyle w:val="A"/>
      </w:pPr>
      <w:r>
        <w:t>F.</w:t>
      </w:r>
      <w:r>
        <w:tab/>
        <w:t>Adequate records must be kept by refund claimants to disclose the nature of work performed, number of gallons used, and the boat, tractor or engine in which the gasoline was used.</w:t>
      </w:r>
    </w:p>
    <w:p w14:paraId="160CE778" w14:textId="77777777" w:rsidR="000A70F9" w:rsidRDefault="000A70F9">
      <w:pPr>
        <w:pStyle w:val="A"/>
      </w:pPr>
      <w:r>
        <w:t>G.</w:t>
      </w:r>
      <w:r>
        <w:tab/>
        <w:t xml:space="preserve">Refund gasoline must be colored purple by the dealer and stored in a tank, barrel or other container that is used for no other purpose and such container must be distinctly marked </w:t>
      </w:r>
      <w:r w:rsidR="00420421" w:rsidRPr="00420421">
        <w:t>“</w:t>
      </w:r>
      <w:r>
        <w:t>Refund Gasoline</w:t>
      </w:r>
      <w:r w:rsidR="00420421" w:rsidRPr="00420421">
        <w:rPr>
          <w:smallCaps/>
        </w:rPr>
        <w:t>”</w:t>
      </w:r>
      <w:r>
        <w:t xml:space="preserve"> in letters at least 3 inches in height. If gasoline in refund container is found to be uncolored, applicant is subject to the loss of refunds on all invoices purchased prior to the date of violation.</w:t>
      </w:r>
    </w:p>
    <w:p w14:paraId="08189A99" w14:textId="77777777" w:rsidR="000A70F9" w:rsidRDefault="000A70F9">
      <w:pPr>
        <w:pStyle w:val="A"/>
      </w:pPr>
      <w:r>
        <w:t>H.</w:t>
      </w:r>
      <w:r>
        <w:tab/>
      </w:r>
      <w:r>
        <w:rPr>
          <w:i/>
        </w:rPr>
        <w:t xml:space="preserve">Farm Tractor </w:t>
      </w:r>
      <w:r w:rsidRPr="009F4E25">
        <w:t>and</w:t>
      </w:r>
      <w:r>
        <w:rPr>
          <w:i/>
        </w:rPr>
        <w:t xml:space="preserve"> Farm Machinery</w:t>
      </w:r>
      <w:r>
        <w:t xml:space="preserve"> shall mean and include all motor propelled or motor operated mechanical devices used on a farm in tilling the soil and production of crops, but shall not include any vehicle licensed for use on the public highways.</w:t>
      </w:r>
    </w:p>
    <w:p w14:paraId="32EF954F" w14:textId="77777777" w:rsidR="000A70F9" w:rsidRDefault="000A70F9">
      <w:pPr>
        <w:pStyle w:val="A"/>
      </w:pPr>
      <w:r>
        <w:t>I.</w:t>
      </w:r>
      <w:r>
        <w:tab/>
      </w:r>
      <w:r>
        <w:rPr>
          <w:i/>
        </w:rPr>
        <w:t>Commercial Fishing Boat</w:t>
      </w:r>
      <w:r>
        <w:t xml:space="preserve"> shall mean any water craft used exclusively in the occupation of fishing for profit.</w:t>
      </w:r>
    </w:p>
    <w:p w14:paraId="2C3FB43E" w14:textId="77777777" w:rsidR="000A70F9" w:rsidRDefault="000A70F9">
      <w:pPr>
        <w:pStyle w:val="A"/>
      </w:pPr>
      <w:r>
        <w:t>J.</w:t>
      </w:r>
      <w:r>
        <w:tab/>
        <w:t xml:space="preserve">When a refund claim includes gasoline used for refundable purposes on a farm other than the one operated by the claimant, generally called </w:t>
      </w:r>
      <w:r>
        <w:rPr>
          <w:i/>
        </w:rPr>
        <w:t xml:space="preserve">custom work, </w:t>
      </w:r>
      <w:r>
        <w:t>a list must be attached showing the names and addresses of the persons on whose farms the gasoline was used, the kind of work done, the equipment used, the number of acres worked and gallons of gasoline used on each farm.</w:t>
      </w:r>
    </w:p>
    <w:p w14:paraId="22F27F60" w14:textId="77777777" w:rsidR="000A70F9" w:rsidRDefault="000A70F9">
      <w:pPr>
        <w:pStyle w:val="A"/>
      </w:pPr>
      <w:r>
        <w:t>K.</w:t>
      </w:r>
      <w:r>
        <w:tab/>
        <w:t>Refund gasoline can be used for the following purposes:</w:t>
      </w:r>
    </w:p>
    <w:p w14:paraId="4C0D38FA" w14:textId="77777777" w:rsidR="000A70F9" w:rsidRDefault="000A70F9">
      <w:pPr>
        <w:pStyle w:val="1"/>
      </w:pPr>
      <w:r>
        <w:t>1.</w:t>
      </w:r>
      <w:r>
        <w:tab/>
        <w:t>to operate or propel farm tractors and farm machinery used to prepare land for planting, to plant, cultivate and harvest crops, to transport seed, fertilizer and other necessities to the field, to gather crops and haul them to a place of storage on the farm and in stationary motors used for agricultural purposes;</w:t>
      </w:r>
    </w:p>
    <w:p w14:paraId="324FA404" w14:textId="77777777" w:rsidR="000A70F9" w:rsidRDefault="000A70F9">
      <w:pPr>
        <w:pStyle w:val="1"/>
      </w:pPr>
      <w:r>
        <w:t>2.</w:t>
      </w:r>
      <w:r>
        <w:tab/>
        <w:t>in propelling aircraft;</w:t>
      </w:r>
    </w:p>
    <w:p w14:paraId="3453F516" w14:textId="77777777" w:rsidR="000A70F9" w:rsidRDefault="000A70F9">
      <w:pPr>
        <w:pStyle w:val="1"/>
      </w:pPr>
      <w:r>
        <w:t>3.</w:t>
      </w:r>
      <w:r>
        <w:tab/>
        <w:t>to operate or propel a commercial fishing boat;</w:t>
      </w:r>
    </w:p>
    <w:p w14:paraId="13EE1959" w14:textId="77777777" w:rsidR="000A70F9" w:rsidRDefault="000A70F9">
      <w:pPr>
        <w:pStyle w:val="1"/>
      </w:pPr>
      <w:r>
        <w:t>4.</w:t>
      </w:r>
      <w:r>
        <w:tab/>
        <w:t>to operate or propel a boat used to transport children to or from public or parochial schools.</w:t>
      </w:r>
    </w:p>
    <w:p w14:paraId="304F2255" w14:textId="77777777" w:rsidR="000A70F9" w:rsidRDefault="000A70F9">
      <w:pPr>
        <w:pStyle w:val="A"/>
      </w:pPr>
      <w:r>
        <w:t>L.</w:t>
      </w:r>
      <w:r>
        <w:tab/>
        <w:t xml:space="preserve">It is illegal to use refund gasoline that has not been colored purple by the dealer and in any equipment not used for the above purposes or in any vehicle licensed for highway use, regardless of where or for what </w:t>
      </w:r>
      <w:r w:rsidR="009F4E25">
        <w:t>purpose the vehicle may be used</w:t>
      </w:r>
      <w:r>
        <w:t xml:space="preserve"> (except aircraft).</w:t>
      </w:r>
    </w:p>
    <w:p w14:paraId="66E4D6CA" w14:textId="77777777" w:rsidR="000A70F9" w:rsidRDefault="000A70F9">
      <w:pPr>
        <w:pStyle w:val="AuthorityNote"/>
      </w:pPr>
      <w:r>
        <w:t>AUTHORITY NOTE:</w:t>
      </w:r>
      <w:r>
        <w:tab/>
        <w:t>Adopted in accordance with R.S. 47:1681 through 47:1691.</w:t>
      </w:r>
    </w:p>
    <w:p w14:paraId="74110142" w14:textId="77777777" w:rsidR="000A70F9" w:rsidRDefault="000A70F9">
      <w:pPr>
        <w:pStyle w:val="HistoricalNote"/>
      </w:pPr>
      <w:r>
        <w:t>HISTORICAL NOTE:</w:t>
      </w:r>
      <w:r>
        <w:tab/>
        <w:t>Adopted by the Department of Revenue and Taxation prior to 1975.</w:t>
      </w:r>
    </w:p>
    <w:p w14:paraId="4B6A472C" w14:textId="77777777" w:rsidR="000A70F9" w:rsidRDefault="000A70F9">
      <w:pPr>
        <w:pStyle w:val="Section"/>
      </w:pPr>
      <w:bookmarkStart w:id="624" w:name="_Toc233690087"/>
      <w:bookmarkStart w:id="625" w:name="_Toc234030673"/>
      <w:bookmarkStart w:id="626" w:name="_Toc243721297"/>
      <w:bookmarkStart w:id="627" w:name="_Toc259619537"/>
      <w:bookmarkStart w:id="628" w:name="_Toc262718624"/>
      <w:bookmarkStart w:id="629" w:name="_Toc275165396"/>
      <w:bookmarkStart w:id="630" w:name="_Toc238197639"/>
      <w:r>
        <w:t>§3107.</w:t>
      </w:r>
      <w:r>
        <w:tab/>
        <w:t>Sale of Refund Gasoline by Dealers</w:t>
      </w:r>
      <w:bookmarkEnd w:id="624"/>
      <w:bookmarkEnd w:id="625"/>
      <w:bookmarkEnd w:id="626"/>
      <w:bookmarkEnd w:id="627"/>
      <w:bookmarkEnd w:id="628"/>
      <w:bookmarkEnd w:id="629"/>
      <w:bookmarkEnd w:id="630"/>
    </w:p>
    <w:p w14:paraId="4739491D" w14:textId="77777777" w:rsidR="000A70F9" w:rsidRDefault="000A70F9">
      <w:pPr>
        <w:pStyle w:val="A"/>
      </w:pPr>
      <w:r>
        <w:t>A.</w:t>
      </w:r>
      <w:r>
        <w:tab/>
        <w:t>All persons, firms, corporations or associations of persons desiring to refund gasoline must secure a refund distributor's permit before selling any gasoline on which a tax refund is to be claimed. The application for a permit must be made to the secretary (formerly referred to as collector of revenue), Baton Rouge, Louisiana.</w:t>
      </w:r>
    </w:p>
    <w:p w14:paraId="7BB6A71D" w14:textId="77777777" w:rsidR="000A70F9" w:rsidRDefault="000A70F9">
      <w:pPr>
        <w:pStyle w:val="A"/>
      </w:pPr>
      <w:r>
        <w:t>B.</w:t>
      </w:r>
      <w:r>
        <w:tab/>
        <w:t xml:space="preserve">Refund gasoline distributors' permits and Louisiana gasoline tax refund invoice books are </w:t>
      </w:r>
      <w:r>
        <w:rPr>
          <w:iCs/>
        </w:rPr>
        <w:t>not transferable</w:t>
      </w:r>
      <w:r>
        <w:rPr>
          <w:i/>
        </w:rPr>
        <w:t xml:space="preserve"> </w:t>
      </w:r>
      <w:r>
        <w:t>and the permits and refund invoice books must be returned to the secretary (formerly referred to as collector of revenue) when a permit holder ceases business or discontinues the sale of refund gasoline.</w:t>
      </w:r>
    </w:p>
    <w:p w14:paraId="2935EB9D" w14:textId="77777777" w:rsidR="000A70F9" w:rsidRDefault="000A70F9">
      <w:pPr>
        <w:pStyle w:val="A"/>
      </w:pPr>
      <w:r>
        <w:t>C.</w:t>
      </w:r>
      <w:r>
        <w:tab/>
        <w:t>Refund invoices must be issued at the time of purchase and only to purchasers who state they have registered with the secretary (formerly referred to as collector of revenue) by filing a gasoline tax refund registration form and that the gasoline will be used for refundable purposes, and must be colored purple by the dealer as provided by law. Those purposes are to operate or propel any commercial fishing boat, any boat used to transport children to or from public or parochial schools, and farm tractor or farm machinery used in the actual tilling of the soil and production of crops, or in stationary motors used for agricultural purposes, or in propelling aircraft.</w:t>
      </w:r>
    </w:p>
    <w:p w14:paraId="149CA50E" w14:textId="77777777" w:rsidR="000A70F9" w:rsidRDefault="000A70F9">
      <w:pPr>
        <w:pStyle w:val="A"/>
      </w:pPr>
      <w:r>
        <w:t>D.</w:t>
      </w:r>
      <w:r>
        <w:tab/>
        <w:t>Aviation gasoline sold for use in propelling aircraft need not be colored purple and can be delivered in any quantity. Gasoline to be used for all other refundable purposes must be properly colored before the refund invoice is issued, and delivery must be in quantities of 50 gallons or more.</w:t>
      </w:r>
    </w:p>
    <w:p w14:paraId="5874B458" w14:textId="77777777" w:rsidR="000A70F9" w:rsidRDefault="000A70F9">
      <w:pPr>
        <w:pStyle w:val="A"/>
      </w:pPr>
      <w:r>
        <w:t>E.</w:t>
      </w:r>
      <w:r>
        <w:tab/>
        <w:t>Dye for coloring refund gasoline shall be purple in color and will be supplied to all permit holders by the secretary (formerly referred to as collector of revenue) upon request. One container of dye will be sufficient to color 50 to 55 gallons of gasoline. Other size containers sufficient to color larger quantities of gasoline are available.</w:t>
      </w:r>
    </w:p>
    <w:p w14:paraId="10377EE5" w14:textId="77777777" w:rsidR="000A70F9" w:rsidRDefault="000A70F9">
      <w:pPr>
        <w:pStyle w:val="A"/>
      </w:pPr>
      <w:r>
        <w:t>F.</w:t>
      </w:r>
      <w:r>
        <w:tab/>
        <w:t xml:space="preserve">Refund gasoline must not be delivered into any storage tank, barrel or other container unless such container has been plainly marked </w:t>
      </w:r>
      <w:r w:rsidR="00420421" w:rsidRPr="00420421">
        <w:t>“</w:t>
      </w:r>
      <w:r>
        <w:t>Refund Gasoline</w:t>
      </w:r>
      <w:r w:rsidR="00420421" w:rsidRPr="00420421">
        <w:t>”</w:t>
      </w:r>
      <w:r>
        <w:t xml:space="preserve"> in letters at least 3 inches high and unless the gasoline has been colored purple by the dealer. Any dealer guilty of not complying with the rules and regulations will be subject to the penalties provided in the refund laws.</w:t>
      </w:r>
    </w:p>
    <w:p w14:paraId="3C0BD263" w14:textId="77777777" w:rsidR="000A70F9" w:rsidRDefault="000A70F9">
      <w:pPr>
        <w:pStyle w:val="A"/>
      </w:pPr>
      <w:r>
        <w:t>G.</w:t>
      </w:r>
      <w:r>
        <w:tab/>
        <w:t>Duplicate refund invoices are not to be issued under any circumstances. If a refund invoice has been issued and later becomes lost, or destroyed, the distributor may issue the claimant a copy of his regular invoice. On the fact of this copy, the dealer shall give the number of the refund invoice that was issued for the purchase and sign his name. In no case shall such an invoice be prepared unless the refund invoice listed was actually issued when the gasoline was delivered and the gasoline was properly colored.</w:t>
      </w:r>
    </w:p>
    <w:p w14:paraId="2C92E679" w14:textId="77777777" w:rsidR="000A70F9" w:rsidRDefault="000A70F9">
      <w:pPr>
        <w:pStyle w:val="A"/>
      </w:pPr>
      <w:r>
        <w:t>H.</w:t>
      </w:r>
      <w:r>
        <w:tab/>
        <w:t xml:space="preserve">Residents of Louisiana must qualify with this office by submitting a registration form </w:t>
      </w:r>
      <w:r>
        <w:rPr>
          <w:iCs/>
        </w:rPr>
        <w:t>before</w:t>
      </w:r>
      <w:r>
        <w:rPr>
          <w:i/>
        </w:rPr>
        <w:t xml:space="preserve"> </w:t>
      </w:r>
      <w:r>
        <w:t xml:space="preserve">purchasing gasoline on which a tax refund will be claimed. Aircraft operators from outside the state should be requested to submit a registration </w:t>
      </w:r>
      <w:r>
        <w:lastRenderedPageBreak/>
        <w:t>blank when their first purchase is made, unless they state one has already been submitted.</w:t>
      </w:r>
    </w:p>
    <w:p w14:paraId="1AA086E0" w14:textId="77777777" w:rsidR="000A70F9" w:rsidRDefault="000A70F9">
      <w:pPr>
        <w:pStyle w:val="A"/>
      </w:pPr>
      <w:r>
        <w:t>I.</w:t>
      </w:r>
      <w:r>
        <w:tab/>
        <w:t>Severe penalties are provided for any violation of these regulations. Also failure to comply can result in the rejection of your customer's claims. All personnel who sell or deliver refund gasoline should be thoroughly instructed in the above requirements.</w:t>
      </w:r>
    </w:p>
    <w:p w14:paraId="1B630DD4" w14:textId="77777777" w:rsidR="000A70F9" w:rsidRDefault="000A70F9">
      <w:pPr>
        <w:pStyle w:val="AuthorityNote"/>
      </w:pPr>
      <w:r>
        <w:t>AUTHORITY NOTE:</w:t>
      </w:r>
      <w:r>
        <w:tab/>
        <w:t>Adopted in accordance with R.S. 47:1681 through 47:1691.</w:t>
      </w:r>
    </w:p>
    <w:p w14:paraId="4216384F" w14:textId="77777777" w:rsidR="000A70F9" w:rsidRDefault="000A70F9">
      <w:pPr>
        <w:pStyle w:val="HistoricalNote"/>
      </w:pPr>
      <w:r>
        <w:t>HISTORICAL NOTE:</w:t>
      </w:r>
      <w:r>
        <w:tab/>
        <w:t>Adopted by the Department of Revenue and Taxation prior to 1975.</w:t>
      </w:r>
    </w:p>
    <w:p w14:paraId="697B14AD" w14:textId="77777777" w:rsidR="000A70F9" w:rsidRDefault="000A70F9" w:rsidP="00997742">
      <w:pPr>
        <w:pStyle w:val="Chapter"/>
        <w:spacing w:after="80"/>
      </w:pPr>
      <w:bookmarkStart w:id="631" w:name="TOC_Chap46"/>
      <w:bookmarkStart w:id="632" w:name="_Toc233690088"/>
      <w:bookmarkStart w:id="633" w:name="_Toc234030674"/>
      <w:bookmarkStart w:id="634" w:name="_Toc243721298"/>
      <w:bookmarkStart w:id="635" w:name="_Toc259619538"/>
      <w:bookmarkStart w:id="636" w:name="_Toc262718625"/>
      <w:bookmarkStart w:id="637" w:name="_Toc275165397"/>
      <w:bookmarkStart w:id="638" w:name="_Toc238197640"/>
      <w:r>
        <w:t>Chapter 33.</w:t>
      </w:r>
      <w:bookmarkStart w:id="639" w:name="TOCT_Chap36"/>
      <w:bookmarkStart w:id="640" w:name="TOCT_Chap43"/>
      <w:bookmarkStart w:id="641" w:name="TOCT_Chap46"/>
      <w:bookmarkEnd w:id="631"/>
      <w:r w:rsidR="00AB6879">
        <w:tab/>
      </w:r>
      <w:r>
        <w:t>Petroleum Products: Special Fuels Tax</w:t>
      </w:r>
      <w:bookmarkEnd w:id="632"/>
      <w:bookmarkEnd w:id="633"/>
      <w:bookmarkEnd w:id="634"/>
      <w:bookmarkEnd w:id="635"/>
      <w:bookmarkEnd w:id="636"/>
      <w:bookmarkEnd w:id="637"/>
      <w:bookmarkEnd w:id="638"/>
      <w:bookmarkEnd w:id="639"/>
      <w:bookmarkEnd w:id="640"/>
      <w:bookmarkEnd w:id="641"/>
    </w:p>
    <w:p w14:paraId="31D512DB" w14:textId="77777777" w:rsidR="000A70F9" w:rsidRDefault="000A70F9" w:rsidP="00997742">
      <w:pPr>
        <w:pStyle w:val="Chapter"/>
        <w:spacing w:after="80"/>
      </w:pPr>
      <w:bookmarkStart w:id="642" w:name="TOC_SubC47"/>
      <w:bookmarkStart w:id="643" w:name="_Toc233690089"/>
      <w:bookmarkStart w:id="644" w:name="_Toc234030675"/>
      <w:bookmarkStart w:id="645" w:name="_Toc243721299"/>
      <w:bookmarkStart w:id="646" w:name="_Toc259619539"/>
      <w:bookmarkStart w:id="647" w:name="_Toc262718626"/>
      <w:bookmarkStart w:id="648" w:name="_Toc275165398"/>
      <w:bookmarkStart w:id="649" w:name="_Toc238197641"/>
      <w:r>
        <w:t>Subchapter A.</w:t>
      </w:r>
      <w:bookmarkStart w:id="650" w:name="TOCT_SubC40"/>
      <w:bookmarkStart w:id="651" w:name="TOCT_SubC80"/>
      <w:bookmarkStart w:id="652" w:name="TOCT_SubC41"/>
      <w:bookmarkStart w:id="653" w:name="TOCT_SubC50"/>
      <w:bookmarkStart w:id="654" w:name="TOCT_SubC44"/>
      <w:bookmarkStart w:id="655" w:name="TOCT_SubC47"/>
      <w:bookmarkEnd w:id="642"/>
      <w:r w:rsidR="00AB6879">
        <w:tab/>
      </w:r>
      <w:r>
        <w:t>Retail Dealers of Special Fuels</w:t>
      </w:r>
      <w:bookmarkEnd w:id="643"/>
      <w:bookmarkEnd w:id="644"/>
      <w:bookmarkEnd w:id="645"/>
      <w:bookmarkEnd w:id="646"/>
      <w:bookmarkEnd w:id="647"/>
      <w:bookmarkEnd w:id="648"/>
      <w:bookmarkEnd w:id="649"/>
      <w:bookmarkEnd w:id="650"/>
      <w:bookmarkEnd w:id="651"/>
      <w:bookmarkEnd w:id="652"/>
      <w:bookmarkEnd w:id="653"/>
      <w:bookmarkEnd w:id="654"/>
      <w:bookmarkEnd w:id="655"/>
    </w:p>
    <w:p w14:paraId="56412583" w14:textId="77777777" w:rsidR="000A70F9" w:rsidRDefault="000A70F9" w:rsidP="00997742">
      <w:pPr>
        <w:pStyle w:val="Section"/>
        <w:spacing w:after="80"/>
      </w:pPr>
      <w:bookmarkStart w:id="656" w:name="_Toc233690090"/>
      <w:bookmarkStart w:id="657" w:name="_Toc234030676"/>
      <w:bookmarkStart w:id="658" w:name="_Toc243721300"/>
      <w:bookmarkStart w:id="659" w:name="_Toc259619540"/>
      <w:bookmarkStart w:id="660" w:name="_Toc262718627"/>
      <w:bookmarkStart w:id="661" w:name="_Toc275165399"/>
      <w:bookmarkStart w:id="662" w:name="_Toc238197642"/>
      <w:r>
        <w:t>§3301.</w:t>
      </w:r>
      <w:r>
        <w:tab/>
        <w:t>Definitions</w:t>
      </w:r>
      <w:bookmarkEnd w:id="656"/>
      <w:bookmarkEnd w:id="657"/>
      <w:bookmarkEnd w:id="658"/>
      <w:bookmarkEnd w:id="659"/>
      <w:bookmarkEnd w:id="660"/>
      <w:bookmarkEnd w:id="661"/>
      <w:bookmarkEnd w:id="662"/>
    </w:p>
    <w:p w14:paraId="1C48F725" w14:textId="77777777" w:rsidR="000A70F9" w:rsidRDefault="000A70F9" w:rsidP="00997742">
      <w:pPr>
        <w:pStyle w:val="A"/>
        <w:spacing w:after="80"/>
      </w:pPr>
      <w:r>
        <w:rPr>
          <w:i/>
        </w:rPr>
        <w:t>Retail Outlet</w:t>
      </w:r>
      <w:r w:rsidR="00AB6879">
        <w:rPr>
          <w:iCs/>
        </w:rPr>
        <w:sym w:font="Symbol" w:char="F0BE"/>
      </w:r>
      <w:r>
        <w:t xml:space="preserve">every person or dealer who sells special fuels at retail and delivers such fuel into the fuel supply tanks of motor vehicles or into a storage tank or drum with a capacity of less than 1,000 gallons when such tank has been transported to the facility by the purchaser. </w:t>
      </w:r>
      <w:r>
        <w:rPr>
          <w:i/>
        </w:rPr>
        <w:t>Retail outlet</w:t>
      </w:r>
      <w:r>
        <w:t xml:space="preserve"> shall also mean and include pumps which have a rate of flow of 40 gallons per minute or less, regardless of whether the pump is located on the property of a bulk plant, service station, or truck stop. For the purpose of administering this Part, the terms service station, truck stop, garage, and retail dealer shall have the same meaning as retail outlet.</w:t>
      </w:r>
    </w:p>
    <w:p w14:paraId="363E1724" w14:textId="77777777" w:rsidR="000A70F9" w:rsidRDefault="000A70F9">
      <w:pPr>
        <w:pStyle w:val="A"/>
      </w:pPr>
      <w:r>
        <w:rPr>
          <w:i/>
        </w:rPr>
        <w:t>Wholesaler</w:t>
      </w:r>
      <w:r w:rsidR="00AB6879">
        <w:rPr>
          <w:iCs/>
        </w:rPr>
        <w:sym w:font="Symbol" w:char="F0BE"/>
      </w:r>
      <w:r>
        <w:t xml:space="preserve">any person or supplier who sells or delivers special fuels to a retail dealer in this state for resale, or sales or deliveries to a user when the fuel is delivered by the supplier into bulk storage tanks located on the user's property or property leased by him. Sales made by a </w:t>
      </w:r>
      <w:r w:rsidRPr="00077879">
        <w:t>wholesaler</w:t>
      </w:r>
      <w:r w:rsidRPr="00124ABC">
        <w:rPr>
          <w:i/>
        </w:rPr>
        <w:t xml:space="preserve"> </w:t>
      </w:r>
      <w:r>
        <w:t>or supplier from a pump which has a rate of flow of 40 gallons per minute or less shall be considered retail sales.</w:t>
      </w:r>
    </w:p>
    <w:p w14:paraId="070A8B9C" w14:textId="77777777" w:rsidR="000A70F9" w:rsidRDefault="000A70F9">
      <w:pPr>
        <w:pStyle w:val="AuthorityNote"/>
      </w:pPr>
      <w:r>
        <w:t>AUTHORITY NOTE:</w:t>
      </w:r>
      <w:r>
        <w:tab/>
        <w:t>Promulgated in accordance with R.S. 47:801.</w:t>
      </w:r>
    </w:p>
    <w:p w14:paraId="3A9A96BF" w14:textId="77777777" w:rsidR="000A70F9" w:rsidRDefault="000A70F9">
      <w:pPr>
        <w:pStyle w:val="HistoricalNote"/>
      </w:pPr>
      <w:r>
        <w:t>HISTORICAL NOTE:</w:t>
      </w:r>
      <w:r>
        <w:tab/>
        <w:t>Promulgated by the Department of Revenue and Taxation, Excise Taxes Section, LR 12:688 (October 1986).</w:t>
      </w:r>
    </w:p>
    <w:p w14:paraId="5795E445" w14:textId="77777777" w:rsidR="000A70F9" w:rsidRDefault="000A70F9">
      <w:pPr>
        <w:pStyle w:val="Section"/>
      </w:pPr>
      <w:bookmarkStart w:id="663" w:name="_Toc233690091"/>
      <w:bookmarkStart w:id="664" w:name="_Toc234030677"/>
      <w:bookmarkStart w:id="665" w:name="_Toc243721301"/>
      <w:bookmarkStart w:id="666" w:name="_Toc259619541"/>
      <w:bookmarkStart w:id="667" w:name="_Toc262718628"/>
      <w:bookmarkStart w:id="668" w:name="_Toc275165400"/>
      <w:bookmarkStart w:id="669" w:name="_Toc238197643"/>
      <w:r>
        <w:t>§3303.</w:t>
      </w:r>
      <w:r>
        <w:tab/>
        <w:t>Collection and Payment of Tax</w:t>
      </w:r>
      <w:bookmarkEnd w:id="663"/>
      <w:bookmarkEnd w:id="664"/>
      <w:bookmarkEnd w:id="665"/>
      <w:bookmarkEnd w:id="666"/>
      <w:bookmarkEnd w:id="667"/>
      <w:bookmarkEnd w:id="668"/>
      <w:bookmarkEnd w:id="669"/>
    </w:p>
    <w:p w14:paraId="2C62FE77" w14:textId="77777777" w:rsidR="000A70F9" w:rsidRDefault="000A70F9">
      <w:pPr>
        <w:pStyle w:val="A"/>
      </w:pPr>
      <w:r>
        <w:t>A.</w:t>
      </w:r>
      <w:r>
        <w:tab/>
        <w:t>The tax levied by R.S. 47:802(A) shall be collected and/or paid by suppliers or wholesalers on all special fuels sold or delivered by them when sold to a dealer, service station, garage, truck stop, or retail outlet. A supplier or wholesaler may be exempted from collecting and/or paying the tax on sales or deliveries to retail outlets that have tax-free storage used to fuel off-highway vehicles or drums; however, before such deliveries or sales can be made, the following conditions must be met:</w:t>
      </w:r>
    </w:p>
    <w:p w14:paraId="6CC8D513" w14:textId="77777777" w:rsidR="000A70F9" w:rsidRDefault="000A70F9">
      <w:pPr>
        <w:pStyle w:val="1"/>
      </w:pPr>
      <w:r>
        <w:t>1.</w:t>
      </w:r>
      <w:r>
        <w:tab/>
        <w:t>the retail outlet shall have a storage tank no larger than 3,000 gallons;</w:t>
      </w:r>
    </w:p>
    <w:p w14:paraId="6FA31C6E" w14:textId="77777777" w:rsidR="000A70F9" w:rsidRDefault="000A70F9">
      <w:pPr>
        <w:pStyle w:val="1"/>
      </w:pPr>
      <w:r>
        <w:t>2.</w:t>
      </w:r>
      <w:r>
        <w:tab/>
        <w:t>the tank must be separate from the tax-paid storage tank;</w:t>
      </w:r>
    </w:p>
    <w:p w14:paraId="5F86A2C4" w14:textId="77777777" w:rsidR="000A70F9" w:rsidRDefault="000A70F9">
      <w:pPr>
        <w:pStyle w:val="1"/>
      </w:pPr>
      <w:r>
        <w:t>3.</w:t>
      </w:r>
      <w:r>
        <w:tab/>
        <w:t>all fuel pumped from the tax-free storage tank shall be metered and the meter shall have a totalizer;</w:t>
      </w:r>
    </w:p>
    <w:p w14:paraId="4B1F2E51" w14:textId="77777777" w:rsidR="000A70F9" w:rsidRDefault="000A70F9" w:rsidP="00997742">
      <w:pPr>
        <w:pStyle w:val="1"/>
        <w:spacing w:after="80"/>
      </w:pPr>
      <w:r>
        <w:t>4.</w:t>
      </w:r>
      <w:r>
        <w:tab/>
        <w:t xml:space="preserve">the pump shall have a rate of flow no faster than </w:t>
      </w:r>
      <w:r w:rsidR="00077879">
        <w:br/>
      </w:r>
      <w:r>
        <w:t>15 gallons per minute;</w:t>
      </w:r>
    </w:p>
    <w:p w14:paraId="0640AF99" w14:textId="77777777" w:rsidR="000A70F9" w:rsidRDefault="000A70F9" w:rsidP="00997742">
      <w:pPr>
        <w:pStyle w:val="1"/>
        <w:spacing w:after="80"/>
      </w:pPr>
      <w:r>
        <w:t>5.</w:t>
      </w:r>
      <w:r>
        <w:tab/>
        <w:t>the pump shall be in a location separate and away from any tax paid pumps; tax-paid and tax-free pumps shall not be located on the same service isle;</w:t>
      </w:r>
    </w:p>
    <w:p w14:paraId="7A9D2FB5" w14:textId="77777777" w:rsidR="000A70F9" w:rsidRDefault="000A70F9" w:rsidP="00997742">
      <w:pPr>
        <w:pStyle w:val="1"/>
        <w:spacing w:after="80"/>
      </w:pPr>
      <w:r>
        <w:t>6.</w:t>
      </w:r>
      <w:r>
        <w:tab/>
        <w:t xml:space="preserve">the pump shall be marked </w:t>
      </w:r>
      <w:r w:rsidR="00420421" w:rsidRPr="00420421">
        <w:t>“</w:t>
      </w:r>
      <w:r>
        <w:t>not for highway use</w:t>
      </w:r>
      <w:r w:rsidR="00420421" w:rsidRPr="00420421">
        <w:t>”</w:t>
      </w:r>
      <w:r>
        <w:t xml:space="preserve"> in letters of not less than 2 1/2 inches high; and</w:t>
      </w:r>
    </w:p>
    <w:p w14:paraId="7B3C3C9E" w14:textId="77777777" w:rsidR="000A70F9" w:rsidRDefault="000A70F9" w:rsidP="00997742">
      <w:pPr>
        <w:pStyle w:val="1"/>
        <w:spacing w:after="80"/>
      </w:pPr>
      <w:r>
        <w:t>7.</w:t>
      </w:r>
      <w:r>
        <w:tab/>
        <w:t>all tax-free sales shall be recorded with the following information:</w:t>
      </w:r>
    </w:p>
    <w:p w14:paraId="50EE81FE" w14:textId="77777777" w:rsidR="000A70F9" w:rsidRDefault="000A70F9" w:rsidP="00997742">
      <w:pPr>
        <w:pStyle w:val="a0"/>
        <w:spacing w:after="80"/>
      </w:pPr>
      <w:r>
        <w:t>a.</w:t>
      </w:r>
      <w:r>
        <w:tab/>
        <w:t>name and address of purchaser;</w:t>
      </w:r>
    </w:p>
    <w:p w14:paraId="68FDCC35" w14:textId="77777777" w:rsidR="000A70F9" w:rsidRDefault="000A70F9" w:rsidP="00997742">
      <w:pPr>
        <w:pStyle w:val="a0"/>
        <w:spacing w:after="80"/>
      </w:pPr>
      <w:r>
        <w:t>b.</w:t>
      </w:r>
      <w:r>
        <w:tab/>
        <w:t>number of gallons sold;</w:t>
      </w:r>
    </w:p>
    <w:p w14:paraId="6B8FEC69" w14:textId="77777777" w:rsidR="000A70F9" w:rsidRDefault="000A70F9" w:rsidP="00997742">
      <w:pPr>
        <w:pStyle w:val="a0"/>
        <w:spacing w:after="80"/>
      </w:pPr>
      <w:r>
        <w:t>c.</w:t>
      </w:r>
      <w:r>
        <w:tab/>
        <w:t>date of sale;</w:t>
      </w:r>
    </w:p>
    <w:p w14:paraId="0B6D6C36" w14:textId="77777777" w:rsidR="000A70F9" w:rsidRDefault="000A70F9" w:rsidP="00997742">
      <w:pPr>
        <w:pStyle w:val="a0"/>
        <w:spacing w:after="80"/>
      </w:pPr>
      <w:r>
        <w:t>d.</w:t>
      </w:r>
      <w:r>
        <w:tab/>
        <w:t>how the fuel will be used;</w:t>
      </w:r>
    </w:p>
    <w:p w14:paraId="7FDD1507" w14:textId="77777777" w:rsidR="000A70F9" w:rsidRDefault="000A70F9" w:rsidP="00997742">
      <w:pPr>
        <w:pStyle w:val="a0"/>
        <w:spacing w:after="80"/>
      </w:pPr>
      <w:r>
        <w:t>e.</w:t>
      </w:r>
      <w:r>
        <w:tab/>
        <w:t>total cost of fuel sold.</w:t>
      </w:r>
    </w:p>
    <w:p w14:paraId="5F7C9D56" w14:textId="77777777" w:rsidR="000A70F9" w:rsidRDefault="000A70F9" w:rsidP="00997742">
      <w:pPr>
        <w:pStyle w:val="A"/>
        <w:spacing w:after="80"/>
      </w:pPr>
      <w:r>
        <w:t>B.</w:t>
      </w:r>
      <w:r>
        <w:tab/>
        <w:t>If the wholesaler makes any tax free sales or deliveries to retail outlets not meeting the above requirements, then the wholesaler shall be held liable for all taxes, penalty, and interest that are due.</w:t>
      </w:r>
    </w:p>
    <w:p w14:paraId="4AACC661" w14:textId="77777777" w:rsidR="000A70F9" w:rsidRDefault="000A70F9">
      <w:pPr>
        <w:pStyle w:val="AuthorityNote"/>
      </w:pPr>
      <w:r>
        <w:t>AUTHORITY NOTE:</w:t>
      </w:r>
      <w:r>
        <w:tab/>
        <w:t>Promulgated in accordance with R.S. 47:803.</w:t>
      </w:r>
    </w:p>
    <w:p w14:paraId="614364C8" w14:textId="77777777" w:rsidR="000A70F9" w:rsidRDefault="000A70F9">
      <w:pPr>
        <w:pStyle w:val="HistoricalNote"/>
      </w:pPr>
      <w:r>
        <w:t>HISTORICAL NOTE:</w:t>
      </w:r>
      <w:r>
        <w:tab/>
        <w:t>Promulgated by the Department of Revenue and Taxation, Excise Taxes Section, LR 12:688 (October 1986).</w:t>
      </w:r>
    </w:p>
    <w:p w14:paraId="717E3BEC" w14:textId="77777777" w:rsidR="000A70F9" w:rsidRDefault="000A70F9">
      <w:pPr>
        <w:pStyle w:val="Section"/>
      </w:pPr>
      <w:bookmarkStart w:id="670" w:name="_Toc233690092"/>
      <w:bookmarkStart w:id="671" w:name="_Toc234030678"/>
      <w:bookmarkStart w:id="672" w:name="_Toc243721302"/>
      <w:bookmarkStart w:id="673" w:name="_Toc259619542"/>
      <w:bookmarkStart w:id="674" w:name="_Toc262718629"/>
      <w:bookmarkStart w:id="675" w:name="_Toc275165401"/>
      <w:bookmarkStart w:id="676" w:name="_Toc238197644"/>
      <w:r>
        <w:t>§3305.</w:t>
      </w:r>
      <w:r>
        <w:tab/>
        <w:t>Records Required; Invoices; False or Inadequate Records a Violation</w:t>
      </w:r>
      <w:bookmarkEnd w:id="670"/>
      <w:bookmarkEnd w:id="671"/>
      <w:bookmarkEnd w:id="672"/>
      <w:bookmarkEnd w:id="673"/>
      <w:bookmarkEnd w:id="674"/>
      <w:bookmarkEnd w:id="675"/>
      <w:bookmarkEnd w:id="676"/>
    </w:p>
    <w:p w14:paraId="12CDC2D3" w14:textId="77777777" w:rsidR="000A70F9" w:rsidRDefault="000A70F9">
      <w:pPr>
        <w:pStyle w:val="A"/>
        <w:spacing w:after="80"/>
      </w:pPr>
      <w:r>
        <w:t>A.</w:t>
      </w:r>
      <w:r>
        <w:tab/>
        <w:t>Every retail outlet shall be required to secure a license before commencing to sell tax-paid or tax-free special fuels. The retailer shall make a written request to the secretary of the Department of Revenue and Taxation for the license. Before the license can be approved, a representative of the Department of Revenue and Taxation shall determine, by physical inspection, that the applicant meets all requirements.</w:t>
      </w:r>
    </w:p>
    <w:p w14:paraId="7AB7D651" w14:textId="77777777" w:rsidR="000A70F9" w:rsidRDefault="000A70F9">
      <w:pPr>
        <w:pStyle w:val="A"/>
        <w:spacing w:after="80"/>
      </w:pPr>
      <w:r>
        <w:t>B.</w:t>
      </w:r>
      <w:r>
        <w:tab/>
        <w:t xml:space="preserve">Special fuels sold and/or delivered into the fuel supply tank of a motor vehicle shall be from the tax-paid tank. When such deliveries are made, the required record shall be a serially numbered invoice issued in not less than duplicate counterparts on which shall be mechanically printed or stamped with a rubber stamp the name and address of the retail dealer making such delivery. The invoice shall provide space for the name and address of the purchaser, the date of delivery, the number of gallons, the kind of special fuels delivered, the state highway license number of the motor vehicle, and the total mileage of the motor vehicle into which delivered, such mileage to be evidenced by odometer or hub-meter reading, or in the case of interstate passenger buses registered with the Interstate Commerce Commission, by such documentation acceptable by the secretary. The invoice shall reflect that the tax has been paid or accounted for on each product delivered. One counterpart of the invoice shall be kept by the retail dealer making such delivery as a part of his record, for the period of time as provided for in Article VII, Part 1, Section 16, of the Louisiana Constitution. Another counterpart shall be delivered to the operator of the motor </w:t>
      </w:r>
      <w:r>
        <w:lastRenderedPageBreak/>
        <w:t>vehicle and carried in the compartment of the motor vehicle for inspection by the secretary or his representatives until the fuel it covers has been consumed. Special fuels sold or delivered by a retail outlet for off highway use may be from a tax-free tank. When such deliveries are made, the required record shall be a ledger showing the name and address of the purchaser, the date of delivery, number of gallons sold, total cost of fuel sold, and how or where the fuel will be used. This record shall be kept for the period of time as provided for in Article VII, Part 1, Section 16, of the Louisiana Constitution and it shall be made available to the secretary or his representative upon request.</w:t>
      </w:r>
    </w:p>
    <w:p w14:paraId="79A5CE12" w14:textId="77777777" w:rsidR="000A70F9" w:rsidRDefault="000A70F9">
      <w:pPr>
        <w:pStyle w:val="A"/>
        <w:spacing w:after="80"/>
      </w:pPr>
      <w:r>
        <w:t>C.</w:t>
      </w:r>
      <w:r>
        <w:tab/>
        <w:t>In addition to the required invoices and ledgers, all retail outlets licensed for special fuels shall be required to take an inventory of the tax-paid and tax-free special fuels on hand at the end of each month, along with a reading of each pump totalizer. This shall be made part of the permanent records and shall be kept for the period of time as provided for in Article VII, Part 1, Section 16, of the Louisiana Constitution, and it shall be made available to the secretary or his representative upon request.</w:t>
      </w:r>
    </w:p>
    <w:p w14:paraId="68DF7110" w14:textId="77777777" w:rsidR="000A70F9" w:rsidRDefault="000A70F9">
      <w:pPr>
        <w:pStyle w:val="A"/>
      </w:pPr>
      <w:r>
        <w:t>D.</w:t>
      </w:r>
      <w:r>
        <w:tab/>
        <w:t>Any violation of these record-keeping provisions shall be cause for revocation of the license issued hereunder. In addition, any retail outlet pumping tax-free fuel into the fuel supply tank of a motor vehicle, or not keeping the required records, shall pay the tax on all the fuel placed in his tax-free storage tank within that prescribed period.</w:t>
      </w:r>
    </w:p>
    <w:p w14:paraId="5F015BA3" w14:textId="77777777" w:rsidR="000A70F9" w:rsidRDefault="000A70F9">
      <w:pPr>
        <w:pStyle w:val="AuthorityNote"/>
      </w:pPr>
      <w:r>
        <w:t>AUTHORITY NOTE:</w:t>
      </w:r>
      <w:r>
        <w:tab/>
        <w:t>Promulgated in accordance with R.S. 47:806.</w:t>
      </w:r>
    </w:p>
    <w:p w14:paraId="52255A79" w14:textId="77777777" w:rsidR="000A70F9" w:rsidRDefault="000A70F9">
      <w:pPr>
        <w:pStyle w:val="HistoricalNote"/>
      </w:pPr>
      <w:r>
        <w:t>HISTORICAL NOTE:</w:t>
      </w:r>
      <w:r>
        <w:tab/>
        <w:t>Promulgated by the Department of Revenue and Taxation, Excise Taxes Section, LR 12:688 (October 1986).</w:t>
      </w:r>
    </w:p>
    <w:p w14:paraId="7E0CC120" w14:textId="77777777" w:rsidR="000A70F9" w:rsidRDefault="000A70F9" w:rsidP="00997742">
      <w:pPr>
        <w:pStyle w:val="Section"/>
        <w:spacing w:after="80"/>
      </w:pPr>
      <w:bookmarkStart w:id="677" w:name="_Toc233690093"/>
      <w:bookmarkStart w:id="678" w:name="_Toc234030679"/>
      <w:bookmarkStart w:id="679" w:name="_Toc243721303"/>
      <w:bookmarkStart w:id="680" w:name="_Toc259619543"/>
      <w:bookmarkStart w:id="681" w:name="_Toc262718630"/>
      <w:bookmarkStart w:id="682" w:name="_Toc275165402"/>
      <w:bookmarkStart w:id="683" w:name="_Toc238197645"/>
      <w:r>
        <w:t>§3307.</w:t>
      </w:r>
      <w:r>
        <w:tab/>
        <w:t>Sale of Dyed Special Fuels</w:t>
      </w:r>
      <w:bookmarkEnd w:id="677"/>
      <w:bookmarkEnd w:id="678"/>
      <w:bookmarkEnd w:id="679"/>
      <w:bookmarkEnd w:id="680"/>
      <w:bookmarkEnd w:id="681"/>
      <w:bookmarkEnd w:id="682"/>
      <w:bookmarkEnd w:id="683"/>
    </w:p>
    <w:p w14:paraId="4A59DB6A" w14:textId="77777777" w:rsidR="000A70F9" w:rsidRDefault="000A70F9" w:rsidP="00997742">
      <w:pPr>
        <w:pStyle w:val="A"/>
        <w:spacing w:after="80"/>
      </w:pPr>
      <w:r>
        <w:t>A.</w:t>
      </w:r>
      <w:r>
        <w:tab/>
        <w:t>All suppliers and dealers of special fuels who have separate facilities for storing dyed special fuels on which no fuel tax has been paid, other than liquefied petroleum gas or compressed natural gas, shall clearly mark the storage facility with notice that the fuel is dyed and/or chemically marked. Such marking shall conform to requirements of R.S. 47:804(D) or as provided by 26 U.S.C. 4082 and the regulations promulgated thereunder. Dyed special fuels are to be used for nontaxable purposes only.</w:t>
      </w:r>
    </w:p>
    <w:p w14:paraId="744355D5" w14:textId="77777777" w:rsidR="000A70F9" w:rsidRDefault="000A70F9" w:rsidP="00997742">
      <w:pPr>
        <w:pStyle w:val="A"/>
        <w:spacing w:after="80"/>
      </w:pPr>
      <w:r>
        <w:t>B.</w:t>
      </w:r>
      <w:r>
        <w:tab/>
        <w:t>Any supplier or dealer of special fuels or any other person who shall sell or offer to sell dyed and/or chemically marked special fuels for any use other than a nontaxable use shall be in violation of R.S. 47:812 and shall be subject to a penalty. The penalty increases with subsequent violations.</w:t>
      </w:r>
    </w:p>
    <w:p w14:paraId="5640D4E6" w14:textId="77777777" w:rsidR="000A70F9" w:rsidRDefault="000A70F9" w:rsidP="00997742">
      <w:pPr>
        <w:pStyle w:val="A"/>
        <w:spacing w:after="80"/>
      </w:pPr>
      <w:r>
        <w:t>C.</w:t>
      </w:r>
      <w:r>
        <w:tab/>
        <w:t>Exception: Fuel sold for use in those vehicles which are subject to state tax and allowed to use dyed fuel on the highway under 26 U.S.C. 4082 or the regulations adopted thereunder. This use shall not be considered a violation of R.S. 47:812.</w:t>
      </w:r>
    </w:p>
    <w:p w14:paraId="10345399" w14:textId="77777777" w:rsidR="000A70F9" w:rsidRDefault="000A70F9">
      <w:pPr>
        <w:pStyle w:val="AuthorityNote"/>
      </w:pPr>
      <w:r>
        <w:t>AUTHORITY NOTE:</w:t>
      </w:r>
      <w:r>
        <w:tab/>
        <w:t>Promulgated in accordance with R.S. 47:812.</w:t>
      </w:r>
    </w:p>
    <w:p w14:paraId="4277D878" w14:textId="77777777" w:rsidR="000A70F9" w:rsidRDefault="000A70F9">
      <w:pPr>
        <w:pStyle w:val="HistoricalNote"/>
      </w:pPr>
      <w:r>
        <w:t>HISTORICAL NOTE:</w:t>
      </w:r>
      <w:r>
        <w:tab/>
        <w:t>Promulgated by the Department of Revenue and Taxation, Excise Taxes Division, LR 22:460 (June 1996).</w:t>
      </w:r>
    </w:p>
    <w:p w14:paraId="0AB83CCD" w14:textId="77777777" w:rsidR="000A70F9" w:rsidRDefault="000A70F9" w:rsidP="00997742">
      <w:pPr>
        <w:pStyle w:val="Chapter"/>
        <w:spacing w:after="80"/>
      </w:pPr>
      <w:bookmarkStart w:id="684" w:name="TOC_SubC48"/>
      <w:bookmarkStart w:id="685" w:name="_Toc233690094"/>
      <w:bookmarkStart w:id="686" w:name="_Toc234030680"/>
      <w:bookmarkStart w:id="687" w:name="_Toc243721304"/>
      <w:bookmarkStart w:id="688" w:name="_Toc259619544"/>
      <w:bookmarkStart w:id="689" w:name="_Toc262718631"/>
      <w:bookmarkStart w:id="690" w:name="_Toc275165403"/>
      <w:bookmarkStart w:id="691" w:name="_Toc238197646"/>
      <w:r>
        <w:t>Subchapter B.</w:t>
      </w:r>
      <w:bookmarkEnd w:id="684"/>
      <w:r w:rsidR="009063FA">
        <w:tab/>
      </w:r>
      <w:bookmarkStart w:id="692" w:name="TOCT_SubC81"/>
      <w:bookmarkStart w:id="693" w:name="TOCT_SubC43"/>
      <w:bookmarkStart w:id="694" w:name="TOCT_SubC42"/>
      <w:bookmarkStart w:id="695" w:name="TOCT_SubC51"/>
      <w:bookmarkStart w:id="696" w:name="TOCT_SubC38"/>
      <w:bookmarkStart w:id="697" w:name="TOCT_SubC45"/>
      <w:bookmarkStart w:id="698" w:name="TOCT_SubC48"/>
      <w:r>
        <w:t>Users of Special Fuels</w:t>
      </w:r>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p>
    <w:p w14:paraId="590149B5" w14:textId="77777777" w:rsidR="000A70F9" w:rsidRDefault="000A70F9" w:rsidP="00997742">
      <w:pPr>
        <w:pStyle w:val="Section"/>
        <w:spacing w:after="80"/>
      </w:pPr>
      <w:bookmarkStart w:id="699" w:name="_Toc233690095"/>
      <w:bookmarkStart w:id="700" w:name="_Toc234030681"/>
      <w:bookmarkStart w:id="701" w:name="_Toc243721305"/>
      <w:bookmarkStart w:id="702" w:name="_Toc259619545"/>
      <w:bookmarkStart w:id="703" w:name="_Toc262718632"/>
      <w:bookmarkStart w:id="704" w:name="_Toc275165404"/>
      <w:bookmarkStart w:id="705" w:name="_Toc238197647"/>
      <w:r>
        <w:t>§3351.</w:t>
      </w:r>
      <w:r>
        <w:tab/>
        <w:t>Provisions Relating to Users of Special Fuels</w:t>
      </w:r>
      <w:bookmarkEnd w:id="699"/>
      <w:bookmarkEnd w:id="700"/>
      <w:bookmarkEnd w:id="701"/>
      <w:bookmarkEnd w:id="702"/>
      <w:bookmarkEnd w:id="703"/>
      <w:bookmarkEnd w:id="704"/>
      <w:bookmarkEnd w:id="705"/>
    </w:p>
    <w:p w14:paraId="2175784D" w14:textId="77777777" w:rsidR="000A70F9" w:rsidRDefault="000A70F9" w:rsidP="00997742">
      <w:pPr>
        <w:pStyle w:val="A"/>
        <w:spacing w:after="80"/>
      </w:pPr>
      <w:r>
        <w:t>A.</w:t>
      </w:r>
      <w:r>
        <w:tab/>
        <w:t>No interstate user of special fuels who has operations in Louisiana shall commence operations without first procuring a license for that purpose from the secretary of the Department of Revenue and Taxation, together with a surety bond guaranteeing the payment of any and all taxes, penalties, and interest due. The name and address shown on the cab doors must be in agreement with the name and address on the surety bond and the monthly tax report. In a lease agreement, the surety bond and monthly report shall be required of whoever furnishes the fuel. The name and address of the user must be on both cab doors and the vehicle must have a working odometer or hub meter at all times.</w:t>
      </w:r>
    </w:p>
    <w:p w14:paraId="3294E9C1" w14:textId="77777777" w:rsidR="000A70F9" w:rsidRDefault="000A70F9" w:rsidP="00997742">
      <w:pPr>
        <w:pStyle w:val="A"/>
        <w:spacing w:after="80"/>
      </w:pPr>
      <w:r>
        <w:t>B.</w:t>
      </w:r>
      <w:r>
        <w:tab/>
        <w:t>Every interstate user must keep satisfactory records of:</w:t>
      </w:r>
    </w:p>
    <w:p w14:paraId="15D86B68" w14:textId="77777777" w:rsidR="000A70F9" w:rsidRDefault="000A70F9" w:rsidP="00997742">
      <w:pPr>
        <w:pStyle w:val="1"/>
        <w:spacing w:after="80"/>
      </w:pPr>
      <w:r>
        <w:t>1.</w:t>
      </w:r>
      <w:r>
        <w:tab/>
        <w:t>the miles traveled in all operations within and outside the state of Louisiana;</w:t>
      </w:r>
    </w:p>
    <w:p w14:paraId="2A9D238A" w14:textId="77777777" w:rsidR="000A70F9" w:rsidRDefault="000A70F9" w:rsidP="00997742">
      <w:pPr>
        <w:pStyle w:val="1"/>
        <w:spacing w:after="80"/>
      </w:pPr>
      <w:r>
        <w:t>2.</w:t>
      </w:r>
      <w:r>
        <w:tab/>
        <w:t>the fuel purchased and used in propelling motor vehicles both within and outside the state of Louisiana:</w:t>
      </w:r>
    </w:p>
    <w:p w14:paraId="696925CB" w14:textId="77777777" w:rsidR="000A70F9" w:rsidRDefault="000A70F9" w:rsidP="00997742">
      <w:pPr>
        <w:pStyle w:val="a0"/>
        <w:spacing w:after="80"/>
      </w:pPr>
      <w:r>
        <w:t>a.</w:t>
      </w:r>
      <w:r>
        <w:tab/>
        <w:t>purchases of special fuels from licensed dealers (service stations and truck stops) must be recorded on special fuels invoices and the original submitted with user report when applying for a refund or upon request;</w:t>
      </w:r>
    </w:p>
    <w:p w14:paraId="01DBD396" w14:textId="77777777" w:rsidR="000A70F9" w:rsidRDefault="000A70F9" w:rsidP="00997742">
      <w:pPr>
        <w:pStyle w:val="a0"/>
        <w:spacing w:after="80"/>
      </w:pPr>
      <w:r>
        <w:t>b.</w:t>
      </w:r>
      <w:r>
        <w:tab/>
        <w:t>copies of invoices recording bulk purchases from suppliers must be submitted with quarterly user report. Gallons purchased from suppliers must be shown by invoice on the user's tax report in addition to total gallons removed from bulk storage facilities and placed in fuel supply tanks of motor vehicles;</w:t>
      </w:r>
    </w:p>
    <w:p w14:paraId="6950D81D" w14:textId="77777777" w:rsidR="000A70F9" w:rsidRDefault="000A70F9">
      <w:pPr>
        <w:pStyle w:val="a0"/>
      </w:pPr>
      <w:r>
        <w:t>c.</w:t>
      </w:r>
      <w:r>
        <w:tab/>
        <w:t>special fuels invoices showing odometer reading and license number, together with other required information must be carried in the cab of the truck as evidence of the source of the tax-paid fuel in the fuel supply tank of the vehicle;</w:t>
      </w:r>
    </w:p>
    <w:p w14:paraId="5D7FBA56" w14:textId="77777777" w:rsidR="000A70F9" w:rsidRDefault="000A70F9">
      <w:pPr>
        <w:pStyle w:val="a0"/>
      </w:pPr>
      <w:r>
        <w:t>d.</w:t>
      </w:r>
      <w:r>
        <w:tab/>
        <w:t>the totalizer meter reading on the measuring device of any tax-paid bulk storage tank maintained by all users in the state of Louisiana and the inventory of tax-paid fuel on hand must be recorded at the beginning of operations on the first day of every month.</w:t>
      </w:r>
    </w:p>
    <w:p w14:paraId="081C5202" w14:textId="77777777" w:rsidR="000A70F9" w:rsidRDefault="000A70F9">
      <w:pPr>
        <w:pStyle w:val="A"/>
      </w:pPr>
      <w:r>
        <w:t>C.</w:t>
      </w:r>
      <w:r>
        <w:tab/>
        <w:t>Miles per gallon are to be determined by:</w:t>
      </w:r>
    </w:p>
    <w:p w14:paraId="4182C542" w14:textId="77777777" w:rsidR="000A70F9" w:rsidRDefault="000A70F9">
      <w:pPr>
        <w:pStyle w:val="1"/>
      </w:pPr>
      <w:r>
        <w:t>1.</w:t>
      </w:r>
      <w:r>
        <w:tab/>
        <w:t>the total miles traveled divided into the total gallons placed in the fuel supply tanks of the motor vehicles:</w:t>
      </w:r>
    </w:p>
    <w:p w14:paraId="50D64719" w14:textId="77777777" w:rsidR="000A70F9" w:rsidRDefault="000A70F9">
      <w:pPr>
        <w:pStyle w:val="a0"/>
      </w:pPr>
      <w:r>
        <w:t>a.</w:t>
      </w:r>
      <w:r>
        <w:tab/>
        <w:t>entire operations as a whole in all states; or</w:t>
      </w:r>
    </w:p>
    <w:p w14:paraId="477266EB" w14:textId="77777777" w:rsidR="000A70F9" w:rsidRDefault="000A70F9">
      <w:pPr>
        <w:pStyle w:val="a0"/>
      </w:pPr>
      <w:r>
        <w:t>b.</w:t>
      </w:r>
      <w:r>
        <w:tab/>
        <w:t>computed by vehicle;</w:t>
      </w:r>
    </w:p>
    <w:p w14:paraId="0AE3213D" w14:textId="77777777" w:rsidR="000A70F9" w:rsidRDefault="000A70F9">
      <w:pPr>
        <w:pStyle w:val="1"/>
        <w:spacing w:after="200"/>
      </w:pPr>
      <w:r>
        <w:t>2.</w:t>
      </w:r>
      <w:r>
        <w:tab/>
        <w:t>miles per gallon factor will be set by the Secretary of the Department of Revenue and Taxation if records are not complete. The factor set by the secretary is based on the number or axles on the vehicle.</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1566"/>
        <w:gridCol w:w="1566"/>
        <w:gridCol w:w="1719"/>
      </w:tblGrid>
      <w:tr w:rsidR="000A70F9" w14:paraId="2A063AC0" w14:textId="77777777" w:rsidTr="002C0725">
        <w:trPr>
          <w:cantSplit/>
          <w:jc w:val="center"/>
        </w:trPr>
        <w:tc>
          <w:tcPr>
            <w:tcW w:w="1566" w:type="dxa"/>
            <w:tcBorders>
              <w:top w:val="double" w:sz="6" w:space="0" w:color="auto"/>
              <w:bottom w:val="single" w:sz="6" w:space="0" w:color="auto"/>
            </w:tcBorders>
            <w:shd w:val="clear" w:color="auto" w:fill="BFBFBF"/>
          </w:tcPr>
          <w:p w14:paraId="467EC8CC"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bCs/>
                <w:sz w:val="16"/>
              </w:rPr>
            </w:pPr>
          </w:p>
        </w:tc>
        <w:tc>
          <w:tcPr>
            <w:tcW w:w="1566" w:type="dxa"/>
            <w:tcBorders>
              <w:top w:val="double" w:sz="6" w:space="0" w:color="auto"/>
              <w:bottom w:val="single" w:sz="6" w:space="0" w:color="auto"/>
            </w:tcBorders>
            <w:shd w:val="clear" w:color="auto" w:fill="BFBFBF"/>
          </w:tcPr>
          <w:p w14:paraId="08EA1753"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bCs/>
                <w:sz w:val="16"/>
              </w:rPr>
            </w:pPr>
            <w:r>
              <w:rPr>
                <w:b/>
                <w:bCs/>
                <w:sz w:val="16"/>
              </w:rPr>
              <w:t>Diesel</w:t>
            </w:r>
          </w:p>
        </w:tc>
        <w:tc>
          <w:tcPr>
            <w:tcW w:w="1719" w:type="dxa"/>
            <w:tcBorders>
              <w:top w:val="double" w:sz="6" w:space="0" w:color="auto"/>
              <w:bottom w:val="single" w:sz="6" w:space="0" w:color="auto"/>
            </w:tcBorders>
            <w:shd w:val="clear" w:color="auto" w:fill="BFBFBF"/>
          </w:tcPr>
          <w:p w14:paraId="178D7D22"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bCs/>
                <w:sz w:val="16"/>
              </w:rPr>
            </w:pPr>
            <w:r>
              <w:rPr>
                <w:b/>
                <w:bCs/>
                <w:sz w:val="16"/>
              </w:rPr>
              <w:t>LPG</w:t>
            </w:r>
          </w:p>
        </w:tc>
      </w:tr>
      <w:tr w:rsidR="000A70F9" w14:paraId="5EC93200" w14:textId="77777777" w:rsidTr="002C0725">
        <w:trPr>
          <w:cantSplit/>
          <w:jc w:val="center"/>
        </w:trPr>
        <w:tc>
          <w:tcPr>
            <w:tcW w:w="1566" w:type="dxa"/>
            <w:tcBorders>
              <w:top w:val="single" w:sz="6" w:space="0" w:color="auto"/>
            </w:tcBorders>
          </w:tcPr>
          <w:p w14:paraId="4C089078"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Type 1</w:t>
            </w:r>
          </w:p>
        </w:tc>
        <w:tc>
          <w:tcPr>
            <w:tcW w:w="1566" w:type="dxa"/>
            <w:tcBorders>
              <w:top w:val="single" w:sz="6" w:space="0" w:color="auto"/>
            </w:tcBorders>
          </w:tcPr>
          <w:p w14:paraId="7F9B38B0"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5 MPG</w:t>
            </w:r>
          </w:p>
        </w:tc>
        <w:tc>
          <w:tcPr>
            <w:tcW w:w="1719" w:type="dxa"/>
            <w:tcBorders>
              <w:top w:val="single" w:sz="6" w:space="0" w:color="auto"/>
            </w:tcBorders>
          </w:tcPr>
          <w:p w14:paraId="00DAA3C3"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5 MPG</w:t>
            </w:r>
          </w:p>
        </w:tc>
      </w:tr>
      <w:tr w:rsidR="000A70F9" w14:paraId="1599E86D" w14:textId="77777777" w:rsidTr="002C0725">
        <w:trPr>
          <w:cantSplit/>
          <w:jc w:val="center"/>
        </w:trPr>
        <w:tc>
          <w:tcPr>
            <w:tcW w:w="1566" w:type="dxa"/>
          </w:tcPr>
          <w:p w14:paraId="679012C0"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Type 2</w:t>
            </w:r>
          </w:p>
        </w:tc>
        <w:tc>
          <w:tcPr>
            <w:tcW w:w="1566" w:type="dxa"/>
          </w:tcPr>
          <w:p w14:paraId="1D2C3282"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5 MPG</w:t>
            </w:r>
          </w:p>
        </w:tc>
        <w:tc>
          <w:tcPr>
            <w:tcW w:w="1719" w:type="dxa"/>
          </w:tcPr>
          <w:p w14:paraId="439A6823"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5 MPG</w:t>
            </w:r>
          </w:p>
        </w:tc>
      </w:tr>
      <w:tr w:rsidR="000A70F9" w14:paraId="0D061A73" w14:textId="77777777" w:rsidTr="002C0725">
        <w:trPr>
          <w:cantSplit/>
          <w:jc w:val="center"/>
        </w:trPr>
        <w:tc>
          <w:tcPr>
            <w:tcW w:w="1566" w:type="dxa"/>
          </w:tcPr>
          <w:p w14:paraId="4C764BAE"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Type 3</w:t>
            </w:r>
          </w:p>
        </w:tc>
        <w:tc>
          <w:tcPr>
            <w:tcW w:w="1566" w:type="dxa"/>
          </w:tcPr>
          <w:p w14:paraId="714220E2"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5 MPG</w:t>
            </w:r>
          </w:p>
        </w:tc>
        <w:tc>
          <w:tcPr>
            <w:tcW w:w="1719" w:type="dxa"/>
          </w:tcPr>
          <w:p w14:paraId="10F473AB"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5 MPG</w:t>
            </w:r>
          </w:p>
        </w:tc>
      </w:tr>
      <w:tr w:rsidR="000A70F9" w14:paraId="2161E5DF" w14:textId="77777777" w:rsidTr="002C0725">
        <w:trPr>
          <w:cantSplit/>
          <w:jc w:val="center"/>
        </w:trPr>
        <w:tc>
          <w:tcPr>
            <w:tcW w:w="1566" w:type="dxa"/>
          </w:tcPr>
          <w:p w14:paraId="3E317183"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Type 4</w:t>
            </w:r>
          </w:p>
        </w:tc>
        <w:tc>
          <w:tcPr>
            <w:tcW w:w="1566" w:type="dxa"/>
          </w:tcPr>
          <w:p w14:paraId="09DC903A"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5 MPG</w:t>
            </w:r>
          </w:p>
        </w:tc>
        <w:tc>
          <w:tcPr>
            <w:tcW w:w="1719" w:type="dxa"/>
          </w:tcPr>
          <w:p w14:paraId="6D95A82E"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3 MPG</w:t>
            </w:r>
          </w:p>
        </w:tc>
      </w:tr>
      <w:tr w:rsidR="000A70F9" w14:paraId="5E161B41" w14:textId="77777777" w:rsidTr="002C0725">
        <w:trPr>
          <w:cantSplit/>
          <w:jc w:val="center"/>
        </w:trPr>
        <w:tc>
          <w:tcPr>
            <w:tcW w:w="1566" w:type="dxa"/>
          </w:tcPr>
          <w:p w14:paraId="43BC6AE9"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lastRenderedPageBreak/>
              <w:t>Type 5</w:t>
            </w:r>
          </w:p>
        </w:tc>
        <w:tc>
          <w:tcPr>
            <w:tcW w:w="1566" w:type="dxa"/>
          </w:tcPr>
          <w:p w14:paraId="2E5E50C0"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5 MPG</w:t>
            </w:r>
          </w:p>
        </w:tc>
        <w:tc>
          <w:tcPr>
            <w:tcW w:w="1719" w:type="dxa"/>
          </w:tcPr>
          <w:p w14:paraId="734CA300"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3 MPG</w:t>
            </w:r>
          </w:p>
        </w:tc>
      </w:tr>
      <w:tr w:rsidR="000A70F9" w14:paraId="1F6C1FEC" w14:textId="77777777" w:rsidTr="002C0725">
        <w:trPr>
          <w:cantSplit/>
          <w:jc w:val="center"/>
        </w:trPr>
        <w:tc>
          <w:tcPr>
            <w:tcW w:w="1566" w:type="dxa"/>
          </w:tcPr>
          <w:p w14:paraId="112067F4"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Type 6</w:t>
            </w:r>
          </w:p>
        </w:tc>
        <w:tc>
          <w:tcPr>
            <w:tcW w:w="1566" w:type="dxa"/>
          </w:tcPr>
          <w:p w14:paraId="2340BF3A"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4 MPG</w:t>
            </w:r>
          </w:p>
        </w:tc>
        <w:tc>
          <w:tcPr>
            <w:tcW w:w="1719" w:type="dxa"/>
          </w:tcPr>
          <w:p w14:paraId="05F4E7C5"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2 1/2 MPG</w:t>
            </w:r>
          </w:p>
        </w:tc>
      </w:tr>
      <w:tr w:rsidR="000A70F9" w14:paraId="6C6FE362" w14:textId="77777777" w:rsidTr="002C0725">
        <w:trPr>
          <w:cantSplit/>
          <w:jc w:val="center"/>
        </w:trPr>
        <w:tc>
          <w:tcPr>
            <w:tcW w:w="1566" w:type="dxa"/>
          </w:tcPr>
          <w:p w14:paraId="121172C9"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Type 7</w:t>
            </w:r>
          </w:p>
        </w:tc>
        <w:tc>
          <w:tcPr>
            <w:tcW w:w="1566" w:type="dxa"/>
          </w:tcPr>
          <w:p w14:paraId="426D3886"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4 MPG</w:t>
            </w:r>
          </w:p>
        </w:tc>
        <w:tc>
          <w:tcPr>
            <w:tcW w:w="1719" w:type="dxa"/>
          </w:tcPr>
          <w:p w14:paraId="731E4CA9"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2 1/2 MPG</w:t>
            </w:r>
          </w:p>
        </w:tc>
      </w:tr>
    </w:tbl>
    <w:p w14:paraId="1B730756" w14:textId="77777777" w:rsidR="000A70F9" w:rsidRDefault="000A70F9">
      <w:pPr>
        <w:pStyle w:val="A"/>
        <w:spacing w:after="0"/>
      </w:pPr>
    </w:p>
    <w:p w14:paraId="26ED34E7" w14:textId="77777777" w:rsidR="000A70F9" w:rsidRDefault="00223EC6">
      <w:pPr>
        <w:pStyle w:val="A"/>
        <w:ind w:firstLine="0"/>
        <w:jc w:val="center"/>
      </w:pPr>
      <w:r>
        <w:rPr>
          <w:noProof/>
        </w:rPr>
        <w:drawing>
          <wp:inline distT="0" distB="0" distL="0" distR="0" wp14:anchorId="6D32B3CA" wp14:editId="4D283E0C">
            <wp:extent cx="3019425" cy="942975"/>
            <wp:effectExtent l="0" t="0" r="9525" b="9525"/>
            <wp:docPr id="1" name="Picture 1" descr="Diagram showing each type of vehicle (1-7) based on the number of axles on the vehicle" title="Types of Veh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19425" cy="942975"/>
                    </a:xfrm>
                    <a:prstGeom prst="rect">
                      <a:avLst/>
                    </a:prstGeom>
                    <a:noFill/>
                    <a:ln>
                      <a:noFill/>
                    </a:ln>
                  </pic:spPr>
                </pic:pic>
              </a:graphicData>
            </a:graphic>
          </wp:inline>
        </w:drawing>
      </w:r>
    </w:p>
    <w:p w14:paraId="75134068" w14:textId="77777777" w:rsidR="000A70F9" w:rsidRDefault="000A70F9">
      <w:pPr>
        <w:pStyle w:val="A"/>
      </w:pPr>
      <w:r>
        <w:t>D.</w:t>
      </w:r>
      <w:r>
        <w:tab/>
        <w:t>Reports and supporting schedules must accurately reflect the miles traveled, gallons put in vehicle, gallons purchased and gallons consumed in all states in which the user operates, together with all other information as follows:</w:t>
      </w:r>
    </w:p>
    <w:p w14:paraId="7E9AC259" w14:textId="77777777" w:rsidR="000A70F9" w:rsidRDefault="000A70F9">
      <w:pPr>
        <w:pStyle w:val="1"/>
      </w:pPr>
      <w:r>
        <w:t>1.</w:t>
      </w:r>
      <w:r>
        <w:tab/>
        <w:t>business master file number must be indicated by user requesting refund;</w:t>
      </w:r>
    </w:p>
    <w:p w14:paraId="121ED82E" w14:textId="77777777" w:rsidR="000A70F9" w:rsidRDefault="000A70F9">
      <w:pPr>
        <w:pStyle w:val="1"/>
      </w:pPr>
      <w:r>
        <w:t>2.</w:t>
      </w:r>
      <w:r>
        <w:tab/>
        <w:t>user license number must be shown in proper space;</w:t>
      </w:r>
    </w:p>
    <w:p w14:paraId="44581C53" w14:textId="77777777" w:rsidR="000A70F9" w:rsidRDefault="000A70F9">
      <w:pPr>
        <w:pStyle w:val="1"/>
      </w:pPr>
      <w:r>
        <w:t>3.</w:t>
      </w:r>
      <w:r>
        <w:tab/>
        <w:t>name and address (must agree with name and address indicated on surety bond and on cab doors of vehicles);</w:t>
      </w:r>
    </w:p>
    <w:p w14:paraId="03437E2A" w14:textId="77777777" w:rsidR="000A70F9" w:rsidRDefault="000A70F9">
      <w:pPr>
        <w:pStyle w:val="1"/>
      </w:pPr>
      <w:r>
        <w:t>4.</w:t>
      </w:r>
      <w:r>
        <w:tab/>
        <w:t>type of fuel consumed must be indicated and separate reports submitted for diesel fuel and LPG;</w:t>
      </w:r>
    </w:p>
    <w:p w14:paraId="4F4BB4D9" w14:textId="77777777" w:rsidR="000A70F9" w:rsidRDefault="000A70F9">
      <w:pPr>
        <w:pStyle w:val="1"/>
      </w:pPr>
      <w:r>
        <w:t>5.</w:t>
      </w:r>
      <w:r>
        <w:tab/>
        <w:t>purchase information:</w:t>
      </w:r>
    </w:p>
    <w:p w14:paraId="2665CD64" w14:textId="77777777" w:rsidR="000A70F9" w:rsidRDefault="000A70F9">
      <w:pPr>
        <w:pStyle w:val="a0"/>
      </w:pPr>
      <w:r>
        <w:t>a.</w:t>
      </w:r>
      <w:r>
        <w:tab/>
        <w:t>each bulk purchase must be listed and supported by a copy of the purchase invoice;</w:t>
      </w:r>
    </w:p>
    <w:p w14:paraId="2A8536AB" w14:textId="77777777" w:rsidR="000A70F9" w:rsidRDefault="000A70F9">
      <w:pPr>
        <w:pStyle w:val="a0"/>
      </w:pPr>
      <w:r>
        <w:t>b.</w:t>
      </w:r>
      <w:r>
        <w:tab/>
        <w:t>purchases from service stations or truck stops must be listed in total by station;</w:t>
      </w:r>
    </w:p>
    <w:p w14:paraId="538F0095" w14:textId="77777777" w:rsidR="000A70F9" w:rsidRDefault="000A70F9">
      <w:pPr>
        <w:pStyle w:val="a0"/>
      </w:pPr>
      <w:r>
        <w:t>c.</w:t>
      </w:r>
      <w:r>
        <w:tab/>
        <w:t>gallons removed from tax-paid storage must be shown and added to service station purchases to arrive at gallons placed in fuel supply tanks in Louisiana;</w:t>
      </w:r>
    </w:p>
    <w:p w14:paraId="30163264" w14:textId="77777777" w:rsidR="000A70F9" w:rsidRDefault="000A70F9" w:rsidP="00997742">
      <w:pPr>
        <w:pStyle w:val="1"/>
        <w:spacing w:after="80"/>
      </w:pPr>
      <w:r>
        <w:t>6.</w:t>
      </w:r>
      <w:r>
        <w:tab/>
        <w:t>quarterly beginning and ending inventories must be shown to determine withdrawals from storage;</w:t>
      </w:r>
    </w:p>
    <w:p w14:paraId="5E97ED22" w14:textId="77777777" w:rsidR="000A70F9" w:rsidRDefault="000A70F9" w:rsidP="00997742">
      <w:pPr>
        <w:pStyle w:val="1"/>
        <w:spacing w:after="80"/>
      </w:pPr>
      <w:r>
        <w:t>7.</w:t>
      </w:r>
      <w:r>
        <w:tab/>
        <w:t>any user requesting a refund must furnish complete information concerning other states in which he operates;</w:t>
      </w:r>
    </w:p>
    <w:p w14:paraId="05712425" w14:textId="77777777" w:rsidR="000A70F9" w:rsidRDefault="000A70F9" w:rsidP="00997742">
      <w:pPr>
        <w:pStyle w:val="1"/>
        <w:spacing w:after="80"/>
      </w:pPr>
      <w:r>
        <w:t>8.</w:t>
      </w:r>
      <w:r>
        <w:tab/>
        <w:t>tax report must be signed by an authorized agent as being true and accurate. Any evidence of the submission of a refund claim that is fraudulent either by information included on report or any supporting evidence will result in the entire claim for refund being voided at the secretary's discretion. Any person found guilty of filing a fraudulent claim shall be fined up to $1,000 or imprisonment not to exceed two years, or both, at the discretion of the court.</w:t>
      </w:r>
    </w:p>
    <w:p w14:paraId="60845D68" w14:textId="77777777" w:rsidR="000A70F9" w:rsidRDefault="000A70F9" w:rsidP="00997742">
      <w:pPr>
        <w:pStyle w:val="A"/>
        <w:spacing w:after="80"/>
      </w:pPr>
      <w:r>
        <w:t>E.</w:t>
      </w:r>
      <w:r>
        <w:tab/>
        <w:t>Refunds are permitted whenever a bonded interstate user of special fuels pays tax to another state on fuel exported from Louisiana and is bonded and files reports in all states in which he operates in accordance with the requirements of these states. The user's exportation of tax-paid fuel must exceed the importation in order to qualify for a refund. Refunds will be reduced according to special fuels tax owed, and not remitted to another state as required. Certified copies of user reports to other states must be supplied upon request as supporting evidence of payments to those states.</w:t>
      </w:r>
    </w:p>
    <w:p w14:paraId="510040F0" w14:textId="77777777" w:rsidR="000A70F9" w:rsidRDefault="000A70F9">
      <w:pPr>
        <w:pStyle w:val="A"/>
      </w:pPr>
      <w:r>
        <w:t>F.</w:t>
      </w:r>
      <w:r>
        <w:tab/>
        <w:t>Users requesting a refund must submit a Quarterly User's Report of Special Fuels indicating the states in which they operate and where user reports are filed as required. Miles traveled, gallons consumed and gallons purchased for each state in which they operate must be shown, together with copies of fuel purchase invoices from suppliers and original invoices of fuel purchased from Louisiana dealers to verify tax-paid special fuels purchased in Louisiana. Tax-paid purchases of special fuels must be delivered by a supplier into the properly marked bulk storage facilities of the user or purchased from a licensed dealer (service station or truck stop) of special fuels.</w:t>
      </w:r>
    </w:p>
    <w:p w14:paraId="11C80F15" w14:textId="77777777" w:rsidR="000A70F9" w:rsidRDefault="000A70F9">
      <w:pPr>
        <w:pStyle w:val="A"/>
      </w:pPr>
      <w:r>
        <w:t>G.</w:t>
      </w:r>
      <w:r>
        <w:tab/>
        <w:t xml:space="preserve">Users requesting a refund must submit the originals of the special fuels invoices which record the purchase of special fuels from a service station or truck stop with the Quarterly User's Report of Special Fuels. An </w:t>
      </w:r>
      <w:r>
        <w:rPr>
          <w:i/>
        </w:rPr>
        <w:t>original invoice</w:t>
      </w:r>
      <w:r>
        <w:t xml:space="preserve"> means the first or top sheet of an invoice, bearing the original inked imprint, issued by a seller to a purchaser covering the product or products sold, except where the use of a credit card is authorized, the name and address may be carbon-imprinted. Invoices from service stations or truck stops should be submitted within the current quarter. Any invoices dated 30 days prior to the beginning of the current quarter will be disallowed. Invoices recording purchases of special fuels in bulk must also accompany the Quarterly User's Report of Special Fuels as evidence of the source of the tax-paid special fuels. Transactions shall be recorded indelibly without any alterations. Any erasures, changes, or corrections on invoices, such as change in date, gallonage, or name may result in prosecution or rejection of the entire claim. When corrections are necessary, these shall be certified to by the dealer in an affidavit. Any incomplete invoice will be disallowed. The original invoice shall be dated, serially numbered and provide spaces for the following information:</w:t>
      </w:r>
    </w:p>
    <w:p w14:paraId="42F74E94" w14:textId="77777777" w:rsidR="000A70F9" w:rsidRDefault="000A70F9">
      <w:pPr>
        <w:pStyle w:val="1"/>
      </w:pPr>
      <w:r>
        <w:t>1.</w:t>
      </w:r>
      <w:r>
        <w:tab/>
        <w:t>the name and address of the dealer must be preprinted or mechanically imprinted;</w:t>
      </w:r>
    </w:p>
    <w:p w14:paraId="248E5537" w14:textId="77777777" w:rsidR="000A70F9" w:rsidRDefault="000A70F9">
      <w:pPr>
        <w:pStyle w:val="1"/>
      </w:pPr>
      <w:r>
        <w:t>2.</w:t>
      </w:r>
      <w:r>
        <w:tab/>
        <w:t>name and address of user recorded on invoice must agree with name and address indicated on bond and cab doors of vehicles;</w:t>
      </w:r>
    </w:p>
    <w:p w14:paraId="0367E378" w14:textId="77777777" w:rsidR="000A70F9" w:rsidRDefault="000A70F9">
      <w:pPr>
        <w:pStyle w:val="1"/>
      </w:pPr>
      <w:r>
        <w:t>3.</w:t>
      </w:r>
      <w:r>
        <w:tab/>
        <w:t>odometer or hub meter reading and license number;</w:t>
      </w:r>
    </w:p>
    <w:p w14:paraId="438E26D2" w14:textId="77777777" w:rsidR="000A70F9" w:rsidRDefault="000A70F9">
      <w:pPr>
        <w:pStyle w:val="1"/>
      </w:pPr>
      <w:r>
        <w:t>4.</w:t>
      </w:r>
      <w:r>
        <w:tab/>
        <w:t>number of gallons of special fuels purchased, together with price per gallon and total price of gallons purchased.</w:t>
      </w:r>
    </w:p>
    <w:p w14:paraId="3F7410EB" w14:textId="77777777" w:rsidR="000A70F9" w:rsidRDefault="000A70F9">
      <w:pPr>
        <w:pStyle w:val="A"/>
      </w:pPr>
      <w:r>
        <w:t>H.</w:t>
      </w:r>
      <w:r>
        <w:tab/>
        <w:t xml:space="preserve">Properly filed claim for refund must be submitted with the Quarterly User's Report of Special Fuels. Any claim for refund not submitted within six months of the date that the report is due will be disallowed. Refund claims for users who have bulk purchases will be approved and returned to the users who in turn will forward the original approved refund certificate to their suppliers for credit. The supplier will attach these approved refund certificates to his Supplier's Monthly Report of Special Fuels as a deduction. No refunds will be made for less than $2. In no case will the refund exceed the gallons paid to other states unless user can prove that some operations in some other states do not affect Louisiana. Refunds may be less than the gallons paid to other states </w:t>
      </w:r>
      <w:r>
        <w:lastRenderedPageBreak/>
        <w:t>because reports to some states may be computed on a different basis from that required in Louisiana.</w:t>
      </w:r>
    </w:p>
    <w:p w14:paraId="62B9DDE9" w14:textId="77777777" w:rsidR="000A70F9" w:rsidRDefault="000A70F9">
      <w:pPr>
        <w:pStyle w:val="AuthorityNote"/>
      </w:pPr>
      <w:r>
        <w:t>AUTHORITY NOTE:</w:t>
      </w:r>
      <w:r>
        <w:tab/>
        <w:t>Promulgated in accordance with R.S. 47:800 through 47:815.</w:t>
      </w:r>
    </w:p>
    <w:p w14:paraId="0F832BFC" w14:textId="77777777" w:rsidR="000A70F9" w:rsidRDefault="000A70F9">
      <w:pPr>
        <w:pStyle w:val="HistoricalNote"/>
      </w:pPr>
      <w:r>
        <w:t>HISTORICAL NOTE:</w:t>
      </w:r>
      <w:r>
        <w:tab/>
        <w:t>Promulgated by the Department of Revenue and Taxation, Petroleum, Beverage, and Tobacco Tax Section, LR 5:25 (February 1979), amended LR 8:101 (February 1982).</w:t>
      </w:r>
    </w:p>
    <w:p w14:paraId="363B0B16" w14:textId="77777777" w:rsidR="000A70F9" w:rsidRDefault="000A70F9">
      <w:pPr>
        <w:pStyle w:val="Section"/>
      </w:pPr>
      <w:bookmarkStart w:id="706" w:name="_Toc233690096"/>
      <w:bookmarkStart w:id="707" w:name="_Toc234030682"/>
      <w:bookmarkStart w:id="708" w:name="_Toc243721306"/>
      <w:bookmarkStart w:id="709" w:name="_Toc259619546"/>
      <w:bookmarkStart w:id="710" w:name="_Toc262718633"/>
      <w:bookmarkStart w:id="711" w:name="_Toc275165405"/>
      <w:bookmarkStart w:id="712" w:name="_Toc238197648"/>
      <w:r>
        <w:t>§3353.</w:t>
      </w:r>
      <w:r>
        <w:tab/>
        <w:t>Invoice Requirements</w:t>
      </w:r>
      <w:bookmarkEnd w:id="706"/>
      <w:bookmarkEnd w:id="707"/>
      <w:bookmarkEnd w:id="708"/>
      <w:bookmarkEnd w:id="709"/>
      <w:bookmarkEnd w:id="710"/>
      <w:bookmarkEnd w:id="711"/>
      <w:bookmarkEnd w:id="712"/>
    </w:p>
    <w:p w14:paraId="122508BC" w14:textId="77777777" w:rsidR="000A70F9" w:rsidRDefault="000A70F9">
      <w:pPr>
        <w:pStyle w:val="A"/>
        <w:spacing w:after="80"/>
      </w:pPr>
      <w:r>
        <w:t>A.</w:t>
      </w:r>
      <w:r>
        <w:tab/>
        <w:t>The required form of a special fuels invoice shall include an invoice numbered in series to be used in numerical sequence. The required invoice shall be issued in not less than an original and two copies on which shall be printed or stamped with a rubber stamp, the name and address of the supplier, dealer or user making such delivery, and on which shall be shown in spaces designated for this purpose, the date of delivery, name of user, the number of gallons, and kind of special fuels so delivered, the total mileage recorded on the speedometer or hub meter of the motor vehicle into which the fuel was delivered, and the state highway license number and unit identification number of said motor vehicle. In the case of liquefied petroleum gas, the metered gallons must be printed in a space designated on the special fuels invoice used by the supplier. One copy of the invoice shall be kept by the supplier, dealer, or user making such delivery as a part of his record and maintained and filed separately from any and all other sales invoices for a period of two years. Another copy of the special fuels invoice shall be delivered to the operator of the motor vehicle and carried in the cab compartment of the motor vehicle for inspection by the secretary (formerly called the collector) or his representatives, until the fuel it covers has been consumed.</w:t>
      </w:r>
    </w:p>
    <w:p w14:paraId="31CCE18D" w14:textId="77777777" w:rsidR="000A70F9" w:rsidRDefault="000A70F9">
      <w:pPr>
        <w:pStyle w:val="AuthorityNote"/>
      </w:pPr>
      <w:r>
        <w:t>AUTHORITY NOTE:</w:t>
      </w:r>
      <w:r>
        <w:tab/>
        <w:t>Adopted in accordance with R.S. 47:806(B)(2).</w:t>
      </w:r>
    </w:p>
    <w:p w14:paraId="1BF59C1E" w14:textId="77777777" w:rsidR="000A70F9" w:rsidRDefault="000A70F9">
      <w:pPr>
        <w:pStyle w:val="HistoricalNote"/>
      </w:pPr>
      <w:r>
        <w:t>HISTORICAL NOTE:</w:t>
      </w:r>
      <w:r>
        <w:tab/>
        <w:t>Adopted by the Department of Revenue and Taxation, December 1969.</w:t>
      </w:r>
    </w:p>
    <w:p w14:paraId="3872DFB9" w14:textId="77777777" w:rsidR="000A70F9" w:rsidRDefault="000A70F9">
      <w:pPr>
        <w:pStyle w:val="Section"/>
      </w:pPr>
      <w:bookmarkStart w:id="713" w:name="_Toc233690097"/>
      <w:bookmarkStart w:id="714" w:name="_Toc234030683"/>
      <w:bookmarkStart w:id="715" w:name="_Toc243721307"/>
      <w:bookmarkStart w:id="716" w:name="_Toc259619547"/>
      <w:bookmarkStart w:id="717" w:name="_Toc262718634"/>
      <w:bookmarkStart w:id="718" w:name="_Toc275165406"/>
      <w:bookmarkStart w:id="719" w:name="_Toc238197649"/>
      <w:r>
        <w:t>§3355.</w:t>
      </w:r>
      <w:r>
        <w:tab/>
        <w:t>Refunds or Credits; Undyed Diesel Fuel Used for Other than Highway Purposes</w:t>
      </w:r>
      <w:bookmarkEnd w:id="713"/>
      <w:bookmarkEnd w:id="714"/>
      <w:bookmarkEnd w:id="715"/>
      <w:bookmarkEnd w:id="716"/>
      <w:bookmarkEnd w:id="717"/>
      <w:bookmarkEnd w:id="718"/>
      <w:bookmarkEnd w:id="719"/>
    </w:p>
    <w:p w14:paraId="29FD9838" w14:textId="77777777" w:rsidR="000A70F9" w:rsidRDefault="000A70F9">
      <w:pPr>
        <w:pStyle w:val="A"/>
      </w:pPr>
      <w:r>
        <w:t>A.</w:t>
      </w:r>
      <w:r>
        <w:tab/>
        <w:t>The intent of R.S. 47:802.1 is to provide a mechanism for a credit or refund of taxes paid on fuel purchased for nontaxable use only when untaxed dyed fuel is not available.</w:t>
      </w:r>
    </w:p>
    <w:p w14:paraId="00C57849" w14:textId="77777777" w:rsidR="000A70F9" w:rsidRDefault="000A70F9">
      <w:pPr>
        <w:pStyle w:val="1"/>
      </w:pPr>
      <w:r>
        <w:t>1.</w:t>
      </w:r>
      <w:r>
        <w:tab/>
        <w:t>A registration form must be completed and submitted to the Secretary of the Department of Revenue and Taxation for approval prior to first purchasing any tax-paid special fuel for a nontaxable use when dyed fuel is not available, if the user intends to obtain a credit or file for a refund of special fuel taxes paid on fuel purchased for nontaxable use. Upon approval, a permit certificate will be furnished to the applicant.</w:t>
      </w:r>
    </w:p>
    <w:p w14:paraId="32A43720" w14:textId="77777777" w:rsidR="000A70F9" w:rsidRDefault="000A70F9">
      <w:pPr>
        <w:pStyle w:val="1"/>
      </w:pPr>
      <w:r>
        <w:t>2.</w:t>
      </w:r>
      <w:r>
        <w:tab/>
        <w:t xml:space="preserve">Users may assign, to the approved licensed suppliers who sold or delivered the fuel to the user, the right to their refund of the taxes paid on special fuels. The licensed supplier to whom assignment is made must have made application to and received approval from the Department of Revenue and Taxation prior to being able to issue a credit to the user for the amount of tax. Approved licensed suppliers must claim the credit on the return filed for the reporting period in which the </w:t>
      </w:r>
      <w:r>
        <w:t>fuel was purchased and credit given. Users who opt to assign the right to their refund to the approved licensed suppliers who sold or delivered the fuel to the user must submit a new registration for approval prior to filing their own refund claims.</w:t>
      </w:r>
    </w:p>
    <w:p w14:paraId="60E39FB7" w14:textId="77777777" w:rsidR="000A70F9" w:rsidRDefault="000A70F9">
      <w:pPr>
        <w:pStyle w:val="1"/>
      </w:pPr>
      <w:r>
        <w:t>3.</w:t>
      </w:r>
      <w:r>
        <w:tab/>
        <w:t>Users who file their own refund claims must file the claims with the secretary within 30 days after the end of the quarter in which the fuel purchases were made. The claims must set forth the amount of fuel purchased during the quarter with the amount of tax paid, the original fuel invoices, the licensed suppliers from whom purchased, and the purpose for which the fuel was used. The claim must also contain, on a form to be supplied by the department, a list of highway and nonhighway vehicles in which fuel was used. Fuel used to power reefers, power take-off units or similar auxiliary equipment is not eligible for refund or credit when these items are powered off the main fuel tanks.</w:t>
      </w:r>
    </w:p>
    <w:p w14:paraId="177313B3" w14:textId="77777777" w:rsidR="000A70F9" w:rsidRDefault="000A70F9">
      <w:pPr>
        <w:pStyle w:val="1"/>
        <w:spacing w:after="80"/>
      </w:pPr>
      <w:r>
        <w:t>4.</w:t>
      </w:r>
      <w:r>
        <w:tab/>
        <w:t>If a claimant does not submit a claim during a period of 12 consecutive months, 60 days after the end of such period, his registration will be voided and removed from the files, unless notification is received that claimant expects to make a claim in the near future. When a registration has been voided for this reason, a new registration must be submitted before purchasing special fuels on which a refund will be claimed.</w:t>
      </w:r>
    </w:p>
    <w:p w14:paraId="34C77E83" w14:textId="77777777" w:rsidR="000A70F9" w:rsidRDefault="000A70F9">
      <w:pPr>
        <w:pStyle w:val="1"/>
        <w:spacing w:after="80"/>
      </w:pPr>
      <w:r>
        <w:t>5.</w:t>
      </w:r>
      <w:r>
        <w:tab/>
        <w:t>Not more than one claim may be filed for any particular period and all claims must be signed by the claimant or his authorized agent. When submitting a claim, only the designated claim form should be completed and returned to the Department of Revenue and Taxation. A seller's invoice must be submitted with the claim. In order to be acceptable for review, all invoices submitted must have the amount of special fuel taxes paid marked by the dealer before a refund can be made.</w:t>
      </w:r>
    </w:p>
    <w:p w14:paraId="644D422D" w14:textId="77777777" w:rsidR="000A70F9" w:rsidRDefault="000A70F9">
      <w:pPr>
        <w:pStyle w:val="1"/>
        <w:spacing w:after="80"/>
      </w:pPr>
      <w:r>
        <w:t>6.</w:t>
      </w:r>
      <w:r>
        <w:tab/>
        <w:t>Claims that are returned to the claimant for correction must be corrected and returned to the Department of Revenue and Taxation within 30 days.</w:t>
      </w:r>
    </w:p>
    <w:p w14:paraId="02F0A958" w14:textId="77777777" w:rsidR="000A70F9" w:rsidRDefault="000A70F9">
      <w:pPr>
        <w:pStyle w:val="1"/>
        <w:spacing w:after="80"/>
      </w:pPr>
      <w:r>
        <w:t>7.</w:t>
      </w:r>
      <w:r>
        <w:tab/>
        <w:t>Adequate records must be maintained by refund claimants to disclose the nature of the work performed, number of gallons used, and the type of vehicle or equipment in which the special fuel was used. Each refundable purchase of tax paid fuel intended for a nontaxable use must be invoiced by the dealer separately.</w:t>
      </w:r>
    </w:p>
    <w:p w14:paraId="659D4525" w14:textId="77777777" w:rsidR="000A70F9" w:rsidRDefault="000A70F9">
      <w:pPr>
        <w:pStyle w:val="AuthorityNote"/>
      </w:pPr>
      <w:r>
        <w:t>AUTHORITY NOTE:</w:t>
      </w:r>
      <w:r>
        <w:tab/>
        <w:t>Promulgated in accordance with R.S. 47:802.1.</w:t>
      </w:r>
    </w:p>
    <w:p w14:paraId="5D7294C7" w14:textId="77777777" w:rsidR="000A70F9" w:rsidRDefault="000A70F9">
      <w:pPr>
        <w:pStyle w:val="HistoricalNote"/>
      </w:pPr>
      <w:r>
        <w:t>HISTORICAL NOTE:</w:t>
      </w:r>
      <w:r>
        <w:tab/>
        <w:t>Promulgated by the Department of Revenue and Taxation, Excise Taxes Division, LR 22:461 (June 1996).</w:t>
      </w:r>
    </w:p>
    <w:p w14:paraId="0FC27C33" w14:textId="77777777" w:rsidR="000A70F9" w:rsidRDefault="000A70F9">
      <w:pPr>
        <w:pStyle w:val="Section"/>
      </w:pPr>
      <w:bookmarkStart w:id="720" w:name="_Toc233690098"/>
      <w:bookmarkStart w:id="721" w:name="_Toc234030684"/>
      <w:bookmarkStart w:id="722" w:name="_Toc243721308"/>
      <w:bookmarkStart w:id="723" w:name="_Toc259619548"/>
      <w:bookmarkStart w:id="724" w:name="_Toc262718635"/>
      <w:bookmarkStart w:id="725" w:name="_Toc275165407"/>
      <w:bookmarkStart w:id="726" w:name="_Toc238197650"/>
      <w:r>
        <w:t>§3357.</w:t>
      </w:r>
      <w:r>
        <w:tab/>
        <w:t>Use by State Agencies, Parish and Municipal Governments, and Other Political Subdivisions</w:t>
      </w:r>
      <w:bookmarkEnd w:id="720"/>
      <w:bookmarkEnd w:id="721"/>
      <w:bookmarkEnd w:id="722"/>
      <w:bookmarkEnd w:id="723"/>
      <w:bookmarkEnd w:id="724"/>
      <w:bookmarkEnd w:id="725"/>
      <w:bookmarkEnd w:id="726"/>
    </w:p>
    <w:p w14:paraId="33236534" w14:textId="77777777" w:rsidR="000A70F9" w:rsidRDefault="000A70F9">
      <w:pPr>
        <w:pStyle w:val="A"/>
      </w:pPr>
      <w:r>
        <w:t>A.</w:t>
      </w:r>
      <w:r>
        <w:tab/>
        <w:t>Clear, dyed or chemically marked fuel purchased by state agencies, parish and municipal governments and other political subdivisions intended for on-road use is subject to state fuel tax.</w:t>
      </w:r>
    </w:p>
    <w:p w14:paraId="6FEE49F7" w14:textId="77777777" w:rsidR="000A70F9" w:rsidRDefault="000A70F9">
      <w:pPr>
        <w:pStyle w:val="A"/>
      </w:pPr>
      <w:r>
        <w:t>B.</w:t>
      </w:r>
      <w:r>
        <w:tab/>
        <w:t xml:space="preserve">When dyed fuel is not available, clear fuel intended for off-road use may be purchased without state tax from a contracted supplier upon presentation of a certificate issued </w:t>
      </w:r>
      <w:r>
        <w:lastRenderedPageBreak/>
        <w:t>by the Louisiana Department of Revenue and Taxation authorizing said purchase.</w:t>
      </w:r>
    </w:p>
    <w:p w14:paraId="23986CE9" w14:textId="77777777" w:rsidR="000A70F9" w:rsidRDefault="000A70F9">
      <w:pPr>
        <w:pStyle w:val="AuthorityNote"/>
      </w:pPr>
      <w:r>
        <w:t>AUTHORITY NOTE:</w:t>
      </w:r>
      <w:r>
        <w:tab/>
        <w:t>Promulgated in accordance with R.S. 47:803.</w:t>
      </w:r>
    </w:p>
    <w:p w14:paraId="2996FAF1" w14:textId="77777777" w:rsidR="000A70F9" w:rsidRDefault="000A70F9">
      <w:pPr>
        <w:pStyle w:val="HistoricalNote"/>
      </w:pPr>
      <w:r>
        <w:t>HISTORICAL NOTE:</w:t>
      </w:r>
      <w:r>
        <w:tab/>
        <w:t>Promulgated by the Department of Revenue and Taxation, Excise Taxes Division, LR 22:461 (June 1996).</w:t>
      </w:r>
    </w:p>
    <w:p w14:paraId="2025B04B" w14:textId="77777777" w:rsidR="000A70F9" w:rsidRDefault="000A70F9">
      <w:pPr>
        <w:pStyle w:val="Section"/>
      </w:pPr>
      <w:bookmarkStart w:id="727" w:name="_Toc233690099"/>
      <w:bookmarkStart w:id="728" w:name="_Toc234030685"/>
      <w:bookmarkStart w:id="729" w:name="_Toc243721309"/>
      <w:bookmarkStart w:id="730" w:name="_Toc259619549"/>
      <w:bookmarkStart w:id="731" w:name="_Toc262718636"/>
      <w:bookmarkStart w:id="732" w:name="_Toc275165408"/>
      <w:bookmarkStart w:id="733" w:name="_Toc238197651"/>
      <w:r>
        <w:t>§3359.</w:t>
      </w:r>
      <w:r>
        <w:tab/>
        <w:t>Sales; Uses of Dyed Fuel</w:t>
      </w:r>
      <w:bookmarkEnd w:id="727"/>
      <w:bookmarkEnd w:id="728"/>
      <w:bookmarkEnd w:id="729"/>
      <w:bookmarkEnd w:id="730"/>
      <w:bookmarkEnd w:id="731"/>
      <w:bookmarkEnd w:id="732"/>
      <w:bookmarkEnd w:id="733"/>
    </w:p>
    <w:p w14:paraId="60E8DE53" w14:textId="77777777" w:rsidR="000A70F9" w:rsidRDefault="000A70F9">
      <w:pPr>
        <w:pStyle w:val="A"/>
      </w:pPr>
      <w:r>
        <w:t>A.</w:t>
      </w:r>
      <w:r>
        <w:tab/>
        <w:t>All users who have separate facilities for storing dyed special fuels on which no fuel tax has been paid, other than liquefied petroleum gas or compressed natural gas, shall clearly mark the storage facility with notice that the fuel is dyed and/or chemically marked. Such marking shall conform to requirements of R.S. 47:804(D) or as provided by 26 U.S.C. 4082 and the regulations promulgated thereunder. Dyed special fuels are to be used for nontaxable purposes only.</w:t>
      </w:r>
    </w:p>
    <w:p w14:paraId="60A5EF04" w14:textId="77777777" w:rsidR="000A70F9" w:rsidRDefault="000A70F9">
      <w:pPr>
        <w:pStyle w:val="A"/>
      </w:pPr>
      <w:r>
        <w:t>B.</w:t>
      </w:r>
      <w:r>
        <w:tab/>
        <w:t>Any supplier, dealer or user of special fuels or any other person who shall sell or offer to sell dyed and/or chemically marked special fuels for any use other than a nontaxable use shall be in violation of R.S. 47:812 and shall be subject to a penalty. The penalty increases with subsequent violations.</w:t>
      </w:r>
    </w:p>
    <w:p w14:paraId="58CF56A0" w14:textId="77777777" w:rsidR="000A70F9" w:rsidRDefault="000A70F9">
      <w:pPr>
        <w:pStyle w:val="A"/>
      </w:pPr>
      <w:r>
        <w:t>C.</w:t>
      </w:r>
      <w:r>
        <w:tab/>
        <w:t>Exception: Fuel sold for use in those vehicles which are subject to state tax and allowed to use dyed fuel on the highway under 26 U.S.C. 4082 or the regulations adopted thereunder. This use shall not be considered a violation of R.S. 47:812.</w:t>
      </w:r>
    </w:p>
    <w:p w14:paraId="253B20BA" w14:textId="77777777" w:rsidR="000A70F9" w:rsidRDefault="000A70F9">
      <w:pPr>
        <w:pStyle w:val="AuthorityNote"/>
      </w:pPr>
      <w:r>
        <w:t>AUTHORITY NOTE:</w:t>
      </w:r>
      <w:r>
        <w:tab/>
        <w:t>Promulgated in accordance with R.S. 47:812.</w:t>
      </w:r>
    </w:p>
    <w:p w14:paraId="686348EC" w14:textId="77777777" w:rsidR="000A70F9" w:rsidRDefault="000A70F9" w:rsidP="00997742">
      <w:pPr>
        <w:pStyle w:val="HistoricalNote"/>
        <w:keepNext/>
      </w:pPr>
      <w:r>
        <w:t>HISTORICAL NOTE:</w:t>
      </w:r>
      <w:r>
        <w:tab/>
        <w:t>Promulgated by the Department of Revenue and Taxation, Excise Taxes Division, LR 22:461 (June 1996).</w:t>
      </w:r>
    </w:p>
    <w:p w14:paraId="43F17F45" w14:textId="77777777" w:rsidR="000A70F9" w:rsidRDefault="000A70F9">
      <w:pPr>
        <w:pStyle w:val="Section"/>
      </w:pPr>
      <w:bookmarkStart w:id="734" w:name="_Toc233690100"/>
      <w:bookmarkStart w:id="735" w:name="_Toc234030686"/>
      <w:bookmarkStart w:id="736" w:name="_Toc243721310"/>
      <w:bookmarkStart w:id="737" w:name="_Toc259619550"/>
      <w:bookmarkStart w:id="738" w:name="_Toc262718637"/>
      <w:bookmarkStart w:id="739" w:name="_Toc275165409"/>
      <w:bookmarkStart w:id="740" w:name="_Toc238197652"/>
      <w:r>
        <w:t>§3361.</w:t>
      </w:r>
      <w:r>
        <w:tab/>
        <w:t>Use by Farmers</w:t>
      </w:r>
      <w:bookmarkEnd w:id="734"/>
      <w:bookmarkEnd w:id="735"/>
      <w:bookmarkEnd w:id="736"/>
      <w:bookmarkEnd w:id="737"/>
      <w:bookmarkEnd w:id="738"/>
      <w:bookmarkEnd w:id="739"/>
      <w:bookmarkEnd w:id="740"/>
    </w:p>
    <w:p w14:paraId="22AC455F" w14:textId="77777777" w:rsidR="000A70F9" w:rsidRDefault="000A70F9">
      <w:pPr>
        <w:pStyle w:val="A"/>
      </w:pPr>
      <w:r>
        <w:t>A.</w:t>
      </w:r>
      <w:r>
        <w:tab/>
        <w:t>In the case of farmers who operate farm use trucks which use undyed special fuels other than liquefied petroleum gas and compressed natural gas in operating for both taxable and nontaxable purposes, the secretary shall, when requested, reach an agreement with the farmer wherein the amount of fuel used in each truck shall be estimated and the tax paid each month on the basis of the estimate.</w:t>
      </w:r>
    </w:p>
    <w:p w14:paraId="45EE160B" w14:textId="77777777" w:rsidR="000A70F9" w:rsidRDefault="000A70F9">
      <w:pPr>
        <w:pStyle w:val="A"/>
      </w:pPr>
      <w:r>
        <w:t>B.</w:t>
      </w:r>
      <w:r>
        <w:tab/>
        <w:t>The minimum estimate will be no less than 75 gallons per month per vehicle.</w:t>
      </w:r>
    </w:p>
    <w:p w14:paraId="59D0773D" w14:textId="77777777" w:rsidR="000A70F9" w:rsidRDefault="000A70F9">
      <w:pPr>
        <w:pStyle w:val="AuthorityNote"/>
      </w:pPr>
      <w:r>
        <w:t>AUTHORITY NOTE:</w:t>
      </w:r>
      <w:r>
        <w:tab/>
        <w:t>Promulgated in accordance with R.S. 47:814.</w:t>
      </w:r>
    </w:p>
    <w:p w14:paraId="2D7B57CC" w14:textId="77777777" w:rsidR="000A70F9" w:rsidRDefault="000A70F9">
      <w:pPr>
        <w:pStyle w:val="HistoricalNote"/>
      </w:pPr>
      <w:r>
        <w:t>HISTORICAL NOTE:</w:t>
      </w:r>
      <w:r>
        <w:tab/>
        <w:t>Promulgated by the Department of Revenue and Taxation, Excise Taxes Division, LR 22:462 (June 1996).</w:t>
      </w:r>
    </w:p>
    <w:p w14:paraId="6FE3F184" w14:textId="77777777" w:rsidR="000A70F9" w:rsidRDefault="000A70F9">
      <w:pPr>
        <w:pStyle w:val="Section"/>
      </w:pPr>
      <w:bookmarkStart w:id="741" w:name="_Toc233690101"/>
      <w:bookmarkStart w:id="742" w:name="_Toc234030687"/>
      <w:bookmarkStart w:id="743" w:name="_Toc243721311"/>
      <w:bookmarkStart w:id="744" w:name="_Toc259619551"/>
      <w:bookmarkStart w:id="745" w:name="_Toc262718638"/>
      <w:bookmarkStart w:id="746" w:name="_Toc275165410"/>
      <w:bookmarkStart w:id="747" w:name="_Toc238197653"/>
      <w:r>
        <w:t>§3363.</w:t>
      </w:r>
      <w:r>
        <w:tab/>
        <w:t>Use of Dyed Special Fuel by Fire Trucks</w:t>
      </w:r>
      <w:bookmarkEnd w:id="741"/>
      <w:bookmarkEnd w:id="742"/>
      <w:bookmarkEnd w:id="743"/>
      <w:bookmarkEnd w:id="744"/>
      <w:bookmarkEnd w:id="745"/>
      <w:bookmarkEnd w:id="746"/>
      <w:bookmarkEnd w:id="747"/>
    </w:p>
    <w:p w14:paraId="16B54EF0" w14:textId="77777777" w:rsidR="000A70F9" w:rsidRDefault="000A70F9">
      <w:pPr>
        <w:pStyle w:val="A"/>
      </w:pPr>
      <w:r>
        <w:t>A.</w:t>
      </w:r>
      <w:r>
        <w:tab/>
        <w:t xml:space="preserve">Before purchasing untaxed dyed special fuel to be used for taxable purposes in fire trucks as defined in R.S. 47:801(13), the fire department or district must submit a Registration Application with the Department of Revenue to obtain a direct payment </w:t>
      </w:r>
      <w:r w:rsidR="00420421" w:rsidRPr="00420421">
        <w:t>“</w:t>
      </w:r>
      <w:r>
        <w:t>FD</w:t>
      </w:r>
      <w:r w:rsidR="00420421" w:rsidRPr="00420421">
        <w:t>”</w:t>
      </w:r>
      <w:r>
        <w:t xml:space="preserve"> number for reporting untaxed dyed special fuel purchases and remitting the applicable state tax on the fuel used for taxable purposes.</w:t>
      </w:r>
    </w:p>
    <w:p w14:paraId="44A21BF0" w14:textId="77777777" w:rsidR="000A70F9" w:rsidRDefault="000A70F9">
      <w:pPr>
        <w:pStyle w:val="A"/>
      </w:pPr>
      <w:r>
        <w:t>B.</w:t>
      </w:r>
      <w:r>
        <w:tab/>
        <w:t>The application must be made on a form as prescribed by the secretary and include the following information:</w:t>
      </w:r>
    </w:p>
    <w:p w14:paraId="1A169C5C" w14:textId="77777777" w:rsidR="000A70F9" w:rsidRDefault="000A70F9">
      <w:pPr>
        <w:pStyle w:val="1"/>
      </w:pPr>
      <w:r>
        <w:t>1.</w:t>
      </w:r>
      <w:r>
        <w:tab/>
        <w:t>the vehicles and equipment for which application is being made;</w:t>
      </w:r>
    </w:p>
    <w:p w14:paraId="7079248D" w14:textId="77777777" w:rsidR="000A70F9" w:rsidRDefault="000A70F9">
      <w:pPr>
        <w:pStyle w:val="1"/>
      </w:pPr>
      <w:r>
        <w:t>2.</w:t>
      </w:r>
      <w:r>
        <w:tab/>
        <w:t>the geographical location and boundaries of the fire district including a map of the fire district;</w:t>
      </w:r>
    </w:p>
    <w:p w14:paraId="727C18BA" w14:textId="77777777" w:rsidR="000A70F9" w:rsidRDefault="000A70F9">
      <w:pPr>
        <w:pStyle w:val="1"/>
      </w:pPr>
      <w:r>
        <w:t>3.</w:t>
      </w:r>
      <w:r>
        <w:tab/>
        <w:t>a list of service stations and retail fuel outlets providing special fuel located within the fire district complete with their addresses; and</w:t>
      </w:r>
    </w:p>
    <w:p w14:paraId="1DCD79CE" w14:textId="77777777" w:rsidR="000A70F9" w:rsidRDefault="000A70F9">
      <w:pPr>
        <w:pStyle w:val="1"/>
      </w:pPr>
      <w:r>
        <w:t>4.</w:t>
      </w:r>
      <w:r>
        <w:tab/>
        <w:t>the availability of bulk fuel storage within the fire district to which the fire trucks are authorized access.</w:t>
      </w:r>
    </w:p>
    <w:p w14:paraId="6EC68C67" w14:textId="77777777" w:rsidR="000A70F9" w:rsidRDefault="000A70F9">
      <w:pPr>
        <w:pStyle w:val="A"/>
      </w:pPr>
      <w:r>
        <w:t>C.</w:t>
      </w:r>
      <w:r>
        <w:tab/>
        <w:t xml:space="preserve">After an inspection by representatives of the department, if the qualifications are met, an </w:t>
      </w:r>
      <w:r w:rsidR="00420421" w:rsidRPr="00420421">
        <w:t>“</w:t>
      </w:r>
      <w:r>
        <w:t>FD</w:t>
      </w:r>
      <w:r w:rsidR="00420421" w:rsidRPr="00420421">
        <w:t>”</w:t>
      </w:r>
      <w:r>
        <w:t xml:space="preserve"> number and certificate will be issued to the applicant that will allow the fire department or district to purchase dyed special fuel for the operation of fire trucks as defined in R.S. 47:801(13).</w:t>
      </w:r>
    </w:p>
    <w:p w14:paraId="520550F0" w14:textId="77777777" w:rsidR="000A70F9" w:rsidRDefault="000A70F9">
      <w:pPr>
        <w:pStyle w:val="A"/>
      </w:pPr>
      <w:r>
        <w:t>D.</w:t>
      </w:r>
      <w:r>
        <w:tab/>
        <w:t xml:space="preserve">Holders of </w:t>
      </w:r>
      <w:r w:rsidR="00420421" w:rsidRPr="00420421">
        <w:t>“</w:t>
      </w:r>
      <w:r>
        <w:t>FD</w:t>
      </w:r>
      <w:r w:rsidR="00420421" w:rsidRPr="00420421">
        <w:t>”</w:t>
      </w:r>
      <w:r>
        <w:t xml:space="preserve"> numbers shall file a report with the department on a monthly basis and provide the information so required in accordance with R.S. 47:803.2.</w:t>
      </w:r>
    </w:p>
    <w:p w14:paraId="30FEFB67" w14:textId="77777777" w:rsidR="000A70F9" w:rsidRDefault="00AC1E59">
      <w:pPr>
        <w:pStyle w:val="AuthorityNote"/>
      </w:pPr>
      <w:r>
        <w:t>AUTHORITY NOTE:</w:t>
      </w:r>
      <w:r>
        <w:tab/>
      </w:r>
      <w:r w:rsidR="000A70F9">
        <w:t>Promulgated in accordance with R.S. 47:1511.</w:t>
      </w:r>
    </w:p>
    <w:p w14:paraId="40FF6DB1" w14:textId="77777777" w:rsidR="000A70F9" w:rsidRDefault="00AC1E59">
      <w:pPr>
        <w:pStyle w:val="HistoricalNote"/>
      </w:pPr>
      <w:r>
        <w:t>HISTORICAL NOTE:</w:t>
      </w:r>
      <w:r>
        <w:tab/>
      </w:r>
      <w:r w:rsidR="000A70F9">
        <w:t>Promulgated by the Department of Revenue, Office of Legal Affairs, Policy Services Division, LR 28:2372 (November 2002).</w:t>
      </w:r>
    </w:p>
    <w:p w14:paraId="221FFFE3" w14:textId="77777777" w:rsidR="000A70F9" w:rsidRDefault="000A70F9">
      <w:pPr>
        <w:pStyle w:val="Chapter"/>
      </w:pPr>
      <w:bookmarkStart w:id="748" w:name="TOC_Chap49"/>
      <w:bookmarkStart w:id="749" w:name="_Toc233690102"/>
      <w:bookmarkStart w:id="750" w:name="_Toc234030688"/>
      <w:bookmarkStart w:id="751" w:name="_Toc243721312"/>
      <w:bookmarkStart w:id="752" w:name="_Toc259619552"/>
      <w:bookmarkStart w:id="753" w:name="_Toc262718639"/>
      <w:bookmarkStart w:id="754" w:name="_Toc275165411"/>
      <w:bookmarkStart w:id="755" w:name="_Toc238197654"/>
      <w:r>
        <w:t>Chapter 35.</w:t>
      </w:r>
      <w:bookmarkStart w:id="756" w:name="_Hlt452951391"/>
      <w:bookmarkStart w:id="757" w:name="TOCT_Chap52"/>
      <w:bookmarkStart w:id="758" w:name="TOCT_Chap49"/>
      <w:bookmarkEnd w:id="748"/>
      <w:bookmarkEnd w:id="756"/>
      <w:r w:rsidR="00AB6879">
        <w:tab/>
      </w:r>
      <w:r>
        <w:t>Petroleum Products: Provisions Common to Taxes on Gasoline or Motor Fuel and</w:t>
      </w:r>
      <w:r>
        <w:br/>
        <w:t>Lubricating Oils</w:t>
      </w:r>
      <w:bookmarkEnd w:id="749"/>
      <w:bookmarkEnd w:id="750"/>
      <w:bookmarkEnd w:id="751"/>
      <w:bookmarkEnd w:id="752"/>
      <w:bookmarkEnd w:id="753"/>
      <w:bookmarkEnd w:id="754"/>
      <w:bookmarkEnd w:id="755"/>
      <w:bookmarkEnd w:id="757"/>
      <w:bookmarkEnd w:id="758"/>
    </w:p>
    <w:p w14:paraId="40A8601C" w14:textId="77777777" w:rsidR="000A70F9" w:rsidRDefault="000A70F9">
      <w:pPr>
        <w:pStyle w:val="Section"/>
      </w:pPr>
      <w:bookmarkStart w:id="759" w:name="_Toc233690103"/>
      <w:bookmarkStart w:id="760" w:name="_Toc234030689"/>
      <w:bookmarkStart w:id="761" w:name="_Toc243721313"/>
      <w:bookmarkStart w:id="762" w:name="_Toc259619553"/>
      <w:bookmarkStart w:id="763" w:name="_Toc262718640"/>
      <w:bookmarkStart w:id="764" w:name="_Toc275165412"/>
      <w:bookmarkStart w:id="765" w:name="_Toc238197655"/>
      <w:r>
        <w:t>§3501.</w:t>
      </w:r>
      <w:r>
        <w:tab/>
        <w:t>Designated Routes</w:t>
      </w:r>
      <w:bookmarkEnd w:id="759"/>
      <w:bookmarkEnd w:id="760"/>
      <w:bookmarkEnd w:id="761"/>
      <w:bookmarkEnd w:id="762"/>
      <w:bookmarkEnd w:id="763"/>
      <w:bookmarkEnd w:id="764"/>
      <w:bookmarkEnd w:id="765"/>
    </w:p>
    <w:p w14:paraId="167BF84D" w14:textId="77777777" w:rsidR="000A70F9" w:rsidRDefault="000A70F9" w:rsidP="001736EF">
      <w:pPr>
        <w:pStyle w:val="A"/>
        <w:spacing w:after="80"/>
      </w:pPr>
      <w:r>
        <w:t>A.</w:t>
      </w:r>
      <w:r>
        <w:tab/>
        <w:t>Anyone, other than common or contact carriers licensed by the Interstate Commerce Commission and who files monthly reports under provision of R.S. 47:783, who transports gasoline upon Louisiana highways into or from a state which has a lower tax rate than Louisiana, may do so only on designated routes authorized by the secretary.</w:t>
      </w:r>
    </w:p>
    <w:p w14:paraId="2CF16B8E" w14:textId="77777777" w:rsidR="000A70F9" w:rsidRDefault="000A70F9" w:rsidP="001736EF">
      <w:pPr>
        <w:pStyle w:val="1"/>
        <w:spacing w:after="80"/>
      </w:pPr>
      <w:r>
        <w:t>1.</w:t>
      </w:r>
      <w:r>
        <w:tab/>
        <w:t>The interstate transportation of gasoline on highways other than those designated by the secretary is strictly prohibited unless special authority to use alternate routes has been obtained from the secretary, who, at his discretion, may deny such requests.</w:t>
      </w:r>
    </w:p>
    <w:p w14:paraId="44B7E84C" w14:textId="77777777" w:rsidR="000A70F9" w:rsidRDefault="000A70F9" w:rsidP="001736EF">
      <w:pPr>
        <w:pStyle w:val="1"/>
        <w:spacing w:after="80"/>
      </w:pPr>
      <w:r>
        <w:t>2.</w:t>
      </w:r>
      <w:r>
        <w:tab/>
        <w:t>The transportation of gasoline from any state into Louisiana on any highway is prohibited except:</w:t>
      </w:r>
    </w:p>
    <w:p w14:paraId="5E5790E9" w14:textId="77777777" w:rsidR="000A70F9" w:rsidRDefault="000A70F9" w:rsidP="001736EF">
      <w:pPr>
        <w:pStyle w:val="a0"/>
        <w:spacing w:after="80"/>
      </w:pPr>
      <w:r>
        <w:t>a.</w:t>
      </w:r>
      <w:r>
        <w:tab/>
        <w:t>when the carrier is bonded in Louisiana as a dealer or jobber of gasoline; or</w:t>
      </w:r>
    </w:p>
    <w:p w14:paraId="605F2AA9" w14:textId="77777777" w:rsidR="000A70F9" w:rsidRDefault="000A70F9">
      <w:pPr>
        <w:pStyle w:val="a0"/>
      </w:pPr>
      <w:r>
        <w:t>b.</w:t>
      </w:r>
      <w:r>
        <w:tab/>
        <w:t>when the payment of the tax has been assumed by the out-of-state supplier who is bonded as a dealer; or</w:t>
      </w:r>
    </w:p>
    <w:p w14:paraId="3DF48470" w14:textId="77777777" w:rsidR="000A70F9" w:rsidRDefault="000A70F9">
      <w:pPr>
        <w:pStyle w:val="a0"/>
      </w:pPr>
      <w:r>
        <w:t>c.</w:t>
      </w:r>
      <w:r>
        <w:tab/>
        <w:t>when the gasoline being transported by common and contract carrier is consigned to or title is held by a dealer or jobber of gasoline.</w:t>
      </w:r>
    </w:p>
    <w:p w14:paraId="68899DDE" w14:textId="77777777" w:rsidR="000A70F9" w:rsidRDefault="000A70F9">
      <w:pPr>
        <w:pStyle w:val="A"/>
      </w:pPr>
      <w:r>
        <w:t>B.</w:t>
      </w:r>
      <w:r>
        <w:tab/>
        <w:t>Responsibilities of Bulk Carriers of Gasoline</w:t>
      </w:r>
    </w:p>
    <w:p w14:paraId="027A3E0C" w14:textId="77777777" w:rsidR="000A70F9" w:rsidRDefault="000A70F9">
      <w:pPr>
        <w:pStyle w:val="1"/>
      </w:pPr>
      <w:r>
        <w:t>1.</w:t>
      </w:r>
      <w:r>
        <w:tab/>
        <w:t>Request to Transport Gasoline on Designated Routes</w:t>
      </w:r>
    </w:p>
    <w:p w14:paraId="26AAF128" w14:textId="77777777" w:rsidR="000A70F9" w:rsidRDefault="000A70F9" w:rsidP="00997742">
      <w:pPr>
        <w:pStyle w:val="a0"/>
        <w:spacing w:after="80"/>
      </w:pPr>
      <w:r>
        <w:lastRenderedPageBreak/>
        <w:t>a.</w:t>
      </w:r>
      <w:r>
        <w:tab/>
        <w:t>A written request to the secretary must be made 10 days prior to any interstate movements of gasoline. Any request for deviation from assigned designated route must be made five days prior to movement of gasoline. The request is to be sent to the Excise Tax Section (formerly called the Petroleum, Beverage and Tobacco Tax Section), Box 201, Baton Rouge, Louisiana 70821, and must include the following information:</w:t>
      </w:r>
    </w:p>
    <w:p w14:paraId="06F2581D" w14:textId="77777777" w:rsidR="000A70F9" w:rsidRDefault="000A70F9" w:rsidP="00997742">
      <w:pPr>
        <w:pStyle w:val="i0"/>
        <w:spacing w:after="80"/>
        <w:outlineLvl w:val="6"/>
      </w:pPr>
      <w:r>
        <w:tab/>
        <w:t>i.</w:t>
      </w:r>
      <w:r>
        <w:tab/>
        <w:t>name and address of the person or company who will be transporting the gasoline;</w:t>
      </w:r>
    </w:p>
    <w:p w14:paraId="1A2B0D14" w14:textId="77777777" w:rsidR="000A70F9" w:rsidRDefault="000A70F9" w:rsidP="00997742">
      <w:pPr>
        <w:pStyle w:val="i0"/>
        <w:spacing w:after="80"/>
        <w:outlineLvl w:val="6"/>
      </w:pPr>
      <w:r>
        <w:tab/>
        <w:t>ii.</w:t>
      </w:r>
      <w:r>
        <w:tab/>
        <w:t>points of origin of gasoline;</w:t>
      </w:r>
    </w:p>
    <w:p w14:paraId="00A1891E" w14:textId="77777777" w:rsidR="000A70F9" w:rsidRDefault="000A70F9" w:rsidP="00997742">
      <w:pPr>
        <w:pStyle w:val="i0"/>
        <w:spacing w:after="80"/>
        <w:outlineLvl w:val="6"/>
      </w:pPr>
      <w:r>
        <w:tab/>
        <w:t>iii.</w:t>
      </w:r>
      <w:r>
        <w:tab/>
        <w:t>points of destination of gasoline;</w:t>
      </w:r>
    </w:p>
    <w:p w14:paraId="5015F700" w14:textId="77777777" w:rsidR="000A70F9" w:rsidRDefault="000A70F9" w:rsidP="00997742">
      <w:pPr>
        <w:pStyle w:val="i0"/>
        <w:spacing w:after="80"/>
        <w:outlineLvl w:val="6"/>
      </w:pPr>
      <w:r>
        <w:tab/>
        <w:t>iv.</w:t>
      </w:r>
      <w:r>
        <w:tab/>
        <w:t>number of trucks that will be transporting the gasoline from or into Louisiana;</w:t>
      </w:r>
    </w:p>
    <w:p w14:paraId="75B19031" w14:textId="77777777" w:rsidR="000A70F9" w:rsidRDefault="000A70F9" w:rsidP="00997742">
      <w:pPr>
        <w:pStyle w:val="i0"/>
        <w:spacing w:after="80"/>
        <w:outlineLvl w:val="6"/>
      </w:pPr>
      <w:r>
        <w:tab/>
        <w:t>v.</w:t>
      </w:r>
      <w:r>
        <w:tab/>
        <w:t>routes normally used at present time.</w:t>
      </w:r>
    </w:p>
    <w:p w14:paraId="37F5A143" w14:textId="77777777" w:rsidR="000A70F9" w:rsidRDefault="000A70F9" w:rsidP="00997742">
      <w:pPr>
        <w:pStyle w:val="a0"/>
        <w:spacing w:after="80"/>
      </w:pPr>
      <w:r>
        <w:t>b.</w:t>
      </w:r>
      <w:r>
        <w:tab/>
        <w:t>Upon receipt of application, if in order, authorization cards will be issued by the secretary. This authorization is continuous until revoked, withdrawn, or surrendered.</w:t>
      </w:r>
    </w:p>
    <w:p w14:paraId="65384BBF" w14:textId="77777777" w:rsidR="000A70F9" w:rsidRDefault="000A70F9">
      <w:pPr>
        <w:pStyle w:val="1"/>
      </w:pPr>
      <w:r>
        <w:t>2.</w:t>
      </w:r>
      <w:r>
        <w:tab/>
        <w:t>Authorization Cards. Authorization cards will be issued for all vehicles transporting gasoline into or from Louisiana. A card must be kept at all times in each vehicle while transporting gasoline into or from Louisiana. This card cannot be transferrable from one transporter to another. If this authorization is revoked, withdrawn, or surrendered, these cards must be returned to the secretary.</w:t>
      </w:r>
    </w:p>
    <w:p w14:paraId="3BBED85F" w14:textId="77777777" w:rsidR="000A70F9" w:rsidRDefault="000A70F9">
      <w:pPr>
        <w:pStyle w:val="1"/>
      </w:pPr>
      <w:r>
        <w:t>3.</w:t>
      </w:r>
      <w:r>
        <w:tab/>
        <w:t>Requirements for Transporting Bulk Gasoline on the Louisiana Highways by All Vehicles Other Than Common or Contract Carriers</w:t>
      </w:r>
    </w:p>
    <w:p w14:paraId="237F8343" w14:textId="77777777" w:rsidR="000A70F9" w:rsidRDefault="000A70F9">
      <w:pPr>
        <w:pStyle w:val="a0"/>
      </w:pPr>
      <w:r>
        <w:t>a.</w:t>
      </w:r>
      <w:r>
        <w:tab/>
        <w:t>To properly identify gasoline being transported on Louisiana highways, a person must have in his possession, a currently dated invoice, bill of lading, or manifest which must show the following information:</w:t>
      </w:r>
    </w:p>
    <w:p w14:paraId="6DDB7781" w14:textId="77777777" w:rsidR="000A70F9" w:rsidRDefault="000A70F9">
      <w:pPr>
        <w:pStyle w:val="i0"/>
        <w:outlineLvl w:val="6"/>
      </w:pPr>
      <w:r>
        <w:tab/>
        <w:t>i.</w:t>
      </w:r>
      <w:r>
        <w:tab/>
        <w:t>the sellers' and purchasers' name and address;</w:t>
      </w:r>
    </w:p>
    <w:p w14:paraId="17848BB9" w14:textId="77777777" w:rsidR="000A70F9" w:rsidRDefault="000A70F9">
      <w:pPr>
        <w:pStyle w:val="i0"/>
        <w:outlineLvl w:val="6"/>
      </w:pPr>
      <w:r>
        <w:tab/>
        <w:t>ii.</w:t>
      </w:r>
      <w:r>
        <w:tab/>
        <w:t>the origin of the gasoline being transported;</w:t>
      </w:r>
    </w:p>
    <w:p w14:paraId="52F0F56C" w14:textId="77777777" w:rsidR="000A70F9" w:rsidRDefault="000A70F9">
      <w:pPr>
        <w:pStyle w:val="i0"/>
        <w:outlineLvl w:val="6"/>
      </w:pPr>
      <w:r>
        <w:tab/>
        <w:t>iii.</w:t>
      </w:r>
      <w:r>
        <w:tab/>
        <w:t>the destination or destinations of the gasoline;</w:t>
      </w:r>
    </w:p>
    <w:p w14:paraId="01041970" w14:textId="77777777" w:rsidR="000A70F9" w:rsidRDefault="000A70F9">
      <w:pPr>
        <w:pStyle w:val="i0"/>
        <w:outlineLvl w:val="6"/>
      </w:pPr>
      <w:r>
        <w:tab/>
        <w:t>iv.</w:t>
      </w:r>
      <w:r>
        <w:tab/>
        <w:t xml:space="preserve">the designated routes to be followed when </w:t>
      </w:r>
      <w:r>
        <w:tab/>
        <w:t>importing or exporting gasoline;</w:t>
      </w:r>
    </w:p>
    <w:p w14:paraId="15509211" w14:textId="77777777" w:rsidR="000A70F9" w:rsidRDefault="000A70F9">
      <w:pPr>
        <w:pStyle w:val="i0"/>
        <w:outlineLvl w:val="6"/>
      </w:pPr>
      <w:r>
        <w:tab/>
        <w:t>v.</w:t>
      </w:r>
      <w:r>
        <w:tab/>
        <w:t>the quantity of gasoline.</w:t>
      </w:r>
    </w:p>
    <w:p w14:paraId="4F004861" w14:textId="77777777" w:rsidR="000A70F9" w:rsidRDefault="000A70F9" w:rsidP="001736EF">
      <w:pPr>
        <w:pStyle w:val="a0"/>
        <w:spacing w:after="80"/>
      </w:pPr>
      <w:r>
        <w:t>b.</w:t>
      </w:r>
      <w:r>
        <w:tab/>
        <w:t>Also those vehicles involved in the interstate transportation of gasoline from or to a state which has a lower tax rate than does Louisiana must have authorization cards from the secretary, designating the route or routes and must be in agreement with the route or routes shown on the invoice, bill of lading, or manifest.</w:t>
      </w:r>
    </w:p>
    <w:p w14:paraId="58E58B0A" w14:textId="77777777" w:rsidR="000A70F9" w:rsidRDefault="000A70F9" w:rsidP="001736EF">
      <w:pPr>
        <w:pStyle w:val="1"/>
        <w:spacing w:after="80"/>
      </w:pPr>
      <w:r>
        <w:t>4.</w:t>
      </w:r>
      <w:r>
        <w:tab/>
        <w:t>Penalty for Failure to Comply</w:t>
      </w:r>
    </w:p>
    <w:p w14:paraId="7913E009" w14:textId="77777777" w:rsidR="000A70F9" w:rsidRDefault="000A70F9" w:rsidP="001736EF">
      <w:pPr>
        <w:pStyle w:val="a0"/>
        <w:spacing w:after="80"/>
      </w:pPr>
      <w:r>
        <w:t>a.</w:t>
      </w:r>
      <w:r>
        <w:tab/>
        <w:t xml:space="preserve">Any person transporting gasoline shall, at the request of the secretary of the Department of Revenue and Taxation or his authorized agents or any weights or standard police officers of the Department of Transportation and Development, produce and offer for investigation, one of the documents referred to in §3501.B.3. Failure to produce one of these documents at the time of inspection or if when produced </w:t>
      </w:r>
      <w:r>
        <w:t>it fails to disclose the information required, shall be prima facie evidence of a violation.</w:t>
      </w:r>
    </w:p>
    <w:p w14:paraId="0A86BE92" w14:textId="77777777" w:rsidR="000A70F9" w:rsidRDefault="000A70F9" w:rsidP="001736EF">
      <w:pPr>
        <w:pStyle w:val="a0"/>
        <w:spacing w:after="80"/>
      </w:pPr>
      <w:r>
        <w:t>b.</w:t>
      </w:r>
      <w:r>
        <w:tab/>
        <w:t>Any person found to be in violation of the statutory provisions and these regulations shall be fined $5,000 for the first offense, and $10,000 for each succeeding offense, or forfeiture and seizure of the vehicle and its cargo.</w:t>
      </w:r>
    </w:p>
    <w:p w14:paraId="6E499FE8" w14:textId="77777777" w:rsidR="000A70F9" w:rsidRDefault="000A70F9">
      <w:pPr>
        <w:pStyle w:val="AuthorityNote"/>
      </w:pPr>
      <w:r>
        <w:t>AUTHORITY NOTE:</w:t>
      </w:r>
      <w:r>
        <w:tab/>
        <w:t>Promulgated in accordance with R.S. 47:786.</w:t>
      </w:r>
    </w:p>
    <w:p w14:paraId="19888251" w14:textId="77777777" w:rsidR="000A70F9" w:rsidRDefault="000A70F9">
      <w:pPr>
        <w:pStyle w:val="HistoricalNote"/>
      </w:pPr>
      <w:r>
        <w:t>HISTORICAL NOTE:</w:t>
      </w:r>
      <w:r>
        <w:tab/>
        <w:t>Promulgated by the Department of Revenue and Taxation, Petroleum, Beverage, and Tobacco Tax Section, LR 5:24 (February 1979).</w:t>
      </w:r>
    </w:p>
    <w:p w14:paraId="24FC1ACB" w14:textId="77777777" w:rsidR="000A70F9" w:rsidRDefault="000A70F9" w:rsidP="001736EF">
      <w:pPr>
        <w:pStyle w:val="Chapter"/>
        <w:spacing w:after="80"/>
      </w:pPr>
      <w:bookmarkStart w:id="766" w:name="TOC_Chap50"/>
      <w:bookmarkStart w:id="767" w:name="_Toc233690104"/>
      <w:bookmarkStart w:id="768" w:name="_Toc234030690"/>
      <w:bookmarkStart w:id="769" w:name="_Toc243721314"/>
      <w:bookmarkStart w:id="770" w:name="_Toc259619554"/>
      <w:bookmarkStart w:id="771" w:name="_Toc262718641"/>
      <w:bookmarkStart w:id="772" w:name="_Toc275165413"/>
      <w:bookmarkStart w:id="773" w:name="_Toc238197656"/>
      <w:r>
        <w:t>Chapter 39.</w:t>
      </w:r>
      <w:bookmarkEnd w:id="766"/>
      <w:r w:rsidR="009063FA">
        <w:tab/>
      </w:r>
      <w:bookmarkStart w:id="774" w:name="TOCT_Chap40"/>
      <w:bookmarkStart w:id="775" w:name="TOCT_Chap47"/>
      <w:bookmarkStart w:id="776" w:name="TOCT_Chap50"/>
      <w:r>
        <w:t>Public Utilities and Carriers: Transportation and Communications Tax</w:t>
      </w:r>
      <w:bookmarkEnd w:id="767"/>
      <w:bookmarkEnd w:id="768"/>
      <w:bookmarkEnd w:id="769"/>
      <w:bookmarkEnd w:id="770"/>
      <w:bookmarkEnd w:id="771"/>
      <w:bookmarkEnd w:id="772"/>
      <w:bookmarkEnd w:id="773"/>
      <w:bookmarkEnd w:id="774"/>
      <w:bookmarkEnd w:id="775"/>
      <w:bookmarkEnd w:id="776"/>
    </w:p>
    <w:p w14:paraId="769CAE84" w14:textId="77777777" w:rsidR="000A70F9" w:rsidRDefault="000A70F9" w:rsidP="001736EF">
      <w:pPr>
        <w:pStyle w:val="Section"/>
        <w:spacing w:after="80"/>
      </w:pPr>
      <w:bookmarkStart w:id="777" w:name="_Toc233690105"/>
      <w:bookmarkStart w:id="778" w:name="_Toc234030691"/>
      <w:bookmarkStart w:id="779" w:name="_Toc243721315"/>
      <w:bookmarkStart w:id="780" w:name="_Toc259619555"/>
      <w:bookmarkStart w:id="781" w:name="_Toc262718642"/>
      <w:bookmarkStart w:id="782" w:name="_Toc275165414"/>
      <w:bookmarkStart w:id="783" w:name="_Toc238197657"/>
      <w:r>
        <w:t>§3901.</w:t>
      </w:r>
      <w:r>
        <w:tab/>
        <w:t>Provisions Relating to the Transportation and Communications Tax</w:t>
      </w:r>
      <w:bookmarkEnd w:id="777"/>
      <w:bookmarkEnd w:id="778"/>
      <w:bookmarkEnd w:id="779"/>
      <w:bookmarkEnd w:id="780"/>
      <w:bookmarkEnd w:id="781"/>
      <w:bookmarkEnd w:id="782"/>
      <w:bookmarkEnd w:id="783"/>
    </w:p>
    <w:p w14:paraId="73DFF6CF" w14:textId="77777777" w:rsidR="000A70F9" w:rsidRDefault="000A70F9" w:rsidP="001736EF">
      <w:pPr>
        <w:pStyle w:val="A"/>
        <w:spacing w:after="80"/>
      </w:pPr>
      <w:r>
        <w:t>A.</w:t>
      </w:r>
      <w:r>
        <w:tab/>
        <w:t>This license tax is levied for the privilege of engaging in the public utility business carried on wholly in this state, and not a part of interstate commerce.</w:t>
      </w:r>
    </w:p>
    <w:p w14:paraId="720C62F3" w14:textId="77777777" w:rsidR="000A70F9" w:rsidRDefault="000A70F9">
      <w:pPr>
        <w:pStyle w:val="A"/>
      </w:pPr>
      <w:r>
        <w:t>B.</w:t>
      </w:r>
      <w:r>
        <w:tab/>
        <w:t>Exclusions. This tax shall not apply to the following:</w:t>
      </w:r>
    </w:p>
    <w:p w14:paraId="603CF8F0" w14:textId="77777777" w:rsidR="000A70F9" w:rsidRDefault="000A70F9">
      <w:pPr>
        <w:pStyle w:val="1"/>
      </w:pPr>
      <w:r>
        <w:t>1.</w:t>
      </w:r>
      <w:r>
        <w:tab/>
        <w:t>for the privilege of engaging in interstate commerce, or engaging in interstate commerce, any business relating to interstate or foreign commerce in which any person, firm, association or corporation may be engaged in addition to its business in this state;</w:t>
      </w:r>
    </w:p>
    <w:p w14:paraId="1E270859" w14:textId="77777777" w:rsidR="000A70F9" w:rsidRDefault="000A70F9">
      <w:pPr>
        <w:pStyle w:val="1"/>
      </w:pPr>
      <w:r>
        <w:t>2.</w:t>
      </w:r>
      <w:r>
        <w:tab/>
      </w:r>
      <w:r w:rsidRPr="0022516D">
        <w:t>gross receipts</w:t>
      </w:r>
      <w:r>
        <w:t xml:space="preserve"> derived from any business or operations conducted on navigable waters of the United States are excluded from the provisions of this Chapter.</w:t>
      </w:r>
    </w:p>
    <w:p w14:paraId="5A780D28" w14:textId="77777777" w:rsidR="000A70F9" w:rsidRDefault="000A70F9">
      <w:pPr>
        <w:pStyle w:val="A"/>
      </w:pPr>
      <w:r>
        <w:t>C.</w:t>
      </w:r>
      <w:r>
        <w:tab/>
        <w:t>Definitions. The words defined in R.S. 47:1003 have the meaning ascribed to them in that Section unless the context clearly indicates otherwise.</w:t>
      </w:r>
    </w:p>
    <w:p w14:paraId="4A9D94AB" w14:textId="77777777" w:rsidR="000A70F9" w:rsidRDefault="000A70F9">
      <w:pPr>
        <w:pStyle w:val="1"/>
      </w:pPr>
      <w:r>
        <w:rPr>
          <w:i/>
        </w:rPr>
        <w:t>Gross Receipts</w:t>
      </w:r>
      <w:r w:rsidR="003471AC">
        <w:rPr>
          <w:iCs/>
        </w:rPr>
        <w:t>―</w:t>
      </w:r>
      <w:r>
        <w:t xml:space="preserve">the total amount of billing for services rendered and </w:t>
      </w:r>
      <w:r w:rsidRPr="0022516D">
        <w:t>all receipts from business</w:t>
      </w:r>
      <w:r>
        <w:t xml:space="preserve"> beginning and ending within the state.</w:t>
      </w:r>
    </w:p>
    <w:p w14:paraId="1A5D357F" w14:textId="77777777" w:rsidR="000A70F9" w:rsidRDefault="000A70F9">
      <w:pPr>
        <w:pStyle w:val="a0"/>
      </w:pPr>
      <w:r>
        <w:t>a.</w:t>
      </w:r>
      <w:r>
        <w:tab/>
      </w:r>
      <w:r>
        <w:rPr>
          <w:i/>
        </w:rPr>
        <w:t>All Receipts from Business</w:t>
      </w:r>
      <w:r w:rsidR="003471AC">
        <w:rPr>
          <w:iCs/>
        </w:rPr>
        <w:t>―</w:t>
      </w:r>
      <w:r>
        <w:t xml:space="preserve">is not limited to revenues received from the portion of business covered in the various classes of business as defined in R.S. 47:1003. Once a taxpayer is defined as a public utility, the tax is based upon all </w:t>
      </w:r>
      <w:r w:rsidRPr="0022516D">
        <w:t>gross receipts</w:t>
      </w:r>
      <w:r>
        <w:t xml:space="preserve"> from any business engaged in.</w:t>
      </w:r>
    </w:p>
    <w:p w14:paraId="04DA06A8" w14:textId="77777777" w:rsidR="000A70F9" w:rsidRDefault="000A70F9">
      <w:pPr>
        <w:pStyle w:val="a0"/>
      </w:pPr>
      <w:r>
        <w:t>b.</w:t>
      </w:r>
      <w:r>
        <w:tab/>
        <w:t xml:space="preserve">Exception. </w:t>
      </w:r>
      <w:r w:rsidRPr="0022516D">
        <w:t xml:space="preserve">Gross receipts </w:t>
      </w:r>
      <w:r>
        <w:t>from the transportation of passengers or freight or property originating at and destined to points within the corporate limits of the same city or town or within a 7-mile zone adjacent to such city or town are excluded. The city or town is not limited to the taxpayer's principal place of business.</w:t>
      </w:r>
    </w:p>
    <w:p w14:paraId="3B3E1361" w14:textId="77777777" w:rsidR="000A70F9" w:rsidRDefault="000A70F9">
      <w:pPr>
        <w:pStyle w:val="A"/>
      </w:pPr>
      <w:r>
        <w:t>D.</w:t>
      </w:r>
      <w:r>
        <w:tab/>
        <w:t>Businesses Partly Taxable. The provisions of this Chapter shall apply to any person who is or may be engaged in any business other than public utilities as defined under R.S. 47:1003(1), a portion of which is covered by or included in the various classes of business defined in R.S. 47:1003, but only on that portion of the gross receipts which is covered by or included in and not exempted by R.S. 47:1003.</w:t>
      </w:r>
    </w:p>
    <w:p w14:paraId="577A3A7E" w14:textId="77777777" w:rsidR="000A70F9" w:rsidRDefault="000A70F9">
      <w:pPr>
        <w:pStyle w:val="AuthorityNote"/>
      </w:pPr>
      <w:r>
        <w:lastRenderedPageBreak/>
        <w:t>AUTHORITY NOTE:</w:t>
      </w:r>
      <w:r>
        <w:tab/>
        <w:t>Adopted in accordance with R.S. 47:1001 through 47:1010.</w:t>
      </w:r>
    </w:p>
    <w:p w14:paraId="0722CDD7" w14:textId="77777777" w:rsidR="000A70F9" w:rsidRDefault="000A70F9">
      <w:pPr>
        <w:pStyle w:val="HistoricalNote"/>
      </w:pPr>
      <w:r>
        <w:t>HISTORICAL NOTE:</w:t>
      </w:r>
      <w:r>
        <w:tab/>
        <w:t>Adopted by the Department of Revenue and Taxation, Petroleum, Beverage and Tobacco Tax Section, February 1972.</w:t>
      </w:r>
    </w:p>
    <w:p w14:paraId="5D3F7151" w14:textId="77777777" w:rsidR="000A70F9" w:rsidRDefault="000A70F9">
      <w:pPr>
        <w:pStyle w:val="Chapter"/>
      </w:pPr>
      <w:bookmarkStart w:id="784" w:name="TOC_Chap53"/>
      <w:bookmarkStart w:id="785" w:name="_Toc233690106"/>
      <w:bookmarkStart w:id="786" w:name="_Toc234030692"/>
      <w:bookmarkStart w:id="787" w:name="_Toc243721316"/>
      <w:bookmarkStart w:id="788" w:name="_Toc259619556"/>
      <w:bookmarkStart w:id="789" w:name="_Toc262718643"/>
      <w:bookmarkStart w:id="790" w:name="_Toc275165415"/>
      <w:bookmarkStart w:id="791" w:name="_Toc238197658"/>
      <w:r>
        <w:t>Chapter 41.</w:t>
      </w:r>
      <w:bookmarkEnd w:id="784"/>
      <w:r w:rsidR="009063FA">
        <w:tab/>
      </w:r>
      <w:bookmarkStart w:id="792" w:name="TOCT_Chap56"/>
      <w:bookmarkStart w:id="793" w:name="TOCT_Chap53"/>
      <w:r>
        <w:t>Public Utilities and Carriers: Natural Gas Franchise Tax</w:t>
      </w:r>
      <w:bookmarkEnd w:id="785"/>
      <w:bookmarkEnd w:id="786"/>
      <w:bookmarkEnd w:id="787"/>
      <w:bookmarkEnd w:id="788"/>
      <w:bookmarkEnd w:id="789"/>
      <w:bookmarkEnd w:id="790"/>
      <w:bookmarkEnd w:id="791"/>
      <w:bookmarkEnd w:id="792"/>
      <w:bookmarkEnd w:id="793"/>
    </w:p>
    <w:p w14:paraId="65EB23D0" w14:textId="77777777" w:rsidR="000A70F9" w:rsidRDefault="000A70F9">
      <w:pPr>
        <w:pStyle w:val="Section"/>
      </w:pPr>
      <w:bookmarkStart w:id="794" w:name="_Toc233690107"/>
      <w:bookmarkStart w:id="795" w:name="_Toc234030693"/>
      <w:bookmarkStart w:id="796" w:name="_Toc243721317"/>
      <w:bookmarkStart w:id="797" w:name="_Toc259619557"/>
      <w:bookmarkStart w:id="798" w:name="_Toc262718644"/>
      <w:bookmarkStart w:id="799" w:name="_Toc275165416"/>
      <w:bookmarkStart w:id="800" w:name="_Toc238197659"/>
      <w:r>
        <w:t>§4101.</w:t>
      </w:r>
      <w:r>
        <w:tab/>
        <w:t>Imposition of Tax</w:t>
      </w:r>
      <w:bookmarkEnd w:id="794"/>
      <w:bookmarkEnd w:id="795"/>
      <w:bookmarkEnd w:id="796"/>
      <w:bookmarkEnd w:id="797"/>
      <w:bookmarkEnd w:id="798"/>
      <w:bookmarkEnd w:id="799"/>
      <w:bookmarkEnd w:id="800"/>
    </w:p>
    <w:p w14:paraId="08C9D847" w14:textId="77777777" w:rsidR="000A70F9" w:rsidRDefault="000A70F9">
      <w:pPr>
        <w:pStyle w:val="A"/>
      </w:pPr>
      <w:r>
        <w:t>A.</w:t>
      </w:r>
      <w:r>
        <w:tab/>
        <w:t xml:space="preserve">This tax shall apply to any corporation engaging in the business of transporting natural gas by pipeline for hire, sale or use. The tax is equal to 1 percent of the gross receipts from the operation of its franchises or charters in this state. Gross </w:t>
      </w:r>
      <w:r w:rsidR="00A74C3D">
        <w:t xml:space="preserve">receipts </w:t>
      </w:r>
      <w:r>
        <w:t>are as defined in R.S. 47:1032, 1033 and 1034, and these regulations pertaining thereto.</w:t>
      </w:r>
    </w:p>
    <w:p w14:paraId="427ADCFB" w14:textId="77777777" w:rsidR="000A70F9" w:rsidRDefault="000A70F9">
      <w:pPr>
        <w:pStyle w:val="AuthorityNote"/>
      </w:pPr>
      <w:r>
        <w:t>AUTHORITY NOTE:</w:t>
      </w:r>
      <w:r>
        <w:tab/>
        <w:t>Adopted in accordance with R.S. 47:1031.</w:t>
      </w:r>
    </w:p>
    <w:p w14:paraId="7E7C6411" w14:textId="77777777" w:rsidR="000A70F9" w:rsidRDefault="000A70F9">
      <w:pPr>
        <w:pStyle w:val="HistoricalNote"/>
      </w:pPr>
      <w:r>
        <w:t>HISTORICAL NOTE:</w:t>
      </w:r>
      <w:r>
        <w:tab/>
        <w:t>Adopted by the Department of Revenue and Taxation, June 1973.</w:t>
      </w:r>
    </w:p>
    <w:p w14:paraId="0517ED0B" w14:textId="77777777" w:rsidR="000A70F9" w:rsidRDefault="000A70F9">
      <w:pPr>
        <w:pStyle w:val="Section"/>
      </w:pPr>
      <w:bookmarkStart w:id="801" w:name="_Toc233690108"/>
      <w:bookmarkStart w:id="802" w:name="_Toc234030694"/>
      <w:bookmarkStart w:id="803" w:name="_Toc243721318"/>
      <w:bookmarkStart w:id="804" w:name="_Toc259619558"/>
      <w:bookmarkStart w:id="805" w:name="_Toc262718645"/>
      <w:bookmarkStart w:id="806" w:name="_Toc275165417"/>
      <w:bookmarkStart w:id="807" w:name="_Toc238197660"/>
      <w:r>
        <w:t>§4103.</w:t>
      </w:r>
      <w:r>
        <w:tab/>
        <w:t>Gross Receipts; General Definition</w:t>
      </w:r>
      <w:bookmarkEnd w:id="801"/>
      <w:bookmarkEnd w:id="802"/>
      <w:bookmarkEnd w:id="803"/>
      <w:bookmarkEnd w:id="804"/>
      <w:bookmarkEnd w:id="805"/>
      <w:bookmarkEnd w:id="806"/>
      <w:bookmarkEnd w:id="807"/>
    </w:p>
    <w:p w14:paraId="01ED850F" w14:textId="77777777" w:rsidR="000A70F9" w:rsidRDefault="000A70F9">
      <w:pPr>
        <w:pStyle w:val="A"/>
      </w:pPr>
      <w:r>
        <w:rPr>
          <w:i/>
        </w:rPr>
        <w:t>Gross Receipts</w:t>
      </w:r>
      <w:r>
        <w:t xml:space="preserve"> as defined in R.S. 47:1032 is construed to embrace total operating revenues, as described in (but not limited to) the Federal Energy Regulatory Commission (formerly the Federal Power Commission) Uniform System of Accountants, and revenues from manufactured gas. Nonoperating (nonutility) revenues such as dividend and interest income, tax revenues, merchandising and jobbing receipts (i.e., sale and installation of equipment), and rentals from land, buildings, or other non-utility property are not to be included in taxable </w:t>
      </w:r>
      <w:r w:rsidRPr="0022516D">
        <w:t>gross receipts</w:t>
      </w:r>
      <w:r>
        <w:t xml:space="preserve">. For purposes of determining </w:t>
      </w:r>
      <w:r w:rsidRPr="0022516D">
        <w:t>gross receipts</w:t>
      </w:r>
      <w:r>
        <w:t xml:space="preserve"> under §§4103 and 4105, cost of gas purchased for resale is deductible. In the absence of </w:t>
      </w:r>
      <w:r w:rsidRPr="0022516D">
        <w:t>gross receipts</w:t>
      </w:r>
      <w:r>
        <w:t>, R.S. 47:1034 and regulations applicable thereto shall apply.</w:t>
      </w:r>
    </w:p>
    <w:p w14:paraId="10163D8F" w14:textId="77777777" w:rsidR="000A70F9" w:rsidRDefault="000A70F9">
      <w:pPr>
        <w:pStyle w:val="AuthorityNote"/>
      </w:pPr>
      <w:r>
        <w:t>AUTHORITY NOTE:</w:t>
      </w:r>
      <w:r>
        <w:tab/>
        <w:t>Adopted in accordance with R.S. 47:1032.</w:t>
      </w:r>
    </w:p>
    <w:p w14:paraId="404457C4" w14:textId="77777777" w:rsidR="000A70F9" w:rsidRDefault="000A70F9">
      <w:pPr>
        <w:pStyle w:val="HistoricalNote"/>
      </w:pPr>
      <w:r>
        <w:t>HISTORICAL NOTE:</w:t>
      </w:r>
      <w:r>
        <w:tab/>
        <w:t>Adopted by the Department of Revenue and Taxation, June 1973.</w:t>
      </w:r>
    </w:p>
    <w:p w14:paraId="18E7C941" w14:textId="77777777" w:rsidR="000A70F9" w:rsidRDefault="000A70F9">
      <w:pPr>
        <w:pStyle w:val="Section"/>
      </w:pPr>
      <w:bookmarkStart w:id="808" w:name="_Toc233690109"/>
      <w:bookmarkStart w:id="809" w:name="_Toc234030695"/>
      <w:bookmarkStart w:id="810" w:name="_Toc243721319"/>
      <w:bookmarkStart w:id="811" w:name="_Toc259619559"/>
      <w:bookmarkStart w:id="812" w:name="_Toc262718646"/>
      <w:bookmarkStart w:id="813" w:name="_Toc275165418"/>
      <w:bookmarkStart w:id="814" w:name="_Toc238197661"/>
      <w:r>
        <w:t>§4105.</w:t>
      </w:r>
      <w:r>
        <w:tab/>
        <w:t>Gross Receipts; Interstate Business</w:t>
      </w:r>
      <w:bookmarkEnd w:id="808"/>
      <w:bookmarkEnd w:id="809"/>
      <w:bookmarkEnd w:id="810"/>
      <w:bookmarkEnd w:id="811"/>
      <w:bookmarkEnd w:id="812"/>
      <w:bookmarkEnd w:id="813"/>
      <w:bookmarkEnd w:id="814"/>
    </w:p>
    <w:p w14:paraId="0F208E4B" w14:textId="77777777" w:rsidR="000A70F9" w:rsidRDefault="000A70F9">
      <w:pPr>
        <w:pStyle w:val="A"/>
      </w:pPr>
      <w:r>
        <w:t>A.</w:t>
      </w:r>
      <w:r>
        <w:tab/>
        <w:t>The mileage as classified and/or defined by the Federal Energy Regulatory Commission (formerly the Federal Power Commission) as transmission lines (and reported for the prior year) shall be used to determine the total and Louisiana mileage and to ascertain the average gross receipts per mile.</w:t>
      </w:r>
    </w:p>
    <w:p w14:paraId="6EFF9841" w14:textId="77777777" w:rsidR="000A70F9" w:rsidRDefault="000A70F9">
      <w:pPr>
        <w:pStyle w:val="AuthorityNote"/>
      </w:pPr>
      <w:r>
        <w:t>AUTHORITY NOTE:</w:t>
      </w:r>
      <w:r>
        <w:tab/>
        <w:t>Adopted in accordance with R.S. 1033.</w:t>
      </w:r>
    </w:p>
    <w:p w14:paraId="5E80DA9D" w14:textId="77777777" w:rsidR="000A70F9" w:rsidRDefault="000A70F9">
      <w:pPr>
        <w:pStyle w:val="HistoricalNote"/>
      </w:pPr>
      <w:r>
        <w:t>HISTORICAL NOTE:</w:t>
      </w:r>
      <w:r>
        <w:tab/>
        <w:t>Adopted by the Department of Revenue and Taxation, June 1973.</w:t>
      </w:r>
    </w:p>
    <w:p w14:paraId="104FB38C" w14:textId="77777777" w:rsidR="000A70F9" w:rsidRDefault="000A70F9">
      <w:pPr>
        <w:pStyle w:val="Section"/>
      </w:pPr>
      <w:bookmarkStart w:id="815" w:name="_Toc233690110"/>
      <w:bookmarkStart w:id="816" w:name="_Toc234030696"/>
      <w:bookmarkStart w:id="817" w:name="_Toc243721320"/>
      <w:bookmarkStart w:id="818" w:name="_Toc259619560"/>
      <w:bookmarkStart w:id="819" w:name="_Toc262718647"/>
      <w:bookmarkStart w:id="820" w:name="_Toc275165419"/>
      <w:bookmarkStart w:id="821" w:name="_Toc238197662"/>
      <w:r>
        <w:t>§4107.</w:t>
      </w:r>
      <w:r>
        <w:tab/>
        <w:t>Gross Receipts; Transportation for Own Use</w:t>
      </w:r>
      <w:bookmarkEnd w:id="815"/>
      <w:bookmarkEnd w:id="816"/>
      <w:bookmarkEnd w:id="817"/>
      <w:bookmarkEnd w:id="818"/>
      <w:bookmarkEnd w:id="819"/>
      <w:bookmarkEnd w:id="820"/>
      <w:bookmarkEnd w:id="821"/>
    </w:p>
    <w:p w14:paraId="5CA7B4A9" w14:textId="77777777" w:rsidR="000A70F9" w:rsidRDefault="000A70F9">
      <w:pPr>
        <w:pStyle w:val="A"/>
      </w:pPr>
      <w:r>
        <w:t>A.</w:t>
      </w:r>
      <w:r>
        <w:tab/>
        <w:t>Where there are no actual receipts upon which to base the tax, the base will be the cost of the natural gas delivered at the point of use as determined from the books of the owner.</w:t>
      </w:r>
    </w:p>
    <w:p w14:paraId="28CA9714" w14:textId="77777777" w:rsidR="000A70F9" w:rsidRDefault="000A70F9">
      <w:pPr>
        <w:pStyle w:val="AuthorityNote"/>
      </w:pPr>
      <w:r>
        <w:t>AUTHORITY NOTE:</w:t>
      </w:r>
      <w:r>
        <w:tab/>
        <w:t>Adopted in accordance with R.S. 47:1034.</w:t>
      </w:r>
    </w:p>
    <w:p w14:paraId="7F12B261" w14:textId="77777777" w:rsidR="000A70F9" w:rsidRDefault="000A70F9">
      <w:pPr>
        <w:pStyle w:val="HistoricalNote"/>
      </w:pPr>
      <w:r>
        <w:t>HISTORICAL NOTE:</w:t>
      </w:r>
      <w:r>
        <w:tab/>
        <w:t>Adopted by the Department of Revenue and Taxation, June 1973.</w:t>
      </w:r>
    </w:p>
    <w:p w14:paraId="0B522475" w14:textId="77777777" w:rsidR="000A70F9" w:rsidRDefault="000A70F9">
      <w:pPr>
        <w:pStyle w:val="Chapter"/>
      </w:pPr>
      <w:bookmarkStart w:id="822" w:name="TOC_Chap54"/>
      <w:bookmarkStart w:id="823" w:name="_Toc233690111"/>
      <w:bookmarkStart w:id="824" w:name="_Toc234030697"/>
      <w:bookmarkStart w:id="825" w:name="_Toc243721321"/>
      <w:bookmarkStart w:id="826" w:name="_Toc259619561"/>
      <w:bookmarkStart w:id="827" w:name="_Toc262718648"/>
      <w:bookmarkStart w:id="828" w:name="_Toc275165420"/>
      <w:bookmarkStart w:id="829" w:name="_Toc238197663"/>
      <w:r>
        <w:t>Chapter 43.</w:t>
      </w:r>
      <w:bookmarkEnd w:id="822"/>
      <w:r w:rsidR="009063FA">
        <w:tab/>
      </w:r>
      <w:bookmarkStart w:id="830" w:name="TOCT_Chap51"/>
      <w:bookmarkStart w:id="831" w:name="TOCT_Chap54"/>
      <w:r>
        <w:t>Sales and Use Tax</w:t>
      </w:r>
      <w:bookmarkEnd w:id="823"/>
      <w:bookmarkEnd w:id="824"/>
      <w:bookmarkEnd w:id="825"/>
      <w:bookmarkEnd w:id="826"/>
      <w:bookmarkEnd w:id="827"/>
      <w:bookmarkEnd w:id="828"/>
      <w:bookmarkEnd w:id="829"/>
      <w:bookmarkEnd w:id="830"/>
      <w:bookmarkEnd w:id="831"/>
    </w:p>
    <w:p w14:paraId="694D61A9" w14:textId="77777777" w:rsidR="000A70F9" w:rsidRDefault="000A70F9" w:rsidP="004C4A4B">
      <w:pPr>
        <w:pStyle w:val="Section"/>
      </w:pPr>
      <w:bookmarkStart w:id="832" w:name="_Toc233690112"/>
      <w:bookmarkStart w:id="833" w:name="_Toc234030698"/>
      <w:bookmarkStart w:id="834" w:name="_Toc243721322"/>
      <w:bookmarkStart w:id="835" w:name="_Toc259619562"/>
      <w:bookmarkStart w:id="836" w:name="_Toc262718649"/>
      <w:bookmarkStart w:id="837" w:name="_Toc275165421"/>
      <w:bookmarkStart w:id="838" w:name="_Toc238197664"/>
      <w:r>
        <w:t>§4301.</w:t>
      </w:r>
      <w:r>
        <w:tab/>
      </w:r>
      <w:r w:rsidR="004C4A4B" w:rsidRPr="00336751">
        <w:t>Uniform State and Local Sales Tax Definitions</w:t>
      </w:r>
      <w:bookmarkEnd w:id="832"/>
      <w:bookmarkEnd w:id="833"/>
      <w:bookmarkEnd w:id="834"/>
      <w:bookmarkEnd w:id="835"/>
      <w:bookmarkEnd w:id="836"/>
      <w:bookmarkEnd w:id="837"/>
      <w:bookmarkEnd w:id="838"/>
      <w:r w:rsidR="004C4A4B" w:rsidRPr="00336751">
        <w:t xml:space="preserve"> </w:t>
      </w:r>
    </w:p>
    <w:p w14:paraId="58A88355" w14:textId="77777777" w:rsidR="000A70F9" w:rsidRDefault="000A70F9" w:rsidP="001736EF">
      <w:pPr>
        <w:pStyle w:val="A"/>
        <w:spacing w:after="80"/>
      </w:pPr>
      <w:r>
        <w:t>A.</w:t>
      </w:r>
      <w:r>
        <w:tab/>
        <w:t xml:space="preserve">General. Words and phrases shall be read with their context and the specific section of law to which they are applicable. They shall be construed according to the common usage of the language. Technical words and phrases, and such others as may have acquired a peculiar meaning in the field of taxation shall be construed according to such peculiar meaning. The word </w:t>
      </w:r>
      <w:r>
        <w:rPr>
          <w:i/>
        </w:rPr>
        <w:t>shall</w:t>
      </w:r>
      <w:r>
        <w:t xml:space="preserve"> is mandatory and the word </w:t>
      </w:r>
      <w:r>
        <w:rPr>
          <w:i/>
        </w:rPr>
        <w:t>may</w:t>
      </w:r>
      <w:r>
        <w:t xml:space="preserve"> is permissive. Unless otherwise clearly indicated, words used in singular include the plural and words used in the plural include the singular.</w:t>
      </w:r>
    </w:p>
    <w:p w14:paraId="53C34625" w14:textId="77777777" w:rsidR="003471AC" w:rsidRPr="00336751" w:rsidRDefault="003471AC" w:rsidP="001736EF">
      <w:pPr>
        <w:pStyle w:val="A"/>
        <w:spacing w:after="80"/>
      </w:pPr>
      <w:r w:rsidRPr="00336751">
        <w:t>B.</w:t>
      </w:r>
      <w:r w:rsidRPr="00336751">
        <w:tab/>
        <w:t>Words, terms and phrases defined in R.S. 47:301(1) through R.S. 47:301(27), inclusive, have the meaning ascribed to them therein and as further provided in §4301.C.</w:t>
      </w:r>
    </w:p>
    <w:p w14:paraId="0566D35C" w14:textId="77777777" w:rsidR="000A70F9" w:rsidRDefault="000A70F9" w:rsidP="001736EF">
      <w:pPr>
        <w:pStyle w:val="A"/>
        <w:spacing w:after="80"/>
      </w:pPr>
      <w:r>
        <w:t>C.</w:t>
      </w:r>
      <w:r>
        <w:tab/>
      </w:r>
      <w:r w:rsidR="00D3240C" w:rsidRPr="00D3240C">
        <w:t>All examples included in the text of these rules and regulations are for illustration only and in no case should they be construed to impose a limitation.</w:t>
      </w:r>
    </w:p>
    <w:p w14:paraId="54C722B3" w14:textId="77777777" w:rsidR="000A70F9" w:rsidRDefault="000A70F9" w:rsidP="001736EF">
      <w:pPr>
        <w:pStyle w:val="1"/>
        <w:spacing w:after="80"/>
      </w:pPr>
      <w:r>
        <w:rPr>
          <w:i/>
          <w:iCs/>
        </w:rPr>
        <w:t>Business</w:t>
      </w:r>
      <w:r w:rsidR="00AC1E59">
        <w:sym w:font="Symbol" w:char="F0BE"/>
      </w:r>
    </w:p>
    <w:p w14:paraId="768B024B" w14:textId="77777777" w:rsidR="000A70F9" w:rsidRDefault="003471AC">
      <w:pPr>
        <w:pStyle w:val="a0"/>
      </w:pPr>
      <w:r w:rsidRPr="00336751">
        <w:t>a.</w:t>
      </w:r>
      <w:r w:rsidRPr="00336751">
        <w:tab/>
      </w:r>
      <w:r w:rsidRPr="00AC1E59">
        <w:t>Business</w:t>
      </w:r>
      <w:r w:rsidRPr="00336751">
        <w:t xml:space="preserve"> covers any activity reasonably expected to result in gain, benefit or advantages, either directly or indirectly; the fact that operations resulted in a loss or did not provide the expected benefits or advantages would not eliminate an activity from the </w:t>
      </w:r>
      <w:r w:rsidRPr="0022516D">
        <w:t>business</w:t>
      </w:r>
      <w:r w:rsidRPr="00336751">
        <w:t xml:space="preserve"> classification. It is intended that some degree of continuity, regularity or permanency be involved so that the doing of any single act pertaining or related to a particular </w:t>
      </w:r>
      <w:r w:rsidRPr="0022516D">
        <w:t>business</w:t>
      </w:r>
      <w:r w:rsidRPr="00336751">
        <w:t xml:space="preserve"> would not be considered engaging in or carrying on that </w:t>
      </w:r>
      <w:r w:rsidRPr="0022516D">
        <w:t>business</w:t>
      </w:r>
      <w:r w:rsidRPr="00336751">
        <w:t>; a series of such acts would be so considered.</w:t>
      </w:r>
    </w:p>
    <w:p w14:paraId="4DE3EC35" w14:textId="77777777" w:rsidR="000A70F9" w:rsidRDefault="000A70F9">
      <w:pPr>
        <w:pStyle w:val="a0"/>
      </w:pPr>
      <w:r>
        <w:t>b.</w:t>
      </w:r>
      <w:r>
        <w:tab/>
        <w:t xml:space="preserve">Continuous employment, occupation, or profession engaged in for livelihood which occupies the majority of time and attention, or activity in which time and capital are invested on future outcome are within the meaning of </w:t>
      </w:r>
      <w:r w:rsidRPr="00124ABC">
        <w:rPr>
          <w:i/>
        </w:rPr>
        <w:t>business</w:t>
      </w:r>
      <w:r>
        <w:t xml:space="preserve"> just as barter or exchange of things, rights or services for value are within the meaning of </w:t>
      </w:r>
      <w:r w:rsidRPr="00124ABC">
        <w:rPr>
          <w:i/>
        </w:rPr>
        <w:t>business</w:t>
      </w:r>
      <w:r>
        <w:t>. It is not necessary for any activity to constitute the sole occupation to remain within the intended definition.</w:t>
      </w:r>
    </w:p>
    <w:p w14:paraId="3BE99BEC" w14:textId="77777777" w:rsidR="000A70F9" w:rsidRDefault="000A70F9">
      <w:pPr>
        <w:pStyle w:val="a0"/>
      </w:pPr>
      <w:r>
        <w:t>c.</w:t>
      </w:r>
      <w:r>
        <w:tab/>
        <w:t xml:space="preserve">The term </w:t>
      </w:r>
      <w:r>
        <w:rPr>
          <w:i/>
        </w:rPr>
        <w:t>business</w:t>
      </w:r>
      <w:r>
        <w:t xml:space="preserve"> does not include isolated and occasional sales by persons who do not hold themselves out as engaged in </w:t>
      </w:r>
      <w:r w:rsidRPr="0022516D">
        <w:t>business</w:t>
      </w:r>
      <w:r>
        <w:t>. This exclusion clearly applies to sales made by the owners of property who had acquired the property for use or consumption, and is not engaged in selling similar property on a repeated or continuing basis.</w:t>
      </w:r>
    </w:p>
    <w:p w14:paraId="0C0F9171" w14:textId="77777777" w:rsidR="000A70F9" w:rsidRDefault="000A70F9">
      <w:pPr>
        <w:pStyle w:val="a0"/>
        <w:spacing w:after="80"/>
      </w:pPr>
      <w:r>
        <w:t>d.</w:t>
      </w:r>
      <w:r>
        <w:tab/>
        <w:t xml:space="preserve">Whether an activity constitutes the carrying on of a </w:t>
      </w:r>
      <w:r w:rsidRPr="0022516D">
        <w:t>business</w:t>
      </w:r>
      <w:r>
        <w:t xml:space="preserve"> demands an analysis of the continuing nature of the activity, and may change with respect to any particular person. By way of example, trustees or receivers conducting a continuing retail merchandising activity, even though solely by court order, would be construed to be in the merchandising </w:t>
      </w:r>
      <w:r w:rsidRPr="0022516D">
        <w:t>business</w:t>
      </w:r>
      <w:r>
        <w:t xml:space="preserve">, while the sale conducted by the same trustees or receivers in order to liquidate the </w:t>
      </w:r>
      <w:r w:rsidRPr="0022516D">
        <w:t>business</w:t>
      </w:r>
      <w:r>
        <w:t xml:space="preserve"> pursuant to a later court order would not be construed to be carrying on a </w:t>
      </w:r>
      <w:r w:rsidRPr="0022516D">
        <w:t>business</w:t>
      </w:r>
      <w:r>
        <w:t xml:space="preserve">. Further, the occasional sale of used equipment made by a person engaged in the equipment rental </w:t>
      </w:r>
      <w:r w:rsidRPr="0022516D">
        <w:t>business</w:t>
      </w:r>
      <w:r>
        <w:t xml:space="preserve"> would not be construed to constitute the </w:t>
      </w:r>
      <w:r w:rsidRPr="0022516D">
        <w:t>business</w:t>
      </w:r>
      <w:r>
        <w:t xml:space="preserve"> of selling </w:t>
      </w:r>
      <w:r>
        <w:lastRenderedPageBreak/>
        <w:t xml:space="preserve">equipment, but if the same lessor of equipment frequently, routinely or continuously offered used equipment for sale, then he would be construed to be engaged in that </w:t>
      </w:r>
      <w:r w:rsidRPr="0022516D">
        <w:t>business</w:t>
      </w:r>
      <w:r>
        <w:t>.</w:t>
      </w:r>
    </w:p>
    <w:p w14:paraId="4C4B5452" w14:textId="77777777" w:rsidR="000A70F9" w:rsidRDefault="000A70F9" w:rsidP="00AC1E59">
      <w:pPr>
        <w:pStyle w:val="1"/>
        <w:spacing w:after="80"/>
      </w:pPr>
      <w:r>
        <w:rPr>
          <w:i/>
          <w:iCs/>
        </w:rPr>
        <w:t>Collector</w:t>
      </w:r>
      <w:r w:rsidR="00AC1E59">
        <w:sym w:font="Symbol" w:char="F0BE"/>
      </w:r>
    </w:p>
    <w:p w14:paraId="00EEB771" w14:textId="77777777" w:rsidR="003471AC" w:rsidRPr="00336751" w:rsidRDefault="003471AC" w:rsidP="003471AC">
      <w:pPr>
        <w:pStyle w:val="a0"/>
      </w:pPr>
      <w:r w:rsidRPr="00336751">
        <w:t>a.</w:t>
      </w:r>
      <w:r w:rsidRPr="00336751">
        <w:tab/>
        <w:t xml:space="preserve">In reference to </w:t>
      </w:r>
      <w:r w:rsidRPr="00336751">
        <w:rPr>
          <w:i/>
          <w:iCs/>
        </w:rPr>
        <w:t>state sales</w:t>
      </w:r>
      <w:r w:rsidRPr="00336751">
        <w:t xml:space="preserve"> or </w:t>
      </w:r>
      <w:r w:rsidRPr="00336751">
        <w:rPr>
          <w:i/>
          <w:iCs/>
        </w:rPr>
        <w:t>use tax</w:t>
      </w:r>
      <w:r w:rsidRPr="00336751">
        <w:t>:</w:t>
      </w:r>
    </w:p>
    <w:p w14:paraId="610021DF" w14:textId="77777777" w:rsidR="003471AC" w:rsidRPr="00336751" w:rsidRDefault="003471AC" w:rsidP="003471AC">
      <w:pPr>
        <w:pStyle w:val="i0"/>
      </w:pPr>
      <w:r w:rsidRPr="00336751">
        <w:tab/>
        <w:t>i.</w:t>
      </w:r>
      <w:r w:rsidRPr="00336751">
        <w:tab/>
      </w:r>
      <w:r w:rsidRPr="00336751">
        <w:rPr>
          <w:i/>
          <w:iCs/>
        </w:rPr>
        <w:t>Collector</w:t>
      </w:r>
      <w:r w:rsidRPr="00336751">
        <w:t xml:space="preserve">―the </w:t>
      </w:r>
      <w:r w:rsidRPr="0022516D">
        <w:rPr>
          <w:iCs/>
        </w:rPr>
        <w:t>secretary</w:t>
      </w:r>
      <w:r w:rsidRPr="00336751">
        <w:t xml:space="preserve"> and the </w:t>
      </w:r>
      <w:r w:rsidRPr="0022516D">
        <w:rPr>
          <w:iCs/>
        </w:rPr>
        <w:t>secretary's</w:t>
      </w:r>
      <w:r w:rsidRPr="0022516D">
        <w:t xml:space="preserve"> </w:t>
      </w:r>
      <w:r w:rsidRPr="00336751">
        <w:t xml:space="preserve">duly authorized assistants. Any duly authorized representative of the </w:t>
      </w:r>
      <w:r w:rsidRPr="0022516D">
        <w:rPr>
          <w:iCs/>
        </w:rPr>
        <w:t>collector</w:t>
      </w:r>
      <w:r w:rsidRPr="00336751">
        <w:t xml:space="preserve">, when acting under his authority and direction, has the same powers and responsibilities as the </w:t>
      </w:r>
      <w:r w:rsidRPr="0022516D">
        <w:rPr>
          <w:iCs/>
        </w:rPr>
        <w:t>collector</w:t>
      </w:r>
      <w:r w:rsidRPr="00336751">
        <w:t>, but only to the extent so delegated.</w:t>
      </w:r>
    </w:p>
    <w:p w14:paraId="5D204E37" w14:textId="77777777" w:rsidR="003471AC" w:rsidRPr="00336751" w:rsidRDefault="003471AC" w:rsidP="003471AC">
      <w:pPr>
        <w:pStyle w:val="i0"/>
      </w:pPr>
      <w:r w:rsidRPr="00336751">
        <w:tab/>
        <w:t>ii.</w:t>
      </w:r>
      <w:r w:rsidRPr="00336751">
        <w:tab/>
      </w:r>
      <w:r w:rsidRPr="00336751">
        <w:rPr>
          <w:i/>
          <w:iCs/>
        </w:rPr>
        <w:t>Secretary</w:t>
      </w:r>
      <w:r w:rsidR="00AC1E59">
        <w:sym w:font="Symbol" w:char="F0BE"/>
      </w:r>
      <w:r w:rsidRPr="00336751">
        <w:t xml:space="preserve">the </w:t>
      </w:r>
      <w:r w:rsidR="0022516D">
        <w:t>S</w:t>
      </w:r>
      <w:r w:rsidRPr="0022516D">
        <w:t>ecretary</w:t>
      </w:r>
      <w:r w:rsidRPr="00336751">
        <w:t xml:space="preserve"> of the Department of Revenue of the state of Louisiana.</w:t>
      </w:r>
    </w:p>
    <w:p w14:paraId="3B656FFE" w14:textId="77777777" w:rsidR="003471AC" w:rsidRPr="00336751" w:rsidRDefault="003471AC" w:rsidP="003471AC">
      <w:pPr>
        <w:pStyle w:val="a0"/>
      </w:pPr>
      <w:r w:rsidRPr="00336751">
        <w:t>b.</w:t>
      </w:r>
      <w:r w:rsidRPr="00336751">
        <w:tab/>
        <w:t xml:space="preserve">In reference to </w:t>
      </w:r>
      <w:r w:rsidRPr="00A71A45">
        <w:rPr>
          <w:i/>
          <w:iCs/>
        </w:rPr>
        <w:t>local sales</w:t>
      </w:r>
      <w:r w:rsidRPr="00A71A45">
        <w:rPr>
          <w:i/>
        </w:rPr>
        <w:t xml:space="preserve"> or </w:t>
      </w:r>
      <w:r w:rsidRPr="00A71A45">
        <w:rPr>
          <w:i/>
          <w:iCs/>
        </w:rPr>
        <w:t>use tax</w:t>
      </w:r>
      <w:r w:rsidRPr="00336751">
        <w:t>:</w:t>
      </w:r>
    </w:p>
    <w:p w14:paraId="3D863F36" w14:textId="77777777" w:rsidR="003471AC" w:rsidRPr="00336751" w:rsidRDefault="003471AC" w:rsidP="003471AC">
      <w:pPr>
        <w:pStyle w:val="i0"/>
      </w:pPr>
      <w:r w:rsidRPr="00336751">
        <w:tab/>
        <w:t>i.</w:t>
      </w:r>
      <w:r w:rsidRPr="00336751">
        <w:tab/>
      </w:r>
      <w:r w:rsidRPr="00336751">
        <w:rPr>
          <w:i/>
          <w:iCs/>
        </w:rPr>
        <w:t>Collector</w:t>
      </w:r>
      <w:r w:rsidR="00AC1E59">
        <w:sym w:font="Symbol" w:char="F0BE"/>
      </w:r>
      <w:r w:rsidRPr="00336751">
        <w:t xml:space="preserve">the director, tax administrator, commission, or </w:t>
      </w:r>
      <w:r w:rsidRPr="0022516D">
        <w:t>collector</w:t>
      </w:r>
      <w:r w:rsidRPr="00336751">
        <w:t xml:space="preserve"> of revenue for the jurisdiction and includes the </w:t>
      </w:r>
      <w:r w:rsidRPr="0022516D">
        <w:rPr>
          <w:iCs/>
        </w:rPr>
        <w:t>collector's</w:t>
      </w:r>
      <w:r w:rsidRPr="00336751">
        <w:t xml:space="preserve"> duly authorized assistants. Any duly authorized representative of the </w:t>
      </w:r>
      <w:r w:rsidRPr="0022516D">
        <w:rPr>
          <w:iCs/>
        </w:rPr>
        <w:t>collector</w:t>
      </w:r>
      <w:r w:rsidRPr="00336751">
        <w:t xml:space="preserve">, when acting under his authority and direction, has the same powers and responsibilities as the </w:t>
      </w:r>
      <w:r w:rsidRPr="0022516D">
        <w:rPr>
          <w:iCs/>
        </w:rPr>
        <w:t>collector</w:t>
      </w:r>
      <w:r w:rsidRPr="00336751">
        <w:t>, but only to the extent so delegated.</w:t>
      </w:r>
    </w:p>
    <w:p w14:paraId="6233CF96" w14:textId="77777777" w:rsidR="003471AC" w:rsidRPr="00336751" w:rsidRDefault="003471AC" w:rsidP="003471AC">
      <w:pPr>
        <w:pStyle w:val="i0"/>
      </w:pPr>
      <w:r w:rsidRPr="00336751">
        <w:tab/>
        <w:t>ii.</w:t>
      </w:r>
      <w:r w:rsidRPr="00336751">
        <w:tab/>
        <w:t xml:space="preserve">Article VII, Section 3 of the Constitution of Louisiana and R.S. 47:337.14 provide that sales and use taxes levied by a </w:t>
      </w:r>
      <w:r w:rsidRPr="0022516D">
        <w:rPr>
          <w:iCs/>
        </w:rPr>
        <w:t>political subdivision</w:t>
      </w:r>
      <w:r w:rsidRPr="00336751">
        <w:rPr>
          <w:i/>
          <w:iCs/>
        </w:rPr>
        <w:t xml:space="preserve"> </w:t>
      </w:r>
      <w:r w:rsidRPr="00336751">
        <w:t>shall be collected by a centralized parish wide</w:t>
      </w:r>
      <w:r w:rsidRPr="0022516D">
        <w:t xml:space="preserve"> collector</w:t>
      </w:r>
      <w:r w:rsidRPr="00336751">
        <w:t xml:space="preserve"> or commission.</w:t>
      </w:r>
    </w:p>
    <w:p w14:paraId="78AF8694" w14:textId="77777777" w:rsidR="003471AC" w:rsidRPr="00336751" w:rsidRDefault="003471AC" w:rsidP="00D3240C">
      <w:pPr>
        <w:pStyle w:val="a0"/>
      </w:pPr>
      <w:r w:rsidRPr="00336751">
        <w:t>c.</w:t>
      </w:r>
      <w:r w:rsidRPr="00336751">
        <w:tab/>
        <w:t xml:space="preserve">The authority to make assessments, impose or waive penalties, enter into agreements legally binding upon the </w:t>
      </w:r>
      <w:r w:rsidRPr="0022516D">
        <w:rPr>
          <w:iCs/>
        </w:rPr>
        <w:t>taxing authority</w:t>
      </w:r>
      <w:r w:rsidRPr="00336751">
        <w:t xml:space="preserve"> relative to extensions of time, for filing, running of prescriptive periods, installment payments of tax liability, and the filing and release of assessments and liens has been delegated extremely sparingly. Most employees of the </w:t>
      </w:r>
      <w:r w:rsidRPr="0022516D">
        <w:rPr>
          <w:iCs/>
        </w:rPr>
        <w:t>taxing authority</w:t>
      </w:r>
      <w:r w:rsidRPr="00336751">
        <w:t xml:space="preserve"> do not have authority to perform these functions on behalf of the </w:t>
      </w:r>
      <w:r w:rsidRPr="0022516D">
        <w:rPr>
          <w:iCs/>
        </w:rPr>
        <w:t>collector</w:t>
      </w:r>
      <w:r w:rsidRPr="00336751">
        <w:t xml:space="preserve">. Questions involving any of those legal actions should be addressed directly to the </w:t>
      </w:r>
      <w:r w:rsidRPr="0022516D">
        <w:rPr>
          <w:iCs/>
        </w:rPr>
        <w:t>collector</w:t>
      </w:r>
      <w:r w:rsidRPr="00336751">
        <w:t>, who has sole power to delegate his authority in those areas.</w:t>
      </w:r>
    </w:p>
    <w:p w14:paraId="00CADAD9" w14:textId="77777777" w:rsidR="000A70F9" w:rsidRDefault="003471AC" w:rsidP="00D3240C">
      <w:pPr>
        <w:pStyle w:val="a0"/>
      </w:pPr>
      <w:r w:rsidRPr="00336751">
        <w:t>d.</w:t>
      </w:r>
      <w:r w:rsidRPr="00336751">
        <w:tab/>
        <w:t xml:space="preserve">No action taken by any employee shall be binding upon the </w:t>
      </w:r>
      <w:r w:rsidRPr="0022516D">
        <w:rPr>
          <w:iCs/>
        </w:rPr>
        <w:t>collector</w:t>
      </w:r>
      <w:r w:rsidRPr="00336751">
        <w:t xml:space="preserve"> unless specific authority has been delegated to the employee for the type of action taken.</w:t>
      </w:r>
    </w:p>
    <w:p w14:paraId="013A6CB6" w14:textId="77777777" w:rsidR="00D3240C" w:rsidRPr="00D3240C" w:rsidRDefault="00D3240C" w:rsidP="00D3240C">
      <w:pPr>
        <w:pStyle w:val="1"/>
      </w:pPr>
      <w:r w:rsidRPr="00D3240C">
        <w:rPr>
          <w:i/>
        </w:rPr>
        <w:t>Commercial Farmer</w:t>
      </w:r>
      <w:r w:rsidRPr="00D3240C">
        <w:t>—</w:t>
      </w:r>
    </w:p>
    <w:p w14:paraId="3969263C" w14:textId="77777777" w:rsidR="00D3240C" w:rsidRPr="00D3240C" w:rsidRDefault="00D3240C" w:rsidP="00D3240C">
      <w:pPr>
        <w:pStyle w:val="a0"/>
      </w:pPr>
      <w:r w:rsidRPr="00D3240C">
        <w:t>a.</w:t>
      </w:r>
      <w:r w:rsidRPr="00D3240C">
        <w:tab/>
        <w:t>Commercial Farmer is defined by R.S. 47:301(30) to mean persons, partnerships or corporations who:</w:t>
      </w:r>
    </w:p>
    <w:p w14:paraId="11EC9FE8" w14:textId="77777777" w:rsidR="00D3240C" w:rsidRPr="00D3240C" w:rsidRDefault="00D3240C" w:rsidP="00D3240C">
      <w:pPr>
        <w:pStyle w:val="i0"/>
      </w:pPr>
      <w:r w:rsidRPr="00D3240C">
        <w:tab/>
        <w:t>i.</w:t>
      </w:r>
      <w:r w:rsidRPr="00D3240C">
        <w:tab/>
        <w:t xml:space="preserve">are occupationally engaged in producing food or agricultural commodities for sale or for further use in producing food or such commodities for consumption or sale; </w:t>
      </w:r>
    </w:p>
    <w:p w14:paraId="3DBF32D1" w14:textId="77777777" w:rsidR="00D3240C" w:rsidRPr="00D3240C" w:rsidRDefault="00D3240C" w:rsidP="00D3240C">
      <w:pPr>
        <w:pStyle w:val="i0"/>
      </w:pPr>
      <w:r w:rsidRPr="00D3240C">
        <w:tab/>
        <w:t>ii.</w:t>
      </w:r>
      <w:r w:rsidRPr="00D3240C">
        <w:tab/>
        <w:t>regularly engage in the commercial production for sale of vegetables, fruits, crops, livestock and other food or agricultural products; and</w:t>
      </w:r>
    </w:p>
    <w:p w14:paraId="6B0D43DB" w14:textId="77777777" w:rsidR="00D3240C" w:rsidRPr="00D3240C" w:rsidRDefault="00D3240C" w:rsidP="00D3240C">
      <w:pPr>
        <w:pStyle w:val="i0"/>
      </w:pPr>
      <w:r w:rsidRPr="00D3240C">
        <w:tab/>
        <w:t>iii.</w:t>
      </w:r>
      <w:r w:rsidRPr="00D3240C">
        <w:tab/>
        <w:t>report farm income and expenses on a federal Schedule F or similar federal tax form, including but not limited to, Forms 1065, 1120 and 1120S under a North American Industry Classification System (NAICS) Code beginning with 11.</w:t>
      </w:r>
    </w:p>
    <w:p w14:paraId="76F110C8" w14:textId="77777777" w:rsidR="00D3240C" w:rsidRPr="00D3240C" w:rsidRDefault="00D3240C" w:rsidP="00D3240C">
      <w:pPr>
        <w:pStyle w:val="a0"/>
      </w:pPr>
      <w:r w:rsidRPr="00D3240C">
        <w:t>b.</w:t>
      </w:r>
      <w:r w:rsidRPr="00D3240C">
        <w:tab/>
        <w:t>For purposes of this definition, agricultural products shall mean any agronomic, aquacultural, floricultural, horticultural, maricultural, silvicultural, or viticultural crop, livestock or product.</w:t>
      </w:r>
    </w:p>
    <w:p w14:paraId="191DBBF9" w14:textId="77777777" w:rsidR="00D3240C" w:rsidRPr="00D3240C" w:rsidRDefault="00D3240C" w:rsidP="00D3240C">
      <w:pPr>
        <w:pStyle w:val="a0"/>
      </w:pPr>
      <w:r w:rsidRPr="00D3240C">
        <w:t>c.</w:t>
      </w:r>
      <w:r w:rsidRPr="00D3240C">
        <w:tab/>
        <w:t>For purposes of this definition livestock means any animal, except dogs and cats. This definition includes bees, cattle, buffalo, bison, oxen, and other bovine; horses, mules, donkeys and other equine; sheep; goats; swine; domestic rabbits; fish, turtles, and other animals identified with aquaculture that are located in artificial reservoirs or enclosures that are both on privately owned property and constructed so as to prevent, at all times, the ingress and egress of fish life from public waters; imported exotic deer and antelope, elk, farm-raised white tailed deer, farm-raised ratites, and other farm-raised exotic animals; chickens, turkeys, and other poultry; and animals placed under the jurisdiction of the commissioner of agriculture and forestry and any hybrid, mixture, or mutation of any such animal.</w:t>
      </w:r>
    </w:p>
    <w:p w14:paraId="24C107EA" w14:textId="77777777" w:rsidR="00D3240C" w:rsidRPr="00D3240C" w:rsidRDefault="00D3240C" w:rsidP="00D3240C">
      <w:pPr>
        <w:pStyle w:val="a0"/>
      </w:pPr>
      <w:r w:rsidRPr="00D3240C">
        <w:t>d.</w:t>
      </w:r>
      <w:r w:rsidRPr="00D3240C">
        <w:tab/>
        <w:t>A person, partnership or corporation shall not be considered a commercial farmer if their livestock or crops are produced or maintained for reasons other than commercial use, such as recreational or personal consumption.</w:t>
      </w:r>
    </w:p>
    <w:p w14:paraId="1C59684A" w14:textId="77777777" w:rsidR="00D3240C" w:rsidRPr="00D3240C" w:rsidRDefault="00D3240C" w:rsidP="00D3240C">
      <w:pPr>
        <w:pStyle w:val="a0"/>
      </w:pPr>
      <w:r w:rsidRPr="00D3240C">
        <w:t>e.</w:t>
      </w:r>
      <w:r w:rsidRPr="00D3240C">
        <w:tab/>
        <w:t xml:space="preserve"> In order to file a Schedule F or similar federal tax form, a farm must be operated for profit. If farming activity is not carried on for profit, as defined in 26 CFR 1.183-2, then expenses must be itemized on a Schedule A. </w:t>
      </w:r>
    </w:p>
    <w:p w14:paraId="2D028EEA" w14:textId="77777777" w:rsidR="00D3240C" w:rsidRPr="00D3240C" w:rsidRDefault="00D3240C" w:rsidP="00D3240C">
      <w:pPr>
        <w:pStyle w:val="a0"/>
      </w:pPr>
      <w:r w:rsidRPr="00D3240C">
        <w:t>f.</w:t>
      </w:r>
      <w:r w:rsidRPr="00D3240C">
        <w:tab/>
        <w:t>The department will issue certifications to commercial farmers upon application and satisfaction of all legal requirements.</w:t>
      </w:r>
    </w:p>
    <w:p w14:paraId="56316B0B" w14:textId="77777777" w:rsidR="000A70F9" w:rsidRDefault="000A70F9" w:rsidP="00AC1E59">
      <w:pPr>
        <w:pStyle w:val="1"/>
        <w:spacing w:after="80"/>
      </w:pPr>
      <w:r>
        <w:rPr>
          <w:i/>
          <w:iCs/>
        </w:rPr>
        <w:t>Cost Price</w:t>
      </w:r>
      <w:r w:rsidR="00AC1E59">
        <w:sym w:font="Symbol" w:char="F0BE"/>
      </w:r>
    </w:p>
    <w:p w14:paraId="40E45C23" w14:textId="77777777" w:rsidR="000A70F9" w:rsidRDefault="000A70F9">
      <w:pPr>
        <w:pStyle w:val="a0"/>
        <w:spacing w:after="80"/>
      </w:pPr>
      <w:r>
        <w:t>a.</w:t>
      </w:r>
      <w:r>
        <w:tab/>
      </w:r>
      <w:r>
        <w:rPr>
          <w:i/>
        </w:rPr>
        <w:t>Cost price</w:t>
      </w:r>
      <w:r>
        <w:t xml:space="preserve"> is defined by R.S. 47:301(3) to mean the lesser of:</w:t>
      </w:r>
    </w:p>
    <w:p w14:paraId="13AF8E13" w14:textId="77777777" w:rsidR="000A70F9" w:rsidRDefault="000A70F9">
      <w:pPr>
        <w:pStyle w:val="i0"/>
        <w:spacing w:after="80"/>
        <w:outlineLvl w:val="6"/>
      </w:pPr>
      <w:r>
        <w:tab/>
        <w:t>i.</w:t>
      </w:r>
      <w:r>
        <w:tab/>
        <w:t>the reasonable market value of the tangible personal property at the time it becomes susceptible to the use tax; or</w:t>
      </w:r>
    </w:p>
    <w:p w14:paraId="50EA1CD5" w14:textId="77777777" w:rsidR="000A70F9" w:rsidRDefault="000A70F9">
      <w:pPr>
        <w:pStyle w:val="i0"/>
        <w:outlineLvl w:val="6"/>
      </w:pPr>
      <w:r>
        <w:tab/>
        <w:t>ii.</w:t>
      </w:r>
      <w:r>
        <w:tab/>
        <w:t>the actual cost of the article subject to the use tax liability;</w:t>
      </w:r>
    </w:p>
    <w:p w14:paraId="4060FE7B" w14:textId="77777777" w:rsidR="000A70F9" w:rsidRDefault="000A70F9">
      <w:pPr>
        <w:pStyle w:val="i0"/>
        <w:outlineLvl w:val="6"/>
      </w:pPr>
      <w:r>
        <w:tab/>
      </w:r>
      <w:r w:rsidR="003471AC" w:rsidRPr="00336751">
        <w:t>iii.</w:t>
      </w:r>
      <w:r w:rsidR="003471AC" w:rsidRPr="00336751">
        <w:tab/>
      </w:r>
      <w:r w:rsidR="0022516D">
        <w:t>t</w:t>
      </w:r>
      <w:r w:rsidR="003471AC" w:rsidRPr="00336751">
        <w:t xml:space="preserve">he lesser of the two values applies, regardless of the manner by which the property was acquired, whether by purchase, by manufacture, or otherwise, and regardless of whether acquired within the </w:t>
      </w:r>
      <w:r w:rsidR="003471AC" w:rsidRPr="0022516D">
        <w:rPr>
          <w:iCs/>
        </w:rPr>
        <w:t>taxing jurisdiction</w:t>
      </w:r>
      <w:r w:rsidR="003471AC" w:rsidRPr="00336751">
        <w:t xml:space="preserve"> or outside the </w:t>
      </w:r>
      <w:r w:rsidR="003471AC" w:rsidRPr="0022516D">
        <w:rPr>
          <w:iCs/>
        </w:rPr>
        <w:t>taxing jurisdiction</w:t>
      </w:r>
      <w:r w:rsidR="003471AC" w:rsidRPr="00336751">
        <w:t>.</w:t>
      </w:r>
    </w:p>
    <w:p w14:paraId="640F8C1F" w14:textId="77777777" w:rsidR="000A70F9" w:rsidRDefault="000A70F9">
      <w:pPr>
        <w:pStyle w:val="a0"/>
      </w:pPr>
      <w:r>
        <w:t>b.</w:t>
      </w:r>
      <w:r>
        <w:tab/>
        <w:t>The statutory requirement for a comparison between reasonable market value and actual cost necessarily demands that both elements being compared be on a comparable basis.</w:t>
      </w:r>
    </w:p>
    <w:p w14:paraId="437F807D" w14:textId="77777777" w:rsidR="000A70F9" w:rsidRDefault="000A70F9">
      <w:pPr>
        <w:pStyle w:val="a0"/>
      </w:pPr>
      <w:r>
        <w:t>c.</w:t>
      </w:r>
      <w:r>
        <w:tab/>
        <w:t>For purposes of the comparison, the reasonable market value of tangible personal property is the amount a willing seller would receive from a willing buyer in an arms length exchange of similar property at or near the location of the property being valued. The amount which would be realized from a forced sale is not acceptable as the market value for this purpose.</w:t>
      </w:r>
    </w:p>
    <w:p w14:paraId="0D712596" w14:textId="77777777" w:rsidR="003471AC" w:rsidRPr="00336751" w:rsidRDefault="003471AC" w:rsidP="001736EF">
      <w:pPr>
        <w:pStyle w:val="a0"/>
        <w:spacing w:after="60"/>
      </w:pPr>
      <w:r w:rsidRPr="00336751">
        <w:lastRenderedPageBreak/>
        <w:t>d.</w:t>
      </w:r>
      <w:r w:rsidRPr="00336751">
        <w:tab/>
        <w:t xml:space="preserve">In arriving at actual cost of </w:t>
      </w:r>
      <w:r w:rsidRPr="0022516D">
        <w:rPr>
          <w:iCs/>
        </w:rPr>
        <w:t>tangible personal property</w:t>
      </w:r>
      <w:r w:rsidRPr="00336751">
        <w:t xml:space="preserve"> for the purpose of the required comparison, all labor and overhead costs which are billed to the </w:t>
      </w:r>
      <w:r w:rsidRPr="0022516D">
        <w:rPr>
          <w:iCs/>
        </w:rPr>
        <w:t>purchaser</w:t>
      </w:r>
      <w:r w:rsidRPr="0022516D">
        <w:t xml:space="preserve"> </w:t>
      </w:r>
      <w:r w:rsidRPr="00336751">
        <w:t xml:space="preserve">of the property, except for separately stated installation charges, are included. In the case of property manufactured; fabricated and/or altered to perform a specific function prior to the tax incident, every item of cost must be included. Thus, material, labor, overhead, and any other cost of any nature whatsoever must be included. However; labor, overhead, and other costs which represent services rendered to the property by the owner or his employees are not to be included. </w:t>
      </w:r>
      <w:r w:rsidRPr="00336751">
        <w:rPr>
          <w:i/>
          <w:iCs/>
        </w:rPr>
        <w:t>Employees</w:t>
      </w:r>
      <w:r w:rsidRPr="00336751">
        <w:t>, are defined to mean personnel who are on the property owner's payroll on a permanent basis, and not for the sole purpose of completing the immediate tasks of rendering their services to the property in question, and for which all payroll taxes are withheld and remitted by the property owner. The only transportation charges which are to be included in the cost are the transportation charges which can be identified as part of the acquisition cost of materials, and only in cases wherein the transportation was either performed or arranged by the vendor of the materials.</w:t>
      </w:r>
    </w:p>
    <w:p w14:paraId="48BBADBB" w14:textId="77777777" w:rsidR="000A70F9" w:rsidRDefault="000A70F9" w:rsidP="001736EF">
      <w:pPr>
        <w:pStyle w:val="a0"/>
        <w:spacing w:after="60"/>
      </w:pPr>
      <w:r>
        <w:t>e.</w:t>
      </w:r>
      <w:r>
        <w:tab/>
        <w:t>Although the point of tax incidence is at the location of use, the transportation charges for transporting the property from the owner's location of storage to the point of tax incidence is not included in the cost.</w:t>
      </w:r>
    </w:p>
    <w:p w14:paraId="6304A849" w14:textId="77777777" w:rsidR="000A70F9" w:rsidRDefault="000A70F9" w:rsidP="001736EF">
      <w:pPr>
        <w:pStyle w:val="a0"/>
        <w:spacing w:after="60"/>
      </w:pPr>
      <w:r>
        <w:t>f.</w:t>
      </w:r>
      <w:r>
        <w:tab/>
        <w:t>In the case of property withdrawn from stock by a manufacturer holding similar property for resale, no element of profit will be added to cost in calculating the amount to be used in comparison with market value.</w:t>
      </w:r>
    </w:p>
    <w:p w14:paraId="44B8F20E" w14:textId="77777777" w:rsidR="003471AC" w:rsidRDefault="003471AC" w:rsidP="001736EF">
      <w:pPr>
        <w:pStyle w:val="a0"/>
        <w:spacing w:after="60"/>
      </w:pPr>
      <w:r w:rsidRPr="00336751">
        <w:t>g.</w:t>
      </w:r>
      <w:r w:rsidRPr="00336751">
        <w:tab/>
        <w:t xml:space="preserve">Since installation is not included as a taxable service, the cost of installing tangible personal property should not be included in </w:t>
      </w:r>
      <w:r w:rsidRPr="0022516D">
        <w:rPr>
          <w:iCs/>
        </w:rPr>
        <w:t>cost price</w:t>
      </w:r>
      <w:r w:rsidRPr="00336751">
        <w:t xml:space="preserve"> if such cost were separately billed or accounted for at the time of installation so as to afford positive identification. In the absence of separate billing or accounting for installation costs, they will be included in arriving at </w:t>
      </w:r>
      <w:r w:rsidRPr="0022516D">
        <w:rPr>
          <w:iCs/>
        </w:rPr>
        <w:t>actual cost</w:t>
      </w:r>
      <w:r w:rsidRPr="00336751">
        <w:t xml:space="preserve">. R.S. 47:301(3)(c) specifically provides that the separately stated charge made by oil field board road </w:t>
      </w:r>
      <w:r w:rsidRPr="0022516D">
        <w:t>dealers</w:t>
      </w:r>
      <w:r w:rsidRPr="00336751">
        <w:t xml:space="preserve"> for the initial furnishing and installation of board roads shall not be included in the </w:t>
      </w:r>
      <w:r w:rsidRPr="0022516D">
        <w:rPr>
          <w:iCs/>
        </w:rPr>
        <w:t>cost price</w:t>
      </w:r>
      <w:r w:rsidRPr="00336751">
        <w:t xml:space="preserve"> of the rental or sale.</w:t>
      </w:r>
    </w:p>
    <w:p w14:paraId="062ACE65" w14:textId="77777777" w:rsidR="00D606F8" w:rsidRPr="00336751" w:rsidRDefault="00D606F8" w:rsidP="001736EF">
      <w:pPr>
        <w:pStyle w:val="a0"/>
        <w:spacing w:after="60"/>
      </w:pPr>
      <w:r w:rsidRPr="00336751">
        <w:t>h.</w:t>
      </w:r>
      <w:r w:rsidRPr="00336751">
        <w:tab/>
        <w:t xml:space="preserve">Under R.S. 47:301(3)(i), machinery and equipment is excluded from </w:t>
      </w:r>
      <w:r w:rsidRPr="0022516D">
        <w:rPr>
          <w:iCs/>
        </w:rPr>
        <w:t>cost price</w:t>
      </w:r>
      <w:r w:rsidRPr="00336751">
        <w:rPr>
          <w:i/>
          <w:iCs/>
        </w:rPr>
        <w:t xml:space="preserve"> </w:t>
      </w:r>
      <w:r w:rsidRPr="00336751">
        <w:t xml:space="preserve">if the property is used to manufacture </w:t>
      </w:r>
      <w:r w:rsidRPr="0022516D">
        <w:rPr>
          <w:iCs/>
        </w:rPr>
        <w:t>tangible personal property</w:t>
      </w:r>
      <w:r w:rsidRPr="00336751">
        <w:rPr>
          <w:i/>
          <w:iCs/>
        </w:rPr>
        <w:t xml:space="preserve"> </w:t>
      </w:r>
      <w:r w:rsidRPr="00336751">
        <w:t xml:space="preserve">for sale to another or is used directly in the production, processing, and storing of food, fiber, or timber for sale; is used predominantly and directly in the </w:t>
      </w:r>
      <w:r w:rsidRPr="0022516D">
        <w:t>manufacturing</w:t>
      </w:r>
      <w:r w:rsidRPr="00336751">
        <w:t xml:space="preserve"> process or in the actual </w:t>
      </w:r>
      <w:r w:rsidRPr="0022516D">
        <w:t>manufacturing for agricultural purposes</w:t>
      </w:r>
      <w:r w:rsidRPr="00336751">
        <w:t xml:space="preserve">; and is </w:t>
      </w:r>
      <w:r w:rsidRPr="0022516D">
        <w:t>eligible for depreciation</w:t>
      </w:r>
      <w:r w:rsidRPr="00336751">
        <w:t xml:space="preserve"> for federal income tax purposes. The exclusion is subject to a phase-in between July 1, 2004, and June 30, 2010. The exclusion applies only to </w:t>
      </w:r>
      <w:r w:rsidRPr="0022516D">
        <w:t>manufacturing businesses</w:t>
      </w:r>
      <w:r w:rsidRPr="00336751">
        <w:t xml:space="preserve"> that have been assigned, by the Louisiana Department of Labor, North American Industrial Classification System (NAICS) codes within the agricultural, forestry, fishing, and hunting Sector 11 or the </w:t>
      </w:r>
      <w:r w:rsidRPr="0022516D">
        <w:t>manufacturing</w:t>
      </w:r>
      <w:r w:rsidRPr="00336751">
        <w:t xml:space="preserve"> Sectors 31 through 33 as they existed in 2002. </w:t>
      </w:r>
      <w:r w:rsidRPr="0022516D">
        <w:t xml:space="preserve">Businesses </w:t>
      </w:r>
      <w:r w:rsidRPr="00336751">
        <w:t xml:space="preserve">that are not registered with the Louisiana Department of Labor or that have not been assigned these NAICS codes are not eligible to claim this exclusion. The exclusion applies to </w:t>
      </w:r>
      <w:r w:rsidRPr="0022516D">
        <w:rPr>
          <w:iCs/>
        </w:rPr>
        <w:t xml:space="preserve">state sales or use tax and </w:t>
      </w:r>
      <w:r w:rsidRPr="0022516D">
        <w:rPr>
          <w:iCs/>
        </w:rPr>
        <w:t>local sales or use tax</w:t>
      </w:r>
      <w:r w:rsidRPr="00336751">
        <w:rPr>
          <w:i/>
          <w:iCs/>
        </w:rPr>
        <w:t xml:space="preserve"> </w:t>
      </w:r>
      <w:r w:rsidRPr="00336751">
        <w:t>if the political subdivision has adopted this exclusion by ordinance.</w:t>
      </w:r>
    </w:p>
    <w:p w14:paraId="333C9ADC" w14:textId="77777777" w:rsidR="00D606F8" w:rsidRPr="00336751" w:rsidRDefault="00D606F8" w:rsidP="00D606F8">
      <w:pPr>
        <w:pStyle w:val="i0"/>
        <w:tabs>
          <w:tab w:val="clear" w:pos="1080"/>
          <w:tab w:val="left" w:pos="1300"/>
        </w:tabs>
      </w:pPr>
      <w:r w:rsidRPr="00336751">
        <w:tab/>
        <w:t>i.(a).</w:t>
      </w:r>
      <w:r w:rsidRPr="00336751">
        <w:tab/>
      </w:r>
      <w:r w:rsidRPr="00336751">
        <w:rPr>
          <w:i/>
          <w:iCs/>
        </w:rPr>
        <w:t>Manufacturing</w:t>
      </w:r>
      <w:r w:rsidR="00AC1E59">
        <w:sym w:font="Symbol" w:char="F0BE"/>
      </w:r>
      <w:r w:rsidRPr="00336751">
        <w:t xml:space="preserve">putting raw materials through a series of steps that brings about a change in their composition or physical nature in order to make a new and different item of </w:t>
      </w:r>
      <w:r w:rsidRPr="0022516D">
        <w:rPr>
          <w:iCs/>
        </w:rPr>
        <w:t>tangible personal property</w:t>
      </w:r>
      <w:r w:rsidRPr="00336751">
        <w:rPr>
          <w:i/>
          <w:iCs/>
        </w:rPr>
        <w:t xml:space="preserve"> </w:t>
      </w:r>
      <w:r w:rsidRPr="00336751">
        <w:t xml:space="preserve">that will be sold to another. The </w:t>
      </w:r>
      <w:r w:rsidRPr="0022516D">
        <w:t>manufacturing</w:t>
      </w:r>
      <w:r w:rsidRPr="00336751">
        <w:t xml:space="preserve"> process begins when a raw material is introduced into the first machine or item of equipment that begins the change of the composition or physical nature of the raw materials into another product. The </w:t>
      </w:r>
      <w:r w:rsidRPr="0022516D">
        <w:t>manufacturing</w:t>
      </w:r>
      <w:r w:rsidRPr="00336751">
        <w:t xml:space="preserve"> process ends when the final product for sale has been placed into the packaging that will normally be delivered to the final consumer.</w:t>
      </w:r>
    </w:p>
    <w:p w14:paraId="370DBD2B" w14:textId="77777777" w:rsidR="00D606F8" w:rsidRPr="00336751" w:rsidRDefault="00D606F8" w:rsidP="00D606F8">
      <w:pPr>
        <w:pStyle w:val="a1"/>
      </w:pPr>
      <w:r w:rsidRPr="00336751">
        <w:t>(b).</w:t>
      </w:r>
      <w:r w:rsidRPr="00336751">
        <w:tab/>
      </w:r>
      <w:r w:rsidRPr="00336751">
        <w:rPr>
          <w:i/>
          <w:iCs/>
        </w:rPr>
        <w:t>Manufacturing for Agricultural Purposes</w:t>
      </w:r>
      <w:r w:rsidR="00AC1E59">
        <w:sym w:font="Symbol" w:char="F0BE"/>
      </w:r>
      <w:r w:rsidRPr="00336751">
        <w:t xml:space="preserve">the activities involved in the production, processing, and storing of food, fiber and timber for sale. </w:t>
      </w:r>
      <w:r w:rsidRPr="0022516D">
        <w:t>Manufacturing for agricultural purposes</w:t>
      </w:r>
      <w:r w:rsidRPr="00336751">
        <w:t xml:space="preserve"> begins when the soil or field is prepared for planting and ends when the harvested product is removed from the farm.</w:t>
      </w:r>
    </w:p>
    <w:p w14:paraId="251EECE5" w14:textId="77777777" w:rsidR="00D606F8" w:rsidRPr="00336751" w:rsidRDefault="00D606F8" w:rsidP="00AC1E59">
      <w:pPr>
        <w:pStyle w:val="i0"/>
        <w:tabs>
          <w:tab w:val="clear" w:pos="1080"/>
          <w:tab w:val="left" w:pos="1260"/>
        </w:tabs>
      </w:pPr>
      <w:r w:rsidRPr="00336751">
        <w:tab/>
        <w:t>ii.(a).</w:t>
      </w:r>
      <w:r w:rsidRPr="00336751">
        <w:tab/>
        <w:t xml:space="preserve">For machinery or equipment used to manufacture tangible personal property for sale, </w:t>
      </w:r>
      <w:r w:rsidRPr="00336751">
        <w:rPr>
          <w:i/>
          <w:iCs/>
        </w:rPr>
        <w:t>used predominantly</w:t>
      </w:r>
      <w:r w:rsidRPr="00336751">
        <w:t xml:space="preserve"> means that more than 50 percent of the property's use is in the process of causing a change in the composition or physical nature of the raw materials that are to become a final product for sale.</w:t>
      </w:r>
    </w:p>
    <w:p w14:paraId="2E72D19A" w14:textId="77777777" w:rsidR="00D606F8" w:rsidRPr="00336751" w:rsidRDefault="00D606F8" w:rsidP="00D606F8">
      <w:pPr>
        <w:pStyle w:val="a1"/>
      </w:pPr>
      <w:r w:rsidRPr="00336751">
        <w:t>(b).</w:t>
      </w:r>
      <w:r w:rsidRPr="00336751">
        <w:tab/>
        <w:t xml:space="preserve">For machinery or equipment used to produce, process, and store food, fiber, or timber for sale, </w:t>
      </w:r>
      <w:r w:rsidRPr="00336751">
        <w:rPr>
          <w:i/>
          <w:iCs/>
        </w:rPr>
        <w:t>used predominantly</w:t>
      </w:r>
      <w:r w:rsidRPr="00336751">
        <w:t xml:space="preserve"> means the property is used more than </w:t>
      </w:r>
      <w:r w:rsidR="007243E4">
        <w:br/>
      </w:r>
      <w:r w:rsidRPr="00336751">
        <w:t>50 percent of the time in the production, processing, and storing of food, fiber, or timber for sale. Equipment that remains idle between growing seasons is considered used for the production, processing, and storing of food, fiber, or timber during that time.</w:t>
      </w:r>
    </w:p>
    <w:p w14:paraId="05DFD492" w14:textId="77777777" w:rsidR="00D606F8" w:rsidRPr="00336751" w:rsidRDefault="00D606F8" w:rsidP="00AC1E59">
      <w:pPr>
        <w:pStyle w:val="i0"/>
        <w:tabs>
          <w:tab w:val="clear" w:pos="1080"/>
          <w:tab w:val="left" w:pos="1260"/>
        </w:tabs>
      </w:pPr>
      <w:r w:rsidRPr="00336751">
        <w:tab/>
        <w:t>iii.(a).</w:t>
      </w:r>
      <w:r w:rsidRPr="00336751">
        <w:tab/>
        <w:t xml:space="preserve">For a manufacturer of tangible personal property for sale, </w:t>
      </w:r>
      <w:r w:rsidRPr="00336751">
        <w:rPr>
          <w:i/>
          <w:iCs/>
        </w:rPr>
        <w:t>used directly</w:t>
      </w:r>
      <w:r w:rsidRPr="00336751">
        <w:t xml:space="preserve"> describes the manner in which the machinery or equipment used in a plant facility alters the physical characteristics of the product during the </w:t>
      </w:r>
      <w:r w:rsidRPr="0022516D">
        <w:t>manufacturing</w:t>
      </w:r>
      <w:r w:rsidRPr="00336751">
        <w:t xml:space="preserve"> process. </w:t>
      </w:r>
      <w:r w:rsidRPr="00336751">
        <w:rPr>
          <w:i/>
          <w:iCs/>
        </w:rPr>
        <w:t>Used directly</w:t>
      </w:r>
      <w:r w:rsidRPr="00336751">
        <w:t xml:space="preserve"> means that the machinery and equipment must have an immediate effect upon those products manufactured for ultimate sale to another person. Machinery and equipment used to manufacture intermediate products for internal use, such as </w:t>
      </w:r>
      <w:r w:rsidRPr="0022516D">
        <w:t>manufacturing</w:t>
      </w:r>
      <w:r w:rsidRPr="00336751">
        <w:t xml:space="preserve"> tools, internally consumed energy, and processing chemicals do not qualify for the exclusion.</w:t>
      </w:r>
    </w:p>
    <w:p w14:paraId="76EA8D6C" w14:textId="77777777" w:rsidR="00D606F8" w:rsidRPr="00336751" w:rsidRDefault="00D606F8" w:rsidP="00AC1E59">
      <w:pPr>
        <w:pStyle w:val="a1"/>
      </w:pPr>
      <w:r w:rsidRPr="00336751">
        <w:t>(b).</w:t>
      </w:r>
      <w:r w:rsidRPr="00336751">
        <w:tab/>
        <w:t xml:space="preserve">For a manufacturer of food, fiber, or timber for sale, </w:t>
      </w:r>
      <w:r w:rsidRPr="00336751">
        <w:rPr>
          <w:i/>
          <w:iCs/>
        </w:rPr>
        <w:t>used directly</w:t>
      </w:r>
      <w:r w:rsidRPr="00336751">
        <w:t xml:space="preserve"> describes the manner in which the machinery or equipment is involved in the </w:t>
      </w:r>
      <w:r w:rsidRPr="0022516D">
        <w:t>manufacturing for agricultural purposes</w:t>
      </w:r>
      <w:r w:rsidRPr="00336751">
        <w:t xml:space="preserve">. </w:t>
      </w:r>
      <w:r w:rsidRPr="00336751">
        <w:rPr>
          <w:i/>
          <w:iCs/>
        </w:rPr>
        <w:t>Used directly</w:t>
      </w:r>
      <w:r w:rsidRPr="00336751">
        <w:t xml:space="preserve"> means that the machinery and equipment must have an immediate effect upon the production, processing, or storing of food, fiber, or timber. Examples of machinery and equipment </w:t>
      </w:r>
      <w:r w:rsidRPr="0022516D">
        <w:rPr>
          <w:iCs/>
        </w:rPr>
        <w:t>used directly</w:t>
      </w:r>
      <w:r w:rsidRPr="0022516D">
        <w:t xml:space="preserve"> </w:t>
      </w:r>
      <w:r w:rsidRPr="00336751">
        <w:t xml:space="preserve">in </w:t>
      </w:r>
      <w:r w:rsidRPr="0022516D">
        <w:t>manufacturing for agricultural purposes</w:t>
      </w:r>
      <w:r w:rsidRPr="00336751">
        <w:t xml:space="preserve"> include machinery and equipment for planting, cultivating, fertilizing, spraying, harvesting, producing, processing, and storing of food, fiber, or timber for sale. This exclusion includes materials used in the construction of facilities used to store the food, fiber, or timber for sale. Machinery and equipment </w:t>
      </w:r>
      <w:r w:rsidRPr="0022516D">
        <w:rPr>
          <w:iCs/>
        </w:rPr>
        <w:t>used directly</w:t>
      </w:r>
      <w:r w:rsidRPr="0022516D">
        <w:t xml:space="preserve"> in </w:t>
      </w:r>
      <w:r w:rsidRPr="0022516D">
        <w:lastRenderedPageBreak/>
        <w:t>manufacturing for agricultural purposes</w:t>
      </w:r>
      <w:r w:rsidRPr="00336751">
        <w:t xml:space="preserve"> does not include facilities used to store equipment.</w:t>
      </w:r>
    </w:p>
    <w:p w14:paraId="1F4064C4" w14:textId="77777777" w:rsidR="00D606F8" w:rsidRPr="00336751" w:rsidRDefault="00D606F8" w:rsidP="00AC1E59">
      <w:pPr>
        <w:pStyle w:val="i0"/>
      </w:pPr>
      <w:r w:rsidRPr="00336751">
        <w:tab/>
        <w:t>iv.</w:t>
      </w:r>
      <w:r w:rsidRPr="00336751">
        <w:tab/>
      </w:r>
      <w:r w:rsidRPr="00336751">
        <w:rPr>
          <w:i/>
          <w:iCs/>
        </w:rPr>
        <w:t>Eligible for Depreciation</w:t>
      </w:r>
      <w:r w:rsidR="00AC1E59">
        <w:sym w:font="Symbol" w:char="F0BE"/>
      </w:r>
      <w:r w:rsidRPr="00336751">
        <w:t xml:space="preserve">the machinery or equipment is a principal component of the </w:t>
      </w:r>
      <w:r w:rsidRPr="0022516D">
        <w:t>manufacturing</w:t>
      </w:r>
      <w:r w:rsidRPr="00336751">
        <w:t xml:space="preserve"> process and has a substantially useful life beyond the taxable year, although it does not have to be capitalized and depreciated to qualify for exclusion. Examples of property considered </w:t>
      </w:r>
      <w:r w:rsidRPr="0022516D">
        <w:t>eligible for depreciation</w:t>
      </w:r>
      <w:r w:rsidRPr="00336751">
        <w:t xml:space="preserve"> are robotic welding machines in a vehicle </w:t>
      </w:r>
      <w:r w:rsidRPr="0022516D">
        <w:t>manufacturing</w:t>
      </w:r>
      <w:r w:rsidRPr="00336751">
        <w:t xml:space="preserve"> plant; pumps, valves, and compressors in a petrochemical plant; and tractors, trailers, and harvesting equipment on a commercial farm. Examples of items that do not qualify include nuts, bolts, gaskets, lubricants, filters, and fuel.</w:t>
      </w:r>
    </w:p>
    <w:p w14:paraId="046688DA" w14:textId="77777777" w:rsidR="00D606F8" w:rsidRPr="00336751" w:rsidRDefault="00D606F8" w:rsidP="00AC1E59">
      <w:pPr>
        <w:pStyle w:val="i0"/>
      </w:pPr>
      <w:r w:rsidRPr="00336751">
        <w:tab/>
        <w:t>v.</w:t>
      </w:r>
      <w:r w:rsidRPr="00336751">
        <w:tab/>
        <w:t xml:space="preserve">The following also qualify for exclusion as </w:t>
      </w:r>
      <w:r w:rsidRPr="0022516D">
        <w:t>manufacturing</w:t>
      </w:r>
      <w:r w:rsidRPr="00336751">
        <w:t xml:space="preserve"> machinery and equipment:</w:t>
      </w:r>
    </w:p>
    <w:p w14:paraId="6C9CB7E8" w14:textId="77777777" w:rsidR="00D606F8" w:rsidRPr="00336751" w:rsidRDefault="00D606F8" w:rsidP="00AC1E59">
      <w:pPr>
        <w:pStyle w:val="a1"/>
      </w:pPr>
      <w:r w:rsidRPr="00336751">
        <w:t>(a).</w:t>
      </w:r>
      <w:r w:rsidRPr="00336751">
        <w:tab/>
        <w:t xml:space="preserve">computers and software that control, communicate with or control other computer systems that control, or control heating or cooling systems for machinery or equipment that manufactures </w:t>
      </w:r>
      <w:r w:rsidRPr="0022516D">
        <w:rPr>
          <w:iCs/>
        </w:rPr>
        <w:t>tangible personal property</w:t>
      </w:r>
      <w:r w:rsidRPr="0022516D">
        <w:t xml:space="preserve"> </w:t>
      </w:r>
      <w:r w:rsidRPr="00336751">
        <w:t>for sale. Computers and software used for inventory and accounting systems or that control non-qualifying machinery and equipment do not qualify for the exclusion;</w:t>
      </w:r>
    </w:p>
    <w:p w14:paraId="53483FA2" w14:textId="77777777" w:rsidR="00D606F8" w:rsidRPr="00336751" w:rsidRDefault="00D606F8" w:rsidP="00AC1E59">
      <w:pPr>
        <w:pStyle w:val="a1"/>
      </w:pPr>
      <w:r w:rsidRPr="00336751">
        <w:t>(b).</w:t>
      </w:r>
      <w:r w:rsidRPr="00336751">
        <w:tab/>
        <w:t xml:space="preserve">machinery and equipment necessary to control pollution at a plant facility where pollution is produced by the </w:t>
      </w:r>
      <w:r w:rsidRPr="00716FC7">
        <w:t>manufacturing</w:t>
      </w:r>
      <w:r w:rsidRPr="00336751">
        <w:t xml:space="preserve"> operation. For purposes of this exclusion, machinery and equipment necessary to control pollution includes equipment that reduces the volume, toxicity, or potential hazards of the waste products generated by the </w:t>
      </w:r>
      <w:r w:rsidRPr="00716FC7">
        <w:t>manufacturing</w:t>
      </w:r>
      <w:r w:rsidRPr="00336751">
        <w:t xml:space="preserve"> operation or transforms the waste product for reuse in the </w:t>
      </w:r>
      <w:r w:rsidRPr="00716FC7">
        <w:t>manufacturing</w:t>
      </w:r>
      <w:r w:rsidRPr="00336751">
        <w:t xml:space="preserve"> operation; and</w:t>
      </w:r>
    </w:p>
    <w:p w14:paraId="15BE098A" w14:textId="77777777" w:rsidR="00D606F8" w:rsidRPr="00336751" w:rsidRDefault="00D606F8" w:rsidP="00AC1E59">
      <w:pPr>
        <w:pStyle w:val="a1"/>
      </w:pPr>
      <w:r w:rsidRPr="00336751">
        <w:t>(c).</w:t>
      </w:r>
      <w:r w:rsidRPr="00336751">
        <w:tab/>
        <w:t xml:space="preserve">machinery and equipment used to test or measure raw materials, the property undergoing </w:t>
      </w:r>
      <w:r w:rsidRPr="00716FC7">
        <w:t>manufacturing</w:t>
      </w:r>
      <w:r w:rsidRPr="00336751">
        <w:t xml:space="preserve">, or the finished product, when such test or measurement is a necessary part of the </w:t>
      </w:r>
      <w:r w:rsidRPr="00716FC7">
        <w:t xml:space="preserve">manufacturing </w:t>
      </w:r>
      <w:r w:rsidRPr="00336751">
        <w:t xml:space="preserve">process. This includes machinery and equipment used to test the quality or quantity of the product for sale before, during, or after the </w:t>
      </w:r>
      <w:r w:rsidRPr="00716FC7">
        <w:t>manufacturing</w:t>
      </w:r>
      <w:r w:rsidRPr="00336751">
        <w:t xml:space="preserve"> process.</w:t>
      </w:r>
    </w:p>
    <w:p w14:paraId="3680A4E3" w14:textId="77777777" w:rsidR="00D606F8" w:rsidRPr="00336751" w:rsidRDefault="00D606F8" w:rsidP="00AC1E59">
      <w:pPr>
        <w:pStyle w:val="i0"/>
      </w:pPr>
      <w:r w:rsidRPr="00336751">
        <w:tab/>
        <w:t>vi.</w:t>
      </w:r>
      <w:r w:rsidRPr="00336751">
        <w:tab/>
        <w:t xml:space="preserve">Persons acting as mandataries (agents) of manufacturers can claim the exclusion on purchases of qualifying machinery and equipment that will ultimately be used by a </w:t>
      </w:r>
      <w:r w:rsidRPr="00716FC7">
        <w:t>business</w:t>
      </w:r>
      <w:r w:rsidRPr="00336751">
        <w:t xml:space="preserve"> assigned an eligible NAICS code by the Department of Labor. The mandatary must obtain the manufacturer's exclusion Form R-1071 and provide it, with a copy of the contract of mandate or the Department's Form R-1072 (Manufacturer's Designation of Mandate), to the seller at the time of purchase.</w:t>
      </w:r>
    </w:p>
    <w:p w14:paraId="00426353" w14:textId="77777777" w:rsidR="00D606F8" w:rsidRPr="00336751" w:rsidRDefault="00D606F8" w:rsidP="00AC1E59">
      <w:pPr>
        <w:pStyle w:val="i0"/>
      </w:pPr>
      <w:r w:rsidRPr="00336751">
        <w:tab/>
        <w:t>vii.</w:t>
      </w:r>
      <w:r w:rsidRPr="00336751">
        <w:tab/>
        <w:t xml:space="preserve">Repairs to </w:t>
      </w:r>
      <w:r w:rsidRPr="00716FC7">
        <w:t>manufacturing</w:t>
      </w:r>
      <w:r w:rsidRPr="00336751">
        <w:t xml:space="preserve"> machinery and equipment to keep the property in an ordinarily efficient working order generally do not qualify for exclusion under R.S. 47:301(3)(i) because neither the labor nor the materials used in these repairs are </w:t>
      </w:r>
      <w:r w:rsidRPr="00716FC7">
        <w:t>eligible for depreciation</w:t>
      </w:r>
      <w:r w:rsidRPr="00336751">
        <w:t xml:space="preserve"> for federal income tax purposes. However, the purchase of </w:t>
      </w:r>
      <w:r w:rsidRPr="00716FC7">
        <w:rPr>
          <w:iCs/>
        </w:rPr>
        <w:t>tangible personal property</w:t>
      </w:r>
      <w:r w:rsidRPr="00336751">
        <w:t xml:space="preserve"> used in the repair would qualify for the exclusion provided the property is a major component of the </w:t>
      </w:r>
      <w:r w:rsidRPr="00716FC7">
        <w:t>manufacturing</w:t>
      </w:r>
      <w:r w:rsidRPr="00336751">
        <w:t xml:space="preserve"> process and has a substantially useful life beyond the current period.</w:t>
      </w:r>
    </w:p>
    <w:p w14:paraId="0DE905E0" w14:textId="77777777" w:rsidR="00D606F8" w:rsidRPr="00336751" w:rsidRDefault="00D606F8" w:rsidP="001736EF">
      <w:pPr>
        <w:pStyle w:val="i0"/>
        <w:spacing w:after="80"/>
      </w:pPr>
      <w:r w:rsidRPr="00336751">
        <w:tab/>
        <w:t>viii.</w:t>
      </w:r>
      <w:r w:rsidRPr="00336751">
        <w:tab/>
        <w:t>Charges for labor and materials that are classified as capital improvements under Internal Revenue Service Regulations may be excluded as follows.</w:t>
      </w:r>
    </w:p>
    <w:p w14:paraId="3F9327FC" w14:textId="77777777" w:rsidR="00D606F8" w:rsidRPr="00336751" w:rsidRDefault="00D606F8" w:rsidP="00AC1E59">
      <w:pPr>
        <w:pStyle w:val="a1"/>
      </w:pPr>
      <w:r w:rsidRPr="00336751">
        <w:t>(a).</w:t>
      </w:r>
      <w:r w:rsidRPr="00336751">
        <w:tab/>
        <w:t xml:space="preserve">Charges for labor are excluded from tax when performed on qualifying </w:t>
      </w:r>
      <w:r w:rsidRPr="00716FC7">
        <w:t>manufacturing</w:t>
      </w:r>
      <w:r w:rsidRPr="00336751">
        <w:t xml:space="preserve"> machinery and equipment that is movable property at the time of the capital improvement. The vendor that provides the labor is allowed to treat the materials used as purchased for resale. All materials that are incorporated into qualifying machinery and equipment during the capital improvement qualify for exclusion from tax.</w:t>
      </w:r>
    </w:p>
    <w:p w14:paraId="0B71CCF1" w14:textId="77777777" w:rsidR="00D606F8" w:rsidRPr="00336751" w:rsidRDefault="00D606F8" w:rsidP="00D606F8">
      <w:pPr>
        <w:pStyle w:val="a1"/>
      </w:pPr>
      <w:r w:rsidRPr="00336751">
        <w:t>(b).</w:t>
      </w:r>
      <w:r w:rsidRPr="00336751">
        <w:tab/>
        <w:t xml:space="preserve">Materials incorporated into qualifying </w:t>
      </w:r>
      <w:r w:rsidRPr="00716FC7">
        <w:t>manufacturing</w:t>
      </w:r>
      <w:r w:rsidRPr="00336751">
        <w:t xml:space="preserve"> machinery and equipment that is immovable property at the time of the capital improvement are el</w:t>
      </w:r>
      <w:r>
        <w:t>igible for exclusion as follows.</w:t>
      </w:r>
    </w:p>
    <w:p w14:paraId="27CFEFCD" w14:textId="77777777" w:rsidR="00D606F8" w:rsidRPr="00336751" w:rsidRDefault="00716FC7" w:rsidP="00AC1E59">
      <w:pPr>
        <w:pStyle w:val="i0"/>
        <w:tabs>
          <w:tab w:val="clear" w:pos="1080"/>
          <w:tab w:val="decimal" w:pos="1260"/>
          <w:tab w:val="left" w:pos="1530"/>
        </w:tabs>
      </w:pPr>
      <w:r>
        <w:tab/>
      </w:r>
      <w:r w:rsidR="00D606F8" w:rsidRPr="00336751">
        <w:tab/>
        <w:t>(i).</w:t>
      </w:r>
      <w:r w:rsidR="00D606F8" w:rsidRPr="00336751">
        <w:tab/>
        <w:t>In instances when a manufacturer purchases materials that will become a component part of qualifying machinery or equipment, the materials are excluded from tax.</w:t>
      </w:r>
    </w:p>
    <w:p w14:paraId="6F2F526D" w14:textId="77777777" w:rsidR="00D606F8" w:rsidRPr="00336751" w:rsidRDefault="00716FC7" w:rsidP="00AC1E59">
      <w:pPr>
        <w:pStyle w:val="i0"/>
        <w:tabs>
          <w:tab w:val="clear" w:pos="1080"/>
          <w:tab w:val="decimal" w:pos="1260"/>
          <w:tab w:val="left" w:pos="1530"/>
        </w:tabs>
      </w:pPr>
      <w:r>
        <w:tab/>
      </w:r>
      <w:r w:rsidR="00D606F8" w:rsidRPr="00336751">
        <w:tab/>
        <w:t>(ii).</w:t>
      </w:r>
      <w:r w:rsidR="00D606F8" w:rsidRPr="00336751">
        <w:tab/>
        <w:t xml:space="preserve">A repair vendor's purchases of materials that will become component parts of qualifying machinery or equipment are excluded from tax if the vendor has been designated as a mandatary of a manufacturer. The vendor must obtain the manufacturer's exclusion Form </w:t>
      </w:r>
      <w:r w:rsidR="00D606F8" w:rsidRPr="00336751">
        <w:br/>
        <w:t xml:space="preserve">R-1071 and provide it, with a copy of the contract of mandate or the department's Form R-1072, to the seller at the time of purchase. Manufacturers that supply this form to their mandataries must maintain a schedule of the </w:t>
      </w:r>
      <w:r w:rsidR="00D606F8" w:rsidRPr="00716FC7">
        <w:t xml:space="preserve">tangible personal property </w:t>
      </w:r>
      <w:r w:rsidR="00D606F8" w:rsidRPr="00336751">
        <w:t>used in these capital improvements.</w:t>
      </w:r>
    </w:p>
    <w:p w14:paraId="057A2054" w14:textId="77777777" w:rsidR="00D606F8" w:rsidRPr="00336751" w:rsidRDefault="00D606F8" w:rsidP="00AC1E59">
      <w:pPr>
        <w:pStyle w:val="a1"/>
      </w:pPr>
      <w:r w:rsidRPr="00336751">
        <w:t>(c).</w:t>
      </w:r>
      <w:r w:rsidRPr="00336751">
        <w:tab/>
        <w:t>Purchases of spare machinery and equipment, such as compressors, pumps, and valves, qualify for the exclusion provided these items satisfy the definition of machinery and equipment provided in R.S. 47:301(3)(i). Spare machinery and equipment, such as bolts, nuts, gaskets, oil, etc., which cannot be depreciated for federal income tax purposes, do not qualify for the exclusion.</w:t>
      </w:r>
    </w:p>
    <w:p w14:paraId="3936EC64" w14:textId="77777777" w:rsidR="003471AC" w:rsidRPr="00336751" w:rsidRDefault="003471AC" w:rsidP="00AC1E59">
      <w:pPr>
        <w:pStyle w:val="1"/>
      </w:pPr>
      <w:bookmarkStart w:id="839" w:name="_Toc27373458"/>
      <w:bookmarkStart w:id="840" w:name="_Toc41098761"/>
      <w:r w:rsidRPr="00336751">
        <w:rPr>
          <w:i/>
          <w:iCs/>
        </w:rPr>
        <w:t>Dealer</w:t>
      </w:r>
      <w:bookmarkEnd w:id="839"/>
      <w:bookmarkEnd w:id="840"/>
      <w:r w:rsidR="00AC1E59">
        <w:sym w:font="Symbol" w:char="F0BE"/>
      </w:r>
    </w:p>
    <w:p w14:paraId="0B1782CF" w14:textId="77777777" w:rsidR="003471AC" w:rsidRPr="00336751" w:rsidRDefault="003471AC" w:rsidP="003471AC">
      <w:pPr>
        <w:pStyle w:val="a0"/>
      </w:pPr>
      <w:r w:rsidRPr="00336751">
        <w:t>a.</w:t>
      </w:r>
      <w:r w:rsidRPr="00336751">
        <w:tab/>
      </w:r>
      <w:r w:rsidRPr="001E6402">
        <w:rPr>
          <w:iCs/>
        </w:rPr>
        <w:t xml:space="preserve">State </w:t>
      </w:r>
      <w:r w:rsidRPr="001E6402">
        <w:t>and</w:t>
      </w:r>
      <w:r w:rsidRPr="001E6402">
        <w:rPr>
          <w:iCs/>
        </w:rPr>
        <w:t xml:space="preserve"> local sales or use tax</w:t>
      </w:r>
      <w:r w:rsidRPr="00336751">
        <w:rPr>
          <w:i/>
          <w:iCs/>
        </w:rPr>
        <w:t xml:space="preserve"> </w:t>
      </w:r>
      <w:r w:rsidRPr="00336751">
        <w:t xml:space="preserve">is imposed upon the sales of tangible personal property within a </w:t>
      </w:r>
      <w:r w:rsidRPr="001E6402">
        <w:rPr>
          <w:iCs/>
        </w:rPr>
        <w:t>taxing jurisdiction</w:t>
      </w:r>
      <w:r w:rsidRPr="00336751">
        <w:t xml:space="preserve">, the use, consumption, distribution and the storage for use or consumption within a </w:t>
      </w:r>
      <w:r w:rsidRPr="001E6402">
        <w:rPr>
          <w:iCs/>
        </w:rPr>
        <w:t>taxing jurisdiction</w:t>
      </w:r>
      <w:r w:rsidRPr="001E6402">
        <w:t xml:space="preserve"> </w:t>
      </w:r>
      <w:r w:rsidRPr="00336751">
        <w:t xml:space="preserve">of tangible personal property, the </w:t>
      </w:r>
      <w:r w:rsidRPr="001E6402">
        <w:t>lease or rental</w:t>
      </w:r>
      <w:r w:rsidRPr="00336751">
        <w:t xml:space="preserve"> within a </w:t>
      </w:r>
      <w:r w:rsidRPr="001E6402">
        <w:rPr>
          <w:iCs/>
        </w:rPr>
        <w:t>taxing jurisdiction</w:t>
      </w:r>
      <w:r w:rsidRPr="00336751">
        <w:t xml:space="preserve"> of tangible personal property, and upon the sales of certain services. The tax in each instance is collectible from the </w:t>
      </w:r>
      <w:r w:rsidRPr="001E6402">
        <w:t>dealer</w:t>
      </w:r>
      <w:r w:rsidRPr="00336751">
        <w:t>.</w:t>
      </w:r>
    </w:p>
    <w:p w14:paraId="200207CF" w14:textId="77777777" w:rsidR="003471AC" w:rsidRPr="00336751" w:rsidRDefault="003471AC" w:rsidP="003471AC">
      <w:pPr>
        <w:pStyle w:val="a0"/>
      </w:pPr>
      <w:r w:rsidRPr="00336751">
        <w:t>b.</w:t>
      </w:r>
      <w:r w:rsidRPr="00336751">
        <w:tab/>
        <w:t xml:space="preserve">In view of the total reliance of the sales tax statutes upon the </w:t>
      </w:r>
      <w:r w:rsidRPr="001E6402">
        <w:rPr>
          <w:iCs/>
        </w:rPr>
        <w:t>dealer</w:t>
      </w:r>
      <w:r w:rsidRPr="00336751">
        <w:t xml:space="preserve"> for collection of the tax, the law meticulously ascribes to the term </w:t>
      </w:r>
      <w:r w:rsidRPr="00336751">
        <w:rPr>
          <w:i/>
        </w:rPr>
        <w:t>dealer</w:t>
      </w:r>
      <w:r w:rsidRPr="00336751">
        <w:t xml:space="preserve"> the broadest possible meaning relevant to the taxes imposed by the </w:t>
      </w:r>
      <w:r w:rsidRPr="001E6402">
        <w:rPr>
          <w:iCs/>
        </w:rPr>
        <w:t>taxing jurisdictions</w:t>
      </w:r>
      <w:r w:rsidRPr="00336751">
        <w:t xml:space="preserve">. R.S. 47:301(4) clearly holds either party to any transaction, use, consumption, storage, or lease involving tangible personal property and either the performer or recipient of services liable for payment of the tax through the broad statutory definition of </w:t>
      </w:r>
      <w:r w:rsidRPr="00336751">
        <w:rPr>
          <w:i/>
        </w:rPr>
        <w:t>dealer</w:t>
      </w:r>
      <w:r w:rsidRPr="00336751">
        <w:t>.</w:t>
      </w:r>
    </w:p>
    <w:p w14:paraId="08F2440E" w14:textId="77777777" w:rsidR="003471AC" w:rsidRPr="00336751" w:rsidRDefault="003471AC" w:rsidP="003471AC">
      <w:pPr>
        <w:pStyle w:val="a0"/>
      </w:pPr>
      <w:r w:rsidRPr="00336751">
        <w:lastRenderedPageBreak/>
        <w:t>c.</w:t>
      </w:r>
      <w:r w:rsidRPr="00336751">
        <w:tab/>
        <w:t xml:space="preserve">R.S. 47:301(4) includes as a </w:t>
      </w:r>
      <w:r w:rsidRPr="00336751">
        <w:rPr>
          <w:i/>
          <w:iCs/>
        </w:rPr>
        <w:t>dealer</w:t>
      </w:r>
      <w:r w:rsidRPr="00336751">
        <w:t xml:space="preserve"> every person who manufactures or produces tangible personal property for sale at retail, use, consumption, distribution or for storage to be used or consumed in a </w:t>
      </w:r>
      <w:r w:rsidRPr="001E6402">
        <w:rPr>
          <w:iCs/>
        </w:rPr>
        <w:t>taxing jurisdiction</w:t>
      </w:r>
      <w:r w:rsidRPr="001E6402">
        <w:t>.</w:t>
      </w:r>
      <w:r w:rsidRPr="00336751">
        <w:t xml:space="preserve"> Thus, the firm which manufactures or produces a product used or consumed by it in the conduct of its </w:t>
      </w:r>
      <w:r w:rsidRPr="001E6402">
        <w:t>business</w:t>
      </w:r>
      <w:r w:rsidRPr="00336751">
        <w:t xml:space="preserve"> becomes a </w:t>
      </w:r>
      <w:r w:rsidRPr="001E6402">
        <w:rPr>
          <w:iCs/>
        </w:rPr>
        <w:t>dealer</w:t>
      </w:r>
      <w:r w:rsidRPr="00336751">
        <w:t xml:space="preserve"> for sales and use tax purposes, even though none of that particular product is offered for sale.</w:t>
      </w:r>
    </w:p>
    <w:p w14:paraId="512974DF" w14:textId="77777777" w:rsidR="003471AC" w:rsidRPr="00336751" w:rsidRDefault="003471AC" w:rsidP="003471AC">
      <w:pPr>
        <w:pStyle w:val="a0"/>
      </w:pPr>
      <w:r w:rsidRPr="00336751">
        <w:t>d.</w:t>
      </w:r>
      <w:r w:rsidRPr="00336751">
        <w:tab/>
        <w:t xml:space="preserve">Any person who imports property into a </w:t>
      </w:r>
      <w:r w:rsidRPr="001E6402">
        <w:rPr>
          <w:iCs/>
        </w:rPr>
        <w:t>taxing jurisdiction</w:t>
      </w:r>
      <w:r w:rsidRPr="00336751">
        <w:t xml:space="preserve">, or who causes property to be imported into a </w:t>
      </w:r>
      <w:r w:rsidRPr="001E6402">
        <w:rPr>
          <w:iCs/>
        </w:rPr>
        <w:t>taxing jurisdiction</w:t>
      </w:r>
      <w:r w:rsidRPr="001E6402">
        <w:t xml:space="preserve"> </w:t>
      </w:r>
      <w:r w:rsidRPr="00336751">
        <w:t xml:space="preserve">is a </w:t>
      </w:r>
      <w:r w:rsidRPr="001E6402">
        <w:rPr>
          <w:iCs/>
        </w:rPr>
        <w:t>dealer</w:t>
      </w:r>
      <w:r w:rsidRPr="00336751">
        <w:t xml:space="preserve"> for purposes of the sales and use tax whether the property is to be used, consumed, distributed, or for storage to be used or consumed in the </w:t>
      </w:r>
      <w:r w:rsidRPr="001E6402">
        <w:rPr>
          <w:iCs/>
        </w:rPr>
        <w:t>taxing jurisdiction</w:t>
      </w:r>
      <w:r w:rsidRPr="00336751">
        <w:t>, or is intended for resale.</w:t>
      </w:r>
    </w:p>
    <w:p w14:paraId="3E757A29" w14:textId="77777777" w:rsidR="003471AC" w:rsidRDefault="003471AC" w:rsidP="001736EF">
      <w:pPr>
        <w:pStyle w:val="a0"/>
        <w:spacing w:after="60"/>
      </w:pPr>
      <w:r w:rsidRPr="00336751">
        <w:t>e.</w:t>
      </w:r>
      <w:r w:rsidRPr="00336751">
        <w:tab/>
        <w:t xml:space="preserve">Persons who sell tangible personal property, who hold such property for sale, or who have sold tangible personal property are </w:t>
      </w:r>
      <w:r w:rsidRPr="001E6402">
        <w:rPr>
          <w:iCs/>
        </w:rPr>
        <w:t>dealers</w:t>
      </w:r>
      <w:r w:rsidRPr="00336751">
        <w:t xml:space="preserve">. Similarly, any </w:t>
      </w:r>
      <w:r w:rsidRPr="001E6402">
        <w:rPr>
          <w:iCs/>
        </w:rPr>
        <w:t>person</w:t>
      </w:r>
      <w:r w:rsidRPr="00336751">
        <w:t xml:space="preserve"> who has used, consumed, distributed or stored tangible personal property for use or consumption in a </w:t>
      </w:r>
      <w:r w:rsidRPr="001E6402">
        <w:rPr>
          <w:iCs/>
        </w:rPr>
        <w:t>taxing jurisdiction</w:t>
      </w:r>
      <w:r w:rsidRPr="00336751">
        <w:t xml:space="preserve"> is defined as a </w:t>
      </w:r>
      <w:r w:rsidRPr="00336751">
        <w:rPr>
          <w:i/>
          <w:iCs/>
        </w:rPr>
        <w:t>dealer</w:t>
      </w:r>
      <w:r w:rsidRPr="00336751">
        <w:t xml:space="preserve">, unless it can be proved that sales or use tax has previously been paid to the </w:t>
      </w:r>
      <w:r w:rsidRPr="001E6402">
        <w:rPr>
          <w:iCs/>
        </w:rPr>
        <w:t>taxing jurisdiction</w:t>
      </w:r>
      <w:r w:rsidRPr="00336751">
        <w:t xml:space="preserve"> to the extent required by </w:t>
      </w:r>
      <w:r w:rsidRPr="00336751">
        <w:rPr>
          <w:i/>
          <w:iCs/>
        </w:rPr>
        <w:t>s</w:t>
      </w:r>
      <w:r w:rsidRPr="001E6402">
        <w:rPr>
          <w:iCs/>
        </w:rPr>
        <w:t>tate</w:t>
      </w:r>
      <w:r w:rsidRPr="001E6402">
        <w:t xml:space="preserve"> and </w:t>
      </w:r>
      <w:r w:rsidRPr="001E6402">
        <w:rPr>
          <w:iCs/>
        </w:rPr>
        <w:t>local sales or use tax</w:t>
      </w:r>
      <w:r w:rsidRPr="001E6402">
        <w:t xml:space="preserve"> </w:t>
      </w:r>
      <w:r w:rsidRPr="00336751">
        <w:t>law on the particular item.</w:t>
      </w:r>
    </w:p>
    <w:p w14:paraId="3BDC46FE" w14:textId="77777777" w:rsidR="000A70F9" w:rsidRDefault="000A70F9" w:rsidP="001736EF">
      <w:pPr>
        <w:pStyle w:val="a0"/>
        <w:spacing w:after="60"/>
      </w:pPr>
      <w:r>
        <w:t>f.</w:t>
      </w:r>
      <w:r>
        <w:tab/>
        <w:t xml:space="preserve">Both the lessor (or rentor) and the lessee (or rentee) are defined as </w:t>
      </w:r>
      <w:r w:rsidRPr="00087CA2">
        <w:rPr>
          <w:i/>
        </w:rPr>
        <w:t>dealer</w:t>
      </w:r>
      <w:r>
        <w:t>s by the statute, as are both the person who performs services of a nature subject to tax and the person for whom the services are performed. See R.S. 47:301(14) and LAC 61:I.4301.C.</w:t>
      </w:r>
      <w:r>
        <w:rPr>
          <w:i/>
        </w:rPr>
        <w:t>Sales of Services</w:t>
      </w:r>
      <w:r>
        <w:t xml:space="preserve"> for a list of the services subject to the tax.</w:t>
      </w:r>
    </w:p>
    <w:p w14:paraId="0C9C5EC9" w14:textId="77777777" w:rsidR="003471AC" w:rsidRPr="00336751" w:rsidRDefault="003471AC" w:rsidP="001736EF">
      <w:pPr>
        <w:pStyle w:val="a0"/>
        <w:spacing w:after="60"/>
      </w:pPr>
      <w:r w:rsidRPr="00336751">
        <w:t>g.</w:t>
      </w:r>
      <w:r w:rsidRPr="00336751">
        <w:tab/>
      </w:r>
      <w:r w:rsidRPr="00336751">
        <w:rPr>
          <w:i/>
        </w:rPr>
        <w:t>Dealer</w:t>
      </w:r>
      <w:r w:rsidRPr="00336751">
        <w:t xml:space="preserve"> also includes any person engaging in </w:t>
      </w:r>
      <w:r w:rsidRPr="001E6402">
        <w:t>business</w:t>
      </w:r>
      <w:r w:rsidRPr="00336751">
        <w:t xml:space="preserve"> in a </w:t>
      </w:r>
      <w:r w:rsidRPr="001E6402">
        <w:rPr>
          <w:iCs/>
        </w:rPr>
        <w:t>taxing jurisdiction</w:t>
      </w:r>
      <w:r w:rsidRPr="00336751">
        <w:t>. See R.S. 47:301(1) and LAC 61:I.4301.C.</w:t>
      </w:r>
      <w:r w:rsidRPr="00336751">
        <w:rPr>
          <w:i/>
        </w:rPr>
        <w:t>Business</w:t>
      </w:r>
      <w:r w:rsidRPr="00336751">
        <w:t xml:space="preserve"> for the definition of </w:t>
      </w:r>
      <w:r w:rsidRPr="00336751">
        <w:rPr>
          <w:i/>
        </w:rPr>
        <w:t>business</w:t>
      </w:r>
      <w:r w:rsidRPr="00336751">
        <w:t xml:space="preserve">. </w:t>
      </w:r>
      <w:r w:rsidRPr="00336751">
        <w:rPr>
          <w:i/>
        </w:rPr>
        <w:t>Engaging in business</w:t>
      </w:r>
      <w:r w:rsidRPr="00336751">
        <w:t xml:space="preserve"> is further defined to include the maintaining of an office, distribution house, sales house, warehouse or other place of </w:t>
      </w:r>
      <w:r w:rsidRPr="001E6402">
        <w:t>business</w:t>
      </w:r>
      <w:r w:rsidRPr="00336751">
        <w:t xml:space="preserve">, either directly, indirectly, or through a subsidiary or through a seller authorizing an agent, salesman or solicitor to operate within a </w:t>
      </w:r>
      <w:r w:rsidRPr="00922EAF">
        <w:rPr>
          <w:iCs/>
        </w:rPr>
        <w:t>taxing jurisdiction</w:t>
      </w:r>
      <w:r w:rsidRPr="00336751">
        <w:t xml:space="preserve"> or by permitting a subsidiary to authorize the solicitation activity. </w:t>
      </w:r>
      <w:r w:rsidRPr="00922EAF">
        <w:t xml:space="preserve">Engaging in business </w:t>
      </w:r>
      <w:r w:rsidRPr="00336751">
        <w:t xml:space="preserve">also includes making deliveries of tangible personal property into a </w:t>
      </w:r>
      <w:r w:rsidRPr="00922EAF">
        <w:rPr>
          <w:iCs/>
        </w:rPr>
        <w:t>taxing jurisdiction</w:t>
      </w:r>
      <w:r w:rsidRPr="00336751">
        <w:t xml:space="preserve"> by any means other than by a common or contract carrier. Qualification to do </w:t>
      </w:r>
      <w:r w:rsidRPr="00922EAF">
        <w:t>business</w:t>
      </w:r>
      <w:r w:rsidRPr="00336751">
        <w:t xml:space="preserve"> within a </w:t>
      </w:r>
      <w:r w:rsidRPr="00922EAF">
        <w:rPr>
          <w:iCs/>
        </w:rPr>
        <w:t>taxing jurisdiction</w:t>
      </w:r>
      <w:r w:rsidRPr="00336751">
        <w:t xml:space="preserve"> is not among the considerations of whether a person is engaged in </w:t>
      </w:r>
      <w:r w:rsidRPr="00922EAF">
        <w:t>business</w:t>
      </w:r>
      <w:r w:rsidRPr="00336751">
        <w:t xml:space="preserve"> for this purpose. Neither is it material whether the place of </w:t>
      </w:r>
      <w:r w:rsidRPr="00922EAF">
        <w:t>business</w:t>
      </w:r>
      <w:r w:rsidRPr="00336751">
        <w:t xml:space="preserve"> or personnel are permanent or temporary in nature.</w:t>
      </w:r>
    </w:p>
    <w:p w14:paraId="4A9AAF6D" w14:textId="77777777" w:rsidR="00B43AC3" w:rsidRPr="000A288A" w:rsidRDefault="003471AC" w:rsidP="00B43AC3">
      <w:pPr>
        <w:pStyle w:val="a0"/>
      </w:pPr>
      <w:r w:rsidRPr="00336751">
        <w:t>h.</w:t>
      </w:r>
      <w:r w:rsidRPr="00336751">
        <w:tab/>
      </w:r>
      <w:r w:rsidR="00B43AC3" w:rsidRPr="000A288A">
        <w:t>A vending machine operator is a dealer and must report his sales of tangible personal property through coin-operated vending machines as retail sales.</w:t>
      </w:r>
    </w:p>
    <w:p w14:paraId="2B48BF4B" w14:textId="77777777" w:rsidR="00B43AC3" w:rsidRPr="000A288A" w:rsidRDefault="00B43AC3" w:rsidP="00B43AC3">
      <w:pPr>
        <w:pStyle w:val="i0"/>
      </w:pPr>
      <w:r w:rsidRPr="000A288A">
        <w:tab/>
        <w:t>i.</w:t>
      </w:r>
      <w:r w:rsidRPr="000A288A">
        <w:tab/>
        <w:t>Gross taxable sales from coin-operated vending machines shall equal the total gross receipts from sales divided by one plus the total combined state and local tax rate.</w:t>
      </w:r>
    </w:p>
    <w:p w14:paraId="5B807E36" w14:textId="20DF70CC" w:rsidR="003471AC" w:rsidRPr="00336751" w:rsidRDefault="00B43AC3" w:rsidP="00B43AC3">
      <w:pPr>
        <w:pStyle w:val="i0"/>
      </w:pPr>
      <w:r w:rsidRPr="000A288A">
        <w:tab/>
        <w:t>ii.</w:t>
      </w:r>
      <w:r w:rsidRPr="000A288A">
        <w:tab/>
        <w:t>The vending machine operator shall display a notice on each vending machine that the advertised price includes applicable state and local sales taxes</w:t>
      </w:r>
      <w:r w:rsidR="003471AC" w:rsidRPr="00336751">
        <w:t>.</w:t>
      </w:r>
    </w:p>
    <w:p w14:paraId="6B76C936" w14:textId="77777777" w:rsidR="003471AC" w:rsidRPr="00336751" w:rsidRDefault="003471AC" w:rsidP="001736EF">
      <w:pPr>
        <w:pStyle w:val="a0"/>
        <w:spacing w:after="80"/>
      </w:pPr>
      <w:r w:rsidRPr="00336751">
        <w:t>i.</w:t>
      </w:r>
      <w:r w:rsidRPr="00336751">
        <w:tab/>
        <w:t xml:space="preserve">R.S. 47:301(4)(i) also includes in the definition of </w:t>
      </w:r>
      <w:r w:rsidRPr="00336751">
        <w:rPr>
          <w:i/>
        </w:rPr>
        <w:t>dealer</w:t>
      </w:r>
      <w:r w:rsidRPr="00336751">
        <w:t xml:space="preserve"> any person who makes deliveries of tangible personal </w:t>
      </w:r>
      <w:r w:rsidRPr="00336751">
        <w:t xml:space="preserve">property into a </w:t>
      </w:r>
      <w:r w:rsidRPr="00922EAF">
        <w:rPr>
          <w:iCs/>
        </w:rPr>
        <w:t>taxing jurisdiction</w:t>
      </w:r>
      <w:r w:rsidRPr="00336751">
        <w:t xml:space="preserve"> in a vehicle which is owned or operated by that person.</w:t>
      </w:r>
    </w:p>
    <w:p w14:paraId="47121687" w14:textId="77777777" w:rsidR="003471AC" w:rsidRPr="00336751" w:rsidRDefault="003471AC" w:rsidP="00AC1E59">
      <w:pPr>
        <w:pStyle w:val="1"/>
        <w:spacing w:after="80"/>
      </w:pPr>
      <w:bookmarkStart w:id="841" w:name="_Toc27373459"/>
      <w:bookmarkStart w:id="842" w:name="_Toc41098762"/>
      <w:r w:rsidRPr="00336751">
        <w:rPr>
          <w:i/>
          <w:iCs/>
        </w:rPr>
        <w:t>Drugs</w:t>
      </w:r>
      <w:bookmarkEnd w:id="841"/>
      <w:bookmarkEnd w:id="842"/>
      <w:r w:rsidR="00AC1E59">
        <w:sym w:font="Symbol" w:char="F0BE"/>
      </w:r>
    </w:p>
    <w:p w14:paraId="1BF700E7" w14:textId="77777777" w:rsidR="003471AC" w:rsidRPr="00336751" w:rsidRDefault="003471AC" w:rsidP="003471AC">
      <w:pPr>
        <w:pStyle w:val="a0"/>
      </w:pPr>
      <w:r w:rsidRPr="00336751">
        <w:t>a.</w:t>
      </w:r>
      <w:r w:rsidRPr="00336751">
        <w:tab/>
        <w:t xml:space="preserve">R.S. 47:301(20) applies a broader definition of </w:t>
      </w:r>
      <w:r w:rsidRPr="00336751">
        <w:rPr>
          <w:i/>
          <w:iCs/>
        </w:rPr>
        <w:t>drugs</w:t>
      </w:r>
      <w:r w:rsidRPr="00336751">
        <w:t xml:space="preserve"> than the term indicates in common usage, for purposes of applying the exemption from </w:t>
      </w:r>
      <w:r w:rsidRPr="00922EAF">
        <w:rPr>
          <w:iCs/>
        </w:rPr>
        <w:t>state sales or use tax</w:t>
      </w:r>
      <w:r w:rsidRPr="00336751">
        <w:t>, which is offered under R.S. 47:305(D)(l)(j) and (s). This definition encompasses not only pharmaceutical remedies and chemical compounds, but also medical devices which are prescribed for use in the treatment of any medical disease. Devices which do not properly fall into the already established categories of orthotic or prosthetic devices or patient aids, could qualify for this category of tangible personal property. Examples of these would be pace-makers and heart catheters.</w:t>
      </w:r>
    </w:p>
    <w:p w14:paraId="6DEA58CF" w14:textId="77777777" w:rsidR="003471AC" w:rsidRPr="00336751" w:rsidRDefault="003471AC" w:rsidP="003471AC">
      <w:pPr>
        <w:pStyle w:val="a0"/>
      </w:pPr>
      <w:r w:rsidRPr="00336751">
        <w:t>b.</w:t>
      </w:r>
      <w:r w:rsidRPr="00336751">
        <w:tab/>
        <w:t xml:space="preserve">Except as otherwise provided, the exemption for </w:t>
      </w:r>
      <w:r w:rsidRPr="00922EAF">
        <w:rPr>
          <w:iCs/>
        </w:rPr>
        <w:t>drugs</w:t>
      </w:r>
      <w:r w:rsidRPr="00922EAF">
        <w:t xml:space="preserve"> </w:t>
      </w:r>
      <w:r w:rsidRPr="00336751">
        <w:t xml:space="preserve">and medical devices does not apply to </w:t>
      </w:r>
      <w:r w:rsidRPr="00922EAF">
        <w:rPr>
          <w:iCs/>
        </w:rPr>
        <w:t>local sales or use tax</w:t>
      </w:r>
      <w:r w:rsidRPr="00336751">
        <w:t>.</w:t>
      </w:r>
    </w:p>
    <w:p w14:paraId="525DF48F" w14:textId="77777777" w:rsidR="003471AC" w:rsidRPr="00336751" w:rsidRDefault="003471AC" w:rsidP="00AC1E59">
      <w:pPr>
        <w:pStyle w:val="1"/>
      </w:pPr>
      <w:bookmarkStart w:id="843" w:name="_Toc27373460"/>
      <w:bookmarkStart w:id="844" w:name="_Toc41098763"/>
      <w:r w:rsidRPr="00336751">
        <w:rPr>
          <w:i/>
          <w:iCs/>
        </w:rPr>
        <w:t>Gross Sales</w:t>
      </w:r>
      <w:bookmarkEnd w:id="843"/>
      <w:bookmarkEnd w:id="844"/>
      <w:r w:rsidR="00AC1E59">
        <w:sym w:font="Symbol" w:char="F0BE"/>
      </w:r>
    </w:p>
    <w:p w14:paraId="797BF96C" w14:textId="77777777" w:rsidR="003471AC" w:rsidRPr="00336751" w:rsidRDefault="003471AC" w:rsidP="003471AC">
      <w:pPr>
        <w:pStyle w:val="a0"/>
      </w:pPr>
      <w:r w:rsidRPr="00336751">
        <w:t>a.</w:t>
      </w:r>
      <w:r w:rsidRPr="00336751">
        <w:tab/>
      </w:r>
      <w:r w:rsidRPr="00336751">
        <w:rPr>
          <w:i/>
          <w:iCs/>
        </w:rPr>
        <w:t>Gross Sale</w:t>
      </w:r>
      <w:r w:rsidR="00AC1E59">
        <w:sym w:font="Symbol" w:char="F0BE"/>
      </w:r>
      <w:r w:rsidRPr="00336751">
        <w:t xml:space="preserve">the total of the sales prices for each individual item or article of tangible personal property subject to </w:t>
      </w:r>
      <w:r w:rsidRPr="00922EAF">
        <w:rPr>
          <w:iCs/>
        </w:rPr>
        <w:t>state</w:t>
      </w:r>
      <w:r w:rsidRPr="00922EAF">
        <w:t xml:space="preserve"> or </w:t>
      </w:r>
      <w:r w:rsidRPr="00922EAF">
        <w:rPr>
          <w:iCs/>
        </w:rPr>
        <w:t>local sales or use tax</w:t>
      </w:r>
      <w:r w:rsidRPr="00336751">
        <w:t xml:space="preserve"> with no reduction for any purpose, unless specifically provided by statute.</w:t>
      </w:r>
    </w:p>
    <w:p w14:paraId="241C9E85" w14:textId="77777777" w:rsidR="003471AC" w:rsidRPr="00336751" w:rsidRDefault="003471AC" w:rsidP="003471AC">
      <w:pPr>
        <w:pStyle w:val="a0"/>
      </w:pPr>
      <w:r w:rsidRPr="00336751">
        <w:t>b.</w:t>
      </w:r>
      <w:r w:rsidRPr="00336751">
        <w:tab/>
        <w:t>The only deductions allowed from the total of the sales prices of all items of tangible personal property subject to tax are those provided in R.S. 47:301(13), R.S. 47:315, and R.S. 47:337.34.</w:t>
      </w:r>
    </w:p>
    <w:p w14:paraId="78FA1893" w14:textId="77777777" w:rsidR="003471AC" w:rsidRPr="00336751" w:rsidRDefault="003471AC" w:rsidP="003471AC">
      <w:pPr>
        <w:pStyle w:val="a0"/>
      </w:pPr>
      <w:r w:rsidRPr="00336751">
        <w:t>c.</w:t>
      </w:r>
      <w:r w:rsidRPr="00336751">
        <w:tab/>
        <w:t>R.S. 47:301(13)(a) permits the total sales price of an article of tangible</w:t>
      </w:r>
      <w:r w:rsidRPr="00336751">
        <w:rPr>
          <w:i/>
          <w:iCs/>
        </w:rPr>
        <w:t xml:space="preserve"> </w:t>
      </w:r>
      <w:r w:rsidRPr="00336751">
        <w:t>personal property to be reduced by the part of the selling price represented by an article traded in. The allowed deduction is not to exceed the market value of the item traded in. For this purpose, the market value is the amount a willing seller would receive from a willing buyer in an arms length exchange of similar property at or near the location of the property being traded.</w:t>
      </w:r>
    </w:p>
    <w:p w14:paraId="2D8DAB73" w14:textId="77777777" w:rsidR="003471AC" w:rsidRPr="00336751" w:rsidRDefault="003471AC" w:rsidP="003471AC">
      <w:pPr>
        <w:pStyle w:val="a0"/>
      </w:pPr>
      <w:r w:rsidRPr="00336751">
        <w:t>d.</w:t>
      </w:r>
      <w:r w:rsidRPr="00336751">
        <w:tab/>
        <w:t xml:space="preserve">R.S. 47:315 and R.S. 47:337.34 allow the total of sales prices of all items of tangible personal property subject to the tax to be reduced by the selling price of any article of property returned to the seller in such manner as to cancel the transaction. Repossessions of property sold on the installment basis because of failure by the purchaser to make agreed installment payments do not constitute a return of merchandise allowable as a deduction from </w:t>
      </w:r>
      <w:r w:rsidRPr="00922EAF">
        <w:rPr>
          <w:iCs/>
        </w:rPr>
        <w:t>gross sales</w:t>
      </w:r>
      <w:r w:rsidRPr="00336751">
        <w:t xml:space="preserve"> and the sales price for the subsequent sale of repossessed property is fully taxable and must be included in </w:t>
      </w:r>
      <w:r w:rsidRPr="00922EAF">
        <w:rPr>
          <w:iCs/>
        </w:rPr>
        <w:t>gross sales</w:t>
      </w:r>
      <w:r w:rsidRPr="00336751">
        <w:t>.</w:t>
      </w:r>
    </w:p>
    <w:p w14:paraId="2EF731EC" w14:textId="77777777" w:rsidR="003471AC" w:rsidRPr="00336751" w:rsidRDefault="003471AC" w:rsidP="003471AC">
      <w:pPr>
        <w:pStyle w:val="a0"/>
        <w:tabs>
          <w:tab w:val="clear" w:pos="907"/>
          <w:tab w:val="left" w:pos="1080"/>
        </w:tabs>
      </w:pPr>
      <w:r w:rsidRPr="00336751">
        <w:t>e.i.</w:t>
      </w:r>
      <w:r w:rsidRPr="00336751">
        <w:tab/>
        <w:t xml:space="preserve">For sales of certain property specifically exempted from all or a part of the </w:t>
      </w:r>
      <w:r w:rsidRPr="00922EAF">
        <w:rPr>
          <w:iCs/>
        </w:rPr>
        <w:t>state sales or use tax</w:t>
      </w:r>
      <w:r w:rsidRPr="00336751">
        <w:t xml:space="preserve">, see R.S. 47:301(10) with respect to isolated or occasional sales made by a person not engaged in the </w:t>
      </w:r>
      <w:r w:rsidRPr="00922EAF">
        <w:t>business</w:t>
      </w:r>
      <w:r w:rsidRPr="00336751">
        <w:t xml:space="preserve"> of making such sales, R.S. 47:305 with respect to the sales of livestock, poultry and other farm products by the producer and the sales of agricultural products as a raw material for further processing before the sale at retail to the ultimate consumer, R.S. 47:305(D) and R.S. 47:305.1 through R.S. 47:305.52 for various other exemptions.</w:t>
      </w:r>
    </w:p>
    <w:p w14:paraId="5C42E7B9" w14:textId="77777777" w:rsidR="003471AC" w:rsidRPr="00336751" w:rsidRDefault="003471AC" w:rsidP="003471AC">
      <w:pPr>
        <w:pStyle w:val="i0"/>
      </w:pPr>
      <w:r w:rsidRPr="00336751">
        <w:lastRenderedPageBreak/>
        <w:tab/>
        <w:t>ii.</w:t>
      </w:r>
      <w:r w:rsidRPr="00336751">
        <w:tab/>
        <w:t xml:space="preserve">For purposes of </w:t>
      </w:r>
      <w:r w:rsidRPr="00922EAF">
        <w:rPr>
          <w:iCs/>
        </w:rPr>
        <w:t>local sales or use tax</w:t>
      </w:r>
      <w:r w:rsidRPr="00336751">
        <w:t>, only those exemptions referenced in R.S. 47:337.9, R.S. 47:337.10, and R.S. 47:337.11 of the Uniform Local Sales Tax Code will apply.</w:t>
      </w:r>
    </w:p>
    <w:p w14:paraId="0DC09EDE" w14:textId="77777777" w:rsidR="003471AC" w:rsidRPr="00336751" w:rsidRDefault="003471AC" w:rsidP="00AC1E59">
      <w:pPr>
        <w:pStyle w:val="1"/>
      </w:pPr>
      <w:bookmarkStart w:id="845" w:name="_Toc27373461"/>
      <w:bookmarkStart w:id="846" w:name="_Toc41098764"/>
      <w:r w:rsidRPr="00336751">
        <w:rPr>
          <w:i/>
          <w:iCs/>
        </w:rPr>
        <w:t>Hotel</w:t>
      </w:r>
      <w:bookmarkEnd w:id="845"/>
      <w:bookmarkEnd w:id="846"/>
      <w:r w:rsidR="00AC1E59">
        <w:sym w:font="Symbol" w:char="F0BE"/>
      </w:r>
    </w:p>
    <w:p w14:paraId="319B6B63" w14:textId="77777777" w:rsidR="00495A95" w:rsidRPr="00336751" w:rsidRDefault="00495A95" w:rsidP="001736EF">
      <w:pPr>
        <w:pStyle w:val="a0"/>
        <w:spacing w:after="60"/>
      </w:pPr>
      <w:r w:rsidRPr="00336751">
        <w:t>a.</w:t>
      </w:r>
      <w:r w:rsidRPr="00336751">
        <w:tab/>
        <w:t xml:space="preserve">The term </w:t>
      </w:r>
      <w:r w:rsidRPr="00336751">
        <w:rPr>
          <w:i/>
          <w:iCs/>
        </w:rPr>
        <w:t>hotel</w:t>
      </w:r>
      <w:r w:rsidRPr="00336751">
        <w:t xml:space="preserve"> has been defined under R.S 47:301(6) to be somewhat more restrictive than normally construed relative to the size of the establishment. Those establishments engaged in the </w:t>
      </w:r>
      <w:r w:rsidRPr="00922EAF">
        <w:t>business</w:t>
      </w:r>
      <w:r w:rsidRPr="00336751">
        <w:t xml:space="preserve"> of furnishing sleeping rooms, cottages or cabins to transient guests that consist of six such accommodations at a single </w:t>
      </w:r>
      <w:r w:rsidRPr="00922EAF">
        <w:t xml:space="preserve">business </w:t>
      </w:r>
      <w:r w:rsidRPr="00336751">
        <w:t xml:space="preserve">location meet the statutory definition. If an establishment has fewer than six sleeping rooms, cottages or cabins at a single </w:t>
      </w:r>
      <w:r w:rsidRPr="00922EAF">
        <w:t>business</w:t>
      </w:r>
      <w:r w:rsidRPr="00336751">
        <w:t xml:space="preserve"> location for transient guests, the establishment is not a </w:t>
      </w:r>
      <w:r w:rsidRPr="00922EAF">
        <w:rPr>
          <w:iCs/>
        </w:rPr>
        <w:t>hotel</w:t>
      </w:r>
      <w:r w:rsidRPr="00336751">
        <w:t xml:space="preserve"> for purposes of </w:t>
      </w:r>
      <w:r w:rsidRPr="00922EAF">
        <w:rPr>
          <w:iCs/>
        </w:rPr>
        <w:t xml:space="preserve">state </w:t>
      </w:r>
      <w:r w:rsidRPr="00922EAF">
        <w:t>and</w:t>
      </w:r>
      <w:r w:rsidRPr="00922EAF">
        <w:rPr>
          <w:iCs/>
        </w:rPr>
        <w:t xml:space="preserve"> local sales or use tax</w:t>
      </w:r>
      <w:r w:rsidRPr="00336751">
        <w:t xml:space="preserve">. The statutory definition of </w:t>
      </w:r>
      <w:r w:rsidRPr="00336751">
        <w:rPr>
          <w:i/>
          <w:iCs/>
        </w:rPr>
        <w:t>hotel</w:t>
      </w:r>
      <w:r w:rsidRPr="00336751">
        <w:t xml:space="preserve"> excludes facilities with fewer than the specified number of accommodations from collection of </w:t>
      </w:r>
      <w:r w:rsidRPr="00922EAF">
        <w:rPr>
          <w:iCs/>
        </w:rPr>
        <w:t xml:space="preserve">state </w:t>
      </w:r>
      <w:r w:rsidRPr="00922EAF">
        <w:t>and</w:t>
      </w:r>
      <w:r w:rsidRPr="00922EAF">
        <w:rPr>
          <w:iCs/>
        </w:rPr>
        <w:t xml:space="preserve"> local sales or use tax</w:t>
      </w:r>
      <w:r w:rsidRPr="00336751">
        <w:t>.</w:t>
      </w:r>
    </w:p>
    <w:p w14:paraId="32738C68" w14:textId="77777777" w:rsidR="00495A95" w:rsidRPr="00336751" w:rsidRDefault="00495A95" w:rsidP="001736EF">
      <w:pPr>
        <w:pStyle w:val="a0"/>
        <w:tabs>
          <w:tab w:val="clear" w:pos="907"/>
          <w:tab w:val="left" w:pos="1080"/>
        </w:tabs>
        <w:spacing w:after="40"/>
        <w:rPr>
          <w:i/>
          <w:iCs/>
        </w:rPr>
      </w:pPr>
      <w:r w:rsidRPr="00336751">
        <w:t>b.i.</w:t>
      </w:r>
      <w:r w:rsidRPr="00336751">
        <w:tab/>
        <w:t xml:space="preserve">In determining whether an establishment furnishes </w:t>
      </w:r>
      <w:r w:rsidRPr="00922EAF">
        <w:t>hotel</w:t>
      </w:r>
      <w:r w:rsidRPr="00336751">
        <w:t xml:space="preserve"> services to transient guests, it is determined that a guest who transacts for the services of a </w:t>
      </w:r>
      <w:r w:rsidRPr="00922EAF">
        <w:t>hotel</w:t>
      </w:r>
      <w:r w:rsidRPr="00336751">
        <w:t xml:space="preserve">, regardless of the length of time that the </w:t>
      </w:r>
      <w:r w:rsidRPr="00922EAF">
        <w:t>hotel</w:t>
      </w:r>
      <w:r w:rsidRPr="00336751">
        <w:t xml:space="preserve"> services are used, is considered a transient guest and the transaction is subject to sales tax. Where a </w:t>
      </w:r>
      <w:r w:rsidRPr="00240DF4">
        <w:t>hotel</w:t>
      </w:r>
      <w:r w:rsidRPr="00336751">
        <w:t xml:space="preserve"> provides permanent residences to permanent occupants, the transaction is not subject to </w:t>
      </w:r>
      <w:r w:rsidRPr="00240DF4">
        <w:rPr>
          <w:iCs/>
        </w:rPr>
        <w:t xml:space="preserve">state </w:t>
      </w:r>
      <w:r w:rsidRPr="00240DF4">
        <w:t>and</w:t>
      </w:r>
      <w:r w:rsidRPr="00240DF4">
        <w:rPr>
          <w:iCs/>
        </w:rPr>
        <w:t xml:space="preserve"> local sales or use tax</w:t>
      </w:r>
      <w:r w:rsidRPr="00336751">
        <w:t xml:space="preserve">. For the transaction to be considered a rental as a permanent residence to permanent occupants, the physical properties of the space must provide the basic elements of a home, including full-sized and integrated kitchen appliances and facilities. Additionally, the occupant must use the facilities of the </w:t>
      </w:r>
      <w:r w:rsidRPr="00240DF4">
        <w:t xml:space="preserve">hotel </w:t>
      </w:r>
      <w:r w:rsidRPr="00336751">
        <w:t xml:space="preserve">as a home with the intent to permanently remain. When all conditions of the above two standards are met, the occupant may be considered non-transient for the purposes of the </w:t>
      </w:r>
      <w:r w:rsidRPr="00240DF4">
        <w:rPr>
          <w:iCs/>
        </w:rPr>
        <w:t>state</w:t>
      </w:r>
      <w:r w:rsidRPr="00336751">
        <w:rPr>
          <w:i/>
          <w:iCs/>
        </w:rPr>
        <w:t xml:space="preserve"> </w:t>
      </w:r>
      <w:r w:rsidRPr="00336751">
        <w:t>and</w:t>
      </w:r>
      <w:r w:rsidRPr="00336751">
        <w:rPr>
          <w:i/>
          <w:iCs/>
        </w:rPr>
        <w:t xml:space="preserve"> </w:t>
      </w:r>
      <w:r w:rsidRPr="00240DF4">
        <w:rPr>
          <w:iCs/>
        </w:rPr>
        <w:t>local sales or use tax</w:t>
      </w:r>
      <w:r w:rsidRPr="00336751">
        <w:t xml:space="preserve">. A lease with a </w:t>
      </w:r>
      <w:r w:rsidRPr="00240DF4">
        <w:t>hotel</w:t>
      </w:r>
      <w:r w:rsidRPr="00336751">
        <w:t xml:space="preserve"> for a period of not less than one year will be considered as evidence in support of permanent residency status, when the area rented contained the required physical properties of the </w:t>
      </w:r>
      <w:r w:rsidRPr="00240DF4">
        <w:t xml:space="preserve">hotel </w:t>
      </w:r>
      <w:r w:rsidRPr="00336751">
        <w:t xml:space="preserve">accommodations at the beginning of the lease. Proof that </w:t>
      </w:r>
      <w:r w:rsidRPr="00240DF4">
        <w:t>hotel</w:t>
      </w:r>
      <w:r w:rsidRPr="00336751">
        <w:t xml:space="preserve"> rental contained the requisite physical properties of the </w:t>
      </w:r>
      <w:r w:rsidRPr="00240DF4">
        <w:t>hotel</w:t>
      </w:r>
      <w:r w:rsidRPr="00336751">
        <w:t xml:space="preserve"> accommodations within a unit continuously rented by one person or family for a period greater than one year will be considered as evidence in support of permanent residency status. The department may require additional evidentiary support of claims of non-transient status.</w:t>
      </w:r>
    </w:p>
    <w:p w14:paraId="15DE4AA6" w14:textId="77777777" w:rsidR="00495A95" w:rsidRDefault="00495A95" w:rsidP="001736EF">
      <w:pPr>
        <w:pStyle w:val="i0"/>
        <w:spacing w:after="40"/>
      </w:pPr>
      <w:r w:rsidRPr="00336751">
        <w:tab/>
        <w:t>ii.</w:t>
      </w:r>
      <w:r w:rsidRPr="00336751">
        <w:tab/>
        <w:t xml:space="preserve">For the purposes of </w:t>
      </w:r>
      <w:r w:rsidRPr="00240DF4">
        <w:rPr>
          <w:iCs/>
        </w:rPr>
        <w:t xml:space="preserve">state </w:t>
      </w:r>
      <w:r w:rsidRPr="00240DF4">
        <w:t>and</w:t>
      </w:r>
      <w:r w:rsidRPr="00240DF4">
        <w:rPr>
          <w:iCs/>
        </w:rPr>
        <w:t xml:space="preserve"> local sales and use tax</w:t>
      </w:r>
      <w:r w:rsidRPr="00336751">
        <w:t xml:space="preserve"> collections under R.S. 47:301 </w:t>
      </w:r>
      <w:r w:rsidRPr="00336751">
        <w:rPr>
          <w:iCs/>
        </w:rPr>
        <w:t>et seq</w:t>
      </w:r>
      <w:r w:rsidRPr="00336751">
        <w:t>.</w:t>
      </w:r>
      <w:r w:rsidR="00240DF4">
        <w:t>,</w:t>
      </w:r>
      <w:r w:rsidRPr="00336751">
        <w:t xml:space="preserve"> a guest of a </w:t>
      </w:r>
      <w:r w:rsidRPr="00240DF4">
        <w:t>hotel</w:t>
      </w:r>
      <w:r w:rsidRPr="00336751">
        <w:t xml:space="preserve"> is a natural person.</w:t>
      </w:r>
    </w:p>
    <w:p w14:paraId="0BE2861E" w14:textId="77777777" w:rsidR="000A70F9" w:rsidRDefault="000A70F9" w:rsidP="00AC1E59">
      <w:pPr>
        <w:pStyle w:val="1"/>
        <w:spacing w:after="40"/>
      </w:pPr>
      <w:r>
        <w:rPr>
          <w:i/>
          <w:iCs/>
        </w:rPr>
        <w:t xml:space="preserve">Lease </w:t>
      </w:r>
      <w:r w:rsidRPr="00AC1E59">
        <w:rPr>
          <w:iCs/>
        </w:rPr>
        <w:t>or</w:t>
      </w:r>
      <w:r>
        <w:rPr>
          <w:i/>
          <w:iCs/>
        </w:rPr>
        <w:t xml:space="preserve"> Rental</w:t>
      </w:r>
      <w:r w:rsidR="00AC1E59">
        <w:sym w:font="Symbol" w:char="F0BE"/>
      </w:r>
    </w:p>
    <w:p w14:paraId="0C3FEF23" w14:textId="77777777" w:rsidR="000A70F9" w:rsidRDefault="000A70F9" w:rsidP="001736EF">
      <w:pPr>
        <w:pStyle w:val="a0"/>
        <w:spacing w:after="60"/>
      </w:pPr>
      <w:r>
        <w:t>a.</w:t>
      </w:r>
      <w:r>
        <w:tab/>
        <w:t xml:space="preserve">General. The </w:t>
      </w:r>
      <w:r w:rsidRPr="00240DF4">
        <w:rPr>
          <w:iCs/>
        </w:rPr>
        <w:t>lease or rental</w:t>
      </w:r>
      <w:r>
        <w:t xml:space="preserve"> of tangible personal property for a consideration in Louisiana is a transaction that is subject to the sales or use tax. The term </w:t>
      </w:r>
      <w:r>
        <w:rPr>
          <w:i/>
          <w:iCs/>
        </w:rPr>
        <w:t>lease or rental</w:t>
      </w:r>
      <w:r>
        <w:t xml:space="preserve"> means the grant to another of the right to use and possess tangible personal property for a period of time and for a consideration without the transfer of title to the property. In a lease transaction, the lessee obtains possession or use of the tangible personal property, so that the lessee has enjoyment of the property during a certain time period. Re-leases or sub-</w:t>
      </w:r>
      <w:r>
        <w:t>leases and re-rentals or sub-rentals are also considered as leases or rentals.</w:t>
      </w:r>
    </w:p>
    <w:p w14:paraId="0BC5DB13" w14:textId="77777777" w:rsidR="000A70F9" w:rsidRDefault="000A70F9" w:rsidP="001736EF">
      <w:pPr>
        <w:pStyle w:val="a0"/>
        <w:spacing w:after="60"/>
      </w:pPr>
      <w:r>
        <w:t>b.</w:t>
      </w:r>
      <w:r>
        <w:tab/>
        <w:t xml:space="preserve">Statutory Exclusions. Some arrangements or agreements for the use of tangible personal property are specifically excluded in R.S. 47:301(7) (b) through (h) from the definition of </w:t>
      </w:r>
      <w:r>
        <w:rPr>
          <w:i/>
          <w:iCs/>
        </w:rPr>
        <w:t>lease or rental</w:t>
      </w:r>
      <w:r>
        <w:t>. The types of arrangements or agreements that are not defined as leases or rentals are:</w:t>
      </w:r>
    </w:p>
    <w:p w14:paraId="407214B6" w14:textId="77777777" w:rsidR="000A70F9" w:rsidRDefault="000A70F9" w:rsidP="001736EF">
      <w:pPr>
        <w:pStyle w:val="i0"/>
        <w:spacing w:after="60"/>
      </w:pPr>
      <w:r>
        <w:tab/>
        <w:t>i.</w:t>
      </w:r>
      <w:r>
        <w:tab/>
        <w:t xml:space="preserve">the </w:t>
      </w:r>
      <w:r w:rsidRPr="00240DF4">
        <w:rPr>
          <w:iCs/>
        </w:rPr>
        <w:t>lease or rental</w:t>
      </w:r>
      <w:r>
        <w:t xml:space="preserve"> for re-lease or re-rental of property to be used in connection with the operating, drilling, completion, or reworking of oil, gas, sulfur, or other mineral wells. The </w:t>
      </w:r>
      <w:r w:rsidRPr="00240DF4">
        <w:rPr>
          <w:iCs/>
        </w:rPr>
        <w:t>lease or rental</w:t>
      </w:r>
      <w:r>
        <w:t xml:space="preserve"> for re-lease or re-rental of casing tools, pipe, drill pipe, tubing, compressors, tanks, pumps, power units, and other drilling or related equipment qualifies for exclusion if the property is to be used for one of the specified purposes. The re-lease or re-rental to the ultimate user is not exempt;</w:t>
      </w:r>
    </w:p>
    <w:p w14:paraId="7391556B" w14:textId="77777777" w:rsidR="000A70F9" w:rsidRDefault="000A70F9" w:rsidP="001736EF">
      <w:pPr>
        <w:pStyle w:val="i0"/>
        <w:spacing w:after="60"/>
      </w:pPr>
      <w:r>
        <w:tab/>
        <w:t>ii.</w:t>
      </w:r>
      <w:r>
        <w:tab/>
        <w:t xml:space="preserve">the </w:t>
      </w:r>
      <w:r w:rsidRPr="00240DF4">
        <w:rPr>
          <w:iCs/>
        </w:rPr>
        <w:t>lease or rental</w:t>
      </w:r>
      <w:r>
        <w:t xml:space="preserve"> of property to be used in the performance of contracts with the United States Navy for the construction or overhaul of U.S. Naval vessels;</w:t>
      </w:r>
    </w:p>
    <w:p w14:paraId="2986D8C4" w14:textId="77777777" w:rsidR="000A70F9" w:rsidRDefault="000A70F9" w:rsidP="001736EF">
      <w:pPr>
        <w:pStyle w:val="i0"/>
        <w:spacing w:after="60"/>
      </w:pPr>
      <w:r>
        <w:tab/>
        <w:t>iii.</w:t>
      </w:r>
      <w:r>
        <w:tab/>
        <w:t xml:space="preserve">the </w:t>
      </w:r>
      <w:r w:rsidRPr="00240DF4">
        <w:rPr>
          <w:iCs/>
        </w:rPr>
        <w:t>lease or rental</w:t>
      </w:r>
      <w:r>
        <w:t xml:space="preserve"> of airplanes or airplane equipment by commuter airlines domiciled in Louisiana;</w:t>
      </w:r>
    </w:p>
    <w:p w14:paraId="3536AA73" w14:textId="77777777" w:rsidR="000A70F9" w:rsidRDefault="000A70F9" w:rsidP="001736EF">
      <w:pPr>
        <w:pStyle w:val="i0"/>
        <w:spacing w:after="60"/>
      </w:pPr>
      <w:r>
        <w:tab/>
        <w:t>iv.</w:t>
      </w:r>
      <w:r>
        <w:tab/>
        <w:t xml:space="preserve">the </w:t>
      </w:r>
      <w:r w:rsidRPr="00240DF4">
        <w:rPr>
          <w:iCs/>
        </w:rPr>
        <w:t>lease or rental</w:t>
      </w:r>
      <w:r>
        <w:t xml:space="preserve"> of items that are reasonably necessary for the operation of free hospitals in Louisiana;</w:t>
      </w:r>
    </w:p>
    <w:p w14:paraId="0D35D00D" w14:textId="77777777" w:rsidR="000A70F9" w:rsidRDefault="000A70F9" w:rsidP="001736EF">
      <w:pPr>
        <w:pStyle w:val="i0"/>
        <w:spacing w:after="60"/>
      </w:pPr>
      <w:r>
        <w:tab/>
        <w:t>v.</w:t>
      </w:r>
      <w:r>
        <w:tab/>
        <w:t xml:space="preserve">the </w:t>
      </w:r>
      <w:r w:rsidRPr="00240DF4">
        <w:rPr>
          <w:iCs/>
        </w:rPr>
        <w:t>lease or rental</w:t>
      </w:r>
      <w:r>
        <w:t xml:space="preserve"> of certain limited items of educational materials for classroom instruction by approved private and parochial elementary and secondary schools;</w:t>
      </w:r>
    </w:p>
    <w:p w14:paraId="647B4721" w14:textId="77777777" w:rsidR="000A70F9" w:rsidRDefault="000A70F9" w:rsidP="001736EF">
      <w:pPr>
        <w:pStyle w:val="i0"/>
        <w:spacing w:after="60"/>
      </w:pPr>
      <w:r>
        <w:tab/>
        <w:t>vi.</w:t>
      </w:r>
      <w:r>
        <w:tab/>
        <w:t xml:space="preserve">the </w:t>
      </w:r>
      <w:r w:rsidRPr="00240DF4">
        <w:rPr>
          <w:iCs/>
        </w:rPr>
        <w:t>lease or rental</w:t>
      </w:r>
      <w:r>
        <w:t xml:space="preserve"> by Boys State of Louisiana, Inc., and Girls State of Louisiana, Inc., of materials for use by those organizations in their educational and public service programs for youth; and</w:t>
      </w:r>
    </w:p>
    <w:p w14:paraId="6864B6F8" w14:textId="77777777" w:rsidR="000A70F9" w:rsidRDefault="000A70F9" w:rsidP="001736EF">
      <w:pPr>
        <w:pStyle w:val="i0"/>
        <w:spacing w:after="60"/>
      </w:pPr>
      <w:r>
        <w:tab/>
        <w:t>vii.</w:t>
      </w:r>
      <w:r>
        <w:tab/>
        <w:t xml:space="preserve">the </w:t>
      </w:r>
      <w:r w:rsidRPr="00240DF4">
        <w:rPr>
          <w:iCs/>
        </w:rPr>
        <w:t>lease or rental</w:t>
      </w:r>
      <w:r>
        <w:t xml:space="preserve"> of motor vehicles by motor vehicle </w:t>
      </w:r>
      <w:r w:rsidRPr="00240DF4">
        <w:t>dealers</w:t>
      </w:r>
      <w:r>
        <w:t xml:space="preserve"> and manufacturers for use in furnishing to customers in the performance of </w:t>
      </w:r>
      <w:r w:rsidRPr="00240DF4">
        <w:t>dealers</w:t>
      </w:r>
      <w:r>
        <w:t>' or manufacturers' warranty obligations or when the applicable warranty has lapsed and the leased or rented motor ve</w:t>
      </w:r>
      <w:r w:rsidR="00240DF4">
        <w:t>hicle is provided at no charge;</w:t>
      </w:r>
    </w:p>
    <w:p w14:paraId="7ACC3D34" w14:textId="77777777" w:rsidR="00D606F8" w:rsidRDefault="00D606F8" w:rsidP="001736EF">
      <w:pPr>
        <w:pStyle w:val="i0"/>
        <w:spacing w:after="60"/>
      </w:pPr>
      <w:r>
        <w:tab/>
      </w:r>
      <w:r w:rsidRPr="00336751">
        <w:t>viii.</w:t>
      </w:r>
      <w:r w:rsidRPr="00336751">
        <w:tab/>
        <w:t xml:space="preserve">the </w:t>
      </w:r>
      <w:r w:rsidRPr="00240DF4">
        <w:rPr>
          <w:iCs/>
        </w:rPr>
        <w:t>lease or rental</w:t>
      </w:r>
      <w:r w:rsidRPr="00336751">
        <w:rPr>
          <w:i/>
          <w:iCs/>
        </w:rPr>
        <w:t xml:space="preserve"> </w:t>
      </w:r>
      <w:r w:rsidRPr="00336751">
        <w:t xml:space="preserve">of machinery and equipment used predominantly and directly in the process of </w:t>
      </w:r>
      <w:r w:rsidRPr="00240DF4">
        <w:t xml:space="preserve">manufacturing </w:t>
      </w:r>
      <w:r w:rsidRPr="00240DF4">
        <w:rPr>
          <w:iCs/>
        </w:rPr>
        <w:t>tangible personal property</w:t>
      </w:r>
      <w:r w:rsidRPr="00336751">
        <w:rPr>
          <w:i/>
          <w:iCs/>
        </w:rPr>
        <w:t xml:space="preserve"> </w:t>
      </w:r>
      <w:r w:rsidRPr="00336751">
        <w:t xml:space="preserve">for sale or used directly in the production, processing, and storing of food, fiber, or timber for sale. The meanings of </w:t>
      </w:r>
      <w:r w:rsidRPr="00336751">
        <w:rPr>
          <w:i/>
          <w:iCs/>
        </w:rPr>
        <w:t>manufacturing</w:t>
      </w:r>
      <w:r w:rsidRPr="00336751">
        <w:t xml:space="preserve">, </w:t>
      </w:r>
      <w:r w:rsidRPr="00336751">
        <w:rPr>
          <w:i/>
          <w:iCs/>
        </w:rPr>
        <w:t>used predominantly</w:t>
      </w:r>
      <w:r w:rsidRPr="00336751">
        <w:t xml:space="preserve">, and </w:t>
      </w:r>
      <w:r w:rsidRPr="00336751">
        <w:rPr>
          <w:i/>
          <w:iCs/>
        </w:rPr>
        <w:t>used directly</w:t>
      </w:r>
      <w:r w:rsidRPr="00336751">
        <w:t xml:space="preserve"> provided in </w:t>
      </w:r>
      <w:r w:rsidR="00240DF4">
        <w:br/>
      </w:r>
      <w:r w:rsidRPr="00336751">
        <w:t>LAC 61:I.4301.C.</w:t>
      </w:r>
      <w:r w:rsidRPr="00336751">
        <w:rPr>
          <w:i/>
          <w:iCs/>
        </w:rPr>
        <w:t>Cost Price</w:t>
      </w:r>
      <w:r w:rsidRPr="00336751">
        <w:t xml:space="preserve">.h apply. This exclusion applies to </w:t>
      </w:r>
      <w:r w:rsidRPr="00240DF4">
        <w:rPr>
          <w:iCs/>
        </w:rPr>
        <w:t xml:space="preserve">state sales or use tax and local sales or use taxes </w:t>
      </w:r>
      <w:r w:rsidRPr="00336751">
        <w:t>if the political subdivision has adopted this exclusion by ordinance.</w:t>
      </w:r>
    </w:p>
    <w:p w14:paraId="0854F06D" w14:textId="77777777" w:rsidR="000A70F9" w:rsidRDefault="000A70F9" w:rsidP="001736EF">
      <w:pPr>
        <w:pStyle w:val="a0"/>
        <w:spacing w:after="80"/>
      </w:pPr>
      <w:r>
        <w:t>c.</w:t>
      </w:r>
      <w:r>
        <w:tab/>
        <w:t>Transactions involving both the providing of tangible personal property and the performance of a service.</w:t>
      </w:r>
    </w:p>
    <w:p w14:paraId="3D9834E1" w14:textId="77777777" w:rsidR="000A70F9" w:rsidRDefault="000A70F9" w:rsidP="001736EF">
      <w:pPr>
        <w:pStyle w:val="i0"/>
        <w:spacing w:after="80"/>
      </w:pPr>
      <w:r>
        <w:tab/>
        <w:t>i.</w:t>
      </w:r>
      <w:r>
        <w:tab/>
        <w:t xml:space="preserve">A </w:t>
      </w:r>
      <w:r w:rsidRPr="00240DF4">
        <w:rPr>
          <w:iCs/>
        </w:rPr>
        <w:t>lease or rental</w:t>
      </w:r>
      <w:r>
        <w:t xml:space="preserve"> does not include providing tangible personal property with an operator who provides some additional service for a fixed or indeterminate period of time when the essence of the transaction is the performance of a service. The essence of the transaction is to provide a service when obtaining the tangible personal property is not an end in and of itself but rather furnishes the mechanism through which a service is provided.</w:t>
      </w:r>
    </w:p>
    <w:p w14:paraId="133166D2" w14:textId="77777777" w:rsidR="000A70F9" w:rsidRDefault="000A70F9" w:rsidP="001736EF">
      <w:pPr>
        <w:pStyle w:val="i0"/>
        <w:spacing w:after="80"/>
      </w:pPr>
      <w:r>
        <w:tab/>
        <w:t>ii.</w:t>
      </w:r>
      <w:r>
        <w:tab/>
        <w:t xml:space="preserve">In order to determine the essence of a transaction involving both the performance of a service and </w:t>
      </w:r>
      <w:r>
        <w:lastRenderedPageBreak/>
        <w:t>the providing of tangible personal property, the facts and circumstances of each transaction must be examined. The following factors suggest, but are not necessarily conclusive, that the essence of the transaction is for the performance of a service:</w:t>
      </w:r>
    </w:p>
    <w:p w14:paraId="694239EA" w14:textId="77777777" w:rsidR="000A70F9" w:rsidRDefault="000A70F9" w:rsidP="001736EF">
      <w:pPr>
        <w:pStyle w:val="a1"/>
        <w:spacing w:after="80"/>
      </w:pPr>
      <w:r>
        <w:t>(a).</w:t>
      </w:r>
      <w:r>
        <w:tab/>
        <w:t>in order for the tangible personal property to perform as designed, the owner's operator maintains control over the property. This level of control by the owner's operator involves more than maintaining, inspecting, or setting-up the property;</w:t>
      </w:r>
    </w:p>
    <w:p w14:paraId="2CB4A59E" w14:textId="77777777" w:rsidR="000A70F9" w:rsidRDefault="000A70F9">
      <w:pPr>
        <w:pStyle w:val="a1"/>
      </w:pPr>
      <w:r>
        <w:t>(b).</w:t>
      </w:r>
      <w:r>
        <w:tab/>
        <w:t>the contract between the owner of the property and the person receiving the services and property provides for the performance of a specific job that requires services for a certain number of hours or until completion of a specific job;</w:t>
      </w:r>
    </w:p>
    <w:p w14:paraId="29426F8C" w14:textId="77777777" w:rsidR="000A70F9" w:rsidRDefault="000A70F9" w:rsidP="001736EF">
      <w:pPr>
        <w:pStyle w:val="a1"/>
        <w:spacing w:after="80"/>
      </w:pPr>
      <w:r>
        <w:t>(c).</w:t>
      </w:r>
      <w:r>
        <w:tab/>
        <w:t>the performance of the job using the tangible personal property is conducted in a manner determined by the owner of the property;</w:t>
      </w:r>
    </w:p>
    <w:p w14:paraId="74BE1CD5" w14:textId="77777777" w:rsidR="000A70F9" w:rsidRDefault="000A70F9" w:rsidP="001736EF">
      <w:pPr>
        <w:pStyle w:val="a1"/>
        <w:spacing w:after="80"/>
      </w:pPr>
      <w:r>
        <w:t>(d).</w:t>
      </w:r>
      <w:r>
        <w:tab/>
        <w:t>the owner of the tangible personal property is responsible for choosing the particular piece of property to be used in the transaction; or</w:t>
      </w:r>
    </w:p>
    <w:p w14:paraId="3C650274" w14:textId="77777777" w:rsidR="000A70F9" w:rsidRDefault="000A70F9" w:rsidP="001736EF">
      <w:pPr>
        <w:pStyle w:val="a1"/>
        <w:spacing w:after="80"/>
      </w:pPr>
      <w:r>
        <w:t>(e).</w:t>
      </w:r>
      <w:r>
        <w:tab/>
        <w:t xml:space="preserve">the owner of the tangible personal property has a standard </w:t>
      </w:r>
      <w:r w:rsidRPr="00240DF4">
        <w:t>business</w:t>
      </w:r>
      <w:r>
        <w:t xml:space="preserve"> practice of not allowing customers to rent the property separately from the services provided.</w:t>
      </w:r>
    </w:p>
    <w:p w14:paraId="0A1BE559" w14:textId="77777777" w:rsidR="000A70F9" w:rsidRDefault="000A70F9" w:rsidP="001736EF">
      <w:pPr>
        <w:pStyle w:val="a0"/>
        <w:spacing w:after="80"/>
      </w:pPr>
      <w:r>
        <w:t>d.</w:t>
      </w:r>
      <w:r>
        <w:tab/>
        <w:t>Revenue Sharing Arrangements. Agreements, joint ventures, arrangements, or partnerships between exhibitors (movie theater operators) and film distributors place significant restrictions on the use of the movies and on the proceeds from the use of the movies. These agreements are more in the nature of revenue sharing agreements and would not qualify as leases or rentals because of the restrictions placed on the party using the tangible personal property. An example of this arrangement would be an agreement between an exhibitor and a film distributor that not only stipulates that the proceeds from the showing of the film are to be shared, but also specifies the amount to be charged to the movie patron, the number of and/or the time of showings, or the types or sizes of the facilities where the film is shown.</w:t>
      </w:r>
    </w:p>
    <w:p w14:paraId="6B3A4C90" w14:textId="77777777" w:rsidR="003471AC" w:rsidRPr="00336751" w:rsidRDefault="003471AC" w:rsidP="003471AC">
      <w:pPr>
        <w:pStyle w:val="1"/>
      </w:pPr>
      <w:r w:rsidRPr="00336751">
        <w:rPr>
          <w:i/>
          <w:iCs/>
        </w:rPr>
        <w:t>Local Sales or Use Tax</w:t>
      </w:r>
      <w:r w:rsidRPr="00336751">
        <w:t xml:space="preserve">―a sales or use tax imposed by a </w:t>
      </w:r>
      <w:r w:rsidRPr="00240DF4">
        <w:rPr>
          <w:iCs/>
        </w:rPr>
        <w:t>political subdivision</w:t>
      </w:r>
      <w:r w:rsidRPr="00336751">
        <w:t xml:space="preserve"> whose boundaries are not coterminous with those of the state under the constitution or laws of the state authorizing the imposition of a sales and use tax.</w:t>
      </w:r>
    </w:p>
    <w:p w14:paraId="36982A39" w14:textId="77777777" w:rsidR="003471AC" w:rsidRPr="00336751" w:rsidRDefault="003471AC" w:rsidP="003471AC">
      <w:pPr>
        <w:pStyle w:val="1"/>
      </w:pPr>
      <w:r w:rsidRPr="00336751">
        <w:rPr>
          <w:i/>
          <w:iCs/>
        </w:rPr>
        <w:t>Person</w:t>
      </w:r>
      <w:r w:rsidRPr="00336751">
        <w:t>―</w:t>
      </w:r>
    </w:p>
    <w:p w14:paraId="06989491" w14:textId="77777777" w:rsidR="000A70F9" w:rsidRDefault="003471AC" w:rsidP="003471AC">
      <w:pPr>
        <w:pStyle w:val="a0"/>
        <w:spacing w:after="80"/>
      </w:pPr>
      <w:r w:rsidRPr="00336751">
        <w:t>a.</w:t>
      </w:r>
      <w:r w:rsidRPr="00336751">
        <w:tab/>
        <w:t xml:space="preserve">The term </w:t>
      </w:r>
      <w:r w:rsidRPr="00336751">
        <w:rPr>
          <w:i/>
          <w:iCs/>
        </w:rPr>
        <w:t>person</w:t>
      </w:r>
      <w:r w:rsidRPr="00336751">
        <w:t xml:space="preserve"> includes:</w:t>
      </w:r>
    </w:p>
    <w:p w14:paraId="26883992" w14:textId="77777777" w:rsidR="000A70F9" w:rsidRDefault="000A70F9">
      <w:pPr>
        <w:pStyle w:val="i0"/>
        <w:spacing w:after="80"/>
      </w:pPr>
      <w:r>
        <w:tab/>
        <w:t>i.</w:t>
      </w:r>
      <w:r>
        <w:tab/>
        <w:t>natural persons; and</w:t>
      </w:r>
    </w:p>
    <w:p w14:paraId="53156709" w14:textId="77777777" w:rsidR="000A70F9" w:rsidRDefault="000A70F9">
      <w:pPr>
        <w:pStyle w:val="i0"/>
      </w:pPr>
      <w:r>
        <w:tab/>
        <w:t>ii.</w:t>
      </w:r>
      <w:r>
        <w:tab/>
        <w:t xml:space="preserve">artificial persons, including, but not limited to, corporations, limited liability companies, estates, trusts, </w:t>
      </w:r>
      <w:r w:rsidRPr="00240DF4">
        <w:t>business</w:t>
      </w:r>
      <w:r>
        <w:t xml:space="preserve"> trusts, syndicates, cities and parishes, parishes, municipalities, this state, any district or political subdivision, department or division thereof, any board, agency, or other instrumentality thereof, acting unilaterally or as a group or combination, as well as receivers, referees in bankruptcy, agricultural associations, labor unions, firms, copartnerships, partnerships in commendam, registered limited liability partnerships, joint ventures, associations, singularly or in the </w:t>
      </w:r>
      <w:r>
        <w:t>plural, who have the legal right or duty, whether explicit, implied or assumed, to perform any of the transactions described in this Chapter.</w:t>
      </w:r>
    </w:p>
    <w:p w14:paraId="771EABAB" w14:textId="77777777" w:rsidR="000A70F9" w:rsidRDefault="000A70F9">
      <w:pPr>
        <w:pStyle w:val="a0"/>
      </w:pPr>
      <w:r>
        <w:t>b.</w:t>
      </w:r>
      <w:r>
        <w:tab/>
        <w:t xml:space="preserve">A natural or artificial person's classification as exempt under any other tax statute has no effect on that person's status under the sales tax law. For example, a religious, charitable, educational, scientific, civic, social or fraternal organization, including hospitals and similar institutions, may be statutorily exempted from other taxes but remain classified as </w:t>
      </w:r>
      <w:r>
        <w:rPr>
          <w:iCs/>
        </w:rPr>
        <w:t xml:space="preserve">persons </w:t>
      </w:r>
      <w:r>
        <w:t>for sales tax purposes.</w:t>
      </w:r>
    </w:p>
    <w:p w14:paraId="6EACB26F" w14:textId="77777777" w:rsidR="000A70F9" w:rsidRDefault="000A70F9">
      <w:pPr>
        <w:pStyle w:val="a0"/>
      </w:pPr>
      <w:r>
        <w:t>c.</w:t>
      </w:r>
      <w:r>
        <w:tab/>
        <w:t>R.S. 47:301(8) provides exclusions from the definition of person for purchases made by certain entities. Although these entities are not responsible for paying sales and use taxes on some or all of their purchases, they must collect and remit sales tax on their taxable sales transactions.</w:t>
      </w:r>
    </w:p>
    <w:p w14:paraId="72463B24" w14:textId="77777777" w:rsidR="000A70F9" w:rsidRDefault="000A70F9">
      <w:pPr>
        <w:pStyle w:val="i0"/>
      </w:pPr>
      <w:r>
        <w:tab/>
        <w:t>i.</w:t>
      </w:r>
      <w:r>
        <w:tab/>
        <w:t>The two entities granted exclusions from paying state and local sales and use tax on all of their purchases are:</w:t>
      </w:r>
    </w:p>
    <w:p w14:paraId="0B57C6CC" w14:textId="77777777" w:rsidR="000A70F9" w:rsidRDefault="000A70F9">
      <w:pPr>
        <w:pStyle w:val="a1"/>
      </w:pPr>
      <w:r>
        <w:t>(a).</w:t>
      </w:r>
      <w:r>
        <w:tab/>
        <w:t>the state of Louisiana, its parishes, its municipalities, its special districts, its political subdivisions, and any other agencies, boards, commissions, or instrumentalities of the state or its political subdivisions;</w:t>
      </w:r>
    </w:p>
    <w:p w14:paraId="4172372F" w14:textId="77777777" w:rsidR="000A70F9" w:rsidRDefault="000A70F9">
      <w:pPr>
        <w:pStyle w:val="a1"/>
      </w:pPr>
      <w:r>
        <w:t>(b).</w:t>
      </w:r>
      <w:r>
        <w:tab/>
        <w:t>the Society of the Little Sisters of the Poor. Before claiming exemptions, the Society must obtain a certificate of authorization from the Sales Tax Division of the Department of Revenue.</w:t>
      </w:r>
    </w:p>
    <w:p w14:paraId="55BBCCF5" w14:textId="77777777" w:rsidR="000A70F9" w:rsidRDefault="000A70F9">
      <w:pPr>
        <w:pStyle w:val="i0"/>
      </w:pPr>
      <w:r>
        <w:tab/>
        <w:t>ii.</w:t>
      </w:r>
      <w:r>
        <w:tab/>
        <w:t>The two entities granted exclusions from paying sales and use tax on some of their purchases are:</w:t>
      </w:r>
    </w:p>
    <w:p w14:paraId="20B2A667" w14:textId="77777777" w:rsidR="003471AC" w:rsidRPr="00336751" w:rsidRDefault="003471AC" w:rsidP="003471AC">
      <w:pPr>
        <w:pStyle w:val="a1"/>
      </w:pPr>
      <w:r w:rsidRPr="00336751">
        <w:t>(a).</w:t>
      </w:r>
      <w:r w:rsidRPr="00336751">
        <w:tab/>
        <w:t xml:space="preserve">regionally accredited independent institutions of higher education that are members of the Louisiana Association of Independent Colleges and Universities. Purchases, leases, or rentals of tangible personal property or purchases of taxable services by these institutions that are directly related to the educational missions of eligible institutions are excluded from </w:t>
      </w:r>
      <w:r w:rsidRPr="00240DF4">
        <w:rPr>
          <w:iCs/>
        </w:rPr>
        <w:t>state sales</w:t>
      </w:r>
      <w:r w:rsidRPr="00240DF4">
        <w:t xml:space="preserve"> </w:t>
      </w:r>
      <w:r w:rsidRPr="00240DF4">
        <w:rPr>
          <w:iCs/>
        </w:rPr>
        <w:t>or</w:t>
      </w:r>
      <w:r w:rsidRPr="00240DF4">
        <w:t xml:space="preserve"> </w:t>
      </w:r>
      <w:r w:rsidRPr="00240DF4">
        <w:rPr>
          <w:iCs/>
        </w:rPr>
        <w:t>use tax</w:t>
      </w:r>
      <w:r w:rsidRPr="00336751">
        <w:t>. Purchases, leases, and rentals directly related to the educational mission of the eligible institution are interpreted broadly to include those transactions required to construct, maintain, or supply classrooms, libraries, laboratories, dormitories, athletic facilities, and administrative facilities. Examples include purchases of supplies, equipment, utilities, leases or rentals of equipment, and repair services to university property;</w:t>
      </w:r>
    </w:p>
    <w:p w14:paraId="00A67744" w14:textId="77777777" w:rsidR="003471AC" w:rsidRPr="00336751" w:rsidRDefault="003471AC" w:rsidP="003471AC">
      <w:pPr>
        <w:pStyle w:val="a1"/>
      </w:pPr>
      <w:r w:rsidRPr="00336751">
        <w:t>(b).</w:t>
      </w:r>
      <w:r w:rsidRPr="00336751">
        <w:tab/>
        <w:t xml:space="preserve">churches and synagogues exempt under </w:t>
      </w:r>
      <w:r w:rsidRPr="008850F6">
        <w:rPr>
          <w:i/>
        </w:rPr>
        <w:t xml:space="preserve">Internal Revenue Code </w:t>
      </w:r>
      <w:r w:rsidRPr="00336751">
        <w:t>Section 501(c)(3) are excluded from paying state and local sales and use tax on purchases of bibles, songbooks, or literature used for religious instruction classes. Eligible institutions must obtain certificates of authorization from the Taxpayer Services Division of the Department of Revenue.</w:t>
      </w:r>
    </w:p>
    <w:p w14:paraId="0D3A27E0" w14:textId="77777777" w:rsidR="000A70F9" w:rsidRDefault="000A70F9">
      <w:pPr>
        <w:pStyle w:val="a0"/>
        <w:spacing w:after="80"/>
      </w:pPr>
      <w:r>
        <w:t>d.</w:t>
      </w:r>
      <w:r>
        <w:tab/>
        <w:t xml:space="preserve">The exclusion from the definition of </w:t>
      </w:r>
      <w:r>
        <w:rPr>
          <w:iCs/>
        </w:rPr>
        <w:t xml:space="preserve">person </w:t>
      </w:r>
      <w:r>
        <w:t xml:space="preserve">is granted only for purchases made by these entities on their own behalf. Representatives of these entities making purchases for the entity may also be excluded from the definition of </w:t>
      </w:r>
      <w:r>
        <w:rPr>
          <w:iCs/>
        </w:rPr>
        <w:t xml:space="preserve">person </w:t>
      </w:r>
      <w:r>
        <w:t xml:space="preserve">when their purchases are deemed the equivalent of an </w:t>
      </w:r>
      <w:r>
        <w:lastRenderedPageBreak/>
        <w:t>acquisition by the entity itself. The most common examples of representatives purchasing on behalf of these entities are:</w:t>
      </w:r>
    </w:p>
    <w:p w14:paraId="0B186A63" w14:textId="77777777" w:rsidR="000A70F9" w:rsidRDefault="000A70F9">
      <w:pPr>
        <w:pStyle w:val="i0"/>
      </w:pPr>
      <w:r>
        <w:tab/>
        <w:t>i.</w:t>
      </w:r>
      <w:r>
        <w:tab/>
        <w:t>mandataries (agents) purchasing materials or leasing or renting equipment for immovable property construction contracts; and</w:t>
      </w:r>
    </w:p>
    <w:p w14:paraId="42B604CF" w14:textId="77777777" w:rsidR="000A70F9" w:rsidRDefault="000A70F9">
      <w:pPr>
        <w:pStyle w:val="i0"/>
      </w:pPr>
      <w:r>
        <w:tab/>
        <w:t>ii.</w:t>
      </w:r>
      <w:r>
        <w:tab/>
        <w:t xml:space="preserve">employees purchasing lodging services while traveling on official </w:t>
      </w:r>
      <w:r w:rsidRPr="00240DF4">
        <w:t>business</w:t>
      </w:r>
      <w:r>
        <w:t xml:space="preserve"> of the entity.</w:t>
      </w:r>
    </w:p>
    <w:p w14:paraId="5BE35B2B" w14:textId="77777777" w:rsidR="000A70F9" w:rsidRDefault="000A70F9">
      <w:pPr>
        <w:pStyle w:val="a0"/>
      </w:pPr>
      <w:r>
        <w:t>e.</w:t>
      </w:r>
      <w:r>
        <w:tab/>
        <w:t xml:space="preserve">The following elements establish an immovable property contractor's purchases as the legal equivalent of a R.S. 47:301(8) entity's purchases so as to exclude the transactions from sales and use tax. Additionally, due to the federal government's immunity from state taxation under The Supremacy Clause, U.S. Const. Art. VI, §2, federal contractors satisfying the following criteria are also entitled to the exclusion from the definition of </w:t>
      </w:r>
      <w:r>
        <w:rPr>
          <w:iCs/>
        </w:rPr>
        <w:t>perso</w:t>
      </w:r>
      <w:r>
        <w:t>n. The following criteria assume that the R.S. 47:301(8) entity is an immovable property contractor with an agency agreement with a government department or agency.</w:t>
      </w:r>
    </w:p>
    <w:p w14:paraId="3C2D5A3C" w14:textId="77777777" w:rsidR="000A70F9" w:rsidRDefault="000A70F9">
      <w:pPr>
        <w:pStyle w:val="i0"/>
      </w:pPr>
      <w:r>
        <w:tab/>
        <w:t>i.</w:t>
      </w:r>
      <w:r>
        <w:tab/>
        <w:t>The government department or agency must acquire title to the property at the time of purchase. Except as otherwise provided in the contract between the parties, the risk of loss must be with the governmental entity.</w:t>
      </w:r>
    </w:p>
    <w:p w14:paraId="32EB92EE" w14:textId="77777777" w:rsidR="000A70F9" w:rsidRDefault="000A70F9">
      <w:pPr>
        <w:pStyle w:val="i0"/>
      </w:pPr>
      <w:r>
        <w:tab/>
        <w:t>ii.</w:t>
      </w:r>
      <w:r>
        <w:tab/>
        <w:t>There must be a signed agreement authorizing the contractor to act as purchasing agent for the entity. The department's form, Designation of Construction Contractor as Agent of a Governmental Entity, may be used for this purpose, or a custom agreement may be substituted if it includes all terms and conditions listed in the form prepared by the department. The form is available at any department office and through the department's web site at: www.rev.state.la.us. Copies of the signed agreement must be made available to tax authorities and vendors upon request. Purchases by the designated agent will be recognized as those of the government entity if all parties to the contract strictly follow the terms of the agreement.</w:t>
      </w:r>
    </w:p>
    <w:p w14:paraId="127073DA" w14:textId="77777777" w:rsidR="000A70F9" w:rsidRDefault="000A70F9">
      <w:pPr>
        <w:pStyle w:val="a0"/>
      </w:pPr>
      <w:r>
        <w:t>f.</w:t>
      </w:r>
      <w:r>
        <w:tab/>
        <w:t xml:space="preserve">The following elements establish when the renting of a </w:t>
      </w:r>
      <w:r w:rsidRPr="007E39D5">
        <w:t>hotel</w:t>
      </w:r>
      <w:r>
        <w:t xml:space="preserve"> room to an employee of a R.S. 47:301(8) entity is legally equivalent to the entity's purchase of the service. Additionally, due to the federal government's immunity from state taxation under The Supremacy Clause, U.S. Const. Art. VI, §2, federal employees are also entitled to the exclusion from the definition of </w:t>
      </w:r>
      <w:r>
        <w:rPr>
          <w:iCs/>
        </w:rPr>
        <w:t xml:space="preserve">person </w:t>
      </w:r>
      <w:r>
        <w:t xml:space="preserve">when renting </w:t>
      </w:r>
      <w:r w:rsidRPr="007E39D5">
        <w:t xml:space="preserve">hotel </w:t>
      </w:r>
      <w:r>
        <w:t xml:space="preserve">rooms in the state. Since most purchases of lodging services for </w:t>
      </w:r>
      <w:r>
        <w:rPr>
          <w:iCs/>
        </w:rPr>
        <w:t xml:space="preserve">persons </w:t>
      </w:r>
      <w:r>
        <w:t>excluded by R.S. 47:301(8) are made by government employees, the following criteria are drafted from the perspective of those entities.</w:t>
      </w:r>
    </w:p>
    <w:p w14:paraId="7F193F4B" w14:textId="77777777" w:rsidR="000A70F9" w:rsidRDefault="000A70F9">
      <w:pPr>
        <w:pStyle w:val="i0"/>
      </w:pPr>
      <w:r>
        <w:tab/>
        <w:t>i.</w:t>
      </w:r>
      <w:r>
        <w:tab/>
        <w:t xml:space="preserve">Renting a </w:t>
      </w:r>
      <w:r w:rsidRPr="007E39D5">
        <w:t>hotel</w:t>
      </w:r>
      <w:r>
        <w:t xml:space="preserve"> room to an employee of the United States government, the state of Louisiana, or a political subdivision of the state of Louisiana who is traveling on official </w:t>
      </w:r>
      <w:r w:rsidRPr="007E39D5">
        <w:t>business</w:t>
      </w:r>
      <w:r>
        <w:t xml:space="preserve"> is considered a sale of a service to the government employer regardless of the form of payment to the </w:t>
      </w:r>
      <w:r w:rsidRPr="007E39D5">
        <w:t>hotel</w:t>
      </w:r>
      <w:r>
        <w:t>, provided the lodging services are obtained by the employee at the direction of the employer and accounted to and reimbursed by the government agency.</w:t>
      </w:r>
    </w:p>
    <w:p w14:paraId="069E1CEE" w14:textId="77777777" w:rsidR="000A70F9" w:rsidRDefault="000A70F9">
      <w:pPr>
        <w:pStyle w:val="i0"/>
      </w:pPr>
      <w:r>
        <w:tab/>
        <w:t>ii.</w:t>
      </w:r>
      <w:r>
        <w:tab/>
        <w:t>The exclusion must be documented in one of the following ways:</w:t>
      </w:r>
    </w:p>
    <w:p w14:paraId="7AC89386" w14:textId="77777777" w:rsidR="000A70F9" w:rsidRDefault="000A70F9">
      <w:pPr>
        <w:pStyle w:val="a1"/>
      </w:pPr>
      <w:r>
        <w:t>(a).</w:t>
      </w:r>
      <w:r>
        <w:tab/>
        <w:t xml:space="preserve">with a copy of the employee's written travel orders certifying that the government employer will reimburse the actual lodging expenses incurred. The travel orders must be on government letterhead or forms and signed by an authorized representative of the government entity other than the employee engaging the </w:t>
      </w:r>
      <w:r w:rsidRPr="007E39D5">
        <w:t>hotel</w:t>
      </w:r>
      <w:r>
        <w:t xml:space="preserve"> services. The orders must state that the employee is authorized to secure a room for a specific time period at a specific </w:t>
      </w:r>
      <w:r w:rsidRPr="007E39D5">
        <w:t>hotel</w:t>
      </w:r>
      <w:r>
        <w:t xml:space="preserve"> or at a </w:t>
      </w:r>
      <w:r w:rsidRPr="007E39D5">
        <w:t xml:space="preserve">hotel </w:t>
      </w:r>
      <w:r>
        <w:t>within a defined travel area;</w:t>
      </w:r>
    </w:p>
    <w:p w14:paraId="7BD07D4D" w14:textId="77777777" w:rsidR="000A70F9" w:rsidRDefault="000A70F9">
      <w:pPr>
        <w:pStyle w:val="a1"/>
      </w:pPr>
      <w:r>
        <w:t>(b).</w:t>
      </w:r>
      <w:r>
        <w:tab/>
        <w:t>if written travel orders are unavailable or if the travel orders are incomplete or insufficient to satisfy all of the requirements in §4301.C.</w:t>
      </w:r>
      <w:r>
        <w:rPr>
          <w:i/>
        </w:rPr>
        <w:t>Person</w:t>
      </w:r>
      <w:r>
        <w:t xml:space="preserve">.f.ii.(a), an exemption certificate signed by the employee and the authorized agent of the governmental agency other than the employee will certify the transaction's exempt status. The </w:t>
      </w:r>
      <w:r w:rsidRPr="007E39D5">
        <w:t>hotel</w:t>
      </w:r>
      <w:r>
        <w:t xml:space="preserve"> can accept the department's certificate entitled Certificate of Governmental Exemption from the Payment of </w:t>
      </w:r>
      <w:r w:rsidRPr="007E39D5">
        <w:t xml:space="preserve">Hotel </w:t>
      </w:r>
      <w:r>
        <w:t>Lodging Taxes or one used by federal agencies, provided the form states that the employee's expenses are reimbursed by the employer in the actual amount incurred.</w:t>
      </w:r>
    </w:p>
    <w:p w14:paraId="0863FC78" w14:textId="77777777" w:rsidR="000A70F9" w:rsidRDefault="000A70F9">
      <w:pPr>
        <w:pStyle w:val="i0"/>
      </w:pPr>
      <w:r>
        <w:tab/>
        <w:t>iii.</w:t>
      </w:r>
      <w:r>
        <w:tab/>
      </w:r>
      <w:r w:rsidRPr="003902B9">
        <w:t>Hotels</w:t>
      </w:r>
      <w:r>
        <w:t xml:space="preserve"> must retain this documentation to support a sales tax deduction for room rentals to government employees on official </w:t>
      </w:r>
      <w:r w:rsidRPr="003902B9">
        <w:t>business</w:t>
      </w:r>
      <w:r>
        <w:t xml:space="preserve">. Failure to do so will cause the deduction to be disallowed unless the </w:t>
      </w:r>
      <w:r w:rsidRPr="003902B9">
        <w:t>hotel</w:t>
      </w:r>
      <w:r>
        <w:t xml:space="preserve"> can provide competent independent evidence to certify the exemption's validity. The exemption will also be disallowed if it is determined that the documentation was obtained fraudulently or that the </w:t>
      </w:r>
      <w:r w:rsidRPr="003902B9">
        <w:t>hotel</w:t>
      </w:r>
      <w:r>
        <w:t xml:space="preserve"> knew the documentation was invalid when the employee presented it.</w:t>
      </w:r>
    </w:p>
    <w:p w14:paraId="7ED9470E" w14:textId="77777777" w:rsidR="000A70F9" w:rsidRDefault="000A70F9">
      <w:pPr>
        <w:pStyle w:val="i0"/>
        <w:spacing w:after="80"/>
      </w:pPr>
      <w:r>
        <w:tab/>
        <w:t>iv.</w:t>
      </w:r>
      <w:r>
        <w:tab/>
        <w:t xml:space="preserve">This exclusion is not allowed on </w:t>
      </w:r>
      <w:r w:rsidRPr="003902B9">
        <w:t>hotel</w:t>
      </w:r>
      <w:r>
        <w:t xml:space="preserve"> room charges incurred by other nations, other states and their political subdivisions, or their employees.</w:t>
      </w:r>
    </w:p>
    <w:p w14:paraId="7087DE84" w14:textId="77777777" w:rsidR="003471AC" w:rsidRPr="00336751" w:rsidRDefault="003471AC" w:rsidP="003471AC">
      <w:pPr>
        <w:pStyle w:val="1"/>
      </w:pPr>
      <w:bookmarkStart w:id="847" w:name="_Toc27373464"/>
      <w:bookmarkStart w:id="848" w:name="_Toc41098767"/>
      <w:r w:rsidRPr="00336751">
        <w:rPr>
          <w:i/>
          <w:iCs/>
        </w:rPr>
        <w:t>Political Subdivision</w:t>
      </w:r>
      <w:r w:rsidR="00AC1E59">
        <w:sym w:font="Symbol" w:char="F0BE"/>
      </w:r>
      <w:r w:rsidRPr="00336751">
        <w:t xml:space="preserve">as provided in Article VI, Section 44(2) of the Constitution of Louisiana, a </w:t>
      </w:r>
      <w:r w:rsidRPr="00336751">
        <w:rPr>
          <w:i/>
          <w:iCs/>
        </w:rPr>
        <w:t>political subdivision</w:t>
      </w:r>
      <w:r w:rsidRPr="00336751">
        <w:t xml:space="preserve"> means a parish, municipality, and any other unit of local government, including a school board and a special district, authorized by law to perform governmental functions.</w:t>
      </w:r>
    </w:p>
    <w:p w14:paraId="277066AA" w14:textId="77777777" w:rsidR="003471AC" w:rsidRPr="00336751" w:rsidRDefault="003471AC" w:rsidP="00AC1E59">
      <w:pPr>
        <w:pStyle w:val="1"/>
      </w:pPr>
      <w:r w:rsidRPr="00336751">
        <w:rPr>
          <w:i/>
          <w:iCs/>
        </w:rPr>
        <w:t>Purchaser</w:t>
      </w:r>
      <w:bookmarkEnd w:id="847"/>
      <w:bookmarkEnd w:id="848"/>
      <w:r w:rsidR="00AC1E59">
        <w:sym w:font="Symbol" w:char="F0BE"/>
      </w:r>
    </w:p>
    <w:p w14:paraId="1E1F5337" w14:textId="77777777" w:rsidR="003471AC" w:rsidRPr="00336751" w:rsidRDefault="003471AC" w:rsidP="003471AC">
      <w:pPr>
        <w:pStyle w:val="a0"/>
      </w:pPr>
      <w:r w:rsidRPr="00336751">
        <w:t>a.</w:t>
      </w:r>
      <w:r w:rsidRPr="00336751">
        <w:tab/>
      </w:r>
      <w:r w:rsidRPr="00336751">
        <w:rPr>
          <w:i/>
          <w:iCs/>
        </w:rPr>
        <w:t>Purchaser</w:t>
      </w:r>
      <w:r w:rsidRPr="00336751">
        <w:t xml:space="preserve"> is defined to include not only persons who acquire tangible personal property in a transaction subject to </w:t>
      </w:r>
      <w:r w:rsidRPr="003902B9">
        <w:rPr>
          <w:iCs/>
        </w:rPr>
        <w:t xml:space="preserve">state </w:t>
      </w:r>
      <w:r w:rsidRPr="003902B9">
        <w:t>and</w:t>
      </w:r>
      <w:r w:rsidRPr="003902B9">
        <w:rPr>
          <w:iCs/>
        </w:rPr>
        <w:t xml:space="preserve"> local sales or use tax</w:t>
      </w:r>
      <w:r w:rsidRPr="00336751">
        <w:t>, but also any person who acquires or receives the privilege of using any tangible personal property, as in the case of property rented from others, or any person who receives services of a nature subject to tax.</w:t>
      </w:r>
    </w:p>
    <w:p w14:paraId="32C81516" w14:textId="77777777" w:rsidR="003471AC" w:rsidRPr="00336751" w:rsidRDefault="003471AC" w:rsidP="003471AC">
      <w:pPr>
        <w:pStyle w:val="a0"/>
      </w:pPr>
      <w:r w:rsidRPr="00336751">
        <w:t>b.</w:t>
      </w:r>
      <w:r w:rsidRPr="00336751">
        <w:tab/>
        <w:t xml:space="preserve">The term is construed to complement </w:t>
      </w:r>
      <w:r w:rsidRPr="00336751">
        <w:rPr>
          <w:i/>
          <w:iCs/>
        </w:rPr>
        <w:t>dealer</w:t>
      </w:r>
      <w:r w:rsidRPr="00336751">
        <w:t xml:space="preserve"> as defined in R.S. 47:301(4) and the </w:t>
      </w:r>
      <w:r w:rsidRPr="003902B9">
        <w:rPr>
          <w:iCs/>
        </w:rPr>
        <w:t>collector</w:t>
      </w:r>
      <w:r w:rsidRPr="00336751">
        <w:rPr>
          <w:i/>
          <w:iCs/>
        </w:rPr>
        <w:t xml:space="preserve"> </w:t>
      </w:r>
      <w:r w:rsidRPr="00336751">
        <w:t>may proceed against either for any tax due.</w:t>
      </w:r>
    </w:p>
    <w:p w14:paraId="40DDB7FF" w14:textId="77777777" w:rsidR="003471AC" w:rsidRPr="00336751" w:rsidRDefault="003471AC" w:rsidP="00AC1E59">
      <w:pPr>
        <w:pStyle w:val="1"/>
      </w:pPr>
      <w:bookmarkStart w:id="849" w:name="_Toc27373465"/>
      <w:bookmarkStart w:id="850" w:name="_Toc41098768"/>
      <w:r w:rsidRPr="00336751">
        <w:rPr>
          <w:i/>
          <w:iCs/>
        </w:rPr>
        <w:t xml:space="preserve">Retail Sale </w:t>
      </w:r>
      <w:r w:rsidRPr="00336751">
        <w:t>or</w:t>
      </w:r>
      <w:r w:rsidRPr="00336751">
        <w:rPr>
          <w:i/>
          <w:iCs/>
        </w:rPr>
        <w:t xml:space="preserve"> Sale at Retail</w:t>
      </w:r>
      <w:bookmarkEnd w:id="849"/>
      <w:bookmarkEnd w:id="850"/>
      <w:r w:rsidR="00AC1E59">
        <w:sym w:font="Symbol" w:char="F0BE"/>
      </w:r>
    </w:p>
    <w:p w14:paraId="14E884A9" w14:textId="77777777" w:rsidR="003471AC" w:rsidRPr="00336751" w:rsidRDefault="003471AC" w:rsidP="003471AC">
      <w:pPr>
        <w:pStyle w:val="a0"/>
      </w:pPr>
      <w:r w:rsidRPr="00336751">
        <w:t>a.</w:t>
      </w:r>
      <w:r w:rsidRPr="00336751">
        <w:tab/>
        <w:t xml:space="preserve">The major tax levied by </w:t>
      </w:r>
      <w:r w:rsidRPr="003902B9">
        <w:rPr>
          <w:iCs/>
        </w:rPr>
        <w:t xml:space="preserve">state </w:t>
      </w:r>
      <w:r w:rsidRPr="003902B9">
        <w:t>and</w:t>
      </w:r>
      <w:r w:rsidRPr="003902B9">
        <w:rPr>
          <w:iCs/>
        </w:rPr>
        <w:t xml:space="preserve"> local sales or use tax</w:t>
      </w:r>
      <w:r w:rsidRPr="00336751">
        <w:t xml:space="preserve"> is imposed upon </w:t>
      </w:r>
      <w:r w:rsidRPr="003902B9">
        <w:rPr>
          <w:iCs/>
        </w:rPr>
        <w:t>retail sales</w:t>
      </w:r>
      <w:r w:rsidRPr="003902B9">
        <w:t xml:space="preserve"> or </w:t>
      </w:r>
      <w:r w:rsidRPr="003902B9">
        <w:rPr>
          <w:iCs/>
        </w:rPr>
        <w:t>sales at retail</w:t>
      </w:r>
      <w:r w:rsidRPr="00336751">
        <w:t xml:space="preserve"> which contemplates the taxing of any transaction by which title to tangible personal property is transferred for a consideration, whether paid in cash or otherwise, to a person for any purpose other than for resale.</w:t>
      </w:r>
    </w:p>
    <w:p w14:paraId="373604C3" w14:textId="77777777" w:rsidR="003471AC" w:rsidRPr="00336751" w:rsidRDefault="003471AC" w:rsidP="003471AC">
      <w:pPr>
        <w:pStyle w:val="a0"/>
      </w:pPr>
      <w:r w:rsidRPr="00336751">
        <w:lastRenderedPageBreak/>
        <w:t>b.</w:t>
      </w:r>
      <w:r w:rsidRPr="00336751">
        <w:tab/>
        <w:t xml:space="preserve">While specific exclusions are provided in R.S. 47:301(10) with respect to sales of materials for further processing into articles for resale and with respect to casual, isolated, or occasional sales, and exemptions are provided for sales of particular items or classes of property by R.S. 47:305 and R.S. 47:305.1 through R.S. 47:305.52, the intent of the law is to classify every sale made to the final user or consumer for any imaginable purpose, other than for resale, as a </w:t>
      </w:r>
      <w:r w:rsidRPr="003902B9">
        <w:rPr>
          <w:iCs/>
        </w:rPr>
        <w:t>retail sale</w:t>
      </w:r>
      <w:r w:rsidRPr="003902B9">
        <w:t xml:space="preserve"> or a </w:t>
      </w:r>
      <w:r w:rsidRPr="003902B9">
        <w:rPr>
          <w:iCs/>
        </w:rPr>
        <w:t>sale at retail</w:t>
      </w:r>
      <w:r w:rsidRPr="00336751">
        <w:t>. For purposes of R.S. 47:301(10), whether a transaction is exempt from taxation by statute, jurisprudence, or by constitution has no bearing on classification of the transaction.</w:t>
      </w:r>
    </w:p>
    <w:p w14:paraId="2E617D9D" w14:textId="77777777" w:rsidR="003471AC" w:rsidRPr="00336751" w:rsidRDefault="003471AC" w:rsidP="003471AC">
      <w:pPr>
        <w:pStyle w:val="a0"/>
      </w:pPr>
      <w:r w:rsidRPr="00336751">
        <w:t>c.</w:t>
      </w:r>
      <w:r w:rsidRPr="00336751">
        <w:tab/>
        <w:t>Sales made by and to vending machine operators are subject to tax as follows</w:t>
      </w:r>
      <w:r>
        <w:t>.</w:t>
      </w:r>
    </w:p>
    <w:p w14:paraId="6D1CC287" w14:textId="77777777" w:rsidR="003471AC" w:rsidRPr="00336751" w:rsidRDefault="003471AC" w:rsidP="003471AC">
      <w:pPr>
        <w:pStyle w:val="i0"/>
      </w:pPr>
      <w:r w:rsidRPr="00336751">
        <w:tab/>
        <w:t>i.</w:t>
      </w:r>
      <w:r w:rsidRPr="00336751">
        <w:tab/>
        <w:t xml:space="preserve">For purposes of </w:t>
      </w:r>
      <w:r w:rsidRPr="003902B9">
        <w:rPr>
          <w:iCs/>
        </w:rPr>
        <w:t>state sales or use tax</w:t>
      </w:r>
      <w:r w:rsidRPr="00336751">
        <w:t xml:space="preserve">, sales of tangible personal property to operators of coin-operated vending machines are </w:t>
      </w:r>
      <w:r w:rsidRPr="003902B9">
        <w:rPr>
          <w:iCs/>
        </w:rPr>
        <w:t>sales at retail</w:t>
      </w:r>
      <w:r w:rsidRPr="00336751">
        <w:t xml:space="preserve">. Thus, </w:t>
      </w:r>
      <w:r w:rsidRPr="003902B9">
        <w:t>dealers</w:t>
      </w:r>
      <w:r w:rsidRPr="00336751">
        <w:t xml:space="preserve"> who resell tangible personal property through coin-operated vending machines are treated as consumers of the articles of property they purchase for resale by vending machine and are liable for sales or use tax on their acquisition cost of the articles. The resale of the property through vending machines is not a </w:t>
      </w:r>
      <w:r w:rsidRPr="003902B9">
        <w:rPr>
          <w:iCs/>
        </w:rPr>
        <w:t>retail sale</w:t>
      </w:r>
      <w:r w:rsidRPr="00336751">
        <w:t xml:space="preserve"> and is not subject to </w:t>
      </w:r>
      <w:r w:rsidRPr="003902B9">
        <w:rPr>
          <w:iCs/>
        </w:rPr>
        <w:t>state sales or use tax</w:t>
      </w:r>
      <w:r w:rsidRPr="00336751">
        <w:t>.</w:t>
      </w:r>
    </w:p>
    <w:p w14:paraId="035FB4BA" w14:textId="77777777" w:rsidR="003471AC" w:rsidRPr="00336751" w:rsidRDefault="003471AC" w:rsidP="003471AC">
      <w:pPr>
        <w:pStyle w:val="i0"/>
      </w:pPr>
      <w:r w:rsidRPr="00336751">
        <w:tab/>
        <w:t>ii.</w:t>
      </w:r>
      <w:r w:rsidRPr="00336751">
        <w:tab/>
        <w:t xml:space="preserve">For purposes of </w:t>
      </w:r>
      <w:r w:rsidRPr="003902B9">
        <w:rPr>
          <w:iCs/>
        </w:rPr>
        <w:t>local sales or use tax</w:t>
      </w:r>
      <w:r w:rsidRPr="00336751">
        <w:t xml:space="preserve">, the sale of property through vending machines is a </w:t>
      </w:r>
      <w:r w:rsidRPr="003902B9">
        <w:rPr>
          <w:iCs/>
        </w:rPr>
        <w:t>retail sale</w:t>
      </w:r>
      <w:r w:rsidRPr="00336751">
        <w:t xml:space="preserve"> subject to sales tax.</w:t>
      </w:r>
    </w:p>
    <w:p w14:paraId="09A4E478" w14:textId="77777777" w:rsidR="003471AC" w:rsidRPr="00336751" w:rsidRDefault="003471AC" w:rsidP="003471AC">
      <w:pPr>
        <w:pStyle w:val="a0"/>
      </w:pPr>
      <w:r w:rsidRPr="00336751">
        <w:t>d.</w:t>
      </w:r>
      <w:r w:rsidRPr="00336751">
        <w:tab/>
      </w:r>
      <w:r w:rsidR="00014B98">
        <w:t>Sales of materials for further processing into articles of tangible personal property for subsequent sale at retail do not constitute retail sales. This exemption does not cover materials which are used in any process by which tangible personal property is produced, but only those materials which themselves are further processed into tangible personal property. Whether materials are further processed or simply used in the processing activity will depend entirely upon an analysis of the end product. Although any particular materials may be fully used, consumed, absorbed, dissipated or otherwise completely disappear during processing, if it does not become a recognizable and identifiable component which is of some benefit to the end product, it is not exempt under this provision. The fact that a material remained as a recognizable component of an end product by accident because the cost of removal from the end product was prohibitive or for any other reason, if it does not benefit the property by its presence, it was not material for further processing and the sale is not exempt under this provision.</w:t>
      </w:r>
    </w:p>
    <w:p w14:paraId="15DD791B" w14:textId="77777777" w:rsidR="003471AC" w:rsidRDefault="003471AC" w:rsidP="003471AC">
      <w:pPr>
        <w:pStyle w:val="a0"/>
      </w:pPr>
      <w:r w:rsidRPr="00336751">
        <w:t>e.</w:t>
      </w:r>
      <w:r w:rsidRPr="00336751">
        <w:tab/>
        <w:t xml:space="preserve">It is not the intention of </w:t>
      </w:r>
      <w:r w:rsidRPr="003902B9">
        <w:rPr>
          <w:iCs/>
        </w:rPr>
        <w:t xml:space="preserve">state </w:t>
      </w:r>
      <w:r w:rsidRPr="003902B9">
        <w:t>and</w:t>
      </w:r>
      <w:r w:rsidRPr="003902B9">
        <w:rPr>
          <w:iCs/>
        </w:rPr>
        <w:t xml:space="preserve"> local sales or use tax</w:t>
      </w:r>
      <w:r w:rsidRPr="00336751">
        <w:rPr>
          <w:i/>
          <w:iCs/>
        </w:rPr>
        <w:t xml:space="preserve"> </w:t>
      </w:r>
      <w:r w:rsidRPr="00336751">
        <w:t xml:space="preserve">law to impose a tax on an isolated or occasional sale, frequently termed a </w:t>
      </w:r>
      <w:r w:rsidRPr="00336751">
        <w:rPr>
          <w:i/>
          <w:iCs/>
        </w:rPr>
        <w:t>casual sale</w:t>
      </w:r>
      <w:r w:rsidRPr="00336751">
        <w:t xml:space="preserve">, except with respect to the sale of motor vehicles, which are specifically covered by R.S. 47:303(B) and R.S. 47:337.15(B)(2). The primary consideration in determining whether a sale meets exemption requirements is whether the seller is in the </w:t>
      </w:r>
      <w:r w:rsidRPr="003902B9">
        <w:t>business</w:t>
      </w:r>
      <w:r w:rsidRPr="00336751">
        <w:t xml:space="preserve">, or holds himself to be in the </w:t>
      </w:r>
      <w:r w:rsidRPr="003902B9">
        <w:t>business</w:t>
      </w:r>
      <w:r w:rsidRPr="00336751">
        <w:t xml:space="preserve">, of selling merchandise or tangible personal property of similar nature, and not solely upon the frequency of the transactions. As examples, a firm engaged in the retail grocery </w:t>
      </w:r>
      <w:r w:rsidRPr="003902B9">
        <w:t>business</w:t>
      </w:r>
      <w:r w:rsidRPr="00336751">
        <w:t xml:space="preserve"> who sold a cash register </w:t>
      </w:r>
      <w:r w:rsidRPr="00336751">
        <w:t xml:space="preserve">originally acquired for their own use is not engaged in the </w:t>
      </w:r>
      <w:r w:rsidRPr="003902B9">
        <w:t>business</w:t>
      </w:r>
      <w:r w:rsidRPr="00336751">
        <w:t xml:space="preserve"> of selling cash registers, and the sale would be exempt; an office machine firm who sold carpeting acquired for their own use is not in the </w:t>
      </w:r>
      <w:r w:rsidRPr="003902B9">
        <w:t>business</w:t>
      </w:r>
      <w:r w:rsidRPr="00336751">
        <w:t xml:space="preserve"> of selling carpets, and the sale would be exempt; the periodic sale of articles by auction to recover storage, repair or labor liens unpaid by the owner of the property are exempt, provided the person forcing the sale does not hold himself out to be in the </w:t>
      </w:r>
      <w:r w:rsidRPr="003902B9">
        <w:t>business</w:t>
      </w:r>
      <w:r w:rsidRPr="00336751">
        <w:t xml:space="preserve"> of selling such merchandise. If the person causing the sale of property by auction takes title to the property prior to sale, it will be presumed that he has become engaged in the </w:t>
      </w:r>
      <w:r w:rsidRPr="003902B9">
        <w:t>business</w:t>
      </w:r>
      <w:r w:rsidRPr="00336751">
        <w:t xml:space="preserve"> and the sales will be taxable.</w:t>
      </w:r>
    </w:p>
    <w:p w14:paraId="6C7BCC69" w14:textId="77777777" w:rsidR="008E0A6F" w:rsidRPr="00336751" w:rsidRDefault="008E0A6F" w:rsidP="003471AC">
      <w:pPr>
        <w:pStyle w:val="a0"/>
      </w:pPr>
      <w:r w:rsidRPr="00336751">
        <w:t>f.</w:t>
      </w:r>
      <w:r w:rsidRPr="00336751">
        <w:tab/>
        <w:t xml:space="preserve">For state and </w:t>
      </w:r>
      <w:r w:rsidRPr="003902B9">
        <w:t>local sales or use tax</w:t>
      </w:r>
      <w:r w:rsidRPr="00336751">
        <w:t xml:space="preserve"> purposes, R.S. 47:301(10)(o) excludes the sale or purchase of equipment used in fire fighting by bona fide volunteer fire departments from the definition of </w:t>
      </w:r>
      <w:r w:rsidRPr="00336751">
        <w:rPr>
          <w:i/>
          <w:iCs/>
        </w:rPr>
        <w:t>retail sale or sale at retail</w:t>
      </w:r>
      <w:r w:rsidRPr="00336751">
        <w:t>. This applies to all equipment and special apparel necessary for fighting fires including communications systems, rubber suits, boots, helmets, axes, ladders, buckets, and the furnishings of a firehouse necessary for its operation such as sleeping and cooking facilities. Items purchased solely for the entertainment or recreation of volunteer firemen and meals or services furnished to a firehouse do not qualify for exclusion.</w:t>
      </w:r>
    </w:p>
    <w:p w14:paraId="645DBC8C" w14:textId="77777777" w:rsidR="003471AC" w:rsidRPr="00336751" w:rsidRDefault="003471AC" w:rsidP="00AC1E59">
      <w:pPr>
        <w:pStyle w:val="1"/>
      </w:pPr>
      <w:bookmarkStart w:id="851" w:name="_Toc27373466"/>
      <w:bookmarkStart w:id="852" w:name="_Toc41098769"/>
      <w:r w:rsidRPr="00336751">
        <w:rPr>
          <w:i/>
          <w:iCs/>
        </w:rPr>
        <w:t>Retailer</w:t>
      </w:r>
      <w:bookmarkEnd w:id="851"/>
      <w:bookmarkEnd w:id="852"/>
      <w:r w:rsidR="00AC1E59">
        <w:sym w:font="Symbol" w:char="F0BE"/>
      </w:r>
    </w:p>
    <w:p w14:paraId="7B172FFB" w14:textId="77777777" w:rsidR="000A70F9" w:rsidRDefault="003471AC" w:rsidP="003471AC">
      <w:pPr>
        <w:pStyle w:val="a0"/>
        <w:spacing w:after="80"/>
      </w:pPr>
      <w:r w:rsidRPr="00336751">
        <w:t>a.</w:t>
      </w:r>
      <w:r w:rsidRPr="00336751">
        <w:tab/>
        <w:t xml:space="preserve">The term </w:t>
      </w:r>
      <w:r w:rsidRPr="00336751">
        <w:rPr>
          <w:i/>
          <w:iCs/>
        </w:rPr>
        <w:t>retailer</w:t>
      </w:r>
      <w:r w:rsidRPr="00336751">
        <w:t xml:space="preserve"> as used in </w:t>
      </w:r>
      <w:r w:rsidRPr="003902B9">
        <w:rPr>
          <w:iCs/>
        </w:rPr>
        <w:t xml:space="preserve">state </w:t>
      </w:r>
      <w:r w:rsidRPr="003902B9">
        <w:t>and</w:t>
      </w:r>
      <w:r w:rsidRPr="003902B9">
        <w:rPr>
          <w:iCs/>
        </w:rPr>
        <w:t xml:space="preserve"> local sales or use tax</w:t>
      </w:r>
      <w:r w:rsidRPr="00336751">
        <w:rPr>
          <w:i/>
          <w:iCs/>
        </w:rPr>
        <w:t xml:space="preserve"> </w:t>
      </w:r>
      <w:r w:rsidRPr="00336751">
        <w:t xml:space="preserve">law not only covers persons engaged in the </w:t>
      </w:r>
      <w:r w:rsidRPr="00336751">
        <w:rPr>
          <w:i/>
          <w:iCs/>
        </w:rPr>
        <w:t>business</w:t>
      </w:r>
      <w:r w:rsidRPr="00336751">
        <w:t xml:space="preserve"> (as defined in R.S. 47:301(1) and LAC 61:I.4301.C.</w:t>
      </w:r>
      <w:r w:rsidRPr="00336751">
        <w:rPr>
          <w:i/>
          <w:iCs/>
        </w:rPr>
        <w:t>Business</w:t>
      </w:r>
      <w:r w:rsidRPr="00336751">
        <w:t xml:space="preserve">) of making </w:t>
      </w:r>
      <w:r w:rsidRPr="003902B9">
        <w:rPr>
          <w:iCs/>
        </w:rPr>
        <w:t>retail sales</w:t>
      </w:r>
      <w:r w:rsidRPr="003902B9">
        <w:t xml:space="preserve"> or </w:t>
      </w:r>
      <w:r w:rsidRPr="003902B9">
        <w:rPr>
          <w:iCs/>
        </w:rPr>
        <w:t>sales at retail</w:t>
      </w:r>
      <w:r w:rsidRPr="003902B9">
        <w:t xml:space="preserve"> </w:t>
      </w:r>
      <w:r w:rsidRPr="00336751">
        <w:t>(as defined in R.S. 47:301(10) and LAC 61:I.4301.C.</w:t>
      </w:r>
      <w:r w:rsidRPr="00336751">
        <w:rPr>
          <w:i/>
          <w:iCs/>
        </w:rPr>
        <w:t>Retail Sale</w:t>
      </w:r>
      <w:r w:rsidRPr="00336751">
        <w:t xml:space="preserve"> or </w:t>
      </w:r>
      <w:r w:rsidRPr="00336751">
        <w:rPr>
          <w:i/>
          <w:iCs/>
        </w:rPr>
        <w:t>Sale at Retail</w:t>
      </w:r>
      <w:r w:rsidRPr="00336751">
        <w:t xml:space="preserve">, but also includes any person engaged in the </w:t>
      </w:r>
      <w:r w:rsidRPr="003902B9">
        <w:t>business</w:t>
      </w:r>
      <w:r w:rsidRPr="00336751">
        <w:t xml:space="preserve"> of transferring title to tangible personal property for a consideration to others for their use or consumption, or for distribution or for storage to be used or consumed within a </w:t>
      </w:r>
      <w:r w:rsidRPr="003902B9">
        <w:rPr>
          <w:iCs/>
        </w:rPr>
        <w:t>taxing jurisdiction</w:t>
      </w:r>
      <w:r w:rsidRPr="00336751">
        <w:t>.</w:t>
      </w:r>
    </w:p>
    <w:p w14:paraId="4398AA51" w14:textId="77777777" w:rsidR="000A70F9" w:rsidRDefault="000A70F9">
      <w:pPr>
        <w:pStyle w:val="a0"/>
        <w:spacing w:after="80"/>
      </w:pPr>
      <w:r>
        <w:t>b.</w:t>
      </w:r>
      <w:r>
        <w:tab/>
        <w:t xml:space="preserve">The term does not include persons who make isolated or occasional sales and who do not hold themselves out to be in the </w:t>
      </w:r>
      <w:r w:rsidRPr="003902B9">
        <w:t>business</w:t>
      </w:r>
      <w:r>
        <w:t xml:space="preserve"> of selling the particular kind or type of property involved in a casual sale.</w:t>
      </w:r>
    </w:p>
    <w:p w14:paraId="52CAC243" w14:textId="77777777" w:rsidR="000A70F9" w:rsidRDefault="000A70F9" w:rsidP="00AC1E59">
      <w:pPr>
        <w:pStyle w:val="1"/>
        <w:spacing w:after="80"/>
      </w:pPr>
      <w:r>
        <w:rPr>
          <w:i/>
          <w:iCs/>
        </w:rPr>
        <w:t>Sale</w:t>
      </w:r>
      <w:r w:rsidR="00AC1E59">
        <w:sym w:font="Symbol" w:char="F0BE"/>
      </w:r>
    </w:p>
    <w:p w14:paraId="478B6034" w14:textId="77777777" w:rsidR="000A70F9" w:rsidRDefault="000A70F9">
      <w:pPr>
        <w:pStyle w:val="a0"/>
        <w:spacing w:after="80"/>
      </w:pPr>
      <w:r>
        <w:t>a.</w:t>
      </w:r>
      <w:r>
        <w:tab/>
        <w:t xml:space="preserve">R.S. 47:301(12) defines a </w:t>
      </w:r>
      <w:r>
        <w:rPr>
          <w:i/>
        </w:rPr>
        <w:t>sale</w:t>
      </w:r>
      <w:r>
        <w:t xml:space="preserve"> as receiving or giving consideration in return for:</w:t>
      </w:r>
    </w:p>
    <w:p w14:paraId="48F678E4" w14:textId="77777777" w:rsidR="000A70F9" w:rsidRDefault="000A70F9">
      <w:pPr>
        <w:pStyle w:val="i0"/>
        <w:spacing w:after="80"/>
      </w:pPr>
      <w:r>
        <w:tab/>
        <w:t>i.</w:t>
      </w:r>
      <w:r>
        <w:tab/>
        <w:t>transferring title or ownership</w:t>
      </w:r>
      <w:r w:rsidR="003902B9">
        <w:t xml:space="preserve"> of tangible personal property;</w:t>
      </w:r>
    </w:p>
    <w:p w14:paraId="3288A00A" w14:textId="77777777" w:rsidR="000A70F9" w:rsidRDefault="000A70F9">
      <w:pPr>
        <w:pStyle w:val="i0"/>
        <w:spacing w:after="80"/>
      </w:pPr>
      <w:r>
        <w:tab/>
        <w:t>ii.</w:t>
      </w:r>
      <w:r>
        <w:tab/>
        <w:t>transferring possession of tangible personal property when the seller retains legal title to the property as security to ensure full payment of the selling price;</w:t>
      </w:r>
    </w:p>
    <w:p w14:paraId="3E7077F9" w14:textId="77777777" w:rsidR="000A70F9" w:rsidRDefault="000A70F9">
      <w:pPr>
        <w:pStyle w:val="i0"/>
        <w:spacing w:after="80"/>
      </w:pPr>
      <w:r>
        <w:tab/>
        <w:t>iii.</w:t>
      </w:r>
      <w:r>
        <w:tab/>
        <w:t>fabricating</w:t>
      </w:r>
      <w:r>
        <w:rPr>
          <w:rFonts w:ascii="TimesNewRoman" w:hAnsi="TimesNewRoman"/>
          <w:szCs w:val="24"/>
        </w:rPr>
        <w:t xml:space="preserve"> </w:t>
      </w:r>
      <w:r>
        <w:t>tangible personal property for consumers who furnish, either directly or indirectly, the materials used in fabrication work; and</w:t>
      </w:r>
    </w:p>
    <w:p w14:paraId="7BB76B36" w14:textId="77777777" w:rsidR="000A70F9" w:rsidRDefault="000A70F9">
      <w:pPr>
        <w:pStyle w:val="i0"/>
        <w:spacing w:after="80"/>
      </w:pPr>
      <w:r>
        <w:tab/>
        <w:t>iv.</w:t>
      </w:r>
      <w:r>
        <w:tab/>
        <w:t>furnishing, preparing or serving tangible personal property that is consumed on the premises of the seller.</w:t>
      </w:r>
    </w:p>
    <w:p w14:paraId="4698FC10" w14:textId="77777777" w:rsidR="000A70F9" w:rsidRDefault="000A70F9">
      <w:pPr>
        <w:pStyle w:val="a0"/>
        <w:spacing w:after="80"/>
      </w:pPr>
      <w:r>
        <w:t>b.</w:t>
      </w:r>
      <w:r>
        <w:tab/>
      </w:r>
      <w:r>
        <w:rPr>
          <w:szCs w:val="28"/>
        </w:rPr>
        <w:t xml:space="preserve">Fabricating or fabrication, for sales tax purposes, means </w:t>
      </w:r>
      <w:r>
        <w:t xml:space="preserve">to make, build, create, produce, or assemble </w:t>
      </w:r>
      <w:r>
        <w:lastRenderedPageBreak/>
        <w:t>components of tangible personal property, or to make tangible personal property work in a new or different manner.</w:t>
      </w:r>
    </w:p>
    <w:p w14:paraId="760ADEFB" w14:textId="77777777" w:rsidR="000A70F9" w:rsidRDefault="000A70F9">
      <w:pPr>
        <w:pStyle w:val="a0"/>
        <w:spacing w:after="80"/>
      </w:pPr>
      <w:r>
        <w:t>c.</w:t>
      </w:r>
      <w:r>
        <w:tab/>
        <w:t xml:space="preserve">A </w:t>
      </w:r>
      <w:r w:rsidRPr="003902B9">
        <w:t>sale</w:t>
      </w:r>
      <w:r>
        <w:t xml:space="preserve"> includes, but is not limited to, transactions where:</w:t>
      </w:r>
    </w:p>
    <w:p w14:paraId="1A1935FA" w14:textId="77777777" w:rsidR="000A70F9" w:rsidRDefault="000A70F9">
      <w:pPr>
        <w:pStyle w:val="i0"/>
      </w:pPr>
      <w:r>
        <w:tab/>
        <w:t>i.</w:t>
      </w:r>
      <w:r>
        <w:tab/>
        <w:t>tangible personal property is transferred on a conditional basis (i.e., the customer has the option of returning the property and obtaining a refund of the sales price); and</w:t>
      </w:r>
    </w:p>
    <w:p w14:paraId="543875C9" w14:textId="77777777" w:rsidR="000A70F9" w:rsidRDefault="000A70F9">
      <w:pPr>
        <w:pStyle w:val="i0"/>
      </w:pPr>
      <w:r>
        <w:tab/>
        <w:t>ii.</w:t>
      </w:r>
      <w:r>
        <w:tab/>
        <w:t>payment is made in a form other than money, as in a barter agreement, an exchange of property, or a promissory note.</w:t>
      </w:r>
    </w:p>
    <w:p w14:paraId="150B822E" w14:textId="77777777" w:rsidR="000A70F9" w:rsidRDefault="000A70F9">
      <w:pPr>
        <w:pStyle w:val="a0"/>
      </w:pPr>
      <w:r>
        <w:t>d.</w:t>
      </w:r>
      <w:r>
        <w:tab/>
        <w:t>When tangible personal property, like food, is served on the vendor's premises, the vendor is required to charge sales tax for:</w:t>
      </w:r>
    </w:p>
    <w:p w14:paraId="758DD03C" w14:textId="77777777" w:rsidR="000A70F9" w:rsidRDefault="000A70F9">
      <w:pPr>
        <w:pStyle w:val="i0"/>
      </w:pPr>
      <w:r>
        <w:tab/>
        <w:t>i.</w:t>
      </w:r>
      <w:r>
        <w:tab/>
        <w:t>the total price of preparing and serving the food even if these charges are billed separately; and</w:t>
      </w:r>
    </w:p>
    <w:p w14:paraId="5C7A9078" w14:textId="77777777" w:rsidR="000A70F9" w:rsidRDefault="000A70F9">
      <w:pPr>
        <w:pStyle w:val="i0"/>
      </w:pPr>
      <w:r>
        <w:tab/>
        <w:t>ii.</w:t>
      </w:r>
      <w:r>
        <w:tab/>
        <w:t>tips and gratuities, if the vendor fails to separately list these charges on the bill, or if any portion of these amounts (except reimbursement for credit card processing fees) is retained by the vendor. Sales tax is not charged on tips and gratuities if they are separately stated and the total amounts collected are distributed to the employees that prepare and serve the food.</w:t>
      </w:r>
    </w:p>
    <w:p w14:paraId="65054367" w14:textId="77777777" w:rsidR="000A70F9" w:rsidRDefault="000A70F9">
      <w:pPr>
        <w:pStyle w:val="a0"/>
        <w:spacing w:after="80"/>
      </w:pPr>
      <w:r>
        <w:t>e.</w:t>
      </w:r>
      <w:r>
        <w:tab/>
        <w:t xml:space="preserve">When tangible personal property, like food, is served at the customer's premises, sales tax is not charged for preparing and serving the food, provided these charges are separately stated from the </w:t>
      </w:r>
      <w:r w:rsidRPr="00592D57">
        <w:rPr>
          <w:i/>
        </w:rPr>
        <w:t>sale</w:t>
      </w:r>
      <w:r>
        <w:t xml:space="preserve"> of the food.</w:t>
      </w:r>
    </w:p>
    <w:p w14:paraId="15F7B145" w14:textId="77777777" w:rsidR="000A70F9" w:rsidRDefault="000A70F9">
      <w:pPr>
        <w:pStyle w:val="1"/>
      </w:pPr>
      <w:r>
        <w:rPr>
          <w:i/>
          <w:iCs/>
        </w:rPr>
        <w:t>Sales of Services</w:t>
      </w:r>
      <w:r w:rsidR="003471AC">
        <w:t>―</w:t>
      </w:r>
    </w:p>
    <w:p w14:paraId="5A58584A" w14:textId="77777777" w:rsidR="000A70F9" w:rsidRDefault="003471AC">
      <w:pPr>
        <w:pStyle w:val="a0"/>
      </w:pPr>
      <w:r w:rsidRPr="00336751">
        <w:t>a.</w:t>
      </w:r>
      <w:r w:rsidRPr="00336751">
        <w:tab/>
      </w:r>
      <w:r w:rsidRPr="003902B9">
        <w:rPr>
          <w:iCs/>
        </w:rPr>
        <w:t xml:space="preserve">State </w:t>
      </w:r>
      <w:r w:rsidRPr="003902B9">
        <w:t>and</w:t>
      </w:r>
      <w:r w:rsidRPr="003902B9">
        <w:rPr>
          <w:iCs/>
        </w:rPr>
        <w:t xml:space="preserve"> local sales or use tax</w:t>
      </w:r>
      <w:r w:rsidRPr="00336751">
        <w:rPr>
          <w:i/>
          <w:iCs/>
        </w:rPr>
        <w:t xml:space="preserve"> </w:t>
      </w:r>
      <w:r w:rsidRPr="00336751">
        <w:t>law</w:t>
      </w:r>
      <w:r w:rsidRPr="00336751">
        <w:rPr>
          <w:i/>
          <w:iCs/>
        </w:rPr>
        <w:t xml:space="preserve"> </w:t>
      </w:r>
      <w:r w:rsidRPr="00336751">
        <w:t xml:space="preserve">basically treats the furnishing of services and permission to use certain kinds of property the same as the sale of merchandise, and the law classifies those items as </w:t>
      </w:r>
      <w:r w:rsidRPr="003902B9">
        <w:rPr>
          <w:iCs/>
        </w:rPr>
        <w:t>sales of services</w:t>
      </w:r>
      <w:r w:rsidRPr="00336751">
        <w:t xml:space="preserve">. Only those services specifically itemized under the provisions of R.S. 47:301(14)(a)-(g), are subject to </w:t>
      </w:r>
      <w:r w:rsidRPr="003902B9">
        <w:rPr>
          <w:iCs/>
        </w:rPr>
        <w:t>state</w:t>
      </w:r>
      <w:r w:rsidRPr="003902B9">
        <w:t xml:space="preserve"> and </w:t>
      </w:r>
      <w:r w:rsidRPr="003902B9">
        <w:rPr>
          <w:iCs/>
        </w:rPr>
        <w:t>local sales or use tax</w:t>
      </w:r>
      <w:r w:rsidRPr="00336751">
        <w:t xml:space="preserve"> law. Telecommunications services defined in R.S. 47:301(14)(i) are subject only to </w:t>
      </w:r>
      <w:r w:rsidRPr="003902B9">
        <w:rPr>
          <w:iCs/>
        </w:rPr>
        <w:t>state sales or use tax</w:t>
      </w:r>
      <w:r w:rsidRPr="003902B9">
        <w:t xml:space="preserve"> </w:t>
      </w:r>
      <w:r w:rsidRPr="00336751">
        <w:t>law.</w:t>
      </w:r>
    </w:p>
    <w:p w14:paraId="0A3FFFE1" w14:textId="77777777" w:rsidR="000A70F9" w:rsidRDefault="000A70F9">
      <w:pPr>
        <w:pStyle w:val="a0"/>
      </w:pPr>
      <w:r>
        <w:t>b.</w:t>
      </w:r>
      <w:r>
        <w:tab/>
        <w:t>The entire amount charged to a customer for any of the taxable items listed in R.S. 47:301(14)(a)-(g) is taxable if billed in a lump sum. Although the law provides many exemptions, unless they are specifically identified and segregated in billings to customers, the entire charge will be subject to the tax. Whether the consideration paid for sales of services is in the form of cash or otherwise is immaterial.</w:t>
      </w:r>
    </w:p>
    <w:p w14:paraId="54480AEB" w14:textId="77777777" w:rsidR="003471AC" w:rsidRPr="00336751" w:rsidRDefault="003471AC" w:rsidP="003471AC">
      <w:pPr>
        <w:pStyle w:val="a0"/>
      </w:pPr>
      <w:r w:rsidRPr="00336751">
        <w:t>c.</w:t>
      </w:r>
      <w:r w:rsidRPr="00336751">
        <w:tab/>
        <w:t xml:space="preserve">R.S. 47:301(14)(a) includes the furnishing of sleeping rooms, cottages, or cabins by </w:t>
      </w:r>
      <w:r w:rsidRPr="003902B9">
        <w:rPr>
          <w:iCs/>
        </w:rPr>
        <w:t>hotels</w:t>
      </w:r>
      <w:r w:rsidRPr="003902B9">
        <w:t xml:space="preserve"> as </w:t>
      </w:r>
      <w:r w:rsidRPr="003902B9">
        <w:rPr>
          <w:iCs/>
        </w:rPr>
        <w:t>sales of services</w:t>
      </w:r>
      <w:r w:rsidRPr="00336751">
        <w:t xml:space="preserve">. </w:t>
      </w:r>
      <w:r w:rsidRPr="00336751">
        <w:rPr>
          <w:i/>
          <w:iCs/>
        </w:rPr>
        <w:t>Hotels</w:t>
      </w:r>
      <w:r w:rsidRPr="00336751">
        <w:t xml:space="preserve"> have been defined in R.S. 47:301(6) and the regulation issued under LAC 61:I.4301.C.</w:t>
      </w:r>
      <w:r w:rsidRPr="00336751">
        <w:rPr>
          <w:i/>
          <w:iCs/>
        </w:rPr>
        <w:t>Hotel</w:t>
      </w:r>
      <w:r w:rsidRPr="00336751">
        <w:t xml:space="preserve">. If an establishment meets the definition of a </w:t>
      </w:r>
      <w:r w:rsidRPr="00336751">
        <w:rPr>
          <w:i/>
          <w:iCs/>
        </w:rPr>
        <w:t>hotel</w:t>
      </w:r>
      <w:r w:rsidRPr="00336751">
        <w:t xml:space="preserve"> under these laws, all charges for the furnishing of rooms in that establishment, other than to permanent full-time occupants, constitute </w:t>
      </w:r>
      <w:r w:rsidRPr="003902B9">
        <w:rPr>
          <w:iCs/>
        </w:rPr>
        <w:t>sales of services</w:t>
      </w:r>
      <w:r w:rsidRPr="00336751">
        <w:t>.</w:t>
      </w:r>
    </w:p>
    <w:p w14:paraId="6AD7AB57" w14:textId="77777777" w:rsidR="003471AC" w:rsidRDefault="003471AC" w:rsidP="00296C19">
      <w:pPr>
        <w:pStyle w:val="a0"/>
      </w:pPr>
      <w:r w:rsidRPr="00336751">
        <w:t>d.</w:t>
      </w:r>
      <w:r>
        <w:tab/>
      </w:r>
      <w:r w:rsidRPr="00336751">
        <w:t xml:space="preserve">Under the provisoes of R.S. 47:301(14)(b) charges for admissions to places of amusement, entertainment, recreation, or athletic events, except those sponsored by </w:t>
      </w:r>
      <w:r w:rsidRPr="00336751">
        <w:t xml:space="preserve">schools, colleges, or universities, are classified as </w:t>
      </w:r>
      <w:r w:rsidRPr="00717DD6">
        <w:rPr>
          <w:iCs/>
        </w:rPr>
        <w:t>sales of services</w:t>
      </w:r>
      <w:r w:rsidRPr="00336751">
        <w:t xml:space="preserve"> and as such are taxable. Note that only those events which are sponsored by schools, colleges, and universities are exempt. The same admissions charged by charitable, religious, social and other organizations are taxable, unless specifically exempted under some other provision.</w:t>
      </w:r>
    </w:p>
    <w:p w14:paraId="6ED51DDE" w14:textId="77777777" w:rsidR="000A70F9" w:rsidRDefault="000A70F9" w:rsidP="003471AC">
      <w:pPr>
        <w:pStyle w:val="i0"/>
        <w:outlineLvl w:val="6"/>
      </w:pPr>
      <w:r>
        <w:tab/>
        <w:t>i.</w:t>
      </w:r>
      <w:r>
        <w:tab/>
        <w:t>Fees or other consideration and dues paid for the privilege of obtaining access to clubs are similarly classified as sales of services under this particular section of the law. Such dues, fees, or other consideration are taxable even though some personal services may be rendered by the owner of the club after access thereto has been obtained. Dues, fees, or other consideration paid for the privilege of having access to places of amusement, entertainment, athletic, or recreational facilities are also included in the definition of sales of service.</w:t>
      </w:r>
    </w:p>
    <w:p w14:paraId="00E7B1D5" w14:textId="77777777" w:rsidR="000A70F9" w:rsidRDefault="000A70F9">
      <w:pPr>
        <w:pStyle w:val="i0"/>
        <w:outlineLvl w:val="6"/>
      </w:pPr>
      <w:r>
        <w:tab/>
        <w:t>ii.</w:t>
      </w:r>
      <w:r>
        <w:tab/>
        <w:t>The cost of stock or certificates of membership required to be purchased prior to becoming a member of a club is not included in sales of services if the club member has the prerogative of disposing of the stock or certificate of membership when he ceases to utilize the club or facilities. If a member is required to surrender his stock or certificate of membership upon leaving a club, then the purchase price is considered nothing more than a fee for his participation and is classified as sales of services.</w:t>
      </w:r>
    </w:p>
    <w:p w14:paraId="539DE64F" w14:textId="77777777" w:rsidR="000A70F9" w:rsidRDefault="000A70F9">
      <w:pPr>
        <w:pStyle w:val="a0"/>
      </w:pPr>
      <w:r>
        <w:t>e.</w:t>
      </w:r>
      <w:r>
        <w:tab/>
        <w:t xml:space="preserve">R.S. 47:301(14)(c) includes the furnishing of storage or parking privileges by auto </w:t>
      </w:r>
      <w:r w:rsidRPr="00717DD6">
        <w:t>hotels</w:t>
      </w:r>
      <w:r>
        <w:t xml:space="preserve"> or parking lots as taxable sales of services. Parking lots are held to include facilities for the parking of transient trailers. For purposes of this determination, trailers will be presumed to be transient unless the parking space is engaged for a period in excess of 30 consecutive days at any one time and provided the trailers have not been removed from their wheels and placed on permanent foundation. Some </w:t>
      </w:r>
      <w:r w:rsidRPr="00717DD6">
        <w:t>hotels</w:t>
      </w:r>
      <w:r>
        <w:t xml:space="preserve"> advertise free parking facilities for their guests and it is presumed that the room rate charged the guests is sufficiently high to cover the cost of parking, in which event the charge would be t</w:t>
      </w:r>
      <w:r w:rsidR="00AC1E59">
        <w:t>axed under the provisions of R.</w:t>
      </w:r>
      <w:r>
        <w:t xml:space="preserve">S. 47:301(14)(a). </w:t>
      </w:r>
      <w:r w:rsidR="00AC1E59">
        <w:t>This charge is taxable under R.</w:t>
      </w:r>
      <w:r>
        <w:t>S. 47:301(14)(a) if included in the room rate or under R.S. 47:301(14)(c) if billed separately.</w:t>
      </w:r>
    </w:p>
    <w:p w14:paraId="6B994BCD" w14:textId="77777777" w:rsidR="00296C19" w:rsidRPr="00336751" w:rsidRDefault="00296C19" w:rsidP="00296C19">
      <w:pPr>
        <w:pStyle w:val="a0"/>
      </w:pPr>
      <w:r w:rsidRPr="00336751">
        <w:t>f.</w:t>
      </w:r>
      <w:r w:rsidRPr="00336751">
        <w:tab/>
        <w:t xml:space="preserve">R.S. 47:301(14)(d) provides that the furnishing of printing or overprinting, lithograph and multilith, blue printing, photostating, or other similar services of reproducing written or graphic matter, shall be included under </w:t>
      </w:r>
      <w:r w:rsidRPr="00717DD6">
        <w:rPr>
          <w:iCs/>
        </w:rPr>
        <w:t>sales of services</w:t>
      </w:r>
      <w:r w:rsidRPr="00336751">
        <w:t xml:space="preserve">. Generally, the activities of persons engaged in this type of </w:t>
      </w:r>
      <w:r w:rsidRPr="00717DD6">
        <w:t>business</w:t>
      </w:r>
      <w:r w:rsidRPr="00336751">
        <w:t xml:space="preserve"> fall within two basic categories. The first is the production of tangible personal property, whereby raw materials are converted into items such as circulars, books, envelopes, folders, posters and other types of merchandise which are sold directly to their customer. These transactions fall within the definition of </w:t>
      </w:r>
      <w:r w:rsidRPr="00336751">
        <w:rPr>
          <w:i/>
          <w:iCs/>
        </w:rPr>
        <w:t>sales</w:t>
      </w:r>
      <w:r w:rsidRPr="00336751">
        <w:t xml:space="preserve"> at R.S. 47:301(12) and are taxable as sales of tangible personal property. The materials used by the printer in the production of the end product are covered by the exemption provided in R.S. 47:301(10), and are exempt to the printer at the time of purchase by him. In addition, R.S. 47:305.44 and R.S. 47:337.9(D)(20) provide an exemption for raw materials and certain consumables which are consumed by a printer. The second basic </w:t>
      </w:r>
      <w:r w:rsidRPr="00717DD6">
        <w:t>business</w:t>
      </w:r>
      <w:r w:rsidRPr="00336751">
        <w:t xml:space="preserve"> activity </w:t>
      </w:r>
      <w:r w:rsidRPr="00336751">
        <w:lastRenderedPageBreak/>
        <w:t>engaged in by printers which subject them to the provisions of the sales tax law is the furnishing of services. This classification covers printing done on materials furnished by the printer's customers which are returned to the customer upon completion of the printer's service. In cases where plates, mats, photographs, or other similar items are used in the performance of either a pure service as intended by R.S. 47:301(14)(d) or whether in the production of tangible personal property, if those materials are delivered to the printer's customer and a charge therefore is made, this transaction constitutes a sale of tangible personal property and is taxable. In cases where the materials are delivered to the customer and no charge is made, it is presumed that the charge for services or the charge for other printed matter delivered to the customer is sufficiently high to include the billing for those materials.</w:t>
      </w:r>
    </w:p>
    <w:p w14:paraId="72FDDA60" w14:textId="77777777" w:rsidR="000A70F9" w:rsidRDefault="000A70F9">
      <w:pPr>
        <w:pStyle w:val="a0"/>
      </w:pPr>
      <w:r>
        <w:t>g.</w:t>
      </w:r>
      <w:r>
        <w:tab/>
      </w:r>
      <w:r w:rsidRPr="00AC1E59">
        <w:rPr>
          <w:i/>
        </w:rPr>
        <w:t>Revised Statute</w:t>
      </w:r>
      <w:r>
        <w:t xml:space="preserve"> 47:301(14)(e) defines laundry, cleaning, pressing, and dyeing services; including the cleaning and renovation of clothing, furs, furniture, carpets, and rugs;</w:t>
      </w:r>
      <w:r>
        <w:rPr>
          <w:i/>
          <w:iCs/>
        </w:rPr>
        <w:t xml:space="preserve"> </w:t>
      </w:r>
      <w:r>
        <w:t>as taxable services.</w:t>
      </w:r>
    </w:p>
    <w:p w14:paraId="0FAF8C17" w14:textId="77777777" w:rsidR="000A70F9" w:rsidRDefault="000A70F9" w:rsidP="001736EF">
      <w:pPr>
        <w:pStyle w:val="i0"/>
        <w:spacing w:after="80"/>
      </w:pPr>
      <w:r>
        <w:tab/>
        <w:t>i.</w:t>
      </w:r>
      <w:r>
        <w:tab/>
      </w:r>
      <w:r w:rsidRPr="00AC1E59">
        <w:rPr>
          <w:iCs/>
        </w:rPr>
        <w:t>Sales of services</w:t>
      </w:r>
      <w:r>
        <w:t xml:space="preserve"> under R.S. 47:301(14)(e) includes cleaning, pressing, and dyeing objects made primarily of materials like fabric, fur, leather, or cloth by cleaners, laundries, washaterias, and other cleaning establishments. Examples of taxable services include cleaning the following items:</w:t>
      </w:r>
    </w:p>
    <w:p w14:paraId="5C9E0188" w14:textId="77777777" w:rsidR="000A70F9" w:rsidRDefault="000A70F9" w:rsidP="001736EF">
      <w:pPr>
        <w:pStyle w:val="a1"/>
        <w:spacing w:after="80"/>
      </w:pPr>
      <w:r>
        <w:t>(a).</w:t>
      </w:r>
      <w:r>
        <w:tab/>
        <w:t>clothing;</w:t>
      </w:r>
    </w:p>
    <w:p w14:paraId="34AD9A92" w14:textId="77777777" w:rsidR="000A70F9" w:rsidRDefault="000A70F9" w:rsidP="001736EF">
      <w:pPr>
        <w:pStyle w:val="a1"/>
        <w:spacing w:after="80"/>
      </w:pPr>
      <w:r>
        <w:t>(b).</w:t>
      </w:r>
      <w:r>
        <w:tab/>
        <w:t>furniture;</w:t>
      </w:r>
    </w:p>
    <w:p w14:paraId="030F968E" w14:textId="77777777" w:rsidR="000A70F9" w:rsidRDefault="000A70F9" w:rsidP="001736EF">
      <w:pPr>
        <w:pStyle w:val="a1"/>
        <w:spacing w:after="80"/>
      </w:pPr>
      <w:r>
        <w:t>(c).</w:t>
      </w:r>
      <w:r>
        <w:tab/>
        <w:t>carpets;</w:t>
      </w:r>
    </w:p>
    <w:p w14:paraId="080F6BF4" w14:textId="77777777" w:rsidR="000A70F9" w:rsidRDefault="000A70F9" w:rsidP="001736EF">
      <w:pPr>
        <w:pStyle w:val="a1"/>
        <w:spacing w:after="80"/>
      </w:pPr>
      <w:r>
        <w:t>(d).</w:t>
      </w:r>
      <w:r>
        <w:tab/>
        <w:t>linens;</w:t>
      </w:r>
    </w:p>
    <w:p w14:paraId="52AD231E" w14:textId="77777777" w:rsidR="000A70F9" w:rsidRDefault="000A70F9" w:rsidP="001736EF">
      <w:pPr>
        <w:pStyle w:val="a1"/>
        <w:spacing w:after="80"/>
      </w:pPr>
      <w:r>
        <w:t>(e).</w:t>
      </w:r>
      <w:r>
        <w:tab/>
        <w:t>pillows; and</w:t>
      </w:r>
    </w:p>
    <w:p w14:paraId="57291E90" w14:textId="77777777" w:rsidR="000A70F9" w:rsidRDefault="000A70F9" w:rsidP="001736EF">
      <w:pPr>
        <w:pStyle w:val="a1"/>
        <w:spacing w:after="80"/>
      </w:pPr>
      <w:r>
        <w:t>(f).</w:t>
      </w:r>
      <w:r>
        <w:tab/>
        <w:t>draperies.</w:t>
      </w:r>
    </w:p>
    <w:p w14:paraId="5F8661B6" w14:textId="77777777" w:rsidR="000A70F9" w:rsidRDefault="000A70F9" w:rsidP="001736EF">
      <w:pPr>
        <w:pStyle w:val="i0"/>
        <w:spacing w:after="80"/>
      </w:pPr>
      <w:r>
        <w:tab/>
        <w:t>ii.</w:t>
      </w:r>
      <w:r>
        <w:tab/>
        <w:t>Cleaning objects made primarily of metal, wood, plastic, glass, or other nonfabric material are not subject to tax under R.S. 47:301(14)(e). Examples of services that are not taxable include cleaning the following items:</w:t>
      </w:r>
    </w:p>
    <w:p w14:paraId="415F766F" w14:textId="77777777" w:rsidR="000A70F9" w:rsidRDefault="000A70F9" w:rsidP="001736EF">
      <w:pPr>
        <w:pStyle w:val="a1"/>
        <w:spacing w:after="80"/>
      </w:pPr>
      <w:r>
        <w:t>(a).</w:t>
      </w:r>
      <w:r>
        <w:tab/>
        <w:t>automobiles;</w:t>
      </w:r>
    </w:p>
    <w:p w14:paraId="064F48B5" w14:textId="77777777" w:rsidR="000A70F9" w:rsidRDefault="000A70F9" w:rsidP="001736EF">
      <w:pPr>
        <w:pStyle w:val="a1"/>
        <w:spacing w:after="80"/>
      </w:pPr>
      <w:r>
        <w:t>(b).</w:t>
      </w:r>
      <w:r>
        <w:tab/>
        <w:t>barges;</w:t>
      </w:r>
    </w:p>
    <w:p w14:paraId="2AA50D10" w14:textId="77777777" w:rsidR="000A70F9" w:rsidRDefault="000A70F9" w:rsidP="001736EF">
      <w:pPr>
        <w:pStyle w:val="a1"/>
        <w:spacing w:after="80"/>
      </w:pPr>
      <w:r>
        <w:t>(c).</w:t>
      </w:r>
      <w:r>
        <w:tab/>
        <w:t>pipes;</w:t>
      </w:r>
    </w:p>
    <w:p w14:paraId="18F2F954" w14:textId="77777777" w:rsidR="000A70F9" w:rsidRDefault="000A70F9" w:rsidP="001736EF">
      <w:pPr>
        <w:pStyle w:val="a1"/>
        <w:spacing w:after="80"/>
      </w:pPr>
      <w:r>
        <w:t>(d).</w:t>
      </w:r>
      <w:r>
        <w:tab/>
        <w:t>tanks; and</w:t>
      </w:r>
    </w:p>
    <w:p w14:paraId="3C53CF2D" w14:textId="77777777" w:rsidR="000A70F9" w:rsidRDefault="000A70F9" w:rsidP="001736EF">
      <w:pPr>
        <w:pStyle w:val="a1"/>
        <w:spacing w:after="80"/>
      </w:pPr>
      <w:r>
        <w:t>(e).</w:t>
      </w:r>
      <w:r>
        <w:tab/>
        <w:t>jewelry.</w:t>
      </w:r>
    </w:p>
    <w:p w14:paraId="763FCC02" w14:textId="77777777" w:rsidR="000A70F9" w:rsidRDefault="000A70F9" w:rsidP="001736EF">
      <w:pPr>
        <w:pStyle w:val="i0"/>
        <w:spacing w:after="80"/>
      </w:pPr>
      <w:r>
        <w:tab/>
        <w:t>iii.</w:t>
      </w:r>
      <w:r>
        <w:tab/>
        <w:t>Cleaning services performed to restore tangible personal property to a proper working condition, as when cleaning the inner workings of a watch or the fuel injectors in an engine, are considered repairs under R.S. 47:301(14)(g) and subject to tax.</w:t>
      </w:r>
    </w:p>
    <w:p w14:paraId="088260B1" w14:textId="77777777" w:rsidR="000A70F9" w:rsidRDefault="000A70F9">
      <w:pPr>
        <w:pStyle w:val="i0"/>
      </w:pPr>
      <w:r>
        <w:tab/>
        <w:t>iv.</w:t>
      </w:r>
      <w:r>
        <w:tab/>
        <w:t xml:space="preserve">Taxable cleaning services under R.S. 47:301(14)(e) do not include transactions when customers personally operate cleaning equipment for a fee. An example of this would be patrons' use of commercial coin-operated washing machines at a laundromat. However, taxable leases or rentals exist when customers acquire possession or use of the cleaning equipment in accordance with R.S. 47:301(7). An </w:t>
      </w:r>
      <w:r>
        <w:t>example of this would be the rental of a carpet shampooer for use at home.</w:t>
      </w:r>
    </w:p>
    <w:p w14:paraId="0CC41270" w14:textId="77777777" w:rsidR="000A70F9" w:rsidRDefault="000A70F9">
      <w:pPr>
        <w:pStyle w:val="i0"/>
      </w:pPr>
      <w:r>
        <w:tab/>
        <w:t>v.</w:t>
      </w:r>
      <w:r>
        <w:tab/>
      </w:r>
      <w:r w:rsidRPr="00AC1E59">
        <w:rPr>
          <w:i/>
        </w:rPr>
        <w:t>Revised Statute</w:t>
      </w:r>
      <w:r>
        <w:t xml:space="preserve"> 47:301(14)(e) also defines the furnishing of storage space for clothing, furs, and rugs as </w:t>
      </w:r>
      <w:r>
        <w:rPr>
          <w:i/>
          <w:iCs/>
        </w:rPr>
        <w:t>sales of services</w:t>
      </w:r>
      <w:r>
        <w:t xml:space="preserve">. All charges pertaining to the furnishing of storage space for these items are included in the taxable amount regardless of whether the operator is engaged solely in furnishing storage space or the activity is incidental to another </w:t>
      </w:r>
      <w:r w:rsidRPr="00124ABC">
        <w:rPr>
          <w:i/>
        </w:rPr>
        <w:t>business</w:t>
      </w:r>
      <w:r>
        <w:t>.</w:t>
      </w:r>
    </w:p>
    <w:p w14:paraId="590405A3" w14:textId="77777777" w:rsidR="000A70F9" w:rsidRDefault="000A70F9">
      <w:pPr>
        <w:pStyle w:val="a0"/>
      </w:pPr>
      <w:r>
        <w:t>h.</w:t>
      </w:r>
      <w:r>
        <w:tab/>
        <w:t>R.S. 47:301(14)(f) defines the furnishing of cold storage space and preparing tangible personal property for cold storage as services subject to sales and use tax.</w:t>
      </w:r>
    </w:p>
    <w:p w14:paraId="0A592BD7" w14:textId="77777777" w:rsidR="000A70F9" w:rsidRDefault="000A70F9">
      <w:pPr>
        <w:pStyle w:val="i0"/>
      </w:pPr>
      <w:r>
        <w:tab/>
        <w:t>i.</w:t>
      </w:r>
      <w:r>
        <w:tab/>
      </w:r>
      <w:r>
        <w:rPr>
          <w:i/>
          <w:iCs/>
        </w:rPr>
        <w:t>Cold Storage Space</w:t>
      </w:r>
      <w:r w:rsidR="00AC1E59">
        <w:sym w:font="Symbol" w:char="F0BE"/>
      </w:r>
      <w:r>
        <w:t>a space that is artificially frozen or refrigerated to prevent the stored items from perishing or deteriorating.</w:t>
      </w:r>
    </w:p>
    <w:p w14:paraId="19F3809E" w14:textId="77777777" w:rsidR="000A70F9" w:rsidRDefault="000A70F9">
      <w:pPr>
        <w:pStyle w:val="i0"/>
      </w:pPr>
      <w:r>
        <w:tab/>
        <w:t>ii.</w:t>
      </w:r>
      <w:r>
        <w:tab/>
      </w:r>
      <w:r>
        <w:rPr>
          <w:i/>
          <w:iCs/>
        </w:rPr>
        <w:t>Furnishing of Cold Storage Space</w:t>
      </w:r>
      <w:r w:rsidR="00AC1E59">
        <w:sym w:font="Symbol" w:char="F0BE"/>
      </w:r>
      <w:r>
        <w:t>transactions in which cold storage space is provided to customers for a consideration when the owner or operator of the cold storage space</w:t>
      </w:r>
      <w:r>
        <w:rPr>
          <w:i/>
          <w:iCs/>
        </w:rPr>
        <w:t xml:space="preserve"> </w:t>
      </w:r>
      <w:r>
        <w:t>designates specific areas or volumes of space for the customers' use. The customers are required to compensate for the space allotted regardless of the degree of use of the space.</w:t>
      </w:r>
    </w:p>
    <w:p w14:paraId="2D99F901" w14:textId="77777777" w:rsidR="000A70F9" w:rsidRDefault="000A70F9">
      <w:pPr>
        <w:pStyle w:val="i0"/>
      </w:pPr>
      <w:r>
        <w:tab/>
        <w:t>iii.</w:t>
      </w:r>
      <w:r>
        <w:tab/>
        <w:t xml:space="preserve">Transactions that are not considered the </w:t>
      </w:r>
      <w:r w:rsidRPr="00116D62">
        <w:rPr>
          <w:iCs/>
        </w:rPr>
        <w:t>furnishing of cold storage space</w:t>
      </w:r>
      <w:r>
        <w:t xml:space="preserve"> for sales tax purposes include:</w:t>
      </w:r>
    </w:p>
    <w:p w14:paraId="06F25968" w14:textId="77777777" w:rsidR="000A70F9" w:rsidRDefault="000A70F9">
      <w:pPr>
        <w:pStyle w:val="a1"/>
      </w:pPr>
      <w:r>
        <w:t>(a).</w:t>
      </w:r>
      <w:r>
        <w:tab/>
        <w:t>storage space in air-conditioned warehouses or mini-storage units that are cooled to a normal room temperature level; and</w:t>
      </w:r>
    </w:p>
    <w:p w14:paraId="1A5CAD8C" w14:textId="77777777" w:rsidR="000A70F9" w:rsidRDefault="000A70F9">
      <w:pPr>
        <w:pStyle w:val="a1"/>
      </w:pPr>
      <w:r>
        <w:t>(b)</w:t>
      </w:r>
      <w:r w:rsidR="00AC1E59">
        <w:t>.</w:t>
      </w:r>
      <w:r>
        <w:tab/>
        <w:t>storage space in facilities where the possession of customers' property is transferred to the owner or operator of a cold storage space</w:t>
      </w:r>
      <w:r>
        <w:rPr>
          <w:i/>
          <w:iCs/>
        </w:rPr>
        <w:t xml:space="preserve"> </w:t>
      </w:r>
      <w:r>
        <w:t>for retention and safekeeping as in a bailment or deposit transaction.</w:t>
      </w:r>
    </w:p>
    <w:p w14:paraId="707A8143" w14:textId="77777777" w:rsidR="000A70F9" w:rsidRDefault="000A70F9">
      <w:pPr>
        <w:pStyle w:val="i0"/>
      </w:pPr>
      <w:r>
        <w:tab/>
        <w:t>iv.</w:t>
      </w:r>
      <w:r>
        <w:tab/>
      </w:r>
      <w:r>
        <w:rPr>
          <w:i/>
          <w:iCs/>
        </w:rPr>
        <w:t>Preparing Tangible Personal Property for Cold Storage</w:t>
      </w:r>
      <w:r w:rsidR="00AC1E59">
        <w:sym w:font="Symbol" w:char="F0BE"/>
      </w:r>
      <w:r>
        <w:t>all</w:t>
      </w:r>
      <w:r>
        <w:rPr>
          <w:i/>
          <w:iCs/>
        </w:rPr>
        <w:t xml:space="preserve"> </w:t>
      </w:r>
      <w:r>
        <w:t>activities necessary to prepare the product to be stored for cold storage. This includes but is not limited to packaging, wrapping, containerizing, cleaning or washing.</w:t>
      </w:r>
    </w:p>
    <w:p w14:paraId="26BDEA64" w14:textId="77777777" w:rsidR="000A70F9" w:rsidRDefault="000A70F9">
      <w:pPr>
        <w:pStyle w:val="a1"/>
      </w:pPr>
      <w:r>
        <w:t>(a).</w:t>
      </w:r>
      <w:r>
        <w:tab/>
      </w:r>
      <w:r w:rsidRPr="00116D62">
        <w:rPr>
          <w:iCs/>
        </w:rPr>
        <w:t>Preparing tangible personal property for cold storage</w:t>
      </w:r>
      <w:r>
        <w:rPr>
          <w:i/>
          <w:iCs/>
        </w:rPr>
        <w:t xml:space="preserve"> </w:t>
      </w:r>
      <w:r>
        <w:t>is included in sales of services</w:t>
      </w:r>
      <w:r>
        <w:rPr>
          <w:i/>
          <w:iCs/>
        </w:rPr>
        <w:t xml:space="preserve"> </w:t>
      </w:r>
      <w:r>
        <w:t>only if it is incidental to the operation of cold storage facilities.</w:t>
      </w:r>
    </w:p>
    <w:p w14:paraId="5ED5CC54" w14:textId="77777777" w:rsidR="000A70F9" w:rsidRDefault="000A70F9">
      <w:pPr>
        <w:pStyle w:val="a1"/>
      </w:pPr>
      <w:r>
        <w:t>(b).</w:t>
      </w:r>
      <w:r>
        <w:tab/>
        <w:t xml:space="preserve">Separately stated charges for handling the property to be placed in or removed from the facility are not subject to the sales tax. If handling charges are included in the price for the </w:t>
      </w:r>
      <w:r w:rsidRPr="00116D62">
        <w:rPr>
          <w:iCs/>
        </w:rPr>
        <w:t>furnishing of cold storage space</w:t>
      </w:r>
      <w:r>
        <w:t xml:space="preserve"> or </w:t>
      </w:r>
      <w:r w:rsidRPr="00116D62">
        <w:rPr>
          <w:iCs/>
        </w:rPr>
        <w:t>preparing tangible personal property for cold storage</w:t>
      </w:r>
      <w:r>
        <w:t>, tax is due on the entire amount.</w:t>
      </w:r>
    </w:p>
    <w:p w14:paraId="4B0C8FBA" w14:textId="77777777" w:rsidR="00296C19" w:rsidRPr="00336751" w:rsidRDefault="00296C19" w:rsidP="00296C19">
      <w:pPr>
        <w:pStyle w:val="a0"/>
      </w:pPr>
      <w:r w:rsidRPr="00336751">
        <w:t>i.</w:t>
      </w:r>
      <w:r w:rsidRPr="00336751">
        <w:tab/>
        <w:t xml:space="preserve">R.S. 47:301(14)(g)(i) includes as </w:t>
      </w:r>
      <w:r w:rsidRPr="00116D62">
        <w:rPr>
          <w:iCs/>
        </w:rPr>
        <w:t>sales of services</w:t>
      </w:r>
      <w:r w:rsidRPr="00116D62">
        <w:t xml:space="preserve"> </w:t>
      </w:r>
      <w:r w:rsidRPr="00336751">
        <w:t xml:space="preserve">the furnishing of repairs to tangible personal property. By clear illustration in the statute, both repair and routine servicing of all kinds of tangible personal property are included as taxable services. For </w:t>
      </w:r>
      <w:r w:rsidRPr="00116D62">
        <w:rPr>
          <w:iCs/>
        </w:rPr>
        <w:t>state sales or use tax</w:t>
      </w:r>
      <w:r w:rsidRPr="00336751">
        <w:rPr>
          <w:i/>
          <w:iCs/>
        </w:rPr>
        <w:t xml:space="preserve"> </w:t>
      </w:r>
      <w:r w:rsidRPr="00336751">
        <w:t xml:space="preserve">purposes only, repairs performed within Louisiana on </w:t>
      </w:r>
      <w:r w:rsidRPr="00116D62">
        <w:rPr>
          <w:iCs/>
        </w:rPr>
        <w:t>tangible personal property</w:t>
      </w:r>
      <w:r w:rsidRPr="00336751">
        <w:t xml:space="preserve"> are taxable </w:t>
      </w:r>
      <w:r w:rsidRPr="00116D62">
        <w:rPr>
          <w:iCs/>
        </w:rPr>
        <w:t>sales of services</w:t>
      </w:r>
      <w:r w:rsidRPr="00336751">
        <w:t xml:space="preserve"> except for repaired property which is returned to a customer located in another state by common carrier or by the repair </w:t>
      </w:r>
      <w:r w:rsidRPr="00116D62">
        <w:t>dealer'</w:t>
      </w:r>
      <w:r w:rsidRPr="00336751">
        <w:t xml:space="preserve">s </w:t>
      </w:r>
      <w:r w:rsidRPr="00336751">
        <w:lastRenderedPageBreak/>
        <w:t xml:space="preserve">vehicle. The charge for repairs to property returned to a customer's location in the offshore area are taxable regardless of the mode of transportation. Repair services performed outside the state of Louisiana to property which is normally or permanently located here except for its removal for repair, would not be taxable for </w:t>
      </w:r>
      <w:r w:rsidRPr="00116D62">
        <w:rPr>
          <w:iCs/>
        </w:rPr>
        <w:t xml:space="preserve">state sales or use tax </w:t>
      </w:r>
      <w:r w:rsidRPr="00336751">
        <w:t>purposes. However, if property is shipped outside the state for repairs, any additions made thereto may subject the property to the use tax imposed by R.S. 47:302(A)(2) upon its return to the state. If personnel normally attached to a repair installation within the state go outside the state, for instance, to a location offshore which is clearly outside the limits of the state of Louisiana to perform repairs, those repairs are not taxable.</w:t>
      </w:r>
    </w:p>
    <w:p w14:paraId="3BF2AAE9" w14:textId="77777777" w:rsidR="000A70F9" w:rsidRDefault="00296C19" w:rsidP="00296C19">
      <w:pPr>
        <w:pStyle w:val="i0"/>
        <w:tabs>
          <w:tab w:val="clear" w:pos="720"/>
          <w:tab w:val="decimal" w:pos="840"/>
        </w:tabs>
        <w:outlineLvl w:val="6"/>
      </w:pPr>
      <w:r w:rsidRPr="00336751">
        <w:tab/>
        <w:t>i.</w:t>
      </w:r>
      <w:r w:rsidRPr="00336751">
        <w:tab/>
        <w:t xml:space="preserve">Prepaid repairs such as maintenance contracts and other similar transactions are included in </w:t>
      </w:r>
      <w:r w:rsidRPr="00116D62">
        <w:rPr>
          <w:iCs/>
        </w:rPr>
        <w:t>sales of services</w:t>
      </w:r>
      <w:r w:rsidRPr="00336751">
        <w:t>, if the tangible personal property to which they apply is located in Louisiana and the agreement calls for any necessary repairs to be performed at the location of the property.</w:t>
      </w:r>
    </w:p>
    <w:p w14:paraId="67938C67" w14:textId="77777777" w:rsidR="000A70F9" w:rsidRDefault="000A70F9">
      <w:pPr>
        <w:pStyle w:val="i0"/>
        <w:tabs>
          <w:tab w:val="clear" w:pos="720"/>
          <w:tab w:val="decimal" w:pos="840"/>
        </w:tabs>
        <w:outlineLvl w:val="6"/>
      </w:pPr>
      <w:r>
        <w:tab/>
        <w:t>ii.</w:t>
      </w:r>
      <w:r>
        <w:tab/>
        <w:t xml:space="preserve">R.S. 47:301(14)(g)(ii) provides that tangible personal property, for purposes of sales of services, shall include machinery, appliances, and equipment which have been declared immovable under the provisions of Article 467 of the </w:t>
      </w:r>
      <w:r>
        <w:rPr>
          <w:iCs/>
        </w:rPr>
        <w:t>Louisiana Civil Code</w:t>
      </w:r>
      <w:r>
        <w:t>. It also includes things incorporate into land, buildings, or other construction, which have been separated from the land, buildings, or other construction. Similarly, the component parts of buildings and other construction, as defined by Article 466 of the</w:t>
      </w:r>
      <w:r>
        <w:rPr>
          <w:i/>
        </w:rPr>
        <w:t xml:space="preserve"> </w:t>
      </w:r>
      <w:r w:rsidRPr="00AC1E59">
        <w:rPr>
          <w:i/>
          <w:iCs/>
        </w:rPr>
        <w:t>Louisiana Civil Code</w:t>
      </w:r>
      <w:r>
        <w:t>, are movable property when they are separated from the building or other construction, and repairs thereto are includable in taxable sales of services.</w:t>
      </w:r>
    </w:p>
    <w:p w14:paraId="227E2A81" w14:textId="77777777" w:rsidR="000A70F9" w:rsidRDefault="000A70F9">
      <w:pPr>
        <w:pStyle w:val="1"/>
        <w:spacing w:after="80"/>
        <w:rPr>
          <w:i/>
          <w:iCs/>
        </w:rPr>
      </w:pPr>
      <w:r>
        <w:rPr>
          <w:i/>
          <w:iCs/>
        </w:rPr>
        <w:t>Sales Price</w:t>
      </w:r>
      <w:r w:rsidR="003471AC">
        <w:t>―</w:t>
      </w:r>
    </w:p>
    <w:p w14:paraId="5D315D98" w14:textId="77777777" w:rsidR="000A70F9" w:rsidRDefault="000A70F9">
      <w:pPr>
        <w:pStyle w:val="a0"/>
      </w:pPr>
      <w:r>
        <w:t>a.</w:t>
      </w:r>
      <w:r>
        <w:tab/>
        <w:t xml:space="preserve">R.S. 47:301(13)(a) defines </w:t>
      </w:r>
      <w:r>
        <w:rPr>
          <w:i/>
        </w:rPr>
        <w:t>sales price</w:t>
      </w:r>
      <w:r>
        <w:t xml:space="preserve"> as the total amount, including cash, credit, property, or services, that is received or paid for the sale of tangible personal property. Any part of the </w:t>
      </w:r>
      <w:r>
        <w:rPr>
          <w:iCs/>
        </w:rPr>
        <w:t>sales price</w:t>
      </w:r>
      <w:r>
        <w:t xml:space="preserve"> that is related to costs incurred by the vendor to bring the product to market or make the product available to customers becomes part of the tax base and is subject to sales tax even if a separate charge is made on the invoice.</w:t>
      </w:r>
    </w:p>
    <w:p w14:paraId="49E07C0A" w14:textId="77777777" w:rsidR="000A70F9" w:rsidRDefault="000A70F9">
      <w:pPr>
        <w:pStyle w:val="i0"/>
      </w:pPr>
      <w:r>
        <w:tab/>
        <w:t>i.</w:t>
      </w:r>
      <w:r>
        <w:tab/>
        <w:t xml:space="preserve">Costs included in the </w:t>
      </w:r>
      <w:r>
        <w:rPr>
          <w:iCs/>
        </w:rPr>
        <w:t>sales price</w:t>
      </w:r>
      <w:r>
        <w:t xml:space="preserve"> are:</w:t>
      </w:r>
    </w:p>
    <w:p w14:paraId="44037415" w14:textId="77777777" w:rsidR="000A70F9" w:rsidRDefault="000A70F9">
      <w:pPr>
        <w:pStyle w:val="a1"/>
      </w:pPr>
      <w:r>
        <w:t>(a).</w:t>
      </w:r>
      <w:r>
        <w:tab/>
        <w:t>materials used;</w:t>
      </w:r>
    </w:p>
    <w:p w14:paraId="53892B69" w14:textId="77777777" w:rsidR="000A70F9" w:rsidRDefault="000A70F9">
      <w:pPr>
        <w:pStyle w:val="a1"/>
      </w:pPr>
      <w:r>
        <w:t>(b).</w:t>
      </w:r>
      <w:r>
        <w:tab/>
        <w:t>resale inventory;</w:t>
      </w:r>
    </w:p>
    <w:p w14:paraId="5053368E" w14:textId="77777777" w:rsidR="000A70F9" w:rsidRDefault="000A70F9">
      <w:pPr>
        <w:pStyle w:val="a1"/>
      </w:pPr>
      <w:r>
        <w:t>(c).</w:t>
      </w:r>
      <w:r>
        <w:tab/>
        <w:t>freight or shipping costs from the supplier to the vendor, or from the vendor to the customer where the transportation by the vendor is an essential or necessary element of the agreement of sale, as would normally be true in transactions for the sale and delivery of ready-mixed concrete or similar products:</w:t>
      </w:r>
    </w:p>
    <w:p w14:paraId="2360D681" w14:textId="77777777" w:rsidR="000A70F9" w:rsidRDefault="00116D62" w:rsidP="00116D62">
      <w:pPr>
        <w:pStyle w:val="i0"/>
        <w:tabs>
          <w:tab w:val="clear" w:pos="1080"/>
          <w:tab w:val="decimal" w:pos="1260"/>
          <w:tab w:val="left" w:pos="1530"/>
        </w:tabs>
      </w:pPr>
      <w:r>
        <w:tab/>
      </w:r>
      <w:r w:rsidR="000A70F9">
        <w:tab/>
        <w:t>(i).</w:t>
      </w:r>
      <w:r w:rsidR="000A70F9">
        <w:tab/>
        <w:t>these transportation expenses are incurred by a seller in acquiring tangible personal property for sale or in transporting tangible personal property to the place of sale and form part of the seller's overhead; and</w:t>
      </w:r>
    </w:p>
    <w:p w14:paraId="5511E270" w14:textId="77777777" w:rsidR="000A70F9" w:rsidRDefault="00116D62" w:rsidP="00116D62">
      <w:pPr>
        <w:pStyle w:val="i0"/>
        <w:tabs>
          <w:tab w:val="clear" w:pos="1080"/>
          <w:tab w:val="decimal" w:pos="1260"/>
          <w:tab w:val="left" w:pos="1530"/>
        </w:tabs>
      </w:pPr>
      <w:r>
        <w:tab/>
      </w:r>
      <w:r w:rsidR="000A70F9">
        <w:tab/>
        <w:t>(ii).</w:t>
      </w:r>
      <w:r w:rsidR="000A70F9">
        <w:tab/>
        <w:t xml:space="preserve">cannot be excluded from the taxable </w:t>
      </w:r>
      <w:r w:rsidR="000A70F9" w:rsidRPr="00116D62">
        <w:t>sales price</w:t>
      </w:r>
      <w:r w:rsidR="000A70F9">
        <w:t xml:space="preserve"> even when separately stated to the purchaser;</w:t>
      </w:r>
    </w:p>
    <w:p w14:paraId="2A28B8C8" w14:textId="77777777" w:rsidR="000A70F9" w:rsidRDefault="000A70F9">
      <w:pPr>
        <w:pStyle w:val="a1"/>
      </w:pPr>
      <w:r>
        <w:t>(d).</w:t>
      </w:r>
      <w:r>
        <w:tab/>
        <w:t>utilities;</w:t>
      </w:r>
    </w:p>
    <w:p w14:paraId="77459F2E" w14:textId="77777777" w:rsidR="000A70F9" w:rsidRDefault="000A70F9">
      <w:pPr>
        <w:pStyle w:val="a1"/>
      </w:pPr>
      <w:r>
        <w:t>(e).</w:t>
      </w:r>
      <w:r>
        <w:tab/>
        <w:t>insurance;</w:t>
      </w:r>
    </w:p>
    <w:p w14:paraId="44F88F56" w14:textId="77777777" w:rsidR="000A70F9" w:rsidRDefault="000A70F9">
      <w:pPr>
        <w:pStyle w:val="a1"/>
      </w:pPr>
      <w:r>
        <w:t>(f).</w:t>
      </w:r>
      <w:r>
        <w:tab/>
        <w:t xml:space="preserve">financing for </w:t>
      </w:r>
      <w:r w:rsidRPr="001F50C1">
        <w:t>business</w:t>
      </w:r>
      <w:r>
        <w:t xml:space="preserve"> operations;</w:t>
      </w:r>
    </w:p>
    <w:p w14:paraId="0E9FB82D" w14:textId="77777777" w:rsidR="000A70F9" w:rsidRDefault="000A70F9">
      <w:pPr>
        <w:pStyle w:val="a1"/>
      </w:pPr>
      <w:r>
        <w:t>(g).</w:t>
      </w:r>
      <w:r>
        <w:tab/>
        <w:t>labor;</w:t>
      </w:r>
    </w:p>
    <w:p w14:paraId="20695956" w14:textId="77777777" w:rsidR="000A70F9" w:rsidRDefault="000A70F9">
      <w:pPr>
        <w:pStyle w:val="a1"/>
      </w:pPr>
      <w:r>
        <w:t>(h).</w:t>
      </w:r>
      <w:r>
        <w:tab/>
        <w:t>overhead;</w:t>
      </w:r>
    </w:p>
    <w:p w14:paraId="0494FA8F" w14:textId="77777777" w:rsidR="000A70F9" w:rsidRDefault="000A70F9">
      <w:pPr>
        <w:pStyle w:val="a1"/>
      </w:pPr>
      <w:r>
        <w:t>(i).</w:t>
      </w:r>
      <w:r>
        <w:tab/>
        <w:t>service costs:</w:t>
      </w:r>
    </w:p>
    <w:p w14:paraId="625CE9E8" w14:textId="77777777" w:rsidR="000A70F9" w:rsidRDefault="000A70F9" w:rsidP="001F50C1">
      <w:pPr>
        <w:pStyle w:val="i0"/>
        <w:tabs>
          <w:tab w:val="clear" w:pos="1080"/>
          <w:tab w:val="decimal" w:pos="1260"/>
          <w:tab w:val="left" w:pos="1530"/>
        </w:tabs>
      </w:pPr>
      <w:r>
        <w:tab/>
      </w:r>
      <w:r w:rsidR="001F50C1">
        <w:tab/>
      </w:r>
      <w:r>
        <w:t>(i).</w:t>
      </w:r>
      <w:r>
        <w:tab/>
        <w:t>handling charges are considered service costs; and</w:t>
      </w:r>
    </w:p>
    <w:p w14:paraId="21865EB2" w14:textId="77777777" w:rsidR="000A70F9" w:rsidRDefault="000A70F9" w:rsidP="001F50C1">
      <w:pPr>
        <w:pStyle w:val="i0"/>
        <w:tabs>
          <w:tab w:val="clear" w:pos="1080"/>
          <w:tab w:val="decimal" w:pos="1260"/>
          <w:tab w:val="left" w:pos="1530"/>
        </w:tabs>
      </w:pPr>
      <w:r>
        <w:tab/>
      </w:r>
      <w:r w:rsidR="001F50C1">
        <w:tab/>
      </w:r>
      <w:r>
        <w:t>(ii).</w:t>
      </w:r>
      <w:r>
        <w:tab/>
        <w:t xml:space="preserve">are distinguishable from charges for transportation under the definition of </w:t>
      </w:r>
      <w:r w:rsidRPr="001F50C1">
        <w:t>sales price</w:t>
      </w:r>
      <w:r w:rsidR="001F50C1">
        <w:t xml:space="preserve"> and related court decisions;</w:t>
      </w:r>
    </w:p>
    <w:p w14:paraId="3AEB9E58" w14:textId="77777777" w:rsidR="000A70F9" w:rsidRDefault="000A70F9">
      <w:pPr>
        <w:pStyle w:val="a1"/>
      </w:pPr>
      <w:r>
        <w:t>(j).</w:t>
      </w:r>
      <w:r>
        <w:tab/>
        <w:t>costs incurred by a vendor that are charged for the procurement, or purchasing, of tangible personal property on behalf of the customer; and</w:t>
      </w:r>
    </w:p>
    <w:p w14:paraId="7C265AF9" w14:textId="77777777" w:rsidR="000A70F9" w:rsidRDefault="000A70F9">
      <w:pPr>
        <w:pStyle w:val="a1"/>
      </w:pPr>
      <w:r>
        <w:t>(k).</w:t>
      </w:r>
      <w:r>
        <w:tab/>
        <w:t xml:space="preserve">excise taxes imposed on the producer, processor, manufacturer or importer, as these taxes become a part of the </w:t>
      </w:r>
      <w:r w:rsidRPr="001F50C1">
        <w:t>dealer</w:t>
      </w:r>
      <w:r>
        <w:t>'s cost.</w:t>
      </w:r>
    </w:p>
    <w:p w14:paraId="667D0DD2" w14:textId="77777777" w:rsidR="000A70F9" w:rsidRDefault="000A70F9">
      <w:pPr>
        <w:pStyle w:val="i0"/>
      </w:pPr>
      <w:r>
        <w:tab/>
        <w:t>ii.</w:t>
      </w:r>
      <w:r>
        <w:tab/>
        <w:t xml:space="preserve">The following are examples of charges not considered part of the </w:t>
      </w:r>
      <w:r>
        <w:rPr>
          <w:iCs/>
        </w:rPr>
        <w:t>sales price</w:t>
      </w:r>
      <w:r>
        <w:t xml:space="preserve"> because they are not related to costs incurred by the vendor to bring the product to market:</w:t>
      </w:r>
    </w:p>
    <w:p w14:paraId="66882BCB" w14:textId="77777777" w:rsidR="000A70F9" w:rsidRDefault="000A70F9">
      <w:pPr>
        <w:pStyle w:val="a1"/>
      </w:pPr>
      <w:r>
        <w:t>(a).</w:t>
      </w:r>
      <w:r>
        <w:tab/>
        <w:t>freight, shipping, or delivery charges from the vendor or the vendor's agent directly to the customer after the sale has taken place when the following two conditions are met:</w:t>
      </w:r>
    </w:p>
    <w:p w14:paraId="11050A47" w14:textId="77777777" w:rsidR="000A70F9" w:rsidRDefault="001F50C1" w:rsidP="001F50C1">
      <w:pPr>
        <w:pStyle w:val="i0"/>
        <w:tabs>
          <w:tab w:val="clear" w:pos="1080"/>
          <w:tab w:val="decimal" w:pos="1260"/>
          <w:tab w:val="left" w:pos="1530"/>
        </w:tabs>
      </w:pPr>
      <w:r>
        <w:tab/>
      </w:r>
      <w:r w:rsidR="000A70F9">
        <w:tab/>
        <w:t>(i).</w:t>
      </w:r>
      <w:r w:rsidR="000A70F9">
        <w:tab/>
        <w:t>the seller of the tangible personal property separately states the charges for the actual delivery or transportation of the sold property from the place of the sale to the destination designated by the purchaser;</w:t>
      </w:r>
    </w:p>
    <w:p w14:paraId="0967FF1E" w14:textId="77777777" w:rsidR="000A70F9" w:rsidRDefault="001F50C1" w:rsidP="001F50C1">
      <w:pPr>
        <w:pStyle w:val="i0"/>
        <w:tabs>
          <w:tab w:val="clear" w:pos="1080"/>
          <w:tab w:val="decimal" w:pos="1260"/>
          <w:tab w:val="left" w:pos="1530"/>
        </w:tabs>
      </w:pPr>
      <w:r>
        <w:tab/>
      </w:r>
      <w:r w:rsidR="000A70F9">
        <w:tab/>
        <w:t>(ii).</w:t>
      </w:r>
      <w:r w:rsidR="000A70F9">
        <w:tab/>
        <w:t>on the invoices for the sale and transportation of tangible personal property, the place of the sale of the property, and the fact that the transportation is rendered subsequent to the sale and purchase and for the buyer's account, must be clearly determinable;</w:t>
      </w:r>
    </w:p>
    <w:p w14:paraId="75B2D3A6" w14:textId="77777777" w:rsidR="000A70F9" w:rsidRDefault="000A70F9">
      <w:pPr>
        <w:pStyle w:val="a1"/>
      </w:pPr>
      <w:r>
        <w:t>(b).</w:t>
      </w:r>
      <w:r>
        <w:tab/>
        <w:t>federal retailers' excise tax that must be colle</w:t>
      </w:r>
      <w:r w:rsidR="005615D6">
        <w:t>cted from the consumer or user:</w:t>
      </w:r>
    </w:p>
    <w:p w14:paraId="686E7885" w14:textId="77777777" w:rsidR="000A70F9" w:rsidRDefault="001F50C1" w:rsidP="001F50C1">
      <w:pPr>
        <w:pStyle w:val="i0"/>
        <w:tabs>
          <w:tab w:val="clear" w:pos="1080"/>
          <w:tab w:val="decimal" w:pos="1260"/>
          <w:tab w:val="left" w:pos="1530"/>
        </w:tabs>
      </w:pPr>
      <w:r>
        <w:tab/>
      </w:r>
      <w:r w:rsidR="000A70F9">
        <w:tab/>
        <w:t>(i).</w:t>
      </w:r>
      <w:r w:rsidR="000A70F9">
        <w:tab/>
        <w:t>if these taxes are billed to the user or customer separately, they should</w:t>
      </w:r>
      <w:r w:rsidR="005615D6">
        <w:t xml:space="preserve"> be excluded from the tax base;</w:t>
      </w:r>
    </w:p>
    <w:p w14:paraId="711271D6" w14:textId="77777777" w:rsidR="000A70F9" w:rsidRDefault="001F50C1" w:rsidP="001F50C1">
      <w:pPr>
        <w:pStyle w:val="i0"/>
        <w:tabs>
          <w:tab w:val="clear" w:pos="1080"/>
          <w:tab w:val="decimal" w:pos="1260"/>
          <w:tab w:val="left" w:pos="1530"/>
        </w:tabs>
      </w:pPr>
      <w:r>
        <w:tab/>
      </w:r>
      <w:r w:rsidR="000A70F9">
        <w:tab/>
        <w:t>(ii).</w:t>
      </w:r>
      <w:r w:rsidR="000A70F9">
        <w:tab/>
        <w:t>however, if the retailers' excise tax is not billed separately, the total selling price, including the excise tax, is taxable.</w:t>
      </w:r>
    </w:p>
    <w:p w14:paraId="6BA611AE" w14:textId="77777777" w:rsidR="000A70F9" w:rsidRDefault="000A70F9">
      <w:pPr>
        <w:pStyle w:val="i0"/>
        <w:rPr>
          <w:iCs/>
        </w:rPr>
      </w:pPr>
      <w:r>
        <w:tab/>
        <w:t>iii.</w:t>
      </w:r>
      <w:r>
        <w:tab/>
        <w:t xml:space="preserve">R.S. 47:301(13)(a) specifically excludes the following charges from the definition of </w:t>
      </w:r>
      <w:r>
        <w:rPr>
          <w:i/>
        </w:rPr>
        <w:t xml:space="preserve">sales price </w:t>
      </w:r>
      <w:r>
        <w:rPr>
          <w:iCs/>
        </w:rPr>
        <w:t>provided they are separately stated:</w:t>
      </w:r>
    </w:p>
    <w:p w14:paraId="5D0132A0" w14:textId="77777777" w:rsidR="000A70F9" w:rsidRDefault="000A70F9">
      <w:pPr>
        <w:pStyle w:val="a1"/>
      </w:pPr>
      <w:r>
        <w:t>(a).</w:t>
      </w:r>
      <w:r>
        <w:tab/>
        <w:t>the market value of an item traded in on the sale, as specified in R.S. 47:301(13)(a):</w:t>
      </w:r>
    </w:p>
    <w:p w14:paraId="12000C0E" w14:textId="77777777" w:rsidR="000A70F9" w:rsidRDefault="005615D6" w:rsidP="005615D6">
      <w:pPr>
        <w:pStyle w:val="i0"/>
        <w:tabs>
          <w:tab w:val="clear" w:pos="1080"/>
          <w:tab w:val="decimal" w:pos="1260"/>
          <w:tab w:val="left" w:pos="1530"/>
        </w:tabs>
      </w:pPr>
      <w:r>
        <w:tab/>
      </w:r>
      <w:r w:rsidR="000A70F9">
        <w:tab/>
        <w:t>(i).</w:t>
      </w:r>
      <w:r w:rsidR="000A70F9">
        <w:tab/>
        <w:t xml:space="preserve">the trade-in item must be one the vendor would normally accept in the course of </w:t>
      </w:r>
      <w:r w:rsidR="000A70F9" w:rsidRPr="005615D6">
        <w:t>business</w:t>
      </w:r>
      <w:r w:rsidR="000A70F9">
        <w:t xml:space="preserve"> and must be similar to the item being purchased. An example of this is trading in a motorcycle on the purchase of a pickup truck;</w:t>
      </w:r>
    </w:p>
    <w:p w14:paraId="26DB2617" w14:textId="77777777" w:rsidR="000A70F9" w:rsidRDefault="005615D6" w:rsidP="005615D6">
      <w:pPr>
        <w:pStyle w:val="i0"/>
        <w:tabs>
          <w:tab w:val="clear" w:pos="1080"/>
          <w:tab w:val="decimal" w:pos="1260"/>
          <w:tab w:val="left" w:pos="1530"/>
        </w:tabs>
      </w:pPr>
      <w:r>
        <w:lastRenderedPageBreak/>
        <w:tab/>
      </w:r>
      <w:r w:rsidR="000A70F9">
        <w:tab/>
        <w:t>(ii).</w:t>
      </w:r>
      <w:r w:rsidR="000A70F9">
        <w:tab/>
        <w:t>exchanging an item that is not similar to the item being purchased will be treated as a barter or exchange agreement as described in R.S. 47:301(12). An example of this would be the owner of a clothing store providing suits to the owner of an appliance store in return for a dishwasher. In this instance, each selling party must report the transaction on his sales tax return;</w:t>
      </w:r>
    </w:p>
    <w:p w14:paraId="40511241" w14:textId="77777777" w:rsidR="000A70F9" w:rsidRDefault="005615D6" w:rsidP="005615D6">
      <w:pPr>
        <w:pStyle w:val="i0"/>
        <w:tabs>
          <w:tab w:val="clear" w:pos="1080"/>
          <w:tab w:val="decimal" w:pos="1260"/>
          <w:tab w:val="left" w:pos="1530"/>
        </w:tabs>
      </w:pPr>
      <w:r>
        <w:tab/>
      </w:r>
      <w:r w:rsidR="000A70F9">
        <w:tab/>
        <w:t>(iii).</w:t>
      </w:r>
      <w:r w:rsidR="000A70F9">
        <w:tab/>
        <w:t>the transfer of ownership of the trade-in must occur simultaneously with the sales transaction;</w:t>
      </w:r>
    </w:p>
    <w:p w14:paraId="01360F8C" w14:textId="77777777" w:rsidR="000A70F9" w:rsidRDefault="005615D6" w:rsidP="005615D6">
      <w:pPr>
        <w:pStyle w:val="i0"/>
        <w:tabs>
          <w:tab w:val="clear" w:pos="1080"/>
          <w:tab w:val="decimal" w:pos="1260"/>
          <w:tab w:val="left" w:pos="1530"/>
        </w:tabs>
      </w:pPr>
      <w:r>
        <w:tab/>
      </w:r>
      <w:r w:rsidR="000A70F9">
        <w:tab/>
        <w:t>(iv).</w:t>
      </w:r>
      <w:r w:rsidR="000A70F9">
        <w:tab/>
        <w:t>the trade-in value must be established prior to the sale;</w:t>
      </w:r>
    </w:p>
    <w:p w14:paraId="11FF2FB9" w14:textId="77777777" w:rsidR="000A70F9" w:rsidRDefault="000A70F9">
      <w:pPr>
        <w:pStyle w:val="a1"/>
      </w:pPr>
      <w:r>
        <w:t>(b).</w:t>
      </w:r>
      <w:r>
        <w:tab/>
        <w:t>interest charges not exceeding the legal interest rate to finance the sale;</w:t>
      </w:r>
    </w:p>
    <w:p w14:paraId="05D69917" w14:textId="77777777" w:rsidR="000A70F9" w:rsidRDefault="000A70F9">
      <w:pPr>
        <w:pStyle w:val="a1"/>
      </w:pPr>
      <w:r>
        <w:t>(c).</w:t>
      </w:r>
      <w:r>
        <w:tab/>
        <w:t xml:space="preserve">service charges for financing, up to </w:t>
      </w:r>
      <w:r w:rsidR="007243E4">
        <w:t>6</w:t>
      </w:r>
      <w:r>
        <w:t xml:space="preserve"> percent of the amount financed;</w:t>
      </w:r>
    </w:p>
    <w:p w14:paraId="14BBADE9" w14:textId="77777777" w:rsidR="000A70F9" w:rsidRDefault="000A70F9">
      <w:pPr>
        <w:pStyle w:val="a1"/>
      </w:pPr>
      <w:r>
        <w:t>(d).</w:t>
      </w:r>
      <w:r>
        <w:tab/>
        <w:t>cash discounts allowed by the vendor if the customer takes advantage of the discount;</w:t>
      </w:r>
    </w:p>
    <w:p w14:paraId="7F0B755B" w14:textId="77777777" w:rsidR="000A70F9" w:rsidRDefault="000A70F9">
      <w:pPr>
        <w:pStyle w:val="a1"/>
      </w:pPr>
      <w:r>
        <w:t>(e).</w:t>
      </w:r>
      <w:r>
        <w:tab/>
        <w:t>labor to install the tangible personal property;</w:t>
      </w:r>
    </w:p>
    <w:p w14:paraId="75A224F8" w14:textId="77777777" w:rsidR="000A70F9" w:rsidRDefault="000A70F9">
      <w:pPr>
        <w:pStyle w:val="a1"/>
      </w:pPr>
      <w:r>
        <w:t>(f).</w:t>
      </w:r>
      <w:r>
        <w:tab/>
        <w:t>charges by a seller for insta</w:t>
      </w:r>
      <w:r w:rsidR="005615D6">
        <w:t>lling property that he has sold:</w:t>
      </w:r>
    </w:p>
    <w:p w14:paraId="68713EE5" w14:textId="77777777" w:rsidR="000A70F9" w:rsidRDefault="005615D6" w:rsidP="005615D6">
      <w:pPr>
        <w:pStyle w:val="i0"/>
        <w:tabs>
          <w:tab w:val="clear" w:pos="1080"/>
          <w:tab w:val="decimal" w:pos="1260"/>
          <w:tab w:val="left" w:pos="1530"/>
        </w:tabs>
      </w:pPr>
      <w:r>
        <w:tab/>
      </w:r>
      <w:r w:rsidR="000A70F9">
        <w:tab/>
        <w:t>(i).</w:t>
      </w:r>
      <w:r w:rsidR="000A70F9">
        <w:tab/>
        <w:t>installing includes the charge by the seller of movable property for setting up that property on or the attachment of that property to other movable or immovable property that is already owned or possessed by the purchaser;</w:t>
      </w:r>
    </w:p>
    <w:p w14:paraId="5B86BA52" w14:textId="77777777" w:rsidR="000A70F9" w:rsidRDefault="005615D6" w:rsidP="005615D6">
      <w:pPr>
        <w:pStyle w:val="i0"/>
        <w:tabs>
          <w:tab w:val="clear" w:pos="1080"/>
          <w:tab w:val="decimal" w:pos="1260"/>
          <w:tab w:val="left" w:pos="1530"/>
        </w:tabs>
      </w:pPr>
      <w:r>
        <w:tab/>
      </w:r>
      <w:r w:rsidR="000A70F9">
        <w:tab/>
        <w:t>(ii).</w:t>
      </w:r>
      <w:r w:rsidR="000A70F9">
        <w:tab/>
        <w:t xml:space="preserve">examples of the types of installation charges that are excludable from </w:t>
      </w:r>
      <w:r w:rsidR="000A70F9" w:rsidRPr="005615D6">
        <w:t>sales price</w:t>
      </w:r>
      <w:r w:rsidR="000A70F9">
        <w:t xml:space="preserve"> under this provision are the charges for setting up an appliance in a home or </w:t>
      </w:r>
      <w:r w:rsidR="000A70F9" w:rsidRPr="005615D6">
        <w:t>business</w:t>
      </w:r>
      <w:r w:rsidR="000A70F9">
        <w:t>, or the first-time attachment of a new mobile telephone, new radio, or new speakers to a customer-owned vehicle that previously was without such property;</w:t>
      </w:r>
    </w:p>
    <w:p w14:paraId="5AA6C18A" w14:textId="77777777" w:rsidR="000A70F9" w:rsidRDefault="005615D6" w:rsidP="005615D6">
      <w:pPr>
        <w:pStyle w:val="i0"/>
        <w:tabs>
          <w:tab w:val="clear" w:pos="1080"/>
          <w:tab w:val="decimal" w:pos="1260"/>
          <w:tab w:val="left" w:pos="1530"/>
        </w:tabs>
      </w:pPr>
      <w:r>
        <w:tab/>
      </w:r>
      <w:r w:rsidR="000A70F9">
        <w:tab/>
        <w:t>(iii).</w:t>
      </w:r>
      <w:r w:rsidR="000A70F9">
        <w:tab/>
        <w:t xml:space="preserve">exclusion is not intended, however, for the charges for removal and replacement of worn or malfunctioning components of movables, such as the removal and replacement of tires and batteries in vehicles. These types of services constitute repairs to movables that are defined in R.S. 47:301(14)(g) as taxable </w:t>
      </w:r>
      <w:r w:rsidR="00420421" w:rsidRPr="00420421">
        <w:t>“</w:t>
      </w:r>
      <w:r w:rsidR="000A70F9">
        <w:t>sales of services</w:t>
      </w:r>
      <w:r w:rsidR="00420421" w:rsidRPr="00420421">
        <w:t>”</w:t>
      </w:r>
      <w:r w:rsidR="000A70F9">
        <w:t>;</w:t>
      </w:r>
    </w:p>
    <w:p w14:paraId="4A5BBE99" w14:textId="77777777" w:rsidR="000A70F9" w:rsidRDefault="000A70F9">
      <w:pPr>
        <w:pStyle w:val="a1"/>
        <w:spacing w:after="80"/>
      </w:pPr>
      <w:r>
        <w:t>(g).</w:t>
      </w:r>
      <w:r>
        <w:tab/>
        <w:t>charges to set up the property on the taxpayer's premises;</w:t>
      </w:r>
    </w:p>
    <w:p w14:paraId="3CABC9E6" w14:textId="77777777" w:rsidR="000A70F9" w:rsidRDefault="000A70F9">
      <w:pPr>
        <w:pStyle w:val="a1"/>
        <w:spacing w:after="80"/>
      </w:pPr>
      <w:r>
        <w:t>(h).</w:t>
      </w:r>
      <w:r>
        <w:tab/>
        <w:t>charges for remodeling or repairing the property sold if:</w:t>
      </w:r>
    </w:p>
    <w:p w14:paraId="256D5FFD" w14:textId="77777777" w:rsidR="000A70F9" w:rsidRDefault="005615D6" w:rsidP="001736EF">
      <w:pPr>
        <w:pStyle w:val="i0"/>
        <w:tabs>
          <w:tab w:val="clear" w:pos="1080"/>
          <w:tab w:val="decimal" w:pos="1260"/>
          <w:tab w:val="left" w:pos="1530"/>
        </w:tabs>
        <w:spacing w:after="80"/>
      </w:pPr>
      <w:r>
        <w:tab/>
      </w:r>
      <w:r w:rsidR="000A70F9">
        <w:tab/>
        <w:t>(i).</w:t>
      </w:r>
      <w:r w:rsidR="000A70F9">
        <w:tab/>
        <w:t xml:space="preserve">these services are provided prior to the sale; </w:t>
      </w:r>
    </w:p>
    <w:p w14:paraId="700821CF" w14:textId="77777777" w:rsidR="000A70F9" w:rsidRDefault="005615D6" w:rsidP="001736EF">
      <w:pPr>
        <w:pStyle w:val="i0"/>
        <w:tabs>
          <w:tab w:val="clear" w:pos="1080"/>
          <w:tab w:val="decimal" w:pos="1260"/>
          <w:tab w:val="left" w:pos="1530"/>
        </w:tabs>
        <w:spacing w:after="80"/>
      </w:pPr>
      <w:r>
        <w:tab/>
      </w:r>
      <w:r w:rsidR="000A70F9">
        <w:tab/>
        <w:t>(ii).</w:t>
      </w:r>
      <w:r w:rsidR="000A70F9">
        <w:tab/>
        <w:t xml:space="preserve">the vendor sends the property to another </w:t>
      </w:r>
      <w:r w:rsidR="000A70F9" w:rsidRPr="005615D6">
        <w:t>dealer</w:t>
      </w:r>
      <w:r w:rsidR="000A70F9">
        <w:t xml:space="preserve"> or service provider for remodeling or repair and pays sales taxes on these taxable services; and</w:t>
      </w:r>
    </w:p>
    <w:p w14:paraId="0305E52F" w14:textId="77777777" w:rsidR="000A70F9" w:rsidRDefault="005615D6" w:rsidP="001736EF">
      <w:pPr>
        <w:pStyle w:val="i0"/>
        <w:tabs>
          <w:tab w:val="clear" w:pos="1080"/>
          <w:tab w:val="decimal" w:pos="1260"/>
          <w:tab w:val="left" w:pos="1530"/>
        </w:tabs>
        <w:spacing w:after="80"/>
      </w:pPr>
      <w:r>
        <w:tab/>
      </w:r>
      <w:r w:rsidR="000A70F9">
        <w:tab/>
        <w:t>(iii).</w:t>
      </w:r>
      <w:r w:rsidR="000A70F9">
        <w:tab/>
        <w:t>the services are separately itemized and identified in the billing to the customer;</w:t>
      </w:r>
    </w:p>
    <w:p w14:paraId="1435ED9B" w14:textId="77777777" w:rsidR="000A70F9" w:rsidRDefault="005615D6" w:rsidP="001736EF">
      <w:pPr>
        <w:pStyle w:val="i0"/>
        <w:tabs>
          <w:tab w:val="clear" w:pos="1080"/>
          <w:tab w:val="decimal" w:pos="1260"/>
          <w:tab w:val="left" w:pos="1530"/>
        </w:tabs>
        <w:spacing w:after="80"/>
      </w:pPr>
      <w:r>
        <w:tab/>
      </w:r>
      <w:r w:rsidR="000A70F9">
        <w:tab/>
        <w:t>(iv).</w:t>
      </w:r>
      <w:r w:rsidR="000A70F9">
        <w:tab/>
        <w:t>if the remodeling or repairing is performed by the vendor either:</w:t>
      </w:r>
    </w:p>
    <w:p w14:paraId="73E90942" w14:textId="77777777" w:rsidR="000A70F9" w:rsidRDefault="000A70F9" w:rsidP="001736EF">
      <w:pPr>
        <w:pStyle w:val="i"/>
        <w:tabs>
          <w:tab w:val="left" w:pos="1600"/>
          <w:tab w:val="left" w:pos="1800"/>
        </w:tabs>
        <w:spacing w:after="80"/>
      </w:pPr>
      <w:r>
        <w:tab/>
      </w:r>
      <w:r>
        <w:tab/>
        <w:t>[a].</w:t>
      </w:r>
      <w:r>
        <w:tab/>
        <w:t>prior to the sale; or</w:t>
      </w:r>
    </w:p>
    <w:p w14:paraId="4E15116D" w14:textId="77777777" w:rsidR="000A70F9" w:rsidRDefault="000A70F9" w:rsidP="001736EF">
      <w:pPr>
        <w:pStyle w:val="i"/>
        <w:tabs>
          <w:tab w:val="left" w:pos="1600"/>
          <w:tab w:val="left" w:pos="1800"/>
        </w:tabs>
        <w:spacing w:after="80"/>
      </w:pPr>
      <w:r>
        <w:tab/>
      </w:r>
      <w:r>
        <w:tab/>
        <w:t>[b].</w:t>
      </w:r>
      <w:r>
        <w:tab/>
        <w:t>after the sale but before the customer takes possession of the item;</w:t>
      </w:r>
    </w:p>
    <w:p w14:paraId="194A6488" w14:textId="77777777" w:rsidR="000A70F9" w:rsidRDefault="000A70F9">
      <w:pPr>
        <w:pStyle w:val="i"/>
        <w:tabs>
          <w:tab w:val="left" w:pos="1600"/>
          <w:tab w:val="left" w:pos="1800"/>
        </w:tabs>
      </w:pPr>
      <w:r>
        <w:tab/>
      </w:r>
      <w:r>
        <w:tab/>
        <w:t>[c].</w:t>
      </w:r>
      <w:r>
        <w:tab/>
        <w:t>then these would be costs of the vendor incurred to bring the product to market or make a product available to customers and would become part of the tax base;</w:t>
      </w:r>
    </w:p>
    <w:p w14:paraId="55FF7864" w14:textId="77777777" w:rsidR="000A70F9" w:rsidRDefault="005615D6" w:rsidP="005615D6">
      <w:pPr>
        <w:pStyle w:val="i0"/>
        <w:tabs>
          <w:tab w:val="clear" w:pos="1080"/>
          <w:tab w:val="decimal" w:pos="1260"/>
          <w:tab w:val="left" w:pos="1530"/>
        </w:tabs>
      </w:pPr>
      <w:r>
        <w:tab/>
      </w:r>
      <w:r w:rsidR="000A70F9">
        <w:tab/>
        <w:t>(v).</w:t>
      </w:r>
      <w:r w:rsidR="000A70F9">
        <w:tab/>
        <w:t>any services performed after the property is in the possession of the customer are taxable under R.S. 47:301(14).</w:t>
      </w:r>
    </w:p>
    <w:p w14:paraId="44BA7D01" w14:textId="77777777" w:rsidR="000A70F9" w:rsidRDefault="000A70F9">
      <w:pPr>
        <w:pStyle w:val="i0"/>
      </w:pPr>
      <w:r>
        <w:tab/>
        <w:t>iv.</w:t>
      </w:r>
      <w:r>
        <w:tab/>
        <w:t xml:space="preserve">In all instances where an expense is required to be separately stated, the effect of combining the charge with another taxable item included in the </w:t>
      </w:r>
      <w:r>
        <w:rPr>
          <w:iCs/>
        </w:rPr>
        <w:t>sales price</w:t>
      </w:r>
      <w:r>
        <w:t xml:space="preserve"> will subject the entire amount to sales tax.</w:t>
      </w:r>
    </w:p>
    <w:p w14:paraId="415A5FB0" w14:textId="77777777" w:rsidR="000A70F9" w:rsidRDefault="000A70F9">
      <w:pPr>
        <w:pStyle w:val="i0"/>
      </w:pPr>
      <w:r>
        <w:tab/>
        <w:t>v.</w:t>
      </w:r>
      <w:r>
        <w:tab/>
        <w:t xml:space="preserve">R.S. 47:301(13)(b) provides an exclusion from </w:t>
      </w:r>
      <w:r>
        <w:rPr>
          <w:iCs/>
        </w:rPr>
        <w:t>sales price</w:t>
      </w:r>
      <w:r>
        <w:t xml:space="preserve"> for the amounts of cash discounts and rebates that manufacturers and vendors of new vehicles offer to purchasers of vehicles.</w:t>
      </w:r>
    </w:p>
    <w:p w14:paraId="4315B1FD" w14:textId="77777777" w:rsidR="000A70F9" w:rsidRDefault="000A70F9">
      <w:pPr>
        <w:pStyle w:val="a1"/>
      </w:pPr>
      <w:r>
        <w:t>(a).</w:t>
      </w:r>
      <w:r>
        <w:tab/>
        <w:t>The exclusion will apply both to the discounts and rebates that are based on vehicle make and model, as well as to the discounts and rebates that are based on customer usage of manufacturer-issued credit cards.</w:t>
      </w:r>
    </w:p>
    <w:p w14:paraId="325A0297" w14:textId="77777777" w:rsidR="000A70F9" w:rsidRDefault="000A70F9">
      <w:pPr>
        <w:pStyle w:val="a1"/>
      </w:pPr>
      <w:r>
        <w:t>(b).</w:t>
      </w:r>
      <w:r>
        <w:tab/>
        <w:t xml:space="preserve">In order for this exclusion to apply, the customer must assign the discount or rebate to the selling </w:t>
      </w:r>
      <w:r w:rsidRPr="005615D6">
        <w:t>dealer</w:t>
      </w:r>
      <w:r>
        <w:t xml:space="preserve"> of the vehicle, so that the discount or rebate results directly in a reduction of the price to be paid for the vehicle.</w:t>
      </w:r>
    </w:p>
    <w:p w14:paraId="42221FDD" w14:textId="77777777" w:rsidR="000A70F9" w:rsidRDefault="000A70F9">
      <w:pPr>
        <w:pStyle w:val="a1"/>
      </w:pPr>
      <w:r>
        <w:t>(c).</w:t>
      </w:r>
      <w:r>
        <w:tab/>
        <w:t xml:space="preserve">In cases where a customer accepts a rebate or discount in cash, and does not assign the amount to the selling </w:t>
      </w:r>
      <w:r w:rsidRPr="005615D6">
        <w:t>dealer</w:t>
      </w:r>
      <w:r>
        <w:t xml:space="preserve"> as a deduction from the listed retail price of the vehicle, the exclusion from </w:t>
      </w:r>
      <w:r>
        <w:rPr>
          <w:iCs/>
        </w:rPr>
        <w:t>sales price</w:t>
      </w:r>
      <w:r>
        <w:t xml:space="preserve"> will not apply.</w:t>
      </w:r>
    </w:p>
    <w:p w14:paraId="322D464A" w14:textId="77777777" w:rsidR="000A70F9" w:rsidRDefault="000A70F9">
      <w:pPr>
        <w:pStyle w:val="i0"/>
      </w:pPr>
      <w:r>
        <w:tab/>
        <w:t>vi.</w:t>
      </w:r>
      <w:r>
        <w:tab/>
        <w:t xml:space="preserve">R.S. 47:301(13)(c) excludes from taxable </w:t>
      </w:r>
      <w:r>
        <w:rPr>
          <w:iCs/>
        </w:rPr>
        <w:t>sales price</w:t>
      </w:r>
      <w:r>
        <w:t xml:space="preserve"> the first $50,000 paid for new farm equipment used in poultry production.</w:t>
      </w:r>
    </w:p>
    <w:p w14:paraId="0DEE5908" w14:textId="77777777" w:rsidR="000A70F9" w:rsidRDefault="000A70F9">
      <w:pPr>
        <w:pStyle w:val="a1"/>
      </w:pPr>
      <w:r>
        <w:t>(a).</w:t>
      </w:r>
      <w:r>
        <w:tab/>
        <w:t>This exclusion applies only to the price of property that is identifiable at the time of sale as being for use in poultry production.</w:t>
      </w:r>
    </w:p>
    <w:p w14:paraId="0BDA3AB6" w14:textId="77777777" w:rsidR="000A70F9" w:rsidRDefault="000A70F9">
      <w:pPr>
        <w:pStyle w:val="a1"/>
      </w:pPr>
      <w:r>
        <w:t>(b).</w:t>
      </w:r>
      <w:r>
        <w:tab/>
        <w:t>The exemption is available only to commercial producers who sell poultry or the products of poultry in commercial quantities.</w:t>
      </w:r>
    </w:p>
    <w:p w14:paraId="4E0B1170" w14:textId="77777777" w:rsidR="000A70F9" w:rsidRDefault="000A70F9">
      <w:pPr>
        <w:pStyle w:val="a1"/>
      </w:pPr>
      <w:r>
        <w:t>(c).</w:t>
      </w:r>
      <w:r>
        <w:tab/>
        <w:t xml:space="preserve">The portion of the sales price of any item of commercial farm equipment in excess of $50,000 will be included in the taxable </w:t>
      </w:r>
      <w:r>
        <w:rPr>
          <w:iCs/>
        </w:rPr>
        <w:t>sales price</w:t>
      </w:r>
      <w:r>
        <w:t>.</w:t>
      </w:r>
    </w:p>
    <w:p w14:paraId="19A8CDCE" w14:textId="77777777" w:rsidR="000A70F9" w:rsidRDefault="000A70F9">
      <w:pPr>
        <w:pStyle w:val="i0"/>
      </w:pPr>
      <w:r>
        <w:tab/>
        <w:t>vii.</w:t>
      </w:r>
      <w:r>
        <w:tab/>
        <w:t xml:space="preserve">R.S. 47:301(13)(e) excludes the value of payments made directly to retail </w:t>
      </w:r>
      <w:r w:rsidRPr="005615D6">
        <w:t>dealers</w:t>
      </w:r>
      <w:r>
        <w:t xml:space="preserve"> by manufacturers seeking a reduction in the price retail </w:t>
      </w:r>
      <w:r w:rsidRPr="005615D6">
        <w:t>dealers</w:t>
      </w:r>
      <w:r>
        <w:t xml:space="preserve"> charge for the manufacturers' products. These payments, often called </w:t>
      </w:r>
      <w:r>
        <w:rPr>
          <w:iCs/>
        </w:rPr>
        <w:t>buy downs</w:t>
      </w:r>
      <w:r>
        <w:t xml:space="preserve">, are applied by the retail </w:t>
      </w:r>
      <w:r w:rsidRPr="005615D6">
        <w:t>dealer</w:t>
      </w:r>
      <w:r>
        <w:t xml:space="preserve"> to the selling prices of the manufacturer's products. Retail </w:t>
      </w:r>
      <w:r w:rsidRPr="005615D6">
        <w:t>dealers</w:t>
      </w:r>
      <w:r>
        <w:t xml:space="preserve"> must collect the tax on the discounted </w:t>
      </w:r>
      <w:r>
        <w:rPr>
          <w:iCs/>
        </w:rPr>
        <w:t>sales price</w:t>
      </w:r>
      <w:r>
        <w:t xml:space="preserve"> after applying the manufacturers' payments.</w:t>
      </w:r>
    </w:p>
    <w:p w14:paraId="7BEC22B0" w14:textId="77777777" w:rsidR="000A70F9" w:rsidRDefault="000A70F9">
      <w:pPr>
        <w:pStyle w:val="i0"/>
      </w:pPr>
      <w:r>
        <w:tab/>
        <w:t>viii.</w:t>
      </w:r>
      <w:r>
        <w:tab/>
        <w:t xml:space="preserve">In cases where all or a part of the purchase price of tangible personal property is paid to the selling </w:t>
      </w:r>
      <w:r w:rsidRPr="005615D6">
        <w:t>dealer</w:t>
      </w:r>
      <w:r>
        <w:t xml:space="preserve"> by the presentation of a coupon, the determination of the taxable </w:t>
      </w:r>
      <w:r>
        <w:rPr>
          <w:iCs/>
        </w:rPr>
        <w:t>sales price</w:t>
      </w:r>
      <w:r>
        <w:t xml:space="preserve"> will depend on the type of coupon that is presented.</w:t>
      </w:r>
    </w:p>
    <w:p w14:paraId="2CFBA563" w14:textId="77777777" w:rsidR="000A70F9" w:rsidRDefault="000A70F9">
      <w:pPr>
        <w:pStyle w:val="a1"/>
      </w:pPr>
      <w:r>
        <w:t>(a).</w:t>
      </w:r>
      <w:r>
        <w:tab/>
        <w:t xml:space="preserve">Manufacturer's coupons that the selling </w:t>
      </w:r>
      <w:r w:rsidRPr="005615D6">
        <w:t>dealer</w:t>
      </w:r>
      <w:r>
        <w:t xml:space="preserve"> accepts from the customer and can be redeemed through a manufacturer or coupon agent are not allowed as a reduction </w:t>
      </w:r>
      <w:r>
        <w:lastRenderedPageBreak/>
        <w:t xml:space="preserve">of the </w:t>
      </w:r>
      <w:r>
        <w:rPr>
          <w:iCs/>
        </w:rPr>
        <w:t>sales price</w:t>
      </w:r>
      <w:r>
        <w:t>. Because the retailer's total compensation includes the amount paid by the customer after presenting the coupon and the amount reimbursed by the manufacturer for the coupon's face value, the tax is based on the actual selling price of the item before the discount for the coupon.</w:t>
      </w:r>
    </w:p>
    <w:p w14:paraId="4D048CB9" w14:textId="77777777" w:rsidR="000A70F9" w:rsidRDefault="000A70F9">
      <w:pPr>
        <w:pStyle w:val="a1"/>
      </w:pPr>
      <w:r>
        <w:t>(b).</w:t>
      </w:r>
      <w:r>
        <w:tab/>
        <w:t xml:space="preserve">The retailer's own coupons, which the selling </w:t>
      </w:r>
      <w:r w:rsidRPr="005615D6">
        <w:t>dealer</w:t>
      </w:r>
      <w:r>
        <w:t xml:space="preserve"> is unable to redeem through another party, provides a cash discount that can be excluded from the </w:t>
      </w:r>
      <w:r>
        <w:rPr>
          <w:iCs/>
        </w:rPr>
        <w:t>sales price</w:t>
      </w:r>
      <w:r>
        <w:t xml:space="preserve">. The sales tax on a sale involving this type of coupon will be computed on the price paid after an allowance for the selling </w:t>
      </w:r>
      <w:r w:rsidRPr="005615D6">
        <w:t>dealer</w:t>
      </w:r>
      <w:r>
        <w:t>'s coupon discount.</w:t>
      </w:r>
    </w:p>
    <w:p w14:paraId="4297732B" w14:textId="77777777" w:rsidR="000A70F9" w:rsidRDefault="000A70F9">
      <w:pPr>
        <w:pStyle w:val="i0"/>
      </w:pPr>
      <w:r>
        <w:tab/>
        <w:t>ix.</w:t>
      </w:r>
      <w:r>
        <w:tab/>
        <w:t xml:space="preserve">R.S. 47:301(13)(f) provides that </w:t>
      </w:r>
      <w:r>
        <w:rPr>
          <w:iCs/>
        </w:rPr>
        <w:t>sales price</w:t>
      </w:r>
      <w:r>
        <w:t xml:space="preserve"> excludes any consideration received, given, or paid for the performance of funeral directing services. The term </w:t>
      </w:r>
      <w:r>
        <w:rPr>
          <w:i/>
        </w:rPr>
        <w:t>funeral directing services</w:t>
      </w:r>
      <w:r>
        <w:t xml:space="preserve"> is defined and further discussed at R.S. 47:301(10)(s):</w:t>
      </w:r>
    </w:p>
    <w:p w14:paraId="472A09EB" w14:textId="77777777" w:rsidR="000A70F9" w:rsidRDefault="000A70F9">
      <w:pPr>
        <w:pStyle w:val="a1"/>
      </w:pPr>
      <w:r>
        <w:t>(a).</w:t>
      </w:r>
      <w:r>
        <w:tab/>
        <w:t>no exclusion from taxation is allowed on the sale, lease, or rental, of tangible personal property by funeral directors to customers; or</w:t>
      </w:r>
    </w:p>
    <w:p w14:paraId="32CB5949" w14:textId="77777777" w:rsidR="000A70F9" w:rsidRDefault="000A70F9">
      <w:pPr>
        <w:pStyle w:val="a1"/>
      </w:pPr>
      <w:r>
        <w:t>(b)</w:t>
      </w:r>
      <w:r>
        <w:tab/>
        <w:t xml:space="preserve">on the purchase, lease, use, consumption, distribution, or storage for use of tangible personal property by funeral directors in connection with their performance of </w:t>
      </w:r>
      <w:r w:rsidR="00D606F8">
        <w:t>professional services.</w:t>
      </w:r>
    </w:p>
    <w:p w14:paraId="3E2D01FD" w14:textId="77777777" w:rsidR="00D606F8" w:rsidRDefault="00D606F8" w:rsidP="00D606F8">
      <w:pPr>
        <w:pStyle w:val="i0"/>
      </w:pPr>
      <w:r>
        <w:tab/>
      </w:r>
      <w:r w:rsidRPr="00336751">
        <w:t>x.</w:t>
      </w:r>
      <w:r w:rsidRPr="00336751">
        <w:tab/>
        <w:t xml:space="preserve">R.S. 47:301(13)(k) excludes machinery and equipment used predominantly and directly in the process of </w:t>
      </w:r>
      <w:r w:rsidRPr="005615D6">
        <w:t xml:space="preserve">manufacturing </w:t>
      </w:r>
      <w:r w:rsidRPr="005615D6">
        <w:rPr>
          <w:iCs/>
        </w:rPr>
        <w:t>tangible personal property</w:t>
      </w:r>
      <w:r w:rsidRPr="00336751">
        <w:rPr>
          <w:i/>
          <w:iCs/>
        </w:rPr>
        <w:t xml:space="preserve"> </w:t>
      </w:r>
      <w:r w:rsidRPr="00336751">
        <w:t xml:space="preserve">for sale or used directly in the production, processing, and storing of food, fiber, or timber for sale from the </w:t>
      </w:r>
      <w:r w:rsidRPr="005615D6">
        <w:rPr>
          <w:iCs/>
        </w:rPr>
        <w:t>sales price</w:t>
      </w:r>
      <w:r w:rsidRPr="00336751">
        <w:t xml:space="preserve">. For purposes of </w:t>
      </w:r>
      <w:r w:rsidRPr="005615D6">
        <w:rPr>
          <w:iCs/>
        </w:rPr>
        <w:t>sales price</w:t>
      </w:r>
      <w:r w:rsidRPr="00336751">
        <w:t xml:space="preserve">, the interpretations provided under </w:t>
      </w:r>
      <w:r w:rsidR="005615D6">
        <w:br/>
      </w:r>
      <w:r w:rsidRPr="00336751">
        <w:t>LAC 61:I.4301.C.</w:t>
      </w:r>
      <w:r w:rsidRPr="00336751">
        <w:rPr>
          <w:i/>
          <w:iCs/>
        </w:rPr>
        <w:t>Cost Price</w:t>
      </w:r>
      <w:r w:rsidRPr="00336751">
        <w:t xml:space="preserve">.h will apply. This exclusion applies to state sales tax and local sales taxes if the political subdivision has adopted this exclusion by ordinance. To determine </w:t>
      </w:r>
      <w:r w:rsidRPr="005615D6">
        <w:rPr>
          <w:iCs/>
        </w:rPr>
        <w:t>sales price</w:t>
      </w:r>
      <w:r w:rsidRPr="00336751">
        <w:rPr>
          <w:i/>
          <w:iCs/>
        </w:rPr>
        <w:t xml:space="preserve"> </w:t>
      </w:r>
      <w:r w:rsidRPr="00336751">
        <w:t>subject to tax, this exclusion is deducted from the total amount charged to the customer after allowances for trade-ins and before any exemptions provided elsewhere in the law.</w:t>
      </w:r>
    </w:p>
    <w:p w14:paraId="5FB210CA" w14:textId="77777777" w:rsidR="00D606F8" w:rsidRDefault="000A70F9">
      <w:pPr>
        <w:pStyle w:val="a0"/>
      </w:pPr>
      <w:r>
        <w:t>b.</w:t>
      </w:r>
      <w:r>
        <w:tab/>
        <w:t xml:space="preserve">R.S. 47:301(13)(d) provides that, in the case of the sale by a manufacturer of refinery gas or other petroleum byproducts that are to be used by the purchasers as other than feedstock, the taxable </w:t>
      </w:r>
      <w:r>
        <w:rPr>
          <w:iCs/>
        </w:rPr>
        <w:t>sales price</w:t>
      </w:r>
      <w:r>
        <w:t xml:space="preserve"> shall be the greater of:</w:t>
      </w:r>
    </w:p>
    <w:p w14:paraId="4D3AF2F8" w14:textId="77777777" w:rsidR="000A70F9" w:rsidRDefault="000A70F9">
      <w:pPr>
        <w:pStyle w:val="i0"/>
      </w:pPr>
      <w:r>
        <w:tab/>
        <w:t>i.</w:t>
      </w:r>
      <w:r>
        <w:tab/>
        <w:t>the actual sales price of the byproducts; or</w:t>
      </w:r>
    </w:p>
    <w:p w14:paraId="6987E8E9" w14:textId="77777777" w:rsidR="000A70F9" w:rsidRDefault="000A70F9">
      <w:pPr>
        <w:pStyle w:val="i0"/>
        <w:outlineLvl w:val="6"/>
      </w:pPr>
      <w:r>
        <w:tab/>
        <w:t>ii.</w:t>
      </w:r>
      <w:r>
        <w:tab/>
        <w:t>the average monthly spot market price per thousand cubic feet of natural gas delivered into pipelines in Louisiana, as reported by the Natural Gas Clearing House at the time of such sale.</w:t>
      </w:r>
    </w:p>
    <w:p w14:paraId="1DFF242A" w14:textId="77777777" w:rsidR="00296C19" w:rsidRPr="00336751" w:rsidRDefault="00296C19" w:rsidP="00296C19">
      <w:pPr>
        <w:pStyle w:val="1"/>
      </w:pPr>
      <w:r w:rsidRPr="00336751">
        <w:rPr>
          <w:i/>
          <w:iCs/>
        </w:rPr>
        <w:t xml:space="preserve">State </w:t>
      </w:r>
      <w:r w:rsidR="005615D6">
        <w:rPr>
          <w:i/>
          <w:iCs/>
        </w:rPr>
        <w:t>S</w:t>
      </w:r>
      <w:r w:rsidRPr="00336751">
        <w:rPr>
          <w:i/>
          <w:iCs/>
        </w:rPr>
        <w:t xml:space="preserve">ales </w:t>
      </w:r>
      <w:r w:rsidRPr="00336751">
        <w:t>or</w:t>
      </w:r>
      <w:r w:rsidRPr="00336751">
        <w:rPr>
          <w:i/>
          <w:iCs/>
        </w:rPr>
        <w:t xml:space="preserve"> </w:t>
      </w:r>
      <w:r w:rsidR="005615D6">
        <w:rPr>
          <w:i/>
          <w:iCs/>
        </w:rPr>
        <w:t>U</w:t>
      </w:r>
      <w:r w:rsidRPr="00336751">
        <w:rPr>
          <w:i/>
          <w:iCs/>
        </w:rPr>
        <w:t xml:space="preserve">se </w:t>
      </w:r>
      <w:r w:rsidR="005615D6">
        <w:rPr>
          <w:i/>
          <w:iCs/>
        </w:rPr>
        <w:t>T</w:t>
      </w:r>
      <w:r w:rsidRPr="00336751">
        <w:rPr>
          <w:i/>
          <w:iCs/>
        </w:rPr>
        <w:t>ax</w:t>
      </w:r>
      <w:r w:rsidRPr="00336751">
        <w:t>―a sales or use tax imposed by the state under Chapters 2, 2-A, or 2-B of Subtitle II of Title 47 of the Revised Statutes of 1950, as amended, or by a political subdivision of the state whose boundaries are coterminous with those of the state.</w:t>
      </w:r>
    </w:p>
    <w:p w14:paraId="601B19DA" w14:textId="77777777" w:rsidR="000A70F9" w:rsidRDefault="00296C19" w:rsidP="00296C19">
      <w:pPr>
        <w:pStyle w:val="1"/>
        <w:spacing w:after="80"/>
      </w:pPr>
      <w:bookmarkStart w:id="853" w:name="_Toc27373470"/>
      <w:r w:rsidRPr="00336751">
        <w:rPr>
          <w:i/>
          <w:iCs/>
        </w:rPr>
        <w:t>Storage</w:t>
      </w:r>
      <w:bookmarkEnd w:id="853"/>
      <w:r w:rsidRPr="00336751">
        <w:t xml:space="preserve">―for </w:t>
      </w:r>
      <w:r w:rsidRPr="00916B12">
        <w:rPr>
          <w:iCs/>
        </w:rPr>
        <w:t>state sales or use tax</w:t>
      </w:r>
      <w:r w:rsidRPr="00336751">
        <w:t xml:space="preserve"> purposes only, since storage for use or consumption of tangible personal property is taxed under the provisions of R.S. 47:302, R.S. 47:321, and R.S. 47:331, the term </w:t>
      </w:r>
      <w:r w:rsidRPr="00336751">
        <w:rPr>
          <w:i/>
          <w:iCs/>
        </w:rPr>
        <w:t>storage</w:t>
      </w:r>
      <w:r w:rsidRPr="00336751">
        <w:t xml:space="preserve"> is defined herein to exclude storage of property which will later be sold at retail and taxed </w:t>
      </w:r>
      <w:r w:rsidRPr="00336751">
        <w:t xml:space="preserve">because of the sale. The term does not require the keeping of property in a warehouse but includes the keeping or retention or stockpiling of property in any manner whether indoors or out. If property has come to rest in this state and will later be used or consumed here, it meets the definition of </w:t>
      </w:r>
      <w:r w:rsidRPr="00336751">
        <w:rPr>
          <w:i/>
          <w:iCs/>
        </w:rPr>
        <w:t>storage</w:t>
      </w:r>
      <w:r w:rsidR="000A70F9">
        <w:t>.</w:t>
      </w:r>
    </w:p>
    <w:p w14:paraId="0ABB9BB0" w14:textId="77777777" w:rsidR="000A70F9" w:rsidRDefault="000A70F9">
      <w:pPr>
        <w:pStyle w:val="1"/>
        <w:spacing w:after="80"/>
      </w:pPr>
      <w:r>
        <w:rPr>
          <w:i/>
          <w:iCs/>
        </w:rPr>
        <w:t>Tangible Personal Property</w:t>
      </w:r>
      <w:r w:rsidR="003471AC">
        <w:t>―</w:t>
      </w:r>
    </w:p>
    <w:p w14:paraId="5A505A18" w14:textId="77777777" w:rsidR="000A70F9" w:rsidRDefault="000A70F9">
      <w:pPr>
        <w:pStyle w:val="a0"/>
      </w:pPr>
      <w:r>
        <w:t>a.</w:t>
      </w:r>
      <w:r>
        <w:tab/>
        <w:t xml:space="preserve">R.S. 47:301(16)(a) defines </w:t>
      </w:r>
      <w:r>
        <w:rPr>
          <w:i/>
          <w:iCs/>
        </w:rPr>
        <w:t>tangible personal property</w:t>
      </w:r>
      <w:r>
        <w:t xml:space="preserve"> as personal property that can be seen, weighed, measured, felt, touched, or is perceptible to the senses. The Louisiana Supreme Court has ruled that tangible personal property is equivalent to corporeal movable property as defined in Article 471 of the </w:t>
      </w:r>
      <w:r w:rsidRPr="00AC1E59">
        <w:rPr>
          <w:i/>
        </w:rPr>
        <w:t>Louisiana Civil Code</w:t>
      </w:r>
      <w:r>
        <w:t xml:space="preserve">. The </w:t>
      </w:r>
      <w:r w:rsidRPr="00AC1E59">
        <w:rPr>
          <w:i/>
        </w:rPr>
        <w:t>Louisiana Civil Code</w:t>
      </w:r>
      <w:r>
        <w:t xml:space="preserve"> describes corporeal movable property</w:t>
      </w:r>
      <w:r>
        <w:rPr>
          <w:i/>
          <w:iCs/>
        </w:rPr>
        <w:t xml:space="preserve"> </w:t>
      </w:r>
      <w:r>
        <w:t xml:space="preserve">as things that physically exist and normally move or can be moved from one place to another. Examples of </w:t>
      </w:r>
      <w:r w:rsidRPr="00916B12">
        <w:rPr>
          <w:iCs/>
        </w:rPr>
        <w:t>tangible personal property</w:t>
      </w:r>
      <w:r w:rsidRPr="00916B12">
        <w:t xml:space="preserve"> </w:t>
      </w:r>
      <w:r>
        <w:t>include but are not limited to:</w:t>
      </w:r>
    </w:p>
    <w:p w14:paraId="579D3C89" w14:textId="77777777" w:rsidR="000A70F9" w:rsidRDefault="000A70F9">
      <w:pPr>
        <w:pStyle w:val="i0"/>
      </w:pPr>
      <w:r>
        <w:tab/>
        <w:t>i.</w:t>
      </w:r>
      <w:r>
        <w:tab/>
        <w:t>durable goods such as appliances, vehicles, and furniture;</w:t>
      </w:r>
    </w:p>
    <w:p w14:paraId="46282A3D" w14:textId="77777777" w:rsidR="000A70F9" w:rsidRDefault="000A70F9" w:rsidP="001736EF">
      <w:pPr>
        <w:pStyle w:val="i0"/>
        <w:spacing w:after="80"/>
      </w:pPr>
      <w:r>
        <w:tab/>
        <w:t>ii.</w:t>
      </w:r>
      <w:r>
        <w:tab/>
        <w:t>consumable goods such as food, cleaning supplies, and medicines;</w:t>
      </w:r>
    </w:p>
    <w:p w14:paraId="0DE9312B" w14:textId="77777777" w:rsidR="000A70F9" w:rsidRDefault="000A70F9" w:rsidP="001736EF">
      <w:pPr>
        <w:pStyle w:val="i0"/>
        <w:spacing w:after="80"/>
      </w:pPr>
      <w:r>
        <w:tab/>
        <w:t>iii.</w:t>
      </w:r>
      <w:r>
        <w:tab/>
        <w:t>utilities such as electricity, water, and natural gas; and</w:t>
      </w:r>
    </w:p>
    <w:p w14:paraId="460FEB47" w14:textId="77777777" w:rsidR="000A70F9" w:rsidRDefault="000A70F9" w:rsidP="001736EF">
      <w:pPr>
        <w:pStyle w:val="i0"/>
        <w:spacing w:after="80"/>
      </w:pPr>
      <w:r>
        <w:tab/>
        <w:t>iv.</w:t>
      </w:r>
      <w:r>
        <w:tab/>
        <w:t xml:space="preserve">digital or electronic products such as </w:t>
      </w:r>
      <w:r w:rsidR="00420421" w:rsidRPr="00420421">
        <w:t>“</w:t>
      </w:r>
      <w:r>
        <w:t>canned</w:t>
      </w:r>
      <w:r w:rsidR="00420421" w:rsidRPr="00420421">
        <w:t>”</w:t>
      </w:r>
      <w:r>
        <w:t xml:space="preserve"> computer software, electronic files, and </w:t>
      </w:r>
      <w:r w:rsidR="00420421" w:rsidRPr="00420421">
        <w:t>“</w:t>
      </w:r>
      <w:r>
        <w:t>on demand</w:t>
      </w:r>
      <w:r w:rsidR="00420421" w:rsidRPr="00420421">
        <w:t>”</w:t>
      </w:r>
      <w:r>
        <w:t xml:space="preserve"> audio and video downloads.</w:t>
      </w:r>
    </w:p>
    <w:p w14:paraId="6BC1E685" w14:textId="77777777" w:rsidR="00296C19" w:rsidRPr="00336751" w:rsidRDefault="00296C19" w:rsidP="001736EF">
      <w:pPr>
        <w:pStyle w:val="a0"/>
        <w:spacing w:after="80"/>
      </w:pPr>
      <w:r w:rsidRPr="00336751">
        <w:t>b.</w:t>
      </w:r>
      <w:r w:rsidRPr="00336751">
        <w:tab/>
        <w:t xml:space="preserve">The following items are specifically defined as </w:t>
      </w:r>
      <w:r w:rsidRPr="00336751">
        <w:rPr>
          <w:i/>
          <w:iCs/>
        </w:rPr>
        <w:t>tangible personal property</w:t>
      </w:r>
      <w:r w:rsidRPr="00336751">
        <w:t xml:space="preserve"> by law:</w:t>
      </w:r>
    </w:p>
    <w:p w14:paraId="08B57375" w14:textId="77777777" w:rsidR="00296C19" w:rsidRPr="00336751" w:rsidRDefault="00296C19" w:rsidP="001736EF">
      <w:pPr>
        <w:pStyle w:val="i0"/>
        <w:spacing w:after="80"/>
      </w:pPr>
      <w:r w:rsidRPr="00336751">
        <w:tab/>
        <w:t>i.</w:t>
      </w:r>
      <w:r w:rsidRPr="00336751">
        <w:tab/>
        <w:t xml:space="preserve">for </w:t>
      </w:r>
      <w:r w:rsidRPr="00916B12">
        <w:rPr>
          <w:iCs/>
        </w:rPr>
        <w:t>state sales or use tax</w:t>
      </w:r>
      <w:r w:rsidRPr="00916B12">
        <w:t xml:space="preserve"> </w:t>
      </w:r>
      <w:r w:rsidRPr="00336751">
        <w:t>purposes only, prepaid telephone cards and authorization numbers; and</w:t>
      </w:r>
    </w:p>
    <w:p w14:paraId="341AFBCA" w14:textId="77777777" w:rsidR="000A70F9" w:rsidRDefault="00296C19" w:rsidP="001736EF">
      <w:pPr>
        <w:pStyle w:val="i0"/>
        <w:spacing w:after="80"/>
      </w:pPr>
      <w:r w:rsidRPr="00336751">
        <w:tab/>
        <w:t>ii.</w:t>
      </w:r>
      <w:r w:rsidRPr="00336751">
        <w:tab/>
        <w:t xml:space="preserve">for </w:t>
      </w:r>
      <w:r w:rsidRPr="00916B12">
        <w:rPr>
          <w:iCs/>
        </w:rPr>
        <w:t>state</w:t>
      </w:r>
      <w:r w:rsidRPr="00916B12">
        <w:t xml:space="preserve"> and </w:t>
      </w:r>
      <w:r w:rsidRPr="00916B12">
        <w:rPr>
          <w:iCs/>
        </w:rPr>
        <w:t>local sales or use tax</w:t>
      </w:r>
      <w:r w:rsidRPr="00336751">
        <w:t xml:space="preserve"> purposes, work products consisting of the creation, modification, updating, or licensing of canned computer software.</w:t>
      </w:r>
    </w:p>
    <w:p w14:paraId="0A3A3546" w14:textId="77777777" w:rsidR="000A70F9" w:rsidRDefault="000A70F9" w:rsidP="001736EF">
      <w:pPr>
        <w:pStyle w:val="a0"/>
        <w:spacing w:after="80"/>
      </w:pPr>
      <w:r>
        <w:t>c.</w:t>
      </w:r>
      <w:r>
        <w:tab/>
        <w:t xml:space="preserve">Repairs of machinery, appliances, and equipment that have been declared immovable under Article 467 of the </w:t>
      </w:r>
      <w:r w:rsidRPr="00AC1E59">
        <w:rPr>
          <w:i/>
        </w:rPr>
        <w:t>Louisiana Civil Code</w:t>
      </w:r>
      <w:r>
        <w:t xml:space="preserve"> and things that have been separated from land, buildings, or other constructions permanently attached to the ground or their component parts as defined by Article 466 of the </w:t>
      </w:r>
      <w:r w:rsidRPr="00AC1E59">
        <w:rPr>
          <w:i/>
        </w:rPr>
        <w:t>Louisiana Civil Code</w:t>
      </w:r>
      <w:r>
        <w:t xml:space="preserve"> are treated as taxable repairs of </w:t>
      </w:r>
      <w:r w:rsidRPr="00916B12">
        <w:rPr>
          <w:iCs/>
        </w:rPr>
        <w:t>tangible personal property</w:t>
      </w:r>
      <w:r>
        <w:t xml:space="preserve"> under R.S. 47:301(14)(g).</w:t>
      </w:r>
    </w:p>
    <w:p w14:paraId="761A7D71" w14:textId="77777777" w:rsidR="000A70F9" w:rsidRDefault="000A70F9" w:rsidP="001736EF">
      <w:pPr>
        <w:pStyle w:val="i0"/>
        <w:spacing w:after="80"/>
      </w:pPr>
      <w:r>
        <w:tab/>
        <w:t>i.</w:t>
      </w:r>
      <w:r>
        <w:tab/>
        <w:t>Things are considered separated from an immovable when they are detached and repaired at a location off the customer's immediate property where the immovable is located or at the repair vendor's facility, even if that facility is on property owned, leased, or occupied by the customer. If the thing is detached from the immovable and repaired on the customer's immediate property, it is not considered separated from the immovable and the repair would not be subject to tax.</w:t>
      </w:r>
    </w:p>
    <w:p w14:paraId="714B4F09" w14:textId="77777777" w:rsidR="000A70F9" w:rsidRDefault="000A70F9" w:rsidP="001736EF">
      <w:pPr>
        <w:pStyle w:val="i0"/>
        <w:spacing w:after="80"/>
      </w:pPr>
      <w:r>
        <w:tab/>
        <w:t>ii.</w:t>
      </w:r>
      <w:r>
        <w:tab/>
        <w:t>The customer's immediate property is the tract of land that is owned, leased, or occupied by the customer where the immovable is located.</w:t>
      </w:r>
    </w:p>
    <w:p w14:paraId="7123F731" w14:textId="77777777" w:rsidR="000A70F9" w:rsidRDefault="000A70F9">
      <w:pPr>
        <w:pStyle w:val="i0"/>
      </w:pPr>
      <w:r>
        <w:tab/>
        <w:t>iii.</w:t>
      </w:r>
      <w:r>
        <w:tab/>
        <w:t>Tracts of land owned, leased, or occupied by the customer that are separated only by a public road or right-of-</w:t>
      </w:r>
      <w:r>
        <w:lastRenderedPageBreak/>
        <w:t>way from the land where the immovable is located are also considered the customer's immediate property.</w:t>
      </w:r>
    </w:p>
    <w:p w14:paraId="0BCEF470" w14:textId="77777777" w:rsidR="000A70F9" w:rsidRDefault="000A70F9">
      <w:pPr>
        <w:pStyle w:val="a0"/>
      </w:pPr>
      <w:r>
        <w:t>d.</w:t>
      </w:r>
      <w:r>
        <w:tab/>
      </w:r>
      <w:r w:rsidRPr="00916B12">
        <w:rPr>
          <w:iCs/>
        </w:rPr>
        <w:t>Tangible personal property</w:t>
      </w:r>
      <w:r>
        <w:t xml:space="preserve"> does not include:</w:t>
      </w:r>
    </w:p>
    <w:p w14:paraId="1D8413E1" w14:textId="77777777" w:rsidR="000A70F9" w:rsidRDefault="000A70F9">
      <w:pPr>
        <w:pStyle w:val="i0"/>
      </w:pPr>
      <w:r>
        <w:tab/>
        <w:t>i.</w:t>
      </w:r>
      <w:r>
        <w:tab/>
        <w:t>incorporeal property such as patents, copyrights, rights of inheritance, servitudes, and other legal rights or obligations;</w:t>
      </w:r>
    </w:p>
    <w:p w14:paraId="6EFB5223" w14:textId="77777777" w:rsidR="000A70F9" w:rsidRDefault="000A70F9">
      <w:pPr>
        <w:pStyle w:val="i0"/>
      </w:pPr>
      <w:r>
        <w:tab/>
        <w:t>ii.</w:t>
      </w:r>
      <w:r>
        <w:tab/>
        <w:t>work products presented in a tangible form that have worth because of the technical or professional skills of the seller. Work products are considered non-taxable technical or professional services if the tangible personal property delivered to the client is insignificant in comparison to the services performed and there is a distinction between the value of the intangible content of the service and the tangible medium on which it is transferred. These do not include items that have intrinsic value, like works of art, photographs, or videos. Also, documents that are prepared or reproduced without modification are considered tangible personal property. Examples of sales of technical or professional services that are transmitted to the customer in the form of tangible personal property include but are not limited to:</w:t>
      </w:r>
    </w:p>
    <w:p w14:paraId="3A8AF9C8" w14:textId="77777777" w:rsidR="000A70F9" w:rsidRDefault="000A70F9">
      <w:pPr>
        <w:pStyle w:val="a1"/>
      </w:pPr>
      <w:r>
        <w:t>(a).</w:t>
      </w:r>
      <w:r>
        <w:tab/>
        <w:t>audience, opinion, or marketing surveys;</w:t>
      </w:r>
    </w:p>
    <w:p w14:paraId="009D4B3F" w14:textId="77777777" w:rsidR="000A70F9" w:rsidRDefault="000A70F9">
      <w:pPr>
        <w:pStyle w:val="a1"/>
      </w:pPr>
      <w:r>
        <w:t>(b).</w:t>
      </w:r>
      <w:r>
        <w:tab/>
        <w:t>research or study group reports;</w:t>
      </w:r>
    </w:p>
    <w:p w14:paraId="2D5C5E58" w14:textId="77777777" w:rsidR="000A70F9" w:rsidRDefault="000A70F9">
      <w:pPr>
        <w:pStyle w:val="a1"/>
      </w:pPr>
      <w:r>
        <w:t>(c).</w:t>
      </w:r>
      <w:r>
        <w:tab/>
      </w:r>
      <w:r w:rsidRPr="00124ABC">
        <w:rPr>
          <w:i/>
        </w:rPr>
        <w:t>business</w:t>
      </w:r>
      <w:r>
        <w:t xml:space="preserve"> plans; and</w:t>
      </w:r>
    </w:p>
    <w:p w14:paraId="4B9C211F" w14:textId="77777777" w:rsidR="000A70F9" w:rsidRDefault="000A70F9">
      <w:pPr>
        <w:pStyle w:val="a1"/>
        <w:rPr>
          <w:bCs/>
        </w:rPr>
      </w:pPr>
      <w:r>
        <w:t>(d).</w:t>
      </w:r>
      <w:r>
        <w:tab/>
        <w:t>investment analysis statements;</w:t>
      </w:r>
    </w:p>
    <w:p w14:paraId="3FAF8EB9" w14:textId="77777777" w:rsidR="000A70F9" w:rsidRDefault="000A70F9">
      <w:pPr>
        <w:pStyle w:val="i0"/>
      </w:pPr>
      <w:r>
        <w:tab/>
        <w:t>iii.</w:t>
      </w:r>
      <w:r>
        <w:tab/>
        <w:t>property defined as immovable by the Louisiana Civil Code.</w:t>
      </w:r>
    </w:p>
    <w:p w14:paraId="4D0312F1" w14:textId="77777777" w:rsidR="000A70F9" w:rsidRDefault="000A70F9" w:rsidP="001736EF">
      <w:pPr>
        <w:pStyle w:val="a0"/>
        <w:spacing w:after="80"/>
      </w:pPr>
      <w:r>
        <w:t>e.</w:t>
      </w:r>
      <w:r>
        <w:tab/>
        <w:t xml:space="preserve">Items specifically excluded from the definition of </w:t>
      </w:r>
      <w:r>
        <w:rPr>
          <w:i/>
          <w:iCs/>
        </w:rPr>
        <w:t>tangible personal property</w:t>
      </w:r>
      <w:r>
        <w:t xml:space="preserve"> include:</w:t>
      </w:r>
    </w:p>
    <w:p w14:paraId="09FA8930" w14:textId="77777777" w:rsidR="000A70F9" w:rsidRDefault="000A70F9" w:rsidP="001736EF">
      <w:pPr>
        <w:pStyle w:val="i0"/>
        <w:spacing w:after="80"/>
      </w:pPr>
      <w:r>
        <w:tab/>
        <w:t>i.</w:t>
      </w:r>
      <w:r>
        <w:tab/>
        <w:t>stocks, bonds, notes, or other obligations or securities;</w:t>
      </w:r>
    </w:p>
    <w:p w14:paraId="6B6D9D8C" w14:textId="77777777" w:rsidR="000A70F9" w:rsidRDefault="000A70F9" w:rsidP="001736EF">
      <w:pPr>
        <w:pStyle w:val="i0"/>
        <w:spacing w:after="80"/>
      </w:pPr>
      <w:r>
        <w:tab/>
        <w:t>ii.</w:t>
      </w:r>
      <w:r>
        <w:tab/>
        <w:t>gold, silver, or numismatic coins of any value;</w:t>
      </w:r>
    </w:p>
    <w:p w14:paraId="6741FD04" w14:textId="77777777" w:rsidR="000A70F9" w:rsidRDefault="000A70F9" w:rsidP="001736EF">
      <w:pPr>
        <w:pStyle w:val="i0"/>
        <w:spacing w:after="80"/>
      </w:pPr>
      <w:r>
        <w:tab/>
        <w:t>iii.</w:t>
      </w:r>
      <w:r>
        <w:tab/>
        <w:t>platinum, gold, or silver bullion having a total value of $1,000 or more;</w:t>
      </w:r>
    </w:p>
    <w:p w14:paraId="699477B7" w14:textId="77777777" w:rsidR="000A70F9" w:rsidRDefault="000A70F9" w:rsidP="001736EF">
      <w:pPr>
        <w:pStyle w:val="i0"/>
        <w:spacing w:after="80"/>
      </w:pPr>
      <w:r>
        <w:tab/>
        <w:t>iv.</w:t>
      </w:r>
      <w:r>
        <w:tab/>
        <w:t>proprietary geophysical survey information or geophysical data analysis furnished under a restrictive use agreement even if transferred in the form of tangible personal property;</w:t>
      </w:r>
    </w:p>
    <w:p w14:paraId="7FC18B95" w14:textId="77777777" w:rsidR="000A70F9" w:rsidRDefault="000A70F9" w:rsidP="001736EF">
      <w:pPr>
        <w:pStyle w:val="i0"/>
        <w:spacing w:after="80"/>
      </w:pPr>
      <w:r>
        <w:tab/>
        <w:t>v.</w:t>
      </w:r>
      <w:r>
        <w:tab/>
        <w:t>parts and services used in the repairs of motor vehicles if all of the following conditions are met:</w:t>
      </w:r>
    </w:p>
    <w:p w14:paraId="3F14C6BE" w14:textId="77777777" w:rsidR="000A70F9" w:rsidRDefault="000A70F9" w:rsidP="001736EF">
      <w:pPr>
        <w:pStyle w:val="a1"/>
        <w:spacing w:after="80"/>
      </w:pPr>
      <w:r>
        <w:t>(a).</w:t>
      </w:r>
      <w:r>
        <w:tab/>
        <w:t xml:space="preserve">the repair is performed by a </w:t>
      </w:r>
      <w:r w:rsidRPr="00916B12">
        <w:t xml:space="preserve">dealer </w:t>
      </w:r>
      <w:r>
        <w:t>licensed by the Louisiana Motor Vehicle Commission or the Louisiana Used Motor Vehicle and Parts Commission;</w:t>
      </w:r>
    </w:p>
    <w:p w14:paraId="1B194B5B" w14:textId="77777777" w:rsidR="000A70F9" w:rsidRDefault="000A70F9" w:rsidP="001736EF">
      <w:pPr>
        <w:pStyle w:val="a1"/>
        <w:spacing w:after="80"/>
      </w:pPr>
      <w:r>
        <w:t>(b).</w:t>
      </w:r>
      <w:r>
        <w:tab/>
        <w:t>the repair is performed subsequent to the lapse of an original warranty that was included in the taxable price of the vehicle by the manufacturer or the seller;</w:t>
      </w:r>
    </w:p>
    <w:p w14:paraId="346C9DDA" w14:textId="77777777" w:rsidR="000A70F9" w:rsidRDefault="000A70F9" w:rsidP="001736EF">
      <w:pPr>
        <w:pStyle w:val="a1"/>
        <w:spacing w:after="80"/>
      </w:pPr>
      <w:r>
        <w:t>(c).</w:t>
      </w:r>
      <w:r>
        <w:tab/>
        <w:t>the repair is performed at no charge to the owner; and</w:t>
      </w:r>
    </w:p>
    <w:p w14:paraId="45F08C16" w14:textId="77777777" w:rsidR="000A70F9" w:rsidRDefault="000A70F9" w:rsidP="001736EF">
      <w:pPr>
        <w:pStyle w:val="a1"/>
        <w:spacing w:after="80"/>
      </w:pPr>
      <w:r>
        <w:t>(d).</w:t>
      </w:r>
      <w:r>
        <w:tab/>
        <w:t>the repair charge is not paid by an extended warranty plan that was purchased separately;</w:t>
      </w:r>
    </w:p>
    <w:p w14:paraId="383B044E" w14:textId="77777777" w:rsidR="000A70F9" w:rsidRDefault="000A70F9">
      <w:pPr>
        <w:pStyle w:val="i0"/>
      </w:pPr>
      <w:r>
        <w:tab/>
        <w:t>vi.</w:t>
      </w:r>
      <w:r>
        <w:tab/>
        <w:t xml:space="preserve">pharmaceuticals administered to livestock used for agricultural purposes as defined by the Louisiana </w:t>
      </w:r>
      <w:r>
        <w:t xml:space="preserve">Department of Agriculture and Forestry under </w:t>
      </w:r>
      <w:r>
        <w:br/>
        <w:t>LAC 7:XXIII.103; and</w:t>
      </w:r>
    </w:p>
    <w:p w14:paraId="4B20F5C8" w14:textId="77777777" w:rsidR="000A70F9" w:rsidRDefault="000A70F9">
      <w:pPr>
        <w:pStyle w:val="i0"/>
      </w:pPr>
      <w:r>
        <w:tab/>
        <w:t>vii.</w:t>
      </w:r>
      <w:r>
        <w:tab/>
        <w:t xml:space="preserve">work products of persons licensed under Title 37 of the Louisiana Revised Statutes such as legal documents prepared by an attorney, financial statements prepared by an accountant, and drawings and plans prepared by an architect or engineer for a specific customer. However, if these items are reproduced without modification, they are considered </w:t>
      </w:r>
      <w:r w:rsidRPr="00916B12">
        <w:rPr>
          <w:iCs/>
        </w:rPr>
        <w:t>tangible personal property</w:t>
      </w:r>
      <w:r>
        <w:t xml:space="preserve"> and subject to sales or use tax.</w:t>
      </w:r>
    </w:p>
    <w:p w14:paraId="4A81E481" w14:textId="77777777" w:rsidR="000A70F9" w:rsidRDefault="000A70F9">
      <w:pPr>
        <w:pStyle w:val="a0"/>
      </w:pPr>
      <w:r>
        <w:t>f.</w:t>
      </w:r>
      <w:r>
        <w:tab/>
        <w:t xml:space="preserve">Manufactured or mobile homes purchased in or delivered from another state to Louisiana after June 30, 2001, are excluded from the definition of </w:t>
      </w:r>
      <w:r>
        <w:rPr>
          <w:i/>
          <w:iCs/>
        </w:rPr>
        <w:t>tangible personal property</w:t>
      </w:r>
      <w:r>
        <w:t xml:space="preserve"> for state sales or use taxes. Manufactured or mobile homes purchased in or delivered from another state to Louisiana after December 31, 2002, are excluded from the definition of </w:t>
      </w:r>
      <w:r>
        <w:rPr>
          <w:i/>
          <w:iCs/>
        </w:rPr>
        <w:t>tangible personal property</w:t>
      </w:r>
      <w:r>
        <w:t xml:space="preserve"> for </w:t>
      </w:r>
      <w:r w:rsidRPr="00A71A45">
        <w:rPr>
          <w:i/>
        </w:rPr>
        <w:t>local sales or use tax</w:t>
      </w:r>
      <w:r>
        <w:t>es when the buyer certifies the manufactured or mobile home will be used as a residence.</w:t>
      </w:r>
    </w:p>
    <w:p w14:paraId="74280373" w14:textId="77777777" w:rsidR="000A70F9" w:rsidRDefault="000A70F9">
      <w:pPr>
        <w:pStyle w:val="i0"/>
      </w:pPr>
      <w:r>
        <w:tab/>
        <w:t>i.</w:t>
      </w:r>
      <w:r>
        <w:tab/>
        <w:t xml:space="preserve">For state sales taxes, the entire price paid for used manufactured or mobile homes and 54 percent of the price paid for new manufactured or mobile homes are excluded from the definition of </w:t>
      </w:r>
      <w:r>
        <w:rPr>
          <w:i/>
          <w:iCs/>
        </w:rPr>
        <w:t>tangible personal property</w:t>
      </w:r>
      <w:r>
        <w:t xml:space="preserve"> and not subject to tax.</w:t>
      </w:r>
    </w:p>
    <w:p w14:paraId="3E1943C5" w14:textId="77777777" w:rsidR="000A70F9" w:rsidRDefault="000A70F9">
      <w:pPr>
        <w:pStyle w:val="i0"/>
      </w:pPr>
      <w:r>
        <w:tab/>
        <w:t>ii.</w:t>
      </w:r>
      <w:r>
        <w:tab/>
        <w:t>For local sales taxes when the buyer certifies the manufactured or mobile home will be used as a residence:</w:t>
      </w:r>
    </w:p>
    <w:p w14:paraId="6A49B31B" w14:textId="77777777" w:rsidR="000A70F9" w:rsidRDefault="000A70F9">
      <w:pPr>
        <w:pStyle w:val="a1"/>
      </w:pPr>
      <w:r>
        <w:t>(a).</w:t>
      </w:r>
      <w:r>
        <w:tab/>
        <w:t>after December 31, 2002, and before January 1, 2004</w:t>
      </w:r>
      <w:r w:rsidR="00AC1E59">
        <w:sym w:font="Symbol" w:char="F0BE"/>
      </w:r>
      <w:r>
        <w:t xml:space="preserve">25 percent of the price paid for used manufactured or mobile homes and 13 1/2 percent of the price paid for new manufactured or mobile homes are excluded from the definition of </w:t>
      </w:r>
      <w:r>
        <w:rPr>
          <w:i/>
          <w:iCs/>
        </w:rPr>
        <w:t>tangible personal property</w:t>
      </w:r>
      <w:r>
        <w:t xml:space="preserve"> and not subject to tax;</w:t>
      </w:r>
    </w:p>
    <w:p w14:paraId="28690B25" w14:textId="77777777" w:rsidR="000A70F9" w:rsidRDefault="000A70F9">
      <w:pPr>
        <w:pStyle w:val="a1"/>
      </w:pPr>
      <w:r>
        <w:t>(b).</w:t>
      </w:r>
      <w:r>
        <w:tab/>
        <w:t>after December 31, 2003, and before January 1, 2005</w:t>
      </w:r>
      <w:r w:rsidR="00AC1E59">
        <w:sym w:font="Symbol" w:char="F0BE"/>
      </w:r>
      <w:r>
        <w:t xml:space="preserve">50 percent of the price paid for used manufactured or mobile homes and 27 percent of the price paid for new manufactured or mobile homes are excluded from the definition of </w:t>
      </w:r>
      <w:r>
        <w:rPr>
          <w:i/>
          <w:iCs/>
        </w:rPr>
        <w:t>tangible personal property</w:t>
      </w:r>
      <w:r>
        <w:t xml:space="preserve"> and not subject to tax;</w:t>
      </w:r>
    </w:p>
    <w:p w14:paraId="60DD5957" w14:textId="77777777" w:rsidR="000A70F9" w:rsidRDefault="000A70F9">
      <w:pPr>
        <w:pStyle w:val="a1"/>
      </w:pPr>
      <w:r>
        <w:t>(c).</w:t>
      </w:r>
      <w:r>
        <w:tab/>
        <w:t>after December 31, 2004, and before January 1, 2006</w:t>
      </w:r>
      <w:r w:rsidR="00AC1E59">
        <w:sym w:font="Symbol" w:char="F0BE"/>
      </w:r>
      <w:r>
        <w:t xml:space="preserve">75 percent of the price paid for used manufactured or mobile homes and 40 1/2 percent of the price paid for new manufactured or mobile homes are excluded from the definition of </w:t>
      </w:r>
      <w:r>
        <w:rPr>
          <w:i/>
          <w:iCs/>
        </w:rPr>
        <w:t>tangible personal property</w:t>
      </w:r>
      <w:r>
        <w:t xml:space="preserve"> and not subject to tax; and</w:t>
      </w:r>
    </w:p>
    <w:p w14:paraId="26B942B6" w14:textId="77777777" w:rsidR="000A70F9" w:rsidRDefault="000A70F9">
      <w:pPr>
        <w:pStyle w:val="a1"/>
      </w:pPr>
      <w:r>
        <w:t>(d).</w:t>
      </w:r>
      <w:r>
        <w:tab/>
        <w:t>after December 31, 2005</w:t>
      </w:r>
      <w:r w:rsidR="00AC1E59">
        <w:sym w:font="Symbol" w:char="F0BE"/>
      </w:r>
      <w:r>
        <w:t xml:space="preserve">the entire price paid for used manufactured or mobile homes and 54 percent of the price paid for new manufactured or mobile homes are excluded from the definition of </w:t>
      </w:r>
      <w:r>
        <w:rPr>
          <w:i/>
          <w:iCs/>
        </w:rPr>
        <w:t>tangible personal property</w:t>
      </w:r>
      <w:r>
        <w:t xml:space="preserve"> and not subject to tax.</w:t>
      </w:r>
    </w:p>
    <w:p w14:paraId="2C410D5F" w14:textId="77777777" w:rsidR="000A70F9" w:rsidRDefault="000A70F9" w:rsidP="001736EF">
      <w:pPr>
        <w:pStyle w:val="i0"/>
        <w:spacing w:after="80"/>
      </w:pPr>
      <w:r>
        <w:tab/>
        <w:t>iii.</w:t>
      </w:r>
      <w:r>
        <w:tab/>
        <w:t xml:space="preserve">Manufactured or mobile homes are structures that are transportable in one or more sections, built on a permanent chassis, designed to be used as a dwelling with or without a permanent foundation when connected to the required utilities, and include plumbing, heating, air-conditioning, and electrical systems. The units must be either 8 body feet or more in width or 40 body feet or more in length in the traveling mode, or at least 320 square feet when erected on site. These size requirements may be disregarded if the </w:t>
      </w:r>
      <w:r>
        <w:lastRenderedPageBreak/>
        <w:t xml:space="preserve">manufacturer voluntarily certifies to the distributor or </w:t>
      </w:r>
      <w:r w:rsidRPr="00087CA2">
        <w:rPr>
          <w:i/>
        </w:rPr>
        <w:t>dealer</w:t>
      </w:r>
      <w:r>
        <w:t xml:space="preserve"> at the time of delivery that the structure conforms to all applicable federal construction and safety standards for manufactured homes.</w:t>
      </w:r>
    </w:p>
    <w:p w14:paraId="56AAB367" w14:textId="77777777" w:rsidR="000A70F9" w:rsidRDefault="000A70F9" w:rsidP="001736EF">
      <w:pPr>
        <w:pStyle w:val="i0"/>
        <w:spacing w:after="80"/>
      </w:pPr>
      <w:r>
        <w:tab/>
        <w:t>iv.</w:t>
      </w:r>
      <w:r>
        <w:tab/>
        <w:t>Manufactured or mobile homes do not include modular homes that are not built on a chassis, self-propelled recreational vehicles, or travel trailers.</w:t>
      </w:r>
    </w:p>
    <w:p w14:paraId="6DB1519A" w14:textId="77777777" w:rsidR="000A70F9" w:rsidRDefault="000A70F9" w:rsidP="001736EF">
      <w:pPr>
        <w:pStyle w:val="a0"/>
        <w:spacing w:after="80"/>
      </w:pPr>
      <w:r>
        <w:t>g.</w:t>
      </w:r>
      <w:r>
        <w:tab/>
        <w:t xml:space="preserve">The sale or purchase of custom computer software on or after July 1, 2002, and before July 1, 2005, is partially excluded, and on or after July 1, 2005, completely excluded, from the definition of </w:t>
      </w:r>
      <w:r>
        <w:rPr>
          <w:i/>
          <w:iCs/>
        </w:rPr>
        <w:t>tangible personal property</w:t>
      </w:r>
      <w:r>
        <w:t xml:space="preserve"> under R.S. 47:301(16)(h). This exclusion applies to state sales tax, the sales tax of political subdivisions whose boundaries are coterminous with the state, and the sales tax of political subdivisions whose boundaries are not coterminous with the state that exempt custom computer software by ordinance as authorized by R.S. 47:305.52. Custom computer software is software that is specifically written for a particular customer or that adapts prewritten or </w:t>
      </w:r>
      <w:r w:rsidR="00420421" w:rsidRPr="00420421">
        <w:t>“</w:t>
      </w:r>
      <w:r>
        <w:t>canned</w:t>
      </w:r>
      <w:r w:rsidR="00420421" w:rsidRPr="00420421">
        <w:t>”</w:t>
      </w:r>
      <w:r>
        <w:t xml:space="preserve"> software to the needs of a particular customer.</w:t>
      </w:r>
    </w:p>
    <w:p w14:paraId="46948352" w14:textId="77777777" w:rsidR="000A70F9" w:rsidRDefault="000A70F9" w:rsidP="001736EF">
      <w:pPr>
        <w:pStyle w:val="i0"/>
        <w:spacing w:after="80"/>
      </w:pPr>
      <w:r>
        <w:tab/>
        <w:t>i.</w:t>
      </w:r>
      <w:r>
        <w:tab/>
        <w:t>Before July 1, 2002</w:t>
      </w:r>
      <w:r w:rsidR="00AC1E59">
        <w:sym w:font="Symbol" w:char="F0BE"/>
      </w:r>
      <w:r>
        <w:t xml:space="preserve">purchases of prewritten or canned software that are incorporated into and resold as a component of custom computer software before July 1, 2002, are considered purchases of </w:t>
      </w:r>
      <w:r w:rsidRPr="00916B12">
        <w:rPr>
          <w:iCs/>
        </w:rPr>
        <w:t>tangible personal property</w:t>
      </w:r>
      <w:r>
        <w:t xml:space="preserve"> for resale. Use tax is not due on these purchases and any sales tax paid is eligible for tax credit against the tax collected on the retail sale of the custom software.</w:t>
      </w:r>
    </w:p>
    <w:p w14:paraId="4A7EBCBA" w14:textId="77777777" w:rsidR="000A70F9" w:rsidRDefault="000A70F9" w:rsidP="001736EF">
      <w:pPr>
        <w:pStyle w:val="i0"/>
        <w:spacing w:after="80"/>
      </w:pPr>
      <w:r>
        <w:tab/>
        <w:t>ii.</w:t>
      </w:r>
      <w:r>
        <w:tab/>
        <w:t>Phase-In Period</w:t>
      </w:r>
      <w:r w:rsidR="00AC1E59">
        <w:sym w:font="Symbol" w:char="F0BE"/>
      </w:r>
      <w:r>
        <w:t xml:space="preserve">the sales tax exclusion for custom computer software will be phased in at the rate of </w:t>
      </w:r>
      <w:r w:rsidR="007243E4">
        <w:br/>
      </w:r>
      <w:r>
        <w:t xml:space="preserve">25 percent per year beginning on July 1, 2002. During the phase-in period, purchases of prewritten or canned software that are incorporated into and resold as a component of custom computer software will be considered a purchase for resale according to the applicable sales tax exclusion percentage in effect at the time of sale. The custom software vendor must pay sales tax on the purchase price of the canned software and may claim tax credit for the percentage that is resold as </w:t>
      </w:r>
      <w:r w:rsidRPr="00916B12">
        <w:rPr>
          <w:iCs/>
        </w:rPr>
        <w:t>tangible personal property</w:t>
      </w:r>
      <w:r>
        <w:t>. If 75 percent of the sales price of the custom computer software is taxable, the vendor is allowed a tax credit for 75 percent of tax paid on the canned software purchase. Conversely, if sales tax was not paid by the custom software vendor on the purchase of canned software that is incorporated into custom software, use tax will be due on the percentage that is not considered to be a purchase for resale. The sales tax exclusion percentage will increase each year during the phase-in period and guidelines on the phase in of this exclusion will be published in a revenue ruling.</w:t>
      </w:r>
    </w:p>
    <w:p w14:paraId="7B1B0089" w14:textId="77777777" w:rsidR="000A70F9" w:rsidRDefault="000A70F9" w:rsidP="001736EF">
      <w:pPr>
        <w:pStyle w:val="i0"/>
        <w:spacing w:after="80"/>
      </w:pPr>
      <w:r>
        <w:tab/>
        <w:t>iii.</w:t>
      </w:r>
      <w:r>
        <w:tab/>
        <w:t>July 1, 2005</w:t>
      </w:r>
      <w:r w:rsidR="00AC1E59">
        <w:sym w:font="Symbol" w:char="F0BE"/>
      </w:r>
      <w:r>
        <w:t xml:space="preserve">the purchase of prewritten or canned software that is incorporated into and resold as a component of custom computer software sold on or after July 1, 2005, will be considered the purchase of </w:t>
      </w:r>
      <w:r w:rsidRPr="00916B12">
        <w:rPr>
          <w:iCs/>
        </w:rPr>
        <w:t>tangible personal property</w:t>
      </w:r>
      <w:r>
        <w:t xml:space="preserve"> for the personal use of the custom software vendor and subject to sales or use tax.</w:t>
      </w:r>
    </w:p>
    <w:p w14:paraId="55F08739" w14:textId="77777777" w:rsidR="000A70F9" w:rsidRDefault="000A70F9">
      <w:pPr>
        <w:pStyle w:val="a0"/>
      </w:pPr>
      <w:r>
        <w:t>h.</w:t>
      </w:r>
      <w:r>
        <w:tab/>
        <w:t xml:space="preserve">The </w:t>
      </w:r>
      <w:r w:rsidRPr="00916B12">
        <w:rPr>
          <w:iCs/>
        </w:rPr>
        <w:t>first purchase</w:t>
      </w:r>
      <w:r w:rsidRPr="00916B12">
        <w:t xml:space="preserve"> of </w:t>
      </w:r>
      <w:r w:rsidRPr="00916B12">
        <w:rPr>
          <w:iCs/>
        </w:rPr>
        <w:t>digital television conversion equipment</w:t>
      </w:r>
      <w:r w:rsidRPr="00916B12">
        <w:t xml:space="preserve"> </w:t>
      </w:r>
      <w:r>
        <w:t>by a taxpayer that holds a Federal Communications License issued pursuant to 47 CFR Part 73 is excluded from the definition of</w:t>
      </w:r>
      <w:r>
        <w:rPr>
          <w:i/>
          <w:iCs/>
        </w:rPr>
        <w:t xml:space="preserve"> tangible personal property </w:t>
      </w:r>
      <w:r>
        <w:t>for state</w:t>
      </w:r>
      <w:r>
        <w:rPr>
          <w:i/>
          <w:iCs/>
        </w:rPr>
        <w:t xml:space="preserve"> </w:t>
      </w:r>
      <w:r>
        <w:t>sales tax and local sales tax if the local authority adopts this exemption by ordinance.</w:t>
      </w:r>
    </w:p>
    <w:p w14:paraId="07806E80" w14:textId="77777777" w:rsidR="000A70F9" w:rsidRDefault="000A70F9">
      <w:pPr>
        <w:pStyle w:val="i0"/>
      </w:pPr>
      <w:r>
        <w:tab/>
        <w:t>i.</w:t>
      </w:r>
      <w:r>
        <w:tab/>
      </w:r>
      <w:r>
        <w:rPr>
          <w:i/>
          <w:iCs/>
        </w:rPr>
        <w:t>Digital Television Conversion Equipment</w:t>
      </w:r>
      <w:r w:rsidR="00AC1E59">
        <w:sym w:font="Symbol" w:char="F0BE"/>
      </w:r>
      <w:r>
        <w:br/>
        <w:t>items listed in R.S. 47:301(16)(i).</w:t>
      </w:r>
    </w:p>
    <w:p w14:paraId="651BE157" w14:textId="77777777" w:rsidR="000A70F9" w:rsidRDefault="000A70F9">
      <w:pPr>
        <w:pStyle w:val="i0"/>
      </w:pPr>
      <w:r>
        <w:tab/>
        <w:t>ii.</w:t>
      </w:r>
      <w:r>
        <w:tab/>
      </w:r>
      <w:r>
        <w:rPr>
          <w:i/>
          <w:iCs/>
        </w:rPr>
        <w:t>First Purchase</w:t>
      </w:r>
      <w:r w:rsidR="00AC1E59">
        <w:sym w:font="Symbol" w:char="F0BE"/>
      </w:r>
      <w:r>
        <w:t>the first purchase of each item from the categories of digital television conversion equipment listed in R.S. 47:301(16)(i).</w:t>
      </w:r>
    </w:p>
    <w:p w14:paraId="79A0B353" w14:textId="77777777" w:rsidR="000A70F9" w:rsidRDefault="000A70F9">
      <w:pPr>
        <w:pStyle w:val="i0"/>
      </w:pPr>
      <w:r>
        <w:tab/>
        <w:t>iii.</w:t>
      </w:r>
      <w:r>
        <w:tab/>
        <w:t xml:space="preserve">License holders may obtain a credit for sales taxes paid on the </w:t>
      </w:r>
      <w:r w:rsidRPr="00916B12">
        <w:rPr>
          <w:iCs/>
        </w:rPr>
        <w:t>first purchase</w:t>
      </w:r>
      <w:r w:rsidRPr="00916B12">
        <w:t xml:space="preserve"> of </w:t>
      </w:r>
      <w:r w:rsidRPr="00916B12">
        <w:rPr>
          <w:iCs/>
        </w:rPr>
        <w:t>digital television conversion equipment</w:t>
      </w:r>
      <w:r>
        <w:t xml:space="preserve"> made after January 1, 1999, and before June 25, 2002, by submitting a request on forms prescribed by the Department of Revenue. Guidelines for claiming the credit will be published in a revenue ruling.</w:t>
      </w:r>
    </w:p>
    <w:p w14:paraId="250C667F" w14:textId="77777777" w:rsidR="000A70F9" w:rsidRDefault="000A70F9">
      <w:pPr>
        <w:pStyle w:val="i0"/>
      </w:pPr>
      <w:r>
        <w:tab/>
        <w:t>iv.</w:t>
      </w:r>
      <w:r>
        <w:tab/>
        <w:t xml:space="preserve">License holders may obtain an exemption certificate from the Department of Revenue and make </w:t>
      </w:r>
      <w:r w:rsidRPr="00916B12">
        <w:rPr>
          <w:iCs/>
        </w:rPr>
        <w:t>first purchases</w:t>
      </w:r>
      <w:r w:rsidRPr="00916B12">
        <w:t xml:space="preserve"> </w:t>
      </w:r>
      <w:r>
        <w:t xml:space="preserve">of qualifying digital equipment on or after June 25, 2002, without paying state sales tax or local sales tax in those local jurisdictions that elect to provide an exemption for these purchases. Sales tax paid on </w:t>
      </w:r>
      <w:r w:rsidRPr="00916B12">
        <w:rPr>
          <w:iCs/>
        </w:rPr>
        <w:t>first purchases</w:t>
      </w:r>
      <w:r>
        <w:t xml:space="preserve"> of qualifying digital equipment on or after June 25, 2002, may be refunded as tax paid in error.</w:t>
      </w:r>
    </w:p>
    <w:p w14:paraId="67C4ECFA" w14:textId="77777777" w:rsidR="000A70F9" w:rsidRDefault="000A70F9">
      <w:pPr>
        <w:pStyle w:val="i0"/>
      </w:pPr>
      <w:r>
        <w:tab/>
        <w:t>v.</w:t>
      </w:r>
      <w:r>
        <w:tab/>
        <w:t>License holders must submit to the Department of Revenue an annual report of the purchases of digital equipment for which exclusion has been claimed that includes all information required by the Department to verify the value of exclusion claimed. Guidelines for submitting this report will be published in a revenue ruling.</w:t>
      </w:r>
    </w:p>
    <w:p w14:paraId="08C420AB" w14:textId="77777777" w:rsidR="00AB3850" w:rsidRPr="00336751" w:rsidRDefault="00AB3850" w:rsidP="00AB3850">
      <w:pPr>
        <w:pStyle w:val="1"/>
      </w:pPr>
      <w:bookmarkStart w:id="854" w:name="_Toc41098775"/>
      <w:r w:rsidRPr="00336751">
        <w:rPr>
          <w:i/>
          <w:iCs/>
        </w:rPr>
        <w:t>Taxing Authority</w:t>
      </w:r>
      <w:r w:rsidR="00AC1E59">
        <w:sym w:font="Symbol" w:char="F0BE"/>
      </w:r>
      <w:r w:rsidRPr="00336751">
        <w:t xml:space="preserve">the state of Louisiana, a statewide political subdivision, and any political subdivisions of the state authorized to levy and collect a sales or use tax by the Constitution or laws of the state of Louisiana. The state of Louisiana and political subdivisions whose boundaries are coterminous with those of the state are </w:t>
      </w:r>
      <w:r w:rsidRPr="00916B12">
        <w:rPr>
          <w:iCs/>
        </w:rPr>
        <w:t>state taxing authorities</w:t>
      </w:r>
      <w:r w:rsidRPr="00336751">
        <w:t xml:space="preserve">. Political subdivisions whose boundaries are not coterminous with those of the state are </w:t>
      </w:r>
      <w:r w:rsidRPr="00916B12">
        <w:rPr>
          <w:iCs/>
        </w:rPr>
        <w:t>local taxing authorities</w:t>
      </w:r>
      <w:r w:rsidRPr="00336751">
        <w:t>.</w:t>
      </w:r>
    </w:p>
    <w:p w14:paraId="6725FE89" w14:textId="77777777" w:rsidR="00AB3850" w:rsidRPr="00336751" w:rsidRDefault="00AB3850" w:rsidP="00AB3850">
      <w:pPr>
        <w:pStyle w:val="1"/>
      </w:pPr>
      <w:r w:rsidRPr="00336751">
        <w:rPr>
          <w:i/>
          <w:iCs/>
        </w:rPr>
        <w:t>Taxing Jurisdiction</w:t>
      </w:r>
      <w:r w:rsidR="00AC1E59">
        <w:sym w:font="Symbol" w:char="F0BE"/>
      </w:r>
      <w:r w:rsidRPr="00336751">
        <w:t xml:space="preserve">the geographic area within which a </w:t>
      </w:r>
      <w:r w:rsidRPr="00916B12">
        <w:rPr>
          <w:iCs/>
        </w:rPr>
        <w:t>taxing authority</w:t>
      </w:r>
      <w:r w:rsidRPr="00336751">
        <w:t xml:space="preserve"> may legally levy and collect a sales or use tax.</w:t>
      </w:r>
    </w:p>
    <w:p w14:paraId="37A2B360" w14:textId="77777777" w:rsidR="00AB3850" w:rsidRPr="00336751" w:rsidRDefault="00AB3850" w:rsidP="00AC1E59">
      <w:pPr>
        <w:pStyle w:val="1"/>
      </w:pPr>
      <w:r w:rsidRPr="00336751">
        <w:rPr>
          <w:i/>
          <w:iCs/>
        </w:rPr>
        <w:t>Use</w:t>
      </w:r>
      <w:bookmarkEnd w:id="854"/>
      <w:r w:rsidR="00AC1E59">
        <w:sym w:font="Symbol" w:char="F0BE"/>
      </w:r>
    </w:p>
    <w:p w14:paraId="77C82909" w14:textId="77777777" w:rsidR="00AB3850" w:rsidRPr="00336751" w:rsidRDefault="00AB3850" w:rsidP="00AB3850">
      <w:pPr>
        <w:pStyle w:val="a0"/>
      </w:pPr>
      <w:r w:rsidRPr="00336751">
        <w:t>a.</w:t>
      </w:r>
      <w:r w:rsidRPr="00336751">
        <w:tab/>
      </w:r>
      <w:r w:rsidRPr="00336751">
        <w:rPr>
          <w:i/>
          <w:iCs/>
        </w:rPr>
        <w:t>Use</w:t>
      </w:r>
      <w:r w:rsidRPr="00336751">
        <w:t xml:space="preserve"> under </w:t>
      </w:r>
      <w:r w:rsidRPr="00916B12">
        <w:rPr>
          <w:iCs/>
        </w:rPr>
        <w:t xml:space="preserve">state </w:t>
      </w:r>
      <w:r w:rsidRPr="00916B12">
        <w:t>and</w:t>
      </w:r>
      <w:r w:rsidRPr="00916B12">
        <w:rPr>
          <w:iCs/>
        </w:rPr>
        <w:t xml:space="preserve"> local sales or use tax </w:t>
      </w:r>
      <w:r w:rsidRPr="00336751">
        <w:t xml:space="preserve">law is intended to include not only the commonly accepted concept of </w:t>
      </w:r>
      <w:r w:rsidRPr="00592D57">
        <w:rPr>
          <w:i/>
        </w:rPr>
        <w:t>use</w:t>
      </w:r>
      <w:r w:rsidRPr="00336751">
        <w:t xml:space="preserve"> but also to cover the consumption, the distribution, or the storage, or the exercise of any right of power over tangible personal property. Since tax is imposed on the sale of tangible personal property, </w:t>
      </w:r>
      <w:r w:rsidRPr="00336751">
        <w:rPr>
          <w:i/>
          <w:iCs/>
        </w:rPr>
        <w:t>use</w:t>
      </w:r>
      <w:r w:rsidRPr="00336751">
        <w:t xml:space="preserve"> has been defined to specifically exclude property sold at retail in the regular course of</w:t>
      </w:r>
      <w:r w:rsidRPr="00916B12">
        <w:t xml:space="preserve"> business</w:t>
      </w:r>
      <w:r w:rsidRPr="00336751">
        <w:t>.</w:t>
      </w:r>
    </w:p>
    <w:p w14:paraId="54DB4331" w14:textId="77777777" w:rsidR="000A70F9" w:rsidRDefault="000A70F9">
      <w:pPr>
        <w:pStyle w:val="a0"/>
      </w:pPr>
      <w:r>
        <w:t>b.</w:t>
      </w:r>
      <w:r>
        <w:tab/>
        <w:t xml:space="preserve">Neither does </w:t>
      </w:r>
      <w:r w:rsidRPr="00916B12">
        <w:t>use</w:t>
      </w:r>
      <w:r>
        <w:t xml:space="preserve"> apply to materials or property which are combined with other materials to form an article of tangible personal property which will subsequently be sold at retail. In this instance, the tax on those materials will be collected on the retail sale. It is necessary, however, that materials excluded from the definition of use because they were consumed in creating a new piece of tangible personal </w:t>
      </w:r>
      <w:r>
        <w:lastRenderedPageBreak/>
        <w:t>property be identifiable in new property and not merely expended during the course of the processing. All such expended materials have been used by the processor or manufacturer and are taxable to him at the time of purchase by him.</w:t>
      </w:r>
    </w:p>
    <w:p w14:paraId="7AAD91A1" w14:textId="77777777" w:rsidR="00AB3850" w:rsidRPr="00336751" w:rsidRDefault="00AB3850" w:rsidP="00AB3850">
      <w:pPr>
        <w:pStyle w:val="1"/>
      </w:pPr>
      <w:bookmarkStart w:id="855" w:name="_Toc27373473"/>
      <w:bookmarkStart w:id="856" w:name="_Toc41098776"/>
      <w:r w:rsidRPr="00336751">
        <w:rPr>
          <w:i/>
          <w:iCs/>
        </w:rPr>
        <w:t>Use Tax</w:t>
      </w:r>
      <w:bookmarkEnd w:id="855"/>
      <w:r w:rsidR="00AC1E59">
        <w:sym w:font="Symbol" w:char="F0BE"/>
      </w:r>
      <w:r w:rsidRPr="00336751">
        <w:t xml:space="preserve">the tax paid under </w:t>
      </w:r>
      <w:r w:rsidRPr="00916B12">
        <w:rPr>
          <w:iCs/>
        </w:rPr>
        <w:t xml:space="preserve">state </w:t>
      </w:r>
      <w:r w:rsidRPr="00916B12">
        <w:t>and</w:t>
      </w:r>
      <w:r w:rsidRPr="00916B12">
        <w:rPr>
          <w:iCs/>
        </w:rPr>
        <w:t xml:space="preserve"> local sales or use tax</w:t>
      </w:r>
      <w:r w:rsidRPr="00336751">
        <w:rPr>
          <w:i/>
          <w:iCs/>
        </w:rPr>
        <w:t xml:space="preserve"> </w:t>
      </w:r>
      <w:r w:rsidRPr="00336751">
        <w:t xml:space="preserve">law for the use, consumption, distribution, or storage for use, distribution, or consumption within a </w:t>
      </w:r>
      <w:r w:rsidRPr="00916B12">
        <w:rPr>
          <w:iCs/>
        </w:rPr>
        <w:t>taxing jurisdiction</w:t>
      </w:r>
      <w:r w:rsidRPr="00916B12">
        <w:t xml:space="preserve"> </w:t>
      </w:r>
      <w:r w:rsidRPr="00336751">
        <w:t>in lieu of sales taxes. This is the tax required to be paid if no sales tax has been paid on tangible personal property which is used, consumed, distributed, or stored for use within the</w:t>
      </w:r>
      <w:r w:rsidRPr="00336751">
        <w:rPr>
          <w:i/>
          <w:iCs/>
        </w:rPr>
        <w:t xml:space="preserve"> </w:t>
      </w:r>
      <w:r w:rsidRPr="00916B12">
        <w:rPr>
          <w:iCs/>
        </w:rPr>
        <w:t>taxing jurisdiction</w:t>
      </w:r>
      <w:r w:rsidRPr="00336751">
        <w:t>.</w:t>
      </w:r>
      <w:bookmarkEnd w:id="856"/>
    </w:p>
    <w:p w14:paraId="6FB8BDBA" w14:textId="77777777" w:rsidR="000A70F9" w:rsidRDefault="000A70F9" w:rsidP="000B1E49">
      <w:pPr>
        <w:pStyle w:val="AuthorityNote"/>
      </w:pPr>
      <w:r>
        <w:t xml:space="preserve">AUTHORITY NOTE: Promulgated in </w:t>
      </w:r>
      <w:r w:rsidR="00AB3850">
        <w:t>a</w:t>
      </w:r>
      <w:r>
        <w:t>ccordance with R.S. 47:301 and R.S. 47:1511.</w:t>
      </w:r>
    </w:p>
    <w:p w14:paraId="1D538CAC" w14:textId="2E4661BB" w:rsidR="00AB3850" w:rsidRPr="00336751" w:rsidRDefault="000A70F9" w:rsidP="000B1E49">
      <w:pPr>
        <w:pStyle w:val="HistoricalNote"/>
        <w:rPr>
          <w:sz w:val="20"/>
        </w:rPr>
      </w:pPr>
      <w:r>
        <w:t>HISTORICAL NOTE: Promulgated by the Department of Revenue and Taxation, Sales Tax Section, LR 13:107 (February 1987), amended by the Department of Revenue and Taxation, Sales Tax Division, LR 21:957 (September 1995), LR 22:855 (September 1996), amended by the Department of Revenue, Policy Services Division, LR 27:1703 (October 2001), LR 28:348 (February 2002), LR 28:1488 (June 2002), LR 28:2554, 2556 (December 2002), LR 29:186 (Februar</w:t>
      </w:r>
      <w:r w:rsidR="00AB3850">
        <w:t>y 2003), LR 30:1306 (June 2004)</w:t>
      </w:r>
      <w:r w:rsidR="00E6509E">
        <w:t xml:space="preserve">, LR 30:2870 (December 2004), </w:t>
      </w:r>
      <w:r w:rsidR="00A877C7">
        <w:t>LR 31:697 (March 2005), LR 32:</w:t>
      </w:r>
      <w:r w:rsidR="00495A95">
        <w:t xml:space="preserve">111 (January 2006), </w:t>
      </w:r>
      <w:r w:rsidR="00D3240C">
        <w:t>LR 32:865 (May 2006),</w:t>
      </w:r>
      <w:r w:rsidR="00D3240C" w:rsidRPr="00D3240C">
        <w:t xml:space="preserve"> LR 44:2022 (November 2018)</w:t>
      </w:r>
      <w:r w:rsidR="00B43AC3">
        <w:t xml:space="preserve">, </w:t>
      </w:r>
      <w:r w:rsidR="00B43AC3" w:rsidRPr="000A288A">
        <w:t>amended by Department of Revenue, Tax Policy and Planning Division, LR 52:245 (February 2026</w:t>
      </w:r>
      <w:r w:rsidR="00B43AC3">
        <w:t>).</w:t>
      </w:r>
    </w:p>
    <w:p w14:paraId="549A2071" w14:textId="77777777" w:rsidR="000A70F9" w:rsidRDefault="000A70F9">
      <w:pPr>
        <w:pStyle w:val="Section"/>
      </w:pPr>
      <w:bookmarkStart w:id="857" w:name="_Toc233690114"/>
      <w:bookmarkStart w:id="858" w:name="_Toc234030700"/>
      <w:bookmarkStart w:id="859" w:name="_Toc243721324"/>
      <w:bookmarkStart w:id="860" w:name="_Toc259619564"/>
      <w:bookmarkStart w:id="861" w:name="_Toc262718651"/>
      <w:bookmarkStart w:id="862" w:name="_Toc275165423"/>
      <w:bookmarkStart w:id="863" w:name="_Toc238197665"/>
      <w:r>
        <w:t>§4303.</w:t>
      </w:r>
      <w:r>
        <w:tab/>
        <w:t>Imposition of Tax</w:t>
      </w:r>
      <w:bookmarkEnd w:id="857"/>
      <w:bookmarkEnd w:id="858"/>
      <w:bookmarkEnd w:id="859"/>
      <w:bookmarkEnd w:id="860"/>
      <w:bookmarkEnd w:id="861"/>
      <w:bookmarkEnd w:id="862"/>
      <w:bookmarkEnd w:id="863"/>
    </w:p>
    <w:p w14:paraId="37DB684B" w14:textId="77777777" w:rsidR="000A70F9" w:rsidRDefault="000A70F9">
      <w:pPr>
        <w:pStyle w:val="A"/>
        <w:tabs>
          <w:tab w:val="clear" w:pos="540"/>
          <w:tab w:val="left" w:pos="720"/>
        </w:tabs>
      </w:pPr>
      <w:r>
        <w:t>A.1.</w:t>
      </w:r>
      <w:r>
        <w:tab/>
        <w:t xml:space="preserve">R.S. 47:302(A) imposes a tax at the rate of </w:t>
      </w:r>
      <w:r>
        <w:br/>
        <w:t xml:space="preserve">2 percent upon the sale at retail or the use, consumption, distribution or storage for use or consumption in this state of each article of tangible personal property, as each of those terms are defined in R.S. 47:301. R.S. 47:321(A) and R.S. 47:331(A) each impose an additional </w:t>
      </w:r>
      <w:r w:rsidR="007243E4">
        <w:t>1</w:t>
      </w:r>
      <w:r>
        <w:t xml:space="preserve"> percent tax on the same basis, making the combined state sales tax rate </w:t>
      </w:r>
      <w:r>
        <w:br/>
        <w:t>4 percent. If Louisiana sales tax has been paid upon the transfer of title to tangible personal property, then there will be no tax on the use, consumption, distribution, or storage for use or consumption of the item in this state by the purchaser, since R.S. 47:302 provides that there shall be no duplication of the tax.</w:t>
      </w:r>
    </w:p>
    <w:p w14:paraId="773CC588" w14:textId="77777777" w:rsidR="000A70F9" w:rsidRDefault="000A70F9" w:rsidP="001736EF">
      <w:pPr>
        <w:pStyle w:val="1"/>
        <w:spacing w:after="80"/>
      </w:pPr>
      <w:r>
        <w:t>2.</w:t>
      </w:r>
      <w:r>
        <w:tab/>
        <w:t xml:space="preserve">Each and every item of tangible personal property sold at retail in this state is subject to the tax imposed by this Chapter unless a specific exemption is set forth in the statute. The tax is computed on gross sales and must include each and every retail sale. When tangible personal property is used, consumed, distributed, or stored for use or consumption in this state on which, for any reason whatsoever, no Louisiana sales tax has been paid, then the tax will be imposed on such use, consumption, distribution or storage. The tax paid under this provision is commonly referred to as </w:t>
      </w:r>
      <w:r>
        <w:rPr>
          <w:i/>
        </w:rPr>
        <w:t>use tax</w:t>
      </w:r>
      <w:r>
        <w:t xml:space="preserve"> as distinguished from </w:t>
      </w:r>
      <w:r>
        <w:rPr>
          <w:i/>
        </w:rPr>
        <w:t>sales tax</w:t>
      </w:r>
      <w:r>
        <w:t xml:space="preserve">. R.S. 47:302(A)(2) provides that the use tax will be 2 percent of the cost price of each item or article of tangible personal property subject to the use tax, and R.S. 47:321(A) and R.S. 47:331(A) provide for an additional 2 percent. It is important that R.S. 47:301(3) and the regulation issued under </w:t>
      </w:r>
      <w:r>
        <w:br/>
        <w:t>LAC 61:I.4301.C.</w:t>
      </w:r>
      <w:r>
        <w:rPr>
          <w:i/>
        </w:rPr>
        <w:t>Cost Price</w:t>
      </w:r>
      <w:r>
        <w:t xml:space="preserve"> be thoroughly analyzed prior to arriving at the basis upon which the use tax will be computed.</w:t>
      </w:r>
    </w:p>
    <w:p w14:paraId="7172ECC3" w14:textId="77777777" w:rsidR="000A70F9" w:rsidRDefault="000A70F9" w:rsidP="001736EF">
      <w:pPr>
        <w:pStyle w:val="A"/>
        <w:spacing w:after="80"/>
      </w:pPr>
      <w:r>
        <w:t>B.</w:t>
      </w:r>
      <w:r>
        <w:tab/>
        <w:t>Tax on Lease or Rentals</w:t>
      </w:r>
    </w:p>
    <w:p w14:paraId="60F1E681" w14:textId="77777777" w:rsidR="000A70F9" w:rsidRDefault="000A70F9" w:rsidP="001736EF">
      <w:pPr>
        <w:pStyle w:val="1"/>
        <w:spacing w:after="80"/>
      </w:pPr>
      <w:r>
        <w:t>1.</w:t>
      </w:r>
      <w:r>
        <w:tab/>
        <w:t>General Rule</w:t>
      </w:r>
    </w:p>
    <w:p w14:paraId="3B24D1D5" w14:textId="77777777" w:rsidR="000A70F9" w:rsidRDefault="000A70F9" w:rsidP="001736EF">
      <w:pPr>
        <w:pStyle w:val="a0"/>
        <w:spacing w:after="80"/>
      </w:pPr>
      <w:r>
        <w:t>a.</w:t>
      </w:r>
      <w:r>
        <w:tab/>
      </w:r>
      <w:r w:rsidRPr="00AC1E59">
        <w:rPr>
          <w:i/>
        </w:rPr>
        <w:t>Revised Statute</w:t>
      </w:r>
      <w:r>
        <w:t xml:space="preserve"> 47:302(B) provides that the Louisiana lease tax shall be paid on leases </w:t>
      </w:r>
      <w:r w:rsidR="00420421" w:rsidRPr="00420421">
        <w:t>“</w:t>
      </w:r>
      <w:r>
        <w:t>within this state</w:t>
      </w:r>
      <w:r w:rsidR="00420421" w:rsidRPr="00420421">
        <w:t>”</w:t>
      </w:r>
      <w:r>
        <w:t xml:space="preserve"> and R.S. 47:301(7) defines </w:t>
      </w:r>
      <w:r>
        <w:rPr>
          <w:i/>
        </w:rPr>
        <w:t>lease</w:t>
      </w:r>
      <w:r>
        <w:t xml:space="preserve"> or </w:t>
      </w:r>
      <w:r>
        <w:rPr>
          <w:i/>
        </w:rPr>
        <w:t>rental</w:t>
      </w:r>
      <w:r>
        <w:t xml:space="preserve"> as </w:t>
      </w:r>
      <w:r w:rsidR="00420421" w:rsidRPr="00420421">
        <w:t>“</w:t>
      </w:r>
      <w:r>
        <w:t>the leasing or renting of tangible personal property and the possession or use thereof by the lessee or renter, for consideration, without transfer of the title of such property.</w:t>
      </w:r>
      <w:r w:rsidR="00420421" w:rsidRPr="00420421">
        <w:t>”</w:t>
      </w:r>
      <w:r>
        <w:t xml:space="preserve"> Therefore, the Louisiana lease tax is due when a lessee possesses or uses leased tangible personal property within Louisiana, regardless of where the lessor and lessee entered into the lease contract or where the lessor transferred possession of the leased property to the lessee.</w:t>
      </w:r>
    </w:p>
    <w:p w14:paraId="0E92B299" w14:textId="77777777" w:rsidR="000A70F9" w:rsidRDefault="000A70F9" w:rsidP="001736EF">
      <w:pPr>
        <w:pStyle w:val="a0"/>
        <w:spacing w:after="80"/>
      </w:pPr>
      <w:r>
        <w:t>b.</w:t>
      </w:r>
      <w:r>
        <w:tab/>
      </w:r>
      <w:r>
        <w:rPr>
          <w:i/>
        </w:rPr>
        <w:t>Lease</w:t>
      </w:r>
      <w:r>
        <w:t xml:space="preserve"> also means </w:t>
      </w:r>
      <w:r>
        <w:rPr>
          <w:i/>
        </w:rPr>
        <w:t>rental</w:t>
      </w:r>
      <w:r>
        <w:t xml:space="preserve"> for the purposes of this Subsection.</w:t>
      </w:r>
    </w:p>
    <w:p w14:paraId="2CDA3F5F" w14:textId="77777777" w:rsidR="000A70F9" w:rsidRDefault="000A70F9" w:rsidP="001736EF">
      <w:pPr>
        <w:pStyle w:val="a0"/>
        <w:spacing w:after="80"/>
      </w:pPr>
      <w:r>
        <w:t>c.</w:t>
      </w:r>
      <w:r>
        <w:tab/>
        <w:t>Lease payments on leases within Louisiana are subject to the tax rate provided in Title 47 of the Revised Statutes. The tax rate must be applied to each payment, whether made monthly or according to some other schedule.</w:t>
      </w:r>
    </w:p>
    <w:p w14:paraId="4BBDE44C" w14:textId="77777777" w:rsidR="000A70F9" w:rsidRDefault="000A70F9">
      <w:pPr>
        <w:pStyle w:val="a0"/>
        <w:spacing w:after="80"/>
      </w:pPr>
      <w:r>
        <w:t>d.</w:t>
      </w:r>
      <w:r>
        <w:tab/>
        <w:t xml:space="preserve">A lessor of leased property, as a </w:t>
      </w:r>
      <w:r w:rsidRPr="00754F32">
        <w:t>dealer</w:t>
      </w:r>
      <w:r>
        <w:t xml:space="preserve"> and agent for the Department of Revenue (department), shall collect the lease tax from the lessee of the leased property. The lessor must report lease payments on a cash-receipt basis, as provided in R.S. 47:306(A)(2).</w:t>
      </w:r>
    </w:p>
    <w:p w14:paraId="4EEC07B5" w14:textId="77777777" w:rsidR="000A70F9" w:rsidRDefault="000A70F9" w:rsidP="001736EF">
      <w:pPr>
        <w:pStyle w:val="a0"/>
        <w:spacing w:after="60"/>
      </w:pPr>
      <w:r>
        <w:t>e.</w:t>
      </w:r>
      <w:r>
        <w:tab/>
        <w:t>Gross proceeds derived from the lease of tangible personal property within Louisiana are subject to the lease tax whether the leasing of tangible personal property is the established business of the taxpayer or is only incidental to the taxpayer's established business. Operating expenses and maintenance costs for keeping leased property in repair cannot be deducted from gross proceeds in arriving at the taxable base.</w:t>
      </w:r>
    </w:p>
    <w:p w14:paraId="4FF08B43" w14:textId="77777777" w:rsidR="000A70F9" w:rsidRDefault="000A70F9" w:rsidP="001736EF">
      <w:pPr>
        <w:pStyle w:val="1"/>
        <w:spacing w:after="60"/>
      </w:pPr>
      <w:r>
        <w:t>2.</w:t>
      </w:r>
      <w:r>
        <w:tab/>
        <w:t>Exceptions to the General Rule</w:t>
      </w:r>
    </w:p>
    <w:p w14:paraId="5A1B6161" w14:textId="77777777" w:rsidR="000A70F9" w:rsidRDefault="000A70F9" w:rsidP="001736EF">
      <w:pPr>
        <w:pStyle w:val="a0"/>
        <w:spacing w:after="60"/>
      </w:pPr>
      <w:r>
        <w:t>a.</w:t>
      </w:r>
      <w:r>
        <w:tab/>
        <w:t xml:space="preserve">Revised Statute 47:305(E)(1) provides that: </w:t>
      </w:r>
      <w:r w:rsidR="00420421" w:rsidRPr="00420421">
        <w:t>“</w:t>
      </w:r>
      <w:r>
        <w:t>nor is it the intention of this Chapter (Chapter 2 of Title 47 of the Revised Statutes) to levy a tax on bona fide interstate commerce.</w:t>
      </w:r>
      <w:r w:rsidR="00420421" w:rsidRPr="00420421">
        <w:t>”</w:t>
      </w:r>
    </w:p>
    <w:p w14:paraId="6773B07C" w14:textId="77777777" w:rsidR="000A70F9" w:rsidRDefault="000A70F9" w:rsidP="001736EF">
      <w:pPr>
        <w:pStyle w:val="i0"/>
        <w:spacing w:after="60"/>
      </w:pPr>
      <w:r>
        <w:tab/>
        <w:t>i.</w:t>
      </w:r>
      <w:r>
        <w:tab/>
        <w:t>The lease tax imposed under R.S. 47:302(B) is a tax levied under Chapter 2 of Title 47 of the Revised Statutes. Therefore, the lease tax is not due on the lease of tangible personal property for those periods of time that it is used in bona fide interstate commerce, whether the use in bona fide interstate commerce is in Louisiana or outside of Louisiana.</w:t>
      </w:r>
    </w:p>
    <w:p w14:paraId="5C46749D" w14:textId="77777777" w:rsidR="000A70F9" w:rsidRDefault="000A70F9" w:rsidP="001736EF">
      <w:pPr>
        <w:pStyle w:val="a0"/>
        <w:spacing w:after="60"/>
      </w:pPr>
      <w:r>
        <w:t>b.</w:t>
      </w:r>
      <w:r>
        <w:tab/>
        <w:t xml:space="preserve">If the lessee used the leased tangible personal property both in bona fide interstate commerce (whether within or without Louisiana) and in intrastate commerce in Louisiana, the lease tax is due only on the portion of the lease payments attributable to operational usage in Louisiana in intrastate commerce. What constitutes </w:t>
      </w:r>
      <w:r w:rsidRPr="00754F32">
        <w:t>operational usage</w:t>
      </w:r>
      <w:r>
        <w:t xml:space="preserve"> shall be based on industry custom and the type of property at issue (e.g., flight time, vehicle miles). If average operational usage in Louisiana intrastate commerce is equal to or less than 10 percent of total operational usage during a lease payment billing period, the leased property shall be deemed to be used exclusively in interstate commerce, and no lease tax shall be due for that period. Average operational usage in Louisiana intrastate commerce shall be determined by a ratio, the </w:t>
      </w:r>
      <w:r>
        <w:lastRenderedPageBreak/>
        <w:t>numerator of which is total Louisiana intrastate operational use, and the denominator of which is total operational use (both intrastate and interstate). If average operational usage in Louisiana intrastate commerce is equal to or greater than 90 percent of total operational usage during a lease payment billing period, the leased property shall be deemed to be used in Louisiana intrastate commerce, and lease tax shall be due on the entire lease payment for that period. Average operational usage in bona fide interstate commerce shall be determined by a ratio, the numerator of which is total bona fide interstate operational use, and the denominator of which is total operational use (both intrastate and interstate). Nothing in this Subparagraph shall be construed to prohibit the department from imposing a lease tax on leased property stored in Louisiana for use in intrastate commerce in Louisiana.</w:t>
      </w:r>
    </w:p>
    <w:p w14:paraId="15F496A3" w14:textId="77777777" w:rsidR="000A70F9" w:rsidRDefault="000A70F9">
      <w:pPr>
        <w:pStyle w:val="a0"/>
        <w:spacing w:after="80"/>
      </w:pPr>
      <w:r>
        <w:t>c.</w:t>
      </w:r>
      <w:r>
        <w:tab/>
        <w:t xml:space="preserve">The lease tax is not due if the leased property is leased for use and actually used in an offshore area beyond the territorial limit of Louisiana. In order for this exclusion to apply, the leased property may not be used within Louisiana and the lessee must complete an LGST-9B sales tax exemption certificate stating that the leased property will be used in a specific offshore area. The definition of </w:t>
      </w:r>
      <w:r>
        <w:rPr>
          <w:i/>
        </w:rPr>
        <w:t>use</w:t>
      </w:r>
      <w:r>
        <w:t>, for the purposes of Paragraph 2, is found in R.S. 47:301(4)(d)(ii).</w:t>
      </w:r>
    </w:p>
    <w:p w14:paraId="63439865" w14:textId="77777777" w:rsidR="000A70F9" w:rsidRDefault="000A70F9">
      <w:pPr>
        <w:pStyle w:val="a0"/>
        <w:spacing w:after="80"/>
      </w:pPr>
      <w:r>
        <w:t>d.</w:t>
      </w:r>
      <w:r>
        <w:tab/>
        <w:t>The department shall authorize lessees, who are registered with the department on a form to be provided by the department, and who used leased property in whole or in part outside Louisiana and/or in whole or in part in bona fide interstate commerce (whether within or without Louisiana), to issue exemption certificates to the lessors of the leased property for such use. A lessor receiving such an exemption certificate shall not be required to collect the lease tax for such leases, and lessees issuing such exemption certificates shall be responsible for reporting lease payments and paying the lease tax to the department for leases in accordance with the provisions of this regulation.</w:t>
      </w:r>
    </w:p>
    <w:p w14:paraId="333A48D6" w14:textId="77777777" w:rsidR="00E14610" w:rsidRPr="00C273AA" w:rsidRDefault="00E14610" w:rsidP="00E14610">
      <w:pPr>
        <w:pStyle w:val="1"/>
      </w:pPr>
      <w:r w:rsidRPr="00C273AA">
        <w:t>3.</w:t>
      </w:r>
      <w:r w:rsidRPr="00C273AA">
        <w:tab/>
        <w:t xml:space="preserve">Treatment of the Tax Levied </w:t>
      </w:r>
      <w:r w:rsidRPr="00754F32">
        <w:t xml:space="preserve">by </w:t>
      </w:r>
      <w:r w:rsidRPr="00754F32">
        <w:rPr>
          <w:iCs/>
        </w:rPr>
        <w:t>Local Taxing Authorities</w:t>
      </w:r>
      <w:r w:rsidRPr="00754F32">
        <w:t xml:space="preserve"> for Inter-jurisdictional </w:t>
      </w:r>
      <w:r w:rsidRPr="00754F32">
        <w:rPr>
          <w:iCs/>
        </w:rPr>
        <w:t>Lease</w:t>
      </w:r>
      <w:r w:rsidRPr="00754F32">
        <w:t xml:space="preserve"> or </w:t>
      </w:r>
      <w:r w:rsidRPr="00754F32">
        <w:rPr>
          <w:iCs/>
        </w:rPr>
        <w:t>Rental</w:t>
      </w:r>
      <w:r w:rsidR="00F90135">
        <w:t xml:space="preserve"> Transactions</w:t>
      </w:r>
    </w:p>
    <w:p w14:paraId="5E091407" w14:textId="77777777" w:rsidR="00E14610" w:rsidRPr="00C273AA" w:rsidRDefault="00E14610" w:rsidP="00E14610">
      <w:pPr>
        <w:pStyle w:val="a0"/>
      </w:pPr>
      <w:r w:rsidRPr="00C273AA">
        <w:t>a.</w:t>
      </w:r>
      <w:r w:rsidRPr="00C273AA">
        <w:tab/>
        <w:t xml:space="preserve">For the purpose </w:t>
      </w:r>
      <w:r w:rsidRPr="00754F32">
        <w:t xml:space="preserve">of </w:t>
      </w:r>
      <w:r w:rsidRPr="00754F32">
        <w:rPr>
          <w:iCs/>
        </w:rPr>
        <w:t>local sales or use tax</w:t>
      </w:r>
      <w:r w:rsidRPr="00754F32">
        <w:t xml:space="preserve"> levied upon the </w:t>
      </w:r>
      <w:r w:rsidRPr="00754F32">
        <w:rPr>
          <w:iCs/>
        </w:rPr>
        <w:t>lease</w:t>
      </w:r>
      <w:r w:rsidRPr="00754F32">
        <w:t xml:space="preserve"> or </w:t>
      </w:r>
      <w:r w:rsidRPr="00754F32">
        <w:rPr>
          <w:iCs/>
        </w:rPr>
        <w:t>rental</w:t>
      </w:r>
      <w:r w:rsidRPr="00754F32">
        <w:t xml:space="preserve"> of </w:t>
      </w:r>
      <w:r w:rsidRPr="00754F32">
        <w:rPr>
          <w:iCs/>
        </w:rPr>
        <w:t>tangible personal property</w:t>
      </w:r>
      <w:r w:rsidRPr="00754F32">
        <w:t xml:space="preserve">, the tax for the initial lease or rental period is due to the </w:t>
      </w:r>
      <w:r w:rsidRPr="00754F32">
        <w:rPr>
          <w:iCs/>
        </w:rPr>
        <w:t>local</w:t>
      </w:r>
      <w:r w:rsidRPr="00754F32">
        <w:t xml:space="preserve"> </w:t>
      </w:r>
      <w:r w:rsidRPr="00754F32">
        <w:rPr>
          <w:iCs/>
        </w:rPr>
        <w:t>taxing jurisdiction</w:t>
      </w:r>
      <w:r w:rsidRPr="00754F32">
        <w:t xml:space="preserve"> where the</w:t>
      </w:r>
      <w:r w:rsidRPr="00C273AA">
        <w:t xml:space="preserve"> transfer of possession of the leased property occurs.</w:t>
      </w:r>
    </w:p>
    <w:p w14:paraId="1D524C07" w14:textId="77777777" w:rsidR="00E14610" w:rsidRPr="00C273AA" w:rsidRDefault="00E14610" w:rsidP="00E14610">
      <w:pPr>
        <w:pStyle w:val="a0"/>
      </w:pPr>
      <w:r w:rsidRPr="00C273AA">
        <w:t>b.</w:t>
      </w:r>
      <w:r w:rsidRPr="00C273AA">
        <w:tab/>
        <w:t xml:space="preserve">For subsequent lease or rental periods, when there is no additional transfer of possession, the tax is due to </w:t>
      </w:r>
      <w:r w:rsidRPr="00754F32">
        <w:t xml:space="preserve">the </w:t>
      </w:r>
      <w:r w:rsidRPr="00754F32">
        <w:rPr>
          <w:iCs/>
        </w:rPr>
        <w:t>local taxing jurisdiction</w:t>
      </w:r>
      <w:r w:rsidRPr="00C273AA">
        <w:t xml:space="preserve"> where the property is primarily located. The primary location of the property is that location designated by the lessee and made known to the lessor from records maintained in the ordinary course of business.</w:t>
      </w:r>
    </w:p>
    <w:p w14:paraId="793B6934" w14:textId="77777777" w:rsidR="00E14610" w:rsidRDefault="00E14610" w:rsidP="00E14610">
      <w:pPr>
        <w:pStyle w:val="a0"/>
        <w:spacing w:after="80"/>
      </w:pPr>
      <w:r w:rsidRPr="00C273AA">
        <w:t>c.</w:t>
      </w:r>
      <w:r w:rsidRPr="00C273AA">
        <w:tab/>
        <w:t xml:space="preserve">Possession or use of the leased property in </w:t>
      </w:r>
      <w:r w:rsidRPr="00754F32">
        <w:t xml:space="preserve">a </w:t>
      </w:r>
      <w:r w:rsidRPr="00754F32">
        <w:rPr>
          <w:iCs/>
        </w:rPr>
        <w:t>local taxing jurisdiction</w:t>
      </w:r>
      <w:r w:rsidRPr="00754F32">
        <w:t xml:space="preserve"> where the property is not primarily located will subject the lessee to the taxes imposed by that </w:t>
      </w:r>
      <w:r w:rsidRPr="00754F32">
        <w:rPr>
          <w:iCs/>
        </w:rPr>
        <w:t>local taxing jurisdiction</w:t>
      </w:r>
      <w:r w:rsidRPr="00754F32">
        <w:t xml:space="preserve">. However, a credit will be allowed for the lease period for any tax previously paid to another </w:t>
      </w:r>
      <w:r w:rsidRPr="00754F32">
        <w:rPr>
          <w:iCs/>
        </w:rPr>
        <w:t>local taxing authority</w:t>
      </w:r>
      <w:r w:rsidRPr="00754F32">
        <w:t xml:space="preserve"> </w:t>
      </w:r>
      <w:r w:rsidRPr="00C273AA">
        <w:t xml:space="preserve">under the provisions of Subparagraphs a or b of this </w:t>
      </w:r>
      <w:r w:rsidRPr="00C273AA">
        <w:t>Paragraph. It is the lessee's responsibility to report any additional tax due.</w:t>
      </w:r>
    </w:p>
    <w:p w14:paraId="773FE6B9" w14:textId="77777777" w:rsidR="000A70F9" w:rsidRDefault="000A70F9">
      <w:pPr>
        <w:pStyle w:val="A"/>
        <w:spacing w:after="80"/>
      </w:pPr>
      <w:r>
        <w:t>C.</w:t>
      </w:r>
      <w:r>
        <w:tab/>
        <w:t xml:space="preserve">R.S. 47:302(C) imposes a tax of 2 percent of the total amount paid or charged for furnishing of the selected services set forth in R.S. 47:301(14). In addition to the </w:t>
      </w:r>
      <w:r>
        <w:br/>
        <w:t>2 percent tax levied under the provisions of R.S. 47:302(C), an additional 2 percent tax is levied under the provisions of R.S. 47:321(C) and R.S. 47:331(C). Only those services defined as sales of services under the provisions of R.S. 47:301(14) are subject to the tax. In the case of all three tax imposition sections, only those services which are performed within the state of Louisiana are subject to the tax. Services performed outside the limits of the state, whether in another state or in a disputed zone offshore which is ultimately held to be outside the boundary of the state of Louisiana even though the normal base of operations may be within the state of Louisiana, are not subject to the tax.</w:t>
      </w:r>
    </w:p>
    <w:p w14:paraId="69834AB4" w14:textId="77777777" w:rsidR="000A70F9" w:rsidRDefault="000A70F9">
      <w:pPr>
        <w:pStyle w:val="A"/>
        <w:spacing w:after="80"/>
      </w:pPr>
      <w:r>
        <w:t>D.</w:t>
      </w:r>
      <w:r>
        <w:tab/>
        <w:t>The taxes imposed by R.S. 47:302 and by R.S. 47:321 and R.S. 47:331 are in addition to all other taxes, whether levied in the form of an excise tax, a license tax, a privilege tax, or a gross receipts tax, and shall be in addition to taxes levied under the provisions of Chapter 3 of Subtitle II of Title 47 which is the Louisiana occupational license tax law.</w:t>
      </w:r>
    </w:p>
    <w:p w14:paraId="6CD5D333" w14:textId="77777777" w:rsidR="00E14610" w:rsidRPr="00C273AA" w:rsidRDefault="00E14610" w:rsidP="00E14610">
      <w:pPr>
        <w:pStyle w:val="AuthorityNote"/>
      </w:pPr>
      <w:r w:rsidRPr="00C273AA">
        <w:t>AUTHORITY NOTE:</w:t>
      </w:r>
      <w:r w:rsidRPr="00C273AA">
        <w:tab/>
        <w:t>Promulgated in accordance with R.S. 47:302, R.S. 47:337.2, and R.S. 47:1511.</w:t>
      </w:r>
    </w:p>
    <w:p w14:paraId="62143660" w14:textId="77777777" w:rsidR="000A70F9" w:rsidRDefault="00E14610" w:rsidP="00E14610">
      <w:pPr>
        <w:pStyle w:val="HistoricalNote"/>
        <w:spacing w:after="40"/>
      </w:pPr>
      <w:r w:rsidRPr="00C273AA">
        <w:t>HISTORICAL NOTE:</w:t>
      </w:r>
      <w:r w:rsidRPr="00C273AA">
        <w:tab/>
        <w:t>Promulgated by the Department of Revenue and Taxation, Sales Tax Division, LR 13:107 (February 1987), amended LR 19:1033 (August 1993), amended by the Department of Revenue, Sales Tax Division, LR 23:1703 (December 1997), amended by the Department of Revenue, Policy Services Division, LR 30:2864 (December 2004).</w:t>
      </w:r>
    </w:p>
    <w:p w14:paraId="3C76DB9D" w14:textId="77777777" w:rsidR="000A70F9" w:rsidRDefault="000A70F9">
      <w:pPr>
        <w:pStyle w:val="Section"/>
        <w:spacing w:after="80"/>
      </w:pPr>
      <w:bookmarkStart w:id="864" w:name="_Toc233690115"/>
      <w:bookmarkStart w:id="865" w:name="_Toc234030701"/>
      <w:bookmarkStart w:id="866" w:name="_Toc243721325"/>
      <w:bookmarkStart w:id="867" w:name="_Toc259619565"/>
      <w:bookmarkStart w:id="868" w:name="_Toc262718652"/>
      <w:bookmarkStart w:id="869" w:name="_Toc275165424"/>
      <w:bookmarkStart w:id="870" w:name="_Toc238197666"/>
      <w:r>
        <w:t>§4305.</w:t>
      </w:r>
      <w:r>
        <w:tab/>
        <w:t>Imposition of Tax</w:t>
      </w:r>
      <w:bookmarkEnd w:id="864"/>
      <w:bookmarkEnd w:id="865"/>
      <w:bookmarkEnd w:id="866"/>
      <w:bookmarkEnd w:id="867"/>
      <w:bookmarkEnd w:id="868"/>
      <w:bookmarkEnd w:id="869"/>
      <w:bookmarkEnd w:id="870"/>
    </w:p>
    <w:p w14:paraId="36D3EE9A" w14:textId="77777777" w:rsidR="000A70F9" w:rsidRDefault="000A70F9">
      <w:pPr>
        <w:pStyle w:val="A"/>
      </w:pPr>
      <w:r>
        <w:t>A.</w:t>
      </w:r>
      <w:r>
        <w:tab/>
        <w:t>R.S. 47:321 adds an additional 1 percent tax to each of the taxes imposed by R.S. 47:302 with the exception that specific exemptions are provided for drugs, orthotic and prosthetic devices and patient aids prescribed by physicians or dentists for personal consumption or use and for food purchased under certain circumstances for personal consumption. This additional 1 percent tax is in addition to all other taxes levied on sales, excise, license, or privilege and in addition to the taxes levied under Chapter 3 of Subtitle 2 of Title 47 and shall be collected from the dealer and/or wholesaler as defined in Chapter 2 of Subtitle 2 of Title 47 as provided therein.</w:t>
      </w:r>
    </w:p>
    <w:p w14:paraId="7B75583E" w14:textId="77777777" w:rsidR="000A70F9" w:rsidRDefault="000A70F9">
      <w:pPr>
        <w:pStyle w:val="AuthorityNote"/>
      </w:pPr>
      <w:r>
        <w:t>AUTHORITY NOTE:</w:t>
      </w:r>
      <w:r>
        <w:tab/>
        <w:t>Promulgated in accordance with R.S. 47:321.</w:t>
      </w:r>
    </w:p>
    <w:p w14:paraId="5FC73B9B" w14:textId="77777777" w:rsidR="000A70F9" w:rsidRDefault="000A70F9">
      <w:pPr>
        <w:pStyle w:val="HistoricalNote"/>
      </w:pPr>
      <w:r>
        <w:t>HISTORICAL NOTE:</w:t>
      </w:r>
      <w:r>
        <w:tab/>
        <w:t>Promulgated by the Department of Revenue and Taxation, Sales Tax Section, LR 13:107 (February 1987).</w:t>
      </w:r>
    </w:p>
    <w:p w14:paraId="79469786" w14:textId="77777777" w:rsidR="000A70F9" w:rsidRDefault="000A70F9">
      <w:pPr>
        <w:pStyle w:val="Section"/>
      </w:pPr>
      <w:bookmarkStart w:id="871" w:name="_Toc233690116"/>
      <w:bookmarkStart w:id="872" w:name="_Toc234030702"/>
      <w:bookmarkStart w:id="873" w:name="_Toc243721326"/>
      <w:bookmarkStart w:id="874" w:name="_Toc259619566"/>
      <w:bookmarkStart w:id="875" w:name="_Toc262718653"/>
      <w:bookmarkStart w:id="876" w:name="_Toc275165425"/>
      <w:bookmarkStart w:id="877" w:name="_Toc238197667"/>
      <w:r>
        <w:t>§4307.</w:t>
      </w:r>
      <w:r>
        <w:tab/>
        <w:t>Collection</w:t>
      </w:r>
      <w:bookmarkEnd w:id="871"/>
      <w:bookmarkEnd w:id="872"/>
      <w:bookmarkEnd w:id="873"/>
      <w:bookmarkEnd w:id="874"/>
      <w:bookmarkEnd w:id="875"/>
      <w:bookmarkEnd w:id="876"/>
      <w:bookmarkEnd w:id="877"/>
    </w:p>
    <w:p w14:paraId="242FF74D" w14:textId="77777777" w:rsidR="000A70F9" w:rsidRDefault="000A70F9">
      <w:pPr>
        <w:pStyle w:val="A"/>
      </w:pPr>
      <w:r>
        <w:t>A.</w:t>
      </w:r>
      <w:r>
        <w:tab/>
        <w:t>Collection from Dealers</w:t>
      </w:r>
    </w:p>
    <w:p w14:paraId="5F2F161E" w14:textId="77777777" w:rsidR="00E03797" w:rsidRPr="00754F32" w:rsidRDefault="00E03797" w:rsidP="00E03797">
      <w:pPr>
        <w:pStyle w:val="1"/>
      </w:pPr>
      <w:r w:rsidRPr="00C273AA">
        <w:rPr>
          <w:rStyle w:val="Strong"/>
          <w:b w:val="0"/>
          <w:bCs w:val="0"/>
        </w:rPr>
        <w:t>1.</w:t>
      </w:r>
      <w:r w:rsidRPr="00C273AA">
        <w:rPr>
          <w:rStyle w:val="Strong"/>
          <w:b w:val="0"/>
          <w:bCs w:val="0"/>
        </w:rPr>
        <w:tab/>
      </w:r>
      <w:bookmarkStart w:id="878" w:name="SLREGq18349z3"/>
      <w:bookmarkEnd w:id="878"/>
      <w:r w:rsidRPr="00C273AA">
        <w:t xml:space="preserve">All of the taxes imposed under </w:t>
      </w:r>
      <w:bookmarkStart w:id="879" w:name="SLREGq18349z4"/>
      <w:bookmarkEnd w:id="879"/>
      <w:r w:rsidRPr="00C273AA">
        <w:t xml:space="preserve">R.S. 47:302, R.S. 47:321, </w:t>
      </w:r>
      <w:bookmarkStart w:id="880" w:name="SLREGq18349z6"/>
      <w:bookmarkEnd w:id="880"/>
      <w:r w:rsidRPr="00C273AA">
        <w:t xml:space="preserve">R.S. 47:331, </w:t>
      </w:r>
      <w:r w:rsidRPr="00754F32">
        <w:t xml:space="preserve">and </w:t>
      </w:r>
      <w:r w:rsidRPr="00754F32">
        <w:rPr>
          <w:iCs/>
        </w:rPr>
        <w:t>local sales or use tax</w:t>
      </w:r>
      <w:r w:rsidRPr="00754F32">
        <w:t xml:space="preserve"> ordinances are governed by these provisions. Every person engaged as a </w:t>
      </w:r>
      <w:r w:rsidRPr="00754F32">
        <w:rPr>
          <w:iCs/>
        </w:rPr>
        <w:t>dealer</w:t>
      </w:r>
      <w:r w:rsidRPr="00754F32">
        <w:t xml:space="preserve">, which </w:t>
      </w:r>
      <w:bookmarkStart w:id="881" w:name="SLREGq18349z7"/>
      <w:bookmarkEnd w:id="881"/>
      <w:r w:rsidRPr="00754F32">
        <w:t xml:space="preserve">R.S. 47:301 defines to be either party to a transaction creating a tax liability under </w:t>
      </w:r>
      <w:r w:rsidRPr="00754F32">
        <w:rPr>
          <w:iCs/>
        </w:rPr>
        <w:t>state</w:t>
      </w:r>
      <w:r w:rsidRPr="00754F32">
        <w:t xml:space="preserve"> and </w:t>
      </w:r>
      <w:r w:rsidRPr="00754F32">
        <w:rPr>
          <w:iCs/>
        </w:rPr>
        <w:t>local sales and use tax</w:t>
      </w:r>
      <w:r w:rsidRPr="00754F32">
        <w:t xml:space="preserve"> law, is made liable for collection of the tax. Dealer includes both the seller and the purchaser of tangible personal </w:t>
      </w:r>
      <w:r w:rsidRPr="00754F32">
        <w:lastRenderedPageBreak/>
        <w:t xml:space="preserve">property, the person who uses, consumes, distributes, or stores tangible personal property in a </w:t>
      </w:r>
      <w:r w:rsidRPr="00754F32">
        <w:rPr>
          <w:iCs/>
        </w:rPr>
        <w:t xml:space="preserve">taxing jurisdiction </w:t>
      </w:r>
      <w:r w:rsidRPr="00754F32">
        <w:t xml:space="preserve">to be used or consumed there if an applicable </w:t>
      </w:r>
      <w:r w:rsidRPr="00754F32">
        <w:rPr>
          <w:iCs/>
        </w:rPr>
        <w:t>state</w:t>
      </w:r>
      <w:r w:rsidRPr="00754F32">
        <w:t xml:space="preserve"> or </w:t>
      </w:r>
      <w:r w:rsidRPr="00754F32">
        <w:rPr>
          <w:iCs/>
        </w:rPr>
        <w:t>local sales or use tax</w:t>
      </w:r>
      <w:r w:rsidRPr="00754F32">
        <w:t xml:space="preserve"> has not previously been paid thereon, the lessor or lessee, the rentor or rentee of tangible personal property rented or leased within the taxing jurisdiction, and the person who performs or furnishes any of the services covered by </w:t>
      </w:r>
      <w:bookmarkStart w:id="882" w:name="SLREGq18349z8"/>
      <w:bookmarkEnd w:id="882"/>
      <w:r w:rsidRPr="00754F32">
        <w:t xml:space="preserve">R.S. 47:301(14) or the person for whose benefit the services are furnished. </w:t>
      </w:r>
    </w:p>
    <w:p w14:paraId="2C70723D" w14:textId="77777777" w:rsidR="00E03797" w:rsidRPr="00754F32" w:rsidRDefault="00E03797" w:rsidP="00E03797">
      <w:pPr>
        <w:pStyle w:val="1"/>
      </w:pPr>
      <w:bookmarkStart w:id="883" w:name="BM61qIz4307wAyw2y"/>
      <w:bookmarkEnd w:id="883"/>
      <w:r w:rsidRPr="00754F32">
        <w:rPr>
          <w:rStyle w:val="Strong"/>
          <w:b w:val="0"/>
          <w:bCs w:val="0"/>
        </w:rPr>
        <w:t>2.</w:t>
      </w:r>
      <w:r w:rsidRPr="00754F32">
        <w:rPr>
          <w:rStyle w:val="Strong"/>
          <w:b w:val="0"/>
          <w:bCs w:val="0"/>
        </w:rPr>
        <w:tab/>
      </w:r>
      <w:bookmarkStart w:id="884" w:name="SLREGq18349z9"/>
      <w:bookmarkEnd w:id="884"/>
      <w:r w:rsidRPr="00754F32">
        <w:t xml:space="preserve">The importation of tangible personal property from outside of a </w:t>
      </w:r>
      <w:r w:rsidRPr="00754F32">
        <w:rPr>
          <w:iCs/>
        </w:rPr>
        <w:t>taxing jurisdiction</w:t>
      </w:r>
      <w:r w:rsidRPr="00754F32">
        <w:t xml:space="preserve">, to be used, consumed, distributed, or stored to be used or consumed in the </w:t>
      </w:r>
      <w:r w:rsidRPr="00754F32">
        <w:rPr>
          <w:iCs/>
        </w:rPr>
        <w:t>taxing jurisdiction</w:t>
      </w:r>
      <w:r w:rsidRPr="00754F32">
        <w:t xml:space="preserve"> is treated the same as if the articles had been sold at retail for any of those purposes within the </w:t>
      </w:r>
      <w:r w:rsidRPr="00754F32">
        <w:rPr>
          <w:iCs/>
        </w:rPr>
        <w:t>taxing jurisdiction</w:t>
      </w:r>
      <w:r w:rsidRPr="00754F32">
        <w:t xml:space="preserve">, and such articles are thereby taxable to the person who causes them to be imported. The taxes levy immediately, and can be collected immediately. There shall be no tax on the importer, however, if all applicable taxes imposed under </w:t>
      </w:r>
      <w:r w:rsidRPr="00754F32">
        <w:rPr>
          <w:iCs/>
        </w:rPr>
        <w:t>state</w:t>
      </w:r>
      <w:r w:rsidRPr="00754F32">
        <w:t xml:space="preserve"> and </w:t>
      </w:r>
      <w:r w:rsidRPr="00754F32">
        <w:rPr>
          <w:iCs/>
        </w:rPr>
        <w:t>local sales or use tax</w:t>
      </w:r>
      <w:r w:rsidRPr="00754F32">
        <w:t xml:space="preserve"> law have been previously paid. Sections R.S. 47:303 and 47:337.15 clearly provide that there shall be no duplication of these taxes. </w:t>
      </w:r>
    </w:p>
    <w:p w14:paraId="70DB52DE" w14:textId="77777777" w:rsidR="00E03797" w:rsidRPr="00754F32" w:rsidRDefault="00E03797" w:rsidP="00E03797">
      <w:pPr>
        <w:pStyle w:val="1"/>
      </w:pPr>
      <w:bookmarkStart w:id="885" w:name="BM61qIz4307wAyw3y"/>
      <w:bookmarkEnd w:id="885"/>
      <w:r w:rsidRPr="00754F32">
        <w:rPr>
          <w:rStyle w:val="Strong"/>
          <w:b w:val="0"/>
          <w:bCs w:val="0"/>
        </w:rPr>
        <w:t>3.</w:t>
      </w:r>
      <w:r w:rsidRPr="00754F32">
        <w:rPr>
          <w:rStyle w:val="Strong"/>
          <w:b w:val="0"/>
          <w:bCs w:val="0"/>
        </w:rPr>
        <w:tab/>
      </w:r>
      <w:bookmarkStart w:id="886" w:name="SLREGq18349z11"/>
      <w:bookmarkEnd w:id="886"/>
      <w:r w:rsidRPr="00754F32">
        <w:rPr>
          <w:rStyle w:val="Strong"/>
          <w:b w:val="0"/>
        </w:rPr>
        <w:t xml:space="preserve">Solely for </w:t>
      </w:r>
      <w:r w:rsidRPr="00754F32">
        <w:rPr>
          <w:rStyle w:val="Strong"/>
          <w:b w:val="0"/>
          <w:iCs/>
        </w:rPr>
        <w:t>state sales and use tax</w:t>
      </w:r>
      <w:r w:rsidRPr="00754F32">
        <w:rPr>
          <w:rStyle w:val="Strong"/>
          <w:b w:val="0"/>
        </w:rPr>
        <w:t xml:space="preserve"> purposes, </w:t>
      </w:r>
      <w:r w:rsidRPr="00754F32">
        <w:t xml:space="preserve">if a tax similar to that imposed by R.S. 47:302, 321, and 331 is imposed by the state from which property is imported and if the state from which imported allows a credit to persons who import tangible personal property into that state for any sales or use tax which might have previously been paid to the state of Louisiana, a credit will be allowed against Louisiana's </w:t>
      </w:r>
      <w:r w:rsidRPr="00754F32">
        <w:rPr>
          <w:iCs/>
        </w:rPr>
        <w:t>state sales and use tax</w:t>
      </w:r>
      <w:r w:rsidRPr="00754F32">
        <w:t xml:space="preserve"> for the tax paid to the other state. In order for the credit to be operative, both of the qualifying conditions must be met. The importer must have paid a similar tax upon either the sale or use of the same identical property in another state and the other state must allow a credit similar to this credit. The only exception to the double qualification standard is in the case of military personnel who are enlisted for two years or more who purchase automobiles outside the state of Louisiana while on their tour of active duty. In this instance, the credit will be allowed for the taxes paid the other state, whether or not that state allows a similar credit for Louisiana taxes paid.</w:t>
      </w:r>
    </w:p>
    <w:p w14:paraId="2906FE25" w14:textId="77777777" w:rsidR="00E03797" w:rsidRPr="00754F32" w:rsidRDefault="00E03797" w:rsidP="00E03797">
      <w:pPr>
        <w:pStyle w:val="1"/>
      </w:pPr>
      <w:bookmarkStart w:id="887" w:name="BM61qIz4307wAyw4y"/>
      <w:bookmarkEnd w:id="887"/>
      <w:r w:rsidRPr="00754F32">
        <w:rPr>
          <w:rStyle w:val="Strong"/>
          <w:b w:val="0"/>
          <w:bCs w:val="0"/>
        </w:rPr>
        <w:t>4.</w:t>
      </w:r>
      <w:r w:rsidRPr="00754F32">
        <w:rPr>
          <w:rStyle w:val="Strong"/>
          <w:b w:val="0"/>
          <w:bCs w:val="0"/>
        </w:rPr>
        <w:tab/>
      </w:r>
      <w:bookmarkStart w:id="888" w:name="SLREGq18349z12"/>
      <w:bookmarkEnd w:id="888"/>
      <w:r w:rsidRPr="00754F32">
        <w:rPr>
          <w:rStyle w:val="Strong"/>
          <w:b w:val="0"/>
        </w:rPr>
        <w:t xml:space="preserve">Solely for </w:t>
      </w:r>
      <w:r w:rsidRPr="00754F32">
        <w:rPr>
          <w:rStyle w:val="Strong"/>
          <w:b w:val="0"/>
          <w:iCs/>
        </w:rPr>
        <w:t>state sales and use tax</w:t>
      </w:r>
      <w:r w:rsidRPr="00754F32">
        <w:rPr>
          <w:rStyle w:val="Strong"/>
          <w:b w:val="0"/>
        </w:rPr>
        <w:t xml:space="preserve"> purposes, t</w:t>
      </w:r>
      <w:r w:rsidRPr="00754F32">
        <w:t>he use tax is based on either the cost of the tangible personal property being imported or its fair market value at the point at which it comes to rest in the state of Louisiana, whichever is the lesser of the two. Most frequently, the value upon which the Louisiana use tax is based will be less than original cost on which the taxpayer paid tax in the state of purchase. In those instances, credit will be allowed against the Louisiana use tax only in an amount equal to the tax rate paid to the other state, as distinguished from local government in the other state, applied to the value being taxed under the Louisiana law. No credit will be allowed against the Louisiana use tax for taxes paid to political subdivisions in another state or to foreign countries. In no event will a credit greater than the tax imposed by Louisiana on any particular piece of tangibl</w:t>
      </w:r>
      <w:r w:rsidR="00AC1E59">
        <w:t>e personal property be allowed.</w:t>
      </w:r>
    </w:p>
    <w:p w14:paraId="0C508FB6" w14:textId="77777777" w:rsidR="00E03797" w:rsidRPr="00754F32" w:rsidRDefault="00E03797" w:rsidP="00E03797">
      <w:pPr>
        <w:pStyle w:val="1"/>
      </w:pPr>
      <w:bookmarkStart w:id="889" w:name="BM61qIz4307wAyw5y"/>
      <w:bookmarkEnd w:id="889"/>
      <w:r w:rsidRPr="00754F32">
        <w:rPr>
          <w:rStyle w:val="Strong"/>
          <w:b w:val="0"/>
          <w:bCs w:val="0"/>
        </w:rPr>
        <w:t>5.</w:t>
      </w:r>
      <w:r w:rsidRPr="00754F32">
        <w:rPr>
          <w:rStyle w:val="Strong"/>
          <w:b w:val="0"/>
          <w:bCs w:val="0"/>
        </w:rPr>
        <w:tab/>
      </w:r>
      <w:bookmarkStart w:id="890" w:name="SLREGq18349z13"/>
      <w:bookmarkEnd w:id="890"/>
      <w:r w:rsidRPr="00754F32">
        <w:rPr>
          <w:rStyle w:val="Strong"/>
          <w:b w:val="0"/>
        </w:rPr>
        <w:t xml:space="preserve">Solely for </w:t>
      </w:r>
      <w:r w:rsidRPr="00754F32">
        <w:rPr>
          <w:rStyle w:val="Strong"/>
          <w:b w:val="0"/>
          <w:iCs/>
        </w:rPr>
        <w:t>state sales and use tax</w:t>
      </w:r>
      <w:r w:rsidRPr="00754F32">
        <w:rPr>
          <w:rStyle w:val="Strong"/>
          <w:b w:val="0"/>
        </w:rPr>
        <w:t xml:space="preserve"> purposes, i</w:t>
      </w:r>
      <w:r w:rsidRPr="00754F32">
        <w:t xml:space="preserve">n any case in which a taxpayer claims credit for a tax paid to another </w:t>
      </w:r>
      <w:r w:rsidRPr="00754F32">
        <w:t xml:space="preserve">state, he must be in a position to prove payment of the tax before the credit will be allowed. The precise proof required will vary with the nature of the property and the circumstances surrounding its importation into the state. </w:t>
      </w:r>
    </w:p>
    <w:p w14:paraId="09A5EA6C" w14:textId="77777777" w:rsidR="00E03797" w:rsidRPr="00754F32" w:rsidRDefault="00E03797" w:rsidP="00E03797">
      <w:pPr>
        <w:pStyle w:val="1"/>
      </w:pPr>
      <w:r w:rsidRPr="00754F32">
        <w:rPr>
          <w:rStyle w:val="Strong"/>
          <w:b w:val="0"/>
          <w:bCs w:val="0"/>
        </w:rPr>
        <w:t>6.</w:t>
      </w:r>
      <w:r w:rsidRPr="00754F32">
        <w:rPr>
          <w:rStyle w:val="Strong"/>
          <w:b w:val="0"/>
          <w:bCs w:val="0"/>
        </w:rPr>
        <w:tab/>
      </w:r>
      <w:r w:rsidRPr="00754F32">
        <w:rPr>
          <w:rStyle w:val="Strong"/>
          <w:b w:val="0"/>
        </w:rPr>
        <w:t xml:space="preserve">For </w:t>
      </w:r>
      <w:r w:rsidRPr="00754F32">
        <w:rPr>
          <w:rStyle w:val="Strong"/>
          <w:b w:val="0"/>
          <w:iCs/>
        </w:rPr>
        <w:t>local sales or use tax</w:t>
      </w:r>
      <w:r w:rsidRPr="00754F32">
        <w:rPr>
          <w:rStyle w:val="Strong"/>
          <w:b w:val="0"/>
        </w:rPr>
        <w:t xml:space="preserve"> purposes, the credit for taxes paid is governed by R.S. 47:337.86.</w:t>
      </w:r>
    </w:p>
    <w:p w14:paraId="3D1EF8A4" w14:textId="77777777" w:rsidR="00E03797" w:rsidRPr="00754F32" w:rsidRDefault="00E03797" w:rsidP="00E03797">
      <w:pPr>
        <w:pStyle w:val="A"/>
        <w:rPr>
          <w:bCs/>
        </w:rPr>
      </w:pPr>
      <w:bookmarkStart w:id="891" w:name="BM61qIz4307wBy"/>
      <w:bookmarkEnd w:id="891"/>
      <w:r w:rsidRPr="00754F32">
        <w:rPr>
          <w:rStyle w:val="Strong"/>
          <w:b w:val="0"/>
          <w:bCs w:val="0"/>
        </w:rPr>
        <w:t>B.</w:t>
      </w:r>
      <w:r w:rsidRPr="00754F32">
        <w:rPr>
          <w:rStyle w:val="Strong"/>
          <w:b w:val="0"/>
          <w:bCs w:val="0"/>
        </w:rPr>
        <w:tab/>
      </w:r>
      <w:bookmarkStart w:id="892" w:name="SLREGq18349z14"/>
      <w:bookmarkEnd w:id="892"/>
      <w:r w:rsidRPr="00754F32">
        <w:rPr>
          <w:rStyle w:val="Strong"/>
          <w:b w:val="0"/>
          <w:bCs w:val="0"/>
        </w:rPr>
        <w:t>Collection of Tax on Vehicles</w:t>
      </w:r>
      <w:bookmarkStart w:id="893" w:name="BM61qIz4307wByw1y"/>
      <w:bookmarkEnd w:id="893"/>
    </w:p>
    <w:p w14:paraId="68358963" w14:textId="77777777" w:rsidR="00E03797" w:rsidRPr="00754F32" w:rsidRDefault="00E03797" w:rsidP="00E03797">
      <w:pPr>
        <w:pStyle w:val="1"/>
      </w:pPr>
      <w:r w:rsidRPr="00754F32">
        <w:rPr>
          <w:rStyle w:val="Strong"/>
          <w:b w:val="0"/>
          <w:bCs w:val="0"/>
        </w:rPr>
        <w:t>1.</w:t>
      </w:r>
      <w:r w:rsidRPr="00754F32">
        <w:rPr>
          <w:rStyle w:val="Strong"/>
          <w:b w:val="0"/>
          <w:bCs w:val="0"/>
        </w:rPr>
        <w:tab/>
      </w:r>
      <w:bookmarkStart w:id="894" w:name="SLREGq18349z15"/>
      <w:bookmarkEnd w:id="894"/>
      <w:r w:rsidRPr="00754F32">
        <w:t xml:space="preserve">In view of the regulatory function performed by the vehicle commissioner in issuing license plates for the registration of vehicles and in issuing certificates of title to vehicles, R.S. 47:303(B) provides that all sales taxes levied </w:t>
      </w:r>
      <w:r w:rsidRPr="00754F32">
        <w:rPr>
          <w:iCs/>
        </w:rPr>
        <w:t>state</w:t>
      </w:r>
      <w:r w:rsidRPr="00754F32">
        <w:t xml:space="preserve"> and </w:t>
      </w:r>
      <w:r w:rsidRPr="00754F32">
        <w:rPr>
          <w:iCs/>
        </w:rPr>
        <w:t>local taxing authorities</w:t>
      </w:r>
      <w:r w:rsidRPr="00754F32">
        <w:t xml:space="preserve"> on the sale or use of vehicles shall be paid to the vehicle commissioner as the agent of the </w:t>
      </w:r>
      <w:r w:rsidRPr="00754F32">
        <w:rPr>
          <w:iCs/>
        </w:rPr>
        <w:t>secretary</w:t>
      </w:r>
      <w:r w:rsidRPr="00754F32">
        <w:t xml:space="preserve"> or local </w:t>
      </w:r>
      <w:r w:rsidRPr="00754F32">
        <w:rPr>
          <w:iCs/>
        </w:rPr>
        <w:t>collector</w:t>
      </w:r>
      <w:r w:rsidRPr="00754F32">
        <w:t xml:space="preserve">, if so contractually provided, before a certificate of title or vehicle registration can be issued. The vehicle commissioner serves as agent for the collector only with respect to those vehicles required to be registered and/or titled with the vehicle commissioner. Generally, this covers all vehicles which have been found to be safe for highway use and can pass safety inspection. While R.S. 47:303(B) makes the vehicle commissioner the agent of the </w:t>
      </w:r>
      <w:r w:rsidRPr="00754F32">
        <w:rPr>
          <w:iCs/>
        </w:rPr>
        <w:t>collector</w:t>
      </w:r>
      <w:r w:rsidRPr="00754F32">
        <w:t xml:space="preserve"> for purposes of collecting the taxes, the </w:t>
      </w:r>
      <w:r w:rsidRPr="00754F32">
        <w:rPr>
          <w:iCs/>
        </w:rPr>
        <w:t>collector</w:t>
      </w:r>
      <w:r w:rsidRPr="00754F32">
        <w:t xml:space="preserve"> is the only proper party to defend or institute any legal action involving the taxes imposed with respect to any motor vehicle, automobile, motorcycle, truck, truck-tractor, trailer, semi trailer, motor bus, house trailer, or any other vehicle subject to the vehicle registration or title requirements. Conversely, the </w:t>
      </w:r>
      <w:r w:rsidRPr="00754F32">
        <w:rPr>
          <w:iCs/>
        </w:rPr>
        <w:t>collector</w:t>
      </w:r>
      <w:r w:rsidRPr="00754F32">
        <w:t xml:space="preserve"> has no authority or jurisdiction whatever in the issuance of vehicle registration licenses or vehicle titles. This is the absolute doma</w:t>
      </w:r>
      <w:r w:rsidR="00F90135">
        <w:t>in of the vehicle commissioner.</w:t>
      </w:r>
    </w:p>
    <w:p w14:paraId="68E484B0" w14:textId="77777777" w:rsidR="00E03797" w:rsidRPr="00C273AA" w:rsidRDefault="00E03797" w:rsidP="00E03797">
      <w:pPr>
        <w:pStyle w:val="1"/>
      </w:pPr>
      <w:bookmarkStart w:id="895" w:name="BM61qIz4307wByw2y"/>
      <w:bookmarkEnd w:id="895"/>
      <w:r w:rsidRPr="00754F32">
        <w:rPr>
          <w:rStyle w:val="Strong"/>
          <w:b w:val="0"/>
          <w:bCs w:val="0"/>
        </w:rPr>
        <w:t>2.</w:t>
      </w:r>
      <w:r w:rsidRPr="00754F32">
        <w:rPr>
          <w:rStyle w:val="Strong"/>
          <w:b w:val="0"/>
          <w:bCs w:val="0"/>
        </w:rPr>
        <w:tab/>
      </w:r>
      <w:bookmarkStart w:id="896" w:name="SLREGq18349z16"/>
      <w:bookmarkEnd w:id="896"/>
      <w:r w:rsidRPr="00754F32">
        <w:t xml:space="preserve">The sales taxes levied by </w:t>
      </w:r>
      <w:bookmarkStart w:id="897" w:name="SLREGq18349z17"/>
      <w:bookmarkEnd w:id="897"/>
      <w:r w:rsidRPr="00754F32">
        <w:t xml:space="preserve">R.S. 47:302(A)(1), 47:321(A)(1), 47:331(A)(1), and the ordinances of </w:t>
      </w:r>
      <w:r w:rsidRPr="00754F32">
        <w:rPr>
          <w:iCs/>
        </w:rPr>
        <w:t>political subdivisions</w:t>
      </w:r>
      <w:r w:rsidRPr="00754F32">
        <w:t xml:space="preserve"> is due at the time of registration or transfer of registration as required by the vehicle registration license tax law. The use taxes levied by</w:t>
      </w:r>
      <w:bookmarkStart w:id="898" w:name="SLREGq18349z20"/>
      <w:bookmarkEnd w:id="898"/>
      <w:r w:rsidRPr="00754F32">
        <w:t xml:space="preserve"> R.S. 47:302(A)(2), 47:321(A)(2), 47:331(A)(2), and the ordinances of </w:t>
      </w:r>
      <w:r w:rsidRPr="00754F32">
        <w:rPr>
          <w:iCs/>
        </w:rPr>
        <w:t>political subdivisions</w:t>
      </w:r>
      <w:r w:rsidRPr="00754F32">
        <w:t xml:space="preserve"> on the use of a vehicle in </w:t>
      </w:r>
      <w:r w:rsidRPr="00C273AA">
        <w:t>this state is due at the time first registration in this state is required by the vehicle registration license tax law. That law basically requires that a vehicle purchased in Louisiana be registered immediately upon purchase. Consequently, the sales taxes are due at the time of the purchase transaction. The vehicle registration license tax law basically provides that the vehicle shall be registered in this state immediately upon its importation for use in Louisiana. The use taxes, therefore, become due when the vehicle</w:t>
      </w:r>
      <w:r w:rsidR="00F90135">
        <w:t xml:space="preserve"> has entered the state for use.</w:t>
      </w:r>
    </w:p>
    <w:p w14:paraId="21C33918" w14:textId="77777777" w:rsidR="00E03797" w:rsidRPr="00C273AA" w:rsidRDefault="00E03797" w:rsidP="00E03797">
      <w:pPr>
        <w:pStyle w:val="1"/>
      </w:pPr>
      <w:bookmarkStart w:id="899" w:name="BM61qIz4307wByw3y"/>
      <w:bookmarkEnd w:id="899"/>
      <w:r w:rsidRPr="00C273AA">
        <w:rPr>
          <w:rStyle w:val="Strong"/>
          <w:b w:val="0"/>
          <w:bCs w:val="0"/>
        </w:rPr>
        <w:t>3.</w:t>
      </w:r>
      <w:r w:rsidRPr="00C273AA">
        <w:rPr>
          <w:rStyle w:val="Strong"/>
          <w:b w:val="0"/>
          <w:bCs w:val="0"/>
        </w:rPr>
        <w:tab/>
      </w:r>
      <w:bookmarkStart w:id="900" w:name="SLREGq18349z23"/>
      <w:bookmarkEnd w:id="900"/>
      <w:r w:rsidRPr="00C273AA">
        <w:t xml:space="preserve">For purposes of the sales taxes, every vendor is required to furnish to a purchaser at the time of a sale, a sworn statement fully describing the vehicle including the serial number, the motor number, the type, year, and model of the vehicle, the total sales price, the amount of any allowance, and a full description of any vehicle taken in trade, the net difference being paid by the purchaser between the vehicle purchased and the one traded in, and the amount of sales or use tax to be paid. Every component of the vehicle attached thereto at the time of the sale and which is included in the </w:t>
      </w:r>
      <w:r w:rsidRPr="00C273AA">
        <w:lastRenderedPageBreak/>
        <w:t>sales price, including any labor, parts, accessories, or other equipment, are considered to be a part of the vehicle and not a separate item of tangible personal property. The vehicle commissioner has the right to examine the statement furnished to the purchaser at the time of the sale and in any case in which he determines that the total sales price or the allowance for the vehicle traded in do not reflect reasonable values, he may adjust either to reflect the fair market value of the vehicle involved. Generally, this will be done by reference to current values published by the National Automobile Dealers Association. This revaluation is solely for the purpose of determining the proper amount of sales or use tax due and in no way influences the prices agreed upon between the buyer and the seller. The vehicle commissioner also has the authority to require affidavits from either the vendor or the purchaser, or both, to support a contention that some unusual condition adversely affected the cited sales price. In any event, the minimum tax due shall be computed on the consideration cited as the difference paid by the purchaser between the vehicle purch</w:t>
      </w:r>
      <w:r w:rsidR="00F90135">
        <w:t>ased and the vehicle traded in.</w:t>
      </w:r>
    </w:p>
    <w:p w14:paraId="5972096F" w14:textId="77777777" w:rsidR="000A70F9" w:rsidRDefault="000A70F9">
      <w:pPr>
        <w:pStyle w:val="1"/>
      </w:pPr>
      <w:r>
        <w:t>4.</w:t>
      </w:r>
      <w:r>
        <w:tab/>
        <w:t>In order for a transaction involving motor vehicles to qualify for trade-in treatment for sales/use tax purposes, the following additional conditions must be met.</w:t>
      </w:r>
    </w:p>
    <w:p w14:paraId="06E0DE9D" w14:textId="77777777" w:rsidR="000A70F9" w:rsidRDefault="000A70F9">
      <w:pPr>
        <w:pStyle w:val="a0"/>
      </w:pPr>
      <w:r>
        <w:t>a.</w:t>
      </w:r>
      <w:r>
        <w:tab/>
        <w:t>Ownership of the trade-in vehicle must be transferred to the seller of the new vehicle simultaneously with or prior to the taking of delivery by the purchaser of the new vehicle from the seller.</w:t>
      </w:r>
    </w:p>
    <w:p w14:paraId="7BC8E71A" w14:textId="77777777" w:rsidR="000A70F9" w:rsidRDefault="000A70F9">
      <w:pPr>
        <w:pStyle w:val="a0"/>
      </w:pPr>
      <w:r>
        <w:t>b.</w:t>
      </w:r>
      <w:r>
        <w:tab/>
        <w:t>In those cases where special equipment must be installed on the new vehicle or where delivery of the trade-in vehicle cannot be made, an additional period of time will be allowed for the installation of the special equipment or delivery of the trade-in vehicle provided the new vehicle and the trade-in vehicle cannot be in the purchaser's service at the same time.</w:t>
      </w:r>
    </w:p>
    <w:p w14:paraId="6556C7E1" w14:textId="77777777" w:rsidR="000A70F9" w:rsidRDefault="000A70F9">
      <w:pPr>
        <w:pStyle w:val="a0"/>
      </w:pPr>
      <w:r>
        <w:t>c.</w:t>
      </w:r>
      <w:r>
        <w:tab/>
        <w:t xml:space="preserve">The actual trade-in value of the trade-in vehicle must be established by the purchaser and the seller at or prior to the time of the transfer of ownership of same to the seller, provided such value must be established within </w:t>
      </w:r>
      <w:r w:rsidR="00F90135">
        <w:br/>
      </w:r>
      <w:r>
        <w:t>10 days after delivery.</w:t>
      </w:r>
    </w:p>
    <w:p w14:paraId="4D3EF142" w14:textId="77777777" w:rsidR="000A70F9" w:rsidRDefault="000A70F9">
      <w:pPr>
        <w:pStyle w:val="a0"/>
      </w:pPr>
      <w:r>
        <w:t>d.</w:t>
      </w:r>
      <w:r>
        <w:tab/>
        <w:t>The certificate of title to the trade-in vehicle must be in the name of the purchaser of the new vehicle.</w:t>
      </w:r>
    </w:p>
    <w:p w14:paraId="02BA47BF" w14:textId="77777777" w:rsidR="000A70F9" w:rsidRDefault="000A70F9">
      <w:pPr>
        <w:pStyle w:val="a0"/>
      </w:pPr>
      <w:r>
        <w:t>e.</w:t>
      </w:r>
      <w:r>
        <w:tab/>
        <w:t>In the event the new vehicle is not delivered to the purchaser at the time the trade-in vehicle is delivered to the seller, there must be an obligation on the part of the purchaser to take delivery from the seller of the new vehicle.</w:t>
      </w:r>
    </w:p>
    <w:p w14:paraId="3F5F2AE6" w14:textId="77777777" w:rsidR="000A70F9" w:rsidRDefault="000A70F9">
      <w:pPr>
        <w:pStyle w:val="a0"/>
      </w:pPr>
      <w:r>
        <w:t>f.</w:t>
      </w:r>
      <w:r>
        <w:tab/>
        <w:t>The records of both the seller and the purchaser must reflect a complete description of the transaction.</w:t>
      </w:r>
    </w:p>
    <w:p w14:paraId="40FDA275" w14:textId="77777777" w:rsidR="000A70F9" w:rsidRDefault="000A70F9">
      <w:pPr>
        <w:pStyle w:val="a0"/>
      </w:pPr>
      <w:r>
        <w:t>g.</w:t>
      </w:r>
      <w:r>
        <w:tab/>
        <w:t>At the time of transfer of ownership of the new vehicle, the invoice from the seller must reflect not only the sales price of the new vehicle but also a complete description of the trade-in vehicle, including the amount of the actual trade-in value.</w:t>
      </w:r>
    </w:p>
    <w:p w14:paraId="5D4E385F" w14:textId="77777777" w:rsidR="000A70F9" w:rsidRDefault="003246F0">
      <w:pPr>
        <w:pStyle w:val="a0"/>
      </w:pPr>
      <w:r w:rsidRPr="00C273AA">
        <w:rPr>
          <w:rStyle w:val="Strong"/>
          <w:b w:val="0"/>
          <w:bCs w:val="0"/>
        </w:rPr>
        <w:t>h.</w:t>
      </w:r>
      <w:r w:rsidRPr="00C273AA">
        <w:rPr>
          <w:rStyle w:val="Strong"/>
          <w:b w:val="0"/>
          <w:bCs w:val="0"/>
        </w:rPr>
        <w:tab/>
      </w:r>
      <w:bookmarkStart w:id="901" w:name="SLREGq18349z32"/>
      <w:bookmarkEnd w:id="901"/>
      <w:r w:rsidRPr="00754F32">
        <w:t xml:space="preserve">The sales or use tax due to </w:t>
      </w:r>
      <w:r w:rsidRPr="00754F32">
        <w:rPr>
          <w:iCs/>
        </w:rPr>
        <w:t>state</w:t>
      </w:r>
      <w:r w:rsidRPr="00754F32">
        <w:t xml:space="preserve"> and </w:t>
      </w:r>
      <w:r w:rsidRPr="00754F32">
        <w:rPr>
          <w:iCs/>
        </w:rPr>
        <w:t>local taxing authorities</w:t>
      </w:r>
      <w:r w:rsidRPr="00754F32">
        <w:t xml:space="preserve"> shall be computed on gross sales price of the new vehicle in the case of a sale</w:t>
      </w:r>
      <w:r w:rsidRPr="00C273AA">
        <w:t xml:space="preserve">, or on the cost price of the new </w:t>
      </w:r>
      <w:r w:rsidRPr="00C273AA">
        <w:t>vehicle in the case of a transaction subject to the use tax, less the previously established actual trade-in value of the trade-in vehicle.</w:t>
      </w:r>
    </w:p>
    <w:p w14:paraId="1CD5747F" w14:textId="77777777" w:rsidR="000A70F9" w:rsidRDefault="000A70F9">
      <w:pPr>
        <w:pStyle w:val="i0"/>
        <w:outlineLvl w:val="6"/>
      </w:pPr>
      <w:r>
        <w:tab/>
        <w:t>i.</w:t>
      </w:r>
      <w:r>
        <w:tab/>
        <w:t>In order to constitute a trade-in to be used as a method of reducing the sales or use tax, there must be a transfer of ownership and the value of the trade-in vehicle must represent a part of the purchase price of the new vehicle. A payment in cash, check or in any other form in lieu of a reduction in or a part of the purchase price of a new vehicle does not constitute a trade-in. The accounting principles used in arriving at the value of any given vehicle for sales or use tax purposes and for trade-in purposes must be consistent.</w:t>
      </w:r>
    </w:p>
    <w:p w14:paraId="43E2F9C3" w14:textId="77777777" w:rsidR="000A70F9" w:rsidRDefault="000A70F9">
      <w:pPr>
        <w:pStyle w:val="i0"/>
        <w:outlineLvl w:val="6"/>
      </w:pPr>
      <w:r>
        <w:tab/>
        <w:t>ii.</w:t>
      </w:r>
      <w:r>
        <w:tab/>
        <w:t xml:space="preserve">In any case in which a governing body of any parish or municipality, or the school board of any parish or municipality, has imposed a sales or use tax on the sale or use of motor vehicles, the vehicle commissioner is authorized to enter into an agreement with the governing body by which the vehicle commissioner will collect the tax on behalf of the said parish, municipality, or school board. The vehicle commissioner is authorized to withhold </w:t>
      </w:r>
      <w:r w:rsidR="007243E4">
        <w:br/>
        <w:t>1</w:t>
      </w:r>
      <w:r>
        <w:t xml:space="preserve"> percent of all such taxes collected for parishes, municipalities, or school boards to be used by the commissioner to pay the cost of collecting and remitting the balance of the tax to the respective parishes, municipalities, and school boards. Such local taxes shall be paid to the vehicle commissioner in the same manner as the state sales or use taxes and no title or vehicle registration shall be issued until the taxes have been paid.</w:t>
      </w:r>
    </w:p>
    <w:p w14:paraId="75948E92" w14:textId="77777777" w:rsidR="000A70F9" w:rsidRDefault="000A70F9">
      <w:pPr>
        <w:pStyle w:val="1"/>
      </w:pPr>
      <w:r>
        <w:t>5.</w:t>
      </w:r>
      <w:r>
        <w:tab/>
        <w:t>R.S. 47:303(B)(6) allows automobile lessors or renters that are subject to the Automobile Rental Tax imposed by R.S. 47:551 to transfer to their customers any local sales or use tax paid on automobiles purchased for their rental fleet. However, since July 1, 1996, R.S. 47:301(10)(a)(iii) has excluded automobiles purchased for subsequent lease or rental from local sales or use tax. Therefore, the transfer of local sales and use tax allowed by R.S. 47:303(B)(6) is obsolete and automobile lease or rental dealers are no longer allowed to collect this surcharge.</w:t>
      </w:r>
    </w:p>
    <w:p w14:paraId="5F2E63FC" w14:textId="77777777" w:rsidR="003246F0" w:rsidRPr="006B49C7" w:rsidRDefault="003246F0" w:rsidP="003246F0">
      <w:pPr>
        <w:pStyle w:val="1"/>
      </w:pPr>
      <w:r w:rsidRPr="00C273AA">
        <w:t>6.</w:t>
      </w:r>
      <w:r w:rsidRPr="00C273AA">
        <w:tab/>
        <w:t xml:space="preserve">The sales tax exemption for isolated or occasional sales </w:t>
      </w:r>
      <w:r w:rsidRPr="006B49C7">
        <w:t xml:space="preserve">of </w:t>
      </w:r>
      <w:r w:rsidRPr="006B49C7">
        <w:rPr>
          <w:iCs/>
        </w:rPr>
        <w:t>tangible personal property</w:t>
      </w:r>
      <w:r w:rsidRPr="006B49C7">
        <w:t xml:space="preserve"> provided by R.S. 47:301(10)(c)(ii) does not apply to sales of motor vehicles. R.S. 47:303(B)(4) provides that isolated or occasional sales of vehicles are specifically defined to be </w:t>
      </w:r>
      <w:r w:rsidRPr="006B49C7">
        <w:rPr>
          <w:iCs/>
        </w:rPr>
        <w:t>sales at retail</w:t>
      </w:r>
      <w:r w:rsidRPr="006B49C7">
        <w:t xml:space="preserve"> and subject to </w:t>
      </w:r>
      <w:r w:rsidRPr="006B49C7">
        <w:rPr>
          <w:iCs/>
        </w:rPr>
        <w:t>state</w:t>
      </w:r>
      <w:r w:rsidRPr="006B49C7">
        <w:t xml:space="preserve"> and </w:t>
      </w:r>
      <w:r w:rsidRPr="006B49C7">
        <w:rPr>
          <w:iCs/>
        </w:rPr>
        <w:t>local sales or use tax</w:t>
      </w:r>
      <w:r w:rsidRPr="006B49C7">
        <w:t>.</w:t>
      </w:r>
    </w:p>
    <w:p w14:paraId="11BE9896" w14:textId="77777777" w:rsidR="003246F0" w:rsidRPr="00C273AA" w:rsidRDefault="003246F0" w:rsidP="003246F0">
      <w:pPr>
        <w:pStyle w:val="1"/>
      </w:pPr>
      <w:r w:rsidRPr="00C273AA">
        <w:t>7.</w:t>
      </w:r>
      <w:r w:rsidRPr="00C273AA">
        <w:tab/>
        <w:t xml:space="preserve">The vehicle commissioner may require any dealer engaged in the business of selling motor vehicles, automobiles, motorcycles, trucks, truck-tractors, trailers, semi-trailers, motor buses, house trailers, or any other vehicle subject to the vehicle registration license tax law or the title registration law to furnish information relative to their sales on any periodic basis designated by the vehicle commissioner. The statements shall include the serial number, motor number, type, year, model of the vehicle sold, the total sales price, any allowance for trade-in, a description of the trade-in, the total cash difference to be paid by the purchaser, and any sales or use taxes to be paid. The vehicle commissioner is also </w:t>
      </w:r>
      <w:r w:rsidRPr="00C273AA">
        <w:lastRenderedPageBreak/>
        <w:t>authorized to secure whatever other additional information is necessary for proper administration of the tax.</w:t>
      </w:r>
    </w:p>
    <w:p w14:paraId="57F06465" w14:textId="77777777" w:rsidR="003246F0" w:rsidRPr="006B49C7" w:rsidRDefault="003246F0" w:rsidP="003246F0">
      <w:pPr>
        <w:pStyle w:val="1"/>
      </w:pPr>
      <w:r w:rsidRPr="00C273AA">
        <w:t>8.</w:t>
      </w:r>
      <w:r w:rsidRPr="00C273AA">
        <w:tab/>
        <w:t xml:space="preserve">R.S. 47:303(A)(3) allows a credit against the state use tax for taxes paid to another state provided the other state allows a similar credit for taxes paid to Louisiana. For credits </w:t>
      </w:r>
      <w:r w:rsidRPr="006B49C7">
        <w:t xml:space="preserve">allowed against taxes imposed by </w:t>
      </w:r>
      <w:r w:rsidRPr="006B49C7">
        <w:rPr>
          <w:iCs/>
        </w:rPr>
        <w:t>local taxing authorities</w:t>
      </w:r>
      <w:r w:rsidRPr="006B49C7">
        <w:t>, see R.S. 47:337.86.</w:t>
      </w:r>
    </w:p>
    <w:p w14:paraId="3C484F7B" w14:textId="77777777" w:rsidR="000A70F9" w:rsidRPr="006B49C7" w:rsidRDefault="003246F0" w:rsidP="003246F0">
      <w:pPr>
        <w:pStyle w:val="1"/>
      </w:pPr>
      <w:r w:rsidRPr="006B49C7">
        <w:t>9.a.</w:t>
      </w:r>
      <w:r w:rsidRPr="006B49C7">
        <w:tab/>
        <w:t xml:space="preserve">Generally, a certificate of title or vehicle registration will not be issued to any purchaser for any vehicle on which </w:t>
      </w:r>
      <w:r w:rsidRPr="006B49C7">
        <w:rPr>
          <w:iCs/>
        </w:rPr>
        <w:t>state</w:t>
      </w:r>
      <w:r w:rsidRPr="006B49C7">
        <w:t xml:space="preserve"> or </w:t>
      </w:r>
      <w:r w:rsidRPr="006B49C7">
        <w:rPr>
          <w:iCs/>
        </w:rPr>
        <w:t>local sales or use tax</w:t>
      </w:r>
      <w:r w:rsidRPr="006B49C7">
        <w:t xml:space="preserve"> has not been paid. However, R.S. 47:303(B)(5) provides an exception for purchasers who paid the proper taxes due to the vehicle dealer at the time the vehicle was purchased, but the dealer did not remit the taxes to the vehicle commissioner. Under this provision, a motor vehicle purchaser who has not been issued a certificate of title or vehicle registration license within six months after the date of the sale, may submit a written request to the </w:t>
      </w:r>
      <w:r w:rsidRPr="006B49C7">
        <w:rPr>
          <w:iCs/>
        </w:rPr>
        <w:t>secretary</w:t>
      </w:r>
      <w:r w:rsidRPr="006B49C7">
        <w:t xml:space="preserve"> showing that:</w:t>
      </w:r>
    </w:p>
    <w:p w14:paraId="3D1E04E4" w14:textId="77777777" w:rsidR="000A70F9" w:rsidRPr="006B49C7" w:rsidRDefault="000A70F9">
      <w:pPr>
        <w:pStyle w:val="i0"/>
      </w:pPr>
      <w:r w:rsidRPr="006B49C7">
        <w:tab/>
        <w:t>i.</w:t>
      </w:r>
      <w:r w:rsidRPr="006B49C7">
        <w:tab/>
        <w:t>all state and local sales taxes and fees due by the purchaser were paid in good faith to the motor vehicle dealer at the time of purchase;</w:t>
      </w:r>
    </w:p>
    <w:p w14:paraId="43AE6530" w14:textId="77777777" w:rsidR="000A70F9" w:rsidRPr="006B49C7" w:rsidRDefault="000A70F9">
      <w:pPr>
        <w:pStyle w:val="i0"/>
      </w:pPr>
      <w:r w:rsidRPr="006B49C7">
        <w:tab/>
        <w:t>ii.</w:t>
      </w:r>
      <w:r w:rsidRPr="006B49C7">
        <w:tab/>
        <w:t>the motor vehicle dealer has not yet remitted the taxes and fees to the vehicle commissioner;</w:t>
      </w:r>
    </w:p>
    <w:p w14:paraId="146CAB6C" w14:textId="77777777" w:rsidR="000A70F9" w:rsidRPr="006B49C7" w:rsidRDefault="000A70F9">
      <w:pPr>
        <w:pStyle w:val="i0"/>
      </w:pPr>
      <w:r w:rsidRPr="006B49C7">
        <w:tab/>
        <w:t>iii.</w:t>
      </w:r>
      <w:r w:rsidRPr="006B49C7">
        <w:tab/>
        <w:t>the motor vehicle dealer has refused or is unable to respond to a written demand by the purchaser for payment of the taxes and fees to the vehicle commissioner; and</w:t>
      </w:r>
    </w:p>
    <w:p w14:paraId="27F8FE91" w14:textId="77777777" w:rsidR="000A70F9" w:rsidRPr="006B49C7" w:rsidRDefault="000A70F9">
      <w:pPr>
        <w:pStyle w:val="i0"/>
      </w:pPr>
      <w:r w:rsidRPr="006B49C7">
        <w:tab/>
        <w:t>iv.</w:t>
      </w:r>
      <w:r w:rsidRPr="006B49C7">
        <w:tab/>
        <w:t>the certificate of title or vehicle registration license has not been issued within the six months after the date of the sale.</w:t>
      </w:r>
    </w:p>
    <w:p w14:paraId="164ABA39" w14:textId="77777777" w:rsidR="000A70F9" w:rsidRPr="006B49C7" w:rsidRDefault="000A70F9">
      <w:pPr>
        <w:pStyle w:val="a0"/>
      </w:pPr>
      <w:r w:rsidRPr="006B49C7">
        <w:t>b.</w:t>
      </w:r>
      <w:r w:rsidRPr="006B49C7">
        <w:tab/>
        <w:t>If the purchaser's request appears reasonable and the facts represented are found to be accurate, the secretary may authorize the vehicle commissioner to issue a certificate of title or a vehicle registration license. If the secretary denies the purchaser's request, the denial will be in writing and the purchaser may file an appeal with the Board of Tax Appeals within 60 days after the date of denial by the secretary.</w:t>
      </w:r>
    </w:p>
    <w:p w14:paraId="4BD6E35D" w14:textId="77777777" w:rsidR="000A70F9" w:rsidRPr="006B49C7" w:rsidRDefault="000A70F9">
      <w:pPr>
        <w:pStyle w:val="A"/>
      </w:pPr>
      <w:r w:rsidRPr="006B49C7">
        <w:t>C.</w:t>
      </w:r>
      <w:r w:rsidRPr="006B49C7">
        <w:tab/>
        <w:t>Collection of Tax from Auctioneers</w:t>
      </w:r>
    </w:p>
    <w:p w14:paraId="0DDD4BA4" w14:textId="77777777" w:rsidR="003246F0" w:rsidRPr="006B49C7" w:rsidRDefault="003246F0" w:rsidP="001736EF">
      <w:pPr>
        <w:pStyle w:val="1"/>
        <w:spacing w:after="80"/>
      </w:pPr>
      <w:r w:rsidRPr="006B49C7">
        <w:rPr>
          <w:rStyle w:val="Strong"/>
          <w:b w:val="0"/>
          <w:bCs w:val="0"/>
        </w:rPr>
        <w:t>1.</w:t>
      </w:r>
      <w:r w:rsidRPr="006B49C7">
        <w:rPr>
          <w:rStyle w:val="Strong"/>
          <w:b w:val="0"/>
          <w:bCs w:val="0"/>
        </w:rPr>
        <w:tab/>
      </w:r>
      <w:bookmarkStart w:id="902" w:name="SLREGq18349z60"/>
      <w:bookmarkEnd w:id="902"/>
      <w:r w:rsidRPr="006B49C7">
        <w:t xml:space="preserve">Generally, the sales tax law contemplates a situation in which the owner of property, or a person having title to property, sells tangible personal property to another person, thereby creating a taxable transaction. In this instance, the sales tax law places a liability upon the seller to collect the </w:t>
      </w:r>
      <w:r w:rsidRPr="006B49C7">
        <w:rPr>
          <w:iCs/>
        </w:rPr>
        <w:t>state</w:t>
      </w:r>
      <w:r w:rsidRPr="006B49C7">
        <w:t xml:space="preserve"> and </w:t>
      </w:r>
      <w:r w:rsidRPr="006B49C7">
        <w:rPr>
          <w:iCs/>
        </w:rPr>
        <w:t>local sales or use tax</w:t>
      </w:r>
      <w:r w:rsidRPr="006B49C7">
        <w:t xml:space="preserve"> from the purchaser and remit the tax to the appropriate </w:t>
      </w:r>
      <w:r w:rsidRPr="006B49C7">
        <w:rPr>
          <w:iCs/>
        </w:rPr>
        <w:t>collector</w:t>
      </w:r>
      <w:r w:rsidRPr="006B49C7">
        <w:t xml:space="preserve">. Because of this basic concept, special provisions have been included </w:t>
      </w:r>
      <w:bookmarkStart w:id="903" w:name="SLREGq18349z61"/>
      <w:bookmarkEnd w:id="903"/>
      <w:r w:rsidRPr="006B49C7">
        <w:t>in R.S. 47:303(C) and 47:337.15(C) to cover sales which do not fall within that general method of doing business. In the case of auctioneers, the actual owner of the property turns it over to the auctioneer who conducts the sale and consummates the final transfer of title, as a third party, from the owner to the purchaser. He may well represent a number of prope</w:t>
      </w:r>
      <w:r w:rsidR="00F90135">
        <w:t>rty owners at one auction sale.</w:t>
      </w:r>
    </w:p>
    <w:p w14:paraId="7DAB98C8" w14:textId="77777777" w:rsidR="003246F0" w:rsidRPr="006B49C7" w:rsidRDefault="003246F0" w:rsidP="001736EF">
      <w:pPr>
        <w:pStyle w:val="1"/>
        <w:spacing w:after="80"/>
      </w:pPr>
      <w:bookmarkStart w:id="904" w:name="BM61qIz4307wCyw2y"/>
      <w:bookmarkEnd w:id="904"/>
      <w:r w:rsidRPr="006B49C7">
        <w:rPr>
          <w:rStyle w:val="Strong"/>
          <w:b w:val="0"/>
          <w:bCs w:val="0"/>
        </w:rPr>
        <w:t>2.</w:t>
      </w:r>
      <w:r w:rsidRPr="006B49C7">
        <w:rPr>
          <w:rStyle w:val="Strong"/>
          <w:b w:val="0"/>
          <w:bCs w:val="0"/>
        </w:rPr>
        <w:tab/>
      </w:r>
      <w:bookmarkStart w:id="905" w:name="SLREGq18349z62"/>
      <w:bookmarkEnd w:id="905"/>
      <w:r w:rsidRPr="006B49C7">
        <w:t xml:space="preserve">In view of the unique position occupied by auctioneers with relationship to the owner of the property being sold, R.S. 47:303(C) and 47:337.15(C) require that all </w:t>
      </w:r>
      <w:r w:rsidRPr="006B49C7">
        <w:t xml:space="preserve">auctioneers shall register as dealers and must display their registration certificates to the public as a condition of doing business in a </w:t>
      </w:r>
      <w:r w:rsidRPr="006B49C7">
        <w:rPr>
          <w:iCs/>
        </w:rPr>
        <w:t>taxing jurisdiction</w:t>
      </w:r>
      <w:r w:rsidRPr="006B49C7">
        <w:t xml:space="preserve">. The auctioneer is then held responsible for collecting all </w:t>
      </w:r>
      <w:r w:rsidRPr="006B49C7">
        <w:rPr>
          <w:iCs/>
        </w:rPr>
        <w:t>state</w:t>
      </w:r>
      <w:r w:rsidRPr="006B49C7">
        <w:t xml:space="preserve"> and </w:t>
      </w:r>
      <w:r w:rsidRPr="006B49C7">
        <w:rPr>
          <w:iCs/>
        </w:rPr>
        <w:t>local sales or use tax</w:t>
      </w:r>
      <w:r w:rsidRPr="006B49C7">
        <w:t xml:space="preserve"> on articles sold by him and is responsible for properly reporting and </w:t>
      </w:r>
      <w:r w:rsidR="00F90135">
        <w:t>remitting the amount collected.</w:t>
      </w:r>
    </w:p>
    <w:p w14:paraId="3B11386D" w14:textId="77777777" w:rsidR="003246F0" w:rsidRPr="006B49C7" w:rsidRDefault="003246F0" w:rsidP="001736EF">
      <w:pPr>
        <w:pStyle w:val="A"/>
        <w:spacing w:after="80"/>
        <w:rPr>
          <w:bCs/>
        </w:rPr>
      </w:pPr>
      <w:bookmarkStart w:id="906" w:name="BM61qIz4307wDy"/>
      <w:bookmarkEnd w:id="906"/>
      <w:r w:rsidRPr="006B49C7">
        <w:rPr>
          <w:rStyle w:val="Strong"/>
          <w:b w:val="0"/>
          <w:bCs w:val="0"/>
        </w:rPr>
        <w:t>D.</w:t>
      </w:r>
      <w:r w:rsidRPr="006B49C7">
        <w:rPr>
          <w:rStyle w:val="Strong"/>
          <w:b w:val="0"/>
          <w:bCs w:val="0"/>
        </w:rPr>
        <w:tab/>
      </w:r>
      <w:bookmarkStart w:id="907" w:name="SLREGq18349z63"/>
      <w:bookmarkEnd w:id="907"/>
      <w:r w:rsidRPr="006B49C7">
        <w:rPr>
          <w:rStyle w:val="Strong"/>
          <w:b w:val="0"/>
          <w:bCs w:val="0"/>
        </w:rPr>
        <w:t>Collection of Tax on Motorboats and Vessels</w:t>
      </w:r>
      <w:bookmarkStart w:id="908" w:name="BM61qIz4307wDyw1y"/>
      <w:bookmarkEnd w:id="908"/>
    </w:p>
    <w:p w14:paraId="1EAE8C89" w14:textId="77777777" w:rsidR="000A70F9" w:rsidRPr="006B49C7" w:rsidRDefault="003246F0" w:rsidP="001736EF">
      <w:pPr>
        <w:pStyle w:val="1"/>
        <w:spacing w:after="80"/>
      </w:pPr>
      <w:r w:rsidRPr="006B49C7">
        <w:rPr>
          <w:rStyle w:val="Strong"/>
          <w:b w:val="0"/>
          <w:bCs w:val="0"/>
        </w:rPr>
        <w:t>1.</w:t>
      </w:r>
      <w:r w:rsidRPr="006B49C7">
        <w:rPr>
          <w:rStyle w:val="Strong"/>
          <w:b w:val="0"/>
          <w:bCs w:val="0"/>
        </w:rPr>
        <w:tab/>
      </w:r>
      <w:bookmarkStart w:id="909" w:name="SLREGq18349z64"/>
      <w:bookmarkEnd w:id="909"/>
      <w:r w:rsidRPr="006B49C7">
        <w:t xml:space="preserve">R.S. 47:303(D) and 47:337.15(D) provide that the secretary of the Department of Wildlife and Fisheries shall not issue a certificate of registration on any boat or vessel which is purchased in, or imported into, Louisiana until satisfactory proof is presented showing that all state and local sales taxes have been paid. This will be in the form of a </w:t>
      </w:r>
      <w:r w:rsidR="00420421" w:rsidRPr="00420421">
        <w:t>“</w:t>
      </w:r>
      <w:r w:rsidRPr="006B49C7">
        <w:t>tax payment certification for boat registration</w:t>
      </w:r>
      <w:r w:rsidR="00420421" w:rsidRPr="00420421">
        <w:t>”</w:t>
      </w:r>
      <w:r w:rsidRPr="006B49C7">
        <w:t>, which is available through the boat dealer or at any office of the Department of Revenue.</w:t>
      </w:r>
    </w:p>
    <w:p w14:paraId="29521C91" w14:textId="77777777" w:rsidR="000A70F9" w:rsidRPr="006B49C7" w:rsidRDefault="000A70F9">
      <w:pPr>
        <w:pStyle w:val="1"/>
      </w:pPr>
      <w:r w:rsidRPr="006B49C7">
        <w:t>2.</w:t>
      </w:r>
      <w:r w:rsidRPr="006B49C7">
        <w:tab/>
        <w:t>In the case of a boat or vessel purchased from a Louisiana dealer, the certificate will be completed and signed by both the purchaser and the dealer, and will include the dealer's sales tax registration number.</w:t>
      </w:r>
    </w:p>
    <w:p w14:paraId="4E1EB460" w14:textId="77777777" w:rsidR="003246F0" w:rsidRPr="006B49C7" w:rsidRDefault="003246F0" w:rsidP="003246F0">
      <w:pPr>
        <w:pStyle w:val="1"/>
      </w:pPr>
      <w:r w:rsidRPr="006B49C7">
        <w:rPr>
          <w:rStyle w:val="Strong"/>
          <w:b w:val="0"/>
          <w:bCs w:val="0"/>
        </w:rPr>
        <w:t>3.</w:t>
      </w:r>
      <w:r w:rsidRPr="006B49C7">
        <w:rPr>
          <w:rStyle w:val="Strong"/>
          <w:b w:val="0"/>
          <w:bCs w:val="0"/>
        </w:rPr>
        <w:tab/>
      </w:r>
      <w:bookmarkStart w:id="910" w:name="SLREGq18349z66"/>
      <w:bookmarkEnd w:id="910"/>
      <w:r w:rsidRPr="006B49C7">
        <w:t xml:space="preserve">In the case of a boat or vessel brought in from another state, the certificate must be completed and signed by the purchaser and a revenue deputy of the Department of Revenue and also by a tax collecting agent of the local </w:t>
      </w:r>
      <w:r w:rsidRPr="006B49C7">
        <w:rPr>
          <w:iCs/>
        </w:rPr>
        <w:t>collector</w:t>
      </w:r>
      <w:r w:rsidRPr="006B49C7">
        <w:t xml:space="preserve"> where the purchaser resides. The proper use taxes will be due to the appropriate </w:t>
      </w:r>
      <w:r w:rsidRPr="006B49C7">
        <w:rPr>
          <w:iCs/>
        </w:rPr>
        <w:t>state</w:t>
      </w:r>
      <w:r w:rsidRPr="006B49C7">
        <w:t xml:space="preserve"> and </w:t>
      </w:r>
      <w:r w:rsidRPr="006B49C7">
        <w:rPr>
          <w:iCs/>
        </w:rPr>
        <w:t>local taxing authorities</w:t>
      </w:r>
      <w:r w:rsidRPr="006B49C7">
        <w:t>, subject to credit for sales taxes paid in another state, as provided by R.S. 47:303(A) and 47:337.86.</w:t>
      </w:r>
    </w:p>
    <w:p w14:paraId="0AFAAE94" w14:textId="77777777" w:rsidR="000A70F9" w:rsidRPr="006B49C7" w:rsidRDefault="003246F0" w:rsidP="003246F0">
      <w:pPr>
        <w:pStyle w:val="1"/>
      </w:pPr>
      <w:bookmarkStart w:id="911" w:name="BM61qIz4307wDyw4y"/>
      <w:bookmarkEnd w:id="911"/>
      <w:r w:rsidRPr="006B49C7">
        <w:rPr>
          <w:rStyle w:val="Strong"/>
          <w:b w:val="0"/>
          <w:bCs w:val="0"/>
        </w:rPr>
        <w:t>4.</w:t>
      </w:r>
      <w:r w:rsidRPr="006B49C7">
        <w:rPr>
          <w:rStyle w:val="Strong"/>
          <w:b w:val="0"/>
          <w:bCs w:val="0"/>
        </w:rPr>
        <w:tab/>
      </w:r>
      <w:bookmarkStart w:id="912" w:name="SLREGq18349z67"/>
      <w:bookmarkEnd w:id="912"/>
      <w:r w:rsidRPr="006B49C7">
        <w:t xml:space="preserve">In the case of a boat or vessel purchased from an individual owner who is not engaged in the business of selling boats or vessels, the certificate must be completed and signed by the purchaser and a revenue deputy of the Department of Revenue and by a tax collecting agent of the local </w:t>
      </w:r>
      <w:r w:rsidRPr="006B49C7">
        <w:rPr>
          <w:iCs/>
        </w:rPr>
        <w:t>collector</w:t>
      </w:r>
      <w:r w:rsidRPr="006B49C7">
        <w:t xml:space="preserve"> where the purchaser resides. Sales of boats and vessels by individual owners will be regarded as isolated or occasional sales, and not subject to </w:t>
      </w:r>
      <w:r w:rsidRPr="006B49C7">
        <w:rPr>
          <w:iCs/>
        </w:rPr>
        <w:t>state</w:t>
      </w:r>
      <w:r w:rsidRPr="006B49C7">
        <w:t xml:space="preserve"> and </w:t>
      </w:r>
      <w:r w:rsidRPr="006B49C7">
        <w:rPr>
          <w:iCs/>
        </w:rPr>
        <w:t>local sales or use tax</w:t>
      </w:r>
      <w:r w:rsidRPr="006B49C7">
        <w:t>. The purchaser, however, must provide sufficient documentation to support such a basis for exemption, such as a canceled check and a notarized bill of sale, or the prior owner's certificate of registration showing his or her transfer of ownership to the purchaser.</w:t>
      </w:r>
    </w:p>
    <w:p w14:paraId="4E08263A" w14:textId="77777777" w:rsidR="000A70F9" w:rsidRPr="006B49C7" w:rsidRDefault="000A70F9">
      <w:pPr>
        <w:pStyle w:val="1"/>
      </w:pPr>
      <w:r w:rsidRPr="006B49C7">
        <w:t>5.</w:t>
      </w:r>
      <w:r w:rsidRPr="006B49C7">
        <w:tab/>
        <w:t xml:space="preserve">The completed </w:t>
      </w:r>
      <w:r w:rsidR="00420421" w:rsidRPr="00420421">
        <w:t>“</w:t>
      </w:r>
      <w:r w:rsidRPr="006B49C7">
        <w:t>tax payment certification</w:t>
      </w:r>
      <w:r w:rsidR="00420421" w:rsidRPr="00420421">
        <w:t>”</w:t>
      </w:r>
      <w:r w:rsidRPr="006B49C7">
        <w:t xml:space="preserve"> form will then be presented to an office of the Department of Wildlife and Fisheries to obtain a registration certificate.</w:t>
      </w:r>
    </w:p>
    <w:p w14:paraId="29AF5D55" w14:textId="77777777" w:rsidR="000A70F9" w:rsidRPr="006B49C7" w:rsidRDefault="000A70F9">
      <w:pPr>
        <w:pStyle w:val="A"/>
        <w:spacing w:after="80"/>
      </w:pPr>
      <w:r w:rsidRPr="006B49C7">
        <w:t>E.</w:t>
      </w:r>
      <w:r w:rsidRPr="006B49C7">
        <w:tab/>
        <w:t>Collection of Tax on Off-</w:t>
      </w:r>
      <w:r w:rsidR="00F90135">
        <w:t>R</w:t>
      </w:r>
      <w:r w:rsidRPr="006B49C7">
        <w:t>oad Vehicles</w:t>
      </w:r>
    </w:p>
    <w:p w14:paraId="479C4CB0" w14:textId="77777777" w:rsidR="003246F0" w:rsidRPr="006B49C7" w:rsidRDefault="003246F0" w:rsidP="003246F0">
      <w:pPr>
        <w:pStyle w:val="1"/>
      </w:pPr>
      <w:r w:rsidRPr="006B49C7">
        <w:rPr>
          <w:rStyle w:val="Strong"/>
          <w:b w:val="0"/>
          <w:bCs w:val="0"/>
        </w:rPr>
        <w:t>1.</w:t>
      </w:r>
      <w:r w:rsidRPr="006B49C7">
        <w:rPr>
          <w:rStyle w:val="Strong"/>
          <w:b w:val="0"/>
          <w:bCs w:val="0"/>
        </w:rPr>
        <w:tab/>
      </w:r>
      <w:bookmarkStart w:id="913" w:name="SLREGq18349z70"/>
      <w:bookmarkStart w:id="914" w:name="SLREGq18349z71"/>
      <w:bookmarkEnd w:id="913"/>
      <w:bookmarkEnd w:id="914"/>
      <w:r w:rsidRPr="006B49C7">
        <w:t xml:space="preserve">R.S. 47:303(E) and 47:337.15(E) point out clearly that off-road vehicles are subject to </w:t>
      </w:r>
      <w:r w:rsidRPr="006B49C7">
        <w:rPr>
          <w:iCs/>
        </w:rPr>
        <w:t>state</w:t>
      </w:r>
      <w:r w:rsidRPr="006B49C7">
        <w:t xml:space="preserve"> and </w:t>
      </w:r>
      <w:r w:rsidRPr="006B49C7">
        <w:rPr>
          <w:iCs/>
        </w:rPr>
        <w:t>local sales or use tax</w:t>
      </w:r>
      <w:r w:rsidRPr="006B49C7">
        <w:t xml:space="preserve"> and require that a certificate of title be obtained from the vehicle commissioner in the same manner as with other motor vehicles. The exclusion of motor vehicles from the isolated or occasional provision which appears in </w:t>
      </w:r>
      <w:bookmarkStart w:id="915" w:name="SLREGq18349z72"/>
      <w:bookmarkEnd w:id="915"/>
      <w:r w:rsidRPr="006B49C7">
        <w:t xml:space="preserve">R.S. 47:303(B)(4) applies equally to off-road vehicles as it does to cars and trucks. Thus, a purchaser of an off-road vehicle from a person who is not registered with </w:t>
      </w:r>
      <w:r w:rsidRPr="006B49C7">
        <w:rPr>
          <w:iCs/>
        </w:rPr>
        <w:t>state</w:t>
      </w:r>
      <w:r w:rsidRPr="006B49C7">
        <w:t xml:space="preserve"> and </w:t>
      </w:r>
      <w:r w:rsidRPr="006B49C7">
        <w:rPr>
          <w:iCs/>
        </w:rPr>
        <w:t>local taxing authorities</w:t>
      </w:r>
      <w:r w:rsidRPr="006B49C7">
        <w:t xml:space="preserve"> to collect and remit sales taxes shall pay the proper sales taxes at the time the vehicle is titled.</w:t>
      </w:r>
    </w:p>
    <w:p w14:paraId="5236C85D" w14:textId="77777777" w:rsidR="000A70F9" w:rsidRPr="006B49C7" w:rsidRDefault="000A70F9">
      <w:pPr>
        <w:pStyle w:val="1"/>
        <w:spacing w:after="80"/>
      </w:pPr>
      <w:r w:rsidRPr="006B49C7">
        <w:lastRenderedPageBreak/>
        <w:t>2.</w:t>
      </w:r>
      <w:r w:rsidRPr="006B49C7">
        <w:tab/>
        <w:t>Beginning September 1, 1986, all off-road vehicles which are of 1987 model or later manufacture must bear evidence of tax payment by displaying a decal issued by the vehicle commissioner. The decal will be required whether the off-road vehicle is sold as new or used, and must be renewed every two years. The fee for such decals shall be the same as that charged for license fees of other motor vehicles, whether the decal is for new issue, renewal, transfer of ownership, or replacement of a lost or illegible decal.</w:t>
      </w:r>
    </w:p>
    <w:p w14:paraId="1AB17C1E" w14:textId="77777777" w:rsidR="003246F0" w:rsidRPr="00C273AA" w:rsidRDefault="003246F0" w:rsidP="003246F0">
      <w:pPr>
        <w:pStyle w:val="A"/>
      </w:pPr>
      <w:r w:rsidRPr="006B49C7">
        <w:rPr>
          <w:rStyle w:val="Strong"/>
          <w:b w:val="0"/>
          <w:bCs w:val="0"/>
        </w:rPr>
        <w:t>F.</w:t>
      </w:r>
      <w:r w:rsidRPr="006B49C7">
        <w:rPr>
          <w:rStyle w:val="Strong"/>
          <w:b w:val="0"/>
          <w:bCs w:val="0"/>
        </w:rPr>
        <w:tab/>
      </w:r>
      <w:bookmarkStart w:id="916" w:name="SLREGq18349z74"/>
      <w:bookmarkEnd w:id="916"/>
      <w:r w:rsidRPr="006B49C7">
        <w:rPr>
          <w:rStyle w:val="Strong"/>
          <w:b w:val="0"/>
          <w:bCs w:val="0"/>
        </w:rPr>
        <w:t>Collection of Tax on Memberships in Health and Physical Fitness Clubs.</w:t>
      </w:r>
      <w:r w:rsidRPr="006B49C7">
        <w:rPr>
          <w:bCs/>
        </w:rPr>
        <w:t xml:space="preserve"> </w:t>
      </w:r>
      <w:bookmarkStart w:id="917" w:name="SLREGq18349z75"/>
      <w:bookmarkEnd w:id="917"/>
      <w:r w:rsidRPr="006B49C7">
        <w:t xml:space="preserve">R.S. 47:303(F) and 47:337.15(F) concern the collection and remittance of sales taxes for memberships in health and physical fitness clubs due under </w:t>
      </w:r>
      <w:bookmarkStart w:id="918" w:name="SLREGq18349z76"/>
      <w:bookmarkEnd w:id="918"/>
      <w:r w:rsidRPr="006B49C7">
        <w:t xml:space="preserve">R.S. 47:301(14)(b). Generally, the taxes imposed under </w:t>
      </w:r>
      <w:r w:rsidRPr="006B49C7">
        <w:rPr>
          <w:iCs/>
        </w:rPr>
        <w:t>state</w:t>
      </w:r>
      <w:r w:rsidRPr="006B49C7">
        <w:t xml:space="preserve"> and </w:t>
      </w:r>
      <w:r w:rsidRPr="006B49C7">
        <w:rPr>
          <w:iCs/>
        </w:rPr>
        <w:t>local sales and use tax</w:t>
      </w:r>
      <w:r w:rsidRPr="006B49C7">
        <w:t xml:space="preserve"> laws are to be reported and remitted for the period in which the sale of tangible personal property or the sale of taxable services occurred, regardless of whether or not the vendor has collected the proceeds or taxes from the customer. R.S. 47:303(F) and 47:337.15(F), however, provide that operators of health and physical fitness clubs may report and remit the taxes due on memberships for the period in which the proceeds are actually collected, for those sales of memberships which are payable over an extended period of time, on a monthly basis. Such extended payment plans typically include actual or imputed interest charges in each monthly payment. Only the membership dues are subject to the tax, so that the club operator may report as sales of services, and remit taxes on, only that portion of the proceeds which represents membership dues, according to the terms of the contract. Also, if the club operator uses a collection agency to collect the amounts due, the collection fees withheld from the proceeds are subtracted from the reported sales </w:t>
      </w:r>
      <w:r w:rsidRPr="00C273AA">
        <w:t>of services. When membership contractual payment plans are resold to a financial institution, only the net proceeds received by the club operator will be the amount reported as sales of services for that reporting period. The discount withheld by the financial institution will be regarded as interest, and will not be included in the taxable base.</w:t>
      </w:r>
    </w:p>
    <w:p w14:paraId="25F346B1" w14:textId="77777777" w:rsidR="003246F0" w:rsidRPr="00C273AA" w:rsidRDefault="000A70F9" w:rsidP="003246F0">
      <w:pPr>
        <w:pStyle w:val="AuthorityNote"/>
      </w:pPr>
      <w:r>
        <w:rPr>
          <w:bCs/>
        </w:rPr>
        <w:t>AUTHORITY NOTE:</w:t>
      </w:r>
      <w:r>
        <w:rPr>
          <w:bCs/>
        </w:rPr>
        <w:tab/>
      </w:r>
      <w:r>
        <w:t>Promulgated in accordance with R.S. 47:</w:t>
      </w:r>
      <w:r w:rsidR="003246F0" w:rsidRPr="00C273AA">
        <w:t>303, R.S. 47:337.2, R.S. 47:337.15, and R.S. 47:1511.</w:t>
      </w:r>
    </w:p>
    <w:p w14:paraId="00EBCC32" w14:textId="77777777" w:rsidR="000A70F9" w:rsidRDefault="003246F0" w:rsidP="003246F0">
      <w:pPr>
        <w:pStyle w:val="HistoricalNote"/>
      </w:pPr>
      <w:r w:rsidRPr="00C273AA">
        <w:t>HISTORICAL NOTE:</w:t>
      </w:r>
      <w:r w:rsidRPr="00C273AA">
        <w:tab/>
        <w:t>Promulgated by Department of Revenue and Taxation, LR 13:107 (February 1987), amended by the Department of Revenue and Taxation, Sales Tax Division, LR 20:316 (March 1994), amended by the Department of Revenue, Policy Services Division, LR 29:2116 (October 2003), LR 30:2861 (December 2004).</w:t>
      </w:r>
    </w:p>
    <w:p w14:paraId="7105501C" w14:textId="77777777" w:rsidR="000A70F9" w:rsidRDefault="000A70F9">
      <w:pPr>
        <w:pStyle w:val="Section"/>
      </w:pPr>
      <w:bookmarkStart w:id="919" w:name="_Toc233690117"/>
      <w:bookmarkStart w:id="920" w:name="_Toc234030703"/>
      <w:bookmarkStart w:id="921" w:name="_Toc243721327"/>
      <w:bookmarkStart w:id="922" w:name="_Toc259619567"/>
      <w:bookmarkStart w:id="923" w:name="_Toc262718654"/>
      <w:bookmarkStart w:id="924" w:name="_Toc275165426"/>
      <w:bookmarkStart w:id="925" w:name="_Toc238197668"/>
      <w:r>
        <w:t>§4309.</w:t>
      </w:r>
      <w:r>
        <w:tab/>
        <w:t>Collection of Tax</w:t>
      </w:r>
      <w:bookmarkEnd w:id="919"/>
      <w:bookmarkEnd w:id="920"/>
      <w:bookmarkEnd w:id="921"/>
      <w:bookmarkEnd w:id="922"/>
      <w:bookmarkEnd w:id="923"/>
      <w:bookmarkEnd w:id="924"/>
      <w:bookmarkEnd w:id="925"/>
    </w:p>
    <w:p w14:paraId="73DF39FB" w14:textId="77777777" w:rsidR="000A70F9" w:rsidRDefault="000A70F9">
      <w:pPr>
        <w:pStyle w:val="A"/>
        <w:spacing w:after="80"/>
      </w:pPr>
      <w:r>
        <w:t>A.</w:t>
      </w:r>
      <w:r>
        <w:tab/>
        <w:t xml:space="preserve">R.S. 47:322 provides that all definitions, exemptions, exclusions, tax credits, penalties, or limitations presently contained in or hereinafter added to Chapter 2 as well as all rules and regulations issued by the secretary or which may be adopted in the future, shall apply to the additional </w:t>
      </w:r>
      <w:r w:rsidR="007243E4">
        <w:br/>
        <w:t>1</w:t>
      </w:r>
      <w:r>
        <w:t xml:space="preserve"> percent tax levied by R.S. 47:321 in the same manner and to the same extent as provided elsewhere in Chapter 2 of Subtitle 2 of Title 47.</w:t>
      </w:r>
    </w:p>
    <w:p w14:paraId="55C048A5" w14:textId="77777777" w:rsidR="000A70F9" w:rsidRDefault="000A70F9">
      <w:pPr>
        <w:pStyle w:val="AuthorityNote"/>
      </w:pPr>
      <w:r>
        <w:t>AUTHORITY NOTE:</w:t>
      </w:r>
      <w:r>
        <w:tab/>
        <w:t>Promulgated in accordance with R.S. 47:322.</w:t>
      </w:r>
    </w:p>
    <w:p w14:paraId="4CAFC286" w14:textId="77777777" w:rsidR="000A70F9" w:rsidRDefault="000A70F9">
      <w:pPr>
        <w:pStyle w:val="HistoricalNote"/>
      </w:pPr>
      <w:r>
        <w:t>HISTORICAL NOTE:</w:t>
      </w:r>
      <w:r>
        <w:tab/>
        <w:t>Promulgated by the Department of Revenue and Taxation, Sales Tax Section, LR 13:107 (February 1987).</w:t>
      </w:r>
    </w:p>
    <w:p w14:paraId="0DC66DB1" w14:textId="77777777" w:rsidR="000A70F9" w:rsidRDefault="000A70F9">
      <w:pPr>
        <w:pStyle w:val="Section"/>
      </w:pPr>
      <w:bookmarkStart w:id="926" w:name="_Toc233690118"/>
      <w:bookmarkStart w:id="927" w:name="_Toc234030704"/>
      <w:bookmarkStart w:id="928" w:name="_Toc243721328"/>
      <w:bookmarkStart w:id="929" w:name="_Toc259619568"/>
      <w:bookmarkStart w:id="930" w:name="_Toc262718655"/>
      <w:bookmarkStart w:id="931" w:name="_Toc275165427"/>
      <w:bookmarkStart w:id="932" w:name="_Toc238197669"/>
      <w:r>
        <w:t>§4311.</w:t>
      </w:r>
      <w:r>
        <w:tab/>
        <w:t>Treatment of Tax by Dealer</w:t>
      </w:r>
      <w:bookmarkEnd w:id="926"/>
      <w:bookmarkEnd w:id="927"/>
      <w:bookmarkEnd w:id="928"/>
      <w:bookmarkEnd w:id="929"/>
      <w:bookmarkEnd w:id="930"/>
      <w:bookmarkEnd w:id="931"/>
      <w:bookmarkEnd w:id="932"/>
    </w:p>
    <w:p w14:paraId="106ADF11" w14:textId="77777777" w:rsidR="00590F0C" w:rsidRPr="00336751" w:rsidRDefault="00590F0C" w:rsidP="00590F0C">
      <w:pPr>
        <w:pStyle w:val="A"/>
      </w:pPr>
      <w:r w:rsidRPr="00336751">
        <w:rPr>
          <w:rStyle w:val="Strong"/>
          <w:b w:val="0"/>
          <w:bCs w:val="0"/>
        </w:rPr>
        <w:t>A</w:t>
      </w:r>
      <w:r w:rsidRPr="006B49C7">
        <w:rPr>
          <w:rStyle w:val="Strong"/>
          <w:b w:val="0"/>
          <w:bCs w:val="0"/>
        </w:rPr>
        <w:t>.</w:t>
      </w:r>
      <w:r w:rsidRPr="006B49C7">
        <w:rPr>
          <w:rStyle w:val="Strong"/>
          <w:b w:val="0"/>
          <w:bCs w:val="0"/>
        </w:rPr>
        <w:tab/>
      </w:r>
      <w:bookmarkStart w:id="933" w:name="SLREGq18351z2"/>
      <w:bookmarkStart w:id="934" w:name="SLREGq18351z3"/>
      <w:bookmarkEnd w:id="933"/>
      <w:bookmarkEnd w:id="934"/>
      <w:r w:rsidRPr="006B49C7">
        <w:rPr>
          <w:rStyle w:val="Strong"/>
          <w:b w:val="0"/>
          <w:bCs w:val="0"/>
        </w:rPr>
        <w:t xml:space="preserve">R.S. 47:304 governs the treatment of </w:t>
      </w:r>
      <w:r w:rsidRPr="006B49C7">
        <w:rPr>
          <w:rStyle w:val="Strong"/>
          <w:b w:val="0"/>
          <w:bCs w:val="0"/>
          <w:iCs/>
        </w:rPr>
        <w:t>state sales and use tax</w:t>
      </w:r>
      <w:r w:rsidRPr="006B49C7">
        <w:rPr>
          <w:rStyle w:val="Strong"/>
          <w:b w:val="0"/>
          <w:bCs w:val="0"/>
        </w:rPr>
        <w:t xml:space="preserve"> and R.S. 47:337.17 governs the treatment of </w:t>
      </w:r>
      <w:r w:rsidRPr="006B49C7">
        <w:rPr>
          <w:rStyle w:val="Strong"/>
          <w:b w:val="0"/>
          <w:bCs w:val="0"/>
          <w:iCs/>
        </w:rPr>
        <w:t>local sales and use tax</w:t>
      </w:r>
      <w:r w:rsidRPr="006B49C7">
        <w:rPr>
          <w:rStyle w:val="Strong"/>
          <w:b w:val="0"/>
          <w:bCs w:val="0"/>
        </w:rPr>
        <w:t xml:space="preserve"> that must be collected by </w:t>
      </w:r>
      <w:r w:rsidRPr="006B49C7">
        <w:rPr>
          <w:rStyle w:val="Strong"/>
          <w:b w:val="0"/>
          <w:bCs w:val="0"/>
          <w:iCs/>
        </w:rPr>
        <w:t>dealers</w:t>
      </w:r>
      <w:r w:rsidRPr="006B49C7">
        <w:rPr>
          <w:rStyle w:val="Strong"/>
          <w:b w:val="0"/>
          <w:bCs w:val="0"/>
        </w:rPr>
        <w:t>.</w:t>
      </w:r>
      <w:r w:rsidRPr="006B49C7">
        <w:rPr>
          <w:rStyle w:val="Strong"/>
          <w:b w:val="0"/>
        </w:rPr>
        <w:t xml:space="preserve"> </w:t>
      </w:r>
      <w:r w:rsidRPr="006B49C7">
        <w:t xml:space="preserve">Both statutes place the primary burden for operation of the sales tax system upon the seller of merchandise, the performer of taxable services, and the rentor or lessor of property, and require that he collect the tax from the purchaser, user or consumer. If a </w:t>
      </w:r>
      <w:r w:rsidRPr="006B49C7">
        <w:rPr>
          <w:iCs/>
        </w:rPr>
        <w:t>dealer</w:t>
      </w:r>
      <w:r w:rsidRPr="006B49C7">
        <w:t xml:space="preserve"> fails or refuses to collect the tax, he not only becomes liable for</w:t>
      </w:r>
      <w:r w:rsidRPr="00336751">
        <w:t xml:space="preserve"> payment of the tax, but also subjects himself to the possibility of being fined a maximum of $100 or imprisoned for a period of time not to exceed three months, or both.</w:t>
      </w:r>
    </w:p>
    <w:p w14:paraId="6EFC58C1" w14:textId="77777777" w:rsidR="00590F0C" w:rsidRPr="006B49C7" w:rsidRDefault="00590F0C" w:rsidP="00590F0C">
      <w:pPr>
        <w:pStyle w:val="A"/>
      </w:pPr>
      <w:bookmarkStart w:id="935" w:name="BM61qIz4311wBy"/>
      <w:bookmarkEnd w:id="935"/>
      <w:r w:rsidRPr="00336751">
        <w:rPr>
          <w:rStyle w:val="Strong"/>
          <w:b w:val="0"/>
          <w:bCs w:val="0"/>
        </w:rPr>
        <w:t>B.</w:t>
      </w:r>
      <w:r w:rsidRPr="00336751">
        <w:rPr>
          <w:rStyle w:val="Strong"/>
          <w:b w:val="0"/>
          <w:bCs w:val="0"/>
        </w:rPr>
        <w:tab/>
      </w:r>
      <w:bookmarkStart w:id="936" w:name="SLREGq18351z4"/>
      <w:bookmarkEnd w:id="936"/>
      <w:r w:rsidRPr="00336751">
        <w:t>This primary burden of collecting and remitting sales tax does not apply to the taxes on motor vehicles subject to the vehicle registration license tax, the collection of which is described in R.S. 47:303(B) (</w:t>
      </w:r>
      <w:bookmarkStart w:id="937" w:name="SLREGq18351z5"/>
      <w:bookmarkEnd w:id="937"/>
      <w:r w:rsidRPr="00336751">
        <w:t xml:space="preserve">LAC 61:I.4307.B). However, dealers of off-road motor vehicles are charged with the responsibility for collecting and remitting the tax on sales of all such off-road vehicles, notwithstanding that they are also dealers of motor vehicles subject to registration and licensing by the motor vehicle commissioner. Dealers of off-road vehicles shall, in addition to collecting and remitting the tax to the </w:t>
      </w:r>
      <w:r w:rsidRPr="006B49C7">
        <w:rPr>
          <w:iCs/>
        </w:rPr>
        <w:t>collector</w:t>
      </w:r>
      <w:r w:rsidRPr="006B49C7">
        <w:t>, provide the purchaser with a notarized bill of sale, or other documentation, sufficient to prove that the proper taxes have been paid by the purchaser, and to enable the purchaser to obtain a certificate of title from the office of the motor vehicle commissioner.</w:t>
      </w:r>
    </w:p>
    <w:p w14:paraId="61E5CC30" w14:textId="77777777" w:rsidR="004A0A5B" w:rsidRPr="006B49C7" w:rsidRDefault="004A0A5B" w:rsidP="004A0A5B">
      <w:pPr>
        <w:pStyle w:val="A"/>
      </w:pPr>
      <w:r w:rsidRPr="006B49C7">
        <w:t>C.</w:t>
      </w:r>
      <w:r w:rsidRPr="006B49C7">
        <w:tab/>
        <w:t>Sellers, as far as practical, must separately list the sales tax from the selling price or payment for the goods or services sold. Sellers are prohibited from absorbing all or any part of the tax except when all of the following conditions are met.</w:t>
      </w:r>
    </w:p>
    <w:p w14:paraId="47D732D1" w14:textId="77777777" w:rsidR="004A0A5B" w:rsidRPr="006B49C7" w:rsidRDefault="004A0A5B" w:rsidP="004A0A5B">
      <w:pPr>
        <w:pStyle w:val="1"/>
      </w:pPr>
      <w:r w:rsidRPr="006B49C7">
        <w:t>1.</w:t>
      </w:r>
      <w:r w:rsidRPr="006B49C7">
        <w:tab/>
        <w:t>Customers must be notified prior to the sale that the seller will remit the tax due to the appropriate taxing jurisdiction. Advertising through newspapers, magazines, television or radio commercials, billboards, and in-store displays or brochures are considered adequate notification. Oral comments made to customers immediately prior to the sale are not adequate notification to satisfy this requirement.</w:t>
      </w:r>
    </w:p>
    <w:p w14:paraId="25C54C8D" w14:textId="77777777" w:rsidR="004A0A5B" w:rsidRPr="006B49C7" w:rsidRDefault="004A0A5B" w:rsidP="004A0A5B">
      <w:pPr>
        <w:pStyle w:val="1"/>
      </w:pPr>
      <w:r w:rsidRPr="006B49C7">
        <w:t>2.</w:t>
      </w:r>
      <w:r w:rsidRPr="006B49C7">
        <w:tab/>
        <w:t>The dealer must absorb the tax for all of the customers from a predetermined class of purchases. Privately agreeing to absorb the tax for a particular customer in order to secure a sale is prohibited.</w:t>
      </w:r>
    </w:p>
    <w:p w14:paraId="1D1681C9" w14:textId="77777777" w:rsidR="004A0A5B" w:rsidRPr="006B49C7" w:rsidRDefault="004A0A5B" w:rsidP="004A0A5B">
      <w:pPr>
        <w:pStyle w:val="1"/>
      </w:pPr>
      <w:r w:rsidRPr="006B49C7">
        <w:t>3.</w:t>
      </w:r>
      <w:r w:rsidRPr="006B49C7">
        <w:tab/>
        <w:t>The sales invoices or receipts given to customers must list the amount of tax that would have been collected and include a statement that the seller will pay the tax to the appropriate taxing jurisdiction on behalf of the customer.</w:t>
      </w:r>
    </w:p>
    <w:p w14:paraId="037DB738" w14:textId="77777777" w:rsidR="004A0A5B" w:rsidRPr="006B49C7" w:rsidRDefault="004A0A5B" w:rsidP="004A0A5B">
      <w:pPr>
        <w:pStyle w:val="A"/>
      </w:pPr>
      <w:r w:rsidRPr="006B49C7">
        <w:t>D.</w:t>
      </w:r>
      <w:r w:rsidRPr="006B49C7">
        <w:tab/>
        <w:t>Sellers that violate the provisions of LAC 61:I.4311.C are subject to fines and imprisonment as provided for in R.S. 47:304(F)(3) and R.S. 47:337.17(F)(3).</w:t>
      </w:r>
    </w:p>
    <w:p w14:paraId="08EA7F7E" w14:textId="77777777" w:rsidR="00590F0C" w:rsidRPr="006B49C7" w:rsidRDefault="00590F0C" w:rsidP="004A0A5B">
      <w:pPr>
        <w:pStyle w:val="A"/>
      </w:pPr>
      <w:r w:rsidRPr="006B49C7">
        <w:rPr>
          <w:rStyle w:val="Strong"/>
          <w:b w:val="0"/>
          <w:bCs w:val="0"/>
        </w:rPr>
        <w:t>E.</w:t>
      </w:r>
      <w:r w:rsidRPr="006B49C7">
        <w:rPr>
          <w:rStyle w:val="Strong"/>
          <w:b w:val="0"/>
          <w:bCs w:val="0"/>
        </w:rPr>
        <w:tab/>
      </w:r>
      <w:bookmarkStart w:id="938" w:name="SLREGq18351z8"/>
      <w:bookmarkEnd w:id="938"/>
      <w:r w:rsidRPr="006B49C7">
        <w:t xml:space="preserve">Certificates of exemption from </w:t>
      </w:r>
      <w:r w:rsidRPr="006B49C7">
        <w:rPr>
          <w:iCs/>
        </w:rPr>
        <w:t>state</w:t>
      </w:r>
      <w:r w:rsidRPr="006B49C7">
        <w:t xml:space="preserve"> or </w:t>
      </w:r>
      <w:r w:rsidRPr="006B49C7">
        <w:rPr>
          <w:iCs/>
        </w:rPr>
        <w:t>local sales or use tax</w:t>
      </w:r>
      <w:r w:rsidRPr="006B49C7">
        <w:t xml:space="preserve"> are obtainable from the appropriate</w:t>
      </w:r>
      <w:r w:rsidRPr="006B49C7">
        <w:rPr>
          <w:iCs/>
        </w:rPr>
        <w:t xml:space="preserve"> collector</w:t>
      </w:r>
      <w:r w:rsidRPr="006B49C7">
        <w:t xml:space="preserve"> by persons making purchases which may be exempt in whole or in part at the time of purchase or upon which the tax may be </w:t>
      </w:r>
      <w:r w:rsidRPr="006B49C7">
        <w:lastRenderedPageBreak/>
        <w:t>deferred until some later event which dictates taxability of the transaction. While primary responsibility for collection of the taxes rests upon the seller, the purchaser who furnishes the seller an exemption certificate will be held liable for any taxe</w:t>
      </w:r>
      <w:r w:rsidR="00F90135">
        <w:t>s subsequently found to be due.</w:t>
      </w:r>
    </w:p>
    <w:p w14:paraId="2729B554" w14:textId="77777777" w:rsidR="00590F0C" w:rsidRPr="006B49C7" w:rsidRDefault="00590F0C" w:rsidP="00590F0C">
      <w:pPr>
        <w:pStyle w:val="A"/>
      </w:pPr>
      <w:bookmarkStart w:id="939" w:name="BM61qIz4311wFy"/>
      <w:bookmarkEnd w:id="939"/>
      <w:r w:rsidRPr="006B49C7">
        <w:rPr>
          <w:rStyle w:val="Strong"/>
          <w:b w:val="0"/>
          <w:bCs w:val="0"/>
        </w:rPr>
        <w:t>F.</w:t>
      </w:r>
      <w:r w:rsidRPr="006B49C7">
        <w:rPr>
          <w:rStyle w:val="Strong"/>
          <w:b w:val="0"/>
          <w:bCs w:val="0"/>
        </w:rPr>
        <w:tab/>
      </w:r>
      <w:bookmarkStart w:id="940" w:name="SLREGq18351z9"/>
      <w:bookmarkEnd w:id="940"/>
      <w:r w:rsidRPr="006B49C7">
        <w:t xml:space="preserve">In cases where the total amount of </w:t>
      </w:r>
      <w:r w:rsidRPr="006B49C7">
        <w:rPr>
          <w:iCs/>
        </w:rPr>
        <w:t>state</w:t>
      </w:r>
      <w:r w:rsidRPr="006B49C7">
        <w:t xml:space="preserve"> or </w:t>
      </w:r>
      <w:r w:rsidRPr="006B49C7">
        <w:rPr>
          <w:iCs/>
        </w:rPr>
        <w:t>local sales or use</w:t>
      </w:r>
      <w:r w:rsidRPr="006B49C7">
        <w:t xml:space="preserve"> </w:t>
      </w:r>
      <w:r w:rsidRPr="006B49C7">
        <w:rPr>
          <w:iCs/>
        </w:rPr>
        <w:t>tax</w:t>
      </w:r>
      <w:r w:rsidRPr="006B49C7">
        <w:t xml:space="preserve"> collected for a sales tax filing period exceeds the percentage applicable to the particular type of merchandise or service, any such excess must be remitted to the appropriate </w:t>
      </w:r>
      <w:r w:rsidRPr="006B49C7">
        <w:rPr>
          <w:iCs/>
        </w:rPr>
        <w:t>collector</w:t>
      </w:r>
      <w:r w:rsidR="00F90135">
        <w:t>.</w:t>
      </w:r>
    </w:p>
    <w:p w14:paraId="061E25F8" w14:textId="77777777" w:rsidR="00590F0C" w:rsidRPr="006B49C7" w:rsidRDefault="00590F0C" w:rsidP="00590F0C">
      <w:pPr>
        <w:pStyle w:val="A"/>
      </w:pPr>
      <w:bookmarkStart w:id="941" w:name="BM61qIz4311wGy"/>
      <w:bookmarkEnd w:id="941"/>
      <w:r w:rsidRPr="006B49C7">
        <w:rPr>
          <w:rStyle w:val="Strong"/>
          <w:b w:val="0"/>
          <w:bCs w:val="0"/>
        </w:rPr>
        <w:t>G.</w:t>
      </w:r>
      <w:r w:rsidRPr="006B49C7">
        <w:rPr>
          <w:rStyle w:val="Strong"/>
          <w:b w:val="0"/>
          <w:bCs w:val="0"/>
        </w:rPr>
        <w:tab/>
      </w:r>
      <w:bookmarkStart w:id="942" w:name="SLREGq18351z10"/>
      <w:bookmarkEnd w:id="942"/>
      <w:r w:rsidRPr="006B49C7">
        <w:t xml:space="preserve">For provisions relating to the amount of </w:t>
      </w:r>
      <w:r w:rsidRPr="006B49C7">
        <w:rPr>
          <w:iCs/>
        </w:rPr>
        <w:t>state sales or use tax</w:t>
      </w:r>
      <w:r w:rsidRPr="006B49C7">
        <w:t xml:space="preserve"> collected by a dealer which may be withheld by him as compensation for collecting, accounting for, and remitting the tax to the secretary, see </w:t>
      </w:r>
      <w:bookmarkStart w:id="943" w:name="SLREGq18351z11"/>
      <w:bookmarkEnd w:id="943"/>
      <w:r w:rsidRPr="006B49C7">
        <w:t xml:space="preserve">R.S. 47:306. The amount of compensation allowed for reporting </w:t>
      </w:r>
      <w:r w:rsidRPr="006B49C7">
        <w:rPr>
          <w:iCs/>
        </w:rPr>
        <w:t>local sales or use tax</w:t>
      </w:r>
      <w:r w:rsidRPr="006B49C7">
        <w:t xml:space="preserve"> is governed by local ordinance.</w:t>
      </w:r>
    </w:p>
    <w:p w14:paraId="4DA35563" w14:textId="77777777" w:rsidR="00590F0C" w:rsidRPr="006B49C7" w:rsidRDefault="00590F0C" w:rsidP="006B49C7">
      <w:pPr>
        <w:pStyle w:val="A"/>
      </w:pPr>
      <w:bookmarkStart w:id="944" w:name="BM61qIz4311wHy"/>
      <w:bookmarkEnd w:id="944"/>
      <w:r w:rsidRPr="006B49C7">
        <w:rPr>
          <w:rStyle w:val="Strong"/>
          <w:b w:val="0"/>
          <w:bCs w:val="0"/>
        </w:rPr>
        <w:t>H.</w:t>
      </w:r>
      <w:r w:rsidRPr="006B49C7">
        <w:rPr>
          <w:rStyle w:val="Strong"/>
          <w:b w:val="0"/>
          <w:bCs w:val="0"/>
        </w:rPr>
        <w:tab/>
      </w:r>
      <w:bookmarkStart w:id="945" w:name="SLREGq18351z12"/>
      <w:bookmarkStart w:id="946" w:name="SLREGq18351z13"/>
      <w:bookmarkEnd w:id="945"/>
      <w:bookmarkEnd w:id="946"/>
      <w:r w:rsidRPr="006B49C7">
        <w:t xml:space="preserve">R.S. 47:304 and R.S. 47:337.17 prohibit the use of tokens in the operation of the sales tax law and provides that the </w:t>
      </w:r>
      <w:r w:rsidRPr="006B49C7">
        <w:rPr>
          <w:iCs/>
        </w:rPr>
        <w:t>secretary</w:t>
      </w:r>
      <w:r w:rsidRPr="006B49C7">
        <w:t xml:space="preserve"> shall prescribe schedules of the amounts to be collected from purchasers, lessees, or consumers with respect to each sale. Such schedules integrate the collection of the </w:t>
      </w:r>
      <w:r w:rsidRPr="006B49C7">
        <w:rPr>
          <w:iCs/>
        </w:rPr>
        <w:t>state</w:t>
      </w:r>
      <w:r w:rsidRPr="006B49C7">
        <w:t xml:space="preserve"> and </w:t>
      </w:r>
      <w:r w:rsidRPr="006B49C7">
        <w:rPr>
          <w:iCs/>
        </w:rPr>
        <w:t>local sales or use tax</w:t>
      </w:r>
      <w:r w:rsidRPr="006B49C7">
        <w:t xml:space="preserve">, and their use is mandatory with respect to both </w:t>
      </w:r>
      <w:r w:rsidRPr="006B49C7">
        <w:rPr>
          <w:iCs/>
        </w:rPr>
        <w:t>dealers</w:t>
      </w:r>
      <w:r w:rsidRPr="006B49C7">
        <w:t xml:space="preserve"> and </w:t>
      </w:r>
      <w:r w:rsidRPr="006B49C7">
        <w:rPr>
          <w:iCs/>
        </w:rPr>
        <w:t>political subdivisions</w:t>
      </w:r>
      <w:r w:rsidRPr="006B49C7">
        <w:t xml:space="preserve"> that impose a sales or use tax. The mandatory tables required by R.S. 47:304 and R.S 47:337.17 will be prepared by the Department of Revenue at the request of any </w:t>
      </w:r>
      <w:r w:rsidRPr="006B49C7">
        <w:rPr>
          <w:iCs/>
        </w:rPr>
        <w:t>local taxing</w:t>
      </w:r>
      <w:r w:rsidRPr="006B49C7">
        <w:t xml:space="preserve"> </w:t>
      </w:r>
      <w:r w:rsidRPr="006B49C7">
        <w:rPr>
          <w:iCs/>
        </w:rPr>
        <w:t>authority</w:t>
      </w:r>
      <w:r w:rsidRPr="006B49C7">
        <w:t xml:space="preserve">, to reflect the aggregate </w:t>
      </w:r>
      <w:r w:rsidRPr="006B49C7">
        <w:rPr>
          <w:iCs/>
        </w:rPr>
        <w:t>state</w:t>
      </w:r>
      <w:r w:rsidRPr="006B49C7">
        <w:t xml:space="preserve"> and </w:t>
      </w:r>
      <w:r w:rsidRPr="006B49C7">
        <w:rPr>
          <w:iCs/>
        </w:rPr>
        <w:t>local sales or use tax</w:t>
      </w:r>
      <w:r w:rsidRPr="006B49C7">
        <w:t xml:space="preserve"> rate. Any </w:t>
      </w:r>
      <w:r w:rsidRPr="006B49C7">
        <w:rPr>
          <w:iCs/>
        </w:rPr>
        <w:t>dealer</w:t>
      </w:r>
      <w:r w:rsidRPr="006B49C7">
        <w:t>, as well, may obtain these prepared tax rate schedules from the department.</w:t>
      </w:r>
    </w:p>
    <w:p w14:paraId="0E0F9CF2" w14:textId="77777777" w:rsidR="004A0A5B" w:rsidRPr="00336751" w:rsidRDefault="004A0A5B" w:rsidP="004A0A5B">
      <w:pPr>
        <w:pStyle w:val="AuthorityNote"/>
      </w:pPr>
      <w:r w:rsidRPr="006B49C7">
        <w:t xml:space="preserve">AUTHORITY </w:t>
      </w:r>
      <w:r>
        <w:t>NOTE:</w:t>
      </w:r>
      <w:r w:rsidRPr="00336751">
        <w:tab/>
        <w:t>Promulgated in accordance with R.S. 47:304, R.S. 47:337.2, R.S. 47:337.17, and R.S. 47:1511.</w:t>
      </w:r>
    </w:p>
    <w:p w14:paraId="0804AB90" w14:textId="77777777" w:rsidR="000A70F9" w:rsidRDefault="004A0A5B" w:rsidP="004A0A5B">
      <w:pPr>
        <w:pStyle w:val="HistoricalNote"/>
      </w:pPr>
      <w:r w:rsidRPr="00336751">
        <w:t>HISTORICAL NOTE:</w:t>
      </w:r>
      <w:r w:rsidRPr="00336751">
        <w:tab/>
        <w:t xml:space="preserve">Promulgated by the Department of Revenue and Taxation, Sales Tax Section, LR 13:107 (February 1987), </w:t>
      </w:r>
      <w:r w:rsidRPr="00336751">
        <w:rPr>
          <w:color w:val="000000"/>
          <w:szCs w:val="18"/>
        </w:rPr>
        <w:t xml:space="preserve">amended by the Department of Revenue, Policy Services Division, LR 30:2867 (December 2004), </w:t>
      </w:r>
      <w:r w:rsidRPr="00336751">
        <w:t>LR 31:1101 (May 2005).</w:t>
      </w:r>
    </w:p>
    <w:p w14:paraId="363656E8" w14:textId="77777777" w:rsidR="000A70F9" w:rsidRDefault="000A70F9">
      <w:pPr>
        <w:pStyle w:val="Section"/>
        <w:spacing w:after="80"/>
      </w:pPr>
      <w:bookmarkStart w:id="947" w:name="_Toc233690119"/>
      <w:bookmarkStart w:id="948" w:name="_Toc234030705"/>
      <w:bookmarkStart w:id="949" w:name="_Toc243721329"/>
      <w:bookmarkStart w:id="950" w:name="_Toc259619569"/>
      <w:bookmarkStart w:id="951" w:name="_Toc262718656"/>
      <w:bookmarkStart w:id="952" w:name="_Toc275165428"/>
      <w:bookmarkStart w:id="953" w:name="_Toc238197670"/>
      <w:r>
        <w:t>§4351.</w:t>
      </w:r>
      <w:r>
        <w:tab/>
        <w:t>Returns and Payment of Tax, Penalty for Absorption of</w:t>
      </w:r>
      <w:r w:rsidR="004A0A5B">
        <w:t xml:space="preserve"> Tax</w:t>
      </w:r>
      <w:bookmarkEnd w:id="947"/>
      <w:bookmarkEnd w:id="948"/>
      <w:bookmarkEnd w:id="949"/>
      <w:bookmarkEnd w:id="950"/>
      <w:bookmarkEnd w:id="951"/>
      <w:bookmarkEnd w:id="952"/>
      <w:bookmarkEnd w:id="953"/>
    </w:p>
    <w:p w14:paraId="5DB0C078" w14:textId="77777777" w:rsidR="00686ABD" w:rsidRPr="000333CE" w:rsidRDefault="00686ABD" w:rsidP="00686ABD">
      <w:pPr>
        <w:pStyle w:val="A"/>
      </w:pPr>
      <w:r w:rsidRPr="000333CE">
        <w:rPr>
          <w:szCs w:val="24"/>
        </w:rPr>
        <w:t>A.</w:t>
      </w:r>
      <w:r w:rsidRPr="000333CE">
        <w:rPr>
          <w:szCs w:val="24"/>
        </w:rPr>
        <w:tab/>
      </w:r>
      <w:r w:rsidRPr="000333CE">
        <w:t>General. All persons and dealers who are subject to state or local sales or use tax are required to file a tax return monthly, unless otherwise provided, and to remit the amount of tax due. Forms will be provided by the collector, and failure to receive a form will not relieve the dealer of the necessity to file and remit the tax due. For the purpose of collecting and remitting state and local sales or use tax, the dealer performs as the agent of the taxing authority.</w:t>
      </w:r>
    </w:p>
    <w:p w14:paraId="60D4B2A7" w14:textId="77777777" w:rsidR="00686ABD" w:rsidRPr="000333CE" w:rsidRDefault="00686ABD" w:rsidP="00686ABD">
      <w:pPr>
        <w:pStyle w:val="1"/>
      </w:pPr>
      <w:r w:rsidRPr="000333CE">
        <w:t>1.</w:t>
      </w:r>
      <w:r w:rsidRPr="000333CE">
        <w:tab/>
        <w:t xml:space="preserve">After a dealer is properly registered for sales and use tax purposes, a sales tax identification number is assigned and the dealer is required to file monthly sales tax returns. Failure to file returns timely will cause the collector to issue an estimated proposed assessment. For those months when the dealer has no taxable sales or amounts to report, a return must still be filed marked </w:t>
      </w:r>
      <w:r w:rsidR="00420421" w:rsidRPr="00420421">
        <w:t>“</w:t>
      </w:r>
      <w:r w:rsidRPr="000333CE">
        <w:t>no sales or taxable amounts</w:t>
      </w:r>
      <w:r w:rsidR="00420421" w:rsidRPr="00420421">
        <w:t>”</w:t>
      </w:r>
      <w:r w:rsidRPr="000333CE">
        <w:t xml:space="preserve"> and signed by the dealer. Monthly returns must be filed on or before the twentieth day of the month following the</w:t>
      </w:r>
      <w:r>
        <w:t xml:space="preserve"> month in which the tax is due.</w:t>
      </w:r>
    </w:p>
    <w:p w14:paraId="5AD6A28F" w14:textId="77777777" w:rsidR="00686ABD" w:rsidRPr="000333CE" w:rsidRDefault="00686ABD" w:rsidP="00686ABD">
      <w:pPr>
        <w:pStyle w:val="a0"/>
      </w:pPr>
      <w:r w:rsidRPr="000333CE">
        <w:t>a.</w:t>
      </w:r>
      <w:r w:rsidRPr="000333CE">
        <w:tab/>
        <w:t>Taxpayers may request approval to file consolidated sales tax returns to report sales made from multiple locations on one consolidated monthly return.</w:t>
      </w:r>
    </w:p>
    <w:p w14:paraId="77272562" w14:textId="77777777" w:rsidR="00686ABD" w:rsidRPr="000333CE" w:rsidRDefault="00686ABD" w:rsidP="00686ABD">
      <w:pPr>
        <w:pStyle w:val="a0"/>
      </w:pPr>
      <w:r w:rsidRPr="000333CE">
        <w:t>b.</w:t>
      </w:r>
      <w:r w:rsidRPr="000333CE">
        <w:tab/>
        <w:t>The collector may require taxpayers to file separate tax returns if the taxpayer is located within a tax increment financing zone or in any other instance when tax data is required by taxpayer location.</w:t>
      </w:r>
    </w:p>
    <w:p w14:paraId="33D20DD9" w14:textId="77777777" w:rsidR="00457B7A" w:rsidRPr="006B49C7" w:rsidRDefault="00457B7A" w:rsidP="00457B7A">
      <w:pPr>
        <w:pStyle w:val="1"/>
      </w:pPr>
      <w:r w:rsidRPr="006B49C7">
        <w:t>2.</w:t>
      </w:r>
      <w:r w:rsidRPr="006B49C7">
        <w:tab/>
        <w:t xml:space="preserve">The </w:t>
      </w:r>
      <w:r w:rsidRPr="006B49C7">
        <w:rPr>
          <w:iCs/>
        </w:rPr>
        <w:t>collector</w:t>
      </w:r>
      <w:r w:rsidRPr="006B49C7">
        <w:t xml:space="preserve">, for good cause, may extend, for a period not to exceed 30 days, the time for making any returns required under Chapter 2 of Title 47 of the Louisiana Revised Statutes of 1950, as amended, or the Uniform Local Sales Tax Code. Failure of the dealer to abide by the agreement and file returns and remittances as required will result in an immediate cancellation of the extension agreement by the </w:t>
      </w:r>
      <w:r w:rsidRPr="006B49C7">
        <w:rPr>
          <w:iCs/>
        </w:rPr>
        <w:t>collector</w:t>
      </w:r>
      <w:r w:rsidRPr="006B49C7">
        <w:t>.</w:t>
      </w:r>
    </w:p>
    <w:p w14:paraId="1C6A1161" w14:textId="77777777" w:rsidR="000A70F9" w:rsidRPr="006B49C7" w:rsidRDefault="00B40970" w:rsidP="001736EF">
      <w:pPr>
        <w:pStyle w:val="1"/>
        <w:spacing w:after="80"/>
      </w:pPr>
      <w:r w:rsidRPr="006B49C7">
        <w:t>3.</w:t>
      </w:r>
      <w:r w:rsidRPr="006B49C7">
        <w:tab/>
        <w:t>The tax computed to be due by the dealer is payable at the time the return is due, and failure to do so will cause the secretary to issue a 30-day demand assessment as provided in R.S. 47:1568(B). Failure to file the returns on or before the due date, will subject the dealer to delinquency charges, loss of vendor's compensation and other charges as provided by law. See R.S. 47:1519 for information on electronic funds transfers (EFT).</w:t>
      </w:r>
    </w:p>
    <w:p w14:paraId="2C297E05" w14:textId="77777777" w:rsidR="000A70F9" w:rsidRPr="006B49C7" w:rsidRDefault="000A70F9" w:rsidP="001736EF">
      <w:pPr>
        <w:pStyle w:val="1"/>
        <w:spacing w:after="80"/>
      </w:pPr>
      <w:r w:rsidRPr="006B49C7">
        <w:t>4.</w:t>
      </w:r>
      <w:r w:rsidRPr="006B49C7">
        <w:tab/>
        <w:t>Gross proceeds from rentals or leases shall be reported on the appropriate line of the return, and the tax shall be paid with respect thereto, unless an exemption is specifically authorized and explained on the return. Rental and lease proceeds shall be reported on the twentieth day of the month following the monthly or quarterly reporting period in which the proceeds were actually collected by the dealer, regardless of the period in which the lease or rental occurred.</w:t>
      </w:r>
    </w:p>
    <w:p w14:paraId="4ED4601B" w14:textId="77777777" w:rsidR="000A70F9" w:rsidRPr="006B49C7" w:rsidRDefault="00457B7A">
      <w:pPr>
        <w:pStyle w:val="1"/>
      </w:pPr>
      <w:r w:rsidRPr="006B49C7">
        <w:t>5.</w:t>
      </w:r>
      <w:r w:rsidRPr="006B49C7">
        <w:tab/>
        <w:t xml:space="preserve">The dealer is compensated for accounting for and remitting the </w:t>
      </w:r>
      <w:r w:rsidRPr="006B49C7">
        <w:rPr>
          <w:iCs/>
        </w:rPr>
        <w:t>state sales or use tax</w:t>
      </w:r>
      <w:r w:rsidRPr="006B49C7">
        <w:t xml:space="preserve"> at the rate established by R.S. 47:306. Local ordinances govern the rate of compensation, if any, for accounting for and remitting </w:t>
      </w:r>
      <w:r w:rsidRPr="006B49C7">
        <w:rPr>
          <w:iCs/>
        </w:rPr>
        <w:t>local sales or use tax</w:t>
      </w:r>
      <w:r w:rsidRPr="006B49C7">
        <w:t xml:space="preserve">. The amount of compensation is computed by multiplying the rate by the amount of tax due and deducting that amount from the total tax accounted for and payable to the </w:t>
      </w:r>
      <w:r w:rsidRPr="006B49C7">
        <w:rPr>
          <w:iCs/>
        </w:rPr>
        <w:t>collector</w:t>
      </w:r>
      <w:r w:rsidRPr="006B49C7">
        <w:t>, before taking credit for taxes already paid to a wholesaler.</w:t>
      </w:r>
    </w:p>
    <w:p w14:paraId="4477C0ED" w14:textId="77777777" w:rsidR="000A70F9" w:rsidRPr="006B49C7" w:rsidRDefault="004A0A5B" w:rsidP="001736EF">
      <w:pPr>
        <w:pStyle w:val="1"/>
        <w:spacing w:after="80"/>
      </w:pPr>
      <w:r w:rsidRPr="006B49C7">
        <w:rPr>
          <w:szCs w:val="24"/>
        </w:rPr>
        <w:t>6.</w:t>
      </w:r>
      <w:r w:rsidRPr="006B49C7">
        <w:rPr>
          <w:szCs w:val="24"/>
        </w:rPr>
        <w:tab/>
      </w:r>
      <w:r w:rsidRPr="006B49C7">
        <w:t>Except as provided in R.S. 47:304(F)(1), R.S. 47:337.17(F)(1), and LAC 61:I.4311.C, dealers or sellers must separately list the sales tax from the price paid by the purchaser. Otherwise, the absorption of the tax by any retailer, wholesaler, manufacturer, or other supplier shall be punished in accordance with R.S. 47:304(F)(3) and R.S. 47:337.17(F)(3).</w:t>
      </w:r>
    </w:p>
    <w:p w14:paraId="41312B20" w14:textId="77777777" w:rsidR="00686ABD" w:rsidRPr="000333CE" w:rsidRDefault="00686ABD" w:rsidP="001736EF">
      <w:pPr>
        <w:pStyle w:val="A"/>
        <w:spacing w:after="80"/>
      </w:pPr>
      <w:r w:rsidRPr="000333CE">
        <w:t>B.</w:t>
      </w:r>
      <w:r w:rsidRPr="000333CE">
        <w:tab/>
        <w:t>Exceptions. Not all dealers are required to file returns on a monthly basis.</w:t>
      </w:r>
    </w:p>
    <w:p w14:paraId="16503B1A" w14:textId="77777777" w:rsidR="00686ABD" w:rsidRPr="000333CE" w:rsidRDefault="00686ABD" w:rsidP="001736EF">
      <w:pPr>
        <w:pStyle w:val="1"/>
        <w:spacing w:after="80"/>
      </w:pPr>
      <w:r w:rsidRPr="000333CE">
        <w:t>1.</w:t>
      </w:r>
      <w:r w:rsidRPr="000333CE">
        <w:tab/>
        <w:t>After registration, all dealers will be required to file monthly tax returns.</w:t>
      </w:r>
    </w:p>
    <w:p w14:paraId="1EF80B12" w14:textId="77777777" w:rsidR="00686ABD" w:rsidRPr="000333CE" w:rsidRDefault="00686ABD" w:rsidP="001736EF">
      <w:pPr>
        <w:pStyle w:val="1"/>
        <w:spacing w:after="80"/>
      </w:pPr>
      <w:r w:rsidRPr="000333CE">
        <w:t>2.</w:t>
      </w:r>
      <w:r w:rsidRPr="000333CE">
        <w:tab/>
        <w:t xml:space="preserve">Quarterly </w:t>
      </w:r>
      <w:r>
        <w:t>F</w:t>
      </w:r>
      <w:r w:rsidRPr="000333CE">
        <w:t>iling. Solely for state sales or use tax purposes, after the dealer has filed tax returns for a few months and it is determined that their tax liability averages less than $500 per month, the dealer will be notified and required to file returns quarterly.</w:t>
      </w:r>
    </w:p>
    <w:p w14:paraId="2CCD74FA" w14:textId="77777777" w:rsidR="00686ABD" w:rsidRPr="000333CE" w:rsidRDefault="00686ABD" w:rsidP="001736EF">
      <w:pPr>
        <w:pStyle w:val="a0"/>
        <w:spacing w:after="80"/>
      </w:pPr>
      <w:r w:rsidRPr="000333CE">
        <w:lastRenderedPageBreak/>
        <w:t>a.</w:t>
      </w:r>
      <w:r w:rsidRPr="000333CE">
        <w:tab/>
        <w:t>It is not necessary to apply for quarterly filing because once a determination is made by the secretary that quarterly filing is appropriat</w:t>
      </w:r>
      <w:r>
        <w:t>e, the dealer will be notified.</w:t>
      </w:r>
    </w:p>
    <w:p w14:paraId="610D6094" w14:textId="77777777" w:rsidR="00686ABD" w:rsidRPr="000333CE" w:rsidRDefault="00686ABD" w:rsidP="001736EF">
      <w:pPr>
        <w:pStyle w:val="a0"/>
        <w:spacing w:after="80"/>
      </w:pPr>
      <w:r w:rsidRPr="000333CE">
        <w:t>b.</w:t>
      </w:r>
      <w:r w:rsidRPr="000333CE">
        <w:tab/>
        <w:t>Quarterly returns must be filed on or before the twentieth day of the first month of the next succeeding quarter.</w:t>
      </w:r>
    </w:p>
    <w:p w14:paraId="593EEBB9" w14:textId="77777777" w:rsidR="00686ABD" w:rsidRPr="000333CE" w:rsidRDefault="00686ABD" w:rsidP="001736EF">
      <w:pPr>
        <w:pStyle w:val="a0"/>
        <w:spacing w:after="80"/>
      </w:pPr>
      <w:r w:rsidRPr="000333CE">
        <w:t>c.</w:t>
      </w:r>
      <w:r w:rsidRPr="000333CE">
        <w:tab/>
      </w:r>
      <w:r w:rsidRPr="000333CE">
        <w:rPr>
          <w:szCs w:val="24"/>
        </w:rPr>
        <w:t>Any</w:t>
      </w:r>
      <w:r w:rsidRPr="000333CE">
        <w:t xml:space="preserve"> dealer required to file on a quarterly basis, may apply for approval to file and pay taxes on a monthly basis.</w:t>
      </w:r>
    </w:p>
    <w:p w14:paraId="5DE60FDE" w14:textId="77777777" w:rsidR="00686ABD" w:rsidRPr="000333CE" w:rsidRDefault="00686ABD" w:rsidP="001736EF">
      <w:pPr>
        <w:pStyle w:val="i0"/>
        <w:spacing w:after="80"/>
      </w:pPr>
      <w:r>
        <w:tab/>
        <w:t>i.</w:t>
      </w:r>
      <w:r w:rsidRPr="000333CE">
        <w:tab/>
        <w:t>Requests to file monthly must include justification for the exception.</w:t>
      </w:r>
    </w:p>
    <w:p w14:paraId="5DFB948F" w14:textId="77777777" w:rsidR="00686ABD" w:rsidRPr="000333CE" w:rsidRDefault="00686ABD" w:rsidP="001736EF">
      <w:pPr>
        <w:pStyle w:val="i0"/>
        <w:spacing w:after="80"/>
      </w:pPr>
      <w:r>
        <w:tab/>
        <w:t>ii.</w:t>
      </w:r>
      <w:r w:rsidRPr="000333CE">
        <w:tab/>
        <w:t>Monthly filing requests must be approved before the dealer may begin filing monthly.</w:t>
      </w:r>
    </w:p>
    <w:p w14:paraId="177F14C8" w14:textId="77777777" w:rsidR="00686ABD" w:rsidRPr="000333CE" w:rsidRDefault="00686ABD" w:rsidP="00686ABD">
      <w:pPr>
        <w:pStyle w:val="a0"/>
      </w:pPr>
      <w:r w:rsidRPr="000333CE">
        <w:t>d.</w:t>
      </w:r>
      <w:r w:rsidRPr="000333CE">
        <w:tab/>
        <w:t>Solely for filing local sales or use tax returns, R.S. 47:337.18(A)(1)(b)(i) requires dealers to file their tax returns quarterly if their tax due averages less than $30 per month.</w:t>
      </w:r>
    </w:p>
    <w:p w14:paraId="014D068A" w14:textId="77777777" w:rsidR="00686ABD" w:rsidRPr="000333CE" w:rsidRDefault="00686ABD" w:rsidP="001736EF">
      <w:pPr>
        <w:pStyle w:val="1"/>
        <w:spacing w:after="60"/>
      </w:pPr>
      <w:r w:rsidRPr="000333CE">
        <w:t>3.</w:t>
      </w:r>
      <w:r w:rsidRPr="000333CE">
        <w:tab/>
        <w:t xml:space="preserve">Irregular </w:t>
      </w:r>
      <w:r>
        <w:t>F</w:t>
      </w:r>
      <w:r w:rsidRPr="000333CE">
        <w:t>iling. Dealers with occasional sales or use tax purchases may apply for approval to file and pay taxes on an irregular filing basis.</w:t>
      </w:r>
    </w:p>
    <w:p w14:paraId="0300935C" w14:textId="77777777" w:rsidR="00686ABD" w:rsidRPr="000333CE" w:rsidRDefault="00686ABD" w:rsidP="001736EF">
      <w:pPr>
        <w:pStyle w:val="a0"/>
        <w:spacing w:after="60"/>
      </w:pPr>
      <w:r w:rsidRPr="000333CE">
        <w:t>a.</w:t>
      </w:r>
      <w:r w:rsidRPr="000333CE">
        <w:tab/>
        <w:t>Sales and use tax returns must be filed on or before the twentieth day of the month following the month in which th</w:t>
      </w:r>
      <w:r>
        <w:t>e taxable transaction occurred.</w:t>
      </w:r>
    </w:p>
    <w:p w14:paraId="4821DEE1" w14:textId="77777777" w:rsidR="00686ABD" w:rsidRPr="000333CE" w:rsidRDefault="00686ABD" w:rsidP="001736EF">
      <w:pPr>
        <w:pStyle w:val="a0"/>
        <w:numPr>
          <w:ins w:id="954" w:author="Nancy Beverly" w:date="2006-09-29T11:25:00Z"/>
        </w:numPr>
        <w:spacing w:after="60"/>
      </w:pPr>
      <w:r w:rsidRPr="000333CE">
        <w:t>b.</w:t>
      </w:r>
      <w:r w:rsidRPr="000333CE">
        <w:tab/>
        <w:t>Each line of the tax return must be completed and all nontaxable amounts should be identified.</w:t>
      </w:r>
    </w:p>
    <w:p w14:paraId="56703464" w14:textId="77777777" w:rsidR="00686ABD" w:rsidRPr="000333CE" w:rsidRDefault="00686ABD" w:rsidP="001736EF">
      <w:pPr>
        <w:pStyle w:val="1"/>
        <w:spacing w:after="60"/>
      </w:pPr>
      <w:r>
        <w:t>4.</w:t>
      </w:r>
      <w:r>
        <w:tab/>
        <w:t>Alternate Filing Periods</w:t>
      </w:r>
    </w:p>
    <w:p w14:paraId="2996B8F8" w14:textId="77777777" w:rsidR="00686ABD" w:rsidRPr="000333CE" w:rsidRDefault="00686ABD" w:rsidP="001736EF">
      <w:pPr>
        <w:pStyle w:val="a0"/>
        <w:spacing w:after="60"/>
      </w:pPr>
      <w:r w:rsidRPr="000333CE">
        <w:t>a.</w:t>
      </w:r>
      <w:r w:rsidRPr="000333CE">
        <w:tab/>
        <w:t>Dealers must apply for approval to file sales tax returns using an alternate method.</w:t>
      </w:r>
    </w:p>
    <w:p w14:paraId="1642D75D" w14:textId="77777777" w:rsidR="00686ABD" w:rsidRPr="000333CE" w:rsidRDefault="00686ABD" w:rsidP="001736EF">
      <w:pPr>
        <w:pStyle w:val="a0"/>
        <w:spacing w:after="60"/>
      </w:pPr>
      <w:r w:rsidRPr="000333CE">
        <w:t>b.</w:t>
      </w:r>
      <w:r w:rsidRPr="000333CE">
        <w:tab/>
        <w:t>Approval will only be granted if the total filings do not exceed 1</w:t>
      </w:r>
      <w:r>
        <w:t>2 filings in a 12-month period.</w:t>
      </w:r>
    </w:p>
    <w:p w14:paraId="1D4CD963" w14:textId="77777777" w:rsidR="00686ABD" w:rsidRPr="000333CE" w:rsidRDefault="00686ABD" w:rsidP="001736EF">
      <w:pPr>
        <w:pStyle w:val="a0"/>
        <w:spacing w:after="60"/>
      </w:pPr>
      <w:r w:rsidRPr="000333CE">
        <w:t>c.</w:t>
      </w:r>
      <w:r w:rsidRPr="000333CE">
        <w:tab/>
        <w:t>The number of short periods during a year must be greater than or equal to the number of long periods during that same year.</w:t>
      </w:r>
    </w:p>
    <w:p w14:paraId="283C7333" w14:textId="77777777" w:rsidR="00686ABD" w:rsidRPr="000333CE" w:rsidRDefault="00686ABD" w:rsidP="001736EF">
      <w:pPr>
        <w:pStyle w:val="a0"/>
        <w:numPr>
          <w:ins w:id="955" w:author="Nancy Beverly" w:date="2006-10-03T12:08:00Z"/>
        </w:numPr>
        <w:spacing w:after="80"/>
      </w:pPr>
      <w:r w:rsidRPr="000333CE">
        <w:t>d.</w:t>
      </w:r>
      <w:r w:rsidRPr="000333CE">
        <w:tab/>
        <w:t>At the beginning of each year the dealer must, after obtaining approval for the alternate period filing method, file with the collector a calendar for the year showing the alternative filing periods for that year. Amendments to approved calendars must be submitted for approval prior to the affected periods. The taxpayer</w:t>
      </w:r>
      <w:r>
        <w:t>'</w:t>
      </w:r>
      <w:r w:rsidRPr="000333CE">
        <w:t>s account will be reviewed to determine if the taxpayer has correctly filed returns, according to the calendar submitted at the beginning of the year. If the taxpayer does not follow the approved alternate filing method, the returns for the year under review will be converted to a calendar month basis and the taxpayer</w:t>
      </w:r>
      <w:r>
        <w:t>'</w:t>
      </w:r>
      <w:r w:rsidRPr="000333CE">
        <w:t>s request to use an alternate period filing method for the subsequent year will be denied. Alternate period returns must be filed on or before the twentieth day following the close of the alternate filing period. Failure to file on or before this date will subject the dealer to delinquency charges, loss of vendor</w:t>
      </w:r>
      <w:r>
        <w:t>'</w:t>
      </w:r>
      <w:r w:rsidRPr="000333CE">
        <w:t>s compensation, and other charges as prescribed by law.</w:t>
      </w:r>
    </w:p>
    <w:p w14:paraId="321C22E7" w14:textId="77777777" w:rsidR="000A70F9" w:rsidRPr="006B49C7" w:rsidRDefault="00457B7A" w:rsidP="00457B7A">
      <w:pPr>
        <w:pStyle w:val="A"/>
        <w:spacing w:after="80"/>
      </w:pPr>
      <w:r w:rsidRPr="006B49C7">
        <w:t>C.</w:t>
      </w:r>
      <w:r w:rsidRPr="006B49C7">
        <w:tab/>
        <w:t xml:space="preserve">Advance Sales Tax. R.S. 47:306(B) was amended in 1965, to require all manufacturers, wholesalers, jobbers, suppliers, and brokers of tangible personal property to collect an advance payment of </w:t>
      </w:r>
      <w:r w:rsidRPr="006B49C7">
        <w:rPr>
          <w:iCs/>
        </w:rPr>
        <w:t>state sales or use</w:t>
      </w:r>
      <w:r w:rsidRPr="006B49C7">
        <w:t xml:space="preserve"> </w:t>
      </w:r>
      <w:r w:rsidRPr="006B49C7">
        <w:rPr>
          <w:iCs/>
        </w:rPr>
        <w:t>tax</w:t>
      </w:r>
      <w:r w:rsidRPr="006B49C7">
        <w:t xml:space="preserve"> on sales of all tangible personal property, and such payment is required only as a means of facilitating collection of the sales tax. Previous </w:t>
      </w:r>
      <w:r w:rsidRPr="006B49C7">
        <w:t xml:space="preserve">to this amendment, such sales of tangible personal property were considered exempt for taxation since under the statute, wholesale sales were not taxable. Accordingly, these new dealers were required to register with the </w:t>
      </w:r>
      <w:r w:rsidRPr="006B49C7">
        <w:rPr>
          <w:iCs/>
        </w:rPr>
        <w:t>secretary</w:t>
      </w:r>
      <w:r w:rsidRPr="006B49C7">
        <w:t xml:space="preserve"> in order to collect and remit advance </w:t>
      </w:r>
      <w:r w:rsidRPr="006B49C7">
        <w:rPr>
          <w:iCs/>
        </w:rPr>
        <w:t>state sales or use tax</w:t>
      </w:r>
      <w:r w:rsidRPr="006B49C7">
        <w:t xml:space="preserve"> from the sale of all tangible personal property made to retail dealers who resell the property to final users and consumers. The advance payment of the </w:t>
      </w:r>
      <w:r w:rsidRPr="006B49C7">
        <w:rPr>
          <w:iCs/>
        </w:rPr>
        <w:t>state sales or use tax</w:t>
      </w:r>
      <w:r w:rsidRPr="006B49C7">
        <w:t xml:space="preserve"> is required upon all sales of tangible personal property to other dealers unless, specifically exempted by statute, or Form LGST</w:t>
      </w:r>
      <w:r w:rsidRPr="006B49C7">
        <w:noBreakHyphen/>
        <w:t>9 is obtained and kept on file by the dealer making the sale. Exemption certificate LGST</w:t>
      </w:r>
      <w:r w:rsidRPr="006B49C7">
        <w:noBreakHyphen/>
        <w:t xml:space="preserve">9 will only be recognized if the dealer making the purchase of tangible personal property states that the purchases are for resale or further processing by wholesale dealers and manufacturers. Those businesses purchasing property for resale that qualify as </w:t>
      </w:r>
      <w:r w:rsidR="00420421" w:rsidRPr="00420421">
        <w:t>“</w:t>
      </w:r>
      <w:r w:rsidRPr="006B49C7">
        <w:t>wholesale dealers</w:t>
      </w:r>
      <w:r w:rsidR="00420421" w:rsidRPr="00420421">
        <w:t>”</w:t>
      </w:r>
      <w:r w:rsidRPr="006B49C7">
        <w:t xml:space="preserve"> can be exempted from the payment of the advance </w:t>
      </w:r>
      <w:r w:rsidRPr="006B49C7">
        <w:rPr>
          <w:iCs/>
        </w:rPr>
        <w:t>state sales or use tax</w:t>
      </w:r>
      <w:r w:rsidRPr="006B49C7">
        <w:t>.</w:t>
      </w:r>
    </w:p>
    <w:p w14:paraId="7C73B44F" w14:textId="77777777" w:rsidR="000A70F9" w:rsidRPr="006B49C7" w:rsidRDefault="000A70F9">
      <w:pPr>
        <w:pStyle w:val="1"/>
        <w:spacing w:after="80"/>
      </w:pPr>
      <w:r w:rsidRPr="006B49C7">
        <w:t>1.</w:t>
      </w:r>
      <w:r w:rsidRPr="006B49C7">
        <w:tab/>
        <w:t xml:space="preserve">A Wholesale Dealer is defined as one where </w:t>
      </w:r>
      <w:r w:rsidR="007243E4">
        <w:br/>
      </w:r>
      <w:r w:rsidRPr="006B49C7">
        <w:t xml:space="preserve">50 percent or more of his sales do not constitute retail sales as defined in the sales tax law. Sales made in interstate commerce (sales where property is delivered by the seller outside the state) do not constitute retail sales. R.S. 47:306 also provides exemptions for dealers in motor vehicles subject to license and title; lumber dealers; farm implement dealers; and mobile, motorized, self-propelled, earth moving and construction equipment dealers. Sales made to industrial users and/or to contractors are also added towards the </w:t>
      </w:r>
      <w:r w:rsidR="007243E4">
        <w:br/>
      </w:r>
      <w:r w:rsidRPr="006B49C7">
        <w:t>50 percent criteria for qualification as a wholesale dealer.</w:t>
      </w:r>
    </w:p>
    <w:p w14:paraId="7DD923F8" w14:textId="77777777" w:rsidR="000A70F9" w:rsidRPr="006B49C7" w:rsidRDefault="000A70F9">
      <w:pPr>
        <w:pStyle w:val="1"/>
        <w:spacing w:after="80"/>
      </w:pPr>
      <w:r w:rsidRPr="006B49C7">
        <w:t>2.</w:t>
      </w:r>
      <w:r w:rsidRPr="006B49C7">
        <w:tab/>
        <w:t>Manufacturers, wholesalers, jobbers, suppliers, and brokers of tangible personal property are required under this Section to report all sales made within the period of a calendar month or approved alternative filing period, and to remit the advance retail dealers' sales tax on their returns filed with the department. The department is not concerned with credit terms extended by manufacturers, wholesalers, jobbers, suppliers and brokers to their customers. The question of when the wholesaler should collect the advance sales tax is dependent upon the policy of the seller.</w:t>
      </w:r>
    </w:p>
    <w:p w14:paraId="0E45E93E" w14:textId="77777777" w:rsidR="000A70F9" w:rsidRPr="006B49C7" w:rsidRDefault="000A70F9">
      <w:pPr>
        <w:pStyle w:val="1"/>
      </w:pPr>
      <w:r w:rsidRPr="006B49C7">
        <w:t>3.</w:t>
      </w:r>
      <w:r w:rsidRPr="006B49C7">
        <w:tab/>
        <w:t>All dealers who have paid advance sales tax to a manufacturer, wholesaler, jobber, or supplier shall deduct from the total tax collected by them upon the retail sale of the commodity, the amount of advance sales tax paid, provided tax paid invoices evidencing the payments are retained by the dealer claiming the refund or credit. If the advance tax so paid during any reporting period amounts to more than the tax collected by him for that period, the excess so paid shall be reported on the return as a credit. Each such credit return shall be accounted for independently by the Department of Revenue and Taxation, and a refund shall be issued to the dealer for each such credit return. In no case may the credit be applied against the taxes due for any other period, unless the credit is applied under the direction of the secretary.</w:t>
      </w:r>
    </w:p>
    <w:p w14:paraId="2B11A4A6" w14:textId="77777777" w:rsidR="000A70F9" w:rsidRPr="006B49C7" w:rsidRDefault="000A70F9">
      <w:pPr>
        <w:pStyle w:val="1"/>
      </w:pPr>
      <w:r w:rsidRPr="006B49C7">
        <w:t>4.</w:t>
      </w:r>
      <w:r w:rsidRPr="006B49C7">
        <w:tab/>
        <w:t xml:space="preserve">Manufacturers, wholesalers, jobbers, and suppliers collecting advance sales taxes are entitled to vendor's compensation at the rate established by R.S. 47:306. The amount of compensation is computed as a percentage of the </w:t>
      </w:r>
      <w:r w:rsidRPr="006B49C7">
        <w:lastRenderedPageBreak/>
        <w:t>taxes so collected and remitted to the secretary, provided the return and payment are timely filed.</w:t>
      </w:r>
    </w:p>
    <w:p w14:paraId="5EE645D3" w14:textId="77777777" w:rsidR="000A70F9" w:rsidRPr="006B49C7" w:rsidRDefault="000A70F9">
      <w:pPr>
        <w:pStyle w:val="1"/>
      </w:pPr>
      <w:r w:rsidRPr="006B49C7">
        <w:t>5.</w:t>
      </w:r>
      <w:r w:rsidRPr="006B49C7">
        <w:tab/>
        <w:t>Parishes, municipalities, school boards, and other local governing bodies, except hereinafter set forth, which levy a sales tax are hereby prohibited from requiring manufacturers, wholesalers, jobbers, or suppliers to collect such taxes in advance from dealers to whom they sell.</w:t>
      </w:r>
    </w:p>
    <w:p w14:paraId="4311A178" w14:textId="77777777" w:rsidR="000A70F9" w:rsidRPr="006B49C7" w:rsidRDefault="000A70F9">
      <w:pPr>
        <w:pStyle w:val="1"/>
      </w:pPr>
      <w:r w:rsidRPr="006B49C7">
        <w:t>6.</w:t>
      </w:r>
      <w:r w:rsidRPr="006B49C7">
        <w:tab/>
        <w:t>The parish, municipal, school board or other local governing bodies of the parish in which the state capitol is located, Caddo Parish or any other parish having a population in excess of 200,000 are authorized to require manufacturers, wholesalers, jobbers, and suppliers to collect the taxes levied by them in advance from dealers to whom they sell provided the dealers and wholesalers, manufacturers, jobbers, and suppliers are domiciled in said parish. Such advance collections shall be subject to the same laws, rules, and regulations as are applicable to advance collections of state sales taxes; provided, however, that the taxes so collected shall be remitted to the parish, municipal, school board, or other local governing authority imposing the tax.</w:t>
      </w:r>
    </w:p>
    <w:p w14:paraId="166C4F10" w14:textId="77777777" w:rsidR="00686ABD" w:rsidRPr="000333CE" w:rsidRDefault="00686ABD" w:rsidP="00686ABD">
      <w:pPr>
        <w:pStyle w:val="AuthorityNote"/>
      </w:pPr>
      <w:r w:rsidRPr="000333CE">
        <w:t>AUTHORITY NOTE:</w:t>
      </w:r>
      <w:r>
        <w:tab/>
      </w:r>
      <w:r w:rsidRPr="000333CE">
        <w:t>Promulgated in accordance with R.S. 47:306, R.S. 47:337.2, R.S. 47:337.18, and R.S. 47:1511.</w:t>
      </w:r>
    </w:p>
    <w:p w14:paraId="5421E3D1" w14:textId="77777777" w:rsidR="00686ABD" w:rsidRPr="000333CE" w:rsidRDefault="00686ABD" w:rsidP="00686ABD">
      <w:pPr>
        <w:pStyle w:val="HistoricalNote"/>
      </w:pPr>
      <w:r w:rsidRPr="000333CE">
        <w:t>HISTORICAL NOTE:</w:t>
      </w:r>
      <w:r>
        <w:tab/>
      </w:r>
      <w:r w:rsidRPr="000333CE">
        <w:t xml:space="preserve">Promulgated by the Department of Revenue and Taxation, Sales Tax Section, LR 13:107 (February 1987), amended by the Department of Revenue and Taxation, Sales Tax Division, LR 22:852 (September 1996), amended by the Department of Revenue, Sales Tax Division, LR 23:1530 (November 1997), amended by the Department of Revenue, Policy Services Division, LR 30:2868 (December 2004), </w:t>
      </w:r>
      <w:r>
        <w:t xml:space="preserve">LR 31:1101 (My 2005), </w:t>
      </w:r>
      <w:r w:rsidRPr="000333CE">
        <w:t>LR 32:111 (January 2006), LR 33:</w:t>
      </w:r>
      <w:r>
        <w:t>1877 (September 2007).</w:t>
      </w:r>
    </w:p>
    <w:p w14:paraId="332D9BF3" w14:textId="77777777" w:rsidR="000A70F9" w:rsidRPr="006B49C7" w:rsidRDefault="000A70F9">
      <w:pPr>
        <w:pStyle w:val="Section"/>
      </w:pPr>
      <w:bookmarkStart w:id="956" w:name="_Toc233690120"/>
      <w:bookmarkStart w:id="957" w:name="_Toc234030706"/>
      <w:bookmarkStart w:id="958" w:name="_Toc243721330"/>
      <w:bookmarkStart w:id="959" w:name="_Toc259619570"/>
      <w:bookmarkStart w:id="960" w:name="_Toc262718657"/>
      <w:bookmarkStart w:id="961" w:name="_Toc275165429"/>
      <w:bookmarkStart w:id="962" w:name="_Toc238197671"/>
      <w:r w:rsidRPr="006B49C7">
        <w:t>§4353.</w:t>
      </w:r>
      <w:r w:rsidRPr="006B49C7">
        <w:tab/>
        <w:t>Collection from Interstate and Foreign Transportation Dealers</w:t>
      </w:r>
      <w:bookmarkEnd w:id="956"/>
      <w:bookmarkEnd w:id="957"/>
      <w:bookmarkEnd w:id="958"/>
      <w:bookmarkEnd w:id="959"/>
      <w:bookmarkEnd w:id="960"/>
      <w:bookmarkEnd w:id="961"/>
      <w:bookmarkEnd w:id="962"/>
    </w:p>
    <w:p w14:paraId="77C476A4" w14:textId="77777777" w:rsidR="000A70F9" w:rsidRPr="006B49C7" w:rsidRDefault="000A70F9">
      <w:pPr>
        <w:pStyle w:val="A"/>
      </w:pPr>
      <w:r w:rsidRPr="006B49C7">
        <w:t>A.</w:t>
      </w:r>
      <w:r w:rsidRPr="006B49C7">
        <w:tab/>
        <w:t>R.S. 47:306.1 specifically provides for an option by persons engaged in interstate or foreign commerce transporting passengers or property for hire to register as dealers and pay the taxes imposed by R. S. 47:302(A) on the basis of the formula hereinafter provided; however, since the intent is apparent, the option equally applies to the tax imposed by R.S. 47:321(A) and R.S. 47:331(A). All persons engaged in the business of transporting passengers or property for hire in interstate or foreign commerce can avail themselves of this option; however, only such purchases and importations, as hereinafter defined, used in the furtherance of the interstate or foreign commerce activity will come under this option. Specifically, a person engaged in activities and operations of another nature cannot apply the option to such purchases and importations, as hereinafter defined, and must pay the tax in the manner prescribed in R.S. 47:302(A), R.S. 47:321(A), and R.S. 47:331(A).</w:t>
      </w:r>
    </w:p>
    <w:p w14:paraId="470868B7" w14:textId="77777777" w:rsidR="000A70F9" w:rsidRPr="006B49C7" w:rsidRDefault="000A70F9">
      <w:pPr>
        <w:pStyle w:val="A"/>
      </w:pPr>
      <w:r w:rsidRPr="006B49C7">
        <w:t>B.</w:t>
      </w:r>
      <w:r w:rsidRPr="006B49C7">
        <w:tab/>
        <w:t>Carriers which do not elect to report and pay Louisiana sales and use taxes under the optional formula provided by R.S. 47:306.1 shall report and pay the Louisiana sales tax on all purchases made within the state of Louisiana, and shall report and pay the use tax on all tangible personal property imported into the state of Louisiana and becoming a part of the mass of the taxpayer's property located within the state.</w:t>
      </w:r>
    </w:p>
    <w:p w14:paraId="28A60721" w14:textId="77777777" w:rsidR="000A70F9" w:rsidRPr="006B49C7" w:rsidRDefault="000A70F9">
      <w:pPr>
        <w:pStyle w:val="A"/>
      </w:pPr>
      <w:r w:rsidRPr="006B49C7">
        <w:t>C.</w:t>
      </w:r>
      <w:r w:rsidRPr="006B49C7">
        <w:tab/>
        <w:t>Carriers which elect to report and pay Louisiana sales and use taxes under the optional formula provided by R.S. 47:306.1 shall be governed by the provisions set forth below.</w:t>
      </w:r>
    </w:p>
    <w:p w14:paraId="046C3DE1" w14:textId="77777777" w:rsidR="000A70F9" w:rsidRPr="006B49C7" w:rsidRDefault="000A70F9">
      <w:pPr>
        <w:pStyle w:val="A"/>
      </w:pPr>
      <w:r w:rsidRPr="006B49C7">
        <w:t>D.</w:t>
      </w:r>
      <w:r w:rsidRPr="006B49C7">
        <w:tab/>
        <w:t>For purposes of this regulation, gross purchases and importations means all tangible personal property purchased by the taxpayer, within or without the state of Louisiana, and all property imported into Louisiana subsequent to the effective date of this regulation, on which no Louisiana sales or use tax has been paid.</w:t>
      </w:r>
    </w:p>
    <w:p w14:paraId="478E9FC1" w14:textId="77777777" w:rsidR="000A70F9" w:rsidRPr="006B49C7" w:rsidRDefault="000A70F9">
      <w:pPr>
        <w:pStyle w:val="A"/>
      </w:pPr>
      <w:r w:rsidRPr="006B49C7">
        <w:t>E.</w:t>
      </w:r>
      <w:r w:rsidRPr="006B49C7">
        <w:tab/>
        <w:t>Carriers desiring to avail themselves of the provisions of this optional formula, which have not previously registered with the secretary for such purposes, shall apply to the secretary for an interstate or foreign carrier dealer's number, and submit satisfactory proof to the secretary that they are engaged in the transporting of passengers or property for hire in interstate or foreign commerce. Proof that they are subject to appropriate federal regulatory agencies, such as the ICC, CAA, etc., shall normally be sufficient. The secretary shall then issue a registration number which may be used for the purpose of making purchases or importations into this state without payment of sales or use taxes at the time of purchase or importation.</w:t>
      </w:r>
    </w:p>
    <w:p w14:paraId="45937FBC" w14:textId="77777777" w:rsidR="000A70F9" w:rsidRPr="006B49C7" w:rsidRDefault="000A70F9">
      <w:pPr>
        <w:pStyle w:val="A"/>
      </w:pPr>
      <w:r w:rsidRPr="006B49C7">
        <w:t>F.</w:t>
      </w:r>
      <w:r w:rsidRPr="006B49C7">
        <w:tab/>
        <w:t>Carriers currently registered with the secretary as an interstate or foreign carrier may continue to operate under the interstate or foreign carrier dealer's number which has been issued to them; however, carriers electing to report under this optional formula must expressly signify their election, in writing, at the time of filing their first sales tax return following the effective date of this regulation. All carriers who do not expressly so elect to report under the optional formula shall be presumed conclusively to have elected not to report under the formula.</w:t>
      </w:r>
    </w:p>
    <w:p w14:paraId="46983A38" w14:textId="77777777" w:rsidR="000A70F9" w:rsidRPr="006B49C7" w:rsidRDefault="000A70F9">
      <w:pPr>
        <w:pStyle w:val="A"/>
      </w:pPr>
      <w:r w:rsidRPr="006B49C7">
        <w:t>G.</w:t>
      </w:r>
      <w:r w:rsidRPr="006B49C7">
        <w:tab/>
        <w:t>An election either to report under the optional formula or not to report under the optional formula may not be withdrawn without written consent of the secretary for good cause shown.</w:t>
      </w:r>
    </w:p>
    <w:p w14:paraId="58FE57E6" w14:textId="77777777" w:rsidR="000A70F9" w:rsidRPr="006B49C7" w:rsidRDefault="000A70F9" w:rsidP="0024380C">
      <w:pPr>
        <w:pStyle w:val="A"/>
        <w:spacing w:after="80"/>
      </w:pPr>
      <w:r w:rsidRPr="006B49C7">
        <w:t>H.</w:t>
      </w:r>
      <w:r w:rsidRPr="006B49C7">
        <w:tab/>
        <w:t>Sellers of tangible personal property may recognize the claim of a buyer that the property concerned is to be used in the transporting of passengers or property for hire in interstate or foreign commerce only if the buyer is properly registered hereunder, and only if the buyer submits a blanket certificate, Form LGST 12, signed by and bearing the name, address and registration number of the buyer, to the effect that he is using the property purchased in the business of transporting persons or property or services purchased in the business of transporting persons or property for hire in foreign or interstate commerce and that he will pay the taxes owed directly to the secretary under the provisions of R.S. 47:306.1. Blank certificates may be obtained from the secretary. Sellers will be responsible for the collection of tax on all sales made to persons who have not secured the proper registration number. A dealer who fails to secure or keep for the secretary examination certificates signed by the buyer will be liable for and must pay the tax himself.</w:t>
      </w:r>
    </w:p>
    <w:p w14:paraId="307EFF6D" w14:textId="77777777" w:rsidR="000A70F9" w:rsidRPr="006B49C7" w:rsidRDefault="000A70F9" w:rsidP="0024380C">
      <w:pPr>
        <w:pStyle w:val="A"/>
        <w:spacing w:after="80"/>
      </w:pPr>
      <w:r w:rsidRPr="006B49C7">
        <w:t>I.</w:t>
      </w:r>
      <w:r w:rsidRPr="006B49C7">
        <w:tab/>
        <w:t xml:space="preserve">On or before the twentieth day of each month, the carrier shall transmit to the secretary on forms furnished by the secretary, returns showing the gross purchases and </w:t>
      </w:r>
      <w:r w:rsidRPr="006B49C7">
        <w:lastRenderedPageBreak/>
        <w:t>importations. The taxable base shall be determined by applying the mileage ratio (miles traveled in Louisiana divided by total miles traveled) to the gross amount referred to above. The prevailing tax rate shall be applied to the taxable base to determine the amount of tax due.</w:t>
      </w:r>
    </w:p>
    <w:p w14:paraId="1319CF84" w14:textId="77777777" w:rsidR="000A70F9" w:rsidRPr="006B49C7" w:rsidRDefault="000A70F9" w:rsidP="0024380C">
      <w:pPr>
        <w:pStyle w:val="A"/>
        <w:spacing w:after="80"/>
      </w:pPr>
      <w:r w:rsidRPr="006B49C7">
        <w:t>J.</w:t>
      </w:r>
      <w:r w:rsidRPr="006B49C7">
        <w:tab/>
        <w:t>R.S. 47:306.1 applies only to the tax imposed on sales and use of tangible personal property, as set forth in R.S. 47:302(A), R.S. 47:321(A), and R.S. 47:331(A). The tax imposed on the lease or rental of tangible personal property [R.S. 47:302(B), R.S. 47:321(B), and R.S. 47:331(B)] and the tax on sales of services [R.S. 47:302(C), R.S. 47:321(C), and R.S. 47:331(C)] may not be paid and reported under the optional method provided by R. S. 47:306.1.</w:t>
      </w:r>
    </w:p>
    <w:p w14:paraId="603AC967" w14:textId="77777777" w:rsidR="000A70F9" w:rsidRPr="006B49C7" w:rsidRDefault="000A70F9">
      <w:pPr>
        <w:pStyle w:val="AuthorityNote"/>
      </w:pPr>
      <w:r w:rsidRPr="006B49C7">
        <w:t>AUTHORITY NOTE:</w:t>
      </w:r>
      <w:r w:rsidRPr="006B49C7">
        <w:tab/>
        <w:t>Promulgated in accordance with R.S. 47:306.1.</w:t>
      </w:r>
    </w:p>
    <w:p w14:paraId="4A4D5513" w14:textId="77777777" w:rsidR="000A70F9" w:rsidRPr="006B49C7" w:rsidRDefault="000A70F9">
      <w:pPr>
        <w:pStyle w:val="HistoricalNote"/>
      </w:pPr>
      <w:r w:rsidRPr="006B49C7">
        <w:t>HISTORICAL NOTE:</w:t>
      </w:r>
      <w:r w:rsidRPr="006B49C7">
        <w:tab/>
        <w:t>Promulgated by the Department of Revenue and Taxation, Sales Tax Section, LR 13:107 (February 1987).</w:t>
      </w:r>
    </w:p>
    <w:p w14:paraId="13C59FE2" w14:textId="77777777" w:rsidR="000A70F9" w:rsidRPr="006B49C7" w:rsidRDefault="000A70F9">
      <w:pPr>
        <w:pStyle w:val="Section"/>
      </w:pPr>
      <w:bookmarkStart w:id="963" w:name="_Toc233690121"/>
      <w:bookmarkStart w:id="964" w:name="_Toc234030707"/>
      <w:bookmarkStart w:id="965" w:name="_Toc243721331"/>
      <w:bookmarkStart w:id="966" w:name="_Toc259619571"/>
      <w:bookmarkStart w:id="967" w:name="_Toc262718658"/>
      <w:bookmarkStart w:id="968" w:name="_Toc275165430"/>
      <w:bookmarkStart w:id="969" w:name="_Toc238197672"/>
      <w:r w:rsidRPr="006B49C7">
        <w:t>§4355.</w:t>
      </w:r>
      <w:r w:rsidRPr="006B49C7">
        <w:tab/>
      </w:r>
      <w:r w:rsidR="00E94452" w:rsidRPr="006B49C7">
        <w:t>Collector's</w:t>
      </w:r>
      <w:r w:rsidRPr="006B49C7">
        <w:t xml:space="preserve"> Authority to Determine the Tax in Certain Cases</w:t>
      </w:r>
      <w:bookmarkEnd w:id="963"/>
      <w:bookmarkEnd w:id="964"/>
      <w:bookmarkEnd w:id="965"/>
      <w:bookmarkEnd w:id="966"/>
      <w:bookmarkEnd w:id="967"/>
      <w:bookmarkEnd w:id="968"/>
      <w:bookmarkEnd w:id="969"/>
    </w:p>
    <w:p w14:paraId="1F935CBF" w14:textId="77777777" w:rsidR="00E94452" w:rsidRPr="006B49C7" w:rsidRDefault="00E94452" w:rsidP="00E94452">
      <w:pPr>
        <w:pStyle w:val="A"/>
      </w:pPr>
      <w:r w:rsidRPr="006B49C7">
        <w:rPr>
          <w:bCs/>
        </w:rPr>
        <w:t>A.</w:t>
      </w:r>
      <w:r w:rsidRPr="006B49C7">
        <w:rPr>
          <w:bCs/>
        </w:rPr>
        <w:tab/>
      </w:r>
      <w:r w:rsidRPr="006B49C7">
        <w:t>R.S. 47:307 and 47:337.28 impose a direct burden and responsibility upon the collector to determine that the taxable amount reported by any taxpayer is correct and further empowers the collector to assess and collect any tax, penalties or interest which might be due based on correct figures. In the case of a dealer who makes a report that is grossly incorrect, false or fraudulent, the collector is directed by the statute to make an estimate of the retail sales of the dealer, his gross proceeds from rentals or leases of tangible personal property, the cost of any articles of tangible personal property imported by the dealer for use or consumption or distribution or storage to be used or consumed in the taxing jurisdiction, and the gross amount paid for taxable services. Upon having made the estimate, the collector is further directed to assess all taxes, penalties and interest and the amount assessed is considered to be prima facie correct with the burden on the dealer to prove to the contrary.</w:t>
      </w:r>
    </w:p>
    <w:p w14:paraId="7359D557" w14:textId="77777777" w:rsidR="00E94452" w:rsidRPr="006B49C7" w:rsidRDefault="00E94452" w:rsidP="00E94452">
      <w:pPr>
        <w:pStyle w:val="A"/>
        <w:tabs>
          <w:tab w:val="clear" w:pos="540"/>
          <w:tab w:val="left" w:pos="720"/>
        </w:tabs>
      </w:pPr>
      <w:r w:rsidRPr="006B49C7">
        <w:t>B.1.</w:t>
      </w:r>
      <w:r w:rsidRPr="006B49C7">
        <w:tab/>
        <w:t>Solely for state sales or use tax purposes, whenever the secretary has determined that the amount reported by a dealer is incorrect and is required to make an estimate or an assessment in accordance with the provisions of R.S. 47:307, if an examination of any books, records, or documents or an audit thereof is necessary in order to make such assessment, then the secretary shall add to the assessment of the tax, the cost of the examination together with penalties accruing on the cost. The cost and penalties assessed will be collected in the same manner in which the tax is collected.</w:t>
      </w:r>
    </w:p>
    <w:p w14:paraId="585A4F28" w14:textId="77777777" w:rsidR="00E94452" w:rsidRPr="00336751" w:rsidRDefault="00E94452" w:rsidP="00E94452">
      <w:pPr>
        <w:pStyle w:val="1"/>
      </w:pPr>
      <w:r w:rsidRPr="006B49C7">
        <w:t>2.</w:t>
      </w:r>
      <w:r w:rsidRPr="006B49C7">
        <w:tab/>
        <w:t xml:space="preserve">Solely for local sales or use tax purposes, whenever the </w:t>
      </w:r>
      <w:r w:rsidRPr="006B49C7">
        <w:rPr>
          <w:iCs/>
        </w:rPr>
        <w:t>collector</w:t>
      </w:r>
      <w:r w:rsidRPr="00336751">
        <w:t xml:space="preserve"> has determined that the amount reported by a dealer is incorrect and must make an estimate or assessment in accordance with the provisions of. R.S. 47:337.28(D) or R.S. 47:337.75, if an examination of any books, records, or documents or an audit thereof is necessary in order to make such assessment, then the collector may add to the assessment of the tax, the cost of the examination together with penalties accruing on the cost. The cost and penalties assessed will be collected in the same manner in which the tax is collected.</w:t>
      </w:r>
    </w:p>
    <w:p w14:paraId="1B9BA8BF" w14:textId="77777777" w:rsidR="00E94452" w:rsidRPr="00336751" w:rsidRDefault="00E94452" w:rsidP="00E94452">
      <w:pPr>
        <w:pStyle w:val="AuthorityNote"/>
      </w:pPr>
      <w:r>
        <w:rPr>
          <w:bCs/>
        </w:rPr>
        <w:t>AUTHORITY NOTE:</w:t>
      </w:r>
      <w:r>
        <w:rPr>
          <w:bCs/>
        </w:rPr>
        <w:tab/>
      </w:r>
      <w:r w:rsidRPr="00336751">
        <w:t>Promulgated in accordance with R.S. 47:307, R.S. 47:337.28, and R.S. 47:1511.</w:t>
      </w:r>
    </w:p>
    <w:p w14:paraId="3DA55A7D" w14:textId="77777777" w:rsidR="00E94452" w:rsidRPr="00336751" w:rsidRDefault="00E94452" w:rsidP="00E94452">
      <w:pPr>
        <w:pStyle w:val="HistoricalNote"/>
      </w:pPr>
      <w:r w:rsidRPr="00336751">
        <w:rPr>
          <w:bCs/>
        </w:rPr>
        <w:t>HISTORICAL NOTE:</w:t>
      </w:r>
      <w:r>
        <w:rPr>
          <w:bCs/>
        </w:rPr>
        <w:tab/>
      </w:r>
      <w:r w:rsidRPr="00336751">
        <w:t>Promulgated by the Department of Revenue and Taxation, Sales Tax Section, LR 13:107 (February 1987), amended by the Department of Revenue, Policy Services Division, LR 31:88 (January 2005).</w:t>
      </w:r>
    </w:p>
    <w:p w14:paraId="0B8D429B" w14:textId="77777777" w:rsidR="000A70F9" w:rsidRDefault="000A70F9">
      <w:pPr>
        <w:pStyle w:val="Section"/>
      </w:pPr>
      <w:bookmarkStart w:id="970" w:name="_Toc233690122"/>
      <w:bookmarkStart w:id="971" w:name="_Toc234030708"/>
      <w:bookmarkStart w:id="972" w:name="_Toc243721332"/>
      <w:bookmarkStart w:id="973" w:name="_Toc259619572"/>
      <w:bookmarkStart w:id="974" w:name="_Toc262718659"/>
      <w:bookmarkStart w:id="975" w:name="_Toc275165431"/>
      <w:bookmarkStart w:id="976" w:name="_Toc238197673"/>
      <w:r>
        <w:t>§4357.</w:t>
      </w:r>
      <w:r>
        <w:tab/>
        <w:t>Termination or Transfer of a Business</w:t>
      </w:r>
      <w:bookmarkEnd w:id="970"/>
      <w:bookmarkEnd w:id="971"/>
      <w:bookmarkEnd w:id="972"/>
      <w:bookmarkEnd w:id="973"/>
      <w:bookmarkEnd w:id="974"/>
      <w:bookmarkEnd w:id="975"/>
      <w:bookmarkEnd w:id="976"/>
    </w:p>
    <w:p w14:paraId="4540FBF1" w14:textId="77777777" w:rsidR="000A70F9" w:rsidRDefault="000A70F9">
      <w:pPr>
        <w:pStyle w:val="A"/>
      </w:pPr>
      <w:r>
        <w:t>A.</w:t>
      </w:r>
      <w:r>
        <w:tab/>
        <w:t xml:space="preserve">A special rule is provided for the filing of returns and payment of any taxes due in the case of any dealer who sells his business or his stock of goods or who quits a business. Under continuing operating conditions, a dealer is required to file his return and pay the amount due by the twentieth day following the close of the taxable period covered by the return. However, if a dealer discontinues business, he </w:t>
      </w:r>
      <w:r w:rsidR="00F90135">
        <w:br/>
      </w:r>
      <w:r>
        <w:t>is required to file a final return and to make payment within 15 days after the date of selling or quitting business instead of the 20 days allowed a continuing business.</w:t>
      </w:r>
    </w:p>
    <w:p w14:paraId="690E18E7" w14:textId="77777777" w:rsidR="00236877" w:rsidRPr="00336751" w:rsidRDefault="00236877" w:rsidP="00236877">
      <w:pPr>
        <w:pStyle w:val="A"/>
      </w:pPr>
      <w:r w:rsidRPr="00336751">
        <w:t>B.</w:t>
      </w:r>
      <w:r w:rsidRPr="00336751">
        <w:tab/>
        <w:t>In order to insure that all taxes are paid by a discontinuing business, R.S. 47:308 and 47:337.21 require that the successor, successors, or assigns, if there are any, must withhold a sufficient portion of the purchase price to cover any taxes, penalties and interest due and unpaid at the time of the purchase. These funds must be withheld by the purchaser until the former owner can produce a receipt from the collector showing that the taxes have been paid or a certificate from the collector stating that there are no taxes, interest, or penalties due. If the purchaser of the business or of the stocks of goods fails to withhold sufficient funds with which to pay any taxes, penalties, or interest found to be due, he shall be held personally liable for the payment of the amount due.</w:t>
      </w:r>
    </w:p>
    <w:p w14:paraId="5CDE3347" w14:textId="77777777" w:rsidR="00236877" w:rsidRPr="00336751" w:rsidRDefault="00236877" w:rsidP="00236877">
      <w:pPr>
        <w:pStyle w:val="AuthorityNote"/>
      </w:pPr>
      <w:r w:rsidRPr="00336751">
        <w:t>AUTHORITY NOTE:</w:t>
      </w:r>
      <w:r w:rsidRPr="00336751">
        <w:tab/>
        <w:t>Promulgated in accordance with R.S. 47:308, R.S. 47:337.2, R.S. 47:337.21, and R.S. 47:1511.</w:t>
      </w:r>
    </w:p>
    <w:p w14:paraId="53621112" w14:textId="77777777" w:rsidR="000A70F9" w:rsidRDefault="00236877" w:rsidP="00236877">
      <w:pPr>
        <w:pStyle w:val="HistoricalNote"/>
      </w:pPr>
      <w:r w:rsidRPr="00336751">
        <w:t>HISTORICAL NOTE:</w:t>
      </w:r>
      <w:r w:rsidRPr="00336751">
        <w:tab/>
        <w:t xml:space="preserve">Promulgated by the Department of Revenue and Taxation, </w:t>
      </w:r>
      <w:r>
        <w:t xml:space="preserve">Sales Tax Section, </w:t>
      </w:r>
      <w:r w:rsidRPr="00336751">
        <w:t>LR 13:107 (February 1987), amended by the Department of Revenue, Policy Services Division, LR 31:100 (January 2005).</w:t>
      </w:r>
    </w:p>
    <w:p w14:paraId="7435B70D" w14:textId="77777777" w:rsidR="001138ED" w:rsidRPr="00336751" w:rsidRDefault="001138ED" w:rsidP="001138ED">
      <w:pPr>
        <w:pStyle w:val="Section"/>
      </w:pPr>
      <w:bookmarkStart w:id="977" w:name="_Toc233690123"/>
      <w:bookmarkStart w:id="978" w:name="_Toc234030709"/>
      <w:bookmarkStart w:id="979" w:name="_Toc243721333"/>
      <w:bookmarkStart w:id="980" w:name="_Toc259619573"/>
      <w:bookmarkStart w:id="981" w:name="_Toc262718660"/>
      <w:bookmarkStart w:id="982" w:name="_Toc275165432"/>
      <w:bookmarkStart w:id="983" w:name="_Toc238197674"/>
      <w:r w:rsidRPr="00336751">
        <w:t>§</w:t>
      </w:r>
      <w:r w:rsidRPr="001138ED">
        <w:t>4359</w:t>
      </w:r>
      <w:r w:rsidRPr="00336751">
        <w:t>.</w:t>
      </w:r>
      <w:r w:rsidRPr="00336751">
        <w:tab/>
        <w:t>Dealers Required to Keep Records</w:t>
      </w:r>
      <w:bookmarkEnd w:id="977"/>
      <w:bookmarkEnd w:id="978"/>
      <w:bookmarkEnd w:id="979"/>
      <w:bookmarkEnd w:id="980"/>
      <w:bookmarkEnd w:id="981"/>
      <w:bookmarkEnd w:id="982"/>
      <w:bookmarkEnd w:id="983"/>
    </w:p>
    <w:p w14:paraId="4BBC73EB" w14:textId="77777777" w:rsidR="001138ED" w:rsidRPr="00336751" w:rsidRDefault="001138ED" w:rsidP="001138ED">
      <w:pPr>
        <w:pStyle w:val="A"/>
      </w:pPr>
      <w:r w:rsidRPr="00336751">
        <w:rPr>
          <w:rStyle w:val="Strong"/>
          <w:b w:val="0"/>
          <w:bCs w:val="0"/>
        </w:rPr>
        <w:t>A.</w:t>
      </w:r>
      <w:r w:rsidRPr="00336751">
        <w:rPr>
          <w:rStyle w:val="Strong"/>
          <w:b w:val="0"/>
          <w:bCs w:val="0"/>
        </w:rPr>
        <w:tab/>
      </w:r>
      <w:bookmarkStart w:id="984" w:name="SLREGq18357z2"/>
      <w:bookmarkEnd w:id="984"/>
      <w:r w:rsidRPr="00336751">
        <w:rPr>
          <w:rStyle w:val="Strong"/>
          <w:b w:val="0"/>
          <w:bCs w:val="0"/>
        </w:rPr>
        <w:t xml:space="preserve">As provided in R.S. 47:309 and R.S. 47:337.29, </w:t>
      </w:r>
      <w:r w:rsidRPr="00336751">
        <w:t>every person required to collect or remit the tax imposed under R.S. 47:302, 321, 331, and local ordinances shall keep a permanent record of all transactions in sufficient detail to be of value in determining the correct tax liability. The records to be kept shall include all sales invoices, purchase orders, merchandise records, inventory records, credit memoranda, debit memoranda, bills of lading, shipping records, and all other records pertaining to any and all purchases, sales, or use of tangible personal property whether or not the person believes them to be subject to state or local sales or use tax. Full detail must be kept of all property leased or rented from or to others and all services performed for or by others. They must also keep all summaries' recapitulations, totals, journal entries, ledger accounts, accounts receivable records, accounts payable records, statements, tax returns, and other documents listing, summarizing, or pertaining to such sales, purchases, inventories, shipments, or other transactions dealing with tangible personal property.</w:t>
      </w:r>
    </w:p>
    <w:p w14:paraId="17B7E480" w14:textId="77777777" w:rsidR="001138ED" w:rsidRPr="00336751" w:rsidRDefault="001138ED" w:rsidP="001138ED">
      <w:pPr>
        <w:pStyle w:val="A"/>
      </w:pPr>
      <w:bookmarkStart w:id="985" w:name="BM61qIz4359wBy"/>
      <w:bookmarkEnd w:id="985"/>
      <w:r w:rsidRPr="00336751">
        <w:rPr>
          <w:rStyle w:val="Strong"/>
          <w:b w:val="0"/>
          <w:bCs w:val="0"/>
        </w:rPr>
        <w:lastRenderedPageBreak/>
        <w:t>B.</w:t>
      </w:r>
      <w:r w:rsidRPr="00336751">
        <w:rPr>
          <w:rStyle w:val="Strong"/>
          <w:b w:val="0"/>
          <w:bCs w:val="0"/>
        </w:rPr>
        <w:tab/>
      </w:r>
      <w:bookmarkStart w:id="986" w:name="SLREGq18357z3"/>
      <w:bookmarkEnd w:id="986"/>
      <w:r w:rsidRPr="00336751">
        <w:t>Where such records are voluminous, they must be kept in chronological order or in some other systematic order compatible with the taxpayer's regular bookkeeping system which will enable the collector to verify the accuracy of information contained in tax returns.</w:t>
      </w:r>
    </w:p>
    <w:p w14:paraId="04C5CC15" w14:textId="77777777" w:rsidR="001138ED" w:rsidRPr="00336751" w:rsidRDefault="001138ED" w:rsidP="001138ED">
      <w:pPr>
        <w:pStyle w:val="A"/>
        <w:tabs>
          <w:tab w:val="clear" w:pos="540"/>
          <w:tab w:val="left" w:pos="720"/>
        </w:tabs>
      </w:pPr>
      <w:bookmarkStart w:id="987" w:name="BM61qIz4359wCy"/>
      <w:bookmarkEnd w:id="987"/>
      <w:r w:rsidRPr="00336751">
        <w:rPr>
          <w:rStyle w:val="Strong"/>
          <w:b w:val="0"/>
          <w:bCs w:val="0"/>
        </w:rPr>
        <w:t>C.</w:t>
      </w:r>
      <w:bookmarkStart w:id="988" w:name="SLREGq18357z4"/>
      <w:bookmarkStart w:id="989" w:name="BM61qIz4359wCyw1y"/>
      <w:bookmarkEnd w:id="988"/>
      <w:bookmarkEnd w:id="989"/>
      <w:r w:rsidRPr="00336751">
        <w:rPr>
          <w:rStyle w:val="Strong"/>
          <w:b w:val="0"/>
          <w:bCs w:val="0"/>
        </w:rPr>
        <w:t>1.</w:t>
      </w:r>
      <w:bookmarkStart w:id="990" w:name="SLREGq18357z5"/>
      <w:bookmarkEnd w:id="990"/>
      <w:r w:rsidRPr="00336751">
        <w:rPr>
          <w:rStyle w:val="Strong"/>
          <w:b w:val="0"/>
          <w:bCs w:val="0"/>
        </w:rPr>
        <w:tab/>
      </w:r>
      <w:r w:rsidRPr="00336751">
        <w:t>Records kept on punched cards, magnetic tape, magnetic (floppy) diskettes or other mechanical or electronic record keeping equipment are permissible provided the taxpayer makes available all necessary codes, program specifications, and equipment to enable the collector to audit such records, or provides the collector with written transcripts of these parts of the records which the collector wishes to examine.</w:t>
      </w:r>
    </w:p>
    <w:p w14:paraId="33330358" w14:textId="77777777" w:rsidR="001138ED" w:rsidRPr="00336751" w:rsidRDefault="001138ED" w:rsidP="001138ED">
      <w:pPr>
        <w:pStyle w:val="1"/>
      </w:pPr>
      <w:bookmarkStart w:id="991" w:name="BM61qIz4359wCyw2y"/>
      <w:bookmarkEnd w:id="991"/>
      <w:r w:rsidRPr="00336751">
        <w:rPr>
          <w:rStyle w:val="Strong"/>
          <w:b w:val="0"/>
          <w:bCs w:val="0"/>
        </w:rPr>
        <w:t>2.</w:t>
      </w:r>
      <w:r w:rsidRPr="00336751">
        <w:rPr>
          <w:rStyle w:val="Strong"/>
          <w:b w:val="0"/>
          <w:bCs w:val="0"/>
        </w:rPr>
        <w:tab/>
      </w:r>
      <w:bookmarkStart w:id="992" w:name="SLREGq18357z6"/>
      <w:bookmarkEnd w:id="992"/>
      <w:r w:rsidRPr="00336751">
        <w:t>If it is mutually agreed, the dealer may furnish the collector with data in a machine readable form, such as on floppy disk or magnetic tape, in addition to the source documents necessary to verify the data in order to facilitate the examination.</w:t>
      </w:r>
    </w:p>
    <w:p w14:paraId="471405E9" w14:textId="77777777" w:rsidR="001138ED" w:rsidRPr="00336751" w:rsidRDefault="001138ED" w:rsidP="0024380C">
      <w:pPr>
        <w:pStyle w:val="A"/>
        <w:spacing w:after="60"/>
      </w:pPr>
      <w:bookmarkStart w:id="993" w:name="BM61qIz4359wDy"/>
      <w:bookmarkEnd w:id="993"/>
      <w:r w:rsidRPr="00336751">
        <w:rPr>
          <w:rStyle w:val="Strong"/>
          <w:b w:val="0"/>
          <w:bCs w:val="0"/>
        </w:rPr>
        <w:t>D.</w:t>
      </w:r>
      <w:r w:rsidRPr="00336751">
        <w:rPr>
          <w:rStyle w:val="Strong"/>
          <w:b w:val="0"/>
          <w:bCs w:val="0"/>
        </w:rPr>
        <w:tab/>
      </w:r>
      <w:bookmarkStart w:id="994" w:name="SLREGq18357z7"/>
      <w:bookmarkEnd w:id="994"/>
      <w:r w:rsidRPr="00336751">
        <w:t xml:space="preserve">The books and records must contain complete information pertaining to both taxable and nontaxable items which are the subject of the taxes imposed and must be retained until the taxes to which they relate have prescribed according to </w:t>
      </w:r>
      <w:bookmarkStart w:id="995" w:name="SLREGq18357z8"/>
      <w:bookmarkEnd w:id="995"/>
      <w:r w:rsidRPr="00336751">
        <w:t xml:space="preserve">R.S. 47:1579 and R.S. 47.337.67. If a notice of assessment has been issued by the collector, the records for the period covered by the notice must be retained until such time as the issues involved in the assessment have been completely disposed of. Records required by </w:t>
      </w:r>
      <w:r w:rsidRPr="00336751">
        <w:rPr>
          <w:rStyle w:val="Strong"/>
          <w:b w:val="0"/>
          <w:bCs w:val="0"/>
        </w:rPr>
        <w:t>R.S. 47:309 and R.S. 47:337.29</w:t>
      </w:r>
      <w:r w:rsidRPr="00336751">
        <w:t xml:space="preserve"> must be available at all times during the regular business hours of the day for inspection by the </w:t>
      </w:r>
      <w:r w:rsidRPr="00F90135">
        <w:rPr>
          <w:iCs/>
        </w:rPr>
        <w:t>collector</w:t>
      </w:r>
      <w:r w:rsidRPr="00336751">
        <w:t xml:space="preserve"> or his duly authorized agents.</w:t>
      </w:r>
    </w:p>
    <w:p w14:paraId="6633854C" w14:textId="77777777" w:rsidR="001138ED" w:rsidRPr="00336751" w:rsidRDefault="001138ED" w:rsidP="0024380C">
      <w:pPr>
        <w:pStyle w:val="A"/>
        <w:spacing w:after="60"/>
      </w:pPr>
      <w:bookmarkStart w:id="996" w:name="BM61qIz4359wEy"/>
      <w:bookmarkEnd w:id="996"/>
      <w:r w:rsidRPr="00336751">
        <w:rPr>
          <w:rStyle w:val="Strong"/>
          <w:b w:val="0"/>
          <w:bCs w:val="0"/>
        </w:rPr>
        <w:t>E.</w:t>
      </w:r>
      <w:r w:rsidRPr="00336751">
        <w:rPr>
          <w:rStyle w:val="Strong"/>
          <w:b w:val="0"/>
          <w:bCs w:val="0"/>
        </w:rPr>
        <w:tab/>
      </w:r>
      <w:bookmarkStart w:id="997" w:name="SLREGq18357z9"/>
      <w:bookmarkEnd w:id="997"/>
      <w:r w:rsidRPr="00336751">
        <w:t xml:space="preserve">Any person who fails to keep records required </w:t>
      </w:r>
      <w:r w:rsidRPr="00336751">
        <w:rPr>
          <w:rStyle w:val="Strong"/>
          <w:b w:val="0"/>
          <w:bCs w:val="0"/>
        </w:rPr>
        <w:t xml:space="preserve">by R.S. 47:309 or R.S. 47:337.29 </w:t>
      </w:r>
      <w:r w:rsidRPr="00336751">
        <w:t>or who refuses to make the records available for inspection by the collector or who keeps records which are insufficient for use by the collector in determining the correct tax liability makes himself liable for a fine of up to $500 for each reporting period or imprisonment for up to 60 days, or both.</w:t>
      </w:r>
    </w:p>
    <w:p w14:paraId="618DA3A7" w14:textId="77777777" w:rsidR="001138ED" w:rsidRPr="00336751" w:rsidRDefault="001138ED" w:rsidP="001138ED">
      <w:pPr>
        <w:pStyle w:val="AuthorityNote"/>
      </w:pPr>
      <w:r w:rsidRPr="00336751">
        <w:t>AUTHORITY NOTE:</w:t>
      </w:r>
      <w:r w:rsidRPr="00336751">
        <w:tab/>
        <w:t>Promulgated in accordance with R.S. 47:309, R.S. 47:337.2, R.S. 47:337.29, and R.S. 47:1511.</w:t>
      </w:r>
    </w:p>
    <w:p w14:paraId="11CC1EDA" w14:textId="77777777" w:rsidR="001138ED" w:rsidRPr="00336751" w:rsidRDefault="001138ED" w:rsidP="001138ED">
      <w:pPr>
        <w:pStyle w:val="HistoricalNote"/>
      </w:pPr>
      <w:r w:rsidRPr="00336751">
        <w:t>HISTORICAL NOTE:</w:t>
      </w:r>
      <w:r w:rsidRPr="00336751">
        <w:tab/>
        <w:t xml:space="preserve">Promulgated by the Department of Revenue and Taxation, </w:t>
      </w:r>
      <w:r>
        <w:t xml:space="preserve">Sales Tax Section, </w:t>
      </w:r>
      <w:r w:rsidRPr="00336751">
        <w:t>LR 13:107 (February 1987), amended LR 15:274 (April 1989), amended by the Department of Revenue, Policy Services Division, LR 31:90 (January 2005).</w:t>
      </w:r>
    </w:p>
    <w:p w14:paraId="5EC85B39" w14:textId="77777777" w:rsidR="000A70F9" w:rsidRDefault="000A70F9" w:rsidP="007B4797">
      <w:pPr>
        <w:pStyle w:val="Section"/>
      </w:pPr>
      <w:bookmarkStart w:id="998" w:name="_Toc233690124"/>
      <w:bookmarkStart w:id="999" w:name="_Toc234030710"/>
      <w:bookmarkStart w:id="1000" w:name="_Toc243721334"/>
      <w:bookmarkStart w:id="1001" w:name="_Toc259619574"/>
      <w:bookmarkStart w:id="1002" w:name="_Toc262718661"/>
      <w:bookmarkStart w:id="1003" w:name="_Toc275165433"/>
      <w:bookmarkStart w:id="1004" w:name="_Toc238197675"/>
      <w:r>
        <w:t>§4361.</w:t>
      </w:r>
      <w:r>
        <w:tab/>
        <w:t>Wholesalers and Jobbers Required to Keep Records</w:t>
      </w:r>
      <w:bookmarkEnd w:id="998"/>
      <w:bookmarkEnd w:id="999"/>
      <w:bookmarkEnd w:id="1000"/>
      <w:bookmarkEnd w:id="1001"/>
      <w:bookmarkEnd w:id="1002"/>
      <w:bookmarkEnd w:id="1003"/>
      <w:bookmarkEnd w:id="1004"/>
    </w:p>
    <w:p w14:paraId="4760853B" w14:textId="77777777" w:rsidR="00236877" w:rsidRPr="00336751" w:rsidRDefault="00236877" w:rsidP="00AC1E59">
      <w:pPr>
        <w:pStyle w:val="A"/>
      </w:pPr>
      <w:r w:rsidRPr="00336751">
        <w:rPr>
          <w:rStyle w:val="Strong"/>
          <w:b w:val="0"/>
          <w:bCs w:val="0"/>
        </w:rPr>
        <w:t>A.</w:t>
      </w:r>
      <w:r w:rsidRPr="00336751">
        <w:rPr>
          <w:rStyle w:val="Strong"/>
          <w:b w:val="0"/>
          <w:bCs w:val="0"/>
        </w:rPr>
        <w:tab/>
      </w:r>
      <w:bookmarkStart w:id="1005" w:name="SLREGq18358z2"/>
      <w:bookmarkEnd w:id="1005"/>
      <w:r w:rsidRPr="00336751">
        <w:rPr>
          <w:rStyle w:val="Strong"/>
          <w:b w:val="0"/>
          <w:bCs w:val="0"/>
        </w:rPr>
        <w:t>As provided by R.S. 47:310 and R.S. 47:337.30, w</w:t>
      </w:r>
      <w:r w:rsidRPr="00336751">
        <w:t xml:space="preserve">holesalers and jobbers are clearly within the definition of dealers set forth in </w:t>
      </w:r>
      <w:bookmarkStart w:id="1006" w:name="SLREGq18358z3"/>
      <w:bookmarkEnd w:id="1006"/>
      <w:r w:rsidRPr="00336751">
        <w:t>R.S. 47:301(4) and as dealers, are required to maintain complete and accurate records pertaining to all sales of tangible personal property made within a taxing jurisdiction whether such sales are for cash or on terms of credit or whet</w:t>
      </w:r>
      <w:r w:rsidR="00F90135">
        <w:t>her they are taxable or exempt.</w:t>
      </w:r>
    </w:p>
    <w:p w14:paraId="5CE3F502" w14:textId="77777777" w:rsidR="00236877" w:rsidRPr="00336751" w:rsidRDefault="00236877" w:rsidP="007B4797">
      <w:pPr>
        <w:pStyle w:val="A"/>
      </w:pPr>
      <w:bookmarkStart w:id="1007" w:name="BM61qIz4361wBy"/>
      <w:bookmarkEnd w:id="1007"/>
      <w:r w:rsidRPr="00336751">
        <w:rPr>
          <w:rStyle w:val="Strong"/>
          <w:b w:val="0"/>
          <w:bCs w:val="0"/>
        </w:rPr>
        <w:t>B.</w:t>
      </w:r>
      <w:r w:rsidRPr="00336751">
        <w:rPr>
          <w:rStyle w:val="Strong"/>
          <w:b w:val="0"/>
          <w:bCs w:val="0"/>
        </w:rPr>
        <w:tab/>
      </w:r>
      <w:bookmarkStart w:id="1008" w:name="SLREGq18358z4"/>
      <w:bookmarkEnd w:id="1008"/>
      <w:r w:rsidRPr="00336751">
        <w:t xml:space="preserve">For a complete description of records which must be kept by all dealers, see </w:t>
      </w:r>
      <w:bookmarkStart w:id="1009" w:name="SLREGq18358z5"/>
      <w:bookmarkEnd w:id="1009"/>
      <w:r w:rsidRPr="00336751">
        <w:t>R.S. 47:309, R.S</w:t>
      </w:r>
      <w:r w:rsidR="00F90135">
        <w:t>. 47:337.29, and LAC 61:I.4359.</w:t>
      </w:r>
    </w:p>
    <w:p w14:paraId="303B3FFE" w14:textId="77777777" w:rsidR="00236877" w:rsidRPr="00336751" w:rsidRDefault="00236877" w:rsidP="00AC1E59">
      <w:pPr>
        <w:pStyle w:val="A"/>
      </w:pPr>
      <w:bookmarkStart w:id="1010" w:name="BM61qIz4361wCy"/>
      <w:bookmarkEnd w:id="1010"/>
      <w:r w:rsidRPr="00336751">
        <w:rPr>
          <w:rStyle w:val="Strong"/>
          <w:b w:val="0"/>
          <w:bCs w:val="0"/>
        </w:rPr>
        <w:t>C.</w:t>
      </w:r>
      <w:r w:rsidRPr="00336751">
        <w:rPr>
          <w:rStyle w:val="Strong"/>
          <w:b w:val="0"/>
          <w:bCs w:val="0"/>
        </w:rPr>
        <w:tab/>
      </w:r>
      <w:bookmarkStart w:id="1011" w:name="SLREGq18358z6"/>
      <w:bookmarkEnd w:id="1011"/>
      <w:r w:rsidRPr="00336751">
        <w:t>In the case of wholesalers and jobbers, R.S. 47:310(B) and R.S. 47:337.30(B) provide that whoever violates this requirement shall be fined not less than $50 nor more than $200 or imprisoned for not less than 10 days nor more than 30 days, or both, for the first offense. For the second or each subsequent offense, the penalties double.</w:t>
      </w:r>
    </w:p>
    <w:p w14:paraId="6C12CD2F" w14:textId="77777777" w:rsidR="00236877" w:rsidRPr="00336751" w:rsidRDefault="00236877" w:rsidP="00236877">
      <w:pPr>
        <w:pStyle w:val="AuthorityNote"/>
      </w:pPr>
      <w:r w:rsidRPr="00336751">
        <w:t>AUTHORITY NOTE:</w:t>
      </w:r>
      <w:r w:rsidRPr="00336751">
        <w:tab/>
        <w:t>Promulgated in accordance with R.S. 47:310, R.S. 47:337.2, R.S. 47:337.30, and R.S. 47:1511.</w:t>
      </w:r>
    </w:p>
    <w:p w14:paraId="28568314" w14:textId="77777777" w:rsidR="000A70F9" w:rsidRDefault="00236877" w:rsidP="007B4797">
      <w:pPr>
        <w:pStyle w:val="HistoricalNote"/>
      </w:pPr>
      <w:r w:rsidRPr="00336751">
        <w:t>HISTORICAL NOTE:</w:t>
      </w:r>
      <w:r w:rsidRPr="00336751">
        <w:tab/>
        <w:t>Promulgated by the Department of Revenue and Taxation, Sales Tax Section, LR 13:107 (February 1987), amended by the Department of Revenue, Policy Services Division, LR 31:101 (January 2005).</w:t>
      </w:r>
    </w:p>
    <w:p w14:paraId="19EF6B9D" w14:textId="77777777" w:rsidR="000A70F9" w:rsidRDefault="000A70F9" w:rsidP="007B4797">
      <w:pPr>
        <w:pStyle w:val="Section"/>
      </w:pPr>
      <w:bookmarkStart w:id="1012" w:name="_Toc233690125"/>
      <w:bookmarkStart w:id="1013" w:name="_Toc234030711"/>
      <w:bookmarkStart w:id="1014" w:name="_Toc243721335"/>
      <w:bookmarkStart w:id="1015" w:name="_Toc259619575"/>
      <w:bookmarkStart w:id="1016" w:name="_Toc262718662"/>
      <w:bookmarkStart w:id="1017" w:name="_Toc275165434"/>
      <w:bookmarkStart w:id="1018" w:name="_Toc238197676"/>
      <w:r>
        <w:t>§4363.</w:t>
      </w:r>
      <w:r>
        <w:tab/>
      </w:r>
      <w:r w:rsidR="00E94452" w:rsidRPr="00E94452">
        <w:t>Collector's</w:t>
      </w:r>
      <w:r w:rsidRPr="00E94452">
        <w:t xml:space="preserve"> Authority</w:t>
      </w:r>
      <w:r>
        <w:t xml:space="preserve"> to Examine Records of Transportation Companies</w:t>
      </w:r>
      <w:bookmarkEnd w:id="1012"/>
      <w:bookmarkEnd w:id="1013"/>
      <w:bookmarkEnd w:id="1014"/>
      <w:bookmarkEnd w:id="1015"/>
      <w:bookmarkEnd w:id="1016"/>
      <w:bookmarkEnd w:id="1017"/>
      <w:bookmarkEnd w:id="1018"/>
    </w:p>
    <w:p w14:paraId="1100153E" w14:textId="77777777" w:rsidR="000A50DC" w:rsidRPr="00336751" w:rsidRDefault="000A50DC" w:rsidP="000A50DC">
      <w:pPr>
        <w:pStyle w:val="A"/>
      </w:pPr>
      <w:r w:rsidRPr="00336751">
        <w:rPr>
          <w:rStyle w:val="Strong"/>
          <w:b w:val="0"/>
          <w:bCs w:val="0"/>
        </w:rPr>
        <w:t>A.</w:t>
      </w:r>
      <w:r w:rsidRPr="00336751">
        <w:rPr>
          <w:rStyle w:val="Strong"/>
          <w:b w:val="0"/>
          <w:bCs w:val="0"/>
        </w:rPr>
        <w:tab/>
        <w:t>Th</w:t>
      </w:r>
      <w:r w:rsidRPr="00336751">
        <w:t xml:space="preserve">e collector as defined in </w:t>
      </w:r>
      <w:bookmarkStart w:id="1019" w:name="SLREGq18359z3"/>
      <w:bookmarkEnd w:id="1019"/>
      <w:r w:rsidRPr="00336751">
        <w:t xml:space="preserve">R.S. 47:301(2), is further expanded to include additional duly authorized representatives for purposes of </w:t>
      </w:r>
      <w:r w:rsidRPr="00336751">
        <w:rPr>
          <w:rStyle w:val="Strong"/>
          <w:b w:val="0"/>
          <w:bCs w:val="0"/>
        </w:rPr>
        <w:t>R.S. 47:311 and R.S. 47:337.31</w:t>
      </w:r>
      <w:r w:rsidRPr="00336751">
        <w:t>. Such representatives will have identification cards stating that they are authorized representatives of the collector with the power and authority as provided in Chapters 18 and 2D, Title 47, Louisiana Revised Statutes.</w:t>
      </w:r>
    </w:p>
    <w:p w14:paraId="4B3BAFA2" w14:textId="77777777" w:rsidR="000A50DC" w:rsidRPr="00336751" w:rsidRDefault="000A50DC" w:rsidP="000A50DC">
      <w:pPr>
        <w:pStyle w:val="A"/>
      </w:pPr>
      <w:bookmarkStart w:id="1020" w:name="BM61qIz4363wBy"/>
      <w:bookmarkEnd w:id="1020"/>
      <w:r w:rsidRPr="00336751">
        <w:rPr>
          <w:rStyle w:val="Strong"/>
          <w:b w:val="0"/>
          <w:bCs w:val="0"/>
        </w:rPr>
        <w:t>B.</w:t>
      </w:r>
      <w:r w:rsidRPr="00336751">
        <w:rPr>
          <w:rStyle w:val="Strong"/>
          <w:b w:val="0"/>
          <w:bCs w:val="0"/>
        </w:rPr>
        <w:tab/>
      </w:r>
      <w:r w:rsidRPr="00336751">
        <w:t>Under these Sections, specific authorization is granted to the collector to examine all pertinent books, records, and other documents of all transportation companies, agencies, or firms operating in the taxing jurisdiction in order to gather information necessary to determine what dealers are importing or are otherwise shipping articles of tangible personal property subject to</w:t>
      </w:r>
      <w:r w:rsidRPr="00336751">
        <w:rPr>
          <w:strike/>
        </w:rPr>
        <w:t xml:space="preserve"> </w:t>
      </w:r>
      <w:r w:rsidRPr="00336751">
        <w:t>state and local sales or use tax. The collector or his assigned agents are expected to notify the transportation companies at a reasonable time in advance and to conduct the investigation during reasonable hours and with a minimum of difficulty to the transportation companies. The transportation companies, in turn, are expected to cooperate with the agents, furnishing all records required as well as reasonable working surroundings and conditions.</w:t>
      </w:r>
    </w:p>
    <w:p w14:paraId="4BCDB7F6" w14:textId="77777777" w:rsidR="000A50DC" w:rsidRPr="00336751" w:rsidRDefault="000A50DC" w:rsidP="000A50DC">
      <w:pPr>
        <w:pStyle w:val="A"/>
      </w:pPr>
      <w:bookmarkStart w:id="1021" w:name="BM61qIz4363wCy"/>
      <w:bookmarkEnd w:id="1021"/>
      <w:r w:rsidRPr="00336751">
        <w:rPr>
          <w:rStyle w:val="Strong"/>
          <w:b w:val="0"/>
          <w:bCs w:val="0"/>
        </w:rPr>
        <w:t>C.</w:t>
      </w:r>
      <w:r w:rsidRPr="00336751">
        <w:rPr>
          <w:rStyle w:val="Strong"/>
          <w:b w:val="0"/>
          <w:bCs w:val="0"/>
        </w:rPr>
        <w:tab/>
      </w:r>
      <w:bookmarkStart w:id="1022" w:name="SLREGq18359z5"/>
      <w:bookmarkEnd w:id="1022"/>
      <w:r w:rsidRPr="00336751">
        <w:t>Failure to permit such an investigation will force the collector to proceed by rule against the company, in term time or in vacation, in any court of competent jurisdiction in the parish where such refusals occurred to show cause why the collector should not be permitted to examine books, records or other documents.</w:t>
      </w:r>
    </w:p>
    <w:p w14:paraId="2E17379A" w14:textId="77777777" w:rsidR="000A50DC" w:rsidRPr="00336751" w:rsidRDefault="000A50DC" w:rsidP="000A50DC">
      <w:pPr>
        <w:pStyle w:val="AuthorityNote"/>
      </w:pPr>
      <w:r w:rsidRPr="00336751">
        <w:t>AUTHORITY NOTE:</w:t>
      </w:r>
      <w:r w:rsidRPr="00336751">
        <w:tab/>
        <w:t>Promulgated in accordance with R.S. 47:311, R.S. 47:337.2, R.S. 47:337.31, and R.S. 47:1511.</w:t>
      </w:r>
    </w:p>
    <w:p w14:paraId="4BBCE39D" w14:textId="77777777" w:rsidR="000A50DC" w:rsidRPr="00336751" w:rsidRDefault="000A50DC" w:rsidP="007B4797">
      <w:pPr>
        <w:pStyle w:val="HistoricalNote"/>
      </w:pPr>
      <w:r w:rsidRPr="00336751">
        <w:t>HISTORICAL NOTE:</w:t>
      </w:r>
      <w:r w:rsidRPr="00336751">
        <w:tab/>
        <w:t xml:space="preserve">Promulgated by the Department of Revenue and Taxation, </w:t>
      </w:r>
      <w:r>
        <w:t xml:space="preserve">Sales Tax Section, </w:t>
      </w:r>
      <w:r w:rsidRPr="00336751">
        <w:t>LR 13:107 (February 1987), amended by the Department of Revenue, Policy Services Division, LR 31:89 (January 2005).</w:t>
      </w:r>
    </w:p>
    <w:p w14:paraId="2874E19E" w14:textId="77777777" w:rsidR="000A70F9" w:rsidRDefault="000A70F9">
      <w:pPr>
        <w:pStyle w:val="Section"/>
      </w:pPr>
      <w:bookmarkStart w:id="1023" w:name="_Toc233690126"/>
      <w:bookmarkStart w:id="1024" w:name="_Toc234030712"/>
      <w:bookmarkStart w:id="1025" w:name="_Toc243721336"/>
      <w:bookmarkStart w:id="1026" w:name="_Toc259619576"/>
      <w:bookmarkStart w:id="1027" w:name="_Toc262718663"/>
      <w:bookmarkStart w:id="1028" w:name="_Toc275165435"/>
      <w:bookmarkStart w:id="1029" w:name="_Toc238197677"/>
      <w:r>
        <w:t>§4365.</w:t>
      </w:r>
      <w:r>
        <w:tab/>
        <w:t>Failure to Pay Tax on Imported Tangible Personal Property; Grounds for Attachment</w:t>
      </w:r>
      <w:bookmarkEnd w:id="1023"/>
      <w:bookmarkEnd w:id="1024"/>
      <w:bookmarkEnd w:id="1025"/>
      <w:bookmarkEnd w:id="1026"/>
      <w:bookmarkEnd w:id="1027"/>
      <w:bookmarkEnd w:id="1028"/>
      <w:bookmarkEnd w:id="1029"/>
    </w:p>
    <w:p w14:paraId="27002D3C" w14:textId="77777777" w:rsidR="00432266" w:rsidRPr="00336751" w:rsidRDefault="00432266" w:rsidP="00432266">
      <w:pPr>
        <w:pStyle w:val="A"/>
      </w:pPr>
      <w:r w:rsidRPr="00336751">
        <w:t>A.</w:t>
      </w:r>
      <w:r w:rsidRPr="00336751">
        <w:tab/>
        <w:t xml:space="preserve">The failure to pay any tax, interest, penalties or cost when due as provided in state and local sales or use tax laws and the regulations pertaining thereto automatically causes the tax, interest, penalties or costs to become immediately delinquent. Any tangible personal property, of which the sale at retail or the use, consumption, distribution and/or storage which gave rise to the incident of tax is subject to attachment irrespective of whether the delinquent taxpayer is in </w:t>
      </w:r>
      <w:r w:rsidRPr="00336751">
        <w:lastRenderedPageBreak/>
        <w:t>possession of the property or not, and irrespective of whether he is a resident of the state of Louisiana. The failure to pay the tax when due constitutes grounds for attachment as provided by R.S. 47:312 and R.S. 47:337.32. The procedure prescribed by law for attachment proceedings is to be followed except no bond is required of the taxing authority.</w:t>
      </w:r>
    </w:p>
    <w:p w14:paraId="4CD43189" w14:textId="77777777" w:rsidR="00432266" w:rsidRPr="00336751" w:rsidRDefault="00432266" w:rsidP="00432266">
      <w:pPr>
        <w:pStyle w:val="AuthorityNote"/>
      </w:pPr>
      <w:r w:rsidRPr="00336751">
        <w:t>AUTHORITY NOTE:</w:t>
      </w:r>
      <w:r w:rsidRPr="00336751">
        <w:tab/>
        <w:t>Promulgated in accordance with R.S. 47:312, R.S. 47:337.2, R.S. 47:337.32, and R.S. 47:1511.</w:t>
      </w:r>
    </w:p>
    <w:p w14:paraId="037D2D57" w14:textId="77777777" w:rsidR="00432266" w:rsidRPr="00336751" w:rsidRDefault="00432266" w:rsidP="007B4797">
      <w:pPr>
        <w:pStyle w:val="HistoricalNote"/>
      </w:pPr>
      <w:r w:rsidRPr="00336751">
        <w:t>HISTORICAL NOTE:</w:t>
      </w:r>
      <w:r w:rsidRPr="00336751">
        <w:rPr>
          <w:bCs/>
        </w:rPr>
        <w:tab/>
      </w:r>
      <w:r w:rsidRPr="00336751">
        <w:t>Promulgated by the Department of Revenue and Taxation, Sales Tax Section, LR 13:107 (February 1987), amended by the Department of Revenue, Policy Services Division, LR 31:92 (January 2005).</w:t>
      </w:r>
    </w:p>
    <w:p w14:paraId="74410A8A" w14:textId="77777777" w:rsidR="000A70F9" w:rsidRDefault="000A70F9" w:rsidP="007B4797">
      <w:pPr>
        <w:pStyle w:val="Section"/>
      </w:pPr>
      <w:bookmarkStart w:id="1030" w:name="_Toc233690127"/>
      <w:bookmarkStart w:id="1031" w:name="_Toc234030713"/>
      <w:bookmarkStart w:id="1032" w:name="_Toc243721337"/>
      <w:bookmarkStart w:id="1033" w:name="_Toc259619577"/>
      <w:bookmarkStart w:id="1034" w:name="_Toc262718664"/>
      <w:bookmarkStart w:id="1035" w:name="_Toc275165436"/>
      <w:bookmarkStart w:id="1036" w:name="_Toc238197678"/>
      <w:r>
        <w:t>§4367.</w:t>
      </w:r>
      <w:r>
        <w:tab/>
        <w:t>Failure to Pay Tax; Rule to Cease Business</w:t>
      </w:r>
      <w:bookmarkEnd w:id="1030"/>
      <w:bookmarkEnd w:id="1031"/>
      <w:bookmarkEnd w:id="1032"/>
      <w:bookmarkEnd w:id="1033"/>
      <w:bookmarkEnd w:id="1034"/>
      <w:bookmarkEnd w:id="1035"/>
      <w:bookmarkEnd w:id="1036"/>
    </w:p>
    <w:p w14:paraId="7E3E4937" w14:textId="77777777" w:rsidR="00432266" w:rsidRPr="00336751" w:rsidRDefault="00432266" w:rsidP="007B4797">
      <w:pPr>
        <w:pStyle w:val="A"/>
      </w:pPr>
      <w:r w:rsidRPr="00336751">
        <w:t>A.</w:t>
      </w:r>
      <w:r w:rsidRPr="00336751">
        <w:tab/>
        <w:t>The failure to pay any tax when due as provided in state and local sales or use tax laws and regulations pertaining thereto shall cause said tax, interest, penalty and cost to become immediately delinquent. The collector has the authority to use summary process in any court of competent jurisdiction to require the dealer owing the tax to show cause why he should not be ordered to cease from further pursuit of his business. The rule to show cause shall be set for hearing at least two but not more than 10 days, exclusive of holidays, after it is filed. It may be tried out of turn, in chambers with preference and priority over all other proceedings. There is a prima facie presumption that all tangible personal property imported or held in the taxing jurisdiction by any dealer is subject to a sales or use tax. If the rule is absolute, said dealer shall be prohibited from further pursuit of his business until such time as the delinquent tax, interest, penalties and costs have been paid. Any violation shall be considered contempt of court</w:t>
      </w:r>
      <w:r w:rsidR="00F90135">
        <w:t xml:space="preserve"> and punished according to law.</w:t>
      </w:r>
    </w:p>
    <w:p w14:paraId="368BB133" w14:textId="77777777" w:rsidR="00432266" w:rsidRPr="00336751" w:rsidRDefault="00432266" w:rsidP="00432266">
      <w:pPr>
        <w:pStyle w:val="AuthorityNote"/>
      </w:pPr>
      <w:r w:rsidRPr="00336751">
        <w:t>AUTHORITY NOTE:</w:t>
      </w:r>
      <w:r w:rsidRPr="00336751">
        <w:tab/>
        <w:t>Promulgated in accordance with R.S. 47:314, R.S. 47:337.2, R.S. 47:337.33, and R.S. 47:1511.</w:t>
      </w:r>
    </w:p>
    <w:p w14:paraId="2819D2DC" w14:textId="77777777" w:rsidR="00432266" w:rsidRPr="00336751" w:rsidRDefault="00432266" w:rsidP="007B4797">
      <w:pPr>
        <w:pStyle w:val="HistoricalNote"/>
      </w:pPr>
      <w:r w:rsidRPr="00336751">
        <w:t>HISTORICAL NOTE:</w:t>
      </w:r>
      <w:r w:rsidRPr="00336751">
        <w:tab/>
        <w:t>Promulgated by the Department of Revenue and Taxation, LR 13:107 (February 1987), amended by the Department of Revenue, Policy Services Division, LR 31:92 (January 2005).</w:t>
      </w:r>
    </w:p>
    <w:p w14:paraId="01BB19E4" w14:textId="77777777" w:rsidR="000A70F9" w:rsidRDefault="000A70F9" w:rsidP="007B4797">
      <w:pPr>
        <w:pStyle w:val="Section"/>
      </w:pPr>
      <w:bookmarkStart w:id="1037" w:name="_Toc233690128"/>
      <w:bookmarkStart w:id="1038" w:name="_Toc234030714"/>
      <w:bookmarkStart w:id="1039" w:name="_Toc243721338"/>
      <w:bookmarkStart w:id="1040" w:name="_Toc259619578"/>
      <w:bookmarkStart w:id="1041" w:name="_Toc262718665"/>
      <w:bookmarkStart w:id="1042" w:name="_Toc275165437"/>
      <w:bookmarkStart w:id="1043" w:name="_Toc238197679"/>
      <w:r>
        <w:t>§4369.</w:t>
      </w:r>
      <w:r>
        <w:tab/>
        <w:t>Sales Returned to Dealer; Credit or Refund of Tax</w:t>
      </w:r>
      <w:bookmarkEnd w:id="1037"/>
      <w:bookmarkEnd w:id="1038"/>
      <w:bookmarkEnd w:id="1039"/>
      <w:bookmarkEnd w:id="1040"/>
      <w:bookmarkEnd w:id="1041"/>
      <w:bookmarkEnd w:id="1042"/>
      <w:bookmarkEnd w:id="1043"/>
    </w:p>
    <w:p w14:paraId="01DCFCC0" w14:textId="77777777" w:rsidR="000D3D38" w:rsidRPr="00336751" w:rsidRDefault="000D3D38" w:rsidP="007B4797">
      <w:pPr>
        <w:pStyle w:val="A"/>
      </w:pPr>
      <w:r w:rsidRPr="00336751">
        <w:rPr>
          <w:rStyle w:val="Strong"/>
          <w:b w:val="0"/>
          <w:bCs w:val="0"/>
        </w:rPr>
        <w:t>A.</w:t>
      </w:r>
      <w:r w:rsidRPr="00336751">
        <w:rPr>
          <w:rStyle w:val="Strong"/>
          <w:b w:val="0"/>
          <w:bCs w:val="0"/>
        </w:rPr>
        <w:tab/>
      </w:r>
      <w:bookmarkStart w:id="1044" w:name="SLREGq18362z2"/>
      <w:bookmarkStart w:id="1045" w:name="SLREGq18362z3"/>
      <w:bookmarkEnd w:id="1044"/>
      <w:bookmarkEnd w:id="1045"/>
      <w:r w:rsidRPr="00336751">
        <w:t xml:space="preserve">R.S. 47:315(A) and 47:337.34(A) provide special rules for the handling of taxes which have been charged to the account of a purchaser, consumer, or user in cases where the property sold has been returned to the dealer or where a refund is made of the charges for services upon which a tax was based. In either case, if the tax has been collected or charged to the account of the purchaser or consumer or user and has not yet been remitted to the collector, and a refund or credit is made to the purchaser or consumer, the dealer may delete the sale and the tax due in submitting his return for the current tax period. </w:t>
      </w:r>
      <w:bookmarkStart w:id="1046" w:name="BM61qIz4369wAyw1y"/>
      <w:bookmarkStart w:id="1047" w:name="SLREGq18362z4"/>
      <w:bookmarkEnd w:id="1046"/>
      <w:bookmarkEnd w:id="1047"/>
      <w:r w:rsidRPr="00336751">
        <w:t xml:space="preserve">If the merchandise is returned to the dealer or if a refund is made to the customer for any charges for services after the tax collected or charged to the customer's account has been remitted to the collector, the dealer may file an amended sales tax return for the period in which the tax so refunded was originally remitted. The blank return form must be obtained from the appropriate taxing authority to ensure that it bears the correct taxpayer identification and account information and the proper marking of an </w:t>
      </w:r>
      <w:r w:rsidR="00420421" w:rsidRPr="00420421">
        <w:t>“</w:t>
      </w:r>
      <w:r w:rsidRPr="00336751">
        <w:t>amended</w:t>
      </w:r>
      <w:r w:rsidR="00420421" w:rsidRPr="00420421">
        <w:t>”</w:t>
      </w:r>
      <w:r w:rsidRPr="00336751">
        <w:t xml:space="preserve"> return. </w:t>
      </w:r>
      <w:r w:rsidRPr="00336751">
        <w:t>The dealer must complete the amended return by reporting sales and deductions after making the proper adjustments to reflect the rescinded sale or sales. The credit balance which will result from the computation of total tax, penalty, and interest will be refunded to the dealer in the same manner as a credit return which is timely filed in accordance with §4351.</w:t>
      </w:r>
    </w:p>
    <w:p w14:paraId="15D8F8B8" w14:textId="77777777" w:rsidR="000D3D38" w:rsidRPr="00336751" w:rsidRDefault="000D3D38" w:rsidP="007B4797">
      <w:pPr>
        <w:pStyle w:val="A"/>
      </w:pPr>
      <w:bookmarkStart w:id="1048" w:name="BM61qIz4369wBy"/>
      <w:bookmarkEnd w:id="1048"/>
      <w:r w:rsidRPr="00336751">
        <w:rPr>
          <w:rStyle w:val="Strong"/>
          <w:b w:val="0"/>
          <w:bCs w:val="0"/>
        </w:rPr>
        <w:t>B.</w:t>
      </w:r>
      <w:r w:rsidRPr="00336751">
        <w:rPr>
          <w:rStyle w:val="Strong"/>
          <w:b w:val="0"/>
          <w:bCs w:val="0"/>
        </w:rPr>
        <w:tab/>
      </w:r>
      <w:bookmarkStart w:id="1049" w:name="SLREGq18362z5"/>
      <w:bookmarkStart w:id="1050" w:name="SLREGq18362z6"/>
      <w:bookmarkEnd w:id="1049"/>
      <w:bookmarkEnd w:id="1050"/>
      <w:r w:rsidRPr="00336751">
        <w:t xml:space="preserve">R.S. 47:315(B) and R.S. 47:337.34(B) provide a dealer with a method for claiming refunds for the recovery of taxes which have been remitted to the collector, but are later written off as uncollectible accounts from credit customers. Dealers submitting refund claims should be aware of the following restrictions specifically provided in or authorized by </w:t>
      </w:r>
      <w:bookmarkStart w:id="1051" w:name="SLREGq18362z7"/>
      <w:bookmarkEnd w:id="1051"/>
      <w:r w:rsidRPr="00336751">
        <w:t xml:space="preserve">R.S. 47:315(B) </w:t>
      </w:r>
      <w:bookmarkStart w:id="1052" w:name="BM61qIz4369wByw1y"/>
      <w:bookmarkEnd w:id="1052"/>
      <w:r w:rsidRPr="00336751">
        <w:t>and 47:337.34(B).</w:t>
      </w:r>
    </w:p>
    <w:p w14:paraId="3FCA6057" w14:textId="77777777" w:rsidR="000D3D38" w:rsidRPr="00336751" w:rsidRDefault="000D3D38" w:rsidP="007B4797">
      <w:pPr>
        <w:pStyle w:val="1"/>
      </w:pPr>
      <w:r w:rsidRPr="00336751">
        <w:rPr>
          <w:rStyle w:val="Strong"/>
          <w:b w:val="0"/>
          <w:bCs w:val="0"/>
        </w:rPr>
        <w:t>1.</w:t>
      </w:r>
      <w:r w:rsidRPr="00336751">
        <w:rPr>
          <w:rStyle w:val="Strong"/>
          <w:b w:val="0"/>
          <w:bCs w:val="0"/>
        </w:rPr>
        <w:tab/>
      </w:r>
      <w:bookmarkStart w:id="1053" w:name="SLREGq18362z8"/>
      <w:bookmarkEnd w:id="1053"/>
      <w:r w:rsidRPr="00336751">
        <w:t>The state sales or use tax is refundable on debts incurred after January 1, 1976, that ultimately become worthless. The tax will not be refunded on worthless debts incurred prior to January 1, 1976. The local sales or use tax is refundable on debts incurred after September 3, 1989, which ultimately become worthless. The tax will not be refunded on worthless debts incurred prior to September 3, 1989.</w:t>
      </w:r>
    </w:p>
    <w:p w14:paraId="51DEAFFB" w14:textId="77777777" w:rsidR="000D3D38" w:rsidRPr="00336751" w:rsidRDefault="000D3D38" w:rsidP="007B4797">
      <w:pPr>
        <w:pStyle w:val="1"/>
      </w:pPr>
      <w:bookmarkStart w:id="1054" w:name="BM61qIz4369wByw2y"/>
      <w:bookmarkEnd w:id="1054"/>
      <w:r w:rsidRPr="00336751">
        <w:rPr>
          <w:rStyle w:val="Strong"/>
          <w:b w:val="0"/>
          <w:bCs w:val="0"/>
        </w:rPr>
        <w:t>2.</w:t>
      </w:r>
      <w:r w:rsidRPr="00336751">
        <w:rPr>
          <w:rStyle w:val="Strong"/>
          <w:b w:val="0"/>
          <w:bCs w:val="0"/>
        </w:rPr>
        <w:tab/>
      </w:r>
      <w:bookmarkStart w:id="1055" w:name="SLREGq18362z9"/>
      <w:bookmarkEnd w:id="1055"/>
      <w:r w:rsidRPr="00336751">
        <w:t>Before the collector can issue a sales tax refund on a bad debt, the debt must actually have been deducted on a federal income tax return in accordance with Section 166 of the United States Internal Revenue Code. Since the issuance of refunds is tied to charge-offs on the annual federal return, the collector will process one r</w:t>
      </w:r>
      <w:r w:rsidR="00F90135">
        <w:t>efund per year for each dealer.</w:t>
      </w:r>
    </w:p>
    <w:p w14:paraId="671217A8" w14:textId="77777777" w:rsidR="000A70F9" w:rsidRDefault="000A70F9" w:rsidP="007B4797">
      <w:pPr>
        <w:pStyle w:val="1"/>
      </w:pPr>
      <w:r>
        <w:t>3.</w:t>
      </w:r>
      <w:r>
        <w:tab/>
        <w:t>If after a debt is charged off as worthless and a sales tax refund issued, all or some portion of the debt is collected, the gross amount collected shall be reported as a new sale for the period when the recovery is made.</w:t>
      </w:r>
    </w:p>
    <w:p w14:paraId="3C228251" w14:textId="77777777" w:rsidR="000A70F9" w:rsidRDefault="000D3D38" w:rsidP="007B4797">
      <w:pPr>
        <w:pStyle w:val="1"/>
      </w:pPr>
      <w:r w:rsidRPr="00336751">
        <w:rPr>
          <w:rStyle w:val="Strong"/>
          <w:b w:val="0"/>
          <w:bCs w:val="0"/>
        </w:rPr>
        <w:t>4.</w:t>
      </w:r>
      <w:r w:rsidRPr="00336751">
        <w:rPr>
          <w:rStyle w:val="Strong"/>
          <w:b w:val="0"/>
          <w:bCs w:val="0"/>
        </w:rPr>
        <w:tab/>
      </w:r>
      <w:bookmarkStart w:id="1056" w:name="SLREGq18362z11"/>
      <w:bookmarkEnd w:id="1056"/>
      <w:r w:rsidRPr="00336751">
        <w:t>The local credit or refund shall be granted whenever the Louisiana Department of Revenue has found the dealer to be entitled to reimbursement in accordance with R.S. 47:337.34(B)(1).</w:t>
      </w:r>
    </w:p>
    <w:p w14:paraId="12EE21B0" w14:textId="77777777" w:rsidR="000A70F9" w:rsidRDefault="000A70F9" w:rsidP="007B4797">
      <w:pPr>
        <w:pStyle w:val="1"/>
      </w:pPr>
      <w:r>
        <w:t>5.</w:t>
      </w:r>
      <w:r>
        <w:tab/>
        <w:t>The sales tax is refundable only on those bad debts that are the result of credit or deferred payment sales of tangible personal property and sales of services financed by the dealer making the sale. No refund is authorized on bad debts arising from leases or rentals, even though tax may have been charged on such transactions, or on sales financed by lending institutions or independent credit card plans, unless the lender has full recourse against the seller for any unpaid amounts. The sales tax is refundable on bad debts which arise because of the issuance of worthless checks only to the extent the check was in payment of taxable tangible personal property.</w:t>
      </w:r>
    </w:p>
    <w:p w14:paraId="548F229F" w14:textId="77777777" w:rsidR="000A70F9" w:rsidRDefault="000A70F9" w:rsidP="007B4797">
      <w:pPr>
        <w:pStyle w:val="1"/>
      </w:pPr>
      <w:r>
        <w:t>6.</w:t>
      </w:r>
      <w:r>
        <w:tab/>
        <w:t>No refund will be issued in the case where a dealer has repossessed saleable merchandise and cancelled the customer's credit obligation.</w:t>
      </w:r>
    </w:p>
    <w:p w14:paraId="123004C2" w14:textId="77777777" w:rsidR="000D3D38" w:rsidRPr="00336751" w:rsidRDefault="000D3D38" w:rsidP="007B4797">
      <w:pPr>
        <w:pStyle w:val="1"/>
      </w:pPr>
      <w:r w:rsidRPr="00336751">
        <w:rPr>
          <w:rStyle w:val="Strong"/>
          <w:b w:val="0"/>
          <w:bCs w:val="0"/>
        </w:rPr>
        <w:t>7.</w:t>
      </w:r>
      <w:r w:rsidRPr="00336751">
        <w:rPr>
          <w:rStyle w:val="Strong"/>
          <w:b w:val="0"/>
          <w:bCs w:val="0"/>
        </w:rPr>
        <w:tab/>
      </w:r>
      <w:bookmarkStart w:id="1057" w:name="SLREGq18362z14"/>
      <w:bookmarkEnd w:id="1057"/>
      <w:r w:rsidRPr="00336751">
        <w:t>Dealers may recover sales tax remitted on bad debts solely through the issuance of refunds by the collector. Dealers must continue to file sales tax returns reporting their total sales of merchandise during each taxable period, regardless of whether customer obligations have been collected. Deductions for bad debt losses may not</w:t>
      </w:r>
      <w:r w:rsidR="00F90135">
        <w:t xml:space="preserve"> be taken on sales tax returns.</w:t>
      </w:r>
    </w:p>
    <w:p w14:paraId="57333588" w14:textId="77777777" w:rsidR="000A70F9" w:rsidRDefault="000D3D38" w:rsidP="007B4797">
      <w:pPr>
        <w:pStyle w:val="A"/>
      </w:pPr>
      <w:bookmarkStart w:id="1058" w:name="BM61qIz4369wCy"/>
      <w:bookmarkEnd w:id="1058"/>
      <w:r w:rsidRPr="00336751">
        <w:rPr>
          <w:rStyle w:val="Strong"/>
          <w:b w:val="0"/>
          <w:bCs w:val="0"/>
        </w:rPr>
        <w:lastRenderedPageBreak/>
        <w:t>C.</w:t>
      </w:r>
      <w:r w:rsidRPr="00336751">
        <w:rPr>
          <w:rStyle w:val="Strong"/>
          <w:b w:val="0"/>
          <w:bCs w:val="0"/>
        </w:rPr>
        <w:tab/>
      </w:r>
      <w:bookmarkStart w:id="1059" w:name="SLREGq18362z15"/>
      <w:bookmarkEnd w:id="1059"/>
      <w:r w:rsidRPr="00336751">
        <w:t>Refund claims submitted to the collector must be accompanied by schedules detailing the names of debtors whose obligations were charged off, the uncollectible amounts, the amount of debt written off which was incurred prior to January 1, 1976, for state sales or use tax purposes or September 3, 1989, for local sales or use tax purposes, nontaxable portion of debt written off, and tax claimed</w:t>
      </w:r>
      <w:r>
        <w:t>.</w:t>
      </w:r>
    </w:p>
    <w:p w14:paraId="62997EF1" w14:textId="77777777" w:rsidR="000A70F9" w:rsidRDefault="000A70F9" w:rsidP="007B4797">
      <w:pPr>
        <w:pStyle w:val="1"/>
      </w:pPr>
      <w:r>
        <w:t>1.</w:t>
      </w:r>
      <w:r>
        <w:tab/>
        <w:t>Refunds will not be issued based solely upon increases in bad debt reserve amounts. Dealers who maintain such reserve accounts must base their claims on the individual bad debts charged against the reserve.</w:t>
      </w:r>
    </w:p>
    <w:p w14:paraId="35A7C9E7" w14:textId="77777777" w:rsidR="000A70F9" w:rsidRDefault="000A70F9" w:rsidP="007B4797">
      <w:pPr>
        <w:pStyle w:val="1"/>
      </w:pPr>
      <w:r>
        <w:t>2.</w:t>
      </w:r>
      <w:r>
        <w:tab/>
        <w:t>Taxpayers who charge off more that 200 taxable accounts annually, and for whom the furnishing of detailed information required above would be unreasonably burdensome, may apply for permission to submit the required data in some other form.</w:t>
      </w:r>
    </w:p>
    <w:p w14:paraId="00F98168" w14:textId="77777777" w:rsidR="000D3D38" w:rsidRPr="00336751" w:rsidRDefault="000D3D38" w:rsidP="007B4797">
      <w:pPr>
        <w:pStyle w:val="1"/>
      </w:pPr>
      <w:r w:rsidRPr="00336751">
        <w:rPr>
          <w:rStyle w:val="Strong"/>
          <w:b w:val="0"/>
          <w:bCs w:val="0"/>
        </w:rPr>
        <w:t>3.</w:t>
      </w:r>
      <w:r w:rsidRPr="00336751">
        <w:rPr>
          <w:rStyle w:val="Strong"/>
          <w:b w:val="0"/>
          <w:bCs w:val="0"/>
        </w:rPr>
        <w:tab/>
      </w:r>
      <w:bookmarkStart w:id="1060" w:name="SLREGq18362z18"/>
      <w:bookmarkEnd w:id="1060"/>
      <w:r w:rsidRPr="00336751">
        <w:t xml:space="preserve">All refund claims filed with the collector are subject to office or field examination and verification, so dealers must maintain auditable records to support their claims. The records must be able to substantiate that the sales tax was charged and remitted to the collector on the original sales and that the dealers made reasonable efforts to collect the debt amounts. Dealers must have good evidence that debts charged off are worthless and will remain so in the future. The debt must actually be charged off as worthless on a federal income tax return before a refund of state sales or use tax will be processed by the Department of Revenue. The credit or refund for local sales or use tax shall be granted whenever the Louisiana Department of Revenue has found the dealer to be entitled to reimbursement in accordance with R.S. 47:337.34(B)(1). In the absence of the required records, a dealer </w:t>
      </w:r>
      <w:r w:rsidR="00F90135">
        <w:t>will not be entitled to refund.</w:t>
      </w:r>
    </w:p>
    <w:p w14:paraId="7EE62820" w14:textId="77777777" w:rsidR="000D3D38" w:rsidRPr="00336751" w:rsidRDefault="000D3D38" w:rsidP="000D3D38">
      <w:pPr>
        <w:pStyle w:val="AuthorityNote"/>
      </w:pPr>
      <w:r w:rsidRPr="00336751">
        <w:t>AUTHORITY NOTE:</w:t>
      </w:r>
      <w:r w:rsidRPr="00336751">
        <w:tab/>
        <w:t>Promulgated in accordance with R.S. 47:315, R.S. 47:337.2, R.S 47:337.34, and R.S 47:1511.</w:t>
      </w:r>
    </w:p>
    <w:p w14:paraId="5E9E606A" w14:textId="77777777" w:rsidR="000A70F9" w:rsidRDefault="000D3D38" w:rsidP="007B4797">
      <w:pPr>
        <w:pStyle w:val="HistoricalNote"/>
      </w:pPr>
      <w:r w:rsidRPr="00336751">
        <w:t>HISTORICAL NOTE:</w:t>
      </w:r>
      <w:r w:rsidRPr="00336751">
        <w:tab/>
        <w:t xml:space="preserve">Promulgated by the Department of Revenue and Taxation, </w:t>
      </w:r>
      <w:r>
        <w:t>Sales Tax Section,</w:t>
      </w:r>
      <w:r w:rsidRPr="00336751">
        <w:t xml:space="preserve"> LR 13:107 (February 1987), amended by the Department of Revenue, Policy Services Division, LR 31:97 (January 2005).</w:t>
      </w:r>
    </w:p>
    <w:p w14:paraId="58CC75B9" w14:textId="77777777" w:rsidR="00B95BAB" w:rsidRDefault="00B95BAB" w:rsidP="007B4797">
      <w:pPr>
        <w:pStyle w:val="Section"/>
      </w:pPr>
      <w:bookmarkStart w:id="1061" w:name="_Toc233690130"/>
      <w:bookmarkStart w:id="1062" w:name="_Toc234030716"/>
      <w:bookmarkStart w:id="1063" w:name="_Toc243721340"/>
      <w:bookmarkStart w:id="1064" w:name="_Toc259619580"/>
      <w:bookmarkStart w:id="1065" w:name="_Toc262718667"/>
      <w:bookmarkStart w:id="1066" w:name="_Toc275165439"/>
      <w:bookmarkStart w:id="1067" w:name="_Toc238197680"/>
      <w:r w:rsidRPr="002427EB">
        <w:t>§4372.</w:t>
      </w:r>
      <w:r>
        <w:tab/>
      </w:r>
      <w:r w:rsidRPr="002427EB">
        <w:t>Payment of Sales and Use Taxes by Persons Constructing, Renovating, or</w:t>
      </w:r>
      <w:r>
        <w:t xml:space="preserve"> </w:t>
      </w:r>
      <w:r w:rsidRPr="002427EB">
        <w:t>Altering Immovable Property</w:t>
      </w:r>
      <w:bookmarkEnd w:id="1067"/>
    </w:p>
    <w:p w14:paraId="36CD1F83" w14:textId="77777777" w:rsidR="00B95BAB" w:rsidRDefault="00B95BAB" w:rsidP="00B95BAB">
      <w:pPr>
        <w:pStyle w:val="A"/>
      </w:pPr>
      <w:r w:rsidRPr="002427EB">
        <w:t>A.</w:t>
      </w:r>
      <w:r>
        <w:tab/>
      </w:r>
      <w:r w:rsidRPr="002427EB">
        <w:t>General.</w:t>
      </w:r>
      <w:r>
        <w:t xml:space="preserve"> </w:t>
      </w:r>
      <w:r w:rsidRPr="002427EB">
        <w:t>The purpose of this Section is to help clarify which party to the transaction is liable for the payment of sales and use taxes on the purchase, use, consumption, distribution, or storage for use or consumption of tangible personal property in this state when such property is used in the construction, alteration, or repair of an immovable property, and such tangible personal property is transferred from the contractor to its customer in an immovable state.</w:t>
      </w:r>
    </w:p>
    <w:p w14:paraId="763EAE3E" w14:textId="77777777" w:rsidR="00B95BAB" w:rsidRDefault="00B95BAB" w:rsidP="00B95BAB">
      <w:pPr>
        <w:pStyle w:val="A"/>
      </w:pPr>
      <w:r w:rsidRPr="002427EB">
        <w:t>B.</w:t>
      </w:r>
      <w:r>
        <w:tab/>
      </w:r>
      <w:r w:rsidRPr="002427EB">
        <w:t>Definition.</w:t>
      </w:r>
      <w:r>
        <w:t xml:space="preserve"> </w:t>
      </w:r>
      <w:r w:rsidRPr="002427EB">
        <w:t>For the purposes of this Section, the ter</w:t>
      </w:r>
      <w:r>
        <w:t xml:space="preserve">m </w:t>
      </w:r>
      <w:r w:rsidRPr="00E32F8D">
        <w:rPr>
          <w:i/>
        </w:rPr>
        <w:t>contractor</w:t>
      </w:r>
      <w:r w:rsidRPr="002427EB">
        <w:t xml:space="preserve"> means any dealer, as defined in this Chapter, who contracts or undertakes to construct, manage, or supervise the construction, alteration, or repair of any immovable property, such as buildings, houses, roads, levees, pipelines, oil and gas wells (downhole), and industrial facilities.</w:t>
      </w:r>
      <w:r>
        <w:t xml:space="preserve"> </w:t>
      </w:r>
      <w:r w:rsidRPr="002427EB">
        <w:t>It also includes subcontractors.</w:t>
      </w:r>
      <w:r>
        <w:t xml:space="preserve"> </w:t>
      </w:r>
      <w:r w:rsidRPr="002427EB">
        <w:t xml:space="preserve">The term </w:t>
      </w:r>
      <w:r w:rsidRPr="002427EB">
        <w:rPr>
          <w:i/>
        </w:rPr>
        <w:t>contractor</w:t>
      </w:r>
      <w:r w:rsidRPr="002427EB">
        <w:t xml:space="preserve"> shall not include a dealer who fabricates or constructs property that is sold to another </w:t>
      </w:r>
      <w:r w:rsidRPr="002427EB">
        <w:t>person as tangible personal property, provided that the fabricator or constructor of the tangible personal property does not affix that tangible personal property to the buyer’s immovable property.</w:t>
      </w:r>
    </w:p>
    <w:p w14:paraId="5DAF6F91" w14:textId="77777777" w:rsidR="00B95BAB" w:rsidRDefault="00B95BAB" w:rsidP="00B95BAB">
      <w:pPr>
        <w:pStyle w:val="A"/>
      </w:pPr>
      <w:r w:rsidRPr="002427EB">
        <w:t>C.</w:t>
      </w:r>
      <w:r>
        <w:tab/>
      </w:r>
      <w:r w:rsidRPr="002427EB">
        <w:t>Sales of tangible personal property, including materials, supplies, and equipment, made to contractors, or their contractors, subcontractors, or agents, for use in the construction, alteration, or repair of immovable property are presumed to be sales to consumers or users, not sales for resale, and therefore the contractor is liable for the taxes imposed by this Chapter on their purchases or importations of such tangible personal property.</w:t>
      </w:r>
      <w:r>
        <w:t xml:space="preserve"> </w:t>
      </w:r>
      <w:r w:rsidRPr="002427EB">
        <w:t>This presumption may be rebutted by a showing of credible evidence, such as a writing signed by the contractor’s customer stating that title and/or possession of itemized articles of tangible personal property were transferred to the customer prior to their being made immovable.</w:t>
      </w:r>
    </w:p>
    <w:p w14:paraId="2E57EF02" w14:textId="77777777" w:rsidR="00B95BAB" w:rsidRPr="002427EB" w:rsidRDefault="00B95BAB" w:rsidP="00B95BAB">
      <w:pPr>
        <w:pStyle w:val="AuthorityNote"/>
      </w:pPr>
      <w:r w:rsidRPr="002427EB">
        <w:t>AUTHORITY NOTE:</w:t>
      </w:r>
      <w:r>
        <w:tab/>
      </w:r>
      <w:r w:rsidRPr="002427EB">
        <w:t>Promulgated in accordance with R.S. 47:1511.</w:t>
      </w:r>
    </w:p>
    <w:p w14:paraId="7E78F7B0" w14:textId="77777777" w:rsidR="00B95BAB" w:rsidRDefault="00B95BAB" w:rsidP="00B95BAB">
      <w:pPr>
        <w:pStyle w:val="HistoricalNote"/>
      </w:pPr>
      <w:r w:rsidRPr="002427EB">
        <w:t>HISTORICAL NOTE:</w:t>
      </w:r>
      <w:r>
        <w:tab/>
      </w:r>
      <w:r w:rsidRPr="002427EB">
        <w:t xml:space="preserve">Promulgated by the Department of Revenue, Policy Services Division, LR </w:t>
      </w:r>
      <w:r>
        <w:t>38:1995 (August 2012).</w:t>
      </w:r>
    </w:p>
    <w:p w14:paraId="01C32496" w14:textId="77777777" w:rsidR="000A70F9" w:rsidRDefault="000A70F9">
      <w:pPr>
        <w:pStyle w:val="Section"/>
      </w:pPr>
      <w:bookmarkStart w:id="1068" w:name="_Toc238197681"/>
      <w:r>
        <w:t>§4373.</w:t>
      </w:r>
      <w:r>
        <w:tab/>
        <w:t>Nonresident Contractors</w:t>
      </w:r>
      <w:bookmarkEnd w:id="1061"/>
      <w:bookmarkEnd w:id="1062"/>
      <w:bookmarkEnd w:id="1063"/>
      <w:bookmarkEnd w:id="1064"/>
      <w:bookmarkEnd w:id="1065"/>
      <w:bookmarkEnd w:id="1066"/>
      <w:bookmarkEnd w:id="1068"/>
    </w:p>
    <w:p w14:paraId="365F3588" w14:textId="77777777" w:rsidR="000A70F9" w:rsidRDefault="00C060DF">
      <w:pPr>
        <w:pStyle w:val="A"/>
      </w:pPr>
      <w:r w:rsidRPr="00336751">
        <w:t>A.</w:t>
      </w:r>
      <w:r w:rsidRPr="00336751">
        <w:tab/>
        <w:t>General. This Section provides the procedures that must be followed by nonresident contractors who do business in this state as required by R.S. 47:9 and R.S. 47:306(D). This Section also provides the procedures that must be followed by state and local agencies charged with the responsibility for granting permits and/or licenses for the lawful commencement of construction contracts in this state as required by R.S. 47:337.18(C). This Section also provides the necessary definitions.</w:t>
      </w:r>
    </w:p>
    <w:p w14:paraId="7D956E3C" w14:textId="77777777" w:rsidR="000A70F9" w:rsidRDefault="000A70F9">
      <w:pPr>
        <w:pStyle w:val="A"/>
      </w:pPr>
      <w:r>
        <w:t>B.</w:t>
      </w:r>
      <w:r>
        <w:tab/>
        <w:t>Definitions. For the purposes of this Section, the following terms are defined.</w:t>
      </w:r>
    </w:p>
    <w:p w14:paraId="68B2DDBE" w14:textId="77777777" w:rsidR="000A70F9" w:rsidRDefault="000A70F9">
      <w:pPr>
        <w:pStyle w:val="1"/>
      </w:pPr>
      <w:r>
        <w:rPr>
          <w:i/>
        </w:rPr>
        <w:t>Contractor</w:t>
      </w:r>
      <w:r w:rsidR="003471AC">
        <w:t>―</w:t>
      </w:r>
      <w:r>
        <w:t xml:space="preserve">any dealer, as defined in this Chapter, who enters into contracts for the construction, renovation, or repair of immovable properties, such as buildings, houses, roads, levees, pipelines, and industrial facilities. It also includes subcontractors who enter into similar agreements with a general or prime </w:t>
      </w:r>
      <w:r w:rsidRPr="00B97FF6">
        <w:t>contractor</w:t>
      </w:r>
      <w:r>
        <w:t xml:space="preserve">. The term </w:t>
      </w:r>
      <w:r w:rsidRPr="0014340D">
        <w:rPr>
          <w:i/>
        </w:rPr>
        <w:t>contractor</w:t>
      </w:r>
      <w:r>
        <w:t xml:space="preserve"> shall not include businesses that fabricate or construct property that is sold to another person as tangible personal property, even though the property may be subsequently incorporated into the construction of an immovable. The term </w:t>
      </w:r>
      <w:r w:rsidRPr="0014340D">
        <w:rPr>
          <w:i/>
        </w:rPr>
        <w:t>contractor</w:t>
      </w:r>
      <w:r>
        <w:t xml:space="preserve"> shall include any project owner who obtains any permit, license, or certificate necessary for the lawful commencement of any construction contract.</w:t>
      </w:r>
    </w:p>
    <w:p w14:paraId="30F1BC3C" w14:textId="77777777" w:rsidR="000A70F9" w:rsidRDefault="000A70F9">
      <w:pPr>
        <w:pStyle w:val="1"/>
      </w:pPr>
      <w:r>
        <w:rPr>
          <w:i/>
        </w:rPr>
        <w:t>Nonresident Contractor</w:t>
      </w:r>
      <w:r w:rsidR="003471AC">
        <w:t>―</w:t>
      </w:r>
      <w:r>
        <w:t xml:space="preserve">any </w:t>
      </w:r>
      <w:r w:rsidRPr="00B97FF6">
        <w:t xml:space="preserve">contractor </w:t>
      </w:r>
      <w:r>
        <w:t>who does not meet any of the following criteria for resident status.</w:t>
      </w:r>
    </w:p>
    <w:p w14:paraId="44CF0717" w14:textId="77777777" w:rsidR="000A70F9" w:rsidRDefault="000A70F9">
      <w:pPr>
        <w:pStyle w:val="a0"/>
      </w:pPr>
      <w:r>
        <w:t>a.</w:t>
      </w:r>
      <w:r>
        <w:tab/>
        <w:t>For an individual proprietorship, resident status requires having maintained permanent domicile in Louisiana for at least one year prior to bidding on work.</w:t>
      </w:r>
    </w:p>
    <w:p w14:paraId="554FC729" w14:textId="77777777" w:rsidR="000A70F9" w:rsidRDefault="000A70F9">
      <w:pPr>
        <w:pStyle w:val="a0"/>
      </w:pPr>
      <w:r>
        <w:t>b.</w:t>
      </w:r>
      <w:r>
        <w:tab/>
        <w:t xml:space="preserve">For a corporation, resident status requires having operated a permanent business facility in Louisiana for at least one year prior to bidding on work; or having at least </w:t>
      </w:r>
      <w:r w:rsidR="007243E4">
        <w:br/>
      </w:r>
      <w:r>
        <w:t xml:space="preserve">50 percent of its outstanding and issued common stock owned </w:t>
      </w:r>
      <w:r>
        <w:lastRenderedPageBreak/>
        <w:t>by individuals who have maintained their domicile in Louisiana for at least one year prior to bidding on work.</w:t>
      </w:r>
    </w:p>
    <w:p w14:paraId="70984682" w14:textId="77777777" w:rsidR="000A70F9" w:rsidRDefault="000A70F9">
      <w:pPr>
        <w:pStyle w:val="a0"/>
      </w:pPr>
      <w:r>
        <w:t>c.</w:t>
      </w:r>
      <w:r>
        <w:tab/>
        <w:t>For partnerships and other legal entities, resident status requires at least 50 percent ownership by individuals or corporations who themselves qualify as residents.</w:t>
      </w:r>
    </w:p>
    <w:p w14:paraId="1CD5E888" w14:textId="77777777" w:rsidR="000A70F9" w:rsidRDefault="000A70F9">
      <w:pPr>
        <w:pStyle w:val="1"/>
      </w:pPr>
      <w:r>
        <w:rPr>
          <w:i/>
        </w:rPr>
        <w:t>Resident Contractor</w:t>
      </w:r>
      <w:r w:rsidR="003471AC">
        <w:t>―</w:t>
      </w:r>
      <w:r>
        <w:t xml:space="preserve">all </w:t>
      </w:r>
      <w:r w:rsidRPr="00B97FF6">
        <w:t>contractors</w:t>
      </w:r>
      <w:r>
        <w:t xml:space="preserve"> that are not </w:t>
      </w:r>
      <w:r w:rsidRPr="00B97FF6">
        <w:t>nonresident contractors</w:t>
      </w:r>
      <w:r>
        <w:t>.</w:t>
      </w:r>
    </w:p>
    <w:p w14:paraId="55467442" w14:textId="77777777" w:rsidR="00022891" w:rsidRPr="00336751" w:rsidRDefault="00022891" w:rsidP="00022891">
      <w:pPr>
        <w:pStyle w:val="A"/>
      </w:pPr>
      <w:r w:rsidRPr="00336751">
        <w:rPr>
          <w:bCs/>
        </w:rPr>
        <w:t>C.</w:t>
      </w:r>
      <w:r w:rsidRPr="00336751">
        <w:rPr>
          <w:bCs/>
        </w:rPr>
        <w:tab/>
        <w:t>Contracts to be Registered with Secretary and Central Collector</w:t>
      </w:r>
    </w:p>
    <w:p w14:paraId="0AE6F36D" w14:textId="77777777" w:rsidR="00022891" w:rsidRPr="00336751" w:rsidRDefault="00022891" w:rsidP="00022891">
      <w:pPr>
        <w:pStyle w:val="1"/>
      </w:pPr>
      <w:r w:rsidRPr="00336751">
        <w:rPr>
          <w:bCs/>
        </w:rPr>
        <w:t>1.</w:t>
      </w:r>
      <w:r w:rsidRPr="00336751">
        <w:tab/>
        <w:t xml:space="preserve">Prior to obtaining a building permit necessary for the lawful commencement of any contract in Louisiana, a </w:t>
      </w:r>
      <w:r w:rsidRPr="00B97FF6">
        <w:t>nonresident contractor</w:t>
      </w:r>
      <w:r w:rsidRPr="00336751">
        <w:t xml:space="preserve"> shall register each contract that exceeds $3,000 in total price or compensation with the secretary of the Department of Revenue and with the central sales and use tax collector for the parish in which the project is located. The secretary shall provide the necessary forms for the </w:t>
      </w:r>
      <w:r w:rsidRPr="00B97FF6">
        <w:t>contractors</w:t>
      </w:r>
      <w:r w:rsidRPr="00336751">
        <w:t xml:space="preserve"> to register each contract. The forms will require the </w:t>
      </w:r>
      <w:r w:rsidRPr="00B97FF6">
        <w:t>nonresident contractor</w:t>
      </w:r>
      <w:r w:rsidRPr="00336751">
        <w:t xml:space="preserve"> to give a complete description of each project, pertinent tax registration data, and a list of anticipated subcontractors. A fee of $10 per contract shall be paid to the secretary at the time of registration. As required by the secretary, the </w:t>
      </w:r>
      <w:r w:rsidRPr="00B97FF6">
        <w:t xml:space="preserve">contractor </w:t>
      </w:r>
      <w:r w:rsidRPr="00336751">
        <w:t>shall furnish a surety bond for each contract or a blanket surety bond for all contracts. The bond shall be:</w:t>
      </w:r>
    </w:p>
    <w:p w14:paraId="59156234" w14:textId="77777777" w:rsidR="00022891" w:rsidRPr="00336751" w:rsidRDefault="00022891" w:rsidP="00022891">
      <w:pPr>
        <w:pStyle w:val="a0"/>
      </w:pPr>
      <w:r w:rsidRPr="00336751">
        <w:t>a.</w:t>
      </w:r>
      <w:r w:rsidRPr="00336751">
        <w:tab/>
      </w:r>
      <w:r w:rsidR="007243E4">
        <w:t>2 1/2</w:t>
      </w:r>
      <w:r w:rsidRPr="00336751">
        <w:t xml:space="preserve"> percent of the gross contract amount or $1,000, whichever is greater, if income tax withholdings remitted to the department include such payments deducted from non-employee compensation (e.g., independent </w:t>
      </w:r>
      <w:r w:rsidRPr="00B97FF6">
        <w:t>contractors</w:t>
      </w:r>
      <w:r w:rsidRPr="00336751">
        <w:t>); or</w:t>
      </w:r>
    </w:p>
    <w:p w14:paraId="24655B48" w14:textId="77777777" w:rsidR="00022891" w:rsidRPr="00336751" w:rsidRDefault="00022891" w:rsidP="00022891">
      <w:pPr>
        <w:pStyle w:val="a0"/>
      </w:pPr>
      <w:r w:rsidRPr="00336751">
        <w:t>b.</w:t>
      </w:r>
      <w:r w:rsidRPr="00336751">
        <w:tab/>
      </w:r>
      <w:r w:rsidR="007243E4">
        <w:t>5</w:t>
      </w:r>
      <w:r w:rsidRPr="00336751">
        <w:t xml:space="preserve"> percent of the gross contract amount or $1,000, whichever is greater, if income tax is not withheld from non-employee compensation paid by the </w:t>
      </w:r>
      <w:r w:rsidRPr="00B97FF6">
        <w:t>non-resident contractor</w:t>
      </w:r>
      <w:r w:rsidRPr="00336751">
        <w:t>.</w:t>
      </w:r>
    </w:p>
    <w:p w14:paraId="5F6B8C55" w14:textId="77777777" w:rsidR="000A70F9" w:rsidRDefault="00022891" w:rsidP="00022891">
      <w:pPr>
        <w:pStyle w:val="1"/>
      </w:pPr>
      <w:r w:rsidRPr="00336751">
        <w:t>2.</w:t>
      </w:r>
      <w:r w:rsidRPr="00336751">
        <w:tab/>
        <w:t xml:space="preserve">Upon satisfactory completion of the registration and surety bond requirements, the secretary shall issue the </w:t>
      </w:r>
      <w:r w:rsidRPr="00B97FF6">
        <w:t>contractor</w:t>
      </w:r>
      <w:r w:rsidRPr="00336751">
        <w:t xml:space="preserve"> a certificate of compliance with which to obtain any building permits necessary for lawful commencement.</w:t>
      </w:r>
    </w:p>
    <w:p w14:paraId="3BF3750B" w14:textId="77777777" w:rsidR="000A70F9" w:rsidRDefault="000A70F9">
      <w:pPr>
        <w:pStyle w:val="1"/>
      </w:pPr>
      <w:r>
        <w:t>3.</w:t>
      </w:r>
      <w:r>
        <w:tab/>
        <w:t>Nonresident subcontractors will be held to the same requirements of registration, payment of a $10 fee, and furnishing a surety bond, even though they may not need to secure any permits.</w:t>
      </w:r>
    </w:p>
    <w:p w14:paraId="05DDEA83" w14:textId="77777777" w:rsidR="000A70F9" w:rsidRDefault="000A70F9" w:rsidP="0024380C">
      <w:pPr>
        <w:pStyle w:val="A"/>
        <w:spacing w:after="60"/>
      </w:pPr>
      <w:r>
        <w:t>D.</w:t>
      </w:r>
      <w:r>
        <w:tab/>
        <w:t xml:space="preserve">Payments to be Withheld from Subcontractors. R.S. 47:9(B)(3) makes each contractor subject to this provision responsible for all of its subcontractors' compliance with all state and local tax laws. A </w:t>
      </w:r>
      <w:r w:rsidRPr="00B97FF6">
        <w:t>contractor</w:t>
      </w:r>
      <w:r>
        <w:t xml:space="preserve"> shall inform each of its subcontractors of their tax registration, contract registration, and surety bond requirements, and shall withhold a sufficient amount from payments made under their contracts to ensure compliance. Upon discovering any unpaid tax liability by a subcontractor, the secretary will first attempt to collect the unpaid taxes from the subcontractor or his surety. However, if the secretary's efforts are unsuccessful, the</w:t>
      </w:r>
      <w:r w:rsidRPr="00B97FF6">
        <w:t xml:space="preserve"> contractor </w:t>
      </w:r>
      <w:r>
        <w:t>and his surety have ultimate responsibility for the payment of any subcontractor's unpaid tax liabilities.</w:t>
      </w:r>
    </w:p>
    <w:p w14:paraId="2D7A49F4" w14:textId="77777777" w:rsidR="000A70F9" w:rsidRDefault="000A70F9" w:rsidP="0024380C">
      <w:pPr>
        <w:pStyle w:val="A"/>
        <w:spacing w:after="60"/>
      </w:pPr>
      <w:r>
        <w:t>E.</w:t>
      </w:r>
      <w:r>
        <w:tab/>
        <w:t xml:space="preserve">Contract Completion; Cancellation of Surety Bond. Within 30 days after completion of each contract, the </w:t>
      </w:r>
      <w:r w:rsidRPr="00B97FF6">
        <w:t>contractor</w:t>
      </w:r>
      <w:r>
        <w:t xml:space="preserve"> shall submit to the secretary a completion report summarizing the costs incurred; the taxes paid to other states, to the state of Louisiana, and to local taxing authorities; and other such information that may be required by the secretary. After reviewing the report and verifying the tax payment amounts reported, the secretary shall refer the summary to the central sales and use tax collector for the parish in which the project is located to determine whether there are any unpaid local tax liabilities. If no unpaid state or local tax liabilities are discovered, the </w:t>
      </w:r>
      <w:r w:rsidRPr="00B97FF6">
        <w:t>contractor'</w:t>
      </w:r>
      <w:r>
        <w:t>s surety bond may be canceled for that contract. The surety bond will be held by the Department of Revenue and Taxation and used, if necessary, in the future if sales taxes are later found to be due on that contract.</w:t>
      </w:r>
    </w:p>
    <w:p w14:paraId="4773EF7B" w14:textId="77777777" w:rsidR="000A70F9" w:rsidRDefault="000A70F9" w:rsidP="0024380C">
      <w:pPr>
        <w:pStyle w:val="A"/>
        <w:spacing w:after="60"/>
      </w:pPr>
      <w:r>
        <w:t>F.</w:t>
      </w:r>
      <w:r>
        <w:tab/>
        <w:t>Compliance by Permitting Agencies; Withheld Funds Authorized</w:t>
      </w:r>
    </w:p>
    <w:p w14:paraId="45B7135B" w14:textId="77777777" w:rsidR="000A70F9" w:rsidRDefault="000A70F9" w:rsidP="0024380C">
      <w:pPr>
        <w:pStyle w:val="1"/>
        <w:spacing w:after="60"/>
      </w:pPr>
      <w:r>
        <w:t>1.</w:t>
      </w:r>
      <w:r>
        <w:tab/>
        <w:t>R.S. 47:9(B)(4) and R.S. 47:306(D)(2)(a) place specific responsibilities with state or local agencies that issue permits, licenses, or certificates necessary for the lawful commencement of any construction contract. State agencies, including but not limited to the office of the state fire marshal, and agencies of local governing authorities, including but not limited to parish and municipal building inspectors, shall not issue any building permit, license, or certificate until the applicant has submitted documentation verifying that the contract has been properly registered and the required surety bond has been posted. Proper documentation to be obtained from the Secretary of the Department of Revenue and Taxation is as follows.</w:t>
      </w:r>
    </w:p>
    <w:p w14:paraId="1B6E6373" w14:textId="77777777" w:rsidR="000A70F9" w:rsidRDefault="000A70F9" w:rsidP="0024380C">
      <w:pPr>
        <w:pStyle w:val="a0"/>
        <w:spacing w:after="60"/>
      </w:pPr>
      <w:r>
        <w:t>a.</w:t>
      </w:r>
      <w:r>
        <w:tab/>
      </w:r>
      <w:r w:rsidRPr="00B97FF6">
        <w:t>Resident contractors</w:t>
      </w:r>
      <w:r>
        <w:t xml:space="preserve"> must obtain a certificate of resident status.</w:t>
      </w:r>
    </w:p>
    <w:p w14:paraId="74EA0100" w14:textId="77777777" w:rsidR="000A70F9" w:rsidRDefault="000A70F9" w:rsidP="0024380C">
      <w:pPr>
        <w:pStyle w:val="a0"/>
        <w:spacing w:after="60"/>
      </w:pPr>
      <w:r>
        <w:t>b.</w:t>
      </w:r>
      <w:r>
        <w:tab/>
      </w:r>
      <w:r w:rsidRPr="00B97FF6">
        <w:t>Nonresident contractors</w:t>
      </w:r>
      <w:r>
        <w:t xml:space="preserve"> must obtain a certificate of compliance.</w:t>
      </w:r>
    </w:p>
    <w:p w14:paraId="50354F1D" w14:textId="77777777" w:rsidR="000A70F9" w:rsidRDefault="000A70F9" w:rsidP="0024380C">
      <w:pPr>
        <w:pStyle w:val="a0"/>
        <w:spacing w:after="60"/>
      </w:pPr>
      <w:r>
        <w:t>c.</w:t>
      </w:r>
      <w:r>
        <w:tab/>
        <w:t>Individuals seeking a permit for work to be performed on their residence must submit an affidavit as documentation of residency.</w:t>
      </w:r>
    </w:p>
    <w:p w14:paraId="2828FDF4" w14:textId="77777777" w:rsidR="000A70F9" w:rsidRDefault="00C060DF" w:rsidP="0024380C">
      <w:pPr>
        <w:pStyle w:val="1"/>
        <w:spacing w:after="60"/>
      </w:pPr>
      <w:r w:rsidRPr="00336751">
        <w:t>2.</w:t>
      </w:r>
      <w:r w:rsidRPr="00336751">
        <w:tab/>
        <w:t>The secretary is authorized by R.S. 47:337.19(B) to evaluate and monitor parish and municipal permitting agencies to ensure compliance with these provisions.</w:t>
      </w:r>
    </w:p>
    <w:p w14:paraId="47A33B21" w14:textId="77777777" w:rsidR="000A70F9" w:rsidRDefault="000A70F9" w:rsidP="0024380C">
      <w:pPr>
        <w:pStyle w:val="a0"/>
        <w:spacing w:after="60"/>
      </w:pPr>
      <w:r>
        <w:t>a.</w:t>
      </w:r>
      <w:r>
        <w:tab/>
        <w:t xml:space="preserve">When the secretary discovers that a parish or municipal permitting office has issued a permit to a </w:t>
      </w:r>
      <w:r w:rsidRPr="0014340D">
        <w:rPr>
          <w:i/>
        </w:rPr>
        <w:t>nonresident contractor</w:t>
      </w:r>
      <w:r>
        <w:t xml:space="preserve"> without verifying compliance with the provisions of this regulation, he shall notify that permitting office, the parish collector, and the governing authority of the parish of the violation by registered mail.</w:t>
      </w:r>
    </w:p>
    <w:p w14:paraId="5C203163" w14:textId="77777777" w:rsidR="000A70F9" w:rsidRDefault="000A70F9">
      <w:pPr>
        <w:pStyle w:val="a0"/>
      </w:pPr>
      <w:r>
        <w:t>b.</w:t>
      </w:r>
      <w:r>
        <w:tab/>
        <w:t>The affected parties will be allowed 60 days to respond to the department's notification. If the affected parties contact the department after receiving notification, the department will work with them to reconcile the situation. If the situation is resolved, no further action will be taken.</w:t>
      </w:r>
    </w:p>
    <w:p w14:paraId="5A1378FB" w14:textId="77777777" w:rsidR="000A70F9" w:rsidRDefault="000A70F9">
      <w:pPr>
        <w:pStyle w:val="a0"/>
      </w:pPr>
      <w:r>
        <w:t>c.</w:t>
      </w:r>
      <w:r>
        <w:tab/>
        <w:t>If an agreement cannot be reached or if the department does not receive a response after 60 days, the secretary will notify the state treasurer of the violation by registered mail. A copy of this notification will be sent to the permitting office, the parish collector, and the governing authority of the parish.</w:t>
      </w:r>
    </w:p>
    <w:p w14:paraId="3815231B" w14:textId="77777777" w:rsidR="00C060DF" w:rsidRPr="00336751" w:rsidRDefault="00C060DF" w:rsidP="00C060DF">
      <w:pPr>
        <w:pStyle w:val="a0"/>
      </w:pPr>
      <w:r w:rsidRPr="00336751">
        <w:lastRenderedPageBreak/>
        <w:t>d.</w:t>
      </w:r>
      <w:r w:rsidRPr="00336751">
        <w:tab/>
        <w:t>The state treasurer, within 90 days of notification, shall request a hearing on the suspected violation with the House Committee on Ways and Means. The date, time, and location of this meeting will be furnished by the state treasurer to the permitting office, the parish collector, the governing authority of the parish, and the secretary of the Department of Revenue by registered mail. Following the hearing, the state treasurer shall take action as directed by the committee, including the withholding of state funds as authorized by R.S. 47:337.19(C).</w:t>
      </w:r>
    </w:p>
    <w:p w14:paraId="1DF08832" w14:textId="77777777" w:rsidR="00C060DF" w:rsidRPr="00336751" w:rsidRDefault="00C060DF" w:rsidP="00C060DF">
      <w:pPr>
        <w:pStyle w:val="AuthorityNote"/>
      </w:pPr>
      <w:r w:rsidRPr="00336751">
        <w:t>AUTHORITY NOTE:</w:t>
      </w:r>
      <w:r w:rsidRPr="00336751">
        <w:tab/>
        <w:t>Promulgated in accordance with R.S. 47:9, R.S. 47:306, R.S. 47:337.2, R.S. 47:337.18, R.S. 47:337.19, and R.S. 47:1511.</w:t>
      </w:r>
    </w:p>
    <w:p w14:paraId="2FA5A149" w14:textId="77777777" w:rsidR="00C060DF" w:rsidRPr="00336751" w:rsidRDefault="00C060DF" w:rsidP="00C060DF">
      <w:pPr>
        <w:pStyle w:val="HistoricalNote"/>
      </w:pPr>
      <w:r w:rsidRPr="00336751">
        <w:t>HISTORICAL NOTE:</w:t>
      </w:r>
      <w:r w:rsidRPr="00336751">
        <w:tab/>
        <w:t>Promulgated by the Department of Revenue and Taxation, Sales Tax Division, LR 21:185 (February 1995), amended by the Department of Revenue, Policy Services Division, LR:31:95 (January 2005</w:t>
      </w:r>
      <w:r w:rsidR="00022891" w:rsidRPr="00336751">
        <w:t>), LR 32:262 (February 2006).</w:t>
      </w:r>
    </w:p>
    <w:p w14:paraId="00292D10" w14:textId="77777777" w:rsidR="000A70F9" w:rsidRDefault="000A70F9">
      <w:pPr>
        <w:pStyle w:val="Chapter"/>
      </w:pPr>
      <w:bookmarkStart w:id="1069" w:name="TOC_Chap67"/>
      <w:bookmarkStart w:id="1070" w:name="_Toc233690131"/>
      <w:bookmarkStart w:id="1071" w:name="_Toc234030717"/>
      <w:bookmarkStart w:id="1072" w:name="_Toc243721341"/>
      <w:bookmarkStart w:id="1073" w:name="_Toc259619581"/>
      <w:bookmarkStart w:id="1074" w:name="_Toc262718668"/>
      <w:bookmarkStart w:id="1075" w:name="_Toc275165440"/>
      <w:bookmarkStart w:id="1076" w:name="_Toc238197682"/>
      <w:r>
        <w:t>Chapter 44.</w:t>
      </w:r>
      <w:bookmarkEnd w:id="1069"/>
      <w:r w:rsidR="009063FA">
        <w:tab/>
      </w:r>
      <w:bookmarkStart w:id="1077" w:name="TOCT_Chap57"/>
      <w:bookmarkStart w:id="1078" w:name="TOCT_Chap64"/>
      <w:bookmarkStart w:id="1079" w:name="TOCT_Chap67"/>
      <w:r>
        <w:t>Sales and Use Tax Exemptions</w:t>
      </w:r>
      <w:bookmarkEnd w:id="1070"/>
      <w:bookmarkEnd w:id="1071"/>
      <w:bookmarkEnd w:id="1072"/>
      <w:bookmarkEnd w:id="1073"/>
      <w:bookmarkEnd w:id="1074"/>
      <w:bookmarkEnd w:id="1075"/>
      <w:bookmarkEnd w:id="1076"/>
      <w:bookmarkEnd w:id="1077"/>
      <w:bookmarkEnd w:id="1078"/>
      <w:bookmarkEnd w:id="1079"/>
    </w:p>
    <w:p w14:paraId="46B2737D" w14:textId="77777777" w:rsidR="000A70F9" w:rsidRDefault="000A70F9">
      <w:pPr>
        <w:pStyle w:val="Section"/>
      </w:pPr>
      <w:bookmarkStart w:id="1080" w:name="_Toc233690132"/>
      <w:bookmarkStart w:id="1081" w:name="_Toc234030718"/>
      <w:bookmarkStart w:id="1082" w:name="_Toc243721342"/>
      <w:bookmarkStart w:id="1083" w:name="_Toc259619582"/>
      <w:bookmarkStart w:id="1084" w:name="_Toc262718669"/>
      <w:bookmarkStart w:id="1085" w:name="_Toc275165441"/>
      <w:bookmarkStart w:id="1086" w:name="_Toc238197683"/>
      <w:r>
        <w:t>§4401.</w:t>
      </w:r>
      <w:r>
        <w:tab/>
        <w:t>Various Exemptions from Tax</w:t>
      </w:r>
      <w:bookmarkEnd w:id="1080"/>
      <w:bookmarkEnd w:id="1081"/>
      <w:bookmarkEnd w:id="1082"/>
      <w:bookmarkEnd w:id="1083"/>
      <w:bookmarkEnd w:id="1084"/>
      <w:bookmarkEnd w:id="1085"/>
      <w:bookmarkEnd w:id="1086"/>
    </w:p>
    <w:p w14:paraId="4705507D" w14:textId="77777777" w:rsidR="00D97E04" w:rsidRPr="00336751" w:rsidRDefault="00D97E04" w:rsidP="00D97E04">
      <w:pPr>
        <w:pStyle w:val="A"/>
      </w:pPr>
      <w:r w:rsidRPr="00336751">
        <w:t>A.</w:t>
      </w:r>
      <w:r w:rsidRPr="00336751">
        <w:tab/>
        <w:t>While state and local sales or use tax</w:t>
      </w:r>
      <w:r w:rsidRPr="00336751">
        <w:rPr>
          <w:i/>
          <w:iCs/>
        </w:rPr>
        <w:t xml:space="preserve"> </w:t>
      </w:r>
      <w:r w:rsidRPr="00336751">
        <w:t>laws are classified as general sales or use tax laws indicating that they apply broadly across all sales, use, consumption, or lease of tangible personal property as well as to some selected services, these laws do provide many exemptions.</w:t>
      </w:r>
    </w:p>
    <w:p w14:paraId="31ED979D" w14:textId="77777777" w:rsidR="000A70F9" w:rsidRDefault="00D97E04" w:rsidP="0024380C">
      <w:pPr>
        <w:pStyle w:val="A"/>
        <w:spacing w:after="80"/>
      </w:pPr>
      <w:r w:rsidRPr="00336751">
        <w:t>B.</w:t>
      </w:r>
      <w:r w:rsidRPr="00336751">
        <w:tab/>
        <w:t>R.S. 47:305(A) and (B) deal primarily with agricultural commodities, and the tax liabilities associated therewith, as they apply to all phases from production to final consumption or disposition. The broadest exemptions apply to the producer of agricultural commodities. Any sale of livestock, poultry, or other farm products made directly from the farm and directly by the producer regardless of the purpose to which it will be put when sold is exempt from these taxes. The producer is also exempt from use tax on any farm products consumed by him or his family. This exemption extends to livestock and livestock products, to poultry and poultry products, to farm, range or agricultural products so long as they are produced by the farmer and used by him and members of his family.</w:t>
      </w:r>
    </w:p>
    <w:p w14:paraId="02DE3177" w14:textId="77777777" w:rsidR="000A70F9" w:rsidRDefault="000A70F9" w:rsidP="0024380C">
      <w:pPr>
        <w:pStyle w:val="1"/>
        <w:spacing w:after="80"/>
      </w:pPr>
      <w:r>
        <w:t>1.</w:t>
      </w:r>
      <w:r>
        <w:tab/>
        <w:t>In addition to the exemption from sales tax for sales made directly from the farm, R.S. 47:305(A) further provides a sales tax exemption for three types of off-the-farm-premises sales:</w:t>
      </w:r>
    </w:p>
    <w:p w14:paraId="211C4406" w14:textId="77777777" w:rsidR="00D97E04" w:rsidRPr="00336751" w:rsidRDefault="00D97E04" w:rsidP="0024380C">
      <w:pPr>
        <w:pStyle w:val="a0"/>
        <w:spacing w:after="80"/>
      </w:pPr>
      <w:r w:rsidRPr="00336751">
        <w:t>a.</w:t>
      </w:r>
      <w:r w:rsidRPr="00336751">
        <w:tab/>
        <w:t>livestock sold at a public sale which is sponsored by a breeder's association or a registry association is exempt from state sales or use tax;</w:t>
      </w:r>
    </w:p>
    <w:p w14:paraId="546A70F3" w14:textId="77777777" w:rsidR="00D97E04" w:rsidRPr="00336751" w:rsidRDefault="00D97E04" w:rsidP="00D97E04">
      <w:pPr>
        <w:pStyle w:val="a0"/>
      </w:pPr>
      <w:r w:rsidRPr="00336751">
        <w:t>b.</w:t>
      </w:r>
      <w:r w:rsidRPr="00336751">
        <w:tab/>
        <w:t>livestock sold at a commercial livestock auction market which holds regularly scheduled auction sales, not limited to any certain producer or producers is exempt from state and local sales or use tax;</w:t>
      </w:r>
    </w:p>
    <w:p w14:paraId="127BF1CC" w14:textId="77777777" w:rsidR="00D97E04" w:rsidRPr="00336751" w:rsidRDefault="00D97E04" w:rsidP="00D97E04">
      <w:pPr>
        <w:pStyle w:val="a0"/>
      </w:pPr>
      <w:r w:rsidRPr="00336751">
        <w:t>c.</w:t>
      </w:r>
      <w:r w:rsidRPr="00336751">
        <w:tab/>
        <w:t>race horses sold through entry in a claiming race, whereby the horse was claimed, at any racing meet held in Louisiana is exempt from state sales or use tax.</w:t>
      </w:r>
    </w:p>
    <w:p w14:paraId="37F7D895" w14:textId="77777777" w:rsidR="00D97E04" w:rsidRPr="00336751" w:rsidRDefault="00D97E04" w:rsidP="00D97E04">
      <w:pPr>
        <w:pStyle w:val="1"/>
      </w:pPr>
      <w:r w:rsidRPr="00336751">
        <w:t>2.</w:t>
      </w:r>
      <w:r w:rsidRPr="00336751">
        <w:tab/>
        <w:t xml:space="preserve">Exemptions afforded other persons in connection with agricultural commodities are limited depending upon the purpose for which they are sold. The only exemption in the </w:t>
      </w:r>
      <w:r w:rsidRPr="00336751">
        <w:t>law for any farm products sold directly to the consumer as a finished product, other than food sold under circumstances described in R.S. 47:305(D), is for sales made by the farmer directly from the farm. There are, however, very broad exemptions from state and local sales or use tax for all agricultural commodities sold by any person other than a producer as raw materials for use or for sale in preparing, finishing or manufacturing the commodities into merchandise intended for ultimate retail sale. This exemption applies to all horticultural, viticultural, poultry, farm and range products, livestock and livestock products. The exemption applies to the tax imposed on the sale, storage, use, transfer or any other utilization or handling of those products except when they are sold as a finished product to the final consumer. The law further provides that in no case shall there be more than one tax applied with respect to agricultural commodities.</w:t>
      </w:r>
    </w:p>
    <w:p w14:paraId="3A3C8BD2" w14:textId="77777777" w:rsidR="000A70F9" w:rsidRDefault="000A70F9">
      <w:pPr>
        <w:pStyle w:val="1"/>
      </w:pPr>
      <w:r>
        <w:t>3.</w:t>
      </w:r>
      <w:r>
        <w:tab/>
        <w:t>R.S. 47:305(A)(4) provides an exemption for feed and feed additives for animals which are held primarily for commercial, business, or agricultural uses. It also establishes certain criteria which characterize these three categories of use for purposes of this Subsection.</w:t>
      </w:r>
    </w:p>
    <w:p w14:paraId="3FCCB9E7" w14:textId="77777777" w:rsidR="000A70F9" w:rsidRDefault="000A70F9">
      <w:pPr>
        <w:pStyle w:val="a0"/>
      </w:pPr>
      <w:r>
        <w:t>a.</w:t>
      </w:r>
      <w:r>
        <w:tab/>
      </w:r>
      <w:r>
        <w:rPr>
          <w:i/>
        </w:rPr>
        <w:t>Commercial</w:t>
      </w:r>
      <w:r>
        <w:t xml:space="preserve"> </w:t>
      </w:r>
      <w:r>
        <w:rPr>
          <w:i/>
        </w:rPr>
        <w:t>Use</w:t>
      </w:r>
      <w:r w:rsidR="007B4797">
        <w:sym w:font="Symbol" w:char="F0BE"/>
      </w:r>
      <w:r>
        <w:t xml:space="preserve">the purchasing, producing, or maintaining of animals for resale. Examples of such use are: cattle, poultry, and hog farms which produce animals for market, pet animal breeders, and thoroughbred farms. Breeding stock, although not normally held for sale, is included in the category of </w:t>
      </w:r>
      <w:r>
        <w:rPr>
          <w:iCs/>
        </w:rPr>
        <w:t>commercial use</w:t>
      </w:r>
      <w:r>
        <w:t>.</w:t>
      </w:r>
    </w:p>
    <w:p w14:paraId="2C0498C1" w14:textId="77777777" w:rsidR="000A70F9" w:rsidRDefault="000A70F9">
      <w:pPr>
        <w:pStyle w:val="a0"/>
      </w:pPr>
      <w:r>
        <w:t>b.</w:t>
      </w:r>
      <w:r>
        <w:tab/>
      </w:r>
      <w:r>
        <w:rPr>
          <w:i/>
        </w:rPr>
        <w:t>Business Use</w:t>
      </w:r>
      <w:r w:rsidR="007B4797">
        <w:sym w:font="Symbol" w:char="F0BE"/>
      </w:r>
      <w:r>
        <w:t>the keeping and maintaining of animals to perform specific functions and services in conjunction with a business. Examples of this category are dogs used in providing security services and horses used in a rental business or carnival rides.</w:t>
      </w:r>
    </w:p>
    <w:p w14:paraId="4764E2AE" w14:textId="77777777" w:rsidR="000A70F9" w:rsidRDefault="000A70F9">
      <w:pPr>
        <w:pStyle w:val="a0"/>
      </w:pPr>
      <w:r w:rsidRPr="00D97E04">
        <w:t>c</w:t>
      </w:r>
      <w:r>
        <w:rPr>
          <w:i/>
        </w:rPr>
        <w:t>.</w:t>
      </w:r>
      <w:r>
        <w:rPr>
          <w:i/>
        </w:rPr>
        <w:tab/>
        <w:t>Agricultural Use</w:t>
      </w:r>
      <w:r w:rsidR="007B4797">
        <w:sym w:font="Symbol" w:char="F0BE"/>
      </w:r>
      <w:r>
        <w:t xml:space="preserve">broadly defined to include the maintaining of work animals for producing: crops or animals for market, food for human consumption, or animal hides or other animal products for market. Examples of these </w:t>
      </w:r>
      <w:r>
        <w:rPr>
          <w:iCs/>
        </w:rPr>
        <w:t>agricultural uses</w:t>
      </w:r>
      <w:r>
        <w:t xml:space="preserve"> would include draft horses used to pull cargo, quarter horses used to work cattle, dogs used to herd sheep, and dairy cattle used for milk production. Breeding stock which is held for the propagation of these animals is also included in the definition.</w:t>
      </w:r>
    </w:p>
    <w:p w14:paraId="0458FA64" w14:textId="77777777" w:rsidR="00D97E04" w:rsidRPr="00336751" w:rsidRDefault="00D97E04" w:rsidP="00D97E04">
      <w:pPr>
        <w:pStyle w:val="a0"/>
      </w:pPr>
      <w:r w:rsidRPr="00336751">
        <w:t>d.</w:t>
      </w:r>
      <w:r w:rsidRPr="00336751">
        <w:tab/>
        <w:t>Specifically excluded from the exemption in R.S. 47:305(A)(4) is feed for animals held primarily for other purposes, even though they might be used in one or more exempt categories of use at times. For example, a registered breed pet which is occasionally bred for the purpose of selling the offspring is not considered held for commercial use.</w:t>
      </w:r>
    </w:p>
    <w:p w14:paraId="648A8540" w14:textId="77777777" w:rsidR="00D97E04" w:rsidRPr="00336751" w:rsidRDefault="00D97E04" w:rsidP="00D97E04">
      <w:pPr>
        <w:pStyle w:val="A"/>
      </w:pPr>
      <w:r w:rsidRPr="00336751">
        <w:t>C.</w:t>
      </w:r>
      <w:r w:rsidRPr="00336751">
        <w:tab/>
        <w:t>R.S. 47:305(C) provides for the use tax cost basis of motor vehicle dealers' service vehicles which are withdrawn from resale inventory for use, such as towing trucks, parts trucks, delivery vehicles, etc. It provides that in determining the cost basis for use tax, a reduction is allowed if a used and previously taxed vehicle is simultaneously returned to resale inventory. That reduction in the cost basis of the newly withdrawn vehicle will be the wholesale value of the returned vehicle according to the current value published by the National Automobile Dealers Association.</w:t>
      </w:r>
    </w:p>
    <w:p w14:paraId="3126C78F" w14:textId="77777777" w:rsidR="00D97E04" w:rsidRPr="00336751" w:rsidRDefault="00D97E04" w:rsidP="00D97E04">
      <w:pPr>
        <w:pStyle w:val="A"/>
      </w:pPr>
      <w:r w:rsidRPr="00336751">
        <w:lastRenderedPageBreak/>
        <w:t>D.</w:t>
      </w:r>
      <w:r w:rsidRPr="00336751">
        <w:tab/>
        <w:t>In addition to exemptions granted for broad categories of property or transactions, R.S. 47:305(D) grants exemption for the sale or use of specific items of property. The sale at retail, use, consumption, distribution or the storage to be used or consumed, of gasoline, steam, electric power or energy, newspapers, natural gas, or fertilizer and containers used for farm products if they are sold directly to the farmer are specifically exempted from state and local sales or use</w:t>
      </w:r>
      <w:r w:rsidRPr="00336751">
        <w:rPr>
          <w:i/>
          <w:iCs/>
        </w:rPr>
        <w:t xml:space="preserve"> </w:t>
      </w:r>
      <w:r w:rsidRPr="00336751">
        <w:t>tax.</w:t>
      </w:r>
    </w:p>
    <w:p w14:paraId="37C29496" w14:textId="77777777" w:rsidR="00D97E04" w:rsidRPr="00336751" w:rsidRDefault="00D97E04" w:rsidP="00D97E04">
      <w:pPr>
        <w:pStyle w:val="1"/>
      </w:pPr>
      <w:r w:rsidRPr="00336751">
        <w:t>1.</w:t>
      </w:r>
      <w:r w:rsidRPr="00336751">
        <w:tab/>
        <w:t>In addition to the exemption for electric power or energy in R.S. 47:305(D)(l)(d), the sale and purchase of all materials and energy sources used to fuel the generation of electric power for resale by utility companies, and the sale and purchase of materials and energy sources for use by an industrial manufacturing plant to produce electric power for self-consumption or cogeneration are exempt from state and local sales or use tax.</w:t>
      </w:r>
    </w:p>
    <w:p w14:paraId="3ECB1DF4" w14:textId="77777777" w:rsidR="00D97E04" w:rsidRPr="00336751" w:rsidRDefault="00D97E04" w:rsidP="00D97E04">
      <w:pPr>
        <w:pStyle w:val="1"/>
      </w:pPr>
      <w:r w:rsidRPr="00336751">
        <w:t>2.</w:t>
      </w:r>
      <w:r w:rsidRPr="00336751">
        <w:tab/>
        <w:t xml:space="preserve">Other fuels and specific applications of energy sources are exempted from the tax. R.S. 47:305(D)(l)(h) exempts all energy sources used for boiler fuel except refinery gas. A </w:t>
      </w:r>
      <w:r w:rsidRPr="00336751">
        <w:rPr>
          <w:iCs/>
        </w:rPr>
        <w:t>boiler</w:t>
      </w:r>
      <w:r w:rsidRPr="00336751">
        <w:t xml:space="preserve">, for purposes of this exemption, means a pressure-regulated vessel into which water is placed and converted to steam by the application of heat, after which the steam is sold, used for heating purposes, electrical generation, or any other industrial use. R.S. 47:305(D)(1)(h), together with R.S. 47:305(D)(l)(g), also provides a limited exemption for refinery gas. The language in these two subparagraphs exempt refinery gas from both state and local sales or use tax, except when it is used as boiler fuel. </w:t>
      </w:r>
      <w:r w:rsidRPr="00336751">
        <w:rPr>
          <w:i/>
          <w:iCs/>
        </w:rPr>
        <w:t>Refinery gas</w:t>
      </w:r>
      <w:r w:rsidRPr="00336751">
        <w:t xml:space="preserve">, for sales tax purposes, is defined as a </w:t>
      </w:r>
      <w:r w:rsidRPr="00336751">
        <w:br/>
      </w:r>
      <w:r w:rsidRPr="003810D7">
        <w:rPr>
          <w:iCs/>
        </w:rPr>
        <w:t>by-product</w:t>
      </w:r>
      <w:r w:rsidRPr="003810D7">
        <w:t xml:space="preserve"> gas or </w:t>
      </w:r>
      <w:r w:rsidRPr="003810D7">
        <w:rPr>
          <w:iCs/>
        </w:rPr>
        <w:t>waste</w:t>
      </w:r>
      <w:r w:rsidRPr="003810D7">
        <w:t xml:space="preserve"> gas</w:t>
      </w:r>
      <w:r w:rsidRPr="00336751">
        <w:t xml:space="preserve"> which is produced in the process of distilling crude petroleum into its refined marketable products. R.S. 47:305(D)(l)(h) also provides the formula by which the cost basis shall be computed annually for use taxation purposes. For the period of July 1, 1985, through December 31, 1985, the value shall be $0.52 per 1,000 cubic feet, or MCF. For each succeeding calendar year thereafter, the cost basis shall be adjusted by multiplying $0.52 by a fraction the numerator of which shall be the posted price for a barrel of West Texas Intermediate Crude Oil on December first of the preceding calendar year, and the denominator of which shall be $29. Each annual cost basis, as computed by the Department of Revenue, shall be the maximum value placed upon refinery gas by any taxing authority.</w:t>
      </w:r>
    </w:p>
    <w:p w14:paraId="1148DCDB" w14:textId="77777777" w:rsidR="000A70F9" w:rsidRDefault="009F100F">
      <w:pPr>
        <w:pStyle w:val="1"/>
      </w:pPr>
      <w:r>
        <w:t>3</w:t>
      </w:r>
      <w:r w:rsidR="000A70F9">
        <w:t>.</w:t>
      </w:r>
      <w:r w:rsidR="000A70F9">
        <w:tab/>
        <w:t>Water (but not including mineral water or carbonated water) is also exempt provided it is not placed in a container such as a jug, bottle, or carton.</w:t>
      </w:r>
    </w:p>
    <w:p w14:paraId="334D6E6A" w14:textId="77777777" w:rsidR="00D97E04" w:rsidRPr="00336751" w:rsidRDefault="00D97E04" w:rsidP="00D97E04">
      <w:pPr>
        <w:pStyle w:val="A"/>
        <w:tabs>
          <w:tab w:val="clear" w:pos="540"/>
          <w:tab w:val="left" w:pos="700"/>
        </w:tabs>
      </w:pPr>
      <w:r w:rsidRPr="00336751">
        <w:t>E.1.</w:t>
      </w:r>
      <w:r w:rsidRPr="00336751">
        <w:tab/>
        <w:t xml:space="preserve">R.S. 47:305(D) provides, in part, an exemption from state sales or use tax upon the sale at retail, the use, the consumption, the distribution, and the storage to be used or consumed in this state for orthotic and prosthetic devices and patient aids prescribed by physicians or licensed chiropractors for personal consumption or use. </w:t>
      </w:r>
      <w:r w:rsidRPr="00336751">
        <w:rPr>
          <w:i/>
        </w:rPr>
        <w:t>Orthotic</w:t>
      </w:r>
      <w:r w:rsidRPr="00336751">
        <w:t xml:space="preserve">, by definition, means a branch of mechanical and medical science that deals with the support and bracing of weak or ineffective joints or muscles, and such things as orthopedic shoes, braces, crutches, wheelchairs, surgical supports, and traction equipment are exempt from taxation, while such items as prescription eyeglasses and hearing aids are not covered by </w:t>
      </w:r>
      <w:r w:rsidRPr="00336751">
        <w:t xml:space="preserve">the exemption. </w:t>
      </w:r>
      <w:r w:rsidRPr="00336751">
        <w:rPr>
          <w:i/>
        </w:rPr>
        <w:t>Prosthesis</w:t>
      </w:r>
      <w:r w:rsidRPr="00336751">
        <w:t>, by definition, means the replacement of a missing part of the body, as a limb or eye, by an artificial substitute, and such things as artificial eyes, legs, or arms are exempt from taxation. Toupees, eyeglasses, corrective lenses, and similar items are not covered by the exemption. Patient aids mean such equipment as sickroom supplies and other tangible personal property used for the convenience and comfort of the patient. In all instances, the orthotic and prosthetic devices and patient aids must be prescribed by a physician or a licensed chiropractor for personal use or consumption in order for the sale to be exempt for sales tax purposes. Further, the rental tax and sales tax for repairs to orthotic and prosthetic devices and patient aids are not exempted under R.S. 47:305(D).</w:t>
      </w:r>
    </w:p>
    <w:p w14:paraId="3C919C78" w14:textId="77777777" w:rsidR="00D97E04" w:rsidRPr="00336751" w:rsidRDefault="00D97E04" w:rsidP="00D97E04">
      <w:pPr>
        <w:pStyle w:val="1"/>
      </w:pPr>
      <w:r w:rsidRPr="00336751">
        <w:t>2.</w:t>
      </w:r>
      <w:r w:rsidRPr="00336751">
        <w:tab/>
        <w:t>For the purposes of state and local sales or use tax, orthotic devices, prosthetic devices, prostheses and restorative materials utilized by or prescribed by dentists in connection with health care treatment or for personal consumption or use and any and all dental devices used exclusively by the patient or administered exclusively to the patient by a dentist or dental hygienist in connection with dental or health care treatment are exempt. Dental prosthesis includes but is not limited to, full dentures, fixed and removable dental prosthesis and all parts thereof, and all other items associated with replacement and restoration of the teeth, which by law also necessitates a prescription from the attending dentist for fabrication.</w:t>
      </w:r>
    </w:p>
    <w:p w14:paraId="392C77C5" w14:textId="77777777" w:rsidR="00D97E04" w:rsidRPr="00336751" w:rsidRDefault="00D97E04" w:rsidP="007B4797">
      <w:pPr>
        <w:pStyle w:val="A"/>
        <w:tabs>
          <w:tab w:val="clear" w:pos="540"/>
          <w:tab w:val="left" w:pos="720"/>
        </w:tabs>
      </w:pPr>
      <w:r w:rsidRPr="00336751">
        <w:t>F.1.</w:t>
      </w:r>
      <w:r w:rsidRPr="00336751">
        <w:tab/>
        <w:t>R.S. 47:305(D) provides an exemption from state sales or use tax upon the sale at retail of food sold for preparation and consumption in the home as well as for some other expressed types of food sales. For this purpose, meat, fish, milk, butter, eggs, bread, vegetables, fruit and their juices, canned goods, oleo, coffee and its substitutes, soft drinks, tea, cocoa and products of these items, bakery products, candy, condiments, relishes and spreads, are all considered food items. Items such as flour, sugar, salt, spices, shortening, flavoring and oil that are generally purchased for use as ingredients in other food items constitute food. Items considered to be food are not limited to the examples set forth above. The listing is not all inclusive.</w:t>
      </w:r>
    </w:p>
    <w:p w14:paraId="79FB81AD" w14:textId="77777777" w:rsidR="000A70F9" w:rsidRDefault="000A70F9" w:rsidP="007B4797">
      <w:pPr>
        <w:pStyle w:val="1"/>
      </w:pPr>
      <w:r>
        <w:rPr>
          <w:rFonts w:ascii="Times" w:hAnsi="Times"/>
        </w:rPr>
        <w:t>2.</w:t>
      </w:r>
      <w:r>
        <w:rPr>
          <w:rFonts w:ascii="Times" w:hAnsi="Times"/>
        </w:rPr>
        <w:tab/>
        <w:t xml:space="preserve">Alcoholic beverages, malt beverages and beer; tobacco products; distilled water, water in bottles, carbonated water, ice and </w:t>
      </w:r>
      <w:r w:rsidR="00420421" w:rsidRPr="00420421">
        <w:t>“</w:t>
      </w:r>
      <w:r>
        <w:rPr>
          <w:rFonts w:ascii="Times" w:hAnsi="Times"/>
        </w:rPr>
        <w:t>dry ice</w:t>
      </w:r>
      <w:r w:rsidR="00420421" w:rsidRPr="00420421">
        <w:t>”</w:t>
      </w:r>
      <w:r>
        <w:rPr>
          <w:rFonts w:ascii="Times" w:hAnsi="Times"/>
        </w:rPr>
        <w:t xml:space="preserve"> are not considered to be food. </w:t>
      </w:r>
      <w:r>
        <w:t xml:space="preserve">Medicines and preparations in liquid, powdered, granular, tablet, capsule, lozenge, and pill form sold as dietary supplements or adjuncts are also not considered to be food. </w:t>
      </w:r>
    </w:p>
    <w:p w14:paraId="40AAC422" w14:textId="77777777" w:rsidR="000A70F9" w:rsidRDefault="000A70F9" w:rsidP="007B4797">
      <w:pPr>
        <w:pStyle w:val="a0"/>
      </w:pPr>
      <w:r>
        <w:rPr>
          <w:i/>
          <w:iCs/>
        </w:rPr>
        <w:t>Dietary Supplements</w:t>
      </w:r>
      <w:r w:rsidR="003471AC">
        <w:t>―</w:t>
      </w:r>
      <w:r>
        <w:t>any product, other than tobacco, intended to supplement the diet that:</w:t>
      </w:r>
    </w:p>
    <w:p w14:paraId="7233109C" w14:textId="77777777" w:rsidR="000A70F9" w:rsidRDefault="000A70F9" w:rsidP="007B4797">
      <w:pPr>
        <w:pStyle w:val="i0"/>
      </w:pPr>
      <w:r>
        <w:tab/>
        <w:t>i.</w:t>
      </w:r>
      <w:r>
        <w:tab/>
        <w:t>contains one or more of the following dietary ingredients:</w:t>
      </w:r>
    </w:p>
    <w:p w14:paraId="2C111CB8" w14:textId="77777777" w:rsidR="000A70F9" w:rsidRPr="00592D57" w:rsidRDefault="000A70F9" w:rsidP="007B4797">
      <w:pPr>
        <w:pStyle w:val="a1"/>
        <w:tabs>
          <w:tab w:val="clear" w:pos="1267"/>
          <w:tab w:val="left" w:pos="1400"/>
        </w:tabs>
        <w:rPr>
          <w:lang w:val="es-MX"/>
        </w:rPr>
      </w:pPr>
      <w:r w:rsidRPr="00592D57">
        <w:rPr>
          <w:lang w:val="es-MX"/>
        </w:rPr>
        <w:t>(a).</w:t>
      </w:r>
      <w:r w:rsidRPr="00592D57">
        <w:rPr>
          <w:lang w:val="es-MX"/>
        </w:rPr>
        <w:tab/>
        <w:t>a vitamin;</w:t>
      </w:r>
    </w:p>
    <w:p w14:paraId="278795FD" w14:textId="77777777" w:rsidR="000A70F9" w:rsidRPr="00592D57" w:rsidRDefault="000A70F9" w:rsidP="007B4797">
      <w:pPr>
        <w:pStyle w:val="a1"/>
        <w:tabs>
          <w:tab w:val="clear" w:pos="1267"/>
          <w:tab w:val="left" w:pos="1400"/>
        </w:tabs>
        <w:rPr>
          <w:lang w:val="es-MX"/>
        </w:rPr>
      </w:pPr>
      <w:r w:rsidRPr="00592D57">
        <w:rPr>
          <w:lang w:val="es-MX"/>
        </w:rPr>
        <w:t>(b).</w:t>
      </w:r>
      <w:r w:rsidRPr="00592D57">
        <w:rPr>
          <w:lang w:val="es-MX"/>
        </w:rPr>
        <w:tab/>
        <w:t>a mineral;</w:t>
      </w:r>
    </w:p>
    <w:p w14:paraId="1791C7E8" w14:textId="77777777" w:rsidR="000A70F9" w:rsidRDefault="000A70F9" w:rsidP="007B4797">
      <w:pPr>
        <w:pStyle w:val="a1"/>
        <w:tabs>
          <w:tab w:val="clear" w:pos="1267"/>
          <w:tab w:val="left" w:pos="1400"/>
        </w:tabs>
      </w:pPr>
      <w:r>
        <w:t>(c).</w:t>
      </w:r>
      <w:r>
        <w:tab/>
        <w:t>an herb or other botanical;</w:t>
      </w:r>
    </w:p>
    <w:p w14:paraId="4EAEBD36" w14:textId="77777777" w:rsidR="000A70F9" w:rsidRDefault="000A70F9" w:rsidP="007B4797">
      <w:pPr>
        <w:pStyle w:val="a1"/>
        <w:tabs>
          <w:tab w:val="clear" w:pos="1267"/>
          <w:tab w:val="left" w:pos="1400"/>
        </w:tabs>
      </w:pPr>
      <w:r>
        <w:t>(d).</w:t>
      </w:r>
      <w:r>
        <w:tab/>
        <w:t>an amino acid;</w:t>
      </w:r>
    </w:p>
    <w:p w14:paraId="209DA7B9" w14:textId="77777777" w:rsidR="000A70F9" w:rsidRDefault="000A70F9" w:rsidP="007B4797">
      <w:pPr>
        <w:pStyle w:val="a1"/>
        <w:tabs>
          <w:tab w:val="clear" w:pos="1267"/>
          <w:tab w:val="left" w:pos="1400"/>
        </w:tabs>
      </w:pPr>
      <w:r>
        <w:lastRenderedPageBreak/>
        <w:t>(e).</w:t>
      </w:r>
      <w:r>
        <w:tab/>
        <w:t>a dietary substance for use by humans to supplement the diet by increasing the total dietary intake; or</w:t>
      </w:r>
    </w:p>
    <w:p w14:paraId="5B381549" w14:textId="77777777" w:rsidR="000A70F9" w:rsidRDefault="000A70F9" w:rsidP="007B4797">
      <w:pPr>
        <w:pStyle w:val="a1"/>
        <w:tabs>
          <w:tab w:val="clear" w:pos="1267"/>
          <w:tab w:val="left" w:pos="1400"/>
        </w:tabs>
      </w:pPr>
      <w:r>
        <w:t>(f).</w:t>
      </w:r>
      <w:r>
        <w:tab/>
        <w:t>a concentrate, metabolite, constituent, extract, or combination of any ingredients described in Subclauses (a)-(e) above; and</w:t>
      </w:r>
    </w:p>
    <w:p w14:paraId="11956A63" w14:textId="77777777" w:rsidR="000A70F9" w:rsidRDefault="000A70F9" w:rsidP="007B4797">
      <w:pPr>
        <w:pStyle w:val="i0"/>
      </w:pPr>
      <w:r>
        <w:tab/>
        <w:t>ii.</w:t>
      </w:r>
      <w:r>
        <w:tab/>
        <w:t>is intended for ingestion in tablet, capsule, powder, softgel, gelcap, or liquid form, or if not intended for ingestion in such a form, is not represented as conventional food and is not represented for use as a sole item of a meal or of the diet; and</w:t>
      </w:r>
    </w:p>
    <w:p w14:paraId="2C1F1BC7" w14:textId="77777777" w:rsidR="000A70F9" w:rsidRDefault="000A70F9" w:rsidP="007B4797">
      <w:pPr>
        <w:pStyle w:val="i0"/>
      </w:pPr>
      <w:r>
        <w:tab/>
        <w:t>iii.</w:t>
      </w:r>
      <w:r>
        <w:tab/>
        <w:t xml:space="preserve">is required to be labeled as a dietary supplement, which is identifiable by the fact that the product contains a </w:t>
      </w:r>
      <w:r w:rsidR="00420421" w:rsidRPr="00420421">
        <w:t>“</w:t>
      </w:r>
      <w:r>
        <w:t>Supplemental Facts</w:t>
      </w:r>
      <w:r w:rsidR="00420421" w:rsidRPr="00420421">
        <w:t>”</w:t>
      </w:r>
      <w:r>
        <w:t xml:space="preserve"> box on the label.</w:t>
      </w:r>
    </w:p>
    <w:p w14:paraId="40796388" w14:textId="77777777" w:rsidR="000A70F9" w:rsidRPr="003810D7" w:rsidRDefault="000A70F9" w:rsidP="007B4797">
      <w:pPr>
        <w:pStyle w:val="1"/>
      </w:pPr>
      <w:r>
        <w:t>3.</w:t>
      </w:r>
      <w:r>
        <w:tab/>
      </w:r>
      <w:r w:rsidRPr="003810D7">
        <w:rPr>
          <w:iCs/>
        </w:rPr>
        <w:t>Food for home consumption</w:t>
      </w:r>
      <w:r w:rsidRPr="003810D7">
        <w:t xml:space="preserve"> as used in R.S. 47:305(D)(1)(n) does not include </w:t>
      </w:r>
      <w:r w:rsidRPr="003810D7">
        <w:rPr>
          <w:iCs/>
        </w:rPr>
        <w:t>prepared food</w:t>
      </w:r>
      <w:r w:rsidRPr="003810D7">
        <w:t>.</w:t>
      </w:r>
    </w:p>
    <w:p w14:paraId="0BEC21C4" w14:textId="77777777" w:rsidR="000A70F9" w:rsidRDefault="000A70F9" w:rsidP="007B4797">
      <w:pPr>
        <w:pStyle w:val="a0"/>
      </w:pPr>
      <w:r>
        <w:rPr>
          <w:i/>
          <w:iCs/>
        </w:rPr>
        <w:t>Prepared Food</w:t>
      </w:r>
      <w:r w:rsidR="003471AC">
        <w:t>―</w:t>
      </w:r>
    </w:p>
    <w:p w14:paraId="7CD80902" w14:textId="77777777" w:rsidR="000A70F9" w:rsidRDefault="000A70F9" w:rsidP="007B4797">
      <w:pPr>
        <w:pStyle w:val="i0"/>
      </w:pPr>
      <w:r>
        <w:tab/>
        <w:t>i.</w:t>
      </w:r>
      <w:r>
        <w:tab/>
        <w:t>food sold in a heated state or heated by the seller;</w:t>
      </w:r>
    </w:p>
    <w:p w14:paraId="06DE8366" w14:textId="77777777" w:rsidR="000A70F9" w:rsidRDefault="000A70F9" w:rsidP="007B4797">
      <w:pPr>
        <w:pStyle w:val="i0"/>
      </w:pPr>
      <w:r>
        <w:tab/>
        <w:t>ii.</w:t>
      </w:r>
      <w:r>
        <w:tab/>
        <w:t>two or more food ingredients mixed or combined by the seller for sale as a single item, which does not include food that is only cut, repackaged, or pasteurized by the seller, and eggs, fish, meat, poultry, and food containing these raw animal foods requiring cooking by the consumer in order to prevent food borne illnesses; or</w:t>
      </w:r>
    </w:p>
    <w:p w14:paraId="2163824D" w14:textId="77777777" w:rsidR="000A70F9" w:rsidRDefault="000A70F9" w:rsidP="007B4797">
      <w:pPr>
        <w:pStyle w:val="i0"/>
      </w:pPr>
      <w:r>
        <w:tab/>
        <w:t>iii.</w:t>
      </w:r>
      <w:r>
        <w:tab/>
        <w:t>food sold with eating utensils provided by the seller, including plates, knives, forks, spoons, glasses, cups, napkins, or straws. A plate does not include a container or packaging used to transport the food.</w:t>
      </w:r>
    </w:p>
    <w:p w14:paraId="018A77D4" w14:textId="77777777" w:rsidR="000A70F9" w:rsidRPr="003810D7" w:rsidRDefault="000A70F9" w:rsidP="007B4797">
      <w:pPr>
        <w:pStyle w:val="1"/>
      </w:pPr>
      <w:r>
        <w:t>4.</w:t>
      </w:r>
      <w:r>
        <w:tab/>
        <w:t xml:space="preserve">Notwithstanding language to the contrary in Paragraph F.3, bakery products, dairy products, soft drinks, fresh fruits and vegetables, and package foods requiring further preparation by the purchaser are </w:t>
      </w:r>
      <w:r w:rsidRPr="003810D7">
        <w:t xml:space="preserve">considered </w:t>
      </w:r>
      <w:r w:rsidRPr="003810D7">
        <w:rPr>
          <w:iCs/>
        </w:rPr>
        <w:t>food for home consumption</w:t>
      </w:r>
      <w:r w:rsidRPr="003810D7">
        <w:t xml:space="preserve"> unless sold by an establishment listed in R.S. 47:305(D)(3). However, soft drinks that are sold with a cup, glass or straw are not considered </w:t>
      </w:r>
      <w:r w:rsidRPr="003810D7">
        <w:rPr>
          <w:iCs/>
        </w:rPr>
        <w:t>food for home consumption</w:t>
      </w:r>
      <w:r w:rsidRPr="003810D7">
        <w:t>.</w:t>
      </w:r>
    </w:p>
    <w:p w14:paraId="3823A7CE" w14:textId="77777777" w:rsidR="00D97E04" w:rsidRPr="00336751" w:rsidRDefault="00D97E04" w:rsidP="007B4797">
      <w:pPr>
        <w:pStyle w:val="1"/>
      </w:pPr>
      <w:r w:rsidRPr="00336751">
        <w:t>5.</w:t>
      </w:r>
      <w:r w:rsidRPr="00336751">
        <w:tab/>
        <w:t>Sales of meals furnished to the staff and students of educational institutions including kindergartens; the staff and patients of hospitals; the staff, inmates and patients of mental institutions; boarders of rooming houses; and occasional meals furnished in connection with or by educational, religious or medical organizations are exempt from state and local sales or use tax, provided the meals are consumed on the premises where purchased. Sales of food by any of these institutions or organizations in facilities open to outsiders or to the general public are not exempt and tax should be charged on the entire gross receipts rather than just the receipts from the outsiders or the general public.</w:t>
      </w:r>
    </w:p>
    <w:p w14:paraId="4AE94E9F" w14:textId="77777777" w:rsidR="000A70F9" w:rsidRDefault="000A70F9" w:rsidP="007B4797">
      <w:pPr>
        <w:pStyle w:val="1"/>
      </w:pPr>
      <w:r>
        <w:t>6.</w:t>
      </w:r>
      <w:r>
        <w:tab/>
        <w:t>Facilities for the consumption of food on the premises as discussed in R.S. 47:305(D)(3) include not only inside facilities, but also outside facilities, including parking facilities.</w:t>
      </w:r>
    </w:p>
    <w:p w14:paraId="737A0552" w14:textId="77777777" w:rsidR="00D97E04" w:rsidRPr="00336751" w:rsidRDefault="00D97E04" w:rsidP="007B4797">
      <w:pPr>
        <w:pStyle w:val="1"/>
        <w:rPr>
          <w:sz w:val="19"/>
        </w:rPr>
      </w:pPr>
      <w:r w:rsidRPr="00336751">
        <w:t>7.</w:t>
      </w:r>
      <w:r w:rsidRPr="00336751">
        <w:tab/>
        <w:t>For state sales or use tax</w:t>
      </w:r>
      <w:r w:rsidRPr="00336751">
        <w:rPr>
          <w:i/>
          <w:iCs/>
        </w:rPr>
        <w:t xml:space="preserve"> </w:t>
      </w:r>
      <w:r w:rsidRPr="00336751">
        <w:t xml:space="preserve">purposes, stores, institutions, and organizations can purchase food items for </w:t>
      </w:r>
      <w:r w:rsidRPr="00336751">
        <w:t>resale without paying the advance sales tax that must be collected by wholesale dealers under R.S. 47:306(B) provided the ultimate retail sale or consumption of the food is exempt. Regardless of the type of purchaser, if a majority of the food purchased and disposed is taxable under the established rules, advance sales tax must be paid by the purchaser.</w:t>
      </w:r>
    </w:p>
    <w:p w14:paraId="2B2B19A5" w14:textId="77777777" w:rsidR="00D97E04" w:rsidRPr="00336751" w:rsidRDefault="00D97E04" w:rsidP="0024380C">
      <w:pPr>
        <w:pStyle w:val="A"/>
        <w:spacing w:after="80"/>
      </w:pPr>
      <w:r w:rsidRPr="00336751">
        <w:t>G.</w:t>
      </w:r>
      <w:r w:rsidRPr="00336751">
        <w:tab/>
        <w:t xml:space="preserve">For state sales or use tax purposes, drugs prescribed by a physician, dentist or other persons authorized to issue medical prescriptions for personal consumption or use are exempt. For a definition of </w:t>
      </w:r>
      <w:r w:rsidRPr="00336751">
        <w:rPr>
          <w:i/>
          <w:iCs/>
        </w:rPr>
        <w:t>drugs</w:t>
      </w:r>
      <w:r w:rsidRPr="00336751">
        <w:t>, refer to R.S. 47:301(20). Retail establishments are authorized to allow this exemption for any retail sale thereof which is sold due to the presentation of a medical prescription authorizing such sale. Persons selling drugs, medicine, or ingredients thereof to drug stores which cannot be sold at retail without the authorization of a medical prescription are deemed to be making exempt sales, and as such, the advance state sales tax should not be charged. Since hospitals and sanitariums are primarily engaged in the business of selling services supervised and directed by medical doctors, persons selling drugs, medicine, or ingredients thereof to such institutions are deemed to be making exempt sales, and as such, state sales taxes should not be charged. If a hospital or sanitarium operates any divisions that sell tangible personal property to the public, such as a prescription department, then the hospital or sanitarium becomes liable for the tax upon the gross receipts or gross proceeds derived from such sales, except for drugs sold on prescriptions which are specifically exempt from taxation. For sales tax exemptions pertaining to insulin, see R.S. 47:305.2.</w:t>
      </w:r>
    </w:p>
    <w:p w14:paraId="2F839659" w14:textId="77777777" w:rsidR="00D97E04" w:rsidRPr="00336751" w:rsidRDefault="00D97E04" w:rsidP="0024380C">
      <w:pPr>
        <w:pStyle w:val="1"/>
        <w:spacing w:after="80"/>
      </w:pPr>
      <w:r w:rsidRPr="00336751">
        <w:t>1.</w:t>
      </w:r>
      <w:r w:rsidRPr="00336751">
        <w:tab/>
        <w:t>In addition to drugs, R.S. 47:305(D) provides an exemption from state sales or use tax</w:t>
      </w:r>
      <w:r w:rsidRPr="00336751">
        <w:rPr>
          <w:i/>
          <w:iCs/>
        </w:rPr>
        <w:t xml:space="preserve"> </w:t>
      </w:r>
      <w:r w:rsidRPr="00336751">
        <w:t>for any and all medical devices, but only when they are used personally and exclusively by the patient, and only when the medical device is purchased by the patient on the written authority of a registered physician for use in the medical treatment of a disease. Purchases of identical medical devices by hospitals and other medical institutions, for use in administering the medical treatment to a patient would not qualify for exemption under R.S. 47:305(D)(1)(s).</w:t>
      </w:r>
    </w:p>
    <w:p w14:paraId="662BB224" w14:textId="77777777" w:rsidR="008B4B63" w:rsidRPr="00ED6F08" w:rsidRDefault="008B4B63" w:rsidP="008B4B63">
      <w:pPr>
        <w:pStyle w:val="1"/>
        <w:tabs>
          <w:tab w:val="clear" w:pos="720"/>
          <w:tab w:val="left" w:pos="900"/>
        </w:tabs>
      </w:pPr>
      <w:r w:rsidRPr="00ED6F08">
        <w:t>2</w:t>
      </w:r>
      <w:r>
        <w:t>.a.</w:t>
      </w:r>
      <w:r>
        <w:tab/>
      </w:r>
      <w:r w:rsidRPr="00ED6F08">
        <w:t>All of the exemptions provided by R.S. 47:305(D), except for the exemptions on food and drugs, orthotic and prosthetic devices, and patient aids prescribed by physicians or licensed chiropractors for personal consumption or use apply to state and local sales or use tax. The exemptions for food and drugs, orthotic and prosthetic devices, and patient aids prescribed by physicians or licensed chiropractors apply only to state sales or use tax.</w:t>
      </w:r>
    </w:p>
    <w:p w14:paraId="355DF8CE" w14:textId="77777777" w:rsidR="008B4B63" w:rsidRPr="00ED6F08" w:rsidRDefault="008B4B63" w:rsidP="008B4B63">
      <w:pPr>
        <w:pStyle w:val="a0"/>
      </w:pPr>
      <w:r>
        <w:t>b.i.</w:t>
      </w:r>
      <w:r>
        <w:tab/>
      </w:r>
      <w:r w:rsidRPr="00ED6F08">
        <w:t>R.S. 47:305D(4)(b) provides a limited exemption from local sales and/or use taxes on the procurement of prescription chemotherapy drugs administered to the patient for treatment of cancer and also includes prescription drugs related to chemotherapy treatment administered in connection with the treatment of cancer patients.</w:t>
      </w:r>
    </w:p>
    <w:p w14:paraId="711EB5A0" w14:textId="77777777" w:rsidR="008B4B63" w:rsidRPr="00ED6F08" w:rsidRDefault="008B4B63" w:rsidP="008B4B63">
      <w:pPr>
        <w:pStyle w:val="i0"/>
      </w:pPr>
      <w:r>
        <w:tab/>
        <w:t>ii.</w:t>
      </w:r>
      <w:r>
        <w:tab/>
      </w:r>
      <w:r w:rsidRPr="00ED6F08">
        <w:t xml:space="preserve">In order for these prescription drugs to be eligible for exemption, they must be procured by a physician who specializes in the diagnosis and treatment of cancers and administered by the physician, nurse, or other health care </w:t>
      </w:r>
      <w:r w:rsidRPr="00ED6F08">
        <w:lastRenderedPageBreak/>
        <w:t>professional in the physician’s office where patients are not kept as bed patients for twenty-four hours or more. It is the intent of this limited exemption to apply only to medications that have been prescribed by and administered in the physician’s office at the time medical services are delivered. The issuance of a prescription for personal use of similar drugs away from the physician’s office will be fully taxable at the local level. This exemption shall not apply to medical supplies or equipment used to administer any treatment to patients.</w:t>
      </w:r>
    </w:p>
    <w:p w14:paraId="422A9D35" w14:textId="77777777" w:rsidR="008B4B63" w:rsidRPr="00ED6F08" w:rsidRDefault="008B4B63" w:rsidP="008B4B63">
      <w:pPr>
        <w:pStyle w:val="i0"/>
      </w:pPr>
      <w:r>
        <w:tab/>
        <w:t>iii.</w:t>
      </w:r>
      <w:r>
        <w:tab/>
      </w:r>
      <w:r w:rsidRPr="00ED6F08">
        <w:t>Chemotherapy drugs are those drugs that kill or inhibit the growth of cancerous cells or tumors and have been approved by the Food and Drug Administration for use in the treatment of cancers.</w:t>
      </w:r>
      <w:r>
        <w:t xml:space="preserve"> </w:t>
      </w:r>
      <w:r w:rsidRPr="00ED6F08">
        <w:t>Chemotherapy drugs may be used individually or in combination to achieve optimum results.</w:t>
      </w:r>
      <w:r>
        <w:t xml:space="preserve"> </w:t>
      </w:r>
      <w:r w:rsidRPr="00ED6F08">
        <w:t xml:space="preserve">Language dealing with </w:t>
      </w:r>
      <w:r w:rsidR="00420421" w:rsidRPr="00420421">
        <w:t>“</w:t>
      </w:r>
      <w:r w:rsidRPr="00ED6F08">
        <w:t>related chemotherapy prescription drugs</w:t>
      </w:r>
      <w:r w:rsidR="00420421" w:rsidRPr="00420421">
        <w:t>”</w:t>
      </w:r>
      <w:r w:rsidRPr="00ED6F08">
        <w:t xml:space="preserve"> (emphasis added) may present difficulties in interpretation and therefore, this regulation is being adopted to establish certain guidelines to govern this limited exemption. The treatment of diagnosed cancer with prescribed drugs and chemotherapy relates to professional medical services delivered to the patient in a physician’s office where patients are not regularly kept as bed patients for periods beyond 24 hours. These prescribed drugs must be administered by the physician, his/her nurse, or other health care professional orally or intravenously during the treatment. These exempt prescribed drugs would include medications prescribed to treat the side effects of chemotherapy, such as nausea and blood-related side effects. Such prescription drugs must be medically necessary, prescribed as part of an established protocol and appropriate in light of clinical standards of medical practice.</w:t>
      </w:r>
      <w:r>
        <w:t xml:space="preserve"> </w:t>
      </w:r>
      <w:r w:rsidRPr="00ED6F08">
        <w:t>Procurement of these and similar drugs by hospitals, hospital clinics, and other facilities that do not qualify as the physician’s office shall not be exempt from local taxation under this exemption. Purchases of these and similar drugs that are prescribed for treatment in medical conditions other than cancer would also not be exempt under this statute from local taxation. Local taxing authorities have developed a specific Local Exemption Certificate which is to be acquired and employed by those persons who are found to be eligible for this exemption. Each local tax administrator or collector is authorized to issue a local exemption certificate that has been approved by the Board of Directors of the Louisiana Association of Tax Administrators (LATA) upon application fo</w:t>
      </w:r>
      <w:r>
        <w:t>und suitable by said collector.</w:t>
      </w:r>
    </w:p>
    <w:p w14:paraId="77DDCB40" w14:textId="77777777" w:rsidR="00D97E04" w:rsidRPr="00336751" w:rsidRDefault="00D97E04" w:rsidP="00D97E04">
      <w:pPr>
        <w:pStyle w:val="A"/>
        <w:tabs>
          <w:tab w:val="left" w:pos="1170"/>
        </w:tabs>
      </w:pPr>
      <w:r w:rsidRPr="00336751">
        <w:t>H.</w:t>
      </w:r>
      <w:r w:rsidRPr="00336751">
        <w:tab/>
        <w:t xml:space="preserve">R.S. 47:305(D)(1)(i) provides, in part, an exemption from state and local sales or use tax for new automobiles and new aircraft withdrawn from stock by factory authorized new automobile and new aircraft dealers, with the approval of the secretary and titled in the dealers' name for use as demonstrators. There are several restrictions involved in this particular exemption: first, the dealer must be a factory authorized new automobile or aircraft dealer; second, the car or plane withdrawn from stock must be a new automobile or aircraft; and third, the car or plane must be titled in the dealer's name for use solely as a demonstrator. In order to qualify as a demonstrator, the units can be driven or flown only by personnel attached to the respective dealership or by a </w:t>
      </w:r>
      <w:r w:rsidRPr="00336751">
        <w:t>prospective customer accompanied or supervised by personnel from the respective dealership. The car or plane cannot be used by members of the family of dealership personnel nor can the units be used to run errands or for pleasure purposes. The term demonstrators will be construed in its narrowest sense and is limited to use of the property for display of its qualities to prospective customers. Only a very limited use by authorized dealer personnel is permissible in accordance with the provisions of R.S. 47:305(H). Approval of the secretary is required in titling the car as a demonstrator. Writing of the word demonstrator across the face of the license application will be accepted as sufficient request for approval and issuance of the license by the secretary on an application bearing such notation will constitute full approval by the secretary. Since new aircraft are titled in the name of the dealership upon purchase, a request for and approval of the unit as a demonstrator will be granted provided the dealership dates and signs the bill of sale and retains it in his possession for verification by Department of Revenue personnel. If any misuse of the demonstrator is detected subsequent to approval of the unit as a demonstrator, the transaction immediately becomes taxable, and the dealer will be held responsible for the tax due thereon.</w:t>
      </w:r>
    </w:p>
    <w:p w14:paraId="12CB3DA7" w14:textId="77777777" w:rsidR="00D97E04" w:rsidRPr="00336751" w:rsidRDefault="00D97E04" w:rsidP="00D97E04">
      <w:pPr>
        <w:pStyle w:val="A"/>
      </w:pPr>
      <w:r w:rsidRPr="00336751">
        <w:t>I.</w:t>
      </w:r>
      <w:r w:rsidRPr="00336751">
        <w:tab/>
        <w:t>R.S. 47:305(E) makes it clear that the taxes imposed under state and local sales or use tax laws do not apply to tangible personal property manufactured or produced in this state or imported in this state for export outside the state. The exemption applies solely to the property for export and does not apply to tangible personal property used, consumed, or expended in the manufacturing process, unless the conditions for exemption set forth in R.S. 47:301(10) are met. Neither do state and local sales or use tax laws levy a tax on bona fide interstate commerce. In addition, it has been provided that when property comes to rest in a taxing jurisdiction and has become a part of the mass of the property in that taxing jurisdiction, it is no longer involved in interstate commerce and its sale, use, consumption, distribution or storage for use there will be taxable. Specific pieces of property which have been clearly labeled for trans-shipment outside the taxing jurisdiction</w:t>
      </w:r>
      <w:r w:rsidRPr="00336751">
        <w:rPr>
          <w:i/>
          <w:iCs/>
        </w:rPr>
        <w:t xml:space="preserve"> </w:t>
      </w:r>
      <w:r w:rsidRPr="00336751">
        <w:t>at the time of its manufacture or importation into the taxing jurisdiction would meet the exemption requirements even though it may be stored for an indefinite period of time. Any disposition of the property for a purpose contrary to that originally intended would immediately subject the property to the tax.</w:t>
      </w:r>
    </w:p>
    <w:p w14:paraId="1A08FC9F" w14:textId="77777777" w:rsidR="00D97E04" w:rsidRPr="00336751" w:rsidRDefault="00D97E04" w:rsidP="00D97E04">
      <w:pPr>
        <w:pStyle w:val="A"/>
      </w:pPr>
      <w:r w:rsidRPr="00336751">
        <w:t>J.</w:t>
      </w:r>
      <w:r w:rsidRPr="00336751">
        <w:tab/>
        <w:t>R.S. 47:305(F) exempts materials and the use of film, video or audio tapes, records, and any other means of exhibition or broadcast, supplied by licensors to radio and television broadcasters from the taxes imposed by state</w:t>
      </w:r>
      <w:r w:rsidRPr="00336751">
        <w:rPr>
          <w:i/>
          <w:iCs/>
        </w:rPr>
        <w:t xml:space="preserve"> </w:t>
      </w:r>
      <w:r w:rsidRPr="00336751">
        <w:t>and local sales or use tax</w:t>
      </w:r>
      <w:r w:rsidRPr="00336751">
        <w:rPr>
          <w:i/>
          <w:iCs/>
        </w:rPr>
        <w:t xml:space="preserve"> </w:t>
      </w:r>
      <w:r w:rsidRPr="00336751">
        <w:t>laws. The exemption applies to amounts paid for the right to exhibit or broadcast copyrighted material and to the use of other materials supplied by licensors but does not apply to film, tapes, or records purchased outright by the broadcaster and retained in his private library. The exemption from the sales and use tax is further extended to apply to licensors or distributors of such material. This exemption, however, does not apply to the lease tax which might be due by licensors or distributors in cases where they lease the material from the owner or producer thereof.</w:t>
      </w:r>
    </w:p>
    <w:p w14:paraId="65D02824" w14:textId="77777777" w:rsidR="00D97E04" w:rsidRPr="00336751" w:rsidRDefault="009F100F" w:rsidP="00D97E04">
      <w:pPr>
        <w:pStyle w:val="AuthorityNote"/>
      </w:pPr>
      <w:r w:rsidRPr="00066CFF">
        <w:lastRenderedPageBreak/>
        <w:t>AUTHORITY NOTE:</w:t>
      </w:r>
      <w:r w:rsidRPr="00066CFF">
        <w:tab/>
        <w:t>Promulgated in accordance with R.S. 47:305, R.S. 47:337.2, R.S. 47:337.9, and R.S. 47:1511.</w:t>
      </w:r>
    </w:p>
    <w:p w14:paraId="7DA0D8BF" w14:textId="77777777" w:rsidR="000A70F9" w:rsidRDefault="00D97E04" w:rsidP="00D97E04">
      <w:pPr>
        <w:pStyle w:val="HistoricalNote"/>
      </w:pPr>
      <w:r w:rsidRPr="00336751">
        <w:t>HISTORICAL NOTE:</w:t>
      </w:r>
      <w:r w:rsidRPr="00336751">
        <w:tab/>
        <w:t>Promulgated by the Department of Revenue and Taxation, Sales Tax Section, LR 13:107 (February 1987), amended by the Department of Revenue, Policy Services Division, LR 29:1520 (August 20</w:t>
      </w:r>
      <w:r w:rsidR="008B4B63">
        <w:t>03), LR 30:2864 (Decemb</w:t>
      </w:r>
      <w:r w:rsidR="009F100F">
        <w:t xml:space="preserve">er 2004), LR 36:1029 (May 2010), </w:t>
      </w:r>
      <w:r w:rsidR="001A205A" w:rsidRPr="00066CFF">
        <w:t>LR 36:</w:t>
      </w:r>
      <w:r w:rsidR="001A205A">
        <w:t>1566 (July 2010).</w:t>
      </w:r>
    </w:p>
    <w:p w14:paraId="1EA81844" w14:textId="77777777" w:rsidR="000A70F9" w:rsidRDefault="000A70F9">
      <w:pPr>
        <w:pStyle w:val="Section"/>
      </w:pPr>
      <w:bookmarkStart w:id="1087" w:name="_Toc233690133"/>
      <w:bookmarkStart w:id="1088" w:name="_Toc234030719"/>
      <w:bookmarkStart w:id="1089" w:name="_Toc243721343"/>
      <w:bookmarkStart w:id="1090" w:name="_Toc259619583"/>
      <w:bookmarkStart w:id="1091" w:name="_Toc262718670"/>
      <w:bookmarkStart w:id="1092" w:name="_Toc275165442"/>
      <w:bookmarkStart w:id="1093" w:name="_Toc238197684"/>
      <w:r>
        <w:t>§4402.</w:t>
      </w:r>
      <w:r>
        <w:tab/>
        <w:t>Exemption</w:t>
      </w:r>
      <w:r w:rsidR="00471107">
        <w:t>s</w:t>
      </w:r>
      <w:r>
        <w:t xml:space="preserve"> from Lease or Rental Tax, Helicopters</w:t>
      </w:r>
      <w:bookmarkEnd w:id="1087"/>
      <w:bookmarkEnd w:id="1088"/>
      <w:bookmarkEnd w:id="1089"/>
      <w:bookmarkEnd w:id="1090"/>
      <w:bookmarkEnd w:id="1091"/>
      <w:bookmarkEnd w:id="1092"/>
      <w:bookmarkEnd w:id="1093"/>
    </w:p>
    <w:p w14:paraId="31B7AC5D" w14:textId="77777777" w:rsidR="000A70F9" w:rsidRDefault="000A70F9">
      <w:pPr>
        <w:pStyle w:val="A"/>
      </w:pPr>
      <w:r>
        <w:t>A.</w:t>
      </w:r>
      <w:r>
        <w:tab/>
        <w:t>This Section (R.S. 47:302.1) provides for special treatment of the state and local sales taxes on rental transactions involving helicopters used directly in the exploration for, or the extraction or production of, oil, gas, and other minerals, or helicopters used in providing services to other businesses which are engaged in such activities. It provides that any helicopter which is to be used primarily for the aforementioned uses may be acquired through a lease transaction, and the entire transaction will be treated as a sale. The transaction may be entitled a rental, lease, lease purchase, sale and lease-back, or any other similar term. In any case, the lessor or rentor shall not incur a sales or use tax liability on the acquisition of the helicopter for lease, nor on the withdrawal of a helicopter from resale inventory to be placed in rental service, when the lessee is engaged in the exploration or production of oil, gas, or other minerals, or related service industries. Unlike rental transactions involving other tangible personal property, the lease contracts involving such helicopters will not be required to contain language which guarantees any rights of title to the lessee, nor will it need any obligations to maintain the lease for its full term.</w:t>
      </w:r>
    </w:p>
    <w:p w14:paraId="6E5C4672" w14:textId="77777777" w:rsidR="000A70F9" w:rsidRDefault="000A70F9">
      <w:pPr>
        <w:pStyle w:val="A"/>
      </w:pPr>
      <w:r>
        <w:t>B.</w:t>
      </w:r>
      <w:r>
        <w:tab/>
        <w:t>The sales taxes due on such transactions shall be payable in equal monthly installments over the entire term of the lease, rather than at the inception of the lease agreement, as with rental transactions involving other tangible personal property. In addition, unlike conventional lease transactions, the tax is due and payable by the dealer/lessor for the period the receipts are invoiced to the buyer/lessee, and not for the period in which active collection is made.</w:t>
      </w:r>
    </w:p>
    <w:p w14:paraId="65077B5F" w14:textId="77777777" w:rsidR="001138ED" w:rsidRPr="00336751" w:rsidRDefault="001138ED" w:rsidP="001138ED">
      <w:pPr>
        <w:pStyle w:val="A"/>
      </w:pPr>
      <w:r w:rsidRPr="00336751">
        <w:t>C.</w:t>
      </w:r>
      <w:r w:rsidRPr="00336751">
        <w:tab/>
        <w:t>For state and local sales or use tax purposes, these transactions shall be taxed as sales and not as leases. Thus, the location of intended use of the helicopters will not determine taxability as it would in a rental transaction.</w:t>
      </w:r>
    </w:p>
    <w:p w14:paraId="6B14E45E" w14:textId="77777777" w:rsidR="001138ED" w:rsidRPr="00336751" w:rsidRDefault="001138ED" w:rsidP="001138ED">
      <w:pPr>
        <w:pStyle w:val="AuthorityNote"/>
      </w:pPr>
      <w:r w:rsidRPr="00336751">
        <w:t>AUTHORITY NOTE:</w:t>
      </w:r>
      <w:r w:rsidRPr="00336751">
        <w:tab/>
        <w:t>Promulgated in accordance with R.S. 47:302.1, R.S. 47:337.2, and R.S. 47:1511.</w:t>
      </w:r>
    </w:p>
    <w:p w14:paraId="1B89E9D4" w14:textId="77777777" w:rsidR="001138ED" w:rsidRPr="00336751" w:rsidRDefault="001138ED" w:rsidP="001138ED">
      <w:pPr>
        <w:pStyle w:val="HistoricalNote"/>
      </w:pPr>
      <w:r w:rsidRPr="00336751">
        <w:t>HISTORICAL NOTE:</w:t>
      </w:r>
      <w:r w:rsidRPr="00336751">
        <w:tab/>
        <w:t>Promulgated by the Department of Revenue and Taxation, Sales Tax Section, LR 13:107 (February 1987), amended by the Department of Revenue, Policy Services Division, LR 31:91 (January 2005).</w:t>
      </w:r>
    </w:p>
    <w:p w14:paraId="14DC3147" w14:textId="77777777" w:rsidR="000A70F9" w:rsidRDefault="000A70F9">
      <w:pPr>
        <w:pStyle w:val="Section"/>
      </w:pPr>
      <w:bookmarkStart w:id="1094" w:name="_Toc233690134"/>
      <w:bookmarkStart w:id="1095" w:name="_Toc234030720"/>
      <w:bookmarkStart w:id="1096" w:name="_Toc243721344"/>
      <w:bookmarkStart w:id="1097" w:name="_Toc259619584"/>
      <w:bookmarkStart w:id="1098" w:name="_Toc262718671"/>
      <w:bookmarkStart w:id="1099" w:name="_Toc275165443"/>
      <w:bookmarkStart w:id="1100" w:name="_Toc238197685"/>
      <w:r>
        <w:t>§4403.</w:t>
      </w:r>
      <w:r>
        <w:tab/>
        <w:t>Ships and Ships' Supplies</w:t>
      </w:r>
      <w:bookmarkEnd w:id="1094"/>
      <w:bookmarkEnd w:id="1095"/>
      <w:bookmarkEnd w:id="1096"/>
      <w:bookmarkEnd w:id="1097"/>
      <w:bookmarkEnd w:id="1098"/>
      <w:bookmarkEnd w:id="1099"/>
      <w:bookmarkEnd w:id="1100"/>
    </w:p>
    <w:p w14:paraId="5E5B1A4D" w14:textId="77777777" w:rsidR="000A70F9" w:rsidRDefault="000A70F9">
      <w:pPr>
        <w:pStyle w:val="A"/>
      </w:pPr>
      <w:r>
        <w:t>A.</w:t>
      </w:r>
      <w:r>
        <w:tab/>
        <w:t>To qualify for exemption under R.S. 47:305.1(A), materials, machinery, and equipment that become component parts of ships, vessels, or barges of 50 tons load displacement and over, built in Louisiana, must be added during construction or reconstruction. Materials, machinery, and equipment that replace worn components are not exempt under R.S. 47:305.1(A).</w:t>
      </w:r>
    </w:p>
    <w:p w14:paraId="680CEDF0" w14:textId="77777777" w:rsidR="000A70F9" w:rsidRDefault="000A70F9" w:rsidP="0024380C">
      <w:pPr>
        <w:pStyle w:val="A"/>
        <w:spacing w:after="80"/>
      </w:pPr>
      <w:r>
        <w:t>B.</w:t>
      </w:r>
      <w:r>
        <w:tab/>
        <w:t>Reconstructions qualify for exemption under R.S. 47:305.1(A) if they:</w:t>
      </w:r>
    </w:p>
    <w:p w14:paraId="5310F497" w14:textId="77777777" w:rsidR="000A70F9" w:rsidRDefault="000A70F9" w:rsidP="0024380C">
      <w:pPr>
        <w:pStyle w:val="1"/>
        <w:spacing w:after="80"/>
      </w:pPr>
      <w:r>
        <w:t>1.</w:t>
      </w:r>
      <w:r>
        <w:tab/>
        <w:t>modify the craft's function, such as conversion of a deck barge to a crane barge; or</w:t>
      </w:r>
    </w:p>
    <w:p w14:paraId="4C842DFB" w14:textId="77777777" w:rsidR="000A70F9" w:rsidRDefault="000A70F9" w:rsidP="0024380C">
      <w:pPr>
        <w:pStyle w:val="1"/>
        <w:spacing w:after="80"/>
      </w:pPr>
      <w:r>
        <w:t>2.</w:t>
      </w:r>
      <w:r>
        <w:tab/>
        <w:t>restore the craft to seaworthiness following its destruction by sinking, collision, or fire.</w:t>
      </w:r>
    </w:p>
    <w:p w14:paraId="05E4C9F5" w14:textId="77777777" w:rsidR="000A70F9" w:rsidRDefault="000A70F9" w:rsidP="0024380C">
      <w:pPr>
        <w:pStyle w:val="A"/>
        <w:tabs>
          <w:tab w:val="clear" w:pos="540"/>
          <w:tab w:val="left" w:pos="700"/>
        </w:tabs>
        <w:spacing w:after="80"/>
      </w:pPr>
      <w:r>
        <w:t>C.1.</w:t>
      </w:r>
      <w:r>
        <w:tab/>
        <w:t>For the purposes of the exemption provided in R.S. 47:305.1(B), vendors may assume that ships' supplies and materials delivered to the dock will be loaded upon the vessel for use or consumption in the maintenance of the vessel.</w:t>
      </w:r>
    </w:p>
    <w:p w14:paraId="35247254" w14:textId="77777777" w:rsidR="000A70F9" w:rsidRDefault="000A70F9" w:rsidP="0024380C">
      <w:pPr>
        <w:pStyle w:val="1"/>
        <w:spacing w:after="80"/>
      </w:pPr>
      <w:r>
        <w:t>2.</w:t>
      </w:r>
      <w:r>
        <w:tab/>
        <w:t>The exemption provided in R.S. 47:305.1(B) for repair services performed upon ships and vessels operating exclusively in foreign or interstate coastwise commerce also applies to component parts removed from those ships, vessels, or barges and repaired elsewhere.</w:t>
      </w:r>
    </w:p>
    <w:p w14:paraId="5242CE71" w14:textId="77777777" w:rsidR="000A70F9" w:rsidRDefault="000A70F9" w:rsidP="0024380C">
      <w:pPr>
        <w:pStyle w:val="A"/>
        <w:spacing w:after="80"/>
      </w:pPr>
      <w:r>
        <w:t>D.</w:t>
      </w:r>
      <w:r>
        <w:tab/>
        <w:t>For the purposes of the exemption granted under R.S. 47:305.1, the following definitions apply.</w:t>
      </w:r>
    </w:p>
    <w:p w14:paraId="67F69B4B" w14:textId="77777777" w:rsidR="000A70F9" w:rsidRDefault="000A70F9">
      <w:pPr>
        <w:pStyle w:val="1"/>
      </w:pPr>
      <w:r>
        <w:rPr>
          <w:i/>
          <w:iCs/>
        </w:rPr>
        <w:t>Commerce</w:t>
      </w:r>
      <w:r w:rsidR="007B4797">
        <w:sym w:font="Symbol" w:char="F0BE"/>
      </w:r>
      <w:r>
        <w:t>the transporting of goods or persons by ship, vessel, or barge exclusively to carry on a trade or business.</w:t>
      </w:r>
    </w:p>
    <w:p w14:paraId="7AB068B4" w14:textId="77777777" w:rsidR="000A70F9" w:rsidRDefault="000A70F9" w:rsidP="0024380C">
      <w:pPr>
        <w:pStyle w:val="1"/>
        <w:spacing w:after="80"/>
      </w:pPr>
      <w:r>
        <w:rPr>
          <w:i/>
          <w:iCs/>
        </w:rPr>
        <w:t>Load Displacement</w:t>
      </w:r>
      <w:r w:rsidR="007B4797">
        <w:sym w:font="Symbol" w:char="F0BE"/>
      </w:r>
      <w:r>
        <w:t>the weight of the volume of water displaced by a ship, vessel, or barge when loaded to its maximum capacity.</w:t>
      </w:r>
    </w:p>
    <w:p w14:paraId="5CADC723" w14:textId="77777777" w:rsidR="000A70F9" w:rsidRDefault="000A70F9" w:rsidP="0024380C">
      <w:pPr>
        <w:pStyle w:val="1"/>
        <w:spacing w:after="80"/>
      </w:pPr>
      <w:r>
        <w:rPr>
          <w:i/>
          <w:iCs/>
        </w:rPr>
        <w:t xml:space="preserve">Owner </w:t>
      </w:r>
      <w:r w:rsidRPr="007B4797">
        <w:rPr>
          <w:iCs/>
        </w:rPr>
        <w:t>or</w:t>
      </w:r>
      <w:r>
        <w:rPr>
          <w:i/>
          <w:iCs/>
        </w:rPr>
        <w:t xml:space="preserve"> Operator</w:t>
      </w:r>
      <w:r w:rsidR="007B4797">
        <w:sym w:font="Symbol" w:char="F0BE"/>
      </w:r>
      <w:r>
        <w:t>any person who has title to, possession of, or control over the operation of any ship, vessel, or barge defined in R.S. 47:305.1.</w:t>
      </w:r>
    </w:p>
    <w:p w14:paraId="11BD6C66" w14:textId="77777777" w:rsidR="000A70F9" w:rsidRDefault="000A70F9" w:rsidP="0024380C">
      <w:pPr>
        <w:pStyle w:val="1"/>
        <w:spacing w:after="80"/>
      </w:pPr>
      <w:r>
        <w:rPr>
          <w:i/>
          <w:iCs/>
        </w:rPr>
        <w:t xml:space="preserve">Ship, Vessel, </w:t>
      </w:r>
      <w:r>
        <w:t>or</w:t>
      </w:r>
      <w:r>
        <w:rPr>
          <w:i/>
          <w:iCs/>
        </w:rPr>
        <w:t xml:space="preserve"> Barge</w:t>
      </w:r>
      <w:r w:rsidR="007B4797">
        <w:sym w:font="Symbol" w:char="F0BE"/>
      </w:r>
      <w:r>
        <w:t>any craft used primarily for transporting persons or property by water, or any craft designed or altered to perform specialized marine-related services, such as dredging, fleeting, geological surveying, cargo transferring, and which possesses all of the following characteristics:</w:t>
      </w:r>
    </w:p>
    <w:p w14:paraId="2AF44100" w14:textId="77777777" w:rsidR="000A70F9" w:rsidRDefault="000A70F9" w:rsidP="0024380C">
      <w:pPr>
        <w:pStyle w:val="a0"/>
        <w:spacing w:after="80"/>
      </w:pPr>
      <w:r>
        <w:t>a.</w:t>
      </w:r>
      <w:r>
        <w:tab/>
        <w:t>performs its services in navigable waters;</w:t>
      </w:r>
    </w:p>
    <w:p w14:paraId="776E5C76" w14:textId="77777777" w:rsidR="000A70F9" w:rsidRDefault="000A70F9" w:rsidP="0024380C">
      <w:pPr>
        <w:pStyle w:val="a0"/>
        <w:spacing w:after="80"/>
      </w:pPr>
      <w:r>
        <w:t>b.</w:t>
      </w:r>
      <w:r>
        <w:tab/>
        <w:t>is capable of being moved by floatation from one location to another in navigable waters; and</w:t>
      </w:r>
    </w:p>
    <w:p w14:paraId="5FDE154C" w14:textId="77777777" w:rsidR="000A70F9" w:rsidRDefault="000A70F9" w:rsidP="0024380C">
      <w:pPr>
        <w:pStyle w:val="a0"/>
        <w:spacing w:after="80"/>
      </w:pPr>
      <w:r>
        <w:t>c.</w:t>
      </w:r>
      <w:r>
        <w:tab/>
        <w:t>is registered as a vessel with the United States Coast Guard or is eligible for registration.</w:t>
      </w:r>
    </w:p>
    <w:p w14:paraId="65E3FD51" w14:textId="77777777" w:rsidR="000A70F9" w:rsidRDefault="000A70F9" w:rsidP="0024380C">
      <w:pPr>
        <w:pStyle w:val="1"/>
        <w:spacing w:after="80"/>
      </w:pPr>
      <w:r>
        <w:rPr>
          <w:i/>
          <w:iCs/>
        </w:rPr>
        <w:t>Ships</w:t>
      </w:r>
      <w:r w:rsidR="005A7B94">
        <w:rPr>
          <w:i/>
          <w:iCs/>
        </w:rPr>
        <w:t xml:space="preserve"> </w:t>
      </w:r>
      <w:r>
        <w:rPr>
          <w:i/>
          <w:iCs/>
        </w:rPr>
        <w:t>Supplies and Materials</w:t>
      </w:r>
      <w:r w:rsidR="007B4797">
        <w:sym w:font="Symbol" w:char="F0BE"/>
      </w:r>
      <w:r>
        <w:t>all tangible personal property loaded on and used or consumed in the maintenance or operation of a ship, vessel, or barge and its crew.</w:t>
      </w:r>
    </w:p>
    <w:p w14:paraId="7679FE2A" w14:textId="77777777" w:rsidR="000A70F9" w:rsidRDefault="000A70F9">
      <w:pPr>
        <w:pStyle w:val="AuthorityNote"/>
      </w:pPr>
      <w:r>
        <w:t>AUTHORITY NOTE:</w:t>
      </w:r>
      <w:r>
        <w:tab/>
        <w:t>Promulgated in accordance with R.S. 47:305.1.</w:t>
      </w:r>
    </w:p>
    <w:p w14:paraId="4118871F" w14:textId="77777777" w:rsidR="000A70F9" w:rsidRDefault="000A70F9">
      <w:pPr>
        <w:pStyle w:val="HistoricalNote"/>
      </w:pPr>
      <w:r>
        <w:t>HISTORICAL NOTE:</w:t>
      </w:r>
      <w:r>
        <w:tab/>
        <w:t>Promulgated by the Department of Revenue and Taxation, Sales Tax Section, LR 13:107 (February 1987), amended by Department of Revenue, Policy Services Division, LR 30:1044 (May 2004).</w:t>
      </w:r>
    </w:p>
    <w:p w14:paraId="65047F76" w14:textId="77777777" w:rsidR="000A70F9" w:rsidRDefault="000A70F9">
      <w:pPr>
        <w:pStyle w:val="Section"/>
      </w:pPr>
      <w:bookmarkStart w:id="1101" w:name="_Toc233690135"/>
      <w:bookmarkStart w:id="1102" w:name="_Toc234030721"/>
      <w:bookmarkStart w:id="1103" w:name="_Toc243721345"/>
      <w:bookmarkStart w:id="1104" w:name="_Toc259619585"/>
      <w:bookmarkStart w:id="1105" w:name="_Toc262718672"/>
      <w:bookmarkStart w:id="1106" w:name="_Toc275165444"/>
      <w:bookmarkStart w:id="1107" w:name="_Toc238197686"/>
      <w:r>
        <w:t>§4404.</w:t>
      </w:r>
      <w:r>
        <w:tab/>
        <w:t xml:space="preserve">Seeds Used in Planting </w:t>
      </w:r>
      <w:r w:rsidR="005A7B94">
        <w:t xml:space="preserve">of </w:t>
      </w:r>
      <w:r>
        <w:t>Crops</w:t>
      </w:r>
      <w:bookmarkEnd w:id="1101"/>
      <w:bookmarkEnd w:id="1102"/>
      <w:bookmarkEnd w:id="1103"/>
      <w:bookmarkEnd w:id="1104"/>
      <w:bookmarkEnd w:id="1105"/>
      <w:bookmarkEnd w:id="1106"/>
      <w:bookmarkEnd w:id="1107"/>
    </w:p>
    <w:p w14:paraId="789AAB7A" w14:textId="77777777" w:rsidR="00D3240C" w:rsidRPr="00D3240C" w:rsidRDefault="00D3240C" w:rsidP="00D3240C">
      <w:pPr>
        <w:pStyle w:val="A"/>
      </w:pPr>
      <w:r w:rsidRPr="00D3240C">
        <w:t>A.</w:t>
      </w:r>
      <w:r w:rsidRPr="00D3240C">
        <w:tab/>
        <w:t xml:space="preserve">The sale at retail of seeds for use by a commercial farmer in the planting of crops of any kind is exempt from state and local sales or use tax. Crops do not include the planting of a garden to produce food for the personal consumption of the planter and his family. Neither is it intended to cover seed used in the planting of growth for landscape purposes unless the commercial farmer is engaged </w:t>
      </w:r>
      <w:r w:rsidRPr="00D3240C">
        <w:lastRenderedPageBreak/>
        <w:t>in the business of harvesting those plants and selling them in the commercial market.</w:t>
      </w:r>
    </w:p>
    <w:p w14:paraId="60B170D0" w14:textId="77777777" w:rsidR="00D3240C" w:rsidRPr="00D3240C" w:rsidRDefault="00D3240C" w:rsidP="00D3240C">
      <w:pPr>
        <w:pStyle w:val="A"/>
      </w:pPr>
      <w:r w:rsidRPr="00D3240C">
        <w:t>B.</w:t>
      </w:r>
      <w:r w:rsidRPr="00D3240C">
        <w:tab/>
        <w:t xml:space="preserve">It is not necessary that the farm operation result in a net profit or that a given acreage of any particular crop be planted. The only requirement is that the planting be made by a commercial farmer. </w:t>
      </w:r>
    </w:p>
    <w:p w14:paraId="1241C165" w14:textId="77777777" w:rsidR="00D3240C" w:rsidRPr="00D3240C" w:rsidRDefault="00D3240C" w:rsidP="00D3240C">
      <w:pPr>
        <w:pStyle w:val="A"/>
      </w:pPr>
      <w:r w:rsidRPr="00D3240C">
        <w:t>C.</w:t>
      </w:r>
      <w:r w:rsidRPr="00D3240C">
        <w:tab/>
        <w:t>A commercial farmer must present a valid commercial farmer certification certificate and applicable exemption certificate at the time of the purchase. The seller must keep a record of the presentation of such documentation. If the dealer fails to retain evidence of the valid certification and exemption certificate then the dealer will be liable for the sales tax on such purchase.</w:t>
      </w:r>
    </w:p>
    <w:p w14:paraId="7FA4ED65" w14:textId="77777777" w:rsidR="000D3D38" w:rsidRPr="00336751" w:rsidRDefault="000D3D38" w:rsidP="000D3D38">
      <w:pPr>
        <w:pStyle w:val="AuthorityNote"/>
      </w:pPr>
      <w:r w:rsidRPr="00336751">
        <w:t>AUTHORITY NOTE:</w:t>
      </w:r>
      <w:r w:rsidRPr="00336751">
        <w:tab/>
        <w:t>Promulgated in accordance with R.S. 47.305.3, R.S. 47:337.2, R.S. 47:337.9, and R.S. 47:1511.</w:t>
      </w:r>
    </w:p>
    <w:p w14:paraId="75343440" w14:textId="77777777" w:rsidR="000A70F9" w:rsidRDefault="000D3D38" w:rsidP="000D3D38">
      <w:pPr>
        <w:pStyle w:val="HistoricalNote"/>
      </w:pPr>
      <w:r w:rsidRPr="00336751">
        <w:t>HISTORICAL NOTE:</w:t>
      </w:r>
      <w:r w:rsidRPr="00336751">
        <w:tab/>
        <w:t>Promulgated by the Department of Revenue and Taxation, Sales Tax Section, LR 13:107 (February 1987), amended by the Department of Revenue, Policy Services Di</w:t>
      </w:r>
      <w:r w:rsidR="00D3240C">
        <w:t xml:space="preserve">vision, LR 31:99 (January 2005), </w:t>
      </w:r>
      <w:r w:rsidR="00D3240C" w:rsidRPr="00F47ED6">
        <w:t>LR 44:</w:t>
      </w:r>
      <w:r w:rsidR="00D3240C">
        <w:t>2022 (November 2018).</w:t>
      </w:r>
    </w:p>
    <w:p w14:paraId="56659FA5" w14:textId="77777777" w:rsidR="000A70F9" w:rsidRDefault="000A70F9">
      <w:pPr>
        <w:pStyle w:val="Section"/>
      </w:pPr>
      <w:bookmarkStart w:id="1108" w:name="_Toc233690139"/>
      <w:bookmarkStart w:id="1109" w:name="_Toc234030725"/>
      <w:bookmarkStart w:id="1110" w:name="_Toc243721349"/>
      <w:bookmarkStart w:id="1111" w:name="_Toc259619589"/>
      <w:bookmarkStart w:id="1112" w:name="_Toc262718675"/>
      <w:bookmarkStart w:id="1113" w:name="_Toc275165447"/>
      <w:bookmarkStart w:id="1114" w:name="_Toc238197687"/>
      <w:r>
        <w:t>§4408.</w:t>
      </w:r>
      <w:r>
        <w:tab/>
        <w:t>Pesticides Used for Agricultural Purposes</w:t>
      </w:r>
      <w:bookmarkEnd w:id="1108"/>
      <w:bookmarkEnd w:id="1109"/>
      <w:bookmarkEnd w:id="1110"/>
      <w:bookmarkEnd w:id="1111"/>
      <w:bookmarkEnd w:id="1112"/>
      <w:bookmarkEnd w:id="1113"/>
      <w:bookmarkEnd w:id="1114"/>
    </w:p>
    <w:p w14:paraId="13AA51EA" w14:textId="77777777" w:rsidR="000A70F9" w:rsidRDefault="00F36B72">
      <w:pPr>
        <w:pStyle w:val="A"/>
      </w:pPr>
      <w:r w:rsidRPr="00336751">
        <w:t>A.</w:t>
      </w:r>
      <w:r w:rsidRPr="00336751">
        <w:tab/>
      </w:r>
      <w:r w:rsidR="00D3240C" w:rsidRPr="00F47ED6">
        <w:t>General.</w:t>
      </w:r>
      <w:r w:rsidR="00D3240C">
        <w:t xml:space="preserve"> </w:t>
      </w:r>
      <w:r w:rsidR="00D3240C" w:rsidRPr="00F47ED6">
        <w:t>R.S. 47:305.8 provides an exemption from state and local sales or use tax for the sale at retail to commercial farmers of pesticides used for agricultural purposes.</w:t>
      </w:r>
      <w:r w:rsidR="00D3240C">
        <w:t xml:space="preserve"> </w:t>
      </w:r>
      <w:r w:rsidR="00D3240C" w:rsidRPr="00F47ED6">
        <w:t>This exemption includes, but is not limited to, insecticides, herbicides, and fungicides used for agricultural purposes.</w:t>
      </w:r>
    </w:p>
    <w:p w14:paraId="081530BD" w14:textId="77777777" w:rsidR="000A70F9" w:rsidRDefault="000A70F9">
      <w:pPr>
        <w:pStyle w:val="A"/>
      </w:pPr>
      <w:r>
        <w:t>B.</w:t>
      </w:r>
      <w:r>
        <w:tab/>
        <w:t>Definitions</w:t>
      </w:r>
    </w:p>
    <w:p w14:paraId="2FFB7503" w14:textId="77777777" w:rsidR="000A70F9" w:rsidRDefault="000A70F9">
      <w:pPr>
        <w:pStyle w:val="1"/>
      </w:pPr>
      <w:r>
        <w:rPr>
          <w:i/>
        </w:rPr>
        <w:t>Agricultural Purposes</w:t>
      </w:r>
      <w:r w:rsidR="007B4797">
        <w:sym w:font="Symbol" w:char="F0BE"/>
      </w:r>
      <w:r>
        <w:t>any purpose directly connected with the operation of any farm, including poultry, fish, and crawfish farms, ranch, orchard or any other operation by which products are grown on the land in sufficient quantity to constitute a commercial operation. The exemption is not intended to cover the sale of pesticides for use in private family vegetable gardens or in protecting ornamental plants used for landscape purposes.</w:t>
      </w:r>
    </w:p>
    <w:p w14:paraId="5CC4D053" w14:textId="77777777" w:rsidR="000A70F9" w:rsidRDefault="000A70F9">
      <w:pPr>
        <w:pStyle w:val="1"/>
        <w:spacing w:after="80"/>
      </w:pPr>
      <w:r>
        <w:rPr>
          <w:i/>
        </w:rPr>
        <w:t>Pesticides</w:t>
      </w:r>
      <w:r w:rsidR="007B4797">
        <w:sym w:font="Symbol" w:char="F0BE"/>
      </w:r>
      <w:r>
        <w:t>include any preparation useful in the control of insects, plant life, fungus, or any other pests detrimental to agricultural crops, including the control of animal pests that meets the definition of a pesticide in accordance with the Department of Agriculture and Forestry of the state of Louisiana under R.S. 3:3202. Qualifying pesticides must be registered with the U.S. Environmental Protection Agency (EPA) and the Louisiana Department of Agriculture and Forestry or any other appropriate governmental agency and must carry a valid EPA FIFRA (Federal Insecticide, Fungicide, and Rodenticide Act) number issued by the U.S. Environmental Protection Agency or a special label number assigned by the Louisiana Department of Agriculture and Forestry. The exemption also includes any solution mixed with a qualifying pesticide to allow for the proper distribution and application of the pesticide, including but not limited to crop oils, surfactants, adjuvants, emulsions, soaps, and drift agents.</w:t>
      </w:r>
    </w:p>
    <w:p w14:paraId="0578F100" w14:textId="77777777" w:rsidR="000A70F9" w:rsidRDefault="000A70F9" w:rsidP="007B4797">
      <w:pPr>
        <w:pStyle w:val="A"/>
      </w:pPr>
      <w:r>
        <w:t>C.</w:t>
      </w:r>
      <w:r>
        <w:tab/>
        <w:t xml:space="preserve">Dealer Requirements. </w:t>
      </w:r>
      <w:r w:rsidR="00D3240C" w:rsidRPr="00D3240C">
        <w:t xml:space="preserve">A commercial farmer must present a valid commercial farmer certification certificate and applicable exemption certificate at the time of the purchase. </w:t>
      </w:r>
      <w:r w:rsidR="00D3240C" w:rsidRPr="00D3240C">
        <w:t>The seller must keep a record of the presentation of such documentation. If the dealer fails to retain evidence of the presentation of valid certification and exemption certificate then the dealer will be liable for the sales tax on such purchase.</w:t>
      </w:r>
    </w:p>
    <w:p w14:paraId="0BC22F3F" w14:textId="77777777" w:rsidR="00F36B72" w:rsidRPr="00336751" w:rsidRDefault="00F36B72" w:rsidP="00F36B72">
      <w:pPr>
        <w:pStyle w:val="AuthorityNote"/>
      </w:pPr>
      <w:r w:rsidRPr="00336751">
        <w:t>AUTHORITY NOTE:</w:t>
      </w:r>
      <w:r w:rsidRPr="00336751">
        <w:tab/>
        <w:t>Promulgated in accordance with R.S. 47:305.8, R.S. 47:337.2, R.S. 47:337.9, and R.S. 47:1511.</w:t>
      </w:r>
    </w:p>
    <w:p w14:paraId="339B37BD" w14:textId="77777777" w:rsidR="000A70F9" w:rsidRDefault="00F36B72" w:rsidP="00F36B72">
      <w:pPr>
        <w:pStyle w:val="HistoricalNote"/>
      </w:pPr>
      <w:r w:rsidRPr="00336751">
        <w:t>HISTORICAL NOTE:</w:t>
      </w:r>
      <w:r w:rsidRPr="00336751">
        <w:tab/>
        <w:t>Promulgated by the Department of Revenue and Taxation, Sales Tax Section, LR 13:107 (February 1987), amended by the Department of Revenue and Taxation, Sales Tax Division, LR 21:401 (April 1995), amended by the Department of Revenue, Policy Services Division, LR 31:95 (Janu</w:t>
      </w:r>
      <w:r w:rsidR="00D3240C">
        <w:t xml:space="preserve">ary 2005), </w:t>
      </w:r>
      <w:r w:rsidR="00D3240C" w:rsidRPr="00D3240C">
        <w:t>LR 44:2023 (November 2018).</w:t>
      </w:r>
    </w:p>
    <w:p w14:paraId="64B61BCF" w14:textId="77777777" w:rsidR="000A70F9" w:rsidRDefault="000A70F9">
      <w:pPr>
        <w:pStyle w:val="Section"/>
      </w:pPr>
      <w:bookmarkStart w:id="1115" w:name="_Toc233690140"/>
      <w:bookmarkStart w:id="1116" w:name="_Toc234030726"/>
      <w:bookmarkStart w:id="1117" w:name="_Toc243721350"/>
      <w:bookmarkStart w:id="1118" w:name="_Toc259619590"/>
      <w:bookmarkStart w:id="1119" w:name="_Toc262718676"/>
      <w:bookmarkStart w:id="1120" w:name="_Toc275165448"/>
      <w:bookmarkStart w:id="1121" w:name="_Toc238197688"/>
      <w:r>
        <w:t>§4409.</w:t>
      </w:r>
      <w:r>
        <w:tab/>
        <w:t>Motion Picture Film Rental</w:t>
      </w:r>
      <w:bookmarkEnd w:id="1115"/>
      <w:bookmarkEnd w:id="1116"/>
      <w:bookmarkEnd w:id="1117"/>
      <w:bookmarkEnd w:id="1118"/>
      <w:bookmarkEnd w:id="1119"/>
      <w:bookmarkEnd w:id="1120"/>
      <w:bookmarkEnd w:id="1121"/>
    </w:p>
    <w:p w14:paraId="3955BF59" w14:textId="77777777" w:rsidR="00C060DF" w:rsidRPr="00336751" w:rsidRDefault="00C060DF" w:rsidP="00C060DF">
      <w:pPr>
        <w:pStyle w:val="A"/>
      </w:pPr>
      <w:r w:rsidRPr="00336751">
        <w:t>A.</w:t>
      </w:r>
      <w:r w:rsidRPr="00336751">
        <w:tab/>
        <w:t>R</w:t>
      </w:r>
      <w:r w:rsidR="005A7B94">
        <w:t>.</w:t>
      </w:r>
      <w:r w:rsidRPr="00336751">
        <w:t>S</w:t>
      </w:r>
      <w:r w:rsidR="005A7B94">
        <w:t>.</w:t>
      </w:r>
      <w:r w:rsidRPr="00336751">
        <w:t xml:space="preserve"> 47:305.9 provides a very limited exemption to the operators of motion picture theaters wherein the amount paid by operators to distributing agencies for the use of film are specifically exempted from state and local sales or use tax. Note that film is the only item covered by the exemption. Distributing agencies and suppliers for motion picture theaters are required to collect taxes on any other supplies or materials furnished to operators. Theaters are required to collect the tax on admissions.</w:t>
      </w:r>
    </w:p>
    <w:p w14:paraId="299A896F" w14:textId="77777777" w:rsidR="000A70F9" w:rsidRDefault="00C060DF" w:rsidP="00C060DF">
      <w:pPr>
        <w:pStyle w:val="A"/>
        <w:spacing w:after="80"/>
      </w:pPr>
      <w:r w:rsidRPr="00336751">
        <w:t>B.</w:t>
      </w:r>
      <w:r w:rsidRPr="00336751">
        <w:tab/>
      </w:r>
      <w:bookmarkStart w:id="1122" w:name="SLREGq18373z4"/>
      <w:bookmarkEnd w:id="1122"/>
      <w:r w:rsidRPr="00336751">
        <w:t>Any distributing agent who fails to collect state or local sales or use tax because of the exemption provided in R.S. 47:305.9 must be able to identify the motion picture theater operators to whom films were furnished. Failure of the distribution agency to maintain a complete record of transactions for which no taxes were collected can result in the dealer being held responsible for the tax.</w:t>
      </w:r>
    </w:p>
    <w:p w14:paraId="28972178" w14:textId="77777777" w:rsidR="000A70F9" w:rsidRDefault="000A70F9" w:rsidP="007B4797">
      <w:pPr>
        <w:pStyle w:val="A"/>
      </w:pPr>
      <w:r>
        <w:t>C.</w:t>
      </w:r>
      <w:r>
        <w:tab/>
        <w:t xml:space="preserve">In some cases, agreements between film distributors and theater operators may not be leases or rentals. Section 4301 defines </w:t>
      </w:r>
      <w:r>
        <w:rPr>
          <w:i/>
          <w:iCs/>
        </w:rPr>
        <w:t>lease or rental</w:t>
      </w:r>
      <w:r>
        <w:t xml:space="preserve"> and provides exceptions to the definition of </w:t>
      </w:r>
      <w:r>
        <w:rPr>
          <w:i/>
          <w:iCs/>
        </w:rPr>
        <w:t>lease or rental</w:t>
      </w:r>
      <w:r>
        <w:t>.</w:t>
      </w:r>
    </w:p>
    <w:p w14:paraId="48EBD0A2" w14:textId="77777777" w:rsidR="00C060DF" w:rsidRPr="00336751" w:rsidRDefault="00C060DF" w:rsidP="00C060DF">
      <w:pPr>
        <w:pStyle w:val="AuthorityNote"/>
      </w:pPr>
      <w:r w:rsidRPr="00336751">
        <w:t>AUTHORITY NOTE:</w:t>
      </w:r>
      <w:r w:rsidRPr="00336751">
        <w:tab/>
        <w:t>Promulgated in accordance with R.S. 47:305.9, R.S. 47:337.2, R.S. 47:337.9, and R.S. 47:1511.</w:t>
      </w:r>
    </w:p>
    <w:p w14:paraId="19AFC11A" w14:textId="77777777" w:rsidR="00C060DF" w:rsidRPr="00336751" w:rsidRDefault="00C060DF" w:rsidP="00C060DF">
      <w:pPr>
        <w:pStyle w:val="HistoricalNote"/>
      </w:pPr>
      <w:r w:rsidRPr="00336751">
        <w:t>HISTORICAL NOTE:</w:t>
      </w:r>
      <w:r w:rsidRPr="00336751">
        <w:tab/>
        <w:t>Promulgated by the Department of Revenue and Taxation, Sales Tax Section, LR 13:107 (February 1987), amended by the Department of Revenue and Taxation, Sales Tax Division, LR 22:854 (September 1996), amended by the Department of Revenue, Policy Services Division, LR 31:94 (January 2005).</w:t>
      </w:r>
    </w:p>
    <w:p w14:paraId="068FCBA7" w14:textId="77777777" w:rsidR="000A70F9" w:rsidRDefault="000A70F9">
      <w:pPr>
        <w:pStyle w:val="Section"/>
      </w:pPr>
      <w:bookmarkStart w:id="1123" w:name="_Toc233690141"/>
      <w:bookmarkStart w:id="1124" w:name="_Toc234030727"/>
      <w:bookmarkStart w:id="1125" w:name="_Toc243721351"/>
      <w:bookmarkStart w:id="1126" w:name="_Toc259619591"/>
      <w:bookmarkStart w:id="1127" w:name="_Toc262718677"/>
      <w:bookmarkStart w:id="1128" w:name="_Toc275165449"/>
      <w:bookmarkStart w:id="1129" w:name="_Toc238197689"/>
      <w:r>
        <w:t>§4410.</w:t>
      </w:r>
      <w:r>
        <w:tab/>
        <w:t>Property Purchased for First Use Outside the State</w:t>
      </w:r>
      <w:bookmarkEnd w:id="1123"/>
      <w:bookmarkEnd w:id="1124"/>
      <w:bookmarkEnd w:id="1125"/>
      <w:bookmarkEnd w:id="1126"/>
      <w:bookmarkEnd w:id="1127"/>
      <w:bookmarkEnd w:id="1128"/>
      <w:bookmarkEnd w:id="1129"/>
    </w:p>
    <w:p w14:paraId="55848AE7" w14:textId="77777777" w:rsidR="009B21EE" w:rsidRPr="00336751" w:rsidRDefault="009B21EE" w:rsidP="009B21EE">
      <w:pPr>
        <w:pStyle w:val="A"/>
      </w:pPr>
      <w:r w:rsidRPr="00336751">
        <w:rPr>
          <w:rStyle w:val="Strong"/>
          <w:b w:val="0"/>
          <w:bCs w:val="0"/>
        </w:rPr>
        <w:t>A.</w:t>
      </w:r>
      <w:r w:rsidRPr="00336751">
        <w:rPr>
          <w:rStyle w:val="Strong"/>
          <w:b w:val="0"/>
          <w:bCs w:val="0"/>
        </w:rPr>
        <w:tab/>
      </w:r>
      <w:bookmarkStart w:id="1130" w:name="SLREGq18374z2"/>
      <w:bookmarkStart w:id="1131" w:name="SLREGq18374z3"/>
      <w:bookmarkEnd w:id="1130"/>
      <w:bookmarkEnd w:id="1131"/>
      <w:r w:rsidRPr="00336751">
        <w:t>R.S. 47:305.10 provides an exemption from state and local sales or use tax for the purchase or importation of tangible personal property in Louisiana for first use beyond the territorial taxing jurisdiction of this state. This Section provides an exemption for purchases and importations in two categories of first use: first use in another state; and first use in the offshore area beyond the borders of Louisiana</w:t>
      </w:r>
      <w:r w:rsidR="007B4797">
        <w:t xml:space="preserve"> or any other state.</w:t>
      </w:r>
    </w:p>
    <w:p w14:paraId="58D19376" w14:textId="77777777" w:rsidR="000A70F9" w:rsidRDefault="009B21EE" w:rsidP="009B21EE">
      <w:pPr>
        <w:pStyle w:val="A"/>
      </w:pPr>
      <w:bookmarkStart w:id="1132" w:name="BM61qIz4410wBy"/>
      <w:bookmarkEnd w:id="1132"/>
      <w:r w:rsidRPr="00336751">
        <w:rPr>
          <w:rStyle w:val="Strong"/>
          <w:b w:val="0"/>
          <w:bCs w:val="0"/>
        </w:rPr>
        <w:t>B.</w:t>
      </w:r>
      <w:r w:rsidRPr="00336751">
        <w:rPr>
          <w:rStyle w:val="Strong"/>
          <w:b w:val="0"/>
          <w:bCs w:val="0"/>
        </w:rPr>
        <w:tab/>
      </w:r>
      <w:bookmarkStart w:id="1133" w:name="SLREGq18374z4"/>
      <w:bookmarkEnd w:id="1133"/>
      <w:r w:rsidRPr="00336751">
        <w:t xml:space="preserve">Purchases or importations of tangible personal property for first use in another state for which an exemption is claimed under the provisions of R.S. 47:305.10 may be accomplished by the use of an exemption certificate LGST 9-D, entitled </w:t>
      </w:r>
      <w:r w:rsidR="00420421" w:rsidRPr="00420421">
        <w:t>“</w:t>
      </w:r>
      <w:r w:rsidRPr="00336751">
        <w:t>Foreign Purchasers,</w:t>
      </w:r>
      <w:r w:rsidR="00420421" w:rsidRPr="00420421">
        <w:t>”</w:t>
      </w:r>
      <w:r w:rsidRPr="00336751">
        <w:t xml:space="preserve"> which is available from the </w:t>
      </w:r>
      <w:r w:rsidRPr="00336751">
        <w:lastRenderedPageBreak/>
        <w:t>Department of Revenue. The transaction must meet the following requirements before the exemption will be allowed:</w:t>
      </w:r>
    </w:p>
    <w:p w14:paraId="7B130402" w14:textId="77777777" w:rsidR="000A70F9" w:rsidRDefault="000A70F9">
      <w:pPr>
        <w:pStyle w:val="1"/>
      </w:pPr>
      <w:r>
        <w:t>1.</w:t>
      </w:r>
      <w:r>
        <w:tab/>
        <w:t>the purchaser is properly registered for sales and use tax in the state of use and regularly reports and remits the taxes due in such state; and</w:t>
      </w:r>
    </w:p>
    <w:p w14:paraId="238DC161" w14:textId="77777777" w:rsidR="000A70F9" w:rsidRDefault="000A70F9">
      <w:pPr>
        <w:pStyle w:val="1"/>
      </w:pPr>
      <w:r>
        <w:t>2.</w:t>
      </w:r>
      <w:r>
        <w:tab/>
        <w:t>the state in which first use occurs grants on a reciprocal basis a similar exemption on purchases within that state for first use in Louisiana; and</w:t>
      </w:r>
    </w:p>
    <w:p w14:paraId="10407B6F" w14:textId="77777777" w:rsidR="000A70F9" w:rsidRDefault="000A70F9">
      <w:pPr>
        <w:pStyle w:val="1"/>
      </w:pPr>
      <w:r>
        <w:t>3.</w:t>
      </w:r>
      <w:r>
        <w:tab/>
        <w:t>either §4410.B.3.a or b must be met in addition to requirements §4410.B.1 and 2:</w:t>
      </w:r>
    </w:p>
    <w:p w14:paraId="14CC18F5" w14:textId="77777777" w:rsidR="000A70F9" w:rsidRDefault="009B21EE">
      <w:pPr>
        <w:pStyle w:val="a0"/>
      </w:pPr>
      <w:r w:rsidRPr="00336751">
        <w:rPr>
          <w:rStyle w:val="Strong"/>
          <w:b w:val="0"/>
          <w:bCs w:val="0"/>
        </w:rPr>
        <w:t>a.</w:t>
      </w:r>
      <w:r w:rsidRPr="00336751">
        <w:rPr>
          <w:rStyle w:val="Strong"/>
          <w:b w:val="0"/>
          <w:bCs w:val="0"/>
        </w:rPr>
        <w:tab/>
      </w:r>
      <w:bookmarkStart w:id="1134" w:name="SLREGq18374z8"/>
      <w:bookmarkEnd w:id="1134"/>
      <w:r w:rsidRPr="00336751">
        <w:t>the purchaser obtains a written authorization from the Secretary of the Department of Revenue to make the tax-exempt purchase; or</w:t>
      </w:r>
    </w:p>
    <w:p w14:paraId="74E63B5A" w14:textId="77777777" w:rsidR="000A70F9" w:rsidRDefault="000A70F9">
      <w:pPr>
        <w:pStyle w:val="a0"/>
      </w:pPr>
      <w:r>
        <w:t>b.</w:t>
      </w:r>
      <w:r>
        <w:tab/>
        <w:t>the property being purchased is a craft which would ordinarily be subject to registration by the state of Louisiana as a motor boat, but is not in fact registered for use in Louisiana.</w:t>
      </w:r>
    </w:p>
    <w:p w14:paraId="3F7FEF6B" w14:textId="77777777" w:rsidR="000A70F9" w:rsidRDefault="000A70F9">
      <w:pPr>
        <w:pStyle w:val="A"/>
      </w:pPr>
      <w:r>
        <w:t>C.</w:t>
      </w:r>
      <w:r>
        <w:tab/>
        <w:t>Foreign nations and the territorial waters of foreign nations are not considered to be another state for purposes of this Section.</w:t>
      </w:r>
    </w:p>
    <w:p w14:paraId="2A10C24D" w14:textId="77777777" w:rsidR="000A70F9" w:rsidRDefault="000A70F9">
      <w:pPr>
        <w:pStyle w:val="A"/>
      </w:pPr>
      <w:r>
        <w:t>D.</w:t>
      </w:r>
      <w:r>
        <w:tab/>
        <w:t>Tangible personal property imported for use outside the state of Louisiana may still be imported tax-free under R.S. 47:305(E) if the requirements specified in §4401 are met. Under that provision, specific pieces of property which have been clearly labeled for trans-shipment outside the state of Louisiana at the time of their importation into the state are exempt without the necessity for meeting the above guidelines.</w:t>
      </w:r>
    </w:p>
    <w:p w14:paraId="5FFAC310" w14:textId="77777777" w:rsidR="000A70F9" w:rsidRDefault="009B21EE">
      <w:pPr>
        <w:pStyle w:val="A"/>
      </w:pPr>
      <w:r w:rsidRPr="00336751">
        <w:rPr>
          <w:rStyle w:val="Strong"/>
          <w:b w:val="0"/>
          <w:bCs w:val="0"/>
        </w:rPr>
        <w:t>E.</w:t>
      </w:r>
      <w:r w:rsidRPr="00336751">
        <w:rPr>
          <w:rStyle w:val="Strong"/>
          <w:b w:val="0"/>
          <w:bCs w:val="0"/>
        </w:rPr>
        <w:tab/>
      </w:r>
      <w:bookmarkStart w:id="1135" w:name="SLREGq18374z13"/>
      <w:bookmarkEnd w:id="1135"/>
      <w:r w:rsidRPr="00336751">
        <w:t>Purchases or importations of tangible personal property for use in the offshore area of Louisiana or that of any other state, for which an exemption is claimed under R.S. 47:305.10, may be accomplished by use of either one of two exemption certificates available from the Department of Revenue, LGST 9-D or LGST 9-O/S, depending on the following conditions:</w:t>
      </w:r>
    </w:p>
    <w:p w14:paraId="321A1468" w14:textId="77777777" w:rsidR="000A70F9" w:rsidRDefault="000A70F9" w:rsidP="0024380C">
      <w:pPr>
        <w:pStyle w:val="1"/>
        <w:spacing w:after="80"/>
      </w:pPr>
      <w:r>
        <w:t>1.</w:t>
      </w:r>
      <w:r>
        <w:tab/>
        <w:t>if the exact location (area name, block number, lease number) of first use of the property is known at the time of purchase, the purchaser must claim exemption to the vendor by properly completing an exemption certificate LGST 9-D;</w:t>
      </w:r>
    </w:p>
    <w:p w14:paraId="2D8D9A39" w14:textId="77777777" w:rsidR="000A70F9" w:rsidRDefault="009B21EE" w:rsidP="0024380C">
      <w:pPr>
        <w:pStyle w:val="1"/>
        <w:spacing w:after="80"/>
      </w:pPr>
      <w:r w:rsidRPr="00336751">
        <w:rPr>
          <w:rStyle w:val="Strong"/>
          <w:b w:val="0"/>
          <w:bCs w:val="0"/>
        </w:rPr>
        <w:t>2.</w:t>
      </w:r>
      <w:r w:rsidRPr="00336751">
        <w:rPr>
          <w:rStyle w:val="Strong"/>
          <w:b w:val="0"/>
          <w:bCs w:val="0"/>
        </w:rPr>
        <w:tab/>
      </w:r>
      <w:bookmarkStart w:id="1136" w:name="SLREGq18374z15"/>
      <w:bookmarkEnd w:id="1136"/>
      <w:r w:rsidRPr="00336751">
        <w:t xml:space="preserve">if the exact location of first use of the property is not known at the time of purchase, and the purchaser has been assigned an </w:t>
      </w:r>
      <w:r w:rsidR="00420421" w:rsidRPr="00420421">
        <w:t>“</w:t>
      </w:r>
      <w:r w:rsidRPr="00336751">
        <w:t>offshore registration number</w:t>
      </w:r>
      <w:r w:rsidR="00420421" w:rsidRPr="00420421">
        <w:t>”</w:t>
      </w:r>
      <w:r w:rsidRPr="00336751">
        <w:t xml:space="preserve"> by the Secretary of Revenue, then the purchaser may claim the exemption by completing an exemption certificate LGST </w:t>
      </w:r>
      <w:r w:rsidR="005A7B94">
        <w:br/>
      </w:r>
      <w:r w:rsidRPr="00336751">
        <w:t xml:space="preserve">9-O/S and presenting it to the vendor. All accounting records of importations and purchases made through the use of this certificate will be maintained in such a manner so as to accurately account for tax-free and tax-paid inventories until they are withdrawn for use. Physical segregation of tax-free inventory is not required. In the case of fungible goods, such as diesel fuel, where usage occurs continuously in travel in and out of the offshore area, exemption certificate LGST 9 O/S may be used to make tax-free purchases of such goods in their entirety. At the end of each reporting period, the purchaser will determine that portion of the fungible goods </w:t>
      </w:r>
      <w:r w:rsidRPr="00336751">
        <w:t>which was actually consumed within any taxing jurisdiction and make the necessary accrual entries to record the proper tax due;</w:t>
      </w:r>
    </w:p>
    <w:p w14:paraId="2C623847" w14:textId="77777777" w:rsidR="000A70F9" w:rsidRDefault="000A70F9" w:rsidP="0024380C">
      <w:pPr>
        <w:pStyle w:val="1"/>
        <w:spacing w:after="80"/>
      </w:pPr>
      <w:r>
        <w:t>3.</w:t>
      </w:r>
      <w:r>
        <w:tab/>
        <w:t xml:space="preserve">the LGST 9-O/S certificate may only be used by purchasers who have been granted the </w:t>
      </w:r>
      <w:r w:rsidR="00420421" w:rsidRPr="00420421">
        <w:t>“</w:t>
      </w:r>
      <w:r>
        <w:t>offshore registration number,</w:t>
      </w:r>
      <w:r w:rsidR="00420421" w:rsidRPr="00420421">
        <w:t>”</w:t>
      </w:r>
      <w:r>
        <w:t xml:space="preserve"> and unauthorized use of the certificate is forbidden. An </w:t>
      </w:r>
      <w:r w:rsidR="00420421" w:rsidRPr="00420421">
        <w:t>“</w:t>
      </w:r>
      <w:r>
        <w:t>offshore registration number</w:t>
      </w:r>
      <w:r w:rsidR="00420421" w:rsidRPr="00420421">
        <w:t>”</w:t>
      </w:r>
      <w:r>
        <w:t xml:space="preserve"> will be evidenced by the word </w:t>
      </w:r>
      <w:r w:rsidR="00420421" w:rsidRPr="00420421">
        <w:t>“</w:t>
      </w:r>
      <w:r>
        <w:t>offshore</w:t>
      </w:r>
      <w:r w:rsidR="00420421" w:rsidRPr="00420421">
        <w:t>”</w:t>
      </w:r>
      <w:r>
        <w:t xml:space="preserve"> appearing above the account number on the purchaser's registration certificate, and the purchaser will be required to enter this complete registration number on the LGST 9-O/S when making tax-free purchases for first use offshore. Vendors should exercise tenable judgment in accepting the LGST 9-O/S exemption certificate in lieu of the sales tax. Vendors should also ensure that all required information appears on the face of the certificate;</w:t>
      </w:r>
    </w:p>
    <w:p w14:paraId="4F15BEC7" w14:textId="77777777" w:rsidR="009B21EE" w:rsidRDefault="009B21EE" w:rsidP="0024380C">
      <w:pPr>
        <w:pStyle w:val="a0"/>
        <w:spacing w:after="80"/>
      </w:pPr>
      <w:r w:rsidRPr="00336751">
        <w:rPr>
          <w:rStyle w:val="Strong"/>
          <w:b w:val="0"/>
          <w:bCs w:val="0"/>
        </w:rPr>
        <w:t>4.</w:t>
      </w:r>
      <w:r w:rsidRPr="00336751">
        <w:rPr>
          <w:rStyle w:val="Strong"/>
          <w:b w:val="0"/>
          <w:bCs w:val="0"/>
        </w:rPr>
        <w:tab/>
      </w:r>
      <w:bookmarkStart w:id="1137" w:name="SLREGq18374z17"/>
      <w:bookmarkEnd w:id="1137"/>
      <w:r w:rsidRPr="00336751">
        <w:t>an offshore registration number will be issued only to dealers who have demonstrated to the Secretary of Revenue that the nature of their business is such that consumption of tangible personal property occurs in the offshore area beyond the territorial limits of Louisiana, or that of other states or foreign nations. It must also be shown to the satisfaction of the secretary that the records maintained by the purchaser are adequate to facilitate an examination and that they document the location of first use of all tangible personal property purchased tax-free under the provisions of this Section. In the case of fungible goods, such as diesel fuel, which are purchased tax-free, the purchaser must retain, and make available for examination, all purchase invoices, vessel logs, fuel usage records, fuel transfer records, and all other pertinent information which will determine the portion which has been consumed in and/or delivered to, offshore locations, and the portion which has been consumed in, and/or delivered to, locations within the taxing jurisdiction of any state or foreign nation. Timely returns must be filed, along with the proper remittance, to report the taxes due on all withdrawals from nontax-paid inventory for taxable uses. The following shall be taxable uses:</w:t>
      </w:r>
    </w:p>
    <w:p w14:paraId="1044C0F9" w14:textId="77777777" w:rsidR="000A70F9" w:rsidRDefault="000A70F9">
      <w:pPr>
        <w:pStyle w:val="a0"/>
        <w:spacing w:after="80"/>
      </w:pPr>
      <w:r>
        <w:t>a.</w:t>
      </w:r>
      <w:r>
        <w:tab/>
        <w:t>withdrawal from nontax-paid inventory for first use within the territorial limits of Louisiana or that of any other state. The use tax cost basis shall be original acquisition cost;</w:t>
      </w:r>
    </w:p>
    <w:p w14:paraId="38ABBA6B" w14:textId="77777777" w:rsidR="000A70F9" w:rsidRDefault="000A70F9">
      <w:pPr>
        <w:pStyle w:val="a0"/>
      </w:pPr>
      <w:r>
        <w:t>b.</w:t>
      </w:r>
      <w:r>
        <w:tab/>
        <w:t>withdrawal from nontax-paid inventory for first use in a foreign nation or its territorial waters. The use tax cost basis shall be the original acquisition cost;</w:t>
      </w:r>
    </w:p>
    <w:p w14:paraId="2F1B69EC" w14:textId="77777777" w:rsidR="000A70F9" w:rsidRDefault="000A70F9">
      <w:pPr>
        <w:pStyle w:val="a0"/>
      </w:pPr>
      <w:r>
        <w:t>c.</w:t>
      </w:r>
      <w:r>
        <w:tab/>
        <w:t xml:space="preserve">withdrawal from nontax-paid inventory for sale, exchange, trade, or barter under any circumstances. The sale will be regarded as a </w:t>
      </w:r>
      <w:r w:rsidRPr="00AA5C22">
        <w:t>casual sale</w:t>
      </w:r>
      <w:r>
        <w:t xml:space="preserve"> under the provisions of R.S. 47:301(10), and a use tax will be due at the time of such withdrawal on one of the following bases:</w:t>
      </w:r>
    </w:p>
    <w:p w14:paraId="49BB4E69" w14:textId="77777777" w:rsidR="000A70F9" w:rsidRDefault="000A70F9">
      <w:pPr>
        <w:pStyle w:val="i0"/>
        <w:tabs>
          <w:tab w:val="clear" w:pos="720"/>
          <w:tab w:val="decimal" w:pos="840"/>
        </w:tabs>
        <w:outlineLvl w:val="6"/>
      </w:pPr>
      <w:r>
        <w:tab/>
        <w:t>i.</w:t>
      </w:r>
      <w:r>
        <w:tab/>
        <w:t>in the case of property never previously used, the use tax basis will be original acquisition cost;</w:t>
      </w:r>
    </w:p>
    <w:p w14:paraId="31BBFD85" w14:textId="77777777" w:rsidR="000A70F9" w:rsidRDefault="000A70F9">
      <w:pPr>
        <w:pStyle w:val="i0"/>
        <w:tabs>
          <w:tab w:val="clear" w:pos="720"/>
          <w:tab w:val="decimal" w:pos="840"/>
        </w:tabs>
        <w:outlineLvl w:val="6"/>
      </w:pPr>
      <w:r>
        <w:tab/>
        <w:t>ii.</w:t>
      </w:r>
      <w:r>
        <w:tab/>
        <w:t>in the case of property which has previously been used in the offshore area and subsequently returned to storage in the offshore inventory, the use tax basis will be the lesser of original acquisition cost or reasonable market value at the time of the withdrawal;</w:t>
      </w:r>
    </w:p>
    <w:p w14:paraId="13F995F6" w14:textId="77777777" w:rsidR="000A70F9" w:rsidRDefault="000A70F9">
      <w:pPr>
        <w:pStyle w:val="a0"/>
      </w:pPr>
      <w:r>
        <w:lastRenderedPageBreak/>
        <w:t>d.</w:t>
      </w:r>
      <w:r>
        <w:tab/>
        <w:t>the subsequent return of property, following its first use in the offshore area, to a location within the territorial limits of Louisiana for a taxable use at that location. Such a use would subject the property to a use tax based on the lesser of acquisition cost or reasonable market value at the time of its return to the location of use within Louisiana. The return of property into the state for the purpose of repairing, modifying, further fabrication, or for return to the offshore inventory will not be regarded as taxable uses. Property returning from offshore locations for repairs retains its exempt status for use tax purposes, but the repair charges are taxable in accordance with R.S. 47:301(14)(g);</w:t>
      </w:r>
    </w:p>
    <w:p w14:paraId="68FAAC25" w14:textId="77777777" w:rsidR="000A70F9" w:rsidRDefault="000A70F9">
      <w:pPr>
        <w:pStyle w:val="a0"/>
      </w:pPr>
      <w:r>
        <w:t>e.</w:t>
      </w:r>
      <w:r>
        <w:tab/>
        <w:t>the use of that portion of fungible goods that is determined to have been consumed within the territorial limits of Louisiana or that of any other state or any foreign nation.</w:t>
      </w:r>
    </w:p>
    <w:p w14:paraId="73AB06F7" w14:textId="77777777" w:rsidR="009B21EE" w:rsidRPr="00336751" w:rsidRDefault="009B21EE" w:rsidP="009B21EE">
      <w:pPr>
        <w:pStyle w:val="A"/>
      </w:pPr>
      <w:r w:rsidRPr="00336751">
        <w:rPr>
          <w:rStyle w:val="Strong"/>
          <w:b w:val="0"/>
          <w:bCs w:val="0"/>
        </w:rPr>
        <w:t>F.</w:t>
      </w:r>
      <w:r w:rsidRPr="00336751">
        <w:rPr>
          <w:rStyle w:val="Strong"/>
          <w:b w:val="0"/>
          <w:bCs w:val="0"/>
        </w:rPr>
        <w:tab/>
      </w:r>
      <w:bookmarkStart w:id="1138" w:name="SLREGq18374z27"/>
      <w:bookmarkStart w:id="1139" w:name="SLREGq18374z28"/>
      <w:bookmarkEnd w:id="1138"/>
      <w:bookmarkEnd w:id="1139"/>
      <w:r w:rsidRPr="00336751">
        <w:t>R.S. 47:305.10 makes it clear that the aforementioned records shall be maintained by the purchaser or importer, and shall be made available for examination. It also provides that the offshore registration number issued under the provisions of this Section may be revoked by the secretary at any time, if the purchaser misuses the exemption to make tax-exempt purchases of property for first use in the state, or if he fails to maintain adequate records, or fails to report and remit any tax which becomes due under this Section. In case of such a revocation, all tangible personal property which is stored in an offshore inventory site will immediately become taxable, unless the purchaser is able to identify the exact location (area name, block number, lease number) of first use of the property. Thereafter, and until the offshore registration status is reinstated, tax-free purchases may be made only in instances when the exact location of first use is known at the time of purchase, and a certificate form LGST 9-D is presented to the vendor. The offshore registration number may be reinstated at the discretion of the Secretary of Revenue, upon being provided with sufficient proof that the conditions and requirements of this Section will be adhered to by the purchaser. The burden for supplying proof of eligibility shall rest with the purchaser/importer at all times, whether the request is for initial registration or for reinstatement of a revoked registration.</w:t>
      </w:r>
    </w:p>
    <w:p w14:paraId="033737C8" w14:textId="77777777" w:rsidR="009B21EE" w:rsidRPr="00336751" w:rsidRDefault="009B21EE" w:rsidP="009B21EE">
      <w:pPr>
        <w:pStyle w:val="A"/>
      </w:pPr>
      <w:bookmarkStart w:id="1140" w:name="BM61qIz4410wGy"/>
      <w:bookmarkEnd w:id="1140"/>
      <w:r w:rsidRPr="00336751">
        <w:rPr>
          <w:rStyle w:val="Strong"/>
          <w:b w:val="0"/>
          <w:bCs w:val="0"/>
        </w:rPr>
        <w:t>G.</w:t>
      </w:r>
      <w:r w:rsidRPr="00336751">
        <w:rPr>
          <w:rStyle w:val="Strong"/>
          <w:b w:val="0"/>
          <w:bCs w:val="0"/>
        </w:rPr>
        <w:tab/>
      </w:r>
      <w:bookmarkStart w:id="1141" w:name="SLREGq18374z29"/>
      <w:bookmarkEnd w:id="1141"/>
      <w:r w:rsidRPr="00336751">
        <w:t>This Section provides an exemption from the sales and use tax on tangible personal property purchased in or imported into a taxing jurisdiction under the circumstances described. All other purchases and importations of property shall be subject to state and local sales or use tax at the time of such purchase or importat</w:t>
      </w:r>
      <w:r w:rsidR="005A7B94">
        <w:t>ion, unless otherwise exempted.</w:t>
      </w:r>
    </w:p>
    <w:p w14:paraId="7863A57B" w14:textId="77777777" w:rsidR="009B21EE" w:rsidRPr="00336751" w:rsidRDefault="009B21EE" w:rsidP="009B21EE">
      <w:pPr>
        <w:pStyle w:val="AuthorityNote"/>
      </w:pPr>
      <w:r w:rsidRPr="00336751">
        <w:t>AUTHORITY NOTE:</w:t>
      </w:r>
      <w:r w:rsidRPr="00336751">
        <w:tab/>
        <w:t>Promulgated in accordance with R.S. 47:305.10, R.S. 47:337.2, R.S. 47:337.9, and R.S. 47:1511.</w:t>
      </w:r>
    </w:p>
    <w:p w14:paraId="21D057E0" w14:textId="77777777" w:rsidR="000A70F9" w:rsidRDefault="009B21EE" w:rsidP="007B4797">
      <w:pPr>
        <w:pStyle w:val="HistoricalNote"/>
      </w:pPr>
      <w:r w:rsidRPr="00336751">
        <w:t>HISTORICAL NOTE:</w:t>
      </w:r>
      <w:r w:rsidRPr="00336751">
        <w:tab/>
        <w:t>Promulgated by the Department of Revenue and Taxation, Sales Tax Section, LR 13:108 (February 1987), amended by the Department of Revenue, Policy Services Division, LR 31:96 (January 2005).</w:t>
      </w:r>
    </w:p>
    <w:p w14:paraId="50C7DE0D" w14:textId="77777777" w:rsidR="000A70F9" w:rsidRDefault="000A70F9">
      <w:pPr>
        <w:pStyle w:val="Section"/>
      </w:pPr>
      <w:bookmarkStart w:id="1142" w:name="_Toc233690142"/>
      <w:bookmarkStart w:id="1143" w:name="_Toc234030728"/>
      <w:bookmarkStart w:id="1144" w:name="_Toc243721352"/>
      <w:bookmarkStart w:id="1145" w:name="_Toc259619592"/>
      <w:bookmarkStart w:id="1146" w:name="_Toc262718678"/>
      <w:bookmarkStart w:id="1147" w:name="_Toc275165450"/>
      <w:bookmarkStart w:id="1148" w:name="_Toc238197690"/>
      <w:r>
        <w:t>§4411.</w:t>
      </w:r>
      <w:r>
        <w:tab/>
        <w:t>Contracts Prior to and within 90 Days of Tax Levy</w:t>
      </w:r>
      <w:bookmarkEnd w:id="1142"/>
      <w:bookmarkEnd w:id="1143"/>
      <w:bookmarkEnd w:id="1144"/>
      <w:bookmarkEnd w:id="1145"/>
      <w:bookmarkEnd w:id="1146"/>
      <w:bookmarkEnd w:id="1147"/>
      <w:bookmarkEnd w:id="1148"/>
    </w:p>
    <w:p w14:paraId="1E9E82F9" w14:textId="77777777" w:rsidR="000A70F9" w:rsidRDefault="000A70F9" w:rsidP="007B4797">
      <w:pPr>
        <w:pStyle w:val="A"/>
      </w:pPr>
      <w:r>
        <w:t>A.</w:t>
      </w:r>
      <w:r>
        <w:tab/>
        <w:t xml:space="preserve">R.S. 47:305.11 relieves a party to a construction contract from the burden of added sales or use tax imposed by either the state of Louisiana, any parish, municipality, or other political subdivision thereof on the sales of materials or </w:t>
      </w:r>
      <w:r>
        <w:t xml:space="preserve">services involved in either lump-sum or unit price contracts after the </w:t>
      </w:r>
      <w:r w:rsidRPr="0014340D">
        <w:t>contractor</w:t>
      </w:r>
      <w:r>
        <w:t xml:space="preserve"> has made himself liable for performance and completion of a contract which did not provide for new or additional taxes. The exemption from new taxes applies only to lump-sum or unit price contracts and does not apply to contracts entered into on a cost plus or fixed fee basis. It is also required that the contracts must have been entered into prior to the effective date of the statute or ordinance levying the new tax. The exemption does apply to sales and services involved in a contract reduced to writing within 90 days after the effective date of a statute levying a new tax, but only if the contractor had a contractual obligation entered into prior to the effective date. The 90-day period is intended to cover a situation where a contractor has computed and bid a contract on the basis of existing taxes prior to the effective date of the new tax but where awarding of the contact and formal signing thereof did not take place prior to the effective date, but within 90 days after the effective date of the new tax.</w:t>
      </w:r>
    </w:p>
    <w:p w14:paraId="421353AA" w14:textId="77777777" w:rsidR="000A70F9" w:rsidRDefault="000A70F9">
      <w:pPr>
        <w:pStyle w:val="AuthorityNote"/>
      </w:pPr>
      <w:r>
        <w:t>AUTHORITY NOTE:</w:t>
      </w:r>
      <w:r>
        <w:tab/>
        <w:t>Promulgated in accordance with R.S. 47:305.11.</w:t>
      </w:r>
    </w:p>
    <w:p w14:paraId="7A7D65FD" w14:textId="77777777" w:rsidR="000A70F9" w:rsidRDefault="000A70F9">
      <w:pPr>
        <w:pStyle w:val="HistoricalNote"/>
      </w:pPr>
      <w:r>
        <w:t>HISTORICAL NOTE:</w:t>
      </w:r>
      <w:r>
        <w:tab/>
        <w:t>Promulgated by the Department of Revenue and Taxation, Sales Tax Section, LR 13:107 (February 1987).</w:t>
      </w:r>
    </w:p>
    <w:p w14:paraId="02869DF4" w14:textId="77777777" w:rsidR="000A70F9" w:rsidRDefault="000A70F9">
      <w:pPr>
        <w:pStyle w:val="Section"/>
      </w:pPr>
      <w:bookmarkStart w:id="1149" w:name="_Toc233690144"/>
      <w:bookmarkStart w:id="1150" w:name="_Toc234030730"/>
      <w:bookmarkStart w:id="1151" w:name="_Toc243721354"/>
      <w:bookmarkStart w:id="1152" w:name="_Toc259619594"/>
      <w:bookmarkStart w:id="1153" w:name="_Toc262718680"/>
      <w:bookmarkStart w:id="1154" w:name="_Toc275165452"/>
      <w:bookmarkStart w:id="1155" w:name="_Toc238197691"/>
      <w:r>
        <w:t>§4414.</w:t>
      </w:r>
      <w:r>
        <w:tab/>
        <w:t>Cable Television Installation and Repair</w:t>
      </w:r>
      <w:bookmarkEnd w:id="1149"/>
      <w:bookmarkEnd w:id="1150"/>
      <w:bookmarkEnd w:id="1151"/>
      <w:bookmarkEnd w:id="1152"/>
      <w:bookmarkEnd w:id="1153"/>
      <w:bookmarkEnd w:id="1154"/>
      <w:bookmarkEnd w:id="1155"/>
    </w:p>
    <w:p w14:paraId="01665DE8" w14:textId="77777777" w:rsidR="000A70F9" w:rsidRDefault="000A70F9">
      <w:pPr>
        <w:pStyle w:val="A"/>
        <w:spacing w:after="80"/>
      </w:pPr>
      <w:r>
        <w:t>A.</w:t>
      </w:r>
      <w:r>
        <w:tab/>
        <w:t>R.S. 47:305.16 provides an exemption for sales and use taxes imposed by the state or by any political subdivision thereof on necessary fees incurred in connection with the installation and service of cable television. Such exemption shall not apply to purchases made by any cable television system, but shall apply only to funds collected from the subscriber for regular service, installation and repairs.</w:t>
      </w:r>
    </w:p>
    <w:p w14:paraId="4F2D2C9A" w14:textId="77777777" w:rsidR="000A70F9" w:rsidRDefault="000A70F9">
      <w:pPr>
        <w:pStyle w:val="A"/>
        <w:spacing w:after="80"/>
      </w:pPr>
      <w:r>
        <w:t>B.</w:t>
      </w:r>
      <w:r>
        <w:tab/>
        <w:t>Contractors and sub-contractors engaged in the business of installing and servicing the cable television system, whether on a lump-sum or a cost-plus basis, are deemed to be purchasers and consumers of the materials used by them. Vendors of such materials are required to collect the sales tax thereon and to remit same to the appropriate taxing authority.</w:t>
      </w:r>
    </w:p>
    <w:p w14:paraId="1314FDF0" w14:textId="77777777" w:rsidR="000A70F9" w:rsidRDefault="000A70F9">
      <w:pPr>
        <w:pStyle w:val="A"/>
        <w:spacing w:after="80"/>
      </w:pPr>
      <w:r>
        <w:t>C.</w:t>
      </w:r>
      <w:r>
        <w:tab/>
        <w:t>Charges for repairs to television sets or other tangible personal property that is not considered a part of the cable television system are taxable as sales of services.</w:t>
      </w:r>
    </w:p>
    <w:p w14:paraId="275E996F" w14:textId="77777777" w:rsidR="000A70F9" w:rsidRDefault="000A70F9">
      <w:pPr>
        <w:pStyle w:val="AuthorityNote"/>
      </w:pPr>
      <w:r>
        <w:t>AUTHORITY NOTE:</w:t>
      </w:r>
      <w:r>
        <w:tab/>
        <w:t>Promulgated in accordance with R.S. 47:305.16.</w:t>
      </w:r>
    </w:p>
    <w:p w14:paraId="73310878" w14:textId="77777777" w:rsidR="000A70F9" w:rsidRDefault="000A70F9">
      <w:pPr>
        <w:pStyle w:val="HistoricalNote"/>
      </w:pPr>
      <w:r>
        <w:t>HISTORICAL NOTE:</w:t>
      </w:r>
      <w:r>
        <w:tab/>
        <w:t>Promulgated by the Department of Revenue and Taxation, Sales Tax Section, LR 13:107 (February 1987).</w:t>
      </w:r>
    </w:p>
    <w:p w14:paraId="1167A554" w14:textId="77777777" w:rsidR="000A70F9" w:rsidRDefault="000A70F9">
      <w:pPr>
        <w:pStyle w:val="Section"/>
      </w:pPr>
      <w:bookmarkStart w:id="1156" w:name="_Toc233690147"/>
      <w:bookmarkStart w:id="1157" w:name="_Toc234030733"/>
      <w:bookmarkStart w:id="1158" w:name="_Toc243721357"/>
      <w:bookmarkStart w:id="1159" w:name="_Toc259619597"/>
      <w:bookmarkStart w:id="1160" w:name="_Toc262718683"/>
      <w:bookmarkStart w:id="1161" w:name="_Toc275165455"/>
      <w:bookmarkStart w:id="1162" w:name="_Toc238197692"/>
      <w:r>
        <w:t>§4417.</w:t>
      </w:r>
      <w:r>
        <w:tab/>
        <w:t>Exclusions and Exemptions; Purchases Made with United States Department of Agriculture Food Stamp Coupons and Purchases Made under the Women, Infants, and Children's Program</w:t>
      </w:r>
      <w:bookmarkEnd w:id="1156"/>
      <w:bookmarkEnd w:id="1157"/>
      <w:bookmarkEnd w:id="1158"/>
      <w:bookmarkEnd w:id="1159"/>
      <w:bookmarkEnd w:id="1160"/>
      <w:bookmarkEnd w:id="1161"/>
      <w:bookmarkEnd w:id="1162"/>
    </w:p>
    <w:p w14:paraId="503E51B2" w14:textId="77777777" w:rsidR="000A70F9" w:rsidRDefault="000A70F9">
      <w:pPr>
        <w:pStyle w:val="A"/>
      </w:pPr>
      <w:r>
        <w:t>A.</w:t>
      </w:r>
      <w:r>
        <w:tab/>
        <w:t>This Section specifically exempts from the sales and use tax imposed by this Chapter, and any such tax imposed by any parish, board, or municipality, purchases of the following items:</w:t>
      </w:r>
    </w:p>
    <w:p w14:paraId="01D0ECC3" w14:textId="77777777" w:rsidR="000A70F9" w:rsidRDefault="000A70F9">
      <w:pPr>
        <w:pStyle w:val="1"/>
      </w:pPr>
      <w:r>
        <w:t>1.</w:t>
      </w:r>
      <w:r>
        <w:tab/>
        <w:t xml:space="preserve">eligible food items, as defined by the United States Department of Agriculture (USDA) regulations for the Food </w:t>
      </w:r>
      <w:r>
        <w:lastRenderedPageBreak/>
        <w:t>Stamp Program, when such food items are purchased with United States Department of Agriculture Food Stamp Coupons;</w:t>
      </w:r>
    </w:p>
    <w:p w14:paraId="4717B92D" w14:textId="77777777" w:rsidR="000A70F9" w:rsidRDefault="000A70F9">
      <w:pPr>
        <w:pStyle w:val="1"/>
      </w:pPr>
      <w:r>
        <w:t>2.</w:t>
      </w:r>
      <w:r>
        <w:tab/>
        <w:t>eligible food items authorized for purchase under the Women, Infants, and Children's (WIC) Program as administered by the Louisiana Department of Health and Human Resources, when such items are purchased with WIC Program Vouchers.</w:t>
      </w:r>
    </w:p>
    <w:p w14:paraId="7427C000" w14:textId="77777777" w:rsidR="000A70F9" w:rsidRDefault="000A70F9">
      <w:pPr>
        <w:pStyle w:val="A"/>
      </w:pPr>
      <w:r>
        <w:t>B.</w:t>
      </w:r>
      <w:r>
        <w:tab/>
        <w:t>Definitions</w:t>
      </w:r>
    </w:p>
    <w:p w14:paraId="33FDA9E0" w14:textId="77777777" w:rsidR="000A70F9" w:rsidRDefault="000A70F9">
      <w:pPr>
        <w:pStyle w:val="1"/>
      </w:pPr>
      <w:r>
        <w:rPr>
          <w:i/>
        </w:rPr>
        <w:t>Eligible Food Items for Purchases Made with Food Stamps</w:t>
      </w:r>
      <w:r w:rsidR="007B4797">
        <w:sym w:font="Symbol" w:char="F0BE"/>
      </w:r>
      <w:r>
        <w:t>as defined in the regulations of the Food Stamp Program of the United States Department of Agriculture.</w:t>
      </w:r>
    </w:p>
    <w:p w14:paraId="256AC32E" w14:textId="77777777" w:rsidR="000A70F9" w:rsidRDefault="000A70F9">
      <w:pPr>
        <w:pStyle w:val="1"/>
      </w:pPr>
      <w:r>
        <w:rPr>
          <w:i/>
        </w:rPr>
        <w:t>Eligible Food Items or Purchases Made with WIC Vouchers</w:t>
      </w:r>
      <w:r w:rsidR="007B4797">
        <w:sym w:font="Symbol" w:char="F0BE"/>
      </w:r>
      <w:r>
        <w:t>the specific items authorized to be purchased with the WIC voucher used as the medium of exchange.</w:t>
      </w:r>
    </w:p>
    <w:p w14:paraId="0BCE7629" w14:textId="77777777" w:rsidR="000A70F9" w:rsidRDefault="000A70F9">
      <w:pPr>
        <w:pStyle w:val="1"/>
      </w:pPr>
      <w:r>
        <w:rPr>
          <w:i/>
        </w:rPr>
        <w:t xml:space="preserve">United States Department of Agriculture Food Stamp Coupons </w:t>
      </w:r>
      <w:r w:rsidRPr="007B4797">
        <w:t>(</w:t>
      </w:r>
      <w:r>
        <w:rPr>
          <w:i/>
        </w:rPr>
        <w:t>Food Stamps</w:t>
      </w:r>
      <w:r w:rsidR="007B4797" w:rsidRPr="007B4797">
        <w:t>)</w:t>
      </w:r>
      <w:r w:rsidR="007B4797">
        <w:sym w:font="Symbol" w:char="F0BE"/>
      </w:r>
      <w:r>
        <w:t>coupons issued by the USDA Food Stamp Program.</w:t>
      </w:r>
    </w:p>
    <w:p w14:paraId="0A97AA16" w14:textId="77777777" w:rsidR="000A70F9" w:rsidRDefault="000A70F9">
      <w:pPr>
        <w:pStyle w:val="1"/>
      </w:pPr>
      <w:r>
        <w:rPr>
          <w:i/>
        </w:rPr>
        <w:t xml:space="preserve">WIC Program Vouchers </w:t>
      </w:r>
      <w:r w:rsidRPr="007B4797">
        <w:t>(</w:t>
      </w:r>
      <w:r>
        <w:rPr>
          <w:i/>
        </w:rPr>
        <w:t>WIC Vouchers</w:t>
      </w:r>
      <w:r w:rsidR="007B4797" w:rsidRPr="007B4797">
        <w:t>)</w:t>
      </w:r>
      <w:r w:rsidR="007B4797">
        <w:sym w:font="Symbol" w:char="F0BE"/>
      </w:r>
      <w:r>
        <w:t>payment vouchers issued by the Women, Infants, and Children's (WIC) Program.</w:t>
      </w:r>
    </w:p>
    <w:p w14:paraId="7764C164" w14:textId="77777777" w:rsidR="000A70F9" w:rsidRDefault="000A70F9">
      <w:pPr>
        <w:pStyle w:val="A"/>
      </w:pPr>
      <w:r>
        <w:t>C.</w:t>
      </w:r>
      <w:r>
        <w:tab/>
        <w:t>Limitations</w:t>
      </w:r>
    </w:p>
    <w:p w14:paraId="6F5C0A64" w14:textId="77777777" w:rsidR="000A70F9" w:rsidRDefault="000A70F9" w:rsidP="0024380C">
      <w:pPr>
        <w:pStyle w:val="1"/>
        <w:spacing w:after="80"/>
      </w:pPr>
      <w:r>
        <w:t>1.</w:t>
      </w:r>
      <w:r>
        <w:tab/>
        <w:t xml:space="preserve">The exemption for food items purchased with food stamps is limited to those items defined as </w:t>
      </w:r>
      <w:r w:rsidRPr="0014340D">
        <w:t>eligible foods in the regulations of the USDA Food Stamp Program. As the definition of eligible foods changes, the food</w:t>
      </w:r>
      <w:r>
        <w:t xml:space="preserve"> items eligible for this exemption will automatically qualify or become disqualified.</w:t>
      </w:r>
    </w:p>
    <w:p w14:paraId="3907A247" w14:textId="77777777" w:rsidR="000A70F9" w:rsidRDefault="000A70F9" w:rsidP="0024380C">
      <w:pPr>
        <w:pStyle w:val="1"/>
        <w:spacing w:after="80"/>
      </w:pPr>
      <w:r>
        <w:t>2.</w:t>
      </w:r>
      <w:r>
        <w:tab/>
        <w:t xml:space="preserve">The exemption for </w:t>
      </w:r>
      <w:r w:rsidRPr="005A7B94">
        <w:t>eligible food items purchased with WIC vouchers</w:t>
      </w:r>
      <w:r>
        <w:t xml:space="preserve"> is limited to those items specifically stated on the voucher which is used as the medium of exchange.</w:t>
      </w:r>
    </w:p>
    <w:p w14:paraId="74E952AF" w14:textId="77777777" w:rsidR="000A70F9" w:rsidRDefault="000A70F9" w:rsidP="0024380C">
      <w:pPr>
        <w:pStyle w:val="1"/>
        <w:spacing w:after="80"/>
      </w:pPr>
      <w:r>
        <w:t>3.</w:t>
      </w:r>
      <w:r>
        <w:tab/>
        <w:t xml:space="preserve">The exemptions for purchases utilizing food stamps and </w:t>
      </w:r>
      <w:r w:rsidRPr="005A7B94">
        <w:t>WIC vouchers</w:t>
      </w:r>
      <w:r>
        <w:t xml:space="preserve"> are further limited to the amount of food stamps and </w:t>
      </w:r>
      <w:r w:rsidRPr="005A7B94">
        <w:t>WIC vouchers</w:t>
      </w:r>
      <w:r>
        <w:t xml:space="preserve"> used in the transaction. Eligible food items purchased with mediums of exchange other than food stamps or </w:t>
      </w:r>
      <w:r w:rsidRPr="005A7B94">
        <w:t>WIC vouchers</w:t>
      </w:r>
      <w:r>
        <w:t>, such as cash, will be subject to applicable state and local sales and use taxes.</w:t>
      </w:r>
    </w:p>
    <w:p w14:paraId="3615FC0F" w14:textId="77777777" w:rsidR="000A70F9" w:rsidRDefault="000A70F9" w:rsidP="0024380C">
      <w:pPr>
        <w:pStyle w:val="A"/>
        <w:spacing w:after="80"/>
      </w:pPr>
      <w:r>
        <w:t>D.</w:t>
      </w:r>
      <w:r>
        <w:tab/>
        <w:t>Purpose and Method</w:t>
      </w:r>
    </w:p>
    <w:p w14:paraId="0473A84A" w14:textId="77777777" w:rsidR="000A70F9" w:rsidRDefault="000A70F9">
      <w:pPr>
        <w:pStyle w:val="1"/>
      </w:pPr>
      <w:r>
        <w:t>1.</w:t>
      </w:r>
      <w:r>
        <w:tab/>
        <w:t>Federal regulations require that the exemption for food stamp purchases be administered so as to minimize the sales tax burden on any order of eligible foods. A special problem arises when a patron presents a combination of food stamps and cash in payment of eligible food consisting of food for preparation and consumption in the home (exempt from state sales taxes) and eligible food items such as ice, bottled water, loose candy, and seeds and plants for the production of food which except for this exemption would be taxable. Grocers are currently required to sort each order by separating the eligible food items from the entire order, either physically or through the use of electronic equipment. Since ice, bottled water, etc. are otherwise taxable items, the federal regulations would require a second sort to ensure that the food stamps are applied to those items first.</w:t>
      </w:r>
    </w:p>
    <w:p w14:paraId="640BD461" w14:textId="77777777" w:rsidR="000A70F9" w:rsidRDefault="000A70F9">
      <w:pPr>
        <w:pStyle w:val="1"/>
      </w:pPr>
      <w:r>
        <w:t>2.</w:t>
      </w:r>
      <w:r>
        <w:tab/>
        <w:t xml:space="preserve">In order to comply with federal regulations that mandate food stamps be allocated first to taxable </w:t>
      </w:r>
      <w:r w:rsidRPr="005A7B94">
        <w:t>eligible food items</w:t>
      </w:r>
      <w:r>
        <w:t>, and to eliminate the need for double-sorting by dealers, purchases of eligible food items paid for with a combination of food stamps and cash will be given the following treatment for state sales tax purposes. Once the food stamps have been applied to the purchase, the remaining portion of eligible items which is to be paid for with cash will be treated as food for home consumption, notwithstanding any restrictions by R.S. 47:305(D). Thus, of the remaining portion of the eligible food items to be paid for with cash, items such as ice, bottled water, and loose candy will be taxed at the same rate as milk or bread. This method does not in any way affect ice, bottled water, loose candy, and other such items which are purchased by a patron who does not present food stamps in payment.</w:t>
      </w:r>
    </w:p>
    <w:p w14:paraId="34DF819A" w14:textId="77777777" w:rsidR="000A70F9" w:rsidRDefault="000A70F9">
      <w:pPr>
        <w:pStyle w:val="A"/>
      </w:pPr>
      <w:r>
        <w:t>E.</w:t>
      </w:r>
      <w:r>
        <w:tab/>
        <w:t>Purchases of items not considered eligible food items by the USDA regulations, such as detergent, will not be affected by this regulation and will remain subject to applicable state and local sales and use taxes.</w:t>
      </w:r>
    </w:p>
    <w:p w14:paraId="7D7BCE27" w14:textId="77777777" w:rsidR="000A70F9" w:rsidRDefault="000A70F9">
      <w:pPr>
        <w:pStyle w:val="AuthorityNote"/>
      </w:pPr>
      <w:r>
        <w:t>AUTHORITY NOTE:</w:t>
      </w:r>
      <w:r>
        <w:tab/>
        <w:t>Promulgated in accordance with R.S. 47:305.46.</w:t>
      </w:r>
    </w:p>
    <w:p w14:paraId="11A0ACE0" w14:textId="77777777" w:rsidR="000A70F9" w:rsidRDefault="000A70F9">
      <w:pPr>
        <w:pStyle w:val="HistoricalNote"/>
      </w:pPr>
      <w:r>
        <w:t>HISTORICAL NOTE:</w:t>
      </w:r>
      <w:r>
        <w:tab/>
        <w:t>Promulgated by the Department of Revenue and Taxation, Sales Tax Section, LR 13:667 (November 1987).</w:t>
      </w:r>
    </w:p>
    <w:p w14:paraId="5C14C6D8" w14:textId="77777777" w:rsidR="000A70F9" w:rsidRDefault="000A70F9">
      <w:pPr>
        <w:pStyle w:val="Section"/>
      </w:pPr>
      <w:bookmarkStart w:id="1163" w:name="_Toc233690148"/>
      <w:bookmarkStart w:id="1164" w:name="_Toc234030734"/>
      <w:bookmarkStart w:id="1165" w:name="_Toc243721358"/>
      <w:bookmarkStart w:id="1166" w:name="_Toc259619598"/>
      <w:bookmarkStart w:id="1167" w:name="_Toc262718684"/>
      <w:bookmarkStart w:id="1168" w:name="_Toc275165456"/>
      <w:bookmarkStart w:id="1169" w:name="_Toc238197693"/>
      <w:r>
        <w:t>§4418.</w:t>
      </w:r>
      <w:r>
        <w:tab/>
        <w:t>Nonprofit Organizations; Nature of Exemption; Limitations; Qualifications</w:t>
      </w:r>
      <w:bookmarkEnd w:id="1163"/>
      <w:bookmarkEnd w:id="1164"/>
      <w:bookmarkEnd w:id="1165"/>
      <w:bookmarkEnd w:id="1166"/>
      <w:bookmarkEnd w:id="1167"/>
      <w:bookmarkEnd w:id="1168"/>
      <w:bookmarkEnd w:id="1169"/>
    </w:p>
    <w:p w14:paraId="241D3286" w14:textId="77777777" w:rsidR="000A70F9" w:rsidRDefault="000A70F9" w:rsidP="007B4797">
      <w:pPr>
        <w:pStyle w:val="A"/>
      </w:pPr>
      <w:r>
        <w:t>A.</w:t>
      </w:r>
      <w:r>
        <w:tab/>
        <w:t>General. Events sponsored by domestic, civic, educational, historical, charitable, fraternal, or religious organizations, which are nonprofit are exempt from the sales or use tax for these events, on the condition that the proceeds from these events, less applicable expenses, are used for the furtherance of the purpose for which the organization was formed.</w:t>
      </w:r>
    </w:p>
    <w:p w14:paraId="0F28014B" w14:textId="77777777" w:rsidR="000A70F9" w:rsidRDefault="000A70F9" w:rsidP="007B4797">
      <w:pPr>
        <w:pStyle w:val="1"/>
      </w:pPr>
      <w:r>
        <w:t>1.</w:t>
      </w:r>
      <w:r>
        <w:tab/>
        <w:t>This exemption applies to sales of tangible personal property, admission charges, outside gate admission charges, and parking fees.</w:t>
      </w:r>
    </w:p>
    <w:p w14:paraId="0CC66015" w14:textId="77777777" w:rsidR="000A70F9" w:rsidRDefault="000A70F9" w:rsidP="007B4797">
      <w:pPr>
        <w:pStyle w:val="1"/>
      </w:pPr>
      <w:r>
        <w:t>2.</w:t>
      </w:r>
      <w:r>
        <w:tab/>
        <w:t>The organization must apply for the exemption for each event and the application must be genuine. The application is Form R-1048.</w:t>
      </w:r>
    </w:p>
    <w:p w14:paraId="3160C432" w14:textId="77777777" w:rsidR="000A70F9" w:rsidRDefault="000A70F9" w:rsidP="007B4797">
      <w:pPr>
        <w:pStyle w:val="1"/>
      </w:pPr>
      <w:r>
        <w:t>3.</w:t>
      </w:r>
      <w:r>
        <w:tab/>
        <w:t>If the exemption is approved, the secretary will provide a certificate of exemption for the specific event.</w:t>
      </w:r>
    </w:p>
    <w:p w14:paraId="68537F57" w14:textId="77777777" w:rsidR="000A70F9" w:rsidRDefault="000A70F9" w:rsidP="007B4797">
      <w:pPr>
        <w:pStyle w:val="1"/>
      </w:pPr>
      <w:r>
        <w:t>4.</w:t>
      </w:r>
      <w:r>
        <w:tab/>
        <w:t>If the secretary denies the exemption, the organization may appeal to the Louisiana Board of Tax Appeals.</w:t>
      </w:r>
    </w:p>
    <w:p w14:paraId="664909E4" w14:textId="77777777" w:rsidR="000A70F9" w:rsidRDefault="000A70F9" w:rsidP="007B4797">
      <w:pPr>
        <w:pStyle w:val="1"/>
      </w:pPr>
      <w:r>
        <w:t>5.</w:t>
      </w:r>
      <w:r>
        <w:tab/>
        <w:t xml:space="preserve">An </w:t>
      </w:r>
      <w:r>
        <w:rPr>
          <w:i/>
        </w:rPr>
        <w:t>event</w:t>
      </w:r>
      <w:r>
        <w:t>, as referred to in the statute, means an occurrence of relatively short duration with a scheduled beginning and ending date and/or time.</w:t>
      </w:r>
    </w:p>
    <w:p w14:paraId="1B0D4F24" w14:textId="77777777" w:rsidR="000A70F9" w:rsidRDefault="00C060DF" w:rsidP="007B4797">
      <w:pPr>
        <w:pStyle w:val="1"/>
      </w:pPr>
      <w:r w:rsidRPr="00336751">
        <w:t>6.</w:t>
      </w:r>
      <w:r w:rsidRPr="00336751">
        <w:tab/>
      </w:r>
      <w:r w:rsidRPr="00336751">
        <w:rPr>
          <w:rStyle w:val="Strong"/>
          <w:b w:val="0"/>
        </w:rPr>
        <w:t>T</w:t>
      </w:r>
      <w:r w:rsidRPr="00336751">
        <w:t>he purchase of items to be sold at these events is not exempt from the advance state or local sales or use tax,</w:t>
      </w:r>
      <w:r w:rsidRPr="00336751">
        <w:rPr>
          <w:rStyle w:val="Strong"/>
          <w:b w:val="0"/>
        </w:rPr>
        <w:t xml:space="preserve"> where applicable</w:t>
      </w:r>
      <w:r w:rsidRPr="00336751">
        <w:t>. In order to receive a credit for the tax paid on items to be sold at one of these exempt events, the organization would register with the appropriate taxing authority as an irregular filer and then file a sales tax return taking a credit for the sales tax paid on the purchases for resale.</w:t>
      </w:r>
    </w:p>
    <w:p w14:paraId="68A1CD5A" w14:textId="77777777" w:rsidR="000A70F9" w:rsidRDefault="000A70F9" w:rsidP="007B4797">
      <w:pPr>
        <w:pStyle w:val="A"/>
      </w:pPr>
      <w:r>
        <w:lastRenderedPageBreak/>
        <w:t>B.</w:t>
      </w:r>
      <w:r>
        <w:tab/>
        <w:t>Exceptions. The statute is very specific as to the type of organizations and events that qualify for the exemptions. There are some exceptions that are referred to in the law.</w:t>
      </w:r>
    </w:p>
    <w:p w14:paraId="224FD528" w14:textId="77777777" w:rsidR="000A70F9" w:rsidRDefault="000A70F9">
      <w:pPr>
        <w:pStyle w:val="1"/>
      </w:pPr>
      <w:r>
        <w:t>1.</w:t>
      </w:r>
      <w:r>
        <w:tab/>
        <w:t>If the event is intended to yield a profit to the promoter or to any individual contracted to provide services, or equipment, or both, for the event, the exemption shall not apply.</w:t>
      </w:r>
    </w:p>
    <w:p w14:paraId="6BB122BD" w14:textId="77777777" w:rsidR="000A70F9" w:rsidRDefault="000A70F9" w:rsidP="0024380C">
      <w:pPr>
        <w:pStyle w:val="1"/>
        <w:spacing w:after="80"/>
      </w:pPr>
      <w:r>
        <w:t>2.</w:t>
      </w:r>
      <w:r>
        <w:tab/>
        <w:t>Nonprofit organizations are not exempt from sales or use taxes under this exemption, only from the collection of sales tax at certain events held by these organizations.</w:t>
      </w:r>
    </w:p>
    <w:p w14:paraId="058EAA3E" w14:textId="77777777" w:rsidR="000A70F9" w:rsidRDefault="000A70F9" w:rsidP="0024380C">
      <w:pPr>
        <w:pStyle w:val="1"/>
        <w:spacing w:after="80"/>
      </w:pPr>
      <w:r>
        <w:t>3.</w:t>
      </w:r>
      <w:r>
        <w:tab/>
        <w:t>The statue does not offer an exemption from the sales and use taxes for regular commercial ventures such as, bookstores, restaurants, gift shops, commercial flea markets, and similar ventures that are operated by nonprofit organizations. The exemption applies to events that are not open on an ongoing basis.</w:t>
      </w:r>
    </w:p>
    <w:p w14:paraId="4D25D07C" w14:textId="77777777" w:rsidR="000A70F9" w:rsidRDefault="000A70F9" w:rsidP="0024380C">
      <w:pPr>
        <w:pStyle w:val="1"/>
        <w:spacing w:after="80"/>
      </w:pPr>
      <w:r>
        <w:t>4.</w:t>
      </w:r>
      <w:r>
        <w:tab/>
        <w:t>Any organization which endorses any candidate for political office or is involved in political activities will not be eligible for the exemption.</w:t>
      </w:r>
    </w:p>
    <w:p w14:paraId="3EBBF538" w14:textId="77777777" w:rsidR="000A70F9" w:rsidRDefault="000A70F9" w:rsidP="0024380C">
      <w:pPr>
        <w:pStyle w:val="1"/>
        <w:spacing w:after="80"/>
      </w:pPr>
      <w:r>
        <w:t>5.</w:t>
      </w:r>
      <w:r>
        <w:tab/>
        <w:t>The secretary may, at his discretion, recognize ongoing activities, e.g., concession sales at schools, and allow the organization to file an annual exemption application for such activities.</w:t>
      </w:r>
    </w:p>
    <w:p w14:paraId="4BBB4CD2" w14:textId="77777777" w:rsidR="00C060DF" w:rsidRPr="00336751" w:rsidRDefault="00C060DF" w:rsidP="00C060DF">
      <w:pPr>
        <w:pStyle w:val="AuthorityNote"/>
      </w:pPr>
      <w:r w:rsidRPr="00336751">
        <w:t>AUTHORITY NOTE:</w:t>
      </w:r>
      <w:r w:rsidRPr="00336751">
        <w:tab/>
        <w:t>Promulgated in accordance with R.S. 47:305.14, R.S. 47:337.2, R.S. 47:337.9, and R.S. 47:1511.</w:t>
      </w:r>
    </w:p>
    <w:p w14:paraId="6B7EE835" w14:textId="77777777" w:rsidR="000A70F9" w:rsidRDefault="00C060DF" w:rsidP="00C060DF">
      <w:pPr>
        <w:pStyle w:val="HistoricalNote"/>
      </w:pPr>
      <w:r w:rsidRPr="00336751">
        <w:t>HISTORICAL NOTE:</w:t>
      </w:r>
      <w:r w:rsidRPr="00336751">
        <w:tab/>
        <w:t>Promulgated by the Department of Revenue and Taxation, Sales Tax Division, LR 22:854 (September 1996), amended by the Department of Revenue, Policy Services Division, LR 31:94 (January 2005).</w:t>
      </w:r>
    </w:p>
    <w:p w14:paraId="7E9F23E0" w14:textId="77777777" w:rsidR="000A70F9" w:rsidRDefault="000A70F9" w:rsidP="0024380C">
      <w:pPr>
        <w:pStyle w:val="Section"/>
        <w:spacing w:after="80"/>
        <w:rPr>
          <w:rStyle w:val="CODE"/>
          <w:sz w:val="24"/>
        </w:rPr>
      </w:pPr>
      <w:bookmarkStart w:id="1170" w:name="_Toc233690149"/>
      <w:bookmarkStart w:id="1171" w:name="_Toc234030735"/>
      <w:bookmarkStart w:id="1172" w:name="_Toc243721359"/>
      <w:bookmarkStart w:id="1173" w:name="_Toc259619599"/>
      <w:bookmarkStart w:id="1174" w:name="_Toc262718685"/>
      <w:bookmarkStart w:id="1175" w:name="_Toc275165457"/>
      <w:bookmarkStart w:id="1176" w:name="_Toc238197694"/>
      <w:r>
        <w:t>§4420.</w:t>
      </w:r>
      <w:r>
        <w:tab/>
        <w:t>Property Used in Interstate Commerce</w:t>
      </w:r>
      <w:bookmarkEnd w:id="1170"/>
      <w:bookmarkEnd w:id="1171"/>
      <w:bookmarkEnd w:id="1172"/>
      <w:bookmarkEnd w:id="1173"/>
      <w:bookmarkEnd w:id="1174"/>
      <w:bookmarkEnd w:id="1175"/>
      <w:bookmarkEnd w:id="1176"/>
    </w:p>
    <w:p w14:paraId="3A30347F" w14:textId="77777777" w:rsidR="00767116" w:rsidRPr="00852547" w:rsidRDefault="00767116" w:rsidP="00767116">
      <w:pPr>
        <w:pStyle w:val="A"/>
      </w:pPr>
      <w:r w:rsidRPr="00852547">
        <w:t>A.</w:t>
      </w:r>
      <w:r w:rsidRPr="00852547">
        <w:tab/>
        <w:t>R.S. 47:305.50(A)(1) provides an exemption from state and local sales and use taxes for trucks with a gross weight of 26,000 pounds or more and for trailers, if such trucks and trailers are used at least 80 percent of the time in interstate commerce and are subject to the jurisdiction of the United States Department of Transportation. R.S. 47:305.50 allows certain taxpayers to register such trucks and trailers and contract carrier buses with the Office of Motor Vehicles of the Department of Public Safety and Corrections (OMV) without paying state or local sales or use tax. R.S. 47:305.50 provides an exemption from state and local sales and use taxes for the purchase, use or lease of qualifying trucks and qualifying trailers, both of which have been purchased, used, imported or leased. To qualify for the exemption, the taxpayer</w:t>
      </w:r>
      <w:r>
        <w:t>'</w:t>
      </w:r>
      <w:r w:rsidRPr="00852547">
        <w:t>s activities must be subject to the jurisdiction of the United States Department of Transportation, and the taxpayer must certify to the OMV that the property will be used at least 80 percent of its actual mileage in interstate commerce. The Department of Revenue and the OMV provide forms on which to make these certifications.</w:t>
      </w:r>
    </w:p>
    <w:p w14:paraId="665ACA2B" w14:textId="77777777" w:rsidR="00767116" w:rsidRDefault="00767116" w:rsidP="00767116">
      <w:pPr>
        <w:pStyle w:val="A"/>
      </w:pPr>
      <w:r w:rsidRPr="00852547">
        <w:t>B.</w:t>
      </w:r>
      <w:r w:rsidRPr="00852547">
        <w:tab/>
        <w:t xml:space="preserve">Any taxpayer who claims the exemption in provided in R.S. 47:305.50(A)(1) must maintain records of the use of the property in order to document the actual mileage. This exemption is for trucks with a gross weight of 26,000 pounds or more and for trailers, if such trucks and trailers are used 80 percent of the time in interstate commerce and are subject to the jurisdiction of the U.S. Department of Transportation. The </w:t>
      </w:r>
      <w:r w:rsidRPr="00852547">
        <w:t>determination of whether a truck is used 80 percent of the time in interstate commerce must be based upon the actual mileage of such truck. It is required that a truck cannot have more than 20 percent Louisiana</w:t>
      </w:r>
      <w:r>
        <w:t xml:space="preserve"> intrastate miles.</w:t>
      </w:r>
    </w:p>
    <w:p w14:paraId="440AD240" w14:textId="77777777" w:rsidR="00767116" w:rsidRDefault="00767116" w:rsidP="00767116">
      <w:pPr>
        <w:pStyle w:val="1"/>
      </w:pPr>
      <w:r w:rsidRPr="00852547">
        <w:t>1.</w:t>
      </w:r>
      <w:r w:rsidRPr="00852547">
        <w:tab/>
        <w:t>If the documentation indicates that the property was not used during the one-year period following the date of its purchase for the required 80 percent or more of its actual mileage in interstate commerce, the taxpayer will not qualify for the exemption and state and local sales or use tax will be due on the amount paid for the property at the rate that was applicable on the date the property was purchased, plus interest from the date the property was purchased to the date of the tax payment. The state sales or use tax must be reported on a sales tax return provided by the Department of Revenue and paid to the Department of Revenue by the twentieth day of the month following the end of the one-year period in which the taxpayer fails to qualify for the exemption. The local sales or use tax must be reported and paid to the proper local taxing authority in accordance with their ordinances and the Uniform Local Sales Tax Code.</w:t>
      </w:r>
    </w:p>
    <w:p w14:paraId="6E30BA0A" w14:textId="77777777" w:rsidR="00767116" w:rsidRPr="00852547" w:rsidRDefault="00767116" w:rsidP="00767116">
      <w:pPr>
        <w:pStyle w:val="a0"/>
      </w:pPr>
      <w:r w:rsidRPr="00852547">
        <w:t>a.</w:t>
      </w:r>
      <w:r w:rsidRPr="00852547">
        <w:tab/>
        <w:t>Calculation of interstate mileage does not include commercial truck transportation that begins at a point of origin in a state other than Louisiana to a destination in the same state. Guidance for the sales and use tax exemption eligibility of trucks used in other states has been set forth in Department of Revenue, Revenue Ruling 05-004.</w:t>
      </w:r>
      <w:r>
        <w:t xml:space="preserve"> Revenue Ruling 04-05 offers guidance as well, because it sets forth the parameters in which intrastate movement of goods would be considered interstate commerce.</w:t>
      </w:r>
    </w:p>
    <w:p w14:paraId="5E5DF4D6" w14:textId="77777777" w:rsidR="00767116" w:rsidRPr="00852547" w:rsidRDefault="00767116" w:rsidP="00767116">
      <w:pPr>
        <w:pStyle w:val="a0"/>
      </w:pPr>
      <w:r w:rsidRPr="00852547">
        <w:t>b.</w:t>
      </w:r>
      <w:r w:rsidRPr="00852547">
        <w:tab/>
        <w:t>Interstate mileage is based on the actual mileage of the truck and must be proven through documentation such as with driver</w:t>
      </w:r>
      <w:r>
        <w:t>'</w:t>
      </w:r>
      <w:r w:rsidRPr="00852547">
        <w:t>s logs, motor carrier bills of lading, expense bills, and other documentation reflecting the origin and destination points of items transported.</w:t>
      </w:r>
    </w:p>
    <w:p w14:paraId="5586A276" w14:textId="77777777" w:rsidR="00767116" w:rsidRDefault="00767116" w:rsidP="00767116">
      <w:pPr>
        <w:pStyle w:val="1"/>
      </w:pPr>
      <w:r w:rsidRPr="00852547">
        <w:t>2.</w:t>
      </w:r>
      <w:r w:rsidRPr="00852547">
        <w:tab/>
        <w:t>If, during any of the following one-year periods, the documentation indicates that the property was not used for the required 80 percent or more of its actual mileage in interstate commerce, the taxpayer will no longer qualify for the exemption. If this occurs, state and local sales or use tax will be due on the lesser of the purchase price or fair market value of the property on the first day of the one-year period that it does not meet the 80 percent test. The tax will be calculated based on the rate in effect on the first day of the one-year period in which the taxpayer no longer qualifies for the exemption, plus interest from the date the tax is due to the date of tax payment. The state sales or use tax must be reported on a sales tax return provided by the Department of Revenue and paid to the Department of Revenue by the twentieth day of the month following the end of the one-year period in which the taxpayer no longer qualifies for the exemption. The local sales or use tax must be reported and paid to the proper local taxing authority in accordance with their ordinances and th</w:t>
      </w:r>
      <w:r>
        <w:t>e Uniform Local Sales Tax Code.</w:t>
      </w:r>
    </w:p>
    <w:p w14:paraId="29137836" w14:textId="77777777" w:rsidR="00767116" w:rsidRDefault="00767116" w:rsidP="00767116">
      <w:pPr>
        <w:pStyle w:val="A"/>
      </w:pPr>
      <w:r w:rsidRPr="00852547">
        <w:t>C.</w:t>
      </w:r>
      <w:r w:rsidRPr="00852547">
        <w:tab/>
        <w:t>If the taxpayer fails to provide proper documentation, it will be presumed that the taxpayer does not qualify for the exemption and state and local sales or use tax will be due in accordance with Subsection B above.</w:t>
      </w:r>
    </w:p>
    <w:p w14:paraId="6AF7864F" w14:textId="77777777" w:rsidR="00767116" w:rsidRDefault="00767116" w:rsidP="00767116">
      <w:pPr>
        <w:pStyle w:val="A"/>
      </w:pPr>
      <w:r w:rsidRPr="00852547">
        <w:lastRenderedPageBreak/>
        <w:t>D.</w:t>
      </w:r>
      <w:r w:rsidRPr="00852547">
        <w:tab/>
        <w:t>R.S. 47:305.50(A)(2) provides</w:t>
      </w:r>
      <w:r>
        <w:t xml:space="preserve"> </w:t>
      </w:r>
      <w:r w:rsidRPr="00852547">
        <w:t>an exemption from state and local sales and use taxes on the purchase, use or lease of a qualifying truck. The exemption also applies to the purchase, use or lease of a qualifying trailer, which has been purchased, imported or leased, with or without a qualifying truck, for use with a qualifying truck. The definition of qualifying truck and qualifying trailer are set forth as follows.</w:t>
      </w:r>
    </w:p>
    <w:p w14:paraId="34E8649C" w14:textId="77777777" w:rsidR="00767116" w:rsidRPr="00852547" w:rsidRDefault="00767116" w:rsidP="00767116">
      <w:pPr>
        <w:pStyle w:val="1"/>
      </w:pPr>
      <w:r w:rsidRPr="00852547">
        <w:t>1.</w:t>
      </w:r>
      <w:r w:rsidRPr="00852547">
        <w:tab/>
        <w:t>A Qualifying Truck meets the following requirements:</w:t>
      </w:r>
    </w:p>
    <w:p w14:paraId="52687B54" w14:textId="77777777" w:rsidR="00767116" w:rsidRPr="00852547" w:rsidRDefault="00767116" w:rsidP="00767116">
      <w:pPr>
        <w:pStyle w:val="a0"/>
      </w:pPr>
      <w:r w:rsidRPr="00852547">
        <w:t>a.</w:t>
      </w:r>
      <w:r w:rsidRPr="00852547">
        <w:tab/>
      </w:r>
      <w:r>
        <w:t>r</w:t>
      </w:r>
      <w:r w:rsidRPr="00852547">
        <w:t>egistered as a Class I vehicle, which is one carrying or transporting freight, merchandise or other property, and shall have a registered gross weight of at least 80,000 pounds in accordance with R.S. 47:462. Gross weight is the weight of a vehicle or vehicle combination without the load on all axles, including the steering axle plus the weight of any load the</w:t>
      </w:r>
      <w:r>
        <w:t>reon as provided by R.S. 47:451;</w:t>
      </w:r>
    </w:p>
    <w:p w14:paraId="0D502A5F" w14:textId="77777777" w:rsidR="00767116" w:rsidRPr="00852547" w:rsidRDefault="00767116" w:rsidP="00767116">
      <w:pPr>
        <w:pStyle w:val="a0"/>
      </w:pPr>
      <w:r w:rsidRPr="00852547">
        <w:t>b.</w:t>
      </w:r>
      <w:r w:rsidRPr="00852547">
        <w:tab/>
      </w:r>
      <w:r>
        <w:t>s</w:t>
      </w:r>
      <w:r w:rsidRPr="00852547">
        <w:t>ubject to the jurisdiction of the U.</w:t>
      </w:r>
      <w:r>
        <w:t>S. Department of Transportation;</w:t>
      </w:r>
    </w:p>
    <w:p w14:paraId="577644B8" w14:textId="77777777" w:rsidR="00767116" w:rsidRPr="00852547" w:rsidRDefault="00767116" w:rsidP="00767116">
      <w:pPr>
        <w:pStyle w:val="a0"/>
      </w:pPr>
      <w:r>
        <w:t>c.</w:t>
      </w:r>
      <w:r>
        <w:tab/>
        <w:t>w</w:t>
      </w:r>
      <w:r w:rsidRPr="00852547">
        <w:t>ill be or is registered with apportioned plates through the International Registration Plan, or will be issued or is issued a special permit according to provisions of R.S. 32:387(J) from the Department of Transportation and Development. In cases of issuance of a special permit under R.S. 32:387(J), the qualifying truck shall engage in no less than 200 intermodal container moves per year, regardless of whether or not the moves require a special permit. In the year of acquisition, sale, disposal or destruction of the qualifying truck, the number of intermodal container moves per year shall be prorated for the portion of the year the truck was owned, operated, or owned and operated by the taxpayer. R.S. 32:382(J) governs vehicles hauling prepackaged products in international trade originating from or destined to an intermodal facility, which such products are containerized in a manner that they cannot be subdivided.</w:t>
      </w:r>
    </w:p>
    <w:p w14:paraId="6F37283F" w14:textId="77777777" w:rsidR="00767116" w:rsidRPr="00852547" w:rsidRDefault="00767116" w:rsidP="00767116">
      <w:pPr>
        <w:pStyle w:val="1"/>
      </w:pPr>
      <w:r w:rsidRPr="00852547">
        <w:t>2.</w:t>
      </w:r>
      <w:r w:rsidRPr="00852547">
        <w:tab/>
        <w:t>A Qualifying Trailer is one subject to the jurisdiction of the U.S. Department of Transportation.</w:t>
      </w:r>
    </w:p>
    <w:p w14:paraId="320FFE2F" w14:textId="77777777" w:rsidR="00767116" w:rsidRPr="00852547" w:rsidRDefault="00767116" w:rsidP="00767116">
      <w:pPr>
        <w:pStyle w:val="A"/>
      </w:pPr>
      <w:r w:rsidRPr="00852547">
        <w:t>E.</w:t>
      </w:r>
      <w:r>
        <w:tab/>
      </w:r>
      <w:r w:rsidRPr="00852547">
        <w:t>To obtain prior approval to audit or investigate, an auditor shall submit a written justification, which may be submitted via email, to the secretary.</w:t>
      </w:r>
      <w:r>
        <w:t xml:space="preserve"> </w:t>
      </w:r>
      <w:r w:rsidRPr="00852547">
        <w:t>This approval is required to:</w:t>
      </w:r>
    </w:p>
    <w:p w14:paraId="2A97304F" w14:textId="77777777" w:rsidR="00767116" w:rsidRPr="00852547" w:rsidRDefault="00767116" w:rsidP="00767116">
      <w:pPr>
        <w:pStyle w:val="1"/>
      </w:pPr>
      <w:r w:rsidRPr="00852547">
        <w:t>1.</w:t>
      </w:r>
      <w:r w:rsidRPr="00852547">
        <w:tab/>
      </w:r>
      <w:r>
        <w:t>a</w:t>
      </w:r>
      <w:r w:rsidRPr="00852547">
        <w:t>udit or investigate for the purpose of determining the correct amount of</w:t>
      </w:r>
      <w:r>
        <w:t xml:space="preserve"> the tax exemption;</w:t>
      </w:r>
    </w:p>
    <w:p w14:paraId="05251B5F" w14:textId="77777777" w:rsidR="00767116" w:rsidRPr="00852547" w:rsidRDefault="00767116" w:rsidP="00767116">
      <w:pPr>
        <w:pStyle w:val="1"/>
      </w:pPr>
      <w:r w:rsidRPr="00852547">
        <w:t>2.</w:t>
      </w:r>
      <w:r w:rsidRPr="00852547">
        <w:tab/>
      </w:r>
      <w:r>
        <w:t>a</w:t>
      </w:r>
      <w:r w:rsidRPr="00852547">
        <w:t>n audit or investigation of a place of business and the books, records, papers, vouchers, account</w:t>
      </w:r>
      <w:r>
        <w:t>s and documents of any taxpayer;</w:t>
      </w:r>
    </w:p>
    <w:p w14:paraId="7B97C8BA" w14:textId="77777777" w:rsidR="00767116" w:rsidRPr="00852547" w:rsidRDefault="00767116" w:rsidP="00767116">
      <w:pPr>
        <w:pStyle w:val="1"/>
      </w:pPr>
      <w:r w:rsidRPr="00852547">
        <w:t>3.</w:t>
      </w:r>
      <w:r w:rsidRPr="00852547">
        <w:tab/>
      </w:r>
      <w:r>
        <w:t>a</w:t>
      </w:r>
      <w:r w:rsidRPr="00852547">
        <w:t>pproval from the secretary is not necessary for political subdivisions to audit, examine, or investigate to determine the correct amount of tax exemption.</w:t>
      </w:r>
    </w:p>
    <w:p w14:paraId="08FC70C6" w14:textId="77777777" w:rsidR="00767116" w:rsidRPr="00852547" w:rsidRDefault="00767116" w:rsidP="00767116">
      <w:pPr>
        <w:pStyle w:val="A"/>
      </w:pPr>
      <w:r w:rsidRPr="00852547">
        <w:t>F.</w:t>
      </w:r>
      <w:r w:rsidRPr="00852547">
        <w:tab/>
        <w:t>During a state of emergency declared by the governor, if the declared emergency or related relief efforts undermines the ability of a taxpayer, who is eligible for the exemption and the provisions under R.S. 47:305.50,</w:t>
      </w:r>
      <w:r>
        <w:t xml:space="preserve"> </w:t>
      </w:r>
      <w:r w:rsidRPr="00852547">
        <w:t>to comply with this statute, then secretary shall waive the requirements. However, a waiver of the requirements should not affect the secretary</w:t>
      </w:r>
      <w:r>
        <w:t>'</w:t>
      </w:r>
      <w:r w:rsidRPr="00852547">
        <w:t>s ability to begin or conduct an audit or investigation.</w:t>
      </w:r>
    </w:p>
    <w:p w14:paraId="577F104E" w14:textId="77777777" w:rsidR="00767116" w:rsidRPr="00852547" w:rsidRDefault="00767116" w:rsidP="00767116">
      <w:pPr>
        <w:pStyle w:val="A"/>
      </w:pPr>
      <w:r w:rsidRPr="00852547">
        <w:t>G.</w:t>
      </w:r>
      <w:r w:rsidRPr="00852547">
        <w:tab/>
        <w:t xml:space="preserve">The terms </w:t>
      </w:r>
      <w:r w:rsidR="00420421" w:rsidRPr="00420421">
        <w:t>“</w:t>
      </w:r>
      <w:r w:rsidRPr="00852547">
        <w:t>trucks</w:t>
      </w:r>
      <w:r w:rsidR="00420421" w:rsidRPr="00420421">
        <w:t>”</w:t>
      </w:r>
      <w:r>
        <w:t xml:space="preserve"> and </w:t>
      </w:r>
      <w:r w:rsidR="00420421" w:rsidRPr="00420421">
        <w:t>“</w:t>
      </w:r>
      <w:r w:rsidRPr="00852547">
        <w:t>trailers</w:t>
      </w:r>
      <w:r w:rsidR="00420421" w:rsidRPr="00420421">
        <w:t>”</w:t>
      </w:r>
      <w:r w:rsidRPr="00852547">
        <w:t xml:space="preserve"> shall have the meaning ascribed to the terms </w:t>
      </w:r>
      <w:r w:rsidRPr="00432750">
        <w:rPr>
          <w:i/>
        </w:rPr>
        <w:t>truck</w:t>
      </w:r>
      <w:r w:rsidRPr="00852547">
        <w:t xml:space="preserve">, </w:t>
      </w:r>
      <w:r w:rsidRPr="00432750">
        <w:rPr>
          <w:i/>
        </w:rPr>
        <w:t>trailer</w:t>
      </w:r>
      <w:r w:rsidRPr="00852547">
        <w:t xml:space="preserve">, </w:t>
      </w:r>
      <w:r w:rsidRPr="00432750">
        <w:rPr>
          <w:i/>
        </w:rPr>
        <w:t>road tractor</w:t>
      </w:r>
      <w:r w:rsidRPr="00852547">
        <w:t xml:space="preserve">, </w:t>
      </w:r>
      <w:r w:rsidRPr="00432750">
        <w:rPr>
          <w:i/>
        </w:rPr>
        <w:t>semi trailer</w:t>
      </w:r>
      <w:r w:rsidRPr="00852547">
        <w:t xml:space="preserve">, </w:t>
      </w:r>
      <w:r w:rsidRPr="00432750">
        <w:rPr>
          <w:i/>
        </w:rPr>
        <w:t>tandem truck</w:t>
      </w:r>
      <w:r w:rsidRPr="00852547">
        <w:t xml:space="preserve">, </w:t>
      </w:r>
      <w:r w:rsidRPr="00432750">
        <w:rPr>
          <w:i/>
        </w:rPr>
        <w:t>tractor</w:t>
      </w:r>
      <w:r w:rsidRPr="00852547">
        <w:t xml:space="preserve"> and </w:t>
      </w:r>
      <w:r w:rsidRPr="00432750">
        <w:rPr>
          <w:i/>
        </w:rPr>
        <w:t>truck-tractor</w:t>
      </w:r>
      <w:r w:rsidRPr="00852547">
        <w:t xml:space="preserve"> as defined in R.S. 47:451.</w:t>
      </w:r>
    </w:p>
    <w:p w14:paraId="40A158E7" w14:textId="77777777" w:rsidR="00767116" w:rsidRPr="00852547" w:rsidRDefault="00767116" w:rsidP="00767116">
      <w:pPr>
        <w:pStyle w:val="A"/>
      </w:pPr>
      <w:r w:rsidRPr="00852547">
        <w:t>H.</w:t>
      </w:r>
      <w:r w:rsidRPr="00852547">
        <w:tab/>
        <w:t xml:space="preserve">The weights referred to in R.S. 47:305.50 are </w:t>
      </w:r>
      <w:r w:rsidR="00420421" w:rsidRPr="00420421">
        <w:t>“</w:t>
      </w:r>
      <w:r w:rsidRPr="00852547">
        <w:t>gross vehicle weight ratings</w:t>
      </w:r>
      <w:r w:rsidR="00420421" w:rsidRPr="00420421">
        <w:t>”</w:t>
      </w:r>
      <w:r w:rsidRPr="00852547">
        <w:t xml:space="preserve"> (GVWR), as determined by vehicle manufacturers.</w:t>
      </w:r>
      <w:r>
        <w:t xml:space="preserve"> </w:t>
      </w:r>
      <w:r w:rsidRPr="00852547">
        <w:t>Manufacturers</w:t>
      </w:r>
      <w:r>
        <w:t>'</w:t>
      </w:r>
      <w:r w:rsidRPr="00852547">
        <w:t xml:space="preserve"> determinations of GVWR are usually indicated on plates or decals affixed to vehicles at</w:t>
      </w:r>
      <w:r>
        <w:t xml:space="preserve"> the time of their manufacture.</w:t>
      </w:r>
    </w:p>
    <w:p w14:paraId="08DC6439" w14:textId="77777777" w:rsidR="000D3D38" w:rsidRPr="00336751" w:rsidRDefault="000D3D38" w:rsidP="000D3D38">
      <w:pPr>
        <w:pStyle w:val="AuthorityNote"/>
      </w:pPr>
      <w:r w:rsidRPr="00336751">
        <w:t>AUTHORITY NOTE:</w:t>
      </w:r>
      <w:r w:rsidRPr="00336751">
        <w:tab/>
        <w:t xml:space="preserve">Promulgated in </w:t>
      </w:r>
      <w:r>
        <w:t>a</w:t>
      </w:r>
      <w:r w:rsidRPr="00336751">
        <w:t>ccordance with R.S. 47:305.50, R.S. 47:337.2, R.S. 47:337.9, and R.S. 47:1511.</w:t>
      </w:r>
    </w:p>
    <w:p w14:paraId="09FD8B11" w14:textId="77777777" w:rsidR="000A70F9" w:rsidRDefault="000D3D38" w:rsidP="000D3D38">
      <w:pPr>
        <w:pStyle w:val="HistoricalNote"/>
      </w:pPr>
      <w:r w:rsidRPr="00336751">
        <w:t>HISTORICAL NOTE:</w:t>
      </w:r>
      <w:r w:rsidRPr="00336751">
        <w:tab/>
        <w:t xml:space="preserve">Promulgated by the Department of Revenue, Policy Services Division, LR 29:188 (February 2003), </w:t>
      </w:r>
      <w:r w:rsidR="00767116">
        <w:t xml:space="preserve">amended LR 31:97 (January 2005), </w:t>
      </w:r>
      <w:r w:rsidR="00767116" w:rsidRPr="00852547">
        <w:t>LR 35:</w:t>
      </w:r>
      <w:r w:rsidR="00767116">
        <w:t>1254 (July 2009).</w:t>
      </w:r>
    </w:p>
    <w:p w14:paraId="13947DBE" w14:textId="77777777" w:rsidR="0007145D" w:rsidRPr="00CC3C90" w:rsidRDefault="0007145D" w:rsidP="0007145D">
      <w:pPr>
        <w:pStyle w:val="Section"/>
        <w:rPr>
          <w:rFonts w:eastAsia="Calibri"/>
        </w:rPr>
      </w:pPr>
      <w:bookmarkStart w:id="1177" w:name="_Toc238197695"/>
      <w:r w:rsidRPr="00CC3C90">
        <w:rPr>
          <w:rFonts w:eastAsia="Calibri"/>
        </w:rPr>
        <w:t>§4428.</w:t>
      </w:r>
      <w:r w:rsidRPr="00CC3C90">
        <w:rPr>
          <w:rFonts w:ascii="Calibri" w:eastAsia="Calibri" w:hAnsi="Calibri"/>
          <w:sz w:val="22"/>
          <w:szCs w:val="22"/>
        </w:rPr>
        <w:tab/>
      </w:r>
      <w:r w:rsidRPr="00CC3C90">
        <w:rPr>
          <w:rFonts w:eastAsia="Calibri"/>
        </w:rPr>
        <w:t>Partial</w:t>
      </w:r>
      <w:r w:rsidRPr="00CC3C90">
        <w:rPr>
          <w:rFonts w:ascii="Calibri" w:eastAsia="Calibri" w:hAnsi="Calibri"/>
          <w:sz w:val="22"/>
          <w:szCs w:val="22"/>
        </w:rPr>
        <w:t xml:space="preserve"> </w:t>
      </w:r>
      <w:r w:rsidRPr="00CC3C90">
        <w:rPr>
          <w:rFonts w:eastAsia="Calibri"/>
        </w:rPr>
        <w:t>Sales</w:t>
      </w:r>
      <w:r w:rsidRPr="00CC3C90">
        <w:rPr>
          <w:rFonts w:ascii="Calibri" w:eastAsia="Calibri" w:hAnsi="Calibri"/>
          <w:sz w:val="22"/>
          <w:szCs w:val="22"/>
        </w:rPr>
        <w:t xml:space="preserve"> </w:t>
      </w:r>
      <w:r w:rsidRPr="00CC3C90">
        <w:rPr>
          <w:rFonts w:eastAsia="Calibri"/>
        </w:rPr>
        <w:t>and</w:t>
      </w:r>
      <w:r w:rsidRPr="00CC3C90">
        <w:rPr>
          <w:rFonts w:ascii="Calibri" w:eastAsia="Calibri" w:hAnsi="Calibri"/>
          <w:sz w:val="22"/>
          <w:szCs w:val="22"/>
        </w:rPr>
        <w:t xml:space="preserve"> </w:t>
      </w:r>
      <w:r w:rsidRPr="00CC3C90">
        <w:rPr>
          <w:rFonts w:eastAsia="Calibri"/>
        </w:rPr>
        <w:t>Use</w:t>
      </w:r>
      <w:r w:rsidRPr="00CC3C90">
        <w:rPr>
          <w:rFonts w:ascii="Calibri" w:eastAsia="Calibri" w:hAnsi="Calibri"/>
          <w:sz w:val="22"/>
          <w:szCs w:val="22"/>
        </w:rPr>
        <w:t xml:space="preserve"> </w:t>
      </w:r>
      <w:r w:rsidRPr="00CC3C90">
        <w:rPr>
          <w:rFonts w:eastAsia="Calibri"/>
        </w:rPr>
        <w:t>Tax</w:t>
      </w:r>
      <w:r w:rsidRPr="00CC3C90">
        <w:rPr>
          <w:rFonts w:ascii="Calibri" w:eastAsia="Calibri" w:hAnsi="Calibri"/>
          <w:sz w:val="22"/>
          <w:szCs w:val="22"/>
        </w:rPr>
        <w:t xml:space="preserve"> </w:t>
      </w:r>
      <w:r w:rsidRPr="00CC3C90">
        <w:rPr>
          <w:rFonts w:eastAsia="Calibri"/>
        </w:rPr>
        <w:t>Exemption</w:t>
      </w:r>
      <w:r w:rsidRPr="00CC3C90">
        <w:rPr>
          <w:rFonts w:ascii="Calibri" w:eastAsia="Calibri" w:hAnsi="Calibri"/>
          <w:sz w:val="22"/>
          <w:szCs w:val="22"/>
        </w:rPr>
        <w:t xml:space="preserve"> </w:t>
      </w:r>
      <w:r w:rsidRPr="00CC3C90">
        <w:rPr>
          <w:rFonts w:eastAsia="Calibri"/>
          <w:sz w:val="22"/>
          <w:szCs w:val="22"/>
        </w:rPr>
        <w:t>on</w:t>
      </w:r>
      <w:r w:rsidRPr="00CC3C90">
        <w:rPr>
          <w:rFonts w:ascii="Calibri" w:eastAsia="Calibri" w:hAnsi="Calibri"/>
          <w:sz w:val="22"/>
          <w:szCs w:val="22"/>
        </w:rPr>
        <w:t xml:space="preserve"> </w:t>
      </w:r>
      <w:r w:rsidRPr="00CC3C90">
        <w:rPr>
          <w:rFonts w:eastAsia="Calibri"/>
        </w:rPr>
        <w:t>Boats</w:t>
      </w:r>
      <w:bookmarkEnd w:id="1177"/>
      <w:r w:rsidRPr="00CC3C90">
        <w:rPr>
          <w:rFonts w:ascii="Calibri" w:eastAsia="Calibri" w:hAnsi="Calibri"/>
          <w:sz w:val="22"/>
          <w:szCs w:val="22"/>
        </w:rPr>
        <w:t xml:space="preserve"> </w:t>
      </w:r>
    </w:p>
    <w:p w14:paraId="42A8B02C" w14:textId="77777777" w:rsidR="0007145D" w:rsidRPr="00CC3C90" w:rsidRDefault="0007145D" w:rsidP="0007145D">
      <w:pPr>
        <w:pStyle w:val="A"/>
        <w:rPr>
          <w:rFonts w:eastAsia="Calibri"/>
        </w:rPr>
      </w:pPr>
      <w:r w:rsidRPr="00CC3C90">
        <w:rPr>
          <w:rFonts w:eastAsia="Calibri"/>
        </w:rPr>
        <w:t>A.</w:t>
      </w:r>
      <w:r w:rsidRPr="00CC3C90">
        <w:rPr>
          <w:rFonts w:eastAsia="Calibri"/>
        </w:rPr>
        <w:tab/>
        <w:t xml:space="preserve">General. Revised Statute 47:305.23 authorizes an exemption for sales and use tax in excess of $20,000 otherwise due on the sale or use of boats registered in Louisiana if the tax is paid within 90 days of the sale or importation. </w:t>
      </w:r>
    </w:p>
    <w:p w14:paraId="5C7B7321" w14:textId="77777777" w:rsidR="0007145D" w:rsidRPr="00CC3C90" w:rsidRDefault="0007145D" w:rsidP="0007145D">
      <w:pPr>
        <w:pStyle w:val="A"/>
        <w:rPr>
          <w:rFonts w:eastAsia="Calibri"/>
        </w:rPr>
      </w:pPr>
      <w:r w:rsidRPr="00CC3C90">
        <w:rPr>
          <w:rFonts w:eastAsia="Calibri"/>
        </w:rPr>
        <w:t>B.</w:t>
      </w:r>
      <w:r w:rsidRPr="00CC3C90">
        <w:rPr>
          <w:rFonts w:eastAsia="Calibri"/>
        </w:rPr>
        <w:tab/>
        <w:t xml:space="preserve">Definitions </w:t>
      </w:r>
    </w:p>
    <w:p w14:paraId="06FCAF74" w14:textId="77777777" w:rsidR="0007145D" w:rsidRDefault="0007145D" w:rsidP="0007145D">
      <w:pPr>
        <w:pStyle w:val="1"/>
        <w:rPr>
          <w:rFonts w:eastAsia="Calibri"/>
        </w:rPr>
      </w:pPr>
      <w:r w:rsidRPr="00CC3C90">
        <w:rPr>
          <w:rFonts w:eastAsia="Calibri"/>
          <w:i/>
          <w:iCs/>
        </w:rPr>
        <w:t>Consumer Price Index United States—</w:t>
      </w:r>
      <w:r w:rsidRPr="00CC3C90">
        <w:rPr>
          <w:rFonts w:eastAsia="Calibri"/>
        </w:rPr>
        <w:t>a program of the Bureau of Labor Statistics which measures the average change over time in prices paid by the urban consumer.</w:t>
      </w:r>
    </w:p>
    <w:p w14:paraId="26E3AF49" w14:textId="77777777" w:rsidR="0007145D" w:rsidRPr="00CC3C90" w:rsidRDefault="0007145D" w:rsidP="0007145D">
      <w:pPr>
        <w:pStyle w:val="1"/>
        <w:rPr>
          <w:rFonts w:eastAsia="Calibri"/>
          <w:i/>
          <w:iCs/>
        </w:rPr>
      </w:pPr>
      <w:r w:rsidRPr="00CC3C90">
        <w:rPr>
          <w:rFonts w:eastAsia="Calibri"/>
          <w:i/>
          <w:iCs/>
        </w:rPr>
        <w:t>Department—</w:t>
      </w:r>
      <w:r w:rsidRPr="00CC3C90">
        <w:rPr>
          <w:rFonts w:eastAsia="Calibri"/>
        </w:rPr>
        <w:t>the Louisiana Department of Revenue.</w:t>
      </w:r>
    </w:p>
    <w:p w14:paraId="07C85B90" w14:textId="77777777" w:rsidR="0007145D" w:rsidRPr="00CC3C90" w:rsidRDefault="0007145D" w:rsidP="0007145D">
      <w:pPr>
        <w:pStyle w:val="A"/>
        <w:rPr>
          <w:rFonts w:eastAsia="Calibri"/>
        </w:rPr>
      </w:pPr>
      <w:r w:rsidRPr="00CC3C90">
        <w:rPr>
          <w:rFonts w:eastAsia="Calibri"/>
        </w:rPr>
        <w:t>C.</w:t>
      </w:r>
      <w:r w:rsidRPr="00CC3C90">
        <w:rPr>
          <w:rFonts w:eastAsia="Calibri"/>
        </w:rPr>
        <w:tab/>
        <w:t>Eligibility Requirements. The following requirements shall be met to obtain the exemption:</w:t>
      </w:r>
    </w:p>
    <w:p w14:paraId="2C6D6733" w14:textId="77777777" w:rsidR="0007145D" w:rsidRPr="00CC3C90" w:rsidRDefault="0007145D" w:rsidP="0007145D">
      <w:pPr>
        <w:pStyle w:val="1"/>
        <w:rPr>
          <w:rFonts w:eastAsia="Calibri"/>
        </w:rPr>
      </w:pPr>
      <w:r w:rsidRPr="00CC3C90">
        <w:rPr>
          <w:rFonts w:eastAsia="Calibri"/>
        </w:rPr>
        <w:t>1.</w:t>
      </w:r>
      <w:r w:rsidRPr="00CC3C90">
        <w:rPr>
          <w:rFonts w:eastAsia="Calibri"/>
        </w:rPr>
        <w:tab/>
        <w:t xml:space="preserve">The boat must be purchased or imported and registered in Louisiana on or after July 1, 2025. </w:t>
      </w:r>
    </w:p>
    <w:p w14:paraId="7C1CD8BB" w14:textId="77777777" w:rsidR="0007145D" w:rsidRPr="00CC3C90" w:rsidRDefault="0007145D" w:rsidP="0007145D">
      <w:pPr>
        <w:pStyle w:val="1"/>
        <w:rPr>
          <w:rFonts w:eastAsia="Calibri"/>
        </w:rPr>
      </w:pPr>
      <w:r w:rsidRPr="00CC3C90">
        <w:rPr>
          <w:rFonts w:eastAsia="Calibri"/>
        </w:rPr>
        <w:t>2.a.</w:t>
      </w:r>
      <w:r w:rsidRPr="00CC3C90">
        <w:rPr>
          <w:rFonts w:eastAsia="Calibri"/>
        </w:rPr>
        <w:tab/>
        <w:t xml:space="preserve">The combined state and local sales or use tax due must exceed $20,000 prior to the exemption. The exemption applies to only those taxes in excess of $20,000, after application of the credits authorized in R.S. 47:303(A)(3) and 337.86. </w:t>
      </w:r>
    </w:p>
    <w:p w14:paraId="79B36987" w14:textId="77777777" w:rsidR="0007145D" w:rsidRPr="00CC3C90" w:rsidRDefault="0007145D" w:rsidP="0007145D">
      <w:pPr>
        <w:pStyle w:val="a0"/>
        <w:rPr>
          <w:rFonts w:eastAsia="Calibri"/>
        </w:rPr>
      </w:pPr>
      <w:r w:rsidRPr="00CC3C90">
        <w:rPr>
          <w:rFonts w:eastAsia="Calibri"/>
        </w:rPr>
        <w:t>b.</w:t>
      </w:r>
      <w:r w:rsidRPr="00CC3C90">
        <w:rPr>
          <w:rFonts w:eastAsia="Calibri"/>
        </w:rPr>
        <w:tab/>
        <w:t>The sales price of the following items shall not be included when calculating the sales and use tax due for purposes of the cap:</w:t>
      </w:r>
    </w:p>
    <w:p w14:paraId="72E459F3" w14:textId="77777777" w:rsidR="0007145D" w:rsidRPr="00CC3C90" w:rsidRDefault="0007145D" w:rsidP="0007145D">
      <w:pPr>
        <w:pStyle w:val="i0"/>
        <w:rPr>
          <w:rFonts w:eastAsia="Calibri"/>
        </w:rPr>
      </w:pPr>
      <w:r w:rsidRPr="00CC3C90">
        <w:rPr>
          <w:rFonts w:eastAsia="Calibri"/>
        </w:rPr>
        <w:tab/>
        <w:t>i.</w:t>
      </w:r>
      <w:r w:rsidRPr="00CC3C90">
        <w:rPr>
          <w:rFonts w:eastAsia="Calibri"/>
        </w:rPr>
        <w:tab/>
        <w:t>Accessories not attached to and made a part of the boat at the time of sale, including but not limited to ladders, anchors, rod holders, and fish finders.</w:t>
      </w:r>
    </w:p>
    <w:p w14:paraId="3D5BAD7F" w14:textId="77777777" w:rsidR="0007145D" w:rsidRPr="00CC3C90" w:rsidRDefault="0007145D" w:rsidP="0007145D">
      <w:pPr>
        <w:pStyle w:val="i0"/>
        <w:rPr>
          <w:rFonts w:eastAsia="Calibri"/>
        </w:rPr>
      </w:pPr>
      <w:r w:rsidRPr="00CC3C90">
        <w:rPr>
          <w:rFonts w:eastAsia="Calibri"/>
        </w:rPr>
        <w:tab/>
        <w:t>ii.</w:t>
      </w:r>
      <w:r w:rsidRPr="00CC3C90">
        <w:rPr>
          <w:rFonts w:eastAsia="Calibri"/>
        </w:rPr>
        <w:tab/>
        <w:t>General accessories that do not attach to the boat, including but not limited to gas cans, fishing poles, life jackets, fire extinguishers, flares, dock line and rope, boat covers, wake boards and other recreational gear.</w:t>
      </w:r>
    </w:p>
    <w:p w14:paraId="011BC279" w14:textId="77777777" w:rsidR="0007145D" w:rsidRPr="00CC3C90" w:rsidRDefault="0007145D" w:rsidP="0007145D">
      <w:pPr>
        <w:pStyle w:val="i0"/>
        <w:rPr>
          <w:rFonts w:eastAsia="Calibri"/>
        </w:rPr>
      </w:pPr>
      <w:r w:rsidRPr="00CC3C90">
        <w:rPr>
          <w:rFonts w:eastAsia="Calibri"/>
        </w:rPr>
        <w:tab/>
        <w:t>iii.</w:t>
      </w:r>
      <w:r w:rsidRPr="00CC3C90">
        <w:rPr>
          <w:rFonts w:eastAsia="Calibri"/>
        </w:rPr>
        <w:tab/>
        <w:t>Trailers.</w:t>
      </w:r>
    </w:p>
    <w:p w14:paraId="21004D90" w14:textId="77777777" w:rsidR="0007145D" w:rsidRPr="00CC3C90" w:rsidRDefault="0007145D" w:rsidP="0007145D">
      <w:pPr>
        <w:pStyle w:val="1"/>
        <w:rPr>
          <w:rFonts w:eastAsia="Calibri"/>
        </w:rPr>
      </w:pPr>
      <w:r w:rsidRPr="00CC3C90">
        <w:rPr>
          <w:rFonts w:eastAsia="Calibri"/>
        </w:rPr>
        <w:t>3.</w:t>
      </w:r>
      <w:r w:rsidRPr="00CC3C90">
        <w:rPr>
          <w:rFonts w:eastAsia="Calibri"/>
        </w:rPr>
        <w:tab/>
        <w:t xml:space="preserve">Payment of tax due must be completed within 90 days of the sale or importation. </w:t>
      </w:r>
    </w:p>
    <w:p w14:paraId="23AC4A3C" w14:textId="77777777" w:rsidR="0007145D" w:rsidRPr="00CC3C90" w:rsidRDefault="0007145D" w:rsidP="0007145D">
      <w:pPr>
        <w:pStyle w:val="1"/>
        <w:rPr>
          <w:rFonts w:eastAsia="Calibri"/>
        </w:rPr>
      </w:pPr>
      <w:r w:rsidRPr="00CC3C90">
        <w:rPr>
          <w:rFonts w:eastAsia="Calibri"/>
        </w:rPr>
        <w:t>4.</w:t>
      </w:r>
      <w:r w:rsidRPr="00CC3C90">
        <w:rPr>
          <w:rFonts w:eastAsia="Calibri"/>
        </w:rPr>
        <w:tab/>
        <w:t>If payment is not made within 90 days, the exemption shall not apply, and the purchaser or importer shall be responsible for the entire amount of state and local sales or use tax due on the boat.</w:t>
      </w:r>
    </w:p>
    <w:p w14:paraId="23A89243" w14:textId="77777777" w:rsidR="0007145D" w:rsidRPr="00CC3C90" w:rsidRDefault="0007145D" w:rsidP="0007145D">
      <w:pPr>
        <w:pStyle w:val="A"/>
        <w:rPr>
          <w:rFonts w:eastAsia="Calibri"/>
        </w:rPr>
      </w:pPr>
      <w:r w:rsidRPr="00CC3C90">
        <w:rPr>
          <w:rFonts w:eastAsia="Calibri"/>
        </w:rPr>
        <w:t>D.</w:t>
      </w:r>
      <w:r w:rsidRPr="00CC3C90">
        <w:rPr>
          <w:rFonts w:eastAsia="Calibri"/>
        </w:rPr>
        <w:tab/>
        <w:t>Reporting</w:t>
      </w:r>
    </w:p>
    <w:p w14:paraId="14FFE7DA" w14:textId="77777777" w:rsidR="0007145D" w:rsidRPr="00CC3C90" w:rsidRDefault="0007145D" w:rsidP="0007145D">
      <w:pPr>
        <w:pStyle w:val="1"/>
        <w:rPr>
          <w:rFonts w:eastAsia="Calibri"/>
        </w:rPr>
      </w:pPr>
      <w:r w:rsidRPr="00CC3C90">
        <w:rPr>
          <w:rFonts w:eastAsia="Calibri"/>
        </w:rPr>
        <w:lastRenderedPageBreak/>
        <w:t>1.</w:t>
      </w:r>
      <w:r w:rsidRPr="00CC3C90">
        <w:rPr>
          <w:rFonts w:eastAsia="Calibri"/>
        </w:rPr>
        <w:tab/>
        <w:t xml:space="preserve">Louisiana boat dealers must calculate the total state and local sales tax due on the boat. </w:t>
      </w:r>
    </w:p>
    <w:p w14:paraId="386E4750" w14:textId="77777777" w:rsidR="0007145D" w:rsidRPr="00CC3C90" w:rsidRDefault="0007145D" w:rsidP="0007145D">
      <w:pPr>
        <w:pStyle w:val="a0"/>
        <w:rPr>
          <w:rFonts w:eastAsia="Calibri"/>
        </w:rPr>
      </w:pPr>
      <w:r w:rsidRPr="00CC3C90">
        <w:rPr>
          <w:rFonts w:eastAsia="Calibri"/>
        </w:rPr>
        <w:t>a.</w:t>
      </w:r>
      <w:r w:rsidRPr="00CC3C90">
        <w:rPr>
          <w:rFonts w:eastAsia="Calibri"/>
        </w:rPr>
        <w:tab/>
        <w:t xml:space="preserve">If the total tax is equal to or less than $20,000, the dealer shall charge, collect, and remit the tax to the appropriate state and local tax collectors. </w:t>
      </w:r>
    </w:p>
    <w:p w14:paraId="79B2913A" w14:textId="77777777" w:rsidR="0007145D" w:rsidRPr="00CC3C90" w:rsidRDefault="0007145D" w:rsidP="0007145D">
      <w:pPr>
        <w:pStyle w:val="a0"/>
        <w:rPr>
          <w:rFonts w:eastAsia="Calibri"/>
        </w:rPr>
      </w:pPr>
      <w:r w:rsidRPr="00CC3C90">
        <w:rPr>
          <w:rFonts w:eastAsia="Calibri"/>
        </w:rPr>
        <w:t>b.</w:t>
      </w:r>
      <w:r w:rsidRPr="00CC3C90">
        <w:rPr>
          <w:rFonts w:eastAsia="Calibri"/>
        </w:rPr>
        <w:tab/>
        <w:t xml:space="preserve">If the total tax exceeds $20,000, the dealer shall indicate on the invoice that the tax is subject to exemption and report the sale as exempt on its general sales tax return. In this case, the dealer shall not collect the tax from the purchaser but must inform him of the responsibility to self-report and remit the taxes directly to the state and local collectors. </w:t>
      </w:r>
    </w:p>
    <w:p w14:paraId="527A5967" w14:textId="77777777" w:rsidR="0007145D" w:rsidRPr="00CC3C90" w:rsidRDefault="0007145D" w:rsidP="0007145D">
      <w:pPr>
        <w:pStyle w:val="i0"/>
        <w:rPr>
          <w:rFonts w:eastAsia="Calibri"/>
        </w:rPr>
      </w:pPr>
      <w:r w:rsidRPr="00CC3C90">
        <w:rPr>
          <w:rFonts w:eastAsia="Calibri"/>
        </w:rPr>
        <w:tab/>
        <w:t>i.</w:t>
      </w:r>
      <w:r w:rsidRPr="00CC3C90">
        <w:rPr>
          <w:rFonts w:eastAsia="Calibri"/>
        </w:rPr>
        <w:tab/>
        <w:t>When the boat is purchased from a Louisiana dealer, the local sales tax shall be paid to the collector for the parish where the dealer is located.</w:t>
      </w:r>
    </w:p>
    <w:p w14:paraId="3AC49DA9" w14:textId="77777777" w:rsidR="0007145D" w:rsidRPr="00CC3C90" w:rsidRDefault="0007145D" w:rsidP="0007145D">
      <w:pPr>
        <w:pStyle w:val="i0"/>
        <w:rPr>
          <w:rFonts w:eastAsia="Calibri"/>
        </w:rPr>
      </w:pPr>
      <w:r w:rsidRPr="00CC3C90">
        <w:rPr>
          <w:rFonts w:eastAsia="Calibri"/>
        </w:rPr>
        <w:tab/>
        <w:t>ii.</w:t>
      </w:r>
      <w:r w:rsidRPr="00CC3C90">
        <w:rPr>
          <w:rFonts w:eastAsia="Calibri"/>
        </w:rPr>
        <w:tab/>
        <w:t>When the boat is imported, the local sales tax shall be paid to the collector for the parish where the purchaser resides.</w:t>
      </w:r>
    </w:p>
    <w:p w14:paraId="23E11CAF" w14:textId="77777777" w:rsidR="0007145D" w:rsidRPr="00CC3C90" w:rsidRDefault="0007145D" w:rsidP="0007145D">
      <w:pPr>
        <w:pStyle w:val="a0"/>
        <w:rPr>
          <w:rFonts w:eastAsia="Calibri"/>
        </w:rPr>
      </w:pPr>
      <w:r w:rsidRPr="00CC3C90">
        <w:rPr>
          <w:rFonts w:eastAsia="Calibri"/>
        </w:rPr>
        <w:t>c.</w:t>
      </w:r>
      <w:r w:rsidRPr="00CC3C90">
        <w:rPr>
          <w:rFonts w:eastAsia="Calibri"/>
        </w:rPr>
        <w:tab/>
        <w:t>The sales tax due on accessories and other tangible personal property not included in the price of the boat shall be charged, collected, and remitted by the dealer regardless of the application of the cap.</w:t>
      </w:r>
    </w:p>
    <w:p w14:paraId="0E163992" w14:textId="77777777" w:rsidR="0007145D" w:rsidRPr="00CC3C90" w:rsidRDefault="0007145D" w:rsidP="0007145D">
      <w:pPr>
        <w:pStyle w:val="1"/>
        <w:rPr>
          <w:rFonts w:eastAsia="Calibri"/>
        </w:rPr>
      </w:pPr>
      <w:r w:rsidRPr="00CC3C90">
        <w:rPr>
          <w:rFonts w:eastAsia="Calibri"/>
        </w:rPr>
        <w:t>2.</w:t>
      </w:r>
      <w:r w:rsidRPr="00CC3C90">
        <w:rPr>
          <w:rFonts w:eastAsia="Calibri"/>
        </w:rPr>
        <w:tab/>
        <w:t xml:space="preserve">The purchaser or importer of a boat eligible for partial exemption shall be responsible for paying the tax directly to the Department and appropriate local tax collector using the form and method specified by the collectors. </w:t>
      </w:r>
    </w:p>
    <w:p w14:paraId="05AB6145" w14:textId="77777777" w:rsidR="0007145D" w:rsidRPr="00CC3C90" w:rsidRDefault="0007145D" w:rsidP="0007145D">
      <w:pPr>
        <w:pStyle w:val="A"/>
        <w:rPr>
          <w:rFonts w:eastAsia="Calibri"/>
        </w:rPr>
      </w:pPr>
      <w:r w:rsidRPr="00CC3C90">
        <w:rPr>
          <w:rFonts w:eastAsia="Calibri"/>
        </w:rPr>
        <w:t>E.</w:t>
      </w:r>
      <w:r w:rsidRPr="00CC3C90">
        <w:rPr>
          <w:rFonts w:eastAsia="Calibri"/>
        </w:rPr>
        <w:tab/>
        <w:t>Threshold Adjustments. Beginning July 1, 2030, and every five years thereafter, the threshold of $20,000 shall be adjusted based upon the Consumer Price Index United States and redetermined by the methodology established in R.S. 47:305.23. Notice of the adjusted threshold shall be published by the department in a Revenue Information Bulletin.</w:t>
      </w:r>
    </w:p>
    <w:p w14:paraId="1ABF55A2" w14:textId="77777777" w:rsidR="0007145D" w:rsidRPr="00CC3C90" w:rsidRDefault="0007145D" w:rsidP="0007145D">
      <w:pPr>
        <w:pStyle w:val="AuthorityNote"/>
        <w:rPr>
          <w:rFonts w:eastAsia="Calibri"/>
        </w:rPr>
      </w:pPr>
      <w:r w:rsidRPr="00CC3C90">
        <w:rPr>
          <w:rFonts w:eastAsia="Calibri"/>
        </w:rPr>
        <w:t>AUTHORITY NOTE:</w:t>
      </w:r>
      <w:r w:rsidRPr="00CC3C90">
        <w:rPr>
          <w:rFonts w:eastAsia="Calibri"/>
        </w:rPr>
        <w:tab/>
        <w:t>Promulgated in accordance with R.S. 47:1511.</w:t>
      </w:r>
    </w:p>
    <w:p w14:paraId="70A20B32" w14:textId="3944D8DB" w:rsidR="0007145D" w:rsidRPr="00947DC3" w:rsidRDefault="0007145D" w:rsidP="0007145D">
      <w:pPr>
        <w:pStyle w:val="HistoricalNote"/>
      </w:pPr>
      <w:r w:rsidRPr="00CC3C90">
        <w:rPr>
          <w:rFonts w:eastAsia="Calibri"/>
        </w:rPr>
        <w:t>HISTORICAL NOTE:</w:t>
      </w:r>
      <w:r w:rsidRPr="00CC3C90">
        <w:rPr>
          <w:rFonts w:eastAsia="Calibri"/>
        </w:rPr>
        <w:tab/>
        <w:t>Promulgated by the Department of Revenue, Tax Policy and Planning Division, LR 52:</w:t>
      </w:r>
      <w:r>
        <w:rPr>
          <w:rFonts w:eastAsia="Calibri"/>
        </w:rPr>
        <w:t>358 (March 2026).</w:t>
      </w:r>
    </w:p>
    <w:p w14:paraId="74FAD3E4" w14:textId="77777777" w:rsidR="000A70F9" w:rsidRDefault="000A70F9">
      <w:pPr>
        <w:pStyle w:val="Chapter"/>
      </w:pPr>
      <w:bookmarkStart w:id="1178" w:name="TOC_Chap72"/>
      <w:bookmarkStart w:id="1179" w:name="_Toc233690151"/>
      <w:bookmarkStart w:id="1180" w:name="_Toc234030737"/>
      <w:bookmarkStart w:id="1181" w:name="_Toc243721361"/>
      <w:bookmarkStart w:id="1182" w:name="_Toc259619601"/>
      <w:bookmarkStart w:id="1183" w:name="_Toc262718687"/>
      <w:bookmarkStart w:id="1184" w:name="_Toc275165459"/>
      <w:bookmarkStart w:id="1185" w:name="_Toc238197696"/>
      <w:r>
        <w:t>Chapter 49.</w:t>
      </w:r>
      <w:bookmarkEnd w:id="1178"/>
      <w:r w:rsidR="009063FA">
        <w:tab/>
      </w:r>
      <w:bookmarkStart w:id="1186" w:name="TOCT_Chap123"/>
      <w:bookmarkStart w:id="1187" w:name="TOCT_Chap156"/>
      <w:bookmarkStart w:id="1188" w:name="TOCT_Chap118"/>
      <w:bookmarkStart w:id="1189" w:name="TOCT_Chap120"/>
      <w:bookmarkStart w:id="1190" w:name="TOCT_Chap62"/>
      <w:bookmarkStart w:id="1191" w:name="TOCT_Chap69"/>
      <w:bookmarkStart w:id="1192" w:name="TOCT_Chap72"/>
      <w:r>
        <w:t>Tax Collection</w:t>
      </w:r>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p>
    <w:p w14:paraId="559FD062" w14:textId="77777777" w:rsidR="000A70F9" w:rsidRDefault="000A70F9">
      <w:pPr>
        <w:pStyle w:val="Section"/>
      </w:pPr>
      <w:bookmarkStart w:id="1193" w:name="_Toc233690152"/>
      <w:bookmarkStart w:id="1194" w:name="_Toc234030738"/>
      <w:bookmarkStart w:id="1195" w:name="_Toc243721362"/>
      <w:bookmarkStart w:id="1196" w:name="_Toc259619602"/>
      <w:bookmarkStart w:id="1197" w:name="_Toc262718688"/>
      <w:bookmarkStart w:id="1198" w:name="_Toc275165460"/>
      <w:bookmarkStart w:id="1199" w:name="_Toc238197697"/>
      <w:r>
        <w:t>§4901.</w:t>
      </w:r>
      <w:r>
        <w:tab/>
        <w:t>Alternative Remedies for the Collection of Taxes</w:t>
      </w:r>
      <w:bookmarkEnd w:id="1193"/>
      <w:bookmarkEnd w:id="1194"/>
      <w:bookmarkEnd w:id="1195"/>
      <w:bookmarkEnd w:id="1196"/>
      <w:bookmarkEnd w:id="1197"/>
      <w:bookmarkEnd w:id="1198"/>
      <w:bookmarkEnd w:id="1199"/>
    </w:p>
    <w:p w14:paraId="6F0A117F" w14:textId="77777777" w:rsidR="000A70F9" w:rsidRDefault="000A70F9">
      <w:pPr>
        <w:pStyle w:val="A"/>
      </w:pPr>
      <w:r>
        <w:t>A.</w:t>
      </w:r>
      <w:r>
        <w:tab/>
        <w:t>R.S. 47:1561.1 provides an alternative means of enforcing collection of income taxes withheld from wages of employees and sales and use taxes collected from customers, should a corporation fail to file returns or fail to remit such taxes, by holding certain officers or directors of the corporation personally responsible. Three criteria must be met before a corporate officer or director can be held personally liable:</w:t>
      </w:r>
    </w:p>
    <w:p w14:paraId="704E236E" w14:textId="77777777" w:rsidR="000A70F9" w:rsidRDefault="000A70F9">
      <w:pPr>
        <w:pStyle w:val="1"/>
      </w:pPr>
      <w:r>
        <w:t>1.</w:t>
      </w:r>
      <w:r>
        <w:tab/>
        <w:t>the corporation must have failed to remit the collected taxes;</w:t>
      </w:r>
    </w:p>
    <w:p w14:paraId="00B21B31" w14:textId="77777777" w:rsidR="000A70F9" w:rsidRDefault="000A70F9">
      <w:pPr>
        <w:pStyle w:val="1"/>
      </w:pPr>
      <w:r>
        <w:t>2.</w:t>
      </w:r>
      <w:r>
        <w:tab/>
        <w:t>the officer or director must have direct control over or supervision of such taxes or must be charged with the responsibility for filing returns and remitting the taxes; and</w:t>
      </w:r>
    </w:p>
    <w:p w14:paraId="4BC9CD63" w14:textId="77777777" w:rsidR="000A70F9" w:rsidRDefault="000A70F9">
      <w:pPr>
        <w:pStyle w:val="1"/>
      </w:pPr>
      <w:r>
        <w:t>3.</w:t>
      </w:r>
      <w:r>
        <w:tab/>
        <w:t>the officer or director must have willfully failed to remit or account for such taxes.</w:t>
      </w:r>
    </w:p>
    <w:p w14:paraId="17D93DB6" w14:textId="77777777" w:rsidR="000A70F9" w:rsidRDefault="000A70F9">
      <w:pPr>
        <w:pStyle w:val="A"/>
      </w:pPr>
      <w:r>
        <w:t>B.</w:t>
      </w:r>
      <w:r>
        <w:tab/>
        <w:t>Failure to Remit by Corporation</w:t>
      </w:r>
    </w:p>
    <w:p w14:paraId="04213FE5" w14:textId="77777777" w:rsidR="000A70F9" w:rsidRDefault="000A70F9">
      <w:pPr>
        <w:pStyle w:val="1"/>
      </w:pPr>
      <w:r>
        <w:t>1.</w:t>
      </w:r>
      <w:r>
        <w:tab/>
        <w:t>A corporation must have actually withheld income taxes from the wages of its employees or must have actually collected sales or use taxes from customers or consumers and failed to account for or remit these taxes to the secretary before a claim can be made against an officer or director. Officers or directors cannot be held personally responsible for sales and use tax amounts determined by audit to be due but not actually collected by the corporation.</w:t>
      </w:r>
    </w:p>
    <w:p w14:paraId="0A9CE054" w14:textId="77777777" w:rsidR="000A70F9" w:rsidRDefault="000A70F9">
      <w:pPr>
        <w:pStyle w:val="1"/>
      </w:pPr>
      <w:r>
        <w:t>2.</w:t>
      </w:r>
      <w:r>
        <w:tab/>
        <w:t>Taxes Actually Withheld or Collected</w:t>
      </w:r>
    </w:p>
    <w:p w14:paraId="3F56A978" w14:textId="77777777" w:rsidR="000A70F9" w:rsidRDefault="000A70F9">
      <w:pPr>
        <w:pStyle w:val="a0"/>
      </w:pPr>
      <w:r>
        <w:t>a.</w:t>
      </w:r>
      <w:r>
        <w:tab/>
        <w:t>If a corporation pays net wages to its employees, it will be deemed to have withheld any income taxes required to be withheld.</w:t>
      </w:r>
    </w:p>
    <w:p w14:paraId="7AB027D9" w14:textId="77777777" w:rsidR="000A70F9" w:rsidRDefault="000A70F9">
      <w:pPr>
        <w:pStyle w:val="a0"/>
      </w:pPr>
      <w:r>
        <w:t>b.</w:t>
      </w:r>
      <w:r>
        <w:tab/>
        <w:t>If a corporation pays wages in property other than money, it will be deemed to have withheld income taxes on such payment.</w:t>
      </w:r>
    </w:p>
    <w:p w14:paraId="52F5A611" w14:textId="77777777" w:rsidR="000A70F9" w:rsidRDefault="000A70F9">
      <w:pPr>
        <w:pStyle w:val="a0"/>
      </w:pPr>
      <w:r>
        <w:t>c.</w:t>
      </w:r>
      <w:r>
        <w:tab/>
        <w:t>Where a corporation makes sales on credit or on open account and the sales tax is shown on the invoice, some payment on the invoice must be received before the tax will be deemed to have been collected.</w:t>
      </w:r>
    </w:p>
    <w:p w14:paraId="34F0CC4B" w14:textId="77777777" w:rsidR="000A70F9" w:rsidRDefault="000A70F9">
      <w:pPr>
        <w:pStyle w:val="i0"/>
        <w:outlineLvl w:val="6"/>
      </w:pPr>
      <w:r>
        <w:tab/>
        <w:t>i.</w:t>
      </w:r>
      <w:r>
        <w:tab/>
        <w:t>Any payment on open account will be applied to the oldest invoice first, unless otherwise indicated.</w:t>
      </w:r>
    </w:p>
    <w:p w14:paraId="14DA253A" w14:textId="77777777" w:rsidR="000A70F9" w:rsidRDefault="000A70F9">
      <w:pPr>
        <w:pStyle w:val="i0"/>
        <w:outlineLvl w:val="6"/>
      </w:pPr>
      <w:r>
        <w:tab/>
        <w:t>ii.</w:t>
      </w:r>
      <w:r>
        <w:tab/>
        <w:t>Any partial payment on an invoice will be applied to the sales tax first, unless otherwise indicated.</w:t>
      </w:r>
    </w:p>
    <w:p w14:paraId="0FD2DC98" w14:textId="77777777" w:rsidR="000A70F9" w:rsidRDefault="000A70F9" w:rsidP="00432750">
      <w:pPr>
        <w:pStyle w:val="1"/>
      </w:pPr>
      <w:r>
        <w:t>3.</w:t>
      </w:r>
      <w:r>
        <w:tab/>
        <w:t>Reasonable efforts must be made to collect the designated taxes from the corporation before proceeding against an officer or director. It will be assumed that collection from the corporation cannot be made if the corporation has filed bankruptcy, has discontinued business and has no unencumbered assets, or has been liquidated.</w:t>
      </w:r>
    </w:p>
    <w:p w14:paraId="27656160" w14:textId="77777777" w:rsidR="000A70F9" w:rsidRDefault="000A70F9">
      <w:pPr>
        <w:pStyle w:val="1"/>
      </w:pPr>
      <w:r>
        <w:t>4.</w:t>
      </w:r>
      <w:r>
        <w:tab/>
        <w:t>Payments made by a corporation on its tax account will be applied toward any non-trust fund taxes first, unless the taxpayer designates in writing how a particular payment is to be applied at the time the payment is made, or the facts and circumstances indicate otherwise. For example, if a corporation owes, for a particular period, both sales taxes which have been collected and use taxes on purchases, any partial payment will be applied first to the use taxes owed by the corporation.</w:t>
      </w:r>
    </w:p>
    <w:p w14:paraId="77557584" w14:textId="77777777" w:rsidR="000A70F9" w:rsidRDefault="000A70F9">
      <w:pPr>
        <w:pStyle w:val="A"/>
      </w:pPr>
      <w:r>
        <w:t>C.</w:t>
      </w:r>
      <w:r>
        <w:tab/>
        <w:t>Responsible Officers or Directors</w:t>
      </w:r>
    </w:p>
    <w:p w14:paraId="248A3A66" w14:textId="77777777" w:rsidR="000A70F9" w:rsidRDefault="000A70F9">
      <w:pPr>
        <w:pStyle w:val="1"/>
      </w:pPr>
      <w:r>
        <w:t>1.</w:t>
      </w:r>
      <w:r>
        <w:tab/>
        <w:t>Definition. A responsible officer or director is one who has the duty to perform or the power to direct the act of collecting, accounting for, and paying over trust fund monies. He or she must be an officer or director of the corporation which failed to remit the taxes and must have sufficient control over funds to direct disbursement of such funds.</w:t>
      </w:r>
    </w:p>
    <w:p w14:paraId="65EF0ED4" w14:textId="77777777" w:rsidR="000A70F9" w:rsidRDefault="000A70F9">
      <w:pPr>
        <w:pStyle w:val="1"/>
      </w:pPr>
      <w:r>
        <w:t>2.</w:t>
      </w:r>
      <w:r>
        <w:tab/>
        <w:t xml:space="preserve">Designation of Responsible Officer or Director. The law provides that a corporation by resolution of the board of directors may designate an officer or director having direct control or supervision of withheld or collected taxes or charged with the responsibility of filing returns and remitting such taxes, and such resolution shall be filed with the Secretary of State. If such a designation has been filed, the named officer or director shall be considered responsible. If </w:t>
      </w:r>
      <w:r>
        <w:lastRenderedPageBreak/>
        <w:t>no designation has been filed, all acts and circumstances must be considered. No one factor will determine whether the officer or director is responsible. In all cases, there will be at least one corporate officer with the responsibility for collection and payment of taxes. Some factors to be considered are:</w:t>
      </w:r>
    </w:p>
    <w:p w14:paraId="1F18C890" w14:textId="77777777" w:rsidR="000A70F9" w:rsidRDefault="000A70F9">
      <w:pPr>
        <w:pStyle w:val="a0"/>
      </w:pPr>
      <w:r>
        <w:t>a.</w:t>
      </w:r>
      <w:r>
        <w:tab/>
        <w:t>what the individual's duties were as outlined by the corporate bylaws;</w:t>
      </w:r>
    </w:p>
    <w:p w14:paraId="14D30538" w14:textId="77777777" w:rsidR="000A70F9" w:rsidRDefault="000A70F9">
      <w:pPr>
        <w:pStyle w:val="a0"/>
      </w:pPr>
      <w:r>
        <w:t>b.</w:t>
      </w:r>
      <w:r>
        <w:tab/>
        <w:t>whether the individual had the authority to sign company checks;</w:t>
      </w:r>
    </w:p>
    <w:p w14:paraId="7E7C0510" w14:textId="77777777" w:rsidR="000A70F9" w:rsidRDefault="000A70F9">
      <w:pPr>
        <w:pStyle w:val="a0"/>
      </w:pPr>
      <w:r>
        <w:t>c.</w:t>
      </w:r>
      <w:r>
        <w:tab/>
        <w:t>whether the individual signed the tax returns of the company;</w:t>
      </w:r>
    </w:p>
    <w:p w14:paraId="76DB4134" w14:textId="77777777" w:rsidR="000A70F9" w:rsidRDefault="000A70F9">
      <w:pPr>
        <w:pStyle w:val="a0"/>
      </w:pPr>
      <w:r>
        <w:t>d.</w:t>
      </w:r>
      <w:r>
        <w:tab/>
        <w:t>whether the individual paid or directed payment to creditors other than the state of Louisiana;</w:t>
      </w:r>
    </w:p>
    <w:p w14:paraId="5461549C" w14:textId="77777777" w:rsidR="000A70F9" w:rsidRDefault="000A70F9">
      <w:pPr>
        <w:pStyle w:val="a0"/>
      </w:pPr>
      <w:r>
        <w:t>e.</w:t>
      </w:r>
      <w:r>
        <w:tab/>
        <w:t>whether the individual was a principal stockholder;</w:t>
      </w:r>
    </w:p>
    <w:p w14:paraId="34F7D417" w14:textId="77777777" w:rsidR="000A70F9" w:rsidRDefault="00432750">
      <w:pPr>
        <w:pStyle w:val="a0"/>
      </w:pPr>
      <w:r>
        <w:t>f.</w:t>
      </w:r>
      <w:r w:rsidR="000A70F9">
        <w:tab/>
        <w:t>whether the individual hired and discharged employees;</w:t>
      </w:r>
    </w:p>
    <w:p w14:paraId="22905405" w14:textId="77777777" w:rsidR="000A70F9" w:rsidRDefault="000A70F9">
      <w:pPr>
        <w:pStyle w:val="a0"/>
      </w:pPr>
      <w:r>
        <w:t>g.</w:t>
      </w:r>
      <w:r>
        <w:tab/>
        <w:t>whether the individual controlled the financial affairs of the company in general; or</w:t>
      </w:r>
    </w:p>
    <w:p w14:paraId="15F3F93E" w14:textId="77777777" w:rsidR="000A70F9" w:rsidRDefault="000A70F9">
      <w:pPr>
        <w:pStyle w:val="a0"/>
      </w:pPr>
      <w:r>
        <w:t>h.</w:t>
      </w:r>
      <w:r>
        <w:tab/>
        <w:t>whether an officer or director was designated as responsible for filing returns and remitting taxes even though no resolution was filed with the Secretary of State. An officer or director to whom such responsibility has been delegated cannot avoid his responsibility by delegating it to a subordinate employee.</w:t>
      </w:r>
    </w:p>
    <w:p w14:paraId="4BAD868E" w14:textId="77777777" w:rsidR="000A70F9" w:rsidRDefault="000A70F9">
      <w:pPr>
        <w:pStyle w:val="1"/>
      </w:pPr>
      <w:r>
        <w:t>3.</w:t>
      </w:r>
      <w:r>
        <w:tab/>
        <w:t>Multiple Responsible Persons. There may be instances when more than one officer or director has responsibility for taxes. If such a determination is made, the secretary may assess all responsible officers and directors and may proceed to recover the entire amount from any one officer or director or partial payments from any combination thereof. The total amount of tax collected must not exceed the corporation's total liability. For example, if the corporation pays the liability after an assessment is made against a responsible officer, a corresponding credit should be given to that officer.</w:t>
      </w:r>
    </w:p>
    <w:p w14:paraId="5B0FD6EB" w14:textId="77777777" w:rsidR="000A70F9" w:rsidRDefault="000A70F9">
      <w:pPr>
        <w:pStyle w:val="A"/>
      </w:pPr>
      <w:r>
        <w:t>D.</w:t>
      </w:r>
      <w:r>
        <w:tab/>
        <w:t>Willfulness</w:t>
      </w:r>
    </w:p>
    <w:p w14:paraId="09B4CD57" w14:textId="77777777" w:rsidR="000A70F9" w:rsidRDefault="000A70F9">
      <w:pPr>
        <w:pStyle w:val="1"/>
      </w:pPr>
      <w:r>
        <w:t>1.</w:t>
      </w:r>
      <w:r>
        <w:tab/>
        <w:t xml:space="preserve">The term </w:t>
      </w:r>
      <w:r>
        <w:rPr>
          <w:i/>
        </w:rPr>
        <w:t>willful</w:t>
      </w:r>
      <w:r>
        <w:t xml:space="preserve"> means intentional, deliberate, voluntary, and knowing, as distinguished from accidental. Willfulness is construed to be the attitude of a person who, having free will or choice, either intentionally disregards the law or is plainly indifferent to the requirements of the law. Willfulness includes a </w:t>
      </w:r>
      <w:r w:rsidR="00420421" w:rsidRPr="00420421">
        <w:t>“</w:t>
      </w:r>
      <w:r>
        <w:t>reckless disregard for obvious or known risks</w:t>
      </w:r>
      <w:r w:rsidR="00420421" w:rsidRPr="00420421">
        <w:t>”</w:t>
      </w:r>
      <w:r>
        <w:t xml:space="preserve"> or a </w:t>
      </w:r>
      <w:r w:rsidR="00420421" w:rsidRPr="00420421">
        <w:t>“</w:t>
      </w:r>
      <w:r>
        <w:t>failure to investigate or correct mismanagement.</w:t>
      </w:r>
      <w:r w:rsidR="00420421" w:rsidRPr="00420421">
        <w:t>”</w:t>
      </w:r>
    </w:p>
    <w:p w14:paraId="78363F85" w14:textId="77777777" w:rsidR="000A70F9" w:rsidRDefault="000A70F9">
      <w:pPr>
        <w:pStyle w:val="1"/>
      </w:pPr>
      <w:r>
        <w:t>2.</w:t>
      </w:r>
      <w:r>
        <w:tab/>
        <w:t>If an officer or director permits withheld or collected taxes to be used to pay operating expenses of the business, whether by direction or tacit approval, he has willfully failed to account for or remit such taxes.</w:t>
      </w:r>
    </w:p>
    <w:p w14:paraId="542FC501" w14:textId="77777777" w:rsidR="000A70F9" w:rsidRDefault="000A70F9">
      <w:pPr>
        <w:pStyle w:val="1"/>
      </w:pPr>
      <w:r>
        <w:t>3.</w:t>
      </w:r>
      <w:r>
        <w:tab/>
        <w:t>The determination of willfulness does not require a finding of bad motives, such as intent to defraud.</w:t>
      </w:r>
    </w:p>
    <w:p w14:paraId="47A5A296" w14:textId="77777777" w:rsidR="000A70F9" w:rsidRDefault="000A70F9">
      <w:pPr>
        <w:pStyle w:val="A"/>
      </w:pPr>
      <w:r>
        <w:t>E.</w:t>
      </w:r>
      <w:r>
        <w:tab/>
        <w:t>Alternative Remedies for Collection of Taxes. Any of the methods of collection provided by R.S. 47:1561 may be used to collect taxes from responsible officers or directors.</w:t>
      </w:r>
    </w:p>
    <w:p w14:paraId="385B2B8F" w14:textId="77777777" w:rsidR="000A70F9" w:rsidRDefault="000A70F9">
      <w:pPr>
        <w:pStyle w:val="A"/>
      </w:pPr>
      <w:r>
        <w:t>F.</w:t>
      </w:r>
      <w:r>
        <w:tab/>
        <w:t>Prescription and Waivers. The prescription period of the tax in question will also apply to any assessment under R.S. 47:1561.1. A waiver of prescription executed by the corporation will not be valid for assessments against officers or directors. Separate waivers must be obtained.</w:t>
      </w:r>
    </w:p>
    <w:p w14:paraId="1CA2E957" w14:textId="77777777" w:rsidR="000A70F9" w:rsidRDefault="000A70F9">
      <w:pPr>
        <w:pStyle w:val="AuthorityNote"/>
      </w:pPr>
      <w:r>
        <w:t>AUTHORITY NOTE:</w:t>
      </w:r>
      <w:r>
        <w:tab/>
        <w:t>Promulgated in accordance with R.S. 47:1561.1.</w:t>
      </w:r>
    </w:p>
    <w:p w14:paraId="30DE60A9" w14:textId="77777777" w:rsidR="000A70F9" w:rsidRDefault="000A70F9">
      <w:pPr>
        <w:pStyle w:val="HistoricalNote"/>
      </w:pPr>
      <w:r>
        <w:t>HISTORICAL NOTE:</w:t>
      </w:r>
      <w:r>
        <w:tab/>
        <w:t>Promulgated by the Department of Revenue and Taxation, Office of the Secretary, LR 15:274 (April 1989).</w:t>
      </w:r>
    </w:p>
    <w:p w14:paraId="5E2EF3C2" w14:textId="77777777" w:rsidR="000A70F9" w:rsidRDefault="000A70F9">
      <w:pPr>
        <w:pStyle w:val="Section"/>
      </w:pPr>
      <w:bookmarkStart w:id="1200" w:name="_Toc233690153"/>
      <w:bookmarkStart w:id="1201" w:name="_Toc234030739"/>
      <w:bookmarkStart w:id="1202" w:name="_Toc243721363"/>
      <w:bookmarkStart w:id="1203" w:name="_Toc259619603"/>
      <w:bookmarkStart w:id="1204" w:name="_Toc262718689"/>
      <w:bookmarkStart w:id="1205" w:name="_Toc275165461"/>
      <w:bookmarkStart w:id="1206" w:name="_Toc238197698"/>
      <w:r>
        <w:t>§4903.</w:t>
      </w:r>
      <w:r>
        <w:tab/>
        <w:t>Timely Filing When the Due Date Falls on Saturday, Sunday, or Legal Holiday</w:t>
      </w:r>
      <w:bookmarkEnd w:id="1200"/>
      <w:bookmarkEnd w:id="1201"/>
      <w:bookmarkEnd w:id="1202"/>
      <w:bookmarkEnd w:id="1203"/>
      <w:bookmarkEnd w:id="1204"/>
      <w:bookmarkEnd w:id="1205"/>
      <w:bookmarkEnd w:id="1206"/>
    </w:p>
    <w:p w14:paraId="4A4A3470" w14:textId="77777777" w:rsidR="000A70F9" w:rsidRDefault="000A70F9">
      <w:pPr>
        <w:pStyle w:val="A"/>
      </w:pPr>
      <w:r>
        <w:t>A.</w:t>
      </w:r>
      <w:r>
        <w:tab/>
        <w:t xml:space="preserve">Unless otherwise specifically provided, when the due date of any report or return prescribed under the laws administered by the Department of Revenue and Taxation, falls on a Saturday, Sunday, or a </w:t>
      </w:r>
      <w:r w:rsidRPr="00565F23">
        <w:t>legal holiday</w:t>
      </w:r>
      <w:r>
        <w:t>, the report or return shall be considered timely if it is filed on the next business day.</w:t>
      </w:r>
    </w:p>
    <w:p w14:paraId="1BCA9A29" w14:textId="77777777" w:rsidR="000A70F9" w:rsidRDefault="000A70F9">
      <w:pPr>
        <w:pStyle w:val="A"/>
      </w:pPr>
      <w:r>
        <w:t>B.</w:t>
      </w:r>
      <w:r>
        <w:tab/>
        <w:t>Definitions. For the purposes of this Section, the following term is defined.</w:t>
      </w:r>
    </w:p>
    <w:p w14:paraId="4688D8D5" w14:textId="77777777" w:rsidR="000A70F9" w:rsidRDefault="000A70F9">
      <w:pPr>
        <w:pStyle w:val="1"/>
      </w:pPr>
      <w:r>
        <w:rPr>
          <w:i/>
        </w:rPr>
        <w:t>Legal Holiday</w:t>
      </w:r>
      <w:r w:rsidR="003471AC">
        <w:t>―</w:t>
      </w:r>
      <w:r>
        <w:t xml:space="preserve">any </w:t>
      </w:r>
      <w:r w:rsidRPr="00565F23">
        <w:t>legal holiday</w:t>
      </w:r>
      <w:r>
        <w:t xml:space="preserve"> observed by the state of Louisiana or the United States Post Office.</w:t>
      </w:r>
    </w:p>
    <w:p w14:paraId="0AF3373A" w14:textId="77777777" w:rsidR="000A70F9" w:rsidRDefault="000A70F9">
      <w:pPr>
        <w:pStyle w:val="AuthorityNote"/>
      </w:pPr>
      <w:r>
        <w:t>AUTHORITY NOTE:</w:t>
      </w:r>
      <w:r>
        <w:tab/>
        <w:t>Promulgated in accordance with R.S. 9:188, 26:453, 45:1179, 47:1511, and 47:2425.</w:t>
      </w:r>
    </w:p>
    <w:p w14:paraId="2F9A695D" w14:textId="77777777" w:rsidR="000A70F9" w:rsidRDefault="000A70F9">
      <w:pPr>
        <w:pStyle w:val="HistoricalNote"/>
      </w:pPr>
      <w:r>
        <w:t>HISTORICAL NOTE:</w:t>
      </w:r>
      <w:r>
        <w:tab/>
        <w:t>Promulgated by the Department of Revenue and Taxation, Office of the Secretary, LR 19:1594 (December 1993).</w:t>
      </w:r>
    </w:p>
    <w:p w14:paraId="51C8DE97" w14:textId="77777777" w:rsidR="000A70F9" w:rsidRDefault="000A70F9">
      <w:pPr>
        <w:pStyle w:val="Section"/>
      </w:pPr>
      <w:bookmarkStart w:id="1207" w:name="_Toc233690154"/>
      <w:bookmarkStart w:id="1208" w:name="_Toc234030740"/>
      <w:bookmarkStart w:id="1209" w:name="_Toc243721364"/>
      <w:bookmarkStart w:id="1210" w:name="_Toc259619604"/>
      <w:bookmarkStart w:id="1211" w:name="_Toc262718690"/>
      <w:bookmarkStart w:id="1212" w:name="_Toc275165462"/>
      <w:bookmarkStart w:id="1213" w:name="_Toc238197699"/>
      <w:r>
        <w:t>§4905.</w:t>
      </w:r>
      <w:r>
        <w:tab/>
        <w:t>Signature Alternatives; Electronic Filings</w:t>
      </w:r>
      <w:bookmarkEnd w:id="1207"/>
      <w:bookmarkEnd w:id="1208"/>
      <w:bookmarkEnd w:id="1209"/>
      <w:bookmarkEnd w:id="1210"/>
      <w:bookmarkEnd w:id="1211"/>
      <w:bookmarkEnd w:id="1212"/>
      <w:bookmarkEnd w:id="1213"/>
    </w:p>
    <w:p w14:paraId="22101D7A" w14:textId="77777777" w:rsidR="000A70F9" w:rsidRDefault="000A70F9">
      <w:pPr>
        <w:pStyle w:val="A"/>
      </w:pPr>
      <w:r>
        <w:t>A.</w:t>
      </w:r>
      <w:r>
        <w:tab/>
        <w:t>As authorized by R.S. 47:1520, the following alternate methods for signing, subscribing, or verifying tax returns, statements, or other documents filed by electronic means are allowed and shall have the same validity and consequence as the actual signature and/or written declaration.</w:t>
      </w:r>
    </w:p>
    <w:p w14:paraId="5F4783E5" w14:textId="77777777" w:rsidR="000A70F9" w:rsidRDefault="000A70F9">
      <w:pPr>
        <w:pStyle w:val="A"/>
      </w:pPr>
      <w:r>
        <w:t>B.</w:t>
      </w:r>
      <w:r>
        <w:tab/>
        <w:t>The following alternatives are allowed in lieu of submitting a written signature/declaration for tax returns transmitted electronically via any computer, telephone, or internet by the taxpayer or the taxpayer's agent:</w:t>
      </w:r>
    </w:p>
    <w:p w14:paraId="559BD955" w14:textId="77777777" w:rsidR="000A70F9" w:rsidRDefault="000A70F9">
      <w:pPr>
        <w:pStyle w:val="1"/>
      </w:pPr>
      <w:r>
        <w:t>1.</w:t>
      </w:r>
      <w:r>
        <w:tab/>
        <w:t>the taxpayer's signature document maintained by the electronic filer on file and secured for a period of three years from December 31 of the year in which the taxes were due;</w:t>
      </w:r>
    </w:p>
    <w:p w14:paraId="56ED765B" w14:textId="77777777" w:rsidR="000A70F9" w:rsidRDefault="000A70F9">
      <w:pPr>
        <w:pStyle w:val="1"/>
      </w:pPr>
      <w:r>
        <w:t>2.</w:t>
      </w:r>
      <w:r>
        <w:tab/>
        <w:t>the taxpayer's signature on a trading partner agreement with the department;</w:t>
      </w:r>
    </w:p>
    <w:p w14:paraId="6EE27126" w14:textId="77777777" w:rsidR="000A70F9" w:rsidRDefault="000A70F9">
      <w:pPr>
        <w:pStyle w:val="1"/>
      </w:pPr>
      <w:r>
        <w:t>3.</w:t>
      </w:r>
      <w:r>
        <w:tab/>
        <w:t>a Personal Identification Number (PIN); or</w:t>
      </w:r>
    </w:p>
    <w:p w14:paraId="001BB4D2" w14:textId="77777777" w:rsidR="000A70F9" w:rsidRDefault="000A70F9">
      <w:pPr>
        <w:pStyle w:val="1"/>
      </w:pPr>
      <w:r>
        <w:t>4.</w:t>
      </w:r>
      <w:r>
        <w:tab/>
        <w:t>an electronic signature as specified in a filing agreement.</w:t>
      </w:r>
    </w:p>
    <w:p w14:paraId="41F49310" w14:textId="77777777" w:rsidR="000A70F9" w:rsidRDefault="000A70F9">
      <w:pPr>
        <w:pStyle w:val="AuthorityNote"/>
      </w:pPr>
      <w:r>
        <w:t>AUTHORITY NOTE:</w:t>
      </w:r>
      <w:r>
        <w:tab/>
        <w:t>Promulgated in accordance with R.S. 47:1520.</w:t>
      </w:r>
    </w:p>
    <w:p w14:paraId="5EBA9E2F" w14:textId="77777777" w:rsidR="000A70F9" w:rsidRDefault="000A70F9" w:rsidP="00432750">
      <w:pPr>
        <w:pStyle w:val="HistoricalNote"/>
      </w:pPr>
      <w:r>
        <w:t>HISTORICAL NOTE:</w:t>
      </w:r>
      <w:r>
        <w:tab/>
        <w:t xml:space="preserve">Promulgated by the Department of Revenue and Taxation, Office of the Secretary, LR 22:35 (January 1996), amended by the Department of Revenue, Office of the </w:t>
      </w:r>
      <w:r>
        <w:lastRenderedPageBreak/>
        <w:t>Secretary, LR 23:1167 (September 1997), LR 25:2443 (December 1999), LR 27:1017 (July 2001).</w:t>
      </w:r>
    </w:p>
    <w:p w14:paraId="38536357" w14:textId="77777777" w:rsidR="00E6509E" w:rsidRPr="00336751" w:rsidRDefault="00E6509E" w:rsidP="00EE7DEB">
      <w:pPr>
        <w:pStyle w:val="Section"/>
      </w:pPr>
      <w:bookmarkStart w:id="1214" w:name="_Toc233690155"/>
      <w:bookmarkStart w:id="1215" w:name="_Toc234030741"/>
      <w:bookmarkStart w:id="1216" w:name="_Toc243721365"/>
      <w:bookmarkStart w:id="1217" w:name="_Toc259619605"/>
      <w:bookmarkStart w:id="1218" w:name="_Toc262718691"/>
      <w:bookmarkStart w:id="1219" w:name="_Toc275165463"/>
      <w:bookmarkStart w:id="1220" w:name="_Toc238197700"/>
      <w:r w:rsidRPr="00336751">
        <w:t>§4906.</w:t>
      </w:r>
      <w:r w:rsidRPr="00336751">
        <w:tab/>
        <w:t>Signature Alternatives for Preparers</w:t>
      </w:r>
      <w:bookmarkEnd w:id="1214"/>
      <w:bookmarkEnd w:id="1215"/>
      <w:bookmarkEnd w:id="1216"/>
      <w:bookmarkEnd w:id="1217"/>
      <w:bookmarkEnd w:id="1218"/>
      <w:bookmarkEnd w:id="1219"/>
      <w:bookmarkEnd w:id="1220"/>
    </w:p>
    <w:p w14:paraId="7216DA84" w14:textId="77777777" w:rsidR="00E6509E" w:rsidRPr="00336751" w:rsidRDefault="00E6509E" w:rsidP="00E6509E">
      <w:pPr>
        <w:pStyle w:val="A"/>
      </w:pPr>
      <w:r w:rsidRPr="00336751">
        <w:t>A.</w:t>
      </w:r>
      <w:r w:rsidRPr="00336751">
        <w:tab/>
        <w:t>Income tax return preparers may sign original returns and amended returns by means of a rubber stamp, mechanical device, or computer software program. These alternative methods of signing must include either a facsimile of the individual preparer's signature or the individual preparer's printed name. Income tax return preparers utilizing one of these alternative means are personally responsible for affixing their signatures to returns. Income tax preparers who use alternative methods of signing must provide all of the other preparer information that is required on returns. This regulation does not alter the signature requirements for any other type of document currently required to be manually signed.</w:t>
      </w:r>
    </w:p>
    <w:p w14:paraId="71C9F8F4" w14:textId="77777777" w:rsidR="00E6509E" w:rsidRPr="00336751" w:rsidRDefault="00E6509E" w:rsidP="00E6509E">
      <w:pPr>
        <w:pStyle w:val="AuthorityNote"/>
      </w:pPr>
      <w:r w:rsidRPr="00336751">
        <w:t>AUTHORITY NOTE:</w:t>
      </w:r>
      <w:r w:rsidRPr="00336751">
        <w:tab/>
        <w:t>Promulgated in accordance with R.S. 47:101(A)(2), R.S. 47:1511 and R.S. 47:295.</w:t>
      </w:r>
    </w:p>
    <w:p w14:paraId="6C60A458" w14:textId="77777777" w:rsidR="00E6509E" w:rsidRDefault="00E6509E" w:rsidP="00E6509E">
      <w:pPr>
        <w:pStyle w:val="HistoricalNote"/>
      </w:pPr>
      <w:r w:rsidRPr="00336751">
        <w:t>HISTORICAL NOTE:</w:t>
      </w:r>
      <w:r w:rsidRPr="00336751">
        <w:tab/>
        <w:t>Promulgated by the Department of Revenue, Policy Services Division, LR 31:699 (March 2005).</w:t>
      </w:r>
    </w:p>
    <w:p w14:paraId="528DBFF9" w14:textId="77777777" w:rsidR="00A36171" w:rsidRPr="00BF31BC" w:rsidRDefault="00A36171" w:rsidP="00A36171">
      <w:pPr>
        <w:pStyle w:val="Section"/>
      </w:pPr>
      <w:bookmarkStart w:id="1221" w:name="_Toc238197701"/>
      <w:r w:rsidRPr="00BF31BC">
        <w:t>§4907.</w:t>
      </w:r>
      <w:r w:rsidRPr="00BF31BC">
        <w:tab/>
        <w:t>Remittance of Tax under Protest, Suits or Petitions to Recover</w:t>
      </w:r>
      <w:bookmarkEnd w:id="1221"/>
    </w:p>
    <w:p w14:paraId="230AA4FA" w14:textId="77777777" w:rsidR="00A36171" w:rsidRPr="00BF31BC" w:rsidRDefault="00A36171" w:rsidP="00A36171">
      <w:pPr>
        <w:pStyle w:val="A"/>
      </w:pPr>
      <w:r w:rsidRPr="00BF31BC">
        <w:t>A.</w:t>
      </w:r>
      <w:r w:rsidRPr="00BF31BC">
        <w:tab/>
        <w:t xml:space="preserve">Except as provided in R.S. 47:1576(A)(1)(b), any taxpayer protesting the payment of any amount found due by the secretary or the enforcement of any provision of the tax laws in relation thereto, shall remit to the Department of Revenue the amount due, including tax, interest and penalties. At such time, the taxpayer must give notice of its intention to either: file suit </w:t>
      </w:r>
      <w:r>
        <w:t>in district court; or</w:t>
      </w:r>
      <w:r w:rsidRPr="00BF31BC">
        <w:t xml:space="preserve"> file a petition at the Board of Tax Appeals for the recovery of such tax. Accordingly, amounts remitted to the department must be deemed at the time remitted as a payment under protest by including notice of intention to either: file suit in district court</w:t>
      </w:r>
      <w:r>
        <w:t>;</w:t>
      </w:r>
      <w:r w:rsidRPr="00BF31BC">
        <w:t xml:space="preserve"> or file a petition at the Board of Tax Appeals for recovery of such tax.</w:t>
      </w:r>
    </w:p>
    <w:p w14:paraId="6A67C569" w14:textId="77777777" w:rsidR="00A36171" w:rsidRPr="00BF31BC" w:rsidRDefault="00A36171" w:rsidP="00A36171">
      <w:pPr>
        <w:pStyle w:val="1"/>
      </w:pPr>
      <w:r w:rsidRPr="00BF31BC">
        <w:t>1.</w:t>
      </w:r>
      <w:r w:rsidRPr="00BF31BC">
        <w:tab/>
        <w:t xml:space="preserve">Overpayments of income tax designated on the prior year's return as an amount of overpayment to be credited to the next year's return cannot be designated as payment under protest. </w:t>
      </w:r>
    </w:p>
    <w:p w14:paraId="2A0D4EFF" w14:textId="77777777" w:rsidR="00A36171" w:rsidRPr="00BF31BC" w:rsidRDefault="00A36171" w:rsidP="00A36171">
      <w:pPr>
        <w:pStyle w:val="1"/>
      </w:pPr>
      <w:r w:rsidRPr="00BF31BC">
        <w:t>2.</w:t>
      </w:r>
      <w:r w:rsidRPr="00BF31BC">
        <w:tab/>
        <w:t>Pending claims for refund cannot be desig</w:t>
      </w:r>
      <w:r>
        <w:t>nated as payment under protest.</w:t>
      </w:r>
    </w:p>
    <w:p w14:paraId="5B9C5E28" w14:textId="77777777" w:rsidR="00A36171" w:rsidRPr="00BF31BC" w:rsidRDefault="00A36171" w:rsidP="00A36171">
      <w:pPr>
        <w:pStyle w:val="A"/>
      </w:pPr>
      <w:r w:rsidRPr="00BF31BC">
        <w:t>B.</w:t>
      </w:r>
      <w:r w:rsidRPr="00BF31BC">
        <w:tab/>
        <w:t>The taxpayer has 30 days from the date of notice to the Department of Revenue of the intention to file suit or petition for recovery of tax paid under protest to file a suit or petition for the recovery of such tax. However, in instances</w:t>
      </w:r>
      <w:r>
        <w:t xml:space="preserve"> </w:t>
      </w:r>
      <w:r w:rsidRPr="00BF31BC">
        <w:t>when the payment of tax under protest is required before the amount of tax due is determinable, the taxpayer has 30 days from the due date of the return or the extended due date of the return to file suit or petition for recovery of the taxes paid under protest.</w:t>
      </w:r>
    </w:p>
    <w:p w14:paraId="18D5165A" w14:textId="77777777" w:rsidR="00A36171" w:rsidRPr="00BF31BC" w:rsidRDefault="00A36171" w:rsidP="00A36171">
      <w:pPr>
        <w:pStyle w:val="A"/>
      </w:pPr>
      <w:r w:rsidRPr="00BF31BC">
        <w:t>C.</w:t>
      </w:r>
      <w:r w:rsidRPr="00BF31BC">
        <w:tab/>
        <w:t xml:space="preserve">There shall be no penalty for underpayment of estimated tax with regard to amounts paid under protest and such amounts paid under protest shall not be due until the due date of the return without regard to extensions. </w:t>
      </w:r>
    </w:p>
    <w:p w14:paraId="41C72ACD" w14:textId="77777777" w:rsidR="00A36171" w:rsidRPr="00BF31BC" w:rsidRDefault="00A36171" w:rsidP="00A36171">
      <w:pPr>
        <w:pStyle w:val="AuthorityNote"/>
      </w:pPr>
      <w:r w:rsidRPr="00BF31BC">
        <w:t>AUTHORITY NOTE:</w:t>
      </w:r>
      <w:r w:rsidRPr="00BF31BC">
        <w:tab/>
        <w:t>Promulgated in accordance with R.S. 47:1576.</w:t>
      </w:r>
    </w:p>
    <w:p w14:paraId="10C1C57B" w14:textId="77777777" w:rsidR="000A70F9" w:rsidRDefault="000A70F9">
      <w:pPr>
        <w:pStyle w:val="HistoricalNote"/>
      </w:pPr>
      <w:r>
        <w:t>HISTORICAL NOTE:</w:t>
      </w:r>
      <w:r>
        <w:tab/>
        <w:t>Promulgated by the Department of Revenue and Taxation, Income Tax Divis</w:t>
      </w:r>
      <w:r w:rsidR="00A36171">
        <w:t xml:space="preserve">ion, LR 22:1230 </w:t>
      </w:r>
      <w:r w:rsidR="00A36171">
        <w:t xml:space="preserve">(December 1996), </w:t>
      </w:r>
      <w:r w:rsidR="00A36171" w:rsidRPr="00BF31BC">
        <w:t>amended by the Department of Revenue, Policy Services Division, LR 40:</w:t>
      </w:r>
      <w:r w:rsidR="00A36171">
        <w:t>2615 (December 2014).</w:t>
      </w:r>
    </w:p>
    <w:p w14:paraId="74C1AC57" w14:textId="77777777" w:rsidR="000A70F9" w:rsidRDefault="000A70F9">
      <w:pPr>
        <w:pStyle w:val="Section"/>
      </w:pPr>
      <w:bookmarkStart w:id="1222" w:name="_Toc233690157"/>
      <w:bookmarkStart w:id="1223" w:name="_Toc234030743"/>
      <w:bookmarkStart w:id="1224" w:name="_Toc243721367"/>
      <w:bookmarkStart w:id="1225" w:name="_Toc259619607"/>
      <w:bookmarkStart w:id="1226" w:name="_Toc262718693"/>
      <w:bookmarkStart w:id="1227" w:name="_Toc275165465"/>
      <w:bookmarkStart w:id="1228" w:name="_Toc238197702"/>
      <w:r>
        <w:t>§4908.</w:t>
      </w:r>
      <w:r>
        <w:tab/>
        <w:t>Insufficient Funds Checks</w:t>
      </w:r>
      <w:bookmarkEnd w:id="1222"/>
      <w:bookmarkEnd w:id="1223"/>
      <w:bookmarkEnd w:id="1224"/>
      <w:bookmarkEnd w:id="1225"/>
      <w:bookmarkEnd w:id="1226"/>
      <w:bookmarkEnd w:id="1227"/>
      <w:bookmarkEnd w:id="1228"/>
    </w:p>
    <w:p w14:paraId="44FD6956" w14:textId="77777777" w:rsidR="000A70F9" w:rsidRDefault="000A70F9">
      <w:pPr>
        <w:pStyle w:val="A"/>
      </w:pPr>
      <w:r>
        <w:t>A.</w:t>
      </w:r>
      <w:r>
        <w:tab/>
        <w:t>In the event a check used to make a remittance of tax under protest pursuant to R.S. 47:1576 is returned unpaid by the bank on which it is drawn for any reason related to the account on which the check is written, such shall constitute a failure to remit taxes.</w:t>
      </w:r>
    </w:p>
    <w:p w14:paraId="48BED917" w14:textId="77777777" w:rsidR="000A70F9" w:rsidRDefault="000A70F9">
      <w:pPr>
        <w:pStyle w:val="AuthorityNote"/>
      </w:pPr>
      <w:r>
        <w:t>AUTHORITY NOTE:</w:t>
      </w:r>
      <w:r>
        <w:tab/>
        <w:t>Promulgated in accordance with R.S. 47:1576.</w:t>
      </w:r>
    </w:p>
    <w:p w14:paraId="5C9B20D2" w14:textId="77777777" w:rsidR="000A70F9" w:rsidRDefault="000A70F9">
      <w:pPr>
        <w:pStyle w:val="HistoricalNote"/>
      </w:pPr>
      <w:r>
        <w:t>HISTORICAL NOTE:</w:t>
      </w:r>
      <w:r>
        <w:tab/>
        <w:t>Promulgated by the Department of Revenue, Policy Services Division, LR 28:347 (February 2002).</w:t>
      </w:r>
    </w:p>
    <w:p w14:paraId="4646ED7C" w14:textId="77777777" w:rsidR="000A70F9" w:rsidRDefault="000A70F9">
      <w:pPr>
        <w:pStyle w:val="Section"/>
      </w:pPr>
      <w:bookmarkStart w:id="1229" w:name="_Toc233690158"/>
      <w:bookmarkStart w:id="1230" w:name="_Toc234030744"/>
      <w:bookmarkStart w:id="1231" w:name="_Toc243721368"/>
      <w:bookmarkStart w:id="1232" w:name="_Toc259619608"/>
      <w:bookmarkStart w:id="1233" w:name="_Toc262718694"/>
      <w:bookmarkStart w:id="1234" w:name="_Toc275165466"/>
      <w:bookmarkStart w:id="1235" w:name="_Toc238197703"/>
      <w:r>
        <w:t>§4909.</w:t>
      </w:r>
      <w:r>
        <w:tab/>
        <w:t>Refund Claims</w:t>
      </w:r>
      <w:bookmarkEnd w:id="1229"/>
      <w:bookmarkEnd w:id="1230"/>
      <w:bookmarkEnd w:id="1231"/>
      <w:bookmarkEnd w:id="1232"/>
      <w:bookmarkEnd w:id="1233"/>
      <w:bookmarkEnd w:id="1234"/>
      <w:bookmarkEnd w:id="1235"/>
    </w:p>
    <w:p w14:paraId="2A1175AE" w14:textId="77777777" w:rsidR="009F28EB" w:rsidRPr="0089616C" w:rsidRDefault="000A70F9" w:rsidP="009F28EB">
      <w:pPr>
        <w:pStyle w:val="A"/>
      </w:pPr>
      <w:r>
        <w:t>A.</w:t>
      </w:r>
      <w:r>
        <w:tab/>
      </w:r>
      <w:r w:rsidR="009F28EB" w:rsidRPr="0089616C">
        <w:t>Taxpayers filing claims for refunds or credits of overpayments of tax, penalty or interest as authorized by R.S. 47:1621 and in accordance with R.S. 47:1623 must comply with the following procedures.</w:t>
      </w:r>
    </w:p>
    <w:p w14:paraId="7ADC608F" w14:textId="77777777" w:rsidR="009F28EB" w:rsidRPr="0089616C" w:rsidRDefault="009F28EB" w:rsidP="009F28EB">
      <w:pPr>
        <w:pStyle w:val="1"/>
      </w:pPr>
      <w:r w:rsidRPr="0089616C">
        <w:t>1.</w:t>
      </w:r>
      <w:r w:rsidRPr="0089616C">
        <w:tab/>
        <w:t>A claim for refund or credit shall be written in the English language, and be:</w:t>
      </w:r>
    </w:p>
    <w:p w14:paraId="737151AC" w14:textId="77777777" w:rsidR="009F28EB" w:rsidRPr="0089616C" w:rsidRDefault="009F28EB" w:rsidP="009F28EB">
      <w:pPr>
        <w:pStyle w:val="a0"/>
      </w:pPr>
      <w:r w:rsidRPr="0089616C">
        <w:t>a.</w:t>
      </w:r>
      <w:r w:rsidRPr="0089616C">
        <w:tab/>
        <w:t>submitted on claims for refund/credit forms provided by the secretary; or</w:t>
      </w:r>
    </w:p>
    <w:p w14:paraId="5D5719E9" w14:textId="77777777" w:rsidR="009F28EB" w:rsidRPr="0089616C" w:rsidRDefault="009F28EB" w:rsidP="009F28EB">
      <w:pPr>
        <w:pStyle w:val="a0"/>
      </w:pPr>
      <w:r w:rsidRPr="0089616C">
        <w:t>b.</w:t>
      </w:r>
      <w:r w:rsidRPr="0089616C">
        <w:tab/>
        <w:t>written in a format substantially the same as that provided by the secretary; or</w:t>
      </w:r>
    </w:p>
    <w:p w14:paraId="7189E52B" w14:textId="77777777" w:rsidR="009F28EB" w:rsidRPr="0089616C" w:rsidRDefault="009F28EB" w:rsidP="009F28EB">
      <w:pPr>
        <w:pStyle w:val="a0"/>
      </w:pPr>
      <w:r w:rsidRPr="0089616C">
        <w:t>c.</w:t>
      </w:r>
      <w:r w:rsidRPr="0089616C">
        <w:tab/>
        <w:t>submitted by timely filing an amended return.</w:t>
      </w:r>
    </w:p>
    <w:p w14:paraId="5229A78B" w14:textId="77777777" w:rsidR="009F28EB" w:rsidRPr="0089616C" w:rsidRDefault="009F28EB" w:rsidP="009F28EB">
      <w:pPr>
        <w:pStyle w:val="1"/>
      </w:pPr>
      <w:r w:rsidRPr="0089616C">
        <w:t>2.</w:t>
      </w:r>
      <w:r w:rsidRPr="0089616C">
        <w:tab/>
        <w:t>A claim for refund shall be signed and dated by the taxpayer or his authorized representative, and shall:</w:t>
      </w:r>
    </w:p>
    <w:p w14:paraId="230D6254" w14:textId="77777777" w:rsidR="009F28EB" w:rsidRPr="0089616C" w:rsidRDefault="009F28EB" w:rsidP="009F28EB">
      <w:pPr>
        <w:pStyle w:val="a0"/>
      </w:pPr>
      <w:r w:rsidRPr="0089616C">
        <w:t>a.</w:t>
      </w:r>
      <w:r w:rsidRPr="0089616C">
        <w:tab/>
        <w:t>contain a clear statement detailing the reason for the claim;</w:t>
      </w:r>
    </w:p>
    <w:p w14:paraId="5381FA65" w14:textId="77777777" w:rsidR="009F28EB" w:rsidRPr="0089616C" w:rsidRDefault="009F28EB" w:rsidP="009F28EB">
      <w:pPr>
        <w:pStyle w:val="a0"/>
      </w:pPr>
      <w:r w:rsidRPr="0089616C">
        <w:t>b.</w:t>
      </w:r>
      <w:r w:rsidRPr="0089616C">
        <w:tab/>
        <w:t>indicate the appropriate tax and tax amount by tax period; and</w:t>
      </w:r>
    </w:p>
    <w:p w14:paraId="3C6FD247" w14:textId="77777777" w:rsidR="009F28EB" w:rsidRPr="0089616C" w:rsidRDefault="009F28EB" w:rsidP="009F28EB">
      <w:pPr>
        <w:pStyle w:val="a0"/>
      </w:pPr>
      <w:r w:rsidRPr="0089616C">
        <w:t>c.</w:t>
      </w:r>
      <w:r w:rsidRPr="0089616C">
        <w:tab/>
        <w:t>be submitted to an appropriate office, division, or representative of</w:t>
      </w:r>
      <w:r>
        <w:t xml:space="preserve"> the Department of Revenue. An </w:t>
      </w:r>
      <w:r w:rsidRPr="00E42D46">
        <w:rPr>
          <w:i/>
        </w:rPr>
        <w:t xml:space="preserve">appropriate office, division, </w:t>
      </w:r>
      <w:r w:rsidRPr="00E42D46">
        <w:t>or</w:t>
      </w:r>
      <w:r w:rsidRPr="00E42D46">
        <w:rPr>
          <w:i/>
        </w:rPr>
        <w:t xml:space="preserve"> representative of the Department of Revenue</w:t>
      </w:r>
      <w:r w:rsidRPr="0089616C">
        <w:t xml:space="preserve"> means:</w:t>
      </w:r>
    </w:p>
    <w:p w14:paraId="28E2C29D" w14:textId="77777777" w:rsidR="009F28EB" w:rsidRPr="0089616C" w:rsidRDefault="009F28EB" w:rsidP="009F28EB">
      <w:pPr>
        <w:pStyle w:val="i0"/>
      </w:pPr>
      <w:r>
        <w:tab/>
      </w:r>
      <w:r w:rsidRPr="0089616C">
        <w:t>i.</w:t>
      </w:r>
      <w:r w:rsidRPr="0089616C">
        <w:tab/>
        <w:t>a regional service center or regional audit office;</w:t>
      </w:r>
    </w:p>
    <w:p w14:paraId="1E50CC31" w14:textId="77777777" w:rsidR="009F28EB" w:rsidRPr="0089616C" w:rsidRDefault="009F28EB" w:rsidP="009F28EB">
      <w:pPr>
        <w:pStyle w:val="i0"/>
      </w:pPr>
      <w:r>
        <w:tab/>
      </w:r>
      <w:r w:rsidRPr="0089616C">
        <w:t>ii.</w:t>
      </w:r>
      <w:r w:rsidRPr="0089616C">
        <w:tab/>
        <w:t>the appropriate division located at the department's headquarters in Baton Rouge;</w:t>
      </w:r>
    </w:p>
    <w:p w14:paraId="1CB62E66" w14:textId="77777777" w:rsidR="009F28EB" w:rsidRPr="0089616C" w:rsidRDefault="009F28EB" w:rsidP="009F28EB">
      <w:pPr>
        <w:pStyle w:val="i0"/>
      </w:pPr>
      <w:r>
        <w:tab/>
      </w:r>
      <w:r w:rsidRPr="0089616C">
        <w:t>iii.</w:t>
      </w:r>
      <w:r w:rsidRPr="0089616C">
        <w:tab/>
        <w:t>the Office of Alcohol and Tobacco Control for taxes or fees collected by that office;</w:t>
      </w:r>
    </w:p>
    <w:p w14:paraId="141EB42F" w14:textId="77777777" w:rsidR="009F28EB" w:rsidRPr="0089616C" w:rsidRDefault="009F28EB" w:rsidP="009F28EB">
      <w:pPr>
        <w:pStyle w:val="i0"/>
      </w:pPr>
      <w:r>
        <w:tab/>
      </w:r>
      <w:r w:rsidRPr="0089616C">
        <w:t>iv.</w:t>
      </w:r>
      <w:r w:rsidRPr="0089616C">
        <w:tab/>
        <w:t>the tax collection officer assigned responsibility for the taxpayer's account for the period and tax related to the refund claim;</w:t>
      </w:r>
    </w:p>
    <w:p w14:paraId="78F31A3B" w14:textId="77777777" w:rsidR="009F28EB" w:rsidRPr="0089616C" w:rsidRDefault="009F28EB" w:rsidP="009F28EB">
      <w:pPr>
        <w:pStyle w:val="i0"/>
      </w:pPr>
      <w:r>
        <w:tab/>
      </w:r>
      <w:r w:rsidRPr="0089616C">
        <w:t>v.</w:t>
      </w:r>
      <w:r w:rsidRPr="0089616C">
        <w:tab/>
        <w:t>the field or office auditor that is examining the taxpayer's account for the period and tax related to the refund claim;</w:t>
      </w:r>
    </w:p>
    <w:p w14:paraId="21423B40" w14:textId="77777777" w:rsidR="009F28EB" w:rsidRPr="0089616C" w:rsidRDefault="009F28EB" w:rsidP="009F28EB">
      <w:pPr>
        <w:pStyle w:val="i0"/>
      </w:pPr>
      <w:r>
        <w:tab/>
      </w:r>
      <w:r w:rsidRPr="0089616C">
        <w:t>vi.</w:t>
      </w:r>
      <w:r w:rsidRPr="0089616C">
        <w:tab/>
        <w:t>the audit reviewer responsible for reviewing the audit file relating to the tax and tax period of the refund claim.</w:t>
      </w:r>
    </w:p>
    <w:p w14:paraId="04E7DCCC" w14:textId="77777777" w:rsidR="009F28EB" w:rsidRPr="007E46B3" w:rsidRDefault="009F28EB" w:rsidP="009F28EB">
      <w:pPr>
        <w:pStyle w:val="1"/>
      </w:pPr>
      <w:r w:rsidRPr="007E46B3">
        <w:t>3.</w:t>
      </w:r>
      <w:r w:rsidRPr="007E46B3">
        <w:tab/>
        <w:t>Information and documentation required by statute or regulation to be provided in support of a claim for refund or credit, shall be attached to and submitted with the taxpayer’s claim for refund or credit.</w:t>
      </w:r>
    </w:p>
    <w:p w14:paraId="4E0E29B8" w14:textId="77777777" w:rsidR="009F28EB" w:rsidRPr="007E46B3" w:rsidRDefault="009F28EB" w:rsidP="009F28EB">
      <w:pPr>
        <w:pStyle w:val="1"/>
      </w:pPr>
      <w:r>
        <w:lastRenderedPageBreak/>
        <w:t>4.</w:t>
      </w:r>
      <w:r w:rsidRPr="007E46B3">
        <w:tab/>
        <w:t>Information or documentation required by statute or regulation to be maintained by the taxpayer in regard to a tax levied or credit granted pursuant to Title 47 of the Revised Statutes or any other tax, fee, charge, exclusion, exemption, credit or rebate administered by the secretary shall be provided within thirty days of written request by the secretary.</w:t>
      </w:r>
    </w:p>
    <w:p w14:paraId="106346BF" w14:textId="77777777" w:rsidR="009F28EB" w:rsidRPr="00D21997" w:rsidRDefault="009F28EB" w:rsidP="009F28EB">
      <w:pPr>
        <w:pStyle w:val="A"/>
      </w:pPr>
      <w:r w:rsidRPr="00D21997">
        <w:t>B.</w:t>
      </w:r>
      <w:r w:rsidRPr="00D21997">
        <w:tab/>
        <w:t>Claims for refund shall be approved or denied by the secretary or his designee in accordance with written Departmental policy and procedures.</w:t>
      </w:r>
    </w:p>
    <w:p w14:paraId="4B9DCB21" w14:textId="77777777" w:rsidR="000A70F9" w:rsidRDefault="009F28EB" w:rsidP="009F28EB">
      <w:pPr>
        <w:pStyle w:val="A"/>
        <w:spacing w:after="80"/>
      </w:pPr>
      <w:r w:rsidRPr="00D21997">
        <w:t>C.</w:t>
      </w:r>
      <w:r w:rsidRPr="00D21997">
        <w:tab/>
        <w:t>Claims for refunds that have not been approved within one year of the date received or that have been denied may be appealed by taxpayer to the board of tax appeals in accordance with R.S. 47:1625.</w:t>
      </w:r>
    </w:p>
    <w:p w14:paraId="7F867E3C" w14:textId="77777777" w:rsidR="000A70F9" w:rsidRDefault="000A70F9">
      <w:pPr>
        <w:pStyle w:val="AuthorityNote"/>
      </w:pPr>
      <w:r>
        <w:t>AUTHORITY NOTE:</w:t>
      </w:r>
      <w:r>
        <w:tab/>
        <w:t>Promulgated in accordance with R.S. 47:1621, 1623, and 1625.</w:t>
      </w:r>
    </w:p>
    <w:p w14:paraId="65A5CE6A" w14:textId="77777777" w:rsidR="000A70F9" w:rsidRDefault="000A70F9">
      <w:pPr>
        <w:pStyle w:val="HistoricalNote"/>
      </w:pPr>
      <w:r>
        <w:t>HISTORICAL NOTE:</w:t>
      </w:r>
      <w:r>
        <w:tab/>
        <w:t>Promulgated by the Department of Revenue, Office of the Secretary, LR 26:95 (January 2000)</w:t>
      </w:r>
      <w:r w:rsidR="009F28EB" w:rsidRPr="00A05891">
        <w:t xml:space="preserve">; </w:t>
      </w:r>
      <w:r w:rsidR="009F28EB">
        <w:t xml:space="preserve">amended by the Department of Revenue, Policy Service Division, </w:t>
      </w:r>
      <w:r w:rsidR="009F28EB" w:rsidRPr="00A05891">
        <w:t xml:space="preserve">LR </w:t>
      </w:r>
      <w:r w:rsidR="009F28EB">
        <w:t>47:1334 (September 2021).</w:t>
      </w:r>
    </w:p>
    <w:p w14:paraId="24EC93D9" w14:textId="77777777" w:rsidR="000A70F9" w:rsidRDefault="000A70F9">
      <w:pPr>
        <w:pStyle w:val="Section"/>
      </w:pPr>
      <w:bookmarkStart w:id="1236" w:name="_Toc233690159"/>
      <w:bookmarkStart w:id="1237" w:name="_Toc234030745"/>
      <w:bookmarkStart w:id="1238" w:name="_Toc243721369"/>
      <w:bookmarkStart w:id="1239" w:name="_Toc259619609"/>
      <w:bookmarkStart w:id="1240" w:name="_Toc262718695"/>
      <w:bookmarkStart w:id="1241" w:name="_Toc275165467"/>
      <w:bookmarkStart w:id="1242" w:name="_Toc238197704"/>
      <w:r>
        <w:t>§4910.</w:t>
      </w:r>
      <w:r>
        <w:tab/>
        <w:t>Electronic Funds Transfer</w:t>
      </w:r>
      <w:bookmarkEnd w:id="1236"/>
      <w:bookmarkEnd w:id="1237"/>
      <w:bookmarkEnd w:id="1238"/>
      <w:bookmarkEnd w:id="1239"/>
      <w:bookmarkEnd w:id="1240"/>
      <w:bookmarkEnd w:id="1241"/>
      <w:bookmarkEnd w:id="1242"/>
    </w:p>
    <w:p w14:paraId="22F0AF6B" w14:textId="77777777" w:rsidR="000A70F9" w:rsidRDefault="000A70F9">
      <w:pPr>
        <w:pStyle w:val="A"/>
      </w:pPr>
      <w:r>
        <w:t>A.</w:t>
      </w:r>
      <w:r>
        <w:tab/>
        <w:t>Electronic Funds Transfer Requirements</w:t>
      </w:r>
    </w:p>
    <w:p w14:paraId="153B6E15" w14:textId="77777777" w:rsidR="00B74691" w:rsidRPr="00C96387" w:rsidRDefault="000A70F9" w:rsidP="00B74691">
      <w:pPr>
        <w:pStyle w:val="1"/>
        <w:rPr>
          <w:bCs/>
        </w:rPr>
      </w:pPr>
      <w:r>
        <w:t>1.</w:t>
      </w:r>
      <w:r>
        <w:tab/>
      </w:r>
      <w:r w:rsidR="00B74691" w:rsidRPr="00C96387">
        <w:t xml:space="preserve">Taxpayers are required to remit their tax payments by electronic funds transfer when the payments made in connection with the filing of any business tax return or report averaged, during the prior 12-month period, more than $5,000 per reporting period. </w:t>
      </w:r>
    </w:p>
    <w:p w14:paraId="23FAE895" w14:textId="77777777" w:rsidR="00B74691" w:rsidRPr="00C96387" w:rsidRDefault="00B74691" w:rsidP="00B74691">
      <w:pPr>
        <w:pStyle w:val="1"/>
      </w:pPr>
      <w:r w:rsidRPr="00C96387">
        <w:t>2.</w:t>
      </w:r>
      <w:r w:rsidRPr="00C96387">
        <w:tab/>
        <w:t>Any taxpayer may voluntarily remit amounts due by electronic funds transfer.</w:t>
      </w:r>
    </w:p>
    <w:p w14:paraId="72B1BF2A" w14:textId="6BB96482" w:rsidR="000A70F9" w:rsidRDefault="00B74691" w:rsidP="00B74691">
      <w:pPr>
        <w:pStyle w:val="A"/>
      </w:pPr>
      <w:r w:rsidRPr="00C96387">
        <w:t>B.</w:t>
      </w:r>
      <w:r w:rsidRPr="00C96387">
        <w:tab/>
        <w:t>Definitions. For the purposes of this Section, the following terms are defined</w:t>
      </w:r>
      <w:r w:rsidR="000A70F9">
        <w:t>.</w:t>
      </w:r>
    </w:p>
    <w:p w14:paraId="27FFA266" w14:textId="77777777" w:rsidR="000A70F9" w:rsidRDefault="000A70F9" w:rsidP="00F847FF">
      <w:pPr>
        <w:pStyle w:val="1"/>
        <w:spacing w:after="80"/>
      </w:pPr>
      <w:r>
        <w:rPr>
          <w:i/>
          <w:iCs/>
        </w:rPr>
        <w:t>Automated Clearinghouse Credit</w:t>
      </w:r>
      <w:r w:rsidR="00432750">
        <w:sym w:font="Symbol" w:char="F0BE"/>
      </w:r>
      <w:r>
        <w:t xml:space="preserve">an automated clearinghouse transaction in which taxpayers through their own banks, originate an entry crediting the state's bank account and debiting their own bank account. Banking costs incurred for the </w:t>
      </w:r>
      <w:r w:rsidRPr="00565F23">
        <w:t>automated clearinghouse credit</w:t>
      </w:r>
      <w:r>
        <w:t xml:space="preserve"> transaction shall be paid by the person originating the credit.</w:t>
      </w:r>
    </w:p>
    <w:p w14:paraId="1505EB83" w14:textId="77777777" w:rsidR="000A70F9" w:rsidRDefault="000A70F9" w:rsidP="00F847FF">
      <w:pPr>
        <w:pStyle w:val="1"/>
        <w:spacing w:after="80"/>
      </w:pPr>
      <w:r>
        <w:rPr>
          <w:i/>
          <w:iCs/>
        </w:rPr>
        <w:t>Automated Clearinghouse Debit</w:t>
      </w:r>
      <w:r w:rsidR="00432750">
        <w:sym w:font="Symbol" w:char="F0BE"/>
      </w:r>
      <w:r>
        <w:t>an automated clearinghouse transaction in which the state, through its designated depository bank, originates an automated clearinghouse transaction debiting the taxpayer's bank account and crediting the state's bank account for the amount of tax. Banking costs incurred for the automated clearinghouse debit transaction shall be paid by the state.</w:t>
      </w:r>
    </w:p>
    <w:p w14:paraId="1F28CCDF" w14:textId="77777777" w:rsidR="000A70F9" w:rsidRDefault="000A70F9" w:rsidP="00F847FF">
      <w:pPr>
        <w:pStyle w:val="1"/>
        <w:spacing w:after="60"/>
      </w:pPr>
      <w:r>
        <w:rPr>
          <w:i/>
          <w:iCs/>
        </w:rPr>
        <w:t>Business Tax</w:t>
      </w:r>
      <w:r w:rsidR="00432750">
        <w:sym w:font="Symbol" w:char="F0BE"/>
      </w:r>
      <w:r>
        <w:t>any tax, except for individual income tax, collected by the Department of Revenue.</w:t>
      </w:r>
    </w:p>
    <w:p w14:paraId="7B48370A" w14:textId="77777777" w:rsidR="000A70F9" w:rsidRDefault="000A70F9" w:rsidP="00F847FF">
      <w:pPr>
        <w:pStyle w:val="1"/>
        <w:spacing w:after="60"/>
      </w:pPr>
      <w:r>
        <w:rPr>
          <w:i/>
          <w:iCs/>
        </w:rPr>
        <w:t>Electronic Funds Transfer</w:t>
      </w:r>
      <w:r w:rsidR="00432750">
        <w:sym w:font="Symbol" w:char="F0BE"/>
      </w:r>
      <w:r>
        <w:t xml:space="preserve">any transfer of funds other than a transaction originated by check, draft, or similar paper instrument, that is initiated electronically so as to order, instruct, or authorize a financial institution to debit or credit an account. </w:t>
      </w:r>
      <w:r w:rsidRPr="00565F23">
        <w:t>Electronic funds transfer</w:t>
      </w:r>
      <w:r>
        <w:t xml:space="preserve"> shall be accomplished by an </w:t>
      </w:r>
      <w:r w:rsidRPr="00565F23">
        <w:t>automated clearinghouse debit</w:t>
      </w:r>
      <w:r>
        <w:t xml:space="preserve"> or </w:t>
      </w:r>
      <w:r w:rsidRPr="00565F23">
        <w:t>automated clearinghouse credit. Federal Reserve Wire Transfers (FedWire)</w:t>
      </w:r>
      <w:r>
        <w:t xml:space="preserve"> may be used only in emergency situations and with prior approval from the department.</w:t>
      </w:r>
    </w:p>
    <w:p w14:paraId="1C746509" w14:textId="77777777" w:rsidR="000A70F9" w:rsidRDefault="000A70F9">
      <w:pPr>
        <w:pStyle w:val="1"/>
      </w:pPr>
      <w:r>
        <w:rPr>
          <w:i/>
          <w:iCs/>
        </w:rPr>
        <w:t>FedWire Transfer</w:t>
      </w:r>
      <w:r w:rsidR="00432750">
        <w:sym w:font="Symbol" w:char="F0BE"/>
      </w:r>
      <w:r>
        <w:t xml:space="preserve">any transaction originated by taxpayers utilizing the national electronic </w:t>
      </w:r>
      <w:r w:rsidRPr="00565F23">
        <w:t>payment</w:t>
      </w:r>
      <w:r>
        <w:t xml:space="preserve"> system to transfer funds through the Federal Reserve banks, when the taxpayers debit their own bank accounts and credit the state's bank account. </w:t>
      </w:r>
      <w:r w:rsidRPr="00565F23">
        <w:t>Electronic funds transfers</w:t>
      </w:r>
      <w:r>
        <w:t xml:space="preserve"> may be made by FedWire only if payment cannot, for good cause, be made by </w:t>
      </w:r>
      <w:r w:rsidRPr="00565F23">
        <w:t>automated clearinghouse debit or credit</w:t>
      </w:r>
      <w:r>
        <w:t xml:space="preserve"> and the use of FedWire has the prior approval of the department. Banking costs incurred for the FedWire transaction shall be paid by the person originating the transaction.</w:t>
      </w:r>
    </w:p>
    <w:p w14:paraId="4611D7EB" w14:textId="77777777" w:rsidR="00B74691" w:rsidRPr="00C96387" w:rsidRDefault="00B74691" w:rsidP="00B74691">
      <w:pPr>
        <w:pStyle w:val="1"/>
      </w:pPr>
      <w:bookmarkStart w:id="1243" w:name="_Hlk219455386"/>
      <w:r w:rsidRPr="00C96387">
        <w:rPr>
          <w:i/>
          <w:iCs/>
        </w:rPr>
        <w:t>Other Immediately Investible Funds</w:t>
      </w:r>
      <w:r w:rsidRPr="00C96387">
        <w:sym w:font="Symbol" w:char="F0BE"/>
      </w:r>
      <w:r w:rsidRPr="00C96387">
        <w:t xml:space="preserve"> money orders, credit and debit card payments, bank drafts, certified checks, teller's checks, electronic checks, and cashier's checks. The taxpayer is responsible for payment of any fee charged for making payment by means defined in this Paragraph as other immediately investible funds.</w:t>
      </w:r>
    </w:p>
    <w:p w14:paraId="359529AA" w14:textId="77777777" w:rsidR="00B74691" w:rsidRPr="00C96387" w:rsidRDefault="00B74691" w:rsidP="00B74691">
      <w:pPr>
        <w:pStyle w:val="1"/>
      </w:pPr>
      <w:r w:rsidRPr="00C96387">
        <w:rPr>
          <w:i/>
          <w:iCs/>
        </w:rPr>
        <w:t>Payment</w:t>
      </w:r>
      <w:r w:rsidRPr="00C96387">
        <w:sym w:font="Symbol" w:char="F0BE"/>
      </w:r>
      <w:r w:rsidRPr="00C96387">
        <w:t>any amount paid to the Department of Revenue representing a tax, fee, interest, penalty, or other amount.</w:t>
      </w:r>
    </w:p>
    <w:p w14:paraId="366C29B0" w14:textId="77777777" w:rsidR="00B74691" w:rsidRPr="00C96387" w:rsidRDefault="00B74691" w:rsidP="00B74691">
      <w:pPr>
        <w:pStyle w:val="A"/>
      </w:pPr>
      <w:r w:rsidRPr="00C96387">
        <w:t>C.</w:t>
      </w:r>
      <w:r w:rsidRPr="00C96387">
        <w:tab/>
        <w:t>Taxes Required to be Electronically Transferred. Tax payments required to be electronically transferred may include corporation income and franchise taxes including declaration payments; income tax withholding; sales and use taxes; severance taxes; excise taxes; and any other tax or fee administered or collected by the Department of Revenue except for individual income tax. A separate electronic funds transfer shall be made for each return.</w:t>
      </w:r>
    </w:p>
    <w:p w14:paraId="6E8810FD" w14:textId="77777777" w:rsidR="00B74691" w:rsidRPr="00C96387" w:rsidRDefault="00B74691" w:rsidP="00B74691">
      <w:pPr>
        <w:pStyle w:val="A"/>
      </w:pPr>
      <w:r w:rsidRPr="00C96387">
        <w:t>D.</w:t>
      </w:r>
      <w:r w:rsidRPr="00C96387">
        <w:tab/>
        <w:t>Taxpayer Notification</w:t>
      </w:r>
    </w:p>
    <w:p w14:paraId="7500A1C2" w14:textId="77777777" w:rsidR="00B74691" w:rsidRPr="00C96387" w:rsidRDefault="00B74691" w:rsidP="00B74691">
      <w:pPr>
        <w:pStyle w:val="1"/>
      </w:pPr>
      <w:r w:rsidRPr="00C96387">
        <w:t>1.</w:t>
      </w:r>
      <w:r w:rsidRPr="00C96387">
        <w:tab/>
        <w:t>Those taxpayers required to electronically transfer tax payments pursuant to this Section will be notified in writing by the department of the electronic funds transfer data format and procedures at least 90 days prior to the required electronic funds transfer effective date. Once required to remit taxes by electronic funds transfer, the taxpayer must continue to do so until notified otherwise by the department.</w:t>
      </w:r>
    </w:p>
    <w:p w14:paraId="344A8664" w14:textId="77777777" w:rsidR="00B74691" w:rsidRPr="00C96387" w:rsidRDefault="00B74691" w:rsidP="00B74691">
      <w:pPr>
        <w:pStyle w:val="1"/>
      </w:pPr>
      <w:r w:rsidRPr="00C96387">
        <w:t>2.</w:t>
      </w:r>
      <w:r w:rsidRPr="00C96387">
        <w:tab/>
        <w:t>After one year, taxpayers whose average payments have decreased below the threshold may request to be relieved of the electronic funds transfer requirement.</w:t>
      </w:r>
    </w:p>
    <w:p w14:paraId="7F94BA55" w14:textId="691E7C0D" w:rsidR="000A70F9" w:rsidRDefault="00B74691" w:rsidP="00B74691">
      <w:pPr>
        <w:pStyle w:val="1"/>
      </w:pPr>
      <w:r w:rsidRPr="00C96387">
        <w:t>3.</w:t>
      </w:r>
      <w:r w:rsidRPr="00C96387">
        <w:tab/>
        <w:t>Taxpayers experiencing a change in business operations that results in the average payments not meeting the requirements, may request to be relieved of the electronic funds transfer requirement</w:t>
      </w:r>
      <w:bookmarkEnd w:id="1243"/>
      <w:r>
        <w:t>.</w:t>
      </w:r>
    </w:p>
    <w:p w14:paraId="07BD5DD9" w14:textId="77777777" w:rsidR="000A70F9" w:rsidRDefault="000A70F9">
      <w:pPr>
        <w:pStyle w:val="A"/>
      </w:pPr>
      <w:r>
        <w:t>E.</w:t>
      </w:r>
      <w:r>
        <w:tab/>
        <w:t>Failure to Timely Transfer Electronically</w:t>
      </w:r>
    </w:p>
    <w:p w14:paraId="06C5F0D4" w14:textId="77777777" w:rsidR="000A70F9" w:rsidRDefault="000A70F9">
      <w:pPr>
        <w:pStyle w:val="1"/>
      </w:pPr>
      <w:r>
        <w:t>1.</w:t>
      </w:r>
      <w:r>
        <w:tab/>
        <w:t xml:space="preserve">Remittances transmitted electronically are considered timely paid if the </w:t>
      </w:r>
      <w:r w:rsidRPr="00565F23">
        <w:t>payment</w:t>
      </w:r>
      <w:r>
        <w:t xml:space="preserve"> transaction's confirmation time and date stamp is on or before the due date. However, if the </w:t>
      </w:r>
      <w:r w:rsidRPr="00565F23">
        <w:t>payment</w:t>
      </w:r>
      <w:r>
        <w:t xml:space="preserve"> is not timely paid, the date of receipt by the secretary will govern for purposes of determining the amount</w:t>
      </w:r>
      <w:r w:rsidR="00565F23">
        <w:t xml:space="preserve"> of any late payment penalties.</w:t>
      </w:r>
    </w:p>
    <w:p w14:paraId="72B4A1D2" w14:textId="77777777" w:rsidR="000A70F9" w:rsidRDefault="000A70F9">
      <w:pPr>
        <w:pStyle w:val="1"/>
      </w:pPr>
      <w:r>
        <w:t>2.</w:t>
      </w:r>
      <w:r>
        <w:tab/>
        <w:t xml:space="preserve">Failure to make </w:t>
      </w:r>
      <w:r w:rsidRPr="00565F23">
        <w:t>payment</w:t>
      </w:r>
      <w:r>
        <w:t xml:space="preserve"> or remittance in immediately available funds in a timely manner, or failure to provide such evidence of </w:t>
      </w:r>
      <w:r w:rsidRPr="00565F23">
        <w:t>payment</w:t>
      </w:r>
      <w:r>
        <w:t xml:space="preserve"> or remittance in a timely manner, shall subject the affected taxpayer or obligee to penalty, interest, and loss of applicable discount, as provided by state law for delinquent or deficient tax, fee or obligation </w:t>
      </w:r>
      <w:r w:rsidRPr="00565F23">
        <w:lastRenderedPageBreak/>
        <w:t>payments. If payment</w:t>
      </w:r>
      <w:r>
        <w:t xml:space="preserve"> is timely made in other than immediately available funds, penalty, interest, and loss of applicable discount shall be added to the amount due from the due date of the tax, fee or obligation </w:t>
      </w:r>
      <w:r w:rsidRPr="00565F23">
        <w:t>payment</w:t>
      </w:r>
      <w:r>
        <w:t xml:space="preserve"> to the date that funds from the tax, fee, or obligation payment subsequently becomes available to the state.</w:t>
      </w:r>
    </w:p>
    <w:p w14:paraId="16B0E6F5" w14:textId="77777777" w:rsidR="000A70F9" w:rsidRDefault="000A70F9">
      <w:pPr>
        <w:pStyle w:val="1"/>
      </w:pPr>
      <w:r>
        <w:t>3.</w:t>
      </w:r>
      <w:r>
        <w:tab/>
        <w:t xml:space="preserve">When the statutory filing deadline, without regard to extensions, falls on a Saturday, Sunday, or Federal Reserve holiday, the </w:t>
      </w:r>
      <w:r w:rsidRPr="00565F23">
        <w:t>payments</w:t>
      </w:r>
      <w:r>
        <w:t xml:space="preserve"> must be electronically transferred by the next business day.</w:t>
      </w:r>
    </w:p>
    <w:p w14:paraId="1B990D9D" w14:textId="77777777" w:rsidR="000A70F9" w:rsidRDefault="000A70F9">
      <w:pPr>
        <w:pStyle w:val="1"/>
      </w:pPr>
      <w:r>
        <w:t>4.</w:t>
      </w:r>
      <w:r>
        <w:tab/>
        <w:t xml:space="preserve">If a taxpayer has made a good faith attempt and exercises due diligence in initiating a </w:t>
      </w:r>
      <w:r w:rsidRPr="00565F23">
        <w:t>payment</w:t>
      </w:r>
      <w:r>
        <w:t xml:space="preserve"> under the provisions of R.S. 47:1519 and this rule, but because of unexpected problems arising at financial institutions, Federal Reserve facilities, the automated clearinghouse system, or state agencies, the </w:t>
      </w:r>
      <w:r w:rsidRPr="00565F23">
        <w:t>payment</w:t>
      </w:r>
      <w:r>
        <w:t xml:space="preserve"> is not timely received, the delinquent penalty may be waived as provided by R.S. 47:1603. Before a waiver will be considered, taxpayers must furnish the department with documentation proving that due diligence was exercised and that the delay was clearly beyond their control.</w:t>
      </w:r>
    </w:p>
    <w:p w14:paraId="59ABF3E2" w14:textId="77777777" w:rsidR="002D1351" w:rsidRPr="008A66C2" w:rsidRDefault="002D1351" w:rsidP="002D1351">
      <w:pPr>
        <w:pStyle w:val="1"/>
      </w:pPr>
      <w:r w:rsidRPr="008A66C2">
        <w:t>5.</w:t>
      </w:r>
      <w:r w:rsidRPr="008A66C2">
        <w:tab/>
        <w:t>Tax return must be filed.</w:t>
      </w:r>
    </w:p>
    <w:p w14:paraId="34B8199E" w14:textId="77777777" w:rsidR="002D1351" w:rsidRPr="008A66C2" w:rsidRDefault="002D1351" w:rsidP="002D1351">
      <w:pPr>
        <w:pStyle w:val="a0"/>
      </w:pPr>
      <w:r w:rsidRPr="008A66C2">
        <w:t>a.</w:t>
      </w:r>
      <w:r w:rsidRPr="008A66C2">
        <w:tab/>
        <w:t xml:space="preserve">A tax return or report must be filed separately from the electronic transmission of the remittance. </w:t>
      </w:r>
    </w:p>
    <w:p w14:paraId="15BB872F" w14:textId="77777777" w:rsidR="002D1351" w:rsidRPr="008A66C2" w:rsidRDefault="002D1351" w:rsidP="002D1351">
      <w:pPr>
        <w:pStyle w:val="a0"/>
      </w:pPr>
      <w:r w:rsidRPr="008A66C2">
        <w:t>b. Failure to timely file a tax return or report shall subject the affected taxpayer or obligee to penalty, interest, and loss of applicable discount, as provided by state law.</w:t>
      </w:r>
    </w:p>
    <w:p w14:paraId="563DE62C" w14:textId="77777777" w:rsidR="002D1351" w:rsidRPr="008A66C2" w:rsidRDefault="002D1351" w:rsidP="002D1351">
      <w:pPr>
        <w:pStyle w:val="1"/>
      </w:pPr>
      <w:r w:rsidRPr="008A66C2">
        <w:t>6.</w:t>
      </w:r>
      <w:r w:rsidRPr="008A66C2">
        <w:tab/>
        <w:t>In situations involving extenuating circumstances as set forth in writing by the taxpayer and deemed reasonable by the secretary of the Department of Revenue, the secretary may grant an exception to the requirement to transmit funds electronically</w:t>
      </w:r>
      <w:r>
        <w:t>.</w:t>
      </w:r>
    </w:p>
    <w:p w14:paraId="1FB4067F" w14:textId="77777777" w:rsidR="001042A1" w:rsidRPr="00336751" w:rsidRDefault="002D1351" w:rsidP="002D1351">
      <w:pPr>
        <w:pStyle w:val="AuthorityNote"/>
      </w:pPr>
      <w:r>
        <w:t>AUTHORITY NOTE:</w:t>
      </w:r>
      <w:r>
        <w:tab/>
      </w:r>
      <w:r w:rsidRPr="008A66C2">
        <w:t xml:space="preserve">Promulgated </w:t>
      </w:r>
      <w:r w:rsidR="008E10B3">
        <w:t>in accordance with R.S. 47:1519</w:t>
      </w:r>
      <w:r w:rsidRPr="008A66C2">
        <w:t xml:space="preserve"> and R.S. 47:1511.</w:t>
      </w:r>
    </w:p>
    <w:p w14:paraId="5869E7D0" w14:textId="17FD0633" w:rsidR="001042A1" w:rsidRPr="00336751" w:rsidRDefault="001042A1" w:rsidP="001042A1">
      <w:pPr>
        <w:pStyle w:val="HistoricalNote"/>
      </w:pPr>
      <w:r w:rsidRPr="00336751">
        <w:t>HISTORICAL NOTE:</w:t>
      </w:r>
      <w:r w:rsidRPr="00336751">
        <w:tab/>
        <w:t>Promulgated by the Department of Revenue and Taxation, Office of the Secretary, LR 19:1032 (August 1993), repromulgated LR 19:1340 (October 1993), amended LR 20:672 (June 1994), LR 23:448 (April 1997), amended by the Department of Revenue, Office of the Secretary, LR 25:2442 (December 1999), amended by the Department of Revenue, Policy Services Division, LR 28:866 (April 2002), LR 29:2854 (December 2</w:t>
      </w:r>
      <w:r w:rsidR="002D1351">
        <w:t xml:space="preserve">003), LR 31:484 (February 2005), </w:t>
      </w:r>
      <w:r w:rsidR="002D1351" w:rsidRPr="008A66C2">
        <w:t>LR</w:t>
      </w:r>
      <w:r w:rsidR="002D1351">
        <w:t xml:space="preserve"> 38:2382 (September 2012)</w:t>
      </w:r>
      <w:r w:rsidR="00B74691">
        <w:t xml:space="preserve">, </w:t>
      </w:r>
      <w:r w:rsidR="00B74691" w:rsidRPr="00C96387">
        <w:t>LR 52:71 (January 2026).</w:t>
      </w:r>
    </w:p>
    <w:p w14:paraId="71EF00CF" w14:textId="77777777" w:rsidR="000A70F9" w:rsidRDefault="000A70F9">
      <w:pPr>
        <w:pStyle w:val="Section"/>
      </w:pPr>
      <w:bookmarkStart w:id="1244" w:name="_Toc233690160"/>
      <w:bookmarkStart w:id="1245" w:name="_Toc234030746"/>
      <w:bookmarkStart w:id="1246" w:name="_Toc243721370"/>
      <w:bookmarkStart w:id="1247" w:name="_Toc259619610"/>
      <w:bookmarkStart w:id="1248" w:name="_Toc262718696"/>
      <w:bookmarkStart w:id="1249" w:name="_Toc275165468"/>
      <w:bookmarkStart w:id="1250" w:name="_Toc238197705"/>
      <w:r>
        <w:t>§4911.</w:t>
      </w:r>
      <w:r>
        <w:tab/>
        <w:t>File Date of Returns and Other Documents; Payment Dates</w:t>
      </w:r>
      <w:bookmarkEnd w:id="1244"/>
      <w:bookmarkEnd w:id="1245"/>
      <w:bookmarkEnd w:id="1246"/>
      <w:bookmarkEnd w:id="1247"/>
      <w:bookmarkEnd w:id="1248"/>
      <w:bookmarkEnd w:id="1249"/>
      <w:bookmarkEnd w:id="1250"/>
    </w:p>
    <w:p w14:paraId="78FEF4C4" w14:textId="77777777" w:rsidR="000A70F9" w:rsidRDefault="000A70F9">
      <w:pPr>
        <w:pStyle w:val="A"/>
      </w:pPr>
      <w:r>
        <w:t>A.</w:t>
      </w:r>
      <w:r>
        <w:tab/>
        <w:t>Definitions. For the purposes of these rules, the following terms shall have the meanings ascribed to them in this Section.</w:t>
      </w:r>
    </w:p>
    <w:p w14:paraId="6800EEDF" w14:textId="77777777" w:rsidR="000A70F9" w:rsidRDefault="000A70F9">
      <w:pPr>
        <w:pStyle w:val="1"/>
      </w:pPr>
      <w:r>
        <w:rPr>
          <w:i/>
        </w:rPr>
        <w:t>Courier</w:t>
      </w:r>
      <w:r w:rsidR="00432750">
        <w:sym w:font="Symbol" w:char="F0BE"/>
      </w:r>
      <w:r>
        <w:t>a</w:t>
      </w:r>
      <w:r>
        <w:rPr>
          <w:i/>
        </w:rPr>
        <w:t xml:space="preserve"> </w:t>
      </w:r>
      <w:r>
        <w:t>messenger other than the United States Postal Service that delivers parcels, packages and the like containing returns, report</w:t>
      </w:r>
      <w:r w:rsidR="00565F23">
        <w:t>s, other documents or payments.</w:t>
      </w:r>
    </w:p>
    <w:p w14:paraId="06D8E1F8" w14:textId="77777777" w:rsidR="000A70F9" w:rsidRDefault="000A70F9">
      <w:pPr>
        <w:pStyle w:val="1"/>
      </w:pPr>
      <w:r>
        <w:rPr>
          <w:i/>
        </w:rPr>
        <w:t>Electronically</w:t>
      </w:r>
      <w:r w:rsidR="00432750">
        <w:sym w:font="Symbol" w:char="F0BE"/>
      </w:r>
      <w:r>
        <w:t>by computer, telephone or internet.</w:t>
      </w:r>
    </w:p>
    <w:p w14:paraId="49618B5C" w14:textId="77777777" w:rsidR="000A70F9" w:rsidRDefault="000A70F9">
      <w:pPr>
        <w:pStyle w:val="1"/>
      </w:pPr>
      <w:r>
        <w:rPr>
          <w:i/>
        </w:rPr>
        <w:t>Postage</w:t>
      </w:r>
      <w:r w:rsidR="00432750">
        <w:sym w:font="Symbol" w:char="F0BE"/>
      </w:r>
      <w:r>
        <w:t>the</w:t>
      </w:r>
      <w:r>
        <w:rPr>
          <w:i/>
        </w:rPr>
        <w:t xml:space="preserve"> </w:t>
      </w:r>
      <w:r>
        <w:t>amount of money paid for the delivery of a piece of mail by the United States Postal Service.</w:t>
      </w:r>
    </w:p>
    <w:p w14:paraId="3E2C1EF7" w14:textId="77777777" w:rsidR="000A70F9" w:rsidRDefault="000A70F9">
      <w:pPr>
        <w:pStyle w:val="1"/>
      </w:pPr>
      <w:r>
        <w:rPr>
          <w:i/>
        </w:rPr>
        <w:t>Postage Meter</w:t>
      </w:r>
      <w:r w:rsidR="00432750">
        <w:sym w:font="Symbol" w:char="F0BE"/>
      </w:r>
      <w:r>
        <w:t>the</w:t>
      </w:r>
      <w:r>
        <w:rPr>
          <w:i/>
        </w:rPr>
        <w:t xml:space="preserve"> </w:t>
      </w:r>
      <w:r w:rsidRPr="00565F23">
        <w:t>postage</w:t>
      </w:r>
      <w:r>
        <w:t xml:space="preserve"> printing die and </w:t>
      </w:r>
      <w:r w:rsidRPr="00565F23">
        <w:t>postage</w:t>
      </w:r>
      <w:r>
        <w:t xml:space="preserve"> registering mechanism of a mailing machine which must meet postal service test specifications and is subject to inspection by the United States Postal Service.</w:t>
      </w:r>
    </w:p>
    <w:p w14:paraId="3DACBBB4" w14:textId="77777777" w:rsidR="000A70F9" w:rsidRDefault="000A70F9">
      <w:pPr>
        <w:pStyle w:val="1"/>
      </w:pPr>
      <w:r>
        <w:rPr>
          <w:i/>
        </w:rPr>
        <w:t>Postmark</w:t>
      </w:r>
      <w:r w:rsidR="00432750">
        <w:sym w:font="Symbol" w:char="F0BE"/>
      </w:r>
      <w:r>
        <w:t>an official mark made by the United States postal service on a piece of mail to cancel the stamp and to indicate the place and date of sending.</w:t>
      </w:r>
    </w:p>
    <w:p w14:paraId="26A9B74B" w14:textId="77777777" w:rsidR="000A70F9" w:rsidRDefault="000A70F9">
      <w:pPr>
        <w:pStyle w:val="A"/>
      </w:pPr>
      <w:r>
        <w:t>B.</w:t>
      </w:r>
      <w:r>
        <w:tab/>
        <w:t>File Date of a Return, Report and Other Document</w:t>
      </w:r>
    </w:p>
    <w:p w14:paraId="57E975FC" w14:textId="77777777" w:rsidR="000A70F9" w:rsidRDefault="000A70F9">
      <w:pPr>
        <w:pStyle w:val="1"/>
        <w:spacing w:after="80"/>
      </w:pPr>
      <w:r>
        <w:t>1.</w:t>
      </w:r>
      <w:r>
        <w:tab/>
        <w:t xml:space="preserve">Delivery by the United States Postal Service. A return, report or other document in a properly addressed envelope with sufficient </w:t>
      </w:r>
      <w:r w:rsidRPr="00565F23">
        <w:t>postage</w:t>
      </w:r>
      <w:r>
        <w:t xml:space="preserve"> delivered by the United States Postal Service is deemed filed on the date postmarked by the United States Postal Service. The </w:t>
      </w:r>
      <w:r w:rsidRPr="00565F23">
        <w:t>postmark</w:t>
      </w:r>
      <w:r>
        <w:t xml:space="preserve"> must bear a date on or before the last date prescribed for filing the return, report or other document in order to be considered timely filed. If the </w:t>
      </w:r>
      <w:r w:rsidRPr="00565F23">
        <w:t>postmark</w:t>
      </w:r>
      <w:r>
        <w:t xml:space="preserve"> on the envelope is not legible, the taxpayer has the burden of proving the date that the </w:t>
      </w:r>
      <w:r w:rsidRPr="00565F23">
        <w:t>postmark</w:t>
      </w:r>
      <w:r>
        <w:t xml:space="preserve"> was made. If the return, report or other document is sent by United States registered or certified mail, the date of registration is treated as the date of </w:t>
      </w:r>
      <w:r w:rsidRPr="00565F23">
        <w:t>postmark</w:t>
      </w:r>
      <w:r>
        <w:t xml:space="preserve">. A </w:t>
      </w:r>
      <w:r w:rsidRPr="00565F23">
        <w:t>postage meter</w:t>
      </w:r>
      <w:r>
        <w:t xml:space="preserve"> date is considered a valid </w:t>
      </w:r>
      <w:r w:rsidRPr="00C35EE3">
        <w:t>postmark</w:t>
      </w:r>
      <w:r>
        <w:t xml:space="preserve"> date provided it does not conflict with a legible United States Postal Service </w:t>
      </w:r>
      <w:r w:rsidRPr="00C35EE3">
        <w:t>postmark</w:t>
      </w:r>
      <w:r w:rsidRPr="003421A9">
        <w:rPr>
          <w:i/>
        </w:rPr>
        <w:t xml:space="preserve"> </w:t>
      </w:r>
      <w:r>
        <w:t>date. If the dates conflict, the United States Postal Service date shall override the meter date.</w:t>
      </w:r>
    </w:p>
    <w:p w14:paraId="3260382A" w14:textId="77777777" w:rsidR="000A70F9" w:rsidRDefault="000A70F9">
      <w:pPr>
        <w:pStyle w:val="1"/>
        <w:spacing w:after="80"/>
      </w:pPr>
      <w:r>
        <w:t>2.</w:t>
      </w:r>
      <w:r>
        <w:tab/>
        <w:t xml:space="preserve">Delivery by </w:t>
      </w:r>
      <w:r w:rsidRPr="00C35EE3">
        <w:t>Courier</w:t>
      </w:r>
      <w:r>
        <w:t xml:space="preserve">. A return, report or other document delivered by </w:t>
      </w:r>
      <w:r w:rsidRPr="00C35EE3">
        <w:t>courier</w:t>
      </w:r>
      <w:r>
        <w:t xml:space="preserve"> is deemed filed on the date it is delivered to the department's headquarters or a regional office. </w:t>
      </w:r>
    </w:p>
    <w:p w14:paraId="30576126" w14:textId="77777777" w:rsidR="000A70F9" w:rsidRDefault="000A70F9">
      <w:pPr>
        <w:pStyle w:val="1"/>
        <w:spacing w:after="80"/>
      </w:pPr>
      <w:r>
        <w:t>3.</w:t>
      </w:r>
      <w:r>
        <w:tab/>
        <w:t>Delivery by the Taxpayer. A return, report or other document delivered by the taxpayer or a representative of the taxpayer is deemed filed on the date it is delivered to the department's headquarters or a regional office.</w:t>
      </w:r>
    </w:p>
    <w:p w14:paraId="2336C9FF" w14:textId="77777777" w:rsidR="000A70F9" w:rsidRDefault="000A70F9">
      <w:pPr>
        <w:pStyle w:val="1"/>
        <w:spacing w:after="80"/>
      </w:pPr>
      <w:r>
        <w:t>4.</w:t>
      </w:r>
      <w:r>
        <w:tab/>
      </w:r>
      <w:r w:rsidRPr="00C35EE3">
        <w:t>Electronically</w:t>
      </w:r>
      <w:r>
        <w:t xml:space="preserve"> Filed. A return, report or other document filed </w:t>
      </w:r>
      <w:r w:rsidRPr="00C35EE3">
        <w:t>electronically</w:t>
      </w:r>
      <w:r>
        <w:t xml:space="preserve"> is deemed filed on the date transmitted to the department or to a third party acting as the department's agent.</w:t>
      </w:r>
    </w:p>
    <w:p w14:paraId="07EFF14A" w14:textId="77777777" w:rsidR="000A70F9" w:rsidRDefault="000A70F9" w:rsidP="00F847FF">
      <w:pPr>
        <w:pStyle w:val="1"/>
        <w:spacing w:after="80"/>
      </w:pPr>
      <w:r>
        <w:t>5.</w:t>
      </w:r>
      <w:r>
        <w:tab/>
        <w:t>Electronic Payment as a Substitute. In the case where a taxpayer is allowed to and has elected to have an electronic payment represent his return, the return shall be considered filed on the date the transmitted funds are posted to the state of Louisiana's bank account.</w:t>
      </w:r>
    </w:p>
    <w:p w14:paraId="1B085976" w14:textId="77777777" w:rsidR="000A70F9" w:rsidRDefault="000A70F9" w:rsidP="00F847FF">
      <w:pPr>
        <w:pStyle w:val="A"/>
        <w:spacing w:after="80"/>
      </w:pPr>
      <w:r>
        <w:t>C.</w:t>
      </w:r>
      <w:r>
        <w:tab/>
        <w:t>Payment Dates</w:t>
      </w:r>
    </w:p>
    <w:p w14:paraId="2A5CB279" w14:textId="77777777" w:rsidR="000A70F9" w:rsidRDefault="000A70F9" w:rsidP="00F847FF">
      <w:pPr>
        <w:pStyle w:val="1"/>
        <w:spacing w:after="80"/>
      </w:pPr>
      <w:r>
        <w:t>1.</w:t>
      </w:r>
      <w:r>
        <w:tab/>
        <w:t>Delivery by the United States Postal Service</w:t>
      </w:r>
    </w:p>
    <w:p w14:paraId="4137A50C" w14:textId="77777777" w:rsidR="000A70F9" w:rsidRDefault="000A70F9" w:rsidP="00F847FF">
      <w:pPr>
        <w:pStyle w:val="a0"/>
        <w:spacing w:after="80"/>
      </w:pPr>
      <w:r>
        <w:t>a.</w:t>
      </w:r>
      <w:r>
        <w:tab/>
        <w:t xml:space="preserve">A payment made in conjunction with the filing of a tax return and submitted in a properly addressed envelope with sufficient </w:t>
      </w:r>
      <w:r w:rsidRPr="00C35EE3">
        <w:t>postage</w:t>
      </w:r>
      <w:r>
        <w:t xml:space="preserve"> delivered by the United States Postal Service is deemed paid on the date it is postmarked. If the </w:t>
      </w:r>
      <w:r w:rsidRPr="00C35EE3">
        <w:t xml:space="preserve">postmark </w:t>
      </w:r>
      <w:r>
        <w:t xml:space="preserve">on the envelope is not legible, the taxpayer has the burden of proving the date that the </w:t>
      </w:r>
      <w:r w:rsidRPr="00C35EE3">
        <w:t>postmark</w:t>
      </w:r>
      <w:r>
        <w:t xml:space="preserve"> was made. If the payment is sent by United States registered or certified mail, the date of registration is treated as the date of </w:t>
      </w:r>
      <w:r w:rsidRPr="00C35EE3">
        <w:t>postmark. A postage meter</w:t>
      </w:r>
      <w:r>
        <w:t xml:space="preserve"> date is considered a valid </w:t>
      </w:r>
      <w:r w:rsidRPr="00C35EE3">
        <w:t xml:space="preserve">postmark </w:t>
      </w:r>
      <w:r>
        <w:t xml:space="preserve">date provided it does not conflict with a legible United States Postal Service </w:t>
      </w:r>
      <w:r w:rsidRPr="00C35EE3">
        <w:t>postmark</w:t>
      </w:r>
      <w:r>
        <w:t xml:space="preserve"> date. If the dates conflict, the United States Postal Service date shall override the meter date.</w:t>
      </w:r>
    </w:p>
    <w:p w14:paraId="0EC39614" w14:textId="77777777" w:rsidR="000A70F9" w:rsidRDefault="000A70F9">
      <w:pPr>
        <w:pStyle w:val="a0"/>
        <w:spacing w:before="120"/>
      </w:pPr>
      <w:r>
        <w:lastRenderedPageBreak/>
        <w:t>b.</w:t>
      </w:r>
      <w:r>
        <w:tab/>
        <w:t>Any payment other than that described in Subparagraph C.1.a above including but not limited to payments of billing notices and unidentified payments is deemed paid on the date it is delivered to the department's headquarters or a regional office.</w:t>
      </w:r>
    </w:p>
    <w:p w14:paraId="00613325" w14:textId="77777777" w:rsidR="000A70F9" w:rsidRDefault="000A70F9">
      <w:pPr>
        <w:pStyle w:val="1"/>
      </w:pPr>
      <w:r>
        <w:t>2.</w:t>
      </w:r>
      <w:r>
        <w:tab/>
        <w:t xml:space="preserve">Delivery by </w:t>
      </w:r>
      <w:r w:rsidRPr="00C35EE3">
        <w:t>Courier.</w:t>
      </w:r>
      <w:r>
        <w:t xml:space="preserve"> A payment delivered by courier is deemed paid on the date it is delivered to the department's headquarters or a regional office.</w:t>
      </w:r>
    </w:p>
    <w:p w14:paraId="2BF3B68F" w14:textId="77777777" w:rsidR="000A70F9" w:rsidRDefault="000A70F9">
      <w:pPr>
        <w:pStyle w:val="1"/>
      </w:pPr>
      <w:r>
        <w:t>3.</w:t>
      </w:r>
      <w:r>
        <w:tab/>
        <w:t>Delivery by the Taxpayer. A payment delivered by the taxpayer or a representative of the taxpayer is deemed paid on the date it is delivered to the department's headquarters or a regional office.</w:t>
      </w:r>
    </w:p>
    <w:p w14:paraId="3FAF548E" w14:textId="77777777" w:rsidR="000A70F9" w:rsidRDefault="000A70F9">
      <w:pPr>
        <w:pStyle w:val="1"/>
      </w:pPr>
      <w:r>
        <w:t>4.</w:t>
      </w:r>
      <w:r>
        <w:tab/>
        <w:t xml:space="preserve">Electronic Remittance. A payment remitted </w:t>
      </w:r>
      <w:r w:rsidRPr="00C35EE3">
        <w:t>electronically</w:t>
      </w:r>
      <w:r>
        <w:t xml:space="preserve"> is deemed paid on the date the transmitted funds are posted to the state of Louisiana's bank account. A taxpayer required by the provisions of R.S. 47:1519(B) and LAC 61:I.4910 to pay by electronic funds transfer must comply with the statutes and regulations governing electronic funds transfers, as well as written procedures prescribed by the department, in order to have the payment deemed timely paid.</w:t>
      </w:r>
    </w:p>
    <w:p w14:paraId="444BB430" w14:textId="77777777" w:rsidR="000A70F9" w:rsidRDefault="000A70F9">
      <w:pPr>
        <w:pStyle w:val="1"/>
      </w:pPr>
      <w:r>
        <w:t>5.</w:t>
      </w:r>
      <w:r>
        <w:tab/>
        <w:t>Dishonored Payment. A payment remitted to the department that is later dishonored by the taxpayer's financial institution or the taxpayer's representative's financial institution is not deemed paid until the date the replacement funds are posted to the state of Louisiana's bank account or guaranteed money is delivered to the department's headquarters or a regional office.</w:t>
      </w:r>
    </w:p>
    <w:p w14:paraId="274C5ECB" w14:textId="77777777" w:rsidR="000A70F9" w:rsidRDefault="000A70F9">
      <w:pPr>
        <w:pStyle w:val="AuthorityNote"/>
      </w:pPr>
      <w:r>
        <w:t>AUTHORITY NOTE:</w:t>
      </w:r>
      <w:r>
        <w:tab/>
        <w:t>Promulgated in accordance with R.S. 47:1511.</w:t>
      </w:r>
    </w:p>
    <w:p w14:paraId="37DD64EB" w14:textId="77777777" w:rsidR="000A70F9" w:rsidRDefault="000A70F9">
      <w:pPr>
        <w:pStyle w:val="HistoricalNote"/>
      </w:pPr>
      <w:r>
        <w:t>HISTORICAL NOTE:</w:t>
      </w:r>
      <w:r>
        <w:tab/>
        <w:t>Promulgated by the Louisiana Department of Revenue, Office of the Secretary, LR 27:1242 (August 2001).</w:t>
      </w:r>
    </w:p>
    <w:p w14:paraId="437556AD" w14:textId="77777777" w:rsidR="000A70F9" w:rsidRDefault="000A70F9">
      <w:pPr>
        <w:pStyle w:val="Section"/>
      </w:pPr>
      <w:bookmarkStart w:id="1251" w:name="_Toc233690161"/>
      <w:bookmarkStart w:id="1252" w:name="_Toc234030747"/>
      <w:bookmarkStart w:id="1253" w:name="_Toc243721371"/>
      <w:bookmarkStart w:id="1254" w:name="_Toc259619611"/>
      <w:bookmarkStart w:id="1255" w:name="_Toc262718697"/>
      <w:bookmarkStart w:id="1256" w:name="_Toc275165469"/>
      <w:bookmarkStart w:id="1257" w:name="_Toc238197706"/>
      <w:r>
        <w:t>§4913.</w:t>
      </w:r>
      <w:r>
        <w:tab/>
        <w:t>Collection of In-State Tax Liabilities by Debt Collection Agencies or the Attorney General's Office</w:t>
      </w:r>
      <w:bookmarkEnd w:id="1251"/>
      <w:bookmarkEnd w:id="1252"/>
      <w:bookmarkEnd w:id="1253"/>
      <w:bookmarkEnd w:id="1254"/>
      <w:bookmarkEnd w:id="1255"/>
      <w:bookmarkEnd w:id="1256"/>
      <w:bookmarkEnd w:id="1257"/>
    </w:p>
    <w:p w14:paraId="078AF362" w14:textId="77777777" w:rsidR="000A70F9" w:rsidRDefault="000A70F9">
      <w:pPr>
        <w:pStyle w:val="Text"/>
      </w:pPr>
      <w:r>
        <w:t>A.</w:t>
      </w:r>
      <w:r>
        <w:tab/>
        <w:t>Definitions</w:t>
      </w:r>
    </w:p>
    <w:p w14:paraId="78A7A37B" w14:textId="77777777" w:rsidR="000A70F9" w:rsidRDefault="000A70F9">
      <w:pPr>
        <w:pStyle w:val="1"/>
      </w:pPr>
      <w:r>
        <w:t>1.</w:t>
      </w:r>
      <w:r>
        <w:tab/>
        <w:t>For purposes of this rule, the following terms shall have the meaning ascribed to them.</w:t>
      </w:r>
    </w:p>
    <w:p w14:paraId="52379E51" w14:textId="77777777" w:rsidR="000A70F9" w:rsidRDefault="000A70F9">
      <w:pPr>
        <w:pStyle w:val="a0"/>
      </w:pPr>
      <w:r>
        <w:rPr>
          <w:i/>
          <w:iCs/>
        </w:rPr>
        <w:t>Attorney General</w:t>
      </w:r>
      <w:r w:rsidR="00432750">
        <w:sym w:font="Symbol" w:char="F0BE"/>
      </w:r>
      <w:r>
        <w:t xml:space="preserve">the </w:t>
      </w:r>
      <w:r w:rsidR="00C35EE3" w:rsidRPr="00C35EE3">
        <w:t>A</w:t>
      </w:r>
      <w:r w:rsidRPr="00C35EE3">
        <w:t xml:space="preserve">ttorney </w:t>
      </w:r>
      <w:r w:rsidR="00C35EE3">
        <w:t>G</w:t>
      </w:r>
      <w:r w:rsidRPr="00C35EE3">
        <w:t>eneral</w:t>
      </w:r>
      <w:r>
        <w:t xml:space="preserve"> of the state of Louisiana.</w:t>
      </w:r>
    </w:p>
    <w:p w14:paraId="3AC17459" w14:textId="77777777" w:rsidR="000A70F9" w:rsidRDefault="000A70F9">
      <w:pPr>
        <w:pStyle w:val="a0"/>
      </w:pPr>
      <w:r>
        <w:rPr>
          <w:i/>
          <w:iCs/>
        </w:rPr>
        <w:t>Collection Contractor</w:t>
      </w:r>
      <w:r w:rsidR="00432750">
        <w:sym w:font="Symbol" w:char="F0BE"/>
      </w:r>
      <w:r>
        <w:t xml:space="preserve">the </w:t>
      </w:r>
      <w:r w:rsidRPr="00C35EE3">
        <w:t xml:space="preserve">attorney general </w:t>
      </w:r>
      <w:r>
        <w:t>or one or more private persons, companies, associations, or corporations who provide debt collection services inside the state.</w:t>
      </w:r>
    </w:p>
    <w:p w14:paraId="2A995BE4" w14:textId="77777777" w:rsidR="000A70F9" w:rsidRDefault="000A70F9">
      <w:pPr>
        <w:pStyle w:val="A"/>
        <w:tabs>
          <w:tab w:val="clear" w:pos="540"/>
          <w:tab w:val="left" w:pos="700"/>
        </w:tabs>
      </w:pPr>
      <w:r>
        <w:t>B.1.</w:t>
      </w:r>
      <w:r>
        <w:tab/>
        <w:t xml:space="preserve">The secretary is authorized to enter into contracts with </w:t>
      </w:r>
      <w:r w:rsidRPr="00C35EE3">
        <w:t>collection contractors</w:t>
      </w:r>
      <w:r>
        <w:t xml:space="preserve"> to facilitate the collection of taxes, interest, penalties, and fees due the department after an obligation has become collectible by distraint and sale.</w:t>
      </w:r>
    </w:p>
    <w:p w14:paraId="58670056" w14:textId="77777777" w:rsidR="000A70F9" w:rsidRDefault="000A70F9">
      <w:pPr>
        <w:pStyle w:val="1"/>
      </w:pPr>
      <w:r>
        <w:t>2.</w:t>
      </w:r>
      <w:r>
        <w:tab/>
        <w:t xml:space="preserve">The secretary may only enter into a collection contract after notice by regular mail has been transmitted to the taxpayer at the address given in the last report filed by the taxpayer, or to any address obtainable from any private entity that will provide such address free of charge or from any federal, state, or local government entity, including but not </w:t>
      </w:r>
      <w:r>
        <w:t>limited to the United States Postal Service or from United States Postal Service certified software.</w:t>
      </w:r>
    </w:p>
    <w:p w14:paraId="0284BA2A" w14:textId="77777777" w:rsidR="000A70F9" w:rsidRDefault="000A70F9">
      <w:pPr>
        <w:pStyle w:val="1"/>
      </w:pPr>
      <w:r>
        <w:t>3.</w:t>
      </w:r>
      <w:r>
        <w:tab/>
        <w:t>The taxpayer will be informed of the following:</w:t>
      </w:r>
    </w:p>
    <w:p w14:paraId="38E68558" w14:textId="77777777" w:rsidR="000A70F9" w:rsidRDefault="000A70F9">
      <w:pPr>
        <w:pStyle w:val="a0"/>
      </w:pPr>
      <w:r>
        <w:t>a.</w:t>
      </w:r>
      <w:r>
        <w:tab/>
        <w:t>that the obligation is a final judgment;</w:t>
      </w:r>
    </w:p>
    <w:p w14:paraId="7E9661A0" w14:textId="77777777" w:rsidR="000A70F9" w:rsidRDefault="000A70F9">
      <w:pPr>
        <w:pStyle w:val="a0"/>
      </w:pPr>
      <w:r>
        <w:t>b.</w:t>
      </w:r>
      <w:r>
        <w:tab/>
        <w:t>all the actions the secretary is authorized to take in order to collect the debt; and</w:t>
      </w:r>
    </w:p>
    <w:p w14:paraId="6A2C341A" w14:textId="77777777" w:rsidR="000A70F9" w:rsidRDefault="000A70F9">
      <w:pPr>
        <w:pStyle w:val="a0"/>
        <w:rPr>
          <w:bCs/>
        </w:rPr>
      </w:pPr>
      <w:r>
        <w:t>c.</w:t>
      </w:r>
      <w:r>
        <w:tab/>
        <w:t>that if the debt is not paid within 60 days of the date of the notice, a collection fee not to exceed 25 percent of the total liability will be charged to the account.</w:t>
      </w:r>
    </w:p>
    <w:p w14:paraId="3CD7C8C0" w14:textId="77777777" w:rsidR="000A70F9" w:rsidRDefault="000A70F9">
      <w:pPr>
        <w:pStyle w:val="1"/>
        <w:rPr>
          <w:bCs/>
        </w:rPr>
      </w:pPr>
      <w:r>
        <w:t>4.</w:t>
      </w:r>
      <w:r>
        <w:tab/>
        <w:t xml:space="preserve">The taxpayer must pay the full amount of any additional charge for the collection of any taxes, interest, penalties, or fees. If an account is referred to a </w:t>
      </w:r>
      <w:r w:rsidRPr="00C35EE3">
        <w:t>collection contractor</w:t>
      </w:r>
      <w:r>
        <w:t xml:space="preserve">, the additional charge will be paid to the </w:t>
      </w:r>
      <w:r w:rsidRPr="00C35EE3">
        <w:t>collection contractor</w:t>
      </w:r>
      <w:r>
        <w:t>.</w:t>
      </w:r>
    </w:p>
    <w:p w14:paraId="3D3D3887" w14:textId="77777777" w:rsidR="000A70F9" w:rsidRDefault="000A70F9">
      <w:pPr>
        <w:pStyle w:val="A"/>
      </w:pPr>
      <w:r>
        <w:t>C.</w:t>
      </w:r>
      <w:r>
        <w:tab/>
        <w:t xml:space="preserve">The secretary will consider the following criteria in selecting </w:t>
      </w:r>
      <w:r w:rsidRPr="00C35EE3">
        <w:t>collection contractors</w:t>
      </w:r>
      <w:r>
        <w:t>:</w:t>
      </w:r>
    </w:p>
    <w:p w14:paraId="70AE7785" w14:textId="77777777" w:rsidR="000A70F9" w:rsidRDefault="000A70F9">
      <w:pPr>
        <w:pStyle w:val="1"/>
      </w:pPr>
      <w:r>
        <w:t>1.</w:t>
      </w:r>
      <w:r>
        <w:tab/>
        <w:t>fees charged;</w:t>
      </w:r>
    </w:p>
    <w:p w14:paraId="702C1968" w14:textId="77777777" w:rsidR="000A70F9" w:rsidRDefault="000A70F9">
      <w:pPr>
        <w:pStyle w:val="1"/>
      </w:pPr>
      <w:r>
        <w:t>2.</w:t>
      </w:r>
      <w:r>
        <w:tab/>
        <w:t>organizational structure;</w:t>
      </w:r>
    </w:p>
    <w:p w14:paraId="66D7A0CB" w14:textId="77777777" w:rsidR="000A70F9" w:rsidRDefault="000A70F9">
      <w:pPr>
        <w:pStyle w:val="1"/>
      </w:pPr>
      <w:r>
        <w:t>3.</w:t>
      </w:r>
      <w:r>
        <w:tab/>
        <w:t>experience with government accounts;</w:t>
      </w:r>
    </w:p>
    <w:p w14:paraId="794068E1" w14:textId="77777777" w:rsidR="000A70F9" w:rsidRDefault="000A70F9">
      <w:pPr>
        <w:pStyle w:val="1"/>
      </w:pPr>
      <w:r>
        <w:t>4.</w:t>
      </w:r>
      <w:r>
        <w:tab/>
        <w:t>computer capabilities including the ability to generate reports and formatting;</w:t>
      </w:r>
    </w:p>
    <w:p w14:paraId="37047779" w14:textId="77777777" w:rsidR="000A70F9" w:rsidRDefault="000A70F9">
      <w:pPr>
        <w:pStyle w:val="1"/>
      </w:pPr>
      <w:r>
        <w:t>5.</w:t>
      </w:r>
      <w:r>
        <w:tab/>
        <w:t>collection methodology;</w:t>
      </w:r>
    </w:p>
    <w:p w14:paraId="416840FD" w14:textId="77777777" w:rsidR="000A70F9" w:rsidRDefault="000A70F9">
      <w:pPr>
        <w:pStyle w:val="1"/>
      </w:pPr>
      <w:r>
        <w:t>6.</w:t>
      </w:r>
      <w:r>
        <w:tab/>
        <w:t>financial stability; and,</w:t>
      </w:r>
    </w:p>
    <w:p w14:paraId="5791F031" w14:textId="77777777" w:rsidR="000A70F9" w:rsidRDefault="000A70F9">
      <w:pPr>
        <w:pStyle w:val="1"/>
      </w:pPr>
      <w:r>
        <w:t>7.</w:t>
      </w:r>
      <w:r>
        <w:tab/>
        <w:t>personnel resources.</w:t>
      </w:r>
    </w:p>
    <w:p w14:paraId="14B8702E" w14:textId="77777777" w:rsidR="000A70F9" w:rsidRDefault="000A70F9">
      <w:pPr>
        <w:pStyle w:val="A"/>
      </w:pPr>
      <w:r>
        <w:t>D.</w:t>
      </w:r>
      <w:r>
        <w:tab/>
        <w:t xml:space="preserve">Prior to entering into any contract, the secretary will require a performance bond, cash, or securities from the </w:t>
      </w:r>
      <w:r w:rsidRPr="00C35EE3">
        <w:t xml:space="preserve">collection contractor </w:t>
      </w:r>
      <w:r>
        <w:t>in an amount not to exceed $100,000.</w:t>
      </w:r>
    </w:p>
    <w:p w14:paraId="02B4492A" w14:textId="77777777" w:rsidR="000A70F9" w:rsidRDefault="000A70F9" w:rsidP="00F847FF">
      <w:pPr>
        <w:pStyle w:val="A"/>
        <w:spacing w:after="80"/>
      </w:pPr>
      <w:r>
        <w:t>E.</w:t>
      </w:r>
      <w:r>
        <w:tab/>
        <w:t xml:space="preserve">Once the collection contract is entered into, the secretary will provide information to the </w:t>
      </w:r>
      <w:r w:rsidRPr="00C35EE3">
        <w:t xml:space="preserve">collection contractors </w:t>
      </w:r>
      <w:r>
        <w:t xml:space="preserve">concerning the accounts of individual taxpayers only to the extent necessary for the </w:t>
      </w:r>
      <w:r w:rsidRPr="00C35EE3">
        <w:t>collection contractor</w:t>
      </w:r>
      <w:r>
        <w:t xml:space="preserve"> to fulfill his contractual obligation.</w:t>
      </w:r>
    </w:p>
    <w:p w14:paraId="5967896D" w14:textId="77777777" w:rsidR="000A70F9" w:rsidRDefault="000A70F9" w:rsidP="00F847FF">
      <w:pPr>
        <w:pStyle w:val="1"/>
        <w:spacing w:after="80"/>
      </w:pPr>
      <w:r>
        <w:t>1.</w:t>
      </w:r>
      <w:r>
        <w:tab/>
        <w:t xml:space="preserve">The information furnished by the secretary will be considered confidential and privileged by the </w:t>
      </w:r>
      <w:r w:rsidRPr="00C35EE3">
        <w:t>collection contractor</w:t>
      </w:r>
      <w:r>
        <w:t xml:space="preserve"> and members of his staff, as provided by R.S. 47:1508.</w:t>
      </w:r>
    </w:p>
    <w:p w14:paraId="74100B24" w14:textId="77777777" w:rsidR="000A70F9" w:rsidRDefault="000A70F9" w:rsidP="00F847FF">
      <w:pPr>
        <w:pStyle w:val="1"/>
        <w:spacing w:after="80"/>
      </w:pPr>
      <w:r>
        <w:t>2.</w:t>
      </w:r>
      <w:r>
        <w:tab/>
      </w:r>
      <w:r w:rsidRPr="00C35EE3">
        <w:t>Collection contractors</w:t>
      </w:r>
      <w:r>
        <w:t xml:space="preserve"> may not take any action that exceeds the authority of the secretary and must follow the Fair Debt Collection Practices Act.</w:t>
      </w:r>
    </w:p>
    <w:p w14:paraId="26884E2E" w14:textId="77777777" w:rsidR="000A70F9" w:rsidRDefault="000A70F9" w:rsidP="00F847FF">
      <w:pPr>
        <w:pStyle w:val="A"/>
        <w:spacing w:after="80"/>
      </w:pPr>
      <w:r>
        <w:t>F.</w:t>
      </w:r>
      <w:r>
        <w:tab/>
        <w:t xml:space="preserve">With the approval of the secretary, the </w:t>
      </w:r>
      <w:r w:rsidRPr="00C35EE3">
        <w:t>collection contractor</w:t>
      </w:r>
      <w:r>
        <w:t xml:space="preserve"> may file suit, at his expense, in the name of the secretary in the courts of this state for the purpose of collecting the tax debt.</w:t>
      </w:r>
    </w:p>
    <w:p w14:paraId="562BF5FA" w14:textId="77777777" w:rsidR="000A70F9" w:rsidRDefault="000A70F9" w:rsidP="00F847FF">
      <w:pPr>
        <w:pStyle w:val="A"/>
        <w:tabs>
          <w:tab w:val="clear" w:pos="540"/>
          <w:tab w:val="left" w:pos="600"/>
        </w:tabs>
        <w:spacing w:after="80"/>
      </w:pPr>
      <w:r>
        <w:t>G.1.</w:t>
      </w:r>
      <w:r>
        <w:tab/>
        <w:t>Nothing contained in this rule shall be construed to affect in any manner any rights and remedies available to the taxpayer.</w:t>
      </w:r>
    </w:p>
    <w:p w14:paraId="6F886BA8" w14:textId="77777777" w:rsidR="000A70F9" w:rsidRDefault="000A70F9">
      <w:pPr>
        <w:pStyle w:val="1"/>
      </w:pPr>
      <w:r>
        <w:t>2.</w:t>
      </w:r>
      <w:r>
        <w:tab/>
        <w:t>This rule does not apply to a spouse who qualifies for liability relief under the innocent spouse provisions of R.S. 47:101.B(7).</w:t>
      </w:r>
    </w:p>
    <w:p w14:paraId="5F970530" w14:textId="77777777" w:rsidR="000A70F9" w:rsidRDefault="000A70F9">
      <w:pPr>
        <w:pStyle w:val="A"/>
      </w:pPr>
      <w:r>
        <w:lastRenderedPageBreak/>
        <w:t>H.</w:t>
      </w:r>
      <w:r>
        <w:tab/>
        <w:t xml:space="preserve">The </w:t>
      </w:r>
      <w:r w:rsidRPr="00C35EE3">
        <w:t>attorney general</w:t>
      </w:r>
      <w:r>
        <w:t xml:space="preserve"> will have a right of first refusal for all accounts selected to be sent to a </w:t>
      </w:r>
      <w:r w:rsidRPr="00C35EE3">
        <w:t>collection contractor</w:t>
      </w:r>
      <w:r>
        <w:t>.</w:t>
      </w:r>
    </w:p>
    <w:p w14:paraId="3FAEF7B3" w14:textId="77777777" w:rsidR="000A70F9" w:rsidRDefault="000A70F9">
      <w:pPr>
        <w:pStyle w:val="1"/>
      </w:pPr>
      <w:r>
        <w:t>1.</w:t>
      </w:r>
      <w:r>
        <w:tab/>
        <w:t xml:space="preserve">A list of accounts selected will be compiled by the secretary and forwarded to the </w:t>
      </w:r>
      <w:r w:rsidRPr="00C35EE3">
        <w:t>attorney general</w:t>
      </w:r>
      <w:r>
        <w:t xml:space="preserve"> for the exercise of his right of first refusal.</w:t>
      </w:r>
    </w:p>
    <w:p w14:paraId="36617222" w14:textId="77777777" w:rsidR="000A70F9" w:rsidRDefault="000A70F9">
      <w:pPr>
        <w:pStyle w:val="1"/>
      </w:pPr>
      <w:r>
        <w:t>2.</w:t>
      </w:r>
      <w:r>
        <w:tab/>
        <w:t>The right of first refusal shall be exercised within 30 days of the date of mailing or electronic transmission of the list.</w:t>
      </w:r>
    </w:p>
    <w:p w14:paraId="53644F9A" w14:textId="77777777" w:rsidR="000A70F9" w:rsidRDefault="000A70F9">
      <w:pPr>
        <w:pStyle w:val="1"/>
      </w:pPr>
      <w:r>
        <w:t>3.</w:t>
      </w:r>
      <w:r>
        <w:tab/>
        <w:t xml:space="preserve">If the attorney general fails to exercise his right of first refusal within 30 days or refuses to accept an account, the secretary may send the account to any </w:t>
      </w:r>
      <w:r w:rsidRPr="00C35EE3">
        <w:t>collection contractor</w:t>
      </w:r>
      <w:r>
        <w:t xml:space="preserve"> meeting the requirements of Subsection C.</w:t>
      </w:r>
    </w:p>
    <w:p w14:paraId="4A4EAB33" w14:textId="77777777" w:rsidR="000A70F9" w:rsidRDefault="000A70F9">
      <w:pPr>
        <w:pStyle w:val="1"/>
      </w:pPr>
      <w:r>
        <w:t>4.</w:t>
      </w:r>
      <w:r>
        <w:tab/>
        <w:t xml:space="preserve">When the </w:t>
      </w:r>
      <w:r w:rsidRPr="00C35EE3">
        <w:t>attorney general</w:t>
      </w:r>
      <w:r>
        <w:t xml:space="preserve"> accepts an account for collection, the collection fee may not exceed 15 percent of the total liability.</w:t>
      </w:r>
    </w:p>
    <w:p w14:paraId="470A9EB7" w14:textId="77777777" w:rsidR="000A70F9" w:rsidRDefault="000A70F9">
      <w:pPr>
        <w:pStyle w:val="AuthorityNote"/>
      </w:pPr>
      <w:r>
        <w:t>AUTHORITY NOTE:</w:t>
      </w:r>
      <w:r>
        <w:tab/>
        <w:t>Promulgated in accordance with R.S. 47:1511 and 47:1516.1.</w:t>
      </w:r>
    </w:p>
    <w:p w14:paraId="7D77AE7D" w14:textId="77777777" w:rsidR="000A70F9" w:rsidRDefault="000A70F9">
      <w:pPr>
        <w:pStyle w:val="HistoricalNote"/>
      </w:pPr>
      <w:r>
        <w:t>HISTORICAL NOTE:</w:t>
      </w:r>
      <w:r>
        <w:tab/>
        <w:t>Promulgated by the Louisiana Department of Revenue, Office of the Secretary, LR 28:2371 (November 2002).</w:t>
      </w:r>
    </w:p>
    <w:p w14:paraId="736DF3B5" w14:textId="77777777" w:rsidR="002B7AA0" w:rsidRPr="00204A02" w:rsidRDefault="002B7AA0" w:rsidP="002B7AA0">
      <w:pPr>
        <w:pStyle w:val="Section"/>
      </w:pPr>
      <w:bookmarkStart w:id="1258" w:name="_Toc238197707"/>
      <w:r w:rsidRPr="00204A02">
        <w:t>§</w:t>
      </w:r>
      <w:r>
        <w:t>4914</w:t>
      </w:r>
      <w:r w:rsidRPr="00204A02">
        <w:t>.</w:t>
      </w:r>
      <w:r w:rsidRPr="00204A02">
        <w:tab/>
        <w:t>Prescription of Refunds Claimed Pursuant to the Federal Combat-Injured Veterans Tax Fairness Act of 2016</w:t>
      </w:r>
      <w:bookmarkEnd w:id="1258"/>
      <w:r w:rsidRPr="00204A02">
        <w:t xml:space="preserve"> </w:t>
      </w:r>
    </w:p>
    <w:p w14:paraId="5C2B6229" w14:textId="77777777" w:rsidR="002B7AA0" w:rsidRPr="00204A02" w:rsidRDefault="002B7AA0" w:rsidP="002B7AA0">
      <w:pPr>
        <w:pStyle w:val="A"/>
      </w:pPr>
      <w:r w:rsidRPr="00204A02">
        <w:t>A.</w:t>
      </w:r>
      <w:r w:rsidRPr="00204A02">
        <w:tab/>
        <w:t>General.</w:t>
      </w:r>
      <w:r>
        <w:t xml:space="preserve"> </w:t>
      </w:r>
      <w:r w:rsidRPr="00204A02">
        <w:t>R.S. 47: 1623(G) provides for an extension of the prescriptive period applicable to certain individual income tax refunds.</w:t>
      </w:r>
      <w:r>
        <w:t xml:space="preserve"> </w:t>
      </w:r>
      <w:r w:rsidRPr="00204A02">
        <w:t>Taxpayers who received a federal income tax refund pursuant to the Combat-Injured Veterans Tax Fairness Act of 2016 are entitled to an extension of prescription on the corresponding Louisiana income tax refund.</w:t>
      </w:r>
      <w:r>
        <w:t xml:space="preserve"> </w:t>
      </w:r>
      <w:r w:rsidRPr="00204A02">
        <w:t>The extension of prescription only applies to refunds allowed pursuant to the Combat-Injured Veterans Tax Fairness Act of 2016.</w:t>
      </w:r>
    </w:p>
    <w:p w14:paraId="07619F08" w14:textId="77777777" w:rsidR="002B7AA0" w:rsidRPr="00204A02" w:rsidRDefault="002B7AA0" w:rsidP="002B7AA0">
      <w:pPr>
        <w:pStyle w:val="A"/>
      </w:pPr>
      <w:r w:rsidRPr="00204A02">
        <w:t>B.</w:t>
      </w:r>
      <w:r w:rsidRPr="00204A02">
        <w:tab/>
        <w:t>Combat-Injured Veterans Tax Fairness Act of 2016.</w:t>
      </w:r>
      <w:r>
        <w:t xml:space="preserve"> </w:t>
      </w:r>
      <w:r w:rsidRPr="00204A02">
        <w:t>On December 16, 2016, the President signed the Combat-Injured Veterans Tax Fairness Act of 2016 into law as Public Law 114-292.</w:t>
      </w:r>
      <w:r>
        <w:t xml:space="preserve"> </w:t>
      </w:r>
      <w:r w:rsidRPr="00204A02">
        <w:t>Public Law 114-292 provides an extension of the federal statute of limitations for refunds of income tax erroneously paid on lump-sum disability severance payments made by the U.S. Department of Defense.</w:t>
      </w:r>
      <w:r>
        <w:t xml:space="preserve"> </w:t>
      </w:r>
      <w:r w:rsidRPr="00204A02">
        <w:t>For tax years 1991 through 2016, the Department of Defense</w:t>
      </w:r>
      <w:r>
        <w:t xml:space="preserve"> </w:t>
      </w:r>
      <w:r w:rsidRPr="00204A02">
        <w:t>erroneously withheld income tax from lump-sum disability severance payments that are exempt from federal income tax pursuant to Section 104(a)(4) of the Internal Revenue Code.</w:t>
      </w:r>
    </w:p>
    <w:p w14:paraId="471EAB1B" w14:textId="77777777" w:rsidR="002B7AA0" w:rsidRPr="00204A02" w:rsidRDefault="002B7AA0" w:rsidP="002B7AA0">
      <w:pPr>
        <w:pStyle w:val="1"/>
      </w:pPr>
      <w:r w:rsidRPr="00204A02">
        <w:t>1.</w:t>
      </w:r>
      <w:r w:rsidRPr="00204A02">
        <w:tab/>
        <w:t>Erroneous Withholding.</w:t>
      </w:r>
      <w:r>
        <w:t xml:space="preserve"> </w:t>
      </w:r>
      <w:r w:rsidRPr="00204A02">
        <w:t>Federal income tax was erroneously withheld from the following Department of Defense payments:</w:t>
      </w:r>
    </w:p>
    <w:p w14:paraId="7E97034C" w14:textId="77777777" w:rsidR="002B7AA0" w:rsidRPr="00204A02" w:rsidRDefault="002B7AA0" w:rsidP="002B7AA0">
      <w:pPr>
        <w:pStyle w:val="a0"/>
      </w:pPr>
      <w:r>
        <w:t>a.</w:t>
      </w:r>
      <w:r>
        <w:tab/>
        <w:t>l</w:t>
      </w:r>
      <w:r w:rsidRPr="00204A02">
        <w:t>ump-sum disability severance payments for combat-related injuries; and</w:t>
      </w:r>
    </w:p>
    <w:p w14:paraId="0266684F" w14:textId="77777777" w:rsidR="002B7AA0" w:rsidRPr="00204A02" w:rsidRDefault="002B7AA0" w:rsidP="002B7AA0">
      <w:pPr>
        <w:pStyle w:val="a0"/>
      </w:pPr>
      <w:r>
        <w:t>b.</w:t>
      </w:r>
      <w:r>
        <w:tab/>
        <w:t>l</w:t>
      </w:r>
      <w:r w:rsidRPr="00204A02">
        <w:t>ump-sum disability severance payments that would qualify as disability compensation from the Department of Veterans Affairs</w:t>
      </w:r>
      <w:r>
        <w:t>.</w:t>
      </w:r>
    </w:p>
    <w:p w14:paraId="2DBC4F2E" w14:textId="77777777" w:rsidR="002B7AA0" w:rsidRPr="00204A02" w:rsidRDefault="002B7AA0" w:rsidP="002B7AA0">
      <w:pPr>
        <w:pStyle w:val="1"/>
      </w:pPr>
      <w:r w:rsidRPr="00204A02">
        <w:t>2.</w:t>
      </w:r>
      <w:r w:rsidRPr="00204A02">
        <w:tab/>
        <w:t>Required Notice.</w:t>
      </w:r>
      <w:r>
        <w:t xml:space="preserve"> </w:t>
      </w:r>
      <w:r w:rsidRPr="00204A02">
        <w:t>Public Law 114-292 requires the Department of Defense to provide notice to affected taxpayers whose exempt payments were subjected to erroneous withholding.</w:t>
      </w:r>
    </w:p>
    <w:p w14:paraId="2C365F32" w14:textId="77777777" w:rsidR="002B7AA0" w:rsidRPr="00204A02" w:rsidRDefault="002B7AA0" w:rsidP="002B7AA0">
      <w:pPr>
        <w:pStyle w:val="1"/>
      </w:pPr>
      <w:r w:rsidRPr="00204A02">
        <w:t>3.</w:t>
      </w:r>
      <w:r w:rsidRPr="00204A02">
        <w:tab/>
        <w:t>Federal Extension.</w:t>
      </w:r>
      <w:r>
        <w:t xml:space="preserve"> </w:t>
      </w:r>
      <w:r w:rsidRPr="00204A02">
        <w:t>Public Law 114-292 provides an extension of the three-year period for claiming a tax refund pursuant to Section 6511(a) of the Internal Revenue Code.</w:t>
      </w:r>
      <w:r>
        <w:t xml:space="preserve"> </w:t>
      </w:r>
      <w:r w:rsidRPr="00204A02">
        <w:t>The extension is one year after the date the required notice is provided to the taxpayer.</w:t>
      </w:r>
      <w:r>
        <w:t xml:space="preserve"> </w:t>
      </w:r>
    </w:p>
    <w:p w14:paraId="3CEED695" w14:textId="77777777" w:rsidR="002B7AA0" w:rsidRPr="00204A02" w:rsidRDefault="002B7AA0" w:rsidP="002B7AA0">
      <w:pPr>
        <w:pStyle w:val="1"/>
      </w:pPr>
      <w:r w:rsidRPr="00204A02">
        <w:t>4.</w:t>
      </w:r>
      <w:r w:rsidRPr="00204A02">
        <w:tab/>
        <w:t>Amended R</w:t>
      </w:r>
      <w:r>
        <w:t>eturn or Standard Refund Amount</w:t>
      </w:r>
    </w:p>
    <w:p w14:paraId="31AAEEAB" w14:textId="77777777" w:rsidR="002B7AA0" w:rsidRPr="00204A02" w:rsidRDefault="002B7AA0" w:rsidP="002B7AA0">
      <w:pPr>
        <w:pStyle w:val="a0"/>
      </w:pPr>
      <w:r w:rsidRPr="00204A02">
        <w:t>a.</w:t>
      </w:r>
      <w:r w:rsidRPr="00204A02">
        <w:tab/>
        <w:t>Pursuant to IR-2018-148, the Internal Revenue Service allows affected taxpayers, including the surviving relative of a deceased taxpayer, the option of either:</w:t>
      </w:r>
    </w:p>
    <w:p w14:paraId="0592D61D" w14:textId="77777777" w:rsidR="002B7AA0" w:rsidRPr="00204A02" w:rsidRDefault="002B7AA0" w:rsidP="002B7AA0">
      <w:pPr>
        <w:pStyle w:val="i0"/>
      </w:pPr>
      <w:r>
        <w:tab/>
      </w:r>
      <w:r w:rsidRPr="00204A02">
        <w:t>i.</w:t>
      </w:r>
      <w:r w:rsidRPr="00204A02">
        <w:tab/>
        <w:t xml:space="preserve">filing an amended federal income tax return for the tax period in which the lump-sum disability severance payments were received to remove the exempt income from gross </w:t>
      </w:r>
      <w:r>
        <w:t>income;</w:t>
      </w:r>
      <w:r w:rsidRPr="00204A02">
        <w:t xml:space="preserve"> or</w:t>
      </w:r>
    </w:p>
    <w:p w14:paraId="6D2CCEA7" w14:textId="77777777" w:rsidR="002B7AA0" w:rsidRPr="00204A02" w:rsidRDefault="002B7AA0" w:rsidP="002B7AA0">
      <w:pPr>
        <w:pStyle w:val="i0"/>
      </w:pPr>
      <w:r>
        <w:tab/>
      </w:r>
      <w:r w:rsidRPr="00204A02">
        <w:t>ii.</w:t>
      </w:r>
      <w:r w:rsidRPr="00204A02">
        <w:tab/>
        <w:t>claiming a standard refund amount.</w:t>
      </w:r>
      <w:r>
        <w:t xml:space="preserve"> </w:t>
      </w:r>
    </w:p>
    <w:p w14:paraId="6B00DEBE" w14:textId="77777777" w:rsidR="002B7AA0" w:rsidRPr="00204A02" w:rsidRDefault="002B7AA0" w:rsidP="002B7AA0">
      <w:pPr>
        <w:pStyle w:val="a0"/>
      </w:pPr>
      <w:r w:rsidRPr="00204A02">
        <w:t>b.</w:t>
      </w:r>
      <w:r w:rsidRPr="00204A02">
        <w:tab/>
        <w:t>The standard refund amounts are as follows:</w:t>
      </w:r>
    </w:p>
    <w:p w14:paraId="1B6E0574" w14:textId="77777777" w:rsidR="002B7AA0" w:rsidRPr="00204A02" w:rsidRDefault="002B7AA0" w:rsidP="002B7AA0">
      <w:pPr>
        <w:pStyle w:val="i0"/>
      </w:pPr>
      <w:r>
        <w:tab/>
      </w:r>
      <w:r w:rsidRPr="00204A02">
        <w:t>i.</w:t>
      </w:r>
      <w:r w:rsidRPr="00204A02">
        <w:tab/>
        <w:t>$1,750 for tax years 1991 through 2005</w:t>
      </w:r>
      <w:r>
        <w:t>;</w:t>
      </w:r>
    </w:p>
    <w:p w14:paraId="66D3F24E" w14:textId="77777777" w:rsidR="002B7AA0" w:rsidRPr="00204A02" w:rsidRDefault="002B7AA0" w:rsidP="002B7AA0">
      <w:pPr>
        <w:pStyle w:val="i0"/>
      </w:pPr>
      <w:r>
        <w:tab/>
      </w:r>
      <w:r w:rsidRPr="00204A02">
        <w:t>ii.</w:t>
      </w:r>
      <w:r w:rsidRPr="00204A02">
        <w:tab/>
        <w:t>$2,400 for tax years 2006 through 2010</w:t>
      </w:r>
      <w:r>
        <w:t>;</w:t>
      </w:r>
    </w:p>
    <w:p w14:paraId="6C0378E5" w14:textId="77777777" w:rsidR="002B7AA0" w:rsidRPr="00204A02" w:rsidRDefault="002B7AA0" w:rsidP="002B7AA0">
      <w:pPr>
        <w:pStyle w:val="i0"/>
      </w:pPr>
      <w:r>
        <w:tab/>
      </w:r>
      <w:r w:rsidRPr="00204A02">
        <w:t>iii.</w:t>
      </w:r>
      <w:r w:rsidRPr="00204A02">
        <w:tab/>
        <w:t>$3,200 for tax years 2011 through 2016</w:t>
      </w:r>
      <w:r>
        <w:t>.</w:t>
      </w:r>
    </w:p>
    <w:p w14:paraId="5C41CBDF" w14:textId="77777777" w:rsidR="002B7AA0" w:rsidRPr="00204A02" w:rsidRDefault="002B7AA0" w:rsidP="002B7AA0">
      <w:pPr>
        <w:pStyle w:val="A"/>
      </w:pPr>
      <w:r w:rsidRPr="00204A02">
        <w:t>C.</w:t>
      </w:r>
      <w:r>
        <w:tab/>
      </w:r>
      <w:r w:rsidRPr="00204A02">
        <w:t>Louisiana conformity with federal adjusted gross income.</w:t>
      </w:r>
      <w:r>
        <w:t xml:space="preserve"> </w:t>
      </w:r>
      <w:r w:rsidRPr="00204A02">
        <w:t>Pursuant to R.S. 47:293(1), Louisiana adjusted gross income means the adjusted gross income that is reportable on the federal income tax return.</w:t>
      </w:r>
      <w:r>
        <w:t xml:space="preserve"> </w:t>
      </w:r>
      <w:r w:rsidRPr="00204A02">
        <w:t>Thus, lump-sum disability severance payments that are exempt from federal income tax pursuant to Section 104(a)(4) of the Internal Revenue Code are likewise exempt from Louisiana income tax.</w:t>
      </w:r>
      <w:r>
        <w:t xml:space="preserve"> </w:t>
      </w:r>
      <w:r w:rsidRPr="00204A02">
        <w:t>Because Louisiana conforms to federal adjusted gross income, exempt lump-sum disability severance payments that were included in a taxpayer’s federal adjusted gross income were by default also included in Louisiana adjusted gross income.</w:t>
      </w:r>
      <w:r>
        <w:t xml:space="preserve"> </w:t>
      </w:r>
    </w:p>
    <w:p w14:paraId="63370C64" w14:textId="77777777" w:rsidR="002B7AA0" w:rsidRPr="00204A02" w:rsidRDefault="002B7AA0" w:rsidP="002B7AA0">
      <w:pPr>
        <w:pStyle w:val="A"/>
      </w:pPr>
      <w:r w:rsidRPr="00204A02">
        <w:t>D.</w:t>
      </w:r>
      <w:r w:rsidRPr="00204A02">
        <w:tab/>
        <w:t>Prescription of Refunds.</w:t>
      </w:r>
      <w:r>
        <w:t xml:space="preserve"> </w:t>
      </w:r>
      <w:r w:rsidRPr="00204A02">
        <w:t>Act 367 of the 2019 Regular Session of the Louisia</w:t>
      </w:r>
      <w:r w:rsidR="00692254">
        <w:t>na Legislature enacted R.S. 47:</w:t>
      </w:r>
      <w:r w:rsidRPr="00204A02">
        <w:t>1623(G), which provides for an extension of the prescriptive period applicable to certain refunds of Louisiana individual income tax.</w:t>
      </w:r>
      <w:r>
        <w:t xml:space="preserve"> </w:t>
      </w:r>
      <w:r w:rsidRPr="00204A02">
        <w:t>If a taxpayer receives a federal individual income tax refund pursuant to the Combat-Injured Veterans Tax Fairness Act of 2016, prescription is extended for the corresponding Louisiana income tax refund.</w:t>
      </w:r>
      <w:r>
        <w:t xml:space="preserve"> </w:t>
      </w:r>
    </w:p>
    <w:p w14:paraId="51E34520" w14:textId="77777777" w:rsidR="00692254" w:rsidRPr="00204A02" w:rsidRDefault="00692254" w:rsidP="00692254">
      <w:pPr>
        <w:pStyle w:val="1"/>
      </w:pPr>
      <w:r w:rsidRPr="00204A02">
        <w:t>1.</w:t>
      </w:r>
      <w:r w:rsidRPr="00204A02">
        <w:tab/>
        <w:t>Length of Extension.</w:t>
      </w:r>
      <w:r>
        <w:t xml:space="preserve"> </w:t>
      </w:r>
      <w:r w:rsidRPr="00204A02">
        <w:t>The prescriptive period does not expire until after two years from the date of the taxpayer’s receipt of the U.S. Department of Defense notice issued pursuant to the Combat-Injured Veterans Tax Fairness Act of 2016.</w:t>
      </w:r>
      <w:r>
        <w:t xml:space="preserve"> </w:t>
      </w:r>
      <w:r w:rsidRPr="00204A02">
        <w:t>The U.S. Department of Defense notice is deemed to be received on the last day of the month that is printed on the notice.</w:t>
      </w:r>
      <w:r>
        <w:t xml:space="preserve"> </w:t>
      </w:r>
      <w:r w:rsidRPr="00204A02">
        <w:t>For example, if the date of the U.S. Department of Defense notice is July 20, 2018, then the taxpayer has until July 31, 2020 to request a refund.</w:t>
      </w:r>
      <w:r>
        <w:t xml:space="preserve"> </w:t>
      </w:r>
      <w:r w:rsidRPr="00204A02">
        <w:t>Taxpayers that did not receive a U.S. Department of Defense notice but received a federal refund pursuant to the Combat-Injured Veterans Tax Fairness Act of 2016 have until July 31, 2020 to request a Louisiana refund.</w:t>
      </w:r>
      <w:r>
        <w:t xml:space="preserve"> </w:t>
      </w:r>
    </w:p>
    <w:p w14:paraId="16DFAC94" w14:textId="77777777" w:rsidR="00692254" w:rsidRPr="00204A02" w:rsidRDefault="00692254" w:rsidP="00692254">
      <w:pPr>
        <w:pStyle w:val="1"/>
      </w:pPr>
      <w:r w:rsidRPr="00204A02">
        <w:t>2.</w:t>
      </w:r>
      <w:r w:rsidRPr="00204A02">
        <w:tab/>
        <w:t>Amended R</w:t>
      </w:r>
      <w:r>
        <w:t xml:space="preserve">eturn or Standard Refund Amount </w:t>
      </w:r>
    </w:p>
    <w:p w14:paraId="1DEC55FA" w14:textId="77777777" w:rsidR="00692254" w:rsidRPr="00204A02" w:rsidRDefault="00692254" w:rsidP="00692254">
      <w:pPr>
        <w:pStyle w:val="a0"/>
      </w:pPr>
      <w:r w:rsidRPr="00204A02">
        <w:t>a.</w:t>
      </w:r>
      <w:r w:rsidRPr="00204A02">
        <w:tab/>
        <w:t>Pursuant to R.S. 47: 1623(G), eligible taxpayers have the option of either:</w:t>
      </w:r>
    </w:p>
    <w:p w14:paraId="0EAB11BE" w14:textId="77777777" w:rsidR="00692254" w:rsidRPr="00204A02" w:rsidRDefault="00692254" w:rsidP="00692254">
      <w:pPr>
        <w:pStyle w:val="i0"/>
      </w:pPr>
      <w:r>
        <w:lastRenderedPageBreak/>
        <w:tab/>
      </w:r>
      <w:r w:rsidRPr="00204A02">
        <w:t>i.</w:t>
      </w:r>
      <w:r w:rsidRPr="00204A02">
        <w:tab/>
        <w:t xml:space="preserve">filing an amended Louisiana individual income tax return (Form IT-540) for the tax period in which the lump-sum disability severance payments were received to remove the exempt income from adjusted gross income, or </w:t>
      </w:r>
    </w:p>
    <w:p w14:paraId="53D46929" w14:textId="77777777" w:rsidR="00692254" w:rsidRPr="00204A02" w:rsidRDefault="00692254" w:rsidP="00692254">
      <w:pPr>
        <w:pStyle w:val="i0"/>
      </w:pPr>
      <w:r>
        <w:tab/>
      </w:r>
      <w:r w:rsidRPr="00204A02">
        <w:t>ii.</w:t>
      </w:r>
      <w:r w:rsidRPr="00204A02">
        <w:tab/>
        <w:t xml:space="preserve">claiming a standard refund amount by submitting a completed Form R-6185, </w:t>
      </w:r>
      <w:r w:rsidRPr="00204A02">
        <w:rPr>
          <w:i/>
        </w:rPr>
        <w:t>Individual Income Tax Refund Claim Pursuant to the Federal Combat-Injured Veterans Tax Fairness Act of 2016</w:t>
      </w:r>
      <w:r w:rsidRPr="00204A02">
        <w:t>.</w:t>
      </w:r>
      <w:r>
        <w:t xml:space="preserve"> </w:t>
      </w:r>
      <w:r w:rsidRPr="00204A02">
        <w:t>However, taxpayers are required to make the same election as was made for federal purposes except as provided in paragraph E.</w:t>
      </w:r>
      <w:r>
        <w:t xml:space="preserve"> </w:t>
      </w:r>
      <w:r w:rsidRPr="00204A02">
        <w:t>For example, if a taxpayer elected to claim the standard refund amount for federal purposes, the taxpayer is required to claim the standard refund amount for Louisiana purposes.</w:t>
      </w:r>
      <w:r>
        <w:t xml:space="preserve"> </w:t>
      </w:r>
    </w:p>
    <w:p w14:paraId="16D31A25" w14:textId="77777777" w:rsidR="00692254" w:rsidRPr="00204A02" w:rsidRDefault="00692254" w:rsidP="00692254">
      <w:pPr>
        <w:pStyle w:val="a0"/>
      </w:pPr>
      <w:r w:rsidRPr="00204A02">
        <w:t>b.</w:t>
      </w:r>
      <w:r w:rsidRPr="00204A02">
        <w:tab/>
        <w:t>The Louisiana standard refund amounts are as follows:</w:t>
      </w:r>
      <w:r>
        <w:tab/>
      </w:r>
    </w:p>
    <w:p w14:paraId="3B9EC586" w14:textId="77777777" w:rsidR="00692254" w:rsidRPr="00204A02" w:rsidRDefault="00692254" w:rsidP="00692254">
      <w:pPr>
        <w:pStyle w:val="i0"/>
      </w:pPr>
      <w:r>
        <w:tab/>
      </w:r>
      <w:r w:rsidRPr="00204A02">
        <w:t>i.</w:t>
      </w:r>
      <w:r w:rsidRPr="00204A02">
        <w:tab/>
        <w:t>$326 for tax years 1991 through 2002</w:t>
      </w:r>
      <w:r>
        <w:t>;</w:t>
      </w:r>
    </w:p>
    <w:p w14:paraId="550C757A" w14:textId="77777777" w:rsidR="00692254" w:rsidRPr="00204A02" w:rsidRDefault="00692254" w:rsidP="00692254">
      <w:pPr>
        <w:pStyle w:val="i0"/>
      </w:pPr>
      <w:r>
        <w:tab/>
      </w:r>
      <w:r w:rsidRPr="00204A02">
        <w:t>ii.</w:t>
      </w:r>
      <w:r w:rsidRPr="00204A02">
        <w:tab/>
        <w:t>$592 for tax years 2003 through 2008</w:t>
      </w:r>
      <w:r>
        <w:t>;</w:t>
      </w:r>
    </w:p>
    <w:p w14:paraId="5A03B451" w14:textId="77777777" w:rsidR="00692254" w:rsidRPr="00204A02" w:rsidRDefault="00692254" w:rsidP="00692254">
      <w:pPr>
        <w:pStyle w:val="i0"/>
      </w:pPr>
      <w:r>
        <w:tab/>
      </w:r>
      <w:r w:rsidRPr="00204A02">
        <w:t>iii.</w:t>
      </w:r>
      <w:r w:rsidRPr="00204A02">
        <w:tab/>
        <w:t>$543 for tax years 2009 through 2010</w:t>
      </w:r>
      <w:r>
        <w:t>;</w:t>
      </w:r>
    </w:p>
    <w:p w14:paraId="5B296FF3" w14:textId="77777777" w:rsidR="00692254" w:rsidRPr="00204A02" w:rsidRDefault="00692254" w:rsidP="00692254">
      <w:pPr>
        <w:pStyle w:val="i0"/>
      </w:pPr>
      <w:r>
        <w:tab/>
      </w:r>
      <w:r w:rsidRPr="00204A02">
        <w:t>iv.</w:t>
      </w:r>
      <w:r w:rsidRPr="00204A02">
        <w:tab/>
        <w:t>$637 for tax years 2011 through 2016</w:t>
      </w:r>
      <w:r>
        <w:t>.</w:t>
      </w:r>
    </w:p>
    <w:p w14:paraId="5FB8A607" w14:textId="77777777" w:rsidR="00692254" w:rsidRPr="00204A02" w:rsidRDefault="00692254" w:rsidP="00692254">
      <w:pPr>
        <w:pStyle w:val="1"/>
      </w:pPr>
      <w:r w:rsidRPr="00204A02">
        <w:t>3.</w:t>
      </w:r>
      <w:r w:rsidRPr="00204A02">
        <w:tab/>
        <w:t>Interest.</w:t>
      </w:r>
      <w:r>
        <w:t xml:space="preserve"> </w:t>
      </w:r>
      <w:r w:rsidRPr="00204A02">
        <w:t>The general provision on interest on refunds provided by R.S. 1624(A)(1) shall apply to refunds issues pursuant to R.S. 47: 1623(G).</w:t>
      </w:r>
      <w:r>
        <w:t xml:space="preserve"> </w:t>
      </w:r>
      <w:r w:rsidRPr="00204A02">
        <w:t>Pursuant to R.S. 1624(A)(1), interest is allowed on refunds from ninety days after the later of the due date of the return, the filing date of the return or claim for refund on which the overpayment is claimed, or the date the tax was paid.</w:t>
      </w:r>
    </w:p>
    <w:p w14:paraId="49C631D6" w14:textId="77777777" w:rsidR="00692254" w:rsidRPr="00204A02" w:rsidRDefault="00692254" w:rsidP="00692254">
      <w:pPr>
        <w:pStyle w:val="A"/>
      </w:pPr>
      <w:r w:rsidRPr="00204A02">
        <w:t>E.</w:t>
      </w:r>
      <w:r>
        <w:rPr>
          <w:rFonts w:ascii="Cambria" w:hAnsi="Cambria"/>
        </w:rPr>
        <w:tab/>
      </w:r>
      <w:r w:rsidRPr="00204A02">
        <w:t>Documentation Required. Taxpayers must attach a copy of the federal form 1040X and a copy of the Department of Defense notice (Letters 6060-A and 6060-D) or other documentation required by the IRS for taxpayers that did not receive a Department of Defense notice.</w:t>
      </w:r>
      <w:r>
        <w:t xml:space="preserve"> </w:t>
      </w:r>
      <w:r w:rsidRPr="00204A02">
        <w:t>For the 1991 through 2003 tax periods, taxpayers filing an amended Louisiana individual income tax return (Form IT-540) must attach a copy of the original Louisiana individual income tax return (Form IT-540).</w:t>
      </w:r>
      <w:r>
        <w:t xml:space="preserve"> </w:t>
      </w:r>
      <w:r w:rsidRPr="00204A02">
        <w:t xml:space="preserve">Taxpayers who are unable to provide a copy of their original Louisiana return are required to claim the standard refund amount for Louisiana purposes. </w:t>
      </w:r>
    </w:p>
    <w:p w14:paraId="5372A9AB" w14:textId="77777777" w:rsidR="00692254" w:rsidRPr="00204A02" w:rsidRDefault="00692254" w:rsidP="00692254">
      <w:pPr>
        <w:pStyle w:val="A"/>
      </w:pPr>
      <w:r w:rsidRPr="00204A02">
        <w:t>F.</w:t>
      </w:r>
      <w:r w:rsidRPr="00204A02">
        <w:tab/>
        <w:t>Survivors of Deceased Veterans.</w:t>
      </w:r>
      <w:r>
        <w:t xml:space="preserve"> </w:t>
      </w:r>
      <w:r w:rsidRPr="00204A02">
        <w:t>Survivors of veterans who received notice from the Department of Defense that their relative qualified for a tax refund due to the Combat-Injured Veterans Tax Fairness Act of 2016 may submit a claim for refund.</w:t>
      </w:r>
      <w:r>
        <w:t xml:space="preserve"> </w:t>
      </w:r>
      <w:r w:rsidRPr="00204A02">
        <w:t>Survivors have the option of either filing an amended individual income tax return (Form IT-540) or claiming a standard refund amount.</w:t>
      </w:r>
      <w:r>
        <w:t xml:space="preserve"> </w:t>
      </w:r>
      <w:r w:rsidRPr="00204A02">
        <w:t>Survivors</w:t>
      </w:r>
      <w:r>
        <w:t xml:space="preserve"> </w:t>
      </w:r>
      <w:r w:rsidRPr="00204A02">
        <w:t xml:space="preserve">must also file Form R-6642, </w:t>
      </w:r>
      <w:r w:rsidRPr="00204A02">
        <w:rPr>
          <w:i/>
          <w:iCs/>
        </w:rPr>
        <w:t xml:space="preserve">Statement of Claimant to Refund Due on Behalf of Deceased Taxpayer </w:t>
      </w:r>
      <w:r w:rsidRPr="00204A02">
        <w:t>unless the person filing the claim is the surviving spouse of the veteran and filed a joint tax return with the veteran for the year the veteran received the lump-sum disability severance payments.</w:t>
      </w:r>
    </w:p>
    <w:p w14:paraId="70E3F789" w14:textId="77777777" w:rsidR="00692254" w:rsidRPr="00204A02" w:rsidRDefault="00692254" w:rsidP="00692254">
      <w:pPr>
        <w:pStyle w:val="AuthorityNote"/>
      </w:pPr>
      <w:r w:rsidRPr="00204A02">
        <w:t>AUTHORITY NOTE:</w:t>
      </w:r>
      <w:r w:rsidRPr="00204A02">
        <w:tab/>
        <w:t>Promulgated in accordance with R.S. 47:1511.</w:t>
      </w:r>
    </w:p>
    <w:p w14:paraId="749C2A9E" w14:textId="77777777" w:rsidR="00692254" w:rsidRPr="00204A02" w:rsidRDefault="00692254" w:rsidP="00692254">
      <w:pPr>
        <w:pStyle w:val="HistoricalNote"/>
      </w:pPr>
      <w:r w:rsidRPr="00204A02">
        <w:t>HISTORICAL NOTE:</w:t>
      </w:r>
      <w:r w:rsidRPr="00204A02">
        <w:tab/>
        <w:t>Promulgated by t</w:t>
      </w:r>
      <w:r>
        <w:t>he Department of Revenue, LR 45:1607 (November 2019).</w:t>
      </w:r>
    </w:p>
    <w:p w14:paraId="3D444FE6" w14:textId="77777777" w:rsidR="00F75381" w:rsidRPr="00BC0217" w:rsidRDefault="00F75381" w:rsidP="00F75381">
      <w:pPr>
        <w:pStyle w:val="Section"/>
      </w:pPr>
      <w:bookmarkStart w:id="1259" w:name="TOC_Chap73"/>
      <w:bookmarkStart w:id="1260" w:name="_Toc233690162"/>
      <w:bookmarkStart w:id="1261" w:name="_Toc234030748"/>
      <w:bookmarkStart w:id="1262" w:name="_Toc243721372"/>
      <w:bookmarkStart w:id="1263" w:name="_Toc259619612"/>
      <w:bookmarkStart w:id="1264" w:name="_Toc262718698"/>
      <w:bookmarkStart w:id="1265" w:name="_Toc275165470"/>
      <w:bookmarkStart w:id="1266" w:name="_Toc238197708"/>
      <w:r w:rsidRPr="00BC0217">
        <w:t>§4919.</w:t>
      </w:r>
      <w:r w:rsidRPr="00BC0217">
        <w:tab/>
        <w:t>Installment Agreement for Payment of Tax</w:t>
      </w:r>
      <w:bookmarkEnd w:id="1266"/>
    </w:p>
    <w:p w14:paraId="00B9F45D" w14:textId="77777777" w:rsidR="00F75381" w:rsidRDefault="00F75381" w:rsidP="00F75381">
      <w:pPr>
        <w:pStyle w:val="A"/>
      </w:pPr>
      <w:r w:rsidRPr="00BC0217">
        <w:t>A.</w:t>
      </w:r>
      <w:r w:rsidRPr="00BC0217">
        <w:tab/>
        <w:t>Time Tax Payable. The total amount of tax due on a tax return shall be paid no later than the date the return is required to be filed without regard to any extension of time for filing the return. An extension of time to file a return is not an extension of time to pay the tax due. The total amount of tax shown on the return as filed is an assessment, which is equivalent to a judgment, and shall be recorded as an assessment in the records of the secretary.</w:t>
      </w:r>
    </w:p>
    <w:p w14:paraId="78E04409" w14:textId="77777777" w:rsidR="002B2DE6" w:rsidRPr="005938BF" w:rsidRDefault="00F75381" w:rsidP="002B2DE6">
      <w:pPr>
        <w:pStyle w:val="A"/>
      </w:pPr>
      <w:r w:rsidRPr="00BC0217">
        <w:t>B.</w:t>
      </w:r>
      <w:r w:rsidRPr="00BC0217">
        <w:tab/>
      </w:r>
      <w:r w:rsidR="002B2DE6" w:rsidRPr="005938BF">
        <w:t>Installment Agreement. If a taxpayer qualifies for an installment agreement, the secretary may allow the taxpayer to pay taxes, interest, penalties, fees and costs due in installments subject, but not limited, to the following requirements or conditions.</w:t>
      </w:r>
    </w:p>
    <w:p w14:paraId="4E9F0C93" w14:textId="77777777" w:rsidR="002B2DE6" w:rsidRPr="005938BF" w:rsidRDefault="002B2DE6" w:rsidP="002B2DE6">
      <w:pPr>
        <w:pStyle w:val="1"/>
      </w:pPr>
      <w:r w:rsidRPr="005938BF">
        <w:t>1.</w:t>
      </w:r>
      <w:r w:rsidRPr="005938BF">
        <w:tab/>
        <w:t>The taxpayer shall pay a nonrefundable installment agreement fee in the amount of $105, payable to the Department of Revenue, to establish an installment agreement for the payment of the tax debt. Payment of the fee is mandatory. The installment agreement fee cannot be waived or applied against any tax debt. However, the secretary shall not charge the fee to enter into an installment payment agreement plan with any taxpayer whose adjusted gross income is less than or equal to $25,000.</w:t>
      </w:r>
    </w:p>
    <w:p w14:paraId="46B239CB" w14:textId="77777777" w:rsidR="00F75381" w:rsidRDefault="00F75381" w:rsidP="002B2DE6">
      <w:pPr>
        <w:pStyle w:val="A"/>
      </w:pPr>
      <w:r w:rsidRPr="00BC0217">
        <w:t>2.</w:t>
      </w:r>
      <w:r w:rsidRPr="00BC0217">
        <w:tab/>
        <w:t>The taxpayer must be current in the filing of all returns and in the payment of all liabilities for all tax types and periods not covered in the installment agreement.</w:t>
      </w:r>
    </w:p>
    <w:p w14:paraId="3E600B25" w14:textId="77777777" w:rsidR="00F71AE0" w:rsidRPr="0087765B" w:rsidRDefault="00F75381" w:rsidP="00F71AE0">
      <w:pPr>
        <w:pStyle w:val="1"/>
      </w:pPr>
      <w:r w:rsidRPr="00BC0217">
        <w:t>3.</w:t>
      </w:r>
      <w:r w:rsidRPr="00BC0217">
        <w:tab/>
      </w:r>
      <w:r w:rsidR="00F71AE0" w:rsidRPr="0087765B">
        <w:t>The taxpayer shall file returns for all tax periods included in the installment agreement.</w:t>
      </w:r>
    </w:p>
    <w:p w14:paraId="05986196" w14:textId="77777777" w:rsidR="00F71AE0" w:rsidRPr="0087765B" w:rsidRDefault="00F71AE0" w:rsidP="00F71AE0">
      <w:pPr>
        <w:pStyle w:val="1"/>
      </w:pPr>
      <w:r w:rsidRPr="0087765B">
        <w:t>4.</w:t>
      </w:r>
      <w:r w:rsidRPr="0087765B">
        <w:tab/>
        <w:t xml:space="preserve">The taxpayer shall agree to waive all restrictions and delays on all liabilities not assessed for periods included in the installment agreement. </w:t>
      </w:r>
    </w:p>
    <w:p w14:paraId="41E4747C" w14:textId="77777777" w:rsidR="00F71AE0" w:rsidRPr="0087765B" w:rsidRDefault="00F71AE0" w:rsidP="00F71AE0">
      <w:pPr>
        <w:pStyle w:val="1"/>
      </w:pPr>
      <w:r w:rsidRPr="0087765B">
        <w:t>5.</w:t>
      </w:r>
      <w:r w:rsidRPr="0087765B">
        <w:tab/>
        <w:t>The taxpayer shall agree to timely file all returns and pay all taxes that become due after the periods include</w:t>
      </w:r>
      <w:r>
        <w:t>d in the installment agreement.</w:t>
      </w:r>
    </w:p>
    <w:p w14:paraId="74558D57" w14:textId="77777777" w:rsidR="00F71AE0" w:rsidRPr="0087765B" w:rsidRDefault="00F71AE0" w:rsidP="00F71AE0">
      <w:pPr>
        <w:pStyle w:val="1"/>
      </w:pPr>
      <w:r w:rsidRPr="0087765B">
        <w:t>6.</w:t>
      </w:r>
      <w:r w:rsidRPr="0087765B">
        <w:tab/>
        <w:t xml:space="preserve">The taxpayer may be required to pay a down payment of 20 percent and to make installment payments by automatic bank draft. </w:t>
      </w:r>
    </w:p>
    <w:p w14:paraId="111C29B6" w14:textId="77777777" w:rsidR="00F71AE0" w:rsidRPr="0087765B" w:rsidRDefault="00F71AE0" w:rsidP="00F71AE0">
      <w:pPr>
        <w:pStyle w:val="1"/>
      </w:pPr>
      <w:r w:rsidRPr="0087765B">
        <w:t>7.</w:t>
      </w:r>
      <w:r w:rsidRPr="0087765B">
        <w:tab/>
        <w:t>All installment agreement payments shall be applied to accounts, taxes, and periods as determined by the department.</w:t>
      </w:r>
    </w:p>
    <w:p w14:paraId="0078DC33" w14:textId="77777777" w:rsidR="00F71AE0" w:rsidRPr="0087765B" w:rsidRDefault="00F71AE0" w:rsidP="00F71AE0">
      <w:pPr>
        <w:pStyle w:val="1"/>
      </w:pPr>
      <w:r w:rsidRPr="0087765B">
        <w:t>8.</w:t>
      </w:r>
      <w:r w:rsidRPr="0087765B">
        <w:tab/>
        <w:t>Any and all future credits and overpayments of any tax shall be applied to outstanding liabilities covered by the installment agreement.</w:t>
      </w:r>
    </w:p>
    <w:p w14:paraId="37A44308" w14:textId="77777777" w:rsidR="00F71AE0" w:rsidRPr="0087765B" w:rsidRDefault="00F71AE0" w:rsidP="00F71AE0">
      <w:pPr>
        <w:pStyle w:val="1"/>
      </w:pPr>
      <w:r w:rsidRPr="0087765B">
        <w:t>9.</w:t>
      </w:r>
      <w:r w:rsidRPr="0087765B">
        <w:tab/>
        <w:t xml:space="preserve">The taxpayer shall notify the department before selling, encumbering, alienating, or otherwise disposing of any of their real (immovable) or personal (movable) property. </w:t>
      </w:r>
    </w:p>
    <w:p w14:paraId="33AC4DB8" w14:textId="77777777" w:rsidR="00F71AE0" w:rsidRPr="0087765B" w:rsidRDefault="00F71AE0" w:rsidP="00F71AE0">
      <w:pPr>
        <w:pStyle w:val="1"/>
      </w:pPr>
      <w:r w:rsidRPr="0087765B">
        <w:t>10.</w:t>
      </w:r>
      <w:r w:rsidRPr="0087765B">
        <w:tab/>
        <w:t>Tax liens may be filed in any parish wherein the department has reason to believe the taxpayer owns immovable property.</w:t>
      </w:r>
    </w:p>
    <w:p w14:paraId="742E598B" w14:textId="77777777" w:rsidR="00F75381" w:rsidRDefault="00F71AE0" w:rsidP="00F71AE0">
      <w:pPr>
        <w:pStyle w:val="1"/>
      </w:pPr>
      <w:r w:rsidRPr="0087765B">
        <w:t>11.</w:t>
      </w:r>
      <w:r w:rsidRPr="0087765B">
        <w:tab/>
        <w:t>A continuing guaranty agreement may be required on installment agreements requested by a corporation, limited liability company, partnership, or limited partnership.</w:t>
      </w:r>
    </w:p>
    <w:p w14:paraId="312E1133" w14:textId="77777777" w:rsidR="00F75381" w:rsidRDefault="00F75381" w:rsidP="00F75381">
      <w:pPr>
        <w:pStyle w:val="A"/>
      </w:pPr>
      <w:r w:rsidRPr="00BC0217">
        <w:rPr>
          <w:bCs/>
          <w:szCs w:val="24"/>
        </w:rPr>
        <w:t>C.</w:t>
      </w:r>
      <w:r w:rsidRPr="00BC0217">
        <w:rPr>
          <w:bCs/>
          <w:szCs w:val="24"/>
        </w:rPr>
        <w:tab/>
        <w:t xml:space="preserve">Offset of </w:t>
      </w:r>
      <w:r w:rsidRPr="00BC0217">
        <w:t>Tax Refunds and Other Payments</w:t>
      </w:r>
    </w:p>
    <w:p w14:paraId="4F5693FD" w14:textId="77777777" w:rsidR="00F75381" w:rsidRDefault="00F75381" w:rsidP="00F75381">
      <w:pPr>
        <w:pStyle w:val="1"/>
      </w:pPr>
      <w:r w:rsidRPr="00BC0217">
        <w:lastRenderedPageBreak/>
        <w:t>1.</w:t>
      </w:r>
      <w:r w:rsidRPr="00BC0217">
        <w:tab/>
        <w:t>All state tax refunds issued to the taxpayer shall be applied to the tax debt until the balance is paid in full.</w:t>
      </w:r>
    </w:p>
    <w:p w14:paraId="47782F2B" w14:textId="77777777" w:rsidR="00F75381" w:rsidRDefault="00F75381" w:rsidP="00F75381">
      <w:pPr>
        <w:pStyle w:val="1"/>
      </w:pPr>
      <w:r w:rsidRPr="00BC0217">
        <w:t>2.</w:t>
      </w:r>
      <w:r w:rsidRPr="00BC0217">
        <w:tab/>
        <w:t xml:space="preserve">Monies received as an offset of the taxpayer’s federal income tax refund shall be credited to the tax debt for the amount of the offset, less a deduction for the offset fee imposed by the Internal Revenue Service, until the balance is paid in full. </w:t>
      </w:r>
    </w:p>
    <w:p w14:paraId="68B671CA" w14:textId="77777777" w:rsidR="00F75381" w:rsidRDefault="00F75381" w:rsidP="00F75381">
      <w:pPr>
        <w:pStyle w:val="1"/>
      </w:pPr>
      <w:r w:rsidRPr="00BC0217">
        <w:t>3.</w:t>
      </w:r>
      <w:r w:rsidRPr="00BC0217">
        <w:tab/>
        <w:t>Other payments that the taxpayer may be entitled to receive shall be offset in accordance with applicable law.</w:t>
      </w:r>
    </w:p>
    <w:p w14:paraId="3A38452C" w14:textId="77777777" w:rsidR="00F75381" w:rsidRDefault="00F75381" w:rsidP="00F75381">
      <w:pPr>
        <w:pStyle w:val="1"/>
        <w:rPr>
          <w:bCs/>
          <w:szCs w:val="24"/>
        </w:rPr>
      </w:pPr>
      <w:r w:rsidRPr="00BC0217">
        <w:t>4.</w:t>
      </w:r>
      <w:r w:rsidRPr="00BC0217">
        <w:tab/>
        <w:t>Amounts of state or federal tax refunds offsets or other payments applied to the tax debt shall not reduce the amount of any installment payment due or extend the time for paying an installment payment.</w:t>
      </w:r>
    </w:p>
    <w:p w14:paraId="1BC28D51" w14:textId="77777777" w:rsidR="00F75381" w:rsidRDefault="00F75381" w:rsidP="00F75381">
      <w:pPr>
        <w:pStyle w:val="A"/>
      </w:pPr>
      <w:r w:rsidRPr="00BC0217">
        <w:t>D.</w:t>
      </w:r>
      <w:r w:rsidRPr="00BC0217">
        <w:tab/>
        <w:t>Forms of Installment Agreements</w:t>
      </w:r>
    </w:p>
    <w:p w14:paraId="11B41839" w14:textId="77777777" w:rsidR="000170D1" w:rsidRPr="00837682" w:rsidRDefault="00F75381" w:rsidP="000170D1">
      <w:pPr>
        <w:pStyle w:val="1"/>
      </w:pPr>
      <w:r w:rsidRPr="00BC0217">
        <w:t>1.</w:t>
      </w:r>
      <w:r w:rsidRPr="00BC0217">
        <w:tab/>
      </w:r>
      <w:r w:rsidR="000170D1" w:rsidRPr="00837682">
        <w:t>Informal installment agreements shall be allowed only if the amount owed is less than $50,000 and the payment period is 60 months or less.</w:t>
      </w:r>
    </w:p>
    <w:p w14:paraId="4511F43C" w14:textId="77777777" w:rsidR="00F75381" w:rsidRDefault="000170D1" w:rsidP="000170D1">
      <w:pPr>
        <w:pStyle w:val="1"/>
      </w:pPr>
      <w:r w:rsidRPr="00837682">
        <w:t>2.</w:t>
      </w:r>
      <w:r w:rsidRPr="00837682">
        <w:tab/>
        <w:t>Formal installment agreements shall be required if the amount owed is $50,000 or more or the payment period exceeds 60 months. Information relative to the taxpayer’s employment, bank account, credit, income statement, balance sheets, cash-flow data, and any other information shall be provided to the department upon request.</w:t>
      </w:r>
      <w:r w:rsidR="00F75381">
        <w:t xml:space="preserve"> </w:t>
      </w:r>
    </w:p>
    <w:p w14:paraId="5CD37E1B" w14:textId="77777777" w:rsidR="00F75381" w:rsidRDefault="00F75381" w:rsidP="00F75381">
      <w:pPr>
        <w:pStyle w:val="1"/>
      </w:pPr>
      <w:r w:rsidRPr="00BC0217">
        <w:t>3.</w:t>
      </w:r>
      <w:r w:rsidRPr="00BC0217">
        <w:tab/>
        <w:t>All installment agreements shall be made on forms and in the manner prescribed by the secretary.</w:t>
      </w:r>
    </w:p>
    <w:p w14:paraId="3899C99F" w14:textId="77777777" w:rsidR="002B2DE6" w:rsidRPr="005938BF" w:rsidRDefault="00F75381" w:rsidP="002B2DE6">
      <w:pPr>
        <w:pStyle w:val="A"/>
      </w:pPr>
      <w:r w:rsidRPr="00BC0217">
        <w:t>E.</w:t>
      </w:r>
      <w:r w:rsidRPr="00BC0217">
        <w:tab/>
      </w:r>
      <w:r w:rsidR="002B2DE6" w:rsidRPr="005938BF">
        <w:t>Default; Reinstatement of Installment Agreement</w:t>
      </w:r>
    </w:p>
    <w:p w14:paraId="7ED89D3E" w14:textId="77777777" w:rsidR="002B2DE6" w:rsidRPr="005938BF" w:rsidRDefault="002B2DE6" w:rsidP="002B2DE6">
      <w:pPr>
        <w:pStyle w:val="1"/>
      </w:pPr>
      <w:r w:rsidRPr="005938BF">
        <w:t>1.</w:t>
      </w:r>
      <w:r w:rsidRPr="005938BF">
        <w:tab/>
        <w:t>If any installment payment is not paid on or before the dated fixed for its payment, the total outstanding balance shall be due and payable immediately upon notice and demand from secretary. All collection actions shall be reactivated.</w:t>
      </w:r>
    </w:p>
    <w:p w14:paraId="57155479" w14:textId="77777777" w:rsidR="002B2DE6" w:rsidRDefault="002B2DE6" w:rsidP="002B2DE6">
      <w:pPr>
        <w:pStyle w:val="A"/>
      </w:pPr>
      <w:r w:rsidRPr="005938BF">
        <w:t>2.</w:t>
      </w:r>
      <w:r w:rsidRPr="005938BF">
        <w:tab/>
        <w:t>Upon request of the taxpayer and the approval of the secretary, the installment agreement may be reinstated, provided the taxpayer pays the mandatory reinstatement fee in the amount of $60, payable to the Department of Revenue. The reinstatement fee cannot be waived or applied against any tax debt.</w:t>
      </w:r>
    </w:p>
    <w:p w14:paraId="68569706" w14:textId="77777777" w:rsidR="00F75381" w:rsidRPr="00BC0217" w:rsidRDefault="00F75381" w:rsidP="002B2DE6">
      <w:pPr>
        <w:pStyle w:val="AuthorityNote"/>
      </w:pPr>
      <w:r w:rsidRPr="00BC0217">
        <w:t>AUTHORITY NOTE:</w:t>
      </w:r>
      <w:r w:rsidRPr="00BC0217">
        <w:tab/>
        <w:t xml:space="preserve">Promulgated in accordance with R.S. </w:t>
      </w:r>
      <w:r w:rsidR="000170D1">
        <w:t>47:</w:t>
      </w:r>
      <w:r w:rsidRPr="00BC0217">
        <w:t>105 and R.S. 47:1576.2.</w:t>
      </w:r>
    </w:p>
    <w:p w14:paraId="5CEC9EB0" w14:textId="77777777" w:rsidR="00F75381" w:rsidRDefault="00F75381" w:rsidP="00F75381">
      <w:pPr>
        <w:pStyle w:val="HistoricalNote"/>
      </w:pPr>
      <w:r w:rsidRPr="00BC0217">
        <w:t>HISTORICAL NOTE:</w:t>
      </w:r>
      <w:r w:rsidRPr="00BC0217">
        <w:tab/>
        <w:t xml:space="preserve">Promulgated by the Department of Revenue, Policy Services Division, LR </w:t>
      </w:r>
      <w:r>
        <w:t>42:281 (February 2016)</w:t>
      </w:r>
      <w:r w:rsidR="00F71AE0" w:rsidRPr="0087765B">
        <w:t>, amended LR 47:</w:t>
      </w:r>
      <w:r w:rsidR="00F71AE0">
        <w:t>893 (July 2021</w:t>
      </w:r>
      <w:r w:rsidR="000170D1" w:rsidRPr="00837682">
        <w:t>), amended by the Department of Revenue, Tax Policy and Planning Division, LR 50:</w:t>
      </w:r>
      <w:r w:rsidR="002B2DE6">
        <w:t xml:space="preserve">1293 (September 2024), </w:t>
      </w:r>
      <w:r w:rsidR="002B2DE6" w:rsidRPr="005938BF">
        <w:t>amended LR 51:</w:t>
      </w:r>
      <w:r w:rsidR="002B2DE6">
        <w:t>970 (July 2025).</w:t>
      </w:r>
    </w:p>
    <w:p w14:paraId="7C90BA26" w14:textId="77777777" w:rsidR="000A70F9" w:rsidRDefault="000A70F9">
      <w:pPr>
        <w:pStyle w:val="Chapter"/>
      </w:pPr>
      <w:bookmarkStart w:id="1267" w:name="_Toc238197709"/>
      <w:r>
        <w:t>Chapter 51.</w:t>
      </w:r>
      <w:bookmarkEnd w:id="1259"/>
      <w:r w:rsidR="009063FA">
        <w:tab/>
      </w:r>
      <w:bookmarkStart w:id="1268" w:name="TOCT_Chap129"/>
      <w:bookmarkStart w:id="1269" w:name="TOCT_Chap157"/>
      <w:bookmarkStart w:id="1270" w:name="TOCT_Chap119"/>
      <w:bookmarkStart w:id="1271" w:name="TOCT_Chap121"/>
      <w:bookmarkStart w:id="1272" w:name="TOCT_Chap63"/>
      <w:bookmarkStart w:id="1273" w:name="TOCT_Chap70"/>
      <w:bookmarkStart w:id="1274" w:name="TOCT_Chap73"/>
      <w:r>
        <w:t>Tobacco Tax</w:t>
      </w:r>
      <w:bookmarkEnd w:id="1260"/>
      <w:bookmarkEnd w:id="1261"/>
      <w:bookmarkEnd w:id="1262"/>
      <w:bookmarkEnd w:id="1263"/>
      <w:bookmarkEnd w:id="1264"/>
      <w:bookmarkEnd w:id="1265"/>
      <w:bookmarkEnd w:id="1267"/>
      <w:bookmarkEnd w:id="1268"/>
      <w:bookmarkEnd w:id="1269"/>
      <w:bookmarkEnd w:id="1270"/>
      <w:bookmarkEnd w:id="1271"/>
      <w:bookmarkEnd w:id="1272"/>
      <w:bookmarkEnd w:id="1273"/>
      <w:bookmarkEnd w:id="1274"/>
    </w:p>
    <w:p w14:paraId="57423971" w14:textId="77777777" w:rsidR="000A70F9" w:rsidRDefault="000A70F9">
      <w:pPr>
        <w:pStyle w:val="Section"/>
      </w:pPr>
      <w:bookmarkStart w:id="1275" w:name="_Toc233690163"/>
      <w:bookmarkStart w:id="1276" w:name="_Toc234030749"/>
      <w:bookmarkStart w:id="1277" w:name="_Toc243721373"/>
      <w:bookmarkStart w:id="1278" w:name="_Toc259619613"/>
      <w:bookmarkStart w:id="1279" w:name="_Toc262718699"/>
      <w:bookmarkStart w:id="1280" w:name="_Toc275165471"/>
      <w:bookmarkStart w:id="1281" w:name="_Toc238197710"/>
      <w:r>
        <w:t>§5101.</w:t>
      </w:r>
      <w:r>
        <w:tab/>
        <w:t>Reporting of Certain Imported Cigarettes; Penalty</w:t>
      </w:r>
      <w:bookmarkEnd w:id="1275"/>
      <w:bookmarkEnd w:id="1276"/>
      <w:bookmarkEnd w:id="1277"/>
      <w:bookmarkEnd w:id="1278"/>
      <w:bookmarkEnd w:id="1279"/>
      <w:bookmarkEnd w:id="1280"/>
      <w:bookmarkEnd w:id="1281"/>
    </w:p>
    <w:p w14:paraId="22A284C9" w14:textId="77777777" w:rsidR="000A70F9" w:rsidRDefault="000A70F9">
      <w:pPr>
        <w:pStyle w:val="A"/>
      </w:pPr>
      <w:r>
        <w:t>A.</w:t>
      </w:r>
      <w:r>
        <w:tab/>
        <w:t xml:space="preserve">Every registered wholesale tobacco dealer receiving cigarettes or roll-your-own tobacco made by a tobacco product manufacturer who is not participating in the Master Settlement Agreement, whether the product is purchased directly from the manufacturer or through a distributor, </w:t>
      </w:r>
      <w:r>
        <w:t>retailer or similar intermediary or intermediaries, must furnish the following information:</w:t>
      </w:r>
    </w:p>
    <w:p w14:paraId="4FCCD99A" w14:textId="77777777" w:rsidR="000A70F9" w:rsidRDefault="000A70F9">
      <w:pPr>
        <w:pStyle w:val="1"/>
      </w:pPr>
      <w:r>
        <w:t>1.</w:t>
      </w:r>
      <w:r>
        <w:tab/>
        <w:t>invoice number;</w:t>
      </w:r>
    </w:p>
    <w:p w14:paraId="00C4C6D6" w14:textId="77777777" w:rsidR="000A70F9" w:rsidRDefault="000A70F9">
      <w:pPr>
        <w:pStyle w:val="1"/>
      </w:pPr>
      <w:r>
        <w:t>2.</w:t>
      </w:r>
      <w:r>
        <w:tab/>
        <w:t>manufacturer's name and complete address;</w:t>
      </w:r>
    </w:p>
    <w:p w14:paraId="180CA3B6" w14:textId="77777777" w:rsidR="000A70F9" w:rsidRDefault="000A70F9">
      <w:pPr>
        <w:pStyle w:val="1"/>
      </w:pPr>
      <w:r>
        <w:t>3.</w:t>
      </w:r>
      <w:r>
        <w:tab/>
        <w:t>quantity of product obtained, i.e., number of cigarettes or ounces of roll-your-own tobacco as defined at R.S. 13:5062(4);</w:t>
      </w:r>
    </w:p>
    <w:p w14:paraId="37F137CA" w14:textId="77777777" w:rsidR="000A70F9" w:rsidRDefault="000A70F9">
      <w:pPr>
        <w:pStyle w:val="1"/>
      </w:pPr>
      <w:r>
        <w:t>4.</w:t>
      </w:r>
      <w:r>
        <w:tab/>
        <w:t>product brand name;</w:t>
      </w:r>
    </w:p>
    <w:p w14:paraId="3BF607FA" w14:textId="77777777" w:rsidR="000A70F9" w:rsidRDefault="000A70F9">
      <w:pPr>
        <w:pStyle w:val="1"/>
      </w:pPr>
      <w:r>
        <w:t>5.</w:t>
      </w:r>
      <w:r>
        <w:tab/>
        <w:t>whether the product was shipped directly from the manufacturer;</w:t>
      </w:r>
    </w:p>
    <w:p w14:paraId="689CDDD5" w14:textId="77777777" w:rsidR="000A70F9" w:rsidRDefault="000A70F9">
      <w:pPr>
        <w:pStyle w:val="1"/>
      </w:pPr>
      <w:r>
        <w:t>6.</w:t>
      </w:r>
      <w:r>
        <w:tab/>
        <w:t>name and address of the seller if other than the manufacturer; and</w:t>
      </w:r>
    </w:p>
    <w:p w14:paraId="64F71050" w14:textId="77777777" w:rsidR="000A70F9" w:rsidRDefault="000A70F9">
      <w:pPr>
        <w:pStyle w:val="1"/>
      </w:pPr>
      <w:r>
        <w:t>7.</w:t>
      </w:r>
      <w:r>
        <w:tab/>
        <w:t>any other information that may be requested by the secretary.</w:t>
      </w:r>
    </w:p>
    <w:p w14:paraId="7539C864" w14:textId="77777777" w:rsidR="000A70F9" w:rsidRDefault="000A70F9">
      <w:pPr>
        <w:pStyle w:val="A"/>
      </w:pPr>
      <w:r>
        <w:t>B.</w:t>
      </w:r>
      <w:r>
        <w:tab/>
        <w:t>The information required by Subsection A is to be provided on a form prescribed by the secretary and must be submitted with and at the same time as the monthly tobacco report. If, during the reporting period, there were no purchases of a product made by a manufacturer who is not participating in the Master Settlement Agreement, such is to be indicated on the prescribed form and the form attached to the monthly tobacco report.</w:t>
      </w:r>
    </w:p>
    <w:p w14:paraId="44C9A3C8" w14:textId="77777777" w:rsidR="000A70F9" w:rsidRDefault="000A70F9">
      <w:pPr>
        <w:pStyle w:val="A"/>
      </w:pPr>
      <w:r>
        <w:t>C.</w:t>
      </w:r>
      <w:r>
        <w:tab/>
        <w:t>Any registered wholesale tobacco dealer who fails to comply with the reporting requirement or provides false or misleading information in response to Subsection A may be subject to the revocation or suspension of any permit issued under R.S. 47:844, in accordance with R.S. 47:844 (A)(4).</w:t>
      </w:r>
    </w:p>
    <w:p w14:paraId="069D0873" w14:textId="77777777" w:rsidR="00E84909" w:rsidRDefault="000A70F9" w:rsidP="00E84909">
      <w:pPr>
        <w:pStyle w:val="A"/>
      </w:pPr>
      <w:r>
        <w:t>D.</w:t>
      </w:r>
      <w:r>
        <w:tab/>
      </w:r>
      <w:r w:rsidR="00E84909" w:rsidRPr="00343019">
        <w:t>The information furnished under Subsection A may be disclosed as provided in R.S. 47:1508(B)(11).</w:t>
      </w:r>
    </w:p>
    <w:p w14:paraId="5159E09E" w14:textId="77777777" w:rsidR="000A70F9" w:rsidRDefault="000A70F9" w:rsidP="00E84909">
      <w:pPr>
        <w:pStyle w:val="AuthorityNote"/>
      </w:pPr>
      <w:r>
        <w:t>AUTHORITY NOTE:</w:t>
      </w:r>
      <w:r>
        <w:tab/>
        <w:t>Promulgated in accordance with R.S. 13:5062 and R.S. 47:1511.</w:t>
      </w:r>
    </w:p>
    <w:p w14:paraId="000AFA20" w14:textId="77777777" w:rsidR="000A70F9" w:rsidRDefault="000A70F9">
      <w:pPr>
        <w:pStyle w:val="HistoricalNote"/>
      </w:pPr>
      <w:r>
        <w:t>HISTORICAL NOTE:</w:t>
      </w:r>
      <w:r>
        <w:tab/>
        <w:t>Promulgated by the Department of Revenue, Office of Legal Affairs, Policy Services D</w:t>
      </w:r>
      <w:r w:rsidR="00E84909">
        <w:t xml:space="preserve">ivision, LR 28:866 (April 2002), </w:t>
      </w:r>
      <w:r w:rsidR="00E84909" w:rsidRPr="00343019">
        <w:t xml:space="preserve">amended by the Department of Revenue, Office of Legal Affairs, Tax Policy and Planning Division, </w:t>
      </w:r>
      <w:r w:rsidR="00E84909">
        <w:t>LR 50:1671 (November 2024).</w:t>
      </w:r>
    </w:p>
    <w:p w14:paraId="402A403E" w14:textId="77777777" w:rsidR="00A5740D" w:rsidRPr="00000E90" w:rsidRDefault="00A5740D" w:rsidP="00A5740D">
      <w:pPr>
        <w:pStyle w:val="Section"/>
      </w:pPr>
      <w:bookmarkStart w:id="1282" w:name="_Toc238197711"/>
      <w:r w:rsidRPr="00000E90">
        <w:t>§</w:t>
      </w:r>
      <w:r>
        <w:t>5103.</w:t>
      </w:r>
      <w:r>
        <w:tab/>
      </w:r>
      <w:r w:rsidRPr="00000E90">
        <w:t>Manufacturer’s Net Invoiced Price</w:t>
      </w:r>
      <w:bookmarkEnd w:id="1282"/>
    </w:p>
    <w:p w14:paraId="2FEF6138" w14:textId="77777777" w:rsidR="00A5740D" w:rsidRPr="00000E90" w:rsidRDefault="00A5740D" w:rsidP="00A5740D">
      <w:pPr>
        <w:pStyle w:val="A"/>
      </w:pPr>
      <w:r w:rsidRPr="00000E90">
        <w:t>A.</w:t>
      </w:r>
      <w:r w:rsidRPr="00000E90">
        <w:tab/>
        <w:t>Definitions</w:t>
      </w:r>
    </w:p>
    <w:p w14:paraId="0D716887" w14:textId="77777777" w:rsidR="00A5740D" w:rsidRPr="00000E90" w:rsidRDefault="00A5740D" w:rsidP="00A5740D">
      <w:pPr>
        <w:pStyle w:val="1"/>
      </w:pPr>
      <w:r w:rsidRPr="00000E90">
        <w:rPr>
          <w:i/>
        </w:rPr>
        <w:t>Cash</w:t>
      </w:r>
      <w:r>
        <w:rPr>
          <w:i/>
        </w:rPr>
        <w:t xml:space="preserve"> </w:t>
      </w:r>
      <w:r w:rsidRPr="00000E90">
        <w:rPr>
          <w:i/>
        </w:rPr>
        <w:t>Discounts</w:t>
      </w:r>
      <w:r w:rsidRPr="00000E90">
        <w:t>—reduction to the total invoiced amount based upon a payment method or timing of payment such as payment by electronic funds transfer, automatic withdrawal or full payment within a specified period.</w:t>
      </w:r>
    </w:p>
    <w:p w14:paraId="52C3CBF3" w14:textId="77777777" w:rsidR="00A5740D" w:rsidRPr="00000E90" w:rsidRDefault="00A5740D" w:rsidP="00A5740D">
      <w:pPr>
        <w:pStyle w:val="1"/>
      </w:pPr>
      <w:r w:rsidRPr="00000E90">
        <w:rPr>
          <w:i/>
        </w:rPr>
        <w:t>Promotional Incentives</w:t>
      </w:r>
      <w:r w:rsidRPr="00000E90">
        <w:t>—product provided to the Louisiana dealer and listed on the invoice at no cost</w:t>
      </w:r>
      <w:r>
        <w:t>.</w:t>
      </w:r>
    </w:p>
    <w:p w14:paraId="3C73F900" w14:textId="77777777" w:rsidR="00A5740D" w:rsidRPr="00000E90" w:rsidRDefault="00A5740D" w:rsidP="00A5740D">
      <w:pPr>
        <w:pStyle w:val="1"/>
      </w:pPr>
      <w:r w:rsidRPr="00000E90">
        <w:rPr>
          <w:i/>
        </w:rPr>
        <w:t>Trade Discounts—</w:t>
      </w:r>
      <w:r w:rsidRPr="00000E90">
        <w:t>reduction in list price or unit price given by a manufacturer or other supplier.</w:t>
      </w:r>
      <w:r>
        <w:rPr>
          <w:b/>
        </w:rPr>
        <w:t xml:space="preserve"> </w:t>
      </w:r>
      <w:r w:rsidRPr="00000E90">
        <w:t>These discounts are listed in the product line item as either a percentage or specified amount and are reflected in the extended price of the product on the invoice.</w:t>
      </w:r>
    </w:p>
    <w:p w14:paraId="48245907" w14:textId="77777777" w:rsidR="00A5740D" w:rsidRPr="00000E90" w:rsidRDefault="00A5740D" w:rsidP="00A5740D">
      <w:pPr>
        <w:pStyle w:val="A"/>
      </w:pPr>
      <w:r w:rsidRPr="00000E90">
        <w:t>B.</w:t>
      </w:r>
      <w:r w:rsidRPr="00000E90">
        <w:tab/>
        <w:t>The tobacco tax is imposed on the invoice price of cigars, smoking tobacco, smokeless tobacco</w:t>
      </w:r>
      <w:r>
        <w:t>,</w:t>
      </w:r>
      <w:r w:rsidRPr="00000E90">
        <w:t xml:space="preserve"> and other tobacco products.</w:t>
      </w:r>
      <w:r>
        <w:rPr>
          <w:b/>
        </w:rPr>
        <w:t xml:space="preserve"> </w:t>
      </w:r>
      <w:r w:rsidRPr="00000E90">
        <w:t xml:space="preserve">R.S. 47:842(6) defines invoice price as the </w:t>
      </w:r>
      <w:r w:rsidRPr="00000E90">
        <w:lastRenderedPageBreak/>
        <w:t>manufacturer’s net invoiced price as invoiced to the Louisiana tobacco dealer.</w:t>
      </w:r>
    </w:p>
    <w:p w14:paraId="35784E31" w14:textId="77777777" w:rsidR="00A5740D" w:rsidRPr="00000E90" w:rsidRDefault="00A5740D" w:rsidP="00A5740D">
      <w:pPr>
        <w:pStyle w:val="A"/>
      </w:pPr>
      <w:r w:rsidRPr="00000E90">
        <w:t>C.</w:t>
      </w:r>
      <w:r w:rsidRPr="00000E90">
        <w:tab/>
        <w:t>Manufacturer’s net invoiced price is the product line item price charged to the dealer by the manufacturer, supplier, jobber or other person who sells the tobacco product to the dealer inclusive of any trade discount reflected in the line item price.</w:t>
      </w:r>
    </w:p>
    <w:p w14:paraId="635C6FD0" w14:textId="77777777" w:rsidR="00A5740D" w:rsidRPr="00000E90" w:rsidRDefault="00A5740D" w:rsidP="00A5740D">
      <w:pPr>
        <w:pStyle w:val="A"/>
      </w:pPr>
      <w:r w:rsidRPr="00000E90">
        <w:t>D.</w:t>
      </w:r>
      <w:r w:rsidRPr="00000E90">
        <w:tab/>
        <w:t xml:space="preserve">Federal excise and other taxes, shipping charges, and freight charges separately stated on an invoice are not considered part of the price of the taxable product and are excluded from the determination of manufacturer’s net invoiced price. </w:t>
      </w:r>
    </w:p>
    <w:p w14:paraId="6C3A5960" w14:textId="77777777" w:rsidR="00A5740D" w:rsidRPr="00000E90" w:rsidRDefault="00A5740D" w:rsidP="00A5740D">
      <w:pPr>
        <w:pStyle w:val="A"/>
      </w:pPr>
      <w:r w:rsidRPr="00000E90">
        <w:t>E.</w:t>
      </w:r>
      <w:r w:rsidRPr="00000E90">
        <w:tab/>
        <w:t>Cash discounts shall not be considered when determining the manufacturer’s net invoiced price.</w:t>
      </w:r>
    </w:p>
    <w:p w14:paraId="15839769" w14:textId="77777777" w:rsidR="00A5740D" w:rsidRPr="00000E90" w:rsidRDefault="00A5740D" w:rsidP="00A5740D">
      <w:pPr>
        <w:pStyle w:val="A"/>
      </w:pPr>
      <w:r w:rsidRPr="00000E90">
        <w:t>F.</w:t>
      </w:r>
      <w:r>
        <w:rPr>
          <w:b/>
        </w:rPr>
        <w:tab/>
      </w:r>
      <w:r w:rsidRPr="00000E90">
        <w:t>R.S. 47:854(B) requires that any tobacco products given away at no cost must be taxed in the same manner as products sold, used, consumed, handled or distributed in this state. The tobacco tax due on promotional incentives listed on an invoice at no cost</w:t>
      </w:r>
      <w:r>
        <w:t xml:space="preserve"> shall be determined as follows.</w:t>
      </w:r>
    </w:p>
    <w:p w14:paraId="74546165" w14:textId="77777777" w:rsidR="00A5740D" w:rsidRPr="00000E90" w:rsidRDefault="00A5740D" w:rsidP="00A5740D">
      <w:pPr>
        <w:pStyle w:val="1"/>
      </w:pPr>
      <w:r w:rsidRPr="00000E90">
        <w:t>1.</w:t>
      </w:r>
      <w:r w:rsidRPr="00000E90">
        <w:tab/>
        <w:t>If the invoice reflects a purchase of the same product, then the tobacco excise tax should be calculated on the invoiced price charged on the invoice for the same product.</w:t>
      </w:r>
    </w:p>
    <w:p w14:paraId="6429601E" w14:textId="77777777" w:rsidR="00A5740D" w:rsidRPr="00000E90" w:rsidRDefault="00A5740D" w:rsidP="00A5740D">
      <w:pPr>
        <w:pStyle w:val="1"/>
      </w:pPr>
      <w:r w:rsidRPr="00000E90">
        <w:t>2.</w:t>
      </w:r>
      <w:r w:rsidRPr="00000E90">
        <w:tab/>
        <w:t>If the invoice does not show the purchase of the same product, then the tax is calculated on the manufacturer’s list price for that product</w:t>
      </w:r>
      <w:r>
        <w:t>.</w:t>
      </w:r>
    </w:p>
    <w:p w14:paraId="225945A1" w14:textId="77777777" w:rsidR="00A5740D" w:rsidRPr="00000E90" w:rsidRDefault="00A5740D" w:rsidP="00A5740D">
      <w:pPr>
        <w:pStyle w:val="AuthorityNote"/>
      </w:pPr>
      <w:r>
        <w:t>AUTHORITY NOTE:</w:t>
      </w:r>
      <w:r>
        <w:tab/>
      </w:r>
      <w:r w:rsidRPr="00000E90">
        <w:t>Promulgated in accordance with R.S. 47:841(D) and 1511.</w:t>
      </w:r>
    </w:p>
    <w:p w14:paraId="55D0E616" w14:textId="77777777" w:rsidR="00A5740D" w:rsidRDefault="00A5740D" w:rsidP="00A5740D">
      <w:pPr>
        <w:pStyle w:val="HistoricalNote"/>
      </w:pPr>
      <w:r>
        <w:t>HISTORICAL NOTE:</w:t>
      </w:r>
      <w:r>
        <w:tab/>
      </w:r>
      <w:r w:rsidRPr="00000E90">
        <w:t>Promulgated by the Louisiana Department of Revenue, Policy Services Division, LR 48:</w:t>
      </w:r>
      <w:r>
        <w:t>2765 (November 2022).</w:t>
      </w:r>
    </w:p>
    <w:p w14:paraId="4A17C776" w14:textId="77777777" w:rsidR="00D57899" w:rsidRPr="008019E4" w:rsidRDefault="00D57899" w:rsidP="00D57899">
      <w:pPr>
        <w:pStyle w:val="Section"/>
      </w:pPr>
      <w:bookmarkStart w:id="1283" w:name="_Toc238197712"/>
      <w:r w:rsidRPr="008019E4">
        <w:t>§5105.</w:t>
      </w:r>
      <w:r w:rsidRPr="008019E4">
        <w:tab/>
        <w:t>Articles and Products Made of Tobacco and Tobacco Substitutes</w:t>
      </w:r>
      <w:bookmarkEnd w:id="1283"/>
    </w:p>
    <w:p w14:paraId="0D4BE22C" w14:textId="77777777" w:rsidR="00D57899" w:rsidRPr="008019E4" w:rsidRDefault="00D57899" w:rsidP="00D57899">
      <w:pPr>
        <w:pStyle w:val="A"/>
      </w:pPr>
      <w:r w:rsidRPr="008019E4">
        <w:t>A.</w:t>
      </w:r>
      <w:r w:rsidRPr="008019E4">
        <w:tab/>
        <w:t xml:space="preserve">The definition of </w:t>
      </w:r>
      <w:r w:rsidRPr="006E7FAC">
        <w:rPr>
          <w:i/>
        </w:rPr>
        <w:t>smokeless tobacco</w:t>
      </w:r>
      <w:r w:rsidRPr="008019E4">
        <w:t xml:space="preserve"> provided in R.S. 47:842(15) includes articles and products made of tobacco and tobacco substitutes. </w:t>
      </w:r>
    </w:p>
    <w:p w14:paraId="33305F78" w14:textId="77777777" w:rsidR="00D57899" w:rsidRPr="008019E4" w:rsidRDefault="00D57899" w:rsidP="00D57899">
      <w:pPr>
        <w:pStyle w:val="A"/>
      </w:pPr>
      <w:r w:rsidRPr="008019E4">
        <w:t>B.</w:t>
      </w:r>
      <w:r w:rsidRPr="008019E4">
        <w:tab/>
        <w:t>Any product made with nicotine which is extracted from tobacco is considered an article or product made of tobacco. It is not necessary that tobacco leaves be present in the article or product. These products are smokeless tobacco for purposes of Louisiana tobacco tax.</w:t>
      </w:r>
    </w:p>
    <w:p w14:paraId="61CB3BE2" w14:textId="77777777" w:rsidR="00D57899" w:rsidRPr="008019E4" w:rsidRDefault="00D57899" w:rsidP="00D57899">
      <w:pPr>
        <w:pStyle w:val="A"/>
      </w:pPr>
      <w:r w:rsidRPr="008019E4">
        <w:t>C.</w:t>
      </w:r>
      <w:r w:rsidRPr="008019E4">
        <w:tab/>
        <w:t>As used in R.S. 47:842(15), for purposes of the tax due on smokeless tobacco, tobacco substitute includes any non-combustible product intended to be used or consumed as an alternative to tobacco. Examples of tobacco substitutes include, but are not limited to products made with nicotine extracted from tobacco or any other source, products made with synthetic nicotine, and products which simulate traditional smokeless tobacco regardless of the presence of nicotine.</w:t>
      </w:r>
      <w:r>
        <w:rPr>
          <w:b/>
        </w:rPr>
        <w:t xml:space="preserve"> </w:t>
      </w:r>
      <w:r w:rsidRPr="008019E4">
        <w:t>These products are smokeless tobacco for purposes of Louisiana tobacco tax.</w:t>
      </w:r>
    </w:p>
    <w:p w14:paraId="4CC53D45" w14:textId="77777777" w:rsidR="00D57899" w:rsidRPr="008019E4" w:rsidRDefault="00D57899" w:rsidP="00D57899">
      <w:pPr>
        <w:pStyle w:val="AuthorityNote"/>
      </w:pPr>
      <w:r w:rsidRPr="008019E4">
        <w:t>AUTHORITY NOTE:</w:t>
      </w:r>
      <w:r w:rsidRPr="008019E4">
        <w:tab/>
        <w:t>Promulgated in accordance with R.S. 47:841(D) and 1511.</w:t>
      </w:r>
    </w:p>
    <w:p w14:paraId="45CC56AF" w14:textId="77777777" w:rsidR="00D57899" w:rsidRDefault="00D57899" w:rsidP="00D57899">
      <w:pPr>
        <w:pStyle w:val="HistoricalNote"/>
      </w:pPr>
      <w:r w:rsidRPr="008019E4">
        <w:t>HISTORICAL NOTE: Promulgated by the Louisiana Department of Revenue, Policy Services Division, LR 4</w:t>
      </w:r>
      <w:r>
        <w:t>9</w:t>
      </w:r>
      <w:r w:rsidRPr="008019E4">
        <w:t>:</w:t>
      </w:r>
      <w:r>
        <w:t>334 (February 2023).</w:t>
      </w:r>
    </w:p>
    <w:p w14:paraId="4B265084" w14:textId="77777777" w:rsidR="00E84909" w:rsidRPr="00343019" w:rsidRDefault="00E84909" w:rsidP="00E84909">
      <w:pPr>
        <w:pStyle w:val="Section"/>
      </w:pPr>
      <w:bookmarkStart w:id="1284" w:name="_Toc238197713"/>
      <w:r>
        <w:t>§5107.</w:t>
      </w:r>
      <w:r>
        <w:tab/>
      </w:r>
      <w:r w:rsidRPr="00343019">
        <w:t>Authority for Stamping Agents to Purchase Certain Unstamped Cigarettes, Tobacco; Approval from Attorney General</w:t>
      </w:r>
      <w:bookmarkEnd w:id="1284"/>
    </w:p>
    <w:p w14:paraId="17EBA2BC" w14:textId="77777777" w:rsidR="00E84909" w:rsidRPr="00343019" w:rsidRDefault="00E84909" w:rsidP="00E84909">
      <w:pPr>
        <w:pStyle w:val="A"/>
      </w:pPr>
      <w:r w:rsidRPr="00343019">
        <w:t>A.</w:t>
      </w:r>
      <w:r w:rsidRPr="00343019">
        <w:tab/>
        <w:t>Stamping agents licensed with the Office of Alcohol and Tobacco Control may sell cigarettes in or into the state only if the manufacturer and brand family of the cigarettes are listed on the state directory maintained by the attorney general at the time of stamping. However, unless prior written approval is obtained from the attorney general, stamping agents may not purchase cigarettes from an entity other than an importer, manufacturer, or sales entity affiliate.</w:t>
      </w:r>
    </w:p>
    <w:p w14:paraId="45CEC46A" w14:textId="77777777" w:rsidR="00E84909" w:rsidRPr="00343019" w:rsidRDefault="00E84909" w:rsidP="00E84909">
      <w:pPr>
        <w:pStyle w:val="A"/>
      </w:pPr>
      <w:r w:rsidRPr="00343019">
        <w:t>B.</w:t>
      </w:r>
      <w:r w:rsidRPr="00343019">
        <w:tab/>
        <w:t>For a stamping agent to purchase unstamped cigarettes from an entity other than an importer, manufacturer, or sales entity affiliate, the stamping agent must first request approval from the attorney general on a quarterly basis by submitting a written request on a form approved and provided by the attorney general that includes the following:</w:t>
      </w:r>
    </w:p>
    <w:p w14:paraId="2851E03D" w14:textId="77777777" w:rsidR="00E84909" w:rsidRPr="00343019" w:rsidRDefault="00E84909" w:rsidP="00E84909">
      <w:pPr>
        <w:pStyle w:val="1"/>
      </w:pPr>
      <w:r>
        <w:t>1.</w:t>
      </w:r>
      <w:r>
        <w:tab/>
      </w:r>
      <w:r w:rsidRPr="00343019">
        <w:t>names and addresses of the entities from whom the stamping agent intends to purchase unstamped cigarettes or roll-your-own tobacco products;</w:t>
      </w:r>
    </w:p>
    <w:p w14:paraId="681453CF" w14:textId="77777777" w:rsidR="00E84909" w:rsidRPr="00343019" w:rsidRDefault="00E84909" w:rsidP="00E84909">
      <w:pPr>
        <w:pStyle w:val="1"/>
      </w:pPr>
      <w:r>
        <w:t>2.</w:t>
      </w:r>
      <w:r>
        <w:tab/>
      </w:r>
      <w:r w:rsidRPr="00343019">
        <w:t>manufacturers and brand names of the unstamped cigarettes and roll-your-own tobacco products that the stamping agent intends to purchase;</w:t>
      </w:r>
    </w:p>
    <w:p w14:paraId="6EE00942" w14:textId="77777777" w:rsidR="00E84909" w:rsidRPr="00343019" w:rsidRDefault="00E84909" w:rsidP="00E84909">
      <w:pPr>
        <w:pStyle w:val="1"/>
      </w:pPr>
      <w:r>
        <w:t>3.</w:t>
      </w:r>
      <w:r>
        <w:tab/>
      </w:r>
      <w:r w:rsidRPr="00343019">
        <w:t>intended state of destination of the unstamped cigarettes and roll-your-own tobacco products upon resale by the stamping agent;</w:t>
      </w:r>
    </w:p>
    <w:p w14:paraId="23D019BF" w14:textId="77777777" w:rsidR="00E84909" w:rsidRPr="00343019" w:rsidRDefault="00E84909" w:rsidP="00E84909">
      <w:pPr>
        <w:pStyle w:val="1"/>
      </w:pPr>
      <w:r w:rsidRPr="00343019">
        <w:t>4.</w:t>
      </w:r>
      <w:r w:rsidRPr="00343019">
        <w:tab/>
        <w:t>written verification from the entities from whom the stamping agent intends to purchase unstamped cigarettes or roll-your-own tobacco products that the former agrees to provide copies of invoices and any other necessary documentation to confirm the accuracy of the reported transactions within 20 days following the end of the applicable sales quarter; and</w:t>
      </w:r>
    </w:p>
    <w:p w14:paraId="0178761A" w14:textId="77777777" w:rsidR="00E84909" w:rsidRPr="00343019" w:rsidRDefault="00E84909" w:rsidP="00E84909">
      <w:pPr>
        <w:pStyle w:val="1"/>
      </w:pPr>
      <w:r>
        <w:t>5.</w:t>
      </w:r>
      <w:r>
        <w:tab/>
        <w:t>any</w:t>
      </w:r>
      <w:r w:rsidRPr="00343019">
        <w:t xml:space="preserve"> other information that the attorney general may deem relevant.</w:t>
      </w:r>
    </w:p>
    <w:p w14:paraId="05578264" w14:textId="77777777" w:rsidR="00E84909" w:rsidRPr="00343019" w:rsidRDefault="00E84909" w:rsidP="00E84909">
      <w:pPr>
        <w:pStyle w:val="A"/>
      </w:pPr>
      <w:r w:rsidRPr="00343019">
        <w:t>C.</w:t>
      </w:r>
      <w:r w:rsidRPr="00343019">
        <w:tab/>
        <w:t>The re</w:t>
      </w:r>
      <w:r>
        <w:t>quest shall be made at least 10</w:t>
      </w:r>
      <w:r w:rsidRPr="00343019">
        <w:t xml:space="preserve"> days prior to the beginning of the applicable sales quarter and prior to the purchase of any unstamped cigarettes or roll-your-own tobacco products as described in this Section. In the event that any information changes after the request has been submitted, whether or not approval has been given, a revised form shall be submitted immediately to the attorney general.</w:t>
      </w:r>
    </w:p>
    <w:p w14:paraId="0931D9A0" w14:textId="77777777" w:rsidR="00E84909" w:rsidRPr="00343019" w:rsidRDefault="00E84909" w:rsidP="00E84909">
      <w:pPr>
        <w:pStyle w:val="A"/>
      </w:pPr>
      <w:r w:rsidRPr="00343019">
        <w:t>D.</w:t>
      </w:r>
      <w:r w:rsidRPr="00343019">
        <w:tab/>
        <w:t>The decision to approve or deny the request shall be based upon the information provided by the stamping agent as well as any additional information that the attorney general may deem relevant, but in any case, approval shall be contingent upon agreement and cooperation by the entities from whom the stamping agent intends to purchase the unstamped cigarettes or roll-your-own tobacco products to provide copies of invoices and any other necessary documentation to confirm the accuracy of the reported transactions within 20 days following the end of the applicable sales quarter.</w:t>
      </w:r>
    </w:p>
    <w:p w14:paraId="58767CF0" w14:textId="77777777" w:rsidR="00E84909" w:rsidRPr="00343019" w:rsidRDefault="00E84909" w:rsidP="00E84909">
      <w:pPr>
        <w:pStyle w:val="AuthorityNote"/>
      </w:pPr>
      <w:r w:rsidRPr="00343019">
        <w:t>AUTHORITY NOTE: Promulgated in accordance with R.S. 47:847 and R.S. 47:1511.</w:t>
      </w:r>
    </w:p>
    <w:p w14:paraId="54A3EB65" w14:textId="77777777" w:rsidR="00E84909" w:rsidRPr="00343019" w:rsidRDefault="00E84909" w:rsidP="00E84909">
      <w:pPr>
        <w:pStyle w:val="HistoricalNote"/>
      </w:pPr>
      <w:r w:rsidRPr="00343019">
        <w:lastRenderedPageBreak/>
        <w:t>HISTORICAL NOTE:</w:t>
      </w:r>
      <w:r w:rsidRPr="00343019">
        <w:tab/>
        <w:t xml:space="preserve">Promulgated by the Department of Revenue, Office of Legal Affairs, Tax Policy and Planning Division, </w:t>
      </w:r>
      <w:r>
        <w:t>LR 50:1672 (November 2024).</w:t>
      </w:r>
    </w:p>
    <w:p w14:paraId="2F8A5670" w14:textId="77777777" w:rsidR="00E84909" w:rsidRPr="00343019" w:rsidRDefault="00E84909" w:rsidP="00E84909">
      <w:pPr>
        <w:pStyle w:val="Section"/>
      </w:pPr>
      <w:bookmarkStart w:id="1285" w:name="_Toc238197714"/>
      <w:r w:rsidRPr="00343019">
        <w:t>§5109.</w:t>
      </w:r>
      <w:r w:rsidRPr="00343019">
        <w:tab/>
        <w:t xml:space="preserve">Purchase, Shipment of </w:t>
      </w:r>
      <w:r>
        <w:t>T</w:t>
      </w:r>
      <w:r w:rsidRPr="00343019">
        <w:t xml:space="preserve">ax </w:t>
      </w:r>
      <w:r>
        <w:t>S</w:t>
      </w:r>
      <w:r w:rsidRPr="00343019">
        <w:t>tamps; Insurance</w:t>
      </w:r>
      <w:bookmarkEnd w:id="1285"/>
    </w:p>
    <w:p w14:paraId="6922CADF" w14:textId="77777777" w:rsidR="00E84909" w:rsidRPr="00343019" w:rsidRDefault="00E84909" w:rsidP="00E84909">
      <w:pPr>
        <w:pStyle w:val="A"/>
      </w:pPr>
      <w:r w:rsidRPr="00343019">
        <w:t>A.</w:t>
      </w:r>
      <w:r w:rsidRPr="00343019">
        <w:tab/>
        <w:t>Tobacco tax stamps shall be purchased by licensed wholesale distributors who are registered as stamping agents with the Office of Alcohol and Tobacco Control. The tobacco tax stamps are shipped to the stamping agents directly from the stamp provider.</w:t>
      </w:r>
    </w:p>
    <w:p w14:paraId="76CDB216" w14:textId="77777777" w:rsidR="00E84909" w:rsidRPr="00343019" w:rsidRDefault="00E84909" w:rsidP="00E84909">
      <w:pPr>
        <w:pStyle w:val="A"/>
      </w:pPr>
      <w:r w:rsidRPr="00343019">
        <w:t>B.</w:t>
      </w:r>
      <w:r w:rsidRPr="00343019">
        <w:tab/>
        <w:t>Purchase orders for tax stamps shall be placed electronically with the Department of Revenue using the prescribed electronic format. Tobacco tax stamp sheets shall be ordered in multiples of ten. When placing the order, the stamping agent may purchase insurance on the shipment for reimbursement purposes in the event the tax stamps are lost or damaged. If insurance is not purchased, the stamping agent assumes liability for any missing or damaged tax stamps.</w:t>
      </w:r>
    </w:p>
    <w:p w14:paraId="4C35F778" w14:textId="77777777" w:rsidR="00E84909" w:rsidRPr="00343019" w:rsidRDefault="00E84909" w:rsidP="00E84909">
      <w:pPr>
        <w:pStyle w:val="A"/>
      </w:pPr>
      <w:r w:rsidRPr="00343019">
        <w:t>C.</w:t>
      </w:r>
      <w:r w:rsidRPr="00343019">
        <w:tab/>
        <w:t>All electronic orders shall be verified and approved by the Department of Revenue before the stamp provider is authorized to fill and ship the order.</w:t>
      </w:r>
    </w:p>
    <w:p w14:paraId="4D638BA3" w14:textId="77777777" w:rsidR="00E84909" w:rsidRPr="00343019" w:rsidRDefault="00E84909" w:rsidP="00E84909">
      <w:pPr>
        <w:pStyle w:val="A"/>
      </w:pPr>
      <w:r w:rsidRPr="00343019">
        <w:t>D.</w:t>
      </w:r>
      <w:r w:rsidRPr="00343019">
        <w:tab/>
        <w:t>Orders will be processed as standard two-day delivery. Stamping agents that request next day delivery are responsible for the delivery costs and must provide billing account information for this purpose.</w:t>
      </w:r>
    </w:p>
    <w:p w14:paraId="7EF0CC45" w14:textId="77777777" w:rsidR="00E84909" w:rsidRPr="00343019" w:rsidRDefault="00E84909" w:rsidP="00E84909">
      <w:pPr>
        <w:pStyle w:val="AuthorityNote"/>
      </w:pPr>
      <w:r w:rsidRPr="00343019">
        <w:t>AUTHORITY NOTE: Promulgated in accordance with R.S. 47:843 and R.S. 47:1511.</w:t>
      </w:r>
    </w:p>
    <w:p w14:paraId="76D96E05" w14:textId="77777777" w:rsidR="00E84909" w:rsidRPr="00343019" w:rsidRDefault="00E84909" w:rsidP="00E84909">
      <w:pPr>
        <w:pStyle w:val="HistoricalNote"/>
      </w:pPr>
      <w:r w:rsidRPr="00343019">
        <w:t>HISTORICAL NOTE:</w:t>
      </w:r>
      <w:r w:rsidRPr="00343019">
        <w:tab/>
        <w:t xml:space="preserve">Promulgated by the Department of Revenue, Office of Legal Affairs, Tax Policy and Planning Division, </w:t>
      </w:r>
      <w:r>
        <w:t>LR 50:1672 (November 2024).</w:t>
      </w:r>
    </w:p>
    <w:p w14:paraId="0E5EB8DF" w14:textId="77777777" w:rsidR="00E84909" w:rsidRPr="00343019" w:rsidRDefault="00E84909" w:rsidP="00E84909">
      <w:pPr>
        <w:pStyle w:val="Section"/>
      </w:pPr>
      <w:bookmarkStart w:id="1286" w:name="_Toc238197715"/>
      <w:r w:rsidRPr="00343019">
        <w:t>§5111.</w:t>
      </w:r>
      <w:r w:rsidRPr="00343019">
        <w:tab/>
        <w:t xml:space="preserve">Affixing of </w:t>
      </w:r>
      <w:r>
        <w:t>T</w:t>
      </w:r>
      <w:r w:rsidRPr="00343019">
        <w:t xml:space="preserve">ax </w:t>
      </w:r>
      <w:r>
        <w:t>S</w:t>
      </w:r>
      <w:r w:rsidRPr="00343019">
        <w:t>tamps</w:t>
      </w:r>
      <w:bookmarkEnd w:id="1286"/>
    </w:p>
    <w:p w14:paraId="62E6EAA6" w14:textId="77777777" w:rsidR="00E84909" w:rsidRPr="00343019" w:rsidRDefault="00E84909" w:rsidP="00E84909">
      <w:pPr>
        <w:pStyle w:val="A"/>
      </w:pPr>
      <w:r w:rsidRPr="00343019">
        <w:t>A.</w:t>
      </w:r>
      <w:r w:rsidRPr="00343019">
        <w:tab/>
        <w:t xml:space="preserve">Tax stamps required by R.S. 47:843 and 847 shall be affixed to the bottom of cigarette packages in a manner that is clearly visible to subsequent purchasers. No other stamp, label, decal, mark or sign shall be affixed to or displayed on the bottom of a package of cigarettes without prior written approval from the Department of Revenue. </w:t>
      </w:r>
    </w:p>
    <w:p w14:paraId="4FC4BF84" w14:textId="77777777" w:rsidR="00E84909" w:rsidRPr="00343019" w:rsidRDefault="00E84909" w:rsidP="00E84909">
      <w:pPr>
        <w:pStyle w:val="A"/>
      </w:pPr>
      <w:r w:rsidRPr="00343019">
        <w:t>B.</w:t>
      </w:r>
      <w:r w:rsidRPr="00343019">
        <w:tab/>
        <w:t>The stamp shall be affixed in such a manner that it cannot be removed from the package without being mutilated or destroyed.</w:t>
      </w:r>
    </w:p>
    <w:p w14:paraId="49F4034B" w14:textId="77777777" w:rsidR="00E84909" w:rsidRPr="00343019" w:rsidRDefault="00E84909" w:rsidP="00E84909">
      <w:pPr>
        <w:pStyle w:val="A"/>
      </w:pPr>
      <w:r w:rsidRPr="00343019">
        <w:t>C.</w:t>
      </w:r>
      <w:r w:rsidRPr="00343019">
        <w:tab/>
        <w:t>Each individual package must contain more than 50 percent of the stamp to be considered stamped and taxed.</w:t>
      </w:r>
    </w:p>
    <w:p w14:paraId="312F3401" w14:textId="77777777" w:rsidR="00E84909" w:rsidRPr="00343019" w:rsidRDefault="00E84909" w:rsidP="00E84909">
      <w:pPr>
        <w:pStyle w:val="AuthorityNote"/>
      </w:pPr>
      <w:r w:rsidRPr="00343019">
        <w:t>AUTHORITY NOTE: Promulgated in accordance with R.S. 47:843(F) and R.S. 47:1511.</w:t>
      </w:r>
    </w:p>
    <w:p w14:paraId="7AEAE972" w14:textId="77777777" w:rsidR="00E84909" w:rsidRPr="00343019" w:rsidRDefault="00E84909" w:rsidP="00E84909">
      <w:pPr>
        <w:pStyle w:val="HistoricalNote"/>
      </w:pPr>
      <w:r w:rsidRPr="00343019">
        <w:t>HISTORICAL NOTE:</w:t>
      </w:r>
      <w:r w:rsidRPr="00343019">
        <w:tab/>
        <w:t xml:space="preserve">Promulgated by the Department of Revenue, Office of Legal Affairs, Tax Policy and Planning Division, </w:t>
      </w:r>
      <w:r>
        <w:t>LR 50:1672 (November 2024).</w:t>
      </w:r>
    </w:p>
    <w:p w14:paraId="210AA783" w14:textId="77777777" w:rsidR="00E84909" w:rsidRPr="00343019" w:rsidRDefault="00E84909" w:rsidP="00E84909">
      <w:pPr>
        <w:pStyle w:val="Section"/>
      </w:pPr>
      <w:bookmarkStart w:id="1287" w:name="_Toc238197716"/>
      <w:r w:rsidRPr="00343019">
        <w:t>§5113.</w:t>
      </w:r>
      <w:r w:rsidRPr="00343019">
        <w:tab/>
        <w:t>Bond Waiver</w:t>
      </w:r>
      <w:bookmarkEnd w:id="1287"/>
    </w:p>
    <w:p w14:paraId="30C9120D" w14:textId="77777777" w:rsidR="00E84909" w:rsidRPr="00343019" w:rsidRDefault="00E84909" w:rsidP="00E84909">
      <w:pPr>
        <w:pStyle w:val="A"/>
      </w:pPr>
      <w:r w:rsidRPr="00343019">
        <w:t>A.</w:t>
      </w:r>
      <w:r w:rsidRPr="00343019">
        <w:tab/>
        <w:t>A registered tobacco dealer in tobacco products including but not limited to cigars, cigarettes, and smoking tobacco, shall furnish a bond in accordance with R.S. 47:848(A).</w:t>
      </w:r>
    </w:p>
    <w:p w14:paraId="2CC63ED0" w14:textId="77777777" w:rsidR="00E84909" w:rsidRPr="00343019" w:rsidRDefault="00E84909" w:rsidP="00E84909">
      <w:pPr>
        <w:pStyle w:val="A"/>
      </w:pPr>
      <w:r w:rsidRPr="00343019">
        <w:t>B.</w:t>
      </w:r>
      <w:r w:rsidRPr="00343019">
        <w:tab/>
        <w:t>The secretary is authorized to waive the furnishing of a surety bond as set forth in R.S. 47:848(B).</w:t>
      </w:r>
    </w:p>
    <w:p w14:paraId="4C646CFB" w14:textId="77777777" w:rsidR="00E84909" w:rsidRPr="00343019" w:rsidRDefault="00E84909" w:rsidP="00E84909">
      <w:pPr>
        <w:pStyle w:val="A"/>
      </w:pPr>
      <w:r w:rsidRPr="00343019">
        <w:t>C.</w:t>
      </w:r>
      <w:r w:rsidRPr="00343019">
        <w:tab/>
        <w:t>If any dealer whose bond has been waived by the secretary:</w:t>
      </w:r>
    </w:p>
    <w:p w14:paraId="43B5B499" w14:textId="77777777" w:rsidR="00E84909" w:rsidRPr="00343019" w:rsidRDefault="00E84909" w:rsidP="00E84909">
      <w:pPr>
        <w:pStyle w:val="1"/>
      </w:pPr>
      <w:r w:rsidRPr="00343019">
        <w:t>1.</w:t>
      </w:r>
      <w:r w:rsidRPr="00343019">
        <w:tab/>
        <w:t xml:space="preserve">commits a stamping violation, </w:t>
      </w:r>
    </w:p>
    <w:p w14:paraId="2CDE1C23" w14:textId="77777777" w:rsidR="00E84909" w:rsidRPr="00343019" w:rsidRDefault="00E84909" w:rsidP="00E84909">
      <w:pPr>
        <w:pStyle w:val="1"/>
      </w:pPr>
      <w:r w:rsidRPr="00343019">
        <w:t>2.</w:t>
      </w:r>
      <w:r w:rsidRPr="00343019">
        <w:tab/>
        <w:t xml:space="preserve">fails to file monthly reports with the Department of Revenue or the Tobacco Unit with the Department of Justice, or </w:t>
      </w:r>
    </w:p>
    <w:p w14:paraId="5FEA3A49" w14:textId="77777777" w:rsidR="00E84909" w:rsidRPr="00343019" w:rsidRDefault="00E84909" w:rsidP="00E84909">
      <w:pPr>
        <w:pStyle w:val="1"/>
      </w:pPr>
      <w:r w:rsidRPr="00343019">
        <w:t>3.</w:t>
      </w:r>
      <w:r w:rsidRPr="00343019">
        <w:tab/>
        <w:t>acts in bad faith, such as not filing the required tobacco monthly return or schedules or repeatedly filing inaccurate or incomplete tobacco monthly returns or schedules with either department, the secretary may revoke the waiver and require the dealer to furnish a bond in the amount required in R.S. 47:848(A). If a bond waiver is revoked, the dealer shall not be eligible for a bond waiver for a period of three years thereafter.</w:t>
      </w:r>
    </w:p>
    <w:p w14:paraId="37CAFEFA" w14:textId="77777777" w:rsidR="00E84909" w:rsidRPr="00343019" w:rsidRDefault="00E84909" w:rsidP="00E84909">
      <w:pPr>
        <w:pStyle w:val="AuthorityNote"/>
      </w:pPr>
      <w:r w:rsidRPr="00343019">
        <w:t>AUTHORITY NOTE: Promulgated in accordance with R.S. 47:848 and R.S. 47:1511.</w:t>
      </w:r>
    </w:p>
    <w:p w14:paraId="01A48B59" w14:textId="77777777" w:rsidR="00E84909" w:rsidRPr="00343019" w:rsidRDefault="00E84909" w:rsidP="00E84909">
      <w:pPr>
        <w:pStyle w:val="HistoricalNote"/>
      </w:pPr>
      <w:r w:rsidRPr="00343019">
        <w:t>HISTORICAL NOTE:</w:t>
      </w:r>
      <w:r w:rsidRPr="00343019">
        <w:tab/>
        <w:t xml:space="preserve">Promulgated by the Department of Revenue, Office of Legal Affairs, Tax Policy and Planning Division, </w:t>
      </w:r>
      <w:r>
        <w:t>LR 50:1672 (November 2024).</w:t>
      </w:r>
    </w:p>
    <w:p w14:paraId="20829699" w14:textId="77777777" w:rsidR="00E84909" w:rsidRPr="00343019" w:rsidRDefault="00E84909" w:rsidP="00E84909">
      <w:pPr>
        <w:pStyle w:val="Section"/>
      </w:pPr>
      <w:bookmarkStart w:id="1288" w:name="_Toc238197717"/>
      <w:r w:rsidRPr="00343019">
        <w:t>§5115.</w:t>
      </w:r>
      <w:r w:rsidRPr="00343019">
        <w:tab/>
        <w:t>Refunds/Credits and Destruction of Products</w:t>
      </w:r>
      <w:bookmarkEnd w:id="1288"/>
    </w:p>
    <w:p w14:paraId="4CD82713" w14:textId="77777777" w:rsidR="00E84909" w:rsidRPr="00343019" w:rsidRDefault="00E84909" w:rsidP="00E84909">
      <w:pPr>
        <w:pStyle w:val="A"/>
      </w:pPr>
      <w:r w:rsidRPr="00343019">
        <w:t>A.</w:t>
      </w:r>
      <w:r w:rsidRPr="00343019">
        <w:tab/>
        <w:t>A dealer may be refunded or credited the cost of stamps affixed to goods when:</w:t>
      </w:r>
    </w:p>
    <w:p w14:paraId="1B5FF1CA" w14:textId="77777777" w:rsidR="00E84909" w:rsidRPr="00343019" w:rsidRDefault="00E84909" w:rsidP="00E84909">
      <w:pPr>
        <w:pStyle w:val="1"/>
      </w:pPr>
      <w:r w:rsidRPr="00343019">
        <w:t>1.</w:t>
      </w:r>
      <w:r w:rsidRPr="00343019">
        <w:tab/>
        <w:t>by reason of damage the goods become unfit for sale and are destroyed by the dealer or returned to the manufacturer or jobber; or</w:t>
      </w:r>
    </w:p>
    <w:p w14:paraId="4ACB8123" w14:textId="77777777" w:rsidR="00E84909" w:rsidRPr="00343019" w:rsidRDefault="00E84909" w:rsidP="00E84909">
      <w:pPr>
        <w:pStyle w:val="1"/>
      </w:pPr>
      <w:r w:rsidRPr="00343019">
        <w:t>2.</w:t>
      </w:r>
      <w:r w:rsidRPr="00343019">
        <w:tab/>
        <w:t>the goods were listed on the state directory at the time the stamps were affixed but have subsequently been removed from the state directory and the goods have been destroyed.</w:t>
      </w:r>
    </w:p>
    <w:p w14:paraId="7C2602BD" w14:textId="77777777" w:rsidR="00E84909" w:rsidRPr="00343019" w:rsidRDefault="00E84909" w:rsidP="00E84909">
      <w:pPr>
        <w:pStyle w:val="A"/>
      </w:pPr>
      <w:r w:rsidRPr="00343019">
        <w:t>B.</w:t>
      </w:r>
      <w:r w:rsidRPr="00343019">
        <w:tab/>
        <w:t>A dealer seeking a refund or credit of the cost of stamps affixed to goods which, because of damage were unfit for sale and have been returned to the manufacturer, must claim the refund or credit in the manner prescribed by the secretary and provide the following documentation:</w:t>
      </w:r>
    </w:p>
    <w:p w14:paraId="5944037F" w14:textId="77777777" w:rsidR="00E84909" w:rsidRPr="00343019" w:rsidRDefault="00E84909" w:rsidP="00E84909">
      <w:pPr>
        <w:pStyle w:val="1"/>
      </w:pPr>
      <w:r w:rsidRPr="00343019">
        <w:t>1.</w:t>
      </w:r>
      <w:r w:rsidRPr="00343019">
        <w:tab/>
        <w:t>a notarized affidavit containing the product brand name, the quantity returned to the manufacturer or jobber, the date of return of the product and the location to which the product was returned; and</w:t>
      </w:r>
    </w:p>
    <w:p w14:paraId="2146FC46" w14:textId="77777777" w:rsidR="00E84909" w:rsidRPr="00343019" w:rsidRDefault="00E84909" w:rsidP="00E84909">
      <w:pPr>
        <w:pStyle w:val="1"/>
      </w:pPr>
      <w:r w:rsidRPr="00343019">
        <w:t>2.</w:t>
      </w:r>
      <w:r w:rsidRPr="00343019">
        <w:tab/>
        <w:t>a copy of the credit memo received from the manufacturer.</w:t>
      </w:r>
    </w:p>
    <w:p w14:paraId="3B48DACD" w14:textId="77777777" w:rsidR="00E84909" w:rsidRPr="00343019" w:rsidRDefault="00E84909" w:rsidP="00E84909">
      <w:pPr>
        <w:pStyle w:val="A"/>
      </w:pPr>
      <w:r w:rsidRPr="00343019">
        <w:t>C.</w:t>
      </w:r>
      <w:r w:rsidRPr="00343019">
        <w:tab/>
        <w:t>A dealer who intends to destroy goods which have been affixed with a tax stamp because they have either been damaged and are unfit for sale or have been removed from the state directory shall notify the department prior to the destruction and comply with the following requirements: .</w:t>
      </w:r>
    </w:p>
    <w:p w14:paraId="74FECE59" w14:textId="77777777" w:rsidR="00E84909" w:rsidRPr="00343019" w:rsidRDefault="00E84909" w:rsidP="00E84909">
      <w:pPr>
        <w:pStyle w:val="1"/>
      </w:pPr>
      <w:r w:rsidRPr="00343019">
        <w:t>1.</w:t>
      </w:r>
      <w:r w:rsidRPr="00343019">
        <w:tab/>
        <w:t xml:space="preserve">The destruction shall be witnessed by a representative of the Department of Revenue and/or the Office of the Attorney General. </w:t>
      </w:r>
    </w:p>
    <w:p w14:paraId="6E3F3167" w14:textId="77777777" w:rsidR="00E84909" w:rsidRPr="00343019" w:rsidRDefault="00E84909" w:rsidP="00E84909">
      <w:pPr>
        <w:pStyle w:val="1"/>
      </w:pPr>
      <w:r w:rsidRPr="00343019">
        <w:t>2.</w:t>
      </w:r>
      <w:r w:rsidRPr="00343019">
        <w:tab/>
        <w:t>Goods shall be destroyed by cutting in half and saturating the product with bleach.</w:t>
      </w:r>
    </w:p>
    <w:p w14:paraId="09572D0A" w14:textId="77777777" w:rsidR="00E84909" w:rsidRPr="00343019" w:rsidRDefault="00E84909" w:rsidP="00E84909">
      <w:pPr>
        <w:pStyle w:val="1"/>
      </w:pPr>
      <w:r w:rsidRPr="00343019">
        <w:t>3.</w:t>
      </w:r>
      <w:r w:rsidRPr="00343019">
        <w:tab/>
        <w:t>The Department of Revenue shall provide the dealer with a certification of the destruction which shall be submitted with the claim for credit or refund.</w:t>
      </w:r>
    </w:p>
    <w:p w14:paraId="70678C68" w14:textId="77777777" w:rsidR="00E84909" w:rsidRPr="00343019" w:rsidRDefault="00E84909" w:rsidP="00E84909">
      <w:pPr>
        <w:pStyle w:val="AuthorityNote"/>
      </w:pPr>
      <w:r w:rsidRPr="00343019">
        <w:lastRenderedPageBreak/>
        <w:t>AUTHORITY NOTE: Promulgated in accordance with R.S. 47:857 and R.S. 47:1511.</w:t>
      </w:r>
    </w:p>
    <w:p w14:paraId="4F825F53" w14:textId="77777777" w:rsidR="00E84909" w:rsidRPr="00343019" w:rsidRDefault="00E84909" w:rsidP="00E84909">
      <w:pPr>
        <w:pStyle w:val="HistoricalNote"/>
      </w:pPr>
      <w:r w:rsidRPr="00343019">
        <w:t>HISTORICAL NOTE:</w:t>
      </w:r>
      <w:r w:rsidRPr="00343019">
        <w:tab/>
        <w:t xml:space="preserve">Promulgated by the Department of Revenue, Office of Legal Affairs, Tax Policy and Planning Division, </w:t>
      </w:r>
      <w:r>
        <w:t>LR 50:1673 (November 2024).</w:t>
      </w:r>
    </w:p>
    <w:p w14:paraId="578FE292" w14:textId="77777777" w:rsidR="000A70F9" w:rsidRDefault="000A70F9">
      <w:pPr>
        <w:pStyle w:val="Chapter"/>
      </w:pPr>
      <w:bookmarkStart w:id="1289" w:name="TOC_Chap74"/>
      <w:bookmarkStart w:id="1290" w:name="_Toc233690164"/>
      <w:bookmarkStart w:id="1291" w:name="_Toc234030750"/>
      <w:bookmarkStart w:id="1292" w:name="_Toc243721374"/>
      <w:bookmarkStart w:id="1293" w:name="_Toc259619614"/>
      <w:bookmarkStart w:id="1294" w:name="_Toc262718700"/>
      <w:bookmarkStart w:id="1295" w:name="_Toc275165472"/>
      <w:bookmarkStart w:id="1296" w:name="_Toc238197718"/>
      <w:r>
        <w:t>Chapter 53.</w:t>
      </w:r>
      <w:bookmarkEnd w:id="1289"/>
      <w:r w:rsidR="009063FA">
        <w:tab/>
      </w:r>
      <w:bookmarkStart w:id="1297" w:name="TOCT_Chap158"/>
      <w:bookmarkStart w:id="1298" w:name="TOCT_Chap122"/>
      <w:bookmarkStart w:id="1299" w:name="TOCT_Chap71"/>
      <w:bookmarkStart w:id="1300" w:name="TOCT_Chap74"/>
      <w:r>
        <w:t>Miscellaneous Fees</w:t>
      </w:r>
      <w:bookmarkEnd w:id="1290"/>
      <w:bookmarkEnd w:id="1291"/>
      <w:bookmarkEnd w:id="1292"/>
      <w:bookmarkEnd w:id="1293"/>
      <w:bookmarkEnd w:id="1294"/>
      <w:bookmarkEnd w:id="1295"/>
      <w:bookmarkEnd w:id="1296"/>
      <w:bookmarkEnd w:id="1297"/>
      <w:bookmarkEnd w:id="1298"/>
      <w:bookmarkEnd w:id="1299"/>
      <w:bookmarkEnd w:id="1300"/>
    </w:p>
    <w:p w14:paraId="45F3D8B3" w14:textId="77777777" w:rsidR="000A70F9" w:rsidRDefault="000A70F9">
      <w:pPr>
        <w:pStyle w:val="Section"/>
      </w:pPr>
      <w:bookmarkStart w:id="1301" w:name="_Toc233690165"/>
      <w:bookmarkStart w:id="1302" w:name="_Toc234030751"/>
      <w:bookmarkStart w:id="1303" w:name="_Toc243721375"/>
      <w:bookmarkStart w:id="1304" w:name="_Toc259619615"/>
      <w:bookmarkStart w:id="1305" w:name="_Toc262718701"/>
      <w:bookmarkStart w:id="1306" w:name="_Toc275165473"/>
      <w:bookmarkStart w:id="1307" w:name="_Toc238197719"/>
      <w:r>
        <w:t>§5301.</w:t>
      </w:r>
      <w:r>
        <w:tab/>
        <w:t>Oilfield Site Restoration Fee</w:t>
      </w:r>
      <w:bookmarkEnd w:id="1301"/>
      <w:bookmarkEnd w:id="1302"/>
      <w:bookmarkEnd w:id="1303"/>
      <w:bookmarkEnd w:id="1304"/>
      <w:bookmarkEnd w:id="1305"/>
      <w:bookmarkEnd w:id="1306"/>
      <w:bookmarkEnd w:id="1307"/>
    </w:p>
    <w:p w14:paraId="36CD26D1" w14:textId="77777777" w:rsidR="005320B3" w:rsidRPr="00B977C5" w:rsidRDefault="005320B3" w:rsidP="005320B3">
      <w:pPr>
        <w:pStyle w:val="A"/>
      </w:pPr>
      <w:r w:rsidRPr="00B977C5">
        <w:t>A.</w:t>
      </w:r>
      <w:r w:rsidRPr="00B977C5">
        <w:tab/>
        <w:t>The Department of Revenue is responsible for collection of the oilfield site restoration fee imposed on the production of gas, oil, and condensate.</w:t>
      </w:r>
    </w:p>
    <w:p w14:paraId="7756E6F4" w14:textId="77777777" w:rsidR="005320B3" w:rsidRPr="00B977C5" w:rsidRDefault="005320B3" w:rsidP="005320B3">
      <w:pPr>
        <w:pStyle w:val="1"/>
      </w:pPr>
      <w:r w:rsidRPr="00B977C5">
        <w:t>1.</w:t>
      </w:r>
      <w:r w:rsidRPr="00B977C5">
        <w:tab/>
        <w:t>The fee shall be assessed on the same production that is taxed by the state's severance tax laws.</w:t>
      </w:r>
    </w:p>
    <w:p w14:paraId="5BE72656" w14:textId="77777777" w:rsidR="005320B3" w:rsidRPr="00B977C5" w:rsidRDefault="005320B3" w:rsidP="005320B3">
      <w:pPr>
        <w:pStyle w:val="1"/>
      </w:pPr>
      <w:r w:rsidRPr="00B977C5">
        <w:t>2.</w:t>
      </w:r>
      <w:r w:rsidRPr="00B977C5">
        <w:tab/>
        <w:t>An annual fee, administered and collected by the Office of Conservation, is also imposed on nonproducing wells located within the state, except for temporarily abandoned or saltwater disposal wells in stripper fields.</w:t>
      </w:r>
    </w:p>
    <w:p w14:paraId="4DB68948" w14:textId="77777777" w:rsidR="005320B3" w:rsidRPr="00B977C5" w:rsidRDefault="005320B3" w:rsidP="005320B3">
      <w:pPr>
        <w:pStyle w:val="A"/>
      </w:pPr>
      <w:r w:rsidRPr="00B977C5">
        <w:t>B.</w:t>
      </w:r>
      <w:r w:rsidRPr="00B977C5">
        <w:tab/>
        <w:t>Definitions. For the purposes of this Section, the following terms are defined.</w:t>
      </w:r>
    </w:p>
    <w:p w14:paraId="6EBD7967" w14:textId="77777777" w:rsidR="005320B3" w:rsidRPr="00B977C5" w:rsidRDefault="005320B3" w:rsidP="00432750">
      <w:pPr>
        <w:pStyle w:val="1"/>
      </w:pPr>
      <w:r w:rsidRPr="00B977C5">
        <w:rPr>
          <w:i/>
          <w:iCs/>
        </w:rPr>
        <w:t>Condensate</w:t>
      </w:r>
      <w:r w:rsidR="00432750">
        <w:sym w:font="Symbol" w:char="F0BE"/>
      </w:r>
      <w:r w:rsidRPr="00B977C5">
        <w:t>liquid hydrocarbons recovered by initial separation from a well classified as a gas well by the Office</w:t>
      </w:r>
      <w:r>
        <w:t xml:space="preserve"> </w:t>
      </w:r>
      <w:r w:rsidRPr="00B977C5">
        <w:t>of Conservation or recovered from gas streams at drip points, plant inlet scrubbers, compressors, dehydrators, and metering stations.</w:t>
      </w:r>
    </w:p>
    <w:p w14:paraId="75E753FC" w14:textId="77777777" w:rsidR="005320B3" w:rsidRPr="00B977C5" w:rsidRDefault="005320B3" w:rsidP="00432750">
      <w:pPr>
        <w:pStyle w:val="1"/>
      </w:pPr>
      <w:r w:rsidRPr="00B977C5">
        <w:rPr>
          <w:i/>
          <w:iCs/>
        </w:rPr>
        <w:t>Gas</w:t>
      </w:r>
      <w:r w:rsidR="00432750">
        <w:sym w:font="Symbol" w:char="F0BE"/>
      </w:r>
      <w:r w:rsidRPr="00B977C5">
        <w:t>gaseous phase hydrocarbons recovered by separation from either an oil well or gas well.</w:t>
      </w:r>
    </w:p>
    <w:p w14:paraId="468DD638" w14:textId="77777777" w:rsidR="005320B3" w:rsidRPr="00B977C5" w:rsidRDefault="005320B3" w:rsidP="00432750">
      <w:pPr>
        <w:pStyle w:val="1"/>
      </w:pPr>
      <w:r w:rsidRPr="00B977C5">
        <w:rPr>
          <w:i/>
          <w:iCs/>
        </w:rPr>
        <w:t>Oil</w:t>
      </w:r>
      <w:r w:rsidR="00432750">
        <w:sym w:font="Symbol" w:char="F0BE"/>
      </w:r>
      <w:r w:rsidRPr="00B977C5">
        <w:t>liquid hydrocarbons recovered by ordinary production methods from a well classified as an oil well by the Office of Conservation.</w:t>
      </w:r>
    </w:p>
    <w:p w14:paraId="4A5FFCEF" w14:textId="77777777" w:rsidR="005320B3" w:rsidRPr="00B977C5" w:rsidRDefault="005320B3" w:rsidP="00432750">
      <w:pPr>
        <w:pStyle w:val="1"/>
      </w:pPr>
      <w:r w:rsidRPr="00B977C5">
        <w:rPr>
          <w:i/>
          <w:iCs/>
        </w:rPr>
        <w:t>Operator of Record</w:t>
      </w:r>
      <w:r w:rsidR="00432750">
        <w:sym w:font="Symbol" w:char="F0BE"/>
      </w:r>
      <w:r w:rsidRPr="00B977C5">
        <w:t>the operator of record according to the Office of Conservation records.</w:t>
      </w:r>
    </w:p>
    <w:p w14:paraId="5F772774" w14:textId="77777777" w:rsidR="005320B3" w:rsidRPr="00B977C5" w:rsidRDefault="005320B3" w:rsidP="00432750">
      <w:pPr>
        <w:pStyle w:val="1"/>
      </w:pPr>
      <w:r w:rsidRPr="00B977C5">
        <w:rPr>
          <w:i/>
          <w:iCs/>
        </w:rPr>
        <w:t>Secretary</w:t>
      </w:r>
      <w:r w:rsidR="00432750">
        <w:sym w:font="Symbol" w:char="F0BE"/>
      </w:r>
      <w:r w:rsidRPr="00B977C5">
        <w:t>the Secretary of the Department of Revenue.</w:t>
      </w:r>
    </w:p>
    <w:p w14:paraId="793163AE" w14:textId="77777777" w:rsidR="005320B3" w:rsidRPr="00B977C5" w:rsidRDefault="005320B3" w:rsidP="005320B3">
      <w:pPr>
        <w:pStyle w:val="A"/>
      </w:pPr>
      <w:r w:rsidRPr="00B977C5">
        <w:t>C.</w:t>
      </w:r>
      <w:r w:rsidRPr="00B977C5">
        <w:tab/>
        <w:t>Due Dates and Delinquent Dates. The oilfield site restoration fee on gas, oil, and condensate is due quarterly on or before the twenty-fifth day of the second month</w:t>
      </w:r>
      <w:r w:rsidR="00432750">
        <w:t xml:space="preserve"> </w:t>
      </w:r>
      <w:r w:rsidRPr="00B977C5">
        <w:t>following the quarter period and will be delinquent after this date and subject to interest, penalties, and costs as provided in Chapter 18, Subtitle II of Title 47.</w:t>
      </w:r>
    </w:p>
    <w:p w14:paraId="76CA028B" w14:textId="77777777" w:rsidR="005320B3" w:rsidRPr="00B977C5" w:rsidRDefault="005320B3" w:rsidP="005320B3">
      <w:pPr>
        <w:pStyle w:val="A"/>
      </w:pPr>
      <w:r w:rsidRPr="00B977C5">
        <w:t>D.</w:t>
      </w:r>
      <w:r w:rsidRPr="00B977C5">
        <w:tab/>
        <w:t>Suspension and Reinstatement of the Fees</w:t>
      </w:r>
    </w:p>
    <w:p w14:paraId="3ED083E9" w14:textId="77777777" w:rsidR="005320B3" w:rsidRPr="00B977C5" w:rsidRDefault="005320B3" w:rsidP="005320B3">
      <w:pPr>
        <w:pStyle w:val="1"/>
      </w:pPr>
      <w:r w:rsidRPr="00B977C5">
        <w:t>1.</w:t>
      </w:r>
      <w:r w:rsidRPr="00B977C5">
        <w:tab/>
        <w:t xml:space="preserve">The state treasurer will certify to the secretary when the Oilfield Site Restoration Fee fund equals or exceeds </w:t>
      </w:r>
      <w:r w:rsidRPr="00B977C5">
        <w:br/>
        <w:t>$10 million. The secretary will notify all parties who are remitting the fee to cease payment of the fee on a specific date. All fees collected up to that date will be remitted on or before the first day of the second month following the date specified.</w:t>
      </w:r>
    </w:p>
    <w:p w14:paraId="60614D65" w14:textId="77777777" w:rsidR="005320B3" w:rsidRPr="00B977C5" w:rsidRDefault="005320B3" w:rsidP="005320B3">
      <w:pPr>
        <w:pStyle w:val="1"/>
      </w:pPr>
      <w:r w:rsidRPr="00B977C5">
        <w:t>2.</w:t>
      </w:r>
      <w:r w:rsidRPr="00B977C5">
        <w:tab/>
        <w:t xml:space="preserve">The state treasurer will certify to the secretary when the Oilfield Site Restoration Fee fund has fallen below </w:t>
      </w:r>
      <w:r w:rsidRPr="00B977C5">
        <w:br/>
        <w:t>$6 million. The secretary will notify all parties who are registered to collect and remit the fee to resume collection and payment of this fee starting with a specific date. The resumption date and fee due date will be specified on the notice.</w:t>
      </w:r>
    </w:p>
    <w:p w14:paraId="0FE30E09" w14:textId="77777777" w:rsidR="005320B3" w:rsidRPr="00B977C5" w:rsidRDefault="005320B3" w:rsidP="005320B3">
      <w:pPr>
        <w:pStyle w:val="A"/>
      </w:pPr>
      <w:r w:rsidRPr="00B977C5">
        <w:t>E.</w:t>
      </w:r>
      <w:r w:rsidRPr="00B977C5">
        <w:tab/>
        <w:t>Reports and Payment of the Fees</w:t>
      </w:r>
    </w:p>
    <w:p w14:paraId="149E29CB" w14:textId="77777777" w:rsidR="005320B3" w:rsidRPr="00B977C5" w:rsidRDefault="005320B3" w:rsidP="005320B3">
      <w:pPr>
        <w:pStyle w:val="1"/>
      </w:pPr>
      <w:r w:rsidRPr="00B977C5">
        <w:t>1.</w:t>
      </w:r>
      <w:r w:rsidRPr="00B977C5">
        <w:tab/>
        <w:t>All returns and reports shall be made on forms prescribed by the secretary and furnished by the Department of Revenue, or on similar forms that have been approved for use by the secretary. Returns and reports shall be completed and filed in accordance with instructions issued by the secretary.</w:t>
      </w:r>
    </w:p>
    <w:p w14:paraId="12B5FEE8" w14:textId="77777777" w:rsidR="005320B3" w:rsidRPr="00B977C5" w:rsidRDefault="005320B3" w:rsidP="005320B3">
      <w:pPr>
        <w:pStyle w:val="1"/>
      </w:pPr>
      <w:r w:rsidRPr="00B977C5">
        <w:t>2.</w:t>
      </w:r>
      <w:r w:rsidRPr="00B977C5">
        <w:tab/>
        <w:t>Any person who severs, purchases, or processes gas, oil, distillate, condensate, or similar natural resources is required to furnish information necessary for the proper enforcement and verification of the fees levied in R.S. 30:87.</w:t>
      </w:r>
    </w:p>
    <w:p w14:paraId="6B00B98F" w14:textId="77777777" w:rsidR="005320B3" w:rsidRPr="00B977C5" w:rsidRDefault="005320B3" w:rsidP="005320B3">
      <w:pPr>
        <w:pStyle w:val="1"/>
      </w:pPr>
      <w:r w:rsidRPr="00B977C5">
        <w:t>3.</w:t>
      </w:r>
      <w:r w:rsidRPr="00B977C5">
        <w:tab/>
        <w:t>Every operator of record of producing oil and gas wells must submit a return and make payments of the fees imposed by R.S. 30:87. Purchasers of oil and gas may make payment for the operator of record and their respective working-interest owners.</w:t>
      </w:r>
    </w:p>
    <w:p w14:paraId="15DB9465" w14:textId="77777777" w:rsidR="005320B3" w:rsidRPr="00B977C5" w:rsidRDefault="005320B3" w:rsidP="005320B3">
      <w:pPr>
        <w:pStyle w:val="AuthorityNote"/>
      </w:pPr>
      <w:r w:rsidRPr="00B977C5">
        <w:t>AUTHORITY NOTE:</w:t>
      </w:r>
      <w:r w:rsidRPr="00B977C5">
        <w:tab/>
        <w:t>Promulgated in accordance with R.S. 30:87.</w:t>
      </w:r>
    </w:p>
    <w:p w14:paraId="23D89A78" w14:textId="77777777" w:rsidR="005320B3" w:rsidRDefault="005320B3" w:rsidP="005320B3">
      <w:pPr>
        <w:pStyle w:val="HistoricalNote"/>
      </w:pPr>
      <w:r w:rsidRPr="00B977C5">
        <w:t>HISTORICAL NOTE:</w:t>
      </w:r>
      <w:r w:rsidRPr="00B977C5">
        <w:tab/>
        <w:t>Promulgated by the Department of Revenue and Taxation, Severance Tax Division, LR 20:</w:t>
      </w:r>
      <w:r>
        <w:t>197</w:t>
      </w:r>
      <w:r w:rsidRPr="00B977C5">
        <w:t xml:space="preserve"> (February 1994), amended LR 23:78 (January 1997), LR 32:</w:t>
      </w:r>
      <w:r>
        <w:t>1250 (July 2006).</w:t>
      </w:r>
    </w:p>
    <w:p w14:paraId="47AAB4C7" w14:textId="77777777" w:rsidR="000A70F9" w:rsidRDefault="000A70F9">
      <w:pPr>
        <w:pStyle w:val="Section"/>
      </w:pPr>
      <w:bookmarkStart w:id="1308" w:name="_Toc233690166"/>
      <w:bookmarkStart w:id="1309" w:name="_Toc234030752"/>
      <w:bookmarkStart w:id="1310" w:name="_Toc243721376"/>
      <w:bookmarkStart w:id="1311" w:name="_Toc259619616"/>
      <w:bookmarkStart w:id="1312" w:name="_Toc262718702"/>
      <w:bookmarkStart w:id="1313" w:name="_Toc275165474"/>
      <w:bookmarkStart w:id="1314" w:name="_Toc238197720"/>
      <w:r>
        <w:t>§5302.</w:t>
      </w:r>
      <w:r>
        <w:tab/>
        <w:t>Issuance and Cancellation of a Lien; Fees</w:t>
      </w:r>
      <w:bookmarkEnd w:id="1308"/>
      <w:bookmarkEnd w:id="1309"/>
      <w:bookmarkEnd w:id="1310"/>
      <w:bookmarkEnd w:id="1311"/>
      <w:bookmarkEnd w:id="1312"/>
      <w:bookmarkEnd w:id="1313"/>
      <w:bookmarkEnd w:id="1314"/>
    </w:p>
    <w:p w14:paraId="7AE5FF32" w14:textId="77777777" w:rsidR="000A70F9" w:rsidRDefault="000A70F9">
      <w:pPr>
        <w:pStyle w:val="A"/>
      </w:pPr>
      <w:r>
        <w:t>A.</w:t>
      </w:r>
      <w:r>
        <w:tab/>
        <w:t>A tax lien shall be filed on liabilities when the tax due involves a jeopardy assessment pursuant to R.S. 47:1566.</w:t>
      </w:r>
    </w:p>
    <w:p w14:paraId="647C1740" w14:textId="77777777" w:rsidR="000A70F9" w:rsidRDefault="000A70F9" w:rsidP="00F847FF">
      <w:pPr>
        <w:pStyle w:val="A"/>
        <w:spacing w:after="80"/>
      </w:pPr>
      <w:r>
        <w:t>B.</w:t>
      </w:r>
      <w:r>
        <w:tab/>
        <w:t>A tax lien may be filed on liabilities when any of the following conditions exist:</w:t>
      </w:r>
    </w:p>
    <w:p w14:paraId="0794D648" w14:textId="77777777" w:rsidR="000A70F9" w:rsidRDefault="000A70F9" w:rsidP="00F847FF">
      <w:pPr>
        <w:pStyle w:val="1"/>
        <w:spacing w:after="80"/>
      </w:pPr>
      <w:r>
        <w:t>1.</w:t>
      </w:r>
      <w:r>
        <w:tab/>
        <w:t>when liabilities reach warrant for distraint status;</w:t>
      </w:r>
    </w:p>
    <w:p w14:paraId="73ED4E70" w14:textId="77777777" w:rsidR="000A70F9" w:rsidRDefault="000A70F9" w:rsidP="00F847FF">
      <w:pPr>
        <w:pStyle w:val="1"/>
        <w:spacing w:after="80"/>
      </w:pPr>
      <w:r>
        <w:t>2.</w:t>
      </w:r>
      <w:r>
        <w:tab/>
        <w:t>information is received indicating the taxpayer is on the verge of bankruptcy;</w:t>
      </w:r>
    </w:p>
    <w:p w14:paraId="71E7070F" w14:textId="77777777" w:rsidR="000A70F9" w:rsidRDefault="000A70F9" w:rsidP="00F847FF">
      <w:pPr>
        <w:pStyle w:val="1"/>
        <w:spacing w:after="80"/>
      </w:pPr>
      <w:r>
        <w:t>3.</w:t>
      </w:r>
      <w:r>
        <w:tab/>
        <w:t>a corporation is in the process of dissolving or withdrawing from the state;</w:t>
      </w:r>
    </w:p>
    <w:p w14:paraId="4706CBB3" w14:textId="77777777" w:rsidR="000A70F9" w:rsidRDefault="000A70F9" w:rsidP="00F847FF">
      <w:pPr>
        <w:pStyle w:val="1"/>
        <w:spacing w:after="80"/>
      </w:pPr>
      <w:r>
        <w:t>4.</w:t>
      </w:r>
      <w:r>
        <w:tab/>
        <w:t>the filing history of the taxpayer indicates an effort to avoid the payment of taxes;</w:t>
      </w:r>
    </w:p>
    <w:p w14:paraId="6AC1789A" w14:textId="77777777" w:rsidR="000A70F9" w:rsidRDefault="000A70F9" w:rsidP="00F847FF">
      <w:pPr>
        <w:pStyle w:val="1"/>
        <w:spacing w:after="80"/>
      </w:pPr>
      <w:r>
        <w:t>5.</w:t>
      </w:r>
      <w:r>
        <w:tab/>
        <w:t xml:space="preserve">information indicates that the taxpayer is in the process of selling movable or immovable property; </w:t>
      </w:r>
    </w:p>
    <w:p w14:paraId="1B3C9F56" w14:textId="77777777" w:rsidR="000A70F9" w:rsidRDefault="000A70F9">
      <w:pPr>
        <w:pStyle w:val="1"/>
      </w:pPr>
      <w:r>
        <w:t>6.</w:t>
      </w:r>
      <w:r>
        <w:tab/>
        <w:t>warrants are determined currently not collectible; or</w:t>
      </w:r>
    </w:p>
    <w:p w14:paraId="7FB97596" w14:textId="77777777" w:rsidR="000A70F9" w:rsidRDefault="000A70F9">
      <w:pPr>
        <w:pStyle w:val="1"/>
        <w:rPr>
          <w:bCs/>
        </w:rPr>
      </w:pPr>
      <w:r>
        <w:t>7.</w:t>
      </w:r>
      <w:r>
        <w:tab/>
        <w:t>a formal installment agreement has been negotiated with the taxpayer.</w:t>
      </w:r>
    </w:p>
    <w:p w14:paraId="08E10969" w14:textId="77777777" w:rsidR="000A70F9" w:rsidRDefault="000A70F9">
      <w:pPr>
        <w:pStyle w:val="A"/>
      </w:pPr>
      <w:r>
        <w:t>C.</w:t>
      </w:r>
      <w:r>
        <w:tab/>
        <w:t>The secretary may authorize the release of a lien subject to the following terms and conditions:</w:t>
      </w:r>
    </w:p>
    <w:p w14:paraId="3C32B5D2" w14:textId="77777777" w:rsidR="000A70F9" w:rsidRDefault="000A70F9">
      <w:pPr>
        <w:pStyle w:val="1"/>
      </w:pPr>
      <w:r>
        <w:t>1.</w:t>
      </w:r>
      <w:r>
        <w:tab/>
        <w:t>when the tax, penalty, fees, or interest secured by a recorded lien have been paid;</w:t>
      </w:r>
    </w:p>
    <w:p w14:paraId="0076075E" w14:textId="77777777" w:rsidR="000A70F9" w:rsidRDefault="000A70F9">
      <w:pPr>
        <w:pStyle w:val="1"/>
      </w:pPr>
      <w:r>
        <w:t>2.</w:t>
      </w:r>
      <w:r>
        <w:tab/>
        <w:t>when the taxpayer executes a surety bond in favor of the secretary in an amount not less than one and one-half times the amount of the obligation due, including penalties, interest, and other costs incurred. The surety bond must be issued by a surety company qualified to do business in Louisiana;</w:t>
      </w:r>
    </w:p>
    <w:p w14:paraId="4B055EF7" w14:textId="77777777" w:rsidR="00F75381" w:rsidRPr="00F0704E" w:rsidRDefault="00F75381" w:rsidP="00F75381">
      <w:pPr>
        <w:pStyle w:val="1"/>
      </w:pPr>
      <w:r w:rsidRPr="00F0704E">
        <w:t>3.</w:t>
      </w:r>
      <w:r w:rsidRPr="00F0704E">
        <w:tab/>
        <w:t xml:space="preserve">when the lien on the taxpayer's remaining real property is valued at not less than the amount of the remaining tax obligation, including all penalties, interest, and other costs </w:t>
      </w:r>
      <w:r w:rsidRPr="00F0704E">
        <w:lastRenderedPageBreak/>
        <w:t>incurred, plus the amount of all prior l</w:t>
      </w:r>
      <w:r>
        <w:t>iens on the remaining property;</w:t>
      </w:r>
    </w:p>
    <w:p w14:paraId="2818FDF4" w14:textId="77777777" w:rsidR="00F75381" w:rsidRPr="00F0704E" w:rsidRDefault="00F75381" w:rsidP="00F75381">
      <w:pPr>
        <w:pStyle w:val="1"/>
      </w:pPr>
      <w:r w:rsidRPr="00F0704E">
        <w:t>4.</w:t>
      </w:r>
      <w:r w:rsidRPr="00F0704E">
        <w:tab/>
        <w:t>when the amount paid to the secretary in partial satisfaction of the liability is not less than the value of the interest of the state of Louisiana in the part of the property to be released or the secretary determines that the interest of the state of Louisiana in the part to be released has no value.</w:t>
      </w:r>
    </w:p>
    <w:p w14:paraId="61D33EDF" w14:textId="77777777" w:rsidR="00F75381" w:rsidRPr="00F0704E" w:rsidRDefault="00F75381" w:rsidP="00F75381">
      <w:pPr>
        <w:pStyle w:val="A"/>
      </w:pPr>
      <w:r w:rsidRPr="00F0704E">
        <w:t>D.</w:t>
      </w:r>
      <w:r w:rsidRPr="00F0704E">
        <w:tab/>
        <w:t>The secretary with the approval of two assistant secretaries may compromise any judgments for taxes of $500,000 or less exclusive of interest and penalty, including assessments for such amounts that are equivalent to judgments, when any of the following conditions exist:</w:t>
      </w:r>
    </w:p>
    <w:p w14:paraId="001FEAED" w14:textId="77777777" w:rsidR="00F75381" w:rsidRPr="00F0704E" w:rsidRDefault="00F75381" w:rsidP="00F75381">
      <w:pPr>
        <w:pStyle w:val="1"/>
      </w:pPr>
      <w:r w:rsidRPr="00F0704E">
        <w:t>1.</w:t>
      </w:r>
      <w:r w:rsidRPr="00F0704E">
        <w:tab/>
        <w:t>there is serious doubt as to the collectibility of the outstanding judgment;</w:t>
      </w:r>
    </w:p>
    <w:p w14:paraId="63842784" w14:textId="77777777" w:rsidR="00F75381" w:rsidRPr="00F0704E" w:rsidRDefault="00F75381" w:rsidP="00F75381">
      <w:pPr>
        <w:pStyle w:val="1"/>
      </w:pPr>
      <w:r w:rsidRPr="00F0704E">
        <w:t>2.</w:t>
      </w:r>
      <w:r w:rsidRPr="00F0704E">
        <w:tab/>
        <w:t>there is serious doubt as to the taxpayer's liability for the outstanding judgment;</w:t>
      </w:r>
    </w:p>
    <w:p w14:paraId="5FECCD3E" w14:textId="77777777" w:rsidR="00F75381" w:rsidRPr="00F0704E" w:rsidRDefault="00F75381" w:rsidP="00F75381">
      <w:pPr>
        <w:pStyle w:val="1"/>
        <w:rPr>
          <w:spacing w:val="-3"/>
        </w:rPr>
      </w:pPr>
      <w:r w:rsidRPr="00F0704E">
        <w:t>3.</w:t>
      </w:r>
      <w:r w:rsidRPr="00F0704E">
        <w:tab/>
        <w:t>the administration and collection costs involved would exceed the amount of the outstanding liability.</w:t>
      </w:r>
    </w:p>
    <w:p w14:paraId="1A8AA708" w14:textId="77777777" w:rsidR="00F75381" w:rsidRPr="00F0704E" w:rsidRDefault="00F75381" w:rsidP="00F75381">
      <w:pPr>
        <w:pStyle w:val="A"/>
      </w:pPr>
      <w:r w:rsidRPr="00F0704E">
        <w:t>E.</w:t>
      </w:r>
      <w:r w:rsidRPr="00F0704E">
        <w:tab/>
        <w:t>The secretary may, upon making a record of his reasons, waive, reduce, or compromise individual income tax, penalties, interest, or other amounts.</w:t>
      </w:r>
    </w:p>
    <w:p w14:paraId="543699C6" w14:textId="77777777" w:rsidR="00F75381" w:rsidRPr="00F0704E" w:rsidRDefault="00F75381" w:rsidP="00F75381">
      <w:pPr>
        <w:pStyle w:val="A"/>
      </w:pPr>
      <w:r w:rsidRPr="00F0704E">
        <w:t>F.</w:t>
      </w:r>
      <w:r w:rsidRPr="00F0704E">
        <w:tab/>
        <w:t>Offers in Compromise</w:t>
      </w:r>
    </w:p>
    <w:p w14:paraId="4DB61FCA" w14:textId="77777777" w:rsidR="00F75381" w:rsidRPr="00F0704E" w:rsidRDefault="00F75381" w:rsidP="00F75381">
      <w:pPr>
        <w:pStyle w:val="1"/>
      </w:pPr>
      <w:r w:rsidRPr="00F0704E">
        <w:t>1.</w:t>
      </w:r>
      <w:r w:rsidRPr="00F0704E">
        <w:tab/>
        <w:t>A taxpayer may have only one offer in compromise approved in a 10-year period. If an offer in compromise is approved, the secretary shall not consider or accept any other application for an offer in compromise from the taxpayer</w:t>
      </w:r>
      <w:r>
        <w:t xml:space="preserve"> until the expiration of the 10-</w:t>
      </w:r>
      <w:r w:rsidRPr="00F0704E">
        <w:t xml:space="preserve">year period. </w:t>
      </w:r>
    </w:p>
    <w:p w14:paraId="5EEE6092" w14:textId="77777777" w:rsidR="00F75381" w:rsidRPr="00F0704E" w:rsidRDefault="00F75381" w:rsidP="00F75381">
      <w:pPr>
        <w:pStyle w:val="1"/>
      </w:pPr>
      <w:r w:rsidRPr="00F0704E">
        <w:t>2.</w:t>
      </w:r>
      <w:r w:rsidRPr="00F0704E">
        <w:tab/>
        <w:t>Each application for an offer in compromise shall be made on a form and in the manner prescribed by the secretary. A nonrefundable application fee of $186 payable to Louisiana Department of Revenue shall be submitted with each application. The application fee shall not be applied to the tax liability.</w:t>
      </w:r>
    </w:p>
    <w:p w14:paraId="79FBB939" w14:textId="77777777" w:rsidR="00F75381" w:rsidRPr="00F0704E" w:rsidRDefault="00F75381" w:rsidP="00F75381">
      <w:pPr>
        <w:pStyle w:val="1"/>
        <w:rPr>
          <w:strike/>
        </w:rPr>
      </w:pPr>
      <w:r w:rsidRPr="00F0704E">
        <w:t>3.</w:t>
      </w:r>
      <w:r w:rsidRPr="00F0704E">
        <w:tab/>
        <w:t>A nonrefundable initial payment of 20 percent of the amount offered must be submitted with the offer in compromise application. This payment shall be applied to the tax liability.</w:t>
      </w:r>
    </w:p>
    <w:p w14:paraId="48FDA708" w14:textId="77777777" w:rsidR="00F75381" w:rsidRPr="00F0704E" w:rsidRDefault="00F75381" w:rsidP="00F75381">
      <w:pPr>
        <w:pStyle w:val="1"/>
      </w:pPr>
      <w:r w:rsidRPr="00F0704E">
        <w:t>4.</w:t>
      </w:r>
      <w:r w:rsidRPr="00F0704E">
        <w:tab/>
        <w:t>The secretary shall keep a record of all such offers in compromise which shall be open to public inspection and, notwithstanding the provisions of R.S. 47:1508 and 1508.1, shall be published in the department’s annual report.</w:t>
      </w:r>
    </w:p>
    <w:p w14:paraId="45FDCA54" w14:textId="77777777" w:rsidR="00F75381" w:rsidRPr="00F0704E" w:rsidRDefault="00F75381" w:rsidP="00F75381">
      <w:pPr>
        <w:pStyle w:val="A"/>
      </w:pPr>
      <w:r w:rsidRPr="00F0704E">
        <w:t>G.</w:t>
      </w:r>
      <w:r w:rsidRPr="00F0704E">
        <w:tab/>
        <w:t>The department shall assess a fee against the taxpayer for the filing of a tax lien and the cancellation of a lien. The amount of the fee to be assessed against the taxpayer shall be determined according to the amount charged the department by the parish in which the lien is filed. In the event a lien is filed in more than one parish for the same taxes, each lien shall be treated separately and the total charges per parish for the liens shall be assessed against the taxpayer.</w:t>
      </w:r>
    </w:p>
    <w:p w14:paraId="3447CBFD" w14:textId="77777777" w:rsidR="00CE5DDF" w:rsidRPr="007256CC" w:rsidRDefault="00F75381" w:rsidP="00F75381">
      <w:pPr>
        <w:pStyle w:val="AuthorityNote"/>
      </w:pPr>
      <w:r w:rsidRPr="00F0704E">
        <w:t>AUTHORITY NOTE:</w:t>
      </w:r>
      <w:r w:rsidRPr="00F0704E">
        <w:tab/>
        <w:t>Promulgated in accordance with R.S. 47:295, R.S. 47:1511, R.S. 47:1577, and R.S. 47:1578.</w:t>
      </w:r>
    </w:p>
    <w:p w14:paraId="416969B9" w14:textId="77777777" w:rsidR="00CE5DDF" w:rsidRDefault="00CE5DDF" w:rsidP="00CE5DDF">
      <w:pPr>
        <w:pStyle w:val="HistoricalNote"/>
      </w:pPr>
      <w:r w:rsidRPr="007256CC">
        <w:t>HISTORICAL NOTE:</w:t>
      </w:r>
      <w:r w:rsidRPr="007256CC">
        <w:tab/>
        <w:t xml:space="preserve">Promulgated by the Department of Revenue, Policy Services Division, LR 28:347 (February 2002), </w:t>
      </w:r>
      <w:r w:rsidRPr="007256CC">
        <w:t>amended LR 30:1045 (May 2004), LR 3</w:t>
      </w:r>
      <w:r>
        <w:t>3</w:t>
      </w:r>
      <w:r w:rsidRPr="007256CC">
        <w:t>:</w:t>
      </w:r>
      <w:r w:rsidR="00F75381">
        <w:t xml:space="preserve">860 (May 2007), </w:t>
      </w:r>
      <w:r w:rsidR="00F75381" w:rsidRPr="00F0704E">
        <w:t xml:space="preserve">LR </w:t>
      </w:r>
      <w:r w:rsidR="00F75381">
        <w:t>42:282 (February 2016).</w:t>
      </w:r>
    </w:p>
    <w:p w14:paraId="0409BC9F" w14:textId="77777777" w:rsidR="00B41954" w:rsidRPr="0077387D" w:rsidRDefault="00B41954" w:rsidP="00B41954">
      <w:pPr>
        <w:pStyle w:val="Chapter"/>
      </w:pPr>
      <w:bookmarkStart w:id="1315" w:name="_Toc238197721"/>
      <w:r w:rsidRPr="0077387D">
        <w:t>Chapter 55.</w:t>
      </w:r>
      <w:r w:rsidRPr="0077387D">
        <w:tab/>
        <w:t>Electric and Hybrid Vehicles</w:t>
      </w:r>
      <w:bookmarkEnd w:id="1315"/>
    </w:p>
    <w:p w14:paraId="0495CE25" w14:textId="77777777" w:rsidR="00B41954" w:rsidRPr="0077387D" w:rsidRDefault="00B41954" w:rsidP="00B41954">
      <w:pPr>
        <w:pStyle w:val="Section"/>
      </w:pPr>
      <w:bookmarkStart w:id="1316" w:name="_Toc238197722"/>
      <w:r w:rsidRPr="0077387D">
        <w:t>§5501.</w:t>
      </w:r>
      <w:r w:rsidRPr="0077387D">
        <w:tab/>
        <w:t>Electric and Hybrid Vehicle Road Usage Fee</w:t>
      </w:r>
      <w:bookmarkEnd w:id="1316"/>
    </w:p>
    <w:p w14:paraId="7C9DF766" w14:textId="77777777" w:rsidR="002D22F0" w:rsidRPr="000A288A" w:rsidRDefault="00B41954" w:rsidP="002D22F0">
      <w:pPr>
        <w:pStyle w:val="A"/>
      </w:pPr>
      <w:r w:rsidRPr="0077387D">
        <w:t>A.</w:t>
      </w:r>
      <w:r w:rsidRPr="0077387D">
        <w:tab/>
      </w:r>
      <w:r w:rsidR="002D22F0" w:rsidRPr="000A288A">
        <w:t>Definitions. The following definitions supplement those contained in R.S. 32:461(B).</w:t>
      </w:r>
    </w:p>
    <w:p w14:paraId="5328EE61" w14:textId="77777777" w:rsidR="002D22F0" w:rsidRPr="000A288A" w:rsidRDefault="002D22F0" w:rsidP="002D22F0">
      <w:pPr>
        <w:pStyle w:val="1"/>
      </w:pPr>
      <w:r w:rsidRPr="000A288A">
        <w:rPr>
          <w:i/>
          <w:iCs/>
        </w:rPr>
        <w:t>Electric Vehicle</w:t>
      </w:r>
      <w:r w:rsidRPr="000A288A">
        <w:t>—a vehicle which is powered by one or more electric motors or energy stored in rechargeable batteries for propulsion.</w:t>
      </w:r>
    </w:p>
    <w:p w14:paraId="644DCF7C" w14:textId="77777777" w:rsidR="002D22F0" w:rsidRPr="000A288A" w:rsidRDefault="002D22F0" w:rsidP="002D22F0">
      <w:pPr>
        <w:pStyle w:val="1"/>
      </w:pPr>
      <w:r w:rsidRPr="000A288A">
        <w:rPr>
          <w:i/>
          <w:iCs/>
        </w:rPr>
        <w:t>Hybrid Vehicle</w:t>
      </w:r>
      <w:r w:rsidRPr="000A288A">
        <w:t>—a vehicle that uses gasoline, diesel fuel, or special fuels in combination with an electric motor for propulsion.</w:t>
      </w:r>
    </w:p>
    <w:p w14:paraId="181DB67E" w14:textId="77777777" w:rsidR="002D22F0" w:rsidRPr="000A288A" w:rsidRDefault="002D22F0" w:rsidP="002D22F0">
      <w:pPr>
        <w:pStyle w:val="1"/>
      </w:pPr>
      <w:r w:rsidRPr="000A288A">
        <w:rPr>
          <w:i/>
          <w:iCs/>
        </w:rPr>
        <w:t>Owner</w:t>
      </w:r>
      <w:r w:rsidRPr="000A288A">
        <w:t xml:space="preserve">—the registered owner or lessee. </w:t>
      </w:r>
    </w:p>
    <w:p w14:paraId="46EECF92" w14:textId="77777777" w:rsidR="002D22F0" w:rsidRPr="000A288A" w:rsidRDefault="002D22F0" w:rsidP="002D22F0">
      <w:pPr>
        <w:pStyle w:val="A"/>
      </w:pPr>
      <w:r w:rsidRPr="000A288A">
        <w:t>B.</w:t>
      </w:r>
      <w:r w:rsidRPr="000A288A">
        <w:tab/>
        <w:t>Application</w:t>
      </w:r>
    </w:p>
    <w:p w14:paraId="529DFF09" w14:textId="77777777" w:rsidR="002D22F0" w:rsidRPr="000A288A" w:rsidRDefault="002D22F0" w:rsidP="002D22F0">
      <w:pPr>
        <w:pStyle w:val="1"/>
      </w:pPr>
      <w:r w:rsidRPr="000A288A">
        <w:t>1.</w:t>
      </w:r>
      <w:r w:rsidRPr="000A288A">
        <w:tab/>
        <w:t>The annual road usage fee imposed by R.S. 32:461 on electric and hybrid vehicles operated on the highways in Louisiana applies to:</w:t>
      </w:r>
    </w:p>
    <w:p w14:paraId="124DE4CC" w14:textId="77777777" w:rsidR="002D22F0" w:rsidRPr="000A288A" w:rsidRDefault="002D22F0" w:rsidP="002D22F0">
      <w:pPr>
        <w:pStyle w:val="a0"/>
      </w:pPr>
      <w:r w:rsidRPr="000A288A">
        <w:t>a.</w:t>
      </w:r>
      <w:r w:rsidRPr="000A288A">
        <w:tab/>
        <w:t>vehicles registered in Louisiana; and</w:t>
      </w:r>
    </w:p>
    <w:p w14:paraId="514F287F" w14:textId="77777777" w:rsidR="002D22F0" w:rsidRPr="000A288A" w:rsidRDefault="002D22F0" w:rsidP="002D22F0">
      <w:pPr>
        <w:pStyle w:val="a0"/>
      </w:pPr>
      <w:r w:rsidRPr="000A288A">
        <w:t>b.</w:t>
      </w:r>
      <w:r w:rsidRPr="000A288A">
        <w:tab/>
        <w:t>vehicles registered in another state but which are operated on the highways of Louisiana and required to be registered in Louisiana pursuant to R.S. 47:513, including company vehicles by resident employees, owners with dual- or multiple state residences, or other situations of permanent use.</w:t>
      </w:r>
    </w:p>
    <w:p w14:paraId="64D1676D" w14:textId="77777777" w:rsidR="002D22F0" w:rsidRPr="000A288A" w:rsidRDefault="002D22F0" w:rsidP="002D22F0">
      <w:pPr>
        <w:pStyle w:val="1"/>
      </w:pPr>
      <w:r w:rsidRPr="000A288A">
        <w:t>2.</w:t>
      </w:r>
      <w:r w:rsidRPr="000A288A">
        <w:tab/>
        <w:t>An electric vehicle or hybrid vehicle that is a school bus primarily used to transport Louisiana students is exempt from the road usage fee.</w:t>
      </w:r>
    </w:p>
    <w:p w14:paraId="5079B1E3" w14:textId="77777777" w:rsidR="002D22F0" w:rsidRPr="000A288A" w:rsidRDefault="002D22F0" w:rsidP="002D22F0">
      <w:pPr>
        <w:pStyle w:val="A"/>
      </w:pPr>
      <w:r w:rsidRPr="000A288A">
        <w:t>C.</w:t>
      </w:r>
      <w:r w:rsidRPr="000A288A">
        <w:tab/>
        <w:t>Reporting Requirements</w:t>
      </w:r>
    </w:p>
    <w:p w14:paraId="67AA43E1" w14:textId="77777777" w:rsidR="002D22F0" w:rsidRPr="000A288A" w:rsidRDefault="002D22F0" w:rsidP="002D22F0">
      <w:pPr>
        <w:pStyle w:val="1"/>
      </w:pPr>
      <w:r w:rsidRPr="000A288A">
        <w:t>1.</w:t>
      </w:r>
      <w:r w:rsidRPr="000A288A">
        <w:tab/>
        <w:t>The Office of Motor Vehicles will identify fuel type at registration and brand vehicles accordingly with EV for electric Vehicles and HV for Hybrid Vehicles.</w:t>
      </w:r>
    </w:p>
    <w:p w14:paraId="09FAF698" w14:textId="77777777" w:rsidR="002D22F0" w:rsidRPr="000A288A" w:rsidRDefault="002D22F0" w:rsidP="002D22F0">
      <w:pPr>
        <w:pStyle w:val="1"/>
      </w:pPr>
      <w:r w:rsidRPr="000A288A">
        <w:t>2.</w:t>
      </w:r>
      <w:r w:rsidRPr="000A288A">
        <w:tab/>
        <w:t>Notices will be sent to identified owners in batches based on registration date on April 1 and May 1 of each year.</w:t>
      </w:r>
    </w:p>
    <w:p w14:paraId="7BD2CF40" w14:textId="77777777" w:rsidR="002D22F0" w:rsidRPr="000A288A" w:rsidRDefault="002D22F0" w:rsidP="002D22F0">
      <w:pPr>
        <w:pStyle w:val="1"/>
      </w:pPr>
      <w:r w:rsidRPr="000A288A">
        <w:t>3.</w:t>
      </w:r>
      <w:r w:rsidRPr="000A288A">
        <w:tab/>
        <w:t>The notices will include: Owner name, address, license plate, vehicle identification number, make, year, vehicle type, date acquired, number of months charged and amount charged for tax year and directions to website for account verification and payment portal.</w:t>
      </w:r>
    </w:p>
    <w:p w14:paraId="6165C6A1" w14:textId="77777777" w:rsidR="002D22F0" w:rsidRPr="000A288A" w:rsidRDefault="002D22F0" w:rsidP="002D22F0">
      <w:pPr>
        <w:pStyle w:val="1"/>
      </w:pPr>
      <w:r w:rsidRPr="000A288A">
        <w:t>4.</w:t>
      </w:r>
      <w:r w:rsidRPr="000A288A">
        <w:tab/>
        <w:t>The notice shall assess the road usage fee for the previous calendar year. In addition to assessing the road usage fee on the vehicle indicated on the notice, the notice shall inform the owner how submit information to the Office of Motor Vehicles that the vehicle was transferred or otherwise disposed of prior to the end of the previous calendar year. In the event the vehicle owner submits information establishing the vehicle was transferred or otherwise disposed of, the Office of Motor Vehicles will recalculate the fee owed and renotice the vehicle owner electronically through the customer portal.</w:t>
      </w:r>
    </w:p>
    <w:p w14:paraId="1881FC69" w14:textId="77777777" w:rsidR="002D22F0" w:rsidRPr="000A288A" w:rsidRDefault="002D22F0" w:rsidP="002D22F0">
      <w:pPr>
        <w:pStyle w:val="A"/>
      </w:pPr>
      <w:r w:rsidRPr="000A288A">
        <w:t>D.</w:t>
      </w:r>
      <w:r w:rsidRPr="000A288A">
        <w:tab/>
        <w:t>Prorated fees.</w:t>
      </w:r>
    </w:p>
    <w:p w14:paraId="4DBD0D87" w14:textId="77777777" w:rsidR="002D22F0" w:rsidRPr="000A288A" w:rsidRDefault="002D22F0" w:rsidP="002D22F0">
      <w:pPr>
        <w:pStyle w:val="1"/>
      </w:pPr>
      <w:r w:rsidRPr="000A288A">
        <w:lastRenderedPageBreak/>
        <w:t>1.</w:t>
      </w:r>
      <w:r w:rsidRPr="000A288A">
        <w:tab/>
        <w:t xml:space="preserve">A vehicle registered in Louisiana for less than one year shall be subject to a partial fee to include all months of registration for that year, with any portion of a month being </w:t>
      </w:r>
      <w:r w:rsidRPr="000A288A">
        <w:br w:type="page"/>
      </w:r>
    </w:p>
    <w:p w14:paraId="68BCD586" w14:textId="77777777" w:rsidR="002D22F0" w:rsidRPr="000A288A" w:rsidRDefault="002D22F0" w:rsidP="002D22F0">
      <w:pPr>
        <w:pStyle w:val="1"/>
        <w:ind w:firstLine="0"/>
      </w:pPr>
      <w:r w:rsidRPr="000A288A">
        <w:lastRenderedPageBreak/>
        <w:t>counted as a whole. For example, a vehicle registered on any day in March of a year will pay a prorated fee to include March through December of that year, or 10 months.</w:t>
      </w:r>
    </w:p>
    <w:p w14:paraId="2F585B95" w14:textId="77777777" w:rsidR="002D22F0" w:rsidRPr="000A288A" w:rsidRDefault="002D22F0" w:rsidP="002D22F0">
      <w:pPr>
        <w:pStyle w:val="1"/>
      </w:pPr>
      <w:r w:rsidRPr="000A288A">
        <w:t>2.</w:t>
      </w:r>
      <w:r w:rsidRPr="000A288A">
        <w:tab/>
        <w:t xml:space="preserve">A vehicle registered in another state and required to be registered in Louisiana pursuant to R.S. 47:513 shall be subject to a partial fee based on the number of months it is operated on the highways of Louisiana. </w:t>
      </w:r>
    </w:p>
    <w:p w14:paraId="6BBE3E2A" w14:textId="77777777" w:rsidR="002D22F0" w:rsidRPr="000A288A" w:rsidRDefault="002D22F0" w:rsidP="002D22F0">
      <w:pPr>
        <w:pStyle w:val="1"/>
      </w:pPr>
      <w:r w:rsidRPr="000A288A">
        <w:t>3.</w:t>
      </w:r>
      <w:r w:rsidRPr="000A288A">
        <w:tab/>
        <w:t>The prorated fee schedule shall be as follows.</w:t>
      </w:r>
    </w:p>
    <w:p w14:paraId="7C63C5B1" w14:textId="77777777" w:rsidR="002D22F0" w:rsidRPr="000A288A" w:rsidRDefault="002D22F0" w:rsidP="002D22F0">
      <w:pPr>
        <w:pStyle w:val="1"/>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4"/>
        <w:gridCol w:w="1080"/>
        <w:gridCol w:w="1080"/>
        <w:gridCol w:w="1287"/>
      </w:tblGrid>
      <w:tr w:rsidR="002D22F0" w:rsidRPr="000A288A" w14:paraId="42C906B9" w14:textId="77777777" w:rsidTr="007D6BDA">
        <w:trPr>
          <w:cantSplit/>
          <w:tblHeader/>
          <w:jc w:val="center"/>
        </w:trPr>
        <w:tc>
          <w:tcPr>
            <w:tcW w:w="2434" w:type="dxa"/>
            <w:gridSpan w:val="2"/>
            <w:tcBorders>
              <w:top w:val="double" w:sz="6" w:space="0" w:color="auto"/>
              <w:left w:val="double" w:sz="6" w:space="0" w:color="auto"/>
              <w:bottom w:val="single" w:sz="6" w:space="0" w:color="auto"/>
              <w:right w:val="single" w:sz="6" w:space="0" w:color="auto"/>
            </w:tcBorders>
            <w:shd w:val="clear" w:color="auto" w:fill="BFBFBF"/>
            <w:vAlign w:val="bottom"/>
          </w:tcPr>
          <w:p w14:paraId="1AA421FF" w14:textId="77777777" w:rsidR="002D22F0" w:rsidRPr="000A288A" w:rsidRDefault="002D22F0" w:rsidP="007D6BDA">
            <w:pPr>
              <w:pStyle w:val="A"/>
              <w:keepNext/>
              <w:ind w:firstLine="0"/>
              <w:jc w:val="center"/>
              <w:rPr>
                <w:b/>
                <w:bCs/>
                <w:sz w:val="16"/>
                <w:szCs w:val="16"/>
              </w:rPr>
            </w:pPr>
            <w:r w:rsidRPr="000A288A">
              <w:rPr>
                <w:b/>
                <w:bCs/>
                <w:sz w:val="16"/>
                <w:szCs w:val="16"/>
              </w:rPr>
              <w:t>Electric Vehicles</w:t>
            </w:r>
          </w:p>
        </w:tc>
        <w:tc>
          <w:tcPr>
            <w:tcW w:w="2367" w:type="dxa"/>
            <w:gridSpan w:val="2"/>
            <w:tcBorders>
              <w:top w:val="double" w:sz="6" w:space="0" w:color="auto"/>
              <w:left w:val="single" w:sz="6" w:space="0" w:color="auto"/>
              <w:bottom w:val="single" w:sz="6" w:space="0" w:color="auto"/>
              <w:right w:val="double" w:sz="6" w:space="0" w:color="auto"/>
            </w:tcBorders>
            <w:shd w:val="clear" w:color="auto" w:fill="BFBFBF"/>
            <w:vAlign w:val="bottom"/>
          </w:tcPr>
          <w:p w14:paraId="25B8EF82" w14:textId="77777777" w:rsidR="002D22F0" w:rsidRPr="000A288A" w:rsidRDefault="002D22F0" w:rsidP="007D6BDA">
            <w:pPr>
              <w:pStyle w:val="A"/>
              <w:keepNext/>
              <w:ind w:firstLine="0"/>
              <w:jc w:val="center"/>
              <w:rPr>
                <w:b/>
                <w:bCs/>
                <w:sz w:val="16"/>
                <w:szCs w:val="16"/>
              </w:rPr>
            </w:pPr>
            <w:r w:rsidRPr="000A288A">
              <w:rPr>
                <w:b/>
                <w:bCs/>
                <w:sz w:val="16"/>
                <w:szCs w:val="16"/>
              </w:rPr>
              <w:t>Hybrid Vehicles</w:t>
            </w:r>
          </w:p>
        </w:tc>
      </w:tr>
      <w:tr w:rsidR="002D22F0" w:rsidRPr="000A288A" w14:paraId="4BC8DB15" w14:textId="77777777" w:rsidTr="007D6BDA">
        <w:trPr>
          <w:cantSplit/>
          <w:tblHeader/>
          <w:jc w:val="center"/>
        </w:trPr>
        <w:tc>
          <w:tcPr>
            <w:tcW w:w="1354" w:type="dxa"/>
            <w:tcBorders>
              <w:top w:val="single" w:sz="6" w:space="0" w:color="auto"/>
              <w:left w:val="double" w:sz="6" w:space="0" w:color="auto"/>
              <w:bottom w:val="single" w:sz="6" w:space="0" w:color="auto"/>
              <w:right w:val="single" w:sz="6" w:space="0" w:color="auto"/>
            </w:tcBorders>
            <w:shd w:val="clear" w:color="auto" w:fill="BFBFBF"/>
            <w:vAlign w:val="bottom"/>
          </w:tcPr>
          <w:p w14:paraId="3513BF66" w14:textId="77777777" w:rsidR="002D22F0" w:rsidRPr="000A288A" w:rsidRDefault="002D22F0" w:rsidP="007D6BDA">
            <w:pPr>
              <w:keepNext/>
              <w:jc w:val="center"/>
              <w:rPr>
                <w:b/>
                <w:bCs/>
                <w:sz w:val="16"/>
                <w:szCs w:val="16"/>
              </w:rPr>
            </w:pPr>
            <w:r w:rsidRPr="000A288A">
              <w:rPr>
                <w:b/>
                <w:bCs/>
                <w:sz w:val="16"/>
                <w:szCs w:val="16"/>
              </w:rPr>
              <w:t>Months Registered/</w:t>
            </w:r>
          </w:p>
          <w:p w14:paraId="51A27DE0" w14:textId="77777777" w:rsidR="002D22F0" w:rsidRPr="000A288A" w:rsidRDefault="002D22F0" w:rsidP="007D6BDA">
            <w:pPr>
              <w:keepNext/>
              <w:jc w:val="center"/>
              <w:rPr>
                <w:b/>
                <w:bCs/>
                <w:sz w:val="16"/>
                <w:szCs w:val="16"/>
              </w:rPr>
            </w:pPr>
            <w:r w:rsidRPr="000A288A">
              <w:rPr>
                <w:b/>
                <w:bCs/>
                <w:sz w:val="16"/>
                <w:szCs w:val="16"/>
              </w:rPr>
              <w:t>Operated in Louisiana</w:t>
            </w:r>
          </w:p>
        </w:tc>
        <w:tc>
          <w:tcPr>
            <w:tcW w:w="1080" w:type="dxa"/>
            <w:tcBorders>
              <w:top w:val="single" w:sz="6" w:space="0" w:color="auto"/>
              <w:left w:val="single" w:sz="6" w:space="0" w:color="auto"/>
              <w:bottom w:val="single" w:sz="6" w:space="0" w:color="auto"/>
              <w:right w:val="single" w:sz="6" w:space="0" w:color="auto"/>
            </w:tcBorders>
            <w:shd w:val="clear" w:color="auto" w:fill="BFBFBF"/>
            <w:vAlign w:val="bottom"/>
          </w:tcPr>
          <w:p w14:paraId="61C3E1B3" w14:textId="77777777" w:rsidR="002D22F0" w:rsidRPr="000A288A" w:rsidRDefault="002D22F0" w:rsidP="007D6BDA">
            <w:pPr>
              <w:keepNext/>
              <w:jc w:val="center"/>
              <w:rPr>
                <w:b/>
                <w:bCs/>
                <w:sz w:val="16"/>
                <w:szCs w:val="16"/>
              </w:rPr>
            </w:pPr>
            <w:r w:rsidRPr="000A288A">
              <w:rPr>
                <w:b/>
                <w:bCs/>
                <w:sz w:val="16"/>
                <w:szCs w:val="16"/>
              </w:rPr>
              <w:t>Fee</w:t>
            </w:r>
          </w:p>
        </w:tc>
        <w:tc>
          <w:tcPr>
            <w:tcW w:w="1080" w:type="dxa"/>
            <w:tcBorders>
              <w:top w:val="single" w:sz="6" w:space="0" w:color="auto"/>
              <w:left w:val="single" w:sz="6" w:space="0" w:color="auto"/>
              <w:bottom w:val="single" w:sz="6" w:space="0" w:color="auto"/>
              <w:right w:val="single" w:sz="6" w:space="0" w:color="auto"/>
            </w:tcBorders>
            <w:shd w:val="clear" w:color="auto" w:fill="BFBFBF"/>
            <w:vAlign w:val="bottom"/>
          </w:tcPr>
          <w:p w14:paraId="32B67C60" w14:textId="77777777" w:rsidR="002D22F0" w:rsidRPr="000A288A" w:rsidRDefault="002D22F0" w:rsidP="007D6BDA">
            <w:pPr>
              <w:keepNext/>
              <w:jc w:val="center"/>
              <w:rPr>
                <w:b/>
                <w:bCs/>
                <w:sz w:val="16"/>
                <w:szCs w:val="16"/>
              </w:rPr>
            </w:pPr>
            <w:r w:rsidRPr="000A288A">
              <w:rPr>
                <w:b/>
                <w:bCs/>
                <w:sz w:val="16"/>
                <w:szCs w:val="16"/>
              </w:rPr>
              <w:t xml:space="preserve">Months </w:t>
            </w:r>
          </w:p>
          <w:p w14:paraId="1DCE3B61" w14:textId="77777777" w:rsidR="002D22F0" w:rsidRPr="000A288A" w:rsidRDefault="002D22F0" w:rsidP="007D6BDA">
            <w:pPr>
              <w:keepNext/>
              <w:jc w:val="center"/>
              <w:rPr>
                <w:b/>
                <w:bCs/>
                <w:sz w:val="16"/>
                <w:szCs w:val="16"/>
              </w:rPr>
            </w:pPr>
            <w:r w:rsidRPr="000A288A">
              <w:rPr>
                <w:b/>
                <w:bCs/>
                <w:sz w:val="16"/>
                <w:szCs w:val="16"/>
              </w:rPr>
              <w:t>Registered/</w:t>
            </w:r>
          </w:p>
          <w:p w14:paraId="0BC8BD2D" w14:textId="77777777" w:rsidR="002D22F0" w:rsidRPr="000A288A" w:rsidRDefault="002D22F0" w:rsidP="007D6BDA">
            <w:pPr>
              <w:keepNext/>
              <w:jc w:val="center"/>
              <w:rPr>
                <w:b/>
                <w:bCs/>
                <w:sz w:val="16"/>
                <w:szCs w:val="16"/>
              </w:rPr>
            </w:pPr>
            <w:r w:rsidRPr="000A288A">
              <w:rPr>
                <w:b/>
                <w:bCs/>
                <w:sz w:val="16"/>
                <w:szCs w:val="16"/>
              </w:rPr>
              <w:t>Operated in Louisiana</w:t>
            </w:r>
          </w:p>
        </w:tc>
        <w:tc>
          <w:tcPr>
            <w:tcW w:w="1287" w:type="dxa"/>
            <w:tcBorders>
              <w:top w:val="single" w:sz="6" w:space="0" w:color="auto"/>
              <w:left w:val="single" w:sz="6" w:space="0" w:color="auto"/>
              <w:bottom w:val="single" w:sz="6" w:space="0" w:color="auto"/>
              <w:right w:val="double" w:sz="6" w:space="0" w:color="auto"/>
            </w:tcBorders>
            <w:shd w:val="clear" w:color="auto" w:fill="BFBFBF"/>
            <w:vAlign w:val="bottom"/>
          </w:tcPr>
          <w:p w14:paraId="2F0E1F05" w14:textId="77777777" w:rsidR="002D22F0" w:rsidRPr="000A288A" w:rsidRDefault="002D22F0" w:rsidP="007D6BDA">
            <w:pPr>
              <w:keepNext/>
              <w:jc w:val="center"/>
              <w:rPr>
                <w:b/>
                <w:bCs/>
                <w:sz w:val="16"/>
                <w:szCs w:val="16"/>
              </w:rPr>
            </w:pPr>
            <w:r w:rsidRPr="000A288A">
              <w:rPr>
                <w:b/>
                <w:bCs/>
                <w:sz w:val="16"/>
                <w:szCs w:val="16"/>
              </w:rPr>
              <w:t>Fee</w:t>
            </w:r>
          </w:p>
        </w:tc>
      </w:tr>
      <w:tr w:rsidR="002D22F0" w:rsidRPr="000A288A" w14:paraId="3A2AFF5F" w14:textId="77777777" w:rsidTr="007D6BDA">
        <w:trPr>
          <w:cantSplit/>
          <w:tblHeader/>
          <w:jc w:val="center"/>
        </w:trPr>
        <w:tc>
          <w:tcPr>
            <w:tcW w:w="1354" w:type="dxa"/>
            <w:tcBorders>
              <w:top w:val="single" w:sz="6" w:space="0" w:color="auto"/>
              <w:left w:val="double" w:sz="6" w:space="0" w:color="auto"/>
              <w:bottom w:val="single" w:sz="6" w:space="0" w:color="auto"/>
              <w:right w:val="single" w:sz="6" w:space="0" w:color="auto"/>
            </w:tcBorders>
            <w:vAlign w:val="bottom"/>
          </w:tcPr>
          <w:p w14:paraId="73898D6B" w14:textId="77777777" w:rsidR="002D22F0" w:rsidRPr="000A288A" w:rsidRDefault="002D22F0" w:rsidP="007D6BDA">
            <w:pPr>
              <w:keepNext/>
              <w:jc w:val="center"/>
              <w:rPr>
                <w:sz w:val="16"/>
                <w:szCs w:val="16"/>
              </w:rPr>
            </w:pPr>
            <w:r w:rsidRPr="000A288A">
              <w:rPr>
                <w:sz w:val="16"/>
                <w:szCs w:val="16"/>
              </w:rPr>
              <w:t>1</w:t>
            </w:r>
          </w:p>
        </w:tc>
        <w:tc>
          <w:tcPr>
            <w:tcW w:w="1080" w:type="dxa"/>
            <w:tcBorders>
              <w:top w:val="single" w:sz="6" w:space="0" w:color="auto"/>
              <w:left w:val="single" w:sz="6" w:space="0" w:color="auto"/>
              <w:bottom w:val="single" w:sz="6" w:space="0" w:color="auto"/>
              <w:right w:val="single" w:sz="6" w:space="0" w:color="auto"/>
            </w:tcBorders>
            <w:vAlign w:val="bottom"/>
          </w:tcPr>
          <w:p w14:paraId="7F032513" w14:textId="77777777" w:rsidR="002D22F0" w:rsidRPr="000A288A" w:rsidRDefault="002D22F0" w:rsidP="007D6BDA">
            <w:pPr>
              <w:keepNext/>
              <w:jc w:val="center"/>
              <w:rPr>
                <w:sz w:val="16"/>
                <w:szCs w:val="16"/>
              </w:rPr>
            </w:pPr>
            <w:r w:rsidRPr="000A288A">
              <w:rPr>
                <w:sz w:val="16"/>
                <w:szCs w:val="16"/>
              </w:rPr>
              <w:t>$9</w:t>
            </w:r>
          </w:p>
        </w:tc>
        <w:tc>
          <w:tcPr>
            <w:tcW w:w="1080" w:type="dxa"/>
            <w:tcBorders>
              <w:top w:val="single" w:sz="6" w:space="0" w:color="auto"/>
              <w:left w:val="single" w:sz="6" w:space="0" w:color="auto"/>
              <w:bottom w:val="single" w:sz="6" w:space="0" w:color="auto"/>
              <w:right w:val="single" w:sz="6" w:space="0" w:color="auto"/>
            </w:tcBorders>
            <w:vAlign w:val="bottom"/>
          </w:tcPr>
          <w:p w14:paraId="36B236A0" w14:textId="77777777" w:rsidR="002D22F0" w:rsidRPr="000A288A" w:rsidRDefault="002D22F0" w:rsidP="007D6BDA">
            <w:pPr>
              <w:keepNext/>
              <w:jc w:val="center"/>
              <w:rPr>
                <w:sz w:val="16"/>
                <w:szCs w:val="16"/>
              </w:rPr>
            </w:pPr>
            <w:r w:rsidRPr="000A288A">
              <w:rPr>
                <w:sz w:val="16"/>
                <w:szCs w:val="16"/>
              </w:rPr>
              <w:t>1</w:t>
            </w:r>
          </w:p>
        </w:tc>
        <w:tc>
          <w:tcPr>
            <w:tcW w:w="1287" w:type="dxa"/>
            <w:tcBorders>
              <w:top w:val="single" w:sz="6" w:space="0" w:color="auto"/>
              <w:left w:val="single" w:sz="6" w:space="0" w:color="auto"/>
              <w:bottom w:val="single" w:sz="6" w:space="0" w:color="auto"/>
              <w:right w:val="double" w:sz="6" w:space="0" w:color="auto"/>
            </w:tcBorders>
            <w:vAlign w:val="bottom"/>
          </w:tcPr>
          <w:p w14:paraId="6DE6612D" w14:textId="77777777" w:rsidR="002D22F0" w:rsidRPr="000A288A" w:rsidRDefault="002D22F0" w:rsidP="007D6BDA">
            <w:pPr>
              <w:keepNext/>
              <w:jc w:val="center"/>
              <w:rPr>
                <w:sz w:val="16"/>
                <w:szCs w:val="16"/>
              </w:rPr>
            </w:pPr>
            <w:r w:rsidRPr="000A288A">
              <w:rPr>
                <w:sz w:val="16"/>
                <w:szCs w:val="16"/>
              </w:rPr>
              <w:t>$5</w:t>
            </w:r>
          </w:p>
        </w:tc>
      </w:tr>
      <w:tr w:rsidR="002D22F0" w:rsidRPr="000A288A" w14:paraId="08596583" w14:textId="77777777" w:rsidTr="007D6BDA">
        <w:trPr>
          <w:cantSplit/>
          <w:tblHeader/>
          <w:jc w:val="center"/>
        </w:trPr>
        <w:tc>
          <w:tcPr>
            <w:tcW w:w="1354" w:type="dxa"/>
            <w:tcBorders>
              <w:top w:val="single" w:sz="6" w:space="0" w:color="auto"/>
              <w:left w:val="double" w:sz="6" w:space="0" w:color="auto"/>
              <w:bottom w:val="single" w:sz="6" w:space="0" w:color="auto"/>
              <w:right w:val="single" w:sz="6" w:space="0" w:color="auto"/>
            </w:tcBorders>
            <w:vAlign w:val="bottom"/>
          </w:tcPr>
          <w:p w14:paraId="1E93BB73" w14:textId="77777777" w:rsidR="002D22F0" w:rsidRPr="000A288A" w:rsidRDefault="002D22F0" w:rsidP="007D6BDA">
            <w:pPr>
              <w:keepNext/>
              <w:jc w:val="center"/>
              <w:rPr>
                <w:sz w:val="16"/>
                <w:szCs w:val="16"/>
              </w:rPr>
            </w:pPr>
            <w:r w:rsidRPr="000A288A">
              <w:rPr>
                <w:sz w:val="16"/>
                <w:szCs w:val="16"/>
              </w:rPr>
              <w:t>2</w:t>
            </w:r>
          </w:p>
        </w:tc>
        <w:tc>
          <w:tcPr>
            <w:tcW w:w="1080" w:type="dxa"/>
            <w:tcBorders>
              <w:top w:val="single" w:sz="6" w:space="0" w:color="auto"/>
              <w:left w:val="single" w:sz="6" w:space="0" w:color="auto"/>
              <w:bottom w:val="single" w:sz="6" w:space="0" w:color="auto"/>
              <w:right w:val="single" w:sz="6" w:space="0" w:color="auto"/>
            </w:tcBorders>
            <w:vAlign w:val="bottom"/>
          </w:tcPr>
          <w:p w14:paraId="248AFFBF" w14:textId="77777777" w:rsidR="002D22F0" w:rsidRPr="000A288A" w:rsidRDefault="002D22F0" w:rsidP="007D6BDA">
            <w:pPr>
              <w:keepNext/>
              <w:jc w:val="center"/>
              <w:rPr>
                <w:sz w:val="16"/>
                <w:szCs w:val="16"/>
              </w:rPr>
            </w:pPr>
            <w:r w:rsidRPr="000A288A">
              <w:rPr>
                <w:sz w:val="16"/>
                <w:szCs w:val="16"/>
              </w:rPr>
              <w:t>$18</w:t>
            </w:r>
          </w:p>
        </w:tc>
        <w:tc>
          <w:tcPr>
            <w:tcW w:w="1080" w:type="dxa"/>
            <w:tcBorders>
              <w:top w:val="single" w:sz="6" w:space="0" w:color="auto"/>
              <w:left w:val="single" w:sz="6" w:space="0" w:color="auto"/>
              <w:bottom w:val="single" w:sz="6" w:space="0" w:color="auto"/>
              <w:right w:val="single" w:sz="6" w:space="0" w:color="auto"/>
            </w:tcBorders>
            <w:vAlign w:val="bottom"/>
          </w:tcPr>
          <w:p w14:paraId="03821B7B" w14:textId="77777777" w:rsidR="002D22F0" w:rsidRPr="000A288A" w:rsidRDefault="002D22F0" w:rsidP="007D6BDA">
            <w:pPr>
              <w:keepNext/>
              <w:jc w:val="center"/>
              <w:rPr>
                <w:sz w:val="16"/>
                <w:szCs w:val="16"/>
              </w:rPr>
            </w:pPr>
            <w:r w:rsidRPr="000A288A">
              <w:rPr>
                <w:sz w:val="16"/>
                <w:szCs w:val="16"/>
              </w:rPr>
              <w:t>2</w:t>
            </w:r>
          </w:p>
        </w:tc>
        <w:tc>
          <w:tcPr>
            <w:tcW w:w="1287" w:type="dxa"/>
            <w:tcBorders>
              <w:top w:val="single" w:sz="6" w:space="0" w:color="auto"/>
              <w:left w:val="single" w:sz="6" w:space="0" w:color="auto"/>
              <w:bottom w:val="single" w:sz="6" w:space="0" w:color="auto"/>
              <w:right w:val="double" w:sz="6" w:space="0" w:color="auto"/>
            </w:tcBorders>
            <w:vAlign w:val="bottom"/>
          </w:tcPr>
          <w:p w14:paraId="3164F009" w14:textId="77777777" w:rsidR="002D22F0" w:rsidRPr="000A288A" w:rsidRDefault="002D22F0" w:rsidP="007D6BDA">
            <w:pPr>
              <w:keepNext/>
              <w:jc w:val="center"/>
              <w:rPr>
                <w:sz w:val="16"/>
                <w:szCs w:val="16"/>
              </w:rPr>
            </w:pPr>
            <w:r w:rsidRPr="000A288A">
              <w:rPr>
                <w:sz w:val="16"/>
                <w:szCs w:val="16"/>
              </w:rPr>
              <w:t>$10</w:t>
            </w:r>
          </w:p>
        </w:tc>
      </w:tr>
      <w:tr w:rsidR="002D22F0" w:rsidRPr="000A288A" w14:paraId="42B5A2EF" w14:textId="77777777" w:rsidTr="007D6BDA">
        <w:trPr>
          <w:cantSplit/>
          <w:tblHeader/>
          <w:jc w:val="center"/>
        </w:trPr>
        <w:tc>
          <w:tcPr>
            <w:tcW w:w="1354" w:type="dxa"/>
            <w:tcBorders>
              <w:top w:val="single" w:sz="6" w:space="0" w:color="auto"/>
              <w:left w:val="double" w:sz="6" w:space="0" w:color="auto"/>
              <w:bottom w:val="single" w:sz="6" w:space="0" w:color="auto"/>
              <w:right w:val="single" w:sz="6" w:space="0" w:color="auto"/>
            </w:tcBorders>
            <w:vAlign w:val="bottom"/>
          </w:tcPr>
          <w:p w14:paraId="6897F6B4" w14:textId="77777777" w:rsidR="002D22F0" w:rsidRPr="000A288A" w:rsidRDefault="002D22F0" w:rsidP="007D6BDA">
            <w:pPr>
              <w:keepNext/>
              <w:jc w:val="center"/>
              <w:rPr>
                <w:sz w:val="16"/>
                <w:szCs w:val="16"/>
              </w:rPr>
            </w:pPr>
            <w:r w:rsidRPr="000A288A">
              <w:rPr>
                <w:sz w:val="16"/>
                <w:szCs w:val="16"/>
              </w:rPr>
              <w:t>3</w:t>
            </w:r>
          </w:p>
        </w:tc>
        <w:tc>
          <w:tcPr>
            <w:tcW w:w="1080" w:type="dxa"/>
            <w:tcBorders>
              <w:top w:val="single" w:sz="6" w:space="0" w:color="auto"/>
              <w:left w:val="single" w:sz="6" w:space="0" w:color="auto"/>
              <w:bottom w:val="single" w:sz="6" w:space="0" w:color="auto"/>
              <w:right w:val="single" w:sz="6" w:space="0" w:color="auto"/>
            </w:tcBorders>
            <w:vAlign w:val="bottom"/>
          </w:tcPr>
          <w:p w14:paraId="28E0465C" w14:textId="77777777" w:rsidR="002D22F0" w:rsidRPr="000A288A" w:rsidRDefault="002D22F0" w:rsidP="007D6BDA">
            <w:pPr>
              <w:keepNext/>
              <w:jc w:val="center"/>
              <w:rPr>
                <w:sz w:val="16"/>
                <w:szCs w:val="16"/>
              </w:rPr>
            </w:pPr>
            <w:r w:rsidRPr="000A288A">
              <w:rPr>
                <w:sz w:val="16"/>
                <w:szCs w:val="16"/>
              </w:rPr>
              <w:t>$28</w:t>
            </w:r>
          </w:p>
        </w:tc>
        <w:tc>
          <w:tcPr>
            <w:tcW w:w="1080" w:type="dxa"/>
            <w:tcBorders>
              <w:top w:val="single" w:sz="6" w:space="0" w:color="auto"/>
              <w:left w:val="single" w:sz="6" w:space="0" w:color="auto"/>
              <w:bottom w:val="single" w:sz="6" w:space="0" w:color="auto"/>
              <w:right w:val="single" w:sz="6" w:space="0" w:color="auto"/>
            </w:tcBorders>
            <w:vAlign w:val="bottom"/>
          </w:tcPr>
          <w:p w14:paraId="3EF811A3" w14:textId="77777777" w:rsidR="002D22F0" w:rsidRPr="000A288A" w:rsidRDefault="002D22F0" w:rsidP="007D6BDA">
            <w:pPr>
              <w:keepNext/>
              <w:jc w:val="center"/>
              <w:rPr>
                <w:sz w:val="16"/>
                <w:szCs w:val="16"/>
              </w:rPr>
            </w:pPr>
            <w:r w:rsidRPr="000A288A">
              <w:rPr>
                <w:sz w:val="16"/>
                <w:szCs w:val="16"/>
              </w:rPr>
              <w:t>3</w:t>
            </w:r>
          </w:p>
        </w:tc>
        <w:tc>
          <w:tcPr>
            <w:tcW w:w="1287" w:type="dxa"/>
            <w:tcBorders>
              <w:top w:val="single" w:sz="6" w:space="0" w:color="auto"/>
              <w:left w:val="single" w:sz="6" w:space="0" w:color="auto"/>
              <w:bottom w:val="single" w:sz="6" w:space="0" w:color="auto"/>
              <w:right w:val="double" w:sz="6" w:space="0" w:color="auto"/>
            </w:tcBorders>
            <w:vAlign w:val="bottom"/>
          </w:tcPr>
          <w:p w14:paraId="4DC9685D" w14:textId="77777777" w:rsidR="002D22F0" w:rsidRPr="000A288A" w:rsidRDefault="002D22F0" w:rsidP="007D6BDA">
            <w:pPr>
              <w:keepNext/>
              <w:jc w:val="center"/>
              <w:rPr>
                <w:sz w:val="16"/>
                <w:szCs w:val="16"/>
              </w:rPr>
            </w:pPr>
            <w:r w:rsidRPr="000A288A">
              <w:rPr>
                <w:sz w:val="16"/>
                <w:szCs w:val="16"/>
              </w:rPr>
              <w:t>$15</w:t>
            </w:r>
          </w:p>
        </w:tc>
      </w:tr>
      <w:tr w:rsidR="002D22F0" w:rsidRPr="000A288A" w14:paraId="656BA5AA" w14:textId="77777777" w:rsidTr="007D6BDA">
        <w:trPr>
          <w:cantSplit/>
          <w:tblHeader/>
          <w:jc w:val="center"/>
        </w:trPr>
        <w:tc>
          <w:tcPr>
            <w:tcW w:w="1354" w:type="dxa"/>
            <w:tcBorders>
              <w:top w:val="single" w:sz="6" w:space="0" w:color="auto"/>
              <w:left w:val="double" w:sz="6" w:space="0" w:color="auto"/>
              <w:bottom w:val="single" w:sz="6" w:space="0" w:color="auto"/>
              <w:right w:val="single" w:sz="6" w:space="0" w:color="auto"/>
            </w:tcBorders>
            <w:vAlign w:val="bottom"/>
          </w:tcPr>
          <w:p w14:paraId="4D387AEC" w14:textId="77777777" w:rsidR="002D22F0" w:rsidRPr="000A288A" w:rsidRDefault="002D22F0" w:rsidP="007D6BDA">
            <w:pPr>
              <w:keepNext/>
              <w:jc w:val="center"/>
              <w:rPr>
                <w:sz w:val="16"/>
                <w:szCs w:val="16"/>
              </w:rPr>
            </w:pPr>
            <w:r w:rsidRPr="000A288A">
              <w:rPr>
                <w:sz w:val="16"/>
                <w:szCs w:val="16"/>
              </w:rPr>
              <w:t>4</w:t>
            </w:r>
          </w:p>
        </w:tc>
        <w:tc>
          <w:tcPr>
            <w:tcW w:w="1080" w:type="dxa"/>
            <w:tcBorders>
              <w:top w:val="single" w:sz="6" w:space="0" w:color="auto"/>
              <w:left w:val="single" w:sz="6" w:space="0" w:color="auto"/>
              <w:bottom w:val="single" w:sz="6" w:space="0" w:color="auto"/>
              <w:right w:val="single" w:sz="6" w:space="0" w:color="auto"/>
            </w:tcBorders>
            <w:vAlign w:val="bottom"/>
          </w:tcPr>
          <w:p w14:paraId="0AD0903F" w14:textId="77777777" w:rsidR="002D22F0" w:rsidRPr="000A288A" w:rsidRDefault="002D22F0" w:rsidP="007D6BDA">
            <w:pPr>
              <w:keepNext/>
              <w:jc w:val="center"/>
              <w:rPr>
                <w:sz w:val="16"/>
                <w:szCs w:val="16"/>
              </w:rPr>
            </w:pPr>
            <w:r w:rsidRPr="000A288A">
              <w:rPr>
                <w:sz w:val="16"/>
                <w:szCs w:val="16"/>
              </w:rPr>
              <w:t>$37</w:t>
            </w:r>
          </w:p>
        </w:tc>
        <w:tc>
          <w:tcPr>
            <w:tcW w:w="1080" w:type="dxa"/>
            <w:tcBorders>
              <w:top w:val="single" w:sz="6" w:space="0" w:color="auto"/>
              <w:left w:val="single" w:sz="6" w:space="0" w:color="auto"/>
              <w:bottom w:val="single" w:sz="6" w:space="0" w:color="auto"/>
              <w:right w:val="single" w:sz="6" w:space="0" w:color="auto"/>
            </w:tcBorders>
            <w:vAlign w:val="bottom"/>
          </w:tcPr>
          <w:p w14:paraId="7E3A7290" w14:textId="77777777" w:rsidR="002D22F0" w:rsidRPr="000A288A" w:rsidRDefault="002D22F0" w:rsidP="007D6BDA">
            <w:pPr>
              <w:keepNext/>
              <w:jc w:val="center"/>
              <w:rPr>
                <w:sz w:val="16"/>
                <w:szCs w:val="16"/>
              </w:rPr>
            </w:pPr>
            <w:r w:rsidRPr="000A288A">
              <w:rPr>
                <w:sz w:val="16"/>
                <w:szCs w:val="16"/>
              </w:rPr>
              <w:t>4</w:t>
            </w:r>
          </w:p>
        </w:tc>
        <w:tc>
          <w:tcPr>
            <w:tcW w:w="1287" w:type="dxa"/>
            <w:tcBorders>
              <w:top w:val="single" w:sz="6" w:space="0" w:color="auto"/>
              <w:left w:val="single" w:sz="6" w:space="0" w:color="auto"/>
              <w:bottom w:val="single" w:sz="6" w:space="0" w:color="auto"/>
              <w:right w:val="double" w:sz="6" w:space="0" w:color="auto"/>
            </w:tcBorders>
            <w:vAlign w:val="bottom"/>
          </w:tcPr>
          <w:p w14:paraId="2349E890" w14:textId="77777777" w:rsidR="002D22F0" w:rsidRPr="000A288A" w:rsidRDefault="002D22F0" w:rsidP="007D6BDA">
            <w:pPr>
              <w:keepNext/>
              <w:jc w:val="center"/>
              <w:rPr>
                <w:sz w:val="16"/>
                <w:szCs w:val="16"/>
              </w:rPr>
            </w:pPr>
            <w:r w:rsidRPr="000A288A">
              <w:rPr>
                <w:sz w:val="16"/>
                <w:szCs w:val="16"/>
              </w:rPr>
              <w:t>$20</w:t>
            </w:r>
          </w:p>
        </w:tc>
      </w:tr>
      <w:tr w:rsidR="002D22F0" w:rsidRPr="000A288A" w14:paraId="47BF2595" w14:textId="77777777" w:rsidTr="007D6BDA">
        <w:trPr>
          <w:cantSplit/>
          <w:tblHeader/>
          <w:jc w:val="center"/>
        </w:trPr>
        <w:tc>
          <w:tcPr>
            <w:tcW w:w="1354" w:type="dxa"/>
            <w:tcBorders>
              <w:top w:val="single" w:sz="6" w:space="0" w:color="auto"/>
              <w:left w:val="double" w:sz="6" w:space="0" w:color="auto"/>
              <w:bottom w:val="single" w:sz="6" w:space="0" w:color="auto"/>
              <w:right w:val="single" w:sz="6" w:space="0" w:color="auto"/>
            </w:tcBorders>
            <w:vAlign w:val="bottom"/>
          </w:tcPr>
          <w:p w14:paraId="6DBF644A" w14:textId="77777777" w:rsidR="002D22F0" w:rsidRPr="000A288A" w:rsidRDefault="002D22F0" w:rsidP="007D6BDA">
            <w:pPr>
              <w:keepNext/>
              <w:jc w:val="center"/>
              <w:rPr>
                <w:sz w:val="16"/>
                <w:szCs w:val="16"/>
              </w:rPr>
            </w:pPr>
            <w:r w:rsidRPr="000A288A">
              <w:rPr>
                <w:sz w:val="16"/>
                <w:szCs w:val="16"/>
              </w:rPr>
              <w:t>5</w:t>
            </w:r>
          </w:p>
        </w:tc>
        <w:tc>
          <w:tcPr>
            <w:tcW w:w="1080" w:type="dxa"/>
            <w:tcBorders>
              <w:top w:val="single" w:sz="6" w:space="0" w:color="auto"/>
              <w:left w:val="single" w:sz="6" w:space="0" w:color="auto"/>
              <w:bottom w:val="single" w:sz="6" w:space="0" w:color="auto"/>
              <w:right w:val="single" w:sz="6" w:space="0" w:color="auto"/>
            </w:tcBorders>
            <w:vAlign w:val="bottom"/>
          </w:tcPr>
          <w:p w14:paraId="62775C8C" w14:textId="77777777" w:rsidR="002D22F0" w:rsidRPr="000A288A" w:rsidRDefault="002D22F0" w:rsidP="007D6BDA">
            <w:pPr>
              <w:keepNext/>
              <w:jc w:val="center"/>
              <w:rPr>
                <w:sz w:val="16"/>
                <w:szCs w:val="16"/>
              </w:rPr>
            </w:pPr>
            <w:r w:rsidRPr="000A288A">
              <w:rPr>
                <w:sz w:val="16"/>
                <w:szCs w:val="16"/>
              </w:rPr>
              <w:t>$46</w:t>
            </w:r>
          </w:p>
        </w:tc>
        <w:tc>
          <w:tcPr>
            <w:tcW w:w="1080" w:type="dxa"/>
            <w:tcBorders>
              <w:top w:val="single" w:sz="6" w:space="0" w:color="auto"/>
              <w:left w:val="single" w:sz="6" w:space="0" w:color="auto"/>
              <w:bottom w:val="single" w:sz="6" w:space="0" w:color="auto"/>
              <w:right w:val="single" w:sz="6" w:space="0" w:color="auto"/>
            </w:tcBorders>
            <w:vAlign w:val="bottom"/>
          </w:tcPr>
          <w:p w14:paraId="182655D5" w14:textId="77777777" w:rsidR="002D22F0" w:rsidRPr="000A288A" w:rsidRDefault="002D22F0" w:rsidP="007D6BDA">
            <w:pPr>
              <w:keepNext/>
              <w:jc w:val="center"/>
              <w:rPr>
                <w:sz w:val="16"/>
                <w:szCs w:val="16"/>
              </w:rPr>
            </w:pPr>
            <w:r w:rsidRPr="000A288A">
              <w:rPr>
                <w:sz w:val="16"/>
                <w:szCs w:val="16"/>
              </w:rPr>
              <w:t>5</w:t>
            </w:r>
          </w:p>
        </w:tc>
        <w:tc>
          <w:tcPr>
            <w:tcW w:w="1287" w:type="dxa"/>
            <w:tcBorders>
              <w:top w:val="single" w:sz="6" w:space="0" w:color="auto"/>
              <w:left w:val="single" w:sz="6" w:space="0" w:color="auto"/>
              <w:bottom w:val="single" w:sz="6" w:space="0" w:color="auto"/>
              <w:right w:val="double" w:sz="6" w:space="0" w:color="auto"/>
            </w:tcBorders>
            <w:vAlign w:val="bottom"/>
          </w:tcPr>
          <w:p w14:paraId="11B7803C" w14:textId="77777777" w:rsidR="002D22F0" w:rsidRPr="000A288A" w:rsidRDefault="002D22F0" w:rsidP="007D6BDA">
            <w:pPr>
              <w:keepNext/>
              <w:jc w:val="center"/>
              <w:rPr>
                <w:sz w:val="16"/>
                <w:szCs w:val="16"/>
              </w:rPr>
            </w:pPr>
            <w:r w:rsidRPr="000A288A">
              <w:rPr>
                <w:sz w:val="16"/>
                <w:szCs w:val="16"/>
              </w:rPr>
              <w:t>$25</w:t>
            </w:r>
          </w:p>
        </w:tc>
      </w:tr>
      <w:tr w:rsidR="002D22F0" w:rsidRPr="000A288A" w14:paraId="56CF357A" w14:textId="77777777" w:rsidTr="007D6BDA">
        <w:trPr>
          <w:cantSplit/>
          <w:tblHeader/>
          <w:jc w:val="center"/>
        </w:trPr>
        <w:tc>
          <w:tcPr>
            <w:tcW w:w="1354" w:type="dxa"/>
            <w:tcBorders>
              <w:top w:val="single" w:sz="6" w:space="0" w:color="auto"/>
              <w:left w:val="double" w:sz="6" w:space="0" w:color="auto"/>
              <w:bottom w:val="single" w:sz="6" w:space="0" w:color="auto"/>
              <w:right w:val="single" w:sz="6" w:space="0" w:color="auto"/>
            </w:tcBorders>
            <w:vAlign w:val="bottom"/>
          </w:tcPr>
          <w:p w14:paraId="0B11B048" w14:textId="77777777" w:rsidR="002D22F0" w:rsidRPr="000A288A" w:rsidRDefault="002D22F0" w:rsidP="007D6BDA">
            <w:pPr>
              <w:keepNext/>
              <w:jc w:val="center"/>
              <w:rPr>
                <w:sz w:val="16"/>
                <w:szCs w:val="16"/>
              </w:rPr>
            </w:pPr>
            <w:r w:rsidRPr="000A288A">
              <w:rPr>
                <w:sz w:val="16"/>
                <w:szCs w:val="16"/>
              </w:rPr>
              <w:t>6</w:t>
            </w:r>
          </w:p>
        </w:tc>
        <w:tc>
          <w:tcPr>
            <w:tcW w:w="1080" w:type="dxa"/>
            <w:tcBorders>
              <w:top w:val="single" w:sz="6" w:space="0" w:color="auto"/>
              <w:left w:val="single" w:sz="6" w:space="0" w:color="auto"/>
              <w:bottom w:val="single" w:sz="6" w:space="0" w:color="auto"/>
              <w:right w:val="single" w:sz="6" w:space="0" w:color="auto"/>
            </w:tcBorders>
            <w:vAlign w:val="bottom"/>
          </w:tcPr>
          <w:p w14:paraId="40A463E4" w14:textId="77777777" w:rsidR="002D22F0" w:rsidRPr="000A288A" w:rsidRDefault="002D22F0" w:rsidP="007D6BDA">
            <w:pPr>
              <w:keepNext/>
              <w:jc w:val="center"/>
              <w:rPr>
                <w:sz w:val="16"/>
                <w:szCs w:val="16"/>
              </w:rPr>
            </w:pPr>
            <w:r w:rsidRPr="000A288A">
              <w:rPr>
                <w:sz w:val="16"/>
                <w:szCs w:val="16"/>
              </w:rPr>
              <w:t>$55</w:t>
            </w:r>
          </w:p>
        </w:tc>
        <w:tc>
          <w:tcPr>
            <w:tcW w:w="1080" w:type="dxa"/>
            <w:tcBorders>
              <w:top w:val="single" w:sz="6" w:space="0" w:color="auto"/>
              <w:left w:val="single" w:sz="6" w:space="0" w:color="auto"/>
              <w:bottom w:val="single" w:sz="6" w:space="0" w:color="auto"/>
              <w:right w:val="single" w:sz="6" w:space="0" w:color="auto"/>
            </w:tcBorders>
            <w:vAlign w:val="bottom"/>
          </w:tcPr>
          <w:p w14:paraId="7D990255" w14:textId="77777777" w:rsidR="002D22F0" w:rsidRPr="000A288A" w:rsidRDefault="002D22F0" w:rsidP="007D6BDA">
            <w:pPr>
              <w:keepNext/>
              <w:jc w:val="center"/>
              <w:rPr>
                <w:sz w:val="16"/>
                <w:szCs w:val="16"/>
              </w:rPr>
            </w:pPr>
            <w:r w:rsidRPr="000A288A">
              <w:rPr>
                <w:sz w:val="16"/>
                <w:szCs w:val="16"/>
              </w:rPr>
              <w:t>6</w:t>
            </w:r>
          </w:p>
        </w:tc>
        <w:tc>
          <w:tcPr>
            <w:tcW w:w="1287" w:type="dxa"/>
            <w:tcBorders>
              <w:top w:val="single" w:sz="6" w:space="0" w:color="auto"/>
              <w:left w:val="single" w:sz="6" w:space="0" w:color="auto"/>
              <w:bottom w:val="single" w:sz="6" w:space="0" w:color="auto"/>
              <w:right w:val="double" w:sz="6" w:space="0" w:color="auto"/>
            </w:tcBorders>
            <w:vAlign w:val="bottom"/>
          </w:tcPr>
          <w:p w14:paraId="71FB7548" w14:textId="77777777" w:rsidR="002D22F0" w:rsidRPr="000A288A" w:rsidRDefault="002D22F0" w:rsidP="007D6BDA">
            <w:pPr>
              <w:keepNext/>
              <w:jc w:val="center"/>
              <w:rPr>
                <w:sz w:val="16"/>
                <w:szCs w:val="16"/>
              </w:rPr>
            </w:pPr>
            <w:r w:rsidRPr="000A288A">
              <w:rPr>
                <w:sz w:val="16"/>
                <w:szCs w:val="16"/>
              </w:rPr>
              <w:t>$30</w:t>
            </w:r>
          </w:p>
        </w:tc>
      </w:tr>
      <w:tr w:rsidR="002D22F0" w:rsidRPr="000A288A" w14:paraId="7D20CFDD" w14:textId="77777777" w:rsidTr="007D6BDA">
        <w:trPr>
          <w:cantSplit/>
          <w:tblHeader/>
          <w:jc w:val="center"/>
        </w:trPr>
        <w:tc>
          <w:tcPr>
            <w:tcW w:w="1354" w:type="dxa"/>
            <w:tcBorders>
              <w:top w:val="single" w:sz="6" w:space="0" w:color="auto"/>
              <w:left w:val="double" w:sz="6" w:space="0" w:color="auto"/>
              <w:bottom w:val="single" w:sz="6" w:space="0" w:color="auto"/>
              <w:right w:val="single" w:sz="6" w:space="0" w:color="auto"/>
            </w:tcBorders>
            <w:vAlign w:val="bottom"/>
          </w:tcPr>
          <w:p w14:paraId="66437FEE" w14:textId="77777777" w:rsidR="002D22F0" w:rsidRPr="000A288A" w:rsidRDefault="002D22F0" w:rsidP="007D6BDA">
            <w:pPr>
              <w:keepNext/>
              <w:jc w:val="center"/>
              <w:rPr>
                <w:sz w:val="16"/>
                <w:szCs w:val="16"/>
              </w:rPr>
            </w:pPr>
            <w:r w:rsidRPr="000A288A">
              <w:rPr>
                <w:sz w:val="16"/>
                <w:szCs w:val="16"/>
              </w:rPr>
              <w:t>7</w:t>
            </w:r>
          </w:p>
        </w:tc>
        <w:tc>
          <w:tcPr>
            <w:tcW w:w="1080" w:type="dxa"/>
            <w:tcBorders>
              <w:top w:val="single" w:sz="6" w:space="0" w:color="auto"/>
              <w:left w:val="single" w:sz="6" w:space="0" w:color="auto"/>
              <w:bottom w:val="single" w:sz="6" w:space="0" w:color="auto"/>
              <w:right w:val="single" w:sz="6" w:space="0" w:color="auto"/>
            </w:tcBorders>
            <w:vAlign w:val="bottom"/>
          </w:tcPr>
          <w:p w14:paraId="468FBBE8" w14:textId="77777777" w:rsidR="002D22F0" w:rsidRPr="000A288A" w:rsidRDefault="002D22F0" w:rsidP="007D6BDA">
            <w:pPr>
              <w:keepNext/>
              <w:jc w:val="center"/>
              <w:rPr>
                <w:sz w:val="16"/>
                <w:szCs w:val="16"/>
              </w:rPr>
            </w:pPr>
            <w:r w:rsidRPr="000A288A">
              <w:rPr>
                <w:sz w:val="16"/>
                <w:szCs w:val="16"/>
              </w:rPr>
              <w:t>$64</w:t>
            </w:r>
          </w:p>
        </w:tc>
        <w:tc>
          <w:tcPr>
            <w:tcW w:w="1080" w:type="dxa"/>
            <w:tcBorders>
              <w:top w:val="single" w:sz="6" w:space="0" w:color="auto"/>
              <w:left w:val="single" w:sz="6" w:space="0" w:color="auto"/>
              <w:bottom w:val="single" w:sz="6" w:space="0" w:color="auto"/>
              <w:right w:val="single" w:sz="6" w:space="0" w:color="auto"/>
            </w:tcBorders>
            <w:vAlign w:val="bottom"/>
          </w:tcPr>
          <w:p w14:paraId="13288315" w14:textId="77777777" w:rsidR="002D22F0" w:rsidRPr="000A288A" w:rsidRDefault="002D22F0" w:rsidP="007D6BDA">
            <w:pPr>
              <w:keepNext/>
              <w:jc w:val="center"/>
              <w:rPr>
                <w:sz w:val="16"/>
                <w:szCs w:val="16"/>
              </w:rPr>
            </w:pPr>
            <w:r w:rsidRPr="000A288A">
              <w:rPr>
                <w:sz w:val="16"/>
                <w:szCs w:val="16"/>
              </w:rPr>
              <w:t>7</w:t>
            </w:r>
          </w:p>
        </w:tc>
        <w:tc>
          <w:tcPr>
            <w:tcW w:w="1287" w:type="dxa"/>
            <w:tcBorders>
              <w:top w:val="single" w:sz="6" w:space="0" w:color="auto"/>
              <w:left w:val="single" w:sz="6" w:space="0" w:color="auto"/>
              <w:bottom w:val="single" w:sz="6" w:space="0" w:color="auto"/>
              <w:right w:val="double" w:sz="6" w:space="0" w:color="auto"/>
            </w:tcBorders>
            <w:vAlign w:val="bottom"/>
          </w:tcPr>
          <w:p w14:paraId="14398144" w14:textId="77777777" w:rsidR="002D22F0" w:rsidRPr="000A288A" w:rsidRDefault="002D22F0" w:rsidP="007D6BDA">
            <w:pPr>
              <w:keepNext/>
              <w:jc w:val="center"/>
              <w:rPr>
                <w:sz w:val="16"/>
                <w:szCs w:val="16"/>
              </w:rPr>
            </w:pPr>
            <w:r w:rsidRPr="000A288A">
              <w:rPr>
                <w:sz w:val="16"/>
                <w:szCs w:val="16"/>
              </w:rPr>
              <w:t>$35</w:t>
            </w:r>
          </w:p>
        </w:tc>
      </w:tr>
      <w:tr w:rsidR="002D22F0" w:rsidRPr="000A288A" w14:paraId="20FAD88D" w14:textId="77777777" w:rsidTr="007D6BDA">
        <w:trPr>
          <w:cantSplit/>
          <w:tblHeader/>
          <w:jc w:val="center"/>
        </w:trPr>
        <w:tc>
          <w:tcPr>
            <w:tcW w:w="1354" w:type="dxa"/>
            <w:tcBorders>
              <w:top w:val="single" w:sz="6" w:space="0" w:color="auto"/>
              <w:left w:val="double" w:sz="6" w:space="0" w:color="auto"/>
              <w:bottom w:val="single" w:sz="6" w:space="0" w:color="auto"/>
              <w:right w:val="single" w:sz="6" w:space="0" w:color="auto"/>
            </w:tcBorders>
            <w:vAlign w:val="bottom"/>
          </w:tcPr>
          <w:p w14:paraId="6ED33A08" w14:textId="77777777" w:rsidR="002D22F0" w:rsidRPr="000A288A" w:rsidRDefault="002D22F0" w:rsidP="007D6BDA">
            <w:pPr>
              <w:keepNext/>
              <w:jc w:val="center"/>
              <w:rPr>
                <w:sz w:val="16"/>
                <w:szCs w:val="16"/>
              </w:rPr>
            </w:pPr>
            <w:r w:rsidRPr="000A288A">
              <w:rPr>
                <w:sz w:val="16"/>
                <w:szCs w:val="16"/>
              </w:rPr>
              <w:t>8</w:t>
            </w:r>
          </w:p>
        </w:tc>
        <w:tc>
          <w:tcPr>
            <w:tcW w:w="1080" w:type="dxa"/>
            <w:tcBorders>
              <w:top w:val="single" w:sz="6" w:space="0" w:color="auto"/>
              <w:left w:val="single" w:sz="6" w:space="0" w:color="auto"/>
              <w:bottom w:val="single" w:sz="6" w:space="0" w:color="auto"/>
              <w:right w:val="single" w:sz="6" w:space="0" w:color="auto"/>
            </w:tcBorders>
            <w:vAlign w:val="bottom"/>
          </w:tcPr>
          <w:p w14:paraId="386642B6" w14:textId="77777777" w:rsidR="002D22F0" w:rsidRPr="000A288A" w:rsidRDefault="002D22F0" w:rsidP="007D6BDA">
            <w:pPr>
              <w:keepNext/>
              <w:jc w:val="center"/>
              <w:rPr>
                <w:sz w:val="16"/>
                <w:szCs w:val="16"/>
              </w:rPr>
            </w:pPr>
            <w:r w:rsidRPr="000A288A">
              <w:rPr>
                <w:sz w:val="16"/>
                <w:szCs w:val="16"/>
              </w:rPr>
              <w:t>$73</w:t>
            </w:r>
          </w:p>
        </w:tc>
        <w:tc>
          <w:tcPr>
            <w:tcW w:w="1080" w:type="dxa"/>
            <w:tcBorders>
              <w:top w:val="single" w:sz="6" w:space="0" w:color="auto"/>
              <w:left w:val="single" w:sz="6" w:space="0" w:color="auto"/>
              <w:bottom w:val="single" w:sz="6" w:space="0" w:color="auto"/>
              <w:right w:val="single" w:sz="6" w:space="0" w:color="auto"/>
            </w:tcBorders>
            <w:vAlign w:val="bottom"/>
          </w:tcPr>
          <w:p w14:paraId="461A190F" w14:textId="77777777" w:rsidR="002D22F0" w:rsidRPr="000A288A" w:rsidRDefault="002D22F0" w:rsidP="007D6BDA">
            <w:pPr>
              <w:keepNext/>
              <w:jc w:val="center"/>
              <w:rPr>
                <w:sz w:val="16"/>
                <w:szCs w:val="16"/>
              </w:rPr>
            </w:pPr>
            <w:r w:rsidRPr="000A288A">
              <w:rPr>
                <w:sz w:val="16"/>
                <w:szCs w:val="16"/>
              </w:rPr>
              <w:t>8</w:t>
            </w:r>
          </w:p>
        </w:tc>
        <w:tc>
          <w:tcPr>
            <w:tcW w:w="1287" w:type="dxa"/>
            <w:tcBorders>
              <w:top w:val="single" w:sz="6" w:space="0" w:color="auto"/>
              <w:left w:val="single" w:sz="6" w:space="0" w:color="auto"/>
              <w:bottom w:val="single" w:sz="6" w:space="0" w:color="auto"/>
              <w:right w:val="double" w:sz="6" w:space="0" w:color="auto"/>
            </w:tcBorders>
            <w:vAlign w:val="bottom"/>
          </w:tcPr>
          <w:p w14:paraId="72401F3A" w14:textId="77777777" w:rsidR="002D22F0" w:rsidRPr="000A288A" w:rsidRDefault="002D22F0" w:rsidP="007D6BDA">
            <w:pPr>
              <w:keepNext/>
              <w:jc w:val="center"/>
              <w:rPr>
                <w:sz w:val="16"/>
                <w:szCs w:val="16"/>
              </w:rPr>
            </w:pPr>
            <w:r w:rsidRPr="000A288A">
              <w:rPr>
                <w:sz w:val="16"/>
                <w:szCs w:val="16"/>
              </w:rPr>
              <w:t>$40</w:t>
            </w:r>
          </w:p>
        </w:tc>
      </w:tr>
      <w:tr w:rsidR="002D22F0" w:rsidRPr="000A288A" w14:paraId="617BA5CB" w14:textId="77777777" w:rsidTr="007D6BDA">
        <w:trPr>
          <w:cantSplit/>
          <w:tblHeader/>
          <w:jc w:val="center"/>
        </w:trPr>
        <w:tc>
          <w:tcPr>
            <w:tcW w:w="1354" w:type="dxa"/>
            <w:tcBorders>
              <w:top w:val="single" w:sz="6" w:space="0" w:color="auto"/>
              <w:left w:val="double" w:sz="6" w:space="0" w:color="auto"/>
              <w:bottom w:val="single" w:sz="6" w:space="0" w:color="auto"/>
              <w:right w:val="single" w:sz="6" w:space="0" w:color="auto"/>
            </w:tcBorders>
            <w:vAlign w:val="bottom"/>
          </w:tcPr>
          <w:p w14:paraId="52526307" w14:textId="77777777" w:rsidR="002D22F0" w:rsidRPr="000A288A" w:rsidRDefault="002D22F0" w:rsidP="007D6BDA">
            <w:pPr>
              <w:keepNext/>
              <w:jc w:val="center"/>
              <w:rPr>
                <w:sz w:val="16"/>
                <w:szCs w:val="16"/>
              </w:rPr>
            </w:pPr>
            <w:r w:rsidRPr="000A288A">
              <w:rPr>
                <w:sz w:val="16"/>
                <w:szCs w:val="16"/>
              </w:rPr>
              <w:t>9</w:t>
            </w:r>
          </w:p>
        </w:tc>
        <w:tc>
          <w:tcPr>
            <w:tcW w:w="1080" w:type="dxa"/>
            <w:tcBorders>
              <w:top w:val="single" w:sz="6" w:space="0" w:color="auto"/>
              <w:left w:val="single" w:sz="6" w:space="0" w:color="auto"/>
              <w:bottom w:val="single" w:sz="6" w:space="0" w:color="auto"/>
              <w:right w:val="single" w:sz="6" w:space="0" w:color="auto"/>
            </w:tcBorders>
            <w:vAlign w:val="bottom"/>
          </w:tcPr>
          <w:p w14:paraId="3DADDA29" w14:textId="77777777" w:rsidR="002D22F0" w:rsidRPr="000A288A" w:rsidRDefault="002D22F0" w:rsidP="007D6BDA">
            <w:pPr>
              <w:keepNext/>
              <w:jc w:val="center"/>
              <w:rPr>
                <w:sz w:val="16"/>
                <w:szCs w:val="16"/>
              </w:rPr>
            </w:pPr>
            <w:r w:rsidRPr="000A288A">
              <w:rPr>
                <w:sz w:val="16"/>
                <w:szCs w:val="16"/>
              </w:rPr>
              <w:t>$82</w:t>
            </w:r>
          </w:p>
        </w:tc>
        <w:tc>
          <w:tcPr>
            <w:tcW w:w="1080" w:type="dxa"/>
            <w:tcBorders>
              <w:top w:val="single" w:sz="6" w:space="0" w:color="auto"/>
              <w:left w:val="single" w:sz="6" w:space="0" w:color="auto"/>
              <w:bottom w:val="single" w:sz="6" w:space="0" w:color="auto"/>
              <w:right w:val="single" w:sz="6" w:space="0" w:color="auto"/>
            </w:tcBorders>
            <w:vAlign w:val="bottom"/>
          </w:tcPr>
          <w:p w14:paraId="51972FD5" w14:textId="77777777" w:rsidR="002D22F0" w:rsidRPr="000A288A" w:rsidRDefault="002D22F0" w:rsidP="007D6BDA">
            <w:pPr>
              <w:keepNext/>
              <w:jc w:val="center"/>
              <w:rPr>
                <w:sz w:val="16"/>
                <w:szCs w:val="16"/>
              </w:rPr>
            </w:pPr>
            <w:r w:rsidRPr="000A288A">
              <w:rPr>
                <w:sz w:val="16"/>
                <w:szCs w:val="16"/>
              </w:rPr>
              <w:t>9</w:t>
            </w:r>
          </w:p>
        </w:tc>
        <w:tc>
          <w:tcPr>
            <w:tcW w:w="1287" w:type="dxa"/>
            <w:tcBorders>
              <w:top w:val="single" w:sz="6" w:space="0" w:color="auto"/>
              <w:left w:val="single" w:sz="6" w:space="0" w:color="auto"/>
              <w:bottom w:val="single" w:sz="6" w:space="0" w:color="auto"/>
              <w:right w:val="double" w:sz="6" w:space="0" w:color="auto"/>
            </w:tcBorders>
            <w:vAlign w:val="bottom"/>
          </w:tcPr>
          <w:p w14:paraId="3012EF86" w14:textId="77777777" w:rsidR="002D22F0" w:rsidRPr="000A288A" w:rsidRDefault="002D22F0" w:rsidP="007D6BDA">
            <w:pPr>
              <w:keepNext/>
              <w:jc w:val="center"/>
              <w:rPr>
                <w:sz w:val="16"/>
                <w:szCs w:val="16"/>
              </w:rPr>
            </w:pPr>
            <w:r w:rsidRPr="000A288A">
              <w:rPr>
                <w:sz w:val="16"/>
                <w:szCs w:val="16"/>
              </w:rPr>
              <w:t>$45</w:t>
            </w:r>
          </w:p>
        </w:tc>
      </w:tr>
      <w:tr w:rsidR="002D22F0" w:rsidRPr="000A288A" w14:paraId="28A515C1" w14:textId="77777777" w:rsidTr="007D6BDA">
        <w:trPr>
          <w:cantSplit/>
          <w:tblHeader/>
          <w:jc w:val="center"/>
        </w:trPr>
        <w:tc>
          <w:tcPr>
            <w:tcW w:w="1354" w:type="dxa"/>
            <w:tcBorders>
              <w:top w:val="single" w:sz="6" w:space="0" w:color="auto"/>
              <w:left w:val="double" w:sz="6" w:space="0" w:color="auto"/>
              <w:bottom w:val="single" w:sz="6" w:space="0" w:color="auto"/>
              <w:right w:val="single" w:sz="6" w:space="0" w:color="auto"/>
            </w:tcBorders>
            <w:vAlign w:val="bottom"/>
          </w:tcPr>
          <w:p w14:paraId="5F944CD6" w14:textId="77777777" w:rsidR="002D22F0" w:rsidRPr="000A288A" w:rsidRDefault="002D22F0" w:rsidP="007D6BDA">
            <w:pPr>
              <w:keepNext/>
              <w:jc w:val="center"/>
              <w:rPr>
                <w:sz w:val="16"/>
                <w:szCs w:val="16"/>
              </w:rPr>
            </w:pPr>
            <w:r w:rsidRPr="000A288A">
              <w:rPr>
                <w:sz w:val="16"/>
                <w:szCs w:val="16"/>
              </w:rPr>
              <w:t>10</w:t>
            </w:r>
          </w:p>
        </w:tc>
        <w:tc>
          <w:tcPr>
            <w:tcW w:w="1080" w:type="dxa"/>
            <w:tcBorders>
              <w:top w:val="single" w:sz="6" w:space="0" w:color="auto"/>
              <w:left w:val="single" w:sz="6" w:space="0" w:color="auto"/>
              <w:bottom w:val="single" w:sz="6" w:space="0" w:color="auto"/>
              <w:right w:val="single" w:sz="6" w:space="0" w:color="auto"/>
            </w:tcBorders>
            <w:vAlign w:val="bottom"/>
          </w:tcPr>
          <w:p w14:paraId="5754A3C1" w14:textId="77777777" w:rsidR="002D22F0" w:rsidRPr="000A288A" w:rsidRDefault="002D22F0" w:rsidP="007D6BDA">
            <w:pPr>
              <w:keepNext/>
              <w:jc w:val="center"/>
              <w:rPr>
                <w:sz w:val="16"/>
                <w:szCs w:val="16"/>
              </w:rPr>
            </w:pPr>
            <w:r w:rsidRPr="000A288A">
              <w:rPr>
                <w:sz w:val="16"/>
                <w:szCs w:val="16"/>
              </w:rPr>
              <w:t>$92</w:t>
            </w:r>
          </w:p>
        </w:tc>
        <w:tc>
          <w:tcPr>
            <w:tcW w:w="1080" w:type="dxa"/>
            <w:tcBorders>
              <w:top w:val="single" w:sz="6" w:space="0" w:color="auto"/>
              <w:left w:val="single" w:sz="6" w:space="0" w:color="auto"/>
              <w:bottom w:val="single" w:sz="6" w:space="0" w:color="auto"/>
              <w:right w:val="single" w:sz="6" w:space="0" w:color="auto"/>
            </w:tcBorders>
            <w:vAlign w:val="bottom"/>
          </w:tcPr>
          <w:p w14:paraId="651B002C" w14:textId="77777777" w:rsidR="002D22F0" w:rsidRPr="000A288A" w:rsidRDefault="002D22F0" w:rsidP="007D6BDA">
            <w:pPr>
              <w:keepNext/>
              <w:jc w:val="center"/>
              <w:rPr>
                <w:sz w:val="16"/>
                <w:szCs w:val="16"/>
              </w:rPr>
            </w:pPr>
            <w:r w:rsidRPr="000A288A">
              <w:rPr>
                <w:sz w:val="16"/>
                <w:szCs w:val="16"/>
              </w:rPr>
              <w:t>10</w:t>
            </w:r>
          </w:p>
        </w:tc>
        <w:tc>
          <w:tcPr>
            <w:tcW w:w="1287" w:type="dxa"/>
            <w:tcBorders>
              <w:top w:val="single" w:sz="6" w:space="0" w:color="auto"/>
              <w:left w:val="single" w:sz="6" w:space="0" w:color="auto"/>
              <w:bottom w:val="single" w:sz="6" w:space="0" w:color="auto"/>
              <w:right w:val="double" w:sz="6" w:space="0" w:color="auto"/>
            </w:tcBorders>
            <w:vAlign w:val="bottom"/>
          </w:tcPr>
          <w:p w14:paraId="57E288C0" w14:textId="77777777" w:rsidR="002D22F0" w:rsidRPr="000A288A" w:rsidRDefault="002D22F0" w:rsidP="007D6BDA">
            <w:pPr>
              <w:keepNext/>
              <w:jc w:val="center"/>
              <w:rPr>
                <w:sz w:val="16"/>
                <w:szCs w:val="16"/>
              </w:rPr>
            </w:pPr>
            <w:r w:rsidRPr="000A288A">
              <w:rPr>
                <w:sz w:val="16"/>
                <w:szCs w:val="16"/>
              </w:rPr>
              <w:t>$50</w:t>
            </w:r>
          </w:p>
        </w:tc>
      </w:tr>
      <w:tr w:rsidR="002D22F0" w:rsidRPr="000A288A" w14:paraId="22D8451E" w14:textId="77777777" w:rsidTr="007D6BDA">
        <w:trPr>
          <w:cantSplit/>
          <w:tblHeader/>
          <w:jc w:val="center"/>
        </w:trPr>
        <w:tc>
          <w:tcPr>
            <w:tcW w:w="1354" w:type="dxa"/>
            <w:tcBorders>
              <w:top w:val="single" w:sz="6" w:space="0" w:color="auto"/>
              <w:left w:val="double" w:sz="6" w:space="0" w:color="auto"/>
              <w:bottom w:val="single" w:sz="6" w:space="0" w:color="auto"/>
              <w:right w:val="single" w:sz="6" w:space="0" w:color="auto"/>
            </w:tcBorders>
            <w:vAlign w:val="bottom"/>
          </w:tcPr>
          <w:p w14:paraId="60404515" w14:textId="77777777" w:rsidR="002D22F0" w:rsidRPr="000A288A" w:rsidRDefault="002D22F0" w:rsidP="007D6BDA">
            <w:pPr>
              <w:keepNext/>
              <w:jc w:val="center"/>
              <w:rPr>
                <w:sz w:val="16"/>
                <w:szCs w:val="16"/>
              </w:rPr>
            </w:pPr>
            <w:bookmarkStart w:id="1317" w:name="Place"/>
            <w:r w:rsidRPr="000A288A">
              <w:rPr>
                <w:sz w:val="16"/>
                <w:szCs w:val="16"/>
              </w:rPr>
              <w:t>11</w:t>
            </w:r>
          </w:p>
        </w:tc>
        <w:tc>
          <w:tcPr>
            <w:tcW w:w="1080" w:type="dxa"/>
            <w:tcBorders>
              <w:top w:val="single" w:sz="6" w:space="0" w:color="auto"/>
              <w:left w:val="single" w:sz="6" w:space="0" w:color="auto"/>
              <w:bottom w:val="single" w:sz="6" w:space="0" w:color="auto"/>
              <w:right w:val="single" w:sz="6" w:space="0" w:color="auto"/>
            </w:tcBorders>
            <w:vAlign w:val="bottom"/>
          </w:tcPr>
          <w:p w14:paraId="1CA72AC5" w14:textId="77777777" w:rsidR="002D22F0" w:rsidRPr="000A288A" w:rsidRDefault="002D22F0" w:rsidP="007D6BDA">
            <w:pPr>
              <w:keepNext/>
              <w:jc w:val="center"/>
              <w:rPr>
                <w:sz w:val="16"/>
                <w:szCs w:val="16"/>
              </w:rPr>
            </w:pPr>
            <w:r w:rsidRPr="000A288A">
              <w:rPr>
                <w:sz w:val="16"/>
                <w:szCs w:val="16"/>
              </w:rPr>
              <w:t>$101</w:t>
            </w:r>
          </w:p>
        </w:tc>
        <w:tc>
          <w:tcPr>
            <w:tcW w:w="1080" w:type="dxa"/>
            <w:tcBorders>
              <w:top w:val="single" w:sz="6" w:space="0" w:color="auto"/>
              <w:left w:val="single" w:sz="6" w:space="0" w:color="auto"/>
              <w:bottom w:val="single" w:sz="6" w:space="0" w:color="auto"/>
              <w:right w:val="single" w:sz="6" w:space="0" w:color="auto"/>
            </w:tcBorders>
            <w:vAlign w:val="bottom"/>
          </w:tcPr>
          <w:p w14:paraId="54208FDF" w14:textId="77777777" w:rsidR="002D22F0" w:rsidRPr="000A288A" w:rsidRDefault="002D22F0" w:rsidP="007D6BDA">
            <w:pPr>
              <w:keepNext/>
              <w:jc w:val="center"/>
              <w:rPr>
                <w:sz w:val="16"/>
                <w:szCs w:val="16"/>
              </w:rPr>
            </w:pPr>
            <w:r w:rsidRPr="000A288A">
              <w:rPr>
                <w:sz w:val="16"/>
                <w:szCs w:val="16"/>
              </w:rPr>
              <w:t>11</w:t>
            </w:r>
          </w:p>
        </w:tc>
        <w:tc>
          <w:tcPr>
            <w:tcW w:w="1287" w:type="dxa"/>
            <w:tcBorders>
              <w:top w:val="single" w:sz="6" w:space="0" w:color="auto"/>
              <w:left w:val="single" w:sz="6" w:space="0" w:color="auto"/>
              <w:bottom w:val="single" w:sz="6" w:space="0" w:color="auto"/>
              <w:right w:val="double" w:sz="6" w:space="0" w:color="auto"/>
            </w:tcBorders>
            <w:vAlign w:val="bottom"/>
          </w:tcPr>
          <w:p w14:paraId="003C42B8" w14:textId="77777777" w:rsidR="002D22F0" w:rsidRPr="000A288A" w:rsidRDefault="002D22F0" w:rsidP="007D6BDA">
            <w:pPr>
              <w:keepNext/>
              <w:jc w:val="center"/>
              <w:rPr>
                <w:sz w:val="16"/>
                <w:szCs w:val="16"/>
              </w:rPr>
            </w:pPr>
            <w:r w:rsidRPr="000A288A">
              <w:rPr>
                <w:sz w:val="16"/>
                <w:szCs w:val="16"/>
              </w:rPr>
              <w:t>$55</w:t>
            </w:r>
          </w:p>
        </w:tc>
      </w:tr>
      <w:bookmarkEnd w:id="1317"/>
      <w:tr w:rsidR="002D22F0" w:rsidRPr="000A288A" w14:paraId="0B54B0DE" w14:textId="77777777" w:rsidTr="007D6BDA">
        <w:trPr>
          <w:cantSplit/>
          <w:tblHeader/>
          <w:jc w:val="center"/>
        </w:trPr>
        <w:tc>
          <w:tcPr>
            <w:tcW w:w="1354" w:type="dxa"/>
            <w:tcBorders>
              <w:top w:val="single" w:sz="6" w:space="0" w:color="auto"/>
              <w:left w:val="double" w:sz="6" w:space="0" w:color="auto"/>
              <w:bottom w:val="double" w:sz="6" w:space="0" w:color="auto"/>
              <w:right w:val="single" w:sz="6" w:space="0" w:color="auto"/>
            </w:tcBorders>
            <w:vAlign w:val="bottom"/>
          </w:tcPr>
          <w:p w14:paraId="5DE0532F" w14:textId="77777777" w:rsidR="002D22F0" w:rsidRPr="000A288A" w:rsidRDefault="002D22F0" w:rsidP="007D6BDA">
            <w:pPr>
              <w:jc w:val="center"/>
              <w:rPr>
                <w:sz w:val="16"/>
                <w:szCs w:val="16"/>
              </w:rPr>
            </w:pPr>
            <w:r w:rsidRPr="000A288A">
              <w:rPr>
                <w:sz w:val="16"/>
                <w:szCs w:val="16"/>
              </w:rPr>
              <w:t>12</w:t>
            </w:r>
          </w:p>
        </w:tc>
        <w:tc>
          <w:tcPr>
            <w:tcW w:w="1080" w:type="dxa"/>
            <w:tcBorders>
              <w:top w:val="single" w:sz="6" w:space="0" w:color="auto"/>
              <w:left w:val="single" w:sz="6" w:space="0" w:color="auto"/>
              <w:bottom w:val="double" w:sz="6" w:space="0" w:color="auto"/>
              <w:right w:val="single" w:sz="6" w:space="0" w:color="auto"/>
            </w:tcBorders>
            <w:vAlign w:val="bottom"/>
          </w:tcPr>
          <w:p w14:paraId="01E41EA6" w14:textId="77777777" w:rsidR="002D22F0" w:rsidRPr="000A288A" w:rsidRDefault="002D22F0" w:rsidP="007D6BDA">
            <w:pPr>
              <w:jc w:val="center"/>
              <w:rPr>
                <w:sz w:val="16"/>
                <w:szCs w:val="16"/>
              </w:rPr>
            </w:pPr>
            <w:r w:rsidRPr="000A288A">
              <w:rPr>
                <w:sz w:val="16"/>
                <w:szCs w:val="16"/>
              </w:rPr>
              <w:t>$110</w:t>
            </w:r>
          </w:p>
        </w:tc>
        <w:tc>
          <w:tcPr>
            <w:tcW w:w="1080" w:type="dxa"/>
            <w:tcBorders>
              <w:top w:val="single" w:sz="6" w:space="0" w:color="auto"/>
              <w:left w:val="single" w:sz="6" w:space="0" w:color="auto"/>
              <w:bottom w:val="double" w:sz="6" w:space="0" w:color="auto"/>
              <w:right w:val="single" w:sz="6" w:space="0" w:color="auto"/>
            </w:tcBorders>
            <w:vAlign w:val="bottom"/>
          </w:tcPr>
          <w:p w14:paraId="2778815A" w14:textId="77777777" w:rsidR="002D22F0" w:rsidRPr="000A288A" w:rsidRDefault="002D22F0" w:rsidP="007D6BDA">
            <w:pPr>
              <w:jc w:val="center"/>
              <w:rPr>
                <w:sz w:val="16"/>
                <w:szCs w:val="16"/>
              </w:rPr>
            </w:pPr>
            <w:r w:rsidRPr="000A288A">
              <w:rPr>
                <w:sz w:val="16"/>
                <w:szCs w:val="16"/>
              </w:rPr>
              <w:t>12</w:t>
            </w:r>
          </w:p>
        </w:tc>
        <w:tc>
          <w:tcPr>
            <w:tcW w:w="1287" w:type="dxa"/>
            <w:tcBorders>
              <w:top w:val="single" w:sz="6" w:space="0" w:color="auto"/>
              <w:left w:val="single" w:sz="6" w:space="0" w:color="auto"/>
              <w:bottom w:val="double" w:sz="6" w:space="0" w:color="auto"/>
              <w:right w:val="double" w:sz="6" w:space="0" w:color="auto"/>
            </w:tcBorders>
            <w:vAlign w:val="bottom"/>
          </w:tcPr>
          <w:p w14:paraId="55071244" w14:textId="77777777" w:rsidR="002D22F0" w:rsidRPr="000A288A" w:rsidRDefault="002D22F0" w:rsidP="007D6BDA">
            <w:pPr>
              <w:jc w:val="center"/>
              <w:rPr>
                <w:sz w:val="16"/>
                <w:szCs w:val="16"/>
              </w:rPr>
            </w:pPr>
            <w:bookmarkStart w:id="1318" w:name="End"/>
            <w:r w:rsidRPr="000A288A">
              <w:rPr>
                <w:sz w:val="16"/>
                <w:szCs w:val="16"/>
              </w:rPr>
              <w:t>$60</w:t>
            </w:r>
            <w:bookmarkEnd w:id="1318"/>
          </w:p>
        </w:tc>
      </w:tr>
    </w:tbl>
    <w:p w14:paraId="4B11F948" w14:textId="77777777" w:rsidR="002D22F0" w:rsidRPr="000A288A" w:rsidRDefault="002D22F0" w:rsidP="002D22F0">
      <w:pPr>
        <w:pStyle w:val="A"/>
      </w:pPr>
    </w:p>
    <w:p w14:paraId="0B9527AF" w14:textId="77777777" w:rsidR="002D22F0" w:rsidRPr="000A288A" w:rsidRDefault="002D22F0" w:rsidP="002D22F0">
      <w:pPr>
        <w:pStyle w:val="A"/>
      </w:pPr>
      <w:r w:rsidRPr="000A288A">
        <w:t>E.</w:t>
      </w:r>
      <w:r w:rsidRPr="000A288A">
        <w:tab/>
        <w:t>Notification Required</w:t>
      </w:r>
    </w:p>
    <w:p w14:paraId="742026F5" w14:textId="77777777" w:rsidR="002D22F0" w:rsidRPr="000A288A" w:rsidRDefault="002D22F0" w:rsidP="002D22F0">
      <w:pPr>
        <w:pStyle w:val="1"/>
      </w:pPr>
      <w:r w:rsidRPr="000A288A">
        <w:t>1.</w:t>
      </w:r>
      <w:r w:rsidRPr="000A288A">
        <w:tab/>
        <w:t>The notice that the road usage fee is due on an electric or hybrid vehicle shall be sent to the registered owner at the registered owner’s mailing address as indicated on the records of the Office of Motor Vehicles.</w:t>
      </w:r>
    </w:p>
    <w:p w14:paraId="108382A9" w14:textId="77777777" w:rsidR="002D22F0" w:rsidRPr="000A288A" w:rsidRDefault="002D22F0" w:rsidP="002D22F0">
      <w:pPr>
        <w:pStyle w:val="1"/>
      </w:pPr>
      <w:r w:rsidRPr="000A288A">
        <w:t>2.</w:t>
      </w:r>
      <w:r w:rsidRPr="000A288A">
        <w:tab/>
        <w:t>The notice shall state that the motor vehicle’s registered owner shall pay the road usage at the rate established in R.S. 32:461 for that particular motor vehicle no later than June 30 of the year the notice was issued. In the event the vehicle’s owner submitted information establishing the vehicle was sold or otherwise transferred, the Office of Motor Vehicles will review submitted documents and adjust amount due based on months vehicle was owned. Fees shall be due no later than August 30 or thirty days from the date of fee adjustment, whichever is later.</w:t>
      </w:r>
    </w:p>
    <w:p w14:paraId="20385866" w14:textId="77777777" w:rsidR="002D22F0" w:rsidRPr="000A288A" w:rsidRDefault="002D22F0" w:rsidP="002D22F0">
      <w:pPr>
        <w:pStyle w:val="1"/>
      </w:pPr>
      <w:r w:rsidRPr="000A288A">
        <w:t>3.</w:t>
      </w:r>
      <w:r w:rsidRPr="000A288A">
        <w:tab/>
        <w:t>The notice shall direct the owner or lessee to the official website of the Office of Motor Vehicles to submit the payment using the payment portal on the website. Payments shall not be accepted at any Office of Motor Vehicles field office or at a Public Tag agent. Additionally, payments shall not be submitted through the mail.</w:t>
      </w:r>
    </w:p>
    <w:p w14:paraId="2CA41414" w14:textId="77777777" w:rsidR="002D22F0" w:rsidRPr="000A288A" w:rsidRDefault="002D22F0" w:rsidP="002D22F0">
      <w:pPr>
        <w:pStyle w:val="AuthorityNote"/>
      </w:pPr>
      <w:r w:rsidRPr="000A288A">
        <w:t>AUTHORITY NOTE:</w:t>
      </w:r>
      <w:r w:rsidRPr="000A288A">
        <w:tab/>
        <w:t xml:space="preserve">Promulgated in accordance with R.S. 47:1511 and R.S. 32:461. </w:t>
      </w:r>
    </w:p>
    <w:p w14:paraId="57AE4C8B" w14:textId="63FDDC3E" w:rsidR="00B41954" w:rsidRDefault="002D22F0" w:rsidP="002D22F0">
      <w:pPr>
        <w:pStyle w:val="HistoricalNote"/>
      </w:pPr>
      <w:r w:rsidRPr="000A288A">
        <w:t>HISTORICAL NOTE:</w:t>
      </w:r>
      <w:r w:rsidRPr="000A288A">
        <w:tab/>
        <w:t>Promulgated by the Department of Revenue, Policy Services Division, LR 50:408 (March 2024), amended LR 52:243 (February 2026).</w:t>
      </w:r>
    </w:p>
    <w:p w14:paraId="54BB4DEE" w14:textId="77777777" w:rsidR="00803A13" w:rsidRPr="00803A13" w:rsidRDefault="00803A13" w:rsidP="00C86113">
      <w:pPr>
        <w:pStyle w:val="Chapter"/>
      </w:pPr>
      <w:bookmarkStart w:id="1319" w:name="_Toc238197723"/>
      <w:r w:rsidRPr="00803A13">
        <w:t xml:space="preserve">Chapter </w:t>
      </w:r>
      <w:bookmarkStart w:id="1320" w:name="_Toc530991059"/>
      <w:r w:rsidRPr="00803A13">
        <w:t>6</w:t>
      </w:r>
      <w:r w:rsidR="00C86113">
        <w:t>1.</w:t>
      </w:r>
      <w:r w:rsidR="00C86113">
        <w:tab/>
      </w:r>
      <w:r w:rsidRPr="00803A13">
        <w:t>Motion Picture Production Tax Credit Program</w:t>
      </w:r>
      <w:bookmarkEnd w:id="1319"/>
      <w:bookmarkEnd w:id="1320"/>
    </w:p>
    <w:p w14:paraId="30A990B5" w14:textId="77777777" w:rsidR="00803A13" w:rsidRPr="00803A13" w:rsidRDefault="00C86113" w:rsidP="00C86113">
      <w:pPr>
        <w:pStyle w:val="Section"/>
      </w:pPr>
      <w:bookmarkStart w:id="1321" w:name="_Toc530991060"/>
      <w:bookmarkStart w:id="1322" w:name="_Toc238197724"/>
      <w:r>
        <w:t>§</w:t>
      </w:r>
      <w:r w:rsidR="00803A13" w:rsidRPr="00803A13">
        <w:t>610</w:t>
      </w:r>
      <w:r>
        <w:t>1.</w:t>
      </w:r>
      <w:r>
        <w:tab/>
      </w:r>
      <w:r w:rsidR="00803A13" w:rsidRPr="00803A13">
        <w:t>Purpose</w:t>
      </w:r>
      <w:bookmarkEnd w:id="1321"/>
      <w:bookmarkEnd w:id="1322"/>
    </w:p>
    <w:p w14:paraId="74214325" w14:textId="77777777" w:rsidR="00803A13" w:rsidRPr="00803A13" w:rsidRDefault="00C86113" w:rsidP="00C86113">
      <w:pPr>
        <w:pStyle w:val="A"/>
      </w:pPr>
      <w:r>
        <w:t>A.</w:t>
      </w:r>
      <w:r>
        <w:tab/>
      </w:r>
      <w:r w:rsidR="00803A13" w:rsidRPr="00803A13">
        <w:t>The purpose of this Chapter is to implement the Motion Picture Investor Tax Credit Program as established by R.S. 47:6007.</w:t>
      </w:r>
    </w:p>
    <w:p w14:paraId="3B19E903" w14:textId="77777777" w:rsidR="00B74B53" w:rsidRPr="002A1C70" w:rsidRDefault="00C86113" w:rsidP="00B74B53">
      <w:pPr>
        <w:pStyle w:val="A"/>
      </w:pPr>
      <w:r>
        <w:t>B.</w:t>
      </w:r>
      <w:r>
        <w:tab/>
      </w:r>
      <w:r w:rsidR="00B74B53" w:rsidRPr="002A1C70">
        <w:t>This Chapter shall be administered to achieve the following:</w:t>
      </w:r>
    </w:p>
    <w:p w14:paraId="6C0CFA9E" w14:textId="77777777" w:rsidR="00B74B53" w:rsidRPr="002A1C70" w:rsidRDefault="00B74B53" w:rsidP="00B74B53">
      <w:pPr>
        <w:pStyle w:val="1"/>
      </w:pPr>
      <w:r w:rsidRPr="002A1C70">
        <w:t>1.</w:t>
      </w:r>
      <w:r w:rsidRPr="002A1C70">
        <w:tab/>
        <w:t xml:space="preserve">to encourage development of a strong capital base within the state for the motion picture and related industries; </w:t>
      </w:r>
    </w:p>
    <w:p w14:paraId="48F77A21" w14:textId="77777777" w:rsidR="00B74B53" w:rsidRPr="002A1C70" w:rsidRDefault="00B74B53" w:rsidP="00B74B53">
      <w:pPr>
        <w:pStyle w:val="1"/>
      </w:pPr>
      <w:r w:rsidRPr="002A1C70">
        <w:t>2.</w:t>
      </w:r>
      <w:r w:rsidRPr="002A1C70">
        <w:tab/>
        <w:t>to achieve a self-supporting, independent, indigenous industry; and</w:t>
      </w:r>
    </w:p>
    <w:p w14:paraId="59153235" w14:textId="77777777" w:rsidR="00B74B53" w:rsidRPr="002A1C70" w:rsidRDefault="00B74B53" w:rsidP="00B74B53">
      <w:pPr>
        <w:pStyle w:val="1"/>
      </w:pPr>
      <w:r w:rsidRPr="002A1C70">
        <w:t>3.</w:t>
      </w:r>
      <w:r w:rsidRPr="002A1C70">
        <w:tab/>
        <w:t>to encourage development of state of the art motion picture production and post-production facilities:</w:t>
      </w:r>
    </w:p>
    <w:p w14:paraId="1D33FC83" w14:textId="77777777" w:rsidR="00B74B53" w:rsidRPr="002A1C70" w:rsidRDefault="00B74B53" w:rsidP="00B74B53">
      <w:pPr>
        <w:pStyle w:val="a0"/>
      </w:pPr>
      <w:r w:rsidRPr="002A1C70">
        <w:t>a.</w:t>
      </w:r>
      <w:r w:rsidRPr="002A1C70">
        <w:tab/>
        <w:t>in the short-term, to attract private investors in state-certified productions;</w:t>
      </w:r>
    </w:p>
    <w:p w14:paraId="6E6AFE96" w14:textId="77777777" w:rsidR="00803A13" w:rsidRPr="00803A13" w:rsidRDefault="00B74B53" w:rsidP="00B74B53">
      <w:pPr>
        <w:pStyle w:val="a0"/>
      </w:pPr>
      <w:r w:rsidRPr="002A1C70">
        <w:t>b.</w:t>
      </w:r>
      <w:r w:rsidRPr="002A1C70">
        <w:tab/>
        <w:t>in the long-term, to encourage the development of a skilled state workforce trained in the film and video industry.</w:t>
      </w:r>
    </w:p>
    <w:p w14:paraId="19B5A7E5" w14:textId="77777777" w:rsidR="00803A13" w:rsidRPr="00803A13" w:rsidRDefault="00C86113" w:rsidP="00C86113">
      <w:pPr>
        <w:pStyle w:val="A"/>
      </w:pPr>
      <w:r>
        <w:t>C.</w:t>
      </w:r>
      <w:r>
        <w:tab/>
      </w:r>
      <w:r w:rsidR="00803A13" w:rsidRPr="00803A13">
        <w:t>This Chapter shall apply to any person:</w:t>
      </w:r>
    </w:p>
    <w:p w14:paraId="68F6C924" w14:textId="77777777" w:rsidR="00803A13" w:rsidRPr="00803A13" w:rsidRDefault="00C86113" w:rsidP="00C86113">
      <w:pPr>
        <w:pStyle w:val="1"/>
      </w:pPr>
      <w:r>
        <w:t>1.</w:t>
      </w:r>
      <w:r>
        <w:tab/>
      </w:r>
      <w:r w:rsidR="00803A13" w:rsidRPr="00803A13">
        <w:t>claiming a credit;</w:t>
      </w:r>
    </w:p>
    <w:p w14:paraId="5E8F58D2" w14:textId="77777777" w:rsidR="00803A13" w:rsidRPr="00803A13" w:rsidRDefault="00C86113" w:rsidP="00C86113">
      <w:pPr>
        <w:pStyle w:val="1"/>
      </w:pPr>
      <w:r>
        <w:t>2.</w:t>
      </w:r>
      <w:r>
        <w:tab/>
      </w:r>
      <w:r w:rsidR="00803A13" w:rsidRPr="00803A13">
        <w:t>transferring or selling a credit; or</w:t>
      </w:r>
    </w:p>
    <w:p w14:paraId="3C4F5BF6" w14:textId="77777777" w:rsidR="00803A13" w:rsidRPr="00803A13" w:rsidRDefault="00C86113" w:rsidP="00C86113">
      <w:pPr>
        <w:pStyle w:val="1"/>
      </w:pPr>
      <w:r>
        <w:t>3.</w:t>
      </w:r>
      <w:r>
        <w:tab/>
      </w:r>
      <w:r w:rsidR="00803A13" w:rsidRPr="00803A13">
        <w:t>acquiring a credit under this program.</w:t>
      </w:r>
    </w:p>
    <w:p w14:paraId="4B87C6E1"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47:1125.1.</w:t>
      </w:r>
    </w:p>
    <w:p w14:paraId="32E58FC3"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Office of Entertainment Industry Development and the Office of the Governor, Division of Administration, LR 36:52 (January 2010), repromulgated by the Department of Economic Development, Office of Business Development, LR 45:868 (July 2019</w:t>
      </w:r>
      <w:r w:rsidR="00D54010" w:rsidRPr="00714715">
        <w:t>),</w:t>
      </w:r>
      <w:r w:rsidR="00CD696D" w:rsidRPr="00CD696D">
        <w:t xml:space="preserve"> </w:t>
      </w:r>
      <w:r w:rsidR="00CD696D">
        <w:t>amended</w:t>
      </w:r>
      <w:r w:rsidR="00D54010" w:rsidRPr="00714715">
        <w:t xml:space="preserve"> </w:t>
      </w:r>
      <w:r w:rsidR="00D54010">
        <w:t>LR 48:1494 (June 2022</w:t>
      </w:r>
      <w:r w:rsidR="00CD696D">
        <w:t>).</w:t>
      </w:r>
    </w:p>
    <w:p w14:paraId="2BC90681" w14:textId="77777777" w:rsidR="00803A13" w:rsidRPr="00803A13" w:rsidRDefault="00C86113" w:rsidP="00C86113">
      <w:pPr>
        <w:pStyle w:val="Section"/>
      </w:pPr>
      <w:bookmarkStart w:id="1323" w:name="_Toc530991061"/>
      <w:bookmarkStart w:id="1324" w:name="_Toc238197725"/>
      <w:r>
        <w:t>§</w:t>
      </w:r>
      <w:r w:rsidR="00803A13" w:rsidRPr="00803A13">
        <w:t>610</w:t>
      </w:r>
      <w:r>
        <w:t>3.</w:t>
      </w:r>
      <w:r>
        <w:tab/>
      </w:r>
      <w:r w:rsidR="00803A13" w:rsidRPr="00803A13">
        <w:t>General Description</w:t>
      </w:r>
      <w:bookmarkEnd w:id="1323"/>
      <w:bookmarkEnd w:id="1324"/>
    </w:p>
    <w:p w14:paraId="5A0B5475" w14:textId="77777777" w:rsidR="00B74B53" w:rsidRPr="002A1C70" w:rsidRDefault="00C86113" w:rsidP="00B74B53">
      <w:pPr>
        <w:pStyle w:val="A"/>
      </w:pPr>
      <w:r>
        <w:t>A.</w:t>
      </w:r>
      <w:r>
        <w:tab/>
      </w:r>
      <w:r w:rsidR="00B74B53" w:rsidRPr="002A1C70">
        <w:t>For application received on or after July 1, 2017, state-certified productions may be eligible for up to a 40 percent tax credit on total qualified in-state expenditures, including resident and non-labor as follows:</w:t>
      </w:r>
    </w:p>
    <w:p w14:paraId="7FB40549" w14:textId="77777777" w:rsidR="00B74B53" w:rsidRPr="002A1C70" w:rsidRDefault="00B74B53" w:rsidP="00B74B53">
      <w:pPr>
        <w:pStyle w:val="1"/>
      </w:pPr>
      <w:r w:rsidRPr="002A1C70">
        <w:t>1.</w:t>
      </w:r>
      <w:r w:rsidRPr="002A1C70">
        <w:tab/>
        <w:t>Base Investment Credit</w:t>
      </w:r>
    </w:p>
    <w:p w14:paraId="383BBA3B" w14:textId="77777777" w:rsidR="00B74B53" w:rsidRPr="002A1C70" w:rsidRDefault="00B74B53" w:rsidP="00B74B53">
      <w:pPr>
        <w:pStyle w:val="a0"/>
      </w:pPr>
      <w:r w:rsidRPr="002A1C70">
        <w:t>a.</w:t>
      </w:r>
      <w:r w:rsidRPr="002A1C70">
        <w:tab/>
        <w:t>Base Rate. State-certified productions with a total base investment greater than $300,000, or for Louisiana screenplay state-certified productions with a total base investment equal to or greater than $50,000, a tax credit of 25 percent of the base investment may be allowed;</w:t>
      </w:r>
    </w:p>
    <w:p w14:paraId="666434E2" w14:textId="77777777" w:rsidR="00B74B53" w:rsidRPr="002A1C70" w:rsidRDefault="00B74B53" w:rsidP="00B74B53">
      <w:pPr>
        <w:pStyle w:val="a0"/>
      </w:pPr>
      <w:r w:rsidRPr="002A1C70">
        <w:t>b.</w:t>
      </w:r>
      <w:r w:rsidRPr="002A1C70">
        <w:tab/>
        <w:t>Louisiana Screenplay. State-certified productions with expenditures equal to or greater than $50,000, but not</w:t>
      </w:r>
      <w:r>
        <w:t xml:space="preserve"> </w:t>
      </w:r>
      <w:r w:rsidRPr="002A1C70">
        <w:t>greater than $5,000,000, based upon a screenplay created by a Louisiana resident, may be eligible for an increased 10 percent credit of the base investment, for a total of 35 percent.</w:t>
      </w:r>
    </w:p>
    <w:p w14:paraId="2D4DBEEF" w14:textId="77777777" w:rsidR="00B74B53" w:rsidRPr="002A1C70" w:rsidRDefault="00B74B53" w:rsidP="00B74B53">
      <w:pPr>
        <w:pStyle w:val="a0"/>
      </w:pPr>
      <w:r w:rsidRPr="002A1C70">
        <w:t>c.</w:t>
      </w:r>
      <w:r w:rsidRPr="002A1C70">
        <w:tab/>
        <w:t xml:space="preserve">Out of Zone Filming. State-certified productions that have their production office and at least 60 percent of </w:t>
      </w:r>
      <w:r w:rsidRPr="002A1C70">
        <w:lastRenderedPageBreak/>
        <w:t>principal photography based and occurring outside of the New Orleans Metropolitan Statistical Area (NOLA-MSA) may be eligible for an increased 5 percent credit of base investment, for a total of 30 percent or 40 percent total for a Louisiana screenplay shot out of the zone.</w:t>
      </w:r>
    </w:p>
    <w:p w14:paraId="1AA2A1D4" w14:textId="77777777" w:rsidR="00B74B53" w:rsidRPr="002A1C70" w:rsidRDefault="00B74B53" w:rsidP="00B74B53">
      <w:pPr>
        <w:pStyle w:val="i0"/>
      </w:pPr>
      <w:r w:rsidRPr="002A1C70">
        <w:tab/>
        <w:t>i.</w:t>
      </w:r>
      <w:r w:rsidRPr="002A1C70">
        <w:tab/>
        <w:t>In NOLA-MSA zone: Orleans, Jefferson, Plaquemines, St. Bernard, St. Charles, St. James and St. Tammany Parishes, Out-of-zone: All other parishes including St. John the Baptist Parish.</w:t>
      </w:r>
    </w:p>
    <w:p w14:paraId="6C271509" w14:textId="77777777" w:rsidR="00B74B53" w:rsidRPr="002A1C70" w:rsidRDefault="00B74B53" w:rsidP="00B74B53">
      <w:pPr>
        <w:pStyle w:val="1"/>
      </w:pPr>
      <w:r w:rsidRPr="002A1C70">
        <w:t>2.</w:t>
      </w:r>
      <w:r w:rsidRPr="002A1C70">
        <w:tab/>
        <w:t>Additional Payroll and Visual Effects (VFX) Credits</w:t>
      </w:r>
    </w:p>
    <w:p w14:paraId="325EDE00" w14:textId="77777777" w:rsidR="00B74B53" w:rsidRPr="002A1C70" w:rsidRDefault="00B74B53" w:rsidP="00B74B53">
      <w:pPr>
        <w:pStyle w:val="a0"/>
      </w:pPr>
      <w:r w:rsidRPr="002A1C70">
        <w:t>a.</w:t>
      </w:r>
      <w:r w:rsidRPr="002A1C70">
        <w:tab/>
        <w:t>Louisiana Resident Payroll. Compensation for services paid directly to a Louisiana resident may be eligible for an additional 15 percent credit for qualified Louisiana resident payroll only.</w:t>
      </w:r>
    </w:p>
    <w:p w14:paraId="7C7776D8" w14:textId="77777777" w:rsidR="00B74B53" w:rsidRPr="002A1C70" w:rsidRDefault="00B74B53" w:rsidP="00B74B53">
      <w:pPr>
        <w:pStyle w:val="i0"/>
      </w:pPr>
      <w:r w:rsidRPr="002A1C70">
        <w:tab/>
        <w:t>i.</w:t>
      </w:r>
      <w:r w:rsidRPr="002A1C70">
        <w:tab/>
        <w:t xml:space="preserve">Payments made to a loan-out company are not eligible for this additional credit. </w:t>
      </w:r>
    </w:p>
    <w:p w14:paraId="0E173C4D" w14:textId="77777777" w:rsidR="00B74B53" w:rsidRPr="002A1C70" w:rsidRDefault="00B74B53" w:rsidP="00B74B53">
      <w:pPr>
        <w:pStyle w:val="a0"/>
      </w:pPr>
      <w:r w:rsidRPr="002A1C70">
        <w:t>b.</w:t>
      </w:r>
      <w:r w:rsidRPr="002A1C70">
        <w:tab/>
        <w:t xml:space="preserve">VFX. If at least 50 percent of the VFX budget is expended for services performed in Louisiana by an approved qualified entertainment company (QEC), or a minimum of $1,000,000 in qualified expenditures are made in Louisiana, an additional 5 percent credit may be allowed on the qualified VFX spend only. </w:t>
      </w:r>
    </w:p>
    <w:p w14:paraId="2C7104F4" w14:textId="77777777" w:rsidR="00803A13" w:rsidRPr="00803A13" w:rsidRDefault="00B74B53" w:rsidP="00B74B53">
      <w:pPr>
        <w:pStyle w:val="1"/>
      </w:pPr>
      <w:r w:rsidRPr="002A1C70">
        <w:t>3.</w:t>
      </w:r>
      <w:r w:rsidRPr="002A1C70">
        <w:tab/>
        <w:t>Tax credits shall be earned at the time expenditures are certified by LED. The maximum credit rate, including base investment increases and additional payroll credits is 40 percent of the base investment.</w:t>
      </w:r>
    </w:p>
    <w:p w14:paraId="06D7DA36"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47:1125.1.</w:t>
      </w:r>
    </w:p>
    <w:p w14:paraId="21DB0DBB" w14:textId="77777777" w:rsidR="00803A13" w:rsidRPr="00803A13" w:rsidRDefault="00C86113" w:rsidP="002C62B2">
      <w:pPr>
        <w:pStyle w:val="AuthorityNote"/>
      </w:pPr>
      <w:r>
        <w:t>HISTORICAL</w:t>
      </w:r>
      <w:r w:rsidR="00803A13" w:rsidRPr="00803A13">
        <w:t xml:space="preserve"> NOTE:</w:t>
      </w:r>
      <w:r w:rsidR="00803A13" w:rsidRPr="00803A13">
        <w:tab/>
        <w:t>Promulgated by the Department of Economic Development, Office of Business Development, Office of Entertainment Industry Development and the Office of the Governor, Division of Administration, LR 36:53 (January 2010), repromulgated by the Department of Economic Development, Office of Business Development, LR 45:868 (July 2019</w:t>
      </w:r>
      <w:r w:rsidR="00D54010" w:rsidRPr="00714715">
        <w:t xml:space="preserve">), </w:t>
      </w:r>
      <w:r w:rsidR="00CD696D">
        <w:t xml:space="preserve">amended </w:t>
      </w:r>
      <w:r w:rsidR="00D54010">
        <w:t>LR 48:1494 (June 2022</w:t>
      </w:r>
      <w:r w:rsidR="00B74B53" w:rsidRPr="002A1C70">
        <w:t>), LR 48</w:t>
      </w:r>
      <w:r w:rsidR="00B74B53">
        <w:t>:1915</w:t>
      </w:r>
      <w:r w:rsidR="00B74B53" w:rsidRPr="002A1C70">
        <w:t xml:space="preserve"> (July 2022).</w:t>
      </w:r>
    </w:p>
    <w:p w14:paraId="6BAA76AE" w14:textId="77777777" w:rsidR="00803A13" w:rsidRPr="00803A13" w:rsidRDefault="00C86113" w:rsidP="00C86113">
      <w:pPr>
        <w:pStyle w:val="Section"/>
      </w:pPr>
      <w:bookmarkStart w:id="1325" w:name="_Toc530991062"/>
      <w:bookmarkStart w:id="1326" w:name="_Toc238197726"/>
      <w:r>
        <w:t>§</w:t>
      </w:r>
      <w:r w:rsidR="00803A13" w:rsidRPr="00803A13">
        <w:t>610</w:t>
      </w:r>
      <w:r>
        <w:t>5.</w:t>
      </w:r>
      <w:r>
        <w:tab/>
      </w:r>
      <w:r w:rsidR="00803A13" w:rsidRPr="00803A13">
        <w:t>Definitions</w:t>
      </w:r>
      <w:bookmarkEnd w:id="1325"/>
      <w:bookmarkEnd w:id="1326"/>
    </w:p>
    <w:p w14:paraId="0597D073" w14:textId="77777777" w:rsidR="00803A13" w:rsidRPr="00803A13" w:rsidRDefault="00C86113" w:rsidP="00C86113">
      <w:pPr>
        <w:pStyle w:val="A"/>
      </w:pPr>
      <w:r>
        <w:t>A.</w:t>
      </w:r>
      <w:r>
        <w:tab/>
      </w:r>
      <w:r w:rsidR="00803A13" w:rsidRPr="00803A13">
        <w:t>Terms not otherwise defined in this Chapter shall have the same meaning given to them in R.S. 47:6007, unless the context clearly requires otherwise.</w:t>
      </w:r>
    </w:p>
    <w:p w14:paraId="2C247A29" w14:textId="77777777" w:rsidR="00803A13" w:rsidRPr="00803A13" w:rsidRDefault="00C86113" w:rsidP="00C86113">
      <w:pPr>
        <w:pStyle w:val="A"/>
      </w:pPr>
      <w:r>
        <w:t>B.</w:t>
      </w:r>
      <w:r>
        <w:tab/>
      </w:r>
      <w:r w:rsidR="00803A13" w:rsidRPr="00803A13">
        <w:t>In this Chapter, the following terms shall have the meanings provided herein, unless the context clearly indicates otherwise.</w:t>
      </w:r>
    </w:p>
    <w:p w14:paraId="0E6F3B15" w14:textId="77777777" w:rsidR="00803A13" w:rsidRPr="00803A13" w:rsidRDefault="00803A13" w:rsidP="00C86113">
      <w:pPr>
        <w:pStyle w:val="1"/>
      </w:pPr>
      <w:r w:rsidRPr="00803A13">
        <w:rPr>
          <w:i/>
        </w:rPr>
        <w:t>Allocatee</w:t>
      </w:r>
      <w:r w:rsidRPr="00803A13">
        <w:t>—an individual or entity that received an allocation of investment tax credits.</w:t>
      </w:r>
    </w:p>
    <w:p w14:paraId="5C3A5358" w14:textId="77777777" w:rsidR="00803A13" w:rsidRPr="00803A13" w:rsidRDefault="00803A13" w:rsidP="00C86113">
      <w:pPr>
        <w:pStyle w:val="1"/>
      </w:pPr>
      <w:r w:rsidRPr="00803A13">
        <w:rPr>
          <w:i/>
        </w:rPr>
        <w:t>Allocator</w:t>
      </w:r>
      <w:r w:rsidRPr="00803A13">
        <w:t>—an individual or entity that makes an allocation of investment tax credits.</w:t>
      </w:r>
    </w:p>
    <w:p w14:paraId="449C3215" w14:textId="77777777" w:rsidR="00803A13" w:rsidRPr="00803A13" w:rsidRDefault="00D54010" w:rsidP="00B74B53">
      <w:pPr>
        <w:pStyle w:val="1"/>
      </w:pPr>
      <w:r w:rsidRPr="00714715">
        <w:rPr>
          <w:i/>
        </w:rPr>
        <w:t>Base Investment</w:t>
      </w:r>
      <w:r w:rsidRPr="00714715">
        <w:t>—cash or cash equivalent investment made and used for production expenditures in the state for a state-certified production.</w:t>
      </w:r>
    </w:p>
    <w:p w14:paraId="373A24AC" w14:textId="77777777" w:rsidR="00221BEE" w:rsidRPr="0053703D" w:rsidRDefault="00221BEE" w:rsidP="00221BEE">
      <w:pPr>
        <w:pStyle w:val="1"/>
        <w:rPr>
          <w:i/>
        </w:rPr>
      </w:pPr>
      <w:r w:rsidRPr="0053703D">
        <w:rPr>
          <w:i/>
        </w:rPr>
        <w:t>Completion Notification</w:t>
      </w:r>
      <w:r w:rsidRPr="0053703D">
        <w:t xml:space="preserve">—the date all required steps for certification of credits are complete, as confirmed in writing by the department. </w:t>
      </w:r>
    </w:p>
    <w:p w14:paraId="4C9DBA8B" w14:textId="77777777" w:rsidR="00803A13" w:rsidRDefault="00803A13" w:rsidP="00007CC6">
      <w:pPr>
        <w:pStyle w:val="1"/>
      </w:pPr>
      <w:r w:rsidRPr="00803A13">
        <w:rPr>
          <w:i/>
        </w:rPr>
        <w:t>Cost Report of Production Expenditures</w:t>
      </w:r>
      <w:r w:rsidRPr="00803A13">
        <w:t>—a report of production expenditures formatted in accordance with LED accounting guidelines, which may be issued with initial certification, posted on LED’s website or otherwise communicated by LED to applicant in writing.</w:t>
      </w:r>
    </w:p>
    <w:p w14:paraId="5A0A3B17" w14:textId="77777777" w:rsidR="00160738" w:rsidRPr="00803A13" w:rsidRDefault="00160738" w:rsidP="00007CC6">
      <w:pPr>
        <w:pStyle w:val="1"/>
      </w:pPr>
      <w:r w:rsidRPr="00160738">
        <w:rPr>
          <w:i/>
        </w:rPr>
        <w:t>Cost Report Submission Deadline</w:t>
      </w:r>
      <w:r w:rsidRPr="00160738">
        <w:t>—the date detailed in the initial certification letter by which a cost report shall be submitted to LED, after which time all such claims to tax credits shall be deemed waived.</w:t>
      </w:r>
    </w:p>
    <w:p w14:paraId="5589BDF7" w14:textId="77777777" w:rsidR="00803A13" w:rsidRPr="00803A13" w:rsidRDefault="00803A13" w:rsidP="00007CC6">
      <w:pPr>
        <w:pStyle w:val="1"/>
      </w:pPr>
      <w:r w:rsidRPr="00803A13">
        <w:rPr>
          <w:i/>
        </w:rPr>
        <w:t>Department</w:t>
      </w:r>
      <w:r w:rsidRPr="00803A13">
        <w:t>―Louisiana Department of Economic Development, or its successor.</w:t>
      </w:r>
    </w:p>
    <w:p w14:paraId="20499A0E" w14:textId="77777777" w:rsidR="00803A13" w:rsidRPr="00803A13" w:rsidRDefault="00803A13" w:rsidP="00007CC6">
      <w:pPr>
        <w:pStyle w:val="1"/>
      </w:pPr>
      <w:r w:rsidRPr="00803A13">
        <w:rPr>
          <w:i/>
        </w:rPr>
        <w:t>Director</w:t>
      </w:r>
      <w:r w:rsidRPr="00803A13">
        <w:t>―Director of the Office of Entertainment Industry Development (the office).</w:t>
      </w:r>
    </w:p>
    <w:p w14:paraId="42A7BF16" w14:textId="77777777" w:rsidR="00803A13" w:rsidRPr="00803A13" w:rsidRDefault="00803A13" w:rsidP="00007CC6">
      <w:pPr>
        <w:pStyle w:val="1"/>
      </w:pPr>
      <w:r w:rsidRPr="00803A13">
        <w:rPr>
          <w:i/>
        </w:rPr>
        <w:t>Expended in the State</w:t>
      </w:r>
      <w:r w:rsidRPr="00803A13">
        <w:t>―</w:t>
      </w:r>
    </w:p>
    <w:p w14:paraId="385A8B14" w14:textId="77777777" w:rsidR="00803A13" w:rsidRPr="00803A13" w:rsidRDefault="00803A13" w:rsidP="00007CC6">
      <w:pPr>
        <w:pStyle w:val="a0"/>
      </w:pPr>
      <w:r w:rsidRPr="00803A13">
        <w:t>a.</w:t>
      </w:r>
      <w:r w:rsidRPr="00803A13">
        <w:tab/>
        <w:t xml:space="preserve">an expenditure to lease immovable property located in the state; </w:t>
      </w:r>
    </w:p>
    <w:p w14:paraId="0496612D" w14:textId="77777777" w:rsidR="00803A13" w:rsidRPr="00803A13" w:rsidRDefault="00803A13" w:rsidP="00007CC6">
      <w:pPr>
        <w:pStyle w:val="a0"/>
      </w:pPr>
      <w:r w:rsidRPr="00803A13">
        <w:t>b.</w:t>
      </w:r>
      <w:r w:rsidRPr="00803A13">
        <w:tab/>
        <w:t>an expenditure as compensation for services performed in the state; or</w:t>
      </w:r>
    </w:p>
    <w:p w14:paraId="181AA5D6" w14:textId="77777777" w:rsidR="00803A13" w:rsidRPr="00803A13" w:rsidRDefault="00803A13" w:rsidP="00007CC6">
      <w:pPr>
        <w:pStyle w:val="a0"/>
      </w:pPr>
      <w:r w:rsidRPr="00803A13">
        <w:t>c.</w:t>
      </w:r>
      <w:r w:rsidRPr="00803A13">
        <w:tab/>
        <w:t>an expenditure to purchase or lease tangible personal property within the state where the transaction is subject to the state sales or lease tax provisions of Title 47 of the Louisiana Revised Statutes of 1950:</w:t>
      </w:r>
    </w:p>
    <w:p w14:paraId="5158B5D8" w14:textId="77777777" w:rsidR="00803A13" w:rsidRPr="00803A13" w:rsidRDefault="00007CC6" w:rsidP="00007CC6">
      <w:pPr>
        <w:pStyle w:val="i0"/>
      </w:pPr>
      <w:r>
        <w:tab/>
      </w:r>
      <w:r w:rsidR="00803A13" w:rsidRPr="00803A13">
        <w:t>i.</w:t>
      </w:r>
      <w:r w:rsidR="00803A13" w:rsidRPr="00803A13">
        <w:tab/>
        <w:t>a transaction that is subject to the states sales or lease tax provision of Title 47 of the Louisiana Revised Statutes of 1950 shall include transactions that are also subject to statutory exclusion or exemption.</w:t>
      </w:r>
    </w:p>
    <w:p w14:paraId="5344F4A9" w14:textId="77777777" w:rsidR="00803A13" w:rsidRPr="00803A13" w:rsidRDefault="00D54010" w:rsidP="00007CC6">
      <w:pPr>
        <w:pStyle w:val="1"/>
      </w:pPr>
      <w:r w:rsidRPr="00714715">
        <w:rPr>
          <w:i/>
        </w:rPr>
        <w:t>Expenditure</w:t>
      </w:r>
      <w:r w:rsidRPr="00803A13">
        <w:t>—</w:t>
      </w:r>
      <w:r w:rsidRPr="00714715">
        <w:t>actual payment of cash or cash equivalent, paid by or on behalf of a state certified production exchanged for goods or services, as evidenced by an invoice, receipt or other such document.</w:t>
      </w:r>
    </w:p>
    <w:p w14:paraId="176AE564" w14:textId="77777777" w:rsidR="00803A13" w:rsidRDefault="00160738" w:rsidP="00007CC6">
      <w:pPr>
        <w:pStyle w:val="1"/>
        <w:rPr>
          <w:i/>
        </w:rPr>
      </w:pPr>
      <w:r w:rsidRPr="00160738">
        <w:rPr>
          <w:i/>
        </w:rPr>
        <w:t>Indirect Costs—</w:t>
      </w:r>
      <w:r w:rsidRPr="00160738">
        <w:t>costs of operation that are not directly associated with a state certified production, such as clerical salaries, general administrative costs and other overhead charges.</w:t>
      </w:r>
    </w:p>
    <w:p w14:paraId="7AEEF9AD" w14:textId="77777777" w:rsidR="00D54010" w:rsidRPr="00714715" w:rsidRDefault="00D54010" w:rsidP="00D54010">
      <w:pPr>
        <w:pStyle w:val="1"/>
        <w:rPr>
          <w:strike/>
        </w:rPr>
      </w:pPr>
      <w:r w:rsidRPr="00714715">
        <w:rPr>
          <w:i/>
        </w:rPr>
        <w:t>Investor</w:t>
      </w:r>
      <w:r w:rsidRPr="00714715">
        <w:rPr>
          <w:b/>
          <w:i/>
        </w:rPr>
        <w:t>―</w:t>
      </w:r>
      <w:r w:rsidRPr="00714715">
        <w:t xml:space="preserve">any individual or entity that makes an investment in a state-certified production including but not limited to any individual or entity that is identified as a source of funds for a state certified production on its expenditure verification report, individual or entity identified as an irrevocable designee for receipt of tax credits. </w:t>
      </w:r>
    </w:p>
    <w:p w14:paraId="3CED6592" w14:textId="77777777" w:rsidR="00D54010" w:rsidRDefault="00D54010" w:rsidP="00D54010">
      <w:pPr>
        <w:pStyle w:val="1"/>
      </w:pPr>
      <w:r w:rsidRPr="00714715">
        <w:rPr>
          <w:i/>
        </w:rPr>
        <w:t>LDR—</w:t>
      </w:r>
      <w:r w:rsidRPr="00714715">
        <w:t>Louisiana Department of Revenue</w:t>
      </w:r>
    </w:p>
    <w:p w14:paraId="7A5E7876" w14:textId="77777777" w:rsidR="00160738" w:rsidRPr="00803A13" w:rsidRDefault="00160738" w:rsidP="00D54010">
      <w:pPr>
        <w:pStyle w:val="1"/>
      </w:pPr>
      <w:r w:rsidRPr="00160738">
        <w:rPr>
          <w:i/>
        </w:rPr>
        <w:t>Legacy Tax Credit Reservation</w:t>
      </w:r>
      <w:r w:rsidRPr="00160738">
        <w:t>—is a provisional allocation of tax credits in a given fiscal year, as evidenced by an initial certification letter issued prior to July 1, 2023, that has not expired or been released in accordance with the provisions of §6107.</w:t>
      </w:r>
    </w:p>
    <w:p w14:paraId="154052B0" w14:textId="77777777" w:rsidR="00D54010" w:rsidRPr="00714715" w:rsidRDefault="00D54010" w:rsidP="00D54010">
      <w:pPr>
        <w:pStyle w:val="1"/>
      </w:pPr>
      <w:r w:rsidRPr="00714715">
        <w:rPr>
          <w:i/>
        </w:rPr>
        <w:t>Louisiana Resident—</w:t>
      </w:r>
      <w:r w:rsidRPr="00714715">
        <w:t>a natural person who is required to file a Louisiana resident individual income tax return.</w:t>
      </w:r>
    </w:p>
    <w:p w14:paraId="5FB0DB50" w14:textId="77777777" w:rsidR="00803A13" w:rsidRPr="00803A13" w:rsidRDefault="00D54010" w:rsidP="00D54010">
      <w:pPr>
        <w:pStyle w:val="a0"/>
        <w:rPr>
          <w:color w:val="000000"/>
        </w:rPr>
      </w:pPr>
      <w:r w:rsidRPr="00714715">
        <w:rPr>
          <w:i/>
        </w:rPr>
        <w:t>Louisiana Screenplay</w:t>
      </w:r>
      <w:r w:rsidRPr="00714715">
        <w:sym w:font="Symbol" w:char="F0BE"/>
      </w:r>
      <w:r w:rsidRPr="00714715">
        <w:t xml:space="preserve">a screenplay created by a Louisiana resident, as evidenced by documents such as certificate of authorship, a WGA registration certificate, the </w:t>
      </w:r>
      <w:r w:rsidRPr="00714715">
        <w:lastRenderedPageBreak/>
        <w:t>records of the United States Copyright Office, or other documentation approved by the office.</w:t>
      </w:r>
    </w:p>
    <w:p w14:paraId="1EDA80CE" w14:textId="77777777" w:rsidR="00803A13" w:rsidRPr="00803A13" w:rsidRDefault="00D54010" w:rsidP="00007CC6">
      <w:pPr>
        <w:pStyle w:val="1"/>
        <w:rPr>
          <w:color w:val="000000"/>
        </w:rPr>
      </w:pPr>
      <w:r w:rsidRPr="00714715">
        <w:rPr>
          <w:i/>
        </w:rPr>
        <w:t>Non-Applicable Production Expenditures</w:t>
      </w:r>
      <w:r w:rsidRPr="00714715">
        <w:sym w:font="Symbol" w:char="F0BE"/>
      </w:r>
      <w:r w:rsidRPr="00714715">
        <w:t>the following expenses are not eligible to earn tax credits:</w:t>
      </w:r>
    </w:p>
    <w:p w14:paraId="3F8C122A" w14:textId="77777777" w:rsidR="00803A13" w:rsidRPr="00803A13" w:rsidRDefault="00803A13" w:rsidP="00007CC6">
      <w:pPr>
        <w:pStyle w:val="a0"/>
        <w:rPr>
          <w:rFonts w:eastAsia="Arial Unicode MS"/>
        </w:rPr>
      </w:pPr>
      <w:r w:rsidRPr="00803A13">
        <w:rPr>
          <w:rFonts w:eastAsia="Arial Unicode MS"/>
        </w:rPr>
        <w:t>a.</w:t>
      </w:r>
      <w:r w:rsidRPr="00803A13">
        <w:rPr>
          <w:rFonts w:eastAsia="Arial Unicode MS"/>
        </w:rPr>
        <w:tab/>
        <w:t>expenditures for marketing and distribution;</w:t>
      </w:r>
    </w:p>
    <w:p w14:paraId="7BA198FD" w14:textId="77777777" w:rsidR="00803A13" w:rsidRPr="00803A13" w:rsidRDefault="00803A13" w:rsidP="00007CC6">
      <w:pPr>
        <w:pStyle w:val="a0"/>
        <w:rPr>
          <w:rFonts w:eastAsia="Arial Unicode MS"/>
        </w:rPr>
      </w:pPr>
      <w:r w:rsidRPr="00803A13">
        <w:rPr>
          <w:rFonts w:eastAsia="Arial Unicode MS"/>
        </w:rPr>
        <w:t>b.</w:t>
      </w:r>
      <w:r w:rsidRPr="00803A13">
        <w:rPr>
          <w:rFonts w:eastAsia="Arial Unicode MS"/>
        </w:rPr>
        <w:tab/>
        <w:t>non-production related overhead;</w:t>
      </w:r>
    </w:p>
    <w:p w14:paraId="017729E9" w14:textId="77777777" w:rsidR="00803A13" w:rsidRPr="00803A13" w:rsidRDefault="00803A13" w:rsidP="00007CC6">
      <w:pPr>
        <w:pStyle w:val="a0"/>
        <w:rPr>
          <w:rFonts w:eastAsia="Arial Unicode MS"/>
        </w:rPr>
      </w:pPr>
      <w:r w:rsidRPr="00803A13">
        <w:rPr>
          <w:rFonts w:eastAsia="Arial Unicode MS"/>
        </w:rPr>
        <w:t>c.</w:t>
      </w:r>
      <w:r w:rsidRPr="00803A13">
        <w:rPr>
          <w:rFonts w:eastAsia="Arial Unicode MS"/>
        </w:rPr>
        <w:tab/>
        <w:t>amounts reimbursed by the state or any other governmental entity;</w:t>
      </w:r>
    </w:p>
    <w:p w14:paraId="538F76D5" w14:textId="77777777" w:rsidR="00803A13" w:rsidRPr="00803A13" w:rsidRDefault="00803A13" w:rsidP="00007CC6">
      <w:pPr>
        <w:pStyle w:val="a0"/>
        <w:rPr>
          <w:rFonts w:eastAsia="Arial Unicode MS"/>
        </w:rPr>
      </w:pPr>
      <w:r w:rsidRPr="00803A13">
        <w:rPr>
          <w:rFonts w:eastAsia="Arial Unicode MS"/>
        </w:rPr>
        <w:t>d.</w:t>
      </w:r>
      <w:r w:rsidRPr="00803A13">
        <w:rPr>
          <w:rFonts w:eastAsia="Arial Unicode MS"/>
        </w:rPr>
        <w:tab/>
        <w:t>costs related to the transfer of tax credits;</w:t>
      </w:r>
    </w:p>
    <w:p w14:paraId="41CEA325" w14:textId="77777777" w:rsidR="00803A13" w:rsidRPr="00803A13" w:rsidRDefault="00803A13" w:rsidP="00007CC6">
      <w:pPr>
        <w:pStyle w:val="a0"/>
        <w:rPr>
          <w:rFonts w:eastAsia="Arial Unicode MS"/>
        </w:rPr>
      </w:pPr>
      <w:r w:rsidRPr="00803A13">
        <w:rPr>
          <w:rFonts w:eastAsia="Arial Unicode MS"/>
        </w:rPr>
        <w:t>e.</w:t>
      </w:r>
      <w:r w:rsidRPr="00803A13">
        <w:rPr>
          <w:rFonts w:eastAsia="Arial Unicode MS"/>
        </w:rPr>
        <w:tab/>
        <w:t>amounts that are paid to persons or entities as a result of their participation in profits from the exploitation of the production;</w:t>
      </w:r>
    </w:p>
    <w:p w14:paraId="2F55989C" w14:textId="77777777" w:rsidR="00803A13" w:rsidRPr="00803A13" w:rsidRDefault="00803A13" w:rsidP="00007CC6">
      <w:pPr>
        <w:pStyle w:val="a0"/>
        <w:rPr>
          <w:rFonts w:eastAsia="Arial Unicode MS"/>
        </w:rPr>
      </w:pPr>
      <w:r w:rsidRPr="00803A13">
        <w:rPr>
          <w:rFonts w:eastAsia="Arial Unicode MS"/>
        </w:rPr>
        <w:t>f.</w:t>
      </w:r>
      <w:r w:rsidRPr="00803A13">
        <w:rPr>
          <w:rFonts w:eastAsia="Arial Unicode MS"/>
        </w:rPr>
        <w:tab/>
        <w:t>the application fee;</w:t>
      </w:r>
    </w:p>
    <w:p w14:paraId="01CC6E2B" w14:textId="77777777" w:rsidR="00803A13" w:rsidRPr="00803A13" w:rsidRDefault="00803A13" w:rsidP="00007CC6">
      <w:pPr>
        <w:pStyle w:val="a0"/>
        <w:rPr>
          <w:rFonts w:eastAsia="Arial Unicode MS"/>
        </w:rPr>
      </w:pPr>
      <w:r w:rsidRPr="00803A13">
        <w:rPr>
          <w:rFonts w:eastAsia="Arial Unicode MS"/>
        </w:rPr>
        <w:t>g.</w:t>
      </w:r>
      <w:r w:rsidRPr="00803A13">
        <w:rPr>
          <w:rFonts w:eastAsia="Arial Unicode MS"/>
        </w:rPr>
        <w:tab/>
        <w:t>state or local taxes;</w:t>
      </w:r>
    </w:p>
    <w:p w14:paraId="1AAB24C4" w14:textId="77777777" w:rsidR="00803A13" w:rsidRDefault="00803A13" w:rsidP="00007CC6">
      <w:pPr>
        <w:pStyle w:val="a0"/>
        <w:rPr>
          <w:rFonts w:eastAsia="Arial Unicode MS"/>
        </w:rPr>
      </w:pPr>
      <w:r w:rsidRPr="00803A13">
        <w:rPr>
          <w:rFonts w:eastAsia="Arial Unicode MS"/>
        </w:rPr>
        <w:t>h.</w:t>
      </w:r>
      <w:r w:rsidRPr="00803A13">
        <w:rPr>
          <w:rFonts w:eastAsia="Arial Unicode MS"/>
        </w:rPr>
        <w:tab/>
        <w:t>any other expenditure not allowed by law or regulation.</w:t>
      </w:r>
    </w:p>
    <w:p w14:paraId="32AE2F13" w14:textId="77777777" w:rsidR="00D54010" w:rsidRPr="00714715" w:rsidRDefault="00D54010" w:rsidP="00D54010">
      <w:pPr>
        <w:pStyle w:val="a0"/>
        <w:rPr>
          <w:rFonts w:eastAsia="Arial Unicode MS"/>
        </w:rPr>
      </w:pPr>
      <w:r w:rsidRPr="00714715">
        <w:rPr>
          <w:rFonts w:eastAsia="Arial Unicode MS"/>
        </w:rPr>
        <w:t>i.</w:t>
      </w:r>
      <w:r w:rsidRPr="00714715">
        <w:rPr>
          <w:rFonts w:eastAsia="Arial Unicode MS"/>
        </w:rPr>
        <w:tab/>
        <w:t>expenditure verification report deposit and fees;</w:t>
      </w:r>
    </w:p>
    <w:p w14:paraId="5F50BB66" w14:textId="77777777" w:rsidR="00D54010" w:rsidRPr="00714715" w:rsidRDefault="00D54010" w:rsidP="00D54010">
      <w:pPr>
        <w:pStyle w:val="a0"/>
        <w:rPr>
          <w:rFonts w:eastAsia="Arial Unicode MS"/>
        </w:rPr>
      </w:pPr>
      <w:r w:rsidRPr="00714715">
        <w:rPr>
          <w:rFonts w:eastAsia="Arial Unicode MS"/>
        </w:rPr>
        <w:t>j.</w:t>
      </w:r>
      <w:r w:rsidRPr="00714715">
        <w:rPr>
          <w:rFonts w:eastAsia="Arial Unicode MS"/>
        </w:rPr>
        <w:tab/>
        <w:t xml:space="preserve">For applications received on or after July 1, 2016, bond fees, insurance premiums, finance fees and loan interest fees shall not qualify for tax credits, except for fees paid to certain Louisiana companies, in which case the expenditures to be allocated only on a pro rata basis, allocating the fees based on the relative percentage of production activity occurring in Louisiana; </w:t>
      </w:r>
    </w:p>
    <w:p w14:paraId="37322D8B" w14:textId="77777777" w:rsidR="00D54010" w:rsidRPr="00803A13" w:rsidRDefault="00D54010" w:rsidP="00D54010">
      <w:pPr>
        <w:pStyle w:val="a0"/>
        <w:rPr>
          <w:rFonts w:eastAsia="Arial Unicode MS"/>
        </w:rPr>
      </w:pPr>
      <w:r w:rsidRPr="00714715">
        <w:rPr>
          <w:rFonts w:eastAsia="Arial Unicode MS"/>
        </w:rPr>
        <w:t>k.</w:t>
      </w:r>
      <w:r w:rsidRPr="00714715">
        <w:rPr>
          <w:rFonts w:eastAsia="Arial Unicode MS"/>
        </w:rPr>
        <w:tab/>
        <w:t>For applications received on or after July 1, 2017, catering and craft services shall not qualify for tax credits unless such expenditures are made to a source within the state.</w:t>
      </w:r>
    </w:p>
    <w:p w14:paraId="1B0A0025" w14:textId="77777777" w:rsidR="00803A13" w:rsidRPr="00803A13" w:rsidRDefault="00803A13" w:rsidP="00007CC6">
      <w:pPr>
        <w:pStyle w:val="1"/>
      </w:pPr>
      <w:r w:rsidRPr="00803A13">
        <w:rPr>
          <w:i/>
        </w:rPr>
        <w:t>Office</w:t>
      </w:r>
      <w:r w:rsidRPr="00803A13">
        <w:t>―Office of Entertainment Industry Development.</w:t>
      </w:r>
    </w:p>
    <w:p w14:paraId="69B44C54" w14:textId="77777777" w:rsidR="00803A13" w:rsidRPr="00803A13" w:rsidRDefault="00803A13" w:rsidP="00007CC6">
      <w:pPr>
        <w:pStyle w:val="1"/>
        <w:rPr>
          <w:rFonts w:eastAsia="Arial Unicode MS"/>
          <w:color w:val="000000"/>
        </w:rPr>
      </w:pPr>
      <w:r w:rsidRPr="00803A13">
        <w:rPr>
          <w:i/>
          <w:color w:val="000000"/>
        </w:rPr>
        <w:t>Payroll</w:t>
      </w:r>
      <w:r w:rsidRPr="00803A13">
        <w:rPr>
          <w:color w:val="000000"/>
        </w:rPr>
        <w:t>―all salary</w:t>
      </w:r>
      <w:r w:rsidRPr="00803A13">
        <w:t xml:space="preserve">, wages and other compensation, including benefits paid to an employee and taxable in this state. However, payroll for purposes of the additional tax credit </w:t>
      </w:r>
      <w:r w:rsidRPr="00803A13">
        <w:rPr>
          <w:color w:val="000000"/>
        </w:rPr>
        <w:t>for Louisiana-resident payroll shall exclude any portion of an individual salary in excess of one-million dollars.</w:t>
      </w:r>
    </w:p>
    <w:p w14:paraId="44E117E5" w14:textId="77777777" w:rsidR="00803A13" w:rsidRPr="00803A13" w:rsidRDefault="00803A13" w:rsidP="00007CC6">
      <w:pPr>
        <w:pStyle w:val="1"/>
        <w:rPr>
          <w:rFonts w:eastAsia="Arial Unicode MS"/>
        </w:rPr>
      </w:pPr>
      <w:r w:rsidRPr="00803A13">
        <w:rPr>
          <w:rFonts w:eastAsia="Arial Unicode MS"/>
          <w:i/>
        </w:rPr>
        <w:t>Person</w:t>
      </w:r>
      <w:r w:rsidRPr="00803A13">
        <w:rPr>
          <w:rFonts w:eastAsia="Arial Unicode MS"/>
        </w:rPr>
        <w:t>―there are two kinds of persons; natural and juridical.</w:t>
      </w:r>
    </w:p>
    <w:p w14:paraId="0A5E7CD1" w14:textId="77777777" w:rsidR="00803A13" w:rsidRPr="00803A13" w:rsidRDefault="00803A13" w:rsidP="00007CC6">
      <w:pPr>
        <w:pStyle w:val="a0"/>
        <w:rPr>
          <w:rFonts w:eastAsia="Arial Unicode MS"/>
        </w:rPr>
      </w:pPr>
      <w:r w:rsidRPr="00803A13">
        <w:rPr>
          <w:rFonts w:eastAsia="Arial Unicode MS"/>
        </w:rPr>
        <w:t>a.</w:t>
      </w:r>
      <w:r w:rsidRPr="00803A13">
        <w:rPr>
          <w:rFonts w:eastAsia="Arial Unicode MS"/>
        </w:rPr>
        <w:tab/>
        <w:t>A natural person is a human being.</w:t>
      </w:r>
    </w:p>
    <w:p w14:paraId="65E7227C" w14:textId="77777777" w:rsidR="00803A13" w:rsidRPr="00803A13" w:rsidRDefault="00803A13" w:rsidP="00007CC6">
      <w:pPr>
        <w:pStyle w:val="a0"/>
        <w:rPr>
          <w:rFonts w:eastAsia="Arial Unicode MS"/>
        </w:rPr>
      </w:pPr>
      <w:r w:rsidRPr="00803A13">
        <w:rPr>
          <w:rFonts w:eastAsia="Arial Unicode MS"/>
        </w:rPr>
        <w:t>b.</w:t>
      </w:r>
      <w:r w:rsidRPr="00803A13">
        <w:rPr>
          <w:rFonts w:eastAsia="Arial Unicode MS"/>
        </w:rPr>
        <w:tab/>
        <w:t>A juridical person is an entity to which the law attributes personality, such as a corporation, partnership or limited liability company.</w:t>
      </w:r>
    </w:p>
    <w:p w14:paraId="6F22D09A" w14:textId="77777777" w:rsidR="00803A13" w:rsidRPr="00803A13" w:rsidRDefault="00803A13" w:rsidP="00007CC6">
      <w:pPr>
        <w:pStyle w:val="1"/>
        <w:rPr>
          <w:rFonts w:eastAsia="Arial Unicode MS"/>
          <w:i/>
          <w:color w:val="000000"/>
        </w:rPr>
      </w:pPr>
      <w:r w:rsidRPr="00803A13">
        <w:rPr>
          <w:i/>
        </w:rPr>
        <w:t>Procurement Company</w:t>
      </w:r>
      <w:r w:rsidRPr="00803A13">
        <w:t>—any person or entity that purchases, leases or otherwise obtains goods or services from sources outside of the state, for the ultimate use, benefit or enjoyment of a state-certified production company.</w:t>
      </w:r>
    </w:p>
    <w:p w14:paraId="25A990D1" w14:textId="77777777" w:rsidR="00803A13" w:rsidRPr="00803A13" w:rsidRDefault="00160738" w:rsidP="00007CC6">
      <w:pPr>
        <w:pStyle w:val="1"/>
        <w:rPr>
          <w:rFonts w:eastAsia="Arial Unicode MS"/>
        </w:rPr>
      </w:pPr>
      <w:r w:rsidRPr="00160738">
        <w:rPr>
          <w:rFonts w:eastAsia="Arial Unicode MS"/>
          <w:i/>
        </w:rPr>
        <w:t>Production Expenditures—</w:t>
      </w:r>
      <w:r w:rsidRPr="00160738">
        <w:rPr>
          <w:rFonts w:eastAsia="Arial Unicode MS"/>
        </w:rPr>
        <w:t>preproduction, production and postproduction expenditures directly incurred in this state that are directly used in a state-certified production, whether the production company directly contracts or subcontracts such work, including without limitation the following:</w:t>
      </w:r>
    </w:p>
    <w:p w14:paraId="752578EA" w14:textId="77777777" w:rsidR="00803A13" w:rsidRPr="00803A13" w:rsidRDefault="00803A13" w:rsidP="00007CC6">
      <w:pPr>
        <w:pStyle w:val="a0"/>
        <w:rPr>
          <w:rFonts w:eastAsia="Arial Unicode MS"/>
        </w:rPr>
      </w:pPr>
      <w:r w:rsidRPr="00803A13">
        <w:rPr>
          <w:rFonts w:eastAsia="Arial Unicode MS"/>
        </w:rPr>
        <w:t>a.</w:t>
      </w:r>
      <w:r w:rsidRPr="00803A13">
        <w:rPr>
          <w:rFonts w:eastAsia="Arial Unicode MS"/>
        </w:rPr>
        <w:tab/>
        <w:t>set construction and operation;</w:t>
      </w:r>
    </w:p>
    <w:p w14:paraId="399CA4CA" w14:textId="77777777" w:rsidR="00803A13" w:rsidRPr="00803A13" w:rsidRDefault="00803A13" w:rsidP="00007CC6">
      <w:pPr>
        <w:pStyle w:val="a0"/>
        <w:rPr>
          <w:rFonts w:eastAsia="Arial Unicode MS"/>
        </w:rPr>
      </w:pPr>
      <w:r w:rsidRPr="00803A13">
        <w:rPr>
          <w:rFonts w:eastAsia="Arial Unicode MS"/>
        </w:rPr>
        <w:t>b.</w:t>
      </w:r>
      <w:r w:rsidRPr="00803A13">
        <w:rPr>
          <w:rFonts w:eastAsia="Arial Unicode MS"/>
        </w:rPr>
        <w:tab/>
        <w:t>wardrobes, make-up, accessories, and related services;</w:t>
      </w:r>
    </w:p>
    <w:p w14:paraId="496AB5EB" w14:textId="77777777" w:rsidR="00803A13" w:rsidRPr="00803A13" w:rsidRDefault="00803A13" w:rsidP="00007CC6">
      <w:pPr>
        <w:pStyle w:val="a0"/>
        <w:rPr>
          <w:rFonts w:eastAsia="Arial Unicode MS"/>
        </w:rPr>
      </w:pPr>
      <w:r w:rsidRPr="00803A13">
        <w:rPr>
          <w:rFonts w:eastAsia="Arial Unicode MS"/>
        </w:rPr>
        <w:t>c.</w:t>
      </w:r>
      <w:r w:rsidRPr="00803A13">
        <w:rPr>
          <w:rFonts w:eastAsia="Arial Unicode MS"/>
        </w:rPr>
        <w:tab/>
        <w:t>costs associated with photography and sound synchronization, lighting, and related services and materials;</w:t>
      </w:r>
    </w:p>
    <w:p w14:paraId="1DD1DEBA" w14:textId="77777777" w:rsidR="00803A13" w:rsidRPr="00803A13" w:rsidRDefault="00803A13" w:rsidP="00007CC6">
      <w:pPr>
        <w:pStyle w:val="a0"/>
        <w:rPr>
          <w:rFonts w:eastAsia="Arial Unicode MS"/>
        </w:rPr>
      </w:pPr>
      <w:r w:rsidRPr="00803A13">
        <w:rPr>
          <w:rFonts w:eastAsia="Arial Unicode MS"/>
        </w:rPr>
        <w:t>d.</w:t>
      </w:r>
      <w:r w:rsidRPr="00803A13">
        <w:rPr>
          <w:rFonts w:eastAsia="Arial Unicode MS"/>
        </w:rPr>
        <w:tab/>
        <w:t>editing and related services;</w:t>
      </w:r>
    </w:p>
    <w:p w14:paraId="175A3DB2" w14:textId="77777777" w:rsidR="00803A13" w:rsidRPr="00803A13" w:rsidRDefault="00803A13" w:rsidP="00007CC6">
      <w:pPr>
        <w:pStyle w:val="a0"/>
        <w:rPr>
          <w:rFonts w:eastAsia="Arial Unicode MS"/>
        </w:rPr>
      </w:pPr>
      <w:r w:rsidRPr="00803A13">
        <w:rPr>
          <w:rFonts w:eastAsia="Arial Unicode MS"/>
        </w:rPr>
        <w:t>e.</w:t>
      </w:r>
      <w:r w:rsidRPr="00803A13">
        <w:rPr>
          <w:rFonts w:eastAsia="Arial Unicode MS"/>
        </w:rPr>
        <w:tab/>
        <w:t>rental of facilities and equipment;</w:t>
      </w:r>
    </w:p>
    <w:p w14:paraId="7BFD8B02" w14:textId="77777777" w:rsidR="00803A13" w:rsidRPr="00803A13" w:rsidRDefault="00803A13" w:rsidP="00007CC6">
      <w:pPr>
        <w:pStyle w:val="a0"/>
        <w:rPr>
          <w:rFonts w:eastAsia="Arial Unicode MS"/>
        </w:rPr>
      </w:pPr>
      <w:r w:rsidRPr="00803A13">
        <w:rPr>
          <w:rFonts w:eastAsia="Arial Unicode MS"/>
        </w:rPr>
        <w:t>f.</w:t>
      </w:r>
      <w:r w:rsidRPr="00803A13">
        <w:rPr>
          <w:rFonts w:eastAsia="Arial Unicode MS"/>
        </w:rPr>
        <w:tab/>
        <w:t>leasing of vehicles;</w:t>
      </w:r>
    </w:p>
    <w:p w14:paraId="48CAD884" w14:textId="77777777" w:rsidR="00803A13" w:rsidRPr="00803A13" w:rsidRDefault="00803A13" w:rsidP="00007CC6">
      <w:pPr>
        <w:pStyle w:val="a0"/>
        <w:rPr>
          <w:rFonts w:eastAsia="Arial Unicode MS"/>
        </w:rPr>
      </w:pPr>
      <w:r w:rsidRPr="00803A13">
        <w:rPr>
          <w:rFonts w:eastAsia="Arial Unicode MS"/>
        </w:rPr>
        <w:t>g.</w:t>
      </w:r>
      <w:r w:rsidRPr="00803A13">
        <w:rPr>
          <w:rFonts w:eastAsia="Arial Unicode MS"/>
        </w:rPr>
        <w:tab/>
        <w:t>costs of food and lodging;</w:t>
      </w:r>
    </w:p>
    <w:p w14:paraId="28E1257C" w14:textId="77777777" w:rsidR="00803A13" w:rsidRPr="00803A13" w:rsidRDefault="00803A13" w:rsidP="00007CC6">
      <w:pPr>
        <w:pStyle w:val="a0"/>
        <w:rPr>
          <w:rFonts w:eastAsia="Arial Unicode MS"/>
        </w:rPr>
      </w:pPr>
      <w:r w:rsidRPr="00803A13">
        <w:rPr>
          <w:rFonts w:eastAsia="Arial Unicode MS"/>
        </w:rPr>
        <w:t>h.</w:t>
      </w:r>
      <w:r w:rsidRPr="00803A13">
        <w:rPr>
          <w:rFonts w:eastAsia="Arial Unicode MS"/>
        </w:rPr>
        <w:tab/>
        <w:t>digital or tape editing, film processing, transfer of film to tape or digital format, sound mixing, special and visual effects (if services are performed in Louisiana);</w:t>
      </w:r>
    </w:p>
    <w:p w14:paraId="6067BE3E" w14:textId="77777777" w:rsidR="00803A13" w:rsidRPr="00803A13" w:rsidRDefault="00803A13" w:rsidP="00007CC6">
      <w:pPr>
        <w:pStyle w:val="a0"/>
        <w:rPr>
          <w:rFonts w:eastAsia="Arial Unicode MS"/>
        </w:rPr>
      </w:pPr>
      <w:r w:rsidRPr="00803A13">
        <w:rPr>
          <w:rFonts w:eastAsia="Arial Unicode MS"/>
        </w:rPr>
        <w:t>i.</w:t>
      </w:r>
      <w:r w:rsidRPr="00803A13">
        <w:rPr>
          <w:rFonts w:eastAsia="Arial Unicode MS"/>
        </w:rPr>
        <w:tab/>
        <w:t>total aggregate payroll (limited to the amount of total payroll expended in Louisiana and which is taxable to the recipient in Louisiana. A Louisiana tax return is required to be filed reflecting the amount of compensation paid while the recipient is located in Louisiana. If the recipient is not a Louisiana resident, then a non-resident income tax return should be filed);</w:t>
      </w:r>
    </w:p>
    <w:p w14:paraId="06FA3335" w14:textId="77777777" w:rsidR="00803A13" w:rsidRPr="00803A13" w:rsidRDefault="00803A13" w:rsidP="005C1FD9">
      <w:pPr>
        <w:pStyle w:val="a0"/>
        <w:rPr>
          <w:rFonts w:eastAsia="Arial Unicode MS"/>
        </w:rPr>
      </w:pPr>
      <w:r w:rsidRPr="00803A13">
        <w:rPr>
          <w:rFonts w:eastAsia="Arial Unicode MS"/>
        </w:rPr>
        <w:t>j.</w:t>
      </w:r>
      <w:r w:rsidRPr="00803A13">
        <w:rPr>
          <w:rFonts w:eastAsia="Arial Unicode MS"/>
        </w:rPr>
        <w:tab/>
        <w:t xml:space="preserve">music, if performed, composed or recorded by a Louisiana </w:t>
      </w:r>
      <w:r w:rsidR="00C17109" w:rsidRPr="00803A13">
        <w:rPr>
          <w:rFonts w:eastAsia="Arial Unicode MS"/>
        </w:rPr>
        <w:t>resident,</w:t>
      </w:r>
      <w:r w:rsidRPr="00803A13">
        <w:rPr>
          <w:rFonts w:eastAsia="Arial Unicode MS"/>
        </w:rPr>
        <w:t xml:space="preserve"> or released or published by a Louisiana-domiciled and headquartered company;</w:t>
      </w:r>
    </w:p>
    <w:p w14:paraId="478B3432" w14:textId="77777777" w:rsidR="00803A13" w:rsidRPr="00803A13" w:rsidRDefault="00803A13" w:rsidP="005C1FD9">
      <w:pPr>
        <w:pStyle w:val="a0"/>
        <w:rPr>
          <w:rFonts w:eastAsia="Arial Unicode MS"/>
        </w:rPr>
      </w:pPr>
      <w:r w:rsidRPr="00803A13">
        <w:rPr>
          <w:rFonts w:eastAsia="Arial Unicode MS"/>
        </w:rPr>
        <w:t>k.</w:t>
      </w:r>
      <w:r w:rsidRPr="00803A13">
        <w:rPr>
          <w:rFonts w:eastAsia="Arial Unicode MS"/>
        </w:rPr>
        <w:tab/>
      </w:r>
      <w:r w:rsidR="00160738" w:rsidRPr="00160738">
        <w:rPr>
          <w:rFonts w:eastAsia="Arial Unicode MS"/>
        </w:rPr>
        <w:t>payments to a loan-out or personal services corporation for the services of an out-of-state hire are allowed as long as the services are performed in Louisiana on a state certified production and all withholding requirements are met.</w:t>
      </w:r>
    </w:p>
    <w:p w14:paraId="425E47FE" w14:textId="77777777" w:rsidR="00803A13" w:rsidRPr="00803A13" w:rsidRDefault="00160738" w:rsidP="00007CC6">
      <w:pPr>
        <w:pStyle w:val="1"/>
        <w:rPr>
          <w:i/>
        </w:rPr>
      </w:pPr>
      <w:r w:rsidRPr="00160738">
        <w:rPr>
          <w:i/>
        </w:rPr>
        <w:t>Program Issuance Cap</w:t>
      </w:r>
      <w:r w:rsidRPr="00160738">
        <w:rPr>
          <w:i/>
        </w:rPr>
        <w:sym w:font="Symbol" w:char="F0BE"/>
      </w:r>
      <w:r w:rsidRPr="00160738">
        <w:t>for applications submitted on or after July 1, 2017 and prior to July 1, 2023, the office may issue no more than $150,000,000 in tax credits (“total cap”) in any fiscal year, with $7,500,000 reserved for qualified entertainment companies (“QEC cap”), $7,500,000 reserved for Louisiana screenplay productions (“LA screenplay cap”), $15,000,000 reserved for independent film productions (“independent film cap”), with the remaining $120,000,000 available for general allocation to any state certified production (“general cap”); for applications received on or after July 1, 2023, the office may issue no more than $150,000,000 in tax credits in any fiscal year.</w:t>
      </w:r>
    </w:p>
    <w:p w14:paraId="35FCAF58" w14:textId="77777777" w:rsidR="00221BEE" w:rsidRPr="0053703D" w:rsidRDefault="00221BEE" w:rsidP="00221BEE">
      <w:pPr>
        <w:pStyle w:val="1"/>
      </w:pPr>
      <w:r w:rsidRPr="0053703D">
        <w:rPr>
          <w:i/>
        </w:rPr>
        <w:t>Released Credits</w:t>
      </w:r>
      <w:r w:rsidRPr="0053703D">
        <w:t>—tax credits provisionally allocated to motion picture production companies in initial certification letters, which are subsequently unused, released and made available for re-allocation or issuance by the department.</w:t>
      </w:r>
    </w:p>
    <w:p w14:paraId="39DF952A" w14:textId="77777777" w:rsidR="00803A13" w:rsidRPr="00803A13" w:rsidRDefault="00803A13" w:rsidP="00007CC6">
      <w:pPr>
        <w:pStyle w:val="1"/>
      </w:pPr>
      <w:r w:rsidRPr="00803A13">
        <w:rPr>
          <w:i/>
        </w:rPr>
        <w:t>Secretary</w:t>
      </w:r>
      <w:r w:rsidR="00D54010" w:rsidRPr="0053703D">
        <w:t>—</w:t>
      </w:r>
      <w:r w:rsidRPr="00803A13">
        <w:t>Secretary of the Department of Economic Development.</w:t>
      </w:r>
    </w:p>
    <w:p w14:paraId="516A5010" w14:textId="77777777" w:rsidR="00803A13" w:rsidRPr="00803A13" w:rsidRDefault="00D54010" w:rsidP="00007CC6">
      <w:pPr>
        <w:pStyle w:val="1"/>
      </w:pPr>
      <w:r w:rsidRPr="00714715">
        <w:rPr>
          <w:i/>
        </w:rPr>
        <w:t>Source within the State</w:t>
      </w:r>
      <w:r w:rsidRPr="0053703D">
        <w:t>—</w:t>
      </w:r>
      <w:r w:rsidRPr="00714715">
        <w:t>a physical facility in Louisiana, operating with posted business hours and employing at least one full-time equivalent employee. Procurement companies that meet the requirements of La. R.S. 47:6007(B)(30) shall constitute a “source within the state”.</w:t>
      </w:r>
    </w:p>
    <w:p w14:paraId="768E4D8D" w14:textId="77777777" w:rsidR="00803A13" w:rsidRPr="00803A13" w:rsidRDefault="00803A13" w:rsidP="00007CC6">
      <w:pPr>
        <w:pStyle w:val="1"/>
      </w:pPr>
      <w:r w:rsidRPr="00803A13">
        <w:rPr>
          <w:i/>
        </w:rPr>
        <w:t>State-Certified Production</w:t>
      </w:r>
      <w:r w:rsidRPr="00803A13">
        <w:t>―a production approved by the office and the secretary which is produced by a motion picture production company domiciled and headquartered in Louisiana and which has a viable multi-market commercial distribution plan.</w:t>
      </w:r>
    </w:p>
    <w:p w14:paraId="4C420EF6" w14:textId="77777777" w:rsidR="00803A13" w:rsidRPr="00803A13" w:rsidRDefault="00803A13" w:rsidP="00007CC6">
      <w:pPr>
        <w:pStyle w:val="1"/>
      </w:pPr>
      <w:r w:rsidRPr="00803A13">
        <w:rPr>
          <w:i/>
        </w:rPr>
        <w:lastRenderedPageBreak/>
        <w:t>Transferee</w:t>
      </w:r>
      <w:r w:rsidRPr="00803A13">
        <w:t>―an individual or entity that receives a transfer of investor tax credits.</w:t>
      </w:r>
    </w:p>
    <w:p w14:paraId="1D44CD35" w14:textId="77777777" w:rsidR="00803A13" w:rsidRPr="00803A13" w:rsidRDefault="00803A13" w:rsidP="00007CC6">
      <w:pPr>
        <w:pStyle w:val="1"/>
      </w:pPr>
      <w:r w:rsidRPr="00803A13">
        <w:rPr>
          <w:i/>
        </w:rPr>
        <w:t>Transferor</w:t>
      </w:r>
      <w:r w:rsidRPr="00803A13">
        <w:t>―an individual or entity that makes a transfer of an investor tax credit.</w:t>
      </w:r>
    </w:p>
    <w:p w14:paraId="73813BEC"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47:6007.</w:t>
      </w:r>
    </w:p>
    <w:p w14:paraId="3FE4CC7D" w14:textId="77777777" w:rsidR="00221BEE" w:rsidRDefault="00C86113" w:rsidP="00221BEE">
      <w:pPr>
        <w:pStyle w:val="HistoricalNote"/>
      </w:pPr>
      <w:r>
        <w:t>HISTORICAL</w:t>
      </w:r>
      <w:r w:rsidR="00803A13" w:rsidRPr="00803A13">
        <w:t xml:space="preserve"> NOTE:</w:t>
      </w:r>
      <w:r w:rsidR="00803A13" w:rsidRPr="00803A13">
        <w:tab/>
        <w:t>Promulgated by the Department of Economic Development, Office of Business Development, Office of Entertainment Industry Development and the Office of the Governor, Division of Administration, LR 36:53 (January 2010), amended by the Department of Economic Development, Office of Business Development, Office of Entertainment Industry Development, LR 43:300 (February 2017), LR 43:2102 (November 2017), repromulgated by the Department of Economic Development, Office of Business Dev</w:t>
      </w:r>
      <w:r w:rsidR="00221BEE">
        <w:t xml:space="preserve">elopment, LR 45:869 (July 2019), </w:t>
      </w:r>
      <w:r w:rsidR="00221BEE" w:rsidRPr="0053703D">
        <w:t>amended by the Department of Economic Development, Office of Entertain</w:t>
      </w:r>
      <w:r w:rsidR="00221BEE">
        <w:t>ment Industry Development, LR 46</w:t>
      </w:r>
      <w:r w:rsidR="00221BEE" w:rsidRPr="0053703D">
        <w:t>:</w:t>
      </w:r>
      <w:r w:rsidR="00221BEE">
        <w:t>179 (February 2020</w:t>
      </w:r>
      <w:r w:rsidR="00D54010" w:rsidRPr="00714715">
        <w:t xml:space="preserve">), </w:t>
      </w:r>
      <w:r w:rsidR="00D54010">
        <w:t>LR 48:1495 (June 2022</w:t>
      </w:r>
      <w:r w:rsidR="00B74B53" w:rsidRPr="002A1C70">
        <w:t>), LR 48:</w:t>
      </w:r>
      <w:r w:rsidR="00B74B53">
        <w:t>1915</w:t>
      </w:r>
      <w:r w:rsidR="00B74B53" w:rsidRPr="002A1C70">
        <w:t xml:space="preserve"> (July 2022</w:t>
      </w:r>
      <w:r w:rsidR="00160738" w:rsidRPr="0093693C">
        <w:t xml:space="preserve">), </w:t>
      </w:r>
      <w:r w:rsidR="00160738">
        <w:t>LR 49:2089 (December 2023).</w:t>
      </w:r>
    </w:p>
    <w:p w14:paraId="4785A5B6" w14:textId="77777777" w:rsidR="00803A13" w:rsidRPr="00803A13" w:rsidRDefault="00007CC6" w:rsidP="00007CC6">
      <w:pPr>
        <w:pStyle w:val="Section"/>
      </w:pPr>
      <w:bookmarkStart w:id="1327" w:name="_Toc530991063"/>
      <w:bookmarkStart w:id="1328" w:name="_Toc238197727"/>
      <w:r>
        <w:t>§</w:t>
      </w:r>
      <w:r w:rsidR="00803A13" w:rsidRPr="00803A13">
        <w:t>610</w:t>
      </w:r>
      <w:r w:rsidR="00C86113">
        <w:t>7.</w:t>
      </w:r>
      <w:r w:rsidR="00C86113">
        <w:tab/>
      </w:r>
      <w:r w:rsidR="00803A13" w:rsidRPr="00803A13">
        <w:t>Certification Procedures</w:t>
      </w:r>
      <w:bookmarkEnd w:id="1327"/>
      <w:bookmarkEnd w:id="1328"/>
    </w:p>
    <w:p w14:paraId="6D3309D6" w14:textId="77777777" w:rsidR="00803A13" w:rsidRPr="00803A13" w:rsidRDefault="00C86113" w:rsidP="00C86113">
      <w:pPr>
        <w:pStyle w:val="A"/>
      </w:pPr>
      <w:r>
        <w:t>A.</w:t>
      </w:r>
      <w:r>
        <w:tab/>
      </w:r>
      <w:r w:rsidR="00803A13" w:rsidRPr="00803A13">
        <w:t>Application and Expenditure Verification Report Fees</w:t>
      </w:r>
    </w:p>
    <w:p w14:paraId="5A0D44F6" w14:textId="77777777" w:rsidR="00803A13" w:rsidRPr="00803A13" w:rsidRDefault="00C86113" w:rsidP="00C86113">
      <w:pPr>
        <w:pStyle w:val="1"/>
      </w:pPr>
      <w:r>
        <w:t>1.</w:t>
      </w:r>
      <w:r>
        <w:tab/>
      </w:r>
      <w:r w:rsidR="00803A13" w:rsidRPr="00803A13">
        <w:t>An application for initial certification shall be submitted with an application fee of 0.5 percent of the estimated total tax credits, with a minimum fee of $500, and a maximum fee of $15,000, payable to the office, as required by R.S. 36:104.</w:t>
      </w:r>
    </w:p>
    <w:p w14:paraId="4A1B72B3" w14:textId="77777777" w:rsidR="00803A13" w:rsidRPr="00803A13" w:rsidRDefault="00803A13" w:rsidP="00007CC6">
      <w:pPr>
        <w:pStyle w:val="a0"/>
      </w:pPr>
      <w:r w:rsidRPr="00803A13">
        <w:t>a.</w:t>
      </w:r>
      <w:r w:rsidRPr="00803A13">
        <w:tab/>
        <w:t xml:space="preserve">All applications shall include information as required by R.S. 47:6007(D)(2)(a). </w:t>
      </w:r>
    </w:p>
    <w:p w14:paraId="1A0C14FF" w14:textId="77777777" w:rsidR="00803A13" w:rsidRPr="00803A13" w:rsidRDefault="00803A13" w:rsidP="00007CC6">
      <w:pPr>
        <w:pStyle w:val="a0"/>
        <w:rPr>
          <w:sz w:val="19"/>
          <w:szCs w:val="19"/>
        </w:rPr>
      </w:pPr>
      <w:r w:rsidRPr="00803A13">
        <w:t>b.</w:t>
      </w:r>
      <w:r w:rsidRPr="00803A13">
        <w:tab/>
        <w:t>In addition, the following program specific information is required.</w:t>
      </w:r>
    </w:p>
    <w:p w14:paraId="5C8E378D" w14:textId="77777777" w:rsidR="00803A13" w:rsidRPr="00803A13" w:rsidRDefault="00803A13" w:rsidP="00007CC6">
      <w:pPr>
        <w:pStyle w:val="i0"/>
      </w:pPr>
      <w:r w:rsidRPr="00803A13">
        <w:tab/>
        <w:t>i.</w:t>
      </w:r>
      <w:r w:rsidRPr="00803A13">
        <w:tab/>
        <w:t>Production:</w:t>
      </w:r>
    </w:p>
    <w:p w14:paraId="56F60FE9" w14:textId="77777777" w:rsidR="00803A13" w:rsidRPr="00803A13" w:rsidRDefault="00803A13" w:rsidP="00007CC6">
      <w:pPr>
        <w:pStyle w:val="a1"/>
        <w:tabs>
          <w:tab w:val="clear" w:pos="1267"/>
          <w:tab w:val="left" w:pos="1350"/>
        </w:tabs>
      </w:pPr>
      <w:r w:rsidRPr="00803A13">
        <w:t>(a).</w:t>
      </w:r>
      <w:r w:rsidRPr="00803A13">
        <w:tab/>
        <w:t>working title of the production. Should the title change, the state-certified production needs to inform the office as soon as that change is made;</w:t>
      </w:r>
    </w:p>
    <w:p w14:paraId="38CD48DE" w14:textId="77777777" w:rsidR="00803A13" w:rsidRPr="00803A13" w:rsidRDefault="00803A13" w:rsidP="00007CC6">
      <w:pPr>
        <w:pStyle w:val="a1"/>
        <w:tabs>
          <w:tab w:val="clear" w:pos="1267"/>
          <w:tab w:val="left" w:pos="1350"/>
        </w:tabs>
      </w:pPr>
      <w:r w:rsidRPr="00803A13">
        <w:t>(b).</w:t>
      </w:r>
      <w:r w:rsidRPr="00803A13">
        <w:tab/>
        <w:t>name of the requesting production company;</w:t>
      </w:r>
    </w:p>
    <w:p w14:paraId="367143B7" w14:textId="77777777" w:rsidR="00803A13" w:rsidRPr="00803A13" w:rsidRDefault="00803A13" w:rsidP="00007CC6">
      <w:pPr>
        <w:pStyle w:val="a1"/>
        <w:tabs>
          <w:tab w:val="clear" w:pos="1267"/>
          <w:tab w:val="left" w:pos="1350"/>
        </w:tabs>
      </w:pPr>
      <w:r w:rsidRPr="00803A13">
        <w:t>(c).</w:t>
      </w:r>
      <w:r w:rsidRPr="00803A13">
        <w:tab/>
        <w:t>name, telephone number, e-mail address and attesting signature of the requesting production company's contact person;</w:t>
      </w:r>
    </w:p>
    <w:p w14:paraId="323F9FDE" w14:textId="77777777" w:rsidR="00803A13" w:rsidRPr="00803A13" w:rsidRDefault="00803A13" w:rsidP="00007CC6">
      <w:pPr>
        <w:pStyle w:val="a1"/>
        <w:tabs>
          <w:tab w:val="clear" w:pos="1267"/>
          <w:tab w:val="left" w:pos="1350"/>
        </w:tabs>
      </w:pPr>
      <w:r w:rsidRPr="00803A13">
        <w:t>(d).</w:t>
      </w:r>
      <w:r w:rsidRPr="00803A13">
        <w:tab/>
        <w:t xml:space="preserve">approximate beginning and ending date of production in Louisiana; </w:t>
      </w:r>
    </w:p>
    <w:p w14:paraId="4DE4E010" w14:textId="77777777" w:rsidR="00803A13" w:rsidRPr="00803A13" w:rsidRDefault="00803A13" w:rsidP="00007CC6">
      <w:pPr>
        <w:pStyle w:val="a1"/>
        <w:tabs>
          <w:tab w:val="clear" w:pos="1267"/>
          <w:tab w:val="left" w:pos="1350"/>
        </w:tabs>
      </w:pPr>
      <w:r w:rsidRPr="00803A13">
        <w:t>(e).</w:t>
      </w:r>
      <w:r w:rsidRPr="00803A13">
        <w:tab/>
        <w:t>Louisiana office address;</w:t>
      </w:r>
    </w:p>
    <w:p w14:paraId="6074AC8A" w14:textId="77777777" w:rsidR="00803A13" w:rsidRPr="00803A13" w:rsidRDefault="00803A13" w:rsidP="00007CC6">
      <w:pPr>
        <w:pStyle w:val="a1"/>
        <w:tabs>
          <w:tab w:val="clear" w:pos="1267"/>
          <w:tab w:val="left" w:pos="1350"/>
        </w:tabs>
      </w:pPr>
      <w:r w:rsidRPr="00803A13">
        <w:t>(f).</w:t>
      </w:r>
      <w:r w:rsidRPr="00803A13">
        <w:tab/>
        <w:t>telephone number of requesting company’s Louisiana office address;</w:t>
      </w:r>
    </w:p>
    <w:p w14:paraId="770C0518" w14:textId="77777777" w:rsidR="00803A13" w:rsidRPr="00803A13" w:rsidRDefault="00803A13" w:rsidP="00007CC6">
      <w:pPr>
        <w:pStyle w:val="a1"/>
        <w:tabs>
          <w:tab w:val="clear" w:pos="1267"/>
          <w:tab w:val="left" w:pos="1350"/>
        </w:tabs>
      </w:pPr>
      <w:r w:rsidRPr="00803A13">
        <w:t>(g).</w:t>
      </w:r>
      <w:r w:rsidRPr="00803A13">
        <w:tab/>
        <w:t>estimated total production-related costs of production;</w:t>
      </w:r>
    </w:p>
    <w:p w14:paraId="232C5731" w14:textId="77777777" w:rsidR="00803A13" w:rsidRPr="00803A13" w:rsidRDefault="00803A13" w:rsidP="00007CC6">
      <w:pPr>
        <w:pStyle w:val="a1"/>
        <w:tabs>
          <w:tab w:val="clear" w:pos="1267"/>
          <w:tab w:val="left" w:pos="1350"/>
        </w:tabs>
      </w:pPr>
      <w:r w:rsidRPr="00803A13">
        <w:t>(h).</w:t>
      </w:r>
      <w:r w:rsidRPr="00803A13">
        <w:tab/>
        <w:t>estimated total amount of production-related costs to be expended in Louisiana;</w:t>
      </w:r>
    </w:p>
    <w:p w14:paraId="7719B4CF" w14:textId="77777777" w:rsidR="00803A13" w:rsidRPr="00803A13" w:rsidRDefault="00803A13" w:rsidP="00007CC6">
      <w:pPr>
        <w:pStyle w:val="a1"/>
        <w:tabs>
          <w:tab w:val="clear" w:pos="1267"/>
          <w:tab w:val="left" w:pos="1350"/>
        </w:tabs>
      </w:pPr>
      <w:r w:rsidRPr="00803A13">
        <w:t>(i).</w:t>
      </w:r>
      <w:r w:rsidRPr="00803A13">
        <w:tab/>
        <w:t xml:space="preserve">estimated total payroll to be paid by the requesting production company to Louisiana residents employed by the requesting production company in connection with the production; </w:t>
      </w:r>
    </w:p>
    <w:p w14:paraId="303A6A60" w14:textId="77777777" w:rsidR="00803A13" w:rsidRPr="00803A13" w:rsidRDefault="00803A13" w:rsidP="00007CC6">
      <w:pPr>
        <w:pStyle w:val="a1"/>
        <w:tabs>
          <w:tab w:val="clear" w:pos="1267"/>
          <w:tab w:val="left" w:pos="1350"/>
        </w:tabs>
      </w:pPr>
      <w:r w:rsidRPr="00803A13">
        <w:t>(j).</w:t>
      </w:r>
      <w:r w:rsidRPr="00803A13">
        <w:tab/>
        <w:t>a preliminary budget including the estimated Louisiana payroll and estimated in-state investment;</w:t>
      </w:r>
    </w:p>
    <w:p w14:paraId="4C0FC468" w14:textId="77777777" w:rsidR="00803A13" w:rsidRPr="00803A13" w:rsidRDefault="00803A13" w:rsidP="00007CC6">
      <w:pPr>
        <w:pStyle w:val="a1"/>
        <w:tabs>
          <w:tab w:val="clear" w:pos="1267"/>
          <w:tab w:val="left" w:pos="1350"/>
        </w:tabs>
      </w:pPr>
      <w:r w:rsidRPr="00803A13">
        <w:t>(k).</w:t>
      </w:r>
      <w:r w:rsidRPr="00803A13">
        <w:tab/>
        <w:t xml:space="preserve">a copy of script (including synopsis) will be made available to OEID and subsequently returned to the applicant; </w:t>
      </w:r>
    </w:p>
    <w:p w14:paraId="13EEBA54" w14:textId="77777777" w:rsidR="00803A13" w:rsidRPr="00803A13" w:rsidRDefault="00803A13" w:rsidP="00007CC6">
      <w:pPr>
        <w:pStyle w:val="a1"/>
        <w:tabs>
          <w:tab w:val="clear" w:pos="1267"/>
          <w:tab w:val="left" w:pos="1350"/>
        </w:tabs>
      </w:pPr>
      <w:r w:rsidRPr="00803A13">
        <w:t>(l).</w:t>
      </w:r>
      <w:r w:rsidRPr="00803A13">
        <w:tab/>
        <w:t>list of principal creative elements such as principal cast, producer, and director; and</w:t>
      </w:r>
    </w:p>
    <w:p w14:paraId="486ED53F" w14:textId="77777777" w:rsidR="00803A13" w:rsidRPr="00803A13" w:rsidRDefault="00803A13" w:rsidP="00007CC6">
      <w:pPr>
        <w:pStyle w:val="a1"/>
        <w:tabs>
          <w:tab w:val="clear" w:pos="1267"/>
          <w:tab w:val="left" w:pos="1350"/>
        </w:tabs>
      </w:pPr>
      <w:r w:rsidRPr="00803A13">
        <w:t>(m).</w:t>
      </w:r>
      <w:r w:rsidRPr="00803A13">
        <w:tab/>
        <w:t>facts sufficient for the office and the department to determine each of the following:</w:t>
      </w:r>
    </w:p>
    <w:p w14:paraId="5EF7BC95" w14:textId="77777777" w:rsidR="00803A13" w:rsidRPr="00803A13" w:rsidRDefault="00803A13" w:rsidP="00007CC6">
      <w:pPr>
        <w:pStyle w:val="i"/>
      </w:pPr>
      <w:r w:rsidRPr="00803A13">
        <w:tab/>
        <w:t>(i).</w:t>
      </w:r>
      <w:r w:rsidRPr="00803A13">
        <w:tab/>
        <w:t>that the requesting production company is a motion picture production company as defined in R.S. 47:6007(B)(6);</w:t>
      </w:r>
    </w:p>
    <w:p w14:paraId="610A9324" w14:textId="77777777" w:rsidR="00803A13" w:rsidRPr="00803A13" w:rsidRDefault="00803A13" w:rsidP="00007CC6">
      <w:pPr>
        <w:pStyle w:val="i"/>
      </w:pPr>
      <w:r w:rsidRPr="00803A13">
        <w:tab/>
        <w:t>(ii).</w:t>
      </w:r>
      <w:r w:rsidRPr="00803A13">
        <w:tab/>
        <w:t>that the requesting production company is domiciled and headquartered in Louisiana; and</w:t>
      </w:r>
    </w:p>
    <w:p w14:paraId="6DBBC54F" w14:textId="77777777" w:rsidR="00803A13" w:rsidRPr="00803A13" w:rsidRDefault="00803A13" w:rsidP="00007CC6">
      <w:pPr>
        <w:pStyle w:val="i"/>
      </w:pPr>
      <w:r w:rsidRPr="00803A13">
        <w:tab/>
        <w:t>(iii).</w:t>
      </w:r>
      <w:r w:rsidRPr="00803A13">
        <w:tab/>
        <w:t>that the requesting production company has either a viable multi market distribution plan or a signed distribution agreement with either a major theatrical exhibitor, television network or cable television programmer for distribution of the production.</w:t>
      </w:r>
    </w:p>
    <w:p w14:paraId="578D63DB" w14:textId="77777777" w:rsidR="00803A13" w:rsidRPr="00803A13" w:rsidRDefault="00803A13" w:rsidP="00007CC6">
      <w:pPr>
        <w:pStyle w:val="a0"/>
      </w:pPr>
      <w:r w:rsidRPr="00803A13">
        <w:t>c.</w:t>
      </w:r>
      <w:r w:rsidRPr="00803A13">
        <w:tab/>
        <w:t>Expenditure Verification Report Fee. The department shall directly engage and assign a CPA to prepare an expenditure verification report on an applicant’s cost report of production or project expenditures. Applicants shall submit an advance deposit at the time of application, and shall later be assessed the department’s actual cost based upon an hourly rate not to exceed $250, in the amounts set forth below:</w:t>
      </w:r>
    </w:p>
    <w:p w14:paraId="663CA1A5" w14:textId="77777777" w:rsidR="00803A13" w:rsidRPr="00803A13" w:rsidRDefault="00803A13" w:rsidP="00007CC6">
      <w:pPr>
        <w:pStyle w:val="i0"/>
      </w:pPr>
      <w:r w:rsidRPr="00803A13">
        <w:tab/>
        <w:t>i.</w:t>
      </w:r>
      <w:r w:rsidRPr="00803A13">
        <w:tab/>
        <w:t>for applicants with project expenditures greater than $50,000 but less than $300,000, an advance deposit of $5,000, with a maximum fee of $10,000;</w:t>
      </w:r>
    </w:p>
    <w:p w14:paraId="3F123605" w14:textId="77777777" w:rsidR="00803A13" w:rsidRPr="00803A13" w:rsidRDefault="00803A13" w:rsidP="00007CC6">
      <w:pPr>
        <w:pStyle w:val="i0"/>
      </w:pPr>
      <w:r w:rsidRPr="00803A13">
        <w:tab/>
        <w:t>ii.</w:t>
      </w:r>
      <w:r w:rsidRPr="00803A13">
        <w:tab/>
        <w:t>for applicants with project expenditures greater than $300,000 but less than $25,000,000, an advance deposit of $7,500, with a maximum fee of $15,000;</w:t>
      </w:r>
    </w:p>
    <w:p w14:paraId="38AF3A0E" w14:textId="77777777" w:rsidR="00803A13" w:rsidRPr="00803A13" w:rsidRDefault="00803A13" w:rsidP="00007CC6">
      <w:pPr>
        <w:pStyle w:val="i0"/>
      </w:pPr>
      <w:r w:rsidRPr="00803A13">
        <w:tab/>
        <w:t>iii.</w:t>
      </w:r>
      <w:r w:rsidRPr="00803A13">
        <w:tab/>
        <w:t>for applicants with project expenditures greater than $25,000,000, an advance deposit of $15,000, with a maximum fee of $25,000;</w:t>
      </w:r>
    </w:p>
    <w:p w14:paraId="3552F591" w14:textId="77777777" w:rsidR="00803A13" w:rsidRPr="00803A13" w:rsidRDefault="00803A13" w:rsidP="00007CC6">
      <w:pPr>
        <w:pStyle w:val="i0"/>
      </w:pPr>
      <w:r w:rsidRPr="00803A13">
        <w:tab/>
        <w:t>iv.</w:t>
      </w:r>
      <w:r w:rsidRPr="00803A13">
        <w:tab/>
        <w:t>if CPA actual costs exceed the advance deposit, the applicant will be billed and LED will not issue any pending final certification letter until receipt of any outstanding balance. Any unused balance shall be refunded to the applicant within 60 days following receipt of CPA’s final invoice and payment of all CPA costs;</w:t>
      </w:r>
    </w:p>
    <w:p w14:paraId="4AA38448" w14:textId="77777777" w:rsidR="00803A13" w:rsidRPr="00803A13" w:rsidRDefault="00803A13" w:rsidP="00007CC6">
      <w:pPr>
        <w:pStyle w:val="i0"/>
      </w:pPr>
      <w:r w:rsidRPr="00803A13">
        <w:tab/>
        <w:t>v.</w:t>
      </w:r>
      <w:r w:rsidRPr="00803A13">
        <w:tab/>
        <w:t>if at the time of application for initial certification, the department is notified that post-production activities will take place in Louisiana, and subsequently such activities are performed in Louisiana, a supplemental request for certification of expenditures directly relating to such post-production activity may be submitted. An advance deposit fee of $7,500 shall be due at time of request for a supplemental verification report, and applicant will again be liable for the actual costs subject to the conditions set forth above.</w:t>
      </w:r>
    </w:p>
    <w:p w14:paraId="7E16985E" w14:textId="77777777" w:rsidR="00803A13" w:rsidRPr="00803A13" w:rsidRDefault="00C86113" w:rsidP="00C86113">
      <w:pPr>
        <w:pStyle w:val="1"/>
      </w:pPr>
      <w:r>
        <w:t>2.</w:t>
      </w:r>
      <w:r>
        <w:tab/>
      </w:r>
      <w:r w:rsidR="00803A13" w:rsidRPr="00803A13">
        <w:t>All applicants shall participate in a career based learning and training program approved by the office. To meet this requirement, at the time of application, applicants may choose a method of participation from the list below:</w:t>
      </w:r>
    </w:p>
    <w:p w14:paraId="43E042A9" w14:textId="77777777" w:rsidR="00803A13" w:rsidRPr="00803A13" w:rsidRDefault="00803A13" w:rsidP="00007CC6">
      <w:pPr>
        <w:pStyle w:val="a0"/>
      </w:pPr>
      <w:r w:rsidRPr="00803A13">
        <w:lastRenderedPageBreak/>
        <w:t>a.</w:t>
      </w:r>
      <w:r w:rsidRPr="00803A13">
        <w:tab/>
        <w:t>provide a minimum of 3 paid internship positions provided to students enrolled in an accredited high school, community college, university or qualified community based program, for a minimum of 75 hours per student and a total of 225 hours; or</w:t>
      </w:r>
    </w:p>
    <w:p w14:paraId="0D6A389F" w14:textId="77777777" w:rsidR="00803A13" w:rsidRPr="00803A13" w:rsidRDefault="00803A13" w:rsidP="00007CC6">
      <w:pPr>
        <w:pStyle w:val="a0"/>
      </w:pPr>
      <w:r w:rsidRPr="00803A13">
        <w:t>b.</w:t>
      </w:r>
      <w:r w:rsidRPr="00803A13">
        <w:tab/>
        <w:t>a minimum of 8 hours of classroom workshop provided to students enrolled in an accredited high school, community college, university or qualified community based program; or</w:t>
      </w:r>
    </w:p>
    <w:p w14:paraId="3F0ADC77" w14:textId="77777777" w:rsidR="00803A13" w:rsidRPr="00803A13" w:rsidRDefault="00803A13" w:rsidP="00007CC6">
      <w:pPr>
        <w:pStyle w:val="a0"/>
      </w:pPr>
      <w:r w:rsidRPr="00803A13">
        <w:t>c.</w:t>
      </w:r>
      <w:r w:rsidRPr="00803A13">
        <w:tab/>
        <w:t>a minimum of 8 hours of studio employment and professional skills tour provided to students enrolled in high school, community college, university or qualified community based program; or</w:t>
      </w:r>
    </w:p>
    <w:p w14:paraId="1EB89D9F" w14:textId="77777777" w:rsidR="00803A13" w:rsidRPr="00803A13" w:rsidRDefault="00803A13" w:rsidP="00007CC6">
      <w:pPr>
        <w:pStyle w:val="a0"/>
      </w:pPr>
      <w:r w:rsidRPr="00803A13">
        <w:t>d.</w:t>
      </w:r>
      <w:r w:rsidRPr="00803A13">
        <w:tab/>
        <w:t>a minimum of 8 hours of continuing education for educators or faculty to observe the set operations, post production and other specialized departments;</w:t>
      </w:r>
    </w:p>
    <w:p w14:paraId="2B838ED1" w14:textId="77777777" w:rsidR="00803A13" w:rsidRPr="00803A13" w:rsidRDefault="00803A13" w:rsidP="00007CC6">
      <w:pPr>
        <w:pStyle w:val="a0"/>
      </w:pPr>
      <w:r w:rsidRPr="00803A13">
        <w:t>e.</w:t>
      </w:r>
      <w:r w:rsidRPr="00803A13">
        <w:tab/>
        <w:t>financial contribution or donation to a specific local educational agency or higher education institution specializing in arts, media and entertainment career oriented program. Financial contributions calculated at 0.25 percent of the estimated tax credit reservation; or</w:t>
      </w:r>
    </w:p>
    <w:p w14:paraId="710AA849" w14:textId="77777777" w:rsidR="00803A13" w:rsidRDefault="00803A13" w:rsidP="00007CC6">
      <w:pPr>
        <w:pStyle w:val="a0"/>
      </w:pPr>
      <w:r w:rsidRPr="00803A13">
        <w:t>f.</w:t>
      </w:r>
      <w:r w:rsidRPr="00803A13">
        <w:tab/>
        <w:t>other method of participation approved by the office.</w:t>
      </w:r>
    </w:p>
    <w:p w14:paraId="40E6F9D9" w14:textId="77777777" w:rsidR="003570E1" w:rsidRPr="00714715" w:rsidRDefault="003570E1" w:rsidP="003570E1">
      <w:pPr>
        <w:pStyle w:val="1"/>
      </w:pPr>
      <w:r w:rsidRPr="00714715">
        <w:t>3.</w:t>
      </w:r>
      <w:r w:rsidRPr="00714715">
        <w:tab/>
        <w:t xml:space="preserve">An application is not deemed to be complete until all information requested and required fees are received by LED. Required fees include both an application fee and an expenditure verification deposit fee. </w:t>
      </w:r>
    </w:p>
    <w:p w14:paraId="780BC116" w14:textId="77777777" w:rsidR="003570E1" w:rsidRPr="00714715" w:rsidRDefault="003570E1" w:rsidP="003570E1">
      <w:pPr>
        <w:pStyle w:val="A"/>
      </w:pPr>
      <w:r w:rsidRPr="00714715">
        <w:t>B.</w:t>
      </w:r>
      <w:r w:rsidRPr="00714715">
        <w:tab/>
      </w:r>
      <w:r w:rsidR="00160738" w:rsidRPr="00160738">
        <w:t>Qualification. The office and the secretary shall determine whether a production qualifies for certification, by meeting all requirements of R.S. 47:6007 and these regulations, and taking the following factors into consideration:</w:t>
      </w:r>
    </w:p>
    <w:p w14:paraId="75FB5F3A" w14:textId="77777777" w:rsidR="003570E1" w:rsidRPr="00714715" w:rsidRDefault="003570E1" w:rsidP="003570E1">
      <w:pPr>
        <w:pStyle w:val="1"/>
      </w:pPr>
      <w:r w:rsidRPr="00714715">
        <w:t>1.</w:t>
      </w:r>
      <w:r w:rsidRPr="00714715">
        <w:tab/>
        <w:t>the impact of the production on the immediate and long-term objectives of R.S. 47:6007;</w:t>
      </w:r>
    </w:p>
    <w:p w14:paraId="47812630" w14:textId="77777777" w:rsidR="003570E1" w:rsidRPr="00714715" w:rsidRDefault="003570E1" w:rsidP="003570E1">
      <w:pPr>
        <w:pStyle w:val="1"/>
      </w:pPr>
      <w:r w:rsidRPr="00714715">
        <w:t>2.</w:t>
      </w:r>
      <w:r w:rsidRPr="00714715">
        <w:tab/>
        <w:t>the impact of the production on the employment of Louisiana residents;</w:t>
      </w:r>
    </w:p>
    <w:p w14:paraId="40A2CB7D" w14:textId="77777777" w:rsidR="003570E1" w:rsidRPr="00803A13" w:rsidRDefault="003570E1" w:rsidP="003570E1">
      <w:pPr>
        <w:pStyle w:val="1"/>
        <w:rPr>
          <w:rFonts w:ascii="Verdana" w:hAnsi="Verdana"/>
          <w:sz w:val="19"/>
          <w:szCs w:val="19"/>
        </w:rPr>
      </w:pPr>
      <w:r w:rsidRPr="00714715">
        <w:t>3.</w:t>
      </w:r>
      <w:r w:rsidRPr="00714715">
        <w:tab/>
        <w:t>the impact of the production on the overall economy of the state.</w:t>
      </w:r>
    </w:p>
    <w:p w14:paraId="40656243" w14:textId="77777777" w:rsidR="00803A13" w:rsidRPr="00803A13" w:rsidRDefault="00C86113" w:rsidP="00C86113">
      <w:pPr>
        <w:pStyle w:val="A"/>
      </w:pPr>
      <w:r>
        <w:t>C.</w:t>
      </w:r>
      <w:r>
        <w:tab/>
      </w:r>
      <w:r w:rsidR="00803A13" w:rsidRPr="00803A13">
        <w:t>Initial Certification</w:t>
      </w:r>
    </w:p>
    <w:p w14:paraId="0C7774BE" w14:textId="77777777" w:rsidR="00160738" w:rsidRPr="0093693C" w:rsidRDefault="00C86113" w:rsidP="00160738">
      <w:pPr>
        <w:pStyle w:val="1"/>
      </w:pPr>
      <w:r>
        <w:t>1.</w:t>
      </w:r>
      <w:r>
        <w:tab/>
      </w:r>
      <w:r w:rsidR="00160738" w:rsidRPr="0093693C">
        <w:t>Application Review Process and Reservation of Tax Credits</w:t>
      </w:r>
    </w:p>
    <w:p w14:paraId="5DC64CAD" w14:textId="77777777" w:rsidR="00160738" w:rsidRPr="0093693C" w:rsidRDefault="00160738" w:rsidP="00160738">
      <w:pPr>
        <w:pStyle w:val="a0"/>
      </w:pPr>
      <w:r w:rsidRPr="0093693C">
        <w:t>a.</w:t>
      </w:r>
      <w:r w:rsidRPr="0093693C">
        <w:tab/>
        <w:t>Project-Based Production Tax Credit</w:t>
      </w:r>
      <w:r w:rsidRPr="0093693C">
        <w:sym w:font="Symbol" w:char="F0BE"/>
      </w:r>
      <w:r w:rsidRPr="0093693C">
        <w:t>For Applications Submitted prior to July 1, 2017</w:t>
      </w:r>
    </w:p>
    <w:p w14:paraId="1B7876C5" w14:textId="77777777" w:rsidR="00160738" w:rsidRPr="0093693C" w:rsidRDefault="00160738" w:rsidP="00160738">
      <w:pPr>
        <w:pStyle w:val="i0"/>
      </w:pPr>
      <w:r>
        <w:tab/>
      </w:r>
      <w:r w:rsidRPr="0093693C">
        <w:t>i.</w:t>
      </w:r>
      <w:r w:rsidRPr="0093693C">
        <w:tab/>
        <w:t>After review and upon a determination of qualification, the office and the secretary shall issue an initial certification letter indicating the amount of tax credits certified for the state certified production, or a written denial.</w:t>
      </w:r>
    </w:p>
    <w:p w14:paraId="777128F2" w14:textId="77777777" w:rsidR="00160738" w:rsidRPr="0093693C" w:rsidRDefault="00160738" w:rsidP="00160738">
      <w:pPr>
        <w:pStyle w:val="a0"/>
      </w:pPr>
      <w:r w:rsidRPr="0093693C">
        <w:t>b.</w:t>
      </w:r>
      <w:r w:rsidRPr="0093693C">
        <w:tab/>
        <w:t>Project-Based Production Tax Credit</w:t>
      </w:r>
      <w:r w:rsidRPr="0093693C">
        <w:sym w:font="Symbol" w:char="F0BE"/>
      </w:r>
      <w:r w:rsidRPr="0093693C">
        <w:t xml:space="preserve">for Applications </w:t>
      </w:r>
      <w:r>
        <w:t>s</w:t>
      </w:r>
      <w:r w:rsidRPr="0093693C">
        <w:t>ubmitted on or after July 1, 2017 but prior to July 1, 2023:</w:t>
      </w:r>
    </w:p>
    <w:p w14:paraId="4B3CD3C2" w14:textId="77777777" w:rsidR="00160738" w:rsidRPr="0093693C" w:rsidRDefault="00160738" w:rsidP="00160738">
      <w:pPr>
        <w:pStyle w:val="i0"/>
      </w:pPr>
      <w:r>
        <w:tab/>
      </w:r>
      <w:r w:rsidRPr="0093693C">
        <w:t>i.</w:t>
      </w:r>
      <w:r w:rsidRPr="0093693C">
        <w:tab/>
        <w:t>Beginning July 1, 2017 and thereafter, the office will accept and review applications on a monthly basis. All applications received by the 15th of the month will be treated as received on the last business day of the month (“monthly initial certification pool”) and processed accordingly.</w:t>
      </w:r>
    </w:p>
    <w:p w14:paraId="77949F73" w14:textId="77777777" w:rsidR="00160738" w:rsidRPr="0093693C" w:rsidRDefault="00160738" w:rsidP="00160738">
      <w:pPr>
        <w:pStyle w:val="i0"/>
      </w:pPr>
      <w:r>
        <w:tab/>
      </w:r>
      <w:r w:rsidRPr="0093693C">
        <w:t>ii.</w:t>
      </w:r>
      <w:r w:rsidRPr="0093693C">
        <w:tab/>
        <w:t>After review and upon determination of qualification, the office and the secretary shall issue an initial certification letter, or a written denial. The initial certification letter will provisionally allocate tax credits based upon expected the cost report submission date and availability of tax credits in any given year.</w:t>
      </w:r>
    </w:p>
    <w:p w14:paraId="1BB60726" w14:textId="77777777" w:rsidR="00160738" w:rsidRPr="0093693C" w:rsidRDefault="00160738" w:rsidP="00160738">
      <w:pPr>
        <w:pStyle w:val="a0"/>
      </w:pPr>
      <w:r w:rsidRPr="0093693C">
        <w:t>c.</w:t>
      </w:r>
      <w:r>
        <w:tab/>
      </w:r>
      <w:r w:rsidRPr="0093693C">
        <w:t>Project-Based Production Tax Credit</w:t>
      </w:r>
      <w:r w:rsidRPr="0093693C">
        <w:sym w:font="Symbol" w:char="F0BE"/>
      </w:r>
      <w:r w:rsidRPr="0093693C">
        <w:t>for Applications Submitted on or after July 1, 2023</w:t>
      </w:r>
    </w:p>
    <w:p w14:paraId="313D06C3" w14:textId="77777777" w:rsidR="00160738" w:rsidRPr="0093693C" w:rsidRDefault="00160738" w:rsidP="00160738">
      <w:pPr>
        <w:pStyle w:val="i0"/>
      </w:pPr>
      <w:r>
        <w:tab/>
      </w:r>
      <w:r w:rsidRPr="0093693C">
        <w:t>i.</w:t>
      </w:r>
      <w:r w:rsidRPr="0093693C">
        <w:tab/>
        <w:t>Beginning July 1, 2023 and thereafter, the office will accept and review applications on a monthly basis. All applications received by the 15th of the month will be treated as received on the last business day of the month (“monthly initial certification pool”) and processed accordingly.</w:t>
      </w:r>
    </w:p>
    <w:p w14:paraId="0D392509" w14:textId="77777777" w:rsidR="00803A13" w:rsidRPr="00803A13" w:rsidRDefault="00160738" w:rsidP="00160738">
      <w:pPr>
        <w:pStyle w:val="i0"/>
      </w:pPr>
      <w:r>
        <w:tab/>
      </w:r>
      <w:r w:rsidRPr="0093693C">
        <w:t>ii.</w:t>
      </w:r>
      <w:r w:rsidRPr="0093693C">
        <w:tab/>
        <w:t>After review and upon determination of qualification, the office and the secretary shall issue an initial certification letter, or a written denial.</w:t>
      </w:r>
    </w:p>
    <w:p w14:paraId="644E749A" w14:textId="77777777" w:rsidR="00160738" w:rsidRPr="0093693C" w:rsidRDefault="00C86113" w:rsidP="00160738">
      <w:pPr>
        <w:pStyle w:val="1"/>
      </w:pPr>
      <w:r>
        <w:t>2.</w:t>
      </w:r>
      <w:r>
        <w:tab/>
      </w:r>
      <w:r w:rsidR="00160738" w:rsidRPr="0093693C">
        <w:t>Additional information may be requested by the office or the department in order to make a determination of eligibility for the program.</w:t>
      </w:r>
    </w:p>
    <w:p w14:paraId="30DC29D6" w14:textId="77777777" w:rsidR="00803A13" w:rsidRPr="00803A13" w:rsidRDefault="00160738" w:rsidP="00160738">
      <w:pPr>
        <w:pStyle w:val="1"/>
      </w:pPr>
      <w:r w:rsidRPr="0093693C">
        <w:t>3.</w:t>
      </w:r>
      <w:r w:rsidRPr="0093693C">
        <w:tab/>
        <w:t>Cap Management</w:t>
      </w:r>
      <w:r w:rsidRPr="0093693C">
        <w:sym w:font="Symbol" w:char="F0BE"/>
      </w:r>
      <w:r w:rsidRPr="0093693C">
        <w:t>Phase 1</w:t>
      </w:r>
      <w:r w:rsidRPr="0093693C">
        <w:sym w:font="Symbol" w:char="F0BE"/>
      </w:r>
      <w:r w:rsidRPr="0093693C">
        <w:t>Initial Certification</w:t>
      </w:r>
      <w:r w:rsidRPr="0093693C">
        <w:sym w:font="Symbol" w:char="F0BE"/>
      </w:r>
      <w:r>
        <w:t>Tentative Reservation</w:t>
      </w:r>
      <w:r w:rsidRPr="0093693C">
        <w:sym w:font="Symbol" w:char="F0BE"/>
      </w:r>
      <w:r w:rsidRPr="0093693C">
        <w:t>for applications received on or after July 1, 2017 and prior to July 1, 2023</w:t>
      </w:r>
    </w:p>
    <w:p w14:paraId="093DD42E" w14:textId="77777777" w:rsidR="00803A13" w:rsidRPr="00803A13" w:rsidRDefault="00803A13" w:rsidP="00007CC6">
      <w:pPr>
        <w:pStyle w:val="a0"/>
      </w:pPr>
      <w:r w:rsidRPr="00803A13">
        <w:t>a.</w:t>
      </w:r>
      <w:r w:rsidRPr="00803A13">
        <w:tab/>
        <w:t>The reservation of tax credits shall be administered on a first come, first serve basis, until any of the caps have been met:</w:t>
      </w:r>
    </w:p>
    <w:p w14:paraId="2401AF98" w14:textId="77777777" w:rsidR="00803A13" w:rsidRPr="00803A13" w:rsidRDefault="00803A13" w:rsidP="00007CC6">
      <w:pPr>
        <w:pStyle w:val="i0"/>
      </w:pPr>
      <w:r w:rsidRPr="00803A13">
        <w:tab/>
        <w:t>i.</w:t>
      </w:r>
      <w:r w:rsidRPr="00803A13">
        <w:tab/>
        <w:t>QEC;</w:t>
      </w:r>
    </w:p>
    <w:p w14:paraId="6FBA2D9D" w14:textId="77777777" w:rsidR="00803A13" w:rsidRPr="00803A13" w:rsidRDefault="00803A13" w:rsidP="00007CC6">
      <w:pPr>
        <w:pStyle w:val="i0"/>
      </w:pPr>
      <w:r w:rsidRPr="00803A13">
        <w:tab/>
        <w:t>ii.</w:t>
      </w:r>
      <w:r w:rsidRPr="00803A13">
        <w:tab/>
        <w:t>LA screenplay;</w:t>
      </w:r>
    </w:p>
    <w:p w14:paraId="5474C03E" w14:textId="77777777" w:rsidR="00803A13" w:rsidRPr="00803A13" w:rsidRDefault="00803A13" w:rsidP="00007CC6">
      <w:pPr>
        <w:pStyle w:val="i0"/>
      </w:pPr>
      <w:r w:rsidRPr="00803A13">
        <w:tab/>
        <w:t>iii.</w:t>
      </w:r>
      <w:r w:rsidRPr="00803A13">
        <w:tab/>
        <w:t>independent film;</w:t>
      </w:r>
    </w:p>
    <w:p w14:paraId="1DFFED0E" w14:textId="77777777" w:rsidR="00803A13" w:rsidRPr="00803A13" w:rsidRDefault="00803A13" w:rsidP="00007CC6">
      <w:pPr>
        <w:pStyle w:val="i0"/>
      </w:pPr>
      <w:r w:rsidRPr="00803A13">
        <w:tab/>
        <w:t>iv.</w:t>
      </w:r>
      <w:r w:rsidRPr="00803A13">
        <w:tab/>
        <w:t xml:space="preserve">general; or </w:t>
      </w:r>
    </w:p>
    <w:p w14:paraId="7E360674" w14:textId="77777777" w:rsidR="00803A13" w:rsidRPr="00803A13" w:rsidRDefault="00803A13" w:rsidP="00007CC6">
      <w:pPr>
        <w:pStyle w:val="i0"/>
      </w:pPr>
      <w:r w:rsidRPr="00803A13">
        <w:tab/>
        <w:t>iv.</w:t>
      </w:r>
      <w:r w:rsidRPr="00803A13">
        <w:tab/>
        <w:t xml:space="preserve">total cap. </w:t>
      </w:r>
    </w:p>
    <w:p w14:paraId="79A27E35" w14:textId="77777777" w:rsidR="00803A13" w:rsidRPr="00803A13" w:rsidRDefault="00803A13" w:rsidP="00007CC6">
      <w:pPr>
        <w:pStyle w:val="a0"/>
      </w:pPr>
      <w:r w:rsidRPr="00803A13">
        <w:t>b.</w:t>
      </w:r>
      <w:r w:rsidRPr="00803A13">
        <w:tab/>
        <w:t>Qualifying LA screenplay or independent film projects shall be allocated credits first from the available LA screenplay or independent film caps. On the day that the LA screenplay or independent film caps are met, credits shall be reserved from any remaining general cap.</w:t>
      </w:r>
    </w:p>
    <w:p w14:paraId="69D0B103" w14:textId="77777777" w:rsidR="00803A13" w:rsidRPr="00803A13" w:rsidRDefault="00803A13" w:rsidP="00007CC6">
      <w:pPr>
        <w:pStyle w:val="a0"/>
      </w:pPr>
      <w:r w:rsidRPr="00803A13">
        <w:t>c.</w:t>
      </w:r>
      <w:r w:rsidRPr="00803A13">
        <w:tab/>
        <w:t>If the LA screenplay and independent film caps have not been met by April 30 of any year, any residual amount of unreserved credits may be available for general allocation by the office, in addition to any residual general cap.</w:t>
      </w:r>
    </w:p>
    <w:p w14:paraId="0623A060" w14:textId="77777777" w:rsidR="00803A13" w:rsidRPr="00803A13" w:rsidRDefault="00803A13" w:rsidP="00007CC6">
      <w:pPr>
        <w:pStyle w:val="a0"/>
      </w:pPr>
      <w:r w:rsidRPr="00803A13">
        <w:t>d.</w:t>
      </w:r>
      <w:r w:rsidRPr="00803A13">
        <w:tab/>
        <w:t>If the QEC cap is not met in any fiscal year, any residual unreserved credits shall carry forward for use by QEC’s in subsequent years.</w:t>
      </w:r>
    </w:p>
    <w:p w14:paraId="1FCC4603" w14:textId="77777777" w:rsidR="00803A13" w:rsidRPr="00803A13" w:rsidRDefault="00803A13" w:rsidP="00007CC6">
      <w:pPr>
        <w:pStyle w:val="a0"/>
      </w:pPr>
      <w:r w:rsidRPr="00803A13">
        <w:t>e.</w:t>
      </w:r>
      <w:r w:rsidRPr="00803A13">
        <w:tab/>
        <w:t xml:space="preserve">On the day that the total or general cap is reached, the credits remaining for allocation shall be reserved on a </w:t>
      </w:r>
      <w:r w:rsidRPr="00803A13">
        <w:lastRenderedPageBreak/>
        <w:t>prorated basis amongst the monthly initial certification submission pool.</w:t>
      </w:r>
    </w:p>
    <w:p w14:paraId="7AA6B156" w14:textId="77777777" w:rsidR="00803A13" w:rsidRPr="00803A13" w:rsidRDefault="00803A13" w:rsidP="00007CC6">
      <w:pPr>
        <w:pStyle w:val="a0"/>
      </w:pPr>
      <w:r w:rsidRPr="00803A13">
        <w:t>f.</w:t>
      </w:r>
      <w:r w:rsidRPr="00803A13">
        <w:tab/>
        <w:t>If the total amount of credits applied for in any particular year exceeds the total or general cap for that year, the excess shall be treated as having been applied for on the first day of the subsequent year.</w:t>
      </w:r>
    </w:p>
    <w:p w14:paraId="67EE1EAF" w14:textId="77777777" w:rsidR="00803A13" w:rsidRPr="00803A13" w:rsidRDefault="00C86113" w:rsidP="00C86113">
      <w:pPr>
        <w:pStyle w:val="1"/>
      </w:pPr>
      <w:r>
        <w:t>4.</w:t>
      </w:r>
      <w:r>
        <w:tab/>
      </w:r>
      <w:r w:rsidR="00803A13" w:rsidRPr="00803A13">
        <w:t>Duration of Effect</w:t>
      </w:r>
      <w:r w:rsidR="00803A13" w:rsidRPr="00803A13">
        <w:sym w:font="Symbol" w:char="F0BE"/>
      </w:r>
      <w:r w:rsidR="00803A13" w:rsidRPr="00803A13">
        <w:t>for Applications Submitted prior to July 1, 2017</w:t>
      </w:r>
    </w:p>
    <w:p w14:paraId="351C15E3" w14:textId="77777777" w:rsidR="00803A13" w:rsidRPr="00803A13" w:rsidRDefault="00803A13" w:rsidP="00007CC6">
      <w:pPr>
        <w:pStyle w:val="a0"/>
      </w:pPr>
      <w:r w:rsidRPr="00803A13">
        <w:t>a.</w:t>
      </w:r>
      <w:r w:rsidRPr="00803A13">
        <w:tab/>
        <w:t>Once an initial certificate is issued by the office, the department (and the division where appropriate), the applicant or official representative must countersign and return an original to the office, within 30 business days, acknowledging initial certification status.</w:t>
      </w:r>
    </w:p>
    <w:p w14:paraId="1180780A" w14:textId="77777777" w:rsidR="00803A13" w:rsidRPr="00803A13" w:rsidRDefault="00803A13" w:rsidP="00007CC6">
      <w:pPr>
        <w:pStyle w:val="a0"/>
      </w:pPr>
      <w:r w:rsidRPr="00803A13">
        <w:t>b.</w:t>
      </w:r>
      <w:r w:rsidRPr="00803A13">
        <w:tab/>
        <w:t>For productions, initial certification shall be effective for a period 12 months prior to and 12 months after the date of initial certification, unless the production has commenced, in which case the initial certification shall be valid until the production is completed.</w:t>
      </w:r>
    </w:p>
    <w:p w14:paraId="0889D18E" w14:textId="77777777" w:rsidR="00803A13" w:rsidRPr="00803A13" w:rsidRDefault="00C86113" w:rsidP="00C86113">
      <w:pPr>
        <w:pStyle w:val="1"/>
      </w:pPr>
      <w:r>
        <w:t>5.</w:t>
      </w:r>
      <w:r>
        <w:tab/>
      </w:r>
      <w:r w:rsidR="00160738" w:rsidRPr="00160738">
        <w:t>Duration of Effect</w:t>
      </w:r>
      <w:r w:rsidR="00160738" w:rsidRPr="00160738">
        <w:sym w:font="Symbol" w:char="F0BE"/>
      </w:r>
      <w:r w:rsidR="00160738" w:rsidRPr="00160738">
        <w:t>for Applications Submitted on or after July 1, 2017 and prior to July 1, 2023</w:t>
      </w:r>
    </w:p>
    <w:p w14:paraId="2A38F7B9" w14:textId="77777777" w:rsidR="00803A13" w:rsidRPr="00803A13" w:rsidRDefault="00803A13" w:rsidP="00007CC6">
      <w:pPr>
        <w:pStyle w:val="a0"/>
      </w:pPr>
      <w:r w:rsidRPr="00803A13">
        <w:t>a.</w:t>
      </w:r>
      <w:r w:rsidRPr="00803A13">
        <w:tab/>
        <w:t>Once an initial certification letter is issued, the applicant or official representative must countersign and return an original to the office, within 30 business days, acknowledging initial certification status and the reporting requirement for start date of principal photography.</w:t>
      </w:r>
    </w:p>
    <w:p w14:paraId="66844474" w14:textId="77777777" w:rsidR="00803A13" w:rsidRPr="00803A13" w:rsidRDefault="00803A13" w:rsidP="00007CC6">
      <w:pPr>
        <w:pStyle w:val="a0"/>
      </w:pPr>
      <w:r w:rsidRPr="00803A13">
        <w:t>b.</w:t>
      </w:r>
      <w:r w:rsidRPr="00803A13">
        <w:tab/>
        <w:t>The initial certification letter shall be effective for qualifying expenditures made within a period of twelve months prior to the date of application and twenty-four months after the date of initial certification letter, except that:</w:t>
      </w:r>
    </w:p>
    <w:p w14:paraId="7B430495" w14:textId="77777777" w:rsidR="00803A13" w:rsidRPr="00803A13" w:rsidRDefault="00803A13" w:rsidP="00007CC6">
      <w:pPr>
        <w:pStyle w:val="i0"/>
      </w:pPr>
      <w:r w:rsidRPr="00803A13">
        <w:tab/>
        <w:t>i.</w:t>
      </w:r>
      <w:r w:rsidRPr="00803A13">
        <w:tab/>
        <w:t>state certified productions for scripted episodic content (“SEC’s”), with estimated expenditures of at least $10,000,000 in state expenditures per calendar year, shall be issued an initial certification letter effective for qualifying expenditures made until 60 months after the date of initial certification, under terms and conditions approved by the office and the secretary, as set forth in the initial certification letter.</w:t>
      </w:r>
    </w:p>
    <w:p w14:paraId="5513BE4A" w14:textId="77777777" w:rsidR="00803A13" w:rsidRPr="00803A13" w:rsidRDefault="00803A13" w:rsidP="00007CC6">
      <w:pPr>
        <w:pStyle w:val="i0"/>
      </w:pPr>
      <w:r w:rsidRPr="00803A13">
        <w:tab/>
        <w:t>ii.</w:t>
      </w:r>
      <w:r w:rsidRPr="00803A13">
        <w:tab/>
        <w:t xml:space="preserve">when determining the amount and appropriate allocation and reservation of credits for SEC’s, the office shall review all pertinent information, including but not limited to; whether the project is a pilot, TV series from a pilot formerly shot in Louisiana, a recurring TV series or a relocating TV series. </w:t>
      </w:r>
    </w:p>
    <w:p w14:paraId="717807F4" w14:textId="77777777" w:rsidR="00803A13" w:rsidRDefault="00803A13" w:rsidP="00007CC6">
      <w:pPr>
        <w:pStyle w:val="i0"/>
      </w:pPr>
      <w:r w:rsidRPr="00803A13">
        <w:tab/>
        <w:t>iii.</w:t>
      </w:r>
      <w:r w:rsidRPr="00803A13">
        <w:tab/>
        <w:t xml:space="preserve">unless otherwise approved by the office and the secretary, SEC tax credits will be allocated from the general cap, and initially reserved for two seasons. SEC applicants shall periodically provide updates to the office, and the initial certification letter may be subsequently revised to allow for additional allocations and reservations of credits for seasons three through five, if applicable. </w:t>
      </w:r>
    </w:p>
    <w:p w14:paraId="24D60B23" w14:textId="77777777" w:rsidR="00221BEE" w:rsidRPr="0053703D" w:rsidRDefault="00221BEE" w:rsidP="00221BEE">
      <w:pPr>
        <w:pStyle w:val="a0"/>
      </w:pPr>
      <w:r>
        <w:t>c.</w:t>
      </w:r>
      <w:r>
        <w:tab/>
        <w:t>Released C</w:t>
      </w:r>
      <w:r w:rsidRPr="0053703D">
        <w:t>redits. Tax credits provisionally allocated to motion picture production companies in initial certification letters, which are subsequently unused by their original holders, may be released and made available for re-</w:t>
      </w:r>
      <w:r w:rsidRPr="0053703D">
        <w:t>allocation or issuance by the department. Any release of credits shall be in writing and where possible, may be agreed to between the department and the motion picture production company, except that:</w:t>
      </w:r>
    </w:p>
    <w:p w14:paraId="4275FBFB" w14:textId="77777777" w:rsidR="00221BEE" w:rsidRDefault="00221BEE" w:rsidP="00221BEE">
      <w:pPr>
        <w:pStyle w:val="i0"/>
      </w:pPr>
      <w:r>
        <w:tab/>
        <w:t>i.</w:t>
      </w:r>
      <w:r>
        <w:tab/>
        <w:t>t</w:t>
      </w:r>
      <w:r w:rsidRPr="0053703D">
        <w:t xml:space="preserve">he department reserves the right to release credits for effective administration of the annual program issuance cap, by releasing provisionally allocated credits on May 1 of any given fiscal year, for productions with a reservation in that fiscal year but lacking a supporting expenditure verification report on file with the department. After consideration of all relevant factors, the department may issue a revised initial certification letter provisionally allocating credits in the next available fiscal year, and/or, where appropriate, directly issue tax credits in a final certification letter from released credits, according to the provisions of Paragraph D.4 of this Section. </w:t>
      </w:r>
    </w:p>
    <w:p w14:paraId="4350A3DA" w14:textId="77777777" w:rsidR="00160738" w:rsidRPr="0093693C" w:rsidRDefault="00160738" w:rsidP="00160738">
      <w:pPr>
        <w:pStyle w:val="1"/>
      </w:pPr>
      <w:r w:rsidRPr="0093693C">
        <w:t>6.</w:t>
      </w:r>
      <w:r>
        <w:tab/>
      </w:r>
      <w:r w:rsidRPr="0093693C">
        <w:t>Duration of Effect</w:t>
      </w:r>
      <w:r w:rsidRPr="0093693C">
        <w:sym w:font="Symbol" w:char="F0BE"/>
      </w:r>
      <w:r w:rsidRPr="0093693C">
        <w:t>for Applications Submitted on or after July 1, 2023</w:t>
      </w:r>
    </w:p>
    <w:p w14:paraId="07AAA99B" w14:textId="77777777" w:rsidR="00160738" w:rsidRPr="0093693C" w:rsidRDefault="00160738" w:rsidP="00160738">
      <w:pPr>
        <w:pStyle w:val="a0"/>
      </w:pPr>
      <w:r w:rsidRPr="0093693C">
        <w:t>a.</w:t>
      </w:r>
      <w:r w:rsidRPr="0093693C">
        <w:tab/>
        <w:t>Once an initial certification letter is issued, the applicant or official representative must countersign and return an electronic copy to the office via Fastlane, within 30 business days, acknowledging initial certification status.</w:t>
      </w:r>
    </w:p>
    <w:p w14:paraId="393956C2" w14:textId="77777777" w:rsidR="00160738" w:rsidRDefault="00160738" w:rsidP="00160738">
      <w:pPr>
        <w:pStyle w:val="a0"/>
      </w:pPr>
      <w:r w:rsidRPr="0093693C">
        <w:t>b.</w:t>
      </w:r>
      <w:r w:rsidRPr="0093693C">
        <w:tab/>
        <w:t>The initial certification letter shall be effective for qualifying expenditures made within a period of twelve months prior to the date of application and twenty-four months after the date of initial certification letter, except that:</w:t>
      </w:r>
    </w:p>
    <w:p w14:paraId="67C213D6" w14:textId="77777777" w:rsidR="00160738" w:rsidRPr="0053703D" w:rsidRDefault="00160738" w:rsidP="00160738">
      <w:pPr>
        <w:pStyle w:val="i0"/>
      </w:pPr>
      <w:r>
        <w:tab/>
      </w:r>
      <w:r w:rsidRPr="0093693C">
        <w:t>i.</w:t>
      </w:r>
      <w:r w:rsidRPr="0093693C">
        <w:tab/>
        <w:t>state certified productions for scripted episodic content (“SEC’s”), with estimated expenditures of at least $10,000,000 in state expenditures per calendar year, shall be issued an initial certification letter effective for qualifying expenditures made until 60 months after the date of initial certification, under terms and conditions approved by the office and the secretary, as set forth in the initial certification letter.</w:t>
      </w:r>
    </w:p>
    <w:p w14:paraId="1B7FDDE6" w14:textId="77777777" w:rsidR="00803A13" w:rsidRPr="00803A13" w:rsidRDefault="00803A13" w:rsidP="00007CC6">
      <w:pPr>
        <w:pStyle w:val="A"/>
      </w:pPr>
      <w:r w:rsidRPr="00803A13">
        <w:t>D.</w:t>
      </w:r>
      <w:r w:rsidRPr="00803A13">
        <w:tab/>
        <w:t>Final Certification; Audit Requirements</w:t>
      </w:r>
    </w:p>
    <w:p w14:paraId="13707C47" w14:textId="77777777" w:rsidR="00803A13" w:rsidRPr="00803A13" w:rsidRDefault="00C86113" w:rsidP="00C86113">
      <w:pPr>
        <w:pStyle w:val="1"/>
      </w:pPr>
      <w:r>
        <w:t>1.</w:t>
      </w:r>
      <w:r>
        <w:tab/>
      </w:r>
      <w:r w:rsidR="00803A13" w:rsidRPr="00803A13">
        <w:t>Prior to any final certification of credits, the motion picture production company applicant shall submit to the office a notarized statement demonstrating conformity with and agreeing to the following:</w:t>
      </w:r>
    </w:p>
    <w:p w14:paraId="5D5C5A5A" w14:textId="77777777" w:rsidR="00803A13" w:rsidRPr="00803A13" w:rsidRDefault="00803A13" w:rsidP="00007CC6">
      <w:pPr>
        <w:pStyle w:val="a0"/>
      </w:pPr>
      <w:r w:rsidRPr="00803A13">
        <w:t>a.</w:t>
      </w:r>
      <w:r w:rsidRPr="00803A13">
        <w:tab/>
        <w:t>to pay all undisputed legal obligations incurred in the state;</w:t>
      </w:r>
    </w:p>
    <w:p w14:paraId="3B030F21" w14:textId="77777777" w:rsidR="00803A13" w:rsidRPr="00803A13" w:rsidRDefault="00803A13" w:rsidP="00007CC6">
      <w:pPr>
        <w:pStyle w:val="a0"/>
      </w:pPr>
      <w:r w:rsidRPr="00803A13">
        <w:t>b.</w:t>
      </w:r>
      <w:r w:rsidRPr="00803A13">
        <w:tab/>
        <w:t>to publish upon completion of principal photography a notice at least once a week for three consecutive weeks in local newspapers in regions where filming has taken place, notifying creditors to file any claims within a specific date;</w:t>
      </w:r>
    </w:p>
    <w:p w14:paraId="7F68360F" w14:textId="77777777" w:rsidR="00803A13" w:rsidRPr="00803A13" w:rsidRDefault="00803A13" w:rsidP="00007CC6">
      <w:pPr>
        <w:pStyle w:val="a0"/>
      </w:pPr>
      <w:r w:rsidRPr="00803A13">
        <w:t>c.</w:t>
      </w:r>
      <w:r w:rsidRPr="00803A13">
        <w:tab/>
        <w:t>that the outstanding obligations are not waived should a creditor fail to file by the specific date;</w:t>
      </w:r>
    </w:p>
    <w:p w14:paraId="5BEECBD1" w14:textId="77777777" w:rsidR="00803A13" w:rsidRPr="00803A13" w:rsidRDefault="00803A13" w:rsidP="00007CC6">
      <w:pPr>
        <w:pStyle w:val="a0"/>
      </w:pPr>
      <w:r w:rsidRPr="00803A13">
        <w:t>d.</w:t>
      </w:r>
      <w:r w:rsidRPr="00803A13">
        <w:tab/>
        <w:t xml:space="preserve">to delay any claims for credits until the office </w:t>
      </w:r>
      <w:r w:rsidR="003570E1">
        <w:t>delivers written notice to the s</w:t>
      </w:r>
      <w:r w:rsidRPr="00803A13">
        <w:t>ecretary of the Department of Revenue that the production company has fulfilled all requirements for the credit.</w:t>
      </w:r>
    </w:p>
    <w:p w14:paraId="730E0031" w14:textId="77777777" w:rsidR="003570E1" w:rsidRPr="00714715" w:rsidRDefault="00C86113" w:rsidP="003570E1">
      <w:pPr>
        <w:pStyle w:val="1"/>
        <w:tabs>
          <w:tab w:val="left" w:pos="1530"/>
          <w:tab w:val="left" w:pos="1890"/>
          <w:tab w:val="left" w:pos="2250"/>
        </w:tabs>
      </w:pPr>
      <w:r>
        <w:lastRenderedPageBreak/>
        <w:t>2.</w:t>
      </w:r>
      <w:r>
        <w:tab/>
      </w:r>
      <w:r w:rsidR="003570E1" w:rsidRPr="00714715">
        <w:t>When requesting final certification of credits, the motion picture production company applicant shall submit to the office the following:</w:t>
      </w:r>
    </w:p>
    <w:p w14:paraId="7B2A4DE2" w14:textId="77777777" w:rsidR="00803A13" w:rsidRPr="00803A13" w:rsidRDefault="003570E1" w:rsidP="003570E1">
      <w:pPr>
        <w:pStyle w:val="1"/>
      </w:pPr>
      <w:r w:rsidRPr="00714715">
        <w:t>a.</w:t>
      </w:r>
      <w:r w:rsidRPr="00714715">
        <w:tab/>
      </w:r>
      <w:r w:rsidR="00160738" w:rsidRPr="00160738">
        <w:t>a cost report uploaded via Fast Lane, which shall be audited by a state licensed, independent certified public accountant assigned by the office and complying with the minimum standards as required by R.S. 47:6007(D)(2)(d). The cost report may be subject to additional audit by the department or the Department of Revenue, at the applicant’s expense.</w:t>
      </w:r>
    </w:p>
    <w:p w14:paraId="20FAE17F" w14:textId="77777777" w:rsidR="00803A13" w:rsidRPr="00803A13" w:rsidRDefault="00803A13" w:rsidP="00007CC6">
      <w:pPr>
        <w:pStyle w:val="i0"/>
      </w:pPr>
      <w:r w:rsidRPr="00803A13">
        <w:tab/>
        <w:t>i.</w:t>
      </w:r>
      <w:r w:rsidRPr="00803A13">
        <w:tab/>
        <w:t>Incorrect Reporting. If an applicant submits a cost report required by the provisions of this Chapter and the report made and filed contains material misstatements, including but not limited to misrepresentation in or intentional omission from the cost report of events, transactions, or other significant information there may be cause for an additional audit.</w:t>
      </w:r>
    </w:p>
    <w:p w14:paraId="53A98B7E" w14:textId="77777777" w:rsidR="00803A13" w:rsidRPr="00803A13" w:rsidRDefault="00803A13" w:rsidP="00007CC6">
      <w:pPr>
        <w:pStyle w:val="i0"/>
      </w:pPr>
      <w:r w:rsidRPr="00803A13">
        <w:tab/>
        <w:t>ii.</w:t>
      </w:r>
      <w:r w:rsidRPr="00803A13">
        <w:tab/>
        <w:t>Related Party Transactions. If an audit contains related party transactions in excess of 20 percent of the total expenditures reported in the submitted audit there may be cause for an additional audit.</w:t>
      </w:r>
    </w:p>
    <w:p w14:paraId="2A59501E" w14:textId="77777777" w:rsidR="003570E1" w:rsidRPr="00714715" w:rsidRDefault="00803A13" w:rsidP="003570E1">
      <w:pPr>
        <w:pStyle w:val="i0"/>
      </w:pPr>
      <w:r w:rsidRPr="00803A13">
        <w:tab/>
        <w:t>iii.</w:t>
      </w:r>
      <w:r w:rsidRPr="00803A13">
        <w:tab/>
      </w:r>
      <w:r w:rsidR="003570E1" w:rsidRPr="00714715">
        <w:t>Reimbursement of Audit Costs. The department may undertake additional audit at the applicant’s expense, to be performed by a state certified public accountant also certified in financial forensics or also certified as a fraud examiner. Audit fees will be assessed at the department’s contracted fee;</w:t>
      </w:r>
    </w:p>
    <w:p w14:paraId="3F636597" w14:textId="77777777" w:rsidR="00160738" w:rsidRPr="0093693C" w:rsidRDefault="003570E1" w:rsidP="00160738">
      <w:pPr>
        <w:pStyle w:val="a0"/>
      </w:pPr>
      <w:r w:rsidRPr="00714715">
        <w:t>b.</w:t>
      </w:r>
      <w:r w:rsidRPr="00714715">
        <w:tab/>
      </w:r>
      <w:r w:rsidR="00160738" w:rsidRPr="0093693C">
        <w:t xml:space="preserve">a detailed general ledger in an excel spreadsheet format to be uploaded via Fast Lane, or as otherwise approved by LED. Confidential taxpayer information is to be redacted, with only the last four digits to be included on any social security numbers or financial account numbers. </w:t>
      </w:r>
    </w:p>
    <w:p w14:paraId="633D31C3" w14:textId="77777777" w:rsidR="00803A13" w:rsidRPr="00803A13" w:rsidRDefault="00160738" w:rsidP="00160738">
      <w:pPr>
        <w:pStyle w:val="a0"/>
      </w:pPr>
      <w:r w:rsidRPr="0093693C">
        <w:t>c.</w:t>
      </w:r>
      <w:r w:rsidRPr="0093693C">
        <w:tab/>
        <w:t>additional information as may be requested.</w:t>
      </w:r>
    </w:p>
    <w:p w14:paraId="3DAAF2DC" w14:textId="77777777" w:rsidR="00803A13" w:rsidRPr="00803A13" w:rsidRDefault="00C86113" w:rsidP="00C86113">
      <w:pPr>
        <w:pStyle w:val="1"/>
      </w:pPr>
      <w:r>
        <w:t>3.</w:t>
      </w:r>
      <w:r>
        <w:tab/>
      </w:r>
      <w:r w:rsidR="00803A13" w:rsidRPr="00803A13">
        <w:t>Final Allocation and Issuance of Tax Credits</w:t>
      </w:r>
    </w:p>
    <w:p w14:paraId="6233C6C6" w14:textId="77777777" w:rsidR="00803A13" w:rsidRPr="00803A13" w:rsidRDefault="00803A13" w:rsidP="00007CC6">
      <w:pPr>
        <w:pStyle w:val="a0"/>
      </w:pPr>
      <w:r w:rsidRPr="00803A13">
        <w:t>a.</w:t>
      </w:r>
      <w:r w:rsidRPr="00803A13">
        <w:tab/>
        <w:t>Project-Based Production Credit</w:t>
      </w:r>
      <w:r w:rsidRPr="00803A13">
        <w:sym w:font="Symbol" w:char="F0BE"/>
      </w:r>
      <w:r w:rsidRPr="00803A13">
        <w:t>for Applications Submitted prior to July 1, 2017</w:t>
      </w:r>
    </w:p>
    <w:p w14:paraId="775D867F" w14:textId="77777777" w:rsidR="00803A13" w:rsidRPr="00803A13" w:rsidRDefault="00803A13" w:rsidP="00007CC6">
      <w:pPr>
        <w:pStyle w:val="i0"/>
      </w:pPr>
      <w:r w:rsidRPr="00803A13">
        <w:tab/>
        <w:t>i.</w:t>
      </w:r>
      <w:r w:rsidRPr="00803A13">
        <w:tab/>
        <w:t xml:space="preserve">After review and upon a determination of qualification, the office and the secretary shall issue a final certification letter indicating the amount of tax credits certified for the state certified production, or a written denial. </w:t>
      </w:r>
    </w:p>
    <w:p w14:paraId="59FDBDE8" w14:textId="77777777" w:rsidR="003570E1" w:rsidRPr="00714715" w:rsidRDefault="00803A13" w:rsidP="003570E1">
      <w:pPr>
        <w:pStyle w:val="a0"/>
      </w:pPr>
      <w:r w:rsidRPr="00803A13">
        <w:t>b.</w:t>
      </w:r>
      <w:r w:rsidRPr="00803A13">
        <w:tab/>
      </w:r>
      <w:r w:rsidR="00160738" w:rsidRPr="00160738">
        <w:t>Project-Based Production Tax Credit</w:t>
      </w:r>
      <w:r w:rsidR="00160738" w:rsidRPr="00160738">
        <w:sym w:font="Symbol" w:char="F0BE"/>
      </w:r>
      <w:r w:rsidR="00160738" w:rsidRPr="00160738">
        <w:t>for Applications Submitted on or after July 1, 2017 and prior to July 1, 2023.</w:t>
      </w:r>
    </w:p>
    <w:p w14:paraId="766B4C36" w14:textId="77777777" w:rsidR="003570E1" w:rsidRPr="00714715" w:rsidRDefault="003570E1" w:rsidP="003570E1">
      <w:pPr>
        <w:pStyle w:val="i0"/>
      </w:pPr>
      <w:r w:rsidRPr="00714715">
        <w:tab/>
        <w:t>i.</w:t>
      </w:r>
      <w:r w:rsidRPr="00714715">
        <w:tab/>
        <w:t>After review and determination of qualification, the office and the secretary shall issue a final certification letter, in accordance with the provisional allocations and amounts set forth in the initial certification letter, or a written denial.</w:t>
      </w:r>
    </w:p>
    <w:p w14:paraId="0D57B925" w14:textId="77777777" w:rsidR="003570E1" w:rsidRPr="00714715" w:rsidRDefault="003570E1" w:rsidP="003570E1">
      <w:pPr>
        <w:pStyle w:val="i0"/>
      </w:pPr>
      <w:r w:rsidRPr="00714715">
        <w:tab/>
        <w:t>ii.</w:t>
      </w:r>
      <w:r w:rsidRPr="00714715">
        <w:tab/>
        <w:t>In the event that less than the reserved amount of tax credits has been verified, any unused credits will be released and may be available for issuance by the office.</w:t>
      </w:r>
    </w:p>
    <w:p w14:paraId="796667ED" w14:textId="77777777" w:rsidR="00803A13" w:rsidRDefault="003570E1" w:rsidP="003570E1">
      <w:pPr>
        <w:pStyle w:val="i0"/>
      </w:pPr>
      <w:r w:rsidRPr="00714715">
        <w:tab/>
        <w:t>iii.</w:t>
      </w:r>
      <w:r w:rsidRPr="00714715">
        <w:tab/>
        <w:t>In the event that more than the reserved amount of tax credits has been verified, the office shall</w:t>
      </w:r>
      <w:r>
        <w:t xml:space="preserve"> </w:t>
      </w:r>
      <w:r w:rsidRPr="00714715">
        <w:t xml:space="preserve">preliminarily </w:t>
      </w:r>
      <w:r w:rsidRPr="00714715">
        <w:t>issue tax credits in an amount not to exceed the total indicated in the initial certification letter, but may at its</w:t>
      </w:r>
      <w:r>
        <w:t xml:space="preserve"> </w:t>
      </w:r>
      <w:r w:rsidRPr="00714715">
        <w:t>discretion, issue any excess credits in the same final certification letter or subsequently issue a supplemental tax credit for any excess expenditures, subject to availability of credits in any given fiscal year.</w:t>
      </w:r>
    </w:p>
    <w:p w14:paraId="68ADE4BC" w14:textId="77777777" w:rsidR="00160738" w:rsidRPr="0093693C" w:rsidRDefault="00160738" w:rsidP="00160738">
      <w:pPr>
        <w:pStyle w:val="a0"/>
      </w:pPr>
      <w:r w:rsidRPr="0093693C">
        <w:t>c.</w:t>
      </w:r>
      <w:r w:rsidRPr="0093693C">
        <w:tab/>
        <w:t>Project-Based Production Credit</w:t>
      </w:r>
      <w:r w:rsidRPr="0093693C">
        <w:sym w:font="Symbol" w:char="F0BE"/>
      </w:r>
      <w:r w:rsidRPr="0093693C">
        <w:t>for Applications Submitted on or after July 1, 2023</w:t>
      </w:r>
    </w:p>
    <w:p w14:paraId="722CE107" w14:textId="77777777" w:rsidR="00160738" w:rsidRPr="0093693C" w:rsidRDefault="00160738" w:rsidP="00160738">
      <w:pPr>
        <w:pStyle w:val="i0"/>
      </w:pPr>
      <w:r>
        <w:tab/>
      </w:r>
      <w:r w:rsidRPr="0093693C">
        <w:t>i.</w:t>
      </w:r>
      <w:r w:rsidRPr="0093693C">
        <w:tab/>
        <w:t xml:space="preserve">The issuance of tax credits shall be administered on a first come, first serve basis until the program issuance cap has been met, except that legacy credit reservations shall have priority over other final certification requests received by LED on or after the date of the legacy credit reservation final certification request. </w:t>
      </w:r>
    </w:p>
    <w:p w14:paraId="3EC1B67D" w14:textId="77777777" w:rsidR="00160738" w:rsidRPr="0093693C" w:rsidRDefault="00160738" w:rsidP="00160738">
      <w:pPr>
        <w:pStyle w:val="i0"/>
      </w:pPr>
      <w:r>
        <w:tab/>
      </w:r>
      <w:r w:rsidRPr="0093693C">
        <w:t>ii.</w:t>
      </w:r>
      <w:r w:rsidRPr="0093693C">
        <w:tab/>
        <w:t xml:space="preserve">After review and upon a determination of qualification, the office and the secretary shall issue a final certification letter indicating the amount of tax credits certified for the state certified production, or a written denial. </w:t>
      </w:r>
    </w:p>
    <w:p w14:paraId="2882B772" w14:textId="77777777" w:rsidR="00803A13" w:rsidRPr="00803A13" w:rsidRDefault="00160738" w:rsidP="00160738">
      <w:pPr>
        <w:pStyle w:val="1"/>
      </w:pPr>
      <w:r w:rsidRPr="0093693C">
        <w:t>4.</w:t>
      </w:r>
      <w:r w:rsidRPr="0093693C">
        <w:tab/>
        <w:t>Cap Management</w:t>
      </w:r>
      <w:r w:rsidRPr="0093693C">
        <w:sym w:font="Symbol" w:char="F0BE"/>
      </w:r>
      <w:r w:rsidRPr="0093693C">
        <w:t>Phase 2</w:t>
      </w:r>
      <w:r w:rsidRPr="0093693C">
        <w:sym w:font="Symbol" w:char="F0BE"/>
      </w:r>
      <w:r w:rsidRPr="0093693C">
        <w:t>Final Certification</w:t>
      </w:r>
      <w:r w:rsidRPr="0093693C">
        <w:sym w:font="Symbol" w:char="F0BE"/>
      </w:r>
      <w:r w:rsidRPr="0093693C">
        <w:t>Tax Credit Issuance for Applications Submitted on or after July 1, 2017 and prior to July 1, 2023</w:t>
      </w:r>
    </w:p>
    <w:p w14:paraId="39C468AE" w14:textId="77777777" w:rsidR="00803A13" w:rsidRPr="00803A13" w:rsidRDefault="00803A13" w:rsidP="00007CC6">
      <w:pPr>
        <w:pStyle w:val="a0"/>
      </w:pPr>
      <w:r w:rsidRPr="00803A13">
        <w:t>a.</w:t>
      </w:r>
      <w:r w:rsidRPr="00803A13">
        <w:tab/>
        <w:t xml:space="preserve">The issuance of tax credits shall be administered on a first come, first serve basis, until any of the caps have been met; QEC, LA screenplay, independent film, general or total cap. </w:t>
      </w:r>
    </w:p>
    <w:p w14:paraId="3EF0B400" w14:textId="77777777" w:rsidR="00803A13" w:rsidRPr="00803A13" w:rsidRDefault="00803A13" w:rsidP="00007CC6">
      <w:pPr>
        <w:pStyle w:val="a0"/>
      </w:pPr>
      <w:r w:rsidRPr="00803A13">
        <w:t>b.</w:t>
      </w:r>
      <w:r w:rsidRPr="00803A13">
        <w:tab/>
        <w:t>Qualifying LA screenplay or independent film projects shall be issued credits first from the available LA screenplay or independent film caps. On the day that the LA screenplay or independent film caps are met, credits shall be issued from any remaining general cap.</w:t>
      </w:r>
    </w:p>
    <w:p w14:paraId="33364735" w14:textId="77777777" w:rsidR="00803A13" w:rsidRPr="00803A13" w:rsidRDefault="00803A13" w:rsidP="00007CC6">
      <w:pPr>
        <w:pStyle w:val="a0"/>
      </w:pPr>
      <w:r w:rsidRPr="00803A13">
        <w:t>c.</w:t>
      </w:r>
      <w:r w:rsidRPr="00803A13">
        <w:tab/>
        <w:t>If the LA screenplay and independent film caps have not been met by April 30 of any year, any residual amount of credits may be available for issuance by the office, in addition to any residual general cap.</w:t>
      </w:r>
    </w:p>
    <w:p w14:paraId="4456829D" w14:textId="77777777" w:rsidR="00221BEE" w:rsidRPr="00221BEE" w:rsidRDefault="00221BEE" w:rsidP="00221BEE">
      <w:pPr>
        <w:pStyle w:val="a0"/>
        <w:rPr>
          <w:color w:val="000000"/>
        </w:rPr>
      </w:pPr>
      <w:r w:rsidRPr="00221BEE">
        <w:rPr>
          <w:color w:val="000000"/>
        </w:rPr>
        <w:t>d.</w:t>
      </w:r>
      <w:r w:rsidRPr="00221BEE">
        <w:tab/>
        <w:t xml:space="preserve">If the QEC cap is not met in any fiscal year, any residual credits shall carry forward for use in subsequent years </w:t>
      </w:r>
      <w:r w:rsidRPr="00221BEE">
        <w:rPr>
          <w:color w:val="000000"/>
        </w:rPr>
        <w:t>and may be granted in addition to the QEC cap for each year.</w:t>
      </w:r>
    </w:p>
    <w:p w14:paraId="45DD8A04" w14:textId="77777777" w:rsidR="00221BEE" w:rsidRPr="00221BEE" w:rsidRDefault="00221BEE" w:rsidP="00221BEE">
      <w:pPr>
        <w:pStyle w:val="a0"/>
      </w:pPr>
      <w:r w:rsidRPr="00221BEE">
        <w:rPr>
          <w:color w:val="000000"/>
        </w:rPr>
        <w:t>e.</w:t>
      </w:r>
      <w:r w:rsidRPr="00221BEE">
        <w:rPr>
          <w:color w:val="000000"/>
        </w:rPr>
        <w:tab/>
      </w:r>
      <w:r w:rsidRPr="00221BEE">
        <w:t>If the total amount of credits applied for in any particular year exceeds the total or general cap for that year, the excess shall be treated as having been applied for on the first day of the subsequent year.</w:t>
      </w:r>
    </w:p>
    <w:p w14:paraId="5F049225" w14:textId="77777777" w:rsidR="00221BEE" w:rsidRPr="00221BEE" w:rsidRDefault="00221BEE" w:rsidP="00221BEE">
      <w:pPr>
        <w:pStyle w:val="a0"/>
      </w:pPr>
      <w:r w:rsidRPr="00221BEE">
        <w:t>f.</w:t>
      </w:r>
      <w:r w:rsidRPr="00221BEE">
        <w:tab/>
        <w:t>Use of released credits. Released credits shall be available for re-allocation or issuance by the department as follows.</w:t>
      </w:r>
    </w:p>
    <w:p w14:paraId="4D677559" w14:textId="77777777" w:rsidR="00221BEE" w:rsidRPr="00EA5552" w:rsidRDefault="00221BEE" w:rsidP="00221BEE">
      <w:pPr>
        <w:pStyle w:val="i0"/>
        <w:rPr>
          <w:color w:val="000000"/>
        </w:rPr>
      </w:pPr>
      <w:r w:rsidRPr="00EA5552">
        <w:rPr>
          <w:color w:val="000000"/>
        </w:rPr>
        <w:tab/>
        <w:t>i.</w:t>
      </w:r>
      <w:r w:rsidRPr="00EA5552">
        <w:rPr>
          <w:color w:val="000000"/>
        </w:rPr>
        <w:tab/>
        <w:t>Credits released throughout the year shall be made available periodically at the discretion of the department as released credits accumulate, for re-allocation or issuance to qualifying applicants on a first come first served basis, as determined by the completion notification date.</w:t>
      </w:r>
    </w:p>
    <w:p w14:paraId="150DC45B" w14:textId="77777777" w:rsidR="00221BEE" w:rsidRPr="00EA5552" w:rsidRDefault="00221BEE" w:rsidP="00221BEE">
      <w:pPr>
        <w:pStyle w:val="a1"/>
        <w:rPr>
          <w:color w:val="000000"/>
          <w:shd w:val="clear" w:color="auto" w:fill="FFFFFF"/>
        </w:rPr>
      </w:pPr>
      <w:r w:rsidRPr="00EA5552">
        <w:rPr>
          <w:color w:val="000000"/>
          <w:lang w:eastAsia="x-none"/>
        </w:rPr>
        <w:t>(a).</w:t>
      </w:r>
      <w:r w:rsidRPr="00EA5552">
        <w:rPr>
          <w:color w:val="000000"/>
          <w:lang w:eastAsia="x-none"/>
        </w:rPr>
        <w:tab/>
      </w:r>
      <w:r w:rsidRPr="00EA5552">
        <w:rPr>
          <w:color w:val="000000"/>
          <w:shd w:val="clear" w:color="auto" w:fill="FFFFFF"/>
        </w:rPr>
        <w:t>However, any applicants who have received completion notifications on the same business day shall be treated as received at the same time.</w:t>
      </w:r>
    </w:p>
    <w:p w14:paraId="4C32958C" w14:textId="77777777" w:rsidR="00221BEE" w:rsidRPr="00EA5552" w:rsidRDefault="00221BEE" w:rsidP="00221BEE">
      <w:pPr>
        <w:pStyle w:val="a1"/>
        <w:rPr>
          <w:color w:val="000000"/>
          <w:lang w:eastAsia="x-none"/>
        </w:rPr>
      </w:pPr>
      <w:r w:rsidRPr="00EA5552">
        <w:rPr>
          <w:color w:val="000000"/>
          <w:shd w:val="clear" w:color="auto" w:fill="FFFFFF"/>
        </w:rPr>
        <w:lastRenderedPageBreak/>
        <w:t>(b).</w:t>
      </w:r>
      <w:r w:rsidRPr="00EA5552">
        <w:rPr>
          <w:color w:val="000000"/>
          <w:shd w:val="clear" w:color="auto" w:fill="FFFFFF"/>
        </w:rPr>
        <w:tab/>
        <w:t xml:space="preserve">For purposes of this Section, a completion notification shall be issued in writing and only upon confirmation by the department that a motion picture production company </w:t>
      </w:r>
      <w:r w:rsidRPr="00EA5552">
        <w:rPr>
          <w:color w:val="000000"/>
          <w:lang w:eastAsia="x-none"/>
        </w:rPr>
        <w:t>has completed all required steps for certification of credits, including but not limited to submission of an expenditure verification report and all necessary support documentation, and payment in full of any CPA fees.</w:t>
      </w:r>
    </w:p>
    <w:p w14:paraId="4BA0086E" w14:textId="77777777" w:rsidR="00221BEE" w:rsidRPr="00221BEE" w:rsidRDefault="00221BEE" w:rsidP="00221BEE">
      <w:pPr>
        <w:pStyle w:val="i0"/>
      </w:pPr>
      <w:r w:rsidRPr="00221BEE">
        <w:tab/>
        <w:t>ii.</w:t>
      </w:r>
      <w:r w:rsidRPr="00221BEE">
        <w:tab/>
        <w:t>To qualify for issuance of credits from the released credits, motion picture production companies shall lack a tax credit reservation, or the necessary amount of tax credit reservation, for issuance of final certification in the requested fiscal year.</w:t>
      </w:r>
    </w:p>
    <w:p w14:paraId="5570455E" w14:textId="77777777" w:rsidR="00221BEE" w:rsidRPr="00221BEE" w:rsidRDefault="00221BEE" w:rsidP="00221BEE">
      <w:pPr>
        <w:pStyle w:val="i0"/>
      </w:pPr>
      <w:r w:rsidRPr="00221BEE">
        <w:tab/>
        <w:t>iii.</w:t>
      </w:r>
      <w:r w:rsidRPr="00221BEE">
        <w:tab/>
        <w:t>If the total amount of released credits available for re-issuance meets or exceeds the amount of requested credits, the department shall make payment in full to all qualifying applicants.</w:t>
      </w:r>
    </w:p>
    <w:p w14:paraId="4F220615" w14:textId="77777777" w:rsidR="00221BEE" w:rsidRPr="00221BEE" w:rsidRDefault="00221BEE" w:rsidP="00221BEE">
      <w:pPr>
        <w:pStyle w:val="i0"/>
      </w:pPr>
      <w:r w:rsidRPr="00221BEE">
        <w:tab/>
        <w:t>iv.</w:t>
      </w:r>
      <w:r w:rsidRPr="00221BEE">
        <w:tab/>
        <w:t>If the total amount of released credits available for re-issuance is less than the total amount of requested credits, the department shall issue credits in full to all qualified applicants on a first come, first served basis, as determined by the completion notification date. Any requests that cannot be paid in full will remain eligible for payment at a later date, on a first come, first served basis, as determined by the completion notification date, subject to availability of released credits. Partial payments will not be made.</w:t>
      </w:r>
    </w:p>
    <w:p w14:paraId="675032C9" w14:textId="77777777" w:rsidR="00803A13" w:rsidRPr="00803A13" w:rsidRDefault="00C86113" w:rsidP="00C86113">
      <w:pPr>
        <w:pStyle w:val="A"/>
      </w:pPr>
      <w:r>
        <w:t>E.</w:t>
      </w:r>
      <w:r>
        <w:tab/>
      </w:r>
      <w:r w:rsidR="00803A13" w:rsidRPr="00803A13">
        <w:t>Appeal Process. In the event that an application for initial or final certification is denied:</w:t>
      </w:r>
    </w:p>
    <w:p w14:paraId="0AB93D16" w14:textId="77777777" w:rsidR="00803A13" w:rsidRPr="00803A13" w:rsidRDefault="00C86113" w:rsidP="00C86113">
      <w:pPr>
        <w:pStyle w:val="1"/>
      </w:pPr>
      <w:r>
        <w:t>1.</w:t>
      </w:r>
      <w:r>
        <w:tab/>
      </w:r>
      <w:r w:rsidR="00803A13" w:rsidRPr="00803A13">
        <w:t>the office shall promptly provide written notice of such denial to the Senate Committee on Revenue and Fiscal Affairs and the House Committee on Ways and Means;</w:t>
      </w:r>
    </w:p>
    <w:p w14:paraId="7F693653" w14:textId="77777777" w:rsidR="00803A13" w:rsidRPr="00803A13" w:rsidRDefault="00C86113" w:rsidP="00C86113">
      <w:pPr>
        <w:pStyle w:val="1"/>
      </w:pPr>
      <w:r>
        <w:t>2.</w:t>
      </w:r>
      <w:r>
        <w:tab/>
      </w:r>
      <w:r w:rsidR="00803A13" w:rsidRPr="00803A13">
        <w:t>the applicant may appeal as follows:</w:t>
      </w:r>
    </w:p>
    <w:p w14:paraId="02561D58" w14:textId="77777777" w:rsidR="00803A13" w:rsidRPr="00803A13" w:rsidRDefault="00803A13" w:rsidP="00007CC6">
      <w:pPr>
        <w:pStyle w:val="a0"/>
      </w:pPr>
      <w:r w:rsidRPr="00803A13">
        <w:t>a.</w:t>
      </w:r>
      <w:r w:rsidRPr="00803A13">
        <w:tab/>
        <w:t>an applicant may appeal within 30 days from receipt of a denial. Receipt will be conclusively presumed from the sending of the denial by electronic mail to an address provided by the applicant or by a return receipt evidencing delivery by U.S. Postal Service or private carrier;</w:t>
      </w:r>
    </w:p>
    <w:p w14:paraId="3CB070F1" w14:textId="77777777" w:rsidR="00803A13" w:rsidRPr="00803A13" w:rsidRDefault="00803A13" w:rsidP="00007CC6">
      <w:pPr>
        <w:pStyle w:val="a0"/>
      </w:pPr>
      <w:r w:rsidRPr="00803A13">
        <w:t>b.</w:t>
      </w:r>
      <w:r w:rsidRPr="00803A13">
        <w:tab/>
        <w:t>the appeal is made by delivery of a written objection, with supporting documentation to the secretary and also in the case of infrastructure projects to the commissioner;</w:t>
      </w:r>
    </w:p>
    <w:p w14:paraId="57E99B54" w14:textId="77777777" w:rsidR="00803A13" w:rsidRPr="00803A13" w:rsidRDefault="00803A13" w:rsidP="00007CC6">
      <w:pPr>
        <w:pStyle w:val="a0"/>
      </w:pPr>
      <w:r w:rsidRPr="00803A13">
        <w:t>c.</w:t>
      </w:r>
      <w:r w:rsidRPr="00803A13">
        <w:tab/>
        <w:t>within 30 days of receipt of a timely appeal, the secretary (or his designee) and the commissioner, where applicable, will review the appeal, and issue a joint written determination. The secretary and the commissioner may extend the time for the determination for an additional 30 days. In the event the secretary and the commissioner do not agree, or fail to issue a determination within the required time, the appeal is deemed denied;</w:t>
      </w:r>
    </w:p>
    <w:p w14:paraId="37F8C4D3" w14:textId="77777777" w:rsidR="003570E1" w:rsidRPr="00714715" w:rsidRDefault="00803A13" w:rsidP="003570E1">
      <w:pPr>
        <w:pStyle w:val="a0"/>
        <w:rPr>
          <w:strike/>
        </w:rPr>
      </w:pPr>
      <w:r w:rsidRPr="00803A13">
        <w:t>d.</w:t>
      </w:r>
      <w:r w:rsidRPr="00803A13">
        <w:tab/>
      </w:r>
      <w:r w:rsidR="003570E1" w:rsidRPr="00714715">
        <w:t>the written determination shall be the final agency decision of the department;</w:t>
      </w:r>
    </w:p>
    <w:p w14:paraId="5DA3AE4A" w14:textId="77777777" w:rsidR="00803A13" w:rsidRPr="003570E1" w:rsidRDefault="003570E1" w:rsidP="003570E1">
      <w:pPr>
        <w:pStyle w:val="a0"/>
        <w:rPr>
          <w:rFonts w:ascii="Verdana" w:hAnsi="Verdana"/>
          <w:sz w:val="19"/>
          <w:szCs w:val="19"/>
        </w:rPr>
      </w:pPr>
      <w:r w:rsidRPr="00714715">
        <w:t>e.</w:t>
      </w:r>
      <w:r w:rsidRPr="00714715">
        <w:tab/>
        <w:t>the applicant may appeal an adverse decision to the Nineteenth Judicial District Court, which shall be limited to a review of the administrative record.</w:t>
      </w:r>
    </w:p>
    <w:p w14:paraId="6B622C57"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47:6007 and R.S. 36:104.</w:t>
      </w:r>
    </w:p>
    <w:p w14:paraId="304BEF2E"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Office of Entertainment Industry Development and the Office of the Governor, Division of Administration, LR 36:55 (January 2010), amended by the Department of Economic Development, Office of the Secretary, Office of Business Development and the Louisiana Economic Development Corporation, LR 37:514 (February 2011), amended by the Department of Economic Development, Office of Business Development, Office of Entertainment Industry Development, LR 42:39 (January 2016), amended by the Department of Economic Development, Office of Entertainment Industry Development, LR 43:2102 (November 2017), repromulgated LR 43:2473 (December 2017), repromulgated by the Department of Economic Development, Office of Business Dev</w:t>
      </w:r>
      <w:r w:rsidR="00221BEE">
        <w:t xml:space="preserve">elopment, LR 45:871 (July 2019), </w:t>
      </w:r>
      <w:r w:rsidR="00221BEE" w:rsidRPr="0053703D">
        <w:t>amended by the Department of Economic Development, Office of Entertain</w:t>
      </w:r>
      <w:r w:rsidR="00221BEE">
        <w:t>ment Industry Development, LR 46</w:t>
      </w:r>
      <w:r w:rsidR="00221BEE" w:rsidRPr="0053703D">
        <w:t>:</w:t>
      </w:r>
      <w:r w:rsidR="00221BEE">
        <w:t>179 (February 2020</w:t>
      </w:r>
      <w:r w:rsidR="003570E1" w:rsidRPr="00714715">
        <w:t xml:space="preserve">), </w:t>
      </w:r>
      <w:r w:rsidR="003570E1">
        <w:t>LR 48:1496 (June 2022</w:t>
      </w:r>
      <w:r w:rsidR="00B74B53" w:rsidRPr="002A1C70">
        <w:t>), LR 48:</w:t>
      </w:r>
      <w:r w:rsidR="00B74B53">
        <w:t>1916</w:t>
      </w:r>
      <w:r w:rsidR="00CD696D">
        <w:t xml:space="preserve"> </w:t>
      </w:r>
      <w:r w:rsidR="00B74B53" w:rsidRPr="002A1C70">
        <w:t>(July 2022</w:t>
      </w:r>
      <w:r w:rsidR="00160738" w:rsidRPr="0093693C">
        <w:t xml:space="preserve">), </w:t>
      </w:r>
      <w:r w:rsidR="00160738">
        <w:t>LR 49:2089 (December 2023).</w:t>
      </w:r>
    </w:p>
    <w:p w14:paraId="6C238F00" w14:textId="77777777" w:rsidR="00803A13" w:rsidRPr="00803A13" w:rsidRDefault="00007CC6" w:rsidP="00007CC6">
      <w:pPr>
        <w:pStyle w:val="Section"/>
      </w:pPr>
      <w:bookmarkStart w:id="1329" w:name="_Toc530991064"/>
      <w:bookmarkStart w:id="1330" w:name="_Toc238197728"/>
      <w:r>
        <w:t>§</w:t>
      </w:r>
      <w:r w:rsidR="00803A13" w:rsidRPr="00803A13">
        <w:t>610</w:t>
      </w:r>
      <w:r w:rsidR="00C86113">
        <w:t>9.</w:t>
      </w:r>
      <w:r w:rsidR="00C86113">
        <w:tab/>
      </w:r>
      <w:r w:rsidR="00803A13" w:rsidRPr="00803A13">
        <w:t>Additional Program Provisions</w:t>
      </w:r>
      <w:bookmarkEnd w:id="1329"/>
      <w:bookmarkEnd w:id="1330"/>
    </w:p>
    <w:p w14:paraId="2B31E44B" w14:textId="77777777" w:rsidR="00D36C87" w:rsidRPr="00714715" w:rsidRDefault="00C86113" w:rsidP="00D36C87">
      <w:pPr>
        <w:pStyle w:val="A"/>
        <w:rPr>
          <w:strike/>
        </w:rPr>
      </w:pPr>
      <w:r>
        <w:t>A.</w:t>
      </w:r>
      <w:r>
        <w:tab/>
      </w:r>
      <w:r w:rsidR="00D36C87" w:rsidRPr="00714715">
        <w:t>The following additional provisions shall apply to applications received on or after July 1, 2017:</w:t>
      </w:r>
    </w:p>
    <w:p w14:paraId="340FDD4D" w14:textId="77777777" w:rsidR="00D36C87" w:rsidRPr="00714715" w:rsidRDefault="00D36C87" w:rsidP="00D36C87">
      <w:pPr>
        <w:pStyle w:val="1"/>
      </w:pPr>
      <w:r w:rsidRPr="00714715">
        <w:t>1.</w:t>
      </w:r>
      <w:r w:rsidRPr="00714715">
        <w:tab/>
        <w:t>LED total program issuance cap. The aggregate dollar amount of tax credits issued for all state-certified productions shall not exceed $150,000,000 per fiscal year;</w:t>
      </w:r>
    </w:p>
    <w:p w14:paraId="5FA99475" w14:textId="77777777" w:rsidR="00D36C87" w:rsidRPr="00714715" w:rsidRDefault="00D36C87" w:rsidP="00D36C87">
      <w:pPr>
        <w:pStyle w:val="1"/>
      </w:pPr>
      <w:r w:rsidRPr="00714715">
        <w:t>2.</w:t>
      </w:r>
      <w:r w:rsidRPr="00714715">
        <w:tab/>
        <w:t>LDR taxpayer claims cap. Tax credit claims and transfers to the state (“buy-back”) shall be limited to an aggregate total of $180,000,000 per fiscal year;</w:t>
      </w:r>
    </w:p>
    <w:p w14:paraId="07B14345" w14:textId="77777777" w:rsidR="00D36C87" w:rsidRPr="00714715" w:rsidRDefault="00D36C87" w:rsidP="00D36C87">
      <w:pPr>
        <w:pStyle w:val="1"/>
      </w:pPr>
      <w:r w:rsidRPr="00714715">
        <w:t>3.</w:t>
      </w:r>
      <w:r w:rsidRPr="00714715">
        <w:tab/>
        <w:t>LED individual project issuance cap. The maximum amount of credits certified by LED for a single state-certified production shall be $20,000,000, which may be structured over two or more years in the initial certification letter;</w:t>
      </w:r>
    </w:p>
    <w:p w14:paraId="366E5DB9" w14:textId="77777777" w:rsidR="00D36C87" w:rsidRPr="00714715" w:rsidRDefault="00D36C87" w:rsidP="00D36C87">
      <w:pPr>
        <w:pStyle w:val="a0"/>
      </w:pPr>
      <w:r w:rsidRPr="00714715">
        <w:t>a.</w:t>
      </w:r>
      <w:r w:rsidRPr="00714715">
        <w:tab/>
        <w:t>Except for state-certified productions for scripted episodic content that may be granted up to $25,000,000 in credits per season.</w:t>
      </w:r>
    </w:p>
    <w:p w14:paraId="430E49C4" w14:textId="77777777" w:rsidR="00803A13" w:rsidRPr="00803A13" w:rsidRDefault="00D36C87" w:rsidP="00D36C87">
      <w:pPr>
        <w:pStyle w:val="1"/>
      </w:pPr>
      <w:r w:rsidRPr="00714715">
        <w:t>4.</w:t>
      </w:r>
      <w:r w:rsidRPr="00714715">
        <w:tab/>
        <w:t>LED individual salary cap. The maximum amount of qualifying payroll expenditures per individual shall be $3,000,000. Payroll payments in excess of $3,000,000 made directly or indirectly to an individual or loan-out shall be excluded.</w:t>
      </w:r>
    </w:p>
    <w:p w14:paraId="1630A997"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47:1125.1.</w:t>
      </w:r>
    </w:p>
    <w:p w14:paraId="63E6C0F9" w14:textId="77777777" w:rsid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Office of Entertainment Industry Development and the Office of the Governor, Division of Administration, LR 36:56 (January 2010), repromulgated by the Department of Economic Development, Office of Business Development, LR 45:874 (July 2019</w:t>
      </w:r>
      <w:r w:rsidR="00D36C87" w:rsidRPr="00714715">
        <w:t>),</w:t>
      </w:r>
      <w:r w:rsidR="00CD696D" w:rsidRPr="00CD696D">
        <w:t xml:space="preserve"> </w:t>
      </w:r>
      <w:r w:rsidR="00CD696D">
        <w:t>amended</w:t>
      </w:r>
      <w:r w:rsidR="00D36C87" w:rsidRPr="00714715">
        <w:t xml:space="preserve"> </w:t>
      </w:r>
      <w:r w:rsidR="00D36C87">
        <w:t>LR 48:1496 (June 2022)</w:t>
      </w:r>
      <w:r w:rsidR="00CD696D">
        <w:t>.</w:t>
      </w:r>
    </w:p>
    <w:p w14:paraId="2685F65D" w14:textId="77777777" w:rsidR="00563860" w:rsidRPr="0093693C" w:rsidRDefault="00563860" w:rsidP="00563860">
      <w:pPr>
        <w:pStyle w:val="Section"/>
      </w:pPr>
      <w:bookmarkStart w:id="1331" w:name="_Toc138661566"/>
      <w:bookmarkStart w:id="1332" w:name="_Toc238197729"/>
      <w:r w:rsidRPr="0093693C">
        <w:t>§6111.</w:t>
      </w:r>
      <w:r w:rsidRPr="0093693C">
        <w:tab/>
      </w:r>
      <w:bookmarkEnd w:id="1331"/>
      <w:r w:rsidRPr="0093693C">
        <w:t>Delinquent tax filing clearance requirement</w:t>
      </w:r>
      <w:bookmarkEnd w:id="1332"/>
    </w:p>
    <w:p w14:paraId="7C490275" w14:textId="77777777" w:rsidR="00563860" w:rsidRPr="0093693C" w:rsidRDefault="00563860" w:rsidP="00563860">
      <w:pPr>
        <w:pStyle w:val="A"/>
      </w:pPr>
      <w:r w:rsidRPr="0093693C">
        <w:t>A.</w:t>
      </w:r>
      <w:r>
        <w:tab/>
      </w:r>
      <w:r w:rsidRPr="0093693C">
        <w:t xml:space="preserve">No motion picture production tax credit may be earned, certified, issued to, transferred by, or used to reduce a Louisiana tax liability if there exists a delinquent federal, state or local tax obligation. </w:t>
      </w:r>
    </w:p>
    <w:p w14:paraId="17F036F2" w14:textId="77777777" w:rsidR="00563860" w:rsidRPr="0093693C" w:rsidRDefault="00563860" w:rsidP="00563860">
      <w:pPr>
        <w:pStyle w:val="A"/>
      </w:pPr>
      <w:r w:rsidRPr="0093693C">
        <w:t>B.</w:t>
      </w:r>
      <w:r>
        <w:tab/>
      </w:r>
      <w:r w:rsidRPr="0093693C">
        <w:t xml:space="preserve">Compliance with this requirement shall now be certified by the motion picture production company, </w:t>
      </w:r>
      <w:r w:rsidRPr="0093693C">
        <w:lastRenderedPageBreak/>
        <w:t xml:space="preserve">irrevocable designee, taxpayer, or claimant before any credit may be certified, transferred, or sold. </w:t>
      </w:r>
    </w:p>
    <w:p w14:paraId="75789FE0" w14:textId="77777777" w:rsidR="00563860" w:rsidRPr="0093693C" w:rsidRDefault="00563860" w:rsidP="00563860">
      <w:pPr>
        <w:pStyle w:val="AuthorityNote"/>
      </w:pPr>
      <w:r w:rsidRPr="0093693C">
        <w:t>AUTHORITY NOTE:</w:t>
      </w:r>
      <w:r w:rsidRPr="0093693C">
        <w:tab/>
        <w:t>Promulgated in accordance with R.S. 47:6007</w:t>
      </w:r>
    </w:p>
    <w:p w14:paraId="2F9A5CE5" w14:textId="77777777" w:rsidR="00563860" w:rsidRPr="00803A13" w:rsidRDefault="00563860" w:rsidP="00563860">
      <w:pPr>
        <w:pStyle w:val="HistoricalNote"/>
      </w:pPr>
      <w:r w:rsidRPr="0093693C">
        <w:t>HISTORICAL NOTE:</w:t>
      </w:r>
      <w:r w:rsidRPr="0093693C">
        <w:tab/>
        <w:t xml:space="preserve">Promulgated by the Department of Economic Development, Office of Entertainment Industry Development, </w:t>
      </w:r>
      <w:r>
        <w:t>LR 49:2090 (December 2023).</w:t>
      </w:r>
    </w:p>
    <w:p w14:paraId="4FEA953B" w14:textId="77777777" w:rsidR="00803A13" w:rsidRPr="00803A13" w:rsidRDefault="00007CC6" w:rsidP="00007CC6">
      <w:pPr>
        <w:pStyle w:val="Section"/>
      </w:pPr>
      <w:bookmarkStart w:id="1333" w:name="_Toc530991066"/>
      <w:bookmarkStart w:id="1334" w:name="_Toc238197730"/>
      <w:r>
        <w:t>§</w:t>
      </w:r>
      <w:r w:rsidR="00803A13" w:rsidRPr="00803A13">
        <w:t>611</w:t>
      </w:r>
      <w:r w:rsidR="00C86113">
        <w:t>3.</w:t>
      </w:r>
      <w:r w:rsidR="00C86113">
        <w:tab/>
      </w:r>
      <w:r w:rsidR="00803A13" w:rsidRPr="00803A13">
        <w:t>Application of the Tax Credit</w:t>
      </w:r>
      <w:bookmarkEnd w:id="1333"/>
      <w:bookmarkEnd w:id="1334"/>
    </w:p>
    <w:p w14:paraId="756BE2AE" w14:textId="77777777" w:rsidR="00803A13" w:rsidRPr="00803A13" w:rsidRDefault="00C86113" w:rsidP="00C86113">
      <w:pPr>
        <w:pStyle w:val="A"/>
      </w:pPr>
      <w:r>
        <w:t>A.</w:t>
      </w:r>
      <w:r>
        <w:tab/>
      </w:r>
      <w:r w:rsidR="00803A13" w:rsidRPr="00803A13">
        <w:t>Prior to claiming a tax credit on any tax return, or transferring any tax credit, a person must apply for and obtain a final certification. The investor tax credit may be earned, transferred, allocated, and claimed as follows.</w:t>
      </w:r>
    </w:p>
    <w:p w14:paraId="46E41CC7" w14:textId="77777777" w:rsidR="00803A13" w:rsidRPr="00803A13" w:rsidRDefault="00C86113" w:rsidP="00C86113">
      <w:pPr>
        <w:pStyle w:val="1"/>
      </w:pPr>
      <w:r>
        <w:t>1.</w:t>
      </w:r>
      <w:r>
        <w:tab/>
      </w:r>
      <w:r w:rsidR="00803A13" w:rsidRPr="00803A13">
        <w:t>Earn. Individuals or entities may earn investor tax credits pursuant to R.S. 47:6007(C)(1).</w:t>
      </w:r>
    </w:p>
    <w:p w14:paraId="3830E9F7" w14:textId="77777777" w:rsidR="00803A13" w:rsidRPr="00803A13" w:rsidRDefault="00803A13" w:rsidP="00007CC6">
      <w:pPr>
        <w:pStyle w:val="a0"/>
      </w:pPr>
      <w:r w:rsidRPr="00803A13">
        <w:t>a.</w:t>
      </w:r>
      <w:r w:rsidRPr="00803A13">
        <w:tab/>
        <w:t>Once tax credits are earned by an individual or entity, such individual or entity and any subsequent transferee, may transfer or allocate the investor tax credits.</w:t>
      </w:r>
    </w:p>
    <w:p w14:paraId="478C833E" w14:textId="77777777" w:rsidR="00803A13" w:rsidRPr="00803A13" w:rsidRDefault="00C86113" w:rsidP="00C86113">
      <w:pPr>
        <w:pStyle w:val="1"/>
      </w:pPr>
      <w:r>
        <w:t>2.</w:t>
      </w:r>
      <w:r>
        <w:tab/>
      </w:r>
      <w:r w:rsidR="00803A13" w:rsidRPr="00803A13">
        <w:t>Transfer. Any motion picture investor tax credits not previously claimed by any taxpayer against its income tax may be transferred or sold to another Louisiana taxpayer or to the office, pursuant to R.S. 47:6007(C)(4).</w:t>
      </w:r>
    </w:p>
    <w:p w14:paraId="7493CB8B" w14:textId="77777777" w:rsidR="00803A13" w:rsidRPr="00803A13" w:rsidRDefault="00803A13" w:rsidP="00697436">
      <w:pPr>
        <w:pStyle w:val="a0"/>
      </w:pPr>
      <w:r w:rsidRPr="00803A13">
        <w:t>a.</w:t>
      </w:r>
      <w:r w:rsidRPr="00803A13">
        <w:tab/>
        <w:t>A single transfer or sale may involve one or more transferees. Transferors and transferees shall submit to the Office and to the Department of Revenue in writing, a notification of any transfer or sale of tax credits within thirty days after the transfer or sale of such credits and shall include a processing fee of two hundred dollars per transferee.</w:t>
      </w:r>
    </w:p>
    <w:p w14:paraId="64F49485" w14:textId="77777777" w:rsidR="00803A13" w:rsidRPr="00803A13" w:rsidRDefault="00803A13" w:rsidP="00697436">
      <w:pPr>
        <w:pStyle w:val="a0"/>
      </w:pPr>
      <w:r w:rsidRPr="00803A13">
        <w:t>b.</w:t>
      </w:r>
      <w:r w:rsidRPr="00803A13">
        <w:tab/>
        <w:t>If the investor tax credits (evidenced by a certification letter) are transferred to the office:</w:t>
      </w:r>
    </w:p>
    <w:p w14:paraId="15F2AA6E" w14:textId="77777777" w:rsidR="00803A13" w:rsidRPr="00803A13" w:rsidRDefault="00803A13" w:rsidP="00697436">
      <w:pPr>
        <w:pStyle w:val="i0"/>
      </w:pPr>
      <w:r w:rsidRPr="00803A13">
        <w:tab/>
        <w:t>i.</w:t>
      </w:r>
      <w:r w:rsidRPr="00803A13">
        <w:tab/>
        <w:t>on and after January 1, 2007, and prior to December 31, 2008 the state shall make payment to the investor at a value of 72 percent of the face-value of the credits;</w:t>
      </w:r>
    </w:p>
    <w:p w14:paraId="1980F7F5" w14:textId="77777777" w:rsidR="00803A13" w:rsidRPr="00803A13" w:rsidRDefault="00803A13" w:rsidP="00697436">
      <w:pPr>
        <w:pStyle w:val="i0"/>
      </w:pPr>
      <w:r w:rsidRPr="00803A13">
        <w:tab/>
        <w:t>ii.</w:t>
      </w:r>
      <w:r w:rsidRPr="00803A13">
        <w:tab/>
        <w:t>on January 1, 2009, and every second year thereafter, the percent of the value of the tax credits paid by the state shall increase 2 percent until the percentage reaches 80 percent;</w:t>
      </w:r>
    </w:p>
    <w:p w14:paraId="03B53C1D" w14:textId="77777777" w:rsidR="00803A13" w:rsidRPr="00803A13" w:rsidRDefault="00803A13" w:rsidP="00697436">
      <w:pPr>
        <w:pStyle w:val="i0"/>
      </w:pPr>
      <w:r w:rsidRPr="00803A13">
        <w:tab/>
        <w:t>iii.</w:t>
      </w:r>
      <w:r w:rsidRPr="00803A13">
        <w:tab/>
        <w:t>for state certified productions which receive initial certification on or after July 1, 2009, the state shall make payment to the investor at a value of 85 percent of the face-value of the credits.</w:t>
      </w:r>
    </w:p>
    <w:p w14:paraId="5ACFCA4C" w14:textId="77777777" w:rsidR="00803A13" w:rsidRPr="00803A13" w:rsidRDefault="00C86113" w:rsidP="00C86113">
      <w:pPr>
        <w:pStyle w:val="1"/>
      </w:pPr>
      <w:r>
        <w:t>3.</w:t>
      </w:r>
      <w:r>
        <w:tab/>
      </w:r>
      <w:r w:rsidR="00803A13" w:rsidRPr="00803A13">
        <w:t>Allocate. If the investor tax credits are earned by, or allocated or transferred to, an entity not taxed as a corporation, the entity may allocate the credit by issuing ownership interests to any individuals or other entities on such terms that are agreed to by the relevant parties and in accordance with the terms of the allocating entity’s operating agreement or partnership agreement. These terms may result in the allocation of up to 100 percent of the investor tax credits to any individual or entity regardless of the federal tax treatment of the allocation:</w:t>
      </w:r>
    </w:p>
    <w:p w14:paraId="7090B46D" w14:textId="77777777" w:rsidR="00803A13" w:rsidRPr="00803A13" w:rsidRDefault="00803A13" w:rsidP="00697436">
      <w:pPr>
        <w:pStyle w:val="a0"/>
      </w:pPr>
      <w:r w:rsidRPr="00803A13">
        <w:t>a.</w:t>
      </w:r>
      <w:r w:rsidRPr="00803A13">
        <w:tab/>
        <w:t>the allocating entity:</w:t>
      </w:r>
    </w:p>
    <w:p w14:paraId="7A66AC3C" w14:textId="77777777" w:rsidR="00803A13" w:rsidRPr="00803A13" w:rsidRDefault="00803A13" w:rsidP="00697436">
      <w:pPr>
        <w:pStyle w:val="i0"/>
      </w:pPr>
      <w:r w:rsidRPr="00803A13">
        <w:tab/>
        <w:t>i.</w:t>
      </w:r>
      <w:r w:rsidRPr="00803A13">
        <w:tab/>
        <w:t>may be treated as a partnership for federal or state tax purposes; or</w:t>
      </w:r>
    </w:p>
    <w:p w14:paraId="4FEA76B4" w14:textId="77777777" w:rsidR="00803A13" w:rsidRPr="00803A13" w:rsidRDefault="00803A13" w:rsidP="00697436">
      <w:pPr>
        <w:pStyle w:val="i0"/>
      </w:pPr>
      <w:r w:rsidRPr="00803A13">
        <w:tab/>
        <w:t>ii.</w:t>
      </w:r>
      <w:r w:rsidRPr="00803A13">
        <w:tab/>
        <w:t>may be treated as an entity that is disregarded as an entity separate from its owners for federal or state tax purposes, and in which case, each holder may agree that it will not treat the allocating entity as a partnership or itself as a partner or the ownership interest in the allocating entity as a partnership interest for federal tax or state tax purposes.</w:t>
      </w:r>
    </w:p>
    <w:p w14:paraId="70D8A96F" w14:textId="77777777" w:rsidR="00803A13" w:rsidRPr="00803A13" w:rsidRDefault="00C86113" w:rsidP="00C86113">
      <w:pPr>
        <w:pStyle w:val="1"/>
      </w:pPr>
      <w:r>
        <w:t>4.</w:t>
      </w:r>
      <w:r>
        <w:tab/>
      </w:r>
      <w:r w:rsidR="00803A13" w:rsidRPr="00803A13">
        <w:t>Claim. Tax credits may be claimed as follows:</w:t>
      </w:r>
    </w:p>
    <w:p w14:paraId="42E9038E" w14:textId="77777777" w:rsidR="00803A13" w:rsidRPr="00803A13" w:rsidRDefault="00803A13" w:rsidP="00697436">
      <w:pPr>
        <w:pStyle w:val="a0"/>
      </w:pPr>
      <w:r w:rsidRPr="00803A13">
        <w:t>a.</w:t>
      </w:r>
      <w:r w:rsidRPr="00803A13">
        <w:tab/>
        <w:t>an owner of tax credits may apply the credits to offset an outstanding Louisiana income tax liability for any tax year beginning in the year that the investor initially earned the tax credit or in any year thereafter within the 10 year carry forward period;</w:t>
      </w:r>
    </w:p>
    <w:p w14:paraId="003A3EB9" w14:textId="77777777" w:rsidR="00803A13" w:rsidRPr="00803A13" w:rsidRDefault="00803A13" w:rsidP="00697436">
      <w:pPr>
        <w:pStyle w:val="a0"/>
      </w:pPr>
      <w:r w:rsidRPr="00803A13">
        <w:t>b.</w:t>
      </w:r>
      <w:r w:rsidRPr="00803A13">
        <w:tab/>
        <w:t>in the case of tax credits owned (held) by an entity not taxed as a corporation, the credits shall be deemed to flow through or be allocated to partners or members at the end of the tax year in which the entity acquired the credits unless the partnership or membership agreement provides otherwise;</w:t>
      </w:r>
    </w:p>
    <w:p w14:paraId="5584F468" w14:textId="77777777" w:rsidR="00803A13" w:rsidRPr="00803A13" w:rsidRDefault="00803A13" w:rsidP="00697436">
      <w:pPr>
        <w:pStyle w:val="a0"/>
      </w:pPr>
      <w:r w:rsidRPr="00803A13">
        <w:t>c.</w:t>
      </w:r>
      <w:r w:rsidRPr="00803A13">
        <w:tab/>
        <w:t>any individual or entity shall be allowed to claim the investor tax credit against its Louisiana income tax liability:</w:t>
      </w:r>
    </w:p>
    <w:p w14:paraId="68A11245" w14:textId="77777777" w:rsidR="00803A13" w:rsidRPr="00803A13" w:rsidRDefault="00803A13" w:rsidP="00697436">
      <w:pPr>
        <w:pStyle w:val="i0"/>
      </w:pPr>
      <w:r w:rsidRPr="00803A13">
        <w:tab/>
        <w:t>i.</w:t>
      </w:r>
      <w:r w:rsidRPr="00803A13">
        <w:tab/>
        <w:t>whether or not any such individual is a Louisiana resident; and</w:t>
      </w:r>
    </w:p>
    <w:p w14:paraId="0646DD27" w14:textId="77777777" w:rsidR="00803A13" w:rsidRPr="00803A13" w:rsidRDefault="00803A13" w:rsidP="00697436">
      <w:pPr>
        <w:pStyle w:val="i0"/>
      </w:pPr>
      <w:r w:rsidRPr="00803A13">
        <w:tab/>
        <w:t>ii.</w:t>
      </w:r>
      <w:r w:rsidRPr="00803A13">
        <w:tab/>
        <w:t>whether or not any such entity is domiciled in Louisiana, organized under Louisiana law, or headquartered in Louisiana;</w:t>
      </w:r>
    </w:p>
    <w:p w14:paraId="679ECCD9" w14:textId="77777777" w:rsidR="00803A13" w:rsidRPr="00803A13" w:rsidRDefault="00803A13" w:rsidP="00697436">
      <w:pPr>
        <w:pStyle w:val="a0"/>
      </w:pPr>
      <w:r w:rsidRPr="00803A13">
        <w:t>d.</w:t>
      </w:r>
      <w:r w:rsidRPr="00803A13">
        <w:tab/>
        <w:t>an investor tax credit, in the hands of the taxpayer that earned the credit or received it by flow-through, cannot be used to eliminate any penalties and interest on overdue income taxes from prior tax years:</w:t>
      </w:r>
    </w:p>
    <w:p w14:paraId="52259D10" w14:textId="77777777" w:rsidR="00803A13" w:rsidRPr="00803A13" w:rsidRDefault="00803A13" w:rsidP="00697436">
      <w:pPr>
        <w:pStyle w:val="i0"/>
      </w:pPr>
      <w:r w:rsidRPr="00803A13">
        <w:tab/>
        <w:t>i.</w:t>
      </w:r>
      <w:r w:rsidRPr="00803A13">
        <w:tab/>
        <w:t>however, an investor tax credit that is purchased is treated as property and can be applied to penalties and interest on overdue income taxes from prior tax years pursuant to R.S. 47:1675(H)(1)(c):</w:t>
      </w:r>
    </w:p>
    <w:p w14:paraId="08074ECD" w14:textId="77777777" w:rsidR="00803A13" w:rsidRPr="00803A13" w:rsidRDefault="00803A13" w:rsidP="00697436">
      <w:pPr>
        <w:pStyle w:val="a1"/>
      </w:pPr>
      <w:r w:rsidRPr="00803A13">
        <w:t>(a).</w:t>
      </w:r>
      <w:r w:rsidRPr="00803A13">
        <w:tab/>
        <w:t>penalties and interest will continue to accrue until the taxes on which such penalties and interest are accruing are paid;</w:t>
      </w:r>
    </w:p>
    <w:p w14:paraId="1B66B5BD" w14:textId="77777777" w:rsidR="00803A13" w:rsidRPr="00803A13" w:rsidRDefault="00803A13" w:rsidP="00697436">
      <w:pPr>
        <w:pStyle w:val="a1"/>
      </w:pPr>
      <w:r w:rsidRPr="00803A13">
        <w:t>(b).</w:t>
      </w:r>
      <w:r w:rsidRPr="00803A13">
        <w:tab/>
        <w:t>the date of payment is the date that the Louisiana Department of Revenue receives a return from a taxpayer on which the investor tax credits are claimed.</w:t>
      </w:r>
    </w:p>
    <w:p w14:paraId="4E56CE07" w14:textId="77777777" w:rsidR="00803A13" w:rsidRPr="00803A13" w:rsidRDefault="00C86113" w:rsidP="00C86113">
      <w:pPr>
        <w:pStyle w:val="A"/>
      </w:pPr>
      <w:r>
        <w:t>B.</w:t>
      </w:r>
      <w:r>
        <w:tab/>
      </w:r>
      <w:r w:rsidR="00803A13" w:rsidRPr="00803A13">
        <w:t>If the investor tax credits (evidenced by a tax credit certification letter) are transferred or allocated as provided herein.</w:t>
      </w:r>
    </w:p>
    <w:p w14:paraId="732ACF7C" w14:textId="77777777" w:rsidR="00803A13" w:rsidRPr="00803A13" w:rsidRDefault="00C86113" w:rsidP="00C86113">
      <w:pPr>
        <w:pStyle w:val="1"/>
      </w:pPr>
      <w:r>
        <w:t>1.</w:t>
      </w:r>
      <w:r>
        <w:tab/>
      </w:r>
      <w:r w:rsidR="00803A13" w:rsidRPr="00803A13">
        <w:t>The transferor shall submit to the office the original certificate of ownership, evidencing the investor tax credits being transferred or allocated, as required by R.S. 47:6007(C)(5).</w:t>
      </w:r>
    </w:p>
    <w:p w14:paraId="4C66CC4B" w14:textId="77777777" w:rsidR="00803A13" w:rsidRPr="00803A13" w:rsidRDefault="00C86113" w:rsidP="00C86113">
      <w:pPr>
        <w:pStyle w:val="1"/>
      </w:pPr>
      <w:r>
        <w:t>2.</w:t>
      </w:r>
      <w:r>
        <w:tab/>
      </w:r>
      <w:r w:rsidR="00803A13" w:rsidRPr="00803A13">
        <w:t>After receipt, the office may issue to each transferee or allocatee, a certificate of ownership signed by the director reflecting:</w:t>
      </w:r>
    </w:p>
    <w:p w14:paraId="1EB84A04" w14:textId="77777777" w:rsidR="00803A13" w:rsidRPr="00803A13" w:rsidRDefault="00803A13" w:rsidP="00697436">
      <w:pPr>
        <w:pStyle w:val="a0"/>
      </w:pPr>
      <w:r w:rsidRPr="00803A13">
        <w:t>a.</w:t>
      </w:r>
      <w:r w:rsidRPr="00803A13">
        <w:tab/>
        <w:t>such transferee’s or allocatee's name;</w:t>
      </w:r>
    </w:p>
    <w:p w14:paraId="1EFC3D18" w14:textId="77777777" w:rsidR="00803A13" w:rsidRPr="00803A13" w:rsidRDefault="00803A13" w:rsidP="00697436">
      <w:pPr>
        <w:pStyle w:val="a0"/>
      </w:pPr>
      <w:r w:rsidRPr="00803A13">
        <w:lastRenderedPageBreak/>
        <w:t>b.</w:t>
      </w:r>
      <w:r w:rsidRPr="00803A13">
        <w:tab/>
        <w:t>the dollar amount of investor tax credits transferred or allocated;</w:t>
      </w:r>
    </w:p>
    <w:p w14:paraId="4DC079B1" w14:textId="77777777" w:rsidR="00803A13" w:rsidRPr="00803A13" w:rsidRDefault="00803A13" w:rsidP="00697436">
      <w:pPr>
        <w:pStyle w:val="a0"/>
      </w:pPr>
      <w:r w:rsidRPr="00803A13">
        <w:t>c.</w:t>
      </w:r>
      <w:r w:rsidRPr="00803A13">
        <w:tab/>
        <w:t>the calendar year in which the investor tax credits were originally earned;</w:t>
      </w:r>
    </w:p>
    <w:p w14:paraId="6C094913" w14:textId="77777777" w:rsidR="00803A13" w:rsidRPr="00803A13" w:rsidRDefault="00803A13" w:rsidP="00697436">
      <w:pPr>
        <w:pStyle w:val="a0"/>
      </w:pPr>
      <w:r w:rsidRPr="00803A13">
        <w:t>d.</w:t>
      </w:r>
      <w:r w:rsidRPr="00803A13">
        <w:tab/>
        <w:t>the state-certified infrastructure project or the state-certified production with respect to which such investor earned the investor tax credits; and</w:t>
      </w:r>
    </w:p>
    <w:p w14:paraId="3B454C92" w14:textId="77777777" w:rsidR="00803A13" w:rsidRPr="00803A13" w:rsidRDefault="00803A13" w:rsidP="00697436">
      <w:pPr>
        <w:pStyle w:val="a0"/>
      </w:pPr>
      <w:r w:rsidRPr="00803A13">
        <w:t>e.</w:t>
      </w:r>
      <w:r w:rsidRPr="00803A13">
        <w:tab/>
        <w:t xml:space="preserve">the identifying number assigned to such state-certified infrastructure project or state-certified production. </w:t>
      </w:r>
    </w:p>
    <w:p w14:paraId="6C9761D1" w14:textId="77777777" w:rsidR="00803A13" w:rsidRPr="00803A13" w:rsidRDefault="00C86113" w:rsidP="00C86113">
      <w:pPr>
        <w:pStyle w:val="1"/>
        <w:rPr>
          <w:rFonts w:eastAsia="Arial Unicode MS"/>
        </w:rPr>
      </w:pPr>
      <w:r>
        <w:t>3.</w:t>
      </w:r>
      <w:r>
        <w:tab/>
      </w:r>
      <w:r w:rsidR="00803A13" w:rsidRPr="00803A13">
        <w:t>If the certificate of ownership submitted evidences more investor tax credits than actually transferred or allocated, then the office may issue an additional certificate of ownership, reflecting any remaining investor tax credit balance</w:t>
      </w:r>
      <w:r w:rsidR="00803A13" w:rsidRPr="00803A13">
        <w:rPr>
          <w:rFonts w:eastAsia="Arial Unicode MS"/>
          <w:color w:val="000000"/>
        </w:rPr>
        <w:t>.</w:t>
      </w:r>
    </w:p>
    <w:p w14:paraId="06907488" w14:textId="77777777" w:rsidR="00803A13" w:rsidRPr="00803A13" w:rsidRDefault="00C86113" w:rsidP="00C86113">
      <w:pPr>
        <w:pStyle w:val="1"/>
        <w:rPr>
          <w:rFonts w:eastAsia="Arial Unicode MS"/>
        </w:rPr>
      </w:pPr>
      <w:r>
        <w:t>4.</w:t>
      </w:r>
      <w:r>
        <w:tab/>
      </w:r>
      <w:r w:rsidR="00803A13" w:rsidRPr="00803A13">
        <w:rPr>
          <w:rFonts w:eastAsia="Arial Unicode MS"/>
        </w:rPr>
        <w:t>Any person or entity engaged in the business of buying and reselling tax credits may elect to maintain its certificate of ownership on file with the office, such that it need not surrender, and have reissued, its certificate of ownership each time it sells a tax credit.</w:t>
      </w:r>
    </w:p>
    <w:p w14:paraId="6ED34491" w14:textId="77777777" w:rsidR="00803A13" w:rsidRPr="00803A13" w:rsidRDefault="00803A13" w:rsidP="00697436">
      <w:pPr>
        <w:pStyle w:val="a0"/>
      </w:pPr>
      <w:r w:rsidRPr="00803A13">
        <w:rPr>
          <w:rFonts w:eastAsia="Arial Unicode MS"/>
        </w:rPr>
        <w:t>a.</w:t>
      </w:r>
      <w:r w:rsidRPr="00803A13">
        <w:rPr>
          <w:rFonts w:eastAsia="Arial Unicode MS"/>
        </w:rPr>
        <w:tab/>
        <w:t>In such cases, the office may issue comporting certificates of ownership to transferees or allocates, designated by the transferor or allocator in writing, until such time as the tax credits represented in the original certificate have been exhausted.</w:t>
      </w:r>
    </w:p>
    <w:p w14:paraId="39FA7399" w14:textId="77777777" w:rsidR="00803A13" w:rsidRPr="00803A13" w:rsidRDefault="00C86113" w:rsidP="00C86113">
      <w:pPr>
        <w:pStyle w:val="1"/>
      </w:pPr>
      <w:r>
        <w:rPr>
          <w:color w:val="000000"/>
        </w:rPr>
        <w:t>5.</w:t>
      </w:r>
      <w:r>
        <w:rPr>
          <w:color w:val="000000"/>
        </w:rPr>
        <w:tab/>
      </w:r>
      <w:r w:rsidR="00803A13" w:rsidRPr="00803A13">
        <w:rPr>
          <w:color w:val="000000"/>
        </w:rPr>
        <w:t>Any taxpayer claiming</w:t>
      </w:r>
      <w:r w:rsidR="00803A13" w:rsidRPr="00803A13">
        <w:t xml:space="preserve"> investor tax credits against its Louisiana income tax liability shall submit to the Department of Revenue, with its Louisiana income tax return for the year in which the taxpayer is claiming the investor tax credits, an original certificate of ownership issued by the office or the transfer notice pursuant to this rule, evidencing the dollar amount of the investor tax credits being claimed.</w:t>
      </w:r>
    </w:p>
    <w:p w14:paraId="58319769" w14:textId="77777777" w:rsidR="00803A13" w:rsidRPr="00803A13" w:rsidRDefault="00C86113" w:rsidP="00C86113">
      <w:pPr>
        <w:pStyle w:val="1"/>
      </w:pPr>
      <w:r>
        <w:t>6.</w:t>
      </w:r>
      <w:r>
        <w:tab/>
      </w:r>
      <w:r w:rsidR="00803A13" w:rsidRPr="00803A13">
        <w:t>The failure of the office to timely issue a certificate of ownership in accordance with this rule shall not:</w:t>
      </w:r>
    </w:p>
    <w:p w14:paraId="018A8764" w14:textId="77777777" w:rsidR="00803A13" w:rsidRPr="00803A13" w:rsidRDefault="00803A13" w:rsidP="00697436">
      <w:pPr>
        <w:pStyle w:val="a0"/>
      </w:pPr>
      <w:r w:rsidRPr="00803A13">
        <w:t>a.</w:t>
      </w:r>
      <w:r w:rsidRPr="00803A13">
        <w:tab/>
        <w:t xml:space="preserve">void or otherwise affect, in any way, the legality or validity of any transfer of investor tax credits; </w:t>
      </w:r>
    </w:p>
    <w:p w14:paraId="3A78BE8D" w14:textId="77777777" w:rsidR="00803A13" w:rsidRPr="00803A13" w:rsidRDefault="00803A13" w:rsidP="00697436">
      <w:pPr>
        <w:pStyle w:val="a0"/>
      </w:pPr>
      <w:r w:rsidRPr="00803A13">
        <w:t>b.</w:t>
      </w:r>
      <w:r w:rsidRPr="00803A13">
        <w:tab/>
        <w:t xml:space="preserve">prohibit any Louisiana taxpayer from claiming investor tax credits against its Louisiana income tax liability, if the investor tax credits are otherwise transferred or claimed in accordance with R.S. 47: 6007 and these rules; or </w:t>
      </w:r>
    </w:p>
    <w:p w14:paraId="4532FC0B" w14:textId="77777777" w:rsidR="00803A13" w:rsidRPr="00803A13" w:rsidRDefault="00803A13" w:rsidP="00697436">
      <w:pPr>
        <w:pStyle w:val="a0"/>
      </w:pPr>
      <w:r w:rsidRPr="00803A13">
        <w:t>c.</w:t>
      </w:r>
      <w:r w:rsidRPr="00803A13">
        <w:tab/>
        <w:t>result in any recapture, forfeiture or other disallowance of investor tax credits under R.S. 47:6007(E) or (F) or otherwise.</w:t>
      </w:r>
    </w:p>
    <w:p w14:paraId="4FFC089D"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47:6007.</w:t>
      </w:r>
    </w:p>
    <w:p w14:paraId="12E347FA" w14:textId="77777777" w:rsidR="00803A13" w:rsidRDefault="00C86113" w:rsidP="00C86113">
      <w:pPr>
        <w:pStyle w:val="HistoricalNote"/>
      </w:pPr>
      <w:r>
        <w:t>HISTORICAL</w:t>
      </w:r>
      <w:r w:rsidR="00803A13" w:rsidRPr="00803A13">
        <w:t xml:space="preserve"> NOTE:</w:t>
      </w:r>
      <w:r w:rsidR="00803A13" w:rsidRPr="00803A13">
        <w:tab/>
        <w:t xml:space="preserve">Promulgated by the Department of Economic Development, Office of Business Development, Office of Entertainment Industry Development and the Office of the Governor, Division of Administration, LR 36:57 (January 2010), </w:t>
      </w:r>
      <w:r w:rsidR="00803A13" w:rsidRPr="00803A13">
        <w:rPr>
          <w:szCs w:val="18"/>
        </w:rPr>
        <w:t>amended by the Department of Economic Development, Office of the Secretary, Office of Business Development, and the Louisiana Economic Development Corporation, LR 37:515 (February 2011</w:t>
      </w:r>
      <w:r w:rsidR="00803A13" w:rsidRPr="00803A13">
        <w:t>), repromulgated by the Department of Economic Development, Office of Business Development, LR 45:876 (July 2019).</w:t>
      </w:r>
    </w:p>
    <w:p w14:paraId="344D0C9A" w14:textId="77777777" w:rsidR="00563860" w:rsidRPr="0093693C" w:rsidRDefault="00563860" w:rsidP="00563860">
      <w:pPr>
        <w:pStyle w:val="Section"/>
      </w:pPr>
      <w:bookmarkStart w:id="1335" w:name="_Toc238197731"/>
      <w:r w:rsidRPr="0093693C">
        <w:t>§6115.</w:t>
      </w:r>
      <w:r w:rsidRPr="0093693C">
        <w:tab/>
        <w:t>Transfer fee allocation and the Entertainment Development Fund</w:t>
      </w:r>
      <w:bookmarkEnd w:id="1335"/>
    </w:p>
    <w:p w14:paraId="0AE92E10" w14:textId="77777777" w:rsidR="00563860" w:rsidRPr="0093693C" w:rsidRDefault="00563860" w:rsidP="00563860">
      <w:pPr>
        <w:pStyle w:val="A"/>
      </w:pPr>
      <w:r w:rsidRPr="0093693C">
        <w:t>A.</w:t>
      </w:r>
      <w:r w:rsidRPr="0093693C">
        <w:tab/>
        <w:t>For applications received on or after July 1, 2017, as a general rule, motion picture production tax credits may not be transferred or sold to another taxpayer;</w:t>
      </w:r>
    </w:p>
    <w:p w14:paraId="2E98E58B" w14:textId="77777777" w:rsidR="00563860" w:rsidRPr="0093693C" w:rsidRDefault="00563860" w:rsidP="00563860">
      <w:pPr>
        <w:pStyle w:val="1"/>
      </w:pPr>
      <w:r w:rsidRPr="0093693C">
        <w:t>1.</w:t>
      </w:r>
      <w:r w:rsidRPr="0093693C">
        <w:tab/>
      </w:r>
      <w:r>
        <w:t>e</w:t>
      </w:r>
      <w:r w:rsidRPr="0093693C">
        <w:t xml:space="preserve">xcept that, the motion picture production company that earned the tax credits, or the company’s irrevocable designee, may transfer the credits to LDR for </w:t>
      </w:r>
      <w:r>
        <w:t>90</w:t>
      </w:r>
      <w:r w:rsidRPr="0093693C">
        <w:t xml:space="preserve"> percent o</w:t>
      </w:r>
      <w:r>
        <w:t>f the face value of the credits;</w:t>
      </w:r>
    </w:p>
    <w:p w14:paraId="3AAAD525" w14:textId="77777777" w:rsidR="00563860" w:rsidRPr="0093693C" w:rsidRDefault="00563860" w:rsidP="00563860">
      <w:pPr>
        <w:pStyle w:val="1"/>
      </w:pPr>
      <w:r w:rsidRPr="0093693C">
        <w:t>2.</w:t>
      </w:r>
      <w:r w:rsidRPr="0093693C">
        <w:tab/>
      </w:r>
      <w:r>
        <w:t>t</w:t>
      </w:r>
      <w:r w:rsidRPr="0093693C">
        <w:t>he transfer notification submitted to LDR shall include a fee of two percent of the tax credit transfer value, which shall be deposited upon receipt in the state treasury and thereafter credited to the Louisiana Entertainment Development Fund.</w:t>
      </w:r>
    </w:p>
    <w:p w14:paraId="46BFC981" w14:textId="77777777" w:rsidR="00563860" w:rsidRPr="0093693C" w:rsidRDefault="00563860" w:rsidP="00563860">
      <w:pPr>
        <w:pStyle w:val="A"/>
      </w:pPr>
      <w:r w:rsidRPr="0093693C">
        <w:t>B.</w:t>
      </w:r>
      <w:r>
        <w:tab/>
        <w:t>M</w:t>
      </w:r>
      <w:r w:rsidRPr="0093693C">
        <w:t>oney in the Louisiana Entertainment Development Fund (“EDF”) shall be appropriated as follows:</w:t>
      </w:r>
    </w:p>
    <w:p w14:paraId="46A22444" w14:textId="77777777" w:rsidR="00563860" w:rsidRPr="0093693C" w:rsidRDefault="00563860" w:rsidP="00563860">
      <w:pPr>
        <w:pStyle w:val="1"/>
      </w:pPr>
      <w:r w:rsidRPr="0093693C">
        <w:t>1.</w:t>
      </w:r>
      <w:r w:rsidRPr="0093693C">
        <w:tab/>
      </w:r>
      <w:r>
        <w:t>25</w:t>
      </w:r>
      <w:r w:rsidRPr="0093693C">
        <w:t xml:space="preserve"> percent to LDR for administrative purposes; and</w:t>
      </w:r>
    </w:p>
    <w:p w14:paraId="55562CB4" w14:textId="77777777" w:rsidR="00563860" w:rsidRPr="0093693C" w:rsidRDefault="00563860" w:rsidP="00563860">
      <w:pPr>
        <w:pStyle w:val="1"/>
      </w:pPr>
      <w:r w:rsidRPr="0093693C">
        <w:t>2.</w:t>
      </w:r>
      <w:r w:rsidRPr="0093693C">
        <w:tab/>
      </w:r>
      <w:r>
        <w:t>75</w:t>
      </w:r>
      <w:r w:rsidRPr="0093693C">
        <w:t xml:space="preserve"> percent to LED for motion picture and television education development initiatives, matching grants for Louisiana filmmakers, Louisiana workforce development programs, and other motion picture production and television related programs.</w:t>
      </w:r>
    </w:p>
    <w:p w14:paraId="65FDD3B9" w14:textId="77777777" w:rsidR="00563860" w:rsidRPr="0093693C" w:rsidRDefault="00563860" w:rsidP="00563860">
      <w:pPr>
        <w:pStyle w:val="A"/>
      </w:pPr>
      <w:r w:rsidRPr="0093693C">
        <w:t>C.</w:t>
      </w:r>
      <w:r w:rsidRPr="0093693C">
        <w:tab/>
        <w:t xml:space="preserve">Administration of the EDF </w:t>
      </w:r>
      <w:r>
        <w:t>fund by LED shall be as follows.</w:t>
      </w:r>
    </w:p>
    <w:p w14:paraId="55B05458" w14:textId="77777777" w:rsidR="00563860" w:rsidRPr="0093693C" w:rsidRDefault="00563860" w:rsidP="00563860">
      <w:pPr>
        <w:pStyle w:val="1"/>
      </w:pPr>
      <w:r w:rsidRPr="0093693C">
        <w:t>1.</w:t>
      </w:r>
      <w:r w:rsidRPr="0093693C">
        <w:tab/>
        <w:t>Applications shall be accepted on a year round basis, subject to availability of funding in any given year, and shall be administered by LED in accordance with program rules, LAC 61: I, Chapter 21.</w:t>
      </w:r>
    </w:p>
    <w:p w14:paraId="68A0A2A3" w14:textId="77777777" w:rsidR="00563860" w:rsidRPr="0093693C" w:rsidRDefault="00563860" w:rsidP="00563860">
      <w:pPr>
        <w:pStyle w:val="AuthorityNote"/>
      </w:pPr>
      <w:r w:rsidRPr="0093693C">
        <w:t>AUTHORITY NOTE:</w:t>
      </w:r>
      <w:r w:rsidRPr="0093693C">
        <w:tab/>
        <w:t>Promulgated in accordance with R.S. 47:6007</w:t>
      </w:r>
    </w:p>
    <w:p w14:paraId="758C2BEA" w14:textId="77777777" w:rsidR="00563860" w:rsidRPr="00803A13" w:rsidRDefault="00563860" w:rsidP="00563860">
      <w:pPr>
        <w:pStyle w:val="HistoricalNote"/>
      </w:pPr>
      <w:r w:rsidRPr="0093693C">
        <w:t>HISTORICAL NOTE:</w:t>
      </w:r>
      <w:r w:rsidRPr="0093693C">
        <w:tab/>
        <w:t xml:space="preserve">Promulgated by the Department of Economic Development, Office of Entertainment Industry Development, </w:t>
      </w:r>
      <w:r>
        <w:t>LR 49:2090 (December 2023).</w:t>
      </w:r>
    </w:p>
    <w:p w14:paraId="1D7DB502" w14:textId="77777777" w:rsidR="00803A13" w:rsidRPr="00803A13" w:rsidRDefault="00697436" w:rsidP="00697436">
      <w:pPr>
        <w:pStyle w:val="Section"/>
      </w:pPr>
      <w:bookmarkStart w:id="1336" w:name="_Toc530991069"/>
      <w:bookmarkStart w:id="1337" w:name="_Toc238197732"/>
      <w:r>
        <w:t>§</w:t>
      </w:r>
      <w:r w:rsidR="00803A13" w:rsidRPr="00803A13">
        <w:t>611</w:t>
      </w:r>
      <w:r w:rsidR="00C86113">
        <w:t>9.</w:t>
      </w:r>
      <w:r w:rsidR="00C86113">
        <w:tab/>
      </w:r>
      <w:r w:rsidR="00803A13" w:rsidRPr="00803A13">
        <w:t>Louisiana Promotional Graphic</w:t>
      </w:r>
      <w:bookmarkEnd w:id="1336"/>
      <w:bookmarkEnd w:id="1337"/>
    </w:p>
    <w:p w14:paraId="7A95D115" w14:textId="77777777" w:rsidR="00803A13" w:rsidRPr="00803A13" w:rsidRDefault="00C86113" w:rsidP="00C86113">
      <w:pPr>
        <w:pStyle w:val="A"/>
      </w:pPr>
      <w:r>
        <w:t>A.</w:t>
      </w:r>
      <w:r>
        <w:tab/>
      </w:r>
      <w:r w:rsidR="00563860" w:rsidRPr="0093693C">
        <w:t>For applications for state-certified productions received on or after July 1, 2017 and prior to July 1, 2023 at time of request for final certification, state certified productions shall be required to acknowledge the financial assistance of the state of Louisiana</w:t>
      </w:r>
      <w:r w:rsidR="00563860" w:rsidRPr="0093693C">
        <w:rPr>
          <w:strike/>
        </w:rPr>
        <w:t xml:space="preserve"> </w:t>
      </w:r>
      <w:r w:rsidR="00563860" w:rsidRPr="0093693C">
        <w:t>either through the inclusion of a Louisiana promotional graphic meeting requirements set forth below, or an alternative marketing opportunity that has been approved in writing by LED.</w:t>
      </w:r>
    </w:p>
    <w:p w14:paraId="60831E25" w14:textId="77777777" w:rsidR="00803A13" w:rsidRPr="00803A13" w:rsidRDefault="00C86113" w:rsidP="00C86113">
      <w:pPr>
        <w:pStyle w:val="1"/>
      </w:pPr>
      <w:r>
        <w:t>1.</w:t>
      </w:r>
      <w:r>
        <w:tab/>
      </w:r>
      <w:r w:rsidR="00803A13" w:rsidRPr="00803A13">
        <w:t>Approved Louisiana promotional graphic requirements:</w:t>
      </w:r>
    </w:p>
    <w:p w14:paraId="212853AD" w14:textId="77777777" w:rsidR="00803A13" w:rsidRPr="00803A13" w:rsidRDefault="00803A13" w:rsidP="00697436">
      <w:pPr>
        <w:pStyle w:val="a0"/>
      </w:pPr>
      <w:r w:rsidRPr="00803A13">
        <w:t>a.</w:t>
      </w:r>
      <w:r w:rsidRPr="00803A13">
        <w:tab/>
        <w:t>a five-second long static or animated graphical brand or logo promoting Louisiana, that has been approved in writing by LED;</w:t>
      </w:r>
    </w:p>
    <w:p w14:paraId="231ECC58" w14:textId="77777777" w:rsidR="00803A13" w:rsidRPr="00803A13" w:rsidRDefault="00803A13" w:rsidP="00697436">
      <w:pPr>
        <w:pStyle w:val="a0"/>
      </w:pPr>
      <w:r w:rsidRPr="00803A13">
        <w:t>b.</w:t>
      </w:r>
      <w:r w:rsidRPr="00803A13">
        <w:tab/>
        <w:t xml:space="preserve">for feature films, </w:t>
      </w:r>
      <w:r w:rsidRPr="00803A13">
        <w:rPr>
          <w:bCs/>
        </w:rPr>
        <w:t>or other production types with a customary end credit crawl,</w:t>
      </w:r>
      <w:r w:rsidRPr="00803A13">
        <w:rPr>
          <w:bCs/>
          <w:color w:val="00B050"/>
        </w:rPr>
        <w:t xml:space="preserve"> </w:t>
      </w:r>
      <w:r w:rsidRPr="00803A13">
        <w:t>the approved logo is to be placed in the end credits, before the below-the line crawl for the life of the production;</w:t>
      </w:r>
    </w:p>
    <w:p w14:paraId="6F922428" w14:textId="77777777" w:rsidR="00803A13" w:rsidRPr="00803A13" w:rsidRDefault="00803A13" w:rsidP="00697436">
      <w:pPr>
        <w:pStyle w:val="i0"/>
      </w:pPr>
      <w:r w:rsidRPr="00803A13">
        <w:lastRenderedPageBreak/>
        <w:tab/>
        <w:t>i.</w:t>
      </w:r>
      <w:r w:rsidRPr="00803A13">
        <w:tab/>
        <w:t>LED shall deem “life of the production” to mean that the approved logo is permanently embedded within the subject of the state certified production; and</w:t>
      </w:r>
    </w:p>
    <w:p w14:paraId="54820AB7" w14:textId="77777777" w:rsidR="00803A13" w:rsidRPr="00803A13" w:rsidRDefault="00803A13" w:rsidP="00697436">
      <w:pPr>
        <w:pStyle w:val="a0"/>
      </w:pPr>
      <w:r w:rsidRPr="00803A13">
        <w:t>c.</w:t>
      </w:r>
      <w:r w:rsidRPr="00803A13">
        <w:tab/>
        <w:t>the production company includes an approved Louisiana promotional link or prominent credit to Louisiana on its own website, or that of an approved affiliated company.</w:t>
      </w:r>
    </w:p>
    <w:p w14:paraId="1BE1F5CF" w14:textId="77777777" w:rsidR="00803A13" w:rsidRPr="00803A13" w:rsidRDefault="00803A13" w:rsidP="00697436">
      <w:pPr>
        <w:pStyle w:val="1"/>
        <w:tabs>
          <w:tab w:val="clear" w:pos="720"/>
          <w:tab w:val="left" w:pos="810"/>
        </w:tabs>
      </w:pPr>
      <w:r w:rsidRPr="00803A13">
        <w:t>2.a.</w:t>
      </w:r>
      <w:r w:rsidRPr="00803A13">
        <w:tab/>
        <w:t xml:space="preserve">Alternative marketing opportunities shall be proposed to LED at the time of application for initial certification, setting forth the details and estimated value of the proposed opportunity or justification of value taking into consideration the additional five percent credit being sought. LED shall either approve or deny such options in writing at time of initial certification. </w:t>
      </w:r>
    </w:p>
    <w:p w14:paraId="469FCC2F" w14:textId="77777777" w:rsidR="00803A13" w:rsidRPr="00803A13" w:rsidRDefault="00803A13" w:rsidP="00697436">
      <w:pPr>
        <w:pStyle w:val="a0"/>
      </w:pPr>
      <w:r w:rsidRPr="00803A13">
        <w:t>b.</w:t>
      </w:r>
      <w:r w:rsidRPr="00803A13">
        <w:tab/>
        <w:t>Acceptable examples of alternative marketing opportunities may include, but not be limited to a combination of the following:</w:t>
      </w:r>
    </w:p>
    <w:p w14:paraId="7B68F393" w14:textId="77777777" w:rsidR="00803A13" w:rsidRPr="00803A13" w:rsidRDefault="00803A13" w:rsidP="00697436">
      <w:pPr>
        <w:pStyle w:val="i0"/>
      </w:pPr>
      <w:r w:rsidRPr="00803A13">
        <w:tab/>
        <w:t>i.</w:t>
      </w:r>
      <w:r w:rsidRPr="00803A13">
        <w:tab/>
        <w:t>a produced in Louisiana card featuring an approved version of the logo during the opening credits of a feature film;</w:t>
      </w:r>
    </w:p>
    <w:p w14:paraId="045539B4" w14:textId="77777777" w:rsidR="00803A13" w:rsidRPr="00803A13" w:rsidRDefault="00803A13" w:rsidP="00697436">
      <w:pPr>
        <w:pStyle w:val="i0"/>
      </w:pPr>
      <w:r w:rsidRPr="00803A13">
        <w:tab/>
        <w:t>ii.</w:t>
      </w:r>
      <w:r w:rsidRPr="00803A13">
        <w:tab/>
        <w:t>an approved promotional featurette highlighting Louisiana as a tourist destination included on the DVD release of the production;</w:t>
      </w:r>
    </w:p>
    <w:p w14:paraId="54936610" w14:textId="77777777" w:rsidR="00803A13" w:rsidRPr="00803A13" w:rsidRDefault="00803A13" w:rsidP="00697436">
      <w:pPr>
        <w:pStyle w:val="i0"/>
      </w:pPr>
      <w:r w:rsidRPr="00803A13">
        <w:tab/>
        <w:t>iii.</w:t>
      </w:r>
      <w:r w:rsidRPr="00803A13">
        <w:tab/>
        <w:t>an approved version of the logo placed in the opening title sequence or as a bumper into or out of commercial breaks for Television productions;</w:t>
      </w:r>
    </w:p>
    <w:p w14:paraId="35BF4C14" w14:textId="77777777" w:rsidR="00803A13" w:rsidRPr="00803A13" w:rsidRDefault="00803A13" w:rsidP="00697436">
      <w:pPr>
        <w:pStyle w:val="i0"/>
      </w:pPr>
      <w:r w:rsidRPr="00803A13">
        <w:tab/>
        <w:t>iv.</w:t>
      </w:r>
      <w:r w:rsidRPr="00803A13">
        <w:tab/>
        <w:t>significant community service projects in Louisiana;</w:t>
      </w:r>
    </w:p>
    <w:p w14:paraId="06D6740F" w14:textId="77777777" w:rsidR="00803A13" w:rsidRPr="00803A13" w:rsidRDefault="00803A13" w:rsidP="00697436">
      <w:pPr>
        <w:pStyle w:val="i0"/>
      </w:pPr>
      <w:r w:rsidRPr="00803A13">
        <w:tab/>
        <w:t>v.</w:t>
      </w:r>
      <w:r w:rsidRPr="00803A13">
        <w:tab/>
        <w:t>red carpet screening event in Louisiana;</w:t>
      </w:r>
    </w:p>
    <w:p w14:paraId="6C2F204A" w14:textId="77777777" w:rsidR="00803A13" w:rsidRPr="00803A13" w:rsidRDefault="00803A13" w:rsidP="00697436">
      <w:pPr>
        <w:pStyle w:val="i0"/>
      </w:pPr>
      <w:r w:rsidRPr="00803A13">
        <w:tab/>
        <w:t>vi.</w:t>
      </w:r>
      <w:r w:rsidRPr="00803A13">
        <w:tab/>
        <w:t>sponsorship of a film festival or other approved event in Louisiana;</w:t>
      </w:r>
    </w:p>
    <w:p w14:paraId="66F6A39A" w14:textId="77777777" w:rsidR="00803A13" w:rsidRPr="00803A13" w:rsidRDefault="00803A13" w:rsidP="00697436">
      <w:pPr>
        <w:pStyle w:val="i0"/>
      </w:pPr>
      <w:r w:rsidRPr="00803A13">
        <w:tab/>
        <w:t>vii.</w:t>
      </w:r>
      <w:r w:rsidRPr="00803A13">
        <w:tab/>
        <w:t>an official advertising poster for the state-certified production and a still frame from the production, or, at the discretion of LED, a significant set piece, prop, or costume from the production may be donated on the condition that they may be used for unlimited marketing purposes by the state;</w:t>
      </w:r>
    </w:p>
    <w:p w14:paraId="1EEF3A5E" w14:textId="77777777" w:rsidR="00803A13" w:rsidRPr="00803A13" w:rsidRDefault="00803A13" w:rsidP="00697436">
      <w:pPr>
        <w:pStyle w:val="i0"/>
      </w:pPr>
      <w:r w:rsidRPr="00803A13">
        <w:tab/>
        <w:t>viii.</w:t>
      </w:r>
      <w:r w:rsidRPr="00803A13">
        <w:tab/>
        <w:t>access to a standard or electronic press kit, clip from the motion picture or special interview with the principles involved in the production (actors, directors, producers, etc) promoting Louisiana as a business destination for unlimited use for marketing purposes by LED;</w:t>
      </w:r>
    </w:p>
    <w:p w14:paraId="5A9EDF72" w14:textId="77777777" w:rsidR="00803A13" w:rsidRDefault="00803A13" w:rsidP="00697436">
      <w:pPr>
        <w:pStyle w:val="i0"/>
      </w:pPr>
      <w:r w:rsidRPr="00803A13">
        <w:tab/>
        <w:t>ix.</w:t>
      </w:r>
      <w:r w:rsidRPr="00803A13">
        <w:tab/>
        <w:t>other alternatives as proposed by production companies and approved by LED.</w:t>
      </w:r>
    </w:p>
    <w:p w14:paraId="1BEEF434" w14:textId="77777777" w:rsidR="00D36C87" w:rsidRDefault="00D36C87" w:rsidP="00D36C87">
      <w:pPr>
        <w:pStyle w:val="1"/>
      </w:pPr>
      <w:r w:rsidRPr="00714715">
        <w:rPr>
          <w:sz w:val="18"/>
        </w:rPr>
        <w:t>3.</w:t>
      </w:r>
      <w:r w:rsidRPr="00714715">
        <w:rPr>
          <w:sz w:val="18"/>
        </w:rPr>
        <w:tab/>
      </w:r>
      <w:r w:rsidRPr="00714715">
        <w:t>A donation to a Louisiana nonprofit film grant program, as approved by LED.</w:t>
      </w:r>
    </w:p>
    <w:p w14:paraId="391B35EC" w14:textId="77777777" w:rsidR="00563860" w:rsidRPr="0093693C" w:rsidRDefault="00563860" w:rsidP="00563860">
      <w:pPr>
        <w:pStyle w:val="A"/>
      </w:pPr>
      <w:r w:rsidRPr="0093693C">
        <w:t>B.</w:t>
      </w:r>
      <w:r w:rsidRPr="0093693C">
        <w:tab/>
        <w:t>For applications for state-certified productions received on or after July 1, 2023 at time of request for final certification, state certified productions shall be required to acknowledge the financial assistance of the state of Louisiana as follows:</w:t>
      </w:r>
    </w:p>
    <w:p w14:paraId="63F08010" w14:textId="77777777" w:rsidR="00563860" w:rsidRPr="0093693C" w:rsidRDefault="00563860" w:rsidP="00563860">
      <w:pPr>
        <w:pStyle w:val="1"/>
      </w:pPr>
      <w:r w:rsidRPr="0093693C">
        <w:t>1.</w:t>
      </w:r>
      <w:r w:rsidRPr="0093693C">
        <w:tab/>
        <w:t xml:space="preserve">Logo. Shall include up to a five second long static or animated graphic in the end credits before the below-the line </w:t>
      </w:r>
      <w:r w:rsidRPr="0093693C">
        <w:t xml:space="preserve">crew crawl for the life of the production, during each broadcast worldwide if applicable; </w:t>
      </w:r>
      <w:r w:rsidRPr="0034126E">
        <w:t>and</w:t>
      </w:r>
    </w:p>
    <w:p w14:paraId="1C6DE425" w14:textId="77777777" w:rsidR="00563860" w:rsidRPr="0093693C" w:rsidRDefault="00563860" w:rsidP="00563860">
      <w:pPr>
        <w:pStyle w:val="1"/>
      </w:pPr>
      <w:r w:rsidRPr="0093693C">
        <w:t>2.</w:t>
      </w:r>
      <w:r>
        <w:tab/>
      </w:r>
      <w:r w:rsidRPr="0093693C">
        <w:t xml:space="preserve">Promotional piece. Shall provide LED with an electronic press kit, customized video, or alternative asset, as may be agreed to by LED, for promotional use by LED. </w:t>
      </w:r>
    </w:p>
    <w:p w14:paraId="3ED61C5C" w14:textId="77777777" w:rsidR="00563860" w:rsidRPr="00803A13" w:rsidRDefault="00563860" w:rsidP="00563860">
      <w:pPr>
        <w:pStyle w:val="1"/>
      </w:pPr>
      <w:r w:rsidRPr="0093693C">
        <w:t>3.</w:t>
      </w:r>
      <w:r w:rsidRPr="0093693C">
        <w:tab/>
        <w:t>Except that commercials, music videos, or other state-certified productions that are prohibited by federal law or contractual requirements from utilizing the promotional Louisiana graphic may use an alternative marketing option as approved by LED.</w:t>
      </w:r>
    </w:p>
    <w:p w14:paraId="370AC2C0"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47:6007</w:t>
      </w:r>
    </w:p>
    <w:p w14:paraId="32DE049C"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Office of Entertainment Industry Development, LR 42:1656 (October 2016), repromulgated by the Department of Economic Development, Office of Business Development, LR 45:878 (July 2019</w:t>
      </w:r>
      <w:r w:rsidR="00D36C87" w:rsidRPr="00714715">
        <w:t xml:space="preserve">), </w:t>
      </w:r>
      <w:r w:rsidR="00D36C87">
        <w:t>LR 48:1497 (June 2022)</w:t>
      </w:r>
      <w:r w:rsidR="00B74B53" w:rsidRPr="002A1C70">
        <w:t xml:space="preserve">, </w:t>
      </w:r>
      <w:r w:rsidR="00CD696D">
        <w:t>amended</w:t>
      </w:r>
      <w:r w:rsidR="00CD696D" w:rsidRPr="002A1C70">
        <w:t xml:space="preserve"> </w:t>
      </w:r>
      <w:r w:rsidR="00B74B53" w:rsidRPr="002A1C70">
        <w:t>LR 48:</w:t>
      </w:r>
      <w:r w:rsidR="00B74B53">
        <w:t>1917</w:t>
      </w:r>
      <w:r w:rsidR="00B74B53" w:rsidRPr="002A1C70">
        <w:t xml:space="preserve"> (July 2022</w:t>
      </w:r>
      <w:r w:rsidR="00563860" w:rsidRPr="0093693C">
        <w:t xml:space="preserve">). </w:t>
      </w:r>
      <w:r w:rsidR="00563860">
        <w:t>LR 49:2091 (December 2023).</w:t>
      </w:r>
    </w:p>
    <w:p w14:paraId="0A63ABBE" w14:textId="77777777" w:rsidR="00803A13" w:rsidRPr="00803A13" w:rsidRDefault="00803A13" w:rsidP="00697436">
      <w:pPr>
        <w:pStyle w:val="Chapter"/>
      </w:pPr>
      <w:bookmarkStart w:id="1338" w:name="_Toc530991071"/>
      <w:bookmarkStart w:id="1339" w:name="_Toc238197733"/>
      <w:r w:rsidRPr="00803A13">
        <w:t>Chapter 6</w:t>
      </w:r>
      <w:r w:rsidR="00C86113">
        <w:t>3.</w:t>
      </w:r>
      <w:r w:rsidR="00C86113">
        <w:tab/>
      </w:r>
      <w:r w:rsidRPr="00803A13">
        <w:t>Motion Picture Production Tax Credit Program―Qualified Entertainment Company Payroll Tax Credit Program</w:t>
      </w:r>
      <w:bookmarkEnd w:id="1338"/>
      <w:bookmarkEnd w:id="1339"/>
    </w:p>
    <w:p w14:paraId="2CC04E0C" w14:textId="77777777" w:rsidR="00803A13" w:rsidRPr="00803A13" w:rsidRDefault="00697436" w:rsidP="00697436">
      <w:pPr>
        <w:pStyle w:val="Section"/>
      </w:pPr>
      <w:bookmarkStart w:id="1340" w:name="_Toc530991072"/>
      <w:bookmarkStart w:id="1341" w:name="_Toc238197734"/>
      <w:r>
        <w:t>§</w:t>
      </w:r>
      <w:r w:rsidR="00803A13" w:rsidRPr="00803A13">
        <w:t>632</w:t>
      </w:r>
      <w:r w:rsidR="00C86113">
        <w:t>3.</w:t>
      </w:r>
      <w:r w:rsidR="00C86113">
        <w:tab/>
      </w:r>
      <w:r w:rsidR="00803A13" w:rsidRPr="00803A13">
        <w:t>General</w:t>
      </w:r>
      <w:bookmarkEnd w:id="1340"/>
      <w:bookmarkEnd w:id="1341"/>
    </w:p>
    <w:p w14:paraId="687EFAC6" w14:textId="77777777" w:rsidR="00803A13" w:rsidRPr="00803A13" w:rsidRDefault="00C86113" w:rsidP="00C86113">
      <w:pPr>
        <w:pStyle w:val="A"/>
      </w:pPr>
      <w:r>
        <w:t>A.</w:t>
      </w:r>
      <w:r>
        <w:tab/>
      </w:r>
      <w:r w:rsidR="00803A13" w:rsidRPr="00803A13">
        <w:t xml:space="preserve">Purpose. The purpose of this Sub-chapter is to implement the Qualified Entertainment Company Payroll Tax Credit Program as established by Act 309 of the 2017 Regular Session of the legislature, contained within the Motion Picture Production Tax Credit Program, pursuant to the provisions of R.S. 47:6007. </w:t>
      </w:r>
    </w:p>
    <w:p w14:paraId="6A6764A7" w14:textId="77777777" w:rsidR="00803A13" w:rsidRPr="00803A13" w:rsidRDefault="00C86113" w:rsidP="00C86113">
      <w:pPr>
        <w:pStyle w:val="A"/>
      </w:pPr>
      <w:r>
        <w:t>B.</w:t>
      </w:r>
      <w:r>
        <w:tab/>
      </w:r>
      <w:r w:rsidR="00803A13" w:rsidRPr="00803A13">
        <w:t xml:space="preserve">Program Description. The Qualified Entertainment Company Payroll Tax Credit Program provides payroll tax credits as an inducement for qualified entertainment companies (“QEC”s) to permanently locate new or expand existing operations in Louisiana. </w:t>
      </w:r>
    </w:p>
    <w:p w14:paraId="1B8D5BFF" w14:textId="77777777" w:rsidR="00803A13" w:rsidRPr="00803A13" w:rsidRDefault="00C86113" w:rsidP="00C86113">
      <w:pPr>
        <w:pStyle w:val="A"/>
      </w:pPr>
      <w:r>
        <w:rPr>
          <w:lang w:eastAsia="x-none"/>
        </w:rPr>
        <w:t>C.</w:t>
      </w:r>
      <w:r>
        <w:rPr>
          <w:lang w:eastAsia="x-none"/>
        </w:rPr>
        <w:tab/>
      </w:r>
      <w:r w:rsidR="00803A13" w:rsidRPr="00803A13">
        <w:rPr>
          <w:lang w:eastAsia="x-none"/>
        </w:rPr>
        <w:t xml:space="preserve">No other LED incentives for QEC payroll expenditures. </w:t>
      </w:r>
      <w:r w:rsidR="00803A13" w:rsidRPr="00803A13">
        <w:t>A QEC shall not receive any other incentive administered by LED that is based directly upon any QEC Payroll, for which the QEC is obligated or has received benefits under the QEC Contract.</w:t>
      </w:r>
    </w:p>
    <w:p w14:paraId="190F0CBF"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47:6007.</w:t>
      </w:r>
    </w:p>
    <w:p w14:paraId="7168BD52"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Entertainment Industry Development LR 44:1992 (November 2018), repromulgated by the Department of Economic Development, Office of Business Development, LR 45:879 (July 2019).</w:t>
      </w:r>
    </w:p>
    <w:p w14:paraId="5A33ECFF" w14:textId="77777777" w:rsidR="00803A13" w:rsidRPr="00803A13" w:rsidRDefault="00697436" w:rsidP="00697436">
      <w:pPr>
        <w:pStyle w:val="Section"/>
      </w:pPr>
      <w:bookmarkStart w:id="1342" w:name="_Toc530991073"/>
      <w:bookmarkStart w:id="1343" w:name="_Toc238197735"/>
      <w:r>
        <w:t>§</w:t>
      </w:r>
      <w:r w:rsidR="00803A13" w:rsidRPr="00803A13">
        <w:t>632</w:t>
      </w:r>
      <w:r w:rsidR="00C86113">
        <w:t>4.</w:t>
      </w:r>
      <w:r w:rsidR="00C86113">
        <w:tab/>
      </w:r>
      <w:r w:rsidR="00803A13" w:rsidRPr="00803A13">
        <w:t>Definitions</w:t>
      </w:r>
      <w:bookmarkEnd w:id="1342"/>
      <w:bookmarkEnd w:id="1343"/>
    </w:p>
    <w:p w14:paraId="1517D65F" w14:textId="77777777" w:rsidR="00803A13" w:rsidRPr="00803A13" w:rsidRDefault="00C86113" w:rsidP="00C86113">
      <w:pPr>
        <w:pStyle w:val="A"/>
      </w:pPr>
      <w:r>
        <w:t>A.</w:t>
      </w:r>
      <w:r>
        <w:tab/>
      </w:r>
      <w:r w:rsidR="00803A13" w:rsidRPr="00803A13">
        <w:t>Terms not otherwise defined in this sub-chapter shall have the same meaning given to them in R.S. 47:6007, unless the context clearly requires otherwise.</w:t>
      </w:r>
    </w:p>
    <w:p w14:paraId="4E87A4EC" w14:textId="77777777" w:rsidR="00803A13" w:rsidRPr="00803A13" w:rsidRDefault="00C86113" w:rsidP="00C86113">
      <w:pPr>
        <w:pStyle w:val="A"/>
      </w:pPr>
      <w:r>
        <w:t>B.</w:t>
      </w:r>
      <w:r>
        <w:tab/>
      </w:r>
      <w:r w:rsidR="00803A13" w:rsidRPr="00803A13">
        <w:t>In this Sub-chapter, the following terms shall have the meanings provided herein, unless the context clearly indicates otherwise.</w:t>
      </w:r>
    </w:p>
    <w:p w14:paraId="44CEC43B" w14:textId="77777777" w:rsidR="00803A13" w:rsidRPr="00803A13" w:rsidRDefault="00803A13" w:rsidP="00697436">
      <w:pPr>
        <w:pStyle w:val="1"/>
      </w:pPr>
      <w:r w:rsidRPr="00922285">
        <w:rPr>
          <w:i/>
        </w:rPr>
        <w:lastRenderedPageBreak/>
        <w:t>Affiliate</w:t>
      </w:r>
      <w:r w:rsidRPr="00803A13">
        <w:t>―</w:t>
      </w:r>
    </w:p>
    <w:p w14:paraId="4B4AE4BF" w14:textId="77777777" w:rsidR="00803A13" w:rsidRPr="00803A13" w:rsidRDefault="00803A13" w:rsidP="00697436">
      <w:pPr>
        <w:pStyle w:val="a0"/>
      </w:pPr>
      <w:r w:rsidRPr="00803A13">
        <w:t>a.</w:t>
      </w:r>
      <w:r w:rsidRPr="00803A13">
        <w:tab/>
        <w:t>any business entity that is:</w:t>
      </w:r>
    </w:p>
    <w:p w14:paraId="13366103" w14:textId="77777777" w:rsidR="00803A13" w:rsidRPr="00803A13" w:rsidRDefault="00803A13" w:rsidP="00697436">
      <w:pPr>
        <w:pStyle w:val="i0"/>
      </w:pPr>
      <w:r w:rsidRPr="00803A13">
        <w:tab/>
        <w:t>i.</w:t>
      </w:r>
      <w:r w:rsidRPr="00803A13">
        <w:tab/>
        <w:t>controlled by the QEC;</w:t>
      </w:r>
    </w:p>
    <w:p w14:paraId="2834599A" w14:textId="77777777" w:rsidR="00803A13" w:rsidRPr="00803A13" w:rsidRDefault="00803A13" w:rsidP="00697436">
      <w:pPr>
        <w:pStyle w:val="i0"/>
      </w:pPr>
      <w:r w:rsidRPr="00803A13">
        <w:tab/>
        <w:t>ii.</w:t>
      </w:r>
      <w:r w:rsidRPr="00803A13">
        <w:tab/>
        <w:t>a controlling owner of the QEC; or</w:t>
      </w:r>
    </w:p>
    <w:p w14:paraId="7B5E348B" w14:textId="77777777" w:rsidR="00803A13" w:rsidRPr="00803A13" w:rsidRDefault="00803A13" w:rsidP="00697436">
      <w:pPr>
        <w:pStyle w:val="i0"/>
      </w:pPr>
      <w:r w:rsidRPr="00803A13">
        <w:tab/>
        <w:t>iii.</w:t>
      </w:r>
      <w:r w:rsidRPr="00803A13">
        <w:tab/>
        <w:t>controlled by an entity described in Subparagraph a or b;</w:t>
      </w:r>
    </w:p>
    <w:p w14:paraId="6812C343" w14:textId="77777777" w:rsidR="00803A13" w:rsidRPr="00803A13" w:rsidRDefault="00803A13" w:rsidP="00697436">
      <w:pPr>
        <w:pStyle w:val="a0"/>
      </w:pPr>
      <w:r w:rsidRPr="00803A13">
        <w:t>b.</w:t>
      </w:r>
      <w:r w:rsidRPr="00803A13">
        <w:tab/>
        <w:t>control, for purposes of this definition, means owning either directly or indirectly through control of or by another business entity:</w:t>
      </w:r>
    </w:p>
    <w:p w14:paraId="32D9CA77" w14:textId="77777777" w:rsidR="00803A13" w:rsidRPr="00803A13" w:rsidRDefault="00803A13" w:rsidP="00697436">
      <w:pPr>
        <w:pStyle w:val="i0"/>
      </w:pPr>
      <w:r w:rsidRPr="00803A13">
        <w:tab/>
        <w:t>i.</w:t>
      </w:r>
      <w:r w:rsidRPr="00803A13">
        <w:tab/>
        <w:t>a majority of the voting stock or other voting interest of such business entity or the QEC; or</w:t>
      </w:r>
    </w:p>
    <w:p w14:paraId="68390B00" w14:textId="77777777" w:rsidR="00803A13" w:rsidRPr="00803A13" w:rsidRDefault="00803A13" w:rsidP="00697436">
      <w:pPr>
        <w:pStyle w:val="i0"/>
      </w:pPr>
      <w:r w:rsidRPr="00803A13">
        <w:tab/>
        <w:t>ii.</w:t>
      </w:r>
      <w:r w:rsidRPr="00803A13">
        <w:tab/>
        <w:t>stock or other interest whose value is a majority of the total value of such business entity or the QEC;</w:t>
      </w:r>
    </w:p>
    <w:p w14:paraId="6F67DBAF" w14:textId="77777777" w:rsidR="00803A13" w:rsidRPr="00803A13" w:rsidRDefault="00803A13" w:rsidP="00697436">
      <w:pPr>
        <w:pStyle w:val="a0"/>
      </w:pPr>
      <w:r w:rsidRPr="00803A13">
        <w:t>c.</w:t>
      </w:r>
      <w:r w:rsidRPr="00803A13">
        <w:tab/>
        <w:t>a controlled or controlling business entity will be deemed a non-affiliate (not an affiliate) if the department determines that neither the QEC nor any of its controlling owners exercise authority over the management, business policies and operations of the business entity.</w:t>
      </w:r>
    </w:p>
    <w:p w14:paraId="7E63BCDC" w14:textId="77777777" w:rsidR="00803A13" w:rsidRPr="00803A13" w:rsidRDefault="00803A13" w:rsidP="00697436">
      <w:pPr>
        <w:pStyle w:val="1"/>
        <w:rPr>
          <w:i/>
        </w:rPr>
      </w:pPr>
      <w:r w:rsidRPr="00803A13">
        <w:rPr>
          <w:i/>
        </w:rPr>
        <w:t>Approved Rehire Employees</w:t>
      </w:r>
      <w:r w:rsidRPr="00803A13">
        <w:t>―a former employee who was previously on the payroll of the QEC, or QEC parent entity, subsidiary, or affiliate in Louisiana, but has been off such payroll for a period of at least four months, may be considered a new job if rehired into a position that is not part of the baseline jobs. When determining New Job qualification, at the discretion of LED, LED shall consider all relevant factors including but not limited to; ES4’s, W2’s and QEC re-hiring practices, and the intent of the QEC payroll tax credit program to permanently locate new or expand existing operations in Louisiana.</w:t>
      </w:r>
      <w:r w:rsidRPr="00803A13">
        <w:rPr>
          <w:i/>
        </w:rPr>
        <w:t xml:space="preserve"> </w:t>
      </w:r>
    </w:p>
    <w:p w14:paraId="53514087" w14:textId="77777777" w:rsidR="00803A13" w:rsidRPr="00803A13" w:rsidRDefault="00803A13" w:rsidP="00697436">
      <w:pPr>
        <w:pStyle w:val="1"/>
      </w:pPr>
      <w:r w:rsidRPr="00803A13">
        <w:rPr>
          <w:i/>
        </w:rPr>
        <w:t>Baseline</w:t>
      </w:r>
      <w:r w:rsidRPr="00803A13">
        <w:t xml:space="preserve"> </w:t>
      </w:r>
      <w:r w:rsidRPr="00803A13">
        <w:rPr>
          <w:i/>
        </w:rPr>
        <w:t>Jobs</w:t>
      </w:r>
      <w:r w:rsidRPr="00803A13">
        <w:t>―the number of employees of a QEC, including affiliates, working an average of 30 hours per week, during the payroll period including the twelfth of the month, in the month completed prior to the contract effective date, as verified on the applicable ES-4 form or equivalent filing form. Baseline jobs must be maintained in any year for which the QEC requests tax credits.</w:t>
      </w:r>
    </w:p>
    <w:p w14:paraId="6F255794" w14:textId="77777777" w:rsidR="00803A13" w:rsidRPr="00803A13" w:rsidRDefault="00803A13" w:rsidP="00697436">
      <w:pPr>
        <w:pStyle w:val="1"/>
        <w:rPr>
          <w:i/>
        </w:rPr>
      </w:pPr>
      <w:r w:rsidRPr="00803A13">
        <w:rPr>
          <w:i/>
        </w:rPr>
        <w:t>Baseline Job Payroll―</w:t>
      </w:r>
      <w:r w:rsidRPr="00803A13">
        <w:t>W-2, Box 1 wages for baseline jobs.</w:t>
      </w:r>
    </w:p>
    <w:p w14:paraId="069DAF1F" w14:textId="77777777" w:rsidR="00803A13" w:rsidRPr="00803A13" w:rsidRDefault="00803A13" w:rsidP="00697436">
      <w:pPr>
        <w:pStyle w:val="1"/>
      </w:pPr>
      <w:r w:rsidRPr="00803A13">
        <w:rPr>
          <w:i/>
        </w:rPr>
        <w:t>Contract Effective Date</w:t>
      </w:r>
      <w:r w:rsidRPr="00803A13">
        <w:t xml:space="preserve">―the date the application and application fee are received by LED, or a later contract effective date as agreed to between the parties. The contract effective date cannot be earlier than the date the application and application fee are received by LED. </w:t>
      </w:r>
    </w:p>
    <w:p w14:paraId="6A53F088" w14:textId="77777777" w:rsidR="00803A13" w:rsidRPr="00803A13" w:rsidRDefault="00803A13" w:rsidP="00697436">
      <w:pPr>
        <w:pStyle w:val="1"/>
      </w:pPr>
      <w:r w:rsidRPr="00803A13">
        <w:rPr>
          <w:i/>
        </w:rPr>
        <w:t>Department</w:t>
      </w:r>
      <w:r w:rsidRPr="00803A13">
        <w:t>―Louisiana Department of Economic Development, also known as “LED”</w:t>
      </w:r>
    </w:p>
    <w:p w14:paraId="313F7B0E" w14:textId="77777777" w:rsidR="00803A13" w:rsidRPr="00803A13" w:rsidRDefault="00803A13" w:rsidP="00697436">
      <w:pPr>
        <w:pStyle w:val="1"/>
      </w:pPr>
      <w:r w:rsidRPr="00803A13">
        <w:rPr>
          <w:i/>
        </w:rPr>
        <w:t>LDR</w:t>
      </w:r>
      <w:r w:rsidRPr="00803A13">
        <w:t>―Louisiana Department of Revenue</w:t>
      </w:r>
    </w:p>
    <w:p w14:paraId="6B60A645" w14:textId="77777777" w:rsidR="00803A13" w:rsidRPr="00803A13" w:rsidRDefault="00803A13" w:rsidP="00697436">
      <w:pPr>
        <w:pStyle w:val="1"/>
      </w:pPr>
      <w:r w:rsidRPr="00803A13">
        <w:rPr>
          <w:i/>
        </w:rPr>
        <w:t>Minimum Payroll Threshold</w:t>
      </w:r>
      <w:r w:rsidRPr="00803A13">
        <w:t>―a minimum QEC Payroll of $45,000 per New Job, or</w:t>
      </w:r>
      <w:r w:rsidRPr="00803A13">
        <w:rPr>
          <w:i/>
        </w:rPr>
        <w:t xml:space="preserve"> </w:t>
      </w:r>
      <w:r w:rsidRPr="00803A13">
        <w:t>for a partial year employee, shall mean $3,750 per month for each month from the date of initial employment.</w:t>
      </w:r>
    </w:p>
    <w:p w14:paraId="75D78B44" w14:textId="77777777" w:rsidR="00803A13" w:rsidRPr="00803A13" w:rsidRDefault="00803A13" w:rsidP="00697436">
      <w:pPr>
        <w:pStyle w:val="1"/>
      </w:pPr>
      <w:r w:rsidRPr="00803A13">
        <w:rPr>
          <w:i/>
        </w:rPr>
        <w:t>New Jobs</w:t>
      </w:r>
      <w:r w:rsidRPr="00803A13">
        <w:t>―</w:t>
      </w:r>
    </w:p>
    <w:p w14:paraId="6906A69D" w14:textId="77777777" w:rsidR="00803A13" w:rsidRPr="00803A13" w:rsidRDefault="00803A13" w:rsidP="00697436">
      <w:pPr>
        <w:pStyle w:val="a0"/>
      </w:pPr>
      <w:r w:rsidRPr="00803A13">
        <w:t>a.</w:t>
      </w:r>
      <w:r w:rsidRPr="00803A13">
        <w:tab/>
        <w:t xml:space="preserve">full-time employment in Louisiana, working an average of 30 hours or more per week; </w:t>
      </w:r>
    </w:p>
    <w:p w14:paraId="3F32B911" w14:textId="77777777" w:rsidR="00803A13" w:rsidRPr="00803A13" w:rsidRDefault="00803A13" w:rsidP="00697436">
      <w:pPr>
        <w:pStyle w:val="a0"/>
      </w:pPr>
      <w:r w:rsidRPr="00803A13">
        <w:t>b.</w:t>
      </w:r>
      <w:r w:rsidRPr="00803A13">
        <w:tab/>
        <w:t xml:space="preserve">filled by Louisiana residents; </w:t>
      </w:r>
    </w:p>
    <w:p w14:paraId="17F28776" w14:textId="77777777" w:rsidR="00803A13" w:rsidRPr="00803A13" w:rsidRDefault="00803A13" w:rsidP="00697436">
      <w:pPr>
        <w:pStyle w:val="a0"/>
      </w:pPr>
      <w:r w:rsidRPr="00803A13">
        <w:t>c.</w:t>
      </w:r>
      <w:r w:rsidRPr="00803A13">
        <w:tab/>
        <w:t xml:space="preserve">at the project site; and </w:t>
      </w:r>
    </w:p>
    <w:p w14:paraId="4E437BE1" w14:textId="77777777" w:rsidR="00803A13" w:rsidRPr="00803A13" w:rsidRDefault="00803A13" w:rsidP="00697436">
      <w:pPr>
        <w:pStyle w:val="a0"/>
      </w:pPr>
      <w:r w:rsidRPr="00803A13">
        <w:t>d.</w:t>
      </w:r>
      <w:r w:rsidRPr="00803A13">
        <w:tab/>
        <w:t xml:space="preserve">with the exception of Approved Rehire Employees, who were not previously on the QEC’s Louisiana payroll, nor previously on the payroll of the QEC’s parent entity, subsidiary, or affiliate in Louisiana, or previously on the payroll of any business whose physical location and employees are substantially the same as those of the QEC in Louisiana, as confirmed by an independent CPA in an annual expenditure verification report submitted to LED for review, and approved by the secretary. New Jobs shall not mean: </w:t>
      </w:r>
    </w:p>
    <w:p w14:paraId="0DF4418E" w14:textId="77777777" w:rsidR="00803A13" w:rsidRPr="00803A13" w:rsidRDefault="00803A13" w:rsidP="00697436">
      <w:pPr>
        <w:pStyle w:val="i0"/>
      </w:pPr>
      <w:r w:rsidRPr="00803A13">
        <w:tab/>
        <w:t>i.</w:t>
      </w:r>
      <w:r w:rsidRPr="00803A13">
        <w:tab/>
        <w:t xml:space="preserve">baseline jobs existing one month prior to contract effective date; or </w:t>
      </w:r>
    </w:p>
    <w:p w14:paraId="6E839DC1" w14:textId="77777777" w:rsidR="00803A13" w:rsidRPr="00803A13" w:rsidRDefault="00803A13" w:rsidP="00697436">
      <w:pPr>
        <w:pStyle w:val="i0"/>
      </w:pPr>
      <w:r w:rsidRPr="00803A13">
        <w:tab/>
        <w:t>ii.</w:t>
      </w:r>
      <w:r w:rsidRPr="00803A13">
        <w:tab/>
        <w:t>jobs located at facilities other than the approved Project Site.</w:t>
      </w:r>
    </w:p>
    <w:p w14:paraId="4A47E5A8" w14:textId="77777777" w:rsidR="00803A13" w:rsidRPr="00803A13" w:rsidRDefault="00803A13" w:rsidP="00697436">
      <w:pPr>
        <w:pStyle w:val="1"/>
      </w:pPr>
      <w:r w:rsidRPr="00803A13">
        <w:rPr>
          <w:i/>
        </w:rPr>
        <w:t>Office</w:t>
      </w:r>
      <w:r w:rsidRPr="00803A13">
        <w:t>―Office of Entertainment Industry Development, also known as “OEID”</w:t>
      </w:r>
    </w:p>
    <w:p w14:paraId="43423147" w14:textId="77777777" w:rsidR="00803A13" w:rsidRPr="00803A13" w:rsidRDefault="00803A13" w:rsidP="00697436">
      <w:pPr>
        <w:pStyle w:val="1"/>
      </w:pPr>
      <w:r w:rsidRPr="00803A13">
        <w:rPr>
          <w:i/>
        </w:rPr>
        <w:t>Program Issuance Cap</w:t>
      </w:r>
      <w:r w:rsidRPr="00803A13">
        <w:t>―for applications submitted on or after July 1, 2017, the office may issue no more than $150,000,000 in tax credits (“total cap”) in any fiscal year, with $7,500,000 reserved for qualified entertainment companies (“QEC cap”), $7,500,000 reserved for Louisiana screenplay productions (“LA screenplay cap”), $15,000,000 reserved for independent film productions (“independent film cap”), with the remaining $120,000,000 available for general allocation to any state certified production (“general cap”).</w:t>
      </w:r>
    </w:p>
    <w:p w14:paraId="5D694310" w14:textId="77777777" w:rsidR="00803A13" w:rsidRPr="00803A13" w:rsidRDefault="00803A13" w:rsidP="00697436">
      <w:pPr>
        <w:pStyle w:val="1"/>
      </w:pPr>
      <w:r w:rsidRPr="00803A13">
        <w:rPr>
          <w:i/>
        </w:rPr>
        <w:t>Project Site―</w:t>
      </w:r>
      <w:r w:rsidRPr="00803A13">
        <w:t>the facility name and street address, as stated in the QEC contract.</w:t>
      </w:r>
    </w:p>
    <w:p w14:paraId="2A3EA796" w14:textId="77777777" w:rsidR="00803A13" w:rsidRPr="00803A13" w:rsidRDefault="00803A13" w:rsidP="00697436">
      <w:pPr>
        <w:pStyle w:val="1"/>
      </w:pPr>
      <w:r w:rsidRPr="00803A13">
        <w:rPr>
          <w:i/>
        </w:rPr>
        <w:t>QEC Payroll</w:t>
      </w:r>
      <w:r w:rsidRPr="00803A13">
        <w:t>―W-2, Box 1 wages. For a partial year employee, the minimum payroll threshold may be met if the payroll for the partial year employee meets or exceeds $3,750.00 per month for each month from the date of initial employment.</w:t>
      </w:r>
    </w:p>
    <w:p w14:paraId="40AFF91D" w14:textId="77777777" w:rsidR="00803A13" w:rsidRPr="00803A13" w:rsidRDefault="00803A13" w:rsidP="00697436">
      <w:pPr>
        <w:pStyle w:val="1"/>
      </w:pPr>
      <w:r w:rsidRPr="00803A13">
        <w:rPr>
          <w:i/>
        </w:rPr>
        <w:t>QEC Payroll Tax Credits―</w:t>
      </w:r>
      <w:r w:rsidRPr="00803A13">
        <w:t xml:space="preserve">a tax credit for expenditures related to QEC payroll, authorized by the Motion Picture Production Tax Credit Program, R.S. 47:6007. </w:t>
      </w:r>
    </w:p>
    <w:p w14:paraId="39F49C49" w14:textId="77777777" w:rsidR="00803A13" w:rsidRPr="00803A13" w:rsidRDefault="00803A13" w:rsidP="00697436">
      <w:pPr>
        <w:pStyle w:val="1"/>
      </w:pPr>
      <w:r w:rsidRPr="00803A13">
        <w:rPr>
          <w:i/>
        </w:rPr>
        <w:t>Resident</w:t>
      </w:r>
      <w:r w:rsidRPr="00803A13">
        <w:t>―a natural person who is required to file a Louisiana resident individual income tax return, as verified by independent CPA’s on the annual verification report.</w:t>
      </w:r>
    </w:p>
    <w:p w14:paraId="781C72AF" w14:textId="77777777" w:rsidR="00803A13" w:rsidRPr="00803A13" w:rsidRDefault="00803A13" w:rsidP="00697436">
      <w:pPr>
        <w:pStyle w:val="1"/>
      </w:pPr>
      <w:r w:rsidRPr="00803A13">
        <w:rPr>
          <w:i/>
        </w:rPr>
        <w:t>Secretary</w:t>
      </w:r>
      <w:r w:rsidRPr="00803A13">
        <w:t>―Secretary of the Department of Economic Development</w:t>
      </w:r>
    </w:p>
    <w:p w14:paraId="76689F6D" w14:textId="77777777" w:rsidR="00803A13" w:rsidRPr="00803A13" w:rsidRDefault="00803A13" w:rsidP="00697436">
      <w:pPr>
        <w:pStyle w:val="1"/>
      </w:pPr>
      <w:r w:rsidRPr="00803A13">
        <w:rPr>
          <w:i/>
        </w:rPr>
        <w:t>Total Jobs</w:t>
      </w:r>
      <w:r w:rsidRPr="00803A13">
        <w:t>―the number of baseline jobs plus new jobs.</w:t>
      </w:r>
    </w:p>
    <w:p w14:paraId="26B9228B" w14:textId="77777777" w:rsidR="00803A13" w:rsidRPr="00803A13" w:rsidRDefault="00803A13" w:rsidP="00697436">
      <w:pPr>
        <w:pStyle w:val="1"/>
      </w:pPr>
      <w:r w:rsidRPr="00803A13">
        <w:rPr>
          <w:i/>
        </w:rPr>
        <w:t>Total Payroll―</w:t>
      </w:r>
      <w:r w:rsidRPr="00803A13">
        <w:t>the amount of baseline jobs payroll plus new jobs payroll.</w:t>
      </w:r>
    </w:p>
    <w:p w14:paraId="276EF169"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47:6007.</w:t>
      </w:r>
    </w:p>
    <w:p w14:paraId="6630047C"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Entertainment Industry Development LR 44:1992 (November 2018), repromulgated by the Department of Economic Development, Office of Business Development, LR 45:879 (July 2019).</w:t>
      </w:r>
    </w:p>
    <w:p w14:paraId="5B2903DA" w14:textId="77777777" w:rsidR="00803A13" w:rsidRPr="00803A13" w:rsidRDefault="00697436" w:rsidP="00697436">
      <w:pPr>
        <w:pStyle w:val="Section"/>
      </w:pPr>
      <w:bookmarkStart w:id="1344" w:name="_Toc530991074"/>
      <w:bookmarkStart w:id="1345" w:name="_Toc238197736"/>
      <w:r>
        <w:lastRenderedPageBreak/>
        <w:t>§</w:t>
      </w:r>
      <w:r w:rsidR="00803A13" w:rsidRPr="00803A13">
        <w:t>632</w:t>
      </w:r>
      <w:r w:rsidR="00C86113">
        <w:t>5.</w:t>
      </w:r>
      <w:r w:rsidR="00C86113">
        <w:tab/>
      </w:r>
      <w:r w:rsidR="00803A13" w:rsidRPr="00803A13">
        <w:t>QEC Application and Application Fee</w:t>
      </w:r>
      <w:bookmarkEnd w:id="1344"/>
      <w:bookmarkEnd w:id="1345"/>
    </w:p>
    <w:p w14:paraId="4F85B73C" w14:textId="77777777" w:rsidR="00803A13" w:rsidRPr="00803A13" w:rsidRDefault="00C86113" w:rsidP="00C86113">
      <w:pPr>
        <w:pStyle w:val="A"/>
      </w:pPr>
      <w:r>
        <w:t>A.</w:t>
      </w:r>
      <w:r>
        <w:tab/>
      </w:r>
      <w:r w:rsidR="00803A13" w:rsidRPr="00803A13">
        <w:t>Application</w:t>
      </w:r>
    </w:p>
    <w:p w14:paraId="57D347FF" w14:textId="77777777" w:rsidR="00803A13" w:rsidRPr="00803A13" w:rsidRDefault="00C86113" w:rsidP="00C86113">
      <w:pPr>
        <w:pStyle w:val="1"/>
      </w:pPr>
      <w:r>
        <w:t>1.</w:t>
      </w:r>
      <w:r>
        <w:tab/>
      </w:r>
      <w:r w:rsidR="00803A13" w:rsidRPr="00803A13">
        <w:t>A QEC application form shall be submitted to the office, via registered mail or if available, submitted electronically, to include;</w:t>
      </w:r>
    </w:p>
    <w:p w14:paraId="5F7DDB40" w14:textId="77777777" w:rsidR="00803A13" w:rsidRPr="00803A13" w:rsidRDefault="00803A13" w:rsidP="00697436">
      <w:pPr>
        <w:pStyle w:val="a0"/>
      </w:pPr>
      <w:r w:rsidRPr="00803A13">
        <w:t>a.</w:t>
      </w:r>
      <w:r w:rsidRPr="00803A13">
        <w:tab/>
        <w:t>a detailed company description, explaining how the business is directly or indirectly engaged in the development of audio, visual, or both audio-visual entertainment products for public consumption;</w:t>
      </w:r>
    </w:p>
    <w:p w14:paraId="7A510960" w14:textId="77777777" w:rsidR="00803A13" w:rsidRPr="00803A13" w:rsidRDefault="00803A13" w:rsidP="00697436">
      <w:pPr>
        <w:pStyle w:val="a0"/>
      </w:pPr>
      <w:r w:rsidRPr="00803A13">
        <w:t>b.</w:t>
      </w:r>
      <w:r w:rsidRPr="00803A13">
        <w:tab/>
        <w:t>number of current and proposed new employees, with payroll estimates and average hours worked per week;</w:t>
      </w:r>
    </w:p>
    <w:p w14:paraId="11E1B3FE" w14:textId="77777777" w:rsidR="00803A13" w:rsidRPr="00803A13" w:rsidRDefault="00803A13" w:rsidP="00697436">
      <w:pPr>
        <w:pStyle w:val="a0"/>
      </w:pPr>
      <w:r w:rsidRPr="00803A13">
        <w:t>c.</w:t>
      </w:r>
      <w:r w:rsidRPr="00803A13">
        <w:tab/>
        <w:t>disclosure of affiliates;</w:t>
      </w:r>
    </w:p>
    <w:p w14:paraId="1AC2E487" w14:textId="77777777" w:rsidR="00803A13" w:rsidRPr="00803A13" w:rsidRDefault="00803A13" w:rsidP="00697436">
      <w:pPr>
        <w:pStyle w:val="a0"/>
      </w:pPr>
      <w:r w:rsidRPr="00803A13">
        <w:t>d.</w:t>
      </w:r>
      <w:r w:rsidRPr="00803A13">
        <w:tab/>
        <w:t>most recent ES-4 tax form;</w:t>
      </w:r>
    </w:p>
    <w:p w14:paraId="41C5CCEF" w14:textId="77777777" w:rsidR="00803A13" w:rsidRPr="00803A13" w:rsidRDefault="00803A13" w:rsidP="00697436">
      <w:pPr>
        <w:pStyle w:val="a0"/>
      </w:pPr>
      <w:r w:rsidRPr="00803A13">
        <w:t>e.</w:t>
      </w:r>
      <w:r w:rsidRPr="00803A13">
        <w:tab/>
        <w:t xml:space="preserve">any other additional information as requested by the office or the secretary. </w:t>
      </w:r>
    </w:p>
    <w:p w14:paraId="5C53C803" w14:textId="77777777" w:rsidR="00803A13" w:rsidRPr="00803A13" w:rsidRDefault="00C86113" w:rsidP="00C86113">
      <w:pPr>
        <w:pStyle w:val="A"/>
      </w:pPr>
      <w:r>
        <w:t>B.</w:t>
      </w:r>
      <w:r>
        <w:tab/>
      </w:r>
      <w:r w:rsidR="00803A13" w:rsidRPr="00803A13">
        <w:t>Application Fee</w:t>
      </w:r>
    </w:p>
    <w:p w14:paraId="152CF71B" w14:textId="77777777" w:rsidR="00803A13" w:rsidRPr="00803A13" w:rsidRDefault="00C86113" w:rsidP="00C86113">
      <w:pPr>
        <w:pStyle w:val="1"/>
      </w:pPr>
      <w:r>
        <w:t>1.</w:t>
      </w:r>
      <w:r>
        <w:tab/>
      </w:r>
      <w:r w:rsidR="00803A13" w:rsidRPr="00803A13">
        <w:t>A non-refundable application fee of 0.5 percent of the estimated total tax credits, with a minimum fee of $500, and a maximum fee of $15,000, shall be submitted with the QEC application, payable to the office, as required by R.S. 36:104.</w:t>
      </w:r>
    </w:p>
    <w:p w14:paraId="79107C61"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47:6007.</w:t>
      </w:r>
    </w:p>
    <w:p w14:paraId="08809093"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Entertainment Industry Development LR 44:1993 (November 2018), repromulgated by the Department of Economic Development, Office of Business Development, LR 45:880 (July 2019).</w:t>
      </w:r>
    </w:p>
    <w:p w14:paraId="47370A47" w14:textId="77777777" w:rsidR="00803A13" w:rsidRPr="00803A13" w:rsidRDefault="00697436" w:rsidP="00697436">
      <w:pPr>
        <w:pStyle w:val="Section"/>
      </w:pPr>
      <w:bookmarkStart w:id="1346" w:name="_Toc530991075"/>
      <w:bookmarkStart w:id="1347" w:name="_Toc238197737"/>
      <w:r>
        <w:t>§</w:t>
      </w:r>
      <w:r w:rsidR="00803A13" w:rsidRPr="00803A13">
        <w:t>632</w:t>
      </w:r>
      <w:r w:rsidR="00C86113">
        <w:t>6.</w:t>
      </w:r>
      <w:r w:rsidR="00C86113">
        <w:tab/>
      </w:r>
      <w:r w:rsidR="00803A13" w:rsidRPr="00803A13">
        <w:t>QEC Application Review and Qualification Determination</w:t>
      </w:r>
      <w:bookmarkEnd w:id="1346"/>
      <w:bookmarkEnd w:id="1347"/>
    </w:p>
    <w:p w14:paraId="25922C72" w14:textId="77777777" w:rsidR="00803A13" w:rsidRPr="00803A13" w:rsidRDefault="00C86113" w:rsidP="00C86113">
      <w:pPr>
        <w:pStyle w:val="A"/>
      </w:pPr>
      <w:r>
        <w:t>A.</w:t>
      </w:r>
      <w:r>
        <w:tab/>
      </w:r>
      <w:r w:rsidR="00803A13" w:rsidRPr="00803A13">
        <w:t>Application Review</w:t>
      </w:r>
    </w:p>
    <w:p w14:paraId="73BFE568" w14:textId="77777777" w:rsidR="00803A13" w:rsidRPr="00803A13" w:rsidRDefault="00C86113" w:rsidP="00C86113">
      <w:pPr>
        <w:pStyle w:val="1"/>
      </w:pPr>
      <w:r>
        <w:t>1.</w:t>
      </w:r>
      <w:r>
        <w:tab/>
      </w:r>
      <w:r w:rsidR="00803A13" w:rsidRPr="00803A13">
        <w:t>When determining which applicants may qualify, the office and the secretary shall consider a number of discretionary factors, including but not limited to:</w:t>
      </w:r>
    </w:p>
    <w:p w14:paraId="23D0B860" w14:textId="77777777" w:rsidR="00803A13" w:rsidRPr="00803A13" w:rsidRDefault="00803A13" w:rsidP="00697436">
      <w:pPr>
        <w:pStyle w:val="a0"/>
      </w:pPr>
      <w:r w:rsidRPr="00803A13">
        <w:t>a.</w:t>
      </w:r>
      <w:r w:rsidRPr="00803A13">
        <w:tab/>
        <w:t>entertainment business type:</w:t>
      </w:r>
    </w:p>
    <w:p w14:paraId="193DFC71" w14:textId="77777777" w:rsidR="00803A13" w:rsidRPr="00803A13" w:rsidRDefault="00803A13" w:rsidP="00697436">
      <w:pPr>
        <w:pStyle w:val="i0"/>
      </w:pPr>
      <w:r w:rsidRPr="00803A13">
        <w:tab/>
        <w:t>i.</w:t>
      </w:r>
      <w:r w:rsidRPr="00803A13">
        <w:tab/>
        <w:t>eligible business types- may include but not be limited to;</w:t>
      </w:r>
    </w:p>
    <w:p w14:paraId="7A0A2C0D" w14:textId="77777777" w:rsidR="00803A13" w:rsidRPr="00803A13" w:rsidRDefault="00803A13" w:rsidP="00697436">
      <w:pPr>
        <w:pStyle w:val="a1"/>
      </w:pPr>
      <w:r w:rsidRPr="00803A13">
        <w:t>(a).</w:t>
      </w:r>
      <w:r w:rsidRPr="00803A13">
        <w:tab/>
        <w:t>visual effect companies;</w:t>
      </w:r>
    </w:p>
    <w:p w14:paraId="7348E6FB" w14:textId="77777777" w:rsidR="00803A13" w:rsidRPr="00803A13" w:rsidRDefault="00803A13" w:rsidP="00697436">
      <w:pPr>
        <w:pStyle w:val="a1"/>
      </w:pPr>
      <w:r w:rsidRPr="00803A13">
        <w:t>(b).</w:t>
      </w:r>
      <w:r w:rsidRPr="00803A13">
        <w:tab/>
        <w:t>entertainment business back-office support</w:t>
      </w:r>
    </w:p>
    <w:p w14:paraId="4ED2198D" w14:textId="77777777" w:rsidR="00803A13" w:rsidRPr="00803A13" w:rsidRDefault="00803A13" w:rsidP="00697436">
      <w:pPr>
        <w:pStyle w:val="i0"/>
      </w:pPr>
      <w:r w:rsidRPr="00803A13">
        <w:tab/>
        <w:t>ii.</w:t>
      </w:r>
      <w:r w:rsidRPr="00803A13">
        <w:tab/>
        <w:t>ineligible business types- may include but not be limited to:</w:t>
      </w:r>
    </w:p>
    <w:p w14:paraId="6D2B257D" w14:textId="77777777" w:rsidR="00803A13" w:rsidRPr="00803A13" w:rsidRDefault="00803A13" w:rsidP="00697436">
      <w:pPr>
        <w:pStyle w:val="a1"/>
      </w:pPr>
      <w:r w:rsidRPr="00803A13">
        <w:t>(a).</w:t>
      </w:r>
      <w:r w:rsidRPr="00803A13">
        <w:tab/>
        <w:t>telecommunication;</w:t>
      </w:r>
    </w:p>
    <w:p w14:paraId="2B4A2280" w14:textId="77777777" w:rsidR="00803A13" w:rsidRPr="00803A13" w:rsidRDefault="00803A13" w:rsidP="00697436">
      <w:pPr>
        <w:pStyle w:val="a0"/>
      </w:pPr>
      <w:r w:rsidRPr="00803A13">
        <w:t>b.</w:t>
      </w:r>
      <w:r w:rsidRPr="00803A13">
        <w:tab/>
        <w:t>number and payroll of current and proposed new jobs;</w:t>
      </w:r>
    </w:p>
    <w:p w14:paraId="561A462A" w14:textId="77777777" w:rsidR="00803A13" w:rsidRPr="00803A13" w:rsidRDefault="00803A13" w:rsidP="00697436">
      <w:pPr>
        <w:pStyle w:val="a0"/>
      </w:pPr>
      <w:r w:rsidRPr="00803A13">
        <w:t>c.</w:t>
      </w:r>
      <w:r w:rsidRPr="00803A13">
        <w:tab/>
        <w:t>location of facility that will be the project site;</w:t>
      </w:r>
    </w:p>
    <w:p w14:paraId="4902A5E7" w14:textId="77777777" w:rsidR="00803A13" w:rsidRPr="00803A13" w:rsidRDefault="00803A13" w:rsidP="00697436">
      <w:pPr>
        <w:pStyle w:val="a0"/>
      </w:pPr>
      <w:r w:rsidRPr="00803A13">
        <w:t>d.</w:t>
      </w:r>
      <w:r w:rsidRPr="00803A13">
        <w:tab/>
        <w:t>number and location of similar entertainment business facilities in Louisiana;</w:t>
      </w:r>
    </w:p>
    <w:p w14:paraId="05A3774C" w14:textId="77777777" w:rsidR="00803A13" w:rsidRPr="00803A13" w:rsidRDefault="00803A13" w:rsidP="00697436">
      <w:pPr>
        <w:pStyle w:val="a0"/>
      </w:pPr>
      <w:r w:rsidRPr="00803A13">
        <w:t>e.</w:t>
      </w:r>
      <w:r w:rsidRPr="00803A13">
        <w:tab/>
        <w:t>business history, i.e. start-up company or track record of established business;</w:t>
      </w:r>
    </w:p>
    <w:p w14:paraId="6B24530F" w14:textId="77777777" w:rsidR="00803A13" w:rsidRPr="00803A13" w:rsidRDefault="00803A13" w:rsidP="00697436">
      <w:pPr>
        <w:pStyle w:val="a0"/>
      </w:pPr>
      <w:r w:rsidRPr="00803A13">
        <w:t>f.</w:t>
      </w:r>
      <w:r w:rsidRPr="00803A13">
        <w:tab/>
        <w:t>the impact of the business on the overall economy of the state;</w:t>
      </w:r>
    </w:p>
    <w:p w14:paraId="6B9345FB" w14:textId="77777777" w:rsidR="00803A13" w:rsidRPr="00803A13" w:rsidRDefault="00803A13" w:rsidP="00697436">
      <w:pPr>
        <w:pStyle w:val="a0"/>
      </w:pPr>
      <w:r w:rsidRPr="00803A13">
        <w:t>g.</w:t>
      </w:r>
      <w:r w:rsidRPr="00803A13">
        <w:tab/>
        <w:t>conviction for a criminal offense related to obtaining or attempting to obtain tax credits;</w:t>
      </w:r>
    </w:p>
    <w:p w14:paraId="0BF09ECE" w14:textId="77777777" w:rsidR="00803A13" w:rsidRPr="00803A13" w:rsidRDefault="00803A13" w:rsidP="00697436">
      <w:pPr>
        <w:pStyle w:val="a0"/>
      </w:pPr>
      <w:r w:rsidRPr="00803A13">
        <w:t>h.</w:t>
      </w:r>
      <w:r w:rsidRPr="00803A13">
        <w:tab/>
        <w:t>availability of tax credits in any given year.</w:t>
      </w:r>
    </w:p>
    <w:p w14:paraId="2908F89D" w14:textId="77777777" w:rsidR="00803A13" w:rsidRPr="00803A13" w:rsidRDefault="00C86113" w:rsidP="00C86113">
      <w:pPr>
        <w:pStyle w:val="A"/>
      </w:pPr>
      <w:r>
        <w:t>B.</w:t>
      </w:r>
      <w:r>
        <w:tab/>
      </w:r>
      <w:r w:rsidR="00803A13" w:rsidRPr="00803A13">
        <w:t xml:space="preserve">Qualification Determination </w:t>
      </w:r>
    </w:p>
    <w:p w14:paraId="58366637" w14:textId="77777777" w:rsidR="00803A13" w:rsidRPr="00803A13" w:rsidRDefault="00C86113" w:rsidP="00C86113">
      <w:pPr>
        <w:pStyle w:val="1"/>
      </w:pPr>
      <w:r>
        <w:t>1.</w:t>
      </w:r>
      <w:r>
        <w:tab/>
      </w:r>
      <w:r w:rsidR="00803A13" w:rsidRPr="00803A13">
        <w:t>Upon a determination of qualification, LED will contact applicant to discuss contract terms and to request an expenditure verification report fee advance deposit of $7,500.</w:t>
      </w:r>
    </w:p>
    <w:p w14:paraId="39FC3B40" w14:textId="77777777" w:rsidR="00803A13" w:rsidRPr="00803A13" w:rsidRDefault="00C86113" w:rsidP="00C86113">
      <w:pPr>
        <w:pStyle w:val="1"/>
      </w:pPr>
      <w:r>
        <w:t>2.</w:t>
      </w:r>
      <w:r>
        <w:tab/>
      </w:r>
      <w:r w:rsidR="00803A13" w:rsidRPr="00803A13">
        <w:t xml:space="preserve">Upon a determination of non-qualification, the office and the secretary shall issue a denial letter to the applicant indicating the reason for denial, and the Office shall provide written notice to the Senate Committee on Revenue and Fiscal Affairs and the House Committee on Ways and Means. The denial letter shall be the final agency decision of LED. </w:t>
      </w:r>
    </w:p>
    <w:p w14:paraId="1C79D5FA"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47:6007.</w:t>
      </w:r>
    </w:p>
    <w:p w14:paraId="0912957D"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Entertainment Industry Development LR 44:1993 (November 2018), repromulgated by the Department of Economic Development, Office of Business Development, LR 45:880 (July 2019).</w:t>
      </w:r>
    </w:p>
    <w:p w14:paraId="28FDA2B2" w14:textId="77777777" w:rsidR="00803A13" w:rsidRPr="00803A13" w:rsidRDefault="00697436" w:rsidP="00697436">
      <w:pPr>
        <w:pStyle w:val="Section"/>
      </w:pPr>
      <w:bookmarkStart w:id="1348" w:name="_Toc530991076"/>
      <w:bookmarkStart w:id="1349" w:name="_Toc238197738"/>
      <w:r>
        <w:t>§</w:t>
      </w:r>
      <w:r w:rsidR="00803A13" w:rsidRPr="00803A13">
        <w:t>632</w:t>
      </w:r>
      <w:r w:rsidR="00C86113">
        <w:t>7.</w:t>
      </w:r>
      <w:r w:rsidR="00C86113">
        <w:tab/>
      </w:r>
      <w:r w:rsidR="00803A13" w:rsidRPr="00803A13">
        <w:t>QEC Contract</w:t>
      </w:r>
      <w:bookmarkEnd w:id="1348"/>
      <w:bookmarkEnd w:id="1349"/>
    </w:p>
    <w:p w14:paraId="255748AE" w14:textId="77777777" w:rsidR="00803A13" w:rsidRPr="00803A13" w:rsidRDefault="00C86113" w:rsidP="00C86113">
      <w:pPr>
        <w:pStyle w:val="A"/>
      </w:pPr>
      <w:r>
        <w:t>A.</w:t>
      </w:r>
      <w:r>
        <w:tab/>
      </w:r>
      <w:r w:rsidR="00803A13" w:rsidRPr="00803A13">
        <w:t>Upon a determination of qualification, and receipt of the $7,500 expenditure verification report fee advance deposit, the office and the secretary may enter into a QEC contract with an applicant, which shall include but not be limited to:</w:t>
      </w:r>
    </w:p>
    <w:p w14:paraId="208BEFAA" w14:textId="77777777" w:rsidR="00803A13" w:rsidRPr="00803A13" w:rsidRDefault="00C86113" w:rsidP="00C86113">
      <w:pPr>
        <w:pStyle w:val="1"/>
      </w:pPr>
      <w:r>
        <w:t>1.</w:t>
      </w:r>
      <w:r>
        <w:tab/>
      </w:r>
      <w:r w:rsidR="00803A13" w:rsidRPr="00803A13">
        <w:t>job and payroll estimates, per calendar year;</w:t>
      </w:r>
    </w:p>
    <w:p w14:paraId="337605EE" w14:textId="77777777" w:rsidR="00803A13" w:rsidRPr="00803A13" w:rsidRDefault="00C86113" w:rsidP="00C86113">
      <w:pPr>
        <w:pStyle w:val="1"/>
      </w:pPr>
      <w:r>
        <w:t>2.</w:t>
      </w:r>
      <w:r>
        <w:tab/>
      </w:r>
      <w:r w:rsidR="00803A13" w:rsidRPr="00803A13">
        <w:t>tax credit reservation schedule, per fiscal year;</w:t>
      </w:r>
    </w:p>
    <w:p w14:paraId="51CE45A4" w14:textId="77777777" w:rsidR="00803A13" w:rsidRPr="00803A13" w:rsidRDefault="00C86113" w:rsidP="00C86113">
      <w:pPr>
        <w:pStyle w:val="1"/>
      </w:pPr>
      <w:r>
        <w:t>3.</w:t>
      </w:r>
      <w:r>
        <w:tab/>
      </w:r>
      <w:r w:rsidR="00803A13" w:rsidRPr="00803A13">
        <w:t>expenditure verification report fees;</w:t>
      </w:r>
    </w:p>
    <w:p w14:paraId="715277AC" w14:textId="77777777" w:rsidR="00803A13" w:rsidRPr="00803A13" w:rsidRDefault="00C86113" w:rsidP="00C86113">
      <w:pPr>
        <w:pStyle w:val="1"/>
      </w:pPr>
      <w:r>
        <w:t>4.</w:t>
      </w:r>
      <w:r>
        <w:tab/>
      </w:r>
      <w:r w:rsidR="00803A13" w:rsidRPr="00803A13">
        <w:t>procedure for requesting final certification of tax credits;</w:t>
      </w:r>
    </w:p>
    <w:p w14:paraId="03C5EC30" w14:textId="77777777" w:rsidR="00803A13" w:rsidRPr="00803A13" w:rsidRDefault="00C86113" w:rsidP="00C86113">
      <w:pPr>
        <w:pStyle w:val="1"/>
      </w:pPr>
      <w:r>
        <w:t>5.</w:t>
      </w:r>
      <w:r>
        <w:tab/>
      </w:r>
      <w:r w:rsidR="00803A13" w:rsidRPr="00803A13">
        <w:t>requirements for eligibility to receive final certification of tax credits, including but not limited to retention of baseline jobs, establishment of new jobs and attainment of minimum payroll threshold;</w:t>
      </w:r>
    </w:p>
    <w:p w14:paraId="5B0293B9" w14:textId="77777777" w:rsidR="00803A13" w:rsidRPr="00803A13" w:rsidRDefault="00C86113" w:rsidP="00C86113">
      <w:pPr>
        <w:pStyle w:val="1"/>
      </w:pPr>
      <w:r>
        <w:t>6.</w:t>
      </w:r>
      <w:r>
        <w:tab/>
      </w:r>
      <w:r w:rsidR="00803A13" w:rsidRPr="00803A13">
        <w:t>term for a period of up to five years, as may be offered by the office and the secretary;</w:t>
      </w:r>
    </w:p>
    <w:p w14:paraId="0CEA1972" w14:textId="77777777" w:rsidR="00803A13" w:rsidRPr="00803A13" w:rsidRDefault="00C86113" w:rsidP="00C86113">
      <w:pPr>
        <w:pStyle w:val="1"/>
      </w:pPr>
      <w:r>
        <w:t>7.</w:t>
      </w:r>
      <w:r>
        <w:tab/>
      </w:r>
      <w:r w:rsidR="00803A13" w:rsidRPr="00803A13">
        <w:t>designation of a single project site in Louisiana— the QEC payroll tax credits the applicant shall receive will be based upon the operations at the project site;</w:t>
      </w:r>
    </w:p>
    <w:p w14:paraId="0BDED9D9" w14:textId="77777777" w:rsidR="00803A13" w:rsidRPr="00803A13" w:rsidRDefault="00C86113" w:rsidP="00C86113">
      <w:pPr>
        <w:pStyle w:val="A"/>
      </w:pPr>
      <w:r>
        <w:t>B.</w:t>
      </w:r>
      <w:r>
        <w:tab/>
      </w:r>
      <w:r w:rsidR="00803A13" w:rsidRPr="00803A13">
        <w:t xml:space="preserve">A fee of $250 shall be filed with a request for any contract amendment, including but not limited to, a revision to the tax credit reservation schedule, a change in ownership, a change in name or a change in location. </w:t>
      </w:r>
    </w:p>
    <w:p w14:paraId="7F580C7B" w14:textId="77777777" w:rsidR="00803A13" w:rsidRPr="00803A13" w:rsidRDefault="00C86113" w:rsidP="00C86113">
      <w:pPr>
        <w:pStyle w:val="A"/>
      </w:pPr>
      <w:r>
        <w:t>C.</w:t>
      </w:r>
      <w:r>
        <w:tab/>
      </w:r>
      <w:r w:rsidR="00803A13" w:rsidRPr="00803A13">
        <w:t>An applicant may have multiple QEC contracts covering multiple locations. The eligibility of each location shall be determined separately;</w:t>
      </w:r>
    </w:p>
    <w:p w14:paraId="6FE3C2CB" w14:textId="77777777" w:rsidR="00803A13" w:rsidRPr="00803A13" w:rsidRDefault="00803A13" w:rsidP="00697436">
      <w:pPr>
        <w:pStyle w:val="A"/>
      </w:pPr>
      <w:r w:rsidRPr="00803A13">
        <w:lastRenderedPageBreak/>
        <w:t>D.</w:t>
      </w:r>
      <w:r w:rsidRPr="00803A13">
        <w:tab/>
        <w:t>For each QEC contract, LED shall certify that the applicant has a net overall increase in employment statewide for each new job;</w:t>
      </w:r>
    </w:p>
    <w:p w14:paraId="0FB4C62F" w14:textId="77777777" w:rsidR="00803A13" w:rsidRPr="00803A13" w:rsidRDefault="00C86113" w:rsidP="00C86113">
      <w:pPr>
        <w:pStyle w:val="A"/>
      </w:pPr>
      <w:r>
        <w:t>E.</w:t>
      </w:r>
      <w:r>
        <w:tab/>
      </w:r>
      <w:r w:rsidR="00803A13" w:rsidRPr="00803A13">
        <w:t>A QEC contract may, with the written approval of the office and the secretary, be transferred to a business entity purchasing or continuing the operation of a project site.</w:t>
      </w:r>
      <w:r w:rsidR="00DF469E">
        <w:t xml:space="preserve"> </w:t>
      </w:r>
      <w:r w:rsidR="00803A13" w:rsidRPr="00803A13">
        <w:t>Upon such transfer, the employment baseline shall be that of the transferee or purchaser during the 45 day period prior to the transfer or purchase;</w:t>
      </w:r>
    </w:p>
    <w:p w14:paraId="2523A3DC" w14:textId="77777777" w:rsidR="00803A13" w:rsidRPr="00803A13" w:rsidRDefault="00C86113" w:rsidP="00C86113">
      <w:pPr>
        <w:pStyle w:val="A"/>
      </w:pPr>
      <w:r>
        <w:t>F.</w:t>
      </w:r>
      <w:r>
        <w:tab/>
      </w:r>
      <w:r w:rsidR="00803A13" w:rsidRPr="00803A13">
        <w:t>The QEC contract may be renewed at the discretion of the office and the secretary, for an additional five years, if the applicant has complied with the terms of the QEC contract and has not performed any act, nor failed to perform any act, which would have made the applicant liable for suspension, and has otherwise complied with the provisions of R.S. 47:6007. The same approval process as used for the original application and QEC contract will be followed for renewal QEC contracts, including additional application and expenditure verification report advance deposit fees.</w:t>
      </w:r>
    </w:p>
    <w:p w14:paraId="6351FDE5"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47:6007.</w:t>
      </w:r>
    </w:p>
    <w:p w14:paraId="5B862543"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Entertainment Industry Development LR 44:1994 (November 2018), repromulgated by the Department of Economic Development, Office of Business Development, LR 45:880 (July 2019).</w:t>
      </w:r>
    </w:p>
    <w:p w14:paraId="44506AD5" w14:textId="77777777" w:rsidR="00803A13" w:rsidRPr="00803A13" w:rsidRDefault="00697436" w:rsidP="00697436">
      <w:pPr>
        <w:pStyle w:val="Section"/>
      </w:pPr>
      <w:bookmarkStart w:id="1350" w:name="_Toc530991077"/>
      <w:bookmarkStart w:id="1351" w:name="_Toc238197739"/>
      <w:r>
        <w:t>§</w:t>
      </w:r>
      <w:r w:rsidR="00803A13" w:rsidRPr="00803A13">
        <w:t>632</w:t>
      </w:r>
      <w:r w:rsidR="00C86113">
        <w:t>8.</w:t>
      </w:r>
      <w:r w:rsidR="00C86113">
        <w:tab/>
      </w:r>
      <w:r w:rsidR="00803A13" w:rsidRPr="00803A13">
        <w:t>QEC Final Certification Procedures</w:t>
      </w:r>
      <w:bookmarkEnd w:id="1350"/>
      <w:bookmarkEnd w:id="1351"/>
    </w:p>
    <w:p w14:paraId="5C1F5202" w14:textId="77777777" w:rsidR="00803A13" w:rsidRPr="00803A13" w:rsidRDefault="00C86113" w:rsidP="00C86113">
      <w:pPr>
        <w:pStyle w:val="A"/>
      </w:pPr>
      <w:r>
        <w:t>A.</w:t>
      </w:r>
      <w:r>
        <w:tab/>
      </w:r>
      <w:r w:rsidR="00803A13" w:rsidRPr="00803A13">
        <w:t xml:space="preserve">By March 1 of every year, QEC’s may request final certification of credits by filing its employee W-2’s with the office and its assigned CPA, and any other additional information as requested by LED to verify conformance with statutory requirements. </w:t>
      </w:r>
    </w:p>
    <w:p w14:paraId="3899EE65" w14:textId="77777777" w:rsidR="00803A13" w:rsidRPr="00803A13" w:rsidRDefault="00C86113" w:rsidP="00C86113">
      <w:pPr>
        <w:pStyle w:val="A"/>
      </w:pPr>
      <w:r>
        <w:t>B.</w:t>
      </w:r>
      <w:r>
        <w:tab/>
      </w:r>
      <w:r w:rsidR="00803A13" w:rsidRPr="00803A13">
        <w:t>An expenditure verification report shall then be completed by an independent certified public accountant, licensed in the state of Louisiana and assigned by LED. Failure to submit W2’s by March 1 may result in credit issuance being delayed into the next available fiscal year.</w:t>
      </w:r>
    </w:p>
    <w:p w14:paraId="045B601A" w14:textId="77777777" w:rsidR="00803A13" w:rsidRPr="00803A13" w:rsidRDefault="00C86113" w:rsidP="00C86113">
      <w:pPr>
        <w:pStyle w:val="A"/>
      </w:pPr>
      <w:r>
        <w:t>C.</w:t>
      </w:r>
      <w:r>
        <w:tab/>
      </w:r>
      <w:r w:rsidR="00803A13" w:rsidRPr="00803A13">
        <w:t xml:space="preserve">After receipt and review of the expenditure verification report, and any other supporting documentation, the office and the secretary shall issue a final tax credit certification letter to the QEC indicating the type, credit rate and amount of credits granted, </w:t>
      </w:r>
      <w:r w:rsidR="00803A13" w:rsidRPr="00803A13">
        <w:rPr>
          <w:lang w:eastAsia="x-none"/>
        </w:rPr>
        <w:t>in accordance with the provisional allocations and amounts set forth in the tax credit reservation schedule, or a written denial.</w:t>
      </w:r>
    </w:p>
    <w:p w14:paraId="40827CE4" w14:textId="77777777" w:rsidR="00803A13" w:rsidRPr="00803A13" w:rsidRDefault="00C86113" w:rsidP="00C86113">
      <w:pPr>
        <w:pStyle w:val="1"/>
      </w:pPr>
      <w:r>
        <w:t>1.</w:t>
      </w:r>
      <w:r>
        <w:tab/>
      </w:r>
      <w:r w:rsidR="00803A13" w:rsidRPr="00803A13">
        <w:t>In the event that less than the reserved amount of tax credits has been verified, any unused credits will be released and made available for issuance by the office.</w:t>
      </w:r>
    </w:p>
    <w:p w14:paraId="68FE208D" w14:textId="77777777" w:rsidR="00803A13" w:rsidRPr="00803A13" w:rsidRDefault="00C86113" w:rsidP="00C86113">
      <w:pPr>
        <w:pStyle w:val="1"/>
      </w:pPr>
      <w:r>
        <w:t>2.</w:t>
      </w:r>
      <w:r>
        <w:tab/>
      </w:r>
      <w:r w:rsidR="00803A13" w:rsidRPr="00803A13">
        <w:t xml:space="preserve">In the event that more than the reserved amount of tax credits has been verified, the office shall preliminarily issue tax credits in an amount not to exceed the total set forth in the tax credit reservation schedule, but may at its discretion, subsequently issue a supplemental tax credit for any excess expenditures, subject to availability of credits in any given fiscal year. </w:t>
      </w:r>
    </w:p>
    <w:p w14:paraId="7833A65F" w14:textId="77777777" w:rsidR="00803A13" w:rsidRPr="00803A13" w:rsidRDefault="00803A13" w:rsidP="00697436">
      <w:pPr>
        <w:pStyle w:val="A"/>
      </w:pPr>
      <w:r w:rsidRPr="00803A13">
        <w:t>D.</w:t>
      </w:r>
      <w:r w:rsidRPr="00803A13">
        <w:tab/>
        <w:t>Tax credits shall be issued on a first come, first serve basis, until the QEC or total cap have been met, in accordance with program rules.</w:t>
      </w:r>
    </w:p>
    <w:p w14:paraId="708292F4" w14:textId="77777777" w:rsidR="00803A13" w:rsidRPr="00803A13" w:rsidRDefault="00C86113" w:rsidP="00C86113">
      <w:pPr>
        <w:pStyle w:val="A"/>
      </w:pPr>
      <w:r>
        <w:t>E.</w:t>
      </w:r>
      <w:r>
        <w:tab/>
      </w:r>
      <w:r w:rsidR="00803A13" w:rsidRPr="00803A13">
        <w:t>If the total amount of credits applied for in any particular year exceeds the total or QEC cap for that year, the excess shall be treated as having been applied for on the first day of the subsequent year.</w:t>
      </w:r>
    </w:p>
    <w:p w14:paraId="5C4C9200" w14:textId="77777777" w:rsidR="00803A13" w:rsidRPr="00803A13" w:rsidRDefault="00C86113" w:rsidP="00C86113">
      <w:pPr>
        <w:pStyle w:val="A"/>
      </w:pPr>
      <w:r>
        <w:t>F.</w:t>
      </w:r>
      <w:r>
        <w:tab/>
      </w:r>
      <w:r w:rsidR="00803A13" w:rsidRPr="00803A13">
        <w:t>After review of the expenditure verification report, final tax credit certification letter (if any), and any other pertinent factors, including but not limited to availability of tax credits in any given year, future year tax credit reservations may be revised, by amending the tax credit reservation schedule.</w:t>
      </w:r>
    </w:p>
    <w:p w14:paraId="0089F17B"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47:6007.</w:t>
      </w:r>
    </w:p>
    <w:p w14:paraId="4701A93D"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Entertainment Industry Development LR 44:1994 (November 2018), repromulgated by the Department of Economic Development, Office of Business Development, LR 45:881 (July 2019).</w:t>
      </w:r>
    </w:p>
    <w:p w14:paraId="25C673C9" w14:textId="77777777" w:rsidR="00803A13" w:rsidRPr="00803A13" w:rsidRDefault="00803A13" w:rsidP="00697436">
      <w:pPr>
        <w:pStyle w:val="Chapter"/>
      </w:pPr>
      <w:bookmarkStart w:id="1352" w:name="_Toc530991078"/>
      <w:bookmarkStart w:id="1353" w:name="_Toc238197740"/>
      <w:r w:rsidRPr="00803A13">
        <w:t>Chapter 6</w:t>
      </w:r>
      <w:r w:rsidR="00C86113">
        <w:t>5.</w:t>
      </w:r>
      <w:r w:rsidR="00C86113">
        <w:tab/>
      </w:r>
      <w:r w:rsidRPr="00803A13">
        <w:t>Louisiana Sound Recording Investor Tax Credit Program</w:t>
      </w:r>
      <w:bookmarkEnd w:id="1352"/>
      <w:bookmarkEnd w:id="1353"/>
    </w:p>
    <w:p w14:paraId="4954B72B" w14:textId="77777777" w:rsidR="00803A13" w:rsidRPr="00803A13" w:rsidRDefault="00697436" w:rsidP="00697436">
      <w:pPr>
        <w:pStyle w:val="Section"/>
      </w:pPr>
      <w:bookmarkStart w:id="1354" w:name="_Toc530991079"/>
      <w:bookmarkStart w:id="1355" w:name="_Toc238197741"/>
      <w:r>
        <w:t>§</w:t>
      </w:r>
      <w:r w:rsidR="00803A13" w:rsidRPr="00803A13">
        <w:t>653</w:t>
      </w:r>
      <w:r w:rsidR="00C86113">
        <w:t>1.</w:t>
      </w:r>
      <w:r w:rsidR="00C86113">
        <w:tab/>
      </w:r>
      <w:r w:rsidR="00803A13" w:rsidRPr="00803A13">
        <w:t>Purpose and Description of Louisiana Sound Recording Investor Tax Credit Program</w:t>
      </w:r>
      <w:bookmarkEnd w:id="1354"/>
      <w:bookmarkEnd w:id="1355"/>
    </w:p>
    <w:p w14:paraId="5203BB98" w14:textId="77777777" w:rsidR="00EE4D72" w:rsidRPr="00EE4D72" w:rsidRDefault="00EE4D72" w:rsidP="00EE4D72">
      <w:pPr>
        <w:pStyle w:val="A"/>
      </w:pPr>
      <w:r w:rsidRPr="00EE4D72">
        <w:t>A.</w:t>
      </w:r>
      <w:r w:rsidRPr="00EE4D72">
        <w:tab/>
        <w:t xml:space="preserve">The purpose of this program is to encourage development in Louisiana of a strong capital and infrastructure base for sound recording productions in order to achieve an independent, self-supporting sound recording industry, and to encourage investments in multiple state-certified sound recording production projects. </w:t>
      </w:r>
    </w:p>
    <w:p w14:paraId="7440A14A" w14:textId="77777777" w:rsidR="00EE4D72" w:rsidRPr="00EE4D72" w:rsidRDefault="00EE4D72" w:rsidP="00EE4D72">
      <w:pPr>
        <w:pStyle w:val="A"/>
      </w:pPr>
      <w:r w:rsidRPr="00EE4D72">
        <w:t>B.</w:t>
      </w:r>
      <w:r w:rsidRPr="00EE4D72">
        <w:tab/>
        <w:t>Approvals and certifications as to whether a project qualifies as a state-certified production as required for Sound Recording Investor Tax Credits are not to be considered as entitlements for sound recording production companies, and the Louisiana Department of Economic Development shall have the discretion to determine whether or not each particular sound recording, meets the criteria for such qualification as provided herein.</w:t>
      </w:r>
    </w:p>
    <w:p w14:paraId="6E788360" w14:textId="77777777" w:rsidR="00EE4D72" w:rsidRPr="00EE4D72" w:rsidRDefault="00EE4D72" w:rsidP="00EE4D72">
      <w:pPr>
        <w:pStyle w:val="A"/>
      </w:pPr>
      <w:r w:rsidRPr="00EE4D72">
        <w:t>C.</w:t>
      </w:r>
      <w:r w:rsidRPr="00EE4D72">
        <w:tab/>
        <w:t xml:space="preserve">These rules implement the Louisiana sound recording investor tax credit pursuant to R.S. 47:6023. </w:t>
      </w:r>
    </w:p>
    <w:p w14:paraId="2054DE82" w14:textId="77777777" w:rsidR="00803A13" w:rsidRPr="00803A13" w:rsidRDefault="00803A13" w:rsidP="00697436">
      <w:pPr>
        <w:pStyle w:val="A"/>
      </w:pPr>
      <w:r w:rsidRPr="00803A13">
        <w:t>D.</w:t>
      </w:r>
      <w:r w:rsidRPr="00803A13">
        <w:tab/>
        <w:t>These provisions are in addition to and shall not limit the authority of the Secretary of the Department of Revenue to assess or to collect under any other provision of law.</w:t>
      </w:r>
    </w:p>
    <w:p w14:paraId="72E8D29A"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47:6023.</w:t>
      </w:r>
    </w:p>
    <w:p w14:paraId="68E452AE"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and the Department of Revenue, LR 34:1347 (July 2008), amended by the Department of Economic Development, Office of Business Development, Office of Entertainment Industry Development, LR 36:304 (February 2010), repromulgated by the Department of Economic Development, Office of Business Development, LR 45:881 (July 20</w:t>
      </w:r>
      <w:r w:rsidR="00EE4D72">
        <w:t>19),</w:t>
      </w:r>
      <w:r w:rsidR="00EE4D72" w:rsidRPr="00EE4D72">
        <w:rPr>
          <w:kern w:val="0"/>
          <w:sz w:val="20"/>
        </w:rPr>
        <w:t xml:space="preserve"> </w:t>
      </w:r>
      <w:r w:rsidR="00EE4D72" w:rsidRPr="00EE4D72">
        <w:t>amended by the Department of Economic Development, Office of Entertainment Industry Development, LR 46:1081 (August 2020).</w:t>
      </w:r>
    </w:p>
    <w:p w14:paraId="1A44DD6A" w14:textId="77777777" w:rsidR="00803A13" w:rsidRPr="00803A13" w:rsidRDefault="00697436" w:rsidP="00697436">
      <w:pPr>
        <w:pStyle w:val="Section"/>
      </w:pPr>
      <w:bookmarkStart w:id="1356" w:name="_Toc530991080"/>
      <w:bookmarkStart w:id="1357" w:name="_Toc238197742"/>
      <w:r>
        <w:lastRenderedPageBreak/>
        <w:t>§</w:t>
      </w:r>
      <w:r w:rsidR="00803A13" w:rsidRPr="00803A13">
        <w:t>653</w:t>
      </w:r>
      <w:r w:rsidR="00C86113">
        <w:t>3.</w:t>
      </w:r>
      <w:r w:rsidR="00C86113">
        <w:tab/>
      </w:r>
      <w:r w:rsidR="00803A13" w:rsidRPr="00803A13">
        <w:t>Definitions</w:t>
      </w:r>
      <w:bookmarkEnd w:id="1356"/>
      <w:bookmarkEnd w:id="1357"/>
    </w:p>
    <w:p w14:paraId="5EEEFD2E" w14:textId="77777777" w:rsidR="00803A13" w:rsidRPr="00803A13" w:rsidRDefault="00C86113" w:rsidP="00C86113">
      <w:pPr>
        <w:pStyle w:val="A"/>
      </w:pPr>
      <w:r>
        <w:t>A.</w:t>
      </w:r>
      <w:r>
        <w:tab/>
      </w:r>
      <w:r w:rsidR="00803A13" w:rsidRPr="00803A13">
        <w:t>The following terms shall have the meanings provided herein, unless the context clearly indicates otherwise.</w:t>
      </w:r>
    </w:p>
    <w:p w14:paraId="1173A71B" w14:textId="77777777" w:rsidR="00EE4D72" w:rsidRPr="00FB5384" w:rsidRDefault="00EE4D72" w:rsidP="00EE4D72">
      <w:pPr>
        <w:pStyle w:val="1"/>
      </w:pPr>
      <w:r w:rsidRPr="00FB5384">
        <w:rPr>
          <w:i/>
        </w:rPr>
        <w:t>Base Investment</w:t>
      </w:r>
      <w:r w:rsidRPr="00FB5384">
        <w:t>—the actual investment made and expended in the state by a state-certified production as production expenditures incurred in this state that are directly used in state-certified production or productions.</w:t>
      </w:r>
    </w:p>
    <w:p w14:paraId="1CDE5EAC" w14:textId="77777777" w:rsidR="00803A13" w:rsidRPr="00803A13" w:rsidRDefault="00803A13" w:rsidP="00697436">
      <w:pPr>
        <w:pStyle w:val="1"/>
      </w:pPr>
      <w:r w:rsidRPr="00803A13">
        <w:rPr>
          <w:i/>
        </w:rPr>
        <w:t>Department</w:t>
      </w:r>
      <w:r w:rsidRPr="00803A13">
        <w:t>―the Louisiana Department of Economic Development, or its successor.</w:t>
      </w:r>
    </w:p>
    <w:p w14:paraId="19E2B83D" w14:textId="77777777" w:rsidR="00803A13" w:rsidRPr="00803A13" w:rsidRDefault="00803A13" w:rsidP="00697436">
      <w:pPr>
        <w:pStyle w:val="1"/>
        <w:rPr>
          <w:color w:val="000000"/>
        </w:rPr>
      </w:pPr>
      <w:r w:rsidRPr="00803A13">
        <w:rPr>
          <w:i/>
        </w:rPr>
        <w:t>Expended in the State</w:t>
      </w:r>
      <w:r w:rsidRPr="00803A13">
        <w:t>―an expenditure to acquire property from a source within the state which is subject to state sales or use tax, or an expenditure as compensation for services performed within the state which is subject to state income tax.</w:t>
      </w:r>
    </w:p>
    <w:p w14:paraId="29C2C824" w14:textId="77777777" w:rsidR="00803A13" w:rsidRPr="00803A13" w:rsidRDefault="00803A13" w:rsidP="00697436">
      <w:pPr>
        <w:pStyle w:val="1"/>
      </w:pPr>
      <w:r w:rsidRPr="00803A13">
        <w:rPr>
          <w:i/>
        </w:rPr>
        <w:t>Holder</w:t>
      </w:r>
      <w:r w:rsidRPr="00803A13">
        <w:t>―the holder of a partnership interest, membership interest, or other similar ownership interest on any entity not taxed as a corporation.</w:t>
      </w:r>
    </w:p>
    <w:p w14:paraId="3084C799" w14:textId="77777777" w:rsidR="00EE4D72" w:rsidRPr="00FB5384" w:rsidRDefault="00EE4D72" w:rsidP="00EE4D72">
      <w:pPr>
        <w:pStyle w:val="1"/>
        <w:rPr>
          <w:strike/>
        </w:rPr>
      </w:pPr>
      <w:r w:rsidRPr="00FB5384">
        <w:rPr>
          <w:i/>
        </w:rPr>
        <w:t>Investor—</w:t>
      </w:r>
      <w:r w:rsidRPr="00FB5384">
        <w:t xml:space="preserve">any individual or entity that makes an investment in a state-certified production, including but not limited to any individual or entity that is identified as a source of funds for a state certified production on its expenditure verification report, or any tax credit broker, individual or entity identified as an irrevocable designee for receipt of tax credits. </w:t>
      </w:r>
    </w:p>
    <w:p w14:paraId="70EA0D19" w14:textId="77777777" w:rsidR="00803A13" w:rsidRDefault="00803A13" w:rsidP="00697436">
      <w:pPr>
        <w:pStyle w:val="1"/>
      </w:pPr>
      <w:r w:rsidRPr="00803A13">
        <w:rPr>
          <w:i/>
        </w:rPr>
        <w:t>Production Expenses</w:t>
      </w:r>
      <w:r w:rsidRPr="00803A13">
        <w:sym w:font="Symbol" w:char="F0BE"/>
      </w:r>
      <w:r w:rsidRPr="00803A13">
        <w:t xml:space="preserve">production expenditures in the state directly relating to and proportionate with work performed in Louisiana on a state-certified production. In qualifying submitted expenditures as production-related costs LED may determine whether such expenditures represent legitimate expenditures for the actual cost of related goods or services, having economic substance and a business purpose related to the certified production and not constructive dividends, self-dealing, inflated prices or similar transactions entered into for the purpose of inflating the amount of tax credits earned rather than for the benefit of the production. See </w:t>
      </w:r>
      <w:r w:rsidR="00C86113">
        <w:t>§</w:t>
      </w:r>
      <w:r w:rsidRPr="00803A13">
        <w:t>1641 for illustrative examples of expenditures commonly associated with sound recording production projects.</w:t>
      </w:r>
    </w:p>
    <w:p w14:paraId="5E057416" w14:textId="77777777" w:rsidR="00EE4D72" w:rsidRPr="00EE4D72" w:rsidRDefault="00EE4D72" w:rsidP="00EE4D72">
      <w:pPr>
        <w:pStyle w:val="1"/>
      </w:pPr>
      <w:r w:rsidRPr="00EE4D72">
        <w:rPr>
          <w:i/>
        </w:rPr>
        <w:t>Project Completion</w:t>
      </w:r>
      <w:r w:rsidRPr="00EE4D72">
        <w:t xml:space="preserve">—completion or end date outlined in the project application, or as otherwise approved in writing by LED. </w:t>
      </w:r>
    </w:p>
    <w:p w14:paraId="12436183" w14:textId="77777777" w:rsidR="00EE4D72" w:rsidRPr="00EE4D72" w:rsidRDefault="00EE4D72" w:rsidP="00EE4D72">
      <w:pPr>
        <w:pStyle w:val="1"/>
        <w:rPr>
          <w:i/>
        </w:rPr>
      </w:pPr>
      <w:r w:rsidRPr="00EE4D72">
        <w:rPr>
          <w:i/>
        </w:rPr>
        <w:t>Qualified Music Company or “QMC”</w:t>
      </w:r>
      <w:r w:rsidRPr="00EE4D72">
        <w:t>—an entity authorized to do business in Louisiana, engaged directly or indirectly in the production, distribution and promotion of music, certified by the secretary as meeting program eligibility criteria, and executing a contract providing the terms and conditions for its participation</w:t>
      </w:r>
      <w:r w:rsidRPr="00EE4D72">
        <w:rPr>
          <w:i/>
        </w:rPr>
        <w:t xml:space="preserve">. </w:t>
      </w:r>
    </w:p>
    <w:p w14:paraId="3E00992F" w14:textId="77777777" w:rsidR="00803A13" w:rsidRPr="00803A13" w:rsidRDefault="00803A13" w:rsidP="00697436">
      <w:pPr>
        <w:pStyle w:val="1"/>
        <w:rPr>
          <w:i/>
        </w:rPr>
      </w:pPr>
      <w:r w:rsidRPr="00803A13">
        <w:rPr>
          <w:i/>
        </w:rPr>
        <w:t>Related Party Transaction</w:t>
      </w:r>
      <w:r w:rsidRPr="00803A13">
        <w:sym w:font="Symbol" w:char="F0BE"/>
      </w:r>
      <w:r w:rsidRPr="00803A13">
        <w:t xml:space="preserve">a transaction between parties deemed to be related by common ownership or control under generally accepted auditing principles. </w:t>
      </w:r>
    </w:p>
    <w:p w14:paraId="38017B90" w14:textId="77777777" w:rsidR="00803A13" w:rsidRDefault="00803A13" w:rsidP="00697436">
      <w:pPr>
        <w:pStyle w:val="1"/>
      </w:pPr>
      <w:r w:rsidRPr="00803A13">
        <w:rPr>
          <w:i/>
        </w:rPr>
        <w:t>Resident</w:t>
      </w:r>
      <w:r w:rsidRPr="00803A13">
        <w:sym w:font="Symbol" w:char="F0BE"/>
      </w:r>
      <w:r w:rsidRPr="00803A13">
        <w:t>a person domiciled in the state. Proof of domicile may include, but not be limited to, a driver’s license issued by the state of Louisiana, or similar evidence which reasonably establish both identity and residency.</w:t>
      </w:r>
    </w:p>
    <w:p w14:paraId="2BEE14D6" w14:textId="77777777" w:rsidR="00EE4D72" w:rsidRPr="00EE4D72" w:rsidRDefault="00EE4D72" w:rsidP="00EE4D72">
      <w:pPr>
        <w:pStyle w:val="1"/>
      </w:pPr>
      <w:r w:rsidRPr="00EE4D72">
        <w:rPr>
          <w:i/>
        </w:rPr>
        <w:t>Resident Copyright</w:t>
      </w:r>
      <w:r w:rsidRPr="00EE4D72">
        <w:t xml:space="preserve">—the copyright of a musical composition written by a Louisiana resident or owned by a Louisiana-domiciled music company as evidenced by documents of ownership such as registrations with the United States copyright office or performing rights organizations which denote authors and music publishing entities. </w:t>
      </w:r>
    </w:p>
    <w:p w14:paraId="67A22131" w14:textId="77777777" w:rsidR="00803A13" w:rsidRPr="00803A13" w:rsidRDefault="00803A13" w:rsidP="00697436">
      <w:pPr>
        <w:pStyle w:val="1"/>
      </w:pPr>
      <w:r w:rsidRPr="00803A13">
        <w:rPr>
          <w:i/>
        </w:rPr>
        <w:t>Secretary</w:t>
      </w:r>
      <w:r w:rsidRPr="00803A13">
        <w:t>―Secretary of the Louisiana Department of Economic Development.</w:t>
      </w:r>
    </w:p>
    <w:p w14:paraId="51E051A1" w14:textId="77777777" w:rsidR="00803A13" w:rsidRPr="00803A13" w:rsidRDefault="00803A13" w:rsidP="00697436">
      <w:pPr>
        <w:pStyle w:val="1"/>
      </w:pPr>
      <w:r w:rsidRPr="00803A13">
        <w:rPr>
          <w:i/>
        </w:rPr>
        <w:t>Series</w:t>
      </w:r>
      <w:r w:rsidRPr="00803A13">
        <w:sym w:font="Symbol" w:char="F0BE"/>
      </w:r>
      <w:r w:rsidRPr="00803A13">
        <w:t>a series of sound recordings occurring over a 12-month period may be considered for qualification. Illustrative examples of a permissible series include recordings made by a single artist or a singularly titled radio broadcast series. When determining eligibility the department shall consider common attributes, business purpose of the transactions and any other relevant factors. Combining multiple productions or recordings solely to achieve minimum spending requirements is not permitted.</w:t>
      </w:r>
    </w:p>
    <w:p w14:paraId="25A87EDB" w14:textId="77777777" w:rsidR="00803A13" w:rsidRPr="00803A13" w:rsidRDefault="00803A13" w:rsidP="00697436">
      <w:pPr>
        <w:pStyle w:val="1"/>
      </w:pPr>
      <w:r w:rsidRPr="00803A13">
        <w:rPr>
          <w:i/>
        </w:rPr>
        <w:t>Sound Recording</w:t>
      </w:r>
      <w:r w:rsidRPr="00803A13">
        <w:t xml:space="preserve">―a recording of music, poetry, or spoken-word performance made in Louisiana, in whole or in part. The term </w:t>
      </w:r>
      <w:r w:rsidRPr="00803A13">
        <w:rPr>
          <w:i/>
        </w:rPr>
        <w:t>sound recording</w:t>
      </w:r>
      <w:r w:rsidRPr="00803A13">
        <w:t xml:space="preserve"> shall not include the audio portions of dialogue or words spoken and recorded as part of television news coverage or athletic events.</w:t>
      </w:r>
    </w:p>
    <w:p w14:paraId="4C176A94" w14:textId="77777777" w:rsidR="00803A13" w:rsidRDefault="00803A13" w:rsidP="00697436">
      <w:pPr>
        <w:pStyle w:val="1"/>
      </w:pPr>
      <w:r w:rsidRPr="00803A13">
        <w:rPr>
          <w:i/>
        </w:rPr>
        <w:t>Sound Recording Production Company</w:t>
      </w:r>
      <w:r w:rsidRPr="00803A13">
        <w:t xml:space="preserve">―a company engaged in the business of producing sound recordings as defined in this Section. </w:t>
      </w:r>
      <w:r w:rsidRPr="00803A13">
        <w:rPr>
          <w:i/>
        </w:rPr>
        <w:t>Sound recording production company</w:t>
      </w:r>
      <w:r w:rsidRPr="00803A13">
        <w:t xml:space="preserve"> shall not mean or include any person or company, or any company owned, affiliated, or controlled, in whole or in part, by any company or person, which is in default on a loan made by the state or a loan guaranteed by the state, nor which has ever declared bankruptcy under which an obligation of the company or person to pay or repay public funds or monies was discharged as a part of such bankruptcy.</w:t>
      </w:r>
    </w:p>
    <w:p w14:paraId="3960937F" w14:textId="77777777" w:rsidR="00EE4D72" w:rsidRPr="00EE4D72" w:rsidRDefault="00EE4D72" w:rsidP="00EE4D72">
      <w:pPr>
        <w:pStyle w:val="1"/>
      </w:pPr>
      <w:r w:rsidRPr="00EE4D72">
        <w:rPr>
          <w:i/>
        </w:rPr>
        <w:t>Source within the State</w:t>
      </w:r>
      <w:r w:rsidRPr="00EE4D72">
        <w:t>—a physical facility in Louisiana, operating with posted business hours and employing at least one full-time equivalent employee.</w:t>
      </w:r>
    </w:p>
    <w:p w14:paraId="49073FE9" w14:textId="77777777" w:rsidR="00EE4D72" w:rsidRPr="00EE4D72" w:rsidRDefault="00EE4D72" w:rsidP="00EE4D72">
      <w:pPr>
        <w:pStyle w:val="1"/>
      </w:pPr>
      <w:r w:rsidRPr="00EE4D72">
        <w:rPr>
          <w:i/>
        </w:rPr>
        <w:t>State-Certified Production</w:t>
      </w:r>
      <w:r w:rsidRPr="00EE4D72">
        <w:t>—a sound recording production or a series of productions occurring over the course of a 12-month period, including but not limited to master and demonstration recordings, and costs related to such production or productions that are approved by the Louisiana Department of Economic Development.</w:t>
      </w:r>
    </w:p>
    <w:p w14:paraId="362BA024"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47:6023.</w:t>
      </w:r>
    </w:p>
    <w:p w14:paraId="42AB5E65"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and the Department of Revenue, LR 34:1347 (July 2008), amended by the Department of Economic Development, Office of Business Development, Office of Entertainment Industry Development, LR 36:304 (February 2010), LR 42:37 (January 2016), repromulgated by the Department of Economic Development, Office of Business Dev</w:t>
      </w:r>
      <w:r w:rsidR="00EE4D72">
        <w:t>elopment, LR 45:881 (July 2019),</w:t>
      </w:r>
      <w:r w:rsidR="00EE4D72" w:rsidRPr="00EE4D72">
        <w:rPr>
          <w:kern w:val="0"/>
          <w:sz w:val="20"/>
        </w:rPr>
        <w:t xml:space="preserve"> </w:t>
      </w:r>
      <w:r w:rsidR="00EE4D72" w:rsidRPr="00EE4D72">
        <w:t>amended by the Department of Economic Development, Office of Entertainment Industry Development, LR 46:1081 (August 2020).</w:t>
      </w:r>
    </w:p>
    <w:p w14:paraId="43510FF3" w14:textId="77777777" w:rsidR="00803A13" w:rsidRPr="00803A13" w:rsidRDefault="00697436" w:rsidP="00697436">
      <w:pPr>
        <w:pStyle w:val="Section"/>
      </w:pPr>
      <w:bookmarkStart w:id="1358" w:name="_Toc530991081"/>
      <w:bookmarkStart w:id="1359" w:name="_Toc238197743"/>
      <w:r>
        <w:t>§</w:t>
      </w:r>
      <w:r w:rsidR="00803A13" w:rsidRPr="00803A13">
        <w:t>653</w:t>
      </w:r>
      <w:r w:rsidR="00C86113">
        <w:t>5.</w:t>
      </w:r>
      <w:r w:rsidR="00C86113">
        <w:tab/>
      </w:r>
      <w:r w:rsidR="00803A13" w:rsidRPr="00803A13">
        <w:t>Rules of Application</w:t>
      </w:r>
      <w:bookmarkEnd w:id="1358"/>
      <w:bookmarkEnd w:id="1359"/>
    </w:p>
    <w:p w14:paraId="17DDAD27" w14:textId="77777777" w:rsidR="00803A13" w:rsidRPr="00803A13" w:rsidRDefault="00C86113" w:rsidP="00C86113">
      <w:pPr>
        <w:pStyle w:val="A"/>
      </w:pPr>
      <w:r>
        <w:t>A.</w:t>
      </w:r>
      <w:r>
        <w:tab/>
      </w:r>
      <w:r w:rsidR="00803A13" w:rsidRPr="00803A13">
        <w:t>The sound recording investor tax credit authorized by R.S. 47:6023(C) may be earned and claimed as follows.</w:t>
      </w:r>
    </w:p>
    <w:p w14:paraId="2E487CC6" w14:textId="77777777" w:rsidR="00EE4D72" w:rsidRPr="00EE4D72" w:rsidRDefault="00C86113" w:rsidP="00EE4D72">
      <w:pPr>
        <w:pStyle w:val="1"/>
      </w:pPr>
      <w:r>
        <w:lastRenderedPageBreak/>
        <w:t>1.</w:t>
      </w:r>
      <w:r>
        <w:tab/>
      </w:r>
      <w:r w:rsidR="00EE4D72" w:rsidRPr="00EE4D72">
        <w:t>There is authorized a credit against the state income tax for investments made in state-certified productions, which credit will be earned by investors at the time expenditures are certified by the Louisiana Department of Economic Development according to the total base investment certified for the sound recording production company per calendar year. No credit shall be allowed for any expenditures for which a credit was granted under R.S. 47:6007.</w:t>
      </w:r>
    </w:p>
    <w:p w14:paraId="2DE775F9" w14:textId="77777777" w:rsidR="00803A13" w:rsidRPr="00803A13" w:rsidRDefault="00C86113" w:rsidP="00C86113">
      <w:pPr>
        <w:pStyle w:val="1"/>
      </w:pPr>
      <w:r>
        <w:t>2.</w:t>
      </w:r>
      <w:r>
        <w:tab/>
      </w:r>
      <w:r w:rsidR="00803A13" w:rsidRPr="00803A13">
        <w:t>Applicants meeting the following criteria shall be eligible to receive tax credits as follows:</w:t>
      </w:r>
    </w:p>
    <w:p w14:paraId="23A59438" w14:textId="77777777" w:rsidR="00803A13" w:rsidRPr="00803A13" w:rsidRDefault="00803A13" w:rsidP="00697436">
      <w:pPr>
        <w:pStyle w:val="a0"/>
      </w:pPr>
      <w:r w:rsidRPr="00803A13">
        <w:t>a.</w:t>
      </w:r>
      <w:r w:rsidRPr="00803A13">
        <w:tab/>
        <w:t>for state-certified productions initially certified prior to July 1, 2015:</w:t>
      </w:r>
    </w:p>
    <w:p w14:paraId="2233FC1E" w14:textId="77777777" w:rsidR="00803A13" w:rsidRPr="00803A13" w:rsidRDefault="00803A13" w:rsidP="00697436">
      <w:pPr>
        <w:pStyle w:val="i0"/>
      </w:pPr>
      <w:r w:rsidRPr="00803A13">
        <w:tab/>
        <w:t>i.</w:t>
      </w:r>
      <w:r w:rsidRPr="00803A13">
        <w:tab/>
        <w:t>25 percent tax credit, if the total base investment is more than $15,000, or if a resident of this state, if the total base investment is more than $5,000;</w:t>
      </w:r>
    </w:p>
    <w:p w14:paraId="3F5BC139" w14:textId="77777777" w:rsidR="00803A13" w:rsidRPr="00803A13" w:rsidRDefault="00803A13" w:rsidP="00697436">
      <w:pPr>
        <w:pStyle w:val="a0"/>
      </w:pPr>
      <w:r w:rsidRPr="00803A13">
        <w:t>b.</w:t>
      </w:r>
      <w:r w:rsidRPr="00803A13">
        <w:tab/>
        <w:t>for state-certified productions initially certified on and after July 1, 2015:</w:t>
      </w:r>
    </w:p>
    <w:p w14:paraId="3E1075A2" w14:textId="77777777" w:rsidR="00803A13" w:rsidRDefault="00803A13" w:rsidP="00697436">
      <w:pPr>
        <w:pStyle w:val="i0"/>
      </w:pPr>
      <w:r w:rsidRPr="00803A13">
        <w:tab/>
        <w:t>i.</w:t>
      </w:r>
      <w:r w:rsidRPr="00803A13">
        <w:tab/>
        <w:t>18 percent tax credit, if the total base investment is more than $15,000, or if a resident of this state, if the total base investment is more than $5,000.</w:t>
      </w:r>
    </w:p>
    <w:p w14:paraId="187D9E19" w14:textId="77777777" w:rsidR="00EE4D72" w:rsidRPr="00FB5384" w:rsidRDefault="00EE4D72" w:rsidP="00EE4D72">
      <w:pPr>
        <w:pStyle w:val="a0"/>
      </w:pPr>
      <w:r w:rsidRPr="00FB5384">
        <w:t>c.</w:t>
      </w:r>
      <w:r w:rsidRPr="00FB5384">
        <w:tab/>
        <w:t>for applications by qualified music companies (“QMC’s”) for state certified productions, received on or after June 18, 2019:</w:t>
      </w:r>
    </w:p>
    <w:p w14:paraId="2626DB2F" w14:textId="77777777" w:rsidR="00EE4D72" w:rsidRPr="00FB5384" w:rsidRDefault="00EE4D72" w:rsidP="00EE4D72">
      <w:pPr>
        <w:pStyle w:val="i0"/>
      </w:pPr>
      <w:r>
        <w:tab/>
      </w:r>
      <w:r w:rsidRPr="00FB5384">
        <w:t>i.</w:t>
      </w:r>
      <w:r w:rsidRPr="00FB5384">
        <w:tab/>
        <w:t>to the extent that the base investment by a QMC is expended on a sound recording production of a resident copyright, the investor shall be allowed an additional ten percent increase in the base investment rate.</w:t>
      </w:r>
      <w:r>
        <w:tab/>
      </w:r>
    </w:p>
    <w:p w14:paraId="3BB35318" w14:textId="77777777" w:rsidR="00803A13" w:rsidRPr="00803A13" w:rsidRDefault="00C86113" w:rsidP="00C86113">
      <w:pPr>
        <w:pStyle w:val="1"/>
      </w:pPr>
      <w:r>
        <w:t>3.</w:t>
      </w:r>
      <w:r>
        <w:tab/>
      </w:r>
      <w:r w:rsidR="00803A13" w:rsidRPr="00803A13">
        <w:t>An application for initial certification of a project shall be submitted to the Louisiana Department of Economic Development prior to the granting of the credit, and the granting of the credits under this Rule shall be on a first-come, first-served basis based on when the proper cost reports as defined here under RS 47:6023, are submitted to DED for certification of tax credits, which shall be determined by the date of a signed receipt via certified or registered mail, courier, hand or other delivery, or the date on a proof of transmission via facsimile and/or by the DED stamped and staff initialed date. The Secretary of the Department of Economic development shall determine annually the annual aggregate maximum. If the total amount of credits earned for any particular year exceeds the aggregate amount of tax credits allowed for that year, the excess will be treated as having been earned on the first day of the subsequent year.</w:t>
      </w:r>
    </w:p>
    <w:p w14:paraId="6987A252" w14:textId="77777777" w:rsidR="00803A13" w:rsidRPr="00803A13" w:rsidRDefault="00803A13" w:rsidP="00697436">
      <w:pPr>
        <w:pStyle w:val="a0"/>
      </w:pPr>
      <w:r w:rsidRPr="00803A13">
        <w:t>a.</w:t>
      </w:r>
      <w:r w:rsidRPr="00803A13">
        <w:tab/>
        <w:t>Applications for a series of productions shall provide the titles, budgets and a brief description for each production in the series. The series of productions, as a combined group, must at least achieve, and may exceed the minimum investment. If one single project may, on its own, exceed the $15,000 minimum threshold, it must make separate application.</w:t>
      </w:r>
    </w:p>
    <w:p w14:paraId="136B257E" w14:textId="77777777" w:rsidR="00803A13" w:rsidRPr="00803A13" w:rsidRDefault="00C86113" w:rsidP="00C86113">
      <w:pPr>
        <w:pStyle w:val="1"/>
      </w:pPr>
      <w:r>
        <w:t>4.</w:t>
      </w:r>
      <w:r>
        <w:tab/>
      </w:r>
      <w:r w:rsidR="00803A13" w:rsidRPr="00803A13">
        <w:t>Individuals or entities may earn sound recording investor tax credits pursuant to R.S. 47:6023(C).</w:t>
      </w:r>
    </w:p>
    <w:p w14:paraId="108A165D" w14:textId="77777777" w:rsidR="00803A13" w:rsidRPr="00803A13" w:rsidRDefault="00C86113" w:rsidP="00C86113">
      <w:pPr>
        <w:pStyle w:val="1"/>
      </w:pPr>
      <w:r>
        <w:t>5.</w:t>
      </w:r>
      <w:r>
        <w:tab/>
      </w:r>
      <w:r w:rsidR="00803A13" w:rsidRPr="00803A13">
        <w:t>Any individual or entity shall be allowed to claim the sound recording investor tax credit authorized by R.S. 47:6023:</w:t>
      </w:r>
    </w:p>
    <w:p w14:paraId="1C889B1F" w14:textId="77777777" w:rsidR="00803A13" w:rsidRPr="00803A13" w:rsidRDefault="00803A13" w:rsidP="00697436">
      <w:pPr>
        <w:pStyle w:val="a0"/>
      </w:pPr>
      <w:r w:rsidRPr="00803A13">
        <w:t>a.</w:t>
      </w:r>
      <w:r w:rsidRPr="00803A13">
        <w:tab/>
        <w:t>whether or not any such individual is a Louisiana resident; and</w:t>
      </w:r>
    </w:p>
    <w:p w14:paraId="3FB3A39E" w14:textId="77777777" w:rsidR="00803A13" w:rsidRPr="00803A13" w:rsidRDefault="00803A13" w:rsidP="00697436">
      <w:pPr>
        <w:pStyle w:val="a0"/>
      </w:pPr>
      <w:r w:rsidRPr="00803A13">
        <w:t>b.</w:t>
      </w:r>
      <w:r w:rsidRPr="00803A13">
        <w:tab/>
        <w:t>whether or not any such entity is domiciled in Louisiana, organized under Louisiana law, or headquartered in Louisiana.</w:t>
      </w:r>
    </w:p>
    <w:p w14:paraId="6998B671" w14:textId="77777777" w:rsidR="00803A13" w:rsidRPr="00803A13" w:rsidRDefault="00C86113" w:rsidP="00C86113">
      <w:pPr>
        <w:pStyle w:val="1"/>
      </w:pPr>
      <w:r>
        <w:t>6.</w:t>
      </w:r>
      <w:r>
        <w:tab/>
      </w:r>
      <w:r w:rsidR="00803A13" w:rsidRPr="00803A13">
        <w:t>Any applicant</w:t>
      </w:r>
      <w:r w:rsidR="00803A13" w:rsidRPr="00803A13">
        <w:rPr>
          <w:color w:val="FF0000"/>
        </w:rPr>
        <w:t xml:space="preserve"> </w:t>
      </w:r>
      <w:r w:rsidR="00803A13" w:rsidRPr="00803A13">
        <w:t>applying for the credit shall be required to reimburse the department for any audits required in relation to granting the credit.</w:t>
      </w:r>
    </w:p>
    <w:p w14:paraId="229C0949" w14:textId="77777777" w:rsidR="00803A13" w:rsidRPr="00803A13" w:rsidRDefault="00C86113" w:rsidP="00C86113">
      <w:pPr>
        <w:pStyle w:val="1"/>
      </w:pPr>
      <w:r>
        <w:t>7.</w:t>
      </w:r>
      <w:r>
        <w:tab/>
      </w:r>
      <w:r w:rsidR="00803A13" w:rsidRPr="00803A13">
        <w:t>Application Fee. Applicants with project expenditures greater than $15,000 shall submit a $250 fee with each application. LED shall waive the application fee for applicants with project expenditures up to $15,000.</w:t>
      </w:r>
    </w:p>
    <w:p w14:paraId="571CEF23" w14:textId="77777777" w:rsidR="00EE4D72" w:rsidRPr="00FB5384" w:rsidRDefault="00EE4D72" w:rsidP="00EE4D72">
      <w:pPr>
        <w:pStyle w:val="1"/>
      </w:pPr>
      <w:r w:rsidRPr="00FB5384">
        <w:t>8.</w:t>
      </w:r>
      <w:r w:rsidRPr="00FB5384">
        <w:tab/>
        <w:t>Expenditure Verification Report Fee. The department shall directly engage and assign a CPA to prepare an expenditure verification report on an applicant’s cost report of production or project expenditures. Applicants shall submit an advance deposit at the time of application, and shall later be assessed the department’s actual cost based upon an hourly rate as provided in R.S. 36.104.1, in the amounts set forth below:</w:t>
      </w:r>
    </w:p>
    <w:p w14:paraId="0C0F05B5" w14:textId="77777777" w:rsidR="00EE4D72" w:rsidRPr="00FB5384" w:rsidRDefault="00EE4D72" w:rsidP="00EE4D72">
      <w:pPr>
        <w:pStyle w:val="a0"/>
      </w:pPr>
      <w:r w:rsidRPr="00FB5384">
        <w:t>a.</w:t>
      </w:r>
      <w:r w:rsidRPr="00FB5384">
        <w:tab/>
        <w:t>for applicants with project expenditures</w:t>
      </w:r>
      <w:r>
        <w:t xml:space="preserve"> </w:t>
      </w:r>
      <w:r w:rsidRPr="00FB5384">
        <w:t>of at least $10,000 but less than $25,000, an advance deposit of $750, with a maximum fee of $1,500;</w:t>
      </w:r>
    </w:p>
    <w:p w14:paraId="375AAB20" w14:textId="77777777" w:rsidR="00EE4D72" w:rsidRPr="00FB5384" w:rsidRDefault="00EE4D72" w:rsidP="00EE4D72">
      <w:pPr>
        <w:pStyle w:val="a0"/>
      </w:pPr>
      <w:r w:rsidRPr="00FB5384">
        <w:t>b.</w:t>
      </w:r>
      <w:r w:rsidRPr="00FB5384">
        <w:tab/>
        <w:t>for applicants with project expenditures of at least $25,000, an advance deposit of $1,500, with a maximum fee of $3,000;</w:t>
      </w:r>
    </w:p>
    <w:p w14:paraId="2C63B135" w14:textId="77777777" w:rsidR="00EE4D72" w:rsidRPr="00FB5384" w:rsidRDefault="00EE4D72" w:rsidP="00EE4D72">
      <w:pPr>
        <w:pStyle w:val="a0"/>
      </w:pPr>
      <w:r w:rsidRPr="00FB5384">
        <w:t>c.</w:t>
      </w:r>
      <w:r w:rsidRPr="00FB5384">
        <w:tab/>
        <w:t>for applicants with project expenditures of at least $50,000, but less than $100,000, an advance deposit of $2,500, with a maximum fee of $5,000;</w:t>
      </w:r>
    </w:p>
    <w:p w14:paraId="07921C25" w14:textId="77777777" w:rsidR="00EE4D72" w:rsidRPr="00FB5384" w:rsidRDefault="00EE4D72" w:rsidP="00EE4D72">
      <w:pPr>
        <w:pStyle w:val="a0"/>
      </w:pPr>
      <w:r w:rsidRPr="00FB5384">
        <w:t>d.</w:t>
      </w:r>
      <w:r>
        <w:tab/>
      </w:r>
      <w:r w:rsidRPr="00FB5384">
        <w:t>for applicants with project expenditures of more than $100,000, an advance deposit of $3,750, with a maximum fee of $7,500;</w:t>
      </w:r>
    </w:p>
    <w:p w14:paraId="0B4E5B69" w14:textId="77777777" w:rsidR="00EE4D72" w:rsidRPr="00FB5384" w:rsidRDefault="00EE4D72" w:rsidP="00EE4D72">
      <w:pPr>
        <w:pStyle w:val="a0"/>
      </w:pPr>
      <w:r w:rsidRPr="00FB5384">
        <w:t>e.</w:t>
      </w:r>
      <w:r w:rsidRPr="00FB5384">
        <w:tab/>
        <w:t>any unused balance shall be refunded to the applicant within 60 days following receipt of CPA’s final invoice and payment of all CPA costs.</w:t>
      </w:r>
    </w:p>
    <w:p w14:paraId="581585D0"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47:6023 and R.S. 36:104.</w:t>
      </w:r>
    </w:p>
    <w:p w14:paraId="4CBB5F05"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and the Department of Revenue, LR 34:1348 (July 2008), amended by the Department of Economic Development, Office of Business Development, Office of Entertainment Industry Development, LR 36:305 (February 2010), LR 42:38 (January 2016), repromulgated by the Department of Economic Development, Office of Business Dev</w:t>
      </w:r>
      <w:r w:rsidR="00EE4D72">
        <w:t>elopment, LR 45:882 (July 2019),</w:t>
      </w:r>
      <w:r w:rsidR="00EE4D72" w:rsidRPr="00EE4D72">
        <w:rPr>
          <w:kern w:val="0"/>
          <w:sz w:val="20"/>
        </w:rPr>
        <w:t xml:space="preserve"> </w:t>
      </w:r>
      <w:r w:rsidR="00EE4D72" w:rsidRPr="00EE4D72">
        <w:t>amended by the Department of Economic Development, Office of Entertainment Industry Development, LR 46:1081 (August 2020).</w:t>
      </w:r>
    </w:p>
    <w:p w14:paraId="4B391038" w14:textId="77777777" w:rsidR="00803A13" w:rsidRPr="00803A13" w:rsidRDefault="00697436" w:rsidP="00697436">
      <w:pPr>
        <w:pStyle w:val="Section"/>
      </w:pPr>
      <w:bookmarkStart w:id="1360" w:name="_Toc530991082"/>
      <w:bookmarkStart w:id="1361" w:name="_Toc238197744"/>
      <w:r>
        <w:t>§</w:t>
      </w:r>
      <w:r w:rsidR="00803A13" w:rsidRPr="00803A13">
        <w:t>653</w:t>
      </w:r>
      <w:r w:rsidR="00C86113">
        <w:t>7.</w:t>
      </w:r>
      <w:r w:rsidR="00C86113">
        <w:tab/>
      </w:r>
      <w:r w:rsidR="00803A13" w:rsidRPr="00803A13">
        <w:t>Certification</w:t>
      </w:r>
      <w:bookmarkEnd w:id="1360"/>
      <w:bookmarkEnd w:id="1361"/>
    </w:p>
    <w:p w14:paraId="6730002B" w14:textId="77777777" w:rsidR="00EE4D72" w:rsidRPr="000754E2" w:rsidRDefault="00EE4D72" w:rsidP="00EE4D72">
      <w:pPr>
        <w:pStyle w:val="A"/>
      </w:pPr>
      <w:r w:rsidRPr="000754E2">
        <w:t>A.</w:t>
      </w:r>
      <w:r w:rsidRPr="000754E2">
        <w:tab/>
        <w:t>Initial Certification of State-Certified Productions</w:t>
      </w:r>
    </w:p>
    <w:p w14:paraId="37836AEE" w14:textId="77777777" w:rsidR="00EE4D72" w:rsidRPr="000754E2" w:rsidRDefault="00EE4D72" w:rsidP="00EE4D72">
      <w:pPr>
        <w:pStyle w:val="1"/>
      </w:pPr>
      <w:r w:rsidRPr="000754E2">
        <w:t>1.</w:t>
      </w:r>
      <w:r w:rsidRPr="000754E2">
        <w:tab/>
        <w:t xml:space="preserve">To obtain the approval of the department for a "state-certified production" as required by R.S. 47:6023(B)(5) and </w:t>
      </w:r>
      <w:r w:rsidRPr="000754E2">
        <w:lastRenderedPageBreak/>
        <w:t xml:space="preserve">(6), the sound recording production company that will produce the </w:t>
      </w:r>
      <w:r w:rsidRPr="00FB5384">
        <w:t xml:space="preserve">sound recording </w:t>
      </w:r>
      <w:r w:rsidRPr="000754E2">
        <w:t>production must submit a written request to the department for approval of the production as a "state-certified production" and setting forth the following facts, when applicable:</w:t>
      </w:r>
    </w:p>
    <w:p w14:paraId="47AA0939" w14:textId="77777777" w:rsidR="00803A13" w:rsidRPr="00803A13" w:rsidRDefault="00803A13" w:rsidP="00697436">
      <w:pPr>
        <w:pStyle w:val="a0"/>
      </w:pPr>
      <w:r w:rsidRPr="00803A13">
        <w:t>a.</w:t>
      </w:r>
      <w:r w:rsidRPr="00803A13">
        <w:tab/>
        <w:t>working title of the sound recording production for which approval is requested;</w:t>
      </w:r>
    </w:p>
    <w:p w14:paraId="6130A499" w14:textId="77777777" w:rsidR="00803A13" w:rsidRPr="00803A13" w:rsidRDefault="00803A13" w:rsidP="00697436">
      <w:pPr>
        <w:pStyle w:val="a0"/>
      </w:pPr>
      <w:r w:rsidRPr="00803A13">
        <w:t>b.</w:t>
      </w:r>
      <w:r w:rsidRPr="00803A13">
        <w:tab/>
        <w:t>name of the requesting production company;</w:t>
      </w:r>
    </w:p>
    <w:p w14:paraId="22277A12" w14:textId="77777777" w:rsidR="00803A13" w:rsidRPr="00803A13" w:rsidRDefault="00803A13" w:rsidP="00697436">
      <w:pPr>
        <w:pStyle w:val="a0"/>
      </w:pPr>
      <w:r w:rsidRPr="00803A13">
        <w:t>c.</w:t>
      </w:r>
      <w:r w:rsidRPr="00803A13">
        <w:tab/>
        <w:t>telephone number of requesting production company;</w:t>
      </w:r>
    </w:p>
    <w:p w14:paraId="5F82BB03" w14:textId="77777777" w:rsidR="00803A13" w:rsidRPr="00803A13" w:rsidRDefault="00803A13" w:rsidP="00697436">
      <w:pPr>
        <w:pStyle w:val="a0"/>
      </w:pPr>
      <w:r w:rsidRPr="00803A13">
        <w:t>d.</w:t>
      </w:r>
      <w:r w:rsidRPr="00803A13">
        <w:tab/>
        <w:t>name and telephone number of the requesting production company's contact person;</w:t>
      </w:r>
    </w:p>
    <w:p w14:paraId="354D3DF4" w14:textId="77777777" w:rsidR="00803A13" w:rsidRPr="00803A13" w:rsidRDefault="00803A13" w:rsidP="00697436">
      <w:pPr>
        <w:pStyle w:val="a0"/>
      </w:pPr>
      <w:r w:rsidRPr="00803A13">
        <w:t>e.</w:t>
      </w:r>
      <w:r w:rsidRPr="00803A13">
        <w:tab/>
        <w:t>approximate beginning and ending date of production in Louisiana;</w:t>
      </w:r>
    </w:p>
    <w:p w14:paraId="6F4E87A3" w14:textId="77777777" w:rsidR="00803A13" w:rsidRPr="00803A13" w:rsidRDefault="00803A13" w:rsidP="00697436">
      <w:pPr>
        <w:pStyle w:val="a0"/>
      </w:pPr>
      <w:r w:rsidRPr="00803A13">
        <w:t>f.</w:t>
      </w:r>
      <w:r w:rsidRPr="00803A13">
        <w:tab/>
        <w:t>Louisiana office address of requesting production company (if available);</w:t>
      </w:r>
    </w:p>
    <w:p w14:paraId="32B67BCA" w14:textId="77777777" w:rsidR="00803A13" w:rsidRPr="00803A13" w:rsidRDefault="00803A13" w:rsidP="00697436">
      <w:pPr>
        <w:pStyle w:val="a0"/>
      </w:pPr>
      <w:r w:rsidRPr="00803A13">
        <w:t>g.</w:t>
      </w:r>
      <w:r w:rsidRPr="00803A13">
        <w:tab/>
        <w:t>telephone number of requesting production company's Louisiana office address (if available);</w:t>
      </w:r>
    </w:p>
    <w:p w14:paraId="1DB7CCBA" w14:textId="77777777" w:rsidR="00803A13" w:rsidRPr="00803A13" w:rsidRDefault="00803A13" w:rsidP="00697436">
      <w:pPr>
        <w:pStyle w:val="a0"/>
      </w:pPr>
      <w:r w:rsidRPr="00803A13">
        <w:t>h.</w:t>
      </w:r>
      <w:r w:rsidRPr="00803A13">
        <w:tab/>
        <w:t>estimated total production-related costs of the sound recording production for which approval is requested;</w:t>
      </w:r>
    </w:p>
    <w:p w14:paraId="2F35B4F7" w14:textId="77777777" w:rsidR="00803A13" w:rsidRPr="00803A13" w:rsidRDefault="00803A13" w:rsidP="00697436">
      <w:pPr>
        <w:pStyle w:val="a0"/>
      </w:pPr>
      <w:r w:rsidRPr="00803A13">
        <w:t>i.</w:t>
      </w:r>
      <w:r w:rsidRPr="00803A13">
        <w:tab/>
        <w:t>estimated total amount of production-related costs to be expended in Louisiana in connection with the sound recording production for which approval is requested;</w:t>
      </w:r>
    </w:p>
    <w:p w14:paraId="3A6C46D1" w14:textId="77777777" w:rsidR="00803A13" w:rsidRPr="00803A13" w:rsidRDefault="00803A13" w:rsidP="00697436">
      <w:pPr>
        <w:pStyle w:val="a0"/>
      </w:pPr>
      <w:r w:rsidRPr="00803A13">
        <w:t>j.</w:t>
      </w:r>
      <w:r w:rsidRPr="00803A13">
        <w:tab/>
        <w:t>estimated total payroll to be paid by the requesting production company to Louisiana residents employed by the requesting production company in connection with the production for which approval is requested.;</w:t>
      </w:r>
    </w:p>
    <w:p w14:paraId="66E586A8" w14:textId="77777777" w:rsidR="00803A13" w:rsidRPr="00803A13" w:rsidRDefault="00803A13" w:rsidP="00697436">
      <w:pPr>
        <w:pStyle w:val="a0"/>
      </w:pPr>
      <w:r w:rsidRPr="00803A13">
        <w:t>k.</w:t>
      </w:r>
      <w:r w:rsidRPr="00803A13">
        <w:tab/>
        <w:t>facts sufficient to determine each of the following:</w:t>
      </w:r>
    </w:p>
    <w:p w14:paraId="0E6BC6DB" w14:textId="77777777" w:rsidR="00803A13" w:rsidRPr="00803A13" w:rsidRDefault="00803A13" w:rsidP="00697436">
      <w:pPr>
        <w:pStyle w:val="a0"/>
      </w:pPr>
      <w:r w:rsidRPr="00803A13">
        <w:t>i.</w:t>
      </w:r>
      <w:r w:rsidRPr="00803A13">
        <w:tab/>
        <w:t>that the requesting production company is a sound recording production company as defined by R.S. 47:6023(B)(4);</w:t>
      </w:r>
    </w:p>
    <w:p w14:paraId="57B881A5" w14:textId="77777777" w:rsidR="00803A13" w:rsidRPr="00803A13" w:rsidRDefault="00803A13" w:rsidP="00697436">
      <w:pPr>
        <w:pStyle w:val="a0"/>
      </w:pPr>
      <w:r w:rsidRPr="00803A13">
        <w:t>l.</w:t>
      </w:r>
      <w:r w:rsidRPr="00803A13">
        <w:tab/>
        <w:t>for "state-certified productions" the application shall also include:</w:t>
      </w:r>
    </w:p>
    <w:p w14:paraId="5C5278B9" w14:textId="77777777" w:rsidR="00803A13" w:rsidRPr="00803A13" w:rsidRDefault="00803A13" w:rsidP="00697436">
      <w:pPr>
        <w:pStyle w:val="i0"/>
      </w:pPr>
      <w:r w:rsidRPr="00803A13">
        <w:tab/>
        <w:t>i.</w:t>
      </w:r>
      <w:r w:rsidRPr="00803A13">
        <w:tab/>
        <w:t>the distribution plan;</w:t>
      </w:r>
    </w:p>
    <w:p w14:paraId="62EE2C9E" w14:textId="77777777" w:rsidR="00803A13" w:rsidRPr="00803A13" w:rsidRDefault="00803A13" w:rsidP="00697436">
      <w:pPr>
        <w:pStyle w:val="i0"/>
      </w:pPr>
      <w:r w:rsidRPr="00803A13">
        <w:tab/>
        <w:t>ii.</w:t>
      </w:r>
      <w:r w:rsidRPr="00803A13">
        <w:tab/>
        <w:t>a preliminary budget including estimated Louisiana payroll and estimated base</w:t>
      </w:r>
      <w:r w:rsidRPr="00803A13">
        <w:tab/>
        <w:t>investment;</w:t>
      </w:r>
    </w:p>
    <w:p w14:paraId="66329A50" w14:textId="77777777" w:rsidR="00803A13" w:rsidRPr="00803A13" w:rsidRDefault="00803A13" w:rsidP="00697436">
      <w:pPr>
        <w:pStyle w:val="i0"/>
      </w:pPr>
      <w:r w:rsidRPr="00803A13">
        <w:tab/>
        <w:t>iii.</w:t>
      </w:r>
      <w:r w:rsidRPr="00803A13">
        <w:tab/>
        <w:t>a description of the type of sound to be recorded;</w:t>
      </w:r>
    </w:p>
    <w:p w14:paraId="3E56E500" w14:textId="77777777" w:rsidR="00803A13" w:rsidRPr="00803A13" w:rsidRDefault="00803A13" w:rsidP="00697436">
      <w:pPr>
        <w:pStyle w:val="i0"/>
      </w:pPr>
      <w:r w:rsidRPr="00803A13">
        <w:tab/>
        <w:t>iv.</w:t>
      </w:r>
      <w:r w:rsidRPr="00803A13">
        <w:tab/>
        <w:t>a list of the principal creative elements including performing artist(s) and producer;</w:t>
      </w:r>
    </w:p>
    <w:p w14:paraId="269C0718" w14:textId="77777777" w:rsidR="00803A13" w:rsidRPr="00803A13" w:rsidRDefault="00803A13" w:rsidP="00697436">
      <w:pPr>
        <w:pStyle w:val="i0"/>
      </w:pPr>
      <w:r w:rsidRPr="00803A13">
        <w:tab/>
        <w:t>v.</w:t>
      </w:r>
      <w:r w:rsidRPr="00803A13">
        <w:tab/>
        <w:t>the name and address of the recording studio or other location where the recording production will take place;</w:t>
      </w:r>
    </w:p>
    <w:p w14:paraId="4AC8F23E" w14:textId="77777777" w:rsidR="00803A13" w:rsidRPr="00803A13" w:rsidRDefault="00803A13" w:rsidP="00697436">
      <w:pPr>
        <w:pStyle w:val="i0"/>
      </w:pPr>
      <w:r w:rsidRPr="00803A13">
        <w:tab/>
        <w:t>vi.</w:t>
      </w:r>
      <w:r w:rsidRPr="00803A13">
        <w:tab/>
        <w:t>a statement that the production will qualify as a state-certified production; and</w:t>
      </w:r>
    </w:p>
    <w:p w14:paraId="1A021C27" w14:textId="77777777" w:rsidR="00803A13" w:rsidRPr="00803A13" w:rsidRDefault="00803A13" w:rsidP="00697436">
      <w:pPr>
        <w:pStyle w:val="i0"/>
      </w:pPr>
      <w:r w:rsidRPr="00803A13">
        <w:tab/>
        <w:t>vii.</w:t>
      </w:r>
      <w:r w:rsidRPr="00803A13">
        <w:tab/>
        <w:t>estim</w:t>
      </w:r>
      <w:r w:rsidR="00C14D68">
        <w:t>ated start and completion dates.</w:t>
      </w:r>
    </w:p>
    <w:p w14:paraId="5DFEBFA9" w14:textId="77777777" w:rsidR="00C14D68" w:rsidRPr="000754E2" w:rsidRDefault="00C14D68" w:rsidP="00C14D68">
      <w:pPr>
        <w:pStyle w:val="1"/>
      </w:pPr>
      <w:r w:rsidRPr="000754E2">
        <w:t>2.</w:t>
      </w:r>
      <w:r w:rsidRPr="000754E2">
        <w:tab/>
        <w:t xml:space="preserve">After review, and upon a determination of qualification, the department shall submit its initial certification of a project as an "initial state-certified production" to investors and to the Secretary of the </w:t>
      </w:r>
      <w:r w:rsidRPr="000754E2">
        <w:t>Department of Revenue, containing a unique identifying number.</w:t>
      </w:r>
    </w:p>
    <w:p w14:paraId="110B98C7" w14:textId="77777777" w:rsidR="00C14D68" w:rsidRPr="00FB5384" w:rsidRDefault="00C14D68" w:rsidP="00C14D68">
      <w:pPr>
        <w:pStyle w:val="1"/>
        <w:tabs>
          <w:tab w:val="clear" w:pos="720"/>
          <w:tab w:val="left" w:pos="900"/>
        </w:tabs>
      </w:pPr>
      <w:r w:rsidRPr="00FB5384">
        <w:t>3.</w:t>
      </w:r>
      <w:r>
        <w:t>a.</w:t>
      </w:r>
      <w:r>
        <w:tab/>
      </w:r>
      <w:r w:rsidRPr="00FB5384">
        <w:t>The applicant shall countersign the initial certification letter, acknowledging the conditions therein stated, and return a countersigned original to the department within 30 business days of receipt.</w:t>
      </w:r>
    </w:p>
    <w:p w14:paraId="04F0D0BB" w14:textId="77777777" w:rsidR="00C14D68" w:rsidRPr="00FB5384" w:rsidRDefault="00C14D68" w:rsidP="00C14D68">
      <w:pPr>
        <w:pStyle w:val="a0"/>
        <w:rPr>
          <w:rStyle w:val="documentbody1"/>
          <w:lang w:eastAsia="x-none"/>
        </w:rPr>
      </w:pPr>
      <w:r w:rsidRPr="00FB5384">
        <w:t>b.</w:t>
      </w:r>
      <w:r w:rsidRPr="00FB5384">
        <w:tab/>
        <w:t>If a countersigned original is not returned to the department within the allotted time frame, it shall be nullified unless reissued or confirmed by the department.</w:t>
      </w:r>
      <w:r>
        <w:t xml:space="preserve"> </w:t>
      </w:r>
    </w:p>
    <w:p w14:paraId="25843F85" w14:textId="77777777" w:rsidR="00C14D68" w:rsidRPr="000754E2" w:rsidRDefault="00C14D68" w:rsidP="00C14D68">
      <w:pPr>
        <w:pStyle w:val="1"/>
        <w:tabs>
          <w:tab w:val="clear" w:pos="720"/>
          <w:tab w:val="left" w:pos="810"/>
        </w:tabs>
      </w:pPr>
      <w:r w:rsidRPr="000754E2">
        <w:t>4.a.</w:t>
      </w:r>
      <w:r w:rsidRPr="000754E2">
        <w:tab/>
      </w:r>
      <w:r w:rsidRPr="00FB5384">
        <w:t xml:space="preserve">For projects with applications received by LED prior to 2020 rule promulgation, </w:t>
      </w:r>
      <w:r w:rsidRPr="000754E2">
        <w:t>the initial certification shall be effective for expenditures made no more than 12 months prior to the date of application and shall be valid until the project is complete.</w:t>
      </w:r>
    </w:p>
    <w:p w14:paraId="5D85A3E3" w14:textId="77777777" w:rsidR="00C14D68" w:rsidRPr="000754E2" w:rsidRDefault="00C14D68" w:rsidP="00C14D68">
      <w:pPr>
        <w:pStyle w:val="a0"/>
      </w:pPr>
      <w:r w:rsidRPr="000754E2">
        <w:t>b.</w:t>
      </w:r>
      <w:r w:rsidRPr="000754E2">
        <w:tab/>
        <w:t>For projects with applications received by LED on or after 2020 rule promulgation, the initial certification shall be effective for qualifying expenditures made within a period 12 months prior to the date of application and 12 months after the date of initial certification, as outlined in the initial certification letter. Expenditures outside of this approved initial certification period shall not qualify for tax credits.</w:t>
      </w:r>
    </w:p>
    <w:p w14:paraId="6AED1BBF" w14:textId="77777777" w:rsidR="00C14D68" w:rsidRPr="000754E2" w:rsidRDefault="00C14D68" w:rsidP="00C14D68">
      <w:pPr>
        <w:pStyle w:val="A"/>
      </w:pPr>
      <w:r w:rsidRPr="000754E2">
        <w:t>B.</w:t>
      </w:r>
      <w:r w:rsidRPr="000754E2">
        <w:tab/>
        <w:t xml:space="preserve">Final Certification of </w:t>
      </w:r>
      <w:r w:rsidRPr="00FB5384">
        <w:t xml:space="preserve">Sound Recording Investor </w:t>
      </w:r>
      <w:r w:rsidRPr="000754E2">
        <w:t>Tax Credits</w:t>
      </w:r>
    </w:p>
    <w:p w14:paraId="254E57E3" w14:textId="77777777" w:rsidR="00C14D68" w:rsidRPr="000754E2" w:rsidRDefault="00C14D68" w:rsidP="00C14D68">
      <w:pPr>
        <w:pStyle w:val="1"/>
      </w:pPr>
      <w:r w:rsidRPr="00FB5384">
        <w:t>1.</w:t>
      </w:r>
      <w:r w:rsidRPr="000754E2">
        <w:tab/>
      </w:r>
      <w:r w:rsidRPr="00FB5384">
        <w:t>For projects with applications received by LED prior to 2020 rule promulgation</w:t>
      </w:r>
      <w:r w:rsidRPr="000754E2">
        <w:t>, upon project completion, or for projects with applications received by LED on or after 2020 rule promulgation, no later than six months after the expiration of the initial certification period, the applicant shall make a request to LED to proceed to final certification by submitting to the department a cost report of production expenditures to be formatted in accordance with instructions of the department, after which time all claims to tax credits shall be deemed waived. The applicant shall make all records related to the cost report available for inspection by the department and the CPA selected by the department to prepare the expenditure verification report. After review and investigation of the cost report, the CPA shall submit to the department an expenditure verification report. The department shall review such expenditures and shall issue a tax credit certification letter to the investors and the Louisiana Department of Revenue indicating the amount of tax credits certified for the state-certified production.</w:t>
      </w:r>
    </w:p>
    <w:p w14:paraId="498E6FB6" w14:textId="77777777" w:rsidR="00803A13" w:rsidRPr="00803A13" w:rsidRDefault="00803A13" w:rsidP="00697436">
      <w:pPr>
        <w:pStyle w:val="a0"/>
      </w:pPr>
      <w:r w:rsidRPr="00803A13">
        <w:t>a.</w:t>
      </w:r>
      <w:r w:rsidRPr="00803A13">
        <w:tab/>
        <w:t>Incorrect Reporting. If an applicant submits a cost report required by the provisions of this Chapter and the report made and filed contains material misstatements, including but not limited to misrepresentation in or intentional omission from the cost report of events, transactions, or other significant information there may be cause for an additional audit.</w:t>
      </w:r>
    </w:p>
    <w:p w14:paraId="7860878F" w14:textId="77777777" w:rsidR="00803A13" w:rsidRPr="00803A13" w:rsidRDefault="00803A13" w:rsidP="00697436">
      <w:pPr>
        <w:pStyle w:val="a0"/>
      </w:pPr>
      <w:r w:rsidRPr="00803A13">
        <w:t>b.</w:t>
      </w:r>
      <w:r w:rsidRPr="00803A13">
        <w:tab/>
        <w:t>Related Party Transactions. If an audit contains related party transactions in excess of 20 percent of the base investment there may be cause for an additional audit.</w:t>
      </w:r>
    </w:p>
    <w:p w14:paraId="2A3D6F1D" w14:textId="77777777" w:rsidR="00803A13" w:rsidRPr="00803A13" w:rsidRDefault="00803A13" w:rsidP="00697436">
      <w:pPr>
        <w:pStyle w:val="a0"/>
      </w:pPr>
      <w:r w:rsidRPr="00803A13">
        <w:t>c.</w:t>
      </w:r>
      <w:r w:rsidRPr="00803A13">
        <w:tab/>
        <w:t xml:space="preserve">Reimbursement of Audit Costs. The department may undertake additional audit at the applicant’s expense, to be performed by a state certified public accountant also </w:t>
      </w:r>
      <w:r w:rsidRPr="00803A13">
        <w:lastRenderedPageBreak/>
        <w:t>certified in financial forensics or also certified as a fraud examiner. Audit fees will be assessed at the department’s contracted fee, with a minimum of $2,000 and a maximum of $15,000 fee per audit.</w:t>
      </w:r>
    </w:p>
    <w:p w14:paraId="11DC703F" w14:textId="77777777" w:rsidR="00C14D68" w:rsidRPr="00C14D68" w:rsidRDefault="00C14D68" w:rsidP="00C14D68">
      <w:pPr>
        <w:pStyle w:val="1"/>
      </w:pPr>
      <w:r w:rsidRPr="00C14D68">
        <w:t>2.</w:t>
      </w:r>
      <w:r w:rsidRPr="00C14D68">
        <w:tab/>
        <w:t>After receiving a written request from an investor and after the meeting of all criteria, the department shall issue a letter of certification to such investor signed by the secretary reflecting the investor's name, the dollar amount of sound recording investor tax credits earned by the investor pursuant to R.S. 47:6023(C) through the date of such request, the calendar year in which the sound recording investor tax credits were earned by the investor, the state-certified production with respect to which the investor earned the sound recording investor tax credits, and the identifying number assigned to such state-certified production.</w:t>
      </w:r>
    </w:p>
    <w:p w14:paraId="50CAEA04" w14:textId="77777777" w:rsidR="00803A13" w:rsidRPr="00803A13" w:rsidRDefault="00C86113" w:rsidP="00C86113">
      <w:pPr>
        <w:pStyle w:val="1"/>
      </w:pPr>
      <w:r>
        <w:t>3.</w:t>
      </w:r>
      <w:r>
        <w:tab/>
      </w:r>
      <w:r w:rsidR="00803A13" w:rsidRPr="00803A13">
        <w:rPr>
          <w:rFonts w:eastAsia="Arial Unicode MS"/>
        </w:rPr>
        <w:t xml:space="preserve">The tax credits when issued and upon receipt shall not be transferred to any third party and will be held valid only to the party which was certified by the Department of Economic Development. </w:t>
      </w:r>
      <w:r w:rsidR="00803A13" w:rsidRPr="00803A13">
        <w:t xml:space="preserve">After certification, the Louisiana Department of Economic Development shall submit the tax credit certification letter to the Department of Revenue on behalf of the investor who earned the sound recording tax credits. The Department of Revenue may require the investor to submit additional information as may be necessary to administer the provisions of this Section. Upon receipt of the tax credit certification letter and any necessary additional information, the secretary of the Department of Revenue shall make payment to the investor in the </w:t>
      </w:r>
      <w:r w:rsidR="00DF469E">
        <w:t xml:space="preserve">amount </w:t>
      </w:r>
      <w:r w:rsidR="00803A13" w:rsidRPr="00803A13">
        <w:t>to which he is entitled from the current collections of the taxes collected pursuant to Chapter 1 of Subtitle II of this Title, as amended.</w:t>
      </w:r>
    </w:p>
    <w:p w14:paraId="13808016" w14:textId="77777777" w:rsidR="00C14D68" w:rsidRPr="00FB5384" w:rsidRDefault="00C14D68" w:rsidP="00C14D68">
      <w:pPr>
        <w:pStyle w:val="1"/>
      </w:pPr>
      <w:r w:rsidRPr="00FB5384">
        <w:t>4.</w:t>
      </w:r>
      <w:r w:rsidRPr="00FB5384">
        <w:tab/>
        <w:t>Once certification of a project has been granted under the criteria established within this provision and pursuant to R.S. 47:6023, the granting of such credit will be based upon a first come, first serve basis of the approved cost report or audit and shall be set for a maximum aggregate amount not to exceed $2,160,000 during any calendar year. For purposes of this Section the applicant will be considered the investor.</w:t>
      </w:r>
    </w:p>
    <w:p w14:paraId="43BE7D4C" w14:textId="77777777" w:rsidR="00C14D68" w:rsidRPr="00FB5384" w:rsidRDefault="00C14D68" w:rsidP="00C14D68">
      <w:pPr>
        <w:pStyle w:val="a0"/>
      </w:pPr>
      <w:r w:rsidRPr="00FB5384">
        <w:t>a.</w:t>
      </w:r>
      <w:r w:rsidRPr="00FB5384">
        <w:tab/>
        <w:t>However, 50 percent of the aggregate amount of credits certified each year shall be reserved for QMC’s.</w:t>
      </w:r>
    </w:p>
    <w:p w14:paraId="7DD99403" w14:textId="77777777" w:rsidR="00C14D68" w:rsidRPr="00FB5384" w:rsidRDefault="00C14D68" w:rsidP="00C14D68">
      <w:pPr>
        <w:pStyle w:val="a0"/>
      </w:pPr>
      <w:r w:rsidRPr="00FB5384">
        <w:t>b.</w:t>
      </w:r>
      <w:r w:rsidRPr="00FB5384">
        <w:tab/>
        <w:t>No more than $100,000 in tax credits may be granted per project, per calendar year.</w:t>
      </w:r>
    </w:p>
    <w:p w14:paraId="1F103B44" w14:textId="77777777" w:rsidR="00803A13" w:rsidRPr="00803A13" w:rsidRDefault="00C86113" w:rsidP="00C86113">
      <w:pPr>
        <w:pStyle w:val="1"/>
      </w:pPr>
      <w:r>
        <w:t>5.</w:t>
      </w:r>
      <w:r>
        <w:tab/>
      </w:r>
      <w:r w:rsidR="00803A13" w:rsidRPr="00803A13">
        <w:t>If the total amount of qualifying credits in any particular year exceeds the aggregate amount of tax credits allowed for that year the excess credits will be treated as having been certified for the first day of the subsequent year.</w:t>
      </w:r>
    </w:p>
    <w:p w14:paraId="4CBE6310" w14:textId="77777777" w:rsidR="00803A13" w:rsidRPr="00803A13" w:rsidRDefault="00C86113" w:rsidP="00C86113">
      <w:pPr>
        <w:pStyle w:val="1"/>
      </w:pPr>
      <w:r>
        <w:t>6.</w:t>
      </w:r>
      <w:r>
        <w:tab/>
      </w:r>
      <w:r w:rsidR="00803A13" w:rsidRPr="00803A13">
        <w:t>The failure of the department to issue a letter of certification in accordance with this Subpart shall not:</w:t>
      </w:r>
    </w:p>
    <w:p w14:paraId="3EEB41F7" w14:textId="77777777" w:rsidR="00803A13" w:rsidRPr="00803A13" w:rsidRDefault="00803A13" w:rsidP="00697436">
      <w:pPr>
        <w:pStyle w:val="a0"/>
      </w:pPr>
      <w:r w:rsidRPr="00803A13">
        <w:t>a.</w:t>
      </w:r>
      <w:r w:rsidRPr="00803A13">
        <w:tab/>
        <w:t>void or otherwise affect, in any way, the legality or validity of any allocation of sound recording investor tax credits;</w:t>
      </w:r>
    </w:p>
    <w:p w14:paraId="624E82CF" w14:textId="77777777" w:rsidR="00803A13" w:rsidRPr="00803A13" w:rsidRDefault="00803A13" w:rsidP="00697436">
      <w:pPr>
        <w:pStyle w:val="a0"/>
      </w:pPr>
      <w:r w:rsidRPr="00803A13">
        <w:t>b.</w:t>
      </w:r>
      <w:r w:rsidRPr="00803A13">
        <w:tab/>
        <w:t xml:space="preserve">prohibit any Louisiana taxpayer from claiming sound recording investor tax credits against its Louisiana income tax liability if the sound recording investor tax credits </w:t>
      </w:r>
      <w:r w:rsidRPr="00803A13">
        <w:t>are otherwise allocated or claimed in accordance with R.S. 47:6023(C) and this Subpart; or</w:t>
      </w:r>
    </w:p>
    <w:p w14:paraId="78FD367B" w14:textId="77777777" w:rsidR="00803A13" w:rsidRPr="00803A13" w:rsidRDefault="00803A13" w:rsidP="00697436">
      <w:pPr>
        <w:pStyle w:val="a0"/>
      </w:pPr>
      <w:r w:rsidRPr="00803A13">
        <w:t>c.</w:t>
      </w:r>
      <w:r w:rsidRPr="00803A13">
        <w:tab/>
        <w:t>result in any recapture, forfeiture or other disallowance of sound recording investor tax credits under R.S. 47:6023(G) or otherwise.</w:t>
      </w:r>
    </w:p>
    <w:p w14:paraId="2520137B"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47:6023.</w:t>
      </w:r>
    </w:p>
    <w:p w14:paraId="5A9826D4"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and the Department of Revenue, LR 34:1348 (July 2008), amended by the Department of Economic Development, Office of Business Development, Office of Entertainment Industry Development, LR 36:305 (February 2010), LR 37:310 (January 2011), LR 42:38 (January 2016), repromulgated by the Department of Economic Development, Office of Business Dev</w:t>
      </w:r>
      <w:r w:rsidR="00C14D68">
        <w:t>elopment, LR 45:883 (July 2019),</w:t>
      </w:r>
      <w:r w:rsidR="00C14D68" w:rsidRPr="00C14D68">
        <w:rPr>
          <w:kern w:val="0"/>
          <w:sz w:val="20"/>
        </w:rPr>
        <w:t xml:space="preserve"> </w:t>
      </w:r>
      <w:r w:rsidR="00C14D68" w:rsidRPr="00C14D68">
        <w:t>amended by the Department of Economic Development, Office of Entertainment Industry Development, LR 46:1082 (August 2020).</w:t>
      </w:r>
    </w:p>
    <w:p w14:paraId="1A16885B" w14:textId="77777777" w:rsidR="00803A13" w:rsidRPr="00803A13" w:rsidRDefault="00697436" w:rsidP="00697436">
      <w:pPr>
        <w:pStyle w:val="Section"/>
      </w:pPr>
      <w:bookmarkStart w:id="1362" w:name="_Toc530991083"/>
      <w:bookmarkStart w:id="1363" w:name="_Toc238197745"/>
      <w:r>
        <w:t>§</w:t>
      </w:r>
      <w:r w:rsidR="00803A13" w:rsidRPr="00803A13">
        <w:t>653</w:t>
      </w:r>
      <w:r w:rsidR="00C86113">
        <w:t>9.</w:t>
      </w:r>
      <w:r w:rsidR="00C86113">
        <w:tab/>
      </w:r>
      <w:r w:rsidR="00803A13" w:rsidRPr="00803A13">
        <w:t>Credits</w:t>
      </w:r>
      <w:bookmarkEnd w:id="1362"/>
      <w:bookmarkEnd w:id="1363"/>
    </w:p>
    <w:p w14:paraId="6D79CFC4" w14:textId="77777777" w:rsidR="00803A13" w:rsidRPr="00803A13" w:rsidRDefault="00C86113" w:rsidP="00C86113">
      <w:pPr>
        <w:pStyle w:val="A"/>
      </w:pPr>
      <w:r>
        <w:t>A.</w:t>
      </w:r>
      <w:r>
        <w:tab/>
      </w:r>
      <w:r w:rsidR="00803A13" w:rsidRPr="00803A13">
        <w:t>Application of the Sound Recording Investor Tax Credits</w:t>
      </w:r>
    </w:p>
    <w:p w14:paraId="752481B2" w14:textId="77777777" w:rsidR="00803A13" w:rsidRPr="00803A13" w:rsidRDefault="00C86113" w:rsidP="00C86113">
      <w:pPr>
        <w:pStyle w:val="1"/>
      </w:pPr>
      <w:r>
        <w:t>1.</w:t>
      </w:r>
      <w:r>
        <w:tab/>
      </w:r>
      <w:r w:rsidR="00803A13" w:rsidRPr="00803A13">
        <w:t>The sound recording investor</w:t>
      </w:r>
      <w:r w:rsidR="00803A13" w:rsidRPr="00803A13">
        <w:rPr>
          <w:rFonts w:ascii="Verdana" w:hAnsi="Verdana"/>
          <w:sz w:val="19"/>
          <w:szCs w:val="19"/>
        </w:rPr>
        <w:t xml:space="preserve"> </w:t>
      </w:r>
      <w:r w:rsidR="00803A13" w:rsidRPr="00803A13">
        <w:t>tax credit can be used to offset taxes, penalties and interest.</w:t>
      </w:r>
    </w:p>
    <w:p w14:paraId="14906E4C" w14:textId="77777777" w:rsidR="00803A13" w:rsidRPr="00803A13" w:rsidRDefault="00C86113" w:rsidP="00C86113">
      <w:pPr>
        <w:pStyle w:val="A"/>
      </w:pPr>
      <w:r>
        <w:t>B.</w:t>
      </w:r>
      <w:r>
        <w:tab/>
      </w:r>
      <w:r w:rsidR="00803A13" w:rsidRPr="00803A13">
        <w:t>Recapture of Credits</w:t>
      </w:r>
    </w:p>
    <w:p w14:paraId="03E40AFE" w14:textId="77777777" w:rsidR="00803A13" w:rsidRPr="00803A13" w:rsidRDefault="00C86113" w:rsidP="00C86113">
      <w:pPr>
        <w:pStyle w:val="1"/>
      </w:pPr>
      <w:r>
        <w:t>1.</w:t>
      </w:r>
      <w:r>
        <w:tab/>
      </w:r>
      <w:r w:rsidR="00803A13" w:rsidRPr="00803A13">
        <w:t>If the Department of Economic Development and the Department of Revenue find that funds for which an investor received credits according to this program are not invested in and expended with respect to a state-certified production within 24 months of the date that such credits are earned, then the investor's state income tax for such taxable period shall be increased by such amount necessary for the recapture of credit provided by this program.</w:t>
      </w:r>
    </w:p>
    <w:p w14:paraId="5E865A49" w14:textId="77777777" w:rsidR="00803A13" w:rsidRPr="00803A13" w:rsidRDefault="00C86113" w:rsidP="00C86113">
      <w:pPr>
        <w:pStyle w:val="1"/>
      </w:pPr>
      <w:r>
        <w:t>2.</w:t>
      </w:r>
      <w:r>
        <w:tab/>
      </w:r>
      <w:r w:rsidR="00803A13" w:rsidRPr="00803A13">
        <w:t>Credits previously granted to a taxpayer, but later disallowed, may be recovered by the secretary of the Department of Revenue through any collection remedy authorized by R.S. 47:1561 and initiated within three years from December 31 of the year in which the 24 month investment period specified in the above Paragraph ends.</w:t>
      </w:r>
    </w:p>
    <w:p w14:paraId="63427C35" w14:textId="77777777" w:rsidR="00803A13" w:rsidRPr="00803A13" w:rsidRDefault="00C86113" w:rsidP="00C86113">
      <w:pPr>
        <w:pStyle w:val="1"/>
      </w:pPr>
      <w:r>
        <w:t>3.</w:t>
      </w:r>
      <w:r>
        <w:tab/>
      </w:r>
      <w:r w:rsidR="00803A13" w:rsidRPr="00803A13">
        <w:t>The only interest that may be assessed and collected on recovered credits is interest at a rate three percentage points above the rate provided in Civil Code Article 2924(B)(1), which shall be computed from the original date of the return on which the credit was taken.</w:t>
      </w:r>
    </w:p>
    <w:p w14:paraId="08A3E75B" w14:textId="77777777" w:rsidR="00803A13" w:rsidRPr="00803A13" w:rsidRDefault="00C86113" w:rsidP="00C86113">
      <w:pPr>
        <w:pStyle w:val="A"/>
      </w:pPr>
      <w:r>
        <w:t>C.</w:t>
      </w:r>
      <w:r>
        <w:tab/>
      </w:r>
      <w:r w:rsidR="00803A13" w:rsidRPr="00803A13">
        <w:t>Brand</w:t>
      </w:r>
    </w:p>
    <w:p w14:paraId="12EF4954" w14:textId="77777777" w:rsidR="00803A13" w:rsidRPr="00803A13" w:rsidRDefault="00C86113" w:rsidP="00C86113">
      <w:pPr>
        <w:pStyle w:val="1"/>
      </w:pPr>
      <w:r>
        <w:t>1.</w:t>
      </w:r>
      <w:r>
        <w:tab/>
      </w:r>
      <w:r w:rsidR="00803A13" w:rsidRPr="00803A13">
        <w:t>As a condition for receiving certification of tax credits under this Section, state-certified productions may be required to display the state brand or logo, or both, as prescribed by the secretary of the Department of Economic Development.</w:t>
      </w:r>
    </w:p>
    <w:p w14:paraId="00DCE8FF"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47:6023.</w:t>
      </w:r>
    </w:p>
    <w:p w14:paraId="35E32B12" w14:textId="77777777" w:rsidR="00803A13" w:rsidRPr="00803A13" w:rsidRDefault="00C86113" w:rsidP="00C86113">
      <w:pPr>
        <w:pStyle w:val="HistoricalNote"/>
      </w:pPr>
      <w:r>
        <w:t>HISTORICAL</w:t>
      </w:r>
      <w:r w:rsidR="00803A13" w:rsidRPr="00803A13">
        <w:t xml:space="preserve"> NOTE:</w:t>
      </w:r>
      <w:r w:rsidR="00803A13" w:rsidRPr="00803A13">
        <w:tab/>
        <w:t xml:space="preserve">Promulgated by the Department of Economic Development, Office of Business Development, and the Department of Revenue, LR 34:1350 (July 2008), amended by the Department of Economic Development, Office of Business Development, Office of Entertainment Industry Development, LR </w:t>
      </w:r>
      <w:r w:rsidR="00803A13" w:rsidRPr="00803A13">
        <w:lastRenderedPageBreak/>
        <w:t>36:307 (February 2010), repromulgated by the Department of Economic Development, Office of Business Development, LR 45:885 (July 2019).</w:t>
      </w:r>
    </w:p>
    <w:p w14:paraId="66F8205D" w14:textId="77777777" w:rsidR="00803A13" w:rsidRPr="00803A13" w:rsidRDefault="00697436" w:rsidP="00697436">
      <w:pPr>
        <w:pStyle w:val="Section"/>
      </w:pPr>
      <w:bookmarkStart w:id="1364" w:name="_Toc530991084"/>
      <w:bookmarkStart w:id="1365" w:name="_Toc238197746"/>
      <w:r>
        <w:t>§</w:t>
      </w:r>
      <w:r w:rsidR="00803A13" w:rsidRPr="00803A13">
        <w:t>654</w:t>
      </w:r>
      <w:r w:rsidR="00C86113">
        <w:t>1.</w:t>
      </w:r>
      <w:r w:rsidR="00C86113">
        <w:tab/>
      </w:r>
      <w:r w:rsidR="00803A13" w:rsidRPr="00803A13">
        <w:t>Illustrative Examples of Production Expenses</w:t>
      </w:r>
      <w:bookmarkEnd w:id="1364"/>
      <w:bookmarkEnd w:id="1365"/>
    </w:p>
    <w:p w14:paraId="57FE7862" w14:textId="77777777" w:rsidR="00803A13" w:rsidRPr="00803A13" w:rsidRDefault="00C86113" w:rsidP="00C86113">
      <w:pPr>
        <w:pStyle w:val="A"/>
      </w:pPr>
      <w:r>
        <w:t>A.</w:t>
      </w:r>
      <w:r>
        <w:tab/>
      </w:r>
      <w:r w:rsidR="00803A13" w:rsidRPr="00803A13">
        <w:t>Eligible. Eligible production expenditures shall include, but not be limited to, studio rental, musician/ performance fees, travel and airfare if booked through a Louisiana travel agent, producer fees within limitation, legal fees within limitation, music copying fees, orchestration fees, music publishing/clearance fees, and fees for mixing and mastering only on recordings originally made in Louisiana.</w:t>
      </w:r>
    </w:p>
    <w:p w14:paraId="585D3752" w14:textId="77777777" w:rsidR="00803A13" w:rsidRPr="00803A13" w:rsidRDefault="00C86113" w:rsidP="00C86113">
      <w:pPr>
        <w:pStyle w:val="A"/>
      </w:pPr>
      <w:r>
        <w:t>B.</w:t>
      </w:r>
      <w:r>
        <w:tab/>
      </w:r>
      <w:r w:rsidR="00803A13" w:rsidRPr="00803A13">
        <w:t>Ineligible. Ineligible costs include, but are not limited to, CD duplication, costs for marketing and distribution and any costs associated with filming/video.</w:t>
      </w:r>
    </w:p>
    <w:p w14:paraId="0B2017F7" w14:textId="77777777" w:rsidR="00803A13" w:rsidRPr="00803A13" w:rsidRDefault="00C86113" w:rsidP="00C86113">
      <w:pPr>
        <w:pStyle w:val="A"/>
      </w:pPr>
      <w:r>
        <w:t>C.</w:t>
      </w:r>
      <w:r>
        <w:tab/>
      </w:r>
      <w:r w:rsidR="00803A13" w:rsidRPr="00803A13">
        <w:t>Limitations for Certain Transactions</w:t>
      </w:r>
    </w:p>
    <w:p w14:paraId="694403AB" w14:textId="77777777" w:rsidR="00803A13" w:rsidRPr="00803A13" w:rsidRDefault="00C86113" w:rsidP="00C86113">
      <w:pPr>
        <w:pStyle w:val="1"/>
      </w:pPr>
      <w:r>
        <w:t>1.</w:t>
      </w:r>
      <w:r>
        <w:tab/>
      </w:r>
      <w:r w:rsidR="00803A13" w:rsidRPr="00803A13">
        <w:t xml:space="preserve">Related Party Transactions. LED may request and use additional information in determining the extent to which expenditures for related party transactions will be certified, by requesting and obtaining documentation including, but not limited to, third-party contracts, notarized affidavits, tax records, W2’s, 1099’s and cancelled checks. Related party transactions may be referred to the Office of the Inspector General for further review. </w:t>
      </w:r>
    </w:p>
    <w:p w14:paraId="714DA603" w14:textId="77777777" w:rsidR="00C14D68" w:rsidRPr="00FB5384" w:rsidRDefault="00C14D68" w:rsidP="00C14D68">
      <w:pPr>
        <w:pStyle w:val="1"/>
        <w:rPr>
          <w:sz w:val="19"/>
          <w:szCs w:val="19"/>
        </w:rPr>
      </w:pPr>
      <w:r w:rsidRPr="00FB5384">
        <w:t>2.</w:t>
      </w:r>
      <w:r w:rsidRPr="00FB5384">
        <w:tab/>
        <w:t>Producer fees may be subject to limitation as follows.</w:t>
      </w:r>
    </w:p>
    <w:p w14:paraId="4AE6BAB3" w14:textId="77777777" w:rsidR="00C14D68" w:rsidRPr="00FB5384" w:rsidRDefault="00C14D68" w:rsidP="00C14D68">
      <w:pPr>
        <w:pStyle w:val="a0"/>
      </w:pPr>
      <w:r w:rsidRPr="00FB5384">
        <w:t>a.</w:t>
      </w:r>
      <w:r>
        <w:tab/>
      </w:r>
      <w:r w:rsidRPr="00FB5384">
        <w:t xml:space="preserve">Applicants must provide detailed accounting and verification of expenditures relating to “all-in producer deals.” For example, audits must reflect payments made to all vendors, and Producer Agreements should reflect the scope of services to be provided in Louisiana and include a clause allowing the State to audit the Producer’s accounting records directly related to any expenses claimed for tax credits. </w:t>
      </w:r>
    </w:p>
    <w:p w14:paraId="10953760" w14:textId="77777777" w:rsidR="00C14D68" w:rsidRPr="00FB5384" w:rsidRDefault="00C14D68" w:rsidP="00C14D68">
      <w:pPr>
        <w:pStyle w:val="a0"/>
        <w:rPr>
          <w:szCs w:val="24"/>
        </w:rPr>
      </w:pPr>
      <w:r w:rsidRPr="00FB5384">
        <w:t>b.</w:t>
      </w:r>
      <w:r w:rsidRPr="00FB5384">
        <w:tab/>
        <w:t>LED establishes a benchmark of up to 20 percent of total qualifying Louisiana production expenditures for Producers Fees (for the calculation, Louisiana production expenditures exclude any producer fees), which shall be considered fair market value. While applicants may enter into producer agreements with fees in excess of LED’s approved benchmark, producer fee payments exceeding 20 percent may not be eligible to earn tax credits.</w:t>
      </w:r>
      <w:r>
        <w:rPr>
          <w:szCs w:val="24"/>
        </w:rPr>
        <w:t xml:space="preserve"> </w:t>
      </w:r>
    </w:p>
    <w:p w14:paraId="477A2941" w14:textId="77777777" w:rsidR="00C14D68" w:rsidRPr="00FB5384" w:rsidRDefault="00C14D68" w:rsidP="00C14D68">
      <w:pPr>
        <w:pStyle w:val="a0"/>
      </w:pPr>
      <w:r w:rsidRPr="00FB5384">
        <w:t>c.</w:t>
      </w:r>
      <w:r w:rsidRPr="00FB5384">
        <w:tab/>
        <w:t>LED establishes a benchmark of up to 12 percent of total qualifying Louisiana production expenditures (for the calculation, Louisiana production expenditures exclude any producer fees), for related-party producer fee expenditures, which must be supported by a cost report or audit, when applicable, and documentation of services provided. Fair market value for related-party services rendered must also be established by submission of third-party contracts for similarly-sized projects and scope of work or other documents as approved by LED. While productions may enter into agreements with fees in excess of LED’s approved benchmark, payments exceeding 12 percent will not be eligible to earn tax credits unless the benchmark is exceeded through expenditures (supported by a cost report</w:t>
      </w:r>
      <w:r>
        <w:t xml:space="preserve"> </w:t>
      </w:r>
      <w:r w:rsidRPr="00FB5384">
        <w:t xml:space="preserve">or audit, when applicable, and documentation of services provided) </w:t>
      </w:r>
      <w:r w:rsidRPr="00FB5384">
        <w:t>under third-party contracts only with no related-party expenditures.</w:t>
      </w:r>
    </w:p>
    <w:p w14:paraId="348D721D" w14:textId="77777777" w:rsidR="00803A13" w:rsidRPr="00803A13" w:rsidRDefault="00C86113" w:rsidP="00C86113">
      <w:pPr>
        <w:pStyle w:val="1"/>
      </w:pPr>
      <w:r>
        <w:t>3.</w:t>
      </w:r>
      <w:r>
        <w:tab/>
      </w:r>
      <w:r w:rsidR="00803A13" w:rsidRPr="00803A13">
        <w:t xml:space="preserve">Legal fees shall be limited to no more than 10 percent of base investment. </w:t>
      </w:r>
    </w:p>
    <w:p w14:paraId="315F91A9"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47:6023.</w:t>
      </w:r>
    </w:p>
    <w:p w14:paraId="3A63D30B"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Office of Entertainment Industry Development, LR 42:38 (January 2016), repromulgated by the Department of Economic Development, Office of Business Dev</w:t>
      </w:r>
      <w:r w:rsidR="00C14D68">
        <w:t>elopment, LR 45:885 (July 2019),</w:t>
      </w:r>
      <w:r w:rsidR="00C14D68" w:rsidRPr="00C14D68">
        <w:rPr>
          <w:kern w:val="0"/>
          <w:sz w:val="20"/>
        </w:rPr>
        <w:t xml:space="preserve"> </w:t>
      </w:r>
      <w:r w:rsidR="00C14D68" w:rsidRPr="00C14D68">
        <w:t>amended by the Department of Economic Development, Office of Entertainment Industry Development, LR 46:1083 (August 2020).</w:t>
      </w:r>
    </w:p>
    <w:p w14:paraId="22A40DE3" w14:textId="77777777" w:rsidR="00803A13" w:rsidRPr="00803A13" w:rsidRDefault="00803A13" w:rsidP="00697436">
      <w:pPr>
        <w:pStyle w:val="Chapter"/>
      </w:pPr>
      <w:bookmarkStart w:id="1366" w:name="_Toc530991085"/>
      <w:bookmarkStart w:id="1367" w:name="_Toc238197747"/>
      <w:r w:rsidRPr="00803A13">
        <w:t>Chapter 6</w:t>
      </w:r>
      <w:r w:rsidR="00C86113">
        <w:t>7.</w:t>
      </w:r>
      <w:r w:rsidR="00C86113">
        <w:tab/>
      </w:r>
      <w:r w:rsidRPr="00803A13">
        <w:t>Louisiana Digital Media and Software Act</w:t>
      </w:r>
      <w:bookmarkEnd w:id="1366"/>
      <w:bookmarkEnd w:id="1367"/>
    </w:p>
    <w:p w14:paraId="0AB57C7C" w14:textId="77777777" w:rsidR="00803A13" w:rsidRPr="00803A13" w:rsidRDefault="00697436" w:rsidP="00697436">
      <w:pPr>
        <w:pStyle w:val="Section"/>
      </w:pPr>
      <w:bookmarkStart w:id="1368" w:name="_Toc530991086"/>
      <w:bookmarkStart w:id="1369" w:name="_Toc238197748"/>
      <w:r>
        <w:t>§</w:t>
      </w:r>
      <w:r w:rsidR="00803A13" w:rsidRPr="00803A13">
        <w:t>676</w:t>
      </w:r>
      <w:r w:rsidR="00C86113">
        <w:t>1.</w:t>
      </w:r>
      <w:r w:rsidR="00C86113">
        <w:tab/>
      </w:r>
      <w:r w:rsidR="00803A13" w:rsidRPr="00803A13">
        <w:t>Purpose</w:t>
      </w:r>
      <w:bookmarkEnd w:id="1368"/>
      <w:bookmarkEnd w:id="1369"/>
    </w:p>
    <w:p w14:paraId="6F754B4E" w14:textId="77777777" w:rsidR="00803A13" w:rsidRPr="00803A13" w:rsidRDefault="00C86113" w:rsidP="00C86113">
      <w:pPr>
        <w:pStyle w:val="A"/>
      </w:pPr>
      <w:r>
        <w:t>A.</w:t>
      </w:r>
      <w:r>
        <w:tab/>
      </w:r>
      <w:r w:rsidR="00803A13" w:rsidRPr="00803A13">
        <w:t>The purpose of this Chapter is to administer the Louisiana Digital Media and Software Act as established by R.S. 47:6022.</w:t>
      </w:r>
    </w:p>
    <w:p w14:paraId="01D6DA43" w14:textId="77777777" w:rsidR="00803A13" w:rsidRPr="00803A13" w:rsidRDefault="00C86113" w:rsidP="00C86113">
      <w:pPr>
        <w:pStyle w:val="A"/>
      </w:pPr>
      <w:r>
        <w:t>B.</w:t>
      </w:r>
      <w:r>
        <w:tab/>
      </w:r>
      <w:r w:rsidR="00803A13" w:rsidRPr="00803A13">
        <w:t>The purpose of this program is to encourage the development in Louisiana of a strong capital base for the</w:t>
      </w:r>
      <w:r w:rsidR="00803A13">
        <w:t xml:space="preserve"> </w:t>
      </w:r>
      <w:r w:rsidR="00803A13" w:rsidRPr="00803A13">
        <w:t>production of digital interactive media products and platforms in order to achieve a more independent, self-supporting industry.</w:t>
      </w:r>
    </w:p>
    <w:p w14:paraId="2A7FF79C"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47:6022.</w:t>
      </w:r>
    </w:p>
    <w:p w14:paraId="0A4AE927"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Office of Entertainment Industry Development, LR 35:632 (April 2009), amended LR 36:1981 (September 2010), LR 39:1009 (April 2013), repromulgated by the Department of Economic Development, Office of Business Development, LR 45:885 (July 2019).</w:t>
      </w:r>
    </w:p>
    <w:p w14:paraId="76DF409A" w14:textId="77777777" w:rsidR="00803A13" w:rsidRPr="00803A13" w:rsidRDefault="00697436" w:rsidP="00697436">
      <w:pPr>
        <w:pStyle w:val="Section"/>
      </w:pPr>
      <w:bookmarkStart w:id="1370" w:name="_Toc530991087"/>
      <w:bookmarkStart w:id="1371" w:name="_Toc238197749"/>
      <w:r>
        <w:t>§</w:t>
      </w:r>
      <w:r w:rsidR="00803A13" w:rsidRPr="00803A13">
        <w:t>676</w:t>
      </w:r>
      <w:r w:rsidR="00C86113">
        <w:t>3.</w:t>
      </w:r>
      <w:r w:rsidR="00C86113">
        <w:tab/>
      </w:r>
      <w:r w:rsidR="00803A13" w:rsidRPr="00803A13">
        <w:t>General Description</w:t>
      </w:r>
      <w:bookmarkEnd w:id="1370"/>
      <w:bookmarkEnd w:id="1371"/>
    </w:p>
    <w:p w14:paraId="6DBE4010" w14:textId="77777777" w:rsidR="00803A13" w:rsidRPr="00803A13" w:rsidRDefault="00C86113" w:rsidP="00C86113">
      <w:pPr>
        <w:pStyle w:val="A"/>
      </w:pPr>
      <w:r>
        <w:t>A.</w:t>
      </w:r>
      <w:r>
        <w:tab/>
      </w:r>
      <w:r w:rsidR="00CD68B0" w:rsidRPr="000D4DBE">
        <w:t>The program offers a tax credit for the producers of digital interactive media products and platform projects.</w:t>
      </w:r>
    </w:p>
    <w:p w14:paraId="36ACAA36" w14:textId="77777777" w:rsidR="00803A13" w:rsidRPr="00803A13" w:rsidRDefault="00C86113" w:rsidP="00C86113">
      <w:pPr>
        <w:pStyle w:val="A"/>
      </w:pPr>
      <w:r>
        <w:t>B.</w:t>
      </w:r>
      <w:r>
        <w:tab/>
      </w:r>
      <w:r w:rsidR="00803A13" w:rsidRPr="00803A13">
        <w:t>Tax credits are earned per calendar year at the time funds are expended in Louisiana on a state certified production.</w:t>
      </w:r>
    </w:p>
    <w:p w14:paraId="190AB1F6" w14:textId="77777777" w:rsidR="00803A13" w:rsidRPr="00803A13" w:rsidRDefault="00C86113" w:rsidP="00C86113">
      <w:pPr>
        <w:pStyle w:val="A"/>
      </w:pPr>
      <w:r>
        <w:t>C.</w:t>
      </w:r>
      <w:r>
        <w:tab/>
      </w:r>
      <w:r w:rsidR="00803A13" w:rsidRPr="00803A13">
        <w:t>Tax credits shall never exceed the total base investment in a state certified production.</w:t>
      </w:r>
    </w:p>
    <w:p w14:paraId="4A59E3C3" w14:textId="77777777" w:rsidR="00803A13" w:rsidRPr="00803A13" w:rsidRDefault="00803A13" w:rsidP="00697436">
      <w:pPr>
        <w:pStyle w:val="A"/>
      </w:pPr>
      <w:r w:rsidRPr="00803A13">
        <w:t>D.</w:t>
      </w:r>
      <w:r w:rsidRPr="00803A13">
        <w:tab/>
        <w:t>For expenditures incurred prior to January 1, 2012, credits are non-refundable, transferable credits with a 10 year carryover period. For expenditures incurred on or after January 1, 2012, credits are refundable, contain no transferability or carryover provisions, and a company may elect, on a one time basis, to receive an 85 percent rebate instead of the refundable credit.</w:t>
      </w:r>
    </w:p>
    <w:p w14:paraId="75838EEC" w14:textId="77777777" w:rsidR="00803A13" w:rsidRPr="00803A13" w:rsidRDefault="00C86113" w:rsidP="00C86113">
      <w:pPr>
        <w:pStyle w:val="A"/>
      </w:pPr>
      <w:r>
        <w:t>E.</w:t>
      </w:r>
      <w:r>
        <w:tab/>
      </w:r>
      <w:r w:rsidR="00803A13" w:rsidRPr="00803A13">
        <w:t>These rules shall be subject to oversight by the House Committee on Ways and Means and the Senate Committee on Revenue and Fiscal Affairs, in accordance with the Administrative Procedure Act.</w:t>
      </w:r>
    </w:p>
    <w:p w14:paraId="530EE0D4" w14:textId="77777777" w:rsidR="00803A13" w:rsidRPr="00803A13" w:rsidRDefault="00C86113" w:rsidP="00C86113">
      <w:pPr>
        <w:pStyle w:val="A"/>
      </w:pPr>
      <w:r>
        <w:t>F.</w:t>
      </w:r>
      <w:r>
        <w:tab/>
      </w:r>
      <w:r w:rsidR="00803A13" w:rsidRPr="00803A13">
        <w:t>Applicants may apply for more than one tax credit program administered by the Department of Economic Development, provided that:</w:t>
      </w:r>
    </w:p>
    <w:p w14:paraId="7CD410D6" w14:textId="77777777" w:rsidR="00803A13" w:rsidRPr="00803A13" w:rsidRDefault="00C86113" w:rsidP="00C86113">
      <w:pPr>
        <w:pStyle w:val="1"/>
      </w:pPr>
      <w:r>
        <w:lastRenderedPageBreak/>
        <w:t>1.</w:t>
      </w:r>
      <w:r>
        <w:tab/>
      </w:r>
      <w:r w:rsidR="00803A13" w:rsidRPr="00803A13">
        <w:t>separate applications are submitted per program;</w:t>
      </w:r>
    </w:p>
    <w:p w14:paraId="6E96CA31" w14:textId="77777777" w:rsidR="00803A13" w:rsidRPr="00803A13" w:rsidRDefault="00C86113" w:rsidP="00C86113">
      <w:pPr>
        <w:pStyle w:val="1"/>
      </w:pPr>
      <w:r>
        <w:t>2.</w:t>
      </w:r>
      <w:r>
        <w:tab/>
      </w:r>
      <w:r w:rsidR="00803A13" w:rsidRPr="00803A13">
        <w:t>expenditures shall only qualify for one specified program; and</w:t>
      </w:r>
    </w:p>
    <w:p w14:paraId="29D79BBC" w14:textId="77777777" w:rsidR="00803A13" w:rsidRPr="00803A13" w:rsidRDefault="00C86113" w:rsidP="00C86113">
      <w:pPr>
        <w:pStyle w:val="1"/>
      </w:pPr>
      <w:r>
        <w:t>3.</w:t>
      </w:r>
      <w:r>
        <w:tab/>
      </w:r>
      <w:r w:rsidR="00803A13" w:rsidRPr="00803A13">
        <w:t>multiple applications shall not result in any duplication of tax credits.</w:t>
      </w:r>
    </w:p>
    <w:p w14:paraId="4F7E3E5B"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47:6022.</w:t>
      </w:r>
    </w:p>
    <w:p w14:paraId="392B18B4"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Office of Entertainment Industry Development, LR 35:632 (April 2009), amended LR 36:1981 (September 2010), LR 39:1009 (April 2013), repromulgated by the Department of Economic Development, Office of Business Development, LR 45:886 (July 2019)</w:t>
      </w:r>
      <w:r w:rsidR="00CD68B0">
        <w:t>, amended LR 48:406</w:t>
      </w:r>
      <w:r w:rsidR="00CD68B0" w:rsidRPr="00C50BD3">
        <w:t xml:space="preserve"> (March 2022).</w:t>
      </w:r>
    </w:p>
    <w:p w14:paraId="455F7D98" w14:textId="77777777" w:rsidR="00803A13" w:rsidRPr="00803A13" w:rsidRDefault="00697436" w:rsidP="00697436">
      <w:pPr>
        <w:pStyle w:val="Section"/>
      </w:pPr>
      <w:bookmarkStart w:id="1372" w:name="_Toc530991088"/>
      <w:bookmarkStart w:id="1373" w:name="_Toc238197750"/>
      <w:r>
        <w:t>§</w:t>
      </w:r>
      <w:r w:rsidR="00803A13" w:rsidRPr="00803A13">
        <w:t>676</w:t>
      </w:r>
      <w:r w:rsidR="00C86113">
        <w:t>5.</w:t>
      </w:r>
      <w:r w:rsidR="00C86113">
        <w:tab/>
      </w:r>
      <w:r w:rsidR="00803A13" w:rsidRPr="00803A13">
        <w:t>Definitions</w:t>
      </w:r>
      <w:bookmarkEnd w:id="1372"/>
      <w:bookmarkEnd w:id="1373"/>
    </w:p>
    <w:p w14:paraId="7B61FFA4" w14:textId="77777777" w:rsidR="00803A13" w:rsidRPr="00803A13" w:rsidRDefault="00C86113" w:rsidP="00C86113">
      <w:pPr>
        <w:pStyle w:val="A"/>
      </w:pPr>
      <w:r>
        <w:t>A.</w:t>
      </w:r>
      <w:r>
        <w:tab/>
      </w:r>
      <w:r w:rsidR="00803A13" w:rsidRPr="00803A13">
        <w:t>Terms not otherwise defined in this Chapter shall have the same meaning given to them in R.S. 47:6022, unless the context clearly requires otherwise.</w:t>
      </w:r>
    </w:p>
    <w:p w14:paraId="79992518" w14:textId="77777777" w:rsidR="00803A13" w:rsidRPr="00803A13" w:rsidRDefault="00C86113" w:rsidP="00C86113">
      <w:pPr>
        <w:pStyle w:val="A"/>
      </w:pPr>
      <w:r>
        <w:t>B.</w:t>
      </w:r>
      <w:r>
        <w:tab/>
      </w:r>
      <w:r w:rsidR="00803A13" w:rsidRPr="00803A13">
        <w:t>In this Chapter, the following terms shall have the meanings provided herein, unless the context clearly indicates otherwise.</w:t>
      </w:r>
    </w:p>
    <w:p w14:paraId="033106EE" w14:textId="77777777" w:rsidR="00803A13" w:rsidRPr="00803A13" w:rsidRDefault="00803A13" w:rsidP="00697436">
      <w:pPr>
        <w:pStyle w:val="1"/>
      </w:pPr>
      <w:r w:rsidRPr="00803A13">
        <w:rPr>
          <w:i/>
        </w:rPr>
        <w:t>3D Geometry</w:t>
      </w:r>
      <w:r w:rsidRPr="00803A13">
        <w:rPr>
          <w:rFonts w:ascii="Arial" w:hAnsi="Arial" w:cs="Arial"/>
        </w:rPr>
        <w:sym w:font="Symbol" w:char="F0BE"/>
      </w:r>
      <w:r w:rsidRPr="00803A13">
        <w:t>electronic media representations, three dimensional representations of geometric data for the purposes of rendering 2D image and performing calculations.</w:t>
      </w:r>
    </w:p>
    <w:p w14:paraId="0AE379A8" w14:textId="77777777" w:rsidR="00803A13" w:rsidRPr="00803A13" w:rsidRDefault="00803A13" w:rsidP="00697436">
      <w:pPr>
        <w:pStyle w:val="1"/>
      </w:pPr>
      <w:r w:rsidRPr="00803A13">
        <w:rPr>
          <w:i/>
        </w:rPr>
        <w:t>Animated Images</w:t>
      </w:r>
      <w:r w:rsidRPr="00803A13">
        <w:rPr>
          <w:rFonts w:ascii="Arial" w:hAnsi="Arial" w:cs="Arial"/>
        </w:rPr>
        <w:sym w:font="Symbol" w:char="F0BE"/>
      </w:r>
      <w:r w:rsidRPr="00803A13">
        <w:t>electronic media representation of images that comprise a series of chronological fixed images.</w:t>
      </w:r>
    </w:p>
    <w:p w14:paraId="53BEE76B" w14:textId="77777777" w:rsidR="00803A13" w:rsidRPr="00803A13" w:rsidRDefault="00803A13" w:rsidP="00697436">
      <w:pPr>
        <w:pStyle w:val="1"/>
      </w:pPr>
      <w:r w:rsidRPr="00803A13">
        <w:rPr>
          <w:i/>
        </w:rPr>
        <w:t>Base Investment</w:t>
      </w:r>
      <w:r w:rsidRPr="00803A13">
        <w:rPr>
          <w:rFonts w:ascii="Arial" w:hAnsi="Arial" w:cs="Arial"/>
        </w:rPr>
        <w:sym w:font="Symbol" w:char="F0BE"/>
      </w:r>
      <w:r w:rsidRPr="00803A13">
        <w:t>the actual funds expended in Louisiana by a state-certified production as production-related costs for design or development of digital interactive media, including costs for payroll and component parts.</w:t>
      </w:r>
    </w:p>
    <w:p w14:paraId="5DC0C5FB" w14:textId="77777777" w:rsidR="00803A13" w:rsidRPr="00803A13" w:rsidRDefault="00803A13" w:rsidP="00697436">
      <w:pPr>
        <w:pStyle w:val="1"/>
      </w:pPr>
      <w:r w:rsidRPr="00803A13">
        <w:rPr>
          <w:i/>
          <w:iCs/>
        </w:rPr>
        <w:t>Commercial Distribution</w:t>
      </w:r>
      <w:r w:rsidRPr="00803A13">
        <w:rPr>
          <w:rFonts w:ascii="Arial" w:hAnsi="Arial" w:cs="Arial"/>
        </w:rPr>
        <w:sym w:font="Symbol" w:char="F0BE"/>
      </w:r>
      <w:r w:rsidRPr="00803A13">
        <w:t xml:space="preserve">distribution of digital content from producer to consumer. Examples may include but not be limited to physical distribution of DVD’s from a store front retailer or digital distribution of content, streamed or downloaded via the internet. </w:t>
      </w:r>
    </w:p>
    <w:p w14:paraId="47782219" w14:textId="77777777" w:rsidR="00803A13" w:rsidRPr="00803A13" w:rsidRDefault="00803A13" w:rsidP="00697436">
      <w:pPr>
        <w:pStyle w:val="1"/>
      </w:pPr>
      <w:r w:rsidRPr="00803A13">
        <w:rPr>
          <w:i/>
          <w:iCs/>
        </w:rPr>
        <w:t>Commercial Release</w:t>
      </w:r>
      <w:r w:rsidRPr="00803A13">
        <w:rPr>
          <w:rFonts w:ascii="Arial" w:hAnsi="Arial" w:cs="Arial"/>
        </w:rPr>
        <w:sym w:font="Symbol" w:char="F0BE"/>
      </w:r>
      <w:r w:rsidRPr="00803A13">
        <w:t xml:space="preserve">the date when the product is first commercially available for sale to or use by the general public, typically after beta testing or similar quality control testing by a limited number of users. </w:t>
      </w:r>
    </w:p>
    <w:p w14:paraId="66C0F2D8" w14:textId="77777777" w:rsidR="00803A13" w:rsidRPr="00803A13" w:rsidRDefault="00803A13" w:rsidP="00697436">
      <w:pPr>
        <w:pStyle w:val="1"/>
      </w:pPr>
      <w:r w:rsidRPr="00803A13">
        <w:rPr>
          <w:i/>
          <w:iCs/>
        </w:rPr>
        <w:t>Company</w:t>
      </w:r>
      <w:r w:rsidRPr="00803A13">
        <w:rPr>
          <w:rFonts w:ascii="Arial" w:hAnsi="Arial" w:cs="Arial"/>
        </w:rPr>
        <w:sym w:font="Symbol" w:char="F0BE"/>
      </w:r>
      <w:r w:rsidRPr="00803A13">
        <w:t>an entity authorized to do business in the state of Louisiana, engaged in the business of producing digital interactive media as defined in this Section. Company shall not mean or include any company owned, affiliated, or controlled, in whole or in part, by any company or person which is in default on a loan made by the state or a loan guaranteed by the state, nor with any company or person who has ever declared bankruptcy under which an obligation of the company or person to pay or repay public funds or monies was discharged as part of such bankruptcy.</w:t>
      </w:r>
    </w:p>
    <w:p w14:paraId="1331398A" w14:textId="77777777" w:rsidR="00803A13" w:rsidRPr="00803A13" w:rsidRDefault="00803A13" w:rsidP="00697436">
      <w:pPr>
        <w:pStyle w:val="1"/>
      </w:pPr>
      <w:r w:rsidRPr="00803A13">
        <w:rPr>
          <w:i/>
          <w:iCs/>
        </w:rPr>
        <w:t>Component Parts</w:t>
      </w:r>
      <w:r w:rsidRPr="00803A13">
        <w:rPr>
          <w:rFonts w:ascii="Arial" w:hAnsi="Arial" w:cs="Arial"/>
        </w:rPr>
        <w:sym w:font="Symbol" w:char="F0BE"/>
      </w:r>
      <w:r w:rsidRPr="00803A13">
        <w:t xml:space="preserve">all elements that are integral to the functioning or development of such products and platforms. Some examples may be, but are not limited to: software, computer code, image files, music files, audio files, scripts and plays, concept mock-ups, software tools, and testing </w:t>
      </w:r>
      <w:r w:rsidRPr="00803A13">
        <w:t xml:space="preserve">procedures. Shall also include, but not be limited to: computer servers, workstations, server racks, hard drives, optical drives, monitors, keyboards, integrated video and audio equipment, networking routers, switches, network cabling, and any other computer-related hardware necessary to create or operate a digital interactive media product or platform. </w:t>
      </w:r>
      <w:r w:rsidRPr="00803A13">
        <w:rPr>
          <w:i/>
        </w:rPr>
        <w:t>Create</w:t>
      </w:r>
      <w:r w:rsidRPr="00803A13">
        <w:t xml:space="preserve"> or </w:t>
      </w:r>
      <w:r w:rsidRPr="00803A13">
        <w:rPr>
          <w:i/>
        </w:rPr>
        <w:t>operate</w:t>
      </w:r>
      <w:r w:rsidRPr="00803A13">
        <w:t xml:space="preserve"> refers to the creation or operation of the digital platform or product and does not refer to the creation or operation of the parent company.</w:t>
      </w:r>
    </w:p>
    <w:p w14:paraId="62791A47" w14:textId="77777777" w:rsidR="00803A13" w:rsidRPr="00803A13" w:rsidRDefault="00803A13" w:rsidP="00697436">
      <w:pPr>
        <w:pStyle w:val="1"/>
      </w:pPr>
      <w:r w:rsidRPr="00803A13">
        <w:rPr>
          <w:i/>
        </w:rPr>
        <w:t>Department</w:t>
      </w:r>
      <w:r w:rsidRPr="00803A13">
        <w:rPr>
          <w:rFonts w:ascii="Arial" w:hAnsi="Arial" w:cs="Arial"/>
        </w:rPr>
        <w:sym w:font="Symbol" w:char="F0BE"/>
      </w:r>
      <w:r w:rsidRPr="00803A13">
        <w:t>Department of Economic Development.</w:t>
      </w:r>
    </w:p>
    <w:p w14:paraId="5AF20A01" w14:textId="77777777" w:rsidR="00803A13" w:rsidRPr="00803A13" w:rsidRDefault="00803A13" w:rsidP="00697436">
      <w:pPr>
        <w:pStyle w:val="1"/>
        <w:rPr>
          <w:i/>
        </w:rPr>
      </w:pPr>
      <w:r w:rsidRPr="00803A13">
        <w:rPr>
          <w:i/>
          <w:iCs/>
        </w:rPr>
        <w:t>Digital Content</w:t>
      </w:r>
      <w:r w:rsidRPr="00803A13">
        <w:sym w:font="Symbol" w:char="F0BE"/>
      </w:r>
      <w:r w:rsidRPr="00803A13">
        <w:t>intellectual property that is published or distributed via a digital media platform or product, including but not limited to software, computer code, image files, music files, audio files, video files, text, data, and streaming video.</w:t>
      </w:r>
    </w:p>
    <w:p w14:paraId="1276BE01" w14:textId="77777777" w:rsidR="00803A13" w:rsidRPr="00803A13" w:rsidRDefault="00803A13" w:rsidP="00697436">
      <w:pPr>
        <w:pStyle w:val="1"/>
      </w:pPr>
      <w:r w:rsidRPr="00803A13">
        <w:rPr>
          <w:i/>
          <w:iCs/>
        </w:rPr>
        <w:t>Digital Interactive Media</w:t>
      </w:r>
      <w:r w:rsidRPr="00803A13">
        <w:rPr>
          <w:rFonts w:ascii="Arial" w:hAnsi="Arial" w:cs="Arial"/>
        </w:rPr>
        <w:sym w:font="Symbol" w:char="F0BE"/>
      </w:r>
      <w:r w:rsidRPr="00803A13">
        <w:t>products or platforms that are:</w:t>
      </w:r>
    </w:p>
    <w:p w14:paraId="7063E694" w14:textId="77777777" w:rsidR="00803A13" w:rsidRPr="00803A13" w:rsidRDefault="00803A13" w:rsidP="00697436">
      <w:pPr>
        <w:pStyle w:val="a0"/>
        <w:rPr>
          <w:i/>
          <w:iCs/>
        </w:rPr>
      </w:pPr>
      <w:r w:rsidRPr="00803A13">
        <w:t>a.</w:t>
      </w:r>
      <w:r w:rsidRPr="00803A13">
        <w:tab/>
        <w:t>intended for commercial production, use or distribution;</w:t>
      </w:r>
    </w:p>
    <w:p w14:paraId="4391C123" w14:textId="77777777" w:rsidR="00803A13" w:rsidRPr="00803A13" w:rsidRDefault="00803A13" w:rsidP="00697436">
      <w:pPr>
        <w:pStyle w:val="a0"/>
        <w:rPr>
          <w:i/>
          <w:iCs/>
        </w:rPr>
      </w:pPr>
      <w:r w:rsidRPr="00803A13">
        <w:t>b.</w:t>
      </w:r>
      <w:r w:rsidRPr="00803A13">
        <w:tab/>
        <w:t>contain at least two of the following types of data: text, sound, fixed images, video, or 3D geometry; and</w:t>
      </w:r>
    </w:p>
    <w:p w14:paraId="49AB41D8" w14:textId="77777777" w:rsidR="00803A13" w:rsidRPr="00803A13" w:rsidRDefault="00803A13" w:rsidP="00697436">
      <w:pPr>
        <w:pStyle w:val="a0"/>
        <w:rPr>
          <w:i/>
          <w:iCs/>
        </w:rPr>
      </w:pPr>
      <w:r w:rsidRPr="00803A13">
        <w:t>c.</w:t>
      </w:r>
      <w:r w:rsidRPr="00803A13">
        <w:tab/>
        <w:t>that have all of the following three characteristics:</w:t>
      </w:r>
    </w:p>
    <w:p w14:paraId="4A09C50C" w14:textId="77777777" w:rsidR="00803A13" w:rsidRPr="00803A13" w:rsidRDefault="00803A13" w:rsidP="00697436">
      <w:pPr>
        <w:pStyle w:val="i0"/>
      </w:pPr>
      <w:r w:rsidRPr="00803A13">
        <w:tab/>
        <w:t>i.</w:t>
      </w:r>
      <w:r w:rsidRPr="00803A13">
        <w:tab/>
      </w:r>
      <w:r w:rsidRPr="00803A13">
        <w:rPr>
          <w:i/>
        </w:rPr>
        <w:t>digital</w:t>
      </w:r>
      <w:r w:rsidRPr="00803A13">
        <w:rPr>
          <w:rFonts w:ascii="Arial" w:hAnsi="Arial" w:cs="Arial"/>
        </w:rPr>
        <w:sym w:font="Symbol" w:char="F0BE"/>
      </w:r>
      <w:r w:rsidRPr="00803A13">
        <w:t xml:space="preserve">a system that uses discrete (discontinuous) values ordinarily symbolized numerically to represent information for input, processing, transmission and storage. A digital system would be contrasted with an analog system which uses a continuous range of values to represent information. The term </w:t>
      </w:r>
      <w:r w:rsidRPr="00803A13">
        <w:rPr>
          <w:i/>
        </w:rPr>
        <w:t>digital</w:t>
      </w:r>
      <w:r w:rsidRPr="00803A13">
        <w:t xml:space="preserve"> includes, but is not limited to information input, processed, transmitted and stored via the internet;</w:t>
      </w:r>
    </w:p>
    <w:p w14:paraId="73D9456F" w14:textId="77777777" w:rsidR="00803A13" w:rsidRPr="00803A13" w:rsidRDefault="00803A13" w:rsidP="00697436">
      <w:pPr>
        <w:pStyle w:val="i0"/>
      </w:pPr>
      <w:r w:rsidRPr="00803A13">
        <w:tab/>
        <w:t>ii.</w:t>
      </w:r>
      <w:r w:rsidRPr="00803A13">
        <w:tab/>
      </w:r>
      <w:r w:rsidRPr="00803A13">
        <w:rPr>
          <w:i/>
        </w:rPr>
        <w:t>interactive</w:t>
      </w:r>
      <w:r w:rsidRPr="00803A13">
        <w:rPr>
          <w:rFonts w:ascii="Arial" w:hAnsi="Arial" w:cs="Arial"/>
        </w:rPr>
        <w:sym w:font="Symbol" w:char="F0BE"/>
      </w:r>
      <w:r w:rsidRPr="00803A13">
        <w:t>a digital media system for inputting, processing, transmitting or storing information or data in which users of the system are able to respond to the digital media system by inputting, transmitting, processing or storing information or data in response to the information or data provided to them through the digital media system. (</w:t>
      </w:r>
      <w:r w:rsidRPr="00803A13">
        <w:rPr>
          <w:i/>
        </w:rPr>
        <w:t>Digital media</w:t>
      </w:r>
      <w:r w:rsidRPr="00803A13">
        <w:t xml:space="preserve"> </w:t>
      </w:r>
      <w:r w:rsidRPr="00803A13">
        <w:rPr>
          <w:i/>
        </w:rPr>
        <w:t>system</w:t>
      </w:r>
      <w:r w:rsidRPr="00803A13">
        <w:t xml:space="preserve"> means communication delivered via electronic energy where the information stored, transmitted, or received is in digital form);</w:t>
      </w:r>
    </w:p>
    <w:p w14:paraId="714998A0" w14:textId="77777777" w:rsidR="00803A13" w:rsidRPr="00803A13" w:rsidRDefault="00803A13" w:rsidP="00697436">
      <w:pPr>
        <w:pStyle w:val="i0"/>
      </w:pPr>
      <w:r w:rsidRPr="00803A13">
        <w:tab/>
        <w:t>iii.</w:t>
      </w:r>
      <w:r w:rsidRPr="00803A13">
        <w:tab/>
      </w:r>
      <w:r w:rsidRPr="00803A13">
        <w:rPr>
          <w:i/>
        </w:rPr>
        <w:t>media</w:t>
      </w:r>
      <w:r w:rsidRPr="00803A13">
        <w:sym w:font="Symbol" w:char="F0BE"/>
      </w:r>
      <w:r w:rsidRPr="00803A13">
        <w:t>tools used to store, transmit, distribute and deliver information and data. It includes methods and mechanisms for information distribution through, but not limited to distributed networks, such as the internet, and through compact disc, CD-ROM, various types of DVD, and other removable storage drives and devices;</w:t>
      </w:r>
    </w:p>
    <w:p w14:paraId="2F712225" w14:textId="77777777" w:rsidR="00803A13" w:rsidRPr="00803A13" w:rsidRDefault="00803A13" w:rsidP="00697436">
      <w:pPr>
        <w:pStyle w:val="a0"/>
      </w:pPr>
      <w:r w:rsidRPr="00803A13">
        <w:t>d.</w:t>
      </w:r>
      <w:r w:rsidRPr="00803A13">
        <w:tab/>
        <w:t xml:space="preserve">digital interactive media may include, but not be limited to: </w:t>
      </w:r>
    </w:p>
    <w:p w14:paraId="2237AE33" w14:textId="77777777" w:rsidR="00803A13" w:rsidRPr="00803A13" w:rsidRDefault="00803A13" w:rsidP="00697436">
      <w:pPr>
        <w:pStyle w:val="i0"/>
      </w:pPr>
      <w:r w:rsidRPr="00803A13">
        <w:tab/>
        <w:t>i.</w:t>
      </w:r>
      <w:r w:rsidRPr="00803A13">
        <w:tab/>
        <w:t>video or interactive games;</w:t>
      </w:r>
    </w:p>
    <w:p w14:paraId="4D229C50" w14:textId="77777777" w:rsidR="00803A13" w:rsidRPr="00803A13" w:rsidRDefault="00803A13" w:rsidP="00697436">
      <w:pPr>
        <w:pStyle w:val="i0"/>
      </w:pPr>
      <w:r w:rsidRPr="00803A13">
        <w:tab/>
        <w:t>ii.</w:t>
      </w:r>
      <w:r w:rsidRPr="00803A13">
        <w:tab/>
        <w:t>simulation software;</w:t>
      </w:r>
    </w:p>
    <w:p w14:paraId="43D39555" w14:textId="77777777" w:rsidR="00803A13" w:rsidRPr="00803A13" w:rsidRDefault="00803A13" w:rsidP="00697436">
      <w:pPr>
        <w:pStyle w:val="i0"/>
      </w:pPr>
      <w:r w:rsidRPr="00803A13">
        <w:tab/>
        <w:t>iii.</w:t>
      </w:r>
      <w:r w:rsidRPr="00803A13">
        <w:tab/>
        <w:t>interactive educational or training products;</w:t>
      </w:r>
    </w:p>
    <w:p w14:paraId="2714C9C7" w14:textId="77777777" w:rsidR="00803A13" w:rsidRPr="00803A13" w:rsidRDefault="00803A13" w:rsidP="00697436">
      <w:pPr>
        <w:pStyle w:val="i0"/>
      </w:pPr>
      <w:r w:rsidRPr="00803A13">
        <w:tab/>
        <w:t>iv.</w:t>
      </w:r>
      <w:r w:rsidRPr="00803A13">
        <w:tab/>
        <w:t>internet sites designed and developed as social media;</w:t>
      </w:r>
    </w:p>
    <w:p w14:paraId="638DA059" w14:textId="77777777" w:rsidR="00803A13" w:rsidRPr="00803A13" w:rsidRDefault="00803A13" w:rsidP="00697436">
      <w:pPr>
        <w:pStyle w:val="i0"/>
      </w:pPr>
      <w:r w:rsidRPr="00803A13">
        <w:lastRenderedPageBreak/>
        <w:tab/>
        <w:t>v.</w:t>
      </w:r>
      <w:r w:rsidRPr="00803A13">
        <w:tab/>
        <w:t>software applications that provide connectivity; and communications between mobile devices and digital interactive media web platforms; and</w:t>
      </w:r>
    </w:p>
    <w:p w14:paraId="4B4D53FE" w14:textId="77777777" w:rsidR="00803A13" w:rsidRPr="00803A13" w:rsidRDefault="00803A13" w:rsidP="00697436">
      <w:pPr>
        <w:pStyle w:val="i0"/>
      </w:pPr>
      <w:r w:rsidRPr="00803A13">
        <w:tab/>
        <w:t>vi.</w:t>
      </w:r>
      <w:r w:rsidRPr="00803A13">
        <w:tab/>
        <w:t>technology designed to stream live or pre-recorded video content over the internet to large simultaneous audiences;</w:t>
      </w:r>
    </w:p>
    <w:p w14:paraId="709C130F" w14:textId="77777777" w:rsidR="00803A13" w:rsidRPr="00803A13" w:rsidRDefault="00803A13" w:rsidP="00697436">
      <w:pPr>
        <w:pStyle w:val="a0"/>
      </w:pPr>
      <w:r w:rsidRPr="00803A13">
        <w:t>e.</w:t>
      </w:r>
      <w:r w:rsidRPr="00803A13">
        <w:tab/>
        <w:t>digital interactive media shall not include:</w:t>
      </w:r>
    </w:p>
    <w:p w14:paraId="2E9413D9" w14:textId="77777777" w:rsidR="00803A13" w:rsidRPr="00803A13" w:rsidRDefault="00803A13" w:rsidP="00697436">
      <w:pPr>
        <w:pStyle w:val="i0"/>
      </w:pPr>
      <w:r w:rsidRPr="00803A13">
        <w:tab/>
        <w:t>i.</w:t>
      </w:r>
      <w:r w:rsidRPr="00803A13">
        <w:tab/>
        <w:t>software development primarily designed and developed for institutional, private or internal purposes;</w:t>
      </w:r>
    </w:p>
    <w:p w14:paraId="01CA26CE" w14:textId="77777777" w:rsidR="00803A13" w:rsidRPr="00803A13" w:rsidRDefault="00803A13" w:rsidP="00697436">
      <w:pPr>
        <w:pStyle w:val="i0"/>
      </w:pPr>
      <w:r w:rsidRPr="00803A13">
        <w:tab/>
        <w:t>ii.</w:t>
      </w:r>
      <w:r w:rsidRPr="00803A13">
        <w:tab/>
        <w:t xml:space="preserve">largely static internet sites designed to provide information about a person, business, or firm; </w:t>
      </w:r>
    </w:p>
    <w:p w14:paraId="433F5E70" w14:textId="77777777" w:rsidR="00803A13" w:rsidRPr="00803A13" w:rsidRDefault="00803A13" w:rsidP="00697436">
      <w:pPr>
        <w:pStyle w:val="i0"/>
      </w:pPr>
      <w:r w:rsidRPr="00803A13">
        <w:tab/>
        <w:t>iii.</w:t>
      </w:r>
      <w:r w:rsidRPr="00803A13">
        <w:tab/>
        <w:t>products regulated under the Louisiana Gaming Control Law or the Indian Gaming Regulatory Act; or</w:t>
      </w:r>
    </w:p>
    <w:p w14:paraId="7116D1F8" w14:textId="77777777" w:rsidR="00803A13" w:rsidRPr="00803A13" w:rsidRDefault="00803A13" w:rsidP="00697436">
      <w:pPr>
        <w:pStyle w:val="i0"/>
      </w:pPr>
      <w:r w:rsidRPr="00803A13">
        <w:tab/>
        <w:t>iv.</w:t>
      </w:r>
      <w:r w:rsidRPr="00803A13">
        <w:tab/>
        <w:t xml:space="preserve">largely static retail websites. When determining eligibility, LED will consider amount of proposed programming work versus use of pre-built templates and any other factors it deems most appropriate under the circumstances. </w:t>
      </w:r>
    </w:p>
    <w:p w14:paraId="1381FB6D" w14:textId="77777777" w:rsidR="00803A13" w:rsidRPr="00803A13" w:rsidRDefault="00803A13" w:rsidP="00697436">
      <w:pPr>
        <w:pStyle w:val="1"/>
      </w:pPr>
      <w:r w:rsidRPr="00803A13">
        <w:rPr>
          <w:i/>
          <w:iCs/>
        </w:rPr>
        <w:t>Digital Media Products or Platforms</w:t>
      </w:r>
      <w:r w:rsidRPr="00803A13">
        <w:rPr>
          <w:i/>
          <w:iCs/>
        </w:rPr>
        <w:sym w:font="Symbol" w:char="F0BE"/>
      </w:r>
      <w:r w:rsidRPr="00803A13">
        <w:t>the basic infrastructure that allows various media file types to coexist in an integrated, customized content loop:</w:t>
      </w:r>
    </w:p>
    <w:p w14:paraId="7C974076" w14:textId="77777777" w:rsidR="00803A13" w:rsidRPr="00803A13" w:rsidRDefault="00803A13" w:rsidP="00697436">
      <w:pPr>
        <w:pStyle w:val="a0"/>
      </w:pPr>
      <w:r w:rsidRPr="00803A13">
        <w:t>a.</w:t>
      </w:r>
      <w:r w:rsidRPr="00803A13">
        <w:tab/>
      </w:r>
      <w:r w:rsidRPr="00803A13">
        <w:rPr>
          <w:i/>
        </w:rPr>
        <w:t>product</w:t>
      </w:r>
      <w:r w:rsidRPr="00803A13">
        <w:rPr>
          <w:rFonts w:ascii="Arial" w:hAnsi="Arial" w:cs="Arial"/>
        </w:rPr>
        <w:sym w:font="Symbol" w:char="F0BE"/>
      </w:r>
      <w:r w:rsidRPr="00803A13">
        <w:t>any audiovisual work embodied in software or other digital electronic form that are only capable of being used with a platform. Examples may include, but not be limited to software games;</w:t>
      </w:r>
    </w:p>
    <w:p w14:paraId="5190F417" w14:textId="77777777" w:rsidR="00803A13" w:rsidRPr="00803A13" w:rsidRDefault="00803A13" w:rsidP="00697436">
      <w:pPr>
        <w:pStyle w:val="a0"/>
      </w:pPr>
      <w:r w:rsidRPr="00803A13">
        <w:t>b.</w:t>
      </w:r>
      <w:r w:rsidRPr="00803A13">
        <w:tab/>
      </w:r>
      <w:r w:rsidRPr="00803A13">
        <w:rPr>
          <w:i/>
        </w:rPr>
        <w:t>platform</w:t>
      </w:r>
      <w:r w:rsidRPr="00803A13">
        <w:rPr>
          <w:rFonts w:ascii="Arial" w:hAnsi="Arial" w:cs="Arial"/>
        </w:rPr>
        <w:sym w:font="Symbol" w:char="F0BE"/>
      </w:r>
      <w:r w:rsidRPr="00803A13">
        <w:t>a software architecture that serves as a foundation or base upon which other products, processes or technologies are developed. Software platforms should provide base functionality and communicate back and forth with other software products.</w:t>
      </w:r>
    </w:p>
    <w:p w14:paraId="40F0EEB2" w14:textId="77777777" w:rsidR="00803A13" w:rsidRPr="00803A13" w:rsidRDefault="00803A13" w:rsidP="00697436">
      <w:pPr>
        <w:pStyle w:val="1"/>
      </w:pPr>
      <w:r w:rsidRPr="00803A13">
        <w:rPr>
          <w:i/>
        </w:rPr>
        <w:t>Director</w:t>
      </w:r>
      <w:r w:rsidRPr="00803A13">
        <w:rPr>
          <w:rFonts w:ascii="Arial" w:hAnsi="Arial" w:cs="Arial"/>
        </w:rPr>
        <w:sym w:font="Symbol" w:char="F0BE"/>
      </w:r>
      <w:r w:rsidRPr="00803A13">
        <w:t>the director of Digital Media, who is the designee of the secretary of the Department of Economic Development.</w:t>
      </w:r>
    </w:p>
    <w:p w14:paraId="7602026B" w14:textId="77777777" w:rsidR="00803A13" w:rsidRPr="00803A13" w:rsidRDefault="00803A13" w:rsidP="00697436">
      <w:pPr>
        <w:pStyle w:val="1"/>
      </w:pPr>
      <w:r w:rsidRPr="00803A13">
        <w:rPr>
          <w:i/>
        </w:rPr>
        <w:t>Electronic Media</w:t>
      </w:r>
      <w:r w:rsidRPr="00803A13">
        <w:rPr>
          <w:rFonts w:ascii="Arial" w:hAnsi="Arial" w:cs="Arial"/>
        </w:rPr>
        <w:sym w:font="Symbol" w:char="F0BE"/>
      </w:r>
      <w:r w:rsidRPr="00803A13">
        <w:t>tools used to store, transmit, and receive digitized information that utilizes electronics or electromechanical energy to access the content.</w:t>
      </w:r>
    </w:p>
    <w:p w14:paraId="4623C851" w14:textId="77777777" w:rsidR="00803A13" w:rsidRPr="00803A13" w:rsidRDefault="00803A13" w:rsidP="00697436">
      <w:pPr>
        <w:pStyle w:val="1"/>
        <w:rPr>
          <w:i/>
        </w:rPr>
      </w:pPr>
      <w:r w:rsidRPr="00803A13">
        <w:rPr>
          <w:i/>
        </w:rPr>
        <w:t>Expended in Louisiana</w:t>
      </w:r>
      <w:r w:rsidRPr="00803A13">
        <w:rPr>
          <w:rFonts w:ascii="Arial" w:hAnsi="Arial" w:cs="Arial"/>
        </w:rPr>
        <w:sym w:font="Symbol" w:char="F0BE"/>
      </w:r>
      <w:r w:rsidRPr="00803A13">
        <w:t xml:space="preserve">an expenditure to lease immovable property located within the state; and expenditure as compensation for services performed in the state; or an expenditure to purchase or lease tangible personal property within the state where the transaction is subject to the state sales or lease tax provisions of Title 47 of the </w:t>
      </w:r>
      <w:r w:rsidRPr="00803A13">
        <w:rPr>
          <w:i/>
        </w:rPr>
        <w:t>Revised Statutes</w:t>
      </w:r>
      <w:r w:rsidRPr="00803A13">
        <w:t xml:space="preserve"> of 1950. A transaction that is subject to the state sales or lease tax provisions of Title 47 of the </w:t>
      </w:r>
      <w:r w:rsidRPr="00803A13">
        <w:rPr>
          <w:i/>
        </w:rPr>
        <w:t>Revised Statutes</w:t>
      </w:r>
      <w:r w:rsidRPr="00803A13">
        <w:t xml:space="preserve"> of 1950 shall include transactions which are also subject to a statutory exclusion or exemption.</w:t>
      </w:r>
    </w:p>
    <w:p w14:paraId="65C8B898" w14:textId="77777777" w:rsidR="00803A13" w:rsidRPr="00803A13" w:rsidRDefault="00803A13" w:rsidP="00697436">
      <w:pPr>
        <w:pStyle w:val="1"/>
      </w:pPr>
      <w:r w:rsidRPr="00803A13">
        <w:rPr>
          <w:i/>
          <w:iCs/>
        </w:rPr>
        <w:t>Expenditure</w:t>
      </w:r>
      <w:r w:rsidRPr="00803A13">
        <w:rPr>
          <w:rFonts w:ascii="Arial" w:hAnsi="Arial" w:cs="Arial"/>
        </w:rPr>
        <w:sym w:font="Symbol" w:char="F0BE"/>
      </w:r>
      <w:r w:rsidRPr="00803A13">
        <w:t xml:space="preserve">actual payment of cash or cash equivalent for goods or services, as evidenced by an invoice, receipt or other such document. Cash or cash equivalent transactions may include but not be limited to: commercial or bank financed loans, actual physical transfer of coins and banknotes, other forms of transmission that will turn into cash very quickly, including written checks, credit cards, bank </w:t>
      </w:r>
      <w:r w:rsidRPr="00803A13">
        <w:t xml:space="preserve">debit cards, and bank wire transfers. However, the receipt of a promissory note, the creation of an account receivable, or the sending of a customer invoice are not, by themselves, evidence of an </w:t>
      </w:r>
      <w:r w:rsidRPr="00803A13">
        <w:rPr>
          <w:i/>
        </w:rPr>
        <w:t>expenditure</w:t>
      </w:r>
      <w:r w:rsidRPr="00803A13">
        <w:t xml:space="preserve">. Owner-financed transactions will only qualify as an </w:t>
      </w:r>
      <w:r w:rsidRPr="00803A13">
        <w:rPr>
          <w:i/>
        </w:rPr>
        <w:t>expenditure</w:t>
      </w:r>
      <w:r w:rsidRPr="00803A13">
        <w:t xml:space="preserve"> when actual cash or cash equivalent payments are made.</w:t>
      </w:r>
    </w:p>
    <w:p w14:paraId="605E9202" w14:textId="77777777" w:rsidR="00803A13" w:rsidRPr="00803A13" w:rsidRDefault="00803A13" w:rsidP="00697436">
      <w:pPr>
        <w:pStyle w:val="1"/>
      </w:pPr>
      <w:r w:rsidRPr="00803A13">
        <w:rPr>
          <w:i/>
        </w:rPr>
        <w:t>Fixed Images</w:t>
      </w:r>
      <w:r w:rsidRPr="00803A13">
        <w:rPr>
          <w:rFonts w:ascii="Arial" w:hAnsi="Arial" w:cs="Arial"/>
        </w:rPr>
        <w:sym w:font="Symbol" w:char="F0BE"/>
      </w:r>
      <w:r w:rsidRPr="00803A13">
        <w:t>electronic media representation in two dimensions that are static.</w:t>
      </w:r>
    </w:p>
    <w:p w14:paraId="27143B0F" w14:textId="77777777" w:rsidR="00803A13" w:rsidRPr="00803A13" w:rsidRDefault="00803A13" w:rsidP="00697436">
      <w:pPr>
        <w:pStyle w:val="1"/>
      </w:pPr>
      <w:r w:rsidRPr="00803A13">
        <w:rPr>
          <w:i/>
        </w:rPr>
        <w:t>Indirect Costs</w:t>
      </w:r>
      <w:r w:rsidRPr="00803A13">
        <w:rPr>
          <w:rFonts w:ascii="Arial" w:hAnsi="Arial" w:cs="Arial"/>
        </w:rPr>
        <w:sym w:font="Symbol" w:char="F0BE"/>
      </w:r>
      <w:r w:rsidRPr="00803A13">
        <w:t>not direct production related costs. Costs of operation that are not directly associated with a specific production, such as clerical salaries and general administrative costs.</w:t>
      </w:r>
    </w:p>
    <w:p w14:paraId="4E2A6A3E" w14:textId="77777777" w:rsidR="00803A13" w:rsidRPr="00803A13" w:rsidRDefault="00803A13" w:rsidP="00697436">
      <w:pPr>
        <w:pStyle w:val="1"/>
      </w:pPr>
      <w:r w:rsidRPr="00803A13">
        <w:rPr>
          <w:i/>
        </w:rPr>
        <w:t>Interpersonal Communication Services</w:t>
      </w:r>
      <w:r w:rsidRPr="00803A13">
        <w:rPr>
          <w:rFonts w:ascii="Arial" w:hAnsi="Arial" w:cs="Arial"/>
        </w:rPr>
        <w:sym w:font="Symbol" w:char="F0BE"/>
      </w:r>
      <w:r w:rsidRPr="00803A13">
        <w:t>websites and other digital media that are primarily for the purposes of exchanging personal or business information, photos or news. Examples of this may be, but are not limited to: those listed in R.S. 47:6022(C)(4), web logs, product websites, social networking websites, video conferencing, internet telephony and instant messaging platforms.</w:t>
      </w:r>
    </w:p>
    <w:p w14:paraId="4C3AA46A" w14:textId="77777777" w:rsidR="00803A13" w:rsidRPr="00803A13" w:rsidRDefault="00803A13" w:rsidP="00697436">
      <w:pPr>
        <w:pStyle w:val="1"/>
      </w:pPr>
      <w:r w:rsidRPr="00803A13">
        <w:rPr>
          <w:i/>
        </w:rPr>
        <w:t>Office</w:t>
      </w:r>
      <w:r w:rsidRPr="00803A13">
        <w:rPr>
          <w:rFonts w:ascii="Arial" w:hAnsi="Arial" w:cs="Arial"/>
        </w:rPr>
        <w:sym w:font="Symbol" w:char="F0BE"/>
      </w:r>
      <w:r w:rsidRPr="00803A13">
        <w:t>Office of Entertainment Industry Development.</w:t>
      </w:r>
    </w:p>
    <w:p w14:paraId="00C252D3" w14:textId="77777777" w:rsidR="00803A13" w:rsidRPr="00803A13" w:rsidRDefault="00803A13" w:rsidP="00697436">
      <w:pPr>
        <w:pStyle w:val="1"/>
        <w:rPr>
          <w:rFonts w:eastAsia="Arial Unicode MS"/>
          <w:szCs w:val="24"/>
        </w:rPr>
      </w:pPr>
      <w:r w:rsidRPr="00803A13">
        <w:rPr>
          <w:i/>
          <w:iCs/>
        </w:rPr>
        <w:t>Payroll</w:t>
      </w:r>
      <w:r w:rsidRPr="00803A13">
        <w:rPr>
          <w:rFonts w:ascii="Arial" w:hAnsi="Arial" w:cs="Arial"/>
        </w:rPr>
        <w:sym w:font="Symbol" w:char="F0BE"/>
      </w:r>
      <w:r w:rsidRPr="00803A13">
        <w:t>includes all salary, wages and other compensation sourced or apportioned to Louisiana, and federal payroll taxes such as the employer’s portion of FICA/FUTA and workers’ compensation insurance costs to the extent purchased from a source within the state. Fringe Benefits including health care costs, 401K contributions, dental plans, and life insurance will be considered if these costs are paid by the employer and costs are apportioned to services performed in Louisiana on a certified project.</w:t>
      </w:r>
    </w:p>
    <w:p w14:paraId="39F013BD" w14:textId="77777777" w:rsidR="00803A13" w:rsidRPr="00803A13" w:rsidRDefault="00803A13" w:rsidP="00697436">
      <w:pPr>
        <w:pStyle w:val="1"/>
        <w:rPr>
          <w:rFonts w:eastAsia="Arial Unicode MS"/>
        </w:rPr>
      </w:pPr>
      <w:r w:rsidRPr="00803A13">
        <w:rPr>
          <w:rFonts w:eastAsia="Arial Unicode MS"/>
          <w:i/>
        </w:rPr>
        <w:t>Person</w:t>
      </w:r>
      <w:r w:rsidRPr="00803A13">
        <w:rPr>
          <w:rFonts w:ascii="Arial" w:hAnsi="Arial" w:cs="Arial"/>
        </w:rPr>
        <w:sym w:font="Symbol" w:char="F0BE"/>
      </w:r>
      <w:r w:rsidRPr="00803A13">
        <w:rPr>
          <w:rFonts w:eastAsia="Arial Unicode MS"/>
        </w:rPr>
        <w:t>a natural person, corporation, partnership, limited partnership, limited liability company, joint venture, trust, estate or association.</w:t>
      </w:r>
    </w:p>
    <w:p w14:paraId="4A31FE25" w14:textId="77777777" w:rsidR="00803A13" w:rsidRPr="00803A13" w:rsidRDefault="00803A13" w:rsidP="00697436">
      <w:pPr>
        <w:pStyle w:val="1"/>
      </w:pPr>
      <w:r w:rsidRPr="00803A13">
        <w:rPr>
          <w:i/>
          <w:iCs/>
        </w:rPr>
        <w:t>Production Expenses</w:t>
      </w:r>
      <w:r w:rsidRPr="00803A13">
        <w:rPr>
          <w:rFonts w:ascii="Arial" w:hAnsi="Arial" w:cs="Arial"/>
        </w:rPr>
        <w:sym w:font="Symbol" w:char="F0BE"/>
      </w:r>
      <w:r w:rsidRPr="00803A13">
        <w:t>preproduction and production expenditures in the state directly relating to and proportionate with work performed in Louisiana on</w:t>
      </w:r>
      <w:r w:rsidRPr="00803A13">
        <w:rPr>
          <w:bCs/>
        </w:rPr>
        <w:t xml:space="preserve"> </w:t>
      </w:r>
      <w:r w:rsidRPr="00803A13">
        <w:t xml:space="preserve">a state-certified production. In qualifying submitted expenditures as production-related costs, LED may determine whether such expenditures represent legitimate expenditures for the actual cost of related goods or services, having economic substance and a business purpose related to the certified production, and not constructive dividends, self-dealing, inflated prices or similar transactions entered into for the purpose of inflating the amount of tax credits earned rather than for the benefit of the production. See </w:t>
      </w:r>
      <w:r w:rsidR="00C86113">
        <w:t>§</w:t>
      </w:r>
      <w:r w:rsidRPr="00803A13">
        <w:t>1668 for detailed illustrative examples of eligible and ineligible expenditures commonly associated with digital interactive media projects.</w:t>
      </w:r>
    </w:p>
    <w:p w14:paraId="7AEFB77E" w14:textId="77777777" w:rsidR="00803A13" w:rsidRPr="00803A13" w:rsidRDefault="00CD68B0" w:rsidP="00697436">
      <w:pPr>
        <w:pStyle w:val="1"/>
      </w:pPr>
      <w:r w:rsidRPr="000D4DBE">
        <w:rPr>
          <w:i/>
        </w:rPr>
        <w:t xml:space="preserve">Resident </w:t>
      </w:r>
      <w:r w:rsidRPr="000D4DBE">
        <w:t>or</w:t>
      </w:r>
      <w:r w:rsidRPr="000D4DBE">
        <w:rPr>
          <w:i/>
        </w:rPr>
        <w:t xml:space="preserve"> Resident of Louisiana</w:t>
      </w:r>
      <w:r w:rsidRPr="000D4DBE">
        <w:rPr>
          <w:rFonts w:ascii="Arial" w:hAnsi="Arial" w:cs="Arial"/>
        </w:rPr>
        <w:sym w:font="Symbol" w:char="F0BE"/>
      </w:r>
      <w:r w:rsidRPr="000D4DBE">
        <w:t xml:space="preserve">a natural person and, for the purposes of determining eligibility for the tax incentives provided by this section, any person domiciled in the state of Louisiana and any other person who maintains a permanent place of abode within the state and spends in the aggregate more than six months of each year within the state. Payments made to employees with an H-1B temporary visa or independent contractors issued 1099 tax forms, shall not be </w:t>
      </w:r>
      <w:r w:rsidRPr="000D4DBE">
        <w:lastRenderedPageBreak/>
        <w:t>considered payments to Louisiana residents for the purposes of calculating the additional Louisiana resident payroll credit.</w:t>
      </w:r>
    </w:p>
    <w:p w14:paraId="595F45BF" w14:textId="77777777" w:rsidR="00803A13" w:rsidRPr="00803A13" w:rsidRDefault="00803A13" w:rsidP="00697436">
      <w:pPr>
        <w:pStyle w:val="1"/>
      </w:pPr>
      <w:r w:rsidRPr="00803A13">
        <w:rPr>
          <w:i/>
        </w:rPr>
        <w:t>Secretary</w:t>
      </w:r>
      <w:r w:rsidRPr="00803A13">
        <w:rPr>
          <w:rFonts w:ascii="Arial" w:hAnsi="Arial" w:cs="Arial"/>
        </w:rPr>
        <w:sym w:font="Symbol" w:char="F0BE"/>
      </w:r>
      <w:r w:rsidRPr="00803A13">
        <w:t>secretary of the Department of Economic Development.</w:t>
      </w:r>
    </w:p>
    <w:p w14:paraId="37039CA9" w14:textId="77777777" w:rsidR="00CD68B0" w:rsidRDefault="00CD68B0" w:rsidP="00697436">
      <w:pPr>
        <w:pStyle w:val="1"/>
        <w:rPr>
          <w:i/>
        </w:rPr>
      </w:pPr>
      <w:r w:rsidRPr="000D4DBE">
        <w:rPr>
          <w:i/>
        </w:rPr>
        <w:t>Source within the State</w:t>
      </w:r>
      <w:r w:rsidRPr="000D4DBE">
        <w:t>―a physical facility in Louisiana, operating with posted business hours and employing at least one full-time equivalent employee.</w:t>
      </w:r>
    </w:p>
    <w:p w14:paraId="209DC4EE" w14:textId="77777777" w:rsidR="00803A13" w:rsidRPr="00803A13" w:rsidRDefault="00803A13" w:rsidP="00697436">
      <w:pPr>
        <w:pStyle w:val="1"/>
      </w:pPr>
      <w:r w:rsidRPr="00803A13">
        <w:rPr>
          <w:i/>
        </w:rPr>
        <w:t>State-Certified Production</w:t>
      </w:r>
      <w:r w:rsidRPr="00803A13">
        <w:rPr>
          <w:rFonts w:ascii="Arial" w:hAnsi="Arial" w:cs="Arial"/>
        </w:rPr>
        <w:sym w:font="Symbol" w:char="F0BE"/>
      </w:r>
      <w:r w:rsidRPr="00803A13">
        <w:t>a digital interactive media production, or a component part thereof, approved by the office.</w:t>
      </w:r>
    </w:p>
    <w:p w14:paraId="5F98A784" w14:textId="77777777" w:rsidR="00803A13" w:rsidRPr="00803A13" w:rsidRDefault="00803A13" w:rsidP="00697436">
      <w:pPr>
        <w:pStyle w:val="1"/>
      </w:pPr>
      <w:r w:rsidRPr="00803A13">
        <w:rPr>
          <w:i/>
          <w:iCs/>
        </w:rPr>
        <w:t>Tax Credit</w:t>
      </w:r>
      <w:r w:rsidRPr="00803A13">
        <w:rPr>
          <w:rFonts w:ascii="Arial" w:hAnsi="Arial" w:cs="Arial"/>
        </w:rPr>
        <w:sym w:font="Symbol" w:char="F0BE"/>
      </w:r>
      <w:r w:rsidRPr="00803A13">
        <w:t xml:space="preserve">digital interactive media and software development </w:t>
      </w:r>
      <w:r w:rsidRPr="00803A13">
        <w:rPr>
          <w:i/>
        </w:rPr>
        <w:t>tax credit</w:t>
      </w:r>
      <w:r w:rsidRPr="00803A13">
        <w:t>.</w:t>
      </w:r>
    </w:p>
    <w:p w14:paraId="7E5F509C" w14:textId="77777777" w:rsidR="00803A13" w:rsidRPr="00803A13" w:rsidRDefault="00803A13" w:rsidP="00697436">
      <w:pPr>
        <w:pStyle w:val="1"/>
      </w:pPr>
      <w:r w:rsidRPr="00803A13">
        <w:rPr>
          <w:i/>
        </w:rPr>
        <w:t>Transferee</w:t>
      </w:r>
      <w:r w:rsidRPr="00803A13">
        <w:rPr>
          <w:rFonts w:ascii="Arial" w:hAnsi="Arial" w:cs="Arial"/>
        </w:rPr>
        <w:sym w:font="Symbol" w:char="F0BE"/>
      </w:r>
      <w:r w:rsidRPr="00803A13">
        <w:t>an individual or entity that receives a transfer of investor tax credits.</w:t>
      </w:r>
    </w:p>
    <w:p w14:paraId="29A472D3" w14:textId="77777777" w:rsidR="00803A13" w:rsidRPr="00803A13" w:rsidRDefault="00803A13" w:rsidP="00697436">
      <w:pPr>
        <w:pStyle w:val="1"/>
      </w:pPr>
      <w:r w:rsidRPr="00803A13">
        <w:rPr>
          <w:i/>
        </w:rPr>
        <w:t>Transferor</w:t>
      </w:r>
      <w:r w:rsidRPr="00803A13">
        <w:rPr>
          <w:rFonts w:ascii="Arial" w:hAnsi="Arial" w:cs="Arial"/>
        </w:rPr>
        <w:sym w:font="Symbol" w:char="F0BE"/>
      </w:r>
      <w:r w:rsidRPr="00803A13">
        <w:t>an individual or entity that makes a transfer of an investor tax credit.</w:t>
      </w:r>
    </w:p>
    <w:p w14:paraId="24D5CFC3"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47:6022.</w:t>
      </w:r>
    </w:p>
    <w:p w14:paraId="39902DC7"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Office of Entertainment Industry Development, LR 35:633 (April 2009), amended LR 36:1981 (September 2010), LR 39:1010 (April 2013), repromulgated by the Department of Economic Development, Office of Business Development, LR 45:886 (July 2019)</w:t>
      </w:r>
      <w:r w:rsidR="00CD68B0">
        <w:t>, amended LR 48:407</w:t>
      </w:r>
      <w:r w:rsidR="00CD68B0" w:rsidRPr="00C50BD3">
        <w:t xml:space="preserve"> (March 2022).</w:t>
      </w:r>
    </w:p>
    <w:p w14:paraId="6B38FF23" w14:textId="77777777" w:rsidR="00803A13" w:rsidRPr="00803A13" w:rsidRDefault="00697436" w:rsidP="00697436">
      <w:pPr>
        <w:pStyle w:val="Section"/>
      </w:pPr>
      <w:bookmarkStart w:id="1374" w:name="_Toc530991089"/>
      <w:bookmarkStart w:id="1375" w:name="_Toc238197751"/>
      <w:r>
        <w:t>§</w:t>
      </w:r>
      <w:r w:rsidR="00803A13" w:rsidRPr="00803A13">
        <w:t>676</w:t>
      </w:r>
      <w:r w:rsidR="00C86113">
        <w:t>7.</w:t>
      </w:r>
      <w:r w:rsidR="00C86113">
        <w:tab/>
      </w:r>
      <w:r w:rsidR="00803A13" w:rsidRPr="00803A13">
        <w:t>Certification Procedures</w:t>
      </w:r>
      <w:bookmarkEnd w:id="1374"/>
      <w:bookmarkEnd w:id="1375"/>
    </w:p>
    <w:p w14:paraId="04A0C560" w14:textId="77777777" w:rsidR="00803A13" w:rsidRPr="00803A13" w:rsidRDefault="00C86113" w:rsidP="00C86113">
      <w:pPr>
        <w:pStyle w:val="A"/>
      </w:pPr>
      <w:r>
        <w:t>A.</w:t>
      </w:r>
      <w:r>
        <w:tab/>
      </w:r>
      <w:r w:rsidR="00803A13" w:rsidRPr="00803A13">
        <w:t>Application</w:t>
      </w:r>
    </w:p>
    <w:p w14:paraId="26C09778" w14:textId="77777777" w:rsidR="00803A13" w:rsidRPr="00803A13" w:rsidRDefault="00C86113" w:rsidP="00C86113">
      <w:pPr>
        <w:pStyle w:val="1"/>
      </w:pPr>
      <w:r>
        <w:t>1.</w:t>
      </w:r>
      <w:r>
        <w:tab/>
      </w:r>
      <w:r w:rsidR="00803A13" w:rsidRPr="00803A13">
        <w:t>An application for a state certified production shall be submitted to the director, including:</w:t>
      </w:r>
    </w:p>
    <w:p w14:paraId="457F94C9" w14:textId="77777777" w:rsidR="00803A13" w:rsidRPr="00803A13" w:rsidRDefault="00803A13" w:rsidP="00697436">
      <w:pPr>
        <w:pStyle w:val="a0"/>
      </w:pPr>
      <w:r w:rsidRPr="00803A13">
        <w:t>a.</w:t>
      </w:r>
      <w:r w:rsidRPr="00803A13">
        <w:tab/>
        <w:t>a distribution plan;</w:t>
      </w:r>
    </w:p>
    <w:p w14:paraId="4A7BB3B8" w14:textId="77777777" w:rsidR="00803A13" w:rsidRPr="00803A13" w:rsidRDefault="00803A13" w:rsidP="00697436">
      <w:pPr>
        <w:pStyle w:val="a0"/>
      </w:pPr>
      <w:r w:rsidRPr="00803A13">
        <w:t>b.</w:t>
      </w:r>
      <w:r w:rsidRPr="00803A13">
        <w:tab/>
        <w:t>a preliminary budget, including estimated base investment;</w:t>
      </w:r>
    </w:p>
    <w:p w14:paraId="06AA6560" w14:textId="77777777" w:rsidR="00803A13" w:rsidRPr="00803A13" w:rsidRDefault="00803A13" w:rsidP="00697436">
      <w:pPr>
        <w:pStyle w:val="a0"/>
      </w:pPr>
      <w:r w:rsidRPr="00803A13">
        <w:t>c.</w:t>
      </w:r>
      <w:r w:rsidRPr="00803A13">
        <w:tab/>
        <w:t>a statement that the project will qualify as a state certified production; and</w:t>
      </w:r>
    </w:p>
    <w:p w14:paraId="51FFCAF2" w14:textId="77777777" w:rsidR="00803A13" w:rsidRPr="00803A13" w:rsidRDefault="00803A13" w:rsidP="00697436">
      <w:pPr>
        <w:pStyle w:val="a0"/>
      </w:pPr>
      <w:r w:rsidRPr="00803A13">
        <w:t>d.</w:t>
      </w:r>
      <w:r w:rsidRPr="00803A13">
        <w:tab/>
        <w:t>the applicant shall provide additional information upon request.</w:t>
      </w:r>
    </w:p>
    <w:p w14:paraId="5D199328" w14:textId="77777777" w:rsidR="00803A13" w:rsidRPr="00803A13" w:rsidRDefault="00C86113" w:rsidP="00C86113">
      <w:pPr>
        <w:pStyle w:val="1"/>
      </w:pPr>
      <w:r>
        <w:t>2.</w:t>
      </w:r>
      <w:r>
        <w:tab/>
      </w:r>
      <w:r w:rsidR="00803A13" w:rsidRPr="00803A13">
        <w:t>An application fee in the amount equal to 0.5 percent of the total estimated tax credits with a minimum fee of $500 and a maximum fee of $15,000 shall be submitted with each application.</w:t>
      </w:r>
    </w:p>
    <w:p w14:paraId="392F5F4A" w14:textId="77777777" w:rsidR="00803A13" w:rsidRPr="00803A13" w:rsidRDefault="00C86113" w:rsidP="00C86113">
      <w:pPr>
        <w:pStyle w:val="1"/>
      </w:pPr>
      <w:r>
        <w:t>3.</w:t>
      </w:r>
      <w:r>
        <w:tab/>
      </w:r>
      <w:r w:rsidR="00803A13" w:rsidRPr="00803A13">
        <w:t>Expenditure Verification Report Fee. Upon project completion, or no more than once annually, the department shall directly engage and assign a CPA to prepare an expenditure verification report on an applicant’s cost report of production or project expenditures. Applicants shall submit an advance deposit at the time of application, or for projects with on-going approved activity, may submit a request for a supplemental annual verification report and submit a corresponding supplemental advance deposit, and shall later be assessed the department’s actual cost based upon an hourly rate not to exceed $250, in the amounts set forth below:</w:t>
      </w:r>
    </w:p>
    <w:p w14:paraId="69677A17" w14:textId="77777777" w:rsidR="00803A13" w:rsidRPr="00803A13" w:rsidRDefault="00803A13" w:rsidP="00697436">
      <w:pPr>
        <w:pStyle w:val="a0"/>
      </w:pPr>
      <w:r w:rsidRPr="00803A13">
        <w:t>a.</w:t>
      </w:r>
      <w:r w:rsidRPr="00803A13">
        <w:tab/>
        <w:t>for applicants with project expenditures less than $1,000,000, an advance deposit of $7,500, with a maximum fee of $15,000;</w:t>
      </w:r>
    </w:p>
    <w:p w14:paraId="41C3A6E3" w14:textId="77777777" w:rsidR="00803A13" w:rsidRPr="00803A13" w:rsidRDefault="00803A13" w:rsidP="00697436">
      <w:pPr>
        <w:pStyle w:val="a0"/>
      </w:pPr>
      <w:r w:rsidRPr="00803A13">
        <w:t>b.</w:t>
      </w:r>
      <w:r w:rsidRPr="00803A13">
        <w:tab/>
        <w:t>for applicants with project expenditures greater than $1,000,000, an advance deposit of $15,000, with a maximum fee of $25,000;</w:t>
      </w:r>
    </w:p>
    <w:p w14:paraId="09E626D6" w14:textId="77777777" w:rsidR="00803A13" w:rsidRDefault="00803A13" w:rsidP="00697436">
      <w:pPr>
        <w:pStyle w:val="a0"/>
      </w:pPr>
      <w:r w:rsidRPr="00803A13">
        <w:t>c.</w:t>
      </w:r>
      <w:r w:rsidRPr="00803A13">
        <w:tab/>
        <w:t>any unused balance shall be refunded to the applicant within 60 days following receipt of CPA’s final invoice and payment of all CPA costs.</w:t>
      </w:r>
    </w:p>
    <w:p w14:paraId="5D6CA772" w14:textId="77777777" w:rsidR="00CD68B0" w:rsidRPr="00803A13" w:rsidRDefault="00CD68B0" w:rsidP="00CD68B0">
      <w:pPr>
        <w:pStyle w:val="1"/>
      </w:pPr>
      <w:r w:rsidRPr="000D4DBE">
        <w:t>4.</w:t>
      </w:r>
      <w:r>
        <w:tab/>
      </w:r>
      <w:r w:rsidRPr="000D4DBE">
        <w:t>An application is not deemed complete until all information requested and required fees are received by LED. Required fees include both an application fee and an expenditure verification deposit fee.</w:t>
      </w:r>
    </w:p>
    <w:p w14:paraId="2C60BA19" w14:textId="77777777" w:rsidR="00803A13" w:rsidRPr="00803A13" w:rsidRDefault="00C86113" w:rsidP="00C86113">
      <w:pPr>
        <w:pStyle w:val="A"/>
      </w:pPr>
      <w:r>
        <w:t>B.</w:t>
      </w:r>
      <w:r>
        <w:tab/>
      </w:r>
      <w:r w:rsidR="00803A13" w:rsidRPr="00803A13">
        <w:t>Qualification</w:t>
      </w:r>
    </w:p>
    <w:p w14:paraId="15D02A53" w14:textId="77777777" w:rsidR="00803A13" w:rsidRPr="00803A13" w:rsidRDefault="00C86113" w:rsidP="00C86113">
      <w:pPr>
        <w:pStyle w:val="1"/>
      </w:pPr>
      <w:r>
        <w:t>1.</w:t>
      </w:r>
      <w:r>
        <w:tab/>
      </w:r>
      <w:r w:rsidR="00803A13" w:rsidRPr="00803A13">
        <w:t>The office shall determine whether a production or project qualifies, by meeting all requirements of R.S. 47:6022 and these regulations, and taking the following factors into consideration.</w:t>
      </w:r>
    </w:p>
    <w:p w14:paraId="6DF47270" w14:textId="77777777" w:rsidR="00803A13" w:rsidRPr="00803A13" w:rsidRDefault="00803A13" w:rsidP="00697436">
      <w:pPr>
        <w:pStyle w:val="a0"/>
      </w:pPr>
      <w:r w:rsidRPr="00803A13">
        <w:t>a.</w:t>
      </w:r>
      <w:r w:rsidRPr="00803A13">
        <w:tab/>
        <w:t>The contribution of the production or project to the goal of creating an independent, self-supporting digital interactive media industry.</w:t>
      </w:r>
    </w:p>
    <w:p w14:paraId="55D72D0B" w14:textId="77777777" w:rsidR="00803A13" w:rsidRPr="00803A13" w:rsidRDefault="00803A13" w:rsidP="00697436">
      <w:pPr>
        <w:pStyle w:val="a0"/>
      </w:pPr>
      <w:r w:rsidRPr="00803A13">
        <w:t>b.</w:t>
      </w:r>
      <w:r w:rsidRPr="00803A13">
        <w:tab/>
        <w:t>The impact of the production or project on the employment of Louisiana residents.</w:t>
      </w:r>
    </w:p>
    <w:p w14:paraId="3AE7F0AA" w14:textId="77777777" w:rsidR="00803A13" w:rsidRPr="00803A13" w:rsidRDefault="00803A13" w:rsidP="00697436">
      <w:pPr>
        <w:pStyle w:val="a0"/>
      </w:pPr>
      <w:r w:rsidRPr="00803A13">
        <w:t>c.</w:t>
      </w:r>
      <w:r w:rsidRPr="00803A13">
        <w:tab/>
        <w:t>The impact of the production or project on the overall economy of the state.</w:t>
      </w:r>
    </w:p>
    <w:p w14:paraId="6F087249" w14:textId="77777777" w:rsidR="00803A13" w:rsidRPr="00803A13" w:rsidRDefault="00C86113" w:rsidP="00C86113">
      <w:pPr>
        <w:pStyle w:val="1"/>
      </w:pPr>
      <w:r>
        <w:t>2.</w:t>
      </w:r>
      <w:r>
        <w:tab/>
      </w:r>
      <w:r w:rsidR="00803A13" w:rsidRPr="00803A13">
        <w:t>Duration of Tax Credits</w:t>
      </w:r>
    </w:p>
    <w:p w14:paraId="32155421" w14:textId="77777777" w:rsidR="00803A13" w:rsidRPr="00803A13" w:rsidRDefault="00803A13" w:rsidP="00697436">
      <w:pPr>
        <w:pStyle w:val="a0"/>
      </w:pPr>
      <w:r w:rsidRPr="00803A13">
        <w:t>a.</w:t>
      </w:r>
      <w:r w:rsidRPr="00803A13">
        <w:tab/>
        <w:t>Tax credits may be granted under R.S. 47:6022 until such statute is amended, modified or repealed.</w:t>
      </w:r>
    </w:p>
    <w:p w14:paraId="77494855" w14:textId="77777777" w:rsidR="00803A13" w:rsidRPr="00803A13" w:rsidRDefault="00C86113" w:rsidP="00C86113">
      <w:pPr>
        <w:pStyle w:val="1"/>
      </w:pPr>
      <w:r>
        <w:t>3.</w:t>
      </w:r>
      <w:r>
        <w:tab/>
      </w:r>
      <w:r w:rsidR="00803A13" w:rsidRPr="00803A13">
        <w:t>Amount of Tax Credits. Tax credits are earned per calendar year at the time funds are expended in Louisiana on a state certified production.</w:t>
      </w:r>
    </w:p>
    <w:p w14:paraId="5168D69F" w14:textId="77777777" w:rsidR="00CD68B0" w:rsidRPr="000D4DBE" w:rsidRDefault="00803A13" w:rsidP="00CD68B0">
      <w:pPr>
        <w:pStyle w:val="a0"/>
      </w:pPr>
      <w:r w:rsidRPr="00803A13">
        <w:t>a.</w:t>
      </w:r>
      <w:r w:rsidRPr="00803A13">
        <w:tab/>
      </w:r>
      <w:r w:rsidR="00CD68B0" w:rsidRPr="000D4DBE">
        <w:t>For applications for state-certified productions submitted to the office on or after July 1, 2015 but before July 1, 2017, and subsequently approved by the office and the secretary, tax credits shall be earned by an approved digital media company at the prevailing statutory rate, currently as follows.</w:t>
      </w:r>
    </w:p>
    <w:p w14:paraId="3DFE6169" w14:textId="77777777" w:rsidR="00CD68B0" w:rsidRPr="000D4DBE" w:rsidRDefault="00CD68B0" w:rsidP="00CD68B0">
      <w:pPr>
        <w:pStyle w:val="i0"/>
      </w:pPr>
      <w:r>
        <w:tab/>
      </w:r>
      <w:r w:rsidRPr="000D4DBE">
        <w:t>i.</w:t>
      </w:r>
      <w:r w:rsidRPr="000D4DBE">
        <w:tab/>
        <w:t>Qualifying expenditures made within the approved six-month “look back period” but prior to July 1, 2015 shall earn tax credits at the rate of 25 percent of the base investment, qualifying expenditures made after July 1, 2015 shall earn tax credits at the prevailing statutory rate, currently 18 percent of the base investment.</w:t>
      </w:r>
    </w:p>
    <w:p w14:paraId="62EBD634" w14:textId="77777777" w:rsidR="00CD68B0" w:rsidRPr="000D4DBE" w:rsidRDefault="00CD68B0" w:rsidP="00CD68B0">
      <w:pPr>
        <w:pStyle w:val="i0"/>
      </w:pPr>
      <w:r>
        <w:tab/>
      </w:r>
      <w:r w:rsidRPr="000D4DBE">
        <w:t>ii.</w:t>
      </w:r>
      <w:r w:rsidRPr="000D4DBE">
        <w:tab/>
        <w:t>To the extent that base investment is expended on payroll for Louisiana residents employed in connection with a state-certified production, qualifying expenditures made prior to July 1, 2015 shall earn tax credits at 10 percent of payroll, qualifying expenditures made after July 1, 2015 shall earn tax credits at the prevailing statutory rate, currently 7.2 percent of payroll.</w:t>
      </w:r>
    </w:p>
    <w:p w14:paraId="0C8579A9" w14:textId="77777777" w:rsidR="00CD68B0" w:rsidRPr="000D4DBE" w:rsidRDefault="00CD68B0" w:rsidP="00CD68B0">
      <w:pPr>
        <w:pStyle w:val="i0"/>
      </w:pPr>
      <w:r>
        <w:tab/>
      </w:r>
      <w:r w:rsidRPr="000D4DBE">
        <w:t>iii.</w:t>
      </w:r>
      <w:r w:rsidRPr="000D4DBE">
        <w:tab/>
        <w:t xml:space="preserve">The initial certification shall be deemed effective from date of application and shall be valid for </w:t>
      </w:r>
      <w:r w:rsidRPr="000D4DBE">
        <w:lastRenderedPageBreak/>
        <w:t>qualifying expenditures and activities as outlined between the parties in the initial certification letter.</w:t>
      </w:r>
    </w:p>
    <w:p w14:paraId="77990A07" w14:textId="77777777" w:rsidR="00CD68B0" w:rsidRPr="000D4DBE" w:rsidRDefault="00CD68B0" w:rsidP="00CD68B0">
      <w:pPr>
        <w:pStyle w:val="a0"/>
      </w:pPr>
      <w:r w:rsidRPr="000D4DBE">
        <w:t>b.</w:t>
      </w:r>
      <w:r>
        <w:tab/>
      </w:r>
      <w:r w:rsidRPr="000D4DBE">
        <w:t>For applications for state-certified productions submitted to the office on or after July 1, 2017, and subsequently approved by the office and the secretary, tax credits shall be earned by an approved digital media company at the prevailing statutory rate, currently as follows.</w:t>
      </w:r>
    </w:p>
    <w:p w14:paraId="4522B33E" w14:textId="77777777" w:rsidR="00CD68B0" w:rsidRPr="000D4DBE" w:rsidRDefault="00CD68B0" w:rsidP="00CD68B0">
      <w:pPr>
        <w:pStyle w:val="i0"/>
      </w:pPr>
      <w:r>
        <w:tab/>
      </w:r>
      <w:r w:rsidRPr="000D4DBE">
        <w:t>i.</w:t>
      </w:r>
      <w:r w:rsidRPr="000D4DBE">
        <w:tab/>
        <w:t>Qualifying expenditures made after July 1, 2017 shall earn tax credits at the prevailing statutory rate, currently 18 percent of the base investment.</w:t>
      </w:r>
    </w:p>
    <w:p w14:paraId="5F431F5F" w14:textId="77777777" w:rsidR="00CD68B0" w:rsidRPr="000D4DBE" w:rsidRDefault="00CD68B0" w:rsidP="00CD68B0">
      <w:pPr>
        <w:pStyle w:val="i0"/>
      </w:pPr>
      <w:r>
        <w:tab/>
      </w:r>
      <w:r w:rsidRPr="000D4DBE">
        <w:t>ii.</w:t>
      </w:r>
      <w:r w:rsidRPr="000D4DBE">
        <w:tab/>
        <w:t>To the extent that base investment is expended on payroll for Louisiana residents employed in connection with a state-certified production, qualifying expenditures made after July 1, 2017 shall earn tax credits at the prevailing statutory rate, currently 7 percent of payroll.</w:t>
      </w:r>
    </w:p>
    <w:p w14:paraId="2D177527" w14:textId="77777777" w:rsidR="00803A13" w:rsidRPr="00803A13" w:rsidRDefault="00CD68B0" w:rsidP="00CD68B0">
      <w:pPr>
        <w:pStyle w:val="a0"/>
      </w:pPr>
      <w:r>
        <w:tab/>
      </w:r>
      <w:r w:rsidRPr="000D4DBE">
        <w:t>iii.</w:t>
      </w:r>
      <w:r w:rsidRPr="000D4DBE">
        <w:tab/>
        <w:t>The initial certification shall be deemed effective from date of application and shall be valid for qualifying expenditures and activities as outlined between the parties in the initial certification letter.</w:t>
      </w:r>
    </w:p>
    <w:p w14:paraId="77F61362" w14:textId="77777777" w:rsidR="00803A13" w:rsidRPr="00803A13" w:rsidRDefault="00C86113" w:rsidP="00C86113">
      <w:pPr>
        <w:pStyle w:val="A"/>
      </w:pPr>
      <w:r>
        <w:t>C.</w:t>
      </w:r>
      <w:r>
        <w:tab/>
      </w:r>
      <w:r w:rsidR="00803A13" w:rsidRPr="00803A13">
        <w:t>Initial Certification</w:t>
      </w:r>
    </w:p>
    <w:p w14:paraId="36529BFA" w14:textId="77777777" w:rsidR="00803A13" w:rsidRPr="00803A13" w:rsidRDefault="00C86113" w:rsidP="00C86113">
      <w:pPr>
        <w:pStyle w:val="1"/>
      </w:pPr>
      <w:r>
        <w:t>1.</w:t>
      </w:r>
      <w:r>
        <w:tab/>
      </w:r>
      <w:r w:rsidR="00803A13" w:rsidRPr="00803A13">
        <w:t>After review and upon a determination of qualification, initial certification will be issued by the office and the secretary, including:</w:t>
      </w:r>
    </w:p>
    <w:p w14:paraId="1A368596" w14:textId="77777777" w:rsidR="00803A13" w:rsidRPr="00803A13" w:rsidRDefault="00803A13" w:rsidP="00697436">
      <w:pPr>
        <w:pStyle w:val="a0"/>
      </w:pPr>
      <w:r w:rsidRPr="00803A13">
        <w:t>a.</w:t>
      </w:r>
      <w:r w:rsidRPr="00803A13">
        <w:tab/>
        <w:t>classification of the project as a state certified production;</w:t>
      </w:r>
    </w:p>
    <w:p w14:paraId="38AF9513" w14:textId="77777777" w:rsidR="00803A13" w:rsidRPr="00803A13" w:rsidRDefault="00803A13" w:rsidP="00697436">
      <w:pPr>
        <w:pStyle w:val="a0"/>
      </w:pPr>
      <w:r w:rsidRPr="00803A13">
        <w:t>b.</w:t>
      </w:r>
      <w:r w:rsidRPr="00803A13">
        <w:tab/>
        <w:t>a unique identifying number;</w:t>
      </w:r>
    </w:p>
    <w:p w14:paraId="42F6BB9D" w14:textId="77777777" w:rsidR="00803A13" w:rsidRPr="00803A13" w:rsidRDefault="00803A13" w:rsidP="00697436">
      <w:pPr>
        <w:pStyle w:val="a0"/>
      </w:pPr>
      <w:r w:rsidRPr="00803A13">
        <w:t>c.</w:t>
      </w:r>
      <w:r w:rsidRPr="00803A13">
        <w:tab/>
        <w:t>the total anticipated base investment;</w:t>
      </w:r>
    </w:p>
    <w:p w14:paraId="0E885B57" w14:textId="77777777" w:rsidR="00803A13" w:rsidRPr="00803A13" w:rsidRDefault="00803A13" w:rsidP="00697436">
      <w:pPr>
        <w:pStyle w:val="a0"/>
      </w:pPr>
      <w:r w:rsidRPr="00803A13">
        <w:t>d.</w:t>
      </w:r>
      <w:r w:rsidRPr="00803A13">
        <w:tab/>
        <w:t>the entity names and allocation percentages for tax credits.</w:t>
      </w:r>
    </w:p>
    <w:p w14:paraId="2024E243" w14:textId="77777777" w:rsidR="00803A13" w:rsidRPr="00803A13" w:rsidRDefault="00C86113" w:rsidP="00C86113">
      <w:pPr>
        <w:pStyle w:val="1"/>
      </w:pPr>
      <w:r>
        <w:t>2.</w:t>
      </w:r>
      <w:r>
        <w:tab/>
      </w:r>
      <w:r w:rsidR="00803A13" w:rsidRPr="00803A13">
        <w:t>Additional information may be requested by the director in order to make a determination of eligibility for the program.</w:t>
      </w:r>
    </w:p>
    <w:p w14:paraId="4208ED05" w14:textId="77777777" w:rsidR="00803A13" w:rsidRPr="00803A13" w:rsidRDefault="00C86113" w:rsidP="00C86113">
      <w:pPr>
        <w:pStyle w:val="1"/>
      </w:pPr>
      <w:r>
        <w:t>3.</w:t>
      </w:r>
      <w:r>
        <w:tab/>
      </w:r>
      <w:r w:rsidR="00803A13" w:rsidRPr="00803A13">
        <w:t>Initial certification shall be issued in the amount determined to be eligible, and shall be sent to each producer or digital media company and to the secretary.</w:t>
      </w:r>
    </w:p>
    <w:p w14:paraId="6B79B9FF" w14:textId="77777777" w:rsidR="00803A13" w:rsidRPr="00803A13" w:rsidRDefault="00C86113" w:rsidP="00C86113">
      <w:pPr>
        <w:pStyle w:val="1"/>
      </w:pPr>
      <w:r>
        <w:t>4.</w:t>
      </w:r>
      <w:r>
        <w:tab/>
      </w:r>
      <w:r w:rsidR="00803A13" w:rsidRPr="00803A13">
        <w:t>Once an initial certification is issued, the applicant or official representative must countersign and return an original to the director, within 30 business days, acknowledging initial certification status.</w:t>
      </w:r>
    </w:p>
    <w:p w14:paraId="37E15C08" w14:textId="77777777" w:rsidR="00803A13" w:rsidRPr="00803A13" w:rsidRDefault="00C86113" w:rsidP="00C86113">
      <w:pPr>
        <w:pStyle w:val="1"/>
      </w:pPr>
      <w:r>
        <w:t>5.</w:t>
      </w:r>
      <w:r>
        <w:tab/>
      </w:r>
      <w:r w:rsidR="00803A13" w:rsidRPr="00803A13">
        <w:t>As a condition for receiving certification of tax credits under this Section, state-certified productions may be required to display the state brand or logo, or both, as prescribed by the secretary and as outlined in the initial certification letter.</w:t>
      </w:r>
    </w:p>
    <w:p w14:paraId="5B946410" w14:textId="77777777" w:rsidR="00803A13" w:rsidRPr="00803A13" w:rsidRDefault="00803A13" w:rsidP="00697436">
      <w:pPr>
        <w:pStyle w:val="A"/>
      </w:pPr>
      <w:r w:rsidRPr="00803A13">
        <w:t>D.</w:t>
      </w:r>
      <w:r w:rsidRPr="00803A13">
        <w:tab/>
        <w:t>Final Certification and Accounting Requirements</w:t>
      </w:r>
    </w:p>
    <w:p w14:paraId="66CFACC0" w14:textId="77777777" w:rsidR="00803A13" w:rsidRPr="00803A13" w:rsidRDefault="00C86113" w:rsidP="00C86113">
      <w:pPr>
        <w:pStyle w:val="1"/>
      </w:pPr>
      <w:r>
        <w:t>1.</w:t>
      </w:r>
      <w:r>
        <w:tab/>
      </w:r>
      <w:r w:rsidR="00803A13" w:rsidRPr="00803A13">
        <w:t>Prior to final certification of tax credits of a state-certified production or any portion thereof, the producer or digital interactive media company shall submit to the office:</w:t>
      </w:r>
    </w:p>
    <w:p w14:paraId="48233404" w14:textId="77777777" w:rsidR="00803A13" w:rsidRPr="00803A13" w:rsidRDefault="00803A13" w:rsidP="00697436">
      <w:pPr>
        <w:pStyle w:val="a0"/>
      </w:pPr>
      <w:r w:rsidRPr="00803A13">
        <w:t>a.</w:t>
      </w:r>
      <w:r w:rsidRPr="00803A13">
        <w:tab/>
        <w:t>a cost report of production expenditures:</w:t>
      </w:r>
    </w:p>
    <w:p w14:paraId="098F575F" w14:textId="77777777" w:rsidR="00803A13" w:rsidRPr="00803A13" w:rsidRDefault="00803A13" w:rsidP="00697436">
      <w:pPr>
        <w:pStyle w:val="i0"/>
      </w:pPr>
      <w:r w:rsidRPr="00803A13">
        <w:tab/>
        <w:t>i.</w:t>
      </w:r>
      <w:r w:rsidRPr="00803A13">
        <w:tab/>
        <w:t>the cost report of expenditures shall be subject to an agreed-upon procedures engagement conducted by a certified public accountant in accordance with statements on standards for attestation engagements established by the American Institute of Certified Public Accountants;</w:t>
      </w:r>
    </w:p>
    <w:p w14:paraId="5B1789CA" w14:textId="77777777" w:rsidR="00803A13" w:rsidRPr="00803A13" w:rsidRDefault="00803A13" w:rsidP="00697436">
      <w:pPr>
        <w:pStyle w:val="i0"/>
      </w:pPr>
      <w:r w:rsidRPr="00803A13">
        <w:tab/>
        <w:t>ii.</w:t>
      </w:r>
      <w:r w:rsidRPr="00803A13">
        <w:tab/>
        <w:t>the accountant shall issue a report in the form of procedures and findings. The accountant shall be a certified public accountant licensed in the state of Louisiana and shall be an independent third party unrelated to the digital interactive media company;</w:t>
      </w:r>
    </w:p>
    <w:p w14:paraId="310DDFA7" w14:textId="77777777" w:rsidR="00803A13" w:rsidRPr="00803A13" w:rsidRDefault="00803A13" w:rsidP="00697436">
      <w:pPr>
        <w:pStyle w:val="i0"/>
      </w:pPr>
      <w:r w:rsidRPr="00803A13">
        <w:tab/>
        <w:t>iii.</w:t>
      </w:r>
      <w:r w:rsidRPr="00803A13">
        <w:tab/>
        <w:t>the agreed-upon procedures have been established by the office and the secretary, with assistance from the Society of Louisiana Certified Public Accountants, as promulgated in accordance with the Administrative Procedure Act;</w:t>
      </w:r>
    </w:p>
    <w:p w14:paraId="7C49D844" w14:textId="77777777" w:rsidR="00803A13" w:rsidRPr="00803A13" w:rsidRDefault="00803A13" w:rsidP="00697436">
      <w:pPr>
        <w:pStyle w:val="a0"/>
      </w:pPr>
      <w:r w:rsidRPr="00803A13">
        <w:t>b.</w:t>
      </w:r>
      <w:r w:rsidRPr="00803A13">
        <w:tab/>
        <w:t>any additional information as requested by the office and/or the secretary, reasonably necessary to determine eligibility for tax credits, including but not limited to a request for an additional audit at the applicants expense;</w:t>
      </w:r>
    </w:p>
    <w:p w14:paraId="37FA974C" w14:textId="77777777" w:rsidR="00803A13" w:rsidRPr="00803A13" w:rsidRDefault="00803A13" w:rsidP="00697436">
      <w:pPr>
        <w:pStyle w:val="i0"/>
      </w:pPr>
      <w:r w:rsidRPr="00803A13">
        <w:tab/>
        <w:t>i.</w:t>
      </w:r>
      <w:r w:rsidRPr="00803A13">
        <w:tab/>
        <w:t>incorrect reporting</w:t>
      </w:r>
      <w:r w:rsidRPr="00803A13">
        <w:sym w:font="Symbol" w:char="F0BE"/>
      </w:r>
      <w:r w:rsidRPr="00803A13">
        <w:t>if an applicant submits a cost report required by the provisions of this Chapter and the report made and filed contains material misstatements, including but not limited to misrepresentation in or intentional omission from the cost report of events,</w:t>
      </w:r>
      <w:r>
        <w:t xml:space="preserve"> </w:t>
      </w:r>
      <w:r w:rsidRPr="00803A13">
        <w:t>transactions, or other significant information there may be cause for an additional audit;</w:t>
      </w:r>
    </w:p>
    <w:p w14:paraId="238B1C59" w14:textId="77777777" w:rsidR="00803A13" w:rsidRPr="00803A13" w:rsidRDefault="00803A13" w:rsidP="00697436">
      <w:pPr>
        <w:pStyle w:val="i0"/>
      </w:pPr>
      <w:r w:rsidRPr="00803A13">
        <w:tab/>
        <w:t>ii.</w:t>
      </w:r>
      <w:r w:rsidRPr="00803A13">
        <w:tab/>
        <w:t>related party transactions</w:t>
      </w:r>
      <w:r w:rsidRPr="00803A13">
        <w:sym w:font="Symbol" w:char="F0BE"/>
      </w:r>
      <w:r w:rsidRPr="00803A13">
        <w:t>if an audit contains related party transactions in excess of 20 percent of the total expenditures reported in the submitted audit there may be cause for an additional audit;</w:t>
      </w:r>
    </w:p>
    <w:p w14:paraId="2ACB3EBA" w14:textId="77777777" w:rsidR="00803A13" w:rsidRPr="00803A13" w:rsidRDefault="00803A13" w:rsidP="00697436">
      <w:pPr>
        <w:pStyle w:val="i0"/>
        <w:rPr>
          <w:rFonts w:ascii="Verdana" w:hAnsi="Verdana" w:cs="Verdana"/>
          <w:sz w:val="19"/>
          <w:szCs w:val="19"/>
        </w:rPr>
      </w:pPr>
      <w:r w:rsidRPr="00803A13">
        <w:tab/>
        <w:t>iii.</w:t>
      </w:r>
      <w:r w:rsidRPr="00803A13">
        <w:tab/>
        <w:t>reimbursement of audit costs</w:t>
      </w:r>
      <w:r w:rsidRPr="00803A13">
        <w:sym w:font="Symbol" w:char="F0BE"/>
      </w:r>
      <w:r w:rsidRPr="00803A13">
        <w:t>the department may undertake additional audit at the applicant’s expense, to be performed by a state certified public accountant also certified in financial forensics or also certified as a fraud examiner. Audit fees will be assessed at the department’s contracted fee, with a minimum of $2,000 and a maximum of $15,000 fee per audit.</w:t>
      </w:r>
    </w:p>
    <w:p w14:paraId="5232287B" w14:textId="77777777" w:rsidR="00803A13" w:rsidRPr="00803A13" w:rsidRDefault="00C86113" w:rsidP="00C86113">
      <w:pPr>
        <w:pStyle w:val="1"/>
      </w:pPr>
      <w:r>
        <w:t>2.</w:t>
      </w:r>
      <w:r>
        <w:tab/>
      </w:r>
      <w:r w:rsidR="00803A13" w:rsidRPr="00803A13">
        <w:t>Upon completion of all or a portion of a state-certified production, the office shall review the production expenses and upon a determination of qualification the office and the secretary will issue a final tax credit certification letter including:</w:t>
      </w:r>
    </w:p>
    <w:p w14:paraId="6947D863" w14:textId="77777777" w:rsidR="00803A13" w:rsidRPr="00803A13" w:rsidRDefault="00803A13" w:rsidP="00697436">
      <w:pPr>
        <w:pStyle w:val="a0"/>
      </w:pPr>
      <w:r w:rsidRPr="00803A13">
        <w:t>a.</w:t>
      </w:r>
      <w:r w:rsidRPr="00803A13">
        <w:tab/>
        <w:t>the amount of tax credits;</w:t>
      </w:r>
    </w:p>
    <w:p w14:paraId="044548C7" w14:textId="77777777" w:rsidR="00803A13" w:rsidRPr="00803A13" w:rsidRDefault="00803A13" w:rsidP="00697436">
      <w:pPr>
        <w:pStyle w:val="a0"/>
      </w:pPr>
      <w:r w:rsidRPr="00803A13">
        <w:t>b.</w:t>
      </w:r>
      <w:r w:rsidRPr="00803A13">
        <w:tab/>
        <w:t>the unique identifying number for the state certified production.</w:t>
      </w:r>
    </w:p>
    <w:p w14:paraId="7105A29A"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47:6022 and R.S. 36:104.</w:t>
      </w:r>
    </w:p>
    <w:p w14:paraId="003BE383" w14:textId="77777777" w:rsidR="00CD68B0" w:rsidRPr="00CD68B0" w:rsidRDefault="00C86113" w:rsidP="00CD68B0">
      <w:pPr>
        <w:pStyle w:val="HistoricalNote"/>
      </w:pPr>
      <w:r>
        <w:t>HISTORICAL</w:t>
      </w:r>
      <w:r w:rsidR="00803A13" w:rsidRPr="00803A13">
        <w:t xml:space="preserve"> NOTE:</w:t>
      </w:r>
      <w:r w:rsidR="00803A13" w:rsidRPr="00803A13">
        <w:tab/>
        <w:t>Promulgated by the Department of Economic Development, Office of Business Development, Office of Entertainment Industry Development, LR 35:633 (April 2009), amended LR 36:1983 (September 2010), LR 39:1011 (April 2013), LR 42:36 (January 2016), repromulgated by the Department of Economic Development, Office of Business Development, LR 45:888 (July 2019</w:t>
      </w:r>
      <w:r w:rsidR="00CD68B0" w:rsidRPr="00CD68B0">
        <w:t>), amended LR 48:407 (March 2022).</w:t>
      </w:r>
    </w:p>
    <w:p w14:paraId="1493CBEB" w14:textId="77777777" w:rsidR="00803A13" w:rsidRPr="00803A13" w:rsidRDefault="00803A13" w:rsidP="00C86113">
      <w:pPr>
        <w:pStyle w:val="HistoricalNote"/>
      </w:pPr>
    </w:p>
    <w:p w14:paraId="0502BA1D" w14:textId="77777777" w:rsidR="00803A13" w:rsidRPr="00803A13" w:rsidRDefault="00697436" w:rsidP="00697436">
      <w:pPr>
        <w:pStyle w:val="Section"/>
      </w:pPr>
      <w:bookmarkStart w:id="1376" w:name="_Toc530991090"/>
      <w:bookmarkStart w:id="1377" w:name="_Toc238197752"/>
      <w:r>
        <w:lastRenderedPageBreak/>
        <w:t>§</w:t>
      </w:r>
      <w:r w:rsidR="00803A13" w:rsidRPr="00803A13">
        <w:t>676</w:t>
      </w:r>
      <w:r w:rsidR="00C86113">
        <w:t>8.</w:t>
      </w:r>
      <w:r w:rsidR="00C86113">
        <w:tab/>
      </w:r>
      <w:r w:rsidR="00803A13" w:rsidRPr="00803A13">
        <w:t>Illustrative Examples of Production Expenses</w:t>
      </w:r>
      <w:bookmarkEnd w:id="1376"/>
      <w:bookmarkEnd w:id="1377"/>
    </w:p>
    <w:p w14:paraId="54AA8DCF" w14:textId="77777777" w:rsidR="00803A13" w:rsidRPr="00803A13" w:rsidRDefault="00C86113" w:rsidP="00C86113">
      <w:pPr>
        <w:pStyle w:val="A"/>
      </w:pPr>
      <w:r>
        <w:t>A.</w:t>
      </w:r>
      <w:r>
        <w:tab/>
      </w:r>
      <w:r w:rsidR="00803A13" w:rsidRPr="00803A13">
        <w:t>Eligible:</w:t>
      </w:r>
    </w:p>
    <w:p w14:paraId="2E0F0EBB" w14:textId="77777777" w:rsidR="00803A13" w:rsidRPr="00803A13" w:rsidRDefault="00C86113" w:rsidP="00C86113">
      <w:pPr>
        <w:pStyle w:val="1"/>
      </w:pPr>
      <w:r>
        <w:t>1.</w:t>
      </w:r>
      <w:r>
        <w:tab/>
      </w:r>
      <w:r w:rsidR="00803A13" w:rsidRPr="00803A13">
        <w:t>salary expenses directly relating to the development of a state certified production, with position titles including but not limited to programmer, game designer, industrial designer, and quality assurance/tester. When determining eligibility, LED will consider job title, job description, staff resumes and any other factors it deems most appropriate under the circumstances;</w:t>
      </w:r>
    </w:p>
    <w:p w14:paraId="12B4E165" w14:textId="77777777" w:rsidR="00803A13" w:rsidRPr="00803A13" w:rsidRDefault="00C86113" w:rsidP="00C86113">
      <w:pPr>
        <w:pStyle w:val="1"/>
      </w:pPr>
      <w:r>
        <w:t>2.</w:t>
      </w:r>
      <w:r>
        <w:tab/>
      </w:r>
      <w:r w:rsidR="00803A13" w:rsidRPr="00803A13">
        <w:t>preproduction stage expenses such as design documents, mock-ups and prototypes;</w:t>
      </w:r>
    </w:p>
    <w:p w14:paraId="4037A1C7" w14:textId="77777777" w:rsidR="00803A13" w:rsidRPr="00803A13" w:rsidRDefault="00C86113" w:rsidP="00C86113">
      <w:pPr>
        <w:pStyle w:val="1"/>
      </w:pPr>
      <w:r>
        <w:t>3.</w:t>
      </w:r>
      <w:r>
        <w:tab/>
      </w:r>
      <w:r w:rsidR="00803A13" w:rsidRPr="00803A13">
        <w:t>testing software, source code development, patches, updates, sprites, three-dimensional models and level design:</w:t>
      </w:r>
    </w:p>
    <w:p w14:paraId="31463113" w14:textId="77777777" w:rsidR="00803A13" w:rsidRPr="00803A13" w:rsidRDefault="00803A13" w:rsidP="007B27BC">
      <w:pPr>
        <w:pStyle w:val="a0"/>
      </w:pPr>
      <w:r w:rsidRPr="00803A13">
        <w:t>a.</w:t>
      </w:r>
      <w:r w:rsidRPr="00803A13">
        <w:tab/>
      </w:r>
      <w:r w:rsidRPr="00803A13">
        <w:rPr>
          <w:i/>
        </w:rPr>
        <w:t>testing software</w:t>
      </w:r>
      <w:r w:rsidRPr="00803A13">
        <w:sym w:font="Symbol" w:char="F0BE"/>
      </w:r>
      <w:r w:rsidRPr="00803A13">
        <w:t>activities entirely devoted to quality assurance of a product;</w:t>
      </w:r>
    </w:p>
    <w:p w14:paraId="6CD58150" w14:textId="77777777" w:rsidR="00803A13" w:rsidRPr="00803A13" w:rsidRDefault="00803A13" w:rsidP="007B27BC">
      <w:pPr>
        <w:pStyle w:val="a0"/>
      </w:pPr>
      <w:r w:rsidRPr="00803A13">
        <w:t>b.</w:t>
      </w:r>
      <w:r w:rsidRPr="00803A13">
        <w:tab/>
      </w:r>
      <w:r w:rsidRPr="00803A13">
        <w:rPr>
          <w:i/>
        </w:rPr>
        <w:t>three-dimensional models</w:t>
      </w:r>
      <w:r w:rsidRPr="00803A13">
        <w:sym w:font="Symbol" w:char="F0BE"/>
      </w:r>
      <w:r w:rsidRPr="00803A13">
        <w:t>electronic media representations, three dimensional representations of geometric data for the purpose of rendering 2D images and performing calculations;</w:t>
      </w:r>
    </w:p>
    <w:p w14:paraId="55CECAFA" w14:textId="77777777" w:rsidR="00803A13" w:rsidRPr="00803A13" w:rsidRDefault="00803A13" w:rsidP="007B27BC">
      <w:pPr>
        <w:pStyle w:val="a0"/>
      </w:pPr>
      <w:r w:rsidRPr="00803A13">
        <w:t>c.</w:t>
      </w:r>
      <w:r w:rsidRPr="00803A13">
        <w:tab/>
      </w:r>
      <w:r w:rsidRPr="00803A13">
        <w:rPr>
          <w:i/>
        </w:rPr>
        <w:t>updates</w:t>
      </w:r>
      <w:r w:rsidRPr="00803A13">
        <w:sym w:font="Symbol" w:char="F0BE"/>
      </w:r>
      <w:r w:rsidRPr="00803A13">
        <w:t>activities directly relating to recalibrating or revising a product;</w:t>
      </w:r>
    </w:p>
    <w:p w14:paraId="794DCED4" w14:textId="77777777" w:rsidR="00803A13" w:rsidRPr="00803A13" w:rsidRDefault="00C86113" w:rsidP="00C86113">
      <w:pPr>
        <w:pStyle w:val="1"/>
      </w:pPr>
      <w:r>
        <w:t>4.</w:t>
      </w:r>
      <w:r>
        <w:tab/>
      </w:r>
      <w:r w:rsidR="00803A13" w:rsidRPr="00803A13">
        <w:t>costs associated with photography and sound synchronization, lighting and related services;</w:t>
      </w:r>
    </w:p>
    <w:p w14:paraId="39049E71" w14:textId="77777777" w:rsidR="00803A13" w:rsidRPr="00803A13" w:rsidRDefault="00803A13" w:rsidP="007B27BC">
      <w:pPr>
        <w:pStyle w:val="a0"/>
      </w:pPr>
      <w:r w:rsidRPr="00803A13">
        <w:t>a.</w:t>
      </w:r>
      <w:r w:rsidRPr="00803A13">
        <w:tab/>
        <w:t>lighting and related services</w:t>
      </w:r>
      <w:r w:rsidRPr="00803A13">
        <w:sym w:font="Symbol" w:char="F0BE"/>
      </w:r>
      <w:r w:rsidRPr="00803A13">
        <w:t>includes but not limited to, the use of motion capture technology or green screen technology;</w:t>
      </w:r>
    </w:p>
    <w:p w14:paraId="013F1F9C" w14:textId="77777777" w:rsidR="00803A13" w:rsidRPr="00803A13" w:rsidRDefault="00C86113" w:rsidP="00C86113">
      <w:pPr>
        <w:pStyle w:val="1"/>
      </w:pPr>
      <w:r>
        <w:t>5.</w:t>
      </w:r>
      <w:r>
        <w:tab/>
      </w:r>
      <w:r w:rsidR="00803A13" w:rsidRPr="00803A13">
        <w:t>rental of Louisiana facilities and equipment, that are directly related to production. If production facility hosts both qualifying and non-qualifying work areas, rent should be pro rated accordingly;</w:t>
      </w:r>
    </w:p>
    <w:p w14:paraId="6DAC4CE1" w14:textId="77777777" w:rsidR="00803A13" w:rsidRPr="00803A13" w:rsidRDefault="00C86113" w:rsidP="00C86113">
      <w:pPr>
        <w:pStyle w:val="1"/>
      </w:pPr>
      <w:r>
        <w:t>6.</w:t>
      </w:r>
      <w:r>
        <w:tab/>
      </w:r>
      <w:r w:rsidR="00803A13" w:rsidRPr="00803A13">
        <w:t>purchase of prepackaged audio files, video files, photographic, or libraries;</w:t>
      </w:r>
    </w:p>
    <w:p w14:paraId="060E5033" w14:textId="77777777" w:rsidR="00803A13" w:rsidRPr="00803A13" w:rsidRDefault="00C86113" w:rsidP="00C86113">
      <w:pPr>
        <w:pStyle w:val="1"/>
      </w:pPr>
      <w:r>
        <w:t>7.</w:t>
      </w:r>
      <w:r>
        <w:tab/>
      </w:r>
      <w:r w:rsidR="00803A13" w:rsidRPr="00803A13">
        <w:t>purchase of license to use pre-recorded audio files, video or photographic files;</w:t>
      </w:r>
    </w:p>
    <w:p w14:paraId="6E27684D" w14:textId="77777777" w:rsidR="00803A13" w:rsidRPr="00803A13" w:rsidRDefault="00C86113" w:rsidP="00C86113">
      <w:pPr>
        <w:pStyle w:val="1"/>
      </w:pPr>
      <w:r>
        <w:t>8.</w:t>
      </w:r>
      <w:r>
        <w:tab/>
      </w:r>
      <w:r w:rsidR="00803A13" w:rsidRPr="00803A13">
        <w:t>development costs associated with producing audio files and video files to be used in the production of the end product under development;</w:t>
      </w:r>
    </w:p>
    <w:p w14:paraId="78D93F84" w14:textId="77777777" w:rsidR="00803A13" w:rsidRPr="00803A13" w:rsidRDefault="00C86113" w:rsidP="00C86113">
      <w:pPr>
        <w:pStyle w:val="1"/>
      </w:pPr>
      <w:r>
        <w:t>9.</w:t>
      </w:r>
      <w:r>
        <w:tab/>
      </w:r>
      <w:r w:rsidR="00803A13" w:rsidRPr="00803A13">
        <w:t>purchase of game engines or content management platforms produced for general sale.</w:t>
      </w:r>
    </w:p>
    <w:p w14:paraId="41669A5F" w14:textId="77777777" w:rsidR="00803A13" w:rsidRPr="00803A13" w:rsidRDefault="00C86113" w:rsidP="00C86113">
      <w:pPr>
        <w:pStyle w:val="A"/>
      </w:pPr>
      <w:r>
        <w:t>B.</w:t>
      </w:r>
      <w:r>
        <w:tab/>
      </w:r>
      <w:r w:rsidR="00803A13" w:rsidRPr="00803A13">
        <w:t>Ineligible:</w:t>
      </w:r>
    </w:p>
    <w:p w14:paraId="183D0C40" w14:textId="77777777" w:rsidR="00803A13" w:rsidRPr="00803A13" w:rsidRDefault="00C86113" w:rsidP="00C86113">
      <w:pPr>
        <w:pStyle w:val="1"/>
      </w:pPr>
      <w:r>
        <w:t>1.</w:t>
      </w:r>
      <w:r>
        <w:tab/>
      </w:r>
      <w:r w:rsidR="00803A13" w:rsidRPr="00803A13">
        <w:t xml:space="preserve">salary expenses </w:t>
      </w:r>
      <w:r w:rsidR="00803A13" w:rsidRPr="00803A13">
        <w:rPr>
          <w:iCs/>
        </w:rPr>
        <w:t>not</w:t>
      </w:r>
      <w:r w:rsidR="00803A13" w:rsidRPr="00803A13">
        <w:t xml:space="preserve"> directly related to the development of a state certified production, including but not limited to staff in the following departments: customer service, IT, clerical, sales and marketing, human resources, accounting, janitorial service. When determining eligibility, LED will consider job title, job description, staff resumes and any other factors it deems most appropriate under the circumstances;</w:t>
      </w:r>
    </w:p>
    <w:p w14:paraId="790BAFA4" w14:textId="77777777" w:rsidR="00803A13" w:rsidRPr="00803A13" w:rsidRDefault="00C86113" w:rsidP="00C86113">
      <w:pPr>
        <w:pStyle w:val="1"/>
      </w:pPr>
      <w:r>
        <w:t>2.</w:t>
      </w:r>
      <w:r>
        <w:tab/>
      </w:r>
      <w:r w:rsidR="00803A13" w:rsidRPr="00803A13">
        <w:t xml:space="preserve">salary expenses for C-level positions are not an eligible expenditure, </w:t>
      </w:r>
      <w:r w:rsidR="00803A13" w:rsidRPr="00803A13">
        <w:rPr>
          <w:iCs/>
        </w:rPr>
        <w:t>unless</w:t>
      </w:r>
      <w:r w:rsidR="00803A13" w:rsidRPr="00803A13">
        <w:rPr>
          <w:i/>
          <w:iCs/>
        </w:rPr>
        <w:t xml:space="preserve"> </w:t>
      </w:r>
      <w:r w:rsidR="00803A13" w:rsidRPr="00803A13">
        <w:t xml:space="preserve">applicant can demonstrate that services performed in Louisiana were directly related to the </w:t>
      </w:r>
      <w:r w:rsidR="00803A13" w:rsidRPr="00803A13">
        <w:t>development of a state certified production. When determining eligibility, LED will consider size and nature of company, resumes and any other factors it deems most appropriate under the circumstances;</w:t>
      </w:r>
    </w:p>
    <w:p w14:paraId="505E0FDA" w14:textId="77777777" w:rsidR="00803A13" w:rsidRPr="00803A13" w:rsidRDefault="00C86113" w:rsidP="00C86113">
      <w:pPr>
        <w:pStyle w:val="1"/>
      </w:pPr>
      <w:r>
        <w:t>3.</w:t>
      </w:r>
      <w:r>
        <w:tab/>
      </w:r>
      <w:r w:rsidR="00803A13" w:rsidRPr="00803A13">
        <w:t>expenditures made prior to preproduction, such as research and development, workforce recruitment or intellectual property research;</w:t>
      </w:r>
    </w:p>
    <w:p w14:paraId="4392FFFA" w14:textId="77777777" w:rsidR="00803A13" w:rsidRPr="00803A13" w:rsidRDefault="00C86113" w:rsidP="00C86113">
      <w:pPr>
        <w:pStyle w:val="1"/>
      </w:pPr>
      <w:r>
        <w:t>4.</w:t>
      </w:r>
      <w:r>
        <w:tab/>
      </w:r>
      <w:r w:rsidR="00803A13" w:rsidRPr="00803A13">
        <w:t>expenditures for or related to marketing, promotion and distribution;</w:t>
      </w:r>
    </w:p>
    <w:p w14:paraId="7972F53B" w14:textId="77777777" w:rsidR="00803A13" w:rsidRPr="00803A13" w:rsidRDefault="00C86113" w:rsidP="00C86113">
      <w:pPr>
        <w:pStyle w:val="1"/>
      </w:pPr>
      <w:r>
        <w:t>5.</w:t>
      </w:r>
      <w:r>
        <w:tab/>
      </w:r>
      <w:r w:rsidR="00803A13" w:rsidRPr="00803A13">
        <w:t>administrative, payroll, and management services which are not directly related to management of the state-certified production;</w:t>
      </w:r>
    </w:p>
    <w:p w14:paraId="4A36C95A" w14:textId="77777777" w:rsidR="00803A13" w:rsidRPr="00803A13" w:rsidRDefault="00C86113" w:rsidP="00C86113">
      <w:pPr>
        <w:pStyle w:val="1"/>
      </w:pPr>
      <w:r>
        <w:t>6.</w:t>
      </w:r>
      <w:r>
        <w:tab/>
      </w:r>
      <w:r w:rsidR="00803A13" w:rsidRPr="00803A13">
        <w:t>amounts that are later reimbursed by the state or any other governmental agency;</w:t>
      </w:r>
    </w:p>
    <w:p w14:paraId="32D75158" w14:textId="77777777" w:rsidR="00803A13" w:rsidRPr="00803A13" w:rsidRDefault="00C86113" w:rsidP="00C86113">
      <w:pPr>
        <w:pStyle w:val="1"/>
      </w:pPr>
      <w:r>
        <w:t>7.</w:t>
      </w:r>
      <w:r>
        <w:tab/>
      </w:r>
      <w:r w:rsidR="00803A13" w:rsidRPr="00803A13">
        <w:t>costs related to the transfer of tax credits;</w:t>
      </w:r>
    </w:p>
    <w:p w14:paraId="09587A09" w14:textId="77777777" w:rsidR="00803A13" w:rsidRPr="00803A13" w:rsidRDefault="00C86113" w:rsidP="00C86113">
      <w:pPr>
        <w:pStyle w:val="1"/>
      </w:pPr>
      <w:r>
        <w:t>8.</w:t>
      </w:r>
      <w:r>
        <w:tab/>
      </w:r>
      <w:r w:rsidR="00803A13" w:rsidRPr="00803A13">
        <w:t>amounts that are paid to persons or entities as a result of their participation in profits from the exploitation of the production;</w:t>
      </w:r>
    </w:p>
    <w:p w14:paraId="224E4F50" w14:textId="77777777" w:rsidR="00803A13" w:rsidRPr="00803A13" w:rsidRDefault="00C86113" w:rsidP="00C86113">
      <w:pPr>
        <w:pStyle w:val="1"/>
      </w:pPr>
      <w:r>
        <w:t>9.</w:t>
      </w:r>
      <w:r>
        <w:tab/>
      </w:r>
      <w:r w:rsidR="00803A13" w:rsidRPr="00803A13">
        <w:t>application fee;</w:t>
      </w:r>
    </w:p>
    <w:p w14:paraId="314571B3" w14:textId="77777777" w:rsidR="00803A13" w:rsidRPr="00803A13" w:rsidRDefault="00C86113" w:rsidP="00C86113">
      <w:pPr>
        <w:pStyle w:val="1"/>
      </w:pPr>
      <w:r>
        <w:t>10.</w:t>
      </w:r>
      <w:r>
        <w:tab/>
      </w:r>
      <w:r w:rsidR="00803A13" w:rsidRPr="00803A13">
        <w:t>state or local taxes;</w:t>
      </w:r>
    </w:p>
    <w:p w14:paraId="5027BE5D" w14:textId="77777777" w:rsidR="00803A13" w:rsidRPr="00803A13" w:rsidRDefault="00803A13" w:rsidP="00C86113">
      <w:pPr>
        <w:pStyle w:val="1"/>
      </w:pPr>
      <w:r w:rsidRPr="00803A13">
        <w:t>1</w:t>
      </w:r>
      <w:r w:rsidR="00C86113">
        <w:t>1.</w:t>
      </w:r>
      <w:r w:rsidR="00C86113">
        <w:tab/>
      </w:r>
      <w:r w:rsidRPr="00803A13">
        <w:t>food, entertainment and lodging expenses;</w:t>
      </w:r>
    </w:p>
    <w:p w14:paraId="1FBEC390" w14:textId="77777777" w:rsidR="00803A13" w:rsidRPr="00803A13" w:rsidRDefault="00803A13" w:rsidP="00C86113">
      <w:pPr>
        <w:pStyle w:val="1"/>
      </w:pPr>
      <w:r w:rsidRPr="00803A13">
        <w:t>1</w:t>
      </w:r>
      <w:r w:rsidR="00C86113">
        <w:t>2.</w:t>
      </w:r>
      <w:r w:rsidR="00C86113">
        <w:tab/>
      </w:r>
      <w:r w:rsidRPr="00803A13">
        <w:t xml:space="preserve">cost of customization or custom development of a product is not an eligible production expense, </w:t>
      </w:r>
      <w:r w:rsidRPr="00803A13">
        <w:rPr>
          <w:iCs/>
        </w:rPr>
        <w:t>unless</w:t>
      </w:r>
      <w:r w:rsidRPr="00803A13">
        <w:t xml:space="preserve"> the customization services are performed in Louisiana.</w:t>
      </w:r>
    </w:p>
    <w:p w14:paraId="7461339E" w14:textId="77777777" w:rsidR="00803A13" w:rsidRPr="00803A13" w:rsidRDefault="00803A13" w:rsidP="00C86113">
      <w:pPr>
        <w:pStyle w:val="1"/>
      </w:pPr>
      <w:r w:rsidRPr="00803A13">
        <w:t>1</w:t>
      </w:r>
      <w:r w:rsidR="00C86113">
        <w:t>3.</w:t>
      </w:r>
      <w:r w:rsidR="00C86113">
        <w:tab/>
      </w:r>
      <w:r w:rsidRPr="00803A13">
        <w:t>automobile expenditures such as mileage, purchase or maintenance costs;</w:t>
      </w:r>
    </w:p>
    <w:p w14:paraId="5006191A" w14:textId="77777777" w:rsidR="00803A13" w:rsidRPr="00803A13" w:rsidRDefault="00803A13" w:rsidP="00C86113">
      <w:pPr>
        <w:pStyle w:val="1"/>
      </w:pPr>
      <w:r w:rsidRPr="00803A13">
        <w:t>1</w:t>
      </w:r>
      <w:r w:rsidR="00C86113">
        <w:t>4.</w:t>
      </w:r>
      <w:r w:rsidR="00C86113">
        <w:tab/>
      </w:r>
      <w:r w:rsidRPr="00803A13">
        <w:t>parking fees;</w:t>
      </w:r>
    </w:p>
    <w:p w14:paraId="14FDD915" w14:textId="77777777" w:rsidR="00803A13" w:rsidRPr="00803A13" w:rsidRDefault="00803A13" w:rsidP="00C86113">
      <w:pPr>
        <w:pStyle w:val="1"/>
      </w:pPr>
      <w:r w:rsidRPr="00803A13">
        <w:t>1</w:t>
      </w:r>
      <w:r w:rsidR="00C86113">
        <w:t>5.</w:t>
      </w:r>
      <w:r w:rsidR="00C86113">
        <w:tab/>
      </w:r>
      <w:r w:rsidRPr="00803A13">
        <w:t>furniture and fixture expenses;</w:t>
      </w:r>
    </w:p>
    <w:p w14:paraId="697DBDEA" w14:textId="77777777" w:rsidR="00803A13" w:rsidRPr="00803A13" w:rsidRDefault="00803A13" w:rsidP="00C86113">
      <w:pPr>
        <w:pStyle w:val="1"/>
      </w:pPr>
      <w:r w:rsidRPr="00803A13">
        <w:t>1</w:t>
      </w:r>
      <w:r w:rsidR="00C86113">
        <w:t>6.</w:t>
      </w:r>
      <w:r w:rsidR="00C86113">
        <w:tab/>
      </w:r>
      <w:r w:rsidRPr="00803A13">
        <w:t>digital content generated by the end user;</w:t>
      </w:r>
    </w:p>
    <w:p w14:paraId="17EB9832" w14:textId="77777777" w:rsidR="00803A13" w:rsidRPr="00803A13" w:rsidRDefault="00803A13" w:rsidP="00C86113">
      <w:pPr>
        <w:pStyle w:val="1"/>
      </w:pPr>
      <w:r w:rsidRPr="00803A13">
        <w:t>1</w:t>
      </w:r>
      <w:r w:rsidR="00C86113">
        <w:t>7.</w:t>
      </w:r>
      <w:r w:rsidR="00C86113">
        <w:tab/>
      </w:r>
      <w:r w:rsidRPr="00803A13">
        <w:t>digital content comprised primarily of local news, events, weather, local market reports or public service content;</w:t>
      </w:r>
    </w:p>
    <w:p w14:paraId="443A7601" w14:textId="77777777" w:rsidR="00803A13" w:rsidRPr="00803A13" w:rsidRDefault="00803A13" w:rsidP="00C86113">
      <w:pPr>
        <w:pStyle w:val="1"/>
      </w:pPr>
      <w:r w:rsidRPr="00803A13">
        <w:t>1</w:t>
      </w:r>
      <w:r w:rsidR="00C86113">
        <w:t>8.</w:t>
      </w:r>
      <w:r w:rsidR="00C86113">
        <w:tab/>
      </w:r>
      <w:r w:rsidRPr="00803A13">
        <w:t xml:space="preserve">digital content expenses occurring </w:t>
      </w:r>
      <w:r w:rsidRPr="00803A13">
        <w:rPr>
          <w:iCs/>
        </w:rPr>
        <w:t>after</w:t>
      </w:r>
      <w:r w:rsidRPr="00803A13">
        <w:t xml:space="preserve"> the state-certified production’s commercial release;</w:t>
      </w:r>
    </w:p>
    <w:p w14:paraId="11CDD4EA" w14:textId="77777777" w:rsidR="00803A13" w:rsidRPr="00803A13" w:rsidRDefault="00803A13" w:rsidP="00C86113">
      <w:pPr>
        <w:pStyle w:val="1"/>
      </w:pPr>
      <w:r w:rsidRPr="00803A13">
        <w:t>1</w:t>
      </w:r>
      <w:r w:rsidR="00C86113">
        <w:t>9.</w:t>
      </w:r>
      <w:r w:rsidR="00C86113">
        <w:tab/>
      </w:r>
      <w:r w:rsidR="00CD68B0" w:rsidRPr="000D4DBE">
        <w:t xml:space="preserve">audio/video content streamed through the internet or mobile platform is not an eligible production expense, </w:t>
      </w:r>
      <w:r w:rsidR="00CD68B0" w:rsidRPr="000D4DBE">
        <w:rPr>
          <w:iCs/>
        </w:rPr>
        <w:t>unless</w:t>
      </w:r>
      <w:r w:rsidR="00CD68B0" w:rsidRPr="000D4DBE">
        <w:t xml:space="preserve"> it includes value added interactive functionality, as verified and approved by the office;</w:t>
      </w:r>
    </w:p>
    <w:p w14:paraId="206DD29A" w14:textId="77777777" w:rsidR="00803A13" w:rsidRPr="00803A13" w:rsidRDefault="00803A13" w:rsidP="007B27BC">
      <w:pPr>
        <w:pStyle w:val="1"/>
      </w:pPr>
      <w:r w:rsidRPr="00803A13">
        <w:t>20.</w:t>
      </w:r>
      <w:r w:rsidRPr="00803A13">
        <w:tab/>
        <w:t>expenditures relating to the creation of standalone digital content simply transmitted through digital distribution methods, such as the original filming costs of a web based television series streamed through the internet;</w:t>
      </w:r>
    </w:p>
    <w:p w14:paraId="30351D43" w14:textId="77777777" w:rsidR="00803A13" w:rsidRPr="00803A13" w:rsidRDefault="00803A13" w:rsidP="00C86113">
      <w:pPr>
        <w:pStyle w:val="1"/>
      </w:pPr>
      <w:r w:rsidRPr="00803A13">
        <w:t>2</w:t>
      </w:r>
      <w:r w:rsidR="00C86113">
        <w:t>1.</w:t>
      </w:r>
      <w:r w:rsidR="00C86113">
        <w:tab/>
      </w:r>
      <w:r w:rsidRPr="00803A13">
        <w:t xml:space="preserve">maintenance services of existing software applications or products, generally performed by IT employees </w:t>
      </w:r>
      <w:r w:rsidRPr="00803A13">
        <w:rPr>
          <w:iCs/>
        </w:rPr>
        <w:t>after</w:t>
      </w:r>
      <w:r w:rsidRPr="00803A13">
        <w:rPr>
          <w:i/>
          <w:iCs/>
        </w:rPr>
        <w:t xml:space="preserve"> </w:t>
      </w:r>
      <w:r w:rsidRPr="00803A13">
        <w:t>commercial release, such as installation of security patches or modifications to debug or fix minor programming errors;</w:t>
      </w:r>
    </w:p>
    <w:p w14:paraId="00B0597A" w14:textId="77777777" w:rsidR="00803A13" w:rsidRPr="00803A13" w:rsidRDefault="00803A13" w:rsidP="00C86113">
      <w:pPr>
        <w:pStyle w:val="1"/>
      </w:pPr>
      <w:r w:rsidRPr="00803A13">
        <w:t>2</w:t>
      </w:r>
      <w:r w:rsidR="00C86113">
        <w:t>2.</w:t>
      </w:r>
      <w:r w:rsidR="00C86113">
        <w:tab/>
      </w:r>
      <w:r w:rsidRPr="00803A13">
        <w:t xml:space="preserve">configuration services of existing software applications or products, generally performed by IT </w:t>
      </w:r>
      <w:r w:rsidRPr="00803A13">
        <w:lastRenderedPageBreak/>
        <w:t xml:space="preserve">employees </w:t>
      </w:r>
      <w:r w:rsidRPr="00803A13">
        <w:rPr>
          <w:iCs/>
        </w:rPr>
        <w:t xml:space="preserve">after </w:t>
      </w:r>
      <w:r w:rsidRPr="00803A13">
        <w:t>commercial release, such as choosing from a number of defined options or modifying default capabilities to allow users different levels of access;</w:t>
      </w:r>
    </w:p>
    <w:p w14:paraId="08655166" w14:textId="77777777" w:rsidR="00803A13" w:rsidRDefault="00803A13" w:rsidP="00C86113">
      <w:pPr>
        <w:pStyle w:val="1"/>
      </w:pPr>
      <w:r w:rsidRPr="00803A13">
        <w:t>2</w:t>
      </w:r>
      <w:r w:rsidR="00C86113">
        <w:t>3.</w:t>
      </w:r>
      <w:r w:rsidR="00C86113">
        <w:tab/>
      </w:r>
      <w:r w:rsidRPr="00803A13">
        <w:t xml:space="preserve">Data migration services, generally performed by IT employees </w:t>
      </w:r>
      <w:r w:rsidRPr="00803A13">
        <w:rPr>
          <w:iCs/>
        </w:rPr>
        <w:t>after</w:t>
      </w:r>
      <w:r w:rsidRPr="00803A13">
        <w:t xml:space="preserve"> commercial release, such as the transfer of data from one back up tape to another, or costs with upgrading to a new version of a database system.</w:t>
      </w:r>
    </w:p>
    <w:p w14:paraId="31F072C0" w14:textId="77777777" w:rsidR="00CD68B0" w:rsidRPr="00803A13" w:rsidRDefault="00CD68B0" w:rsidP="00C86113">
      <w:pPr>
        <w:pStyle w:val="1"/>
      </w:pPr>
      <w:r w:rsidRPr="000D4DBE">
        <w:t>24.</w:t>
      </w:r>
      <w:r>
        <w:tab/>
      </w:r>
      <w:r w:rsidRPr="000D4DBE">
        <w:t>online purchases. Production expenses must be taxable transactions made in Louisiana, from a source within the state to qualify. Unless purchased from a source within the state, online purchases do not qualify.</w:t>
      </w:r>
    </w:p>
    <w:p w14:paraId="706EF3AB" w14:textId="77777777" w:rsidR="00803A13" w:rsidRPr="00803A13" w:rsidRDefault="00C86113" w:rsidP="00C86113">
      <w:pPr>
        <w:pStyle w:val="A"/>
      </w:pPr>
      <w:r>
        <w:t>C.</w:t>
      </w:r>
      <w:r>
        <w:tab/>
      </w:r>
      <w:r w:rsidR="00803A13" w:rsidRPr="00803A13">
        <w:t>Limitations for Certain Transactions</w:t>
      </w:r>
    </w:p>
    <w:p w14:paraId="6B86ED5A" w14:textId="77777777" w:rsidR="00803A13" w:rsidRPr="00803A13" w:rsidRDefault="00C86113" w:rsidP="00C86113">
      <w:pPr>
        <w:pStyle w:val="1"/>
      </w:pPr>
      <w:r>
        <w:t>1.</w:t>
      </w:r>
      <w:r>
        <w:tab/>
      </w:r>
      <w:r w:rsidR="00803A13" w:rsidRPr="00803A13">
        <w:t>Gamemaster positions are considered hybrid positions, involving both programmer and customer service functions. LED establishes a customary ratio of 50 percent programmer duties to 50 percent customer service. Salary expenses may therefore qualify on an allocated basis, proportionate with proven programmer duties. When determining eligibility, LED will consider size and nature of company, resumes and any other factors it deems most appropriate under the circumstances.</w:t>
      </w:r>
    </w:p>
    <w:p w14:paraId="324C9274" w14:textId="77777777" w:rsidR="00803A13" w:rsidRPr="00803A13" w:rsidRDefault="00C86113" w:rsidP="00C86113">
      <w:pPr>
        <w:pStyle w:val="1"/>
      </w:pPr>
      <w:r>
        <w:t>2.</w:t>
      </w:r>
      <w:r>
        <w:tab/>
      </w:r>
      <w:r w:rsidR="00803A13" w:rsidRPr="00803A13">
        <w:t xml:space="preserve">Hard costs for component parts, licenses and equipment may not exceed labor costs. LED establishes a customary expense ratio of 20 percent equipment versus 80 percent labor costs. When determining eligibility, LED will consider number of jobs to be created, proposed cost of component parts, licenses and equipment, company history and any other factors it deems most appropriate under the circumstances. </w:t>
      </w:r>
    </w:p>
    <w:p w14:paraId="3E9B3040" w14:textId="77777777" w:rsidR="00803A13" w:rsidRPr="00803A13" w:rsidRDefault="00C86113" w:rsidP="00C86113">
      <w:pPr>
        <w:pStyle w:val="1"/>
      </w:pPr>
      <w:r>
        <w:t>3.</w:t>
      </w:r>
      <w:r>
        <w:tab/>
      </w:r>
      <w:r w:rsidR="00803A13" w:rsidRPr="00803A13">
        <w:t>Project management fees may be limited to 20 percent of base investment.</w:t>
      </w:r>
    </w:p>
    <w:p w14:paraId="6296E55C" w14:textId="77777777" w:rsidR="00803A13" w:rsidRPr="00803A13" w:rsidRDefault="00C86113" w:rsidP="00C86113">
      <w:pPr>
        <w:pStyle w:val="1"/>
      </w:pPr>
      <w:r>
        <w:t>4.</w:t>
      </w:r>
      <w:r>
        <w:tab/>
      </w:r>
      <w:r w:rsidR="00803A13" w:rsidRPr="00803A13">
        <w:t xml:space="preserve">Where goods are provided by a related party, qualifying expenditures are limited to </w:t>
      </w:r>
      <w:r w:rsidR="00803A13" w:rsidRPr="00803A13">
        <w:rPr>
          <w:iCs/>
        </w:rPr>
        <w:t>fair market value</w:t>
      </w:r>
      <w:r w:rsidR="00803A13" w:rsidRPr="00803A13">
        <w:t>, which may be established through the related party’s historic dealings with unrelated parties, or actual transactions between other unrelated parties, for substantially similar goods. The comparable transactions must be substantially similar, considering the type of goods, the geographic market, and other pertinent variables.</w:t>
      </w:r>
    </w:p>
    <w:p w14:paraId="51E9D9A8" w14:textId="77777777" w:rsidR="00803A13" w:rsidRDefault="001C7F6A" w:rsidP="00046F9A">
      <w:pPr>
        <w:pStyle w:val="LACNote"/>
      </w:pPr>
      <w:r>
        <w:t>For Example:</w:t>
      </w:r>
      <w:r>
        <w:tab/>
      </w:r>
      <w:r w:rsidR="00803A13" w:rsidRPr="007B27BC">
        <w:t xml:space="preserve">The production company has recently acquired the </w:t>
      </w:r>
      <w:r w:rsidR="00803A13" w:rsidRPr="001C7F6A">
        <w:t xml:space="preserve">same type of goods in Louisiana at the same price from an unrelated third party. If </w:t>
      </w:r>
      <w:r w:rsidR="00803A13" w:rsidRPr="001C7F6A">
        <w:rPr>
          <w:iCs/>
        </w:rPr>
        <w:t>FMV</w:t>
      </w:r>
      <w:r w:rsidR="00803A13" w:rsidRPr="001C7F6A">
        <w:t xml:space="preserve"> cannot be established, qualifying expenditures will be limited to the </w:t>
      </w:r>
      <w:r w:rsidR="00803A13" w:rsidRPr="001C7F6A">
        <w:rPr>
          <w:iCs/>
        </w:rPr>
        <w:t>internal cost recovery rate</w:t>
      </w:r>
      <w:r w:rsidR="00803A13" w:rsidRPr="001C7F6A">
        <w:rPr>
          <w:i/>
          <w:iCs/>
        </w:rPr>
        <w:t xml:space="preserve">, </w:t>
      </w:r>
      <w:r w:rsidR="00803A13" w:rsidRPr="001C7F6A">
        <w:t>consisting of actual documented acquisition cost, plus ongoing maintenance and upgrade cost, divided by anticipated utilization over</w:t>
      </w:r>
      <w:r w:rsidR="00803A13" w:rsidRPr="007B27BC">
        <w:t xml:space="preserve"> the real useful life.</w:t>
      </w:r>
    </w:p>
    <w:p w14:paraId="134FD6B4" w14:textId="77777777" w:rsidR="00803A13" w:rsidRPr="00803A13" w:rsidRDefault="00C86113" w:rsidP="00C86113">
      <w:pPr>
        <w:pStyle w:val="1"/>
      </w:pPr>
      <w:r>
        <w:t>5.</w:t>
      </w:r>
      <w:r>
        <w:tab/>
      </w:r>
      <w:r w:rsidR="00803A13" w:rsidRPr="00803A13">
        <w:t xml:space="preserve">Where services are provided by a related party, qualifying expenditures are limited to the </w:t>
      </w:r>
      <w:r w:rsidR="00803A13" w:rsidRPr="00803A13">
        <w:rPr>
          <w:iCs/>
        </w:rPr>
        <w:t xml:space="preserve">actual compensation </w:t>
      </w:r>
      <w:r w:rsidR="00803A13" w:rsidRPr="00803A13">
        <w:t>paid by the related party to its employee actually performing the service (including employer-paid benefits), allocated to the production on an hourly basis. Related party transactions must be supported by an audit and documentation as requested by LED, which may include (but is not limited to) third-party contracts, notarized affidavits, tax records, and cancelled checks.</w:t>
      </w:r>
    </w:p>
    <w:p w14:paraId="78EC749B" w14:textId="77777777" w:rsidR="00803A13" w:rsidRPr="00803A13" w:rsidRDefault="00C86113" w:rsidP="00C86113">
      <w:pPr>
        <w:pStyle w:val="1"/>
      </w:pPr>
      <w:r>
        <w:t>6.</w:t>
      </w:r>
      <w:r>
        <w:tab/>
      </w:r>
      <w:r w:rsidR="00803A13" w:rsidRPr="00803A13">
        <w:t xml:space="preserve">Sub-contractor development labor is limited to the actual compensation paid by the sub-contractor to its </w:t>
      </w:r>
      <w:r w:rsidR="00803A13" w:rsidRPr="00803A13">
        <w:t>employee actually performing the service (including employer-paid benefits), allocated to the production on an hourly basis. Applicants must provide detailed accounting and verification of sub-contractor expenditures, including submission of agreements reflecting the scope of services provided in Louisiana and upon request allow the state to audit the sub-contractor’s accounting records directly relating to any expenses claimed for tax credits.</w:t>
      </w:r>
    </w:p>
    <w:p w14:paraId="22424783" w14:textId="77777777" w:rsidR="00803A13" w:rsidRPr="00803A13" w:rsidRDefault="00C86113" w:rsidP="00C86113">
      <w:pPr>
        <w:pStyle w:val="1"/>
      </w:pPr>
      <w:r>
        <w:t>7.</w:t>
      </w:r>
      <w:r>
        <w:tab/>
      </w:r>
      <w:r w:rsidR="00803A13" w:rsidRPr="00803A13">
        <w:t>Any expenses made on behalf of a state certified production, by an entity other than the applicant approved by LED and being claimed for tax credits (such as payments made by a sub-contractor) must be submitted with additional supporting documentation as requested by LED.</w:t>
      </w:r>
    </w:p>
    <w:p w14:paraId="63BE20F6"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47:6022.</w:t>
      </w:r>
    </w:p>
    <w:p w14:paraId="10037C4D"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Office of Entertainment Industry Development, LR 39:1012 (April 2013), repromulgated by the Department of Economic Development, Office of Business Development, LR 45:890 (July 2019)</w:t>
      </w:r>
      <w:r w:rsidR="00CD68B0">
        <w:t>, LR 48:407 (March 2022).</w:t>
      </w:r>
    </w:p>
    <w:p w14:paraId="70C43DE8" w14:textId="77777777" w:rsidR="00803A13" w:rsidRPr="00803A13" w:rsidRDefault="007B27BC" w:rsidP="007B27BC">
      <w:pPr>
        <w:pStyle w:val="Section"/>
      </w:pPr>
      <w:bookmarkStart w:id="1378" w:name="_Toc530991091"/>
      <w:bookmarkStart w:id="1379" w:name="_Toc238197753"/>
      <w:r>
        <w:t>§</w:t>
      </w:r>
      <w:r w:rsidR="00803A13" w:rsidRPr="00803A13">
        <w:t>676</w:t>
      </w:r>
      <w:r w:rsidR="00C86113">
        <w:t>9.</w:t>
      </w:r>
      <w:r w:rsidR="00C86113">
        <w:tab/>
      </w:r>
      <w:r w:rsidR="00803A13" w:rsidRPr="00803A13">
        <w:t>Use of Tax Credits</w:t>
      </w:r>
      <w:bookmarkEnd w:id="1378"/>
      <w:bookmarkEnd w:id="1379"/>
    </w:p>
    <w:p w14:paraId="3387E65E" w14:textId="77777777" w:rsidR="00803A13" w:rsidRPr="00803A13" w:rsidRDefault="00C86113" w:rsidP="00C86113">
      <w:pPr>
        <w:pStyle w:val="A"/>
      </w:pPr>
      <w:r>
        <w:t>A.</w:t>
      </w:r>
      <w:r>
        <w:tab/>
      </w:r>
      <w:r w:rsidR="00803A13" w:rsidRPr="00803A13">
        <w:t>For tax credits earned by expenditures made on or before December 31, 2011:</w:t>
      </w:r>
    </w:p>
    <w:p w14:paraId="7F9D6C00" w14:textId="77777777" w:rsidR="00803A13" w:rsidRPr="00803A13" w:rsidRDefault="00C86113" w:rsidP="00C86113">
      <w:pPr>
        <w:pStyle w:val="1"/>
      </w:pPr>
      <w:r>
        <w:t>1.</w:t>
      </w:r>
      <w:r>
        <w:tab/>
      </w:r>
      <w:r w:rsidR="00803A13" w:rsidRPr="00803A13">
        <w:t>prior to claiming a tax credit on any tax return, or transferring any tax credit, a person must apply for and obtain final certification;</w:t>
      </w:r>
    </w:p>
    <w:p w14:paraId="5545439F" w14:textId="77777777" w:rsidR="00803A13" w:rsidRPr="00803A13" w:rsidRDefault="00C86113" w:rsidP="00C86113">
      <w:pPr>
        <w:pStyle w:val="1"/>
      </w:pPr>
      <w:r>
        <w:t>2.</w:t>
      </w:r>
      <w:r>
        <w:tab/>
      </w:r>
      <w:r w:rsidR="00803A13" w:rsidRPr="00803A13">
        <w:t>after receiving final certification, a tax credit may be applied as follows:</w:t>
      </w:r>
    </w:p>
    <w:p w14:paraId="5D3FFBE8" w14:textId="77777777" w:rsidR="00803A13" w:rsidRPr="00803A13" w:rsidRDefault="00803A13" w:rsidP="007B27BC">
      <w:pPr>
        <w:pStyle w:val="a0"/>
      </w:pPr>
      <w:r w:rsidRPr="00803A13">
        <w:t>a.</w:t>
      </w:r>
      <w:r w:rsidRPr="00803A13">
        <w:tab/>
        <w:t>the credit shall be allowed against the income tax due for applications submitted prior to July 1, 2009, and against the income or franchise tax due for applications submitted on or after July 1, 2009. The credit shall be allowed against the income or franchise tax due from a taxpayer for the taxable period in which the credit is earned as well as the immediately preceding period. If the tax credit allowed exceeds the amount of such taxes due from a taxpayer, then any unused credit may be carried forward by the taxpayer as a credit against subsequent tax liability for a period not to exceed 10 years. However, in no event shall the amount of the tax credit applied in a taxable period exceed the amount of such taxes due from the taxpayer for that taxable year;</w:t>
      </w:r>
    </w:p>
    <w:p w14:paraId="7AAFE89E" w14:textId="77777777" w:rsidR="00803A13" w:rsidRPr="00803A13" w:rsidRDefault="00803A13" w:rsidP="007B27BC">
      <w:pPr>
        <w:pStyle w:val="a0"/>
      </w:pPr>
      <w:r w:rsidRPr="00803A13">
        <w:t>b.</w:t>
      </w:r>
      <w:r w:rsidRPr="00803A13">
        <w:tab/>
        <w:t>all entities taxed as corporations for Louisiana income tax purposes shall claim any credit allowed under this section on their corporation income tax return, or in the case of applications submitted after July 1, 2009, their income and franchise tax returns;</w:t>
      </w:r>
    </w:p>
    <w:p w14:paraId="497BE079" w14:textId="77777777" w:rsidR="00803A13" w:rsidRPr="00803A13" w:rsidRDefault="00803A13" w:rsidP="007B27BC">
      <w:pPr>
        <w:pStyle w:val="a0"/>
      </w:pPr>
      <w:r w:rsidRPr="00803A13">
        <w:t>c.</w:t>
      </w:r>
      <w:r w:rsidRPr="00803A13">
        <w:tab/>
        <w:t>individuals shall claim any credit allowed under this section on their individual income tax return;</w:t>
      </w:r>
    </w:p>
    <w:p w14:paraId="305F4B2A" w14:textId="77777777" w:rsidR="00803A13" w:rsidRPr="00803A13" w:rsidRDefault="00803A13" w:rsidP="007B27BC">
      <w:pPr>
        <w:pStyle w:val="a0"/>
      </w:pPr>
      <w:r w:rsidRPr="00803A13">
        <w:t>d.</w:t>
      </w:r>
      <w:r w:rsidRPr="00803A13">
        <w:tab/>
        <w:t>entities not taxed as corporations shall claim any credits allowed under this Section on the returns of the partners or members as follows:</w:t>
      </w:r>
    </w:p>
    <w:p w14:paraId="52D34F7E" w14:textId="77777777" w:rsidR="00803A13" w:rsidRPr="00803A13" w:rsidRDefault="00803A13" w:rsidP="007B27BC">
      <w:pPr>
        <w:pStyle w:val="i0"/>
      </w:pPr>
      <w:r w:rsidRPr="00803A13">
        <w:tab/>
        <w:t>i.</w:t>
      </w:r>
      <w:r w:rsidRPr="00803A13">
        <w:tab/>
        <w:t>corporate partners or members shall claim their share of the credit on their corporation income tax returns;</w:t>
      </w:r>
    </w:p>
    <w:p w14:paraId="0F9D6852" w14:textId="77777777" w:rsidR="00803A13" w:rsidRPr="00803A13" w:rsidRDefault="00803A13" w:rsidP="007B27BC">
      <w:pPr>
        <w:pStyle w:val="i0"/>
      </w:pPr>
      <w:r w:rsidRPr="00803A13">
        <w:lastRenderedPageBreak/>
        <w:tab/>
        <w:t>ii.</w:t>
      </w:r>
      <w:r w:rsidRPr="00803A13">
        <w:tab/>
        <w:t>individual partners or members shall claim their share of the credit on their individual income tax returns;</w:t>
      </w:r>
    </w:p>
    <w:p w14:paraId="24B7D993" w14:textId="77777777" w:rsidR="00803A13" w:rsidRPr="00803A13" w:rsidRDefault="00803A13" w:rsidP="007B27BC">
      <w:pPr>
        <w:pStyle w:val="i0"/>
      </w:pPr>
      <w:r w:rsidRPr="00803A13">
        <w:tab/>
        <w:t>iii.</w:t>
      </w:r>
      <w:r w:rsidRPr="00803A13">
        <w:tab/>
        <w:t>partners or members that are estates or trusts shall claim their share of the credit on their fiduciary income tax returns;</w:t>
      </w:r>
    </w:p>
    <w:p w14:paraId="3C229054" w14:textId="77777777" w:rsidR="00803A13" w:rsidRPr="00803A13" w:rsidRDefault="00C86113" w:rsidP="00C86113">
      <w:pPr>
        <w:pStyle w:val="1"/>
      </w:pPr>
      <w:r>
        <w:t>3.</w:t>
      </w:r>
      <w:r>
        <w:tab/>
      </w:r>
      <w:r w:rsidR="00803A13" w:rsidRPr="00803A13">
        <w:t>after receiving final certification, a tax credit may be transferred as follows:</w:t>
      </w:r>
    </w:p>
    <w:p w14:paraId="1507BBA3" w14:textId="77777777" w:rsidR="00803A13" w:rsidRPr="00803A13" w:rsidRDefault="00803A13" w:rsidP="007B27BC">
      <w:pPr>
        <w:pStyle w:val="a0"/>
      </w:pPr>
      <w:r w:rsidRPr="00803A13">
        <w:t>a.</w:t>
      </w:r>
      <w:r w:rsidRPr="00803A13">
        <w:tab/>
        <w:t>any tax credits allocated to a person and not previously claimed by any taxpayer against his Louisiana state income or franchise tax may be transferred or sold by such person to another person, subject to the following conditions:</w:t>
      </w:r>
    </w:p>
    <w:p w14:paraId="64B61CE0" w14:textId="77777777" w:rsidR="00803A13" w:rsidRPr="00803A13" w:rsidRDefault="00803A13" w:rsidP="007B27BC">
      <w:pPr>
        <w:pStyle w:val="i0"/>
      </w:pPr>
      <w:r w:rsidRPr="00803A13">
        <w:tab/>
        <w:t>i.</w:t>
      </w:r>
      <w:r w:rsidRPr="00803A13">
        <w:tab/>
        <w:t>a single transfer may involve one or more transferees;</w:t>
      </w:r>
    </w:p>
    <w:p w14:paraId="397EB436" w14:textId="77777777" w:rsidR="00803A13" w:rsidRPr="00803A13" w:rsidRDefault="00803A13" w:rsidP="007B27BC">
      <w:pPr>
        <w:pStyle w:val="i0"/>
      </w:pPr>
      <w:r w:rsidRPr="00803A13">
        <w:tab/>
        <w:t>ii.</w:t>
      </w:r>
      <w:r w:rsidRPr="00803A13">
        <w:tab/>
        <w:t>transferors and transferred shall submit to the office and the Department of Revenue in writing, a notification of any transfer or sale of tax credits within 30 days after the transfer or sale of such tax credits. The notification shall include the transferor’s tax credit balance prior to transfer, the state-certified production number, the name of the state-certified production, the transferor’s remaining tax credit balance after transfer, all tax identification numbers for both transferor and transferee, the date of the transfer, the amount transferred, a copy of the tax credit certificate, and any other information required by the office or the Department of Revenue;</w:t>
      </w:r>
    </w:p>
    <w:p w14:paraId="4CD4589A" w14:textId="77777777" w:rsidR="00803A13" w:rsidRPr="00803A13" w:rsidRDefault="00803A13" w:rsidP="007B27BC">
      <w:pPr>
        <w:pStyle w:val="i0"/>
      </w:pPr>
      <w:r w:rsidRPr="00803A13">
        <w:tab/>
        <w:t>iii.</w:t>
      </w:r>
      <w:r w:rsidRPr="00803A13">
        <w:tab/>
        <w:t>failure to comply with this Paragraph will result in disallowance of the tax credit until the taxpayers are in full compliance;</w:t>
      </w:r>
    </w:p>
    <w:p w14:paraId="0957F5BF" w14:textId="77777777" w:rsidR="00803A13" w:rsidRPr="00803A13" w:rsidRDefault="00803A13" w:rsidP="007B27BC">
      <w:pPr>
        <w:pStyle w:val="i0"/>
      </w:pPr>
      <w:r w:rsidRPr="00803A13">
        <w:tab/>
        <w:t>iv.</w:t>
      </w:r>
      <w:r w:rsidRPr="00803A13">
        <w:tab/>
        <w:t>the transfer or sale of this credit does not extend the time in which the credit can be used. The carry forward period for credit that is transferred or sold begins on the date on which the credit was originally earned;</w:t>
      </w:r>
    </w:p>
    <w:p w14:paraId="0E7B6626" w14:textId="77777777" w:rsidR="00803A13" w:rsidRPr="00803A13" w:rsidRDefault="00803A13" w:rsidP="007B27BC">
      <w:pPr>
        <w:pStyle w:val="i0"/>
      </w:pPr>
      <w:r w:rsidRPr="00803A13">
        <w:tab/>
        <w:t>v.</w:t>
      </w:r>
      <w:r w:rsidRPr="00803A13">
        <w:tab/>
        <w:t>the transferee shall apply such credits in the same manner and against the same taxes as the taxpayer originally awarded the credit.</w:t>
      </w:r>
    </w:p>
    <w:p w14:paraId="2F0A7767" w14:textId="77777777" w:rsidR="00803A13" w:rsidRPr="00803A13" w:rsidRDefault="00C86113" w:rsidP="00C86113">
      <w:pPr>
        <w:pStyle w:val="A"/>
      </w:pPr>
      <w:r>
        <w:t>B.</w:t>
      </w:r>
      <w:r>
        <w:tab/>
      </w:r>
      <w:r w:rsidR="00803A13" w:rsidRPr="00803A13">
        <w:t>For tax credits earned for expenditures made on or after January 1, 2012:</w:t>
      </w:r>
    </w:p>
    <w:p w14:paraId="3F937BB7" w14:textId="77777777" w:rsidR="00803A13" w:rsidRPr="00803A13" w:rsidRDefault="00C86113" w:rsidP="00C86113">
      <w:pPr>
        <w:pStyle w:val="1"/>
      </w:pPr>
      <w:r>
        <w:t>1.</w:t>
      </w:r>
      <w:r>
        <w:tab/>
      </w:r>
      <w:r w:rsidR="00803A13" w:rsidRPr="00803A13">
        <w:t>prior to claiming a tax credit on any tax return, a person must apply for and obtain final certification;</w:t>
      </w:r>
    </w:p>
    <w:p w14:paraId="17FDF865" w14:textId="77777777" w:rsidR="00803A13" w:rsidRPr="00803A13" w:rsidRDefault="00C86113" w:rsidP="00C86113">
      <w:pPr>
        <w:pStyle w:val="1"/>
      </w:pPr>
      <w:r>
        <w:t>2.</w:t>
      </w:r>
      <w:r>
        <w:tab/>
      </w:r>
      <w:r w:rsidR="00803A13" w:rsidRPr="00803A13">
        <w:t>after receiving final certification, a company may elect to use a tax credit as follows:</w:t>
      </w:r>
    </w:p>
    <w:p w14:paraId="052EF72A" w14:textId="77777777" w:rsidR="00803A13" w:rsidRPr="00803A13" w:rsidRDefault="00803A13" w:rsidP="007B27BC">
      <w:pPr>
        <w:pStyle w:val="a0"/>
      </w:pPr>
      <w:r w:rsidRPr="00803A13">
        <w:t>a.</w:t>
      </w:r>
      <w:r w:rsidRPr="00803A13">
        <w:tab/>
        <w:t>refund</w:t>
      </w:r>
      <w:r w:rsidRPr="00803A13">
        <w:sym w:font="Symbol" w:char="F0BE"/>
      </w:r>
      <w:r w:rsidRPr="00803A13">
        <w:t xml:space="preserve">the tax credits shall be refundable and allowed against the individual or corporate income tax liability of the companies or financiers of the project in accordance with their share of the credit as provided for in the application for certification for the project. The credit shall be allowed for the taxable period in which expenditures eligible for a credit are expended as set forth in the final tax credit certification letter. Any excess of the credit over the income tax liability against which the credit may be applied shall constitute an overpayment, as defined in R.S. 47:1621(A), and the secretary of the Department of Revenue shall make a refund of such overpayment from the current collections of </w:t>
      </w:r>
      <w:r w:rsidRPr="00803A13">
        <w:t>the taxes imposed by Chapter 1 of Subtitle II of Title 47, as amended. The right to a refund of any such overpayment shall not be subject to the requirements of R.S. 47:1621(B); or</w:t>
      </w:r>
    </w:p>
    <w:p w14:paraId="75CCA9C5" w14:textId="77777777" w:rsidR="00803A13" w:rsidRPr="00803A13" w:rsidRDefault="00803A13" w:rsidP="007B27BC">
      <w:pPr>
        <w:pStyle w:val="a0"/>
      </w:pPr>
      <w:r w:rsidRPr="00803A13">
        <w:t>b.</w:t>
      </w:r>
      <w:r w:rsidRPr="00803A13">
        <w:tab/>
        <w:t>rebate</w:t>
      </w:r>
      <w:r w:rsidRPr="00803A13">
        <w:sym w:font="Symbol" w:char="F0BE"/>
      </w:r>
      <w:r w:rsidRPr="00803A13">
        <w:t>at the time of final certification of tax credits, a company may elect, on a one-time basis, to receive a rebate of the credits. The amount of the rebate shall be 85 percent of the face value of the credits. Upon receipt of the final tax credit certification letter and any necessary additional information, the secretary of the Department of Revenue shall make payment to the company, or its irrevocable designee, which may include but not be limited to a bank or other lender, in the amount to which he is entitled from the current collections of the taxes collected pursuant to Chapter 1 of Subtitle II of Title 47, as amended.</w:t>
      </w:r>
    </w:p>
    <w:p w14:paraId="4799EE84"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47:6022.</w:t>
      </w:r>
    </w:p>
    <w:p w14:paraId="776012D8"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Office of Entertainment Industry Development, LR 35:634 (April 2009), amended LR 36:1984 (September 2010), LR 39:1014 (April 2013), repromulgated by the Department of Economic Development, Office of Business Development, LR 45:891 (July 2019).</w:t>
      </w:r>
    </w:p>
    <w:p w14:paraId="3BBFE0F4" w14:textId="77777777" w:rsidR="00803A13" w:rsidRPr="00803A13" w:rsidRDefault="007B27BC" w:rsidP="007B27BC">
      <w:pPr>
        <w:pStyle w:val="Section"/>
      </w:pPr>
      <w:bookmarkStart w:id="1380" w:name="_Toc530991092"/>
      <w:bookmarkStart w:id="1381" w:name="_Toc238197754"/>
      <w:r>
        <w:t>§</w:t>
      </w:r>
      <w:r w:rsidR="00803A13" w:rsidRPr="00803A13">
        <w:t>677</w:t>
      </w:r>
      <w:r w:rsidR="00C86113">
        <w:t>1.</w:t>
      </w:r>
      <w:r w:rsidR="00C86113">
        <w:tab/>
      </w:r>
      <w:r w:rsidR="00803A13" w:rsidRPr="00803A13">
        <w:t>Recapture and Recovery of Tax Credits</w:t>
      </w:r>
      <w:bookmarkEnd w:id="1380"/>
      <w:bookmarkEnd w:id="1381"/>
    </w:p>
    <w:p w14:paraId="4B25CD7A" w14:textId="77777777" w:rsidR="00803A13" w:rsidRPr="00803A13" w:rsidRDefault="00C86113" w:rsidP="00C86113">
      <w:pPr>
        <w:pStyle w:val="A"/>
      </w:pPr>
      <w:r>
        <w:t>A.</w:t>
      </w:r>
      <w:r>
        <w:tab/>
      </w:r>
      <w:r w:rsidR="00803A13" w:rsidRPr="00803A13">
        <w:t>If the office finds that funds for which a digital interactive media company received credits are not actually expended in Louisiana as a production-related cost of a state-certified production, then the digital interactive media company’s state income tax for such taxable period shall be increased by such amount necessary for the recapture of credit provided by this Section.</w:t>
      </w:r>
    </w:p>
    <w:p w14:paraId="04489D30" w14:textId="77777777" w:rsidR="00803A13" w:rsidRPr="00803A13" w:rsidRDefault="00C86113" w:rsidP="00C86113">
      <w:pPr>
        <w:pStyle w:val="A"/>
      </w:pPr>
      <w:r>
        <w:t>B.</w:t>
      </w:r>
      <w:r>
        <w:tab/>
      </w:r>
      <w:r w:rsidR="00803A13" w:rsidRPr="00803A13">
        <w:t xml:space="preserve">Credits previously granted to a taxpayer, but later disallowed, may be recovered by the Secretary of the Department of Revenue through any collection remedy authorized by R.S. 47:1561 and initiated within three years from December 31 of the year in which the credits were earned. </w:t>
      </w:r>
    </w:p>
    <w:p w14:paraId="70C2E212" w14:textId="77777777" w:rsidR="00803A13" w:rsidRPr="00803A13" w:rsidRDefault="00C86113" w:rsidP="00C86113">
      <w:pPr>
        <w:pStyle w:val="1"/>
      </w:pPr>
      <w:r>
        <w:t>1.</w:t>
      </w:r>
      <w:r>
        <w:tab/>
      </w:r>
      <w:r w:rsidR="00803A13" w:rsidRPr="00803A13">
        <w:t>The only interest that may be assessed and collected on recovered credits is interest at a rate of three percentage points above the rate provided in R.S. 9:3500(B)(1), which shall be computed from the original due date of the return on which the credit was taken.</w:t>
      </w:r>
    </w:p>
    <w:p w14:paraId="7F67D01C" w14:textId="77777777" w:rsidR="00803A13" w:rsidRPr="00803A13" w:rsidRDefault="00C86113" w:rsidP="00C86113">
      <w:pPr>
        <w:pStyle w:val="1"/>
      </w:pPr>
      <w:r>
        <w:t>2.</w:t>
      </w:r>
      <w:r>
        <w:tab/>
      </w:r>
      <w:r w:rsidR="00803A13" w:rsidRPr="00803A13">
        <w:t>The provisions of this Section are in addition to and shall not limit the authority of the secretary of the Department of Revenue to assess or to collect under any other provision of law.</w:t>
      </w:r>
    </w:p>
    <w:p w14:paraId="4CA7C0E0"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47:6022.</w:t>
      </w:r>
    </w:p>
    <w:p w14:paraId="5A9F3135"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Office of Entertainment Industry Development, LR 35:634 (April 2009), amended LR 36:1985 (September 2010), repromulgated by the Department of Economic Development, Office of Business Development, LR 45:892 (July 2019).</w:t>
      </w:r>
    </w:p>
    <w:p w14:paraId="282FA44F" w14:textId="77777777" w:rsidR="00803A13" w:rsidRPr="00803A13" w:rsidRDefault="007B27BC" w:rsidP="007B27BC">
      <w:pPr>
        <w:pStyle w:val="Section"/>
      </w:pPr>
      <w:bookmarkStart w:id="1382" w:name="_Toc530991093"/>
      <w:bookmarkStart w:id="1383" w:name="_Toc238197755"/>
      <w:r>
        <w:t>§</w:t>
      </w:r>
      <w:r w:rsidR="00803A13" w:rsidRPr="00803A13">
        <w:t>677</w:t>
      </w:r>
      <w:r w:rsidR="00C86113">
        <w:t>3.</w:t>
      </w:r>
      <w:r w:rsidR="00C86113">
        <w:tab/>
      </w:r>
      <w:r w:rsidR="00803A13" w:rsidRPr="00803A13">
        <w:t>Agreed-Upon Accounting Procedures</w:t>
      </w:r>
      <w:bookmarkEnd w:id="1382"/>
      <w:bookmarkEnd w:id="1383"/>
    </w:p>
    <w:p w14:paraId="46BF2D4F" w14:textId="77777777" w:rsidR="00803A13" w:rsidRPr="00803A13" w:rsidRDefault="00C86113" w:rsidP="00C86113">
      <w:pPr>
        <w:pStyle w:val="A"/>
      </w:pPr>
      <w:r>
        <w:t>A.</w:t>
      </w:r>
      <w:r>
        <w:tab/>
      </w:r>
      <w:r w:rsidR="00803A13" w:rsidRPr="00803A13">
        <w:t>The agreed-upon accounting procedures shall be available to the public as follows:</w:t>
      </w:r>
    </w:p>
    <w:p w14:paraId="2F3A1BE6" w14:textId="77777777" w:rsidR="00803A13" w:rsidRPr="00803A13" w:rsidRDefault="00C86113" w:rsidP="00C86113">
      <w:pPr>
        <w:pStyle w:val="1"/>
      </w:pPr>
      <w:r>
        <w:lastRenderedPageBreak/>
        <w:t>1.</w:t>
      </w:r>
      <w:r>
        <w:tab/>
      </w:r>
      <w:r w:rsidR="00803A13" w:rsidRPr="00803A13">
        <w:t>posted on LouisianaEntertainment.gov;</w:t>
      </w:r>
    </w:p>
    <w:p w14:paraId="634D051E" w14:textId="77777777" w:rsidR="00803A13" w:rsidRPr="00803A13" w:rsidRDefault="00C86113" w:rsidP="00C86113">
      <w:pPr>
        <w:pStyle w:val="1"/>
      </w:pPr>
      <w:r>
        <w:t>2.</w:t>
      </w:r>
      <w:r>
        <w:tab/>
      </w:r>
      <w:r w:rsidR="00803A13" w:rsidRPr="00803A13">
        <w:t xml:space="preserve">available for viewing during regular business hours in the office; </w:t>
      </w:r>
    </w:p>
    <w:p w14:paraId="1CCA4371" w14:textId="77777777" w:rsidR="00803A13" w:rsidRPr="00803A13" w:rsidRDefault="00C86113" w:rsidP="00C86113">
      <w:pPr>
        <w:pStyle w:val="1"/>
      </w:pPr>
      <w:r>
        <w:t>3.</w:t>
      </w:r>
      <w:r>
        <w:tab/>
      </w:r>
      <w:r w:rsidR="00803A13" w:rsidRPr="00803A13">
        <w:t>sent to the applicant and incorporated into the initial certification letter; and</w:t>
      </w:r>
    </w:p>
    <w:p w14:paraId="1689FCFA" w14:textId="77777777" w:rsidR="00803A13" w:rsidRPr="00803A13" w:rsidRDefault="00C86113" w:rsidP="00C86113">
      <w:pPr>
        <w:pStyle w:val="1"/>
      </w:pPr>
      <w:r>
        <w:t>4.</w:t>
      </w:r>
      <w:r>
        <w:tab/>
      </w:r>
      <w:r w:rsidR="00803A13" w:rsidRPr="00803A13">
        <w:t xml:space="preserve">available upon written request to the director. </w:t>
      </w:r>
    </w:p>
    <w:p w14:paraId="46BABBC4"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47:6022.</w:t>
      </w:r>
    </w:p>
    <w:p w14:paraId="04C229D8"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Office of Entertainment Industry Development, LR 36:1985 (September 2010), amended LR 39:1015 (April 2013), repromulgated by the Department of Economic Development, Office of Business Development, LR 45:892 (July 2019).</w:t>
      </w:r>
    </w:p>
    <w:p w14:paraId="27CBFC91" w14:textId="77777777" w:rsidR="00803A13" w:rsidRPr="00803A13" w:rsidRDefault="00803A13" w:rsidP="007B27BC">
      <w:pPr>
        <w:pStyle w:val="Chapter"/>
      </w:pPr>
      <w:bookmarkStart w:id="1384" w:name="_Toc530991094"/>
      <w:bookmarkStart w:id="1385" w:name="_Toc238197756"/>
      <w:r w:rsidRPr="00803A13">
        <w:t>Chapter 6</w:t>
      </w:r>
      <w:r w:rsidR="00C86113">
        <w:t>9.</w:t>
      </w:r>
      <w:r w:rsidR="00C86113">
        <w:tab/>
      </w:r>
      <w:r w:rsidRPr="00803A13">
        <w:t>Musical and Theatrical Production Income Tax Credit Program</w:t>
      </w:r>
      <w:bookmarkEnd w:id="1384"/>
      <w:bookmarkEnd w:id="1385"/>
    </w:p>
    <w:p w14:paraId="57A509E3" w14:textId="77777777" w:rsidR="00803A13" w:rsidRPr="00803A13" w:rsidRDefault="007B27BC" w:rsidP="007B27BC">
      <w:pPr>
        <w:pStyle w:val="Section"/>
      </w:pPr>
      <w:bookmarkStart w:id="1386" w:name="_Toc530991095"/>
      <w:bookmarkStart w:id="1387" w:name="_Toc238197757"/>
      <w:r>
        <w:t>§</w:t>
      </w:r>
      <w:r w:rsidR="00803A13" w:rsidRPr="00803A13">
        <w:t>6990.</w:t>
      </w:r>
      <w:r w:rsidR="00803A13" w:rsidRPr="00803A13">
        <w:tab/>
        <w:t>Purpose</w:t>
      </w:r>
      <w:bookmarkEnd w:id="1386"/>
      <w:bookmarkEnd w:id="1387"/>
    </w:p>
    <w:p w14:paraId="717920AE" w14:textId="77777777" w:rsidR="00803A13" w:rsidRPr="00803A13" w:rsidRDefault="00C86113" w:rsidP="00C86113">
      <w:pPr>
        <w:pStyle w:val="A"/>
      </w:pPr>
      <w:r>
        <w:t>A.</w:t>
      </w:r>
      <w:r>
        <w:tab/>
      </w:r>
      <w:r w:rsidR="00803A13" w:rsidRPr="00803A13">
        <w:t>The purpose of this Chapter is to administer the Musical and Theatrical Production Income Tax Credit Program as established by R.S. 47:6034.</w:t>
      </w:r>
    </w:p>
    <w:p w14:paraId="4EE79D89" w14:textId="77777777" w:rsidR="00803A13" w:rsidRPr="00803A13" w:rsidRDefault="00C86113" w:rsidP="00C86113">
      <w:pPr>
        <w:pStyle w:val="A"/>
      </w:pPr>
      <w:r>
        <w:t>B.</w:t>
      </w:r>
      <w:r>
        <w:tab/>
      </w:r>
      <w:r w:rsidR="00803A13" w:rsidRPr="00803A13">
        <w:t>The purpose of this program is to encourage development of the state as a leader in the live performance industry.</w:t>
      </w:r>
    </w:p>
    <w:p w14:paraId="26936105"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47:6034(E).</w:t>
      </w:r>
    </w:p>
    <w:p w14:paraId="7EFDC4E5" w14:textId="77777777" w:rsidR="00803A13" w:rsidRPr="00803A13" w:rsidRDefault="00C86113" w:rsidP="00C86113">
      <w:pPr>
        <w:pStyle w:val="HistoricalNote"/>
      </w:pPr>
      <w:r>
        <w:t>HISTORICAL</w:t>
      </w:r>
      <w:r w:rsidR="00803A13" w:rsidRPr="00803A13">
        <w:t xml:space="preserve"> NOTE:</w:t>
      </w:r>
      <w:r w:rsidR="00803A13" w:rsidRPr="00803A13">
        <w:tab/>
        <w:t xml:space="preserve">Promulgated by the Department of Economic Development, Office of Business Development, Office of Entertainment Industry Development, LR 35:2173 (October 2009), repromulgated LR 36:2236 (October 2010), repromulgated by the Department of Economic Development, Office of Business Development, LR 45:892 (July 2019). </w:t>
      </w:r>
    </w:p>
    <w:p w14:paraId="68777B5A" w14:textId="77777777" w:rsidR="00803A13" w:rsidRPr="00803A13" w:rsidRDefault="007B27BC" w:rsidP="007B27BC">
      <w:pPr>
        <w:pStyle w:val="Section"/>
      </w:pPr>
      <w:bookmarkStart w:id="1388" w:name="_Toc530991096"/>
      <w:bookmarkStart w:id="1389" w:name="_Toc238197758"/>
      <w:r>
        <w:t>§</w:t>
      </w:r>
      <w:r w:rsidR="00803A13" w:rsidRPr="00803A13">
        <w:t>699</w:t>
      </w:r>
      <w:r w:rsidR="00C86113">
        <w:t>1.</w:t>
      </w:r>
      <w:r w:rsidR="00C86113">
        <w:tab/>
      </w:r>
      <w:r w:rsidR="00803A13" w:rsidRPr="00803A13">
        <w:t>General Description</w:t>
      </w:r>
      <w:bookmarkEnd w:id="1388"/>
      <w:bookmarkEnd w:id="1389"/>
    </w:p>
    <w:p w14:paraId="4AC416C4" w14:textId="77777777" w:rsidR="00CD68B0" w:rsidRPr="001A77BE" w:rsidRDefault="00C86113" w:rsidP="00CD68B0">
      <w:pPr>
        <w:pStyle w:val="A"/>
      </w:pPr>
      <w:r>
        <w:t>A.</w:t>
      </w:r>
      <w:r>
        <w:tab/>
      </w:r>
      <w:r w:rsidR="00CD68B0" w:rsidRPr="001A77BE">
        <w:t>The program offers the</w:t>
      </w:r>
      <w:r w:rsidR="00CD68B0">
        <w:t xml:space="preserve"> following types of tax credits.</w:t>
      </w:r>
    </w:p>
    <w:p w14:paraId="5FAA4CB2" w14:textId="77777777" w:rsidR="00CD68B0" w:rsidRPr="001A77BE" w:rsidRDefault="00CD68B0" w:rsidP="00CD68B0">
      <w:pPr>
        <w:pStyle w:val="1"/>
      </w:pPr>
      <w:r>
        <w:t>1.</w:t>
      </w:r>
      <w:r>
        <w:tab/>
      </w:r>
      <w:r w:rsidRPr="001A77BE">
        <w:t>Base investment credit. A base investment credit may be granted for qualified production expenses made from investments in a state-certified musical or theatrical production;</w:t>
      </w:r>
    </w:p>
    <w:p w14:paraId="234D2D4B" w14:textId="77777777" w:rsidR="00CD68B0" w:rsidRPr="001A77BE" w:rsidRDefault="00CD68B0" w:rsidP="00CD68B0">
      <w:pPr>
        <w:pStyle w:val="1"/>
      </w:pPr>
      <w:r>
        <w:t>2.</w:t>
      </w:r>
      <w:r>
        <w:tab/>
      </w:r>
      <w:r w:rsidRPr="001A77BE">
        <w:t>Louisiana resident payroll credit. A Louisiana resident payroll credit may be granted for qualified payroll of Louisiana residents employed in connection with a state-certified musical or theatrical production;</w:t>
      </w:r>
    </w:p>
    <w:p w14:paraId="62CF6DE9" w14:textId="77777777" w:rsidR="00CD68B0" w:rsidRPr="001A77BE" w:rsidRDefault="00CD68B0" w:rsidP="00CD68B0">
      <w:pPr>
        <w:pStyle w:val="1"/>
      </w:pPr>
      <w:r>
        <w:t>3.</w:t>
      </w:r>
      <w:r>
        <w:tab/>
      </w:r>
      <w:r w:rsidRPr="001A77BE">
        <w:t>Louisiana student payroll credit. A payroll credit may be granted for employment of students enrolled in Louisiana colleges, universities and vocational-technical students in connection with a state-certified musical or theatrical production;</w:t>
      </w:r>
    </w:p>
    <w:p w14:paraId="4AB8716A" w14:textId="77777777" w:rsidR="00CD68B0" w:rsidRPr="001A77BE" w:rsidRDefault="00CD68B0" w:rsidP="00CD68B0">
      <w:pPr>
        <w:pStyle w:val="A"/>
      </w:pPr>
      <w:r w:rsidRPr="001A77BE">
        <w:t>B.</w:t>
      </w:r>
      <w:r w:rsidRPr="001A77BE">
        <w:tab/>
        <w:t>Tax credits are earned in the calendar year expended, to the extent the expenditures receive final certification from the department.</w:t>
      </w:r>
    </w:p>
    <w:p w14:paraId="20E3CD52" w14:textId="77777777" w:rsidR="00CD68B0" w:rsidRPr="001A77BE" w:rsidRDefault="00CD68B0" w:rsidP="00CD68B0">
      <w:pPr>
        <w:pStyle w:val="A"/>
        <w:rPr>
          <w:strike/>
        </w:rPr>
      </w:pPr>
      <w:r w:rsidRPr="001A77BE">
        <w:rPr>
          <w:szCs w:val="24"/>
        </w:rPr>
        <w:t>C.</w:t>
      </w:r>
      <w:r w:rsidRPr="001A77BE">
        <w:rPr>
          <w:szCs w:val="24"/>
        </w:rPr>
        <w:tab/>
        <w:t xml:space="preserve">Tax credits </w:t>
      </w:r>
      <w:r w:rsidRPr="001A77BE">
        <w:t>associated with a state-certified musical or theatrical production shall never exceed the total base investment in that production.</w:t>
      </w:r>
    </w:p>
    <w:p w14:paraId="5E488626" w14:textId="77777777" w:rsidR="00CD68B0" w:rsidRPr="001A77BE" w:rsidRDefault="00CD68B0" w:rsidP="00CD68B0">
      <w:pPr>
        <w:pStyle w:val="A"/>
      </w:pPr>
      <w:r w:rsidRPr="001A77BE">
        <w:t>D.</w:t>
      </w:r>
      <w:r w:rsidRPr="001A77BE">
        <w:tab/>
        <w:t xml:space="preserve">Beginning July 1, 2017, the total amount of credits granted by the department in any fiscal year shall not exceed ten million dollars. Fifty percent of total tax credits available to be granted annually shall be reserved for state-certified musical or theatrical productions by approved nonprofit organizations. </w:t>
      </w:r>
    </w:p>
    <w:p w14:paraId="1F4F44F6" w14:textId="77777777" w:rsidR="00CD68B0" w:rsidRPr="001A77BE" w:rsidRDefault="00CD68B0" w:rsidP="00CD68B0">
      <w:pPr>
        <w:pStyle w:val="A"/>
        <w:rPr>
          <w:szCs w:val="24"/>
        </w:rPr>
      </w:pPr>
      <w:r w:rsidRPr="001A77BE">
        <w:t>E.</w:t>
      </w:r>
      <w:r w:rsidRPr="001A77BE">
        <w:tab/>
        <w:t>For applications received on or after July 1, 2017, no more than one million dollars in tax credits shall be granted per project.</w:t>
      </w:r>
    </w:p>
    <w:p w14:paraId="3F154D16" w14:textId="77777777" w:rsidR="00CD68B0" w:rsidRPr="001A77BE" w:rsidRDefault="00CD68B0" w:rsidP="00CD68B0">
      <w:pPr>
        <w:pStyle w:val="A"/>
      </w:pPr>
      <w:r w:rsidRPr="001A77BE">
        <w:t>F.</w:t>
      </w:r>
      <w:r w:rsidRPr="001A77BE">
        <w:tab/>
        <w:t>Tax credits shall be available on a first come, first served basis, based upon date of final certification and qualification of expenditures. If the total amount of credits applied for in any particular year exceeds the aggregate amount of tax credits allowed for that year, the excess shall be treated as having been applied for on the first day of the subsequent year.</w:t>
      </w:r>
    </w:p>
    <w:p w14:paraId="2F3B15EB" w14:textId="77777777" w:rsidR="00CD68B0" w:rsidRPr="001A77BE" w:rsidRDefault="00CD68B0" w:rsidP="00CD68B0">
      <w:pPr>
        <w:pStyle w:val="A"/>
      </w:pPr>
      <w:r w:rsidRPr="001A77BE">
        <w:t>G.</w:t>
      </w:r>
      <w:r>
        <w:tab/>
      </w:r>
      <w:r w:rsidRPr="001A77BE">
        <w:t>Base investment tax credits shall be transferable only once.</w:t>
      </w:r>
    </w:p>
    <w:p w14:paraId="08C49272" w14:textId="77777777" w:rsidR="00CD68B0" w:rsidRPr="001A77BE" w:rsidRDefault="00CD68B0" w:rsidP="00CD68B0">
      <w:pPr>
        <w:pStyle w:val="A"/>
      </w:pPr>
      <w:r w:rsidRPr="001A77BE">
        <w:t>H.</w:t>
      </w:r>
      <w:r>
        <w:tab/>
      </w:r>
      <w:r w:rsidRPr="001A77BE">
        <w:t>No tax credits shall be granted under this program until the rules are approved by the House Committee on Ways and Means and the Senate Committee on Revenue and Fiscal Affairs, in accordance with the provisions of the Administrative Procedures Act.</w:t>
      </w:r>
    </w:p>
    <w:p w14:paraId="7832CA1F" w14:textId="77777777" w:rsidR="00CD68B0" w:rsidRPr="001A77BE" w:rsidRDefault="00CD68B0" w:rsidP="00CD68B0">
      <w:pPr>
        <w:pStyle w:val="A"/>
      </w:pPr>
      <w:r w:rsidRPr="001A77BE">
        <w:t>I.</w:t>
      </w:r>
      <w:r>
        <w:tab/>
      </w:r>
      <w:r w:rsidRPr="001A77BE">
        <w:t>Applicants may apply for more than one entertainment tax credit program administered by the department, provided that:</w:t>
      </w:r>
    </w:p>
    <w:p w14:paraId="4F80F5A1" w14:textId="77777777" w:rsidR="00CD68B0" w:rsidRPr="001A77BE" w:rsidRDefault="00CD68B0" w:rsidP="00CD68B0">
      <w:pPr>
        <w:pStyle w:val="1"/>
      </w:pPr>
      <w:r w:rsidRPr="001A77BE">
        <w:t>1.</w:t>
      </w:r>
      <w:r w:rsidRPr="001A77BE">
        <w:tab/>
        <w:t>separate applications are submitted for each program;</w:t>
      </w:r>
    </w:p>
    <w:p w14:paraId="215C10C2" w14:textId="77777777" w:rsidR="00CD68B0" w:rsidRPr="001A77BE" w:rsidRDefault="00CD68B0" w:rsidP="00CD68B0">
      <w:pPr>
        <w:pStyle w:val="1"/>
      </w:pPr>
      <w:r w:rsidRPr="001A77BE">
        <w:t>2.</w:t>
      </w:r>
      <w:r w:rsidRPr="001A77BE">
        <w:tab/>
        <w:t>expenditures shall only qualify for one specified program; and</w:t>
      </w:r>
    </w:p>
    <w:p w14:paraId="63FBB233" w14:textId="77777777" w:rsidR="00CD68B0" w:rsidRPr="001A77BE" w:rsidRDefault="00CD68B0" w:rsidP="00CD68B0">
      <w:pPr>
        <w:pStyle w:val="1"/>
      </w:pPr>
      <w:r w:rsidRPr="001A77BE">
        <w:t>3.</w:t>
      </w:r>
      <w:r w:rsidRPr="001A77BE">
        <w:tab/>
        <w:t>multiple applications shall not result in any duplication of tax credits.</w:t>
      </w:r>
    </w:p>
    <w:p w14:paraId="49F0328E" w14:textId="77777777" w:rsidR="00803A13" w:rsidRPr="00803A13" w:rsidRDefault="00CD68B0" w:rsidP="00CD68B0">
      <w:pPr>
        <w:pStyle w:val="A"/>
      </w:pPr>
      <w:r>
        <w:t>J.</w:t>
      </w:r>
      <w:r>
        <w:tab/>
      </w:r>
      <w:r w:rsidRPr="001A77BE">
        <w:t>No credit shall be granted pursuant to this program for applications received on or after July 1, 2025.</w:t>
      </w:r>
    </w:p>
    <w:p w14:paraId="1ED05E3C"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47:6034(E).</w:t>
      </w:r>
    </w:p>
    <w:p w14:paraId="3ABBE5CF"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Office of Entertainment Industry Development, LR 35:2173 (October 2009), repromulgated LR 36:2236 (October 2010), repromulgated by the Department of Economic Development, Office of Business Development, LR 45:893 (July 2019</w:t>
      </w:r>
      <w:r w:rsidR="00CD68B0" w:rsidRPr="00CD68B0">
        <w:t>), amended LR 48:408</w:t>
      </w:r>
      <w:r w:rsidR="00CD68B0">
        <w:t xml:space="preserve"> (March 2022).</w:t>
      </w:r>
    </w:p>
    <w:p w14:paraId="556C1103" w14:textId="77777777" w:rsidR="00803A13" w:rsidRPr="00803A13" w:rsidRDefault="007B27BC" w:rsidP="007B27BC">
      <w:pPr>
        <w:pStyle w:val="Section"/>
      </w:pPr>
      <w:bookmarkStart w:id="1390" w:name="_Toc530991097"/>
      <w:bookmarkStart w:id="1391" w:name="_Toc238197759"/>
      <w:r>
        <w:t>§</w:t>
      </w:r>
      <w:r w:rsidR="00803A13" w:rsidRPr="00803A13">
        <w:t>699</w:t>
      </w:r>
      <w:r w:rsidR="00C86113">
        <w:t>2.</w:t>
      </w:r>
      <w:r w:rsidR="00C86113">
        <w:tab/>
      </w:r>
      <w:r w:rsidR="00803A13" w:rsidRPr="00803A13">
        <w:t>Definitions</w:t>
      </w:r>
      <w:bookmarkEnd w:id="1390"/>
      <w:bookmarkEnd w:id="1391"/>
    </w:p>
    <w:p w14:paraId="2DD57FA0" w14:textId="77777777" w:rsidR="00803A13" w:rsidRPr="00803A13" w:rsidRDefault="00C86113" w:rsidP="00C86113">
      <w:pPr>
        <w:pStyle w:val="A"/>
      </w:pPr>
      <w:r>
        <w:t>A.</w:t>
      </w:r>
      <w:r>
        <w:tab/>
      </w:r>
      <w:r w:rsidR="00803A13" w:rsidRPr="00803A13">
        <w:t>Terms not otherwise defined in this Chapter shall have the same meaning given to them in R.S. 47:6034, unless the context clearly requires otherwise.</w:t>
      </w:r>
    </w:p>
    <w:p w14:paraId="728DE74D" w14:textId="77777777" w:rsidR="00803A13" w:rsidRPr="00803A13" w:rsidRDefault="00C86113" w:rsidP="00C86113">
      <w:pPr>
        <w:pStyle w:val="A"/>
      </w:pPr>
      <w:r>
        <w:t>B.</w:t>
      </w:r>
      <w:r>
        <w:tab/>
      </w:r>
      <w:r w:rsidR="00803A13" w:rsidRPr="00803A13">
        <w:t>In this Chapter, the following terms shall have the meanings provided herein, unless the context clearly indicates otherwise.</w:t>
      </w:r>
    </w:p>
    <w:p w14:paraId="48EF6E6E" w14:textId="77777777" w:rsidR="00803A13" w:rsidRPr="00803A13" w:rsidRDefault="00CD68B0" w:rsidP="007B27BC">
      <w:pPr>
        <w:pStyle w:val="1"/>
      </w:pPr>
      <w:r w:rsidRPr="001A77BE">
        <w:rPr>
          <w:i/>
          <w:iCs/>
        </w:rPr>
        <w:lastRenderedPageBreak/>
        <w:t>Base Investment—</w:t>
      </w:r>
      <w:r w:rsidRPr="001A77BE">
        <w:t>actual investment made and expended in this state by a state-certified musical or theatrical production</w:t>
      </w:r>
      <w:r w:rsidRPr="00F660B6">
        <w:t xml:space="preserve"> </w:t>
      </w:r>
      <w:r w:rsidRPr="001A77BE">
        <w:t>as production-related costs directly</w:t>
      </w:r>
      <w:r w:rsidR="004F79E9">
        <w:t xml:space="preserve"> related to in state production.</w:t>
      </w:r>
    </w:p>
    <w:p w14:paraId="246C5CBC" w14:textId="77777777" w:rsidR="00803A13" w:rsidRPr="00803A13" w:rsidRDefault="00803A13" w:rsidP="007B27BC">
      <w:pPr>
        <w:pStyle w:val="1"/>
      </w:pPr>
      <w:r w:rsidRPr="00803A13">
        <w:rPr>
          <w:i/>
        </w:rPr>
        <w:t>Department</w:t>
      </w:r>
      <w:r w:rsidRPr="00803A13">
        <w:rPr>
          <w:rFonts w:ascii="Arial" w:hAnsi="Arial" w:cs="Arial"/>
        </w:rPr>
        <w:sym w:font="Symbol" w:char="F0BE"/>
      </w:r>
      <w:r w:rsidRPr="00803A13">
        <w:t xml:space="preserve">Louisiana Department of Economic Development, or its successor, represented by its secretary or his designee. </w:t>
      </w:r>
    </w:p>
    <w:p w14:paraId="6C2E6BEA" w14:textId="77777777" w:rsidR="00803A13" w:rsidRPr="00803A13" w:rsidRDefault="00803A13" w:rsidP="007B27BC">
      <w:pPr>
        <w:pStyle w:val="1"/>
      </w:pPr>
      <w:r w:rsidRPr="00803A13">
        <w:rPr>
          <w:i/>
        </w:rPr>
        <w:t>Director</w:t>
      </w:r>
      <w:r w:rsidRPr="00803A13">
        <w:rPr>
          <w:rFonts w:ascii="Arial" w:hAnsi="Arial" w:cs="Arial"/>
        </w:rPr>
        <w:sym w:font="Symbol" w:char="F0BE"/>
      </w:r>
      <w:r w:rsidRPr="00803A13">
        <w:rPr>
          <w:i/>
        </w:rPr>
        <w:t>director</w:t>
      </w:r>
      <w:r w:rsidRPr="00803A13">
        <w:t xml:space="preserve"> of the Office of Entertainment Industry Development or his designee.</w:t>
      </w:r>
    </w:p>
    <w:p w14:paraId="4BEEE51F" w14:textId="77777777" w:rsidR="00803A13" w:rsidRPr="00803A13" w:rsidRDefault="00803A13" w:rsidP="007B27BC">
      <w:pPr>
        <w:pStyle w:val="1"/>
      </w:pPr>
      <w:r w:rsidRPr="00803A13">
        <w:rPr>
          <w:i/>
        </w:rPr>
        <w:t>Expended in the State or Expenditures in the State</w:t>
      </w:r>
      <w:r w:rsidRPr="00803A13">
        <w:rPr>
          <w:rFonts w:ascii="Arial" w:hAnsi="Arial" w:cs="Arial"/>
        </w:rPr>
        <w:sym w:font="Symbol" w:char="F0BE"/>
      </w:r>
      <w:r w:rsidRPr="00803A13">
        <w:t>shall mean:</w:t>
      </w:r>
    </w:p>
    <w:p w14:paraId="26D8AC82" w14:textId="77777777" w:rsidR="00803A13" w:rsidRPr="00803A13" w:rsidRDefault="00803A13" w:rsidP="007B27BC">
      <w:pPr>
        <w:pStyle w:val="a0"/>
      </w:pPr>
      <w:r w:rsidRPr="00803A13">
        <w:t>a.</w:t>
      </w:r>
      <w:r w:rsidRPr="00803A13">
        <w:tab/>
        <w:t>an expenditure to acquire or lease immovable property located in the state;</w:t>
      </w:r>
    </w:p>
    <w:p w14:paraId="615EAD53" w14:textId="77777777" w:rsidR="00803A13" w:rsidRPr="00803A13" w:rsidRDefault="00803A13" w:rsidP="007B27BC">
      <w:pPr>
        <w:pStyle w:val="a0"/>
      </w:pPr>
      <w:r w:rsidRPr="00803A13">
        <w:t>b.</w:t>
      </w:r>
      <w:r w:rsidRPr="00803A13">
        <w:tab/>
        <w:t>an expenditure to acquire movable property from a source within the state which is subject to state sales and use tax; or</w:t>
      </w:r>
    </w:p>
    <w:p w14:paraId="082C288A" w14:textId="77777777" w:rsidR="00803A13" w:rsidRPr="00803A13" w:rsidRDefault="00803A13" w:rsidP="007B27BC">
      <w:pPr>
        <w:pStyle w:val="a0"/>
      </w:pPr>
      <w:r w:rsidRPr="00803A13">
        <w:t>c.</w:t>
      </w:r>
      <w:r w:rsidRPr="00803A13">
        <w:tab/>
        <w:t>an expenditure as compensation for services performed within the state which is subject to state income tax.</w:t>
      </w:r>
    </w:p>
    <w:p w14:paraId="211BF261" w14:textId="77777777" w:rsidR="00803A13" w:rsidRPr="00803A13" w:rsidRDefault="004F79E9" w:rsidP="007B27BC">
      <w:pPr>
        <w:pStyle w:val="1"/>
      </w:pPr>
      <w:r w:rsidRPr="001A77BE">
        <w:rPr>
          <w:i/>
          <w:iCs/>
        </w:rPr>
        <w:t>Expenditure</w:t>
      </w:r>
      <w:r w:rsidRPr="001A77BE">
        <w:sym w:font="Symbol" w:char="F0BE"/>
      </w:r>
      <w:r w:rsidRPr="001A77BE">
        <w:t>actual payment of cash or cash equivalent, paid by or on behalf of a state certified production exchanged for goods or services, as evidenced by an invoice, receipt or other such document. Cash or cash equivalent transactions may include but not be limited to: commercial or bank financed loans, actual physical transfer of coins and banknotes, other forms of transmission that will turn into cash very quickly, including written checks, credit cards, bank debit cards, and bank wire transfers. However, the receipt of a promissory note, the creation of an account receivable, or the sending of a customer invoice are not, by themselves, evidence of an expenditure. Owner-financed transactions will only qualify as an expenditure when actual cash or cash equivalent payments are made.</w:t>
      </w:r>
    </w:p>
    <w:p w14:paraId="482E2836" w14:textId="77777777" w:rsidR="00803A13" w:rsidRDefault="00803A13" w:rsidP="007B27BC">
      <w:pPr>
        <w:pStyle w:val="1"/>
      </w:pPr>
      <w:r w:rsidRPr="00803A13">
        <w:rPr>
          <w:i/>
        </w:rPr>
        <w:t>Indirect Costs</w:t>
      </w:r>
      <w:r w:rsidRPr="00803A13">
        <w:rPr>
          <w:rFonts w:ascii="Arial" w:hAnsi="Arial" w:cs="Arial"/>
        </w:rPr>
        <w:sym w:font="Symbol" w:char="F0BE"/>
      </w:r>
      <w:r w:rsidRPr="00803A13">
        <w:t>costs of operation that are not directly associated with a specific production, such as clerical salaries and general administrative costs.</w:t>
      </w:r>
    </w:p>
    <w:p w14:paraId="2DC98991" w14:textId="77777777" w:rsidR="004F79E9" w:rsidRPr="001A77BE" w:rsidRDefault="004F79E9" w:rsidP="004F79E9">
      <w:pPr>
        <w:pStyle w:val="1"/>
      </w:pPr>
      <w:r>
        <w:rPr>
          <w:i/>
        </w:rPr>
        <w:t>Live A</w:t>
      </w:r>
      <w:r w:rsidRPr="001A77BE">
        <w:rPr>
          <w:i/>
        </w:rPr>
        <w:t>udience</w:t>
      </w:r>
      <w:r w:rsidRPr="00F660B6">
        <w:t>—</w:t>
      </w:r>
      <w:r w:rsidRPr="001A77BE">
        <w:t xml:space="preserve">a group of spectators, listeners or viewers collectively at a public event, with a minimum group size of 25 people, as approved by LED. </w:t>
      </w:r>
    </w:p>
    <w:p w14:paraId="27AF535F" w14:textId="77777777" w:rsidR="004F79E9" w:rsidRPr="00803A13" w:rsidRDefault="004F79E9" w:rsidP="004F79E9">
      <w:pPr>
        <w:pStyle w:val="1"/>
      </w:pPr>
      <w:r w:rsidRPr="001A77BE">
        <w:rPr>
          <w:i/>
        </w:rPr>
        <w:t>Live-Streamed Performance</w:t>
      </w:r>
      <w:r>
        <w:rPr>
          <w:i/>
        </w:rPr>
        <w:t>—</w:t>
      </w:r>
      <w:r w:rsidRPr="001A77BE">
        <w:t>a musical or theatrical production, performed at a physical anchor location before a live audience, which may also be live-streamed or filmed for distribution later to a ticketed audience</w:t>
      </w:r>
      <w:r w:rsidRPr="001A77BE">
        <w:rPr>
          <w:i/>
        </w:rPr>
        <w:t>.</w:t>
      </w:r>
    </w:p>
    <w:p w14:paraId="0C1E393C" w14:textId="77777777" w:rsidR="00803A13" w:rsidRPr="00803A13" w:rsidDel="00347595" w:rsidRDefault="00803A13" w:rsidP="007B27BC">
      <w:pPr>
        <w:pStyle w:val="1"/>
      </w:pPr>
      <w:r w:rsidRPr="00803A13">
        <w:rPr>
          <w:i/>
        </w:rPr>
        <w:t>Louisiana Resident</w:t>
      </w:r>
      <w:r w:rsidRPr="00803A13">
        <w:rPr>
          <w:rFonts w:ascii="Arial" w:hAnsi="Arial" w:cs="Arial"/>
        </w:rPr>
        <w:sym w:font="Symbol" w:char="F0BE"/>
      </w:r>
    </w:p>
    <w:p w14:paraId="7E865E7A" w14:textId="77777777" w:rsidR="00803A13" w:rsidRPr="00803A13" w:rsidRDefault="00803A13" w:rsidP="007B27BC">
      <w:pPr>
        <w:pStyle w:val="a0"/>
      </w:pPr>
      <w:r w:rsidRPr="00803A13">
        <w:t>a.</w:t>
      </w:r>
      <w:r w:rsidRPr="00803A13">
        <w:tab/>
        <w:t>a natural person who:</w:t>
      </w:r>
    </w:p>
    <w:p w14:paraId="03E36A8E" w14:textId="77777777" w:rsidR="00803A13" w:rsidRPr="00803A13" w:rsidRDefault="00803A13" w:rsidP="007B27BC">
      <w:pPr>
        <w:pStyle w:val="i0"/>
      </w:pPr>
      <w:r w:rsidRPr="00803A13">
        <w:tab/>
        <w:t>i.</w:t>
      </w:r>
      <w:r w:rsidRPr="00803A13">
        <w:tab/>
        <w:t>is a Louisiana domiciliary;</w:t>
      </w:r>
    </w:p>
    <w:p w14:paraId="467B835B" w14:textId="77777777" w:rsidR="00803A13" w:rsidRPr="00803A13" w:rsidRDefault="00803A13" w:rsidP="007B27BC">
      <w:pPr>
        <w:pStyle w:val="i0"/>
      </w:pPr>
      <w:r w:rsidRPr="00803A13">
        <w:tab/>
        <w:t>ii.</w:t>
      </w:r>
      <w:r w:rsidRPr="00803A13">
        <w:tab/>
        <w:t>maintains a permanent place of abode within Louisiana and spends in the aggregate more than six months of each year in Louisiana; or</w:t>
      </w:r>
    </w:p>
    <w:p w14:paraId="0B6B15A0" w14:textId="77777777" w:rsidR="00803A13" w:rsidRPr="00803A13" w:rsidRDefault="00803A13" w:rsidP="007B27BC">
      <w:pPr>
        <w:pStyle w:val="a0"/>
      </w:pPr>
      <w:r w:rsidRPr="00803A13">
        <w:t>b.</w:t>
      </w:r>
      <w:r w:rsidRPr="00803A13">
        <w:tab/>
        <w:t>pays taxes to Louisiana on the amount of money paid to such person for which a tax credit is sought.</w:t>
      </w:r>
    </w:p>
    <w:p w14:paraId="26294D41" w14:textId="77777777" w:rsidR="00803A13" w:rsidRPr="00803A13" w:rsidRDefault="00803A13" w:rsidP="007B27BC">
      <w:pPr>
        <w:pStyle w:val="a0"/>
      </w:pPr>
      <w:r w:rsidRPr="00803A13">
        <w:t>c.</w:t>
      </w:r>
      <w:r w:rsidRPr="00803A13">
        <w:tab/>
        <w:t>a company:</w:t>
      </w:r>
    </w:p>
    <w:p w14:paraId="19857DF3" w14:textId="77777777" w:rsidR="00803A13" w:rsidRPr="00803A13" w:rsidRDefault="00803A13" w:rsidP="007B27BC">
      <w:pPr>
        <w:pStyle w:val="i0"/>
      </w:pPr>
      <w:r w:rsidRPr="00803A13">
        <w:tab/>
        <w:t>i.</w:t>
      </w:r>
      <w:r w:rsidRPr="00803A13">
        <w:tab/>
        <w:t>in which a Louisiana resident has ownership or control;</w:t>
      </w:r>
    </w:p>
    <w:p w14:paraId="313D83C2" w14:textId="77777777" w:rsidR="00803A13" w:rsidRPr="00803A13" w:rsidRDefault="00803A13" w:rsidP="007B27BC">
      <w:pPr>
        <w:pStyle w:val="i0"/>
      </w:pPr>
      <w:r w:rsidRPr="00803A13">
        <w:tab/>
        <w:t>ii.</w:t>
      </w:r>
      <w:r w:rsidRPr="00803A13">
        <w:tab/>
        <w:t>organized or authorized to do business in Louisiana;</w:t>
      </w:r>
    </w:p>
    <w:p w14:paraId="1FF470F6" w14:textId="77777777" w:rsidR="00803A13" w:rsidRPr="00803A13" w:rsidRDefault="00803A13" w:rsidP="007B27BC">
      <w:pPr>
        <w:pStyle w:val="i0"/>
      </w:pPr>
      <w:r w:rsidRPr="00803A13">
        <w:tab/>
        <w:t>iii.</w:t>
      </w:r>
      <w:r w:rsidRPr="00803A13">
        <w:tab/>
        <w:t>that lends the services of such Louisiana resident for a state-certified musical or theatrical production; and</w:t>
      </w:r>
    </w:p>
    <w:p w14:paraId="7F9E4BC7" w14:textId="77777777" w:rsidR="00803A13" w:rsidRPr="00803A13" w:rsidRDefault="00803A13" w:rsidP="007B27BC">
      <w:pPr>
        <w:pStyle w:val="i0"/>
      </w:pPr>
      <w:r w:rsidRPr="00803A13">
        <w:tab/>
        <w:t>iv.</w:t>
      </w:r>
      <w:r w:rsidRPr="00803A13">
        <w:tab/>
        <w:t>pays taxes to Louisiana on the amount of money paid to such person for such services.</w:t>
      </w:r>
    </w:p>
    <w:p w14:paraId="76CE1D42" w14:textId="77777777" w:rsidR="00803A13" w:rsidRDefault="00803A13" w:rsidP="007B27BC">
      <w:pPr>
        <w:pStyle w:val="1"/>
      </w:pPr>
      <w:r w:rsidRPr="00803A13">
        <w:rPr>
          <w:i/>
          <w:iCs/>
        </w:rPr>
        <w:t>Non-Profit Community Theater</w:t>
      </w:r>
      <w:r w:rsidRPr="00803A13">
        <w:rPr>
          <w:rFonts w:ascii="Arial" w:hAnsi="Arial" w:cs="Arial"/>
        </w:rPr>
        <w:sym w:font="Symbol" w:char="F0BE"/>
      </w:r>
      <w:r w:rsidRPr="00803A13">
        <w:t>a non-profit resident theater or producing organization incorporated as a 501(C)(3) organization recognized by the Louisiana Secretary of State.</w:t>
      </w:r>
    </w:p>
    <w:p w14:paraId="5C455281" w14:textId="77777777" w:rsidR="004F79E9" w:rsidRPr="00803A13" w:rsidRDefault="004F79E9" w:rsidP="007B27BC">
      <w:pPr>
        <w:pStyle w:val="1"/>
      </w:pPr>
      <w:r w:rsidRPr="001A77BE">
        <w:rPr>
          <w:i/>
          <w:iCs/>
        </w:rPr>
        <w:t>Non-Profit Organization</w:t>
      </w:r>
      <w:r w:rsidRPr="001A77BE">
        <w:t>—a non-profit resident theater or producing organization incorporated as a 501(C)(3) organization recognized by the Louisiana Secretary of State, and approved by the Office.</w:t>
      </w:r>
    </w:p>
    <w:p w14:paraId="6A7AFD7F" w14:textId="77777777" w:rsidR="00803A13" w:rsidRPr="00803A13" w:rsidRDefault="00803A13" w:rsidP="007B27BC">
      <w:pPr>
        <w:pStyle w:val="1"/>
      </w:pPr>
      <w:r w:rsidRPr="00803A13">
        <w:rPr>
          <w:i/>
        </w:rPr>
        <w:t>Office</w:t>
      </w:r>
      <w:r w:rsidRPr="00803A13">
        <w:rPr>
          <w:rFonts w:ascii="Arial" w:hAnsi="Arial" w:cs="Arial"/>
        </w:rPr>
        <w:sym w:font="Symbol" w:char="F0BE"/>
      </w:r>
      <w:r w:rsidRPr="00803A13">
        <w:t>Office of Entertainment Industry Development.</w:t>
      </w:r>
    </w:p>
    <w:p w14:paraId="0B5BDACA" w14:textId="77777777" w:rsidR="00803A13" w:rsidRPr="00803A13" w:rsidRDefault="00803A13" w:rsidP="007B27BC">
      <w:pPr>
        <w:pStyle w:val="1"/>
      </w:pPr>
      <w:r w:rsidRPr="00803A13">
        <w:rPr>
          <w:i/>
          <w:iCs/>
        </w:rPr>
        <w:t>Originate</w:t>
      </w:r>
      <w:r w:rsidRPr="00803A13">
        <w:rPr>
          <w:rFonts w:ascii="Arial" w:hAnsi="Arial" w:cs="Arial"/>
        </w:rPr>
        <w:sym w:font="Symbol" w:char="F0BE"/>
      </w:r>
      <w:r w:rsidRPr="00803A13">
        <w:t>shall include, but not be limited to, state-certified musical or theatrical productions which are:</w:t>
      </w:r>
    </w:p>
    <w:p w14:paraId="5DE52F34" w14:textId="77777777" w:rsidR="00803A13" w:rsidRPr="00803A13" w:rsidRDefault="00803A13" w:rsidP="007B27BC">
      <w:pPr>
        <w:pStyle w:val="a0"/>
      </w:pPr>
      <w:r w:rsidRPr="00803A13">
        <w:t>a.</w:t>
      </w:r>
      <w:r w:rsidRPr="00803A13">
        <w:tab/>
        <w:t>pre-Broadway engagement or remounts;</w:t>
      </w:r>
    </w:p>
    <w:p w14:paraId="3C50C418" w14:textId="77777777" w:rsidR="00803A13" w:rsidRPr="00803A13" w:rsidRDefault="00803A13" w:rsidP="007B27BC">
      <w:pPr>
        <w:pStyle w:val="a0"/>
      </w:pPr>
      <w:r w:rsidRPr="00803A13">
        <w:t>b.</w:t>
      </w:r>
      <w:r w:rsidRPr="00803A13">
        <w:tab/>
        <w:t>tour or resident production remounts;</w:t>
      </w:r>
    </w:p>
    <w:p w14:paraId="017F9D45" w14:textId="77777777" w:rsidR="00803A13" w:rsidRPr="00803A13" w:rsidRDefault="00803A13" w:rsidP="007B27BC">
      <w:pPr>
        <w:pStyle w:val="a0"/>
      </w:pPr>
      <w:r w:rsidRPr="00803A13">
        <w:t>b.</w:t>
      </w:r>
      <w:r w:rsidRPr="00803A13">
        <w:tab/>
        <w:t>resident or regional productions;</w:t>
      </w:r>
    </w:p>
    <w:p w14:paraId="17C11DA9" w14:textId="77777777" w:rsidR="00803A13" w:rsidRPr="00803A13" w:rsidRDefault="00803A13" w:rsidP="007B27BC">
      <w:pPr>
        <w:pStyle w:val="a0"/>
      </w:pPr>
      <w:r w:rsidRPr="00803A13">
        <w:t>c.</w:t>
      </w:r>
      <w:r w:rsidRPr="00803A13">
        <w:tab/>
        <w:t>national touring companies producing their first public performance in Louisiana; or</w:t>
      </w:r>
    </w:p>
    <w:p w14:paraId="669B9BB5" w14:textId="77777777" w:rsidR="00803A13" w:rsidRPr="00803A13" w:rsidRDefault="00803A13" w:rsidP="007B27BC">
      <w:pPr>
        <w:pStyle w:val="a0"/>
      </w:pPr>
      <w:r w:rsidRPr="00803A13">
        <w:t>d.</w:t>
      </w:r>
      <w:r w:rsidRPr="00803A13">
        <w:tab/>
        <w:t>concert tours producing their first public performance in Louisiana.</w:t>
      </w:r>
    </w:p>
    <w:p w14:paraId="7AB166C0" w14:textId="77777777" w:rsidR="00803A13" w:rsidRDefault="00803A13" w:rsidP="007B27BC">
      <w:pPr>
        <w:pStyle w:val="1"/>
      </w:pPr>
      <w:r w:rsidRPr="00803A13">
        <w:rPr>
          <w:i/>
          <w:iCs/>
        </w:rPr>
        <w:t>Payroll</w:t>
      </w:r>
      <w:r w:rsidRPr="00803A13">
        <w:rPr>
          <w:rFonts w:ascii="Arial" w:hAnsi="Arial" w:cs="Arial"/>
        </w:rPr>
        <w:sym w:font="Symbol" w:char="F0BE"/>
      </w:r>
      <w:r w:rsidRPr="00803A13">
        <w:t xml:space="preserve">all salary, wages, and other compensation, fringe benefits taxed, sourced or apportioned to Louisiana, and federal payroll taxes such as the employer’s portion of FICA/FUTA and workers’ compensation insurance costs to the extent purchased from a source within the state. Fringe Benefits including health care costs, 401K contributions, dental plans, and life insurance will be considered if these costs are paid by the employer and costs are apportioned to services performed in Louisiana on a certified project. </w:t>
      </w:r>
    </w:p>
    <w:p w14:paraId="02BFBCCE" w14:textId="77777777" w:rsidR="004F79E9" w:rsidRPr="00803A13" w:rsidRDefault="004F79E9" w:rsidP="007B27BC">
      <w:pPr>
        <w:pStyle w:val="1"/>
      </w:pPr>
      <w:r w:rsidRPr="001A77BE">
        <w:rPr>
          <w:i/>
        </w:rPr>
        <w:t>Physical Anchor Location</w:t>
      </w:r>
      <w:r>
        <w:rPr>
          <w:i/>
        </w:rPr>
        <w:t>—</w:t>
      </w:r>
      <w:r w:rsidRPr="001A77BE">
        <w:t>a live performance venue in Louisiana, which may include but not be limited to: theatres, music venues, outdoor event venues, stadiums and arenas, as approved by LED.</w:t>
      </w:r>
    </w:p>
    <w:p w14:paraId="10BAD16D" w14:textId="77777777" w:rsidR="00803A13" w:rsidRDefault="00803A13" w:rsidP="007B27BC">
      <w:pPr>
        <w:pStyle w:val="1"/>
      </w:pPr>
      <w:r w:rsidRPr="00803A13">
        <w:rPr>
          <w:i/>
          <w:iCs/>
        </w:rPr>
        <w:t>Production Expenditures</w:t>
      </w:r>
      <w:r w:rsidRPr="00803A13">
        <w:rPr>
          <w:rFonts w:ascii="Arial" w:hAnsi="Arial" w:cs="Arial"/>
        </w:rPr>
        <w:sym w:font="Symbol" w:char="F0BE"/>
      </w:r>
      <w:r w:rsidRPr="00803A13">
        <w:t xml:space="preserve">a contemporaneous exchange of cash or cash equivalent for goods or services related to development, production, or operating expenditures in this state for a state-certified production performed in Louisiana. (See </w:t>
      </w:r>
      <w:r w:rsidR="00C86113">
        <w:t>§</w:t>
      </w:r>
      <w:r w:rsidRPr="00803A13">
        <w:t>1694 for detailed illustrative examples of eligible and ineligible expenditures commonly associated with musical or theatrical production projects.)</w:t>
      </w:r>
    </w:p>
    <w:p w14:paraId="6A010AFA" w14:textId="77777777" w:rsidR="004F79E9" w:rsidRPr="00803A13" w:rsidRDefault="004F79E9" w:rsidP="007B27BC">
      <w:pPr>
        <w:pStyle w:val="1"/>
      </w:pPr>
      <w:r>
        <w:rPr>
          <w:rFonts w:eastAsia="Calibri"/>
          <w:i/>
        </w:rPr>
        <w:t>Project C</w:t>
      </w:r>
      <w:r w:rsidRPr="001A77BE">
        <w:rPr>
          <w:rFonts w:eastAsia="Calibri"/>
          <w:i/>
        </w:rPr>
        <w:t>ompletion</w:t>
      </w:r>
      <w:r>
        <w:rPr>
          <w:rFonts w:eastAsia="Calibri"/>
        </w:rPr>
        <w:t>—</w:t>
      </w:r>
      <w:r w:rsidRPr="001A77BE">
        <w:rPr>
          <w:rFonts w:eastAsia="Calibri"/>
        </w:rPr>
        <w:t>completion or end date outlined in the project application, or as otherwise approved in writing by LED.</w:t>
      </w:r>
    </w:p>
    <w:p w14:paraId="450F1B7F" w14:textId="77777777" w:rsidR="00803A13" w:rsidRPr="00803A13" w:rsidRDefault="00803A13" w:rsidP="007B27BC">
      <w:pPr>
        <w:pStyle w:val="1"/>
      </w:pPr>
      <w:r w:rsidRPr="00803A13">
        <w:rPr>
          <w:i/>
        </w:rPr>
        <w:lastRenderedPageBreak/>
        <w:t>Secretary</w:t>
      </w:r>
      <w:r w:rsidRPr="00803A13">
        <w:rPr>
          <w:rFonts w:ascii="Arial" w:hAnsi="Arial" w:cs="Arial"/>
        </w:rPr>
        <w:sym w:font="Symbol" w:char="F0BE"/>
      </w:r>
      <w:r w:rsidRPr="00803A13">
        <w:t>secretary of the Department of Economic Development, or his designee.</w:t>
      </w:r>
    </w:p>
    <w:p w14:paraId="6F9EA895" w14:textId="77777777" w:rsidR="00803A13" w:rsidRPr="00803A13" w:rsidRDefault="00803A13" w:rsidP="007B27BC">
      <w:pPr>
        <w:pStyle w:val="1"/>
        <w:rPr>
          <w:i/>
          <w:szCs w:val="24"/>
        </w:rPr>
      </w:pPr>
      <w:r w:rsidRPr="00803A13">
        <w:rPr>
          <w:i/>
          <w:iCs/>
        </w:rPr>
        <w:t>Series of Productions</w:t>
      </w:r>
      <w:r w:rsidRPr="00803A13">
        <w:rPr>
          <w:rFonts w:ascii="Arial" w:hAnsi="Arial" w:cs="Arial"/>
        </w:rPr>
        <w:sym w:font="Symbol" w:char="F0BE"/>
      </w:r>
      <w:r w:rsidRPr="00803A13">
        <w:t>a new musical or theatrical production with multiple Louisiana performances in a 12 month period. Simply rebranding or renaming a series, without substantive creative changes, will make a series ineligible for recertification in subsequent years.</w:t>
      </w:r>
    </w:p>
    <w:p w14:paraId="34B646FA" w14:textId="77777777" w:rsidR="00803A13" w:rsidRPr="00803A13" w:rsidRDefault="004F79E9" w:rsidP="007B27BC">
      <w:pPr>
        <w:pStyle w:val="1"/>
      </w:pPr>
      <w:r w:rsidRPr="001A77BE">
        <w:rPr>
          <w:i/>
          <w:iCs/>
        </w:rPr>
        <w:t>State-Certified Musical or Theatrical Production—</w:t>
      </w:r>
      <w:r w:rsidRPr="001A77BE">
        <w:t>a concert, musical or theatrical production, or a series of productions occurring over the course of a 12-month period, and the recording or filming of such production, which originate, are developed, or have their initial public performance before a live audience within Louisiana, or which have their United States debut within Louisiana, and the production expenditures, expenditures for the payroll of residents, transportation expenditures, and expenditures for employing college and vocational-technical students related to such production or productions, that are certified, verified, and approved as provided for in this Section. Non-profit organizations applying for recertification in subsequent years must provide evidence of substantive creative changes to the series of productions, including but not limited to new or original: creative elements, production elements, scores, scripts, or concepts, as approved by LED.</w:t>
      </w:r>
      <w:r>
        <w:t xml:space="preserve"> </w:t>
      </w:r>
      <w:r w:rsidRPr="001A77BE">
        <w:t>Non-qualifying projects include, but are not limited to non-touring music and cultural festivals, industry seminars, trade shows, and any production activity taking place outside the state of Louisiana.</w:t>
      </w:r>
    </w:p>
    <w:p w14:paraId="4FCDBF8F" w14:textId="77777777" w:rsidR="00803A13" w:rsidRPr="00803A13" w:rsidRDefault="00803A13" w:rsidP="007B27BC">
      <w:pPr>
        <w:pStyle w:val="1"/>
      </w:pPr>
      <w:r w:rsidRPr="00803A13">
        <w:rPr>
          <w:i/>
        </w:rPr>
        <w:t>Student</w:t>
      </w:r>
      <w:r w:rsidRPr="00803A13">
        <w:rPr>
          <w:rFonts w:ascii="Arial" w:hAnsi="Arial" w:cs="Arial"/>
        </w:rPr>
        <w:sym w:font="Symbol" w:char="F0BE"/>
      </w:r>
      <w:r w:rsidRPr="00803A13">
        <w:t>a natural person enrolled in a Louisiana higher education facility, such as a college, university, or a vocational-technical college.</w:t>
      </w:r>
    </w:p>
    <w:p w14:paraId="233AA984" w14:textId="77777777" w:rsidR="00803A13" w:rsidRPr="00803A13" w:rsidRDefault="00803A13" w:rsidP="007B27BC">
      <w:pPr>
        <w:pStyle w:val="1"/>
      </w:pPr>
      <w:r w:rsidRPr="00803A13">
        <w:rPr>
          <w:i/>
        </w:rPr>
        <w:t>Transferee</w:t>
      </w:r>
      <w:r w:rsidRPr="00803A13">
        <w:rPr>
          <w:rFonts w:ascii="Arial" w:hAnsi="Arial" w:cs="Arial"/>
        </w:rPr>
        <w:sym w:font="Symbol" w:char="F0BE"/>
      </w:r>
      <w:r w:rsidRPr="00803A13">
        <w:t>an individual or entity that receives a transfer of base investment tax credits.</w:t>
      </w:r>
    </w:p>
    <w:p w14:paraId="1C85FB41" w14:textId="77777777" w:rsidR="00803A13" w:rsidRPr="00803A13" w:rsidRDefault="00803A13" w:rsidP="007B27BC">
      <w:pPr>
        <w:pStyle w:val="1"/>
      </w:pPr>
      <w:r w:rsidRPr="00803A13">
        <w:rPr>
          <w:i/>
        </w:rPr>
        <w:t>Transferor</w:t>
      </w:r>
      <w:r w:rsidRPr="00803A13">
        <w:rPr>
          <w:rFonts w:ascii="Arial" w:hAnsi="Arial" w:cs="Arial"/>
        </w:rPr>
        <w:sym w:font="Symbol" w:char="F0BE"/>
      </w:r>
      <w:r w:rsidRPr="00803A13">
        <w:t>an individual or entity that makes a transfer of base investment tax credits.</w:t>
      </w:r>
    </w:p>
    <w:p w14:paraId="5B04BF55"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47:6034(E).</w:t>
      </w:r>
    </w:p>
    <w:p w14:paraId="602D0E19" w14:textId="77777777" w:rsidR="004F79E9" w:rsidRPr="004F79E9" w:rsidRDefault="00C86113" w:rsidP="004F79E9">
      <w:pPr>
        <w:pStyle w:val="HistoricalNote"/>
      </w:pPr>
      <w:r>
        <w:t>HISTORICAL</w:t>
      </w:r>
      <w:r w:rsidR="00803A13" w:rsidRPr="00803A13">
        <w:t xml:space="preserve"> NOTE:</w:t>
      </w:r>
      <w:r w:rsidR="00803A13" w:rsidRPr="00803A13">
        <w:tab/>
        <w:t>Promulgated by the Department of Economic Development, Office of Business Development, Office of Entertainment Industry Development, LR 35:2173 (October 2009), repromulgated LR 36:2237 (October 2010), amended LR 39:1015 (April 2013), repromulgated by the Department of Economic Development, Office of Business Development, LR 45:893 (July 2019)</w:t>
      </w:r>
      <w:r w:rsidR="004F79E9" w:rsidRPr="004F79E9">
        <w:t>, LR 48:408 (March 2022).</w:t>
      </w:r>
    </w:p>
    <w:p w14:paraId="3B82B657" w14:textId="77777777" w:rsidR="00803A13" w:rsidRPr="00803A13" w:rsidRDefault="00803A13" w:rsidP="00C86113">
      <w:pPr>
        <w:pStyle w:val="HistoricalNote"/>
      </w:pPr>
    </w:p>
    <w:p w14:paraId="2099F89B" w14:textId="77777777" w:rsidR="00803A13" w:rsidRPr="00803A13" w:rsidRDefault="007B27BC" w:rsidP="007B27BC">
      <w:pPr>
        <w:pStyle w:val="Section"/>
      </w:pPr>
      <w:bookmarkStart w:id="1392" w:name="_Toc530991098"/>
      <w:bookmarkStart w:id="1393" w:name="_Toc238197760"/>
      <w:r>
        <w:t>§</w:t>
      </w:r>
      <w:r w:rsidR="00803A13" w:rsidRPr="00803A13">
        <w:t>699</w:t>
      </w:r>
      <w:r w:rsidR="00C86113">
        <w:t>3.</w:t>
      </w:r>
      <w:r w:rsidR="00C86113">
        <w:tab/>
      </w:r>
      <w:r w:rsidR="00803A13" w:rsidRPr="00803A13">
        <w:t>Certification Procedures</w:t>
      </w:r>
      <w:bookmarkEnd w:id="1392"/>
      <w:bookmarkEnd w:id="1393"/>
    </w:p>
    <w:p w14:paraId="4DE31359" w14:textId="77777777" w:rsidR="00803A13" w:rsidRPr="00803A13" w:rsidRDefault="00C86113" w:rsidP="00C86113">
      <w:pPr>
        <w:pStyle w:val="A"/>
      </w:pPr>
      <w:r>
        <w:t>A.</w:t>
      </w:r>
      <w:r>
        <w:tab/>
      </w:r>
      <w:r w:rsidR="00803A13" w:rsidRPr="00803A13">
        <w:t>Application and Expenditure Verification Report Fees</w:t>
      </w:r>
    </w:p>
    <w:p w14:paraId="1B6A0A49" w14:textId="77777777" w:rsidR="00803A13" w:rsidRPr="00803A13" w:rsidRDefault="00C86113" w:rsidP="00C86113">
      <w:pPr>
        <w:pStyle w:val="1"/>
      </w:pPr>
      <w:r>
        <w:t>1.</w:t>
      </w:r>
      <w:r>
        <w:tab/>
      </w:r>
      <w:r w:rsidR="00803A13" w:rsidRPr="00803A13">
        <w:t>An application for a state-certified production or a state-certified infrastructure project shall be submitted to the department, including:</w:t>
      </w:r>
    </w:p>
    <w:p w14:paraId="4E195AE6" w14:textId="77777777" w:rsidR="00803A13" w:rsidRPr="00803A13" w:rsidRDefault="00803A13" w:rsidP="007B27BC">
      <w:pPr>
        <w:pStyle w:val="a0"/>
      </w:pPr>
      <w:r w:rsidRPr="00803A13">
        <w:t>a.</w:t>
      </w:r>
      <w:r w:rsidRPr="00803A13">
        <w:tab/>
        <w:t>all information required by R.S. 47:6034(E)(2)(a);</w:t>
      </w:r>
    </w:p>
    <w:p w14:paraId="3DC1153A" w14:textId="77777777" w:rsidR="00803A13" w:rsidRPr="00803A13" w:rsidRDefault="00803A13" w:rsidP="007B27BC">
      <w:pPr>
        <w:pStyle w:val="a0"/>
      </w:pPr>
      <w:r w:rsidRPr="00803A13">
        <w:t>b.</w:t>
      </w:r>
      <w:r w:rsidRPr="00803A13">
        <w:tab/>
        <w:t>an application fee of 0.5 percent of the estimated total tax credits, with a minimum fee of $500, and a maximum fee of $15,000; and</w:t>
      </w:r>
    </w:p>
    <w:p w14:paraId="33582C96" w14:textId="77777777" w:rsidR="00803A13" w:rsidRPr="00803A13" w:rsidRDefault="00803A13" w:rsidP="007B27BC">
      <w:pPr>
        <w:pStyle w:val="a0"/>
      </w:pPr>
      <w:r w:rsidRPr="00803A13">
        <w:t>c.</w:t>
      </w:r>
      <w:r w:rsidRPr="00803A13">
        <w:tab/>
        <w:t>the applicant shall provide additional information upon request.</w:t>
      </w:r>
    </w:p>
    <w:p w14:paraId="58B33A27" w14:textId="77777777" w:rsidR="004F79E9" w:rsidRPr="001A77BE" w:rsidRDefault="004F79E9" w:rsidP="004F79E9">
      <w:pPr>
        <w:pStyle w:val="1"/>
      </w:pPr>
      <w:r w:rsidRPr="001A77BE">
        <w:t>2.</w:t>
      </w:r>
      <w:r w:rsidRPr="001A77BE">
        <w:tab/>
        <w:t>Each application shall identify only one production and only one contact person for such production or project.</w:t>
      </w:r>
    </w:p>
    <w:p w14:paraId="6ECAC4D4" w14:textId="77777777" w:rsidR="004F79E9" w:rsidRPr="001A77BE" w:rsidRDefault="004F79E9" w:rsidP="004F79E9">
      <w:pPr>
        <w:pStyle w:val="1"/>
      </w:pPr>
      <w:r w:rsidRPr="001A77BE">
        <w:t>3.</w:t>
      </w:r>
      <w:r w:rsidRPr="001A77BE">
        <w:tab/>
        <w:t>Expenditure Verification Report Fee. The department shall directly engage and assign a CPA to prepare an expenditure verification report on an applicant’s cost report of production or project expenditures. For projects in excess of $100,000, the fees shall be as follows:</w:t>
      </w:r>
    </w:p>
    <w:p w14:paraId="73EDF0F9" w14:textId="77777777" w:rsidR="004F79E9" w:rsidRPr="001A77BE" w:rsidRDefault="004F79E9" w:rsidP="004F79E9">
      <w:pPr>
        <w:pStyle w:val="a0"/>
      </w:pPr>
      <w:r w:rsidRPr="001A77BE">
        <w:t>a.</w:t>
      </w:r>
      <w:r w:rsidRPr="001A77BE">
        <w:tab/>
        <w:t>at the time of application, the applicant shall submit an advance deposit of $5,000;</w:t>
      </w:r>
    </w:p>
    <w:p w14:paraId="0A427952" w14:textId="77777777" w:rsidR="004F79E9" w:rsidRPr="001A77BE" w:rsidRDefault="004F79E9" w:rsidP="004F79E9">
      <w:pPr>
        <w:pStyle w:val="a0"/>
      </w:pPr>
      <w:r w:rsidRPr="001A77BE">
        <w:t>b.</w:t>
      </w:r>
      <w:r w:rsidRPr="001A77BE">
        <w:tab/>
        <w:t>prior to final certification of any tax credits, the applicant shall be assessed the department’s actual cost for the CPA’s expenditure report. The maximum fee shall be $15,000.</w:t>
      </w:r>
    </w:p>
    <w:p w14:paraId="3334F1D1" w14:textId="77777777" w:rsidR="004F79E9" w:rsidRPr="001A77BE" w:rsidRDefault="004F79E9" w:rsidP="004F79E9">
      <w:pPr>
        <w:pStyle w:val="1"/>
      </w:pPr>
      <w:r w:rsidRPr="001A77BE">
        <w:t>4.</w:t>
      </w:r>
      <w:r>
        <w:tab/>
      </w:r>
      <w:r w:rsidRPr="001A77BE">
        <w:t xml:space="preserve">An application is not deemed complete until all information requested and required fees are received by LED. Required fees include both an application fee and an expenditure verification deposit fee. </w:t>
      </w:r>
    </w:p>
    <w:p w14:paraId="112DAD27" w14:textId="77777777" w:rsidR="004F79E9" w:rsidRPr="001A77BE" w:rsidRDefault="004F79E9" w:rsidP="004F79E9">
      <w:pPr>
        <w:pStyle w:val="A"/>
      </w:pPr>
      <w:r w:rsidRPr="001A77BE">
        <w:t>B.</w:t>
      </w:r>
      <w:r w:rsidRPr="001A77BE">
        <w:tab/>
        <w:t>Qualification</w:t>
      </w:r>
    </w:p>
    <w:p w14:paraId="20587CEC" w14:textId="77777777" w:rsidR="004F79E9" w:rsidRPr="001A77BE" w:rsidRDefault="004F79E9" w:rsidP="004F79E9">
      <w:pPr>
        <w:pStyle w:val="1"/>
      </w:pPr>
      <w:r w:rsidRPr="001A77BE">
        <w:t>1.</w:t>
      </w:r>
      <w:r w:rsidRPr="001A77BE">
        <w:tab/>
        <w:t>The department shall determine whether a production qualifies, by meeting all requirements of R.S. 47:6034 and these regulations, and taking the following factors into consideration:</w:t>
      </w:r>
    </w:p>
    <w:p w14:paraId="7DBD35B5" w14:textId="77777777" w:rsidR="004F79E9" w:rsidRPr="001A77BE" w:rsidRDefault="004F79E9" w:rsidP="004F79E9">
      <w:pPr>
        <w:pStyle w:val="a0"/>
      </w:pPr>
      <w:r w:rsidRPr="001A77BE">
        <w:t>a.</w:t>
      </w:r>
      <w:r w:rsidRPr="001A77BE">
        <w:tab/>
        <w:t>the contribution of the production to establishing the state as a leader in the live performance industry;</w:t>
      </w:r>
    </w:p>
    <w:p w14:paraId="5EC267FF" w14:textId="77777777" w:rsidR="004F79E9" w:rsidRPr="001A77BE" w:rsidRDefault="004F79E9" w:rsidP="004F79E9">
      <w:pPr>
        <w:pStyle w:val="a0"/>
      </w:pPr>
      <w:r w:rsidRPr="001A77BE">
        <w:t>b.</w:t>
      </w:r>
      <w:r w:rsidRPr="001A77BE">
        <w:tab/>
        <w:t>the impact of the production on the employment of Louisiana residents;</w:t>
      </w:r>
    </w:p>
    <w:p w14:paraId="631C9C98" w14:textId="77777777" w:rsidR="004F79E9" w:rsidRPr="001A77BE" w:rsidRDefault="004F79E9" w:rsidP="004F79E9">
      <w:pPr>
        <w:pStyle w:val="a0"/>
      </w:pPr>
      <w:r w:rsidRPr="001A77BE">
        <w:t>c.</w:t>
      </w:r>
      <w:r w:rsidRPr="001A77BE">
        <w:tab/>
        <w:t>the impact of the production on the overall economy of the state;</w:t>
      </w:r>
    </w:p>
    <w:p w14:paraId="5BB04FD4" w14:textId="77777777" w:rsidR="004F79E9" w:rsidRPr="001A77BE" w:rsidRDefault="004F79E9" w:rsidP="004F79E9">
      <w:pPr>
        <w:pStyle w:val="a0"/>
      </w:pPr>
      <w:r w:rsidRPr="001A77BE">
        <w:t>d.</w:t>
      </w:r>
      <w:r w:rsidRPr="001A77BE">
        <w:tab/>
        <w:t>in the case of productions, the potential for students to gain work experience in an arts related position;</w:t>
      </w:r>
    </w:p>
    <w:p w14:paraId="15F36557" w14:textId="77777777" w:rsidR="004F79E9" w:rsidRPr="001A77BE" w:rsidRDefault="004F79E9" w:rsidP="004F79E9">
      <w:pPr>
        <w:pStyle w:val="a0"/>
      </w:pPr>
      <w:r w:rsidRPr="001A77BE">
        <w:t>e.</w:t>
      </w:r>
      <w:r w:rsidRPr="001A77BE">
        <w:tab/>
        <w:t>whether the application has been submitted prior to the first performance, to allow sufficient time for the state of Louisiana to receive promotional opportunities including but not limited to, an opportunity for an approved LED logo to be included in promotional materials.</w:t>
      </w:r>
    </w:p>
    <w:p w14:paraId="35836E9B" w14:textId="77777777" w:rsidR="004F79E9" w:rsidRPr="001A77BE" w:rsidRDefault="004F79E9" w:rsidP="004F79E9">
      <w:pPr>
        <w:pStyle w:val="A"/>
      </w:pPr>
      <w:r w:rsidRPr="001A77BE">
        <w:t>C.</w:t>
      </w:r>
      <w:r w:rsidRPr="001A77BE">
        <w:tab/>
        <w:t>Initial Certification</w:t>
      </w:r>
    </w:p>
    <w:p w14:paraId="0E370C66" w14:textId="77777777" w:rsidR="004F79E9" w:rsidRPr="001A77BE" w:rsidRDefault="004F79E9" w:rsidP="004F79E9">
      <w:pPr>
        <w:pStyle w:val="1"/>
      </w:pPr>
      <w:r w:rsidRPr="001A77BE">
        <w:t>1.</w:t>
      </w:r>
      <w:r w:rsidRPr="001A77BE">
        <w:tab/>
        <w:t>Upon finding the production qualifies, the department shall issue an initial certification letter which shall include:</w:t>
      </w:r>
    </w:p>
    <w:p w14:paraId="70E36198" w14:textId="77777777" w:rsidR="004F79E9" w:rsidRPr="001A77BE" w:rsidRDefault="004F79E9" w:rsidP="004F79E9">
      <w:pPr>
        <w:pStyle w:val="a0"/>
      </w:pPr>
      <w:r w:rsidRPr="001A77BE">
        <w:t>a.</w:t>
      </w:r>
      <w:r w:rsidRPr="001A77BE">
        <w:tab/>
        <w:t>classification as a state-certified production;</w:t>
      </w:r>
    </w:p>
    <w:p w14:paraId="5E23FB6E" w14:textId="77777777" w:rsidR="004F79E9" w:rsidRPr="001A77BE" w:rsidRDefault="004F79E9" w:rsidP="004F79E9">
      <w:pPr>
        <w:pStyle w:val="a0"/>
      </w:pPr>
      <w:r w:rsidRPr="001A77BE">
        <w:t>b.</w:t>
      </w:r>
      <w:r w:rsidRPr="001A77BE">
        <w:tab/>
        <w:t>a unique identifying number;</w:t>
      </w:r>
    </w:p>
    <w:p w14:paraId="25718481" w14:textId="77777777" w:rsidR="004F79E9" w:rsidRPr="001A77BE" w:rsidRDefault="004F79E9" w:rsidP="004F79E9">
      <w:pPr>
        <w:pStyle w:val="a0"/>
      </w:pPr>
      <w:r w:rsidRPr="001A77BE">
        <w:t>c.</w:t>
      </w:r>
      <w:r w:rsidRPr="001A77BE">
        <w:tab/>
        <w:t>the total base investment to be expended; and</w:t>
      </w:r>
    </w:p>
    <w:p w14:paraId="0EF4FEAA" w14:textId="77777777" w:rsidR="004F79E9" w:rsidRPr="001A77BE" w:rsidRDefault="004F79E9" w:rsidP="004F79E9">
      <w:pPr>
        <w:pStyle w:val="a0"/>
      </w:pPr>
      <w:r w:rsidRPr="001A77BE">
        <w:t>d.</w:t>
      </w:r>
      <w:r w:rsidRPr="001A77BE">
        <w:tab/>
        <w:t>the persons to whom tax credits are to be allocated and the estimated amount of tax credits allocated to each.</w:t>
      </w:r>
    </w:p>
    <w:p w14:paraId="67DA8344" w14:textId="77777777" w:rsidR="00803A13" w:rsidRPr="00803A13" w:rsidRDefault="004F79E9" w:rsidP="004F79E9">
      <w:pPr>
        <w:pStyle w:val="1"/>
      </w:pPr>
      <w:r w:rsidRPr="001A77BE">
        <w:t>2</w:t>
      </w:r>
      <w:r>
        <w:t>.</w:t>
      </w:r>
      <w:r>
        <w:tab/>
      </w:r>
      <w:r w:rsidRPr="001A77BE">
        <w:t>Brand. As a condition for receiving tax credits, state certified productions may be required to display the state brand or logo. Any such requirement will be detailed in the initial certification letter.</w:t>
      </w:r>
    </w:p>
    <w:p w14:paraId="44EABACB" w14:textId="77777777" w:rsidR="00803A13" w:rsidRPr="00803A13" w:rsidRDefault="00C86113" w:rsidP="00C86113">
      <w:pPr>
        <w:pStyle w:val="1"/>
      </w:pPr>
      <w:r>
        <w:lastRenderedPageBreak/>
        <w:t>3.</w:t>
      </w:r>
      <w:r>
        <w:tab/>
      </w:r>
      <w:r w:rsidR="00803A13" w:rsidRPr="00803A13">
        <w:t>Duration of Effect</w:t>
      </w:r>
    </w:p>
    <w:p w14:paraId="7C0CD795" w14:textId="77777777" w:rsidR="00803A13" w:rsidRPr="00803A13" w:rsidRDefault="00803A13" w:rsidP="007B27BC">
      <w:pPr>
        <w:pStyle w:val="a0"/>
      </w:pPr>
      <w:r w:rsidRPr="00803A13">
        <w:t>a.</w:t>
      </w:r>
      <w:r w:rsidRPr="00803A13">
        <w:tab/>
        <w:t>The applicant shall countersign the initial certification letter, acknowledging the conditions therein stated, and return an original to the department within 30 business days of receipt.</w:t>
      </w:r>
    </w:p>
    <w:p w14:paraId="13B7672B" w14:textId="77777777" w:rsidR="00803A13" w:rsidRPr="00803A13" w:rsidRDefault="00803A13" w:rsidP="007B27BC">
      <w:pPr>
        <w:pStyle w:val="a0"/>
      </w:pPr>
      <w:r w:rsidRPr="00803A13">
        <w:t>b.</w:t>
      </w:r>
      <w:r w:rsidRPr="00803A13">
        <w:tab/>
        <w:t>If a countersigned original is not returned to the department, within the allotted time frame, it shall be nullified unless reissued or confirmed by the department.</w:t>
      </w:r>
    </w:p>
    <w:p w14:paraId="7DFD8FCB" w14:textId="77777777" w:rsidR="00803A13" w:rsidRPr="00803A13" w:rsidRDefault="00803A13" w:rsidP="007B27BC">
      <w:pPr>
        <w:pStyle w:val="a0"/>
      </w:pPr>
      <w:r w:rsidRPr="00803A13">
        <w:t>c.</w:t>
      </w:r>
      <w:r w:rsidRPr="00803A13">
        <w:tab/>
        <w:t>For productions, initial certification shall be effective for a period of 12 months prior to and 12 months after the date of initial certification.</w:t>
      </w:r>
    </w:p>
    <w:p w14:paraId="03826146" w14:textId="77777777" w:rsidR="00803A13" w:rsidRPr="00803A13" w:rsidRDefault="007B27BC" w:rsidP="007B27BC">
      <w:pPr>
        <w:pStyle w:val="i0"/>
      </w:pPr>
      <w:r>
        <w:tab/>
      </w:r>
      <w:r w:rsidR="00803A13" w:rsidRPr="00803A13">
        <w:t>i.</w:t>
      </w:r>
      <w:r w:rsidR="00803A13" w:rsidRPr="00803A13">
        <w:tab/>
        <w:t>Productions returning to the state after Broadway performances shall be eligible for recertification, provided that the production returns to the state within 24 months of the date of original certification.</w:t>
      </w:r>
    </w:p>
    <w:p w14:paraId="3BDA7E17" w14:textId="77777777" w:rsidR="00803A13" w:rsidRPr="00803A13" w:rsidRDefault="00803A13" w:rsidP="007B27BC">
      <w:pPr>
        <w:pStyle w:val="A"/>
      </w:pPr>
      <w:r w:rsidRPr="00803A13">
        <w:t>D.</w:t>
      </w:r>
      <w:r w:rsidRPr="00803A13">
        <w:tab/>
        <w:t>Final Certification and Audit Requirements</w:t>
      </w:r>
    </w:p>
    <w:p w14:paraId="48241305" w14:textId="77777777" w:rsidR="00803A13" w:rsidRPr="00803A13" w:rsidRDefault="00C86113" w:rsidP="00C86113">
      <w:pPr>
        <w:pStyle w:val="1"/>
      </w:pPr>
      <w:r>
        <w:t>1.</w:t>
      </w:r>
      <w:r>
        <w:tab/>
      </w:r>
      <w:r w:rsidR="00803A13" w:rsidRPr="00803A13">
        <w:t>After review and upon a determination of qualification and initial certification, an applicant may obtain final certification as follows.</w:t>
      </w:r>
    </w:p>
    <w:p w14:paraId="2AFA786A" w14:textId="77777777" w:rsidR="00803A13" w:rsidRPr="00803A13" w:rsidRDefault="00803A13" w:rsidP="007B27BC">
      <w:pPr>
        <w:pStyle w:val="a0"/>
      </w:pPr>
      <w:r w:rsidRPr="00803A13">
        <w:t>a.</w:t>
      </w:r>
      <w:r w:rsidRPr="00803A13">
        <w:tab/>
        <w:t>A cost report shall be submitted by the applicant, certified by an independent certified public accountant and complying with the minimum standards as required by R.S. 47:6034.</w:t>
      </w:r>
    </w:p>
    <w:p w14:paraId="65EA4CED" w14:textId="77777777" w:rsidR="00803A13" w:rsidRPr="00803A13" w:rsidRDefault="00803A13" w:rsidP="007B27BC">
      <w:pPr>
        <w:pStyle w:val="a0"/>
      </w:pPr>
      <w:r w:rsidRPr="00803A13">
        <w:t>b.</w:t>
      </w:r>
      <w:r w:rsidRPr="00803A13">
        <w:tab/>
        <w:t>The cost report may be subject to additional audit at the applicant's expense. The department shall select the auditor and determine the audit standards.</w:t>
      </w:r>
    </w:p>
    <w:p w14:paraId="689618CE" w14:textId="77777777" w:rsidR="00803A13" w:rsidRPr="00803A13" w:rsidRDefault="00803A13" w:rsidP="007B27BC">
      <w:pPr>
        <w:pStyle w:val="i0"/>
      </w:pPr>
      <w:r w:rsidRPr="00803A13">
        <w:tab/>
        <w:t>i.</w:t>
      </w:r>
      <w:r w:rsidRPr="00803A13">
        <w:tab/>
        <w:t>Incorrect Reporting. If an applicant submits a cost report required by the provisions of this Chapter and the report made and filed contains material misstatements, including but not limited to misrepresentation in or intentional omission from the cost report of events, transactions, or other significant information there may be cause for an additional audit.</w:t>
      </w:r>
    </w:p>
    <w:p w14:paraId="61428893" w14:textId="77777777" w:rsidR="00803A13" w:rsidRPr="00803A13" w:rsidRDefault="00803A13" w:rsidP="007B27BC">
      <w:pPr>
        <w:pStyle w:val="i0"/>
      </w:pPr>
      <w:r w:rsidRPr="00803A13">
        <w:tab/>
        <w:t>ii.</w:t>
      </w:r>
      <w:r w:rsidRPr="00803A13">
        <w:tab/>
        <w:t>Related Party Transactions. If an audit contains related party transactions in excess of 20 percent of the total expenditures reported in the submitted audit there may be cause for an additional audit.</w:t>
      </w:r>
    </w:p>
    <w:p w14:paraId="507E6544" w14:textId="77777777" w:rsidR="00803A13" w:rsidRPr="00803A13" w:rsidRDefault="00803A13" w:rsidP="007B27BC">
      <w:pPr>
        <w:pStyle w:val="i0"/>
      </w:pPr>
      <w:r w:rsidRPr="00803A13">
        <w:tab/>
        <w:t>iii.</w:t>
      </w:r>
      <w:r w:rsidRPr="00803A13">
        <w:tab/>
        <w:t>Reimbursement of Audit Costs. The department may undertake additional audit at the applicant’s expense, to be performed by a state certified public accountant also certified in financial forensics or also certified as a fraud examiner</w:t>
      </w:r>
      <w:r>
        <w:t xml:space="preserve">. Audit fees will be assessed at </w:t>
      </w:r>
      <w:r w:rsidRPr="00803A13">
        <w:t xml:space="preserve">the department’s contracted fee, with a minimum of $2,000 and a maximum of $15,000 fee per audit. </w:t>
      </w:r>
    </w:p>
    <w:p w14:paraId="1BFFB0D4" w14:textId="77777777" w:rsidR="00803A13" w:rsidRPr="00803A13" w:rsidRDefault="00803A13" w:rsidP="007B27BC">
      <w:pPr>
        <w:pStyle w:val="a0"/>
      </w:pPr>
      <w:r w:rsidRPr="00803A13">
        <w:t>c.</w:t>
      </w:r>
      <w:r w:rsidRPr="00803A13">
        <w:tab/>
        <w:t>Additional information may be requested in order to make a determination of eligibility.</w:t>
      </w:r>
    </w:p>
    <w:p w14:paraId="3B2F87AA" w14:textId="77777777" w:rsidR="00803A13" w:rsidRPr="00803A13" w:rsidRDefault="00803A13" w:rsidP="007B27BC">
      <w:pPr>
        <w:pStyle w:val="a0"/>
      </w:pPr>
      <w:r w:rsidRPr="00803A13">
        <w:t>d.</w:t>
      </w:r>
      <w:r w:rsidRPr="00803A13">
        <w:tab/>
        <w:t>The department shall review the cost report and supporting information, and following verification of qualifying expenditures, shall issue a final tax credit certification letter.</w:t>
      </w:r>
    </w:p>
    <w:p w14:paraId="297445A6" w14:textId="77777777" w:rsidR="00803A13" w:rsidRPr="00803A13" w:rsidRDefault="00803A13" w:rsidP="007B27BC">
      <w:pPr>
        <w:pStyle w:val="a0"/>
      </w:pPr>
      <w:r w:rsidRPr="00803A13">
        <w:t>e.</w:t>
      </w:r>
      <w:r w:rsidRPr="00803A13">
        <w:tab/>
        <w:t>Multiple requests for final certification may be submitted.</w:t>
      </w:r>
    </w:p>
    <w:p w14:paraId="6CA0B051" w14:textId="77777777" w:rsidR="00803A13" w:rsidRPr="00803A13" w:rsidRDefault="00803A13" w:rsidP="007B27BC">
      <w:pPr>
        <w:pStyle w:val="i0"/>
      </w:pPr>
      <w:r w:rsidRPr="00803A13">
        <w:tab/>
        <w:t>i.</w:t>
      </w:r>
      <w:r w:rsidRPr="00803A13">
        <w:tab/>
        <w:t>Each submission must be accompanied by an audited cost report indicating expenditures.</w:t>
      </w:r>
    </w:p>
    <w:p w14:paraId="6B990A69" w14:textId="77777777" w:rsidR="00803A13" w:rsidRPr="00803A13" w:rsidRDefault="00803A13" w:rsidP="007B27BC">
      <w:pPr>
        <w:pStyle w:val="i0"/>
      </w:pPr>
      <w:r w:rsidRPr="00803A13">
        <w:tab/>
        <w:t>ii.</w:t>
      </w:r>
      <w:r w:rsidRPr="00803A13">
        <w:tab/>
        <w:t>Two submissions shall be certified at no additional fee by the department.</w:t>
      </w:r>
    </w:p>
    <w:p w14:paraId="69314911" w14:textId="77777777" w:rsidR="00803A13" w:rsidRPr="00803A13" w:rsidRDefault="00803A13" w:rsidP="007B27BC">
      <w:pPr>
        <w:pStyle w:val="i0"/>
      </w:pPr>
      <w:r w:rsidRPr="00803A13">
        <w:tab/>
        <w:t>iii.</w:t>
      </w:r>
      <w:r w:rsidRPr="00803A13">
        <w:tab/>
        <w:t>Additional charges may apply for three or more certification requests.</w:t>
      </w:r>
    </w:p>
    <w:p w14:paraId="22CCF2CF" w14:textId="77777777" w:rsidR="00803A13" w:rsidRPr="00803A13" w:rsidRDefault="00C86113" w:rsidP="00C86113">
      <w:pPr>
        <w:pStyle w:val="A"/>
      </w:pPr>
      <w:r>
        <w:t>E.</w:t>
      </w:r>
      <w:r>
        <w:tab/>
      </w:r>
      <w:r w:rsidR="00803A13" w:rsidRPr="00803A13">
        <w:t>Appeal Process</w:t>
      </w:r>
    </w:p>
    <w:p w14:paraId="2B8BBCAD" w14:textId="77777777" w:rsidR="00803A13" w:rsidRPr="00803A13" w:rsidRDefault="00C86113" w:rsidP="00C86113">
      <w:pPr>
        <w:pStyle w:val="1"/>
      </w:pPr>
      <w:r>
        <w:t>1.</w:t>
      </w:r>
      <w:r>
        <w:tab/>
      </w:r>
      <w:r w:rsidR="00803A13" w:rsidRPr="00803A13">
        <w:t>In the event that an application for certification is denied, the applicant may appeal as follows.</w:t>
      </w:r>
    </w:p>
    <w:p w14:paraId="2AD20BA5" w14:textId="77777777" w:rsidR="00803A13" w:rsidRPr="00803A13" w:rsidRDefault="00803A13" w:rsidP="007B27BC">
      <w:pPr>
        <w:pStyle w:val="a0"/>
      </w:pPr>
      <w:r w:rsidRPr="00803A13">
        <w:t>a.</w:t>
      </w:r>
      <w:r w:rsidRPr="00803A13">
        <w:tab/>
        <w:t>An applicant may appeal within 30 days from receipt of a denial. A rebuttable presumption of receipt will occur from the sending of the denial by electronic mail to an address provided by the applicant or by a return receipt evidencing delivery by U.S. Postal Service or private carrier.</w:t>
      </w:r>
    </w:p>
    <w:p w14:paraId="571587C4" w14:textId="77777777" w:rsidR="00803A13" w:rsidRPr="00803A13" w:rsidRDefault="00803A13" w:rsidP="007B27BC">
      <w:pPr>
        <w:pStyle w:val="a0"/>
      </w:pPr>
      <w:r w:rsidRPr="00803A13">
        <w:t>b.</w:t>
      </w:r>
      <w:r w:rsidRPr="00803A13">
        <w:tab/>
        <w:t>The appeal is made by delivery of a written objection with supporting documentation to the secretary.</w:t>
      </w:r>
    </w:p>
    <w:p w14:paraId="70064756" w14:textId="77777777" w:rsidR="00803A13" w:rsidRPr="00803A13" w:rsidRDefault="00803A13" w:rsidP="007B27BC">
      <w:pPr>
        <w:pStyle w:val="a0"/>
      </w:pPr>
      <w:r w:rsidRPr="00803A13">
        <w:t>c.</w:t>
      </w:r>
      <w:r w:rsidRPr="00803A13">
        <w:tab/>
        <w:t>The secretary shall review the objection and supporting documentation and provide the applicant with a written response within 30 business days. This written response shall be the final agency determination.</w:t>
      </w:r>
    </w:p>
    <w:p w14:paraId="3BEBA5FA"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47:6034(E).</w:t>
      </w:r>
    </w:p>
    <w:p w14:paraId="5A4B4BD9"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Office of Entertainment Industry Development, LR 35:2175 (October 2009), repromulgated LR 36:2238 (October 2010), amended LR 39:1016 (April 2013), LR 42:40 (January 2016), repromulgated by the Department of Economic Development, Office of Business Development, LR 45:895 (July 2019)</w:t>
      </w:r>
      <w:r w:rsidR="004F79E9">
        <w:t>, LR 48:409</w:t>
      </w:r>
      <w:r w:rsidR="004F79E9" w:rsidRPr="006C3E28">
        <w:t xml:space="preserve"> (March 2022).</w:t>
      </w:r>
    </w:p>
    <w:p w14:paraId="15A9B07B" w14:textId="77777777" w:rsidR="00803A13" w:rsidRPr="00803A13" w:rsidRDefault="007B27BC" w:rsidP="007B27BC">
      <w:pPr>
        <w:pStyle w:val="Section"/>
      </w:pPr>
      <w:bookmarkStart w:id="1394" w:name="_Toc530991099"/>
      <w:bookmarkStart w:id="1395" w:name="_Toc238197761"/>
      <w:r>
        <w:t>§</w:t>
      </w:r>
      <w:r w:rsidR="00803A13" w:rsidRPr="00803A13">
        <w:t>699</w:t>
      </w:r>
      <w:r w:rsidR="00C86113">
        <w:t>4.</w:t>
      </w:r>
      <w:r w:rsidR="00C86113">
        <w:tab/>
      </w:r>
      <w:r w:rsidR="00803A13" w:rsidRPr="00803A13">
        <w:t>Illustrative Examples of Production Expenses</w:t>
      </w:r>
      <w:bookmarkEnd w:id="1394"/>
      <w:bookmarkEnd w:id="1395"/>
    </w:p>
    <w:p w14:paraId="29E420B2" w14:textId="77777777" w:rsidR="00803A13" w:rsidRPr="00803A13" w:rsidRDefault="00C86113" w:rsidP="00C86113">
      <w:pPr>
        <w:pStyle w:val="A"/>
      </w:pPr>
      <w:r>
        <w:t>A.</w:t>
      </w:r>
      <w:r>
        <w:tab/>
      </w:r>
      <w:r w:rsidR="00803A13" w:rsidRPr="00803A13">
        <w:t>Eligible:</w:t>
      </w:r>
    </w:p>
    <w:p w14:paraId="2FC7277A" w14:textId="77777777" w:rsidR="00803A13" w:rsidRPr="00803A13" w:rsidRDefault="00C86113" w:rsidP="00C86113">
      <w:pPr>
        <w:pStyle w:val="1"/>
      </w:pPr>
      <w:r>
        <w:t>1.</w:t>
      </w:r>
      <w:r>
        <w:tab/>
      </w:r>
      <w:r w:rsidR="00803A13" w:rsidRPr="00803A13">
        <w:t>salary expenses directly relating to the development of a state certified production, with position titles including but not limited to: stagehands, crew, electricians. When determining eligibility, LED will consider job title, job description, staff resumes and any other factors it deems most appropriate under the circumstances;</w:t>
      </w:r>
    </w:p>
    <w:p w14:paraId="064252DC" w14:textId="77777777" w:rsidR="00803A13" w:rsidRPr="00803A13" w:rsidRDefault="00C86113" w:rsidP="00C86113">
      <w:pPr>
        <w:pStyle w:val="1"/>
      </w:pPr>
      <w:r>
        <w:t>2.</w:t>
      </w:r>
      <w:r>
        <w:tab/>
      </w:r>
      <w:r w:rsidR="00803A13" w:rsidRPr="00803A13">
        <w:t>artist compensation directly relating to performance days in Louisiana;</w:t>
      </w:r>
    </w:p>
    <w:p w14:paraId="397165BD" w14:textId="77777777" w:rsidR="00803A13" w:rsidRPr="00803A13" w:rsidRDefault="00C86113" w:rsidP="00C86113">
      <w:pPr>
        <w:pStyle w:val="1"/>
      </w:pPr>
      <w:r>
        <w:t>3.</w:t>
      </w:r>
      <w:r>
        <w:tab/>
      </w:r>
      <w:r w:rsidR="00803A13" w:rsidRPr="00803A13">
        <w:t>set construction and operation expenses;</w:t>
      </w:r>
    </w:p>
    <w:p w14:paraId="4E58D6C1" w14:textId="77777777" w:rsidR="00803A13" w:rsidRPr="00803A13" w:rsidRDefault="00C86113" w:rsidP="00C86113">
      <w:pPr>
        <w:pStyle w:val="1"/>
      </w:pPr>
      <w:r>
        <w:t>4.</w:t>
      </w:r>
      <w:r>
        <w:tab/>
      </w:r>
      <w:r w:rsidR="00803A13" w:rsidRPr="00803A13">
        <w:t>special and visual effects expenses;</w:t>
      </w:r>
    </w:p>
    <w:p w14:paraId="413394D0" w14:textId="77777777" w:rsidR="00803A13" w:rsidRPr="00803A13" w:rsidRDefault="00C86113" w:rsidP="00C86113">
      <w:pPr>
        <w:pStyle w:val="1"/>
      </w:pPr>
      <w:r>
        <w:t>5.</w:t>
      </w:r>
      <w:r>
        <w:tab/>
      </w:r>
      <w:r w:rsidR="00803A13" w:rsidRPr="00803A13">
        <w:t>costumes, wardrobes and make-up accessories expenses;</w:t>
      </w:r>
    </w:p>
    <w:p w14:paraId="72E0BC36" w14:textId="77777777" w:rsidR="00803A13" w:rsidRPr="00803A13" w:rsidRDefault="00C86113" w:rsidP="00C86113">
      <w:pPr>
        <w:pStyle w:val="1"/>
      </w:pPr>
      <w:r>
        <w:t>6.</w:t>
      </w:r>
      <w:r>
        <w:tab/>
      </w:r>
      <w:r w:rsidR="00803A13" w:rsidRPr="00803A13">
        <w:t>costs associated with sound, lighting and staging.</w:t>
      </w:r>
    </w:p>
    <w:p w14:paraId="32A15CDA" w14:textId="77777777" w:rsidR="00803A13" w:rsidRPr="00803A13" w:rsidRDefault="00C86113" w:rsidP="00C86113">
      <w:pPr>
        <w:pStyle w:val="A"/>
      </w:pPr>
      <w:r>
        <w:t>B.</w:t>
      </w:r>
      <w:r>
        <w:tab/>
      </w:r>
      <w:r w:rsidR="00803A13" w:rsidRPr="00803A13">
        <w:t>Ineligible:</w:t>
      </w:r>
    </w:p>
    <w:p w14:paraId="7373ED23" w14:textId="77777777" w:rsidR="00803A13" w:rsidRPr="00803A13" w:rsidRDefault="00803A13" w:rsidP="007B27BC">
      <w:pPr>
        <w:pStyle w:val="1"/>
      </w:pPr>
      <w:r w:rsidRPr="00803A13">
        <w:t>1.a.</w:t>
      </w:r>
      <w:r w:rsidRPr="00803A13">
        <w:tab/>
        <w:t xml:space="preserve">salary expenses </w:t>
      </w:r>
      <w:r w:rsidRPr="00803A13">
        <w:rPr>
          <w:iCs/>
        </w:rPr>
        <w:t>not</w:t>
      </w:r>
      <w:r w:rsidRPr="00803A13">
        <w:t xml:space="preserve"> directly related to the development of a state-certified production, including but not limited to staff in the following departments: </w:t>
      </w:r>
    </w:p>
    <w:p w14:paraId="415D3EAB" w14:textId="77777777" w:rsidR="00803A13" w:rsidRPr="00803A13" w:rsidRDefault="00803A13" w:rsidP="007B27BC">
      <w:pPr>
        <w:pStyle w:val="i0"/>
      </w:pPr>
      <w:r w:rsidRPr="00803A13">
        <w:tab/>
        <w:t>i.</w:t>
      </w:r>
      <w:r w:rsidRPr="00803A13">
        <w:tab/>
        <w:t>IT;</w:t>
      </w:r>
    </w:p>
    <w:p w14:paraId="3139EFC7" w14:textId="77777777" w:rsidR="00803A13" w:rsidRPr="00803A13" w:rsidRDefault="00803A13" w:rsidP="007B27BC">
      <w:pPr>
        <w:pStyle w:val="i0"/>
      </w:pPr>
      <w:r w:rsidRPr="00803A13">
        <w:tab/>
        <w:t>ii.</w:t>
      </w:r>
      <w:r w:rsidRPr="00803A13">
        <w:tab/>
        <w:t>clerical;</w:t>
      </w:r>
    </w:p>
    <w:p w14:paraId="16B06DFA" w14:textId="77777777" w:rsidR="00803A13" w:rsidRPr="00803A13" w:rsidRDefault="00803A13" w:rsidP="007B27BC">
      <w:pPr>
        <w:pStyle w:val="i0"/>
      </w:pPr>
      <w:r w:rsidRPr="00803A13">
        <w:lastRenderedPageBreak/>
        <w:tab/>
        <w:t>iii.</w:t>
      </w:r>
      <w:r w:rsidRPr="00803A13">
        <w:tab/>
        <w:t>human resources;</w:t>
      </w:r>
    </w:p>
    <w:p w14:paraId="0977CAA5" w14:textId="77777777" w:rsidR="00803A13" w:rsidRPr="00803A13" w:rsidRDefault="00803A13" w:rsidP="007B27BC">
      <w:pPr>
        <w:pStyle w:val="i0"/>
      </w:pPr>
      <w:r w:rsidRPr="00803A13">
        <w:tab/>
        <w:t>iv.</w:t>
      </w:r>
      <w:r w:rsidRPr="00803A13">
        <w:tab/>
        <w:t>janitorial service;</w:t>
      </w:r>
    </w:p>
    <w:p w14:paraId="53A5BF9B" w14:textId="77777777" w:rsidR="00803A13" w:rsidRPr="00803A13" w:rsidRDefault="00803A13" w:rsidP="007B27BC">
      <w:pPr>
        <w:pStyle w:val="a0"/>
        <w:rPr>
          <w:bCs/>
        </w:rPr>
      </w:pPr>
      <w:r w:rsidRPr="00803A13">
        <w:t>b.</w:t>
      </w:r>
      <w:r w:rsidRPr="00803A13">
        <w:tab/>
        <w:t>when determining eligibility, LED will consider job title, job description, staff resumes and any other factors it deems most appropriate under the circumstances;</w:t>
      </w:r>
    </w:p>
    <w:p w14:paraId="18B488D5" w14:textId="77777777" w:rsidR="00803A13" w:rsidRPr="00803A13" w:rsidRDefault="00C86113" w:rsidP="00C86113">
      <w:pPr>
        <w:pStyle w:val="1"/>
      </w:pPr>
      <w:r>
        <w:t>2.</w:t>
      </w:r>
      <w:r>
        <w:tab/>
      </w:r>
      <w:r w:rsidR="00803A13" w:rsidRPr="00803A13">
        <w:t>state and local taxes;</w:t>
      </w:r>
    </w:p>
    <w:p w14:paraId="60F21FF4" w14:textId="77777777" w:rsidR="00803A13" w:rsidRPr="00803A13" w:rsidRDefault="00C86113" w:rsidP="00C86113">
      <w:pPr>
        <w:pStyle w:val="1"/>
      </w:pPr>
      <w:r>
        <w:t>3.</w:t>
      </w:r>
      <w:r>
        <w:tab/>
      </w:r>
      <w:r w:rsidR="00803A13" w:rsidRPr="00803A13">
        <w:t>any expenditures related to out of state production;</w:t>
      </w:r>
    </w:p>
    <w:p w14:paraId="43C0C5E8" w14:textId="77777777" w:rsidR="00803A13" w:rsidRPr="00803A13" w:rsidRDefault="00C86113" w:rsidP="00C86113">
      <w:pPr>
        <w:pStyle w:val="1"/>
      </w:pPr>
      <w:r>
        <w:t>4.</w:t>
      </w:r>
      <w:r>
        <w:tab/>
      </w:r>
      <w:r w:rsidR="00803A13" w:rsidRPr="00803A13">
        <w:t>any costs later reimbursed by a third party;</w:t>
      </w:r>
    </w:p>
    <w:p w14:paraId="55752F32" w14:textId="77777777" w:rsidR="00803A13" w:rsidRDefault="00C86113" w:rsidP="00C86113">
      <w:pPr>
        <w:pStyle w:val="1"/>
      </w:pPr>
      <w:r>
        <w:t>5.</w:t>
      </w:r>
      <w:r>
        <w:tab/>
      </w:r>
      <w:r w:rsidR="00803A13" w:rsidRPr="00803A13">
        <w:t>any costs related to the transfer of tax credits.</w:t>
      </w:r>
    </w:p>
    <w:p w14:paraId="0BA069CF" w14:textId="77777777" w:rsidR="004F79E9" w:rsidRPr="001A77BE" w:rsidRDefault="004F79E9" w:rsidP="004F79E9">
      <w:pPr>
        <w:pStyle w:val="1"/>
        <w:rPr>
          <w:shd w:val="clear" w:color="auto" w:fill="FFFFFF"/>
        </w:rPr>
      </w:pPr>
      <w:r w:rsidRPr="001A77BE">
        <w:t>6.</w:t>
      </w:r>
      <w:r>
        <w:tab/>
      </w:r>
      <w:r w:rsidRPr="001A77BE">
        <w:rPr>
          <w:shd w:val="clear" w:color="auto" w:fill="FFFFFF"/>
        </w:rPr>
        <w:t>any amounts that are paid to persons or entities as a result of their participation in profits from the exploitation of the production;</w:t>
      </w:r>
    </w:p>
    <w:p w14:paraId="2407D91B" w14:textId="77777777" w:rsidR="004F79E9" w:rsidRPr="001A77BE" w:rsidRDefault="004F79E9" w:rsidP="004F79E9">
      <w:pPr>
        <w:pStyle w:val="1"/>
        <w:rPr>
          <w:shd w:val="clear" w:color="auto" w:fill="FFFFFF"/>
        </w:rPr>
      </w:pPr>
      <w:r w:rsidRPr="001A77BE">
        <w:rPr>
          <w:shd w:val="clear" w:color="auto" w:fill="FFFFFF"/>
        </w:rPr>
        <w:t>7.</w:t>
      </w:r>
      <w:r w:rsidRPr="001A77BE">
        <w:rPr>
          <w:shd w:val="clear" w:color="auto" w:fill="FFFFFF"/>
        </w:rPr>
        <w:tab/>
        <w:t>the expenditure verification report fee;</w:t>
      </w:r>
    </w:p>
    <w:p w14:paraId="5C20AF68" w14:textId="77777777" w:rsidR="004F79E9" w:rsidRPr="001A77BE" w:rsidRDefault="004F79E9" w:rsidP="004F79E9">
      <w:pPr>
        <w:pStyle w:val="1"/>
      </w:pPr>
      <w:r w:rsidRPr="001A77BE">
        <w:t>8.</w:t>
      </w:r>
      <w:r w:rsidRPr="001A77BE">
        <w:tab/>
        <w:t xml:space="preserve">merchant fees; </w:t>
      </w:r>
    </w:p>
    <w:p w14:paraId="6CF6175F" w14:textId="77777777" w:rsidR="004F79E9" w:rsidRPr="001A77BE" w:rsidRDefault="004F79E9" w:rsidP="004F79E9">
      <w:pPr>
        <w:pStyle w:val="1"/>
      </w:pPr>
      <w:r w:rsidRPr="001A77BE">
        <w:t>9.</w:t>
      </w:r>
      <w:r w:rsidRPr="001A77BE">
        <w:tab/>
        <w:t>royalties;</w:t>
      </w:r>
    </w:p>
    <w:p w14:paraId="37EB9B9C" w14:textId="77777777" w:rsidR="004F79E9" w:rsidRPr="00803A13" w:rsidRDefault="004F79E9" w:rsidP="004F79E9">
      <w:pPr>
        <w:pStyle w:val="1"/>
      </w:pPr>
      <w:r w:rsidRPr="001A77BE">
        <w:rPr>
          <w:bCs/>
        </w:rPr>
        <w:t>10.</w:t>
      </w:r>
      <w:r>
        <w:rPr>
          <w:bCs/>
        </w:rPr>
        <w:tab/>
      </w:r>
      <w:r w:rsidRPr="001A77BE">
        <w:t>online purchases. Production expenses must be taxable transactions made in Louisiana, from a source within the state to qualify. Unless purchased from a source within the state, online purchases do not qualify.</w:t>
      </w:r>
    </w:p>
    <w:p w14:paraId="64BD9280" w14:textId="77777777" w:rsidR="00803A13" w:rsidRPr="00803A13" w:rsidRDefault="00C86113" w:rsidP="00C86113">
      <w:pPr>
        <w:pStyle w:val="A"/>
      </w:pPr>
      <w:r>
        <w:t>C.</w:t>
      </w:r>
      <w:r>
        <w:tab/>
      </w:r>
      <w:r w:rsidR="00803A13" w:rsidRPr="00803A13">
        <w:t>Limitations for certain transactions:</w:t>
      </w:r>
    </w:p>
    <w:p w14:paraId="57AA28BE" w14:textId="77777777" w:rsidR="00803A13" w:rsidRPr="00803A13" w:rsidRDefault="00C86113" w:rsidP="00C86113">
      <w:pPr>
        <w:pStyle w:val="1"/>
      </w:pPr>
      <w:r>
        <w:t>1.</w:t>
      </w:r>
      <w:r>
        <w:tab/>
      </w:r>
      <w:r w:rsidR="00803A13" w:rsidRPr="00803A13">
        <w:t>artist compensation for non-performance days, such as rehearsals, shall be limited to no more than 20 percent of total base investment for performances in Louisiana;</w:t>
      </w:r>
    </w:p>
    <w:p w14:paraId="35E9DE9C" w14:textId="77777777" w:rsidR="00803A13" w:rsidRPr="00803A13" w:rsidRDefault="00C86113" w:rsidP="00C86113">
      <w:pPr>
        <w:pStyle w:val="1"/>
      </w:pPr>
      <w:r>
        <w:t>2.</w:t>
      </w:r>
      <w:r>
        <w:tab/>
      </w:r>
      <w:r w:rsidR="00803A13" w:rsidRPr="00803A13">
        <w:t xml:space="preserve">where goods are provided by a related party, qualifying expenditures are limited to </w:t>
      </w:r>
      <w:r w:rsidR="00803A13" w:rsidRPr="00803A13">
        <w:rPr>
          <w:iCs/>
        </w:rPr>
        <w:t>fair market value</w:t>
      </w:r>
      <w:r w:rsidR="00803A13" w:rsidRPr="00803A13">
        <w:t>, which may be established through the related party’s historic dealings with unrelated parties, or actual transactions between other unrelated parties, for substantially similar goods. The comparable transactions must be substantially similar, considering the type of goods, the geographic market, and other pertinent variables;</w:t>
      </w:r>
    </w:p>
    <w:p w14:paraId="680DDB7D" w14:textId="77777777" w:rsidR="00803A13" w:rsidRDefault="00046F9A" w:rsidP="00046F9A">
      <w:pPr>
        <w:pStyle w:val="LACNote"/>
        <w:rPr>
          <w:noProof/>
        </w:rPr>
      </w:pPr>
      <w:r>
        <w:rPr>
          <w:noProof/>
        </w:rPr>
        <w:t>For Example:</w:t>
      </w:r>
      <w:r>
        <w:rPr>
          <w:noProof/>
        </w:rPr>
        <w:tab/>
      </w:r>
      <w:r w:rsidR="00803A13" w:rsidRPr="00803A13">
        <w:rPr>
          <w:noProof/>
        </w:rPr>
        <w:t xml:space="preserve">The production company has recently acquired the same type of goods in Louisiana at the same price from an unrelated third party. If </w:t>
      </w:r>
      <w:r w:rsidR="00803A13" w:rsidRPr="00803A13">
        <w:rPr>
          <w:iCs/>
          <w:noProof/>
        </w:rPr>
        <w:t>FMV</w:t>
      </w:r>
      <w:r w:rsidR="00803A13" w:rsidRPr="00803A13">
        <w:rPr>
          <w:noProof/>
        </w:rPr>
        <w:t xml:space="preserve"> cannot be established, qualifying expenditures will be limited to the </w:t>
      </w:r>
      <w:r w:rsidR="00803A13" w:rsidRPr="00803A13">
        <w:rPr>
          <w:iCs/>
          <w:noProof/>
        </w:rPr>
        <w:t>internal cost recovery rate,</w:t>
      </w:r>
      <w:r w:rsidR="00803A13" w:rsidRPr="00803A13">
        <w:rPr>
          <w:i/>
          <w:iCs/>
          <w:noProof/>
        </w:rPr>
        <w:t xml:space="preserve"> </w:t>
      </w:r>
      <w:r w:rsidR="00803A13" w:rsidRPr="00803A13">
        <w:rPr>
          <w:noProof/>
        </w:rPr>
        <w:t>consisting of actual documented acquisition cost, plus ongoing maintenance and upgrade cost, divided by anticipated utilization over the real useful life.</w:t>
      </w:r>
    </w:p>
    <w:p w14:paraId="76AA3BEC" w14:textId="77777777" w:rsidR="00803A13" w:rsidRPr="00803A13" w:rsidRDefault="00C86113" w:rsidP="00C86113">
      <w:pPr>
        <w:pStyle w:val="1"/>
      </w:pPr>
      <w:r>
        <w:t>3.</w:t>
      </w:r>
      <w:r>
        <w:tab/>
      </w:r>
      <w:r w:rsidR="00803A13" w:rsidRPr="00803A13">
        <w:t xml:space="preserve">where services are provided by a related party, qualifying expenditures are limited to the </w:t>
      </w:r>
      <w:r w:rsidR="00803A13" w:rsidRPr="00803A13">
        <w:rPr>
          <w:iCs/>
        </w:rPr>
        <w:t xml:space="preserve">actual compensation </w:t>
      </w:r>
      <w:r w:rsidR="00803A13" w:rsidRPr="00803A13">
        <w:t>paid by the related party to its employee actually performing the service (including employer-paid benefits), allocated to the production on an hourly basis. Related party transactions must be supported by an audit and documentation as requested by LED, which may include (but is not limited to) third-party contracts, notarized affidavits, tax records, and cancelled checks;</w:t>
      </w:r>
    </w:p>
    <w:p w14:paraId="7BC9D40D" w14:textId="77777777" w:rsidR="00803A13" w:rsidRPr="00803A13" w:rsidRDefault="00C86113" w:rsidP="00C86113">
      <w:pPr>
        <w:pStyle w:val="1"/>
      </w:pPr>
      <w:r>
        <w:t>4.</w:t>
      </w:r>
      <w:r>
        <w:tab/>
      </w:r>
      <w:r w:rsidR="00803A13" w:rsidRPr="00803A13">
        <w:t xml:space="preserve">any expenses made </w:t>
      </w:r>
      <w:r w:rsidR="00803A13" w:rsidRPr="00803A13">
        <w:rPr>
          <w:iCs/>
        </w:rPr>
        <w:t>on behalf of</w:t>
      </w:r>
      <w:r w:rsidR="00803A13" w:rsidRPr="00803A13">
        <w:t xml:space="preserve"> a state certified production, by an entity other than the applicant approved by LED and being claimed for tax credits, must be submitted with additional supporting documentation as requested by LED.</w:t>
      </w:r>
    </w:p>
    <w:p w14:paraId="08D8F8BA"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47:6034(E).</w:t>
      </w:r>
    </w:p>
    <w:p w14:paraId="06CAB0BF"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Office of Entertainment Industry Development, LR 39:1016 (April 2013), repromulgated by the Department of Economic Development, Office of Business Development, LR 45:896 (July 2019)</w:t>
      </w:r>
      <w:r w:rsidR="004F79E9">
        <w:t>, amended LR 48:409</w:t>
      </w:r>
      <w:r w:rsidR="004F79E9" w:rsidRPr="006C3E28">
        <w:t xml:space="preserve"> (March 2022).</w:t>
      </w:r>
    </w:p>
    <w:p w14:paraId="28EB3334" w14:textId="77777777" w:rsidR="00803A13" w:rsidRPr="00803A13" w:rsidRDefault="007B27BC" w:rsidP="007B27BC">
      <w:pPr>
        <w:pStyle w:val="Section"/>
      </w:pPr>
      <w:bookmarkStart w:id="1396" w:name="_Toc530991102"/>
      <w:bookmarkStart w:id="1397" w:name="_Toc238197762"/>
      <w:r>
        <w:t>§</w:t>
      </w:r>
      <w:r w:rsidR="00803A13" w:rsidRPr="00803A13">
        <w:t>699</w:t>
      </w:r>
      <w:r w:rsidR="00C86113">
        <w:t>7.</w:t>
      </w:r>
      <w:r w:rsidR="00C86113">
        <w:tab/>
      </w:r>
      <w:bookmarkEnd w:id="1396"/>
      <w:r w:rsidR="004F79E9" w:rsidRPr="001A77BE">
        <w:t>Additional Program Procedures—State-Certified Musical or Theatrical Production</w:t>
      </w:r>
      <w:r w:rsidR="004F79E9" w:rsidRPr="001A77BE">
        <w:sym w:font="Symbol" w:char="F0BE"/>
      </w:r>
      <w:r w:rsidR="004F79E9" w:rsidRPr="001A77BE">
        <w:t>Receiving Initial Certification on or after July 1, 2017</w:t>
      </w:r>
      <w:bookmarkEnd w:id="1397"/>
    </w:p>
    <w:p w14:paraId="621824FC" w14:textId="77777777" w:rsidR="004F79E9" w:rsidRPr="001A77BE" w:rsidRDefault="00C86113" w:rsidP="004F79E9">
      <w:pPr>
        <w:pStyle w:val="A"/>
      </w:pPr>
      <w:r>
        <w:t>A.</w:t>
      </w:r>
      <w:r>
        <w:tab/>
      </w:r>
      <w:r w:rsidR="004F79E9" w:rsidRPr="001A77BE">
        <w:t>State-certified musical or theatrical productions receiving initial certification on or after July 1, 2017 shall be eligible for the following types of tax credits at the prevailing statutory rates, currently as follows.</w:t>
      </w:r>
    </w:p>
    <w:p w14:paraId="534FC23E" w14:textId="77777777" w:rsidR="004F79E9" w:rsidRPr="001A77BE" w:rsidRDefault="004F79E9" w:rsidP="004F79E9">
      <w:pPr>
        <w:pStyle w:val="1"/>
      </w:pPr>
      <w:r w:rsidRPr="001A77BE">
        <w:t>1.</w:t>
      </w:r>
      <w:r w:rsidRPr="001A77BE">
        <w:tab/>
        <w:t>Base Investment Credit</w:t>
      </w:r>
    </w:p>
    <w:p w14:paraId="35DBB78A" w14:textId="77777777" w:rsidR="004F79E9" w:rsidRPr="001A77BE" w:rsidRDefault="004F79E9" w:rsidP="004F79E9">
      <w:pPr>
        <w:pStyle w:val="a0"/>
      </w:pPr>
      <w:r w:rsidRPr="001A77BE">
        <w:t>a.</w:t>
      </w:r>
      <w:r w:rsidRPr="001A77BE">
        <w:tab/>
        <w:t>If the total base investment is more than $100,000, but less than $300,000 dollars, a tax credit of 7 percent applies.</w:t>
      </w:r>
    </w:p>
    <w:p w14:paraId="491CFC01" w14:textId="77777777" w:rsidR="004F79E9" w:rsidRPr="001A77BE" w:rsidRDefault="004F79E9" w:rsidP="004F79E9">
      <w:pPr>
        <w:pStyle w:val="a0"/>
      </w:pPr>
      <w:r w:rsidRPr="001A77BE">
        <w:t>b.</w:t>
      </w:r>
      <w:r w:rsidRPr="001A77BE">
        <w:tab/>
        <w:t>If the total base investment is more than $300,000, but less than $1,000,000, a tax credit of 14 percent applies.</w:t>
      </w:r>
    </w:p>
    <w:p w14:paraId="77FC8827" w14:textId="77777777" w:rsidR="004F79E9" w:rsidRPr="001A77BE" w:rsidRDefault="004F79E9" w:rsidP="004F79E9">
      <w:pPr>
        <w:pStyle w:val="a0"/>
      </w:pPr>
      <w:r w:rsidRPr="001A77BE">
        <w:t>c.</w:t>
      </w:r>
      <w:r w:rsidRPr="001A77BE">
        <w:tab/>
        <w:t>If the total base investment is more than $1,000,000, a tax credit of 18 percent applies.</w:t>
      </w:r>
    </w:p>
    <w:p w14:paraId="2E003F8C" w14:textId="77777777" w:rsidR="004F79E9" w:rsidRPr="001A77BE" w:rsidRDefault="004F79E9" w:rsidP="004F79E9">
      <w:pPr>
        <w:pStyle w:val="1"/>
      </w:pPr>
      <w:r w:rsidRPr="001A77BE">
        <w:t>2.</w:t>
      </w:r>
      <w:r w:rsidRPr="001A77BE">
        <w:tab/>
        <w:t>Louisiana Resident Payroll Credit. To the extent that base investment is expended on payroll for Louisiana residents, an additional tax credit of 7 percent applies.</w:t>
      </w:r>
    </w:p>
    <w:p w14:paraId="5A92AF9B" w14:textId="77777777" w:rsidR="004F79E9" w:rsidRPr="001A77BE" w:rsidRDefault="004F79E9" w:rsidP="004F79E9">
      <w:pPr>
        <w:pStyle w:val="1"/>
      </w:pPr>
      <w:r w:rsidRPr="001A77BE">
        <w:t>3.</w:t>
      </w:r>
      <w:r w:rsidRPr="001A77BE">
        <w:tab/>
        <w:t>Louisiana Student Credit. To the extent that base investment is expended to employ students enrolled in Louisiana colleges, an additional tax credit of 0.07 percent applies.</w:t>
      </w:r>
    </w:p>
    <w:p w14:paraId="4867ADAB" w14:textId="77777777" w:rsidR="00803A13" w:rsidRPr="00803A13" w:rsidRDefault="004F79E9" w:rsidP="004F79E9">
      <w:pPr>
        <w:pStyle w:val="A"/>
      </w:pPr>
      <w:r w:rsidRPr="001A77BE">
        <w:t>B.</w:t>
      </w:r>
      <w:r w:rsidRPr="001A77BE">
        <w:tab/>
        <w:t>Louisiana Resident Payroll Cap. To the extent that base investment is expended on payroll for Louisiana residents, the additional payroll credit shall exclude any payroll amounts paid to one person exceeding $1,000,000.</w:t>
      </w:r>
    </w:p>
    <w:p w14:paraId="4C7E433A"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47:6034(E).</w:t>
      </w:r>
    </w:p>
    <w:p w14:paraId="22E5D433"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Office of Entertainment Industry Development, LR 42:41 (January 2016), repromulgated by the Department of Economic Development, Office of Business Development, LR 45:898 (July 2019)</w:t>
      </w:r>
      <w:r w:rsidR="004F79E9">
        <w:t>, amended LR 48:410</w:t>
      </w:r>
      <w:r w:rsidR="004F79E9" w:rsidRPr="006C3E28">
        <w:t xml:space="preserve"> (March 2022).</w:t>
      </w:r>
    </w:p>
    <w:p w14:paraId="660A70FB" w14:textId="77777777" w:rsidR="00803A13" w:rsidRPr="00803A13" w:rsidRDefault="007B27BC" w:rsidP="007B27BC">
      <w:pPr>
        <w:pStyle w:val="Section"/>
      </w:pPr>
      <w:bookmarkStart w:id="1398" w:name="_Toc530991104"/>
      <w:bookmarkStart w:id="1399" w:name="_Toc238197763"/>
      <w:r>
        <w:t>§</w:t>
      </w:r>
      <w:r w:rsidR="00803A13" w:rsidRPr="00803A13">
        <w:t>699</w:t>
      </w:r>
      <w:r w:rsidR="00C86113">
        <w:t>9.</w:t>
      </w:r>
      <w:r w:rsidR="00C86113">
        <w:tab/>
      </w:r>
      <w:r w:rsidR="00803A13" w:rsidRPr="00803A13">
        <w:t>Application of the Tax Credit</w:t>
      </w:r>
      <w:bookmarkEnd w:id="1398"/>
      <w:bookmarkEnd w:id="1399"/>
    </w:p>
    <w:p w14:paraId="399D3FD3" w14:textId="77777777" w:rsidR="00803A13" w:rsidRPr="00803A13" w:rsidRDefault="00C86113" w:rsidP="00C86113">
      <w:pPr>
        <w:pStyle w:val="A"/>
      </w:pPr>
      <w:r>
        <w:t>A.</w:t>
      </w:r>
      <w:r>
        <w:tab/>
      </w:r>
      <w:r w:rsidR="00803A13" w:rsidRPr="00803A13">
        <w:t>Prior to claiming a tax credit on any tax return, or transferring any tax credit, a person must apply for and obtain final certification.</w:t>
      </w:r>
    </w:p>
    <w:p w14:paraId="60A6580B" w14:textId="77777777" w:rsidR="00803A13" w:rsidRPr="00803A13" w:rsidRDefault="00C86113" w:rsidP="00C86113">
      <w:pPr>
        <w:pStyle w:val="A"/>
      </w:pPr>
      <w:r>
        <w:t>B.</w:t>
      </w:r>
      <w:r>
        <w:tab/>
      </w:r>
      <w:r w:rsidR="00803A13" w:rsidRPr="00803A13">
        <w:t>After receiving final certification, a person may transfer the credit as follows.</w:t>
      </w:r>
    </w:p>
    <w:p w14:paraId="688C8864" w14:textId="77777777" w:rsidR="00803A13" w:rsidRPr="00803A13" w:rsidRDefault="00C86113" w:rsidP="00C86113">
      <w:pPr>
        <w:pStyle w:val="1"/>
      </w:pPr>
      <w:r>
        <w:t>1.</w:t>
      </w:r>
      <w:r>
        <w:tab/>
      </w:r>
      <w:r w:rsidR="00803A13" w:rsidRPr="00803A13">
        <w:t>Only one transfer is allowed.</w:t>
      </w:r>
    </w:p>
    <w:p w14:paraId="725961D5" w14:textId="77777777" w:rsidR="00803A13" w:rsidRPr="00803A13" w:rsidRDefault="00C86113" w:rsidP="00C86113">
      <w:pPr>
        <w:pStyle w:val="1"/>
      </w:pPr>
      <w:r>
        <w:t>2.</w:t>
      </w:r>
      <w:r>
        <w:tab/>
      </w:r>
      <w:r w:rsidR="00803A13" w:rsidRPr="00803A13">
        <w:t>The credit, and/or refund of an overpayment, may be transferred by sending a written notice of such transfer to the Department of Revenue.</w:t>
      </w:r>
    </w:p>
    <w:p w14:paraId="6A0B0BBB" w14:textId="77777777" w:rsidR="00803A13" w:rsidRPr="00803A13" w:rsidRDefault="00C86113" w:rsidP="00C86113">
      <w:pPr>
        <w:pStyle w:val="A"/>
      </w:pPr>
      <w:r>
        <w:lastRenderedPageBreak/>
        <w:t>C.</w:t>
      </w:r>
      <w:r>
        <w:tab/>
      </w:r>
      <w:r w:rsidR="00803A13" w:rsidRPr="00803A13">
        <w:t>An owner of tax credits may claim tax credits against its Louisiana income tax liability by submitting its final certification, or written notice of transfer pursuant to this rule, evidencing the dollar amount of tax credits being claimed.</w:t>
      </w:r>
    </w:p>
    <w:p w14:paraId="44CDFFBE" w14:textId="77777777" w:rsidR="00803A13" w:rsidRPr="00803A13" w:rsidRDefault="00C86113" w:rsidP="00C86113">
      <w:pPr>
        <w:pStyle w:val="AuthorityNote"/>
      </w:pPr>
      <w:r>
        <w:t>AUTHORITY</w:t>
      </w:r>
      <w:r w:rsidR="00803A13" w:rsidRPr="00803A13">
        <w:t xml:space="preserve"> NOTE:</w:t>
      </w:r>
      <w:r w:rsidR="00803A13" w:rsidRPr="00803A13">
        <w:tab/>
        <w:t>Promulgated in accordance with R.S. 47:6034(E).</w:t>
      </w:r>
    </w:p>
    <w:p w14:paraId="2DD8EAB3" w14:textId="77777777" w:rsidR="00803A13" w:rsidRPr="00803A13" w:rsidRDefault="00C86113" w:rsidP="00C86113">
      <w:pPr>
        <w:pStyle w:val="HistoricalNote"/>
      </w:pPr>
      <w:r>
        <w:t>HISTORICAL</w:t>
      </w:r>
      <w:r w:rsidR="00803A13" w:rsidRPr="00803A13">
        <w:t xml:space="preserve"> NOTE:</w:t>
      </w:r>
      <w:r w:rsidR="00803A13" w:rsidRPr="00803A13">
        <w:tab/>
        <w:t>Promulgated by the Department of Economic Development, Office of Business Development, Office of Entertainment Industry Development, LR 35:2177 (October 2009), repromulgated LR 36:2241 (October 2010), repromulgated by the Department of Economic Development, Office of Business Development, 45:899 (July 2019</w:t>
      </w:r>
      <w:bookmarkStart w:id="1400" w:name="ParasHere"/>
      <w:r w:rsidR="00803A13" w:rsidRPr="00803A13">
        <w:t>)</w:t>
      </w:r>
      <w:bookmarkEnd w:id="1400"/>
      <w:r w:rsidR="00803A13" w:rsidRPr="00803A13">
        <w:t>.</w:t>
      </w:r>
    </w:p>
    <w:p w14:paraId="75B0A439" w14:textId="77777777" w:rsidR="00803A13" w:rsidRDefault="00803A13">
      <w:pPr>
        <w:pStyle w:val="Chapter"/>
        <w:sectPr w:rsidR="00803A13" w:rsidSect="00526312">
          <w:headerReference w:type="even" r:id="rId21"/>
          <w:headerReference w:type="default" r:id="rId22"/>
          <w:type w:val="continuous"/>
          <w:pgSz w:w="12240" w:h="15840" w:code="1"/>
          <w:pgMar w:top="1080" w:right="864" w:bottom="864" w:left="864" w:header="576" w:footer="432" w:gutter="0"/>
          <w:cols w:num="2" w:space="720"/>
        </w:sectPr>
      </w:pPr>
    </w:p>
    <w:p w14:paraId="14991EB0" w14:textId="77777777" w:rsidR="000A70F9" w:rsidRDefault="000A70F9">
      <w:pPr>
        <w:pStyle w:val="Chapter"/>
        <w:sectPr w:rsidR="000A70F9" w:rsidSect="00526312">
          <w:type w:val="continuous"/>
          <w:pgSz w:w="12240" w:h="15840" w:code="1"/>
          <w:pgMar w:top="1080" w:right="864" w:bottom="864" w:left="864" w:header="576" w:footer="432" w:gutter="0"/>
          <w:cols w:num="2" w:space="720"/>
        </w:sectPr>
      </w:pPr>
    </w:p>
    <w:p w14:paraId="513B02B4" w14:textId="77777777" w:rsidR="000A70F9" w:rsidRDefault="000A70F9">
      <w:pPr>
        <w:pStyle w:val="Title1"/>
      </w:pPr>
      <w:r>
        <w:lastRenderedPageBreak/>
        <w:t>Title 61</w:t>
      </w:r>
    </w:p>
    <w:p w14:paraId="5FE39924" w14:textId="77777777" w:rsidR="000A70F9" w:rsidRDefault="000A70F9">
      <w:pPr>
        <w:pStyle w:val="Title2"/>
      </w:pPr>
      <w:r>
        <w:t>REVENUE AND TAXATION</w:t>
      </w:r>
    </w:p>
    <w:p w14:paraId="3976ED8B" w14:textId="77777777" w:rsidR="000A70F9" w:rsidRDefault="000A70F9" w:rsidP="00A14CD4">
      <w:pPr>
        <w:pStyle w:val="Part"/>
      </w:pPr>
      <w:bookmarkStart w:id="1401" w:name="_Toc233690167"/>
      <w:bookmarkStart w:id="1402" w:name="TOC_Part1"/>
      <w:bookmarkStart w:id="1403" w:name="_Toc243721377"/>
      <w:bookmarkStart w:id="1404" w:name="_Toc259619617"/>
      <w:bookmarkStart w:id="1405" w:name="_Toc262718703"/>
      <w:bookmarkStart w:id="1406" w:name="_Toc275165475"/>
      <w:bookmarkStart w:id="1407" w:name="_Toc238197764"/>
      <w:r>
        <w:t xml:space="preserve">Part III.  Administrative </w:t>
      </w:r>
      <w:r w:rsidR="003F5EF1">
        <w:t xml:space="preserve">and Miscellaneous </w:t>
      </w:r>
      <w:r>
        <w:t>Provisions</w:t>
      </w:r>
      <w:bookmarkEnd w:id="1401"/>
      <w:bookmarkEnd w:id="1402"/>
      <w:bookmarkEnd w:id="1403"/>
      <w:bookmarkEnd w:id="1404"/>
      <w:bookmarkEnd w:id="1405"/>
      <w:bookmarkEnd w:id="1406"/>
      <w:bookmarkEnd w:id="1407"/>
    </w:p>
    <w:p w14:paraId="2283C3D1" w14:textId="77777777" w:rsidR="000A70F9" w:rsidRDefault="000A70F9">
      <w:pPr>
        <w:pStyle w:val="Chapter"/>
      </w:pPr>
      <w:bookmarkStart w:id="1408" w:name="BackHeeah"/>
    </w:p>
    <w:bookmarkEnd w:id="1408"/>
    <w:p w14:paraId="33FBE5FE" w14:textId="77777777" w:rsidR="000A70F9" w:rsidRDefault="000A70F9">
      <w:pPr>
        <w:pStyle w:val="Chapter"/>
        <w:sectPr w:rsidR="000A70F9" w:rsidSect="00526312">
          <w:headerReference w:type="default" r:id="rId23"/>
          <w:type w:val="oddPage"/>
          <w:pgSz w:w="12240" w:h="15840" w:code="1"/>
          <w:pgMar w:top="1080" w:right="864" w:bottom="864" w:left="864" w:header="576" w:footer="432" w:gutter="0"/>
          <w:cols w:space="720"/>
          <w:docGrid w:linePitch="326"/>
        </w:sectPr>
      </w:pPr>
    </w:p>
    <w:p w14:paraId="61B31C89" w14:textId="77777777" w:rsidR="000A70F9" w:rsidRDefault="000A70F9">
      <w:pPr>
        <w:pStyle w:val="Chapter"/>
        <w:tabs>
          <w:tab w:val="clear" w:pos="1440"/>
          <w:tab w:val="clear" w:pos="1620"/>
          <w:tab w:val="clear" w:pos="1980"/>
          <w:tab w:val="clear" w:pos="2160"/>
          <w:tab w:val="clear" w:pos="2340"/>
          <w:tab w:val="left" w:pos="1560"/>
          <w:tab w:val="left" w:pos="1920"/>
        </w:tabs>
      </w:pPr>
      <w:bookmarkStart w:id="1409" w:name="TOC_Chap76"/>
      <w:bookmarkStart w:id="1410" w:name="_Toc233690168"/>
      <w:bookmarkStart w:id="1411" w:name="_Toc234030753"/>
      <w:bookmarkStart w:id="1412" w:name="_Toc243721378"/>
      <w:bookmarkStart w:id="1413" w:name="_Toc259619618"/>
      <w:bookmarkStart w:id="1414" w:name="_Toc262718704"/>
      <w:bookmarkStart w:id="1415" w:name="_Toc275165476"/>
      <w:bookmarkStart w:id="1416" w:name="_Toc238197765"/>
      <w:r>
        <w:t>Chapter 1.</w:t>
      </w:r>
      <w:bookmarkStart w:id="1417" w:name="TOCT_Chap163"/>
      <w:bookmarkStart w:id="1418" w:name="TOCT_Chap125"/>
      <w:bookmarkStart w:id="1419" w:name="TOCT_Chap127"/>
      <w:bookmarkEnd w:id="1409"/>
      <w:r w:rsidR="009063FA">
        <w:tab/>
      </w:r>
      <w:bookmarkStart w:id="1420" w:name="TOCT_Chap68"/>
      <w:bookmarkStart w:id="1421" w:name="TOCT_Chap66"/>
      <w:bookmarkStart w:id="1422" w:name="TOCT_Chap76"/>
      <w:r>
        <w:t>Agency Guidelines</w:t>
      </w:r>
      <w:bookmarkEnd w:id="1410"/>
      <w:bookmarkEnd w:id="1411"/>
      <w:bookmarkEnd w:id="1412"/>
      <w:bookmarkEnd w:id="1413"/>
      <w:bookmarkEnd w:id="1414"/>
      <w:bookmarkEnd w:id="1415"/>
      <w:bookmarkEnd w:id="1416"/>
      <w:bookmarkEnd w:id="1417"/>
      <w:bookmarkEnd w:id="1418"/>
      <w:bookmarkEnd w:id="1419"/>
      <w:bookmarkEnd w:id="1420"/>
      <w:bookmarkEnd w:id="1421"/>
      <w:bookmarkEnd w:id="1422"/>
    </w:p>
    <w:p w14:paraId="2F5A96C0" w14:textId="77777777" w:rsidR="000A70F9" w:rsidRDefault="000A70F9">
      <w:pPr>
        <w:pStyle w:val="Section"/>
      </w:pPr>
      <w:bookmarkStart w:id="1423" w:name="_Toc233690169"/>
      <w:bookmarkStart w:id="1424" w:name="_Toc234030754"/>
      <w:bookmarkStart w:id="1425" w:name="_Toc243721379"/>
      <w:bookmarkStart w:id="1426" w:name="_Toc259619619"/>
      <w:bookmarkStart w:id="1427" w:name="_Toc262718705"/>
      <w:bookmarkStart w:id="1428" w:name="_Toc275165477"/>
      <w:bookmarkStart w:id="1429" w:name="_Toc238197766"/>
      <w:r>
        <w:t>§101.</w:t>
      </w:r>
      <w:r>
        <w:tab/>
        <w:t>Policy Statements</w:t>
      </w:r>
      <w:bookmarkEnd w:id="1423"/>
      <w:bookmarkEnd w:id="1424"/>
      <w:bookmarkEnd w:id="1425"/>
      <w:bookmarkEnd w:id="1426"/>
      <w:bookmarkEnd w:id="1427"/>
      <w:bookmarkEnd w:id="1428"/>
      <w:bookmarkEnd w:id="1429"/>
    </w:p>
    <w:p w14:paraId="41561B91" w14:textId="77777777" w:rsidR="000A70F9" w:rsidRDefault="000A70F9">
      <w:pPr>
        <w:pStyle w:val="A"/>
        <w:spacing w:after="80"/>
      </w:pPr>
      <w:r>
        <w:t>A.</w:t>
      </w:r>
      <w:r>
        <w:tab/>
        <w:t>Purpose</w:t>
      </w:r>
    </w:p>
    <w:p w14:paraId="1F6C5F05" w14:textId="77777777" w:rsidR="000A70F9" w:rsidRDefault="000A70F9">
      <w:pPr>
        <w:pStyle w:val="1"/>
        <w:spacing w:after="80"/>
      </w:pPr>
      <w:r>
        <w:t>1.</w:t>
      </w:r>
      <w:r>
        <w:tab/>
        <w:t>This rule defines the types of policy statements that may be issued and the procedures for issuing them. Policy statements provide guidance as to the department's position and ensure that employees enforce the tax laws correctly, consistently, and fairly.</w:t>
      </w:r>
    </w:p>
    <w:p w14:paraId="1B861863" w14:textId="77777777" w:rsidR="000A70F9" w:rsidRDefault="000A70F9">
      <w:pPr>
        <w:pStyle w:val="1"/>
        <w:spacing w:after="80"/>
      </w:pPr>
      <w:r>
        <w:t>2.</w:t>
      </w:r>
      <w:r>
        <w:tab/>
        <w:t>In the past, policy statements issued to provide policy guidance included rules, Private Letter Rulings, Technical Advisory Memoranda, Policy and Procedure Memoranda, and informal oral and written advice.</w:t>
      </w:r>
    </w:p>
    <w:p w14:paraId="02625214" w14:textId="77777777" w:rsidR="000A70F9" w:rsidRDefault="000A70F9">
      <w:pPr>
        <w:pStyle w:val="1"/>
        <w:spacing w:after="80"/>
      </w:pPr>
      <w:r>
        <w:t>3.</w:t>
      </w:r>
      <w:r>
        <w:tab/>
        <w:t>The following policy statements will now be issued:</w:t>
      </w:r>
    </w:p>
    <w:p w14:paraId="10F38104" w14:textId="77777777" w:rsidR="000A70F9" w:rsidRDefault="000A70F9">
      <w:pPr>
        <w:pStyle w:val="a0"/>
        <w:spacing w:after="80"/>
      </w:pPr>
      <w:r>
        <w:t>a.</w:t>
      </w:r>
      <w:r>
        <w:tab/>
        <w:t>rules adopted according to the Administrative Procedure Act;</w:t>
      </w:r>
    </w:p>
    <w:p w14:paraId="68A92F53" w14:textId="77777777" w:rsidR="000A70F9" w:rsidRDefault="000A70F9">
      <w:pPr>
        <w:pStyle w:val="a0"/>
        <w:spacing w:after="80"/>
      </w:pPr>
      <w:r>
        <w:t>b.</w:t>
      </w:r>
      <w:r>
        <w:tab/>
        <w:t>policy and procedure memoranda;</w:t>
      </w:r>
    </w:p>
    <w:p w14:paraId="3D896ED3" w14:textId="77777777" w:rsidR="000A70F9" w:rsidRDefault="000A70F9">
      <w:pPr>
        <w:pStyle w:val="a0"/>
        <w:spacing w:after="80"/>
      </w:pPr>
      <w:r>
        <w:t>c.</w:t>
      </w:r>
      <w:r>
        <w:tab/>
        <w:t>declaratory rulings:</w:t>
      </w:r>
    </w:p>
    <w:p w14:paraId="5C6D6F2A" w14:textId="77777777" w:rsidR="000A70F9" w:rsidRDefault="000A70F9">
      <w:pPr>
        <w:pStyle w:val="i0"/>
        <w:spacing w:after="80"/>
      </w:pPr>
      <w:r>
        <w:tab/>
        <w:t>i.</w:t>
      </w:r>
      <w:r>
        <w:tab/>
        <w:t>private letter rulings;</w:t>
      </w:r>
    </w:p>
    <w:p w14:paraId="6D4E8847" w14:textId="77777777" w:rsidR="000A70F9" w:rsidRDefault="000A70F9">
      <w:pPr>
        <w:pStyle w:val="i0"/>
        <w:spacing w:after="80"/>
      </w:pPr>
      <w:r>
        <w:tab/>
        <w:t>ii.</w:t>
      </w:r>
      <w:r>
        <w:tab/>
        <w:t>revenue rulings; and</w:t>
      </w:r>
    </w:p>
    <w:p w14:paraId="78CF0CD1" w14:textId="77777777" w:rsidR="000A70F9" w:rsidRDefault="000A70F9">
      <w:pPr>
        <w:pStyle w:val="i0"/>
      </w:pPr>
      <w:r>
        <w:tab/>
        <w:t>iii.</w:t>
      </w:r>
      <w:r>
        <w:tab/>
        <w:t>statements of acquiescence or nonacquiescence;</w:t>
      </w:r>
    </w:p>
    <w:p w14:paraId="3A2BA609" w14:textId="77777777" w:rsidR="000A70F9" w:rsidRDefault="000A70F9">
      <w:pPr>
        <w:pStyle w:val="a0"/>
      </w:pPr>
      <w:r>
        <w:t>d.</w:t>
      </w:r>
      <w:r>
        <w:tab/>
        <w:t>revenue information bulletins; and</w:t>
      </w:r>
    </w:p>
    <w:p w14:paraId="378D87B4" w14:textId="77777777" w:rsidR="000A70F9" w:rsidRDefault="000A70F9">
      <w:pPr>
        <w:pStyle w:val="a0"/>
      </w:pPr>
      <w:r>
        <w:t>e.</w:t>
      </w:r>
      <w:r>
        <w:tab/>
        <w:t>informal advice.</w:t>
      </w:r>
    </w:p>
    <w:p w14:paraId="4B9BD576" w14:textId="77777777" w:rsidR="000A70F9" w:rsidRDefault="000A70F9">
      <w:pPr>
        <w:pStyle w:val="A"/>
      </w:pPr>
      <w:r>
        <w:t>B.</w:t>
      </w:r>
      <w:r>
        <w:tab/>
        <w:t>Distinguishing Rules from Other Policy Statements</w:t>
      </w:r>
    </w:p>
    <w:p w14:paraId="3458FE3D" w14:textId="77777777" w:rsidR="000A70F9" w:rsidRDefault="000A70F9">
      <w:pPr>
        <w:pStyle w:val="1"/>
      </w:pPr>
      <w:r>
        <w:t>1.</w:t>
      </w:r>
      <w:r>
        <w:tab/>
        <w:t>Rules are adopted in accordance with Louisiana's Administrative Procedure Act (APA), R.S. 49:950 et seq., and the APA is the authoritative guide as to when a rule is required.</w:t>
      </w:r>
    </w:p>
    <w:p w14:paraId="551E32FD" w14:textId="77777777" w:rsidR="000A70F9" w:rsidRDefault="000A70F9">
      <w:pPr>
        <w:pStyle w:val="1"/>
      </w:pPr>
      <w:r>
        <w:t>2.</w:t>
      </w:r>
      <w:r>
        <w:tab/>
        <w:t xml:space="preserve">The APA excepts agency statements, guides, or requirements for conduct or action that regulate the internal management of the agency from the definition of a </w:t>
      </w:r>
      <w:r w:rsidRPr="003421A9">
        <w:rPr>
          <w:i/>
        </w:rPr>
        <w:t>Rule</w:t>
      </w:r>
      <w:r>
        <w:t xml:space="preserve"> (R.S. 49:951.6). Policy and Procedure Memoranda are issued under this exception.</w:t>
      </w:r>
    </w:p>
    <w:p w14:paraId="02970308" w14:textId="77777777" w:rsidR="000A70F9" w:rsidRDefault="000A70F9">
      <w:pPr>
        <w:pStyle w:val="1"/>
      </w:pPr>
      <w:r>
        <w:t>3.</w:t>
      </w:r>
      <w:r>
        <w:tab/>
        <w:t xml:space="preserve">The APA also provides that </w:t>
      </w:r>
      <w:r w:rsidR="00420421" w:rsidRPr="00420421">
        <w:t>“</w:t>
      </w:r>
      <w:r>
        <w:t>The fact that a statement of policy or an interpretation of a statute is made in the decision of a case or in an agency decision upon or disposition of a particular matter as applied to a specific set of facts involved does not render the same a rule within this definition or constitute specific adoption thereof by the agency so as to be required to be issued and filed as provided in this Subsection</w:t>
      </w:r>
      <w:r w:rsidR="00420421" w:rsidRPr="00420421">
        <w:t>”</w:t>
      </w:r>
      <w:r>
        <w:t xml:space="preserve"> (R.S. 49:951.7). The term Rule </w:t>
      </w:r>
      <w:r w:rsidR="00420421" w:rsidRPr="00420421">
        <w:t>“</w:t>
      </w:r>
      <w:r>
        <w:t>does not include declaratory rulings or orders.</w:t>
      </w:r>
      <w:r w:rsidR="00420421" w:rsidRPr="00420421">
        <w:t>”</w:t>
      </w:r>
      <w:r>
        <w:t xml:space="preserve"> [R.S. 49:951(6)]. Declaratory Rulings are issued under these exceptions.</w:t>
      </w:r>
    </w:p>
    <w:p w14:paraId="765C0BB1" w14:textId="77777777" w:rsidR="000A70F9" w:rsidRDefault="000A70F9">
      <w:pPr>
        <w:pStyle w:val="1"/>
        <w:spacing w:after="80"/>
      </w:pPr>
      <w:r>
        <w:t>4.</w:t>
      </w:r>
      <w:r>
        <w:tab/>
        <w:t xml:space="preserve">General information may be disseminated and general assistance provided, but taxpayers are only bound by statutes and regulations that have the force and effect of law. </w:t>
      </w:r>
      <w:r>
        <w:t>Revenue Information Bulletins and informal advice offered to taxpayers do not establish legal requirements for taxpayers.</w:t>
      </w:r>
    </w:p>
    <w:p w14:paraId="44397193" w14:textId="77777777" w:rsidR="000A70F9" w:rsidRDefault="000A70F9">
      <w:pPr>
        <w:pStyle w:val="1"/>
        <w:spacing w:after="80"/>
      </w:pPr>
      <w:r>
        <w:t>5.</w:t>
      </w:r>
      <w:r>
        <w:tab/>
        <w:t>Within the parameters set forth by the APA, Title 47, and other applicable laws, discretion may be used to determine if policy guidance is needed and the type of policy guidance to be issued.</w:t>
      </w:r>
    </w:p>
    <w:p w14:paraId="6AC6F0F0" w14:textId="77777777" w:rsidR="000A70F9" w:rsidRDefault="000A70F9">
      <w:pPr>
        <w:pStyle w:val="1"/>
        <w:spacing w:after="80"/>
      </w:pPr>
      <w:r>
        <w:t>6.</w:t>
      </w:r>
      <w:r>
        <w:tab/>
        <w:t>Reasons for issuing a rule may include:</w:t>
      </w:r>
    </w:p>
    <w:p w14:paraId="6D160D8A" w14:textId="77777777" w:rsidR="000A70F9" w:rsidRDefault="000A70F9">
      <w:pPr>
        <w:pStyle w:val="a0"/>
        <w:spacing w:after="80"/>
      </w:pPr>
      <w:r>
        <w:t>a.</w:t>
      </w:r>
      <w:r>
        <w:tab/>
        <w:t>the law or current rules are not clear and the issue affects many people;</w:t>
      </w:r>
    </w:p>
    <w:p w14:paraId="021245C5" w14:textId="77777777" w:rsidR="000A70F9" w:rsidRDefault="000A70F9">
      <w:pPr>
        <w:pStyle w:val="a0"/>
        <w:spacing w:after="80"/>
      </w:pPr>
      <w:r>
        <w:t>b.</w:t>
      </w:r>
      <w:r>
        <w:tab/>
        <w:t>there is inconsistency in the treatment of a tax issue within the department or among taxpayers;</w:t>
      </w:r>
    </w:p>
    <w:p w14:paraId="120B59EE" w14:textId="77777777" w:rsidR="000A70F9" w:rsidRDefault="000A70F9">
      <w:pPr>
        <w:pStyle w:val="a0"/>
        <w:spacing w:after="80"/>
      </w:pPr>
      <w:r>
        <w:t>c.</w:t>
      </w:r>
      <w:r>
        <w:tab/>
        <w:t>the procedures a taxpayer should follow to comply with the law are undefined, unclear, or inconsistently followed;</w:t>
      </w:r>
    </w:p>
    <w:p w14:paraId="5885BE41" w14:textId="77777777" w:rsidR="000A70F9" w:rsidRDefault="000A70F9">
      <w:pPr>
        <w:pStyle w:val="a0"/>
        <w:spacing w:after="80"/>
      </w:pPr>
      <w:r>
        <w:t>d.</w:t>
      </w:r>
      <w:r>
        <w:tab/>
        <w:t>a request for a Private Letter Ruling from one taxpayer concerns an issue that may affect many taxpayers;</w:t>
      </w:r>
    </w:p>
    <w:p w14:paraId="1DE09656" w14:textId="77777777" w:rsidR="000A70F9" w:rsidRDefault="000A70F9">
      <w:pPr>
        <w:pStyle w:val="a0"/>
      </w:pPr>
      <w:r>
        <w:t>e.</w:t>
      </w:r>
      <w:r>
        <w:tab/>
        <w:t>a request for policy guidance from employees concerns an issue that may affect many taxpayers; or</w:t>
      </w:r>
    </w:p>
    <w:p w14:paraId="4BF42919" w14:textId="77777777" w:rsidR="000A70F9" w:rsidRDefault="000A70F9">
      <w:pPr>
        <w:pStyle w:val="a0"/>
      </w:pPr>
      <w:r>
        <w:t>f.</w:t>
      </w:r>
      <w:r>
        <w:tab/>
        <w:t>issuance of a rule will assist the public in meeting its legal obligations in an effective and efficient manner.</w:t>
      </w:r>
    </w:p>
    <w:p w14:paraId="70D98556" w14:textId="77777777" w:rsidR="000A70F9" w:rsidRDefault="000A70F9">
      <w:pPr>
        <w:pStyle w:val="1"/>
      </w:pPr>
      <w:r>
        <w:t>7.</w:t>
      </w:r>
      <w:r>
        <w:tab/>
        <w:t>Reasons for not issuing a rule may include:</w:t>
      </w:r>
    </w:p>
    <w:p w14:paraId="63DD2B9A" w14:textId="77777777" w:rsidR="000A70F9" w:rsidRDefault="000A70F9">
      <w:pPr>
        <w:pStyle w:val="a0"/>
      </w:pPr>
      <w:r>
        <w:t>a.</w:t>
      </w:r>
      <w:r>
        <w:tab/>
        <w:t>the matter affects only one taxpayer;</w:t>
      </w:r>
    </w:p>
    <w:p w14:paraId="36DE9A6C" w14:textId="77777777" w:rsidR="000A70F9" w:rsidRDefault="000A70F9">
      <w:pPr>
        <w:pStyle w:val="a0"/>
      </w:pPr>
      <w:r>
        <w:t>b.</w:t>
      </w:r>
      <w:r>
        <w:tab/>
        <w:t>the law is clear;</w:t>
      </w:r>
    </w:p>
    <w:p w14:paraId="14D6F528" w14:textId="77777777" w:rsidR="000A70F9" w:rsidRDefault="000A70F9">
      <w:pPr>
        <w:pStyle w:val="a0"/>
      </w:pPr>
      <w:r>
        <w:t>c.</w:t>
      </w:r>
      <w:r>
        <w:tab/>
        <w:t>a statutory change is more desirable; or</w:t>
      </w:r>
    </w:p>
    <w:p w14:paraId="1587C3CB" w14:textId="77777777" w:rsidR="000A70F9" w:rsidRDefault="000A70F9">
      <w:pPr>
        <w:pStyle w:val="a0"/>
      </w:pPr>
      <w:r>
        <w:t>d.</w:t>
      </w:r>
      <w:r>
        <w:tab/>
        <w:t>the matter may best be handled by another means.</w:t>
      </w:r>
    </w:p>
    <w:p w14:paraId="146F086F" w14:textId="77777777" w:rsidR="000A70F9" w:rsidRDefault="000A70F9">
      <w:pPr>
        <w:pStyle w:val="A"/>
      </w:pPr>
      <w:r>
        <w:t>C.</w:t>
      </w:r>
      <w:r>
        <w:tab/>
        <w:t>Declaratory Rulings</w:t>
      </w:r>
    </w:p>
    <w:p w14:paraId="02A33AF5" w14:textId="77777777" w:rsidR="000A70F9" w:rsidRDefault="000A70F9">
      <w:pPr>
        <w:pStyle w:val="1"/>
      </w:pPr>
      <w:r>
        <w:t>1.</w:t>
      </w:r>
      <w:r>
        <w:tab/>
        <w:t>Declaratory Rulings are statements pertaining to a specific set of facts to provide guidance for department employees and taxpayers. Declaratory Rulings, Policy and Procedure Memoranda, Revenue Information Bulletins, and informal advice are not agency rules and are not binding on the public.</w:t>
      </w:r>
    </w:p>
    <w:p w14:paraId="4B19780F" w14:textId="77777777" w:rsidR="000A70F9" w:rsidRDefault="000A70F9">
      <w:pPr>
        <w:pStyle w:val="1"/>
      </w:pPr>
      <w:r>
        <w:t>2.</w:t>
      </w:r>
      <w:r>
        <w:tab/>
        <w:t>The following types of Declaratory Rulings will be issued with a uniform format and numbering system. Each Declaratory Ruling will indicate the date the ruling was issued, a summary title of what the ruling addresses (subject heading), whether it replaces, modifies, or supersedes a previous policy statement, applicable references and authority, a statement of scope, and other pertinent information.</w:t>
      </w:r>
    </w:p>
    <w:p w14:paraId="2B1FB3FD" w14:textId="77777777" w:rsidR="000A70F9" w:rsidRDefault="000A70F9">
      <w:pPr>
        <w:pStyle w:val="a0"/>
      </w:pPr>
      <w:r>
        <w:t>a.</w:t>
      </w:r>
      <w:r>
        <w:tab/>
        <w:t>Private Letter Rulings</w:t>
      </w:r>
    </w:p>
    <w:p w14:paraId="7A48C7E6" w14:textId="77777777" w:rsidR="000A70F9" w:rsidRDefault="000A70F9">
      <w:pPr>
        <w:pStyle w:val="i0"/>
      </w:pPr>
      <w:r>
        <w:tab/>
        <w:t>i.</w:t>
      </w:r>
      <w:r>
        <w:tab/>
        <w:t xml:space="preserve">Private Letter Rulings (PLR) provide guidance to a specific taxpayer at the taxpayer's request. It is a written statement issued to apply principles of law to a specific set of </w:t>
      </w:r>
      <w:r>
        <w:lastRenderedPageBreak/>
        <w:t>facts or a particular tax situation. A PLR does not have the force and effect of law.</w:t>
      </w:r>
    </w:p>
    <w:p w14:paraId="5529BE56" w14:textId="77777777" w:rsidR="000A70F9" w:rsidRDefault="000A70F9">
      <w:pPr>
        <w:pStyle w:val="i0"/>
      </w:pPr>
      <w:r>
        <w:tab/>
        <w:t>ii.</w:t>
      </w:r>
      <w:r>
        <w:tab/>
        <w:t>A PLR is not binding on the person who requested it or on any other taxpayer. It is binding on the department only as to that taxpayer and only if the facts provided were truthful and complete and the transaction was carried out as proposed. It continues as authority for the department's position unless a subsequent declaratory ruling, rule, court case, or statute supersedes it.</w:t>
      </w:r>
    </w:p>
    <w:p w14:paraId="3D77C5C7" w14:textId="77777777" w:rsidR="000A70F9" w:rsidRDefault="000A70F9">
      <w:pPr>
        <w:pStyle w:val="i0"/>
      </w:pPr>
      <w:r>
        <w:tab/>
        <w:t>iii.</w:t>
      </w:r>
      <w:r>
        <w:tab/>
        <w:t>Requests for PLR are submitted to the secretary by an identified taxpayer, or the taxpayer's representative who has a power of attorney. Requests must contain the following information:</w:t>
      </w:r>
    </w:p>
    <w:p w14:paraId="36EB49A5" w14:textId="77777777" w:rsidR="000A70F9" w:rsidRDefault="000A70F9">
      <w:pPr>
        <w:pStyle w:val="a1"/>
      </w:pPr>
      <w:r>
        <w:t>(a).</w:t>
      </w:r>
      <w:r>
        <w:tab/>
        <w:t>name, address, and telephone number of person requesting the advisory opinion;</w:t>
      </w:r>
    </w:p>
    <w:p w14:paraId="7B751D6C" w14:textId="77777777" w:rsidR="000A70F9" w:rsidRDefault="000A70F9">
      <w:pPr>
        <w:pStyle w:val="a1"/>
      </w:pPr>
      <w:r>
        <w:t>(b).</w:t>
      </w:r>
      <w:r>
        <w:tab/>
        <w:t>a power of attorney, if the person is represented by a third party;</w:t>
      </w:r>
    </w:p>
    <w:p w14:paraId="56F6BA4F" w14:textId="77777777" w:rsidR="000A70F9" w:rsidRDefault="000A70F9">
      <w:pPr>
        <w:pStyle w:val="a1"/>
      </w:pPr>
      <w:r>
        <w:t>(c).</w:t>
      </w:r>
      <w:r>
        <w:tab/>
        <w:t>specific questions to be answered or issues to be addressed;</w:t>
      </w:r>
    </w:p>
    <w:p w14:paraId="52564F20" w14:textId="77777777" w:rsidR="000A70F9" w:rsidRDefault="000A70F9">
      <w:pPr>
        <w:pStyle w:val="a1"/>
      </w:pPr>
      <w:r>
        <w:t>(d).</w:t>
      </w:r>
      <w:r>
        <w:tab/>
        <w:t>complete statement of all relevant facts;</w:t>
      </w:r>
    </w:p>
    <w:p w14:paraId="54266414" w14:textId="77777777" w:rsidR="000A70F9" w:rsidRDefault="000A70F9">
      <w:pPr>
        <w:pStyle w:val="a1"/>
      </w:pPr>
      <w:r>
        <w:t>(e).</w:t>
      </w:r>
      <w:r>
        <w:tab/>
        <w:t>citations to or copies of relevant statutes, regulations, court decisions, advisory opinions, or other authority that appear to support the taxpayer's position;</w:t>
      </w:r>
    </w:p>
    <w:p w14:paraId="5FDA2ADB" w14:textId="77777777" w:rsidR="000A70F9" w:rsidRDefault="000A70F9">
      <w:pPr>
        <w:pStyle w:val="a1"/>
      </w:pPr>
      <w:r>
        <w:t>(f).</w:t>
      </w:r>
      <w:r>
        <w:tab/>
        <w:t>copies of relevant documents such as contracts, wills, deeds, account statements, workpapers, reports, invoices, etc.; and</w:t>
      </w:r>
    </w:p>
    <w:p w14:paraId="4FAAFA5C" w14:textId="77777777" w:rsidR="000A70F9" w:rsidRDefault="000A70F9">
      <w:pPr>
        <w:pStyle w:val="a1"/>
      </w:pPr>
      <w:r>
        <w:t>(g).</w:t>
      </w:r>
      <w:r>
        <w:tab/>
        <w:t>a statement attesting</w:t>
      </w:r>
      <w:r w:rsidR="00D84004">
        <w:t>:</w:t>
      </w:r>
    </w:p>
    <w:p w14:paraId="6D537D5A" w14:textId="77777777" w:rsidR="000A70F9" w:rsidRDefault="00D84004" w:rsidP="00D84004">
      <w:pPr>
        <w:pStyle w:val="i0"/>
        <w:tabs>
          <w:tab w:val="clear" w:pos="1080"/>
          <w:tab w:val="decimal" w:pos="1260"/>
          <w:tab w:val="left" w:pos="1530"/>
        </w:tabs>
      </w:pPr>
      <w:r>
        <w:tab/>
      </w:r>
      <w:r w:rsidR="000A70F9">
        <w:tab/>
        <w:t>(i).</w:t>
      </w:r>
      <w:r w:rsidR="000A70F9">
        <w:tab/>
        <w:t>whether the person requesting the opinion has the same issue under audit or appeal with the department or any other taxing or revenue authority;</w:t>
      </w:r>
    </w:p>
    <w:p w14:paraId="36FCCF0C" w14:textId="77777777" w:rsidR="000A70F9" w:rsidRDefault="00D84004" w:rsidP="00D84004">
      <w:pPr>
        <w:pStyle w:val="i0"/>
        <w:tabs>
          <w:tab w:val="clear" w:pos="1080"/>
          <w:tab w:val="decimal" w:pos="1260"/>
          <w:tab w:val="left" w:pos="1530"/>
        </w:tabs>
      </w:pPr>
      <w:r>
        <w:tab/>
      </w:r>
      <w:r w:rsidR="000A70F9">
        <w:tab/>
        <w:t>(ii).</w:t>
      </w:r>
      <w:r w:rsidR="000A70F9">
        <w:tab/>
        <w:t>if the person requesting the opinion has been notified that an examination or audit is pending;</w:t>
      </w:r>
    </w:p>
    <w:p w14:paraId="1B9FC1D3" w14:textId="77777777" w:rsidR="000A70F9" w:rsidRDefault="00D84004" w:rsidP="00D84004">
      <w:pPr>
        <w:pStyle w:val="i0"/>
        <w:tabs>
          <w:tab w:val="clear" w:pos="1080"/>
          <w:tab w:val="decimal" w:pos="1260"/>
          <w:tab w:val="left" w:pos="1530"/>
        </w:tabs>
      </w:pPr>
      <w:r>
        <w:tab/>
      </w:r>
      <w:r w:rsidR="000A70F9">
        <w:tab/>
        <w:t>(iii).</w:t>
      </w:r>
      <w:r w:rsidR="000A70F9">
        <w:tab/>
        <w:t>if the person requesting the opinion is litigating the issue;</w:t>
      </w:r>
    </w:p>
    <w:p w14:paraId="5ADB738C" w14:textId="77777777" w:rsidR="000A70F9" w:rsidRDefault="00D84004" w:rsidP="00D84004">
      <w:pPr>
        <w:pStyle w:val="i0"/>
        <w:tabs>
          <w:tab w:val="clear" w:pos="1080"/>
          <w:tab w:val="decimal" w:pos="1260"/>
          <w:tab w:val="left" w:pos="1530"/>
        </w:tabs>
      </w:pPr>
      <w:r>
        <w:tab/>
      </w:r>
      <w:r w:rsidR="000A70F9">
        <w:tab/>
        <w:t>(iv).</w:t>
      </w:r>
      <w:r w:rsidR="000A70F9">
        <w:tab/>
        <w:t>if the department, or any other taxing or revenue authority, has previously issued the advisory opinion on the same issue (with copy attached); and</w:t>
      </w:r>
    </w:p>
    <w:p w14:paraId="2FECAF08" w14:textId="77777777" w:rsidR="000A70F9" w:rsidRDefault="00D84004" w:rsidP="00D84004">
      <w:pPr>
        <w:pStyle w:val="i0"/>
        <w:tabs>
          <w:tab w:val="clear" w:pos="1080"/>
          <w:tab w:val="decimal" w:pos="1260"/>
          <w:tab w:val="left" w:pos="1530"/>
        </w:tabs>
      </w:pPr>
      <w:r>
        <w:tab/>
      </w:r>
      <w:r w:rsidR="000A70F9">
        <w:tab/>
        <w:t>(v).</w:t>
      </w:r>
      <w:r w:rsidR="000A70F9">
        <w:tab/>
        <w:t>if the Attorney General's Office has been, or will be, requested to issue an opinion concerning the issue;</w:t>
      </w:r>
    </w:p>
    <w:p w14:paraId="26039256" w14:textId="77777777" w:rsidR="000A70F9" w:rsidRDefault="00D84004" w:rsidP="00D84004">
      <w:pPr>
        <w:pStyle w:val="i0"/>
        <w:tabs>
          <w:tab w:val="clear" w:pos="1080"/>
          <w:tab w:val="decimal" w:pos="1260"/>
          <w:tab w:val="left" w:pos="1530"/>
        </w:tabs>
      </w:pPr>
      <w:r>
        <w:tab/>
      </w:r>
      <w:r w:rsidR="000A70F9">
        <w:tab/>
        <w:t>(vi).</w:t>
      </w:r>
      <w:r w:rsidR="000A70F9">
        <w:tab/>
        <w:t>that, prior to the issuance of a PLR, if the requesting person is notified of a pending examination or audit by the department or other taxing or revenue authority, they will notify the secretary of the pending examination.</w:t>
      </w:r>
    </w:p>
    <w:p w14:paraId="7211AB35" w14:textId="77777777" w:rsidR="000A70F9" w:rsidRDefault="000A70F9">
      <w:pPr>
        <w:pStyle w:val="i0"/>
      </w:pPr>
      <w:r>
        <w:tab/>
        <w:t>iv.</w:t>
      </w:r>
      <w:r>
        <w:tab/>
        <w:t>PLR's may be published but only after all taxpayer identifying information has been removed and measures are taken to protect taxpayer confidentiality.</w:t>
      </w:r>
    </w:p>
    <w:p w14:paraId="2AE1F269" w14:textId="77777777" w:rsidR="000A70F9" w:rsidRDefault="000A70F9">
      <w:pPr>
        <w:pStyle w:val="i0"/>
      </w:pPr>
      <w:r>
        <w:tab/>
        <w:t>v.</w:t>
      </w:r>
      <w:r>
        <w:tab/>
        <w:t>A PLR request may not be used to delay or interrupt an audit.</w:t>
      </w:r>
    </w:p>
    <w:p w14:paraId="391D7E30" w14:textId="77777777" w:rsidR="000A70F9" w:rsidRDefault="000A70F9">
      <w:pPr>
        <w:pStyle w:val="i0"/>
      </w:pPr>
      <w:r>
        <w:tab/>
        <w:t>vi.</w:t>
      </w:r>
      <w:r>
        <w:tab/>
        <w:t>Reasons for issuing a Private Letter Ruling may include:</w:t>
      </w:r>
    </w:p>
    <w:p w14:paraId="3B7EBB53" w14:textId="77777777" w:rsidR="000A70F9" w:rsidRDefault="000A70F9">
      <w:pPr>
        <w:pStyle w:val="a1"/>
      </w:pPr>
      <w:r>
        <w:t>(a).</w:t>
      </w:r>
      <w:r>
        <w:tab/>
        <w:t>it has been requested by an identified taxpayer, or the taxpayer's representative who has a power of attorney; and</w:t>
      </w:r>
    </w:p>
    <w:p w14:paraId="07E5285C" w14:textId="77777777" w:rsidR="000A70F9" w:rsidRDefault="000A70F9">
      <w:pPr>
        <w:pStyle w:val="a1"/>
      </w:pPr>
      <w:r>
        <w:t>(b).</w:t>
      </w:r>
      <w:r>
        <w:tab/>
        <w:t>the law and regulations are not clear.</w:t>
      </w:r>
    </w:p>
    <w:p w14:paraId="7D4A16A7" w14:textId="77777777" w:rsidR="000A70F9" w:rsidRDefault="000A70F9">
      <w:pPr>
        <w:pStyle w:val="i0"/>
      </w:pPr>
      <w:r>
        <w:tab/>
        <w:t>vii.</w:t>
      </w:r>
      <w:r>
        <w:tab/>
        <w:t>Reasons for not issuing a Private Letter Ruling may include:</w:t>
      </w:r>
    </w:p>
    <w:p w14:paraId="1E53FE94" w14:textId="77777777" w:rsidR="000A70F9" w:rsidRDefault="000A70F9">
      <w:pPr>
        <w:pStyle w:val="a1"/>
      </w:pPr>
      <w:r>
        <w:t>(a).</w:t>
      </w:r>
      <w:r>
        <w:tab/>
        <w:t>the law and regulations are clear;</w:t>
      </w:r>
    </w:p>
    <w:p w14:paraId="175A3BA0" w14:textId="77777777" w:rsidR="000A70F9" w:rsidRDefault="000A70F9">
      <w:pPr>
        <w:pStyle w:val="a1"/>
      </w:pPr>
      <w:r>
        <w:t>(b).</w:t>
      </w:r>
      <w:r>
        <w:tab/>
        <w:t>a rule would be more appropriate under the APA;</w:t>
      </w:r>
    </w:p>
    <w:p w14:paraId="7BAE2404" w14:textId="77777777" w:rsidR="000A70F9" w:rsidRDefault="000A70F9">
      <w:pPr>
        <w:pStyle w:val="a1"/>
      </w:pPr>
      <w:r>
        <w:t>(c).</w:t>
      </w:r>
      <w:r>
        <w:tab/>
        <w:t>the inquiry concerns alternative treatments or purely hypothetical situations;</w:t>
      </w:r>
    </w:p>
    <w:p w14:paraId="62A8A4D0" w14:textId="77777777" w:rsidR="000A70F9" w:rsidRDefault="000A70F9">
      <w:pPr>
        <w:pStyle w:val="a1"/>
      </w:pPr>
      <w:r>
        <w:t>(d).</w:t>
      </w:r>
      <w:r>
        <w:tab/>
        <w:t>the inquiry concerns matters scheduled for audit or in audit, appeal, or litigation;</w:t>
      </w:r>
    </w:p>
    <w:p w14:paraId="7AC7A709" w14:textId="77777777" w:rsidR="000A70F9" w:rsidRDefault="000A70F9">
      <w:pPr>
        <w:pStyle w:val="a1"/>
      </w:pPr>
      <w:r>
        <w:t>(e).</w:t>
      </w:r>
      <w:r>
        <w:tab/>
        <w:t>the inquiry concerns federal tax matters not pertaining to differences in treatment for federal and state purposes;</w:t>
      </w:r>
    </w:p>
    <w:p w14:paraId="585FFE8D" w14:textId="77777777" w:rsidR="000A70F9" w:rsidRDefault="000A70F9">
      <w:pPr>
        <w:pStyle w:val="a1"/>
      </w:pPr>
      <w:r>
        <w:t>(f).</w:t>
      </w:r>
      <w:r>
        <w:tab/>
        <w:t>the inquiry concerns an issue that is being litigated or may be litigated in the near future;</w:t>
      </w:r>
    </w:p>
    <w:p w14:paraId="75B551D8" w14:textId="77777777" w:rsidR="000A70F9" w:rsidRDefault="000A70F9">
      <w:pPr>
        <w:pStyle w:val="a1"/>
      </w:pPr>
      <w:r>
        <w:t>(g).</w:t>
      </w:r>
      <w:r>
        <w:tab/>
        <w:t>the request is incomplete because it does not contain all of the information required by §101.C.2.a.iii;</w:t>
      </w:r>
    </w:p>
    <w:p w14:paraId="4811B784" w14:textId="77777777" w:rsidR="000A70F9" w:rsidRDefault="000A70F9">
      <w:pPr>
        <w:pStyle w:val="a1"/>
      </w:pPr>
      <w:r>
        <w:t>(h).</w:t>
      </w:r>
      <w:r>
        <w:tab/>
        <w:t>the request can best be handled by another means; or</w:t>
      </w:r>
    </w:p>
    <w:p w14:paraId="6ABA1A18" w14:textId="77777777" w:rsidR="000A70F9" w:rsidRDefault="000A70F9">
      <w:pPr>
        <w:pStyle w:val="a1"/>
      </w:pPr>
      <w:r>
        <w:t>(i).</w:t>
      </w:r>
      <w:r>
        <w:tab/>
        <w:t>the requesting person withdraws the request at any point prior to issuance of the PLR.</w:t>
      </w:r>
    </w:p>
    <w:p w14:paraId="0087EE14" w14:textId="77777777" w:rsidR="000A70F9" w:rsidRDefault="000A70F9">
      <w:pPr>
        <w:pStyle w:val="a0"/>
      </w:pPr>
      <w:r>
        <w:t>b.</w:t>
      </w:r>
      <w:r>
        <w:tab/>
        <w:t>Revenue Rulings</w:t>
      </w:r>
    </w:p>
    <w:p w14:paraId="79C52332" w14:textId="77777777" w:rsidR="000A70F9" w:rsidRDefault="000A70F9">
      <w:pPr>
        <w:pStyle w:val="i0"/>
      </w:pPr>
      <w:r>
        <w:tab/>
        <w:t>i.</w:t>
      </w:r>
      <w:r>
        <w:tab/>
        <w:t>A revenue ruling provides guidance to the public and employees.</w:t>
      </w:r>
    </w:p>
    <w:p w14:paraId="1AE41C45" w14:textId="77777777" w:rsidR="000A70F9" w:rsidRDefault="000A70F9">
      <w:pPr>
        <w:pStyle w:val="a1"/>
      </w:pPr>
      <w:r>
        <w:t>(a).</w:t>
      </w:r>
      <w:r>
        <w:tab/>
        <w:t>It is a written statement issued to apply principles of law to a specific set of facts.</w:t>
      </w:r>
    </w:p>
    <w:p w14:paraId="3C1D3FAF" w14:textId="77777777" w:rsidR="000A70F9" w:rsidRDefault="000A70F9" w:rsidP="00F847FF">
      <w:pPr>
        <w:pStyle w:val="a1"/>
        <w:spacing w:after="80"/>
      </w:pPr>
      <w:r>
        <w:t>(b).</w:t>
      </w:r>
      <w:r>
        <w:tab/>
        <w:t>A revenue ruling does not have the force and effect of law and is not binding on the public. It is a statement of the department's position and is binding on the department until superseded or modified by a subsequent change in statute, regulation, declaratory ruling, or court decision.</w:t>
      </w:r>
    </w:p>
    <w:p w14:paraId="4920F464" w14:textId="77777777" w:rsidR="000A70F9" w:rsidRDefault="000A70F9" w:rsidP="00F847FF">
      <w:pPr>
        <w:pStyle w:val="a1"/>
        <w:spacing w:after="80"/>
      </w:pPr>
      <w:r>
        <w:t>(c).</w:t>
      </w:r>
      <w:r>
        <w:tab/>
        <w:t>A revenue ruling is requested by employees, who provide a complete factual and legal background similar to that required of taxpayers requesting a Private Letter Ruling.</w:t>
      </w:r>
    </w:p>
    <w:p w14:paraId="104C75AD" w14:textId="77777777" w:rsidR="000A70F9" w:rsidRDefault="000A70F9" w:rsidP="00F847FF">
      <w:pPr>
        <w:pStyle w:val="a1"/>
        <w:spacing w:after="80"/>
      </w:pPr>
      <w:r>
        <w:t>(d).</w:t>
      </w:r>
      <w:r>
        <w:tab/>
        <w:t>A revenue rulings request cannot be used to delay or interrupt an audit.</w:t>
      </w:r>
    </w:p>
    <w:p w14:paraId="604B1D0D" w14:textId="77777777" w:rsidR="000A70F9" w:rsidRDefault="000A70F9" w:rsidP="00F847FF">
      <w:pPr>
        <w:pStyle w:val="i0"/>
        <w:spacing w:after="80"/>
      </w:pPr>
      <w:r>
        <w:tab/>
        <w:t>ii.</w:t>
      </w:r>
      <w:r>
        <w:tab/>
        <w:t>Temporary revenue rulings may be issued when necessary due to time constraints or emerging issues.</w:t>
      </w:r>
    </w:p>
    <w:p w14:paraId="3CA66632" w14:textId="77777777" w:rsidR="000A70F9" w:rsidRDefault="000A70F9">
      <w:pPr>
        <w:pStyle w:val="a1"/>
      </w:pPr>
      <w:r>
        <w:t>(a).</w:t>
      </w:r>
      <w:r>
        <w:tab/>
        <w:t>Temporary revenue rulings must clearly state their lack of finality and once a final revenue ruling is issued, the temporary revenue ruling is superseded.</w:t>
      </w:r>
    </w:p>
    <w:p w14:paraId="56AB6A46" w14:textId="77777777" w:rsidR="000A70F9" w:rsidRDefault="000A70F9">
      <w:pPr>
        <w:pStyle w:val="a1"/>
      </w:pPr>
      <w:r>
        <w:t>(b).</w:t>
      </w:r>
      <w:r>
        <w:tab/>
        <w:t xml:space="preserve">If the final revenue ruling reaches a different conclusion than the temporary revenue ruling, the department will honor whichever ruling is more favorable to the taxpayer, but only for those transactions that occurred after the </w:t>
      </w:r>
      <w:r>
        <w:lastRenderedPageBreak/>
        <w:t>temporary revenue ruling was issued and before the final revenue ruling.</w:t>
      </w:r>
    </w:p>
    <w:p w14:paraId="0918DEAB" w14:textId="77777777" w:rsidR="000A70F9" w:rsidRDefault="000A70F9">
      <w:pPr>
        <w:pStyle w:val="i0"/>
      </w:pPr>
      <w:r>
        <w:tab/>
        <w:t>iii.</w:t>
      </w:r>
      <w:r>
        <w:tab/>
        <w:t>Reasons for issuing a revenue ruling may include:</w:t>
      </w:r>
    </w:p>
    <w:p w14:paraId="1A22F46E" w14:textId="77777777" w:rsidR="000A70F9" w:rsidRDefault="000A70F9">
      <w:pPr>
        <w:pStyle w:val="a1"/>
      </w:pPr>
      <w:r>
        <w:t>(a).</w:t>
      </w:r>
      <w:r>
        <w:tab/>
        <w:t>to provide an official interpretation of rules, regulations, statutes, court cases, Board of Tax Appeals decisions, or any other sources of law as to a specific set of facts;</w:t>
      </w:r>
    </w:p>
    <w:p w14:paraId="4A07DD2D" w14:textId="77777777" w:rsidR="000A70F9" w:rsidRDefault="000A70F9">
      <w:pPr>
        <w:pStyle w:val="a1"/>
      </w:pPr>
      <w:r>
        <w:t>(b).</w:t>
      </w:r>
      <w:r>
        <w:tab/>
        <w:t>to serve as guidance to taxpayers, tax practitioners, and employees if the law or regulations are not clear as to a specific set of facts.</w:t>
      </w:r>
    </w:p>
    <w:p w14:paraId="2ABCF08C" w14:textId="77777777" w:rsidR="000A70F9" w:rsidRDefault="000A70F9">
      <w:pPr>
        <w:pStyle w:val="i0"/>
      </w:pPr>
      <w:r>
        <w:tab/>
        <w:t>iv.</w:t>
      </w:r>
      <w:r>
        <w:tab/>
        <w:t>Reasons for not issuing a revenue ruling may include:</w:t>
      </w:r>
    </w:p>
    <w:p w14:paraId="2D650599" w14:textId="77777777" w:rsidR="000A70F9" w:rsidRDefault="000A70F9">
      <w:pPr>
        <w:pStyle w:val="a1"/>
      </w:pPr>
      <w:r>
        <w:t>(a).</w:t>
      </w:r>
      <w:r>
        <w:tab/>
        <w:t>the law and regulations are clear;</w:t>
      </w:r>
    </w:p>
    <w:p w14:paraId="17949726" w14:textId="77777777" w:rsidR="000A70F9" w:rsidRDefault="000A70F9">
      <w:pPr>
        <w:pStyle w:val="a1"/>
      </w:pPr>
      <w:r>
        <w:t>(b).</w:t>
      </w:r>
      <w:r>
        <w:tab/>
        <w:t>a rule would be more appropriate under the APA;</w:t>
      </w:r>
    </w:p>
    <w:p w14:paraId="3A775B1B" w14:textId="77777777" w:rsidR="000A70F9" w:rsidRDefault="000A70F9">
      <w:pPr>
        <w:pStyle w:val="a1"/>
      </w:pPr>
      <w:r>
        <w:t>(c).</w:t>
      </w:r>
      <w:r>
        <w:tab/>
        <w:t>the inquiry concerns an issue that is being litigated or may be litigated in the near future;</w:t>
      </w:r>
    </w:p>
    <w:p w14:paraId="0FEEED88" w14:textId="77777777" w:rsidR="000A70F9" w:rsidRDefault="000A70F9">
      <w:pPr>
        <w:pStyle w:val="a1"/>
      </w:pPr>
      <w:r>
        <w:t>(d).</w:t>
      </w:r>
      <w:r>
        <w:tab/>
        <w:t>the facts contain information that could identify a taxpayer and the taxpayer has not consented to publication of the revenue ruling or there are other confidentiality concerns; and</w:t>
      </w:r>
    </w:p>
    <w:p w14:paraId="5C1B4243" w14:textId="77777777" w:rsidR="000A70F9" w:rsidRDefault="000A70F9">
      <w:pPr>
        <w:pStyle w:val="a1"/>
      </w:pPr>
      <w:r>
        <w:t>(e).</w:t>
      </w:r>
      <w:r>
        <w:tab/>
        <w:t>the request can best be handled by another means.</w:t>
      </w:r>
    </w:p>
    <w:p w14:paraId="1CC9E599" w14:textId="77777777" w:rsidR="000A70F9" w:rsidRDefault="000A70F9">
      <w:pPr>
        <w:pStyle w:val="a0"/>
      </w:pPr>
      <w:r>
        <w:t>c.</w:t>
      </w:r>
      <w:r>
        <w:tab/>
        <w:t>Statements of Acquiescence or Nonacquiescence</w:t>
      </w:r>
    </w:p>
    <w:p w14:paraId="0879EF95" w14:textId="77777777" w:rsidR="000A70F9" w:rsidRDefault="000A70F9">
      <w:pPr>
        <w:pStyle w:val="i0"/>
      </w:pPr>
      <w:r>
        <w:tab/>
        <w:t>i.</w:t>
      </w:r>
      <w:r>
        <w:tab/>
        <w:t>A Statement of Acquiescence or Nonacquiescence (SA/SNA) is intended to provide guidance to the public and to employees.</w:t>
      </w:r>
    </w:p>
    <w:p w14:paraId="48E8E82B" w14:textId="77777777" w:rsidR="000A70F9" w:rsidRDefault="000A70F9">
      <w:pPr>
        <w:pStyle w:val="i0"/>
      </w:pPr>
      <w:r>
        <w:tab/>
        <w:t>ii.</w:t>
      </w:r>
      <w:r>
        <w:tab/>
        <w:t>A SA/SNA is a written statement issued to announce the department's acceptance or rejection of specific unfavorable court or administrative decisions. If a decision covers several disputed issues, a SA/SNA may apply to just one of them, or more, as specified.</w:t>
      </w:r>
    </w:p>
    <w:p w14:paraId="2A1F8693" w14:textId="77777777" w:rsidR="000A70F9" w:rsidRDefault="000A70F9">
      <w:pPr>
        <w:pStyle w:val="i0"/>
      </w:pPr>
      <w:r>
        <w:tab/>
        <w:t>iii.</w:t>
      </w:r>
      <w:r>
        <w:tab/>
        <w:t>A SA/SNA is not binding on the public, but is binding on the department unless superseded by a later SA/SNA, declaratory ruling, rule, statute, or court case.</w:t>
      </w:r>
    </w:p>
    <w:p w14:paraId="167A7DC9" w14:textId="77777777" w:rsidR="000A70F9" w:rsidRDefault="000A70F9">
      <w:pPr>
        <w:pStyle w:val="i0"/>
      </w:pPr>
      <w:r>
        <w:tab/>
        <w:t>iv.</w:t>
      </w:r>
      <w:r>
        <w:tab/>
        <w:t>If the department acquiesces, these guidelines will be followed.</w:t>
      </w:r>
    </w:p>
    <w:p w14:paraId="74384D53" w14:textId="77777777" w:rsidR="000A70F9" w:rsidRDefault="000A70F9">
      <w:pPr>
        <w:pStyle w:val="a1"/>
        <w:spacing w:after="80"/>
      </w:pPr>
      <w:r>
        <w:t>(a).</w:t>
      </w:r>
      <w:r>
        <w:tab/>
        <w:t>In cases that are substantially the same as the facts, the same result will be reached by department officials and may be relied on by employees and taxpayers. Taxpayers must be careful to apply acquiescence to the same or substantially the same facts. Acquiescence does not mean agreement with the court's reasoning; simply that the department will abide by it.</w:t>
      </w:r>
    </w:p>
    <w:p w14:paraId="2EFB6A08" w14:textId="77777777" w:rsidR="000A70F9" w:rsidRDefault="000A70F9">
      <w:pPr>
        <w:pStyle w:val="a1"/>
        <w:spacing w:after="80"/>
      </w:pPr>
      <w:r>
        <w:t>(b).</w:t>
      </w:r>
      <w:r>
        <w:tab/>
        <w:t>The department may acquiesce in the result only, which only concedes the litigation with that particular taxpayer. The issue may still be pursued with other taxpayers. This indicates that the department will likely seek out another opportunity to litigate the issue with the hope of having the issue addressed by an authoritative court.</w:t>
      </w:r>
    </w:p>
    <w:p w14:paraId="7E1F7890" w14:textId="77777777" w:rsidR="000A70F9" w:rsidRDefault="000A70F9">
      <w:pPr>
        <w:pStyle w:val="a1"/>
        <w:spacing w:after="80"/>
      </w:pPr>
      <w:r>
        <w:t>(c).</w:t>
      </w:r>
      <w:r>
        <w:tab/>
        <w:t>The department may consider any of the following factors in deciding whether to issue a Statement of Acquiescence or Nonacquiescence:</w:t>
      </w:r>
    </w:p>
    <w:p w14:paraId="18612D57" w14:textId="77777777" w:rsidR="000A70F9" w:rsidRDefault="00A36EB5" w:rsidP="00A36EB5">
      <w:pPr>
        <w:pStyle w:val="i0"/>
        <w:tabs>
          <w:tab w:val="clear" w:pos="1080"/>
          <w:tab w:val="decimal" w:pos="1260"/>
          <w:tab w:val="left" w:pos="1530"/>
        </w:tabs>
      </w:pPr>
      <w:r>
        <w:tab/>
      </w:r>
      <w:r w:rsidR="000A70F9">
        <w:tab/>
        <w:t>(i).</w:t>
      </w:r>
      <w:r w:rsidR="000A70F9">
        <w:tab/>
        <w:t>whether the issue in the court or administrative decision affects many taxpayers;</w:t>
      </w:r>
    </w:p>
    <w:p w14:paraId="6315345A" w14:textId="77777777" w:rsidR="000A70F9" w:rsidRDefault="00A36EB5" w:rsidP="00A36EB5">
      <w:pPr>
        <w:pStyle w:val="i0"/>
        <w:tabs>
          <w:tab w:val="clear" w:pos="1080"/>
          <w:tab w:val="decimal" w:pos="1260"/>
          <w:tab w:val="left" w:pos="1530"/>
        </w:tabs>
      </w:pPr>
      <w:r>
        <w:tab/>
      </w:r>
      <w:r w:rsidR="000A70F9">
        <w:tab/>
        <w:t>(ii).</w:t>
      </w:r>
      <w:r w:rsidR="000A70F9">
        <w:tab/>
        <w:t>whether the issue is one of fact or law, or a mixed question;</w:t>
      </w:r>
    </w:p>
    <w:p w14:paraId="3F86410E" w14:textId="77777777" w:rsidR="000A70F9" w:rsidRDefault="00A36EB5" w:rsidP="00A36EB5">
      <w:pPr>
        <w:pStyle w:val="i0"/>
        <w:tabs>
          <w:tab w:val="clear" w:pos="1080"/>
          <w:tab w:val="decimal" w:pos="1260"/>
          <w:tab w:val="left" w:pos="1530"/>
        </w:tabs>
      </w:pPr>
      <w:r>
        <w:tab/>
      </w:r>
      <w:r w:rsidR="000A70F9">
        <w:tab/>
        <w:t>(iii).</w:t>
      </w:r>
      <w:r w:rsidR="000A70F9">
        <w:tab/>
        <w:t>whether the decision is binding statewide with no statement needed;</w:t>
      </w:r>
    </w:p>
    <w:p w14:paraId="1C7A8031" w14:textId="77777777" w:rsidR="000A70F9" w:rsidRDefault="00A36EB5" w:rsidP="00A36EB5">
      <w:pPr>
        <w:pStyle w:val="i0"/>
        <w:tabs>
          <w:tab w:val="clear" w:pos="1080"/>
          <w:tab w:val="decimal" w:pos="1260"/>
          <w:tab w:val="left" w:pos="1530"/>
        </w:tabs>
      </w:pPr>
      <w:r>
        <w:tab/>
      </w:r>
      <w:r w:rsidR="000A70F9">
        <w:tab/>
        <w:t>(iv).</w:t>
      </w:r>
      <w:r w:rsidR="000A70F9">
        <w:tab/>
        <w:t>whether other cases on the same or a similar issue are pending;</w:t>
      </w:r>
    </w:p>
    <w:p w14:paraId="2294A3EE" w14:textId="77777777" w:rsidR="000A70F9" w:rsidRDefault="00A36EB5" w:rsidP="00A36EB5">
      <w:pPr>
        <w:pStyle w:val="i0"/>
        <w:tabs>
          <w:tab w:val="clear" w:pos="1080"/>
          <w:tab w:val="decimal" w:pos="1260"/>
          <w:tab w:val="left" w:pos="1530"/>
        </w:tabs>
      </w:pPr>
      <w:r>
        <w:tab/>
      </w:r>
      <w:r w:rsidR="000A70F9">
        <w:tab/>
        <w:t>(v).</w:t>
      </w:r>
      <w:r w:rsidR="000A70F9">
        <w:tab/>
        <w:t>whether cases in other jurisdictions have been decided, and in whose favor;</w:t>
      </w:r>
    </w:p>
    <w:p w14:paraId="3B61A9EB" w14:textId="77777777" w:rsidR="000A70F9" w:rsidRDefault="00A36EB5" w:rsidP="00A36EB5">
      <w:pPr>
        <w:pStyle w:val="i0"/>
        <w:tabs>
          <w:tab w:val="clear" w:pos="1080"/>
          <w:tab w:val="decimal" w:pos="1260"/>
          <w:tab w:val="left" w:pos="1530"/>
        </w:tabs>
      </w:pPr>
      <w:r>
        <w:tab/>
      </w:r>
      <w:r w:rsidR="000A70F9">
        <w:tab/>
        <w:t>(vi).</w:t>
      </w:r>
      <w:r w:rsidR="000A70F9">
        <w:tab/>
        <w:t>the cost of litigation as it relates to that issue, as well as overall;</w:t>
      </w:r>
    </w:p>
    <w:p w14:paraId="2CC068A6" w14:textId="77777777" w:rsidR="000A70F9" w:rsidRDefault="00A36EB5" w:rsidP="00A36EB5">
      <w:pPr>
        <w:pStyle w:val="i0"/>
        <w:tabs>
          <w:tab w:val="clear" w:pos="1080"/>
          <w:tab w:val="decimal" w:pos="1260"/>
          <w:tab w:val="left" w:pos="1530"/>
        </w:tabs>
      </w:pPr>
      <w:r>
        <w:tab/>
      </w:r>
      <w:r w:rsidR="000A70F9">
        <w:tab/>
        <w:t>(vii).</w:t>
      </w:r>
      <w:r w:rsidR="000A70F9">
        <w:tab/>
        <w:t>the clarity of the applicable statutes and regulations on the disputed issue;</w:t>
      </w:r>
    </w:p>
    <w:p w14:paraId="6C7B7EB2" w14:textId="77777777" w:rsidR="000A70F9" w:rsidRDefault="00A36EB5" w:rsidP="00A36EB5">
      <w:pPr>
        <w:pStyle w:val="i0"/>
        <w:tabs>
          <w:tab w:val="clear" w:pos="1080"/>
          <w:tab w:val="decimal" w:pos="1260"/>
          <w:tab w:val="left" w:pos="1530"/>
        </w:tabs>
      </w:pPr>
      <w:r>
        <w:tab/>
      </w:r>
      <w:r w:rsidR="000A70F9">
        <w:tab/>
        <w:t>(viii).</w:t>
      </w:r>
      <w:r w:rsidR="000A70F9">
        <w:tab/>
        <w:t>the soundness of the reasoning of the decision; or</w:t>
      </w:r>
    </w:p>
    <w:p w14:paraId="58B85D10" w14:textId="77777777" w:rsidR="000A70F9" w:rsidRDefault="00A36EB5" w:rsidP="00A36EB5">
      <w:pPr>
        <w:pStyle w:val="i0"/>
        <w:tabs>
          <w:tab w:val="clear" w:pos="1080"/>
          <w:tab w:val="decimal" w:pos="1260"/>
          <w:tab w:val="left" w:pos="1530"/>
        </w:tabs>
      </w:pPr>
      <w:r>
        <w:tab/>
      </w:r>
      <w:r w:rsidR="000A70F9">
        <w:tab/>
        <w:t>(ix).</w:t>
      </w:r>
      <w:r w:rsidR="000A70F9">
        <w:tab/>
        <w:t>the likelihood of success if the department relitigates the issue.</w:t>
      </w:r>
    </w:p>
    <w:p w14:paraId="33D705F5" w14:textId="77777777" w:rsidR="00DE525C" w:rsidRPr="00C74519" w:rsidRDefault="00DE525C" w:rsidP="00DE525C">
      <w:pPr>
        <w:pStyle w:val="A"/>
      </w:pPr>
      <w:r w:rsidRPr="00C74519">
        <w:t>D.</w:t>
      </w:r>
      <w:r>
        <w:tab/>
      </w:r>
      <w:r w:rsidRPr="00C74519">
        <w:t>Other Types of Policy Guidance</w:t>
      </w:r>
    </w:p>
    <w:p w14:paraId="5B0C44FF" w14:textId="77777777" w:rsidR="00DE525C" w:rsidRPr="00C74519" w:rsidRDefault="00DE525C" w:rsidP="00DE525C">
      <w:pPr>
        <w:pStyle w:val="1"/>
      </w:pPr>
      <w:r w:rsidRPr="00C74519">
        <w:t>1.</w:t>
      </w:r>
      <w:r>
        <w:tab/>
        <w:t>Policy and Procedure Memoranda</w:t>
      </w:r>
    </w:p>
    <w:p w14:paraId="00BFBEEF" w14:textId="77777777" w:rsidR="00DE525C" w:rsidRPr="00C74519" w:rsidRDefault="00DE525C" w:rsidP="00DE525C">
      <w:pPr>
        <w:pStyle w:val="a0"/>
      </w:pPr>
      <w:r w:rsidRPr="00C74519">
        <w:t>a.</w:t>
      </w:r>
      <w:r>
        <w:tab/>
      </w:r>
      <w:r w:rsidRPr="00C74519">
        <w:t>A Policy and Procedure Memorandum (PPM) is an internal document providing internal administrative or management guidance to employees. A PPM does not have the force and effect of law and is not binding on the public. It does not focus on taxpayers’ substantive or procedural rights or obligations. It is</w:t>
      </w:r>
      <w:r>
        <w:t xml:space="preserve"> binding on employees.</w:t>
      </w:r>
    </w:p>
    <w:p w14:paraId="570C9790" w14:textId="77777777" w:rsidR="00DE525C" w:rsidRPr="00C74519" w:rsidRDefault="00DE525C" w:rsidP="00F847FF">
      <w:pPr>
        <w:pStyle w:val="a0"/>
        <w:spacing w:after="80"/>
      </w:pPr>
      <w:r w:rsidRPr="00C74519">
        <w:t>b.</w:t>
      </w:r>
      <w:r>
        <w:tab/>
      </w:r>
      <w:r w:rsidRPr="00C74519">
        <w:t>A PPM may be issued fo</w:t>
      </w:r>
      <w:r>
        <w:t>r any of the following reasons:</w:t>
      </w:r>
    </w:p>
    <w:p w14:paraId="191F46C2" w14:textId="77777777" w:rsidR="00DE525C" w:rsidRPr="00C74519" w:rsidRDefault="00DE525C" w:rsidP="00F847FF">
      <w:pPr>
        <w:pStyle w:val="i0"/>
        <w:spacing w:after="80"/>
      </w:pPr>
      <w:r>
        <w:tab/>
        <w:t>i.</w:t>
      </w:r>
      <w:r>
        <w:tab/>
      </w:r>
      <w:r w:rsidRPr="00C74519">
        <w:t>to notify employees of internal policies that apply only to employees</w:t>
      </w:r>
      <w:r>
        <w:t xml:space="preserve"> and do not apply to taxpayers;</w:t>
      </w:r>
    </w:p>
    <w:p w14:paraId="5FEA3E71" w14:textId="77777777" w:rsidR="00DE525C" w:rsidRPr="00C74519" w:rsidRDefault="00DE525C" w:rsidP="00F847FF">
      <w:pPr>
        <w:pStyle w:val="i0"/>
        <w:spacing w:after="80"/>
      </w:pPr>
      <w:r>
        <w:tab/>
      </w:r>
      <w:r w:rsidRPr="00C74519">
        <w:t>ii.</w:t>
      </w:r>
      <w:r>
        <w:tab/>
      </w:r>
      <w:r w:rsidRPr="00C74519">
        <w:t>to notify employees of internal procedures and instructions tha</w:t>
      </w:r>
      <w:r>
        <w:t>t do not apply to taxpayers; or</w:t>
      </w:r>
    </w:p>
    <w:p w14:paraId="386A5735" w14:textId="77777777" w:rsidR="00DE525C" w:rsidRPr="00C74519" w:rsidRDefault="00DE525C" w:rsidP="00F847FF">
      <w:pPr>
        <w:pStyle w:val="i0"/>
        <w:spacing w:after="80"/>
      </w:pPr>
      <w:r>
        <w:tab/>
      </w:r>
      <w:r w:rsidRPr="00C74519">
        <w:t>iii.</w:t>
      </w:r>
      <w:r>
        <w:tab/>
      </w:r>
      <w:r w:rsidRPr="00C74519">
        <w:t>to inform employees of internal programs that affect only em</w:t>
      </w:r>
      <w:r>
        <w:t>ployees.</w:t>
      </w:r>
    </w:p>
    <w:p w14:paraId="62A06425" w14:textId="77777777" w:rsidR="00DE525C" w:rsidRPr="00C74519" w:rsidRDefault="00DE525C" w:rsidP="00F847FF">
      <w:pPr>
        <w:pStyle w:val="a0"/>
        <w:spacing w:after="80"/>
      </w:pPr>
      <w:r w:rsidRPr="00C74519">
        <w:t>c.</w:t>
      </w:r>
      <w:r>
        <w:tab/>
      </w:r>
      <w:r w:rsidRPr="00C74519">
        <w:t>A PPM may not be the appropriate policy statement if:</w:t>
      </w:r>
    </w:p>
    <w:p w14:paraId="3E2EBBC1" w14:textId="77777777" w:rsidR="00DE525C" w:rsidRPr="00C74519" w:rsidRDefault="00DE525C" w:rsidP="00F847FF">
      <w:pPr>
        <w:pStyle w:val="i0"/>
        <w:spacing w:after="80"/>
      </w:pPr>
      <w:r>
        <w:tab/>
      </w:r>
      <w:r w:rsidRPr="00C74519">
        <w:t>i.</w:t>
      </w:r>
      <w:r>
        <w:tab/>
      </w:r>
      <w:r w:rsidRPr="00C74519">
        <w:t>a taxpayer</w:t>
      </w:r>
      <w:r>
        <w:t>'</w:t>
      </w:r>
      <w:r w:rsidRPr="00C74519">
        <w:t>s substantive or procedural rights or obligations would be aff</w:t>
      </w:r>
      <w:r>
        <w:t>ected; or</w:t>
      </w:r>
    </w:p>
    <w:p w14:paraId="21E5AC90" w14:textId="77777777" w:rsidR="00DE525C" w:rsidRPr="00C74519" w:rsidRDefault="00DE525C" w:rsidP="00F847FF">
      <w:pPr>
        <w:pStyle w:val="i0"/>
        <w:spacing w:after="80"/>
      </w:pPr>
      <w:r>
        <w:tab/>
      </w:r>
      <w:r w:rsidRPr="00C74519">
        <w:t>ii.</w:t>
      </w:r>
      <w:r>
        <w:tab/>
      </w:r>
      <w:r w:rsidRPr="00C74519">
        <w:t xml:space="preserve">a rule would be </w:t>
      </w:r>
      <w:r>
        <w:t>more appropriate under the APA.</w:t>
      </w:r>
    </w:p>
    <w:p w14:paraId="0319D4CD" w14:textId="77777777" w:rsidR="00DE525C" w:rsidRPr="00C74519" w:rsidRDefault="00DE525C" w:rsidP="00DE525C">
      <w:pPr>
        <w:pStyle w:val="1"/>
      </w:pPr>
      <w:r>
        <w:t>2.</w:t>
      </w:r>
      <w:r>
        <w:tab/>
        <w:t>Revenue Information Bulletin</w:t>
      </w:r>
    </w:p>
    <w:p w14:paraId="110570B3" w14:textId="77777777" w:rsidR="00DE525C" w:rsidRPr="00C74519" w:rsidRDefault="00DE525C" w:rsidP="00DE525C">
      <w:pPr>
        <w:pStyle w:val="a0"/>
      </w:pPr>
      <w:r w:rsidRPr="00C74519">
        <w:t>a.</w:t>
      </w:r>
      <w:r>
        <w:tab/>
      </w:r>
      <w:r w:rsidRPr="00C74519">
        <w:t>A Revenue Information Bulletin (RIB) is an informal statement of information issued for the public and employees that is general in nature. A RIB does not have the force and effect of law and is not binding on the public or the department. RIBs will be established in a standard format and issued in sequence.</w:t>
      </w:r>
    </w:p>
    <w:p w14:paraId="18C14DA9" w14:textId="77777777" w:rsidR="00DE525C" w:rsidRPr="00C74519" w:rsidRDefault="00DE525C" w:rsidP="00DE525C">
      <w:pPr>
        <w:pStyle w:val="a0"/>
      </w:pPr>
      <w:r w:rsidRPr="00C74519">
        <w:lastRenderedPageBreak/>
        <w:t>b.</w:t>
      </w:r>
      <w:r>
        <w:tab/>
      </w:r>
      <w:r w:rsidRPr="00C74519">
        <w:t>A RIB announces general information useful in complying with the laws administered by the department and may be issued under any circumstance deemed necessary by the secretary including</w:t>
      </w:r>
      <w:r>
        <w:t>:</w:t>
      </w:r>
    </w:p>
    <w:p w14:paraId="4ACD1393" w14:textId="77777777" w:rsidR="00DE525C" w:rsidRPr="00C74519" w:rsidRDefault="00DE525C" w:rsidP="00DE525C">
      <w:pPr>
        <w:pStyle w:val="i0"/>
      </w:pPr>
      <w:r>
        <w:tab/>
        <w:t>i.</w:t>
      </w:r>
      <w:r>
        <w:tab/>
      </w:r>
      <w:r w:rsidRPr="00C74519">
        <w:t>to inform the public and employees that a statute or regulation has bee</w:t>
      </w:r>
      <w:r>
        <w:t>n added, amended, or rescinded;</w:t>
      </w:r>
    </w:p>
    <w:p w14:paraId="3874DDAC" w14:textId="77777777" w:rsidR="00DE525C" w:rsidRPr="00C74519" w:rsidRDefault="00DE525C" w:rsidP="00DE525C">
      <w:pPr>
        <w:pStyle w:val="i0"/>
      </w:pPr>
      <w:r>
        <w:tab/>
      </w:r>
      <w:r w:rsidRPr="00C74519">
        <w:t>ii.</w:t>
      </w:r>
      <w:r>
        <w:tab/>
      </w:r>
      <w:r w:rsidRPr="00C74519">
        <w:t xml:space="preserve">to inform the public and employees that a </w:t>
      </w:r>
      <w:r>
        <w:t>case has been decided;</w:t>
      </w:r>
    </w:p>
    <w:p w14:paraId="7668DF35" w14:textId="77777777" w:rsidR="00DE525C" w:rsidRPr="00C74519" w:rsidRDefault="00DE525C" w:rsidP="00DE525C">
      <w:pPr>
        <w:pStyle w:val="i0"/>
      </w:pPr>
      <w:r>
        <w:tab/>
      </w:r>
      <w:r w:rsidRPr="00C74519">
        <w:t>iii.</w:t>
      </w:r>
      <w:r>
        <w:tab/>
      </w:r>
      <w:r w:rsidRPr="00C74519">
        <w:t>to publish information to employees and the public that is based on data supplied by other agencies, such as per capita income figures or compara</w:t>
      </w:r>
      <w:r>
        <w:t>tive tax collections by parish;</w:t>
      </w:r>
    </w:p>
    <w:p w14:paraId="3047D849" w14:textId="77777777" w:rsidR="00DE525C" w:rsidRPr="00C74519" w:rsidRDefault="00DE525C" w:rsidP="00DE525C">
      <w:pPr>
        <w:pStyle w:val="i0"/>
      </w:pPr>
      <w:r>
        <w:tab/>
        <w:t>iv.</w:t>
      </w:r>
      <w:r>
        <w:tab/>
        <w:t>to publish IRS information;</w:t>
      </w:r>
    </w:p>
    <w:p w14:paraId="4F412EE0" w14:textId="77777777" w:rsidR="00DE525C" w:rsidRPr="00C74519" w:rsidRDefault="00DE525C" w:rsidP="00DE525C">
      <w:pPr>
        <w:pStyle w:val="i0"/>
      </w:pPr>
      <w:r>
        <w:tab/>
      </w:r>
      <w:r w:rsidRPr="00C74519">
        <w:t>v.</w:t>
      </w:r>
      <w:r>
        <w:tab/>
      </w:r>
      <w:r w:rsidRPr="00C74519">
        <w:t>to publish</w:t>
      </w:r>
      <w:r>
        <w:t xml:space="preserve"> information such as deadlines;</w:t>
      </w:r>
    </w:p>
    <w:p w14:paraId="12B036B9" w14:textId="77777777" w:rsidR="00DE525C" w:rsidRPr="00C74519" w:rsidRDefault="00DE525C" w:rsidP="00DE525C">
      <w:pPr>
        <w:pStyle w:val="i0"/>
      </w:pPr>
      <w:r>
        <w:tab/>
      </w:r>
      <w:r w:rsidRPr="00C74519">
        <w:t>vi.</w:t>
      </w:r>
      <w:r>
        <w:tab/>
      </w:r>
      <w:r w:rsidRPr="00C74519">
        <w:t>to inform the public of services offered by the department, such as regional office hours, website fea</w:t>
      </w:r>
      <w:r>
        <w:t>tures, and like information; or</w:t>
      </w:r>
    </w:p>
    <w:p w14:paraId="0D30078A" w14:textId="77777777" w:rsidR="00DE525C" w:rsidRPr="00C74519" w:rsidRDefault="00DE525C" w:rsidP="00DE525C">
      <w:pPr>
        <w:pStyle w:val="i0"/>
      </w:pPr>
      <w:r>
        <w:tab/>
      </w:r>
      <w:r w:rsidRPr="00C74519">
        <w:t>vii.</w:t>
      </w:r>
      <w:r>
        <w:tab/>
      </w:r>
      <w:r w:rsidRPr="00C74519">
        <w:t>to revise a previous Revenue Information Bulletin, Tax Topics, or o</w:t>
      </w:r>
      <w:r>
        <w:t>ther similar publication.</w:t>
      </w:r>
    </w:p>
    <w:p w14:paraId="069DF2AE" w14:textId="77777777" w:rsidR="00DE525C" w:rsidRPr="00C74519" w:rsidRDefault="00DE525C" w:rsidP="00DE525C">
      <w:pPr>
        <w:pStyle w:val="1"/>
      </w:pPr>
      <w:r>
        <w:t>3.</w:t>
      </w:r>
      <w:r>
        <w:tab/>
        <w:t>Informal Advice</w:t>
      </w:r>
    </w:p>
    <w:p w14:paraId="7473C3DE" w14:textId="77777777" w:rsidR="00DE525C" w:rsidRPr="00C74519" w:rsidRDefault="00DE525C" w:rsidP="00DE525C">
      <w:pPr>
        <w:pStyle w:val="a0"/>
      </w:pPr>
      <w:r w:rsidRPr="00C74519">
        <w:t>a.</w:t>
      </w:r>
      <w:r>
        <w:tab/>
      </w:r>
      <w:r w:rsidRPr="00C74519">
        <w:t>In addition to rules, Declaratory Rulings, Policy and Procedure Memoranda, and Revenue Information Bulletins, taxpayers and employees may still seek advice on tax questions. To assist customers, the department will provide informal advice. Informal advice does not have the force and effect of law and is not binding on the department, the public, or the person who asked for the advice. Informal advice w</w:t>
      </w:r>
      <w:r>
        <w:t>ill have no effect on an audit.</w:t>
      </w:r>
    </w:p>
    <w:p w14:paraId="182E0081" w14:textId="77777777" w:rsidR="00DE525C" w:rsidRPr="00C74519" w:rsidRDefault="00DE525C" w:rsidP="00DE525C">
      <w:pPr>
        <w:pStyle w:val="a0"/>
      </w:pPr>
      <w:r w:rsidRPr="00C74519">
        <w:t>b.</w:t>
      </w:r>
      <w:r>
        <w:tab/>
      </w:r>
      <w:r w:rsidRPr="00C74519">
        <w:t>Any of the following types of i</w:t>
      </w:r>
      <w:r>
        <w:t>nformal advice may be provided.</w:t>
      </w:r>
    </w:p>
    <w:p w14:paraId="37D61B39" w14:textId="77777777" w:rsidR="00DE525C" w:rsidRPr="00C74519" w:rsidRDefault="00DE525C" w:rsidP="00DE525C">
      <w:pPr>
        <w:pStyle w:val="i0"/>
      </w:pPr>
      <w:r>
        <w:tab/>
      </w:r>
      <w:r w:rsidRPr="00C74519">
        <w:t>i.</w:t>
      </w:r>
      <w:r>
        <w:tab/>
      </w:r>
      <w:r w:rsidRPr="00C74519">
        <w:t>Informal Oral Advice. There is no formal procedure for requesting informal oral advice. Employees will answer questions by telephone or in person as requested, within resource and appropriateness constraints. Advice given at audit meetings, protest conferences, and the like is c</w:t>
      </w:r>
      <w:r>
        <w:t>onsidered informal oral advice.</w:t>
      </w:r>
    </w:p>
    <w:p w14:paraId="2BDF22B0" w14:textId="77777777" w:rsidR="00DE525C" w:rsidRPr="00C74519" w:rsidRDefault="00DE525C" w:rsidP="00DE525C">
      <w:pPr>
        <w:pStyle w:val="i0"/>
      </w:pPr>
      <w:r>
        <w:tab/>
      </w:r>
      <w:r w:rsidRPr="00C74519">
        <w:t>ii.</w:t>
      </w:r>
      <w:r>
        <w:tab/>
      </w:r>
      <w:r w:rsidRPr="00C74519">
        <w:t xml:space="preserve">Informal E-Mail Advice. Has the same </w:t>
      </w:r>
      <w:r>
        <w:t>status as informal oral advice.</w:t>
      </w:r>
    </w:p>
    <w:p w14:paraId="2A4290A2" w14:textId="77777777" w:rsidR="00DE525C" w:rsidRPr="00C74519" w:rsidRDefault="00DE525C" w:rsidP="00DE525C">
      <w:pPr>
        <w:pStyle w:val="i0"/>
      </w:pPr>
      <w:r>
        <w:tab/>
      </w:r>
      <w:r w:rsidRPr="00C74519">
        <w:t>iii.</w:t>
      </w:r>
      <w:r>
        <w:tab/>
      </w:r>
      <w:r w:rsidRPr="00C74519">
        <w:t>Informal Written Advice. Requests for informal written advice should be in writing. Informal written advi</w:t>
      </w:r>
      <w:r>
        <w:t>ce is not a declaratory ruling.</w:t>
      </w:r>
    </w:p>
    <w:p w14:paraId="56B35065" w14:textId="77777777" w:rsidR="00DE525C" w:rsidRPr="00C74519" w:rsidRDefault="00DE525C" w:rsidP="00DE525C">
      <w:pPr>
        <w:pStyle w:val="i0"/>
      </w:pPr>
      <w:r>
        <w:tab/>
      </w:r>
      <w:r w:rsidRPr="00C74519">
        <w:t>iv.</w:t>
      </w:r>
      <w:r>
        <w:tab/>
      </w:r>
      <w:r w:rsidRPr="00C74519">
        <w:t>Newsletters, Pamphlets, and Informational Publications. The department may publish informational newsletters, pamphlets, and publications at regular intervals. Statements contained in these publications do not have the force and effect of law and they are not binding on the public or the department. They are merely helpful tools for dis</w:t>
      </w:r>
      <w:r>
        <w:t>seminating information.</w:t>
      </w:r>
    </w:p>
    <w:p w14:paraId="38201FB6" w14:textId="77777777" w:rsidR="000A70F9" w:rsidRDefault="000A70F9">
      <w:pPr>
        <w:pStyle w:val="AuthorityNote"/>
      </w:pPr>
      <w:r>
        <w:t>AUTHORITY NOTE:</w:t>
      </w:r>
      <w:r>
        <w:tab/>
        <w:t>Promulgated in accordance with R.S. 47:1511.</w:t>
      </w:r>
    </w:p>
    <w:p w14:paraId="436D6DF9" w14:textId="77777777" w:rsidR="00DE525C" w:rsidRDefault="000A70F9" w:rsidP="00DE525C">
      <w:pPr>
        <w:pStyle w:val="HistoricalNote"/>
      </w:pPr>
      <w:r>
        <w:t>HISTORICAL NOTE:</w:t>
      </w:r>
      <w:r>
        <w:tab/>
        <w:t>Promulgated by the Department of Revenue, Office of the Secre</w:t>
      </w:r>
      <w:r w:rsidR="00DE525C">
        <w:t xml:space="preserve">tary, LR 27:207 (February 2001), </w:t>
      </w:r>
      <w:r w:rsidR="00DE525C">
        <w:t>amended by t</w:t>
      </w:r>
      <w:r w:rsidR="008C4AD5">
        <w:t>he Department of Revenue, Polic</w:t>
      </w:r>
      <w:r w:rsidR="000A46E9">
        <w:t>y Services Division, LR 35:1138</w:t>
      </w:r>
      <w:r w:rsidR="00DE525C">
        <w:t xml:space="preserve"> (June 2009).</w:t>
      </w:r>
    </w:p>
    <w:p w14:paraId="29186EC6" w14:textId="109B50F5" w:rsidR="00BA0924" w:rsidRPr="000A288A" w:rsidRDefault="00BA0924" w:rsidP="00BA0924">
      <w:pPr>
        <w:pStyle w:val="Section"/>
      </w:pPr>
      <w:bookmarkStart w:id="1430" w:name="_Toc238197767"/>
      <w:r>
        <w:t>§</w:t>
      </w:r>
      <w:r w:rsidRPr="000A288A">
        <w:t>103.</w:t>
      </w:r>
      <w:r w:rsidRPr="000A288A">
        <w:tab/>
        <w:t>Petitions to Adopt, Amend, or Repeal</w:t>
      </w:r>
      <w:bookmarkEnd w:id="1430"/>
    </w:p>
    <w:p w14:paraId="295E7879" w14:textId="77777777" w:rsidR="00BA0924" w:rsidRPr="000A288A" w:rsidRDefault="00BA0924" w:rsidP="00BA0924">
      <w:pPr>
        <w:pStyle w:val="A"/>
      </w:pPr>
      <w:r w:rsidRPr="000A288A">
        <w:t>A.</w:t>
      </w:r>
      <w:r w:rsidRPr="000A288A">
        <w:tab/>
        <w:t>A petition requesting the adoption, amendment, or repeal of a Department of Revenue rule (including Charitable Gaming rules) shall be submitted in writing on a form prescribed by the department. The petition must be submitted electronically and include all of the following:</w:t>
      </w:r>
    </w:p>
    <w:p w14:paraId="28408BEE" w14:textId="77777777" w:rsidR="00BA0924" w:rsidRPr="000A288A" w:rsidRDefault="00BA0924" w:rsidP="00BA0924">
      <w:pPr>
        <w:pStyle w:val="1"/>
      </w:pPr>
      <w:r w:rsidRPr="000A288A">
        <w:t>1.</w:t>
      </w:r>
      <w:r w:rsidRPr="000A288A">
        <w:tab/>
        <w:t>the name, mailing address, and contact information of the petitioner.</w:t>
      </w:r>
    </w:p>
    <w:p w14:paraId="4F44F85C" w14:textId="77777777" w:rsidR="00BA0924" w:rsidRPr="000A288A" w:rsidRDefault="00BA0924" w:rsidP="00BA0924">
      <w:pPr>
        <w:pStyle w:val="1"/>
      </w:pPr>
      <w:r w:rsidRPr="000A288A">
        <w:t>2.</w:t>
      </w:r>
      <w:r w:rsidRPr="000A288A">
        <w:tab/>
        <w:t>a statement identifying whether the petition seeks adoption of a new rule, amendment of an existing rule, or repeal of an existing rule.</w:t>
      </w:r>
    </w:p>
    <w:p w14:paraId="23F8C587" w14:textId="77777777" w:rsidR="00BA0924" w:rsidRPr="000A288A" w:rsidRDefault="00BA0924" w:rsidP="00BA0924">
      <w:pPr>
        <w:pStyle w:val="1"/>
      </w:pPr>
      <w:r w:rsidRPr="000A288A">
        <w:t>3.</w:t>
      </w:r>
      <w:r w:rsidRPr="000A288A">
        <w:tab/>
        <w:t>the citation or subject matter of the rule at issue, if applicable.</w:t>
      </w:r>
    </w:p>
    <w:p w14:paraId="19BE994C" w14:textId="77777777" w:rsidR="00BA0924" w:rsidRPr="000A288A" w:rsidRDefault="00BA0924" w:rsidP="00BA0924">
      <w:pPr>
        <w:pStyle w:val="1"/>
      </w:pPr>
      <w:r w:rsidRPr="000A288A">
        <w:t>4.</w:t>
      </w:r>
      <w:r w:rsidRPr="000A288A">
        <w:tab/>
        <w:t>a concise statement of the substance of the rule proposed for adoption, amendment, or repeal.</w:t>
      </w:r>
    </w:p>
    <w:p w14:paraId="400BB680" w14:textId="77777777" w:rsidR="00BA0924" w:rsidRPr="000A288A" w:rsidRDefault="00BA0924" w:rsidP="00BA0924">
      <w:pPr>
        <w:pStyle w:val="1"/>
      </w:pPr>
      <w:r w:rsidRPr="000A288A">
        <w:t>5.</w:t>
      </w:r>
      <w:r w:rsidRPr="000A288A">
        <w:tab/>
        <w:t>the reasons for the requested action, including supporting facts, legal arguments, or policy considerations.</w:t>
      </w:r>
    </w:p>
    <w:p w14:paraId="1C6527B1" w14:textId="77777777" w:rsidR="00BA0924" w:rsidRPr="000A288A" w:rsidRDefault="00BA0924" w:rsidP="00BA0924">
      <w:pPr>
        <w:pStyle w:val="1"/>
      </w:pPr>
      <w:r w:rsidRPr="000A288A">
        <w:t>6.</w:t>
      </w:r>
      <w:r w:rsidRPr="000A288A">
        <w:tab/>
        <w:t>the petitioner’s signature and date of submission.</w:t>
      </w:r>
    </w:p>
    <w:p w14:paraId="6FB066F2" w14:textId="77777777" w:rsidR="00BA0924" w:rsidRPr="000A288A" w:rsidRDefault="00BA0924" w:rsidP="00BA0924">
      <w:pPr>
        <w:pStyle w:val="A"/>
      </w:pPr>
      <w:r w:rsidRPr="000A288A">
        <w:t>B.</w:t>
      </w:r>
      <w:r w:rsidRPr="000A288A">
        <w:tab/>
        <w:t>The petition may include any supporting materials the petitioner wishes the department to consider.</w:t>
      </w:r>
    </w:p>
    <w:p w14:paraId="5D6A5437" w14:textId="77777777" w:rsidR="00BA0924" w:rsidRPr="000A288A" w:rsidRDefault="00BA0924" w:rsidP="00BA0924">
      <w:pPr>
        <w:pStyle w:val="A"/>
      </w:pPr>
      <w:r w:rsidRPr="000A288A">
        <w:t>C.</w:t>
      </w:r>
      <w:r w:rsidRPr="000A288A">
        <w:tab/>
        <w:t>The department shall promptly review each petition to determine whether it is complete and in compliance with the requirements of this Section.</w:t>
      </w:r>
    </w:p>
    <w:p w14:paraId="532D9706" w14:textId="77777777" w:rsidR="00BA0924" w:rsidRPr="000A288A" w:rsidRDefault="00BA0924" w:rsidP="00BA0924">
      <w:pPr>
        <w:pStyle w:val="A"/>
      </w:pPr>
      <w:r w:rsidRPr="000A288A">
        <w:t>D.</w:t>
      </w:r>
      <w:r w:rsidRPr="000A288A">
        <w:tab/>
        <w:t>Within 90 days after the receipt of a properly submitted petition, the department shall either:</w:t>
      </w:r>
    </w:p>
    <w:p w14:paraId="1707A13E" w14:textId="77777777" w:rsidR="00BA0924" w:rsidRPr="000A288A" w:rsidRDefault="00BA0924" w:rsidP="00BA0924">
      <w:pPr>
        <w:pStyle w:val="1"/>
      </w:pPr>
      <w:r w:rsidRPr="000A288A">
        <w:t>1.</w:t>
      </w:r>
      <w:r w:rsidRPr="000A288A">
        <w:tab/>
        <w:t>deny the petition in writing, stating the reasons for denial; or</w:t>
      </w:r>
    </w:p>
    <w:p w14:paraId="1AC175C2" w14:textId="77777777" w:rsidR="00BA0924" w:rsidRDefault="00BA0924" w:rsidP="00BA0924">
      <w:pPr>
        <w:pStyle w:val="1"/>
      </w:pPr>
      <w:r w:rsidRPr="000A288A">
        <w:t>2.</w:t>
      </w:r>
      <w:r w:rsidRPr="000A288A">
        <w:tab/>
        <w:t>initiate rulemaking proceedings.</w:t>
      </w:r>
    </w:p>
    <w:p w14:paraId="0ACF49BA" w14:textId="77777777" w:rsidR="00BA0924" w:rsidRPr="000A288A" w:rsidRDefault="00BA0924" w:rsidP="00BA0924">
      <w:pPr>
        <w:pStyle w:val="A"/>
      </w:pPr>
      <w:r w:rsidRPr="000A288A">
        <w:t>E.</w:t>
      </w:r>
      <w:r w:rsidRPr="000A288A">
        <w:tab/>
        <w:t>Disposition</w:t>
      </w:r>
    </w:p>
    <w:p w14:paraId="4D4C2B87" w14:textId="77777777" w:rsidR="00BA0924" w:rsidRPr="000A288A" w:rsidRDefault="00BA0924" w:rsidP="00BA0924">
      <w:pPr>
        <w:pStyle w:val="1"/>
      </w:pPr>
      <w:r w:rsidRPr="000A288A">
        <w:t>1.</w:t>
      </w:r>
      <w:r w:rsidRPr="000A288A">
        <w:tab/>
        <w:t>If the department denies the petition, notice of the denial and the reasons therefore shall be emailed to the petitioner at the address provided.</w:t>
      </w:r>
    </w:p>
    <w:p w14:paraId="7E2EB467" w14:textId="77777777" w:rsidR="00BA0924" w:rsidRPr="000A288A" w:rsidRDefault="00BA0924" w:rsidP="00BA0924">
      <w:pPr>
        <w:pStyle w:val="1"/>
      </w:pPr>
      <w:r w:rsidRPr="000A288A">
        <w:t>2.</w:t>
      </w:r>
      <w:r w:rsidRPr="000A288A">
        <w:tab/>
        <w:t>If the department initiates rulemaking, the petitioner shall be notified, and rule-making proceedings shall be initiated in accordance with the department’s rule making procedures.</w:t>
      </w:r>
    </w:p>
    <w:p w14:paraId="60CBD5DE" w14:textId="77777777" w:rsidR="00BA0924" w:rsidRPr="000A288A" w:rsidRDefault="00BA0924" w:rsidP="00BA0924">
      <w:pPr>
        <w:pStyle w:val="AuthorityNote"/>
      </w:pPr>
      <w:r w:rsidRPr="000A288A">
        <w:t>AUTHORITY NOTE:</w:t>
      </w:r>
      <w:r w:rsidRPr="000A288A">
        <w:tab/>
        <w:t>Promulgated in accordance with R.S. 47:1511 and R.S. 49:964(A).</w:t>
      </w:r>
    </w:p>
    <w:p w14:paraId="7F160D15" w14:textId="06D888A2" w:rsidR="001237DE" w:rsidRDefault="00BA0924" w:rsidP="00BA0924">
      <w:pPr>
        <w:pStyle w:val="HistoricalNote"/>
      </w:pPr>
      <w:r w:rsidRPr="000A288A">
        <w:t>HISTORICAL NOTE:</w:t>
      </w:r>
      <w:r w:rsidRPr="000A288A">
        <w:tab/>
        <w:t>Promulgated by the Department of Revenue, Tax Policy and Planning Division, LR 52:244 (February 2026).</w:t>
      </w:r>
    </w:p>
    <w:p w14:paraId="5820AFAA" w14:textId="77777777" w:rsidR="00B41954" w:rsidRPr="00153A24" w:rsidRDefault="00B41954" w:rsidP="00B41954">
      <w:pPr>
        <w:pStyle w:val="Chapter"/>
      </w:pPr>
      <w:bookmarkStart w:id="1431" w:name="_Toc238197768"/>
      <w:r w:rsidRPr="00153A24">
        <w:t>Chapter 2.</w:t>
      </w:r>
      <w:r w:rsidRPr="00153A24">
        <w:tab/>
        <w:t>Open Meetings via Electronic Means Policy</w:t>
      </w:r>
      <w:bookmarkEnd w:id="1431"/>
    </w:p>
    <w:p w14:paraId="78FFEE29" w14:textId="77777777" w:rsidR="00B41954" w:rsidRPr="00153A24" w:rsidRDefault="00B41954" w:rsidP="00B41954">
      <w:pPr>
        <w:pStyle w:val="Section"/>
      </w:pPr>
      <w:bookmarkStart w:id="1432" w:name="_Toc238197769"/>
      <w:r w:rsidRPr="00153A24">
        <w:t>§201.</w:t>
      </w:r>
      <w:r w:rsidRPr="00153A24">
        <w:tab/>
        <w:t>Postings Prior to Meeting via Electronic Means</w:t>
      </w:r>
      <w:bookmarkEnd w:id="1432"/>
    </w:p>
    <w:p w14:paraId="0D60A032" w14:textId="77777777" w:rsidR="00B41954" w:rsidRPr="00153A24" w:rsidRDefault="00B41954" w:rsidP="00B41954">
      <w:pPr>
        <w:pStyle w:val="A"/>
      </w:pPr>
      <w:r w:rsidRPr="00153A24">
        <w:t>A.</w:t>
      </w:r>
      <w:r w:rsidRPr="00153A24">
        <w:tab/>
        <w:t>The Department of Revenue shall provide notice in accordance with R.S. 42:17.2 on the department’s website at www.revenue.louisiana.gov.</w:t>
      </w:r>
    </w:p>
    <w:p w14:paraId="4EEE5709" w14:textId="77777777" w:rsidR="00B41954" w:rsidRPr="00153A24" w:rsidRDefault="00B41954" w:rsidP="00B41954">
      <w:pPr>
        <w:pStyle w:val="AuthorityNote"/>
      </w:pPr>
      <w:r w:rsidRPr="00153A24">
        <w:lastRenderedPageBreak/>
        <w:t>AUTHORITY NOTE:</w:t>
      </w:r>
      <w:r w:rsidRPr="00153A24">
        <w:tab/>
        <w:t>Promulgated in accordance with R.S. 42:14(E), R.S. 42:17.2 and R.S. 47:1511.</w:t>
      </w:r>
    </w:p>
    <w:p w14:paraId="288DC8F1" w14:textId="77777777" w:rsidR="00B41954" w:rsidRPr="00153A24" w:rsidRDefault="00B41954" w:rsidP="00B41954">
      <w:pPr>
        <w:pStyle w:val="HistoricalNote"/>
      </w:pPr>
      <w:r w:rsidRPr="00153A24">
        <w:t>HISTORICAL NOTE:</w:t>
      </w:r>
      <w:r w:rsidRPr="00153A24">
        <w:tab/>
        <w:t>Promulgated by the Department of Revenue, Tax Policy and Planning Division, LR 50:</w:t>
      </w:r>
      <w:r>
        <w:t>409 (March 2024).</w:t>
      </w:r>
    </w:p>
    <w:p w14:paraId="626282C4" w14:textId="77777777" w:rsidR="00B41954" w:rsidRPr="00153A24" w:rsidRDefault="00B41954" w:rsidP="00B41954">
      <w:pPr>
        <w:pStyle w:val="Section"/>
      </w:pPr>
      <w:bookmarkStart w:id="1433" w:name="_Toc238197770"/>
      <w:r w:rsidRPr="00153A24">
        <w:t>§203.</w:t>
      </w:r>
      <w:r w:rsidRPr="00153A24">
        <w:tab/>
        <w:t>Electronic Meeting Requirements and Limitations</w:t>
      </w:r>
      <w:bookmarkEnd w:id="1433"/>
    </w:p>
    <w:p w14:paraId="783F8266" w14:textId="77777777" w:rsidR="00B41954" w:rsidRPr="00153A24" w:rsidRDefault="00B41954" w:rsidP="00B41954">
      <w:pPr>
        <w:pStyle w:val="A"/>
      </w:pPr>
      <w:r w:rsidRPr="00153A24">
        <w:t>A.</w:t>
      </w:r>
      <w:r w:rsidRPr="00153A24">
        <w:tab/>
        <w:t>For any meeting conducted via electronic means, the Department of Revenue shall ensure compliance with all requirements outlined in R.S. 42:17.2(C).</w:t>
      </w:r>
    </w:p>
    <w:p w14:paraId="377A8428" w14:textId="77777777" w:rsidR="00B41954" w:rsidRDefault="00B41954" w:rsidP="00B41954">
      <w:pPr>
        <w:pStyle w:val="A"/>
      </w:pPr>
      <w:r w:rsidRPr="00153A24">
        <w:t>B.</w:t>
      </w:r>
      <w:r w:rsidRPr="00153A24">
        <w:tab/>
        <w:t xml:space="preserve">An online archive of any open meetings conducted via electronic means shall be maintained and available for two years on the agency’s website at www.revenue.louisiana.gov. </w:t>
      </w:r>
    </w:p>
    <w:p w14:paraId="722CCB2B" w14:textId="77777777" w:rsidR="00B41954" w:rsidRPr="00153A24" w:rsidRDefault="00B41954" w:rsidP="00B41954">
      <w:pPr>
        <w:pStyle w:val="AuthorityNote"/>
      </w:pPr>
      <w:r w:rsidRPr="00153A24">
        <w:t>AUTHORITY NOTE:</w:t>
      </w:r>
      <w:r w:rsidRPr="00153A24">
        <w:tab/>
        <w:t>Promulgated in accordance with R.S. 42:14(E), R.S. 42:17.2 and R.S. 47:1511.</w:t>
      </w:r>
    </w:p>
    <w:p w14:paraId="3B7B2C41" w14:textId="77777777" w:rsidR="00B41954" w:rsidRPr="00153A24" w:rsidRDefault="00B41954" w:rsidP="00B41954">
      <w:pPr>
        <w:pStyle w:val="HistoricalNote"/>
      </w:pPr>
      <w:r w:rsidRPr="00153A24">
        <w:t>HISTORICAL NOTE:</w:t>
      </w:r>
      <w:r w:rsidRPr="00153A24">
        <w:tab/>
        <w:t>Promulgated by the Department of Revenue, Tax Policy and Planning Division, LR 50:</w:t>
      </w:r>
      <w:r>
        <w:t>409 (March 2024).</w:t>
      </w:r>
    </w:p>
    <w:p w14:paraId="7F5D885C" w14:textId="77777777" w:rsidR="00B41954" w:rsidRPr="00153A24" w:rsidRDefault="00B41954" w:rsidP="00B41954">
      <w:pPr>
        <w:pStyle w:val="Section"/>
      </w:pPr>
      <w:bookmarkStart w:id="1434" w:name="_Toc238197771"/>
      <w:r w:rsidRPr="00153A24">
        <w:t>§205.</w:t>
      </w:r>
      <w:r w:rsidRPr="00153A24">
        <w:tab/>
        <w:t>Disability Accommodations</w:t>
      </w:r>
      <w:bookmarkEnd w:id="1434"/>
    </w:p>
    <w:p w14:paraId="42452DF4" w14:textId="77777777" w:rsidR="00B41954" w:rsidRPr="00153A24" w:rsidRDefault="00B41954" w:rsidP="00B41954">
      <w:pPr>
        <w:pStyle w:val="A"/>
      </w:pPr>
      <w:r w:rsidRPr="00153A24">
        <w:t>A.</w:t>
      </w:r>
      <w:r w:rsidRPr="00153A24">
        <w:tab/>
        <w:t>Although an open meeting may be scheduled as in-person, the Department of Revenue is obligated to provide for participation via electronic means on an individualized basis by people with disabilities.</w:t>
      </w:r>
    </w:p>
    <w:p w14:paraId="7300BF48" w14:textId="77777777" w:rsidR="00B41954" w:rsidRPr="00153A24" w:rsidRDefault="00B41954" w:rsidP="00B41954">
      <w:pPr>
        <w:pStyle w:val="A"/>
      </w:pPr>
      <w:r w:rsidRPr="00153A24">
        <w:t>B.</w:t>
      </w:r>
      <w:r w:rsidRPr="00153A24">
        <w:tab/>
        <w:t>People with disabilities are defined as any of the following:</w:t>
      </w:r>
    </w:p>
    <w:p w14:paraId="7EB71E98" w14:textId="77777777" w:rsidR="00B41954" w:rsidRPr="00153A24" w:rsidRDefault="00B41954" w:rsidP="00B41954">
      <w:pPr>
        <w:pStyle w:val="1"/>
      </w:pPr>
      <w:r w:rsidRPr="00153A24">
        <w:t>1.</w:t>
      </w:r>
      <w:r w:rsidRPr="00153A24">
        <w:tab/>
        <w:t>a member of the public with a disability recognized by the Americans with Disabilities Act (ADA);</w:t>
      </w:r>
    </w:p>
    <w:p w14:paraId="521DADB8" w14:textId="77777777" w:rsidR="00B41954" w:rsidRPr="00153A24" w:rsidRDefault="00B41954" w:rsidP="00B41954">
      <w:pPr>
        <w:pStyle w:val="1"/>
      </w:pPr>
      <w:r w:rsidRPr="00153A24">
        <w:t>2.</w:t>
      </w:r>
      <w:r w:rsidRPr="00153A24">
        <w:tab/>
        <w:t>a designated caregiver of such a person; or</w:t>
      </w:r>
    </w:p>
    <w:p w14:paraId="579E5976" w14:textId="77777777" w:rsidR="00B41954" w:rsidRPr="00153A24" w:rsidRDefault="00B41954" w:rsidP="00B41954">
      <w:pPr>
        <w:pStyle w:val="1"/>
      </w:pPr>
      <w:r w:rsidRPr="00153A24">
        <w:t>3.</w:t>
      </w:r>
      <w:r w:rsidRPr="00153A24">
        <w:tab/>
        <w:t>a participant member of the agency with an ADA-qualifying disability.</w:t>
      </w:r>
    </w:p>
    <w:p w14:paraId="70DAFA1A" w14:textId="77777777" w:rsidR="00B41954" w:rsidRPr="00153A24" w:rsidRDefault="00B41954" w:rsidP="00B41954">
      <w:pPr>
        <w:pStyle w:val="A"/>
      </w:pPr>
      <w:r w:rsidRPr="00153A24">
        <w:t>C.</w:t>
      </w:r>
      <w:r w:rsidRPr="00153A24">
        <w:tab/>
        <w:t>The Department of Revenue shall ensure that the written public notice for an open meeting, as required by R.S. 42:19, includes the name, telephone number and email address of the designated agency representative to whom a disability accommodation may be submitted.</w:t>
      </w:r>
    </w:p>
    <w:p w14:paraId="1BB9A96A" w14:textId="77777777" w:rsidR="00B41954" w:rsidRPr="00153A24" w:rsidRDefault="00B41954" w:rsidP="00B41954">
      <w:pPr>
        <w:pStyle w:val="A"/>
      </w:pPr>
      <w:r w:rsidRPr="00153A24">
        <w:t>D.</w:t>
      </w:r>
      <w:r w:rsidRPr="00153A24">
        <w:tab/>
        <w:t>The requestor with an accommodation will receive a teleconference and/or video conference link for participation via electronic means as soon as possible following receipt of the request, but no later than the start of the scheduled meeting.</w:t>
      </w:r>
    </w:p>
    <w:p w14:paraId="3CA505A0" w14:textId="77777777" w:rsidR="00B41954" w:rsidRPr="00153A24" w:rsidRDefault="00B41954" w:rsidP="00B41954">
      <w:pPr>
        <w:pStyle w:val="AuthorityNote"/>
      </w:pPr>
      <w:r w:rsidRPr="00153A24">
        <w:t>AUTHORITY NOTE:</w:t>
      </w:r>
      <w:r w:rsidRPr="00153A24">
        <w:tab/>
        <w:t>Promulgated in accordance with R.S. 42:14(E), R.S. 42:17.2 and R.S. 47:1511.</w:t>
      </w:r>
    </w:p>
    <w:p w14:paraId="21D594DB" w14:textId="77777777" w:rsidR="00B41954" w:rsidRPr="00153A24" w:rsidRDefault="00B41954" w:rsidP="00B41954">
      <w:pPr>
        <w:pStyle w:val="HistoricalNote"/>
      </w:pPr>
      <w:r w:rsidRPr="00153A24">
        <w:t>HISTORICAL NOTE:</w:t>
      </w:r>
      <w:r w:rsidRPr="00153A24">
        <w:tab/>
        <w:t>Promulgated by the Department of Revenue, Tax Policy and Planning Division, LR 50:</w:t>
      </w:r>
      <w:r>
        <w:t>409 (March 2024).</w:t>
      </w:r>
    </w:p>
    <w:p w14:paraId="19BC6536" w14:textId="77777777" w:rsidR="000A70F9" w:rsidRDefault="000A70F9">
      <w:pPr>
        <w:pStyle w:val="Chapter"/>
        <w:tabs>
          <w:tab w:val="clear" w:pos="1800"/>
          <w:tab w:val="clear" w:pos="1980"/>
        </w:tabs>
        <w:spacing w:before="120"/>
      </w:pPr>
      <w:bookmarkStart w:id="1435" w:name="TOC_Chap77"/>
      <w:bookmarkStart w:id="1436" w:name="_Toc233690170"/>
      <w:bookmarkStart w:id="1437" w:name="_Toc234030755"/>
      <w:bookmarkStart w:id="1438" w:name="_Toc243721380"/>
      <w:bookmarkStart w:id="1439" w:name="_Toc259619620"/>
      <w:bookmarkStart w:id="1440" w:name="_Toc262718706"/>
      <w:bookmarkStart w:id="1441" w:name="_Toc275165478"/>
      <w:bookmarkStart w:id="1442" w:name="_Toc238197772"/>
      <w:r>
        <w:t>Chapter 3.</w:t>
      </w:r>
      <w:bookmarkEnd w:id="1435"/>
      <w:r w:rsidR="009063FA">
        <w:tab/>
      </w:r>
      <w:bookmarkStart w:id="1443" w:name="TOCT_Chap128"/>
      <w:bookmarkStart w:id="1444" w:name="TOCT_Chap77"/>
      <w:r>
        <w:t>Alternative Dispute Resolution Procedures</w:t>
      </w:r>
      <w:bookmarkEnd w:id="1436"/>
      <w:bookmarkEnd w:id="1437"/>
      <w:bookmarkEnd w:id="1438"/>
      <w:bookmarkEnd w:id="1439"/>
      <w:bookmarkEnd w:id="1440"/>
      <w:bookmarkEnd w:id="1441"/>
      <w:bookmarkEnd w:id="1442"/>
      <w:bookmarkEnd w:id="1443"/>
      <w:bookmarkEnd w:id="1444"/>
    </w:p>
    <w:p w14:paraId="6B837F50" w14:textId="77777777" w:rsidR="000A70F9" w:rsidRDefault="000A70F9">
      <w:pPr>
        <w:pStyle w:val="Section"/>
      </w:pPr>
      <w:bookmarkStart w:id="1445" w:name="_Toc233690171"/>
      <w:bookmarkStart w:id="1446" w:name="_Toc234030756"/>
      <w:bookmarkStart w:id="1447" w:name="_Toc243721381"/>
      <w:bookmarkStart w:id="1448" w:name="_Toc259619621"/>
      <w:bookmarkStart w:id="1449" w:name="_Toc262718707"/>
      <w:bookmarkStart w:id="1450" w:name="_Toc275165479"/>
      <w:bookmarkStart w:id="1451" w:name="_Toc238197773"/>
      <w:r>
        <w:t>§301.</w:t>
      </w:r>
      <w:r>
        <w:tab/>
        <w:t>Definitions</w:t>
      </w:r>
      <w:bookmarkEnd w:id="1445"/>
      <w:bookmarkEnd w:id="1446"/>
      <w:bookmarkEnd w:id="1447"/>
      <w:bookmarkEnd w:id="1448"/>
      <w:bookmarkEnd w:id="1449"/>
      <w:bookmarkEnd w:id="1450"/>
      <w:bookmarkEnd w:id="1451"/>
    </w:p>
    <w:p w14:paraId="2EB810D5" w14:textId="77777777" w:rsidR="000A70F9" w:rsidRDefault="000A70F9">
      <w:pPr>
        <w:pStyle w:val="A"/>
      </w:pPr>
      <w:r>
        <w:t>A.</w:t>
      </w:r>
      <w:r>
        <w:tab/>
        <w:t>For purposes of this Chapter, the following terms have the meanings ascribed to them.</w:t>
      </w:r>
    </w:p>
    <w:p w14:paraId="666A7D17" w14:textId="77777777" w:rsidR="000A70F9" w:rsidRDefault="000A70F9">
      <w:pPr>
        <w:pStyle w:val="1"/>
      </w:pPr>
      <w:r>
        <w:rPr>
          <w:i/>
          <w:iCs/>
        </w:rPr>
        <w:t>Alternative Dispute Resolution</w:t>
      </w:r>
      <w:r w:rsidR="00432750">
        <w:sym w:font="Symbol" w:char="F0BE"/>
      </w:r>
      <w:r>
        <w:t>procedures for settling disputes by means other than litigation.</w:t>
      </w:r>
    </w:p>
    <w:p w14:paraId="1E4DC0A9" w14:textId="77777777" w:rsidR="000A70F9" w:rsidRDefault="000A70F9">
      <w:pPr>
        <w:pStyle w:val="1"/>
      </w:pPr>
      <w:r>
        <w:rPr>
          <w:i/>
          <w:iCs/>
        </w:rPr>
        <w:t>Arbitration</w:t>
      </w:r>
      <w:r w:rsidR="00432750">
        <w:sym w:font="Symbol" w:char="F0BE"/>
      </w:r>
      <w:r>
        <w:t xml:space="preserve">a binding process in which the department and taxpayer submit disputed issues and evidence to an </w:t>
      </w:r>
      <w:r w:rsidRPr="00BC65C9">
        <w:t>arbitrator</w:t>
      </w:r>
      <w:r>
        <w:t xml:space="preserve"> and a decision is rendered by the </w:t>
      </w:r>
      <w:r w:rsidRPr="00BC65C9">
        <w:t>arbitrator</w:t>
      </w:r>
      <w:r>
        <w:t>.</w:t>
      </w:r>
    </w:p>
    <w:p w14:paraId="27E4DD0D" w14:textId="77777777" w:rsidR="000A70F9" w:rsidRDefault="000A70F9">
      <w:pPr>
        <w:pStyle w:val="1"/>
      </w:pPr>
      <w:r>
        <w:rPr>
          <w:i/>
          <w:iCs/>
        </w:rPr>
        <w:t>Arbitrator</w:t>
      </w:r>
      <w:r w:rsidR="00432750">
        <w:sym w:font="Symbol" w:char="F0BE"/>
      </w:r>
      <w:r>
        <w:t xml:space="preserve">a neutral third </w:t>
      </w:r>
      <w:r w:rsidRPr="00BC65C9">
        <w:t>party</w:t>
      </w:r>
      <w:r>
        <w:t xml:space="preserve"> chosen by the department and taxpayer to hear their claims and render a decision.</w:t>
      </w:r>
    </w:p>
    <w:p w14:paraId="12010468" w14:textId="77777777" w:rsidR="000A70F9" w:rsidRDefault="000A70F9">
      <w:pPr>
        <w:pStyle w:val="1"/>
      </w:pPr>
      <w:r>
        <w:rPr>
          <w:i/>
          <w:iCs/>
        </w:rPr>
        <w:t>Enrolled Agent</w:t>
      </w:r>
      <w:r w:rsidR="00432750">
        <w:sym w:font="Symbol" w:char="F0BE"/>
      </w:r>
      <w:r>
        <w:t>an individual who has demonstrated technical competence in the field of taxation and is licensed to represent taxpayers before all administrative levels of the Internal Revenue Service.</w:t>
      </w:r>
    </w:p>
    <w:p w14:paraId="4C12C499" w14:textId="77777777" w:rsidR="000A70F9" w:rsidRDefault="000A70F9">
      <w:pPr>
        <w:pStyle w:val="1"/>
      </w:pPr>
      <w:r>
        <w:rPr>
          <w:i/>
          <w:iCs/>
        </w:rPr>
        <w:t>Hearing</w:t>
      </w:r>
      <w:r w:rsidR="00432750">
        <w:sym w:font="Symbol" w:char="F0BE"/>
      </w:r>
      <w:r>
        <w:t>a proceeding in which a neutral third party receives testimony or arguments and reviews documents to determine issues of fact and legal conclusions in order to render a decision based on the evidence presented.</w:t>
      </w:r>
    </w:p>
    <w:p w14:paraId="070D11FA" w14:textId="77777777" w:rsidR="000A70F9" w:rsidRDefault="000A70F9">
      <w:pPr>
        <w:pStyle w:val="1"/>
      </w:pPr>
      <w:r>
        <w:rPr>
          <w:i/>
          <w:iCs/>
        </w:rPr>
        <w:t>Party</w:t>
      </w:r>
      <w:r w:rsidR="00432750">
        <w:sym w:font="Symbol" w:char="F0BE"/>
      </w:r>
      <w:r>
        <w:t>a taxpayer or department representative involved in an alternative dispute resolution process.</w:t>
      </w:r>
    </w:p>
    <w:p w14:paraId="1B7768FB" w14:textId="77777777" w:rsidR="000A70F9" w:rsidRDefault="000A70F9">
      <w:pPr>
        <w:pStyle w:val="1"/>
      </w:pPr>
      <w:r>
        <w:rPr>
          <w:i/>
          <w:iCs/>
        </w:rPr>
        <w:t>Secretary</w:t>
      </w:r>
      <w:r w:rsidR="00432750">
        <w:sym w:font="Symbol" w:char="F0BE"/>
      </w:r>
      <w:r>
        <w:t xml:space="preserve">the </w:t>
      </w:r>
      <w:r w:rsidRPr="00BC65C9">
        <w:t>Secretary</w:t>
      </w:r>
      <w:r>
        <w:t xml:space="preserve"> of the Louisiana Department of Revenue.</w:t>
      </w:r>
    </w:p>
    <w:p w14:paraId="4F0331C2" w14:textId="77777777" w:rsidR="000A70F9" w:rsidRDefault="000A70F9">
      <w:pPr>
        <w:pStyle w:val="1"/>
      </w:pPr>
      <w:r>
        <w:rPr>
          <w:i/>
          <w:iCs/>
        </w:rPr>
        <w:t>Session</w:t>
      </w:r>
      <w:r w:rsidR="00432750">
        <w:sym w:font="Symbol" w:char="F0BE"/>
      </w:r>
      <w:r>
        <w:t xml:space="preserve">the period of time during which the </w:t>
      </w:r>
      <w:r w:rsidRPr="00BC65C9">
        <w:t xml:space="preserve">arbitrator </w:t>
      </w:r>
      <w:r>
        <w:t>meets with the parties to discuss the issues and listens to the arguments presented in order to reach a decision.</w:t>
      </w:r>
    </w:p>
    <w:p w14:paraId="4898D1BE" w14:textId="77777777" w:rsidR="000A70F9" w:rsidRDefault="000A70F9">
      <w:pPr>
        <w:pStyle w:val="AuthorityNote"/>
      </w:pPr>
      <w:r>
        <w:t>AUTHORITY NOTE:</w:t>
      </w:r>
      <w:r>
        <w:tab/>
        <w:t>Promulgated in accordance with R.S. 47:1511 and 1522.</w:t>
      </w:r>
    </w:p>
    <w:p w14:paraId="29B33FF0" w14:textId="77777777" w:rsidR="000A70F9" w:rsidRDefault="000A70F9">
      <w:pPr>
        <w:pStyle w:val="HistoricalNote"/>
      </w:pPr>
      <w:r>
        <w:t>HISTORICAL NOTE:</w:t>
      </w:r>
      <w:r>
        <w:tab/>
        <w:t>Promulgated by the Department of Revenue, Policy Services Division, LR 29:364 (March 2003).</w:t>
      </w:r>
    </w:p>
    <w:p w14:paraId="5CA8B2D4" w14:textId="77777777" w:rsidR="000A70F9" w:rsidRDefault="000A70F9">
      <w:pPr>
        <w:pStyle w:val="Section"/>
      </w:pPr>
      <w:bookmarkStart w:id="1452" w:name="_Toc233690172"/>
      <w:bookmarkStart w:id="1453" w:name="_Toc234030757"/>
      <w:bookmarkStart w:id="1454" w:name="_Toc243721382"/>
      <w:bookmarkStart w:id="1455" w:name="_Toc259619622"/>
      <w:bookmarkStart w:id="1456" w:name="_Toc262718708"/>
      <w:bookmarkStart w:id="1457" w:name="_Toc275165480"/>
      <w:bookmarkStart w:id="1458" w:name="_Toc238197774"/>
      <w:r>
        <w:t>§303.</w:t>
      </w:r>
      <w:r>
        <w:tab/>
        <w:t>Type of Alternative Dispute Resolution Process</w:t>
      </w:r>
      <w:bookmarkEnd w:id="1452"/>
      <w:bookmarkEnd w:id="1453"/>
      <w:bookmarkEnd w:id="1454"/>
      <w:bookmarkEnd w:id="1455"/>
      <w:bookmarkEnd w:id="1456"/>
      <w:bookmarkEnd w:id="1457"/>
      <w:bookmarkEnd w:id="1458"/>
    </w:p>
    <w:p w14:paraId="4EE14449" w14:textId="77777777" w:rsidR="000A70F9" w:rsidRDefault="000A70F9">
      <w:pPr>
        <w:pStyle w:val="A"/>
      </w:pPr>
      <w:r>
        <w:t>A.</w:t>
      </w:r>
      <w:r>
        <w:tab/>
        <w:t xml:space="preserve">The disputed issue(s) </w:t>
      </w:r>
      <w:r>
        <w:rPr>
          <w:spacing w:val="-3"/>
        </w:rPr>
        <w:t>may</w:t>
      </w:r>
      <w:r>
        <w:t xml:space="preserve"> be resolved by arbitration as agreed upon by the taxpayer and the department.</w:t>
      </w:r>
    </w:p>
    <w:p w14:paraId="3305731F" w14:textId="77777777" w:rsidR="000A70F9" w:rsidRDefault="000A70F9">
      <w:pPr>
        <w:pStyle w:val="AuthorityNote"/>
      </w:pPr>
      <w:r>
        <w:t>AUTHORITY NOTE:</w:t>
      </w:r>
      <w:r>
        <w:tab/>
        <w:t>Promulgated in accordance with R.S. 47:1511 and 1522.</w:t>
      </w:r>
    </w:p>
    <w:p w14:paraId="731E347D" w14:textId="77777777" w:rsidR="000A70F9" w:rsidRDefault="000A70F9">
      <w:pPr>
        <w:pStyle w:val="HistoricalNote"/>
      </w:pPr>
      <w:r>
        <w:t>HISTORICAL NOTE:</w:t>
      </w:r>
      <w:r>
        <w:tab/>
        <w:t>Promulgated by the Department of Revenue, Policy Services Division, LR 29:364 (March 2003).</w:t>
      </w:r>
    </w:p>
    <w:p w14:paraId="68D0A382" w14:textId="77777777" w:rsidR="000A70F9" w:rsidRDefault="000A70F9">
      <w:pPr>
        <w:pStyle w:val="Section"/>
      </w:pPr>
      <w:bookmarkStart w:id="1459" w:name="_Toc233690173"/>
      <w:bookmarkStart w:id="1460" w:name="_Toc234030758"/>
      <w:bookmarkStart w:id="1461" w:name="_Toc243721383"/>
      <w:bookmarkStart w:id="1462" w:name="_Toc259619623"/>
      <w:bookmarkStart w:id="1463" w:name="_Toc262718709"/>
      <w:bookmarkStart w:id="1464" w:name="_Toc275165481"/>
      <w:bookmarkStart w:id="1465" w:name="_Toc238197775"/>
      <w:r>
        <w:t>§305.</w:t>
      </w:r>
      <w:r>
        <w:tab/>
        <w:t>Initiation of Arbitration</w:t>
      </w:r>
      <w:bookmarkEnd w:id="1459"/>
      <w:bookmarkEnd w:id="1460"/>
      <w:bookmarkEnd w:id="1461"/>
      <w:bookmarkEnd w:id="1462"/>
      <w:bookmarkEnd w:id="1463"/>
      <w:bookmarkEnd w:id="1464"/>
      <w:bookmarkEnd w:id="1465"/>
    </w:p>
    <w:p w14:paraId="271D950F" w14:textId="77777777" w:rsidR="000A70F9" w:rsidRDefault="000A70F9">
      <w:pPr>
        <w:pStyle w:val="A"/>
      </w:pPr>
      <w:r>
        <w:t>A.</w:t>
      </w:r>
      <w:r>
        <w:tab/>
        <w:t xml:space="preserve">The secretary may select cases whose total value as of the date of selection for binding arbitration is less than </w:t>
      </w:r>
      <w:r w:rsidR="00BC65C9">
        <w:br/>
      </w:r>
      <w:r>
        <w:t>$1 million. Once a case has been selected for arbitration, notice will be sent to the taxpayer regarding the selection within 30 days.</w:t>
      </w:r>
    </w:p>
    <w:p w14:paraId="34EC2A54" w14:textId="77777777" w:rsidR="000A70F9" w:rsidRDefault="000A70F9">
      <w:pPr>
        <w:pStyle w:val="A"/>
      </w:pPr>
      <w:r>
        <w:t>B.</w:t>
      </w:r>
      <w:r>
        <w:tab/>
        <w:t>The taxpayer may give written notice to the department of the taxpayer's desire to participate in arbitration. The notice must be signed by the taxpayer or representative of the taxpayer and contain the taxpayer's name, tax identification number, address, telephone number, fax number, and e-mail address and the taxpayer's representative e-mail address as well as a brief description of the nature of the dispute and the issues. The notice must also state the relief requested, the reasons supporting the relief, and any other relevant and reliable information supporting the claim.</w:t>
      </w:r>
    </w:p>
    <w:p w14:paraId="6320B619" w14:textId="77777777" w:rsidR="000A70F9" w:rsidRDefault="000A70F9">
      <w:pPr>
        <w:pStyle w:val="A"/>
      </w:pPr>
      <w:r>
        <w:t>C.</w:t>
      </w:r>
      <w:r>
        <w:tab/>
        <w:t>Neither the department nor the taxpayer has the right to mandate or force the opposing party into arbitration.</w:t>
      </w:r>
    </w:p>
    <w:p w14:paraId="78F6D843" w14:textId="77777777" w:rsidR="000A70F9" w:rsidRDefault="000A70F9">
      <w:pPr>
        <w:pStyle w:val="AuthorityNote"/>
      </w:pPr>
      <w:r>
        <w:t>AUTHORITY NOTE:</w:t>
      </w:r>
      <w:r>
        <w:tab/>
        <w:t>Promulgated in accordance with R.S. 47:1511 and 1522.</w:t>
      </w:r>
    </w:p>
    <w:p w14:paraId="30D373DC" w14:textId="77777777" w:rsidR="000A70F9" w:rsidRDefault="000A70F9">
      <w:pPr>
        <w:pStyle w:val="HistoricalNote"/>
      </w:pPr>
      <w:r>
        <w:lastRenderedPageBreak/>
        <w:t>HISTORICAL NOTE:</w:t>
      </w:r>
      <w:r>
        <w:tab/>
        <w:t>Promulgated by the Department of Revenue, Policy Services Division, LR 29:364 (March 2003).</w:t>
      </w:r>
    </w:p>
    <w:p w14:paraId="3B107997" w14:textId="77777777" w:rsidR="000A70F9" w:rsidRDefault="000A70F9">
      <w:pPr>
        <w:pStyle w:val="Section"/>
      </w:pPr>
      <w:bookmarkStart w:id="1466" w:name="_Toc233690174"/>
      <w:bookmarkStart w:id="1467" w:name="_Toc234030759"/>
      <w:bookmarkStart w:id="1468" w:name="_Toc243721384"/>
      <w:bookmarkStart w:id="1469" w:name="_Toc259619624"/>
      <w:bookmarkStart w:id="1470" w:name="_Toc262718710"/>
      <w:bookmarkStart w:id="1471" w:name="_Toc275165482"/>
      <w:bookmarkStart w:id="1472" w:name="_Toc238197776"/>
      <w:r>
        <w:t>§307.</w:t>
      </w:r>
      <w:r>
        <w:tab/>
        <w:t>Persons Authorized to Participate in Arbitration</w:t>
      </w:r>
      <w:bookmarkEnd w:id="1466"/>
      <w:bookmarkEnd w:id="1467"/>
      <w:bookmarkEnd w:id="1468"/>
      <w:bookmarkEnd w:id="1469"/>
      <w:bookmarkEnd w:id="1470"/>
      <w:bookmarkEnd w:id="1471"/>
      <w:bookmarkEnd w:id="1472"/>
    </w:p>
    <w:p w14:paraId="02157851" w14:textId="77777777" w:rsidR="000A70F9" w:rsidRDefault="000A70F9">
      <w:pPr>
        <w:pStyle w:val="A"/>
      </w:pPr>
      <w:r>
        <w:t>A.</w:t>
      </w:r>
      <w:r>
        <w:tab/>
        <w:t xml:space="preserve">Individuals, Partnerships, and Corporations. Any individual taxpayer participating in arbitration with the department may appear and act for himself or for a partnership of which he is a partner with authority to act on behalf of the partnership's members. A corporation, limited liability company, or limited liability partnership may be represented by a bona fide officer of the corporation upon presentation of a corporate resolution or other documentation evidencing </w:t>
      </w:r>
      <w:r>
        <w:rPr>
          <w:spacing w:val="-3"/>
        </w:rPr>
        <w:t>the officer's</w:t>
      </w:r>
      <w:r>
        <w:t xml:space="preserve"> authority to act on behalf of the organization.</w:t>
      </w:r>
    </w:p>
    <w:p w14:paraId="0CB56278" w14:textId="77777777" w:rsidR="000A70F9" w:rsidRDefault="000A70F9">
      <w:pPr>
        <w:pStyle w:val="A"/>
      </w:pPr>
      <w:r>
        <w:t>B.</w:t>
      </w:r>
      <w:r>
        <w:tab/>
        <w:t xml:space="preserve">Attorneys. Attorneys at law, qualified and licensed under the laws of the state, </w:t>
      </w:r>
      <w:r>
        <w:rPr>
          <w:spacing w:val="-3"/>
        </w:rPr>
        <w:t>are</w:t>
      </w:r>
      <w:r>
        <w:t xml:space="preserve"> entitled to represent any taxpayer participating in arbitration with the department. The arbitrator may permit attorneys at law, qualified and licensed under the laws of the several states or the District of Columbia to represent any taxpayer participating in arbitration with the department, in the same manner as </w:t>
      </w:r>
      <w:r>
        <w:rPr>
          <w:spacing w:val="-3"/>
        </w:rPr>
        <w:t>these</w:t>
      </w:r>
      <w:r>
        <w:t xml:space="preserve"> attorneys are permitted to practice in the courts of Louisiana.</w:t>
      </w:r>
    </w:p>
    <w:p w14:paraId="258F3B10" w14:textId="77777777" w:rsidR="000A70F9" w:rsidRDefault="000A70F9">
      <w:pPr>
        <w:pStyle w:val="A"/>
      </w:pPr>
      <w:r>
        <w:t>C.</w:t>
      </w:r>
      <w:r>
        <w:tab/>
        <w:t xml:space="preserve">Certified Public Accountants. Certified public accountants qualified and licensed under the laws of the state </w:t>
      </w:r>
      <w:r>
        <w:rPr>
          <w:spacing w:val="-3"/>
        </w:rPr>
        <w:t>are</w:t>
      </w:r>
      <w:r>
        <w:t xml:space="preserve"> entitled to represent any taxpayer participating in arbitration with the department. The arbitrator may permit certified public accountants, qualified and licensed under the laws of the several states or the District of Columbia to represent any taxpayer participating in arbitration with the department, in the same manner as </w:t>
      </w:r>
      <w:r>
        <w:rPr>
          <w:spacing w:val="-3"/>
        </w:rPr>
        <w:t>these</w:t>
      </w:r>
      <w:r>
        <w:t xml:space="preserve"> certified public accountants are permitted to practice in Louisiana.</w:t>
      </w:r>
    </w:p>
    <w:p w14:paraId="02D99864" w14:textId="77777777" w:rsidR="000A70F9" w:rsidRDefault="000A70F9">
      <w:pPr>
        <w:pStyle w:val="A"/>
      </w:pPr>
      <w:r>
        <w:t>D.</w:t>
      </w:r>
      <w:r>
        <w:tab/>
        <w:t xml:space="preserve">Enrolled Agents. Enrolled agents qualified and licensed to practice before the Internal Revenue Service </w:t>
      </w:r>
      <w:r>
        <w:rPr>
          <w:spacing w:val="-3"/>
        </w:rPr>
        <w:t>are</w:t>
      </w:r>
      <w:r>
        <w:t xml:space="preserve"> entitled to represent any taxpayer participating in arbitration with the department.</w:t>
      </w:r>
    </w:p>
    <w:p w14:paraId="70B7F8C6" w14:textId="77777777" w:rsidR="000A70F9" w:rsidRDefault="000A70F9">
      <w:pPr>
        <w:pStyle w:val="AuthorityNote"/>
      </w:pPr>
      <w:r>
        <w:t>AUTHORITY NOTE:</w:t>
      </w:r>
      <w:r>
        <w:tab/>
        <w:t>Promulgated in accordance with R.S. 47:1511 and 1522.</w:t>
      </w:r>
    </w:p>
    <w:p w14:paraId="5CCFAE37" w14:textId="77777777" w:rsidR="000A70F9" w:rsidRDefault="000A70F9">
      <w:pPr>
        <w:pStyle w:val="HistoricalNote"/>
      </w:pPr>
      <w:r>
        <w:t>HISTORICAL NOTE:</w:t>
      </w:r>
      <w:r>
        <w:tab/>
        <w:t>Promulgated by the Department of Revenue, Policy Services Division, LR 29:364 (March 2003).</w:t>
      </w:r>
    </w:p>
    <w:p w14:paraId="265B6AE5" w14:textId="77777777" w:rsidR="000A70F9" w:rsidRDefault="000A70F9">
      <w:pPr>
        <w:pStyle w:val="Section"/>
        <w:rPr>
          <w:bCs/>
        </w:rPr>
      </w:pPr>
      <w:bookmarkStart w:id="1473" w:name="_Toc233690175"/>
      <w:bookmarkStart w:id="1474" w:name="_Toc234030760"/>
      <w:bookmarkStart w:id="1475" w:name="_Toc243721385"/>
      <w:bookmarkStart w:id="1476" w:name="_Toc259619625"/>
      <w:bookmarkStart w:id="1477" w:name="_Toc262718711"/>
      <w:bookmarkStart w:id="1478" w:name="_Toc275165483"/>
      <w:bookmarkStart w:id="1479" w:name="_Toc238197777"/>
      <w:r>
        <w:t>§309.</w:t>
      </w:r>
      <w:r>
        <w:tab/>
        <w:t>Registry of Arbitrators</w:t>
      </w:r>
      <w:bookmarkEnd w:id="1473"/>
      <w:bookmarkEnd w:id="1474"/>
      <w:bookmarkEnd w:id="1475"/>
      <w:bookmarkEnd w:id="1476"/>
      <w:bookmarkEnd w:id="1477"/>
      <w:bookmarkEnd w:id="1478"/>
      <w:bookmarkEnd w:id="1479"/>
    </w:p>
    <w:p w14:paraId="1C2090C9" w14:textId="77777777" w:rsidR="000A70F9" w:rsidRDefault="000A70F9">
      <w:pPr>
        <w:pStyle w:val="A"/>
        <w:rPr>
          <w:strike/>
        </w:rPr>
      </w:pPr>
      <w:r>
        <w:t>A.</w:t>
      </w:r>
      <w:r>
        <w:tab/>
        <w:t>The department will maintain a registry of arbitration companies authorized to participate in the alternative dispute resolution process.</w:t>
      </w:r>
    </w:p>
    <w:p w14:paraId="285F2E56" w14:textId="77777777" w:rsidR="000A70F9" w:rsidRDefault="000A70F9">
      <w:pPr>
        <w:pStyle w:val="AuthorityNote"/>
      </w:pPr>
      <w:r>
        <w:t>AUTHORITY NOTE:</w:t>
      </w:r>
      <w:r>
        <w:tab/>
        <w:t>Promulgated in accordance with R.S. 47:1511 and 1522.</w:t>
      </w:r>
    </w:p>
    <w:p w14:paraId="66815F5F" w14:textId="77777777" w:rsidR="000A70F9" w:rsidRDefault="000A70F9">
      <w:pPr>
        <w:pStyle w:val="HistoricalNote"/>
      </w:pPr>
      <w:r>
        <w:t>HISTORICAL NOTE:</w:t>
      </w:r>
      <w:r>
        <w:tab/>
        <w:t>Promulgated by the Department of Revenue, Policy Services Division, LR 29:364 (March 2003).</w:t>
      </w:r>
    </w:p>
    <w:p w14:paraId="0C34C051" w14:textId="77777777" w:rsidR="000A70F9" w:rsidRDefault="000A70F9">
      <w:pPr>
        <w:pStyle w:val="Section"/>
      </w:pPr>
      <w:bookmarkStart w:id="1480" w:name="_Toc233690176"/>
      <w:bookmarkStart w:id="1481" w:name="_Toc234030761"/>
      <w:bookmarkStart w:id="1482" w:name="_Toc243721386"/>
      <w:bookmarkStart w:id="1483" w:name="_Toc259619626"/>
      <w:bookmarkStart w:id="1484" w:name="_Toc262718712"/>
      <w:bookmarkStart w:id="1485" w:name="_Toc275165484"/>
      <w:bookmarkStart w:id="1486" w:name="_Toc238197778"/>
      <w:r>
        <w:t>§311.</w:t>
      </w:r>
      <w:r>
        <w:tab/>
        <w:t>Time Delay for Providing Names of Arbitrators</w:t>
      </w:r>
      <w:bookmarkEnd w:id="1480"/>
      <w:bookmarkEnd w:id="1481"/>
      <w:bookmarkEnd w:id="1482"/>
      <w:bookmarkEnd w:id="1483"/>
      <w:bookmarkEnd w:id="1484"/>
      <w:bookmarkEnd w:id="1485"/>
      <w:bookmarkEnd w:id="1486"/>
    </w:p>
    <w:p w14:paraId="5EC2A01E" w14:textId="77777777" w:rsidR="000A70F9" w:rsidRDefault="000A70F9">
      <w:pPr>
        <w:pStyle w:val="A"/>
      </w:pPr>
      <w:r>
        <w:rPr>
          <w:bCs/>
        </w:rPr>
        <w:t>A.</w:t>
      </w:r>
      <w:r>
        <w:rPr>
          <w:bCs/>
        </w:rPr>
        <w:tab/>
      </w:r>
      <w:r>
        <w:t>As soon as practical, but not more than 30 business days after consent of the parties to participate in arbitration, the department will send to the taxpayer or the taxpayer's representative the names of potential arbitration companies to provide case management services for the arbitration session.</w:t>
      </w:r>
    </w:p>
    <w:p w14:paraId="6B857DAE" w14:textId="77777777" w:rsidR="000A70F9" w:rsidRDefault="000A70F9">
      <w:pPr>
        <w:pStyle w:val="AuthorityNote"/>
      </w:pPr>
      <w:r>
        <w:t>AUTHORITY NOTE:</w:t>
      </w:r>
      <w:r>
        <w:tab/>
        <w:t>Promulgated in accordance with R.S. 47:1511 and 1522.</w:t>
      </w:r>
    </w:p>
    <w:p w14:paraId="7B3373CB" w14:textId="77777777" w:rsidR="000A70F9" w:rsidRDefault="000A70F9">
      <w:pPr>
        <w:pStyle w:val="HistoricalNote"/>
      </w:pPr>
      <w:r>
        <w:t>HISTORICAL NOTE:</w:t>
      </w:r>
      <w:r>
        <w:tab/>
        <w:t>Promulgated by the Department of Revenue, Policy Services Division, LR 29:365 (March 2003).</w:t>
      </w:r>
    </w:p>
    <w:p w14:paraId="7FEE2F0C" w14:textId="77777777" w:rsidR="000A70F9" w:rsidRDefault="000A70F9">
      <w:pPr>
        <w:pStyle w:val="Section"/>
      </w:pPr>
      <w:bookmarkStart w:id="1487" w:name="_Toc233690177"/>
      <w:bookmarkStart w:id="1488" w:name="_Toc234030762"/>
      <w:bookmarkStart w:id="1489" w:name="_Toc243721387"/>
      <w:bookmarkStart w:id="1490" w:name="_Toc259619627"/>
      <w:bookmarkStart w:id="1491" w:name="_Toc262718713"/>
      <w:bookmarkStart w:id="1492" w:name="_Toc275165485"/>
      <w:bookmarkStart w:id="1493" w:name="_Toc238197779"/>
      <w:r>
        <w:t>§313.</w:t>
      </w:r>
      <w:r>
        <w:tab/>
        <w:t>Selection of Arbitration Company</w:t>
      </w:r>
      <w:bookmarkEnd w:id="1487"/>
      <w:bookmarkEnd w:id="1488"/>
      <w:bookmarkEnd w:id="1489"/>
      <w:bookmarkEnd w:id="1490"/>
      <w:bookmarkEnd w:id="1491"/>
      <w:bookmarkEnd w:id="1492"/>
      <w:bookmarkEnd w:id="1493"/>
    </w:p>
    <w:p w14:paraId="6F8FECBF" w14:textId="77777777" w:rsidR="000A70F9" w:rsidRDefault="000A70F9">
      <w:pPr>
        <w:pStyle w:val="A"/>
      </w:pPr>
      <w:r>
        <w:rPr>
          <w:bCs/>
        </w:rPr>
        <w:t>A.</w:t>
      </w:r>
      <w:r>
        <w:rPr>
          <w:bCs/>
        </w:rPr>
        <w:tab/>
      </w:r>
      <w:r>
        <w:t xml:space="preserve">The department and taxpayer will select an arbitration company from the Registry maintained by the department. The arbitration company will select the arbitrator to preside over the matter. </w:t>
      </w:r>
    </w:p>
    <w:p w14:paraId="7F7A524B" w14:textId="77777777" w:rsidR="000A70F9" w:rsidRDefault="000A70F9">
      <w:pPr>
        <w:pStyle w:val="AuthorityNote"/>
      </w:pPr>
      <w:r>
        <w:t>AUTHORITY NOTE:</w:t>
      </w:r>
      <w:r>
        <w:tab/>
        <w:t>Promulgated in accordance with R.S. 47:1511 and 1522.</w:t>
      </w:r>
    </w:p>
    <w:p w14:paraId="12B411A4" w14:textId="77777777" w:rsidR="000A70F9" w:rsidRDefault="000A70F9">
      <w:pPr>
        <w:pStyle w:val="HistoricalNote"/>
      </w:pPr>
      <w:r>
        <w:t>HISTORICAL NOTE:</w:t>
      </w:r>
      <w:r>
        <w:tab/>
        <w:t>Promulgated by the Department of Revenue, Policy Services Division, LR 29:365 (March 2003).</w:t>
      </w:r>
    </w:p>
    <w:p w14:paraId="211586F0" w14:textId="77777777" w:rsidR="000A70F9" w:rsidRDefault="000A70F9">
      <w:pPr>
        <w:pStyle w:val="Section"/>
        <w:rPr>
          <w:bCs/>
        </w:rPr>
      </w:pPr>
      <w:bookmarkStart w:id="1494" w:name="_Toc233690178"/>
      <w:bookmarkStart w:id="1495" w:name="_Toc234030763"/>
      <w:bookmarkStart w:id="1496" w:name="_Toc243721388"/>
      <w:bookmarkStart w:id="1497" w:name="_Toc259619628"/>
      <w:bookmarkStart w:id="1498" w:name="_Toc262718714"/>
      <w:bookmarkStart w:id="1499" w:name="_Toc275165486"/>
      <w:bookmarkStart w:id="1500" w:name="_Toc238197780"/>
      <w:r>
        <w:t>§315.</w:t>
      </w:r>
      <w:r>
        <w:tab/>
        <w:t>Disclosure of Conflict of Interest</w:t>
      </w:r>
      <w:bookmarkEnd w:id="1494"/>
      <w:bookmarkEnd w:id="1495"/>
      <w:bookmarkEnd w:id="1496"/>
      <w:bookmarkEnd w:id="1497"/>
      <w:bookmarkEnd w:id="1498"/>
      <w:bookmarkEnd w:id="1499"/>
      <w:bookmarkEnd w:id="1500"/>
    </w:p>
    <w:p w14:paraId="51E66E2B" w14:textId="77777777" w:rsidR="000A70F9" w:rsidRDefault="000A70F9">
      <w:pPr>
        <w:pStyle w:val="A"/>
      </w:pPr>
      <w:r>
        <w:rPr>
          <w:bCs/>
        </w:rPr>
        <w:t>A.</w:t>
      </w:r>
      <w:r>
        <w:rPr>
          <w:bCs/>
        </w:rPr>
        <w:tab/>
        <w:t>An arbitrator</w:t>
      </w:r>
      <w:r>
        <w:t xml:space="preserve"> must have no official, financial, or personal conflict of interest with any issue or party in controversy unless the conflict of interest is fully disclosed, in writing, to all parties and all parties agree, in writing, that the person may continue to serve. If a</w:t>
      </w:r>
      <w:r>
        <w:rPr>
          <w:bCs/>
        </w:rPr>
        <w:t>n arbitrator</w:t>
      </w:r>
      <w:r>
        <w:t xml:space="preserve"> is disqualified by either party, another arbitrator will be selected by the arbitration company.</w:t>
      </w:r>
    </w:p>
    <w:p w14:paraId="101D3E51" w14:textId="77777777" w:rsidR="000A70F9" w:rsidRDefault="000A70F9">
      <w:pPr>
        <w:pStyle w:val="AuthorityNote"/>
      </w:pPr>
      <w:r>
        <w:t>AUTHORITY NOTE:</w:t>
      </w:r>
      <w:r>
        <w:tab/>
        <w:t>Promulgated in accordance with R.S. 47:1511 and 1522.</w:t>
      </w:r>
    </w:p>
    <w:p w14:paraId="4CEC62F8" w14:textId="77777777" w:rsidR="000A70F9" w:rsidRDefault="000A70F9">
      <w:pPr>
        <w:pStyle w:val="HistoricalNote"/>
      </w:pPr>
      <w:r>
        <w:t>HISTORICAL NOTE:</w:t>
      </w:r>
      <w:r>
        <w:tab/>
        <w:t>Promulgated by the Department of Revenue, Policy Services Division, LR 29:365 (March 2003).</w:t>
      </w:r>
    </w:p>
    <w:p w14:paraId="239DB11E" w14:textId="77777777" w:rsidR="000A70F9" w:rsidRDefault="000A70F9">
      <w:pPr>
        <w:pStyle w:val="Section"/>
      </w:pPr>
      <w:bookmarkStart w:id="1501" w:name="_Toc233690179"/>
      <w:bookmarkStart w:id="1502" w:name="_Toc234030764"/>
      <w:bookmarkStart w:id="1503" w:name="_Toc243721389"/>
      <w:bookmarkStart w:id="1504" w:name="_Toc259619629"/>
      <w:bookmarkStart w:id="1505" w:name="_Toc262718715"/>
      <w:bookmarkStart w:id="1506" w:name="_Toc275165487"/>
      <w:bookmarkStart w:id="1507" w:name="_Toc238197781"/>
      <w:r>
        <w:t>§317.</w:t>
      </w:r>
      <w:r>
        <w:tab/>
        <w:t>Procedures for Arbitration</w:t>
      </w:r>
      <w:bookmarkEnd w:id="1501"/>
      <w:bookmarkEnd w:id="1502"/>
      <w:bookmarkEnd w:id="1503"/>
      <w:bookmarkEnd w:id="1504"/>
      <w:bookmarkEnd w:id="1505"/>
      <w:bookmarkEnd w:id="1506"/>
      <w:bookmarkEnd w:id="1507"/>
    </w:p>
    <w:p w14:paraId="73A08A63" w14:textId="77777777" w:rsidR="000A70F9" w:rsidRDefault="000A70F9">
      <w:pPr>
        <w:pStyle w:val="A"/>
      </w:pPr>
      <w:r>
        <w:t>A.</w:t>
      </w:r>
      <w:r>
        <w:tab/>
        <w:t>The arbitrator</w:t>
      </w:r>
      <w:r>
        <w:rPr>
          <w:spacing w:val="-3"/>
        </w:rPr>
        <w:t xml:space="preserve"> will </w:t>
      </w:r>
      <w:r>
        <w:t xml:space="preserve">take necessary steps to avoid delay and to achieve a just, speedy, and cost-effective resolution. The department and taxpayer </w:t>
      </w:r>
      <w:r>
        <w:rPr>
          <w:spacing w:val="-3"/>
        </w:rPr>
        <w:t xml:space="preserve">will </w:t>
      </w:r>
      <w:r>
        <w:t>cooperate in the exchange of documents, exhibits, and information within either party's control. In addition, the department and taxpayer may conduct discovery as agreed upon by all parties. However, the arbitrator</w:t>
      </w:r>
      <w:r>
        <w:rPr>
          <w:spacing w:val="-3"/>
        </w:rPr>
        <w:t xml:space="preserve"> </w:t>
      </w:r>
      <w:r>
        <w:t>may provide for or place limitations on the discovery as the arbitrator deem</w:t>
      </w:r>
      <w:r>
        <w:rPr>
          <w:spacing w:val="-3"/>
        </w:rPr>
        <w:t xml:space="preserve">s </w:t>
      </w:r>
      <w:r>
        <w:t>appropriate. At the request of the department or the taxpayer, the arbitrator</w:t>
      </w:r>
      <w:r>
        <w:rPr>
          <w:spacing w:val="-3"/>
        </w:rPr>
        <w:t xml:space="preserve"> </w:t>
      </w:r>
      <w:r>
        <w:t>may require the deposition of any person who may possess information vital to the just resolution of the matter.</w:t>
      </w:r>
    </w:p>
    <w:p w14:paraId="70E9E489" w14:textId="77777777" w:rsidR="000A70F9" w:rsidRDefault="000A70F9">
      <w:pPr>
        <w:pStyle w:val="A"/>
      </w:pPr>
      <w:r>
        <w:t>B.</w:t>
      </w:r>
      <w:r>
        <w:tab/>
        <w:t>The arbitrator will select a hearing date. Each party must notify the arbitrator in writing at least 10 business days before the initial arbitration session of the following:</w:t>
      </w:r>
    </w:p>
    <w:p w14:paraId="57F13D40" w14:textId="77777777" w:rsidR="000A70F9" w:rsidRDefault="000A70F9" w:rsidP="00F847FF">
      <w:pPr>
        <w:pStyle w:val="1"/>
        <w:spacing w:after="80"/>
      </w:pPr>
      <w:r>
        <w:t>1.</w:t>
      </w:r>
      <w:r>
        <w:tab/>
        <w:t>the party's intention to present witnesses;</w:t>
      </w:r>
    </w:p>
    <w:p w14:paraId="5CC7A63A" w14:textId="77777777" w:rsidR="000A70F9" w:rsidRDefault="000A70F9" w:rsidP="00F847FF">
      <w:pPr>
        <w:pStyle w:val="1"/>
        <w:spacing w:after="80"/>
      </w:pPr>
      <w:r>
        <w:t>2.</w:t>
      </w:r>
      <w:r>
        <w:tab/>
        <w:t>whether the party will be represented by counsel; and</w:t>
      </w:r>
    </w:p>
    <w:p w14:paraId="7240E113" w14:textId="77777777" w:rsidR="000A70F9" w:rsidRDefault="000A70F9" w:rsidP="00F847FF">
      <w:pPr>
        <w:pStyle w:val="1"/>
        <w:spacing w:after="80"/>
      </w:pPr>
      <w:r>
        <w:t>3.</w:t>
      </w:r>
      <w:r>
        <w:tab/>
        <w:t>who will be present at the arbitration.</w:t>
      </w:r>
    </w:p>
    <w:p w14:paraId="3E078638" w14:textId="77777777" w:rsidR="000A70F9" w:rsidRDefault="000A70F9" w:rsidP="00F847FF">
      <w:pPr>
        <w:pStyle w:val="A"/>
        <w:spacing w:after="80"/>
      </w:pPr>
      <w:r>
        <w:t>C.</w:t>
      </w:r>
      <w:r>
        <w:tab/>
        <w:t xml:space="preserve"> The department and taxpayer must submit a brief statement of facts, law, and issues to be resolved. The statement may not exceed 15 legal-size pages without prior approval from the arbitrator.</w:t>
      </w:r>
    </w:p>
    <w:p w14:paraId="41B4F6F9" w14:textId="77777777" w:rsidR="000A70F9" w:rsidRDefault="000A70F9" w:rsidP="00F847FF">
      <w:pPr>
        <w:pStyle w:val="A"/>
        <w:spacing w:after="80"/>
      </w:pPr>
      <w:r>
        <w:t>D.</w:t>
      </w:r>
      <w:r>
        <w:tab/>
        <w:t>The arbitrator will distribute to the department and taxpayer the information provided in Subsection B and inform the parties of the arbitration process to be followed at least five business days before the initial arbitration session. Except where specified in the regulation, the arbitrator will determine the process to be followed.</w:t>
      </w:r>
    </w:p>
    <w:p w14:paraId="5673861F" w14:textId="77777777" w:rsidR="000A70F9" w:rsidRDefault="000A70F9" w:rsidP="00F847FF">
      <w:pPr>
        <w:pStyle w:val="A"/>
        <w:spacing w:after="80"/>
      </w:pPr>
      <w:r>
        <w:t>E.</w:t>
      </w:r>
      <w:r>
        <w:tab/>
        <w:t>The rules of evidence in arbitration will</w:t>
      </w:r>
      <w:r>
        <w:rPr>
          <w:spacing w:val="-3"/>
        </w:rPr>
        <w:t xml:space="preserve"> </w:t>
      </w:r>
      <w:r>
        <w:t>be the rules of evidence followed in the state district courts of Louisiana.</w:t>
      </w:r>
    </w:p>
    <w:p w14:paraId="28ED4109" w14:textId="77777777" w:rsidR="000A70F9" w:rsidRDefault="000A70F9" w:rsidP="00F847FF">
      <w:pPr>
        <w:pStyle w:val="A"/>
        <w:spacing w:after="80"/>
      </w:pPr>
      <w:r>
        <w:t>F.</w:t>
      </w:r>
      <w:r>
        <w:tab/>
        <w:t xml:space="preserve">Any party desiring a stenographic or other recording of the proceedings must make arrangements directly with a </w:t>
      </w:r>
      <w:r>
        <w:lastRenderedPageBreak/>
        <w:t>stenographer or the person responsible for recording the proceedings. The party seeking to record the proceeding must notify the arbitrator and all other parties of the arrangements at least five business days before the arbitration hearing. The requesting party or parties shall pay the recording costs and the recording or transcript shall be made available to the arbitrator and the other parties for inspection and copying at a date, time, and place determined by the arbitrator.</w:t>
      </w:r>
    </w:p>
    <w:p w14:paraId="30E4ADB8" w14:textId="77777777" w:rsidR="000A70F9" w:rsidRDefault="000A70F9" w:rsidP="00F847FF">
      <w:pPr>
        <w:pStyle w:val="A"/>
        <w:spacing w:after="80"/>
      </w:pPr>
      <w:r>
        <w:t>G.</w:t>
      </w:r>
      <w:r>
        <w:tab/>
        <w:t>If an arbitration decision is rendered on a case pending in any state court or the Louisiana Board of Tax Appeals, the decision will be entered in the court records.</w:t>
      </w:r>
    </w:p>
    <w:p w14:paraId="4FE92F34" w14:textId="77777777" w:rsidR="000A70F9" w:rsidRDefault="000A70F9" w:rsidP="00F847FF">
      <w:pPr>
        <w:pStyle w:val="A"/>
        <w:spacing w:after="80"/>
        <w:rPr>
          <w:strike/>
        </w:rPr>
      </w:pPr>
      <w:r>
        <w:t>H.</w:t>
      </w:r>
      <w:r>
        <w:tab/>
        <w:t>The decision by the arbitrator will be made promptly and, unless otherwise agreed by the parties or specified by law, no later than 30 business days from the date of the closing of the arbitration hearing.</w:t>
      </w:r>
    </w:p>
    <w:p w14:paraId="3FC4C30B" w14:textId="77777777" w:rsidR="000A70F9" w:rsidRDefault="000A70F9">
      <w:pPr>
        <w:pStyle w:val="AuthorityNote"/>
      </w:pPr>
      <w:r>
        <w:t>AUTHORITY NOTE:</w:t>
      </w:r>
      <w:r>
        <w:tab/>
        <w:t>Promulgated in accordance with R.S. 47:1511 and 1522.</w:t>
      </w:r>
    </w:p>
    <w:p w14:paraId="7A7B5F13" w14:textId="77777777" w:rsidR="000A70F9" w:rsidRDefault="000A70F9">
      <w:pPr>
        <w:pStyle w:val="HistoricalNote"/>
      </w:pPr>
      <w:r>
        <w:t>HISTORICAL NOTE:</w:t>
      </w:r>
      <w:r>
        <w:tab/>
        <w:t xml:space="preserve">Promulgated by the Department of Revenue, </w:t>
      </w:r>
      <w:r>
        <w:rPr>
          <w:spacing w:val="-3"/>
        </w:rPr>
        <w:t xml:space="preserve">Policy Services Division, </w:t>
      </w:r>
      <w:r>
        <w:t>LR 29:365 (March 2003).</w:t>
      </w:r>
    </w:p>
    <w:p w14:paraId="69FB5330" w14:textId="77777777" w:rsidR="000A70F9" w:rsidRDefault="000A70F9" w:rsidP="00F847FF">
      <w:pPr>
        <w:pStyle w:val="Section"/>
        <w:spacing w:after="80"/>
      </w:pPr>
      <w:bookmarkStart w:id="1508" w:name="_Toc233690180"/>
      <w:bookmarkStart w:id="1509" w:name="_Toc234030765"/>
      <w:bookmarkStart w:id="1510" w:name="_Toc243721390"/>
      <w:bookmarkStart w:id="1511" w:name="_Toc259619630"/>
      <w:bookmarkStart w:id="1512" w:name="_Toc262718716"/>
      <w:bookmarkStart w:id="1513" w:name="_Toc275165488"/>
      <w:bookmarkStart w:id="1514" w:name="_Toc238197782"/>
      <w:r>
        <w:t>§319.</w:t>
      </w:r>
      <w:r>
        <w:tab/>
        <w:t>Discovery</w:t>
      </w:r>
      <w:bookmarkEnd w:id="1508"/>
      <w:bookmarkEnd w:id="1509"/>
      <w:bookmarkEnd w:id="1510"/>
      <w:bookmarkEnd w:id="1511"/>
      <w:bookmarkEnd w:id="1512"/>
      <w:bookmarkEnd w:id="1513"/>
      <w:bookmarkEnd w:id="1514"/>
    </w:p>
    <w:p w14:paraId="69B338DE" w14:textId="77777777" w:rsidR="000A70F9" w:rsidRDefault="000A70F9" w:rsidP="00F847FF">
      <w:pPr>
        <w:pStyle w:val="A"/>
        <w:spacing w:after="80"/>
      </w:pPr>
      <w:r>
        <w:t>A.</w:t>
      </w:r>
      <w:r>
        <w:tab/>
        <w:t>The arbitrator will set forth the conditions of discovery. Any extensions of discovery must be in writing and approved by the arbitrator.</w:t>
      </w:r>
    </w:p>
    <w:p w14:paraId="1B999416" w14:textId="77777777" w:rsidR="000A70F9" w:rsidRDefault="000A70F9">
      <w:pPr>
        <w:pStyle w:val="AuthorityNote"/>
      </w:pPr>
      <w:r>
        <w:t>AUTHORITY NOTE:</w:t>
      </w:r>
      <w:r>
        <w:tab/>
        <w:t>Promulgated in accordance with R.S. 47:1511 and 1522.</w:t>
      </w:r>
    </w:p>
    <w:p w14:paraId="6DD2D7FF" w14:textId="77777777" w:rsidR="000A70F9" w:rsidRDefault="000A70F9">
      <w:pPr>
        <w:pStyle w:val="HistoricalNote"/>
      </w:pPr>
      <w:r>
        <w:t>HISTORICAL NOTE:</w:t>
      </w:r>
      <w:r>
        <w:tab/>
        <w:t>Promulgated by the Department of Revenue, Policy Services Division, LR 29:365 (March 2003).</w:t>
      </w:r>
    </w:p>
    <w:p w14:paraId="4CB540D4" w14:textId="77777777" w:rsidR="000A70F9" w:rsidRDefault="000A70F9">
      <w:pPr>
        <w:pStyle w:val="Section"/>
      </w:pPr>
      <w:bookmarkStart w:id="1515" w:name="_Toc233690181"/>
      <w:bookmarkStart w:id="1516" w:name="_Toc234030766"/>
      <w:bookmarkStart w:id="1517" w:name="_Toc243721391"/>
      <w:bookmarkStart w:id="1518" w:name="_Toc259619631"/>
      <w:bookmarkStart w:id="1519" w:name="_Toc262718717"/>
      <w:bookmarkStart w:id="1520" w:name="_Toc275165489"/>
      <w:bookmarkStart w:id="1521" w:name="_Toc238197783"/>
      <w:r>
        <w:t>§321.</w:t>
      </w:r>
      <w:r>
        <w:tab/>
        <w:t>Arbitration Hearing</w:t>
      </w:r>
      <w:bookmarkEnd w:id="1515"/>
      <w:bookmarkEnd w:id="1516"/>
      <w:bookmarkEnd w:id="1517"/>
      <w:bookmarkEnd w:id="1518"/>
      <w:bookmarkEnd w:id="1519"/>
      <w:bookmarkEnd w:id="1520"/>
      <w:bookmarkEnd w:id="1521"/>
    </w:p>
    <w:p w14:paraId="6084F422" w14:textId="77777777" w:rsidR="000A70F9" w:rsidRDefault="000A70F9">
      <w:pPr>
        <w:pStyle w:val="A"/>
      </w:pPr>
      <w:r>
        <w:t>A.</w:t>
      </w:r>
      <w:r>
        <w:tab/>
        <w:t>In order to facilitate the arbitration process, the selected arbitrator will conduct hearings. Each party will be given an opportunity to present the facts, evidence, and argument that support its position regarding the disputed tax issue at the hearing. Hearings will be private and all matters will remain confidential. The only individuals who may participate in hearings will be the taxpayer, taxpayer representatives, department representatives, and any witnesses to be called.</w:t>
      </w:r>
    </w:p>
    <w:p w14:paraId="6796A480" w14:textId="77777777" w:rsidR="000A70F9" w:rsidRDefault="000A70F9">
      <w:pPr>
        <w:pStyle w:val="A"/>
      </w:pPr>
      <w:r>
        <w:t>B.</w:t>
      </w:r>
      <w:r>
        <w:tab/>
        <w:t>Date, Time and Place of Hearing. Hearings will be held at the LaSalle Building in Baton Rouge or at any other place designated by the arbitrator with consideration given to the location and convenience of the parties and their witnesses. All witnesses will be sequestered prior to giving testimony.</w:t>
      </w:r>
    </w:p>
    <w:p w14:paraId="1931AEC6" w14:textId="77777777" w:rsidR="000A70F9" w:rsidRDefault="000A70F9">
      <w:pPr>
        <w:pStyle w:val="AuthorityNote"/>
      </w:pPr>
      <w:r>
        <w:t>AUTHORITY NOTE:</w:t>
      </w:r>
      <w:r>
        <w:tab/>
        <w:t>Promulgated in accordance with R.S. 47:1511 and 1522.</w:t>
      </w:r>
    </w:p>
    <w:p w14:paraId="220AA777" w14:textId="77777777" w:rsidR="000A70F9" w:rsidRDefault="000A70F9">
      <w:pPr>
        <w:pStyle w:val="HistoricalNote"/>
      </w:pPr>
      <w:r>
        <w:t>HISTORICAL NOTE:</w:t>
      </w:r>
      <w:r>
        <w:tab/>
        <w:t>Promulgated by the Department of Revenue, Policy Services Division, LR 29:365 (March 2003).</w:t>
      </w:r>
    </w:p>
    <w:p w14:paraId="0DC7494A" w14:textId="77777777" w:rsidR="000A70F9" w:rsidRDefault="000A70F9">
      <w:pPr>
        <w:pStyle w:val="Section"/>
      </w:pPr>
      <w:bookmarkStart w:id="1522" w:name="_Toc233690182"/>
      <w:bookmarkStart w:id="1523" w:name="_Toc234030767"/>
      <w:bookmarkStart w:id="1524" w:name="_Toc243721392"/>
      <w:bookmarkStart w:id="1525" w:name="_Toc259619632"/>
      <w:bookmarkStart w:id="1526" w:name="_Toc262718718"/>
      <w:bookmarkStart w:id="1527" w:name="_Toc275165490"/>
      <w:bookmarkStart w:id="1528" w:name="_Toc238197784"/>
      <w:r>
        <w:t>§323.</w:t>
      </w:r>
      <w:r>
        <w:tab/>
        <w:t>Sequence of the Arbitration Hearing</w:t>
      </w:r>
      <w:bookmarkEnd w:id="1522"/>
      <w:bookmarkEnd w:id="1523"/>
      <w:bookmarkEnd w:id="1524"/>
      <w:bookmarkEnd w:id="1525"/>
      <w:bookmarkEnd w:id="1526"/>
      <w:bookmarkEnd w:id="1527"/>
      <w:bookmarkEnd w:id="1528"/>
    </w:p>
    <w:p w14:paraId="3153532E" w14:textId="77777777" w:rsidR="000A70F9" w:rsidRDefault="000A70F9">
      <w:pPr>
        <w:pStyle w:val="A"/>
      </w:pPr>
      <w:r>
        <w:t>A.</w:t>
      </w:r>
      <w:r>
        <w:tab/>
        <w:t>Unless otherwise determined by the arbitrator, the following sequence will be followed at the hearing.</w:t>
      </w:r>
    </w:p>
    <w:p w14:paraId="64AAE77F" w14:textId="77777777" w:rsidR="000A70F9" w:rsidRDefault="000A70F9">
      <w:pPr>
        <w:pStyle w:val="1"/>
      </w:pPr>
      <w:r>
        <w:t>1.</w:t>
      </w:r>
      <w:r>
        <w:tab/>
        <w:t>Introduction. The arbitrator may make an introduction.</w:t>
      </w:r>
    </w:p>
    <w:p w14:paraId="0B7FE089" w14:textId="77777777" w:rsidR="000A70F9" w:rsidRDefault="000A70F9">
      <w:pPr>
        <w:pStyle w:val="1"/>
      </w:pPr>
      <w:r>
        <w:t>2.</w:t>
      </w:r>
      <w:r>
        <w:tab/>
        <w:t>Opening Statements. The taxpayer or his representative will make an opening statement followed by the department's representative.</w:t>
      </w:r>
    </w:p>
    <w:p w14:paraId="43D5A2BD" w14:textId="77777777" w:rsidR="000A70F9" w:rsidRDefault="000A70F9">
      <w:pPr>
        <w:pStyle w:val="1"/>
      </w:pPr>
      <w:r>
        <w:t>3.</w:t>
      </w:r>
      <w:r>
        <w:tab/>
        <w:t>Taxpayer's Case. The taxpayer may introduce evidence, examine witnesses, and submit exhibits. The department's attorney or representative may cross-examine the witnesses.</w:t>
      </w:r>
    </w:p>
    <w:p w14:paraId="75D1049F" w14:textId="77777777" w:rsidR="000A70F9" w:rsidRDefault="000A70F9">
      <w:pPr>
        <w:pStyle w:val="1"/>
      </w:pPr>
      <w:r>
        <w:t>4.</w:t>
      </w:r>
      <w:r>
        <w:tab/>
        <w:t>Department's Case. The department may introduce evidence, examine witnesses, and submit exhibits. The taxpayer or taxpayer's representative may cross-examine the witnesses.</w:t>
      </w:r>
    </w:p>
    <w:p w14:paraId="6EAB5167" w14:textId="77777777" w:rsidR="000A70F9" w:rsidRDefault="000A70F9" w:rsidP="00F847FF">
      <w:pPr>
        <w:pStyle w:val="1"/>
        <w:spacing w:after="80"/>
      </w:pPr>
      <w:r>
        <w:t>5.</w:t>
      </w:r>
      <w:r>
        <w:tab/>
        <w:t>Evidence Procedure. Each party will have the opportunity to present relevant and credible evidence during the hearing. All statements will be made under oath administered by the arbitrator. The Rules of Evidence followed in the state district courts of Louisiana will apply to all evidence presented and objections will be permitted.</w:t>
      </w:r>
    </w:p>
    <w:p w14:paraId="3D5ED02F" w14:textId="77777777" w:rsidR="000A70F9" w:rsidRDefault="000A70F9" w:rsidP="00F847FF">
      <w:pPr>
        <w:pStyle w:val="1"/>
        <w:spacing w:after="80"/>
      </w:pPr>
      <w:r>
        <w:t>6.</w:t>
      </w:r>
      <w:r>
        <w:tab/>
        <w:t>Rebuttal. Presentation of the evidence of the taxpayer in rebuttal and the argument of the taxpayer followed by the argument of the department, and of the taxpayer in rebuttal.</w:t>
      </w:r>
    </w:p>
    <w:p w14:paraId="796566F9" w14:textId="77777777" w:rsidR="000A70F9" w:rsidRDefault="000A70F9" w:rsidP="00F847FF">
      <w:pPr>
        <w:pStyle w:val="1"/>
        <w:spacing w:after="80"/>
      </w:pPr>
      <w:r>
        <w:t>7.</w:t>
      </w:r>
      <w:r>
        <w:tab/>
        <w:t>Summation. Each party may present a closing statement.</w:t>
      </w:r>
    </w:p>
    <w:p w14:paraId="422C5EBC" w14:textId="77777777" w:rsidR="000A70F9" w:rsidRDefault="000A70F9" w:rsidP="00F847FF">
      <w:pPr>
        <w:pStyle w:val="1"/>
        <w:spacing w:after="80"/>
      </w:pPr>
      <w:r>
        <w:t>8.</w:t>
      </w:r>
      <w:r>
        <w:tab/>
        <w:t>Concluding Remarks. The arbitrator may make closing remarks concerning the case.</w:t>
      </w:r>
    </w:p>
    <w:p w14:paraId="3B3B2AF0" w14:textId="77777777" w:rsidR="000A70F9" w:rsidRDefault="000A70F9" w:rsidP="00F847FF">
      <w:pPr>
        <w:pStyle w:val="1"/>
        <w:spacing w:after="80"/>
      </w:pPr>
      <w:r>
        <w:t>9.</w:t>
      </w:r>
      <w:r>
        <w:tab/>
        <w:t>Judgment. The arbitrator shall render a decision within 30 business days after the date of the close of the hearing.</w:t>
      </w:r>
    </w:p>
    <w:p w14:paraId="67EB0E74" w14:textId="77777777" w:rsidR="000A70F9" w:rsidRDefault="000A70F9">
      <w:pPr>
        <w:pStyle w:val="AuthorityNote"/>
      </w:pPr>
      <w:r>
        <w:t>AUTHORITY NOTE:</w:t>
      </w:r>
      <w:r>
        <w:tab/>
        <w:t>Promulgated in accordance with R.S. 47:1511 and 1522.</w:t>
      </w:r>
    </w:p>
    <w:p w14:paraId="3F966D1B" w14:textId="77777777" w:rsidR="000A70F9" w:rsidRDefault="000A70F9">
      <w:pPr>
        <w:pStyle w:val="HistoricalNote"/>
      </w:pPr>
      <w:r>
        <w:t>HISTORICAL NOTE:</w:t>
      </w:r>
      <w:r>
        <w:tab/>
        <w:t>Promulgated by the Department of Revenue, Policy Services Division, LR 29:365 (March 2003).</w:t>
      </w:r>
    </w:p>
    <w:p w14:paraId="08E46D0B" w14:textId="77777777" w:rsidR="000A70F9" w:rsidRDefault="000A70F9">
      <w:pPr>
        <w:pStyle w:val="Section"/>
        <w:rPr>
          <w:bCs/>
        </w:rPr>
      </w:pPr>
      <w:bookmarkStart w:id="1529" w:name="_Toc233690183"/>
      <w:bookmarkStart w:id="1530" w:name="_Toc234030768"/>
      <w:bookmarkStart w:id="1531" w:name="_Toc243721393"/>
      <w:bookmarkStart w:id="1532" w:name="_Toc259619633"/>
      <w:bookmarkStart w:id="1533" w:name="_Toc262718719"/>
      <w:bookmarkStart w:id="1534" w:name="_Toc275165491"/>
      <w:bookmarkStart w:id="1535" w:name="_Toc238197785"/>
      <w:r>
        <w:t>§325.</w:t>
      </w:r>
      <w:r>
        <w:tab/>
        <w:t>Ex Parte Communication with the Arbitrator</w:t>
      </w:r>
      <w:bookmarkEnd w:id="1529"/>
      <w:bookmarkEnd w:id="1530"/>
      <w:bookmarkEnd w:id="1531"/>
      <w:bookmarkEnd w:id="1532"/>
      <w:bookmarkEnd w:id="1533"/>
      <w:bookmarkEnd w:id="1534"/>
      <w:bookmarkEnd w:id="1535"/>
    </w:p>
    <w:p w14:paraId="3E37F65E" w14:textId="77777777" w:rsidR="000A70F9" w:rsidRDefault="000A70F9">
      <w:pPr>
        <w:pStyle w:val="A"/>
      </w:pPr>
      <w:r>
        <w:t>A.</w:t>
      </w:r>
      <w:r>
        <w:tab/>
        <w:t>No party or party representative may directly communicate with an arbitrator except at a hearing or during a scheduled conference concerning any issue related to the arbitration matter.</w:t>
      </w:r>
    </w:p>
    <w:p w14:paraId="03F356E8" w14:textId="77777777" w:rsidR="000A70F9" w:rsidRDefault="000A70F9">
      <w:pPr>
        <w:pStyle w:val="AuthorityNote"/>
      </w:pPr>
      <w:r>
        <w:t>AUTHORITY NOTE:</w:t>
      </w:r>
      <w:r>
        <w:tab/>
        <w:t>Promulgated in accordance with R.S. 47:1511 and 1522.</w:t>
      </w:r>
    </w:p>
    <w:p w14:paraId="2959C532" w14:textId="77777777" w:rsidR="000A70F9" w:rsidRDefault="000A70F9">
      <w:pPr>
        <w:pStyle w:val="HistoricalNote"/>
      </w:pPr>
      <w:r>
        <w:t>HISTORICAL NOTE:</w:t>
      </w:r>
      <w:r>
        <w:tab/>
        <w:t>Promulgated by the Department of Revenue, Policy Services Division, LR 29:366 (March 2003).</w:t>
      </w:r>
    </w:p>
    <w:p w14:paraId="73EECA81" w14:textId="77777777" w:rsidR="000A70F9" w:rsidRDefault="000A70F9">
      <w:pPr>
        <w:pStyle w:val="Section"/>
      </w:pPr>
      <w:bookmarkStart w:id="1536" w:name="_Toc233690184"/>
      <w:bookmarkStart w:id="1537" w:name="_Toc234030769"/>
      <w:bookmarkStart w:id="1538" w:name="_Toc243721394"/>
      <w:bookmarkStart w:id="1539" w:name="_Toc259619634"/>
      <w:bookmarkStart w:id="1540" w:name="_Toc262718720"/>
      <w:bookmarkStart w:id="1541" w:name="_Toc275165492"/>
      <w:bookmarkStart w:id="1542" w:name="_Toc238197786"/>
      <w:r>
        <w:t>§327.</w:t>
      </w:r>
      <w:r>
        <w:tab/>
        <w:t>Privacy</w:t>
      </w:r>
      <w:bookmarkEnd w:id="1536"/>
      <w:bookmarkEnd w:id="1537"/>
      <w:bookmarkEnd w:id="1538"/>
      <w:bookmarkEnd w:id="1539"/>
      <w:bookmarkEnd w:id="1540"/>
      <w:bookmarkEnd w:id="1541"/>
      <w:bookmarkEnd w:id="1542"/>
    </w:p>
    <w:p w14:paraId="2ADBB1AC" w14:textId="77777777" w:rsidR="000A70F9" w:rsidRDefault="000A70F9">
      <w:pPr>
        <w:pStyle w:val="A"/>
      </w:pPr>
      <w:r>
        <w:rPr>
          <w:bCs/>
        </w:rPr>
        <w:t>A.</w:t>
      </w:r>
      <w:r>
        <w:rPr>
          <w:bCs/>
        </w:rPr>
        <w:tab/>
      </w:r>
      <w:r>
        <w:t>All arbitration sessions are private and confidential. To ensure the privacy of the arbitration sessions, only the parties and their representatives may attend the sessions. All parties participating in or attending a session are required to sign a confidentiality agreement. Any party that violates this confidentiality provision is subject to sanctions at the request of the other party.</w:t>
      </w:r>
    </w:p>
    <w:p w14:paraId="493BE23C" w14:textId="77777777" w:rsidR="000A70F9" w:rsidRDefault="000A70F9">
      <w:pPr>
        <w:pStyle w:val="AuthorityNote"/>
      </w:pPr>
      <w:r>
        <w:t>AUTHORITY NOTE:</w:t>
      </w:r>
      <w:r>
        <w:tab/>
        <w:t>Promulgated in accordance with R.S. 47:1511 and 1522.</w:t>
      </w:r>
    </w:p>
    <w:p w14:paraId="1962EDF8" w14:textId="77777777" w:rsidR="000A70F9" w:rsidRDefault="000A70F9">
      <w:pPr>
        <w:pStyle w:val="HistoricalNote"/>
      </w:pPr>
      <w:r>
        <w:t>HISTORICAL NOTE:</w:t>
      </w:r>
      <w:r>
        <w:tab/>
        <w:t>Promulgated by the Department of Revenue, Policy Services Division, LR 29:366 (March 2003).</w:t>
      </w:r>
    </w:p>
    <w:p w14:paraId="034FF23A" w14:textId="77777777" w:rsidR="000A70F9" w:rsidRDefault="000A70F9">
      <w:pPr>
        <w:pStyle w:val="Section"/>
        <w:rPr>
          <w:bCs/>
        </w:rPr>
      </w:pPr>
      <w:bookmarkStart w:id="1543" w:name="_Toc233690185"/>
      <w:bookmarkStart w:id="1544" w:name="_Toc234030770"/>
      <w:bookmarkStart w:id="1545" w:name="_Toc243721395"/>
      <w:bookmarkStart w:id="1546" w:name="_Toc259619635"/>
      <w:bookmarkStart w:id="1547" w:name="_Toc262718721"/>
      <w:bookmarkStart w:id="1548" w:name="_Toc275165493"/>
      <w:bookmarkStart w:id="1549" w:name="_Toc238197787"/>
      <w:r>
        <w:t>§329.</w:t>
      </w:r>
      <w:r>
        <w:tab/>
        <w:t>Confidentiality</w:t>
      </w:r>
      <w:bookmarkEnd w:id="1543"/>
      <w:bookmarkEnd w:id="1544"/>
      <w:bookmarkEnd w:id="1545"/>
      <w:bookmarkEnd w:id="1546"/>
      <w:bookmarkEnd w:id="1547"/>
      <w:bookmarkEnd w:id="1548"/>
      <w:bookmarkEnd w:id="1549"/>
    </w:p>
    <w:p w14:paraId="2D0C5837" w14:textId="77777777" w:rsidR="000A70F9" w:rsidRDefault="000A70F9">
      <w:pPr>
        <w:pStyle w:val="A"/>
      </w:pPr>
      <w:r>
        <w:rPr>
          <w:bCs/>
        </w:rPr>
        <w:t>A.</w:t>
      </w:r>
      <w:r>
        <w:rPr>
          <w:bCs/>
        </w:rPr>
        <w:tab/>
      </w:r>
      <w:r>
        <w:t xml:space="preserve">Except as authorized or required by law, no one participating in the session may disclose the existence, content, or results of the session without the written consent of all parties. Each participant to any process conducted, </w:t>
      </w:r>
      <w:r>
        <w:lastRenderedPageBreak/>
        <w:t>including the arbitrator, must execute a confidentiality agreement before beginning arbitration. Except as authorized, required, or consented to, no party, arbitrator, or any agent or other representative may make public, offer or introduce as evidence, or otherwise refer to in any administrative, judicial, or other proceeding, any statement made or any document or item of evidence provided during arbitration or any finding, conclusion, order, or result, or lack thereof relating to the process. This prohibition applies but is not limited to the following matters:</w:t>
      </w:r>
    </w:p>
    <w:p w14:paraId="4DA0F1DA" w14:textId="77777777" w:rsidR="000A70F9" w:rsidRDefault="000A70F9">
      <w:pPr>
        <w:pStyle w:val="1"/>
      </w:pPr>
      <w:r>
        <w:t>1.</w:t>
      </w:r>
      <w:r>
        <w:tab/>
        <w:t>views expressed or suggestions made by a party with respect to possible settlement of the dispute;</w:t>
      </w:r>
    </w:p>
    <w:p w14:paraId="326B07B2" w14:textId="77777777" w:rsidR="000A70F9" w:rsidRDefault="000A70F9">
      <w:pPr>
        <w:pStyle w:val="1"/>
      </w:pPr>
      <w:r>
        <w:t>2.</w:t>
      </w:r>
      <w:r>
        <w:tab/>
        <w:t>admissions made by any party during arbitration;</w:t>
      </w:r>
    </w:p>
    <w:p w14:paraId="4F1306CA" w14:textId="77777777" w:rsidR="000A70F9" w:rsidRDefault="000A70F9">
      <w:pPr>
        <w:pStyle w:val="1"/>
      </w:pPr>
      <w:r>
        <w:t>3.</w:t>
      </w:r>
      <w:r>
        <w:tab/>
        <w:t>statements made or views expressed by any witnesses, arbitrator, or other persons privy to the arbitration session; or</w:t>
      </w:r>
    </w:p>
    <w:p w14:paraId="27F84608" w14:textId="77777777" w:rsidR="000A70F9" w:rsidRDefault="000A70F9">
      <w:pPr>
        <w:pStyle w:val="1"/>
      </w:pPr>
      <w:r>
        <w:t>4.</w:t>
      </w:r>
      <w:r>
        <w:tab/>
        <w:t>the fact that another party had or had not indicated a willingness to accept a proposal settlement.</w:t>
      </w:r>
    </w:p>
    <w:p w14:paraId="7AA361CA" w14:textId="77777777" w:rsidR="000A70F9" w:rsidRDefault="000A70F9">
      <w:pPr>
        <w:pStyle w:val="A"/>
      </w:pPr>
      <w:r>
        <w:t>B.</w:t>
      </w:r>
      <w:r>
        <w:tab/>
        <w:t>The arbitrator is subject to the terms and conditions set forth in R.S. 47:1508 regarding the confidential character of tax records.</w:t>
      </w:r>
    </w:p>
    <w:p w14:paraId="68EB8E1F" w14:textId="77777777" w:rsidR="000A70F9" w:rsidRDefault="000A70F9">
      <w:pPr>
        <w:pStyle w:val="A"/>
      </w:pPr>
      <w:r>
        <w:t>C.</w:t>
      </w:r>
      <w:r>
        <w:tab/>
        <w:t>All returns, reports, and other documents presented during the arbitration session may be destroyed by order of the secretary after five years from the last day of December of the year in which the tax to which the records pertain became due, but not less than one year after receipt of the last payment of tax to which the records pertain.</w:t>
      </w:r>
    </w:p>
    <w:p w14:paraId="2FB83253" w14:textId="77777777" w:rsidR="000A70F9" w:rsidRDefault="000A70F9">
      <w:pPr>
        <w:pStyle w:val="AuthorityNote"/>
      </w:pPr>
      <w:r>
        <w:t>AUTHORITY NOTE:</w:t>
      </w:r>
      <w:r>
        <w:tab/>
        <w:t>Promulgated in accordance with R.S. 47:1511 and 1522.</w:t>
      </w:r>
    </w:p>
    <w:p w14:paraId="486F65AE" w14:textId="77777777" w:rsidR="000A70F9" w:rsidRDefault="000A70F9">
      <w:pPr>
        <w:pStyle w:val="HistoricalNote"/>
      </w:pPr>
      <w:r>
        <w:t>HISTORICAL NOTE:</w:t>
      </w:r>
      <w:r>
        <w:tab/>
        <w:t>Promulgated by the Department of Revenue, Policy Services Division, LR 29:366 (March 2003).</w:t>
      </w:r>
    </w:p>
    <w:p w14:paraId="749CA1A5" w14:textId="77777777" w:rsidR="000A70F9" w:rsidRDefault="000A70F9">
      <w:pPr>
        <w:pStyle w:val="Section"/>
      </w:pPr>
      <w:bookmarkStart w:id="1550" w:name="_Toc233690186"/>
      <w:bookmarkStart w:id="1551" w:name="_Toc234030771"/>
      <w:bookmarkStart w:id="1552" w:name="_Toc243721396"/>
      <w:bookmarkStart w:id="1553" w:name="_Toc259619636"/>
      <w:bookmarkStart w:id="1554" w:name="_Toc262718722"/>
      <w:bookmarkStart w:id="1555" w:name="_Toc275165494"/>
      <w:bookmarkStart w:id="1556" w:name="_Toc238197788"/>
      <w:r>
        <w:t>§331.</w:t>
      </w:r>
      <w:r>
        <w:tab/>
        <w:t>Fees and Expenses</w:t>
      </w:r>
      <w:bookmarkEnd w:id="1550"/>
      <w:bookmarkEnd w:id="1551"/>
      <w:bookmarkEnd w:id="1552"/>
      <w:bookmarkEnd w:id="1553"/>
      <w:bookmarkEnd w:id="1554"/>
      <w:bookmarkEnd w:id="1555"/>
      <w:bookmarkEnd w:id="1556"/>
    </w:p>
    <w:p w14:paraId="37F22430" w14:textId="77777777" w:rsidR="000A70F9" w:rsidRDefault="000A70F9">
      <w:pPr>
        <w:pStyle w:val="A"/>
      </w:pPr>
      <w:r>
        <w:t>A.</w:t>
      </w:r>
      <w:r>
        <w:tab/>
        <w:t>Each party will bear the fees and expenses for its own counsel, expert witnesses, travel, and preparation and presentation of its case. Except as otherwise agreed by the parties, the fees and expenses of the arbitrator will be borne equally by the taxpayer and the department in accordance with the arbitration company's fee schedule.</w:t>
      </w:r>
    </w:p>
    <w:p w14:paraId="5F6318FB" w14:textId="77777777" w:rsidR="000A70F9" w:rsidRDefault="000A70F9">
      <w:pPr>
        <w:pStyle w:val="A"/>
      </w:pPr>
      <w:r>
        <w:t>B.</w:t>
      </w:r>
      <w:r>
        <w:tab/>
        <w:t>If an arbitration session has been scheduled and a party fails to appear at the session, the party failing to appear will be responsible for the payment of the reasonable costs and fees of the arbitrator and the reasonable travel expenses incurred by the other party, unless the party has provided reasonable notice in writing to the arbitrator and all other parties that they will not appear. It will be presumed, subject to a contrary showing under the circumstances, that giving five business days advanced written notice is reasonable notice.</w:t>
      </w:r>
    </w:p>
    <w:p w14:paraId="77C24353" w14:textId="77777777" w:rsidR="000A70F9" w:rsidRDefault="000A70F9">
      <w:pPr>
        <w:pStyle w:val="A"/>
      </w:pPr>
      <w:r>
        <w:t>C.</w:t>
      </w:r>
      <w:r>
        <w:tab/>
        <w:t>If reasonable notice is not provided, the arbitrator shall determine if there was good cause for the failure to appear.</w:t>
      </w:r>
    </w:p>
    <w:p w14:paraId="729DC7CD" w14:textId="77777777" w:rsidR="000A70F9" w:rsidRDefault="000A70F9">
      <w:pPr>
        <w:pStyle w:val="AuthorityNote"/>
      </w:pPr>
      <w:r>
        <w:t>AUTHORITY NOTE:</w:t>
      </w:r>
      <w:r>
        <w:tab/>
        <w:t>Promulgated in accordance with R.S. 47:1511 and 1522.</w:t>
      </w:r>
    </w:p>
    <w:p w14:paraId="2A06FF08" w14:textId="77777777" w:rsidR="000A70F9" w:rsidRDefault="000A70F9">
      <w:pPr>
        <w:pStyle w:val="HistoricalNote"/>
      </w:pPr>
      <w:r>
        <w:t>HISTORICAL NOTE:</w:t>
      </w:r>
      <w:r>
        <w:tab/>
        <w:t>Promulgated by the Department of Revenue, Policy Services Division, LR 29:366 (March 2003).</w:t>
      </w:r>
    </w:p>
    <w:p w14:paraId="69729D9C" w14:textId="77777777" w:rsidR="000A70F9" w:rsidRDefault="000A70F9">
      <w:pPr>
        <w:pStyle w:val="Section"/>
        <w:rPr>
          <w:bCs/>
        </w:rPr>
      </w:pPr>
      <w:bookmarkStart w:id="1557" w:name="_Toc233690187"/>
      <w:bookmarkStart w:id="1558" w:name="_Toc234030772"/>
      <w:bookmarkStart w:id="1559" w:name="_Toc243721397"/>
      <w:bookmarkStart w:id="1560" w:name="_Toc259619637"/>
      <w:bookmarkStart w:id="1561" w:name="_Toc262718723"/>
      <w:bookmarkStart w:id="1562" w:name="_Toc275165495"/>
      <w:bookmarkStart w:id="1563" w:name="_Toc238197789"/>
      <w:r>
        <w:t>§333.</w:t>
      </w:r>
      <w:r>
        <w:tab/>
        <w:t>Taxpayer's Duty to Protect Protests and Appeals</w:t>
      </w:r>
      <w:bookmarkEnd w:id="1557"/>
      <w:bookmarkEnd w:id="1558"/>
      <w:bookmarkEnd w:id="1559"/>
      <w:bookmarkEnd w:id="1560"/>
      <w:bookmarkEnd w:id="1561"/>
      <w:bookmarkEnd w:id="1562"/>
      <w:bookmarkEnd w:id="1563"/>
    </w:p>
    <w:p w14:paraId="6D15635A" w14:textId="77777777" w:rsidR="000A70F9" w:rsidRDefault="000A70F9">
      <w:pPr>
        <w:pStyle w:val="A"/>
      </w:pPr>
      <w:r>
        <w:t>A.</w:t>
      </w:r>
      <w:r>
        <w:tab/>
        <w:t>It is the duty of the taxpayer to protect his right to protest or appeal any assessment or proposed assessment or to pursue any right to refund relating to any issue that may also be subject to the arbitration process. Compliance with all conditions and time limits for perfecting and pursuing any and all administrative and judicial protests and appeals or requests for refund are the sole responsibility of the taxpayer. Any agreement between a taxpayer, taxpayer representative, and a representative of the department to alter the conditions or time limits must be authorized by the secretary of the Department of Revenue and executed in writing by both parties to be effective.</w:t>
      </w:r>
    </w:p>
    <w:p w14:paraId="6891734C" w14:textId="77777777" w:rsidR="000A70F9" w:rsidRDefault="000A70F9">
      <w:pPr>
        <w:pStyle w:val="AuthorityNote"/>
      </w:pPr>
      <w:r>
        <w:t>AUTHORITY NOTE:</w:t>
      </w:r>
      <w:r>
        <w:tab/>
        <w:t>Promulgated in accordance with R.S. 47:1511 and 1522.</w:t>
      </w:r>
    </w:p>
    <w:p w14:paraId="2F011156" w14:textId="77777777" w:rsidR="000A70F9" w:rsidRDefault="000A70F9">
      <w:pPr>
        <w:pStyle w:val="HistoricalNote"/>
      </w:pPr>
      <w:r>
        <w:t>HISTORICAL NOTE:</w:t>
      </w:r>
      <w:r>
        <w:tab/>
        <w:t>Promulgated by the Department of Revenue, Policy Services Division, LR 29:366 (March 2003).</w:t>
      </w:r>
    </w:p>
    <w:p w14:paraId="5702EB34" w14:textId="77777777" w:rsidR="000A70F9" w:rsidRDefault="000A70F9">
      <w:pPr>
        <w:pStyle w:val="Section"/>
      </w:pPr>
      <w:bookmarkStart w:id="1564" w:name="_Toc233690188"/>
      <w:bookmarkStart w:id="1565" w:name="_Toc234030773"/>
      <w:bookmarkStart w:id="1566" w:name="_Toc243721398"/>
      <w:bookmarkStart w:id="1567" w:name="_Toc259619638"/>
      <w:bookmarkStart w:id="1568" w:name="_Toc262718724"/>
      <w:bookmarkStart w:id="1569" w:name="_Toc275165496"/>
      <w:bookmarkStart w:id="1570" w:name="_Toc238197790"/>
      <w:r>
        <w:t>§335.</w:t>
      </w:r>
      <w:r>
        <w:tab/>
        <w:t>Notice of a Waiver or Extension</w:t>
      </w:r>
      <w:bookmarkEnd w:id="1564"/>
      <w:bookmarkEnd w:id="1565"/>
      <w:bookmarkEnd w:id="1566"/>
      <w:bookmarkEnd w:id="1567"/>
      <w:bookmarkEnd w:id="1568"/>
      <w:bookmarkEnd w:id="1569"/>
      <w:bookmarkEnd w:id="1570"/>
    </w:p>
    <w:p w14:paraId="2606175D" w14:textId="77777777" w:rsidR="000A70F9" w:rsidRDefault="000A70F9">
      <w:pPr>
        <w:pStyle w:val="A"/>
      </w:pPr>
      <w:r>
        <w:t>A.</w:t>
      </w:r>
      <w:r>
        <w:tab/>
        <w:t>When required by any party, notice that a written waiver or extension of any and all applicable prescriptive periods must be executed to each party's satisfaction. No party will be required to execute any waiver or extension of a statutory limitation as a condition of participating in an alternative dispute resolution process. Unless otherwise agreed to by the parties, any waiver or extension of prescription will apply to only those issues agreed upon as subject to the alternative dispute resolution process. If a written waiver or extension is required by a party, no alternative dispute resolution process will begin until an agreement has been executed.</w:t>
      </w:r>
    </w:p>
    <w:p w14:paraId="52BB0CB9" w14:textId="77777777" w:rsidR="000A70F9" w:rsidRDefault="000A70F9">
      <w:pPr>
        <w:pStyle w:val="A"/>
      </w:pPr>
      <w:r>
        <w:t>B.</w:t>
      </w:r>
      <w:r>
        <w:tab/>
        <w:t>The department and taxpayer will have 30 business days to resolve the issues and execute the waiver or extension. If no agreement is reached during that period of time, the arbitrator will terminate the alternative dispute resolution process. In the event that an alternative dispute resolution process has been terminated, the parties have a right to initiate a new alternative dispute resolution process. If the second attempt to initiate an alternative dispute resolution process fails, any subsequent attempts will not be allowed unless the arbitrator agrees it is in the party's best interest to continue to arrive at an agreement.</w:t>
      </w:r>
    </w:p>
    <w:p w14:paraId="6CE3E90D" w14:textId="77777777" w:rsidR="000A70F9" w:rsidRDefault="000A70F9">
      <w:pPr>
        <w:pStyle w:val="AuthorityNote"/>
      </w:pPr>
      <w:r>
        <w:t>AUTHORITY NOTE:</w:t>
      </w:r>
      <w:r>
        <w:tab/>
        <w:t>Promulgated in accordance with R.S. 47:1511 and 1522.</w:t>
      </w:r>
    </w:p>
    <w:p w14:paraId="7E707B60" w14:textId="77777777" w:rsidR="000A70F9" w:rsidRDefault="000A70F9">
      <w:pPr>
        <w:pStyle w:val="HistoricalNote"/>
        <w:spacing w:after="40"/>
      </w:pPr>
      <w:r>
        <w:t>HISTORICAL NOTE:</w:t>
      </w:r>
      <w:r>
        <w:tab/>
        <w:t>Promulgated by the Department of Revenue, Policy Services Division, LR 29:367 (March 2003).</w:t>
      </w:r>
    </w:p>
    <w:p w14:paraId="3C3A0231" w14:textId="77777777" w:rsidR="0018071F" w:rsidRPr="00327E10" w:rsidRDefault="0018071F" w:rsidP="0018071F">
      <w:pPr>
        <w:pStyle w:val="Chapter"/>
      </w:pPr>
      <w:bookmarkStart w:id="1571" w:name="TOC_Chap79"/>
      <w:bookmarkStart w:id="1572" w:name="_Toc233690189"/>
      <w:bookmarkStart w:id="1573" w:name="_Toc234030774"/>
      <w:bookmarkStart w:id="1574" w:name="_Toc243721399"/>
      <w:bookmarkStart w:id="1575" w:name="_Toc259619639"/>
      <w:bookmarkStart w:id="1576" w:name="_Toc262718725"/>
      <w:bookmarkStart w:id="1577" w:name="_Toc275165497"/>
      <w:bookmarkStart w:id="1578" w:name="_Toc238197791"/>
      <w:r>
        <w:t>Chapter 5.</w:t>
      </w:r>
      <w:bookmarkEnd w:id="1571"/>
      <w:r w:rsidR="009063FA">
        <w:tab/>
      </w:r>
      <w:bookmarkStart w:id="1579" w:name="TOCT_Chap79"/>
      <w:r w:rsidRPr="00327E10">
        <w:t>Authorized Representatives</w:t>
      </w:r>
      <w:bookmarkEnd w:id="1572"/>
      <w:bookmarkEnd w:id="1573"/>
      <w:bookmarkEnd w:id="1574"/>
      <w:bookmarkEnd w:id="1575"/>
      <w:bookmarkEnd w:id="1576"/>
      <w:bookmarkEnd w:id="1577"/>
      <w:bookmarkEnd w:id="1578"/>
      <w:bookmarkEnd w:id="1579"/>
    </w:p>
    <w:p w14:paraId="1872F66F" w14:textId="77777777" w:rsidR="0018071F" w:rsidRPr="00327E10" w:rsidRDefault="0018071F" w:rsidP="0018071F">
      <w:pPr>
        <w:pStyle w:val="Section"/>
      </w:pPr>
      <w:bookmarkStart w:id="1580" w:name="_Toc233690190"/>
      <w:bookmarkStart w:id="1581" w:name="_Toc234030775"/>
      <w:bookmarkStart w:id="1582" w:name="_Toc243721400"/>
      <w:bookmarkStart w:id="1583" w:name="_Toc259619640"/>
      <w:bookmarkStart w:id="1584" w:name="_Toc262718726"/>
      <w:bookmarkStart w:id="1585" w:name="_Toc275165498"/>
      <w:bookmarkStart w:id="1586" w:name="_Toc238197792"/>
      <w:r w:rsidRPr="00327E10">
        <w:t>§501.</w:t>
      </w:r>
      <w:r w:rsidRPr="00327E10">
        <w:tab/>
        <w:t>Designation of Tax Matters Person</w:t>
      </w:r>
      <w:bookmarkEnd w:id="1580"/>
      <w:bookmarkEnd w:id="1581"/>
      <w:bookmarkEnd w:id="1582"/>
      <w:bookmarkEnd w:id="1583"/>
      <w:bookmarkEnd w:id="1584"/>
      <w:bookmarkEnd w:id="1585"/>
      <w:bookmarkEnd w:id="1586"/>
    </w:p>
    <w:p w14:paraId="0D64B1A1" w14:textId="77777777" w:rsidR="0018071F" w:rsidRPr="00327E10" w:rsidRDefault="0018071F" w:rsidP="0018071F">
      <w:pPr>
        <w:pStyle w:val="A"/>
        <w:rPr>
          <w:bCs/>
        </w:rPr>
      </w:pPr>
      <w:r w:rsidRPr="00327E10">
        <w:t>A.</w:t>
      </w:r>
      <w:r w:rsidRPr="00327E10">
        <w:tab/>
        <w:t>Definitions. For purposes of this Chapter, the following terms have the meanings ascribed to them.</w:t>
      </w:r>
    </w:p>
    <w:p w14:paraId="6AFF34E5" w14:textId="77777777" w:rsidR="0018071F" w:rsidRPr="00327E10" w:rsidRDefault="0018071F" w:rsidP="0018071F">
      <w:pPr>
        <w:pStyle w:val="1"/>
        <w:rPr>
          <w:i/>
        </w:rPr>
      </w:pPr>
      <w:r w:rsidRPr="00327E10">
        <w:rPr>
          <w:i/>
        </w:rPr>
        <w:t>Affiliated Group</w:t>
      </w:r>
      <w:r w:rsidRPr="006B618B">
        <w:t>—</w:t>
      </w:r>
      <w:r w:rsidRPr="00327E10">
        <w:t>the same as defined in Section 1504 of the Internal Revenue Code.</w:t>
      </w:r>
    </w:p>
    <w:p w14:paraId="5B9D1300" w14:textId="77777777" w:rsidR="0018071F" w:rsidRPr="00327E10" w:rsidRDefault="0018071F" w:rsidP="0018071F">
      <w:pPr>
        <w:pStyle w:val="1"/>
      </w:pPr>
      <w:r w:rsidRPr="00327E10">
        <w:rPr>
          <w:i/>
        </w:rPr>
        <w:t xml:space="preserve">Designated Tax Matters Person </w:t>
      </w:r>
      <w:r w:rsidRPr="00432750">
        <w:t>or</w:t>
      </w:r>
      <w:r w:rsidRPr="00327E10">
        <w:rPr>
          <w:i/>
        </w:rPr>
        <w:t xml:space="preserve"> Tax Matters Person</w:t>
      </w:r>
      <w:r w:rsidRPr="00327E10">
        <w:t xml:space="preserve">—the person designated under R.S. 47:1671(D) by a legal entity as their authorized representative to sign any return, document </w:t>
      </w:r>
      <w:r w:rsidRPr="00327E10">
        <w:lastRenderedPageBreak/>
        <w:t>or form and act on behalf of the legal entity, or any other member of the same affiliated group, with respect to any tax, fee, license, penalty, interest or other charge assessed, collected, enforced, or administered by the secretary of the Department of Revenue.</w:t>
      </w:r>
    </w:p>
    <w:p w14:paraId="33EED0BA" w14:textId="77777777" w:rsidR="0018071F" w:rsidRPr="00327E10" w:rsidRDefault="0018071F" w:rsidP="0018071F">
      <w:pPr>
        <w:pStyle w:val="1"/>
      </w:pPr>
      <w:r w:rsidRPr="00327E10">
        <w:rPr>
          <w:i/>
          <w:szCs w:val="24"/>
        </w:rPr>
        <w:t>Legal Entity</w:t>
      </w:r>
      <w:r w:rsidRPr="006B618B">
        <w:rPr>
          <w:szCs w:val="24"/>
        </w:rPr>
        <w:t>—</w:t>
      </w:r>
      <w:r w:rsidRPr="00327E10">
        <w:rPr>
          <w:szCs w:val="24"/>
        </w:rPr>
        <w:t xml:space="preserve">a corporation, </w:t>
      </w:r>
      <w:r w:rsidRPr="00327E10">
        <w:t>partnership, limited liability company, limited liability partnership, trust, estate, or any other legal entity.</w:t>
      </w:r>
    </w:p>
    <w:p w14:paraId="6BCA2E5C" w14:textId="77777777" w:rsidR="0018071F" w:rsidRPr="00327E10" w:rsidRDefault="0018071F" w:rsidP="0018071F">
      <w:pPr>
        <w:pStyle w:val="1"/>
      </w:pPr>
      <w:r w:rsidRPr="00327E10">
        <w:rPr>
          <w:i/>
        </w:rPr>
        <w:t>Secretary</w:t>
      </w:r>
      <w:r w:rsidRPr="00327E10">
        <w:t xml:space="preserve">—the </w:t>
      </w:r>
      <w:r>
        <w:t>S</w:t>
      </w:r>
      <w:r w:rsidRPr="00327E10">
        <w:t>ecretary of the Louisiana Department of Revenue or designee of the secretary.</w:t>
      </w:r>
    </w:p>
    <w:p w14:paraId="46616181" w14:textId="77777777" w:rsidR="0018071F" w:rsidRPr="00327E10" w:rsidRDefault="0018071F" w:rsidP="0018071F">
      <w:pPr>
        <w:pStyle w:val="A"/>
      </w:pPr>
      <w:r w:rsidRPr="00327E10">
        <w:t>B.</w:t>
      </w:r>
      <w:r w:rsidRPr="00327E10">
        <w:tab/>
        <w:t>Designation of Tax Matters Person; Authority of Person Designated</w:t>
      </w:r>
    </w:p>
    <w:p w14:paraId="20E662DD" w14:textId="77777777" w:rsidR="0018071F" w:rsidRPr="00327E10" w:rsidRDefault="0018071F" w:rsidP="0018071F">
      <w:pPr>
        <w:pStyle w:val="1"/>
      </w:pPr>
      <w:r>
        <w:t>1.</w:t>
      </w:r>
      <w:r>
        <w:tab/>
      </w:r>
      <w:r w:rsidRPr="00327E10">
        <w:t xml:space="preserve">Any legal entity may elect to </w:t>
      </w:r>
      <w:r>
        <w:t xml:space="preserve">designate a </w:t>
      </w:r>
      <w:r w:rsidR="00420421" w:rsidRPr="00420421">
        <w:t>“</w:t>
      </w:r>
      <w:r>
        <w:t>tax matters person</w:t>
      </w:r>
      <w:r w:rsidR="00420421" w:rsidRPr="00420421">
        <w:t>”</w:t>
      </w:r>
      <w:r w:rsidRPr="00327E10">
        <w:t xml:space="preserve"> as their authorized representative for a specific tax and taxable year or period. For Louisiana tax purposes, a legal entity that elects to designate a tax matters person shall make the design</w:t>
      </w:r>
      <w:r>
        <w:t>ation only as provided in this R</w:t>
      </w:r>
      <w:r w:rsidRPr="00327E10">
        <w:t>ule. Similarly, the designation of a tax matters person for a specific tax and taxable year or period may be terminated only as provided in this rule. If a legal entity elects not to designate a tax matters person, or if a designation is terminated without the legal entity designating another tax matters person, the authorized representative shall be determined under R.S. 47:1671(C)(3).</w:t>
      </w:r>
    </w:p>
    <w:p w14:paraId="416B7953" w14:textId="77777777" w:rsidR="0018071F" w:rsidRPr="00327E10" w:rsidRDefault="0018071F" w:rsidP="0018071F">
      <w:pPr>
        <w:pStyle w:val="1"/>
      </w:pPr>
      <w:r>
        <w:t>2.</w:t>
      </w:r>
      <w:r>
        <w:tab/>
      </w:r>
      <w:r w:rsidRPr="00327E10">
        <w:t>The designated tax matters person may also be authorized to act on behalf of any other member of the same affi</w:t>
      </w:r>
      <w:bookmarkStart w:id="1587" w:name="OLE_LINK3"/>
      <w:r w:rsidRPr="00327E10">
        <w:t>liated group.</w:t>
      </w:r>
      <w:bookmarkEnd w:id="1587"/>
    </w:p>
    <w:p w14:paraId="531A321A" w14:textId="77777777" w:rsidR="0018071F" w:rsidRPr="00327E10" w:rsidRDefault="0018071F" w:rsidP="0018071F">
      <w:pPr>
        <w:pStyle w:val="1"/>
      </w:pPr>
      <w:r>
        <w:t>3.</w:t>
      </w:r>
      <w:r>
        <w:tab/>
      </w:r>
      <w:r w:rsidRPr="00327E10">
        <w:t>The designated tax matters person shall be a natural person and citizen of the United States.</w:t>
      </w:r>
    </w:p>
    <w:p w14:paraId="2F00FE31" w14:textId="77777777" w:rsidR="0018071F" w:rsidRPr="00327E10" w:rsidRDefault="0018071F" w:rsidP="0018071F">
      <w:pPr>
        <w:pStyle w:val="1"/>
      </w:pPr>
      <w:r>
        <w:t>4.</w:t>
      </w:r>
      <w:r>
        <w:tab/>
      </w:r>
      <w:r w:rsidRPr="00327E10">
        <w:t>Only one tax matters person shall be designated and authorized to act on behalf of the legal entity or any other membe</w:t>
      </w:r>
      <w:r>
        <w:t>r of the same affiliated group.</w:t>
      </w:r>
    </w:p>
    <w:p w14:paraId="5424631C" w14:textId="77777777" w:rsidR="0018071F" w:rsidRPr="00327E10" w:rsidRDefault="0018071F" w:rsidP="00F847FF">
      <w:pPr>
        <w:pStyle w:val="A"/>
        <w:keepNext/>
      </w:pPr>
      <w:r w:rsidRPr="00327E10">
        <w:t>C.</w:t>
      </w:r>
      <w:r w:rsidRPr="00327E10">
        <w:tab/>
        <w:t>Method of Making Designation</w:t>
      </w:r>
    </w:p>
    <w:p w14:paraId="12FB03B0" w14:textId="77777777" w:rsidR="0018071F" w:rsidRPr="00327E10" w:rsidRDefault="0018071F" w:rsidP="0018071F">
      <w:pPr>
        <w:pStyle w:val="1"/>
      </w:pPr>
      <w:r>
        <w:t>1.</w:t>
      </w:r>
      <w:r>
        <w:tab/>
      </w:r>
      <w:r w:rsidRPr="00327E10">
        <w:t xml:space="preserve">A legal entity may designate a tax matters person at any time by filing </w:t>
      </w:r>
      <w:r>
        <w:t xml:space="preserve">a written statement, captioned </w:t>
      </w:r>
      <w:r w:rsidR="00420421" w:rsidRPr="00420421">
        <w:t>“</w:t>
      </w:r>
      <w:r w:rsidRPr="00327E10">
        <w:t>De</w:t>
      </w:r>
      <w:r>
        <w:t>signation of Tax Matters Person</w:t>
      </w:r>
      <w:r w:rsidRPr="00327E10">
        <w:t>,</w:t>
      </w:r>
      <w:r w:rsidR="00420421" w:rsidRPr="00420421">
        <w:t>”</w:t>
      </w:r>
      <w:r w:rsidRPr="00327E10">
        <w:t xml:space="preserve"> with each Department of Revenue designee who requests such statement. The statement shall:</w:t>
      </w:r>
    </w:p>
    <w:p w14:paraId="42C93A99" w14:textId="77777777" w:rsidR="0018071F" w:rsidRPr="00327E10" w:rsidRDefault="0018071F" w:rsidP="0018071F">
      <w:pPr>
        <w:pStyle w:val="a0"/>
      </w:pPr>
      <w:r w:rsidRPr="00327E10">
        <w:t>a.</w:t>
      </w:r>
      <w:r w:rsidRPr="00327E10">
        <w:tab/>
      </w:r>
      <w:r>
        <w:t>i</w:t>
      </w:r>
      <w:r w:rsidRPr="00327E10">
        <w:t>dentify the legal entity making the designation by name, address, and taxpayer identification number;</w:t>
      </w:r>
    </w:p>
    <w:p w14:paraId="3CD9DA3F" w14:textId="77777777" w:rsidR="0018071F" w:rsidRPr="00327E10" w:rsidRDefault="0018071F" w:rsidP="0018071F">
      <w:pPr>
        <w:pStyle w:val="a0"/>
      </w:pPr>
      <w:r>
        <w:t>b.</w:t>
      </w:r>
      <w:r>
        <w:tab/>
        <w:t>i</w:t>
      </w:r>
      <w:r w:rsidRPr="00327E10">
        <w:t>dentify the designated tax matters person by name and title;</w:t>
      </w:r>
    </w:p>
    <w:p w14:paraId="0C96747D" w14:textId="77777777" w:rsidR="0018071F" w:rsidRPr="00327E10" w:rsidRDefault="0018071F" w:rsidP="0018071F">
      <w:pPr>
        <w:pStyle w:val="a0"/>
      </w:pPr>
      <w:r>
        <w:t>c.</w:t>
      </w:r>
      <w:r>
        <w:tab/>
        <w:t>s</w:t>
      </w:r>
      <w:r w:rsidRPr="00327E10">
        <w:t>pecify the type of tax and the taxable year(s) or periods to which the designation applies;</w:t>
      </w:r>
    </w:p>
    <w:p w14:paraId="02FF8B79" w14:textId="77777777" w:rsidR="0018071F" w:rsidRPr="00327E10" w:rsidRDefault="0018071F" w:rsidP="0018071F">
      <w:pPr>
        <w:pStyle w:val="a0"/>
        <w:numPr>
          <w:ins w:id="1588" w:author="gunna" w:date="2008-10-09T11:24:00Z"/>
        </w:numPr>
      </w:pPr>
      <w:r w:rsidRPr="00327E10">
        <w:t>d.</w:t>
      </w:r>
      <w:r w:rsidRPr="00327E10">
        <w:tab/>
      </w:r>
      <w:r>
        <w:t>d</w:t>
      </w:r>
      <w:r w:rsidRPr="00327E10">
        <w:t>eclare that it is a designation of tax matters person for the type of tax and taxable year(s) or period(s) specified;</w:t>
      </w:r>
    </w:p>
    <w:p w14:paraId="20964CF1" w14:textId="77777777" w:rsidR="0018071F" w:rsidRPr="00327E10" w:rsidRDefault="0018071F" w:rsidP="0018071F">
      <w:pPr>
        <w:pStyle w:val="a0"/>
        <w:numPr>
          <w:ins w:id="1589" w:author="gunna" w:date="2008-10-06T16:12:00Z"/>
        </w:numPr>
      </w:pPr>
      <w:r>
        <w:t>e.</w:t>
      </w:r>
      <w:r>
        <w:tab/>
        <w:t>a</w:t>
      </w:r>
      <w:r w:rsidRPr="00327E10">
        <w:t>uthorize the tax matters person as an authorized representative to act on behalf of the legal entity, or any other member of the same affiliated group, and identify the type of tax and taxable year(s) or period(s) of authorization; and</w:t>
      </w:r>
    </w:p>
    <w:p w14:paraId="411284EE" w14:textId="77777777" w:rsidR="0018071F" w:rsidRPr="00327E10" w:rsidRDefault="0018071F" w:rsidP="0018071F">
      <w:pPr>
        <w:pStyle w:val="a0"/>
      </w:pPr>
      <w:r>
        <w:t>f.</w:t>
      </w:r>
      <w:r>
        <w:tab/>
        <w:t>b</w:t>
      </w:r>
      <w:r w:rsidRPr="00327E10">
        <w:t>e signed by the person(s) authorized by the legal entity to make the designation and identified by their title(s).</w:t>
      </w:r>
    </w:p>
    <w:p w14:paraId="7E8284F6" w14:textId="77777777" w:rsidR="0018071F" w:rsidRPr="00327E10" w:rsidRDefault="0018071F" w:rsidP="0018071F">
      <w:pPr>
        <w:pStyle w:val="1"/>
        <w:numPr>
          <w:ins w:id="1590" w:author="gunna" w:date="2008-10-02T11:05:00Z"/>
        </w:numPr>
      </w:pPr>
      <w:r>
        <w:t>2.</w:t>
      </w:r>
      <w:r>
        <w:tab/>
      </w:r>
      <w:r w:rsidRPr="00327E10">
        <w:t>The designation shall be made as provided in this rule. A power of attorney cannot be substit</w:t>
      </w:r>
      <w:r>
        <w:t>uted for the written statement.</w:t>
      </w:r>
    </w:p>
    <w:p w14:paraId="7033BDC9" w14:textId="77777777" w:rsidR="0018071F" w:rsidRPr="00327E10" w:rsidRDefault="0018071F" w:rsidP="0018071F">
      <w:pPr>
        <w:pStyle w:val="A"/>
      </w:pPr>
      <w:r w:rsidRPr="00327E10">
        <w:t>D.</w:t>
      </w:r>
      <w:r w:rsidRPr="00327E10">
        <w:tab/>
        <w:t>Prior Designations Superseded. A designation of a tax matters person for a specific type of tax and taxable year or period shall supersede all prior designations of a tax matters person for that tax and year or period.</w:t>
      </w:r>
    </w:p>
    <w:p w14:paraId="0C04C1EE" w14:textId="77777777" w:rsidR="0018071F" w:rsidRPr="00327E10" w:rsidRDefault="0018071F" w:rsidP="0018071F">
      <w:pPr>
        <w:pStyle w:val="A"/>
      </w:pPr>
      <w:r w:rsidRPr="00327E10">
        <w:t>E.</w:t>
      </w:r>
      <w:r w:rsidRPr="00327E10">
        <w:tab/>
        <w:t>Restriction on Representation and Delegation of Authority. No person shall act in a representative capacity for the designated tax matters person with respect to the Louisiana Department of Revenue.</w:t>
      </w:r>
    </w:p>
    <w:p w14:paraId="2D908F52" w14:textId="77777777" w:rsidR="0018071F" w:rsidRPr="00327E10" w:rsidRDefault="0018071F" w:rsidP="0018071F">
      <w:pPr>
        <w:pStyle w:val="A"/>
      </w:pPr>
      <w:r w:rsidRPr="00327E10">
        <w:t>F.</w:t>
      </w:r>
      <w:r w:rsidRPr="00327E10">
        <w:tab/>
        <w:t>Resignation of Designated Tax Matters Person</w:t>
      </w:r>
      <w:r>
        <w:t xml:space="preserve">. </w:t>
      </w:r>
      <w:r w:rsidRPr="00327E10">
        <w:t>A person designated as the</w:t>
      </w:r>
      <w:r>
        <w:t xml:space="preserve"> tax matters person under this R</w:t>
      </w:r>
      <w:r w:rsidRPr="00327E10">
        <w:t>ule may resign at any time by a written statement to that effect. The statement shall specify the tax and the taxable year(s) or period(s) to which the resignation relates and shall identify the legal entity and the tax matters person by name, address, and taxpayer identification number. The statement shall also be signed by the resigning tax matters person and shall be filed with each Department of Revenue designee with whom a designation of tax matters person statement was filed.</w:t>
      </w:r>
    </w:p>
    <w:p w14:paraId="1DD6F7AF" w14:textId="77777777" w:rsidR="0018071F" w:rsidRPr="00327E10" w:rsidRDefault="0018071F" w:rsidP="0018071F">
      <w:pPr>
        <w:pStyle w:val="A"/>
      </w:pPr>
      <w:r w:rsidRPr="00327E10">
        <w:t>G.</w:t>
      </w:r>
      <w:r w:rsidRPr="00327E10">
        <w:tab/>
        <w:t>Revocation of Designation. The legal entity may revoke the designation of the tax matters person for a specific tax and taxable year or period at any time by filing a statement with the Department of Revenue designee with whom the designation of tax matters person statement was filed. The statement shall:</w:t>
      </w:r>
    </w:p>
    <w:p w14:paraId="5AE8C592" w14:textId="77777777" w:rsidR="0018071F" w:rsidRPr="00327E10" w:rsidRDefault="0018071F" w:rsidP="0018071F">
      <w:pPr>
        <w:pStyle w:val="1"/>
      </w:pPr>
      <w:r w:rsidRPr="00327E10">
        <w:t>1.</w:t>
      </w:r>
      <w:r w:rsidRPr="00327E10">
        <w:tab/>
      </w:r>
      <w:r>
        <w:t>i</w:t>
      </w:r>
      <w:r w:rsidRPr="00327E10">
        <w:t>dentify by name, address, and taxpayer identification number the legal entity and the person whose designation as tax matters person is being revoked;</w:t>
      </w:r>
    </w:p>
    <w:p w14:paraId="2EF05971" w14:textId="77777777" w:rsidR="0018071F" w:rsidRPr="00327E10" w:rsidRDefault="0018071F" w:rsidP="00F847FF">
      <w:pPr>
        <w:pStyle w:val="1"/>
        <w:spacing w:after="80"/>
      </w:pPr>
      <w:r>
        <w:t>2.</w:t>
      </w:r>
      <w:r>
        <w:tab/>
        <w:t>s</w:t>
      </w:r>
      <w:r w:rsidRPr="00327E10">
        <w:t>pecify the tax and taxable year(s) or period(s) to which the revocation relates;</w:t>
      </w:r>
    </w:p>
    <w:p w14:paraId="55A41100" w14:textId="77777777" w:rsidR="0018071F" w:rsidRPr="00327E10" w:rsidRDefault="0018071F" w:rsidP="00F847FF">
      <w:pPr>
        <w:pStyle w:val="1"/>
        <w:spacing w:after="80"/>
      </w:pPr>
      <w:r>
        <w:t>3.</w:t>
      </w:r>
      <w:r>
        <w:tab/>
        <w:t>d</w:t>
      </w:r>
      <w:r w:rsidRPr="00327E10">
        <w:t>eclare that it is a revocation of a designation of the tax matters person for the tax and taxable year(s) or period(s) specified; and</w:t>
      </w:r>
    </w:p>
    <w:p w14:paraId="122D1BBF" w14:textId="77777777" w:rsidR="0018071F" w:rsidRPr="00327E10" w:rsidRDefault="0018071F" w:rsidP="00F847FF">
      <w:pPr>
        <w:pStyle w:val="1"/>
        <w:spacing w:after="80"/>
      </w:pPr>
      <w:r>
        <w:t>4.</w:t>
      </w:r>
      <w:r>
        <w:tab/>
        <w:t>b</w:t>
      </w:r>
      <w:r w:rsidRPr="00327E10">
        <w:t>e signed by the person(s) authorized by the legal entity to revoke the designation and identified by their title(s).</w:t>
      </w:r>
    </w:p>
    <w:p w14:paraId="678E33B1" w14:textId="77777777" w:rsidR="0018071F" w:rsidRPr="00327E10" w:rsidRDefault="0018071F" w:rsidP="00F847FF">
      <w:pPr>
        <w:pStyle w:val="A"/>
        <w:spacing w:after="80"/>
      </w:pPr>
      <w:r w:rsidRPr="00327E10">
        <w:t>H.</w:t>
      </w:r>
      <w:r w:rsidRPr="00327E10">
        <w:tab/>
        <w:t>When Designation, Resignation, or Revocation Becomes Effective</w:t>
      </w:r>
    </w:p>
    <w:p w14:paraId="55620E2D" w14:textId="77777777" w:rsidR="0018071F" w:rsidRPr="00327E10" w:rsidRDefault="0018071F" w:rsidP="00F847FF">
      <w:pPr>
        <w:pStyle w:val="1"/>
        <w:spacing w:after="80"/>
      </w:pPr>
      <w:r w:rsidRPr="00327E10">
        <w:t>1.</w:t>
      </w:r>
      <w:r w:rsidRPr="00327E10">
        <w:tab/>
        <w:t>Except as provided in Paragraph 2 of this Subsection, a designation, resignation, or r</w:t>
      </w:r>
      <w:r>
        <w:t>evocation provided for in this R</w:t>
      </w:r>
      <w:r w:rsidRPr="00327E10">
        <w:t>ule becomes effective on the day that the statem</w:t>
      </w:r>
      <w:r>
        <w:t>ent required by the applicable Paragraph of this Rule is filed.</w:t>
      </w:r>
    </w:p>
    <w:p w14:paraId="2DC6BE5F" w14:textId="77777777" w:rsidR="0018071F" w:rsidRDefault="0018071F" w:rsidP="00F847FF">
      <w:pPr>
        <w:pStyle w:val="1"/>
        <w:spacing w:after="80"/>
      </w:pPr>
      <w:r w:rsidRPr="00327E10">
        <w:t>2.</w:t>
      </w:r>
      <w:r w:rsidRPr="00327E10">
        <w:tab/>
        <w:t>If a notice of beginning of an administrative proceeding or other action is mailed before the date on which a statement of designation, resignation, or r</w:t>
      </w:r>
      <w:r>
        <w:t>evocation provided for in this R</w:t>
      </w:r>
      <w:r w:rsidRPr="00327E10">
        <w:t>ule with respect to that specific tax and taxable year or period is filed, the secretary is not required to give effect to the designation, resignation, or revocation until 30 day</w:t>
      </w:r>
      <w:r>
        <w:t>s after the statement is filed.</w:t>
      </w:r>
    </w:p>
    <w:p w14:paraId="3C821D2D" w14:textId="77777777" w:rsidR="0018071F" w:rsidRPr="00327E10" w:rsidRDefault="0018071F" w:rsidP="00F847FF">
      <w:pPr>
        <w:pStyle w:val="A"/>
        <w:spacing w:after="80"/>
      </w:pPr>
      <w:r w:rsidRPr="00327E10">
        <w:t>I.</w:t>
      </w:r>
      <w:r w:rsidRPr="00327E10">
        <w:tab/>
        <w:t>Binding Actions of Tax Matters Person; Conclusive Presumption Created</w:t>
      </w:r>
    </w:p>
    <w:p w14:paraId="66A618F1" w14:textId="77777777" w:rsidR="0018071F" w:rsidRPr="00327E10" w:rsidRDefault="0018071F" w:rsidP="00F847FF">
      <w:pPr>
        <w:pStyle w:val="1"/>
        <w:spacing w:after="80"/>
      </w:pPr>
      <w:r w:rsidRPr="00327E10">
        <w:lastRenderedPageBreak/>
        <w:t>1.</w:t>
      </w:r>
      <w:r w:rsidRPr="00327E10">
        <w:tab/>
        <w:t>The designated tax matters person shall bind the legal entity to all actions of the tax matters person with respect to matters between the secretary and the legal entity.</w:t>
      </w:r>
    </w:p>
    <w:p w14:paraId="0D17CE57" w14:textId="77777777" w:rsidR="0018071F" w:rsidRPr="00327E10" w:rsidRDefault="0018071F" w:rsidP="0018071F">
      <w:pPr>
        <w:pStyle w:val="1"/>
      </w:pPr>
      <w:r w:rsidRPr="00327E10">
        <w:t>2.</w:t>
      </w:r>
      <w:r w:rsidRPr="00327E10">
        <w:tab/>
        <w:t>The name of the designated tax matters person signed on a return, declaration, statement, or any other document or form filed with the secretary shall create a conclusive presumption that the document or form was signed by such person and shall have the same force and effect as the act of the legal entity.</w:t>
      </w:r>
    </w:p>
    <w:p w14:paraId="65538B96" w14:textId="77777777" w:rsidR="0018071F" w:rsidRPr="00327E10" w:rsidRDefault="0018071F" w:rsidP="0018071F">
      <w:pPr>
        <w:pStyle w:val="1"/>
      </w:pPr>
      <w:r w:rsidRPr="00327E10">
        <w:t>3.</w:t>
      </w:r>
      <w:r w:rsidRPr="00327E10">
        <w:tab/>
        <w:t>Other actions of the designated tax matters person that are binding on the legal entity include, but are not limited to:</w:t>
      </w:r>
    </w:p>
    <w:p w14:paraId="511EEB3C" w14:textId="77777777" w:rsidR="0018071F" w:rsidRPr="00327E10" w:rsidRDefault="0018071F" w:rsidP="0018071F">
      <w:pPr>
        <w:pStyle w:val="a0"/>
      </w:pPr>
      <w:r>
        <w:t>a.</w:t>
      </w:r>
      <w:r>
        <w:tab/>
        <w:t>c</w:t>
      </w:r>
      <w:r w:rsidRPr="00327E10">
        <w:t>onsent to an ag</w:t>
      </w:r>
      <w:r>
        <w:t>reement to suspend prescription;</w:t>
      </w:r>
    </w:p>
    <w:p w14:paraId="2A332C4C" w14:textId="77777777" w:rsidR="0018071F" w:rsidRPr="00327E10" w:rsidRDefault="0018071F" w:rsidP="0018071F">
      <w:pPr>
        <w:pStyle w:val="a0"/>
      </w:pPr>
      <w:r>
        <w:t>b.</w:t>
      </w:r>
      <w:r>
        <w:tab/>
        <w:t>s</w:t>
      </w:r>
      <w:r w:rsidRPr="00327E10">
        <w:t>igning an offer in compromise, voluntary disclosure agreement, installment agreement or any other offer or settlement agreement with the secretary.</w:t>
      </w:r>
    </w:p>
    <w:p w14:paraId="08372EBD" w14:textId="77777777" w:rsidR="0018071F" w:rsidRPr="00327E10" w:rsidRDefault="0018071F" w:rsidP="0018071F">
      <w:pPr>
        <w:pStyle w:val="A"/>
      </w:pPr>
      <w:r>
        <w:t>J.</w:t>
      </w:r>
      <w:r>
        <w:tab/>
        <w:t>Termination of Designation</w:t>
      </w:r>
    </w:p>
    <w:p w14:paraId="4808B4F1" w14:textId="77777777" w:rsidR="0018071F" w:rsidRPr="00327E10" w:rsidRDefault="0018071F" w:rsidP="0018071F">
      <w:pPr>
        <w:pStyle w:val="1"/>
      </w:pPr>
      <w:r w:rsidRPr="00327E10">
        <w:t>1.</w:t>
      </w:r>
      <w:r>
        <w:tab/>
        <w:t>In G</w:t>
      </w:r>
      <w:r w:rsidRPr="00E82B96">
        <w:t>eneral</w:t>
      </w:r>
      <w:r w:rsidRPr="00327E10">
        <w:t>. A designation of a tax matters person for a specific tax and taxable y</w:t>
      </w:r>
      <w:r>
        <w:t>ear(s) or period(s) under this R</w:t>
      </w:r>
      <w:r w:rsidRPr="00327E10">
        <w:t>ule shall remain in effect until:</w:t>
      </w:r>
    </w:p>
    <w:p w14:paraId="111268CE" w14:textId="77777777" w:rsidR="0018071F" w:rsidRPr="00327E10" w:rsidRDefault="0018071F" w:rsidP="0018071F">
      <w:pPr>
        <w:pStyle w:val="a0"/>
      </w:pPr>
      <w:r>
        <w:t>a.</w:t>
      </w:r>
      <w:r>
        <w:tab/>
        <w:t>t</w:t>
      </w:r>
      <w:r w:rsidRPr="00327E10">
        <w:t>he death of the designated tax matters person;</w:t>
      </w:r>
    </w:p>
    <w:p w14:paraId="0A4B65DB" w14:textId="77777777" w:rsidR="0018071F" w:rsidRPr="00327E10" w:rsidRDefault="0018071F" w:rsidP="0018071F">
      <w:pPr>
        <w:pStyle w:val="a0"/>
      </w:pPr>
      <w:r w:rsidRPr="00327E10">
        <w:t>b.</w:t>
      </w:r>
      <w:r w:rsidRPr="00327E10">
        <w:tab/>
      </w:r>
      <w:r>
        <w:t>a</w:t>
      </w:r>
      <w:r w:rsidRPr="00327E10">
        <w:t>djudication by a court of competent jurisdiction that the designated tax matters person, because of mental incapacity or physical infirmity, is permanently incapable of managing their person or administering their estate; or</w:t>
      </w:r>
    </w:p>
    <w:p w14:paraId="098F2CD2" w14:textId="77777777" w:rsidR="0018071F" w:rsidRPr="00327E10" w:rsidRDefault="0018071F" w:rsidP="0018071F">
      <w:pPr>
        <w:pStyle w:val="a0"/>
      </w:pPr>
      <w:r>
        <w:t>c.</w:t>
      </w:r>
      <w:r>
        <w:tab/>
        <w:t>t</w:t>
      </w:r>
      <w:r w:rsidRPr="00327E10">
        <w:t>he day on which the resignation of the designated tax matters person, a subsequent designation, or revocation</w:t>
      </w:r>
      <w:r>
        <w:t xml:space="preserve"> of the designation under this R</w:t>
      </w:r>
      <w:r w:rsidRPr="00327E10">
        <w:t>ule becomes effective.</w:t>
      </w:r>
    </w:p>
    <w:p w14:paraId="54B738D9" w14:textId="77777777" w:rsidR="0018071F" w:rsidRPr="00327E10" w:rsidRDefault="0018071F" w:rsidP="00F847FF">
      <w:pPr>
        <w:pStyle w:val="1"/>
        <w:spacing w:after="80"/>
      </w:pPr>
      <w:r>
        <w:t>2.</w:t>
      </w:r>
      <w:r>
        <w:tab/>
        <w:t>Actions by Designated Tax Matters Person before Termination of D</w:t>
      </w:r>
      <w:r w:rsidRPr="00E82B96">
        <w:t>esignation.</w:t>
      </w:r>
      <w:r w:rsidRPr="00327E10">
        <w:t xml:space="preserve"> The termination of the designation of a tax matters person under this Subsection does not affect the validity of any action taken by that designated tax matters person before the designation is terminated. For example, if that designated tax matters person had previously signed an agreement to suspend prescription, the suspension remains valid even after termination of the designat</w:t>
      </w:r>
      <w:r>
        <w:t>ion.</w:t>
      </w:r>
    </w:p>
    <w:p w14:paraId="140CBE64" w14:textId="77777777" w:rsidR="0018071F" w:rsidRDefault="0018071F" w:rsidP="0018071F">
      <w:pPr>
        <w:pStyle w:val="AuthorityNote"/>
      </w:pPr>
      <w:r>
        <w:t>AUTHORITY NOTE:</w:t>
      </w:r>
      <w:r>
        <w:tab/>
      </w:r>
      <w:r w:rsidRPr="00327E10">
        <w:t>Promulgated in accordance with</w:t>
      </w:r>
      <w:r>
        <w:t xml:space="preserve"> R.S. 47:1511 and R.S. 47:1671.</w:t>
      </w:r>
    </w:p>
    <w:p w14:paraId="47F0C8D6" w14:textId="77777777" w:rsidR="0018071F" w:rsidRDefault="0018071F" w:rsidP="0018071F">
      <w:pPr>
        <w:pStyle w:val="HistoricalNote"/>
      </w:pPr>
      <w:r>
        <w:t>HISTORICAL NOTE:</w:t>
      </w:r>
      <w:r>
        <w:tab/>
      </w:r>
      <w:r w:rsidRPr="00327E10">
        <w:t xml:space="preserve">Promulgated by the Department of Revenue, Policy Services Division, LR </w:t>
      </w:r>
      <w:r>
        <w:t>35:254 (February 2009).</w:t>
      </w:r>
    </w:p>
    <w:p w14:paraId="7B5590A8" w14:textId="77777777" w:rsidR="008E0A6F" w:rsidRPr="00336751" w:rsidRDefault="008E0A6F" w:rsidP="00F847FF">
      <w:pPr>
        <w:pStyle w:val="Chapter"/>
        <w:spacing w:after="80"/>
      </w:pPr>
      <w:bookmarkStart w:id="1591" w:name="TOC_Chap81"/>
      <w:bookmarkStart w:id="1592" w:name="_Toc233690191"/>
      <w:bookmarkStart w:id="1593" w:name="_Toc234030776"/>
      <w:bookmarkStart w:id="1594" w:name="_Toc243721401"/>
      <w:bookmarkStart w:id="1595" w:name="_Toc259619641"/>
      <w:bookmarkStart w:id="1596" w:name="_Toc262718727"/>
      <w:bookmarkStart w:id="1597" w:name="_Toc275165499"/>
      <w:bookmarkStart w:id="1598" w:name="_Toc238197793"/>
      <w:r w:rsidRPr="00336751">
        <w:t>Chapter 11.</w:t>
      </w:r>
      <w:bookmarkEnd w:id="1591"/>
      <w:r w:rsidR="009063FA">
        <w:tab/>
      </w:r>
      <w:bookmarkStart w:id="1599" w:name="TOCT_Chap78"/>
      <w:bookmarkStart w:id="1600" w:name="TOCT_Chap81"/>
      <w:r w:rsidRPr="00336751">
        <w:t>Donations</w:t>
      </w:r>
      <w:bookmarkEnd w:id="1592"/>
      <w:bookmarkEnd w:id="1593"/>
      <w:bookmarkEnd w:id="1594"/>
      <w:bookmarkEnd w:id="1595"/>
      <w:bookmarkEnd w:id="1596"/>
      <w:bookmarkEnd w:id="1597"/>
      <w:bookmarkEnd w:id="1598"/>
      <w:bookmarkEnd w:id="1599"/>
      <w:bookmarkEnd w:id="1600"/>
    </w:p>
    <w:p w14:paraId="1C9B71D9" w14:textId="77777777" w:rsidR="008E0A6F" w:rsidRPr="00336751" w:rsidRDefault="008E0A6F" w:rsidP="00F847FF">
      <w:pPr>
        <w:pStyle w:val="Section"/>
        <w:spacing w:after="80"/>
      </w:pPr>
      <w:bookmarkStart w:id="1601" w:name="_Toc233690192"/>
      <w:bookmarkStart w:id="1602" w:name="_Toc234030777"/>
      <w:bookmarkStart w:id="1603" w:name="_Toc243721402"/>
      <w:bookmarkStart w:id="1604" w:name="_Toc259619642"/>
      <w:bookmarkStart w:id="1605" w:name="_Toc262718728"/>
      <w:bookmarkStart w:id="1606" w:name="_Toc275165500"/>
      <w:bookmarkStart w:id="1607" w:name="_Toc238197794"/>
      <w:r w:rsidRPr="00336751">
        <w:t>§</w:t>
      </w:r>
      <w:r w:rsidRPr="008E0A6F">
        <w:t>1101</w:t>
      </w:r>
      <w:r w:rsidRPr="00336751">
        <w:t>.</w:t>
      </w:r>
      <w:r w:rsidRPr="00336751">
        <w:tab/>
        <w:t>Donations to the Louisiana Military Family Assistance Fund</w:t>
      </w:r>
      <w:bookmarkEnd w:id="1601"/>
      <w:bookmarkEnd w:id="1602"/>
      <w:bookmarkEnd w:id="1603"/>
      <w:bookmarkEnd w:id="1604"/>
      <w:bookmarkEnd w:id="1605"/>
      <w:bookmarkEnd w:id="1606"/>
      <w:bookmarkEnd w:id="1607"/>
    </w:p>
    <w:p w14:paraId="126B4C34" w14:textId="77777777" w:rsidR="008E0A6F" w:rsidRPr="00336751" w:rsidRDefault="008E0A6F" w:rsidP="00F847FF">
      <w:pPr>
        <w:pStyle w:val="A"/>
        <w:spacing w:after="80"/>
      </w:pPr>
      <w:r w:rsidRPr="00336751">
        <w:t>A.</w:t>
      </w:r>
      <w:r w:rsidRPr="00336751">
        <w:tab/>
        <w:t>Taxpayers filing individual or corporate income or sales and use tax returns may designate all or any portion of a refund, credit, or vendor's compensation as a donation, or may donate an amount greater than the tax or refund due to the Louisiana Military Family Assistance Fund (Fund) at the time that the tax returns are submitted to the Department of Revenue.</w:t>
      </w:r>
    </w:p>
    <w:p w14:paraId="39572D79" w14:textId="77777777" w:rsidR="008E0A6F" w:rsidRPr="00336751" w:rsidRDefault="008E0A6F" w:rsidP="00F847FF">
      <w:pPr>
        <w:pStyle w:val="1"/>
        <w:spacing w:after="80"/>
      </w:pPr>
      <w:r w:rsidRPr="00336751">
        <w:t>1.</w:t>
      </w:r>
      <w:r w:rsidRPr="00336751">
        <w:tab/>
        <w:t>For corporate and individual income tax, returns for tax periods beginning on or after January 1, 2005, may include a designated donation.</w:t>
      </w:r>
    </w:p>
    <w:p w14:paraId="607858D7" w14:textId="77777777" w:rsidR="008E0A6F" w:rsidRPr="00336751" w:rsidRDefault="008E0A6F" w:rsidP="00F847FF">
      <w:pPr>
        <w:pStyle w:val="1"/>
        <w:spacing w:after="80"/>
      </w:pPr>
      <w:r w:rsidRPr="00336751">
        <w:t>2.</w:t>
      </w:r>
      <w:r w:rsidRPr="00336751">
        <w:tab/>
        <w:t>For sales and use tax, returns for tax periods beginning on or after January 1, 2006, may include a designated donation.</w:t>
      </w:r>
    </w:p>
    <w:p w14:paraId="03F520CD" w14:textId="77777777" w:rsidR="008E0A6F" w:rsidRPr="00336751" w:rsidRDefault="008E0A6F" w:rsidP="00F847FF">
      <w:pPr>
        <w:pStyle w:val="A"/>
        <w:spacing w:after="60"/>
      </w:pPr>
      <w:r w:rsidRPr="00336751">
        <w:t>B.</w:t>
      </w:r>
      <w:r w:rsidRPr="00336751">
        <w:tab/>
        <w:t>To make a donation to the fund, the taxpayer must comply with all of the requirements for proper payment of the tax due including filing a correct return and paying all taxes, interest, and penalties due.</w:t>
      </w:r>
    </w:p>
    <w:p w14:paraId="6DF81324" w14:textId="77777777" w:rsidR="008E0A6F" w:rsidRPr="00336751" w:rsidRDefault="008E0A6F" w:rsidP="00F847FF">
      <w:pPr>
        <w:pStyle w:val="1"/>
        <w:spacing w:after="60"/>
      </w:pPr>
      <w:r w:rsidRPr="00336751">
        <w:t>1.</w:t>
      </w:r>
      <w:r w:rsidRPr="00336751">
        <w:tab/>
        <w:t>The taxpayer must properly designate the amount of the donation intended on the tax return form.</w:t>
      </w:r>
    </w:p>
    <w:p w14:paraId="61032E88" w14:textId="77777777" w:rsidR="008E0A6F" w:rsidRPr="00336751" w:rsidRDefault="008E0A6F" w:rsidP="00F847FF">
      <w:pPr>
        <w:pStyle w:val="1"/>
        <w:spacing w:after="60"/>
      </w:pPr>
      <w:r w:rsidRPr="00336751">
        <w:t>2.</w:t>
      </w:r>
      <w:r w:rsidRPr="00336751">
        <w:tab/>
        <w:t>The taxpayer may donate all or a portion of any refund, credit, or vendor's compensation to the fund by designating the amount to be donated on the appropriate line of the return.</w:t>
      </w:r>
    </w:p>
    <w:p w14:paraId="521D0B52" w14:textId="77777777" w:rsidR="008E0A6F" w:rsidRPr="00336751" w:rsidRDefault="008E0A6F" w:rsidP="00F847FF">
      <w:pPr>
        <w:pStyle w:val="1"/>
        <w:spacing w:after="60"/>
      </w:pPr>
      <w:r w:rsidRPr="00336751">
        <w:t>3.</w:t>
      </w:r>
      <w:r w:rsidRPr="00336751">
        <w:tab/>
        <w:t>The taxpayer may contribute additional amounts to the fund by increasing the amount of the payment made for taxes, interest, and penalties due and designating the amount to be donated on the appropriate line of the return. Any additional donation must accompany the return. Donations not accompanying the filing of a return will be returned.</w:t>
      </w:r>
    </w:p>
    <w:p w14:paraId="3F48228E" w14:textId="77777777" w:rsidR="008E0A6F" w:rsidRPr="00336751" w:rsidRDefault="008E0A6F" w:rsidP="00F847FF">
      <w:pPr>
        <w:pStyle w:val="1"/>
        <w:spacing w:after="60"/>
      </w:pPr>
      <w:r w:rsidRPr="00336751">
        <w:t>4.</w:t>
      </w:r>
      <w:r w:rsidRPr="00336751">
        <w:tab/>
        <w:t>Once a taxpayer has made the election to donate, the taxpayer may not change the donation amount after the tax return has been filed.</w:t>
      </w:r>
    </w:p>
    <w:p w14:paraId="4D626C4A" w14:textId="77777777" w:rsidR="008E0A6F" w:rsidRPr="00336751" w:rsidRDefault="008E0A6F" w:rsidP="00F847FF">
      <w:pPr>
        <w:pStyle w:val="A"/>
        <w:spacing w:after="60"/>
      </w:pPr>
      <w:r w:rsidRPr="00336751">
        <w:t>C.</w:t>
      </w:r>
      <w:r w:rsidRPr="00336751">
        <w:tab/>
        <w:t>Adjustments to Donation Amounts</w:t>
      </w:r>
    </w:p>
    <w:p w14:paraId="53E13064" w14:textId="77777777" w:rsidR="008E0A6F" w:rsidRPr="00336751" w:rsidRDefault="008E0A6F" w:rsidP="00F847FF">
      <w:pPr>
        <w:pStyle w:val="1"/>
        <w:spacing w:after="60"/>
      </w:pPr>
      <w:r w:rsidRPr="00336751">
        <w:t>1.</w:t>
      </w:r>
      <w:r w:rsidRPr="00336751">
        <w:tab/>
        <w:t>Donation of Vendor's Compensation or Overpayments</w:t>
      </w:r>
    </w:p>
    <w:p w14:paraId="010A608C" w14:textId="77777777" w:rsidR="008E0A6F" w:rsidRPr="00336751" w:rsidRDefault="008E0A6F" w:rsidP="008E0A6F">
      <w:pPr>
        <w:pStyle w:val="a0"/>
      </w:pPr>
      <w:r w:rsidRPr="00336751">
        <w:t>a.</w:t>
      </w:r>
      <w:r w:rsidRPr="00336751">
        <w:tab/>
        <w:t>If a taxpayer elects to donate all or any portion of an expected overpayment and the amount of the overpayment is reduced because of return errors or disallowance of vendor's compensation, the donation amount will be reduced accordingly.</w:t>
      </w:r>
    </w:p>
    <w:p w14:paraId="062683C6" w14:textId="77777777" w:rsidR="008E0A6F" w:rsidRPr="00336751" w:rsidRDefault="008E0A6F" w:rsidP="008E0A6F">
      <w:pPr>
        <w:pStyle w:val="a0"/>
      </w:pPr>
      <w:r w:rsidRPr="00336751">
        <w:t>b.</w:t>
      </w:r>
      <w:r w:rsidRPr="00336751">
        <w:tab/>
        <w:t>If a taxpayer elects to donate all or any portion of their vendor's compensation or an expected overpayment and the taxpayer has other outstanding liabilities for other taxes or tax periods, the overpayment will first be applied to the outstanding tax liabilities and the donation amount will be reduced accordingly.</w:t>
      </w:r>
    </w:p>
    <w:p w14:paraId="0E99FD27" w14:textId="77777777" w:rsidR="008E0A6F" w:rsidRPr="00336751" w:rsidRDefault="008E0A6F" w:rsidP="008E0A6F">
      <w:pPr>
        <w:pStyle w:val="a0"/>
      </w:pPr>
      <w:r w:rsidRPr="00336751">
        <w:t>c.</w:t>
      </w:r>
      <w:r w:rsidRPr="00336751">
        <w:tab/>
        <w:t>If a taxpayer elects to donate all or any portion of their vendor's compensation or an expected overpayment and the taxpayer is subject to other offsets, garnishments, liens, or seizures, the overpayment will first be applied to those legal responsibilities and the donation amount will be reduced accordingly.</w:t>
      </w:r>
    </w:p>
    <w:p w14:paraId="44918550" w14:textId="77777777" w:rsidR="008E0A6F" w:rsidRPr="00336751" w:rsidRDefault="008E0A6F" w:rsidP="008E0A6F">
      <w:pPr>
        <w:pStyle w:val="1"/>
      </w:pPr>
      <w:r w:rsidRPr="00336751">
        <w:t>2.</w:t>
      </w:r>
      <w:r w:rsidRPr="00336751">
        <w:tab/>
        <w:t xml:space="preserve">Additional Donations. If a taxpayer elects to contribute additional amounts by increasing the amount of the tax return payment and the amount due on the return is increased because of return errors or disallowance of vendor's compensation or the taxpayer fails to pay in full the amount shown due on the return, the taxes due will not be considered properly paid as required by </w:t>
      </w:r>
      <w:r w:rsidRPr="00336751">
        <w:rPr>
          <w:bCs/>
        </w:rPr>
        <w:t xml:space="preserve">§1101.B </w:t>
      </w:r>
      <w:r w:rsidRPr="00336751">
        <w:t>and the donation amount will be reduced accordingly.</w:t>
      </w:r>
    </w:p>
    <w:p w14:paraId="1DB414DA" w14:textId="77777777" w:rsidR="008E0A6F" w:rsidRPr="00336751" w:rsidRDefault="008E0A6F" w:rsidP="008E0A6F">
      <w:pPr>
        <w:pStyle w:val="1"/>
      </w:pPr>
      <w:r w:rsidRPr="00336751">
        <w:t>3.</w:t>
      </w:r>
      <w:r w:rsidRPr="00336751">
        <w:tab/>
        <w:t>Taxpayers will be notified of any donation adjustments.</w:t>
      </w:r>
    </w:p>
    <w:p w14:paraId="2090C37E" w14:textId="77777777" w:rsidR="008E0A6F" w:rsidRPr="00336751" w:rsidRDefault="008E0A6F" w:rsidP="008E0A6F">
      <w:pPr>
        <w:pStyle w:val="1"/>
      </w:pPr>
      <w:r w:rsidRPr="00336751">
        <w:t>4.</w:t>
      </w:r>
      <w:r w:rsidRPr="00336751">
        <w:tab/>
        <w:t>The department will not seek to collect amounts designated as a donation by the taxpayer if the donation amount is adjusted as provided by §1101.C.1-2.</w:t>
      </w:r>
    </w:p>
    <w:p w14:paraId="6CA87982" w14:textId="77777777" w:rsidR="008E0A6F" w:rsidRPr="00336751" w:rsidRDefault="008E0A6F" w:rsidP="008E0A6F">
      <w:pPr>
        <w:pStyle w:val="AuthorityNote"/>
      </w:pPr>
      <w:r w:rsidRPr="00336751">
        <w:lastRenderedPageBreak/>
        <w:t>AUTHORITY NOTE:</w:t>
      </w:r>
      <w:r w:rsidRPr="00336751">
        <w:tab/>
        <w:t>Adopted in accordance with R.S. 47:120.31, 297.5, 306.2 and 1511.</w:t>
      </w:r>
    </w:p>
    <w:p w14:paraId="164A6E09" w14:textId="77777777" w:rsidR="008E0A6F" w:rsidRDefault="008E0A6F" w:rsidP="008E0A6F">
      <w:pPr>
        <w:pStyle w:val="HistoricalNote"/>
      </w:pPr>
      <w:r w:rsidRPr="00336751">
        <w:t>HISTORICAL NOTE:</w:t>
      </w:r>
      <w:r w:rsidRPr="00336751">
        <w:tab/>
        <w:t>Promulgated by the Department of Revenue, Policy Services Division, LR 31:3164 (December 2005).</w:t>
      </w:r>
    </w:p>
    <w:p w14:paraId="406C01D9" w14:textId="77777777" w:rsidR="00F72100" w:rsidRDefault="00F72100" w:rsidP="00F61342">
      <w:pPr>
        <w:pStyle w:val="Chapter"/>
      </w:pPr>
      <w:bookmarkStart w:id="1608" w:name="_Toc275165501"/>
      <w:bookmarkStart w:id="1609" w:name="_Toc233690194"/>
      <w:bookmarkStart w:id="1610" w:name="_Toc234030779"/>
      <w:bookmarkStart w:id="1611" w:name="_Toc243721404"/>
      <w:bookmarkStart w:id="1612" w:name="_Toc259619644"/>
      <w:bookmarkStart w:id="1613" w:name="_Toc262718730"/>
      <w:bookmarkStart w:id="1614" w:name="_Toc238197795"/>
      <w:r w:rsidRPr="006319AD">
        <w:t>Chapter 15.</w:t>
      </w:r>
      <w:r w:rsidRPr="006319AD">
        <w:tab/>
        <w:t>Mandatory Electronic Filing of Tax Returns and Payment</w:t>
      </w:r>
      <w:bookmarkEnd w:id="1608"/>
      <w:bookmarkEnd w:id="1614"/>
      <w:r>
        <w:t xml:space="preserve"> </w:t>
      </w:r>
    </w:p>
    <w:p w14:paraId="3727E537" w14:textId="77777777" w:rsidR="00B74691" w:rsidRPr="00C96387" w:rsidRDefault="00B74691" w:rsidP="00B74691">
      <w:pPr>
        <w:pStyle w:val="Section"/>
      </w:pPr>
      <w:bookmarkStart w:id="1615" w:name="_Toc275165502"/>
      <w:bookmarkStart w:id="1616" w:name="_Toc238197796"/>
      <w:r w:rsidRPr="00C96387">
        <w:t>§1500.</w:t>
      </w:r>
      <w:r w:rsidRPr="00C96387">
        <w:tab/>
        <w:t>General Rules for Electronic Filing and Payment</w:t>
      </w:r>
      <w:bookmarkEnd w:id="1616"/>
    </w:p>
    <w:p w14:paraId="10915184" w14:textId="77777777" w:rsidR="00B74691" w:rsidRPr="00C96387" w:rsidRDefault="00B74691" w:rsidP="00B74691">
      <w:pPr>
        <w:pStyle w:val="A"/>
      </w:pPr>
      <w:r w:rsidRPr="00C96387">
        <w:t>A.</w:t>
      </w:r>
      <w:r w:rsidRPr="00C96387">
        <w:tab/>
        <w:t>Authority to Require Electronic Filing and Payment</w:t>
      </w:r>
    </w:p>
    <w:p w14:paraId="31F0E2F6" w14:textId="77777777" w:rsidR="00B74691" w:rsidRPr="00C96387" w:rsidRDefault="00B74691" w:rsidP="00B74691">
      <w:pPr>
        <w:pStyle w:val="1"/>
      </w:pPr>
      <w:r w:rsidRPr="00C96387">
        <w:t>1.</w:t>
      </w:r>
      <w:r w:rsidRPr="00C96387">
        <w:tab/>
        <w:t>Pursuant to R.S. 47:1519 and 1520, the secretary may require certain taxpayers to file returns and make payments electronically using the electronic format prescribed by the Department of Revenue.</w:t>
      </w:r>
    </w:p>
    <w:p w14:paraId="013FBF14" w14:textId="77777777" w:rsidR="00B74691" w:rsidRPr="00C96387" w:rsidRDefault="00B74691" w:rsidP="00B74691">
      <w:pPr>
        <w:pStyle w:val="1"/>
      </w:pPr>
      <w:r w:rsidRPr="00C96387">
        <w:t>2.</w:t>
      </w:r>
      <w:r w:rsidRPr="00C96387">
        <w:tab/>
        <w:t>Specific requirements relating to the procedures for making payments by electronic funds transfer are outlined in R.S. 47:1519 and LAC 61:I.4910.</w:t>
      </w:r>
    </w:p>
    <w:p w14:paraId="05920F3A" w14:textId="77777777" w:rsidR="00B74691" w:rsidRPr="00C96387" w:rsidRDefault="00B74691" w:rsidP="00B74691">
      <w:pPr>
        <w:pStyle w:val="1"/>
      </w:pPr>
      <w:r w:rsidRPr="00C96387">
        <w:t>3.</w:t>
      </w:r>
      <w:r w:rsidRPr="00C96387">
        <w:tab/>
        <w:t>When electronic payment is required, full payment may be made in immediately investible funds as defined in LAC 61:I.4910 delivered in person or by courier to the department by close of business on the due date.</w:t>
      </w:r>
    </w:p>
    <w:p w14:paraId="4F5ED6F2" w14:textId="77777777" w:rsidR="00B74691" w:rsidRPr="00C96387" w:rsidRDefault="00B74691" w:rsidP="00B74691">
      <w:pPr>
        <w:pStyle w:val="A"/>
      </w:pPr>
      <w:r w:rsidRPr="00C96387">
        <w:t>B.</w:t>
      </w:r>
      <w:r w:rsidRPr="00C96387">
        <w:tab/>
        <w:t>Definitions</w:t>
      </w:r>
    </w:p>
    <w:p w14:paraId="0468F411" w14:textId="77777777" w:rsidR="00B74691" w:rsidRPr="00C96387" w:rsidRDefault="00B74691" w:rsidP="00B74691">
      <w:pPr>
        <w:pStyle w:val="1"/>
      </w:pPr>
      <w:r w:rsidRPr="00C96387">
        <w:rPr>
          <w:i/>
          <w:iCs/>
        </w:rPr>
        <w:t>Electronic Filing</w:t>
      </w:r>
      <w:r w:rsidRPr="00C96387">
        <w:t>—submission of a tax return or report through the department’s electronic system or an electronic system designated by the department.</w:t>
      </w:r>
    </w:p>
    <w:p w14:paraId="4967E4DA" w14:textId="77777777" w:rsidR="00B74691" w:rsidRPr="00C96387" w:rsidRDefault="00B74691" w:rsidP="00B74691">
      <w:pPr>
        <w:pStyle w:val="1"/>
      </w:pPr>
      <w:r w:rsidRPr="00C96387">
        <w:rPr>
          <w:i/>
          <w:iCs/>
        </w:rPr>
        <w:t>Electronic Payment</w:t>
      </w:r>
      <w:r w:rsidRPr="00C96387">
        <w:t>—submission of a tax payment using electronic funds transfer (EFT), automated clearinghouse (ACH), or other approved electronic methods.</w:t>
      </w:r>
    </w:p>
    <w:p w14:paraId="31C34D46" w14:textId="77777777" w:rsidR="00B74691" w:rsidRPr="00C96387" w:rsidRDefault="00B74691" w:rsidP="00B74691">
      <w:pPr>
        <w:pStyle w:val="1"/>
      </w:pPr>
      <w:r w:rsidRPr="00C96387">
        <w:rPr>
          <w:i/>
          <w:iCs/>
        </w:rPr>
        <w:t>Undue Hardship</w:t>
      </w:r>
      <w:r w:rsidRPr="00C96387">
        <w:t>—circumstances where electronic compliance would cause significant difficulty or expense to the taxpayer.</w:t>
      </w:r>
    </w:p>
    <w:p w14:paraId="2C78343F" w14:textId="77777777" w:rsidR="00B74691" w:rsidRPr="00C96387" w:rsidRDefault="00B74691" w:rsidP="00B74691">
      <w:pPr>
        <w:pStyle w:val="A"/>
      </w:pPr>
      <w:r w:rsidRPr="00C96387">
        <w:t>C.</w:t>
      </w:r>
      <w:r w:rsidRPr="00C96387">
        <w:tab/>
        <w:t>Penalty for Failure to Comply</w:t>
      </w:r>
    </w:p>
    <w:p w14:paraId="1A79291C" w14:textId="77777777" w:rsidR="00B74691" w:rsidRPr="00C96387" w:rsidRDefault="00B74691" w:rsidP="00B74691">
      <w:pPr>
        <w:pStyle w:val="1"/>
      </w:pPr>
      <w:r w:rsidRPr="00C96387">
        <w:t>1.</w:t>
      </w:r>
      <w:r w:rsidRPr="00C96387">
        <w:tab/>
        <w:t xml:space="preserve">Failure to comply with electronic filing requirements will result in the assessment of a penalty of $100 or five percent of the tax due, whichever is greater, in accordance with R.S. 47:1520(B). </w:t>
      </w:r>
    </w:p>
    <w:p w14:paraId="352AD0F1" w14:textId="77777777" w:rsidR="00B74691" w:rsidRPr="00C96387" w:rsidRDefault="00B74691" w:rsidP="00B74691">
      <w:pPr>
        <w:pStyle w:val="1"/>
      </w:pPr>
      <w:r w:rsidRPr="00C96387">
        <w:t>2.</w:t>
      </w:r>
      <w:r w:rsidRPr="00C96387">
        <w:tab/>
        <w:t>Failure to comply with the electronic payment requirements shall result in the payment being considered late and subject to the penalties and interest set forth in R.S. 47:1601 and 1602.</w:t>
      </w:r>
    </w:p>
    <w:p w14:paraId="469E891D" w14:textId="77777777" w:rsidR="00B74691" w:rsidRPr="00C96387" w:rsidRDefault="00B74691" w:rsidP="00B74691">
      <w:pPr>
        <w:pStyle w:val="A"/>
      </w:pPr>
      <w:r w:rsidRPr="00C96387">
        <w:t>D.</w:t>
      </w:r>
      <w:r w:rsidRPr="00C96387">
        <w:tab/>
        <w:t>Waivers and Exemptions</w:t>
      </w:r>
    </w:p>
    <w:p w14:paraId="4AFEF606" w14:textId="77777777" w:rsidR="00B74691" w:rsidRPr="00C96387" w:rsidRDefault="00B74691" w:rsidP="00B74691">
      <w:pPr>
        <w:pStyle w:val="1"/>
      </w:pPr>
      <w:r w:rsidRPr="00C96387">
        <w:t>1.</w:t>
      </w:r>
      <w:r w:rsidRPr="00C96387">
        <w:tab/>
        <w:t>The secretary may waive penalties where the taxpayer demonstrates reasonable cause as described in R.S. 47:1519 or 1520 or LAC 61:I.4910.</w:t>
      </w:r>
    </w:p>
    <w:p w14:paraId="323131E0" w14:textId="77777777" w:rsidR="00B74691" w:rsidRPr="00C96387" w:rsidRDefault="00B74691" w:rsidP="00B74691">
      <w:pPr>
        <w:pStyle w:val="1"/>
      </w:pPr>
      <w:r w:rsidRPr="00C96387">
        <w:t>2.</w:t>
      </w:r>
      <w:r w:rsidRPr="00C96387">
        <w:tab/>
        <w:t>Taxpayers may request an exemption from electronic filing or payment by submitting a written request to the secretary.</w:t>
      </w:r>
    </w:p>
    <w:p w14:paraId="24533538" w14:textId="77777777" w:rsidR="00B74691" w:rsidRPr="00C96387" w:rsidRDefault="00B74691" w:rsidP="00B74691">
      <w:pPr>
        <w:pStyle w:val="1"/>
      </w:pPr>
      <w:r w:rsidRPr="00C96387">
        <w:t>3.</w:t>
      </w:r>
      <w:r w:rsidRPr="00C96387">
        <w:tab/>
        <w:t>The secretary may grant an exemption where undue hardship exists, as determined by the secretary.</w:t>
      </w:r>
    </w:p>
    <w:p w14:paraId="272D6CD4" w14:textId="77777777" w:rsidR="00B74691" w:rsidRPr="00C96387" w:rsidRDefault="00B74691" w:rsidP="00B74691">
      <w:pPr>
        <w:pStyle w:val="AuthorityNote"/>
      </w:pPr>
      <w:r w:rsidRPr="00C96387">
        <w:t>AUTHORITY NOTE:</w:t>
      </w:r>
      <w:r w:rsidRPr="00C96387">
        <w:tab/>
        <w:t>Promulgated in accordance with R.S. 47:1511, 1519, and 1520.</w:t>
      </w:r>
    </w:p>
    <w:p w14:paraId="5BE98524" w14:textId="14B4BF6F" w:rsidR="00B74691" w:rsidRPr="00B74691" w:rsidRDefault="00B74691" w:rsidP="00B74691">
      <w:pPr>
        <w:pStyle w:val="HistoricalNote"/>
      </w:pPr>
      <w:r w:rsidRPr="00B74691">
        <w:t>HISTORICAL NOTE:</w:t>
      </w:r>
      <w:r w:rsidRPr="00B74691">
        <w:tab/>
        <w:t>Promulgated by the Department of Revenue, Tax Policy and Planning Division, LR 52:71 (January 2026).</w:t>
      </w:r>
    </w:p>
    <w:p w14:paraId="0A8FAC9D" w14:textId="28A5A4D3" w:rsidR="00BC7DAB" w:rsidRPr="00575DC6" w:rsidRDefault="00BC7DAB" w:rsidP="00BC7DAB">
      <w:pPr>
        <w:pStyle w:val="Section"/>
      </w:pPr>
      <w:bookmarkStart w:id="1617" w:name="_Toc238197797"/>
      <w:r>
        <w:t>§1501.</w:t>
      </w:r>
      <w:r>
        <w:tab/>
        <w:t>Requirement for Tax Preparers t</w:t>
      </w:r>
      <w:r w:rsidRPr="00575DC6">
        <w:t>o File Income Tax Returns Electronically</w:t>
      </w:r>
      <w:bookmarkEnd w:id="1609"/>
      <w:bookmarkEnd w:id="1610"/>
      <w:bookmarkEnd w:id="1611"/>
      <w:bookmarkEnd w:id="1612"/>
      <w:bookmarkEnd w:id="1613"/>
      <w:bookmarkEnd w:id="1615"/>
      <w:bookmarkEnd w:id="1617"/>
    </w:p>
    <w:p w14:paraId="44DDC127" w14:textId="77777777" w:rsidR="006809D6" w:rsidRPr="006333FB" w:rsidRDefault="006809D6" w:rsidP="006809D6">
      <w:pPr>
        <w:pStyle w:val="A"/>
      </w:pPr>
      <w:r w:rsidRPr="006333FB">
        <w:t>A.</w:t>
      </w:r>
      <w:r w:rsidRPr="006333FB">
        <w:tab/>
        <w:t>Definitions</w:t>
      </w:r>
    </w:p>
    <w:p w14:paraId="0A47BEE7" w14:textId="77777777" w:rsidR="00914822" w:rsidRPr="00914822" w:rsidRDefault="00914822" w:rsidP="00914822">
      <w:pPr>
        <w:pStyle w:val="1"/>
      </w:pPr>
      <w:r w:rsidRPr="00914822">
        <w:rPr>
          <w:i/>
        </w:rPr>
        <w:t>Authorized Individual Income Tax Return</w:t>
      </w:r>
      <w:r w:rsidRPr="00914822">
        <w:t>—any individual tax return that can be filed electronically.</w:t>
      </w:r>
    </w:p>
    <w:p w14:paraId="7D734D33" w14:textId="77777777" w:rsidR="00914822" w:rsidRPr="00914822" w:rsidRDefault="00914822" w:rsidP="00914822">
      <w:pPr>
        <w:pStyle w:val="1"/>
      </w:pPr>
      <w:r w:rsidRPr="00914822">
        <w:rPr>
          <w:i/>
        </w:rPr>
        <w:t>Filed Electronically</w:t>
      </w:r>
      <w:r w:rsidRPr="00914822">
        <w:t>—filing a tax return by electronic means using software that has been approved for electronic filing by the Louisiana Department of Revenue.</w:t>
      </w:r>
    </w:p>
    <w:p w14:paraId="4B65A0F4" w14:textId="77777777" w:rsidR="00914822" w:rsidRPr="00914822" w:rsidRDefault="00914822" w:rsidP="00914822">
      <w:pPr>
        <w:pStyle w:val="1"/>
      </w:pPr>
      <w:r w:rsidRPr="00914822">
        <w:rPr>
          <w:i/>
        </w:rPr>
        <w:t>Individual Income Tax Return</w:t>
      </w:r>
      <w:r w:rsidRPr="00914822">
        <w:t>—any tax return required to be filed by R.S. 47:101.</w:t>
      </w:r>
    </w:p>
    <w:p w14:paraId="14DC7B32" w14:textId="77777777" w:rsidR="00914822" w:rsidRPr="00914822" w:rsidRDefault="00914822" w:rsidP="00914822">
      <w:pPr>
        <w:pStyle w:val="1"/>
      </w:pPr>
      <w:r w:rsidRPr="00914822">
        <w:rPr>
          <w:i/>
        </w:rPr>
        <w:t>Tax Preparer</w:t>
      </w:r>
      <w:r w:rsidRPr="00914822">
        <w:t>—a person or entity that prepares for compensation or employs one or more persons to prepare for compensation any Louisiana individual income tax return.</w:t>
      </w:r>
    </w:p>
    <w:p w14:paraId="696EFCBC" w14:textId="77777777" w:rsidR="00914822" w:rsidRPr="00914822" w:rsidRDefault="00914822" w:rsidP="00914822">
      <w:pPr>
        <w:pStyle w:val="a0"/>
      </w:pPr>
      <w:r w:rsidRPr="00914822">
        <w:t>a.</w:t>
      </w:r>
      <w:r w:rsidRPr="00914822">
        <w:tab/>
        <w:t>A tax preparer is an entity that is assigned a tax identification number and includes all of the entity's locations.</w:t>
      </w:r>
    </w:p>
    <w:p w14:paraId="61E2B4C0" w14:textId="77777777" w:rsidR="00914822" w:rsidRPr="00914822" w:rsidRDefault="00914822" w:rsidP="00914822">
      <w:pPr>
        <w:pStyle w:val="a0"/>
      </w:pPr>
      <w:r w:rsidRPr="00914822">
        <w:t>b.</w:t>
      </w:r>
      <w:r w:rsidRPr="00914822">
        <w:tab/>
        <w:t xml:space="preserve">The combined total of the returns prepared at all of the tax preparer's locations will be used to determine whether or not the tax preparer is subject to the </w:t>
      </w:r>
      <w:r w:rsidRPr="00914822">
        <w:rPr>
          <w:bCs/>
          <w:iCs/>
        </w:rPr>
        <w:t xml:space="preserve">electronic filing </w:t>
      </w:r>
      <w:r w:rsidRPr="00914822">
        <w:t>mandate.</w:t>
      </w:r>
    </w:p>
    <w:p w14:paraId="513D1EA3" w14:textId="77777777" w:rsidR="00914822" w:rsidRPr="00914822" w:rsidRDefault="00914822" w:rsidP="00914822">
      <w:pPr>
        <w:pStyle w:val="A"/>
      </w:pPr>
      <w:r w:rsidRPr="00914822">
        <w:t>B.</w:t>
      </w:r>
      <w:r w:rsidRPr="00914822">
        <w:tab/>
        <w:t>For returns due on or after January 1, 2012, 90 percent of the authorized individual income tax returns prepared and filed by a tax preparer that prepares and files more than 100 Louisiana individual income tax returns during any calendar year are required to be filed electronically.</w:t>
      </w:r>
    </w:p>
    <w:p w14:paraId="30CD3AD8" w14:textId="77777777" w:rsidR="00914822" w:rsidRPr="00914822" w:rsidRDefault="00914822" w:rsidP="00914822">
      <w:pPr>
        <w:pStyle w:val="A"/>
      </w:pPr>
      <w:r w:rsidRPr="00914822">
        <w:t>C.</w:t>
      </w:r>
      <w:r w:rsidRPr="00914822">
        <w:tab/>
        <w:t>A tax preparer that is subject to the electronic filing mandate must be accepted in the IRS e-file Program and have an electronic filer identification number (EFIN) and use software that has been approved for e-file by the Louisiana Department of Revenue.</w:t>
      </w:r>
    </w:p>
    <w:p w14:paraId="4C572BF6" w14:textId="77777777" w:rsidR="00914822" w:rsidRPr="00914822" w:rsidRDefault="00914822" w:rsidP="00914822">
      <w:pPr>
        <w:pStyle w:val="A"/>
      </w:pPr>
      <w:r w:rsidRPr="00914822">
        <w:t>D.</w:t>
      </w:r>
      <w:r w:rsidRPr="00914822">
        <w:tab/>
        <w:t>Once a tax preparer is subject to the electronic filing mandate, the tax preparer must continue to e-file the required percentage of authorized individual income tax returns in future years regardless of the number of returns filed.</w:t>
      </w:r>
    </w:p>
    <w:p w14:paraId="473E5EBF" w14:textId="77777777" w:rsidR="00914822" w:rsidRPr="00914822" w:rsidRDefault="00914822" w:rsidP="00914822">
      <w:pPr>
        <w:pStyle w:val="A"/>
      </w:pPr>
      <w:r w:rsidRPr="00914822">
        <w:t>E.</w:t>
      </w:r>
      <w:r w:rsidRPr="00914822">
        <w:tab/>
        <w:t>Tax Preparer Undue Hardship Waiver of Electronic Filing Requirement</w:t>
      </w:r>
    </w:p>
    <w:p w14:paraId="3EC5B22F" w14:textId="77777777" w:rsidR="00914822" w:rsidRPr="00914822" w:rsidRDefault="00914822" w:rsidP="00914822">
      <w:pPr>
        <w:pStyle w:val="1"/>
      </w:pPr>
      <w:r w:rsidRPr="00914822">
        <w:t>1.</w:t>
      </w:r>
      <w:r w:rsidRPr="00914822">
        <w:tab/>
        <w:t>The secretary may waive the electronic filing requirement if it is determined that complying with the requirement would cause an undue hardship.</w:t>
      </w:r>
    </w:p>
    <w:p w14:paraId="41518506" w14:textId="77777777" w:rsidR="00914822" w:rsidRPr="00914822" w:rsidRDefault="00914822" w:rsidP="00914822">
      <w:pPr>
        <w:pStyle w:val="1"/>
      </w:pPr>
      <w:r w:rsidRPr="00914822">
        <w:t>2.</w:t>
      </w:r>
      <w:r w:rsidRPr="00914822">
        <w:tab/>
        <w:t>For the purpose of waiver of the electronic filing requirement, inability by the tax preparer to obtain broadband access at the location where the tax returns are</w:t>
      </w:r>
      <w:r w:rsidR="00DE7281">
        <w:t xml:space="preserve"> </w:t>
      </w:r>
      <w:r w:rsidRPr="00914822">
        <w:t>prepared will be considered an undue hardship and waiver of the requirement will be granted.</w:t>
      </w:r>
    </w:p>
    <w:p w14:paraId="6F6909C0" w14:textId="77777777" w:rsidR="006809D6" w:rsidRPr="006333FB" w:rsidRDefault="00914822" w:rsidP="00DE7281">
      <w:pPr>
        <w:pStyle w:val="A"/>
      </w:pPr>
      <w:r w:rsidRPr="00914822">
        <w:rPr>
          <w:kern w:val="0"/>
        </w:rPr>
        <w:t>F.</w:t>
      </w:r>
      <w:r w:rsidRPr="00914822">
        <w:rPr>
          <w:kern w:val="0"/>
        </w:rPr>
        <w:tab/>
        <w:t>The penalty imposed by R.S. 47:1520(B) for failure to comply with the electronic filing requirement does not apply to the requirement for tax preparers to file income tax returns electronically.</w:t>
      </w:r>
    </w:p>
    <w:p w14:paraId="2BA7EB09" w14:textId="77777777" w:rsidR="006809D6" w:rsidRPr="006333FB" w:rsidRDefault="006809D6" w:rsidP="006809D6">
      <w:pPr>
        <w:pStyle w:val="AuthorityNote"/>
      </w:pPr>
      <w:r w:rsidRPr="006333FB">
        <w:t>AUTHORITY NOTE:</w:t>
      </w:r>
      <w:r w:rsidRPr="006333FB">
        <w:tab/>
        <w:t>Promulgated in accordance with R.S. 47:1511 and R.S. 47:1520.</w:t>
      </w:r>
    </w:p>
    <w:p w14:paraId="63F07B7A" w14:textId="77777777" w:rsidR="006809D6" w:rsidRDefault="006809D6" w:rsidP="006809D6">
      <w:pPr>
        <w:pStyle w:val="HistoricalNote"/>
      </w:pPr>
      <w:r w:rsidRPr="006333FB">
        <w:lastRenderedPageBreak/>
        <w:t>HISTORICAL NOTE:</w:t>
      </w:r>
      <w:r w:rsidRPr="006333FB">
        <w:tab/>
        <w:t>Promulgated by the Department of Revenue, Policy Services Divis</w:t>
      </w:r>
      <w:r>
        <w:t>ion, LR 33:2463 (November 2007),</w:t>
      </w:r>
      <w:r w:rsidR="00914822">
        <w:t xml:space="preserve"> amended LR 34:1425 (July 2008), </w:t>
      </w:r>
      <w:r w:rsidR="00914822" w:rsidRPr="00126079">
        <w:t xml:space="preserve">amended LR </w:t>
      </w:r>
      <w:r w:rsidR="00914822">
        <w:t>44:1638 (September 2018).</w:t>
      </w:r>
    </w:p>
    <w:p w14:paraId="2FA2D87F" w14:textId="77777777" w:rsidR="00B74691" w:rsidRPr="00C96387" w:rsidRDefault="00B74691" w:rsidP="00B74691">
      <w:pPr>
        <w:pStyle w:val="Section"/>
      </w:pPr>
      <w:bookmarkStart w:id="1618" w:name="_Toc238197798"/>
      <w:r w:rsidRPr="00C96387">
        <w:t>§1502.</w:t>
      </w:r>
      <w:r w:rsidRPr="00C96387">
        <w:tab/>
        <w:t>Returns Required to be Filed Electronically</w:t>
      </w:r>
      <w:bookmarkEnd w:id="1618"/>
    </w:p>
    <w:p w14:paraId="15585E06" w14:textId="77777777" w:rsidR="00B74691" w:rsidRPr="00C96387" w:rsidRDefault="00B74691" w:rsidP="00B74691">
      <w:pPr>
        <w:pStyle w:val="A"/>
      </w:pPr>
      <w:r w:rsidRPr="00C96387">
        <w:t>A.</w:t>
      </w:r>
      <w:r w:rsidRPr="00C96387">
        <w:tab/>
        <w:t>The following returns and reports are required to be filed electronically:</w:t>
      </w:r>
    </w:p>
    <w:p w14:paraId="7A1BD681" w14:textId="77777777" w:rsidR="00B74691" w:rsidRPr="00C96387" w:rsidRDefault="00B74691" w:rsidP="00B74691">
      <w:pPr>
        <w:pStyle w:val="1"/>
      </w:pPr>
      <w:r w:rsidRPr="00C96387">
        <w:t>1.</w:t>
      </w:r>
      <w:r w:rsidRPr="00C96387">
        <w:tab/>
        <w:t>all withholding tax returns and statements.</w:t>
      </w:r>
    </w:p>
    <w:p w14:paraId="19011A43" w14:textId="77777777" w:rsidR="00B74691" w:rsidRPr="00C96387" w:rsidRDefault="00B74691" w:rsidP="00B74691">
      <w:pPr>
        <w:pStyle w:val="1"/>
      </w:pPr>
      <w:r w:rsidRPr="00C96387">
        <w:t>2.</w:t>
      </w:r>
      <w:r w:rsidRPr="00C96387">
        <w:tab/>
        <w:t>copies of Federal Forms 1099-NEC required by R.S. 47:114.1.</w:t>
      </w:r>
    </w:p>
    <w:p w14:paraId="5A593882" w14:textId="77777777" w:rsidR="00B74691" w:rsidRPr="00C96387" w:rsidRDefault="00B74691" w:rsidP="00B74691">
      <w:pPr>
        <w:pStyle w:val="1"/>
      </w:pPr>
      <w:r w:rsidRPr="00C96387">
        <w:t>3.</w:t>
      </w:r>
      <w:r w:rsidRPr="00C96387">
        <w:tab/>
        <w:t>annual informational returns of S corporations required by R.S. 47:287.732(B).</w:t>
      </w:r>
    </w:p>
    <w:p w14:paraId="2BD9A799" w14:textId="77777777" w:rsidR="00B74691" w:rsidRPr="00C96387" w:rsidRDefault="00B74691" w:rsidP="00B74691">
      <w:pPr>
        <w:pStyle w:val="1"/>
      </w:pPr>
      <w:r w:rsidRPr="00C96387">
        <w:t>4.</w:t>
      </w:r>
      <w:r w:rsidRPr="00C96387">
        <w:tab/>
        <w:t xml:space="preserve">composite returns filed by S corporations pursuant to R.S. 47:287.732.1. </w:t>
      </w:r>
    </w:p>
    <w:p w14:paraId="57FF604A" w14:textId="77777777" w:rsidR="00B74691" w:rsidRPr="00C96387" w:rsidRDefault="00B74691" w:rsidP="00B74691">
      <w:pPr>
        <w:pStyle w:val="1"/>
      </w:pPr>
      <w:r w:rsidRPr="00C96387">
        <w:t>5.</w:t>
      </w:r>
      <w:r w:rsidRPr="00C96387">
        <w:tab/>
        <w:t>all sales and use tax returns required to be filed with the department, except the following:</w:t>
      </w:r>
    </w:p>
    <w:p w14:paraId="7B1DCA33" w14:textId="77777777" w:rsidR="00B74691" w:rsidRPr="00C96387" w:rsidRDefault="00B74691" w:rsidP="00B74691">
      <w:pPr>
        <w:pStyle w:val="a0"/>
      </w:pPr>
      <w:r w:rsidRPr="00C96387">
        <w:t>a.</w:t>
      </w:r>
      <w:r w:rsidRPr="00C96387">
        <w:tab/>
        <w:t>Louisiana Consumer Use Tax Return.</w:t>
      </w:r>
    </w:p>
    <w:p w14:paraId="40E30621" w14:textId="77777777" w:rsidR="00B74691" w:rsidRPr="00C96387" w:rsidRDefault="00B74691" w:rsidP="00B74691">
      <w:pPr>
        <w:pStyle w:val="a0"/>
      </w:pPr>
      <w:r w:rsidRPr="00C96387">
        <w:t>b.</w:t>
      </w:r>
      <w:r w:rsidRPr="00C96387">
        <w:tab/>
        <w:t>Fairs, Festivals, and Other Special Events Sales Tax Return.</w:t>
      </w:r>
    </w:p>
    <w:p w14:paraId="606F06B7" w14:textId="77777777" w:rsidR="00B74691" w:rsidRPr="00C96387" w:rsidRDefault="00B74691" w:rsidP="00B74691">
      <w:pPr>
        <w:pStyle w:val="a0"/>
      </w:pPr>
      <w:r w:rsidRPr="00C96387">
        <w:t>c.</w:t>
      </w:r>
      <w:r w:rsidRPr="00C96387">
        <w:tab/>
        <w:t>Watercraft Sales Tax Payment Certification.</w:t>
      </w:r>
    </w:p>
    <w:p w14:paraId="1E617572" w14:textId="77777777" w:rsidR="00B74691" w:rsidRPr="00C96387" w:rsidRDefault="00B74691" w:rsidP="00B74691">
      <w:pPr>
        <w:pStyle w:val="1"/>
      </w:pPr>
      <w:r w:rsidRPr="00C96387">
        <w:t>6.</w:t>
      </w:r>
      <w:r w:rsidRPr="00C96387">
        <w:tab/>
        <w:t>returns reporting taxes levied by the Louisiana Stadium and Exposition District and New Orleans Exhibition Hall Authority except the Ernest N. Morial Convention Center Service Contractor Tax Return and Tour Tax Return.</w:t>
      </w:r>
    </w:p>
    <w:p w14:paraId="1BE35D86" w14:textId="77777777" w:rsidR="00B74691" w:rsidRPr="00C96387" w:rsidRDefault="00B74691" w:rsidP="00B74691">
      <w:pPr>
        <w:pStyle w:val="1"/>
      </w:pPr>
      <w:r w:rsidRPr="00C96387">
        <w:t>7.</w:t>
      </w:r>
      <w:r w:rsidRPr="00C96387">
        <w:tab/>
        <w:t>automobile rental excise tax returns.</w:t>
      </w:r>
    </w:p>
    <w:p w14:paraId="7C879F9D" w14:textId="77777777" w:rsidR="00B74691" w:rsidRPr="00C96387" w:rsidRDefault="00B74691" w:rsidP="00B74691">
      <w:pPr>
        <w:pStyle w:val="1"/>
        <w:rPr>
          <w:strike/>
        </w:rPr>
      </w:pPr>
      <w:r w:rsidRPr="00C96387">
        <w:t>8.</w:t>
      </w:r>
      <w:r w:rsidRPr="00C96387">
        <w:tab/>
        <w:t xml:space="preserve">all alcoholic beverage tax returns and reports, including returns reporting the parish and municipalities tax on beverages of low alcoholic content. </w:t>
      </w:r>
    </w:p>
    <w:p w14:paraId="7A03443D" w14:textId="77777777" w:rsidR="00B74691" w:rsidRPr="00C96387" w:rsidRDefault="00B74691" w:rsidP="00B74691">
      <w:pPr>
        <w:pStyle w:val="1"/>
      </w:pPr>
      <w:r w:rsidRPr="00C96387">
        <w:t>9.</w:t>
      </w:r>
      <w:r w:rsidRPr="00C96387">
        <w:tab/>
        <w:t>severance tax returns and reports required by R.S. 47:635 and 640.</w:t>
      </w:r>
    </w:p>
    <w:p w14:paraId="6A5DE240" w14:textId="77777777" w:rsidR="00B74691" w:rsidRPr="00C96387" w:rsidRDefault="00B74691" w:rsidP="00B74691">
      <w:pPr>
        <w:pStyle w:val="1"/>
      </w:pPr>
      <w:r w:rsidRPr="00C96387">
        <w:t>10.</w:t>
      </w:r>
      <w:r w:rsidRPr="00C96387">
        <w:tab/>
        <w:t>applications for certification of reduced severance tax rates.</w:t>
      </w:r>
    </w:p>
    <w:p w14:paraId="2EBDA876" w14:textId="77777777" w:rsidR="00B74691" w:rsidRPr="00C96387" w:rsidRDefault="00B74691" w:rsidP="00B74691">
      <w:pPr>
        <w:pStyle w:val="1"/>
      </w:pPr>
      <w:r w:rsidRPr="00C96387">
        <w:rPr>
          <w:kern w:val="0"/>
        </w:rPr>
        <w:t>11.</w:t>
      </w:r>
      <w:r w:rsidRPr="00C96387">
        <w:rPr>
          <w:kern w:val="0"/>
        </w:rPr>
        <w:tab/>
        <w:t>a</w:t>
      </w:r>
      <w:r w:rsidRPr="00C96387">
        <w:t xml:space="preserve">ll telecommunication tax for the deaf returns. </w:t>
      </w:r>
    </w:p>
    <w:p w14:paraId="3CF49055" w14:textId="77777777" w:rsidR="00B74691" w:rsidRPr="00C96387" w:rsidRDefault="00B74691" w:rsidP="00B74691">
      <w:pPr>
        <w:pStyle w:val="1"/>
      </w:pPr>
      <w:r w:rsidRPr="00C96387">
        <w:t>12.</w:t>
      </w:r>
      <w:r w:rsidRPr="00C96387">
        <w:tab/>
        <w:t>all tobacco tax returns and reports.</w:t>
      </w:r>
    </w:p>
    <w:p w14:paraId="0D51E213" w14:textId="77777777" w:rsidR="00B74691" w:rsidRPr="00C96387" w:rsidRDefault="00B74691" w:rsidP="00B74691">
      <w:pPr>
        <w:pStyle w:val="1"/>
      </w:pPr>
      <w:r w:rsidRPr="00C96387">
        <w:t>13.</w:t>
      </w:r>
      <w:r w:rsidRPr="00C96387">
        <w:tab/>
        <w:t>consumable hemp products tax returns.</w:t>
      </w:r>
    </w:p>
    <w:p w14:paraId="195ABA89" w14:textId="77777777" w:rsidR="00B74691" w:rsidRPr="00C96387" w:rsidRDefault="00B74691" w:rsidP="00B74691">
      <w:pPr>
        <w:pStyle w:val="1"/>
      </w:pPr>
      <w:r w:rsidRPr="00C96387">
        <w:t>14.</w:t>
      </w:r>
      <w:r w:rsidRPr="00C96387">
        <w:tab/>
        <w:t>hazardous waste disposal tax returns.</w:t>
      </w:r>
    </w:p>
    <w:p w14:paraId="48B2E61F" w14:textId="77777777" w:rsidR="00B74691" w:rsidRPr="00C96387" w:rsidRDefault="00B74691" w:rsidP="00B74691">
      <w:pPr>
        <w:pStyle w:val="1"/>
      </w:pPr>
      <w:r w:rsidRPr="00C96387">
        <w:t>15.</w:t>
      </w:r>
      <w:r w:rsidRPr="00C96387">
        <w:tab/>
        <w:t>transportation and communications utilities tax returns.</w:t>
      </w:r>
    </w:p>
    <w:p w14:paraId="123310A0" w14:textId="77777777" w:rsidR="00B74691" w:rsidRPr="00C96387" w:rsidRDefault="00B74691" w:rsidP="00B74691">
      <w:pPr>
        <w:pStyle w:val="1"/>
      </w:pPr>
      <w:r w:rsidRPr="00C96387">
        <w:t>16.</w:t>
      </w:r>
      <w:r w:rsidRPr="00C96387">
        <w:tab/>
        <w:t>inspection and supervision fee reports.</w:t>
      </w:r>
    </w:p>
    <w:p w14:paraId="4C118A0A" w14:textId="77777777" w:rsidR="00B74691" w:rsidRPr="00C96387" w:rsidRDefault="00B74691" w:rsidP="00B74691">
      <w:pPr>
        <w:pStyle w:val="1"/>
      </w:pPr>
      <w:r w:rsidRPr="00C96387">
        <w:t>17.</w:t>
      </w:r>
      <w:r w:rsidRPr="00C96387">
        <w:tab/>
        <w:t>oilfield site restoration fee returns.</w:t>
      </w:r>
    </w:p>
    <w:p w14:paraId="57E97926" w14:textId="77777777" w:rsidR="00B74691" w:rsidRPr="00C96387" w:rsidRDefault="00B74691" w:rsidP="00B74691">
      <w:pPr>
        <w:pStyle w:val="1"/>
      </w:pPr>
      <w:r w:rsidRPr="00C96387">
        <w:t>18.</w:t>
      </w:r>
      <w:r w:rsidRPr="00C96387">
        <w:tab/>
        <w:t>any other return or report required by law or regulation to be filed electronically.</w:t>
      </w:r>
    </w:p>
    <w:p w14:paraId="32D986A4" w14:textId="77777777" w:rsidR="00B74691" w:rsidRPr="00C96387" w:rsidRDefault="00B74691" w:rsidP="00B74691">
      <w:pPr>
        <w:pStyle w:val="A"/>
      </w:pPr>
      <w:r w:rsidRPr="00C96387">
        <w:t>B.</w:t>
      </w:r>
      <w:r w:rsidRPr="00C96387">
        <w:tab/>
        <w:t xml:space="preserve">The electronic filing mandates in this Section shall apply to all returns filed on or after January 1, 2026, for any return or report not previously mandated for electronic filing by LAC 61:I.1515, LAC 61:III.1511, 1513, 1515, 1517, 1519, 1521, 1523, 1525, 1529, 1533, 1535, 1539, 1541, 1543, 1545, 1547, or 1549 prior to their repeal, or Section 1551 of this </w:t>
      </w:r>
      <w:r w:rsidRPr="00C96387">
        <w:t>Chapter adopted by Emergency Rule effective January 1, 2025.</w:t>
      </w:r>
    </w:p>
    <w:p w14:paraId="5E0F0144" w14:textId="77777777" w:rsidR="00B74691" w:rsidRPr="00C96387" w:rsidRDefault="00B74691" w:rsidP="00B74691">
      <w:pPr>
        <w:pStyle w:val="A"/>
      </w:pPr>
      <w:bookmarkStart w:id="1619" w:name="_Hlk210630910"/>
      <w:r w:rsidRPr="00C96387">
        <w:t>C.</w:t>
      </w:r>
      <w:r w:rsidRPr="00C96387">
        <w:tab/>
      </w:r>
      <w:bookmarkStart w:id="1620" w:name="_Hlk210630997"/>
      <w:r w:rsidRPr="00C96387">
        <w:t>Notwithstanding Subsection B of this Section, the electronic filing mandate for the transmittal of withholding tax statements, Form L-3, shall apply to all returns and reports filed on or after January 1, 2027.</w:t>
      </w:r>
      <w:bookmarkEnd w:id="1619"/>
      <w:bookmarkEnd w:id="1620"/>
    </w:p>
    <w:p w14:paraId="00B076AF" w14:textId="77777777" w:rsidR="00B74691" w:rsidRPr="00C96387" w:rsidRDefault="00B74691" w:rsidP="00B74691">
      <w:pPr>
        <w:pStyle w:val="HistoricalNote"/>
      </w:pPr>
      <w:bookmarkStart w:id="1621" w:name="_Hlk207879351"/>
      <w:r w:rsidRPr="00C96387">
        <w:t>AUTHORITY NOTE:</w:t>
      </w:r>
      <w:r w:rsidRPr="00C96387">
        <w:tab/>
        <w:t>Promulgated in accordance with R.S. 13:5077, R.S. 26:354, R.S. 26:492, R.S. 47:551, R.S. 47:1061, R.S. 47:1511, R.S. 47:1519, R.S. 47:1520.</w:t>
      </w:r>
    </w:p>
    <w:p w14:paraId="4714116E" w14:textId="0CC5B70C" w:rsidR="00B74691" w:rsidRDefault="00B74691" w:rsidP="00B74691">
      <w:pPr>
        <w:pStyle w:val="HistoricalNote"/>
      </w:pPr>
      <w:r w:rsidRPr="00C96387">
        <w:t>HISTORICAL NOTE:</w:t>
      </w:r>
      <w:r w:rsidRPr="00C96387">
        <w:tab/>
        <w:t>Promulgated by the Department of Revenue, Tax Policy and Planning Division, LR 52:72 (January 2026).</w:t>
      </w:r>
      <w:bookmarkEnd w:id="1621"/>
    </w:p>
    <w:p w14:paraId="1BBDF4E7" w14:textId="77777777" w:rsidR="00914822" w:rsidRPr="00914822" w:rsidRDefault="00914822" w:rsidP="00914822">
      <w:pPr>
        <w:pStyle w:val="Section"/>
      </w:pPr>
      <w:bookmarkStart w:id="1622" w:name="_Toc238197799"/>
      <w:r>
        <w:t>§</w:t>
      </w:r>
      <w:r w:rsidRPr="00914822">
        <w:t>1503.</w:t>
      </w:r>
      <w:r w:rsidRPr="00914822">
        <w:tab/>
        <w:t>Corporation Franchise Tax Returns—Electronic Filing Requirements</w:t>
      </w:r>
      <w:bookmarkEnd w:id="1622"/>
    </w:p>
    <w:p w14:paraId="616905E0" w14:textId="77777777" w:rsidR="00914822" w:rsidRPr="00914822" w:rsidRDefault="00914822" w:rsidP="00914822">
      <w:pPr>
        <w:pStyle w:val="A"/>
      </w:pPr>
      <w:r w:rsidRPr="00914822">
        <w:t>A.</w:t>
      </w:r>
      <w:r w:rsidRPr="00914822">
        <w:tab/>
        <w:t>Every corporation that files a Louisiana Corporation Franchise Tax Return shall be required to file the return electronically with the Department of Revenue using the electronic format prescribed by the department as follows:</w:t>
      </w:r>
    </w:p>
    <w:p w14:paraId="151358EA" w14:textId="77777777" w:rsidR="00914822" w:rsidRPr="00914822" w:rsidRDefault="00914822" w:rsidP="00914822">
      <w:pPr>
        <w:pStyle w:val="1"/>
      </w:pPr>
      <w:r w:rsidRPr="00914822">
        <w:t>1.</w:t>
      </w:r>
      <w:r w:rsidRPr="00914822">
        <w:tab/>
        <w:t>For tax periods beginning on or after January 1, 2019, every corporation with total assets which have an absolute value equal to or greater than $500,000 (total assets with a value equal to or greater than $500,000 or with a value equal to or less than -$500,000) shall file the return electronically.</w:t>
      </w:r>
    </w:p>
    <w:p w14:paraId="2246CA1F" w14:textId="77777777" w:rsidR="00914822" w:rsidRPr="00914822" w:rsidRDefault="00914822" w:rsidP="00914822">
      <w:pPr>
        <w:pStyle w:val="1"/>
      </w:pPr>
      <w:r w:rsidRPr="00914822">
        <w:t>2.</w:t>
      </w:r>
      <w:r w:rsidRPr="00914822">
        <w:tab/>
        <w:t>For tax periods beginning on or after January 1, 2020, every corporation with total assets which have an absolute value equal to or greater than $250,000 (total assets with a value equal to or greater than $250,000 or with a value equal to or less than -$250,000) shall file the return electronically.</w:t>
      </w:r>
    </w:p>
    <w:p w14:paraId="10C4DB2F" w14:textId="77777777" w:rsidR="00914822" w:rsidRPr="00914822" w:rsidRDefault="00914822" w:rsidP="00914822">
      <w:pPr>
        <w:pStyle w:val="1"/>
      </w:pPr>
      <w:r w:rsidRPr="00914822">
        <w:t>3.</w:t>
      </w:r>
      <w:r w:rsidRPr="00914822">
        <w:tab/>
        <w:t>For purposes of this Section, assets shall mean:</w:t>
      </w:r>
    </w:p>
    <w:p w14:paraId="6B195E55" w14:textId="77777777" w:rsidR="00914822" w:rsidRPr="00914822" w:rsidRDefault="00914822" w:rsidP="00914822">
      <w:pPr>
        <w:pStyle w:val="a0"/>
      </w:pPr>
      <w:r w:rsidRPr="00914822">
        <w:t>a.</w:t>
      </w:r>
      <w:r w:rsidRPr="00914822">
        <w:tab/>
        <w:t>total worldwide assets of the corporation as reported on Line F of the LA CIFT 620;</w:t>
      </w:r>
    </w:p>
    <w:p w14:paraId="4744CEED" w14:textId="77777777" w:rsidR="00914822" w:rsidRPr="00914822" w:rsidRDefault="00914822" w:rsidP="00914822">
      <w:pPr>
        <w:pStyle w:val="a0"/>
      </w:pPr>
      <w:r w:rsidRPr="00914822">
        <w:t>b.</w:t>
      </w:r>
      <w:r w:rsidRPr="00914822">
        <w:tab/>
        <w:t xml:space="preserve">total assets shall include both tangible and intangible assets; and </w:t>
      </w:r>
    </w:p>
    <w:p w14:paraId="35C3313D" w14:textId="77777777" w:rsidR="00914822" w:rsidRPr="00914822" w:rsidRDefault="00914822" w:rsidP="00914822">
      <w:pPr>
        <w:pStyle w:val="a0"/>
      </w:pPr>
      <w:r w:rsidRPr="00914822">
        <w:t>c.</w:t>
      </w:r>
      <w:r w:rsidRPr="00914822">
        <w:tab/>
        <w:t>total assets shall be valuated based upon book value which takes into account depreciation and depletion of assets.</w:t>
      </w:r>
    </w:p>
    <w:p w14:paraId="1C44D484" w14:textId="77777777" w:rsidR="00914822" w:rsidRPr="00914822" w:rsidRDefault="00914822" w:rsidP="00914822">
      <w:pPr>
        <w:pStyle w:val="1"/>
      </w:pPr>
      <w:r w:rsidRPr="00914822">
        <w:t>4.</w:t>
      </w:r>
      <w:r w:rsidRPr="00914822">
        <w:tab/>
        <w:t>Corporations required to electronically file their Louisiana Corporation Franchise Tax Return may not send paper versions of any forms to be included as part of their return.</w:t>
      </w:r>
    </w:p>
    <w:p w14:paraId="1799A040" w14:textId="77777777" w:rsidR="00914822" w:rsidRPr="00914822" w:rsidRDefault="00914822" w:rsidP="00914822">
      <w:pPr>
        <w:pStyle w:val="1"/>
      </w:pPr>
      <w:r w:rsidRPr="00914822">
        <w:t>5.</w:t>
      </w:r>
      <w:r w:rsidRPr="00914822">
        <w:tab/>
        <w:t xml:space="preserve">This electronic filing mandate applies to corporations and preparers who file the return on a business entity’s behalf. </w:t>
      </w:r>
    </w:p>
    <w:p w14:paraId="7BA577FC" w14:textId="77777777" w:rsidR="00914822" w:rsidRPr="00914822" w:rsidRDefault="00914822" w:rsidP="00DE7281">
      <w:pPr>
        <w:pStyle w:val="A"/>
        <w:tabs>
          <w:tab w:val="clear" w:pos="540"/>
          <w:tab w:val="left" w:pos="630"/>
          <w:tab w:val="left" w:pos="720"/>
        </w:tabs>
      </w:pPr>
      <w:r w:rsidRPr="00914822">
        <w:t>B.1.</w:t>
      </w:r>
      <w:r w:rsidR="00DE7281">
        <w:tab/>
      </w:r>
      <w:r w:rsidRPr="00914822">
        <w:t>Failure to comply with this electronic filing requirement of this section will result in the assessment of a penalty as provided for in R.S. 47:1520(B).</w:t>
      </w:r>
    </w:p>
    <w:p w14:paraId="15F8FC5B" w14:textId="77777777" w:rsidR="00914822" w:rsidRPr="00914822" w:rsidRDefault="00914822" w:rsidP="00914822">
      <w:pPr>
        <w:pStyle w:val="1"/>
      </w:pPr>
      <w:r w:rsidRPr="00914822">
        <w:t>2.</w:t>
      </w:r>
      <w:r w:rsidRPr="00914822">
        <w:tab/>
        <w:t>Waiver of the penalty provided for in paragraph 1 of this subsection shall only be allowed as provided for in R.S. 47:1520(B).</w:t>
      </w:r>
    </w:p>
    <w:p w14:paraId="0BF5E1A4" w14:textId="77777777" w:rsidR="00914822" w:rsidRPr="00914822" w:rsidRDefault="00914822" w:rsidP="00914822">
      <w:pPr>
        <w:pStyle w:val="AuthorityNote"/>
      </w:pPr>
      <w:r w:rsidRPr="00914822">
        <w:t>AUTHORITY NOTE:</w:t>
      </w:r>
      <w:r w:rsidRPr="00914822">
        <w:tab/>
        <w:t xml:space="preserve"> Promulgated in accordance with R.S. 47:609, 1511, and 1520.</w:t>
      </w:r>
    </w:p>
    <w:p w14:paraId="72DDF4FE" w14:textId="77777777" w:rsidR="00914822" w:rsidRDefault="00914822" w:rsidP="00914822">
      <w:pPr>
        <w:pStyle w:val="HistoricalNote"/>
      </w:pPr>
      <w:r w:rsidRPr="00914822">
        <w:lastRenderedPageBreak/>
        <w:t>HISTORICAL NOTE:</w:t>
      </w:r>
      <w:r w:rsidRPr="00914822">
        <w:tab/>
        <w:t>Promulgated by the Department of Revenue, Policy Services Division, LR 44:1639 (September 2018).</w:t>
      </w:r>
    </w:p>
    <w:p w14:paraId="7423A914" w14:textId="77777777" w:rsidR="00B74691" w:rsidRPr="00C96387" w:rsidRDefault="00B74691" w:rsidP="00B74691">
      <w:pPr>
        <w:pStyle w:val="Section"/>
      </w:pPr>
      <w:bookmarkStart w:id="1623" w:name="_Toc238197800"/>
      <w:r w:rsidRPr="00C96387">
        <w:t>§1504.</w:t>
      </w:r>
      <w:r w:rsidRPr="00C96387">
        <w:tab/>
        <w:t>Payments Required to be Made Electronically</w:t>
      </w:r>
      <w:bookmarkEnd w:id="1623"/>
    </w:p>
    <w:p w14:paraId="171A6093" w14:textId="77777777" w:rsidR="00B74691" w:rsidRPr="00C96387" w:rsidRDefault="00B74691" w:rsidP="00B74691">
      <w:pPr>
        <w:pStyle w:val="A"/>
      </w:pPr>
      <w:r w:rsidRPr="00C96387">
        <w:t>A.</w:t>
      </w:r>
      <w:r w:rsidRPr="00C96387">
        <w:tab/>
        <w:t>In addition to the requirements for electronic payment set forth in LAC 61:I.4910, the following payments shall be made by electronic funds transfer:</w:t>
      </w:r>
    </w:p>
    <w:p w14:paraId="69F7A810" w14:textId="77777777" w:rsidR="00B74691" w:rsidRPr="00C96387" w:rsidRDefault="00B74691" w:rsidP="00B74691">
      <w:pPr>
        <w:pStyle w:val="1"/>
      </w:pPr>
      <w:r w:rsidRPr="00C96387">
        <w:t>1.</w:t>
      </w:r>
      <w:r w:rsidRPr="00C96387">
        <w:tab/>
        <w:t>withholding tax.</w:t>
      </w:r>
    </w:p>
    <w:p w14:paraId="5CF764A6" w14:textId="77777777" w:rsidR="00B74691" w:rsidRPr="00C96387" w:rsidRDefault="00B74691" w:rsidP="00B74691">
      <w:pPr>
        <w:pStyle w:val="1"/>
      </w:pPr>
      <w:r w:rsidRPr="00C96387">
        <w:t>2.</w:t>
      </w:r>
      <w:r w:rsidRPr="00C96387">
        <w:tab/>
        <w:t>composite payments paid by S corporations pursuant to R.S. 47:287.732.1.</w:t>
      </w:r>
    </w:p>
    <w:p w14:paraId="19DD114B" w14:textId="77777777" w:rsidR="00B74691" w:rsidRPr="00C96387" w:rsidRDefault="00B74691" w:rsidP="00B74691">
      <w:pPr>
        <w:pStyle w:val="1"/>
      </w:pPr>
      <w:r w:rsidRPr="00C96387">
        <w:t>3.</w:t>
      </w:r>
      <w:r w:rsidRPr="00C96387">
        <w:tab/>
        <w:t>sales and use taxes, except payment due with the following returns:</w:t>
      </w:r>
    </w:p>
    <w:p w14:paraId="50ED2DAE" w14:textId="77777777" w:rsidR="00B74691" w:rsidRPr="00C96387" w:rsidRDefault="00B74691" w:rsidP="00B74691">
      <w:pPr>
        <w:pStyle w:val="a0"/>
      </w:pPr>
      <w:r w:rsidRPr="00C96387">
        <w:t>a.</w:t>
      </w:r>
      <w:r w:rsidRPr="00C96387">
        <w:tab/>
        <w:t>Louisiana Consumer Use Tax Return.</w:t>
      </w:r>
    </w:p>
    <w:p w14:paraId="35FE5855" w14:textId="77777777" w:rsidR="00B74691" w:rsidRPr="00C96387" w:rsidRDefault="00B74691" w:rsidP="00B74691">
      <w:pPr>
        <w:pStyle w:val="a0"/>
      </w:pPr>
      <w:r w:rsidRPr="00C96387">
        <w:t>b.</w:t>
      </w:r>
      <w:r w:rsidRPr="00C96387">
        <w:tab/>
        <w:t>Fairs, Festivals, and Other Special Events Sales Tax Return.</w:t>
      </w:r>
    </w:p>
    <w:p w14:paraId="798F92D6" w14:textId="77777777" w:rsidR="00B74691" w:rsidRPr="00C96387" w:rsidRDefault="00B74691" w:rsidP="00B74691">
      <w:pPr>
        <w:pStyle w:val="a0"/>
      </w:pPr>
      <w:r w:rsidRPr="00C96387">
        <w:t>c.</w:t>
      </w:r>
      <w:r w:rsidRPr="00C96387">
        <w:tab/>
        <w:t>Watercraft Sales Tax Payment Certification.</w:t>
      </w:r>
    </w:p>
    <w:p w14:paraId="14011368" w14:textId="77777777" w:rsidR="00B74691" w:rsidRPr="00C96387" w:rsidRDefault="00B74691" w:rsidP="00B74691">
      <w:pPr>
        <w:pStyle w:val="1"/>
      </w:pPr>
      <w:r w:rsidRPr="00C96387">
        <w:t>4.</w:t>
      </w:r>
      <w:r w:rsidRPr="00C96387">
        <w:tab/>
        <w:t>taxes imposed by the Louisiana Stadium and Exposition District.</w:t>
      </w:r>
    </w:p>
    <w:p w14:paraId="08523368" w14:textId="77777777" w:rsidR="00B74691" w:rsidRPr="00C96387" w:rsidRDefault="00B74691" w:rsidP="00B74691">
      <w:pPr>
        <w:pStyle w:val="1"/>
      </w:pPr>
      <w:r w:rsidRPr="00C96387">
        <w:t>5.</w:t>
      </w:r>
      <w:r w:rsidRPr="00C96387">
        <w:tab/>
        <w:t xml:space="preserve">taxes imposed by the New Orleans Exhibition Hall Authority, except the Ernest M. Morial Convention Center service contractor and tour taxes. </w:t>
      </w:r>
    </w:p>
    <w:p w14:paraId="548AE037" w14:textId="77777777" w:rsidR="00B74691" w:rsidRPr="00C96387" w:rsidRDefault="00B74691" w:rsidP="00B74691">
      <w:pPr>
        <w:pStyle w:val="1"/>
      </w:pPr>
      <w:r w:rsidRPr="00C96387">
        <w:t>6.</w:t>
      </w:r>
      <w:r w:rsidRPr="00C96387">
        <w:tab/>
        <w:t>automobile rental excise tax.</w:t>
      </w:r>
    </w:p>
    <w:p w14:paraId="6EC88A19" w14:textId="77777777" w:rsidR="00B74691" w:rsidRPr="00C96387" w:rsidRDefault="00B74691" w:rsidP="00B74691">
      <w:pPr>
        <w:pStyle w:val="1"/>
      </w:pPr>
      <w:r w:rsidRPr="00C96387">
        <w:t>7.</w:t>
      </w:r>
      <w:r w:rsidRPr="00C96387">
        <w:tab/>
        <w:t>alcoholic beverage taxes.</w:t>
      </w:r>
    </w:p>
    <w:p w14:paraId="1E66E568" w14:textId="77777777" w:rsidR="00B74691" w:rsidRPr="00C96387" w:rsidRDefault="00B74691" w:rsidP="00B74691">
      <w:pPr>
        <w:pStyle w:val="1"/>
      </w:pPr>
      <w:r w:rsidRPr="00C96387">
        <w:t>8.</w:t>
      </w:r>
      <w:r w:rsidRPr="00C96387">
        <w:tab/>
        <w:t>severance taxes.</w:t>
      </w:r>
    </w:p>
    <w:p w14:paraId="6C7B983A" w14:textId="77777777" w:rsidR="00B74691" w:rsidRPr="00C96387" w:rsidRDefault="00B74691" w:rsidP="00B74691">
      <w:pPr>
        <w:pStyle w:val="1"/>
      </w:pPr>
      <w:r w:rsidRPr="00C96387">
        <w:t>9.</w:t>
      </w:r>
      <w:r w:rsidRPr="00C96387">
        <w:tab/>
        <w:t>telecommunication tax for the deaf.</w:t>
      </w:r>
    </w:p>
    <w:p w14:paraId="5C8BD3EB" w14:textId="77777777" w:rsidR="00B74691" w:rsidRPr="00C96387" w:rsidRDefault="00B74691" w:rsidP="00B74691">
      <w:pPr>
        <w:pStyle w:val="1"/>
      </w:pPr>
      <w:r w:rsidRPr="00C96387">
        <w:t>10.</w:t>
      </w:r>
      <w:r w:rsidRPr="00C96387">
        <w:tab/>
        <w:t>tobacco taxes.</w:t>
      </w:r>
    </w:p>
    <w:p w14:paraId="7B4DB91B" w14:textId="77777777" w:rsidR="00B74691" w:rsidRPr="00C96387" w:rsidRDefault="00B74691" w:rsidP="00B74691">
      <w:pPr>
        <w:pStyle w:val="1"/>
      </w:pPr>
      <w:r w:rsidRPr="00C96387">
        <w:t>11.</w:t>
      </w:r>
      <w:r w:rsidRPr="00C96387">
        <w:tab/>
        <w:t>consumable hemp products taxes.</w:t>
      </w:r>
    </w:p>
    <w:p w14:paraId="6FC33FBC" w14:textId="77777777" w:rsidR="00B74691" w:rsidRPr="00C96387" w:rsidRDefault="00B74691" w:rsidP="00B74691">
      <w:pPr>
        <w:pStyle w:val="1"/>
      </w:pPr>
      <w:r w:rsidRPr="00C96387">
        <w:t>12.</w:t>
      </w:r>
      <w:r w:rsidRPr="00C96387">
        <w:tab/>
        <w:t>hazardous waste disposal tax.</w:t>
      </w:r>
    </w:p>
    <w:p w14:paraId="3071041D" w14:textId="77777777" w:rsidR="00B74691" w:rsidRPr="00C96387" w:rsidRDefault="00B74691" w:rsidP="00B74691">
      <w:pPr>
        <w:pStyle w:val="1"/>
      </w:pPr>
      <w:r w:rsidRPr="00C96387">
        <w:t>13.</w:t>
      </w:r>
      <w:r w:rsidRPr="00C96387">
        <w:tab/>
        <w:t>transportation and communication utilities taxes.</w:t>
      </w:r>
    </w:p>
    <w:p w14:paraId="7AB786E7" w14:textId="77777777" w:rsidR="00B74691" w:rsidRPr="00C96387" w:rsidRDefault="00B74691" w:rsidP="00B74691">
      <w:pPr>
        <w:pStyle w:val="1"/>
      </w:pPr>
      <w:r w:rsidRPr="00C96387">
        <w:t>14.</w:t>
      </w:r>
      <w:r w:rsidRPr="00C96387">
        <w:tab/>
        <w:t>inspection and supervision fees.</w:t>
      </w:r>
    </w:p>
    <w:p w14:paraId="6DBF38DC" w14:textId="77777777" w:rsidR="00B74691" w:rsidRPr="00C96387" w:rsidRDefault="00B74691" w:rsidP="00B74691">
      <w:pPr>
        <w:pStyle w:val="1"/>
      </w:pPr>
      <w:r w:rsidRPr="00C96387">
        <w:t>15.</w:t>
      </w:r>
      <w:r w:rsidRPr="00C96387">
        <w:tab/>
        <w:t>oilfield site restoration fees.</w:t>
      </w:r>
    </w:p>
    <w:p w14:paraId="5BF55452" w14:textId="77777777" w:rsidR="00B74691" w:rsidRPr="00C96387" w:rsidRDefault="00B74691" w:rsidP="00B74691">
      <w:pPr>
        <w:pStyle w:val="A"/>
      </w:pPr>
      <w:r w:rsidRPr="00C96387">
        <w:t>B.</w:t>
      </w:r>
      <w:r w:rsidRPr="00C96387">
        <w:tab/>
        <w:t>The electronic payment mandates in this Section shall apply to payments remitted on or after January 1, 2026, for any payment not previously mandated to be made by electronic funds transfer by LAC 61:III.1525, 1530, 1534, 1536, 1540, 1542, 1544, 1546, 1548, or 1550 prior to their repeal, or Section 1553 of this Chapter (adopted by Emergency Rule effective January 1, 2025) or any other Rule under this Title.</w:t>
      </w:r>
    </w:p>
    <w:p w14:paraId="6DB0A621" w14:textId="77777777" w:rsidR="00B74691" w:rsidRPr="00C96387" w:rsidRDefault="00B74691" w:rsidP="00B74691">
      <w:pPr>
        <w:pStyle w:val="AuthorityNote"/>
      </w:pPr>
      <w:bookmarkStart w:id="1624" w:name="_Hlk207879331"/>
      <w:r w:rsidRPr="00C96387">
        <w:t>AUTHORITY NOTE:</w:t>
      </w:r>
      <w:r w:rsidRPr="00C96387">
        <w:tab/>
        <w:t>Promulgated in accordance with R.S. 13:5077, R.S. 26:492, R.S. 47:551, R.S. 47:1061, R.S. 47:1511, R.S. 47:1519, R.S. 47:1520.</w:t>
      </w:r>
    </w:p>
    <w:p w14:paraId="2B8E4334" w14:textId="2CE21FC0" w:rsidR="00B74691" w:rsidRDefault="00B74691" w:rsidP="00B74691">
      <w:pPr>
        <w:pStyle w:val="HistoricalNote"/>
      </w:pPr>
      <w:r w:rsidRPr="00C96387">
        <w:t>HISTORICAL NOTE: Promulgated by the Department of Revenue, Tax Policy and Planning Division, LR 52:72 (January 2026).</w:t>
      </w:r>
      <w:bookmarkEnd w:id="1624"/>
    </w:p>
    <w:p w14:paraId="480C98C1" w14:textId="77777777" w:rsidR="00914822" w:rsidRPr="00914822" w:rsidRDefault="00914822" w:rsidP="00914822">
      <w:pPr>
        <w:pStyle w:val="Section"/>
      </w:pPr>
      <w:bookmarkStart w:id="1625" w:name="_Toc238197801"/>
      <w:r>
        <w:t>§</w:t>
      </w:r>
      <w:r w:rsidR="00DE7281">
        <w:t>1505.</w:t>
      </w:r>
      <w:r w:rsidR="00DE7281">
        <w:tab/>
      </w:r>
      <w:r w:rsidRPr="00914822">
        <w:t>Corporation Income Tax Returns—Electronic Filing Requirements</w:t>
      </w:r>
      <w:bookmarkEnd w:id="1625"/>
      <w:r w:rsidRPr="00914822">
        <w:t xml:space="preserve"> </w:t>
      </w:r>
    </w:p>
    <w:p w14:paraId="264CEDEB" w14:textId="77777777" w:rsidR="00914822" w:rsidRPr="00914822" w:rsidRDefault="00914822" w:rsidP="00914822">
      <w:pPr>
        <w:pStyle w:val="A"/>
      </w:pPr>
      <w:r w:rsidRPr="00914822">
        <w:t>A.</w:t>
      </w:r>
      <w:r w:rsidRPr="00914822">
        <w:tab/>
        <w:t xml:space="preserve">Every corporation that files a Louisiana Corporate Income Tax Return shall be required to file the return </w:t>
      </w:r>
      <w:r w:rsidRPr="00914822">
        <w:t>electronically with the Department of Revenue using the electronic format prescribed by the department as follows.</w:t>
      </w:r>
    </w:p>
    <w:p w14:paraId="705026FC" w14:textId="77777777" w:rsidR="00914822" w:rsidRPr="00914822" w:rsidRDefault="00914822" w:rsidP="00914822">
      <w:pPr>
        <w:pStyle w:val="1"/>
      </w:pPr>
      <w:r w:rsidRPr="00914822">
        <w:t>1.</w:t>
      </w:r>
      <w:r w:rsidRPr="00914822">
        <w:tab/>
        <w:t>For tax periods beginning on or after January 1, 2018, every corporation with total assets which have an absolute value equal to or greater than $500,000 (total assets with a value equal to or greater than $500,000 or with a value equal to or less than -$500,000) shall file the return electronically.</w:t>
      </w:r>
    </w:p>
    <w:p w14:paraId="4DF490D9" w14:textId="77777777" w:rsidR="00914822" w:rsidRPr="00914822" w:rsidRDefault="00914822" w:rsidP="00914822">
      <w:pPr>
        <w:pStyle w:val="1"/>
      </w:pPr>
      <w:r w:rsidRPr="00914822">
        <w:t>2.</w:t>
      </w:r>
      <w:r w:rsidRPr="00914822">
        <w:tab/>
        <w:t>For tax periods beginning on or after January 1, 2019, every corporation with total assets with an absolute value equal to or greater than $250,000 (total assets with a value equal to or greater than $250,000 or with a value equal to or less than -$250,000) shall file the return electronically.</w:t>
      </w:r>
    </w:p>
    <w:p w14:paraId="3A65C60D" w14:textId="77777777" w:rsidR="00914822" w:rsidRPr="00914822" w:rsidRDefault="00914822" w:rsidP="00914822">
      <w:pPr>
        <w:pStyle w:val="1"/>
      </w:pPr>
      <w:r w:rsidRPr="00914822">
        <w:t>3.</w:t>
      </w:r>
      <w:r w:rsidRPr="00914822">
        <w:tab/>
        <w:t>For purposes of this Section, assets shall mean:</w:t>
      </w:r>
    </w:p>
    <w:p w14:paraId="6D6BA5CE" w14:textId="77777777" w:rsidR="00914822" w:rsidRPr="00914822" w:rsidRDefault="00914822" w:rsidP="00914822">
      <w:pPr>
        <w:pStyle w:val="a0"/>
      </w:pPr>
      <w:r w:rsidRPr="00914822">
        <w:t>a.</w:t>
      </w:r>
      <w:r w:rsidRPr="00914822">
        <w:tab/>
        <w:t>total worldwide assets of the corporation as reported on Line F of the LA CIFT 620;</w:t>
      </w:r>
    </w:p>
    <w:p w14:paraId="55C4BBCE" w14:textId="77777777" w:rsidR="00914822" w:rsidRPr="00914822" w:rsidRDefault="00914822" w:rsidP="00914822">
      <w:pPr>
        <w:pStyle w:val="a0"/>
      </w:pPr>
      <w:r w:rsidRPr="00914822">
        <w:t>b.</w:t>
      </w:r>
      <w:r w:rsidRPr="00914822">
        <w:tab/>
        <w:t xml:space="preserve">total assets shall include both tangible and intangible assets; and </w:t>
      </w:r>
    </w:p>
    <w:p w14:paraId="7765C44B" w14:textId="77777777" w:rsidR="00914822" w:rsidRPr="00914822" w:rsidRDefault="00914822" w:rsidP="00914822">
      <w:pPr>
        <w:pStyle w:val="a0"/>
      </w:pPr>
      <w:r w:rsidRPr="00914822">
        <w:t>c.</w:t>
      </w:r>
      <w:r w:rsidRPr="00914822">
        <w:tab/>
        <w:t>total assets shall be valuated based upon book value which takes into account depreciation and depletion of assets.</w:t>
      </w:r>
    </w:p>
    <w:p w14:paraId="1628781F" w14:textId="77777777" w:rsidR="00914822" w:rsidRPr="00914822" w:rsidRDefault="00914822" w:rsidP="00914822">
      <w:pPr>
        <w:pStyle w:val="1"/>
      </w:pPr>
      <w:r w:rsidRPr="00914822">
        <w:t>4.</w:t>
      </w:r>
      <w:r w:rsidRPr="00914822">
        <w:tab/>
        <w:t>Corporations required to electronically file their Louisiana corporation income tax return may not send paper versions of any forms to be included as part of their return.</w:t>
      </w:r>
    </w:p>
    <w:p w14:paraId="2994EEF1" w14:textId="77777777" w:rsidR="00914822" w:rsidRPr="00914822" w:rsidRDefault="00914822" w:rsidP="00914822">
      <w:pPr>
        <w:pStyle w:val="1"/>
      </w:pPr>
      <w:r w:rsidRPr="00914822">
        <w:t>5.</w:t>
      </w:r>
      <w:r w:rsidRPr="00914822">
        <w:tab/>
        <w:t xml:space="preserve">This electronic filing mandate applies to corporations and preparers who file the return on a business entity’s behalf. </w:t>
      </w:r>
    </w:p>
    <w:p w14:paraId="519F576F" w14:textId="77777777" w:rsidR="00914822" w:rsidRPr="00914822" w:rsidRDefault="00914822" w:rsidP="00914822">
      <w:pPr>
        <w:pStyle w:val="A"/>
        <w:tabs>
          <w:tab w:val="clear" w:pos="540"/>
          <w:tab w:val="left" w:pos="360"/>
          <w:tab w:val="left" w:pos="720"/>
        </w:tabs>
      </w:pPr>
      <w:r w:rsidRPr="00914822">
        <w:t>B.1.</w:t>
      </w:r>
      <w:r>
        <w:tab/>
      </w:r>
      <w:r w:rsidRPr="00914822">
        <w:t>Failure to comply with this electronic filing requirement of this section will result in the assessment of a penalty as provided for in R.S. 47:1520(B).</w:t>
      </w:r>
    </w:p>
    <w:p w14:paraId="68EA2CE4" w14:textId="77777777" w:rsidR="00914822" w:rsidRPr="00914822" w:rsidRDefault="00914822" w:rsidP="00914822">
      <w:pPr>
        <w:pStyle w:val="1"/>
      </w:pPr>
      <w:r w:rsidRPr="00914822">
        <w:t>2.</w:t>
      </w:r>
      <w:r w:rsidRPr="00914822">
        <w:tab/>
        <w:t>Waiver of the penalty provided for in paragraph 1 of this subsection shall only be allowed as provided for in R.S. 471520(B).</w:t>
      </w:r>
    </w:p>
    <w:p w14:paraId="7AC9126C" w14:textId="77777777" w:rsidR="00914822" w:rsidRPr="00914822" w:rsidRDefault="00914822" w:rsidP="00914822">
      <w:pPr>
        <w:pStyle w:val="AuthorityNote"/>
      </w:pPr>
      <w:r w:rsidRPr="00914822">
        <w:t>AUTHORITY NOTE:</w:t>
      </w:r>
      <w:r w:rsidRPr="00914822">
        <w:tab/>
        <w:t>Promulgated in accordance with R.S. 47:287.614, 1511, and 1520.</w:t>
      </w:r>
    </w:p>
    <w:p w14:paraId="0ED4B325" w14:textId="77777777" w:rsidR="00914822" w:rsidRPr="00914822" w:rsidRDefault="00914822" w:rsidP="00914822">
      <w:pPr>
        <w:pStyle w:val="HistoricalNote"/>
      </w:pPr>
      <w:r w:rsidRPr="00914822">
        <w:t>HISTORICAL NOTE:</w:t>
      </w:r>
      <w:r w:rsidRPr="00914822">
        <w:tab/>
        <w:t>Promulgated by the Department of Revenue, Policy Services Division, LR 44:1639 (September 2018).</w:t>
      </w:r>
    </w:p>
    <w:p w14:paraId="10E95A4D" w14:textId="77777777" w:rsidR="00914822" w:rsidRPr="00914822" w:rsidRDefault="00914822" w:rsidP="00914822">
      <w:pPr>
        <w:pStyle w:val="Section"/>
      </w:pPr>
      <w:bookmarkStart w:id="1626" w:name="_Toc238197802"/>
      <w:r>
        <w:t>§</w:t>
      </w:r>
      <w:r w:rsidRPr="00914822">
        <w:t>1507.</w:t>
      </w:r>
      <w:r w:rsidRPr="00914822">
        <w:tab/>
        <w:t>Partnership Returns—Electronic Filing Requirements</w:t>
      </w:r>
      <w:bookmarkEnd w:id="1626"/>
    </w:p>
    <w:p w14:paraId="6339F6DD" w14:textId="77777777" w:rsidR="00ED231C" w:rsidRPr="000F3F86" w:rsidRDefault="00ED231C" w:rsidP="00ED231C">
      <w:pPr>
        <w:pStyle w:val="A"/>
      </w:pPr>
      <w:r w:rsidRPr="000F3F86">
        <w:t>A.</w:t>
      </w:r>
      <w:r w:rsidRPr="000F3F86">
        <w:tab/>
        <w:t xml:space="preserve">Every partnership that files a Louisiana Partnership Tax Return, except for those partnerships filing composite partnership returns, shall be required to file the return electronically with the Department of Revenue using the electronic format prescribed by the department. For taxable periods beginning on or after January 1, 2021, partnerships filing composite partnership returns must also file a Louisiana Partnership Return electronically. </w:t>
      </w:r>
      <w:r>
        <w:t>The format shall be as follows.</w:t>
      </w:r>
    </w:p>
    <w:p w14:paraId="41C073A5" w14:textId="77777777" w:rsidR="00914822" w:rsidRPr="00914822" w:rsidRDefault="00914822" w:rsidP="00914822">
      <w:pPr>
        <w:pStyle w:val="1"/>
      </w:pPr>
      <w:r w:rsidRPr="00914822">
        <w:t>1.</w:t>
      </w:r>
      <w:r w:rsidRPr="00914822">
        <w:tab/>
        <w:t xml:space="preserve">For tax periods beginning on or after January 1, 2018, every partnership with total assets which have an absolute value equal to or greater than $500,000 (total assets with a value equal to or greater than $500,000 or with a value </w:t>
      </w:r>
      <w:r w:rsidRPr="00914822">
        <w:lastRenderedPageBreak/>
        <w:t>equal to or less than -$500,000) shall file the return electronically.</w:t>
      </w:r>
    </w:p>
    <w:p w14:paraId="0F216859" w14:textId="77777777" w:rsidR="00914822" w:rsidRPr="00914822" w:rsidRDefault="00914822" w:rsidP="00914822">
      <w:pPr>
        <w:pStyle w:val="1"/>
      </w:pPr>
      <w:r w:rsidRPr="00914822">
        <w:t>2.</w:t>
      </w:r>
      <w:r w:rsidRPr="00914822">
        <w:tab/>
        <w:t>For tax periods beginning on or after January 1, 2019, every partnership with total assets which have an absolute value equal to or greater than $250,000 (total assets with a value equal to or greater than $250,000 or with a value equal to or less than -$250,000) shall file the return electronically.</w:t>
      </w:r>
    </w:p>
    <w:p w14:paraId="0FACC4EC" w14:textId="77777777" w:rsidR="00914822" w:rsidRPr="00914822" w:rsidRDefault="00914822" w:rsidP="00914822">
      <w:pPr>
        <w:pStyle w:val="1"/>
      </w:pPr>
      <w:r w:rsidRPr="00914822">
        <w:t>3.</w:t>
      </w:r>
      <w:r w:rsidRPr="00914822">
        <w:tab/>
        <w:t>For purposes of this Section, assets shall mean:</w:t>
      </w:r>
    </w:p>
    <w:p w14:paraId="720B5A1D" w14:textId="77777777" w:rsidR="00914822" w:rsidRPr="00914822" w:rsidRDefault="00914822" w:rsidP="00914822">
      <w:pPr>
        <w:pStyle w:val="a0"/>
      </w:pPr>
      <w:r w:rsidRPr="00914822">
        <w:t>a.</w:t>
      </w:r>
      <w:r w:rsidRPr="00914822">
        <w:tab/>
        <w:t>total worldwide assets of the partnership as reported on Line F of the form IT- 565;</w:t>
      </w:r>
    </w:p>
    <w:p w14:paraId="388CF635" w14:textId="77777777" w:rsidR="00914822" w:rsidRPr="00914822" w:rsidRDefault="00914822" w:rsidP="00914822">
      <w:pPr>
        <w:pStyle w:val="a0"/>
      </w:pPr>
      <w:r w:rsidRPr="00914822">
        <w:t>b.</w:t>
      </w:r>
      <w:r w:rsidRPr="00914822">
        <w:tab/>
        <w:t xml:space="preserve">total assets shall include both tangible and intangible assets; and </w:t>
      </w:r>
    </w:p>
    <w:p w14:paraId="12CE29D8" w14:textId="77777777" w:rsidR="00914822" w:rsidRPr="00914822" w:rsidRDefault="00914822" w:rsidP="00914822">
      <w:pPr>
        <w:pStyle w:val="a0"/>
      </w:pPr>
      <w:r w:rsidRPr="00914822">
        <w:t>c.</w:t>
      </w:r>
      <w:r w:rsidRPr="00914822">
        <w:tab/>
        <w:t>total assets shall be valuated based upon book value which takes into account depreciation and depletion of assets.</w:t>
      </w:r>
    </w:p>
    <w:p w14:paraId="0A280E1A" w14:textId="77777777" w:rsidR="00914822" w:rsidRPr="00914822" w:rsidRDefault="00914822" w:rsidP="00914822">
      <w:pPr>
        <w:pStyle w:val="1"/>
      </w:pPr>
      <w:r w:rsidRPr="00914822">
        <w:t>4.</w:t>
      </w:r>
      <w:r w:rsidRPr="00914822">
        <w:tab/>
        <w:t>Partnerships required to electronically-file their Louisiana Partnership Income Tax return may not send paper versions of any forms to be included as part of their return.</w:t>
      </w:r>
    </w:p>
    <w:p w14:paraId="3DB1ABA0" w14:textId="77777777" w:rsidR="00914822" w:rsidRPr="00914822" w:rsidRDefault="00914822" w:rsidP="00914822">
      <w:pPr>
        <w:pStyle w:val="1"/>
      </w:pPr>
      <w:r w:rsidRPr="00914822">
        <w:t>5.</w:t>
      </w:r>
      <w:r w:rsidRPr="00914822">
        <w:tab/>
        <w:t xml:space="preserve">This electronic filing mandate applies to partnerships and preparers who file the return on a business entity’s behalf. </w:t>
      </w:r>
    </w:p>
    <w:p w14:paraId="6411EB18" w14:textId="77777777" w:rsidR="00914822" w:rsidRPr="00914822" w:rsidRDefault="00914822" w:rsidP="00914822">
      <w:pPr>
        <w:pStyle w:val="A"/>
        <w:tabs>
          <w:tab w:val="clear" w:pos="540"/>
          <w:tab w:val="left" w:pos="450"/>
          <w:tab w:val="left" w:pos="720"/>
          <w:tab w:val="left" w:pos="2610"/>
        </w:tabs>
      </w:pPr>
      <w:r>
        <w:t>B.1.</w:t>
      </w:r>
      <w:r w:rsidRPr="00914822">
        <w:tab/>
        <w:t>Failure to comply with this electronic filing requirement of this section will result in the assessment of a penalty as provided for in R.S. 47:1520(B).</w:t>
      </w:r>
    </w:p>
    <w:p w14:paraId="1E74ECFC" w14:textId="77777777" w:rsidR="00914822" w:rsidRPr="00914822" w:rsidRDefault="00914822" w:rsidP="00914822">
      <w:pPr>
        <w:pStyle w:val="1"/>
      </w:pPr>
      <w:r w:rsidRPr="00914822">
        <w:t>2.</w:t>
      </w:r>
      <w:r w:rsidRPr="00914822">
        <w:tab/>
        <w:t>Waiver of the penalty provided for in paragraph 1 of this subsection shall only be allowed as provided for in R.S. 471520(B).</w:t>
      </w:r>
    </w:p>
    <w:p w14:paraId="06B43D4B" w14:textId="77777777" w:rsidR="00914822" w:rsidRPr="00914822" w:rsidRDefault="00914822" w:rsidP="00914822">
      <w:pPr>
        <w:pStyle w:val="AuthorityNote"/>
      </w:pPr>
      <w:r w:rsidRPr="00914822">
        <w:t>AUTHORITY NOTE:</w:t>
      </w:r>
      <w:r w:rsidRPr="00914822">
        <w:tab/>
        <w:t>Promulgated in accordance with R.S. 47:201, 1511, and 1520.</w:t>
      </w:r>
    </w:p>
    <w:p w14:paraId="4BA00D22" w14:textId="77777777" w:rsidR="00914822" w:rsidRPr="00914822" w:rsidRDefault="00914822" w:rsidP="00914822">
      <w:pPr>
        <w:pStyle w:val="HistoricalNote"/>
      </w:pPr>
      <w:r w:rsidRPr="00914822">
        <w:t>HISTORICAL NOTE:</w:t>
      </w:r>
      <w:r w:rsidRPr="00914822">
        <w:tab/>
        <w:t>Promulgated by the Department of Revenue, Policy Services Division, LR 44:1639 (September 2</w:t>
      </w:r>
      <w:r w:rsidR="00ED231C">
        <w:t>018),</w:t>
      </w:r>
      <w:r w:rsidR="00ED231C" w:rsidRPr="00ED231C">
        <w:rPr>
          <w:kern w:val="0"/>
          <w:sz w:val="20"/>
        </w:rPr>
        <w:t xml:space="preserve"> </w:t>
      </w:r>
      <w:r w:rsidR="00ED231C" w:rsidRPr="00ED231C">
        <w:t>LR 48:1106 (April 2022).</w:t>
      </w:r>
    </w:p>
    <w:p w14:paraId="5624B59B" w14:textId="77777777" w:rsidR="00914822" w:rsidRPr="00914822" w:rsidRDefault="00914822" w:rsidP="00B61F1F">
      <w:pPr>
        <w:keepNext/>
        <w:keepLines/>
        <w:tabs>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line="240" w:lineRule="exact"/>
        <w:ind w:left="720" w:hanging="720"/>
        <w:outlineLvl w:val="2"/>
        <w:rPr>
          <w:b/>
          <w:kern w:val="2"/>
          <w:sz w:val="20"/>
        </w:rPr>
      </w:pPr>
      <w:bookmarkStart w:id="1627" w:name="_Toc504391490"/>
      <w:r w:rsidRPr="00914822">
        <w:rPr>
          <w:b/>
          <w:kern w:val="2"/>
          <w:sz w:val="20"/>
        </w:rPr>
        <w:t>§1509.</w:t>
      </w:r>
      <w:r w:rsidRPr="00914822">
        <w:rPr>
          <w:b/>
          <w:kern w:val="2"/>
          <w:sz w:val="20"/>
        </w:rPr>
        <w:tab/>
        <w:t>Fiduciary Income Tax Returns (Estates and Trusts)—Electronic Filing Requirements</w:t>
      </w:r>
    </w:p>
    <w:p w14:paraId="5957D67F" w14:textId="77777777" w:rsidR="00914822" w:rsidRPr="00914822" w:rsidRDefault="00914822" w:rsidP="00B61F1F">
      <w:pPr>
        <w:pStyle w:val="A"/>
      </w:pPr>
      <w:r w:rsidRPr="00914822">
        <w:t>A.</w:t>
      </w:r>
      <w:r w:rsidRPr="00914822">
        <w:tab/>
        <w:t>Every fiduciary that files a Louisiana Fiduciary Income Tax Return shall be required to file the return electronically with the Department of Revenue using the electronic format prescribed by the department as follows.</w:t>
      </w:r>
    </w:p>
    <w:p w14:paraId="19CCA227" w14:textId="77777777" w:rsidR="00914822" w:rsidRPr="00914822" w:rsidRDefault="00914822" w:rsidP="00914822">
      <w:pPr>
        <w:pStyle w:val="1"/>
      </w:pPr>
      <w:r w:rsidRPr="00914822">
        <w:t>1.</w:t>
      </w:r>
      <w:r w:rsidRPr="00914822">
        <w:tab/>
        <w:t>For tax periods beginning on or after January 1, 2019, every fiduciary that files a Louisiana fiduciary income tax return with more than 10 Schedules K-1 attached for taxable years beginning on or after January 1, 2019 shall file the return electronically.</w:t>
      </w:r>
    </w:p>
    <w:p w14:paraId="5A7567BE" w14:textId="77777777" w:rsidR="00914822" w:rsidRPr="00914822" w:rsidRDefault="00914822" w:rsidP="00914822">
      <w:pPr>
        <w:pStyle w:val="1"/>
        <w:rPr>
          <w:lang w:eastAsia="x-none"/>
        </w:rPr>
      </w:pPr>
      <w:r w:rsidRPr="00914822">
        <w:rPr>
          <w:lang w:eastAsia="x-none"/>
        </w:rPr>
        <w:t>2.</w:t>
      </w:r>
      <w:r w:rsidRPr="00914822">
        <w:rPr>
          <w:lang w:eastAsia="x-none"/>
        </w:rPr>
        <w:tab/>
        <w:t>For tax periods beginning on or after January 1, 2020, every fiduciary that files a</w:t>
      </w:r>
      <w:r w:rsidRPr="00914822">
        <w:t xml:space="preserve"> Louisiana fiduciary income tax return</w:t>
      </w:r>
      <w:r w:rsidRPr="00914822">
        <w:rPr>
          <w:lang w:eastAsia="x-none"/>
        </w:rPr>
        <w:t xml:space="preserve"> with one or more Schedules K-1 attached </w:t>
      </w:r>
      <w:r w:rsidRPr="00914822">
        <w:t>for taxable years beginning on or after January 1, 2020 shall file the return electronically.</w:t>
      </w:r>
    </w:p>
    <w:p w14:paraId="6519B8FD" w14:textId="77777777" w:rsidR="00914822" w:rsidRPr="00914822" w:rsidRDefault="00914822" w:rsidP="00914822">
      <w:pPr>
        <w:pStyle w:val="1"/>
      </w:pPr>
      <w:r w:rsidRPr="00914822">
        <w:t>3.</w:t>
      </w:r>
      <w:r w:rsidRPr="00914822">
        <w:tab/>
        <w:t>Fiduciaries required to electronically-file may not send paper versions of any forms to be included as part of their return.</w:t>
      </w:r>
    </w:p>
    <w:p w14:paraId="26DAC15D" w14:textId="77777777" w:rsidR="00914822" w:rsidRPr="00914822" w:rsidRDefault="00914822" w:rsidP="00B61F1F">
      <w:pPr>
        <w:pStyle w:val="A"/>
        <w:tabs>
          <w:tab w:val="clear" w:pos="540"/>
          <w:tab w:val="left" w:pos="720"/>
          <w:tab w:val="left" w:pos="810"/>
          <w:tab w:val="left" w:pos="1170"/>
        </w:tabs>
      </w:pPr>
      <w:r>
        <w:t>B.</w:t>
      </w:r>
      <w:r w:rsidRPr="00914822">
        <w:t>1.</w:t>
      </w:r>
      <w:r w:rsidRPr="00914822">
        <w:tab/>
        <w:t>Failure to comply with this electronic filing requirement of this section will result in the assessment of a penalty as provided for in R.S. 47:1520(B).</w:t>
      </w:r>
    </w:p>
    <w:p w14:paraId="3138E580" w14:textId="77777777" w:rsidR="00914822" w:rsidRPr="00914822" w:rsidRDefault="00914822" w:rsidP="00914822">
      <w:pPr>
        <w:pStyle w:val="1"/>
      </w:pPr>
      <w:r w:rsidRPr="00914822">
        <w:t>2.</w:t>
      </w:r>
      <w:r w:rsidRPr="00914822">
        <w:tab/>
        <w:t>Waiver of the penalty provided for in paragraph 1 of this subsection shall only be allowed as provided for in R.S. 471520(B).</w:t>
      </w:r>
    </w:p>
    <w:p w14:paraId="6EC93BBC" w14:textId="77777777" w:rsidR="00914822" w:rsidRPr="00914822" w:rsidRDefault="00914822" w:rsidP="00914822">
      <w:pPr>
        <w:pStyle w:val="1"/>
      </w:pPr>
      <w:r w:rsidRPr="00914822">
        <w:rPr>
          <w:lang w:eastAsia="x-none"/>
        </w:rPr>
        <w:t>3.</w:t>
      </w:r>
      <w:r w:rsidRPr="00914822">
        <w:rPr>
          <w:lang w:eastAsia="x-none"/>
        </w:rPr>
        <w:tab/>
      </w:r>
      <w:r w:rsidRPr="00914822">
        <w:t xml:space="preserve">If the taxpayer can prove the electronic filing of a tax return or report would create an undue </w:t>
      </w:r>
      <w:r w:rsidRPr="00914822">
        <w:rPr>
          <w:lang w:eastAsia="x-none"/>
        </w:rPr>
        <w:t>hardship</w:t>
      </w:r>
      <w:r w:rsidRPr="00914822">
        <w:t>, the secretary may exempt the taxpayer from filing the return or report electronically.</w:t>
      </w:r>
    </w:p>
    <w:bookmarkEnd w:id="1627"/>
    <w:p w14:paraId="39058C24" w14:textId="77777777" w:rsidR="00914822" w:rsidRPr="00914822" w:rsidRDefault="00914822" w:rsidP="00914822">
      <w:pPr>
        <w:pStyle w:val="AuthorityNote"/>
      </w:pPr>
      <w:r w:rsidRPr="00914822">
        <w:t>AUTHORITY NOTE:</w:t>
      </w:r>
      <w:r w:rsidRPr="00914822">
        <w:tab/>
        <w:t>Promulgated in accordance with R.S. 47:181, 201, 300, 1511, and 1520.</w:t>
      </w:r>
    </w:p>
    <w:p w14:paraId="24DE09D6" w14:textId="77777777" w:rsidR="00914822" w:rsidRPr="006333FB" w:rsidRDefault="00914822" w:rsidP="006809D6">
      <w:pPr>
        <w:pStyle w:val="HistoricalNote"/>
      </w:pPr>
      <w:r w:rsidRPr="00914822">
        <w:t>HISTORICAL NOTE:</w:t>
      </w:r>
      <w:r w:rsidRPr="00914822">
        <w:tab/>
        <w:t>Promulgated by the Department of Revenue, Policy Services Division, LR 44:1640 (September 2018).</w:t>
      </w:r>
    </w:p>
    <w:p w14:paraId="1677CFE4" w14:textId="77777777" w:rsidR="004354D6" w:rsidRPr="0099085C" w:rsidRDefault="004354D6" w:rsidP="004354D6">
      <w:pPr>
        <w:pStyle w:val="Section"/>
      </w:pPr>
      <w:bookmarkStart w:id="1628" w:name="_Toc233690196"/>
      <w:bookmarkStart w:id="1629" w:name="_Toc234030781"/>
      <w:bookmarkStart w:id="1630" w:name="_Toc243721406"/>
      <w:bookmarkStart w:id="1631" w:name="_Toc238197803"/>
      <w:r w:rsidRPr="0099085C">
        <w:t>§1527.</w:t>
      </w:r>
      <w:r>
        <w:tab/>
      </w:r>
      <w:r w:rsidRPr="0099085C">
        <w:t>Electronic Filing Mandate for Reports and Returns related to the Sports Facility Assistance Fund</w:t>
      </w:r>
      <w:bookmarkEnd w:id="1631"/>
      <w:r w:rsidRPr="0099085C">
        <w:t xml:space="preserve"> </w:t>
      </w:r>
    </w:p>
    <w:p w14:paraId="0D6F1BB9" w14:textId="77777777" w:rsidR="004354D6" w:rsidRPr="0099085C" w:rsidRDefault="004354D6" w:rsidP="004354D6">
      <w:pPr>
        <w:pStyle w:val="A"/>
      </w:pPr>
      <w:r w:rsidRPr="0099085C">
        <w:t>A.</w:t>
      </w:r>
      <w:r>
        <w:tab/>
      </w:r>
      <w:r w:rsidRPr="0099085C">
        <w:t>R.</w:t>
      </w:r>
      <w:r>
        <w:t>S. 47:1520(A)(1)(e) allows the s</w:t>
      </w:r>
      <w:r w:rsidRPr="0099085C">
        <w:t>ecretary to require electronic filing of any return or report filed by a professional athletic team or a professional athlete which is required to be filed by the Department of Revenue for the administration of the Sports Facility Assistance Fund.</w:t>
      </w:r>
    </w:p>
    <w:p w14:paraId="7A873D07" w14:textId="77777777" w:rsidR="004354D6" w:rsidRPr="0099085C" w:rsidRDefault="004354D6" w:rsidP="004354D6">
      <w:pPr>
        <w:pStyle w:val="A"/>
      </w:pPr>
      <w:r>
        <w:t>B.</w:t>
      </w:r>
      <w:r>
        <w:tab/>
      </w:r>
      <w:r w:rsidRPr="0099085C">
        <w:t xml:space="preserve">Effective for the 2011 tax year filings and all other tax years thereafter, all reports and returns filed by a professional athletic team or a professional athlete shall be filed electronically with the Department of Revenue using the electronic format provided by the </w:t>
      </w:r>
      <w:r>
        <w:t>d</w:t>
      </w:r>
      <w:r w:rsidRPr="0099085C">
        <w:t>epartment.</w:t>
      </w:r>
    </w:p>
    <w:p w14:paraId="313D37EB" w14:textId="77777777" w:rsidR="004354D6" w:rsidRPr="0099085C" w:rsidRDefault="004354D6" w:rsidP="004354D6">
      <w:pPr>
        <w:pStyle w:val="1"/>
      </w:pPr>
      <w:r w:rsidRPr="0099085C">
        <w:t>1.</w:t>
      </w:r>
      <w:r w:rsidRPr="0099085C">
        <w:tab/>
        <w:t>The returns and reports to be filed electronically include, but are not limited to, the following:</w:t>
      </w:r>
    </w:p>
    <w:p w14:paraId="14970E50" w14:textId="77777777" w:rsidR="004354D6" w:rsidRPr="0099085C" w:rsidRDefault="004354D6" w:rsidP="004354D6">
      <w:pPr>
        <w:pStyle w:val="a0"/>
      </w:pPr>
      <w:r>
        <w:t>a.</w:t>
      </w:r>
      <w:r>
        <w:tab/>
      </w:r>
      <w:r w:rsidRPr="0099085C">
        <w:t>L-1 with the team roster attached</w:t>
      </w:r>
      <w:r>
        <w:t>;</w:t>
      </w:r>
      <w:r w:rsidRPr="0099085C">
        <w:t xml:space="preserve"> </w:t>
      </w:r>
    </w:p>
    <w:p w14:paraId="020CC1AC" w14:textId="77777777" w:rsidR="004354D6" w:rsidRPr="0099085C" w:rsidRDefault="004354D6" w:rsidP="004354D6">
      <w:pPr>
        <w:pStyle w:val="a0"/>
      </w:pPr>
      <w:r>
        <w:t>b.</w:t>
      </w:r>
      <w:r>
        <w:tab/>
      </w:r>
      <w:r w:rsidRPr="0099085C">
        <w:t>L-3 reconciliation with attached, completed W-2s containing all federal information</w:t>
      </w:r>
      <w:r>
        <w:t>;</w:t>
      </w:r>
    </w:p>
    <w:p w14:paraId="3E6E9636" w14:textId="77777777" w:rsidR="004354D6" w:rsidRPr="0099085C" w:rsidRDefault="004354D6" w:rsidP="004354D6">
      <w:pPr>
        <w:pStyle w:val="a0"/>
      </w:pPr>
      <w:r>
        <w:t>c.</w:t>
      </w:r>
      <w:r>
        <w:tab/>
      </w:r>
      <w:r w:rsidR="004F1815" w:rsidRPr="00D94122">
        <w:t>IT-540B with attached Schedules NRPA-1 and NRPA-2 for nonresident athletes; and</w:t>
      </w:r>
    </w:p>
    <w:p w14:paraId="33856E56" w14:textId="77777777" w:rsidR="004354D6" w:rsidRPr="0099085C" w:rsidRDefault="004354D6" w:rsidP="004354D6">
      <w:pPr>
        <w:pStyle w:val="a0"/>
        <w:rPr>
          <w:iCs/>
        </w:rPr>
      </w:pPr>
      <w:r>
        <w:t>d.</w:t>
      </w:r>
      <w:r>
        <w:tab/>
        <w:t>IT 540 for resident athletes.</w:t>
      </w:r>
    </w:p>
    <w:p w14:paraId="20E6A61F" w14:textId="77777777" w:rsidR="004354D6" w:rsidRPr="0099085C" w:rsidRDefault="004354D6" w:rsidP="004354D6">
      <w:pPr>
        <w:pStyle w:val="1"/>
      </w:pPr>
      <w:r w:rsidRPr="0099085C">
        <w:t>2.</w:t>
      </w:r>
      <w:r w:rsidRPr="0099085C">
        <w:tab/>
        <w:t>The team rosters attached to the L-1 should include the following information:</w:t>
      </w:r>
    </w:p>
    <w:p w14:paraId="4B7FB4AC" w14:textId="77777777" w:rsidR="004354D6" w:rsidRPr="0099085C" w:rsidRDefault="004354D6" w:rsidP="004354D6">
      <w:pPr>
        <w:pStyle w:val="a0"/>
      </w:pPr>
      <w:r>
        <w:t>a.</w:t>
      </w:r>
      <w:r>
        <w:tab/>
      </w:r>
      <w:r w:rsidRPr="0099085C">
        <w:t>team or franchise name</w:t>
      </w:r>
      <w:r>
        <w:t>;</w:t>
      </w:r>
    </w:p>
    <w:p w14:paraId="7D431A46" w14:textId="77777777" w:rsidR="004354D6" w:rsidRPr="0099085C" w:rsidRDefault="004354D6" w:rsidP="004354D6">
      <w:pPr>
        <w:pStyle w:val="a0"/>
      </w:pPr>
      <w:r>
        <w:t>b.</w:t>
      </w:r>
      <w:r>
        <w:tab/>
      </w:r>
      <w:r w:rsidRPr="0099085C">
        <w:t>team or franchise account number</w:t>
      </w:r>
      <w:r>
        <w:t>;</w:t>
      </w:r>
    </w:p>
    <w:p w14:paraId="1253EFEF" w14:textId="77777777" w:rsidR="004354D6" w:rsidRPr="0099085C" w:rsidRDefault="004354D6" w:rsidP="004354D6">
      <w:pPr>
        <w:pStyle w:val="a0"/>
      </w:pPr>
      <w:r>
        <w:t>c.</w:t>
      </w:r>
      <w:r>
        <w:tab/>
      </w:r>
      <w:r w:rsidRPr="0099085C">
        <w:t>type of game or sporting event</w:t>
      </w:r>
      <w:r>
        <w:t>;</w:t>
      </w:r>
    </w:p>
    <w:p w14:paraId="39286B15" w14:textId="77777777" w:rsidR="004354D6" w:rsidRPr="0099085C" w:rsidRDefault="004354D6" w:rsidP="004354D6">
      <w:pPr>
        <w:pStyle w:val="a0"/>
      </w:pPr>
      <w:r>
        <w:t>d.</w:t>
      </w:r>
      <w:r>
        <w:tab/>
      </w:r>
      <w:r w:rsidRPr="0099085C">
        <w:t>sporting game or event locations</w:t>
      </w:r>
      <w:r>
        <w:t>;</w:t>
      </w:r>
    </w:p>
    <w:p w14:paraId="5EA0D480" w14:textId="77777777" w:rsidR="004354D6" w:rsidRPr="0099085C" w:rsidRDefault="004354D6" w:rsidP="004354D6">
      <w:pPr>
        <w:pStyle w:val="a0"/>
      </w:pPr>
      <w:r>
        <w:t>e.</w:t>
      </w:r>
      <w:r>
        <w:tab/>
        <w:t>practice date if applicable;</w:t>
      </w:r>
    </w:p>
    <w:p w14:paraId="5B052477" w14:textId="77777777" w:rsidR="004354D6" w:rsidRPr="0099085C" w:rsidRDefault="004354D6" w:rsidP="004354D6">
      <w:pPr>
        <w:pStyle w:val="a0"/>
      </w:pPr>
      <w:r>
        <w:t>f.</w:t>
      </w:r>
      <w:r>
        <w:tab/>
      </w:r>
      <w:r w:rsidRPr="0099085C">
        <w:t>sporting event or game date</w:t>
      </w:r>
      <w:r>
        <w:t>;</w:t>
      </w:r>
    </w:p>
    <w:p w14:paraId="6F54CDA2" w14:textId="77777777" w:rsidR="004354D6" w:rsidRPr="0099085C" w:rsidRDefault="004354D6" w:rsidP="004354D6">
      <w:pPr>
        <w:pStyle w:val="a0"/>
      </w:pPr>
      <w:r w:rsidRPr="0099085C">
        <w:t>g.</w:t>
      </w:r>
      <w:r>
        <w:tab/>
      </w:r>
      <w:r w:rsidRPr="0099085C">
        <w:t>the names of each player and staff member who traveled to the spor</w:t>
      </w:r>
      <w:r>
        <w:t>ting game or event in Louisiana;</w:t>
      </w:r>
    </w:p>
    <w:p w14:paraId="2361A8FA" w14:textId="77777777" w:rsidR="004354D6" w:rsidRPr="0099085C" w:rsidRDefault="004354D6" w:rsidP="004354D6">
      <w:pPr>
        <w:pStyle w:val="a0"/>
      </w:pPr>
      <w:r>
        <w:t>h.</w:t>
      </w:r>
      <w:r>
        <w:tab/>
      </w:r>
      <w:r w:rsidRPr="0099085C">
        <w:t>the social security numbers of each player and</w:t>
      </w:r>
      <w:r>
        <w:t xml:space="preserve"> staff member;</w:t>
      </w:r>
    </w:p>
    <w:p w14:paraId="749C52AA" w14:textId="77777777" w:rsidR="004354D6" w:rsidRPr="0099085C" w:rsidRDefault="004354D6" w:rsidP="004354D6">
      <w:pPr>
        <w:pStyle w:val="a0"/>
      </w:pPr>
      <w:r>
        <w:t>i.</w:t>
      </w:r>
      <w:r>
        <w:tab/>
      </w:r>
      <w:r w:rsidRPr="0099085C">
        <w:t xml:space="preserve">the addresses </w:t>
      </w:r>
      <w:r>
        <w:t>of each player and staff member;</w:t>
      </w:r>
      <w:r w:rsidRPr="0099085C">
        <w:t xml:space="preserve"> </w:t>
      </w:r>
    </w:p>
    <w:p w14:paraId="2C1C276A" w14:textId="77777777" w:rsidR="004354D6" w:rsidRPr="0099085C" w:rsidRDefault="004354D6" w:rsidP="004354D6">
      <w:pPr>
        <w:pStyle w:val="a0"/>
      </w:pPr>
      <w:r w:rsidRPr="0099085C">
        <w:lastRenderedPageBreak/>
        <w:t>j.</w:t>
      </w:r>
      <w:r>
        <w:tab/>
      </w:r>
      <w:r w:rsidRPr="0099085C">
        <w:t xml:space="preserve">the job description of each player and staff </w:t>
      </w:r>
      <w:r>
        <w:t>member;</w:t>
      </w:r>
    </w:p>
    <w:p w14:paraId="4F20D776" w14:textId="77777777" w:rsidR="004354D6" w:rsidRPr="0099085C" w:rsidRDefault="004354D6" w:rsidP="004354D6">
      <w:pPr>
        <w:pStyle w:val="a0"/>
      </w:pPr>
      <w:r>
        <w:t>k.</w:t>
      </w:r>
      <w:r>
        <w:tab/>
      </w:r>
      <w:r w:rsidRPr="0099085C">
        <w:t xml:space="preserve">the quarterly salary </w:t>
      </w:r>
      <w:r>
        <w:t>of each player and staff member;</w:t>
      </w:r>
    </w:p>
    <w:p w14:paraId="39F6AE6C" w14:textId="77777777" w:rsidR="004354D6" w:rsidRPr="0099085C" w:rsidRDefault="004354D6" w:rsidP="004354D6">
      <w:pPr>
        <w:pStyle w:val="a0"/>
      </w:pPr>
      <w:r>
        <w:t>l.</w:t>
      </w:r>
      <w:r>
        <w:tab/>
      </w:r>
      <w:r w:rsidRPr="0099085C">
        <w:t>total duty d</w:t>
      </w:r>
      <w:r>
        <w:t>ays as defined in LAC 61:I.1304.I.2;</w:t>
      </w:r>
    </w:p>
    <w:p w14:paraId="478E35EF" w14:textId="77777777" w:rsidR="004354D6" w:rsidRPr="0099085C" w:rsidRDefault="004354D6" w:rsidP="004354D6">
      <w:pPr>
        <w:pStyle w:val="a0"/>
      </w:pPr>
      <w:r>
        <w:t>m.</w:t>
      </w:r>
      <w:r>
        <w:tab/>
      </w:r>
      <w:r w:rsidRPr="0099085C">
        <w:t>Louisiana duty days which includes days of al</w:t>
      </w:r>
      <w:r>
        <w:t>l practices, meetings and games;</w:t>
      </w:r>
    </w:p>
    <w:p w14:paraId="35B7DD5A" w14:textId="77777777" w:rsidR="004354D6" w:rsidRPr="0099085C" w:rsidRDefault="004354D6" w:rsidP="004354D6">
      <w:pPr>
        <w:pStyle w:val="a0"/>
      </w:pPr>
      <w:r>
        <w:t>n.</w:t>
      </w:r>
      <w:r>
        <w:tab/>
      </w:r>
      <w:r w:rsidRPr="0099085C">
        <w:t>the Louisiana wages of each athlete and staff</w:t>
      </w:r>
      <w:r>
        <w:t xml:space="preserve"> member;</w:t>
      </w:r>
    </w:p>
    <w:p w14:paraId="69B3A321" w14:textId="77777777" w:rsidR="004354D6" w:rsidRPr="0099085C" w:rsidRDefault="004354D6" w:rsidP="004354D6">
      <w:pPr>
        <w:pStyle w:val="a0"/>
      </w:pPr>
      <w:r>
        <w:t>o.</w:t>
      </w:r>
      <w:r>
        <w:tab/>
      </w:r>
      <w:r w:rsidRPr="0099085C">
        <w:t>the Louisiana withholding tax of each athlete and staff member</w:t>
      </w:r>
      <w:r>
        <w:t>;</w:t>
      </w:r>
      <w:r w:rsidRPr="0099085C">
        <w:t xml:space="preserve"> and </w:t>
      </w:r>
    </w:p>
    <w:p w14:paraId="2B86163C" w14:textId="77777777" w:rsidR="004354D6" w:rsidRPr="0099085C" w:rsidRDefault="004354D6" w:rsidP="004354D6">
      <w:pPr>
        <w:pStyle w:val="a0"/>
      </w:pPr>
      <w:r>
        <w:t>p.</w:t>
      </w:r>
      <w:r>
        <w:tab/>
      </w:r>
      <w:r w:rsidRPr="0099085C">
        <w:t>the total roster Louisiana withholding tax</w:t>
      </w:r>
      <w:r>
        <w:t>.</w:t>
      </w:r>
    </w:p>
    <w:p w14:paraId="520FCF31" w14:textId="77777777" w:rsidR="004354D6" w:rsidRPr="0099085C" w:rsidRDefault="004354D6" w:rsidP="004354D6">
      <w:pPr>
        <w:pStyle w:val="A"/>
      </w:pPr>
      <w:r w:rsidRPr="0099085C">
        <w:t>C.</w:t>
      </w:r>
      <w:r>
        <w:tab/>
      </w:r>
      <w:r w:rsidRPr="0099085C">
        <w:t>Failure to comply with this electronic filing requirement will result in the assessment of a penalty of $1,000 per failure.</w:t>
      </w:r>
    </w:p>
    <w:p w14:paraId="438C6B02" w14:textId="77777777" w:rsidR="004354D6" w:rsidRPr="0099085C" w:rsidRDefault="004354D6" w:rsidP="004354D6">
      <w:pPr>
        <w:pStyle w:val="A"/>
        <w:rPr>
          <w:iCs/>
        </w:rPr>
      </w:pPr>
      <w:r w:rsidRPr="0099085C">
        <w:t>D.</w:t>
      </w:r>
      <w:r>
        <w:tab/>
      </w:r>
      <w:r w:rsidRPr="0099085C">
        <w:t>If it is determined that the failure to comply is attributable, not to the negligence of the taxpayer, but to other causes set forth in written form and considered reasonable by the secretary, the secretary may remit or waive payment of the whole or any part of the penalty.</w:t>
      </w:r>
    </w:p>
    <w:p w14:paraId="7CF20E41" w14:textId="77777777" w:rsidR="004354D6" w:rsidRPr="0099085C" w:rsidRDefault="004354D6" w:rsidP="004354D6">
      <w:pPr>
        <w:pStyle w:val="AuthorityNote"/>
        <w:tabs>
          <w:tab w:val="clear" w:pos="1800"/>
        </w:tabs>
      </w:pPr>
      <w:r w:rsidRPr="0099085C">
        <w:t>AUTHORITY NOTE:</w:t>
      </w:r>
      <w:r w:rsidRPr="0099085C">
        <w:tab/>
        <w:t>Promulgated in accordance with R.S. 47:1520 and 1511.</w:t>
      </w:r>
    </w:p>
    <w:p w14:paraId="6D19CE58" w14:textId="77777777" w:rsidR="004354D6" w:rsidRDefault="004354D6" w:rsidP="004354D6">
      <w:pPr>
        <w:pStyle w:val="HistoricalNote"/>
      </w:pPr>
      <w:r w:rsidRPr="0099085C">
        <w:t>HISTORICAL NOTE:</w:t>
      </w:r>
      <w:r w:rsidRPr="0099085C">
        <w:tab/>
        <w:t xml:space="preserve">Promulgated by the Department of Revenue, Policy Services Division, LR </w:t>
      </w:r>
      <w:r>
        <w:t>37:914 (March 2011</w:t>
      </w:r>
      <w:r w:rsidR="004F1815" w:rsidRPr="00D94122">
        <w:t>), amended LR 48:</w:t>
      </w:r>
      <w:r w:rsidR="004F1815">
        <w:t>508</w:t>
      </w:r>
      <w:r w:rsidR="004F1815" w:rsidRPr="002F7610">
        <w:t xml:space="preserve"> (March 2022)</w:t>
      </w:r>
    </w:p>
    <w:p w14:paraId="000A1620" w14:textId="77777777" w:rsidR="00210EA6" w:rsidRPr="005C1D91" w:rsidRDefault="00210EA6" w:rsidP="00210EA6">
      <w:pPr>
        <w:pStyle w:val="Section"/>
      </w:pPr>
      <w:bookmarkStart w:id="1632" w:name="_Toc259619652"/>
      <w:bookmarkStart w:id="1633" w:name="_Toc262718738"/>
      <w:bookmarkStart w:id="1634" w:name="_Toc275165511"/>
      <w:bookmarkStart w:id="1635" w:name="_Toc238197804"/>
      <w:r w:rsidRPr="005C1D91">
        <w:t>§1532.</w:t>
      </w:r>
      <w:r w:rsidRPr="005C1D91">
        <w:tab/>
        <w:t>Payment of Taxes by Credit or Debit Cards; Other</w:t>
      </w:r>
      <w:bookmarkEnd w:id="1628"/>
      <w:bookmarkEnd w:id="1629"/>
      <w:bookmarkEnd w:id="1630"/>
      <w:bookmarkEnd w:id="1632"/>
      <w:bookmarkEnd w:id="1633"/>
      <w:bookmarkEnd w:id="1634"/>
      <w:bookmarkEnd w:id="1635"/>
    </w:p>
    <w:p w14:paraId="1DFF7ED4" w14:textId="77777777" w:rsidR="00210EA6" w:rsidRPr="005C1D91" w:rsidRDefault="00210EA6" w:rsidP="00210EA6">
      <w:pPr>
        <w:pStyle w:val="A"/>
      </w:pPr>
      <w:r w:rsidRPr="005C1D91">
        <w:t>A.</w:t>
      </w:r>
      <w:r w:rsidRPr="005C1D91">
        <w:tab/>
        <w:t>Authority to Receive Payment</w:t>
      </w:r>
    </w:p>
    <w:p w14:paraId="6DB13D24" w14:textId="77777777" w:rsidR="00210EA6" w:rsidRPr="005C1D91" w:rsidRDefault="00210EA6" w:rsidP="00210EA6">
      <w:pPr>
        <w:pStyle w:val="1"/>
      </w:pPr>
      <w:r w:rsidRPr="005C1D91">
        <w:t>1.</w:t>
      </w:r>
      <w:r w:rsidRPr="005C1D91">
        <w:tab/>
        <w:t>Payments by Credit or Debit Card. All taxes due under any state law that the secretary is authorized to collect may be paid by credit card or debit card as authorized by this Section. Payment of taxes by credit or debit card is voluntary on the part of the taxpayer. Only credit cards or debit cards from a nationally recognized institution may be used for this purpose, and all such payments must be made in the manner and in accordance with the forms, instructions and procedures prescribed by the secretary. All references in this regulation to tax also include interest, penalties, fees, payments, additional amounts, and additions to tax.</w:t>
      </w:r>
    </w:p>
    <w:p w14:paraId="43838969" w14:textId="77777777" w:rsidR="00210EA6" w:rsidRPr="005C1D91" w:rsidRDefault="00210EA6" w:rsidP="00210EA6">
      <w:pPr>
        <w:pStyle w:val="1"/>
      </w:pPr>
      <w:r w:rsidRPr="005C1D91">
        <w:t>2.</w:t>
      </w:r>
      <w:r w:rsidRPr="005C1D91">
        <w:tab/>
        <w:t>Payments by Electronic Funds Transfer Other than Credit or Debit Card. Payment by electronic funds transfer other than payment by credit card or debit card is currently authorized by R.S. 47:1519. Specific provisions relating to payments by electronic funds transfer other than payment by credit or debit card are contained in R.S. 47:1519 and the regulation promulgated pursuant to R.S. 47:1519, LAC 61:I.4910 (Electronic Funds Transfer). Thus, this regulation only provides for payments of taxes by credit and debit card. Louisiana Revised Statute 47:1519 and LAC 61:I.4910 shall remain the authorities for payment by electronic funds transfer other than payment by credit card and debit card.</w:t>
      </w:r>
    </w:p>
    <w:p w14:paraId="283B5A63" w14:textId="77777777" w:rsidR="00210EA6" w:rsidRPr="005C1D91" w:rsidRDefault="00210EA6" w:rsidP="00210EA6">
      <w:pPr>
        <w:pStyle w:val="A"/>
      </w:pPr>
      <w:r w:rsidRPr="005C1D91">
        <w:t>B.</w:t>
      </w:r>
      <w:r w:rsidRPr="005C1D91">
        <w:tab/>
        <w:t>Definitions</w:t>
      </w:r>
    </w:p>
    <w:p w14:paraId="08074842" w14:textId="77777777" w:rsidR="00210EA6" w:rsidRPr="005C1D91" w:rsidRDefault="00210EA6" w:rsidP="00210EA6">
      <w:pPr>
        <w:pStyle w:val="1"/>
      </w:pPr>
      <w:r w:rsidRPr="005C1D91">
        <w:rPr>
          <w:i/>
        </w:rPr>
        <w:t>Credit Card</w:t>
      </w:r>
      <w:r w:rsidR="00432750">
        <w:sym w:font="Symbol" w:char="F0BE"/>
      </w:r>
      <w:r w:rsidRPr="005C1D91">
        <w:t xml:space="preserve">any credit card as defined in </w:t>
      </w:r>
      <w:r>
        <w:t>S</w:t>
      </w:r>
      <w:r w:rsidRPr="005C1D91">
        <w:t>ection 103(k) of the Truth in Lending Act (15 U.S.C. 1602(k)), including any credit card, charge card, or other credit device issued for the purpose of obtaining money, property, labor, or services on credit.</w:t>
      </w:r>
    </w:p>
    <w:p w14:paraId="1A6BB99C" w14:textId="77777777" w:rsidR="00210EA6" w:rsidRPr="005C1D91" w:rsidRDefault="00210EA6" w:rsidP="00210EA6">
      <w:pPr>
        <w:pStyle w:val="1"/>
      </w:pPr>
      <w:r w:rsidRPr="005C1D91">
        <w:rPr>
          <w:i/>
        </w:rPr>
        <w:t>Debit Card</w:t>
      </w:r>
      <w:r w:rsidR="00432750">
        <w:sym w:font="Symbol" w:char="F0BE"/>
      </w:r>
      <w:r w:rsidRPr="005C1D91">
        <w:t xml:space="preserve">any accepted card or other means of access as defined in </w:t>
      </w:r>
      <w:r>
        <w:t>S</w:t>
      </w:r>
      <w:r w:rsidRPr="005C1D91">
        <w:t>ection 903(1) of the Electronic Fund Transfer Act (15 U.S.C. 1693a(1)), including any debit card or similar device or means of access to an account issued for the purpose of initiating electronic fund transfers to obtain money, property, labor, or services.</w:t>
      </w:r>
    </w:p>
    <w:p w14:paraId="31BC60E7" w14:textId="77777777" w:rsidR="00210EA6" w:rsidRPr="005C1D91" w:rsidRDefault="00210EA6" w:rsidP="00210EA6">
      <w:pPr>
        <w:pStyle w:val="1"/>
      </w:pPr>
      <w:r w:rsidRPr="005C1D91">
        <w:rPr>
          <w:i/>
        </w:rPr>
        <w:t>Electronic Funds Transfer</w:t>
      </w:r>
      <w:r w:rsidR="00432750">
        <w:sym w:font="Symbol" w:char="F0BE"/>
      </w:r>
      <w:r w:rsidRPr="005C1D91">
        <w:t xml:space="preserve">any transfer of funds, other than a transaction originated by check, draft, or similar paper instrument, that is initiated electronically so as to order, instruct, or authorize a financial institution to debit or credit an account and is accomplished by an automated clearinghouse debit or automated clearinghouse credit. </w:t>
      </w:r>
      <w:r>
        <w:t xml:space="preserve">The term </w:t>
      </w:r>
      <w:r w:rsidRPr="009C7F3E">
        <w:rPr>
          <w:i/>
        </w:rPr>
        <w:t>financial institution</w:t>
      </w:r>
      <w:r w:rsidRPr="005C1D91">
        <w:t xml:space="preserve"> includes a state or national ba</w:t>
      </w:r>
      <w:r>
        <w:t>nk, a state or federal savings and</w:t>
      </w:r>
      <w:r w:rsidRPr="005C1D91">
        <w:t xml:space="preserve"> loan association, and a state or federal credit union. A credit or debit card issued by a financial institution is used to initiate an electronic funds transfer.</w:t>
      </w:r>
    </w:p>
    <w:p w14:paraId="22DE3F7B" w14:textId="77777777" w:rsidR="00210EA6" w:rsidRPr="005C1D91" w:rsidRDefault="00210EA6" w:rsidP="00210EA6">
      <w:pPr>
        <w:pStyle w:val="1"/>
      </w:pPr>
      <w:r w:rsidRPr="005C1D91">
        <w:rPr>
          <w:i/>
        </w:rPr>
        <w:t>Payment</w:t>
      </w:r>
      <w:r w:rsidR="00432750">
        <w:sym w:font="Symbol" w:char="F0BE"/>
      </w:r>
      <w:r w:rsidRPr="005C1D91">
        <w:t xml:space="preserve">any </w:t>
      </w:r>
      <w:r w:rsidRPr="005C1D91">
        <w:rPr>
          <w:szCs w:val="24"/>
        </w:rPr>
        <w:t>amount</w:t>
      </w:r>
      <w:r w:rsidRPr="005C1D91">
        <w:t xml:space="preserve"> paid to the Department of Revenue representing a tax, fee, interest, penalty, or other amount.</w:t>
      </w:r>
    </w:p>
    <w:p w14:paraId="4336290D" w14:textId="77777777" w:rsidR="00210EA6" w:rsidRPr="005C1D91" w:rsidRDefault="00210EA6" w:rsidP="00210EA6">
      <w:pPr>
        <w:pStyle w:val="1"/>
      </w:pPr>
      <w:r w:rsidRPr="005C1D91">
        <w:rPr>
          <w:i/>
          <w:iCs/>
        </w:rPr>
        <w:t>Secretary</w:t>
      </w:r>
      <w:r w:rsidR="00432750">
        <w:sym w:font="Symbol" w:char="F0BE"/>
      </w:r>
      <w:r w:rsidRPr="005C1D91">
        <w:t xml:space="preserve">the </w:t>
      </w:r>
      <w:r>
        <w:t>S</w:t>
      </w:r>
      <w:r w:rsidRPr="005C1D91">
        <w:rPr>
          <w:szCs w:val="24"/>
        </w:rPr>
        <w:t>ecretary</w:t>
      </w:r>
      <w:r w:rsidRPr="005C1D91">
        <w:t xml:space="preserve"> of the Department of Revenue or the secretary</w:t>
      </w:r>
      <w:r>
        <w:t>'</w:t>
      </w:r>
      <w:r w:rsidRPr="005C1D91">
        <w:t>s representative.</w:t>
      </w:r>
    </w:p>
    <w:p w14:paraId="0FD1A99F" w14:textId="77777777" w:rsidR="00210EA6" w:rsidRPr="005C1D91" w:rsidRDefault="00210EA6" w:rsidP="00210EA6">
      <w:pPr>
        <w:pStyle w:val="1"/>
      </w:pPr>
      <w:r w:rsidRPr="005C1D91">
        <w:rPr>
          <w:i/>
        </w:rPr>
        <w:t>Underlying Tax Liability</w:t>
      </w:r>
      <w:r w:rsidR="00432750">
        <w:sym w:font="Symbol" w:char="F0BE"/>
      </w:r>
      <w:r w:rsidRPr="005C1D91">
        <w:t xml:space="preserve">the total </w:t>
      </w:r>
      <w:r w:rsidRPr="005C1D91">
        <w:rPr>
          <w:szCs w:val="24"/>
        </w:rPr>
        <w:t>amount</w:t>
      </w:r>
      <w:r w:rsidRPr="005C1D91">
        <w:t xml:space="preserve"> of tax owed by a taxpayer and due to the secretary.</w:t>
      </w:r>
    </w:p>
    <w:p w14:paraId="796500B1" w14:textId="77777777" w:rsidR="00210EA6" w:rsidRPr="005C1D91" w:rsidRDefault="00210EA6" w:rsidP="00210EA6">
      <w:pPr>
        <w:pStyle w:val="A"/>
      </w:pPr>
      <w:r w:rsidRPr="005C1D91">
        <w:t>C.</w:t>
      </w:r>
      <w:r w:rsidRPr="005C1D91">
        <w:tab/>
        <w:t>Payment Deemed Made. A payment of tax by credit or debit card shall be deemed made when the issuer of the credit or debit card properly authorizes the transaction, provided that the payment is actually received by the secretary in the ordinary course of business and is not returned because of an error relating to the credit or debit card account as described in Subsection E of this Section.</w:t>
      </w:r>
    </w:p>
    <w:p w14:paraId="32D86E87" w14:textId="77777777" w:rsidR="00210EA6" w:rsidRPr="005C1D91" w:rsidRDefault="00210EA6" w:rsidP="00210EA6">
      <w:pPr>
        <w:pStyle w:val="A"/>
      </w:pPr>
      <w:r w:rsidRPr="005C1D91">
        <w:t>D.</w:t>
      </w:r>
      <w:r w:rsidRPr="005C1D91">
        <w:tab/>
        <w:t>Payment Not Made. No taxpayer making any payment of tax by credit or debit card to the secretary is relieved from liability for the underlying tax obligation except to the extent that the secretary receives final payment of the underlying tax obligation in cash or the equivalent. If final payment is not made by the credit or debit card issuer or other guarantor of payment in the debit or credit card transaction, the underlying tax obligation shall survive, and the secretary shall retain all special and alternative remedies or procedures for enforcement which would have applied if the debit or credit card transaction had not occurred and may proceed to enforce the collection of any taxes due. This continuing liability of the taxpayer is in addition to, and not in lieu of, any liability of the issuer of the credit or debit card or financial institution to the state of Louisiana. No person, by contract or otherwise, may modify the provisions of this Subsection.</w:t>
      </w:r>
    </w:p>
    <w:p w14:paraId="3414FDFF" w14:textId="77777777" w:rsidR="00210EA6" w:rsidRPr="005C1D91" w:rsidRDefault="00210EA6" w:rsidP="00210EA6">
      <w:pPr>
        <w:pStyle w:val="A"/>
      </w:pPr>
      <w:r w:rsidRPr="005C1D91">
        <w:t>E.</w:t>
      </w:r>
      <w:r w:rsidRPr="005C1D91">
        <w:tab/>
        <w:t>Resolution of Errors Relating to the Credit Card or Debit Card Account</w:t>
      </w:r>
    </w:p>
    <w:p w14:paraId="2460E805" w14:textId="77777777" w:rsidR="00210EA6" w:rsidRPr="005C1D91" w:rsidRDefault="00210EA6" w:rsidP="00210EA6">
      <w:pPr>
        <w:pStyle w:val="1"/>
      </w:pPr>
      <w:r w:rsidRPr="005C1D91">
        <w:lastRenderedPageBreak/>
        <w:t>1.</w:t>
      </w:r>
      <w:r w:rsidRPr="005C1D91">
        <w:tab/>
        <w:t xml:space="preserve">Applicable Procedures. In general, payments of taxes by credit or debit card shall be subject to the applicable error resolution procedures of </w:t>
      </w:r>
      <w:r>
        <w:t>S</w:t>
      </w:r>
      <w:r w:rsidRPr="005C1D91">
        <w:t xml:space="preserve">ection 161 of the Truth in Lending Act (15 U.S.C. 1666), </w:t>
      </w:r>
      <w:r>
        <w:t>S</w:t>
      </w:r>
      <w:r w:rsidRPr="005C1D91">
        <w:t>ection 908 of the Electronic Fund Transfer Act (15 U.S.C. 1693f), or any similar provisions of state law, for the purpose of resolving errors relating to the credit or debit card account, but not for the purpose of resolving any errors, disputes or adjustments relating to the underlying tax liability. Thus, nontax matters related to payment by credit or debit cards are to be resolved by persons ultimately liable for payment and financial intermediaries, without the involvement of the secretary.</w:t>
      </w:r>
    </w:p>
    <w:p w14:paraId="34B1CD20" w14:textId="77777777" w:rsidR="00210EA6" w:rsidRPr="005C1D91" w:rsidRDefault="00210EA6" w:rsidP="00210EA6">
      <w:pPr>
        <w:pStyle w:val="1"/>
      </w:pPr>
      <w:r w:rsidRPr="005C1D91">
        <w:t>2.</w:t>
      </w:r>
      <w:r w:rsidRPr="005C1D91">
        <w:tab/>
        <w:t>Matters Covered by Error Resolution Procedure</w:t>
      </w:r>
      <w:r>
        <w:t>s.</w:t>
      </w:r>
      <w:r w:rsidRPr="005C1D91">
        <w:t xml:space="preserve"> The er</w:t>
      </w:r>
      <w:r>
        <w:t>ror resolution procedures of P</w:t>
      </w:r>
      <w:r w:rsidRPr="005C1D91">
        <w:t>aragraph E.1 of this Section apply to the following types of errors:</w:t>
      </w:r>
    </w:p>
    <w:p w14:paraId="24171F24" w14:textId="77777777" w:rsidR="00210EA6" w:rsidRPr="005C1D91" w:rsidRDefault="00210EA6" w:rsidP="00210EA6">
      <w:pPr>
        <w:pStyle w:val="a0"/>
      </w:pPr>
      <w:r>
        <w:t>a.</w:t>
      </w:r>
      <w:r>
        <w:tab/>
        <w:t>a</w:t>
      </w:r>
      <w:r w:rsidRPr="005C1D91">
        <w:t>n incorrect amount posted to the taxpayer</w:t>
      </w:r>
      <w:r>
        <w:t>'</w:t>
      </w:r>
      <w:r w:rsidRPr="005C1D91">
        <w:t>s credit or debit card account as a result of a computational error, numerical transposition, or similar mistake;</w:t>
      </w:r>
    </w:p>
    <w:p w14:paraId="26126BBE" w14:textId="77777777" w:rsidR="00210EA6" w:rsidRPr="005C1D91" w:rsidRDefault="00210EA6" w:rsidP="00210EA6">
      <w:pPr>
        <w:pStyle w:val="a0"/>
      </w:pPr>
      <w:r>
        <w:t>b.</w:t>
      </w:r>
      <w:r>
        <w:tab/>
        <w:t>a</w:t>
      </w:r>
      <w:r w:rsidRPr="005C1D91">
        <w:t>n amou</w:t>
      </w:r>
      <w:r>
        <w:t>nt posted to the wrong taxpayer'</w:t>
      </w:r>
      <w:r w:rsidRPr="005C1D91">
        <w:t>s credit or debit card account;</w:t>
      </w:r>
    </w:p>
    <w:p w14:paraId="2BBC0C53" w14:textId="77777777" w:rsidR="00210EA6" w:rsidRPr="005C1D91" w:rsidRDefault="00210EA6" w:rsidP="00210EA6">
      <w:pPr>
        <w:pStyle w:val="a0"/>
      </w:pPr>
      <w:r>
        <w:t>c.</w:t>
      </w:r>
      <w:r>
        <w:tab/>
        <w:t>a</w:t>
      </w:r>
      <w:r w:rsidRPr="005C1D91">
        <w:t xml:space="preserve"> tra</w:t>
      </w:r>
      <w:r>
        <w:t>nsaction posted to the taxpayer'</w:t>
      </w:r>
      <w:r w:rsidRPr="005C1D91">
        <w:t>s credit or debit ca</w:t>
      </w:r>
      <w:r>
        <w:t>rd account without the taxpayer'</w:t>
      </w:r>
      <w:r w:rsidRPr="005C1D91">
        <w:t>s authorization; and</w:t>
      </w:r>
    </w:p>
    <w:p w14:paraId="68319DBF" w14:textId="77777777" w:rsidR="00210EA6" w:rsidRPr="005C1D91" w:rsidRDefault="00210EA6" w:rsidP="00210EA6">
      <w:pPr>
        <w:pStyle w:val="a0"/>
      </w:pPr>
      <w:r>
        <w:t>d.</w:t>
      </w:r>
      <w:r>
        <w:tab/>
        <w:t>o</w:t>
      </w:r>
      <w:r w:rsidRPr="005C1D91">
        <w:t>ther similar types of nontax errors relating to the taxpayer</w:t>
      </w:r>
      <w:r>
        <w:t>'</w:t>
      </w:r>
      <w:r w:rsidRPr="005C1D91">
        <w:t xml:space="preserve">s credit or debit card account that would be subject to resolution under </w:t>
      </w:r>
      <w:r>
        <w:t>S</w:t>
      </w:r>
      <w:r w:rsidRPr="005C1D91">
        <w:t xml:space="preserve">ection 161 of the Truth in Lending Act (15 U.S.C. 1666), </w:t>
      </w:r>
      <w:r>
        <w:t>S</w:t>
      </w:r>
      <w:r w:rsidRPr="005C1D91">
        <w:t>ection 908 of the Electronic Fund Transfer Act (15 U.S.C. 1693f), or similar provisions of state law.</w:t>
      </w:r>
    </w:p>
    <w:p w14:paraId="527DA12C" w14:textId="77777777" w:rsidR="00210EA6" w:rsidRPr="005C1D91" w:rsidRDefault="00210EA6" w:rsidP="00210EA6">
      <w:pPr>
        <w:pStyle w:val="1"/>
      </w:pPr>
      <w:r w:rsidRPr="005C1D91">
        <w:t>3.</w:t>
      </w:r>
      <w:r w:rsidRPr="005C1D91">
        <w:tab/>
        <w:t xml:space="preserve">No Basis for Claim or Defense against Secretary or State. An error described in this Subsection may be resolved only through the applicable error resolution procedures of </w:t>
      </w:r>
      <w:r>
        <w:t>S</w:t>
      </w:r>
      <w:r w:rsidRPr="005C1D91">
        <w:t>ection 161 of the Truth in</w:t>
      </w:r>
      <w:r>
        <w:t xml:space="preserve"> Lending Act (15 U.S.C. 1666), S</w:t>
      </w:r>
      <w:r w:rsidRPr="005C1D91">
        <w:t>ection 908 of the Electronic Fund Transfer Act (15 U.S.C.</w:t>
      </w:r>
      <w:r w:rsidR="000846CC">
        <w:t xml:space="preserve"> </w:t>
      </w:r>
      <w:r w:rsidRPr="005C1D91">
        <w:t xml:space="preserve">1693f), or similar provisions of state law, as set forth in </w:t>
      </w:r>
      <w:r>
        <w:t>Subsection</w:t>
      </w:r>
      <w:r w:rsidRPr="005C1D91">
        <w:t xml:space="preserve"> F of this Section and shall not be a basis for any claim or defense in any administrative or court proceeding involving the secretary or the state of Louisiana.</w:t>
      </w:r>
    </w:p>
    <w:p w14:paraId="389CE755" w14:textId="77777777" w:rsidR="00210EA6" w:rsidRPr="005C1D91" w:rsidRDefault="00210EA6" w:rsidP="00210EA6">
      <w:pPr>
        <w:pStyle w:val="A"/>
      </w:pPr>
      <w:r w:rsidRPr="005C1D91">
        <w:t>F.</w:t>
      </w:r>
      <w:r w:rsidRPr="005C1D91">
        <w:tab/>
        <w:t>Return of Funds Pursuant to Error Resolution Procedures. If a person is owed an amount because of the correction of an error under the error resolution procedures of Paragraph E.1 of this Section, the secretary may, in the secretary</w:t>
      </w:r>
      <w:r>
        <w:t>'</w:t>
      </w:r>
      <w:r w:rsidRPr="005C1D91">
        <w:t>s sole discretion, return the amount to the person by arranging for a credit to that person</w:t>
      </w:r>
      <w:r>
        <w:t>'</w:t>
      </w:r>
      <w:r w:rsidRPr="005C1D91">
        <w:t>s credit or debit card account with the issuer of the credit or debit card or any other financial institution or person that participated in the credit or debit card transaction in which the error occurred. Returns of funds through credit or debit card credits are only available to correct errors relating to the credit or debit card account, and not to refund overpayments of taxes.</w:t>
      </w:r>
    </w:p>
    <w:p w14:paraId="76637341" w14:textId="77777777" w:rsidR="00210EA6" w:rsidRPr="005C1D91" w:rsidRDefault="00210EA6" w:rsidP="00210EA6">
      <w:pPr>
        <w:pStyle w:val="A"/>
      </w:pPr>
      <w:r w:rsidRPr="005C1D91">
        <w:t>G.</w:t>
      </w:r>
      <w:r w:rsidRPr="005C1D91">
        <w:tab/>
        <w:t>Tax Matters not Subject to Error Resolution Procedures. The error resolution procedures of Paragraph E.</w:t>
      </w:r>
      <w:r>
        <w:t xml:space="preserve">1 </w:t>
      </w:r>
      <w:r w:rsidRPr="005C1D91">
        <w:t>of this Section do not apply to any error, question, dispute, or any other matter concerning the amount of tax owed by any person for any taxable period. The error resolution procedures do not apply to determine a taxpayer</w:t>
      </w:r>
      <w:r>
        <w:t>'</w:t>
      </w:r>
      <w:r w:rsidRPr="005C1D91">
        <w:t xml:space="preserve">s entitlement to a refund of tax for any taxable period for any reason. The error resolution procedures cannot be used to refund an </w:t>
      </w:r>
      <w:r w:rsidRPr="005C1D91">
        <w:t>overpayment of taxes. All tax matters that have been delegated to the secretary and the Department of Revenue shall be resolved by the secretary, without the involvement of financial intermediaries, through the administrative and judicial procedures established pursuant to Title 47 of the Louisiana Revised Statutes of 1950, as amended, and regulations promulgated pursuant to the Administrative Procedure Act. Thus, credit card and debit card issuers, financial institutions, other intermediaries and processing mechanisms are excluded from the resolution of an error when the alleged error involves the underlying tax liability, as opposed to the credit or debit card account.</w:t>
      </w:r>
    </w:p>
    <w:p w14:paraId="60497A79" w14:textId="77777777" w:rsidR="00210EA6" w:rsidRPr="005C1D91" w:rsidRDefault="00210EA6" w:rsidP="00210EA6">
      <w:pPr>
        <w:pStyle w:val="1"/>
      </w:pPr>
      <w:r>
        <w:t>1.</w:t>
      </w:r>
      <w:r>
        <w:tab/>
      </w:r>
      <w:r w:rsidRPr="005C1D91">
        <w:t xml:space="preserve">Rights of Credit Card Customers. Payments of taxes by credit or debit card are not subject to </w:t>
      </w:r>
      <w:r>
        <w:t>S</w:t>
      </w:r>
      <w:r w:rsidRPr="005C1D91">
        <w:t>ection 170 of the Truth in Lending Act (15 U.S.C. 1666i) or to any similar provision of state law.</w:t>
      </w:r>
    </w:p>
    <w:p w14:paraId="7DEC6984" w14:textId="77777777" w:rsidR="00210EA6" w:rsidRPr="005C1D91" w:rsidRDefault="00210EA6" w:rsidP="00210EA6">
      <w:pPr>
        <w:pStyle w:val="1"/>
      </w:pPr>
      <w:r>
        <w:t>2.</w:t>
      </w:r>
      <w:r>
        <w:tab/>
      </w:r>
      <w:r w:rsidRPr="005C1D91">
        <w:t>Cr</w:t>
      </w:r>
      <w:r>
        <w:t xml:space="preserve">editor. The term </w:t>
      </w:r>
      <w:r w:rsidRPr="009C7F3E">
        <w:rPr>
          <w:i/>
        </w:rPr>
        <w:t>creditor</w:t>
      </w:r>
      <w:r w:rsidRPr="005C1D91">
        <w:t xml:space="preserve"> under </w:t>
      </w:r>
      <w:r>
        <w:t>S</w:t>
      </w:r>
      <w:r w:rsidRPr="005C1D91">
        <w:t>ection 103(f) of the Truth in Lending Act (15 U.S.C. 1602(f)) does not include the secretary with respect to credit or debit card transactions in payment of any tax that the secretary is authorized to administer, enforce or collect.</w:t>
      </w:r>
    </w:p>
    <w:p w14:paraId="7198ECEE" w14:textId="77777777" w:rsidR="00210EA6" w:rsidRPr="005C1D91" w:rsidRDefault="00210EA6" w:rsidP="00210EA6">
      <w:pPr>
        <w:pStyle w:val="A"/>
      </w:pPr>
      <w:r w:rsidRPr="005C1D91">
        <w:t>H.</w:t>
      </w:r>
      <w:r w:rsidRPr="005C1D91">
        <w:tab/>
        <w:t>Service Fee for Using Debit or Credit Card. At the time of payment, the service fee for the use of a credit or debit card shall be charged to the taxpayer and shall be collectible as part of the taxpayer</w:t>
      </w:r>
      <w:r>
        <w:t>'</w:t>
      </w:r>
      <w:r w:rsidRPr="005C1D91">
        <w:t>s liability. The charge, however, shall not exceed the fee charged by the debit or credit card issuer, including any discount rate.</w:t>
      </w:r>
    </w:p>
    <w:p w14:paraId="12C64998" w14:textId="77777777" w:rsidR="00210EA6" w:rsidRPr="005C1D91" w:rsidRDefault="00210EA6" w:rsidP="00210EA6">
      <w:pPr>
        <w:pStyle w:val="A"/>
      </w:pPr>
      <w:r w:rsidRPr="005C1D91">
        <w:t>I.</w:t>
      </w:r>
      <w:r w:rsidRPr="005C1D91">
        <w:tab/>
        <w:t>Authority to Enter into Contracts. The secretary may enter into contracts for the purpose of implementing a system to provide a convenient electronic method for receiving payments of taxes by credit or debit card.</w:t>
      </w:r>
    </w:p>
    <w:p w14:paraId="5C020BAE" w14:textId="77777777" w:rsidR="00210EA6" w:rsidRPr="005C1D91" w:rsidRDefault="00210EA6" w:rsidP="00210EA6">
      <w:pPr>
        <w:pStyle w:val="A"/>
      </w:pPr>
      <w:r w:rsidRPr="005C1D91">
        <w:t>J.</w:t>
      </w:r>
      <w:r w:rsidRPr="005C1D91">
        <w:tab/>
        <w:t>Use and Disclosure of Information Relating to Payment by Credit or Debit Card. Any information or data obtained directly or indirectly by any person other than the taxpayer in connection with payment of taxes by a credit or</w:t>
      </w:r>
      <w:r>
        <w:t xml:space="preserve"> </w:t>
      </w:r>
      <w:r w:rsidRPr="005C1D91">
        <w:t>debit card is subject to the confidentiality restrictions of R.S. 47:1508, whether the information is received from the Department of Revenue or from any other person, including the taxpayer.</w:t>
      </w:r>
    </w:p>
    <w:p w14:paraId="55870CA5" w14:textId="77777777" w:rsidR="00210EA6" w:rsidRPr="005C1D91" w:rsidRDefault="00210EA6" w:rsidP="00210EA6">
      <w:pPr>
        <w:pStyle w:val="1"/>
      </w:pPr>
      <w:r w:rsidRPr="005C1D91">
        <w:t>1.</w:t>
      </w:r>
      <w:r>
        <w:tab/>
      </w:r>
      <w:r w:rsidRPr="005C1D91">
        <w:t>No person other than the taxpayer shall use or divulge th</w:t>
      </w:r>
      <w:r>
        <w:t>e information except as follows.</w:t>
      </w:r>
    </w:p>
    <w:p w14:paraId="38FCE823" w14:textId="77777777" w:rsidR="00210EA6" w:rsidRPr="005C1D91" w:rsidRDefault="00210EA6" w:rsidP="00210EA6">
      <w:pPr>
        <w:pStyle w:val="a0"/>
      </w:pPr>
      <w:r w:rsidRPr="005C1D91">
        <w:t>a.</w:t>
      </w:r>
      <w:r w:rsidRPr="005C1D91">
        <w:tab/>
        <w:t>Credit or debit card issuers, financial institutions, or other persons participating in the credit card or debit card transaction may use or disclose such information for the purpose and in direct furtherance of servicing cardholder accounts, including the resolution of errors in accordance with Subsection E of this Section. This authority includes the following:</w:t>
      </w:r>
    </w:p>
    <w:p w14:paraId="59626A85" w14:textId="77777777" w:rsidR="00210EA6" w:rsidRPr="005C1D91" w:rsidRDefault="00210EA6" w:rsidP="00210EA6">
      <w:pPr>
        <w:pStyle w:val="i0"/>
      </w:pPr>
      <w:r>
        <w:tab/>
        <w:t>i.</w:t>
      </w:r>
      <w:r>
        <w:tab/>
        <w:t>p</w:t>
      </w:r>
      <w:r w:rsidRPr="005C1D91">
        <w:t>rocessing the credit or debit card transaction, in all of its stages through and including the crediting of the amount charged on account of tax to the Department of Revenue;</w:t>
      </w:r>
    </w:p>
    <w:p w14:paraId="2F9D480F" w14:textId="77777777" w:rsidR="00210EA6" w:rsidRPr="005C1D91" w:rsidRDefault="00210EA6" w:rsidP="00210EA6">
      <w:pPr>
        <w:pStyle w:val="i0"/>
      </w:pPr>
      <w:r>
        <w:tab/>
      </w:r>
      <w:r w:rsidRPr="005C1D91">
        <w:t>ii.</w:t>
      </w:r>
      <w:r w:rsidRPr="005C1D91">
        <w:tab/>
      </w:r>
      <w:r>
        <w:t>b</w:t>
      </w:r>
      <w:r w:rsidRPr="005C1D91">
        <w:t>illing the taxpayer for the amount charged or debited with respect to payment of the tax liability;</w:t>
      </w:r>
    </w:p>
    <w:p w14:paraId="3FE235D3" w14:textId="77777777" w:rsidR="00210EA6" w:rsidRPr="005C1D91" w:rsidRDefault="00210EA6" w:rsidP="00210EA6">
      <w:pPr>
        <w:pStyle w:val="i0"/>
      </w:pPr>
      <w:r>
        <w:lastRenderedPageBreak/>
        <w:tab/>
      </w:r>
      <w:r w:rsidRPr="005C1D91">
        <w:t>iii.</w:t>
      </w:r>
      <w:r w:rsidRPr="005C1D91">
        <w:tab/>
      </w:r>
      <w:r>
        <w:t>c</w:t>
      </w:r>
      <w:r w:rsidRPr="005C1D91">
        <w:t>ollecting the amount charged or debited with respect to payment of the tax liability;</w:t>
      </w:r>
    </w:p>
    <w:p w14:paraId="6437B957" w14:textId="77777777" w:rsidR="00210EA6" w:rsidRPr="005C1D91" w:rsidRDefault="00210EA6" w:rsidP="00210EA6">
      <w:pPr>
        <w:pStyle w:val="i0"/>
      </w:pPr>
      <w:r>
        <w:tab/>
      </w:r>
      <w:r w:rsidRPr="005C1D91">
        <w:t>iv.</w:t>
      </w:r>
      <w:r w:rsidRPr="005C1D91">
        <w:tab/>
      </w:r>
      <w:r>
        <w:t>r</w:t>
      </w:r>
      <w:r w:rsidRPr="005C1D91">
        <w:t>eturning funds to the taxpayer in accordance with Subsection F of this Section;</w:t>
      </w:r>
    </w:p>
    <w:p w14:paraId="48CE28B4" w14:textId="77777777" w:rsidR="00210EA6" w:rsidRPr="005C1D91" w:rsidRDefault="00210EA6" w:rsidP="00210EA6">
      <w:pPr>
        <w:pStyle w:val="i0"/>
      </w:pPr>
      <w:r>
        <w:tab/>
      </w:r>
      <w:r w:rsidRPr="005C1D91">
        <w:t>v.</w:t>
      </w:r>
      <w:r w:rsidRPr="005C1D91">
        <w:tab/>
      </w:r>
      <w:r>
        <w:t>s</w:t>
      </w:r>
      <w:r w:rsidRPr="005C1D91">
        <w:t>ending receipts or confirmation of a transaction to the taxpayer, including secured electronic transmissions and facsimiles; and</w:t>
      </w:r>
    </w:p>
    <w:p w14:paraId="27FC6306" w14:textId="77777777" w:rsidR="00210EA6" w:rsidRDefault="00210EA6" w:rsidP="00210EA6">
      <w:pPr>
        <w:pStyle w:val="i0"/>
      </w:pPr>
      <w:r>
        <w:tab/>
      </w:r>
      <w:r w:rsidRPr="005C1D91">
        <w:t>vi.</w:t>
      </w:r>
      <w:r w:rsidRPr="005C1D91">
        <w:tab/>
      </w:r>
      <w:r>
        <w:t>p</w:t>
      </w:r>
      <w:r w:rsidRPr="005C1D91">
        <w:t xml:space="preserve">roviding information necessary to make a payment to the secretary, as explicitly authorized by the taxpayer (e.g., name, address, </w:t>
      </w:r>
      <w:r>
        <w:t>S</w:t>
      </w:r>
      <w:r w:rsidRPr="005C1D91">
        <w:t xml:space="preserve">ocial </w:t>
      </w:r>
      <w:r>
        <w:t>S</w:t>
      </w:r>
      <w:r w:rsidRPr="005C1D91">
        <w:t>ecurity number, taxpayer identification number).</w:t>
      </w:r>
    </w:p>
    <w:p w14:paraId="186FAAA9" w14:textId="77777777" w:rsidR="00210EA6" w:rsidRPr="005C1D91" w:rsidRDefault="00210EA6" w:rsidP="00210EA6">
      <w:pPr>
        <w:pStyle w:val="a0"/>
      </w:pPr>
      <w:r w:rsidRPr="005C1D91">
        <w:t>b.</w:t>
      </w:r>
      <w:r w:rsidRPr="005C1D91">
        <w:tab/>
        <w:t>Notwithstanding the provisions of Paragraph J.1 of this Subsection, use or disclosure of information relating to credit and debit card transactions for purposes related to any of the following is not authorized:</w:t>
      </w:r>
    </w:p>
    <w:p w14:paraId="0EF2C1D5" w14:textId="77777777" w:rsidR="00210EA6" w:rsidRPr="005C1D91" w:rsidRDefault="00210EA6" w:rsidP="00210EA6">
      <w:pPr>
        <w:pStyle w:val="i0"/>
      </w:pPr>
      <w:r>
        <w:tab/>
      </w:r>
      <w:r w:rsidRPr="005C1D91">
        <w:t>i.</w:t>
      </w:r>
      <w:r w:rsidRPr="005C1D91">
        <w:tab/>
      </w:r>
      <w:r>
        <w:t>t</w:t>
      </w:r>
      <w:r w:rsidRPr="005C1D91">
        <w:t>he sale, or transfer for consideration, of confidential information separate from a sale or transfer for consideration of the underlying account or receivable;</w:t>
      </w:r>
    </w:p>
    <w:p w14:paraId="1202B0D8" w14:textId="77777777" w:rsidR="00210EA6" w:rsidRPr="005C1D91" w:rsidRDefault="00210EA6" w:rsidP="00210EA6">
      <w:pPr>
        <w:pStyle w:val="i0"/>
      </w:pPr>
      <w:r>
        <w:tab/>
      </w:r>
      <w:r w:rsidRPr="005C1D91">
        <w:t>ii.</w:t>
      </w:r>
      <w:r w:rsidRPr="005C1D91">
        <w:tab/>
      </w:r>
      <w:r>
        <w:t>m</w:t>
      </w:r>
      <w:r w:rsidRPr="005C1D91">
        <w:t>arketing for any purpose, such as marketing tax-related products or services or marketing any product or service that targets persons who have used a credit or debit card to pay taxes; and</w:t>
      </w:r>
    </w:p>
    <w:p w14:paraId="0C47053F" w14:textId="77777777" w:rsidR="00210EA6" w:rsidRPr="005C1D91" w:rsidRDefault="00210EA6" w:rsidP="00210EA6">
      <w:pPr>
        <w:pStyle w:val="i0"/>
      </w:pPr>
      <w:r>
        <w:tab/>
      </w:r>
      <w:r w:rsidRPr="005C1D91">
        <w:t>iii.</w:t>
      </w:r>
      <w:r w:rsidRPr="005C1D91">
        <w:tab/>
      </w:r>
      <w:r>
        <w:t>f</w:t>
      </w:r>
      <w:r w:rsidRPr="005C1D91">
        <w:t>urnishing the information to any credit reporting agency or credit bureau, except with respect to the aggregate amount of a cardholder</w:t>
      </w:r>
      <w:r>
        <w:t>'</w:t>
      </w:r>
      <w:r w:rsidRPr="005C1D91">
        <w:t>s account, with the amount attributable to payment of taxes not separately identified.</w:t>
      </w:r>
    </w:p>
    <w:p w14:paraId="1BA0ECE6" w14:textId="77777777" w:rsidR="00210EA6" w:rsidRPr="005C1D91" w:rsidRDefault="00210EA6" w:rsidP="00210EA6">
      <w:pPr>
        <w:pStyle w:val="1"/>
      </w:pPr>
      <w:r w:rsidRPr="005C1D91">
        <w:t>2.</w:t>
      </w:r>
      <w:r w:rsidRPr="005C1D91">
        <w:tab/>
        <w:t>Any person who uses or discloses the information contrary to the provisions of R.S. 47:1508 and other than as authorized by this Subsection shall be guilty of a misdemeanor and, upon conviction, can be fined up to $10,000 or be imprisoned for up to two years, or both.</w:t>
      </w:r>
    </w:p>
    <w:p w14:paraId="07ACF113" w14:textId="77777777" w:rsidR="00210EA6" w:rsidRPr="005C1D91" w:rsidRDefault="00210EA6" w:rsidP="00210EA6">
      <w:pPr>
        <w:pStyle w:val="AuthorityNote"/>
      </w:pPr>
      <w:r w:rsidRPr="005C1D91">
        <w:t>AUTHORITY</w:t>
      </w:r>
      <w:r>
        <w:t xml:space="preserve"> NOTE:</w:t>
      </w:r>
      <w:r>
        <w:tab/>
      </w:r>
      <w:r w:rsidRPr="005C1D91">
        <w:t>Promulgated in accordance with R.S. 47:1519 and R.S. 47:1577.</w:t>
      </w:r>
    </w:p>
    <w:p w14:paraId="10A91E40" w14:textId="77777777" w:rsidR="00210EA6" w:rsidRDefault="00210EA6" w:rsidP="00210EA6">
      <w:pPr>
        <w:pStyle w:val="HistoricalNote"/>
      </w:pPr>
      <w:r>
        <w:t>HISTORICAL NOTE:</w:t>
      </w:r>
      <w:r>
        <w:tab/>
      </w:r>
      <w:r w:rsidRPr="005C1D91">
        <w:t xml:space="preserve">Promulgated by the Department of </w:t>
      </w:r>
      <w:r w:rsidRPr="00157DD5">
        <w:t>Revenue, Policy</w:t>
      </w:r>
      <w:r w:rsidRPr="005C1D91">
        <w:t xml:space="preserve"> Services D</w:t>
      </w:r>
      <w:r>
        <w:t>ivision, LR 34:671 (April 2008).</w:t>
      </w:r>
    </w:p>
    <w:p w14:paraId="784FFB43" w14:textId="77777777" w:rsidR="00A571EF" w:rsidRPr="00D64EBA" w:rsidRDefault="00A571EF" w:rsidP="00A571EF">
      <w:pPr>
        <w:pStyle w:val="Section"/>
        <w:rPr>
          <w:bCs/>
        </w:rPr>
      </w:pPr>
      <w:bookmarkStart w:id="1636" w:name="_Toc238197805"/>
      <w:r>
        <w:t>§1537.</w:t>
      </w:r>
      <w:r>
        <w:tab/>
        <w:t>Remote Seller Tax Return—</w:t>
      </w:r>
      <w:r w:rsidRPr="00D64EBA">
        <w:t>Electronic Filing Requirements</w:t>
      </w:r>
      <w:bookmarkEnd w:id="1636"/>
    </w:p>
    <w:p w14:paraId="2F6722C4" w14:textId="77777777" w:rsidR="00A571EF" w:rsidRPr="00D64EBA" w:rsidRDefault="00A571EF" w:rsidP="00A571EF">
      <w:pPr>
        <w:pStyle w:val="A"/>
      </w:pPr>
      <w:r w:rsidRPr="00D64EBA">
        <w:t>A.</w:t>
      </w:r>
      <w:r w:rsidRPr="00D64EBA">
        <w:tab/>
        <w:t>For tax periods beginning on or after July 1, 2020, every remote seller shall be required to file the remote sellers tax return electronically with the Sales and Use Tax Commission for Remote Sellers (the “commission”) using the electronic format prescribed by the commission.</w:t>
      </w:r>
    </w:p>
    <w:p w14:paraId="22AD828F" w14:textId="77777777" w:rsidR="00A571EF" w:rsidRPr="00D64EBA" w:rsidRDefault="00A571EF" w:rsidP="00A571EF">
      <w:pPr>
        <w:pStyle w:val="A"/>
      </w:pPr>
      <w:r w:rsidRPr="00D64EBA">
        <w:t>B.</w:t>
      </w:r>
      <w:r w:rsidRPr="00D64EBA">
        <w:tab/>
        <w:t>Remote sellers may not send paper versions of any returns required to be filed.</w:t>
      </w:r>
    </w:p>
    <w:p w14:paraId="75767B1E" w14:textId="77777777" w:rsidR="00A571EF" w:rsidRPr="00D64EBA" w:rsidRDefault="00A571EF" w:rsidP="00A571EF">
      <w:pPr>
        <w:pStyle w:val="A"/>
        <w:tabs>
          <w:tab w:val="clear" w:pos="540"/>
          <w:tab w:val="left" w:pos="720"/>
        </w:tabs>
      </w:pPr>
      <w:r w:rsidRPr="00D64EBA">
        <w:t>C.1.</w:t>
      </w:r>
      <w:r w:rsidRPr="00D64EBA">
        <w:tab/>
        <w:t xml:space="preserve">R.S. 47:340(F) allows the commission to use the administrative provisions found in chapter 18 of subtitle II of the revised statutes in the same manner as the </w:t>
      </w:r>
      <w:r>
        <w:t>s</w:t>
      </w:r>
      <w:r w:rsidRPr="00D64EBA">
        <w:t>ecretary of the Department of Revenue.</w:t>
      </w:r>
      <w:r>
        <w:t xml:space="preserve"> </w:t>
      </w:r>
      <w:r w:rsidRPr="00D64EBA">
        <w:t>Therefore, failure to comply with the electronic filing requirement of this section will result in the assessment of a penalty as provided for in R.S. 47:1520(B).</w:t>
      </w:r>
    </w:p>
    <w:p w14:paraId="5D5E1F90" w14:textId="77777777" w:rsidR="00A571EF" w:rsidRPr="00D64EBA" w:rsidRDefault="00A571EF" w:rsidP="00A571EF">
      <w:pPr>
        <w:pStyle w:val="1"/>
      </w:pPr>
      <w:r w:rsidRPr="00D64EBA">
        <w:t>2.</w:t>
      </w:r>
      <w:r w:rsidRPr="00D64EBA">
        <w:tab/>
        <w:t>Waiver of the penalty provided for in paragraph 1 of</w:t>
      </w:r>
      <w:r>
        <w:t xml:space="preserve"> </w:t>
      </w:r>
      <w:r w:rsidRPr="00D64EBA">
        <w:t xml:space="preserve">this subsection shall only be allowed as provided for in R.S. </w:t>
      </w:r>
      <w:r w:rsidRPr="00D64EBA">
        <w:t>47:1520(B) per authority granted to the commission in R.S. 47:340(F).</w:t>
      </w:r>
    </w:p>
    <w:p w14:paraId="7EEDC647" w14:textId="77777777" w:rsidR="00A571EF" w:rsidRPr="00D64EBA" w:rsidRDefault="00A571EF" w:rsidP="00A571EF">
      <w:pPr>
        <w:pStyle w:val="AuthorityNote"/>
      </w:pPr>
      <w:bookmarkStart w:id="1637" w:name="_Hlk505708423"/>
      <w:r w:rsidRPr="00D64EBA">
        <w:t>AUTHORITY NOTE:</w:t>
      </w:r>
      <w:r w:rsidRPr="00D64EBA">
        <w:tab/>
        <w:t>Promulgated in accordance with R.S. 47:1520 and 47:340.</w:t>
      </w:r>
    </w:p>
    <w:p w14:paraId="02DC9260" w14:textId="77777777" w:rsidR="00A571EF" w:rsidRDefault="00A571EF" w:rsidP="00A571EF">
      <w:pPr>
        <w:pStyle w:val="HistoricalNote"/>
      </w:pPr>
      <w:r w:rsidRPr="00D64EBA">
        <w:t>HISTORICAL NOTE:</w:t>
      </w:r>
      <w:r w:rsidRPr="00D64EBA">
        <w:tab/>
        <w:t>Promulgated by the Department of Revneue, Sales and Use Tax Comm</w:t>
      </w:r>
      <w:r>
        <w:t>ission for Remote Sellers, LR 46</w:t>
      </w:r>
      <w:r w:rsidRPr="00D64EBA">
        <w:t>:</w:t>
      </w:r>
      <w:r>
        <w:t>44 (January 2020).</w:t>
      </w:r>
    </w:p>
    <w:p w14:paraId="62E814A9" w14:textId="77777777" w:rsidR="00A571EF" w:rsidRPr="00D64EBA" w:rsidRDefault="00A571EF" w:rsidP="00A571EF">
      <w:pPr>
        <w:pStyle w:val="Section"/>
      </w:pPr>
      <w:bookmarkStart w:id="1638" w:name="_Toc238197806"/>
      <w:r w:rsidRPr="00D64EBA">
        <w:t>§1538.</w:t>
      </w:r>
      <w:r w:rsidRPr="00D64EBA">
        <w:tab/>
        <w:t>Remote Seller Derived Sales and Use Tax - Electronic Payment Required</w:t>
      </w:r>
      <w:bookmarkEnd w:id="1638"/>
      <w:r w:rsidRPr="00D64EBA">
        <w:t xml:space="preserve"> </w:t>
      </w:r>
    </w:p>
    <w:p w14:paraId="7C6D828A" w14:textId="77777777" w:rsidR="00A571EF" w:rsidRPr="00D64EBA" w:rsidRDefault="00A571EF" w:rsidP="00A571EF">
      <w:pPr>
        <w:pStyle w:val="A"/>
      </w:pPr>
      <w:r w:rsidRPr="00D64EBA">
        <w:t>A.</w:t>
      </w:r>
      <w:r w:rsidRPr="00D64EBA">
        <w:tab/>
        <w:t>Effective for all taxable periods beginning on or after July 1, 2020, all payments by any remote seller shall be electronically transferred to the commission on or before the twentieth day following the close of the reporting period using the electronic format provided by the commission.</w:t>
      </w:r>
    </w:p>
    <w:p w14:paraId="1035F59A" w14:textId="77777777" w:rsidR="00A571EF" w:rsidRPr="00D64EBA" w:rsidRDefault="00A571EF" w:rsidP="00A571EF">
      <w:pPr>
        <w:pStyle w:val="A"/>
      </w:pPr>
      <w:r w:rsidRPr="00D64EBA">
        <w:t>B.</w:t>
      </w:r>
      <w:r w:rsidRPr="00D64EBA">
        <w:tab/>
        <w:t>Failure to comply with the electronic funds transfer requirements shall result in the tax payment being considered delinquent and subject to penalties and interest as provided in applicable state law and local ordinances.</w:t>
      </w:r>
    </w:p>
    <w:p w14:paraId="011BC607" w14:textId="77777777" w:rsidR="00A571EF" w:rsidRPr="00D64EBA" w:rsidRDefault="00A571EF" w:rsidP="00A571EF">
      <w:pPr>
        <w:pStyle w:val="A"/>
      </w:pPr>
      <w:r w:rsidRPr="00D64EBA">
        <w:t>C.</w:t>
      </w:r>
      <w:r w:rsidRPr="00D64EBA">
        <w:tab/>
        <w:t>If a remote seller has made a good faith attempt and exercises due diligence in initiating a payment according to this rule, but because of unexpected problems arising at financial institutions, Federal Reserve facilities, the automated clearinghouse system, or state agencies, the payment is not timely received, the delinquent penalty may be waived by the commission. Before a waiver will be considered, remote sellers must furnish the commission with documentation proving that due diligence was exercised and that the delay was clearly beyond their control.</w:t>
      </w:r>
    </w:p>
    <w:p w14:paraId="2188AD0C" w14:textId="77777777" w:rsidR="00A571EF" w:rsidRPr="00D64EBA" w:rsidRDefault="00A571EF" w:rsidP="00A571EF">
      <w:pPr>
        <w:pStyle w:val="A"/>
      </w:pPr>
      <w:r w:rsidRPr="00D64EBA">
        <w:t>D.</w:t>
      </w:r>
      <w:r w:rsidRPr="00D64EBA">
        <w:tab/>
        <w:t>In any case where the remote seller can prove payment by electronic funds transfer would create an undue hardship, the commission shall exempt the remote seller from the requirement to transmit funds electronically.</w:t>
      </w:r>
    </w:p>
    <w:p w14:paraId="1363692C" w14:textId="77777777" w:rsidR="00A571EF" w:rsidRPr="00D64EBA" w:rsidRDefault="00A571EF" w:rsidP="00A571EF">
      <w:pPr>
        <w:pStyle w:val="A"/>
      </w:pPr>
      <w:r w:rsidRPr="00D64EBA">
        <w:t>E.</w:t>
      </w:r>
      <w:r w:rsidRPr="00D64EBA">
        <w:tab/>
        <w:t xml:space="preserve">The tax returns must be filed electronically, separately from the electronic transmission of the remittance. </w:t>
      </w:r>
    </w:p>
    <w:p w14:paraId="67C68AB8" w14:textId="77777777" w:rsidR="00A571EF" w:rsidRPr="00D64EBA" w:rsidRDefault="00A571EF" w:rsidP="00A571EF">
      <w:pPr>
        <w:pStyle w:val="AuthorityNote"/>
      </w:pPr>
      <w:r w:rsidRPr="00D64EBA">
        <w:t>AUTHORITY NOTE:</w:t>
      </w:r>
      <w:r w:rsidRPr="00D64EBA">
        <w:tab/>
        <w:t>Promulgated in accordance with R.S. 47:1519 and 47:340.</w:t>
      </w:r>
    </w:p>
    <w:bookmarkEnd w:id="1637"/>
    <w:p w14:paraId="46C4B336" w14:textId="77777777" w:rsidR="00A571EF" w:rsidRDefault="00A571EF" w:rsidP="00A571EF">
      <w:pPr>
        <w:pStyle w:val="HistoricalNote"/>
      </w:pPr>
      <w:r w:rsidRPr="00D64EBA">
        <w:t>HISTORICAL NOTE:</w:t>
      </w:r>
      <w:r w:rsidRPr="00D64EBA">
        <w:tab/>
        <w:t>Promulgated by the Department of Rev</w:t>
      </w:r>
      <w:r>
        <w:t>en</w:t>
      </w:r>
      <w:r w:rsidRPr="00D64EBA">
        <w:t>ue, Sales and Use Tax Comm</w:t>
      </w:r>
      <w:r>
        <w:t>ission for Remote Sellers, LR 46</w:t>
      </w:r>
      <w:r w:rsidRPr="00D64EBA">
        <w:t>:</w:t>
      </w:r>
      <w:r>
        <w:t>45 (January 2020).</w:t>
      </w:r>
    </w:p>
    <w:p w14:paraId="56970F49" w14:textId="77777777" w:rsidR="00F75381" w:rsidRPr="008711DA" w:rsidRDefault="00F75381" w:rsidP="00F75381">
      <w:pPr>
        <w:pStyle w:val="Chapter"/>
      </w:pPr>
      <w:bookmarkStart w:id="1639" w:name="TOC_Chap83"/>
      <w:bookmarkStart w:id="1640" w:name="_Toc233690197"/>
      <w:bookmarkStart w:id="1641" w:name="_Toc234030782"/>
      <w:bookmarkStart w:id="1642" w:name="_Toc243721407"/>
      <w:bookmarkStart w:id="1643" w:name="_Toc259619653"/>
      <w:bookmarkStart w:id="1644" w:name="_Toc262718739"/>
      <w:bookmarkStart w:id="1645" w:name="_Toc275165512"/>
      <w:bookmarkStart w:id="1646" w:name="_Toc238197807"/>
      <w:r w:rsidRPr="008711DA">
        <w:t>Chapter 17.</w:t>
      </w:r>
      <w:r>
        <w:tab/>
      </w:r>
      <w:r w:rsidRPr="008711DA">
        <w:t>Administrative Fees</w:t>
      </w:r>
      <w:bookmarkEnd w:id="1646"/>
    </w:p>
    <w:p w14:paraId="7C3251E3" w14:textId="77777777" w:rsidR="00F75381" w:rsidRPr="008711DA" w:rsidRDefault="00F75381" w:rsidP="00F75381">
      <w:pPr>
        <w:pStyle w:val="Section"/>
      </w:pPr>
      <w:bookmarkStart w:id="1647" w:name="_Toc238197808"/>
      <w:r w:rsidRPr="008711DA">
        <w:t>§1701.</w:t>
      </w:r>
      <w:r w:rsidRPr="008711DA">
        <w:tab/>
        <w:t>Fees for Searching for Returns and Other Documents, Authenticating and Certifying Copies of Records</w:t>
      </w:r>
      <w:bookmarkEnd w:id="1647"/>
    </w:p>
    <w:p w14:paraId="317C60A9" w14:textId="77777777" w:rsidR="00F75381" w:rsidRPr="008711DA" w:rsidRDefault="00F75381" w:rsidP="00F75381">
      <w:pPr>
        <w:pStyle w:val="A"/>
      </w:pPr>
      <w:r w:rsidRPr="008711DA">
        <w:t>A.</w:t>
      </w:r>
      <w:r w:rsidRPr="008711DA">
        <w:tab/>
        <w:t>Definitions</w:t>
      </w:r>
    </w:p>
    <w:p w14:paraId="0B94FC27" w14:textId="77777777" w:rsidR="00F75381" w:rsidRPr="008711DA" w:rsidRDefault="00F75381" w:rsidP="00F75381">
      <w:pPr>
        <w:pStyle w:val="1"/>
      </w:pPr>
      <w:r w:rsidRPr="008711DA">
        <w:rPr>
          <w:i/>
        </w:rPr>
        <w:t>Authenticated</w:t>
      </w:r>
      <w:r>
        <w:rPr>
          <w:i/>
        </w:rPr>
        <w:t xml:space="preserve"> C</w:t>
      </w:r>
      <w:r w:rsidRPr="008711DA">
        <w:rPr>
          <w:i/>
        </w:rPr>
        <w:t>opy</w:t>
      </w:r>
      <w:r w:rsidR="00432750">
        <w:sym w:font="Symbol" w:char="F0BE"/>
      </w:r>
      <w:r w:rsidRPr="008711DA">
        <w:t xml:space="preserve">a copy of any public rule, decision or order of the secretary, paper or report bearing the original signature of the secretary of the Department of Revenue to establish that the copy is an exact duplicate of such rule, decision, order, paper or report in the records and files maintained by the secretary in the administration of subtitle II of the </w:t>
      </w:r>
      <w:r w:rsidRPr="00A00321">
        <w:rPr>
          <w:i/>
        </w:rPr>
        <w:t>Louisiana Revised Statutes</w:t>
      </w:r>
      <w:r w:rsidRPr="008711DA">
        <w:t xml:space="preserve"> of 1950, as amended.</w:t>
      </w:r>
    </w:p>
    <w:p w14:paraId="6D9A25F4" w14:textId="77777777" w:rsidR="00F75381" w:rsidRPr="008711DA" w:rsidRDefault="00F75381" w:rsidP="00F75381">
      <w:pPr>
        <w:pStyle w:val="1"/>
      </w:pPr>
      <w:r w:rsidRPr="008711DA">
        <w:rPr>
          <w:i/>
        </w:rPr>
        <w:t xml:space="preserve">Certified </w:t>
      </w:r>
      <w:r>
        <w:rPr>
          <w:i/>
        </w:rPr>
        <w:t>C</w:t>
      </w:r>
      <w:r w:rsidRPr="008711DA">
        <w:rPr>
          <w:i/>
        </w:rPr>
        <w:t>opy</w:t>
      </w:r>
      <w:r w:rsidR="00432750">
        <w:sym w:font="Symbol" w:char="F0BE"/>
      </w:r>
      <w:r w:rsidRPr="008711DA">
        <w:t xml:space="preserve">a copy of any confidential and privileged document and which is signed by the secretary, or designee, and two witnesses before a notary public certifying </w:t>
      </w:r>
      <w:r w:rsidRPr="008711DA">
        <w:lastRenderedPageBreak/>
        <w:t>that the copy is a true and correct copy of the original document in the records and files maintained by the secretary in the administration and enforcement of the tax laws of this state.</w:t>
      </w:r>
    </w:p>
    <w:p w14:paraId="4DAEEDE9" w14:textId="77777777" w:rsidR="00F75381" w:rsidRPr="008711DA" w:rsidRDefault="00F75381" w:rsidP="00F75381">
      <w:pPr>
        <w:pStyle w:val="1"/>
      </w:pPr>
      <w:r w:rsidRPr="008711DA">
        <w:rPr>
          <w:i/>
        </w:rPr>
        <w:t>Search</w:t>
      </w:r>
      <w:r w:rsidR="00432750">
        <w:sym w:font="Symbol" w:char="F0BE"/>
      </w:r>
      <w:r w:rsidRPr="008711DA">
        <w:t>an examination of the records and files maintained by the secretary in the administration and enforcement of the tax laws of this state in response to a request made by a taxpayer, or their authorized representative, for a copy of any tax return previously filed by the taxpayer or any other document subject to the provisions of R.S. 47:1508.</w:t>
      </w:r>
    </w:p>
    <w:p w14:paraId="4AE9EF9E" w14:textId="77777777" w:rsidR="00F75381" w:rsidRPr="008711DA" w:rsidRDefault="00F75381" w:rsidP="00F75381">
      <w:pPr>
        <w:pStyle w:val="A"/>
      </w:pPr>
      <w:r w:rsidRPr="008711DA">
        <w:t>B.</w:t>
      </w:r>
      <w:r w:rsidRPr="008711DA">
        <w:tab/>
        <w:t>Fees</w:t>
      </w:r>
    </w:p>
    <w:p w14:paraId="0B9A506D" w14:textId="77777777" w:rsidR="00F75381" w:rsidRDefault="00F75381" w:rsidP="00F75381">
      <w:pPr>
        <w:pStyle w:val="1"/>
      </w:pPr>
      <w:r w:rsidRPr="008711DA">
        <w:t>1.</w:t>
      </w:r>
      <w:r w:rsidRPr="008711DA">
        <w:tab/>
        <w:t xml:space="preserve">For authenticating a copy of any public rule, decision or order of the secretary, paper or report, the fee shall be </w:t>
      </w:r>
      <w:r>
        <w:t>$25</w:t>
      </w:r>
      <w:r w:rsidRPr="008711DA">
        <w:t>.</w:t>
      </w:r>
    </w:p>
    <w:p w14:paraId="3A0C18C6" w14:textId="77777777" w:rsidR="00F75381" w:rsidRPr="008711DA" w:rsidRDefault="00F75381" w:rsidP="00F75381">
      <w:pPr>
        <w:pStyle w:val="1"/>
      </w:pPr>
      <w:r w:rsidRPr="008711DA">
        <w:t>2.</w:t>
      </w:r>
      <w:r w:rsidRPr="008711DA">
        <w:tab/>
        <w:t xml:space="preserve">For a copy of any tax return previously filed by the taxpayer or any other document subject to the provisions of R.S. 47:1508, the fee to search for the return or document shall be </w:t>
      </w:r>
      <w:r>
        <w:t>$15</w:t>
      </w:r>
      <w:r w:rsidRPr="008711DA">
        <w:t xml:space="preserve"> for each year or tax period requested, regardless of whether the requested return or document is located.</w:t>
      </w:r>
    </w:p>
    <w:p w14:paraId="7D1F4017" w14:textId="77777777" w:rsidR="00F75381" w:rsidRPr="008711DA" w:rsidRDefault="00F75381" w:rsidP="00F75381">
      <w:pPr>
        <w:pStyle w:val="1"/>
      </w:pPr>
      <w:r>
        <w:t>3</w:t>
      </w:r>
      <w:r w:rsidRPr="008711DA">
        <w:t>.</w:t>
      </w:r>
      <w:r w:rsidRPr="008711DA">
        <w:tab/>
        <w:t xml:space="preserve">For a certified copy of a return or other document, the fee shall be </w:t>
      </w:r>
      <w:r>
        <w:t>$25</w:t>
      </w:r>
      <w:r w:rsidRPr="008711DA">
        <w:t xml:space="preserve"> for each return or document which is to be certified.</w:t>
      </w:r>
    </w:p>
    <w:p w14:paraId="32EA9C3B" w14:textId="77777777" w:rsidR="00F75381" w:rsidRDefault="00F75381" w:rsidP="00F75381">
      <w:pPr>
        <w:pStyle w:val="1"/>
      </w:pPr>
      <w:r>
        <w:t>4</w:t>
      </w:r>
      <w:r w:rsidRPr="008711DA">
        <w:t>.</w:t>
      </w:r>
      <w:r w:rsidRPr="008711DA">
        <w:tab/>
        <w:t>All fees shall be paid in advance by check, money order, or other authorized method of payment, made payable to the Department of Revenue. Cash cannot be accepted.</w:t>
      </w:r>
    </w:p>
    <w:p w14:paraId="6D78503C" w14:textId="77777777" w:rsidR="00F75381" w:rsidRDefault="00F75381" w:rsidP="00F75381">
      <w:pPr>
        <w:pStyle w:val="AuthorityNote"/>
      </w:pPr>
      <w:r>
        <w:t>AUTHORITY NOTE:</w:t>
      </w:r>
      <w:r>
        <w:tab/>
      </w:r>
      <w:r w:rsidRPr="008711DA">
        <w:t>Promulgated in accordance with R.S. 4</w:t>
      </w:r>
      <w:r w:rsidR="00527EF7">
        <w:t>7:1507 and R.S. 47:1511.</w:t>
      </w:r>
    </w:p>
    <w:p w14:paraId="3BAAEE9B" w14:textId="77777777" w:rsidR="00F75381" w:rsidRDefault="00F75381" w:rsidP="00F75381">
      <w:pPr>
        <w:pStyle w:val="HistoricalNote"/>
      </w:pPr>
      <w:r>
        <w:t>HISTORICAL NOTE:</w:t>
      </w:r>
      <w:r>
        <w:tab/>
      </w:r>
      <w:r w:rsidRPr="008711DA">
        <w:t xml:space="preserve">Promulgated by the Department of Revenue, Policy Services Division, LR </w:t>
      </w:r>
      <w:r>
        <w:t>42:281 (February 2016).</w:t>
      </w:r>
    </w:p>
    <w:p w14:paraId="27907DDC" w14:textId="77777777" w:rsidR="000A70F9" w:rsidRDefault="000A70F9">
      <w:pPr>
        <w:pStyle w:val="Chapter"/>
        <w:spacing w:after="80"/>
      </w:pPr>
      <w:bookmarkStart w:id="1648" w:name="_Toc238197809"/>
      <w:r>
        <w:t>Chapter 21.</w:t>
      </w:r>
      <w:bookmarkEnd w:id="1639"/>
      <w:r w:rsidR="009063FA">
        <w:tab/>
      </w:r>
      <w:bookmarkStart w:id="1649" w:name="TOCT_Chap165"/>
      <w:bookmarkStart w:id="1650" w:name="TOCT_Chap130"/>
      <w:bookmarkStart w:id="1651" w:name="TOCT_Chap80"/>
      <w:bookmarkStart w:id="1652" w:name="TOCT_Chap83"/>
      <w:r>
        <w:t>Interest and Penalties</w:t>
      </w:r>
      <w:bookmarkEnd w:id="1640"/>
      <w:bookmarkEnd w:id="1641"/>
      <w:bookmarkEnd w:id="1642"/>
      <w:bookmarkEnd w:id="1643"/>
      <w:bookmarkEnd w:id="1644"/>
      <w:bookmarkEnd w:id="1645"/>
      <w:bookmarkEnd w:id="1648"/>
      <w:r>
        <w:t xml:space="preserve"> </w:t>
      </w:r>
      <w:bookmarkEnd w:id="1649"/>
      <w:bookmarkEnd w:id="1650"/>
      <w:bookmarkEnd w:id="1651"/>
      <w:bookmarkEnd w:id="1652"/>
    </w:p>
    <w:p w14:paraId="6D393AAF" w14:textId="77777777" w:rsidR="000A70F9" w:rsidRDefault="000A70F9">
      <w:pPr>
        <w:pStyle w:val="Section"/>
      </w:pPr>
      <w:bookmarkStart w:id="1653" w:name="_Toc233690198"/>
      <w:bookmarkStart w:id="1654" w:name="_Toc234030783"/>
      <w:bookmarkStart w:id="1655" w:name="_Toc243721408"/>
      <w:bookmarkStart w:id="1656" w:name="_Toc259619654"/>
      <w:bookmarkStart w:id="1657" w:name="_Toc262718740"/>
      <w:bookmarkStart w:id="1658" w:name="_Toc275165513"/>
      <w:bookmarkStart w:id="1659" w:name="_Toc238197810"/>
      <w:r>
        <w:t>§2101.</w:t>
      </w:r>
      <w:r>
        <w:tab/>
        <w:t>Penalty Waiver</w:t>
      </w:r>
      <w:bookmarkEnd w:id="1653"/>
      <w:bookmarkEnd w:id="1654"/>
      <w:bookmarkEnd w:id="1655"/>
      <w:bookmarkEnd w:id="1656"/>
      <w:bookmarkEnd w:id="1657"/>
      <w:bookmarkEnd w:id="1658"/>
      <w:bookmarkEnd w:id="1659"/>
    </w:p>
    <w:p w14:paraId="478D3CA4" w14:textId="77777777" w:rsidR="00C12F3A" w:rsidRPr="00CE3CE3" w:rsidRDefault="00C12F3A" w:rsidP="00C12F3A">
      <w:pPr>
        <w:pStyle w:val="A"/>
      </w:pPr>
      <w:r w:rsidRPr="00CE3CE3">
        <w:t>A.</w:t>
      </w:r>
      <w:r w:rsidRPr="00CE3CE3">
        <w:tab/>
        <w:t>The secretary may waive a penalty in whole or in part for the failure to file a return on time or the failure to timely remit the full amount due when the failure is not due to the taxpayer's negligence and is considered reasonable. All penalty waiver requests must be in writing and be accompanied by supporting documentation. If the combined penalties for a tax period exceed $100, all of the facts alleged as a basis for reasonable cause must be fully disclosed in an affidavit sworn before a notary public in the presence of two witnesses and accompanied by any supporting documentation. The affidavit must be signed by the taxpayer, or in the case of a corporation, by an officer of</w:t>
      </w:r>
      <w:r>
        <w:t xml:space="preserve"> </w:t>
      </w:r>
      <w:r w:rsidRPr="00CE3CE3">
        <w:t xml:space="preserve">the corporation. Where the taxpayer or officer does not have personal knowledge of such facts, the sworn affidavit may be signed on the taxpayer's or officer's behalf by a responsible individual with personal knowledge of such facts. In lieu of an affidavit, the taxpayer may submit a request for waiver of penalties for delinquency form signed by the taxpayer, or in the case of a corporation, by an officer of the corporation. Where the taxpayer or officer does not have personal knowledge of such facts, the request for waiver of penalties for delinquency form may be signed on the taxpayer's or officer's behalf by a responsible individual with personal knowledge of such facts. The request for waiver of penalties </w:t>
      </w:r>
      <w:r w:rsidRPr="00CE3CE3">
        <w:t>for delinquency form must be accompanied by any supporting documentation.</w:t>
      </w:r>
    </w:p>
    <w:p w14:paraId="105C3D2B" w14:textId="77777777" w:rsidR="00C12F3A" w:rsidRPr="00CE3CE3" w:rsidRDefault="00C12F3A" w:rsidP="00C12F3A">
      <w:pPr>
        <w:pStyle w:val="A"/>
      </w:pPr>
      <w:r w:rsidRPr="00CE3CE3">
        <w:t>B.</w:t>
      </w:r>
      <w:r w:rsidRPr="00CE3CE3">
        <w:tab/>
        <w:t>Before a taxpayer's request for penalty waiver will be considered, the taxpayer must be current in filing all tax returns and all tax, penalties not being considered for waiver, fees and interest due for any taxes/fees administered by the Department of Revenue must be paid.</w:t>
      </w:r>
    </w:p>
    <w:p w14:paraId="3DA34914" w14:textId="77777777" w:rsidR="00C12F3A" w:rsidRPr="00CE3CE3" w:rsidRDefault="00C12F3A" w:rsidP="00C12F3A">
      <w:pPr>
        <w:pStyle w:val="A"/>
      </w:pPr>
      <w:r w:rsidRPr="00CE3CE3">
        <w:rPr>
          <w:spacing w:val="-3"/>
        </w:rPr>
        <w:t>C.</w:t>
      </w:r>
      <w:r w:rsidRPr="00CE3CE3">
        <w:rPr>
          <w:spacing w:val="-3"/>
        </w:rPr>
        <w:tab/>
      </w:r>
      <w:r w:rsidRPr="00CE3CE3">
        <w:t>In determining whether or not to waive the penalty in whole or in part, the department will take in account both the facts submitted by the taxpayer and the taxpayer's previous compliance record with respect to all of the taxes/fees administered by the Department of Revenue. Prior penalty waivers will be a significant factor in assessing the taxpayer's compliance record. Each waiver request submitted by the taxpayer will be considered on an individual basis. Each tax period or audit liability will be considered separately in determining whether the penalty amount mandates approval of the waiver by the Board of Tax Appeals. The delinquent filing and delinquent payment penalties will also be considered separately in making this determination.</w:t>
      </w:r>
    </w:p>
    <w:p w14:paraId="3C374F6B" w14:textId="77777777" w:rsidR="00C12F3A" w:rsidRPr="00CE3CE3" w:rsidRDefault="00C12F3A" w:rsidP="00C12F3A">
      <w:pPr>
        <w:pStyle w:val="A"/>
      </w:pPr>
      <w:r w:rsidRPr="00CE3CE3">
        <w:t>D.</w:t>
      </w:r>
      <w:r>
        <w:tab/>
      </w:r>
      <w:r w:rsidRPr="00CE3CE3">
        <w:t>In the case of a request to enter into a voluntary disclosure agreement with the Department of Revenue, the secretary will remit or waive delinquent penalties as provided in LAC 61:III.2103 and/or</w:t>
      </w:r>
      <w:r>
        <w:t xml:space="preserve"> </w:t>
      </w:r>
      <w:r w:rsidRPr="00CE3CE3">
        <w:t xml:space="preserve">any other applicable rules and regulations promulgated by the Department of Revenue concerning the waiver or remittance of such penalties under its voluntary disclosure program. </w:t>
      </w:r>
    </w:p>
    <w:p w14:paraId="30EE9CD4" w14:textId="77777777" w:rsidR="00C12F3A" w:rsidRPr="00CE3CE3" w:rsidRDefault="00C12F3A" w:rsidP="00C12F3A">
      <w:pPr>
        <w:pStyle w:val="AuthorityNote"/>
      </w:pPr>
      <w:r w:rsidRPr="00CE3CE3">
        <w:t>AUTHORITY NOTE:</w:t>
      </w:r>
      <w:r w:rsidRPr="00CE3CE3">
        <w:tab/>
        <w:t>Promulgated in accordance with R.S. 47:1603.</w:t>
      </w:r>
    </w:p>
    <w:p w14:paraId="4D034C81" w14:textId="77777777" w:rsidR="000A70F9" w:rsidRDefault="000A70F9">
      <w:pPr>
        <w:pStyle w:val="HistoricalNote"/>
      </w:pPr>
      <w:r>
        <w:t>HISTORICAL NOTE:</w:t>
      </w:r>
      <w:r>
        <w:tab/>
        <w:t>Promulgated by the Department of Revenue, Office of the Secretary, LR 27:866 (June 2001)</w:t>
      </w:r>
      <w:r w:rsidR="00C12F3A">
        <w:t xml:space="preserve">, amended LR 29:950 (June 2003), </w:t>
      </w:r>
      <w:r w:rsidR="00C12F3A" w:rsidRPr="00CE3CE3">
        <w:t>amended by the Department of Revenue,</w:t>
      </w:r>
      <w:r w:rsidR="00C12F3A">
        <w:t xml:space="preserve"> Policy Services Division, </w:t>
      </w:r>
      <w:r w:rsidR="00C12F3A" w:rsidRPr="00CE3CE3">
        <w:t xml:space="preserve">LR </w:t>
      </w:r>
      <w:r w:rsidR="00C12F3A">
        <w:t>41</w:t>
      </w:r>
      <w:r w:rsidR="00C12F3A" w:rsidRPr="00CE3CE3">
        <w:t>:</w:t>
      </w:r>
      <w:r w:rsidR="00C12F3A">
        <w:t>557 (March 2015).</w:t>
      </w:r>
    </w:p>
    <w:p w14:paraId="129AC263" w14:textId="77777777" w:rsidR="00C12F3A" w:rsidRPr="00F55A09" w:rsidRDefault="00C12F3A" w:rsidP="00C12F3A">
      <w:pPr>
        <w:pStyle w:val="Section"/>
      </w:pPr>
      <w:bookmarkStart w:id="1660" w:name="_Toc238197811"/>
      <w:r w:rsidRPr="00F55A09">
        <w:t>§2103.</w:t>
      </w:r>
      <w:r>
        <w:tab/>
      </w:r>
      <w:r w:rsidRPr="00F55A09">
        <w:t>Voluntary Disclosure Agreements</w:t>
      </w:r>
      <w:bookmarkEnd w:id="1660"/>
    </w:p>
    <w:p w14:paraId="56201B6B" w14:textId="77777777" w:rsidR="00C12F3A" w:rsidRPr="00F55A09" w:rsidRDefault="00C12F3A" w:rsidP="00C12F3A">
      <w:pPr>
        <w:pStyle w:val="A"/>
      </w:pPr>
      <w:r w:rsidRPr="00F55A09">
        <w:t>A.</w:t>
      </w:r>
      <w:r w:rsidRPr="00F55A09">
        <w:tab/>
        <w:t xml:space="preserve">Definitions. </w:t>
      </w:r>
      <w:r w:rsidR="00C568EF" w:rsidRPr="00C568EF">
        <w:t>For purposes of this Section, the following terms have the meanings ascribed to them.</w:t>
      </w:r>
    </w:p>
    <w:p w14:paraId="28C8AE57" w14:textId="77777777" w:rsidR="00C12F3A" w:rsidRPr="00F55A09" w:rsidRDefault="00C12F3A" w:rsidP="00C12F3A">
      <w:pPr>
        <w:pStyle w:val="1"/>
      </w:pPr>
      <w:r w:rsidRPr="00F55A09">
        <w:rPr>
          <w:i/>
        </w:rPr>
        <w:t>Applicant</w:t>
      </w:r>
      <w:r w:rsidR="00432750">
        <w:sym w:font="Symbol" w:char="F0BE"/>
      </w:r>
      <w:r w:rsidRPr="00F55A09">
        <w:t>any association, corporation, estate, firm, individual, joint venture, limited liability company, partnership, receiver, syndicate, trust, or any other entity, combination or group</w:t>
      </w:r>
      <w:r>
        <w:t xml:space="preserve"> </w:t>
      </w:r>
      <w:r w:rsidRPr="00F55A09">
        <w:t xml:space="preserve">that submits or arranges through a representative for the submission of an application to request a voluntary disclosure agreement for a tax administered by the department. If the application is submitted through a representative, anonymity of the </w:t>
      </w:r>
      <w:r w:rsidRPr="00432750">
        <w:t>applicant</w:t>
      </w:r>
      <w:r w:rsidRPr="00F55A09">
        <w:t xml:space="preserve"> can be maintained until the voluntary disclosure agreement is executed by the taxpayer and the secretary.</w:t>
      </w:r>
    </w:p>
    <w:p w14:paraId="35D50A9C" w14:textId="77777777" w:rsidR="00C12F3A" w:rsidRPr="00F55A09" w:rsidRDefault="00C12F3A" w:rsidP="00C12F3A">
      <w:pPr>
        <w:pStyle w:val="1"/>
      </w:pPr>
      <w:r w:rsidRPr="00F55A09">
        <w:rPr>
          <w:i/>
        </w:rPr>
        <w:t>Application</w:t>
      </w:r>
      <w:r w:rsidR="00432750">
        <w:sym w:font="Symbol" w:char="F0BE"/>
      </w:r>
      <w:r w:rsidRPr="00F55A09">
        <w:t xml:space="preserve">a completed </w:t>
      </w:r>
      <w:r w:rsidR="00420421" w:rsidRPr="00420421">
        <w:t>“</w:t>
      </w:r>
      <w:r w:rsidRPr="00F55A09">
        <w:t>application to request voluntary disclosure agreement</w:t>
      </w:r>
      <w:r w:rsidR="00420421" w:rsidRPr="00420421">
        <w:t>”</w:t>
      </w:r>
      <w:r w:rsidRPr="00F55A09">
        <w:t xml:space="preserve"> (Form R-60010) or an </w:t>
      </w:r>
      <w:r w:rsidR="00420421" w:rsidRPr="00420421">
        <w:t>“</w:t>
      </w:r>
      <w:r w:rsidRPr="00F55A09">
        <w:t>application for multistate voluntary disclosure</w:t>
      </w:r>
      <w:r w:rsidR="00420421" w:rsidRPr="00420421">
        <w:t>”</w:t>
      </w:r>
      <w:r w:rsidRPr="00F55A09">
        <w:t xml:space="preserve"> filed with the Multistate Tax Commission’s National Nexus Program and all supplemental information including, but not limited to, cover letters, schedules, reports, and any other documents that provide evidence of the applicant’s qualification for a voluntary disclosure agreement. Supplemental information requested by the department and timely provided by the applicant shall be considered part of the </w:t>
      </w:r>
      <w:r w:rsidRPr="00432750">
        <w:t>application</w:t>
      </w:r>
      <w:r w:rsidRPr="00F55A09">
        <w:t>.</w:t>
      </w:r>
    </w:p>
    <w:p w14:paraId="4904D5B1" w14:textId="77777777" w:rsidR="00C12F3A" w:rsidRPr="00F55A09" w:rsidRDefault="00C12F3A" w:rsidP="00C12F3A">
      <w:pPr>
        <w:pStyle w:val="1"/>
      </w:pPr>
      <w:r w:rsidRPr="00F55A09">
        <w:rPr>
          <w:i/>
        </w:rPr>
        <w:lastRenderedPageBreak/>
        <w:t>Application Date</w:t>
      </w:r>
      <w:r w:rsidRPr="00F55A09">
        <w:t xml:space="preserve">—the date a fully completed application requesting a voluntary disclosure agreement is received by the department. Supplemental information requested by the department and timely provided by the applicant shall not extend or delay </w:t>
      </w:r>
      <w:r w:rsidRPr="00432750">
        <w:t>the application date</w:t>
      </w:r>
      <w:r w:rsidRPr="00F55A09">
        <w:t>.</w:t>
      </w:r>
    </w:p>
    <w:p w14:paraId="5986CB07" w14:textId="77777777" w:rsidR="00C12F3A" w:rsidRPr="00F55A09" w:rsidRDefault="00C12F3A" w:rsidP="00C12F3A">
      <w:pPr>
        <w:pStyle w:val="1"/>
      </w:pPr>
      <w:r w:rsidRPr="00F55A09">
        <w:rPr>
          <w:i/>
        </w:rPr>
        <w:t>Delinquent Penalty</w:t>
      </w:r>
      <w:r w:rsidR="00432750">
        <w:sym w:font="Symbol" w:char="F0BE"/>
      </w:r>
      <w:r w:rsidRPr="00F55A09">
        <w:t>any specific penalty imposed pursuant to R.S.</w:t>
      </w:r>
      <w:r>
        <w:t xml:space="preserve"> </w:t>
      </w:r>
      <w:r w:rsidRPr="00F55A09">
        <w:t xml:space="preserve">47:1603 or 1604.1 as a result of the failure of the taxpayer to timely make any required return or payment. </w:t>
      </w:r>
    </w:p>
    <w:p w14:paraId="2327C2AE" w14:textId="77777777" w:rsidR="00C12F3A" w:rsidRPr="00F55A09" w:rsidRDefault="00C12F3A" w:rsidP="00C12F3A">
      <w:pPr>
        <w:pStyle w:val="1"/>
        <w:rPr>
          <w:i/>
        </w:rPr>
      </w:pPr>
      <w:r w:rsidRPr="00F55A09">
        <w:rPr>
          <w:i/>
        </w:rPr>
        <w:t>Department</w:t>
      </w:r>
      <w:r w:rsidR="00432750">
        <w:sym w:font="Symbol" w:char="F0BE"/>
      </w:r>
      <w:r w:rsidRPr="00F55A09">
        <w:t>the Louisiana Department of Revenue.</w:t>
      </w:r>
    </w:p>
    <w:p w14:paraId="47645FB5" w14:textId="77777777" w:rsidR="00C568EF" w:rsidRPr="000C3BE5" w:rsidRDefault="00C568EF" w:rsidP="00C568EF">
      <w:pPr>
        <w:pStyle w:val="1"/>
        <w:rPr>
          <w:iCs/>
        </w:rPr>
      </w:pPr>
      <w:r w:rsidRPr="000C3BE5">
        <w:rPr>
          <w:i/>
          <w:iCs/>
        </w:rPr>
        <w:t>Look-Back Period—</w:t>
      </w:r>
      <w:r w:rsidRPr="000C3BE5">
        <w:t xml:space="preserve">a period for which a qualified applicant agrees to disclose and pay the tax and interest due. The </w:t>
      </w:r>
      <w:r w:rsidRPr="004D5AAD">
        <w:rPr>
          <w:i/>
        </w:rPr>
        <w:t>look-back period</w:t>
      </w:r>
      <w:r w:rsidRPr="000C3BE5">
        <w:t xml:space="preserve"> shall be as follows.</w:t>
      </w:r>
    </w:p>
    <w:p w14:paraId="70B87C11" w14:textId="77777777" w:rsidR="00C568EF" w:rsidRPr="000C3BE5" w:rsidRDefault="00C568EF" w:rsidP="00C568EF">
      <w:pPr>
        <w:pStyle w:val="a0"/>
      </w:pPr>
      <w:r>
        <w:t>a.</w:t>
      </w:r>
      <w:r>
        <w:tab/>
        <w:t>Except as provided in S</w:t>
      </w:r>
      <w:r w:rsidRPr="000C3BE5">
        <w:t xml:space="preserve">ubparagraphs b through e, the </w:t>
      </w:r>
      <w:r w:rsidRPr="000C3BE5">
        <w:rPr>
          <w:i/>
          <w:iCs/>
        </w:rPr>
        <w:t>look-back period</w:t>
      </w:r>
      <w:r w:rsidRPr="000C3BE5">
        <w:t xml:space="preserve"> shall include the current calendar year up to the date of registration with the department and the three immediately preceding calendar years.</w:t>
      </w:r>
    </w:p>
    <w:p w14:paraId="707C85CB" w14:textId="77777777" w:rsidR="00C568EF" w:rsidRPr="000C3BE5" w:rsidRDefault="00C568EF" w:rsidP="00C568EF">
      <w:pPr>
        <w:pStyle w:val="a0"/>
      </w:pPr>
      <w:r w:rsidRPr="000C3BE5">
        <w:t>b.</w:t>
      </w:r>
      <w:r w:rsidRPr="000C3BE5">
        <w:tab/>
        <w:t>For taxes collected or withheld and not remitted, the look-back period shall include all periods in which tax was collected or withheld and not remitted. This look-back period shall not affect the look-back period described in Subparagraph a</w:t>
      </w:r>
      <w:r>
        <w:t>.</w:t>
      </w:r>
      <w:r w:rsidRPr="000C3BE5">
        <w:t xml:space="preserve"> of this Paragraph for undisclosed liabilities unrelated to tax collected or withheld and not remitted.</w:t>
      </w:r>
    </w:p>
    <w:p w14:paraId="7425B30E" w14:textId="77777777" w:rsidR="00C568EF" w:rsidRPr="000C3BE5" w:rsidRDefault="00C568EF" w:rsidP="00C568EF">
      <w:pPr>
        <w:pStyle w:val="a0"/>
      </w:pPr>
      <w:r w:rsidRPr="000C3BE5">
        <w:t>c.</w:t>
      </w:r>
      <w:r w:rsidRPr="000C3BE5">
        <w:tab/>
        <w:t>For discontinued, acquired, or merged entities, the look-back period shall include undisclosed liabilities in the last calendar year in which the qualified applicant had nexus within this state and the three immediately preceding calendar years.</w:t>
      </w:r>
    </w:p>
    <w:p w14:paraId="65531918" w14:textId="77777777" w:rsidR="00C568EF" w:rsidRPr="000C3BE5" w:rsidRDefault="00C568EF" w:rsidP="00C568EF">
      <w:pPr>
        <w:pStyle w:val="a0"/>
      </w:pPr>
      <w:r w:rsidRPr="000C3BE5">
        <w:t>d.</w:t>
      </w:r>
      <w:r w:rsidRPr="000C3BE5">
        <w:tab/>
        <w:t>For withholding taxes associated with misclassified employees, the look-back period shall include the current calendar year up to the date of the application and the three immediately preceding calendar years.</w:t>
      </w:r>
      <w:r>
        <w:t xml:space="preserve"> </w:t>
      </w:r>
      <w:r w:rsidRPr="000C3BE5">
        <w:t>This look-back period shall not apply to any taxes actually withheld from an employee and not remitted.</w:t>
      </w:r>
    </w:p>
    <w:p w14:paraId="3FF6950C" w14:textId="77777777" w:rsidR="00C568EF" w:rsidRPr="000C3BE5" w:rsidRDefault="00C568EF" w:rsidP="00C568EF">
      <w:pPr>
        <w:pStyle w:val="a0"/>
      </w:pPr>
      <w:r w:rsidRPr="000C3BE5">
        <w:t>e.</w:t>
      </w:r>
      <w:r w:rsidRPr="000C3BE5">
        <w:tab/>
        <w:t>The secretary and the applicant may agree to adjust a look-back period to include other years.</w:t>
      </w:r>
    </w:p>
    <w:p w14:paraId="71C0B357" w14:textId="77777777" w:rsidR="00C568EF" w:rsidRPr="000C3BE5" w:rsidRDefault="00C568EF" w:rsidP="00C568EF">
      <w:pPr>
        <w:pStyle w:val="a0"/>
      </w:pPr>
      <w:r w:rsidRPr="000C3BE5">
        <w:t>f.</w:t>
      </w:r>
      <w:r w:rsidRPr="000C3BE5">
        <w:tab/>
        <w:t>The look-back period(s) shall be established at the time the secretary or his authorized representative signs the voluntary disclosure agreement.</w:t>
      </w:r>
    </w:p>
    <w:p w14:paraId="08AD0379" w14:textId="77777777" w:rsidR="00C568EF" w:rsidRPr="000C3BE5" w:rsidRDefault="00C568EF" w:rsidP="00C568EF">
      <w:pPr>
        <w:pStyle w:val="1"/>
        <w:rPr>
          <w:i/>
        </w:rPr>
      </w:pPr>
      <w:r>
        <w:rPr>
          <w:i/>
        </w:rPr>
        <w:t>Misclassified E</w:t>
      </w:r>
      <w:r w:rsidRPr="000C3BE5">
        <w:rPr>
          <w:i/>
        </w:rPr>
        <w:t>mployees—</w:t>
      </w:r>
      <w:r w:rsidRPr="000C3BE5">
        <w:t>a class or classes of workers who were consistently treated as independent contractors or other non-employees by the taxpayer for the previous three years and for which the taxpayer filed all required IRS Forms 1099-NEC, 1099-MISC or equivalent form,</w:t>
      </w:r>
      <w:r>
        <w:t xml:space="preserve"> </w:t>
      </w:r>
      <w:r w:rsidRPr="000C3BE5">
        <w:t>consistent with the non-employee treatment.</w:t>
      </w:r>
    </w:p>
    <w:p w14:paraId="706AFDF7" w14:textId="77777777" w:rsidR="00C568EF" w:rsidRPr="000C3BE5" w:rsidRDefault="00C568EF" w:rsidP="00C568EF">
      <w:pPr>
        <w:pStyle w:val="1"/>
      </w:pPr>
      <w:r w:rsidRPr="000C3BE5">
        <w:rPr>
          <w:i/>
          <w:iCs/>
        </w:rPr>
        <w:t>Qualified Applicant—</w:t>
      </w:r>
      <w:r w:rsidRPr="000C3BE5">
        <w:t xml:space="preserve">any taxpayer subject to the reporting and payment of a tax imposed by the state of Louisiana that is not disqualified under Subsection B of this Section. </w:t>
      </w:r>
    </w:p>
    <w:p w14:paraId="539DD1BC" w14:textId="77777777" w:rsidR="00C12F3A" w:rsidRPr="00F55A09" w:rsidRDefault="00C12F3A" w:rsidP="00C12F3A">
      <w:pPr>
        <w:pStyle w:val="1"/>
        <w:rPr>
          <w:i/>
        </w:rPr>
      </w:pPr>
      <w:r w:rsidRPr="00F55A09">
        <w:rPr>
          <w:i/>
        </w:rPr>
        <w:t>Secretary</w:t>
      </w:r>
      <w:r w:rsidRPr="00F55A09">
        <w:t xml:space="preserve">—the </w:t>
      </w:r>
      <w:r w:rsidRPr="00432750">
        <w:t>secretary</w:t>
      </w:r>
      <w:r w:rsidRPr="00F55A09">
        <w:t xml:space="preserve"> of the Louisiana Department of Revenue and any duly authorized representative(s).</w:t>
      </w:r>
    </w:p>
    <w:p w14:paraId="6883ED70" w14:textId="77777777" w:rsidR="00C12F3A" w:rsidRPr="00F55A09" w:rsidRDefault="00C12F3A" w:rsidP="00C12F3A">
      <w:pPr>
        <w:pStyle w:val="1"/>
      </w:pPr>
      <w:r w:rsidRPr="00F55A09">
        <w:rPr>
          <w:i/>
        </w:rPr>
        <w:t>Signing Date</w:t>
      </w:r>
      <w:r w:rsidRPr="00F55A09">
        <w:t>—the date the voluntary disclosure agreement is signed by the secretary or his authorized representative.</w:t>
      </w:r>
    </w:p>
    <w:p w14:paraId="2838E138" w14:textId="77777777" w:rsidR="00C12F3A" w:rsidRPr="00F55A09" w:rsidRDefault="00C12F3A" w:rsidP="00C12F3A">
      <w:pPr>
        <w:pStyle w:val="1"/>
      </w:pPr>
      <w:r w:rsidRPr="00F55A09">
        <w:rPr>
          <w:i/>
        </w:rPr>
        <w:t>Undisclosed Liability</w:t>
      </w:r>
      <w:r w:rsidRPr="00F55A09">
        <w:t>—a tax liability that became due during the look-back period and which has not been determined, calculated,</w:t>
      </w:r>
      <w:r>
        <w:t xml:space="preserve"> </w:t>
      </w:r>
      <w:r w:rsidRPr="00F55A09">
        <w:t>researched,</w:t>
      </w:r>
      <w:r>
        <w:t xml:space="preserve"> </w:t>
      </w:r>
      <w:r w:rsidRPr="00F55A09">
        <w:t>identified by or known to the department at the time of disclosure</w:t>
      </w:r>
      <w:r>
        <w:t xml:space="preserve"> </w:t>
      </w:r>
      <w:r w:rsidRPr="00F55A09">
        <w:t xml:space="preserve">and which would likely not be discovered through normal administrative activities. </w:t>
      </w:r>
      <w:r w:rsidRPr="00432750">
        <w:t>The undisclosed liability</w:t>
      </w:r>
      <w:r w:rsidRPr="00F55A09">
        <w:t xml:space="preserve"> must exceed $500 during the look-back period to qualify for consideration of a voluntary disclosure agreement.</w:t>
      </w:r>
      <w:r>
        <w:t xml:space="preserve"> </w:t>
      </w:r>
      <w:r w:rsidRPr="00F55A09">
        <w:t xml:space="preserve">The secretary has the discretion to conduct an audit of the applicant’s records to confirm the amount of </w:t>
      </w:r>
      <w:r w:rsidRPr="00432750">
        <w:t>the undisclosed liability</w:t>
      </w:r>
      <w:r w:rsidRPr="00F55A09">
        <w:t>.</w:t>
      </w:r>
    </w:p>
    <w:p w14:paraId="2924DAAA" w14:textId="77777777" w:rsidR="00C12F3A" w:rsidRDefault="00C12F3A" w:rsidP="00C12F3A">
      <w:pPr>
        <w:pStyle w:val="1"/>
      </w:pPr>
      <w:r w:rsidRPr="00F55A09">
        <w:rPr>
          <w:i/>
        </w:rPr>
        <w:t>Voluntary Disclosure Agreement</w:t>
      </w:r>
      <w:r w:rsidR="00432750">
        <w:sym w:font="Symbol" w:char="F0BE"/>
      </w:r>
      <w:r w:rsidRPr="00F55A09">
        <w:t>a contractual agreement between a qualified applicant and the secretary wherein the</w:t>
      </w:r>
      <w:r>
        <w:t xml:space="preserve"> </w:t>
      </w:r>
      <w:r w:rsidRPr="00F55A09">
        <w:t>qualified applicant agrees to pay the tax and interest due on an undisclosed liability, and the secretary agrees to remit or waive payment of the whole or any part of the penalty associated with that liability and to restrict</w:t>
      </w:r>
      <w:r>
        <w:t xml:space="preserve"> </w:t>
      </w:r>
      <w:r w:rsidRPr="00F55A09">
        <w:t>collection of prior liabilities to the look-back period, except for periods in which tax was collected and not remitted.</w:t>
      </w:r>
    </w:p>
    <w:p w14:paraId="05E583E1" w14:textId="77777777" w:rsidR="00C568EF" w:rsidRPr="000C3BE5" w:rsidRDefault="00C568EF" w:rsidP="00C568EF">
      <w:pPr>
        <w:pStyle w:val="1"/>
        <w:rPr>
          <w:i/>
        </w:rPr>
      </w:pPr>
      <w:r w:rsidRPr="000C3BE5">
        <w:rPr>
          <w:i/>
        </w:rPr>
        <w:t xml:space="preserve">Withholding </w:t>
      </w:r>
      <w:r>
        <w:rPr>
          <w:i/>
        </w:rPr>
        <w:t>T</w:t>
      </w:r>
      <w:r w:rsidRPr="000C3BE5">
        <w:rPr>
          <w:i/>
        </w:rPr>
        <w:t>ax—</w:t>
      </w:r>
      <w:r w:rsidRPr="000C3BE5">
        <w:t>income</w:t>
      </w:r>
      <w:r w:rsidRPr="000C3BE5">
        <w:rPr>
          <w:i/>
        </w:rPr>
        <w:t xml:space="preserve"> </w:t>
      </w:r>
      <w:r w:rsidRPr="000C3BE5">
        <w:t xml:space="preserve">tax that is required to be deducted or withheld by an employer from the wages paid to an employee in accordance with R.S. 47:112. </w:t>
      </w:r>
    </w:p>
    <w:p w14:paraId="5100F33A" w14:textId="77777777" w:rsidR="00C568EF" w:rsidRPr="000C3BE5" w:rsidRDefault="00C568EF" w:rsidP="00C568EF">
      <w:pPr>
        <w:pStyle w:val="A"/>
      </w:pPr>
      <w:r w:rsidRPr="000C3BE5">
        <w:t>B.</w:t>
      </w:r>
      <w:r w:rsidRPr="000C3BE5">
        <w:tab/>
        <w:t>Disqualification. Any applicant who meets one or more of the criteria below shall be disqualified from entering into a voluntary disclosure agreement:</w:t>
      </w:r>
    </w:p>
    <w:p w14:paraId="2C7FE385" w14:textId="77777777" w:rsidR="00C568EF" w:rsidRPr="000C3BE5" w:rsidRDefault="00C568EF" w:rsidP="00C568EF">
      <w:pPr>
        <w:pStyle w:val="1"/>
      </w:pPr>
      <w:r w:rsidRPr="000C3BE5">
        <w:t>1.</w:t>
      </w:r>
      <w:r w:rsidRPr="000C3BE5">
        <w:tab/>
        <w:t xml:space="preserve">The applicant is registered with the department as of the application date but failed to file returns or underreported the amount due for a tax for which a voluntary disclosure agreement is requested. </w:t>
      </w:r>
    </w:p>
    <w:p w14:paraId="41482AED" w14:textId="77777777" w:rsidR="00C568EF" w:rsidRPr="000C3BE5" w:rsidRDefault="00C568EF" w:rsidP="00C568EF">
      <w:pPr>
        <w:pStyle w:val="a0"/>
      </w:pPr>
      <w:r w:rsidRPr="000C3BE5">
        <w:t>a.</w:t>
      </w:r>
      <w:r w:rsidRPr="000C3BE5">
        <w:tab/>
        <w:t xml:space="preserve">Registration with the department for reporting and payment of any tax for which a voluntary disclosure agreement is not being requested will not disqualify a qualified applicant from entering into a voluntary disclosure agreement. </w:t>
      </w:r>
    </w:p>
    <w:p w14:paraId="08A39620" w14:textId="77777777" w:rsidR="00C568EF" w:rsidRPr="000C3BE5" w:rsidRDefault="00C568EF" w:rsidP="00C568EF">
      <w:pPr>
        <w:pStyle w:val="1"/>
      </w:pPr>
      <w:r w:rsidRPr="000C3BE5">
        <w:t>2.</w:t>
      </w:r>
      <w:r w:rsidRPr="000C3BE5">
        <w:tab/>
        <w:t>The applicant submitted returns, extensions, payments, or was registered with the department within three years of the application date for a tax for which a voluntary disclosure agreement is requested.</w:t>
      </w:r>
    </w:p>
    <w:p w14:paraId="06C2FCCE" w14:textId="77777777" w:rsidR="00C568EF" w:rsidRPr="000C3BE5" w:rsidRDefault="00C568EF" w:rsidP="00C568EF">
      <w:pPr>
        <w:pStyle w:val="1"/>
      </w:pPr>
      <w:r w:rsidRPr="000C3BE5">
        <w:t>3.</w:t>
      </w:r>
      <w:r w:rsidRPr="000C3BE5">
        <w:tab/>
        <w:t>The applicant is requesting a voluntary disclosure agreement for withholding tax due for misclassified employees and:</w:t>
      </w:r>
    </w:p>
    <w:p w14:paraId="016920A3" w14:textId="77777777" w:rsidR="00C568EF" w:rsidRPr="000C3BE5" w:rsidRDefault="00C568EF" w:rsidP="00C568EF">
      <w:pPr>
        <w:pStyle w:val="a0"/>
      </w:pPr>
      <w:r w:rsidRPr="000C3BE5">
        <w:t>a.</w:t>
      </w:r>
      <w:r w:rsidRPr="000C3BE5">
        <w:tab/>
        <w:t>the workers for which the agreement is requested do not qualify as misclassified employees; or</w:t>
      </w:r>
    </w:p>
    <w:p w14:paraId="3915D0BA" w14:textId="77777777" w:rsidR="00C568EF" w:rsidRPr="000C3BE5" w:rsidRDefault="00C568EF" w:rsidP="00C568EF">
      <w:pPr>
        <w:pStyle w:val="a0"/>
      </w:pPr>
      <w:r w:rsidRPr="000C3BE5">
        <w:t>b.</w:t>
      </w:r>
      <w:r w:rsidRPr="000C3BE5">
        <w:tab/>
        <w:t>the applicant actually withheld taxes from wages paid to workers included in the class or classes for which a voluntary disclosure agreement request is being made; or</w:t>
      </w:r>
    </w:p>
    <w:p w14:paraId="14F53C4D" w14:textId="77777777" w:rsidR="00C568EF" w:rsidRPr="000C3BE5" w:rsidRDefault="00C568EF" w:rsidP="00C568EF">
      <w:pPr>
        <w:pStyle w:val="a0"/>
      </w:pPr>
      <w:r w:rsidRPr="000C3BE5">
        <w:t>c.</w:t>
      </w:r>
      <w:r w:rsidRPr="000C3BE5">
        <w:tab/>
        <w:t>the applicant has not provided proof of worker’s compensation coverage for all employees.</w:t>
      </w:r>
    </w:p>
    <w:p w14:paraId="1F1714EA" w14:textId="77777777" w:rsidR="00C568EF" w:rsidRPr="000C3BE5" w:rsidRDefault="00C568EF" w:rsidP="00C568EF">
      <w:pPr>
        <w:pStyle w:val="1"/>
      </w:pPr>
      <w:r w:rsidRPr="000C3BE5">
        <w:t>4.</w:t>
      </w:r>
      <w:r w:rsidRPr="000C3BE5">
        <w:tab/>
        <w:t>The applicant has been contacted by the department concerning a liability regarding a tax for which a voluntary disclosure agreement is requested, including but not limited to a potential liability or contact for the purpose of performing an audit of the taxpayer’s records.</w:t>
      </w:r>
    </w:p>
    <w:p w14:paraId="538A1EA9" w14:textId="77777777" w:rsidR="00C568EF" w:rsidRPr="000C3BE5" w:rsidRDefault="00C568EF" w:rsidP="00C568EF">
      <w:pPr>
        <w:pStyle w:val="1"/>
      </w:pPr>
      <w:r w:rsidRPr="000C3BE5">
        <w:t>5.</w:t>
      </w:r>
      <w:r w:rsidRPr="000C3BE5">
        <w:tab/>
        <w:t xml:space="preserve">The applicant is affiliated with another entity that has been contacted by the department for the purpose of </w:t>
      </w:r>
      <w:r w:rsidRPr="000C3BE5">
        <w:lastRenderedPageBreak/>
        <w:t xml:space="preserve">performing an audit of the affiliated entity’s records. An </w:t>
      </w:r>
      <w:r w:rsidRPr="000C3BE5">
        <w:rPr>
          <w:iCs/>
        </w:rPr>
        <w:t>applicant</w:t>
      </w:r>
      <w:r w:rsidRPr="000C3BE5">
        <w:rPr>
          <w:i/>
          <w:iCs/>
        </w:rPr>
        <w:t xml:space="preserve"> </w:t>
      </w:r>
      <w:r w:rsidRPr="000C3BE5">
        <w:t>may become a qualified applicant after the audit of the affiliated entity has been completed, provided the applicant is not disqualified under any other criteria.</w:t>
      </w:r>
    </w:p>
    <w:p w14:paraId="74C7286F" w14:textId="77777777" w:rsidR="00C568EF" w:rsidRPr="000C3BE5" w:rsidRDefault="00C568EF" w:rsidP="00C568EF">
      <w:pPr>
        <w:pStyle w:val="A"/>
      </w:pPr>
      <w:r w:rsidRPr="000C3BE5">
        <w:t>C.</w:t>
      </w:r>
      <w:r w:rsidRPr="000C3BE5">
        <w:tab/>
        <w:t>Acceptance of Offer to Enter into Voluntary Disclosure Agreement</w:t>
      </w:r>
    </w:p>
    <w:p w14:paraId="176731DF" w14:textId="77777777" w:rsidR="00C568EF" w:rsidRPr="000C3BE5" w:rsidRDefault="00C568EF" w:rsidP="00C568EF">
      <w:pPr>
        <w:pStyle w:val="1"/>
      </w:pPr>
      <w:r w:rsidRPr="000C3BE5">
        <w:t>1.</w:t>
      </w:r>
      <w:r w:rsidRPr="000C3BE5">
        <w:tab/>
        <w:t xml:space="preserve">After the secretary has reviewed the application and determined from the information included therein that the applicant qualifies for a voluntary disclosure agreement, the secretary shall send a copy of the agreement to the qualified applicant or the qualified applicant’s representative for signature. </w:t>
      </w:r>
    </w:p>
    <w:p w14:paraId="6CF1021D" w14:textId="77777777" w:rsidR="00C568EF" w:rsidRPr="000C3BE5" w:rsidRDefault="00C568EF" w:rsidP="00C568EF">
      <w:pPr>
        <w:pStyle w:val="1"/>
      </w:pPr>
      <w:r w:rsidRPr="000C3BE5">
        <w:t>2.</w:t>
      </w:r>
      <w:r w:rsidRPr="000C3BE5">
        <w:tab/>
        <w:t>The qualified applicant or qualified applicant’s representative, acting under the authority of a power of attorney, shall sign the agreement and return it to the secretary within 30 calendar days of the postmark or e-mail date, or within any extension of time authorized by the secretary beyond 30 calendar days from the postmark or e-mail date.</w:t>
      </w:r>
    </w:p>
    <w:p w14:paraId="74EB0506" w14:textId="77777777" w:rsidR="00C568EF" w:rsidRPr="000C3BE5" w:rsidRDefault="00C568EF" w:rsidP="00C568EF">
      <w:pPr>
        <w:pStyle w:val="1"/>
      </w:pPr>
      <w:r w:rsidRPr="000C3BE5">
        <w:t>3.</w:t>
      </w:r>
      <w:r w:rsidRPr="000C3BE5">
        <w:tab/>
        <w:t>After the signed agreement is received from the applicant, the secretary or his authorized representative shall sign the agreement and return a copy of the agreement to the applicant which has been signed by both parties.</w:t>
      </w:r>
    </w:p>
    <w:p w14:paraId="772CA5FF" w14:textId="77777777" w:rsidR="00C568EF" w:rsidRPr="000C3BE5" w:rsidRDefault="00C568EF" w:rsidP="00C568EF">
      <w:pPr>
        <w:pStyle w:val="1"/>
      </w:pPr>
      <w:r w:rsidRPr="000C3BE5">
        <w:t>4.</w:t>
      </w:r>
      <w:r w:rsidRPr="000C3BE5">
        <w:tab/>
        <w:t>If the application was submitted to the Multistate Tax Commission, the applicant shall return signed agreements in accordance with policies established by the commission.</w:t>
      </w:r>
    </w:p>
    <w:p w14:paraId="06E91A5B" w14:textId="77777777" w:rsidR="00C568EF" w:rsidRPr="000C3BE5" w:rsidRDefault="00C568EF" w:rsidP="00C568EF">
      <w:pPr>
        <w:pStyle w:val="A"/>
      </w:pPr>
      <w:r w:rsidRPr="000C3BE5">
        <w:t>D.</w:t>
      </w:r>
      <w:r w:rsidRPr="000C3BE5">
        <w:tab/>
        <w:t>Waiver or Remittance of Payment of Penalty</w:t>
      </w:r>
    </w:p>
    <w:p w14:paraId="37A4CC22" w14:textId="77777777" w:rsidR="00C568EF" w:rsidRPr="000C3BE5" w:rsidRDefault="00C568EF" w:rsidP="00C568EF">
      <w:pPr>
        <w:pStyle w:val="1"/>
      </w:pPr>
      <w:r w:rsidRPr="000C3BE5">
        <w:t>1.</w:t>
      </w:r>
      <w:r w:rsidRPr="000C3BE5">
        <w:tab/>
        <w:t>After all tax and interest due for the look-back period have been paid, the delinquent penalties shall be waived, unless the tax disclosed was collected or withheld but not remitted.</w:t>
      </w:r>
    </w:p>
    <w:p w14:paraId="4837FB3C" w14:textId="77777777" w:rsidR="00C568EF" w:rsidRPr="000C3BE5" w:rsidRDefault="00C568EF" w:rsidP="00C568EF">
      <w:pPr>
        <w:pStyle w:val="1"/>
      </w:pPr>
      <w:r w:rsidRPr="000C3BE5">
        <w:t>2.</w:t>
      </w:r>
      <w:r w:rsidRPr="000C3BE5">
        <w:tab/>
        <w:t>Where the tax was collected or withheld but not remitted, the secretary may consider waiving payment of the whole or any part of the delinquent penalties on a case-by-case basis.</w:t>
      </w:r>
    </w:p>
    <w:p w14:paraId="26AE0032" w14:textId="77777777" w:rsidR="00C568EF" w:rsidRPr="000C3BE5" w:rsidRDefault="00C568EF" w:rsidP="00C568EF">
      <w:pPr>
        <w:pStyle w:val="A"/>
      </w:pPr>
      <w:r w:rsidRPr="000C3BE5">
        <w:t>E.</w:t>
      </w:r>
      <w:r w:rsidRPr="000C3BE5">
        <w:tab/>
        <w:t>Payment of Tax, Interest, and Penalty Due</w:t>
      </w:r>
    </w:p>
    <w:p w14:paraId="7C4A3801" w14:textId="77777777" w:rsidR="00C568EF" w:rsidRPr="000C3BE5" w:rsidRDefault="00C568EF" w:rsidP="00C568EF">
      <w:pPr>
        <w:pStyle w:val="1"/>
      </w:pPr>
      <w:r w:rsidRPr="000C3BE5">
        <w:t>1.</w:t>
      </w:r>
      <w:r w:rsidRPr="000C3BE5">
        <w:tab/>
        <w:t>All tax due for the look-back period must be paid within 60 calendar days of the secretary’s signing date of the voluntary disclosure agreement or within any extension of time authorized by the secretary beyond 60 calendar days of the signing date. All schedules or returns required by the secretary to show the amount of tax due must be included with this payment.</w:t>
      </w:r>
    </w:p>
    <w:p w14:paraId="46538742" w14:textId="77777777" w:rsidR="00C568EF" w:rsidRPr="000C3BE5" w:rsidRDefault="00C568EF" w:rsidP="00C568EF">
      <w:pPr>
        <w:pStyle w:val="1"/>
      </w:pPr>
      <w:r w:rsidRPr="000C3BE5">
        <w:t>2.</w:t>
      </w:r>
      <w:r w:rsidRPr="000C3BE5">
        <w:tab/>
        <w:t>For purposes of withholding tax due for misclassified employees, any wages timely reported on a Louisiana individual income tax return filed by any worker in the class or classes of workers identified in the application as verified by the Department of Revenue shall be excluded for purposes of calculating the liability due by the qualified applicant.</w:t>
      </w:r>
    </w:p>
    <w:p w14:paraId="0D78C36D" w14:textId="77777777" w:rsidR="00C568EF" w:rsidRPr="000C3BE5" w:rsidRDefault="00C568EF" w:rsidP="00C568EF">
      <w:pPr>
        <w:pStyle w:val="1"/>
      </w:pPr>
      <w:r w:rsidRPr="000C3BE5">
        <w:t>3.</w:t>
      </w:r>
      <w:r w:rsidRPr="000C3BE5">
        <w:tab/>
        <w:t xml:space="preserve">The secretary shall compute the interest and penalty due for the tax disclosed by the applicant and send a schedule by mail or email to the applicant or his representative showing the amount of tax, interest and penalty due. The applicant must submit payment of the full amount of the interest and </w:t>
      </w:r>
      <w:r w:rsidRPr="000C3BE5">
        <w:t xml:space="preserve">any penalties not waived within 30 calendar days from the postmark or e-mail date of the schedule or, if applicable, within any extension of time granted by the secretary. If payment of the full amount due has not been received at the expiration of such time, the secretary may void the agreement. </w:t>
      </w:r>
    </w:p>
    <w:p w14:paraId="6CEDD4E8" w14:textId="77777777" w:rsidR="00C568EF" w:rsidRPr="000C3BE5" w:rsidRDefault="00C568EF" w:rsidP="00C568EF">
      <w:pPr>
        <w:pStyle w:val="A"/>
      </w:pPr>
      <w:r w:rsidRPr="000C3BE5">
        <w:t>F.</w:t>
      </w:r>
      <w:r w:rsidRPr="000C3BE5">
        <w:tab/>
        <w:t>The secretary may disclose tax information to the Multistate Tax Commission or any political subdivision of the state which has entered into an information exchange agreement with the department in order to coordinate the delivery and acceptance of applications for voluntary disclosure agreements. Any information so furnished shall be considered and held confidential and privileged by the Multistate Tax Commission or the political subdivision to the extent provided by R.S. 47:1508.</w:t>
      </w:r>
    </w:p>
    <w:p w14:paraId="7B0DBDD7" w14:textId="77777777" w:rsidR="00C568EF" w:rsidRPr="000C3BE5" w:rsidRDefault="00C568EF" w:rsidP="00C568EF">
      <w:pPr>
        <w:pStyle w:val="A"/>
      </w:pPr>
      <w:r w:rsidRPr="000C3BE5">
        <w:t>G.</w:t>
      </w:r>
      <w:r w:rsidRPr="000C3BE5">
        <w:tab/>
        <w:t>The terms of the voluntary disclosure agreement shall be valid, binding, and enforceable by and against all parties, including their transferees, successors, and assignees.</w:t>
      </w:r>
    </w:p>
    <w:p w14:paraId="5938E128" w14:textId="77777777" w:rsidR="00C568EF" w:rsidRPr="000C3BE5" w:rsidRDefault="00C568EF" w:rsidP="00C568EF">
      <w:pPr>
        <w:pStyle w:val="A"/>
      </w:pPr>
      <w:r w:rsidRPr="000C3BE5">
        <w:t>H.</w:t>
      </w:r>
      <w:r w:rsidRPr="000C3BE5">
        <w:tab/>
        <w:t>The secretary reserves the right to void the voluntary disclosure agreement if the applicant fails to comply with any of the conditions outlined in the agreement.</w:t>
      </w:r>
    </w:p>
    <w:p w14:paraId="7622A5B4" w14:textId="77777777" w:rsidR="00C12F3A" w:rsidRPr="00F55A09" w:rsidRDefault="00C12F3A" w:rsidP="00C12F3A">
      <w:pPr>
        <w:pStyle w:val="AuthorityNote"/>
      </w:pPr>
      <w:r w:rsidRPr="00F55A09">
        <w:rPr>
          <w:bCs/>
        </w:rPr>
        <w:t>AUTHORITY NOTE:</w:t>
      </w:r>
      <w:r>
        <w:rPr>
          <w:bCs/>
        </w:rPr>
        <w:tab/>
      </w:r>
      <w:r w:rsidRPr="00F55A09">
        <w:t>Promulgated in accordance with R.S. 47:1502, R.S. 47:1511, R.S. 47:1580, and R.S. 47:1603.</w:t>
      </w:r>
    </w:p>
    <w:p w14:paraId="2A3BD2FE" w14:textId="77777777" w:rsidR="00C12F3A" w:rsidRDefault="00C12F3A" w:rsidP="00C12F3A">
      <w:pPr>
        <w:pStyle w:val="HistoricalNote"/>
      </w:pPr>
      <w:r w:rsidRPr="00F55A09">
        <w:rPr>
          <w:bCs/>
        </w:rPr>
        <w:t>HISTORICAL NOTE:</w:t>
      </w:r>
      <w:r>
        <w:rPr>
          <w:bCs/>
        </w:rPr>
        <w:tab/>
      </w:r>
      <w:r w:rsidRPr="00F55A09">
        <w:t>Promulgated by the Department of Revenue, Policy Services Division, LR</w:t>
      </w:r>
      <w:r w:rsidR="00C568EF">
        <w:t xml:space="preserve"> 41:558 (March 2015),</w:t>
      </w:r>
      <w:r w:rsidR="00C568EF" w:rsidRPr="00C568EF">
        <w:rPr>
          <w:kern w:val="0"/>
          <w:sz w:val="20"/>
        </w:rPr>
        <w:t xml:space="preserve"> </w:t>
      </w:r>
      <w:r w:rsidR="00C568EF" w:rsidRPr="00C568EF">
        <w:t>amended LR 49:913 (May 2023</w:t>
      </w:r>
      <w:r w:rsidR="00686D24">
        <w:t>).</w:t>
      </w:r>
    </w:p>
    <w:p w14:paraId="541A23A1" w14:textId="77777777" w:rsidR="00A821E9" w:rsidRPr="00AD7656" w:rsidRDefault="00A821E9" w:rsidP="00A821E9">
      <w:pPr>
        <w:pStyle w:val="Section"/>
      </w:pPr>
      <w:bookmarkStart w:id="1661" w:name="_Toc233690199"/>
      <w:bookmarkStart w:id="1662" w:name="_Toc234030784"/>
      <w:bookmarkStart w:id="1663" w:name="_Toc243721409"/>
      <w:bookmarkStart w:id="1664" w:name="_Toc259619655"/>
      <w:bookmarkStart w:id="1665" w:name="_Toc262718741"/>
      <w:bookmarkStart w:id="1666" w:name="_Toc275165514"/>
      <w:bookmarkStart w:id="1667" w:name="_Toc238197812"/>
      <w:r w:rsidRPr="00AD7656">
        <w:t>§2115.</w:t>
      </w:r>
      <w:r w:rsidRPr="00AD7656">
        <w:tab/>
        <w:t>Abatement and Compromise of Interest</w:t>
      </w:r>
      <w:bookmarkEnd w:id="1661"/>
      <w:bookmarkEnd w:id="1662"/>
      <w:bookmarkEnd w:id="1663"/>
      <w:bookmarkEnd w:id="1664"/>
      <w:bookmarkEnd w:id="1665"/>
      <w:bookmarkEnd w:id="1666"/>
      <w:bookmarkEnd w:id="1667"/>
    </w:p>
    <w:p w14:paraId="09D5AAAA" w14:textId="77777777" w:rsidR="00A821E9" w:rsidRPr="00AD7656" w:rsidRDefault="00A821E9" w:rsidP="00A821E9">
      <w:pPr>
        <w:pStyle w:val="A"/>
      </w:pPr>
      <w:r w:rsidRPr="00AD7656">
        <w:t>A.</w:t>
      </w:r>
      <w:r w:rsidRPr="00AD7656">
        <w:tab/>
        <w:t xml:space="preserve">Abatement of </w:t>
      </w:r>
      <w:r>
        <w:t>I</w:t>
      </w:r>
      <w:r w:rsidRPr="00AD7656">
        <w:t>nter</w:t>
      </w:r>
      <w:r>
        <w:t>est under R.S. 47:1601(A)(2)(c)</w:t>
      </w:r>
    </w:p>
    <w:p w14:paraId="6500E0B2" w14:textId="77777777" w:rsidR="00A821E9" w:rsidRPr="00AD7656" w:rsidRDefault="00A821E9" w:rsidP="00A821E9">
      <w:pPr>
        <w:pStyle w:val="1"/>
      </w:pPr>
      <w:r w:rsidRPr="00AD7656">
        <w:t>1.</w:t>
      </w:r>
      <w:r w:rsidRPr="00AD7656">
        <w:tab/>
        <w:t>The following definitions apply when determining whether interest may be abated under R.S. 47:1601(A)(2)(</w:t>
      </w:r>
      <w:r>
        <w:t>c</w:t>
      </w:r>
      <w:r w:rsidRPr="00AD7656">
        <w:t>)</w:t>
      </w:r>
      <w:r>
        <w:t>.</w:t>
      </w:r>
    </w:p>
    <w:p w14:paraId="6DB8FB8E" w14:textId="77777777" w:rsidR="00A821E9" w:rsidRPr="00AD7656" w:rsidRDefault="00A821E9" w:rsidP="00A821E9">
      <w:pPr>
        <w:pStyle w:val="a0"/>
      </w:pPr>
      <w:r w:rsidRPr="00AD7656">
        <w:t>a.</w:t>
      </w:r>
      <w:r w:rsidRPr="00AD7656">
        <w:tab/>
      </w:r>
      <w:r w:rsidRPr="00AD7656">
        <w:rPr>
          <w:i/>
          <w:iCs/>
        </w:rPr>
        <w:t>Managerial Act</w:t>
      </w:r>
      <w:r w:rsidRPr="00AD7656">
        <w:t>—an administrative act that occurs during the processing of a taxpayer</w:t>
      </w:r>
      <w:r>
        <w:t>'</w:t>
      </w:r>
      <w:r w:rsidRPr="00AD7656">
        <w:t xml:space="preserve">s case involving the temporary or permanent loss of records or the exercise of judgment or discretion relating to management of personnel. A decision concerning the proper application of the law is not a managerial act. Further, a general administrative decision, such as the </w:t>
      </w:r>
      <w:r>
        <w:t>d</w:t>
      </w:r>
      <w:r w:rsidRPr="00AD7656">
        <w:t>epartment</w:t>
      </w:r>
      <w:r>
        <w:t>'</w:t>
      </w:r>
      <w:r w:rsidRPr="00AD7656">
        <w:t>s decision on how to organize the processing of tax returns or its delay in implementing an improved computer system, is not a managerial act for which interest can be abated under this Section.</w:t>
      </w:r>
    </w:p>
    <w:p w14:paraId="6C977031" w14:textId="77777777" w:rsidR="00A821E9" w:rsidRPr="00AD7656" w:rsidRDefault="00A821E9" w:rsidP="00A821E9">
      <w:pPr>
        <w:pStyle w:val="a0"/>
      </w:pPr>
      <w:r w:rsidRPr="00AD7656">
        <w:t>b.</w:t>
      </w:r>
      <w:r w:rsidRPr="00AD7656">
        <w:tab/>
      </w:r>
      <w:r w:rsidRPr="00AD7656">
        <w:rPr>
          <w:i/>
          <w:iCs/>
        </w:rPr>
        <w:t>Ministerial Act</w:t>
      </w:r>
      <w:r w:rsidRPr="00AD7656">
        <w:t>—a procedural or mechanical act that does not involve the exercise of judgment or discretion, and that occurs during the processing of a taxpayer</w:t>
      </w:r>
      <w:r>
        <w:t>'</w:t>
      </w:r>
      <w:r w:rsidRPr="00AD7656">
        <w:t>s case after all prerequisites, such as conferences and review by supervisors, have taken place. A decision concerning the proper application of the law is not a ministerial act.</w:t>
      </w:r>
    </w:p>
    <w:p w14:paraId="08B80084" w14:textId="77777777" w:rsidR="00A821E9" w:rsidRPr="00AD7656" w:rsidRDefault="00A821E9" w:rsidP="00A821E9">
      <w:pPr>
        <w:pStyle w:val="1"/>
      </w:pPr>
      <w:r w:rsidRPr="00AD7656">
        <w:t>2.</w:t>
      </w:r>
      <w:r w:rsidRPr="00AD7656">
        <w:tab/>
        <w:t xml:space="preserve">The following circumstances are examples of situations that do not constitute an unreasonable error or delay by the </w:t>
      </w:r>
      <w:r>
        <w:t>department.</w:t>
      </w:r>
    </w:p>
    <w:p w14:paraId="15F86D0C" w14:textId="77777777" w:rsidR="00A821E9" w:rsidRPr="00AD7656" w:rsidRDefault="00A821E9" w:rsidP="00A821E9">
      <w:pPr>
        <w:pStyle w:val="a0"/>
      </w:pPr>
      <w:r w:rsidRPr="00AD7656">
        <w:t>a.</w:t>
      </w:r>
      <w:r w:rsidRPr="00AD7656">
        <w:tab/>
        <w:t>Interest accrues as a result of the taxpayer</w:t>
      </w:r>
      <w:r>
        <w:t>'</w:t>
      </w:r>
      <w:r w:rsidRPr="00AD7656">
        <w:t>s failure to pay the tax liability he calculates for each period when due.</w:t>
      </w:r>
    </w:p>
    <w:p w14:paraId="767C1576" w14:textId="77777777" w:rsidR="00A821E9" w:rsidRPr="00AD7656" w:rsidRDefault="00A821E9" w:rsidP="00A821E9">
      <w:pPr>
        <w:pStyle w:val="a0"/>
      </w:pPr>
      <w:r w:rsidRPr="00AD7656">
        <w:t>b.</w:t>
      </w:r>
      <w:r w:rsidRPr="00AD7656">
        <w:tab/>
        <w:t>Interest accrues as a result of the taxpayer</w:t>
      </w:r>
      <w:r>
        <w:t>'</w:t>
      </w:r>
      <w:r w:rsidRPr="00AD7656">
        <w:t xml:space="preserve">s failure to pay the entire balance owed once he and the </w:t>
      </w:r>
      <w:r>
        <w:t>d</w:t>
      </w:r>
      <w:r w:rsidRPr="00AD7656">
        <w:t>epartment are in agreement as to the amount of the balance.</w:t>
      </w:r>
    </w:p>
    <w:p w14:paraId="1150413D" w14:textId="77777777" w:rsidR="00A821E9" w:rsidRPr="00AD7656" w:rsidRDefault="00A821E9" w:rsidP="00A821E9">
      <w:pPr>
        <w:pStyle w:val="a0"/>
      </w:pPr>
      <w:r w:rsidRPr="00AD7656">
        <w:lastRenderedPageBreak/>
        <w:t>c.</w:t>
      </w:r>
      <w:r w:rsidRPr="00AD7656">
        <w:tab/>
        <w:t>Interest accrues while the taxpayer waits for a determination of his refund claim in order to offset prior period underpayments.</w:t>
      </w:r>
    </w:p>
    <w:p w14:paraId="4EE36DE4" w14:textId="77777777" w:rsidR="00A821E9" w:rsidRPr="00AD7656" w:rsidRDefault="00A821E9" w:rsidP="00A821E9">
      <w:pPr>
        <w:pStyle w:val="a0"/>
      </w:pPr>
      <w:r w:rsidRPr="00AD7656">
        <w:t>d.</w:t>
      </w:r>
      <w:r w:rsidRPr="00AD7656">
        <w:tab/>
        <w:t>Interest accrues as a result of the taxpayer</w:t>
      </w:r>
      <w:r>
        <w:t>'</w:t>
      </w:r>
      <w:r w:rsidRPr="00AD7656">
        <w:t xml:space="preserve">s failure to cooperate with </w:t>
      </w:r>
      <w:r>
        <w:t>d</w:t>
      </w:r>
      <w:r w:rsidRPr="00AD7656">
        <w:t>epartment personnel. Examples include but are not limited to:</w:t>
      </w:r>
    </w:p>
    <w:p w14:paraId="05FBAE88" w14:textId="77777777" w:rsidR="00A821E9" w:rsidRPr="00AD7656" w:rsidRDefault="00A821E9" w:rsidP="00A821E9">
      <w:pPr>
        <w:pStyle w:val="i0"/>
      </w:pPr>
      <w:r>
        <w:tab/>
        <w:t>i.</w:t>
      </w:r>
      <w:r>
        <w:tab/>
        <w:t>t</w:t>
      </w:r>
      <w:r w:rsidRPr="00AD7656">
        <w:t xml:space="preserve">he taxpayer does not timely furnish information to the </w:t>
      </w:r>
      <w:r>
        <w:t>department;</w:t>
      </w:r>
    </w:p>
    <w:p w14:paraId="23633DB2" w14:textId="77777777" w:rsidR="00A821E9" w:rsidRPr="00AD7656" w:rsidRDefault="00A821E9" w:rsidP="00A821E9">
      <w:pPr>
        <w:pStyle w:val="i0"/>
      </w:pPr>
      <w:r>
        <w:tab/>
      </w:r>
      <w:r w:rsidRPr="00AD7656">
        <w:t>ii.</w:t>
      </w:r>
      <w:r w:rsidRPr="00AD7656">
        <w:tab/>
      </w:r>
      <w:r>
        <w:t>t</w:t>
      </w:r>
      <w:r w:rsidRPr="00AD7656">
        <w:t xml:space="preserve">he taxpayer delays meetings or appointments with </w:t>
      </w:r>
      <w:r>
        <w:t>d</w:t>
      </w:r>
      <w:r w:rsidRPr="00AD7656">
        <w:t>epartment personnel.</w:t>
      </w:r>
    </w:p>
    <w:p w14:paraId="3142A889" w14:textId="77777777" w:rsidR="00A821E9" w:rsidRPr="00AD7656" w:rsidRDefault="00A821E9" w:rsidP="00A821E9">
      <w:pPr>
        <w:pStyle w:val="A"/>
      </w:pPr>
      <w:r w:rsidRPr="00AD7656">
        <w:t>B.</w:t>
      </w:r>
      <w:r w:rsidRPr="00AD7656">
        <w:tab/>
        <w:t xml:space="preserve">Compromise of </w:t>
      </w:r>
      <w:r>
        <w:t>I</w:t>
      </w:r>
      <w:r w:rsidRPr="00AD7656">
        <w:t>nterest under R.S. 47:1601(A)(2)(</w:t>
      </w:r>
      <w:r>
        <w:t>d</w:t>
      </w:r>
      <w:r w:rsidRPr="00AD7656">
        <w:t>)</w:t>
      </w:r>
    </w:p>
    <w:p w14:paraId="6548658F" w14:textId="77777777" w:rsidR="00A821E9" w:rsidRPr="00AD7656" w:rsidRDefault="00A821E9" w:rsidP="00A821E9">
      <w:pPr>
        <w:pStyle w:val="1"/>
      </w:pPr>
      <w:r w:rsidRPr="00AD7656">
        <w:t>1.</w:t>
      </w:r>
      <w:r w:rsidRPr="00AD7656">
        <w:tab/>
        <w:t>Before the secretary may consider compromising any amount of interest, the taxpayer must have paid all outstanding taxes.</w:t>
      </w:r>
    </w:p>
    <w:p w14:paraId="256D1E54" w14:textId="77777777" w:rsidR="00A821E9" w:rsidRPr="00AD7656" w:rsidRDefault="00A821E9" w:rsidP="00A821E9">
      <w:pPr>
        <w:pStyle w:val="1"/>
      </w:pPr>
      <w:r w:rsidRPr="00AD7656">
        <w:t>2.</w:t>
      </w:r>
      <w:r w:rsidRPr="00AD7656">
        <w:tab/>
        <w:t>When determining whether or not to compromise interest for a taxpayer, the secretary will examine the taxpayer</w:t>
      </w:r>
      <w:r>
        <w:t>'</w:t>
      </w:r>
      <w:r w:rsidRPr="00AD7656">
        <w:t>s filing and compliance history, any special circumstances that may exist, and the hazards of litigation. This list is not all-inclusive.</w:t>
      </w:r>
    </w:p>
    <w:p w14:paraId="66314E43" w14:textId="77777777" w:rsidR="00A821E9" w:rsidRPr="00AD7656" w:rsidRDefault="00A821E9" w:rsidP="00A821E9">
      <w:pPr>
        <w:pStyle w:val="1"/>
      </w:pPr>
      <w:r w:rsidRPr="00AD7656">
        <w:t>3.</w:t>
      </w:r>
      <w:r w:rsidRPr="00AD7656">
        <w:tab/>
        <w:t xml:space="preserve">Interest may be compromised when the </w:t>
      </w:r>
      <w:r>
        <w:t>d</w:t>
      </w:r>
      <w:r w:rsidRPr="00AD7656">
        <w:t xml:space="preserve">epartment and the taxpayer interpret the law differently and there is no binding judicial decision regarding the issue. If interest is compromised with regard to an unresolved issue, the taxpayer will agree to thereafter operate under the </w:t>
      </w:r>
      <w:r>
        <w:t>d</w:t>
      </w:r>
      <w:r w:rsidRPr="00AD7656">
        <w:t>epartment</w:t>
      </w:r>
      <w:r>
        <w:t>'</w:t>
      </w:r>
      <w:r w:rsidRPr="00AD7656">
        <w:t>s interpretation of the law.</w:t>
      </w:r>
    </w:p>
    <w:p w14:paraId="0C9440B3" w14:textId="77777777" w:rsidR="00A821E9" w:rsidRPr="00AD7656" w:rsidRDefault="00A821E9" w:rsidP="00A821E9">
      <w:pPr>
        <w:pStyle w:val="1"/>
      </w:pPr>
      <w:r w:rsidRPr="00AD7656">
        <w:t>4.</w:t>
      </w:r>
      <w:r w:rsidRPr="00AD7656">
        <w:tab/>
        <w:t>Interest may only be compromised for a specific taxpayer if the taxpayer has not had any interest compromised within the past five years.</w:t>
      </w:r>
    </w:p>
    <w:p w14:paraId="2E82DD22" w14:textId="77777777" w:rsidR="00A821E9" w:rsidRPr="00AD7656" w:rsidRDefault="00A821E9" w:rsidP="00A821E9">
      <w:pPr>
        <w:pStyle w:val="1"/>
      </w:pPr>
      <w:r w:rsidRPr="00AD7656">
        <w:t>5.</w:t>
      </w:r>
      <w:r w:rsidRPr="00AD7656">
        <w:tab/>
        <w:t xml:space="preserve">Interest may only be compromised for a specific taxpayer if neither the taxpayer, his affiliates, nor his related entities have ever had any interest compromised </w:t>
      </w:r>
      <w:r>
        <w:t>that arose from the same issue.</w:t>
      </w:r>
    </w:p>
    <w:p w14:paraId="6D6A2D7A" w14:textId="77777777" w:rsidR="00A821E9" w:rsidRPr="00AD7656" w:rsidRDefault="00A821E9" w:rsidP="00A821E9">
      <w:pPr>
        <w:pStyle w:val="1"/>
      </w:pPr>
      <w:r w:rsidRPr="00AD7656">
        <w:t>6.</w:t>
      </w:r>
      <w:r w:rsidRPr="00AD7656">
        <w:tab/>
        <w:t>The secretary may compromise any portion of the total interest for which compromise is requested.</w:t>
      </w:r>
    </w:p>
    <w:p w14:paraId="1D5F9024" w14:textId="77777777" w:rsidR="00A821E9" w:rsidRPr="00AD7656" w:rsidRDefault="00A821E9" w:rsidP="00A821E9">
      <w:pPr>
        <w:pStyle w:val="1"/>
      </w:pPr>
      <w:r w:rsidRPr="00AD7656">
        <w:t>7.</w:t>
      </w:r>
      <w:r w:rsidRPr="00AD7656">
        <w:tab/>
        <w:t>Following is a partial list of circumstances in which i</w:t>
      </w:r>
      <w:r>
        <w:t>nterest will not be compromised.</w:t>
      </w:r>
    </w:p>
    <w:p w14:paraId="7629816D" w14:textId="77777777" w:rsidR="00A821E9" w:rsidRPr="00AD7656" w:rsidRDefault="00A821E9" w:rsidP="00A821E9">
      <w:pPr>
        <w:pStyle w:val="a0"/>
      </w:pPr>
      <w:r w:rsidRPr="00AD7656">
        <w:t>a.</w:t>
      </w:r>
      <w:r w:rsidRPr="00AD7656">
        <w:tab/>
        <w:t>Taxpayer is party to a voluntary disclosure agreement for the period in which the interest accrued.</w:t>
      </w:r>
    </w:p>
    <w:p w14:paraId="31573653" w14:textId="77777777" w:rsidR="00A821E9" w:rsidRPr="00AD7656" w:rsidRDefault="00A821E9" w:rsidP="00A821E9">
      <w:pPr>
        <w:pStyle w:val="a0"/>
      </w:pPr>
      <w:r w:rsidRPr="00AD7656">
        <w:t>b.</w:t>
      </w:r>
      <w:r w:rsidRPr="00AD7656">
        <w:tab/>
        <w:t>Interest accrues as a result of participation in an abusive tax avoidance transaction.</w:t>
      </w:r>
    </w:p>
    <w:p w14:paraId="79CBCE36" w14:textId="77777777" w:rsidR="00A821E9" w:rsidRPr="00AD7656" w:rsidRDefault="00A821E9" w:rsidP="00A821E9">
      <w:pPr>
        <w:pStyle w:val="a0"/>
      </w:pPr>
      <w:r w:rsidRPr="00AD7656">
        <w:t>c.</w:t>
      </w:r>
      <w:r w:rsidRPr="00AD7656">
        <w:tab/>
        <w:t>Interest that accrues on trust taxes that the taxpayer has collected but not remitted.</w:t>
      </w:r>
    </w:p>
    <w:p w14:paraId="1AB2F970" w14:textId="77777777" w:rsidR="00A821E9" w:rsidRPr="00AD7656" w:rsidRDefault="00A821E9" w:rsidP="00A821E9">
      <w:pPr>
        <w:pStyle w:val="AuthorityNote"/>
      </w:pPr>
      <w:r w:rsidRPr="00AD7656">
        <w:t>AUTHORITY NOTE:</w:t>
      </w:r>
      <w:r>
        <w:tab/>
      </w:r>
      <w:r w:rsidRPr="00AD7656">
        <w:t>Adopted in acco</w:t>
      </w:r>
      <w:r>
        <w:t>rdance with R.S. 47:1601(A)(2)(c) and (d</w:t>
      </w:r>
      <w:r w:rsidRPr="00AD7656">
        <w:t>) and 47:1511.</w:t>
      </w:r>
    </w:p>
    <w:p w14:paraId="5F17EF10" w14:textId="77777777" w:rsidR="00A821E9" w:rsidRDefault="00A821E9" w:rsidP="00A821E9">
      <w:pPr>
        <w:pStyle w:val="HistoricalNote"/>
      </w:pPr>
      <w:r w:rsidRPr="00AD7656">
        <w:t>HISTORICAL NOTE:</w:t>
      </w:r>
      <w:r>
        <w:tab/>
      </w:r>
      <w:r w:rsidRPr="00AD7656">
        <w:t>Promulgated by the Department of Revenue, Policy Services Division, LR</w:t>
      </w:r>
      <w:r>
        <w:t xml:space="preserve"> 33:111 (January 2007).</w:t>
      </w:r>
    </w:p>
    <w:p w14:paraId="343B2D8D" w14:textId="77777777" w:rsidR="00DE525C" w:rsidRPr="00FB253D" w:rsidRDefault="00432750" w:rsidP="00DE525C">
      <w:pPr>
        <w:pStyle w:val="Section"/>
      </w:pPr>
      <w:bookmarkStart w:id="1668" w:name="_Toc233690200"/>
      <w:bookmarkStart w:id="1669" w:name="_Toc234030785"/>
      <w:bookmarkStart w:id="1670" w:name="_Toc243721410"/>
      <w:bookmarkStart w:id="1671" w:name="_Toc259619656"/>
      <w:bookmarkStart w:id="1672" w:name="_Toc262718742"/>
      <w:bookmarkStart w:id="1673" w:name="_Toc275165515"/>
      <w:bookmarkStart w:id="1674" w:name="_Toc238197813"/>
      <w:r>
        <w:t>§</w:t>
      </w:r>
      <w:r w:rsidR="00DE525C" w:rsidRPr="00FB253D">
        <w:t>2116.</w:t>
      </w:r>
      <w:r w:rsidR="00DE525C">
        <w:tab/>
      </w:r>
      <w:r w:rsidR="00DE525C" w:rsidRPr="00FB253D">
        <w:t>Interest Waiver and Filing Extensions Following Disasters</w:t>
      </w:r>
      <w:bookmarkEnd w:id="1668"/>
      <w:bookmarkEnd w:id="1669"/>
      <w:bookmarkEnd w:id="1670"/>
      <w:bookmarkEnd w:id="1671"/>
      <w:bookmarkEnd w:id="1672"/>
      <w:bookmarkEnd w:id="1673"/>
      <w:bookmarkEnd w:id="1674"/>
    </w:p>
    <w:p w14:paraId="5D4F53E9" w14:textId="77777777" w:rsidR="00DE525C" w:rsidRPr="00FB253D" w:rsidRDefault="00DE525C" w:rsidP="00DE525C">
      <w:pPr>
        <w:pStyle w:val="A"/>
      </w:pPr>
      <w:r w:rsidRPr="00FB253D">
        <w:t>A.</w:t>
      </w:r>
      <w:r>
        <w:tab/>
      </w:r>
      <w:r w:rsidRPr="00FB253D">
        <w:t xml:space="preserve">Following a federally declared disaster, if the Secretary of Revenue authorizes extensions of time to pay for taxpayers whose residence, business or tax preparer is located in the disaster area, the secretary may allow for the compromise of </w:t>
      </w:r>
      <w:r w:rsidRPr="00FB253D">
        <w:t xml:space="preserve">all or part of the interest related to the payments for which an extension has been granted. The Secretary of Revenue has the discretion to compromise interest in any part or all of a disaster area. The </w:t>
      </w:r>
      <w:r>
        <w:t>s</w:t>
      </w:r>
      <w:r w:rsidRPr="00FB253D">
        <w:t xml:space="preserve">ecretary or designee shall authorize any compromise of interest under this Section by issuance of a Revenue Information Bulletin (RIB). Any communication from the Department of Revenue other than a RIB specifically citing this regulation should not be relied upon for the authorization for the </w:t>
      </w:r>
      <w:r>
        <w:t>compromise of interest.</w:t>
      </w:r>
    </w:p>
    <w:p w14:paraId="4752FBBE" w14:textId="77777777" w:rsidR="00DE525C" w:rsidRPr="00FB253D" w:rsidRDefault="00DE525C" w:rsidP="00DE525C">
      <w:pPr>
        <w:pStyle w:val="1"/>
      </w:pPr>
      <w:r w:rsidRPr="00FB253D">
        <w:t>1.</w:t>
      </w:r>
      <w:r w:rsidRPr="00FB253D">
        <w:tab/>
        <w:t>A compromise of interest may be made retroactive to date of the federally declared disaster.</w:t>
      </w:r>
    </w:p>
    <w:p w14:paraId="559089A7" w14:textId="77777777" w:rsidR="00DE525C" w:rsidRPr="00FB253D" w:rsidRDefault="00DE525C" w:rsidP="00DE525C">
      <w:pPr>
        <w:pStyle w:val="1"/>
      </w:pPr>
      <w:r w:rsidRPr="00FB253D">
        <w:t>2.</w:t>
      </w:r>
      <w:r w:rsidRPr="00FB253D">
        <w:tab/>
        <w:t>A compromise of interest under this Section may be made automatic only for individual income tax and estimated payments. All other taxes will require a written request to compromise interest.</w:t>
      </w:r>
    </w:p>
    <w:p w14:paraId="24FDBF82" w14:textId="77777777" w:rsidR="00DE525C" w:rsidRPr="00FB253D" w:rsidRDefault="00DE525C" w:rsidP="00DE525C">
      <w:pPr>
        <w:pStyle w:val="1"/>
      </w:pPr>
      <w:r w:rsidRPr="00FB253D">
        <w:t>3.</w:t>
      </w:r>
      <w:r w:rsidRPr="00FB253D">
        <w:tab/>
        <w:t>Any compromise gr</w:t>
      </w:r>
      <w:r>
        <w:t>anted under this S</w:t>
      </w:r>
      <w:r w:rsidRPr="00FB253D">
        <w:t>ection shall be applicable to all similarly situated taxpayers whose primary residence, business or tax preparer is located in the disaster area or portion of the disaster area in which the Secretary of Revenue has authorized the compromise of interest.</w:t>
      </w:r>
    </w:p>
    <w:p w14:paraId="35A8B106" w14:textId="77777777" w:rsidR="00DE525C" w:rsidRPr="00FB253D" w:rsidRDefault="00DE525C" w:rsidP="00DE525C">
      <w:pPr>
        <w:pStyle w:val="A"/>
      </w:pPr>
      <w:r w:rsidRPr="00FB253D">
        <w:t>B.</w:t>
      </w:r>
      <w:r w:rsidRPr="00FB253D">
        <w:tab/>
        <w:t>Any amount upon which interest began to accrue before the federally declared disaster will not be eligible for an interest compromise under this Section.</w:t>
      </w:r>
    </w:p>
    <w:p w14:paraId="239C0202" w14:textId="77777777" w:rsidR="00DE525C" w:rsidRPr="00FB253D" w:rsidRDefault="00DE525C" w:rsidP="00DE525C">
      <w:pPr>
        <w:pStyle w:val="A"/>
      </w:pPr>
      <w:r w:rsidRPr="00FB253D">
        <w:t>C.</w:t>
      </w:r>
      <w:r w:rsidRPr="00FB253D">
        <w:tab/>
        <w:t xml:space="preserve">Business </w:t>
      </w:r>
      <w:r>
        <w:t>T</w:t>
      </w:r>
      <w:r w:rsidRPr="00FB253D">
        <w:t xml:space="preserve">axpayers </w:t>
      </w:r>
      <w:r>
        <w:t>L</w:t>
      </w:r>
      <w:r w:rsidRPr="00FB253D">
        <w:t xml:space="preserve">ocated in the </w:t>
      </w:r>
      <w:r>
        <w:t>D</w:t>
      </w:r>
      <w:r w:rsidRPr="00FB253D">
        <w:t xml:space="preserve">isaster </w:t>
      </w:r>
      <w:r>
        <w:t>A</w:t>
      </w:r>
      <w:r w:rsidRPr="00FB253D">
        <w:t>rea</w:t>
      </w:r>
    </w:p>
    <w:p w14:paraId="3305BD80" w14:textId="77777777" w:rsidR="00DE525C" w:rsidRPr="00FB253D" w:rsidRDefault="00DE525C" w:rsidP="00DE525C">
      <w:pPr>
        <w:pStyle w:val="1"/>
      </w:pPr>
      <w:r w:rsidRPr="00FB253D">
        <w:t>1.</w:t>
      </w:r>
      <w:r w:rsidRPr="00FB253D">
        <w:tab/>
        <w:t>A business will be considered to be located in the disaster area if the location at which it routinely does its tax preparation is in the disaster area or if it has significant accounting records necessary for tax preparation located in the disaster area.</w:t>
      </w:r>
    </w:p>
    <w:p w14:paraId="7E43A8DE" w14:textId="77777777" w:rsidR="00DE525C" w:rsidRPr="00FB253D" w:rsidRDefault="00DE525C" w:rsidP="00DE525C">
      <w:pPr>
        <w:pStyle w:val="1"/>
      </w:pPr>
      <w:r w:rsidRPr="00FB253D">
        <w:t>2.</w:t>
      </w:r>
      <w:r w:rsidRPr="00FB253D">
        <w:tab/>
        <w:t>Taxpayers whose tax preparation is routinely performed at a location within the disaster area will be eligible to have interest from all business locations compromised because the taxpayer could not file the return or pay taxes timely due to the disaster.</w:t>
      </w:r>
    </w:p>
    <w:p w14:paraId="04B256E5" w14:textId="77777777" w:rsidR="00DE525C" w:rsidRPr="00FB253D" w:rsidRDefault="00DE525C" w:rsidP="00DE525C">
      <w:pPr>
        <w:pStyle w:val="1"/>
      </w:pPr>
      <w:r w:rsidRPr="00FB253D">
        <w:t>3.</w:t>
      </w:r>
      <w:r w:rsidRPr="00FB253D">
        <w:tab/>
        <w:t>Taxpayers filing consolidated sales tax returns that include locations within and without the disaster areas and whose tax preparation is performed outside the disaster area should file returns using the information available from the disaster area at the time the return is due. When the amended return is filed that accurately reflects taxes owed from the disaster area, the taxpayer should attach a written request to waive any interest resulting from inaccuracies from locations within the disaster area.</w:t>
      </w:r>
    </w:p>
    <w:p w14:paraId="48BC479D" w14:textId="77777777" w:rsidR="00DE525C" w:rsidRPr="00FB253D" w:rsidRDefault="00DE525C" w:rsidP="00DE525C">
      <w:pPr>
        <w:pStyle w:val="A"/>
      </w:pPr>
      <w:r w:rsidRPr="00FB253D">
        <w:t>D.</w:t>
      </w:r>
      <w:r w:rsidRPr="00FB253D">
        <w:tab/>
        <w:t>Annual report requirement following federally declared disasters. The annual reporting requirement for interest compromised under R.S. 47:1601(A)(2)(d) will be met by reporting the total interest compromised for all taxpayers attributable to the federally declared disaster. In the event that there is more than one federally declared disaster declared during a year, total interest compromised under each disast</w:t>
      </w:r>
      <w:r>
        <w:t>er will be reported separately.</w:t>
      </w:r>
    </w:p>
    <w:p w14:paraId="7A142341" w14:textId="77777777" w:rsidR="00DE525C" w:rsidRPr="00FB253D" w:rsidRDefault="00DE525C" w:rsidP="00DE525C">
      <w:pPr>
        <w:pStyle w:val="A"/>
      </w:pPr>
      <w:r w:rsidRPr="00FB253D">
        <w:t>E.</w:t>
      </w:r>
      <w:r w:rsidRPr="00FB253D">
        <w:tab/>
        <w:t>Definitions</w:t>
      </w:r>
    </w:p>
    <w:p w14:paraId="719970EB" w14:textId="77777777" w:rsidR="00DE525C" w:rsidRDefault="00DE525C" w:rsidP="00DE525C">
      <w:pPr>
        <w:pStyle w:val="1"/>
      </w:pPr>
      <w:r w:rsidRPr="00FB253D">
        <w:rPr>
          <w:i/>
          <w:iCs/>
        </w:rPr>
        <w:t>Disaster Area</w:t>
      </w:r>
      <w:r w:rsidR="00432750">
        <w:sym w:font="Symbol" w:char="F0BE"/>
      </w:r>
      <w:r w:rsidRPr="00FB253D">
        <w:t>a parish or location that has been declared a disaster area by the President of the United States.</w:t>
      </w:r>
    </w:p>
    <w:p w14:paraId="268DCE66" w14:textId="77777777" w:rsidR="00432750" w:rsidRPr="00FB253D" w:rsidRDefault="00432750" w:rsidP="00DE525C">
      <w:pPr>
        <w:pStyle w:val="1"/>
      </w:pPr>
      <w:r w:rsidRPr="00FB253D">
        <w:rPr>
          <w:i/>
        </w:rPr>
        <w:lastRenderedPageBreak/>
        <w:t>Federally Declared Disaster</w:t>
      </w:r>
      <w:r>
        <w:sym w:font="Symbol" w:char="F0BE"/>
      </w:r>
      <w:r w:rsidRPr="00FB253D">
        <w:t>a disaster for which the President of the United States has made a presidential major disaster declaration under the Robert T. Stafford Disaster Relief and Emergency Assistance Act.</w:t>
      </w:r>
    </w:p>
    <w:p w14:paraId="2933EF9B" w14:textId="77777777" w:rsidR="00DE525C" w:rsidRPr="00FB253D" w:rsidRDefault="00DE525C" w:rsidP="00DE525C">
      <w:pPr>
        <w:pStyle w:val="AuthorityNote"/>
      </w:pPr>
      <w:r w:rsidRPr="00FB253D">
        <w:t>AUTHORITY NOTE:</w:t>
      </w:r>
      <w:r w:rsidRPr="00FB253D">
        <w:tab/>
        <w:t>Promulgated in accordance with R.S. 47:1601(A)(2)(d) and 1511.</w:t>
      </w:r>
    </w:p>
    <w:p w14:paraId="487BCAE6" w14:textId="77777777" w:rsidR="00DE525C" w:rsidRDefault="00DE525C" w:rsidP="00DE525C">
      <w:pPr>
        <w:pStyle w:val="HistoricalNote"/>
      </w:pPr>
      <w:r w:rsidRPr="00FB253D">
        <w:t>HISTORICAL NOTE:</w:t>
      </w:r>
      <w:r w:rsidRPr="00FB253D">
        <w:tab/>
        <w:t>Promulgated by the Department of Revenue, Policy Services Division, LR 3</w:t>
      </w:r>
      <w:r>
        <w:t>5</w:t>
      </w:r>
      <w:r w:rsidRPr="00FB253D">
        <w:t>:</w:t>
      </w:r>
      <w:r w:rsidR="002932CD">
        <w:t>1138</w:t>
      </w:r>
      <w:r>
        <w:t xml:space="preserve"> (June 2009).</w:t>
      </w:r>
    </w:p>
    <w:p w14:paraId="5023BF3B" w14:textId="77777777" w:rsidR="009F28EB" w:rsidRPr="009E7EA6" w:rsidRDefault="009F28EB" w:rsidP="009F28EB">
      <w:pPr>
        <w:pStyle w:val="Section"/>
      </w:pPr>
      <w:bookmarkStart w:id="1675" w:name="_Toc238197814"/>
      <w:r w:rsidRPr="009E7EA6">
        <w:t>§2121.</w:t>
      </w:r>
      <w:r w:rsidRPr="009E7EA6">
        <w:tab/>
        <w:t>Reasonable Cause and Good Faith Exception to Presumption in R.S. 47:1604.1(A)(1)</w:t>
      </w:r>
      <w:bookmarkEnd w:id="1675"/>
    </w:p>
    <w:p w14:paraId="066C26EF" w14:textId="77777777" w:rsidR="009F28EB" w:rsidRPr="00814149" w:rsidRDefault="009F28EB" w:rsidP="009F28EB">
      <w:pPr>
        <w:pStyle w:val="A"/>
      </w:pPr>
      <w:r w:rsidRPr="00814149">
        <w:t>A.</w:t>
      </w:r>
      <w:r w:rsidRPr="00814149">
        <w:tab/>
        <w:t>Definitions. For purposes of this Section, the following terms shall have the meaning ascribed herein.</w:t>
      </w:r>
    </w:p>
    <w:p w14:paraId="7E1E52E5" w14:textId="77777777" w:rsidR="009F28EB" w:rsidRPr="00814149" w:rsidRDefault="009F28EB" w:rsidP="009F28EB">
      <w:pPr>
        <w:pStyle w:val="1"/>
      </w:pPr>
      <w:r w:rsidRPr="00814149">
        <w:rPr>
          <w:i/>
        </w:rPr>
        <w:t>Advice</w:t>
      </w:r>
      <w:r>
        <w:t>—a</w:t>
      </w:r>
      <w:r w:rsidRPr="00814149">
        <w:t>ny communication, including the opinion of a professional tax advisor, setting forth the analysis or conclusion of a person, other than the taxpayer, provided to (or for the benefit of) the taxpayer and on which the taxpayer relies, directly or indirectly, with respect to the imposition of the R.S. 47:1604.1 negligence penalty. Advice does not have to be in any particular form.</w:t>
      </w:r>
    </w:p>
    <w:p w14:paraId="6C5F249C" w14:textId="77777777" w:rsidR="009F28EB" w:rsidRPr="00814149" w:rsidRDefault="009F28EB" w:rsidP="009F28EB">
      <w:pPr>
        <w:pStyle w:val="A"/>
      </w:pPr>
      <w:r w:rsidRPr="00814149">
        <w:rPr>
          <w:i/>
        </w:rPr>
        <w:t>Professional Tax Advisor</w:t>
      </w:r>
      <w:r>
        <w:t>—a</w:t>
      </w:r>
      <w:r w:rsidRPr="00814149">
        <w:t xml:space="preserve"> person or entity whose job duty, function or service focuses on or involves providing tax and tax related advice or products, which may include the preparation of or providing the use of or access to tax returns, forms or documents</w:t>
      </w:r>
    </w:p>
    <w:p w14:paraId="190C539C" w14:textId="77777777" w:rsidR="009F28EB" w:rsidRPr="00814149" w:rsidRDefault="009F28EB" w:rsidP="009F28EB">
      <w:pPr>
        <w:pStyle w:val="A"/>
      </w:pPr>
      <w:r w:rsidRPr="00814149">
        <w:rPr>
          <w:i/>
        </w:rPr>
        <w:t>Professional Tax Preparer</w:t>
      </w:r>
      <w:r>
        <w:t>—a</w:t>
      </w:r>
      <w:r w:rsidRPr="00814149">
        <w:t xml:space="preserve"> person or entity whose job duty, function or service focuses on or involves the preparation of or providing the use of or access to tax returns, forms or documents, which may include providing tax and tax related advice or products.  </w:t>
      </w:r>
    </w:p>
    <w:p w14:paraId="08F0408C" w14:textId="77777777" w:rsidR="009F28EB" w:rsidRPr="00814149" w:rsidRDefault="009F28EB" w:rsidP="009F28EB">
      <w:pPr>
        <w:pStyle w:val="A"/>
      </w:pPr>
      <w:r w:rsidRPr="00814149">
        <w:t>B.</w:t>
      </w:r>
      <w:r w:rsidRPr="00814149">
        <w:tab/>
        <w:t>The penalty for negligent failure to comply authorized in R.S. 47:1604.1(A)(1) is presumed to apply when a taxpayer understates his tax liability by ten percent or more, but did not demonstrate a willful disregard of the tax laws.</w:t>
      </w:r>
    </w:p>
    <w:p w14:paraId="03E8E92B" w14:textId="77777777" w:rsidR="009F28EB" w:rsidRPr="00814149" w:rsidRDefault="009F28EB" w:rsidP="009F28EB">
      <w:pPr>
        <w:pStyle w:val="A"/>
      </w:pPr>
      <w:r w:rsidRPr="00814149">
        <w:t>C.</w:t>
      </w:r>
      <w:r w:rsidRPr="00814149">
        <w:tab/>
        <w:t>The presumed penalty shall not apply when the understatement was due to reasonable cause where the taxpayer acted in good faith.</w:t>
      </w:r>
    </w:p>
    <w:p w14:paraId="1945D3D7" w14:textId="77777777" w:rsidR="009F28EB" w:rsidRPr="00814149" w:rsidRDefault="009F28EB" w:rsidP="009F28EB">
      <w:pPr>
        <w:pStyle w:val="A"/>
      </w:pPr>
      <w:r w:rsidRPr="00814149">
        <w:t>D.</w:t>
      </w:r>
      <w:r w:rsidRPr="00814149">
        <w:tab/>
        <w:t xml:space="preserve">A determination of reasonable cause and good faith will be made on a case-by-case basis, considering all relevant facts and circumstances. </w:t>
      </w:r>
    </w:p>
    <w:p w14:paraId="26DCA1F2" w14:textId="77777777" w:rsidR="009F28EB" w:rsidRPr="00814149" w:rsidRDefault="009F28EB" w:rsidP="009F28EB">
      <w:pPr>
        <w:pStyle w:val="1"/>
      </w:pPr>
      <w:r w:rsidRPr="00814149">
        <w:t>1.</w:t>
      </w:r>
      <w:r w:rsidRPr="00814149">
        <w:tab/>
        <w:t xml:space="preserve">Generally, the most important factor in determining reasonable cause and good faith is the extent of the taxpayer's effort to assess the proper tax liability. </w:t>
      </w:r>
    </w:p>
    <w:p w14:paraId="793D7549" w14:textId="77777777" w:rsidR="009F28EB" w:rsidRPr="00814149" w:rsidRDefault="009F28EB" w:rsidP="009F28EB">
      <w:pPr>
        <w:pStyle w:val="1"/>
      </w:pPr>
      <w:r w:rsidRPr="00814149">
        <w:t>2.</w:t>
      </w:r>
      <w:r w:rsidRPr="00814149">
        <w:tab/>
        <w:t xml:space="preserve">Circumstances that may indicate the extent of the taxpayer’s effort to assess the proper tax liability, include but are not limited to: </w:t>
      </w:r>
    </w:p>
    <w:p w14:paraId="45C97073" w14:textId="77777777" w:rsidR="009F28EB" w:rsidRPr="00814149" w:rsidRDefault="009F28EB" w:rsidP="009F28EB">
      <w:pPr>
        <w:pStyle w:val="a0"/>
      </w:pPr>
      <w:r w:rsidRPr="00814149">
        <w:t>a.</w:t>
      </w:r>
      <w:r w:rsidRPr="00814149">
        <w:tab/>
      </w:r>
      <w:r>
        <w:t>a</w:t>
      </w:r>
      <w:r w:rsidRPr="00814149">
        <w:t>n honest misunderstanding of fact or law that is reasonable in light of all of the facts and circumstances, including the experience, knowledge</w:t>
      </w:r>
      <w:r>
        <w:t>, and education of the taxpayer;</w:t>
      </w:r>
      <w:r w:rsidRPr="00814149">
        <w:t xml:space="preserve"> </w:t>
      </w:r>
    </w:p>
    <w:p w14:paraId="5BEBBA3A" w14:textId="77777777" w:rsidR="009F28EB" w:rsidRPr="00814149" w:rsidRDefault="009F28EB" w:rsidP="009F28EB">
      <w:pPr>
        <w:pStyle w:val="a0"/>
      </w:pPr>
      <w:r w:rsidRPr="00814149">
        <w:t>b.</w:t>
      </w:r>
      <w:r w:rsidRPr="00814149">
        <w:tab/>
      </w:r>
      <w:r>
        <w:t>a</w:t>
      </w:r>
      <w:r w:rsidRPr="00814149">
        <w:t>n isolated computa</w:t>
      </w:r>
      <w:r>
        <w:t>tional or transcriptional error;</w:t>
      </w:r>
    </w:p>
    <w:p w14:paraId="7D5423B9" w14:textId="77777777" w:rsidR="009F28EB" w:rsidRPr="00814149" w:rsidRDefault="009F28EB" w:rsidP="009F28EB">
      <w:pPr>
        <w:pStyle w:val="a0"/>
      </w:pPr>
      <w:r w:rsidRPr="00814149">
        <w:t>c.</w:t>
      </w:r>
      <w:r w:rsidRPr="00814149">
        <w:tab/>
        <w:t xml:space="preserve">Reliance on an information return, advice, or other facts, if under all the circumstances such reliance was reasonable and the taxpayer acted in good faith. </w:t>
      </w:r>
    </w:p>
    <w:p w14:paraId="1FEB7C8D" w14:textId="77777777" w:rsidR="009F28EB" w:rsidRPr="00814149" w:rsidRDefault="009F28EB" w:rsidP="009F28EB">
      <w:pPr>
        <w:pStyle w:val="1"/>
        <w:rPr>
          <w:b/>
        </w:rPr>
      </w:pPr>
      <w:r w:rsidRPr="00814149">
        <w:t>3.</w:t>
      </w:r>
      <w:r w:rsidRPr="00814149">
        <w:tab/>
        <w:t>Reliance on an information return, including the return of a pass-through entity, or on the advice of a professional tax advisor or tax preparer does not automatically demonstrate reasonable cause and good faith.</w:t>
      </w:r>
    </w:p>
    <w:p w14:paraId="2815E8F1" w14:textId="77777777" w:rsidR="009F28EB" w:rsidRPr="00814149" w:rsidRDefault="009F28EB" w:rsidP="009F28EB">
      <w:pPr>
        <w:pStyle w:val="a0"/>
      </w:pPr>
      <w:r w:rsidRPr="00814149">
        <w:t>a.</w:t>
      </w:r>
      <w:r w:rsidRPr="00814149">
        <w:tab/>
        <w:t xml:space="preserve">All facts and circumstances shall be considered when determining whether a taxpayer has reasonably relied in good faith on an information return or the advice of a professional tax advisor or tax preparer. Facts to be considered include, but are not limited to, the taxpayer's education, sophistication and business experience. </w:t>
      </w:r>
    </w:p>
    <w:p w14:paraId="6B963679" w14:textId="77777777" w:rsidR="009F28EB" w:rsidRPr="00814149" w:rsidRDefault="009F28EB" w:rsidP="009F28EB">
      <w:pPr>
        <w:pStyle w:val="a0"/>
      </w:pPr>
      <w:r w:rsidRPr="00814149">
        <w:t>b.</w:t>
      </w:r>
      <w:r w:rsidRPr="00814149">
        <w:tab/>
        <w:t>A determination of whether a taxpayer acted with reasonable cause and in good faith with respect to an underpayment that is related to an item reflected on the return of a pass-through entity will take into account the taxpayer's own actions, as well as the actions of the pass-through entity.</w:t>
      </w:r>
    </w:p>
    <w:p w14:paraId="7CB4A063" w14:textId="77777777" w:rsidR="009F28EB" w:rsidRPr="00814149" w:rsidRDefault="009F28EB" w:rsidP="009F28EB">
      <w:pPr>
        <w:pStyle w:val="a0"/>
      </w:pPr>
      <w:r w:rsidRPr="00814149">
        <w:t>c.</w:t>
      </w:r>
      <w:r w:rsidRPr="00814149">
        <w:tab/>
        <w:t>Generally, a taxpayer knows, or has reason to know, that the information on an information return is incorrect if such information is inconsistent with other information reported or otherwise furnished to the taxpayer, or with the taxpayer's knowledge of the transaction. This knowledge includes, for example, the taxpayer's knowledge of the terms of his employment relationship or of the rate of return on a payor's obligation.</w:t>
      </w:r>
    </w:p>
    <w:p w14:paraId="3879ED7A" w14:textId="77777777" w:rsidR="009F28EB" w:rsidRPr="00814149" w:rsidRDefault="009F28EB" w:rsidP="009F28EB">
      <w:pPr>
        <w:pStyle w:val="a0"/>
      </w:pPr>
      <w:r w:rsidRPr="00814149">
        <w:t>d.</w:t>
      </w:r>
      <w:r w:rsidRPr="00814149">
        <w:tab/>
        <w:t>Reliance shall not be considered reasonable or in good faith if the taxpayer knew, or reasonably should have known, that the advice was rendered by a non-tax professional or non-tax preparer, or a professional tax advisor or tax preparer who lacked knowledge in the relevant aspects of federal or Louisiana tax law.</w:t>
      </w:r>
    </w:p>
    <w:p w14:paraId="3898305F" w14:textId="77777777" w:rsidR="009F28EB" w:rsidRPr="00814149" w:rsidRDefault="009F28EB" w:rsidP="009F28EB">
      <w:pPr>
        <w:pStyle w:val="a0"/>
      </w:pPr>
      <w:r w:rsidRPr="00814149">
        <w:t>e.</w:t>
      </w:r>
      <w:r w:rsidRPr="00814149">
        <w:tab/>
        <w:t>The advice relied on by the taxpayer shall be based upon all relevant facts and circumstances and the law as it relates to those facts and circumstances. Reliance shall not be considered reasonable or in good faith if the taxpayer fails to disclose a fact that he knows, or reasonably should know, to be relevant to the proper tax treatment of an item.</w:t>
      </w:r>
    </w:p>
    <w:p w14:paraId="41847831" w14:textId="77777777" w:rsidR="009F28EB" w:rsidRPr="00814149" w:rsidRDefault="009F28EB" w:rsidP="009F28EB">
      <w:pPr>
        <w:pStyle w:val="a0"/>
      </w:pPr>
      <w:r w:rsidRPr="00814149">
        <w:t>f.</w:t>
      </w:r>
      <w:r w:rsidRPr="00814149">
        <w:tab/>
        <w:t>The advice relied on by the taxpayer shall not be based on unreasonable factual or legal assumptions and shall not unreasonably rely on the un-true or inaccurate assumptions representations, statements, findings, or agreements of the taxpayer or any other person. For example, the advice shall not be based upon a representation or assumption which the taxpayer knows, or has reason to know, is unlikely to be true, such as an inaccurate representation or assumption as to the taxpayer's purposes for entering into a transaction or for structuring a transaction in a particular manner.</w:t>
      </w:r>
    </w:p>
    <w:p w14:paraId="1203B4D0" w14:textId="77777777" w:rsidR="009F28EB" w:rsidRPr="00814149" w:rsidRDefault="009F28EB" w:rsidP="009F28EB">
      <w:pPr>
        <w:pStyle w:val="a0"/>
      </w:pPr>
      <w:r w:rsidRPr="00814149">
        <w:t>g.</w:t>
      </w:r>
      <w:r w:rsidRPr="00814149">
        <w:tab/>
        <w:t>A taxpayer may not rely on an opinion or advice that a regulation is invalid to establish that the taxpayer acted with reasonable cause and good faith unless the taxpayer discloses the position that the regulation in question is invalid in a statement attached to and filed with the taxpayer’s return containing the understatement.</w:t>
      </w:r>
    </w:p>
    <w:p w14:paraId="333C4E34" w14:textId="77777777" w:rsidR="009F28EB" w:rsidRPr="00814149" w:rsidRDefault="009F28EB" w:rsidP="009F28EB">
      <w:pPr>
        <w:pStyle w:val="a0"/>
      </w:pPr>
      <w:r w:rsidRPr="00814149">
        <w:t>h.</w:t>
      </w:r>
      <w:r w:rsidRPr="00814149">
        <w:tab/>
        <w:t>A taxpayer may not rely on an opinion or advice that is contrary to existing, applicable case law.</w:t>
      </w:r>
    </w:p>
    <w:p w14:paraId="2B90F509" w14:textId="77777777" w:rsidR="009F28EB" w:rsidRDefault="009F28EB" w:rsidP="009F28EB">
      <w:pPr>
        <w:pStyle w:val="a0"/>
      </w:pPr>
      <w:r w:rsidRPr="00814149">
        <w:rPr>
          <w:bCs/>
        </w:rPr>
        <w:lastRenderedPageBreak/>
        <w:t>i.</w:t>
      </w:r>
      <w:r w:rsidRPr="00814149">
        <w:rPr>
          <w:bCs/>
        </w:rPr>
        <w:tab/>
      </w:r>
      <w:r>
        <w:rPr>
          <w:bCs/>
        </w:rPr>
        <w:t>For purposes of this P</w:t>
      </w:r>
      <w:r w:rsidRPr="00814149">
        <w:rPr>
          <w:bCs/>
        </w:rPr>
        <w:t xml:space="preserve">aragraph, </w:t>
      </w:r>
      <w:r w:rsidRPr="00814149">
        <w:t xml:space="preserve">advice is any communication, including the opinion of a professional tax advisor, setting forth the analysis or conclusion of a person, other than the taxpayer, provided to (or for the benefit of) the </w:t>
      </w:r>
      <w:r w:rsidRPr="00484E91">
        <w:t xml:space="preserve">taxpayer and on which the taxpayer relies, directly or indirectly, with respect to the imposition of the </w:t>
      </w:r>
      <w:hyperlink r:id="rId24" w:history="1">
        <w:r w:rsidRPr="009441CB">
          <w:t>R.S.</w:t>
        </w:r>
      </w:hyperlink>
      <w:r w:rsidRPr="009441CB">
        <w:t xml:space="preserve"> 47:1604.1</w:t>
      </w:r>
      <w:r w:rsidRPr="00814149">
        <w:t xml:space="preserve"> negligence penalty. Advice does not have to be in any particular form.</w:t>
      </w:r>
    </w:p>
    <w:p w14:paraId="7315336E" w14:textId="77777777" w:rsidR="009F28EB" w:rsidRPr="00F82B4C" w:rsidRDefault="009F28EB" w:rsidP="009F28EB">
      <w:pPr>
        <w:pStyle w:val="AuthorityNote"/>
      </w:pPr>
      <w:r w:rsidRPr="00F82B4C">
        <w:t>AUTHORITY NOTE:</w:t>
      </w:r>
      <w:r w:rsidRPr="00F82B4C">
        <w:tab/>
        <w:t>Promulgated in accordance with R.S. 47:1511.</w:t>
      </w:r>
    </w:p>
    <w:p w14:paraId="0F630903" w14:textId="77777777" w:rsidR="009F28EB" w:rsidRPr="00814149" w:rsidRDefault="009F28EB" w:rsidP="009F28EB">
      <w:pPr>
        <w:pStyle w:val="HistoricalNote"/>
      </w:pPr>
      <w:r w:rsidRPr="00F82B4C">
        <w:t>HISTORICAL NOTE:</w:t>
      </w:r>
      <w:r w:rsidRPr="00F82B4C">
        <w:tab/>
        <w:t>Promulgated by the Department of Revenue, Policy Services Division, LR 47:</w:t>
      </w:r>
      <w:r>
        <w:t>1333 (September 2021).</w:t>
      </w:r>
    </w:p>
    <w:p w14:paraId="655D69EA" w14:textId="77777777" w:rsidR="009F28EB" w:rsidRPr="00814149" w:rsidRDefault="009F28EB" w:rsidP="009F28EB">
      <w:pPr>
        <w:pStyle w:val="Section"/>
      </w:pPr>
      <w:bookmarkStart w:id="1676" w:name="_Toc238197815"/>
      <w:r>
        <w:t>§2123.</w:t>
      </w:r>
      <w:r>
        <w:tab/>
      </w:r>
      <w:r w:rsidRPr="00814149">
        <w:t>Good Cause Exception to Presumption of Willful Disregard</w:t>
      </w:r>
      <w:bookmarkEnd w:id="1676"/>
      <w:r w:rsidRPr="00814149">
        <w:t xml:space="preserve"> </w:t>
      </w:r>
    </w:p>
    <w:p w14:paraId="4BB52E31" w14:textId="77777777" w:rsidR="009F28EB" w:rsidRPr="00814149" w:rsidRDefault="009F28EB" w:rsidP="009F28EB">
      <w:pPr>
        <w:pStyle w:val="A"/>
      </w:pPr>
      <w:r w:rsidRPr="00814149">
        <w:t>A.</w:t>
      </w:r>
      <w:r w:rsidRPr="00814149">
        <w:tab/>
        <w:t>For purposes of the penalty for willful disregard provided in R.S. 47:1604.1(D)(1), willful disregard is presumed when a taxpayer fails to timely pay tax that has been collected or withheld from others unless good cause is shown.</w:t>
      </w:r>
    </w:p>
    <w:p w14:paraId="00B9F522" w14:textId="77777777" w:rsidR="009F28EB" w:rsidRPr="00814149" w:rsidRDefault="009F28EB" w:rsidP="009F28EB">
      <w:pPr>
        <w:pStyle w:val="A"/>
      </w:pPr>
      <w:r w:rsidRPr="00814149">
        <w:t>B.</w:t>
      </w:r>
      <w:r w:rsidRPr="00814149">
        <w:tab/>
        <w:t>Examples of good cause for failing to timely pay taxes collected or withheld from others, include:</w:t>
      </w:r>
    </w:p>
    <w:p w14:paraId="78FDB8F8" w14:textId="77777777" w:rsidR="009F28EB" w:rsidRPr="00814149" w:rsidRDefault="009F28EB" w:rsidP="009F28EB">
      <w:pPr>
        <w:pStyle w:val="1"/>
      </w:pPr>
      <w:r w:rsidRPr="00814149">
        <w:t>1.</w:t>
      </w:r>
      <w:r w:rsidRPr="00814149">
        <w:tab/>
        <w:t>The delinquency was directly attributable to a significant disaster or emergency declared by the President or the governor.</w:t>
      </w:r>
    </w:p>
    <w:p w14:paraId="38ADF4F6" w14:textId="77777777" w:rsidR="009F28EB" w:rsidRPr="00814149" w:rsidRDefault="009F28EB" w:rsidP="009F28EB">
      <w:pPr>
        <w:pStyle w:val="1"/>
      </w:pPr>
      <w:r w:rsidRPr="00814149">
        <w:t>2.</w:t>
      </w:r>
      <w:r w:rsidRPr="00814149">
        <w:tab/>
        <w:t>The delinquency was directly attributable to an extraordinary circumstance beyond the taxpayer’s control such as, but not limited to, the following:</w:t>
      </w:r>
    </w:p>
    <w:p w14:paraId="049B51EB" w14:textId="77777777" w:rsidR="009F28EB" w:rsidRPr="00814149" w:rsidRDefault="009F28EB" w:rsidP="009F28EB">
      <w:pPr>
        <w:pStyle w:val="a0"/>
      </w:pPr>
      <w:r w:rsidRPr="00814149">
        <w:t>a.</w:t>
      </w:r>
      <w:r w:rsidRPr="00814149">
        <w:tab/>
        <w:t>An actual or threatened event, other than a presidential or gubernatorial declared disaster or emergency, such as fire or casualty; and</w:t>
      </w:r>
    </w:p>
    <w:p w14:paraId="55A261F6" w14:textId="77777777" w:rsidR="009F28EB" w:rsidRDefault="009F28EB" w:rsidP="009F28EB">
      <w:pPr>
        <w:pStyle w:val="a0"/>
      </w:pPr>
      <w:r w:rsidRPr="00814149">
        <w:t>b.</w:t>
      </w:r>
      <w:r w:rsidRPr="00814149">
        <w:tab/>
        <w:t>An action against the taxpayer’s tax preparer or legal representative for acts constituting fraud, theft, embezzlement, fraudulent conversion, or misappropriation of the taxpayer’s property.</w:t>
      </w:r>
    </w:p>
    <w:p w14:paraId="5195000B" w14:textId="77777777" w:rsidR="009F28EB" w:rsidRPr="00F82B4C" w:rsidRDefault="009F28EB" w:rsidP="009F28EB">
      <w:pPr>
        <w:pStyle w:val="AuthorityNote"/>
      </w:pPr>
      <w:r w:rsidRPr="00F82B4C">
        <w:t>AUTHORITY NOTE:</w:t>
      </w:r>
      <w:r w:rsidRPr="00F82B4C">
        <w:tab/>
        <w:t>Promulgated in accordance with R.S. 47:1511.</w:t>
      </w:r>
    </w:p>
    <w:p w14:paraId="5C2F927E" w14:textId="77777777" w:rsidR="009F28EB" w:rsidRDefault="009F28EB" w:rsidP="009F28EB">
      <w:pPr>
        <w:pStyle w:val="HistoricalNote"/>
      </w:pPr>
      <w:r w:rsidRPr="00F82B4C">
        <w:t>HISTORICAL NOTE:</w:t>
      </w:r>
      <w:r w:rsidRPr="00F82B4C">
        <w:tab/>
        <w:t>Promulgated by the Department of Revenue, Policy Services Division, LR 47:</w:t>
      </w:r>
      <w:r>
        <w:t>1335 (September 2021).</w:t>
      </w:r>
    </w:p>
    <w:p w14:paraId="2813C637" w14:textId="77777777" w:rsidR="009F28EB" w:rsidRPr="00814149" w:rsidRDefault="009F28EB" w:rsidP="009F28EB">
      <w:pPr>
        <w:pStyle w:val="Section"/>
      </w:pPr>
      <w:bookmarkStart w:id="1677" w:name="_Toc238197816"/>
      <w:r>
        <w:t>§2125.</w:t>
      </w:r>
      <w:r>
        <w:tab/>
      </w:r>
      <w:r w:rsidRPr="00814149">
        <w:t>Request for Abatement of Presumed Penalty</w:t>
      </w:r>
      <w:bookmarkEnd w:id="1677"/>
      <w:r w:rsidRPr="00814149">
        <w:t xml:space="preserve"> </w:t>
      </w:r>
    </w:p>
    <w:p w14:paraId="19A7E8AD" w14:textId="77777777" w:rsidR="009F28EB" w:rsidRPr="00814149" w:rsidRDefault="009F28EB" w:rsidP="009F28EB">
      <w:pPr>
        <w:pStyle w:val="A"/>
      </w:pPr>
      <w:r w:rsidRPr="00814149">
        <w:t>A.</w:t>
      </w:r>
      <w:r w:rsidRPr="00814149">
        <w:tab/>
        <w:t>A request for abatement of penalty under this section shall be limited to the following instances:</w:t>
      </w:r>
    </w:p>
    <w:p w14:paraId="5995ED44" w14:textId="77777777" w:rsidR="009F28EB" w:rsidRPr="00814149" w:rsidRDefault="009F28EB" w:rsidP="009F28EB">
      <w:pPr>
        <w:pStyle w:val="1"/>
      </w:pPr>
      <w:r w:rsidRPr="00814149">
        <w:t>1.</w:t>
      </w:r>
      <w:r w:rsidRPr="00814149">
        <w:tab/>
        <w:t>A penalty is assessed pursuant to the presumption in R.S. 47:1604.1(A)(2)(a) and the taxpayer is requesting abatement based on the exception set forth in R.S. 47:1604.1(A)(2)(b); or</w:t>
      </w:r>
    </w:p>
    <w:p w14:paraId="67BC4149" w14:textId="77777777" w:rsidR="009F28EB" w:rsidRPr="00814149" w:rsidRDefault="009F28EB" w:rsidP="009F28EB">
      <w:pPr>
        <w:pStyle w:val="1"/>
      </w:pPr>
      <w:r w:rsidRPr="00814149">
        <w:t>2.</w:t>
      </w:r>
      <w:r w:rsidRPr="00814149">
        <w:tab/>
        <w:t>A penalty is assessed pursuant to a presumption of willful disregard in accordance with R.S. 47:1604.1(E)(3) and the taxpayer is requesting abatement on the basis that good cause exists for the failure to timely pay collected or withheld taxes.</w:t>
      </w:r>
    </w:p>
    <w:p w14:paraId="3C2189D3" w14:textId="77777777" w:rsidR="009F28EB" w:rsidRPr="00814149" w:rsidRDefault="009F28EB" w:rsidP="009F28EB">
      <w:pPr>
        <w:pStyle w:val="A"/>
      </w:pPr>
      <w:r w:rsidRPr="00814149">
        <w:t>B.</w:t>
      </w:r>
      <w:r w:rsidRPr="00814149">
        <w:tab/>
        <w:t xml:space="preserve">This section does not apply to any penalty assessed pursuant to R.S. 47:1604.1(A)(1). </w:t>
      </w:r>
    </w:p>
    <w:p w14:paraId="6DB14A9A" w14:textId="77777777" w:rsidR="009F28EB" w:rsidRPr="00814149" w:rsidRDefault="009F28EB" w:rsidP="009F28EB">
      <w:pPr>
        <w:pStyle w:val="A"/>
      </w:pPr>
      <w:r w:rsidRPr="00814149">
        <w:t>C.</w:t>
      </w:r>
      <w:r w:rsidRPr="00814149">
        <w:tab/>
        <w:t>Taxpayers requesting an abatement of penalty based on the exception set forth in R.S. 47:1604.1(A)(2)(b) or R.S. 47:1604.1(E)(3) shall comply with the following procedures:</w:t>
      </w:r>
    </w:p>
    <w:p w14:paraId="4587E5D0" w14:textId="77777777" w:rsidR="009F28EB" w:rsidRPr="00814149" w:rsidRDefault="009F28EB" w:rsidP="009F28EB">
      <w:pPr>
        <w:pStyle w:val="1"/>
      </w:pPr>
      <w:r w:rsidRPr="00814149">
        <w:t>1.</w:t>
      </w:r>
      <w:r w:rsidRPr="00814149">
        <w:tab/>
      </w:r>
      <w:r>
        <w:t>a</w:t>
      </w:r>
      <w:r w:rsidRPr="00814149">
        <w:t xml:space="preserve"> request for abatement shall be in writing, on a form prescribed by the secretary and shall:</w:t>
      </w:r>
    </w:p>
    <w:p w14:paraId="09883DC0" w14:textId="77777777" w:rsidR="009F28EB" w:rsidRPr="00814149" w:rsidRDefault="009F28EB" w:rsidP="009F28EB">
      <w:pPr>
        <w:pStyle w:val="a0"/>
      </w:pPr>
      <w:r w:rsidRPr="00814149">
        <w:t>a.</w:t>
      </w:r>
      <w:r w:rsidRPr="00814149">
        <w:tab/>
        <w:t>contain a clear explanation detailing the basis for reasonable cause and good faith</w:t>
      </w:r>
      <w:r>
        <w:t>, or good cause</w:t>
      </w:r>
      <w:r w:rsidRPr="00814149">
        <w:t xml:space="preserve">; </w:t>
      </w:r>
    </w:p>
    <w:p w14:paraId="4AB5926A" w14:textId="77777777" w:rsidR="009F28EB" w:rsidRPr="00814149" w:rsidRDefault="009F28EB" w:rsidP="009F28EB">
      <w:pPr>
        <w:pStyle w:val="a0"/>
      </w:pPr>
      <w:r w:rsidRPr="00814149">
        <w:t>b.</w:t>
      </w:r>
      <w:r w:rsidRPr="00814149">
        <w:tab/>
        <w:t xml:space="preserve">be signed and dated by the taxpayer or an authorized representative with personal knowledge of the facts; </w:t>
      </w:r>
    </w:p>
    <w:p w14:paraId="32BED808" w14:textId="77777777" w:rsidR="009F28EB" w:rsidRPr="00814149" w:rsidRDefault="009F28EB" w:rsidP="009F28EB">
      <w:pPr>
        <w:pStyle w:val="a0"/>
      </w:pPr>
      <w:r w:rsidRPr="00814149">
        <w:t>c.</w:t>
      </w:r>
      <w:r w:rsidRPr="00814149">
        <w:tab/>
        <w:t>be accompanied by documentation supporting the basis for the request; and</w:t>
      </w:r>
    </w:p>
    <w:p w14:paraId="5E72777B" w14:textId="77777777" w:rsidR="009F28EB" w:rsidRPr="00814149" w:rsidRDefault="009F28EB" w:rsidP="009F28EB">
      <w:pPr>
        <w:pStyle w:val="a0"/>
      </w:pPr>
      <w:r w:rsidRPr="00814149">
        <w:t>d.</w:t>
      </w:r>
      <w:r w:rsidRPr="00814149">
        <w:tab/>
        <w:t>be submitted to the Department of Revenue prior to the date that the assessment of the penalty pursuant to the presumption in R.S. 47:1604.1(A)(2)(a) or R.S. 47:1604.1(E)(3) becomes final in accordance with R.S. 47:1565(B).</w:t>
      </w:r>
    </w:p>
    <w:p w14:paraId="685E9BF2" w14:textId="77777777" w:rsidR="009F28EB" w:rsidRPr="00D04F89" w:rsidRDefault="009F28EB" w:rsidP="009F28EB">
      <w:pPr>
        <w:pStyle w:val="AuthorityNote"/>
      </w:pPr>
      <w:r w:rsidRPr="00D04F89">
        <w:t>AUTHORITY NOTE:</w:t>
      </w:r>
      <w:r w:rsidRPr="00D04F89">
        <w:tab/>
        <w:t>Promulgated in accordance with R.S. 47:</w:t>
      </w:r>
      <w:r>
        <w:t>1511.</w:t>
      </w:r>
    </w:p>
    <w:p w14:paraId="10919332" w14:textId="77777777" w:rsidR="009F28EB" w:rsidRDefault="009F28EB" w:rsidP="009F28EB">
      <w:pPr>
        <w:pStyle w:val="HistoricalNote"/>
      </w:pPr>
      <w:r w:rsidRPr="00D04F89">
        <w:t>HISTORICAL NOTE:</w:t>
      </w:r>
      <w:r w:rsidRPr="00D04F89">
        <w:tab/>
        <w:t>Promulgated by the Department of Revenue, Policy Services Division, LR 47:</w:t>
      </w:r>
      <w:r>
        <w:t>1334 (September 2021).</w:t>
      </w:r>
    </w:p>
    <w:p w14:paraId="3BC89771" w14:textId="77777777" w:rsidR="00D542E3" w:rsidRDefault="00D542E3" w:rsidP="00D542E3">
      <w:pPr>
        <w:pStyle w:val="Chapter"/>
      </w:pPr>
      <w:bookmarkStart w:id="1678" w:name="TOC_Chap84"/>
      <w:bookmarkStart w:id="1679" w:name="_Toc233690201"/>
      <w:bookmarkStart w:id="1680" w:name="_Toc234030786"/>
      <w:bookmarkStart w:id="1681" w:name="_Toc243721411"/>
      <w:bookmarkStart w:id="1682" w:name="_Toc259619657"/>
      <w:bookmarkStart w:id="1683" w:name="_Toc262718743"/>
      <w:bookmarkStart w:id="1684" w:name="_Toc275165516"/>
      <w:bookmarkStart w:id="1685" w:name="_Toc238197817"/>
      <w:r w:rsidRPr="001B198C">
        <w:t>Chapter 23.</w:t>
      </w:r>
      <w:r w:rsidRPr="001B198C">
        <w:tab/>
        <w:t>Fresh Start Proper Worker Classification Initiative</w:t>
      </w:r>
      <w:bookmarkEnd w:id="1685"/>
    </w:p>
    <w:p w14:paraId="19669F52" w14:textId="77777777" w:rsidR="00D542E3" w:rsidRPr="001B198C" w:rsidRDefault="00D542E3" w:rsidP="00D542E3">
      <w:pPr>
        <w:pStyle w:val="Section"/>
      </w:pPr>
      <w:bookmarkStart w:id="1686" w:name="_Toc238197818"/>
      <w:r w:rsidRPr="001B198C">
        <w:t>§2301</w:t>
      </w:r>
      <w:r w:rsidRPr="001B198C">
        <w:tab/>
        <w:t>Fresh Start Program</w:t>
      </w:r>
      <w:bookmarkEnd w:id="1686"/>
    </w:p>
    <w:p w14:paraId="10FADB64" w14:textId="77777777" w:rsidR="00D542E3" w:rsidRPr="001B198C" w:rsidRDefault="00D542E3" w:rsidP="00D542E3">
      <w:pPr>
        <w:pStyle w:val="A"/>
      </w:pPr>
      <w:r w:rsidRPr="001B198C">
        <w:t>A.</w:t>
      </w:r>
      <w:r w:rsidRPr="001B198C">
        <w:tab/>
        <w:t>Definitions. For purposes of this Section and the administration of the Fresh Start Proper Worker Classification Initiative (“Fresh Start Program”) set forth in R.S. 47:1576.3, the following terms have the meanings ascribed to them.</w:t>
      </w:r>
    </w:p>
    <w:p w14:paraId="02BF5390" w14:textId="77777777" w:rsidR="00D542E3" w:rsidRPr="001B198C" w:rsidRDefault="00D542E3" w:rsidP="00D542E3">
      <w:pPr>
        <w:pStyle w:val="1"/>
      </w:pPr>
      <w:r w:rsidRPr="001B198C">
        <w:rPr>
          <w:i/>
          <w:iCs/>
        </w:rPr>
        <w:t>IRS Form 1099-MISC</w:t>
      </w:r>
      <w:r>
        <w:rPr>
          <w:i/>
          <w:iCs/>
        </w:rPr>
        <w:t>—</w:t>
      </w:r>
      <w:r w:rsidRPr="001B198C">
        <w:t>an information return required to be filed with the Internal Revenue Service, in accordance with Section 6041(a) of the Internal Revenue Code of 1986, as amended, and the regulations adopted thereunder, to report nonemployee compensation paid to a service provider prior to January 1, 2020.</w:t>
      </w:r>
    </w:p>
    <w:p w14:paraId="00F572B0" w14:textId="77777777" w:rsidR="00D542E3" w:rsidRPr="001B198C" w:rsidRDefault="00D542E3" w:rsidP="00D542E3">
      <w:pPr>
        <w:pStyle w:val="1"/>
        <w:rPr>
          <w:i/>
        </w:rPr>
      </w:pPr>
      <w:r w:rsidRPr="001B198C">
        <w:rPr>
          <w:i/>
        </w:rPr>
        <w:t>IRS Form 1099-NEC</w:t>
      </w:r>
      <w:r>
        <w:rPr>
          <w:i/>
        </w:rPr>
        <w:t>—</w:t>
      </w:r>
      <w:r w:rsidRPr="001B198C">
        <w:t xml:space="preserve">an information return required to be filed with the Internal Revenue Service, in accordance with Section 6041A(a) of the Internal Revenue Code of 1986, as amended, and the regulations adopted thereunder, to report nonemployee compensation paid to a service provider on or after January 1, 2020 or any equivalent form required to be filed by the Internal Revenue Service. </w:t>
      </w:r>
    </w:p>
    <w:p w14:paraId="633D8655" w14:textId="77777777" w:rsidR="00D542E3" w:rsidRPr="001B198C" w:rsidRDefault="00D542E3" w:rsidP="00D542E3">
      <w:pPr>
        <w:pStyle w:val="1"/>
      </w:pPr>
      <w:r w:rsidRPr="001B198C">
        <w:rPr>
          <w:i/>
        </w:rPr>
        <w:t>Reclassified Employees</w:t>
      </w:r>
      <w:r>
        <w:rPr>
          <w:i/>
        </w:rPr>
        <w:t>—</w:t>
      </w:r>
      <w:r w:rsidRPr="001B198C">
        <w:t>a worker, or a class or classes of workers who were consistently treated as independent contractors or other non-employees by the taxpayer for the previous three years and for which the Taxpayer filed all required Forms 1099-NEC, or Forms 1099-MISC, with the Internal Revenue Service, consistent with the nonemployee treatment, who will be treated as employees for future periods.</w:t>
      </w:r>
    </w:p>
    <w:p w14:paraId="4A5744C9" w14:textId="77777777" w:rsidR="00D542E3" w:rsidRPr="001B198C" w:rsidRDefault="00D542E3" w:rsidP="00D542E3">
      <w:pPr>
        <w:pStyle w:val="1"/>
      </w:pPr>
      <w:r w:rsidRPr="001B198C">
        <w:rPr>
          <w:i/>
        </w:rPr>
        <w:t>Taxpayer</w:t>
      </w:r>
      <w:r w:rsidRPr="001B198C">
        <w:t>—the person seeking to voluntarily reclassify a worker, or a class or classes of workers through the Fresh Start Program</w:t>
      </w:r>
      <w:r>
        <w:t>.</w:t>
      </w:r>
    </w:p>
    <w:p w14:paraId="10F6BEEB" w14:textId="77777777" w:rsidR="00D542E3" w:rsidRPr="001B198C" w:rsidRDefault="00D542E3" w:rsidP="00D542E3">
      <w:pPr>
        <w:pStyle w:val="A"/>
      </w:pPr>
      <w:r w:rsidRPr="001B198C">
        <w:lastRenderedPageBreak/>
        <w:t>B.</w:t>
      </w:r>
      <w:r w:rsidRPr="001B198C">
        <w:tab/>
        <w:t xml:space="preserve">Application Requirements. Taxpayers applying for relief under the Fresh Start Program shall comply with the following procedures. </w:t>
      </w:r>
    </w:p>
    <w:p w14:paraId="6507066D" w14:textId="77777777" w:rsidR="00D542E3" w:rsidRPr="001B198C" w:rsidRDefault="00D542E3" w:rsidP="00D542E3">
      <w:pPr>
        <w:pStyle w:val="1"/>
      </w:pPr>
      <w:r w:rsidRPr="001B198C">
        <w:t>1.</w:t>
      </w:r>
      <w:r w:rsidRPr="001B198C">
        <w:tab/>
        <w:t>Applications shall be submitted electronically on forms provided by the secretary between January 1, 2023 and December 31, 2023.</w:t>
      </w:r>
      <w:r>
        <w:t xml:space="preserve"> </w:t>
      </w:r>
    </w:p>
    <w:p w14:paraId="598E6142" w14:textId="77777777" w:rsidR="00D542E3" w:rsidRPr="001B198C" w:rsidRDefault="00D542E3" w:rsidP="00D542E3">
      <w:pPr>
        <w:pStyle w:val="1"/>
      </w:pPr>
      <w:r w:rsidRPr="001B198C">
        <w:t>2.</w:t>
      </w:r>
      <w:r w:rsidRPr="001B198C">
        <w:tab/>
        <w:t>An application shall include:</w:t>
      </w:r>
    </w:p>
    <w:p w14:paraId="4635FCC3" w14:textId="77777777" w:rsidR="00D542E3" w:rsidRPr="001B198C" w:rsidRDefault="00D542E3" w:rsidP="00D542E3">
      <w:pPr>
        <w:pStyle w:val="a0"/>
      </w:pPr>
      <w:r w:rsidRPr="001B198C">
        <w:t>a.</w:t>
      </w:r>
      <w:r w:rsidRPr="001B198C">
        <w:tab/>
      </w:r>
      <w:r>
        <w:t>a</w:t>
      </w:r>
      <w:r w:rsidRPr="001B198C">
        <w:t xml:space="preserve"> list of each worker that the applicant seeks to voluntarily reclassify as an employee for future tax periods under the Fresh Start Program, including the worker’s name, social security number, date of hire and class</w:t>
      </w:r>
      <w:r>
        <w:t>;</w:t>
      </w:r>
    </w:p>
    <w:p w14:paraId="202EB23D" w14:textId="77777777" w:rsidR="00D542E3" w:rsidRPr="001B198C" w:rsidRDefault="00D542E3" w:rsidP="00D542E3">
      <w:pPr>
        <w:pStyle w:val="a0"/>
      </w:pPr>
      <w:r w:rsidRPr="001B198C">
        <w:t>b.</w:t>
      </w:r>
      <w:r w:rsidRPr="001B198C">
        <w:tab/>
      </w:r>
      <w:r>
        <w:t>c</w:t>
      </w:r>
      <w:r w:rsidRPr="001B198C">
        <w:t>opies of the IRS Forms 1099-NEC, or IRS Forms 1099-MISC, that were filed with the IRS for the previous three years for each of the workers for which reclassification is sought under the Fresh Start Program</w:t>
      </w:r>
      <w:r>
        <w:t>;</w:t>
      </w:r>
    </w:p>
    <w:p w14:paraId="3A788921" w14:textId="77777777" w:rsidR="00D542E3" w:rsidRPr="001B198C" w:rsidRDefault="00D542E3" w:rsidP="00D542E3">
      <w:pPr>
        <w:pStyle w:val="a0"/>
      </w:pPr>
      <w:r w:rsidRPr="001B198C">
        <w:t>c</w:t>
      </w:r>
      <w:r>
        <w:t>.</w:t>
      </w:r>
      <w:r>
        <w:tab/>
        <w:t>p</w:t>
      </w:r>
      <w:r w:rsidRPr="001B198C">
        <w:t>roof of workers’ compensation coverage for the reclassified employees. Coverage shall have an effective date for the reclassified employees of no earlier than 60 days prior to and no later than the da</w:t>
      </w:r>
      <w:r>
        <w:t>te the application is submitted;</w:t>
      </w:r>
    </w:p>
    <w:p w14:paraId="3D318EF4" w14:textId="77777777" w:rsidR="00D542E3" w:rsidRPr="001B198C" w:rsidRDefault="00D542E3" w:rsidP="00D542E3">
      <w:pPr>
        <w:pStyle w:val="a0"/>
      </w:pPr>
      <w:r w:rsidRPr="001B198C">
        <w:t>d.</w:t>
      </w:r>
      <w:r w:rsidRPr="001B198C">
        <w:tab/>
      </w:r>
      <w:r>
        <w:t>a</w:t>
      </w:r>
      <w:r w:rsidRPr="001B198C">
        <w:t>ny other information requested by the Department of Revenue. Additional information shall be submitted within 45</w:t>
      </w:r>
      <w:r w:rsidRPr="001B198C">
        <w:rPr>
          <w:color w:val="FF0000"/>
        </w:rPr>
        <w:t xml:space="preserve"> </w:t>
      </w:r>
      <w:r w:rsidRPr="001B198C">
        <w:t>calendar days of the date of written request.</w:t>
      </w:r>
      <w:r>
        <w:t xml:space="preserve"> </w:t>
      </w:r>
      <w:r w:rsidRPr="001B198C">
        <w:t xml:space="preserve">Failure to provide the additional information within 45 days may result in denial of the application; however, reasonable extensions may be granted. </w:t>
      </w:r>
    </w:p>
    <w:p w14:paraId="314609EC" w14:textId="77777777" w:rsidR="00D542E3" w:rsidRDefault="00D542E3" w:rsidP="00D542E3">
      <w:pPr>
        <w:pStyle w:val="1"/>
      </w:pPr>
      <w:r w:rsidRPr="001B198C">
        <w:t>3.</w:t>
      </w:r>
      <w:r w:rsidRPr="001B198C">
        <w:tab/>
        <w:t>If a taxpayer does not complete the application in its entirety, the Department of Revenue shall notify the applicant of the deficiencies by mail.</w:t>
      </w:r>
      <w:r>
        <w:t xml:space="preserve"> </w:t>
      </w:r>
      <w:r w:rsidRPr="001B198C">
        <w:t>The taxpayer shall have 45 calendar days from the date of the notification to correct the deficiencies.</w:t>
      </w:r>
      <w:r>
        <w:t xml:space="preserve"> </w:t>
      </w:r>
      <w:r w:rsidRPr="001B198C">
        <w:t xml:space="preserve">If the taxpayer fails to respond during the 45 day period, the application shall be denied. </w:t>
      </w:r>
    </w:p>
    <w:p w14:paraId="66F7700F" w14:textId="77777777" w:rsidR="00D542E3" w:rsidRPr="001B198C" w:rsidRDefault="00D542E3" w:rsidP="00D542E3">
      <w:pPr>
        <w:pStyle w:val="A"/>
      </w:pPr>
      <w:r w:rsidRPr="001B198C">
        <w:t>C.</w:t>
      </w:r>
      <w:r w:rsidRPr="001B198C">
        <w:tab/>
      </w:r>
      <w:r>
        <w:t>Eligibility</w:t>
      </w:r>
    </w:p>
    <w:p w14:paraId="3D92DAAC" w14:textId="77777777" w:rsidR="00D542E3" w:rsidRPr="001B198C" w:rsidRDefault="00D542E3" w:rsidP="00D542E3">
      <w:pPr>
        <w:pStyle w:val="1"/>
      </w:pPr>
      <w:r w:rsidRPr="001B198C">
        <w:t>1.</w:t>
      </w:r>
      <w:r w:rsidRPr="001B198C">
        <w:tab/>
        <w:t>A taxpayer is not required to reclassify all of its workers who are currently treated as nonemployees, but shall reclassify all workers within the same class.</w:t>
      </w:r>
    </w:p>
    <w:p w14:paraId="45DBCF8D" w14:textId="77777777" w:rsidR="00D542E3" w:rsidRPr="001B198C" w:rsidRDefault="00D542E3" w:rsidP="00D542E3">
      <w:pPr>
        <w:pStyle w:val="1"/>
      </w:pPr>
      <w:r w:rsidRPr="001B198C">
        <w:t>2.</w:t>
      </w:r>
      <w:r w:rsidRPr="001B198C">
        <w:tab/>
        <w:t>R.S. 47:1576.3(F) provides that a taxpayer is not eligible for relief if the taxpayer or a member of its affiliated group within the meaning of Section 1504(a) of the Internal Revenue Code is currently under an employment, withholding, or unemployment tax audit by the Internal Revenue Service, United States Department of Labor, or a state government entity.</w:t>
      </w:r>
      <w:r>
        <w:t xml:space="preserve"> </w:t>
      </w:r>
      <w:r w:rsidRPr="001B198C">
        <w:t>For purposes of this exclusion, a taxpayer that has been contacted by the auditing agency to initiate an audit concerning the classification of workers is considered to be currently under audit.</w:t>
      </w:r>
    </w:p>
    <w:p w14:paraId="1CB6309D" w14:textId="77777777" w:rsidR="00D542E3" w:rsidRPr="001B198C" w:rsidRDefault="00D542E3" w:rsidP="00D542E3">
      <w:pPr>
        <w:pStyle w:val="A"/>
      </w:pPr>
      <w:r w:rsidRPr="001B198C">
        <w:t>D.</w:t>
      </w:r>
      <w:r w:rsidRPr="001B198C">
        <w:tab/>
        <w:t>Determination of Ineligibility</w:t>
      </w:r>
    </w:p>
    <w:p w14:paraId="1473A917" w14:textId="77777777" w:rsidR="00D542E3" w:rsidRPr="00C5332F" w:rsidRDefault="00D542E3" w:rsidP="00D542E3">
      <w:pPr>
        <w:pStyle w:val="1"/>
        <w:rPr>
          <w:i/>
          <w:iCs/>
        </w:rPr>
      </w:pPr>
      <w:r w:rsidRPr="001B198C">
        <w:t>1.</w:t>
      </w:r>
      <w:r w:rsidRPr="001B198C">
        <w:tab/>
        <w:t>If the Department of Revenue determines that a taxpayer is ineligible to participate in the Fresh Start Program, the department shall send written notice to the taxpayer within 30 days of such determination</w:t>
      </w:r>
      <w:r w:rsidRPr="00C5332F">
        <w:t xml:space="preserve">. </w:t>
      </w:r>
    </w:p>
    <w:p w14:paraId="342A97B8" w14:textId="77777777" w:rsidR="00D542E3" w:rsidRPr="001B198C" w:rsidRDefault="00D542E3" w:rsidP="00D542E3">
      <w:pPr>
        <w:pStyle w:val="1"/>
      </w:pPr>
      <w:r w:rsidRPr="001B198C">
        <w:t>2.</w:t>
      </w:r>
      <w:r w:rsidRPr="001B198C">
        <w:tab/>
        <w:t>Ineligible taxpayers are not entitled to any relief under the Fresh Start Program.</w:t>
      </w:r>
    </w:p>
    <w:p w14:paraId="610B48CE" w14:textId="77777777" w:rsidR="00D542E3" w:rsidRPr="001B198C" w:rsidRDefault="00D542E3" w:rsidP="00D542E3">
      <w:pPr>
        <w:pStyle w:val="A"/>
      </w:pPr>
      <w:r>
        <w:t>E.</w:t>
      </w:r>
      <w:r>
        <w:tab/>
        <w:t>Closing Agreement</w:t>
      </w:r>
    </w:p>
    <w:p w14:paraId="08F4F44F" w14:textId="77777777" w:rsidR="00D542E3" w:rsidRPr="001B198C" w:rsidRDefault="00D542E3" w:rsidP="00D542E3">
      <w:pPr>
        <w:pStyle w:val="1"/>
      </w:pPr>
      <w:r w:rsidRPr="001B198C">
        <w:t>1.</w:t>
      </w:r>
      <w:r w:rsidRPr="001B198C">
        <w:tab/>
        <w:t>R.S. 47:1576.3(E)(2) states that acceptance of a taxpayer’s application constitutes a joint closing agreement between the taxpayer and the Department of Revenue.</w:t>
      </w:r>
    </w:p>
    <w:p w14:paraId="384D3CA3" w14:textId="77777777" w:rsidR="00D542E3" w:rsidRPr="001B198C" w:rsidRDefault="00D542E3" w:rsidP="00D542E3">
      <w:pPr>
        <w:pStyle w:val="1"/>
      </w:pPr>
      <w:r w:rsidRPr="001B198C">
        <w:t>2.</w:t>
      </w:r>
      <w:r w:rsidRPr="001B198C">
        <w:tab/>
        <w:t>Upon acceptance of an application for participation in the Fresh Start Program, the taxpayer agrees to the following conditions which shall be deemed part of the joint c</w:t>
      </w:r>
      <w:r>
        <w:t>losing agreement.</w:t>
      </w:r>
    </w:p>
    <w:p w14:paraId="061C0D10" w14:textId="77777777" w:rsidR="00D542E3" w:rsidRPr="001B198C" w:rsidRDefault="00D542E3" w:rsidP="00D542E3">
      <w:pPr>
        <w:pStyle w:val="a0"/>
      </w:pPr>
      <w:r w:rsidRPr="001B198C">
        <w:t>a.</w:t>
      </w:r>
      <w:r w:rsidRPr="001B198C">
        <w:tab/>
        <w:t>Taxpayer shall timely report and remit all withholding taxes for the reclassified employees, or class or classes of workers for all tax periods beginning with and subsequent to the date on which the taxpayer is accepted for participation in the Fresh Start Program and for a period of three years thereafter.</w:t>
      </w:r>
    </w:p>
    <w:p w14:paraId="7D2DDC1A" w14:textId="77777777" w:rsidR="00D542E3" w:rsidRPr="001B198C" w:rsidRDefault="00D542E3" w:rsidP="00D542E3">
      <w:pPr>
        <w:pStyle w:val="a0"/>
      </w:pPr>
      <w:r w:rsidRPr="001B198C">
        <w:t>b.</w:t>
      </w:r>
      <w:r w:rsidRPr="001B198C">
        <w:tab/>
        <w:t>Taxpayer shall timely remit all unemployment insurance contributions for the reclassified employees, or class or classes of workers for all tax periods beginning with and subsequent to the date on which the taxpayer is accepted for participation in the Fresh Start Program and for a period of three years thereafter.</w:t>
      </w:r>
    </w:p>
    <w:p w14:paraId="6361C19C" w14:textId="77777777" w:rsidR="00D542E3" w:rsidRPr="001B198C" w:rsidRDefault="00D542E3" w:rsidP="00D542E3">
      <w:pPr>
        <w:pStyle w:val="a0"/>
      </w:pPr>
      <w:bookmarkStart w:id="1687" w:name="_Hlk81397161"/>
      <w:r w:rsidRPr="001B198C">
        <w:t>c.</w:t>
      </w:r>
      <w:r w:rsidRPr="001B198C">
        <w:tab/>
        <w:t xml:space="preserve">Taxpayer shall maintain workers compensation coverage for </w:t>
      </w:r>
      <w:bookmarkEnd w:id="1687"/>
      <w:r w:rsidRPr="001B198C">
        <w:t>the reclassified workers, or class or classes of workers for all tax periods beginning with and subsequent to the date on which the taxpayer is accepted for participation in the Fresh Start Program and for a period of three years thereafter.</w:t>
      </w:r>
    </w:p>
    <w:p w14:paraId="384D7ABA" w14:textId="77777777" w:rsidR="00D542E3" w:rsidRPr="001B198C" w:rsidRDefault="00D542E3" w:rsidP="00D542E3">
      <w:pPr>
        <w:pStyle w:val="1"/>
      </w:pPr>
      <w:r w:rsidRPr="001B198C">
        <w:t>3.</w:t>
      </w:r>
      <w:r w:rsidRPr="001B198C">
        <w:tab/>
        <w:t>The terms of the closing agreement shall be valid, binding, and enforceable by and against all parties, including their transferees, successors, and assignees.</w:t>
      </w:r>
    </w:p>
    <w:p w14:paraId="0F6A117B" w14:textId="77777777" w:rsidR="00D542E3" w:rsidRDefault="00D542E3" w:rsidP="00D542E3">
      <w:pPr>
        <w:pStyle w:val="1"/>
      </w:pPr>
      <w:r w:rsidRPr="001B198C">
        <w:t>4.</w:t>
      </w:r>
      <w:r w:rsidRPr="001B198C">
        <w:tab/>
        <w:t>The secretary reserves the right to void the closing agreement if the applicant taxpayer fails to comply with any of the conditions outlined in the agreement.</w:t>
      </w:r>
    </w:p>
    <w:p w14:paraId="732D6257" w14:textId="77777777" w:rsidR="00D542E3" w:rsidRDefault="00D542E3" w:rsidP="00D542E3">
      <w:pPr>
        <w:pStyle w:val="AuthorityNote"/>
      </w:pPr>
      <w:r>
        <w:t>AUTHORITY NOTE:</w:t>
      </w:r>
      <w:r>
        <w:tab/>
        <w:t xml:space="preserve">Promulgated in accordance with </w:t>
      </w:r>
      <w:r w:rsidRPr="001B198C">
        <w:t xml:space="preserve">R.S. R.S. 47:1511 </w:t>
      </w:r>
      <w:r>
        <w:t xml:space="preserve">and </w:t>
      </w:r>
      <w:r w:rsidRPr="001B198C">
        <w:t>47:1576.3</w:t>
      </w:r>
      <w:r>
        <w:t>.</w:t>
      </w:r>
    </w:p>
    <w:p w14:paraId="2F228876" w14:textId="77777777" w:rsidR="00D542E3" w:rsidRDefault="00D542E3" w:rsidP="00D542E3">
      <w:pPr>
        <w:pStyle w:val="HistoricalNote"/>
      </w:pPr>
      <w:r>
        <w:t>HISTORICAL NOTE:</w:t>
      </w:r>
      <w:r>
        <w:tab/>
        <w:t xml:space="preserve">Promulgate by the </w:t>
      </w:r>
      <w:r w:rsidRPr="00C5332F">
        <w:t>Department of Revenue</w:t>
      </w:r>
      <w:r>
        <w:t xml:space="preserve">, </w:t>
      </w:r>
      <w:r w:rsidRPr="00C5332F">
        <w:t>Policy Services Division</w:t>
      </w:r>
      <w:r>
        <w:t>, LR 49:74 (January 2023).</w:t>
      </w:r>
    </w:p>
    <w:p w14:paraId="5AD9DD39" w14:textId="77777777" w:rsidR="002932CD" w:rsidRPr="00916356" w:rsidRDefault="002932CD" w:rsidP="002932CD">
      <w:pPr>
        <w:pStyle w:val="Chapter"/>
      </w:pPr>
      <w:bookmarkStart w:id="1688" w:name="_Toc238197819"/>
      <w:r w:rsidRPr="00916356">
        <w:t>Chapter 25</w:t>
      </w:r>
      <w:r w:rsidR="004545D1">
        <w:t>.</w:t>
      </w:r>
      <w:bookmarkStart w:id="1689" w:name="TOCT_Chap84"/>
      <w:bookmarkEnd w:id="1678"/>
      <w:r w:rsidRPr="00916356">
        <w:tab/>
      </w:r>
      <w:r w:rsidR="004545D1">
        <w:t>R</w:t>
      </w:r>
      <w:r w:rsidRPr="00916356">
        <w:t>eturns</w:t>
      </w:r>
      <w:bookmarkEnd w:id="1679"/>
      <w:bookmarkEnd w:id="1680"/>
      <w:bookmarkEnd w:id="1681"/>
      <w:bookmarkEnd w:id="1682"/>
      <w:bookmarkEnd w:id="1683"/>
      <w:bookmarkEnd w:id="1684"/>
      <w:bookmarkEnd w:id="1688"/>
      <w:bookmarkEnd w:id="1689"/>
    </w:p>
    <w:p w14:paraId="7308C30C" w14:textId="77777777" w:rsidR="002932CD" w:rsidRPr="00916356" w:rsidRDefault="002932CD" w:rsidP="002932CD">
      <w:pPr>
        <w:pStyle w:val="Section"/>
      </w:pPr>
      <w:bookmarkStart w:id="1690" w:name="_Toc233690202"/>
      <w:bookmarkStart w:id="1691" w:name="_Toc234030787"/>
      <w:bookmarkStart w:id="1692" w:name="_Toc243721412"/>
      <w:bookmarkStart w:id="1693" w:name="_Toc259619658"/>
      <w:bookmarkStart w:id="1694" w:name="_Toc262718744"/>
      <w:bookmarkStart w:id="1695" w:name="_Toc275165517"/>
      <w:bookmarkStart w:id="1696" w:name="_Toc238197820"/>
      <w:r w:rsidRPr="00916356">
        <w:t>§2501.</w:t>
      </w:r>
      <w:r w:rsidRPr="00916356">
        <w:tab/>
        <w:t>Individual Income Tax Filing Extensions</w:t>
      </w:r>
      <w:bookmarkEnd w:id="1690"/>
      <w:bookmarkEnd w:id="1691"/>
      <w:bookmarkEnd w:id="1692"/>
      <w:bookmarkEnd w:id="1693"/>
      <w:bookmarkEnd w:id="1694"/>
      <w:bookmarkEnd w:id="1695"/>
      <w:bookmarkEnd w:id="1696"/>
      <w:r w:rsidRPr="00916356">
        <w:t xml:space="preserve"> </w:t>
      </w:r>
    </w:p>
    <w:p w14:paraId="322FA06A" w14:textId="77777777" w:rsidR="00DE3280" w:rsidRPr="006A7BD8" w:rsidRDefault="00DE3280" w:rsidP="00DE3280">
      <w:pPr>
        <w:pStyle w:val="A"/>
        <w:rPr>
          <w:strike/>
          <w:color w:val="000000"/>
        </w:rPr>
      </w:pPr>
      <w:r w:rsidRPr="006A7BD8">
        <w:rPr>
          <w:color w:val="000000"/>
        </w:rPr>
        <w:t>A.</w:t>
      </w:r>
      <w:r w:rsidRPr="006A7BD8">
        <w:rPr>
          <w:color w:val="000000"/>
        </w:rPr>
        <w:tab/>
        <w:t>Pursuant to R.S. 47:103(D), the secretary may grant a reasonable extension of time to file a state income tax return, not to exceed six months from the date the return is due.</w:t>
      </w:r>
    </w:p>
    <w:p w14:paraId="6829E27D" w14:textId="77777777" w:rsidR="00DE3280" w:rsidRPr="006A7BD8" w:rsidRDefault="00DE3280" w:rsidP="00DE3280">
      <w:pPr>
        <w:pStyle w:val="1"/>
        <w:rPr>
          <w:color w:val="000000"/>
        </w:rPr>
      </w:pPr>
      <w:r w:rsidRPr="006A7BD8">
        <w:rPr>
          <w:color w:val="000000"/>
        </w:rPr>
        <w:t>1.</w:t>
      </w:r>
      <w:r w:rsidRPr="006A7BD8">
        <w:rPr>
          <w:color w:val="000000"/>
        </w:rPr>
        <w:tab/>
        <w:t xml:space="preserve">To obtain a filing extension, the taxpayer must make the request on or before the tax return's due date. </w:t>
      </w:r>
    </w:p>
    <w:p w14:paraId="29E2C967" w14:textId="77777777" w:rsidR="00DE3280" w:rsidRPr="006A7BD8" w:rsidRDefault="00DE3280" w:rsidP="00DE3280">
      <w:pPr>
        <w:pStyle w:val="1"/>
        <w:rPr>
          <w:color w:val="000000"/>
        </w:rPr>
      </w:pPr>
      <w:r w:rsidRPr="006A7BD8">
        <w:rPr>
          <w:color w:val="000000"/>
        </w:rPr>
        <w:t>2.</w:t>
      </w:r>
      <w:r w:rsidRPr="006A7BD8">
        <w:rPr>
          <w:color w:val="000000"/>
        </w:rPr>
        <w:tab/>
        <w:t xml:space="preserve">A taxpayer may request a state filing extension by submitting one of the following: </w:t>
      </w:r>
    </w:p>
    <w:p w14:paraId="7C552EC9" w14:textId="77777777" w:rsidR="00DE3280" w:rsidRPr="006A7BD8" w:rsidRDefault="00DE3280" w:rsidP="00DE3280">
      <w:pPr>
        <w:pStyle w:val="a0"/>
        <w:rPr>
          <w:color w:val="000000"/>
        </w:rPr>
      </w:pPr>
      <w:r w:rsidRPr="006A7BD8">
        <w:rPr>
          <w:color w:val="000000"/>
        </w:rPr>
        <w:t>a.</w:t>
      </w:r>
      <w:r w:rsidRPr="006A7BD8">
        <w:rPr>
          <w:color w:val="000000"/>
        </w:rPr>
        <w:tab/>
        <w:t>a paper Louisiana Department of Revenue form requesting a filing extension;</w:t>
      </w:r>
    </w:p>
    <w:p w14:paraId="6AF0C1F7" w14:textId="77777777" w:rsidR="00DE3280" w:rsidRPr="006A7BD8" w:rsidRDefault="00DE3280" w:rsidP="00DE3280">
      <w:pPr>
        <w:pStyle w:val="a0"/>
        <w:rPr>
          <w:color w:val="000000"/>
        </w:rPr>
      </w:pPr>
      <w:r w:rsidRPr="006A7BD8">
        <w:rPr>
          <w:color w:val="000000"/>
        </w:rPr>
        <w:t>b.</w:t>
      </w:r>
      <w:r w:rsidRPr="006A7BD8">
        <w:rPr>
          <w:color w:val="000000"/>
        </w:rPr>
        <w:tab/>
        <w:t>a paper copy of the taxpayer’s Internal Revenue Service form requesting an extension to file a federal income tax return for the same taxable period; or</w:t>
      </w:r>
    </w:p>
    <w:p w14:paraId="314DFEC4" w14:textId="77777777" w:rsidR="00DE3280" w:rsidRPr="006A7BD8" w:rsidRDefault="00DE3280" w:rsidP="00DE3280">
      <w:pPr>
        <w:pStyle w:val="a0"/>
        <w:rPr>
          <w:color w:val="000000"/>
        </w:rPr>
      </w:pPr>
      <w:r w:rsidRPr="006A7BD8">
        <w:rPr>
          <w:color w:val="000000"/>
        </w:rPr>
        <w:t>c.</w:t>
      </w:r>
      <w:r w:rsidRPr="006A7BD8">
        <w:rPr>
          <w:color w:val="000000"/>
        </w:rPr>
        <w:tab/>
        <w:t>an electronic application.</w:t>
      </w:r>
    </w:p>
    <w:p w14:paraId="18337D8C" w14:textId="77777777" w:rsidR="00DE3280" w:rsidRPr="006A7BD8" w:rsidRDefault="00DE3280" w:rsidP="00DE3280">
      <w:pPr>
        <w:pStyle w:val="1"/>
        <w:rPr>
          <w:color w:val="000000"/>
        </w:rPr>
      </w:pPr>
      <w:r w:rsidRPr="006A7BD8">
        <w:rPr>
          <w:color w:val="000000"/>
        </w:rPr>
        <w:t>3.</w:t>
      </w:r>
      <w:r w:rsidRPr="006A7BD8">
        <w:rPr>
          <w:color w:val="000000"/>
        </w:rPr>
        <w:tab/>
        <w:t xml:space="preserve">An electronic application may be submitted by: </w:t>
      </w:r>
    </w:p>
    <w:p w14:paraId="0A641D42" w14:textId="77777777" w:rsidR="00DE3280" w:rsidRPr="006A7BD8" w:rsidRDefault="00DE3280" w:rsidP="00DE3280">
      <w:pPr>
        <w:pStyle w:val="a0"/>
        <w:rPr>
          <w:color w:val="000000"/>
        </w:rPr>
      </w:pPr>
      <w:r w:rsidRPr="006A7BD8">
        <w:rPr>
          <w:color w:val="000000"/>
        </w:rPr>
        <w:lastRenderedPageBreak/>
        <w:t>a.</w:t>
      </w:r>
      <w:r w:rsidRPr="006A7BD8">
        <w:rPr>
          <w:color w:val="000000"/>
        </w:rPr>
        <w:tab/>
        <w:t xml:space="preserve">the Department of Revenue's web site; </w:t>
      </w:r>
    </w:p>
    <w:p w14:paraId="3DC325B3" w14:textId="77777777" w:rsidR="00DE3280" w:rsidRPr="006A7BD8" w:rsidRDefault="00DE3280" w:rsidP="00DE3280">
      <w:pPr>
        <w:pStyle w:val="a0"/>
        <w:rPr>
          <w:color w:val="000000"/>
        </w:rPr>
      </w:pPr>
      <w:r w:rsidRPr="006A7BD8">
        <w:rPr>
          <w:color w:val="000000"/>
        </w:rPr>
        <w:t>b.</w:t>
      </w:r>
      <w:r w:rsidRPr="006A7BD8">
        <w:rPr>
          <w:color w:val="000000"/>
        </w:rPr>
        <w:tab/>
        <w:t xml:space="preserve">tax preparation software; or </w:t>
      </w:r>
    </w:p>
    <w:p w14:paraId="028A0AC4" w14:textId="77777777" w:rsidR="00DE3280" w:rsidRPr="006A7BD8" w:rsidRDefault="00DE3280" w:rsidP="00DE3280">
      <w:pPr>
        <w:pStyle w:val="a0"/>
        <w:rPr>
          <w:color w:val="000000"/>
        </w:rPr>
      </w:pPr>
      <w:r w:rsidRPr="006A7BD8">
        <w:rPr>
          <w:color w:val="000000"/>
        </w:rPr>
        <w:t>c.</w:t>
      </w:r>
      <w:r w:rsidRPr="006A7BD8">
        <w:rPr>
          <w:color w:val="000000"/>
        </w:rPr>
        <w:tab/>
        <w:t>any other electronic method authorized by the secretary.</w:t>
      </w:r>
    </w:p>
    <w:p w14:paraId="04CBA04D" w14:textId="77777777" w:rsidR="00DE3280" w:rsidRPr="006A7BD8" w:rsidRDefault="00DE3280" w:rsidP="00DE3280">
      <w:pPr>
        <w:pStyle w:val="A"/>
        <w:rPr>
          <w:color w:val="000000"/>
        </w:rPr>
      </w:pPr>
      <w:r w:rsidRPr="006A7BD8">
        <w:rPr>
          <w:color w:val="000000"/>
        </w:rPr>
        <w:t>B.</w:t>
      </w:r>
      <w:r w:rsidRPr="006A7BD8">
        <w:rPr>
          <w:color w:val="000000"/>
        </w:rPr>
        <w:tab/>
        <w:t>For taxable periods beginning on or after January 1, 2022, the secretary shall grant an automatic extension of time to file a state income tax return, not to exceed six months from the date the return is due, with no extension request required.</w:t>
      </w:r>
    </w:p>
    <w:p w14:paraId="12D16C11" w14:textId="77777777" w:rsidR="00DE3280" w:rsidRPr="006A7BD8" w:rsidRDefault="00DE3280" w:rsidP="00DE3280">
      <w:pPr>
        <w:pStyle w:val="A"/>
        <w:rPr>
          <w:color w:val="000000"/>
        </w:rPr>
      </w:pPr>
      <w:r w:rsidRPr="006A7BD8">
        <w:rPr>
          <w:color w:val="000000"/>
        </w:rPr>
        <w:t>C.</w:t>
      </w:r>
      <w:r w:rsidRPr="006A7BD8">
        <w:rPr>
          <w:color w:val="000000"/>
        </w:rPr>
        <w:tab/>
        <w:t xml:space="preserve">Filing Extension Does Not Extend Time to Pay Tax </w:t>
      </w:r>
    </w:p>
    <w:p w14:paraId="072B743A" w14:textId="77777777" w:rsidR="00DE3280" w:rsidRPr="006A7BD8" w:rsidRDefault="00DE3280" w:rsidP="00DE3280">
      <w:pPr>
        <w:pStyle w:val="1"/>
        <w:rPr>
          <w:color w:val="000000"/>
        </w:rPr>
      </w:pPr>
      <w:r w:rsidRPr="006A7BD8">
        <w:rPr>
          <w:color w:val="000000"/>
        </w:rPr>
        <w:t>1.</w:t>
      </w:r>
      <w:r w:rsidRPr="006A7BD8">
        <w:rPr>
          <w:color w:val="000000"/>
        </w:rPr>
        <w:tab/>
        <w:t xml:space="preserve">A filing extension granted by the secretary only allows for an extension of time to file the tax return. The extension does not allow an extension of time to pay the tax due. </w:t>
      </w:r>
    </w:p>
    <w:p w14:paraId="2916982C" w14:textId="77777777" w:rsidR="00DE3280" w:rsidRPr="006A7BD8" w:rsidRDefault="00DE3280" w:rsidP="00DE3280">
      <w:pPr>
        <w:pStyle w:val="1"/>
        <w:rPr>
          <w:color w:val="000000"/>
        </w:rPr>
      </w:pPr>
      <w:r w:rsidRPr="006A7BD8">
        <w:rPr>
          <w:color w:val="000000"/>
        </w:rPr>
        <w:t>2.</w:t>
      </w:r>
      <w:r w:rsidRPr="006A7BD8">
        <w:rPr>
          <w:color w:val="000000"/>
        </w:rPr>
        <w:tab/>
        <w:t>To avoid interest and penalty assessments, estimated taxes due must be paid on or before the original due date.</w:t>
      </w:r>
    </w:p>
    <w:p w14:paraId="62D88991" w14:textId="77777777" w:rsidR="00DE3280" w:rsidRPr="006A7BD8" w:rsidRDefault="00DE3280" w:rsidP="00DE3280">
      <w:pPr>
        <w:pStyle w:val="A"/>
        <w:rPr>
          <w:color w:val="000000"/>
        </w:rPr>
      </w:pPr>
      <w:r w:rsidRPr="006A7BD8">
        <w:rPr>
          <w:color w:val="000000"/>
        </w:rPr>
        <w:t>D.</w:t>
      </w:r>
      <w:r w:rsidRPr="006A7BD8">
        <w:rPr>
          <w:color w:val="000000"/>
        </w:rPr>
        <w:tab/>
        <w:t>For taxable periods prior to January 1, 2022 a tax preparer subject to the electronic filing mandate under LAC 61:III.1501.B must file an electronic application for a state filing extension for individual income taxes.</w:t>
      </w:r>
    </w:p>
    <w:p w14:paraId="28225D00" w14:textId="77777777" w:rsidR="00DE3280" w:rsidRPr="006A7BD8" w:rsidRDefault="00DE3280" w:rsidP="00DE3280">
      <w:pPr>
        <w:pStyle w:val="A"/>
        <w:rPr>
          <w:color w:val="000000"/>
        </w:rPr>
      </w:pPr>
      <w:r w:rsidRPr="006A7BD8">
        <w:rPr>
          <w:color w:val="000000"/>
        </w:rPr>
        <w:t>E.</w:t>
      </w:r>
      <w:r w:rsidRPr="006A7BD8">
        <w:rPr>
          <w:color w:val="000000"/>
        </w:rPr>
        <w:tab/>
        <w:t>Failure to file the return by the extended due date shall result in the extension being null and void and shall result in delinquent filing penalties being assessed from the original due date.</w:t>
      </w:r>
    </w:p>
    <w:p w14:paraId="49569893" w14:textId="77777777" w:rsidR="00195F50" w:rsidRPr="004B2807" w:rsidRDefault="00D2306D" w:rsidP="00D2306D">
      <w:pPr>
        <w:pStyle w:val="AuthorityNote"/>
      </w:pPr>
      <w:r w:rsidRPr="00D46137">
        <w:t>AUTHORITY NOTE:</w:t>
      </w:r>
      <w:r w:rsidRPr="00D46137">
        <w:tab/>
        <w:t>Promulgated in accordance with R.S. 47:287.614</w:t>
      </w:r>
      <w:r w:rsidRPr="00D46137">
        <w:rPr>
          <w:bCs/>
        </w:rPr>
        <w:t>(D)</w:t>
      </w:r>
      <w:r>
        <w:rPr>
          <w:bCs/>
        </w:rPr>
        <w:t xml:space="preserve"> and </w:t>
      </w:r>
      <w:r w:rsidRPr="00D46137">
        <w:t>1511.</w:t>
      </w:r>
    </w:p>
    <w:p w14:paraId="1A28157F" w14:textId="77777777" w:rsidR="00C24E22" w:rsidRDefault="002932CD" w:rsidP="002932CD">
      <w:pPr>
        <w:pStyle w:val="HistoricalNote"/>
      </w:pPr>
      <w:r w:rsidRPr="00916356">
        <w:t>HISTORICAL NOTE:</w:t>
      </w:r>
      <w:r w:rsidRPr="00916356">
        <w:tab/>
        <w:t>Promulgated by the Department of Revenue,</w:t>
      </w:r>
      <w:r>
        <w:t xml:space="preserve"> Policy Services Division, LR 35</w:t>
      </w:r>
      <w:r w:rsidRPr="00916356">
        <w:t>:</w:t>
      </w:r>
      <w:r>
        <w:t>1137 (June 2009)</w:t>
      </w:r>
      <w:r w:rsidR="00195F50">
        <w:t>, amended LR 36:73 (January 2010)</w:t>
      </w:r>
      <w:r w:rsidR="00D2306D">
        <w:t>, LR 39:103 (January 2013)</w:t>
      </w:r>
      <w:r w:rsidR="007A1C4B">
        <w:t xml:space="preserve">, </w:t>
      </w:r>
      <w:r w:rsidR="007A1C4B" w:rsidRPr="00574769">
        <w:t>LR 4</w:t>
      </w:r>
      <w:r w:rsidR="007A1C4B">
        <w:t>5</w:t>
      </w:r>
      <w:r w:rsidR="007A1C4B" w:rsidRPr="00574769">
        <w:t>:</w:t>
      </w:r>
      <w:r w:rsidR="00DE3280">
        <w:t>1809 (December 2019)</w:t>
      </w:r>
      <w:r w:rsidR="00DE3280" w:rsidRPr="00DE3280">
        <w:t>, amended LR 49:702 (April 2023).</w:t>
      </w:r>
    </w:p>
    <w:p w14:paraId="0ECD77AA" w14:textId="77777777" w:rsidR="008B5410" w:rsidRPr="008C07C0" w:rsidRDefault="008B5410" w:rsidP="008B5410">
      <w:pPr>
        <w:pStyle w:val="Section"/>
      </w:pPr>
      <w:bookmarkStart w:id="1697" w:name="_Toc259619659"/>
      <w:bookmarkStart w:id="1698" w:name="_Toc262718745"/>
      <w:bookmarkStart w:id="1699" w:name="_Toc275165518"/>
      <w:bookmarkStart w:id="1700" w:name="_Toc238197821"/>
      <w:r w:rsidRPr="008C07C0">
        <w:t>§2503.</w:t>
      </w:r>
      <w:r w:rsidRPr="008C07C0">
        <w:tab/>
        <w:t xml:space="preserve">Corporation Income and </w:t>
      </w:r>
      <w:r>
        <w:t>Franchise Tax Filing Extensions</w:t>
      </w:r>
      <w:bookmarkEnd w:id="1697"/>
      <w:bookmarkEnd w:id="1698"/>
      <w:bookmarkEnd w:id="1699"/>
      <w:bookmarkEnd w:id="1700"/>
    </w:p>
    <w:p w14:paraId="7B747604" w14:textId="77777777" w:rsidR="00DE3280" w:rsidRPr="006A7BD8" w:rsidRDefault="00DE3280" w:rsidP="00DE3280">
      <w:pPr>
        <w:pStyle w:val="A"/>
        <w:rPr>
          <w:color w:val="000000"/>
        </w:rPr>
      </w:pPr>
      <w:r w:rsidRPr="006A7BD8">
        <w:rPr>
          <w:color w:val="000000"/>
        </w:rPr>
        <w:t>A.</w:t>
      </w:r>
      <w:r w:rsidRPr="006A7BD8">
        <w:rPr>
          <w:color w:val="000000"/>
        </w:rPr>
        <w:tab/>
      </w:r>
      <w:r w:rsidRPr="006A7BD8">
        <w:rPr>
          <w:i/>
          <w:color w:val="000000"/>
        </w:rPr>
        <w:t>Louisiana Revised Statute</w:t>
      </w:r>
      <w:r w:rsidRPr="006A7BD8">
        <w:rPr>
          <w:color w:val="000000"/>
        </w:rPr>
        <w:t xml:space="preserve"> Title 47, Section 287.614(D) provides that the secretary may grant an extension of time to file a state corporation income and franchise tax return, not to exceed seven months, from the date the return is due.</w:t>
      </w:r>
    </w:p>
    <w:p w14:paraId="3DE07FAC" w14:textId="77777777" w:rsidR="00DE3280" w:rsidRPr="006A7BD8" w:rsidRDefault="00DE3280" w:rsidP="00DE3280">
      <w:pPr>
        <w:pStyle w:val="1"/>
        <w:rPr>
          <w:color w:val="000000"/>
        </w:rPr>
      </w:pPr>
      <w:r w:rsidRPr="006A7BD8">
        <w:rPr>
          <w:color w:val="000000"/>
        </w:rPr>
        <w:t>1.</w:t>
      </w:r>
      <w:r w:rsidRPr="006A7BD8">
        <w:rPr>
          <w:color w:val="000000"/>
        </w:rPr>
        <w:tab/>
        <w:t>To obtain a filing extension, the taxpayer must make the request on or before the tax return’s due date.</w:t>
      </w:r>
    </w:p>
    <w:p w14:paraId="688ECC03" w14:textId="77777777" w:rsidR="00DE3280" w:rsidRPr="006A7BD8" w:rsidRDefault="00DE3280" w:rsidP="00DE3280">
      <w:pPr>
        <w:pStyle w:val="1"/>
        <w:rPr>
          <w:color w:val="000000"/>
        </w:rPr>
      </w:pPr>
      <w:r w:rsidRPr="006A7BD8">
        <w:rPr>
          <w:color w:val="000000"/>
        </w:rPr>
        <w:t>2.</w:t>
      </w:r>
      <w:r w:rsidRPr="006A7BD8">
        <w:rPr>
          <w:color w:val="000000"/>
        </w:rPr>
        <w:tab/>
        <w:t>A taxpayer must request a state filing extension by submitting an electronic application.</w:t>
      </w:r>
    </w:p>
    <w:p w14:paraId="493589D2" w14:textId="77777777" w:rsidR="00DE3280" w:rsidRPr="006A7BD8" w:rsidRDefault="00DE3280" w:rsidP="00DE3280">
      <w:pPr>
        <w:pStyle w:val="1"/>
        <w:rPr>
          <w:color w:val="000000"/>
        </w:rPr>
      </w:pPr>
      <w:r w:rsidRPr="006A7BD8">
        <w:rPr>
          <w:color w:val="000000"/>
        </w:rPr>
        <w:t>3.</w:t>
      </w:r>
      <w:r w:rsidRPr="006A7BD8">
        <w:rPr>
          <w:color w:val="000000"/>
        </w:rPr>
        <w:tab/>
        <w:t>An electronic application may be submitted via:</w:t>
      </w:r>
    </w:p>
    <w:p w14:paraId="25F52B5C" w14:textId="77777777" w:rsidR="00DE3280" w:rsidRPr="006A7BD8" w:rsidRDefault="00DE3280" w:rsidP="00DE3280">
      <w:pPr>
        <w:pStyle w:val="a0"/>
        <w:rPr>
          <w:color w:val="000000"/>
        </w:rPr>
      </w:pPr>
      <w:r w:rsidRPr="006A7BD8">
        <w:rPr>
          <w:color w:val="000000"/>
        </w:rPr>
        <w:t>a.</w:t>
      </w:r>
      <w:r w:rsidRPr="006A7BD8">
        <w:rPr>
          <w:color w:val="000000"/>
        </w:rPr>
        <w:tab/>
        <w:t xml:space="preserve">the Department of Revenue's web site at www.revenue.louisiana.gov/extensions; </w:t>
      </w:r>
    </w:p>
    <w:p w14:paraId="498D3BBE" w14:textId="77777777" w:rsidR="00DE3280" w:rsidRPr="006A7BD8" w:rsidRDefault="00DE3280" w:rsidP="00DE3280">
      <w:pPr>
        <w:pStyle w:val="a0"/>
        <w:rPr>
          <w:color w:val="000000"/>
        </w:rPr>
      </w:pPr>
      <w:r w:rsidRPr="006A7BD8">
        <w:rPr>
          <w:color w:val="000000"/>
        </w:rPr>
        <w:t>b.</w:t>
      </w:r>
      <w:r w:rsidRPr="006A7BD8">
        <w:rPr>
          <w:color w:val="000000"/>
        </w:rPr>
        <w:tab/>
        <w:t>tax preparation software; or</w:t>
      </w:r>
    </w:p>
    <w:p w14:paraId="4A39C143" w14:textId="77777777" w:rsidR="00DE3280" w:rsidRPr="006A7BD8" w:rsidRDefault="00DE3280" w:rsidP="00DE3280">
      <w:pPr>
        <w:pStyle w:val="a0"/>
        <w:rPr>
          <w:color w:val="000000"/>
        </w:rPr>
      </w:pPr>
      <w:r w:rsidRPr="006A7BD8">
        <w:rPr>
          <w:color w:val="000000"/>
        </w:rPr>
        <w:t>c.</w:t>
      </w:r>
      <w:r w:rsidRPr="006A7BD8">
        <w:rPr>
          <w:color w:val="000000"/>
        </w:rPr>
        <w:tab/>
        <w:t>any other electronic method authorized by the secretary.</w:t>
      </w:r>
    </w:p>
    <w:p w14:paraId="24B80DFE" w14:textId="77777777" w:rsidR="00DE3280" w:rsidRPr="006A7BD8" w:rsidRDefault="00DE3280" w:rsidP="00DE3280">
      <w:pPr>
        <w:pStyle w:val="A"/>
        <w:rPr>
          <w:color w:val="000000"/>
        </w:rPr>
      </w:pPr>
      <w:r w:rsidRPr="006A7BD8">
        <w:rPr>
          <w:color w:val="000000"/>
        </w:rPr>
        <w:t>B.</w:t>
      </w:r>
      <w:r w:rsidRPr="006A7BD8">
        <w:rPr>
          <w:color w:val="000000"/>
        </w:rPr>
        <w:tab/>
      </w:r>
      <w:r w:rsidR="001D664F" w:rsidRPr="001D664F">
        <w:rPr>
          <w:color w:val="000000"/>
        </w:rPr>
        <w:t>For taxable periods beginning on or after January 1, 2022 the secretary shall grant an extension of time to file a state corporation income and franchise tax return for the same extended period of time as the taxpayer’s federal extension, or six-months, whichever is later, with no state extension request required.</w:t>
      </w:r>
    </w:p>
    <w:p w14:paraId="43FD9D45" w14:textId="77777777" w:rsidR="00DE3280" w:rsidRPr="006A7BD8" w:rsidRDefault="00DE3280" w:rsidP="00DE3280">
      <w:pPr>
        <w:pStyle w:val="1"/>
        <w:rPr>
          <w:color w:val="000000"/>
        </w:rPr>
      </w:pPr>
      <w:r w:rsidRPr="006A7BD8">
        <w:rPr>
          <w:color w:val="000000"/>
        </w:rPr>
        <w:t>1.</w:t>
      </w:r>
      <w:r w:rsidRPr="006A7BD8">
        <w:rPr>
          <w:color w:val="000000"/>
        </w:rPr>
        <w:tab/>
        <w:t>A taxpayer who files a corporation franchise tax return without a corporate income tax return is ineligible for a filing extension pursuant to R.S. 47:612.</w:t>
      </w:r>
    </w:p>
    <w:p w14:paraId="73872B4B" w14:textId="77777777" w:rsidR="001D664F" w:rsidRPr="000B0D7B" w:rsidRDefault="00DE3280" w:rsidP="001D664F">
      <w:pPr>
        <w:pStyle w:val="1"/>
      </w:pPr>
      <w:r w:rsidRPr="006A7BD8">
        <w:rPr>
          <w:color w:val="000000"/>
        </w:rPr>
        <w:t>2.</w:t>
      </w:r>
      <w:r w:rsidRPr="006A7BD8">
        <w:rPr>
          <w:color w:val="000000"/>
        </w:rPr>
        <w:tab/>
      </w:r>
      <w:r w:rsidR="001D664F" w:rsidRPr="000B0D7B">
        <w:t>Taxpayers described under Internal Revenue Code Section 6072(b) and (d) whose federal due date is after the Louisiana due date will be considered to have requested a federal extension and shall receive a six-month extension.</w:t>
      </w:r>
    </w:p>
    <w:p w14:paraId="2394C42C" w14:textId="77777777" w:rsidR="001D664F" w:rsidRPr="000B0D7B" w:rsidRDefault="001D664F" w:rsidP="001D664F">
      <w:pPr>
        <w:pStyle w:val="1"/>
      </w:pPr>
      <w:r w:rsidRPr="000B0D7B">
        <w:t>3.</w:t>
      </w:r>
      <w:r w:rsidRPr="000B0D7B">
        <w:tab/>
        <w:t>Taxpayers in a federally declared disaster area receiving an extension of time to file pursuant to Internal Revenue Code Section 7508A will be considered to have requested a federal extension and shall receive a six-month extension.</w:t>
      </w:r>
    </w:p>
    <w:p w14:paraId="1D36A36E" w14:textId="77777777" w:rsidR="001D664F" w:rsidRPr="000B0D7B" w:rsidRDefault="001D664F" w:rsidP="001D664F">
      <w:pPr>
        <w:pStyle w:val="1"/>
      </w:pPr>
      <w:r w:rsidRPr="000B0D7B">
        <w:t>4.</w:t>
      </w:r>
      <w:r w:rsidRPr="000B0D7B">
        <w:tab/>
        <w:t>A taxpayer must mark the box on the CIFT-620, Louisiana Corporation Income and Franchise Tax Return, notating that they have timely applied for a federal extension for the same taxable period.</w:t>
      </w:r>
    </w:p>
    <w:p w14:paraId="54286576" w14:textId="77777777" w:rsidR="001D664F" w:rsidRPr="000B0D7B" w:rsidRDefault="001D664F" w:rsidP="001D664F">
      <w:pPr>
        <w:pStyle w:val="a0"/>
      </w:pPr>
      <w:r w:rsidRPr="000B0D7B">
        <w:t>a.</w:t>
      </w:r>
      <w:r w:rsidRPr="000B0D7B">
        <w:tab/>
        <w:t>If approved for a federal extension, a taxpayer should retain a copy of their approval determination letter Federal Form 6513, Extension of Time to File, or other material evidencing that their federal extension has been approved.</w:t>
      </w:r>
    </w:p>
    <w:p w14:paraId="2CC94A0B" w14:textId="77777777" w:rsidR="00DE3280" w:rsidRDefault="001D664F" w:rsidP="001D664F">
      <w:pPr>
        <w:pStyle w:val="a0"/>
      </w:pPr>
      <w:r w:rsidRPr="000B0D7B">
        <w:t>b.</w:t>
      </w:r>
      <w:r w:rsidRPr="000B0D7B">
        <w:tab/>
        <w:t>Failure to obtain an approved federal extension shall result in the Louisiana extension being null and void and shall result in delinquent filing penalties being assessed from the original due date.</w:t>
      </w:r>
    </w:p>
    <w:p w14:paraId="412A4A3C" w14:textId="77777777" w:rsidR="001D664F" w:rsidRPr="000B0D7B" w:rsidRDefault="001D664F" w:rsidP="001D664F">
      <w:pPr>
        <w:pStyle w:val="i0"/>
      </w:pPr>
      <w:r>
        <w:tab/>
      </w:r>
      <w:r w:rsidRPr="000B0D7B">
        <w:t>i.</w:t>
      </w:r>
      <w:r w:rsidRPr="000B0D7B">
        <w:tab/>
        <w:t>If a taxpayer requested reconsideration of a denied federal extension and the extension is subsequently approved, the taxpayer must attach all documents required by the IRS for approving the reconsideration request to their return in addition to a statement from the IRS or the taxpayer that the reconsidered extension request has been approved.</w:t>
      </w:r>
    </w:p>
    <w:p w14:paraId="0E6EA928" w14:textId="77777777" w:rsidR="001D664F" w:rsidRPr="006A7BD8" w:rsidRDefault="001D664F" w:rsidP="001D664F">
      <w:pPr>
        <w:pStyle w:val="1"/>
        <w:rPr>
          <w:color w:val="000000"/>
        </w:rPr>
      </w:pPr>
      <w:r>
        <w:tab/>
      </w:r>
      <w:r w:rsidRPr="000B0D7B">
        <w:t>ii.</w:t>
      </w:r>
      <w:r w:rsidRPr="000B0D7B">
        <w:tab/>
        <w:t>If a taxpayer requested reconsideration of a denied federal extension and the extension request remains denied, the taxpayer must file their return without further delay and attach the IRS statement informing the taxpayer that their reconsidered extension request remains denied.</w:t>
      </w:r>
    </w:p>
    <w:p w14:paraId="465C1057" w14:textId="77777777" w:rsidR="00DE3280" w:rsidRPr="006A7BD8" w:rsidRDefault="00DE3280" w:rsidP="00DE3280">
      <w:pPr>
        <w:pStyle w:val="A"/>
        <w:rPr>
          <w:color w:val="000000"/>
        </w:rPr>
      </w:pPr>
      <w:r w:rsidRPr="006A7BD8">
        <w:rPr>
          <w:color w:val="000000"/>
        </w:rPr>
        <w:t>C.</w:t>
      </w:r>
      <w:r w:rsidRPr="006A7BD8">
        <w:rPr>
          <w:color w:val="000000"/>
        </w:rPr>
        <w:tab/>
        <w:t>Filing Extension Does Not Extend Time to Pay Tax</w:t>
      </w:r>
    </w:p>
    <w:p w14:paraId="54EBA4E8" w14:textId="77777777" w:rsidR="00DE3280" w:rsidRPr="006A7BD8" w:rsidRDefault="00DE3280" w:rsidP="00DE3280">
      <w:pPr>
        <w:pStyle w:val="1"/>
        <w:rPr>
          <w:color w:val="000000"/>
        </w:rPr>
      </w:pPr>
      <w:r w:rsidRPr="006A7BD8">
        <w:rPr>
          <w:color w:val="000000"/>
        </w:rPr>
        <w:t>1.</w:t>
      </w:r>
      <w:r w:rsidRPr="006A7BD8">
        <w:rPr>
          <w:color w:val="000000"/>
        </w:rPr>
        <w:tab/>
        <w:t>A filing extension granted by the secretary only allows for an extension of time to file the tax return. The extension does not allow an extension of time to pay the tax due.</w:t>
      </w:r>
    </w:p>
    <w:p w14:paraId="6F22472C" w14:textId="77777777" w:rsidR="00DE3280" w:rsidRPr="006A7BD8" w:rsidRDefault="00DE3280" w:rsidP="00DE3280">
      <w:pPr>
        <w:pStyle w:val="1"/>
        <w:rPr>
          <w:color w:val="000000"/>
        </w:rPr>
      </w:pPr>
      <w:r w:rsidRPr="006A7BD8">
        <w:rPr>
          <w:color w:val="000000"/>
        </w:rPr>
        <w:t>2.</w:t>
      </w:r>
      <w:r w:rsidRPr="006A7BD8">
        <w:rPr>
          <w:color w:val="000000"/>
        </w:rPr>
        <w:tab/>
        <w:t>To avoid interest and penalty assessments, income and franchise taxes due must be prepaid on or before the original due date.</w:t>
      </w:r>
    </w:p>
    <w:p w14:paraId="11115C99" w14:textId="77777777" w:rsidR="008B5410" w:rsidRPr="008C07C0" w:rsidRDefault="00D2306D" w:rsidP="00D2306D">
      <w:pPr>
        <w:pStyle w:val="AuthorityNote"/>
      </w:pPr>
      <w:r w:rsidRPr="00416BE1">
        <w:t>AUTHORITY NOTE:</w:t>
      </w:r>
      <w:r w:rsidRPr="00416BE1">
        <w:tab/>
      </w:r>
      <w:r w:rsidR="001D664F" w:rsidRPr="001D664F">
        <w:t>Promulgated in accordance with R.S. 47:287.614(D) and 1511.</w:t>
      </w:r>
    </w:p>
    <w:p w14:paraId="621A0590" w14:textId="77777777" w:rsidR="008B5410" w:rsidRDefault="008B5410" w:rsidP="008B5410">
      <w:pPr>
        <w:pStyle w:val="HistoricalNote"/>
      </w:pPr>
      <w:r w:rsidRPr="008C07C0">
        <w:t>HISTORICAL NOTE:</w:t>
      </w:r>
      <w:r w:rsidRPr="008C07C0">
        <w:tab/>
        <w:t>Promulgated by the Department of Revenue, Policy Services Division, LR 36:</w:t>
      </w:r>
      <w:r w:rsidR="00D2306D">
        <w:t>552 (March 2010), amended LR 39:99 (January 2013</w:t>
      </w:r>
      <w:r w:rsidR="00DE3280" w:rsidRPr="00DE3280">
        <w:t>), amended LR 49:702 (April 2023</w:t>
      </w:r>
      <w:r w:rsidR="001D664F">
        <w:t>), LR 50</w:t>
      </w:r>
      <w:r w:rsidR="001D664F" w:rsidRPr="000B0D7B">
        <w:t>:</w:t>
      </w:r>
      <w:r w:rsidR="001D664F">
        <w:t>37 (January 2024).</w:t>
      </w:r>
    </w:p>
    <w:p w14:paraId="1B54570E" w14:textId="77777777" w:rsidR="004857A5" w:rsidRPr="0021411C" w:rsidRDefault="004857A5" w:rsidP="004857A5">
      <w:pPr>
        <w:pStyle w:val="Section"/>
      </w:pPr>
      <w:bookmarkStart w:id="1701" w:name="_Toc286041252"/>
      <w:bookmarkStart w:id="1702" w:name="_Toc238197822"/>
      <w:r w:rsidRPr="0021411C">
        <w:t>§2505.</w:t>
      </w:r>
      <w:r w:rsidRPr="0021411C">
        <w:tab/>
      </w:r>
      <w:bookmarkEnd w:id="1701"/>
      <w:r w:rsidRPr="0021411C">
        <w:t>Filling Extensions for Partnerships</w:t>
      </w:r>
      <w:bookmarkEnd w:id="1702"/>
      <w:r w:rsidRPr="0021411C">
        <w:t xml:space="preserve"> </w:t>
      </w:r>
    </w:p>
    <w:p w14:paraId="0D9C8397" w14:textId="77777777" w:rsidR="00DE3280" w:rsidRPr="006A7BD8" w:rsidRDefault="00DE3280" w:rsidP="00DE3280">
      <w:pPr>
        <w:pStyle w:val="A"/>
        <w:rPr>
          <w:strike/>
          <w:color w:val="000000"/>
        </w:rPr>
      </w:pPr>
      <w:r w:rsidRPr="006A7BD8">
        <w:rPr>
          <w:color w:val="000000"/>
        </w:rPr>
        <w:t>A.</w:t>
      </w:r>
      <w:r w:rsidRPr="006A7BD8">
        <w:rPr>
          <w:color w:val="000000"/>
        </w:rPr>
        <w:tab/>
        <w:t xml:space="preserve">Revised Statute Title 47, Section 1514 provides that the secretary may grant a reasonable extension to file any tax </w:t>
      </w:r>
      <w:r w:rsidRPr="006A7BD8">
        <w:rPr>
          <w:color w:val="000000"/>
        </w:rPr>
        <w:lastRenderedPageBreak/>
        <w:t xml:space="preserve">return due under this subtitle, not to exceed six months, from the date the return is due. </w:t>
      </w:r>
    </w:p>
    <w:p w14:paraId="4870E09E" w14:textId="77777777" w:rsidR="00DE3280" w:rsidRPr="006A7BD8" w:rsidRDefault="00DE3280" w:rsidP="00DE3280">
      <w:pPr>
        <w:pStyle w:val="1"/>
        <w:rPr>
          <w:color w:val="000000"/>
        </w:rPr>
      </w:pPr>
      <w:r w:rsidRPr="006A7BD8">
        <w:rPr>
          <w:color w:val="000000"/>
        </w:rPr>
        <w:t>1.</w:t>
      </w:r>
      <w:r w:rsidRPr="006A7BD8">
        <w:rPr>
          <w:color w:val="000000"/>
        </w:rPr>
        <w:tab/>
        <w:t xml:space="preserve">To obtain a filing extension for filing a partnership/partnership composite return, partnerships must make the request on or before the tax return’s due date. </w:t>
      </w:r>
    </w:p>
    <w:p w14:paraId="2D65E00C" w14:textId="77777777" w:rsidR="00DE3280" w:rsidRPr="006A7BD8" w:rsidRDefault="00DE3280" w:rsidP="00DE3280">
      <w:pPr>
        <w:pStyle w:val="1"/>
        <w:rPr>
          <w:color w:val="000000"/>
        </w:rPr>
      </w:pPr>
      <w:r w:rsidRPr="006A7BD8">
        <w:rPr>
          <w:color w:val="000000"/>
        </w:rPr>
        <w:t>2.</w:t>
      </w:r>
      <w:r w:rsidRPr="006A7BD8">
        <w:rPr>
          <w:color w:val="000000"/>
        </w:rPr>
        <w:tab/>
        <w:t>A partnership must request a state filing extension by submitting an electronic application.</w:t>
      </w:r>
    </w:p>
    <w:p w14:paraId="3850ED40" w14:textId="77777777" w:rsidR="00DE3280" w:rsidRPr="006A7BD8" w:rsidRDefault="00DE3280" w:rsidP="00DE3280">
      <w:pPr>
        <w:pStyle w:val="1"/>
        <w:rPr>
          <w:color w:val="000000"/>
        </w:rPr>
      </w:pPr>
      <w:r w:rsidRPr="006A7BD8">
        <w:rPr>
          <w:color w:val="000000"/>
        </w:rPr>
        <w:t>3.</w:t>
      </w:r>
      <w:r w:rsidRPr="006A7BD8">
        <w:rPr>
          <w:color w:val="000000"/>
        </w:rPr>
        <w:tab/>
        <w:t>An electronic application may be submitted via:</w:t>
      </w:r>
    </w:p>
    <w:p w14:paraId="13AA6F45" w14:textId="77777777" w:rsidR="00DE3280" w:rsidRPr="006A7BD8" w:rsidRDefault="00DE3280" w:rsidP="00DE3280">
      <w:pPr>
        <w:pStyle w:val="a0"/>
        <w:rPr>
          <w:color w:val="000000"/>
        </w:rPr>
      </w:pPr>
      <w:r w:rsidRPr="006A7BD8">
        <w:rPr>
          <w:color w:val="000000"/>
        </w:rPr>
        <w:t>a.</w:t>
      </w:r>
      <w:r w:rsidRPr="006A7BD8">
        <w:rPr>
          <w:color w:val="000000"/>
        </w:rPr>
        <w:tab/>
        <w:t>the Department of Revenue’s web site at www.revenue.louisiana.gov/extensions;</w:t>
      </w:r>
    </w:p>
    <w:p w14:paraId="0C7B5454" w14:textId="77777777" w:rsidR="00DE3280" w:rsidRPr="006A7BD8" w:rsidRDefault="00DE3280" w:rsidP="00DE3280">
      <w:pPr>
        <w:pStyle w:val="a0"/>
        <w:rPr>
          <w:color w:val="000000"/>
        </w:rPr>
      </w:pPr>
      <w:r w:rsidRPr="006A7BD8">
        <w:rPr>
          <w:color w:val="000000"/>
        </w:rPr>
        <w:t>b.</w:t>
      </w:r>
      <w:r w:rsidRPr="006A7BD8">
        <w:rPr>
          <w:color w:val="000000"/>
        </w:rPr>
        <w:tab/>
        <w:t>tax preparation software; or</w:t>
      </w:r>
    </w:p>
    <w:p w14:paraId="725EDF13" w14:textId="77777777" w:rsidR="00DE3280" w:rsidRPr="006A7BD8" w:rsidRDefault="00DE3280" w:rsidP="00DE3280">
      <w:pPr>
        <w:pStyle w:val="a0"/>
        <w:rPr>
          <w:color w:val="000000"/>
        </w:rPr>
      </w:pPr>
      <w:r w:rsidRPr="006A7BD8">
        <w:rPr>
          <w:color w:val="000000"/>
        </w:rPr>
        <w:t>c.</w:t>
      </w:r>
      <w:r w:rsidRPr="006A7BD8">
        <w:rPr>
          <w:color w:val="000000"/>
        </w:rPr>
        <w:tab/>
        <w:t>any other electronic method authorized by the secretary.</w:t>
      </w:r>
    </w:p>
    <w:p w14:paraId="3CA0BD76" w14:textId="77777777" w:rsidR="00DE3280" w:rsidRPr="006A7BD8" w:rsidRDefault="00DE3280" w:rsidP="00DE3280">
      <w:pPr>
        <w:pStyle w:val="A"/>
        <w:rPr>
          <w:color w:val="000000"/>
        </w:rPr>
      </w:pPr>
      <w:r w:rsidRPr="006A7BD8">
        <w:rPr>
          <w:color w:val="000000"/>
        </w:rPr>
        <w:t>B.</w:t>
      </w:r>
      <w:r w:rsidRPr="006A7BD8">
        <w:rPr>
          <w:color w:val="000000"/>
        </w:rPr>
        <w:tab/>
        <w:t>For taxable periods beginning on or after January 1, 2022, the secretary shall grant an automatic extension of time to file a state income tax return, not to exceed six months from the date the return is due, with no extension request required.</w:t>
      </w:r>
    </w:p>
    <w:p w14:paraId="7D911E85" w14:textId="77777777" w:rsidR="00DE3280" w:rsidRPr="006A7BD8" w:rsidRDefault="00DE3280" w:rsidP="00DE3280">
      <w:pPr>
        <w:pStyle w:val="A"/>
        <w:rPr>
          <w:color w:val="000000"/>
        </w:rPr>
      </w:pPr>
      <w:r w:rsidRPr="006A7BD8">
        <w:rPr>
          <w:color w:val="000000"/>
        </w:rPr>
        <w:t>C.</w:t>
      </w:r>
      <w:r w:rsidRPr="006A7BD8">
        <w:rPr>
          <w:color w:val="000000"/>
        </w:rPr>
        <w:tab/>
        <w:t>Filing extension does not extend time to pay tax.</w:t>
      </w:r>
    </w:p>
    <w:p w14:paraId="434CDF89" w14:textId="77777777" w:rsidR="00DE3280" w:rsidRPr="006A7BD8" w:rsidRDefault="00DE3280" w:rsidP="00DE3280">
      <w:pPr>
        <w:pStyle w:val="1"/>
        <w:rPr>
          <w:color w:val="000000"/>
        </w:rPr>
      </w:pPr>
      <w:r w:rsidRPr="006A7BD8">
        <w:rPr>
          <w:color w:val="000000"/>
        </w:rPr>
        <w:t>1.</w:t>
      </w:r>
      <w:r w:rsidRPr="006A7BD8">
        <w:rPr>
          <w:color w:val="000000"/>
        </w:rPr>
        <w:tab/>
        <w:t>A filing extension granted by the secretary only allows for an extension of time to file the tax return. The extension does not allow an extension of time to pay the tax due.</w:t>
      </w:r>
    </w:p>
    <w:p w14:paraId="77285120" w14:textId="77777777" w:rsidR="00DE3280" w:rsidRPr="006A7BD8" w:rsidRDefault="00DE3280" w:rsidP="00DE3280">
      <w:pPr>
        <w:pStyle w:val="1"/>
        <w:rPr>
          <w:color w:val="000000"/>
        </w:rPr>
      </w:pPr>
      <w:r w:rsidRPr="006A7BD8">
        <w:rPr>
          <w:color w:val="000000"/>
        </w:rPr>
        <w:t>2.</w:t>
      </w:r>
      <w:r w:rsidRPr="006A7BD8">
        <w:rPr>
          <w:color w:val="000000"/>
        </w:rPr>
        <w:tab/>
        <w:t>To avoid interest and penalty assessments, income taxes due must be prepaid on or before the original due date.</w:t>
      </w:r>
    </w:p>
    <w:p w14:paraId="60BD27F7" w14:textId="77777777" w:rsidR="00DE3280" w:rsidRPr="006A7BD8" w:rsidRDefault="00DE3280" w:rsidP="00DE3280">
      <w:pPr>
        <w:pStyle w:val="A"/>
        <w:rPr>
          <w:color w:val="000000"/>
        </w:rPr>
      </w:pPr>
      <w:r w:rsidRPr="006A7BD8">
        <w:rPr>
          <w:color w:val="000000"/>
        </w:rPr>
        <w:t>D.</w:t>
      </w:r>
      <w:r w:rsidRPr="006A7BD8">
        <w:rPr>
          <w:color w:val="000000"/>
        </w:rPr>
        <w:tab/>
        <w:t>Failure to file by the extended due date shall result in the extension being null and void and shall result in delinquent filing penalties assessed from the original due date.</w:t>
      </w:r>
    </w:p>
    <w:p w14:paraId="53B32BEF" w14:textId="77777777" w:rsidR="00DE3280" w:rsidRPr="006A7BD8" w:rsidRDefault="00DE3280" w:rsidP="00DE3280">
      <w:pPr>
        <w:pStyle w:val="AuthorityNote"/>
        <w:rPr>
          <w:color w:val="000000"/>
        </w:rPr>
      </w:pPr>
      <w:r w:rsidRPr="006A7BD8">
        <w:rPr>
          <w:color w:val="000000"/>
        </w:rPr>
        <w:t>AUTHORITY NOTE:</w:t>
      </w:r>
      <w:r w:rsidRPr="006A7BD8">
        <w:rPr>
          <w:color w:val="000000"/>
        </w:rPr>
        <w:tab/>
        <w:t>Promulgated in accordance with R.S. 47:103(D), 1511 and 47:1514.</w:t>
      </w:r>
    </w:p>
    <w:p w14:paraId="1BA95DAC" w14:textId="77777777" w:rsidR="00DE3280" w:rsidRPr="006A7BD8" w:rsidRDefault="00DE3280" w:rsidP="00DE3280">
      <w:pPr>
        <w:pStyle w:val="HistoricalNote"/>
        <w:rPr>
          <w:color w:val="000000"/>
        </w:rPr>
      </w:pPr>
      <w:r w:rsidRPr="006A7BD8">
        <w:rPr>
          <w:color w:val="000000"/>
        </w:rPr>
        <w:t>HISTORICAL NOTE:</w:t>
      </w:r>
      <w:r w:rsidRPr="006A7BD8">
        <w:rPr>
          <w:color w:val="000000"/>
        </w:rPr>
        <w:tab/>
        <w:t>Promulgated by the Department of Revenue, Policy Services Division, LR 40:801 (April 2014), LR 48:1106 (April 2022), amended LR 49:</w:t>
      </w:r>
      <w:r>
        <w:rPr>
          <w:color w:val="000000"/>
        </w:rPr>
        <w:t>703</w:t>
      </w:r>
      <w:r w:rsidRPr="006A7BD8">
        <w:rPr>
          <w:color w:val="000000"/>
        </w:rPr>
        <w:t xml:space="preserve"> (April 2023).</w:t>
      </w:r>
    </w:p>
    <w:p w14:paraId="4B7B4DE6" w14:textId="77777777" w:rsidR="00DE3280" w:rsidRPr="006A7BD8" w:rsidRDefault="00DE3280" w:rsidP="00DE3280">
      <w:pPr>
        <w:pStyle w:val="Section"/>
        <w:rPr>
          <w:color w:val="000000"/>
        </w:rPr>
      </w:pPr>
      <w:bookmarkStart w:id="1703" w:name="_Toc238197823"/>
      <w:r w:rsidRPr="006A7BD8">
        <w:rPr>
          <w:color w:val="000000"/>
        </w:rPr>
        <w:t>§2507.</w:t>
      </w:r>
      <w:r w:rsidRPr="006A7BD8">
        <w:rPr>
          <w:color w:val="000000"/>
        </w:rPr>
        <w:tab/>
        <w:t>Fiduciary Income Tax Filing Extensions</w:t>
      </w:r>
      <w:bookmarkEnd w:id="1703"/>
      <w:r w:rsidRPr="006A7BD8">
        <w:rPr>
          <w:color w:val="000000"/>
        </w:rPr>
        <w:t xml:space="preserve"> </w:t>
      </w:r>
    </w:p>
    <w:p w14:paraId="54685628" w14:textId="77777777" w:rsidR="00DE3280" w:rsidRPr="006A7BD8" w:rsidRDefault="00DE3280" w:rsidP="00DE3280">
      <w:pPr>
        <w:pStyle w:val="A"/>
        <w:rPr>
          <w:strike/>
          <w:color w:val="000000"/>
        </w:rPr>
      </w:pPr>
      <w:r w:rsidRPr="006A7BD8">
        <w:rPr>
          <w:color w:val="000000"/>
        </w:rPr>
        <w:t>A.</w:t>
      </w:r>
      <w:r w:rsidRPr="006A7BD8">
        <w:rPr>
          <w:color w:val="000000"/>
        </w:rPr>
        <w:tab/>
        <w:t>Pursuant to R.S. 47:103(D), the secretary may grant a reasonable extension of time to file a state income tax return, not to exceed six months from the date the return is due.</w:t>
      </w:r>
    </w:p>
    <w:p w14:paraId="41BE220F" w14:textId="77777777" w:rsidR="00DE3280" w:rsidRPr="006A7BD8" w:rsidRDefault="00DE3280" w:rsidP="00DE3280">
      <w:pPr>
        <w:pStyle w:val="1"/>
        <w:rPr>
          <w:color w:val="000000"/>
        </w:rPr>
      </w:pPr>
      <w:r w:rsidRPr="006A7BD8">
        <w:rPr>
          <w:color w:val="000000"/>
        </w:rPr>
        <w:t>1.</w:t>
      </w:r>
      <w:r w:rsidRPr="006A7BD8">
        <w:rPr>
          <w:color w:val="000000"/>
        </w:rPr>
        <w:tab/>
        <w:t xml:space="preserve">To obtain a filing extension for filing a fiduciary return, estates and trusts must make the request on or before the due date of the tax return. </w:t>
      </w:r>
    </w:p>
    <w:p w14:paraId="362D7802" w14:textId="77777777" w:rsidR="00DE3280" w:rsidRPr="006A7BD8" w:rsidRDefault="00DE3280" w:rsidP="00DE3280">
      <w:pPr>
        <w:pStyle w:val="1"/>
        <w:rPr>
          <w:color w:val="000000"/>
        </w:rPr>
      </w:pPr>
      <w:r w:rsidRPr="006A7BD8">
        <w:rPr>
          <w:color w:val="000000"/>
        </w:rPr>
        <w:t>2.</w:t>
      </w:r>
      <w:r w:rsidRPr="006A7BD8">
        <w:rPr>
          <w:color w:val="000000"/>
        </w:rPr>
        <w:tab/>
        <w:t>For taxable periods beginning on or after January 1, 2019, an estate or trust must request a state filing extension by submitting an electronic application.</w:t>
      </w:r>
    </w:p>
    <w:p w14:paraId="0961C769" w14:textId="77777777" w:rsidR="00DE3280" w:rsidRPr="006A7BD8" w:rsidRDefault="00DE3280" w:rsidP="00DE3280">
      <w:pPr>
        <w:pStyle w:val="1"/>
        <w:rPr>
          <w:color w:val="000000"/>
        </w:rPr>
      </w:pPr>
      <w:r w:rsidRPr="006A7BD8">
        <w:rPr>
          <w:color w:val="000000"/>
        </w:rPr>
        <w:t>3.</w:t>
      </w:r>
      <w:r w:rsidRPr="006A7BD8">
        <w:rPr>
          <w:color w:val="000000"/>
        </w:rPr>
        <w:tab/>
        <w:t>An electronic application may be submitted via:</w:t>
      </w:r>
    </w:p>
    <w:p w14:paraId="072BC317" w14:textId="77777777" w:rsidR="00DE3280" w:rsidRPr="006A7BD8" w:rsidRDefault="00DE3280" w:rsidP="00DE3280">
      <w:pPr>
        <w:pStyle w:val="a0"/>
        <w:rPr>
          <w:color w:val="000000"/>
        </w:rPr>
      </w:pPr>
      <w:r w:rsidRPr="006A7BD8">
        <w:rPr>
          <w:color w:val="000000"/>
        </w:rPr>
        <w:t>a.</w:t>
      </w:r>
      <w:r w:rsidRPr="006A7BD8">
        <w:rPr>
          <w:color w:val="000000"/>
        </w:rPr>
        <w:tab/>
        <w:t>the Department of Revenue’s web site;</w:t>
      </w:r>
    </w:p>
    <w:p w14:paraId="34E808D2" w14:textId="77777777" w:rsidR="00DE3280" w:rsidRPr="006A7BD8" w:rsidRDefault="00DE3280" w:rsidP="00DE3280">
      <w:pPr>
        <w:pStyle w:val="a0"/>
        <w:rPr>
          <w:color w:val="000000"/>
        </w:rPr>
      </w:pPr>
      <w:r w:rsidRPr="006A7BD8">
        <w:rPr>
          <w:color w:val="000000"/>
        </w:rPr>
        <w:t>b.</w:t>
      </w:r>
      <w:r w:rsidRPr="006A7BD8">
        <w:rPr>
          <w:color w:val="000000"/>
        </w:rPr>
        <w:tab/>
        <w:t>tax preparation software; or</w:t>
      </w:r>
    </w:p>
    <w:p w14:paraId="44A7345C" w14:textId="77777777" w:rsidR="00DE3280" w:rsidRPr="006A7BD8" w:rsidRDefault="00DE3280" w:rsidP="00DE3280">
      <w:pPr>
        <w:pStyle w:val="a0"/>
        <w:rPr>
          <w:color w:val="000000"/>
        </w:rPr>
      </w:pPr>
      <w:r w:rsidRPr="006A7BD8">
        <w:rPr>
          <w:color w:val="000000"/>
        </w:rPr>
        <w:t>c.</w:t>
      </w:r>
      <w:r w:rsidRPr="006A7BD8">
        <w:rPr>
          <w:color w:val="000000"/>
        </w:rPr>
        <w:tab/>
        <w:t>any other electronic method authorized by the secretary.</w:t>
      </w:r>
    </w:p>
    <w:p w14:paraId="5D907F9E" w14:textId="77777777" w:rsidR="00DE3280" w:rsidRPr="006A7BD8" w:rsidRDefault="00DE3280" w:rsidP="00DE3280">
      <w:pPr>
        <w:pStyle w:val="A"/>
        <w:rPr>
          <w:color w:val="000000"/>
        </w:rPr>
      </w:pPr>
      <w:r w:rsidRPr="006A7BD8">
        <w:rPr>
          <w:color w:val="000000"/>
        </w:rPr>
        <w:t>B.</w:t>
      </w:r>
      <w:r w:rsidRPr="006A7BD8">
        <w:rPr>
          <w:color w:val="000000"/>
        </w:rPr>
        <w:tab/>
        <w:t xml:space="preserve">For taxable periods beginning on or after January 1, 2022, the secretary shall grant an automatic extension of time </w:t>
      </w:r>
      <w:r w:rsidRPr="006A7BD8">
        <w:rPr>
          <w:color w:val="000000"/>
        </w:rPr>
        <w:t>to file a state income tax return, not to exceed six months from the date the return is due, with no extension request required.</w:t>
      </w:r>
    </w:p>
    <w:p w14:paraId="0B7CB435" w14:textId="77777777" w:rsidR="00DE3280" w:rsidRPr="006A7BD8" w:rsidRDefault="00DE3280" w:rsidP="00DE3280">
      <w:pPr>
        <w:pStyle w:val="A"/>
        <w:rPr>
          <w:color w:val="000000"/>
        </w:rPr>
      </w:pPr>
      <w:r w:rsidRPr="006A7BD8">
        <w:rPr>
          <w:color w:val="000000"/>
        </w:rPr>
        <w:t>C.</w:t>
      </w:r>
      <w:r w:rsidRPr="006A7BD8">
        <w:rPr>
          <w:color w:val="000000"/>
        </w:rPr>
        <w:tab/>
        <w:t>Filing extension does not extend time to pay tax.</w:t>
      </w:r>
    </w:p>
    <w:p w14:paraId="4A1A06A2" w14:textId="77777777" w:rsidR="00DE3280" w:rsidRPr="006A7BD8" w:rsidRDefault="00DE3280" w:rsidP="00DE3280">
      <w:pPr>
        <w:pStyle w:val="1"/>
        <w:rPr>
          <w:color w:val="000000"/>
        </w:rPr>
      </w:pPr>
      <w:r w:rsidRPr="006A7BD8">
        <w:rPr>
          <w:color w:val="000000"/>
        </w:rPr>
        <w:t>1.</w:t>
      </w:r>
      <w:r w:rsidRPr="006A7BD8">
        <w:rPr>
          <w:color w:val="000000"/>
        </w:rPr>
        <w:tab/>
        <w:t>A filing extension granted by the secretary only allows for an extension of time to file the tax return. The extension does not allow an extension of time to pay the tax due.</w:t>
      </w:r>
    </w:p>
    <w:p w14:paraId="637D433A" w14:textId="77777777" w:rsidR="00DE3280" w:rsidRPr="006A7BD8" w:rsidRDefault="00DE3280" w:rsidP="00DE3280">
      <w:pPr>
        <w:pStyle w:val="1"/>
        <w:rPr>
          <w:color w:val="000000"/>
        </w:rPr>
      </w:pPr>
      <w:r w:rsidRPr="006A7BD8">
        <w:rPr>
          <w:color w:val="000000"/>
        </w:rPr>
        <w:t>2.</w:t>
      </w:r>
      <w:r w:rsidRPr="006A7BD8">
        <w:rPr>
          <w:color w:val="000000"/>
        </w:rPr>
        <w:tab/>
        <w:t>To avoid interest and penalty assessments, income taxes due must be prepaid on or before the original due date.</w:t>
      </w:r>
    </w:p>
    <w:p w14:paraId="5788E1C2" w14:textId="77777777" w:rsidR="00DE3280" w:rsidRPr="006A7BD8" w:rsidRDefault="00DE3280" w:rsidP="00DE3280">
      <w:pPr>
        <w:pStyle w:val="A"/>
        <w:rPr>
          <w:color w:val="000000"/>
        </w:rPr>
      </w:pPr>
      <w:r w:rsidRPr="006A7BD8">
        <w:rPr>
          <w:color w:val="000000"/>
        </w:rPr>
        <w:t>D.</w:t>
      </w:r>
      <w:r w:rsidRPr="006A7BD8">
        <w:rPr>
          <w:color w:val="000000"/>
        </w:rPr>
        <w:tab/>
        <w:t>Failure to file by the extended due date shall result in the extension being null and void and shall result in delinquent filing penalties assessed from the original due date.</w:t>
      </w:r>
    </w:p>
    <w:p w14:paraId="3949B993" w14:textId="77777777" w:rsidR="004857A5" w:rsidRPr="0021411C" w:rsidRDefault="004857A5" w:rsidP="004857A5">
      <w:pPr>
        <w:pStyle w:val="AuthorityNote"/>
      </w:pPr>
      <w:r w:rsidRPr="0021411C">
        <w:t>AUTHORITY NOTE:</w:t>
      </w:r>
      <w:r w:rsidRPr="0021411C">
        <w:tab/>
        <w:t>Promulgated in accordance with R.S. 47:1511 and 47:1514.</w:t>
      </w:r>
    </w:p>
    <w:p w14:paraId="5C611E08" w14:textId="77777777" w:rsidR="004857A5" w:rsidRDefault="004857A5" w:rsidP="004857A5">
      <w:pPr>
        <w:pStyle w:val="HistoricalNote"/>
      </w:pPr>
      <w:r w:rsidRPr="0021411C">
        <w:t>HISTORICAL NOTE:</w:t>
      </w:r>
      <w:r w:rsidRPr="0021411C">
        <w:tab/>
        <w:t>Promulgated by the Department of Revenue, Policy Services Division, LR 40:</w:t>
      </w:r>
      <w:r>
        <w:t>801 (April 2014)</w:t>
      </w:r>
      <w:r w:rsidR="00ED231C">
        <w:t>,</w:t>
      </w:r>
      <w:r w:rsidR="00ED231C" w:rsidRPr="00ED231C">
        <w:rPr>
          <w:kern w:val="0"/>
          <w:sz w:val="20"/>
        </w:rPr>
        <w:t xml:space="preserve"> </w:t>
      </w:r>
      <w:r w:rsidR="00DE3280">
        <w:t>LR 48:1106 (April 2022),</w:t>
      </w:r>
      <w:r w:rsidR="00DE3280" w:rsidRPr="00DE3280">
        <w:rPr>
          <w:color w:val="000000"/>
          <w:kern w:val="0"/>
          <w:sz w:val="20"/>
        </w:rPr>
        <w:t xml:space="preserve"> </w:t>
      </w:r>
      <w:r w:rsidR="00DE3280" w:rsidRPr="00DE3280">
        <w:t>amended LR 49:703 (April 2023).</w:t>
      </w:r>
    </w:p>
    <w:p w14:paraId="14CA0CC0" w14:textId="77777777" w:rsidR="00095BF7" w:rsidRPr="00CD464A" w:rsidRDefault="00095BF7" w:rsidP="00095BF7">
      <w:pPr>
        <w:pStyle w:val="Chapter"/>
      </w:pPr>
      <w:bookmarkStart w:id="1704" w:name="_Toc238197824"/>
      <w:r>
        <w:t>Chapter 27.</w:t>
      </w:r>
      <w:r>
        <w:tab/>
      </w:r>
      <w:r w:rsidRPr="00CD464A">
        <w:t xml:space="preserve">Transferable Income and Franchise Tax </w:t>
      </w:r>
      <w:r>
        <w:t>Credits</w:t>
      </w:r>
      <w:bookmarkEnd w:id="1704"/>
    </w:p>
    <w:p w14:paraId="2657CE2F" w14:textId="77777777" w:rsidR="00095BF7" w:rsidRPr="00CD464A" w:rsidRDefault="00095BF7" w:rsidP="00095BF7">
      <w:pPr>
        <w:pStyle w:val="Section"/>
      </w:pPr>
      <w:bookmarkStart w:id="1705" w:name="_Toc238197825"/>
      <w:r w:rsidRPr="00CD464A">
        <w:t>§2701.</w:t>
      </w:r>
      <w:r w:rsidRPr="00CD464A">
        <w:tab/>
        <w:t>Public Registry of Motion Picture Investor Tax Credit Brokers</w:t>
      </w:r>
      <w:bookmarkEnd w:id="1705"/>
    </w:p>
    <w:p w14:paraId="118DAFE7" w14:textId="77777777" w:rsidR="00095BF7" w:rsidRPr="00CD464A" w:rsidRDefault="00095BF7" w:rsidP="00095BF7">
      <w:pPr>
        <w:pStyle w:val="A"/>
      </w:pPr>
      <w:r w:rsidRPr="00CD464A">
        <w:t>A.</w:t>
      </w:r>
      <w:r w:rsidRPr="00CD464A">
        <w:tab/>
        <w:t>This Section is applicable to all persons or persons employed by or representing an entity engaged in the sale or brokerage of motion picture investor tax credits which are granted, issued or authorized by the state pursuant to R.S. 47:6007. Every person who meets any of the below-provided requirements shall be subject to the requ</w:t>
      </w:r>
      <w:r>
        <w:t>irements of R.S. 47:6007(C)(7).</w:t>
      </w:r>
    </w:p>
    <w:p w14:paraId="03A1E7B2" w14:textId="77777777" w:rsidR="00095BF7" w:rsidRPr="00CD464A" w:rsidRDefault="00095BF7" w:rsidP="00095BF7">
      <w:pPr>
        <w:pStyle w:val="A"/>
      </w:pPr>
      <w:r>
        <w:t>B.</w:t>
      </w:r>
      <w:r>
        <w:tab/>
        <w:t>Definitions</w:t>
      </w:r>
    </w:p>
    <w:p w14:paraId="754242AC" w14:textId="77777777" w:rsidR="00095BF7" w:rsidRPr="00CD464A" w:rsidRDefault="00095BF7" w:rsidP="00095BF7">
      <w:pPr>
        <w:pStyle w:val="1"/>
      </w:pPr>
      <w:r w:rsidRPr="00CD464A">
        <w:rPr>
          <w:i/>
        </w:rPr>
        <w:t>Actively Participate</w:t>
      </w:r>
      <w:r w:rsidR="00432750">
        <w:sym w:font="Symbol" w:char="F0BE"/>
      </w:r>
      <w:r w:rsidRPr="00CD464A">
        <w:t>any person or person employed by or representing an entity in a sale/brokerage of motion picture tax credits when the person:</w:t>
      </w:r>
    </w:p>
    <w:p w14:paraId="0A04A45E" w14:textId="77777777" w:rsidR="00095BF7" w:rsidRPr="00CD464A" w:rsidRDefault="00095BF7" w:rsidP="00095BF7">
      <w:pPr>
        <w:pStyle w:val="a0"/>
      </w:pPr>
      <w:r>
        <w:t>a</w:t>
      </w:r>
      <w:r w:rsidRPr="00CD464A">
        <w:t>.</w:t>
      </w:r>
      <w:r w:rsidRPr="00CD464A">
        <w:tab/>
        <w:t xml:space="preserve">holds himself/herself out to be engaged in the business of selling or brokering motion picture investor tax credits either on their own behalf or on behalf of the entity; or </w:t>
      </w:r>
    </w:p>
    <w:p w14:paraId="6F226291" w14:textId="77777777" w:rsidR="00095BF7" w:rsidRPr="00CD464A" w:rsidRDefault="00095BF7" w:rsidP="00095BF7">
      <w:pPr>
        <w:pStyle w:val="a0"/>
      </w:pPr>
      <w:r>
        <w:t>b</w:t>
      </w:r>
      <w:r w:rsidRPr="00CD464A">
        <w:t>.</w:t>
      </w:r>
      <w:r w:rsidRPr="00CD464A">
        <w:tab/>
        <w:t>has a history of frequent, regular, and repeated sales of motion picture investor tax credits either on their own be</w:t>
      </w:r>
      <w:r>
        <w:t>half or on behalf of the entity; or</w:t>
      </w:r>
    </w:p>
    <w:p w14:paraId="152C4C44" w14:textId="77777777" w:rsidR="00095BF7" w:rsidRPr="00CD464A" w:rsidRDefault="00095BF7" w:rsidP="00095BF7">
      <w:pPr>
        <w:pStyle w:val="a0"/>
      </w:pPr>
      <w:r>
        <w:t>c</w:t>
      </w:r>
      <w:r w:rsidRPr="00CD464A">
        <w:t>.</w:t>
      </w:r>
      <w:r w:rsidRPr="00CD464A">
        <w:tab/>
        <w:t>did not purchase the credits at issue for his/her/its own personal use. Any person failing to meet any of the above-mentioned criteria shall be presumed a non-seller or non-broker and thus not subject to the requirements of R.S. 47:6007(C)(7).</w:t>
      </w:r>
    </w:p>
    <w:p w14:paraId="5F767C48" w14:textId="77777777" w:rsidR="00095BF7" w:rsidRPr="00CD464A" w:rsidRDefault="00095BF7" w:rsidP="00095BF7">
      <w:pPr>
        <w:pStyle w:val="1"/>
      </w:pPr>
      <w:r w:rsidRPr="00CD464A">
        <w:rPr>
          <w:i/>
        </w:rPr>
        <w:t>Broker</w:t>
      </w:r>
      <w:r w:rsidR="00432750">
        <w:sym w:font="Symbol" w:char="F0BE"/>
      </w:r>
      <w:r w:rsidRPr="00CD464A">
        <w:t xml:space="preserve">any person or person employed by or representing an entity which facilitates the sale of a tax credit issued pursuant to R.S. 47:6007 between a transferor and a transferee in exchange for consideration. However, the term </w:t>
      </w:r>
      <w:r w:rsidR="00420421" w:rsidRPr="00420421">
        <w:t>“</w:t>
      </w:r>
      <w:r w:rsidRPr="00CD464A">
        <w:t>broker</w:t>
      </w:r>
      <w:r w:rsidR="00420421" w:rsidRPr="00420421">
        <w:t>”</w:t>
      </w:r>
      <w:r w:rsidRPr="00CD464A">
        <w:t xml:space="preserve"> shall be limited to and include only those persons who actively participate, as defined herein, in the marketing or sale of motion picture investor tax credits and shall not include:</w:t>
      </w:r>
    </w:p>
    <w:p w14:paraId="5F8ABD1B" w14:textId="77777777" w:rsidR="00095BF7" w:rsidRPr="00CD464A" w:rsidRDefault="00095BF7" w:rsidP="00095BF7">
      <w:pPr>
        <w:pStyle w:val="a0"/>
      </w:pPr>
      <w:r>
        <w:lastRenderedPageBreak/>
        <w:t>a</w:t>
      </w:r>
      <w:r w:rsidRPr="00CD464A">
        <w:t>.</w:t>
      </w:r>
      <w:r w:rsidRPr="00CD464A">
        <w:tab/>
        <w:t xml:space="preserve">the entity which earns the motion picture investor credit pursuant to R.S. 47:6007, its affiliates or taxpayer members who receive tax credits via allocation, as verified by department Form R-6135 and R-6140; or </w:t>
      </w:r>
    </w:p>
    <w:p w14:paraId="6885A4AD" w14:textId="77777777" w:rsidR="00095BF7" w:rsidRPr="00CD464A" w:rsidRDefault="00095BF7" w:rsidP="00095BF7">
      <w:pPr>
        <w:pStyle w:val="a0"/>
      </w:pPr>
      <w:r>
        <w:t>b</w:t>
      </w:r>
      <w:r w:rsidRPr="00CD464A">
        <w:t>.</w:t>
      </w:r>
      <w:r w:rsidRPr="00CD464A">
        <w:tab/>
        <w:t xml:space="preserve">a tax return preparer or an employee of a partner affiliated with the tax return preparer, who facilitates the sale of tax credits for the benefit of his or her client. </w:t>
      </w:r>
    </w:p>
    <w:p w14:paraId="6A0B61F4" w14:textId="77777777" w:rsidR="00095BF7" w:rsidRPr="00CD464A" w:rsidRDefault="00095BF7" w:rsidP="00095BF7">
      <w:pPr>
        <w:pStyle w:val="1"/>
      </w:pPr>
      <w:r w:rsidRPr="00CD464A">
        <w:rPr>
          <w:i/>
        </w:rPr>
        <w:t>Department</w:t>
      </w:r>
      <w:r w:rsidR="00432750">
        <w:sym w:font="Symbol" w:char="F0BE"/>
      </w:r>
      <w:r w:rsidRPr="00CD464A">
        <w:t>Louisiana Department of Revenue</w:t>
      </w:r>
    </w:p>
    <w:p w14:paraId="51B9B710" w14:textId="77777777" w:rsidR="00095BF7" w:rsidRPr="00CD464A" w:rsidRDefault="00095BF7" w:rsidP="00095BF7">
      <w:pPr>
        <w:pStyle w:val="1"/>
      </w:pPr>
      <w:r w:rsidRPr="00CD464A">
        <w:rPr>
          <w:i/>
        </w:rPr>
        <w:t>Secretary</w:t>
      </w:r>
      <w:r w:rsidR="00432750">
        <w:sym w:font="Symbol" w:char="F0BE"/>
      </w:r>
      <w:r w:rsidRPr="00CD464A">
        <w:t>the secretary of the Department of Revenue</w:t>
      </w:r>
      <w:r>
        <w:t>.</w:t>
      </w:r>
    </w:p>
    <w:p w14:paraId="5CB0D074" w14:textId="77777777" w:rsidR="00095BF7" w:rsidRPr="00CD464A" w:rsidRDefault="00095BF7" w:rsidP="00095BF7">
      <w:pPr>
        <w:pStyle w:val="1"/>
      </w:pPr>
      <w:r w:rsidRPr="00CD464A">
        <w:rPr>
          <w:i/>
        </w:rPr>
        <w:t>Seller</w:t>
      </w:r>
      <w:r w:rsidR="00432750">
        <w:sym w:font="Symbol" w:char="F0BE"/>
      </w:r>
      <w:r w:rsidRPr="00CD464A">
        <w:t xml:space="preserve">any person or person employed by or representing an entity which transfers title or ownership of a tax credit issued pursuant to R.S. 47:6007 to a transferor in exchange for consideration. The term </w:t>
      </w:r>
      <w:r w:rsidR="00420421" w:rsidRPr="00420421">
        <w:t>“</w:t>
      </w:r>
      <w:r w:rsidRPr="00CD464A">
        <w:t>seller</w:t>
      </w:r>
      <w:r w:rsidR="00420421" w:rsidRPr="00420421">
        <w:t>”</w:t>
      </w:r>
      <w:r w:rsidRPr="00CD464A">
        <w:t xml:space="preserve"> shall be limited to those persons who actively participate, as defined herein, in the marketing, sale, or acquisition for resale of motion picture investor tax credits and shall not include the entity which earns the motion picture investor credit pursuant to R.S. 47:6007, its affiliates or taxpayer members who receive tax credits via allocation, as verified by department Form R-6135 and R-6140.</w:t>
      </w:r>
    </w:p>
    <w:p w14:paraId="0639E4B6" w14:textId="77777777" w:rsidR="00095BF7" w:rsidRPr="00CD464A" w:rsidRDefault="00095BF7" w:rsidP="00095BF7">
      <w:pPr>
        <w:pStyle w:val="1"/>
      </w:pPr>
      <w:r w:rsidRPr="00CD464A">
        <w:rPr>
          <w:i/>
        </w:rPr>
        <w:t>Tax Return Preparer</w:t>
      </w:r>
      <w:r w:rsidR="00432750">
        <w:sym w:font="Symbol" w:char="F0BE"/>
      </w:r>
      <w:r w:rsidRPr="00CD464A">
        <w:t xml:space="preserve">any person who prepares for compensation, or who employs one or more persons to prepare for compensation, all or a substantial portion of any return of tax or any claim for refund of tax under the </w:t>
      </w:r>
      <w:r w:rsidRPr="00FC2810">
        <w:rPr>
          <w:i/>
        </w:rPr>
        <w:t>Internal Revenue Code</w:t>
      </w:r>
      <w:r w:rsidRPr="00CD464A">
        <w:t xml:space="preserve"> or the </w:t>
      </w:r>
      <w:r w:rsidRPr="00FC2810">
        <w:rPr>
          <w:i/>
        </w:rPr>
        <w:t>Louisiana Revised Statutes</w:t>
      </w:r>
      <w:r w:rsidRPr="00CD464A">
        <w:t>.</w:t>
      </w:r>
      <w:r>
        <w:t xml:space="preserve"> </w:t>
      </w:r>
    </w:p>
    <w:p w14:paraId="7607C32D" w14:textId="77777777" w:rsidR="00095BF7" w:rsidRPr="00CD464A" w:rsidRDefault="00095BF7" w:rsidP="00095BF7">
      <w:pPr>
        <w:pStyle w:val="A"/>
      </w:pPr>
      <w:r w:rsidRPr="00CD464A">
        <w:t>C.</w:t>
      </w:r>
      <w:r w:rsidRPr="00CD464A">
        <w:tab/>
        <w:t xml:space="preserve">Initial Registration. Beginning January 1, 2016, all sellers or brokers of motion picture investor tax credits shall apply for the registry and be deemed qualified after meeting the requirements of R.S. 47:6007(C)(aa)-(cc) and undergoing a criminal history background examination by the Louisiana Bureau of Criminal Identification and Information as provided for in R.S. 15:587(A)(1)(h) at the expense of the applicant. Applicants for the registry shall follow the procedure for registration as provided below in </w:t>
      </w:r>
      <w:r>
        <w:t>Subs</w:t>
      </w:r>
      <w:r w:rsidRPr="00CD464A">
        <w:t xml:space="preserve">ection D. However, no seller or broker shall be prevented from transferring motion picture investor tax credits until the effective date of this regulation. </w:t>
      </w:r>
    </w:p>
    <w:p w14:paraId="22D783DE" w14:textId="77777777" w:rsidR="00095BF7" w:rsidRPr="00CD464A" w:rsidRDefault="00095BF7" w:rsidP="00095BF7">
      <w:pPr>
        <w:pStyle w:val="1"/>
      </w:pPr>
      <w:r w:rsidRPr="00CD464A">
        <w:t>1.</w:t>
      </w:r>
      <w:r w:rsidRPr="00CD464A">
        <w:tab/>
        <w:t>Any person deemed qualified to sell or broker motion picture investor tax credit shall</w:t>
      </w:r>
      <w:r>
        <w:t xml:space="preserve"> </w:t>
      </w:r>
      <w:r w:rsidRPr="00CD464A">
        <w:t xml:space="preserve">be included in the public registry of motion picture investor tax credit brokers, which shall be maintained by the department and made available on its website, www.revenue.la.gov/brokerregistry. </w:t>
      </w:r>
    </w:p>
    <w:p w14:paraId="40EAB27E" w14:textId="77777777" w:rsidR="00095BF7" w:rsidRPr="00CD464A" w:rsidRDefault="00095BF7" w:rsidP="00095BF7">
      <w:pPr>
        <w:pStyle w:val="1"/>
      </w:pPr>
      <w:r w:rsidRPr="00CD464A">
        <w:t>2.</w:t>
      </w:r>
      <w:r w:rsidRPr="00CD464A">
        <w:tab/>
        <w:t>No person may sell or broker motion picture investor tax credits on or after the effective date of this</w:t>
      </w:r>
      <w:r>
        <w:t xml:space="preserve"> </w:t>
      </w:r>
      <w:r w:rsidRPr="00CD464A">
        <w:t xml:space="preserve">regulation without first qualifying for and being included on the public registry of motion picture investor tax credit brokers. All transfers made on or after the effective date of this regulation by a person subject to the requirements of R.S. 47:6007(C)(7) who is not listed on the public registry of motion picture investor tax credits shall be inoperable and of no legal effect and any such transfers shall be deemed ineligible for registration in the Louisiana tax credit registry established pursuant to R.S. 47:1524. Further, failure to so qualify and register with the department prior to selling or brokering tax credits issued pursuant to R.S. 47:6007 shall be punishable by </w:t>
      </w:r>
      <w:r w:rsidRPr="00CD464A">
        <w:t>a fine of not more than ten thousand dollars or imprisonment at hard labor for not more than five years, or both. In addition to the foregoing penalties, a person convicted under the provisions of R.S. 47:6007(C)(7) shall be ordered to make full restitution to any person who has suffered a financial loss as a result of this offense. If a person ordered to make restitution is found to be indigent and therefore unable to make restitution in full at the time of conviction, the court shall order a periodic payment plan consistent with the person’s ability to pay.</w:t>
      </w:r>
      <w:r>
        <w:t xml:space="preserve"> </w:t>
      </w:r>
    </w:p>
    <w:p w14:paraId="06CE5342" w14:textId="77777777" w:rsidR="00095BF7" w:rsidRPr="00CD464A" w:rsidRDefault="00095BF7" w:rsidP="00095BF7">
      <w:pPr>
        <w:pStyle w:val="1"/>
      </w:pPr>
      <w:r w:rsidRPr="00CD464A">
        <w:t>3.</w:t>
      </w:r>
      <w:r w:rsidRPr="00CD464A">
        <w:tab/>
        <w:t>Any person who is determined to no longer be in compliance with the requirements of R.S. 47:6007(C)(7) and</w:t>
      </w:r>
      <w:r>
        <w:t xml:space="preserve"> LAC 61:III.2701.</w:t>
      </w:r>
      <w:r w:rsidRPr="00CD464A">
        <w:t xml:space="preserve">C after initial qualification may be removed from the public registry of motion picture investor tax credit brokers and prohibited from thereafter engaging in the transfer, sale or brokerage of motion picture investor tax credits. </w:t>
      </w:r>
    </w:p>
    <w:p w14:paraId="345CC965" w14:textId="77777777" w:rsidR="00095BF7" w:rsidRPr="00CD464A" w:rsidRDefault="00095BF7" w:rsidP="00095BF7">
      <w:pPr>
        <w:pStyle w:val="A"/>
      </w:pPr>
      <w:r w:rsidRPr="00CD464A">
        <w:t>D.</w:t>
      </w:r>
      <w:r w:rsidRPr="00CD464A">
        <w:tab/>
        <w:t>Procedure for Registration. Applicants seeking to register with the public registry of motion picture tax credit brokers m</w:t>
      </w:r>
      <w:r>
        <w:t>ust follow the below procedures.</w:t>
      </w:r>
    </w:p>
    <w:p w14:paraId="66A6E6EE" w14:textId="77777777" w:rsidR="00095BF7" w:rsidRPr="00CD464A" w:rsidRDefault="00095BF7" w:rsidP="00095BF7">
      <w:pPr>
        <w:pStyle w:val="1"/>
      </w:pPr>
      <w:r w:rsidRPr="00CD464A">
        <w:t>1.</w:t>
      </w:r>
      <w:r w:rsidRPr="00CD464A">
        <w:tab/>
        <w:t>Submit a completed Form R-6130, Public Registry of Motion Picture Tax Credit Brokers, from the LDR website via either e-mail to TaxCredit.Registry@la.gov or mail to:</w:t>
      </w:r>
    </w:p>
    <w:p w14:paraId="2BF61DFE" w14:textId="77777777" w:rsidR="00095BF7" w:rsidRPr="00095BF7" w:rsidRDefault="00095BF7" w:rsidP="00095BF7">
      <w:pPr>
        <w:pStyle w:val="LACNote"/>
        <w:spacing w:after="0"/>
        <w:ind w:left="720" w:right="763" w:firstLine="0"/>
      </w:pPr>
      <w:r w:rsidRPr="00095BF7">
        <w:t>Louisiana Department of Revenue</w:t>
      </w:r>
    </w:p>
    <w:p w14:paraId="1BE95179" w14:textId="77777777" w:rsidR="00095BF7" w:rsidRPr="00095BF7" w:rsidRDefault="00095BF7" w:rsidP="00095BF7">
      <w:pPr>
        <w:pStyle w:val="LACNote"/>
        <w:spacing w:after="0"/>
        <w:ind w:left="720" w:right="763" w:firstLine="0"/>
      </w:pPr>
      <w:r w:rsidRPr="00095BF7">
        <w:t>Attn: Tax Credit Registry</w:t>
      </w:r>
    </w:p>
    <w:p w14:paraId="60E74B46" w14:textId="77777777" w:rsidR="00095BF7" w:rsidRPr="00095BF7" w:rsidRDefault="00095BF7" w:rsidP="00095BF7">
      <w:pPr>
        <w:pStyle w:val="LACNote"/>
        <w:spacing w:after="0"/>
        <w:ind w:left="720" w:right="763" w:firstLine="0"/>
      </w:pPr>
      <w:r w:rsidRPr="00095BF7">
        <w:t>P.O. Box 1071</w:t>
      </w:r>
    </w:p>
    <w:p w14:paraId="243F9EBD" w14:textId="77777777" w:rsidR="00095BF7" w:rsidRPr="00095BF7" w:rsidRDefault="00095BF7" w:rsidP="00095BF7">
      <w:pPr>
        <w:pStyle w:val="LACNote"/>
        <w:ind w:left="720" w:right="763" w:firstLine="0"/>
      </w:pPr>
      <w:r w:rsidRPr="00095BF7">
        <w:t>Baton Rouge, LA 70821</w:t>
      </w:r>
    </w:p>
    <w:p w14:paraId="37B97820" w14:textId="77777777" w:rsidR="00095BF7" w:rsidRPr="00CD464A" w:rsidRDefault="00095BF7" w:rsidP="00095BF7">
      <w:pPr>
        <w:pStyle w:val="1"/>
      </w:pPr>
      <w:r w:rsidRPr="00CD464A">
        <w:t>2.</w:t>
      </w:r>
      <w:r w:rsidRPr="00CD464A">
        <w:tab/>
        <w:t>Upon receipt of a completed Form R-6130, the LDR will send the applicant an LDR completed Louisiana State Police (LSP) authorization form and rap disclosure form to the applicant provided e-mail or address. The bottom portion of both forms should be completed and signed by the applicant. Both forms and payment must be presented to LSP when requesting a background check in person or via mail.</w:t>
      </w:r>
    </w:p>
    <w:p w14:paraId="614237B1" w14:textId="77777777" w:rsidR="00095BF7" w:rsidRPr="00CD464A" w:rsidRDefault="00095BF7" w:rsidP="00095BF7">
      <w:pPr>
        <w:pStyle w:val="1"/>
      </w:pPr>
      <w:r w:rsidRPr="00CD464A">
        <w:t>3.</w:t>
      </w:r>
      <w:r w:rsidRPr="00CD464A">
        <w:tab/>
        <w:t>Applicants seeking registration have two options for obtaining the required fingerprint-based background check. They are as follows:</w:t>
      </w:r>
    </w:p>
    <w:p w14:paraId="445F79DC" w14:textId="77777777" w:rsidR="00095BF7" w:rsidRPr="00CD464A" w:rsidRDefault="00095BF7" w:rsidP="00095BF7">
      <w:pPr>
        <w:pStyle w:val="a0"/>
      </w:pPr>
      <w:r w:rsidRPr="00CD464A">
        <w:t>a.</w:t>
      </w:r>
      <w:r w:rsidRPr="00CD464A">
        <w:tab/>
        <w:t>electronically submit fingerprints at the Louisiana State Police Headquarters facility located at 7919 Independence Boulevard, Baton Rouge, LA 70806. Applicants must present the following for completion of the background check:</w:t>
      </w:r>
    </w:p>
    <w:p w14:paraId="1DD2D0BB" w14:textId="77777777" w:rsidR="00095BF7" w:rsidRPr="00CD464A" w:rsidRDefault="00095BF7" w:rsidP="00095BF7">
      <w:pPr>
        <w:pStyle w:val="i0"/>
      </w:pPr>
      <w:r>
        <w:tab/>
      </w:r>
      <w:r w:rsidRPr="00CD464A">
        <w:t>i.</w:t>
      </w:r>
      <w:r w:rsidRPr="00CD464A">
        <w:tab/>
        <w:t>payment of all applicable fees, including fingerprint fee and processing fee, via credit card, business check, cashier’s check, or money orde</w:t>
      </w:r>
      <w:r>
        <w:t>r. Contact the LSP for details;</w:t>
      </w:r>
    </w:p>
    <w:p w14:paraId="3B9E4750" w14:textId="77777777" w:rsidR="00095BF7" w:rsidRPr="00CD464A" w:rsidRDefault="00095BF7" w:rsidP="00095BF7">
      <w:pPr>
        <w:pStyle w:val="i0"/>
      </w:pPr>
      <w:r>
        <w:tab/>
      </w:r>
      <w:r w:rsidRPr="00CD464A">
        <w:t>ii.</w:t>
      </w:r>
      <w:r w:rsidRPr="00CD464A">
        <w:tab/>
        <w:t>a completed LSP authorization form</w:t>
      </w:r>
      <w:r>
        <w:t>;</w:t>
      </w:r>
    </w:p>
    <w:p w14:paraId="42229670" w14:textId="77777777" w:rsidR="00095BF7" w:rsidRPr="00CD464A" w:rsidRDefault="00095BF7" w:rsidP="00095BF7">
      <w:pPr>
        <w:pStyle w:val="i0"/>
      </w:pPr>
      <w:r>
        <w:tab/>
      </w:r>
      <w:r w:rsidRPr="00CD464A">
        <w:t>iii.</w:t>
      </w:r>
      <w:r w:rsidRPr="00CD464A">
        <w:tab/>
        <w:t>a completed LSP rap disclosure form</w:t>
      </w:r>
      <w:r>
        <w:t>;</w:t>
      </w:r>
    </w:p>
    <w:p w14:paraId="43F22060" w14:textId="77777777" w:rsidR="00095BF7" w:rsidRPr="00FC2810" w:rsidRDefault="00095BF7" w:rsidP="00095BF7">
      <w:pPr>
        <w:pStyle w:val="LACNote"/>
        <w:ind w:left="720" w:right="756" w:firstLine="7"/>
      </w:pPr>
      <w:r w:rsidRPr="00D539E8">
        <w:t xml:space="preserve">NOTE: A response from the LSP is typically generated in 3-5 business </w:t>
      </w:r>
      <w:r w:rsidRPr="00FC2810">
        <w:t xml:space="preserve">days. Upon receipt of this information, a final determination from the LDR is typically generated in an additional 3-5 business days. </w:t>
      </w:r>
    </w:p>
    <w:p w14:paraId="3AD0ECF9" w14:textId="77777777" w:rsidR="00095BF7" w:rsidRPr="00FC2810" w:rsidRDefault="00095BF7" w:rsidP="00095BF7">
      <w:pPr>
        <w:pStyle w:val="a0"/>
      </w:pPr>
      <w:r w:rsidRPr="00FC2810">
        <w:t>b.</w:t>
      </w:r>
      <w:r w:rsidRPr="00FC2810">
        <w:tab/>
        <w:t>obtain fingerprint cards from one</w:t>
      </w:r>
      <w:r w:rsidRPr="00FC2810">
        <w:br/>
        <w:t>of the listed law enforcement locations http://www.myfbireport.com/locations/lawEnforcement/LA.</w:t>
      </w:r>
      <w:r w:rsidRPr="00FC2810">
        <w:lastRenderedPageBreak/>
        <w:t>php and mail the request for background check with all completed documents and fees to the below address:</w:t>
      </w:r>
    </w:p>
    <w:p w14:paraId="7C1FEE16" w14:textId="77777777" w:rsidR="00095BF7" w:rsidRPr="00095BF7" w:rsidRDefault="00095BF7" w:rsidP="00095BF7">
      <w:pPr>
        <w:pStyle w:val="LACNote"/>
        <w:spacing w:after="0"/>
        <w:ind w:left="720" w:right="763" w:firstLine="0"/>
      </w:pPr>
      <w:r w:rsidRPr="00095BF7">
        <w:t>Louisiana State Police</w:t>
      </w:r>
    </w:p>
    <w:p w14:paraId="6FFDB5D4" w14:textId="77777777" w:rsidR="00095BF7" w:rsidRPr="00095BF7" w:rsidRDefault="00095BF7" w:rsidP="00095BF7">
      <w:pPr>
        <w:pStyle w:val="LACNote"/>
        <w:spacing w:after="0"/>
        <w:ind w:left="720" w:right="763" w:firstLine="0"/>
      </w:pPr>
      <w:r w:rsidRPr="00095BF7">
        <w:t>Criminal Records</w:t>
      </w:r>
    </w:p>
    <w:p w14:paraId="73357F52" w14:textId="77777777" w:rsidR="00095BF7" w:rsidRPr="00095BF7" w:rsidRDefault="00095BF7" w:rsidP="00095BF7">
      <w:pPr>
        <w:pStyle w:val="LACNote"/>
        <w:spacing w:after="0"/>
        <w:ind w:left="720" w:right="763" w:firstLine="0"/>
      </w:pPr>
      <w:r w:rsidRPr="00095BF7">
        <w:t>P.O. Box 66614</w:t>
      </w:r>
    </w:p>
    <w:p w14:paraId="66626FFD" w14:textId="77777777" w:rsidR="00095BF7" w:rsidRPr="00095BF7" w:rsidRDefault="00095BF7" w:rsidP="00095BF7">
      <w:pPr>
        <w:pStyle w:val="LACNote"/>
        <w:ind w:left="720" w:right="763" w:firstLine="0"/>
      </w:pPr>
      <w:r w:rsidRPr="00095BF7">
        <w:t>Baton Rouge, LA 70896</w:t>
      </w:r>
    </w:p>
    <w:p w14:paraId="696F18D8" w14:textId="77777777" w:rsidR="00095BF7" w:rsidRPr="00FC2810" w:rsidRDefault="00095BF7" w:rsidP="00095BF7">
      <w:pPr>
        <w:pStyle w:val="a0"/>
      </w:pPr>
      <w:r w:rsidRPr="00FC2810">
        <w:t>c.</w:t>
      </w:r>
      <w:r w:rsidRPr="00FC2810">
        <w:tab/>
        <w:t>the request must contain the following items:</w:t>
      </w:r>
    </w:p>
    <w:p w14:paraId="661911CC" w14:textId="77777777" w:rsidR="00095BF7" w:rsidRPr="00FC2810" w:rsidRDefault="00095BF7" w:rsidP="00095BF7">
      <w:pPr>
        <w:pStyle w:val="i0"/>
      </w:pPr>
      <w:r w:rsidRPr="00FC2810">
        <w:tab/>
        <w:t>i.</w:t>
      </w:r>
      <w:r w:rsidRPr="00FC2810">
        <w:tab/>
        <w:t>two sets of original fingerprints with all required informati</w:t>
      </w:r>
      <w:r>
        <w:t>on fields completed on the card;</w:t>
      </w:r>
    </w:p>
    <w:p w14:paraId="6ACCBE8F" w14:textId="77777777" w:rsidR="00095BF7" w:rsidRPr="00FC2810" w:rsidRDefault="00095BF7" w:rsidP="00095BF7">
      <w:pPr>
        <w:pStyle w:val="i0"/>
      </w:pPr>
      <w:r w:rsidRPr="00FC2810">
        <w:tab/>
        <w:t>ii.</w:t>
      </w:r>
      <w:r w:rsidRPr="00FC2810">
        <w:tab/>
        <w:t>payment of all applicable fees, including fingerprint fee and processing fee, via credit card, business check, cashier’s check, or money order. Contac</w:t>
      </w:r>
      <w:r>
        <w:t>t the LSP for details;</w:t>
      </w:r>
    </w:p>
    <w:p w14:paraId="4BB77307" w14:textId="77777777" w:rsidR="00095BF7" w:rsidRPr="00FC2810" w:rsidRDefault="00095BF7" w:rsidP="00095BF7">
      <w:pPr>
        <w:pStyle w:val="i0"/>
      </w:pPr>
      <w:r w:rsidRPr="00FC2810">
        <w:tab/>
        <w:t>iii.</w:t>
      </w:r>
      <w:r w:rsidRPr="00FC2810">
        <w:tab/>
        <w:t>a c</w:t>
      </w:r>
      <w:r>
        <w:t>ompleted LSP authorization form;</w:t>
      </w:r>
    </w:p>
    <w:p w14:paraId="57C4AFC7" w14:textId="77777777" w:rsidR="00095BF7" w:rsidRPr="00FC2810" w:rsidRDefault="00095BF7" w:rsidP="00095BF7">
      <w:pPr>
        <w:pStyle w:val="i0"/>
      </w:pPr>
      <w:r w:rsidRPr="00FC2810">
        <w:tab/>
        <w:t>iv.</w:t>
      </w:r>
      <w:r w:rsidRPr="00FC2810">
        <w:tab/>
        <w:t>a completed LSP rap disclosure form</w:t>
      </w:r>
      <w:r>
        <w:t>.</w:t>
      </w:r>
    </w:p>
    <w:p w14:paraId="2F985623" w14:textId="77777777" w:rsidR="00095BF7" w:rsidRPr="00095BF7" w:rsidRDefault="00095BF7" w:rsidP="00095BF7">
      <w:pPr>
        <w:pStyle w:val="LACNote"/>
        <w:ind w:left="720" w:right="763" w:firstLine="0"/>
      </w:pPr>
      <w:r w:rsidRPr="00095BF7">
        <w:t xml:space="preserve">NOTE: A response from the LSP is typically generated in 15-21 business days from the date payment is entered into the LSP receipt system. Upon receipt of this information, a final determination from the LDR is typically generated in an additional 3-5 business days. </w:t>
      </w:r>
    </w:p>
    <w:p w14:paraId="022D4553" w14:textId="77777777" w:rsidR="00095BF7" w:rsidRPr="00CD464A" w:rsidRDefault="00095BF7" w:rsidP="00095BF7">
      <w:pPr>
        <w:pStyle w:val="AuthorityNote"/>
      </w:pPr>
      <w:r w:rsidRPr="00CD464A">
        <w:t>AUTHORITY NOTE:</w:t>
      </w:r>
      <w:r w:rsidRPr="00CD464A">
        <w:tab/>
        <w:t>Promulgated in accordance with R.S. 15:587(1)(h), R.S. 47:6007 and R.S. 47:1511.</w:t>
      </w:r>
    </w:p>
    <w:p w14:paraId="1DC93501" w14:textId="77777777" w:rsidR="00D2306D" w:rsidRDefault="00095BF7" w:rsidP="00095BF7">
      <w:pPr>
        <w:pStyle w:val="HistoricalNote"/>
      </w:pPr>
      <w:r w:rsidRPr="00CD464A">
        <w:t>HISTORICAL NOTE:</w:t>
      </w:r>
      <w:r w:rsidRPr="00CD464A">
        <w:tab/>
        <w:t xml:space="preserve">Promulgated by the Department of Revenue, </w:t>
      </w:r>
      <w:r>
        <w:t xml:space="preserve">Policy Services Division, </w:t>
      </w:r>
      <w:r w:rsidRPr="00CD464A">
        <w:t>LR 4</w:t>
      </w:r>
      <w:r>
        <w:t>3</w:t>
      </w:r>
      <w:r w:rsidRPr="00CD464A">
        <w:t>:</w:t>
      </w:r>
      <w:r>
        <w:t>342 (February 2017).</w:t>
      </w:r>
    </w:p>
    <w:p w14:paraId="4B033584" w14:textId="77777777" w:rsidR="00A571EF" w:rsidRPr="00BF641E" w:rsidRDefault="00A571EF" w:rsidP="00A571EF">
      <w:pPr>
        <w:pStyle w:val="Chapter"/>
      </w:pPr>
      <w:bookmarkStart w:id="1706" w:name="_Toc238197826"/>
      <w:r w:rsidRPr="00BF641E">
        <w:t>Chapter 29.</w:t>
      </w:r>
      <w:r w:rsidRPr="00BF641E">
        <w:tab/>
        <w:t>Louisiana Sales and Use Tax Commission for Remote Sellers</w:t>
      </w:r>
      <w:bookmarkEnd w:id="1706"/>
    </w:p>
    <w:p w14:paraId="5528E4BD" w14:textId="77777777" w:rsidR="00A571EF" w:rsidRPr="00BF641E" w:rsidRDefault="00A571EF" w:rsidP="00A571EF">
      <w:pPr>
        <w:pStyle w:val="Section"/>
      </w:pPr>
      <w:bookmarkStart w:id="1707" w:name="_Toc238197827"/>
      <w:r w:rsidRPr="00BF641E">
        <w:t>§2901.</w:t>
      </w:r>
      <w:r w:rsidRPr="00BF641E">
        <w:tab/>
        <w:t>Definitions</w:t>
      </w:r>
      <w:bookmarkEnd w:id="1707"/>
    </w:p>
    <w:p w14:paraId="1CDC140F" w14:textId="77777777" w:rsidR="00A571EF" w:rsidRPr="00BF641E" w:rsidRDefault="00A571EF" w:rsidP="00A571EF">
      <w:pPr>
        <w:pStyle w:val="A"/>
      </w:pPr>
      <w:r w:rsidRPr="00BF641E">
        <w:t>A.</w:t>
      </w:r>
      <w:r w:rsidRPr="00BF641E">
        <w:tab/>
        <w:t xml:space="preserve">The terms not otherwise defined in this Chapter shall be defined as provided in R.S. 47:301(4)(m) and R.S. 47:339 unless another definition is specifically modified. </w:t>
      </w:r>
    </w:p>
    <w:p w14:paraId="41FA3E6B" w14:textId="77777777" w:rsidR="00A571EF" w:rsidRPr="00BF641E" w:rsidRDefault="00A571EF" w:rsidP="00A571EF">
      <w:pPr>
        <w:pStyle w:val="A"/>
      </w:pPr>
      <w:r>
        <w:t>B.</w:t>
      </w:r>
      <w:r>
        <w:tab/>
      </w:r>
      <w:r w:rsidRPr="00BF641E">
        <w:t xml:space="preserve">In this </w:t>
      </w:r>
      <w:r>
        <w:t>C</w:t>
      </w:r>
      <w:r w:rsidRPr="00BF641E">
        <w:t>hapter, the following terms shall have the meanings provided herein, unless the context clearly indicates otherwise.</w:t>
      </w:r>
    </w:p>
    <w:p w14:paraId="383966D6" w14:textId="77777777" w:rsidR="00A571EF" w:rsidRPr="00BF641E" w:rsidRDefault="00A571EF" w:rsidP="00A571EF">
      <w:pPr>
        <w:pStyle w:val="1"/>
      </w:pPr>
      <w:r w:rsidRPr="00BF641E">
        <w:rPr>
          <w:i/>
        </w:rPr>
        <w:t>Commission</w:t>
      </w:r>
      <w:r w:rsidRPr="00BF641E">
        <w:t>—the Louisiana Sales and Use Tax Commission for Remote Sellers.</w:t>
      </w:r>
    </w:p>
    <w:p w14:paraId="0D2B0307" w14:textId="77777777" w:rsidR="00A571EF" w:rsidRPr="00BF641E" w:rsidRDefault="00A571EF" w:rsidP="00A571EF">
      <w:pPr>
        <w:pStyle w:val="1"/>
      </w:pPr>
      <w:r w:rsidRPr="00BF641E">
        <w:rPr>
          <w:i/>
        </w:rPr>
        <w:t>Local Taxing Authority</w:t>
      </w:r>
      <w:r w:rsidRPr="00BF641E">
        <w:t>—those parishes, municipalities, special tax districts, political subdivisions, parish governing bodies, and school boards, who are authorized under the provisions of the Constitution of Louisiana, the Louisiana Revised Statutes of 1950 and jurisprudence to levy and collect local sales and use taxes.</w:t>
      </w:r>
    </w:p>
    <w:p w14:paraId="461FCA81" w14:textId="77777777" w:rsidR="00A571EF" w:rsidRPr="00BF641E" w:rsidRDefault="00A571EF" w:rsidP="00A571EF">
      <w:pPr>
        <w:pStyle w:val="1"/>
      </w:pPr>
      <w:r w:rsidRPr="00BF641E">
        <w:rPr>
          <w:i/>
        </w:rPr>
        <w:t>Remote Sales</w:t>
      </w:r>
      <w:r w:rsidRPr="00BF641E">
        <w:t>—sales, delivered into Louisiana, made by a remote seller.</w:t>
      </w:r>
    </w:p>
    <w:p w14:paraId="4CA8A216" w14:textId="77777777" w:rsidR="00A571EF" w:rsidRPr="00BF641E" w:rsidRDefault="00A571EF" w:rsidP="00A571EF">
      <w:pPr>
        <w:pStyle w:val="1"/>
      </w:pPr>
      <w:r w:rsidRPr="00BF641E">
        <w:rPr>
          <w:i/>
        </w:rPr>
        <w:t>Remote Seller(s)</w:t>
      </w:r>
      <w:r w:rsidRPr="00BF641E">
        <w:t>—a seller who sells for sale at retail, use, consumption, distribution, or for storage to be used for consumption or distribution any taxable tangible personal property, products transferred electronically, or services for delivery within Louisiana but who lacks physical presence in Louisiana, and is not considered a dealer as defined by R.S. 47:301(4)(a) through (l).</w:t>
      </w:r>
    </w:p>
    <w:p w14:paraId="7C5EFD0E" w14:textId="77777777" w:rsidR="00A571EF" w:rsidRPr="00BF641E" w:rsidRDefault="00A571EF" w:rsidP="00A571EF">
      <w:pPr>
        <w:pStyle w:val="AuthorityNote"/>
      </w:pPr>
      <w:r w:rsidRPr="00BF641E">
        <w:t>AUTHORITY NOTE:</w:t>
      </w:r>
      <w:r w:rsidRPr="00BF641E">
        <w:tab/>
        <w:t>Promulgated in accordance with R.S. 47:340(F).</w:t>
      </w:r>
    </w:p>
    <w:p w14:paraId="631F04D6" w14:textId="77777777" w:rsidR="00A571EF" w:rsidRPr="00BF641E" w:rsidRDefault="00A571EF" w:rsidP="00A571EF">
      <w:pPr>
        <w:pStyle w:val="HistoricalNote"/>
        <w:rPr>
          <w:highlight w:val="yellow"/>
        </w:rPr>
      </w:pPr>
      <w:r w:rsidRPr="00BF641E">
        <w:t>HISTORICAL NOTE:</w:t>
      </w:r>
      <w:r w:rsidRPr="00BF641E">
        <w:tab/>
        <w:t xml:space="preserve">Promulgated by the </w:t>
      </w:r>
      <w:r w:rsidRPr="00CE3356">
        <w:t>Department of Revenue</w:t>
      </w:r>
      <w:r>
        <w:t xml:space="preserve">, </w:t>
      </w:r>
      <w:r w:rsidRPr="00BF641E">
        <w:t>Sales and Use Tax Commission for Remote Sellers</w:t>
      </w:r>
      <w:r>
        <w:t>, LR 46</w:t>
      </w:r>
      <w:r w:rsidRPr="00BF641E">
        <w:t>:</w:t>
      </w:r>
      <w:r>
        <w:t>45 (January 2020).</w:t>
      </w:r>
      <w:r>
        <w:rPr>
          <w:highlight w:val="yellow"/>
        </w:rPr>
        <w:t xml:space="preserve"> </w:t>
      </w:r>
    </w:p>
    <w:p w14:paraId="38095E3C" w14:textId="77777777" w:rsidR="00A571EF" w:rsidRPr="00BF641E" w:rsidRDefault="00A571EF" w:rsidP="00A571EF">
      <w:pPr>
        <w:pStyle w:val="Section"/>
      </w:pPr>
      <w:bookmarkStart w:id="1708" w:name="_Toc238197828"/>
      <w:r w:rsidRPr="00BF641E">
        <w:t>§2903.</w:t>
      </w:r>
      <w:r>
        <w:tab/>
      </w:r>
      <w:r w:rsidRPr="00BF641E">
        <w:t>Commission Policy Statements and Guidance</w:t>
      </w:r>
      <w:bookmarkEnd w:id="1708"/>
    </w:p>
    <w:p w14:paraId="5A70EB21" w14:textId="77777777" w:rsidR="00A571EF" w:rsidRPr="00BF641E" w:rsidRDefault="00A571EF" w:rsidP="00A571EF">
      <w:pPr>
        <w:pStyle w:val="A"/>
      </w:pPr>
      <w:r w:rsidRPr="00BF641E">
        <w:t>A.</w:t>
      </w:r>
      <w:r w:rsidRPr="00BF641E">
        <w:tab/>
        <w:t>Purpose</w:t>
      </w:r>
    </w:p>
    <w:p w14:paraId="38F927D5" w14:textId="77777777" w:rsidR="00A571EF" w:rsidRPr="00BF641E" w:rsidRDefault="00A571EF" w:rsidP="00A571EF">
      <w:pPr>
        <w:pStyle w:val="1"/>
      </w:pPr>
      <w:r w:rsidRPr="00BF641E">
        <w:t>1.</w:t>
      </w:r>
      <w:r w:rsidRPr="00BF641E">
        <w:tab/>
        <w:t xml:space="preserve">This </w:t>
      </w:r>
      <w:r>
        <w:t>R</w:t>
      </w:r>
      <w:r w:rsidRPr="00BF641E">
        <w:t>ule defines the types of policy statements that may be issued and the procedures for issuing them.</w:t>
      </w:r>
      <w:r>
        <w:t xml:space="preserve"> </w:t>
      </w:r>
      <w:r w:rsidRPr="00BF641E">
        <w:t>Policy statements provide guidance to communicate the</w:t>
      </w:r>
      <w:r>
        <w:t xml:space="preserve"> </w:t>
      </w:r>
      <w:r w:rsidRPr="00BF641E">
        <w:t>commission’s position and ensure the correct, consistent and fair enforcement of tax laws.</w:t>
      </w:r>
      <w:r>
        <w:t xml:space="preserve"> </w:t>
      </w:r>
    </w:p>
    <w:p w14:paraId="4979DDDC" w14:textId="77777777" w:rsidR="00A571EF" w:rsidRPr="00BF641E" w:rsidRDefault="00A571EF" w:rsidP="00A571EF">
      <w:pPr>
        <w:pStyle w:val="1"/>
      </w:pPr>
      <w:r w:rsidRPr="00BF641E">
        <w:t>2.</w:t>
      </w:r>
      <w:r w:rsidRPr="00BF641E">
        <w:tab/>
        <w:t>The commission will issue the following policy statements:</w:t>
      </w:r>
    </w:p>
    <w:p w14:paraId="634125B3" w14:textId="77777777" w:rsidR="00A571EF" w:rsidRPr="00BF641E" w:rsidRDefault="00A571EF" w:rsidP="00A571EF">
      <w:pPr>
        <w:pStyle w:val="a0"/>
      </w:pPr>
      <w:r w:rsidRPr="00BF641E">
        <w:t>a.</w:t>
      </w:r>
      <w:r w:rsidRPr="00BF641E">
        <w:tab/>
        <w:t>rules adopted according to the Administrative Procedure Act;</w:t>
      </w:r>
    </w:p>
    <w:p w14:paraId="555029A1" w14:textId="77777777" w:rsidR="00A571EF" w:rsidRPr="00BF641E" w:rsidRDefault="00A571EF" w:rsidP="00A571EF">
      <w:pPr>
        <w:pStyle w:val="a0"/>
      </w:pPr>
      <w:r w:rsidRPr="00BF641E">
        <w:t>b.</w:t>
      </w:r>
      <w:r w:rsidRPr="00BF641E">
        <w:tab/>
        <w:t>policy and procedure memoranda;</w:t>
      </w:r>
    </w:p>
    <w:p w14:paraId="7F59EB03" w14:textId="77777777" w:rsidR="00A571EF" w:rsidRPr="00BF641E" w:rsidRDefault="00A571EF" w:rsidP="00A571EF">
      <w:pPr>
        <w:pStyle w:val="a0"/>
      </w:pPr>
      <w:r w:rsidRPr="00BF641E">
        <w:t>c.</w:t>
      </w:r>
      <w:r w:rsidRPr="00BF641E">
        <w:tab/>
        <w:t>declaratory rulings:</w:t>
      </w:r>
    </w:p>
    <w:p w14:paraId="3799D703" w14:textId="77777777" w:rsidR="00A571EF" w:rsidRPr="00BF641E" w:rsidRDefault="00A571EF" w:rsidP="00A571EF">
      <w:pPr>
        <w:pStyle w:val="i0"/>
      </w:pPr>
      <w:r>
        <w:tab/>
      </w:r>
      <w:r w:rsidRPr="00BF641E">
        <w:t>i.</w:t>
      </w:r>
      <w:r w:rsidRPr="00BF641E">
        <w:tab/>
        <w:t xml:space="preserve">private letter rulings; </w:t>
      </w:r>
    </w:p>
    <w:p w14:paraId="23DA70EC" w14:textId="77777777" w:rsidR="00A571EF" w:rsidRPr="00BF641E" w:rsidRDefault="00A571EF" w:rsidP="00A571EF">
      <w:pPr>
        <w:pStyle w:val="i0"/>
      </w:pPr>
      <w:r>
        <w:tab/>
      </w:r>
      <w:r w:rsidRPr="00BF641E">
        <w:t>ii.</w:t>
      </w:r>
      <w:r w:rsidRPr="00BF641E">
        <w:tab/>
        <w:t>commission rulings; and</w:t>
      </w:r>
    </w:p>
    <w:p w14:paraId="0E2AD79E" w14:textId="77777777" w:rsidR="00A571EF" w:rsidRPr="00BF641E" w:rsidRDefault="00A571EF" w:rsidP="00A571EF">
      <w:pPr>
        <w:pStyle w:val="i0"/>
      </w:pPr>
      <w:r>
        <w:tab/>
      </w:r>
      <w:r w:rsidRPr="00BF641E">
        <w:t>iii.</w:t>
      </w:r>
      <w:r w:rsidRPr="00BF641E">
        <w:tab/>
        <w:t>statements of acquiescence or nonacquiescense;</w:t>
      </w:r>
    </w:p>
    <w:p w14:paraId="1C9E7FA0" w14:textId="77777777" w:rsidR="00A571EF" w:rsidRPr="00BF641E" w:rsidRDefault="00A571EF" w:rsidP="00A571EF">
      <w:pPr>
        <w:pStyle w:val="a0"/>
      </w:pPr>
      <w:r w:rsidRPr="00BF641E">
        <w:t>d.</w:t>
      </w:r>
      <w:r w:rsidRPr="00BF641E">
        <w:tab/>
        <w:t>commission information bulletins; and</w:t>
      </w:r>
    </w:p>
    <w:p w14:paraId="0792CB96" w14:textId="77777777" w:rsidR="00A571EF" w:rsidRPr="00BF641E" w:rsidRDefault="00A571EF" w:rsidP="00A571EF">
      <w:pPr>
        <w:pStyle w:val="a0"/>
      </w:pPr>
      <w:r w:rsidRPr="00BF641E">
        <w:t>e.</w:t>
      </w:r>
      <w:r w:rsidRPr="00BF641E">
        <w:tab/>
        <w:t>informal advice.</w:t>
      </w:r>
    </w:p>
    <w:p w14:paraId="2598DE49" w14:textId="77777777" w:rsidR="00A571EF" w:rsidRPr="00BF641E" w:rsidRDefault="00A571EF" w:rsidP="00A571EF">
      <w:pPr>
        <w:pStyle w:val="1"/>
      </w:pPr>
      <w:r w:rsidRPr="00BF641E">
        <w:t>3.</w:t>
      </w:r>
      <w:r w:rsidRPr="00BF641E">
        <w:tab/>
        <w:t>All policy statements or guidance issued by the commission are binding regarding only the state and local taxes collected by the commission.</w:t>
      </w:r>
    </w:p>
    <w:p w14:paraId="7494511C" w14:textId="77777777" w:rsidR="00A571EF" w:rsidRPr="00BF641E" w:rsidRDefault="00A571EF" w:rsidP="00A571EF">
      <w:pPr>
        <w:pStyle w:val="A"/>
      </w:pPr>
      <w:r w:rsidRPr="00BF641E">
        <w:t>B.</w:t>
      </w:r>
      <w:r w:rsidRPr="00BF641E">
        <w:tab/>
        <w:t>Distinguishing Rules from Other Policy Statements</w:t>
      </w:r>
    </w:p>
    <w:p w14:paraId="78F8A105" w14:textId="77777777" w:rsidR="00A571EF" w:rsidRPr="00BF641E" w:rsidRDefault="00A571EF" w:rsidP="00A571EF">
      <w:pPr>
        <w:pStyle w:val="1"/>
      </w:pPr>
      <w:r w:rsidRPr="00BF641E">
        <w:t>1.</w:t>
      </w:r>
      <w:r w:rsidRPr="00BF641E">
        <w:tab/>
        <w:t>Rules are adopted in accordance with Louisiana's Administrative Procedure Act (APA), R.S. 49:950 et seq., and the APA is the authoritative guide as to when a rule is required.</w:t>
      </w:r>
    </w:p>
    <w:p w14:paraId="754634C6" w14:textId="77777777" w:rsidR="00A571EF" w:rsidRPr="00BF641E" w:rsidRDefault="00A571EF" w:rsidP="00A571EF">
      <w:pPr>
        <w:pStyle w:val="1"/>
      </w:pPr>
      <w:r w:rsidRPr="00BF641E">
        <w:t>2.</w:t>
      </w:r>
      <w:r w:rsidRPr="00BF641E">
        <w:tab/>
      </w:r>
      <w:r w:rsidRPr="00CE3356">
        <w:t>The APA excepts</w:t>
      </w:r>
      <w:r w:rsidRPr="00BF641E">
        <w:t xml:space="preserve"> agency statements, guides, or requirements for conduct or action that regulate the internal management of the agency from the def</w:t>
      </w:r>
      <w:r>
        <w:t>inition of a Rule [</w:t>
      </w:r>
      <w:r w:rsidRPr="00BF641E">
        <w:t>R.S. 49:951(6)</w:t>
      </w:r>
      <w:r>
        <w:t>]</w:t>
      </w:r>
      <w:r w:rsidRPr="00BF641E">
        <w:t>. Policy and Procedure Memoranda are issued under this exception.</w:t>
      </w:r>
    </w:p>
    <w:p w14:paraId="216388CB" w14:textId="77777777" w:rsidR="00A571EF" w:rsidRPr="00BF641E" w:rsidRDefault="00A571EF" w:rsidP="00A571EF">
      <w:pPr>
        <w:pStyle w:val="1"/>
      </w:pPr>
      <w:r w:rsidRPr="00BF641E">
        <w:t>3.</w:t>
      </w:r>
      <w:r w:rsidRPr="00BF641E">
        <w:tab/>
        <w:t>The APA also provides that “The fact that a statement of policy or an interpretation of a statute is made in the decision of a case or in an agency decision upon or disposition of a particular matter as applied to a specific set of facts involved does not render the same a rule within this definition or constitute specific adoption thereof by the agency so as to be required to be issued and filed as provided i</w:t>
      </w:r>
      <w:r>
        <w:t>n this Subsection” [</w:t>
      </w:r>
      <w:r w:rsidRPr="00BF641E">
        <w:t>R.S. 49:951(7)</w:t>
      </w:r>
      <w:r>
        <w:t>]</w:t>
      </w:r>
      <w:r w:rsidRPr="00BF641E">
        <w:t>. The term Rule “does not include d</w:t>
      </w:r>
      <w:r>
        <w:t>eclaratory rulings or orders.” [</w:t>
      </w:r>
      <w:r w:rsidRPr="00BF641E">
        <w:t>R.S. 4</w:t>
      </w:r>
      <w:r>
        <w:t>9:951(6)]</w:t>
      </w:r>
      <w:r w:rsidRPr="00BF641E">
        <w:t xml:space="preserve">. Declaratory </w:t>
      </w:r>
      <w:r>
        <w:t>r</w:t>
      </w:r>
      <w:r w:rsidRPr="00BF641E">
        <w:t>ulings are issued under these exceptions.</w:t>
      </w:r>
    </w:p>
    <w:p w14:paraId="028386C7" w14:textId="77777777" w:rsidR="00A571EF" w:rsidRPr="00BF641E" w:rsidRDefault="00A571EF" w:rsidP="00A571EF">
      <w:pPr>
        <w:pStyle w:val="1"/>
      </w:pPr>
      <w:r w:rsidRPr="00BF641E">
        <w:t>4.</w:t>
      </w:r>
      <w:r w:rsidRPr="00BF641E">
        <w:tab/>
        <w:t>General information may be disseminated and general assistance provided, but remote sellers are only bound by statutes and regulations that have the force and effect of law. Commission information bulletins and informal advice offered to remote sellers do not establish legal requirements.</w:t>
      </w:r>
    </w:p>
    <w:p w14:paraId="0AD62829" w14:textId="77777777" w:rsidR="00A571EF" w:rsidRPr="00BF641E" w:rsidRDefault="00A571EF" w:rsidP="00A571EF">
      <w:pPr>
        <w:pStyle w:val="1"/>
      </w:pPr>
      <w:r w:rsidRPr="00BF641E">
        <w:t>5.</w:t>
      </w:r>
      <w:r w:rsidRPr="00BF641E">
        <w:tab/>
        <w:t xml:space="preserve">Within the parameters set forth by the APA, Title 47, and other applicable laws, discretion may be used to </w:t>
      </w:r>
      <w:r w:rsidRPr="00BF641E">
        <w:lastRenderedPageBreak/>
        <w:t>determine if policy guidance is needed and the type of policy guidance to be issued.</w:t>
      </w:r>
    </w:p>
    <w:p w14:paraId="54CF5249" w14:textId="77777777" w:rsidR="00A571EF" w:rsidRPr="00BF641E" w:rsidRDefault="00A571EF" w:rsidP="00A571EF">
      <w:pPr>
        <w:pStyle w:val="1"/>
      </w:pPr>
      <w:r w:rsidRPr="00BF641E">
        <w:t>6.</w:t>
      </w:r>
      <w:r w:rsidRPr="00BF641E">
        <w:tab/>
        <w:t>Reasons for issuing a rule may include:</w:t>
      </w:r>
    </w:p>
    <w:p w14:paraId="30949D7E" w14:textId="77777777" w:rsidR="00A571EF" w:rsidRPr="00BF641E" w:rsidRDefault="00A571EF" w:rsidP="00A571EF">
      <w:pPr>
        <w:pStyle w:val="a0"/>
      </w:pPr>
      <w:r w:rsidRPr="00BF641E">
        <w:t>a.</w:t>
      </w:r>
      <w:r w:rsidRPr="00BF641E">
        <w:tab/>
        <w:t>the law or current rules are not clear and the issue affects many people;</w:t>
      </w:r>
    </w:p>
    <w:p w14:paraId="506AB34E" w14:textId="77777777" w:rsidR="00A571EF" w:rsidRPr="00BF641E" w:rsidRDefault="00A571EF" w:rsidP="00A571EF">
      <w:pPr>
        <w:pStyle w:val="a0"/>
      </w:pPr>
      <w:r w:rsidRPr="00BF641E">
        <w:t>b.</w:t>
      </w:r>
      <w:r w:rsidRPr="00BF641E">
        <w:tab/>
        <w:t>there is inconsistency in the treatment of a tax issue among remote sellers;</w:t>
      </w:r>
    </w:p>
    <w:p w14:paraId="286D8A95" w14:textId="77777777" w:rsidR="00A571EF" w:rsidRPr="00BF641E" w:rsidRDefault="00A571EF" w:rsidP="00A571EF">
      <w:pPr>
        <w:pStyle w:val="a0"/>
      </w:pPr>
      <w:r w:rsidRPr="00BF641E">
        <w:t>c.</w:t>
      </w:r>
      <w:r w:rsidRPr="00BF641E">
        <w:tab/>
        <w:t>the procedures a remote seller should follow to comply with the law are undefined, unclear, or inconsistently followed;</w:t>
      </w:r>
    </w:p>
    <w:p w14:paraId="0D6A4867" w14:textId="77777777" w:rsidR="00A571EF" w:rsidRPr="00BF641E" w:rsidRDefault="00A571EF" w:rsidP="00A571EF">
      <w:pPr>
        <w:pStyle w:val="a0"/>
      </w:pPr>
      <w:r w:rsidRPr="00BF641E">
        <w:t>d.</w:t>
      </w:r>
      <w:r w:rsidRPr="00BF641E">
        <w:tab/>
        <w:t>a request for a private letter ruling from one remote seller concerns an issue that may affect many;</w:t>
      </w:r>
    </w:p>
    <w:p w14:paraId="41685BD4" w14:textId="77777777" w:rsidR="00A571EF" w:rsidRPr="00BF641E" w:rsidRDefault="00A571EF" w:rsidP="00A571EF">
      <w:pPr>
        <w:pStyle w:val="a0"/>
      </w:pPr>
      <w:r w:rsidRPr="00BF641E">
        <w:t>e.</w:t>
      </w:r>
      <w:r w:rsidRPr="00BF641E">
        <w:tab/>
        <w:t>a request for policy guidance from employees concerns an issue that may affect many remote sellers; or</w:t>
      </w:r>
    </w:p>
    <w:p w14:paraId="5B97A7A2" w14:textId="77777777" w:rsidR="00A571EF" w:rsidRPr="00BF641E" w:rsidRDefault="00A571EF" w:rsidP="00A571EF">
      <w:pPr>
        <w:pStyle w:val="a0"/>
      </w:pPr>
      <w:r w:rsidRPr="00BF641E">
        <w:t>f.</w:t>
      </w:r>
      <w:r w:rsidRPr="00BF641E">
        <w:tab/>
        <w:t>issuance of a rule will assist the public in meeting its legal obligations in an effective and efficient manner.</w:t>
      </w:r>
    </w:p>
    <w:p w14:paraId="6406E6F6" w14:textId="77777777" w:rsidR="00A571EF" w:rsidRPr="00BF641E" w:rsidRDefault="00A571EF" w:rsidP="00A571EF">
      <w:pPr>
        <w:pStyle w:val="1"/>
      </w:pPr>
      <w:r w:rsidRPr="00BF641E">
        <w:t>7.</w:t>
      </w:r>
      <w:r w:rsidRPr="00BF641E">
        <w:tab/>
        <w:t>Reasons for not issuing a rule may include:</w:t>
      </w:r>
    </w:p>
    <w:p w14:paraId="77D767E5" w14:textId="77777777" w:rsidR="00A571EF" w:rsidRPr="00BF641E" w:rsidRDefault="00A571EF" w:rsidP="00A571EF">
      <w:pPr>
        <w:pStyle w:val="a0"/>
      </w:pPr>
      <w:r w:rsidRPr="00BF641E">
        <w:t>a.</w:t>
      </w:r>
      <w:r w:rsidRPr="00BF641E">
        <w:tab/>
        <w:t>the matter affects only one remote seller;</w:t>
      </w:r>
    </w:p>
    <w:p w14:paraId="1DB9B80D" w14:textId="77777777" w:rsidR="00A571EF" w:rsidRPr="00BF641E" w:rsidRDefault="00A571EF" w:rsidP="00A571EF">
      <w:pPr>
        <w:pStyle w:val="a0"/>
      </w:pPr>
      <w:r w:rsidRPr="00BF641E">
        <w:t>b.</w:t>
      </w:r>
      <w:r w:rsidRPr="00BF641E">
        <w:tab/>
        <w:t>the law is clear;</w:t>
      </w:r>
    </w:p>
    <w:p w14:paraId="78D687F0" w14:textId="77777777" w:rsidR="00A571EF" w:rsidRPr="00BF641E" w:rsidRDefault="00A571EF" w:rsidP="00A571EF">
      <w:pPr>
        <w:pStyle w:val="a0"/>
      </w:pPr>
      <w:r w:rsidRPr="00BF641E">
        <w:t>c.</w:t>
      </w:r>
      <w:r w:rsidRPr="00BF641E">
        <w:tab/>
        <w:t>a statutory change is more desirable; or</w:t>
      </w:r>
    </w:p>
    <w:p w14:paraId="5929EB63" w14:textId="77777777" w:rsidR="00A571EF" w:rsidRPr="00BF641E" w:rsidRDefault="00A571EF" w:rsidP="00A571EF">
      <w:pPr>
        <w:pStyle w:val="a0"/>
      </w:pPr>
      <w:r w:rsidRPr="00BF641E">
        <w:t>d.</w:t>
      </w:r>
      <w:r w:rsidRPr="00BF641E">
        <w:tab/>
        <w:t>the matter may best be handled by another means.</w:t>
      </w:r>
    </w:p>
    <w:p w14:paraId="38380FB4" w14:textId="77777777" w:rsidR="00A571EF" w:rsidRPr="00BF641E" w:rsidRDefault="00A571EF" w:rsidP="00A571EF">
      <w:pPr>
        <w:pStyle w:val="A"/>
      </w:pPr>
      <w:r w:rsidRPr="00BF641E">
        <w:t>C.</w:t>
      </w:r>
      <w:r w:rsidRPr="00BF641E">
        <w:tab/>
        <w:t>Declaratory Rulings</w:t>
      </w:r>
    </w:p>
    <w:p w14:paraId="59BF44F4" w14:textId="77777777" w:rsidR="00A571EF" w:rsidRPr="00BF641E" w:rsidRDefault="00A571EF" w:rsidP="00A571EF">
      <w:pPr>
        <w:pStyle w:val="1"/>
      </w:pPr>
      <w:r w:rsidRPr="00BF641E">
        <w:t>1.</w:t>
      </w:r>
      <w:r w:rsidRPr="00BF641E">
        <w:tab/>
        <w:t xml:space="preserve">Declaratory </w:t>
      </w:r>
      <w:r>
        <w:t>r</w:t>
      </w:r>
      <w:r w:rsidRPr="00BF641E">
        <w:t xml:space="preserve">ulings are statements pertaining to a specific set of facts to provide guidance for commission employees and remote sellers. Declaratory </w:t>
      </w:r>
      <w:r>
        <w:t>r</w:t>
      </w:r>
      <w:r w:rsidRPr="00BF641E">
        <w:t>ulings, policy and procedure memoranda, commission information bulletins, and informal advice are not agency or commission rules and are not binding on the public.</w:t>
      </w:r>
    </w:p>
    <w:p w14:paraId="19C5394E" w14:textId="77777777" w:rsidR="00A571EF" w:rsidRPr="00BF641E" w:rsidRDefault="00A571EF" w:rsidP="00A571EF">
      <w:pPr>
        <w:pStyle w:val="1"/>
      </w:pPr>
      <w:r w:rsidRPr="00BF641E">
        <w:t>2.</w:t>
      </w:r>
      <w:r w:rsidRPr="00BF641E">
        <w:tab/>
        <w:t>The following types of declaratory rulings will be issued with a uniform format and numbering system. Each declaratory ruling will indicate the date the ruling was issued, a summary title of what the ruling addresses (subject heading), whether it replaces, modifies, or supersedes a previous policy statement, applicable references and authority, a statement of scope, and other pertinent information.</w:t>
      </w:r>
    </w:p>
    <w:p w14:paraId="3E34380F" w14:textId="77777777" w:rsidR="00A571EF" w:rsidRPr="00BF641E" w:rsidRDefault="00A571EF" w:rsidP="00A571EF">
      <w:pPr>
        <w:pStyle w:val="a0"/>
      </w:pPr>
      <w:r w:rsidRPr="00BF641E">
        <w:t>a.</w:t>
      </w:r>
      <w:r w:rsidRPr="00BF641E">
        <w:tab/>
        <w:t>Private Letter Rulings</w:t>
      </w:r>
    </w:p>
    <w:p w14:paraId="74575F4D" w14:textId="77777777" w:rsidR="00A571EF" w:rsidRPr="00BF641E" w:rsidRDefault="00A571EF" w:rsidP="00A571EF">
      <w:pPr>
        <w:pStyle w:val="i0"/>
      </w:pPr>
      <w:r>
        <w:tab/>
      </w:r>
      <w:r w:rsidRPr="00BF641E">
        <w:t>i.</w:t>
      </w:r>
      <w:r w:rsidRPr="00BF641E">
        <w:tab/>
        <w:t>Private letter rulings (PLR) provide guidance to a specific remote seller at the remote seller’s request. It is a written statement issued to apply principles of law to a specific set of facts or a particular tax situation. A PLR does not have the force and effect of law.</w:t>
      </w:r>
    </w:p>
    <w:p w14:paraId="56F01498" w14:textId="77777777" w:rsidR="00A571EF" w:rsidRPr="00BF641E" w:rsidRDefault="00A571EF" w:rsidP="00A571EF">
      <w:pPr>
        <w:pStyle w:val="i0"/>
      </w:pPr>
      <w:r>
        <w:tab/>
      </w:r>
      <w:r w:rsidRPr="00BF641E">
        <w:t>ii.</w:t>
      </w:r>
      <w:r w:rsidRPr="00BF641E">
        <w:tab/>
        <w:t>A PLR is not binding on the person who requested it or on any other remote seller. It is binding on the commission only as to that remote seller and only if the facts provided were truthful and complete and the transaction was carried out as proposed. It continues as authority for the commission's position unless a subsequent declaratory ruling, rule, court case, or statute supersedes it.</w:t>
      </w:r>
    </w:p>
    <w:p w14:paraId="5352DC5E" w14:textId="77777777" w:rsidR="00A571EF" w:rsidRPr="00BF641E" w:rsidRDefault="00A571EF" w:rsidP="00A571EF">
      <w:pPr>
        <w:pStyle w:val="i0"/>
      </w:pPr>
      <w:r>
        <w:tab/>
      </w:r>
      <w:r w:rsidRPr="00BF641E">
        <w:t>iii.</w:t>
      </w:r>
      <w:r w:rsidRPr="00BF641E">
        <w:tab/>
        <w:t>Requests for PLR are submitted to the commission by an identified remote seller, or the remote seller’s representative who has a power of attorney. Requests must contain the following information:</w:t>
      </w:r>
    </w:p>
    <w:p w14:paraId="2CDCD120" w14:textId="77777777" w:rsidR="00A571EF" w:rsidRPr="00BF641E" w:rsidRDefault="00A571EF" w:rsidP="00A571EF">
      <w:pPr>
        <w:pStyle w:val="a1"/>
      </w:pPr>
      <w:r w:rsidRPr="00BF641E">
        <w:t>(a).</w:t>
      </w:r>
      <w:r w:rsidRPr="00BF641E">
        <w:tab/>
        <w:t>name, address, and telephone number of person requesting the advisory opinion;</w:t>
      </w:r>
    </w:p>
    <w:p w14:paraId="2E4F7D56" w14:textId="77777777" w:rsidR="00A571EF" w:rsidRPr="00BF641E" w:rsidRDefault="00A571EF" w:rsidP="00A571EF">
      <w:pPr>
        <w:pStyle w:val="a1"/>
      </w:pPr>
      <w:r w:rsidRPr="00BF641E">
        <w:t>(b).</w:t>
      </w:r>
      <w:r w:rsidRPr="00BF641E">
        <w:tab/>
        <w:t>a power of attorney, if the remote seller is represented by a third party;</w:t>
      </w:r>
    </w:p>
    <w:p w14:paraId="3A88155F" w14:textId="77777777" w:rsidR="00A571EF" w:rsidRPr="00BF641E" w:rsidRDefault="00A571EF" w:rsidP="00A571EF">
      <w:pPr>
        <w:pStyle w:val="a1"/>
      </w:pPr>
      <w:r w:rsidRPr="00BF641E">
        <w:t>(c).</w:t>
      </w:r>
      <w:r w:rsidRPr="00BF641E">
        <w:tab/>
        <w:t>specific questions to be answered or issues to be addressed;</w:t>
      </w:r>
    </w:p>
    <w:p w14:paraId="11A8C225" w14:textId="77777777" w:rsidR="00A571EF" w:rsidRPr="00BF641E" w:rsidRDefault="00A571EF" w:rsidP="00A571EF">
      <w:pPr>
        <w:pStyle w:val="a1"/>
      </w:pPr>
      <w:r w:rsidRPr="00BF641E">
        <w:t>(d).</w:t>
      </w:r>
      <w:r w:rsidRPr="00BF641E">
        <w:tab/>
        <w:t>complete statement of all relevant facts;</w:t>
      </w:r>
    </w:p>
    <w:p w14:paraId="122CB6BF" w14:textId="77777777" w:rsidR="00A571EF" w:rsidRPr="00BF641E" w:rsidRDefault="00A571EF" w:rsidP="00A571EF">
      <w:pPr>
        <w:pStyle w:val="a1"/>
      </w:pPr>
      <w:r w:rsidRPr="00BF641E">
        <w:t>(e).</w:t>
      </w:r>
      <w:r w:rsidRPr="00BF641E">
        <w:tab/>
        <w:t>citations to or copies of relevant statutes, regulations, court decisions, advisory opinions, or other authority that appear to support the remote seller’s position;</w:t>
      </w:r>
    </w:p>
    <w:p w14:paraId="586B84CB" w14:textId="77777777" w:rsidR="00A571EF" w:rsidRPr="00BF641E" w:rsidRDefault="00A571EF" w:rsidP="00A571EF">
      <w:pPr>
        <w:pStyle w:val="a1"/>
      </w:pPr>
      <w:r w:rsidRPr="00BF641E">
        <w:t>(f).</w:t>
      </w:r>
      <w:r w:rsidRPr="00BF641E">
        <w:tab/>
        <w:t>copies of relevant documents such as account statements, workpapers, reports, invoices, etc.; and</w:t>
      </w:r>
    </w:p>
    <w:p w14:paraId="2FD23D8F" w14:textId="77777777" w:rsidR="00A571EF" w:rsidRPr="00BF641E" w:rsidRDefault="00A571EF" w:rsidP="00A571EF">
      <w:pPr>
        <w:pStyle w:val="a1"/>
      </w:pPr>
      <w:r w:rsidRPr="00BF641E">
        <w:t>(g).</w:t>
      </w:r>
      <w:r w:rsidRPr="00BF641E">
        <w:tab/>
        <w:t>a statement attesting:</w:t>
      </w:r>
    </w:p>
    <w:p w14:paraId="2F905A50" w14:textId="77777777" w:rsidR="00A571EF" w:rsidRPr="00BF641E" w:rsidRDefault="00A571EF" w:rsidP="00A571EF">
      <w:pPr>
        <w:pStyle w:val="i"/>
      </w:pPr>
      <w:r>
        <w:tab/>
      </w:r>
      <w:r w:rsidRPr="00BF641E">
        <w:t>(i).</w:t>
      </w:r>
      <w:r w:rsidRPr="00BF641E">
        <w:tab/>
        <w:t>whether the remote seller requesting the opinion has the same issue under audit or appeal with the commission or any other taxing or revenue authority;</w:t>
      </w:r>
    </w:p>
    <w:p w14:paraId="4FE56DDA" w14:textId="77777777" w:rsidR="00A571EF" w:rsidRPr="00BF641E" w:rsidRDefault="00A571EF" w:rsidP="00A571EF">
      <w:pPr>
        <w:pStyle w:val="i"/>
      </w:pPr>
      <w:r>
        <w:tab/>
      </w:r>
      <w:r w:rsidRPr="00BF641E">
        <w:t>(ii).</w:t>
      </w:r>
      <w:r w:rsidRPr="00BF641E">
        <w:tab/>
        <w:t>if the remote seller requesting the opinion has been notified that an examination or audit is pending;</w:t>
      </w:r>
    </w:p>
    <w:p w14:paraId="2FB42647" w14:textId="77777777" w:rsidR="00A571EF" w:rsidRPr="00BF641E" w:rsidRDefault="00A571EF" w:rsidP="00A571EF">
      <w:pPr>
        <w:pStyle w:val="i"/>
      </w:pPr>
      <w:r>
        <w:tab/>
      </w:r>
      <w:r w:rsidRPr="00BF641E">
        <w:t>(iii).</w:t>
      </w:r>
      <w:r w:rsidRPr="00BF641E">
        <w:tab/>
        <w:t>if the remote seller requesting the opinion is litigating the issue;</w:t>
      </w:r>
    </w:p>
    <w:p w14:paraId="2D2D42B8" w14:textId="77777777" w:rsidR="00A571EF" w:rsidRPr="00BF641E" w:rsidRDefault="00A571EF" w:rsidP="00A571EF">
      <w:pPr>
        <w:pStyle w:val="i"/>
      </w:pPr>
      <w:r>
        <w:tab/>
      </w:r>
      <w:r w:rsidRPr="00BF641E">
        <w:t>(iv).</w:t>
      </w:r>
      <w:r w:rsidRPr="00BF641E">
        <w:tab/>
        <w:t>if the commission, or any other taxing or revenue authority, has previously issued an advisory opinion on the same issue (with copy attached); and</w:t>
      </w:r>
    </w:p>
    <w:p w14:paraId="3C6546EA" w14:textId="77777777" w:rsidR="00A571EF" w:rsidRPr="00BF641E" w:rsidRDefault="00A571EF" w:rsidP="00A571EF">
      <w:pPr>
        <w:pStyle w:val="i"/>
      </w:pPr>
      <w:r>
        <w:tab/>
      </w:r>
      <w:r w:rsidRPr="00BF641E">
        <w:t>(v).</w:t>
      </w:r>
      <w:r w:rsidRPr="00BF641E">
        <w:tab/>
        <w:t>if the Attorney General's Office has been, or will be, requested to issue an opinion concerning the issue; and</w:t>
      </w:r>
    </w:p>
    <w:p w14:paraId="145E5015" w14:textId="77777777" w:rsidR="00A571EF" w:rsidRPr="00BF641E" w:rsidRDefault="00A571EF" w:rsidP="00A571EF">
      <w:pPr>
        <w:pStyle w:val="i"/>
      </w:pPr>
      <w:r>
        <w:tab/>
      </w:r>
      <w:r w:rsidRPr="00BF641E">
        <w:t>(vi).</w:t>
      </w:r>
      <w:r w:rsidRPr="00BF641E">
        <w:tab/>
        <w:t>that, prior to the issuance of a PLR, if the requesting remote seller is notified of a pending examination or audit by the commission or other taxing or revenue authority, they will notify the commission of the pending examination.</w:t>
      </w:r>
    </w:p>
    <w:p w14:paraId="0132FDA4" w14:textId="77777777" w:rsidR="00A571EF" w:rsidRPr="00BF641E" w:rsidRDefault="00A571EF" w:rsidP="00A571EF">
      <w:pPr>
        <w:pStyle w:val="i0"/>
      </w:pPr>
      <w:r>
        <w:tab/>
      </w:r>
      <w:r w:rsidRPr="00BF641E">
        <w:t>iv.</w:t>
      </w:r>
      <w:r w:rsidRPr="00BF641E">
        <w:tab/>
        <w:t>PLRs may be published but only after all remote seller identifying information has been removed and measures are taken to protect taxpayer confidentiality.</w:t>
      </w:r>
    </w:p>
    <w:p w14:paraId="1C391F0C" w14:textId="77777777" w:rsidR="00A571EF" w:rsidRPr="00BF641E" w:rsidRDefault="00A571EF" w:rsidP="00A571EF">
      <w:pPr>
        <w:pStyle w:val="i0"/>
      </w:pPr>
      <w:r>
        <w:tab/>
      </w:r>
      <w:r w:rsidRPr="00BF641E">
        <w:t>v.</w:t>
      </w:r>
      <w:r w:rsidRPr="00BF641E">
        <w:tab/>
        <w:t>A PLR request may not be used to delay or interrupt an audit.</w:t>
      </w:r>
    </w:p>
    <w:p w14:paraId="5668D81D" w14:textId="77777777" w:rsidR="00A571EF" w:rsidRPr="00BF641E" w:rsidRDefault="00A571EF" w:rsidP="00A571EF">
      <w:pPr>
        <w:pStyle w:val="i0"/>
      </w:pPr>
      <w:r>
        <w:tab/>
      </w:r>
      <w:r w:rsidRPr="00BF641E">
        <w:t>vi.</w:t>
      </w:r>
      <w:r w:rsidRPr="00BF641E">
        <w:tab/>
        <w:t>Reasons for issuing a private letter ruling may include:</w:t>
      </w:r>
    </w:p>
    <w:p w14:paraId="0F37C431" w14:textId="77777777" w:rsidR="00A571EF" w:rsidRPr="00BF641E" w:rsidRDefault="00A571EF" w:rsidP="00A571EF">
      <w:pPr>
        <w:pStyle w:val="a1"/>
      </w:pPr>
      <w:r w:rsidRPr="00BF641E">
        <w:t>(a).</w:t>
      </w:r>
      <w:r w:rsidRPr="00BF641E">
        <w:tab/>
        <w:t>it has been requested by an identified remote seller, or the remote seller’s representative who has a power of attorney; and</w:t>
      </w:r>
    </w:p>
    <w:p w14:paraId="696E39F4" w14:textId="77777777" w:rsidR="00A571EF" w:rsidRPr="00BF641E" w:rsidRDefault="00A571EF" w:rsidP="00A571EF">
      <w:pPr>
        <w:pStyle w:val="a1"/>
      </w:pPr>
      <w:r w:rsidRPr="00BF641E">
        <w:t>(b).</w:t>
      </w:r>
      <w:r w:rsidRPr="00BF641E">
        <w:tab/>
        <w:t>the law and regulations are not clear.</w:t>
      </w:r>
    </w:p>
    <w:p w14:paraId="44B241A6" w14:textId="77777777" w:rsidR="00A571EF" w:rsidRPr="00BF641E" w:rsidRDefault="00A571EF" w:rsidP="00A571EF">
      <w:pPr>
        <w:pStyle w:val="i0"/>
      </w:pPr>
      <w:r>
        <w:tab/>
      </w:r>
      <w:r w:rsidRPr="00BF641E">
        <w:t>vii.</w:t>
      </w:r>
      <w:r w:rsidRPr="00BF641E">
        <w:tab/>
        <w:t>Reasons for not issuing a private letter ruling may include:</w:t>
      </w:r>
    </w:p>
    <w:p w14:paraId="058D4863" w14:textId="77777777" w:rsidR="00A571EF" w:rsidRPr="00BF641E" w:rsidRDefault="00A571EF" w:rsidP="00A571EF">
      <w:pPr>
        <w:pStyle w:val="a1"/>
      </w:pPr>
      <w:r w:rsidRPr="00BF641E">
        <w:t>(a).</w:t>
      </w:r>
      <w:r w:rsidRPr="00BF641E">
        <w:tab/>
        <w:t>the law and regulations are clear;</w:t>
      </w:r>
    </w:p>
    <w:p w14:paraId="181EB198" w14:textId="77777777" w:rsidR="00A571EF" w:rsidRPr="00BF641E" w:rsidRDefault="00A571EF" w:rsidP="00A571EF">
      <w:pPr>
        <w:pStyle w:val="a1"/>
      </w:pPr>
      <w:r w:rsidRPr="00BF641E">
        <w:lastRenderedPageBreak/>
        <w:t>(b).</w:t>
      </w:r>
      <w:r w:rsidRPr="00BF641E">
        <w:tab/>
        <w:t>a rule would be more appropriate under the APA;</w:t>
      </w:r>
    </w:p>
    <w:p w14:paraId="6C8FCD76" w14:textId="77777777" w:rsidR="00A571EF" w:rsidRPr="00BF641E" w:rsidRDefault="00A571EF" w:rsidP="00A571EF">
      <w:pPr>
        <w:pStyle w:val="a1"/>
      </w:pPr>
      <w:r w:rsidRPr="00BF641E">
        <w:t>(c).</w:t>
      </w:r>
      <w:r w:rsidRPr="00BF641E">
        <w:tab/>
        <w:t>the inquiry concerns alternative treatments or purely hypothetical situations;</w:t>
      </w:r>
    </w:p>
    <w:p w14:paraId="63CA1F60" w14:textId="77777777" w:rsidR="00A571EF" w:rsidRPr="00BF641E" w:rsidRDefault="00A571EF" w:rsidP="00A571EF">
      <w:pPr>
        <w:pStyle w:val="a1"/>
      </w:pPr>
      <w:r w:rsidRPr="00BF641E">
        <w:t>(d).</w:t>
      </w:r>
      <w:r w:rsidRPr="00BF641E">
        <w:tab/>
        <w:t>the inquiry concerns matters scheduled for audit or in audit, appeal, or litigation;</w:t>
      </w:r>
    </w:p>
    <w:p w14:paraId="5C229B49" w14:textId="77777777" w:rsidR="00A571EF" w:rsidRPr="00BF641E" w:rsidRDefault="00A571EF" w:rsidP="00A571EF">
      <w:pPr>
        <w:pStyle w:val="a1"/>
      </w:pPr>
      <w:r w:rsidRPr="00BF641E">
        <w:t>(e).</w:t>
      </w:r>
      <w:r w:rsidRPr="00BF641E">
        <w:tab/>
        <w:t>the inquiry concerns an issue that is being litigated or may be litigated in the near future;</w:t>
      </w:r>
    </w:p>
    <w:p w14:paraId="36AC3190" w14:textId="77777777" w:rsidR="00A571EF" w:rsidRPr="00BF641E" w:rsidRDefault="00A571EF" w:rsidP="00A571EF">
      <w:pPr>
        <w:pStyle w:val="a1"/>
      </w:pPr>
      <w:r w:rsidRPr="00BF641E">
        <w:t>(f).</w:t>
      </w:r>
      <w:r w:rsidRPr="00BF641E">
        <w:tab/>
        <w:t xml:space="preserve">the request is incomplete because it does not contain all of the information required by §2903.C.2.a.iii; </w:t>
      </w:r>
    </w:p>
    <w:p w14:paraId="06F62653" w14:textId="77777777" w:rsidR="00A571EF" w:rsidRPr="00BF641E" w:rsidRDefault="00A571EF" w:rsidP="00A571EF">
      <w:pPr>
        <w:pStyle w:val="a1"/>
      </w:pPr>
      <w:r w:rsidRPr="00BF641E">
        <w:t>(g).</w:t>
      </w:r>
      <w:r w:rsidRPr="00BF641E">
        <w:tab/>
        <w:t>the request can best be handled by another means; or</w:t>
      </w:r>
    </w:p>
    <w:p w14:paraId="2C28FCCB" w14:textId="77777777" w:rsidR="00A571EF" w:rsidRPr="00BF641E" w:rsidRDefault="00A571EF" w:rsidP="00A571EF">
      <w:pPr>
        <w:pStyle w:val="a1"/>
      </w:pPr>
      <w:r w:rsidRPr="00BF641E">
        <w:t>(h).</w:t>
      </w:r>
      <w:r w:rsidRPr="00BF641E">
        <w:tab/>
        <w:t>the requesting remote seller withdraws the request at any point prior to issuance of the PLR.</w:t>
      </w:r>
    </w:p>
    <w:p w14:paraId="3B76CBE4" w14:textId="77777777" w:rsidR="00A571EF" w:rsidRPr="00BF641E" w:rsidRDefault="00A571EF" w:rsidP="00A571EF">
      <w:pPr>
        <w:pStyle w:val="a0"/>
      </w:pPr>
      <w:r w:rsidRPr="00BF641E">
        <w:t>b.</w:t>
      </w:r>
      <w:r w:rsidRPr="00BF641E">
        <w:tab/>
        <w:t>Commission Rulings</w:t>
      </w:r>
    </w:p>
    <w:p w14:paraId="5778C2FE" w14:textId="77777777" w:rsidR="00A571EF" w:rsidRPr="00BF641E" w:rsidRDefault="00A571EF" w:rsidP="00A571EF">
      <w:pPr>
        <w:pStyle w:val="i0"/>
      </w:pPr>
      <w:r>
        <w:tab/>
      </w:r>
      <w:r w:rsidRPr="00BF641E">
        <w:t>i.</w:t>
      </w:r>
      <w:r w:rsidRPr="00BF641E">
        <w:tab/>
        <w:t>A commission ruling provides guidance to the public and employees.</w:t>
      </w:r>
    </w:p>
    <w:p w14:paraId="4EDD69F5" w14:textId="77777777" w:rsidR="00A571EF" w:rsidRPr="00BF641E" w:rsidRDefault="00A571EF" w:rsidP="00A571EF">
      <w:pPr>
        <w:pStyle w:val="a1"/>
      </w:pPr>
      <w:r w:rsidRPr="00BF641E">
        <w:t>(a).</w:t>
      </w:r>
      <w:r w:rsidRPr="00BF641E">
        <w:tab/>
        <w:t>It is a written statement issued to apply principles of law to a specific set of facts.</w:t>
      </w:r>
    </w:p>
    <w:p w14:paraId="1F36B41F" w14:textId="77777777" w:rsidR="00A571EF" w:rsidRPr="00BF641E" w:rsidRDefault="00A571EF" w:rsidP="00A571EF">
      <w:pPr>
        <w:pStyle w:val="a1"/>
      </w:pPr>
      <w:r w:rsidRPr="00BF641E">
        <w:t>(b).</w:t>
      </w:r>
      <w:r w:rsidRPr="00BF641E">
        <w:tab/>
        <w:t>A commission ruling does not have the force and effect of law and is not binding on the public. It is a statement of the commission's position and is binding on the commission until superseded or modified by a subsequent change in statute, regulation, declaratory ruling, or court decision.</w:t>
      </w:r>
    </w:p>
    <w:p w14:paraId="10A8D41E" w14:textId="77777777" w:rsidR="00A571EF" w:rsidRPr="00BF641E" w:rsidRDefault="00A571EF" w:rsidP="00A571EF">
      <w:pPr>
        <w:pStyle w:val="a1"/>
      </w:pPr>
      <w:r w:rsidRPr="00BF641E">
        <w:t>(c).</w:t>
      </w:r>
      <w:r w:rsidRPr="00BF641E">
        <w:tab/>
        <w:t>A commission ruling is requested by commission members or employees, who provide a complete factual and legal background similar to that required of remote sellers requesting a private letter ruling.</w:t>
      </w:r>
    </w:p>
    <w:p w14:paraId="37DE47FC" w14:textId="77777777" w:rsidR="00A571EF" w:rsidRPr="00BF641E" w:rsidRDefault="00A571EF" w:rsidP="00A571EF">
      <w:pPr>
        <w:pStyle w:val="a1"/>
      </w:pPr>
      <w:r w:rsidRPr="00BF641E">
        <w:t>(d).</w:t>
      </w:r>
      <w:r w:rsidRPr="00BF641E">
        <w:tab/>
        <w:t>A commission ruling request cannot be used to delay or interrupt an audit.</w:t>
      </w:r>
    </w:p>
    <w:p w14:paraId="657C5427" w14:textId="77777777" w:rsidR="00A571EF" w:rsidRPr="00BF641E" w:rsidRDefault="00A571EF" w:rsidP="00A571EF">
      <w:pPr>
        <w:pStyle w:val="i0"/>
      </w:pPr>
      <w:r>
        <w:tab/>
      </w:r>
      <w:r w:rsidRPr="00BF641E">
        <w:t>ii.</w:t>
      </w:r>
      <w:r w:rsidRPr="00BF641E">
        <w:tab/>
        <w:t>Temporary commission rulings may be issued when necessary due to time constraints or emerging issues.</w:t>
      </w:r>
    </w:p>
    <w:p w14:paraId="6DB5528D" w14:textId="77777777" w:rsidR="00A571EF" w:rsidRPr="00BF641E" w:rsidRDefault="00A571EF" w:rsidP="00A571EF">
      <w:pPr>
        <w:pStyle w:val="a1"/>
      </w:pPr>
      <w:r w:rsidRPr="00BF641E">
        <w:t>(a).</w:t>
      </w:r>
      <w:r w:rsidRPr="00BF641E">
        <w:tab/>
        <w:t>Temporary commission rulings must clearly state their lack of finality and once a final commission ruling is issued, the temporary commission ruling is superseded.</w:t>
      </w:r>
    </w:p>
    <w:p w14:paraId="602CEB20" w14:textId="77777777" w:rsidR="00A571EF" w:rsidRPr="00BF641E" w:rsidRDefault="00A571EF" w:rsidP="00A571EF">
      <w:pPr>
        <w:pStyle w:val="a1"/>
      </w:pPr>
      <w:r w:rsidRPr="00BF641E">
        <w:t>(b).</w:t>
      </w:r>
      <w:r w:rsidRPr="00BF641E">
        <w:tab/>
        <w:t>If the final commission ruling reaches a different conclusion than the temporary commission ruling, the commission will honor whichever ruling is more favorable to the remote seller, but only for those transactions that occurred after the temporary commission ruling was issued and before the final commission ruling.</w:t>
      </w:r>
    </w:p>
    <w:p w14:paraId="364506DD" w14:textId="77777777" w:rsidR="00A571EF" w:rsidRPr="00BF641E" w:rsidRDefault="00A571EF" w:rsidP="00A571EF">
      <w:pPr>
        <w:pStyle w:val="i0"/>
      </w:pPr>
      <w:r>
        <w:tab/>
      </w:r>
      <w:r w:rsidRPr="00BF641E">
        <w:t>iii.</w:t>
      </w:r>
      <w:r w:rsidRPr="00BF641E">
        <w:tab/>
        <w:t>Reasons for issuing a commission ruling may include:</w:t>
      </w:r>
    </w:p>
    <w:p w14:paraId="112516C4" w14:textId="77777777" w:rsidR="00A571EF" w:rsidRPr="00BF641E" w:rsidRDefault="00A571EF" w:rsidP="00A571EF">
      <w:pPr>
        <w:pStyle w:val="a1"/>
      </w:pPr>
      <w:r w:rsidRPr="00BF641E">
        <w:t>(a).</w:t>
      </w:r>
      <w:r w:rsidRPr="00BF641E">
        <w:tab/>
        <w:t>to provide an official interpretation of rules, regulations, statutes, court cases, Board of Tax Appeals decisions, or any other sources of law as to a specific set of facts;</w:t>
      </w:r>
    </w:p>
    <w:p w14:paraId="56E725CF" w14:textId="77777777" w:rsidR="00A571EF" w:rsidRPr="00BF641E" w:rsidRDefault="00A571EF" w:rsidP="00A571EF">
      <w:pPr>
        <w:pStyle w:val="a1"/>
      </w:pPr>
      <w:r w:rsidRPr="00BF641E">
        <w:t>(b).</w:t>
      </w:r>
      <w:r w:rsidRPr="00BF641E">
        <w:tab/>
        <w:t>to serve as guidance to remote sellers, tax practitioners, and employees if the law or regulations are not clear as to a specific set of facts.</w:t>
      </w:r>
    </w:p>
    <w:p w14:paraId="7CA25069" w14:textId="77777777" w:rsidR="00A571EF" w:rsidRPr="00BF641E" w:rsidRDefault="00A571EF" w:rsidP="00A571EF">
      <w:pPr>
        <w:pStyle w:val="i0"/>
      </w:pPr>
      <w:r>
        <w:tab/>
      </w:r>
      <w:r w:rsidRPr="00BF641E">
        <w:t>iv.</w:t>
      </w:r>
      <w:r w:rsidRPr="00BF641E">
        <w:tab/>
        <w:t>Reasons for not issuing a commission ruling may include:</w:t>
      </w:r>
    </w:p>
    <w:p w14:paraId="79F3C0A8" w14:textId="77777777" w:rsidR="00A571EF" w:rsidRPr="00BF641E" w:rsidRDefault="00A571EF" w:rsidP="00A571EF">
      <w:pPr>
        <w:pStyle w:val="a1"/>
      </w:pPr>
      <w:r w:rsidRPr="00BF641E">
        <w:t>(a).</w:t>
      </w:r>
      <w:r w:rsidRPr="00BF641E">
        <w:tab/>
        <w:t>the law and regulations are clear;</w:t>
      </w:r>
    </w:p>
    <w:p w14:paraId="1732D842" w14:textId="77777777" w:rsidR="00A571EF" w:rsidRPr="00BF641E" w:rsidRDefault="00A571EF" w:rsidP="00A571EF">
      <w:pPr>
        <w:pStyle w:val="a1"/>
      </w:pPr>
      <w:r w:rsidRPr="00BF641E">
        <w:t>(b).</w:t>
      </w:r>
      <w:r w:rsidRPr="00BF641E">
        <w:tab/>
        <w:t>a rule would be more appropriate under the APA;</w:t>
      </w:r>
    </w:p>
    <w:p w14:paraId="149F0CC2" w14:textId="77777777" w:rsidR="00A571EF" w:rsidRPr="00BF641E" w:rsidRDefault="00A571EF" w:rsidP="00A571EF">
      <w:pPr>
        <w:pStyle w:val="a1"/>
      </w:pPr>
      <w:r w:rsidRPr="00BF641E">
        <w:t>(c).</w:t>
      </w:r>
      <w:r w:rsidRPr="00BF641E">
        <w:tab/>
        <w:t>the inquiry concerns an issue that is being litigated or may be litigated in the near future;</w:t>
      </w:r>
    </w:p>
    <w:p w14:paraId="34B92B78" w14:textId="77777777" w:rsidR="00A571EF" w:rsidRPr="00BF641E" w:rsidRDefault="00A571EF" w:rsidP="00A571EF">
      <w:pPr>
        <w:pStyle w:val="a1"/>
      </w:pPr>
      <w:r w:rsidRPr="00BF641E">
        <w:t>(d).</w:t>
      </w:r>
      <w:r w:rsidRPr="00BF641E">
        <w:tab/>
        <w:t>the facts contain information that could identify a remote seller and the remote seller has not consented to publication of the commission ruling or there are other confidentiality concerns; and</w:t>
      </w:r>
    </w:p>
    <w:p w14:paraId="3EC56EE3" w14:textId="77777777" w:rsidR="00A571EF" w:rsidRPr="00BF641E" w:rsidRDefault="00A571EF" w:rsidP="00A571EF">
      <w:pPr>
        <w:pStyle w:val="a1"/>
      </w:pPr>
      <w:r w:rsidRPr="00BF641E">
        <w:t>(e).</w:t>
      </w:r>
      <w:r w:rsidRPr="00BF641E">
        <w:tab/>
        <w:t>the request can best be handled by another means.</w:t>
      </w:r>
    </w:p>
    <w:p w14:paraId="373BE191" w14:textId="77777777" w:rsidR="00A571EF" w:rsidRPr="00BF641E" w:rsidRDefault="00A571EF" w:rsidP="00A571EF">
      <w:pPr>
        <w:pStyle w:val="a0"/>
      </w:pPr>
      <w:r w:rsidRPr="00BF641E">
        <w:t>c.</w:t>
      </w:r>
      <w:r w:rsidRPr="00BF641E">
        <w:tab/>
        <w:t>Statements of Acquiescence or Nonacquiescence</w:t>
      </w:r>
    </w:p>
    <w:p w14:paraId="0F494F1F" w14:textId="77777777" w:rsidR="00A571EF" w:rsidRPr="00BF641E" w:rsidRDefault="00A571EF" w:rsidP="00A571EF">
      <w:pPr>
        <w:pStyle w:val="i0"/>
      </w:pPr>
      <w:r>
        <w:tab/>
      </w:r>
      <w:r w:rsidRPr="00BF641E">
        <w:t>i.</w:t>
      </w:r>
      <w:r w:rsidRPr="00BF641E">
        <w:tab/>
        <w:t>A statement of acquiescence or nonacquiescence (SA/SNA) is intended to provide guidance to the public and to employees.</w:t>
      </w:r>
    </w:p>
    <w:p w14:paraId="0A6D0AC4" w14:textId="77777777" w:rsidR="00A571EF" w:rsidRPr="00BF641E" w:rsidRDefault="00A571EF" w:rsidP="00A571EF">
      <w:pPr>
        <w:pStyle w:val="i0"/>
      </w:pPr>
      <w:r>
        <w:tab/>
      </w:r>
      <w:r w:rsidRPr="00BF641E">
        <w:t>ii.</w:t>
      </w:r>
      <w:r w:rsidRPr="00BF641E">
        <w:tab/>
        <w:t>A SA/SNA is a written statement issued to announce the commission’s acceptance or rejection of specific unfavorable court or administrative decisions. If a decision covers several disputed issues, a SA/SNA may apply to just one of them, or more, as specified.</w:t>
      </w:r>
    </w:p>
    <w:p w14:paraId="1442C504" w14:textId="77777777" w:rsidR="00A571EF" w:rsidRPr="00BF641E" w:rsidRDefault="00A571EF" w:rsidP="00A571EF">
      <w:pPr>
        <w:pStyle w:val="i0"/>
      </w:pPr>
      <w:r>
        <w:tab/>
      </w:r>
      <w:r w:rsidRPr="00BF641E">
        <w:t>iii.</w:t>
      </w:r>
      <w:r w:rsidRPr="00BF641E">
        <w:tab/>
        <w:t>A SA/SNA is not binding on the public, but is binding on the commission unless superseded by a later SA/SNA, declaratory ruling, rule, statute, or court case.</w:t>
      </w:r>
    </w:p>
    <w:p w14:paraId="608CECB0" w14:textId="77777777" w:rsidR="00A571EF" w:rsidRPr="00BF641E" w:rsidRDefault="00A571EF" w:rsidP="00A571EF">
      <w:pPr>
        <w:pStyle w:val="i0"/>
      </w:pPr>
      <w:r>
        <w:tab/>
      </w:r>
      <w:r w:rsidRPr="00BF641E">
        <w:t>iv.</w:t>
      </w:r>
      <w:r w:rsidRPr="00BF641E">
        <w:tab/>
        <w:t>If the commission acquiesces, these guidelines will be followed.</w:t>
      </w:r>
    </w:p>
    <w:p w14:paraId="19610BA9" w14:textId="77777777" w:rsidR="00A571EF" w:rsidRPr="00BF641E" w:rsidRDefault="00A571EF" w:rsidP="00A571EF">
      <w:pPr>
        <w:pStyle w:val="a1"/>
      </w:pPr>
      <w:r w:rsidRPr="00BF641E">
        <w:t>(a).</w:t>
      </w:r>
      <w:r w:rsidRPr="00BF641E">
        <w:tab/>
        <w:t>In cases that are substantially the same as the facts, the same result will be reached by commission officials and may be relied on by employees and remote sellers. Remote sellers must be careful to apply acquiescence to the same or substantially the same facts. Acquiescence does not mean agreement with the court's reasoning; simply that the commission will abide by it.</w:t>
      </w:r>
    </w:p>
    <w:p w14:paraId="3B08FF34" w14:textId="77777777" w:rsidR="00A571EF" w:rsidRPr="00BF641E" w:rsidRDefault="00A571EF" w:rsidP="00A571EF">
      <w:pPr>
        <w:pStyle w:val="a1"/>
      </w:pPr>
      <w:r w:rsidRPr="00BF641E">
        <w:t>(b).</w:t>
      </w:r>
      <w:r w:rsidRPr="00BF641E">
        <w:tab/>
        <w:t>The commission may acquiesce in the result only, which only concedes the litigation with that particular remote seller. The issue may still be pursued with other remote sellers. This indicates that the commission will likely seek out another opportunity to litigate the issue with the hope of having the issue addressed by an authoritative court.</w:t>
      </w:r>
    </w:p>
    <w:p w14:paraId="63333931" w14:textId="77777777" w:rsidR="00A571EF" w:rsidRPr="00BF641E" w:rsidRDefault="00A571EF" w:rsidP="00A571EF">
      <w:pPr>
        <w:pStyle w:val="a1"/>
      </w:pPr>
      <w:r w:rsidRPr="00BF641E">
        <w:t>(c).</w:t>
      </w:r>
      <w:r w:rsidRPr="00BF641E">
        <w:tab/>
        <w:t>The commission may consider any of the following factors in deciding whether to issue a statement of acquiescence or nonacquiescence:</w:t>
      </w:r>
    </w:p>
    <w:p w14:paraId="3F25FBB2" w14:textId="77777777" w:rsidR="00A571EF" w:rsidRPr="00BF641E" w:rsidRDefault="00A571EF" w:rsidP="00A571EF">
      <w:pPr>
        <w:pStyle w:val="i"/>
      </w:pPr>
      <w:r>
        <w:tab/>
      </w:r>
      <w:r w:rsidRPr="00BF641E">
        <w:t>(i).</w:t>
      </w:r>
      <w:r w:rsidRPr="00BF641E">
        <w:tab/>
        <w:t>whether the issue in the court or administrative decision affects many remote sellers;</w:t>
      </w:r>
    </w:p>
    <w:p w14:paraId="2F35AEE9" w14:textId="77777777" w:rsidR="00A571EF" w:rsidRPr="00BF641E" w:rsidRDefault="00A571EF" w:rsidP="00A571EF">
      <w:pPr>
        <w:pStyle w:val="i"/>
      </w:pPr>
      <w:r>
        <w:tab/>
      </w:r>
      <w:r w:rsidRPr="00BF641E">
        <w:t>(ii).</w:t>
      </w:r>
      <w:r w:rsidRPr="00BF641E">
        <w:tab/>
        <w:t>whether the issue is one of fact or law, or a mixed question;</w:t>
      </w:r>
    </w:p>
    <w:p w14:paraId="3983F2EB" w14:textId="77777777" w:rsidR="00A571EF" w:rsidRPr="00BF641E" w:rsidRDefault="00A571EF" w:rsidP="00A571EF">
      <w:pPr>
        <w:pStyle w:val="i"/>
      </w:pPr>
      <w:r>
        <w:tab/>
      </w:r>
      <w:r w:rsidRPr="00BF641E">
        <w:t>(iii).</w:t>
      </w:r>
      <w:r w:rsidRPr="00BF641E">
        <w:tab/>
        <w:t>whether the decision is binding statewide with no statement needed;</w:t>
      </w:r>
    </w:p>
    <w:p w14:paraId="160AE5C9" w14:textId="77777777" w:rsidR="00A571EF" w:rsidRPr="00BF641E" w:rsidRDefault="00A571EF" w:rsidP="00A571EF">
      <w:pPr>
        <w:pStyle w:val="i"/>
      </w:pPr>
      <w:r>
        <w:tab/>
      </w:r>
      <w:r w:rsidRPr="00BF641E">
        <w:t>(iv).</w:t>
      </w:r>
      <w:r w:rsidRPr="00BF641E">
        <w:tab/>
        <w:t>whether other cases on the same or a similar issue are pending;</w:t>
      </w:r>
    </w:p>
    <w:p w14:paraId="3B1DFD47" w14:textId="77777777" w:rsidR="00A571EF" w:rsidRPr="00BF641E" w:rsidRDefault="00A571EF" w:rsidP="00A571EF">
      <w:pPr>
        <w:pStyle w:val="i"/>
      </w:pPr>
      <w:r>
        <w:lastRenderedPageBreak/>
        <w:tab/>
      </w:r>
      <w:r w:rsidRPr="00BF641E">
        <w:t>(v).</w:t>
      </w:r>
      <w:r w:rsidRPr="00BF641E">
        <w:tab/>
        <w:t>whether cases in other jurisdictions have been decided, and in whose favor;</w:t>
      </w:r>
    </w:p>
    <w:p w14:paraId="088A5B8C" w14:textId="77777777" w:rsidR="00A571EF" w:rsidRPr="00BF641E" w:rsidRDefault="00A571EF" w:rsidP="00A571EF">
      <w:pPr>
        <w:pStyle w:val="i"/>
      </w:pPr>
      <w:r>
        <w:tab/>
      </w:r>
      <w:r w:rsidRPr="00BF641E">
        <w:t>(vi).</w:t>
      </w:r>
      <w:r w:rsidRPr="00BF641E">
        <w:tab/>
        <w:t>the cost of litigation as it relates to that issue, as well as overall;</w:t>
      </w:r>
    </w:p>
    <w:p w14:paraId="3EE6B9AA" w14:textId="77777777" w:rsidR="00A571EF" w:rsidRPr="00BF641E" w:rsidRDefault="00A571EF" w:rsidP="00A571EF">
      <w:pPr>
        <w:pStyle w:val="i"/>
      </w:pPr>
      <w:r>
        <w:tab/>
      </w:r>
      <w:r w:rsidRPr="00BF641E">
        <w:t>(vii).</w:t>
      </w:r>
      <w:r w:rsidRPr="00BF641E">
        <w:tab/>
        <w:t>the clarity of the applicable statutes and regulations on the disputed issue;</w:t>
      </w:r>
    </w:p>
    <w:p w14:paraId="346D8441" w14:textId="77777777" w:rsidR="00A571EF" w:rsidRPr="00BF641E" w:rsidRDefault="00A571EF" w:rsidP="00A571EF">
      <w:pPr>
        <w:pStyle w:val="i"/>
      </w:pPr>
      <w:r>
        <w:tab/>
      </w:r>
      <w:r w:rsidRPr="00BF641E">
        <w:t>(viii).</w:t>
      </w:r>
      <w:r w:rsidRPr="00BF641E">
        <w:tab/>
        <w:t>the soundness of the reasoning of the decision; or</w:t>
      </w:r>
    </w:p>
    <w:p w14:paraId="68776EC1" w14:textId="77777777" w:rsidR="00A571EF" w:rsidRPr="00BF641E" w:rsidRDefault="00A571EF" w:rsidP="00A571EF">
      <w:pPr>
        <w:pStyle w:val="i"/>
      </w:pPr>
      <w:r>
        <w:tab/>
      </w:r>
      <w:r w:rsidRPr="00BF641E">
        <w:t>(ix).</w:t>
      </w:r>
      <w:r w:rsidRPr="00BF641E">
        <w:tab/>
        <w:t>the likelihood of success if the commission relitigates the issue.</w:t>
      </w:r>
    </w:p>
    <w:p w14:paraId="48E0C458" w14:textId="77777777" w:rsidR="00A571EF" w:rsidRPr="00BF641E" w:rsidRDefault="00A571EF" w:rsidP="00A571EF">
      <w:pPr>
        <w:pStyle w:val="A"/>
      </w:pPr>
      <w:r w:rsidRPr="00BF641E">
        <w:t>D.</w:t>
      </w:r>
      <w:r w:rsidRPr="00BF641E">
        <w:tab/>
        <w:t>Other Types of Policy Guidance</w:t>
      </w:r>
    </w:p>
    <w:p w14:paraId="71D942D3" w14:textId="77777777" w:rsidR="00A571EF" w:rsidRPr="00BF641E" w:rsidRDefault="00A571EF" w:rsidP="00A571EF">
      <w:pPr>
        <w:pStyle w:val="1"/>
      </w:pPr>
      <w:r w:rsidRPr="00BF641E">
        <w:t>1.</w:t>
      </w:r>
      <w:r w:rsidRPr="00BF641E">
        <w:tab/>
        <w:t>Policy and Procedure Memorandum</w:t>
      </w:r>
    </w:p>
    <w:p w14:paraId="36E59735" w14:textId="77777777" w:rsidR="00A571EF" w:rsidRPr="00BF641E" w:rsidRDefault="00A571EF" w:rsidP="00A571EF">
      <w:pPr>
        <w:pStyle w:val="a0"/>
      </w:pPr>
      <w:r w:rsidRPr="00BF641E">
        <w:t>a.</w:t>
      </w:r>
      <w:r w:rsidRPr="00BF641E">
        <w:tab/>
        <w:t xml:space="preserve">A </w:t>
      </w:r>
      <w:r>
        <w:t>p</w:t>
      </w:r>
      <w:r w:rsidRPr="00BF641E">
        <w:t xml:space="preserve">olicy and </w:t>
      </w:r>
      <w:r>
        <w:t>p</w:t>
      </w:r>
      <w:r w:rsidRPr="00BF641E">
        <w:t xml:space="preserve">rocedure </w:t>
      </w:r>
      <w:r>
        <w:t>m</w:t>
      </w:r>
      <w:r w:rsidRPr="00BF641E">
        <w:t>emorandum (PPM) is an internal document providing internal administrative or management guidance to employees. A PPM does not have the force and effect of law and is not binding on the public. It does not focus on remote sellers’ substantive or procedural rights or obligations. It is binding on employees.</w:t>
      </w:r>
    </w:p>
    <w:p w14:paraId="20E69E27" w14:textId="77777777" w:rsidR="00A571EF" w:rsidRPr="00BF641E" w:rsidRDefault="00A571EF" w:rsidP="00A571EF">
      <w:pPr>
        <w:pStyle w:val="a0"/>
      </w:pPr>
      <w:r w:rsidRPr="00BF641E">
        <w:t>b.</w:t>
      </w:r>
      <w:r w:rsidRPr="00BF641E">
        <w:tab/>
        <w:t>A PPM may be issued for any of the following reasons:</w:t>
      </w:r>
    </w:p>
    <w:p w14:paraId="4A4E0619" w14:textId="77777777" w:rsidR="00A571EF" w:rsidRPr="00BF641E" w:rsidRDefault="00A571EF" w:rsidP="00A571EF">
      <w:pPr>
        <w:pStyle w:val="i0"/>
      </w:pPr>
      <w:r>
        <w:tab/>
      </w:r>
      <w:r w:rsidRPr="00BF641E">
        <w:t>i.</w:t>
      </w:r>
      <w:r w:rsidRPr="00BF641E">
        <w:tab/>
        <w:t>to notify employees of internal policies that apply only to employees and do not apply to remote sellers;</w:t>
      </w:r>
    </w:p>
    <w:p w14:paraId="2E4CD54F" w14:textId="77777777" w:rsidR="00A571EF" w:rsidRPr="00BF641E" w:rsidRDefault="00A571EF" w:rsidP="00A571EF">
      <w:pPr>
        <w:pStyle w:val="i0"/>
      </w:pPr>
      <w:r>
        <w:tab/>
      </w:r>
      <w:r w:rsidRPr="00BF641E">
        <w:t>ii.</w:t>
      </w:r>
      <w:r w:rsidRPr="00BF641E">
        <w:tab/>
        <w:t>to notify employees of internal procedures and instructions that do not apply to remote sellers; or</w:t>
      </w:r>
    </w:p>
    <w:p w14:paraId="54A00493" w14:textId="77777777" w:rsidR="00A571EF" w:rsidRPr="00BF641E" w:rsidRDefault="00A571EF" w:rsidP="00A571EF">
      <w:pPr>
        <w:pStyle w:val="i0"/>
      </w:pPr>
      <w:r>
        <w:tab/>
      </w:r>
      <w:r w:rsidRPr="00BF641E">
        <w:t>iii.</w:t>
      </w:r>
      <w:r w:rsidRPr="00BF641E">
        <w:tab/>
        <w:t>to inform employees of internal programs that affect only employees.</w:t>
      </w:r>
    </w:p>
    <w:p w14:paraId="19DC632E" w14:textId="77777777" w:rsidR="00A571EF" w:rsidRPr="00BF641E" w:rsidRDefault="00A571EF" w:rsidP="00A571EF">
      <w:pPr>
        <w:pStyle w:val="a0"/>
      </w:pPr>
      <w:r w:rsidRPr="00BF641E">
        <w:t>c.</w:t>
      </w:r>
      <w:r w:rsidRPr="00BF641E">
        <w:tab/>
        <w:t>A PPM may not be the appropriate policy statement if:</w:t>
      </w:r>
    </w:p>
    <w:p w14:paraId="36D5A524" w14:textId="77777777" w:rsidR="00A571EF" w:rsidRPr="00BF641E" w:rsidRDefault="00A571EF" w:rsidP="00A571EF">
      <w:pPr>
        <w:pStyle w:val="i0"/>
      </w:pPr>
      <w:r>
        <w:tab/>
      </w:r>
      <w:r w:rsidRPr="00BF641E">
        <w:t>i.</w:t>
      </w:r>
      <w:r w:rsidRPr="00BF641E">
        <w:tab/>
        <w:t>a remote seller’s substantive or procedural rights or obligations would be affected; or</w:t>
      </w:r>
    </w:p>
    <w:p w14:paraId="3D2D3038" w14:textId="77777777" w:rsidR="00A571EF" w:rsidRPr="00BF641E" w:rsidRDefault="00A571EF" w:rsidP="00A571EF">
      <w:pPr>
        <w:pStyle w:val="i0"/>
      </w:pPr>
      <w:r>
        <w:tab/>
      </w:r>
      <w:r w:rsidRPr="00BF641E">
        <w:t>ii.</w:t>
      </w:r>
      <w:r w:rsidRPr="00BF641E">
        <w:tab/>
        <w:t>a rule would be more appropriate under the APA.</w:t>
      </w:r>
    </w:p>
    <w:p w14:paraId="099F9B87" w14:textId="77777777" w:rsidR="00A571EF" w:rsidRPr="00BF641E" w:rsidRDefault="00A571EF" w:rsidP="00A571EF">
      <w:pPr>
        <w:pStyle w:val="1"/>
      </w:pPr>
      <w:r w:rsidRPr="00BF641E">
        <w:t>2.</w:t>
      </w:r>
      <w:r w:rsidRPr="00BF641E">
        <w:tab/>
        <w:t>Commission Information Bulletin</w:t>
      </w:r>
    </w:p>
    <w:p w14:paraId="4B1E52F3" w14:textId="77777777" w:rsidR="00A571EF" w:rsidRPr="00BF641E" w:rsidRDefault="00A571EF" w:rsidP="00A571EF">
      <w:pPr>
        <w:pStyle w:val="a0"/>
      </w:pPr>
      <w:r w:rsidRPr="00BF641E">
        <w:t>a.</w:t>
      </w:r>
      <w:r w:rsidRPr="00BF641E">
        <w:tab/>
        <w:t>A commission information bulletin (CIB) is an informal statement of information issued for the public and employees that is general in nature. A CIB does not have the force and effect of law and is not binding on the public or the commission. CIBs will be established in a standard format and issued in sequence.</w:t>
      </w:r>
    </w:p>
    <w:p w14:paraId="65610400" w14:textId="77777777" w:rsidR="00A571EF" w:rsidRPr="00BF641E" w:rsidRDefault="00A571EF" w:rsidP="00A571EF">
      <w:pPr>
        <w:pStyle w:val="a0"/>
      </w:pPr>
      <w:r w:rsidRPr="00BF641E">
        <w:t>b.</w:t>
      </w:r>
      <w:r w:rsidRPr="00BF641E">
        <w:tab/>
        <w:t>A CIB announces general information useful in complying with the laws administered by the commission and may be issued under any circumstance deemed necessary by the commission including:</w:t>
      </w:r>
    </w:p>
    <w:p w14:paraId="55E35807" w14:textId="77777777" w:rsidR="00A571EF" w:rsidRPr="00BF641E" w:rsidRDefault="00A571EF" w:rsidP="00A571EF">
      <w:pPr>
        <w:pStyle w:val="i0"/>
      </w:pPr>
      <w:r>
        <w:tab/>
      </w:r>
      <w:r w:rsidRPr="00BF641E">
        <w:t>i.</w:t>
      </w:r>
      <w:r w:rsidRPr="00BF641E">
        <w:tab/>
        <w:t>to inform the public and employees that a statute or regulation has been added, amended, or rescinded;</w:t>
      </w:r>
    </w:p>
    <w:p w14:paraId="0DB4F131" w14:textId="77777777" w:rsidR="00A571EF" w:rsidRPr="00BF641E" w:rsidRDefault="00A571EF" w:rsidP="00A571EF">
      <w:pPr>
        <w:pStyle w:val="i0"/>
      </w:pPr>
      <w:r>
        <w:tab/>
      </w:r>
      <w:r w:rsidRPr="00BF641E">
        <w:t>ii.</w:t>
      </w:r>
      <w:r w:rsidRPr="00BF641E">
        <w:tab/>
        <w:t>to inform the public and employees that a case has been decided;</w:t>
      </w:r>
    </w:p>
    <w:p w14:paraId="7195A6CF" w14:textId="77777777" w:rsidR="00A571EF" w:rsidRPr="00BF641E" w:rsidRDefault="00A571EF" w:rsidP="00A571EF">
      <w:pPr>
        <w:pStyle w:val="i0"/>
      </w:pPr>
      <w:r>
        <w:tab/>
      </w:r>
      <w:r w:rsidRPr="00BF641E">
        <w:t>iii.</w:t>
      </w:r>
      <w:r w:rsidRPr="00BF641E">
        <w:tab/>
        <w:t>to publish information to employees and the public that is based on data supplied by other agencies, such as comparative tax collections by parish;</w:t>
      </w:r>
    </w:p>
    <w:p w14:paraId="152D5461" w14:textId="77777777" w:rsidR="00A571EF" w:rsidRPr="00BF641E" w:rsidRDefault="00A571EF" w:rsidP="00A571EF">
      <w:pPr>
        <w:pStyle w:val="i0"/>
      </w:pPr>
      <w:r>
        <w:tab/>
      </w:r>
      <w:r w:rsidRPr="00BF641E">
        <w:t>iv.</w:t>
      </w:r>
      <w:r w:rsidRPr="00BF641E">
        <w:tab/>
        <w:t>to publish information such as deadlines;</w:t>
      </w:r>
    </w:p>
    <w:p w14:paraId="070AC66A" w14:textId="77777777" w:rsidR="00A571EF" w:rsidRPr="00BF641E" w:rsidRDefault="00A571EF" w:rsidP="00A571EF">
      <w:pPr>
        <w:pStyle w:val="i0"/>
      </w:pPr>
      <w:r>
        <w:tab/>
      </w:r>
      <w:r w:rsidRPr="00BF641E">
        <w:t>v.</w:t>
      </w:r>
      <w:r w:rsidRPr="00BF641E">
        <w:tab/>
        <w:t>to inform the public of services offered by the commission, such as office hours, website features, and like information; or</w:t>
      </w:r>
    </w:p>
    <w:p w14:paraId="436A7453" w14:textId="77777777" w:rsidR="00A571EF" w:rsidRPr="00BF641E" w:rsidRDefault="00A571EF" w:rsidP="00A571EF">
      <w:pPr>
        <w:pStyle w:val="i0"/>
      </w:pPr>
      <w:r>
        <w:tab/>
      </w:r>
      <w:r w:rsidRPr="00BF641E">
        <w:t>vi.</w:t>
      </w:r>
      <w:r w:rsidRPr="00BF641E">
        <w:tab/>
        <w:t>to revise a previous CIB or other similar publication.</w:t>
      </w:r>
    </w:p>
    <w:p w14:paraId="65FD673F" w14:textId="77777777" w:rsidR="00A571EF" w:rsidRPr="00BF641E" w:rsidRDefault="00A571EF" w:rsidP="00A571EF">
      <w:pPr>
        <w:pStyle w:val="1"/>
      </w:pPr>
      <w:r w:rsidRPr="00BF641E">
        <w:t>3.</w:t>
      </w:r>
      <w:r w:rsidRPr="00BF641E">
        <w:tab/>
        <w:t>Informal Advice</w:t>
      </w:r>
    </w:p>
    <w:p w14:paraId="456EC696" w14:textId="77777777" w:rsidR="00A571EF" w:rsidRPr="00BF641E" w:rsidRDefault="00A571EF" w:rsidP="00A571EF">
      <w:pPr>
        <w:pStyle w:val="a0"/>
      </w:pPr>
      <w:r w:rsidRPr="00BF641E">
        <w:t>a.</w:t>
      </w:r>
      <w:r w:rsidRPr="00BF641E">
        <w:tab/>
        <w:t>In addition to rules, declaratory rulings, policy and procedure memoranda, and commission information</w:t>
      </w:r>
      <w:r>
        <w:t xml:space="preserve"> </w:t>
      </w:r>
      <w:r w:rsidRPr="00BF641E">
        <w:t>bulletins, remote sellers and employees may still seek advice on tax questions. To assist customers, the commission will provide informal advice. Informal advice does not have the force and effect of law and is not binding on the commission, the public, or the person who asked for the advice. Informal advice will have no effect on an audit.</w:t>
      </w:r>
    </w:p>
    <w:p w14:paraId="45C53525" w14:textId="77777777" w:rsidR="00A571EF" w:rsidRPr="00BF641E" w:rsidRDefault="00A571EF" w:rsidP="00A571EF">
      <w:pPr>
        <w:pStyle w:val="a0"/>
      </w:pPr>
      <w:r w:rsidRPr="00BF641E">
        <w:t>b.</w:t>
      </w:r>
      <w:r w:rsidRPr="00BF641E">
        <w:tab/>
        <w:t>Any of the following types of informal advice may be provided.</w:t>
      </w:r>
    </w:p>
    <w:p w14:paraId="39949F50" w14:textId="77777777" w:rsidR="00A571EF" w:rsidRPr="00BF641E" w:rsidRDefault="00A571EF" w:rsidP="00A571EF">
      <w:pPr>
        <w:pStyle w:val="i0"/>
      </w:pPr>
      <w:r>
        <w:tab/>
      </w:r>
      <w:r w:rsidRPr="00BF641E">
        <w:t>i.</w:t>
      </w:r>
      <w:r w:rsidRPr="00BF641E">
        <w:tab/>
        <w:t>Informal Oral Advice. There is no formal procedure for requesting informal oral advice. Employees will answer questions by telephone or in person as requested, within resource and appropriateness constraints. Advice given at audit meetings, protest conferences, and the like is considered informal oral advice.</w:t>
      </w:r>
    </w:p>
    <w:p w14:paraId="15B095DC" w14:textId="77777777" w:rsidR="00A571EF" w:rsidRPr="00BF641E" w:rsidRDefault="00A571EF" w:rsidP="00A571EF">
      <w:pPr>
        <w:pStyle w:val="i0"/>
      </w:pPr>
      <w:r>
        <w:tab/>
      </w:r>
      <w:r w:rsidRPr="00BF641E">
        <w:t>ii.</w:t>
      </w:r>
      <w:r w:rsidRPr="00BF641E">
        <w:tab/>
        <w:t>Informal E-Mail Advice. Has the same status as informal oral advice.</w:t>
      </w:r>
    </w:p>
    <w:p w14:paraId="3271CB93" w14:textId="77777777" w:rsidR="00A571EF" w:rsidRPr="00BF641E" w:rsidRDefault="00A571EF" w:rsidP="00A571EF">
      <w:pPr>
        <w:pStyle w:val="i0"/>
      </w:pPr>
      <w:r>
        <w:tab/>
      </w:r>
      <w:r w:rsidRPr="00BF641E">
        <w:t>iii.</w:t>
      </w:r>
      <w:r w:rsidRPr="00BF641E">
        <w:tab/>
        <w:t>Informal Written Advice. Requests for informal written advice should be in writing. Informal written advice is not a declaratory ruling.</w:t>
      </w:r>
    </w:p>
    <w:p w14:paraId="529B9826" w14:textId="77777777" w:rsidR="00A571EF" w:rsidRPr="00BF641E" w:rsidRDefault="00A571EF" w:rsidP="00A571EF">
      <w:pPr>
        <w:pStyle w:val="i0"/>
      </w:pPr>
      <w:r>
        <w:tab/>
      </w:r>
      <w:r w:rsidRPr="00BF641E">
        <w:t>iv.</w:t>
      </w:r>
      <w:r w:rsidRPr="00BF641E">
        <w:tab/>
        <w:t>Newsletters, Pamphlets, and Informational Publications. The commission may publish informational newsletters, pamphlets, and publications at regular intervals. Statements contained in these publications do not have the force and effect of law and they are not binding on the public or the commission. They are merely helpful tools for disseminating information.</w:t>
      </w:r>
    </w:p>
    <w:p w14:paraId="3628CA2A" w14:textId="77777777" w:rsidR="00A571EF" w:rsidRPr="00BF641E" w:rsidRDefault="00A571EF" w:rsidP="00A571EF">
      <w:pPr>
        <w:pStyle w:val="AuthorityNote"/>
      </w:pPr>
      <w:r w:rsidRPr="00BF641E">
        <w:t>AUTHORITY NOTE:</w:t>
      </w:r>
      <w:r w:rsidRPr="00BF641E">
        <w:tab/>
        <w:t>Promulgated in accordance with R.S. 47:340(F).</w:t>
      </w:r>
    </w:p>
    <w:p w14:paraId="55E0775C" w14:textId="77777777" w:rsidR="00A571EF" w:rsidRDefault="00A571EF" w:rsidP="00A571EF">
      <w:pPr>
        <w:pStyle w:val="HistoricalNote"/>
      </w:pPr>
      <w:r w:rsidRPr="00BF641E">
        <w:t>HISTORICAL NOTE:</w:t>
      </w:r>
      <w:r w:rsidRPr="00BF641E">
        <w:tab/>
        <w:t xml:space="preserve">Promulgated by the </w:t>
      </w:r>
      <w:r w:rsidRPr="00CE3356">
        <w:t>Department of Revenue</w:t>
      </w:r>
      <w:r>
        <w:t xml:space="preserve">, </w:t>
      </w:r>
      <w:r w:rsidRPr="00BF641E">
        <w:t>Sales and Use Tax Commission for Remote Sellers</w:t>
      </w:r>
      <w:r>
        <w:t>, LR 46</w:t>
      </w:r>
      <w:r w:rsidRPr="00BF641E">
        <w:t>:</w:t>
      </w:r>
      <w:r>
        <w:t>45 (January 2020).</w:t>
      </w:r>
    </w:p>
    <w:p w14:paraId="1F4FF6EA" w14:textId="77777777" w:rsidR="00804F7D" w:rsidRPr="004D1062" w:rsidRDefault="00804F7D" w:rsidP="00804F7D">
      <w:pPr>
        <w:pStyle w:val="Section"/>
      </w:pPr>
      <w:bookmarkStart w:id="1709" w:name="_Toc238197829"/>
      <w:r w:rsidRPr="004D1062">
        <w:t>§2905</w:t>
      </w:r>
      <w:r>
        <w:t>.</w:t>
      </w:r>
      <w:r>
        <w:tab/>
      </w:r>
      <w:r w:rsidRPr="004D1062">
        <w:t>Voluntary Disclosure Agreements</w:t>
      </w:r>
      <w:bookmarkEnd w:id="1709"/>
    </w:p>
    <w:p w14:paraId="59C03776" w14:textId="77777777" w:rsidR="00804F7D" w:rsidRDefault="00804F7D" w:rsidP="00804F7D">
      <w:pPr>
        <w:pStyle w:val="A"/>
      </w:pPr>
      <w:r w:rsidRPr="004D1062">
        <w:t>A.</w:t>
      </w:r>
      <w:r w:rsidRPr="004D1062">
        <w:tab/>
        <w:t>Definitions. For the purposes of this Section, the following terms are defined. Any terms not specifically defined shall be defined as provided in R.S. 47:339.</w:t>
      </w:r>
    </w:p>
    <w:p w14:paraId="3E1C9C82" w14:textId="77777777" w:rsidR="00804F7D" w:rsidRDefault="00804F7D" w:rsidP="00804F7D">
      <w:pPr>
        <w:pStyle w:val="1"/>
      </w:pPr>
      <w:r w:rsidRPr="004D1062">
        <w:rPr>
          <w:i/>
          <w:iCs/>
        </w:rPr>
        <w:t>Applicant</w:t>
      </w:r>
      <w:r>
        <w:rPr>
          <w:i/>
        </w:rPr>
        <w:t>—</w:t>
      </w:r>
      <w:r w:rsidRPr="004D1062">
        <w:t xml:space="preserve">any association, corporation, estate, firm, individual, joint venture, limited liability company, partnership, receiver, syndicate, trust, or any other entity, combination or group that has a state or local sales or use tax liability to the </w:t>
      </w:r>
      <w:r>
        <w:t>c</w:t>
      </w:r>
      <w:r w:rsidRPr="004D1062">
        <w:t xml:space="preserve">ommission and submits or arranges through a representative for the submission of an application to request </w:t>
      </w:r>
      <w:r w:rsidRPr="004D1062">
        <w:lastRenderedPageBreak/>
        <w:t xml:space="preserve">a voluntary disclosure agreement for said undisclosed sales or use tax. Applicants may be registered or unregistered with the </w:t>
      </w:r>
      <w:r>
        <w:t>c</w:t>
      </w:r>
      <w:r w:rsidRPr="004D1062">
        <w:t xml:space="preserve">ommission. If the application is submitted through a representative, anonymity of the applicant can be maintained until </w:t>
      </w:r>
      <w:r>
        <w:t>the commission</w:t>
      </w:r>
      <w:r w:rsidRPr="004D1062">
        <w:t xml:space="preserve"> accepts the application to request a voluntary disclosure agreement.</w:t>
      </w:r>
    </w:p>
    <w:p w14:paraId="6AACFD9E" w14:textId="77777777" w:rsidR="00804F7D" w:rsidRDefault="00804F7D" w:rsidP="00804F7D">
      <w:pPr>
        <w:pStyle w:val="1"/>
      </w:pPr>
      <w:r w:rsidRPr="004D1062">
        <w:rPr>
          <w:i/>
          <w:iCs/>
        </w:rPr>
        <w:t>Application</w:t>
      </w:r>
      <w:r>
        <w:rPr>
          <w:i/>
        </w:rPr>
        <w:t>—</w:t>
      </w:r>
      <w:r>
        <w:t xml:space="preserve">a completed </w:t>
      </w:r>
      <w:r w:rsidRPr="004D1062">
        <w:t>application to request voluntary disclosure a</w:t>
      </w:r>
      <w:r>
        <w:t>greement</w:t>
      </w:r>
      <w:r w:rsidRPr="004D1062">
        <w:t xml:space="preserve"> </w:t>
      </w:r>
      <w:r>
        <w:t xml:space="preserve">or an </w:t>
      </w:r>
      <w:r w:rsidRPr="004D1062">
        <w:t xml:space="preserve">application for </w:t>
      </w:r>
      <w:r>
        <w:t>multistate voluntary disclosure</w:t>
      </w:r>
      <w:r w:rsidRPr="004D1062">
        <w:t xml:space="preserve"> filed with the Multistate Tax Commission’s National Nexus Program and all supplemental information including, but not limited to, cover letters, schedules, reports, and any other documents that provide evidence of the applicant’s qualification for a voluntary disclosure agreement. Supplemental information requested by the </w:t>
      </w:r>
      <w:r>
        <w:t>c</w:t>
      </w:r>
      <w:r w:rsidRPr="004D1062">
        <w:t xml:space="preserve">ommission and timely provided by the applicant shall be considered part of </w:t>
      </w:r>
      <w:r w:rsidRPr="00E97019">
        <w:t xml:space="preserve">the </w:t>
      </w:r>
      <w:r w:rsidRPr="00E97019">
        <w:rPr>
          <w:iCs/>
        </w:rPr>
        <w:t>application</w:t>
      </w:r>
      <w:r w:rsidRPr="004D1062">
        <w:t>.</w:t>
      </w:r>
    </w:p>
    <w:p w14:paraId="098A80CD" w14:textId="77777777" w:rsidR="00804F7D" w:rsidRDefault="00804F7D" w:rsidP="00804F7D">
      <w:pPr>
        <w:pStyle w:val="1"/>
      </w:pPr>
      <w:r w:rsidRPr="004D1062">
        <w:rPr>
          <w:i/>
          <w:iCs/>
        </w:rPr>
        <w:t>Application Date</w:t>
      </w:r>
      <w:r>
        <w:rPr>
          <w:i/>
        </w:rPr>
        <w:t>—</w:t>
      </w:r>
      <w:r w:rsidRPr="004D1062">
        <w:t xml:space="preserve">the date a fully completed application requesting a voluntary disclosure agreement is received by the </w:t>
      </w:r>
      <w:r>
        <w:t>c</w:t>
      </w:r>
      <w:r w:rsidRPr="004D1062">
        <w:t xml:space="preserve">ommission. Supplemental information requested by the </w:t>
      </w:r>
      <w:r>
        <w:t>c</w:t>
      </w:r>
      <w:r w:rsidRPr="004D1062">
        <w:t xml:space="preserve">ommission timely provided by the applicant shall not extend or delay the </w:t>
      </w:r>
      <w:r w:rsidRPr="00E97019">
        <w:rPr>
          <w:iCs/>
        </w:rPr>
        <w:t>application date</w:t>
      </w:r>
      <w:r w:rsidRPr="004D1062">
        <w:t>.</w:t>
      </w:r>
    </w:p>
    <w:p w14:paraId="217BE941" w14:textId="77777777" w:rsidR="00804F7D" w:rsidRDefault="00804F7D" w:rsidP="00804F7D">
      <w:pPr>
        <w:pStyle w:val="1"/>
      </w:pPr>
      <w:r w:rsidRPr="004D1062">
        <w:rPr>
          <w:i/>
        </w:rPr>
        <w:t>Commission</w:t>
      </w:r>
      <w:r w:rsidRPr="004D1062">
        <w:t>—the Louisiana Sales and Use Tax</w:t>
      </w:r>
      <w:r>
        <w:t xml:space="preserve"> Commission for Remote Sellers.</w:t>
      </w:r>
    </w:p>
    <w:p w14:paraId="29B01F9B" w14:textId="77777777" w:rsidR="00804F7D" w:rsidRDefault="00804F7D" w:rsidP="00804F7D">
      <w:pPr>
        <w:pStyle w:val="1"/>
      </w:pPr>
      <w:r w:rsidRPr="004D1062">
        <w:rPr>
          <w:i/>
          <w:iCs/>
        </w:rPr>
        <w:t>Delinquent Penalty</w:t>
      </w:r>
      <w:r>
        <w:rPr>
          <w:i/>
          <w:iCs/>
        </w:rPr>
        <w:t>—</w:t>
      </w:r>
      <w:r w:rsidRPr="004D1062">
        <w:t xml:space="preserve">any specific penalty imposed pursuant to R.S. 47:1602,1604.1, 337.70 or 337.73 as a result of the failure of the taxpayer to timely make any required return or payment. </w:t>
      </w:r>
    </w:p>
    <w:p w14:paraId="64B9519A" w14:textId="77777777" w:rsidR="00804F7D" w:rsidRDefault="00804F7D" w:rsidP="00804F7D">
      <w:pPr>
        <w:pStyle w:val="1"/>
      </w:pPr>
      <w:r w:rsidRPr="004D1062">
        <w:rPr>
          <w:i/>
          <w:iCs/>
        </w:rPr>
        <w:t>Look-Back Period</w:t>
      </w:r>
      <w:r>
        <w:rPr>
          <w:i/>
          <w:iCs/>
        </w:rPr>
        <w:t>—</w:t>
      </w:r>
      <w:r w:rsidRPr="004D1062">
        <w:t xml:space="preserve">a period for which an applicant agrees to disclose and pay the tax and interest due. </w:t>
      </w:r>
    </w:p>
    <w:p w14:paraId="347C680C" w14:textId="77777777" w:rsidR="00804F7D" w:rsidRDefault="00804F7D" w:rsidP="00804F7D">
      <w:pPr>
        <w:pStyle w:val="1"/>
      </w:pPr>
      <w:r w:rsidRPr="004D1062">
        <w:rPr>
          <w:i/>
          <w:iCs/>
        </w:rPr>
        <w:t>Signing Date</w:t>
      </w:r>
      <w:r>
        <w:rPr>
          <w:i/>
          <w:iCs/>
        </w:rPr>
        <w:t>—</w:t>
      </w:r>
      <w:r w:rsidRPr="004D1062">
        <w:t xml:space="preserve">the date the voluntary disclosure agreement is signed by the </w:t>
      </w:r>
      <w:r>
        <w:t>c</w:t>
      </w:r>
      <w:r w:rsidRPr="004D1062">
        <w:t>hairman or his authorized representative.</w:t>
      </w:r>
    </w:p>
    <w:p w14:paraId="23B06BCE" w14:textId="77777777" w:rsidR="00804F7D" w:rsidRDefault="00804F7D" w:rsidP="00804F7D">
      <w:pPr>
        <w:pStyle w:val="1"/>
      </w:pPr>
      <w:r w:rsidRPr="004D1062">
        <w:rPr>
          <w:i/>
          <w:iCs/>
        </w:rPr>
        <w:t>Undisclosed Liability</w:t>
      </w:r>
      <w:r>
        <w:rPr>
          <w:i/>
          <w:iCs/>
        </w:rPr>
        <w:t>—</w:t>
      </w:r>
      <w:r w:rsidRPr="004D1062">
        <w:t xml:space="preserve">a tax liability that became due during the look-back period and which has not been determined, calculated, researched, identified by or known to </w:t>
      </w:r>
      <w:r>
        <w:t>the commission</w:t>
      </w:r>
      <w:r w:rsidRPr="004D1062">
        <w:t xml:space="preserve"> at the time of disclosure and which would likely not be discovered through normal administrative activities. </w:t>
      </w:r>
      <w:r w:rsidRPr="00E97019">
        <w:t xml:space="preserve">The </w:t>
      </w:r>
      <w:r w:rsidRPr="00E97019">
        <w:rPr>
          <w:iCs/>
        </w:rPr>
        <w:t>undisclosed liability</w:t>
      </w:r>
      <w:r w:rsidRPr="00E97019">
        <w:t xml:space="preserve"> must exceed $500 during the look-back period to qualify for consideration of a voluntary disclosure agreement. The commission has the discretion to conduct an audit of the applicant’s records to confirm the amount of the </w:t>
      </w:r>
      <w:r w:rsidRPr="00E97019">
        <w:rPr>
          <w:iCs/>
        </w:rPr>
        <w:t>undisclosed liability</w:t>
      </w:r>
      <w:r w:rsidRPr="00E97019">
        <w:t>.</w:t>
      </w:r>
    </w:p>
    <w:p w14:paraId="42247056" w14:textId="77777777" w:rsidR="00804F7D" w:rsidRDefault="00804F7D" w:rsidP="00804F7D">
      <w:pPr>
        <w:pStyle w:val="1"/>
      </w:pPr>
      <w:r w:rsidRPr="004D1062">
        <w:rPr>
          <w:i/>
          <w:iCs/>
        </w:rPr>
        <w:t>Voluntary Disclosure Agreement</w:t>
      </w:r>
      <w:r>
        <w:rPr>
          <w:i/>
          <w:iCs/>
        </w:rPr>
        <w:t>—</w:t>
      </w:r>
      <w:r w:rsidRPr="004D1062">
        <w:t xml:space="preserve">a contractual agreement between an applicant and </w:t>
      </w:r>
      <w:r>
        <w:t>the commission</w:t>
      </w:r>
      <w:r w:rsidRPr="004D1062">
        <w:t xml:space="preserve"> wherein the applicant agrees to pay the tax and interest due on an undisclosed liability, and </w:t>
      </w:r>
      <w:r>
        <w:t>the commission</w:t>
      </w:r>
      <w:r w:rsidRPr="004D1062">
        <w:t xml:space="preserve"> agrees to remit or waive payment of the whole or any part of the penalty associated with that liability and to restrict collection of prior liabilities to the look-back period, except for periods in which tax was collected and not remitted.</w:t>
      </w:r>
    </w:p>
    <w:p w14:paraId="0AF67D6B" w14:textId="77777777" w:rsidR="00804F7D" w:rsidRPr="004D1062" w:rsidRDefault="00804F7D" w:rsidP="00804F7D">
      <w:pPr>
        <w:pStyle w:val="A"/>
      </w:pPr>
      <w:r w:rsidRPr="004D1062">
        <w:t>B.</w:t>
      </w:r>
      <w:r>
        <w:tab/>
      </w:r>
      <w:r w:rsidRPr="004D1062">
        <w:t>Program Requirements</w:t>
      </w:r>
    </w:p>
    <w:p w14:paraId="2D36341C" w14:textId="77777777" w:rsidR="00804F7D" w:rsidRPr="004D1062" w:rsidRDefault="00804F7D" w:rsidP="00804F7D">
      <w:pPr>
        <w:pStyle w:val="1"/>
      </w:pPr>
      <w:bookmarkStart w:id="1710" w:name="co_anchor_IBF6DCECF4C7511E989BBD38B0E5E4"/>
      <w:bookmarkStart w:id="1711" w:name="co_pp_e8d1000086783_1"/>
      <w:bookmarkEnd w:id="1710"/>
      <w:bookmarkEnd w:id="1711"/>
      <w:r>
        <w:t>1.</w:t>
      </w:r>
      <w:r>
        <w:tab/>
      </w:r>
      <w:r w:rsidRPr="004D1062">
        <w:t xml:space="preserve">An undisclosed liability will qualify for a voluntary disclosure agreement if it results from the underpayment or non-payment of sales tax due to an error in the mathematical computation of the tax due on the return, interpretation of the </w:t>
      </w:r>
      <w:r w:rsidRPr="004D1062">
        <w:t xml:space="preserve">law, or process of reporting the tax due on the return. An undisclosed liability also qualifies if it resulted from the merger or acquisition of a company that previously failed to properly report sales and use taxes to </w:t>
      </w:r>
      <w:r>
        <w:t>the commission</w:t>
      </w:r>
      <w:r w:rsidRPr="004D1062">
        <w:t>.</w:t>
      </w:r>
    </w:p>
    <w:p w14:paraId="1379DF88" w14:textId="77777777" w:rsidR="00804F7D" w:rsidRPr="004D1062" w:rsidRDefault="00804F7D" w:rsidP="00804F7D">
      <w:pPr>
        <w:pStyle w:val="a0"/>
      </w:pPr>
      <w:bookmarkStart w:id="1712" w:name="co_anchor_IBF6DCED04C7511E989BBD38B0E5E4"/>
      <w:bookmarkStart w:id="1713" w:name="co_pp_ba8b0000b3462_1"/>
      <w:bookmarkEnd w:id="1712"/>
      <w:bookmarkEnd w:id="1713"/>
      <w:r>
        <w:t>a.</w:t>
      </w:r>
      <w:r>
        <w:tab/>
      </w:r>
      <w:r w:rsidRPr="004D1062">
        <w:t>An error in the mathematical computation of the tax due on the return is an error on the part of the taxpayer in mathematical computation on the face of the return or on any of the supporting documents or the unintentional failure to include all amounts necessary for calculating the correct amount of taxes due on the return.</w:t>
      </w:r>
      <w:bookmarkStart w:id="1714" w:name="co_anchor_IBF6DCED14C7511E989BBD38B0E5E4"/>
      <w:bookmarkEnd w:id="1714"/>
    </w:p>
    <w:p w14:paraId="45811137" w14:textId="77777777" w:rsidR="00804F7D" w:rsidRDefault="00804F7D" w:rsidP="00804F7D">
      <w:pPr>
        <w:pStyle w:val="a0"/>
      </w:pPr>
      <w:bookmarkStart w:id="1715" w:name="co_pp_fe89000068fa7_1"/>
      <w:bookmarkEnd w:id="1715"/>
      <w:r>
        <w:t>b.</w:t>
      </w:r>
      <w:r>
        <w:tab/>
      </w:r>
      <w:r w:rsidRPr="004D1062">
        <w:t xml:space="preserve">An error in the interpretation of the law is a construction of the law on the part of the taxpayer contrary to </w:t>
      </w:r>
      <w:r>
        <w:t>the commission</w:t>
      </w:r>
      <w:r w:rsidRPr="004D1062">
        <w:t>’s construction of the law that caused the applicant to incorrectly determine that no tax or a smaller amount of tax was due.</w:t>
      </w:r>
    </w:p>
    <w:p w14:paraId="037E364A" w14:textId="77777777" w:rsidR="00804F7D" w:rsidRDefault="00804F7D" w:rsidP="00804F7D">
      <w:pPr>
        <w:pStyle w:val="a0"/>
      </w:pPr>
      <w:r>
        <w:t>c.</w:t>
      </w:r>
      <w:r>
        <w:tab/>
      </w:r>
      <w:r w:rsidRPr="004D1062">
        <w:t>An error in the process of reporting the tax due on the return is an error, omission, or a mistake of fact of consequence to the determination of the tax liability on the part of the taxpayer.</w:t>
      </w:r>
    </w:p>
    <w:p w14:paraId="1BF5570D" w14:textId="77777777" w:rsidR="00804F7D" w:rsidRPr="004D1062" w:rsidRDefault="00804F7D" w:rsidP="00804F7D">
      <w:pPr>
        <w:pStyle w:val="1"/>
      </w:pPr>
      <w:r>
        <w:t>2.</w:t>
      </w:r>
      <w:r>
        <w:tab/>
      </w:r>
      <w:r w:rsidRPr="004D1062">
        <w:t>Notwithstanding the provisions of Paragraph 1 of this Subsection, an applicant shall fail to comply with the requirements for a voluntary disclosure agreement under the following conditions</w:t>
      </w:r>
      <w:bookmarkStart w:id="1716" w:name="co_anchor_IBF6DCED44C7511E989BBD38B0E5E4"/>
      <w:bookmarkEnd w:id="1716"/>
      <w:r>
        <w:t>.</w:t>
      </w:r>
    </w:p>
    <w:p w14:paraId="2E1960F8" w14:textId="77777777" w:rsidR="00804F7D" w:rsidRPr="004D1062" w:rsidRDefault="00804F7D" w:rsidP="00804F7D">
      <w:pPr>
        <w:pStyle w:val="a0"/>
      </w:pPr>
      <w:bookmarkStart w:id="1717" w:name="co_pp_11c500006ab85_1"/>
      <w:bookmarkEnd w:id="1717"/>
      <w:r>
        <w:t>a.</w:t>
      </w:r>
      <w:r>
        <w:tab/>
      </w:r>
      <w:r w:rsidRPr="004D1062">
        <w:t xml:space="preserve">The applicant is registered as a dealer that is required to report retail sales or sales at retail, as defined in R.S. 47:301(4)(m), to </w:t>
      </w:r>
      <w:r>
        <w:t>the commission</w:t>
      </w:r>
      <w:r w:rsidRPr="004D1062">
        <w:t xml:space="preserve"> on the application date and the undisclosed liability results from the applicant’s failure to file remote seller sales tax returns.</w:t>
      </w:r>
    </w:p>
    <w:p w14:paraId="1EA9DC5E" w14:textId="77777777" w:rsidR="00804F7D" w:rsidRPr="004D1062" w:rsidRDefault="00804F7D" w:rsidP="00804F7D">
      <w:pPr>
        <w:pStyle w:val="a0"/>
      </w:pPr>
      <w:bookmarkStart w:id="1718" w:name="co_anchor_IBF6DCED54C7511E989BBD38B0E5E4"/>
      <w:bookmarkStart w:id="1719" w:name="co_pp_ffb5000008d66_1"/>
      <w:bookmarkEnd w:id="1718"/>
      <w:bookmarkEnd w:id="1719"/>
      <w:r>
        <w:t>b.</w:t>
      </w:r>
      <w:r>
        <w:tab/>
      </w:r>
      <w:r w:rsidRPr="004D1062">
        <w:t xml:space="preserve">The undisclosed liability results from the filing of false, fraudulent, or grossly incorrect returns and the circumstances indicate that the taxpayer had intent to defraud </w:t>
      </w:r>
      <w:r>
        <w:t>the commission</w:t>
      </w:r>
      <w:r w:rsidRPr="004D1062">
        <w:t xml:space="preserve"> of the tax due under all state and local sales tax impositions.</w:t>
      </w:r>
    </w:p>
    <w:p w14:paraId="7577C68E" w14:textId="77777777" w:rsidR="00804F7D" w:rsidRPr="004D1062" w:rsidRDefault="00804F7D" w:rsidP="00804F7D">
      <w:pPr>
        <w:pStyle w:val="a0"/>
      </w:pPr>
      <w:bookmarkStart w:id="1720" w:name="co_anchor_IBF6DCED64C7511E989BBD38B0E5E4"/>
      <w:bookmarkStart w:id="1721" w:name="co_pp_746200000e4b2_1"/>
      <w:bookmarkEnd w:id="1720"/>
      <w:bookmarkEnd w:id="1721"/>
      <w:r>
        <w:t>c.</w:t>
      </w:r>
      <w:r>
        <w:tab/>
      </w:r>
      <w:r w:rsidRPr="004D1062">
        <w:t xml:space="preserve">The applicant has been contacted by </w:t>
      </w:r>
      <w:r>
        <w:t>the commission</w:t>
      </w:r>
      <w:r w:rsidRPr="004D1062">
        <w:t xml:space="preserve"> to inquire about a tax matter, including but not limited to nexus, a potential tax liability or an audit of the taxpayer’s records provided such contact occurred in writing and prior to the application date of the agreement.</w:t>
      </w:r>
    </w:p>
    <w:p w14:paraId="0F092F93" w14:textId="77777777" w:rsidR="00804F7D" w:rsidRPr="004D1062" w:rsidRDefault="00804F7D" w:rsidP="00804F7D">
      <w:pPr>
        <w:pStyle w:val="a0"/>
      </w:pPr>
      <w:bookmarkStart w:id="1722" w:name="co_anchor_IBF6DCED74C7511E989BBD38B0E5E4"/>
      <w:bookmarkStart w:id="1723" w:name="co_pp_c36400007a2a1_1"/>
      <w:bookmarkEnd w:id="1722"/>
      <w:bookmarkEnd w:id="1723"/>
      <w:r>
        <w:t>d.</w:t>
      </w:r>
      <w:r>
        <w:tab/>
      </w:r>
      <w:r w:rsidRPr="004D1062">
        <w:t xml:space="preserve">The applicant is affiliated, as defined by law, with an entity that has been contacted by the </w:t>
      </w:r>
      <w:r>
        <w:t>c</w:t>
      </w:r>
      <w:r w:rsidRPr="004D1062">
        <w:t>ommission for the purpose of performing an audit. An applicant shall be considered in compliance with the requirements of the voluntary disclosure program after the audit of the affiliated entity has been completed, provided the undisclosed liability qualifies under the criteria described in Paragraph 1 of this Subsection and the applicant is not disqualified under the criteria listed in Subparagraphs a, b or c of this Paragraph.</w:t>
      </w:r>
    </w:p>
    <w:p w14:paraId="6E72C2C9" w14:textId="77777777" w:rsidR="00804F7D" w:rsidRDefault="00804F7D" w:rsidP="00804F7D">
      <w:pPr>
        <w:pStyle w:val="1"/>
      </w:pPr>
      <w:bookmarkStart w:id="1724" w:name="co_anchor_IBF6DCED84C7511E989BBD38B0E5E4"/>
      <w:bookmarkStart w:id="1725" w:name="co_pp_88ef0000e7733_1"/>
      <w:bookmarkEnd w:id="1724"/>
      <w:bookmarkEnd w:id="1725"/>
      <w:r>
        <w:t>3.</w:t>
      </w:r>
      <w:r>
        <w:tab/>
      </w:r>
      <w:r w:rsidRPr="004D1062">
        <w:t>Notwithsta</w:t>
      </w:r>
      <w:r>
        <w:t>nding the conditions listed in Paragraphs 1 and 2 of this S</w:t>
      </w:r>
      <w:r w:rsidRPr="004D1062">
        <w:t xml:space="preserve">ubsection, applicants that applied for a voluntary disclosure agreement with </w:t>
      </w:r>
      <w:r>
        <w:t>the c</w:t>
      </w:r>
      <w:r w:rsidRPr="004D1062">
        <w:t xml:space="preserve">ommission prior to the effective date of this rule and subsequently entered into a voluntary disclosure agreement with the </w:t>
      </w:r>
      <w:r>
        <w:t>c</w:t>
      </w:r>
      <w:r w:rsidRPr="004D1062">
        <w:t>ommission shall be deemed to have met the program requirements.</w:t>
      </w:r>
    </w:p>
    <w:p w14:paraId="43A7958D" w14:textId="77777777" w:rsidR="00804F7D" w:rsidRPr="004D1062" w:rsidRDefault="00804F7D" w:rsidP="00804F7D">
      <w:pPr>
        <w:pStyle w:val="A"/>
      </w:pPr>
      <w:r w:rsidRPr="004D1062">
        <w:t>C.</w:t>
      </w:r>
      <w:r>
        <w:tab/>
      </w:r>
      <w:r w:rsidRPr="004D1062">
        <w:t>Application and Evaluation of Offer to Enter into a Voluntary Disclosure Agreement</w:t>
      </w:r>
    </w:p>
    <w:p w14:paraId="0F2117DE" w14:textId="77777777" w:rsidR="00804F7D" w:rsidRPr="004D1062" w:rsidRDefault="00804F7D" w:rsidP="00804F7D">
      <w:pPr>
        <w:pStyle w:val="1"/>
      </w:pPr>
      <w:bookmarkStart w:id="1726" w:name="co_anchor_IBF6DCEDA4C7511E989BBD38B0E5E4"/>
      <w:bookmarkStart w:id="1727" w:name="co_pp_13420000c8e47_1"/>
      <w:bookmarkEnd w:id="1726"/>
      <w:bookmarkEnd w:id="1727"/>
      <w:r>
        <w:lastRenderedPageBreak/>
        <w:t>1.</w:t>
      </w:r>
      <w:r>
        <w:tab/>
      </w:r>
      <w:r w:rsidRPr="004D1062">
        <w:t xml:space="preserve">Applications to enter into voluntary disclosure agreements by taxpayers seeking relief from penalties in cases where a liability to </w:t>
      </w:r>
      <w:r>
        <w:t>the c</w:t>
      </w:r>
      <w:r w:rsidRPr="004D1062">
        <w:t xml:space="preserve">ommission is owed shall be filed on forms provided and in the manner prescribed by the </w:t>
      </w:r>
      <w:r>
        <w:t>c</w:t>
      </w:r>
      <w:r w:rsidRPr="004D1062">
        <w:t>ommission. The applicant or his authorized representative, acting under the authority of a power of attorney, shall sign the application, provide a statement of the facts, and include any other information or declarations required to verify that the applicant has complied with program requirements. Taxpayers may apply anonymously or disclose their identity on the application form.</w:t>
      </w:r>
    </w:p>
    <w:p w14:paraId="039D6ABB" w14:textId="77777777" w:rsidR="00804F7D" w:rsidRDefault="00804F7D" w:rsidP="00804F7D">
      <w:pPr>
        <w:pStyle w:val="1"/>
      </w:pPr>
      <w:bookmarkStart w:id="1728" w:name="co_anchor_IBF6DCEDB4C7511E989BBD38B0E5E4"/>
      <w:bookmarkStart w:id="1729" w:name="co_pp_a4040000bd120_1"/>
      <w:bookmarkEnd w:id="1728"/>
      <w:bookmarkEnd w:id="1729"/>
      <w:r>
        <w:t>2.</w:t>
      </w:r>
      <w:r>
        <w:tab/>
      </w:r>
      <w:r w:rsidRPr="004D1062">
        <w:t xml:space="preserve">If unregistered, the applicant shall apply to the </w:t>
      </w:r>
      <w:r>
        <w:t>c</w:t>
      </w:r>
      <w:r w:rsidRPr="004D1062">
        <w:t>ommission for a sales tax account within 30 days of the application date.</w:t>
      </w:r>
    </w:p>
    <w:p w14:paraId="49143B8F" w14:textId="77777777" w:rsidR="00804F7D" w:rsidRDefault="00804F7D" w:rsidP="00804F7D">
      <w:pPr>
        <w:pStyle w:val="1"/>
      </w:pPr>
      <w:r>
        <w:t>3.</w:t>
      </w:r>
      <w:r>
        <w:tab/>
      </w:r>
      <w:r w:rsidRPr="004D1062">
        <w:t xml:space="preserve">The </w:t>
      </w:r>
      <w:r>
        <w:t>c</w:t>
      </w:r>
      <w:r w:rsidRPr="004D1062">
        <w:t>ommission shall review the application and, based upon the information included therein, determine if the applicant complies with the requirements for a voluntary disclosure agreement.</w:t>
      </w:r>
      <w:r>
        <w:t xml:space="preserve"> </w:t>
      </w:r>
      <w:r w:rsidRPr="004D1062">
        <w:t xml:space="preserve">If the applicant complies, the offer will be accepted. If the applicant fails to comply, the offer will be denied. </w:t>
      </w:r>
      <w:bookmarkStart w:id="1730" w:name="co_anchor_IBF6DCEDD4C7511E989BBD38B0E5E4"/>
      <w:bookmarkEnd w:id="1730"/>
    </w:p>
    <w:p w14:paraId="283DBC8F" w14:textId="77777777" w:rsidR="00804F7D" w:rsidRDefault="00804F7D" w:rsidP="00804F7D">
      <w:pPr>
        <w:pStyle w:val="A"/>
      </w:pPr>
      <w:r w:rsidRPr="004D1062">
        <w:t>D.</w:t>
      </w:r>
      <w:r>
        <w:tab/>
      </w:r>
      <w:r w:rsidRPr="004D1062">
        <w:t>Acceptance of Offer to Enter into</w:t>
      </w:r>
      <w:r>
        <w:t xml:space="preserve"> Voluntary Disclosure Agreement</w:t>
      </w:r>
    </w:p>
    <w:p w14:paraId="63778B18" w14:textId="77777777" w:rsidR="00804F7D" w:rsidRPr="004D1062" w:rsidRDefault="00804F7D" w:rsidP="00804F7D">
      <w:pPr>
        <w:pStyle w:val="1"/>
      </w:pPr>
      <w:r>
        <w:t>1.</w:t>
      </w:r>
      <w:r>
        <w:tab/>
        <w:t>After the c</w:t>
      </w:r>
      <w:r w:rsidRPr="004D1062">
        <w:t>ommission has reviewed the application and determined from the information included therein that the applicant qualifies for a voluntary disclosure agreem</w:t>
      </w:r>
      <w:r>
        <w:t>ent, the c</w:t>
      </w:r>
      <w:r w:rsidRPr="004D1062">
        <w:t>ommission shall send a copy of the agreement, including the legal name of the taxpayer, to the applicant or the applicant’s representative for signature.</w:t>
      </w:r>
    </w:p>
    <w:p w14:paraId="7C200D0E" w14:textId="77777777" w:rsidR="00804F7D" w:rsidRDefault="00804F7D" w:rsidP="00804F7D">
      <w:pPr>
        <w:pStyle w:val="1"/>
      </w:pPr>
      <w:r>
        <w:t>2.</w:t>
      </w:r>
      <w:r>
        <w:tab/>
      </w:r>
      <w:r w:rsidRPr="004D1062">
        <w:t xml:space="preserve">The applicant or applicant’s representative, acting under the authority of a power of attorney, must sign the agreement and return it to the </w:t>
      </w:r>
      <w:r>
        <w:t>c</w:t>
      </w:r>
      <w:r w:rsidRPr="004D1062">
        <w:t xml:space="preserve">ommission within 30 calendar days of the postmark or e-mail date, or within any extension of time authorized by the </w:t>
      </w:r>
      <w:r>
        <w:t>c</w:t>
      </w:r>
      <w:r w:rsidRPr="004D1062">
        <w:t>ommission beyond 30 calendar days from the postmark or e-mail date.</w:t>
      </w:r>
    </w:p>
    <w:p w14:paraId="74A1BD28" w14:textId="77777777" w:rsidR="00804F7D" w:rsidRDefault="00804F7D" w:rsidP="00804F7D">
      <w:pPr>
        <w:pStyle w:val="1"/>
      </w:pPr>
      <w:r>
        <w:t>3.</w:t>
      </w:r>
      <w:r>
        <w:tab/>
      </w:r>
      <w:r w:rsidRPr="004D1062">
        <w:t xml:space="preserve">After the signed agreement is received from the applicant, the </w:t>
      </w:r>
      <w:r>
        <w:t>c</w:t>
      </w:r>
      <w:r w:rsidRPr="004D1062">
        <w:t>hairman will sign the agreement and return a copy of the agreement which has been signed by both parties to the applicant.</w:t>
      </w:r>
    </w:p>
    <w:p w14:paraId="7BE29719" w14:textId="77777777" w:rsidR="00804F7D" w:rsidRDefault="00804F7D" w:rsidP="00804F7D">
      <w:pPr>
        <w:pStyle w:val="1"/>
      </w:pPr>
      <w:r w:rsidRPr="004D1062">
        <w:t>4.</w:t>
      </w:r>
      <w:r>
        <w:tab/>
      </w:r>
      <w:r w:rsidRPr="004D1062">
        <w:t xml:space="preserve">If the application was submitted to the Multistate Tax Commission, the applicant shall return signed agreements in accordance with policies established by the Multistate Tax Commission. </w:t>
      </w:r>
    </w:p>
    <w:p w14:paraId="3ECB85C1" w14:textId="77777777" w:rsidR="00804F7D" w:rsidRPr="004D1062" w:rsidRDefault="00804F7D" w:rsidP="00804F7D">
      <w:pPr>
        <w:pStyle w:val="A"/>
      </w:pPr>
      <w:r w:rsidRPr="004D1062">
        <w:t>E</w:t>
      </w:r>
      <w:r>
        <w:t>.</w:t>
      </w:r>
      <w:r>
        <w:tab/>
      </w:r>
      <w:r w:rsidRPr="004D1062">
        <w:t>Determining the Look-back Period and Treatment of Periods prior to the Look-back Period</w:t>
      </w:r>
    </w:p>
    <w:p w14:paraId="20D717B4" w14:textId="77777777" w:rsidR="00804F7D" w:rsidRDefault="00804F7D" w:rsidP="00804F7D">
      <w:pPr>
        <w:pStyle w:val="1"/>
      </w:pPr>
      <w:bookmarkStart w:id="1731" w:name="co_anchor_IBF6DCEE44C7511E989BBD38B0E5E4"/>
      <w:bookmarkStart w:id="1732" w:name="co_pp_f6bd00003f673_1"/>
      <w:bookmarkEnd w:id="1731"/>
      <w:bookmarkEnd w:id="1732"/>
      <w:r>
        <w:t>1.</w:t>
      </w:r>
      <w:r>
        <w:tab/>
      </w:r>
      <w:r w:rsidRPr="004D1062">
        <w:t>Except for taxes collected and not remitted, the look-back period for existing entities shall include that portion of the current calendar year prior to and including the application date and the three immediately preceding calendar years or the amount of time they were required by R.S. 47:340(G)(6)(a) to be registered wi</w:t>
      </w:r>
      <w:r>
        <w:t>th the commission if less than three</w:t>
      </w:r>
      <w:r w:rsidRPr="004D1062">
        <w:t xml:space="preserve"> years.</w:t>
      </w:r>
    </w:p>
    <w:p w14:paraId="76B51F04" w14:textId="77777777" w:rsidR="00804F7D" w:rsidRPr="004D1062" w:rsidRDefault="00804F7D" w:rsidP="00804F7D">
      <w:pPr>
        <w:pStyle w:val="1"/>
      </w:pPr>
      <w:r>
        <w:t>2.</w:t>
      </w:r>
      <w:r>
        <w:tab/>
      </w:r>
      <w:r w:rsidRPr="004D1062">
        <w:t xml:space="preserve">Except for taxes collected and not remitted, the look-back period for a discontinued, acquired, or merged entity shall include the last calendar year in which the discontinued, </w:t>
      </w:r>
      <w:r w:rsidRPr="004D1062">
        <w:t>acquired, or merged entity had nexus in a jurisdiction and the three immediately preceding calendar years.</w:t>
      </w:r>
    </w:p>
    <w:p w14:paraId="1D73D95C" w14:textId="77777777" w:rsidR="00804F7D" w:rsidRPr="004D1062" w:rsidRDefault="00804F7D" w:rsidP="00804F7D">
      <w:pPr>
        <w:pStyle w:val="1"/>
      </w:pPr>
      <w:bookmarkStart w:id="1733" w:name="co_anchor_IBF6DCEE64C7511E989BBD38B0E5E4"/>
      <w:bookmarkStart w:id="1734" w:name="co_pp_91250000a6f57_1"/>
      <w:bookmarkEnd w:id="1733"/>
      <w:bookmarkEnd w:id="1734"/>
      <w:r>
        <w:t>3.</w:t>
      </w:r>
      <w:r>
        <w:tab/>
      </w:r>
      <w:r w:rsidRPr="004D1062">
        <w:t>For taxes collected and not remitted, the look-back period shall include all filing periods in which tax was collected and not remitted up to and including the application date. This look-back period shall not affect the look-back period described Paragraphs 1 or 2 of this Subsection for undisclosed liabilities unrelated to tax collected and not remitted.</w:t>
      </w:r>
      <w:bookmarkStart w:id="1735" w:name="co_anchor_IBF6DCEE74C7511E989BBD38B0E5E4"/>
      <w:bookmarkEnd w:id="1735"/>
    </w:p>
    <w:p w14:paraId="00667079" w14:textId="77777777" w:rsidR="00804F7D" w:rsidRPr="004D1062" w:rsidRDefault="00804F7D" w:rsidP="00804F7D">
      <w:pPr>
        <w:pStyle w:val="1"/>
      </w:pPr>
      <w:bookmarkStart w:id="1736" w:name="co_pp_a4970000a81a0_1"/>
      <w:bookmarkEnd w:id="1736"/>
      <w:r>
        <w:t>4.</w:t>
      </w:r>
      <w:r>
        <w:tab/>
      </w:r>
      <w:r w:rsidRPr="004D1062">
        <w:t xml:space="preserve">The </w:t>
      </w:r>
      <w:r>
        <w:t>c</w:t>
      </w:r>
      <w:r w:rsidRPr="004D1062">
        <w:t>ommission, in concurrence with the applicant, may adjust the look-back period to accommodate special circumstances.</w:t>
      </w:r>
    </w:p>
    <w:p w14:paraId="74F58175" w14:textId="77777777" w:rsidR="00804F7D" w:rsidRPr="004D1062" w:rsidRDefault="00804F7D" w:rsidP="00804F7D">
      <w:pPr>
        <w:pStyle w:val="1"/>
      </w:pPr>
      <w:bookmarkStart w:id="1737" w:name="co_anchor_IBF6DCEE84C7511E989BBD38B0E5E4"/>
      <w:bookmarkStart w:id="1738" w:name="co_pp_df1a0000a5452_1"/>
      <w:bookmarkEnd w:id="1737"/>
      <w:bookmarkEnd w:id="1738"/>
      <w:r>
        <w:t>5.</w:t>
      </w:r>
      <w:r>
        <w:tab/>
      </w:r>
      <w:r w:rsidRPr="004D1062">
        <w:t>Look-back periods shall be established from the application date, unless the liability results from a merged or acquired entity as described in Paragraph 2 of this Subsection or there is mutual agreement to adjust a look-back period as provided in Paragraph 4 of this Subsection.</w:t>
      </w:r>
    </w:p>
    <w:p w14:paraId="09746BDB" w14:textId="77777777" w:rsidR="00804F7D" w:rsidRPr="004D1062" w:rsidRDefault="00804F7D" w:rsidP="00804F7D">
      <w:pPr>
        <w:pStyle w:val="1"/>
      </w:pPr>
      <w:bookmarkStart w:id="1739" w:name="co_anchor_IBF6DCEE94C7511E989BBD38B0E5E4"/>
      <w:bookmarkStart w:id="1740" w:name="co_pp_83210000a01c0_1"/>
      <w:bookmarkEnd w:id="1739"/>
      <w:bookmarkEnd w:id="1740"/>
      <w:r>
        <w:t>6.</w:t>
      </w:r>
      <w:r>
        <w:tab/>
      </w:r>
      <w:r w:rsidRPr="004D1062">
        <w:t>Periods prior to the look-back period shall be considered part of the voluntary disclosure agreement. However, payment is not required for any taxes due for these periods.</w:t>
      </w:r>
    </w:p>
    <w:p w14:paraId="525A6648" w14:textId="77777777" w:rsidR="00804F7D" w:rsidRPr="004D1062" w:rsidRDefault="00804F7D" w:rsidP="00804F7D">
      <w:pPr>
        <w:pStyle w:val="1"/>
      </w:pPr>
      <w:bookmarkStart w:id="1741" w:name="co_pp_0dd00000988c4_1"/>
      <w:bookmarkEnd w:id="1741"/>
      <w:r w:rsidRPr="004D1062">
        <w:t>7</w:t>
      </w:r>
      <w:r>
        <w:t>.</w:t>
      </w:r>
      <w:r>
        <w:tab/>
      </w:r>
      <w:r w:rsidRPr="004D1062">
        <w:t xml:space="preserve">Under the agreement, the applicant and the </w:t>
      </w:r>
      <w:r>
        <w:t>c</w:t>
      </w:r>
      <w:r w:rsidRPr="004D1062">
        <w:t>ommission agree to suspend prescription for the look-back period as follows:</w:t>
      </w:r>
    </w:p>
    <w:p w14:paraId="7112BB0F" w14:textId="77777777" w:rsidR="00804F7D" w:rsidRPr="004D1062" w:rsidRDefault="00804F7D" w:rsidP="00804F7D">
      <w:pPr>
        <w:pStyle w:val="a0"/>
      </w:pPr>
      <w:bookmarkStart w:id="1742" w:name="co_anchor_IBF6DCEEF4C7511E989BBD38B0E5E4"/>
      <w:bookmarkStart w:id="1743" w:name="co_pp_758d00006a402_1"/>
      <w:bookmarkEnd w:id="1742"/>
      <w:bookmarkEnd w:id="1743"/>
      <w:r>
        <w:t>a.</w:t>
      </w:r>
      <w:r>
        <w:tab/>
      </w:r>
      <w:r w:rsidRPr="004D1062">
        <w:t>through June 30 of the calendar year subsequent to the signature date when that date occurs on or after January 1 and on or before June 30; and</w:t>
      </w:r>
    </w:p>
    <w:p w14:paraId="769F25A8" w14:textId="77777777" w:rsidR="00804F7D" w:rsidRPr="004D1062" w:rsidRDefault="00804F7D" w:rsidP="00804F7D">
      <w:pPr>
        <w:pStyle w:val="a0"/>
      </w:pPr>
      <w:bookmarkStart w:id="1744" w:name="co_anchor_IBF6DCEF04C7511E989BBD38B0E5E4"/>
      <w:bookmarkStart w:id="1745" w:name="co_pp_11f500007e331_1"/>
      <w:bookmarkEnd w:id="1744"/>
      <w:bookmarkEnd w:id="1745"/>
      <w:r w:rsidRPr="004D1062">
        <w:t>b.</w:t>
      </w:r>
      <w:r>
        <w:tab/>
      </w:r>
      <w:r w:rsidRPr="004D1062">
        <w:t>through December 31 of the calendar year subsequent to the signature date when that date occurs on or after July 1 and on or before December 31.</w:t>
      </w:r>
    </w:p>
    <w:p w14:paraId="52749DEF" w14:textId="77777777" w:rsidR="00804F7D" w:rsidRDefault="00804F7D" w:rsidP="00804F7D">
      <w:pPr>
        <w:pStyle w:val="A"/>
      </w:pPr>
      <w:r w:rsidRPr="004D1062">
        <w:t>F.</w:t>
      </w:r>
      <w:r>
        <w:tab/>
      </w:r>
      <w:r w:rsidRPr="004D1062">
        <w:t>Payment of Tax, Interest, and Penalty Due</w:t>
      </w:r>
    </w:p>
    <w:p w14:paraId="5EDBB60F" w14:textId="77777777" w:rsidR="00804F7D" w:rsidRDefault="00804F7D" w:rsidP="00804F7D">
      <w:pPr>
        <w:pStyle w:val="1"/>
      </w:pPr>
      <w:r>
        <w:t>1.</w:t>
      </w:r>
      <w:r>
        <w:tab/>
      </w:r>
      <w:r w:rsidRPr="004D1062">
        <w:t xml:space="preserve">All tax due for the look-back period must be paid within 60 calendar days of the </w:t>
      </w:r>
      <w:r>
        <w:t>c</w:t>
      </w:r>
      <w:r w:rsidRPr="004D1062">
        <w:t xml:space="preserve">hairman’s signing date of the voluntary disclosure agreement or within any extension of time authorized by the </w:t>
      </w:r>
      <w:r>
        <w:t>c</w:t>
      </w:r>
      <w:r w:rsidRPr="004D1062">
        <w:t xml:space="preserve">ommission beyond 60 calendar days of the signing date. All schedules or returns required by the </w:t>
      </w:r>
      <w:r>
        <w:t>c</w:t>
      </w:r>
      <w:r w:rsidRPr="004D1062">
        <w:t xml:space="preserve">ommission to show the amount of tax due must be included with this payment. </w:t>
      </w:r>
    </w:p>
    <w:p w14:paraId="2DE44E4B" w14:textId="77777777" w:rsidR="00804F7D" w:rsidRDefault="00804F7D" w:rsidP="00804F7D">
      <w:pPr>
        <w:pStyle w:val="1"/>
      </w:pPr>
      <w:r>
        <w:t>2.</w:t>
      </w:r>
      <w:r>
        <w:tab/>
        <w:t>The c</w:t>
      </w:r>
      <w:r w:rsidRPr="004D1062">
        <w:t xml:space="preserve">ommission shall compute the interest and penalty due for the tax disclosed by the applicant and send a schedule by mail or email to the applicant or his representative showing the amount of tax, interest and delinquent penalty due. The applicant must submit payment of the full amount of the interest </w:t>
      </w:r>
      <w:r w:rsidRPr="00A84128">
        <w:rPr>
          <w:iCs/>
        </w:rPr>
        <w:t>and</w:t>
      </w:r>
      <w:r w:rsidRPr="00A84128">
        <w:t xml:space="preserve"> </w:t>
      </w:r>
      <w:r w:rsidRPr="004D1062">
        <w:t>any penalties not abated</w:t>
      </w:r>
      <w:r>
        <w:t xml:space="preserve"> </w:t>
      </w:r>
      <w:r w:rsidRPr="004D1062">
        <w:t xml:space="preserve">or waived within 30 calendar days from the postmark or e-mail date of the schedule or, if applicable, within any extension of time granted by </w:t>
      </w:r>
      <w:r>
        <w:t>the commission</w:t>
      </w:r>
      <w:r w:rsidRPr="004D1062">
        <w:t xml:space="preserve">. If payment of the full amount due has not been received at the expiration of such time, </w:t>
      </w:r>
      <w:r>
        <w:t>the commission</w:t>
      </w:r>
      <w:r w:rsidRPr="004D1062">
        <w:t xml:space="preserve"> may void the agreement.</w:t>
      </w:r>
    </w:p>
    <w:p w14:paraId="2A9C5BDA" w14:textId="77777777" w:rsidR="00804F7D" w:rsidRDefault="00804F7D" w:rsidP="00804F7D">
      <w:pPr>
        <w:pStyle w:val="A"/>
      </w:pPr>
      <w:r w:rsidRPr="004D1062">
        <w:t>G.</w:t>
      </w:r>
      <w:r>
        <w:tab/>
      </w:r>
      <w:r w:rsidRPr="004D1062">
        <w:t>Waiver or Remittance of Payment of Penalty</w:t>
      </w:r>
    </w:p>
    <w:p w14:paraId="4B7C9469" w14:textId="77777777" w:rsidR="00804F7D" w:rsidRDefault="00804F7D" w:rsidP="00804F7D">
      <w:pPr>
        <w:pStyle w:val="1"/>
      </w:pPr>
      <w:r>
        <w:t>1.</w:t>
      </w:r>
      <w:r>
        <w:tab/>
      </w:r>
      <w:r w:rsidRPr="004D1062">
        <w:t>After all tax and interest due for the look-back period have been paid, the delinquent penalties will be abated or waived, unless the tax disclosed was collected but not remitted.</w:t>
      </w:r>
    </w:p>
    <w:p w14:paraId="05564E4C" w14:textId="77777777" w:rsidR="00804F7D" w:rsidRDefault="00804F7D" w:rsidP="00804F7D">
      <w:pPr>
        <w:pStyle w:val="1"/>
      </w:pPr>
      <w:r>
        <w:lastRenderedPageBreak/>
        <w:t>2.</w:t>
      </w:r>
      <w:r>
        <w:tab/>
      </w:r>
      <w:r w:rsidRPr="004D1062">
        <w:t xml:space="preserve">Where the tax was collected but not remitted, </w:t>
      </w:r>
      <w:r>
        <w:t>the commission</w:t>
      </w:r>
      <w:r w:rsidRPr="004D1062">
        <w:t xml:space="preserve"> may consider waiving payment of the whole or any part of the delinquent penalties on a case-by-case basis.</w:t>
      </w:r>
    </w:p>
    <w:p w14:paraId="5B067E64" w14:textId="77777777" w:rsidR="00804F7D" w:rsidRDefault="00804F7D" w:rsidP="00804F7D">
      <w:pPr>
        <w:pStyle w:val="A"/>
      </w:pPr>
      <w:r w:rsidRPr="004D1062">
        <w:t>H.</w:t>
      </w:r>
      <w:r w:rsidRPr="004D1062">
        <w:tab/>
        <w:t xml:space="preserve">The </w:t>
      </w:r>
      <w:r>
        <w:t>c</w:t>
      </w:r>
      <w:r w:rsidRPr="004D1062">
        <w:t xml:space="preserve">ommission may disclose tax information to the Multistate Tax Commission or any political subdivision of the state which has entered into an information exchange agreement with </w:t>
      </w:r>
      <w:r>
        <w:t>the commission</w:t>
      </w:r>
      <w:r w:rsidRPr="004D1062">
        <w:t xml:space="preserve"> in order to coordinate the</w:t>
      </w:r>
      <w:r w:rsidR="007D3C68">
        <w:t xml:space="preserve"> </w:t>
      </w:r>
      <w:r w:rsidRPr="004D1062">
        <w:t>delivery and acceptance of applications for voluntary disclosure agreements. Any information so furnished shall be considered and held confidential and privileged by the Multistate Tax Commission or the political subdivision to the extent provided by R.S. 47:1508.</w:t>
      </w:r>
    </w:p>
    <w:p w14:paraId="232BB8CB" w14:textId="77777777" w:rsidR="00804F7D" w:rsidRDefault="00804F7D" w:rsidP="00804F7D">
      <w:pPr>
        <w:pStyle w:val="A"/>
      </w:pPr>
      <w:r w:rsidRPr="004D1062">
        <w:t>I.</w:t>
      </w:r>
      <w:r w:rsidRPr="004D1062">
        <w:tab/>
        <w:t xml:space="preserve">The </w:t>
      </w:r>
      <w:r>
        <w:t>c</w:t>
      </w:r>
      <w:r w:rsidRPr="004D1062">
        <w:t xml:space="preserve">ommission may conduct an audit of the look-back period to confirm that the correct amount of tax has been paid. Interest and penalty may be assessed on tax found due in excess of the amounts reported under the voluntary disclosure agreement. The </w:t>
      </w:r>
      <w:r>
        <w:t>c</w:t>
      </w:r>
      <w:r w:rsidRPr="004D1062">
        <w:t>ommission shall not assess additional interest or penalty for amounts reported and paid under the voluntary disclosure agreement except in cases of fraud, material misrepresentation, or any such misrepresentation of the facts by the taxpayer.</w:t>
      </w:r>
    </w:p>
    <w:p w14:paraId="5F5CFDE4" w14:textId="77777777" w:rsidR="00804F7D" w:rsidRPr="004D1062" w:rsidRDefault="00804F7D" w:rsidP="00804F7D">
      <w:pPr>
        <w:pStyle w:val="A"/>
      </w:pPr>
      <w:r w:rsidRPr="004D1062">
        <w:t>J.</w:t>
      </w:r>
      <w:r>
        <w:tab/>
      </w:r>
      <w:r w:rsidRPr="004D1062">
        <w:t>The terms of the voluntary disclosure agreement shall be valid, binding, and enforceable by and against all parties, including their transferees, successors, and assignees.</w:t>
      </w:r>
      <w:bookmarkStart w:id="1746" w:name="co_anchor_I42276F205B6311E7B510180373BC2"/>
      <w:bookmarkEnd w:id="1746"/>
    </w:p>
    <w:p w14:paraId="0D84EBDF" w14:textId="77777777" w:rsidR="00804F7D" w:rsidRDefault="00804F7D" w:rsidP="00804F7D">
      <w:pPr>
        <w:pStyle w:val="A"/>
      </w:pPr>
      <w:bookmarkStart w:id="1747" w:name="co_pp_bc19000040c16_1"/>
      <w:bookmarkEnd w:id="1747"/>
      <w:r w:rsidRPr="004D1062">
        <w:t>K.</w:t>
      </w:r>
      <w:r>
        <w:tab/>
      </w:r>
      <w:r w:rsidRPr="004D1062">
        <w:t xml:space="preserve">The </w:t>
      </w:r>
      <w:r>
        <w:t>c</w:t>
      </w:r>
      <w:r w:rsidRPr="004D1062">
        <w:t>ommission reserves the right to void the voluntary disclosure agreement if the applicant fails to comply with any of the conditions outlined in the agreement.</w:t>
      </w:r>
    </w:p>
    <w:p w14:paraId="3F598DE6" w14:textId="77777777" w:rsidR="00804F7D" w:rsidRPr="004D1062" w:rsidRDefault="00804F7D" w:rsidP="00804F7D">
      <w:pPr>
        <w:pStyle w:val="AuthorityNote"/>
      </w:pPr>
      <w:r w:rsidRPr="004D1062">
        <w:t>AUTHORITY NOTE:</w:t>
      </w:r>
      <w:r w:rsidRPr="004D1062">
        <w:tab/>
        <w:t>Promulgated in accordance with R.S. 47:340(G)(11).</w:t>
      </w:r>
    </w:p>
    <w:p w14:paraId="69A579C2" w14:textId="77777777" w:rsidR="00804F7D" w:rsidRPr="008C07C0" w:rsidRDefault="00804F7D" w:rsidP="00804F7D">
      <w:pPr>
        <w:pStyle w:val="HistoricalNote"/>
      </w:pPr>
      <w:r w:rsidRPr="004D1062">
        <w:t>HISTORICAL NOTE:</w:t>
      </w:r>
      <w:r w:rsidRPr="004D1062">
        <w:tab/>
        <w:t>Promulgated by the</w:t>
      </w:r>
      <w:r>
        <w:t xml:space="preserve"> Department of Revenue, </w:t>
      </w:r>
      <w:r w:rsidRPr="004D1062">
        <w:t xml:space="preserve">Sales and Use Tax Commission for Remote Sellers LR </w:t>
      </w:r>
      <w:r>
        <w:t>48</w:t>
      </w:r>
      <w:r w:rsidRPr="004D1062">
        <w:t>:</w:t>
      </w:r>
      <w:r>
        <w:t>2360 (September 2022).</w:t>
      </w:r>
    </w:p>
    <w:p w14:paraId="0C3CF314" w14:textId="77777777" w:rsidR="007E3034" w:rsidRDefault="007E3034" w:rsidP="007E3034">
      <w:pPr>
        <w:pStyle w:val="Chapter"/>
      </w:pPr>
      <w:bookmarkStart w:id="1748" w:name="_Toc238197830"/>
      <w:r w:rsidRPr="00B046EB">
        <w:t>Chapter 31.</w:t>
      </w:r>
      <w:r w:rsidRPr="00B046EB">
        <w:tab/>
        <w:t>Office of Debt Recovery</w:t>
      </w:r>
      <w:bookmarkEnd w:id="1748"/>
    </w:p>
    <w:p w14:paraId="1945F373" w14:textId="77777777" w:rsidR="007E3034" w:rsidRPr="00B046EB" w:rsidRDefault="007E3034" w:rsidP="007E3034">
      <w:pPr>
        <w:pStyle w:val="Section"/>
      </w:pPr>
      <w:bookmarkStart w:id="1749" w:name="_Toc238197831"/>
      <w:r w:rsidRPr="00B046EB">
        <w:t>§3101.</w:t>
      </w:r>
      <w:r>
        <w:tab/>
      </w:r>
      <w:r w:rsidRPr="00B046EB">
        <w:t>Collection Fee</w:t>
      </w:r>
      <w:bookmarkEnd w:id="1749"/>
    </w:p>
    <w:p w14:paraId="2B994A8F" w14:textId="77777777" w:rsidR="007E3034" w:rsidRPr="00B046EB" w:rsidRDefault="007E3034" w:rsidP="007E3034">
      <w:pPr>
        <w:pStyle w:val="A"/>
      </w:pPr>
      <w:r w:rsidRPr="00B046EB">
        <w:t>A.</w:t>
      </w:r>
      <w:r>
        <w:tab/>
      </w:r>
      <w:r w:rsidRPr="00B046EB">
        <w:t>Pursuant to R.S. 47:1676(E), the Office of Debt Recovery shall charge a fee on debts referred to it for collection.</w:t>
      </w:r>
      <w:r>
        <w:t xml:space="preserve"> </w:t>
      </w:r>
      <w:r w:rsidRPr="00B046EB">
        <w:t xml:space="preserve">The fee shall not exceed </w:t>
      </w:r>
      <w:r>
        <w:t xml:space="preserve">25 </w:t>
      </w:r>
      <w:r w:rsidRPr="00B046EB">
        <w:t xml:space="preserve">percent of the total liability and </w:t>
      </w:r>
      <w:r w:rsidRPr="00CD0B8C">
        <w:t xml:space="preserve">is to be established by </w:t>
      </w:r>
      <w:r>
        <w:t>r</w:t>
      </w:r>
      <w:r w:rsidRPr="00CD0B8C">
        <w:t>ule.</w:t>
      </w:r>
    </w:p>
    <w:p w14:paraId="32CE2A3D" w14:textId="77777777" w:rsidR="007E3034" w:rsidRDefault="007E3034" w:rsidP="007E3034">
      <w:pPr>
        <w:pStyle w:val="A"/>
      </w:pPr>
      <w:r w:rsidRPr="00B046EB">
        <w:t>B.</w:t>
      </w:r>
      <w:r>
        <w:tab/>
      </w:r>
      <w:r w:rsidRPr="00B046EB">
        <w:t xml:space="preserve">A collection fee equal to </w:t>
      </w:r>
      <w:r>
        <w:t>15</w:t>
      </w:r>
      <w:r w:rsidRPr="00B046EB">
        <w:t xml:space="preserve"> percent of the total liability of debt shall be due on all debts referred to the Office of Debt Recovery on or after January 1, 2024.</w:t>
      </w:r>
      <w:r>
        <w:t xml:space="preserve"> </w:t>
      </w:r>
      <w:r w:rsidRPr="00B046EB">
        <w:t>This collection fee shall be retained by the Office of Debt Recovery and distributed in accordance with R.S. 47:1676(E).</w:t>
      </w:r>
    </w:p>
    <w:p w14:paraId="2A373B48" w14:textId="77777777" w:rsidR="007E3034" w:rsidRPr="00B046EB" w:rsidRDefault="007E3034" w:rsidP="007E3034">
      <w:pPr>
        <w:pStyle w:val="AuthorityNote"/>
      </w:pPr>
      <w:r w:rsidRPr="00B046EB">
        <w:rPr>
          <w:bCs/>
        </w:rPr>
        <w:t>AUTHORITY NOTE:</w:t>
      </w:r>
      <w:r w:rsidRPr="00B046EB">
        <w:rPr>
          <w:bCs/>
        </w:rPr>
        <w:tab/>
      </w:r>
      <w:r w:rsidRPr="00B046EB">
        <w:t>Promulgated in accordance with R.S. 47:1511 and R.S. 47:1676.</w:t>
      </w:r>
    </w:p>
    <w:p w14:paraId="23E9F9D2" w14:textId="77777777" w:rsidR="007E3034" w:rsidRDefault="007E3034" w:rsidP="007E3034">
      <w:pPr>
        <w:pStyle w:val="HistoricalNote"/>
      </w:pPr>
      <w:r>
        <w:rPr>
          <w:bCs/>
        </w:rPr>
        <w:t>HISTORICAL NOTE:</w:t>
      </w:r>
      <w:r>
        <w:rPr>
          <w:bCs/>
        </w:rPr>
        <w:tab/>
      </w:r>
      <w:r w:rsidRPr="00B046EB">
        <w:t>Promulgated by the Department of Revenue, Policy Services Division, LR 49</w:t>
      </w:r>
      <w:r>
        <w:t>:1752 (October 2023).</w:t>
      </w:r>
      <w:r w:rsidRPr="00B046EB">
        <w:t xml:space="preserve"> </w:t>
      </w:r>
    </w:p>
    <w:p w14:paraId="6221BDC3" w14:textId="77777777" w:rsidR="007E3034" w:rsidRDefault="007E3034" w:rsidP="002932CD">
      <w:pPr>
        <w:pStyle w:val="HistoricalNote"/>
      </w:pPr>
    </w:p>
    <w:p w14:paraId="4379BED3" w14:textId="77777777" w:rsidR="007E3034" w:rsidRDefault="007E3034" w:rsidP="002932CD">
      <w:pPr>
        <w:pStyle w:val="HistoricalNote"/>
        <w:sectPr w:rsidR="007E3034" w:rsidSect="00526312">
          <w:headerReference w:type="even" r:id="rId25"/>
          <w:headerReference w:type="default" r:id="rId26"/>
          <w:type w:val="continuous"/>
          <w:pgSz w:w="12240" w:h="15840" w:code="1"/>
          <w:pgMar w:top="1080" w:right="864" w:bottom="864" w:left="864" w:header="576" w:footer="432" w:gutter="0"/>
          <w:cols w:num="2" w:space="720"/>
        </w:sectPr>
      </w:pPr>
    </w:p>
    <w:p w14:paraId="309A8E74" w14:textId="77777777" w:rsidR="002932CD" w:rsidRDefault="002932CD" w:rsidP="002932CD">
      <w:pPr>
        <w:pStyle w:val="HistoricalNote"/>
        <w:sectPr w:rsidR="002932CD" w:rsidSect="00526312">
          <w:type w:val="continuous"/>
          <w:pgSz w:w="12240" w:h="15840" w:code="1"/>
          <w:pgMar w:top="1080" w:right="864" w:bottom="864" w:left="864" w:header="576" w:footer="432" w:gutter="0"/>
          <w:cols w:num="2" w:space="720"/>
        </w:sectPr>
      </w:pPr>
    </w:p>
    <w:p w14:paraId="3457BDE6" w14:textId="77777777" w:rsidR="000A70F9" w:rsidRDefault="000A70F9">
      <w:pPr>
        <w:pStyle w:val="Title1"/>
      </w:pPr>
      <w:r>
        <w:lastRenderedPageBreak/>
        <w:t>Title 61</w:t>
      </w:r>
    </w:p>
    <w:p w14:paraId="251CFE84" w14:textId="77777777" w:rsidR="000A70F9" w:rsidRDefault="000A70F9">
      <w:pPr>
        <w:pStyle w:val="Title2"/>
      </w:pPr>
      <w:r>
        <w:t>REVENUE AND TAXATION</w:t>
      </w:r>
    </w:p>
    <w:p w14:paraId="645CDF40" w14:textId="77777777" w:rsidR="000A70F9" w:rsidRDefault="000A70F9" w:rsidP="00A14CD4">
      <w:pPr>
        <w:pStyle w:val="Part"/>
      </w:pPr>
      <w:bookmarkStart w:id="1750" w:name="_Toc233690203"/>
      <w:bookmarkStart w:id="1751" w:name="TOC_Part2"/>
      <w:bookmarkStart w:id="1752" w:name="_Toc243721413"/>
      <w:bookmarkStart w:id="1753" w:name="_Toc259619660"/>
      <w:bookmarkStart w:id="1754" w:name="_Toc262718746"/>
      <w:bookmarkStart w:id="1755" w:name="_Toc275165519"/>
      <w:bookmarkStart w:id="1756" w:name="_Toc238197832"/>
      <w:r>
        <w:t>Part V.  Ad Valorem Taxation</w:t>
      </w:r>
      <w:bookmarkEnd w:id="1750"/>
      <w:bookmarkEnd w:id="1751"/>
      <w:bookmarkEnd w:id="1752"/>
      <w:bookmarkEnd w:id="1753"/>
      <w:bookmarkEnd w:id="1754"/>
      <w:bookmarkEnd w:id="1755"/>
      <w:bookmarkEnd w:id="1756"/>
    </w:p>
    <w:p w14:paraId="59ED7729" w14:textId="77777777" w:rsidR="000A70F9" w:rsidRDefault="000A70F9" w:rsidP="00A14CD4">
      <w:pPr>
        <w:pStyle w:val="Part"/>
      </w:pPr>
    </w:p>
    <w:p w14:paraId="060142BB" w14:textId="77777777" w:rsidR="000A70F9" w:rsidRDefault="000A70F9" w:rsidP="00A14CD4">
      <w:pPr>
        <w:pStyle w:val="Part"/>
        <w:sectPr w:rsidR="000A70F9" w:rsidSect="00526312">
          <w:headerReference w:type="default" r:id="rId27"/>
          <w:type w:val="oddPage"/>
          <w:pgSz w:w="12240" w:h="15840" w:code="1"/>
          <w:pgMar w:top="1080" w:right="864" w:bottom="864" w:left="864" w:header="576" w:footer="432" w:gutter="0"/>
          <w:cols w:space="720"/>
          <w:titlePg/>
        </w:sectPr>
      </w:pPr>
    </w:p>
    <w:p w14:paraId="7969A372" w14:textId="77777777" w:rsidR="000A70F9" w:rsidRDefault="000A70F9">
      <w:pPr>
        <w:pStyle w:val="Chapter"/>
      </w:pPr>
      <w:bookmarkStart w:id="1757" w:name="TOC_Chap85"/>
      <w:bookmarkStart w:id="1758" w:name="_Toc233690204"/>
      <w:bookmarkStart w:id="1759" w:name="_Toc234030788"/>
      <w:bookmarkStart w:id="1760" w:name="_Toc243721414"/>
      <w:bookmarkStart w:id="1761" w:name="_Toc259619661"/>
      <w:bookmarkStart w:id="1762" w:name="_Toc262718747"/>
      <w:bookmarkStart w:id="1763" w:name="_Toc275165520"/>
      <w:bookmarkStart w:id="1764" w:name="_Toc238197833"/>
      <w:r>
        <w:t>Chapter 1.</w:t>
      </w:r>
      <w:bookmarkEnd w:id="1757"/>
      <w:r w:rsidR="009063FA">
        <w:tab/>
      </w:r>
      <w:bookmarkStart w:id="1765" w:name="TOCT_Chap166"/>
      <w:bookmarkStart w:id="1766" w:name="TOCT_Chap131"/>
      <w:bookmarkStart w:id="1767" w:name="TOCT_Chap85"/>
      <w:r>
        <w:t xml:space="preserve">Constitutional and </w:t>
      </w:r>
      <w:r w:rsidRPr="007B0080">
        <w:t>Statutory Guides to Property Taxation</w:t>
      </w:r>
      <w:bookmarkEnd w:id="1758"/>
      <w:bookmarkEnd w:id="1759"/>
      <w:bookmarkEnd w:id="1760"/>
      <w:bookmarkEnd w:id="1761"/>
      <w:bookmarkEnd w:id="1762"/>
      <w:bookmarkEnd w:id="1763"/>
      <w:bookmarkEnd w:id="1764"/>
      <w:bookmarkEnd w:id="1765"/>
      <w:bookmarkEnd w:id="1766"/>
      <w:bookmarkEnd w:id="1767"/>
    </w:p>
    <w:p w14:paraId="64B0505C" w14:textId="77777777" w:rsidR="000A70F9" w:rsidRDefault="000A70F9">
      <w:pPr>
        <w:pStyle w:val="Section"/>
      </w:pPr>
      <w:bookmarkStart w:id="1768" w:name="_Toc233690205"/>
      <w:bookmarkStart w:id="1769" w:name="_Toc234030789"/>
      <w:bookmarkStart w:id="1770" w:name="_Toc243721415"/>
      <w:bookmarkStart w:id="1771" w:name="_Toc259619662"/>
      <w:bookmarkStart w:id="1772" w:name="_Toc262718748"/>
      <w:bookmarkStart w:id="1773" w:name="_Toc275165521"/>
      <w:bookmarkStart w:id="1774" w:name="_Toc238197834"/>
      <w:r>
        <w:t>§100.</w:t>
      </w:r>
      <w:r>
        <w:tab/>
        <w:t>Introduction</w:t>
      </w:r>
      <w:bookmarkEnd w:id="1768"/>
      <w:bookmarkEnd w:id="1769"/>
      <w:bookmarkEnd w:id="1770"/>
      <w:bookmarkEnd w:id="1771"/>
      <w:bookmarkEnd w:id="1772"/>
      <w:bookmarkEnd w:id="1773"/>
      <w:bookmarkEnd w:id="1774"/>
    </w:p>
    <w:p w14:paraId="5B07D4AD" w14:textId="77777777" w:rsidR="000A70F9" w:rsidRDefault="000A70F9">
      <w:pPr>
        <w:pStyle w:val="A"/>
      </w:pPr>
      <w:r>
        <w:t>A.</w:t>
      </w:r>
      <w:r>
        <w:tab/>
      </w:r>
      <w:r w:rsidR="00D83EF7" w:rsidRPr="00D43BA5">
        <w:t>The power of local and state governments to tax real and personal pr</w:t>
      </w:r>
      <w:r w:rsidR="00D83EF7">
        <w:t>operty is contained within the c</w:t>
      </w:r>
      <w:r w:rsidR="00D83EF7" w:rsidRPr="00D43BA5">
        <w:t xml:space="preserve">onstitution of the </w:t>
      </w:r>
      <w:r w:rsidR="00D83EF7">
        <w:t>s</w:t>
      </w:r>
      <w:r w:rsidR="00D83EF7" w:rsidRPr="00D43BA5">
        <w:t>tate of Louisiana. The broad constitutional principles are clarified in the revised statutes of the state of Louisiana. These statutes are further clarified and made workable by rules and regulations passed in accordance with the statutes and the constitution by the Louisiana Tax Commission. This summary of certain provisions of the constitution and revised statutes is for convenience only and is not intended as an official interpretation. Actual provisions of law supersede this summary.</w:t>
      </w:r>
    </w:p>
    <w:p w14:paraId="5676E955" w14:textId="77777777" w:rsidR="000A70F9" w:rsidRDefault="000A70F9">
      <w:pPr>
        <w:pStyle w:val="AuthorityNote"/>
      </w:pPr>
      <w:r>
        <w:t>AUTHORITY NOTE:</w:t>
      </w:r>
      <w:r>
        <w:tab/>
        <w:t>Promulgated in accordance with Louisiana Constitution of 1974, Article VII, Section 18.</w:t>
      </w:r>
    </w:p>
    <w:p w14:paraId="2AE23EB7" w14:textId="77777777" w:rsidR="000A70F9" w:rsidRDefault="000A70F9">
      <w:pPr>
        <w:pStyle w:val="HistoricalNote"/>
      </w:pPr>
      <w:r>
        <w:t>HISTORICAL NOTE:</w:t>
      </w:r>
      <w:r>
        <w:tab/>
        <w:t>Promulgated by the Department of Revenue and Taxation, Tax Commiss</w:t>
      </w:r>
      <w:r w:rsidR="00D83EF7">
        <w:t>ion, LR 15:1097 (December 1989),</w:t>
      </w:r>
      <w:r w:rsidR="00D83EF7" w:rsidRPr="00D83EF7">
        <w:rPr>
          <w:kern w:val="0"/>
          <w:sz w:val="20"/>
        </w:rPr>
        <w:t xml:space="preserve"> </w:t>
      </w:r>
      <w:r w:rsidR="00D83EF7" w:rsidRPr="00D83EF7">
        <w:t>amended LR 48:1516 (June 2022).</w:t>
      </w:r>
    </w:p>
    <w:p w14:paraId="448CCE58" w14:textId="77777777" w:rsidR="00C165E8" w:rsidRPr="006E6C5A" w:rsidRDefault="00C165E8" w:rsidP="00C165E8">
      <w:pPr>
        <w:pStyle w:val="Section"/>
      </w:pPr>
      <w:bookmarkStart w:id="1775" w:name="_Toc233690206"/>
      <w:bookmarkStart w:id="1776" w:name="_Toc234030790"/>
      <w:bookmarkStart w:id="1777" w:name="_Toc243721416"/>
      <w:bookmarkStart w:id="1778" w:name="_Toc259619663"/>
      <w:bookmarkStart w:id="1779" w:name="_Toc262718749"/>
      <w:bookmarkStart w:id="1780" w:name="_Toc275165522"/>
      <w:bookmarkStart w:id="1781" w:name="_Toc238197835"/>
      <w:r w:rsidRPr="006E6C5A">
        <w:t>§101.</w:t>
      </w:r>
      <w:r w:rsidRPr="006E6C5A">
        <w:tab/>
        <w:t>Constitutional Principles for Property Taxation</w:t>
      </w:r>
      <w:bookmarkEnd w:id="1775"/>
      <w:bookmarkEnd w:id="1776"/>
      <w:bookmarkEnd w:id="1777"/>
      <w:bookmarkEnd w:id="1778"/>
      <w:bookmarkEnd w:id="1779"/>
      <w:bookmarkEnd w:id="1780"/>
      <w:bookmarkEnd w:id="1781"/>
    </w:p>
    <w:p w14:paraId="68D4D3F8" w14:textId="77777777" w:rsidR="000A70F9" w:rsidRDefault="000A70F9">
      <w:pPr>
        <w:pStyle w:val="A"/>
      </w:pPr>
      <w:r>
        <w:t>A.</w:t>
      </w:r>
      <w:r>
        <w:tab/>
        <w:t>Assessments. Property subject to ad valorem (property) taxation shall be listed on the assessment rolls at its assessed valuation, which, except as provided in §101.C and §101.F, shall be a percentage of its fair market value. The percentage of fair market value shall be uniform throughout the state upon the same class of property.</w:t>
      </w:r>
    </w:p>
    <w:p w14:paraId="47D4AE4E" w14:textId="77777777" w:rsidR="000A70F9" w:rsidRDefault="000A70F9">
      <w:pPr>
        <w:pStyle w:val="A"/>
      </w:pPr>
      <w:r>
        <w:t>B.</w:t>
      </w:r>
      <w:r>
        <w:tab/>
        <w:t>Classification</w:t>
      </w:r>
    </w:p>
    <w:p w14:paraId="452FBEAD" w14:textId="77777777" w:rsidR="000A70F9" w:rsidRDefault="000A70F9">
      <w:pPr>
        <w:pStyle w:val="1"/>
        <w:spacing w:after="200"/>
      </w:pPr>
      <w:r>
        <w:t>1.</w:t>
      </w:r>
      <w:r>
        <w:tab/>
        <w:t>The classification of property subject to ad valorem taxation and the percentage of fair market value applicable to each classification for the purpose of determining assessed valuation are as follows.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396"/>
        <w:gridCol w:w="3354"/>
        <w:gridCol w:w="1086"/>
      </w:tblGrid>
      <w:tr w:rsidR="000A70F9" w14:paraId="3D5FE06D" w14:textId="77777777" w:rsidTr="004F75AE">
        <w:trPr>
          <w:cantSplit/>
          <w:tblHeader/>
          <w:jc w:val="center"/>
        </w:trPr>
        <w:tc>
          <w:tcPr>
            <w:tcW w:w="3750" w:type="dxa"/>
            <w:gridSpan w:val="2"/>
            <w:tcBorders>
              <w:top w:val="double" w:sz="6" w:space="0" w:color="000000"/>
              <w:bottom w:val="single" w:sz="6" w:space="0" w:color="auto"/>
            </w:tcBorders>
            <w:shd w:val="clear" w:color="auto" w:fill="BFBFBF"/>
            <w:vAlign w:val="bottom"/>
          </w:tcPr>
          <w:p w14:paraId="53B2D29B" w14:textId="77777777" w:rsidR="000A70F9" w:rsidRDefault="000A70F9" w:rsidP="009A6BF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bCs/>
                <w:kern w:val="2"/>
                <w:sz w:val="16"/>
              </w:rPr>
            </w:pPr>
            <w:r>
              <w:rPr>
                <w:b/>
                <w:bCs/>
                <w:kern w:val="2"/>
                <w:sz w:val="16"/>
              </w:rPr>
              <w:t>Classifications</w:t>
            </w:r>
          </w:p>
        </w:tc>
        <w:tc>
          <w:tcPr>
            <w:tcW w:w="1086" w:type="dxa"/>
            <w:tcBorders>
              <w:top w:val="double" w:sz="6" w:space="0" w:color="000000"/>
              <w:bottom w:val="single" w:sz="6" w:space="0" w:color="auto"/>
            </w:tcBorders>
            <w:shd w:val="clear" w:color="auto" w:fill="BFBFBF"/>
            <w:vAlign w:val="bottom"/>
          </w:tcPr>
          <w:p w14:paraId="0E466365" w14:textId="77777777" w:rsidR="000A70F9" w:rsidRDefault="000A70F9" w:rsidP="009A6BF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bCs/>
                <w:kern w:val="2"/>
                <w:sz w:val="16"/>
              </w:rPr>
            </w:pPr>
            <w:r>
              <w:rPr>
                <w:b/>
                <w:bCs/>
                <w:kern w:val="2"/>
                <w:sz w:val="16"/>
              </w:rPr>
              <w:t>Percentages</w:t>
            </w:r>
          </w:p>
        </w:tc>
      </w:tr>
      <w:tr w:rsidR="000A70F9" w14:paraId="316F51A3" w14:textId="77777777" w:rsidTr="004F75AE">
        <w:trPr>
          <w:cantSplit/>
          <w:jc w:val="center"/>
        </w:trPr>
        <w:tc>
          <w:tcPr>
            <w:tcW w:w="396" w:type="dxa"/>
            <w:tcBorders>
              <w:top w:val="single" w:sz="6" w:space="0" w:color="auto"/>
            </w:tcBorders>
            <w:vAlign w:val="bottom"/>
          </w:tcPr>
          <w:p w14:paraId="22317B0F" w14:textId="77777777" w:rsidR="000A70F9" w:rsidRDefault="000A70F9" w:rsidP="004F75A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w:t>
            </w:r>
          </w:p>
        </w:tc>
        <w:tc>
          <w:tcPr>
            <w:tcW w:w="3354" w:type="dxa"/>
            <w:tcBorders>
              <w:top w:val="single" w:sz="6" w:space="0" w:color="auto"/>
            </w:tcBorders>
            <w:vAlign w:val="bottom"/>
          </w:tcPr>
          <w:p w14:paraId="5F4AB089" w14:textId="77777777" w:rsidR="000A70F9" w:rsidRDefault="000A70F9" w:rsidP="009A6BF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Land</w:t>
            </w:r>
          </w:p>
        </w:tc>
        <w:tc>
          <w:tcPr>
            <w:tcW w:w="1086" w:type="dxa"/>
            <w:tcBorders>
              <w:top w:val="single" w:sz="6" w:space="0" w:color="auto"/>
            </w:tcBorders>
            <w:vAlign w:val="bottom"/>
          </w:tcPr>
          <w:p w14:paraId="4F63598D" w14:textId="77777777" w:rsidR="000A70F9" w:rsidRDefault="000A70F9" w:rsidP="009A6BF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10%</w:t>
            </w:r>
          </w:p>
        </w:tc>
      </w:tr>
      <w:tr w:rsidR="000A70F9" w14:paraId="5A9CC695" w14:textId="77777777" w:rsidTr="004F75AE">
        <w:trPr>
          <w:cantSplit/>
          <w:jc w:val="center"/>
        </w:trPr>
        <w:tc>
          <w:tcPr>
            <w:tcW w:w="396" w:type="dxa"/>
            <w:vAlign w:val="bottom"/>
          </w:tcPr>
          <w:p w14:paraId="169BA4C5" w14:textId="77777777" w:rsidR="000A70F9" w:rsidRDefault="000A70F9" w:rsidP="004F75A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b.</w:t>
            </w:r>
          </w:p>
        </w:tc>
        <w:tc>
          <w:tcPr>
            <w:tcW w:w="3354" w:type="dxa"/>
            <w:vAlign w:val="bottom"/>
          </w:tcPr>
          <w:p w14:paraId="6C0CE923" w14:textId="77777777" w:rsidR="000A70F9" w:rsidRDefault="000A70F9" w:rsidP="009A6BF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Improvements for Residential Purposes</w:t>
            </w:r>
          </w:p>
        </w:tc>
        <w:tc>
          <w:tcPr>
            <w:tcW w:w="1086" w:type="dxa"/>
            <w:vAlign w:val="bottom"/>
          </w:tcPr>
          <w:p w14:paraId="4658E02C" w14:textId="77777777" w:rsidR="000A70F9" w:rsidRDefault="000A70F9" w:rsidP="009A6BF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10%</w:t>
            </w:r>
          </w:p>
        </w:tc>
      </w:tr>
      <w:tr w:rsidR="000A70F9" w14:paraId="3C694F9C" w14:textId="77777777" w:rsidTr="004F75AE">
        <w:trPr>
          <w:cantSplit/>
          <w:jc w:val="center"/>
        </w:trPr>
        <w:tc>
          <w:tcPr>
            <w:tcW w:w="396" w:type="dxa"/>
            <w:vAlign w:val="bottom"/>
          </w:tcPr>
          <w:p w14:paraId="4B7B30B9" w14:textId="77777777" w:rsidR="000A70F9" w:rsidRDefault="000A70F9" w:rsidP="004F75A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c.</w:t>
            </w:r>
          </w:p>
        </w:tc>
        <w:tc>
          <w:tcPr>
            <w:tcW w:w="3354" w:type="dxa"/>
            <w:vAlign w:val="bottom"/>
          </w:tcPr>
          <w:p w14:paraId="500906F1" w14:textId="77777777" w:rsidR="000A70F9" w:rsidRDefault="000A70F9" w:rsidP="009A6BF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Electric Cooperative Properties, excluding Land</w:t>
            </w:r>
          </w:p>
        </w:tc>
        <w:tc>
          <w:tcPr>
            <w:tcW w:w="1086" w:type="dxa"/>
            <w:vAlign w:val="bottom"/>
          </w:tcPr>
          <w:p w14:paraId="055C2E4F" w14:textId="77777777" w:rsidR="000A70F9" w:rsidRDefault="000A70F9" w:rsidP="009A6BF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15%</w:t>
            </w:r>
          </w:p>
        </w:tc>
      </w:tr>
      <w:tr w:rsidR="000A70F9" w14:paraId="74A11C99" w14:textId="77777777" w:rsidTr="004F75AE">
        <w:trPr>
          <w:cantSplit/>
          <w:jc w:val="center"/>
        </w:trPr>
        <w:tc>
          <w:tcPr>
            <w:tcW w:w="396" w:type="dxa"/>
            <w:vAlign w:val="bottom"/>
          </w:tcPr>
          <w:p w14:paraId="2F1FF561" w14:textId="77777777" w:rsidR="000A70F9" w:rsidRDefault="000A70F9" w:rsidP="004F75A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d.</w:t>
            </w:r>
          </w:p>
        </w:tc>
        <w:tc>
          <w:tcPr>
            <w:tcW w:w="3354" w:type="dxa"/>
            <w:vAlign w:val="bottom"/>
          </w:tcPr>
          <w:p w14:paraId="78155EAE" w14:textId="77777777" w:rsidR="000A70F9" w:rsidRDefault="000A70F9" w:rsidP="009A6BF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Public Service Properties, excluding Land</w:t>
            </w:r>
          </w:p>
        </w:tc>
        <w:tc>
          <w:tcPr>
            <w:tcW w:w="1086" w:type="dxa"/>
            <w:vAlign w:val="bottom"/>
          </w:tcPr>
          <w:p w14:paraId="66DE2E3F" w14:textId="77777777" w:rsidR="000A70F9" w:rsidRDefault="000A70F9" w:rsidP="009A6BF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25%</w:t>
            </w:r>
          </w:p>
        </w:tc>
      </w:tr>
      <w:tr w:rsidR="000A70F9" w14:paraId="0196859A" w14:textId="77777777" w:rsidTr="004F75AE">
        <w:trPr>
          <w:cantSplit/>
          <w:jc w:val="center"/>
        </w:trPr>
        <w:tc>
          <w:tcPr>
            <w:tcW w:w="396" w:type="dxa"/>
            <w:vAlign w:val="bottom"/>
          </w:tcPr>
          <w:p w14:paraId="63D30122" w14:textId="77777777" w:rsidR="000A70F9" w:rsidRDefault="000A70F9" w:rsidP="004F75A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e</w:t>
            </w:r>
            <w:r w:rsidR="001F6AE5">
              <w:rPr>
                <w:kern w:val="2"/>
                <w:sz w:val="16"/>
              </w:rPr>
              <w:t>.</w:t>
            </w:r>
          </w:p>
        </w:tc>
        <w:tc>
          <w:tcPr>
            <w:tcW w:w="3354" w:type="dxa"/>
            <w:vAlign w:val="bottom"/>
          </w:tcPr>
          <w:p w14:paraId="30DF5064"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Other Property (including Personal Property)</w:t>
            </w:r>
          </w:p>
        </w:tc>
        <w:tc>
          <w:tcPr>
            <w:tcW w:w="1086" w:type="dxa"/>
            <w:vAlign w:val="bottom"/>
          </w:tcPr>
          <w:p w14:paraId="021BDA68"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15%</w:t>
            </w:r>
          </w:p>
        </w:tc>
      </w:tr>
    </w:tbl>
    <w:p w14:paraId="069012CF" w14:textId="77777777" w:rsidR="000A70F9" w:rsidRDefault="000A70F9">
      <w:pPr>
        <w:pStyle w:val="1"/>
        <w:spacing w:before="200"/>
      </w:pPr>
      <w:r>
        <w:t>2.</w:t>
      </w:r>
      <w:r>
        <w:tab/>
        <w:t>The legislature may enact laws defining electric cooperative propertie</w:t>
      </w:r>
      <w:r w:rsidR="00432750">
        <w:t>s and public service properties</w:t>
      </w:r>
      <w:r>
        <w:t xml:space="preserve"> (See R.S. 47:1851).</w:t>
      </w:r>
    </w:p>
    <w:p w14:paraId="602E399A" w14:textId="77777777" w:rsidR="000A70F9" w:rsidRDefault="000A70F9">
      <w:pPr>
        <w:pStyle w:val="A"/>
      </w:pPr>
      <w:r>
        <w:t>C.</w:t>
      </w:r>
      <w:r>
        <w:tab/>
        <w:t>Use Value. Bona fide agricultural, horticultural, marsh and timber lands, as defined by general law, shall be assessed for tax purposes at 10 percent of use value rather than fair market value. The legislature may provide by law similarly for buildings of historic architectural importance.</w:t>
      </w:r>
    </w:p>
    <w:p w14:paraId="6864AEAD" w14:textId="77777777" w:rsidR="000A70F9" w:rsidRDefault="000A70F9" w:rsidP="00A80DD2">
      <w:pPr>
        <w:pStyle w:val="A"/>
        <w:spacing w:after="80"/>
      </w:pPr>
      <w:r>
        <w:t>D.</w:t>
      </w:r>
      <w:r>
        <w:tab/>
        <w:t>Valuation. Each assessor shall determine the fair market value of all property subject to taxation within his respective parish or district, except public service properties, which shall be valued at fair market value by the Tax Commission or its successor. Each assessor shall determine the use value of property which is to be so assessed under the provisions of §101.C. Fair market value and use value of property shall be determined in accordance with criteria which shall be established by law and which shall apply uniformly throughout the state.</w:t>
      </w:r>
    </w:p>
    <w:p w14:paraId="798E1E2D" w14:textId="77777777" w:rsidR="0033534A" w:rsidRDefault="00342FA0" w:rsidP="00A80DD2">
      <w:pPr>
        <w:pStyle w:val="A"/>
        <w:spacing w:after="60"/>
      </w:pPr>
      <w:r>
        <w:t>E.</w:t>
      </w:r>
      <w:r>
        <w:tab/>
        <w:t>Review</w:t>
      </w:r>
    </w:p>
    <w:p w14:paraId="5C28A3CD" w14:textId="77777777" w:rsidR="000A70F9" w:rsidRDefault="0033534A" w:rsidP="0033534A">
      <w:pPr>
        <w:pStyle w:val="1"/>
      </w:pPr>
      <w:r>
        <w:t>1.</w:t>
      </w:r>
      <w:r>
        <w:tab/>
      </w:r>
      <w:r w:rsidR="000A70F9">
        <w:t>The correctness of assessments by the assessor shall be subject to review first by the parish governing authority, then by the Tax Commission or its successor, and finally by the courts, all in accordance with procedures established by law.</w:t>
      </w:r>
    </w:p>
    <w:p w14:paraId="1E20C844" w14:textId="77777777" w:rsidR="00F4432A" w:rsidRPr="004943A3" w:rsidRDefault="00F4432A" w:rsidP="00F4432A">
      <w:pPr>
        <w:pStyle w:val="A"/>
      </w:pPr>
      <w:r w:rsidRPr="004943A3">
        <w:t>F.</w:t>
      </w:r>
      <w:r w:rsidRPr="004943A3">
        <w:tab/>
        <w:t>Homestead Exemptions</w:t>
      </w:r>
    </w:p>
    <w:p w14:paraId="6AAF958B" w14:textId="77777777" w:rsidR="00F4432A" w:rsidRPr="004943A3" w:rsidRDefault="00F4432A" w:rsidP="00F4432A">
      <w:pPr>
        <w:pStyle w:val="1"/>
      </w:pPr>
      <w:r w:rsidRPr="004943A3">
        <w:t>1.</w:t>
      </w:r>
      <w:r w:rsidRPr="004943A3">
        <w:tab/>
        <w:t>General Provisions</w:t>
      </w:r>
    </w:p>
    <w:p w14:paraId="6D08E237" w14:textId="77777777" w:rsidR="00F4432A" w:rsidRPr="004943A3" w:rsidRDefault="00F4432A" w:rsidP="00F4432A">
      <w:pPr>
        <w:pStyle w:val="a0"/>
      </w:pPr>
      <w:r w:rsidRPr="004943A3">
        <w:t>a.</w:t>
      </w:r>
      <w:r w:rsidRPr="004943A3">
        <w:tab/>
        <w:t>The Louisiana Constitution permits no other property tax exemption</w:t>
      </w:r>
      <w:r>
        <w:t>s except those provided in the c</w:t>
      </w:r>
      <w:r w:rsidRPr="004943A3">
        <w:t>onstitution.</w:t>
      </w:r>
    </w:p>
    <w:p w14:paraId="08DB4754" w14:textId="77777777" w:rsidR="00E76359" w:rsidRPr="00CA33DC" w:rsidRDefault="00F4432A" w:rsidP="00F4432A">
      <w:pPr>
        <w:pStyle w:val="a0"/>
        <w:spacing w:after="60"/>
      </w:pPr>
      <w:r>
        <w:t>b.</w:t>
      </w:r>
      <w:r>
        <w:tab/>
        <w:t>The c</w:t>
      </w:r>
      <w:r w:rsidRPr="004943A3">
        <w:t xml:space="preserve">onstitution exempts to the extent of $7,500 of assessed value, except in those parishes whereby voters approved that the next $7,500 of the assessed valuation on property receiving the homestead exemption which is owned and occupied by a veteran with a service connected disability rating of </w:t>
      </w:r>
      <w:r>
        <w:t>100 percent</w:t>
      </w:r>
      <w:r w:rsidRPr="004943A3">
        <w:t xml:space="preserve"> by the United States Department of Veterans Affairs shall be</w:t>
      </w:r>
      <w:r w:rsidR="00342FA0">
        <w:t xml:space="preserve"> exmpt from ad valorem taxation</w:t>
      </w:r>
      <w:r>
        <w:t xml:space="preserve"> (s</w:t>
      </w:r>
      <w:r w:rsidRPr="004943A3">
        <w:t>ee Louisiana Constitutional Article 7, §21(K)(1)(2)(3) regarding the additional exemption):</w:t>
      </w:r>
    </w:p>
    <w:p w14:paraId="5F4C11FE" w14:textId="77777777" w:rsidR="00E76359" w:rsidRPr="00CA33DC" w:rsidRDefault="00E76359" w:rsidP="00A80DD2">
      <w:pPr>
        <w:pStyle w:val="i0"/>
        <w:spacing w:after="60"/>
      </w:pPr>
      <w:r>
        <w:tab/>
      </w:r>
      <w:r w:rsidRPr="00CA33DC">
        <w:t>i.</w:t>
      </w:r>
      <w:r w:rsidRPr="00CA33DC">
        <w:tab/>
      </w:r>
      <w:r>
        <w:t>t</w:t>
      </w:r>
      <w:r w:rsidRPr="00CA33DC">
        <w:t xml:space="preserve">he bona fide homestead, consisting of a tract of land or two or more tracts of land, even if the land is classified and assessed at use value, with a residence on one tract and a field, with or without timber on it, pasture, or garden on the other tract or tracts, not exceeding </w:t>
      </w:r>
      <w:r w:rsidR="009A6BF0">
        <w:t>160</w:t>
      </w:r>
      <w:r w:rsidRPr="00CA33DC">
        <w:t xml:space="preserve"> acres, buildings and appurtenances, whether rural or urban, owned and occupied by any person or persons owning </w:t>
      </w:r>
      <w:r>
        <w:t>the property in indivision;</w:t>
      </w:r>
    </w:p>
    <w:p w14:paraId="045B2B1F" w14:textId="77777777" w:rsidR="00E76359" w:rsidRPr="00CA33DC" w:rsidRDefault="00E76359" w:rsidP="00A80DD2">
      <w:pPr>
        <w:pStyle w:val="i0"/>
        <w:spacing w:after="60"/>
      </w:pPr>
      <w:r>
        <w:tab/>
      </w:r>
      <w:r w:rsidRPr="00CA33DC">
        <w:t>ii.</w:t>
      </w:r>
      <w:r w:rsidRPr="00CA33DC">
        <w:tab/>
      </w:r>
      <w:r>
        <w:t>t</w:t>
      </w:r>
      <w:r w:rsidRPr="00CA33DC">
        <w:t xml:space="preserve">he same homestead exemption shall also fully apply to the primary residence including a mobile home which serves as a bona fide home and which is owned and occupied by any person or persons owning the property in indivision, regardless of whether the homeowner owns the land upon which the home or mobile home is sited; however, this homestead exemption shall not apply to the land upon which such primary residence is sited if the </w:t>
      </w:r>
      <w:r>
        <w:t>homeowner does not own the land;</w:t>
      </w:r>
    </w:p>
    <w:p w14:paraId="389202AE" w14:textId="77777777" w:rsidR="00E76359" w:rsidRDefault="00E76359" w:rsidP="00A80DD2">
      <w:pPr>
        <w:pStyle w:val="i0"/>
        <w:spacing w:after="60"/>
      </w:pPr>
      <w:r>
        <w:tab/>
      </w:r>
      <w:r w:rsidRPr="00CA33DC">
        <w:t>iii.</w:t>
      </w:r>
      <w:r w:rsidRPr="00CA33DC">
        <w:tab/>
      </w:r>
      <w:r>
        <w:t>t</w:t>
      </w:r>
      <w:r w:rsidRPr="00CA33DC">
        <w:t xml:space="preserve">he homestead exemption shall extend and apply fully to the surviving spouse or a former spouse when the </w:t>
      </w:r>
      <w:r w:rsidRPr="00CA33DC">
        <w:lastRenderedPageBreak/>
        <w:t>homestead is occupied by the surviving spouse or a former spouse and title to it is in th</w:t>
      </w:r>
      <w:r>
        <w:t>e name of:</w:t>
      </w:r>
    </w:p>
    <w:p w14:paraId="547D8C73" w14:textId="77777777" w:rsidR="00E76359" w:rsidRDefault="00E76359" w:rsidP="00A80DD2">
      <w:pPr>
        <w:pStyle w:val="a1"/>
        <w:spacing w:after="60"/>
      </w:pPr>
      <w:r>
        <w:t>(a).</w:t>
      </w:r>
      <w:r>
        <w:tab/>
      </w:r>
      <w:r w:rsidRPr="00CA33DC">
        <w:t>the surviving spouse as owner of any interest or eithe</w:t>
      </w:r>
      <w:r>
        <w:t>r or both of the former spouses;</w:t>
      </w:r>
    </w:p>
    <w:p w14:paraId="6F81FD4D" w14:textId="77777777" w:rsidR="00E76359" w:rsidRDefault="00E76359" w:rsidP="00A80DD2">
      <w:pPr>
        <w:pStyle w:val="a1"/>
        <w:spacing w:after="60"/>
      </w:pPr>
      <w:r>
        <w:t>(b).</w:t>
      </w:r>
      <w:r>
        <w:tab/>
      </w:r>
      <w:r w:rsidRPr="00CA33DC">
        <w:t>the s</w:t>
      </w:r>
      <w:r>
        <w:t>urviving spouse as usufructuary; or</w:t>
      </w:r>
    </w:p>
    <w:p w14:paraId="68DF77E5" w14:textId="77777777" w:rsidR="00E76359" w:rsidRPr="00CA33DC" w:rsidRDefault="00E76359" w:rsidP="00E76359">
      <w:pPr>
        <w:pStyle w:val="a1"/>
      </w:pPr>
      <w:r>
        <w:t>(c).</w:t>
      </w:r>
      <w:r>
        <w:tab/>
      </w:r>
      <w:r w:rsidRPr="00CA33DC">
        <w:t>a testamentary trust established for the benefit of the surviving spouse and the descendants of the</w:t>
      </w:r>
      <w:r w:rsidR="000846CC">
        <w:t xml:space="preserve"> </w:t>
      </w:r>
      <w:r w:rsidRPr="00CA33DC">
        <w:t>deceased spouse or surviving spouse, but not to more than one homestead owned by eith</w:t>
      </w:r>
      <w:r>
        <w:t>er the husband or wife, or both;</w:t>
      </w:r>
    </w:p>
    <w:p w14:paraId="60076F05" w14:textId="77777777" w:rsidR="00E76359" w:rsidRPr="00CA33DC" w:rsidRDefault="00E76359" w:rsidP="00E76359">
      <w:pPr>
        <w:pStyle w:val="i0"/>
      </w:pPr>
      <w:r>
        <w:tab/>
        <w:t>iv.</w:t>
      </w:r>
      <w:r>
        <w:tab/>
        <w:t>t</w:t>
      </w:r>
      <w:r w:rsidRPr="00CA33DC">
        <w:t>he homestead exemption shall extend to property owned by a trust when the principal beneficiary or beneficiaries of the trust are the settlor or settlors of the trust and were the immediate prior owners of the homestead, and the homestead is occupied as such by a principal beneficiary.</w:t>
      </w:r>
      <w:r>
        <w:t xml:space="preserve"> </w:t>
      </w:r>
      <w:r w:rsidRPr="00CA33DC">
        <w:t>The provisions of this Subparagraph shall apply only to property which qualified for the homestead exemption immediately prior to transfer, conveyance, donation in trust, or which would have qualified for the homestead exemption if such p</w:t>
      </w:r>
      <w:r>
        <w:t>roperty were not owned in trust;</w:t>
      </w:r>
    </w:p>
    <w:p w14:paraId="183B0310" w14:textId="77777777" w:rsidR="00E76359" w:rsidRPr="00CA33DC" w:rsidRDefault="00E76359" w:rsidP="00E76359">
      <w:pPr>
        <w:pStyle w:val="i0"/>
      </w:pPr>
      <w:r>
        <w:tab/>
      </w:r>
      <w:r w:rsidRPr="00CA33DC">
        <w:t>v.</w:t>
      </w:r>
      <w:r w:rsidRPr="00CA33DC">
        <w:tab/>
      </w:r>
      <w:r>
        <w:t>t</w:t>
      </w:r>
      <w:r w:rsidRPr="00CA33DC">
        <w:t>he homestead exemption shall extend to property where the usufruct of the property has been granted to no more than two usufructaries who were the immediate prior owners of the homestead and the homestead is occupied as such by a usufructary.</w:t>
      </w:r>
      <w:r>
        <w:t xml:space="preserve"> </w:t>
      </w:r>
      <w:r w:rsidRPr="00CA33DC">
        <w:t>The provisions of this Subparagraph shall apply only to property which qualified for the homestead exemption immediately prior to the granting of such usufruct, or which would have qualified for the homestead exemption if such usufruct had not been granted.</w:t>
      </w:r>
    </w:p>
    <w:p w14:paraId="2AF13409" w14:textId="77777777" w:rsidR="00E76359" w:rsidRPr="00CA33DC" w:rsidRDefault="00E76359" w:rsidP="00E76359">
      <w:pPr>
        <w:pStyle w:val="a0"/>
      </w:pPr>
      <w:r w:rsidRPr="00CA33DC">
        <w:t>c.</w:t>
      </w:r>
      <w:r w:rsidRPr="00CA33DC">
        <w:tab/>
        <w:t>The homestead exemption shall extend only to a natural person or persons and to a trust created by a natural person or persons, in which the beneficiaries of the trust are a natural person or persons provided that the provisions of this Paragraph are otherwise satisfied.</w:t>
      </w:r>
    </w:p>
    <w:p w14:paraId="02661218" w14:textId="77777777" w:rsidR="00E76359" w:rsidRPr="00CA33DC" w:rsidRDefault="00E76359" w:rsidP="00E76359">
      <w:pPr>
        <w:pStyle w:val="a0"/>
      </w:pPr>
      <w:r w:rsidRPr="00CA33DC">
        <w:t>d.</w:t>
      </w:r>
      <w:r w:rsidRPr="00CA33DC">
        <w:tab/>
        <w:t>Except as otherwise provided for in this Paragraph, the homestead exemption shall apply to property owned in indivision, but shall be limited to the pro rata ownership interest of that person or persons occupying the homestead.</w:t>
      </w:r>
      <w:r>
        <w:t xml:space="preserve"> </w:t>
      </w:r>
      <w:r w:rsidRPr="00CA33DC">
        <w:t>For example, a pe</w:t>
      </w:r>
      <w:r>
        <w:t>rson owning a 50 percent</w:t>
      </w:r>
      <w:r w:rsidRPr="00CA33DC">
        <w:t xml:space="preserve"> interest in property would be entitled to a homestead exem</w:t>
      </w:r>
      <w:r>
        <w:t>ption of $3,750 of the property'</w:t>
      </w:r>
      <w:r w:rsidRPr="00CA33DC">
        <w:t>s assessed value provided such person occupies the home.</w:t>
      </w:r>
    </w:p>
    <w:p w14:paraId="20D0C783" w14:textId="77777777" w:rsidR="00E76359" w:rsidRPr="00CA33DC" w:rsidRDefault="009B7F77" w:rsidP="00E76359">
      <w:pPr>
        <w:pStyle w:val="a0"/>
      </w:pPr>
      <w:r w:rsidRPr="00CF564B">
        <w:t>e.</w:t>
      </w:r>
      <w:r w:rsidRPr="00CF564B">
        <w:tab/>
        <w:t>No homestead exemption shall be granted on bond for deed property. However, any homestead exemption granted prior to June 20, 2003 on any property occupied upon the effective date of this Paragraph* by a buyer under a bond for deed contract shall remain valid as long as the circumstances giving rise to the exemption at the time the exemption was granted remains applicable. See Constitutional Article 7, §20.(A)(7).</w:t>
      </w:r>
    </w:p>
    <w:p w14:paraId="0482A731" w14:textId="77777777" w:rsidR="00E76359" w:rsidRPr="00CA33DC" w:rsidRDefault="00E76359" w:rsidP="00E76359">
      <w:pPr>
        <w:pStyle w:val="a0"/>
      </w:pPr>
      <w:r w:rsidRPr="00CA33DC">
        <w:t>f.</w:t>
      </w:r>
      <w:r w:rsidRPr="00CA33DC">
        <w:tab/>
        <w:t>In no event shall more than one homestead exemption extend or apply to any person in this state.</w:t>
      </w:r>
    </w:p>
    <w:p w14:paraId="2354A891" w14:textId="77777777" w:rsidR="00E76359" w:rsidRDefault="00E76359" w:rsidP="00E76359">
      <w:pPr>
        <w:pStyle w:val="a0"/>
      </w:pPr>
      <w:r w:rsidRPr="00CA33DC">
        <w:t>g.</w:t>
      </w:r>
      <w:r w:rsidRPr="00CA33DC">
        <w:tab/>
        <w:t>This exemption shall not extend to municipal taxes.</w:t>
      </w:r>
      <w:r>
        <w:t xml:space="preserve"> </w:t>
      </w:r>
      <w:r w:rsidRPr="00CA33DC">
        <w:t>However, the exemptions shall apply</w:t>
      </w:r>
      <w:r>
        <w:t>:</w:t>
      </w:r>
    </w:p>
    <w:p w14:paraId="01D38B23" w14:textId="77777777" w:rsidR="00E76359" w:rsidRDefault="00E76359" w:rsidP="00E76359">
      <w:pPr>
        <w:pStyle w:val="i0"/>
      </w:pPr>
      <w:r>
        <w:tab/>
        <w:t>i.</w:t>
      </w:r>
      <w:r>
        <w:tab/>
      </w:r>
      <w:r w:rsidRPr="00CA33DC">
        <w:t>in Orleans Parish, to state, general city, school, levee, and levee district taxes</w:t>
      </w:r>
      <w:r>
        <w:t>;</w:t>
      </w:r>
      <w:r w:rsidRPr="00CA33DC">
        <w:t xml:space="preserve"> an</w:t>
      </w:r>
      <w:r>
        <w:t>d</w:t>
      </w:r>
    </w:p>
    <w:p w14:paraId="2B8D63A1" w14:textId="77777777" w:rsidR="00E76359" w:rsidRPr="00CA33DC" w:rsidRDefault="00E76359" w:rsidP="00E76359">
      <w:pPr>
        <w:pStyle w:val="i0"/>
      </w:pPr>
      <w:r>
        <w:tab/>
        <w:t>ii.</w:t>
      </w:r>
      <w:r>
        <w:tab/>
      </w:r>
      <w:r w:rsidRPr="00CA33DC">
        <w:t>to any municipal taxes levied for school purposes.</w:t>
      </w:r>
    </w:p>
    <w:p w14:paraId="6A33EDE1" w14:textId="77777777" w:rsidR="00E76359" w:rsidRPr="00CA33DC" w:rsidRDefault="00E76359" w:rsidP="00E76359">
      <w:pPr>
        <w:pStyle w:val="a0"/>
      </w:pPr>
      <w:r w:rsidRPr="00CA33DC">
        <w:t>h.</w:t>
      </w:r>
      <w:r w:rsidRPr="00CA33DC">
        <w:tab/>
        <w:t>Homestead exemptions are allowable in any year in which the owner occupi</w:t>
      </w:r>
      <w:r>
        <w:t>ed the home prior to December 31</w:t>
      </w:r>
      <w:r w:rsidRPr="00CA33DC">
        <w:t xml:space="preserve"> of that year.</w:t>
      </w:r>
    </w:p>
    <w:p w14:paraId="6539D223" w14:textId="77777777" w:rsidR="00E76359" w:rsidRPr="00CA33DC" w:rsidRDefault="00E76359" w:rsidP="00E76359">
      <w:pPr>
        <w:pStyle w:val="a0"/>
      </w:pPr>
      <w:r w:rsidRPr="00CA33DC">
        <w:t>i.</w:t>
      </w:r>
      <w:r w:rsidRPr="00CA33DC">
        <w:tab/>
        <w:t>Property owned by a partnership or corporation is not entitled to homestead exemption (Corporation: A.G.'s Opinion May 7, 1969, A.G.'s Opinion 1940-42, p. 4119; Partnership: A.G.'s Opinion 1936-38, p. 1044).</w:t>
      </w:r>
    </w:p>
    <w:p w14:paraId="763F7D27" w14:textId="77777777" w:rsidR="000846CC" w:rsidRDefault="00E76359" w:rsidP="00E76359">
      <w:pPr>
        <w:pStyle w:val="a0"/>
      </w:pPr>
      <w:r w:rsidRPr="00CA33DC">
        <w:t>j.</w:t>
      </w:r>
      <w:r w:rsidRPr="00CA33DC">
        <w:tab/>
        <w:t>Purchase arrangement which does not transfer title does not give occupant entitlement to homestead exemption (Lease/purchase:</w:t>
      </w:r>
      <w:r>
        <w:t xml:space="preserve"> </w:t>
      </w:r>
      <w:r w:rsidRPr="00CA33DC">
        <w:t>A.G.'s Opinion 1940-42, p. 4110, and p. 4115; A.G.'s Opinion 1942-44, p. 1679; Bond for Deed:</w:t>
      </w:r>
      <w:r>
        <w:t xml:space="preserve"> </w:t>
      </w:r>
      <w:r w:rsidRPr="00CA33DC">
        <w:t>A.G.'s Opinion No. 87-345, May 12, 1987).</w:t>
      </w:r>
    </w:p>
    <w:p w14:paraId="7CB12558" w14:textId="77777777" w:rsidR="00E76359" w:rsidRPr="00CA33DC" w:rsidRDefault="00E76359" w:rsidP="00E76359">
      <w:pPr>
        <w:pStyle w:val="a0"/>
      </w:pPr>
      <w:r w:rsidRPr="00CA33DC">
        <w:t>k.</w:t>
      </w:r>
      <w:r w:rsidRPr="00CA33DC">
        <w:tab/>
        <w:t xml:space="preserve">Any homestead receiving the homestead exemption that is damaged or destroyed during a disaster or emergency declared by the governor whose owner is unable to occupy the homestead on or before December </w:t>
      </w:r>
      <w:r>
        <w:t>31</w:t>
      </w:r>
      <w:r w:rsidRPr="00CA33DC">
        <w:t xml:space="preserve"> of a calendar year due to such damage or destruction shall be entitled to claim and keep the exemption by filing an annual affidavit of intent to return and reoccupy the homestead within five years from December 31 of the year following the disaster with the assessor within the parish or district where such homestead is situated prior to December 31 of the year in which the exemption is claimed.</w:t>
      </w:r>
      <w:r>
        <w:t xml:space="preserve"> </w:t>
      </w:r>
      <w:r w:rsidRPr="00CA33DC">
        <w:t>In no event shall more than one homestead exemption extend or apply to any person in this state.</w:t>
      </w:r>
    </w:p>
    <w:p w14:paraId="32F29BA1" w14:textId="77777777" w:rsidR="00E76359" w:rsidRPr="00CA33DC" w:rsidRDefault="00E76359" w:rsidP="00E76359">
      <w:pPr>
        <w:pStyle w:val="1"/>
      </w:pPr>
      <w:r>
        <w:t>2.</w:t>
      </w:r>
      <w:r>
        <w:tab/>
        <w:t>The purpose of this S</w:t>
      </w:r>
      <w:r w:rsidRPr="00CA33DC">
        <w:t>ection is to partially implement the provisions of Article VII, Section 20(B) of the Constitution of Louisiana relative to the providing of tax relief to residential lessees in order to provide equitable tax relief similar to that granted to homeowners through homestead exemptions.</w:t>
      </w:r>
    </w:p>
    <w:p w14:paraId="2049304E" w14:textId="77777777" w:rsidR="00E76359" w:rsidRPr="00CA33DC" w:rsidRDefault="00E76359" w:rsidP="00E76359">
      <w:pPr>
        <w:pStyle w:val="a0"/>
      </w:pPr>
      <w:r w:rsidRPr="00CA33DC">
        <w:t>a.</w:t>
      </w:r>
      <w:r w:rsidRPr="00CA33DC">
        <w:tab/>
        <w:t>A residential lessee is defined as a person who owns and occupies a residence, including mobile homes, but does not own the land upon which the residence is situated.</w:t>
      </w:r>
    </w:p>
    <w:p w14:paraId="32CED862" w14:textId="77777777" w:rsidR="00E76359" w:rsidRPr="00CA33DC" w:rsidRDefault="00E76359" w:rsidP="00E76359">
      <w:pPr>
        <w:pStyle w:val="a0"/>
      </w:pPr>
      <w:r w:rsidRPr="00CA33DC">
        <w:t>b.</w:t>
      </w:r>
      <w:r w:rsidRPr="00CA33DC">
        <w:tab/>
        <w:t>A residential lessee shall be entitled to a credit against any ad valorem tax imposed relative to the residence property, in an amount equal to the amount of tax applicable on property with an assessed valuation of $7,500 or the actual amount of tax, whichever is less, provided the residential lessee is not otherwise entitled to the homestead exemption (R.S. 47:1710).</w:t>
      </w:r>
    </w:p>
    <w:p w14:paraId="444FFC58" w14:textId="77777777" w:rsidR="00E76359" w:rsidRPr="00CA33DC" w:rsidRDefault="00E76359" w:rsidP="00A80DD2">
      <w:pPr>
        <w:pStyle w:val="1"/>
        <w:spacing w:after="80"/>
      </w:pPr>
      <w:r w:rsidRPr="00CA33DC">
        <w:t>3.</w:t>
      </w:r>
      <w:r w:rsidRPr="00CA33DC">
        <w:tab/>
        <w:t>Residence</w:t>
      </w:r>
    </w:p>
    <w:p w14:paraId="4B90A684" w14:textId="77777777" w:rsidR="00E76359" w:rsidRPr="00CA33DC" w:rsidRDefault="00E76359" w:rsidP="00A80DD2">
      <w:pPr>
        <w:pStyle w:val="a0"/>
        <w:spacing w:after="80"/>
      </w:pPr>
      <w:r w:rsidRPr="00CA33DC">
        <w:t>a.</w:t>
      </w:r>
      <w:r w:rsidRPr="00CA33DC">
        <w:tab/>
        <w:t>Only one homestead exemption can be claimed. (A.G.'s Opinion 1942-44, p. 1660, A.G.'s Opinion 1942-44, p. 1678, A.G.'s Opinion 1940-42, p. 4117).</w:t>
      </w:r>
    </w:p>
    <w:p w14:paraId="0750FB09" w14:textId="77777777" w:rsidR="00E76359" w:rsidRPr="00CA33DC" w:rsidRDefault="00E76359" w:rsidP="00A80DD2">
      <w:pPr>
        <w:pStyle w:val="a0"/>
        <w:spacing w:after="80"/>
      </w:pPr>
      <w:r w:rsidRPr="00CA33DC">
        <w:t>b.</w:t>
      </w:r>
      <w:r w:rsidRPr="00CA33DC">
        <w:tab/>
        <w:t>If other requirements are met, a person may be entitled to the exemption, even if the taxpayer is a citizen of another state or country (A.G.'s Opinion 1948-50, p. 729).</w:t>
      </w:r>
    </w:p>
    <w:p w14:paraId="48BB3D05" w14:textId="77777777" w:rsidR="00E76359" w:rsidRPr="00CA33DC" w:rsidRDefault="00E76359" w:rsidP="00A80DD2">
      <w:pPr>
        <w:pStyle w:val="a0"/>
        <w:spacing w:after="80"/>
      </w:pPr>
      <w:r w:rsidRPr="00CA33DC">
        <w:t>c.</w:t>
      </w:r>
      <w:r w:rsidRPr="00CA33DC">
        <w:tab/>
        <w:t>Taxpayer does not lose the exemption by temporary absence (A.G.'s Opinion 1948-50, p. 729).</w:t>
      </w:r>
    </w:p>
    <w:p w14:paraId="5220BDDC" w14:textId="77777777" w:rsidR="00E76359" w:rsidRPr="00CA33DC" w:rsidRDefault="00E76359" w:rsidP="00A80DD2">
      <w:pPr>
        <w:pStyle w:val="a0"/>
        <w:spacing w:after="80"/>
      </w:pPr>
      <w:r w:rsidRPr="00CA33DC">
        <w:t>d.</w:t>
      </w:r>
      <w:r w:rsidRPr="00CA33DC">
        <w:tab/>
        <w:t xml:space="preserve">State employee living in another parish does not lose his entitlement if he returns to occupy the property </w:t>
      </w:r>
      <w:r w:rsidRPr="00CA33DC">
        <w:lastRenderedPageBreak/>
        <w:t>regularly (A.G.'s Opinion 1936-38, p. 1055), and does not rent the property to another (A.G.'s Opinion 1936-38, p. 1054).</w:t>
      </w:r>
    </w:p>
    <w:p w14:paraId="4D2080FB" w14:textId="77777777" w:rsidR="00E76359" w:rsidRPr="00CA33DC" w:rsidRDefault="00E76359" w:rsidP="00A80DD2">
      <w:pPr>
        <w:pStyle w:val="a0"/>
        <w:spacing w:after="80"/>
      </w:pPr>
      <w:r w:rsidRPr="00CA33DC">
        <w:t>e.</w:t>
      </w:r>
      <w:r w:rsidRPr="00CA33DC">
        <w:tab/>
        <w:t>Army officer required to live away from home who allows relatives to occupy the property rent free does not lose his homestead exemption (A.G.'s Opinion 1940-42, p. 4088).</w:t>
      </w:r>
    </w:p>
    <w:p w14:paraId="7300F1C6" w14:textId="77777777" w:rsidR="00E76359" w:rsidRPr="00CA33DC" w:rsidRDefault="00E76359" w:rsidP="00E76359">
      <w:pPr>
        <w:pStyle w:val="a0"/>
      </w:pPr>
      <w:r w:rsidRPr="00CA33DC">
        <w:t>f.</w:t>
      </w:r>
      <w:r w:rsidRPr="00CA33DC">
        <w:tab/>
        <w:t>Taxpayer who establishes a second residency for political purposes does not lose the homestead exemption on his first residence (A.G.'s Opinion 86-364, Oct. 17, 1986).</w:t>
      </w:r>
    </w:p>
    <w:p w14:paraId="06483BE8" w14:textId="77777777" w:rsidR="00E76359" w:rsidRPr="00CA33DC" w:rsidRDefault="00E76359" w:rsidP="00E76359">
      <w:pPr>
        <w:pStyle w:val="a0"/>
      </w:pPr>
      <w:r w:rsidRPr="00CA33DC">
        <w:t>g.</w:t>
      </w:r>
      <w:r w:rsidRPr="00CA33DC">
        <w:tab/>
        <w:t>If part of a property is used as income producing property, the part occupied by the owner as a residence is exempt, the income producing part is not (portion of home used as a place of business is not exempt, A.G.'s Opinion 1940-42, p. 4129; A.G.'s Opinion 1934-36, p. 1144; rented half of double house not exempt, A.G.'s Opinion 1934-36, p. 1138).</w:t>
      </w:r>
    </w:p>
    <w:p w14:paraId="1C2EFA3E" w14:textId="77777777" w:rsidR="00E76359" w:rsidRPr="00CA33DC" w:rsidRDefault="00E76359" w:rsidP="00A80DD2">
      <w:pPr>
        <w:pStyle w:val="a0"/>
        <w:spacing w:after="80"/>
      </w:pPr>
      <w:r w:rsidRPr="00CA33DC">
        <w:t>h.</w:t>
      </w:r>
      <w:r w:rsidRPr="00CA33DC">
        <w:tab/>
        <w:t>When there is more than one tract with a residence on one and a field, pasture or garden on the other, tract must actually be used as a field, pasture or garden to be eligible for exemption, taxpayer must personally use the field, pasture or garden, and, if the tract is let out to another, it is not exempt (A.</w:t>
      </w:r>
      <w:r>
        <w:t>G.'s Opinion 1940-42, p. 1660).</w:t>
      </w:r>
    </w:p>
    <w:p w14:paraId="5142D086" w14:textId="77777777" w:rsidR="00F4432A" w:rsidRPr="004943A3" w:rsidRDefault="00F4432A" w:rsidP="00F4432A">
      <w:pPr>
        <w:pStyle w:val="A"/>
      </w:pPr>
      <w:r w:rsidRPr="004943A3">
        <w:t>G.</w:t>
      </w:r>
      <w:r w:rsidRPr="004943A3">
        <w:tab/>
        <w:t>Special Assessment Level</w:t>
      </w:r>
    </w:p>
    <w:p w14:paraId="0B4680C5" w14:textId="77777777" w:rsidR="00E76359" w:rsidRPr="00CA33DC" w:rsidRDefault="00E76359" w:rsidP="00A80DD2">
      <w:pPr>
        <w:pStyle w:val="1"/>
        <w:spacing w:after="80"/>
      </w:pPr>
      <w:r>
        <w:t>1.</w:t>
      </w:r>
      <w:r>
        <w:tab/>
      </w:r>
      <w:r w:rsidRPr="00CA33DC">
        <w:t>The assessment of residential property receiving the homestead exemption which is owned and occupied by any of the following and who meet all of the other requirements of this Section shall not be increased above the total assessment of that property for the first year that the owner qualifies for and receives the special assessment level provided that such person or persons remain qualified for and receive the special assessment level:</w:t>
      </w:r>
    </w:p>
    <w:p w14:paraId="2AC6C21C" w14:textId="77777777" w:rsidR="00E76359" w:rsidRPr="00CA33DC" w:rsidRDefault="00E76359" w:rsidP="00A80DD2">
      <w:pPr>
        <w:pStyle w:val="a0"/>
        <w:spacing w:after="80"/>
      </w:pPr>
      <w:r w:rsidRPr="00CA33DC">
        <w:t>a.</w:t>
      </w:r>
      <w:r w:rsidRPr="00CA33DC">
        <w:tab/>
        <w:t>people who are 65 years of age or older;</w:t>
      </w:r>
    </w:p>
    <w:p w14:paraId="26117D05" w14:textId="77777777" w:rsidR="00E76359" w:rsidRPr="00CA33DC" w:rsidRDefault="00E76359" w:rsidP="00A80DD2">
      <w:pPr>
        <w:pStyle w:val="a0"/>
        <w:spacing w:after="80"/>
      </w:pPr>
      <w:r w:rsidRPr="00CA33DC">
        <w:t>b.</w:t>
      </w:r>
      <w:r w:rsidRPr="00CA33DC">
        <w:tab/>
        <w:t>people who have a service-connected disability rating of 50 percent or more by the United States Department of Veterans Affairs;</w:t>
      </w:r>
    </w:p>
    <w:p w14:paraId="07F60249" w14:textId="77777777" w:rsidR="00E76359" w:rsidRPr="00CA33DC" w:rsidRDefault="00E76359" w:rsidP="00A80DD2">
      <w:pPr>
        <w:pStyle w:val="a0"/>
        <w:spacing w:after="80"/>
      </w:pPr>
      <w:r w:rsidRPr="00CA33DC">
        <w:t>c.</w:t>
      </w:r>
      <w:r w:rsidRPr="00CA33DC">
        <w:tab/>
        <w:t>members of the armed forces of the United States or the Louisiana National Guard who owned and last occupied such property who are killed in action, or who are missing in action or are a prisoner of war for a period exceeding 90 days; or</w:t>
      </w:r>
    </w:p>
    <w:p w14:paraId="03C2595B" w14:textId="77777777" w:rsidR="00E76359" w:rsidRDefault="00E76359" w:rsidP="00A80DD2">
      <w:pPr>
        <w:pStyle w:val="a0"/>
        <w:spacing w:after="80"/>
      </w:pPr>
      <w:r w:rsidRPr="00CA33DC">
        <w:t>d.</w:t>
      </w:r>
      <w:r w:rsidRPr="00CA33DC">
        <w:tab/>
        <w:t>any person or persons permanently totally disabled as determined by a final non-appealable judgment of a court or as certified by a state or federal administrative agency charged with the responsibility for making determinations regarding disability.</w:t>
      </w:r>
    </w:p>
    <w:p w14:paraId="51EA9953" w14:textId="77777777" w:rsidR="003B5EED" w:rsidRPr="003B5EED" w:rsidRDefault="004F75AE" w:rsidP="003B5EED">
      <w:pPr>
        <w:pStyle w:val="1"/>
      </w:pPr>
      <w:r w:rsidRPr="001B37AF">
        <w:t>2.</w:t>
      </w:r>
      <w:r w:rsidRPr="001B37AF">
        <w:tab/>
      </w:r>
      <w:r w:rsidR="00EF1AAB" w:rsidRPr="00F316D1">
        <w:t>Any person or persons shall be prohibited from receiving the special assessment as provided in this Section if such person's or persons' adjusted gross income, for the year prior to the application for the special assessment, exceeds $100,000 for tax year 2021 (2022 Orleans Parish). For persons applying for the special assessment whose filing status is married filing separately, the adjusted gross income for purposes of this Section shall be determined by combining the adjusted gross income on both federal tax returns.</w:t>
      </w:r>
    </w:p>
    <w:p w14:paraId="3008F7DE" w14:textId="77777777" w:rsidR="00E76359" w:rsidRPr="00CA33DC" w:rsidRDefault="00E76359" w:rsidP="00A80DD2">
      <w:pPr>
        <w:pStyle w:val="1"/>
        <w:spacing w:after="80"/>
      </w:pPr>
      <w:r>
        <w:t>3.</w:t>
      </w:r>
      <w:r>
        <w:tab/>
      </w:r>
      <w:r w:rsidRPr="00CA33DC">
        <w:t>An eligible owner shall apply for the special assessment level by filing a signed application establishing that the owner qualifies for the special assessment level with the assessor of the parish or, in the parish of Orleans, the assessor of the district where the property is located.</w:t>
      </w:r>
    </w:p>
    <w:p w14:paraId="6319DD02" w14:textId="77777777" w:rsidR="00E76359" w:rsidRPr="00CA33DC" w:rsidRDefault="00E76359" w:rsidP="00A80DD2">
      <w:pPr>
        <w:pStyle w:val="1"/>
        <w:spacing w:after="80"/>
      </w:pPr>
      <w:r>
        <w:t>4.</w:t>
      </w:r>
      <w:r>
        <w:tab/>
      </w:r>
      <w:r w:rsidRPr="00CA33DC">
        <w:t>The special assessment level shall remain on the property as long as:</w:t>
      </w:r>
    </w:p>
    <w:p w14:paraId="72407C00" w14:textId="77777777" w:rsidR="00E76359" w:rsidRPr="00CA33DC" w:rsidRDefault="00E76359" w:rsidP="00E76359">
      <w:pPr>
        <w:pStyle w:val="a0"/>
      </w:pPr>
      <w:r>
        <w:t>a.</w:t>
      </w:r>
      <w:r>
        <w:tab/>
      </w:r>
      <w:r w:rsidRPr="00CA33DC">
        <w:t>that owner, or that owner</w:t>
      </w:r>
      <w:r>
        <w:t>'</w:t>
      </w:r>
      <w:r w:rsidRPr="00CA33DC">
        <w:t xml:space="preserve">s surviving spouse who is </w:t>
      </w:r>
      <w:r>
        <w:t>55</w:t>
      </w:r>
      <w:r w:rsidRPr="00CA33DC">
        <w:t xml:space="preserve"> years of age or older or who has minor children, remains the owner of the property</w:t>
      </w:r>
      <w:r>
        <w:t>,</w:t>
      </w:r>
      <w:r w:rsidRPr="00CA33DC">
        <w:t xml:space="preserve"> and</w:t>
      </w:r>
      <w:r>
        <w:t>:</w:t>
      </w:r>
    </w:p>
    <w:p w14:paraId="2EE209E2" w14:textId="77777777" w:rsidR="00E76359" w:rsidRPr="00CA33DC" w:rsidRDefault="00E76359" w:rsidP="00E76359">
      <w:pPr>
        <w:pStyle w:val="i0"/>
      </w:pPr>
      <w:r>
        <w:tab/>
      </w:r>
      <w:r w:rsidRPr="00CA33DC">
        <w:t>i.</w:t>
      </w:r>
      <w:r w:rsidRPr="00CA33DC">
        <w:tab/>
        <w:t>the owner who has a service-connected disability of 50 percent or more, or that owner</w:t>
      </w:r>
      <w:r>
        <w:t>'</w:t>
      </w:r>
      <w:r w:rsidRPr="00CA33DC">
        <w:t>s surviving spouse who is 45 years of age or older or who has minor children, remains the owner of the property;</w:t>
      </w:r>
    </w:p>
    <w:p w14:paraId="30A1DC93" w14:textId="77777777" w:rsidR="00E76359" w:rsidRPr="00CA33DC" w:rsidRDefault="00E76359" w:rsidP="00E76359">
      <w:pPr>
        <w:pStyle w:val="i0"/>
      </w:pPr>
      <w:r>
        <w:tab/>
      </w:r>
      <w:r w:rsidRPr="00CA33DC">
        <w:t>ii.</w:t>
      </w:r>
      <w:r w:rsidRPr="00CA33DC">
        <w:tab/>
        <w:t>the spouse of the owner who is killed in action remains the owner of the property;</w:t>
      </w:r>
    </w:p>
    <w:p w14:paraId="4C97B317" w14:textId="77777777" w:rsidR="00E76359" w:rsidRPr="00CA33DC" w:rsidRDefault="00E76359" w:rsidP="00E76359">
      <w:pPr>
        <w:pStyle w:val="i0"/>
      </w:pPr>
      <w:r>
        <w:tab/>
      </w:r>
      <w:r w:rsidRPr="00CA33DC">
        <w:t>iii.</w:t>
      </w:r>
      <w:r w:rsidRPr="00CA33DC">
        <w:tab/>
        <w:t>the first day of the tax year following the tax year in which an owner who was missing in action or was a prisoner of war for a period exceeding 90 days is no longer missing in action or a prisoner of war; and</w:t>
      </w:r>
    </w:p>
    <w:p w14:paraId="72BE6254" w14:textId="77777777" w:rsidR="00E76359" w:rsidRPr="00CA33DC" w:rsidRDefault="00E76359" w:rsidP="00E76359">
      <w:pPr>
        <w:pStyle w:val="i0"/>
      </w:pPr>
      <w:r>
        <w:tab/>
      </w:r>
      <w:r w:rsidRPr="00CA33DC">
        <w:t>iv.</w:t>
      </w:r>
      <w:r w:rsidRPr="00CA33DC">
        <w:tab/>
        <w:t>even if the ownership interest of any surviving spouse or spouse of an owner who is missing in action as provided for in this Subparag</w:t>
      </w:r>
      <w:r>
        <w:t>raph is an interest in usufruct;</w:t>
      </w:r>
    </w:p>
    <w:p w14:paraId="0CCF1CB7" w14:textId="77777777" w:rsidR="00E76359" w:rsidRPr="00CA33DC" w:rsidRDefault="00E76359" w:rsidP="00E76359">
      <w:pPr>
        <w:pStyle w:val="a0"/>
      </w:pPr>
      <w:r>
        <w:t>b.</w:t>
      </w:r>
      <w:r>
        <w:tab/>
      </w:r>
      <w:r w:rsidRPr="00CA33DC">
        <w:t>the value of the property does not increase more than 25 percent because of construction or reconstruction.</w:t>
      </w:r>
    </w:p>
    <w:p w14:paraId="008D570D" w14:textId="77777777" w:rsidR="00E76359" w:rsidRPr="00CA33DC" w:rsidRDefault="00E76359" w:rsidP="00E76359">
      <w:pPr>
        <w:pStyle w:val="1"/>
      </w:pPr>
      <w:r w:rsidRPr="00CA33DC">
        <w:t>5.</w:t>
      </w:r>
      <w:r w:rsidRPr="00CA33DC">
        <w:tab/>
        <w:t>A new or subsequent owner of the property may claim a special assessment level when eligible under this Section. The new owner is not necessarily entitled to the same special assessment level on the property as when that property was owned by the previous owner.</w:t>
      </w:r>
    </w:p>
    <w:p w14:paraId="49513489" w14:textId="77777777" w:rsidR="00E76359" w:rsidRPr="00CA33DC" w:rsidRDefault="00E76359" w:rsidP="00E76359">
      <w:pPr>
        <w:pStyle w:val="1"/>
      </w:pPr>
      <w:r w:rsidRPr="00CA33DC">
        <w:t>6.</w:t>
      </w:r>
      <w:r>
        <w:tab/>
      </w:r>
      <w:r w:rsidRPr="00CA33DC">
        <w:t>The special assessment level on property that is sold shall automatically expire on the last day of December in the year prior to the year that the property is sold. The property shall be immediately revalued at fair market value by the assessor and shall be assessed by the assessor on the assessment rolls in the year it was sold.</w:t>
      </w:r>
    </w:p>
    <w:p w14:paraId="4B59490E" w14:textId="77777777" w:rsidR="00E76359" w:rsidRPr="00CA33DC" w:rsidRDefault="00E76359" w:rsidP="00E76359">
      <w:pPr>
        <w:pStyle w:val="1"/>
      </w:pPr>
      <w:r w:rsidRPr="00CA33DC">
        <w:t>7.</w:t>
      </w:r>
      <w:r w:rsidRPr="00CA33DC">
        <w:tab/>
        <w:t>A usufructuary is entitled to the benefit of the special assessment level attained by the prior owner</w:t>
      </w:r>
      <w:r>
        <w:t>/occupant, provided that either:</w:t>
      </w:r>
    </w:p>
    <w:p w14:paraId="3B5488DC" w14:textId="77777777" w:rsidR="00E76359" w:rsidRPr="00CA33DC" w:rsidRDefault="00E76359" w:rsidP="00E76359">
      <w:pPr>
        <w:pStyle w:val="a0"/>
      </w:pPr>
      <w:r w:rsidRPr="00CA33DC">
        <w:t>a</w:t>
      </w:r>
      <w:r>
        <w:t>.</w:t>
      </w:r>
      <w:r>
        <w:tab/>
        <w:t>the usufructuary is the owner'</w:t>
      </w:r>
      <w:r w:rsidRPr="00CA33DC">
        <w:t xml:space="preserve">s surviving spouse, occupying the house, who is 55 years of age or older or who has minor children, and the value of the property does not increase more than </w:t>
      </w:r>
      <w:r>
        <w:t xml:space="preserve">25 </w:t>
      </w:r>
      <w:r w:rsidRPr="00CA33DC">
        <w:t>percent because of construction or reconstruction</w:t>
      </w:r>
      <w:r>
        <w:t>;</w:t>
      </w:r>
      <w:r w:rsidRPr="00CA33DC">
        <w:t xml:space="preserve"> or</w:t>
      </w:r>
    </w:p>
    <w:p w14:paraId="3513338B" w14:textId="77777777" w:rsidR="00E76359" w:rsidRPr="00CA33DC" w:rsidRDefault="00E76359" w:rsidP="00E76359">
      <w:pPr>
        <w:pStyle w:val="a0"/>
      </w:pPr>
      <w:r w:rsidRPr="00CA33DC">
        <w:t>b.</w:t>
      </w:r>
      <w:r w:rsidRPr="00CA33DC">
        <w:tab/>
        <w:t>the usufructuary is the immediate prior owner of the homestead and the homestead is occupied by such usufructuary. A usufructuary is entitled to the special assessment level freeze if and when he or she qualifies independently.</w:t>
      </w:r>
    </w:p>
    <w:p w14:paraId="3CAD2A3F" w14:textId="77777777" w:rsidR="00E76359" w:rsidRPr="00CA33DC" w:rsidRDefault="00E76359" w:rsidP="00E76359">
      <w:pPr>
        <w:pStyle w:val="1"/>
      </w:pPr>
      <w:r w:rsidRPr="00CA33DC">
        <w:t>8.</w:t>
      </w:r>
      <w:r w:rsidRPr="00CA33DC">
        <w:tab/>
        <w:t>The special assessment level, like the homestead exemption, should be applied to the extent of a homeowner</w:t>
      </w:r>
      <w:r>
        <w:t>'</w:t>
      </w:r>
      <w:r w:rsidRPr="00CA33DC">
        <w:t>s undivided interest in the occupied property.</w:t>
      </w:r>
    </w:p>
    <w:p w14:paraId="5A3A890E" w14:textId="77777777" w:rsidR="00E76359" w:rsidRPr="00CA33DC" w:rsidRDefault="00E76359" w:rsidP="00E76359">
      <w:pPr>
        <w:pStyle w:val="1"/>
      </w:pPr>
      <w:r w:rsidRPr="00CA33DC">
        <w:lastRenderedPageBreak/>
        <w:t>9.</w:t>
      </w:r>
      <w:r w:rsidRPr="00CA33DC">
        <w:tab/>
        <w:t>Any owner entitled to the special assessment level set forth in this Paragraph who is unable to occupy the homestead on or before December 31 of a future calendar year due to damage or destruction of the homestead caused by a disaster or emergency declared by the governor shall be entitled to keep the special assessment level of the homestead prior to its damage or destruction on the repaired or rebuilt homestead provided the repaired or rebuilt homestead is reoccupied by the owner within five years from December 31 of the year following the disaster. The assessed value of the land and buildings on which the homestead was located prior to its damage shall not be increased above its assessed value immediately prior to the damage or destruction described in this Subparagraph.</w:t>
      </w:r>
      <w:r>
        <w:t xml:space="preserve"> </w:t>
      </w:r>
      <w:r w:rsidRPr="00CA33DC">
        <w:t>If the property owner receives a homestead exemption on another homestead during the same five-year period, the damaged or destroyed property shall not be entitled to keep the special assessment level, and the land and buildings shall be assessed in that year at the percentage of fair market value set forth in this constitution.</w:t>
      </w:r>
      <w:r>
        <w:t xml:space="preserve"> </w:t>
      </w:r>
      <w:r w:rsidRPr="00CA33DC">
        <w:t>In addition, the owner must also maintain the homestead exemption set forth in Article VII, Section 20(A)(10) to qualify for the special assessment level in this Subparagraph.</w:t>
      </w:r>
    </w:p>
    <w:p w14:paraId="12A8B395" w14:textId="77777777" w:rsidR="0080413B" w:rsidRPr="006E6C5A" w:rsidRDefault="00D72A00" w:rsidP="00F4432A">
      <w:pPr>
        <w:pStyle w:val="AuthorityNote"/>
      </w:pPr>
      <w:r w:rsidRPr="00ED7867">
        <w:t>AUTHORITY NOTE:</w:t>
      </w:r>
      <w:r w:rsidRPr="00ED7867">
        <w:tab/>
        <w:t>Promulgated in accordance with the Louisiana Constitution of 1974, Article VII, §18.</w:t>
      </w:r>
    </w:p>
    <w:p w14:paraId="6CFE1845" w14:textId="77777777" w:rsidR="000D77B5" w:rsidRPr="0063022D" w:rsidRDefault="000D77B5" w:rsidP="00F4432A">
      <w:pPr>
        <w:pStyle w:val="HistoricalNote"/>
      </w:pPr>
      <w:r w:rsidRPr="0063022D">
        <w:t>HISTORICAL NOTE:</w:t>
      </w:r>
      <w:r>
        <w:tab/>
      </w:r>
      <w:r w:rsidRPr="0063022D">
        <w:t>Promulgated by the Department of Revenue and Taxation, Tax Commission, LR 8:102 (February 1982), amended LR 15:1097 (December 1989), amended by the Department of Revenue, Tax Commission, LR</w:t>
      </w:r>
      <w:r>
        <w:t xml:space="preserve"> </w:t>
      </w:r>
      <w:r w:rsidRPr="0063022D">
        <w:t>24:477 (March 1998), LR 26:506 (March 2000), LR 31:700 (March 2005), LR 32:425 (March 2006), LR 33:</w:t>
      </w:r>
      <w:r w:rsidR="00E76359">
        <w:t>489 (Marc</w:t>
      </w:r>
      <w:r w:rsidR="00BF2470">
        <w:t>h 2007), LR 34:673 (April 2008), LR 35:492 (March 2009)</w:t>
      </w:r>
      <w:r w:rsidR="0080413B">
        <w:t>, LR 36:765 (April 2010)</w:t>
      </w:r>
      <w:r w:rsidR="009B7F77">
        <w:t xml:space="preserve">, </w:t>
      </w:r>
      <w:r w:rsidR="00AA0FA8">
        <w:t xml:space="preserve">amended by the Office of the Governor, Division of Administration, Tax Commission, </w:t>
      </w:r>
      <w:r w:rsidR="009B7F77" w:rsidRPr="00CF564B">
        <w:t>LR 37:</w:t>
      </w:r>
      <w:r w:rsidR="009B7F77">
        <w:t>1394</w:t>
      </w:r>
      <w:r w:rsidR="00F4432A">
        <w:t xml:space="preserve"> (May 2011), LR 38</w:t>
      </w:r>
      <w:r w:rsidR="009A6BF0">
        <w:t>:799 (Marc</w:t>
      </w:r>
      <w:r w:rsidR="00285B98">
        <w:t>h 2012), LR 39:487 (March 2013), LR 40:528 (March 2</w:t>
      </w:r>
      <w:r w:rsidR="00D72A00">
        <w:t>014), LR 41:671 (Ap</w:t>
      </w:r>
      <w:r w:rsidR="009430F0">
        <w:t>ril 2015), LR 42:744 (Ma</w:t>
      </w:r>
      <w:r w:rsidR="004F75AE">
        <w:t>y 2016), LR 43:648 (Apri</w:t>
      </w:r>
      <w:r w:rsidR="00AC536C">
        <w:t xml:space="preserve">l 2017), LR 44:577 (March 2018), </w:t>
      </w:r>
      <w:r w:rsidR="00AC536C" w:rsidRPr="00AE2955">
        <w:t>LR 45:</w:t>
      </w:r>
      <w:r w:rsidR="00AC536C">
        <w:t>531</w:t>
      </w:r>
      <w:r w:rsidR="00AC536C" w:rsidRPr="00AE2955">
        <w:t xml:space="preserve"> (April 2019)</w:t>
      </w:r>
      <w:r w:rsidR="00773446" w:rsidRPr="002F6019">
        <w:t xml:space="preserve">, </w:t>
      </w:r>
      <w:r w:rsidR="00773446">
        <w:t>LR 46:560 (April 2020)</w:t>
      </w:r>
      <w:r w:rsidR="00EF1AAB" w:rsidRPr="00F316D1">
        <w:t>, LR 47:</w:t>
      </w:r>
      <w:r w:rsidR="00EF1AAB">
        <w:t>456 (April 2021).</w:t>
      </w:r>
    </w:p>
    <w:p w14:paraId="6AF5F14C" w14:textId="77777777" w:rsidR="000A70F9" w:rsidRDefault="000A70F9">
      <w:pPr>
        <w:pStyle w:val="Section"/>
      </w:pPr>
      <w:bookmarkStart w:id="1782" w:name="_Toc233690207"/>
      <w:bookmarkStart w:id="1783" w:name="_Toc234030791"/>
      <w:bookmarkStart w:id="1784" w:name="_Toc243721417"/>
      <w:bookmarkStart w:id="1785" w:name="_Toc259619664"/>
      <w:bookmarkStart w:id="1786" w:name="_Toc262718750"/>
      <w:bookmarkStart w:id="1787" w:name="_Toc275165523"/>
      <w:bookmarkStart w:id="1788" w:name="_Toc238197836"/>
      <w:r>
        <w:t>§103.</w:t>
      </w:r>
      <w:r>
        <w:tab/>
        <w:t>Exempt Property</w:t>
      </w:r>
      <w:bookmarkEnd w:id="1782"/>
      <w:bookmarkEnd w:id="1783"/>
      <w:bookmarkEnd w:id="1784"/>
      <w:bookmarkEnd w:id="1785"/>
      <w:bookmarkEnd w:id="1786"/>
      <w:bookmarkEnd w:id="1787"/>
      <w:bookmarkEnd w:id="1788"/>
    </w:p>
    <w:p w14:paraId="7836CF8A" w14:textId="77777777" w:rsidR="009E6F1E" w:rsidRPr="007B2525" w:rsidRDefault="00386A3A" w:rsidP="009E6F1E">
      <w:pPr>
        <w:pStyle w:val="A"/>
      </w:pPr>
      <w:r w:rsidRPr="00CA33DC">
        <w:t>A.</w:t>
      </w:r>
      <w:r w:rsidRPr="00CA33DC">
        <w:tab/>
      </w:r>
      <w:r w:rsidR="009E6F1E" w:rsidRPr="007B2525">
        <w:t>In addition to the homestead exemption provided for in Section 20 of Article VII of the constitution, the following property and no other shall be exempt from ad valorem taxation:</w:t>
      </w:r>
    </w:p>
    <w:p w14:paraId="69C4E6BA" w14:textId="77777777" w:rsidR="009E6F1E" w:rsidRPr="007B2525" w:rsidRDefault="009E6F1E" w:rsidP="009E6F1E">
      <w:pPr>
        <w:pStyle w:val="1"/>
      </w:pPr>
      <w:r w:rsidRPr="007B2525">
        <w:t>1.</w:t>
      </w:r>
      <w:r w:rsidRPr="007B2525">
        <w:tab/>
        <w:t>public lands; other public property used for public purposes;</w:t>
      </w:r>
    </w:p>
    <w:p w14:paraId="41D468AD" w14:textId="77777777" w:rsidR="009E6F1E" w:rsidRPr="007B2525" w:rsidRDefault="009E6F1E" w:rsidP="009E6F1E">
      <w:pPr>
        <w:pStyle w:val="1"/>
      </w:pPr>
      <w:r w:rsidRPr="007B2525">
        <w:t>2.</w:t>
      </w:r>
      <w:r w:rsidRPr="007B2525">
        <w:tab/>
        <w:t>property of a nonprofit corporation or association organized and operated exclusively for religious, dedicated places of burial, charitable, health, welfare, fraternal, or educational purposes, no part of the net earnings of which inure to the benefit of any private shareholder or member and which is declared to be exempt from federal or state income tax:</w:t>
      </w:r>
    </w:p>
    <w:p w14:paraId="0CC09F66" w14:textId="77777777" w:rsidR="009E6F1E" w:rsidRPr="007B2525" w:rsidRDefault="009E6F1E" w:rsidP="009E6F1E">
      <w:pPr>
        <w:pStyle w:val="a0"/>
      </w:pPr>
      <w:r w:rsidRPr="007B2525">
        <w:t>a.</w:t>
      </w:r>
      <w:r w:rsidRPr="007B2525">
        <w:tab/>
        <w:t>medical equipment leased for a term exceeding five years to such a nonprofit corporation or association which owns or operates a small, rural hospital and which uses the equipment solely for health care purposes at the hospital, provided that the property shall be exempt only during the term of the lease to such corporation or association, and further provided that “small, rural hospital” shall mean a hospital which meets all of the following criteria:</w:t>
      </w:r>
    </w:p>
    <w:p w14:paraId="54AFCAC5" w14:textId="77777777" w:rsidR="009E6F1E" w:rsidRPr="007B2525" w:rsidRDefault="009E6F1E" w:rsidP="009E6F1E">
      <w:pPr>
        <w:pStyle w:val="i0"/>
      </w:pPr>
      <w:r w:rsidRPr="007B2525">
        <w:tab/>
        <w:t>i.</w:t>
      </w:r>
      <w:r w:rsidRPr="007B2525">
        <w:tab/>
        <w:t>it has less than 50 Medicare-licensed acute care beds; and</w:t>
      </w:r>
    </w:p>
    <w:p w14:paraId="7702C2AD" w14:textId="77777777" w:rsidR="009E6F1E" w:rsidRPr="007B2525" w:rsidRDefault="009E6F1E" w:rsidP="009E6F1E">
      <w:pPr>
        <w:pStyle w:val="i0"/>
      </w:pPr>
      <w:r w:rsidRPr="007B2525">
        <w:tab/>
        <w:t>ii.</w:t>
      </w:r>
      <w:r w:rsidRPr="007B2525">
        <w:tab/>
        <w:t>it is located in a municipality with a population of less than 10,000 which has been classified as an area with a shortage of health manpower by the United States Health Service;</w:t>
      </w:r>
    </w:p>
    <w:p w14:paraId="3FF36241" w14:textId="77777777" w:rsidR="009E6F1E" w:rsidRPr="007B2525" w:rsidRDefault="009E6F1E" w:rsidP="009E6F1E">
      <w:pPr>
        <w:pStyle w:val="1"/>
      </w:pPr>
      <w:r w:rsidRPr="007B2525">
        <w:t>3.</w:t>
      </w:r>
      <w:r w:rsidRPr="007B2525">
        <w:tab/>
        <w:t>property of a bona fide labor organization representing its members or affiliates in collective bargaining efforts; and</w:t>
      </w:r>
    </w:p>
    <w:p w14:paraId="770D37BE" w14:textId="77777777" w:rsidR="009E6F1E" w:rsidRPr="007B2525" w:rsidRDefault="009E6F1E" w:rsidP="009E6F1E">
      <w:pPr>
        <w:pStyle w:val="1"/>
      </w:pPr>
      <w:r w:rsidRPr="007B2525">
        <w:t>4.</w:t>
      </w:r>
      <w:r w:rsidRPr="007B2525">
        <w:tab/>
        <w:t>property of an organization such as a lodge or club organized for charitable and fraternal purposes and practicing the same, and property of a nonprofit corporation devoted to promoting trade, travel, and commerce, and also property of a trade, business, industry or professional society or association, if that property is owned by a nonprofit corporation or association.</w:t>
      </w:r>
    </w:p>
    <w:p w14:paraId="512075F3" w14:textId="77777777" w:rsidR="009E6F1E" w:rsidRPr="007B2525" w:rsidRDefault="009E6F1E" w:rsidP="009E6F1E">
      <w:pPr>
        <w:pStyle w:val="a0"/>
      </w:pPr>
      <w:r w:rsidRPr="007B2525">
        <w:t>a.</w:t>
      </w:r>
      <w:r w:rsidRPr="007B2525">
        <w:tab/>
        <w:t>The exemption should be allowed only if it is determined that the requesting organization has met all of the constitutional requirements for exemption. Assessors may request the following information from the taxpayer in order to make a determination of exemption:</w:t>
      </w:r>
    </w:p>
    <w:p w14:paraId="6559C3EA" w14:textId="77777777" w:rsidR="009E6F1E" w:rsidRPr="007B2525" w:rsidRDefault="009E6F1E" w:rsidP="009E6F1E">
      <w:pPr>
        <w:pStyle w:val="i0"/>
      </w:pPr>
      <w:r w:rsidRPr="007B2525">
        <w:tab/>
        <w:t>i.</w:t>
      </w:r>
      <w:r w:rsidRPr="007B2525">
        <w:tab/>
        <w:t>completed LTC Form TC-80, Application for Exemption—Real Estate Taxes;</w:t>
      </w:r>
    </w:p>
    <w:p w14:paraId="3FBDE3A4" w14:textId="77777777" w:rsidR="009E6F1E" w:rsidRPr="007B2525" w:rsidRDefault="009E6F1E" w:rsidP="009E6F1E">
      <w:pPr>
        <w:pStyle w:val="i0"/>
      </w:pPr>
      <w:r w:rsidRPr="007B2525">
        <w:tab/>
        <w:t>ii.</w:t>
      </w:r>
      <w:r w:rsidRPr="007B2525">
        <w:tab/>
        <w:t>certified copy of the articles of incorporation of the organization;</w:t>
      </w:r>
    </w:p>
    <w:p w14:paraId="72D2D92D" w14:textId="77777777" w:rsidR="009E6F1E" w:rsidRPr="007B2525" w:rsidRDefault="009E6F1E" w:rsidP="009E6F1E">
      <w:pPr>
        <w:pStyle w:val="i0"/>
      </w:pPr>
      <w:r w:rsidRPr="007B2525">
        <w:tab/>
        <w:t>iii.</w:t>
      </w:r>
      <w:r w:rsidRPr="007B2525">
        <w:tab/>
        <w:t>certified copy of the by-laws of the organization;</w:t>
      </w:r>
    </w:p>
    <w:p w14:paraId="1DE281F2" w14:textId="77777777" w:rsidR="009E6F1E" w:rsidRPr="007B2525" w:rsidRDefault="009E6F1E" w:rsidP="009E6F1E">
      <w:pPr>
        <w:pStyle w:val="i0"/>
      </w:pPr>
      <w:r w:rsidRPr="007B2525">
        <w:tab/>
        <w:t>iv.</w:t>
      </w:r>
      <w:r w:rsidRPr="007B2525">
        <w:tab/>
        <w:t>copy of the Internal Revenue Service letter granting the organization tax-exempt status;</w:t>
      </w:r>
    </w:p>
    <w:p w14:paraId="159FD84A" w14:textId="77777777" w:rsidR="009E6F1E" w:rsidRPr="007B2525" w:rsidRDefault="009E6F1E" w:rsidP="009E6F1E">
      <w:pPr>
        <w:pStyle w:val="i0"/>
      </w:pPr>
      <w:r w:rsidRPr="007B2525">
        <w:tab/>
        <w:t>v.</w:t>
      </w:r>
      <w:r w:rsidRPr="007B2525">
        <w:tab/>
        <w:t>audited financial statements for the preceding three years, along with an affidavit from the organization's CPA and/or treasurer that the financial statements are true and correct;</w:t>
      </w:r>
    </w:p>
    <w:p w14:paraId="30394B47" w14:textId="77777777" w:rsidR="009E6F1E" w:rsidRPr="007B2525" w:rsidRDefault="009E6F1E" w:rsidP="009E6F1E">
      <w:pPr>
        <w:pStyle w:val="i0"/>
      </w:pPr>
      <w:r w:rsidRPr="007B2525">
        <w:tab/>
        <w:t>vi.</w:t>
      </w:r>
      <w:r w:rsidRPr="007B2525">
        <w:tab/>
        <w:t>federal tax returns filed for the preceding three years; and</w:t>
      </w:r>
    </w:p>
    <w:p w14:paraId="2109A5B5" w14:textId="77777777" w:rsidR="009E6F1E" w:rsidRPr="007B2525" w:rsidRDefault="009E6F1E" w:rsidP="009E6F1E">
      <w:pPr>
        <w:pStyle w:val="i0"/>
      </w:pPr>
      <w:r w:rsidRPr="007B2525">
        <w:tab/>
        <w:t>vii.</w:t>
      </w:r>
      <w:r w:rsidRPr="007B2525">
        <w:tab/>
        <w:t>affidavit from the president or other duly appointed officer stating:</w:t>
      </w:r>
    </w:p>
    <w:p w14:paraId="0A26CC1A" w14:textId="77777777" w:rsidR="009E6F1E" w:rsidRPr="007B2525" w:rsidRDefault="009E6F1E" w:rsidP="009E6F1E">
      <w:pPr>
        <w:pStyle w:val="a1"/>
      </w:pPr>
      <w:r w:rsidRPr="007B2525">
        <w:t>(a).</w:t>
      </w:r>
      <w:r w:rsidRPr="007B2525">
        <w:tab/>
        <w:t>the price paid for each share of stock issued by the organization for the past five years;</w:t>
      </w:r>
    </w:p>
    <w:p w14:paraId="0D70AF88" w14:textId="77777777" w:rsidR="009E6F1E" w:rsidRPr="007B2525" w:rsidRDefault="009E6F1E" w:rsidP="009E6F1E">
      <w:pPr>
        <w:pStyle w:val="a1"/>
      </w:pPr>
      <w:r w:rsidRPr="007B2525">
        <w:t>(b).</w:t>
      </w:r>
      <w:r w:rsidRPr="007B2525">
        <w:tab/>
        <w:t>whether or not over the previous five years any dividends have been paid or interest accrued on the value of the stock of the organization; and</w:t>
      </w:r>
    </w:p>
    <w:p w14:paraId="370A9CB8" w14:textId="77777777" w:rsidR="009E6F1E" w:rsidRPr="007B2525" w:rsidRDefault="009E6F1E" w:rsidP="009E6F1E">
      <w:pPr>
        <w:pStyle w:val="a1"/>
      </w:pPr>
      <w:r w:rsidRPr="007B2525">
        <w:t>(c).</w:t>
      </w:r>
      <w:r w:rsidRPr="007B2525">
        <w:tab/>
        <w:t>whether or not any part of the net earnings of the organization inure to the benefit of any member of the organization;</w:t>
      </w:r>
    </w:p>
    <w:p w14:paraId="2D2B0E0B" w14:textId="77777777" w:rsidR="009E6F1E" w:rsidRPr="007B2525" w:rsidRDefault="009E6F1E" w:rsidP="009E6F1E">
      <w:pPr>
        <w:pStyle w:val="RegDoubleIndent"/>
        <w:rPr>
          <w:sz w:val="16"/>
          <w:szCs w:val="16"/>
        </w:rPr>
      </w:pPr>
      <w:r w:rsidRPr="007B2525">
        <w:rPr>
          <w:sz w:val="16"/>
          <w:szCs w:val="16"/>
        </w:rPr>
        <w:t>NOTE: See Louisiana Constitution of 1974, Article VII, Section 21.B, for specific conditions of authorization.</w:t>
      </w:r>
    </w:p>
    <w:p w14:paraId="67C6959C" w14:textId="77777777" w:rsidR="009E6F1E" w:rsidRPr="007B2525" w:rsidRDefault="009E6F1E" w:rsidP="009E6F1E">
      <w:pPr>
        <w:pStyle w:val="a0"/>
      </w:pPr>
      <w:r w:rsidRPr="007B2525">
        <w:t>b.</w:t>
      </w:r>
      <w:r w:rsidRPr="007B2525">
        <w:tab/>
        <w:t>none of the property listed in §103.A.2, 3, and 4 shall be exempt if owned, operated, leased or used for commercial purposes unrelated to the exempt purposes of the corporation or association;</w:t>
      </w:r>
    </w:p>
    <w:p w14:paraId="486664CD" w14:textId="77777777" w:rsidR="009E6F1E" w:rsidRPr="007B2525" w:rsidRDefault="009E6F1E" w:rsidP="009E6F1E">
      <w:pPr>
        <w:pStyle w:val="1"/>
      </w:pPr>
      <w:r w:rsidRPr="007B2525">
        <w:t>5.</w:t>
      </w:r>
      <w:r w:rsidRPr="007B2525">
        <w:tab/>
        <w:t>cash on hand or deposit;</w:t>
      </w:r>
    </w:p>
    <w:p w14:paraId="1B35F23A" w14:textId="77777777" w:rsidR="009E6F1E" w:rsidRPr="007B2525" w:rsidRDefault="009E6F1E" w:rsidP="009E6F1E">
      <w:pPr>
        <w:pStyle w:val="1"/>
      </w:pPr>
      <w:r w:rsidRPr="007B2525">
        <w:lastRenderedPageBreak/>
        <w:t>6.</w:t>
      </w:r>
      <w:r w:rsidRPr="007B2525">
        <w:tab/>
        <w:t>stocks and bonds, except bank stocks, the tax on which shall be paid by the banking institution;</w:t>
      </w:r>
    </w:p>
    <w:p w14:paraId="7F9A682B" w14:textId="77777777" w:rsidR="009E6F1E" w:rsidRPr="007B2525" w:rsidRDefault="009E6F1E" w:rsidP="009E6F1E">
      <w:pPr>
        <w:pStyle w:val="1"/>
      </w:pPr>
      <w:r w:rsidRPr="007B2525">
        <w:t>7.</w:t>
      </w:r>
      <w:r w:rsidRPr="007B2525">
        <w:tab/>
        <w:t>obligations secured by mortgage on property located in Louisiana and the notes or other evidence thereof;</w:t>
      </w:r>
    </w:p>
    <w:p w14:paraId="619B364D" w14:textId="77777777" w:rsidR="009E6F1E" w:rsidRPr="007B2525" w:rsidRDefault="009E6F1E" w:rsidP="009E6F1E">
      <w:pPr>
        <w:pStyle w:val="1"/>
      </w:pPr>
      <w:r w:rsidRPr="007B2525">
        <w:t>8.</w:t>
      </w:r>
      <w:r w:rsidRPr="007B2525">
        <w:tab/>
        <w:t>loans by life insurance companies to policyholders, if secured solely by their policies;</w:t>
      </w:r>
    </w:p>
    <w:p w14:paraId="1A7F0B68" w14:textId="77777777" w:rsidR="009E6F1E" w:rsidRPr="007B2525" w:rsidRDefault="009E6F1E" w:rsidP="009E6F1E">
      <w:pPr>
        <w:pStyle w:val="1"/>
      </w:pPr>
      <w:r w:rsidRPr="007B2525">
        <w:t>9.</w:t>
      </w:r>
      <w:r w:rsidRPr="007B2525">
        <w:tab/>
        <w:t>the legal reserve of domestic life insurance companies;</w:t>
      </w:r>
    </w:p>
    <w:p w14:paraId="16E549AF" w14:textId="77777777" w:rsidR="009E6F1E" w:rsidRPr="007B2525" w:rsidRDefault="009E6F1E" w:rsidP="009E6F1E">
      <w:pPr>
        <w:pStyle w:val="1"/>
      </w:pPr>
      <w:r w:rsidRPr="007B2525">
        <w:t>10.</w:t>
      </w:r>
      <w:r w:rsidRPr="007B2525">
        <w:tab/>
        <w:t>loans by a homestead or building and loan association to its members, if secured solely by stock of the association;</w:t>
      </w:r>
    </w:p>
    <w:p w14:paraId="75487B30" w14:textId="77777777" w:rsidR="009E6F1E" w:rsidRPr="007B2525" w:rsidRDefault="009E6F1E" w:rsidP="009E6F1E">
      <w:pPr>
        <w:pStyle w:val="1"/>
      </w:pPr>
      <w:r w:rsidRPr="007B2525">
        <w:t>11.</w:t>
      </w:r>
      <w:r w:rsidRPr="007B2525">
        <w:tab/>
        <w:t>debts due for merchandise or other articles of commerce or for services rendered;</w:t>
      </w:r>
    </w:p>
    <w:p w14:paraId="78AADE9D" w14:textId="77777777" w:rsidR="009E6F1E" w:rsidRPr="007B2525" w:rsidRDefault="009E6F1E" w:rsidP="009E6F1E">
      <w:pPr>
        <w:pStyle w:val="1"/>
      </w:pPr>
      <w:r w:rsidRPr="007B2525">
        <w:t>12.</w:t>
      </w:r>
      <w:r w:rsidRPr="007B2525">
        <w:tab/>
        <w:t>obligations of the state or its political subdivisions;</w:t>
      </w:r>
    </w:p>
    <w:p w14:paraId="4E2B28BE" w14:textId="77777777" w:rsidR="009E6F1E" w:rsidRPr="007B2525" w:rsidRDefault="009E6F1E" w:rsidP="009E6F1E">
      <w:pPr>
        <w:pStyle w:val="1"/>
      </w:pPr>
      <w:r w:rsidRPr="007B2525">
        <w:t>13.</w:t>
      </w:r>
      <w:r w:rsidRPr="007B2525">
        <w:tab/>
        <w:t>personal property used in the home or on loan in a public place;</w:t>
      </w:r>
    </w:p>
    <w:p w14:paraId="68C6D6AA" w14:textId="77777777" w:rsidR="009E6F1E" w:rsidRPr="007B2525" w:rsidRDefault="009E6F1E" w:rsidP="009E6F1E">
      <w:pPr>
        <w:pStyle w:val="1"/>
      </w:pPr>
      <w:r w:rsidRPr="007B2525">
        <w:t>14.</w:t>
      </w:r>
      <w:r w:rsidRPr="007B2525">
        <w:tab/>
        <w:t>irrevocably dedicated places of burial held by individuals for purposes of burial of themselves or members of their families;</w:t>
      </w:r>
    </w:p>
    <w:p w14:paraId="2F262933" w14:textId="77777777" w:rsidR="009E6F1E" w:rsidRPr="007B2525" w:rsidRDefault="009E6F1E" w:rsidP="009E6F1E">
      <w:pPr>
        <w:pStyle w:val="1"/>
      </w:pPr>
      <w:r w:rsidRPr="007B2525">
        <w:t>15.</w:t>
      </w:r>
      <w:r w:rsidRPr="007B2525">
        <w:tab/>
        <w:t>agricultural products while owned by the producer, agricultural machinery and other implements used exclusively for agricultural purposes (including crop dusting aircraft), animals on the farm, and property belonging to an agricultural fair association (also see R.S. 47:1707);</w:t>
      </w:r>
    </w:p>
    <w:p w14:paraId="66076384" w14:textId="77777777" w:rsidR="009E6F1E" w:rsidRPr="007B2525" w:rsidRDefault="009E6F1E" w:rsidP="009E6F1E">
      <w:pPr>
        <w:pStyle w:val="1"/>
      </w:pPr>
      <w:r w:rsidRPr="007B2525">
        <w:t>16.</w:t>
      </w:r>
      <w:r w:rsidRPr="007B2525">
        <w:tab/>
        <w:t>property used for cultural, Mardi Gras carnival, or civic activities and not operated for profit to the owners;</w:t>
      </w:r>
    </w:p>
    <w:p w14:paraId="44819E90" w14:textId="77777777" w:rsidR="009E6F1E" w:rsidRPr="007B2525" w:rsidRDefault="009E6F1E" w:rsidP="009E6F1E">
      <w:pPr>
        <w:pStyle w:val="1"/>
      </w:pPr>
      <w:r w:rsidRPr="007B2525">
        <w:t>17.</w:t>
      </w:r>
      <w:r w:rsidRPr="007B2525">
        <w:tab/>
        <w:t>rights-of-way granted to the state Department of Highways (DOTD);</w:t>
      </w:r>
    </w:p>
    <w:p w14:paraId="3BACCB76" w14:textId="77777777" w:rsidR="009E6F1E" w:rsidRPr="007B2525" w:rsidRDefault="009E6F1E" w:rsidP="009E6F1E">
      <w:pPr>
        <w:pStyle w:val="1"/>
      </w:pPr>
      <w:r w:rsidRPr="007B2525">
        <w:t>18.</w:t>
      </w:r>
      <w:r w:rsidRPr="007B2525">
        <w:tab/>
        <w:t>boats using gasoline as motor fuel;</w:t>
      </w:r>
    </w:p>
    <w:p w14:paraId="6F063CD7" w14:textId="77777777" w:rsidR="009E6F1E" w:rsidRPr="007B2525" w:rsidRDefault="009E6F1E" w:rsidP="009E6F1E">
      <w:pPr>
        <w:pStyle w:val="1"/>
      </w:pPr>
      <w:r w:rsidRPr="007B2525">
        <w:t>19.</w:t>
      </w:r>
      <w:r w:rsidRPr="007B2525">
        <w:tab/>
        <w:t>commercial vessels used for gathering seafood for human consumption;</w:t>
      </w:r>
    </w:p>
    <w:p w14:paraId="5D58EF2D" w14:textId="77777777" w:rsidR="009E6F1E" w:rsidRPr="007B2525" w:rsidRDefault="009E6F1E" w:rsidP="009E6F1E">
      <w:pPr>
        <w:pStyle w:val="1"/>
      </w:pPr>
      <w:r w:rsidRPr="007B2525">
        <w:t>20.</w:t>
      </w:r>
      <w:r w:rsidRPr="007B2525">
        <w:tab/>
        <w:t>ships and oceangoing tugs, towboats and barges engaged in international trade and domiciled in Louisiana ports: a. however, this exemption shall not apply to harbor, wharf, shed, and other port dues or to any vessel operated in the coastal trade of the states of the United States;</w:t>
      </w:r>
    </w:p>
    <w:p w14:paraId="37DC80EB" w14:textId="77777777" w:rsidR="009E6F1E" w:rsidRPr="007B2525" w:rsidRDefault="009E6F1E" w:rsidP="009E6F1E">
      <w:pPr>
        <w:pStyle w:val="1"/>
      </w:pPr>
      <w:r w:rsidRPr="007B2525">
        <w:t>21.</w:t>
      </w:r>
      <w:r w:rsidRPr="007B2525">
        <w:tab/>
        <w:t>materials, boiler fuels, and energy sources used by public utilities to fuel the generation of electricity;</w:t>
      </w:r>
    </w:p>
    <w:p w14:paraId="214A7C9B" w14:textId="77777777" w:rsidR="009E6F1E" w:rsidRPr="007B2525" w:rsidRDefault="009E6F1E" w:rsidP="009E6F1E">
      <w:pPr>
        <w:pStyle w:val="1"/>
      </w:pPr>
      <w:r w:rsidRPr="007B2525">
        <w:t>22.</w:t>
      </w:r>
      <w:r w:rsidRPr="007B2525">
        <w:tab/>
        <w:t>all incorporeal movables of any kind or nature whatsoever, except public service properties, bank stocks, and credit assessments on premiums written in Louisiana by insurance companies and loan and finance companies. (See Louisiana Civil Code of 1870, as amended, and R.S. 47:1709);</w:t>
      </w:r>
    </w:p>
    <w:p w14:paraId="419B19DB" w14:textId="77777777" w:rsidR="009E6F1E" w:rsidRPr="007B2525" w:rsidRDefault="009E6F1E" w:rsidP="009E6F1E">
      <w:pPr>
        <w:pStyle w:val="1"/>
      </w:pPr>
      <w:r w:rsidRPr="007B2525">
        <w:t>23.</w:t>
      </w:r>
      <w:r w:rsidRPr="007B2525">
        <w:tab/>
        <w:t>raw materials, goods, commodities, articles and personal property imported into this state from outside the states of the United States or, held in storage while in transit through this state which are moving in interstate commerce;</w:t>
      </w:r>
    </w:p>
    <w:p w14:paraId="763BAE56" w14:textId="77777777" w:rsidR="009E6F1E" w:rsidRPr="007B2525" w:rsidRDefault="009E6F1E" w:rsidP="009E6F1E">
      <w:pPr>
        <w:pStyle w:val="RegDoubleIndent"/>
        <w:rPr>
          <w:sz w:val="16"/>
          <w:szCs w:val="16"/>
        </w:rPr>
      </w:pPr>
      <w:r w:rsidRPr="007B2525">
        <w:rPr>
          <w:sz w:val="16"/>
          <w:szCs w:val="16"/>
        </w:rPr>
        <w:t xml:space="preserve">NOTE: See Louisiana Constitution, Article VII, Section 21.D; and, R.S. 47:1951.1, R.S. 47:1951.2 and R.S. 47:1951.3 for specific conditions of authorization. Property described in </w:t>
      </w:r>
      <w:r w:rsidRPr="007B2525">
        <w:rPr>
          <w:sz w:val="16"/>
          <w:szCs w:val="16"/>
        </w:rPr>
        <w:t>§103.A.23, whether or not entitled to exemption, shall be reported to the proper taxing authorities on the forms required by law.</w:t>
      </w:r>
    </w:p>
    <w:p w14:paraId="6A9C19E4" w14:textId="77777777" w:rsidR="009E6F1E" w:rsidRPr="007B2525" w:rsidRDefault="009E6F1E" w:rsidP="009E6F1E">
      <w:pPr>
        <w:pStyle w:val="1"/>
      </w:pPr>
      <w:r w:rsidRPr="007B2525">
        <w:t>24.</w:t>
      </w:r>
      <w:r w:rsidRPr="007B2525">
        <w:tab/>
        <w:t>motor vehicles used on the public highways of this state, from state, parish, municipal, and special ad valorem taxes;</w:t>
      </w:r>
    </w:p>
    <w:p w14:paraId="019A3B64" w14:textId="77777777" w:rsidR="009E6F1E" w:rsidRPr="002A758B" w:rsidRDefault="009E6F1E" w:rsidP="009E6F1E">
      <w:pPr>
        <w:pStyle w:val="1"/>
      </w:pPr>
      <w:r w:rsidRPr="002A758B">
        <w:t>25.</w:t>
      </w:r>
      <w:r w:rsidRPr="002A758B">
        <w:tab/>
        <w:t>new manufacturing establishments and additions to existing manufacturing establishments to the extent tax exempt by virtue of an approved contract with the State Board of Commerce and Industry, as authorized by Article VII, Section 21.F of the Louisiana Constitution of 1974. Parish tax assessors shall give retroactive effect to a fully approved ITEP contract or renewal, consistent with the terms of the ITEP contract and the rules and regulations of the State Board of Commerce and Industry, and parish tax assessors shall process change order requests and/or approve refund request applications in order to give retroactive effect to such an ITEP contract or refund;</w:t>
      </w:r>
    </w:p>
    <w:p w14:paraId="14E50C99" w14:textId="77777777" w:rsidR="009E6F1E" w:rsidRPr="002A758B" w:rsidRDefault="009E6F1E" w:rsidP="009E6F1E">
      <w:pPr>
        <w:pStyle w:val="1"/>
      </w:pPr>
      <w:r w:rsidRPr="002A758B">
        <w:t>26.</w:t>
      </w:r>
      <w:r w:rsidRPr="002A758B">
        <w:tab/>
        <w:t>coal or lignite stockpiled in Louisiana for use in Louisiana for industrial or manufacturing purposes or for boiler fuel, gasification, feedstock, or process purposes;</w:t>
      </w:r>
    </w:p>
    <w:p w14:paraId="322115F0" w14:textId="77777777" w:rsidR="009E6F1E" w:rsidRPr="002A758B" w:rsidRDefault="009E6F1E" w:rsidP="009E6F1E">
      <w:pPr>
        <w:pStyle w:val="1"/>
      </w:pPr>
      <w:r w:rsidRPr="002A758B">
        <w:t>27.</w:t>
      </w:r>
      <w:r w:rsidRPr="002A758B">
        <w:tab/>
        <w:t>value of enhancements to certain structures located in downtown, historic, or economic development districts to be granted a limited exemption by the State Board of Commerce and Industry, if approved by the governor and the local governing authority, as authorized by Article VII, Section 21.H of the Louisiana Constitution of 1974;</w:t>
      </w:r>
    </w:p>
    <w:p w14:paraId="3A535AB0" w14:textId="77777777" w:rsidR="00386A3A" w:rsidRPr="00CA33DC" w:rsidRDefault="009E6F1E" w:rsidP="009E6F1E">
      <w:pPr>
        <w:pStyle w:val="1"/>
      </w:pPr>
      <w:r w:rsidRPr="002A758B">
        <w:t>28.</w:t>
      </w:r>
      <w:r w:rsidRPr="002A758B">
        <w:tab/>
        <w:t>goods held in inventory by distribution centers, to be granted tax exemptions by the parish economic development or governing authority, with the approval of each affected tax recipient body in the parish, as authorized by Article VII, Section 21.I of the Louisiana Constitution of 1974.</w:t>
      </w:r>
    </w:p>
    <w:p w14:paraId="2ACAE080" w14:textId="77777777" w:rsidR="00386A3A" w:rsidRPr="00336751" w:rsidRDefault="00386A3A" w:rsidP="00386A3A">
      <w:pPr>
        <w:pStyle w:val="AuthorityNote"/>
      </w:pPr>
      <w:r w:rsidRPr="00336751">
        <w:t>AUTHORITY NOTE:</w:t>
      </w:r>
      <w:r w:rsidRPr="00336751">
        <w:tab/>
        <w:t>Promulgated in accordance with the Louisiana Constitution of 1974, Article VII, §21.</w:t>
      </w:r>
    </w:p>
    <w:p w14:paraId="44136677" w14:textId="77777777" w:rsidR="0045740F" w:rsidRPr="00336751" w:rsidRDefault="0045740F" w:rsidP="0045740F">
      <w:pPr>
        <w:pStyle w:val="HistoricalNote"/>
      </w:pPr>
      <w:r w:rsidRPr="00336751">
        <w:t>HISTORICAL NOTE:</w:t>
      </w:r>
      <w:r w:rsidRPr="00336751">
        <w:tab/>
        <w:t>Promulgated by the Department of Revenue and Taxation, Tax Commission, LR 8:102 (February 1982), amended LR 12:36 (January 1986), LR 15:1097 (December 1989), LR 17:1213 (December 1991), amended by the Department of Revenue, Tax Commission, LR 24:478 (Marc</w:t>
      </w:r>
      <w:r w:rsidR="00386A3A">
        <w:t>h 1998), LR 32:426 (March 2006), LR 34:675 (April 2008</w:t>
      </w:r>
      <w:r w:rsidR="009E6F1E" w:rsidRPr="007B2525">
        <w:t xml:space="preserve">), </w:t>
      </w:r>
      <w:r w:rsidR="009E6F1E">
        <w:t>LR 49:1034 (June 2023).</w:t>
      </w:r>
    </w:p>
    <w:p w14:paraId="374EC683" w14:textId="77777777" w:rsidR="000A70F9" w:rsidRDefault="000A70F9">
      <w:pPr>
        <w:pStyle w:val="Section"/>
      </w:pPr>
      <w:bookmarkStart w:id="1789" w:name="_Toc233690208"/>
      <w:bookmarkStart w:id="1790" w:name="_Toc234030792"/>
      <w:bookmarkStart w:id="1791" w:name="_Toc243721418"/>
      <w:bookmarkStart w:id="1792" w:name="_Toc259619665"/>
      <w:bookmarkStart w:id="1793" w:name="_Toc262718751"/>
      <w:bookmarkStart w:id="1794" w:name="_Toc275165524"/>
      <w:bookmarkStart w:id="1795" w:name="_Toc238197837"/>
      <w:r>
        <w:t>§105.</w:t>
      </w:r>
      <w:r>
        <w:tab/>
        <w:t>Constitutional Principles in Determination of Fair Market Value and Use of Reappraisal</w:t>
      </w:r>
      <w:bookmarkEnd w:id="1789"/>
      <w:bookmarkEnd w:id="1790"/>
      <w:bookmarkEnd w:id="1791"/>
      <w:bookmarkEnd w:id="1792"/>
      <w:bookmarkEnd w:id="1793"/>
      <w:bookmarkEnd w:id="1794"/>
      <w:bookmarkEnd w:id="1795"/>
    </w:p>
    <w:p w14:paraId="64225CEA" w14:textId="77777777" w:rsidR="000A70F9" w:rsidRDefault="000A70F9">
      <w:pPr>
        <w:pStyle w:val="A"/>
      </w:pPr>
      <w:r>
        <w:t>A.</w:t>
      </w:r>
      <w:r>
        <w:tab/>
        <w:t>The Louisiana Constitution establishes the basic principle in the following cases but each case requires statutory clarification.</w:t>
      </w:r>
    </w:p>
    <w:p w14:paraId="1553683C" w14:textId="77777777" w:rsidR="000A70F9" w:rsidRDefault="000A70F9">
      <w:pPr>
        <w:pStyle w:val="1"/>
      </w:pPr>
      <w:r>
        <w:t>1.</w:t>
      </w:r>
      <w:r>
        <w:tab/>
        <w:t>Fair market value shall be determined in accordance with criteria which shall be established by law and which shall apply uniformly throughout the state.</w:t>
      </w:r>
    </w:p>
    <w:p w14:paraId="3BD27680" w14:textId="77777777" w:rsidR="000A70F9" w:rsidRDefault="000A70F9">
      <w:pPr>
        <w:pStyle w:val="1"/>
      </w:pPr>
      <w:r>
        <w:t>2.</w:t>
      </w:r>
      <w:r>
        <w:tab/>
        <w:t>All property subject to taxation shall be reappraised and valued at intervals of not more than four years.</w:t>
      </w:r>
    </w:p>
    <w:p w14:paraId="1418E8E4" w14:textId="77777777" w:rsidR="000A70F9" w:rsidRDefault="000A70F9">
      <w:pPr>
        <w:pStyle w:val="A"/>
      </w:pPr>
      <w:r>
        <w:t>B.</w:t>
      </w:r>
      <w:r>
        <w:tab/>
        <w:t>These are the constitutional principles upon which property taxation is based in the state of Louisiana.</w:t>
      </w:r>
    </w:p>
    <w:p w14:paraId="1AAB24E2" w14:textId="77777777" w:rsidR="000A70F9" w:rsidRDefault="000A70F9">
      <w:pPr>
        <w:pStyle w:val="AuthorityNote"/>
      </w:pPr>
      <w:r>
        <w:t>AUTHORITY NOTE:</w:t>
      </w:r>
      <w:r>
        <w:tab/>
        <w:t>Promulgated in accordance with Louisiana Constitution of 1974, Article VII, §18.</w:t>
      </w:r>
    </w:p>
    <w:p w14:paraId="32B2B277" w14:textId="77777777" w:rsidR="000A70F9" w:rsidRDefault="000A70F9">
      <w:pPr>
        <w:pStyle w:val="HistoricalNote"/>
      </w:pPr>
      <w:r>
        <w:lastRenderedPageBreak/>
        <w:t>HISTORICAL NOTE:</w:t>
      </w:r>
      <w:r>
        <w:tab/>
        <w:t>Promulgated by the Department of Revenue and Taxation, Tax Commission, LR 8:102 (February 1982), amended LR 15:1097 (December 1989).</w:t>
      </w:r>
    </w:p>
    <w:p w14:paraId="0C755A32" w14:textId="77777777" w:rsidR="000A70F9" w:rsidRDefault="000A70F9">
      <w:pPr>
        <w:pStyle w:val="Section"/>
        <w:spacing w:after="80"/>
      </w:pPr>
      <w:bookmarkStart w:id="1796" w:name="_Toc233690209"/>
      <w:bookmarkStart w:id="1797" w:name="_Toc234030793"/>
      <w:bookmarkStart w:id="1798" w:name="_Toc243721419"/>
      <w:bookmarkStart w:id="1799" w:name="_Toc259619666"/>
      <w:bookmarkStart w:id="1800" w:name="_Toc262718752"/>
      <w:bookmarkStart w:id="1801" w:name="_Toc275165525"/>
      <w:bookmarkStart w:id="1802" w:name="_Toc238197838"/>
      <w:r>
        <w:t>§107.</w:t>
      </w:r>
      <w:r>
        <w:tab/>
        <w:t>Statutory Guide for Property Taxation</w:t>
      </w:r>
      <w:bookmarkEnd w:id="1796"/>
      <w:bookmarkEnd w:id="1797"/>
      <w:bookmarkEnd w:id="1798"/>
      <w:bookmarkEnd w:id="1799"/>
      <w:bookmarkEnd w:id="1800"/>
      <w:bookmarkEnd w:id="1801"/>
      <w:bookmarkEnd w:id="1802"/>
    </w:p>
    <w:p w14:paraId="0D11F746" w14:textId="77777777" w:rsidR="000A70F9" w:rsidRDefault="000A70F9">
      <w:pPr>
        <w:pStyle w:val="A"/>
        <w:spacing w:after="80"/>
      </w:pPr>
      <w:r>
        <w:t>A.</w:t>
      </w:r>
      <w:r>
        <w:tab/>
        <w:t xml:space="preserve">The </w:t>
      </w:r>
      <w:r w:rsidRPr="00AF2A50">
        <w:rPr>
          <w:i/>
        </w:rPr>
        <w:t>Revised Statutes</w:t>
      </w:r>
      <w:r>
        <w:t>, in accordance with the constitutional principles heretofore mentioned, provide additional standards and principles to be abided by in establishing the methods and procedures for taxing property.</w:t>
      </w:r>
    </w:p>
    <w:p w14:paraId="0547FA5F" w14:textId="77777777" w:rsidR="000A70F9" w:rsidRDefault="000A70F9">
      <w:pPr>
        <w:pStyle w:val="A"/>
        <w:spacing w:after="80"/>
      </w:pPr>
      <w:r>
        <w:t>B.</w:t>
      </w:r>
      <w:r>
        <w:tab/>
        <w:t>The Louisiana Tax Commission must promulgate and adopt all rules and regulations pertaining to property taxation in accordance with R.S. 49:951 et seq. These statutes merely outline the procedures for publicizing and ultimately enacting or changing the rules and regulations pertaining to the taxation of property.</w:t>
      </w:r>
    </w:p>
    <w:p w14:paraId="355CBBFF" w14:textId="77777777" w:rsidR="000A70F9" w:rsidRDefault="000A70F9">
      <w:pPr>
        <w:pStyle w:val="AuthorityNote"/>
      </w:pPr>
      <w:r>
        <w:t>AUTHORITY NOTE:</w:t>
      </w:r>
      <w:r>
        <w:tab/>
        <w:t>Promulgated in accordance with R.S. 49:951 through 49:968.</w:t>
      </w:r>
    </w:p>
    <w:p w14:paraId="41A4E2EE" w14:textId="77777777" w:rsidR="000A70F9" w:rsidRDefault="000A70F9">
      <w:pPr>
        <w:pStyle w:val="HistoricalNote"/>
        <w:spacing w:after="40"/>
      </w:pPr>
      <w:r>
        <w:t>HISTORICAL NOTE:</w:t>
      </w:r>
      <w:r>
        <w:tab/>
        <w:t>Promulgated by the Department of Revenue and Taxation, Tax Commission, LR 8:102 (February 1982), amended LR 15:1097 (December 1989).</w:t>
      </w:r>
    </w:p>
    <w:p w14:paraId="6DA28E43" w14:textId="77777777" w:rsidR="000A70F9" w:rsidRDefault="000A70F9">
      <w:pPr>
        <w:pStyle w:val="Section"/>
        <w:spacing w:after="80"/>
      </w:pPr>
      <w:bookmarkStart w:id="1803" w:name="_Toc233690210"/>
      <w:bookmarkStart w:id="1804" w:name="_Toc234030794"/>
      <w:bookmarkStart w:id="1805" w:name="_Toc243721420"/>
      <w:bookmarkStart w:id="1806" w:name="_Toc259619667"/>
      <w:bookmarkStart w:id="1807" w:name="_Toc262718753"/>
      <w:bookmarkStart w:id="1808" w:name="_Toc275165526"/>
      <w:bookmarkStart w:id="1809" w:name="_Toc238197839"/>
      <w:r>
        <w:t>§109.</w:t>
      </w:r>
      <w:r>
        <w:tab/>
        <w:t>Fair Market Value Defined</w:t>
      </w:r>
      <w:bookmarkEnd w:id="1803"/>
      <w:bookmarkEnd w:id="1804"/>
      <w:bookmarkEnd w:id="1805"/>
      <w:bookmarkEnd w:id="1806"/>
      <w:bookmarkEnd w:id="1807"/>
      <w:bookmarkEnd w:id="1808"/>
      <w:bookmarkEnd w:id="1809"/>
    </w:p>
    <w:p w14:paraId="10389D53" w14:textId="77777777" w:rsidR="00796307" w:rsidRPr="007B0080" w:rsidRDefault="00796307" w:rsidP="00796307">
      <w:pPr>
        <w:pStyle w:val="A"/>
      </w:pPr>
      <w:r w:rsidRPr="007B0080">
        <w:rPr>
          <w:i/>
        </w:rPr>
        <w:t>Fair Market Value</w:t>
      </w:r>
      <w:r w:rsidR="00AF2A50">
        <w:sym w:font="Symbol" w:char="F0BE"/>
      </w:r>
      <w:r w:rsidRPr="007B0080">
        <w:t>the price for property which would be agreed upon between a willing and informed buyer and a willing and informed seller under usual and ordinary circumstances; it shall be the highest price estimated in terms of money which property will bring if exposed for sale on the open market with reasonable time allowed to find a purchaser who is buying with knowledge of all the uses and purposes to which the property is best adapted and for which it can be legally used.</w:t>
      </w:r>
    </w:p>
    <w:p w14:paraId="66F82BBA" w14:textId="77777777" w:rsidR="00796307" w:rsidRDefault="00796307" w:rsidP="00796307">
      <w:pPr>
        <w:pStyle w:val="AuthorityNote"/>
      </w:pPr>
      <w:r>
        <w:t>AUTHORITY NOTE:</w:t>
      </w:r>
      <w:r>
        <w:tab/>
        <w:t>Promulgated in accordance with R.S. 47:2321.</w:t>
      </w:r>
    </w:p>
    <w:p w14:paraId="59B26FB6" w14:textId="77777777" w:rsidR="000A70F9" w:rsidRDefault="000A70F9">
      <w:pPr>
        <w:pStyle w:val="HistoricalNote"/>
        <w:spacing w:after="40"/>
      </w:pPr>
      <w:r>
        <w:t>HISTORICAL NOTE:</w:t>
      </w:r>
      <w:r>
        <w:tab/>
        <w:t>Promulgated by the Department of Revenue and Taxation, Tax Commission, LR 8:102 (February 1982), amended LR 15:1097 (De</w:t>
      </w:r>
      <w:r w:rsidR="00796307">
        <w:t xml:space="preserve">cember 1989), </w:t>
      </w:r>
      <w:r w:rsidR="00796307" w:rsidRPr="00CA33DC">
        <w:t xml:space="preserve">amended by the Department of Revenue, Tax </w:t>
      </w:r>
      <w:r w:rsidR="00796307">
        <w:t>Commission, LR 34:677 (April 2008).</w:t>
      </w:r>
    </w:p>
    <w:p w14:paraId="2D747D99" w14:textId="77777777" w:rsidR="000A70F9" w:rsidRDefault="000A70F9">
      <w:pPr>
        <w:pStyle w:val="Section"/>
        <w:spacing w:after="80"/>
      </w:pPr>
      <w:bookmarkStart w:id="1810" w:name="_Toc233690211"/>
      <w:bookmarkStart w:id="1811" w:name="_Toc234030795"/>
      <w:bookmarkStart w:id="1812" w:name="_Toc243721421"/>
      <w:bookmarkStart w:id="1813" w:name="_Toc259619668"/>
      <w:bookmarkStart w:id="1814" w:name="_Toc262718754"/>
      <w:bookmarkStart w:id="1815" w:name="_Toc275165527"/>
      <w:bookmarkStart w:id="1816" w:name="_Toc238197840"/>
      <w:r>
        <w:t>§111.</w:t>
      </w:r>
      <w:r>
        <w:tab/>
        <w:t>Criteria for Determining Fair Market Value</w:t>
      </w:r>
      <w:bookmarkEnd w:id="1810"/>
      <w:bookmarkEnd w:id="1811"/>
      <w:bookmarkEnd w:id="1812"/>
      <w:bookmarkEnd w:id="1813"/>
      <w:bookmarkEnd w:id="1814"/>
      <w:bookmarkEnd w:id="1815"/>
      <w:bookmarkEnd w:id="1816"/>
    </w:p>
    <w:p w14:paraId="6903204F" w14:textId="77777777" w:rsidR="000A70F9" w:rsidRDefault="000A70F9">
      <w:pPr>
        <w:pStyle w:val="A"/>
        <w:spacing w:after="80"/>
      </w:pPr>
      <w:r>
        <w:t>A.</w:t>
      </w:r>
      <w:r>
        <w:tab/>
        <w:t>The criteria for determining fair market value shall apply uniformly throughout the state. Uniform guidelines, procedures and rules and regulations as are necessary to implement said criteria shall be adopted by the Louisiana Tax Commission only after public hearings held pursuant to the Administrative Procedure Act (R.S. 47:2323.A).</w:t>
      </w:r>
    </w:p>
    <w:p w14:paraId="37FB6CB6" w14:textId="77777777" w:rsidR="000A70F9" w:rsidRDefault="000A70F9">
      <w:pPr>
        <w:pStyle w:val="A"/>
        <w:spacing w:after="80"/>
      </w:pPr>
      <w:r>
        <w:t>B.</w:t>
      </w:r>
      <w:r>
        <w:tab/>
        <w:t>Each assessor shall follow the uniform guidelines, procedures, and rules and regulations within his respective parish or district in determining fair market value of all property subject to taxation. Any manual or manuals used by an assessor shall be subject to approval by the Louisiana Tax Commission or its successor agency (R.S. 47:2323.B).</w:t>
      </w:r>
    </w:p>
    <w:p w14:paraId="43865F2E" w14:textId="77777777" w:rsidR="009430F0" w:rsidRPr="00B06C94" w:rsidRDefault="009430F0" w:rsidP="009430F0">
      <w:pPr>
        <w:pStyle w:val="A"/>
      </w:pPr>
      <w:r w:rsidRPr="00B06C94">
        <w:t>C.</w:t>
      </w:r>
      <w:r w:rsidRPr="00B06C94">
        <w:tab/>
        <w:t>The fair market value of real and personal property shall be determined by the following generally-recognized appraisal procedures: the market approach, the cost approach, and/or the income approach.</w:t>
      </w:r>
    </w:p>
    <w:p w14:paraId="14FE321E" w14:textId="77777777" w:rsidR="009430F0" w:rsidRPr="00B06C94" w:rsidRDefault="009430F0" w:rsidP="009430F0">
      <w:pPr>
        <w:pStyle w:val="1"/>
      </w:pPr>
      <w:r w:rsidRPr="00B06C94">
        <w:t>1.</w:t>
      </w:r>
      <w:r w:rsidRPr="00B06C94">
        <w:tab/>
        <w:t>In utilizing the market approach, the assessor shall use an appraisal technique in which the market value estimate is predicated upon prices paid in actual market transaction and current listings.</w:t>
      </w:r>
    </w:p>
    <w:p w14:paraId="76D56A88" w14:textId="77777777" w:rsidR="009430F0" w:rsidRPr="00B06C94" w:rsidRDefault="009430F0" w:rsidP="009430F0">
      <w:pPr>
        <w:pStyle w:val="1"/>
      </w:pPr>
      <w:r w:rsidRPr="00B06C94">
        <w:t>2.</w:t>
      </w:r>
      <w:r w:rsidRPr="00B06C94">
        <w:tab/>
        <w:t>In utilizing the cost approach, the assessor shall use a method in which the value of a property is derived by estimating the replacement or reproduction cost of the property; deducting therefrom the estimated depreciation; and then adding the market value of the land, if any.</w:t>
      </w:r>
    </w:p>
    <w:p w14:paraId="7464E81A" w14:textId="77777777" w:rsidR="009430F0" w:rsidRPr="00B06C94" w:rsidRDefault="009430F0" w:rsidP="009430F0">
      <w:pPr>
        <w:pStyle w:val="1"/>
      </w:pPr>
      <w:r w:rsidRPr="00B06C94">
        <w:t>3.</w:t>
      </w:r>
      <w:r w:rsidRPr="00B06C94">
        <w:tab/>
        <w:t>In utilizing the income approach, the assessor shall use an appraisal technique in which the anticipated net income is capitalized to indicate the capital amount of the investment which produces the net income (R.S. 47:2323).</w:t>
      </w:r>
    </w:p>
    <w:p w14:paraId="5E2921A8" w14:textId="77777777" w:rsidR="009430F0" w:rsidRPr="00D2490C" w:rsidRDefault="00AF2A50" w:rsidP="00AF2A50">
      <w:pPr>
        <w:pStyle w:val="RegDoubleIndent"/>
        <w:tabs>
          <w:tab w:val="left" w:pos="1080"/>
        </w:tabs>
        <w:spacing w:after="120"/>
        <w:rPr>
          <w:sz w:val="16"/>
          <w:szCs w:val="16"/>
        </w:rPr>
      </w:pPr>
      <w:r>
        <w:rPr>
          <w:sz w:val="16"/>
          <w:szCs w:val="16"/>
        </w:rPr>
        <w:t>NOTE:</w:t>
      </w:r>
      <w:r>
        <w:rPr>
          <w:sz w:val="16"/>
          <w:szCs w:val="16"/>
        </w:rPr>
        <w:tab/>
      </w:r>
      <w:r w:rsidR="009430F0" w:rsidRPr="00D2490C">
        <w:rPr>
          <w:sz w:val="16"/>
          <w:szCs w:val="16"/>
        </w:rPr>
        <w:t>See Definitions, Chapter 3, for the appropriate use of these approaches.</w:t>
      </w:r>
    </w:p>
    <w:p w14:paraId="6AFD1FBE" w14:textId="77777777" w:rsidR="009430F0" w:rsidRPr="00B06C94" w:rsidRDefault="009430F0" w:rsidP="009430F0">
      <w:pPr>
        <w:pStyle w:val="A"/>
      </w:pPr>
      <w:r w:rsidRPr="00B06C94">
        <w:t>D.</w:t>
      </w:r>
      <w:r w:rsidRPr="00B06C94">
        <w:tab/>
        <w:t>When performing a valuation of any affordable rental housing property, the assessor shall not consider any of the following in determining fair market value:</w:t>
      </w:r>
    </w:p>
    <w:p w14:paraId="0BB7A394" w14:textId="77777777" w:rsidR="009430F0" w:rsidRPr="00B06C94" w:rsidRDefault="009430F0" w:rsidP="009430F0">
      <w:pPr>
        <w:pStyle w:val="1"/>
      </w:pPr>
      <w:r w:rsidRPr="00B06C94">
        <w:t>1.</w:t>
      </w:r>
      <w:r w:rsidRPr="00B06C94">
        <w:tab/>
        <w:t xml:space="preserve">income tax credits available to the property under section 42 of the </w:t>
      </w:r>
      <w:r w:rsidRPr="00B06C94">
        <w:rPr>
          <w:i/>
          <w:iCs/>
        </w:rPr>
        <w:t>Internal Revenue Code</w:t>
      </w:r>
      <w:r w:rsidRPr="00B06C94">
        <w:t>;</w:t>
      </w:r>
    </w:p>
    <w:p w14:paraId="1F0B1971" w14:textId="77777777" w:rsidR="009430F0" w:rsidRPr="00B06C94" w:rsidRDefault="009430F0" w:rsidP="009430F0">
      <w:pPr>
        <w:pStyle w:val="1"/>
      </w:pPr>
      <w:r w:rsidRPr="00B06C94">
        <w:t>2.</w:t>
      </w:r>
      <w:r w:rsidRPr="00B06C94">
        <w:tab/>
        <w:t>below-market interest rate on financing obtained under the Home Investment Partnership Program under the Cranston-Gonzales National Affordable Housing Act, or the</w:t>
      </w:r>
      <w:r>
        <w:t xml:space="preserve"> </w:t>
      </w:r>
      <w:r w:rsidRPr="00B06C94">
        <w:t>Federal Home Loan Bank Affordable Housing Program established pursuant to the Financial Institution Reform, Recovery, and Enforcement Act of 1989;</w:t>
      </w:r>
    </w:p>
    <w:p w14:paraId="07DBD221" w14:textId="77777777" w:rsidR="009430F0" w:rsidRPr="00B06C94" w:rsidRDefault="009430F0" w:rsidP="009430F0">
      <w:pPr>
        <w:pStyle w:val="1"/>
      </w:pPr>
      <w:r w:rsidRPr="00B06C94">
        <w:t>3.</w:t>
      </w:r>
      <w:r w:rsidRPr="00B06C94">
        <w:tab/>
        <w:t>any other federal, state, or similar program intended to provide or finance affordable rental housing to persons of low or moderate income and requiring restricted occupancy and rental rates based on the income of the persons occupying such housing.</w:t>
      </w:r>
    </w:p>
    <w:p w14:paraId="1718F9CF" w14:textId="77777777" w:rsidR="009430F0" w:rsidRPr="00D2490C" w:rsidRDefault="00AF2A50" w:rsidP="00AF2A50">
      <w:pPr>
        <w:pStyle w:val="RegDoubleIndent"/>
        <w:tabs>
          <w:tab w:val="left" w:pos="1080"/>
        </w:tabs>
        <w:spacing w:after="120"/>
        <w:rPr>
          <w:sz w:val="16"/>
          <w:szCs w:val="16"/>
        </w:rPr>
      </w:pPr>
      <w:r>
        <w:rPr>
          <w:sz w:val="16"/>
          <w:szCs w:val="16"/>
        </w:rPr>
        <w:t>NOTE:</w:t>
      </w:r>
      <w:r>
        <w:rPr>
          <w:sz w:val="16"/>
          <w:szCs w:val="16"/>
        </w:rPr>
        <w:tab/>
      </w:r>
      <w:r w:rsidR="009430F0" w:rsidRPr="00D2490C">
        <w:rPr>
          <w:sz w:val="16"/>
          <w:szCs w:val="16"/>
        </w:rPr>
        <w:t>Also see, Chapter 2, §213.G-G.3 and Chapter 3, §303.C.4-4.c.</w:t>
      </w:r>
    </w:p>
    <w:p w14:paraId="3434280E" w14:textId="77777777" w:rsidR="000A70F9" w:rsidRDefault="009430F0" w:rsidP="009430F0">
      <w:pPr>
        <w:pStyle w:val="AuthorityNote"/>
      </w:pPr>
      <w:r w:rsidRPr="00B06C94">
        <w:t>AUTHORITY NOTE:</w:t>
      </w:r>
      <w:r w:rsidRPr="00B06C94">
        <w:tab/>
        <w:t>Promulgated in accordance with R.S. 47:2323.</w:t>
      </w:r>
    </w:p>
    <w:p w14:paraId="4FF18138" w14:textId="77777777" w:rsidR="000A70F9" w:rsidRDefault="000A70F9">
      <w:pPr>
        <w:pStyle w:val="HistoricalNote"/>
      </w:pPr>
      <w:r>
        <w:t>HISTORICAL NOTE:</w:t>
      </w:r>
      <w:r>
        <w:tab/>
        <w:t>Promulgated by the Department of Revenue and Taxation, Tax Commission, LR 8:102 (February 1982), amended LR 10:920 (November 1984), LR 15:1097 (December 1989), LR 16:1063 (December 1990), LR 20:198 (February 1994)</w:t>
      </w:r>
      <w:r w:rsidR="009430F0">
        <w:t xml:space="preserve">, </w:t>
      </w:r>
      <w:r w:rsidR="009430F0" w:rsidRPr="00B06C94">
        <w:t xml:space="preserve">amended by the Office of the Governor, Division of Administration, Tax Commission, </w:t>
      </w:r>
      <w:r w:rsidR="009430F0">
        <w:t>LR 43:648 (April 2017).</w:t>
      </w:r>
    </w:p>
    <w:p w14:paraId="7EF71CE7" w14:textId="77777777" w:rsidR="000A70F9" w:rsidRDefault="000A70F9">
      <w:pPr>
        <w:pStyle w:val="Section"/>
      </w:pPr>
      <w:bookmarkStart w:id="1817" w:name="_Toc233690212"/>
      <w:bookmarkStart w:id="1818" w:name="_Toc234030796"/>
      <w:bookmarkStart w:id="1819" w:name="_Toc243721422"/>
      <w:bookmarkStart w:id="1820" w:name="_Toc259619669"/>
      <w:bookmarkStart w:id="1821" w:name="_Toc262718755"/>
      <w:bookmarkStart w:id="1822" w:name="_Toc275165528"/>
      <w:bookmarkStart w:id="1823" w:name="_Toc238197841"/>
      <w:r>
        <w:t>§113.</w:t>
      </w:r>
      <w:r>
        <w:tab/>
        <w:t>Assessments: General Information</w:t>
      </w:r>
      <w:bookmarkEnd w:id="1817"/>
      <w:bookmarkEnd w:id="1818"/>
      <w:bookmarkEnd w:id="1819"/>
      <w:bookmarkEnd w:id="1820"/>
      <w:bookmarkEnd w:id="1821"/>
      <w:bookmarkEnd w:id="1822"/>
      <w:bookmarkEnd w:id="1823"/>
    </w:p>
    <w:p w14:paraId="691CC8C5" w14:textId="77777777" w:rsidR="00AC536C" w:rsidRPr="00AC536C" w:rsidRDefault="00972AF1" w:rsidP="00AC536C">
      <w:pPr>
        <w:pStyle w:val="A"/>
      </w:pPr>
      <w:r>
        <w:t>A.</w:t>
      </w:r>
      <w:r>
        <w:tab/>
      </w:r>
      <w:r w:rsidR="00D17144" w:rsidRPr="00AE2955">
        <w:t>Assessment Date. Assessments shall be made on the basis of the condition of things existing on the first day of January of each year (R.S. 47:1952). For purposes of determining exemptions in Orleans Parish, the status of property as of August 1 of each year shall be determinative.</w:t>
      </w:r>
    </w:p>
    <w:p w14:paraId="104F1B57" w14:textId="77777777" w:rsidR="00972AF1" w:rsidRPr="00CA33DC" w:rsidRDefault="00972AF1" w:rsidP="00972AF1">
      <w:pPr>
        <w:pStyle w:val="A"/>
      </w:pPr>
      <w:r w:rsidRPr="00CA33DC">
        <w:t>B.</w:t>
      </w:r>
      <w:r w:rsidRPr="00CA33DC">
        <w:tab/>
      </w:r>
      <w:r w:rsidR="00D17144" w:rsidRPr="00AE2955">
        <w:t>Domicile. All property subject to taxation, including merchandise or stock in trade, shall be placed upon theassessment lists in the respective parishes or districts where situated. Personal property other than aircraft (§1501.A.4.), drilling rigs (§1101.B.), leased equipment (§2101.A.), watercraft (§701.A.), and public service property (La. R.S. 47:1855) acquires a situs at the domicile of the holder or owner, but tangible personal property used in business operations in any other taxing district is to be taxed where situated on January 1.</w:t>
      </w:r>
    </w:p>
    <w:p w14:paraId="45D8900D" w14:textId="77777777" w:rsidR="00972AF1" w:rsidRDefault="00972AF1" w:rsidP="00972AF1">
      <w:pPr>
        <w:pStyle w:val="AuthorityNote"/>
      </w:pPr>
      <w:r>
        <w:t>AUTHORITY NOTE:</w:t>
      </w:r>
      <w:r>
        <w:tab/>
        <w:t>Promulgated in accordance with R.S. 47:1952.</w:t>
      </w:r>
    </w:p>
    <w:p w14:paraId="201B2C73" w14:textId="77777777" w:rsidR="000A70F9" w:rsidRDefault="000A70F9">
      <w:pPr>
        <w:pStyle w:val="HistoricalNote"/>
      </w:pPr>
      <w:r>
        <w:lastRenderedPageBreak/>
        <w:t>HISTORICAL NOTE:</w:t>
      </w:r>
      <w:r>
        <w:tab/>
        <w:t>Promulgated by the Department of Revenue and Taxation, Tax Commission, LR 8:102 (February 1982), amended LR 10:921 (November 1984), LR 15:1097 (December 19</w:t>
      </w:r>
      <w:r w:rsidR="00972AF1">
        <w:t xml:space="preserve">89), LR 16:1063 (December 1990), </w:t>
      </w:r>
      <w:r w:rsidR="00972AF1" w:rsidRPr="00CA33DC">
        <w:t xml:space="preserve">amended by the Department of Revenue, Tax </w:t>
      </w:r>
      <w:r w:rsidR="00972AF1">
        <w:t>Com</w:t>
      </w:r>
      <w:r w:rsidR="00AC536C">
        <w:t xml:space="preserve">mission, LR 34:677 (April 2008), </w:t>
      </w:r>
      <w:r w:rsidR="00AC536C" w:rsidRPr="00AE2955">
        <w:t>LR 45:</w:t>
      </w:r>
      <w:r w:rsidR="00AC536C">
        <w:t>531</w:t>
      </w:r>
      <w:r w:rsidR="00AC536C" w:rsidRPr="00AE2955">
        <w:t xml:space="preserve"> (April 2019).</w:t>
      </w:r>
    </w:p>
    <w:p w14:paraId="4D84F691" w14:textId="77777777" w:rsidR="000A70F9" w:rsidRDefault="000A70F9">
      <w:pPr>
        <w:pStyle w:val="Section"/>
      </w:pPr>
      <w:bookmarkStart w:id="1824" w:name="_Toc233690213"/>
      <w:bookmarkStart w:id="1825" w:name="_Toc234030797"/>
      <w:bookmarkStart w:id="1826" w:name="_Toc243721423"/>
      <w:bookmarkStart w:id="1827" w:name="_Toc259619670"/>
      <w:bookmarkStart w:id="1828" w:name="_Toc262718756"/>
      <w:bookmarkStart w:id="1829" w:name="_Toc275165529"/>
      <w:bookmarkStart w:id="1830" w:name="_Toc238197842"/>
      <w:r>
        <w:t>§114.</w:t>
      </w:r>
      <w:r>
        <w:tab/>
        <w:t>Property Defined</w:t>
      </w:r>
      <w:bookmarkEnd w:id="1824"/>
      <w:bookmarkEnd w:id="1825"/>
      <w:bookmarkEnd w:id="1826"/>
      <w:bookmarkEnd w:id="1827"/>
      <w:bookmarkEnd w:id="1828"/>
      <w:bookmarkEnd w:id="1829"/>
      <w:bookmarkEnd w:id="1830"/>
    </w:p>
    <w:p w14:paraId="00F3FAC3" w14:textId="77777777" w:rsidR="000A70F9" w:rsidRDefault="000A70F9">
      <w:pPr>
        <w:pStyle w:val="A"/>
        <w:spacing w:after="80"/>
      </w:pPr>
      <w:r>
        <w:rPr>
          <w:i/>
        </w:rPr>
        <w:t>Property</w:t>
      </w:r>
      <w:r w:rsidR="003471AC">
        <w:t>―</w:t>
      </w:r>
      <w:r>
        <w:t>includes every form, character and kind of property, real, personal and mixed, tangible and intangible, corporeal and incorporeal, and every share, right, title or interest in such property (R.S. 47:1702).</w:t>
      </w:r>
    </w:p>
    <w:p w14:paraId="2AE7B567" w14:textId="77777777" w:rsidR="000A70F9" w:rsidRDefault="000A70F9">
      <w:pPr>
        <w:pStyle w:val="AuthorityNote"/>
      </w:pPr>
      <w:r>
        <w:t>AUTHORITY NOTE:</w:t>
      </w:r>
      <w:r>
        <w:tab/>
        <w:t>Promulgated in accordance with R.S. 47:1702.</w:t>
      </w:r>
    </w:p>
    <w:p w14:paraId="1626EA7E" w14:textId="77777777" w:rsidR="000A70F9" w:rsidRDefault="000A70F9">
      <w:pPr>
        <w:pStyle w:val="HistoricalNote"/>
      </w:pPr>
      <w:r>
        <w:t>HISTORICAL NOTE:</w:t>
      </w:r>
      <w:r>
        <w:tab/>
        <w:t>Promulgated by the Department of Revenue and Taxation, Tax Commission, LR 15:1097 (December 1989).</w:t>
      </w:r>
    </w:p>
    <w:p w14:paraId="6DFE99FB" w14:textId="77777777" w:rsidR="000A70F9" w:rsidRDefault="000A70F9">
      <w:pPr>
        <w:pStyle w:val="Section"/>
      </w:pPr>
      <w:bookmarkStart w:id="1831" w:name="_Toc233690214"/>
      <w:bookmarkStart w:id="1832" w:name="_Toc234030798"/>
      <w:bookmarkStart w:id="1833" w:name="_Toc243721424"/>
      <w:bookmarkStart w:id="1834" w:name="_Toc259619671"/>
      <w:bookmarkStart w:id="1835" w:name="_Toc262718757"/>
      <w:bookmarkStart w:id="1836" w:name="_Toc275165530"/>
      <w:bookmarkStart w:id="1837" w:name="_Toc238197843"/>
      <w:r>
        <w:t>§115.</w:t>
      </w:r>
      <w:r>
        <w:tab/>
        <w:t>Real Property Defined</w:t>
      </w:r>
      <w:bookmarkEnd w:id="1831"/>
      <w:bookmarkEnd w:id="1832"/>
      <w:bookmarkEnd w:id="1833"/>
      <w:bookmarkEnd w:id="1834"/>
      <w:bookmarkEnd w:id="1835"/>
      <w:bookmarkEnd w:id="1836"/>
      <w:bookmarkEnd w:id="1837"/>
    </w:p>
    <w:p w14:paraId="5B662F33" w14:textId="77777777" w:rsidR="000A70F9" w:rsidRDefault="000A70F9">
      <w:pPr>
        <w:pStyle w:val="A"/>
        <w:spacing w:after="80"/>
      </w:pPr>
      <w:r>
        <w:rPr>
          <w:i/>
        </w:rPr>
        <w:t xml:space="preserve">Real Estate </w:t>
      </w:r>
      <w:r w:rsidRPr="004F75AE">
        <w:t>or</w:t>
      </w:r>
      <w:r>
        <w:rPr>
          <w:i/>
        </w:rPr>
        <w:t xml:space="preserve"> Immovable Property</w:t>
      </w:r>
      <w:r w:rsidR="003471AC">
        <w:t>―</w:t>
      </w:r>
      <w:r>
        <w:t>includes not only land, city, town and village lots, but all things thereunto pertaining, and all structures and other appurtenances thereto, as pass to the vendee by the conveyance of the land or lot (R.S. 47:1702).</w:t>
      </w:r>
    </w:p>
    <w:p w14:paraId="7A2DA73E" w14:textId="77777777" w:rsidR="000A70F9" w:rsidRDefault="000A70F9">
      <w:pPr>
        <w:pStyle w:val="AuthorityNote"/>
      </w:pPr>
      <w:r>
        <w:t>AUTHORITY NOTE:</w:t>
      </w:r>
      <w:r>
        <w:tab/>
        <w:t>Promulgated in accordance with R.S. 47:1702.</w:t>
      </w:r>
    </w:p>
    <w:p w14:paraId="4475EF0F" w14:textId="77777777" w:rsidR="000A70F9" w:rsidRDefault="000A70F9">
      <w:pPr>
        <w:pStyle w:val="HistoricalNote"/>
      </w:pPr>
      <w:r>
        <w:t>HISTORICAL NOTE:</w:t>
      </w:r>
      <w:r>
        <w:tab/>
        <w:t>Promulgated by the Department of Revenue and Taxation, Tax Commission, LR 8:102 (February 1982), amended LR 10:921 (November 1984), LR 15:1097 (December 1989).</w:t>
      </w:r>
    </w:p>
    <w:p w14:paraId="7B60DDE6" w14:textId="77777777" w:rsidR="000A70F9" w:rsidRDefault="000A70F9">
      <w:pPr>
        <w:pStyle w:val="Section"/>
      </w:pPr>
      <w:bookmarkStart w:id="1838" w:name="_Toc233690215"/>
      <w:bookmarkStart w:id="1839" w:name="_Toc234030799"/>
      <w:bookmarkStart w:id="1840" w:name="_Toc243721425"/>
      <w:bookmarkStart w:id="1841" w:name="_Toc259619672"/>
      <w:bookmarkStart w:id="1842" w:name="_Toc262718758"/>
      <w:bookmarkStart w:id="1843" w:name="_Toc275165531"/>
      <w:bookmarkStart w:id="1844" w:name="_Toc238197844"/>
      <w:r>
        <w:t>§117.</w:t>
      </w:r>
      <w:r>
        <w:tab/>
        <w:t>Personal Property Defined</w:t>
      </w:r>
      <w:bookmarkEnd w:id="1838"/>
      <w:bookmarkEnd w:id="1839"/>
      <w:bookmarkEnd w:id="1840"/>
      <w:bookmarkEnd w:id="1841"/>
      <w:bookmarkEnd w:id="1842"/>
      <w:bookmarkEnd w:id="1843"/>
      <w:bookmarkEnd w:id="1844"/>
    </w:p>
    <w:p w14:paraId="4E2DBD62" w14:textId="77777777" w:rsidR="0043107D" w:rsidRPr="00D43BA5" w:rsidRDefault="0043107D" w:rsidP="0043107D">
      <w:pPr>
        <w:pStyle w:val="A"/>
      </w:pPr>
      <w:r w:rsidRPr="00584901">
        <w:rPr>
          <w:i/>
        </w:rPr>
        <w:t xml:space="preserve">Personal Property </w:t>
      </w:r>
      <w:r w:rsidRPr="00584901">
        <w:t xml:space="preserve">or </w:t>
      </w:r>
      <w:r w:rsidRPr="00584901">
        <w:rPr>
          <w:i/>
        </w:rPr>
        <w:t>Movable Property</w:t>
      </w:r>
      <w:r w:rsidRPr="00D43BA5">
        <w:t>—includes all things other than real estate which have any pecuniary value, all moneys, credits, investments in bonds, stocks, franchises, shares in joint stock companies or otherwise (R.S. 47:1702 and R.S. 47:2322).</w:t>
      </w:r>
    </w:p>
    <w:p w14:paraId="4BC74A1E" w14:textId="77777777" w:rsidR="0043107D" w:rsidRPr="00D43BA5" w:rsidRDefault="0043107D" w:rsidP="0043107D">
      <w:pPr>
        <w:pStyle w:val="1"/>
      </w:pPr>
      <w:r>
        <w:t>1.</w:t>
      </w:r>
      <w:r>
        <w:tab/>
      </w:r>
      <w:r w:rsidRPr="00D43BA5">
        <w:t>Personal property shall mean tangible property that is capable of being moved or removed from real property without substantial damage to the property itself or the real property from which it is capable of being removed. Personal property shall include, but not necessarily be limited to, inventory, furniture, fixtures, machinery and equipment, and all process and manufacturing machinery and equipment, including the foundation therefore (R.S. 47:2322).</w:t>
      </w:r>
    </w:p>
    <w:p w14:paraId="377341DB" w14:textId="77777777" w:rsidR="000A70F9" w:rsidRDefault="000A70F9">
      <w:pPr>
        <w:pStyle w:val="AuthorityNote"/>
      </w:pPr>
      <w:r>
        <w:t>AUTHORITY NOTE:</w:t>
      </w:r>
      <w:r>
        <w:tab/>
        <w:t>Promulgated in accordance with R.S. 47:1702 and R.S. 47:2322.</w:t>
      </w:r>
    </w:p>
    <w:p w14:paraId="5BB24A0B" w14:textId="77777777" w:rsidR="000A70F9" w:rsidRDefault="000A70F9">
      <w:pPr>
        <w:pStyle w:val="HistoricalNote"/>
      </w:pPr>
      <w:r>
        <w:t>HISTORICAL NOTE:</w:t>
      </w:r>
      <w:r>
        <w:tab/>
        <w:t>Promulgated by the Department of Revenue and Taxation, Tax Commission, LR 8:102 (February 1982), amended LR 10:921 (November 19</w:t>
      </w:r>
      <w:r w:rsidR="0043107D">
        <w:t>84), LR 15:1097 (December 1989)</w:t>
      </w:r>
      <w:r w:rsidR="0043107D" w:rsidRPr="0043107D">
        <w:t>, LR 48:1517 (June 2022).</w:t>
      </w:r>
    </w:p>
    <w:p w14:paraId="61CF7FE1" w14:textId="77777777" w:rsidR="000A70F9" w:rsidRDefault="000A70F9" w:rsidP="00A80DD2">
      <w:pPr>
        <w:pStyle w:val="Section"/>
        <w:spacing w:after="80"/>
      </w:pPr>
      <w:bookmarkStart w:id="1845" w:name="_Toc233690216"/>
      <w:bookmarkStart w:id="1846" w:name="_Toc234030800"/>
      <w:bookmarkStart w:id="1847" w:name="_Toc243721426"/>
      <w:bookmarkStart w:id="1848" w:name="_Toc259619673"/>
      <w:bookmarkStart w:id="1849" w:name="_Toc262718759"/>
      <w:bookmarkStart w:id="1850" w:name="_Toc275165532"/>
      <w:bookmarkStart w:id="1851" w:name="_Toc238197845"/>
      <w:r>
        <w:t>§118.</w:t>
      </w:r>
      <w:r>
        <w:tab/>
        <w:t>Data Collection by the Assessor</w:t>
      </w:r>
      <w:bookmarkEnd w:id="1845"/>
      <w:bookmarkEnd w:id="1846"/>
      <w:bookmarkEnd w:id="1847"/>
      <w:bookmarkEnd w:id="1848"/>
      <w:bookmarkEnd w:id="1849"/>
      <w:bookmarkEnd w:id="1850"/>
      <w:bookmarkEnd w:id="1851"/>
    </w:p>
    <w:p w14:paraId="7069CC8D" w14:textId="77777777" w:rsidR="0043107D" w:rsidRPr="00D43BA5" w:rsidRDefault="0043107D" w:rsidP="0043107D">
      <w:pPr>
        <w:pStyle w:val="A"/>
      </w:pPr>
      <w:r w:rsidRPr="00D43BA5">
        <w:t>A.</w:t>
      </w:r>
      <w:r w:rsidRPr="00D43BA5">
        <w:tab/>
        <w:t>The assessor may use self-reporting forms, as approved and adopted by the Louisiana Tax Commission or its successors, to gather data necessary to determine fair market value. A self-reporting form shall be returned to the assessor by the first day of April, or 45 days after receipt, whichever is later.</w:t>
      </w:r>
    </w:p>
    <w:p w14:paraId="25D93A0E" w14:textId="77777777" w:rsidR="0043107D" w:rsidRPr="00D43BA5" w:rsidRDefault="0043107D" w:rsidP="0043107D">
      <w:pPr>
        <w:pStyle w:val="A"/>
      </w:pPr>
      <w:r w:rsidRPr="00D43BA5">
        <w:t>B.</w:t>
      </w:r>
      <w:r w:rsidRPr="00D43BA5">
        <w:tab/>
        <w:t xml:space="preserve">By failing to file a report when it is due, a property owner loses the right to appeal the appraisal by the assessor </w:t>
      </w:r>
      <w:r w:rsidRPr="00D43BA5">
        <w:t>(R.S. 47:2329). If the failure to file is intentional, a penalty of 10 percent of the tax due sh</w:t>
      </w:r>
      <w:r>
        <w:t>all be imposed [R.S. 47:2330(A)]</w:t>
      </w:r>
      <w:r w:rsidRPr="00D43BA5">
        <w:t>. If a taxpayer files a false report with the intent to defraud, a penalty of 10 percent of the tax due shall be imposed.</w:t>
      </w:r>
    </w:p>
    <w:p w14:paraId="1994F63E" w14:textId="77777777" w:rsidR="0043107D" w:rsidRPr="00D43BA5" w:rsidRDefault="0043107D" w:rsidP="0043107D">
      <w:pPr>
        <w:pStyle w:val="A"/>
      </w:pPr>
      <w:r w:rsidRPr="00D43BA5">
        <w:t>C.</w:t>
      </w:r>
      <w:r w:rsidRPr="00D43BA5">
        <w:tab/>
        <w:t>The assessor shall collect market sales, cost, and income data in determining fair market value.</w:t>
      </w:r>
    </w:p>
    <w:p w14:paraId="02B7631F" w14:textId="77777777" w:rsidR="008557D3" w:rsidRDefault="008557D3" w:rsidP="008557D3">
      <w:pPr>
        <w:pStyle w:val="AuthorityNote"/>
      </w:pPr>
      <w:r>
        <w:t>AUTHORITY NOTE:</w:t>
      </w:r>
      <w:r>
        <w:tab/>
        <w:t>Promulgated in accordance with R.S. 47:2324, R.S. 47:2329 and R.S. 47:2330.</w:t>
      </w:r>
    </w:p>
    <w:p w14:paraId="50625163" w14:textId="77777777" w:rsidR="000A70F9" w:rsidRDefault="000A70F9">
      <w:pPr>
        <w:pStyle w:val="HistoricalNote"/>
      </w:pPr>
      <w:r>
        <w:t>HISTORICAL NOTE:</w:t>
      </w:r>
      <w:r>
        <w:tab/>
        <w:t>Promulgated by the Department of Revenue and Taxation, Tax Commission, LR 15:1097 (December 1989), ame</w:t>
      </w:r>
      <w:r w:rsidR="008557D3">
        <w:t xml:space="preserve">nded LR 16:1063 (December 1990), </w:t>
      </w:r>
      <w:r w:rsidR="008557D3" w:rsidRPr="00CA33DC">
        <w:t xml:space="preserve">amended by the Department of Revenue, Tax </w:t>
      </w:r>
      <w:r w:rsidR="008557D3">
        <w:t>Commission, LR 34:677 (April 2008</w:t>
      </w:r>
      <w:r w:rsidR="0043107D" w:rsidRPr="0043107D">
        <w:t>), LR 48:1518 (June 2022).</w:t>
      </w:r>
    </w:p>
    <w:p w14:paraId="66D9147D" w14:textId="77777777" w:rsidR="000A70F9" w:rsidRDefault="000A70F9" w:rsidP="00A80DD2">
      <w:pPr>
        <w:pStyle w:val="Section"/>
        <w:spacing w:after="60"/>
      </w:pPr>
      <w:bookmarkStart w:id="1852" w:name="_Toc233690217"/>
      <w:bookmarkStart w:id="1853" w:name="_Toc234030801"/>
      <w:bookmarkStart w:id="1854" w:name="_Toc243721427"/>
      <w:bookmarkStart w:id="1855" w:name="_Toc259619674"/>
      <w:bookmarkStart w:id="1856" w:name="_Toc262718760"/>
      <w:bookmarkStart w:id="1857" w:name="_Toc275165533"/>
      <w:bookmarkStart w:id="1858" w:name="_Toc238197846"/>
      <w:r>
        <w:t>§119.</w:t>
      </w:r>
      <w:r>
        <w:tab/>
        <w:t>Forms</w:t>
      </w:r>
      <w:bookmarkEnd w:id="1852"/>
      <w:bookmarkEnd w:id="1853"/>
      <w:bookmarkEnd w:id="1854"/>
      <w:bookmarkEnd w:id="1855"/>
      <w:bookmarkEnd w:id="1856"/>
      <w:bookmarkEnd w:id="1857"/>
      <w:bookmarkEnd w:id="1858"/>
    </w:p>
    <w:p w14:paraId="30F3E1DE" w14:textId="77777777" w:rsidR="000A70F9" w:rsidRDefault="000A70F9" w:rsidP="00A80DD2">
      <w:pPr>
        <w:pStyle w:val="A"/>
        <w:spacing w:after="60"/>
      </w:pPr>
      <w:r>
        <w:t>A.</w:t>
      </w:r>
      <w:r>
        <w:tab/>
        <w:t>Forms for use in reporting personal property including, but not limited to, inventory, furniture and fixtures, machinery and equipment, and other taxable property, shall be approved and adopted by the Louisiana Tax Commission or its successor after adequate public notice and hearing held pursuant to the Administrative Procedure Act.</w:t>
      </w:r>
    </w:p>
    <w:p w14:paraId="172CCF0D" w14:textId="77777777" w:rsidR="000A70F9" w:rsidRDefault="000A70F9" w:rsidP="00A80DD2">
      <w:pPr>
        <w:pStyle w:val="1"/>
        <w:spacing w:after="60"/>
      </w:pPr>
      <w:r>
        <w:t>1.</w:t>
      </w:r>
      <w:r>
        <w:tab/>
        <w:t>Such forms and the rules and regulations necessary for their administration shall be applicable throughout the state and shall be applied uniformly upon similar types of property (R.S. 47:2326).</w:t>
      </w:r>
    </w:p>
    <w:p w14:paraId="2D0FF18D" w14:textId="77777777" w:rsidR="000A70F9" w:rsidRDefault="000A70F9" w:rsidP="00A80DD2">
      <w:pPr>
        <w:pStyle w:val="1"/>
        <w:spacing w:after="60"/>
      </w:pPr>
      <w:r>
        <w:t>2.</w:t>
      </w:r>
      <w:r>
        <w:tab/>
        <w:t>Forms filed by a taxpayer with an assessor to assist in his determination of fair market value are confidential (R.S. 47:2327).</w:t>
      </w:r>
    </w:p>
    <w:p w14:paraId="57B2812B" w14:textId="77777777" w:rsidR="000A70F9" w:rsidRDefault="000A70F9">
      <w:pPr>
        <w:pStyle w:val="AuthorityNote"/>
      </w:pPr>
      <w:r>
        <w:t>AUTHORITY NOTE:</w:t>
      </w:r>
      <w:r>
        <w:tab/>
        <w:t>Promulgated in accordance with R.S. 47:2324 through R.S. 47:2327.</w:t>
      </w:r>
    </w:p>
    <w:p w14:paraId="76122B61" w14:textId="77777777" w:rsidR="000A70F9" w:rsidRDefault="000A70F9">
      <w:pPr>
        <w:pStyle w:val="HistoricalNote"/>
      </w:pPr>
      <w:r>
        <w:t>HISTORICAL NOTE:</w:t>
      </w:r>
      <w:r>
        <w:tab/>
        <w:t>Promulgated by the Department of Revenue and Taxation, Tax Commission, LR 8:102 (February 1982), amended LR 10:921 (November 1984), LR 15:1097 (December 1989).</w:t>
      </w:r>
    </w:p>
    <w:p w14:paraId="3217237F" w14:textId="77777777" w:rsidR="000A70F9" w:rsidRDefault="000A70F9" w:rsidP="00B87398">
      <w:pPr>
        <w:pStyle w:val="Section"/>
      </w:pPr>
      <w:bookmarkStart w:id="1859" w:name="_Toc233690218"/>
      <w:bookmarkStart w:id="1860" w:name="_Toc234030802"/>
      <w:bookmarkStart w:id="1861" w:name="_Toc243721428"/>
      <w:bookmarkStart w:id="1862" w:name="_Toc259619675"/>
      <w:bookmarkStart w:id="1863" w:name="_Toc262718761"/>
      <w:bookmarkStart w:id="1864" w:name="_Toc275165534"/>
      <w:bookmarkStart w:id="1865" w:name="_Toc238197847"/>
      <w:r>
        <w:t>§121.</w:t>
      </w:r>
      <w:r>
        <w:tab/>
        <w:t>Reappraisal</w:t>
      </w:r>
      <w:bookmarkEnd w:id="1859"/>
      <w:bookmarkEnd w:id="1860"/>
      <w:bookmarkEnd w:id="1861"/>
      <w:bookmarkEnd w:id="1862"/>
      <w:bookmarkEnd w:id="1863"/>
      <w:bookmarkEnd w:id="1864"/>
      <w:bookmarkEnd w:id="1865"/>
    </w:p>
    <w:p w14:paraId="3CB99155" w14:textId="77777777" w:rsidR="009430F0" w:rsidRPr="00B06C94" w:rsidRDefault="009430F0" w:rsidP="009430F0">
      <w:pPr>
        <w:pStyle w:val="A"/>
      </w:pPr>
      <w:r w:rsidRPr="00B06C94">
        <w:t>A.</w:t>
      </w:r>
      <w:r w:rsidRPr="00B06C94">
        <w:tab/>
      </w:r>
      <w:r w:rsidR="00773446" w:rsidRPr="002F6019">
        <w:t xml:space="preserve">Real property, as defined in R.S. 47:2322, shall be reappraised and reassessed at least every </w:t>
      </w:r>
      <w:r w:rsidR="00773446">
        <w:t>four</w:t>
      </w:r>
      <w:r w:rsidR="00773446" w:rsidRPr="002F6019">
        <w:t xml:space="preserve"> years.</w:t>
      </w:r>
    </w:p>
    <w:p w14:paraId="36094DAF" w14:textId="77777777" w:rsidR="009430F0" w:rsidRPr="00B06C94" w:rsidRDefault="009430F0" w:rsidP="009430F0">
      <w:pPr>
        <w:pStyle w:val="A"/>
      </w:pPr>
      <w:r w:rsidRPr="00B06C94">
        <w:t>B.</w:t>
      </w:r>
      <w:r w:rsidRPr="00B06C94">
        <w:tab/>
        <w:t>Personal property, as defined in R.S. 47:2322, shall be reappraised and reassessed every year.</w:t>
      </w:r>
    </w:p>
    <w:p w14:paraId="1DF60A51" w14:textId="77777777" w:rsidR="009430F0" w:rsidRPr="00B06C94" w:rsidRDefault="009430F0" w:rsidP="009430F0">
      <w:pPr>
        <w:pStyle w:val="A"/>
      </w:pPr>
      <w:r w:rsidRPr="00B06C94">
        <w:t>C.</w:t>
      </w:r>
      <w:r w:rsidRPr="00B06C94">
        <w:tab/>
        <w:t>Incorporeal real or immovable property, as defined in R.S. 47:2322 and R.S. 47:1702, shall be reappraised and reassessed once every four years.</w:t>
      </w:r>
    </w:p>
    <w:p w14:paraId="02F693CE" w14:textId="77777777" w:rsidR="009430F0" w:rsidRPr="00B06C94" w:rsidRDefault="009430F0" w:rsidP="009430F0">
      <w:pPr>
        <w:pStyle w:val="A"/>
      </w:pPr>
      <w:r w:rsidRPr="00B06C94">
        <w:t>D.</w:t>
      </w:r>
      <w:r w:rsidRPr="00B06C94">
        <w:tab/>
        <w:t>Taxable intangible public service properties, bank stocks, and credit assessments on premiums written in Louisiana by insurance companies and loan and finance companies, per R.S. 47:1709 or incorporeal personal or movable property, as defined in R.S. 47:1702, shall be reappraised and reassessed every year.</w:t>
      </w:r>
    </w:p>
    <w:p w14:paraId="4890F929" w14:textId="77777777" w:rsidR="009430F0" w:rsidRPr="00B06C94" w:rsidRDefault="009430F0" w:rsidP="009430F0">
      <w:pPr>
        <w:pStyle w:val="A"/>
      </w:pPr>
      <w:r w:rsidRPr="00B06C94">
        <w:t>E.</w:t>
      </w:r>
      <w:r w:rsidRPr="00B06C94">
        <w:tab/>
        <w:t>Public service property, as defined in R.S. 47:1851, shall be reassessed every year.</w:t>
      </w:r>
    </w:p>
    <w:p w14:paraId="7CB383FE" w14:textId="77777777" w:rsidR="0091152B" w:rsidRDefault="009430F0" w:rsidP="009430F0">
      <w:pPr>
        <w:pStyle w:val="AuthorityNote"/>
      </w:pPr>
      <w:r w:rsidRPr="00B06C94">
        <w:t>AUTHORITY NOTE:</w:t>
      </w:r>
      <w:r w:rsidRPr="00B06C94">
        <w:tab/>
        <w:t>Promulgated in accordance with R.S. 47:2331.</w:t>
      </w:r>
    </w:p>
    <w:p w14:paraId="0DDB9FE9" w14:textId="77777777" w:rsidR="000A70F9" w:rsidRDefault="000A70F9">
      <w:pPr>
        <w:pStyle w:val="HistoricalNote"/>
      </w:pPr>
      <w:r>
        <w:t>HISTORICAL NOTE:</w:t>
      </w:r>
      <w:r>
        <w:tab/>
        <w:t>Promulgated by the Department of Revenue and Taxation, Tax Commission, LR 8:102 (February 1982), amended LR 10:921 (November 1984), LR 15:1097 (December 19</w:t>
      </w:r>
      <w:r w:rsidR="0091152B">
        <w:t xml:space="preserve">89), LR 16:1063 (December 1990), </w:t>
      </w:r>
      <w:r w:rsidR="0091152B" w:rsidRPr="00CA33DC">
        <w:t xml:space="preserve">amended by the Department of Revenue, Tax Commission, </w:t>
      </w:r>
      <w:r w:rsidR="009430F0">
        <w:t xml:space="preserve">LR 34:677 (April 2008), </w:t>
      </w:r>
      <w:r w:rsidR="009430F0" w:rsidRPr="00B06C94">
        <w:t xml:space="preserve">amended by </w:t>
      </w:r>
      <w:r w:rsidR="009430F0" w:rsidRPr="00B06C94">
        <w:lastRenderedPageBreak/>
        <w:t xml:space="preserve">the Office of the Governor, Division of Administration, Tax Commission, </w:t>
      </w:r>
      <w:r w:rsidR="009430F0">
        <w:t>LR 43:649 (April 2017)</w:t>
      </w:r>
      <w:r w:rsidR="00773446" w:rsidRPr="002F6019">
        <w:t xml:space="preserve">, </w:t>
      </w:r>
      <w:r w:rsidR="00773446">
        <w:t>LR 46:560 (April 2020).</w:t>
      </w:r>
    </w:p>
    <w:p w14:paraId="3D927234" w14:textId="77777777" w:rsidR="000A70F9" w:rsidRDefault="000A70F9">
      <w:pPr>
        <w:pStyle w:val="Section"/>
      </w:pPr>
      <w:bookmarkStart w:id="1866" w:name="_Toc233690219"/>
      <w:bookmarkStart w:id="1867" w:name="_Toc234030803"/>
      <w:bookmarkStart w:id="1868" w:name="_Toc243721429"/>
      <w:bookmarkStart w:id="1869" w:name="_Toc259619676"/>
      <w:bookmarkStart w:id="1870" w:name="_Toc262718762"/>
      <w:bookmarkStart w:id="1871" w:name="_Toc275165535"/>
      <w:bookmarkStart w:id="1872" w:name="_Toc238197848"/>
      <w:r>
        <w:t>§123.</w:t>
      </w:r>
      <w:r>
        <w:tab/>
        <w:t>Statutes Pertaining to Specific Personal Property</w:t>
      </w:r>
      <w:bookmarkEnd w:id="1866"/>
      <w:bookmarkEnd w:id="1867"/>
      <w:bookmarkEnd w:id="1868"/>
      <w:bookmarkEnd w:id="1869"/>
      <w:bookmarkEnd w:id="1870"/>
      <w:bookmarkEnd w:id="1871"/>
      <w:bookmarkEnd w:id="1872"/>
    </w:p>
    <w:p w14:paraId="36341673" w14:textId="77777777" w:rsidR="000A70F9" w:rsidRDefault="000A70F9">
      <w:pPr>
        <w:pStyle w:val="A"/>
        <w:spacing w:after="80"/>
      </w:pPr>
      <w:r>
        <w:t>A.</w:t>
      </w:r>
      <w:r>
        <w:tab/>
        <w:t>Listing and Assessing of Notes and Indebtedness</w:t>
      </w:r>
    </w:p>
    <w:p w14:paraId="074E004A" w14:textId="77777777" w:rsidR="000A70F9" w:rsidRDefault="000A70F9">
      <w:pPr>
        <w:pStyle w:val="1"/>
        <w:spacing w:after="80"/>
      </w:pPr>
      <w:r>
        <w:t>1.</w:t>
      </w:r>
      <w:r>
        <w:tab/>
        <w:t>All credits, including open accounts, bills receivable, judgments and all promissory notes, not exempt, shall be assessed at the personal property ratio. Valuation shall be at an average of the capital employed in the business after deduction from accounts payable, bills payable and other liabilities of a similar character, not exempt. Liabilities due from branches or subsidiaries shall not be deducted (R.S. 47:1962).</w:t>
      </w:r>
    </w:p>
    <w:p w14:paraId="566DC76F" w14:textId="77777777" w:rsidR="000A70F9" w:rsidRDefault="000A70F9">
      <w:pPr>
        <w:pStyle w:val="1"/>
        <w:spacing w:after="80"/>
      </w:pPr>
      <w:r>
        <w:t>2.</w:t>
      </w:r>
      <w:r>
        <w:tab/>
        <w:t>Indebtedness and all evidence of indebtedness, shall be taxable only at the situs and domicile of the holder or owner thereof (R.S. 47:1952).</w:t>
      </w:r>
    </w:p>
    <w:p w14:paraId="4C88E223" w14:textId="77777777" w:rsidR="000A70F9" w:rsidRDefault="000A70F9">
      <w:pPr>
        <w:pStyle w:val="AuthorityNote"/>
      </w:pPr>
      <w:r>
        <w:t>AUTHORITY NOTE:</w:t>
      </w:r>
      <w:r>
        <w:tab/>
        <w:t>Promulgated in accordance with R.S. 47:1952 and R.S. 47:1962.</w:t>
      </w:r>
    </w:p>
    <w:p w14:paraId="3A58395F" w14:textId="77777777" w:rsidR="000A70F9" w:rsidRDefault="000A70F9">
      <w:pPr>
        <w:pStyle w:val="HistoricalNote"/>
      </w:pPr>
      <w:r>
        <w:t>HISTORICAL NOTE:</w:t>
      </w:r>
      <w:r>
        <w:tab/>
        <w:t>Promulgated by the Department of Revenue and Taxation, Tax Commission, LR 8:102 (February 1982), amended LR 10:921 (November 1984), LR 15:1097 (December 1989), amended by the Department of Revenue, Tax Commission, LR 24:479 (March 1998</w:t>
      </w:r>
      <w:r w:rsidR="0043107D" w:rsidRPr="0043107D">
        <w:t>), LR 48:1518 (June 2022).</w:t>
      </w:r>
    </w:p>
    <w:p w14:paraId="659DD77D" w14:textId="77777777" w:rsidR="000A70F9" w:rsidRDefault="000A70F9">
      <w:pPr>
        <w:pStyle w:val="Section"/>
      </w:pPr>
      <w:bookmarkStart w:id="1873" w:name="_Toc233690220"/>
      <w:bookmarkStart w:id="1874" w:name="_Toc234030804"/>
      <w:bookmarkStart w:id="1875" w:name="_Toc243721430"/>
      <w:bookmarkStart w:id="1876" w:name="_Toc259619677"/>
      <w:bookmarkStart w:id="1877" w:name="_Toc262718763"/>
      <w:bookmarkStart w:id="1878" w:name="_Toc275165536"/>
      <w:bookmarkStart w:id="1879" w:name="_Toc238197849"/>
      <w:r>
        <w:t>§125.</w:t>
      </w:r>
      <w:r>
        <w:tab/>
        <w:t>Statutes Pertaining to Specific Real Property</w:t>
      </w:r>
      <w:bookmarkEnd w:id="1873"/>
      <w:bookmarkEnd w:id="1874"/>
      <w:bookmarkEnd w:id="1875"/>
      <w:bookmarkEnd w:id="1876"/>
      <w:bookmarkEnd w:id="1877"/>
      <w:bookmarkEnd w:id="1878"/>
      <w:bookmarkEnd w:id="1879"/>
    </w:p>
    <w:p w14:paraId="7360B86A" w14:textId="77777777" w:rsidR="000A70F9" w:rsidRDefault="000A70F9">
      <w:pPr>
        <w:pStyle w:val="A"/>
        <w:spacing w:after="80"/>
      </w:pPr>
      <w:r>
        <w:t>A.</w:t>
      </w:r>
      <w:r>
        <w:tab/>
        <w:t>Timeshare property shall be assessed as a single entity unless the property is subject to the Louisiana Condominium Act. The statute further provides that the managing entity shall have the responsibility for collecting and paying the taxes. Further, a timeshare unit subject to a condominium declaration shall not exceed the assessed value of non-timesharing condominium units, apartments or other accommodation (R.S. 9:1131.9).</w:t>
      </w:r>
    </w:p>
    <w:p w14:paraId="608FAAD3" w14:textId="77777777" w:rsidR="000A70F9" w:rsidRDefault="000A70F9">
      <w:pPr>
        <w:pStyle w:val="AuthorityNote"/>
      </w:pPr>
      <w:r>
        <w:t>AUTHORITY NOTE:</w:t>
      </w:r>
      <w:r>
        <w:tab/>
        <w:t>Promulgated in accordance with R.S. 9:1131.9.</w:t>
      </w:r>
    </w:p>
    <w:p w14:paraId="02994549" w14:textId="77777777" w:rsidR="000A70F9" w:rsidRDefault="000A70F9">
      <w:pPr>
        <w:pStyle w:val="HistoricalNote"/>
      </w:pPr>
      <w:r>
        <w:t>HISTORICAL NOTE:</w:t>
      </w:r>
      <w:r>
        <w:tab/>
        <w:t>Promulgated by the Department of Revenue and Taxation, Tax Commission, LR 8:102 (February 1982), amended LR 10:922 (November 1984), LR 15:1097 (December 1989).</w:t>
      </w:r>
    </w:p>
    <w:p w14:paraId="4D03B2D2" w14:textId="77777777" w:rsidR="00C22B44" w:rsidRPr="00336751" w:rsidRDefault="00C22B44" w:rsidP="009726CE">
      <w:pPr>
        <w:pStyle w:val="Chapter"/>
      </w:pPr>
      <w:bookmarkStart w:id="1880" w:name="TOC_Chap87"/>
      <w:bookmarkStart w:id="1881" w:name="_Toc233690221"/>
      <w:bookmarkStart w:id="1882" w:name="_Toc234030805"/>
      <w:bookmarkStart w:id="1883" w:name="_Toc243721431"/>
      <w:bookmarkStart w:id="1884" w:name="_Toc259619678"/>
      <w:bookmarkStart w:id="1885" w:name="_Toc262718764"/>
      <w:bookmarkStart w:id="1886" w:name="_Toc275165537"/>
      <w:bookmarkStart w:id="1887" w:name="_Toc238197850"/>
      <w:r w:rsidRPr="00336751">
        <w:t>Chapter 2.</w:t>
      </w:r>
      <w:bookmarkEnd w:id="1880"/>
      <w:r w:rsidR="009063FA">
        <w:tab/>
      </w:r>
      <w:bookmarkStart w:id="1888" w:name="TOCT_Chap87"/>
      <w:r w:rsidR="00786FB2">
        <w:t>Policies and Procedures</w:t>
      </w:r>
      <w:r w:rsidR="000846CC">
        <w:br/>
      </w:r>
      <w:r w:rsidR="00786FB2">
        <w:t>for Assessment and Change</w:t>
      </w:r>
      <w:r w:rsidR="000846CC">
        <w:br/>
      </w:r>
      <w:r w:rsidRPr="00336751">
        <w:t>Order Practices</w:t>
      </w:r>
      <w:bookmarkEnd w:id="1881"/>
      <w:bookmarkEnd w:id="1882"/>
      <w:bookmarkEnd w:id="1883"/>
      <w:bookmarkEnd w:id="1884"/>
      <w:bookmarkEnd w:id="1885"/>
      <w:bookmarkEnd w:id="1886"/>
      <w:bookmarkEnd w:id="1887"/>
      <w:bookmarkEnd w:id="1888"/>
    </w:p>
    <w:p w14:paraId="21F01010" w14:textId="77777777" w:rsidR="00C22B44" w:rsidRPr="00336751" w:rsidRDefault="00C22B44" w:rsidP="00C22B44">
      <w:pPr>
        <w:pStyle w:val="Section"/>
      </w:pPr>
      <w:bookmarkStart w:id="1889" w:name="_Toc233690222"/>
      <w:bookmarkStart w:id="1890" w:name="_Toc234030806"/>
      <w:bookmarkStart w:id="1891" w:name="_Toc243721432"/>
      <w:bookmarkStart w:id="1892" w:name="_Toc259619679"/>
      <w:bookmarkStart w:id="1893" w:name="_Toc262718765"/>
      <w:bookmarkStart w:id="1894" w:name="_Toc275165538"/>
      <w:bookmarkStart w:id="1895" w:name="_Toc238197851"/>
      <w:r w:rsidRPr="00336751">
        <w:t>§201.</w:t>
      </w:r>
      <w:r w:rsidRPr="00336751">
        <w:tab/>
        <w:t>Introduction</w:t>
      </w:r>
      <w:bookmarkEnd w:id="1889"/>
      <w:bookmarkEnd w:id="1890"/>
      <w:bookmarkEnd w:id="1891"/>
      <w:bookmarkEnd w:id="1892"/>
      <w:bookmarkEnd w:id="1893"/>
      <w:bookmarkEnd w:id="1894"/>
      <w:bookmarkEnd w:id="1895"/>
    </w:p>
    <w:p w14:paraId="11A50444" w14:textId="77777777" w:rsidR="00C22B44" w:rsidRPr="00336751" w:rsidRDefault="00C22B44" w:rsidP="00C22B44">
      <w:pPr>
        <w:pStyle w:val="A"/>
      </w:pPr>
      <w:r w:rsidRPr="00336751">
        <w:t>A.</w:t>
      </w:r>
      <w:r w:rsidRPr="00336751">
        <w:tab/>
        <w:t>The Louisiana Tax Commission (LTC) is Constitutionally and statutorily required to aid, assist, and supervise assessors in the administration of ad valorem taxation. The LTC shall also administer and enforce all laws related to the state supervision of local property tax assessments and the assessments of public service, bank stock, and insurance company properties.</w:t>
      </w:r>
    </w:p>
    <w:p w14:paraId="02A15F00" w14:textId="77777777" w:rsidR="00C22B44" w:rsidRPr="00336751" w:rsidRDefault="00C22B44" w:rsidP="00C22B44">
      <w:pPr>
        <w:pStyle w:val="A"/>
      </w:pPr>
      <w:r w:rsidRPr="00336751">
        <w:t>B.</w:t>
      </w:r>
      <w:r w:rsidRPr="00336751">
        <w:tab/>
        <w:t xml:space="preserve">In order to promote effective performance and compliance with the requirements of the Constitution and laws of the state, the LTC shall issue and, from time to time, may amend or revise rules and regulations containing minimum standards of assessment and appraisal performance standards and devise necessary forms to enforce a uniform </w:t>
      </w:r>
      <w:r w:rsidRPr="00336751">
        <w:t>statewide system for the preparation of assessment lists, tax rolls, and assessment changes to the tax rolls.</w:t>
      </w:r>
    </w:p>
    <w:p w14:paraId="03C6429E" w14:textId="77777777" w:rsidR="00C22B44" w:rsidRPr="00336751" w:rsidRDefault="00C22B44" w:rsidP="00C22B44">
      <w:pPr>
        <w:pStyle w:val="A"/>
      </w:pPr>
      <w:r w:rsidRPr="00336751">
        <w:t>C.</w:t>
      </w:r>
      <w:r w:rsidRPr="00336751">
        <w:tab/>
        <w:t>The Policies and Procedures for Assessment and Change Order Practices are intended as a support manual to the existing laws of Louisiana and the existing LTC Real/Personal Property rules and regulations, and as each may be amended in the future relative to legislative action and constitutional amendment.</w:t>
      </w:r>
    </w:p>
    <w:p w14:paraId="67F6630B" w14:textId="77777777" w:rsidR="00C22B44" w:rsidRPr="00336751" w:rsidRDefault="00C22B44" w:rsidP="00C22B44">
      <w:pPr>
        <w:pStyle w:val="AuthorityNote"/>
      </w:pPr>
      <w:r w:rsidRPr="00336751">
        <w:t>AUTHORITY NOTE:</w:t>
      </w:r>
      <w:r w:rsidRPr="00336751">
        <w:tab/>
        <w:t>Promulgated in accordance with Louisiana Constitution of 1974, Article VII, Section 18(E) and R.S. 47:1837.</w:t>
      </w:r>
    </w:p>
    <w:p w14:paraId="72427DF1" w14:textId="77777777" w:rsidR="00C22B44" w:rsidRPr="00336751" w:rsidRDefault="00C22B44" w:rsidP="00C22B44">
      <w:pPr>
        <w:pStyle w:val="HistoricalNote"/>
      </w:pPr>
      <w:r w:rsidRPr="00336751">
        <w:t>HISTORICAL NOTE:</w:t>
      </w:r>
      <w:r w:rsidRPr="00336751">
        <w:tab/>
        <w:t xml:space="preserve">Promulgated by the Department of Revenue, Tax Commission, LR 31:700 (March 2005). </w:t>
      </w:r>
    </w:p>
    <w:p w14:paraId="7BE6791D" w14:textId="77777777" w:rsidR="00C22B44" w:rsidRPr="00336751" w:rsidRDefault="00C22B44" w:rsidP="00C22B44">
      <w:pPr>
        <w:pStyle w:val="Section"/>
      </w:pPr>
      <w:bookmarkStart w:id="1896" w:name="_Toc233690223"/>
      <w:bookmarkStart w:id="1897" w:name="_Toc234030807"/>
      <w:bookmarkStart w:id="1898" w:name="_Toc243721433"/>
      <w:bookmarkStart w:id="1899" w:name="_Toc259619680"/>
      <w:bookmarkStart w:id="1900" w:name="_Toc262718766"/>
      <w:bookmarkStart w:id="1901" w:name="_Toc275165539"/>
      <w:bookmarkStart w:id="1902" w:name="_Toc238197852"/>
      <w:r w:rsidRPr="00336751">
        <w:t>§203.</w:t>
      </w:r>
      <w:r w:rsidRPr="00336751">
        <w:tab/>
      </w:r>
      <w:bookmarkEnd w:id="1896"/>
      <w:bookmarkEnd w:id="1897"/>
      <w:bookmarkEnd w:id="1898"/>
      <w:bookmarkEnd w:id="1899"/>
      <w:bookmarkEnd w:id="1900"/>
      <w:bookmarkEnd w:id="1901"/>
      <w:r w:rsidR="009E6F1E" w:rsidRPr="007B2525">
        <w:t>Change Order Requests</w:t>
      </w:r>
      <w:bookmarkEnd w:id="1902"/>
    </w:p>
    <w:p w14:paraId="53C14365" w14:textId="77777777" w:rsidR="009E6F1E" w:rsidRPr="007B2525" w:rsidRDefault="00C22B44" w:rsidP="009E6F1E">
      <w:pPr>
        <w:pStyle w:val="A"/>
      </w:pPr>
      <w:r w:rsidRPr="00336751">
        <w:t>A.</w:t>
      </w:r>
      <w:r w:rsidRPr="00336751">
        <w:tab/>
      </w:r>
      <w:r w:rsidR="009E6F1E" w:rsidRPr="007B2525">
        <w:t>General Provision</w:t>
      </w:r>
    </w:p>
    <w:p w14:paraId="38436F41" w14:textId="77777777" w:rsidR="009E6F1E" w:rsidRPr="007B2525" w:rsidRDefault="009E6F1E" w:rsidP="009E6F1E">
      <w:pPr>
        <w:pStyle w:val="1"/>
      </w:pPr>
      <w:r w:rsidRPr="007B2525">
        <w:t>1.</w:t>
      </w:r>
      <w:r w:rsidRPr="007B2525">
        <w:tab/>
        <w:t>A change order request may be made to correct an error in assessment if the change does not increase the taxpayer’s tax liability or the taxpayer expressly consents to the change. A change to an assessment that increases the taxpayer’s tax liability is governed by R.S. 47:1966.</w:t>
      </w:r>
    </w:p>
    <w:p w14:paraId="0E0FEA3B" w14:textId="77777777" w:rsidR="009E6F1E" w:rsidRPr="007B2525" w:rsidRDefault="009E6F1E" w:rsidP="009E6F1E">
      <w:pPr>
        <w:pStyle w:val="1"/>
      </w:pPr>
      <w:r w:rsidRPr="007B2525">
        <w:t>2.</w:t>
      </w:r>
      <w:r w:rsidRPr="007B2525">
        <w:tab/>
        <w:t>Change order requests shall be submitted via the LTC website (www.latax.state.la.us).</w:t>
      </w:r>
    </w:p>
    <w:p w14:paraId="13999634" w14:textId="77777777" w:rsidR="009E6F1E" w:rsidRPr="007B2525" w:rsidRDefault="009E6F1E" w:rsidP="009E6F1E">
      <w:pPr>
        <w:pStyle w:val="1"/>
      </w:pPr>
      <w:r w:rsidRPr="007B2525">
        <w:t>3.</w:t>
      </w:r>
      <w:r w:rsidRPr="007B2525">
        <w:tab/>
        <w:t>All change order requests shall comply with Louisiana Law and the Real/Personal Property Rules and Regulations of the LTC.</w:t>
      </w:r>
    </w:p>
    <w:p w14:paraId="06240849" w14:textId="77777777" w:rsidR="009E6F1E" w:rsidRPr="007B2525" w:rsidRDefault="009E6F1E" w:rsidP="009E6F1E">
      <w:pPr>
        <w:pStyle w:val="1"/>
      </w:pPr>
      <w:r w:rsidRPr="007B2525">
        <w:t>4.</w:t>
      </w:r>
      <w:r w:rsidRPr="007B2525">
        <w:tab/>
        <w:t>All change order requests shall require that the actual physical address of the property be identified. In the event that there is no actual physical street address, the assessor’s office shall furnish the street/highway location and a brief location description.</w:t>
      </w:r>
    </w:p>
    <w:p w14:paraId="2F5E7F42" w14:textId="77777777" w:rsidR="009E6F1E" w:rsidRPr="007B2525" w:rsidRDefault="009E6F1E" w:rsidP="009E6F1E">
      <w:pPr>
        <w:pStyle w:val="1"/>
      </w:pPr>
      <w:r w:rsidRPr="007B2525">
        <w:t>5.</w:t>
      </w:r>
      <w:r w:rsidRPr="007B2525">
        <w:tab/>
        <w:t>Change order batches should not exceed a total of 50 change order requests, in order to facilitate speedy transmission.</w:t>
      </w:r>
    </w:p>
    <w:p w14:paraId="5744DD4B" w14:textId="77777777" w:rsidR="009E6F1E" w:rsidRPr="007B2525" w:rsidRDefault="009E6F1E" w:rsidP="009E6F1E">
      <w:pPr>
        <w:pStyle w:val="1"/>
      </w:pPr>
      <w:r w:rsidRPr="007B2525">
        <w:t>6.</w:t>
      </w:r>
      <w:r w:rsidRPr="007B2525">
        <w:tab/>
        <w:t>Change order requests are subject to audit by the LTC.</w:t>
      </w:r>
    </w:p>
    <w:p w14:paraId="07EA69AE" w14:textId="77777777" w:rsidR="009E6F1E" w:rsidRPr="007B2525" w:rsidRDefault="009E6F1E" w:rsidP="009E6F1E">
      <w:pPr>
        <w:pStyle w:val="1"/>
      </w:pPr>
      <w:r w:rsidRPr="007B2525">
        <w:t>7.</w:t>
      </w:r>
      <w:r w:rsidRPr="007B2525">
        <w:tab/>
        <w:t>All change order requests should be submitted to the LTC no later than noon on Thursday of each week in order to be considered on the next public meeting docket of the LTC.</w:t>
      </w:r>
    </w:p>
    <w:p w14:paraId="46E4ED1C" w14:textId="77777777" w:rsidR="009E6F1E" w:rsidRPr="007B2525" w:rsidRDefault="009E6F1E" w:rsidP="009E6F1E">
      <w:pPr>
        <w:pStyle w:val="1"/>
      </w:pPr>
      <w:r w:rsidRPr="007B2525">
        <w:t>8.</w:t>
      </w:r>
      <w:r w:rsidRPr="007B2525">
        <w:tab/>
        <w:t>All change order requests are subject to review by LTC staff for approval or denial by the commission at their regularly scheduled Open Meetings.</w:t>
      </w:r>
    </w:p>
    <w:p w14:paraId="57692E27" w14:textId="77777777" w:rsidR="00AA16CD" w:rsidRPr="00D43BA5" w:rsidRDefault="009E6F1E" w:rsidP="009E6F1E">
      <w:pPr>
        <w:pStyle w:val="1"/>
      </w:pPr>
      <w:r w:rsidRPr="007B2525">
        <w:t>9.</w:t>
      </w:r>
      <w:r w:rsidRPr="007B2525">
        <w:tab/>
        <w:t>The assessor shall certify that the affected taxpayer(s) have been notified of the change order request that has been submitted to the LTC</w:t>
      </w:r>
      <w:r w:rsidR="00AA16CD" w:rsidRPr="00D43BA5">
        <w:t>.</w:t>
      </w:r>
    </w:p>
    <w:p w14:paraId="791C65FB" w14:textId="77777777" w:rsidR="00AA16CD" w:rsidRPr="00D43BA5" w:rsidRDefault="00AA16CD" w:rsidP="00AA16CD">
      <w:pPr>
        <w:pStyle w:val="A"/>
      </w:pPr>
      <w:r w:rsidRPr="00D43BA5">
        <w:t>B.</w:t>
      </w:r>
      <w:r w:rsidRPr="00D43BA5">
        <w:tab/>
        <w:t>Form of the Change Orders</w:t>
      </w:r>
    </w:p>
    <w:p w14:paraId="518149E4" w14:textId="77777777" w:rsidR="00AA16CD" w:rsidRPr="00D43BA5" w:rsidRDefault="00AA16CD" w:rsidP="00AA16CD">
      <w:pPr>
        <w:pStyle w:val="1"/>
      </w:pPr>
      <w:r w:rsidRPr="00D43BA5">
        <w:t>1.</w:t>
      </w:r>
      <w:r w:rsidRPr="00D43BA5">
        <w:tab/>
        <w:t>LTC website change order system requests shall comply with the Louisiana State Tax Commission electronic change order export specifications.</w:t>
      </w:r>
      <w:r>
        <w:t xml:space="preserve"> </w:t>
      </w:r>
      <w:r w:rsidRPr="00D43BA5">
        <w:t>These specifications can be found on the LTC website at www.latax.state.la.us.</w:t>
      </w:r>
    </w:p>
    <w:p w14:paraId="67FC8578" w14:textId="77777777" w:rsidR="00AA16CD" w:rsidRPr="00D43BA5" w:rsidRDefault="00AA16CD" w:rsidP="00AA16CD">
      <w:pPr>
        <w:pStyle w:val="a0"/>
      </w:pPr>
      <w:r w:rsidRPr="00D43BA5">
        <w:t>a.</w:t>
      </w:r>
      <w:r w:rsidRPr="00D43BA5">
        <w:tab/>
        <w:t xml:space="preserve">Each parish assessors’ office shall be identified by their federal information processing standards (FIPS) </w:t>
      </w:r>
      <w:r>
        <w:t>p</w:t>
      </w:r>
      <w:r w:rsidRPr="00D43BA5">
        <w:t>arish identification code.</w:t>
      </w:r>
    </w:p>
    <w:p w14:paraId="5D993E09" w14:textId="77777777" w:rsidR="00AA16CD" w:rsidRPr="00D43BA5" w:rsidRDefault="00AA16CD" w:rsidP="00AA16CD">
      <w:pPr>
        <w:pStyle w:val="a0"/>
      </w:pPr>
      <w:r w:rsidRPr="00D43BA5">
        <w:lastRenderedPageBreak/>
        <w:t>b.</w:t>
      </w:r>
      <w:r w:rsidRPr="00D43BA5">
        <w:tab/>
        <w:t>All export data submitted to the LTC shall require utilization of the standard format currently posted on the LTC’s website. Any parish that imports an individual parish change order data batch into the LTC’s website must adhere to the LTC’s format specifications.</w:t>
      </w:r>
    </w:p>
    <w:p w14:paraId="5AEDB942" w14:textId="77777777" w:rsidR="00AA16CD" w:rsidRPr="00D43BA5" w:rsidRDefault="00AA16CD" w:rsidP="00AA16CD">
      <w:pPr>
        <w:pStyle w:val="a0"/>
      </w:pPr>
      <w:r w:rsidRPr="00D43BA5">
        <w:t>c.</w:t>
      </w:r>
      <w:r w:rsidRPr="00D43BA5">
        <w:tab/>
        <w:t xml:space="preserve">Each parish will contact the LTC’s change order supervisor to set up their individual parish login name and </w:t>
      </w:r>
      <w:r>
        <w:t>p</w:t>
      </w:r>
      <w:r w:rsidRPr="00D43BA5">
        <w:t>assword. The chosen parish password should be</w:t>
      </w:r>
      <w:r>
        <w:t xml:space="preserve"> </w:t>
      </w:r>
      <w:r w:rsidRPr="00D43BA5">
        <w:t>confidentially guarded to protect the integrity of each parish’s change order system.</w:t>
      </w:r>
    </w:p>
    <w:p w14:paraId="6CE8F895" w14:textId="77777777" w:rsidR="00AA16CD" w:rsidRPr="00D43BA5" w:rsidRDefault="00AA16CD" w:rsidP="00AA16CD">
      <w:pPr>
        <w:pStyle w:val="A"/>
      </w:pPr>
      <w:r w:rsidRPr="00D43BA5">
        <w:t>C.</w:t>
      </w:r>
      <w:r w:rsidRPr="00D43BA5">
        <w:tab/>
        <w:t>Required content of all Change Orders</w:t>
      </w:r>
    </w:p>
    <w:p w14:paraId="409563A4" w14:textId="77777777" w:rsidR="00AA16CD" w:rsidRPr="00D43BA5" w:rsidRDefault="00AA16CD" w:rsidP="00AA16CD">
      <w:pPr>
        <w:pStyle w:val="1"/>
      </w:pPr>
      <w:r w:rsidRPr="00D43BA5">
        <w:t>1.</w:t>
      </w:r>
      <w:r w:rsidRPr="00D43BA5">
        <w:tab/>
        <w:t>All change orders shall include the following:</w:t>
      </w:r>
    </w:p>
    <w:p w14:paraId="3E1C59A1" w14:textId="77777777" w:rsidR="00AA16CD" w:rsidRPr="00D43BA5" w:rsidRDefault="00AA16CD" w:rsidP="00AA16CD">
      <w:pPr>
        <w:pStyle w:val="a0"/>
      </w:pPr>
      <w:r w:rsidRPr="00D43BA5">
        <w:t>a.</w:t>
      </w:r>
      <w:r w:rsidRPr="00D43BA5">
        <w:tab/>
        <w:t>enumerated reason for the change order as provided i</w:t>
      </w:r>
      <w:r>
        <w:t>n all regulations of the LTC;</w:t>
      </w:r>
    </w:p>
    <w:p w14:paraId="60A7412A" w14:textId="77777777" w:rsidR="00AA16CD" w:rsidRPr="00D43BA5" w:rsidRDefault="00AA16CD" w:rsidP="00AA16CD">
      <w:pPr>
        <w:pStyle w:val="a0"/>
      </w:pPr>
      <w:r w:rsidRPr="00D43BA5">
        <w:t>b.</w:t>
      </w:r>
      <w:r w:rsidRPr="00D43BA5">
        <w:tab/>
      </w:r>
      <w:r>
        <w:t>s</w:t>
      </w:r>
      <w:r w:rsidRPr="00D43BA5">
        <w:t>pecifications identified and described in the LTC Electronic Change Order Expo</w:t>
      </w:r>
      <w:r>
        <w:t>rt Specifications download file; (See</w:t>
      </w:r>
      <w:r w:rsidRPr="00D43BA5">
        <w:t xml:space="preserve"> §201.3.b above)</w:t>
      </w:r>
    </w:p>
    <w:p w14:paraId="0B7BD3A2" w14:textId="77777777" w:rsidR="00AA16CD" w:rsidRPr="00D43BA5" w:rsidRDefault="00AA16CD" w:rsidP="00AA16CD">
      <w:pPr>
        <w:pStyle w:val="a0"/>
      </w:pPr>
      <w:r w:rsidRPr="00D43BA5">
        <w:t>c.</w:t>
      </w:r>
      <w:r w:rsidRPr="00D43BA5">
        <w:tab/>
        <w:t>physical address of the property</w:t>
      </w:r>
      <w:r>
        <w:t xml:space="preserve">, </w:t>
      </w:r>
      <w:r w:rsidRPr="00D43BA5">
        <w:t>including full numerical street address with applicable zip code.</w:t>
      </w:r>
      <w:r>
        <w:t xml:space="preserve"> </w:t>
      </w:r>
      <w:r w:rsidRPr="00D43BA5">
        <w:t>If vacant land, street/highway and brief location description must be provided.</w:t>
      </w:r>
    </w:p>
    <w:p w14:paraId="2872AC7E" w14:textId="77777777" w:rsidR="00AA16CD" w:rsidRPr="00D43BA5" w:rsidRDefault="00AA16CD" w:rsidP="00AA16CD">
      <w:pPr>
        <w:pStyle w:val="A"/>
      </w:pPr>
      <w:r>
        <w:t>D.</w:t>
      </w:r>
      <w:r>
        <w:tab/>
        <w:t>Reasons for Change Orders</w:t>
      </w:r>
    </w:p>
    <w:p w14:paraId="525031EB" w14:textId="77777777" w:rsidR="00AA16CD" w:rsidRPr="00D43BA5" w:rsidRDefault="00AA16CD" w:rsidP="00AA16CD">
      <w:pPr>
        <w:pStyle w:val="1"/>
      </w:pPr>
      <w:r w:rsidRPr="00D43BA5">
        <w:t>1.</w:t>
      </w:r>
      <w:r w:rsidRPr="00D43BA5">
        <w:tab/>
        <w:t>All Change Orders submitted shall delineate one of the following reasons:</w:t>
      </w:r>
    </w:p>
    <w:p w14:paraId="6997DD89" w14:textId="77777777" w:rsidR="00AA16CD" w:rsidRPr="00D43BA5" w:rsidRDefault="00AA16CD" w:rsidP="00AA16CD">
      <w:pPr>
        <w:pStyle w:val="a0"/>
      </w:pPr>
      <w:r w:rsidRPr="00D43BA5">
        <w:t>a.</w:t>
      </w:r>
      <w:r w:rsidRPr="00D43BA5">
        <w:tab/>
      </w:r>
      <w:r>
        <w:t>adjudicated to parish—date adjudicated;</w:t>
      </w:r>
    </w:p>
    <w:p w14:paraId="021AB075" w14:textId="77777777" w:rsidR="00AA16CD" w:rsidRPr="00D43BA5" w:rsidRDefault="00AA16CD" w:rsidP="00AA16CD">
      <w:pPr>
        <w:pStyle w:val="a0"/>
      </w:pPr>
      <w:r w:rsidRPr="00D43BA5">
        <w:t>b.</w:t>
      </w:r>
      <w:r w:rsidRPr="00D43BA5">
        <w:tab/>
        <w:t>adjudic</w:t>
      </w:r>
      <w:r>
        <w:t>ated to city of: (municipality)—date adjudicated;</w:t>
      </w:r>
    </w:p>
    <w:p w14:paraId="54F02A41" w14:textId="77777777" w:rsidR="00AA16CD" w:rsidRPr="00D43BA5" w:rsidRDefault="00AA16CD" w:rsidP="00AA16CD">
      <w:pPr>
        <w:pStyle w:val="a0"/>
      </w:pPr>
      <w:r w:rsidRPr="00D43BA5">
        <w:t>c.</w:t>
      </w:r>
      <w:r w:rsidRPr="00D43BA5">
        <w:tab/>
        <w:t>exempt non-profit organization</w:t>
      </w:r>
      <w:r>
        <w:t xml:space="preserve"> </w:t>
      </w:r>
      <w:r w:rsidRPr="00D43BA5">
        <w:t>application filed/exclusive use verified</w:t>
      </w:r>
      <w:r>
        <w:t>—</w:t>
      </w:r>
      <w:r w:rsidRPr="00D43BA5">
        <w:t>category:</w:t>
      </w:r>
      <w:r>
        <w:t xml:space="preserve"> acquisition date;</w:t>
      </w:r>
    </w:p>
    <w:p w14:paraId="1C91F0D6" w14:textId="77777777" w:rsidR="00AA16CD" w:rsidRPr="00D43BA5" w:rsidRDefault="00AA16CD" w:rsidP="00AA16CD">
      <w:pPr>
        <w:pStyle w:val="a0"/>
      </w:pPr>
      <w:r>
        <w:t>d.</w:t>
      </w:r>
      <w:r>
        <w:tab/>
        <w:t>homestead exemption—</w:t>
      </w:r>
      <w:r w:rsidRPr="00D43BA5">
        <w:t>assessor’s office error</w:t>
      </w:r>
      <w:r>
        <w:t>—acquisition date: occupancy date;</w:t>
      </w:r>
    </w:p>
    <w:p w14:paraId="25D0F778" w14:textId="77777777" w:rsidR="00AA16CD" w:rsidRPr="00D43BA5" w:rsidRDefault="00AA16CD" w:rsidP="00AA16CD">
      <w:pPr>
        <w:pStyle w:val="a0"/>
      </w:pPr>
      <w:r w:rsidRPr="00D43BA5">
        <w:t>e.</w:t>
      </w:r>
      <w:r>
        <w:tab/>
        <w:t>homestead exemption—</w:t>
      </w:r>
      <w:r w:rsidRPr="00D43BA5">
        <w:t>taxpayer application</w:t>
      </w:r>
      <w:r>
        <w:t>—</w:t>
      </w:r>
      <w:r w:rsidRPr="00D43BA5">
        <w:t>a</w:t>
      </w:r>
      <w:r>
        <w:t>cquisition date:</w:t>
      </w:r>
      <w:r>
        <w:tab/>
        <w:t>occupancy date;</w:t>
      </w:r>
    </w:p>
    <w:p w14:paraId="5CB27322" w14:textId="77777777" w:rsidR="00AA16CD" w:rsidRPr="00D43BA5" w:rsidRDefault="00AA16CD" w:rsidP="00AA16CD">
      <w:pPr>
        <w:pStyle w:val="a0"/>
      </w:pPr>
      <w:r w:rsidRPr="00D43BA5">
        <w:t>f.</w:t>
      </w:r>
      <w:r>
        <w:tab/>
      </w:r>
      <w:r w:rsidRPr="00D43BA5">
        <w:t>special assessment level</w:t>
      </w:r>
      <w:r>
        <w:t>—l</w:t>
      </w:r>
      <w:r w:rsidRPr="00D43BA5">
        <w:t>and</w:t>
      </w:r>
      <w:r>
        <w:t>: improvement;</w:t>
      </w:r>
    </w:p>
    <w:p w14:paraId="44F7D690" w14:textId="77777777" w:rsidR="00AA16CD" w:rsidRPr="00D43BA5" w:rsidRDefault="00AA16CD" w:rsidP="00AA16CD">
      <w:pPr>
        <w:pStyle w:val="a0"/>
      </w:pPr>
      <w:r w:rsidRPr="00D43BA5">
        <w:t>g.</w:t>
      </w:r>
      <w:r>
        <w:tab/>
        <w:t>improvement—</w:t>
      </w:r>
      <w:r w:rsidRPr="00D43BA5">
        <w:t>cance</w:t>
      </w:r>
      <w:r>
        <w:t>l—</w:t>
      </w:r>
      <w:r w:rsidRPr="00D43BA5">
        <w:t>dual to assessment no. (provide no.)</w:t>
      </w:r>
      <w:r>
        <w:t>;</w:t>
      </w:r>
    </w:p>
    <w:p w14:paraId="72EF2BC6" w14:textId="77777777" w:rsidR="00AA16CD" w:rsidRPr="00D43BA5" w:rsidRDefault="00AA16CD" w:rsidP="00AA16CD">
      <w:pPr>
        <w:pStyle w:val="a0"/>
      </w:pPr>
      <w:r w:rsidRPr="00D43BA5">
        <w:t>h.</w:t>
      </w:r>
      <w:r>
        <w:tab/>
        <w:t>improvement—</w:t>
      </w:r>
      <w:r w:rsidRPr="00D43BA5">
        <w:t>cancel/not taxable</w:t>
      </w:r>
      <w:r>
        <w:t>—reason;</w:t>
      </w:r>
    </w:p>
    <w:p w14:paraId="5C6F467C" w14:textId="77777777" w:rsidR="00AA16CD" w:rsidRPr="00D43BA5" w:rsidRDefault="00AA16CD" w:rsidP="00AA16CD">
      <w:pPr>
        <w:pStyle w:val="a0"/>
      </w:pPr>
      <w:r w:rsidRPr="00D43BA5">
        <w:t>i.</w:t>
      </w:r>
      <w:r>
        <w:tab/>
        <w:t>improvement—</w:t>
      </w:r>
      <w:r w:rsidRPr="00D43BA5">
        <w:t>decrease value, error in square feet an</w:t>
      </w:r>
      <w:r>
        <w:t>d/or classification calculation;</w:t>
      </w:r>
    </w:p>
    <w:p w14:paraId="33EFF11E" w14:textId="77777777" w:rsidR="00AA16CD" w:rsidRPr="00D43BA5" w:rsidRDefault="00AA16CD" w:rsidP="00AA16CD">
      <w:pPr>
        <w:pStyle w:val="a0"/>
      </w:pPr>
      <w:r w:rsidRPr="00D43BA5">
        <w:t>j.</w:t>
      </w:r>
      <w:r>
        <w:t xml:space="preserve"> improvement—taxpayer appraisal—</w:t>
      </w:r>
      <w:r w:rsidRPr="00D43BA5">
        <w:t>assessor co</w:t>
      </w:r>
      <w:r>
        <w:t>ncurs;</w:t>
      </w:r>
    </w:p>
    <w:p w14:paraId="1701DF39" w14:textId="77777777" w:rsidR="00AA16CD" w:rsidRPr="00D43BA5" w:rsidRDefault="00AA16CD" w:rsidP="00AA16CD">
      <w:pPr>
        <w:pStyle w:val="a0"/>
      </w:pPr>
      <w:r w:rsidRPr="00D43BA5">
        <w:t>k.</w:t>
      </w:r>
      <w:r>
        <w:tab/>
      </w:r>
      <w:r w:rsidRPr="00D43BA5">
        <w:t>industrial exemption</w:t>
      </w:r>
      <w:r>
        <w:t xml:space="preserve">—exempt roll; </w:t>
      </w:r>
      <w:r w:rsidRPr="00D43BA5">
        <w:t>contract no.</w:t>
      </w:r>
      <w:r>
        <w:t xml:space="preserve"> improvement—personal property;</w:t>
      </w:r>
    </w:p>
    <w:p w14:paraId="3DDD4095" w14:textId="77777777" w:rsidR="00AA16CD" w:rsidRPr="00D43BA5" w:rsidRDefault="00AA16CD" w:rsidP="00AA16CD">
      <w:pPr>
        <w:pStyle w:val="a0"/>
      </w:pPr>
      <w:r w:rsidRPr="00D43BA5">
        <w:t>l.</w:t>
      </w:r>
      <w:r>
        <w:tab/>
      </w:r>
      <w:r w:rsidRPr="00D43BA5">
        <w:t>industrial exemption</w:t>
      </w:r>
      <w:r>
        <w:t>—expired—contract no.—expiration date;</w:t>
      </w:r>
    </w:p>
    <w:p w14:paraId="6C037AC7" w14:textId="77777777" w:rsidR="00AA16CD" w:rsidRPr="00D43BA5" w:rsidRDefault="00AA16CD" w:rsidP="00AA16CD">
      <w:pPr>
        <w:pStyle w:val="a0"/>
      </w:pPr>
      <w:r w:rsidRPr="00D43BA5">
        <w:t>m.</w:t>
      </w:r>
      <w:r>
        <w:tab/>
        <w:t>land—cancel—</w:t>
      </w:r>
      <w:r w:rsidRPr="00D43BA5">
        <w:t>dual to assessment no.</w:t>
      </w:r>
      <w:r>
        <w:t xml:space="preserve"> </w:t>
      </w:r>
      <w:r w:rsidRPr="00D43BA5">
        <w:t>(provide no.)</w:t>
      </w:r>
      <w:r>
        <w:t>;</w:t>
      </w:r>
    </w:p>
    <w:p w14:paraId="5C8A1EA6" w14:textId="77777777" w:rsidR="00AA16CD" w:rsidRPr="00D43BA5" w:rsidRDefault="00AA16CD" w:rsidP="00AA16CD">
      <w:pPr>
        <w:pStyle w:val="a0"/>
      </w:pPr>
      <w:r w:rsidRPr="00D43BA5">
        <w:t>n.</w:t>
      </w:r>
      <w:r>
        <w:tab/>
        <w:t>land—decrease value—reason;</w:t>
      </w:r>
    </w:p>
    <w:p w14:paraId="39C6B7F9" w14:textId="77777777" w:rsidR="00AA16CD" w:rsidRPr="00D43BA5" w:rsidRDefault="00AA16CD" w:rsidP="00AA16CD">
      <w:pPr>
        <w:pStyle w:val="a0"/>
      </w:pPr>
      <w:r w:rsidRPr="00D43BA5">
        <w:t>o.</w:t>
      </w:r>
      <w:r>
        <w:tab/>
      </w:r>
      <w:r w:rsidRPr="00D43BA5">
        <w:t>personal prop</w:t>
      </w:r>
      <w:r>
        <w:t>erty—cancel—</w:t>
      </w:r>
      <w:r w:rsidRPr="00D43BA5">
        <w:t>business closed prior to January 1</w:t>
      </w:r>
      <w:r w:rsidRPr="00D43BA5">
        <w:rPr>
          <w:vertAlign w:val="superscript"/>
        </w:rPr>
        <w:t>st</w:t>
      </w:r>
      <w:r>
        <w:t xml:space="preserve"> (A</w:t>
      </w:r>
      <w:r w:rsidRPr="00D43BA5">
        <w:t>ugust 1</w:t>
      </w:r>
      <w:r w:rsidRPr="00D43BA5">
        <w:rPr>
          <w:vertAlign w:val="superscript"/>
        </w:rPr>
        <w:t>st</w:t>
      </w:r>
      <w:r>
        <w:t>—</w:t>
      </w:r>
      <w:r w:rsidRPr="00D43BA5">
        <w:t>Orleans</w:t>
      </w:r>
      <w:r>
        <w:t xml:space="preserve"> P</w:t>
      </w:r>
      <w:r w:rsidRPr="00D43BA5">
        <w:t>arish)</w:t>
      </w:r>
      <w:r>
        <w:t>;</w:t>
      </w:r>
    </w:p>
    <w:p w14:paraId="178C93FE" w14:textId="77777777" w:rsidR="00AA16CD" w:rsidRPr="00D43BA5" w:rsidRDefault="00AA16CD" w:rsidP="00AA16CD">
      <w:pPr>
        <w:pStyle w:val="a0"/>
      </w:pPr>
      <w:r w:rsidRPr="00D43BA5">
        <w:t>p.</w:t>
      </w:r>
      <w:r>
        <w:tab/>
      </w:r>
      <w:r w:rsidRPr="00D43BA5">
        <w:t>personal property</w:t>
      </w:r>
      <w:r>
        <w:t>—</w:t>
      </w:r>
      <w:r w:rsidRPr="00D43BA5">
        <w:t xml:space="preserve">taxpayer </w:t>
      </w:r>
      <w:r>
        <w:t>provided additional information;</w:t>
      </w:r>
    </w:p>
    <w:p w14:paraId="07162429" w14:textId="77777777" w:rsidR="00AA16CD" w:rsidRPr="00D43BA5" w:rsidRDefault="00AA16CD" w:rsidP="00AA16CD">
      <w:pPr>
        <w:pStyle w:val="a0"/>
      </w:pPr>
      <w:r w:rsidRPr="00D43BA5">
        <w:t>q.</w:t>
      </w:r>
      <w:r>
        <w:tab/>
        <w:t>personal property—assessor’s office error—reason;</w:t>
      </w:r>
    </w:p>
    <w:p w14:paraId="7775E4CD" w14:textId="77777777" w:rsidR="00AA16CD" w:rsidRPr="00D43BA5" w:rsidRDefault="00AA16CD" w:rsidP="00AA16CD">
      <w:pPr>
        <w:pStyle w:val="a0"/>
      </w:pPr>
      <w:r w:rsidRPr="00D43BA5">
        <w:t>r.</w:t>
      </w:r>
      <w:r w:rsidRPr="00D43BA5">
        <w:tab/>
        <w:t>public property</w:t>
      </w:r>
      <w:r>
        <w:t>—</w:t>
      </w:r>
      <w:r w:rsidRPr="00D43BA5">
        <w:t>property donated or sold to a bona fide exempt public entity</w:t>
      </w:r>
      <w:r>
        <w:t>—donation or sale date;</w:t>
      </w:r>
    </w:p>
    <w:p w14:paraId="00D77740" w14:textId="77777777" w:rsidR="00AA16CD" w:rsidRPr="00D43BA5" w:rsidRDefault="00AA16CD" w:rsidP="00AA16CD">
      <w:pPr>
        <w:pStyle w:val="a0"/>
      </w:pPr>
      <w:r w:rsidRPr="00D43BA5">
        <w:t>s</w:t>
      </w:r>
      <w:r>
        <w:t>.</w:t>
      </w:r>
      <w:r>
        <w:tab/>
        <w:t>public property—</w:t>
      </w:r>
      <w:r w:rsidRPr="00D43BA5">
        <w:t>lease</w:t>
      </w:r>
      <w:r>
        <w:t>d or rented to non-public party—</w:t>
      </w:r>
      <w:r w:rsidRPr="00D43BA5">
        <w:t>date of lease:</w:t>
      </w:r>
      <w:r>
        <w:t xml:space="preserve"> term of lease;</w:t>
      </w:r>
    </w:p>
    <w:p w14:paraId="65067F94" w14:textId="77777777" w:rsidR="00AA16CD" w:rsidRPr="00D43BA5" w:rsidRDefault="00AA16CD" w:rsidP="00AA16CD">
      <w:pPr>
        <w:pStyle w:val="a0"/>
      </w:pPr>
      <w:r w:rsidRPr="00D43BA5">
        <w:t>t.</w:t>
      </w:r>
      <w:r w:rsidRPr="00D43BA5">
        <w:tab/>
        <w:t>redemption</w:t>
      </w:r>
      <w:r>
        <w:t>—</w:t>
      </w:r>
      <w:r w:rsidRPr="00D43BA5">
        <w:t>removed from adjudication roll.</w:t>
      </w:r>
      <w:r>
        <w:t xml:space="preserve"> date redeemed;</w:t>
      </w:r>
    </w:p>
    <w:p w14:paraId="45594CD9" w14:textId="77777777" w:rsidR="00AA16CD" w:rsidRPr="00D43BA5" w:rsidRDefault="00AA16CD" w:rsidP="00AA16CD">
      <w:pPr>
        <w:pStyle w:val="a0"/>
      </w:pPr>
      <w:r w:rsidRPr="00D43BA5">
        <w:t>u.</w:t>
      </w:r>
      <w:r w:rsidRPr="00D43BA5">
        <w:tab/>
        <w:t>redemption</w:t>
      </w:r>
      <w:r>
        <w:t>—taxpayer redeemed from tax sale—</w:t>
      </w:r>
      <w:r w:rsidRPr="00D43BA5">
        <w:t>date red</w:t>
      </w:r>
      <w:r>
        <w:t>eemed;</w:t>
      </w:r>
    </w:p>
    <w:p w14:paraId="0DE5FE59" w14:textId="77777777" w:rsidR="00AA16CD" w:rsidRPr="00D43BA5" w:rsidRDefault="00AA16CD" w:rsidP="00AA16CD">
      <w:pPr>
        <w:pStyle w:val="a0"/>
      </w:pPr>
      <w:r w:rsidRPr="00D43BA5">
        <w:t>v.</w:t>
      </w:r>
      <w:r w:rsidRPr="00D43BA5">
        <w:tab/>
        <w:t>use value</w:t>
      </w:r>
      <w:r>
        <w:t>—</w:t>
      </w:r>
      <w:r w:rsidRPr="00D43BA5">
        <w:t>all</w:t>
      </w:r>
      <w:r>
        <w:t>ow under category: no. of acres;</w:t>
      </w:r>
    </w:p>
    <w:p w14:paraId="4B5B43D2" w14:textId="77777777" w:rsidR="00AA16CD" w:rsidRPr="00D43BA5" w:rsidRDefault="00AA16CD" w:rsidP="00AA16CD">
      <w:pPr>
        <w:pStyle w:val="a0"/>
      </w:pPr>
      <w:r w:rsidRPr="00D43BA5">
        <w:t>w.</w:t>
      </w:r>
      <w:r w:rsidRPr="00D43BA5">
        <w:tab/>
        <w:t>use value</w:t>
      </w:r>
      <w:r>
        <w:t>—</w:t>
      </w:r>
      <w:r w:rsidRPr="00D43BA5">
        <w:t>change classific</w:t>
      </w:r>
      <w:r>
        <w:t>ation category to: no. of acres;</w:t>
      </w:r>
    </w:p>
    <w:p w14:paraId="07459E91" w14:textId="77777777" w:rsidR="00AA16CD" w:rsidRPr="00D43BA5" w:rsidRDefault="00AA16CD" w:rsidP="00AA16CD">
      <w:pPr>
        <w:pStyle w:val="a0"/>
      </w:pPr>
      <w:r>
        <w:t>x.</w:t>
      </w:r>
      <w:r>
        <w:tab/>
        <w:t>appeal;</w:t>
      </w:r>
    </w:p>
    <w:p w14:paraId="14E0DAE6" w14:textId="77777777" w:rsidR="00AA16CD" w:rsidRPr="00D43BA5" w:rsidRDefault="00AA16CD" w:rsidP="00AA16CD">
      <w:pPr>
        <w:pStyle w:val="a0"/>
      </w:pPr>
      <w:r w:rsidRPr="00D43BA5">
        <w:t>y.</w:t>
      </w:r>
      <w:r w:rsidRPr="00D43BA5">
        <w:tab/>
        <w:t>other</w:t>
      </w:r>
      <w:r>
        <w:t>—assessor shall state reason.</w:t>
      </w:r>
    </w:p>
    <w:p w14:paraId="113A6234" w14:textId="77777777" w:rsidR="00AA16CD" w:rsidRPr="00D43BA5" w:rsidRDefault="00AA16CD" w:rsidP="00AA16CD">
      <w:pPr>
        <w:pStyle w:val="1"/>
      </w:pPr>
      <w:r w:rsidRPr="00D43BA5">
        <w:t>2.</w:t>
      </w:r>
      <w:r w:rsidRPr="00D43BA5">
        <w:tab/>
        <w:t>The LTC change order reasons list is subject to periodic revision, as may be deemed necessary.</w:t>
      </w:r>
    </w:p>
    <w:p w14:paraId="07D624A9" w14:textId="77777777" w:rsidR="00AA16CD" w:rsidRPr="00D43BA5" w:rsidRDefault="00AA16CD" w:rsidP="00AA16CD">
      <w:pPr>
        <w:pStyle w:val="A"/>
      </w:pPr>
      <w:r w:rsidRPr="00D43BA5">
        <w:t>E.</w:t>
      </w:r>
      <w:r w:rsidRPr="00D43BA5">
        <w:tab/>
        <w:t>When a parish assessor receives notice of a decision on an appeal, the assessor shall implement the ruling, including completing and submitting a change order request to the LTC, within a reasonable time, which shall not exceed 15 calendar days from the decision becoming final.</w:t>
      </w:r>
      <w:r>
        <w:t xml:space="preserve"> </w:t>
      </w:r>
      <w:r w:rsidRPr="00D43BA5">
        <w:t>A LTC decision is final when either:</w:t>
      </w:r>
    </w:p>
    <w:p w14:paraId="3D490A9C" w14:textId="77777777" w:rsidR="00AA16CD" w:rsidRPr="00D43BA5" w:rsidRDefault="00AA16CD" w:rsidP="00AA16CD">
      <w:pPr>
        <w:pStyle w:val="1"/>
      </w:pPr>
      <w:r w:rsidRPr="00D43BA5">
        <w:t>1.</w:t>
      </w:r>
      <w:r w:rsidRPr="00D43BA5">
        <w:tab/>
        <w:t xml:space="preserve">the appeal period of 30 days has run without a petition for judicial review having been filed; or </w:t>
      </w:r>
    </w:p>
    <w:p w14:paraId="3628EAC0" w14:textId="77777777" w:rsidR="00AA16CD" w:rsidRPr="00D43BA5" w:rsidRDefault="00AA16CD" w:rsidP="00AA16CD">
      <w:pPr>
        <w:pStyle w:val="1"/>
      </w:pPr>
      <w:r w:rsidRPr="00D43BA5">
        <w:t>2.</w:t>
      </w:r>
      <w:r w:rsidRPr="00D43BA5">
        <w:tab/>
        <w:t>after disposition of a petition for judicial review under R.S. 47:1998.</w:t>
      </w:r>
    </w:p>
    <w:p w14:paraId="5AC286B0" w14:textId="77777777" w:rsidR="00C22B44" w:rsidRPr="00336751" w:rsidRDefault="00AA16CD" w:rsidP="00AA16CD">
      <w:pPr>
        <w:pStyle w:val="A"/>
      </w:pPr>
      <w:r w:rsidRPr="00D43BA5">
        <w:t>F.</w:t>
      </w:r>
      <w:r w:rsidRPr="00D43BA5">
        <w:tab/>
        <w:t>Whenever a change order request is approved by the LTC, the assessor’s website and all lists maintained by the assessor shall be updated to reflect such approval.</w:t>
      </w:r>
    </w:p>
    <w:p w14:paraId="73B5FDF4" w14:textId="77777777" w:rsidR="00BD3312" w:rsidRPr="00336751" w:rsidRDefault="00BD3312" w:rsidP="00BD3312">
      <w:pPr>
        <w:pStyle w:val="AuthorityNote"/>
      </w:pPr>
      <w:r w:rsidRPr="00336751">
        <w:t>AUTHORITY NOTE:</w:t>
      </w:r>
      <w:r w:rsidRPr="00336751">
        <w:tab/>
      </w:r>
      <w:r w:rsidR="004C61C0" w:rsidRPr="00D43BA5">
        <w:t>Promulgated in accordance with the Louisiana Constitution of 1974, Article VII, Section 20. (A)(1); R.S. 47:1703, R.S. 47:1703A., R.S. 47:1703.1.B., R.S. 47:1835, R.S. 47:1837, R.S. 47:1952, R.S. 47:1966, R.S. 47:1990, and R.S. 47:1991</w:t>
      </w:r>
    </w:p>
    <w:p w14:paraId="27DC68B0" w14:textId="77777777" w:rsidR="00C22B44" w:rsidRPr="00336751" w:rsidRDefault="00BD3312" w:rsidP="00BD3312">
      <w:pPr>
        <w:pStyle w:val="HistoricalNote"/>
      </w:pPr>
      <w:r w:rsidRPr="00336751">
        <w:t>HISTORICAL NOTE:</w:t>
      </w:r>
      <w:r w:rsidRPr="00336751">
        <w:tab/>
        <w:t>Promulgated by the Department of Revenue, Tax Commission, LR 31:700 (March 2005), amended LR 32:426 (March 2006</w:t>
      </w:r>
      <w:r w:rsidR="00AA16CD">
        <w:t>), LR 48:1518 (June 2022</w:t>
      </w:r>
      <w:r w:rsidR="009E6F1E" w:rsidRPr="007B2525">
        <w:t xml:space="preserve">), </w:t>
      </w:r>
      <w:r w:rsidR="009E6F1E">
        <w:t>LR 49:1036 (June 2023).</w:t>
      </w:r>
    </w:p>
    <w:p w14:paraId="4DA8E2E8" w14:textId="77777777" w:rsidR="00C22B44" w:rsidRPr="00336751" w:rsidRDefault="00C22B44" w:rsidP="00B64ECB">
      <w:pPr>
        <w:pStyle w:val="Section"/>
        <w:spacing w:after="80"/>
      </w:pPr>
      <w:bookmarkStart w:id="1903" w:name="_Toc233690224"/>
      <w:bookmarkStart w:id="1904" w:name="_Toc234030808"/>
      <w:bookmarkStart w:id="1905" w:name="_Toc243721434"/>
      <w:bookmarkStart w:id="1906" w:name="_Toc259619681"/>
      <w:bookmarkStart w:id="1907" w:name="_Toc262718767"/>
      <w:bookmarkStart w:id="1908" w:name="_Toc275165540"/>
      <w:bookmarkStart w:id="1909" w:name="_Toc238197853"/>
      <w:r w:rsidRPr="00336751">
        <w:t>§207.</w:t>
      </w:r>
      <w:r w:rsidRPr="00336751">
        <w:tab/>
        <w:t>Use Value Properties</w:t>
      </w:r>
      <w:bookmarkEnd w:id="1903"/>
      <w:bookmarkEnd w:id="1904"/>
      <w:bookmarkEnd w:id="1905"/>
      <w:bookmarkEnd w:id="1906"/>
      <w:bookmarkEnd w:id="1907"/>
      <w:bookmarkEnd w:id="1908"/>
      <w:bookmarkEnd w:id="1909"/>
    </w:p>
    <w:p w14:paraId="6315B63F" w14:textId="77777777" w:rsidR="00C22B44" w:rsidRPr="00336751" w:rsidRDefault="00C22B44" w:rsidP="00B64ECB">
      <w:pPr>
        <w:pStyle w:val="A"/>
        <w:spacing w:after="80"/>
      </w:pPr>
      <w:r w:rsidRPr="00336751">
        <w:t>A.</w:t>
      </w:r>
      <w:r w:rsidRPr="00336751">
        <w:tab/>
        <w:t>Assessors shall confirm eligibility of use value properties and list the properties indicating its use value classification, number of acres (by each classification), and a physical address (or clear directions to property) to enable the LTC staff appraisers to locate, if deemed necessary.</w:t>
      </w:r>
    </w:p>
    <w:p w14:paraId="52FD722A" w14:textId="77777777" w:rsidR="00C22B44" w:rsidRPr="00336751" w:rsidRDefault="00C22B44" w:rsidP="00B64ECB">
      <w:pPr>
        <w:pStyle w:val="A"/>
        <w:spacing w:after="80"/>
      </w:pPr>
      <w:r w:rsidRPr="00336751">
        <w:lastRenderedPageBreak/>
        <w:t>B.</w:t>
      </w:r>
      <w:r w:rsidRPr="00336751">
        <w:tab/>
        <w:t>To be eligible for use value assessment classification, the property must be bona fide agricultural, horticultural, marsh or timberland and assessed at its use value under the provisions of Article VII, Section 18(C) of the Louisiana Constitution of 1974. Use value properties must meet the definition of bona fide agricultural, horticultural, marsh or timberland as described in R.S. 47:2301 (</w:t>
      </w:r>
      <w:r w:rsidR="00420421" w:rsidRPr="00420421">
        <w:t>“</w:t>
      </w:r>
      <w:r w:rsidRPr="00336751">
        <w:t>Use value of bona fide agricultural, horticultural and timberland means the highest value of such land when used by a prudent agricultural, horticultural or timber operator for the sole purpose of continuing the operation, as a commercial agricultural, horticultural or timber use</w:t>
      </w:r>
      <w:r w:rsidR="00420421" w:rsidRPr="00420421">
        <w:t>”</w:t>
      </w:r>
      <w:r w:rsidRPr="00336751">
        <w:t>). R.S. 47:2302 (</w:t>
      </w:r>
      <w:r w:rsidR="00420421" w:rsidRPr="00420421">
        <w:t>“</w:t>
      </w:r>
      <w:r w:rsidRPr="00336751">
        <w:t>land devoted to the production for sale, in reasonable commercial quantities</w:t>
      </w:r>
      <w:r w:rsidR="00420421" w:rsidRPr="00420421">
        <w:t>”</w:t>
      </w:r>
      <w:r w:rsidRPr="00336751">
        <w:t xml:space="preserve"> or in the case of timberland </w:t>
      </w:r>
      <w:r w:rsidR="00420421" w:rsidRPr="00420421">
        <w:t>“</w:t>
      </w:r>
      <w:r w:rsidRPr="00336751">
        <w:t>timberland under a contract with a state or federal agency restricting its use for timber production</w:t>
      </w:r>
      <w:r w:rsidR="00420421" w:rsidRPr="00420421">
        <w:t>”</w:t>
      </w:r>
      <w:r w:rsidRPr="00336751">
        <w:t>), and further requirements are:</w:t>
      </w:r>
    </w:p>
    <w:p w14:paraId="6011A8F2" w14:textId="77777777" w:rsidR="00C22B44" w:rsidRPr="00336751" w:rsidRDefault="00C22B44" w:rsidP="00B64ECB">
      <w:pPr>
        <w:pStyle w:val="1"/>
        <w:spacing w:after="80"/>
      </w:pPr>
      <w:r w:rsidRPr="00336751">
        <w:t>1.</w:t>
      </w:r>
      <w:r w:rsidRPr="00336751">
        <w:tab/>
        <w:t xml:space="preserve">at least </w:t>
      </w:r>
      <w:r w:rsidR="00561C95">
        <w:t>3</w:t>
      </w:r>
      <w:r w:rsidRPr="00336751">
        <w:t xml:space="preserve"> acres in size (no rounding up to achieve this acreage requirement), or have produced an average gross annual income of at least $2,000 in one or more of the designated classifications for the four proceeding years, per R.S. 47:2303.A; and</w:t>
      </w:r>
    </w:p>
    <w:p w14:paraId="208B3724" w14:textId="77777777" w:rsidR="00C22B44" w:rsidRPr="00336751" w:rsidRDefault="00C22B44" w:rsidP="00B64ECB">
      <w:pPr>
        <w:pStyle w:val="1"/>
        <w:spacing w:after="80"/>
      </w:pPr>
      <w:r w:rsidRPr="00336751">
        <w:t>2.</w:t>
      </w:r>
      <w:r w:rsidRPr="00336751">
        <w:tab/>
        <w:t>the landowner has signed an agreement that the land will be devoted to one or more of the designated uses as defined in R.S. 47:2304;</w:t>
      </w:r>
    </w:p>
    <w:p w14:paraId="17CF10C9" w14:textId="77777777" w:rsidR="00C22B44" w:rsidRPr="00336751" w:rsidRDefault="00C22B44" w:rsidP="00C22B44">
      <w:pPr>
        <w:pStyle w:val="1"/>
      </w:pPr>
      <w:r w:rsidRPr="00336751">
        <w:t>3.</w:t>
      </w:r>
      <w:r w:rsidRPr="00336751">
        <w:tab/>
        <w:t>taxpayer shall sign a use value application, which shall be considered permanent (except the parishes of Orleans and Jefferson, which require that the taxpayer shall sign a use value application at least every four years), per R.S. 47:2304(B)(1); except that in the event of a sale of the property, the purchaser must sign a new application within 60 days from date of the sale;</w:t>
      </w:r>
    </w:p>
    <w:p w14:paraId="7DC3A50A" w14:textId="77777777" w:rsidR="00C22B44" w:rsidRPr="00336751" w:rsidRDefault="00C22B44" w:rsidP="00C22B44">
      <w:pPr>
        <w:pStyle w:val="1"/>
      </w:pPr>
      <w:r w:rsidRPr="00336751">
        <w:t>4.</w:t>
      </w:r>
      <w:r w:rsidRPr="00336751">
        <w:tab/>
        <w:t>Loss of Eligibility. If land having a use value assessment is sold for a price four times greater than its use value, the land shall be presumed to be no longer eligible to be classified as bona fide agricultural, horticultural, marsh or timberland. Some legislative provisions are further identified in R.S. 47:2305;</w:t>
      </w:r>
    </w:p>
    <w:p w14:paraId="559F6F69" w14:textId="77777777" w:rsidR="00C22B44" w:rsidRPr="00336751" w:rsidRDefault="00C22B44" w:rsidP="00C22B44">
      <w:pPr>
        <w:pStyle w:val="1"/>
      </w:pPr>
      <w:r w:rsidRPr="00336751">
        <w:t>5.</w:t>
      </w:r>
      <w:r w:rsidRPr="00336751">
        <w:tab/>
        <w:t>if the land ceases to meet the use value eligibility requirements, the taxpayer is statutorily responsible for notifying the assessor where the property is located within 60 days following the effective date of loss of eligibility;</w:t>
      </w:r>
    </w:p>
    <w:p w14:paraId="6081F5DF" w14:textId="77777777" w:rsidR="00C22B44" w:rsidRPr="00336751" w:rsidRDefault="00C22B44" w:rsidP="00C22B44">
      <w:pPr>
        <w:pStyle w:val="1"/>
      </w:pPr>
      <w:r w:rsidRPr="00336751">
        <w:t>6.</w:t>
      </w:r>
      <w:r w:rsidRPr="00336751">
        <w:tab/>
        <w:t>in the event that the landowner obtains a use value assessment by means of false certifications on his application, or fails to timely notify the assessor of loss of eligibility for use value assessment, he shall be liable for a penalty equal to five times the difference between the tax under a market value assessment and the tax under a use value assessment for the tax years in which the use value assessment was attributable to the false certifications or failure to timely notify the assessor of loss of eligibility (R.S. 47:2306).</w:t>
      </w:r>
    </w:p>
    <w:p w14:paraId="74C246F9" w14:textId="77777777" w:rsidR="00C22B44" w:rsidRPr="00336751" w:rsidRDefault="00C22B44" w:rsidP="00C22B44">
      <w:pPr>
        <w:pStyle w:val="AuthorityNote"/>
      </w:pPr>
      <w:r w:rsidRPr="00336751">
        <w:t>AUTHORITY NOTE:</w:t>
      </w:r>
      <w:r w:rsidRPr="00336751">
        <w:tab/>
        <w:t>Promulgated in accordance with Louisiana Constitution of 1974, Article VII, Section 18(C), R.S. 47:1837 and R.S. 47:2301 through R.S. 47:2308.</w:t>
      </w:r>
    </w:p>
    <w:p w14:paraId="5C29ABED" w14:textId="77777777" w:rsidR="00C22B44" w:rsidRPr="00336751" w:rsidRDefault="00C22B44" w:rsidP="00C22B44">
      <w:pPr>
        <w:pStyle w:val="HistoricalNote"/>
      </w:pPr>
      <w:r w:rsidRPr="00336751">
        <w:t>HISTORICAL NOTE:</w:t>
      </w:r>
      <w:r w:rsidRPr="00336751">
        <w:tab/>
        <w:t>Promulgated by the Department of Revenue, Tax Commission, LR 31:702 (March 2005)</w:t>
      </w:r>
      <w:r>
        <w:t>.</w:t>
      </w:r>
    </w:p>
    <w:p w14:paraId="45B58B79" w14:textId="77777777" w:rsidR="00C22B44" w:rsidRPr="00336751" w:rsidRDefault="00C22B44" w:rsidP="00C22B44">
      <w:pPr>
        <w:pStyle w:val="Section"/>
      </w:pPr>
      <w:bookmarkStart w:id="1910" w:name="_Toc233690225"/>
      <w:bookmarkStart w:id="1911" w:name="_Toc234030809"/>
      <w:bookmarkStart w:id="1912" w:name="_Toc243721435"/>
      <w:bookmarkStart w:id="1913" w:name="_Toc259619682"/>
      <w:bookmarkStart w:id="1914" w:name="_Toc262718768"/>
      <w:bookmarkStart w:id="1915" w:name="_Toc275165541"/>
      <w:bookmarkStart w:id="1916" w:name="_Toc238197854"/>
      <w:r w:rsidRPr="00336751">
        <w:t>§209.</w:t>
      </w:r>
      <w:r w:rsidRPr="00336751">
        <w:tab/>
        <w:t>Non-Profit Organizations</w:t>
      </w:r>
      <w:bookmarkEnd w:id="1910"/>
      <w:bookmarkEnd w:id="1911"/>
      <w:bookmarkEnd w:id="1912"/>
      <w:bookmarkEnd w:id="1913"/>
      <w:bookmarkEnd w:id="1914"/>
      <w:bookmarkEnd w:id="1915"/>
      <w:bookmarkEnd w:id="1916"/>
    </w:p>
    <w:p w14:paraId="60B47BC5" w14:textId="77777777" w:rsidR="00C22B44" w:rsidRPr="00336751" w:rsidRDefault="00C22B44" w:rsidP="00C22B44">
      <w:pPr>
        <w:pStyle w:val="A"/>
      </w:pPr>
      <w:r w:rsidRPr="00336751">
        <w:t>A.</w:t>
      </w:r>
      <w:r w:rsidRPr="00336751">
        <w:tab/>
        <w:t>All assessors' offices shall furnish an application for exemption-real estate taxes to any organization wishing to apply for ad valorem exemptions provided for in Constitution, Article VII, Section 21.B and obtain all necessary supporting documents from the applicant in order to determine the exemption eligibility.</w:t>
      </w:r>
    </w:p>
    <w:p w14:paraId="06FD141B" w14:textId="77777777" w:rsidR="00C22B44" w:rsidRPr="00336751" w:rsidRDefault="00C22B44" w:rsidP="00C22B44">
      <w:pPr>
        <w:pStyle w:val="A"/>
      </w:pPr>
      <w:r w:rsidRPr="00336751">
        <w:t>B.</w:t>
      </w:r>
      <w:r w:rsidRPr="00336751">
        <w:tab/>
        <w:t>The assessors' offices shall review and determine whether the organization complies with the exclusive use requirement mandated by Constitution, Article VII, Section 21.B.</w:t>
      </w:r>
    </w:p>
    <w:p w14:paraId="35F8F3A0" w14:textId="77777777" w:rsidR="00C22B44" w:rsidRPr="00336751" w:rsidRDefault="00C22B44" w:rsidP="00C22B44">
      <w:pPr>
        <w:pStyle w:val="AuthorityNote"/>
      </w:pPr>
      <w:r w:rsidRPr="00336751">
        <w:t>AUTHORITY NOTE:</w:t>
      </w:r>
      <w:r w:rsidRPr="00336751">
        <w:tab/>
        <w:t xml:space="preserve">Promulgated in accordance with Louisiana Constitution of 1974, Article VII, Section 21.B and R.S. 47:1837. </w:t>
      </w:r>
    </w:p>
    <w:p w14:paraId="2AA71439" w14:textId="77777777" w:rsidR="00C22B44" w:rsidRPr="00336751" w:rsidRDefault="00C22B44" w:rsidP="00C22B44">
      <w:pPr>
        <w:pStyle w:val="HistoricalNote"/>
      </w:pPr>
      <w:r w:rsidRPr="00336751">
        <w:t>HISTORICAL NOTE:</w:t>
      </w:r>
      <w:r w:rsidRPr="00336751">
        <w:tab/>
        <w:t xml:space="preserve">Promulgated by the Department of Revenue, Tax Commission, LR 31:702 (March 2005). </w:t>
      </w:r>
    </w:p>
    <w:p w14:paraId="66BF930A" w14:textId="77777777" w:rsidR="00C22B44" w:rsidRPr="00336751" w:rsidRDefault="00C22B44" w:rsidP="00C22B44">
      <w:pPr>
        <w:pStyle w:val="Section"/>
      </w:pPr>
      <w:bookmarkStart w:id="1917" w:name="_Toc233690226"/>
      <w:bookmarkStart w:id="1918" w:name="_Toc234030810"/>
      <w:bookmarkStart w:id="1919" w:name="_Toc243721436"/>
      <w:bookmarkStart w:id="1920" w:name="_Toc259619683"/>
      <w:bookmarkStart w:id="1921" w:name="_Toc262718769"/>
      <w:bookmarkStart w:id="1922" w:name="_Toc275165542"/>
      <w:bookmarkStart w:id="1923" w:name="_Toc238197855"/>
      <w:r w:rsidRPr="00336751">
        <w:t>§211.</w:t>
      </w:r>
      <w:r w:rsidRPr="00336751">
        <w:tab/>
        <w:t>Industrial Exemption Properties</w:t>
      </w:r>
      <w:bookmarkEnd w:id="1917"/>
      <w:bookmarkEnd w:id="1918"/>
      <w:bookmarkEnd w:id="1919"/>
      <w:bookmarkEnd w:id="1920"/>
      <w:bookmarkEnd w:id="1921"/>
      <w:bookmarkEnd w:id="1922"/>
      <w:bookmarkEnd w:id="1923"/>
    </w:p>
    <w:p w14:paraId="5E78D9A5" w14:textId="77777777" w:rsidR="009E6F1E" w:rsidRPr="007B2525" w:rsidRDefault="00085D10" w:rsidP="009E6F1E">
      <w:pPr>
        <w:pStyle w:val="A"/>
      </w:pPr>
      <w:r>
        <w:t>A.</w:t>
      </w:r>
      <w:r>
        <w:tab/>
      </w:r>
      <w:r w:rsidR="009E6F1E" w:rsidRPr="007B2525">
        <w:t>All property of manufacturing establishments with contracts for the exemption from ad valorem taxes with the State Board of Commerce and Industry, or its successor, with the approval of the governor and administered by the Department of Economic Development (DED), shall be listed as exempt at the appropriate exempt percentage, until such time as the contract has expired or is terminated.</w:t>
      </w:r>
    </w:p>
    <w:p w14:paraId="5D42882D" w14:textId="77777777" w:rsidR="009E6F1E" w:rsidRPr="007B2525" w:rsidRDefault="009E6F1E" w:rsidP="009E6F1E">
      <w:pPr>
        <w:pStyle w:val="A"/>
      </w:pPr>
      <w:r w:rsidRPr="007B2525">
        <w:t>B.</w:t>
      </w:r>
      <w:r w:rsidRPr="007B2525">
        <w:tab/>
        <w:t>Any property of manufacturing establishments subject to a contract for the exemption from ad valorem taxes with the State Board of Commerce and Industry, or its successor, shall be assessed under a separate/unique assessment number.</w:t>
      </w:r>
    </w:p>
    <w:p w14:paraId="5C6EFC24" w14:textId="77777777" w:rsidR="009E6F1E" w:rsidRPr="007B2525" w:rsidRDefault="009E6F1E" w:rsidP="009E6F1E">
      <w:pPr>
        <w:pStyle w:val="A"/>
      </w:pPr>
      <w:r w:rsidRPr="007B2525">
        <w:t>C.</w:t>
      </w:r>
      <w:r w:rsidRPr="007B2525">
        <w:tab/>
        <w:t>Property of manufacturing establishments subject to a contract for the exemption from ad valorem taxes with the State Board of Commerce and Industry, or its successor, shall be reported on the applicable reporting forms, and must include the following information:</w:t>
      </w:r>
    </w:p>
    <w:p w14:paraId="28CBCA18" w14:textId="77777777" w:rsidR="009E6F1E" w:rsidRPr="007B2525" w:rsidRDefault="009E6F1E" w:rsidP="009E6F1E">
      <w:pPr>
        <w:pStyle w:val="1"/>
      </w:pPr>
      <w:r w:rsidRPr="007B2525">
        <w:t>1.</w:t>
      </w:r>
      <w:r w:rsidRPr="007B2525">
        <w:tab/>
        <w:t>contract number;</w:t>
      </w:r>
    </w:p>
    <w:p w14:paraId="2D14CC78" w14:textId="77777777" w:rsidR="009E6F1E" w:rsidRPr="007B2525" w:rsidRDefault="009E6F1E" w:rsidP="009E6F1E">
      <w:pPr>
        <w:pStyle w:val="1"/>
      </w:pPr>
      <w:r w:rsidRPr="007B2525">
        <w:t>2.</w:t>
      </w:r>
      <w:r w:rsidRPr="007B2525">
        <w:tab/>
        <w:t>start and end dates of the contract;</w:t>
      </w:r>
    </w:p>
    <w:p w14:paraId="11F4D197" w14:textId="77777777" w:rsidR="009E6F1E" w:rsidRPr="007B2525" w:rsidRDefault="009E6F1E" w:rsidP="009E6F1E">
      <w:pPr>
        <w:pStyle w:val="1"/>
      </w:pPr>
      <w:r w:rsidRPr="007B2525">
        <w:t>3.</w:t>
      </w:r>
      <w:r w:rsidRPr="007B2525">
        <w:tab/>
        <w:t>penalty years (if applicable);</w:t>
      </w:r>
    </w:p>
    <w:p w14:paraId="781957F5" w14:textId="77777777" w:rsidR="009E6F1E" w:rsidRPr="007B2525" w:rsidRDefault="009E6F1E" w:rsidP="009E6F1E">
      <w:pPr>
        <w:pStyle w:val="1"/>
      </w:pPr>
      <w:r w:rsidRPr="007B2525">
        <w:t>4.</w:t>
      </w:r>
      <w:r w:rsidRPr="007B2525">
        <w:tab/>
        <w:t>percent of exemption;</w:t>
      </w:r>
    </w:p>
    <w:p w14:paraId="7F50447E" w14:textId="77777777" w:rsidR="009E6F1E" w:rsidRPr="007B2525" w:rsidRDefault="009E6F1E" w:rsidP="009E6F1E">
      <w:pPr>
        <w:pStyle w:val="1"/>
      </w:pPr>
      <w:r w:rsidRPr="007B2525">
        <w:t>5.</w:t>
      </w:r>
      <w:r w:rsidRPr="007B2525">
        <w:tab/>
        <w:t>original contract amount;</w:t>
      </w:r>
    </w:p>
    <w:p w14:paraId="45608498" w14:textId="77777777" w:rsidR="009E6F1E" w:rsidRPr="007B2525" w:rsidRDefault="009E6F1E" w:rsidP="009E6F1E">
      <w:pPr>
        <w:pStyle w:val="1"/>
      </w:pPr>
      <w:r w:rsidRPr="007B2525">
        <w:t>6.</w:t>
      </w:r>
      <w:r w:rsidRPr="007B2525">
        <w:tab/>
        <w:t>revised contract amount (if applicable);</w:t>
      </w:r>
    </w:p>
    <w:p w14:paraId="22CB8793" w14:textId="77777777" w:rsidR="009E6F1E" w:rsidRPr="007B2525" w:rsidRDefault="009E6F1E" w:rsidP="009E6F1E">
      <w:pPr>
        <w:pStyle w:val="1"/>
      </w:pPr>
      <w:r w:rsidRPr="007B2525">
        <w:t>7.</w:t>
      </w:r>
      <w:r w:rsidRPr="007B2525">
        <w:tab/>
        <w:t>millages subject to exemption.</w:t>
      </w:r>
    </w:p>
    <w:p w14:paraId="751CC966" w14:textId="77777777" w:rsidR="009E6F1E" w:rsidRPr="002A758B" w:rsidRDefault="009E6F1E" w:rsidP="009E6F1E">
      <w:pPr>
        <w:pStyle w:val="A"/>
      </w:pPr>
      <w:r w:rsidRPr="002A758B">
        <w:t>D.</w:t>
      </w:r>
      <w:r w:rsidRPr="002A758B">
        <w:tab/>
        <w:t>Assessors’ offices shall review all Industrial Exemption applications and DED contracts issued to determine proper exempt status for ad valorem taxation purposes.</w:t>
      </w:r>
    </w:p>
    <w:p w14:paraId="6C673454" w14:textId="77777777" w:rsidR="009E6F1E" w:rsidRPr="002A758B" w:rsidRDefault="009E6F1E" w:rsidP="009E6F1E">
      <w:pPr>
        <w:pStyle w:val="1"/>
      </w:pPr>
      <w:r w:rsidRPr="002A758B">
        <w:t>1.</w:t>
      </w:r>
      <w:r w:rsidRPr="002A758B">
        <w:tab/>
        <w:t>If an assessor determines that any portion of an Industrial Exemption is not eligible for ad valorem tax exemption, pursuant to Article VII, Section 21(F) of the Louisiana Constitution of 1974 and rules of the Industrial Tax Exemption Program, the assessor shall informally address concerns to the DED Manager of the Industrial Tax Exemption Program. If informal communication does not satisfactorily answer the assessor’s concerns, formal notice</w:t>
      </w:r>
      <w:r>
        <w:t xml:space="preserve"> </w:t>
      </w:r>
      <w:r w:rsidRPr="002A758B">
        <w:lastRenderedPageBreak/>
        <w:t>shall immediately be submitted to DED, with written ineligibility reasons given.</w:t>
      </w:r>
    </w:p>
    <w:p w14:paraId="4E4F7878" w14:textId="77777777" w:rsidR="009E6F1E" w:rsidRPr="002A758B" w:rsidRDefault="009E6F1E" w:rsidP="009E6F1E">
      <w:pPr>
        <w:pStyle w:val="1"/>
      </w:pPr>
      <w:r w:rsidRPr="002A758B">
        <w:t>2.</w:t>
      </w:r>
      <w:r w:rsidRPr="002A758B">
        <w:tab/>
        <w:t>All contract status reports submitted to the assessors’ offices by DED and the taxpayer’s annual LAT 5-A reports shall be reviewed for accuracy. Any inaccuracies noted shall be reported, in writing, to DED immediately upon discovery.</w:t>
      </w:r>
    </w:p>
    <w:p w14:paraId="59CD7A78" w14:textId="77777777" w:rsidR="009E6F1E" w:rsidRPr="002A758B" w:rsidRDefault="009E6F1E" w:rsidP="009E6F1E">
      <w:pPr>
        <w:pStyle w:val="1"/>
      </w:pPr>
      <w:r w:rsidRPr="002A758B">
        <w:t>3.</w:t>
      </w:r>
      <w:r w:rsidRPr="002A758B">
        <w:tab/>
        <w:t>Assessors’ offices shall review and confirm contract expiration dates and immediately notify DED, in writing, of</w:t>
      </w:r>
      <w:r>
        <w:t xml:space="preserve"> </w:t>
      </w:r>
      <w:r w:rsidRPr="002A758B">
        <w:t>any disparity identified. If any exempted manufacturing business is determined to have ceased its operations (business closed) during a contracted exemption period, the assessors’ office should provide notice to DED of such cessation.</w:t>
      </w:r>
    </w:p>
    <w:p w14:paraId="3AE0367E" w14:textId="77777777" w:rsidR="009E6F1E" w:rsidRPr="002A758B" w:rsidRDefault="009E6F1E" w:rsidP="009E6F1E">
      <w:pPr>
        <w:pStyle w:val="1"/>
      </w:pPr>
      <w:r w:rsidRPr="002A758B">
        <w:t>4.</w:t>
      </w:r>
      <w:r w:rsidRPr="002A758B">
        <w:tab/>
        <w:t>Assessors are urged to obtain rules for the Industrial Tax Exemption Program available at www.lded.state.la. us/come-to-louisiana/business-resources/state-business-incentives/industrial-tax-exemption-program.aspx or by contacting DED’s Business Incentives Division.</w:t>
      </w:r>
    </w:p>
    <w:p w14:paraId="46976500" w14:textId="77777777" w:rsidR="00085D10" w:rsidRPr="00CA33DC" w:rsidRDefault="009E6F1E" w:rsidP="009E6F1E">
      <w:pPr>
        <w:pStyle w:val="A"/>
      </w:pPr>
      <w:r w:rsidRPr="002A758B">
        <w:t>5.</w:t>
      </w:r>
      <w:r w:rsidRPr="002A758B">
        <w:tab/>
        <w:t>The filing of an advance notice or application for an Industrial Exemption does not exempt property from ad valorem taxes, however, parish tax assessors shall give retroactive effect to a fully approved ITEP contract or renewal, consistent with the terms of the ITEP contract and the rules and regulations of the State Board of Commerce and Industry, and parish tax assessors shall process change order requests and/or approve refund request applications in order to give retroactive effect to such an ITEP contract or refund.</w:t>
      </w:r>
    </w:p>
    <w:p w14:paraId="390A9A0D" w14:textId="77777777" w:rsidR="00085D10" w:rsidRPr="00336751" w:rsidRDefault="00085D10" w:rsidP="00085D10">
      <w:pPr>
        <w:pStyle w:val="AuthorityNote"/>
      </w:pPr>
      <w:r w:rsidRPr="00336751">
        <w:t>AUTHORITY NOTE:</w:t>
      </w:r>
      <w:r w:rsidRPr="00336751">
        <w:tab/>
      </w:r>
      <w:r w:rsidR="009E6F1E" w:rsidRPr="007B2525">
        <w:t>Promulgated in accordance with the Louisiana Constitution of 1974, Article VII, Section 21(F), R.S. 47:1837, R.S. 47:4301, et seq.</w:t>
      </w:r>
    </w:p>
    <w:p w14:paraId="66C4B186" w14:textId="77777777" w:rsidR="00C22B44" w:rsidRPr="00336751" w:rsidRDefault="00BD3312" w:rsidP="00BD3312">
      <w:pPr>
        <w:pStyle w:val="HistoricalNote"/>
      </w:pPr>
      <w:r w:rsidRPr="00336751">
        <w:t>HISTORICAL NOTE:</w:t>
      </w:r>
      <w:r w:rsidRPr="00336751">
        <w:tab/>
        <w:t>Promulgated by the Department of Revenue, Tax Commission, LR 31:702 (March 2005),</w:t>
      </w:r>
      <w:r w:rsidR="00085D10">
        <w:t xml:space="preserve"> amended LR 32:427 (March 2006), LR 34:677 (April 2008</w:t>
      </w:r>
      <w:r w:rsidR="009E6F1E" w:rsidRPr="007B2525">
        <w:t xml:space="preserve">), </w:t>
      </w:r>
      <w:r w:rsidR="009E6F1E">
        <w:t>LR 49:1036 (June 2023).</w:t>
      </w:r>
    </w:p>
    <w:p w14:paraId="22DB427D" w14:textId="77777777" w:rsidR="00C22B44" w:rsidRPr="00336751" w:rsidRDefault="00C22B44" w:rsidP="00C22B44">
      <w:pPr>
        <w:pStyle w:val="Section"/>
      </w:pPr>
      <w:bookmarkStart w:id="1924" w:name="_Toc233690227"/>
      <w:bookmarkStart w:id="1925" w:name="_Toc234030811"/>
      <w:bookmarkStart w:id="1926" w:name="_Toc243721437"/>
      <w:bookmarkStart w:id="1927" w:name="_Toc259619684"/>
      <w:bookmarkStart w:id="1928" w:name="_Toc262718770"/>
      <w:bookmarkStart w:id="1929" w:name="_Toc275165543"/>
      <w:bookmarkStart w:id="1930" w:name="_Toc238197856"/>
      <w:r w:rsidRPr="00336751">
        <w:t>§213.</w:t>
      </w:r>
      <w:r w:rsidRPr="00336751">
        <w:tab/>
        <w:t>Assessment Policies and Procedures</w:t>
      </w:r>
      <w:bookmarkEnd w:id="1924"/>
      <w:bookmarkEnd w:id="1925"/>
      <w:bookmarkEnd w:id="1926"/>
      <w:bookmarkEnd w:id="1927"/>
      <w:bookmarkEnd w:id="1928"/>
      <w:bookmarkEnd w:id="1929"/>
      <w:bookmarkEnd w:id="1930"/>
    </w:p>
    <w:p w14:paraId="1124B713" w14:textId="77777777" w:rsidR="00F57343" w:rsidRPr="00651C8A" w:rsidRDefault="009430F0" w:rsidP="00F57343">
      <w:pPr>
        <w:pStyle w:val="A"/>
      </w:pPr>
      <w:r w:rsidRPr="00B06C94">
        <w:t>A.</w:t>
      </w:r>
      <w:r w:rsidRPr="00B06C94">
        <w:tab/>
      </w:r>
      <w:bookmarkStart w:id="1931" w:name="TOC_Chap88"/>
      <w:bookmarkStart w:id="1932" w:name="_Toc233690228"/>
      <w:bookmarkStart w:id="1933" w:name="_Toc234030812"/>
      <w:bookmarkStart w:id="1934" w:name="_Toc243721438"/>
      <w:bookmarkStart w:id="1935" w:name="_Toc259619685"/>
      <w:bookmarkStart w:id="1936" w:name="_Toc262718771"/>
      <w:bookmarkStart w:id="1937" w:name="_Toc275165544"/>
      <w:r w:rsidR="00F57343" w:rsidRPr="00651C8A">
        <w:t xml:space="preserve">All property within the state of Louisiana shall be assessed at a percentage of Fair Market Value or Use Value, as the law provides, and </w:t>
      </w:r>
      <w:r w:rsidR="00F57343" w:rsidRPr="00992D56">
        <w:t>either</w:t>
      </w:r>
      <w:r w:rsidR="00F57343" w:rsidRPr="00651C8A">
        <w:t xml:space="preserve"> placed on the regular tax rolls, exempt rolls, or adjudicated tax rolls. Assessors shall value property at Fair Market Value and then assessed valuations shall be based upon the percentage classification requirements of the Louisiana Constitution, Article VII, Section 18(B).</w:t>
      </w:r>
    </w:p>
    <w:p w14:paraId="4890116B" w14:textId="77777777" w:rsidR="00F57343" w:rsidRPr="00651C8A" w:rsidRDefault="00F57343" w:rsidP="00F57343">
      <w:pPr>
        <w:pStyle w:val="A"/>
      </w:pPr>
      <w:r w:rsidRPr="00651C8A">
        <w:t>B.</w:t>
      </w:r>
      <w:r w:rsidRPr="00651C8A">
        <w:tab/>
        <w:t>All property shall be appraised and valued in accordance with the Constitution at intervals of not more than four years. This quadrennial cycle reappraisal date is determined by the Louisiana Tax Commission.</w:t>
      </w:r>
    </w:p>
    <w:p w14:paraId="59F91494" w14:textId="77777777" w:rsidR="00F57343" w:rsidRPr="00651C8A" w:rsidRDefault="00F57343" w:rsidP="00F57343">
      <w:pPr>
        <w:pStyle w:val="A"/>
      </w:pPr>
      <w:r w:rsidRPr="00651C8A">
        <w:t>C.</w:t>
      </w:r>
      <w:r w:rsidRPr="00651C8A">
        <w:tab/>
        <w:t>“Sales chasing” and “sales listing chasing” is expressly prohibited, “Sales chasing” is the procedure by which an individual property assessment is based solely upon the price the property sold for. “Sales listing chasing” is the procedure by which and individual property assessment is based solely upon the listed sales price of the property.</w:t>
      </w:r>
    </w:p>
    <w:p w14:paraId="43976262" w14:textId="77777777" w:rsidR="00F57343" w:rsidRPr="00651C8A" w:rsidRDefault="00F57343" w:rsidP="00F57343">
      <w:pPr>
        <w:pStyle w:val="A"/>
      </w:pPr>
      <w:r w:rsidRPr="00651C8A">
        <w:t>D.</w:t>
      </w:r>
      <w:r w:rsidRPr="00651C8A">
        <w:tab/>
        <w:t xml:space="preserve">The assessors shall submit applicable reporting forms to all taxpayers located within their parish, whether taxable or exempt, to ensure equity and uniformity in the assessment and valuation of all properties utilizing proper reporting data. Reporting form should include the items outlined in Section </w:t>
      </w:r>
      <w:r w:rsidRPr="00651C8A">
        <w:t>211.C. for property subject to an ITEP contract. If a taxpayer fails to report or files a false report, the assessors should apply those penalties provided for in state law.</w:t>
      </w:r>
    </w:p>
    <w:p w14:paraId="21A623AB" w14:textId="77777777" w:rsidR="00F57343" w:rsidRPr="00651C8A" w:rsidRDefault="00F57343" w:rsidP="00F57343">
      <w:pPr>
        <w:pStyle w:val="A"/>
      </w:pPr>
      <w:r w:rsidRPr="00651C8A">
        <w:t>E.</w:t>
      </w:r>
      <w:r w:rsidRPr="00651C8A">
        <w:tab/>
        <w:t>Any publicly available information and data, including market sales, cost, and income data, is deemed to have been presented to the assessor prior to the deadline for filing a complaint with the Board of Review provided for in R.S. 47:1992. Such information includes, but is not limited to:</w:t>
      </w:r>
    </w:p>
    <w:p w14:paraId="7DB31755" w14:textId="77777777" w:rsidR="00F57343" w:rsidRPr="00651C8A" w:rsidRDefault="00F57343" w:rsidP="00F57343">
      <w:pPr>
        <w:pStyle w:val="1"/>
      </w:pPr>
      <w:r w:rsidRPr="00651C8A">
        <w:t>1.</w:t>
      </w:r>
      <w:r w:rsidRPr="00651C8A">
        <w:tab/>
      </w:r>
      <w:r>
        <w:t>a</w:t>
      </w:r>
      <w:r w:rsidRPr="00651C8A">
        <w:t>erial or other photography</w:t>
      </w:r>
      <w:r>
        <w:t>;</w:t>
      </w:r>
    </w:p>
    <w:p w14:paraId="5A930B44" w14:textId="77777777" w:rsidR="00F57343" w:rsidRPr="00651C8A" w:rsidRDefault="00F57343" w:rsidP="00F57343">
      <w:pPr>
        <w:pStyle w:val="1"/>
      </w:pPr>
      <w:bookmarkStart w:id="1938" w:name="_Hlk215836336"/>
      <w:r w:rsidRPr="00651C8A">
        <w:t>2.</w:t>
      </w:r>
      <w:r w:rsidRPr="00651C8A">
        <w:tab/>
      </w:r>
      <w:r>
        <w:t>a</w:t>
      </w:r>
      <w:r w:rsidRPr="00651C8A">
        <w:t xml:space="preserve">ny Louisiana public record, </w:t>
      </w:r>
      <w:r w:rsidRPr="00992D56">
        <w:t>including those of</w:t>
      </w:r>
      <w:r w:rsidRPr="00651C8A">
        <w:t xml:space="preserve"> the Clerks of Court or other political subdivisions, including but not limited to building permits, conveyance records, </w:t>
      </w:r>
      <w:r w:rsidRPr="00F317F5">
        <w:t>cit</w:t>
      </w:r>
      <w:r>
        <w:t>y</w:t>
      </w:r>
      <w:r w:rsidRPr="00651C8A">
        <w:t xml:space="preserve"> directories, occupancy permits, or demolition permits, and the Department of Natural Resources, including but not limited to data from the Strategic Online Natural Resource Information System (SONRUS)</w:t>
      </w:r>
      <w:r>
        <w:t>;</w:t>
      </w:r>
    </w:p>
    <w:bookmarkEnd w:id="1938"/>
    <w:p w14:paraId="5624256A" w14:textId="77777777" w:rsidR="00F57343" w:rsidRPr="00651C8A" w:rsidRDefault="00F57343" w:rsidP="00F57343">
      <w:pPr>
        <w:pStyle w:val="1"/>
      </w:pPr>
      <w:r w:rsidRPr="00651C8A">
        <w:t>3.</w:t>
      </w:r>
      <w:r w:rsidRPr="00651C8A">
        <w:tab/>
        <w:t>CAMA and/or mapping records</w:t>
      </w:r>
      <w:r>
        <w:t>;</w:t>
      </w:r>
    </w:p>
    <w:p w14:paraId="43BC3B0F" w14:textId="77777777" w:rsidR="00F57343" w:rsidRPr="00651C8A" w:rsidRDefault="00F57343" w:rsidP="00F57343">
      <w:pPr>
        <w:pStyle w:val="1"/>
      </w:pPr>
      <w:r w:rsidRPr="00651C8A">
        <w:t>4.</w:t>
      </w:r>
      <w:r w:rsidRPr="00651C8A">
        <w:tab/>
      </w:r>
      <w:r>
        <w:t>p</w:t>
      </w:r>
      <w:r w:rsidRPr="00651C8A">
        <w:t>ublic records</w:t>
      </w:r>
      <w:r>
        <w:t>;</w:t>
      </w:r>
    </w:p>
    <w:p w14:paraId="27328957" w14:textId="77777777" w:rsidR="00F57343" w:rsidRPr="00651C8A" w:rsidRDefault="00F57343" w:rsidP="00F57343">
      <w:pPr>
        <w:pStyle w:val="1"/>
      </w:pPr>
      <w:r w:rsidRPr="00651C8A">
        <w:t>5.</w:t>
      </w:r>
      <w:r w:rsidRPr="00651C8A">
        <w:tab/>
      </w:r>
      <w:r>
        <w:t>l</w:t>
      </w:r>
      <w:r w:rsidRPr="00651C8A">
        <w:t>egal news publications</w:t>
      </w:r>
      <w:r>
        <w:t>;</w:t>
      </w:r>
    </w:p>
    <w:p w14:paraId="58CB8EBE" w14:textId="77777777" w:rsidR="00F57343" w:rsidRPr="00651C8A" w:rsidRDefault="00F57343" w:rsidP="00F57343">
      <w:pPr>
        <w:pStyle w:val="1"/>
      </w:pPr>
      <w:r w:rsidRPr="00651C8A">
        <w:t>6.</w:t>
      </w:r>
      <w:r w:rsidRPr="00651C8A">
        <w:tab/>
      </w:r>
      <w:r>
        <w:t>n</w:t>
      </w:r>
      <w:r w:rsidRPr="00651C8A">
        <w:t>ewspaper publication</w:t>
      </w:r>
      <w:r>
        <w:t>;</w:t>
      </w:r>
    </w:p>
    <w:p w14:paraId="142FFB73" w14:textId="77777777" w:rsidR="00F57343" w:rsidRPr="00651C8A" w:rsidRDefault="00F57343" w:rsidP="00F57343">
      <w:pPr>
        <w:pStyle w:val="1"/>
      </w:pPr>
      <w:r w:rsidRPr="00651C8A">
        <w:t>7.</w:t>
      </w:r>
      <w:r w:rsidRPr="00651C8A">
        <w:tab/>
        <w:t>911 Emergency Response System records</w:t>
      </w:r>
      <w:r>
        <w:t>;</w:t>
      </w:r>
    </w:p>
    <w:p w14:paraId="0FCE17E3" w14:textId="77777777" w:rsidR="00F57343" w:rsidRPr="00651C8A" w:rsidRDefault="00F57343" w:rsidP="00F57343">
      <w:pPr>
        <w:pStyle w:val="1"/>
      </w:pPr>
      <w:r w:rsidRPr="00651C8A">
        <w:t>8.</w:t>
      </w:r>
      <w:r w:rsidRPr="00651C8A">
        <w:tab/>
      </w:r>
      <w:r>
        <w:t>o</w:t>
      </w:r>
      <w:r w:rsidRPr="00651C8A">
        <w:t>ccupational licenses</w:t>
      </w:r>
      <w:r>
        <w:t>;</w:t>
      </w:r>
    </w:p>
    <w:p w14:paraId="70772046" w14:textId="77777777" w:rsidR="00F57343" w:rsidRPr="00651C8A" w:rsidRDefault="00F57343" w:rsidP="00F57343">
      <w:pPr>
        <w:pStyle w:val="1"/>
      </w:pPr>
      <w:r w:rsidRPr="00651C8A">
        <w:t>9.</w:t>
      </w:r>
      <w:r w:rsidRPr="00651C8A">
        <w:tab/>
      </w:r>
      <w:r>
        <w:t>o</w:t>
      </w:r>
      <w:r w:rsidRPr="00651C8A">
        <w:t>ccupancy permits</w:t>
      </w:r>
      <w:r>
        <w:t>;</w:t>
      </w:r>
    </w:p>
    <w:p w14:paraId="251E2234" w14:textId="77777777" w:rsidR="00F57343" w:rsidRPr="00651C8A" w:rsidRDefault="00F57343" w:rsidP="00F57343">
      <w:pPr>
        <w:pStyle w:val="1"/>
      </w:pPr>
      <w:r w:rsidRPr="00651C8A">
        <w:t>10.</w:t>
      </w:r>
      <w:r w:rsidRPr="00651C8A">
        <w:tab/>
      </w:r>
      <w:r>
        <w:t>p</w:t>
      </w:r>
      <w:r w:rsidRPr="00651C8A">
        <w:t>hysical inspections</w:t>
      </w:r>
      <w:r>
        <w:t>;</w:t>
      </w:r>
    </w:p>
    <w:p w14:paraId="1012F9A3" w14:textId="77777777" w:rsidR="00F57343" w:rsidRPr="00651C8A" w:rsidRDefault="00F57343" w:rsidP="00F57343">
      <w:pPr>
        <w:pStyle w:val="1"/>
      </w:pPr>
      <w:r w:rsidRPr="00651C8A">
        <w:t>11.</w:t>
      </w:r>
      <w:r w:rsidRPr="00651C8A">
        <w:tab/>
      </w:r>
      <w:r>
        <w:t>p</w:t>
      </w:r>
      <w:r w:rsidRPr="00651C8A">
        <w:t>ublicly available sales data, including but not limited to multiple listings reports (e.g. Multiple Listing Service and DeedFax)</w:t>
      </w:r>
      <w:r>
        <w:t>;</w:t>
      </w:r>
    </w:p>
    <w:p w14:paraId="42FFA666" w14:textId="77777777" w:rsidR="00F57343" w:rsidRPr="00651C8A" w:rsidRDefault="00F57343" w:rsidP="00F57343">
      <w:pPr>
        <w:pStyle w:val="1"/>
      </w:pPr>
      <w:r w:rsidRPr="00651C8A">
        <w:t>12.</w:t>
      </w:r>
      <w:r w:rsidRPr="00651C8A">
        <w:tab/>
      </w:r>
      <w:r>
        <w:t>u</w:t>
      </w:r>
      <w:r w:rsidRPr="00651C8A">
        <w:t>tility records</w:t>
      </w:r>
      <w:r>
        <w:t>;</w:t>
      </w:r>
    </w:p>
    <w:p w14:paraId="649F7C22" w14:textId="77777777" w:rsidR="00F57343" w:rsidRPr="00651C8A" w:rsidRDefault="00F57343" w:rsidP="00F57343">
      <w:pPr>
        <w:pStyle w:val="1"/>
      </w:pPr>
      <w:r w:rsidRPr="00651C8A">
        <w:t>13.</w:t>
      </w:r>
      <w:r w:rsidRPr="00651C8A">
        <w:tab/>
      </w:r>
      <w:r>
        <w:t>v</w:t>
      </w:r>
      <w:r w:rsidRPr="00651C8A">
        <w:t>oter registrations</w:t>
      </w:r>
      <w:r>
        <w:t>;</w:t>
      </w:r>
    </w:p>
    <w:p w14:paraId="5569FF77" w14:textId="77777777" w:rsidR="00F57343" w:rsidRDefault="00F57343" w:rsidP="00F57343">
      <w:pPr>
        <w:pStyle w:val="1"/>
      </w:pPr>
      <w:r w:rsidRPr="00651C8A">
        <w:t>14.</w:t>
      </w:r>
      <w:r w:rsidRPr="00651C8A">
        <w:tab/>
      </w:r>
      <w:r>
        <w:t>c</w:t>
      </w:r>
      <w:r w:rsidRPr="00651C8A">
        <w:t>ost data or cost guides and their related sources, including but not limited to N.A.D.A., Manufactured Housing Appraisal Guide and Marshall and Swift Cost Manual</w:t>
      </w:r>
      <w:r>
        <w:t>;</w:t>
      </w:r>
    </w:p>
    <w:p w14:paraId="5E7A4D46" w14:textId="77777777" w:rsidR="00F57343" w:rsidRPr="00651C8A" w:rsidRDefault="00F57343" w:rsidP="00F57343">
      <w:pPr>
        <w:pStyle w:val="1"/>
      </w:pPr>
      <w:r w:rsidRPr="00651C8A">
        <w:t>15.</w:t>
      </w:r>
      <w:r w:rsidRPr="00651C8A">
        <w:tab/>
      </w:r>
      <w:r>
        <w:t>p</w:t>
      </w:r>
      <w:r w:rsidRPr="00651C8A">
        <w:t>ublicly available income data or income guides and their related sources, including but not limited to reports from the National Apartment Association, Trends reports, the HOST Almanac, and Multiple Listing Service.</w:t>
      </w:r>
    </w:p>
    <w:p w14:paraId="14F3567E" w14:textId="77777777" w:rsidR="00F57343" w:rsidRPr="00651C8A" w:rsidRDefault="00F57343" w:rsidP="00F57343">
      <w:pPr>
        <w:pStyle w:val="A"/>
      </w:pPr>
      <w:r w:rsidRPr="00651C8A">
        <w:t>F.</w:t>
      </w:r>
      <w:r w:rsidRPr="00651C8A">
        <w:tab/>
        <w:t>The LTC recommends that the assessor preserve a copy of all documents and written communication submitted by a taxpayer and shall maintain an individual file for each assessment/taxpayer for at least four years and shall record the date each document was received. In addition to a copy of any documents, the LTC recommends that the assessor also maintain a log of all non-written communication from a taxpayer, including the date of the communication, a brief summary of the communication, and the name and contact information of the persons privy to the communication, which shall be maintained in the individual file for such assessment/taxpayer. Such documents, written communication, and log of non-written communication shall be confidential and not available to the public.</w:t>
      </w:r>
    </w:p>
    <w:p w14:paraId="5649CE01" w14:textId="77777777" w:rsidR="00F57343" w:rsidRPr="00651C8A" w:rsidRDefault="00F57343" w:rsidP="00F57343">
      <w:pPr>
        <w:pStyle w:val="A"/>
      </w:pPr>
      <w:r w:rsidRPr="00651C8A">
        <w:lastRenderedPageBreak/>
        <w:t>G.</w:t>
      </w:r>
      <w:r w:rsidRPr="00651C8A">
        <w:tab/>
        <w:t>When performing a valuation of any affordable rental housing property, the assessor shall not consider any of the following in determining fair market value:</w:t>
      </w:r>
    </w:p>
    <w:p w14:paraId="6870D8F9" w14:textId="77777777" w:rsidR="00F57343" w:rsidRPr="00651C8A" w:rsidRDefault="00F57343" w:rsidP="00F57343">
      <w:pPr>
        <w:pStyle w:val="1"/>
      </w:pPr>
      <w:r w:rsidRPr="00651C8A">
        <w:t>1.</w:t>
      </w:r>
      <w:r w:rsidRPr="00651C8A">
        <w:tab/>
        <w:t>Income tax credits available to the property under Section 42 of the Internal Revenue Code.</w:t>
      </w:r>
    </w:p>
    <w:p w14:paraId="4C40B5C7" w14:textId="77777777" w:rsidR="00F57343" w:rsidRPr="00651C8A" w:rsidRDefault="00F57343" w:rsidP="00F57343">
      <w:pPr>
        <w:pStyle w:val="1"/>
      </w:pPr>
      <w:r w:rsidRPr="00651C8A">
        <w:t>2.</w:t>
      </w:r>
      <w:r w:rsidRPr="00651C8A">
        <w:tab/>
        <w:t>Below-market interest rate on financing obtained under the Home Investment Partnership Program under the Cranston-Gonzales National Affordable Housing Act, or the Federal Home Loan Bank Affordable Housing Program established pursuant to the Financial Institution Reform, Recovery, and Enforcement Act of 1989.</w:t>
      </w:r>
    </w:p>
    <w:p w14:paraId="698A6DA7" w14:textId="77777777" w:rsidR="00F57343" w:rsidRPr="00651C8A" w:rsidRDefault="00F57343" w:rsidP="00F57343">
      <w:pPr>
        <w:pStyle w:val="1"/>
      </w:pPr>
      <w:r w:rsidRPr="00651C8A">
        <w:t>3.</w:t>
      </w:r>
      <w:r w:rsidRPr="00651C8A">
        <w:tab/>
        <w:t>Any other federal, state, or similar program intended to provide or finance affordable rental housing to persons of low or moderate income and requiring restricted occupancy and rental rates based on the income of the persons occupying such housing.</w:t>
      </w:r>
    </w:p>
    <w:p w14:paraId="7E9DA21D" w14:textId="77777777" w:rsidR="00F57343" w:rsidRPr="00651C8A" w:rsidRDefault="00F57343" w:rsidP="00F57343">
      <w:pPr>
        <w:pStyle w:val="A"/>
      </w:pPr>
      <w:r w:rsidRPr="00651C8A">
        <w:t>H.</w:t>
      </w:r>
      <w:r w:rsidRPr="00651C8A">
        <w:tab/>
        <w:t>The fair market value of real property determined by the commission in connection with a review of the correctness of an assessment under R.S. 47:1989</w:t>
      </w:r>
      <w:r>
        <w:t xml:space="preserve"> </w:t>
      </w:r>
      <w:r w:rsidRPr="00651C8A">
        <w:t>shall be utilized by the assessor for assessment purposes in the subsequent tax years until reappraisal in a future mandated reappraisal year, unless ther</w:t>
      </w:r>
      <w:r>
        <w:t>e</w:t>
      </w:r>
      <w:r w:rsidRPr="00651C8A">
        <w:t xml:space="preserve"> has been a change in the physical condition of the property that would justify reappraisal or a change in value. Nothing in this subparagraph shall be interpreted or applied to limit an assesso</w:t>
      </w:r>
      <w:r>
        <w:t>r</w:t>
      </w:r>
      <w:r w:rsidRPr="00651C8A">
        <w:t>’s ability or obligation to reduce an assessment due to a change in the condition of the property or under R.S. 47:1978 or R.S. 47:1978.1.</w:t>
      </w:r>
    </w:p>
    <w:p w14:paraId="00613BCF" w14:textId="77777777" w:rsidR="00F57343" w:rsidRPr="00651C8A" w:rsidRDefault="00F57343" w:rsidP="00F57343">
      <w:pPr>
        <w:pStyle w:val="LACNote"/>
      </w:pPr>
      <w:r w:rsidRPr="00651C8A">
        <w:t>NOTE: Also see, Chapter 1, §111.D. thru D.3. and Chapter 3, §303.C.4. thru C.4.c.</w:t>
      </w:r>
    </w:p>
    <w:p w14:paraId="2D401EAF" w14:textId="77777777" w:rsidR="00F57343" w:rsidRPr="00651C8A" w:rsidRDefault="00F57343" w:rsidP="00F57343">
      <w:pPr>
        <w:pStyle w:val="AuthorityNote"/>
      </w:pPr>
      <w:r w:rsidRPr="00651C8A">
        <w:t>AUTHORITY NOTE:</w:t>
      </w:r>
      <w:r w:rsidRPr="00651C8A">
        <w:tab/>
        <w:t>Promulgated in accordance with the Louisiana Constitution of 1974, Article VII, Section 18, et seq., R.S. 47:1703, R.S. 47:1703.1, R.S.47:1703.C., R.S. 47:1837, R.S. 47:1951, et seq., R.S. 47:1952, R.S. 47:1953, R.S. 47:1955, R.S. 47:1956, R.S. 47:1957, R.S. 47:1959, R.S. 47:1961, R.S. 47:1971, R.S. 47:1972, R.S. 47:2306, R.S. 47:2323, R.S. 47:2324, R.S. 47:2325, R.S. 47:2329, R.S. 47:2330, and R.S. 47:2331.</w:t>
      </w:r>
    </w:p>
    <w:p w14:paraId="7C7434BD" w14:textId="77777777" w:rsidR="00F57343" w:rsidRDefault="00F57343" w:rsidP="00F57343">
      <w:pPr>
        <w:pStyle w:val="HistoricalNote"/>
      </w:pPr>
      <w:r w:rsidRPr="00651C8A">
        <w:t>HISTORICAL NOTE:</w:t>
      </w:r>
      <w:r w:rsidRPr="00651C8A">
        <w:tab/>
        <w:t>Promulgated by the Department of Revenue, Tax Commission, LR 31:703 (March 2005), LR 34:678 (March 2008), amended by the Office of the Governor, Division of Administration, Tax Commission, LR 43:649 (April 2017), LR 46:560 (April 2020), LR 48:1519 (June 2022), LR 49:1037 (June 2023)</w:t>
      </w:r>
      <w:r>
        <w:t>, LR 52:954 (June 2026).</w:t>
      </w:r>
    </w:p>
    <w:p w14:paraId="653033B9" w14:textId="7D95F20F" w:rsidR="000A70F9" w:rsidRDefault="000A70F9" w:rsidP="00F57343">
      <w:pPr>
        <w:pStyle w:val="Chapter"/>
      </w:pPr>
      <w:bookmarkStart w:id="1939" w:name="_Toc238197857"/>
      <w:r>
        <w:t>Chapter 3.</w:t>
      </w:r>
      <w:bookmarkEnd w:id="1931"/>
      <w:r w:rsidR="009063FA">
        <w:tab/>
      </w:r>
      <w:bookmarkStart w:id="1940" w:name="TOCT_Chap168"/>
      <w:bookmarkStart w:id="1941" w:name="TOCT_Chap133"/>
      <w:bookmarkStart w:id="1942" w:name="TOCT_Chap75"/>
      <w:bookmarkStart w:id="1943" w:name="TOCT_Chap88"/>
      <w:r>
        <w:t>Real and Personal Property</w:t>
      </w:r>
      <w:bookmarkEnd w:id="1932"/>
      <w:bookmarkEnd w:id="1933"/>
      <w:bookmarkEnd w:id="1934"/>
      <w:bookmarkEnd w:id="1935"/>
      <w:bookmarkEnd w:id="1936"/>
      <w:bookmarkEnd w:id="1937"/>
      <w:bookmarkEnd w:id="1939"/>
      <w:bookmarkEnd w:id="1940"/>
      <w:bookmarkEnd w:id="1941"/>
      <w:bookmarkEnd w:id="1942"/>
      <w:bookmarkEnd w:id="1943"/>
    </w:p>
    <w:p w14:paraId="053D1F25" w14:textId="77777777" w:rsidR="000A70F9" w:rsidRDefault="000A70F9">
      <w:pPr>
        <w:pStyle w:val="Section"/>
      </w:pPr>
      <w:bookmarkStart w:id="1944" w:name="_Toc233690229"/>
      <w:bookmarkStart w:id="1945" w:name="_Toc234030813"/>
      <w:bookmarkStart w:id="1946" w:name="_Toc243721439"/>
      <w:bookmarkStart w:id="1947" w:name="_Toc259619686"/>
      <w:bookmarkStart w:id="1948" w:name="_Toc262718772"/>
      <w:bookmarkStart w:id="1949" w:name="_Toc275165545"/>
      <w:bookmarkStart w:id="1950" w:name="_Toc238197858"/>
      <w:r>
        <w:t>§301.</w:t>
      </w:r>
      <w:r>
        <w:tab/>
        <w:t>Definitions</w:t>
      </w:r>
      <w:bookmarkEnd w:id="1944"/>
      <w:bookmarkEnd w:id="1945"/>
      <w:bookmarkEnd w:id="1946"/>
      <w:bookmarkEnd w:id="1947"/>
      <w:bookmarkEnd w:id="1948"/>
      <w:bookmarkEnd w:id="1949"/>
      <w:bookmarkEnd w:id="1950"/>
    </w:p>
    <w:p w14:paraId="14E0873D" w14:textId="77777777" w:rsidR="00AA16CD" w:rsidRPr="00D43BA5" w:rsidRDefault="00AA16CD" w:rsidP="00AA16CD">
      <w:pPr>
        <w:pStyle w:val="A"/>
      </w:pPr>
      <w:r w:rsidRPr="00D43BA5">
        <w:rPr>
          <w:i/>
        </w:rPr>
        <w:t>Composite Multiplier</w:t>
      </w:r>
      <w:r w:rsidRPr="00D43BA5">
        <w:sym w:font="Symbol" w:char="F0BE"/>
      </w:r>
      <w:r w:rsidRPr="00D43BA5">
        <w:t>a factor obtained by multiplying the cost index for the base year times percent good.</w:t>
      </w:r>
    </w:p>
    <w:p w14:paraId="04B0FCDD" w14:textId="77777777" w:rsidR="00AA16CD" w:rsidRPr="00D43BA5" w:rsidRDefault="00AA16CD" w:rsidP="00AA16CD">
      <w:pPr>
        <w:pStyle w:val="A"/>
      </w:pPr>
      <w:r w:rsidRPr="00D43BA5">
        <w:rPr>
          <w:i/>
        </w:rPr>
        <w:t>Depreciation</w:t>
      </w:r>
      <w:r w:rsidRPr="00D43BA5">
        <w:sym w:font="Symbol" w:char="F0BE"/>
      </w:r>
      <w:r w:rsidRPr="00D43BA5">
        <w:t>loss in value of an object, relative to its replacement cost new, reproduction cost new, or original cost, whatever the cause of the loss in value.</w:t>
      </w:r>
      <w:r>
        <w:t xml:space="preserve"> </w:t>
      </w:r>
      <w:r w:rsidRPr="00D43BA5">
        <w:t>Depreciation is sometimes subdivided into three types: physical deterioration (wear and tear), functional obsolescence (suboptimal design in light of current technologies or tastes), and economic obsolescence (poor location or radically diminished demand for the product.</w:t>
      </w:r>
    </w:p>
    <w:p w14:paraId="14E16BA0" w14:textId="77777777" w:rsidR="00AA16CD" w:rsidRPr="00D43BA5" w:rsidRDefault="00AA16CD" w:rsidP="00AA16CD">
      <w:pPr>
        <w:pStyle w:val="A"/>
      </w:pPr>
      <w:r w:rsidRPr="00D43BA5">
        <w:rPr>
          <w:i/>
        </w:rPr>
        <w:t>Economic Life</w:t>
      </w:r>
      <w:r w:rsidRPr="00D43BA5">
        <w:sym w:font="Symbol" w:char="F0BE"/>
      </w:r>
      <w:r w:rsidRPr="00D43BA5">
        <w:t>the normal useful life of the property as experienced by a particular business or industry.</w:t>
      </w:r>
    </w:p>
    <w:p w14:paraId="26EA9B97" w14:textId="77777777" w:rsidR="00AA16CD" w:rsidRPr="00D43BA5" w:rsidRDefault="00AA16CD" w:rsidP="00AA16CD">
      <w:pPr>
        <w:pStyle w:val="A"/>
      </w:pPr>
      <w:r w:rsidRPr="00D43BA5">
        <w:rPr>
          <w:i/>
        </w:rPr>
        <w:t>External (Economic) Obsolescence</w:t>
      </w:r>
      <w:r w:rsidRPr="00D43BA5">
        <w:sym w:font="Symbol" w:char="F0BE"/>
      </w:r>
      <w:r w:rsidRPr="00D43BA5">
        <w:t>the loss of appraisal value (relative to the cost of replacing a property with property of equal utility) resulting from causes outside the property that suffers the loss.</w:t>
      </w:r>
      <w:r>
        <w:t xml:space="preserve"> </w:t>
      </w:r>
      <w:r w:rsidRPr="00D43BA5">
        <w:t>Usually locational in nature in the depreciation of real estate, it is more commonly marketwide in personal property, and is generally considered to be economically infeasible to cure.</w:t>
      </w:r>
    </w:p>
    <w:p w14:paraId="115FA7C1" w14:textId="77777777" w:rsidR="00AA16CD" w:rsidRPr="00D43BA5" w:rsidRDefault="00AA16CD" w:rsidP="00AA16CD">
      <w:pPr>
        <w:pStyle w:val="A"/>
      </w:pPr>
      <w:r w:rsidRPr="00D43BA5">
        <w:rPr>
          <w:i/>
        </w:rPr>
        <w:t>Effective Age of a Property</w:t>
      </w:r>
      <w:r w:rsidRPr="00D43BA5">
        <w:sym w:font="Symbol" w:char="F0BE"/>
      </w:r>
      <w:r w:rsidRPr="00D43BA5">
        <w:t>its age compared with other properties performing like functions. It is the actual age less the age which has been taken off by face-lifting, structural reconstruction, removal of functional inadequacies, modernization of equipment, etc. It is an age which reflects a true remaining life for the property, taking into account the typical life expectancy of buildings or equipment of its class and usage. It is a matter of judgment, taking all factors into consideration.</w:t>
      </w:r>
    </w:p>
    <w:p w14:paraId="1DB35DEC" w14:textId="77777777" w:rsidR="00AA16CD" w:rsidRPr="00D43BA5" w:rsidRDefault="00AA16CD" w:rsidP="00AA16CD">
      <w:pPr>
        <w:pStyle w:val="A"/>
      </w:pPr>
      <w:r w:rsidRPr="00D43BA5">
        <w:rPr>
          <w:i/>
        </w:rPr>
        <w:t>Extended Life Expectancy</w:t>
      </w:r>
      <w:r w:rsidRPr="00D43BA5">
        <w:sym w:font="Symbol" w:char="F0BE"/>
      </w:r>
      <w:r w:rsidRPr="00D43BA5">
        <w:t>the increased life expectancy due to seasoning and proven ability to exist. Just as a person will have a total normal life expectancy at birth which increases as he grows older, so it is with structures and equipment.</w:t>
      </w:r>
    </w:p>
    <w:p w14:paraId="0526F32A" w14:textId="77777777" w:rsidR="00AA16CD" w:rsidRPr="00D43BA5" w:rsidRDefault="00AA16CD" w:rsidP="00AA16CD">
      <w:pPr>
        <w:pStyle w:val="A"/>
      </w:pPr>
      <w:r w:rsidRPr="00D43BA5">
        <w:rPr>
          <w:i/>
        </w:rPr>
        <w:t>Fair Market Value</w:t>
      </w:r>
      <w:r w:rsidRPr="00D43BA5">
        <w:sym w:font="Symbol" w:char="F0BE"/>
      </w:r>
      <w:r w:rsidRPr="00D43BA5">
        <w:t>the price for property which would be agreed upon between a willing and informed buyer and a willing and informed seller under usual and ordinary circumstances; it shall be the highest price estimated in terms of money which property will bring if exposed for sale on the open market with reasonable time allowed to find a purchaser who is buying with knowledge of all the uses and purposes to which the property is best adopted and for which it can be legally used.</w:t>
      </w:r>
    </w:p>
    <w:p w14:paraId="424B5039" w14:textId="77777777" w:rsidR="00AA16CD" w:rsidRPr="00D43BA5" w:rsidRDefault="00AA16CD" w:rsidP="00AA16CD">
      <w:pPr>
        <w:pStyle w:val="A"/>
      </w:pPr>
      <w:r w:rsidRPr="00D43BA5">
        <w:rPr>
          <w:i/>
        </w:rPr>
        <w:t>Functional Obsolescence</w:t>
      </w:r>
      <w:r w:rsidRPr="00D43BA5">
        <w:sym w:font="Symbol" w:char="F0BE"/>
      </w:r>
      <w:r w:rsidRPr="00D43BA5">
        <w:t>loss in value due to lack of utility or desirability of part or all the property, inherent to the improvement or equipment. Thus a new structure or piece of equipment may suffer functional obsolescence.</w:t>
      </w:r>
    </w:p>
    <w:p w14:paraId="5E517CDD" w14:textId="77777777" w:rsidR="00AA16CD" w:rsidRPr="00D43BA5" w:rsidRDefault="00AA16CD" w:rsidP="00AA16CD">
      <w:pPr>
        <w:pStyle w:val="A"/>
      </w:pPr>
      <w:r w:rsidRPr="00D43BA5">
        <w:rPr>
          <w:i/>
        </w:rPr>
        <w:t>Inventory</w:t>
      </w:r>
      <w:r w:rsidRPr="00D43BA5">
        <w:sym w:font="Symbol" w:char="F0BE"/>
      </w:r>
      <w:r w:rsidRPr="00D43BA5">
        <w:t>raw materials, work in process, finished goods or supplies.</w:t>
      </w:r>
    </w:p>
    <w:p w14:paraId="7730022C" w14:textId="77777777" w:rsidR="00AA16CD" w:rsidRPr="00D43BA5" w:rsidRDefault="00AA16CD" w:rsidP="00AA16CD">
      <w:pPr>
        <w:pStyle w:val="A"/>
      </w:pPr>
      <w:r w:rsidRPr="00D43BA5">
        <w:rPr>
          <w:i/>
        </w:rPr>
        <w:t>Non-Operating</w:t>
      </w:r>
      <w:r w:rsidRPr="00D43BA5">
        <w:t xml:space="preserve"> or </w:t>
      </w:r>
      <w:r w:rsidRPr="00D43BA5">
        <w:rPr>
          <w:i/>
        </w:rPr>
        <w:t>Non-Utility Property</w:t>
      </w:r>
      <w:r w:rsidRPr="00D43BA5">
        <w:t>―property owned by a public service company used for purposes other than the normal operation of that public service company. See §2901 for further details.</w:t>
      </w:r>
    </w:p>
    <w:p w14:paraId="07D054AA" w14:textId="77777777" w:rsidR="00AA16CD" w:rsidRPr="00D43BA5" w:rsidRDefault="00AA16CD" w:rsidP="00AA16CD">
      <w:pPr>
        <w:pStyle w:val="A"/>
      </w:pPr>
      <w:r w:rsidRPr="00D43BA5">
        <w:rPr>
          <w:i/>
        </w:rPr>
        <w:t>Obsolescence</w:t>
      </w:r>
      <w:r w:rsidRPr="00D43BA5">
        <w:sym w:font="Symbol" w:char="F0BE"/>
      </w:r>
      <w:r w:rsidRPr="00D43BA5">
        <w:t>a decrease in the value of a property occasioned solely by shifts in demand from properties of this type to other types of property and/or to personal services.</w:t>
      </w:r>
      <w:r>
        <w:t xml:space="preserve"> </w:t>
      </w:r>
      <w:r w:rsidRPr="00D43BA5">
        <w:t xml:space="preserve">Some of the principal causes of obsolescence are: </w:t>
      </w:r>
    </w:p>
    <w:p w14:paraId="5E4CA8D7" w14:textId="77777777" w:rsidR="00AA16CD" w:rsidRPr="00D43BA5" w:rsidRDefault="00AA16CD" w:rsidP="00AA16CD">
      <w:pPr>
        <w:pStyle w:val="1"/>
      </w:pPr>
      <w:r w:rsidRPr="00D43BA5">
        <w:t>1.</w:t>
      </w:r>
      <w:r w:rsidRPr="00D43BA5">
        <w:tab/>
        <w:t xml:space="preserve">changes in the esthetic arts; </w:t>
      </w:r>
    </w:p>
    <w:p w14:paraId="3DF62AF4" w14:textId="77777777" w:rsidR="00AA16CD" w:rsidRPr="00D43BA5" w:rsidRDefault="00AA16CD" w:rsidP="00AA16CD">
      <w:pPr>
        <w:pStyle w:val="1"/>
      </w:pPr>
      <w:r w:rsidRPr="00D43BA5">
        <w:t>2.</w:t>
      </w:r>
      <w:r w:rsidRPr="00D43BA5">
        <w:tab/>
        <w:t xml:space="preserve">changes in the industrial arts, such as new inventions and new processes; </w:t>
      </w:r>
    </w:p>
    <w:p w14:paraId="27DAAD3B" w14:textId="77777777" w:rsidR="00AA16CD" w:rsidRPr="00D43BA5" w:rsidRDefault="00AA16CD" w:rsidP="00AA16CD">
      <w:pPr>
        <w:pStyle w:val="1"/>
      </w:pPr>
      <w:r w:rsidRPr="00D43BA5">
        <w:t>3.</w:t>
      </w:r>
      <w:r w:rsidRPr="00D43BA5">
        <w:tab/>
        <w:t xml:space="preserve">legislative enactments; </w:t>
      </w:r>
    </w:p>
    <w:p w14:paraId="0B347B11" w14:textId="77777777" w:rsidR="00AA16CD" w:rsidRPr="00D43BA5" w:rsidRDefault="00AA16CD" w:rsidP="00AA16CD">
      <w:pPr>
        <w:pStyle w:val="1"/>
      </w:pPr>
      <w:r w:rsidRPr="00D43BA5">
        <w:t>4.</w:t>
      </w:r>
      <w:r w:rsidRPr="00D43BA5">
        <w:tab/>
        <w:t xml:space="preserve">change in consumer demand for products that results in inadequacy or overadequacy; </w:t>
      </w:r>
    </w:p>
    <w:p w14:paraId="7761EB5A" w14:textId="77777777" w:rsidR="00AA16CD" w:rsidRPr="00D43BA5" w:rsidRDefault="00AA16CD" w:rsidP="00AA16CD">
      <w:pPr>
        <w:pStyle w:val="1"/>
      </w:pPr>
      <w:r w:rsidRPr="00D43BA5">
        <w:lastRenderedPageBreak/>
        <w:t>5.</w:t>
      </w:r>
      <w:r w:rsidRPr="00D43BA5">
        <w:tab/>
        <w:t>migration of markets that results in misplacement of the property.</w:t>
      </w:r>
    </w:p>
    <w:p w14:paraId="028ED409" w14:textId="77777777" w:rsidR="00AA16CD" w:rsidRPr="00D43BA5" w:rsidRDefault="00AA16CD" w:rsidP="00AA16CD">
      <w:pPr>
        <w:pStyle w:val="A"/>
      </w:pPr>
      <w:r w:rsidRPr="00D43BA5">
        <w:rPr>
          <w:i/>
        </w:rPr>
        <w:t>Percent Good</w:t>
      </w:r>
      <w:r w:rsidRPr="00D43BA5">
        <w:sym w:font="Symbol" w:char="F0BE"/>
      </w:r>
      <w:r w:rsidRPr="00D43BA5">
        <w:t>equals 100 percent less the percentage of cost represented by depreciation. It is the present value of the structure or equipment at the time of appraisal, divided by its replacement cost.</w:t>
      </w:r>
    </w:p>
    <w:p w14:paraId="3C6905F5" w14:textId="77777777" w:rsidR="00AA16CD" w:rsidRPr="00D43BA5" w:rsidRDefault="00AA16CD" w:rsidP="00AA16CD">
      <w:pPr>
        <w:pStyle w:val="A"/>
      </w:pPr>
      <w:r w:rsidRPr="00D43BA5">
        <w:rPr>
          <w:i/>
        </w:rPr>
        <w:t>Physical Depreciation</w:t>
      </w:r>
      <w:r w:rsidRPr="00D43BA5">
        <w:sym w:font="Symbol" w:char="F0BE"/>
      </w:r>
      <w:r w:rsidRPr="00D43BA5">
        <w:t>loss in value due to physical deterioration.</w:t>
      </w:r>
    </w:p>
    <w:p w14:paraId="241653B0" w14:textId="77777777" w:rsidR="00AA16CD" w:rsidRPr="00D43BA5" w:rsidRDefault="00AA16CD" w:rsidP="00AA16CD">
      <w:pPr>
        <w:pStyle w:val="A"/>
      </w:pPr>
      <w:r w:rsidRPr="00D43BA5">
        <w:rPr>
          <w:i/>
        </w:rPr>
        <w:t>Reconciliation</w:t>
      </w:r>
      <w:r w:rsidRPr="00D43BA5">
        <w:sym w:font="Symbol" w:char="F0BE"/>
      </w:r>
      <w:r w:rsidRPr="00D43BA5">
        <w:t>the final step in the valuation process wherein consideration is given to the relative strengths and weaknesses of the three approaches to value, the nature of the property appraised, and the quantity and quality of available data in formation of an overall opinion of value (either a single point estimate or a range of value).</w:t>
      </w:r>
      <w:r>
        <w:t xml:space="preserve"> </w:t>
      </w:r>
      <w:r w:rsidRPr="00D43BA5">
        <w:t>Also termed “correlation” in some texts.</w:t>
      </w:r>
    </w:p>
    <w:p w14:paraId="07953C97" w14:textId="77777777" w:rsidR="00AA16CD" w:rsidRPr="00D43BA5" w:rsidRDefault="00AA16CD" w:rsidP="00AA16CD">
      <w:pPr>
        <w:pStyle w:val="A"/>
      </w:pPr>
      <w:r w:rsidRPr="00D43BA5">
        <w:rPr>
          <w:i/>
        </w:rPr>
        <w:t>Remaining Life</w:t>
      </w:r>
      <w:r w:rsidRPr="00D43BA5">
        <w:sym w:font="Symbol" w:char="F0BE"/>
      </w:r>
      <w:r w:rsidRPr="00D43BA5">
        <w:t>the normal remaining life expectation. It is the length of time the structure or equipment may be expected to continue to perform its function economically.</w:t>
      </w:r>
    </w:p>
    <w:p w14:paraId="0342226F" w14:textId="77777777" w:rsidR="00AA16CD" w:rsidRPr="00D43BA5" w:rsidRDefault="00AA16CD" w:rsidP="00AA16CD">
      <w:pPr>
        <w:pStyle w:val="A"/>
      </w:pPr>
      <w:r w:rsidRPr="00D43BA5">
        <w:rPr>
          <w:i/>
        </w:rPr>
        <w:t>Rules and Regulations of the Tax Commission</w:t>
      </w:r>
      <w:r w:rsidRPr="00D43BA5">
        <w:sym w:font="Symbol" w:char="F0BE"/>
      </w:r>
      <w:r w:rsidRPr="00D43BA5">
        <w:t>guidelines and procedures adopted which establish criteria to be applied uniformly in determining fair market value, use value and/or assessed value as stated in the Section applicable to a particular type or class of property.</w:t>
      </w:r>
    </w:p>
    <w:p w14:paraId="1B2FAAEF" w14:textId="77777777" w:rsidR="000A70F9" w:rsidRDefault="00AA16CD" w:rsidP="00AA16CD">
      <w:pPr>
        <w:pStyle w:val="1"/>
      </w:pPr>
      <w:r w:rsidRPr="00D43BA5">
        <w:rPr>
          <w:i/>
        </w:rPr>
        <w:t>Taxpayer</w:t>
      </w:r>
      <w:r w:rsidRPr="00D43BA5">
        <w:sym w:font="Symbol" w:char="F0BE"/>
      </w:r>
      <w:r w:rsidRPr="00D43BA5">
        <w:t>as used in the Tax Commission’s Rules and Regulations, the terms “taxpayer” and “property owner” are interchangeable and mean the individual(s) and/or entity(ies) who own the property and/or is responsible for payment of property taxes</w:t>
      </w:r>
    </w:p>
    <w:p w14:paraId="0EBD458E" w14:textId="77777777" w:rsidR="001A60C7" w:rsidRPr="00336751" w:rsidRDefault="001A60C7" w:rsidP="001A60C7">
      <w:pPr>
        <w:pStyle w:val="AuthorityNote"/>
      </w:pPr>
      <w:r w:rsidRPr="00336751">
        <w:t>AUTHORITY NOTE:</w:t>
      </w:r>
      <w:r w:rsidRPr="00336751">
        <w:tab/>
        <w:t>Promulgated in accordance with R.S. 47:1837, R.S. 47:1853 and R.S. 47:2323.</w:t>
      </w:r>
    </w:p>
    <w:p w14:paraId="0E2221F2" w14:textId="77777777" w:rsidR="001A60C7" w:rsidRPr="00336751" w:rsidRDefault="001A60C7" w:rsidP="001A60C7">
      <w:pPr>
        <w:pStyle w:val="HistoricalNote"/>
      </w:pPr>
      <w:r w:rsidRPr="00336751">
        <w:t>HISTORICAL NOTE:</w:t>
      </w:r>
      <w:r w:rsidRPr="00336751">
        <w:tab/>
        <w:t>Promulgated by the Louisiana Tax Commission, LR 3:77 (February 1977), amended by the Department of Revenue and Taxation, Tax Commission, LR 8:102 (February 1982), LR 10:16 (January 1984), LR 13:763 (December 1987), LR 16:1063 (December 1990), amended by the Department of Revenue, Tax Commission, LR 32:427 (March 2006)</w:t>
      </w:r>
      <w:r w:rsidR="00EF1AAB" w:rsidRPr="000312C1">
        <w:t>, LR 47:</w:t>
      </w:r>
      <w:r w:rsidR="00EF1AAB">
        <w:t>456 (April 2021</w:t>
      </w:r>
      <w:r w:rsidR="00AA16CD">
        <w:t>), LR 48:1520 (June 2022).</w:t>
      </w:r>
    </w:p>
    <w:p w14:paraId="4E7CEDB8" w14:textId="77777777" w:rsidR="000A70F9" w:rsidRDefault="000A70F9">
      <w:pPr>
        <w:pStyle w:val="Section"/>
      </w:pPr>
      <w:bookmarkStart w:id="1951" w:name="_Toc233690230"/>
      <w:bookmarkStart w:id="1952" w:name="_Toc234030814"/>
      <w:bookmarkStart w:id="1953" w:name="_Toc243721440"/>
      <w:bookmarkStart w:id="1954" w:name="_Toc259619687"/>
      <w:bookmarkStart w:id="1955" w:name="_Toc262718773"/>
      <w:bookmarkStart w:id="1956" w:name="_Toc275165546"/>
      <w:bookmarkStart w:id="1957" w:name="_Toc238197859"/>
      <w:r>
        <w:t>§303.</w:t>
      </w:r>
      <w:r>
        <w:tab/>
        <w:t>Real Property</w:t>
      </w:r>
      <w:bookmarkEnd w:id="1951"/>
      <w:bookmarkEnd w:id="1952"/>
      <w:bookmarkEnd w:id="1953"/>
      <w:bookmarkEnd w:id="1954"/>
      <w:bookmarkEnd w:id="1955"/>
      <w:bookmarkEnd w:id="1956"/>
      <w:bookmarkEnd w:id="1957"/>
    </w:p>
    <w:p w14:paraId="29B89D83" w14:textId="77777777" w:rsidR="0014375C" w:rsidRPr="007B2525" w:rsidRDefault="000A70F9" w:rsidP="0014375C">
      <w:pPr>
        <w:pStyle w:val="A"/>
      </w:pPr>
      <w:r>
        <w:t>A.</w:t>
      </w:r>
      <w:r>
        <w:tab/>
      </w:r>
      <w:r w:rsidR="0014375C" w:rsidRPr="007B2525">
        <w:t>In making appraisals of any real property, including but not limited to residential, commercial and industrial land and improvements, the assessors shall follow the criteria and requirements in Section 111 of the Tax Commission’s Rules and Regulations.</w:t>
      </w:r>
    </w:p>
    <w:p w14:paraId="2A7F731F" w14:textId="77777777" w:rsidR="0014375C" w:rsidRPr="007B2525" w:rsidRDefault="0014375C" w:rsidP="0014375C">
      <w:pPr>
        <w:pStyle w:val="A"/>
      </w:pPr>
      <w:r w:rsidRPr="007B2525">
        <w:t>B.</w:t>
      </w:r>
      <w:r w:rsidRPr="007B2525">
        <w:tab/>
        <w:t>The following procedure shall be used for assessing, listing and placing transferred property and property upon which improvements have been made after the date of the reappraisal as set by the Tax Commission:</w:t>
      </w:r>
    </w:p>
    <w:p w14:paraId="76703F81" w14:textId="77777777" w:rsidR="00773446" w:rsidRPr="002F6019" w:rsidRDefault="0014375C" w:rsidP="0014375C">
      <w:pPr>
        <w:pStyle w:val="1"/>
        <w:rPr>
          <w:sz w:val="23"/>
          <w:szCs w:val="23"/>
        </w:rPr>
      </w:pPr>
      <w:r w:rsidRPr="007B2525">
        <w:t>1.</w:t>
      </w:r>
      <w:r w:rsidRPr="007B2525">
        <w:tab/>
        <w:t>Improvements shall be added to the rolls based upon the condition of things existing on January 1 of each year. The value of the improvements shall be in accordance with the uniform valuation date and quadrennial reappraisal cycle as determined by the Tax Commission.</w:t>
      </w:r>
    </w:p>
    <w:p w14:paraId="4B41307F" w14:textId="77777777" w:rsidR="004F75AE" w:rsidRPr="001B37AF" w:rsidRDefault="004F75AE" w:rsidP="004F75AE">
      <w:pPr>
        <w:pStyle w:val="A"/>
      </w:pPr>
      <w:r w:rsidRPr="001B37AF">
        <w:t>C.</w:t>
      </w:r>
      <w:r w:rsidRPr="001B37AF">
        <w:tab/>
        <w:t>In assessing affordable rental housing, the income approach is recommende</w:t>
      </w:r>
      <w:r>
        <w:t xml:space="preserve">d. As defined in this Section, </w:t>
      </w:r>
      <w:r w:rsidRPr="00E42521">
        <w:rPr>
          <w:i/>
        </w:rPr>
        <w:t>affordable rental housing</w:t>
      </w:r>
      <w:r w:rsidRPr="001B37AF">
        <w:t xml:space="preserve"> means residential housing consisting of one or more rental units, the construction and/or rental of which is subject to section 42 of the </w:t>
      </w:r>
      <w:r w:rsidRPr="00A62C91">
        <w:rPr>
          <w:i/>
        </w:rPr>
        <w:t>Internal Revenue Code</w:t>
      </w:r>
      <w:r w:rsidRPr="001B37AF">
        <w:t xml:space="preserve"> (26 USC 42), the Home Investment Partnership Program under the Cranston-Gonzalez National Affordable Housing Act (42 USC 12741 et seq.), the Federal Home Loan Banks Affordable Housing Program established pursuant to the Financial Institutions Reform, Recovery and Enforcement Act (FIRREA) of 1989 (</w:t>
      </w:r>
      <w:r w:rsidRPr="00A62C91">
        <w:rPr>
          <w:i/>
        </w:rPr>
        <w:t>Public Law</w:t>
      </w:r>
      <w:r w:rsidRPr="001B37AF">
        <w:t xml:space="preserve"> 101-73), or any other federal, state or similar program intended to provide affordable housing to persons of low or moderate income and the occupancy and maximum rental rates of such housing are restricted based on the income of the persons occupying such housing.</w:t>
      </w:r>
    </w:p>
    <w:p w14:paraId="1EEE6310" w14:textId="77777777" w:rsidR="004F75AE" w:rsidRPr="001B37AF" w:rsidRDefault="004F75AE" w:rsidP="004F75AE">
      <w:pPr>
        <w:pStyle w:val="1"/>
      </w:pPr>
      <w:r w:rsidRPr="001B37AF">
        <w:t>1.</w:t>
      </w:r>
      <w:r w:rsidRPr="001B37AF">
        <w:tab/>
        <w:t>When utilizing the income approach in appraising affordable rental housing as defined herein, the total potential and/or anticipated rental income a property may generate shall be limited by the covenants and restrictions that burden the property. Hypothetical (or anticipated) market rent shall not be utilized in appraising affordable rental housing without taking into account the covenants and restrictions burdening the property.</w:t>
      </w:r>
    </w:p>
    <w:p w14:paraId="3A5B1802" w14:textId="77777777" w:rsidR="004F75AE" w:rsidRPr="001B37AF" w:rsidRDefault="004F75AE" w:rsidP="004F75AE">
      <w:pPr>
        <w:pStyle w:val="1"/>
      </w:pPr>
      <w:r w:rsidRPr="001B37AF">
        <w:rPr>
          <w:spacing w:val="-3"/>
        </w:rPr>
        <w:t>2.</w:t>
      </w:r>
      <w:r w:rsidRPr="001B37AF">
        <w:rPr>
          <w:spacing w:val="-3"/>
        </w:rPr>
        <w:tab/>
      </w:r>
      <w:r w:rsidRPr="001B37AF">
        <w:t>Audited financial statements shall be submitted to the assessor as an attachment to the LAT filing, or as soon thereafter as practicable, but no later than June 15 of each year. For properties under construction and newly constructed property prior to the first full year of operation, the owner shall provide net operating income based on projected or pro-forma operating income and expense information.</w:t>
      </w:r>
    </w:p>
    <w:p w14:paraId="53B4CB3C" w14:textId="77777777" w:rsidR="004F75AE" w:rsidRPr="001B37AF" w:rsidRDefault="004F75AE" w:rsidP="004F75AE">
      <w:pPr>
        <w:pStyle w:val="1"/>
      </w:pPr>
      <w:r w:rsidRPr="001B37AF">
        <w:t>3.</w:t>
      </w:r>
      <w:r w:rsidRPr="001B37AF">
        <w:tab/>
        <w:t>The capitalization rate shall be set by the Tax Commission in conjunction with its rulemaking session.</w:t>
      </w:r>
    </w:p>
    <w:p w14:paraId="59E593B6" w14:textId="77777777" w:rsidR="004F75AE" w:rsidRPr="001B37AF" w:rsidRDefault="004F75AE" w:rsidP="004F75AE">
      <w:pPr>
        <w:pStyle w:val="a0"/>
      </w:pPr>
      <w:r w:rsidRPr="001B37AF">
        <w:t>a.</w:t>
      </w:r>
      <w:r w:rsidRPr="001B37AF">
        <w:tab/>
        <w:t xml:space="preserve">It is recommended that the capitalization rate for affordable rental housing properties categorized as tier 1 shall be </w:t>
      </w:r>
      <w:r>
        <w:t>within a range of 5.5-</w:t>
      </w:r>
      <w:r w:rsidRPr="001B37AF">
        <w:t>6.5 percent, increased by the effective tax rate; for affordable rental housing properties categorized as tier 2 s</w:t>
      </w:r>
      <w:r>
        <w:t>hall be within a range of 6.5-</w:t>
      </w:r>
      <w:r w:rsidRPr="001B37AF">
        <w:t>7.5 percent, increased by the effective tax rate; and for affordable rental housing properties categorized as tier 3 s</w:t>
      </w:r>
      <w:r>
        <w:t>hall be within a range of 7.5-</w:t>
      </w:r>
      <w:r w:rsidRPr="001B37AF">
        <w:t>8.5 percent, increased by the effective tax rate. The tiers are as established and defined by the Real Estate Research Corporation for Apartment Investment Properties. These capitalization rates shall remain in effect until modified by the Tax Commission in accordance with its rulemaking authority.</w:t>
      </w:r>
    </w:p>
    <w:p w14:paraId="5760A1EE" w14:textId="77777777" w:rsidR="004F75AE" w:rsidRPr="001B37AF" w:rsidRDefault="004F75AE" w:rsidP="004F75AE">
      <w:pPr>
        <w:pStyle w:val="1"/>
      </w:pPr>
      <w:r w:rsidRPr="001B37AF">
        <w:t>4.</w:t>
      </w:r>
      <w:r w:rsidRPr="001B37AF">
        <w:tab/>
        <w:t>When performing a valuation of any affordable rental housing property, the assessor shall not consider any of the following in determining fair market value:</w:t>
      </w:r>
    </w:p>
    <w:p w14:paraId="3131081F" w14:textId="77777777" w:rsidR="004F75AE" w:rsidRPr="001B37AF" w:rsidRDefault="004F75AE" w:rsidP="004F75AE">
      <w:pPr>
        <w:pStyle w:val="a0"/>
      </w:pPr>
      <w:r w:rsidRPr="001B37AF">
        <w:t>a.</w:t>
      </w:r>
      <w:r w:rsidRPr="001B37AF">
        <w:tab/>
        <w:t xml:space="preserve">Income tax credits available to the property under section 42 of the </w:t>
      </w:r>
      <w:r w:rsidRPr="00A62C91">
        <w:rPr>
          <w:i/>
        </w:rPr>
        <w:t>Internal Revenue Code</w:t>
      </w:r>
      <w:r w:rsidRPr="001B37AF">
        <w:t>.</w:t>
      </w:r>
    </w:p>
    <w:p w14:paraId="41114CE0" w14:textId="77777777" w:rsidR="004F75AE" w:rsidRPr="001B37AF" w:rsidRDefault="004F75AE" w:rsidP="004F75AE">
      <w:pPr>
        <w:pStyle w:val="a0"/>
      </w:pPr>
      <w:r w:rsidRPr="001B37AF">
        <w:t>b.</w:t>
      </w:r>
      <w:r w:rsidRPr="001B37AF">
        <w:tab/>
        <w:t>Below-market interest rate on financing obtained under the Home Investment Partnership Program under the Cranston-Gonzales National Affordable Housing Act, or the Federal Home Loan Bank Affordable Housing Program established pursuant to the Financial Institution Reform, Recovery, and Enforcement Act of 1989.</w:t>
      </w:r>
    </w:p>
    <w:p w14:paraId="4FBF0F61" w14:textId="77777777" w:rsidR="004F75AE" w:rsidRPr="001B37AF" w:rsidRDefault="004F75AE" w:rsidP="004F75AE">
      <w:pPr>
        <w:pStyle w:val="a0"/>
      </w:pPr>
      <w:r w:rsidRPr="001B37AF">
        <w:t>c.</w:t>
      </w:r>
      <w:r w:rsidRPr="001B37AF">
        <w:tab/>
        <w:t xml:space="preserve">Any other federal, state, or similar program intended to provide or finance affordable rental housing to </w:t>
      </w:r>
      <w:r w:rsidRPr="001B37AF">
        <w:lastRenderedPageBreak/>
        <w:t>persons of low or moderate income and requiring restricted occupancy and rental rates based on the income of the persons occupying such housing.</w:t>
      </w:r>
    </w:p>
    <w:p w14:paraId="6FBDEC8E" w14:textId="77777777" w:rsidR="004F75AE" w:rsidRPr="001B37AF" w:rsidRDefault="004F75AE" w:rsidP="004F75AE">
      <w:pPr>
        <w:pStyle w:val="LACNote"/>
        <w:ind w:left="540" w:right="576" w:firstLine="0"/>
      </w:pPr>
      <w:r w:rsidRPr="00DF2062">
        <w:rPr>
          <w:caps/>
        </w:rPr>
        <w:t>NOTE:</w:t>
      </w:r>
      <w:r w:rsidRPr="001B37AF">
        <w:t xml:space="preserve"> Also see, Chapter 1, §111.D. thru D.3. and Chapter 2, §213.G. thru G.3.</w:t>
      </w:r>
    </w:p>
    <w:p w14:paraId="6428E823" w14:textId="77777777" w:rsidR="004F75AE" w:rsidRPr="002B14E2" w:rsidRDefault="004F75AE" w:rsidP="004F75AE">
      <w:pPr>
        <w:pStyle w:val="1"/>
      </w:pPr>
      <w:r>
        <w:t>5.</w:t>
      </w:r>
      <w:r w:rsidRPr="001B37AF">
        <w:tab/>
        <w:t>The income approach is recommended when assessing affordable rental housing. However, if another approach to value is utilized, the covenants and restrictions burdening the property must be considered and given the appropriate and proportional we</w:t>
      </w:r>
      <w:r>
        <w:t>ight in the valuation process.</w:t>
      </w:r>
    </w:p>
    <w:p w14:paraId="105E7DEE" w14:textId="77777777" w:rsidR="004F75AE" w:rsidRPr="001B37AF" w:rsidRDefault="004F75AE" w:rsidP="004F75AE">
      <w:pPr>
        <w:pStyle w:val="a0"/>
      </w:pPr>
      <w:r>
        <w:t>a.</w:t>
      </w:r>
      <w:r w:rsidRPr="001B37AF">
        <w:tab/>
        <w:t>Although not recommended, if the sales comparison (market) approach is utilized to value affordable rental housing, the assessor’s office must compare sales of comparable rent restricted properties.</w:t>
      </w:r>
      <w:r>
        <w:t xml:space="preserve"> </w:t>
      </w:r>
      <w:r w:rsidRPr="001B37AF">
        <w:t>For affordable rental housing properties, the assessor must either use sales of other affordable rental housing properties (with the same or substantially similar restrictions and covenants) or, if that data isn’t available, calculate adjustments to the sales of non-rent restricted, but otherwise comparable, properties.</w:t>
      </w:r>
      <w:r>
        <w:t xml:space="preserve"> </w:t>
      </w:r>
      <w:r w:rsidRPr="001B37AF">
        <w:t>The assessor must specifically consider the restrictions on rent, transferability of the property, and the other covenants burdening the subject property in calculating and applying these adju</w:t>
      </w:r>
      <w:r>
        <w:t>stments.</w:t>
      </w:r>
    </w:p>
    <w:p w14:paraId="1411C691" w14:textId="77777777" w:rsidR="004F75AE" w:rsidRPr="001B37AF" w:rsidRDefault="004F75AE" w:rsidP="004F75AE">
      <w:pPr>
        <w:pStyle w:val="a0"/>
      </w:pPr>
      <w:r w:rsidRPr="001B37AF">
        <w:t>b.</w:t>
      </w:r>
      <w:r w:rsidRPr="001B37AF">
        <w:tab/>
        <w:t>Although not recommended, if the cost approach is utilized to value affordable rental housing, the assessor must calculate and subtract economic and functional obsolescence due to the restrictions on rent, the transferability of the property, and the other covenants burdening the subject prope</w:t>
      </w:r>
      <w:r>
        <w:t xml:space="preserve">rty from the replacement cost. </w:t>
      </w:r>
      <w:r w:rsidRPr="001B37AF">
        <w:t>The assessor must consider all of the covenants burdening the subject property in calculating and applying obsolescence.</w:t>
      </w:r>
    </w:p>
    <w:p w14:paraId="08FB5782" w14:textId="77777777" w:rsidR="009430F0" w:rsidRPr="00D2490C" w:rsidRDefault="004F75AE" w:rsidP="004F75AE">
      <w:pPr>
        <w:pStyle w:val="1"/>
        <w:rPr>
          <w:sz w:val="16"/>
          <w:szCs w:val="16"/>
        </w:rPr>
      </w:pPr>
      <w:r w:rsidRPr="001B37AF">
        <w:t>6.</w:t>
      </w:r>
      <w:r w:rsidRPr="001B37AF">
        <w:tab/>
        <w:t>If an approach other than the income approach is utilized to value affordable rental housing, the assessor should also perform an income approach to value to verify the accuracy of the value determined by the other approach(es). If the income approach to value is substantially different (more than 10 percent) than the other approach(es) to value, it is strongly recommended that the income approach to value be used to ensure a fair and accurate valuation and assessment of the subject property.</w:t>
      </w:r>
    </w:p>
    <w:p w14:paraId="2D58DDDC" w14:textId="77777777" w:rsidR="00AA16CD" w:rsidRPr="00D43BA5" w:rsidRDefault="009430F0" w:rsidP="00AA16CD">
      <w:pPr>
        <w:pStyle w:val="A"/>
      </w:pPr>
      <w:r w:rsidRPr="00B06C94">
        <w:t>D.</w:t>
      </w:r>
      <w:r w:rsidRPr="00B06C94">
        <w:tab/>
      </w:r>
      <w:r w:rsidR="00AA16CD" w:rsidRPr="00D43BA5">
        <w:t>All real property shall be reappraised based on a mandatory quadrennial reappraisal cycle, as set forth herein.</w:t>
      </w:r>
    </w:p>
    <w:p w14:paraId="45440D46" w14:textId="77777777" w:rsidR="00AA16CD" w:rsidRDefault="00AA16CD" w:rsidP="00AA16CD">
      <w:pPr>
        <w:pStyle w:val="1"/>
      </w:pPr>
      <w:r w:rsidRPr="00D43BA5">
        <w:t>1.</w:t>
      </w:r>
      <w:r w:rsidRPr="00D43BA5">
        <w:tab/>
        <w:t>All real property shall be reappraised for the 2016 tax year in all parishes.</w:t>
      </w:r>
      <w:r>
        <w:t xml:space="preserve"> </w:t>
      </w:r>
      <w:r w:rsidRPr="00D43BA5">
        <w:t>Beginning in tax year 2016, all real</w:t>
      </w:r>
      <w:r>
        <w:t xml:space="preserve"> </w:t>
      </w:r>
      <w:r w:rsidRPr="00D43BA5">
        <w:t>property is to be valued as of January 1, 2015.</w:t>
      </w:r>
    </w:p>
    <w:p w14:paraId="5EBE13CA" w14:textId="77777777" w:rsidR="00AA16CD" w:rsidRPr="00D43BA5" w:rsidRDefault="00AA16CD" w:rsidP="00AA16CD">
      <w:pPr>
        <w:pStyle w:val="1"/>
      </w:pPr>
      <w:r w:rsidRPr="00653842">
        <w:t>2.</w:t>
      </w:r>
      <w:r w:rsidRPr="00D43BA5">
        <w:tab/>
        <w:t>All real property shall be reappraised for the 2020 tax year in all parishes. Beginning in tax year 2020, all real property is to be valued as of January 1, 2019.</w:t>
      </w:r>
    </w:p>
    <w:p w14:paraId="3D0A12A9" w14:textId="77777777" w:rsidR="00AA16CD" w:rsidRPr="00D43BA5" w:rsidRDefault="00AA16CD" w:rsidP="00AA16CD">
      <w:pPr>
        <w:pStyle w:val="1"/>
      </w:pPr>
      <w:r w:rsidRPr="00D43BA5">
        <w:t>3.</w:t>
      </w:r>
      <w:r w:rsidRPr="00D43BA5">
        <w:tab/>
        <w:t>All real property shall be reappraised for the 2024 tax year in all parishes. Beginning in tax year 2024, all real property is to be valued as of January 1, 2023.</w:t>
      </w:r>
    </w:p>
    <w:p w14:paraId="467AB4E9" w14:textId="77777777" w:rsidR="00BF2470" w:rsidRPr="00622F5A" w:rsidRDefault="00AA16CD" w:rsidP="00AA16CD">
      <w:pPr>
        <w:pStyle w:val="A"/>
      </w:pPr>
      <w:r w:rsidRPr="00D43BA5">
        <w:t>E.</w:t>
      </w:r>
      <w:r w:rsidRPr="00D43BA5">
        <w:tab/>
        <w:t>The annual ratio studies of the Tax Commission shall be performed in accordance with the uniform valuation date and quadrennial reappraisal cycle as determined by the Tax Commission.</w:t>
      </w:r>
    </w:p>
    <w:p w14:paraId="6C7B2E7A" w14:textId="77777777" w:rsidR="000A70F9" w:rsidRDefault="00C238CA">
      <w:pPr>
        <w:pStyle w:val="AuthorityNote"/>
      </w:pPr>
      <w:r w:rsidRPr="00822CE9">
        <w:t>AUTHORITY NOTE:</w:t>
      </w:r>
      <w:r w:rsidRPr="00822CE9">
        <w:tab/>
        <w:t>Promulgated in accordance with R.S. 47:1837 and R.S. 47:2323.</w:t>
      </w:r>
    </w:p>
    <w:p w14:paraId="4CB2E45F" w14:textId="77777777" w:rsidR="008131A0" w:rsidRPr="008131A0" w:rsidRDefault="000A70F9" w:rsidP="008131A0">
      <w:pPr>
        <w:pStyle w:val="HistoricalNote"/>
        <w:rPr>
          <w:szCs w:val="18"/>
        </w:rPr>
      </w:pPr>
      <w:r>
        <w:t>HISTORICAL NOTE:</w:t>
      </w:r>
      <w:r>
        <w:tab/>
        <w:t>Promulgated by the Louisiana Tax Commission, LR 7:44 (February 1981), amended by the Department of Revenue and Taxation, Tax Commission, LR 9:69 (February 1983), LR 12:36 (January 1986), LR 13:764 (December 1987), LR 16:1063 (December 1990), LR 17:611 (June 1991), LR 21:186 (February 1995), amended by the Department of Revenue, Tax Commission, LR 25:312 (February 1999), LR 26:506 (March 2000), LR 29:367 (Marc</w:t>
      </w:r>
      <w:r w:rsidR="00085D10">
        <w:t>h 2003), LR 30:487 (Marc</w:t>
      </w:r>
      <w:r w:rsidR="00BF2470">
        <w:t>h 2004), LR 34:678 (Apri</w:t>
      </w:r>
      <w:r w:rsidR="00744DF4">
        <w:t>l 2008), LR 35:492 (March 2009), LR 36:765 (Apri</w:t>
      </w:r>
      <w:r w:rsidR="00F4432A">
        <w:t>l 2010),</w:t>
      </w:r>
      <w:r w:rsidR="00AA0FA8">
        <w:t xml:space="preserve"> amended by the Office of the Governor, Division of Administration, Tax Commission,</w:t>
      </w:r>
      <w:r w:rsidR="00F4432A">
        <w:t xml:space="preserve"> </w:t>
      </w:r>
      <w:r w:rsidR="00F4432A" w:rsidRPr="004943A3">
        <w:t>LR 38:</w:t>
      </w:r>
      <w:r w:rsidR="00C238CA">
        <w:t>799 (Marc</w:t>
      </w:r>
      <w:r w:rsidR="00D72A00">
        <w:t>h 2012), LR 39:487 (Ma</w:t>
      </w:r>
      <w:r w:rsidR="009430F0">
        <w:t>rch 2013), LR 42:745 (Ma</w:t>
      </w:r>
      <w:r w:rsidR="004F75AE">
        <w:t>y 2016), LR 43:650 (Apri</w:t>
      </w:r>
      <w:r w:rsidR="008131A0">
        <w:t xml:space="preserve">l 2017), LR 44:577 (March 2018), </w:t>
      </w:r>
      <w:r w:rsidR="008131A0" w:rsidRPr="008131A0">
        <w:rPr>
          <w:szCs w:val="18"/>
        </w:rPr>
        <w:t>LR 44:577 (March 2018), LR 45:532 (April 2019)</w:t>
      </w:r>
      <w:r w:rsidR="00773446" w:rsidRPr="002F6019">
        <w:t xml:space="preserve">, </w:t>
      </w:r>
      <w:r w:rsidR="00773446">
        <w:t>LR 46:560 (April 2020</w:t>
      </w:r>
      <w:r w:rsidR="00AA16CD">
        <w:t>), LR 48:1521 (June 2022</w:t>
      </w:r>
      <w:r w:rsidR="0014375C" w:rsidRPr="007B2525">
        <w:t xml:space="preserve">), </w:t>
      </w:r>
      <w:r w:rsidR="0014375C">
        <w:t>LR 49:1037 (June 2023).</w:t>
      </w:r>
    </w:p>
    <w:p w14:paraId="05EFF9A4" w14:textId="77777777" w:rsidR="00856BE4" w:rsidRPr="00336751" w:rsidRDefault="00856BE4" w:rsidP="00D453AB">
      <w:pPr>
        <w:pStyle w:val="Section"/>
      </w:pPr>
      <w:bookmarkStart w:id="1958" w:name="_Toc233690231"/>
      <w:bookmarkStart w:id="1959" w:name="_Toc234030815"/>
      <w:bookmarkStart w:id="1960" w:name="_Toc243721441"/>
      <w:bookmarkStart w:id="1961" w:name="_Toc259619688"/>
      <w:bookmarkStart w:id="1962" w:name="_Toc262718774"/>
      <w:bookmarkStart w:id="1963" w:name="_Toc275165547"/>
      <w:bookmarkStart w:id="1964" w:name="_Toc238197860"/>
      <w:r w:rsidRPr="00336751">
        <w:t>§304.</w:t>
      </w:r>
      <w:r w:rsidRPr="00336751">
        <w:tab/>
        <w:t>Electronic Change Order Specifications, Property Classifications Standards and Electronic Tax Roll Export Specifications</w:t>
      </w:r>
      <w:bookmarkEnd w:id="1958"/>
      <w:bookmarkEnd w:id="1959"/>
      <w:bookmarkEnd w:id="1960"/>
      <w:bookmarkEnd w:id="1961"/>
      <w:bookmarkEnd w:id="1962"/>
      <w:bookmarkEnd w:id="1963"/>
      <w:bookmarkEnd w:id="1964"/>
    </w:p>
    <w:p w14:paraId="6248B5FC" w14:textId="77777777" w:rsidR="00F4432A" w:rsidRPr="004943A3" w:rsidRDefault="00F4432A" w:rsidP="00F4432A">
      <w:pPr>
        <w:pStyle w:val="A"/>
      </w:pPr>
      <w:r w:rsidRPr="004943A3">
        <w:t>A.</w:t>
      </w:r>
      <w:r w:rsidRPr="004943A3">
        <w:tab/>
        <w:t>Electronic Change Order Specifications</w:t>
      </w:r>
    </w:p>
    <w:p w14:paraId="1A7A613C" w14:textId="77777777" w:rsidR="00856BE4" w:rsidRPr="00336751" w:rsidRDefault="00E959F9" w:rsidP="00856BE4">
      <w:pPr>
        <w:pStyle w:val="RegDoubleIndent"/>
        <w:spacing w:before="60" w:after="60"/>
        <w:rPr>
          <w:sz w:val="16"/>
        </w:rPr>
      </w:pPr>
      <w:r w:rsidRPr="00336751">
        <w:rPr>
          <w:sz w:val="16"/>
        </w:rPr>
        <w:t>NOTES</w:t>
      </w:r>
      <w:r w:rsidR="00856BE4" w:rsidRPr="00336751">
        <w:rPr>
          <w:sz w:val="16"/>
        </w:rPr>
        <w:t xml:space="preserve">: Programmer must allow for all fields listed below, whether they have values or not. The tilde (~) will be used as the delimiter for character data and the comma (,) will be used as the field delimiter. </w:t>
      </w:r>
      <w:r w:rsidR="00856BE4" w:rsidRPr="005F48C4">
        <w:rPr>
          <w:sz w:val="16"/>
        </w:rPr>
        <w:t>(See examples)</w:t>
      </w:r>
      <w:r w:rsidR="00856BE4" w:rsidRPr="00336751">
        <w:rPr>
          <w:sz w:val="16"/>
        </w:rPr>
        <w:t xml:space="preserve"> It is not necessary to use spaces between commas that contain no data. Each record is a line in the ASCII text file and must have a carriage return and line feed at the end of each line.</w:t>
      </w:r>
    </w:p>
    <w:p w14:paraId="63F108B8" w14:textId="77777777" w:rsidR="00856BE4" w:rsidRDefault="00856BE4" w:rsidP="00856BE4">
      <w:pPr>
        <w:pStyle w:val="RegDoubleIndent"/>
        <w:spacing w:before="60" w:after="60"/>
        <w:rPr>
          <w:sz w:val="16"/>
        </w:rPr>
      </w:pPr>
      <w:r w:rsidRPr="00336751">
        <w:rPr>
          <w:sz w:val="16"/>
        </w:rPr>
        <w:t>Please Note: Please contact the Louisiana Tax Commission (225) 925-7830 Extension 212 or the Tax Commission's web site www.latax.state.la.us/download.asp for the latest specifications before creating the files listed below.</w:t>
      </w:r>
    </w:p>
    <w:p w14:paraId="30E87773" w14:textId="77777777" w:rsidR="00791DFA" w:rsidRDefault="00791DFA" w:rsidP="00856BE4">
      <w:pPr>
        <w:pStyle w:val="RegDoubleIndent"/>
        <w:spacing w:before="60" w:after="60"/>
        <w:rPr>
          <w:sz w:val="16"/>
        </w:rPr>
        <w:sectPr w:rsidR="00791DFA" w:rsidSect="00D43BDE">
          <w:headerReference w:type="default" r:id="rId28"/>
          <w:type w:val="continuous"/>
          <w:pgSz w:w="12240" w:h="15840"/>
          <w:pgMar w:top="1080" w:right="864" w:bottom="864" w:left="864" w:header="576" w:footer="432" w:gutter="0"/>
          <w:cols w:num="2" w:space="720"/>
          <w:docGrid w:linePitch="272"/>
        </w:sectPr>
      </w:pPr>
    </w:p>
    <w:p w14:paraId="613B533D" w14:textId="77777777" w:rsidR="004F75AE" w:rsidRDefault="004F75AE" w:rsidP="00856BE4">
      <w:pPr>
        <w:pStyle w:val="RegDoubleIndent"/>
        <w:spacing w:before="60" w:after="60"/>
        <w:rPr>
          <w:sz w:val="16"/>
        </w:rPr>
      </w:pPr>
    </w:p>
    <w:tbl>
      <w:tblPr>
        <w:tblW w:w="10503"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auto"/>
        </w:tblBorders>
        <w:tblLayout w:type="fixed"/>
        <w:tblLook w:val="0000" w:firstRow="0" w:lastRow="0" w:firstColumn="0" w:lastColumn="0" w:noHBand="0" w:noVBand="0"/>
      </w:tblPr>
      <w:tblGrid>
        <w:gridCol w:w="1706"/>
        <w:gridCol w:w="900"/>
        <w:gridCol w:w="990"/>
        <w:gridCol w:w="810"/>
        <w:gridCol w:w="6097"/>
      </w:tblGrid>
      <w:tr w:rsidR="00526312" w:rsidRPr="004834A4" w14:paraId="476DF91A" w14:textId="77777777" w:rsidTr="00FF7D04">
        <w:trPr>
          <w:tblHeader/>
          <w:jc w:val="center"/>
        </w:trPr>
        <w:tc>
          <w:tcPr>
            <w:tcW w:w="10503" w:type="dxa"/>
            <w:gridSpan w:val="5"/>
            <w:tcBorders>
              <w:top w:val="double" w:sz="6" w:space="0" w:color="000000"/>
              <w:bottom w:val="single" w:sz="6" w:space="0" w:color="auto"/>
            </w:tcBorders>
            <w:shd w:val="clear" w:color="auto" w:fill="BFBFBF"/>
            <w:vAlign w:val="center"/>
          </w:tcPr>
          <w:p w14:paraId="3BF52A8B" w14:textId="77777777" w:rsidR="00526312" w:rsidRPr="00680B00" w:rsidRDefault="00526312" w:rsidP="00C238CA">
            <w:pPr>
              <w:pStyle w:val="Text"/>
              <w:spacing w:after="0" w:line="240" w:lineRule="auto"/>
              <w:ind w:firstLine="0"/>
              <w:jc w:val="center"/>
              <w:rPr>
                <w:b/>
                <w:bCs/>
                <w:sz w:val="16"/>
                <w:szCs w:val="16"/>
              </w:rPr>
            </w:pPr>
            <w:r w:rsidRPr="00680B00">
              <w:rPr>
                <w:b/>
                <w:sz w:val="16"/>
                <w:szCs w:val="16"/>
              </w:rPr>
              <w:t>Change Order Information</w:t>
            </w:r>
          </w:p>
        </w:tc>
      </w:tr>
      <w:tr w:rsidR="00420421" w:rsidRPr="00336751" w14:paraId="0C459C9C" w14:textId="77777777" w:rsidTr="00FF7D04">
        <w:trPr>
          <w:tblHeader/>
          <w:jc w:val="center"/>
        </w:trPr>
        <w:tc>
          <w:tcPr>
            <w:tcW w:w="1706" w:type="dxa"/>
            <w:tcBorders>
              <w:top w:val="single" w:sz="6" w:space="0" w:color="auto"/>
              <w:bottom w:val="single" w:sz="6" w:space="0" w:color="000000"/>
            </w:tcBorders>
            <w:shd w:val="clear" w:color="auto" w:fill="BFBFBF"/>
            <w:vAlign w:val="center"/>
          </w:tcPr>
          <w:p w14:paraId="60FA35C8" w14:textId="77777777" w:rsidR="00856BE4" w:rsidRPr="00856BE4" w:rsidRDefault="00856BE4" w:rsidP="00856BE4">
            <w:pPr>
              <w:jc w:val="center"/>
              <w:rPr>
                <w:b/>
                <w:bCs/>
                <w:color w:val="000000"/>
                <w:kern w:val="2"/>
                <w:sz w:val="16"/>
              </w:rPr>
            </w:pPr>
            <w:r w:rsidRPr="00856BE4">
              <w:rPr>
                <w:b/>
                <w:bCs/>
                <w:color w:val="000000"/>
                <w:kern w:val="2"/>
                <w:sz w:val="16"/>
              </w:rPr>
              <w:t>Field Name</w:t>
            </w:r>
          </w:p>
        </w:tc>
        <w:tc>
          <w:tcPr>
            <w:tcW w:w="900" w:type="dxa"/>
            <w:tcBorders>
              <w:top w:val="single" w:sz="6" w:space="0" w:color="auto"/>
              <w:bottom w:val="single" w:sz="6" w:space="0" w:color="000000"/>
            </w:tcBorders>
            <w:shd w:val="clear" w:color="auto" w:fill="BFBFBF"/>
            <w:vAlign w:val="center"/>
          </w:tcPr>
          <w:p w14:paraId="79EE239A" w14:textId="77777777" w:rsidR="00856BE4" w:rsidRPr="00856BE4" w:rsidRDefault="00856BE4" w:rsidP="00420421">
            <w:pPr>
              <w:ind w:left="-108" w:right="-108"/>
              <w:jc w:val="center"/>
              <w:rPr>
                <w:b/>
                <w:bCs/>
                <w:color w:val="000000"/>
                <w:kern w:val="2"/>
                <w:sz w:val="16"/>
              </w:rPr>
            </w:pPr>
            <w:r w:rsidRPr="00856BE4">
              <w:rPr>
                <w:b/>
                <w:bCs/>
                <w:color w:val="000000"/>
                <w:kern w:val="2"/>
                <w:sz w:val="16"/>
              </w:rPr>
              <w:t>Field Type</w:t>
            </w:r>
          </w:p>
        </w:tc>
        <w:tc>
          <w:tcPr>
            <w:tcW w:w="990" w:type="dxa"/>
            <w:tcBorders>
              <w:top w:val="single" w:sz="6" w:space="0" w:color="auto"/>
              <w:bottom w:val="single" w:sz="6" w:space="0" w:color="000000"/>
            </w:tcBorders>
            <w:shd w:val="clear" w:color="auto" w:fill="BFBFBF"/>
            <w:vAlign w:val="center"/>
          </w:tcPr>
          <w:p w14:paraId="3FD8C501" w14:textId="77777777" w:rsidR="00856BE4" w:rsidRPr="00631A45" w:rsidRDefault="00856BE4" w:rsidP="00420421">
            <w:pPr>
              <w:pStyle w:val="Heading5"/>
              <w:keepNext w:val="0"/>
              <w:ind w:left="-108" w:right="-108"/>
              <w:rPr>
                <w:bCs/>
                <w:caps/>
                <w:color w:val="000000"/>
                <w:kern w:val="2"/>
                <w:lang w:val="en-US" w:eastAsia="en-US"/>
              </w:rPr>
            </w:pPr>
            <w:r w:rsidRPr="00631A45">
              <w:rPr>
                <w:bCs/>
                <w:color w:val="000000"/>
                <w:kern w:val="2"/>
                <w:lang w:val="en-US" w:eastAsia="en-US"/>
              </w:rPr>
              <w:t>Field Length</w:t>
            </w:r>
          </w:p>
        </w:tc>
        <w:tc>
          <w:tcPr>
            <w:tcW w:w="810" w:type="dxa"/>
            <w:tcBorders>
              <w:top w:val="single" w:sz="6" w:space="0" w:color="auto"/>
              <w:bottom w:val="single" w:sz="6" w:space="0" w:color="000000"/>
            </w:tcBorders>
            <w:shd w:val="clear" w:color="auto" w:fill="BFBFBF"/>
            <w:vAlign w:val="center"/>
          </w:tcPr>
          <w:p w14:paraId="7A0A8D27" w14:textId="77777777" w:rsidR="00856BE4" w:rsidRPr="00631A45" w:rsidRDefault="00856BE4" w:rsidP="00420421">
            <w:pPr>
              <w:pStyle w:val="Heading5"/>
              <w:keepNext w:val="0"/>
              <w:ind w:left="-108" w:right="-108"/>
              <w:rPr>
                <w:bCs/>
                <w:caps/>
                <w:color w:val="000000"/>
                <w:kern w:val="2"/>
                <w:lang w:val="en-US" w:eastAsia="en-US"/>
              </w:rPr>
            </w:pPr>
            <w:r w:rsidRPr="00631A45">
              <w:rPr>
                <w:bCs/>
                <w:color w:val="000000"/>
                <w:kern w:val="2"/>
                <w:lang w:val="en-US" w:eastAsia="en-US"/>
              </w:rPr>
              <w:t>Required</w:t>
            </w:r>
          </w:p>
        </w:tc>
        <w:tc>
          <w:tcPr>
            <w:tcW w:w="6097" w:type="dxa"/>
            <w:tcBorders>
              <w:top w:val="single" w:sz="6" w:space="0" w:color="auto"/>
              <w:bottom w:val="single" w:sz="6" w:space="0" w:color="000000"/>
            </w:tcBorders>
            <w:shd w:val="clear" w:color="auto" w:fill="BFBFBF"/>
            <w:vAlign w:val="center"/>
          </w:tcPr>
          <w:p w14:paraId="01D6108D" w14:textId="77777777" w:rsidR="00856BE4" w:rsidRPr="00631A45" w:rsidRDefault="00856BE4" w:rsidP="00856BE4">
            <w:pPr>
              <w:pStyle w:val="Heading5"/>
              <w:keepNext w:val="0"/>
              <w:rPr>
                <w:bCs/>
                <w:caps/>
                <w:color w:val="000000"/>
                <w:kern w:val="2"/>
                <w:lang w:val="en-US" w:eastAsia="en-US"/>
              </w:rPr>
            </w:pPr>
            <w:r w:rsidRPr="00631A45">
              <w:rPr>
                <w:bCs/>
                <w:color w:val="000000"/>
                <w:kern w:val="2"/>
                <w:lang w:val="en-US" w:eastAsia="en-US"/>
              </w:rPr>
              <w:t>Comments</w:t>
            </w:r>
          </w:p>
        </w:tc>
      </w:tr>
      <w:tr w:rsidR="00420421" w:rsidRPr="00420421" w14:paraId="5D810A54" w14:textId="77777777" w:rsidTr="00FF7D04">
        <w:trPr>
          <w:jc w:val="center"/>
        </w:trPr>
        <w:tc>
          <w:tcPr>
            <w:tcW w:w="1706" w:type="dxa"/>
            <w:tcBorders>
              <w:top w:val="single" w:sz="6" w:space="0" w:color="000000"/>
            </w:tcBorders>
            <w:vAlign w:val="center"/>
          </w:tcPr>
          <w:p w14:paraId="6595C6AB" w14:textId="77777777" w:rsidR="00856BE4" w:rsidRPr="00420421" w:rsidRDefault="00856BE4" w:rsidP="00420421">
            <w:pPr>
              <w:ind w:hanging="22"/>
              <w:jc w:val="both"/>
              <w:rPr>
                <w:color w:val="000000"/>
                <w:sz w:val="16"/>
                <w:szCs w:val="16"/>
              </w:rPr>
            </w:pPr>
            <w:r w:rsidRPr="00420421">
              <w:rPr>
                <w:color w:val="000000"/>
                <w:kern w:val="2"/>
                <w:sz w:val="16"/>
                <w:szCs w:val="16"/>
              </w:rPr>
              <w:t>Tax_year</w:t>
            </w:r>
          </w:p>
        </w:tc>
        <w:tc>
          <w:tcPr>
            <w:tcW w:w="900" w:type="dxa"/>
            <w:tcBorders>
              <w:top w:val="single" w:sz="6" w:space="0" w:color="000000"/>
            </w:tcBorders>
            <w:vAlign w:val="center"/>
          </w:tcPr>
          <w:p w14:paraId="3DF36F38" w14:textId="77777777" w:rsidR="00856BE4" w:rsidRPr="00420421" w:rsidRDefault="00856BE4" w:rsidP="00526312">
            <w:pPr>
              <w:jc w:val="center"/>
              <w:rPr>
                <w:color w:val="000000"/>
                <w:sz w:val="16"/>
                <w:szCs w:val="16"/>
              </w:rPr>
            </w:pPr>
            <w:r w:rsidRPr="00420421">
              <w:rPr>
                <w:color w:val="000000"/>
                <w:kern w:val="2"/>
                <w:sz w:val="16"/>
                <w:szCs w:val="16"/>
              </w:rPr>
              <w:t>Numeric</w:t>
            </w:r>
          </w:p>
        </w:tc>
        <w:tc>
          <w:tcPr>
            <w:tcW w:w="990" w:type="dxa"/>
            <w:tcBorders>
              <w:top w:val="single" w:sz="6" w:space="0" w:color="000000"/>
            </w:tcBorders>
            <w:vAlign w:val="center"/>
          </w:tcPr>
          <w:p w14:paraId="3EFE917C" w14:textId="77777777" w:rsidR="00856BE4" w:rsidRPr="00420421" w:rsidRDefault="00856BE4" w:rsidP="00856BE4">
            <w:pPr>
              <w:jc w:val="center"/>
              <w:rPr>
                <w:color w:val="000000"/>
                <w:sz w:val="16"/>
                <w:szCs w:val="16"/>
              </w:rPr>
            </w:pPr>
            <w:r w:rsidRPr="00420421">
              <w:rPr>
                <w:color w:val="000000"/>
                <w:kern w:val="2"/>
                <w:sz w:val="16"/>
                <w:szCs w:val="16"/>
              </w:rPr>
              <w:t>4</w:t>
            </w:r>
          </w:p>
        </w:tc>
        <w:tc>
          <w:tcPr>
            <w:tcW w:w="810" w:type="dxa"/>
            <w:tcBorders>
              <w:top w:val="single" w:sz="6" w:space="0" w:color="000000"/>
            </w:tcBorders>
            <w:vAlign w:val="center"/>
          </w:tcPr>
          <w:p w14:paraId="4720093B" w14:textId="77777777" w:rsidR="00856BE4" w:rsidRPr="00420421" w:rsidRDefault="00856BE4" w:rsidP="00856BE4">
            <w:pPr>
              <w:jc w:val="center"/>
              <w:rPr>
                <w:color w:val="000000"/>
                <w:sz w:val="16"/>
                <w:szCs w:val="16"/>
              </w:rPr>
            </w:pPr>
            <w:r w:rsidRPr="00420421">
              <w:rPr>
                <w:color w:val="000000"/>
                <w:kern w:val="2"/>
                <w:sz w:val="16"/>
                <w:szCs w:val="16"/>
              </w:rPr>
              <w:t>Yes</w:t>
            </w:r>
          </w:p>
        </w:tc>
        <w:tc>
          <w:tcPr>
            <w:tcW w:w="6097" w:type="dxa"/>
            <w:tcBorders>
              <w:top w:val="single" w:sz="6" w:space="0" w:color="000000"/>
            </w:tcBorders>
            <w:vAlign w:val="center"/>
          </w:tcPr>
          <w:p w14:paraId="330EE557" w14:textId="77777777" w:rsidR="00856BE4" w:rsidRPr="00420421" w:rsidRDefault="00856BE4" w:rsidP="00420421">
            <w:pPr>
              <w:ind w:hanging="18"/>
              <w:rPr>
                <w:color w:val="000000"/>
                <w:kern w:val="2"/>
                <w:sz w:val="16"/>
                <w:szCs w:val="16"/>
              </w:rPr>
            </w:pPr>
            <w:r w:rsidRPr="00420421">
              <w:rPr>
                <w:color w:val="000000"/>
                <w:kern w:val="2"/>
                <w:sz w:val="16"/>
                <w:szCs w:val="16"/>
              </w:rPr>
              <w:t>Tax year submitting (ex. 2000,2001,2002,2003,2004, 2005)</w:t>
            </w:r>
          </w:p>
        </w:tc>
      </w:tr>
      <w:tr w:rsidR="00420421" w:rsidRPr="00336751" w14:paraId="3D535287" w14:textId="77777777" w:rsidTr="00FF7D04">
        <w:trPr>
          <w:jc w:val="center"/>
        </w:trPr>
        <w:tc>
          <w:tcPr>
            <w:tcW w:w="1706" w:type="dxa"/>
            <w:vAlign w:val="center"/>
          </w:tcPr>
          <w:p w14:paraId="3A761C8C" w14:textId="77777777" w:rsidR="00856BE4" w:rsidRPr="00856BE4" w:rsidRDefault="00856BE4" w:rsidP="00420421">
            <w:pPr>
              <w:ind w:hanging="22"/>
              <w:jc w:val="both"/>
              <w:rPr>
                <w:color w:val="000000"/>
                <w:kern w:val="2"/>
                <w:sz w:val="16"/>
              </w:rPr>
            </w:pPr>
            <w:r w:rsidRPr="00856BE4">
              <w:rPr>
                <w:color w:val="000000"/>
                <w:kern w:val="2"/>
                <w:sz w:val="16"/>
              </w:rPr>
              <w:t>F</w:t>
            </w:r>
            <w:r w:rsidR="00526312" w:rsidRPr="00856BE4">
              <w:rPr>
                <w:color w:val="000000"/>
                <w:kern w:val="2"/>
                <w:sz w:val="16"/>
              </w:rPr>
              <w:t>IPS</w:t>
            </w:r>
            <w:r w:rsidRPr="00856BE4">
              <w:rPr>
                <w:color w:val="000000"/>
                <w:kern w:val="2"/>
                <w:sz w:val="16"/>
              </w:rPr>
              <w:t>_code</w:t>
            </w:r>
          </w:p>
        </w:tc>
        <w:tc>
          <w:tcPr>
            <w:tcW w:w="900" w:type="dxa"/>
            <w:vAlign w:val="center"/>
          </w:tcPr>
          <w:p w14:paraId="6031ED24"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76636673" w14:textId="77777777" w:rsidR="00856BE4" w:rsidRPr="00856BE4" w:rsidRDefault="00856BE4" w:rsidP="00856BE4">
            <w:pPr>
              <w:jc w:val="center"/>
              <w:rPr>
                <w:color w:val="000000"/>
                <w:kern w:val="2"/>
                <w:sz w:val="16"/>
              </w:rPr>
            </w:pPr>
            <w:r w:rsidRPr="00856BE4">
              <w:rPr>
                <w:color w:val="000000"/>
                <w:kern w:val="2"/>
                <w:sz w:val="16"/>
              </w:rPr>
              <w:t>5</w:t>
            </w:r>
          </w:p>
        </w:tc>
        <w:tc>
          <w:tcPr>
            <w:tcW w:w="810" w:type="dxa"/>
            <w:vAlign w:val="center"/>
          </w:tcPr>
          <w:p w14:paraId="5E5E4AF4"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626E522C" w14:textId="77777777" w:rsidR="00856BE4" w:rsidRPr="00420421" w:rsidRDefault="00856BE4" w:rsidP="00420421">
            <w:pPr>
              <w:ind w:hanging="18"/>
              <w:rPr>
                <w:color w:val="000000"/>
                <w:kern w:val="2"/>
                <w:sz w:val="16"/>
                <w:szCs w:val="16"/>
              </w:rPr>
            </w:pPr>
            <w:r w:rsidRPr="00420421">
              <w:rPr>
                <w:color w:val="000000"/>
                <w:kern w:val="2"/>
                <w:sz w:val="16"/>
                <w:szCs w:val="16"/>
              </w:rPr>
              <w:t>Parish identification number. FIPS table furnished (See FIPS table.)</w:t>
            </w:r>
          </w:p>
        </w:tc>
      </w:tr>
      <w:tr w:rsidR="00420421" w:rsidRPr="00336751" w14:paraId="2FBDBEA7" w14:textId="77777777" w:rsidTr="00FF7D04">
        <w:trPr>
          <w:jc w:val="center"/>
        </w:trPr>
        <w:tc>
          <w:tcPr>
            <w:tcW w:w="1706" w:type="dxa"/>
            <w:vAlign w:val="center"/>
          </w:tcPr>
          <w:p w14:paraId="4091D824" w14:textId="77777777" w:rsidR="00856BE4" w:rsidRPr="00856BE4" w:rsidRDefault="00856BE4" w:rsidP="00420421">
            <w:pPr>
              <w:ind w:hanging="22"/>
              <w:jc w:val="both"/>
              <w:rPr>
                <w:color w:val="000000"/>
                <w:kern w:val="2"/>
                <w:sz w:val="16"/>
              </w:rPr>
            </w:pPr>
            <w:r w:rsidRPr="00856BE4">
              <w:rPr>
                <w:color w:val="000000"/>
                <w:kern w:val="2"/>
                <w:sz w:val="16"/>
              </w:rPr>
              <w:t>Assessment_no</w:t>
            </w:r>
          </w:p>
        </w:tc>
        <w:tc>
          <w:tcPr>
            <w:tcW w:w="900" w:type="dxa"/>
            <w:vAlign w:val="center"/>
          </w:tcPr>
          <w:p w14:paraId="361DA16A"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29C62C29" w14:textId="77777777" w:rsidR="00856BE4" w:rsidRPr="00856BE4" w:rsidRDefault="00856BE4" w:rsidP="00856BE4">
            <w:pPr>
              <w:jc w:val="center"/>
              <w:rPr>
                <w:color w:val="000000"/>
                <w:kern w:val="2"/>
                <w:sz w:val="16"/>
              </w:rPr>
            </w:pPr>
            <w:r w:rsidRPr="00856BE4">
              <w:rPr>
                <w:color w:val="000000"/>
                <w:kern w:val="2"/>
                <w:sz w:val="16"/>
              </w:rPr>
              <w:t>20</w:t>
            </w:r>
          </w:p>
        </w:tc>
        <w:tc>
          <w:tcPr>
            <w:tcW w:w="810" w:type="dxa"/>
            <w:vAlign w:val="center"/>
          </w:tcPr>
          <w:p w14:paraId="3298F3C4"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30CC7BFF" w14:textId="77777777" w:rsidR="00856BE4" w:rsidRPr="00420421" w:rsidRDefault="00856BE4" w:rsidP="00420421">
            <w:pPr>
              <w:ind w:hanging="18"/>
              <w:rPr>
                <w:color w:val="000000"/>
                <w:kern w:val="2"/>
                <w:sz w:val="16"/>
                <w:szCs w:val="16"/>
              </w:rPr>
            </w:pPr>
            <w:r w:rsidRPr="00420421">
              <w:rPr>
                <w:color w:val="000000"/>
                <w:kern w:val="2"/>
                <w:sz w:val="16"/>
                <w:szCs w:val="16"/>
              </w:rPr>
              <w:t>Assessment number.</w:t>
            </w:r>
          </w:p>
        </w:tc>
      </w:tr>
      <w:tr w:rsidR="00420421" w:rsidRPr="00336751" w14:paraId="696B9975" w14:textId="77777777" w:rsidTr="00FF7D04">
        <w:trPr>
          <w:jc w:val="center"/>
        </w:trPr>
        <w:tc>
          <w:tcPr>
            <w:tcW w:w="1706" w:type="dxa"/>
            <w:vAlign w:val="center"/>
          </w:tcPr>
          <w:p w14:paraId="1D47DE6B" w14:textId="77777777" w:rsidR="00856BE4" w:rsidRPr="00856BE4" w:rsidRDefault="00856BE4" w:rsidP="00420421">
            <w:pPr>
              <w:ind w:hanging="22"/>
              <w:jc w:val="both"/>
              <w:rPr>
                <w:color w:val="000000"/>
                <w:kern w:val="2"/>
                <w:sz w:val="16"/>
              </w:rPr>
            </w:pPr>
            <w:r w:rsidRPr="00856BE4">
              <w:rPr>
                <w:color w:val="000000"/>
                <w:kern w:val="2"/>
                <w:sz w:val="16"/>
              </w:rPr>
              <w:t>Ward</w:t>
            </w:r>
          </w:p>
        </w:tc>
        <w:tc>
          <w:tcPr>
            <w:tcW w:w="900" w:type="dxa"/>
            <w:vAlign w:val="center"/>
          </w:tcPr>
          <w:p w14:paraId="692C68DD"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67BFD6C0" w14:textId="77777777" w:rsidR="00856BE4" w:rsidRPr="00856BE4" w:rsidRDefault="00856BE4" w:rsidP="00856BE4">
            <w:pPr>
              <w:jc w:val="center"/>
              <w:rPr>
                <w:color w:val="000000"/>
                <w:kern w:val="2"/>
                <w:sz w:val="16"/>
              </w:rPr>
            </w:pPr>
            <w:r w:rsidRPr="00856BE4">
              <w:rPr>
                <w:color w:val="000000"/>
                <w:kern w:val="2"/>
                <w:sz w:val="16"/>
              </w:rPr>
              <w:t>3</w:t>
            </w:r>
          </w:p>
        </w:tc>
        <w:tc>
          <w:tcPr>
            <w:tcW w:w="810" w:type="dxa"/>
            <w:vAlign w:val="center"/>
          </w:tcPr>
          <w:p w14:paraId="459E763E"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6B2AF0FA" w14:textId="77777777" w:rsidR="00856BE4" w:rsidRPr="00420421" w:rsidRDefault="00856BE4" w:rsidP="00420421">
            <w:pPr>
              <w:ind w:hanging="18"/>
              <w:rPr>
                <w:color w:val="000000"/>
                <w:kern w:val="2"/>
                <w:sz w:val="16"/>
                <w:szCs w:val="16"/>
              </w:rPr>
            </w:pPr>
            <w:r w:rsidRPr="00420421">
              <w:rPr>
                <w:color w:val="000000"/>
                <w:kern w:val="2"/>
                <w:sz w:val="16"/>
                <w:szCs w:val="16"/>
              </w:rPr>
              <w:t>Ward identification number.</w:t>
            </w:r>
          </w:p>
        </w:tc>
      </w:tr>
      <w:tr w:rsidR="00420421" w:rsidRPr="00336751" w14:paraId="0849E1B1" w14:textId="77777777" w:rsidTr="00FF7D04">
        <w:trPr>
          <w:jc w:val="center"/>
        </w:trPr>
        <w:tc>
          <w:tcPr>
            <w:tcW w:w="1706" w:type="dxa"/>
            <w:vAlign w:val="center"/>
          </w:tcPr>
          <w:p w14:paraId="5FEB1A68" w14:textId="77777777" w:rsidR="00856BE4" w:rsidRPr="00856BE4" w:rsidRDefault="00856BE4" w:rsidP="00420421">
            <w:pPr>
              <w:ind w:hanging="22"/>
              <w:jc w:val="both"/>
              <w:rPr>
                <w:color w:val="000000"/>
                <w:kern w:val="2"/>
                <w:sz w:val="16"/>
              </w:rPr>
            </w:pPr>
            <w:r w:rsidRPr="00856BE4">
              <w:rPr>
                <w:color w:val="000000"/>
                <w:kern w:val="2"/>
                <w:sz w:val="16"/>
              </w:rPr>
              <w:t>Assessor_ref_no</w:t>
            </w:r>
          </w:p>
        </w:tc>
        <w:tc>
          <w:tcPr>
            <w:tcW w:w="900" w:type="dxa"/>
            <w:vAlign w:val="center"/>
          </w:tcPr>
          <w:p w14:paraId="5961001D"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794E4DCB" w14:textId="77777777" w:rsidR="00856BE4" w:rsidRPr="00856BE4" w:rsidRDefault="00856BE4" w:rsidP="00856BE4">
            <w:pPr>
              <w:jc w:val="center"/>
              <w:rPr>
                <w:color w:val="000000"/>
                <w:kern w:val="2"/>
                <w:sz w:val="16"/>
              </w:rPr>
            </w:pPr>
            <w:r w:rsidRPr="00856BE4">
              <w:rPr>
                <w:color w:val="000000"/>
                <w:kern w:val="2"/>
                <w:sz w:val="16"/>
              </w:rPr>
              <w:t>15</w:t>
            </w:r>
          </w:p>
        </w:tc>
        <w:tc>
          <w:tcPr>
            <w:tcW w:w="810" w:type="dxa"/>
            <w:vAlign w:val="center"/>
          </w:tcPr>
          <w:p w14:paraId="4C0B6F37"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6DB65E3B" w14:textId="77777777" w:rsidR="00856BE4" w:rsidRPr="00420421" w:rsidRDefault="00856BE4" w:rsidP="00420421">
            <w:pPr>
              <w:ind w:hanging="18"/>
              <w:rPr>
                <w:color w:val="000000"/>
                <w:kern w:val="2"/>
                <w:sz w:val="16"/>
                <w:szCs w:val="16"/>
              </w:rPr>
            </w:pPr>
            <w:r w:rsidRPr="00420421">
              <w:rPr>
                <w:color w:val="000000"/>
                <w:kern w:val="2"/>
                <w:sz w:val="16"/>
                <w:szCs w:val="16"/>
              </w:rPr>
              <w:t>Assessor's Change Order reference item number assigned by the Assessor's staff.</w:t>
            </w:r>
          </w:p>
        </w:tc>
      </w:tr>
      <w:tr w:rsidR="00420421" w:rsidRPr="00336751" w14:paraId="7E60C95C" w14:textId="77777777" w:rsidTr="00FF7D04">
        <w:trPr>
          <w:jc w:val="center"/>
        </w:trPr>
        <w:tc>
          <w:tcPr>
            <w:tcW w:w="1706" w:type="dxa"/>
            <w:vAlign w:val="center"/>
          </w:tcPr>
          <w:p w14:paraId="1563F847" w14:textId="77777777" w:rsidR="00856BE4" w:rsidRPr="00856BE4" w:rsidRDefault="00856BE4" w:rsidP="00420421">
            <w:pPr>
              <w:ind w:hanging="22"/>
              <w:jc w:val="both"/>
              <w:rPr>
                <w:color w:val="000000"/>
                <w:kern w:val="2"/>
                <w:sz w:val="16"/>
              </w:rPr>
            </w:pPr>
            <w:r w:rsidRPr="00856BE4">
              <w:rPr>
                <w:color w:val="000000"/>
                <w:kern w:val="2"/>
                <w:sz w:val="16"/>
              </w:rPr>
              <w:t>Place_</w:t>
            </w:r>
            <w:r w:rsidR="00526312" w:rsidRPr="00856BE4">
              <w:rPr>
                <w:color w:val="000000"/>
                <w:kern w:val="2"/>
                <w:sz w:val="16"/>
              </w:rPr>
              <w:t>FIPS</w:t>
            </w:r>
          </w:p>
        </w:tc>
        <w:tc>
          <w:tcPr>
            <w:tcW w:w="900" w:type="dxa"/>
            <w:vAlign w:val="center"/>
          </w:tcPr>
          <w:p w14:paraId="37387F61"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0D7B7FF0" w14:textId="77777777" w:rsidR="00856BE4" w:rsidRPr="00856BE4" w:rsidRDefault="00856BE4" w:rsidP="00856BE4">
            <w:pPr>
              <w:jc w:val="center"/>
              <w:rPr>
                <w:color w:val="000000"/>
                <w:kern w:val="2"/>
                <w:sz w:val="16"/>
              </w:rPr>
            </w:pPr>
            <w:r w:rsidRPr="00856BE4">
              <w:rPr>
                <w:color w:val="000000"/>
                <w:kern w:val="2"/>
                <w:sz w:val="16"/>
              </w:rPr>
              <w:t>5</w:t>
            </w:r>
          </w:p>
        </w:tc>
        <w:tc>
          <w:tcPr>
            <w:tcW w:w="810" w:type="dxa"/>
            <w:vAlign w:val="center"/>
          </w:tcPr>
          <w:p w14:paraId="55E7C98B"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382BAB8B" w14:textId="77777777" w:rsidR="00856BE4" w:rsidRPr="00420421" w:rsidRDefault="00856BE4" w:rsidP="00420421">
            <w:pPr>
              <w:ind w:hanging="18"/>
              <w:rPr>
                <w:color w:val="000000"/>
                <w:kern w:val="2"/>
                <w:sz w:val="16"/>
                <w:szCs w:val="16"/>
              </w:rPr>
            </w:pPr>
            <w:r w:rsidRPr="00420421">
              <w:rPr>
                <w:color w:val="000000"/>
                <w:kern w:val="2"/>
                <w:sz w:val="16"/>
                <w:szCs w:val="16"/>
              </w:rPr>
              <w:t>FIPS Place Code of Ward or Municipality. (See FIPS table.)</w:t>
            </w:r>
          </w:p>
        </w:tc>
      </w:tr>
      <w:tr w:rsidR="00420421" w:rsidRPr="00336751" w14:paraId="6B2004D3" w14:textId="77777777" w:rsidTr="00FF7D04">
        <w:trPr>
          <w:jc w:val="center"/>
        </w:trPr>
        <w:tc>
          <w:tcPr>
            <w:tcW w:w="1706" w:type="dxa"/>
            <w:vAlign w:val="center"/>
          </w:tcPr>
          <w:p w14:paraId="6219D4C4" w14:textId="77777777" w:rsidR="00856BE4" w:rsidRPr="00420421" w:rsidRDefault="00856BE4" w:rsidP="00420421">
            <w:pPr>
              <w:ind w:hanging="22"/>
              <w:jc w:val="both"/>
              <w:rPr>
                <w:color w:val="000000"/>
                <w:sz w:val="16"/>
                <w:szCs w:val="16"/>
              </w:rPr>
            </w:pPr>
            <w:r w:rsidRPr="00420421">
              <w:rPr>
                <w:color w:val="000000"/>
                <w:sz w:val="16"/>
                <w:szCs w:val="16"/>
              </w:rPr>
              <w:t>Parcel_address</w:t>
            </w:r>
          </w:p>
        </w:tc>
        <w:tc>
          <w:tcPr>
            <w:tcW w:w="900" w:type="dxa"/>
            <w:vAlign w:val="center"/>
          </w:tcPr>
          <w:p w14:paraId="14045745"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0594B368" w14:textId="77777777" w:rsidR="00856BE4" w:rsidRPr="00856BE4" w:rsidRDefault="00856BE4" w:rsidP="00856BE4">
            <w:pPr>
              <w:jc w:val="center"/>
              <w:rPr>
                <w:color w:val="000000"/>
                <w:kern w:val="2"/>
                <w:sz w:val="16"/>
              </w:rPr>
            </w:pPr>
            <w:r w:rsidRPr="00856BE4">
              <w:rPr>
                <w:color w:val="000000"/>
                <w:kern w:val="2"/>
                <w:sz w:val="16"/>
              </w:rPr>
              <w:t>50</w:t>
            </w:r>
          </w:p>
        </w:tc>
        <w:tc>
          <w:tcPr>
            <w:tcW w:w="810" w:type="dxa"/>
            <w:vAlign w:val="center"/>
          </w:tcPr>
          <w:p w14:paraId="34B35F3E"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6059ABC8" w14:textId="77777777" w:rsidR="00856BE4" w:rsidRPr="00420421" w:rsidRDefault="00856BE4" w:rsidP="00420421">
            <w:pPr>
              <w:ind w:hanging="18"/>
              <w:rPr>
                <w:color w:val="000000"/>
                <w:kern w:val="2"/>
                <w:sz w:val="16"/>
                <w:szCs w:val="16"/>
              </w:rPr>
            </w:pPr>
            <w:r w:rsidRPr="00420421">
              <w:rPr>
                <w:color w:val="000000"/>
                <w:kern w:val="2"/>
                <w:sz w:val="16"/>
                <w:szCs w:val="16"/>
              </w:rPr>
              <w:t>Parcel, Physical or E911 Address of property location.</w:t>
            </w:r>
          </w:p>
        </w:tc>
      </w:tr>
      <w:tr w:rsidR="00420421" w:rsidRPr="00336751" w14:paraId="4C0D757F" w14:textId="77777777" w:rsidTr="00FF7D04">
        <w:trPr>
          <w:jc w:val="center"/>
        </w:trPr>
        <w:tc>
          <w:tcPr>
            <w:tcW w:w="1706" w:type="dxa"/>
            <w:vAlign w:val="center"/>
          </w:tcPr>
          <w:p w14:paraId="46660571" w14:textId="77777777" w:rsidR="00856BE4" w:rsidRPr="00420421" w:rsidRDefault="00856BE4" w:rsidP="00420421">
            <w:pPr>
              <w:ind w:hanging="22"/>
              <w:jc w:val="both"/>
              <w:rPr>
                <w:color w:val="000000"/>
                <w:sz w:val="16"/>
                <w:szCs w:val="16"/>
              </w:rPr>
            </w:pPr>
            <w:r w:rsidRPr="00420421">
              <w:rPr>
                <w:color w:val="000000"/>
                <w:sz w:val="16"/>
                <w:szCs w:val="16"/>
              </w:rPr>
              <w:t xml:space="preserve">Assessment_type </w:t>
            </w:r>
          </w:p>
        </w:tc>
        <w:tc>
          <w:tcPr>
            <w:tcW w:w="900" w:type="dxa"/>
            <w:vAlign w:val="center"/>
          </w:tcPr>
          <w:p w14:paraId="52EBA461"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350DFF65" w14:textId="77777777" w:rsidR="00856BE4" w:rsidRPr="00856BE4" w:rsidRDefault="00856BE4" w:rsidP="00856BE4">
            <w:pPr>
              <w:jc w:val="center"/>
              <w:rPr>
                <w:color w:val="000000"/>
                <w:kern w:val="2"/>
                <w:sz w:val="16"/>
              </w:rPr>
            </w:pPr>
            <w:r w:rsidRPr="00856BE4">
              <w:rPr>
                <w:color w:val="000000"/>
                <w:kern w:val="2"/>
                <w:sz w:val="16"/>
              </w:rPr>
              <w:t>2</w:t>
            </w:r>
          </w:p>
        </w:tc>
        <w:tc>
          <w:tcPr>
            <w:tcW w:w="810" w:type="dxa"/>
            <w:vAlign w:val="center"/>
          </w:tcPr>
          <w:p w14:paraId="750B9D94"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59A93970" w14:textId="77777777" w:rsidR="00856BE4" w:rsidRPr="00420421" w:rsidRDefault="00856BE4" w:rsidP="00420421">
            <w:pPr>
              <w:ind w:hanging="18"/>
              <w:rPr>
                <w:color w:val="000000"/>
                <w:kern w:val="2"/>
                <w:sz w:val="16"/>
                <w:szCs w:val="16"/>
              </w:rPr>
            </w:pPr>
            <w:r w:rsidRPr="00420421">
              <w:rPr>
                <w:color w:val="000000"/>
                <w:kern w:val="2"/>
                <w:sz w:val="16"/>
                <w:szCs w:val="16"/>
              </w:rPr>
              <w:t>"RE" = Real Estate, "PP" = Personal Property, "PS" = Public Service</w:t>
            </w:r>
          </w:p>
        </w:tc>
      </w:tr>
      <w:tr w:rsidR="00420421" w:rsidRPr="00336751" w14:paraId="4DCD8236" w14:textId="77777777" w:rsidTr="00FF7D04">
        <w:trPr>
          <w:jc w:val="center"/>
        </w:trPr>
        <w:tc>
          <w:tcPr>
            <w:tcW w:w="1706" w:type="dxa"/>
            <w:vAlign w:val="center"/>
          </w:tcPr>
          <w:p w14:paraId="3B6173FC" w14:textId="77777777" w:rsidR="00856BE4" w:rsidRPr="00420421" w:rsidRDefault="00856BE4" w:rsidP="00420421">
            <w:pPr>
              <w:ind w:hanging="22"/>
              <w:jc w:val="both"/>
              <w:rPr>
                <w:color w:val="000000"/>
                <w:sz w:val="16"/>
                <w:szCs w:val="16"/>
              </w:rPr>
            </w:pPr>
            <w:r w:rsidRPr="00420421">
              <w:rPr>
                <w:color w:val="000000"/>
                <w:sz w:val="16"/>
                <w:szCs w:val="16"/>
              </w:rPr>
              <w:t>Assessment_status</w:t>
            </w:r>
          </w:p>
        </w:tc>
        <w:tc>
          <w:tcPr>
            <w:tcW w:w="900" w:type="dxa"/>
            <w:vAlign w:val="center"/>
          </w:tcPr>
          <w:p w14:paraId="24AB6523"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5E53BA58" w14:textId="77777777" w:rsidR="00856BE4" w:rsidRPr="00856BE4" w:rsidRDefault="00856BE4" w:rsidP="00856BE4">
            <w:pPr>
              <w:jc w:val="center"/>
              <w:rPr>
                <w:color w:val="000000"/>
                <w:kern w:val="2"/>
                <w:sz w:val="16"/>
              </w:rPr>
            </w:pPr>
            <w:r w:rsidRPr="00856BE4">
              <w:rPr>
                <w:color w:val="000000"/>
                <w:kern w:val="2"/>
                <w:sz w:val="16"/>
              </w:rPr>
              <w:t>2</w:t>
            </w:r>
          </w:p>
        </w:tc>
        <w:tc>
          <w:tcPr>
            <w:tcW w:w="810" w:type="dxa"/>
            <w:vAlign w:val="center"/>
          </w:tcPr>
          <w:p w14:paraId="4D209883"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7687AB8F" w14:textId="77777777" w:rsidR="00856BE4" w:rsidRPr="00420421" w:rsidRDefault="00856BE4" w:rsidP="00420421">
            <w:pPr>
              <w:ind w:hanging="18"/>
              <w:rPr>
                <w:color w:val="000000"/>
                <w:kern w:val="2"/>
                <w:sz w:val="16"/>
                <w:szCs w:val="16"/>
              </w:rPr>
            </w:pPr>
            <w:r w:rsidRPr="00420421">
              <w:rPr>
                <w:color w:val="000000"/>
                <w:kern w:val="2"/>
                <w:sz w:val="16"/>
                <w:szCs w:val="16"/>
              </w:rPr>
              <w:t>"AC" = Active, "AJ" = Adjudicated, "EX" = Exempt/Tax Free</w:t>
            </w:r>
          </w:p>
        </w:tc>
      </w:tr>
      <w:tr w:rsidR="00420421" w:rsidRPr="00336751" w14:paraId="47692D7C" w14:textId="77777777" w:rsidTr="00FF7D04">
        <w:trPr>
          <w:jc w:val="center"/>
        </w:trPr>
        <w:tc>
          <w:tcPr>
            <w:tcW w:w="1706" w:type="dxa"/>
            <w:vAlign w:val="center"/>
          </w:tcPr>
          <w:p w14:paraId="600935CB" w14:textId="77777777" w:rsidR="00856BE4" w:rsidRPr="00420421" w:rsidRDefault="00856BE4" w:rsidP="00420421">
            <w:pPr>
              <w:ind w:hanging="22"/>
              <w:jc w:val="both"/>
              <w:rPr>
                <w:color w:val="000000"/>
                <w:sz w:val="16"/>
                <w:szCs w:val="16"/>
              </w:rPr>
            </w:pPr>
            <w:r w:rsidRPr="00420421">
              <w:rPr>
                <w:color w:val="000000"/>
                <w:sz w:val="16"/>
                <w:szCs w:val="16"/>
              </w:rPr>
              <w:t>Homestead_exempt</w:t>
            </w:r>
          </w:p>
        </w:tc>
        <w:tc>
          <w:tcPr>
            <w:tcW w:w="900" w:type="dxa"/>
            <w:vAlign w:val="center"/>
          </w:tcPr>
          <w:p w14:paraId="5C61A754"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295D21A6"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74E0B8DD"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6C20F523" w14:textId="77777777" w:rsidR="00856BE4" w:rsidRPr="00420421" w:rsidRDefault="00856BE4" w:rsidP="00420421">
            <w:pPr>
              <w:ind w:hanging="18"/>
              <w:rPr>
                <w:color w:val="000000"/>
                <w:kern w:val="2"/>
                <w:sz w:val="16"/>
                <w:szCs w:val="16"/>
              </w:rPr>
            </w:pPr>
            <w:r w:rsidRPr="00420421">
              <w:rPr>
                <w:color w:val="000000"/>
                <w:kern w:val="2"/>
                <w:sz w:val="16"/>
                <w:szCs w:val="16"/>
              </w:rPr>
              <w:t>0 = None (Default), 1 = Homestead Exemption, 2 = Over 65 Freeze</w:t>
            </w:r>
          </w:p>
        </w:tc>
      </w:tr>
      <w:tr w:rsidR="00420421" w:rsidRPr="00336751" w14:paraId="12DF1CDF" w14:textId="77777777" w:rsidTr="00FF7D04">
        <w:trPr>
          <w:jc w:val="center"/>
        </w:trPr>
        <w:tc>
          <w:tcPr>
            <w:tcW w:w="1706" w:type="dxa"/>
            <w:vAlign w:val="center"/>
          </w:tcPr>
          <w:p w14:paraId="2902CBEF" w14:textId="77777777" w:rsidR="00856BE4" w:rsidRPr="00420421" w:rsidRDefault="00856BE4" w:rsidP="00420421">
            <w:pPr>
              <w:ind w:hanging="22"/>
              <w:jc w:val="both"/>
              <w:rPr>
                <w:color w:val="000000"/>
                <w:sz w:val="16"/>
                <w:szCs w:val="16"/>
              </w:rPr>
            </w:pPr>
            <w:r w:rsidRPr="00420421">
              <w:rPr>
                <w:color w:val="000000"/>
                <w:sz w:val="16"/>
                <w:szCs w:val="16"/>
              </w:rPr>
              <w:t>Homestead_percent</w:t>
            </w:r>
          </w:p>
        </w:tc>
        <w:tc>
          <w:tcPr>
            <w:tcW w:w="900" w:type="dxa"/>
            <w:vAlign w:val="center"/>
          </w:tcPr>
          <w:p w14:paraId="6B565A27"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6ACD6B33" w14:textId="77777777" w:rsidR="00856BE4" w:rsidRPr="00856BE4" w:rsidRDefault="00856BE4" w:rsidP="00856BE4">
            <w:pPr>
              <w:jc w:val="center"/>
              <w:rPr>
                <w:color w:val="000000"/>
                <w:kern w:val="2"/>
                <w:sz w:val="16"/>
              </w:rPr>
            </w:pPr>
            <w:r w:rsidRPr="00856BE4">
              <w:rPr>
                <w:color w:val="000000"/>
                <w:kern w:val="2"/>
                <w:sz w:val="16"/>
              </w:rPr>
              <w:t>3</w:t>
            </w:r>
          </w:p>
        </w:tc>
        <w:tc>
          <w:tcPr>
            <w:tcW w:w="810" w:type="dxa"/>
            <w:vAlign w:val="center"/>
          </w:tcPr>
          <w:p w14:paraId="6596660E"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55D621E4" w14:textId="77777777" w:rsidR="00856BE4" w:rsidRPr="00420421" w:rsidRDefault="00856BE4" w:rsidP="00420421">
            <w:pPr>
              <w:ind w:hanging="18"/>
              <w:rPr>
                <w:color w:val="000000"/>
                <w:kern w:val="2"/>
                <w:sz w:val="16"/>
                <w:szCs w:val="16"/>
              </w:rPr>
            </w:pPr>
            <w:r w:rsidRPr="00420421">
              <w:rPr>
                <w:color w:val="000000"/>
                <w:kern w:val="2"/>
                <w:sz w:val="16"/>
                <w:szCs w:val="16"/>
              </w:rPr>
              <w:t>Homestead Exemption percentage to be applied to assessment. (Format: 100 = 100% - Default)</w:t>
            </w:r>
          </w:p>
        </w:tc>
      </w:tr>
      <w:tr w:rsidR="00420421" w:rsidRPr="00592D57" w14:paraId="5D3E59C1" w14:textId="77777777" w:rsidTr="00FF7D04">
        <w:trPr>
          <w:jc w:val="center"/>
        </w:trPr>
        <w:tc>
          <w:tcPr>
            <w:tcW w:w="1706" w:type="dxa"/>
            <w:vAlign w:val="center"/>
          </w:tcPr>
          <w:p w14:paraId="14633FDA" w14:textId="77777777" w:rsidR="00856BE4" w:rsidRPr="00420421" w:rsidRDefault="00856BE4" w:rsidP="00420421">
            <w:pPr>
              <w:ind w:hanging="22"/>
              <w:jc w:val="both"/>
              <w:rPr>
                <w:color w:val="000000"/>
                <w:sz w:val="16"/>
                <w:szCs w:val="16"/>
              </w:rPr>
            </w:pPr>
            <w:r w:rsidRPr="00420421">
              <w:rPr>
                <w:color w:val="000000"/>
                <w:sz w:val="16"/>
                <w:szCs w:val="16"/>
              </w:rPr>
              <w:t>Restoration_tax_expmt</w:t>
            </w:r>
          </w:p>
        </w:tc>
        <w:tc>
          <w:tcPr>
            <w:tcW w:w="900" w:type="dxa"/>
            <w:vAlign w:val="center"/>
          </w:tcPr>
          <w:p w14:paraId="3E954172"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7EFC958A"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3B01DB40"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5144F380" w14:textId="77777777" w:rsidR="00856BE4" w:rsidRPr="00420421" w:rsidRDefault="00856BE4" w:rsidP="00420421">
            <w:pPr>
              <w:ind w:hanging="18"/>
              <w:rPr>
                <w:color w:val="000000"/>
                <w:kern w:val="2"/>
                <w:sz w:val="16"/>
                <w:szCs w:val="16"/>
              </w:rPr>
            </w:pPr>
            <w:r w:rsidRPr="00420421">
              <w:rPr>
                <w:color w:val="000000"/>
                <w:kern w:val="2"/>
                <w:sz w:val="16"/>
                <w:szCs w:val="16"/>
              </w:rPr>
              <w:t>Restoration Tax Abatements of historical property. "N" = No (Default), "Y" = Yes</w:t>
            </w:r>
          </w:p>
        </w:tc>
      </w:tr>
      <w:tr w:rsidR="00420421" w:rsidRPr="00336751" w14:paraId="47D6CD36" w14:textId="77777777" w:rsidTr="00FF7D04">
        <w:trPr>
          <w:jc w:val="center"/>
        </w:trPr>
        <w:tc>
          <w:tcPr>
            <w:tcW w:w="1706" w:type="dxa"/>
            <w:vAlign w:val="center"/>
          </w:tcPr>
          <w:p w14:paraId="3C061C4D" w14:textId="77777777" w:rsidR="00856BE4" w:rsidRPr="00420421" w:rsidRDefault="00856BE4" w:rsidP="00420421">
            <w:pPr>
              <w:ind w:hanging="22"/>
              <w:jc w:val="both"/>
              <w:rPr>
                <w:color w:val="000000"/>
                <w:sz w:val="16"/>
                <w:szCs w:val="16"/>
              </w:rPr>
            </w:pPr>
            <w:r w:rsidRPr="00420421">
              <w:rPr>
                <w:color w:val="000000"/>
                <w:sz w:val="16"/>
                <w:szCs w:val="16"/>
              </w:rPr>
              <w:lastRenderedPageBreak/>
              <w:t>Taxpayer_name</w:t>
            </w:r>
          </w:p>
        </w:tc>
        <w:tc>
          <w:tcPr>
            <w:tcW w:w="900" w:type="dxa"/>
            <w:vAlign w:val="center"/>
          </w:tcPr>
          <w:p w14:paraId="517891FC"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19854C7D" w14:textId="77777777" w:rsidR="00856BE4" w:rsidRPr="00856BE4" w:rsidRDefault="00856BE4" w:rsidP="00856BE4">
            <w:pPr>
              <w:jc w:val="center"/>
              <w:rPr>
                <w:color w:val="000000"/>
                <w:kern w:val="2"/>
                <w:sz w:val="16"/>
              </w:rPr>
            </w:pPr>
            <w:r w:rsidRPr="00856BE4">
              <w:rPr>
                <w:color w:val="000000"/>
                <w:kern w:val="2"/>
                <w:sz w:val="16"/>
              </w:rPr>
              <w:t>50</w:t>
            </w:r>
          </w:p>
        </w:tc>
        <w:tc>
          <w:tcPr>
            <w:tcW w:w="810" w:type="dxa"/>
            <w:vAlign w:val="center"/>
          </w:tcPr>
          <w:p w14:paraId="29D40604"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45F7A08B" w14:textId="77777777" w:rsidR="00856BE4" w:rsidRPr="00420421" w:rsidRDefault="00856BE4" w:rsidP="00420421">
            <w:pPr>
              <w:ind w:hanging="18"/>
              <w:rPr>
                <w:color w:val="000000"/>
                <w:kern w:val="2"/>
                <w:sz w:val="16"/>
                <w:szCs w:val="16"/>
              </w:rPr>
            </w:pPr>
            <w:r w:rsidRPr="00420421">
              <w:rPr>
                <w:color w:val="000000"/>
                <w:kern w:val="2"/>
                <w:sz w:val="16"/>
                <w:szCs w:val="16"/>
              </w:rPr>
              <w:t>Taxpayer's name. (Format: Last, First or Company Name)</w:t>
            </w:r>
          </w:p>
        </w:tc>
      </w:tr>
      <w:tr w:rsidR="00420421" w:rsidRPr="00336751" w14:paraId="2A331617" w14:textId="77777777" w:rsidTr="00FF7D04">
        <w:trPr>
          <w:jc w:val="center"/>
        </w:trPr>
        <w:tc>
          <w:tcPr>
            <w:tcW w:w="1706" w:type="dxa"/>
            <w:vAlign w:val="center"/>
          </w:tcPr>
          <w:p w14:paraId="168B6CDB" w14:textId="77777777" w:rsidR="00856BE4" w:rsidRPr="00420421" w:rsidRDefault="00416ECC" w:rsidP="00420421">
            <w:pPr>
              <w:ind w:hanging="22"/>
              <w:jc w:val="both"/>
              <w:rPr>
                <w:color w:val="000000"/>
                <w:sz w:val="16"/>
                <w:szCs w:val="16"/>
              </w:rPr>
            </w:pPr>
            <w:r w:rsidRPr="00420421">
              <w:rPr>
                <w:color w:val="000000"/>
                <w:sz w:val="16"/>
                <w:szCs w:val="16"/>
              </w:rPr>
              <w:t>C</w:t>
            </w:r>
            <w:r w:rsidR="00856BE4" w:rsidRPr="00420421">
              <w:rPr>
                <w:color w:val="000000"/>
                <w:sz w:val="16"/>
                <w:szCs w:val="16"/>
              </w:rPr>
              <w:t>ontact_name</w:t>
            </w:r>
          </w:p>
        </w:tc>
        <w:tc>
          <w:tcPr>
            <w:tcW w:w="900" w:type="dxa"/>
            <w:vAlign w:val="center"/>
          </w:tcPr>
          <w:p w14:paraId="7DDBD809"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75FBC03C" w14:textId="77777777" w:rsidR="00856BE4" w:rsidRPr="00856BE4" w:rsidRDefault="00856BE4" w:rsidP="00856BE4">
            <w:pPr>
              <w:jc w:val="center"/>
              <w:rPr>
                <w:color w:val="000000"/>
                <w:kern w:val="2"/>
                <w:sz w:val="16"/>
              </w:rPr>
            </w:pPr>
            <w:r w:rsidRPr="00856BE4">
              <w:rPr>
                <w:color w:val="000000"/>
                <w:kern w:val="2"/>
                <w:sz w:val="16"/>
              </w:rPr>
              <w:t>50</w:t>
            </w:r>
          </w:p>
        </w:tc>
        <w:tc>
          <w:tcPr>
            <w:tcW w:w="810" w:type="dxa"/>
            <w:vAlign w:val="center"/>
          </w:tcPr>
          <w:p w14:paraId="560ABE73"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753916F8" w14:textId="77777777" w:rsidR="00856BE4" w:rsidRPr="00420421" w:rsidRDefault="00856BE4" w:rsidP="00420421">
            <w:pPr>
              <w:ind w:hanging="18"/>
              <w:rPr>
                <w:color w:val="000000"/>
                <w:kern w:val="2"/>
                <w:sz w:val="16"/>
                <w:szCs w:val="16"/>
              </w:rPr>
            </w:pPr>
            <w:r w:rsidRPr="00420421">
              <w:rPr>
                <w:color w:val="000000"/>
                <w:kern w:val="2"/>
                <w:sz w:val="16"/>
                <w:szCs w:val="16"/>
              </w:rPr>
              <w:t>Contact's name for corporate taxpayers or C/O accounts.</w:t>
            </w:r>
          </w:p>
        </w:tc>
      </w:tr>
      <w:tr w:rsidR="00420421" w:rsidRPr="00336751" w14:paraId="06595223" w14:textId="77777777" w:rsidTr="00FF7D04">
        <w:trPr>
          <w:jc w:val="center"/>
        </w:trPr>
        <w:tc>
          <w:tcPr>
            <w:tcW w:w="1706" w:type="dxa"/>
            <w:vAlign w:val="center"/>
          </w:tcPr>
          <w:p w14:paraId="04E33CB6" w14:textId="77777777" w:rsidR="00856BE4" w:rsidRPr="00420421" w:rsidRDefault="00416ECC" w:rsidP="00420421">
            <w:pPr>
              <w:ind w:hanging="22"/>
              <w:jc w:val="both"/>
              <w:rPr>
                <w:color w:val="000000"/>
                <w:sz w:val="16"/>
                <w:szCs w:val="16"/>
              </w:rPr>
            </w:pPr>
            <w:r w:rsidRPr="00420421">
              <w:rPr>
                <w:color w:val="000000"/>
                <w:sz w:val="16"/>
                <w:szCs w:val="16"/>
              </w:rPr>
              <w:t>T</w:t>
            </w:r>
            <w:r w:rsidR="00856BE4" w:rsidRPr="00420421">
              <w:rPr>
                <w:color w:val="000000"/>
                <w:sz w:val="16"/>
                <w:szCs w:val="16"/>
              </w:rPr>
              <w:t>axpayer_addr1</w:t>
            </w:r>
          </w:p>
        </w:tc>
        <w:tc>
          <w:tcPr>
            <w:tcW w:w="900" w:type="dxa"/>
            <w:vAlign w:val="center"/>
          </w:tcPr>
          <w:p w14:paraId="1C9CC91E"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45DC43D0" w14:textId="77777777" w:rsidR="00856BE4" w:rsidRPr="00856BE4" w:rsidRDefault="00856BE4" w:rsidP="00856BE4">
            <w:pPr>
              <w:jc w:val="center"/>
              <w:rPr>
                <w:color w:val="000000"/>
                <w:kern w:val="2"/>
                <w:sz w:val="16"/>
              </w:rPr>
            </w:pPr>
            <w:r w:rsidRPr="00856BE4">
              <w:rPr>
                <w:color w:val="000000"/>
                <w:kern w:val="2"/>
                <w:sz w:val="16"/>
              </w:rPr>
              <w:t>40</w:t>
            </w:r>
          </w:p>
        </w:tc>
        <w:tc>
          <w:tcPr>
            <w:tcW w:w="810" w:type="dxa"/>
            <w:vAlign w:val="center"/>
          </w:tcPr>
          <w:p w14:paraId="2E225A15"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76E69119" w14:textId="77777777" w:rsidR="00856BE4" w:rsidRPr="00420421" w:rsidRDefault="00856BE4" w:rsidP="00420421">
            <w:pPr>
              <w:ind w:hanging="18"/>
              <w:rPr>
                <w:color w:val="000000"/>
                <w:kern w:val="2"/>
                <w:sz w:val="16"/>
                <w:szCs w:val="16"/>
              </w:rPr>
            </w:pPr>
            <w:r w:rsidRPr="00420421">
              <w:rPr>
                <w:color w:val="000000"/>
                <w:kern w:val="2"/>
                <w:sz w:val="16"/>
                <w:szCs w:val="16"/>
              </w:rPr>
              <w:t>Taxpayer's address line 1.</w:t>
            </w:r>
          </w:p>
        </w:tc>
      </w:tr>
      <w:tr w:rsidR="00420421" w:rsidRPr="00336751" w14:paraId="25F97B49" w14:textId="77777777" w:rsidTr="00FF7D04">
        <w:trPr>
          <w:jc w:val="center"/>
        </w:trPr>
        <w:tc>
          <w:tcPr>
            <w:tcW w:w="1706" w:type="dxa"/>
            <w:vAlign w:val="center"/>
          </w:tcPr>
          <w:p w14:paraId="2BB0CB7A" w14:textId="77777777" w:rsidR="00856BE4" w:rsidRPr="00420421" w:rsidRDefault="00416ECC" w:rsidP="00420421">
            <w:pPr>
              <w:ind w:hanging="22"/>
              <w:jc w:val="both"/>
              <w:rPr>
                <w:color w:val="000000"/>
                <w:sz w:val="16"/>
                <w:szCs w:val="16"/>
              </w:rPr>
            </w:pPr>
            <w:r w:rsidRPr="00420421">
              <w:rPr>
                <w:color w:val="000000"/>
                <w:sz w:val="16"/>
                <w:szCs w:val="16"/>
              </w:rPr>
              <w:t>T</w:t>
            </w:r>
            <w:r w:rsidR="00856BE4" w:rsidRPr="00420421">
              <w:rPr>
                <w:color w:val="000000"/>
                <w:sz w:val="16"/>
                <w:szCs w:val="16"/>
              </w:rPr>
              <w:t>axpayer_addr2</w:t>
            </w:r>
          </w:p>
        </w:tc>
        <w:tc>
          <w:tcPr>
            <w:tcW w:w="900" w:type="dxa"/>
            <w:vAlign w:val="center"/>
          </w:tcPr>
          <w:p w14:paraId="387ADB17"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5C33DE0A" w14:textId="77777777" w:rsidR="00856BE4" w:rsidRPr="00856BE4" w:rsidRDefault="00856BE4" w:rsidP="00856BE4">
            <w:pPr>
              <w:jc w:val="center"/>
              <w:rPr>
                <w:color w:val="000000"/>
                <w:kern w:val="2"/>
                <w:sz w:val="16"/>
              </w:rPr>
            </w:pPr>
            <w:r w:rsidRPr="00856BE4">
              <w:rPr>
                <w:color w:val="000000"/>
                <w:kern w:val="2"/>
                <w:sz w:val="16"/>
              </w:rPr>
              <w:t>40</w:t>
            </w:r>
          </w:p>
        </w:tc>
        <w:tc>
          <w:tcPr>
            <w:tcW w:w="810" w:type="dxa"/>
            <w:vAlign w:val="center"/>
          </w:tcPr>
          <w:p w14:paraId="4CDA19EC"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662148FA" w14:textId="77777777" w:rsidR="00856BE4" w:rsidRPr="00420421" w:rsidRDefault="00856BE4" w:rsidP="00420421">
            <w:pPr>
              <w:ind w:hanging="18"/>
              <w:rPr>
                <w:color w:val="000000"/>
                <w:kern w:val="2"/>
                <w:sz w:val="16"/>
                <w:szCs w:val="16"/>
              </w:rPr>
            </w:pPr>
            <w:r w:rsidRPr="00420421">
              <w:rPr>
                <w:color w:val="000000"/>
                <w:kern w:val="2"/>
                <w:sz w:val="16"/>
                <w:szCs w:val="16"/>
              </w:rPr>
              <w:t>Taxpayer's address line 2.</w:t>
            </w:r>
          </w:p>
        </w:tc>
      </w:tr>
      <w:tr w:rsidR="00420421" w:rsidRPr="00336751" w14:paraId="42DC6628" w14:textId="77777777" w:rsidTr="00FF7D04">
        <w:trPr>
          <w:jc w:val="center"/>
        </w:trPr>
        <w:tc>
          <w:tcPr>
            <w:tcW w:w="1706" w:type="dxa"/>
            <w:vAlign w:val="center"/>
          </w:tcPr>
          <w:p w14:paraId="6EFB588A" w14:textId="77777777" w:rsidR="00856BE4" w:rsidRPr="00420421" w:rsidRDefault="00416ECC" w:rsidP="00420421">
            <w:pPr>
              <w:ind w:hanging="22"/>
              <w:jc w:val="both"/>
              <w:rPr>
                <w:color w:val="000000"/>
                <w:sz w:val="16"/>
                <w:szCs w:val="16"/>
              </w:rPr>
            </w:pPr>
            <w:r w:rsidRPr="00420421">
              <w:rPr>
                <w:color w:val="000000"/>
                <w:sz w:val="16"/>
                <w:szCs w:val="16"/>
              </w:rPr>
              <w:t>T</w:t>
            </w:r>
            <w:r w:rsidR="00856BE4" w:rsidRPr="00420421">
              <w:rPr>
                <w:color w:val="000000"/>
                <w:sz w:val="16"/>
                <w:szCs w:val="16"/>
              </w:rPr>
              <w:t>axpayer_addr3</w:t>
            </w:r>
          </w:p>
        </w:tc>
        <w:tc>
          <w:tcPr>
            <w:tcW w:w="900" w:type="dxa"/>
            <w:vAlign w:val="center"/>
          </w:tcPr>
          <w:p w14:paraId="3B8088BD"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4D0A95FF" w14:textId="77777777" w:rsidR="00856BE4" w:rsidRPr="00856BE4" w:rsidRDefault="00856BE4" w:rsidP="00856BE4">
            <w:pPr>
              <w:jc w:val="center"/>
              <w:rPr>
                <w:color w:val="000000"/>
                <w:kern w:val="2"/>
                <w:sz w:val="16"/>
              </w:rPr>
            </w:pPr>
            <w:r w:rsidRPr="00856BE4">
              <w:rPr>
                <w:color w:val="000000"/>
                <w:kern w:val="2"/>
                <w:sz w:val="16"/>
              </w:rPr>
              <w:t>40</w:t>
            </w:r>
          </w:p>
        </w:tc>
        <w:tc>
          <w:tcPr>
            <w:tcW w:w="810" w:type="dxa"/>
            <w:vAlign w:val="center"/>
          </w:tcPr>
          <w:p w14:paraId="2A294196"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0BC5EB31" w14:textId="77777777" w:rsidR="00856BE4" w:rsidRPr="00420421" w:rsidRDefault="00856BE4" w:rsidP="00420421">
            <w:pPr>
              <w:ind w:hanging="18"/>
              <w:rPr>
                <w:color w:val="000000"/>
                <w:kern w:val="2"/>
                <w:sz w:val="16"/>
                <w:szCs w:val="16"/>
              </w:rPr>
            </w:pPr>
            <w:r w:rsidRPr="00420421">
              <w:rPr>
                <w:color w:val="000000"/>
                <w:kern w:val="2"/>
                <w:sz w:val="16"/>
                <w:szCs w:val="16"/>
              </w:rPr>
              <w:t>Taxpayer's address line 3.</w:t>
            </w:r>
          </w:p>
        </w:tc>
      </w:tr>
      <w:tr w:rsidR="00420421" w:rsidRPr="00336751" w14:paraId="2320D0B0" w14:textId="77777777" w:rsidTr="00FF7D04">
        <w:trPr>
          <w:jc w:val="center"/>
        </w:trPr>
        <w:tc>
          <w:tcPr>
            <w:tcW w:w="1706" w:type="dxa"/>
            <w:vAlign w:val="center"/>
          </w:tcPr>
          <w:p w14:paraId="1C47DE95" w14:textId="77777777" w:rsidR="00856BE4" w:rsidRPr="00420421" w:rsidRDefault="00416ECC" w:rsidP="00420421">
            <w:pPr>
              <w:ind w:hanging="22"/>
              <w:jc w:val="both"/>
              <w:rPr>
                <w:color w:val="000000"/>
                <w:sz w:val="16"/>
                <w:szCs w:val="16"/>
              </w:rPr>
            </w:pPr>
            <w:r w:rsidRPr="00420421">
              <w:rPr>
                <w:color w:val="000000"/>
                <w:sz w:val="16"/>
                <w:szCs w:val="16"/>
              </w:rPr>
              <w:t>TC</w:t>
            </w:r>
            <w:r w:rsidR="00856BE4" w:rsidRPr="00420421">
              <w:rPr>
                <w:color w:val="000000"/>
                <w:sz w:val="16"/>
                <w:szCs w:val="16"/>
              </w:rPr>
              <w:t>_fee_pd</w:t>
            </w:r>
          </w:p>
        </w:tc>
        <w:tc>
          <w:tcPr>
            <w:tcW w:w="900" w:type="dxa"/>
            <w:vAlign w:val="center"/>
          </w:tcPr>
          <w:p w14:paraId="0C32A9A3"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0EA28BD7"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0CDB5E5F"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56C01CE1" w14:textId="77777777" w:rsidR="00856BE4" w:rsidRPr="00420421" w:rsidRDefault="00856BE4" w:rsidP="00420421">
            <w:pPr>
              <w:ind w:hanging="18"/>
              <w:rPr>
                <w:color w:val="000000"/>
                <w:kern w:val="2"/>
                <w:sz w:val="16"/>
                <w:szCs w:val="16"/>
              </w:rPr>
            </w:pPr>
            <w:r w:rsidRPr="00420421">
              <w:rPr>
                <w:color w:val="000000"/>
                <w:kern w:val="2"/>
                <w:sz w:val="16"/>
                <w:szCs w:val="16"/>
              </w:rPr>
              <w:t>Tax Commission fee paid. "N" = No (Default), "Y" = Yes</w:t>
            </w:r>
          </w:p>
        </w:tc>
      </w:tr>
      <w:tr w:rsidR="00420421" w:rsidRPr="00336751" w14:paraId="3B9D3329" w14:textId="77777777" w:rsidTr="00FF7D04">
        <w:trPr>
          <w:jc w:val="center"/>
        </w:trPr>
        <w:tc>
          <w:tcPr>
            <w:tcW w:w="1706" w:type="dxa"/>
            <w:vAlign w:val="center"/>
          </w:tcPr>
          <w:p w14:paraId="3CF2A776" w14:textId="77777777" w:rsidR="00856BE4" w:rsidRPr="00420421" w:rsidRDefault="00416ECC" w:rsidP="00420421">
            <w:pPr>
              <w:ind w:hanging="22"/>
              <w:jc w:val="both"/>
              <w:rPr>
                <w:color w:val="000000"/>
                <w:sz w:val="16"/>
                <w:szCs w:val="16"/>
              </w:rPr>
            </w:pPr>
            <w:r w:rsidRPr="00420421">
              <w:rPr>
                <w:color w:val="000000"/>
                <w:sz w:val="16"/>
                <w:szCs w:val="16"/>
              </w:rPr>
              <w:t>R</w:t>
            </w:r>
            <w:r w:rsidR="00856BE4" w:rsidRPr="00420421">
              <w:rPr>
                <w:color w:val="000000"/>
                <w:sz w:val="16"/>
                <w:szCs w:val="16"/>
              </w:rPr>
              <w:t>eason</w:t>
            </w:r>
          </w:p>
        </w:tc>
        <w:tc>
          <w:tcPr>
            <w:tcW w:w="900" w:type="dxa"/>
            <w:vAlign w:val="center"/>
          </w:tcPr>
          <w:p w14:paraId="440F2432"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13EC7333" w14:textId="77777777" w:rsidR="00856BE4" w:rsidRPr="00856BE4" w:rsidRDefault="00856BE4" w:rsidP="00856BE4">
            <w:pPr>
              <w:jc w:val="center"/>
              <w:rPr>
                <w:color w:val="000000"/>
                <w:kern w:val="2"/>
                <w:sz w:val="16"/>
              </w:rPr>
            </w:pPr>
            <w:r w:rsidRPr="00856BE4">
              <w:rPr>
                <w:color w:val="000000"/>
                <w:kern w:val="2"/>
                <w:sz w:val="16"/>
              </w:rPr>
              <w:t>100</w:t>
            </w:r>
          </w:p>
        </w:tc>
        <w:tc>
          <w:tcPr>
            <w:tcW w:w="810" w:type="dxa"/>
            <w:vAlign w:val="center"/>
          </w:tcPr>
          <w:p w14:paraId="710C279E"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7A58CC29" w14:textId="77777777" w:rsidR="00856BE4" w:rsidRPr="00420421" w:rsidRDefault="00856BE4" w:rsidP="00420421">
            <w:pPr>
              <w:ind w:hanging="18"/>
              <w:rPr>
                <w:color w:val="000000"/>
                <w:kern w:val="2"/>
                <w:sz w:val="16"/>
                <w:szCs w:val="16"/>
              </w:rPr>
            </w:pPr>
            <w:r w:rsidRPr="00420421">
              <w:rPr>
                <w:color w:val="000000"/>
                <w:kern w:val="2"/>
                <w:sz w:val="16"/>
                <w:szCs w:val="16"/>
              </w:rPr>
              <w:t>Reason for requesting change order. (See LTC Reasons List.)</w:t>
            </w:r>
          </w:p>
        </w:tc>
      </w:tr>
      <w:tr w:rsidR="00420421" w:rsidRPr="00336751" w14:paraId="5C6259DD" w14:textId="77777777" w:rsidTr="00FF7D04">
        <w:trPr>
          <w:jc w:val="center"/>
        </w:trPr>
        <w:tc>
          <w:tcPr>
            <w:tcW w:w="1706" w:type="dxa"/>
            <w:vAlign w:val="center"/>
          </w:tcPr>
          <w:p w14:paraId="18C085E3" w14:textId="77777777" w:rsidR="00856BE4" w:rsidRPr="00420421" w:rsidRDefault="00416ECC" w:rsidP="00420421">
            <w:pPr>
              <w:ind w:hanging="22"/>
              <w:jc w:val="both"/>
              <w:rPr>
                <w:color w:val="000000"/>
                <w:sz w:val="16"/>
                <w:szCs w:val="16"/>
              </w:rPr>
            </w:pPr>
            <w:r w:rsidRPr="00420421">
              <w:rPr>
                <w:color w:val="000000"/>
                <w:sz w:val="16"/>
                <w:szCs w:val="16"/>
              </w:rPr>
              <w:t>C</w:t>
            </w:r>
            <w:r w:rsidR="00856BE4" w:rsidRPr="00420421">
              <w:rPr>
                <w:color w:val="000000"/>
                <w:sz w:val="16"/>
                <w:szCs w:val="16"/>
              </w:rPr>
              <w:t>heck_no</w:t>
            </w:r>
          </w:p>
        </w:tc>
        <w:tc>
          <w:tcPr>
            <w:tcW w:w="900" w:type="dxa"/>
            <w:vAlign w:val="center"/>
          </w:tcPr>
          <w:p w14:paraId="2CDD0EB6"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378A2D44" w14:textId="77777777" w:rsidR="00856BE4" w:rsidRPr="00856BE4" w:rsidRDefault="00856BE4" w:rsidP="00856BE4">
            <w:pPr>
              <w:jc w:val="center"/>
              <w:rPr>
                <w:color w:val="000000"/>
                <w:kern w:val="2"/>
                <w:sz w:val="16"/>
              </w:rPr>
            </w:pPr>
            <w:r w:rsidRPr="00856BE4">
              <w:rPr>
                <w:color w:val="000000"/>
                <w:kern w:val="2"/>
                <w:sz w:val="16"/>
              </w:rPr>
              <w:t>10</w:t>
            </w:r>
          </w:p>
        </w:tc>
        <w:tc>
          <w:tcPr>
            <w:tcW w:w="810" w:type="dxa"/>
            <w:vAlign w:val="center"/>
          </w:tcPr>
          <w:p w14:paraId="4AF758AD"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0E11CFEC" w14:textId="77777777" w:rsidR="00856BE4" w:rsidRPr="00420421" w:rsidRDefault="00856BE4" w:rsidP="00420421">
            <w:pPr>
              <w:ind w:hanging="18"/>
              <w:rPr>
                <w:color w:val="000000"/>
                <w:kern w:val="2"/>
                <w:sz w:val="16"/>
                <w:szCs w:val="16"/>
              </w:rPr>
            </w:pPr>
            <w:r w:rsidRPr="00420421">
              <w:rPr>
                <w:color w:val="000000"/>
                <w:kern w:val="2"/>
                <w:sz w:val="16"/>
                <w:szCs w:val="16"/>
              </w:rPr>
              <w:t>Check number if Tax Commission fee is due.</w:t>
            </w:r>
          </w:p>
        </w:tc>
      </w:tr>
      <w:tr w:rsidR="00420421" w:rsidRPr="00336751" w14:paraId="73527E27" w14:textId="77777777" w:rsidTr="00FF7D04">
        <w:trPr>
          <w:jc w:val="center"/>
        </w:trPr>
        <w:tc>
          <w:tcPr>
            <w:tcW w:w="1706" w:type="dxa"/>
            <w:vAlign w:val="center"/>
          </w:tcPr>
          <w:p w14:paraId="441E57EA" w14:textId="77777777" w:rsidR="00856BE4" w:rsidRPr="00420421" w:rsidRDefault="00416ECC" w:rsidP="00420421">
            <w:pPr>
              <w:ind w:hanging="22"/>
              <w:jc w:val="both"/>
              <w:rPr>
                <w:color w:val="000000"/>
                <w:sz w:val="16"/>
                <w:szCs w:val="16"/>
              </w:rPr>
            </w:pPr>
            <w:r w:rsidRPr="00420421">
              <w:rPr>
                <w:color w:val="000000"/>
                <w:sz w:val="16"/>
                <w:szCs w:val="16"/>
              </w:rPr>
              <w:t>C</w:t>
            </w:r>
            <w:r w:rsidR="00856BE4" w:rsidRPr="00420421">
              <w:rPr>
                <w:color w:val="000000"/>
                <w:sz w:val="16"/>
                <w:szCs w:val="16"/>
              </w:rPr>
              <w:t>heck_amount</w:t>
            </w:r>
          </w:p>
        </w:tc>
        <w:tc>
          <w:tcPr>
            <w:tcW w:w="900" w:type="dxa"/>
            <w:vAlign w:val="center"/>
          </w:tcPr>
          <w:p w14:paraId="5B1F83AC"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630B4B41" w14:textId="77777777" w:rsidR="00856BE4" w:rsidRPr="00856BE4" w:rsidRDefault="00856BE4" w:rsidP="00856BE4">
            <w:pPr>
              <w:jc w:val="center"/>
              <w:rPr>
                <w:color w:val="000000"/>
                <w:kern w:val="2"/>
                <w:sz w:val="16"/>
              </w:rPr>
            </w:pPr>
            <w:r w:rsidRPr="00856BE4">
              <w:rPr>
                <w:color w:val="000000"/>
                <w:kern w:val="2"/>
                <w:sz w:val="16"/>
              </w:rPr>
              <w:t>6</w:t>
            </w:r>
          </w:p>
        </w:tc>
        <w:tc>
          <w:tcPr>
            <w:tcW w:w="810" w:type="dxa"/>
            <w:vAlign w:val="center"/>
          </w:tcPr>
          <w:p w14:paraId="4352DA6C"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5C924AF5" w14:textId="77777777" w:rsidR="00856BE4" w:rsidRPr="00420421" w:rsidRDefault="00856BE4" w:rsidP="00420421">
            <w:pPr>
              <w:ind w:hanging="18"/>
              <w:rPr>
                <w:color w:val="000000"/>
                <w:kern w:val="2"/>
                <w:sz w:val="16"/>
                <w:szCs w:val="16"/>
              </w:rPr>
            </w:pPr>
            <w:r w:rsidRPr="00420421">
              <w:rPr>
                <w:color w:val="000000"/>
                <w:kern w:val="2"/>
                <w:sz w:val="16"/>
                <w:szCs w:val="16"/>
              </w:rPr>
              <w:t>Check amount if Tax Commission fee is due.</w:t>
            </w:r>
          </w:p>
        </w:tc>
      </w:tr>
      <w:tr w:rsidR="00420421" w:rsidRPr="00336751" w14:paraId="5645EE08" w14:textId="77777777" w:rsidTr="00FF7D04">
        <w:trPr>
          <w:jc w:val="center"/>
        </w:trPr>
        <w:tc>
          <w:tcPr>
            <w:tcW w:w="1706" w:type="dxa"/>
            <w:vAlign w:val="center"/>
          </w:tcPr>
          <w:p w14:paraId="3EBEA69D" w14:textId="77777777" w:rsidR="00856BE4" w:rsidRPr="00420421" w:rsidRDefault="00416ECC" w:rsidP="00420421">
            <w:pPr>
              <w:ind w:hanging="22"/>
              <w:jc w:val="both"/>
              <w:rPr>
                <w:color w:val="000000"/>
                <w:sz w:val="16"/>
                <w:szCs w:val="16"/>
              </w:rPr>
            </w:pPr>
            <w:r w:rsidRPr="00420421">
              <w:rPr>
                <w:color w:val="000000"/>
                <w:sz w:val="16"/>
                <w:szCs w:val="16"/>
              </w:rPr>
              <w:t>LTC</w:t>
            </w:r>
            <w:r w:rsidR="00856BE4" w:rsidRPr="00420421">
              <w:rPr>
                <w:color w:val="000000"/>
                <w:sz w:val="16"/>
                <w:szCs w:val="16"/>
              </w:rPr>
              <w:t>_sub_class_old1</w:t>
            </w:r>
          </w:p>
        </w:tc>
        <w:tc>
          <w:tcPr>
            <w:tcW w:w="900" w:type="dxa"/>
            <w:vAlign w:val="center"/>
          </w:tcPr>
          <w:p w14:paraId="330AA609"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vAlign w:val="center"/>
          </w:tcPr>
          <w:p w14:paraId="3A90684F"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810" w:type="dxa"/>
            <w:vAlign w:val="center"/>
          </w:tcPr>
          <w:p w14:paraId="50FE6BA6"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6097" w:type="dxa"/>
            <w:vAlign w:val="center"/>
          </w:tcPr>
          <w:p w14:paraId="4B74AE0C" w14:textId="77777777" w:rsidR="00856BE4" w:rsidRPr="00420421" w:rsidRDefault="00856BE4" w:rsidP="00420421">
            <w:pPr>
              <w:ind w:hanging="18"/>
              <w:rPr>
                <w:color w:val="000000"/>
                <w:kern w:val="2"/>
                <w:sz w:val="16"/>
                <w:szCs w:val="16"/>
              </w:rPr>
            </w:pPr>
            <w:r w:rsidRPr="00420421">
              <w:rPr>
                <w:color w:val="000000"/>
                <w:kern w:val="2"/>
                <w:sz w:val="16"/>
                <w:szCs w:val="16"/>
              </w:rPr>
              <w:t>Old LTC Property Sub-Class Code of item 1. (See LTC Property Class Code Listings. Assessor's property classification codes can be used in lieu of the Tax Commission's Property Classification Codes until Tax Year 2006 [Orleans 2007].)</w:t>
            </w:r>
          </w:p>
        </w:tc>
      </w:tr>
      <w:tr w:rsidR="00420421" w:rsidRPr="00336751" w14:paraId="2FE571C5" w14:textId="77777777" w:rsidTr="00FF7D04">
        <w:trPr>
          <w:jc w:val="center"/>
        </w:trPr>
        <w:tc>
          <w:tcPr>
            <w:tcW w:w="1706" w:type="dxa"/>
            <w:vAlign w:val="center"/>
          </w:tcPr>
          <w:p w14:paraId="53C9836B" w14:textId="77777777" w:rsidR="00856BE4" w:rsidRPr="00420421" w:rsidRDefault="00416ECC" w:rsidP="00420421">
            <w:pPr>
              <w:ind w:hanging="22"/>
              <w:jc w:val="both"/>
              <w:rPr>
                <w:color w:val="000000"/>
                <w:sz w:val="16"/>
                <w:szCs w:val="16"/>
              </w:rPr>
            </w:pPr>
            <w:r w:rsidRPr="00420421">
              <w:rPr>
                <w:color w:val="000000"/>
                <w:sz w:val="16"/>
                <w:szCs w:val="16"/>
              </w:rPr>
              <w:t>LTC</w:t>
            </w:r>
            <w:r w:rsidR="00856BE4" w:rsidRPr="00420421">
              <w:rPr>
                <w:color w:val="000000"/>
                <w:sz w:val="16"/>
                <w:szCs w:val="16"/>
              </w:rPr>
              <w:t>_sub_class_new1</w:t>
            </w:r>
          </w:p>
        </w:tc>
        <w:tc>
          <w:tcPr>
            <w:tcW w:w="900" w:type="dxa"/>
            <w:vAlign w:val="center"/>
          </w:tcPr>
          <w:p w14:paraId="74C389E4"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vAlign w:val="center"/>
          </w:tcPr>
          <w:p w14:paraId="0C8DF0DC"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810" w:type="dxa"/>
            <w:vAlign w:val="center"/>
          </w:tcPr>
          <w:p w14:paraId="3C5DD34E"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6097" w:type="dxa"/>
            <w:vAlign w:val="center"/>
          </w:tcPr>
          <w:p w14:paraId="768037B1" w14:textId="77777777" w:rsidR="00856BE4" w:rsidRPr="00420421" w:rsidRDefault="00856BE4" w:rsidP="00420421">
            <w:pPr>
              <w:ind w:hanging="18"/>
              <w:rPr>
                <w:color w:val="000000"/>
                <w:kern w:val="2"/>
                <w:sz w:val="16"/>
                <w:szCs w:val="16"/>
              </w:rPr>
            </w:pPr>
            <w:r w:rsidRPr="00420421">
              <w:rPr>
                <w:color w:val="000000"/>
                <w:kern w:val="2"/>
                <w:sz w:val="16"/>
                <w:szCs w:val="16"/>
              </w:rPr>
              <w:t>New LTC Property Sub-Class Code of item 1. (See LTC Property Class Code Listings. Assessor's property classification codes can be used in lieu of the Tax Commission's Property Classification Codes until Tax Year 2006 [Orleans 2007].)</w:t>
            </w:r>
          </w:p>
        </w:tc>
      </w:tr>
      <w:tr w:rsidR="00420421" w:rsidRPr="00336751" w14:paraId="37DB2051" w14:textId="77777777" w:rsidTr="00FF7D04">
        <w:trPr>
          <w:jc w:val="center"/>
        </w:trPr>
        <w:tc>
          <w:tcPr>
            <w:tcW w:w="1706" w:type="dxa"/>
            <w:vAlign w:val="center"/>
          </w:tcPr>
          <w:p w14:paraId="104A5EC6" w14:textId="77777777" w:rsidR="00856BE4" w:rsidRPr="00420421" w:rsidRDefault="00416ECC" w:rsidP="00420421">
            <w:pPr>
              <w:ind w:hanging="22"/>
              <w:jc w:val="both"/>
              <w:rPr>
                <w:color w:val="000000"/>
                <w:sz w:val="16"/>
                <w:szCs w:val="16"/>
              </w:rPr>
            </w:pPr>
            <w:r w:rsidRPr="00420421">
              <w:rPr>
                <w:color w:val="000000"/>
                <w:sz w:val="16"/>
                <w:szCs w:val="16"/>
              </w:rPr>
              <w:t>Q</w:t>
            </w:r>
            <w:r w:rsidR="00856BE4" w:rsidRPr="00420421">
              <w:rPr>
                <w:color w:val="000000"/>
                <w:sz w:val="16"/>
                <w:szCs w:val="16"/>
              </w:rPr>
              <w:t>uantity_old1</w:t>
            </w:r>
          </w:p>
        </w:tc>
        <w:tc>
          <w:tcPr>
            <w:tcW w:w="900" w:type="dxa"/>
            <w:vAlign w:val="center"/>
          </w:tcPr>
          <w:p w14:paraId="10227AFE"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15D52A6F" w14:textId="77777777" w:rsidR="00856BE4" w:rsidRPr="00856BE4" w:rsidRDefault="00856BE4" w:rsidP="00856BE4">
            <w:pPr>
              <w:jc w:val="center"/>
              <w:rPr>
                <w:color w:val="000000"/>
                <w:kern w:val="2"/>
                <w:sz w:val="16"/>
              </w:rPr>
            </w:pPr>
            <w:r w:rsidRPr="00856BE4">
              <w:rPr>
                <w:color w:val="000000"/>
                <w:kern w:val="2"/>
                <w:sz w:val="16"/>
              </w:rPr>
              <w:t>6</w:t>
            </w:r>
          </w:p>
        </w:tc>
        <w:tc>
          <w:tcPr>
            <w:tcW w:w="810" w:type="dxa"/>
            <w:vAlign w:val="center"/>
          </w:tcPr>
          <w:p w14:paraId="2DC994BB"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295B8A73" w14:textId="77777777" w:rsidR="00856BE4" w:rsidRPr="00420421" w:rsidRDefault="00856BE4" w:rsidP="00420421">
            <w:pPr>
              <w:ind w:hanging="18"/>
              <w:rPr>
                <w:color w:val="000000"/>
                <w:kern w:val="2"/>
                <w:sz w:val="16"/>
                <w:szCs w:val="16"/>
              </w:rPr>
            </w:pPr>
            <w:r w:rsidRPr="00420421">
              <w:rPr>
                <w:color w:val="000000"/>
                <w:kern w:val="2"/>
                <w:sz w:val="16"/>
                <w:szCs w:val="16"/>
              </w:rPr>
              <w:t>Old quantity of item 1 in Front Feet, Square Feet, Lot(s), Acre(s) or Improvement(s).</w:t>
            </w:r>
          </w:p>
        </w:tc>
      </w:tr>
      <w:tr w:rsidR="00420421" w:rsidRPr="00336751" w14:paraId="0AEAC6DD" w14:textId="77777777" w:rsidTr="00FF7D04">
        <w:trPr>
          <w:jc w:val="center"/>
        </w:trPr>
        <w:tc>
          <w:tcPr>
            <w:tcW w:w="1706" w:type="dxa"/>
            <w:vAlign w:val="center"/>
          </w:tcPr>
          <w:p w14:paraId="6C73824A" w14:textId="77777777" w:rsidR="00856BE4" w:rsidRPr="00420421" w:rsidRDefault="00416ECC" w:rsidP="00420421">
            <w:pPr>
              <w:ind w:hanging="22"/>
              <w:jc w:val="both"/>
              <w:rPr>
                <w:color w:val="000000"/>
                <w:sz w:val="16"/>
                <w:szCs w:val="16"/>
              </w:rPr>
            </w:pPr>
            <w:r w:rsidRPr="00420421">
              <w:rPr>
                <w:color w:val="000000"/>
                <w:sz w:val="16"/>
                <w:szCs w:val="16"/>
              </w:rPr>
              <w:t>Q</w:t>
            </w:r>
            <w:r w:rsidR="00856BE4" w:rsidRPr="00420421">
              <w:rPr>
                <w:color w:val="000000"/>
                <w:sz w:val="16"/>
                <w:szCs w:val="16"/>
              </w:rPr>
              <w:t>uantity_new1</w:t>
            </w:r>
          </w:p>
        </w:tc>
        <w:tc>
          <w:tcPr>
            <w:tcW w:w="900" w:type="dxa"/>
            <w:vAlign w:val="center"/>
          </w:tcPr>
          <w:p w14:paraId="265A39EF"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6E6D52C6" w14:textId="77777777" w:rsidR="00856BE4" w:rsidRPr="00856BE4" w:rsidRDefault="00856BE4" w:rsidP="00856BE4">
            <w:pPr>
              <w:jc w:val="center"/>
              <w:rPr>
                <w:color w:val="000000"/>
                <w:kern w:val="2"/>
                <w:sz w:val="16"/>
                <w:highlight w:val="cyan"/>
              </w:rPr>
            </w:pPr>
            <w:r w:rsidRPr="00856BE4">
              <w:rPr>
                <w:color w:val="000000"/>
                <w:kern w:val="2"/>
                <w:sz w:val="16"/>
              </w:rPr>
              <w:t>6</w:t>
            </w:r>
          </w:p>
        </w:tc>
        <w:tc>
          <w:tcPr>
            <w:tcW w:w="810" w:type="dxa"/>
            <w:vAlign w:val="center"/>
          </w:tcPr>
          <w:p w14:paraId="730D64AC"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63DC064E" w14:textId="77777777" w:rsidR="00856BE4" w:rsidRPr="00420421" w:rsidRDefault="00856BE4" w:rsidP="00420421">
            <w:pPr>
              <w:ind w:hanging="18"/>
              <w:rPr>
                <w:color w:val="000000"/>
                <w:kern w:val="2"/>
                <w:sz w:val="16"/>
                <w:szCs w:val="16"/>
              </w:rPr>
            </w:pPr>
            <w:r w:rsidRPr="00420421">
              <w:rPr>
                <w:color w:val="000000"/>
                <w:kern w:val="2"/>
                <w:sz w:val="16"/>
                <w:szCs w:val="16"/>
              </w:rPr>
              <w:t>New quantity of item 1 in Front Feet, Square Feet, Lot(s), Acre(s) or Improvement(s).</w:t>
            </w:r>
          </w:p>
        </w:tc>
      </w:tr>
      <w:tr w:rsidR="00420421" w:rsidRPr="00336751" w14:paraId="3CF4031E" w14:textId="77777777" w:rsidTr="00FF7D04">
        <w:trPr>
          <w:jc w:val="center"/>
        </w:trPr>
        <w:tc>
          <w:tcPr>
            <w:tcW w:w="1706" w:type="dxa"/>
            <w:vAlign w:val="center"/>
          </w:tcPr>
          <w:p w14:paraId="6BDBCEAB" w14:textId="77777777" w:rsidR="00856BE4" w:rsidRPr="00420421" w:rsidRDefault="00416ECC" w:rsidP="00420421">
            <w:pPr>
              <w:ind w:hanging="22"/>
              <w:jc w:val="both"/>
              <w:rPr>
                <w:color w:val="000000"/>
                <w:sz w:val="16"/>
                <w:szCs w:val="16"/>
              </w:rPr>
            </w:pPr>
            <w:r w:rsidRPr="00420421">
              <w:rPr>
                <w:color w:val="000000"/>
                <w:sz w:val="16"/>
                <w:szCs w:val="16"/>
              </w:rPr>
              <w:t>U</w:t>
            </w:r>
            <w:r w:rsidR="00856BE4" w:rsidRPr="00420421">
              <w:rPr>
                <w:color w:val="000000"/>
                <w:sz w:val="16"/>
                <w:szCs w:val="16"/>
              </w:rPr>
              <w:t>nits_old1</w:t>
            </w:r>
          </w:p>
        </w:tc>
        <w:tc>
          <w:tcPr>
            <w:tcW w:w="900" w:type="dxa"/>
            <w:vAlign w:val="center"/>
          </w:tcPr>
          <w:p w14:paraId="6A9473C6"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5C2A644B"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61568AA1"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50112638" w14:textId="77777777" w:rsidR="00856BE4" w:rsidRPr="00420421" w:rsidRDefault="00856BE4" w:rsidP="00420421">
            <w:pPr>
              <w:ind w:hanging="18"/>
              <w:rPr>
                <w:color w:val="000000"/>
                <w:kern w:val="2"/>
                <w:sz w:val="16"/>
                <w:szCs w:val="16"/>
              </w:rPr>
            </w:pPr>
            <w:r w:rsidRPr="00420421">
              <w:rPr>
                <w:color w:val="000000"/>
                <w:kern w:val="2"/>
                <w:sz w:val="16"/>
                <w:szCs w:val="16"/>
              </w:rPr>
              <w:t>Old unit of measure for item 1. (Format: "F" = Front Feet, "S" = Square Feet, "L" = Lots, "A" = Acres, "I" = Improvements for Real Property</w:t>
            </w:r>
          </w:p>
        </w:tc>
      </w:tr>
      <w:tr w:rsidR="00420421" w:rsidRPr="00336751" w14:paraId="052A963A" w14:textId="77777777" w:rsidTr="00FF7D04">
        <w:trPr>
          <w:jc w:val="center"/>
        </w:trPr>
        <w:tc>
          <w:tcPr>
            <w:tcW w:w="1706" w:type="dxa"/>
            <w:vAlign w:val="center"/>
          </w:tcPr>
          <w:p w14:paraId="78286864" w14:textId="77777777" w:rsidR="00856BE4" w:rsidRPr="00420421" w:rsidRDefault="00416ECC" w:rsidP="00420421">
            <w:pPr>
              <w:ind w:hanging="22"/>
              <w:jc w:val="both"/>
              <w:rPr>
                <w:color w:val="000000"/>
                <w:sz w:val="16"/>
                <w:szCs w:val="16"/>
              </w:rPr>
            </w:pPr>
            <w:r w:rsidRPr="00420421">
              <w:rPr>
                <w:color w:val="000000"/>
                <w:sz w:val="16"/>
                <w:szCs w:val="16"/>
              </w:rPr>
              <w:t>U</w:t>
            </w:r>
            <w:r w:rsidR="00856BE4" w:rsidRPr="00420421">
              <w:rPr>
                <w:color w:val="000000"/>
                <w:sz w:val="16"/>
                <w:szCs w:val="16"/>
              </w:rPr>
              <w:t>nits_new1</w:t>
            </w:r>
          </w:p>
        </w:tc>
        <w:tc>
          <w:tcPr>
            <w:tcW w:w="900" w:type="dxa"/>
            <w:vAlign w:val="center"/>
          </w:tcPr>
          <w:p w14:paraId="4139C402"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602147FB"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77D35E6B"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02DA20D7" w14:textId="77777777" w:rsidR="00856BE4" w:rsidRPr="00420421" w:rsidRDefault="00856BE4" w:rsidP="00420421">
            <w:pPr>
              <w:ind w:hanging="18"/>
              <w:rPr>
                <w:color w:val="000000"/>
                <w:kern w:val="2"/>
                <w:sz w:val="16"/>
                <w:szCs w:val="16"/>
              </w:rPr>
            </w:pPr>
            <w:r w:rsidRPr="00420421">
              <w:rPr>
                <w:color w:val="000000"/>
                <w:kern w:val="2"/>
                <w:sz w:val="16"/>
                <w:szCs w:val="16"/>
              </w:rPr>
              <w:t>New unit of measure for item 1. (Format: "F" = Front Feet, "S" = Square Feet, "L" = Lots, "A" = Acres, "I" = Improvements for Real Property</w:t>
            </w:r>
          </w:p>
        </w:tc>
      </w:tr>
      <w:tr w:rsidR="00420421" w:rsidRPr="00336751" w14:paraId="38CBA9DC" w14:textId="77777777" w:rsidTr="00FF7D04">
        <w:trPr>
          <w:jc w:val="center"/>
        </w:trPr>
        <w:tc>
          <w:tcPr>
            <w:tcW w:w="1706" w:type="dxa"/>
            <w:vAlign w:val="center"/>
          </w:tcPr>
          <w:p w14:paraId="4DD1D270" w14:textId="77777777" w:rsidR="00856BE4" w:rsidRPr="00420421" w:rsidRDefault="00416ECC" w:rsidP="00420421">
            <w:pPr>
              <w:ind w:hanging="22"/>
              <w:jc w:val="both"/>
              <w:rPr>
                <w:color w:val="000000"/>
                <w:sz w:val="16"/>
                <w:szCs w:val="16"/>
              </w:rPr>
            </w:pPr>
            <w:r w:rsidRPr="00420421">
              <w:rPr>
                <w:color w:val="000000"/>
                <w:sz w:val="16"/>
                <w:szCs w:val="16"/>
              </w:rPr>
              <w:t>O</w:t>
            </w:r>
            <w:r w:rsidR="00856BE4" w:rsidRPr="00420421">
              <w:rPr>
                <w:color w:val="000000"/>
                <w:sz w:val="16"/>
                <w:szCs w:val="16"/>
              </w:rPr>
              <w:t>ther_exempt_old1</w:t>
            </w:r>
          </w:p>
        </w:tc>
        <w:tc>
          <w:tcPr>
            <w:tcW w:w="900" w:type="dxa"/>
            <w:vAlign w:val="center"/>
          </w:tcPr>
          <w:p w14:paraId="0582F955"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0CA3F697"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0937C7FD"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3BFFF32D"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Old status of any special exemptions to be applied to item 1. </w:t>
            </w:r>
          </w:p>
          <w:p w14:paraId="6520DD03"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0 = None (Default), 1 = Commerce/Industry (Ten Year Exemption), </w:t>
            </w:r>
            <w:r w:rsidRPr="00420421">
              <w:rPr>
                <w:color w:val="000000"/>
                <w:kern w:val="2"/>
                <w:sz w:val="16"/>
                <w:szCs w:val="16"/>
              </w:rPr>
              <w:br/>
              <w:t>2 = Agricultural, 3 = Institutional</w:t>
            </w:r>
          </w:p>
        </w:tc>
      </w:tr>
      <w:tr w:rsidR="00420421" w:rsidRPr="00336751" w14:paraId="6FD270D7" w14:textId="77777777" w:rsidTr="00FF7D04">
        <w:trPr>
          <w:jc w:val="center"/>
        </w:trPr>
        <w:tc>
          <w:tcPr>
            <w:tcW w:w="1706" w:type="dxa"/>
            <w:vAlign w:val="center"/>
          </w:tcPr>
          <w:p w14:paraId="78403ABB" w14:textId="77777777" w:rsidR="00856BE4" w:rsidRPr="00420421" w:rsidRDefault="00416ECC" w:rsidP="00420421">
            <w:pPr>
              <w:ind w:hanging="22"/>
              <w:jc w:val="both"/>
              <w:rPr>
                <w:color w:val="000000"/>
                <w:sz w:val="16"/>
                <w:szCs w:val="16"/>
              </w:rPr>
            </w:pPr>
            <w:r w:rsidRPr="00420421">
              <w:rPr>
                <w:color w:val="000000"/>
                <w:sz w:val="16"/>
                <w:szCs w:val="16"/>
              </w:rPr>
              <w:t>O</w:t>
            </w:r>
            <w:r w:rsidR="00856BE4" w:rsidRPr="00420421">
              <w:rPr>
                <w:color w:val="000000"/>
                <w:sz w:val="16"/>
                <w:szCs w:val="16"/>
              </w:rPr>
              <w:t>ther_exempt_new1</w:t>
            </w:r>
          </w:p>
        </w:tc>
        <w:tc>
          <w:tcPr>
            <w:tcW w:w="900" w:type="dxa"/>
            <w:vAlign w:val="center"/>
          </w:tcPr>
          <w:p w14:paraId="531A01A8"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27BE6F43"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4FBF2007"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723C7957"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New status of any special exemptions to be applied to item 1. </w:t>
            </w:r>
          </w:p>
          <w:p w14:paraId="150805C7"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0 = None (Default), 1 = Commerce/Industry (Ten Year Exemption), </w:t>
            </w:r>
            <w:r w:rsidRPr="00420421">
              <w:rPr>
                <w:color w:val="000000"/>
                <w:kern w:val="2"/>
                <w:sz w:val="16"/>
                <w:szCs w:val="16"/>
              </w:rPr>
              <w:br/>
              <w:t>2 = Agricultural, 3 = Institutional</w:t>
            </w:r>
          </w:p>
        </w:tc>
      </w:tr>
      <w:tr w:rsidR="00420421" w:rsidRPr="00336751" w14:paraId="6EF9C62C" w14:textId="77777777" w:rsidTr="00FF7D04">
        <w:trPr>
          <w:jc w:val="center"/>
        </w:trPr>
        <w:tc>
          <w:tcPr>
            <w:tcW w:w="1706" w:type="dxa"/>
            <w:vAlign w:val="center"/>
          </w:tcPr>
          <w:p w14:paraId="773FE83B"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alue_old_total1</w:t>
            </w:r>
          </w:p>
        </w:tc>
        <w:tc>
          <w:tcPr>
            <w:tcW w:w="900" w:type="dxa"/>
            <w:vAlign w:val="center"/>
          </w:tcPr>
          <w:p w14:paraId="69BD10A6"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vAlign w:val="center"/>
          </w:tcPr>
          <w:p w14:paraId="15349BD4"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10</w:t>
            </w:r>
          </w:p>
        </w:tc>
        <w:tc>
          <w:tcPr>
            <w:tcW w:w="810" w:type="dxa"/>
            <w:vAlign w:val="center"/>
          </w:tcPr>
          <w:p w14:paraId="1E4AE098"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6097" w:type="dxa"/>
            <w:vAlign w:val="center"/>
          </w:tcPr>
          <w:p w14:paraId="3996F31F" w14:textId="77777777" w:rsidR="00856BE4" w:rsidRPr="00420421" w:rsidRDefault="00856BE4" w:rsidP="00420421">
            <w:pPr>
              <w:ind w:hanging="18"/>
              <w:rPr>
                <w:color w:val="000000"/>
                <w:kern w:val="2"/>
                <w:sz w:val="16"/>
                <w:szCs w:val="16"/>
              </w:rPr>
            </w:pPr>
            <w:r w:rsidRPr="00420421">
              <w:rPr>
                <w:color w:val="000000"/>
                <w:kern w:val="2"/>
                <w:sz w:val="16"/>
                <w:szCs w:val="16"/>
              </w:rPr>
              <w:t>Old total assessed value of property class item 1.</w:t>
            </w:r>
          </w:p>
        </w:tc>
      </w:tr>
      <w:tr w:rsidR="00420421" w:rsidRPr="00336751" w14:paraId="1BB06897" w14:textId="77777777" w:rsidTr="00FF7D04">
        <w:trPr>
          <w:jc w:val="center"/>
        </w:trPr>
        <w:tc>
          <w:tcPr>
            <w:tcW w:w="1706" w:type="dxa"/>
            <w:vAlign w:val="center"/>
          </w:tcPr>
          <w:p w14:paraId="7F3484FC"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alue_new_total1</w:t>
            </w:r>
          </w:p>
        </w:tc>
        <w:tc>
          <w:tcPr>
            <w:tcW w:w="900" w:type="dxa"/>
            <w:vAlign w:val="center"/>
          </w:tcPr>
          <w:p w14:paraId="1CDEB342"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vAlign w:val="center"/>
          </w:tcPr>
          <w:p w14:paraId="268F9A42"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10</w:t>
            </w:r>
          </w:p>
        </w:tc>
        <w:tc>
          <w:tcPr>
            <w:tcW w:w="810" w:type="dxa"/>
            <w:vAlign w:val="center"/>
          </w:tcPr>
          <w:p w14:paraId="6E1DA10D"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6097" w:type="dxa"/>
            <w:vAlign w:val="center"/>
          </w:tcPr>
          <w:p w14:paraId="01B87014" w14:textId="77777777" w:rsidR="00856BE4" w:rsidRPr="00420421" w:rsidRDefault="00856BE4" w:rsidP="00420421">
            <w:pPr>
              <w:ind w:hanging="18"/>
              <w:rPr>
                <w:color w:val="000000"/>
                <w:kern w:val="2"/>
                <w:sz w:val="16"/>
                <w:szCs w:val="16"/>
              </w:rPr>
            </w:pPr>
            <w:r w:rsidRPr="00420421">
              <w:rPr>
                <w:color w:val="000000"/>
                <w:kern w:val="2"/>
                <w:sz w:val="16"/>
                <w:szCs w:val="16"/>
              </w:rPr>
              <w:t>New total assessed value of property class item 1.</w:t>
            </w:r>
          </w:p>
        </w:tc>
      </w:tr>
      <w:tr w:rsidR="00420421" w:rsidRPr="00336751" w14:paraId="5831DF34" w14:textId="77777777" w:rsidTr="00FF7D04">
        <w:trPr>
          <w:jc w:val="center"/>
        </w:trPr>
        <w:tc>
          <w:tcPr>
            <w:tcW w:w="1706" w:type="dxa"/>
            <w:vAlign w:val="center"/>
          </w:tcPr>
          <w:p w14:paraId="59A91A9C"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alue_old_hs1</w:t>
            </w:r>
          </w:p>
        </w:tc>
        <w:tc>
          <w:tcPr>
            <w:tcW w:w="900" w:type="dxa"/>
            <w:vAlign w:val="center"/>
          </w:tcPr>
          <w:p w14:paraId="476EB487"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7D10816C" w14:textId="77777777" w:rsidR="00856BE4" w:rsidRPr="00856BE4" w:rsidRDefault="00856BE4" w:rsidP="00856BE4">
            <w:pPr>
              <w:jc w:val="center"/>
              <w:rPr>
                <w:color w:val="000000"/>
                <w:kern w:val="2"/>
                <w:sz w:val="16"/>
              </w:rPr>
            </w:pPr>
            <w:r w:rsidRPr="00856BE4">
              <w:rPr>
                <w:color w:val="000000"/>
                <w:kern w:val="2"/>
                <w:sz w:val="16"/>
              </w:rPr>
              <w:t>4</w:t>
            </w:r>
          </w:p>
        </w:tc>
        <w:tc>
          <w:tcPr>
            <w:tcW w:w="810" w:type="dxa"/>
            <w:vAlign w:val="center"/>
          </w:tcPr>
          <w:p w14:paraId="7D41F907"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66FB77DA" w14:textId="77777777" w:rsidR="00856BE4" w:rsidRPr="00420421" w:rsidRDefault="00856BE4" w:rsidP="00420421">
            <w:pPr>
              <w:ind w:hanging="18"/>
              <w:rPr>
                <w:color w:val="000000"/>
                <w:kern w:val="2"/>
                <w:sz w:val="16"/>
                <w:szCs w:val="16"/>
              </w:rPr>
            </w:pPr>
            <w:r w:rsidRPr="00420421">
              <w:rPr>
                <w:color w:val="000000"/>
                <w:kern w:val="2"/>
                <w:sz w:val="16"/>
                <w:szCs w:val="16"/>
              </w:rPr>
              <w:t>Old homestead credit of property class item 1.</w:t>
            </w:r>
          </w:p>
        </w:tc>
      </w:tr>
      <w:tr w:rsidR="00420421" w:rsidRPr="00336751" w14:paraId="271E3940" w14:textId="77777777" w:rsidTr="00FF7D04">
        <w:trPr>
          <w:jc w:val="center"/>
        </w:trPr>
        <w:tc>
          <w:tcPr>
            <w:tcW w:w="1706" w:type="dxa"/>
            <w:vAlign w:val="center"/>
          </w:tcPr>
          <w:p w14:paraId="0C4CB525"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alue_new_hs1</w:t>
            </w:r>
          </w:p>
        </w:tc>
        <w:tc>
          <w:tcPr>
            <w:tcW w:w="900" w:type="dxa"/>
            <w:vAlign w:val="center"/>
          </w:tcPr>
          <w:p w14:paraId="75CE0B74"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7C9A5820" w14:textId="77777777" w:rsidR="00856BE4" w:rsidRPr="00856BE4" w:rsidRDefault="00856BE4" w:rsidP="00856BE4">
            <w:pPr>
              <w:jc w:val="center"/>
              <w:rPr>
                <w:color w:val="000000"/>
                <w:kern w:val="2"/>
                <w:sz w:val="16"/>
              </w:rPr>
            </w:pPr>
            <w:r w:rsidRPr="00856BE4">
              <w:rPr>
                <w:color w:val="000000"/>
                <w:kern w:val="2"/>
                <w:sz w:val="16"/>
              </w:rPr>
              <w:t>4</w:t>
            </w:r>
          </w:p>
        </w:tc>
        <w:tc>
          <w:tcPr>
            <w:tcW w:w="810" w:type="dxa"/>
            <w:vAlign w:val="center"/>
          </w:tcPr>
          <w:p w14:paraId="4833AE8C"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01BC127F" w14:textId="77777777" w:rsidR="00856BE4" w:rsidRPr="00420421" w:rsidRDefault="00856BE4" w:rsidP="00420421">
            <w:pPr>
              <w:ind w:hanging="18"/>
              <w:rPr>
                <w:color w:val="000000"/>
                <w:kern w:val="2"/>
                <w:sz w:val="16"/>
                <w:szCs w:val="16"/>
              </w:rPr>
            </w:pPr>
            <w:r w:rsidRPr="00420421">
              <w:rPr>
                <w:color w:val="000000"/>
                <w:kern w:val="2"/>
                <w:sz w:val="16"/>
                <w:szCs w:val="16"/>
              </w:rPr>
              <w:t>New homestead credit of property class item 1.</w:t>
            </w:r>
          </w:p>
        </w:tc>
      </w:tr>
      <w:tr w:rsidR="00420421" w:rsidRPr="00336751" w14:paraId="7B6AD15F" w14:textId="77777777" w:rsidTr="00FF7D04">
        <w:trPr>
          <w:jc w:val="center"/>
        </w:trPr>
        <w:tc>
          <w:tcPr>
            <w:tcW w:w="1706" w:type="dxa"/>
            <w:vAlign w:val="center"/>
          </w:tcPr>
          <w:p w14:paraId="4D871F0C"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alue_old_tp1</w:t>
            </w:r>
          </w:p>
        </w:tc>
        <w:tc>
          <w:tcPr>
            <w:tcW w:w="900" w:type="dxa"/>
            <w:vAlign w:val="center"/>
          </w:tcPr>
          <w:p w14:paraId="53BEF530"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5FD10681" w14:textId="77777777" w:rsidR="00856BE4" w:rsidRPr="00856BE4" w:rsidRDefault="00856BE4" w:rsidP="00856BE4">
            <w:pPr>
              <w:jc w:val="center"/>
              <w:rPr>
                <w:color w:val="000000"/>
                <w:kern w:val="2"/>
                <w:sz w:val="16"/>
              </w:rPr>
            </w:pPr>
            <w:r w:rsidRPr="00856BE4">
              <w:rPr>
                <w:color w:val="000000"/>
                <w:kern w:val="2"/>
                <w:sz w:val="16"/>
              </w:rPr>
              <w:t>9</w:t>
            </w:r>
          </w:p>
        </w:tc>
        <w:tc>
          <w:tcPr>
            <w:tcW w:w="810" w:type="dxa"/>
            <w:vAlign w:val="center"/>
          </w:tcPr>
          <w:p w14:paraId="70F37B6C"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47D2C20A" w14:textId="77777777" w:rsidR="00856BE4" w:rsidRPr="00420421" w:rsidRDefault="00856BE4" w:rsidP="00420421">
            <w:pPr>
              <w:ind w:hanging="18"/>
              <w:rPr>
                <w:color w:val="000000"/>
                <w:kern w:val="2"/>
                <w:sz w:val="16"/>
                <w:szCs w:val="16"/>
              </w:rPr>
            </w:pPr>
            <w:r w:rsidRPr="00420421">
              <w:rPr>
                <w:color w:val="000000"/>
                <w:kern w:val="2"/>
                <w:sz w:val="16"/>
                <w:szCs w:val="16"/>
              </w:rPr>
              <w:t>Old taxpayer's share of assessed value of property class item 1.</w:t>
            </w:r>
          </w:p>
        </w:tc>
      </w:tr>
      <w:tr w:rsidR="00420421" w:rsidRPr="00336751" w14:paraId="65EDA979" w14:textId="77777777" w:rsidTr="00FF7D04">
        <w:trPr>
          <w:jc w:val="center"/>
        </w:trPr>
        <w:tc>
          <w:tcPr>
            <w:tcW w:w="1706" w:type="dxa"/>
            <w:vAlign w:val="center"/>
          </w:tcPr>
          <w:p w14:paraId="4BEF1E40"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alue_new_tp1</w:t>
            </w:r>
          </w:p>
        </w:tc>
        <w:tc>
          <w:tcPr>
            <w:tcW w:w="900" w:type="dxa"/>
            <w:vAlign w:val="center"/>
          </w:tcPr>
          <w:p w14:paraId="2F685717"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50E1DF07" w14:textId="77777777" w:rsidR="00856BE4" w:rsidRPr="00856BE4" w:rsidRDefault="00856BE4" w:rsidP="00856BE4">
            <w:pPr>
              <w:jc w:val="center"/>
              <w:rPr>
                <w:color w:val="000000"/>
                <w:kern w:val="2"/>
                <w:sz w:val="16"/>
              </w:rPr>
            </w:pPr>
            <w:r w:rsidRPr="00856BE4">
              <w:rPr>
                <w:color w:val="000000"/>
                <w:kern w:val="2"/>
                <w:sz w:val="16"/>
              </w:rPr>
              <w:t>9</w:t>
            </w:r>
          </w:p>
        </w:tc>
        <w:tc>
          <w:tcPr>
            <w:tcW w:w="810" w:type="dxa"/>
            <w:vAlign w:val="center"/>
          </w:tcPr>
          <w:p w14:paraId="0435E8F0"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2335E70D" w14:textId="77777777" w:rsidR="00856BE4" w:rsidRPr="00420421" w:rsidRDefault="00856BE4" w:rsidP="00420421">
            <w:pPr>
              <w:ind w:hanging="18"/>
              <w:rPr>
                <w:color w:val="000000"/>
                <w:kern w:val="2"/>
                <w:sz w:val="16"/>
                <w:szCs w:val="16"/>
              </w:rPr>
            </w:pPr>
            <w:r w:rsidRPr="00420421">
              <w:rPr>
                <w:color w:val="000000"/>
                <w:kern w:val="2"/>
                <w:sz w:val="16"/>
                <w:szCs w:val="16"/>
              </w:rPr>
              <w:t>New taxpayer's share of assessed value of property class item 1.</w:t>
            </w:r>
          </w:p>
        </w:tc>
      </w:tr>
      <w:tr w:rsidR="00420421" w:rsidRPr="00336751" w14:paraId="7FC1D844" w14:textId="77777777" w:rsidTr="00FF7D04">
        <w:trPr>
          <w:jc w:val="center"/>
        </w:trPr>
        <w:tc>
          <w:tcPr>
            <w:tcW w:w="1706" w:type="dxa"/>
            <w:tcBorders>
              <w:bottom w:val="single" w:sz="6" w:space="0" w:color="000000"/>
            </w:tcBorders>
            <w:vAlign w:val="center"/>
          </w:tcPr>
          <w:p w14:paraId="698B794C" w14:textId="77777777" w:rsidR="00856BE4" w:rsidRPr="00420421" w:rsidRDefault="00416ECC" w:rsidP="00420421">
            <w:pPr>
              <w:ind w:hanging="22"/>
              <w:jc w:val="both"/>
              <w:rPr>
                <w:color w:val="000000"/>
                <w:sz w:val="16"/>
                <w:szCs w:val="16"/>
              </w:rPr>
            </w:pPr>
            <w:r w:rsidRPr="00420421">
              <w:rPr>
                <w:color w:val="000000"/>
                <w:sz w:val="16"/>
                <w:szCs w:val="16"/>
              </w:rPr>
              <w:t>LTC</w:t>
            </w:r>
            <w:r w:rsidR="00856BE4" w:rsidRPr="00420421">
              <w:rPr>
                <w:color w:val="000000"/>
                <w:sz w:val="16"/>
                <w:szCs w:val="16"/>
              </w:rPr>
              <w:t>_sub_class_old2</w:t>
            </w:r>
          </w:p>
        </w:tc>
        <w:tc>
          <w:tcPr>
            <w:tcW w:w="900" w:type="dxa"/>
            <w:tcBorders>
              <w:bottom w:val="single" w:sz="6" w:space="0" w:color="000000"/>
            </w:tcBorders>
            <w:vAlign w:val="center"/>
          </w:tcPr>
          <w:p w14:paraId="26B9397E"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Borders>
              <w:bottom w:val="single" w:sz="6" w:space="0" w:color="000000"/>
            </w:tcBorders>
            <w:vAlign w:val="center"/>
          </w:tcPr>
          <w:p w14:paraId="2ADF6B4B"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810" w:type="dxa"/>
            <w:tcBorders>
              <w:bottom w:val="single" w:sz="6" w:space="0" w:color="000000"/>
            </w:tcBorders>
            <w:vAlign w:val="center"/>
          </w:tcPr>
          <w:p w14:paraId="5823F1E3"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6097" w:type="dxa"/>
            <w:tcBorders>
              <w:bottom w:val="single" w:sz="6" w:space="0" w:color="000000"/>
            </w:tcBorders>
            <w:vAlign w:val="center"/>
          </w:tcPr>
          <w:p w14:paraId="760382E7" w14:textId="77777777" w:rsidR="00856BE4" w:rsidRPr="00420421" w:rsidRDefault="00856BE4" w:rsidP="00420421">
            <w:pPr>
              <w:ind w:hanging="18"/>
              <w:rPr>
                <w:color w:val="000000"/>
                <w:kern w:val="2"/>
                <w:sz w:val="16"/>
                <w:szCs w:val="16"/>
              </w:rPr>
            </w:pPr>
            <w:r w:rsidRPr="00420421">
              <w:rPr>
                <w:color w:val="000000"/>
                <w:kern w:val="2"/>
                <w:sz w:val="16"/>
                <w:szCs w:val="16"/>
              </w:rPr>
              <w:t>Old LTC Property Sub-Class Code of item 2. (See LTC Property Class Code Listings. Assessor's property classification codes can be used in lieu of the Tax Commission's Property Classification Codes until Tax Year 2006 [Orleans 2007].)</w:t>
            </w:r>
          </w:p>
        </w:tc>
      </w:tr>
      <w:tr w:rsidR="00420421" w:rsidRPr="00336751" w14:paraId="66A5EDDB" w14:textId="77777777" w:rsidTr="00FF7D04">
        <w:trPr>
          <w:jc w:val="center"/>
        </w:trPr>
        <w:tc>
          <w:tcPr>
            <w:tcW w:w="1706" w:type="dxa"/>
            <w:tcBorders>
              <w:top w:val="single" w:sz="6" w:space="0" w:color="000000"/>
              <w:bottom w:val="single" w:sz="6" w:space="0" w:color="auto"/>
            </w:tcBorders>
            <w:vAlign w:val="center"/>
          </w:tcPr>
          <w:p w14:paraId="4A92AEC0" w14:textId="77777777" w:rsidR="00856BE4" w:rsidRPr="00420421" w:rsidRDefault="00416ECC" w:rsidP="00420421">
            <w:pPr>
              <w:ind w:hanging="22"/>
              <w:jc w:val="both"/>
              <w:rPr>
                <w:color w:val="000000"/>
                <w:sz w:val="16"/>
                <w:szCs w:val="16"/>
              </w:rPr>
            </w:pPr>
            <w:r w:rsidRPr="00420421">
              <w:rPr>
                <w:color w:val="000000"/>
                <w:sz w:val="16"/>
                <w:szCs w:val="16"/>
              </w:rPr>
              <w:t>LTC</w:t>
            </w:r>
            <w:r w:rsidR="00856BE4" w:rsidRPr="00420421">
              <w:rPr>
                <w:color w:val="000000"/>
                <w:sz w:val="16"/>
                <w:szCs w:val="16"/>
              </w:rPr>
              <w:t>_sub_class_new2</w:t>
            </w:r>
          </w:p>
        </w:tc>
        <w:tc>
          <w:tcPr>
            <w:tcW w:w="900" w:type="dxa"/>
            <w:tcBorders>
              <w:top w:val="single" w:sz="6" w:space="0" w:color="000000"/>
              <w:bottom w:val="single" w:sz="6" w:space="0" w:color="auto"/>
            </w:tcBorders>
            <w:vAlign w:val="center"/>
          </w:tcPr>
          <w:p w14:paraId="7846D3F0" w14:textId="77777777" w:rsidR="00856BE4" w:rsidRPr="00631A45" w:rsidRDefault="00856BE4" w:rsidP="00B64ECB">
            <w:pPr>
              <w:pStyle w:val="Heading2"/>
              <w:jc w:val="center"/>
              <w:rPr>
                <w:b w:val="0"/>
                <w:color w:val="000000"/>
                <w:sz w:val="16"/>
                <w:szCs w:val="16"/>
                <w:lang w:val="en-US" w:eastAsia="en-US"/>
              </w:rPr>
            </w:pPr>
            <w:r w:rsidRPr="00631A45">
              <w:rPr>
                <w:b w:val="0"/>
                <w:color w:val="000000"/>
                <w:sz w:val="16"/>
                <w:szCs w:val="16"/>
                <w:lang w:val="en-US" w:eastAsia="en-US"/>
              </w:rPr>
              <w:t>Character</w:t>
            </w:r>
          </w:p>
        </w:tc>
        <w:tc>
          <w:tcPr>
            <w:tcW w:w="990" w:type="dxa"/>
            <w:tcBorders>
              <w:top w:val="single" w:sz="6" w:space="0" w:color="000000"/>
              <w:bottom w:val="single" w:sz="6" w:space="0" w:color="auto"/>
            </w:tcBorders>
            <w:vAlign w:val="center"/>
          </w:tcPr>
          <w:p w14:paraId="503D965F" w14:textId="77777777" w:rsidR="00856BE4" w:rsidRPr="00631A45" w:rsidRDefault="00856BE4" w:rsidP="00B64ECB">
            <w:pPr>
              <w:pStyle w:val="Heading2"/>
              <w:jc w:val="center"/>
              <w:rPr>
                <w:b w:val="0"/>
                <w:color w:val="000000"/>
                <w:sz w:val="16"/>
                <w:szCs w:val="16"/>
                <w:lang w:val="en-US" w:eastAsia="en-US"/>
              </w:rPr>
            </w:pPr>
            <w:r w:rsidRPr="00631A45">
              <w:rPr>
                <w:b w:val="0"/>
                <w:color w:val="000000"/>
                <w:sz w:val="16"/>
                <w:szCs w:val="16"/>
                <w:lang w:val="en-US" w:eastAsia="en-US"/>
              </w:rPr>
              <w:t>4</w:t>
            </w:r>
          </w:p>
        </w:tc>
        <w:tc>
          <w:tcPr>
            <w:tcW w:w="810" w:type="dxa"/>
            <w:tcBorders>
              <w:top w:val="single" w:sz="6" w:space="0" w:color="000000"/>
              <w:bottom w:val="single" w:sz="6" w:space="0" w:color="auto"/>
            </w:tcBorders>
            <w:vAlign w:val="center"/>
          </w:tcPr>
          <w:p w14:paraId="65BEA1D6" w14:textId="77777777" w:rsidR="00856BE4" w:rsidRPr="00631A45" w:rsidRDefault="00856BE4" w:rsidP="00B64ECB">
            <w:pPr>
              <w:pStyle w:val="Heading2"/>
              <w:jc w:val="center"/>
              <w:rPr>
                <w:b w:val="0"/>
                <w:color w:val="000000"/>
                <w:sz w:val="16"/>
                <w:szCs w:val="16"/>
                <w:lang w:val="en-US" w:eastAsia="en-US"/>
              </w:rPr>
            </w:pPr>
            <w:r w:rsidRPr="00631A45">
              <w:rPr>
                <w:b w:val="0"/>
                <w:color w:val="000000"/>
                <w:sz w:val="16"/>
                <w:szCs w:val="16"/>
                <w:lang w:val="en-US" w:eastAsia="en-US"/>
              </w:rPr>
              <w:t>No</w:t>
            </w:r>
          </w:p>
        </w:tc>
        <w:tc>
          <w:tcPr>
            <w:tcW w:w="6097" w:type="dxa"/>
            <w:tcBorders>
              <w:top w:val="single" w:sz="6" w:space="0" w:color="000000"/>
              <w:bottom w:val="single" w:sz="6" w:space="0" w:color="auto"/>
            </w:tcBorders>
            <w:vAlign w:val="center"/>
          </w:tcPr>
          <w:p w14:paraId="5D537B16" w14:textId="77777777" w:rsidR="00856BE4" w:rsidRPr="00420421" w:rsidRDefault="00856BE4" w:rsidP="00420421">
            <w:pPr>
              <w:ind w:hanging="18"/>
              <w:rPr>
                <w:color w:val="000000"/>
                <w:kern w:val="2"/>
                <w:sz w:val="16"/>
                <w:szCs w:val="16"/>
              </w:rPr>
            </w:pPr>
            <w:r w:rsidRPr="00420421">
              <w:rPr>
                <w:color w:val="000000"/>
                <w:kern w:val="2"/>
                <w:sz w:val="16"/>
                <w:szCs w:val="16"/>
              </w:rPr>
              <w:t>New LTC Property Sub-Class Code of item 2. (See LTC Property Class Code Listings. Assessor's property classification codes can be used in lieu of the Tax Commission's Property Classification Codes until Tax Year 2006 [Orleans 2007].)</w:t>
            </w:r>
          </w:p>
        </w:tc>
      </w:tr>
      <w:tr w:rsidR="00420421" w:rsidRPr="00336751" w14:paraId="52AD94A2" w14:textId="77777777" w:rsidTr="00FF7D04">
        <w:trPr>
          <w:jc w:val="center"/>
        </w:trPr>
        <w:tc>
          <w:tcPr>
            <w:tcW w:w="1706" w:type="dxa"/>
            <w:tcBorders>
              <w:top w:val="single" w:sz="6" w:space="0" w:color="auto"/>
            </w:tcBorders>
            <w:vAlign w:val="center"/>
          </w:tcPr>
          <w:p w14:paraId="06A2D5DC" w14:textId="77777777" w:rsidR="00856BE4" w:rsidRPr="00420421" w:rsidRDefault="00416ECC" w:rsidP="00420421">
            <w:pPr>
              <w:ind w:hanging="22"/>
              <w:jc w:val="both"/>
              <w:rPr>
                <w:color w:val="000000"/>
                <w:sz w:val="16"/>
                <w:szCs w:val="16"/>
              </w:rPr>
            </w:pPr>
            <w:r w:rsidRPr="00420421">
              <w:rPr>
                <w:color w:val="000000"/>
                <w:sz w:val="16"/>
                <w:szCs w:val="16"/>
              </w:rPr>
              <w:t>Q</w:t>
            </w:r>
            <w:r w:rsidR="00856BE4" w:rsidRPr="00420421">
              <w:rPr>
                <w:color w:val="000000"/>
                <w:sz w:val="16"/>
                <w:szCs w:val="16"/>
              </w:rPr>
              <w:t>uantity_old2</w:t>
            </w:r>
          </w:p>
        </w:tc>
        <w:tc>
          <w:tcPr>
            <w:tcW w:w="900" w:type="dxa"/>
            <w:tcBorders>
              <w:top w:val="single" w:sz="6" w:space="0" w:color="auto"/>
            </w:tcBorders>
            <w:vAlign w:val="center"/>
          </w:tcPr>
          <w:p w14:paraId="2FF31098" w14:textId="77777777" w:rsidR="00856BE4" w:rsidRPr="00856BE4" w:rsidRDefault="00856BE4" w:rsidP="00526312">
            <w:pPr>
              <w:jc w:val="center"/>
              <w:rPr>
                <w:color w:val="000000"/>
                <w:kern w:val="2"/>
                <w:sz w:val="16"/>
                <w:szCs w:val="16"/>
              </w:rPr>
            </w:pPr>
            <w:r w:rsidRPr="00856BE4">
              <w:rPr>
                <w:color w:val="000000"/>
                <w:kern w:val="2"/>
                <w:sz w:val="16"/>
                <w:szCs w:val="16"/>
              </w:rPr>
              <w:t>Numeric</w:t>
            </w:r>
          </w:p>
        </w:tc>
        <w:tc>
          <w:tcPr>
            <w:tcW w:w="990" w:type="dxa"/>
            <w:tcBorders>
              <w:top w:val="single" w:sz="6" w:space="0" w:color="auto"/>
            </w:tcBorders>
            <w:vAlign w:val="center"/>
          </w:tcPr>
          <w:p w14:paraId="1AD06F7D" w14:textId="77777777" w:rsidR="00856BE4" w:rsidRPr="00856BE4" w:rsidRDefault="00856BE4" w:rsidP="00856BE4">
            <w:pPr>
              <w:jc w:val="center"/>
              <w:rPr>
                <w:color w:val="000000"/>
                <w:kern w:val="2"/>
                <w:sz w:val="16"/>
                <w:szCs w:val="16"/>
              </w:rPr>
            </w:pPr>
            <w:r w:rsidRPr="00856BE4">
              <w:rPr>
                <w:color w:val="000000"/>
                <w:kern w:val="2"/>
                <w:sz w:val="16"/>
                <w:szCs w:val="16"/>
              </w:rPr>
              <w:t>6</w:t>
            </w:r>
          </w:p>
        </w:tc>
        <w:tc>
          <w:tcPr>
            <w:tcW w:w="810" w:type="dxa"/>
            <w:tcBorders>
              <w:top w:val="single" w:sz="6" w:space="0" w:color="auto"/>
            </w:tcBorders>
            <w:vAlign w:val="center"/>
          </w:tcPr>
          <w:p w14:paraId="4951C0D6" w14:textId="77777777" w:rsidR="00856BE4" w:rsidRPr="00856BE4" w:rsidRDefault="00856BE4" w:rsidP="00856BE4">
            <w:pPr>
              <w:jc w:val="center"/>
              <w:rPr>
                <w:color w:val="000000"/>
                <w:kern w:val="2"/>
                <w:sz w:val="16"/>
                <w:szCs w:val="16"/>
              </w:rPr>
            </w:pPr>
            <w:r w:rsidRPr="00856BE4">
              <w:rPr>
                <w:color w:val="000000"/>
                <w:kern w:val="2"/>
                <w:sz w:val="16"/>
                <w:szCs w:val="16"/>
              </w:rPr>
              <w:t>No</w:t>
            </w:r>
          </w:p>
        </w:tc>
        <w:tc>
          <w:tcPr>
            <w:tcW w:w="6097" w:type="dxa"/>
            <w:tcBorders>
              <w:top w:val="single" w:sz="6" w:space="0" w:color="auto"/>
            </w:tcBorders>
            <w:vAlign w:val="center"/>
          </w:tcPr>
          <w:p w14:paraId="605FB4F2" w14:textId="77777777" w:rsidR="00856BE4" w:rsidRPr="00856BE4" w:rsidRDefault="00856BE4" w:rsidP="00420421">
            <w:pPr>
              <w:ind w:hanging="18"/>
              <w:rPr>
                <w:color w:val="000000"/>
                <w:kern w:val="2"/>
                <w:sz w:val="16"/>
                <w:szCs w:val="16"/>
              </w:rPr>
            </w:pPr>
            <w:r w:rsidRPr="00856BE4">
              <w:rPr>
                <w:color w:val="000000"/>
                <w:kern w:val="2"/>
                <w:sz w:val="16"/>
                <w:szCs w:val="16"/>
              </w:rPr>
              <w:t>Old quantity of item 2 in Front Feet, Square Feet, Lot(s), Acre(s) or Improvement(s).</w:t>
            </w:r>
          </w:p>
        </w:tc>
      </w:tr>
      <w:tr w:rsidR="00420421" w:rsidRPr="00336751" w14:paraId="15E3AB05" w14:textId="77777777" w:rsidTr="00FF7D04">
        <w:trPr>
          <w:jc w:val="center"/>
        </w:trPr>
        <w:tc>
          <w:tcPr>
            <w:tcW w:w="1706" w:type="dxa"/>
            <w:vAlign w:val="center"/>
          </w:tcPr>
          <w:p w14:paraId="682BFA31" w14:textId="77777777" w:rsidR="00856BE4" w:rsidRPr="00420421" w:rsidRDefault="00416ECC" w:rsidP="00420421">
            <w:pPr>
              <w:ind w:hanging="22"/>
              <w:jc w:val="both"/>
              <w:rPr>
                <w:color w:val="000000"/>
                <w:sz w:val="16"/>
                <w:szCs w:val="16"/>
              </w:rPr>
            </w:pPr>
            <w:r w:rsidRPr="00420421">
              <w:rPr>
                <w:color w:val="000000"/>
                <w:sz w:val="16"/>
                <w:szCs w:val="16"/>
              </w:rPr>
              <w:t>Q</w:t>
            </w:r>
            <w:r w:rsidR="00856BE4" w:rsidRPr="00420421">
              <w:rPr>
                <w:color w:val="000000"/>
                <w:sz w:val="16"/>
                <w:szCs w:val="16"/>
              </w:rPr>
              <w:t>uantity_new2</w:t>
            </w:r>
          </w:p>
        </w:tc>
        <w:tc>
          <w:tcPr>
            <w:tcW w:w="900" w:type="dxa"/>
            <w:vAlign w:val="center"/>
          </w:tcPr>
          <w:p w14:paraId="7A2A26DA" w14:textId="77777777" w:rsidR="00856BE4" w:rsidRPr="00856BE4" w:rsidRDefault="00856BE4" w:rsidP="00526312">
            <w:pPr>
              <w:jc w:val="center"/>
              <w:rPr>
                <w:color w:val="000000"/>
                <w:kern w:val="2"/>
                <w:sz w:val="16"/>
                <w:szCs w:val="16"/>
              </w:rPr>
            </w:pPr>
            <w:r w:rsidRPr="00856BE4">
              <w:rPr>
                <w:color w:val="000000"/>
                <w:kern w:val="2"/>
                <w:sz w:val="16"/>
                <w:szCs w:val="16"/>
              </w:rPr>
              <w:t>Numeric</w:t>
            </w:r>
          </w:p>
        </w:tc>
        <w:tc>
          <w:tcPr>
            <w:tcW w:w="990" w:type="dxa"/>
            <w:vAlign w:val="center"/>
          </w:tcPr>
          <w:p w14:paraId="3E217F78" w14:textId="77777777" w:rsidR="00856BE4" w:rsidRPr="00856BE4" w:rsidRDefault="00856BE4" w:rsidP="00856BE4">
            <w:pPr>
              <w:jc w:val="center"/>
              <w:rPr>
                <w:color w:val="000000"/>
                <w:kern w:val="2"/>
                <w:sz w:val="16"/>
                <w:szCs w:val="16"/>
                <w:highlight w:val="cyan"/>
              </w:rPr>
            </w:pPr>
            <w:r w:rsidRPr="00856BE4">
              <w:rPr>
                <w:color w:val="000000"/>
                <w:kern w:val="2"/>
                <w:sz w:val="16"/>
                <w:szCs w:val="16"/>
              </w:rPr>
              <w:t>6</w:t>
            </w:r>
          </w:p>
        </w:tc>
        <w:tc>
          <w:tcPr>
            <w:tcW w:w="810" w:type="dxa"/>
            <w:vAlign w:val="center"/>
          </w:tcPr>
          <w:p w14:paraId="2623E541" w14:textId="77777777" w:rsidR="00856BE4" w:rsidRPr="00856BE4" w:rsidRDefault="00856BE4" w:rsidP="00856BE4">
            <w:pPr>
              <w:jc w:val="center"/>
              <w:rPr>
                <w:color w:val="000000"/>
                <w:kern w:val="2"/>
                <w:sz w:val="16"/>
                <w:szCs w:val="16"/>
              </w:rPr>
            </w:pPr>
            <w:r w:rsidRPr="00856BE4">
              <w:rPr>
                <w:color w:val="000000"/>
                <w:kern w:val="2"/>
                <w:sz w:val="16"/>
                <w:szCs w:val="16"/>
              </w:rPr>
              <w:t>No</w:t>
            </w:r>
          </w:p>
        </w:tc>
        <w:tc>
          <w:tcPr>
            <w:tcW w:w="6097" w:type="dxa"/>
            <w:vAlign w:val="center"/>
          </w:tcPr>
          <w:p w14:paraId="4A1EAD1A" w14:textId="77777777" w:rsidR="00856BE4" w:rsidRPr="00856BE4" w:rsidRDefault="00856BE4" w:rsidP="00420421">
            <w:pPr>
              <w:ind w:hanging="18"/>
              <w:rPr>
                <w:color w:val="000000"/>
                <w:kern w:val="2"/>
                <w:sz w:val="16"/>
                <w:szCs w:val="16"/>
              </w:rPr>
            </w:pPr>
            <w:r w:rsidRPr="00856BE4">
              <w:rPr>
                <w:color w:val="000000"/>
                <w:kern w:val="2"/>
                <w:sz w:val="16"/>
                <w:szCs w:val="16"/>
              </w:rPr>
              <w:t>New quantity of item 2 in Front Feet, Square Feet, Lot(s), Acre(s) or Improvement(s).</w:t>
            </w:r>
          </w:p>
        </w:tc>
      </w:tr>
      <w:tr w:rsidR="00420421" w:rsidRPr="00336751" w14:paraId="36F8DDFD" w14:textId="77777777" w:rsidTr="00FF7D04">
        <w:trPr>
          <w:jc w:val="center"/>
        </w:trPr>
        <w:tc>
          <w:tcPr>
            <w:tcW w:w="1706" w:type="dxa"/>
            <w:vAlign w:val="center"/>
          </w:tcPr>
          <w:p w14:paraId="5A2499DC" w14:textId="77777777" w:rsidR="00856BE4" w:rsidRPr="00420421" w:rsidRDefault="00416ECC" w:rsidP="00420421">
            <w:pPr>
              <w:ind w:hanging="22"/>
              <w:jc w:val="both"/>
              <w:rPr>
                <w:color w:val="000000"/>
                <w:sz w:val="16"/>
                <w:szCs w:val="16"/>
              </w:rPr>
            </w:pPr>
            <w:r w:rsidRPr="00420421">
              <w:rPr>
                <w:color w:val="000000"/>
                <w:sz w:val="16"/>
                <w:szCs w:val="16"/>
              </w:rPr>
              <w:t>U</w:t>
            </w:r>
            <w:r w:rsidR="00856BE4" w:rsidRPr="00420421">
              <w:rPr>
                <w:color w:val="000000"/>
                <w:sz w:val="16"/>
                <w:szCs w:val="16"/>
              </w:rPr>
              <w:t>nits_old2</w:t>
            </w:r>
          </w:p>
        </w:tc>
        <w:tc>
          <w:tcPr>
            <w:tcW w:w="900" w:type="dxa"/>
            <w:vAlign w:val="center"/>
          </w:tcPr>
          <w:p w14:paraId="492F6BDB" w14:textId="77777777" w:rsidR="00856BE4" w:rsidRPr="00856BE4" w:rsidRDefault="00856BE4" w:rsidP="00526312">
            <w:pPr>
              <w:jc w:val="center"/>
              <w:rPr>
                <w:color w:val="000000"/>
                <w:kern w:val="2"/>
                <w:sz w:val="16"/>
                <w:szCs w:val="16"/>
              </w:rPr>
            </w:pPr>
            <w:r w:rsidRPr="00856BE4">
              <w:rPr>
                <w:color w:val="000000"/>
                <w:kern w:val="2"/>
                <w:sz w:val="16"/>
                <w:szCs w:val="16"/>
              </w:rPr>
              <w:t>Character</w:t>
            </w:r>
          </w:p>
        </w:tc>
        <w:tc>
          <w:tcPr>
            <w:tcW w:w="990" w:type="dxa"/>
            <w:vAlign w:val="center"/>
          </w:tcPr>
          <w:p w14:paraId="3B498FB8" w14:textId="77777777" w:rsidR="00856BE4" w:rsidRPr="00856BE4" w:rsidRDefault="00856BE4" w:rsidP="00856BE4">
            <w:pPr>
              <w:jc w:val="center"/>
              <w:rPr>
                <w:color w:val="000000"/>
                <w:kern w:val="2"/>
                <w:sz w:val="16"/>
                <w:szCs w:val="16"/>
              </w:rPr>
            </w:pPr>
            <w:r w:rsidRPr="00856BE4">
              <w:rPr>
                <w:color w:val="000000"/>
                <w:kern w:val="2"/>
                <w:sz w:val="16"/>
                <w:szCs w:val="16"/>
              </w:rPr>
              <w:t>1</w:t>
            </w:r>
          </w:p>
        </w:tc>
        <w:tc>
          <w:tcPr>
            <w:tcW w:w="810" w:type="dxa"/>
            <w:vAlign w:val="center"/>
          </w:tcPr>
          <w:p w14:paraId="101B538C" w14:textId="77777777" w:rsidR="00856BE4" w:rsidRPr="00856BE4" w:rsidRDefault="00856BE4" w:rsidP="00856BE4">
            <w:pPr>
              <w:jc w:val="center"/>
              <w:rPr>
                <w:color w:val="000000"/>
                <w:kern w:val="2"/>
                <w:sz w:val="16"/>
                <w:szCs w:val="16"/>
              </w:rPr>
            </w:pPr>
            <w:r w:rsidRPr="00856BE4">
              <w:rPr>
                <w:color w:val="000000"/>
                <w:kern w:val="2"/>
                <w:sz w:val="16"/>
                <w:szCs w:val="16"/>
              </w:rPr>
              <w:t>No</w:t>
            </w:r>
          </w:p>
        </w:tc>
        <w:tc>
          <w:tcPr>
            <w:tcW w:w="6097" w:type="dxa"/>
            <w:vAlign w:val="center"/>
          </w:tcPr>
          <w:p w14:paraId="0360E333" w14:textId="77777777" w:rsidR="00856BE4" w:rsidRPr="00420421" w:rsidRDefault="00856BE4" w:rsidP="00420421">
            <w:pPr>
              <w:ind w:hanging="18"/>
              <w:rPr>
                <w:color w:val="000000"/>
                <w:kern w:val="2"/>
                <w:sz w:val="16"/>
                <w:szCs w:val="16"/>
              </w:rPr>
            </w:pPr>
            <w:r w:rsidRPr="00420421">
              <w:rPr>
                <w:color w:val="000000"/>
                <w:kern w:val="2"/>
                <w:sz w:val="16"/>
                <w:szCs w:val="16"/>
              </w:rPr>
              <w:t>Old unit of measure for item 1. (Format: "F" = Front Feet, "S" = Square Feet, "L" = Lots, "A" = Acres, "I" = Improvements for Real Property</w:t>
            </w:r>
          </w:p>
        </w:tc>
      </w:tr>
      <w:tr w:rsidR="00420421" w:rsidRPr="00336751" w14:paraId="320B2E3C" w14:textId="77777777" w:rsidTr="00FF7D04">
        <w:trPr>
          <w:jc w:val="center"/>
        </w:trPr>
        <w:tc>
          <w:tcPr>
            <w:tcW w:w="1706" w:type="dxa"/>
            <w:vAlign w:val="center"/>
          </w:tcPr>
          <w:p w14:paraId="0469112D" w14:textId="77777777" w:rsidR="00856BE4" w:rsidRPr="00420421" w:rsidRDefault="00416ECC" w:rsidP="00420421">
            <w:pPr>
              <w:ind w:hanging="22"/>
              <w:jc w:val="both"/>
              <w:rPr>
                <w:color w:val="000000"/>
                <w:sz w:val="16"/>
                <w:szCs w:val="16"/>
              </w:rPr>
            </w:pPr>
            <w:r w:rsidRPr="00420421">
              <w:rPr>
                <w:color w:val="000000"/>
                <w:sz w:val="16"/>
                <w:szCs w:val="16"/>
              </w:rPr>
              <w:t>U</w:t>
            </w:r>
            <w:r w:rsidR="00856BE4" w:rsidRPr="00420421">
              <w:rPr>
                <w:color w:val="000000"/>
                <w:sz w:val="16"/>
                <w:szCs w:val="16"/>
              </w:rPr>
              <w:t>nits_new2</w:t>
            </w:r>
          </w:p>
        </w:tc>
        <w:tc>
          <w:tcPr>
            <w:tcW w:w="900" w:type="dxa"/>
            <w:vAlign w:val="center"/>
          </w:tcPr>
          <w:p w14:paraId="4DC48BCB"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0833B72D"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4306F750"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7D4A9A37" w14:textId="77777777" w:rsidR="00856BE4" w:rsidRPr="00420421" w:rsidRDefault="00856BE4" w:rsidP="00420421">
            <w:pPr>
              <w:ind w:hanging="18"/>
              <w:rPr>
                <w:color w:val="000000"/>
                <w:kern w:val="2"/>
                <w:sz w:val="16"/>
                <w:szCs w:val="16"/>
              </w:rPr>
            </w:pPr>
            <w:r w:rsidRPr="00420421">
              <w:rPr>
                <w:color w:val="000000"/>
                <w:kern w:val="2"/>
                <w:sz w:val="16"/>
                <w:szCs w:val="16"/>
              </w:rPr>
              <w:t>New unit of measure for item 1. (Format: "F" = Front Feet, "S" = Square Feet, "L" = Lots, "A" = Acres, "I" = Improvements for Real Property</w:t>
            </w:r>
          </w:p>
        </w:tc>
      </w:tr>
      <w:tr w:rsidR="00420421" w:rsidRPr="00336751" w14:paraId="62B6D26A" w14:textId="77777777" w:rsidTr="00FF7D04">
        <w:trPr>
          <w:jc w:val="center"/>
        </w:trPr>
        <w:tc>
          <w:tcPr>
            <w:tcW w:w="1706" w:type="dxa"/>
            <w:vAlign w:val="center"/>
          </w:tcPr>
          <w:p w14:paraId="71F9902E" w14:textId="77777777" w:rsidR="00856BE4" w:rsidRPr="00420421" w:rsidRDefault="00416ECC" w:rsidP="00420421">
            <w:pPr>
              <w:ind w:hanging="22"/>
              <w:jc w:val="both"/>
              <w:rPr>
                <w:color w:val="000000"/>
                <w:sz w:val="16"/>
                <w:szCs w:val="16"/>
              </w:rPr>
            </w:pPr>
            <w:r w:rsidRPr="00420421">
              <w:rPr>
                <w:color w:val="000000"/>
                <w:sz w:val="16"/>
                <w:szCs w:val="16"/>
              </w:rPr>
              <w:t>O</w:t>
            </w:r>
            <w:r w:rsidR="00856BE4" w:rsidRPr="00420421">
              <w:rPr>
                <w:color w:val="000000"/>
                <w:sz w:val="16"/>
                <w:szCs w:val="16"/>
              </w:rPr>
              <w:t>ther_exempt_old2</w:t>
            </w:r>
          </w:p>
        </w:tc>
        <w:tc>
          <w:tcPr>
            <w:tcW w:w="900" w:type="dxa"/>
            <w:vAlign w:val="center"/>
          </w:tcPr>
          <w:p w14:paraId="0E1D337E" w14:textId="77777777" w:rsidR="00856BE4" w:rsidRPr="00856BE4" w:rsidRDefault="00856BE4" w:rsidP="00C238CA">
            <w:pPr>
              <w:jc w:val="center"/>
              <w:rPr>
                <w:color w:val="000000"/>
                <w:kern w:val="2"/>
                <w:sz w:val="16"/>
              </w:rPr>
            </w:pPr>
            <w:r w:rsidRPr="00856BE4">
              <w:rPr>
                <w:color w:val="000000"/>
                <w:kern w:val="2"/>
                <w:sz w:val="16"/>
              </w:rPr>
              <w:t>Numeric</w:t>
            </w:r>
          </w:p>
        </w:tc>
        <w:tc>
          <w:tcPr>
            <w:tcW w:w="990" w:type="dxa"/>
            <w:vAlign w:val="center"/>
          </w:tcPr>
          <w:p w14:paraId="114D2924" w14:textId="77777777" w:rsidR="00856BE4" w:rsidRPr="00856BE4" w:rsidRDefault="00856BE4" w:rsidP="00C238CA">
            <w:pPr>
              <w:jc w:val="center"/>
              <w:rPr>
                <w:color w:val="000000"/>
                <w:kern w:val="2"/>
                <w:sz w:val="16"/>
              </w:rPr>
            </w:pPr>
            <w:r w:rsidRPr="00856BE4">
              <w:rPr>
                <w:color w:val="000000"/>
                <w:kern w:val="2"/>
                <w:sz w:val="16"/>
              </w:rPr>
              <w:t>1</w:t>
            </w:r>
          </w:p>
        </w:tc>
        <w:tc>
          <w:tcPr>
            <w:tcW w:w="810" w:type="dxa"/>
            <w:vAlign w:val="center"/>
          </w:tcPr>
          <w:p w14:paraId="582FFEAD" w14:textId="77777777" w:rsidR="00856BE4" w:rsidRPr="00856BE4" w:rsidRDefault="00856BE4" w:rsidP="00C238CA">
            <w:pPr>
              <w:jc w:val="center"/>
              <w:rPr>
                <w:color w:val="000000"/>
                <w:kern w:val="2"/>
                <w:sz w:val="16"/>
              </w:rPr>
            </w:pPr>
            <w:r w:rsidRPr="00856BE4">
              <w:rPr>
                <w:color w:val="000000"/>
                <w:kern w:val="2"/>
                <w:sz w:val="16"/>
              </w:rPr>
              <w:t>No</w:t>
            </w:r>
          </w:p>
        </w:tc>
        <w:tc>
          <w:tcPr>
            <w:tcW w:w="6097" w:type="dxa"/>
            <w:vAlign w:val="center"/>
          </w:tcPr>
          <w:p w14:paraId="444A2051" w14:textId="77777777" w:rsidR="00856BE4" w:rsidRPr="00420421" w:rsidRDefault="00856BE4" w:rsidP="00420421">
            <w:pPr>
              <w:ind w:hanging="18"/>
              <w:rPr>
                <w:color w:val="000000"/>
                <w:kern w:val="2"/>
                <w:sz w:val="16"/>
                <w:szCs w:val="16"/>
              </w:rPr>
            </w:pPr>
            <w:r w:rsidRPr="00420421">
              <w:rPr>
                <w:color w:val="000000"/>
                <w:kern w:val="2"/>
                <w:sz w:val="16"/>
                <w:szCs w:val="16"/>
              </w:rPr>
              <w:t>Old status of any special exem</w:t>
            </w:r>
            <w:r w:rsidR="00420421">
              <w:rPr>
                <w:color w:val="000000"/>
                <w:kern w:val="2"/>
                <w:sz w:val="16"/>
                <w:szCs w:val="16"/>
              </w:rPr>
              <w:t>ptions to be applied to item 2.</w:t>
            </w:r>
          </w:p>
          <w:p w14:paraId="6AC6ABB9"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0 = None (Default), 1 = Commerce/Industry (Ten Year Exemption), </w:t>
            </w:r>
            <w:r w:rsidRPr="00420421">
              <w:rPr>
                <w:color w:val="000000"/>
                <w:kern w:val="2"/>
                <w:sz w:val="16"/>
                <w:szCs w:val="16"/>
              </w:rPr>
              <w:br/>
              <w:t>2 = Agricultural, 3 = Institutional</w:t>
            </w:r>
          </w:p>
        </w:tc>
      </w:tr>
      <w:tr w:rsidR="00420421" w:rsidRPr="00336751" w14:paraId="6B670B53" w14:textId="77777777" w:rsidTr="00FF7D04">
        <w:trPr>
          <w:jc w:val="center"/>
        </w:trPr>
        <w:tc>
          <w:tcPr>
            <w:tcW w:w="1706" w:type="dxa"/>
            <w:vAlign w:val="center"/>
          </w:tcPr>
          <w:p w14:paraId="1AB3103D" w14:textId="77777777" w:rsidR="00856BE4" w:rsidRPr="00420421" w:rsidRDefault="00416ECC" w:rsidP="00420421">
            <w:pPr>
              <w:ind w:hanging="22"/>
              <w:jc w:val="both"/>
              <w:rPr>
                <w:color w:val="000000"/>
                <w:sz w:val="16"/>
                <w:szCs w:val="16"/>
              </w:rPr>
            </w:pPr>
            <w:r w:rsidRPr="00420421">
              <w:rPr>
                <w:color w:val="000000"/>
                <w:sz w:val="16"/>
                <w:szCs w:val="16"/>
              </w:rPr>
              <w:t>O</w:t>
            </w:r>
            <w:r w:rsidR="00856BE4" w:rsidRPr="00420421">
              <w:rPr>
                <w:color w:val="000000"/>
                <w:sz w:val="16"/>
                <w:szCs w:val="16"/>
              </w:rPr>
              <w:t>ther_exempt_new2</w:t>
            </w:r>
          </w:p>
        </w:tc>
        <w:tc>
          <w:tcPr>
            <w:tcW w:w="900" w:type="dxa"/>
            <w:vAlign w:val="center"/>
          </w:tcPr>
          <w:p w14:paraId="6282C4EE" w14:textId="77777777" w:rsidR="00856BE4" w:rsidRPr="00856BE4" w:rsidRDefault="00856BE4" w:rsidP="00C238CA">
            <w:pPr>
              <w:jc w:val="center"/>
              <w:rPr>
                <w:color w:val="000000"/>
                <w:kern w:val="2"/>
                <w:sz w:val="16"/>
              </w:rPr>
            </w:pPr>
            <w:r w:rsidRPr="00856BE4">
              <w:rPr>
                <w:color w:val="000000"/>
                <w:kern w:val="2"/>
                <w:sz w:val="16"/>
              </w:rPr>
              <w:t>Numeric</w:t>
            </w:r>
          </w:p>
        </w:tc>
        <w:tc>
          <w:tcPr>
            <w:tcW w:w="990" w:type="dxa"/>
            <w:vAlign w:val="center"/>
          </w:tcPr>
          <w:p w14:paraId="4DC9D752" w14:textId="77777777" w:rsidR="00856BE4" w:rsidRPr="00856BE4" w:rsidRDefault="00856BE4" w:rsidP="00C238CA">
            <w:pPr>
              <w:jc w:val="center"/>
              <w:rPr>
                <w:color w:val="000000"/>
                <w:kern w:val="2"/>
                <w:sz w:val="16"/>
              </w:rPr>
            </w:pPr>
            <w:r w:rsidRPr="00856BE4">
              <w:rPr>
                <w:color w:val="000000"/>
                <w:kern w:val="2"/>
                <w:sz w:val="16"/>
              </w:rPr>
              <w:t>1</w:t>
            </w:r>
          </w:p>
        </w:tc>
        <w:tc>
          <w:tcPr>
            <w:tcW w:w="810" w:type="dxa"/>
            <w:vAlign w:val="center"/>
          </w:tcPr>
          <w:p w14:paraId="53563E1A" w14:textId="77777777" w:rsidR="00856BE4" w:rsidRPr="00856BE4" w:rsidRDefault="00856BE4" w:rsidP="00C238CA">
            <w:pPr>
              <w:jc w:val="center"/>
              <w:rPr>
                <w:color w:val="000000"/>
                <w:kern w:val="2"/>
                <w:sz w:val="16"/>
              </w:rPr>
            </w:pPr>
            <w:r w:rsidRPr="00856BE4">
              <w:rPr>
                <w:color w:val="000000"/>
                <w:kern w:val="2"/>
                <w:sz w:val="16"/>
              </w:rPr>
              <w:t>No</w:t>
            </w:r>
          </w:p>
        </w:tc>
        <w:tc>
          <w:tcPr>
            <w:tcW w:w="6097" w:type="dxa"/>
            <w:vAlign w:val="center"/>
          </w:tcPr>
          <w:p w14:paraId="2E995911"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New status of any special exemptions to be applied to item 2. </w:t>
            </w:r>
          </w:p>
          <w:p w14:paraId="4BFAB10D"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0 = None (Default), 1 = Commerce/Industry (Ten Year Exemption), </w:t>
            </w:r>
            <w:r w:rsidRPr="00420421">
              <w:rPr>
                <w:color w:val="000000"/>
                <w:kern w:val="2"/>
                <w:sz w:val="16"/>
                <w:szCs w:val="16"/>
              </w:rPr>
              <w:br/>
              <w:t>2 = Agricultural, 3 = Institutional</w:t>
            </w:r>
          </w:p>
        </w:tc>
      </w:tr>
      <w:tr w:rsidR="00420421" w:rsidRPr="00336751" w14:paraId="1F5F3A2B" w14:textId="77777777" w:rsidTr="00FF7D04">
        <w:trPr>
          <w:jc w:val="center"/>
        </w:trPr>
        <w:tc>
          <w:tcPr>
            <w:tcW w:w="1706" w:type="dxa"/>
            <w:vAlign w:val="center"/>
          </w:tcPr>
          <w:p w14:paraId="6B2A538E"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alue_old_total2</w:t>
            </w:r>
          </w:p>
        </w:tc>
        <w:tc>
          <w:tcPr>
            <w:tcW w:w="900" w:type="dxa"/>
            <w:vAlign w:val="center"/>
          </w:tcPr>
          <w:p w14:paraId="51D457B6"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vAlign w:val="center"/>
          </w:tcPr>
          <w:p w14:paraId="5A35B4F6"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10</w:t>
            </w:r>
          </w:p>
        </w:tc>
        <w:tc>
          <w:tcPr>
            <w:tcW w:w="810" w:type="dxa"/>
            <w:vAlign w:val="center"/>
          </w:tcPr>
          <w:p w14:paraId="596C2505"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6097" w:type="dxa"/>
            <w:vAlign w:val="center"/>
          </w:tcPr>
          <w:p w14:paraId="24D520FC" w14:textId="77777777" w:rsidR="00856BE4" w:rsidRPr="00420421" w:rsidRDefault="00856BE4" w:rsidP="00420421">
            <w:pPr>
              <w:ind w:hanging="18"/>
              <w:rPr>
                <w:color w:val="000000"/>
                <w:kern w:val="2"/>
                <w:sz w:val="16"/>
                <w:szCs w:val="16"/>
              </w:rPr>
            </w:pPr>
            <w:r w:rsidRPr="00420421">
              <w:rPr>
                <w:color w:val="000000"/>
                <w:kern w:val="2"/>
                <w:sz w:val="16"/>
                <w:szCs w:val="16"/>
              </w:rPr>
              <w:t>Old total assessed value of property class item 2.</w:t>
            </w:r>
          </w:p>
        </w:tc>
      </w:tr>
      <w:tr w:rsidR="00420421" w:rsidRPr="00336751" w14:paraId="28399A2A" w14:textId="77777777" w:rsidTr="00FF7D04">
        <w:trPr>
          <w:jc w:val="center"/>
        </w:trPr>
        <w:tc>
          <w:tcPr>
            <w:tcW w:w="1706" w:type="dxa"/>
            <w:vAlign w:val="center"/>
          </w:tcPr>
          <w:p w14:paraId="23473633"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alue_new_total2</w:t>
            </w:r>
          </w:p>
        </w:tc>
        <w:tc>
          <w:tcPr>
            <w:tcW w:w="900" w:type="dxa"/>
            <w:vAlign w:val="center"/>
          </w:tcPr>
          <w:p w14:paraId="7DF70D4D"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vAlign w:val="center"/>
          </w:tcPr>
          <w:p w14:paraId="09C64DD2"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10</w:t>
            </w:r>
          </w:p>
        </w:tc>
        <w:tc>
          <w:tcPr>
            <w:tcW w:w="810" w:type="dxa"/>
            <w:vAlign w:val="center"/>
          </w:tcPr>
          <w:p w14:paraId="17A414BC"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6097" w:type="dxa"/>
            <w:vAlign w:val="center"/>
          </w:tcPr>
          <w:p w14:paraId="0CBC208E" w14:textId="77777777" w:rsidR="00856BE4" w:rsidRPr="00420421" w:rsidRDefault="00856BE4" w:rsidP="00420421">
            <w:pPr>
              <w:ind w:hanging="18"/>
              <w:rPr>
                <w:color w:val="000000"/>
                <w:kern w:val="2"/>
                <w:sz w:val="16"/>
                <w:szCs w:val="16"/>
              </w:rPr>
            </w:pPr>
            <w:r w:rsidRPr="00420421">
              <w:rPr>
                <w:color w:val="000000"/>
                <w:kern w:val="2"/>
                <w:sz w:val="16"/>
                <w:szCs w:val="16"/>
              </w:rPr>
              <w:t>New total assessed value of property class item 2.</w:t>
            </w:r>
          </w:p>
        </w:tc>
      </w:tr>
      <w:tr w:rsidR="00420421" w:rsidRPr="00336751" w14:paraId="71C72AF4" w14:textId="77777777" w:rsidTr="00FF7D04">
        <w:trPr>
          <w:jc w:val="center"/>
        </w:trPr>
        <w:tc>
          <w:tcPr>
            <w:tcW w:w="1706" w:type="dxa"/>
            <w:vAlign w:val="center"/>
          </w:tcPr>
          <w:p w14:paraId="44DC0809"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alue_old_hs2</w:t>
            </w:r>
          </w:p>
        </w:tc>
        <w:tc>
          <w:tcPr>
            <w:tcW w:w="900" w:type="dxa"/>
            <w:vAlign w:val="center"/>
          </w:tcPr>
          <w:p w14:paraId="482D25C0"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070E007C" w14:textId="77777777" w:rsidR="00856BE4" w:rsidRPr="00856BE4" w:rsidRDefault="00856BE4" w:rsidP="00856BE4">
            <w:pPr>
              <w:jc w:val="center"/>
              <w:rPr>
                <w:color w:val="000000"/>
                <w:kern w:val="2"/>
                <w:sz w:val="16"/>
              </w:rPr>
            </w:pPr>
            <w:r w:rsidRPr="00856BE4">
              <w:rPr>
                <w:color w:val="000000"/>
                <w:kern w:val="2"/>
                <w:sz w:val="16"/>
              </w:rPr>
              <w:t>4</w:t>
            </w:r>
          </w:p>
        </w:tc>
        <w:tc>
          <w:tcPr>
            <w:tcW w:w="810" w:type="dxa"/>
            <w:vAlign w:val="center"/>
          </w:tcPr>
          <w:p w14:paraId="3F353E55"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78A51FF0" w14:textId="77777777" w:rsidR="00856BE4" w:rsidRPr="00420421" w:rsidRDefault="00856BE4" w:rsidP="00420421">
            <w:pPr>
              <w:ind w:hanging="18"/>
              <w:rPr>
                <w:color w:val="000000"/>
                <w:kern w:val="2"/>
                <w:sz w:val="16"/>
                <w:szCs w:val="16"/>
              </w:rPr>
            </w:pPr>
            <w:r w:rsidRPr="00420421">
              <w:rPr>
                <w:color w:val="000000"/>
                <w:kern w:val="2"/>
                <w:sz w:val="16"/>
                <w:szCs w:val="16"/>
              </w:rPr>
              <w:t>Old homestead credit of property class item 2.</w:t>
            </w:r>
          </w:p>
        </w:tc>
      </w:tr>
      <w:tr w:rsidR="00420421" w:rsidRPr="00336751" w14:paraId="113B64A0" w14:textId="77777777" w:rsidTr="00FF7D04">
        <w:trPr>
          <w:jc w:val="center"/>
        </w:trPr>
        <w:tc>
          <w:tcPr>
            <w:tcW w:w="1706" w:type="dxa"/>
            <w:vAlign w:val="center"/>
          </w:tcPr>
          <w:p w14:paraId="00C7BAB8"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alue_new_hs2</w:t>
            </w:r>
          </w:p>
        </w:tc>
        <w:tc>
          <w:tcPr>
            <w:tcW w:w="900" w:type="dxa"/>
            <w:vAlign w:val="center"/>
          </w:tcPr>
          <w:p w14:paraId="0952E3DD"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4BFC3F8C" w14:textId="77777777" w:rsidR="00856BE4" w:rsidRPr="00856BE4" w:rsidRDefault="00856BE4" w:rsidP="00856BE4">
            <w:pPr>
              <w:jc w:val="center"/>
              <w:rPr>
                <w:color w:val="000000"/>
                <w:kern w:val="2"/>
                <w:sz w:val="16"/>
              </w:rPr>
            </w:pPr>
            <w:r w:rsidRPr="00856BE4">
              <w:rPr>
                <w:color w:val="000000"/>
                <w:kern w:val="2"/>
                <w:sz w:val="16"/>
              </w:rPr>
              <w:t>4</w:t>
            </w:r>
          </w:p>
        </w:tc>
        <w:tc>
          <w:tcPr>
            <w:tcW w:w="810" w:type="dxa"/>
            <w:vAlign w:val="center"/>
          </w:tcPr>
          <w:p w14:paraId="271EADEC"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5F03009D" w14:textId="77777777" w:rsidR="00856BE4" w:rsidRPr="00420421" w:rsidRDefault="00856BE4" w:rsidP="00420421">
            <w:pPr>
              <w:ind w:hanging="18"/>
              <w:rPr>
                <w:color w:val="000000"/>
                <w:kern w:val="2"/>
                <w:sz w:val="16"/>
                <w:szCs w:val="16"/>
              </w:rPr>
            </w:pPr>
            <w:r w:rsidRPr="00420421">
              <w:rPr>
                <w:color w:val="000000"/>
                <w:kern w:val="2"/>
                <w:sz w:val="16"/>
                <w:szCs w:val="16"/>
              </w:rPr>
              <w:t>New homestead credit of property class item 2.</w:t>
            </w:r>
          </w:p>
        </w:tc>
      </w:tr>
      <w:tr w:rsidR="00420421" w:rsidRPr="00336751" w14:paraId="77C305D7" w14:textId="77777777" w:rsidTr="00FF7D04">
        <w:trPr>
          <w:jc w:val="center"/>
        </w:trPr>
        <w:tc>
          <w:tcPr>
            <w:tcW w:w="1706" w:type="dxa"/>
            <w:vAlign w:val="center"/>
          </w:tcPr>
          <w:p w14:paraId="2E8FFC95"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alue_old_tp2</w:t>
            </w:r>
          </w:p>
        </w:tc>
        <w:tc>
          <w:tcPr>
            <w:tcW w:w="900" w:type="dxa"/>
            <w:vAlign w:val="center"/>
          </w:tcPr>
          <w:p w14:paraId="64D9AB48"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0D8CCA1E" w14:textId="77777777" w:rsidR="00856BE4" w:rsidRPr="00856BE4" w:rsidRDefault="00856BE4" w:rsidP="00856BE4">
            <w:pPr>
              <w:jc w:val="center"/>
              <w:rPr>
                <w:color w:val="000000"/>
                <w:kern w:val="2"/>
                <w:sz w:val="16"/>
              </w:rPr>
            </w:pPr>
            <w:r w:rsidRPr="00856BE4">
              <w:rPr>
                <w:color w:val="000000"/>
                <w:kern w:val="2"/>
                <w:sz w:val="16"/>
              </w:rPr>
              <w:t>9</w:t>
            </w:r>
          </w:p>
        </w:tc>
        <w:tc>
          <w:tcPr>
            <w:tcW w:w="810" w:type="dxa"/>
            <w:vAlign w:val="center"/>
          </w:tcPr>
          <w:p w14:paraId="6D329605"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48B235B4" w14:textId="77777777" w:rsidR="00856BE4" w:rsidRPr="00420421" w:rsidRDefault="00856BE4" w:rsidP="00420421">
            <w:pPr>
              <w:ind w:hanging="18"/>
              <w:rPr>
                <w:color w:val="000000"/>
                <w:kern w:val="2"/>
                <w:sz w:val="16"/>
                <w:szCs w:val="16"/>
              </w:rPr>
            </w:pPr>
            <w:r w:rsidRPr="00420421">
              <w:rPr>
                <w:color w:val="000000"/>
                <w:kern w:val="2"/>
                <w:sz w:val="16"/>
                <w:szCs w:val="16"/>
              </w:rPr>
              <w:t>Old taxpayer's share of assessed value of property class item 2.</w:t>
            </w:r>
          </w:p>
        </w:tc>
      </w:tr>
      <w:tr w:rsidR="00420421" w:rsidRPr="00336751" w14:paraId="7F355704" w14:textId="77777777" w:rsidTr="00FF7D04">
        <w:trPr>
          <w:jc w:val="center"/>
        </w:trPr>
        <w:tc>
          <w:tcPr>
            <w:tcW w:w="1706" w:type="dxa"/>
            <w:vAlign w:val="center"/>
          </w:tcPr>
          <w:p w14:paraId="0FC405F0"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alue_new_tp2</w:t>
            </w:r>
          </w:p>
        </w:tc>
        <w:tc>
          <w:tcPr>
            <w:tcW w:w="900" w:type="dxa"/>
            <w:vAlign w:val="center"/>
          </w:tcPr>
          <w:p w14:paraId="6E249357"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0C355191" w14:textId="77777777" w:rsidR="00856BE4" w:rsidRPr="00856BE4" w:rsidRDefault="00856BE4" w:rsidP="00856BE4">
            <w:pPr>
              <w:jc w:val="center"/>
              <w:rPr>
                <w:color w:val="000000"/>
                <w:kern w:val="2"/>
                <w:sz w:val="16"/>
              </w:rPr>
            </w:pPr>
            <w:r w:rsidRPr="00856BE4">
              <w:rPr>
                <w:color w:val="000000"/>
                <w:kern w:val="2"/>
                <w:sz w:val="16"/>
              </w:rPr>
              <w:t>9</w:t>
            </w:r>
          </w:p>
        </w:tc>
        <w:tc>
          <w:tcPr>
            <w:tcW w:w="810" w:type="dxa"/>
            <w:vAlign w:val="center"/>
          </w:tcPr>
          <w:p w14:paraId="7486DCF2"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74D735BC" w14:textId="77777777" w:rsidR="00856BE4" w:rsidRPr="00420421" w:rsidRDefault="00856BE4" w:rsidP="00420421">
            <w:pPr>
              <w:ind w:hanging="18"/>
              <w:rPr>
                <w:color w:val="000000"/>
                <w:kern w:val="2"/>
                <w:sz w:val="16"/>
                <w:szCs w:val="16"/>
              </w:rPr>
            </w:pPr>
            <w:r w:rsidRPr="00420421">
              <w:rPr>
                <w:color w:val="000000"/>
                <w:kern w:val="2"/>
                <w:sz w:val="16"/>
                <w:szCs w:val="16"/>
              </w:rPr>
              <w:t>New taxpayer's share of assessed value of property class item 2.</w:t>
            </w:r>
          </w:p>
        </w:tc>
      </w:tr>
      <w:tr w:rsidR="00420421" w:rsidRPr="00336751" w14:paraId="7738A5AE" w14:textId="77777777" w:rsidTr="00FF7D04">
        <w:trPr>
          <w:jc w:val="center"/>
        </w:trPr>
        <w:tc>
          <w:tcPr>
            <w:tcW w:w="1706" w:type="dxa"/>
            <w:vAlign w:val="center"/>
          </w:tcPr>
          <w:p w14:paraId="3C58400C" w14:textId="77777777" w:rsidR="00856BE4" w:rsidRPr="00420421" w:rsidRDefault="00416ECC" w:rsidP="00420421">
            <w:pPr>
              <w:ind w:hanging="22"/>
              <w:jc w:val="both"/>
              <w:rPr>
                <w:color w:val="000000"/>
                <w:sz w:val="16"/>
                <w:szCs w:val="16"/>
              </w:rPr>
            </w:pPr>
            <w:r w:rsidRPr="00420421">
              <w:rPr>
                <w:color w:val="000000"/>
                <w:sz w:val="16"/>
                <w:szCs w:val="16"/>
              </w:rPr>
              <w:t>LTC</w:t>
            </w:r>
            <w:r w:rsidR="00856BE4" w:rsidRPr="00420421">
              <w:rPr>
                <w:color w:val="000000"/>
                <w:sz w:val="16"/>
                <w:szCs w:val="16"/>
              </w:rPr>
              <w:t>_sub_class_old3</w:t>
            </w:r>
          </w:p>
        </w:tc>
        <w:tc>
          <w:tcPr>
            <w:tcW w:w="900" w:type="dxa"/>
            <w:vAlign w:val="center"/>
          </w:tcPr>
          <w:p w14:paraId="209DCF1F"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vAlign w:val="center"/>
          </w:tcPr>
          <w:p w14:paraId="611FAC08"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810" w:type="dxa"/>
            <w:vAlign w:val="center"/>
          </w:tcPr>
          <w:p w14:paraId="17178B98"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6097" w:type="dxa"/>
            <w:vAlign w:val="center"/>
          </w:tcPr>
          <w:p w14:paraId="7D531424" w14:textId="77777777" w:rsidR="00856BE4" w:rsidRPr="00420421" w:rsidRDefault="00856BE4" w:rsidP="00420421">
            <w:pPr>
              <w:ind w:hanging="18"/>
              <w:rPr>
                <w:color w:val="000000"/>
                <w:kern w:val="2"/>
                <w:sz w:val="16"/>
                <w:szCs w:val="16"/>
              </w:rPr>
            </w:pPr>
            <w:r w:rsidRPr="00420421">
              <w:rPr>
                <w:color w:val="000000"/>
                <w:kern w:val="2"/>
                <w:sz w:val="16"/>
                <w:szCs w:val="16"/>
              </w:rPr>
              <w:t>Old LTC Property Sub-Class Code of item 3. (See LTC Property Class Code Listings. Assessor's property classification codes can be used in lieu of the Tax Commission's Property Classification Codes until Tax Year 2006 [Orleans 2007].)</w:t>
            </w:r>
          </w:p>
        </w:tc>
      </w:tr>
      <w:tr w:rsidR="00420421" w:rsidRPr="00336751" w14:paraId="67712323" w14:textId="77777777" w:rsidTr="00FF7D04">
        <w:trPr>
          <w:jc w:val="center"/>
        </w:trPr>
        <w:tc>
          <w:tcPr>
            <w:tcW w:w="1706" w:type="dxa"/>
            <w:vAlign w:val="center"/>
          </w:tcPr>
          <w:p w14:paraId="5339071C" w14:textId="77777777" w:rsidR="00856BE4" w:rsidRPr="00420421" w:rsidRDefault="00416ECC" w:rsidP="00420421">
            <w:pPr>
              <w:ind w:hanging="22"/>
              <w:jc w:val="both"/>
              <w:rPr>
                <w:color w:val="000000"/>
                <w:sz w:val="16"/>
                <w:szCs w:val="16"/>
              </w:rPr>
            </w:pPr>
            <w:r w:rsidRPr="00420421">
              <w:rPr>
                <w:color w:val="000000"/>
                <w:sz w:val="16"/>
                <w:szCs w:val="16"/>
              </w:rPr>
              <w:t>LTC</w:t>
            </w:r>
            <w:r w:rsidR="00856BE4" w:rsidRPr="00420421">
              <w:rPr>
                <w:color w:val="000000"/>
                <w:sz w:val="16"/>
                <w:szCs w:val="16"/>
              </w:rPr>
              <w:t>_sub_class_new3</w:t>
            </w:r>
          </w:p>
        </w:tc>
        <w:tc>
          <w:tcPr>
            <w:tcW w:w="900" w:type="dxa"/>
            <w:vAlign w:val="center"/>
          </w:tcPr>
          <w:p w14:paraId="4DD2A399"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vAlign w:val="center"/>
          </w:tcPr>
          <w:p w14:paraId="24DB0A09"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810" w:type="dxa"/>
            <w:vAlign w:val="center"/>
          </w:tcPr>
          <w:p w14:paraId="021CD2DD"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6097" w:type="dxa"/>
            <w:vAlign w:val="center"/>
          </w:tcPr>
          <w:p w14:paraId="26D228BA" w14:textId="77777777" w:rsidR="00856BE4" w:rsidRPr="00420421" w:rsidRDefault="00856BE4" w:rsidP="00420421">
            <w:pPr>
              <w:ind w:hanging="18"/>
              <w:rPr>
                <w:color w:val="000000"/>
                <w:kern w:val="2"/>
                <w:sz w:val="16"/>
                <w:szCs w:val="16"/>
              </w:rPr>
            </w:pPr>
            <w:r w:rsidRPr="00420421">
              <w:rPr>
                <w:color w:val="000000"/>
                <w:kern w:val="2"/>
                <w:sz w:val="16"/>
                <w:szCs w:val="16"/>
              </w:rPr>
              <w:t>New LTC Property Sub-Class Code of item 3. (See LTC Property Class Code Listings. Assessor's property classification codes can be used in lieu of the Tax Commission's Property Classification Codes until Tax Year 2006 [Orleans 2007].)</w:t>
            </w:r>
          </w:p>
        </w:tc>
      </w:tr>
      <w:tr w:rsidR="00420421" w:rsidRPr="00336751" w14:paraId="0BEA31AD" w14:textId="77777777" w:rsidTr="00FF7D04">
        <w:trPr>
          <w:jc w:val="center"/>
        </w:trPr>
        <w:tc>
          <w:tcPr>
            <w:tcW w:w="1706" w:type="dxa"/>
            <w:vAlign w:val="center"/>
          </w:tcPr>
          <w:p w14:paraId="7A5DF610" w14:textId="77777777" w:rsidR="00856BE4" w:rsidRPr="00420421" w:rsidRDefault="00416ECC" w:rsidP="00420421">
            <w:pPr>
              <w:ind w:hanging="22"/>
              <w:jc w:val="both"/>
              <w:rPr>
                <w:color w:val="000000"/>
                <w:sz w:val="16"/>
                <w:szCs w:val="16"/>
              </w:rPr>
            </w:pPr>
            <w:r w:rsidRPr="00420421">
              <w:rPr>
                <w:color w:val="000000"/>
                <w:sz w:val="16"/>
                <w:szCs w:val="16"/>
              </w:rPr>
              <w:t>Q</w:t>
            </w:r>
            <w:r w:rsidR="00856BE4" w:rsidRPr="00420421">
              <w:rPr>
                <w:color w:val="000000"/>
                <w:sz w:val="16"/>
                <w:szCs w:val="16"/>
              </w:rPr>
              <w:t>uantity_old3</w:t>
            </w:r>
          </w:p>
        </w:tc>
        <w:tc>
          <w:tcPr>
            <w:tcW w:w="900" w:type="dxa"/>
            <w:vAlign w:val="center"/>
          </w:tcPr>
          <w:p w14:paraId="01B5C9CA" w14:textId="77777777" w:rsidR="00856BE4" w:rsidRPr="00856BE4" w:rsidRDefault="00856BE4" w:rsidP="00526312">
            <w:pPr>
              <w:jc w:val="center"/>
              <w:rPr>
                <w:color w:val="000000"/>
                <w:kern w:val="2"/>
                <w:sz w:val="16"/>
                <w:szCs w:val="16"/>
              </w:rPr>
            </w:pPr>
            <w:r w:rsidRPr="00856BE4">
              <w:rPr>
                <w:color w:val="000000"/>
                <w:kern w:val="2"/>
                <w:sz w:val="16"/>
                <w:szCs w:val="16"/>
              </w:rPr>
              <w:t>Numeric</w:t>
            </w:r>
          </w:p>
        </w:tc>
        <w:tc>
          <w:tcPr>
            <w:tcW w:w="990" w:type="dxa"/>
            <w:vAlign w:val="center"/>
          </w:tcPr>
          <w:p w14:paraId="360AF52B" w14:textId="77777777" w:rsidR="00856BE4" w:rsidRPr="00856BE4" w:rsidRDefault="00856BE4" w:rsidP="00856BE4">
            <w:pPr>
              <w:jc w:val="center"/>
              <w:rPr>
                <w:color w:val="000000"/>
                <w:kern w:val="2"/>
                <w:sz w:val="16"/>
                <w:szCs w:val="16"/>
              </w:rPr>
            </w:pPr>
            <w:r w:rsidRPr="00856BE4">
              <w:rPr>
                <w:color w:val="000000"/>
                <w:kern w:val="2"/>
                <w:sz w:val="16"/>
                <w:szCs w:val="16"/>
              </w:rPr>
              <w:t>6</w:t>
            </w:r>
          </w:p>
        </w:tc>
        <w:tc>
          <w:tcPr>
            <w:tcW w:w="810" w:type="dxa"/>
            <w:vAlign w:val="center"/>
          </w:tcPr>
          <w:p w14:paraId="5D6C4199" w14:textId="77777777" w:rsidR="00856BE4" w:rsidRPr="00856BE4" w:rsidRDefault="00856BE4" w:rsidP="00856BE4">
            <w:pPr>
              <w:jc w:val="center"/>
              <w:rPr>
                <w:color w:val="000000"/>
                <w:kern w:val="2"/>
                <w:sz w:val="16"/>
                <w:szCs w:val="16"/>
              </w:rPr>
            </w:pPr>
            <w:r w:rsidRPr="00856BE4">
              <w:rPr>
                <w:color w:val="000000"/>
                <w:kern w:val="2"/>
                <w:sz w:val="16"/>
                <w:szCs w:val="16"/>
              </w:rPr>
              <w:t>No</w:t>
            </w:r>
          </w:p>
        </w:tc>
        <w:tc>
          <w:tcPr>
            <w:tcW w:w="6097" w:type="dxa"/>
            <w:vAlign w:val="center"/>
          </w:tcPr>
          <w:p w14:paraId="1D1D664C" w14:textId="77777777" w:rsidR="00856BE4" w:rsidRPr="00856BE4" w:rsidRDefault="00856BE4" w:rsidP="00420421">
            <w:pPr>
              <w:ind w:hanging="18"/>
              <w:rPr>
                <w:color w:val="000000"/>
                <w:kern w:val="2"/>
                <w:sz w:val="16"/>
                <w:szCs w:val="16"/>
              </w:rPr>
            </w:pPr>
            <w:r w:rsidRPr="00856BE4">
              <w:rPr>
                <w:color w:val="000000"/>
                <w:kern w:val="2"/>
                <w:sz w:val="16"/>
                <w:szCs w:val="16"/>
              </w:rPr>
              <w:t>Old quantity of item 3 in Front Feet, Square Feet, Lot(s), Acre(s) or Improvement(s).</w:t>
            </w:r>
          </w:p>
        </w:tc>
      </w:tr>
      <w:tr w:rsidR="00420421" w:rsidRPr="00336751" w14:paraId="25DEA158" w14:textId="77777777" w:rsidTr="00FF7D04">
        <w:trPr>
          <w:jc w:val="center"/>
        </w:trPr>
        <w:tc>
          <w:tcPr>
            <w:tcW w:w="1706" w:type="dxa"/>
            <w:vAlign w:val="center"/>
          </w:tcPr>
          <w:p w14:paraId="328078F0" w14:textId="77777777" w:rsidR="00856BE4" w:rsidRPr="00420421" w:rsidRDefault="00416ECC" w:rsidP="00420421">
            <w:pPr>
              <w:ind w:hanging="22"/>
              <w:jc w:val="both"/>
              <w:rPr>
                <w:color w:val="000000"/>
                <w:sz w:val="16"/>
                <w:szCs w:val="16"/>
              </w:rPr>
            </w:pPr>
            <w:r w:rsidRPr="00420421">
              <w:rPr>
                <w:color w:val="000000"/>
                <w:sz w:val="16"/>
                <w:szCs w:val="16"/>
              </w:rPr>
              <w:t>Q</w:t>
            </w:r>
            <w:r w:rsidR="00856BE4" w:rsidRPr="00420421">
              <w:rPr>
                <w:color w:val="000000"/>
                <w:sz w:val="16"/>
                <w:szCs w:val="16"/>
              </w:rPr>
              <w:t>uantity_new3</w:t>
            </w:r>
          </w:p>
        </w:tc>
        <w:tc>
          <w:tcPr>
            <w:tcW w:w="900" w:type="dxa"/>
            <w:vAlign w:val="center"/>
          </w:tcPr>
          <w:p w14:paraId="05AC66C8" w14:textId="77777777" w:rsidR="00856BE4" w:rsidRPr="00856BE4" w:rsidRDefault="00856BE4" w:rsidP="00526312">
            <w:pPr>
              <w:jc w:val="center"/>
              <w:rPr>
                <w:color w:val="000000"/>
                <w:kern w:val="2"/>
                <w:sz w:val="16"/>
                <w:szCs w:val="16"/>
              </w:rPr>
            </w:pPr>
            <w:r w:rsidRPr="00856BE4">
              <w:rPr>
                <w:color w:val="000000"/>
                <w:kern w:val="2"/>
                <w:sz w:val="16"/>
                <w:szCs w:val="16"/>
              </w:rPr>
              <w:t>Numeric</w:t>
            </w:r>
          </w:p>
        </w:tc>
        <w:tc>
          <w:tcPr>
            <w:tcW w:w="990" w:type="dxa"/>
            <w:vAlign w:val="center"/>
          </w:tcPr>
          <w:p w14:paraId="41EFC718" w14:textId="77777777" w:rsidR="00856BE4" w:rsidRPr="00856BE4" w:rsidRDefault="00856BE4" w:rsidP="00856BE4">
            <w:pPr>
              <w:jc w:val="center"/>
              <w:rPr>
                <w:color w:val="000000"/>
                <w:kern w:val="2"/>
                <w:sz w:val="16"/>
                <w:szCs w:val="16"/>
              </w:rPr>
            </w:pPr>
            <w:r w:rsidRPr="00856BE4">
              <w:rPr>
                <w:color w:val="000000"/>
                <w:kern w:val="2"/>
                <w:sz w:val="16"/>
                <w:szCs w:val="16"/>
              </w:rPr>
              <w:t>6</w:t>
            </w:r>
          </w:p>
        </w:tc>
        <w:tc>
          <w:tcPr>
            <w:tcW w:w="810" w:type="dxa"/>
            <w:vAlign w:val="center"/>
          </w:tcPr>
          <w:p w14:paraId="26B5C5A7" w14:textId="77777777" w:rsidR="00856BE4" w:rsidRPr="00856BE4" w:rsidRDefault="00856BE4" w:rsidP="00856BE4">
            <w:pPr>
              <w:jc w:val="center"/>
              <w:rPr>
                <w:color w:val="000000"/>
                <w:kern w:val="2"/>
                <w:sz w:val="16"/>
                <w:szCs w:val="16"/>
              </w:rPr>
            </w:pPr>
            <w:r w:rsidRPr="00856BE4">
              <w:rPr>
                <w:color w:val="000000"/>
                <w:kern w:val="2"/>
                <w:sz w:val="16"/>
                <w:szCs w:val="16"/>
              </w:rPr>
              <w:t>No</w:t>
            </w:r>
          </w:p>
        </w:tc>
        <w:tc>
          <w:tcPr>
            <w:tcW w:w="6097" w:type="dxa"/>
            <w:vAlign w:val="center"/>
          </w:tcPr>
          <w:p w14:paraId="266C5AA8" w14:textId="77777777" w:rsidR="00856BE4" w:rsidRPr="00856BE4" w:rsidRDefault="00856BE4" w:rsidP="00420421">
            <w:pPr>
              <w:ind w:hanging="18"/>
              <w:rPr>
                <w:color w:val="000000"/>
                <w:kern w:val="2"/>
                <w:sz w:val="16"/>
                <w:szCs w:val="16"/>
              </w:rPr>
            </w:pPr>
            <w:r w:rsidRPr="00856BE4">
              <w:rPr>
                <w:color w:val="000000"/>
                <w:kern w:val="2"/>
                <w:sz w:val="16"/>
                <w:szCs w:val="16"/>
              </w:rPr>
              <w:t>New quantity of item 3 in Front Feet, Square Feet, Lot(s), Acre(s) or Improvement(s).</w:t>
            </w:r>
          </w:p>
        </w:tc>
      </w:tr>
      <w:tr w:rsidR="00420421" w:rsidRPr="00336751" w14:paraId="1D2F9587" w14:textId="77777777" w:rsidTr="00FF7D04">
        <w:trPr>
          <w:jc w:val="center"/>
        </w:trPr>
        <w:tc>
          <w:tcPr>
            <w:tcW w:w="1706" w:type="dxa"/>
            <w:vAlign w:val="center"/>
          </w:tcPr>
          <w:p w14:paraId="68E07D4A" w14:textId="77777777" w:rsidR="00856BE4" w:rsidRPr="00420421" w:rsidRDefault="00416ECC" w:rsidP="00420421">
            <w:pPr>
              <w:ind w:hanging="22"/>
              <w:jc w:val="both"/>
              <w:rPr>
                <w:color w:val="000000"/>
                <w:sz w:val="16"/>
                <w:szCs w:val="16"/>
              </w:rPr>
            </w:pPr>
            <w:r w:rsidRPr="00420421">
              <w:rPr>
                <w:color w:val="000000"/>
                <w:sz w:val="16"/>
                <w:szCs w:val="16"/>
              </w:rPr>
              <w:t>U</w:t>
            </w:r>
            <w:r w:rsidR="00856BE4" w:rsidRPr="00420421">
              <w:rPr>
                <w:color w:val="000000"/>
                <w:sz w:val="16"/>
                <w:szCs w:val="16"/>
              </w:rPr>
              <w:t>nits_old3</w:t>
            </w:r>
          </w:p>
        </w:tc>
        <w:tc>
          <w:tcPr>
            <w:tcW w:w="900" w:type="dxa"/>
            <w:vAlign w:val="center"/>
          </w:tcPr>
          <w:p w14:paraId="0733754D" w14:textId="77777777" w:rsidR="00856BE4" w:rsidRPr="00856BE4" w:rsidRDefault="00856BE4" w:rsidP="00526312">
            <w:pPr>
              <w:jc w:val="center"/>
              <w:rPr>
                <w:color w:val="000000"/>
                <w:kern w:val="2"/>
                <w:sz w:val="16"/>
                <w:szCs w:val="16"/>
              </w:rPr>
            </w:pPr>
            <w:r w:rsidRPr="00856BE4">
              <w:rPr>
                <w:color w:val="000000"/>
                <w:kern w:val="2"/>
                <w:sz w:val="16"/>
                <w:szCs w:val="16"/>
              </w:rPr>
              <w:t>Character</w:t>
            </w:r>
          </w:p>
        </w:tc>
        <w:tc>
          <w:tcPr>
            <w:tcW w:w="990" w:type="dxa"/>
            <w:vAlign w:val="center"/>
          </w:tcPr>
          <w:p w14:paraId="5C27B049" w14:textId="77777777" w:rsidR="00856BE4" w:rsidRPr="00856BE4" w:rsidRDefault="00856BE4" w:rsidP="00856BE4">
            <w:pPr>
              <w:jc w:val="center"/>
              <w:rPr>
                <w:color w:val="000000"/>
                <w:kern w:val="2"/>
                <w:sz w:val="16"/>
                <w:szCs w:val="16"/>
              </w:rPr>
            </w:pPr>
            <w:r w:rsidRPr="00856BE4">
              <w:rPr>
                <w:color w:val="000000"/>
                <w:kern w:val="2"/>
                <w:sz w:val="16"/>
                <w:szCs w:val="16"/>
              </w:rPr>
              <w:t>1</w:t>
            </w:r>
          </w:p>
        </w:tc>
        <w:tc>
          <w:tcPr>
            <w:tcW w:w="810" w:type="dxa"/>
            <w:vAlign w:val="center"/>
          </w:tcPr>
          <w:p w14:paraId="79A2CBE3" w14:textId="77777777" w:rsidR="00856BE4" w:rsidRPr="00856BE4" w:rsidRDefault="00856BE4" w:rsidP="00856BE4">
            <w:pPr>
              <w:jc w:val="center"/>
              <w:rPr>
                <w:color w:val="000000"/>
                <w:kern w:val="2"/>
                <w:sz w:val="16"/>
                <w:szCs w:val="16"/>
              </w:rPr>
            </w:pPr>
            <w:r w:rsidRPr="00856BE4">
              <w:rPr>
                <w:color w:val="000000"/>
                <w:kern w:val="2"/>
                <w:sz w:val="16"/>
                <w:szCs w:val="16"/>
              </w:rPr>
              <w:t>No</w:t>
            </w:r>
          </w:p>
        </w:tc>
        <w:tc>
          <w:tcPr>
            <w:tcW w:w="6097" w:type="dxa"/>
            <w:vAlign w:val="center"/>
          </w:tcPr>
          <w:p w14:paraId="7574CED4" w14:textId="77777777" w:rsidR="00856BE4" w:rsidRPr="00420421" w:rsidRDefault="00856BE4" w:rsidP="00420421">
            <w:pPr>
              <w:ind w:hanging="18"/>
              <w:rPr>
                <w:color w:val="000000"/>
                <w:kern w:val="2"/>
                <w:sz w:val="16"/>
                <w:szCs w:val="16"/>
              </w:rPr>
            </w:pPr>
            <w:r w:rsidRPr="00420421">
              <w:rPr>
                <w:color w:val="000000"/>
                <w:kern w:val="2"/>
                <w:sz w:val="16"/>
                <w:szCs w:val="16"/>
              </w:rPr>
              <w:t>Old unit of measure for item 3. (Format: "F" = Front Feet, "S" = Square Feet, "L" = Lots, "A" = Acres, "I" = Improvements for Real Property or "Y" = Years for Personal Property assessments.)</w:t>
            </w:r>
          </w:p>
        </w:tc>
      </w:tr>
      <w:tr w:rsidR="00420421" w:rsidRPr="00336751" w14:paraId="35EBE7E2" w14:textId="77777777" w:rsidTr="00FF7D04">
        <w:trPr>
          <w:jc w:val="center"/>
        </w:trPr>
        <w:tc>
          <w:tcPr>
            <w:tcW w:w="1706" w:type="dxa"/>
            <w:vAlign w:val="center"/>
          </w:tcPr>
          <w:p w14:paraId="45880EEB" w14:textId="77777777" w:rsidR="00856BE4" w:rsidRPr="00420421" w:rsidRDefault="00416ECC" w:rsidP="00420421">
            <w:pPr>
              <w:ind w:hanging="22"/>
              <w:jc w:val="both"/>
              <w:rPr>
                <w:color w:val="000000"/>
                <w:sz w:val="16"/>
                <w:szCs w:val="16"/>
              </w:rPr>
            </w:pPr>
            <w:r w:rsidRPr="00420421">
              <w:rPr>
                <w:color w:val="000000"/>
                <w:sz w:val="16"/>
                <w:szCs w:val="16"/>
              </w:rPr>
              <w:lastRenderedPageBreak/>
              <w:t>U</w:t>
            </w:r>
            <w:r w:rsidR="00856BE4" w:rsidRPr="00420421">
              <w:rPr>
                <w:color w:val="000000"/>
                <w:sz w:val="16"/>
                <w:szCs w:val="16"/>
              </w:rPr>
              <w:t>nits_new3</w:t>
            </w:r>
          </w:p>
        </w:tc>
        <w:tc>
          <w:tcPr>
            <w:tcW w:w="900" w:type="dxa"/>
            <w:vAlign w:val="center"/>
          </w:tcPr>
          <w:p w14:paraId="0FB13407"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1C259E2D"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6A31EF93"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18C0C255" w14:textId="77777777" w:rsidR="00856BE4" w:rsidRPr="00420421" w:rsidRDefault="00856BE4" w:rsidP="00420421">
            <w:pPr>
              <w:ind w:hanging="18"/>
              <w:rPr>
                <w:color w:val="000000"/>
                <w:kern w:val="2"/>
                <w:sz w:val="16"/>
                <w:szCs w:val="16"/>
              </w:rPr>
            </w:pPr>
            <w:r w:rsidRPr="00420421">
              <w:rPr>
                <w:color w:val="000000"/>
                <w:kern w:val="2"/>
                <w:sz w:val="16"/>
                <w:szCs w:val="16"/>
              </w:rPr>
              <w:t>New unit of measure for item 3. (Format: "F" = Front Feet, "S" = Square Feet, "L" = Lots, "A" = Acres, "I" = Improvements for Real Property or "Y" = Years for Personal Property assessments.)</w:t>
            </w:r>
          </w:p>
        </w:tc>
      </w:tr>
      <w:tr w:rsidR="00420421" w:rsidRPr="00336751" w14:paraId="27173169" w14:textId="77777777" w:rsidTr="00FF7D04">
        <w:trPr>
          <w:jc w:val="center"/>
        </w:trPr>
        <w:tc>
          <w:tcPr>
            <w:tcW w:w="1706" w:type="dxa"/>
            <w:vAlign w:val="center"/>
          </w:tcPr>
          <w:p w14:paraId="362B9B00" w14:textId="77777777" w:rsidR="00856BE4" w:rsidRPr="00420421" w:rsidRDefault="00416ECC" w:rsidP="00420421">
            <w:pPr>
              <w:ind w:hanging="22"/>
              <w:jc w:val="both"/>
              <w:rPr>
                <w:color w:val="000000"/>
                <w:sz w:val="16"/>
                <w:szCs w:val="16"/>
              </w:rPr>
            </w:pPr>
            <w:r w:rsidRPr="00420421">
              <w:rPr>
                <w:color w:val="000000"/>
                <w:sz w:val="16"/>
                <w:szCs w:val="16"/>
              </w:rPr>
              <w:t>O</w:t>
            </w:r>
            <w:r w:rsidR="00856BE4" w:rsidRPr="00420421">
              <w:rPr>
                <w:color w:val="000000"/>
                <w:sz w:val="16"/>
                <w:szCs w:val="16"/>
              </w:rPr>
              <w:t>ther_exempt_old3</w:t>
            </w:r>
          </w:p>
        </w:tc>
        <w:tc>
          <w:tcPr>
            <w:tcW w:w="900" w:type="dxa"/>
            <w:vAlign w:val="center"/>
          </w:tcPr>
          <w:p w14:paraId="41E616EE"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330A90B0"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375D7CD1"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188A1F57"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Old status of any special exemptions to be applied to item 3. </w:t>
            </w:r>
          </w:p>
          <w:p w14:paraId="05E1160A"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0 = None (Default), 1 = Commerce/Industry (Ten Year Exemption), </w:t>
            </w:r>
            <w:r w:rsidRPr="00420421">
              <w:rPr>
                <w:color w:val="000000"/>
                <w:kern w:val="2"/>
                <w:sz w:val="16"/>
                <w:szCs w:val="16"/>
              </w:rPr>
              <w:br/>
              <w:t>2 = Agricultural, 3 = Institutional</w:t>
            </w:r>
          </w:p>
        </w:tc>
      </w:tr>
      <w:tr w:rsidR="00420421" w:rsidRPr="00336751" w14:paraId="6D3D8C65" w14:textId="77777777" w:rsidTr="00FF7D04">
        <w:trPr>
          <w:jc w:val="center"/>
        </w:trPr>
        <w:tc>
          <w:tcPr>
            <w:tcW w:w="1706" w:type="dxa"/>
            <w:vAlign w:val="center"/>
          </w:tcPr>
          <w:p w14:paraId="3FCF5054" w14:textId="77777777" w:rsidR="00856BE4" w:rsidRPr="00420421" w:rsidRDefault="00416ECC" w:rsidP="00420421">
            <w:pPr>
              <w:ind w:hanging="22"/>
              <w:jc w:val="both"/>
              <w:rPr>
                <w:color w:val="000000"/>
                <w:sz w:val="16"/>
                <w:szCs w:val="16"/>
              </w:rPr>
            </w:pPr>
            <w:r w:rsidRPr="00420421">
              <w:rPr>
                <w:color w:val="000000"/>
                <w:sz w:val="16"/>
                <w:szCs w:val="16"/>
              </w:rPr>
              <w:t>O</w:t>
            </w:r>
            <w:r w:rsidR="00856BE4" w:rsidRPr="00420421">
              <w:rPr>
                <w:color w:val="000000"/>
                <w:sz w:val="16"/>
                <w:szCs w:val="16"/>
              </w:rPr>
              <w:t>ther_exempt_new3</w:t>
            </w:r>
          </w:p>
        </w:tc>
        <w:tc>
          <w:tcPr>
            <w:tcW w:w="900" w:type="dxa"/>
            <w:vAlign w:val="center"/>
          </w:tcPr>
          <w:p w14:paraId="0F496F6D"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0F4451F6"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4B090808"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3486078E"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New status of any special exemptions to be applied to item 3. </w:t>
            </w:r>
          </w:p>
          <w:p w14:paraId="14DC949A"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0 = None (Default), 1 = Commerce/Industry (Ten Year Exemption), </w:t>
            </w:r>
            <w:r w:rsidRPr="00420421">
              <w:rPr>
                <w:color w:val="000000"/>
                <w:kern w:val="2"/>
                <w:sz w:val="16"/>
                <w:szCs w:val="16"/>
              </w:rPr>
              <w:br/>
              <w:t>2 = Agricultural, 3 = Institutional</w:t>
            </w:r>
          </w:p>
        </w:tc>
      </w:tr>
      <w:tr w:rsidR="00420421" w:rsidRPr="00336751" w14:paraId="21344F60" w14:textId="77777777" w:rsidTr="00FF7D04">
        <w:trPr>
          <w:jc w:val="center"/>
        </w:trPr>
        <w:tc>
          <w:tcPr>
            <w:tcW w:w="1706" w:type="dxa"/>
            <w:vAlign w:val="center"/>
          </w:tcPr>
          <w:p w14:paraId="6D3FDE39"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alue_old_total3</w:t>
            </w:r>
          </w:p>
        </w:tc>
        <w:tc>
          <w:tcPr>
            <w:tcW w:w="900" w:type="dxa"/>
            <w:vAlign w:val="center"/>
          </w:tcPr>
          <w:p w14:paraId="463D2153"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3234474B" w14:textId="77777777" w:rsidR="00856BE4" w:rsidRPr="00856BE4" w:rsidRDefault="00856BE4" w:rsidP="00856BE4">
            <w:pPr>
              <w:jc w:val="center"/>
              <w:rPr>
                <w:color w:val="000000"/>
                <w:kern w:val="2"/>
                <w:sz w:val="16"/>
              </w:rPr>
            </w:pPr>
            <w:r w:rsidRPr="00856BE4">
              <w:rPr>
                <w:color w:val="000000"/>
                <w:kern w:val="2"/>
                <w:sz w:val="16"/>
              </w:rPr>
              <w:t>10</w:t>
            </w:r>
          </w:p>
        </w:tc>
        <w:tc>
          <w:tcPr>
            <w:tcW w:w="810" w:type="dxa"/>
            <w:vAlign w:val="center"/>
          </w:tcPr>
          <w:p w14:paraId="1A9FCF6E"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7FE577DD" w14:textId="77777777" w:rsidR="00856BE4" w:rsidRPr="00420421" w:rsidRDefault="00856BE4" w:rsidP="00420421">
            <w:pPr>
              <w:ind w:hanging="18"/>
              <w:rPr>
                <w:color w:val="000000"/>
                <w:kern w:val="2"/>
                <w:sz w:val="16"/>
                <w:szCs w:val="16"/>
              </w:rPr>
            </w:pPr>
            <w:r w:rsidRPr="00420421">
              <w:rPr>
                <w:color w:val="000000"/>
                <w:kern w:val="2"/>
                <w:sz w:val="16"/>
                <w:szCs w:val="16"/>
              </w:rPr>
              <w:t>Old total assessed value of property class item 3.</w:t>
            </w:r>
          </w:p>
        </w:tc>
      </w:tr>
      <w:tr w:rsidR="00420421" w:rsidRPr="00336751" w14:paraId="2B3DA115" w14:textId="77777777" w:rsidTr="00FF7D04">
        <w:trPr>
          <w:jc w:val="center"/>
        </w:trPr>
        <w:tc>
          <w:tcPr>
            <w:tcW w:w="1706" w:type="dxa"/>
            <w:vAlign w:val="center"/>
          </w:tcPr>
          <w:p w14:paraId="6ED5D38A"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alue_new_total3</w:t>
            </w:r>
          </w:p>
        </w:tc>
        <w:tc>
          <w:tcPr>
            <w:tcW w:w="900" w:type="dxa"/>
            <w:vAlign w:val="center"/>
          </w:tcPr>
          <w:p w14:paraId="1C2141C8"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42E557D1" w14:textId="77777777" w:rsidR="00856BE4" w:rsidRPr="00856BE4" w:rsidRDefault="00856BE4" w:rsidP="00856BE4">
            <w:pPr>
              <w:jc w:val="center"/>
              <w:rPr>
                <w:color w:val="000000"/>
                <w:kern w:val="2"/>
                <w:sz w:val="16"/>
              </w:rPr>
            </w:pPr>
            <w:r w:rsidRPr="00856BE4">
              <w:rPr>
                <w:color w:val="000000"/>
                <w:kern w:val="2"/>
                <w:sz w:val="16"/>
              </w:rPr>
              <w:t>10</w:t>
            </w:r>
          </w:p>
        </w:tc>
        <w:tc>
          <w:tcPr>
            <w:tcW w:w="810" w:type="dxa"/>
            <w:vAlign w:val="center"/>
          </w:tcPr>
          <w:p w14:paraId="7366D5AC"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4B202524" w14:textId="77777777" w:rsidR="00856BE4" w:rsidRPr="00420421" w:rsidRDefault="00856BE4" w:rsidP="00420421">
            <w:pPr>
              <w:ind w:hanging="18"/>
              <w:rPr>
                <w:color w:val="000000"/>
                <w:kern w:val="2"/>
                <w:sz w:val="16"/>
                <w:szCs w:val="16"/>
              </w:rPr>
            </w:pPr>
            <w:r w:rsidRPr="00420421">
              <w:rPr>
                <w:color w:val="000000"/>
                <w:kern w:val="2"/>
                <w:sz w:val="16"/>
                <w:szCs w:val="16"/>
              </w:rPr>
              <w:t>New total assessed value of property class item 3.</w:t>
            </w:r>
          </w:p>
        </w:tc>
      </w:tr>
      <w:tr w:rsidR="00420421" w:rsidRPr="00336751" w14:paraId="7E1ED7D0" w14:textId="77777777" w:rsidTr="00FF7D04">
        <w:trPr>
          <w:jc w:val="center"/>
        </w:trPr>
        <w:tc>
          <w:tcPr>
            <w:tcW w:w="1706" w:type="dxa"/>
            <w:vAlign w:val="center"/>
          </w:tcPr>
          <w:p w14:paraId="765975A5"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alue_old_hs3</w:t>
            </w:r>
          </w:p>
        </w:tc>
        <w:tc>
          <w:tcPr>
            <w:tcW w:w="900" w:type="dxa"/>
            <w:vAlign w:val="center"/>
          </w:tcPr>
          <w:p w14:paraId="61034508"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557C3B1E" w14:textId="77777777" w:rsidR="00856BE4" w:rsidRPr="00856BE4" w:rsidRDefault="00856BE4" w:rsidP="00856BE4">
            <w:pPr>
              <w:jc w:val="center"/>
              <w:rPr>
                <w:color w:val="000000"/>
                <w:kern w:val="2"/>
                <w:sz w:val="16"/>
              </w:rPr>
            </w:pPr>
            <w:r w:rsidRPr="00856BE4">
              <w:rPr>
                <w:color w:val="000000"/>
                <w:kern w:val="2"/>
                <w:sz w:val="16"/>
              </w:rPr>
              <w:t>4</w:t>
            </w:r>
          </w:p>
        </w:tc>
        <w:tc>
          <w:tcPr>
            <w:tcW w:w="810" w:type="dxa"/>
            <w:vAlign w:val="center"/>
          </w:tcPr>
          <w:p w14:paraId="19F4C75E"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5E910FFA" w14:textId="77777777" w:rsidR="00856BE4" w:rsidRPr="00420421" w:rsidRDefault="00856BE4" w:rsidP="00420421">
            <w:pPr>
              <w:ind w:hanging="18"/>
              <w:rPr>
                <w:color w:val="000000"/>
                <w:kern w:val="2"/>
                <w:sz w:val="16"/>
                <w:szCs w:val="16"/>
              </w:rPr>
            </w:pPr>
            <w:r w:rsidRPr="00420421">
              <w:rPr>
                <w:color w:val="000000"/>
                <w:kern w:val="2"/>
                <w:sz w:val="16"/>
                <w:szCs w:val="16"/>
              </w:rPr>
              <w:t>Old homestead credit of property class item 3.</w:t>
            </w:r>
          </w:p>
        </w:tc>
      </w:tr>
      <w:tr w:rsidR="00420421" w:rsidRPr="00336751" w14:paraId="5EDB7F9E" w14:textId="77777777" w:rsidTr="00FF7D04">
        <w:trPr>
          <w:jc w:val="center"/>
        </w:trPr>
        <w:tc>
          <w:tcPr>
            <w:tcW w:w="1706" w:type="dxa"/>
            <w:vAlign w:val="center"/>
          </w:tcPr>
          <w:p w14:paraId="004A3948"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alue_new_hs3</w:t>
            </w:r>
          </w:p>
        </w:tc>
        <w:tc>
          <w:tcPr>
            <w:tcW w:w="900" w:type="dxa"/>
            <w:vAlign w:val="center"/>
          </w:tcPr>
          <w:p w14:paraId="3A84363B"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7D213C50" w14:textId="77777777" w:rsidR="00856BE4" w:rsidRPr="00856BE4" w:rsidRDefault="00856BE4" w:rsidP="00856BE4">
            <w:pPr>
              <w:jc w:val="center"/>
              <w:rPr>
                <w:color w:val="000000"/>
                <w:kern w:val="2"/>
                <w:sz w:val="16"/>
              </w:rPr>
            </w:pPr>
            <w:r w:rsidRPr="00856BE4">
              <w:rPr>
                <w:color w:val="000000"/>
                <w:kern w:val="2"/>
                <w:sz w:val="16"/>
              </w:rPr>
              <w:t>4</w:t>
            </w:r>
          </w:p>
        </w:tc>
        <w:tc>
          <w:tcPr>
            <w:tcW w:w="810" w:type="dxa"/>
            <w:vAlign w:val="center"/>
          </w:tcPr>
          <w:p w14:paraId="7F13D134"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364DB9BE" w14:textId="77777777" w:rsidR="00856BE4" w:rsidRPr="00420421" w:rsidRDefault="00856BE4" w:rsidP="00420421">
            <w:pPr>
              <w:ind w:hanging="18"/>
              <w:rPr>
                <w:color w:val="000000"/>
                <w:kern w:val="2"/>
                <w:sz w:val="16"/>
                <w:szCs w:val="16"/>
              </w:rPr>
            </w:pPr>
            <w:r w:rsidRPr="00420421">
              <w:rPr>
                <w:color w:val="000000"/>
                <w:kern w:val="2"/>
                <w:sz w:val="16"/>
                <w:szCs w:val="16"/>
              </w:rPr>
              <w:t>New homestead credit of property class item 3.</w:t>
            </w:r>
          </w:p>
        </w:tc>
      </w:tr>
      <w:tr w:rsidR="00420421" w:rsidRPr="00336751" w14:paraId="1C8D4BD7" w14:textId="77777777" w:rsidTr="00FF7D04">
        <w:trPr>
          <w:jc w:val="center"/>
        </w:trPr>
        <w:tc>
          <w:tcPr>
            <w:tcW w:w="1706" w:type="dxa"/>
            <w:vAlign w:val="center"/>
          </w:tcPr>
          <w:p w14:paraId="25BBC92F"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alue_old_tp3</w:t>
            </w:r>
          </w:p>
        </w:tc>
        <w:tc>
          <w:tcPr>
            <w:tcW w:w="900" w:type="dxa"/>
            <w:vAlign w:val="center"/>
          </w:tcPr>
          <w:p w14:paraId="3021E26C"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1EF8149D" w14:textId="77777777" w:rsidR="00856BE4" w:rsidRPr="00856BE4" w:rsidRDefault="00856BE4" w:rsidP="00856BE4">
            <w:pPr>
              <w:jc w:val="center"/>
              <w:rPr>
                <w:color w:val="000000"/>
                <w:kern w:val="2"/>
                <w:sz w:val="16"/>
              </w:rPr>
            </w:pPr>
            <w:r w:rsidRPr="00856BE4">
              <w:rPr>
                <w:color w:val="000000"/>
                <w:kern w:val="2"/>
                <w:sz w:val="16"/>
              </w:rPr>
              <w:t>9</w:t>
            </w:r>
          </w:p>
        </w:tc>
        <w:tc>
          <w:tcPr>
            <w:tcW w:w="810" w:type="dxa"/>
            <w:vAlign w:val="center"/>
          </w:tcPr>
          <w:p w14:paraId="2E3B9A89"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3FA448E5" w14:textId="77777777" w:rsidR="00856BE4" w:rsidRPr="00420421" w:rsidRDefault="00856BE4" w:rsidP="00420421">
            <w:pPr>
              <w:ind w:hanging="18"/>
              <w:rPr>
                <w:color w:val="000000"/>
                <w:kern w:val="2"/>
                <w:sz w:val="16"/>
                <w:szCs w:val="16"/>
              </w:rPr>
            </w:pPr>
            <w:r w:rsidRPr="00420421">
              <w:rPr>
                <w:color w:val="000000"/>
                <w:kern w:val="2"/>
                <w:sz w:val="16"/>
                <w:szCs w:val="16"/>
              </w:rPr>
              <w:t>Old taxpayer's share of assessed value of property class item 3.</w:t>
            </w:r>
          </w:p>
        </w:tc>
      </w:tr>
      <w:tr w:rsidR="00420421" w:rsidRPr="00336751" w14:paraId="27C2E57A" w14:textId="77777777" w:rsidTr="00FF7D04">
        <w:trPr>
          <w:jc w:val="center"/>
        </w:trPr>
        <w:tc>
          <w:tcPr>
            <w:tcW w:w="1706" w:type="dxa"/>
            <w:vAlign w:val="center"/>
          </w:tcPr>
          <w:p w14:paraId="73A337FE"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alue_new_tp3</w:t>
            </w:r>
          </w:p>
        </w:tc>
        <w:tc>
          <w:tcPr>
            <w:tcW w:w="900" w:type="dxa"/>
            <w:vAlign w:val="center"/>
          </w:tcPr>
          <w:p w14:paraId="57A7F0A6"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60C8075D" w14:textId="77777777" w:rsidR="00856BE4" w:rsidRPr="00856BE4" w:rsidRDefault="00856BE4" w:rsidP="00856BE4">
            <w:pPr>
              <w:jc w:val="center"/>
              <w:rPr>
                <w:color w:val="000000"/>
                <w:kern w:val="2"/>
                <w:sz w:val="16"/>
              </w:rPr>
            </w:pPr>
            <w:r w:rsidRPr="00856BE4">
              <w:rPr>
                <w:color w:val="000000"/>
                <w:kern w:val="2"/>
                <w:sz w:val="16"/>
              </w:rPr>
              <w:t>9</w:t>
            </w:r>
          </w:p>
        </w:tc>
        <w:tc>
          <w:tcPr>
            <w:tcW w:w="810" w:type="dxa"/>
            <w:vAlign w:val="center"/>
          </w:tcPr>
          <w:p w14:paraId="74CF6CAC"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54890648" w14:textId="77777777" w:rsidR="00856BE4" w:rsidRPr="00420421" w:rsidRDefault="00856BE4" w:rsidP="00420421">
            <w:pPr>
              <w:ind w:hanging="18"/>
              <w:rPr>
                <w:color w:val="000000"/>
                <w:kern w:val="2"/>
                <w:sz w:val="16"/>
                <w:szCs w:val="16"/>
              </w:rPr>
            </w:pPr>
            <w:r w:rsidRPr="00420421">
              <w:rPr>
                <w:color w:val="000000"/>
                <w:kern w:val="2"/>
                <w:sz w:val="16"/>
                <w:szCs w:val="16"/>
              </w:rPr>
              <w:t>New taxpayer's share of assessed value of property class item 3.</w:t>
            </w:r>
          </w:p>
        </w:tc>
      </w:tr>
      <w:tr w:rsidR="00420421" w:rsidRPr="00336751" w14:paraId="2A533283" w14:textId="77777777" w:rsidTr="00FF7D04">
        <w:trPr>
          <w:jc w:val="center"/>
        </w:trPr>
        <w:tc>
          <w:tcPr>
            <w:tcW w:w="1706" w:type="dxa"/>
            <w:vAlign w:val="center"/>
          </w:tcPr>
          <w:p w14:paraId="7AEA53AE" w14:textId="77777777" w:rsidR="00856BE4" w:rsidRPr="00420421" w:rsidRDefault="00416ECC" w:rsidP="00420421">
            <w:pPr>
              <w:ind w:hanging="22"/>
              <w:jc w:val="both"/>
              <w:rPr>
                <w:color w:val="000000"/>
                <w:sz w:val="16"/>
                <w:szCs w:val="16"/>
              </w:rPr>
            </w:pPr>
            <w:r w:rsidRPr="00420421">
              <w:rPr>
                <w:color w:val="000000"/>
                <w:sz w:val="16"/>
                <w:szCs w:val="16"/>
              </w:rPr>
              <w:t>LTC</w:t>
            </w:r>
            <w:r w:rsidR="00856BE4" w:rsidRPr="00420421">
              <w:rPr>
                <w:color w:val="000000"/>
                <w:sz w:val="16"/>
                <w:szCs w:val="16"/>
              </w:rPr>
              <w:t>_sub_class_old4</w:t>
            </w:r>
          </w:p>
        </w:tc>
        <w:tc>
          <w:tcPr>
            <w:tcW w:w="900" w:type="dxa"/>
            <w:vAlign w:val="center"/>
          </w:tcPr>
          <w:p w14:paraId="0A993CAA"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vAlign w:val="center"/>
          </w:tcPr>
          <w:p w14:paraId="33B90260"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810" w:type="dxa"/>
            <w:vAlign w:val="center"/>
          </w:tcPr>
          <w:p w14:paraId="5B9CF4B1"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6097" w:type="dxa"/>
            <w:vAlign w:val="center"/>
          </w:tcPr>
          <w:p w14:paraId="2F63FFA5" w14:textId="77777777" w:rsidR="00856BE4" w:rsidRPr="00420421" w:rsidRDefault="00856BE4" w:rsidP="00420421">
            <w:pPr>
              <w:ind w:hanging="18"/>
              <w:rPr>
                <w:color w:val="000000"/>
                <w:kern w:val="2"/>
                <w:sz w:val="16"/>
                <w:szCs w:val="16"/>
              </w:rPr>
            </w:pPr>
            <w:r w:rsidRPr="00420421">
              <w:rPr>
                <w:color w:val="000000"/>
                <w:kern w:val="2"/>
                <w:sz w:val="16"/>
                <w:szCs w:val="16"/>
              </w:rPr>
              <w:t>Old LTC Property Sub-Class Code of item 4. (See LTC Property Class Code Listings. Assessor's property classification codes can be used in lieu of the Tax Commission's Property Classification Codes until Tax Year 2006 [Orleans 2007].)</w:t>
            </w:r>
          </w:p>
        </w:tc>
      </w:tr>
      <w:tr w:rsidR="00420421" w:rsidRPr="00336751" w14:paraId="58C4D8B7" w14:textId="77777777" w:rsidTr="00FF7D04">
        <w:trPr>
          <w:jc w:val="center"/>
        </w:trPr>
        <w:tc>
          <w:tcPr>
            <w:tcW w:w="1706" w:type="dxa"/>
            <w:vAlign w:val="center"/>
          </w:tcPr>
          <w:p w14:paraId="54C58FB3" w14:textId="77777777" w:rsidR="00856BE4" w:rsidRPr="00420421" w:rsidRDefault="00416ECC" w:rsidP="00420421">
            <w:pPr>
              <w:ind w:hanging="22"/>
              <w:jc w:val="both"/>
              <w:rPr>
                <w:color w:val="000000"/>
                <w:sz w:val="16"/>
                <w:szCs w:val="16"/>
              </w:rPr>
            </w:pPr>
            <w:r w:rsidRPr="00420421">
              <w:rPr>
                <w:color w:val="000000"/>
                <w:sz w:val="16"/>
                <w:szCs w:val="16"/>
              </w:rPr>
              <w:t>LTC</w:t>
            </w:r>
            <w:r w:rsidR="00856BE4" w:rsidRPr="00420421">
              <w:rPr>
                <w:color w:val="000000"/>
                <w:sz w:val="16"/>
                <w:szCs w:val="16"/>
              </w:rPr>
              <w:t>_sub_class_new4</w:t>
            </w:r>
          </w:p>
        </w:tc>
        <w:tc>
          <w:tcPr>
            <w:tcW w:w="900" w:type="dxa"/>
            <w:vAlign w:val="center"/>
          </w:tcPr>
          <w:p w14:paraId="3A26A423"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vAlign w:val="center"/>
          </w:tcPr>
          <w:p w14:paraId="7773B1F2"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810" w:type="dxa"/>
            <w:vAlign w:val="center"/>
          </w:tcPr>
          <w:p w14:paraId="2C7E8BF3"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6097" w:type="dxa"/>
            <w:vAlign w:val="center"/>
          </w:tcPr>
          <w:p w14:paraId="0DCBA6A6" w14:textId="77777777" w:rsidR="00856BE4" w:rsidRPr="00420421" w:rsidRDefault="00856BE4" w:rsidP="00420421">
            <w:pPr>
              <w:ind w:hanging="18"/>
              <w:rPr>
                <w:color w:val="000000"/>
                <w:kern w:val="2"/>
                <w:sz w:val="16"/>
                <w:szCs w:val="16"/>
              </w:rPr>
            </w:pPr>
            <w:r w:rsidRPr="00420421">
              <w:rPr>
                <w:color w:val="000000"/>
                <w:kern w:val="2"/>
                <w:sz w:val="16"/>
                <w:szCs w:val="16"/>
              </w:rPr>
              <w:t>New LTC Property Sub-Class Code of item 4. (See LTC Property Class Code Listings. Assessor's property classification codes can be used in lieu of the Tax Commission's Property Classification Codes until Tax Year 2006 [Orleans 2007].)</w:t>
            </w:r>
          </w:p>
        </w:tc>
      </w:tr>
      <w:tr w:rsidR="00420421" w:rsidRPr="00336751" w14:paraId="4E98C216" w14:textId="77777777" w:rsidTr="00FF7D04">
        <w:trPr>
          <w:jc w:val="center"/>
        </w:trPr>
        <w:tc>
          <w:tcPr>
            <w:tcW w:w="1706" w:type="dxa"/>
            <w:vAlign w:val="center"/>
          </w:tcPr>
          <w:p w14:paraId="12BAB6FB" w14:textId="77777777" w:rsidR="00856BE4" w:rsidRPr="00420421" w:rsidRDefault="00416ECC" w:rsidP="00420421">
            <w:pPr>
              <w:ind w:hanging="22"/>
              <w:jc w:val="both"/>
              <w:rPr>
                <w:color w:val="000000"/>
                <w:sz w:val="16"/>
                <w:szCs w:val="16"/>
              </w:rPr>
            </w:pPr>
            <w:r w:rsidRPr="00420421">
              <w:rPr>
                <w:color w:val="000000"/>
                <w:sz w:val="16"/>
                <w:szCs w:val="16"/>
              </w:rPr>
              <w:t>Q</w:t>
            </w:r>
            <w:r w:rsidR="00856BE4" w:rsidRPr="00420421">
              <w:rPr>
                <w:color w:val="000000"/>
                <w:sz w:val="16"/>
                <w:szCs w:val="16"/>
              </w:rPr>
              <w:t>uantity_old4</w:t>
            </w:r>
          </w:p>
        </w:tc>
        <w:tc>
          <w:tcPr>
            <w:tcW w:w="900" w:type="dxa"/>
            <w:vAlign w:val="center"/>
          </w:tcPr>
          <w:p w14:paraId="200A6E23"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4B2FFBF9" w14:textId="77777777" w:rsidR="00856BE4" w:rsidRPr="00856BE4" w:rsidRDefault="00856BE4" w:rsidP="00856BE4">
            <w:pPr>
              <w:jc w:val="center"/>
              <w:rPr>
                <w:color w:val="000000"/>
                <w:kern w:val="2"/>
                <w:sz w:val="16"/>
              </w:rPr>
            </w:pPr>
            <w:r w:rsidRPr="00856BE4">
              <w:rPr>
                <w:color w:val="000000"/>
                <w:kern w:val="2"/>
                <w:sz w:val="16"/>
              </w:rPr>
              <w:t>6</w:t>
            </w:r>
          </w:p>
        </w:tc>
        <w:tc>
          <w:tcPr>
            <w:tcW w:w="810" w:type="dxa"/>
            <w:vAlign w:val="center"/>
          </w:tcPr>
          <w:p w14:paraId="0AE24F56"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270A3B7C" w14:textId="77777777" w:rsidR="00856BE4" w:rsidRPr="00420421" w:rsidRDefault="00856BE4" w:rsidP="00420421">
            <w:pPr>
              <w:ind w:hanging="18"/>
              <w:rPr>
                <w:color w:val="000000"/>
                <w:kern w:val="2"/>
                <w:sz w:val="16"/>
                <w:szCs w:val="16"/>
              </w:rPr>
            </w:pPr>
            <w:r w:rsidRPr="00420421">
              <w:rPr>
                <w:color w:val="000000"/>
                <w:kern w:val="2"/>
                <w:sz w:val="16"/>
                <w:szCs w:val="16"/>
              </w:rPr>
              <w:t>Old quantity of item 4 in Front Feet, Square Feet, Lot(s), Acre(s) or Improvement(s).</w:t>
            </w:r>
          </w:p>
        </w:tc>
      </w:tr>
      <w:tr w:rsidR="00420421" w:rsidRPr="00336751" w14:paraId="58E5AA1C" w14:textId="77777777" w:rsidTr="00FF7D04">
        <w:trPr>
          <w:jc w:val="center"/>
        </w:trPr>
        <w:tc>
          <w:tcPr>
            <w:tcW w:w="1706" w:type="dxa"/>
            <w:vAlign w:val="center"/>
          </w:tcPr>
          <w:p w14:paraId="555AAF1E" w14:textId="77777777" w:rsidR="00856BE4" w:rsidRPr="00420421" w:rsidRDefault="00416ECC" w:rsidP="00420421">
            <w:pPr>
              <w:ind w:hanging="22"/>
              <w:jc w:val="both"/>
              <w:rPr>
                <w:color w:val="000000"/>
                <w:sz w:val="16"/>
                <w:szCs w:val="16"/>
              </w:rPr>
            </w:pPr>
            <w:r w:rsidRPr="00420421">
              <w:rPr>
                <w:color w:val="000000"/>
                <w:sz w:val="16"/>
                <w:szCs w:val="16"/>
              </w:rPr>
              <w:t>Q</w:t>
            </w:r>
            <w:r w:rsidR="00856BE4" w:rsidRPr="00420421">
              <w:rPr>
                <w:color w:val="000000"/>
                <w:sz w:val="16"/>
                <w:szCs w:val="16"/>
              </w:rPr>
              <w:t>uantity_new4</w:t>
            </w:r>
          </w:p>
        </w:tc>
        <w:tc>
          <w:tcPr>
            <w:tcW w:w="900" w:type="dxa"/>
            <w:vAlign w:val="center"/>
          </w:tcPr>
          <w:p w14:paraId="12FCE5AC"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0B03ADD0" w14:textId="77777777" w:rsidR="00856BE4" w:rsidRPr="00856BE4" w:rsidRDefault="00856BE4" w:rsidP="00856BE4">
            <w:pPr>
              <w:jc w:val="center"/>
              <w:rPr>
                <w:color w:val="000000"/>
                <w:kern w:val="2"/>
                <w:sz w:val="16"/>
                <w:highlight w:val="cyan"/>
              </w:rPr>
            </w:pPr>
            <w:r w:rsidRPr="00856BE4">
              <w:rPr>
                <w:color w:val="000000"/>
                <w:kern w:val="2"/>
                <w:sz w:val="16"/>
              </w:rPr>
              <w:t>6</w:t>
            </w:r>
          </w:p>
        </w:tc>
        <w:tc>
          <w:tcPr>
            <w:tcW w:w="810" w:type="dxa"/>
            <w:vAlign w:val="center"/>
          </w:tcPr>
          <w:p w14:paraId="272FAC20"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6AEB1DDD" w14:textId="77777777" w:rsidR="00856BE4" w:rsidRPr="00420421" w:rsidRDefault="00856BE4" w:rsidP="00420421">
            <w:pPr>
              <w:ind w:hanging="18"/>
              <w:rPr>
                <w:color w:val="000000"/>
                <w:kern w:val="2"/>
                <w:sz w:val="16"/>
                <w:szCs w:val="16"/>
              </w:rPr>
            </w:pPr>
            <w:r w:rsidRPr="00420421">
              <w:rPr>
                <w:color w:val="000000"/>
                <w:kern w:val="2"/>
                <w:sz w:val="16"/>
                <w:szCs w:val="16"/>
              </w:rPr>
              <w:t>New quantity of item 4 in Front Feet, Square Feet, Lot(s), Acre(s) or Improvement(s).</w:t>
            </w:r>
          </w:p>
        </w:tc>
      </w:tr>
      <w:tr w:rsidR="00420421" w:rsidRPr="00336751" w14:paraId="7D825F26" w14:textId="77777777" w:rsidTr="00FF7D04">
        <w:trPr>
          <w:jc w:val="center"/>
        </w:trPr>
        <w:tc>
          <w:tcPr>
            <w:tcW w:w="1706" w:type="dxa"/>
            <w:tcBorders>
              <w:bottom w:val="single" w:sz="6" w:space="0" w:color="000000"/>
            </w:tcBorders>
            <w:vAlign w:val="center"/>
          </w:tcPr>
          <w:p w14:paraId="7DBBD3B4" w14:textId="77777777" w:rsidR="00856BE4" w:rsidRPr="00420421" w:rsidRDefault="00416ECC" w:rsidP="00420421">
            <w:pPr>
              <w:ind w:hanging="22"/>
              <w:jc w:val="both"/>
              <w:rPr>
                <w:color w:val="000000"/>
                <w:sz w:val="16"/>
                <w:szCs w:val="16"/>
              </w:rPr>
            </w:pPr>
            <w:r w:rsidRPr="00420421">
              <w:rPr>
                <w:color w:val="000000"/>
                <w:sz w:val="16"/>
                <w:szCs w:val="16"/>
              </w:rPr>
              <w:t>U</w:t>
            </w:r>
            <w:r w:rsidR="00856BE4" w:rsidRPr="00420421">
              <w:rPr>
                <w:color w:val="000000"/>
                <w:sz w:val="16"/>
                <w:szCs w:val="16"/>
              </w:rPr>
              <w:t>nits_old4</w:t>
            </w:r>
          </w:p>
        </w:tc>
        <w:tc>
          <w:tcPr>
            <w:tcW w:w="900" w:type="dxa"/>
            <w:tcBorders>
              <w:bottom w:val="single" w:sz="6" w:space="0" w:color="000000"/>
            </w:tcBorders>
            <w:vAlign w:val="center"/>
          </w:tcPr>
          <w:p w14:paraId="29B590EF"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tcBorders>
              <w:bottom w:val="single" w:sz="6" w:space="0" w:color="000000"/>
            </w:tcBorders>
            <w:vAlign w:val="center"/>
          </w:tcPr>
          <w:p w14:paraId="3585F412"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tcBorders>
              <w:bottom w:val="single" w:sz="6" w:space="0" w:color="000000"/>
            </w:tcBorders>
            <w:vAlign w:val="center"/>
          </w:tcPr>
          <w:p w14:paraId="6EF128CF"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tcBorders>
              <w:bottom w:val="single" w:sz="6" w:space="0" w:color="000000"/>
            </w:tcBorders>
            <w:vAlign w:val="center"/>
          </w:tcPr>
          <w:p w14:paraId="34B777F9" w14:textId="77777777" w:rsidR="00856BE4" w:rsidRPr="00420421" w:rsidRDefault="00856BE4" w:rsidP="00420421">
            <w:pPr>
              <w:ind w:hanging="18"/>
              <w:rPr>
                <w:color w:val="000000"/>
                <w:kern w:val="2"/>
                <w:sz w:val="16"/>
                <w:szCs w:val="16"/>
              </w:rPr>
            </w:pPr>
            <w:r w:rsidRPr="00420421">
              <w:rPr>
                <w:color w:val="000000"/>
                <w:kern w:val="2"/>
                <w:sz w:val="16"/>
                <w:szCs w:val="16"/>
              </w:rPr>
              <w:t>Old unit of measure for item 1. (Format: "F" = Front Feet, "S" = Square Feet, "L" = Lots, "A" = Acres, "I" = Improvements for Real Property</w:t>
            </w:r>
          </w:p>
        </w:tc>
      </w:tr>
      <w:tr w:rsidR="00420421" w:rsidRPr="00336751" w14:paraId="23B32001" w14:textId="77777777" w:rsidTr="00FF7D04">
        <w:trPr>
          <w:jc w:val="center"/>
        </w:trPr>
        <w:tc>
          <w:tcPr>
            <w:tcW w:w="1706" w:type="dxa"/>
            <w:tcBorders>
              <w:top w:val="single" w:sz="6" w:space="0" w:color="000000"/>
              <w:bottom w:val="single" w:sz="6" w:space="0" w:color="auto"/>
            </w:tcBorders>
            <w:vAlign w:val="center"/>
          </w:tcPr>
          <w:p w14:paraId="0D8930E4" w14:textId="77777777" w:rsidR="00856BE4" w:rsidRPr="00420421" w:rsidRDefault="00416ECC" w:rsidP="00420421">
            <w:pPr>
              <w:ind w:hanging="22"/>
              <w:jc w:val="both"/>
              <w:rPr>
                <w:color w:val="000000"/>
                <w:sz w:val="16"/>
                <w:szCs w:val="16"/>
              </w:rPr>
            </w:pPr>
            <w:r w:rsidRPr="00420421">
              <w:rPr>
                <w:color w:val="000000"/>
                <w:sz w:val="16"/>
                <w:szCs w:val="16"/>
              </w:rPr>
              <w:t>U</w:t>
            </w:r>
            <w:r w:rsidR="00856BE4" w:rsidRPr="00420421">
              <w:rPr>
                <w:color w:val="000000"/>
                <w:sz w:val="16"/>
                <w:szCs w:val="16"/>
              </w:rPr>
              <w:t>nits_new4</w:t>
            </w:r>
          </w:p>
        </w:tc>
        <w:tc>
          <w:tcPr>
            <w:tcW w:w="900" w:type="dxa"/>
            <w:tcBorders>
              <w:top w:val="single" w:sz="6" w:space="0" w:color="000000"/>
              <w:bottom w:val="single" w:sz="6" w:space="0" w:color="auto"/>
            </w:tcBorders>
            <w:vAlign w:val="center"/>
          </w:tcPr>
          <w:p w14:paraId="63254682"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tcBorders>
              <w:top w:val="single" w:sz="6" w:space="0" w:color="000000"/>
              <w:bottom w:val="single" w:sz="6" w:space="0" w:color="auto"/>
            </w:tcBorders>
            <w:vAlign w:val="center"/>
          </w:tcPr>
          <w:p w14:paraId="280EE576"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tcBorders>
              <w:top w:val="single" w:sz="6" w:space="0" w:color="000000"/>
              <w:bottom w:val="single" w:sz="6" w:space="0" w:color="auto"/>
            </w:tcBorders>
            <w:vAlign w:val="center"/>
          </w:tcPr>
          <w:p w14:paraId="5E85997C"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tcBorders>
              <w:top w:val="single" w:sz="6" w:space="0" w:color="000000"/>
              <w:bottom w:val="single" w:sz="6" w:space="0" w:color="auto"/>
            </w:tcBorders>
            <w:vAlign w:val="center"/>
          </w:tcPr>
          <w:p w14:paraId="465E1E09" w14:textId="77777777" w:rsidR="00856BE4" w:rsidRPr="00420421" w:rsidRDefault="00856BE4" w:rsidP="00420421">
            <w:pPr>
              <w:ind w:hanging="18"/>
              <w:rPr>
                <w:color w:val="000000"/>
                <w:kern w:val="2"/>
                <w:sz w:val="16"/>
                <w:szCs w:val="16"/>
              </w:rPr>
            </w:pPr>
            <w:r w:rsidRPr="00420421">
              <w:rPr>
                <w:color w:val="000000"/>
                <w:kern w:val="2"/>
                <w:sz w:val="16"/>
                <w:szCs w:val="16"/>
              </w:rPr>
              <w:t>Old unit of measure for item 1. (Format: "F" = Front Feet, "S" = Square Feet, "L" = Lots, "A" = Acres, "I" = Improvements for Real Property</w:t>
            </w:r>
          </w:p>
        </w:tc>
      </w:tr>
      <w:tr w:rsidR="00420421" w:rsidRPr="00336751" w14:paraId="44D270A3" w14:textId="77777777" w:rsidTr="00FF7D04">
        <w:trPr>
          <w:jc w:val="center"/>
        </w:trPr>
        <w:tc>
          <w:tcPr>
            <w:tcW w:w="1706" w:type="dxa"/>
            <w:tcBorders>
              <w:top w:val="single" w:sz="6" w:space="0" w:color="auto"/>
            </w:tcBorders>
            <w:vAlign w:val="center"/>
          </w:tcPr>
          <w:p w14:paraId="29DF8CF3" w14:textId="77777777" w:rsidR="00856BE4" w:rsidRPr="00420421" w:rsidRDefault="00416ECC" w:rsidP="00420421">
            <w:pPr>
              <w:ind w:hanging="22"/>
              <w:jc w:val="both"/>
              <w:rPr>
                <w:color w:val="000000"/>
                <w:sz w:val="16"/>
                <w:szCs w:val="16"/>
              </w:rPr>
            </w:pPr>
            <w:r w:rsidRPr="00420421">
              <w:rPr>
                <w:color w:val="000000"/>
                <w:sz w:val="16"/>
                <w:szCs w:val="16"/>
              </w:rPr>
              <w:t>O</w:t>
            </w:r>
            <w:r w:rsidR="00856BE4" w:rsidRPr="00420421">
              <w:rPr>
                <w:color w:val="000000"/>
                <w:sz w:val="16"/>
                <w:szCs w:val="16"/>
              </w:rPr>
              <w:t>ther_exempt_old4</w:t>
            </w:r>
          </w:p>
        </w:tc>
        <w:tc>
          <w:tcPr>
            <w:tcW w:w="900" w:type="dxa"/>
            <w:tcBorders>
              <w:top w:val="single" w:sz="6" w:space="0" w:color="auto"/>
            </w:tcBorders>
            <w:vAlign w:val="center"/>
          </w:tcPr>
          <w:p w14:paraId="002EFDCE"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tcBorders>
              <w:top w:val="single" w:sz="6" w:space="0" w:color="auto"/>
            </w:tcBorders>
            <w:vAlign w:val="center"/>
          </w:tcPr>
          <w:p w14:paraId="25CB6BCE"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tcBorders>
              <w:top w:val="single" w:sz="6" w:space="0" w:color="auto"/>
            </w:tcBorders>
            <w:vAlign w:val="center"/>
          </w:tcPr>
          <w:p w14:paraId="07F37883"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tcBorders>
              <w:top w:val="single" w:sz="6" w:space="0" w:color="auto"/>
            </w:tcBorders>
            <w:vAlign w:val="center"/>
          </w:tcPr>
          <w:p w14:paraId="2262DDB5"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New status of any special exemptions to be applied to item 4. </w:t>
            </w:r>
          </w:p>
          <w:p w14:paraId="45E0315C"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0 = None (Default), 1 = Commerce/Industry (Ten Year Exemption), </w:t>
            </w:r>
            <w:r w:rsidRPr="00420421">
              <w:rPr>
                <w:color w:val="000000"/>
                <w:kern w:val="2"/>
                <w:sz w:val="16"/>
                <w:szCs w:val="16"/>
              </w:rPr>
              <w:br/>
              <w:t>2 = Agricultural, 3 = Institutional</w:t>
            </w:r>
          </w:p>
        </w:tc>
      </w:tr>
      <w:tr w:rsidR="00420421" w:rsidRPr="00336751" w14:paraId="46F2C0B8" w14:textId="77777777" w:rsidTr="00FF7D04">
        <w:trPr>
          <w:jc w:val="center"/>
        </w:trPr>
        <w:tc>
          <w:tcPr>
            <w:tcW w:w="1706" w:type="dxa"/>
            <w:vAlign w:val="center"/>
          </w:tcPr>
          <w:p w14:paraId="5837EB5D" w14:textId="77777777" w:rsidR="00856BE4" w:rsidRPr="00420421" w:rsidRDefault="00416ECC" w:rsidP="00420421">
            <w:pPr>
              <w:ind w:hanging="22"/>
              <w:jc w:val="both"/>
              <w:rPr>
                <w:color w:val="000000"/>
                <w:sz w:val="16"/>
                <w:szCs w:val="16"/>
              </w:rPr>
            </w:pPr>
            <w:r w:rsidRPr="00420421">
              <w:rPr>
                <w:color w:val="000000"/>
                <w:sz w:val="16"/>
                <w:szCs w:val="16"/>
              </w:rPr>
              <w:t>O</w:t>
            </w:r>
            <w:r w:rsidR="00856BE4" w:rsidRPr="00420421">
              <w:rPr>
                <w:color w:val="000000"/>
                <w:sz w:val="16"/>
                <w:szCs w:val="16"/>
              </w:rPr>
              <w:t>ther_exempt_new4</w:t>
            </w:r>
          </w:p>
        </w:tc>
        <w:tc>
          <w:tcPr>
            <w:tcW w:w="900" w:type="dxa"/>
            <w:vAlign w:val="center"/>
          </w:tcPr>
          <w:p w14:paraId="744D39EE"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51B455EC"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0E511F52"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592B456F"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New status of any special exemptions to be applied to item 4. </w:t>
            </w:r>
          </w:p>
          <w:p w14:paraId="6C139973"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0 = None (Default), 1 = Commerce/Industry (Ten Year Exemption), </w:t>
            </w:r>
            <w:r w:rsidRPr="00420421">
              <w:rPr>
                <w:color w:val="000000"/>
                <w:kern w:val="2"/>
                <w:sz w:val="16"/>
                <w:szCs w:val="16"/>
              </w:rPr>
              <w:br/>
              <w:t>2 = Agricultural, 3 = Institutional</w:t>
            </w:r>
          </w:p>
        </w:tc>
      </w:tr>
      <w:tr w:rsidR="00420421" w:rsidRPr="00336751" w14:paraId="35F2050E" w14:textId="77777777" w:rsidTr="00FF7D04">
        <w:trPr>
          <w:jc w:val="center"/>
        </w:trPr>
        <w:tc>
          <w:tcPr>
            <w:tcW w:w="1706" w:type="dxa"/>
            <w:vAlign w:val="center"/>
          </w:tcPr>
          <w:p w14:paraId="69D83B11"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alue_old_total4</w:t>
            </w:r>
          </w:p>
        </w:tc>
        <w:tc>
          <w:tcPr>
            <w:tcW w:w="900" w:type="dxa"/>
            <w:vAlign w:val="center"/>
          </w:tcPr>
          <w:p w14:paraId="275EEE6B"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vAlign w:val="center"/>
          </w:tcPr>
          <w:p w14:paraId="7FED4048"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10</w:t>
            </w:r>
          </w:p>
        </w:tc>
        <w:tc>
          <w:tcPr>
            <w:tcW w:w="810" w:type="dxa"/>
            <w:vAlign w:val="center"/>
          </w:tcPr>
          <w:p w14:paraId="4BC7F9F3"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6097" w:type="dxa"/>
            <w:vAlign w:val="center"/>
          </w:tcPr>
          <w:p w14:paraId="51CCB96A" w14:textId="77777777" w:rsidR="00856BE4" w:rsidRPr="00420421" w:rsidRDefault="00856BE4" w:rsidP="00420421">
            <w:pPr>
              <w:ind w:hanging="18"/>
              <w:rPr>
                <w:color w:val="000000"/>
                <w:kern w:val="2"/>
                <w:sz w:val="16"/>
                <w:szCs w:val="16"/>
              </w:rPr>
            </w:pPr>
            <w:r w:rsidRPr="00420421">
              <w:rPr>
                <w:color w:val="000000"/>
                <w:kern w:val="2"/>
                <w:sz w:val="16"/>
                <w:szCs w:val="16"/>
              </w:rPr>
              <w:t>Old total assessed value of property class item 4.</w:t>
            </w:r>
          </w:p>
        </w:tc>
      </w:tr>
      <w:tr w:rsidR="00420421" w:rsidRPr="00336751" w14:paraId="461A5290" w14:textId="77777777" w:rsidTr="00FF7D04">
        <w:trPr>
          <w:jc w:val="center"/>
        </w:trPr>
        <w:tc>
          <w:tcPr>
            <w:tcW w:w="1706" w:type="dxa"/>
            <w:vAlign w:val="center"/>
          </w:tcPr>
          <w:p w14:paraId="20B8B2FE"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alue_new_total4</w:t>
            </w:r>
          </w:p>
        </w:tc>
        <w:tc>
          <w:tcPr>
            <w:tcW w:w="900" w:type="dxa"/>
            <w:vAlign w:val="center"/>
          </w:tcPr>
          <w:p w14:paraId="68B789FF"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vAlign w:val="center"/>
          </w:tcPr>
          <w:p w14:paraId="6435DFAA"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10</w:t>
            </w:r>
          </w:p>
        </w:tc>
        <w:tc>
          <w:tcPr>
            <w:tcW w:w="810" w:type="dxa"/>
            <w:vAlign w:val="center"/>
          </w:tcPr>
          <w:p w14:paraId="01D26968"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6097" w:type="dxa"/>
            <w:vAlign w:val="center"/>
          </w:tcPr>
          <w:p w14:paraId="00227CCC" w14:textId="77777777" w:rsidR="00856BE4" w:rsidRPr="00420421" w:rsidRDefault="00856BE4" w:rsidP="00420421">
            <w:pPr>
              <w:ind w:hanging="18"/>
              <w:rPr>
                <w:color w:val="000000"/>
                <w:kern w:val="2"/>
                <w:sz w:val="16"/>
                <w:szCs w:val="16"/>
              </w:rPr>
            </w:pPr>
            <w:r w:rsidRPr="00420421">
              <w:rPr>
                <w:color w:val="000000"/>
                <w:kern w:val="2"/>
                <w:sz w:val="16"/>
                <w:szCs w:val="16"/>
              </w:rPr>
              <w:t>New total assessed value of property class item 4.</w:t>
            </w:r>
          </w:p>
        </w:tc>
      </w:tr>
      <w:tr w:rsidR="00420421" w:rsidRPr="00336751" w14:paraId="044D51ED" w14:textId="77777777" w:rsidTr="00FF7D04">
        <w:trPr>
          <w:jc w:val="center"/>
        </w:trPr>
        <w:tc>
          <w:tcPr>
            <w:tcW w:w="1706" w:type="dxa"/>
            <w:vAlign w:val="center"/>
          </w:tcPr>
          <w:p w14:paraId="7ADE2E7A"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alue_old_hs4</w:t>
            </w:r>
          </w:p>
        </w:tc>
        <w:tc>
          <w:tcPr>
            <w:tcW w:w="900" w:type="dxa"/>
            <w:vAlign w:val="center"/>
          </w:tcPr>
          <w:p w14:paraId="38A9FBE7"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6C3190E0" w14:textId="77777777" w:rsidR="00856BE4" w:rsidRPr="00856BE4" w:rsidRDefault="00856BE4" w:rsidP="00856BE4">
            <w:pPr>
              <w:jc w:val="center"/>
              <w:rPr>
                <w:color w:val="000000"/>
                <w:kern w:val="2"/>
                <w:sz w:val="16"/>
              </w:rPr>
            </w:pPr>
            <w:r w:rsidRPr="00856BE4">
              <w:rPr>
                <w:color w:val="000000"/>
                <w:kern w:val="2"/>
                <w:sz w:val="16"/>
              </w:rPr>
              <w:t>4</w:t>
            </w:r>
          </w:p>
        </w:tc>
        <w:tc>
          <w:tcPr>
            <w:tcW w:w="810" w:type="dxa"/>
            <w:vAlign w:val="center"/>
          </w:tcPr>
          <w:p w14:paraId="448FD7E9"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5D5AED45" w14:textId="77777777" w:rsidR="00856BE4" w:rsidRPr="00420421" w:rsidRDefault="00856BE4" w:rsidP="00420421">
            <w:pPr>
              <w:ind w:hanging="18"/>
              <w:rPr>
                <w:color w:val="000000"/>
                <w:kern w:val="2"/>
                <w:sz w:val="16"/>
                <w:szCs w:val="16"/>
              </w:rPr>
            </w:pPr>
            <w:r w:rsidRPr="00420421">
              <w:rPr>
                <w:color w:val="000000"/>
                <w:kern w:val="2"/>
                <w:sz w:val="16"/>
                <w:szCs w:val="16"/>
              </w:rPr>
              <w:t>Old homestead credit of property class item 4.</w:t>
            </w:r>
          </w:p>
        </w:tc>
      </w:tr>
      <w:tr w:rsidR="00420421" w:rsidRPr="00336751" w14:paraId="1AA5D03F" w14:textId="77777777" w:rsidTr="00FF7D04">
        <w:trPr>
          <w:jc w:val="center"/>
        </w:trPr>
        <w:tc>
          <w:tcPr>
            <w:tcW w:w="1706" w:type="dxa"/>
            <w:vAlign w:val="center"/>
          </w:tcPr>
          <w:p w14:paraId="254CAD1E"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alue_new_hs4</w:t>
            </w:r>
          </w:p>
        </w:tc>
        <w:tc>
          <w:tcPr>
            <w:tcW w:w="900" w:type="dxa"/>
            <w:vAlign w:val="center"/>
          </w:tcPr>
          <w:p w14:paraId="099A1E56"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788A72D3" w14:textId="77777777" w:rsidR="00856BE4" w:rsidRPr="00856BE4" w:rsidRDefault="00856BE4" w:rsidP="00856BE4">
            <w:pPr>
              <w:jc w:val="center"/>
              <w:rPr>
                <w:color w:val="000000"/>
                <w:kern w:val="2"/>
                <w:sz w:val="16"/>
              </w:rPr>
            </w:pPr>
            <w:r w:rsidRPr="00856BE4">
              <w:rPr>
                <w:color w:val="000000"/>
                <w:kern w:val="2"/>
                <w:sz w:val="16"/>
              </w:rPr>
              <w:t>4</w:t>
            </w:r>
          </w:p>
        </w:tc>
        <w:tc>
          <w:tcPr>
            <w:tcW w:w="810" w:type="dxa"/>
            <w:vAlign w:val="center"/>
          </w:tcPr>
          <w:p w14:paraId="72640195"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019DB7EE" w14:textId="77777777" w:rsidR="00856BE4" w:rsidRPr="00420421" w:rsidRDefault="00856BE4" w:rsidP="00420421">
            <w:pPr>
              <w:ind w:hanging="18"/>
              <w:rPr>
                <w:color w:val="000000"/>
                <w:kern w:val="2"/>
                <w:sz w:val="16"/>
                <w:szCs w:val="16"/>
              </w:rPr>
            </w:pPr>
            <w:r w:rsidRPr="00420421">
              <w:rPr>
                <w:color w:val="000000"/>
                <w:kern w:val="2"/>
                <w:sz w:val="16"/>
                <w:szCs w:val="16"/>
              </w:rPr>
              <w:t>New homestead credit of property class item 4.</w:t>
            </w:r>
          </w:p>
        </w:tc>
      </w:tr>
      <w:tr w:rsidR="00420421" w:rsidRPr="00336751" w14:paraId="70AB50E0" w14:textId="77777777" w:rsidTr="00FF7D04">
        <w:trPr>
          <w:jc w:val="center"/>
        </w:trPr>
        <w:tc>
          <w:tcPr>
            <w:tcW w:w="1706" w:type="dxa"/>
            <w:vAlign w:val="center"/>
          </w:tcPr>
          <w:p w14:paraId="6632CFDC"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alue_old_tp4</w:t>
            </w:r>
          </w:p>
        </w:tc>
        <w:tc>
          <w:tcPr>
            <w:tcW w:w="900" w:type="dxa"/>
            <w:vAlign w:val="center"/>
          </w:tcPr>
          <w:p w14:paraId="465D217F"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7DDADCF3" w14:textId="77777777" w:rsidR="00856BE4" w:rsidRPr="00856BE4" w:rsidRDefault="00856BE4" w:rsidP="00856BE4">
            <w:pPr>
              <w:jc w:val="center"/>
              <w:rPr>
                <w:color w:val="000000"/>
                <w:kern w:val="2"/>
                <w:sz w:val="16"/>
              </w:rPr>
            </w:pPr>
            <w:r w:rsidRPr="00856BE4">
              <w:rPr>
                <w:color w:val="000000"/>
                <w:kern w:val="2"/>
                <w:sz w:val="16"/>
              </w:rPr>
              <w:t>9</w:t>
            </w:r>
          </w:p>
        </w:tc>
        <w:tc>
          <w:tcPr>
            <w:tcW w:w="810" w:type="dxa"/>
            <w:vAlign w:val="center"/>
          </w:tcPr>
          <w:p w14:paraId="505B51FC"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5A650630" w14:textId="77777777" w:rsidR="00856BE4" w:rsidRPr="00420421" w:rsidRDefault="00856BE4" w:rsidP="00420421">
            <w:pPr>
              <w:ind w:hanging="18"/>
              <w:rPr>
                <w:color w:val="000000"/>
                <w:kern w:val="2"/>
                <w:sz w:val="16"/>
                <w:szCs w:val="16"/>
              </w:rPr>
            </w:pPr>
            <w:r w:rsidRPr="00420421">
              <w:rPr>
                <w:color w:val="000000"/>
                <w:kern w:val="2"/>
                <w:sz w:val="16"/>
                <w:szCs w:val="16"/>
              </w:rPr>
              <w:t>Old taxpayer's share of assessed value of property class item 4.</w:t>
            </w:r>
          </w:p>
        </w:tc>
      </w:tr>
      <w:tr w:rsidR="00420421" w:rsidRPr="00336751" w14:paraId="1D6DE868" w14:textId="77777777" w:rsidTr="00FF7D04">
        <w:trPr>
          <w:jc w:val="center"/>
        </w:trPr>
        <w:tc>
          <w:tcPr>
            <w:tcW w:w="1706" w:type="dxa"/>
            <w:vAlign w:val="center"/>
          </w:tcPr>
          <w:p w14:paraId="774AA1B9"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alue_new_tp4</w:t>
            </w:r>
          </w:p>
        </w:tc>
        <w:tc>
          <w:tcPr>
            <w:tcW w:w="900" w:type="dxa"/>
            <w:vAlign w:val="center"/>
          </w:tcPr>
          <w:p w14:paraId="052B3C42"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66B361CD" w14:textId="77777777" w:rsidR="00856BE4" w:rsidRPr="00856BE4" w:rsidRDefault="00856BE4" w:rsidP="00856BE4">
            <w:pPr>
              <w:jc w:val="center"/>
              <w:rPr>
                <w:color w:val="000000"/>
                <w:kern w:val="2"/>
                <w:sz w:val="16"/>
              </w:rPr>
            </w:pPr>
            <w:r w:rsidRPr="00856BE4">
              <w:rPr>
                <w:color w:val="000000"/>
                <w:kern w:val="2"/>
                <w:sz w:val="16"/>
              </w:rPr>
              <w:t>9</w:t>
            </w:r>
          </w:p>
        </w:tc>
        <w:tc>
          <w:tcPr>
            <w:tcW w:w="810" w:type="dxa"/>
            <w:vAlign w:val="center"/>
          </w:tcPr>
          <w:p w14:paraId="0ABBEDA9"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66992D5B" w14:textId="77777777" w:rsidR="00856BE4" w:rsidRPr="00420421" w:rsidRDefault="00856BE4" w:rsidP="00420421">
            <w:pPr>
              <w:ind w:hanging="18"/>
              <w:rPr>
                <w:color w:val="000000"/>
                <w:kern w:val="2"/>
                <w:sz w:val="16"/>
                <w:szCs w:val="16"/>
              </w:rPr>
            </w:pPr>
            <w:r w:rsidRPr="00420421">
              <w:rPr>
                <w:color w:val="000000"/>
                <w:kern w:val="2"/>
                <w:sz w:val="16"/>
                <w:szCs w:val="16"/>
              </w:rPr>
              <w:t>New taxpayer's share of assessed value of property class item 4.</w:t>
            </w:r>
          </w:p>
        </w:tc>
      </w:tr>
      <w:tr w:rsidR="00420421" w:rsidRPr="00336751" w14:paraId="76508A19" w14:textId="77777777" w:rsidTr="00FF7D04">
        <w:trPr>
          <w:jc w:val="center"/>
        </w:trPr>
        <w:tc>
          <w:tcPr>
            <w:tcW w:w="1706" w:type="dxa"/>
            <w:vAlign w:val="center"/>
          </w:tcPr>
          <w:p w14:paraId="1C79AA49" w14:textId="77777777" w:rsidR="00856BE4" w:rsidRPr="00420421" w:rsidRDefault="00416ECC" w:rsidP="00420421">
            <w:pPr>
              <w:ind w:hanging="22"/>
              <w:jc w:val="both"/>
              <w:rPr>
                <w:color w:val="000000"/>
                <w:sz w:val="16"/>
                <w:szCs w:val="16"/>
              </w:rPr>
            </w:pPr>
            <w:r w:rsidRPr="00420421">
              <w:rPr>
                <w:color w:val="000000"/>
                <w:sz w:val="16"/>
                <w:szCs w:val="16"/>
              </w:rPr>
              <w:t>LTC</w:t>
            </w:r>
            <w:r w:rsidR="00856BE4" w:rsidRPr="00420421">
              <w:rPr>
                <w:color w:val="000000"/>
                <w:sz w:val="16"/>
                <w:szCs w:val="16"/>
              </w:rPr>
              <w:t>_sub_class_old5</w:t>
            </w:r>
          </w:p>
        </w:tc>
        <w:tc>
          <w:tcPr>
            <w:tcW w:w="900" w:type="dxa"/>
            <w:vAlign w:val="center"/>
          </w:tcPr>
          <w:p w14:paraId="02867775"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vAlign w:val="center"/>
          </w:tcPr>
          <w:p w14:paraId="7BA17B2C"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810" w:type="dxa"/>
            <w:vAlign w:val="center"/>
          </w:tcPr>
          <w:p w14:paraId="7CFF459D"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6097" w:type="dxa"/>
            <w:vAlign w:val="center"/>
          </w:tcPr>
          <w:p w14:paraId="681E87E7" w14:textId="77777777" w:rsidR="00856BE4" w:rsidRPr="00420421" w:rsidRDefault="00856BE4" w:rsidP="00420421">
            <w:pPr>
              <w:ind w:hanging="18"/>
              <w:rPr>
                <w:color w:val="000000"/>
                <w:kern w:val="2"/>
                <w:sz w:val="16"/>
                <w:szCs w:val="16"/>
              </w:rPr>
            </w:pPr>
            <w:r w:rsidRPr="00420421">
              <w:rPr>
                <w:color w:val="000000"/>
                <w:kern w:val="2"/>
                <w:sz w:val="16"/>
                <w:szCs w:val="16"/>
              </w:rPr>
              <w:t>Old LTC Property Sub-Class Code of item 5. (See LTC Property Class Code Listings. Assessor's property classification codes can be used in lieu of the Tax Commission's Property Classification Codes until Tax Year 2006 [Orleans 2007].)</w:t>
            </w:r>
          </w:p>
        </w:tc>
      </w:tr>
      <w:tr w:rsidR="00420421" w:rsidRPr="00336751" w14:paraId="48A8FC54" w14:textId="77777777" w:rsidTr="00FF7D04">
        <w:trPr>
          <w:jc w:val="center"/>
        </w:trPr>
        <w:tc>
          <w:tcPr>
            <w:tcW w:w="1706" w:type="dxa"/>
            <w:vAlign w:val="center"/>
          </w:tcPr>
          <w:p w14:paraId="0ACED17A" w14:textId="77777777" w:rsidR="00856BE4" w:rsidRPr="00420421" w:rsidRDefault="00416ECC" w:rsidP="00420421">
            <w:pPr>
              <w:ind w:hanging="22"/>
              <w:jc w:val="both"/>
              <w:rPr>
                <w:color w:val="000000"/>
                <w:sz w:val="16"/>
                <w:szCs w:val="16"/>
              </w:rPr>
            </w:pPr>
            <w:r w:rsidRPr="00420421">
              <w:rPr>
                <w:color w:val="000000"/>
                <w:sz w:val="16"/>
                <w:szCs w:val="16"/>
              </w:rPr>
              <w:t>LTC</w:t>
            </w:r>
            <w:r w:rsidR="00856BE4" w:rsidRPr="00420421">
              <w:rPr>
                <w:color w:val="000000"/>
                <w:sz w:val="16"/>
                <w:szCs w:val="16"/>
              </w:rPr>
              <w:t>_sub_class_new5</w:t>
            </w:r>
          </w:p>
        </w:tc>
        <w:tc>
          <w:tcPr>
            <w:tcW w:w="900" w:type="dxa"/>
            <w:vAlign w:val="center"/>
          </w:tcPr>
          <w:p w14:paraId="3B46FA7B"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vAlign w:val="center"/>
          </w:tcPr>
          <w:p w14:paraId="2D040D43"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810" w:type="dxa"/>
            <w:vAlign w:val="center"/>
          </w:tcPr>
          <w:p w14:paraId="0F7D8F3F"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6097" w:type="dxa"/>
            <w:vAlign w:val="center"/>
          </w:tcPr>
          <w:p w14:paraId="5EED1770" w14:textId="77777777" w:rsidR="00856BE4" w:rsidRPr="00420421" w:rsidRDefault="00856BE4" w:rsidP="00420421">
            <w:pPr>
              <w:ind w:hanging="18"/>
              <w:rPr>
                <w:color w:val="000000"/>
                <w:kern w:val="2"/>
                <w:sz w:val="16"/>
                <w:szCs w:val="16"/>
              </w:rPr>
            </w:pPr>
            <w:r w:rsidRPr="00420421">
              <w:rPr>
                <w:color w:val="000000"/>
                <w:kern w:val="2"/>
                <w:sz w:val="16"/>
                <w:szCs w:val="16"/>
              </w:rPr>
              <w:t>New LTC Property Sub-Class Code of item 5. (See LTC Property Class Code Listings. Assessor's property classification codes can be used in lieu of the Tax Commission's Property Classification Codes until Tax Year 2006 [Orleans 2007].)</w:t>
            </w:r>
          </w:p>
        </w:tc>
      </w:tr>
      <w:tr w:rsidR="00420421" w:rsidRPr="00336751" w14:paraId="2C2877F6" w14:textId="77777777" w:rsidTr="00FF7D04">
        <w:trPr>
          <w:jc w:val="center"/>
        </w:trPr>
        <w:tc>
          <w:tcPr>
            <w:tcW w:w="1706" w:type="dxa"/>
            <w:vAlign w:val="center"/>
          </w:tcPr>
          <w:p w14:paraId="15E4F7C9" w14:textId="77777777" w:rsidR="00856BE4" w:rsidRPr="00420421" w:rsidRDefault="00416ECC" w:rsidP="00420421">
            <w:pPr>
              <w:ind w:hanging="22"/>
              <w:jc w:val="both"/>
              <w:rPr>
                <w:color w:val="000000"/>
                <w:sz w:val="16"/>
                <w:szCs w:val="16"/>
              </w:rPr>
            </w:pPr>
            <w:r w:rsidRPr="00420421">
              <w:rPr>
                <w:color w:val="000000"/>
                <w:sz w:val="16"/>
                <w:szCs w:val="16"/>
              </w:rPr>
              <w:t>Q</w:t>
            </w:r>
            <w:r w:rsidR="00856BE4" w:rsidRPr="00420421">
              <w:rPr>
                <w:color w:val="000000"/>
                <w:sz w:val="16"/>
                <w:szCs w:val="16"/>
              </w:rPr>
              <w:t>uantity_old5</w:t>
            </w:r>
          </w:p>
        </w:tc>
        <w:tc>
          <w:tcPr>
            <w:tcW w:w="900" w:type="dxa"/>
            <w:vAlign w:val="center"/>
          </w:tcPr>
          <w:p w14:paraId="0C02A89F"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5D0BA3FE" w14:textId="77777777" w:rsidR="00856BE4" w:rsidRPr="00856BE4" w:rsidRDefault="00856BE4" w:rsidP="00856BE4">
            <w:pPr>
              <w:jc w:val="center"/>
              <w:rPr>
                <w:color w:val="000000"/>
                <w:kern w:val="2"/>
                <w:sz w:val="16"/>
              </w:rPr>
            </w:pPr>
            <w:r w:rsidRPr="00856BE4">
              <w:rPr>
                <w:color w:val="000000"/>
                <w:kern w:val="2"/>
                <w:sz w:val="16"/>
              </w:rPr>
              <w:t>6</w:t>
            </w:r>
          </w:p>
        </w:tc>
        <w:tc>
          <w:tcPr>
            <w:tcW w:w="810" w:type="dxa"/>
            <w:vAlign w:val="center"/>
          </w:tcPr>
          <w:p w14:paraId="229F2503"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4E5BA07B" w14:textId="77777777" w:rsidR="00856BE4" w:rsidRPr="00420421" w:rsidRDefault="00856BE4" w:rsidP="00420421">
            <w:pPr>
              <w:ind w:hanging="18"/>
              <w:rPr>
                <w:color w:val="000000"/>
                <w:kern w:val="2"/>
                <w:sz w:val="16"/>
                <w:szCs w:val="16"/>
              </w:rPr>
            </w:pPr>
            <w:r w:rsidRPr="00420421">
              <w:rPr>
                <w:color w:val="000000"/>
                <w:kern w:val="2"/>
                <w:sz w:val="16"/>
                <w:szCs w:val="16"/>
              </w:rPr>
              <w:t>Old quantity of item 5 in Front Feet, Square Feet, Lot(s), Acre(s) or Improvement(s).</w:t>
            </w:r>
          </w:p>
        </w:tc>
      </w:tr>
      <w:tr w:rsidR="00420421" w:rsidRPr="00336751" w14:paraId="7102BD26" w14:textId="77777777" w:rsidTr="00FF7D04">
        <w:trPr>
          <w:jc w:val="center"/>
        </w:trPr>
        <w:tc>
          <w:tcPr>
            <w:tcW w:w="1706" w:type="dxa"/>
            <w:vAlign w:val="center"/>
          </w:tcPr>
          <w:p w14:paraId="278ED3B6" w14:textId="77777777" w:rsidR="00856BE4" w:rsidRPr="00420421" w:rsidRDefault="00416ECC" w:rsidP="00420421">
            <w:pPr>
              <w:ind w:hanging="22"/>
              <w:jc w:val="both"/>
              <w:rPr>
                <w:color w:val="000000"/>
                <w:sz w:val="16"/>
                <w:szCs w:val="16"/>
              </w:rPr>
            </w:pPr>
            <w:r w:rsidRPr="00420421">
              <w:rPr>
                <w:color w:val="000000"/>
                <w:sz w:val="16"/>
                <w:szCs w:val="16"/>
              </w:rPr>
              <w:t>Q</w:t>
            </w:r>
            <w:r w:rsidR="00856BE4" w:rsidRPr="00420421">
              <w:rPr>
                <w:color w:val="000000"/>
                <w:sz w:val="16"/>
                <w:szCs w:val="16"/>
              </w:rPr>
              <w:t>uantity_new5</w:t>
            </w:r>
          </w:p>
        </w:tc>
        <w:tc>
          <w:tcPr>
            <w:tcW w:w="900" w:type="dxa"/>
            <w:vAlign w:val="center"/>
          </w:tcPr>
          <w:p w14:paraId="2D5CC190"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5A7A7FFC" w14:textId="77777777" w:rsidR="00856BE4" w:rsidRPr="00856BE4" w:rsidRDefault="00856BE4" w:rsidP="00856BE4">
            <w:pPr>
              <w:jc w:val="center"/>
              <w:rPr>
                <w:color w:val="000000"/>
                <w:kern w:val="2"/>
                <w:sz w:val="16"/>
                <w:highlight w:val="cyan"/>
              </w:rPr>
            </w:pPr>
            <w:r w:rsidRPr="00856BE4">
              <w:rPr>
                <w:color w:val="000000"/>
                <w:kern w:val="2"/>
                <w:sz w:val="16"/>
              </w:rPr>
              <w:t>6</w:t>
            </w:r>
          </w:p>
        </w:tc>
        <w:tc>
          <w:tcPr>
            <w:tcW w:w="810" w:type="dxa"/>
            <w:vAlign w:val="center"/>
          </w:tcPr>
          <w:p w14:paraId="288CDC1C"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3EE4F7C9" w14:textId="77777777" w:rsidR="00856BE4" w:rsidRPr="00420421" w:rsidRDefault="00856BE4" w:rsidP="00420421">
            <w:pPr>
              <w:ind w:hanging="18"/>
              <w:rPr>
                <w:color w:val="000000"/>
                <w:kern w:val="2"/>
                <w:sz w:val="16"/>
                <w:szCs w:val="16"/>
              </w:rPr>
            </w:pPr>
            <w:r w:rsidRPr="00420421">
              <w:rPr>
                <w:color w:val="000000"/>
                <w:kern w:val="2"/>
                <w:sz w:val="16"/>
                <w:szCs w:val="16"/>
              </w:rPr>
              <w:t>New quantity of item 5 in Front Feet, Square Feet, Lot(s), Acre(s) or Improvement(s).</w:t>
            </w:r>
          </w:p>
        </w:tc>
      </w:tr>
      <w:tr w:rsidR="00420421" w:rsidRPr="00336751" w14:paraId="3060EE67" w14:textId="77777777" w:rsidTr="00FF7D04">
        <w:trPr>
          <w:jc w:val="center"/>
        </w:trPr>
        <w:tc>
          <w:tcPr>
            <w:tcW w:w="1706" w:type="dxa"/>
            <w:vAlign w:val="center"/>
          </w:tcPr>
          <w:p w14:paraId="111F408F" w14:textId="77777777" w:rsidR="00856BE4" w:rsidRPr="00420421" w:rsidRDefault="00416ECC" w:rsidP="00420421">
            <w:pPr>
              <w:ind w:hanging="22"/>
              <w:jc w:val="both"/>
              <w:rPr>
                <w:color w:val="000000"/>
                <w:sz w:val="16"/>
                <w:szCs w:val="16"/>
              </w:rPr>
            </w:pPr>
            <w:r w:rsidRPr="00420421">
              <w:rPr>
                <w:color w:val="000000"/>
                <w:sz w:val="16"/>
                <w:szCs w:val="16"/>
              </w:rPr>
              <w:t>U</w:t>
            </w:r>
            <w:r w:rsidR="00856BE4" w:rsidRPr="00420421">
              <w:rPr>
                <w:color w:val="000000"/>
                <w:sz w:val="16"/>
                <w:szCs w:val="16"/>
              </w:rPr>
              <w:t>nits_old5</w:t>
            </w:r>
          </w:p>
        </w:tc>
        <w:tc>
          <w:tcPr>
            <w:tcW w:w="900" w:type="dxa"/>
            <w:vAlign w:val="center"/>
          </w:tcPr>
          <w:p w14:paraId="76FC7B32"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4F0F37C8"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15DBCEFF"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2CA0D039" w14:textId="77777777" w:rsidR="00856BE4" w:rsidRPr="00420421" w:rsidRDefault="00856BE4" w:rsidP="00420421">
            <w:pPr>
              <w:ind w:hanging="18"/>
              <w:rPr>
                <w:color w:val="000000"/>
                <w:kern w:val="2"/>
                <w:sz w:val="16"/>
                <w:szCs w:val="16"/>
              </w:rPr>
            </w:pPr>
            <w:r w:rsidRPr="00420421">
              <w:rPr>
                <w:color w:val="000000"/>
                <w:kern w:val="2"/>
                <w:sz w:val="16"/>
                <w:szCs w:val="16"/>
              </w:rPr>
              <w:t>Old unit of measure for item 1. (Format: "F" = Front Feet, "S" = Square Feet, "L" = Lots, "A" = Acres, "I" = Improvements for Real Property</w:t>
            </w:r>
          </w:p>
        </w:tc>
      </w:tr>
      <w:tr w:rsidR="00420421" w:rsidRPr="00336751" w14:paraId="5C131D40" w14:textId="77777777" w:rsidTr="00FF7D04">
        <w:trPr>
          <w:jc w:val="center"/>
        </w:trPr>
        <w:tc>
          <w:tcPr>
            <w:tcW w:w="1706" w:type="dxa"/>
            <w:vAlign w:val="center"/>
          </w:tcPr>
          <w:p w14:paraId="11A6BB24" w14:textId="77777777" w:rsidR="00856BE4" w:rsidRPr="00420421" w:rsidRDefault="00416ECC" w:rsidP="00420421">
            <w:pPr>
              <w:ind w:hanging="22"/>
              <w:jc w:val="both"/>
              <w:rPr>
                <w:color w:val="000000"/>
                <w:sz w:val="16"/>
                <w:szCs w:val="16"/>
              </w:rPr>
            </w:pPr>
            <w:r w:rsidRPr="00420421">
              <w:rPr>
                <w:color w:val="000000"/>
                <w:sz w:val="16"/>
                <w:szCs w:val="16"/>
              </w:rPr>
              <w:t>U</w:t>
            </w:r>
            <w:r w:rsidR="00856BE4" w:rsidRPr="00420421">
              <w:rPr>
                <w:color w:val="000000"/>
                <w:sz w:val="16"/>
                <w:szCs w:val="16"/>
              </w:rPr>
              <w:t>nits_new5</w:t>
            </w:r>
          </w:p>
        </w:tc>
        <w:tc>
          <w:tcPr>
            <w:tcW w:w="900" w:type="dxa"/>
            <w:vAlign w:val="center"/>
          </w:tcPr>
          <w:p w14:paraId="4465FFC3"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1811B1B6"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79DB4CBC"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6D1BBC49" w14:textId="77777777" w:rsidR="00856BE4" w:rsidRPr="00420421" w:rsidRDefault="00856BE4" w:rsidP="00420421">
            <w:pPr>
              <w:ind w:hanging="18"/>
              <w:rPr>
                <w:color w:val="000000"/>
                <w:kern w:val="2"/>
                <w:sz w:val="16"/>
                <w:szCs w:val="16"/>
              </w:rPr>
            </w:pPr>
            <w:r w:rsidRPr="00420421">
              <w:rPr>
                <w:color w:val="000000"/>
                <w:kern w:val="2"/>
                <w:sz w:val="16"/>
                <w:szCs w:val="16"/>
              </w:rPr>
              <w:t>New unit of measure for item 1. (Format: "F" = Front Feet, "S" = Square Feet, "L" = Lots, "A" = Acres, "I" = Improvements for Real Property</w:t>
            </w:r>
          </w:p>
        </w:tc>
      </w:tr>
      <w:tr w:rsidR="00420421" w:rsidRPr="00336751" w14:paraId="2A212BE8" w14:textId="77777777" w:rsidTr="00FF7D04">
        <w:trPr>
          <w:jc w:val="center"/>
        </w:trPr>
        <w:tc>
          <w:tcPr>
            <w:tcW w:w="1706" w:type="dxa"/>
            <w:vAlign w:val="center"/>
          </w:tcPr>
          <w:p w14:paraId="64560D45" w14:textId="77777777" w:rsidR="00856BE4" w:rsidRPr="00420421" w:rsidRDefault="00416ECC" w:rsidP="00420421">
            <w:pPr>
              <w:ind w:hanging="22"/>
              <w:jc w:val="both"/>
              <w:rPr>
                <w:color w:val="000000"/>
                <w:sz w:val="16"/>
                <w:szCs w:val="16"/>
              </w:rPr>
            </w:pPr>
            <w:r w:rsidRPr="00420421">
              <w:rPr>
                <w:color w:val="000000"/>
                <w:sz w:val="16"/>
                <w:szCs w:val="16"/>
              </w:rPr>
              <w:t>O</w:t>
            </w:r>
            <w:r w:rsidR="00856BE4" w:rsidRPr="00420421">
              <w:rPr>
                <w:color w:val="000000"/>
                <w:sz w:val="16"/>
                <w:szCs w:val="16"/>
              </w:rPr>
              <w:t>ther_exempt_old5</w:t>
            </w:r>
          </w:p>
        </w:tc>
        <w:tc>
          <w:tcPr>
            <w:tcW w:w="900" w:type="dxa"/>
            <w:vAlign w:val="center"/>
          </w:tcPr>
          <w:p w14:paraId="5447F4EB"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678BC7F1"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788249F4"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395C1AF0"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Old status of any special exemptions to be applied to item 5. </w:t>
            </w:r>
          </w:p>
          <w:p w14:paraId="1D82486C"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0 = None (Default), 1 = Commerce/Industry (Ten Year Exemption), </w:t>
            </w:r>
            <w:r w:rsidRPr="00420421">
              <w:rPr>
                <w:color w:val="000000"/>
                <w:kern w:val="2"/>
                <w:sz w:val="16"/>
                <w:szCs w:val="16"/>
              </w:rPr>
              <w:br/>
              <w:t>2 = Agricultural, 3 = Institutional</w:t>
            </w:r>
          </w:p>
        </w:tc>
      </w:tr>
      <w:tr w:rsidR="00420421" w:rsidRPr="00336751" w14:paraId="66147545" w14:textId="77777777" w:rsidTr="00FF7D04">
        <w:trPr>
          <w:jc w:val="center"/>
        </w:trPr>
        <w:tc>
          <w:tcPr>
            <w:tcW w:w="1706" w:type="dxa"/>
            <w:vAlign w:val="center"/>
          </w:tcPr>
          <w:p w14:paraId="559E207F" w14:textId="77777777" w:rsidR="00856BE4" w:rsidRPr="00420421" w:rsidRDefault="00416ECC" w:rsidP="00420421">
            <w:pPr>
              <w:ind w:hanging="22"/>
              <w:jc w:val="both"/>
              <w:rPr>
                <w:color w:val="000000"/>
                <w:sz w:val="16"/>
                <w:szCs w:val="16"/>
              </w:rPr>
            </w:pPr>
            <w:r w:rsidRPr="00420421">
              <w:rPr>
                <w:color w:val="000000"/>
                <w:sz w:val="16"/>
                <w:szCs w:val="16"/>
              </w:rPr>
              <w:t>O</w:t>
            </w:r>
            <w:r w:rsidR="00856BE4" w:rsidRPr="00420421">
              <w:rPr>
                <w:color w:val="000000"/>
                <w:sz w:val="16"/>
                <w:szCs w:val="16"/>
              </w:rPr>
              <w:t>ther_exempt_new5</w:t>
            </w:r>
          </w:p>
        </w:tc>
        <w:tc>
          <w:tcPr>
            <w:tcW w:w="900" w:type="dxa"/>
            <w:vAlign w:val="center"/>
          </w:tcPr>
          <w:p w14:paraId="2E519156"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0A416AFC"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0AB1F7C1"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687A4F0C"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New status of any special exemptions to be applied to item 5. </w:t>
            </w:r>
          </w:p>
          <w:p w14:paraId="37377872"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0 = None (Default), 1 = Commerce/Industry (Ten Year Exemption), </w:t>
            </w:r>
            <w:r w:rsidRPr="00420421">
              <w:rPr>
                <w:color w:val="000000"/>
                <w:kern w:val="2"/>
                <w:sz w:val="16"/>
                <w:szCs w:val="16"/>
              </w:rPr>
              <w:br/>
              <w:t>2 = Agricultural, 3 = Institutional</w:t>
            </w:r>
          </w:p>
        </w:tc>
      </w:tr>
      <w:tr w:rsidR="00420421" w:rsidRPr="00336751" w14:paraId="7F09E885" w14:textId="77777777" w:rsidTr="00FF7D04">
        <w:trPr>
          <w:jc w:val="center"/>
        </w:trPr>
        <w:tc>
          <w:tcPr>
            <w:tcW w:w="1706" w:type="dxa"/>
            <w:vAlign w:val="center"/>
          </w:tcPr>
          <w:p w14:paraId="39E3B953"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alue_old_total5</w:t>
            </w:r>
          </w:p>
        </w:tc>
        <w:tc>
          <w:tcPr>
            <w:tcW w:w="900" w:type="dxa"/>
            <w:vAlign w:val="center"/>
          </w:tcPr>
          <w:p w14:paraId="70497626"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vAlign w:val="center"/>
          </w:tcPr>
          <w:p w14:paraId="4D467735"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10</w:t>
            </w:r>
          </w:p>
        </w:tc>
        <w:tc>
          <w:tcPr>
            <w:tcW w:w="810" w:type="dxa"/>
            <w:vAlign w:val="center"/>
          </w:tcPr>
          <w:p w14:paraId="2357F935"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6097" w:type="dxa"/>
            <w:vAlign w:val="center"/>
          </w:tcPr>
          <w:p w14:paraId="01002EA4" w14:textId="77777777" w:rsidR="00856BE4" w:rsidRPr="00420421" w:rsidRDefault="00856BE4" w:rsidP="00420421">
            <w:pPr>
              <w:ind w:hanging="18"/>
              <w:rPr>
                <w:color w:val="000000"/>
                <w:kern w:val="2"/>
                <w:sz w:val="16"/>
                <w:szCs w:val="16"/>
              </w:rPr>
            </w:pPr>
            <w:r w:rsidRPr="00420421">
              <w:rPr>
                <w:color w:val="000000"/>
                <w:kern w:val="2"/>
                <w:sz w:val="16"/>
                <w:szCs w:val="16"/>
              </w:rPr>
              <w:t>Old total assessed value of property class item 5.</w:t>
            </w:r>
          </w:p>
        </w:tc>
      </w:tr>
      <w:tr w:rsidR="00420421" w:rsidRPr="00336751" w14:paraId="13F1CF55" w14:textId="77777777" w:rsidTr="00FF7D04">
        <w:trPr>
          <w:jc w:val="center"/>
        </w:trPr>
        <w:tc>
          <w:tcPr>
            <w:tcW w:w="1706" w:type="dxa"/>
            <w:vAlign w:val="center"/>
          </w:tcPr>
          <w:p w14:paraId="3A2A3732"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alue_new_total5</w:t>
            </w:r>
          </w:p>
        </w:tc>
        <w:tc>
          <w:tcPr>
            <w:tcW w:w="900" w:type="dxa"/>
            <w:vAlign w:val="center"/>
          </w:tcPr>
          <w:p w14:paraId="0094485E"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vAlign w:val="center"/>
          </w:tcPr>
          <w:p w14:paraId="53A8F166"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10</w:t>
            </w:r>
          </w:p>
        </w:tc>
        <w:tc>
          <w:tcPr>
            <w:tcW w:w="810" w:type="dxa"/>
            <w:vAlign w:val="center"/>
          </w:tcPr>
          <w:p w14:paraId="1341B930"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6097" w:type="dxa"/>
            <w:vAlign w:val="center"/>
          </w:tcPr>
          <w:p w14:paraId="5B6A314A" w14:textId="77777777" w:rsidR="00856BE4" w:rsidRPr="00420421" w:rsidRDefault="00856BE4" w:rsidP="00420421">
            <w:pPr>
              <w:ind w:hanging="18"/>
              <w:rPr>
                <w:color w:val="000000"/>
                <w:kern w:val="2"/>
                <w:sz w:val="16"/>
                <w:szCs w:val="16"/>
              </w:rPr>
            </w:pPr>
            <w:r w:rsidRPr="00420421">
              <w:rPr>
                <w:color w:val="000000"/>
                <w:kern w:val="2"/>
                <w:sz w:val="16"/>
                <w:szCs w:val="16"/>
              </w:rPr>
              <w:t>New total assessed value of property class item 5.</w:t>
            </w:r>
          </w:p>
        </w:tc>
      </w:tr>
      <w:tr w:rsidR="00420421" w:rsidRPr="00336751" w14:paraId="01BE439D" w14:textId="77777777" w:rsidTr="00FF7D04">
        <w:trPr>
          <w:jc w:val="center"/>
        </w:trPr>
        <w:tc>
          <w:tcPr>
            <w:tcW w:w="1706" w:type="dxa"/>
            <w:vAlign w:val="center"/>
          </w:tcPr>
          <w:p w14:paraId="3EABB57D"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alue_old_hs5</w:t>
            </w:r>
          </w:p>
        </w:tc>
        <w:tc>
          <w:tcPr>
            <w:tcW w:w="900" w:type="dxa"/>
            <w:vAlign w:val="center"/>
          </w:tcPr>
          <w:p w14:paraId="5C5E4C6F"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28A717DE" w14:textId="77777777" w:rsidR="00856BE4" w:rsidRPr="00856BE4" w:rsidRDefault="00856BE4" w:rsidP="00856BE4">
            <w:pPr>
              <w:jc w:val="center"/>
              <w:rPr>
                <w:color w:val="000000"/>
                <w:kern w:val="2"/>
                <w:sz w:val="16"/>
                <w:highlight w:val="cyan"/>
              </w:rPr>
            </w:pPr>
            <w:r w:rsidRPr="00856BE4">
              <w:rPr>
                <w:color w:val="000000"/>
                <w:kern w:val="2"/>
                <w:sz w:val="16"/>
              </w:rPr>
              <w:t>4</w:t>
            </w:r>
          </w:p>
        </w:tc>
        <w:tc>
          <w:tcPr>
            <w:tcW w:w="810" w:type="dxa"/>
            <w:vAlign w:val="center"/>
          </w:tcPr>
          <w:p w14:paraId="2D4B5573"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3E19E04A" w14:textId="77777777" w:rsidR="00856BE4" w:rsidRPr="00420421" w:rsidRDefault="00856BE4" w:rsidP="00420421">
            <w:pPr>
              <w:ind w:hanging="18"/>
              <w:rPr>
                <w:color w:val="000000"/>
                <w:kern w:val="2"/>
                <w:sz w:val="16"/>
                <w:szCs w:val="16"/>
              </w:rPr>
            </w:pPr>
            <w:r w:rsidRPr="00420421">
              <w:rPr>
                <w:color w:val="000000"/>
                <w:kern w:val="2"/>
                <w:sz w:val="16"/>
                <w:szCs w:val="16"/>
              </w:rPr>
              <w:t>Old homestead credit of property class item 5.</w:t>
            </w:r>
          </w:p>
        </w:tc>
      </w:tr>
      <w:tr w:rsidR="00420421" w:rsidRPr="00336751" w14:paraId="29BD6933" w14:textId="77777777" w:rsidTr="00FF7D04">
        <w:trPr>
          <w:jc w:val="center"/>
        </w:trPr>
        <w:tc>
          <w:tcPr>
            <w:tcW w:w="1706" w:type="dxa"/>
            <w:vAlign w:val="center"/>
          </w:tcPr>
          <w:p w14:paraId="7B349182"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alue_new_hs5</w:t>
            </w:r>
          </w:p>
        </w:tc>
        <w:tc>
          <w:tcPr>
            <w:tcW w:w="900" w:type="dxa"/>
            <w:vAlign w:val="center"/>
          </w:tcPr>
          <w:p w14:paraId="2ABF2044"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01459AD0" w14:textId="77777777" w:rsidR="00856BE4" w:rsidRPr="00856BE4" w:rsidRDefault="00856BE4" w:rsidP="00856BE4">
            <w:pPr>
              <w:jc w:val="center"/>
              <w:rPr>
                <w:color w:val="000000"/>
                <w:kern w:val="2"/>
                <w:sz w:val="16"/>
              </w:rPr>
            </w:pPr>
            <w:r w:rsidRPr="00856BE4">
              <w:rPr>
                <w:color w:val="000000"/>
                <w:kern w:val="2"/>
                <w:sz w:val="16"/>
              </w:rPr>
              <w:t>4</w:t>
            </w:r>
          </w:p>
        </w:tc>
        <w:tc>
          <w:tcPr>
            <w:tcW w:w="810" w:type="dxa"/>
            <w:vAlign w:val="center"/>
          </w:tcPr>
          <w:p w14:paraId="6650C353"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436235F9" w14:textId="77777777" w:rsidR="00856BE4" w:rsidRPr="00420421" w:rsidRDefault="00856BE4" w:rsidP="00420421">
            <w:pPr>
              <w:ind w:hanging="18"/>
              <w:rPr>
                <w:color w:val="000000"/>
                <w:kern w:val="2"/>
                <w:sz w:val="16"/>
                <w:szCs w:val="16"/>
              </w:rPr>
            </w:pPr>
            <w:r w:rsidRPr="00420421">
              <w:rPr>
                <w:color w:val="000000"/>
                <w:kern w:val="2"/>
                <w:sz w:val="16"/>
                <w:szCs w:val="16"/>
              </w:rPr>
              <w:t>New homestead credit of property class item 5.</w:t>
            </w:r>
          </w:p>
        </w:tc>
      </w:tr>
      <w:tr w:rsidR="00420421" w:rsidRPr="00336751" w14:paraId="7EB73E57" w14:textId="77777777" w:rsidTr="00FF7D04">
        <w:trPr>
          <w:jc w:val="center"/>
        </w:trPr>
        <w:tc>
          <w:tcPr>
            <w:tcW w:w="1706" w:type="dxa"/>
            <w:vAlign w:val="center"/>
          </w:tcPr>
          <w:p w14:paraId="627997E7"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alue_old_tp5</w:t>
            </w:r>
          </w:p>
        </w:tc>
        <w:tc>
          <w:tcPr>
            <w:tcW w:w="900" w:type="dxa"/>
            <w:vAlign w:val="center"/>
          </w:tcPr>
          <w:p w14:paraId="6DC5529B"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45FEEE68" w14:textId="77777777" w:rsidR="00856BE4" w:rsidRPr="00856BE4" w:rsidRDefault="00856BE4" w:rsidP="00856BE4">
            <w:pPr>
              <w:jc w:val="center"/>
              <w:rPr>
                <w:color w:val="000000"/>
                <w:kern w:val="2"/>
                <w:sz w:val="16"/>
              </w:rPr>
            </w:pPr>
            <w:r w:rsidRPr="00856BE4">
              <w:rPr>
                <w:color w:val="000000"/>
                <w:kern w:val="2"/>
                <w:sz w:val="16"/>
              </w:rPr>
              <w:t>9</w:t>
            </w:r>
          </w:p>
        </w:tc>
        <w:tc>
          <w:tcPr>
            <w:tcW w:w="810" w:type="dxa"/>
            <w:vAlign w:val="center"/>
          </w:tcPr>
          <w:p w14:paraId="600CED69"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6AFCC8FB" w14:textId="77777777" w:rsidR="00856BE4" w:rsidRPr="00420421" w:rsidRDefault="00856BE4" w:rsidP="00420421">
            <w:pPr>
              <w:ind w:hanging="18"/>
              <w:rPr>
                <w:color w:val="000000"/>
                <w:kern w:val="2"/>
                <w:sz w:val="16"/>
                <w:szCs w:val="16"/>
              </w:rPr>
            </w:pPr>
            <w:r w:rsidRPr="00420421">
              <w:rPr>
                <w:color w:val="000000"/>
                <w:kern w:val="2"/>
                <w:sz w:val="16"/>
                <w:szCs w:val="16"/>
              </w:rPr>
              <w:t>Old taxpayer's share of assessed value of property class item 5.</w:t>
            </w:r>
          </w:p>
        </w:tc>
      </w:tr>
      <w:tr w:rsidR="00420421" w:rsidRPr="00336751" w14:paraId="01F0CAD3" w14:textId="77777777" w:rsidTr="00FF7D04">
        <w:trPr>
          <w:jc w:val="center"/>
        </w:trPr>
        <w:tc>
          <w:tcPr>
            <w:tcW w:w="1706" w:type="dxa"/>
            <w:vAlign w:val="center"/>
          </w:tcPr>
          <w:p w14:paraId="56DF84DE"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alue_new_tp5</w:t>
            </w:r>
          </w:p>
        </w:tc>
        <w:tc>
          <w:tcPr>
            <w:tcW w:w="900" w:type="dxa"/>
            <w:vAlign w:val="center"/>
          </w:tcPr>
          <w:p w14:paraId="57F91CD4"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0AD3C53D" w14:textId="77777777" w:rsidR="00856BE4" w:rsidRPr="00856BE4" w:rsidRDefault="00856BE4" w:rsidP="00856BE4">
            <w:pPr>
              <w:jc w:val="center"/>
              <w:rPr>
                <w:color w:val="000000"/>
                <w:kern w:val="2"/>
                <w:sz w:val="16"/>
              </w:rPr>
            </w:pPr>
            <w:r w:rsidRPr="00856BE4">
              <w:rPr>
                <w:color w:val="000000"/>
                <w:kern w:val="2"/>
                <w:sz w:val="16"/>
              </w:rPr>
              <w:t>9</w:t>
            </w:r>
          </w:p>
        </w:tc>
        <w:tc>
          <w:tcPr>
            <w:tcW w:w="810" w:type="dxa"/>
            <w:vAlign w:val="center"/>
          </w:tcPr>
          <w:p w14:paraId="79426EED"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04A67C07" w14:textId="77777777" w:rsidR="00856BE4" w:rsidRPr="00420421" w:rsidRDefault="00856BE4" w:rsidP="00420421">
            <w:pPr>
              <w:ind w:hanging="18"/>
              <w:rPr>
                <w:color w:val="000000"/>
                <w:kern w:val="2"/>
                <w:sz w:val="16"/>
                <w:szCs w:val="16"/>
              </w:rPr>
            </w:pPr>
            <w:r w:rsidRPr="00420421">
              <w:rPr>
                <w:color w:val="000000"/>
                <w:kern w:val="2"/>
                <w:sz w:val="16"/>
                <w:szCs w:val="16"/>
              </w:rPr>
              <w:t>New taxpayer's share of assessed value of property class item 5.</w:t>
            </w:r>
          </w:p>
        </w:tc>
      </w:tr>
      <w:tr w:rsidR="00420421" w:rsidRPr="00336751" w14:paraId="3FEC3083" w14:textId="77777777" w:rsidTr="00FF7D04">
        <w:trPr>
          <w:jc w:val="center"/>
        </w:trPr>
        <w:tc>
          <w:tcPr>
            <w:tcW w:w="1706" w:type="dxa"/>
            <w:vAlign w:val="center"/>
          </w:tcPr>
          <w:p w14:paraId="0DA1AF90" w14:textId="77777777" w:rsidR="00856BE4" w:rsidRPr="00420421" w:rsidRDefault="00416ECC" w:rsidP="00420421">
            <w:pPr>
              <w:ind w:hanging="22"/>
              <w:jc w:val="both"/>
              <w:rPr>
                <w:color w:val="000000"/>
                <w:sz w:val="16"/>
                <w:szCs w:val="16"/>
              </w:rPr>
            </w:pPr>
            <w:r w:rsidRPr="00420421">
              <w:rPr>
                <w:color w:val="000000"/>
                <w:sz w:val="16"/>
                <w:szCs w:val="16"/>
              </w:rPr>
              <w:t>LTC</w:t>
            </w:r>
            <w:r w:rsidR="00856BE4" w:rsidRPr="00420421">
              <w:rPr>
                <w:color w:val="000000"/>
                <w:sz w:val="16"/>
                <w:szCs w:val="16"/>
              </w:rPr>
              <w:t>_sub_class_old6</w:t>
            </w:r>
          </w:p>
        </w:tc>
        <w:tc>
          <w:tcPr>
            <w:tcW w:w="900" w:type="dxa"/>
            <w:vAlign w:val="center"/>
          </w:tcPr>
          <w:p w14:paraId="0ED8CF8E"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vAlign w:val="center"/>
          </w:tcPr>
          <w:p w14:paraId="2E9F3375"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810" w:type="dxa"/>
            <w:vAlign w:val="center"/>
          </w:tcPr>
          <w:p w14:paraId="2C85E42D"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6097" w:type="dxa"/>
            <w:vAlign w:val="center"/>
          </w:tcPr>
          <w:p w14:paraId="278F4F91" w14:textId="77777777" w:rsidR="00856BE4" w:rsidRPr="00420421" w:rsidRDefault="00856BE4" w:rsidP="00420421">
            <w:pPr>
              <w:ind w:hanging="18"/>
              <w:rPr>
                <w:color w:val="000000"/>
                <w:kern w:val="2"/>
                <w:sz w:val="16"/>
                <w:szCs w:val="16"/>
              </w:rPr>
            </w:pPr>
            <w:r w:rsidRPr="00420421">
              <w:rPr>
                <w:color w:val="000000"/>
                <w:kern w:val="2"/>
                <w:sz w:val="16"/>
                <w:szCs w:val="16"/>
              </w:rPr>
              <w:t>Old LTC Property Sub-Class Code of item 6. (See LTC Property Class Code Listings. Assessor's property classification codes can be used in lieu of the Tax Commission's Property Classification Codes until Tax Year 2006 [Orleans 2007].)</w:t>
            </w:r>
          </w:p>
        </w:tc>
      </w:tr>
      <w:tr w:rsidR="00420421" w:rsidRPr="00336751" w14:paraId="21B2D4B9" w14:textId="77777777" w:rsidTr="00FF7D04">
        <w:trPr>
          <w:jc w:val="center"/>
        </w:trPr>
        <w:tc>
          <w:tcPr>
            <w:tcW w:w="1706" w:type="dxa"/>
            <w:vAlign w:val="center"/>
          </w:tcPr>
          <w:p w14:paraId="630DEC54" w14:textId="77777777" w:rsidR="00856BE4" w:rsidRPr="00420421" w:rsidRDefault="00416ECC" w:rsidP="00420421">
            <w:pPr>
              <w:ind w:hanging="22"/>
              <w:jc w:val="both"/>
              <w:rPr>
                <w:color w:val="000000"/>
                <w:sz w:val="16"/>
                <w:szCs w:val="16"/>
              </w:rPr>
            </w:pPr>
            <w:r w:rsidRPr="00420421">
              <w:rPr>
                <w:color w:val="000000"/>
                <w:sz w:val="16"/>
                <w:szCs w:val="16"/>
              </w:rPr>
              <w:t>LTC</w:t>
            </w:r>
            <w:r w:rsidR="00856BE4" w:rsidRPr="00420421">
              <w:rPr>
                <w:color w:val="000000"/>
                <w:sz w:val="16"/>
                <w:szCs w:val="16"/>
              </w:rPr>
              <w:t>_sub_class_new6</w:t>
            </w:r>
          </w:p>
        </w:tc>
        <w:tc>
          <w:tcPr>
            <w:tcW w:w="900" w:type="dxa"/>
            <w:vAlign w:val="center"/>
          </w:tcPr>
          <w:p w14:paraId="28302B15"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vAlign w:val="center"/>
          </w:tcPr>
          <w:p w14:paraId="5AF192ED"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810" w:type="dxa"/>
            <w:vAlign w:val="center"/>
          </w:tcPr>
          <w:p w14:paraId="009E8730"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6097" w:type="dxa"/>
            <w:vAlign w:val="center"/>
          </w:tcPr>
          <w:p w14:paraId="5CB4DDEE" w14:textId="77777777" w:rsidR="00856BE4" w:rsidRPr="00420421" w:rsidRDefault="00856BE4" w:rsidP="00420421">
            <w:pPr>
              <w:ind w:hanging="18"/>
              <w:rPr>
                <w:color w:val="000000"/>
                <w:kern w:val="2"/>
                <w:sz w:val="16"/>
                <w:szCs w:val="16"/>
              </w:rPr>
            </w:pPr>
            <w:r w:rsidRPr="00420421">
              <w:rPr>
                <w:color w:val="000000"/>
                <w:kern w:val="2"/>
                <w:sz w:val="16"/>
                <w:szCs w:val="16"/>
              </w:rPr>
              <w:t>New LTC Property Sub-Class Code of item 6. (See LTC Property Class Code Listings. Assessor's property classification codes can be used in lieu of the Tax Commission's Property Classification Codes until Tax Year 2006 [Orleans 2007].)</w:t>
            </w:r>
          </w:p>
        </w:tc>
      </w:tr>
      <w:tr w:rsidR="00420421" w:rsidRPr="00336751" w14:paraId="203CF0BE" w14:textId="77777777" w:rsidTr="00FF7D04">
        <w:trPr>
          <w:jc w:val="center"/>
        </w:trPr>
        <w:tc>
          <w:tcPr>
            <w:tcW w:w="1706" w:type="dxa"/>
            <w:vAlign w:val="center"/>
          </w:tcPr>
          <w:p w14:paraId="6497734E" w14:textId="77777777" w:rsidR="00856BE4" w:rsidRPr="00420421" w:rsidRDefault="00416ECC" w:rsidP="00420421">
            <w:pPr>
              <w:ind w:hanging="22"/>
              <w:jc w:val="both"/>
              <w:rPr>
                <w:color w:val="000000"/>
                <w:sz w:val="16"/>
                <w:szCs w:val="16"/>
              </w:rPr>
            </w:pPr>
            <w:r w:rsidRPr="00420421">
              <w:rPr>
                <w:color w:val="000000"/>
                <w:sz w:val="16"/>
                <w:szCs w:val="16"/>
              </w:rPr>
              <w:lastRenderedPageBreak/>
              <w:t>Q</w:t>
            </w:r>
            <w:r w:rsidR="00856BE4" w:rsidRPr="00420421">
              <w:rPr>
                <w:color w:val="000000"/>
                <w:sz w:val="16"/>
                <w:szCs w:val="16"/>
              </w:rPr>
              <w:t>uantity_old6</w:t>
            </w:r>
          </w:p>
        </w:tc>
        <w:tc>
          <w:tcPr>
            <w:tcW w:w="900" w:type="dxa"/>
            <w:vAlign w:val="center"/>
          </w:tcPr>
          <w:p w14:paraId="212F56B9"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301EB373" w14:textId="77777777" w:rsidR="00856BE4" w:rsidRPr="00856BE4" w:rsidRDefault="00856BE4" w:rsidP="00856BE4">
            <w:pPr>
              <w:jc w:val="center"/>
              <w:rPr>
                <w:color w:val="000000"/>
                <w:kern w:val="2"/>
                <w:sz w:val="16"/>
              </w:rPr>
            </w:pPr>
            <w:r w:rsidRPr="00856BE4">
              <w:rPr>
                <w:color w:val="000000"/>
                <w:kern w:val="2"/>
                <w:sz w:val="16"/>
              </w:rPr>
              <w:t>6</w:t>
            </w:r>
          </w:p>
        </w:tc>
        <w:tc>
          <w:tcPr>
            <w:tcW w:w="810" w:type="dxa"/>
            <w:vAlign w:val="center"/>
          </w:tcPr>
          <w:p w14:paraId="24D71E1E"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6BAB287B" w14:textId="77777777" w:rsidR="00856BE4" w:rsidRPr="00420421" w:rsidRDefault="00856BE4" w:rsidP="00420421">
            <w:pPr>
              <w:ind w:hanging="18"/>
              <w:rPr>
                <w:color w:val="000000"/>
                <w:kern w:val="2"/>
                <w:sz w:val="16"/>
                <w:szCs w:val="16"/>
              </w:rPr>
            </w:pPr>
            <w:r w:rsidRPr="00420421">
              <w:rPr>
                <w:color w:val="000000"/>
                <w:kern w:val="2"/>
                <w:sz w:val="16"/>
                <w:szCs w:val="16"/>
              </w:rPr>
              <w:t>Old quantity of item 6 in Front Feet, Square Feet, Lot(s), Acre(s) or Improvement(s).</w:t>
            </w:r>
          </w:p>
        </w:tc>
      </w:tr>
      <w:tr w:rsidR="00420421" w:rsidRPr="00336751" w14:paraId="4C55B4B2" w14:textId="77777777" w:rsidTr="00FF7D04">
        <w:trPr>
          <w:jc w:val="center"/>
        </w:trPr>
        <w:tc>
          <w:tcPr>
            <w:tcW w:w="1706" w:type="dxa"/>
            <w:vAlign w:val="center"/>
          </w:tcPr>
          <w:p w14:paraId="5CEC7ED1" w14:textId="77777777" w:rsidR="00856BE4" w:rsidRPr="00420421" w:rsidRDefault="00416ECC" w:rsidP="00420421">
            <w:pPr>
              <w:ind w:hanging="22"/>
              <w:jc w:val="both"/>
              <w:rPr>
                <w:color w:val="000000"/>
                <w:sz w:val="16"/>
                <w:szCs w:val="16"/>
              </w:rPr>
            </w:pPr>
            <w:r w:rsidRPr="00420421">
              <w:rPr>
                <w:color w:val="000000"/>
                <w:sz w:val="16"/>
                <w:szCs w:val="16"/>
              </w:rPr>
              <w:t>Q</w:t>
            </w:r>
            <w:r w:rsidR="00856BE4" w:rsidRPr="00420421">
              <w:rPr>
                <w:color w:val="000000"/>
                <w:sz w:val="16"/>
                <w:szCs w:val="16"/>
              </w:rPr>
              <w:t>uantity_new6</w:t>
            </w:r>
          </w:p>
        </w:tc>
        <w:tc>
          <w:tcPr>
            <w:tcW w:w="900" w:type="dxa"/>
            <w:vAlign w:val="center"/>
          </w:tcPr>
          <w:p w14:paraId="77C9F0F0"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192D1F4D" w14:textId="77777777" w:rsidR="00856BE4" w:rsidRPr="00856BE4" w:rsidRDefault="00856BE4" w:rsidP="00856BE4">
            <w:pPr>
              <w:jc w:val="center"/>
              <w:rPr>
                <w:color w:val="000000"/>
                <w:kern w:val="2"/>
                <w:sz w:val="16"/>
                <w:highlight w:val="cyan"/>
              </w:rPr>
            </w:pPr>
            <w:r w:rsidRPr="00856BE4">
              <w:rPr>
                <w:color w:val="000000"/>
                <w:kern w:val="2"/>
                <w:sz w:val="16"/>
              </w:rPr>
              <w:t>6</w:t>
            </w:r>
          </w:p>
        </w:tc>
        <w:tc>
          <w:tcPr>
            <w:tcW w:w="810" w:type="dxa"/>
            <w:vAlign w:val="center"/>
          </w:tcPr>
          <w:p w14:paraId="7316870A"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42478212" w14:textId="77777777" w:rsidR="00856BE4" w:rsidRPr="00420421" w:rsidRDefault="00856BE4" w:rsidP="00420421">
            <w:pPr>
              <w:ind w:hanging="18"/>
              <w:rPr>
                <w:color w:val="000000"/>
                <w:kern w:val="2"/>
                <w:sz w:val="16"/>
                <w:szCs w:val="16"/>
              </w:rPr>
            </w:pPr>
            <w:r w:rsidRPr="00420421">
              <w:rPr>
                <w:color w:val="000000"/>
                <w:kern w:val="2"/>
                <w:sz w:val="16"/>
                <w:szCs w:val="16"/>
              </w:rPr>
              <w:t>New quantity of item 6 in Front Feet, Square Feet, Lot(s), Acre(s) or Improvement(s).</w:t>
            </w:r>
          </w:p>
        </w:tc>
      </w:tr>
      <w:tr w:rsidR="00420421" w:rsidRPr="00336751" w14:paraId="36A6136B" w14:textId="77777777" w:rsidTr="00FF7D04">
        <w:trPr>
          <w:jc w:val="center"/>
        </w:trPr>
        <w:tc>
          <w:tcPr>
            <w:tcW w:w="1706" w:type="dxa"/>
            <w:vAlign w:val="center"/>
          </w:tcPr>
          <w:p w14:paraId="0F01E76F" w14:textId="77777777" w:rsidR="00856BE4" w:rsidRPr="00420421" w:rsidRDefault="00416ECC" w:rsidP="00420421">
            <w:pPr>
              <w:ind w:hanging="22"/>
              <w:jc w:val="both"/>
              <w:rPr>
                <w:color w:val="000000"/>
                <w:sz w:val="16"/>
                <w:szCs w:val="16"/>
              </w:rPr>
            </w:pPr>
            <w:r w:rsidRPr="00420421">
              <w:rPr>
                <w:color w:val="000000"/>
                <w:sz w:val="16"/>
                <w:szCs w:val="16"/>
              </w:rPr>
              <w:t>U</w:t>
            </w:r>
            <w:r w:rsidR="00856BE4" w:rsidRPr="00420421">
              <w:rPr>
                <w:color w:val="000000"/>
                <w:sz w:val="16"/>
                <w:szCs w:val="16"/>
              </w:rPr>
              <w:t>nits_old6</w:t>
            </w:r>
          </w:p>
        </w:tc>
        <w:tc>
          <w:tcPr>
            <w:tcW w:w="900" w:type="dxa"/>
            <w:vAlign w:val="center"/>
          </w:tcPr>
          <w:p w14:paraId="57184DD6"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5A6EF3A4"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6D85BFCE"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3F1C2AE3" w14:textId="77777777" w:rsidR="00856BE4" w:rsidRPr="00420421" w:rsidRDefault="00856BE4" w:rsidP="00420421">
            <w:pPr>
              <w:ind w:hanging="18"/>
              <w:rPr>
                <w:color w:val="000000"/>
                <w:kern w:val="2"/>
                <w:sz w:val="16"/>
                <w:szCs w:val="16"/>
              </w:rPr>
            </w:pPr>
            <w:r w:rsidRPr="00420421">
              <w:rPr>
                <w:color w:val="000000"/>
                <w:kern w:val="2"/>
                <w:sz w:val="16"/>
                <w:szCs w:val="16"/>
              </w:rPr>
              <w:t>Old unit of measure for item 1. (Format: "F" = Front Feet, "S" = Square Feet, "L" = Lots, "A" = Acres, "I" = Improvements for Real Property</w:t>
            </w:r>
          </w:p>
        </w:tc>
      </w:tr>
      <w:tr w:rsidR="00420421" w:rsidRPr="00336751" w14:paraId="3AE0754C" w14:textId="77777777" w:rsidTr="00FF7D04">
        <w:trPr>
          <w:jc w:val="center"/>
        </w:trPr>
        <w:tc>
          <w:tcPr>
            <w:tcW w:w="1706" w:type="dxa"/>
            <w:vAlign w:val="center"/>
          </w:tcPr>
          <w:p w14:paraId="1C43B841" w14:textId="77777777" w:rsidR="00856BE4" w:rsidRPr="00420421" w:rsidRDefault="00416ECC" w:rsidP="00420421">
            <w:pPr>
              <w:ind w:hanging="22"/>
              <w:jc w:val="both"/>
              <w:rPr>
                <w:color w:val="000000"/>
                <w:sz w:val="16"/>
                <w:szCs w:val="16"/>
              </w:rPr>
            </w:pPr>
            <w:r w:rsidRPr="00420421">
              <w:rPr>
                <w:color w:val="000000"/>
                <w:sz w:val="16"/>
                <w:szCs w:val="16"/>
              </w:rPr>
              <w:t>U</w:t>
            </w:r>
            <w:r w:rsidR="00856BE4" w:rsidRPr="00420421">
              <w:rPr>
                <w:color w:val="000000"/>
                <w:sz w:val="16"/>
                <w:szCs w:val="16"/>
              </w:rPr>
              <w:t>nits_new6</w:t>
            </w:r>
          </w:p>
        </w:tc>
        <w:tc>
          <w:tcPr>
            <w:tcW w:w="900" w:type="dxa"/>
            <w:vAlign w:val="center"/>
          </w:tcPr>
          <w:p w14:paraId="6D005AEB"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41ACEA3F"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21A35CEA"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13303150" w14:textId="77777777" w:rsidR="00856BE4" w:rsidRPr="00420421" w:rsidRDefault="00856BE4" w:rsidP="00420421">
            <w:pPr>
              <w:ind w:hanging="18"/>
              <w:rPr>
                <w:color w:val="000000"/>
                <w:kern w:val="2"/>
                <w:sz w:val="16"/>
                <w:szCs w:val="16"/>
              </w:rPr>
            </w:pPr>
            <w:r w:rsidRPr="00420421">
              <w:rPr>
                <w:color w:val="000000"/>
                <w:kern w:val="2"/>
                <w:sz w:val="16"/>
                <w:szCs w:val="16"/>
              </w:rPr>
              <w:t>New unit of measure for item 6. (Format: "F" = Front Feet, "S" = Square Feet, "L" = Lots, "A" = Acres, "I" = Improvements for Real Property</w:t>
            </w:r>
          </w:p>
        </w:tc>
      </w:tr>
      <w:tr w:rsidR="00420421" w:rsidRPr="00336751" w14:paraId="135BC243" w14:textId="77777777" w:rsidTr="00FF7D04">
        <w:trPr>
          <w:jc w:val="center"/>
        </w:trPr>
        <w:tc>
          <w:tcPr>
            <w:tcW w:w="1706" w:type="dxa"/>
            <w:vAlign w:val="center"/>
          </w:tcPr>
          <w:p w14:paraId="5000B708" w14:textId="77777777" w:rsidR="00856BE4" w:rsidRPr="00420421" w:rsidRDefault="00416ECC" w:rsidP="00420421">
            <w:pPr>
              <w:ind w:hanging="22"/>
              <w:jc w:val="both"/>
              <w:rPr>
                <w:color w:val="000000"/>
                <w:sz w:val="16"/>
                <w:szCs w:val="16"/>
              </w:rPr>
            </w:pPr>
            <w:r w:rsidRPr="00420421">
              <w:rPr>
                <w:color w:val="000000"/>
                <w:sz w:val="16"/>
                <w:szCs w:val="16"/>
              </w:rPr>
              <w:t>O</w:t>
            </w:r>
            <w:r w:rsidR="00856BE4" w:rsidRPr="00420421">
              <w:rPr>
                <w:color w:val="000000"/>
                <w:sz w:val="16"/>
                <w:szCs w:val="16"/>
              </w:rPr>
              <w:t>ther_exempt_old6</w:t>
            </w:r>
          </w:p>
        </w:tc>
        <w:tc>
          <w:tcPr>
            <w:tcW w:w="900" w:type="dxa"/>
            <w:vAlign w:val="center"/>
          </w:tcPr>
          <w:p w14:paraId="467A8041"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649708FD"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1140C7C7"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7D3CC60D"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Old status of any special exemptions to be applied to item 6. </w:t>
            </w:r>
          </w:p>
          <w:p w14:paraId="1F86D9BC"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0 = None (Default), 1 = Commerce/Industry (Ten Year Exemption), </w:t>
            </w:r>
            <w:r w:rsidRPr="00420421">
              <w:rPr>
                <w:color w:val="000000"/>
                <w:kern w:val="2"/>
                <w:sz w:val="16"/>
                <w:szCs w:val="16"/>
              </w:rPr>
              <w:br/>
              <w:t>2 = Agricultural, 3 = Institutional</w:t>
            </w:r>
          </w:p>
        </w:tc>
      </w:tr>
      <w:tr w:rsidR="00420421" w:rsidRPr="00336751" w14:paraId="0B8B1BB3" w14:textId="77777777" w:rsidTr="00FF7D04">
        <w:trPr>
          <w:jc w:val="center"/>
        </w:trPr>
        <w:tc>
          <w:tcPr>
            <w:tcW w:w="1706" w:type="dxa"/>
            <w:vAlign w:val="center"/>
          </w:tcPr>
          <w:p w14:paraId="42384A53" w14:textId="77777777" w:rsidR="00856BE4" w:rsidRPr="00420421" w:rsidRDefault="00416ECC" w:rsidP="00420421">
            <w:pPr>
              <w:ind w:hanging="22"/>
              <w:jc w:val="both"/>
              <w:rPr>
                <w:color w:val="000000"/>
                <w:sz w:val="16"/>
                <w:szCs w:val="16"/>
              </w:rPr>
            </w:pPr>
            <w:r w:rsidRPr="00420421">
              <w:rPr>
                <w:color w:val="000000"/>
                <w:sz w:val="16"/>
                <w:szCs w:val="16"/>
              </w:rPr>
              <w:t>O</w:t>
            </w:r>
            <w:r w:rsidR="00856BE4" w:rsidRPr="00420421">
              <w:rPr>
                <w:color w:val="000000"/>
                <w:sz w:val="16"/>
                <w:szCs w:val="16"/>
              </w:rPr>
              <w:t>ther_exempt_new6</w:t>
            </w:r>
          </w:p>
        </w:tc>
        <w:tc>
          <w:tcPr>
            <w:tcW w:w="900" w:type="dxa"/>
            <w:vAlign w:val="center"/>
          </w:tcPr>
          <w:p w14:paraId="04881EA8"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750CD7F6"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08C5FCC5"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2E7EC38C"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New status of any special exemptions to be applied to item 6. </w:t>
            </w:r>
          </w:p>
          <w:p w14:paraId="50208B41"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0 = None (Default), 1 = Commerce/Industry (Ten Year Exemption), </w:t>
            </w:r>
            <w:r w:rsidRPr="00420421">
              <w:rPr>
                <w:color w:val="000000"/>
                <w:kern w:val="2"/>
                <w:sz w:val="16"/>
                <w:szCs w:val="16"/>
              </w:rPr>
              <w:br/>
              <w:t>2 = Agricultural, 3 = Institutional</w:t>
            </w:r>
          </w:p>
        </w:tc>
      </w:tr>
      <w:tr w:rsidR="00420421" w:rsidRPr="00336751" w14:paraId="13E35497" w14:textId="77777777" w:rsidTr="00FF7D04">
        <w:trPr>
          <w:jc w:val="center"/>
        </w:trPr>
        <w:tc>
          <w:tcPr>
            <w:tcW w:w="1706" w:type="dxa"/>
            <w:vAlign w:val="center"/>
          </w:tcPr>
          <w:p w14:paraId="72B268C2"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alue_old_total6</w:t>
            </w:r>
          </w:p>
        </w:tc>
        <w:tc>
          <w:tcPr>
            <w:tcW w:w="900" w:type="dxa"/>
            <w:vAlign w:val="center"/>
          </w:tcPr>
          <w:p w14:paraId="4169C64C"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vAlign w:val="center"/>
          </w:tcPr>
          <w:p w14:paraId="11E93A23"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10</w:t>
            </w:r>
          </w:p>
        </w:tc>
        <w:tc>
          <w:tcPr>
            <w:tcW w:w="810" w:type="dxa"/>
            <w:vAlign w:val="center"/>
          </w:tcPr>
          <w:p w14:paraId="3B68131A"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6097" w:type="dxa"/>
            <w:vAlign w:val="center"/>
          </w:tcPr>
          <w:p w14:paraId="22B1A3BD" w14:textId="77777777" w:rsidR="00856BE4" w:rsidRPr="00420421" w:rsidRDefault="00856BE4" w:rsidP="00420421">
            <w:pPr>
              <w:ind w:hanging="18"/>
              <w:rPr>
                <w:color w:val="000000"/>
                <w:kern w:val="2"/>
                <w:sz w:val="16"/>
                <w:szCs w:val="16"/>
              </w:rPr>
            </w:pPr>
            <w:r w:rsidRPr="00420421">
              <w:rPr>
                <w:color w:val="000000"/>
                <w:kern w:val="2"/>
                <w:sz w:val="16"/>
                <w:szCs w:val="16"/>
              </w:rPr>
              <w:t>Old total assessed value of property class item 6.</w:t>
            </w:r>
          </w:p>
        </w:tc>
      </w:tr>
      <w:tr w:rsidR="00420421" w:rsidRPr="00336751" w14:paraId="623E6102" w14:textId="77777777" w:rsidTr="00FF7D04">
        <w:trPr>
          <w:jc w:val="center"/>
        </w:trPr>
        <w:tc>
          <w:tcPr>
            <w:tcW w:w="1706" w:type="dxa"/>
            <w:vAlign w:val="center"/>
          </w:tcPr>
          <w:p w14:paraId="1330F0E9"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alue_new_total6</w:t>
            </w:r>
          </w:p>
        </w:tc>
        <w:tc>
          <w:tcPr>
            <w:tcW w:w="900" w:type="dxa"/>
            <w:vAlign w:val="center"/>
          </w:tcPr>
          <w:p w14:paraId="5796DC21"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vAlign w:val="center"/>
          </w:tcPr>
          <w:p w14:paraId="5187D4C0"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10</w:t>
            </w:r>
          </w:p>
        </w:tc>
        <w:tc>
          <w:tcPr>
            <w:tcW w:w="810" w:type="dxa"/>
            <w:vAlign w:val="center"/>
          </w:tcPr>
          <w:p w14:paraId="62F99FC4"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6097" w:type="dxa"/>
            <w:vAlign w:val="center"/>
          </w:tcPr>
          <w:p w14:paraId="1D731020" w14:textId="77777777" w:rsidR="00856BE4" w:rsidRPr="00420421" w:rsidRDefault="00856BE4" w:rsidP="00420421">
            <w:pPr>
              <w:ind w:hanging="18"/>
              <w:rPr>
                <w:color w:val="000000"/>
                <w:kern w:val="2"/>
                <w:sz w:val="16"/>
                <w:szCs w:val="16"/>
              </w:rPr>
            </w:pPr>
            <w:r w:rsidRPr="00420421">
              <w:rPr>
                <w:color w:val="000000"/>
                <w:kern w:val="2"/>
                <w:sz w:val="16"/>
                <w:szCs w:val="16"/>
              </w:rPr>
              <w:t>New total assessed value of property class item 6.</w:t>
            </w:r>
          </w:p>
        </w:tc>
      </w:tr>
      <w:tr w:rsidR="00420421" w:rsidRPr="00336751" w14:paraId="0B58908A" w14:textId="77777777" w:rsidTr="00FF7D04">
        <w:trPr>
          <w:jc w:val="center"/>
        </w:trPr>
        <w:tc>
          <w:tcPr>
            <w:tcW w:w="1706" w:type="dxa"/>
            <w:vAlign w:val="center"/>
          </w:tcPr>
          <w:p w14:paraId="0E1C6B36"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alue_old_hs6</w:t>
            </w:r>
          </w:p>
        </w:tc>
        <w:tc>
          <w:tcPr>
            <w:tcW w:w="900" w:type="dxa"/>
            <w:vAlign w:val="center"/>
          </w:tcPr>
          <w:p w14:paraId="7349B627"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6DDDF791" w14:textId="77777777" w:rsidR="00856BE4" w:rsidRPr="00856BE4" w:rsidRDefault="00856BE4" w:rsidP="00856BE4">
            <w:pPr>
              <w:jc w:val="center"/>
              <w:rPr>
                <w:color w:val="000000"/>
                <w:kern w:val="2"/>
                <w:sz w:val="16"/>
              </w:rPr>
            </w:pPr>
            <w:r w:rsidRPr="00856BE4">
              <w:rPr>
                <w:color w:val="000000"/>
                <w:kern w:val="2"/>
                <w:sz w:val="16"/>
              </w:rPr>
              <w:t>4</w:t>
            </w:r>
          </w:p>
        </w:tc>
        <w:tc>
          <w:tcPr>
            <w:tcW w:w="810" w:type="dxa"/>
            <w:vAlign w:val="center"/>
          </w:tcPr>
          <w:p w14:paraId="776F6A30"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08499EAA" w14:textId="77777777" w:rsidR="00856BE4" w:rsidRPr="00420421" w:rsidRDefault="00856BE4" w:rsidP="00420421">
            <w:pPr>
              <w:ind w:hanging="18"/>
              <w:rPr>
                <w:color w:val="000000"/>
                <w:kern w:val="2"/>
                <w:sz w:val="16"/>
                <w:szCs w:val="16"/>
              </w:rPr>
            </w:pPr>
            <w:r w:rsidRPr="00420421">
              <w:rPr>
                <w:color w:val="000000"/>
                <w:kern w:val="2"/>
                <w:sz w:val="16"/>
                <w:szCs w:val="16"/>
              </w:rPr>
              <w:t>Old homestead credit of property class item 6.</w:t>
            </w:r>
          </w:p>
        </w:tc>
      </w:tr>
      <w:tr w:rsidR="00420421" w:rsidRPr="00336751" w14:paraId="3E5E036A" w14:textId="77777777" w:rsidTr="00FF7D04">
        <w:trPr>
          <w:jc w:val="center"/>
        </w:trPr>
        <w:tc>
          <w:tcPr>
            <w:tcW w:w="1706" w:type="dxa"/>
            <w:vAlign w:val="center"/>
          </w:tcPr>
          <w:p w14:paraId="5FADBB1F"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alue_new_hs6</w:t>
            </w:r>
          </w:p>
        </w:tc>
        <w:tc>
          <w:tcPr>
            <w:tcW w:w="900" w:type="dxa"/>
            <w:vAlign w:val="center"/>
          </w:tcPr>
          <w:p w14:paraId="26F08EEC"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75A7B478" w14:textId="77777777" w:rsidR="00856BE4" w:rsidRPr="00856BE4" w:rsidRDefault="00856BE4" w:rsidP="00856BE4">
            <w:pPr>
              <w:jc w:val="center"/>
              <w:rPr>
                <w:color w:val="000000"/>
                <w:kern w:val="2"/>
                <w:sz w:val="16"/>
              </w:rPr>
            </w:pPr>
            <w:r w:rsidRPr="00856BE4">
              <w:rPr>
                <w:color w:val="000000"/>
                <w:kern w:val="2"/>
                <w:sz w:val="16"/>
              </w:rPr>
              <w:t>4</w:t>
            </w:r>
          </w:p>
        </w:tc>
        <w:tc>
          <w:tcPr>
            <w:tcW w:w="810" w:type="dxa"/>
            <w:vAlign w:val="center"/>
          </w:tcPr>
          <w:p w14:paraId="3DC35D66"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0AE2EB00" w14:textId="77777777" w:rsidR="00856BE4" w:rsidRPr="00420421" w:rsidRDefault="00856BE4" w:rsidP="00420421">
            <w:pPr>
              <w:ind w:hanging="18"/>
              <w:rPr>
                <w:color w:val="000000"/>
                <w:kern w:val="2"/>
                <w:sz w:val="16"/>
                <w:szCs w:val="16"/>
              </w:rPr>
            </w:pPr>
            <w:r w:rsidRPr="00420421">
              <w:rPr>
                <w:color w:val="000000"/>
                <w:kern w:val="2"/>
                <w:sz w:val="16"/>
                <w:szCs w:val="16"/>
              </w:rPr>
              <w:t>New homestead credit of property class item 6.</w:t>
            </w:r>
          </w:p>
        </w:tc>
      </w:tr>
      <w:tr w:rsidR="00420421" w:rsidRPr="00336751" w14:paraId="601D171D" w14:textId="77777777" w:rsidTr="00FF7D04">
        <w:trPr>
          <w:jc w:val="center"/>
        </w:trPr>
        <w:tc>
          <w:tcPr>
            <w:tcW w:w="1706" w:type="dxa"/>
            <w:tcBorders>
              <w:bottom w:val="single" w:sz="6" w:space="0" w:color="000000"/>
            </w:tcBorders>
            <w:vAlign w:val="center"/>
          </w:tcPr>
          <w:p w14:paraId="37B5DDFD"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alue_old_tp6</w:t>
            </w:r>
          </w:p>
        </w:tc>
        <w:tc>
          <w:tcPr>
            <w:tcW w:w="900" w:type="dxa"/>
            <w:tcBorders>
              <w:bottom w:val="single" w:sz="6" w:space="0" w:color="000000"/>
            </w:tcBorders>
            <w:vAlign w:val="center"/>
          </w:tcPr>
          <w:p w14:paraId="5711FCA3"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tcBorders>
              <w:bottom w:val="single" w:sz="6" w:space="0" w:color="000000"/>
            </w:tcBorders>
            <w:vAlign w:val="center"/>
          </w:tcPr>
          <w:p w14:paraId="6815EF3A" w14:textId="77777777" w:rsidR="00856BE4" w:rsidRPr="00856BE4" w:rsidRDefault="00856BE4" w:rsidP="00856BE4">
            <w:pPr>
              <w:jc w:val="center"/>
              <w:rPr>
                <w:color w:val="000000"/>
                <w:kern w:val="2"/>
                <w:sz w:val="16"/>
              </w:rPr>
            </w:pPr>
            <w:r w:rsidRPr="00856BE4">
              <w:rPr>
                <w:color w:val="000000"/>
                <w:kern w:val="2"/>
                <w:sz w:val="16"/>
              </w:rPr>
              <w:t>9</w:t>
            </w:r>
          </w:p>
        </w:tc>
        <w:tc>
          <w:tcPr>
            <w:tcW w:w="810" w:type="dxa"/>
            <w:tcBorders>
              <w:bottom w:val="single" w:sz="6" w:space="0" w:color="000000"/>
            </w:tcBorders>
            <w:vAlign w:val="center"/>
          </w:tcPr>
          <w:p w14:paraId="2C876122"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tcBorders>
              <w:bottom w:val="single" w:sz="6" w:space="0" w:color="000000"/>
            </w:tcBorders>
            <w:vAlign w:val="center"/>
          </w:tcPr>
          <w:p w14:paraId="60A61FC1" w14:textId="77777777" w:rsidR="00856BE4" w:rsidRPr="00420421" w:rsidRDefault="00856BE4" w:rsidP="00420421">
            <w:pPr>
              <w:ind w:hanging="18"/>
              <w:rPr>
                <w:color w:val="000000"/>
                <w:kern w:val="2"/>
                <w:sz w:val="16"/>
                <w:szCs w:val="16"/>
              </w:rPr>
            </w:pPr>
            <w:r w:rsidRPr="00420421">
              <w:rPr>
                <w:color w:val="000000"/>
                <w:kern w:val="2"/>
                <w:sz w:val="16"/>
                <w:szCs w:val="16"/>
              </w:rPr>
              <w:t>Old taxpayer's share of assessed value of property class item 6.</w:t>
            </w:r>
          </w:p>
        </w:tc>
      </w:tr>
      <w:tr w:rsidR="00420421" w:rsidRPr="00336751" w14:paraId="1B050545" w14:textId="77777777" w:rsidTr="00FF7D04">
        <w:trPr>
          <w:jc w:val="center"/>
        </w:trPr>
        <w:tc>
          <w:tcPr>
            <w:tcW w:w="1706" w:type="dxa"/>
            <w:tcBorders>
              <w:top w:val="single" w:sz="6" w:space="0" w:color="000000"/>
              <w:bottom w:val="single" w:sz="6" w:space="0" w:color="auto"/>
            </w:tcBorders>
            <w:vAlign w:val="center"/>
          </w:tcPr>
          <w:p w14:paraId="570C91DE"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alue_new_tp6</w:t>
            </w:r>
          </w:p>
        </w:tc>
        <w:tc>
          <w:tcPr>
            <w:tcW w:w="900" w:type="dxa"/>
            <w:tcBorders>
              <w:top w:val="single" w:sz="6" w:space="0" w:color="000000"/>
              <w:bottom w:val="single" w:sz="6" w:space="0" w:color="auto"/>
            </w:tcBorders>
            <w:vAlign w:val="center"/>
          </w:tcPr>
          <w:p w14:paraId="1844E5CA"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tcBorders>
              <w:top w:val="single" w:sz="6" w:space="0" w:color="000000"/>
              <w:bottom w:val="single" w:sz="6" w:space="0" w:color="auto"/>
            </w:tcBorders>
            <w:vAlign w:val="center"/>
          </w:tcPr>
          <w:p w14:paraId="26303EB1" w14:textId="77777777" w:rsidR="00856BE4" w:rsidRPr="00856BE4" w:rsidRDefault="00856BE4" w:rsidP="00856BE4">
            <w:pPr>
              <w:jc w:val="center"/>
              <w:rPr>
                <w:color w:val="000000"/>
                <w:kern w:val="2"/>
                <w:sz w:val="16"/>
              </w:rPr>
            </w:pPr>
            <w:r w:rsidRPr="00856BE4">
              <w:rPr>
                <w:color w:val="000000"/>
                <w:kern w:val="2"/>
                <w:sz w:val="16"/>
              </w:rPr>
              <w:t>9</w:t>
            </w:r>
          </w:p>
        </w:tc>
        <w:tc>
          <w:tcPr>
            <w:tcW w:w="810" w:type="dxa"/>
            <w:tcBorders>
              <w:top w:val="single" w:sz="6" w:space="0" w:color="000000"/>
              <w:bottom w:val="single" w:sz="6" w:space="0" w:color="auto"/>
            </w:tcBorders>
            <w:vAlign w:val="center"/>
          </w:tcPr>
          <w:p w14:paraId="23E1CAA5"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tcBorders>
              <w:top w:val="single" w:sz="6" w:space="0" w:color="000000"/>
              <w:bottom w:val="single" w:sz="6" w:space="0" w:color="auto"/>
            </w:tcBorders>
            <w:vAlign w:val="center"/>
          </w:tcPr>
          <w:p w14:paraId="2827D437" w14:textId="77777777" w:rsidR="00856BE4" w:rsidRPr="00420421" w:rsidRDefault="00856BE4" w:rsidP="00420421">
            <w:pPr>
              <w:ind w:hanging="18"/>
              <w:rPr>
                <w:color w:val="000000"/>
                <w:kern w:val="2"/>
                <w:sz w:val="16"/>
                <w:szCs w:val="16"/>
              </w:rPr>
            </w:pPr>
            <w:r w:rsidRPr="00420421">
              <w:rPr>
                <w:color w:val="000000"/>
                <w:kern w:val="2"/>
                <w:sz w:val="16"/>
                <w:szCs w:val="16"/>
              </w:rPr>
              <w:t>New taxpayer's share of assessed value of property class item 6.</w:t>
            </w:r>
          </w:p>
        </w:tc>
      </w:tr>
      <w:tr w:rsidR="00420421" w:rsidRPr="00336751" w14:paraId="0AA17144" w14:textId="77777777" w:rsidTr="00FF7D04">
        <w:trPr>
          <w:jc w:val="center"/>
        </w:trPr>
        <w:tc>
          <w:tcPr>
            <w:tcW w:w="1706" w:type="dxa"/>
            <w:tcBorders>
              <w:top w:val="single" w:sz="6" w:space="0" w:color="auto"/>
            </w:tcBorders>
            <w:vAlign w:val="center"/>
          </w:tcPr>
          <w:p w14:paraId="2AA7DFE4" w14:textId="77777777" w:rsidR="00856BE4" w:rsidRPr="00420421" w:rsidRDefault="00416ECC" w:rsidP="00420421">
            <w:pPr>
              <w:ind w:hanging="22"/>
              <w:jc w:val="both"/>
              <w:rPr>
                <w:color w:val="000000"/>
                <w:sz w:val="16"/>
                <w:szCs w:val="16"/>
              </w:rPr>
            </w:pPr>
            <w:r w:rsidRPr="00420421">
              <w:rPr>
                <w:color w:val="000000"/>
                <w:sz w:val="16"/>
                <w:szCs w:val="16"/>
              </w:rPr>
              <w:t>LTC</w:t>
            </w:r>
            <w:r w:rsidR="00856BE4" w:rsidRPr="00420421">
              <w:rPr>
                <w:color w:val="000000"/>
                <w:sz w:val="16"/>
                <w:szCs w:val="16"/>
              </w:rPr>
              <w:t>_sub_class_old7</w:t>
            </w:r>
          </w:p>
        </w:tc>
        <w:tc>
          <w:tcPr>
            <w:tcW w:w="900" w:type="dxa"/>
            <w:tcBorders>
              <w:top w:val="single" w:sz="6" w:space="0" w:color="auto"/>
            </w:tcBorders>
            <w:vAlign w:val="center"/>
          </w:tcPr>
          <w:p w14:paraId="0544EDAC" w14:textId="77777777" w:rsidR="00856BE4" w:rsidRPr="00631A45" w:rsidRDefault="00856BE4" w:rsidP="000B549D">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Borders>
              <w:top w:val="single" w:sz="6" w:space="0" w:color="auto"/>
            </w:tcBorders>
            <w:vAlign w:val="center"/>
          </w:tcPr>
          <w:p w14:paraId="405E89AB" w14:textId="77777777" w:rsidR="00856BE4" w:rsidRPr="00631A45" w:rsidRDefault="00856BE4" w:rsidP="000B549D">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810" w:type="dxa"/>
            <w:tcBorders>
              <w:top w:val="single" w:sz="6" w:space="0" w:color="auto"/>
            </w:tcBorders>
            <w:vAlign w:val="center"/>
          </w:tcPr>
          <w:p w14:paraId="05D44914" w14:textId="77777777" w:rsidR="00856BE4" w:rsidRPr="00631A45" w:rsidRDefault="00856BE4" w:rsidP="000B549D">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6097" w:type="dxa"/>
            <w:tcBorders>
              <w:top w:val="single" w:sz="6" w:space="0" w:color="auto"/>
            </w:tcBorders>
            <w:vAlign w:val="center"/>
          </w:tcPr>
          <w:p w14:paraId="3C044395" w14:textId="77777777" w:rsidR="00856BE4" w:rsidRPr="00420421" w:rsidRDefault="00856BE4" w:rsidP="00420421">
            <w:pPr>
              <w:ind w:hanging="18"/>
              <w:rPr>
                <w:color w:val="000000"/>
                <w:kern w:val="2"/>
                <w:sz w:val="16"/>
                <w:szCs w:val="16"/>
              </w:rPr>
            </w:pPr>
            <w:r w:rsidRPr="00420421">
              <w:rPr>
                <w:color w:val="000000"/>
                <w:kern w:val="2"/>
                <w:sz w:val="16"/>
                <w:szCs w:val="16"/>
              </w:rPr>
              <w:t>Old LTC Property Sub-Class Code of item 7. (See LTC Property Class Code Listings. Assessor's property classification codes can be used in lieu of the Tax Commission's Property Classification Codes until Tax Year 2006 [Orleans 2007].)</w:t>
            </w:r>
          </w:p>
        </w:tc>
      </w:tr>
      <w:tr w:rsidR="00420421" w:rsidRPr="00336751" w14:paraId="3AC1BC40" w14:textId="77777777" w:rsidTr="00FF7D04">
        <w:trPr>
          <w:jc w:val="center"/>
        </w:trPr>
        <w:tc>
          <w:tcPr>
            <w:tcW w:w="1706" w:type="dxa"/>
            <w:vAlign w:val="center"/>
          </w:tcPr>
          <w:p w14:paraId="6E82F1C7" w14:textId="77777777" w:rsidR="00856BE4" w:rsidRPr="00420421" w:rsidRDefault="00416ECC" w:rsidP="00420421">
            <w:pPr>
              <w:ind w:hanging="22"/>
              <w:jc w:val="both"/>
              <w:rPr>
                <w:color w:val="000000"/>
                <w:sz w:val="16"/>
                <w:szCs w:val="16"/>
              </w:rPr>
            </w:pPr>
            <w:r w:rsidRPr="00420421">
              <w:rPr>
                <w:color w:val="000000"/>
                <w:sz w:val="16"/>
                <w:szCs w:val="16"/>
              </w:rPr>
              <w:t>LTC</w:t>
            </w:r>
            <w:r w:rsidR="00856BE4" w:rsidRPr="00420421">
              <w:rPr>
                <w:color w:val="000000"/>
                <w:sz w:val="16"/>
                <w:szCs w:val="16"/>
              </w:rPr>
              <w:t>_sub_class_new7</w:t>
            </w:r>
          </w:p>
        </w:tc>
        <w:tc>
          <w:tcPr>
            <w:tcW w:w="900" w:type="dxa"/>
            <w:vAlign w:val="center"/>
          </w:tcPr>
          <w:p w14:paraId="30824259"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vAlign w:val="center"/>
          </w:tcPr>
          <w:p w14:paraId="10382F45"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810" w:type="dxa"/>
            <w:vAlign w:val="center"/>
          </w:tcPr>
          <w:p w14:paraId="567A22DC"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6097" w:type="dxa"/>
            <w:vAlign w:val="center"/>
          </w:tcPr>
          <w:p w14:paraId="269845FD" w14:textId="77777777" w:rsidR="00856BE4" w:rsidRPr="00420421" w:rsidRDefault="00856BE4" w:rsidP="00420421">
            <w:pPr>
              <w:ind w:hanging="18"/>
              <w:rPr>
                <w:color w:val="000000"/>
                <w:kern w:val="2"/>
                <w:sz w:val="16"/>
                <w:szCs w:val="16"/>
              </w:rPr>
            </w:pPr>
            <w:r w:rsidRPr="00420421">
              <w:rPr>
                <w:color w:val="000000"/>
                <w:kern w:val="2"/>
                <w:sz w:val="16"/>
                <w:szCs w:val="16"/>
              </w:rPr>
              <w:t>New LTC Property Sub-Class Code of item 7. (See LTC Property Class Code Listings. Assessor's property classification codes can be used in lieu of the Tax Commission's Property Classification Codes until Tax Year 2006 [Orleans 2007].)</w:t>
            </w:r>
          </w:p>
        </w:tc>
      </w:tr>
      <w:tr w:rsidR="00420421" w:rsidRPr="00336751" w14:paraId="35DB5C7D" w14:textId="77777777" w:rsidTr="00FF7D04">
        <w:trPr>
          <w:jc w:val="center"/>
        </w:trPr>
        <w:tc>
          <w:tcPr>
            <w:tcW w:w="1706" w:type="dxa"/>
            <w:vAlign w:val="center"/>
          </w:tcPr>
          <w:p w14:paraId="355FA5B6" w14:textId="77777777" w:rsidR="00856BE4" w:rsidRPr="00420421" w:rsidRDefault="00416ECC" w:rsidP="00420421">
            <w:pPr>
              <w:ind w:hanging="22"/>
              <w:jc w:val="both"/>
              <w:rPr>
                <w:color w:val="000000"/>
                <w:sz w:val="16"/>
                <w:szCs w:val="16"/>
              </w:rPr>
            </w:pPr>
            <w:r w:rsidRPr="00420421">
              <w:rPr>
                <w:color w:val="000000"/>
                <w:sz w:val="16"/>
                <w:szCs w:val="16"/>
              </w:rPr>
              <w:t>Q</w:t>
            </w:r>
            <w:r w:rsidR="00856BE4" w:rsidRPr="00420421">
              <w:rPr>
                <w:color w:val="000000"/>
                <w:sz w:val="16"/>
                <w:szCs w:val="16"/>
              </w:rPr>
              <w:t>uantity_old7</w:t>
            </w:r>
          </w:p>
        </w:tc>
        <w:tc>
          <w:tcPr>
            <w:tcW w:w="900" w:type="dxa"/>
            <w:vAlign w:val="center"/>
          </w:tcPr>
          <w:p w14:paraId="31651561"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0DF1F10D" w14:textId="77777777" w:rsidR="00856BE4" w:rsidRPr="00856BE4" w:rsidRDefault="00856BE4" w:rsidP="00856BE4">
            <w:pPr>
              <w:jc w:val="center"/>
              <w:rPr>
                <w:color w:val="000000"/>
                <w:kern w:val="2"/>
                <w:sz w:val="16"/>
              </w:rPr>
            </w:pPr>
            <w:r w:rsidRPr="00856BE4">
              <w:rPr>
                <w:color w:val="000000"/>
                <w:kern w:val="2"/>
                <w:sz w:val="16"/>
              </w:rPr>
              <w:t>6</w:t>
            </w:r>
          </w:p>
        </w:tc>
        <w:tc>
          <w:tcPr>
            <w:tcW w:w="810" w:type="dxa"/>
            <w:vAlign w:val="center"/>
          </w:tcPr>
          <w:p w14:paraId="15B925CA"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7AEB7458" w14:textId="77777777" w:rsidR="00856BE4" w:rsidRPr="00420421" w:rsidRDefault="00856BE4" w:rsidP="00420421">
            <w:pPr>
              <w:ind w:hanging="18"/>
              <w:rPr>
                <w:color w:val="000000"/>
                <w:kern w:val="2"/>
                <w:sz w:val="16"/>
                <w:szCs w:val="16"/>
              </w:rPr>
            </w:pPr>
            <w:r w:rsidRPr="00420421">
              <w:rPr>
                <w:color w:val="000000"/>
                <w:kern w:val="2"/>
                <w:sz w:val="16"/>
                <w:szCs w:val="16"/>
              </w:rPr>
              <w:t>Old quantity of item 7 in Front Feet, Square Feet, Lot(s), Acre(s) or Improvement(s).</w:t>
            </w:r>
          </w:p>
        </w:tc>
      </w:tr>
      <w:tr w:rsidR="00420421" w:rsidRPr="00336751" w14:paraId="5C49D793" w14:textId="77777777" w:rsidTr="00FF7D04">
        <w:trPr>
          <w:jc w:val="center"/>
        </w:trPr>
        <w:tc>
          <w:tcPr>
            <w:tcW w:w="1706" w:type="dxa"/>
            <w:vAlign w:val="center"/>
          </w:tcPr>
          <w:p w14:paraId="3B77FF74" w14:textId="77777777" w:rsidR="00856BE4" w:rsidRPr="00420421" w:rsidRDefault="00416ECC" w:rsidP="00420421">
            <w:pPr>
              <w:ind w:hanging="22"/>
              <w:jc w:val="both"/>
              <w:rPr>
                <w:color w:val="000000"/>
                <w:sz w:val="16"/>
                <w:szCs w:val="16"/>
              </w:rPr>
            </w:pPr>
            <w:r w:rsidRPr="00420421">
              <w:rPr>
                <w:color w:val="000000"/>
                <w:sz w:val="16"/>
                <w:szCs w:val="16"/>
              </w:rPr>
              <w:t>Q</w:t>
            </w:r>
            <w:r w:rsidR="00856BE4" w:rsidRPr="00420421">
              <w:rPr>
                <w:color w:val="000000"/>
                <w:sz w:val="16"/>
                <w:szCs w:val="16"/>
              </w:rPr>
              <w:t>uantity_new7</w:t>
            </w:r>
          </w:p>
        </w:tc>
        <w:tc>
          <w:tcPr>
            <w:tcW w:w="900" w:type="dxa"/>
            <w:vAlign w:val="center"/>
          </w:tcPr>
          <w:p w14:paraId="058FC908"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781FDABF" w14:textId="77777777" w:rsidR="00856BE4" w:rsidRPr="00856BE4" w:rsidRDefault="00856BE4" w:rsidP="00856BE4">
            <w:pPr>
              <w:jc w:val="center"/>
              <w:rPr>
                <w:color w:val="000000"/>
                <w:kern w:val="2"/>
                <w:sz w:val="16"/>
                <w:highlight w:val="cyan"/>
              </w:rPr>
            </w:pPr>
            <w:r w:rsidRPr="00856BE4">
              <w:rPr>
                <w:color w:val="000000"/>
                <w:kern w:val="2"/>
                <w:sz w:val="16"/>
              </w:rPr>
              <w:t>6</w:t>
            </w:r>
          </w:p>
        </w:tc>
        <w:tc>
          <w:tcPr>
            <w:tcW w:w="810" w:type="dxa"/>
            <w:vAlign w:val="center"/>
          </w:tcPr>
          <w:p w14:paraId="7917BCFB"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1EB9E318" w14:textId="77777777" w:rsidR="00856BE4" w:rsidRPr="00420421" w:rsidRDefault="00856BE4" w:rsidP="00420421">
            <w:pPr>
              <w:ind w:hanging="18"/>
              <w:rPr>
                <w:color w:val="000000"/>
                <w:kern w:val="2"/>
                <w:sz w:val="16"/>
                <w:szCs w:val="16"/>
              </w:rPr>
            </w:pPr>
            <w:r w:rsidRPr="00420421">
              <w:rPr>
                <w:color w:val="000000"/>
                <w:kern w:val="2"/>
                <w:sz w:val="16"/>
                <w:szCs w:val="16"/>
              </w:rPr>
              <w:t>New quantity of item 7 in Front Feet, Square Feet, Lot(s), Acre(s) or Improvement(s).</w:t>
            </w:r>
          </w:p>
        </w:tc>
      </w:tr>
      <w:tr w:rsidR="00420421" w:rsidRPr="00336751" w14:paraId="24A8C203" w14:textId="77777777" w:rsidTr="00FF7D04">
        <w:trPr>
          <w:jc w:val="center"/>
        </w:trPr>
        <w:tc>
          <w:tcPr>
            <w:tcW w:w="1706" w:type="dxa"/>
            <w:vAlign w:val="center"/>
          </w:tcPr>
          <w:p w14:paraId="17E003A9" w14:textId="77777777" w:rsidR="00856BE4" w:rsidRPr="00420421" w:rsidRDefault="00416ECC" w:rsidP="00420421">
            <w:pPr>
              <w:ind w:hanging="22"/>
              <w:jc w:val="both"/>
              <w:rPr>
                <w:color w:val="000000"/>
                <w:sz w:val="16"/>
                <w:szCs w:val="16"/>
              </w:rPr>
            </w:pPr>
            <w:r w:rsidRPr="00420421">
              <w:rPr>
                <w:color w:val="000000"/>
                <w:sz w:val="16"/>
                <w:szCs w:val="16"/>
              </w:rPr>
              <w:t>U</w:t>
            </w:r>
            <w:r w:rsidR="00856BE4" w:rsidRPr="00420421">
              <w:rPr>
                <w:color w:val="000000"/>
                <w:sz w:val="16"/>
                <w:szCs w:val="16"/>
              </w:rPr>
              <w:t>nits_old7</w:t>
            </w:r>
          </w:p>
        </w:tc>
        <w:tc>
          <w:tcPr>
            <w:tcW w:w="900" w:type="dxa"/>
            <w:vAlign w:val="center"/>
          </w:tcPr>
          <w:p w14:paraId="07F93B65"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7F6852BA"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603A9CE2"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43A178EC" w14:textId="77777777" w:rsidR="00856BE4" w:rsidRPr="00420421" w:rsidRDefault="00856BE4" w:rsidP="00420421">
            <w:pPr>
              <w:ind w:hanging="18"/>
              <w:rPr>
                <w:color w:val="000000"/>
                <w:kern w:val="2"/>
                <w:sz w:val="16"/>
                <w:szCs w:val="16"/>
              </w:rPr>
            </w:pPr>
            <w:r w:rsidRPr="00420421">
              <w:rPr>
                <w:color w:val="000000"/>
                <w:kern w:val="2"/>
                <w:sz w:val="16"/>
                <w:szCs w:val="16"/>
              </w:rPr>
              <w:t>Old unit of measure for item 7. (Format: "F" = Front Feet, "S" = Square Feet, "L" = Lots, "A" = Acres, "I" = Improvements for Real Property</w:t>
            </w:r>
          </w:p>
        </w:tc>
      </w:tr>
      <w:tr w:rsidR="00420421" w:rsidRPr="00336751" w14:paraId="5EA9E1A5" w14:textId="77777777" w:rsidTr="00FF7D04">
        <w:trPr>
          <w:jc w:val="center"/>
        </w:trPr>
        <w:tc>
          <w:tcPr>
            <w:tcW w:w="1706" w:type="dxa"/>
            <w:vAlign w:val="center"/>
          </w:tcPr>
          <w:p w14:paraId="7927C37B" w14:textId="77777777" w:rsidR="00856BE4" w:rsidRPr="00420421" w:rsidRDefault="00416ECC" w:rsidP="00420421">
            <w:pPr>
              <w:ind w:hanging="22"/>
              <w:jc w:val="both"/>
              <w:rPr>
                <w:color w:val="000000"/>
                <w:sz w:val="16"/>
                <w:szCs w:val="16"/>
              </w:rPr>
            </w:pPr>
            <w:r w:rsidRPr="00420421">
              <w:rPr>
                <w:color w:val="000000"/>
                <w:sz w:val="16"/>
                <w:szCs w:val="16"/>
              </w:rPr>
              <w:t>U</w:t>
            </w:r>
            <w:r w:rsidR="00856BE4" w:rsidRPr="00420421">
              <w:rPr>
                <w:color w:val="000000"/>
                <w:sz w:val="16"/>
                <w:szCs w:val="16"/>
              </w:rPr>
              <w:t>nits_new7</w:t>
            </w:r>
          </w:p>
        </w:tc>
        <w:tc>
          <w:tcPr>
            <w:tcW w:w="900" w:type="dxa"/>
            <w:vAlign w:val="center"/>
          </w:tcPr>
          <w:p w14:paraId="05833016"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14D86CC6"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4DD1A4EC"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7EB0C606" w14:textId="77777777" w:rsidR="00856BE4" w:rsidRPr="00420421" w:rsidRDefault="00856BE4" w:rsidP="00420421">
            <w:pPr>
              <w:ind w:hanging="18"/>
              <w:rPr>
                <w:color w:val="000000"/>
                <w:kern w:val="2"/>
                <w:sz w:val="16"/>
                <w:szCs w:val="16"/>
              </w:rPr>
            </w:pPr>
            <w:r w:rsidRPr="00420421">
              <w:rPr>
                <w:color w:val="000000"/>
                <w:kern w:val="2"/>
                <w:sz w:val="16"/>
                <w:szCs w:val="16"/>
              </w:rPr>
              <w:t>New unit of measure for item 7. (Format: "F" = Front Feet, "S" = Square Feet, "L" = Lots, "A" = Acres, "I" = Improvements for Real Property</w:t>
            </w:r>
          </w:p>
        </w:tc>
      </w:tr>
      <w:tr w:rsidR="00420421" w:rsidRPr="00336751" w14:paraId="4F3F66D5" w14:textId="77777777" w:rsidTr="00FF7D04">
        <w:trPr>
          <w:jc w:val="center"/>
        </w:trPr>
        <w:tc>
          <w:tcPr>
            <w:tcW w:w="1706" w:type="dxa"/>
            <w:vAlign w:val="center"/>
          </w:tcPr>
          <w:p w14:paraId="36424E62" w14:textId="77777777" w:rsidR="00856BE4" w:rsidRPr="00420421" w:rsidRDefault="00416ECC" w:rsidP="00420421">
            <w:pPr>
              <w:ind w:hanging="22"/>
              <w:jc w:val="both"/>
              <w:rPr>
                <w:color w:val="000000"/>
                <w:sz w:val="16"/>
                <w:szCs w:val="16"/>
              </w:rPr>
            </w:pPr>
            <w:r w:rsidRPr="00420421">
              <w:rPr>
                <w:color w:val="000000"/>
                <w:sz w:val="16"/>
                <w:szCs w:val="16"/>
              </w:rPr>
              <w:t>O</w:t>
            </w:r>
            <w:r w:rsidR="00856BE4" w:rsidRPr="00420421">
              <w:rPr>
                <w:color w:val="000000"/>
                <w:sz w:val="16"/>
                <w:szCs w:val="16"/>
              </w:rPr>
              <w:t>ther_exempt_old7</w:t>
            </w:r>
          </w:p>
        </w:tc>
        <w:tc>
          <w:tcPr>
            <w:tcW w:w="900" w:type="dxa"/>
            <w:vAlign w:val="center"/>
          </w:tcPr>
          <w:p w14:paraId="28C5DE78"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49F46567"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3FE30905"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03DDCE2D"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Old status of any special exemptions to be applied to item 7. </w:t>
            </w:r>
          </w:p>
          <w:p w14:paraId="6F3B4127"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0 = None (Default), 1 = Commerce/Industry (Ten Year Exemption), </w:t>
            </w:r>
            <w:r w:rsidRPr="00420421">
              <w:rPr>
                <w:color w:val="000000"/>
                <w:kern w:val="2"/>
                <w:sz w:val="16"/>
                <w:szCs w:val="16"/>
              </w:rPr>
              <w:br/>
              <w:t>2 = Agricultural, 3 = Institutional</w:t>
            </w:r>
          </w:p>
        </w:tc>
      </w:tr>
      <w:tr w:rsidR="00420421" w:rsidRPr="00336751" w14:paraId="6F10D445" w14:textId="77777777" w:rsidTr="00FF7D04">
        <w:trPr>
          <w:jc w:val="center"/>
        </w:trPr>
        <w:tc>
          <w:tcPr>
            <w:tcW w:w="1706" w:type="dxa"/>
            <w:vAlign w:val="center"/>
          </w:tcPr>
          <w:p w14:paraId="4E58E859" w14:textId="77777777" w:rsidR="00856BE4" w:rsidRPr="00420421" w:rsidRDefault="00416ECC" w:rsidP="00420421">
            <w:pPr>
              <w:ind w:hanging="22"/>
              <w:jc w:val="both"/>
              <w:rPr>
                <w:color w:val="000000"/>
                <w:sz w:val="16"/>
                <w:szCs w:val="16"/>
              </w:rPr>
            </w:pPr>
            <w:r w:rsidRPr="00420421">
              <w:rPr>
                <w:color w:val="000000"/>
                <w:sz w:val="16"/>
                <w:szCs w:val="16"/>
              </w:rPr>
              <w:t>O</w:t>
            </w:r>
            <w:r w:rsidR="00856BE4" w:rsidRPr="00420421">
              <w:rPr>
                <w:color w:val="000000"/>
                <w:sz w:val="16"/>
                <w:szCs w:val="16"/>
              </w:rPr>
              <w:t>ther_exempt_new7</w:t>
            </w:r>
          </w:p>
        </w:tc>
        <w:tc>
          <w:tcPr>
            <w:tcW w:w="900" w:type="dxa"/>
            <w:vAlign w:val="center"/>
          </w:tcPr>
          <w:p w14:paraId="43D6788C"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15DB6103"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1C2574E0"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64018579"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New status of any special exemptions to be applied to item 7. </w:t>
            </w:r>
          </w:p>
          <w:p w14:paraId="296A5377"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0 = None (Default), 1 = Commerce/Industry (Ten Year Exemption), </w:t>
            </w:r>
            <w:r w:rsidRPr="00420421">
              <w:rPr>
                <w:color w:val="000000"/>
                <w:kern w:val="2"/>
                <w:sz w:val="16"/>
                <w:szCs w:val="16"/>
              </w:rPr>
              <w:br/>
              <w:t>2 = Agricultural, 3 = Institutional</w:t>
            </w:r>
          </w:p>
        </w:tc>
      </w:tr>
      <w:tr w:rsidR="00420421" w:rsidRPr="00336751" w14:paraId="485C8B3D" w14:textId="77777777" w:rsidTr="00FF7D04">
        <w:trPr>
          <w:jc w:val="center"/>
        </w:trPr>
        <w:tc>
          <w:tcPr>
            <w:tcW w:w="1706" w:type="dxa"/>
            <w:vAlign w:val="center"/>
          </w:tcPr>
          <w:p w14:paraId="73AC4550"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alue_old_total7</w:t>
            </w:r>
          </w:p>
        </w:tc>
        <w:tc>
          <w:tcPr>
            <w:tcW w:w="900" w:type="dxa"/>
            <w:vAlign w:val="center"/>
          </w:tcPr>
          <w:p w14:paraId="32EBFDC8"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vAlign w:val="center"/>
          </w:tcPr>
          <w:p w14:paraId="2273B4E7"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10</w:t>
            </w:r>
          </w:p>
        </w:tc>
        <w:tc>
          <w:tcPr>
            <w:tcW w:w="810" w:type="dxa"/>
            <w:vAlign w:val="center"/>
          </w:tcPr>
          <w:p w14:paraId="4BEFD430"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6097" w:type="dxa"/>
            <w:vAlign w:val="center"/>
          </w:tcPr>
          <w:p w14:paraId="4AAC2036" w14:textId="77777777" w:rsidR="00856BE4" w:rsidRPr="00420421" w:rsidRDefault="00856BE4" w:rsidP="00420421">
            <w:pPr>
              <w:ind w:hanging="18"/>
              <w:rPr>
                <w:color w:val="000000"/>
                <w:kern w:val="2"/>
                <w:sz w:val="16"/>
                <w:szCs w:val="16"/>
              </w:rPr>
            </w:pPr>
            <w:r w:rsidRPr="00420421">
              <w:rPr>
                <w:color w:val="000000"/>
                <w:kern w:val="2"/>
                <w:sz w:val="16"/>
                <w:szCs w:val="16"/>
              </w:rPr>
              <w:t>Old total assessed value of property class item 7.</w:t>
            </w:r>
          </w:p>
        </w:tc>
      </w:tr>
      <w:tr w:rsidR="00420421" w:rsidRPr="00336751" w14:paraId="591AFFDA" w14:textId="77777777" w:rsidTr="00FF7D04">
        <w:trPr>
          <w:jc w:val="center"/>
        </w:trPr>
        <w:tc>
          <w:tcPr>
            <w:tcW w:w="1706" w:type="dxa"/>
            <w:vAlign w:val="center"/>
          </w:tcPr>
          <w:p w14:paraId="215671E9"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alue_new_total7</w:t>
            </w:r>
          </w:p>
        </w:tc>
        <w:tc>
          <w:tcPr>
            <w:tcW w:w="900" w:type="dxa"/>
            <w:vAlign w:val="center"/>
          </w:tcPr>
          <w:p w14:paraId="0C5CCDD1"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vAlign w:val="center"/>
          </w:tcPr>
          <w:p w14:paraId="5F507A0E"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10</w:t>
            </w:r>
          </w:p>
        </w:tc>
        <w:tc>
          <w:tcPr>
            <w:tcW w:w="810" w:type="dxa"/>
            <w:vAlign w:val="center"/>
          </w:tcPr>
          <w:p w14:paraId="2D674E98"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6097" w:type="dxa"/>
            <w:vAlign w:val="center"/>
          </w:tcPr>
          <w:p w14:paraId="6F3ED915" w14:textId="77777777" w:rsidR="00856BE4" w:rsidRPr="00420421" w:rsidRDefault="00856BE4" w:rsidP="00420421">
            <w:pPr>
              <w:ind w:hanging="18"/>
              <w:rPr>
                <w:color w:val="000000"/>
                <w:kern w:val="2"/>
                <w:sz w:val="16"/>
                <w:szCs w:val="16"/>
              </w:rPr>
            </w:pPr>
            <w:r w:rsidRPr="00420421">
              <w:rPr>
                <w:color w:val="000000"/>
                <w:kern w:val="2"/>
                <w:sz w:val="16"/>
                <w:szCs w:val="16"/>
              </w:rPr>
              <w:t>New total assessed value of property class item 7.</w:t>
            </w:r>
          </w:p>
        </w:tc>
      </w:tr>
      <w:tr w:rsidR="00420421" w:rsidRPr="00336751" w14:paraId="25BF079E" w14:textId="77777777" w:rsidTr="00FF7D04">
        <w:trPr>
          <w:jc w:val="center"/>
        </w:trPr>
        <w:tc>
          <w:tcPr>
            <w:tcW w:w="1706" w:type="dxa"/>
            <w:vAlign w:val="center"/>
          </w:tcPr>
          <w:p w14:paraId="7BD62688"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alue_old_hs7</w:t>
            </w:r>
          </w:p>
        </w:tc>
        <w:tc>
          <w:tcPr>
            <w:tcW w:w="900" w:type="dxa"/>
            <w:vAlign w:val="center"/>
          </w:tcPr>
          <w:p w14:paraId="61913587"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1ABF5B48" w14:textId="77777777" w:rsidR="00856BE4" w:rsidRPr="00856BE4" w:rsidRDefault="00856BE4" w:rsidP="00856BE4">
            <w:pPr>
              <w:jc w:val="center"/>
              <w:rPr>
                <w:color w:val="000000"/>
                <w:kern w:val="2"/>
                <w:sz w:val="16"/>
              </w:rPr>
            </w:pPr>
            <w:r w:rsidRPr="00856BE4">
              <w:rPr>
                <w:color w:val="000000"/>
                <w:kern w:val="2"/>
                <w:sz w:val="16"/>
              </w:rPr>
              <w:t>4</w:t>
            </w:r>
          </w:p>
        </w:tc>
        <w:tc>
          <w:tcPr>
            <w:tcW w:w="810" w:type="dxa"/>
            <w:vAlign w:val="center"/>
          </w:tcPr>
          <w:p w14:paraId="3A1D8776"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19E29D73" w14:textId="77777777" w:rsidR="00856BE4" w:rsidRPr="00420421" w:rsidRDefault="00856BE4" w:rsidP="00420421">
            <w:pPr>
              <w:ind w:hanging="18"/>
              <w:rPr>
                <w:color w:val="000000"/>
                <w:kern w:val="2"/>
                <w:sz w:val="16"/>
                <w:szCs w:val="16"/>
              </w:rPr>
            </w:pPr>
            <w:r w:rsidRPr="00420421">
              <w:rPr>
                <w:color w:val="000000"/>
                <w:kern w:val="2"/>
                <w:sz w:val="16"/>
                <w:szCs w:val="16"/>
              </w:rPr>
              <w:t>Old homestead credit of property class item 7.</w:t>
            </w:r>
          </w:p>
        </w:tc>
      </w:tr>
      <w:tr w:rsidR="00420421" w:rsidRPr="00336751" w14:paraId="5A90F641" w14:textId="77777777" w:rsidTr="00FF7D04">
        <w:trPr>
          <w:jc w:val="center"/>
        </w:trPr>
        <w:tc>
          <w:tcPr>
            <w:tcW w:w="1706" w:type="dxa"/>
            <w:vAlign w:val="center"/>
          </w:tcPr>
          <w:p w14:paraId="2C93ECC6"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alue_new_hs7</w:t>
            </w:r>
          </w:p>
        </w:tc>
        <w:tc>
          <w:tcPr>
            <w:tcW w:w="900" w:type="dxa"/>
            <w:vAlign w:val="center"/>
          </w:tcPr>
          <w:p w14:paraId="41EF407F"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128A1671" w14:textId="77777777" w:rsidR="00856BE4" w:rsidRPr="00856BE4" w:rsidRDefault="00856BE4" w:rsidP="00856BE4">
            <w:pPr>
              <w:jc w:val="center"/>
              <w:rPr>
                <w:color w:val="000000"/>
                <w:kern w:val="2"/>
                <w:sz w:val="16"/>
              </w:rPr>
            </w:pPr>
            <w:r w:rsidRPr="00856BE4">
              <w:rPr>
                <w:color w:val="000000"/>
                <w:kern w:val="2"/>
                <w:sz w:val="16"/>
              </w:rPr>
              <w:t>4</w:t>
            </w:r>
          </w:p>
        </w:tc>
        <w:tc>
          <w:tcPr>
            <w:tcW w:w="810" w:type="dxa"/>
            <w:vAlign w:val="center"/>
          </w:tcPr>
          <w:p w14:paraId="568B9968"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44891900" w14:textId="77777777" w:rsidR="00856BE4" w:rsidRPr="00420421" w:rsidRDefault="00856BE4" w:rsidP="00420421">
            <w:pPr>
              <w:ind w:hanging="18"/>
              <w:rPr>
                <w:color w:val="000000"/>
                <w:kern w:val="2"/>
                <w:sz w:val="16"/>
                <w:szCs w:val="16"/>
              </w:rPr>
            </w:pPr>
            <w:r w:rsidRPr="00420421">
              <w:rPr>
                <w:color w:val="000000"/>
                <w:kern w:val="2"/>
                <w:sz w:val="16"/>
                <w:szCs w:val="16"/>
              </w:rPr>
              <w:t>New homestead credit of property class item 7.</w:t>
            </w:r>
          </w:p>
        </w:tc>
      </w:tr>
      <w:tr w:rsidR="00420421" w:rsidRPr="00336751" w14:paraId="3708C46D" w14:textId="77777777" w:rsidTr="00FF7D04">
        <w:trPr>
          <w:jc w:val="center"/>
        </w:trPr>
        <w:tc>
          <w:tcPr>
            <w:tcW w:w="1706" w:type="dxa"/>
            <w:vAlign w:val="center"/>
          </w:tcPr>
          <w:p w14:paraId="064412FA"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alue_old_tp7</w:t>
            </w:r>
          </w:p>
        </w:tc>
        <w:tc>
          <w:tcPr>
            <w:tcW w:w="900" w:type="dxa"/>
            <w:vAlign w:val="center"/>
          </w:tcPr>
          <w:p w14:paraId="7C98C1DB"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0B51E1E0" w14:textId="77777777" w:rsidR="00856BE4" w:rsidRPr="00856BE4" w:rsidRDefault="00856BE4" w:rsidP="00856BE4">
            <w:pPr>
              <w:jc w:val="center"/>
              <w:rPr>
                <w:color w:val="000000"/>
                <w:kern w:val="2"/>
                <w:sz w:val="16"/>
              </w:rPr>
            </w:pPr>
            <w:r w:rsidRPr="00856BE4">
              <w:rPr>
                <w:color w:val="000000"/>
                <w:kern w:val="2"/>
                <w:sz w:val="16"/>
              </w:rPr>
              <w:t>9</w:t>
            </w:r>
          </w:p>
        </w:tc>
        <w:tc>
          <w:tcPr>
            <w:tcW w:w="810" w:type="dxa"/>
            <w:vAlign w:val="center"/>
          </w:tcPr>
          <w:p w14:paraId="5F5316D4"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119FB5A9" w14:textId="77777777" w:rsidR="00856BE4" w:rsidRPr="00420421" w:rsidRDefault="00856BE4" w:rsidP="00420421">
            <w:pPr>
              <w:ind w:hanging="18"/>
              <w:rPr>
                <w:color w:val="000000"/>
                <w:kern w:val="2"/>
                <w:sz w:val="16"/>
                <w:szCs w:val="16"/>
              </w:rPr>
            </w:pPr>
            <w:r w:rsidRPr="00420421">
              <w:rPr>
                <w:color w:val="000000"/>
                <w:kern w:val="2"/>
                <w:sz w:val="16"/>
                <w:szCs w:val="16"/>
              </w:rPr>
              <w:t>Old taxpayer's share of assessed value of property class item 7.</w:t>
            </w:r>
          </w:p>
        </w:tc>
      </w:tr>
      <w:tr w:rsidR="00420421" w:rsidRPr="00336751" w14:paraId="1B3435EC" w14:textId="77777777" w:rsidTr="00FF7D04">
        <w:trPr>
          <w:jc w:val="center"/>
        </w:trPr>
        <w:tc>
          <w:tcPr>
            <w:tcW w:w="1706" w:type="dxa"/>
            <w:vAlign w:val="center"/>
          </w:tcPr>
          <w:p w14:paraId="66644DA1"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alue_new_tp7</w:t>
            </w:r>
          </w:p>
        </w:tc>
        <w:tc>
          <w:tcPr>
            <w:tcW w:w="900" w:type="dxa"/>
            <w:vAlign w:val="center"/>
          </w:tcPr>
          <w:p w14:paraId="310316FF"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5E95F1A0" w14:textId="77777777" w:rsidR="00856BE4" w:rsidRPr="00856BE4" w:rsidRDefault="00856BE4" w:rsidP="00856BE4">
            <w:pPr>
              <w:jc w:val="center"/>
              <w:rPr>
                <w:color w:val="000000"/>
                <w:kern w:val="2"/>
                <w:sz w:val="16"/>
              </w:rPr>
            </w:pPr>
            <w:r w:rsidRPr="00856BE4">
              <w:rPr>
                <w:color w:val="000000"/>
                <w:kern w:val="2"/>
                <w:sz w:val="16"/>
              </w:rPr>
              <w:t>9</w:t>
            </w:r>
          </w:p>
        </w:tc>
        <w:tc>
          <w:tcPr>
            <w:tcW w:w="810" w:type="dxa"/>
            <w:vAlign w:val="center"/>
          </w:tcPr>
          <w:p w14:paraId="396381C9"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3976BCC2" w14:textId="77777777" w:rsidR="00856BE4" w:rsidRPr="00420421" w:rsidRDefault="00856BE4" w:rsidP="00420421">
            <w:pPr>
              <w:ind w:hanging="18"/>
              <w:rPr>
                <w:color w:val="000000"/>
                <w:kern w:val="2"/>
                <w:sz w:val="16"/>
                <w:szCs w:val="16"/>
              </w:rPr>
            </w:pPr>
            <w:r w:rsidRPr="00420421">
              <w:rPr>
                <w:color w:val="000000"/>
                <w:kern w:val="2"/>
                <w:sz w:val="16"/>
                <w:szCs w:val="16"/>
              </w:rPr>
              <w:t>New taxpayer's share of assessed value of property class item 7.</w:t>
            </w:r>
          </w:p>
        </w:tc>
      </w:tr>
      <w:tr w:rsidR="00420421" w:rsidRPr="00336751" w14:paraId="2D2E3316" w14:textId="77777777" w:rsidTr="00FF7D04">
        <w:trPr>
          <w:jc w:val="center"/>
        </w:trPr>
        <w:tc>
          <w:tcPr>
            <w:tcW w:w="1706" w:type="dxa"/>
            <w:vAlign w:val="center"/>
          </w:tcPr>
          <w:p w14:paraId="3D05513D" w14:textId="77777777" w:rsidR="00856BE4" w:rsidRPr="00420421" w:rsidRDefault="00416ECC" w:rsidP="00420421">
            <w:pPr>
              <w:ind w:hanging="22"/>
              <w:jc w:val="both"/>
              <w:rPr>
                <w:color w:val="000000"/>
                <w:sz w:val="16"/>
                <w:szCs w:val="16"/>
              </w:rPr>
            </w:pPr>
            <w:r w:rsidRPr="00420421">
              <w:rPr>
                <w:color w:val="000000"/>
                <w:sz w:val="16"/>
                <w:szCs w:val="16"/>
              </w:rPr>
              <w:t>LTC</w:t>
            </w:r>
            <w:r w:rsidR="00856BE4" w:rsidRPr="00420421">
              <w:rPr>
                <w:color w:val="000000"/>
                <w:sz w:val="16"/>
                <w:szCs w:val="16"/>
              </w:rPr>
              <w:t>_sub_class_old8</w:t>
            </w:r>
          </w:p>
        </w:tc>
        <w:tc>
          <w:tcPr>
            <w:tcW w:w="900" w:type="dxa"/>
            <w:vAlign w:val="center"/>
          </w:tcPr>
          <w:p w14:paraId="100A54F9"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vAlign w:val="center"/>
          </w:tcPr>
          <w:p w14:paraId="776A96B1"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810" w:type="dxa"/>
            <w:vAlign w:val="center"/>
          </w:tcPr>
          <w:p w14:paraId="4F23F405"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6097" w:type="dxa"/>
            <w:vAlign w:val="center"/>
          </w:tcPr>
          <w:p w14:paraId="31553710" w14:textId="77777777" w:rsidR="00856BE4" w:rsidRPr="00420421" w:rsidRDefault="00856BE4" w:rsidP="00420421">
            <w:pPr>
              <w:ind w:hanging="18"/>
              <w:rPr>
                <w:color w:val="000000"/>
                <w:kern w:val="2"/>
                <w:sz w:val="16"/>
                <w:szCs w:val="16"/>
              </w:rPr>
            </w:pPr>
            <w:r w:rsidRPr="00420421">
              <w:rPr>
                <w:color w:val="000000"/>
                <w:kern w:val="2"/>
                <w:sz w:val="16"/>
                <w:szCs w:val="16"/>
              </w:rPr>
              <w:t>Old LTC Property Sub-Class Code of item 8. (See LTC Property Class Code Listings. Assessor's property classification codes can be used in lieu of the Tax Commission's Property Classification Codes until Tax Year 2006 [Orleans 2007].)</w:t>
            </w:r>
          </w:p>
        </w:tc>
      </w:tr>
      <w:tr w:rsidR="00420421" w:rsidRPr="00336751" w14:paraId="10D80CD9" w14:textId="77777777" w:rsidTr="00FF7D04">
        <w:trPr>
          <w:jc w:val="center"/>
        </w:trPr>
        <w:tc>
          <w:tcPr>
            <w:tcW w:w="1706" w:type="dxa"/>
            <w:vAlign w:val="center"/>
          </w:tcPr>
          <w:p w14:paraId="606A9766" w14:textId="77777777" w:rsidR="00856BE4" w:rsidRPr="00420421" w:rsidRDefault="00416ECC" w:rsidP="00420421">
            <w:pPr>
              <w:ind w:hanging="22"/>
              <w:jc w:val="both"/>
              <w:rPr>
                <w:color w:val="000000"/>
                <w:sz w:val="16"/>
                <w:szCs w:val="16"/>
              </w:rPr>
            </w:pPr>
            <w:r w:rsidRPr="00420421">
              <w:rPr>
                <w:color w:val="000000"/>
                <w:sz w:val="16"/>
                <w:szCs w:val="16"/>
              </w:rPr>
              <w:t>LTC</w:t>
            </w:r>
            <w:r w:rsidR="00856BE4" w:rsidRPr="00420421">
              <w:rPr>
                <w:color w:val="000000"/>
                <w:sz w:val="16"/>
                <w:szCs w:val="16"/>
              </w:rPr>
              <w:t>_sub_class_new8</w:t>
            </w:r>
          </w:p>
        </w:tc>
        <w:tc>
          <w:tcPr>
            <w:tcW w:w="900" w:type="dxa"/>
            <w:vAlign w:val="center"/>
          </w:tcPr>
          <w:p w14:paraId="743F1E09"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vAlign w:val="center"/>
          </w:tcPr>
          <w:p w14:paraId="34703462"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810" w:type="dxa"/>
            <w:vAlign w:val="center"/>
          </w:tcPr>
          <w:p w14:paraId="4F9669D8"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6097" w:type="dxa"/>
            <w:vAlign w:val="center"/>
          </w:tcPr>
          <w:p w14:paraId="58675FEE" w14:textId="77777777" w:rsidR="00856BE4" w:rsidRPr="00420421" w:rsidRDefault="00856BE4" w:rsidP="00420421">
            <w:pPr>
              <w:ind w:hanging="18"/>
              <w:rPr>
                <w:color w:val="000000"/>
                <w:kern w:val="2"/>
                <w:sz w:val="16"/>
                <w:szCs w:val="16"/>
              </w:rPr>
            </w:pPr>
            <w:r w:rsidRPr="00420421">
              <w:rPr>
                <w:color w:val="000000"/>
                <w:kern w:val="2"/>
                <w:sz w:val="16"/>
                <w:szCs w:val="16"/>
              </w:rPr>
              <w:t>New LTC Property Sub-Class Code of item 8. (See LTC Property Class Code Listings. Assessor's property classification codes can be used in lieu of the Tax Commission's Property Classification Codes until Tax Year 2006 [Orleans 2007].)</w:t>
            </w:r>
          </w:p>
        </w:tc>
      </w:tr>
      <w:tr w:rsidR="00420421" w:rsidRPr="00336751" w14:paraId="11DADA33" w14:textId="77777777" w:rsidTr="00FF7D04">
        <w:trPr>
          <w:jc w:val="center"/>
        </w:trPr>
        <w:tc>
          <w:tcPr>
            <w:tcW w:w="1706" w:type="dxa"/>
            <w:vAlign w:val="center"/>
          </w:tcPr>
          <w:p w14:paraId="4B719D13" w14:textId="77777777" w:rsidR="00856BE4" w:rsidRPr="00420421" w:rsidRDefault="00416ECC" w:rsidP="00420421">
            <w:pPr>
              <w:ind w:hanging="22"/>
              <w:jc w:val="both"/>
              <w:rPr>
                <w:color w:val="000000"/>
                <w:sz w:val="16"/>
                <w:szCs w:val="16"/>
              </w:rPr>
            </w:pPr>
            <w:r w:rsidRPr="00420421">
              <w:rPr>
                <w:color w:val="000000"/>
                <w:sz w:val="16"/>
                <w:szCs w:val="16"/>
              </w:rPr>
              <w:t>Q</w:t>
            </w:r>
            <w:r w:rsidR="00856BE4" w:rsidRPr="00420421">
              <w:rPr>
                <w:color w:val="000000"/>
                <w:sz w:val="16"/>
                <w:szCs w:val="16"/>
              </w:rPr>
              <w:t>uantity_old8</w:t>
            </w:r>
          </w:p>
        </w:tc>
        <w:tc>
          <w:tcPr>
            <w:tcW w:w="900" w:type="dxa"/>
            <w:vAlign w:val="center"/>
          </w:tcPr>
          <w:p w14:paraId="60A3BD3D" w14:textId="77777777" w:rsidR="00856BE4" w:rsidRPr="00856BE4" w:rsidRDefault="00856BE4" w:rsidP="00526312">
            <w:pPr>
              <w:jc w:val="center"/>
              <w:rPr>
                <w:color w:val="000000"/>
                <w:kern w:val="2"/>
                <w:sz w:val="16"/>
                <w:szCs w:val="16"/>
              </w:rPr>
            </w:pPr>
            <w:r w:rsidRPr="00856BE4">
              <w:rPr>
                <w:color w:val="000000"/>
                <w:kern w:val="2"/>
                <w:sz w:val="16"/>
                <w:szCs w:val="16"/>
              </w:rPr>
              <w:t>Numeric</w:t>
            </w:r>
          </w:p>
        </w:tc>
        <w:tc>
          <w:tcPr>
            <w:tcW w:w="990" w:type="dxa"/>
            <w:vAlign w:val="center"/>
          </w:tcPr>
          <w:p w14:paraId="049FB71D" w14:textId="77777777" w:rsidR="00856BE4" w:rsidRPr="00856BE4" w:rsidRDefault="00856BE4" w:rsidP="00856BE4">
            <w:pPr>
              <w:jc w:val="center"/>
              <w:rPr>
                <w:color w:val="000000"/>
                <w:kern w:val="2"/>
                <w:sz w:val="16"/>
                <w:szCs w:val="16"/>
              </w:rPr>
            </w:pPr>
            <w:r w:rsidRPr="00856BE4">
              <w:rPr>
                <w:color w:val="000000"/>
                <w:kern w:val="2"/>
                <w:sz w:val="16"/>
                <w:szCs w:val="16"/>
              </w:rPr>
              <w:t>6</w:t>
            </w:r>
          </w:p>
        </w:tc>
        <w:tc>
          <w:tcPr>
            <w:tcW w:w="810" w:type="dxa"/>
            <w:vAlign w:val="center"/>
          </w:tcPr>
          <w:p w14:paraId="7E4080DD" w14:textId="77777777" w:rsidR="00856BE4" w:rsidRPr="00856BE4" w:rsidRDefault="00856BE4" w:rsidP="00856BE4">
            <w:pPr>
              <w:jc w:val="center"/>
              <w:rPr>
                <w:color w:val="000000"/>
                <w:kern w:val="2"/>
                <w:sz w:val="16"/>
                <w:szCs w:val="16"/>
              </w:rPr>
            </w:pPr>
            <w:r w:rsidRPr="00856BE4">
              <w:rPr>
                <w:color w:val="000000"/>
                <w:kern w:val="2"/>
                <w:sz w:val="16"/>
                <w:szCs w:val="16"/>
              </w:rPr>
              <w:t>No</w:t>
            </w:r>
          </w:p>
        </w:tc>
        <w:tc>
          <w:tcPr>
            <w:tcW w:w="6097" w:type="dxa"/>
            <w:vAlign w:val="center"/>
          </w:tcPr>
          <w:p w14:paraId="0B9C9A5F" w14:textId="77777777" w:rsidR="00856BE4" w:rsidRPr="00856BE4" w:rsidRDefault="00856BE4" w:rsidP="00420421">
            <w:pPr>
              <w:ind w:hanging="18"/>
              <w:rPr>
                <w:color w:val="000000"/>
                <w:kern w:val="2"/>
                <w:sz w:val="16"/>
                <w:szCs w:val="16"/>
              </w:rPr>
            </w:pPr>
            <w:r w:rsidRPr="00856BE4">
              <w:rPr>
                <w:color w:val="000000"/>
                <w:kern w:val="2"/>
                <w:sz w:val="16"/>
                <w:szCs w:val="16"/>
              </w:rPr>
              <w:t>Old quantity of item 8 in Front Feet, Square Feet, Lot(s), Acre(s) or Improvement(s).</w:t>
            </w:r>
          </w:p>
        </w:tc>
      </w:tr>
      <w:tr w:rsidR="00420421" w:rsidRPr="00336751" w14:paraId="45D679C2" w14:textId="77777777" w:rsidTr="00FF7D04">
        <w:trPr>
          <w:jc w:val="center"/>
        </w:trPr>
        <w:tc>
          <w:tcPr>
            <w:tcW w:w="1706" w:type="dxa"/>
            <w:vAlign w:val="center"/>
          </w:tcPr>
          <w:p w14:paraId="13F18609" w14:textId="77777777" w:rsidR="00856BE4" w:rsidRPr="00420421" w:rsidRDefault="00416ECC" w:rsidP="00420421">
            <w:pPr>
              <w:ind w:hanging="22"/>
              <w:jc w:val="both"/>
              <w:rPr>
                <w:color w:val="000000"/>
                <w:sz w:val="16"/>
                <w:szCs w:val="16"/>
              </w:rPr>
            </w:pPr>
            <w:r w:rsidRPr="00420421">
              <w:rPr>
                <w:color w:val="000000"/>
                <w:sz w:val="16"/>
                <w:szCs w:val="16"/>
              </w:rPr>
              <w:t>Q</w:t>
            </w:r>
            <w:r w:rsidR="00856BE4" w:rsidRPr="00420421">
              <w:rPr>
                <w:color w:val="000000"/>
                <w:sz w:val="16"/>
                <w:szCs w:val="16"/>
              </w:rPr>
              <w:t>uantity_new8</w:t>
            </w:r>
          </w:p>
        </w:tc>
        <w:tc>
          <w:tcPr>
            <w:tcW w:w="900" w:type="dxa"/>
            <w:vAlign w:val="center"/>
          </w:tcPr>
          <w:p w14:paraId="33AFC0E4" w14:textId="77777777" w:rsidR="00856BE4" w:rsidRPr="00856BE4" w:rsidRDefault="00856BE4" w:rsidP="00526312">
            <w:pPr>
              <w:jc w:val="center"/>
              <w:rPr>
                <w:color w:val="000000"/>
                <w:kern w:val="2"/>
                <w:sz w:val="16"/>
                <w:szCs w:val="16"/>
              </w:rPr>
            </w:pPr>
            <w:r w:rsidRPr="00856BE4">
              <w:rPr>
                <w:color w:val="000000"/>
                <w:kern w:val="2"/>
                <w:sz w:val="16"/>
                <w:szCs w:val="16"/>
              </w:rPr>
              <w:t>Numeric</w:t>
            </w:r>
          </w:p>
        </w:tc>
        <w:tc>
          <w:tcPr>
            <w:tcW w:w="990" w:type="dxa"/>
            <w:vAlign w:val="center"/>
          </w:tcPr>
          <w:p w14:paraId="7887B873" w14:textId="77777777" w:rsidR="00856BE4" w:rsidRPr="00856BE4" w:rsidRDefault="00856BE4" w:rsidP="00856BE4">
            <w:pPr>
              <w:jc w:val="center"/>
              <w:rPr>
                <w:color w:val="000000"/>
                <w:kern w:val="2"/>
                <w:sz w:val="16"/>
                <w:szCs w:val="16"/>
                <w:highlight w:val="cyan"/>
              </w:rPr>
            </w:pPr>
            <w:r w:rsidRPr="00856BE4">
              <w:rPr>
                <w:color w:val="000000"/>
                <w:kern w:val="2"/>
                <w:sz w:val="16"/>
                <w:szCs w:val="16"/>
              </w:rPr>
              <w:t>6</w:t>
            </w:r>
          </w:p>
        </w:tc>
        <w:tc>
          <w:tcPr>
            <w:tcW w:w="810" w:type="dxa"/>
            <w:vAlign w:val="center"/>
          </w:tcPr>
          <w:p w14:paraId="09BC1AE0" w14:textId="77777777" w:rsidR="00856BE4" w:rsidRPr="00856BE4" w:rsidRDefault="00856BE4" w:rsidP="00856BE4">
            <w:pPr>
              <w:jc w:val="center"/>
              <w:rPr>
                <w:color w:val="000000"/>
                <w:kern w:val="2"/>
                <w:sz w:val="16"/>
                <w:szCs w:val="16"/>
              </w:rPr>
            </w:pPr>
            <w:r w:rsidRPr="00856BE4">
              <w:rPr>
                <w:color w:val="000000"/>
                <w:kern w:val="2"/>
                <w:sz w:val="16"/>
                <w:szCs w:val="16"/>
              </w:rPr>
              <w:t>No</w:t>
            </w:r>
          </w:p>
        </w:tc>
        <w:tc>
          <w:tcPr>
            <w:tcW w:w="6097" w:type="dxa"/>
            <w:vAlign w:val="center"/>
          </w:tcPr>
          <w:p w14:paraId="105FCA09" w14:textId="77777777" w:rsidR="00856BE4" w:rsidRPr="00856BE4" w:rsidRDefault="00856BE4" w:rsidP="00420421">
            <w:pPr>
              <w:ind w:hanging="18"/>
              <w:rPr>
                <w:color w:val="000000"/>
                <w:kern w:val="2"/>
                <w:sz w:val="16"/>
                <w:szCs w:val="16"/>
              </w:rPr>
            </w:pPr>
            <w:r w:rsidRPr="00856BE4">
              <w:rPr>
                <w:color w:val="000000"/>
                <w:kern w:val="2"/>
                <w:sz w:val="16"/>
                <w:szCs w:val="16"/>
              </w:rPr>
              <w:t>New quantity of item 8 in Front Feet, Square Feet, Lot(s), Acre(s) or Improvement(s).</w:t>
            </w:r>
          </w:p>
        </w:tc>
      </w:tr>
      <w:tr w:rsidR="00420421" w:rsidRPr="00336751" w14:paraId="21E45F9B" w14:textId="77777777" w:rsidTr="00FF7D04">
        <w:trPr>
          <w:jc w:val="center"/>
        </w:trPr>
        <w:tc>
          <w:tcPr>
            <w:tcW w:w="1706" w:type="dxa"/>
            <w:vAlign w:val="center"/>
          </w:tcPr>
          <w:p w14:paraId="5009F40C" w14:textId="77777777" w:rsidR="00856BE4" w:rsidRPr="00420421" w:rsidRDefault="00416ECC" w:rsidP="00420421">
            <w:pPr>
              <w:ind w:hanging="22"/>
              <w:jc w:val="both"/>
              <w:rPr>
                <w:color w:val="000000"/>
                <w:sz w:val="16"/>
                <w:szCs w:val="16"/>
              </w:rPr>
            </w:pPr>
            <w:r w:rsidRPr="00420421">
              <w:rPr>
                <w:color w:val="000000"/>
                <w:sz w:val="16"/>
                <w:szCs w:val="16"/>
              </w:rPr>
              <w:t>U</w:t>
            </w:r>
            <w:r w:rsidR="00856BE4" w:rsidRPr="00420421">
              <w:rPr>
                <w:color w:val="000000"/>
                <w:sz w:val="16"/>
                <w:szCs w:val="16"/>
              </w:rPr>
              <w:t>nits_old8</w:t>
            </w:r>
          </w:p>
        </w:tc>
        <w:tc>
          <w:tcPr>
            <w:tcW w:w="900" w:type="dxa"/>
            <w:vAlign w:val="center"/>
          </w:tcPr>
          <w:p w14:paraId="28E451C5" w14:textId="77777777" w:rsidR="00856BE4" w:rsidRPr="00856BE4" w:rsidRDefault="00856BE4" w:rsidP="00526312">
            <w:pPr>
              <w:jc w:val="center"/>
              <w:rPr>
                <w:color w:val="000000"/>
                <w:kern w:val="2"/>
                <w:sz w:val="16"/>
                <w:szCs w:val="16"/>
              </w:rPr>
            </w:pPr>
            <w:r w:rsidRPr="00856BE4">
              <w:rPr>
                <w:color w:val="000000"/>
                <w:kern w:val="2"/>
                <w:sz w:val="16"/>
                <w:szCs w:val="16"/>
              </w:rPr>
              <w:t>Character</w:t>
            </w:r>
          </w:p>
        </w:tc>
        <w:tc>
          <w:tcPr>
            <w:tcW w:w="990" w:type="dxa"/>
            <w:vAlign w:val="center"/>
          </w:tcPr>
          <w:p w14:paraId="5A21AB23" w14:textId="77777777" w:rsidR="00856BE4" w:rsidRPr="00856BE4" w:rsidRDefault="00856BE4" w:rsidP="00856BE4">
            <w:pPr>
              <w:jc w:val="center"/>
              <w:rPr>
                <w:color w:val="000000"/>
                <w:kern w:val="2"/>
                <w:sz w:val="16"/>
                <w:szCs w:val="16"/>
              </w:rPr>
            </w:pPr>
            <w:r w:rsidRPr="00856BE4">
              <w:rPr>
                <w:color w:val="000000"/>
                <w:kern w:val="2"/>
                <w:sz w:val="16"/>
                <w:szCs w:val="16"/>
              </w:rPr>
              <w:t>1</w:t>
            </w:r>
          </w:p>
        </w:tc>
        <w:tc>
          <w:tcPr>
            <w:tcW w:w="810" w:type="dxa"/>
            <w:vAlign w:val="center"/>
          </w:tcPr>
          <w:p w14:paraId="58AF3CDF" w14:textId="77777777" w:rsidR="00856BE4" w:rsidRPr="00856BE4" w:rsidRDefault="00856BE4" w:rsidP="00856BE4">
            <w:pPr>
              <w:jc w:val="center"/>
              <w:rPr>
                <w:color w:val="000000"/>
                <w:kern w:val="2"/>
                <w:sz w:val="16"/>
                <w:szCs w:val="16"/>
              </w:rPr>
            </w:pPr>
            <w:r w:rsidRPr="00856BE4">
              <w:rPr>
                <w:color w:val="000000"/>
                <w:kern w:val="2"/>
                <w:sz w:val="16"/>
                <w:szCs w:val="16"/>
              </w:rPr>
              <w:t>No</w:t>
            </w:r>
          </w:p>
        </w:tc>
        <w:tc>
          <w:tcPr>
            <w:tcW w:w="6097" w:type="dxa"/>
            <w:vAlign w:val="center"/>
          </w:tcPr>
          <w:p w14:paraId="55BF2B13" w14:textId="77777777" w:rsidR="00856BE4" w:rsidRPr="00420421" w:rsidRDefault="00856BE4" w:rsidP="00420421">
            <w:pPr>
              <w:ind w:hanging="18"/>
              <w:rPr>
                <w:color w:val="000000"/>
                <w:kern w:val="2"/>
                <w:sz w:val="16"/>
                <w:szCs w:val="16"/>
              </w:rPr>
            </w:pPr>
            <w:r w:rsidRPr="00420421">
              <w:rPr>
                <w:color w:val="000000"/>
                <w:kern w:val="2"/>
                <w:sz w:val="16"/>
                <w:szCs w:val="16"/>
              </w:rPr>
              <w:t>Old unit of measure for item 8. (Format: "F" = Front Feet, "S" = Square Feet, "L" = Lots, "A" = Acres, "I" = Improvements for Real Property</w:t>
            </w:r>
          </w:p>
        </w:tc>
      </w:tr>
      <w:tr w:rsidR="00420421" w:rsidRPr="00336751" w14:paraId="4F3E4060" w14:textId="77777777" w:rsidTr="00FF7D04">
        <w:trPr>
          <w:jc w:val="center"/>
        </w:trPr>
        <w:tc>
          <w:tcPr>
            <w:tcW w:w="1706" w:type="dxa"/>
            <w:vAlign w:val="center"/>
          </w:tcPr>
          <w:p w14:paraId="51347FC5" w14:textId="77777777" w:rsidR="00856BE4" w:rsidRPr="00420421" w:rsidRDefault="00416ECC" w:rsidP="00420421">
            <w:pPr>
              <w:ind w:hanging="22"/>
              <w:jc w:val="both"/>
              <w:rPr>
                <w:color w:val="000000"/>
                <w:sz w:val="16"/>
                <w:szCs w:val="16"/>
              </w:rPr>
            </w:pPr>
            <w:r w:rsidRPr="00420421">
              <w:rPr>
                <w:color w:val="000000"/>
                <w:sz w:val="16"/>
                <w:szCs w:val="16"/>
              </w:rPr>
              <w:t>U</w:t>
            </w:r>
            <w:r w:rsidR="00856BE4" w:rsidRPr="00420421">
              <w:rPr>
                <w:color w:val="000000"/>
                <w:sz w:val="16"/>
                <w:szCs w:val="16"/>
              </w:rPr>
              <w:t>nits_new8</w:t>
            </w:r>
          </w:p>
        </w:tc>
        <w:tc>
          <w:tcPr>
            <w:tcW w:w="900" w:type="dxa"/>
            <w:vAlign w:val="center"/>
          </w:tcPr>
          <w:p w14:paraId="661686D3"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093F39D4"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599A2014"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08CD8399" w14:textId="77777777" w:rsidR="00856BE4" w:rsidRPr="00420421" w:rsidRDefault="00856BE4" w:rsidP="00420421">
            <w:pPr>
              <w:ind w:hanging="18"/>
              <w:rPr>
                <w:color w:val="000000"/>
                <w:kern w:val="2"/>
                <w:sz w:val="16"/>
                <w:szCs w:val="16"/>
              </w:rPr>
            </w:pPr>
            <w:r w:rsidRPr="00420421">
              <w:rPr>
                <w:color w:val="000000"/>
                <w:kern w:val="2"/>
                <w:sz w:val="16"/>
                <w:szCs w:val="16"/>
              </w:rPr>
              <w:t>New unit of measure for item 8. (Format: "F" = Front Feet, "S" = Square Feet, "L" = Lots, "A" = Acres, "I" = Improvements for Real Property</w:t>
            </w:r>
          </w:p>
        </w:tc>
      </w:tr>
      <w:tr w:rsidR="00420421" w:rsidRPr="00336751" w14:paraId="0AEFB24F" w14:textId="77777777" w:rsidTr="00FF7D04">
        <w:trPr>
          <w:jc w:val="center"/>
        </w:trPr>
        <w:tc>
          <w:tcPr>
            <w:tcW w:w="1706" w:type="dxa"/>
            <w:vAlign w:val="center"/>
          </w:tcPr>
          <w:p w14:paraId="22387AC5" w14:textId="77777777" w:rsidR="00856BE4" w:rsidRPr="00420421" w:rsidRDefault="00416ECC" w:rsidP="00420421">
            <w:pPr>
              <w:ind w:hanging="22"/>
              <w:jc w:val="both"/>
              <w:rPr>
                <w:color w:val="000000"/>
                <w:sz w:val="16"/>
                <w:szCs w:val="16"/>
              </w:rPr>
            </w:pPr>
            <w:r w:rsidRPr="00420421">
              <w:rPr>
                <w:color w:val="000000"/>
                <w:sz w:val="16"/>
                <w:szCs w:val="16"/>
              </w:rPr>
              <w:t>O</w:t>
            </w:r>
            <w:r w:rsidR="00856BE4" w:rsidRPr="00420421">
              <w:rPr>
                <w:color w:val="000000"/>
                <w:sz w:val="16"/>
                <w:szCs w:val="16"/>
              </w:rPr>
              <w:t>ther_exempt_old8</w:t>
            </w:r>
          </w:p>
        </w:tc>
        <w:tc>
          <w:tcPr>
            <w:tcW w:w="900" w:type="dxa"/>
            <w:vAlign w:val="center"/>
          </w:tcPr>
          <w:p w14:paraId="6BCA8D83"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54A3D266"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2BCB7DFB"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38ACC161"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Old status of any special exemptions to be applied to item 8. </w:t>
            </w:r>
          </w:p>
          <w:p w14:paraId="56836CBF"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0 = None (Default), 1 = Commerce/Industry (Ten Year Exemption), </w:t>
            </w:r>
            <w:r w:rsidRPr="00420421">
              <w:rPr>
                <w:color w:val="000000"/>
                <w:kern w:val="2"/>
                <w:sz w:val="16"/>
                <w:szCs w:val="16"/>
              </w:rPr>
              <w:br/>
              <w:t>2 = Agricultural, 3 = Institutional</w:t>
            </w:r>
          </w:p>
        </w:tc>
      </w:tr>
      <w:tr w:rsidR="00420421" w:rsidRPr="00336751" w14:paraId="336FE95E" w14:textId="77777777" w:rsidTr="00FF7D04">
        <w:trPr>
          <w:jc w:val="center"/>
        </w:trPr>
        <w:tc>
          <w:tcPr>
            <w:tcW w:w="1706" w:type="dxa"/>
            <w:vAlign w:val="center"/>
          </w:tcPr>
          <w:p w14:paraId="289828CA" w14:textId="77777777" w:rsidR="00856BE4" w:rsidRPr="00420421" w:rsidRDefault="00416ECC" w:rsidP="00420421">
            <w:pPr>
              <w:ind w:hanging="22"/>
              <w:jc w:val="both"/>
              <w:rPr>
                <w:color w:val="000000"/>
                <w:sz w:val="16"/>
                <w:szCs w:val="16"/>
              </w:rPr>
            </w:pPr>
            <w:r w:rsidRPr="00420421">
              <w:rPr>
                <w:color w:val="000000"/>
                <w:sz w:val="16"/>
                <w:szCs w:val="16"/>
              </w:rPr>
              <w:t>O</w:t>
            </w:r>
            <w:r w:rsidR="00856BE4" w:rsidRPr="00420421">
              <w:rPr>
                <w:color w:val="000000"/>
                <w:sz w:val="16"/>
                <w:szCs w:val="16"/>
              </w:rPr>
              <w:t>ther_exempt_new8</w:t>
            </w:r>
          </w:p>
        </w:tc>
        <w:tc>
          <w:tcPr>
            <w:tcW w:w="900" w:type="dxa"/>
            <w:vAlign w:val="center"/>
          </w:tcPr>
          <w:p w14:paraId="706187AD"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689EDDD3"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31B0C9BC"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66380238"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New status of any special exemptions to be applied to item 8. </w:t>
            </w:r>
          </w:p>
          <w:p w14:paraId="0DB9FEC8"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0 = None (Default), 1 = Commerce/Industry (Ten Year Exemption), </w:t>
            </w:r>
            <w:r w:rsidRPr="00420421">
              <w:rPr>
                <w:color w:val="000000"/>
                <w:kern w:val="2"/>
                <w:sz w:val="16"/>
                <w:szCs w:val="16"/>
              </w:rPr>
              <w:br/>
              <w:t>2 = Agricultural, 3 = Institutional</w:t>
            </w:r>
          </w:p>
        </w:tc>
      </w:tr>
      <w:tr w:rsidR="00420421" w:rsidRPr="00336751" w14:paraId="49B13B3C" w14:textId="77777777" w:rsidTr="00FF7D04">
        <w:trPr>
          <w:jc w:val="center"/>
        </w:trPr>
        <w:tc>
          <w:tcPr>
            <w:tcW w:w="1706" w:type="dxa"/>
            <w:vAlign w:val="center"/>
          </w:tcPr>
          <w:p w14:paraId="67588327"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alue_old_total8</w:t>
            </w:r>
          </w:p>
        </w:tc>
        <w:tc>
          <w:tcPr>
            <w:tcW w:w="900" w:type="dxa"/>
            <w:vAlign w:val="center"/>
          </w:tcPr>
          <w:p w14:paraId="49AC5E5C"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vAlign w:val="center"/>
          </w:tcPr>
          <w:p w14:paraId="74ACDE8A"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10</w:t>
            </w:r>
          </w:p>
        </w:tc>
        <w:tc>
          <w:tcPr>
            <w:tcW w:w="810" w:type="dxa"/>
            <w:vAlign w:val="center"/>
          </w:tcPr>
          <w:p w14:paraId="26E23C49"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6097" w:type="dxa"/>
            <w:vAlign w:val="center"/>
          </w:tcPr>
          <w:p w14:paraId="502F8294" w14:textId="77777777" w:rsidR="00856BE4" w:rsidRPr="00420421" w:rsidRDefault="00856BE4" w:rsidP="00420421">
            <w:pPr>
              <w:ind w:hanging="18"/>
              <w:rPr>
                <w:color w:val="000000"/>
                <w:kern w:val="2"/>
                <w:sz w:val="16"/>
                <w:szCs w:val="16"/>
              </w:rPr>
            </w:pPr>
            <w:r w:rsidRPr="00420421">
              <w:rPr>
                <w:color w:val="000000"/>
                <w:kern w:val="2"/>
                <w:sz w:val="16"/>
                <w:szCs w:val="16"/>
              </w:rPr>
              <w:t>Old total assessed value of property class item 8.</w:t>
            </w:r>
          </w:p>
        </w:tc>
      </w:tr>
      <w:tr w:rsidR="00420421" w:rsidRPr="00336751" w14:paraId="0D5A0B89" w14:textId="77777777" w:rsidTr="00FF7D04">
        <w:trPr>
          <w:jc w:val="center"/>
        </w:trPr>
        <w:tc>
          <w:tcPr>
            <w:tcW w:w="1706" w:type="dxa"/>
            <w:vAlign w:val="center"/>
          </w:tcPr>
          <w:p w14:paraId="2F3A53F9"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alue_new_total8</w:t>
            </w:r>
          </w:p>
        </w:tc>
        <w:tc>
          <w:tcPr>
            <w:tcW w:w="900" w:type="dxa"/>
            <w:vAlign w:val="center"/>
          </w:tcPr>
          <w:p w14:paraId="6BB455DD"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vAlign w:val="center"/>
          </w:tcPr>
          <w:p w14:paraId="004EFA66"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10</w:t>
            </w:r>
          </w:p>
        </w:tc>
        <w:tc>
          <w:tcPr>
            <w:tcW w:w="810" w:type="dxa"/>
            <w:vAlign w:val="center"/>
          </w:tcPr>
          <w:p w14:paraId="70E8B8F3"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6097" w:type="dxa"/>
            <w:vAlign w:val="center"/>
          </w:tcPr>
          <w:p w14:paraId="2B0C2E54" w14:textId="77777777" w:rsidR="00856BE4" w:rsidRPr="00420421" w:rsidRDefault="00856BE4" w:rsidP="00420421">
            <w:pPr>
              <w:ind w:hanging="18"/>
              <w:rPr>
                <w:color w:val="000000"/>
                <w:kern w:val="2"/>
                <w:sz w:val="16"/>
                <w:szCs w:val="16"/>
              </w:rPr>
            </w:pPr>
            <w:r w:rsidRPr="00420421">
              <w:rPr>
                <w:color w:val="000000"/>
                <w:kern w:val="2"/>
                <w:sz w:val="16"/>
                <w:szCs w:val="16"/>
              </w:rPr>
              <w:t>New total assessed value of property class item 8.</w:t>
            </w:r>
          </w:p>
        </w:tc>
      </w:tr>
      <w:tr w:rsidR="00420421" w:rsidRPr="00336751" w14:paraId="0B0CFFD7" w14:textId="77777777" w:rsidTr="00FF7D04">
        <w:trPr>
          <w:jc w:val="center"/>
        </w:trPr>
        <w:tc>
          <w:tcPr>
            <w:tcW w:w="1706" w:type="dxa"/>
            <w:vAlign w:val="center"/>
          </w:tcPr>
          <w:p w14:paraId="52793107"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alue_old_hs8</w:t>
            </w:r>
          </w:p>
        </w:tc>
        <w:tc>
          <w:tcPr>
            <w:tcW w:w="900" w:type="dxa"/>
            <w:vAlign w:val="center"/>
          </w:tcPr>
          <w:p w14:paraId="0E5AC478"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4B2FEAC9" w14:textId="77777777" w:rsidR="00856BE4" w:rsidRPr="00856BE4" w:rsidRDefault="00856BE4" w:rsidP="00856BE4">
            <w:pPr>
              <w:jc w:val="center"/>
              <w:rPr>
                <w:color w:val="000000"/>
                <w:kern w:val="2"/>
                <w:sz w:val="16"/>
              </w:rPr>
            </w:pPr>
            <w:r w:rsidRPr="00856BE4">
              <w:rPr>
                <w:color w:val="000000"/>
                <w:kern w:val="2"/>
                <w:sz w:val="16"/>
              </w:rPr>
              <w:t>4</w:t>
            </w:r>
          </w:p>
        </w:tc>
        <w:tc>
          <w:tcPr>
            <w:tcW w:w="810" w:type="dxa"/>
            <w:vAlign w:val="center"/>
          </w:tcPr>
          <w:p w14:paraId="084F0DE5"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5BD4BABE" w14:textId="77777777" w:rsidR="00856BE4" w:rsidRPr="00420421" w:rsidRDefault="00856BE4" w:rsidP="00420421">
            <w:pPr>
              <w:ind w:hanging="18"/>
              <w:rPr>
                <w:color w:val="000000"/>
                <w:kern w:val="2"/>
                <w:sz w:val="16"/>
                <w:szCs w:val="16"/>
              </w:rPr>
            </w:pPr>
            <w:r w:rsidRPr="00420421">
              <w:rPr>
                <w:color w:val="000000"/>
                <w:kern w:val="2"/>
                <w:sz w:val="16"/>
                <w:szCs w:val="16"/>
              </w:rPr>
              <w:t>Old homestead credit of property class item 8.</w:t>
            </w:r>
          </w:p>
        </w:tc>
      </w:tr>
      <w:tr w:rsidR="00420421" w:rsidRPr="00336751" w14:paraId="5208296E" w14:textId="77777777" w:rsidTr="00FF7D04">
        <w:trPr>
          <w:jc w:val="center"/>
        </w:trPr>
        <w:tc>
          <w:tcPr>
            <w:tcW w:w="1706" w:type="dxa"/>
            <w:vAlign w:val="center"/>
          </w:tcPr>
          <w:p w14:paraId="0CBF9567"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alue_new_hs8</w:t>
            </w:r>
          </w:p>
        </w:tc>
        <w:tc>
          <w:tcPr>
            <w:tcW w:w="900" w:type="dxa"/>
            <w:vAlign w:val="center"/>
          </w:tcPr>
          <w:p w14:paraId="2CD35009"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41B224EA" w14:textId="77777777" w:rsidR="00856BE4" w:rsidRPr="00856BE4" w:rsidRDefault="00856BE4" w:rsidP="00856BE4">
            <w:pPr>
              <w:jc w:val="center"/>
              <w:rPr>
                <w:color w:val="000000"/>
                <w:kern w:val="2"/>
                <w:sz w:val="16"/>
              </w:rPr>
            </w:pPr>
            <w:r w:rsidRPr="00856BE4">
              <w:rPr>
                <w:color w:val="000000"/>
                <w:kern w:val="2"/>
                <w:sz w:val="16"/>
              </w:rPr>
              <w:t>4</w:t>
            </w:r>
          </w:p>
        </w:tc>
        <w:tc>
          <w:tcPr>
            <w:tcW w:w="810" w:type="dxa"/>
            <w:vAlign w:val="center"/>
          </w:tcPr>
          <w:p w14:paraId="6A3EEEF6"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0B6237ED" w14:textId="77777777" w:rsidR="00856BE4" w:rsidRPr="00420421" w:rsidRDefault="00856BE4" w:rsidP="00420421">
            <w:pPr>
              <w:ind w:hanging="18"/>
              <w:rPr>
                <w:color w:val="000000"/>
                <w:kern w:val="2"/>
                <w:sz w:val="16"/>
                <w:szCs w:val="16"/>
              </w:rPr>
            </w:pPr>
            <w:r w:rsidRPr="00420421">
              <w:rPr>
                <w:color w:val="000000"/>
                <w:kern w:val="2"/>
                <w:sz w:val="16"/>
                <w:szCs w:val="16"/>
              </w:rPr>
              <w:t>New homestead credit of property class item 8.</w:t>
            </w:r>
          </w:p>
        </w:tc>
      </w:tr>
      <w:tr w:rsidR="00420421" w:rsidRPr="00336751" w14:paraId="1A32D5C3" w14:textId="77777777" w:rsidTr="00FF7D04">
        <w:trPr>
          <w:jc w:val="center"/>
        </w:trPr>
        <w:tc>
          <w:tcPr>
            <w:tcW w:w="1706" w:type="dxa"/>
            <w:vAlign w:val="center"/>
          </w:tcPr>
          <w:p w14:paraId="1E2A52DB"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alue_old_tp8</w:t>
            </w:r>
          </w:p>
        </w:tc>
        <w:tc>
          <w:tcPr>
            <w:tcW w:w="900" w:type="dxa"/>
            <w:vAlign w:val="center"/>
          </w:tcPr>
          <w:p w14:paraId="58B952A1"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58A3D7BC" w14:textId="77777777" w:rsidR="00856BE4" w:rsidRPr="00856BE4" w:rsidRDefault="00856BE4" w:rsidP="00856BE4">
            <w:pPr>
              <w:jc w:val="center"/>
              <w:rPr>
                <w:color w:val="000000"/>
                <w:kern w:val="2"/>
                <w:sz w:val="16"/>
              </w:rPr>
            </w:pPr>
            <w:r w:rsidRPr="00856BE4">
              <w:rPr>
                <w:color w:val="000000"/>
                <w:kern w:val="2"/>
                <w:sz w:val="16"/>
              </w:rPr>
              <w:t>9</w:t>
            </w:r>
          </w:p>
        </w:tc>
        <w:tc>
          <w:tcPr>
            <w:tcW w:w="810" w:type="dxa"/>
            <w:vAlign w:val="center"/>
          </w:tcPr>
          <w:p w14:paraId="20981AB2"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0644D883" w14:textId="77777777" w:rsidR="00856BE4" w:rsidRPr="00420421" w:rsidRDefault="00856BE4" w:rsidP="00420421">
            <w:pPr>
              <w:ind w:hanging="18"/>
              <w:rPr>
                <w:color w:val="000000"/>
                <w:kern w:val="2"/>
                <w:sz w:val="16"/>
                <w:szCs w:val="16"/>
              </w:rPr>
            </w:pPr>
            <w:r w:rsidRPr="00420421">
              <w:rPr>
                <w:color w:val="000000"/>
                <w:kern w:val="2"/>
                <w:sz w:val="16"/>
                <w:szCs w:val="16"/>
              </w:rPr>
              <w:t>Old taxpayer's share of assessed value of property class item 8.</w:t>
            </w:r>
          </w:p>
        </w:tc>
      </w:tr>
      <w:tr w:rsidR="00420421" w:rsidRPr="00336751" w14:paraId="5CA2F0D2" w14:textId="77777777" w:rsidTr="00FF7D04">
        <w:trPr>
          <w:jc w:val="center"/>
        </w:trPr>
        <w:tc>
          <w:tcPr>
            <w:tcW w:w="1706" w:type="dxa"/>
            <w:vAlign w:val="center"/>
          </w:tcPr>
          <w:p w14:paraId="2B3F47D9"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alue_new_tp8</w:t>
            </w:r>
          </w:p>
        </w:tc>
        <w:tc>
          <w:tcPr>
            <w:tcW w:w="900" w:type="dxa"/>
            <w:vAlign w:val="center"/>
          </w:tcPr>
          <w:p w14:paraId="35B4178A"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58F7DC74" w14:textId="77777777" w:rsidR="00856BE4" w:rsidRPr="00856BE4" w:rsidRDefault="00856BE4" w:rsidP="00856BE4">
            <w:pPr>
              <w:jc w:val="center"/>
              <w:rPr>
                <w:color w:val="000000"/>
                <w:kern w:val="2"/>
                <w:sz w:val="16"/>
              </w:rPr>
            </w:pPr>
            <w:r w:rsidRPr="00856BE4">
              <w:rPr>
                <w:color w:val="000000"/>
                <w:kern w:val="2"/>
                <w:sz w:val="16"/>
              </w:rPr>
              <w:t>9</w:t>
            </w:r>
          </w:p>
        </w:tc>
        <w:tc>
          <w:tcPr>
            <w:tcW w:w="810" w:type="dxa"/>
            <w:vAlign w:val="center"/>
          </w:tcPr>
          <w:p w14:paraId="37D12762"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6DE09AE3" w14:textId="77777777" w:rsidR="00856BE4" w:rsidRPr="00420421" w:rsidRDefault="00856BE4" w:rsidP="00420421">
            <w:pPr>
              <w:ind w:hanging="18"/>
              <w:rPr>
                <w:color w:val="000000"/>
                <w:kern w:val="2"/>
                <w:sz w:val="16"/>
                <w:szCs w:val="16"/>
              </w:rPr>
            </w:pPr>
            <w:r w:rsidRPr="00420421">
              <w:rPr>
                <w:color w:val="000000"/>
                <w:kern w:val="2"/>
                <w:sz w:val="16"/>
                <w:szCs w:val="16"/>
              </w:rPr>
              <w:t>New taxpayer's share of assessed value of property class item 8.</w:t>
            </w:r>
          </w:p>
        </w:tc>
      </w:tr>
      <w:tr w:rsidR="00420421" w:rsidRPr="00336751" w14:paraId="5312C5CD" w14:textId="77777777" w:rsidTr="00FF7D04">
        <w:trPr>
          <w:jc w:val="center"/>
        </w:trPr>
        <w:tc>
          <w:tcPr>
            <w:tcW w:w="1706" w:type="dxa"/>
            <w:vAlign w:val="center"/>
          </w:tcPr>
          <w:p w14:paraId="71FD99F4" w14:textId="77777777" w:rsidR="00856BE4" w:rsidRPr="00420421" w:rsidRDefault="00416ECC" w:rsidP="00420421">
            <w:pPr>
              <w:ind w:hanging="22"/>
              <w:jc w:val="both"/>
              <w:rPr>
                <w:color w:val="000000"/>
                <w:sz w:val="16"/>
                <w:szCs w:val="16"/>
              </w:rPr>
            </w:pPr>
            <w:r w:rsidRPr="00420421">
              <w:rPr>
                <w:color w:val="000000"/>
                <w:sz w:val="16"/>
                <w:szCs w:val="16"/>
              </w:rPr>
              <w:t>LTC</w:t>
            </w:r>
            <w:r w:rsidR="00856BE4" w:rsidRPr="00420421">
              <w:rPr>
                <w:color w:val="000000"/>
                <w:sz w:val="16"/>
                <w:szCs w:val="16"/>
              </w:rPr>
              <w:t>_sub_class_old9</w:t>
            </w:r>
          </w:p>
        </w:tc>
        <w:tc>
          <w:tcPr>
            <w:tcW w:w="900" w:type="dxa"/>
            <w:vAlign w:val="center"/>
          </w:tcPr>
          <w:p w14:paraId="29081489"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vAlign w:val="center"/>
          </w:tcPr>
          <w:p w14:paraId="36089F04"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810" w:type="dxa"/>
            <w:vAlign w:val="center"/>
          </w:tcPr>
          <w:p w14:paraId="03C92EBA"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6097" w:type="dxa"/>
            <w:vAlign w:val="center"/>
          </w:tcPr>
          <w:p w14:paraId="581259FB" w14:textId="77777777" w:rsidR="00856BE4" w:rsidRPr="00420421" w:rsidRDefault="00856BE4" w:rsidP="00420421">
            <w:pPr>
              <w:ind w:hanging="18"/>
              <w:rPr>
                <w:color w:val="000000"/>
                <w:kern w:val="2"/>
                <w:sz w:val="16"/>
                <w:szCs w:val="16"/>
              </w:rPr>
            </w:pPr>
            <w:r w:rsidRPr="00420421">
              <w:rPr>
                <w:color w:val="000000"/>
                <w:kern w:val="2"/>
                <w:sz w:val="16"/>
                <w:szCs w:val="16"/>
              </w:rPr>
              <w:t>Old LTC Property Sub-Class Code of item 9. (See LTC Property Class Code Listings. Assessor's property classification codes can be used in lieu of the Tax Commission's Property Classification Codes until Tax Year 2006 [Orleans 2007].)</w:t>
            </w:r>
          </w:p>
        </w:tc>
      </w:tr>
      <w:tr w:rsidR="00420421" w:rsidRPr="00336751" w14:paraId="6DD18816" w14:textId="77777777" w:rsidTr="00FF7D04">
        <w:trPr>
          <w:jc w:val="center"/>
        </w:trPr>
        <w:tc>
          <w:tcPr>
            <w:tcW w:w="1706" w:type="dxa"/>
            <w:vAlign w:val="center"/>
          </w:tcPr>
          <w:p w14:paraId="123B3E97" w14:textId="77777777" w:rsidR="00856BE4" w:rsidRPr="00420421" w:rsidRDefault="00416ECC" w:rsidP="00420421">
            <w:pPr>
              <w:ind w:hanging="22"/>
              <w:jc w:val="both"/>
              <w:rPr>
                <w:color w:val="000000"/>
                <w:sz w:val="16"/>
                <w:szCs w:val="16"/>
              </w:rPr>
            </w:pPr>
            <w:r w:rsidRPr="00420421">
              <w:rPr>
                <w:color w:val="000000"/>
                <w:sz w:val="16"/>
                <w:szCs w:val="16"/>
              </w:rPr>
              <w:lastRenderedPageBreak/>
              <w:t>LTC</w:t>
            </w:r>
            <w:r w:rsidR="00856BE4" w:rsidRPr="00420421">
              <w:rPr>
                <w:color w:val="000000"/>
                <w:sz w:val="16"/>
                <w:szCs w:val="16"/>
              </w:rPr>
              <w:t xml:space="preserve">_sub_class_new9 </w:t>
            </w:r>
          </w:p>
        </w:tc>
        <w:tc>
          <w:tcPr>
            <w:tcW w:w="900" w:type="dxa"/>
            <w:vAlign w:val="center"/>
          </w:tcPr>
          <w:p w14:paraId="05DCD6AA"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vAlign w:val="center"/>
          </w:tcPr>
          <w:p w14:paraId="0423E6E4"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810" w:type="dxa"/>
            <w:vAlign w:val="center"/>
          </w:tcPr>
          <w:p w14:paraId="705D75F8"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6097" w:type="dxa"/>
            <w:vAlign w:val="center"/>
          </w:tcPr>
          <w:p w14:paraId="4C838D53" w14:textId="77777777" w:rsidR="00856BE4" w:rsidRPr="00420421" w:rsidRDefault="00856BE4" w:rsidP="00420421">
            <w:pPr>
              <w:ind w:hanging="18"/>
              <w:rPr>
                <w:color w:val="000000"/>
                <w:kern w:val="2"/>
                <w:sz w:val="16"/>
                <w:szCs w:val="16"/>
              </w:rPr>
            </w:pPr>
            <w:r w:rsidRPr="00420421">
              <w:rPr>
                <w:color w:val="000000"/>
                <w:kern w:val="2"/>
                <w:sz w:val="16"/>
                <w:szCs w:val="16"/>
              </w:rPr>
              <w:t>New LTC Property Sub-Class Code of item 9. (See LTC Property Class Code Listings. Assessor's property classification codes can be used in lieu of the Tax Commission's Property Classification Codes until Tax Year 2006 [Orleans 2007].)</w:t>
            </w:r>
          </w:p>
        </w:tc>
      </w:tr>
      <w:tr w:rsidR="00420421" w:rsidRPr="00336751" w14:paraId="5471EC4A" w14:textId="77777777" w:rsidTr="00FF7D04">
        <w:trPr>
          <w:jc w:val="center"/>
        </w:trPr>
        <w:tc>
          <w:tcPr>
            <w:tcW w:w="1706" w:type="dxa"/>
            <w:vAlign w:val="center"/>
          </w:tcPr>
          <w:p w14:paraId="1A5E9327" w14:textId="77777777" w:rsidR="00856BE4" w:rsidRPr="00420421" w:rsidRDefault="00416ECC" w:rsidP="00420421">
            <w:pPr>
              <w:ind w:hanging="22"/>
              <w:jc w:val="both"/>
              <w:rPr>
                <w:color w:val="000000"/>
                <w:sz w:val="16"/>
                <w:szCs w:val="16"/>
              </w:rPr>
            </w:pPr>
            <w:r w:rsidRPr="00420421">
              <w:rPr>
                <w:color w:val="000000"/>
                <w:sz w:val="16"/>
                <w:szCs w:val="16"/>
              </w:rPr>
              <w:t>Q</w:t>
            </w:r>
            <w:r w:rsidR="00856BE4" w:rsidRPr="00420421">
              <w:rPr>
                <w:color w:val="000000"/>
                <w:sz w:val="16"/>
                <w:szCs w:val="16"/>
              </w:rPr>
              <w:t>uantity_old9</w:t>
            </w:r>
          </w:p>
        </w:tc>
        <w:tc>
          <w:tcPr>
            <w:tcW w:w="900" w:type="dxa"/>
            <w:vAlign w:val="center"/>
          </w:tcPr>
          <w:p w14:paraId="39400D05" w14:textId="77777777" w:rsidR="00856BE4" w:rsidRPr="00856BE4" w:rsidRDefault="00856BE4" w:rsidP="00526312">
            <w:pPr>
              <w:jc w:val="center"/>
              <w:rPr>
                <w:color w:val="000000"/>
                <w:kern w:val="2"/>
                <w:sz w:val="16"/>
                <w:szCs w:val="16"/>
              </w:rPr>
            </w:pPr>
            <w:r w:rsidRPr="00856BE4">
              <w:rPr>
                <w:color w:val="000000"/>
                <w:kern w:val="2"/>
                <w:sz w:val="16"/>
                <w:szCs w:val="16"/>
              </w:rPr>
              <w:t>Numeric</w:t>
            </w:r>
          </w:p>
        </w:tc>
        <w:tc>
          <w:tcPr>
            <w:tcW w:w="990" w:type="dxa"/>
            <w:vAlign w:val="center"/>
          </w:tcPr>
          <w:p w14:paraId="69404817" w14:textId="77777777" w:rsidR="00856BE4" w:rsidRPr="00856BE4" w:rsidRDefault="00856BE4" w:rsidP="00856BE4">
            <w:pPr>
              <w:jc w:val="center"/>
              <w:rPr>
                <w:color w:val="000000"/>
                <w:kern w:val="2"/>
                <w:sz w:val="16"/>
                <w:szCs w:val="16"/>
              </w:rPr>
            </w:pPr>
            <w:r w:rsidRPr="00856BE4">
              <w:rPr>
                <w:color w:val="000000"/>
                <w:kern w:val="2"/>
                <w:sz w:val="16"/>
                <w:szCs w:val="16"/>
              </w:rPr>
              <w:t>6</w:t>
            </w:r>
          </w:p>
        </w:tc>
        <w:tc>
          <w:tcPr>
            <w:tcW w:w="810" w:type="dxa"/>
            <w:vAlign w:val="center"/>
          </w:tcPr>
          <w:p w14:paraId="621A7AF0" w14:textId="77777777" w:rsidR="00856BE4" w:rsidRPr="00856BE4" w:rsidRDefault="00856BE4" w:rsidP="00856BE4">
            <w:pPr>
              <w:jc w:val="center"/>
              <w:rPr>
                <w:color w:val="000000"/>
                <w:kern w:val="2"/>
                <w:sz w:val="16"/>
                <w:szCs w:val="16"/>
              </w:rPr>
            </w:pPr>
            <w:r w:rsidRPr="00856BE4">
              <w:rPr>
                <w:color w:val="000000"/>
                <w:kern w:val="2"/>
                <w:sz w:val="16"/>
                <w:szCs w:val="16"/>
              </w:rPr>
              <w:t>No</w:t>
            </w:r>
          </w:p>
        </w:tc>
        <w:tc>
          <w:tcPr>
            <w:tcW w:w="6097" w:type="dxa"/>
            <w:vAlign w:val="center"/>
          </w:tcPr>
          <w:p w14:paraId="2CEB2833" w14:textId="77777777" w:rsidR="00856BE4" w:rsidRPr="00856BE4" w:rsidRDefault="00856BE4" w:rsidP="00420421">
            <w:pPr>
              <w:ind w:hanging="18"/>
              <w:rPr>
                <w:color w:val="000000"/>
                <w:kern w:val="2"/>
                <w:sz w:val="16"/>
                <w:szCs w:val="16"/>
              </w:rPr>
            </w:pPr>
            <w:r w:rsidRPr="00856BE4">
              <w:rPr>
                <w:color w:val="000000"/>
                <w:kern w:val="2"/>
                <w:sz w:val="16"/>
                <w:szCs w:val="16"/>
              </w:rPr>
              <w:t>Old quantity of item 9 in Front Feet, Square Feet, Lot(s), Acre(s) or Improvement(s).</w:t>
            </w:r>
          </w:p>
        </w:tc>
      </w:tr>
      <w:tr w:rsidR="00420421" w:rsidRPr="00336751" w14:paraId="787A9DE2" w14:textId="77777777" w:rsidTr="00FF7D04">
        <w:trPr>
          <w:jc w:val="center"/>
        </w:trPr>
        <w:tc>
          <w:tcPr>
            <w:tcW w:w="1706" w:type="dxa"/>
            <w:tcBorders>
              <w:bottom w:val="single" w:sz="6" w:space="0" w:color="000000"/>
            </w:tcBorders>
            <w:vAlign w:val="center"/>
          </w:tcPr>
          <w:p w14:paraId="3182C2D4" w14:textId="77777777" w:rsidR="00856BE4" w:rsidRPr="00420421" w:rsidRDefault="00416ECC" w:rsidP="00420421">
            <w:pPr>
              <w:ind w:hanging="22"/>
              <w:jc w:val="both"/>
              <w:rPr>
                <w:color w:val="000000"/>
                <w:sz w:val="16"/>
                <w:szCs w:val="16"/>
              </w:rPr>
            </w:pPr>
            <w:r w:rsidRPr="00420421">
              <w:rPr>
                <w:color w:val="000000"/>
                <w:sz w:val="16"/>
                <w:szCs w:val="16"/>
              </w:rPr>
              <w:t>Q</w:t>
            </w:r>
            <w:r w:rsidR="00856BE4" w:rsidRPr="00420421">
              <w:rPr>
                <w:color w:val="000000"/>
                <w:sz w:val="16"/>
                <w:szCs w:val="16"/>
              </w:rPr>
              <w:t>uantity_new9</w:t>
            </w:r>
          </w:p>
        </w:tc>
        <w:tc>
          <w:tcPr>
            <w:tcW w:w="900" w:type="dxa"/>
            <w:tcBorders>
              <w:bottom w:val="single" w:sz="6" w:space="0" w:color="000000"/>
            </w:tcBorders>
            <w:vAlign w:val="center"/>
          </w:tcPr>
          <w:p w14:paraId="007900BB" w14:textId="77777777" w:rsidR="00856BE4" w:rsidRPr="00856BE4" w:rsidRDefault="00856BE4" w:rsidP="00526312">
            <w:pPr>
              <w:jc w:val="center"/>
              <w:rPr>
                <w:color w:val="000000"/>
                <w:kern w:val="2"/>
                <w:sz w:val="16"/>
                <w:szCs w:val="16"/>
              </w:rPr>
            </w:pPr>
            <w:r w:rsidRPr="00856BE4">
              <w:rPr>
                <w:color w:val="000000"/>
                <w:kern w:val="2"/>
                <w:sz w:val="16"/>
                <w:szCs w:val="16"/>
              </w:rPr>
              <w:t>Numeric</w:t>
            </w:r>
          </w:p>
        </w:tc>
        <w:tc>
          <w:tcPr>
            <w:tcW w:w="990" w:type="dxa"/>
            <w:tcBorders>
              <w:bottom w:val="single" w:sz="6" w:space="0" w:color="000000"/>
            </w:tcBorders>
            <w:vAlign w:val="center"/>
          </w:tcPr>
          <w:p w14:paraId="3D1DC4E0" w14:textId="77777777" w:rsidR="00856BE4" w:rsidRPr="00856BE4" w:rsidRDefault="00856BE4" w:rsidP="00856BE4">
            <w:pPr>
              <w:jc w:val="center"/>
              <w:rPr>
                <w:color w:val="000000"/>
                <w:kern w:val="2"/>
                <w:sz w:val="16"/>
                <w:szCs w:val="16"/>
                <w:highlight w:val="cyan"/>
              </w:rPr>
            </w:pPr>
            <w:r w:rsidRPr="00856BE4">
              <w:rPr>
                <w:color w:val="000000"/>
                <w:kern w:val="2"/>
                <w:sz w:val="16"/>
                <w:szCs w:val="16"/>
              </w:rPr>
              <w:t>6</w:t>
            </w:r>
          </w:p>
        </w:tc>
        <w:tc>
          <w:tcPr>
            <w:tcW w:w="810" w:type="dxa"/>
            <w:tcBorders>
              <w:bottom w:val="single" w:sz="6" w:space="0" w:color="000000"/>
            </w:tcBorders>
            <w:vAlign w:val="center"/>
          </w:tcPr>
          <w:p w14:paraId="3A168F08" w14:textId="77777777" w:rsidR="00856BE4" w:rsidRPr="00856BE4" w:rsidRDefault="00856BE4" w:rsidP="00856BE4">
            <w:pPr>
              <w:jc w:val="center"/>
              <w:rPr>
                <w:color w:val="000000"/>
                <w:kern w:val="2"/>
                <w:sz w:val="16"/>
                <w:szCs w:val="16"/>
              </w:rPr>
            </w:pPr>
            <w:r w:rsidRPr="00856BE4">
              <w:rPr>
                <w:color w:val="000000"/>
                <w:kern w:val="2"/>
                <w:sz w:val="16"/>
                <w:szCs w:val="16"/>
              </w:rPr>
              <w:t>No</w:t>
            </w:r>
          </w:p>
        </w:tc>
        <w:tc>
          <w:tcPr>
            <w:tcW w:w="6097" w:type="dxa"/>
            <w:tcBorders>
              <w:bottom w:val="single" w:sz="6" w:space="0" w:color="000000"/>
            </w:tcBorders>
            <w:vAlign w:val="center"/>
          </w:tcPr>
          <w:p w14:paraId="0E79FA0E" w14:textId="77777777" w:rsidR="00856BE4" w:rsidRPr="00856BE4" w:rsidRDefault="00856BE4" w:rsidP="00420421">
            <w:pPr>
              <w:ind w:hanging="18"/>
              <w:rPr>
                <w:color w:val="000000"/>
                <w:kern w:val="2"/>
                <w:sz w:val="16"/>
                <w:szCs w:val="16"/>
              </w:rPr>
            </w:pPr>
            <w:r w:rsidRPr="00856BE4">
              <w:rPr>
                <w:color w:val="000000"/>
                <w:kern w:val="2"/>
                <w:sz w:val="16"/>
                <w:szCs w:val="16"/>
              </w:rPr>
              <w:t>New quantity of item 9 in Front Feet, Square Feet, Lot(s), Acre(s) or Improvement(s).</w:t>
            </w:r>
          </w:p>
        </w:tc>
      </w:tr>
      <w:tr w:rsidR="00420421" w:rsidRPr="00336751" w14:paraId="64579A49" w14:textId="77777777" w:rsidTr="00FF7D04">
        <w:trPr>
          <w:jc w:val="center"/>
        </w:trPr>
        <w:tc>
          <w:tcPr>
            <w:tcW w:w="1706" w:type="dxa"/>
            <w:tcBorders>
              <w:top w:val="single" w:sz="6" w:space="0" w:color="000000"/>
              <w:bottom w:val="single" w:sz="6" w:space="0" w:color="auto"/>
            </w:tcBorders>
            <w:vAlign w:val="center"/>
          </w:tcPr>
          <w:p w14:paraId="1307ED27" w14:textId="77777777" w:rsidR="00856BE4" w:rsidRPr="00420421" w:rsidRDefault="00416ECC" w:rsidP="00420421">
            <w:pPr>
              <w:ind w:hanging="22"/>
              <w:jc w:val="both"/>
              <w:rPr>
                <w:color w:val="000000"/>
                <w:sz w:val="16"/>
                <w:szCs w:val="16"/>
              </w:rPr>
            </w:pPr>
            <w:r w:rsidRPr="00420421">
              <w:rPr>
                <w:color w:val="000000"/>
                <w:sz w:val="16"/>
                <w:szCs w:val="16"/>
              </w:rPr>
              <w:t>U</w:t>
            </w:r>
            <w:r w:rsidR="00856BE4" w:rsidRPr="00420421">
              <w:rPr>
                <w:color w:val="000000"/>
                <w:sz w:val="16"/>
                <w:szCs w:val="16"/>
              </w:rPr>
              <w:t>nits_old9</w:t>
            </w:r>
          </w:p>
        </w:tc>
        <w:tc>
          <w:tcPr>
            <w:tcW w:w="900" w:type="dxa"/>
            <w:tcBorders>
              <w:top w:val="single" w:sz="6" w:space="0" w:color="000000"/>
              <w:bottom w:val="single" w:sz="6" w:space="0" w:color="auto"/>
            </w:tcBorders>
            <w:vAlign w:val="center"/>
          </w:tcPr>
          <w:p w14:paraId="3221A2FF" w14:textId="77777777" w:rsidR="00856BE4" w:rsidRPr="00856BE4" w:rsidRDefault="00856BE4" w:rsidP="00526312">
            <w:pPr>
              <w:jc w:val="center"/>
              <w:rPr>
                <w:color w:val="000000"/>
                <w:kern w:val="2"/>
                <w:sz w:val="16"/>
                <w:szCs w:val="16"/>
              </w:rPr>
            </w:pPr>
            <w:r w:rsidRPr="00856BE4">
              <w:rPr>
                <w:color w:val="000000"/>
                <w:kern w:val="2"/>
                <w:sz w:val="16"/>
                <w:szCs w:val="16"/>
              </w:rPr>
              <w:t>Character</w:t>
            </w:r>
          </w:p>
        </w:tc>
        <w:tc>
          <w:tcPr>
            <w:tcW w:w="990" w:type="dxa"/>
            <w:tcBorders>
              <w:top w:val="single" w:sz="6" w:space="0" w:color="000000"/>
              <w:bottom w:val="single" w:sz="6" w:space="0" w:color="auto"/>
            </w:tcBorders>
            <w:vAlign w:val="center"/>
          </w:tcPr>
          <w:p w14:paraId="4F76E275" w14:textId="77777777" w:rsidR="00856BE4" w:rsidRPr="00856BE4" w:rsidRDefault="00856BE4" w:rsidP="00856BE4">
            <w:pPr>
              <w:jc w:val="center"/>
              <w:rPr>
                <w:color w:val="000000"/>
                <w:kern w:val="2"/>
                <w:sz w:val="16"/>
                <w:szCs w:val="16"/>
              </w:rPr>
            </w:pPr>
            <w:r w:rsidRPr="00856BE4">
              <w:rPr>
                <w:color w:val="000000"/>
                <w:kern w:val="2"/>
                <w:sz w:val="16"/>
                <w:szCs w:val="16"/>
              </w:rPr>
              <w:t>1</w:t>
            </w:r>
          </w:p>
        </w:tc>
        <w:tc>
          <w:tcPr>
            <w:tcW w:w="810" w:type="dxa"/>
            <w:tcBorders>
              <w:top w:val="single" w:sz="6" w:space="0" w:color="000000"/>
              <w:bottom w:val="single" w:sz="6" w:space="0" w:color="auto"/>
            </w:tcBorders>
            <w:vAlign w:val="center"/>
          </w:tcPr>
          <w:p w14:paraId="1EDA89D5" w14:textId="77777777" w:rsidR="00856BE4" w:rsidRPr="00856BE4" w:rsidRDefault="00856BE4" w:rsidP="00856BE4">
            <w:pPr>
              <w:jc w:val="center"/>
              <w:rPr>
                <w:color w:val="000000"/>
                <w:kern w:val="2"/>
                <w:sz w:val="16"/>
                <w:szCs w:val="16"/>
              </w:rPr>
            </w:pPr>
            <w:r w:rsidRPr="00856BE4">
              <w:rPr>
                <w:color w:val="000000"/>
                <w:kern w:val="2"/>
                <w:sz w:val="16"/>
                <w:szCs w:val="16"/>
              </w:rPr>
              <w:t>No</w:t>
            </w:r>
          </w:p>
        </w:tc>
        <w:tc>
          <w:tcPr>
            <w:tcW w:w="6097" w:type="dxa"/>
            <w:tcBorders>
              <w:top w:val="single" w:sz="6" w:space="0" w:color="000000"/>
              <w:bottom w:val="single" w:sz="6" w:space="0" w:color="auto"/>
            </w:tcBorders>
            <w:vAlign w:val="center"/>
          </w:tcPr>
          <w:p w14:paraId="40E6765D" w14:textId="77777777" w:rsidR="00856BE4" w:rsidRPr="00420421" w:rsidRDefault="00856BE4" w:rsidP="00420421">
            <w:pPr>
              <w:ind w:hanging="18"/>
              <w:rPr>
                <w:color w:val="000000"/>
                <w:kern w:val="2"/>
                <w:sz w:val="16"/>
                <w:szCs w:val="16"/>
              </w:rPr>
            </w:pPr>
            <w:r w:rsidRPr="00420421">
              <w:rPr>
                <w:color w:val="000000"/>
                <w:kern w:val="2"/>
                <w:sz w:val="16"/>
                <w:szCs w:val="16"/>
              </w:rPr>
              <w:t>Old unit of measure for item 9. (Format: "F" = Front Feet, "S" = Square Feet, "L" = Lots, "A" = Acres, "I" = Improvements for Real Property</w:t>
            </w:r>
          </w:p>
        </w:tc>
      </w:tr>
      <w:tr w:rsidR="00420421" w:rsidRPr="00336751" w14:paraId="3246CB61" w14:textId="77777777" w:rsidTr="00FF7D04">
        <w:trPr>
          <w:jc w:val="center"/>
        </w:trPr>
        <w:tc>
          <w:tcPr>
            <w:tcW w:w="1706" w:type="dxa"/>
            <w:tcBorders>
              <w:top w:val="single" w:sz="6" w:space="0" w:color="auto"/>
            </w:tcBorders>
            <w:vAlign w:val="center"/>
          </w:tcPr>
          <w:p w14:paraId="0FC6CDD2" w14:textId="77777777" w:rsidR="00856BE4" w:rsidRPr="00420421" w:rsidRDefault="00416ECC" w:rsidP="00420421">
            <w:pPr>
              <w:ind w:hanging="22"/>
              <w:jc w:val="both"/>
              <w:rPr>
                <w:color w:val="000000"/>
                <w:sz w:val="16"/>
                <w:szCs w:val="16"/>
              </w:rPr>
            </w:pPr>
            <w:r w:rsidRPr="00420421">
              <w:rPr>
                <w:color w:val="000000"/>
                <w:sz w:val="16"/>
                <w:szCs w:val="16"/>
              </w:rPr>
              <w:t>U</w:t>
            </w:r>
            <w:r w:rsidR="00856BE4" w:rsidRPr="00420421">
              <w:rPr>
                <w:color w:val="000000"/>
                <w:sz w:val="16"/>
                <w:szCs w:val="16"/>
              </w:rPr>
              <w:t>nits_new9</w:t>
            </w:r>
          </w:p>
        </w:tc>
        <w:tc>
          <w:tcPr>
            <w:tcW w:w="900" w:type="dxa"/>
            <w:tcBorders>
              <w:top w:val="single" w:sz="6" w:space="0" w:color="auto"/>
            </w:tcBorders>
            <w:vAlign w:val="center"/>
          </w:tcPr>
          <w:p w14:paraId="58D2A8F6"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tcBorders>
              <w:top w:val="single" w:sz="6" w:space="0" w:color="auto"/>
            </w:tcBorders>
            <w:vAlign w:val="center"/>
          </w:tcPr>
          <w:p w14:paraId="24A8BDA2" w14:textId="77777777" w:rsidR="00856BE4" w:rsidRPr="00856BE4" w:rsidRDefault="00856BE4" w:rsidP="00856BE4">
            <w:pPr>
              <w:jc w:val="center"/>
              <w:rPr>
                <w:color w:val="000000"/>
                <w:kern w:val="2"/>
                <w:sz w:val="16"/>
              </w:rPr>
            </w:pPr>
            <w:r w:rsidRPr="00856BE4">
              <w:rPr>
                <w:color w:val="000000"/>
                <w:kern w:val="2"/>
                <w:sz w:val="16"/>
              </w:rPr>
              <w:t>12</w:t>
            </w:r>
          </w:p>
        </w:tc>
        <w:tc>
          <w:tcPr>
            <w:tcW w:w="810" w:type="dxa"/>
            <w:tcBorders>
              <w:top w:val="single" w:sz="6" w:space="0" w:color="auto"/>
            </w:tcBorders>
            <w:vAlign w:val="center"/>
          </w:tcPr>
          <w:p w14:paraId="787FC8A3"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tcBorders>
              <w:top w:val="single" w:sz="6" w:space="0" w:color="auto"/>
            </w:tcBorders>
            <w:vAlign w:val="center"/>
          </w:tcPr>
          <w:p w14:paraId="59411EC8" w14:textId="77777777" w:rsidR="00856BE4" w:rsidRPr="00420421" w:rsidRDefault="00856BE4" w:rsidP="00420421">
            <w:pPr>
              <w:ind w:hanging="18"/>
              <w:rPr>
                <w:color w:val="000000"/>
                <w:kern w:val="2"/>
                <w:sz w:val="16"/>
                <w:szCs w:val="16"/>
              </w:rPr>
            </w:pPr>
            <w:r w:rsidRPr="00420421">
              <w:rPr>
                <w:color w:val="000000"/>
                <w:kern w:val="2"/>
                <w:sz w:val="16"/>
                <w:szCs w:val="16"/>
              </w:rPr>
              <w:t>New unit of measure for item 9. (Format: "F" = Front Feet, "S" = Square Feet, "L" = Lots, "A" = Acres, "I" = Improvements for Real Property</w:t>
            </w:r>
          </w:p>
        </w:tc>
      </w:tr>
      <w:tr w:rsidR="00420421" w:rsidRPr="00336751" w14:paraId="469AB972" w14:textId="77777777" w:rsidTr="00FF7D04">
        <w:trPr>
          <w:jc w:val="center"/>
        </w:trPr>
        <w:tc>
          <w:tcPr>
            <w:tcW w:w="1706" w:type="dxa"/>
            <w:vAlign w:val="center"/>
          </w:tcPr>
          <w:p w14:paraId="60F51137" w14:textId="77777777" w:rsidR="00856BE4" w:rsidRPr="00420421" w:rsidRDefault="00416ECC" w:rsidP="00420421">
            <w:pPr>
              <w:ind w:hanging="22"/>
              <w:jc w:val="both"/>
              <w:rPr>
                <w:color w:val="000000"/>
                <w:sz w:val="16"/>
                <w:szCs w:val="16"/>
              </w:rPr>
            </w:pPr>
            <w:r w:rsidRPr="00420421">
              <w:rPr>
                <w:color w:val="000000"/>
                <w:sz w:val="16"/>
                <w:szCs w:val="16"/>
              </w:rPr>
              <w:t>O</w:t>
            </w:r>
            <w:r w:rsidR="00856BE4" w:rsidRPr="00420421">
              <w:rPr>
                <w:color w:val="000000"/>
                <w:sz w:val="16"/>
                <w:szCs w:val="16"/>
              </w:rPr>
              <w:t>ther_exempt_old9</w:t>
            </w:r>
          </w:p>
        </w:tc>
        <w:tc>
          <w:tcPr>
            <w:tcW w:w="900" w:type="dxa"/>
            <w:vAlign w:val="center"/>
          </w:tcPr>
          <w:p w14:paraId="34A26809"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557E012D"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5E00085E"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424DE301"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Old status of any special exemptions to be applied to item 9. </w:t>
            </w:r>
          </w:p>
          <w:p w14:paraId="410A6392"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0 = None (Default), 1 = Commerce/Industry (Ten Year Exemption), </w:t>
            </w:r>
            <w:r w:rsidRPr="00420421">
              <w:rPr>
                <w:color w:val="000000"/>
                <w:kern w:val="2"/>
                <w:sz w:val="16"/>
                <w:szCs w:val="16"/>
              </w:rPr>
              <w:br/>
              <w:t>2 = Agricultural, 3 = Institutional</w:t>
            </w:r>
          </w:p>
        </w:tc>
      </w:tr>
      <w:tr w:rsidR="00420421" w:rsidRPr="00336751" w14:paraId="78346D3E" w14:textId="77777777" w:rsidTr="00FF7D04">
        <w:trPr>
          <w:jc w:val="center"/>
        </w:trPr>
        <w:tc>
          <w:tcPr>
            <w:tcW w:w="1706" w:type="dxa"/>
            <w:vAlign w:val="center"/>
          </w:tcPr>
          <w:p w14:paraId="38C92959" w14:textId="77777777" w:rsidR="00856BE4" w:rsidRPr="00420421" w:rsidRDefault="00416ECC" w:rsidP="00420421">
            <w:pPr>
              <w:ind w:hanging="22"/>
              <w:jc w:val="both"/>
              <w:rPr>
                <w:color w:val="000000"/>
                <w:sz w:val="16"/>
                <w:szCs w:val="16"/>
              </w:rPr>
            </w:pPr>
            <w:r w:rsidRPr="00420421">
              <w:rPr>
                <w:color w:val="000000"/>
                <w:sz w:val="16"/>
                <w:szCs w:val="16"/>
              </w:rPr>
              <w:t>O</w:t>
            </w:r>
            <w:r w:rsidR="00856BE4" w:rsidRPr="00420421">
              <w:rPr>
                <w:color w:val="000000"/>
                <w:sz w:val="16"/>
                <w:szCs w:val="16"/>
              </w:rPr>
              <w:t>ther_exempt_new9</w:t>
            </w:r>
          </w:p>
        </w:tc>
        <w:tc>
          <w:tcPr>
            <w:tcW w:w="900" w:type="dxa"/>
            <w:vAlign w:val="center"/>
          </w:tcPr>
          <w:p w14:paraId="18441A7E"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07B9217A" w14:textId="77777777" w:rsidR="00856BE4" w:rsidRPr="00856BE4" w:rsidRDefault="00856BE4" w:rsidP="00856BE4">
            <w:pPr>
              <w:jc w:val="center"/>
              <w:rPr>
                <w:color w:val="000000"/>
                <w:kern w:val="2"/>
                <w:sz w:val="16"/>
              </w:rPr>
            </w:pPr>
            <w:r w:rsidRPr="00856BE4">
              <w:rPr>
                <w:color w:val="000000"/>
                <w:kern w:val="2"/>
                <w:sz w:val="16"/>
              </w:rPr>
              <w:t>1</w:t>
            </w:r>
          </w:p>
        </w:tc>
        <w:tc>
          <w:tcPr>
            <w:tcW w:w="810" w:type="dxa"/>
            <w:vAlign w:val="center"/>
          </w:tcPr>
          <w:p w14:paraId="644606A8"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6D7A43DA"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New status of any special exemptions to be applied to item 9. </w:t>
            </w:r>
          </w:p>
          <w:p w14:paraId="068A06D2"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0 = None (Default), 1 = Commerce/Industry (Ten Year Exemption), </w:t>
            </w:r>
            <w:r w:rsidRPr="00420421">
              <w:rPr>
                <w:color w:val="000000"/>
                <w:kern w:val="2"/>
                <w:sz w:val="16"/>
                <w:szCs w:val="16"/>
              </w:rPr>
              <w:br/>
              <w:t>2 = Agricultural, 3 = Institutional</w:t>
            </w:r>
          </w:p>
        </w:tc>
      </w:tr>
      <w:tr w:rsidR="00420421" w:rsidRPr="00336751" w14:paraId="5307E348" w14:textId="77777777" w:rsidTr="00FF7D04">
        <w:trPr>
          <w:jc w:val="center"/>
        </w:trPr>
        <w:tc>
          <w:tcPr>
            <w:tcW w:w="1706" w:type="dxa"/>
            <w:vAlign w:val="center"/>
          </w:tcPr>
          <w:p w14:paraId="0E4FE441"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alue_old_total9</w:t>
            </w:r>
          </w:p>
        </w:tc>
        <w:tc>
          <w:tcPr>
            <w:tcW w:w="900" w:type="dxa"/>
            <w:vAlign w:val="center"/>
          </w:tcPr>
          <w:p w14:paraId="29F4477D"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vAlign w:val="center"/>
          </w:tcPr>
          <w:p w14:paraId="1B6750E4"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10</w:t>
            </w:r>
          </w:p>
        </w:tc>
        <w:tc>
          <w:tcPr>
            <w:tcW w:w="810" w:type="dxa"/>
            <w:vAlign w:val="center"/>
          </w:tcPr>
          <w:p w14:paraId="6597036F"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6097" w:type="dxa"/>
            <w:vAlign w:val="center"/>
          </w:tcPr>
          <w:p w14:paraId="6D6B9389" w14:textId="77777777" w:rsidR="00856BE4" w:rsidRPr="00420421" w:rsidRDefault="00856BE4" w:rsidP="00420421">
            <w:pPr>
              <w:ind w:hanging="18"/>
              <w:rPr>
                <w:color w:val="000000"/>
                <w:kern w:val="2"/>
                <w:sz w:val="16"/>
                <w:szCs w:val="16"/>
              </w:rPr>
            </w:pPr>
            <w:r w:rsidRPr="00420421">
              <w:rPr>
                <w:color w:val="000000"/>
                <w:kern w:val="2"/>
                <w:sz w:val="16"/>
                <w:szCs w:val="16"/>
              </w:rPr>
              <w:t>Old total assessed value of property class item 9.</w:t>
            </w:r>
          </w:p>
        </w:tc>
      </w:tr>
      <w:tr w:rsidR="00420421" w:rsidRPr="00336751" w14:paraId="3EE793E4" w14:textId="77777777" w:rsidTr="00FF7D04">
        <w:trPr>
          <w:jc w:val="center"/>
        </w:trPr>
        <w:tc>
          <w:tcPr>
            <w:tcW w:w="1706" w:type="dxa"/>
            <w:vAlign w:val="center"/>
          </w:tcPr>
          <w:p w14:paraId="70A72C60"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alue_new_total9</w:t>
            </w:r>
          </w:p>
        </w:tc>
        <w:tc>
          <w:tcPr>
            <w:tcW w:w="900" w:type="dxa"/>
            <w:vAlign w:val="center"/>
          </w:tcPr>
          <w:p w14:paraId="464BD8C2"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vAlign w:val="center"/>
          </w:tcPr>
          <w:p w14:paraId="66C75C72"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10</w:t>
            </w:r>
          </w:p>
        </w:tc>
        <w:tc>
          <w:tcPr>
            <w:tcW w:w="810" w:type="dxa"/>
            <w:vAlign w:val="center"/>
          </w:tcPr>
          <w:p w14:paraId="093276AE"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6097" w:type="dxa"/>
            <w:vAlign w:val="center"/>
          </w:tcPr>
          <w:p w14:paraId="6FFFAEF3" w14:textId="77777777" w:rsidR="00856BE4" w:rsidRPr="00420421" w:rsidRDefault="00856BE4" w:rsidP="00420421">
            <w:pPr>
              <w:ind w:hanging="18"/>
              <w:rPr>
                <w:color w:val="000000"/>
                <w:kern w:val="2"/>
                <w:sz w:val="16"/>
                <w:szCs w:val="16"/>
              </w:rPr>
            </w:pPr>
            <w:r w:rsidRPr="00420421">
              <w:rPr>
                <w:color w:val="000000"/>
                <w:kern w:val="2"/>
                <w:sz w:val="16"/>
                <w:szCs w:val="16"/>
              </w:rPr>
              <w:t>New total assessed value of property class item 9.</w:t>
            </w:r>
          </w:p>
        </w:tc>
      </w:tr>
      <w:tr w:rsidR="00420421" w:rsidRPr="00336751" w14:paraId="57CB371B" w14:textId="77777777" w:rsidTr="00FF7D04">
        <w:trPr>
          <w:jc w:val="center"/>
        </w:trPr>
        <w:tc>
          <w:tcPr>
            <w:tcW w:w="1706" w:type="dxa"/>
            <w:vAlign w:val="center"/>
          </w:tcPr>
          <w:p w14:paraId="55217628"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alue_old_hs9</w:t>
            </w:r>
          </w:p>
        </w:tc>
        <w:tc>
          <w:tcPr>
            <w:tcW w:w="900" w:type="dxa"/>
            <w:vAlign w:val="center"/>
          </w:tcPr>
          <w:p w14:paraId="7FBEBEAF" w14:textId="77777777" w:rsidR="00856BE4" w:rsidRPr="00856BE4" w:rsidRDefault="00856BE4" w:rsidP="00526312">
            <w:pPr>
              <w:jc w:val="center"/>
              <w:rPr>
                <w:color w:val="000000"/>
                <w:kern w:val="2"/>
                <w:sz w:val="16"/>
                <w:szCs w:val="16"/>
              </w:rPr>
            </w:pPr>
            <w:r w:rsidRPr="00856BE4">
              <w:rPr>
                <w:color w:val="000000"/>
                <w:kern w:val="2"/>
                <w:sz w:val="16"/>
                <w:szCs w:val="16"/>
              </w:rPr>
              <w:t>Numeric</w:t>
            </w:r>
          </w:p>
        </w:tc>
        <w:tc>
          <w:tcPr>
            <w:tcW w:w="990" w:type="dxa"/>
            <w:vAlign w:val="center"/>
          </w:tcPr>
          <w:p w14:paraId="53A63DD4" w14:textId="77777777" w:rsidR="00856BE4" w:rsidRPr="00856BE4" w:rsidRDefault="00856BE4" w:rsidP="00856BE4">
            <w:pPr>
              <w:jc w:val="center"/>
              <w:rPr>
                <w:color w:val="000000"/>
                <w:kern w:val="2"/>
                <w:sz w:val="16"/>
                <w:szCs w:val="16"/>
              </w:rPr>
            </w:pPr>
            <w:r w:rsidRPr="00856BE4">
              <w:rPr>
                <w:color w:val="000000"/>
                <w:kern w:val="2"/>
                <w:sz w:val="16"/>
                <w:szCs w:val="16"/>
              </w:rPr>
              <w:t>4</w:t>
            </w:r>
          </w:p>
        </w:tc>
        <w:tc>
          <w:tcPr>
            <w:tcW w:w="810" w:type="dxa"/>
            <w:vAlign w:val="center"/>
          </w:tcPr>
          <w:p w14:paraId="2B9ECA67" w14:textId="77777777" w:rsidR="00856BE4" w:rsidRPr="00856BE4" w:rsidRDefault="00856BE4" w:rsidP="00856BE4">
            <w:pPr>
              <w:jc w:val="center"/>
              <w:rPr>
                <w:color w:val="000000"/>
                <w:kern w:val="2"/>
                <w:sz w:val="16"/>
                <w:szCs w:val="16"/>
              </w:rPr>
            </w:pPr>
            <w:r w:rsidRPr="00856BE4">
              <w:rPr>
                <w:color w:val="000000"/>
                <w:kern w:val="2"/>
                <w:sz w:val="16"/>
                <w:szCs w:val="16"/>
              </w:rPr>
              <w:t>No</w:t>
            </w:r>
          </w:p>
        </w:tc>
        <w:tc>
          <w:tcPr>
            <w:tcW w:w="6097" w:type="dxa"/>
            <w:vAlign w:val="center"/>
          </w:tcPr>
          <w:p w14:paraId="05C7A9D6" w14:textId="77777777" w:rsidR="00856BE4" w:rsidRPr="00856BE4" w:rsidRDefault="00856BE4" w:rsidP="00420421">
            <w:pPr>
              <w:ind w:hanging="18"/>
              <w:rPr>
                <w:color w:val="000000"/>
                <w:kern w:val="2"/>
                <w:sz w:val="16"/>
                <w:szCs w:val="16"/>
              </w:rPr>
            </w:pPr>
            <w:r w:rsidRPr="00856BE4">
              <w:rPr>
                <w:color w:val="000000"/>
                <w:kern w:val="2"/>
                <w:sz w:val="16"/>
                <w:szCs w:val="16"/>
              </w:rPr>
              <w:t>Old homestead credit of property class item 9.</w:t>
            </w:r>
          </w:p>
        </w:tc>
      </w:tr>
      <w:tr w:rsidR="00420421" w:rsidRPr="00336751" w14:paraId="1200C249" w14:textId="77777777" w:rsidTr="00FF7D04">
        <w:trPr>
          <w:jc w:val="center"/>
        </w:trPr>
        <w:tc>
          <w:tcPr>
            <w:tcW w:w="1706" w:type="dxa"/>
            <w:vAlign w:val="center"/>
          </w:tcPr>
          <w:p w14:paraId="2A0DE1C6"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alue_new_hs9</w:t>
            </w:r>
          </w:p>
        </w:tc>
        <w:tc>
          <w:tcPr>
            <w:tcW w:w="900" w:type="dxa"/>
            <w:vAlign w:val="center"/>
          </w:tcPr>
          <w:p w14:paraId="719B3009" w14:textId="77777777" w:rsidR="00856BE4" w:rsidRPr="00856BE4" w:rsidRDefault="00856BE4" w:rsidP="00526312">
            <w:pPr>
              <w:jc w:val="center"/>
              <w:rPr>
                <w:color w:val="000000"/>
                <w:kern w:val="2"/>
                <w:sz w:val="16"/>
                <w:szCs w:val="16"/>
              </w:rPr>
            </w:pPr>
            <w:r w:rsidRPr="00856BE4">
              <w:rPr>
                <w:color w:val="000000"/>
                <w:kern w:val="2"/>
                <w:sz w:val="16"/>
                <w:szCs w:val="16"/>
              </w:rPr>
              <w:t>Numeric</w:t>
            </w:r>
          </w:p>
        </w:tc>
        <w:tc>
          <w:tcPr>
            <w:tcW w:w="990" w:type="dxa"/>
            <w:vAlign w:val="center"/>
          </w:tcPr>
          <w:p w14:paraId="698EB191" w14:textId="77777777" w:rsidR="00856BE4" w:rsidRPr="00856BE4" w:rsidRDefault="00856BE4" w:rsidP="00856BE4">
            <w:pPr>
              <w:jc w:val="center"/>
              <w:rPr>
                <w:color w:val="000000"/>
                <w:kern w:val="2"/>
                <w:sz w:val="16"/>
                <w:szCs w:val="16"/>
              </w:rPr>
            </w:pPr>
            <w:r w:rsidRPr="00856BE4">
              <w:rPr>
                <w:color w:val="000000"/>
                <w:kern w:val="2"/>
                <w:sz w:val="16"/>
                <w:szCs w:val="16"/>
              </w:rPr>
              <w:t>4</w:t>
            </w:r>
          </w:p>
        </w:tc>
        <w:tc>
          <w:tcPr>
            <w:tcW w:w="810" w:type="dxa"/>
            <w:vAlign w:val="center"/>
          </w:tcPr>
          <w:p w14:paraId="223F01E3" w14:textId="77777777" w:rsidR="00856BE4" w:rsidRPr="00856BE4" w:rsidRDefault="00856BE4" w:rsidP="00856BE4">
            <w:pPr>
              <w:jc w:val="center"/>
              <w:rPr>
                <w:color w:val="000000"/>
                <w:kern w:val="2"/>
                <w:sz w:val="16"/>
                <w:szCs w:val="16"/>
              </w:rPr>
            </w:pPr>
            <w:r w:rsidRPr="00856BE4">
              <w:rPr>
                <w:color w:val="000000"/>
                <w:kern w:val="2"/>
                <w:sz w:val="16"/>
                <w:szCs w:val="16"/>
              </w:rPr>
              <w:t>No</w:t>
            </w:r>
          </w:p>
        </w:tc>
        <w:tc>
          <w:tcPr>
            <w:tcW w:w="6097" w:type="dxa"/>
            <w:vAlign w:val="center"/>
          </w:tcPr>
          <w:p w14:paraId="66381EC1" w14:textId="77777777" w:rsidR="00856BE4" w:rsidRPr="00856BE4" w:rsidRDefault="00856BE4" w:rsidP="00420421">
            <w:pPr>
              <w:ind w:hanging="18"/>
              <w:rPr>
                <w:color w:val="000000"/>
                <w:kern w:val="2"/>
                <w:sz w:val="16"/>
                <w:szCs w:val="16"/>
              </w:rPr>
            </w:pPr>
            <w:r w:rsidRPr="00856BE4">
              <w:rPr>
                <w:color w:val="000000"/>
                <w:kern w:val="2"/>
                <w:sz w:val="16"/>
                <w:szCs w:val="16"/>
              </w:rPr>
              <w:t>New homestead credit of property class item 9.</w:t>
            </w:r>
          </w:p>
        </w:tc>
      </w:tr>
      <w:tr w:rsidR="00420421" w:rsidRPr="00336751" w14:paraId="0585C11B" w14:textId="77777777" w:rsidTr="00FF7D04">
        <w:trPr>
          <w:jc w:val="center"/>
        </w:trPr>
        <w:tc>
          <w:tcPr>
            <w:tcW w:w="1706" w:type="dxa"/>
            <w:vAlign w:val="center"/>
          </w:tcPr>
          <w:p w14:paraId="422A1AC6"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alue_old_tp9</w:t>
            </w:r>
          </w:p>
        </w:tc>
        <w:tc>
          <w:tcPr>
            <w:tcW w:w="900" w:type="dxa"/>
            <w:vAlign w:val="center"/>
          </w:tcPr>
          <w:p w14:paraId="6451F6DE" w14:textId="77777777" w:rsidR="00856BE4" w:rsidRPr="00856BE4" w:rsidRDefault="00856BE4" w:rsidP="00526312">
            <w:pPr>
              <w:jc w:val="center"/>
              <w:rPr>
                <w:color w:val="000000"/>
                <w:kern w:val="2"/>
                <w:sz w:val="16"/>
                <w:szCs w:val="16"/>
              </w:rPr>
            </w:pPr>
            <w:r w:rsidRPr="00856BE4">
              <w:rPr>
                <w:color w:val="000000"/>
                <w:kern w:val="2"/>
                <w:sz w:val="16"/>
                <w:szCs w:val="16"/>
              </w:rPr>
              <w:t>Numeric</w:t>
            </w:r>
          </w:p>
        </w:tc>
        <w:tc>
          <w:tcPr>
            <w:tcW w:w="990" w:type="dxa"/>
            <w:vAlign w:val="center"/>
          </w:tcPr>
          <w:p w14:paraId="377893CA" w14:textId="77777777" w:rsidR="00856BE4" w:rsidRPr="00856BE4" w:rsidRDefault="00856BE4" w:rsidP="00856BE4">
            <w:pPr>
              <w:jc w:val="center"/>
              <w:rPr>
                <w:color w:val="000000"/>
                <w:kern w:val="2"/>
                <w:sz w:val="16"/>
                <w:szCs w:val="16"/>
              </w:rPr>
            </w:pPr>
            <w:r w:rsidRPr="00856BE4">
              <w:rPr>
                <w:color w:val="000000"/>
                <w:kern w:val="2"/>
                <w:sz w:val="16"/>
                <w:szCs w:val="16"/>
              </w:rPr>
              <w:t>9</w:t>
            </w:r>
          </w:p>
        </w:tc>
        <w:tc>
          <w:tcPr>
            <w:tcW w:w="810" w:type="dxa"/>
            <w:vAlign w:val="center"/>
          </w:tcPr>
          <w:p w14:paraId="27CA90DD" w14:textId="77777777" w:rsidR="00856BE4" w:rsidRPr="00856BE4" w:rsidRDefault="00856BE4" w:rsidP="00856BE4">
            <w:pPr>
              <w:jc w:val="center"/>
              <w:rPr>
                <w:color w:val="000000"/>
                <w:kern w:val="2"/>
                <w:sz w:val="16"/>
                <w:szCs w:val="16"/>
              </w:rPr>
            </w:pPr>
            <w:r w:rsidRPr="00856BE4">
              <w:rPr>
                <w:color w:val="000000"/>
                <w:kern w:val="2"/>
                <w:sz w:val="16"/>
                <w:szCs w:val="16"/>
              </w:rPr>
              <w:t>No</w:t>
            </w:r>
          </w:p>
        </w:tc>
        <w:tc>
          <w:tcPr>
            <w:tcW w:w="6097" w:type="dxa"/>
            <w:vAlign w:val="center"/>
          </w:tcPr>
          <w:p w14:paraId="21243804" w14:textId="77777777" w:rsidR="00856BE4" w:rsidRPr="00856BE4" w:rsidRDefault="00856BE4" w:rsidP="00420421">
            <w:pPr>
              <w:ind w:hanging="18"/>
              <w:rPr>
                <w:color w:val="000000"/>
                <w:kern w:val="2"/>
                <w:sz w:val="16"/>
                <w:szCs w:val="16"/>
              </w:rPr>
            </w:pPr>
            <w:r w:rsidRPr="00856BE4">
              <w:rPr>
                <w:color w:val="000000"/>
                <w:kern w:val="2"/>
                <w:sz w:val="16"/>
                <w:szCs w:val="16"/>
              </w:rPr>
              <w:t>Old taxpayer's share of assessed value of property class item 9.</w:t>
            </w:r>
          </w:p>
        </w:tc>
      </w:tr>
      <w:tr w:rsidR="00420421" w:rsidRPr="00336751" w14:paraId="6F05D9FA" w14:textId="77777777" w:rsidTr="00FF7D04">
        <w:trPr>
          <w:jc w:val="center"/>
        </w:trPr>
        <w:tc>
          <w:tcPr>
            <w:tcW w:w="1706" w:type="dxa"/>
            <w:vAlign w:val="center"/>
          </w:tcPr>
          <w:p w14:paraId="774DDF81"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alue_new_tp9</w:t>
            </w:r>
          </w:p>
        </w:tc>
        <w:tc>
          <w:tcPr>
            <w:tcW w:w="900" w:type="dxa"/>
            <w:vAlign w:val="center"/>
          </w:tcPr>
          <w:p w14:paraId="018448A2" w14:textId="77777777" w:rsidR="00856BE4" w:rsidRPr="00856BE4" w:rsidRDefault="00856BE4" w:rsidP="00526312">
            <w:pPr>
              <w:jc w:val="center"/>
              <w:rPr>
                <w:color w:val="000000"/>
                <w:kern w:val="2"/>
                <w:sz w:val="16"/>
                <w:szCs w:val="16"/>
              </w:rPr>
            </w:pPr>
            <w:r w:rsidRPr="00856BE4">
              <w:rPr>
                <w:color w:val="000000"/>
                <w:kern w:val="2"/>
                <w:sz w:val="16"/>
                <w:szCs w:val="16"/>
              </w:rPr>
              <w:t>Numeric</w:t>
            </w:r>
          </w:p>
        </w:tc>
        <w:tc>
          <w:tcPr>
            <w:tcW w:w="990" w:type="dxa"/>
            <w:vAlign w:val="center"/>
          </w:tcPr>
          <w:p w14:paraId="4AE33090" w14:textId="77777777" w:rsidR="00856BE4" w:rsidRPr="00856BE4" w:rsidRDefault="00856BE4" w:rsidP="00856BE4">
            <w:pPr>
              <w:jc w:val="center"/>
              <w:rPr>
                <w:color w:val="000000"/>
                <w:kern w:val="2"/>
                <w:sz w:val="16"/>
                <w:szCs w:val="16"/>
              </w:rPr>
            </w:pPr>
            <w:r w:rsidRPr="00856BE4">
              <w:rPr>
                <w:color w:val="000000"/>
                <w:kern w:val="2"/>
                <w:sz w:val="16"/>
                <w:szCs w:val="16"/>
              </w:rPr>
              <w:t>9</w:t>
            </w:r>
          </w:p>
        </w:tc>
        <w:tc>
          <w:tcPr>
            <w:tcW w:w="810" w:type="dxa"/>
            <w:vAlign w:val="center"/>
          </w:tcPr>
          <w:p w14:paraId="08CAE99F" w14:textId="77777777" w:rsidR="00856BE4" w:rsidRPr="00856BE4" w:rsidRDefault="00856BE4" w:rsidP="00856BE4">
            <w:pPr>
              <w:jc w:val="center"/>
              <w:rPr>
                <w:color w:val="000000"/>
                <w:kern w:val="2"/>
                <w:sz w:val="16"/>
                <w:szCs w:val="16"/>
              </w:rPr>
            </w:pPr>
            <w:r w:rsidRPr="00856BE4">
              <w:rPr>
                <w:color w:val="000000"/>
                <w:kern w:val="2"/>
                <w:sz w:val="16"/>
                <w:szCs w:val="16"/>
              </w:rPr>
              <w:t>No</w:t>
            </w:r>
          </w:p>
        </w:tc>
        <w:tc>
          <w:tcPr>
            <w:tcW w:w="6097" w:type="dxa"/>
            <w:vAlign w:val="center"/>
          </w:tcPr>
          <w:p w14:paraId="6B712784" w14:textId="77777777" w:rsidR="00856BE4" w:rsidRPr="00856BE4" w:rsidRDefault="00856BE4" w:rsidP="00420421">
            <w:pPr>
              <w:ind w:hanging="18"/>
              <w:rPr>
                <w:color w:val="000000"/>
                <w:kern w:val="2"/>
                <w:sz w:val="16"/>
                <w:szCs w:val="16"/>
              </w:rPr>
            </w:pPr>
            <w:r w:rsidRPr="00856BE4">
              <w:rPr>
                <w:color w:val="000000"/>
                <w:kern w:val="2"/>
                <w:sz w:val="16"/>
                <w:szCs w:val="16"/>
              </w:rPr>
              <w:t>New taxpayer's share of assessed value of property class item 9.</w:t>
            </w:r>
          </w:p>
        </w:tc>
      </w:tr>
      <w:tr w:rsidR="00420421" w:rsidRPr="00336751" w14:paraId="508B2D87" w14:textId="77777777" w:rsidTr="00FF7D04">
        <w:trPr>
          <w:jc w:val="center"/>
        </w:trPr>
        <w:tc>
          <w:tcPr>
            <w:tcW w:w="1706" w:type="dxa"/>
            <w:vAlign w:val="center"/>
          </w:tcPr>
          <w:p w14:paraId="4E8842BB" w14:textId="77777777" w:rsidR="00856BE4" w:rsidRPr="00420421" w:rsidRDefault="00416ECC" w:rsidP="00420421">
            <w:pPr>
              <w:ind w:hanging="22"/>
              <w:jc w:val="both"/>
              <w:rPr>
                <w:color w:val="000000"/>
                <w:sz w:val="16"/>
                <w:szCs w:val="16"/>
              </w:rPr>
            </w:pPr>
            <w:r w:rsidRPr="00420421">
              <w:rPr>
                <w:color w:val="000000"/>
                <w:sz w:val="16"/>
                <w:szCs w:val="16"/>
              </w:rPr>
              <w:t>LTC</w:t>
            </w:r>
            <w:r w:rsidR="00856BE4" w:rsidRPr="00420421">
              <w:rPr>
                <w:color w:val="000000"/>
                <w:sz w:val="16"/>
                <w:szCs w:val="16"/>
              </w:rPr>
              <w:t>_sub_class_old10</w:t>
            </w:r>
          </w:p>
        </w:tc>
        <w:tc>
          <w:tcPr>
            <w:tcW w:w="900" w:type="dxa"/>
            <w:vAlign w:val="center"/>
          </w:tcPr>
          <w:p w14:paraId="5C74E3F6"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vAlign w:val="center"/>
          </w:tcPr>
          <w:p w14:paraId="0B5A4104"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810" w:type="dxa"/>
            <w:vAlign w:val="center"/>
          </w:tcPr>
          <w:p w14:paraId="207CF878"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6097" w:type="dxa"/>
            <w:vAlign w:val="center"/>
          </w:tcPr>
          <w:p w14:paraId="7554C80A" w14:textId="77777777" w:rsidR="00856BE4" w:rsidRPr="00420421" w:rsidRDefault="00856BE4" w:rsidP="00420421">
            <w:pPr>
              <w:ind w:hanging="18"/>
              <w:rPr>
                <w:color w:val="000000"/>
                <w:kern w:val="2"/>
                <w:sz w:val="16"/>
                <w:szCs w:val="16"/>
              </w:rPr>
            </w:pPr>
            <w:r w:rsidRPr="00420421">
              <w:rPr>
                <w:color w:val="000000"/>
                <w:kern w:val="2"/>
                <w:sz w:val="16"/>
                <w:szCs w:val="16"/>
              </w:rPr>
              <w:t>Old LTC Property Sub-Class Code of item 10. (See LTC Property Class Code Listings. Assessor's property classification codes can be used in lieu of the Tax Commission's Property Classification Codes until Tax Year 2006 [Orleans 2007].)</w:t>
            </w:r>
          </w:p>
        </w:tc>
      </w:tr>
      <w:tr w:rsidR="00420421" w:rsidRPr="00336751" w14:paraId="14CB84AF" w14:textId="77777777" w:rsidTr="00FF7D04">
        <w:trPr>
          <w:jc w:val="center"/>
        </w:trPr>
        <w:tc>
          <w:tcPr>
            <w:tcW w:w="1706" w:type="dxa"/>
            <w:tcBorders>
              <w:top w:val="single" w:sz="6" w:space="0" w:color="000000"/>
            </w:tcBorders>
            <w:vAlign w:val="center"/>
          </w:tcPr>
          <w:p w14:paraId="065E84AA" w14:textId="77777777" w:rsidR="00856BE4" w:rsidRPr="00420421" w:rsidRDefault="00416ECC" w:rsidP="00420421">
            <w:pPr>
              <w:ind w:hanging="22"/>
              <w:jc w:val="both"/>
              <w:rPr>
                <w:color w:val="000000"/>
                <w:sz w:val="16"/>
                <w:szCs w:val="16"/>
              </w:rPr>
            </w:pPr>
            <w:r w:rsidRPr="00420421">
              <w:rPr>
                <w:color w:val="000000"/>
                <w:sz w:val="16"/>
                <w:szCs w:val="16"/>
              </w:rPr>
              <w:t>LTC</w:t>
            </w:r>
            <w:r w:rsidR="00856BE4" w:rsidRPr="00420421">
              <w:rPr>
                <w:color w:val="000000"/>
                <w:sz w:val="16"/>
                <w:szCs w:val="16"/>
              </w:rPr>
              <w:t>_sub_class_new10</w:t>
            </w:r>
          </w:p>
        </w:tc>
        <w:tc>
          <w:tcPr>
            <w:tcW w:w="900" w:type="dxa"/>
            <w:tcBorders>
              <w:top w:val="single" w:sz="6" w:space="0" w:color="000000"/>
            </w:tcBorders>
            <w:vAlign w:val="center"/>
          </w:tcPr>
          <w:p w14:paraId="73142175"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Borders>
              <w:top w:val="single" w:sz="6" w:space="0" w:color="000000"/>
            </w:tcBorders>
            <w:vAlign w:val="center"/>
          </w:tcPr>
          <w:p w14:paraId="66546C14"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810" w:type="dxa"/>
            <w:tcBorders>
              <w:top w:val="single" w:sz="6" w:space="0" w:color="000000"/>
            </w:tcBorders>
            <w:vAlign w:val="center"/>
          </w:tcPr>
          <w:p w14:paraId="4FC32EBB"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6097" w:type="dxa"/>
            <w:tcBorders>
              <w:top w:val="single" w:sz="6" w:space="0" w:color="000000"/>
            </w:tcBorders>
            <w:vAlign w:val="center"/>
          </w:tcPr>
          <w:p w14:paraId="0DE49241" w14:textId="77777777" w:rsidR="00856BE4" w:rsidRPr="00420421" w:rsidRDefault="00856BE4" w:rsidP="00420421">
            <w:pPr>
              <w:ind w:hanging="18"/>
              <w:rPr>
                <w:color w:val="000000"/>
                <w:kern w:val="2"/>
                <w:sz w:val="16"/>
                <w:szCs w:val="16"/>
              </w:rPr>
            </w:pPr>
            <w:r w:rsidRPr="00420421">
              <w:rPr>
                <w:color w:val="000000"/>
                <w:kern w:val="2"/>
                <w:sz w:val="16"/>
                <w:szCs w:val="16"/>
              </w:rPr>
              <w:t>New LTC Property Sub-Class Code of item 10. (See LTC Property Class Code Listings. Assessor's property classification codes can be used in lieu of the Tax Commission's Property Classification Codes until Tax Year 2006 [Orleans 2007].)</w:t>
            </w:r>
          </w:p>
        </w:tc>
      </w:tr>
      <w:tr w:rsidR="00420421" w:rsidRPr="00336751" w14:paraId="5907D143" w14:textId="77777777" w:rsidTr="00FF7D04">
        <w:trPr>
          <w:jc w:val="center"/>
        </w:trPr>
        <w:tc>
          <w:tcPr>
            <w:tcW w:w="1706" w:type="dxa"/>
            <w:vAlign w:val="center"/>
          </w:tcPr>
          <w:p w14:paraId="5EADE279" w14:textId="77777777" w:rsidR="00856BE4" w:rsidRPr="00420421" w:rsidRDefault="00416ECC" w:rsidP="00420421">
            <w:pPr>
              <w:ind w:hanging="22"/>
              <w:jc w:val="both"/>
              <w:rPr>
                <w:color w:val="000000"/>
                <w:sz w:val="16"/>
                <w:szCs w:val="16"/>
              </w:rPr>
            </w:pPr>
            <w:r w:rsidRPr="00420421">
              <w:rPr>
                <w:color w:val="000000"/>
                <w:sz w:val="16"/>
                <w:szCs w:val="16"/>
              </w:rPr>
              <w:t>Q</w:t>
            </w:r>
            <w:r w:rsidR="00856BE4" w:rsidRPr="00420421">
              <w:rPr>
                <w:color w:val="000000"/>
                <w:sz w:val="16"/>
                <w:szCs w:val="16"/>
              </w:rPr>
              <w:t>uantity_old10</w:t>
            </w:r>
          </w:p>
        </w:tc>
        <w:tc>
          <w:tcPr>
            <w:tcW w:w="900" w:type="dxa"/>
            <w:vAlign w:val="center"/>
          </w:tcPr>
          <w:p w14:paraId="4FD61EF0" w14:textId="77777777" w:rsidR="00856BE4" w:rsidRPr="00856BE4" w:rsidRDefault="00856BE4" w:rsidP="00526312">
            <w:pPr>
              <w:jc w:val="center"/>
              <w:rPr>
                <w:color w:val="000000"/>
                <w:kern w:val="2"/>
                <w:sz w:val="16"/>
                <w:szCs w:val="16"/>
              </w:rPr>
            </w:pPr>
            <w:r w:rsidRPr="00856BE4">
              <w:rPr>
                <w:color w:val="000000"/>
                <w:kern w:val="2"/>
                <w:sz w:val="16"/>
                <w:szCs w:val="16"/>
              </w:rPr>
              <w:t>Numeric</w:t>
            </w:r>
          </w:p>
        </w:tc>
        <w:tc>
          <w:tcPr>
            <w:tcW w:w="990" w:type="dxa"/>
            <w:vAlign w:val="center"/>
          </w:tcPr>
          <w:p w14:paraId="646DB500" w14:textId="77777777" w:rsidR="00856BE4" w:rsidRPr="00856BE4" w:rsidRDefault="00856BE4" w:rsidP="00856BE4">
            <w:pPr>
              <w:jc w:val="center"/>
              <w:rPr>
                <w:color w:val="000000"/>
                <w:kern w:val="2"/>
                <w:sz w:val="16"/>
                <w:szCs w:val="16"/>
              </w:rPr>
            </w:pPr>
            <w:r w:rsidRPr="00856BE4">
              <w:rPr>
                <w:color w:val="000000"/>
                <w:kern w:val="2"/>
                <w:sz w:val="16"/>
                <w:szCs w:val="16"/>
              </w:rPr>
              <w:t>6</w:t>
            </w:r>
          </w:p>
        </w:tc>
        <w:tc>
          <w:tcPr>
            <w:tcW w:w="810" w:type="dxa"/>
            <w:vAlign w:val="center"/>
          </w:tcPr>
          <w:p w14:paraId="5FC5BCB4" w14:textId="77777777" w:rsidR="00856BE4" w:rsidRPr="00856BE4" w:rsidRDefault="00856BE4" w:rsidP="00856BE4">
            <w:pPr>
              <w:jc w:val="center"/>
              <w:rPr>
                <w:color w:val="000000"/>
                <w:kern w:val="2"/>
                <w:sz w:val="16"/>
                <w:szCs w:val="16"/>
              </w:rPr>
            </w:pPr>
            <w:r w:rsidRPr="00856BE4">
              <w:rPr>
                <w:color w:val="000000"/>
                <w:kern w:val="2"/>
                <w:sz w:val="16"/>
                <w:szCs w:val="16"/>
              </w:rPr>
              <w:t>No</w:t>
            </w:r>
          </w:p>
        </w:tc>
        <w:tc>
          <w:tcPr>
            <w:tcW w:w="6097" w:type="dxa"/>
            <w:vAlign w:val="center"/>
          </w:tcPr>
          <w:p w14:paraId="3FE54153" w14:textId="77777777" w:rsidR="00856BE4" w:rsidRPr="00856BE4" w:rsidRDefault="00856BE4" w:rsidP="00420421">
            <w:pPr>
              <w:ind w:hanging="18"/>
              <w:rPr>
                <w:color w:val="000000"/>
                <w:kern w:val="2"/>
                <w:sz w:val="16"/>
                <w:szCs w:val="16"/>
              </w:rPr>
            </w:pPr>
            <w:r w:rsidRPr="00856BE4">
              <w:rPr>
                <w:color w:val="000000"/>
                <w:kern w:val="2"/>
                <w:sz w:val="16"/>
                <w:szCs w:val="16"/>
              </w:rPr>
              <w:t>Old quantity of item 10 in Front Feet, Square Feet, Lot(s), Acre(s) or Improvement(s).</w:t>
            </w:r>
          </w:p>
        </w:tc>
      </w:tr>
      <w:tr w:rsidR="00420421" w:rsidRPr="00336751" w14:paraId="22481E0B" w14:textId="77777777" w:rsidTr="00FF7D04">
        <w:trPr>
          <w:jc w:val="center"/>
        </w:trPr>
        <w:tc>
          <w:tcPr>
            <w:tcW w:w="1706" w:type="dxa"/>
            <w:vAlign w:val="center"/>
          </w:tcPr>
          <w:p w14:paraId="1BF3D574" w14:textId="77777777" w:rsidR="00856BE4" w:rsidRPr="00420421" w:rsidRDefault="00416ECC" w:rsidP="00420421">
            <w:pPr>
              <w:ind w:hanging="22"/>
              <w:jc w:val="both"/>
              <w:rPr>
                <w:color w:val="000000"/>
                <w:sz w:val="16"/>
                <w:szCs w:val="16"/>
              </w:rPr>
            </w:pPr>
            <w:r w:rsidRPr="00420421">
              <w:rPr>
                <w:color w:val="000000"/>
                <w:sz w:val="16"/>
                <w:szCs w:val="16"/>
              </w:rPr>
              <w:t>Q</w:t>
            </w:r>
            <w:r w:rsidR="00856BE4" w:rsidRPr="00420421">
              <w:rPr>
                <w:color w:val="000000"/>
                <w:sz w:val="16"/>
                <w:szCs w:val="16"/>
              </w:rPr>
              <w:t>uantity_new10</w:t>
            </w:r>
          </w:p>
        </w:tc>
        <w:tc>
          <w:tcPr>
            <w:tcW w:w="900" w:type="dxa"/>
            <w:vAlign w:val="center"/>
          </w:tcPr>
          <w:p w14:paraId="74507C02" w14:textId="77777777" w:rsidR="00856BE4" w:rsidRPr="00856BE4" w:rsidRDefault="00856BE4" w:rsidP="00C238CA">
            <w:pPr>
              <w:jc w:val="center"/>
              <w:rPr>
                <w:color w:val="000000"/>
                <w:kern w:val="2"/>
                <w:sz w:val="16"/>
                <w:szCs w:val="16"/>
              </w:rPr>
            </w:pPr>
            <w:r w:rsidRPr="00856BE4">
              <w:rPr>
                <w:color w:val="000000"/>
                <w:kern w:val="2"/>
                <w:sz w:val="16"/>
                <w:szCs w:val="16"/>
              </w:rPr>
              <w:t>Numeric</w:t>
            </w:r>
          </w:p>
        </w:tc>
        <w:tc>
          <w:tcPr>
            <w:tcW w:w="990" w:type="dxa"/>
            <w:vAlign w:val="center"/>
          </w:tcPr>
          <w:p w14:paraId="4EB253C2" w14:textId="77777777" w:rsidR="00856BE4" w:rsidRPr="00856BE4" w:rsidRDefault="00856BE4" w:rsidP="00C238CA">
            <w:pPr>
              <w:jc w:val="center"/>
              <w:rPr>
                <w:color w:val="000000"/>
                <w:kern w:val="2"/>
                <w:sz w:val="16"/>
                <w:szCs w:val="16"/>
                <w:highlight w:val="cyan"/>
              </w:rPr>
            </w:pPr>
            <w:r w:rsidRPr="00856BE4">
              <w:rPr>
                <w:color w:val="000000"/>
                <w:kern w:val="2"/>
                <w:sz w:val="16"/>
                <w:szCs w:val="16"/>
              </w:rPr>
              <w:t>6</w:t>
            </w:r>
          </w:p>
        </w:tc>
        <w:tc>
          <w:tcPr>
            <w:tcW w:w="810" w:type="dxa"/>
            <w:vAlign w:val="center"/>
          </w:tcPr>
          <w:p w14:paraId="2A441D35" w14:textId="77777777" w:rsidR="00856BE4" w:rsidRPr="00856BE4" w:rsidRDefault="00856BE4" w:rsidP="00C238CA">
            <w:pPr>
              <w:jc w:val="center"/>
              <w:rPr>
                <w:color w:val="000000"/>
                <w:kern w:val="2"/>
                <w:sz w:val="16"/>
                <w:szCs w:val="16"/>
              </w:rPr>
            </w:pPr>
            <w:r w:rsidRPr="00856BE4">
              <w:rPr>
                <w:color w:val="000000"/>
                <w:kern w:val="2"/>
                <w:sz w:val="16"/>
                <w:szCs w:val="16"/>
              </w:rPr>
              <w:t>No</w:t>
            </w:r>
          </w:p>
        </w:tc>
        <w:tc>
          <w:tcPr>
            <w:tcW w:w="6097" w:type="dxa"/>
            <w:vAlign w:val="center"/>
          </w:tcPr>
          <w:p w14:paraId="12214B08" w14:textId="77777777" w:rsidR="00856BE4" w:rsidRPr="00856BE4" w:rsidRDefault="00856BE4" w:rsidP="00420421">
            <w:pPr>
              <w:ind w:hanging="18"/>
              <w:rPr>
                <w:color w:val="000000"/>
                <w:kern w:val="2"/>
                <w:sz w:val="16"/>
                <w:szCs w:val="16"/>
              </w:rPr>
            </w:pPr>
            <w:r w:rsidRPr="00856BE4">
              <w:rPr>
                <w:color w:val="000000"/>
                <w:kern w:val="2"/>
                <w:sz w:val="16"/>
                <w:szCs w:val="16"/>
              </w:rPr>
              <w:t>New quantity of item 10 in Front Feet, Square Feet, Lot(s), Acre(s) or Improvement(s).</w:t>
            </w:r>
          </w:p>
        </w:tc>
      </w:tr>
      <w:tr w:rsidR="00420421" w:rsidRPr="00336751" w14:paraId="0936BFAF" w14:textId="77777777" w:rsidTr="00FF7D04">
        <w:trPr>
          <w:jc w:val="center"/>
        </w:trPr>
        <w:tc>
          <w:tcPr>
            <w:tcW w:w="1706" w:type="dxa"/>
            <w:vAlign w:val="center"/>
          </w:tcPr>
          <w:p w14:paraId="43B53EF3" w14:textId="77777777" w:rsidR="00856BE4" w:rsidRPr="00420421" w:rsidRDefault="00416ECC" w:rsidP="00420421">
            <w:pPr>
              <w:ind w:hanging="22"/>
              <w:jc w:val="both"/>
              <w:rPr>
                <w:color w:val="000000"/>
                <w:sz w:val="16"/>
                <w:szCs w:val="16"/>
              </w:rPr>
            </w:pPr>
            <w:r w:rsidRPr="00420421">
              <w:rPr>
                <w:color w:val="000000"/>
                <w:sz w:val="16"/>
                <w:szCs w:val="16"/>
              </w:rPr>
              <w:t>U</w:t>
            </w:r>
            <w:r w:rsidR="00856BE4" w:rsidRPr="00420421">
              <w:rPr>
                <w:color w:val="000000"/>
                <w:sz w:val="16"/>
                <w:szCs w:val="16"/>
              </w:rPr>
              <w:t>nits_old10</w:t>
            </w:r>
          </w:p>
        </w:tc>
        <w:tc>
          <w:tcPr>
            <w:tcW w:w="900" w:type="dxa"/>
            <w:vAlign w:val="center"/>
          </w:tcPr>
          <w:p w14:paraId="1B3CB789" w14:textId="77777777" w:rsidR="00856BE4" w:rsidRPr="00856BE4" w:rsidRDefault="00856BE4" w:rsidP="00C238CA">
            <w:pPr>
              <w:jc w:val="center"/>
              <w:rPr>
                <w:color w:val="000000"/>
                <w:kern w:val="2"/>
                <w:sz w:val="16"/>
                <w:szCs w:val="16"/>
              </w:rPr>
            </w:pPr>
            <w:r w:rsidRPr="00856BE4">
              <w:rPr>
                <w:color w:val="000000"/>
                <w:kern w:val="2"/>
                <w:sz w:val="16"/>
                <w:szCs w:val="16"/>
              </w:rPr>
              <w:t>Character</w:t>
            </w:r>
          </w:p>
        </w:tc>
        <w:tc>
          <w:tcPr>
            <w:tcW w:w="990" w:type="dxa"/>
            <w:vAlign w:val="center"/>
          </w:tcPr>
          <w:p w14:paraId="0359D2A6" w14:textId="77777777" w:rsidR="00856BE4" w:rsidRPr="00856BE4" w:rsidRDefault="00856BE4" w:rsidP="00C238CA">
            <w:pPr>
              <w:jc w:val="center"/>
              <w:rPr>
                <w:color w:val="000000"/>
                <w:kern w:val="2"/>
                <w:sz w:val="16"/>
                <w:szCs w:val="16"/>
              </w:rPr>
            </w:pPr>
            <w:r w:rsidRPr="00856BE4">
              <w:rPr>
                <w:color w:val="000000"/>
                <w:kern w:val="2"/>
                <w:sz w:val="16"/>
                <w:szCs w:val="16"/>
              </w:rPr>
              <w:t>1</w:t>
            </w:r>
          </w:p>
        </w:tc>
        <w:tc>
          <w:tcPr>
            <w:tcW w:w="810" w:type="dxa"/>
            <w:vAlign w:val="center"/>
          </w:tcPr>
          <w:p w14:paraId="27F2CF8C" w14:textId="77777777" w:rsidR="00856BE4" w:rsidRPr="00856BE4" w:rsidRDefault="00856BE4" w:rsidP="00C238CA">
            <w:pPr>
              <w:jc w:val="center"/>
              <w:rPr>
                <w:color w:val="000000"/>
                <w:kern w:val="2"/>
                <w:sz w:val="16"/>
                <w:szCs w:val="16"/>
              </w:rPr>
            </w:pPr>
            <w:r w:rsidRPr="00856BE4">
              <w:rPr>
                <w:color w:val="000000"/>
                <w:kern w:val="2"/>
                <w:sz w:val="16"/>
                <w:szCs w:val="16"/>
              </w:rPr>
              <w:t>No</w:t>
            </w:r>
          </w:p>
        </w:tc>
        <w:tc>
          <w:tcPr>
            <w:tcW w:w="6097" w:type="dxa"/>
            <w:vAlign w:val="center"/>
          </w:tcPr>
          <w:p w14:paraId="2910EBE7" w14:textId="77777777" w:rsidR="00856BE4" w:rsidRPr="00420421" w:rsidRDefault="00856BE4" w:rsidP="00420421">
            <w:pPr>
              <w:ind w:hanging="18"/>
              <w:rPr>
                <w:color w:val="000000"/>
                <w:kern w:val="2"/>
                <w:sz w:val="16"/>
                <w:szCs w:val="16"/>
              </w:rPr>
            </w:pPr>
            <w:r w:rsidRPr="00420421">
              <w:rPr>
                <w:color w:val="000000"/>
                <w:kern w:val="2"/>
                <w:sz w:val="16"/>
                <w:szCs w:val="16"/>
              </w:rPr>
              <w:t>Old unit of measure for item 10. (Format: "F" = Front Feet, "S" = Square Feet, "L" = Lots, "A" = Acres, "I" = Improvements for Real Property</w:t>
            </w:r>
          </w:p>
        </w:tc>
      </w:tr>
      <w:tr w:rsidR="00420421" w:rsidRPr="00336751" w14:paraId="3681517D" w14:textId="77777777" w:rsidTr="00FF7D04">
        <w:trPr>
          <w:jc w:val="center"/>
        </w:trPr>
        <w:tc>
          <w:tcPr>
            <w:tcW w:w="1706" w:type="dxa"/>
            <w:vAlign w:val="center"/>
          </w:tcPr>
          <w:p w14:paraId="146449FC" w14:textId="77777777" w:rsidR="00856BE4" w:rsidRPr="00420421" w:rsidRDefault="00416ECC" w:rsidP="00420421">
            <w:pPr>
              <w:ind w:hanging="22"/>
              <w:jc w:val="both"/>
              <w:rPr>
                <w:color w:val="000000"/>
                <w:sz w:val="16"/>
                <w:szCs w:val="16"/>
              </w:rPr>
            </w:pPr>
            <w:r w:rsidRPr="00420421">
              <w:rPr>
                <w:color w:val="000000"/>
                <w:sz w:val="16"/>
                <w:szCs w:val="16"/>
              </w:rPr>
              <w:t>U</w:t>
            </w:r>
            <w:r w:rsidR="00856BE4" w:rsidRPr="00420421">
              <w:rPr>
                <w:color w:val="000000"/>
                <w:sz w:val="16"/>
                <w:szCs w:val="16"/>
              </w:rPr>
              <w:t>nits_new10</w:t>
            </w:r>
          </w:p>
        </w:tc>
        <w:tc>
          <w:tcPr>
            <w:tcW w:w="900" w:type="dxa"/>
            <w:vAlign w:val="center"/>
          </w:tcPr>
          <w:p w14:paraId="6676FEDE" w14:textId="77777777" w:rsidR="00856BE4" w:rsidRPr="00856BE4" w:rsidRDefault="00856BE4" w:rsidP="00526312">
            <w:pPr>
              <w:jc w:val="center"/>
              <w:rPr>
                <w:color w:val="000000"/>
                <w:kern w:val="2"/>
                <w:sz w:val="16"/>
                <w:szCs w:val="16"/>
              </w:rPr>
            </w:pPr>
            <w:r w:rsidRPr="00856BE4">
              <w:rPr>
                <w:color w:val="000000"/>
                <w:kern w:val="2"/>
                <w:sz w:val="16"/>
                <w:szCs w:val="16"/>
              </w:rPr>
              <w:t>Character</w:t>
            </w:r>
          </w:p>
        </w:tc>
        <w:tc>
          <w:tcPr>
            <w:tcW w:w="990" w:type="dxa"/>
            <w:vAlign w:val="center"/>
          </w:tcPr>
          <w:p w14:paraId="7E1C7EEF" w14:textId="77777777" w:rsidR="00856BE4" w:rsidRPr="00856BE4" w:rsidRDefault="00856BE4" w:rsidP="00856BE4">
            <w:pPr>
              <w:jc w:val="center"/>
              <w:rPr>
                <w:color w:val="000000"/>
                <w:kern w:val="2"/>
                <w:sz w:val="16"/>
                <w:szCs w:val="16"/>
              </w:rPr>
            </w:pPr>
            <w:r w:rsidRPr="00856BE4">
              <w:rPr>
                <w:color w:val="000000"/>
                <w:kern w:val="2"/>
                <w:sz w:val="16"/>
                <w:szCs w:val="16"/>
              </w:rPr>
              <w:t>1</w:t>
            </w:r>
          </w:p>
        </w:tc>
        <w:tc>
          <w:tcPr>
            <w:tcW w:w="810" w:type="dxa"/>
            <w:vAlign w:val="center"/>
          </w:tcPr>
          <w:p w14:paraId="263E936F" w14:textId="77777777" w:rsidR="00856BE4" w:rsidRPr="00856BE4" w:rsidRDefault="00856BE4" w:rsidP="00856BE4">
            <w:pPr>
              <w:jc w:val="center"/>
              <w:rPr>
                <w:color w:val="000000"/>
                <w:kern w:val="2"/>
                <w:sz w:val="16"/>
                <w:szCs w:val="16"/>
              </w:rPr>
            </w:pPr>
            <w:r w:rsidRPr="00856BE4">
              <w:rPr>
                <w:color w:val="000000"/>
                <w:kern w:val="2"/>
                <w:sz w:val="16"/>
                <w:szCs w:val="16"/>
              </w:rPr>
              <w:t>No</w:t>
            </w:r>
          </w:p>
        </w:tc>
        <w:tc>
          <w:tcPr>
            <w:tcW w:w="6097" w:type="dxa"/>
            <w:vAlign w:val="center"/>
          </w:tcPr>
          <w:p w14:paraId="49AABF7F" w14:textId="77777777" w:rsidR="00856BE4" w:rsidRPr="00856BE4" w:rsidRDefault="00856BE4" w:rsidP="00420421">
            <w:pPr>
              <w:ind w:hanging="18"/>
              <w:rPr>
                <w:color w:val="000000"/>
                <w:kern w:val="2"/>
                <w:sz w:val="16"/>
                <w:szCs w:val="16"/>
              </w:rPr>
            </w:pPr>
            <w:r w:rsidRPr="00856BE4">
              <w:rPr>
                <w:color w:val="000000"/>
                <w:kern w:val="2"/>
                <w:sz w:val="16"/>
                <w:szCs w:val="16"/>
              </w:rPr>
              <w:t>New unit of measure for item 10. (Format: "F" = Front Feet, "S" = Square Feet, "L" = Lots, "A" = Acres, "I" = Improvements for Real Property</w:t>
            </w:r>
          </w:p>
        </w:tc>
      </w:tr>
      <w:tr w:rsidR="00420421" w:rsidRPr="00336751" w14:paraId="350DE113" w14:textId="77777777" w:rsidTr="00FF7D04">
        <w:trPr>
          <w:jc w:val="center"/>
        </w:trPr>
        <w:tc>
          <w:tcPr>
            <w:tcW w:w="1706" w:type="dxa"/>
            <w:vAlign w:val="center"/>
          </w:tcPr>
          <w:p w14:paraId="1A2006E6" w14:textId="77777777" w:rsidR="00856BE4" w:rsidRPr="00420421" w:rsidRDefault="00416ECC" w:rsidP="00420421">
            <w:pPr>
              <w:ind w:hanging="22"/>
              <w:jc w:val="both"/>
              <w:rPr>
                <w:color w:val="000000"/>
                <w:sz w:val="16"/>
                <w:szCs w:val="16"/>
              </w:rPr>
            </w:pPr>
            <w:r w:rsidRPr="00420421">
              <w:rPr>
                <w:color w:val="000000"/>
                <w:sz w:val="16"/>
                <w:szCs w:val="16"/>
              </w:rPr>
              <w:t>O</w:t>
            </w:r>
            <w:r w:rsidR="00856BE4" w:rsidRPr="00420421">
              <w:rPr>
                <w:color w:val="000000"/>
                <w:sz w:val="16"/>
                <w:szCs w:val="16"/>
              </w:rPr>
              <w:t>ther_exempt_old10</w:t>
            </w:r>
          </w:p>
        </w:tc>
        <w:tc>
          <w:tcPr>
            <w:tcW w:w="900" w:type="dxa"/>
            <w:vAlign w:val="center"/>
          </w:tcPr>
          <w:p w14:paraId="59B55AE7" w14:textId="77777777" w:rsidR="00856BE4" w:rsidRPr="00856BE4" w:rsidRDefault="00856BE4" w:rsidP="00526312">
            <w:pPr>
              <w:jc w:val="center"/>
              <w:rPr>
                <w:color w:val="000000"/>
                <w:kern w:val="2"/>
                <w:sz w:val="16"/>
                <w:szCs w:val="16"/>
              </w:rPr>
            </w:pPr>
            <w:r w:rsidRPr="00856BE4">
              <w:rPr>
                <w:color w:val="000000"/>
                <w:kern w:val="2"/>
                <w:sz w:val="16"/>
                <w:szCs w:val="16"/>
              </w:rPr>
              <w:t>Numeric</w:t>
            </w:r>
          </w:p>
        </w:tc>
        <w:tc>
          <w:tcPr>
            <w:tcW w:w="990" w:type="dxa"/>
            <w:vAlign w:val="center"/>
          </w:tcPr>
          <w:p w14:paraId="1D6D3659" w14:textId="77777777" w:rsidR="00856BE4" w:rsidRPr="00856BE4" w:rsidRDefault="00856BE4" w:rsidP="00856BE4">
            <w:pPr>
              <w:jc w:val="center"/>
              <w:rPr>
                <w:color w:val="000000"/>
                <w:kern w:val="2"/>
                <w:sz w:val="16"/>
                <w:szCs w:val="16"/>
              </w:rPr>
            </w:pPr>
            <w:r w:rsidRPr="00856BE4">
              <w:rPr>
                <w:color w:val="000000"/>
                <w:kern w:val="2"/>
                <w:sz w:val="16"/>
                <w:szCs w:val="16"/>
              </w:rPr>
              <w:t>1</w:t>
            </w:r>
          </w:p>
        </w:tc>
        <w:tc>
          <w:tcPr>
            <w:tcW w:w="810" w:type="dxa"/>
            <w:vAlign w:val="center"/>
          </w:tcPr>
          <w:p w14:paraId="01CAB36D" w14:textId="77777777" w:rsidR="00856BE4" w:rsidRPr="00856BE4" w:rsidRDefault="00856BE4" w:rsidP="00856BE4">
            <w:pPr>
              <w:jc w:val="center"/>
              <w:rPr>
                <w:color w:val="000000"/>
                <w:kern w:val="2"/>
                <w:sz w:val="16"/>
                <w:szCs w:val="16"/>
              </w:rPr>
            </w:pPr>
            <w:r w:rsidRPr="00856BE4">
              <w:rPr>
                <w:color w:val="000000"/>
                <w:kern w:val="2"/>
                <w:sz w:val="16"/>
                <w:szCs w:val="16"/>
              </w:rPr>
              <w:t>No</w:t>
            </w:r>
          </w:p>
        </w:tc>
        <w:tc>
          <w:tcPr>
            <w:tcW w:w="6097" w:type="dxa"/>
            <w:vAlign w:val="center"/>
          </w:tcPr>
          <w:p w14:paraId="58520DD3" w14:textId="77777777" w:rsidR="00856BE4" w:rsidRPr="00856BE4" w:rsidRDefault="00856BE4" w:rsidP="00420421">
            <w:pPr>
              <w:ind w:hanging="18"/>
              <w:rPr>
                <w:color w:val="000000"/>
                <w:kern w:val="2"/>
                <w:sz w:val="16"/>
                <w:szCs w:val="16"/>
              </w:rPr>
            </w:pPr>
            <w:r w:rsidRPr="00856BE4">
              <w:rPr>
                <w:color w:val="000000"/>
                <w:kern w:val="2"/>
                <w:sz w:val="16"/>
                <w:szCs w:val="16"/>
              </w:rPr>
              <w:t xml:space="preserve">Old status of any special exemptions to be applied to item 10. </w:t>
            </w:r>
          </w:p>
          <w:p w14:paraId="5EE93E74" w14:textId="77777777" w:rsidR="00856BE4" w:rsidRPr="00856BE4" w:rsidRDefault="00856BE4" w:rsidP="00420421">
            <w:pPr>
              <w:ind w:hanging="18"/>
              <w:rPr>
                <w:color w:val="000000"/>
                <w:kern w:val="2"/>
                <w:sz w:val="16"/>
                <w:szCs w:val="16"/>
              </w:rPr>
            </w:pPr>
            <w:r w:rsidRPr="00856BE4">
              <w:rPr>
                <w:color w:val="000000"/>
                <w:kern w:val="2"/>
                <w:sz w:val="16"/>
                <w:szCs w:val="16"/>
              </w:rPr>
              <w:t xml:space="preserve">0 = None (Default), 1 = Commerce/Industry (Ten Year Exemption), </w:t>
            </w:r>
            <w:r w:rsidRPr="00856BE4">
              <w:rPr>
                <w:color w:val="000000"/>
                <w:kern w:val="2"/>
                <w:sz w:val="16"/>
                <w:szCs w:val="16"/>
              </w:rPr>
              <w:br/>
              <w:t>2 = Agricultural, 3 = Institutional</w:t>
            </w:r>
          </w:p>
        </w:tc>
      </w:tr>
      <w:tr w:rsidR="00420421" w:rsidRPr="00336751" w14:paraId="51D9BEF4" w14:textId="77777777" w:rsidTr="00FF7D04">
        <w:trPr>
          <w:jc w:val="center"/>
        </w:trPr>
        <w:tc>
          <w:tcPr>
            <w:tcW w:w="1706" w:type="dxa"/>
            <w:vAlign w:val="center"/>
          </w:tcPr>
          <w:p w14:paraId="7080762F" w14:textId="77777777" w:rsidR="00856BE4" w:rsidRPr="00420421" w:rsidRDefault="00416ECC" w:rsidP="00420421">
            <w:pPr>
              <w:ind w:hanging="22"/>
              <w:jc w:val="both"/>
              <w:rPr>
                <w:color w:val="000000"/>
                <w:sz w:val="16"/>
                <w:szCs w:val="16"/>
              </w:rPr>
            </w:pPr>
            <w:r w:rsidRPr="00420421">
              <w:rPr>
                <w:color w:val="000000"/>
                <w:sz w:val="16"/>
                <w:szCs w:val="16"/>
              </w:rPr>
              <w:t>O</w:t>
            </w:r>
            <w:r w:rsidR="00856BE4" w:rsidRPr="00420421">
              <w:rPr>
                <w:color w:val="000000"/>
                <w:sz w:val="16"/>
                <w:szCs w:val="16"/>
              </w:rPr>
              <w:t>ther_exempt_new10</w:t>
            </w:r>
          </w:p>
        </w:tc>
        <w:tc>
          <w:tcPr>
            <w:tcW w:w="900" w:type="dxa"/>
            <w:vAlign w:val="center"/>
          </w:tcPr>
          <w:p w14:paraId="0B42D294" w14:textId="77777777" w:rsidR="00856BE4" w:rsidRPr="00856BE4" w:rsidRDefault="00856BE4" w:rsidP="00526312">
            <w:pPr>
              <w:jc w:val="center"/>
              <w:rPr>
                <w:color w:val="000000"/>
                <w:kern w:val="2"/>
                <w:sz w:val="16"/>
                <w:szCs w:val="16"/>
              </w:rPr>
            </w:pPr>
            <w:r w:rsidRPr="00856BE4">
              <w:rPr>
                <w:color w:val="000000"/>
                <w:kern w:val="2"/>
                <w:sz w:val="16"/>
                <w:szCs w:val="16"/>
              </w:rPr>
              <w:t>Numeric</w:t>
            </w:r>
          </w:p>
        </w:tc>
        <w:tc>
          <w:tcPr>
            <w:tcW w:w="990" w:type="dxa"/>
            <w:vAlign w:val="center"/>
          </w:tcPr>
          <w:p w14:paraId="1D9521A7" w14:textId="77777777" w:rsidR="00856BE4" w:rsidRPr="00856BE4" w:rsidRDefault="00856BE4" w:rsidP="00856BE4">
            <w:pPr>
              <w:jc w:val="center"/>
              <w:rPr>
                <w:color w:val="000000"/>
                <w:kern w:val="2"/>
                <w:sz w:val="16"/>
                <w:szCs w:val="16"/>
              </w:rPr>
            </w:pPr>
            <w:r w:rsidRPr="00856BE4">
              <w:rPr>
                <w:color w:val="000000"/>
                <w:kern w:val="2"/>
                <w:sz w:val="16"/>
                <w:szCs w:val="16"/>
              </w:rPr>
              <w:t>1</w:t>
            </w:r>
          </w:p>
        </w:tc>
        <w:tc>
          <w:tcPr>
            <w:tcW w:w="810" w:type="dxa"/>
            <w:vAlign w:val="center"/>
          </w:tcPr>
          <w:p w14:paraId="7D38CBBF" w14:textId="77777777" w:rsidR="00856BE4" w:rsidRPr="00856BE4" w:rsidRDefault="00856BE4" w:rsidP="00856BE4">
            <w:pPr>
              <w:jc w:val="center"/>
              <w:rPr>
                <w:color w:val="000000"/>
                <w:kern w:val="2"/>
                <w:sz w:val="16"/>
                <w:szCs w:val="16"/>
              </w:rPr>
            </w:pPr>
            <w:r w:rsidRPr="00856BE4">
              <w:rPr>
                <w:color w:val="000000"/>
                <w:kern w:val="2"/>
                <w:sz w:val="16"/>
                <w:szCs w:val="16"/>
              </w:rPr>
              <w:t>No</w:t>
            </w:r>
          </w:p>
        </w:tc>
        <w:tc>
          <w:tcPr>
            <w:tcW w:w="6097" w:type="dxa"/>
            <w:vAlign w:val="center"/>
          </w:tcPr>
          <w:p w14:paraId="06ED548D" w14:textId="77777777" w:rsidR="00856BE4" w:rsidRPr="00856BE4" w:rsidRDefault="00856BE4" w:rsidP="00420421">
            <w:pPr>
              <w:ind w:hanging="18"/>
              <w:rPr>
                <w:color w:val="000000"/>
                <w:kern w:val="2"/>
                <w:sz w:val="16"/>
                <w:szCs w:val="16"/>
              </w:rPr>
            </w:pPr>
            <w:r w:rsidRPr="00856BE4">
              <w:rPr>
                <w:color w:val="000000"/>
                <w:kern w:val="2"/>
                <w:sz w:val="16"/>
                <w:szCs w:val="16"/>
              </w:rPr>
              <w:t xml:space="preserve">New status of any special exemptions to be applied to item 10. </w:t>
            </w:r>
          </w:p>
          <w:p w14:paraId="59D169EE" w14:textId="77777777" w:rsidR="00856BE4" w:rsidRPr="00856BE4" w:rsidRDefault="00856BE4" w:rsidP="00420421">
            <w:pPr>
              <w:ind w:hanging="18"/>
              <w:rPr>
                <w:color w:val="000000"/>
                <w:kern w:val="2"/>
                <w:sz w:val="16"/>
                <w:szCs w:val="16"/>
              </w:rPr>
            </w:pPr>
            <w:r w:rsidRPr="00856BE4">
              <w:rPr>
                <w:color w:val="000000"/>
                <w:kern w:val="2"/>
                <w:sz w:val="16"/>
                <w:szCs w:val="16"/>
              </w:rPr>
              <w:t xml:space="preserve">0 = None (Default), 1 = Commerce/Industry (Ten Year Exemption), </w:t>
            </w:r>
            <w:r w:rsidRPr="00856BE4">
              <w:rPr>
                <w:color w:val="000000"/>
                <w:kern w:val="2"/>
                <w:sz w:val="16"/>
                <w:szCs w:val="16"/>
              </w:rPr>
              <w:br/>
              <w:t>2 = Agricultural, 3 = Institutional</w:t>
            </w:r>
          </w:p>
        </w:tc>
      </w:tr>
      <w:tr w:rsidR="00420421" w:rsidRPr="00336751" w14:paraId="47110D67" w14:textId="77777777" w:rsidTr="00FF7D04">
        <w:trPr>
          <w:jc w:val="center"/>
        </w:trPr>
        <w:tc>
          <w:tcPr>
            <w:tcW w:w="1706" w:type="dxa"/>
            <w:vAlign w:val="center"/>
          </w:tcPr>
          <w:p w14:paraId="297F7B45"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alue_old_total10</w:t>
            </w:r>
          </w:p>
        </w:tc>
        <w:tc>
          <w:tcPr>
            <w:tcW w:w="900" w:type="dxa"/>
            <w:vAlign w:val="center"/>
          </w:tcPr>
          <w:p w14:paraId="1AA8DDBC"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vAlign w:val="center"/>
          </w:tcPr>
          <w:p w14:paraId="5B4F3CB4"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10</w:t>
            </w:r>
          </w:p>
        </w:tc>
        <w:tc>
          <w:tcPr>
            <w:tcW w:w="810" w:type="dxa"/>
            <w:vAlign w:val="center"/>
          </w:tcPr>
          <w:p w14:paraId="09D8A334"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6097" w:type="dxa"/>
            <w:vAlign w:val="center"/>
          </w:tcPr>
          <w:p w14:paraId="56F9C540" w14:textId="77777777" w:rsidR="00856BE4" w:rsidRPr="00420421" w:rsidRDefault="00856BE4" w:rsidP="00420421">
            <w:pPr>
              <w:ind w:hanging="18"/>
              <w:rPr>
                <w:color w:val="000000"/>
                <w:kern w:val="2"/>
                <w:sz w:val="16"/>
                <w:szCs w:val="16"/>
              </w:rPr>
            </w:pPr>
            <w:r w:rsidRPr="00420421">
              <w:rPr>
                <w:color w:val="000000"/>
                <w:kern w:val="2"/>
                <w:sz w:val="16"/>
                <w:szCs w:val="16"/>
              </w:rPr>
              <w:t>Old total assessed value of property class item 10.</w:t>
            </w:r>
          </w:p>
        </w:tc>
      </w:tr>
      <w:tr w:rsidR="00420421" w:rsidRPr="00336751" w14:paraId="715F43D0" w14:textId="77777777" w:rsidTr="00FF7D04">
        <w:trPr>
          <w:jc w:val="center"/>
        </w:trPr>
        <w:tc>
          <w:tcPr>
            <w:tcW w:w="1706" w:type="dxa"/>
            <w:vAlign w:val="center"/>
          </w:tcPr>
          <w:p w14:paraId="743C0A7F"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alue_new_total10</w:t>
            </w:r>
          </w:p>
        </w:tc>
        <w:tc>
          <w:tcPr>
            <w:tcW w:w="900" w:type="dxa"/>
            <w:vAlign w:val="center"/>
          </w:tcPr>
          <w:p w14:paraId="3E6BA16C" w14:textId="77777777" w:rsidR="00856BE4" w:rsidRPr="00631A45" w:rsidRDefault="00856BE4" w:rsidP="0052631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vAlign w:val="center"/>
          </w:tcPr>
          <w:p w14:paraId="421C8CAB"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10</w:t>
            </w:r>
          </w:p>
        </w:tc>
        <w:tc>
          <w:tcPr>
            <w:tcW w:w="810" w:type="dxa"/>
            <w:vAlign w:val="center"/>
          </w:tcPr>
          <w:p w14:paraId="5C4D4D31" w14:textId="77777777" w:rsidR="00856BE4" w:rsidRPr="00631A45" w:rsidRDefault="00856BE4" w:rsidP="00856BE4">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6097" w:type="dxa"/>
            <w:vAlign w:val="center"/>
          </w:tcPr>
          <w:p w14:paraId="1C973F2C" w14:textId="77777777" w:rsidR="00856BE4" w:rsidRPr="00420421" w:rsidRDefault="00856BE4" w:rsidP="00420421">
            <w:pPr>
              <w:ind w:hanging="18"/>
              <w:rPr>
                <w:color w:val="000000"/>
                <w:kern w:val="2"/>
                <w:sz w:val="16"/>
                <w:szCs w:val="16"/>
              </w:rPr>
            </w:pPr>
            <w:r w:rsidRPr="00420421">
              <w:rPr>
                <w:color w:val="000000"/>
                <w:kern w:val="2"/>
                <w:sz w:val="16"/>
                <w:szCs w:val="16"/>
              </w:rPr>
              <w:t>New total assessed value of property class item 10.</w:t>
            </w:r>
          </w:p>
        </w:tc>
      </w:tr>
      <w:tr w:rsidR="00420421" w:rsidRPr="00336751" w14:paraId="4F33855C" w14:textId="77777777" w:rsidTr="00FF7D04">
        <w:trPr>
          <w:jc w:val="center"/>
        </w:trPr>
        <w:tc>
          <w:tcPr>
            <w:tcW w:w="1706" w:type="dxa"/>
            <w:vAlign w:val="center"/>
          </w:tcPr>
          <w:p w14:paraId="6EB971AE"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alue_old_hs10</w:t>
            </w:r>
          </w:p>
        </w:tc>
        <w:tc>
          <w:tcPr>
            <w:tcW w:w="900" w:type="dxa"/>
            <w:vAlign w:val="center"/>
          </w:tcPr>
          <w:p w14:paraId="5B4B086F"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688F7DA3" w14:textId="77777777" w:rsidR="00856BE4" w:rsidRPr="00856BE4" w:rsidRDefault="00856BE4" w:rsidP="00856BE4">
            <w:pPr>
              <w:jc w:val="center"/>
              <w:rPr>
                <w:color w:val="000000"/>
                <w:kern w:val="2"/>
                <w:sz w:val="16"/>
              </w:rPr>
            </w:pPr>
            <w:r w:rsidRPr="00856BE4">
              <w:rPr>
                <w:color w:val="000000"/>
                <w:kern w:val="2"/>
                <w:sz w:val="16"/>
              </w:rPr>
              <w:t>4</w:t>
            </w:r>
          </w:p>
        </w:tc>
        <w:tc>
          <w:tcPr>
            <w:tcW w:w="810" w:type="dxa"/>
            <w:vAlign w:val="center"/>
          </w:tcPr>
          <w:p w14:paraId="63D3C4F5"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4E37D6AD" w14:textId="77777777" w:rsidR="00856BE4" w:rsidRPr="00420421" w:rsidRDefault="00856BE4" w:rsidP="00420421">
            <w:pPr>
              <w:ind w:hanging="18"/>
              <w:rPr>
                <w:color w:val="000000"/>
                <w:kern w:val="2"/>
                <w:sz w:val="16"/>
                <w:szCs w:val="16"/>
              </w:rPr>
            </w:pPr>
            <w:r w:rsidRPr="00420421">
              <w:rPr>
                <w:color w:val="000000"/>
                <w:kern w:val="2"/>
                <w:sz w:val="16"/>
                <w:szCs w:val="16"/>
              </w:rPr>
              <w:t>Old homestead credit of property class item 10.</w:t>
            </w:r>
          </w:p>
        </w:tc>
      </w:tr>
      <w:tr w:rsidR="00420421" w:rsidRPr="00336751" w14:paraId="46D4BED3" w14:textId="77777777" w:rsidTr="00FF7D04">
        <w:trPr>
          <w:jc w:val="center"/>
        </w:trPr>
        <w:tc>
          <w:tcPr>
            <w:tcW w:w="1706" w:type="dxa"/>
            <w:vAlign w:val="center"/>
          </w:tcPr>
          <w:p w14:paraId="06900473" w14:textId="77777777" w:rsidR="00856BE4" w:rsidRPr="00420421" w:rsidRDefault="00416ECC" w:rsidP="00420421">
            <w:pPr>
              <w:ind w:hanging="22"/>
              <w:jc w:val="both"/>
              <w:rPr>
                <w:color w:val="000000"/>
                <w:sz w:val="16"/>
                <w:szCs w:val="16"/>
              </w:rPr>
            </w:pPr>
            <w:r w:rsidRPr="00420421">
              <w:rPr>
                <w:color w:val="000000"/>
                <w:sz w:val="16"/>
                <w:szCs w:val="16"/>
              </w:rPr>
              <w:t>V</w:t>
            </w:r>
            <w:r w:rsidR="00856BE4" w:rsidRPr="00420421">
              <w:rPr>
                <w:color w:val="000000"/>
                <w:sz w:val="16"/>
                <w:szCs w:val="16"/>
              </w:rPr>
              <w:t>alue_new_hs10</w:t>
            </w:r>
          </w:p>
        </w:tc>
        <w:tc>
          <w:tcPr>
            <w:tcW w:w="900" w:type="dxa"/>
            <w:vAlign w:val="center"/>
          </w:tcPr>
          <w:p w14:paraId="5E076413"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5C9724DC" w14:textId="77777777" w:rsidR="00856BE4" w:rsidRPr="00856BE4" w:rsidRDefault="00856BE4" w:rsidP="00856BE4">
            <w:pPr>
              <w:jc w:val="center"/>
              <w:rPr>
                <w:color w:val="000000"/>
                <w:kern w:val="2"/>
                <w:sz w:val="16"/>
              </w:rPr>
            </w:pPr>
            <w:r w:rsidRPr="00856BE4">
              <w:rPr>
                <w:color w:val="000000"/>
                <w:kern w:val="2"/>
                <w:sz w:val="16"/>
              </w:rPr>
              <w:t>4</w:t>
            </w:r>
          </w:p>
        </w:tc>
        <w:tc>
          <w:tcPr>
            <w:tcW w:w="810" w:type="dxa"/>
            <w:vAlign w:val="center"/>
          </w:tcPr>
          <w:p w14:paraId="2D6E04B5"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70B76619" w14:textId="77777777" w:rsidR="00856BE4" w:rsidRPr="00420421" w:rsidRDefault="00856BE4" w:rsidP="00420421">
            <w:pPr>
              <w:ind w:hanging="18"/>
              <w:rPr>
                <w:color w:val="000000"/>
                <w:kern w:val="2"/>
                <w:sz w:val="16"/>
                <w:szCs w:val="16"/>
              </w:rPr>
            </w:pPr>
            <w:r w:rsidRPr="00420421">
              <w:rPr>
                <w:color w:val="000000"/>
                <w:kern w:val="2"/>
                <w:sz w:val="16"/>
                <w:szCs w:val="16"/>
              </w:rPr>
              <w:t>New homestead credit of property class item 10.</w:t>
            </w:r>
          </w:p>
        </w:tc>
      </w:tr>
      <w:tr w:rsidR="00420421" w:rsidRPr="00336751" w14:paraId="19F0648C" w14:textId="77777777" w:rsidTr="00FF7D04">
        <w:trPr>
          <w:jc w:val="center"/>
        </w:trPr>
        <w:tc>
          <w:tcPr>
            <w:tcW w:w="1706" w:type="dxa"/>
            <w:vAlign w:val="center"/>
          </w:tcPr>
          <w:p w14:paraId="6AA9744D" w14:textId="77777777" w:rsidR="00856BE4" w:rsidRPr="00420421" w:rsidRDefault="00856BE4" w:rsidP="00420421">
            <w:pPr>
              <w:ind w:hanging="22"/>
              <w:jc w:val="both"/>
              <w:rPr>
                <w:color w:val="000000"/>
                <w:sz w:val="16"/>
                <w:szCs w:val="16"/>
              </w:rPr>
            </w:pPr>
            <w:r w:rsidRPr="00420421">
              <w:rPr>
                <w:color w:val="000000"/>
                <w:sz w:val="16"/>
                <w:szCs w:val="16"/>
              </w:rPr>
              <w:t>Value_old_tp10</w:t>
            </w:r>
          </w:p>
        </w:tc>
        <w:tc>
          <w:tcPr>
            <w:tcW w:w="900" w:type="dxa"/>
            <w:vAlign w:val="center"/>
          </w:tcPr>
          <w:p w14:paraId="01DF8B0A"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77E5A2AC" w14:textId="77777777" w:rsidR="00856BE4" w:rsidRPr="00856BE4" w:rsidRDefault="00856BE4" w:rsidP="00856BE4">
            <w:pPr>
              <w:jc w:val="center"/>
              <w:rPr>
                <w:color w:val="000000"/>
                <w:kern w:val="2"/>
                <w:sz w:val="16"/>
              </w:rPr>
            </w:pPr>
            <w:r w:rsidRPr="00856BE4">
              <w:rPr>
                <w:color w:val="000000"/>
                <w:kern w:val="2"/>
                <w:sz w:val="16"/>
              </w:rPr>
              <w:t>9</w:t>
            </w:r>
          </w:p>
        </w:tc>
        <w:tc>
          <w:tcPr>
            <w:tcW w:w="810" w:type="dxa"/>
            <w:vAlign w:val="center"/>
          </w:tcPr>
          <w:p w14:paraId="3F9E887D"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3FE6F276" w14:textId="77777777" w:rsidR="00856BE4" w:rsidRPr="00420421" w:rsidRDefault="00856BE4" w:rsidP="00420421">
            <w:pPr>
              <w:ind w:hanging="18"/>
              <w:rPr>
                <w:color w:val="000000"/>
                <w:kern w:val="2"/>
                <w:sz w:val="16"/>
                <w:szCs w:val="16"/>
              </w:rPr>
            </w:pPr>
            <w:r w:rsidRPr="00420421">
              <w:rPr>
                <w:color w:val="000000"/>
                <w:kern w:val="2"/>
                <w:sz w:val="16"/>
                <w:szCs w:val="16"/>
              </w:rPr>
              <w:t>Old taxpayer's share of assessed value of property class item 10.</w:t>
            </w:r>
          </w:p>
        </w:tc>
      </w:tr>
      <w:tr w:rsidR="00420421" w:rsidRPr="00336751" w14:paraId="757ED89E" w14:textId="77777777" w:rsidTr="00FF7D04">
        <w:trPr>
          <w:jc w:val="center"/>
        </w:trPr>
        <w:tc>
          <w:tcPr>
            <w:tcW w:w="1706" w:type="dxa"/>
            <w:vAlign w:val="center"/>
          </w:tcPr>
          <w:p w14:paraId="364E13DF" w14:textId="77777777" w:rsidR="00856BE4" w:rsidRPr="00420421" w:rsidRDefault="00856BE4" w:rsidP="00420421">
            <w:pPr>
              <w:ind w:hanging="22"/>
              <w:jc w:val="both"/>
              <w:rPr>
                <w:color w:val="000000"/>
                <w:sz w:val="16"/>
                <w:szCs w:val="16"/>
              </w:rPr>
            </w:pPr>
            <w:r w:rsidRPr="00420421">
              <w:rPr>
                <w:color w:val="000000"/>
                <w:sz w:val="16"/>
                <w:szCs w:val="16"/>
              </w:rPr>
              <w:t>Value_new_tp10</w:t>
            </w:r>
          </w:p>
        </w:tc>
        <w:tc>
          <w:tcPr>
            <w:tcW w:w="900" w:type="dxa"/>
            <w:vAlign w:val="center"/>
          </w:tcPr>
          <w:p w14:paraId="6C5D10A6" w14:textId="77777777" w:rsidR="00856BE4" w:rsidRPr="00856BE4" w:rsidRDefault="00856BE4" w:rsidP="00526312">
            <w:pPr>
              <w:jc w:val="center"/>
              <w:rPr>
                <w:color w:val="000000"/>
                <w:kern w:val="2"/>
                <w:sz w:val="16"/>
              </w:rPr>
            </w:pPr>
            <w:r w:rsidRPr="00856BE4">
              <w:rPr>
                <w:color w:val="000000"/>
                <w:kern w:val="2"/>
                <w:sz w:val="16"/>
              </w:rPr>
              <w:t>Numeric</w:t>
            </w:r>
          </w:p>
        </w:tc>
        <w:tc>
          <w:tcPr>
            <w:tcW w:w="990" w:type="dxa"/>
            <w:vAlign w:val="center"/>
          </w:tcPr>
          <w:p w14:paraId="4954AAD0" w14:textId="77777777" w:rsidR="00856BE4" w:rsidRPr="00856BE4" w:rsidRDefault="00856BE4" w:rsidP="00856BE4">
            <w:pPr>
              <w:jc w:val="center"/>
              <w:rPr>
                <w:color w:val="000000"/>
                <w:kern w:val="2"/>
                <w:sz w:val="16"/>
              </w:rPr>
            </w:pPr>
            <w:r w:rsidRPr="00856BE4">
              <w:rPr>
                <w:color w:val="000000"/>
                <w:kern w:val="2"/>
                <w:sz w:val="16"/>
              </w:rPr>
              <w:t>9</w:t>
            </w:r>
          </w:p>
        </w:tc>
        <w:tc>
          <w:tcPr>
            <w:tcW w:w="810" w:type="dxa"/>
            <w:vAlign w:val="center"/>
          </w:tcPr>
          <w:p w14:paraId="5029C6CD" w14:textId="77777777" w:rsidR="00856BE4" w:rsidRPr="00856BE4" w:rsidRDefault="00856BE4" w:rsidP="00856BE4">
            <w:pPr>
              <w:jc w:val="center"/>
              <w:rPr>
                <w:color w:val="000000"/>
                <w:kern w:val="2"/>
                <w:sz w:val="16"/>
              </w:rPr>
            </w:pPr>
            <w:r w:rsidRPr="00856BE4">
              <w:rPr>
                <w:color w:val="000000"/>
                <w:kern w:val="2"/>
                <w:sz w:val="16"/>
              </w:rPr>
              <w:t>No</w:t>
            </w:r>
          </w:p>
        </w:tc>
        <w:tc>
          <w:tcPr>
            <w:tcW w:w="6097" w:type="dxa"/>
            <w:vAlign w:val="center"/>
          </w:tcPr>
          <w:p w14:paraId="6DBC8D1F" w14:textId="77777777" w:rsidR="00856BE4" w:rsidRPr="00420421" w:rsidRDefault="00856BE4" w:rsidP="00420421">
            <w:pPr>
              <w:ind w:hanging="18"/>
              <w:rPr>
                <w:color w:val="000000"/>
                <w:kern w:val="2"/>
                <w:sz w:val="16"/>
                <w:szCs w:val="16"/>
              </w:rPr>
            </w:pPr>
            <w:r w:rsidRPr="00420421">
              <w:rPr>
                <w:color w:val="000000"/>
                <w:kern w:val="2"/>
                <w:sz w:val="16"/>
                <w:szCs w:val="16"/>
              </w:rPr>
              <w:t>New taxpayer's share of assessed value of property class item 10.</w:t>
            </w:r>
          </w:p>
        </w:tc>
      </w:tr>
      <w:tr w:rsidR="00420421" w:rsidRPr="00336751" w14:paraId="707F0018" w14:textId="77777777" w:rsidTr="00FF7D04">
        <w:trPr>
          <w:jc w:val="center"/>
        </w:trPr>
        <w:tc>
          <w:tcPr>
            <w:tcW w:w="1706" w:type="dxa"/>
            <w:vAlign w:val="center"/>
          </w:tcPr>
          <w:p w14:paraId="1E491711" w14:textId="77777777" w:rsidR="00856BE4" w:rsidRPr="00420421" w:rsidRDefault="00856BE4" w:rsidP="00420421">
            <w:pPr>
              <w:ind w:hanging="22"/>
              <w:jc w:val="both"/>
              <w:rPr>
                <w:color w:val="000000"/>
                <w:sz w:val="16"/>
                <w:szCs w:val="16"/>
              </w:rPr>
            </w:pPr>
            <w:r w:rsidRPr="00420421">
              <w:rPr>
                <w:color w:val="000000"/>
                <w:sz w:val="16"/>
                <w:szCs w:val="16"/>
              </w:rPr>
              <w:t>Property_desc</w:t>
            </w:r>
          </w:p>
        </w:tc>
        <w:tc>
          <w:tcPr>
            <w:tcW w:w="900" w:type="dxa"/>
            <w:vAlign w:val="center"/>
          </w:tcPr>
          <w:p w14:paraId="7506AFC7" w14:textId="77777777" w:rsidR="00856BE4" w:rsidRPr="00856BE4" w:rsidRDefault="00856BE4" w:rsidP="00526312">
            <w:pPr>
              <w:jc w:val="center"/>
              <w:rPr>
                <w:color w:val="000000"/>
                <w:kern w:val="2"/>
                <w:sz w:val="16"/>
              </w:rPr>
            </w:pPr>
            <w:r w:rsidRPr="00856BE4">
              <w:rPr>
                <w:color w:val="000000"/>
                <w:kern w:val="2"/>
                <w:sz w:val="16"/>
              </w:rPr>
              <w:t>Character</w:t>
            </w:r>
          </w:p>
        </w:tc>
        <w:tc>
          <w:tcPr>
            <w:tcW w:w="990" w:type="dxa"/>
            <w:vAlign w:val="center"/>
          </w:tcPr>
          <w:p w14:paraId="1C9265DF" w14:textId="77777777" w:rsidR="00856BE4" w:rsidRPr="00856BE4" w:rsidRDefault="00856BE4" w:rsidP="00856BE4">
            <w:pPr>
              <w:jc w:val="center"/>
              <w:rPr>
                <w:color w:val="000000"/>
                <w:kern w:val="2"/>
                <w:sz w:val="16"/>
              </w:rPr>
            </w:pPr>
            <w:r w:rsidRPr="00856BE4">
              <w:rPr>
                <w:color w:val="000000"/>
                <w:kern w:val="2"/>
                <w:sz w:val="16"/>
              </w:rPr>
              <w:t>Unlimited</w:t>
            </w:r>
          </w:p>
        </w:tc>
        <w:tc>
          <w:tcPr>
            <w:tcW w:w="810" w:type="dxa"/>
            <w:vAlign w:val="center"/>
          </w:tcPr>
          <w:p w14:paraId="375AEA2A" w14:textId="77777777" w:rsidR="00856BE4" w:rsidRPr="00856BE4" w:rsidRDefault="00856BE4" w:rsidP="00856BE4">
            <w:pPr>
              <w:jc w:val="center"/>
              <w:rPr>
                <w:color w:val="000000"/>
                <w:kern w:val="2"/>
                <w:sz w:val="16"/>
              </w:rPr>
            </w:pPr>
            <w:r w:rsidRPr="00856BE4">
              <w:rPr>
                <w:color w:val="000000"/>
                <w:kern w:val="2"/>
                <w:sz w:val="16"/>
              </w:rPr>
              <w:t>Yes</w:t>
            </w:r>
          </w:p>
        </w:tc>
        <w:tc>
          <w:tcPr>
            <w:tcW w:w="6097" w:type="dxa"/>
            <w:vAlign w:val="center"/>
          </w:tcPr>
          <w:p w14:paraId="35D6120B" w14:textId="77777777" w:rsidR="00856BE4" w:rsidRPr="00420421" w:rsidRDefault="00856BE4" w:rsidP="00420421">
            <w:pPr>
              <w:ind w:hanging="18"/>
              <w:rPr>
                <w:color w:val="000000"/>
                <w:kern w:val="2"/>
                <w:sz w:val="16"/>
                <w:szCs w:val="16"/>
              </w:rPr>
            </w:pPr>
            <w:r w:rsidRPr="00420421">
              <w:rPr>
                <w:color w:val="000000"/>
                <w:kern w:val="2"/>
                <w:sz w:val="16"/>
                <w:szCs w:val="16"/>
              </w:rPr>
              <w:t xml:space="preserve">Personal, Public Service or Real Estate Property Description </w:t>
            </w:r>
            <w:r w:rsidRPr="00420421">
              <w:rPr>
                <w:color w:val="000000"/>
                <w:kern w:val="2"/>
                <w:sz w:val="16"/>
                <w:szCs w:val="16"/>
              </w:rPr>
              <w:br/>
              <w:t>(Legal Description).</w:t>
            </w:r>
          </w:p>
        </w:tc>
      </w:tr>
    </w:tbl>
    <w:p w14:paraId="5333793A" w14:textId="77777777" w:rsidR="00EB0903" w:rsidRDefault="00EB0903" w:rsidP="00856BE4">
      <w:pPr>
        <w:rPr>
          <w:sz w:val="18"/>
        </w:rPr>
      </w:pPr>
    </w:p>
    <w:p w14:paraId="78BE7E1C" w14:textId="77777777" w:rsidR="005B3E3F" w:rsidRDefault="005B3E3F" w:rsidP="00856BE4">
      <w:pPr>
        <w:rPr>
          <w:sz w:val="18"/>
        </w:rPr>
        <w:sectPr w:rsidR="005B3E3F" w:rsidSect="004F75AE">
          <w:type w:val="continuous"/>
          <w:pgSz w:w="12240" w:h="15840"/>
          <w:pgMar w:top="1080" w:right="864" w:bottom="864" w:left="864" w:header="576" w:footer="389" w:gutter="0"/>
          <w:cols w:space="720"/>
          <w:docGrid w:linePitch="326"/>
        </w:sectPr>
      </w:pPr>
    </w:p>
    <w:p w14:paraId="3EF8E26C" w14:textId="77777777" w:rsidR="005B3E3F" w:rsidRPr="005B3E3F" w:rsidRDefault="00856BE4" w:rsidP="005B3E3F">
      <w:pPr>
        <w:pStyle w:val="RegDoubleIndent"/>
        <w:rPr>
          <w:rStyle w:val="Emphasis"/>
          <w:i w:val="0"/>
          <w:sz w:val="16"/>
          <w:szCs w:val="16"/>
        </w:rPr>
      </w:pPr>
      <w:r w:rsidRPr="005B3E3F">
        <w:rPr>
          <w:sz w:val="16"/>
          <w:szCs w:val="16"/>
        </w:rPr>
        <w:t xml:space="preserve">Fields listed in these specifications highlighted in yellow indicate newly added fields for the current tax year. Fields listed in these specifications highlighted in turquoise indicate an existing field revised showing old-field name or value in red below new field name. Always check the Louisiana Tax Commission's (LTC) web site at www.latax.state.la.us for the latest Electronic Change Orders Specifications for uploading </w:t>
      </w:r>
      <w:r w:rsidRPr="005B3E3F">
        <w:rPr>
          <w:sz w:val="16"/>
          <w:szCs w:val="16"/>
        </w:rPr>
        <w:t xml:space="preserve">batches to the LTC's </w:t>
      </w:r>
      <w:r w:rsidR="00420421" w:rsidRPr="00420421">
        <w:rPr>
          <w:sz w:val="16"/>
          <w:szCs w:val="16"/>
        </w:rPr>
        <w:t>“</w:t>
      </w:r>
      <w:r w:rsidRPr="005B3E3F">
        <w:rPr>
          <w:sz w:val="16"/>
          <w:szCs w:val="16"/>
        </w:rPr>
        <w:t>On-line Change Order System</w:t>
      </w:r>
      <w:r w:rsidR="00420421" w:rsidRPr="00420421">
        <w:rPr>
          <w:sz w:val="16"/>
          <w:szCs w:val="16"/>
        </w:rPr>
        <w:t>”</w:t>
      </w:r>
      <w:r w:rsidRPr="005B3E3F">
        <w:rPr>
          <w:sz w:val="16"/>
          <w:szCs w:val="16"/>
        </w:rPr>
        <w:t xml:space="preserve"> web site. </w:t>
      </w:r>
      <w:r w:rsidRPr="005B3E3F">
        <w:rPr>
          <w:rStyle w:val="Emphasis"/>
          <w:i w:val="0"/>
          <w:sz w:val="16"/>
          <w:szCs w:val="16"/>
        </w:rPr>
        <w:t>All files created by an Assessor's offi</w:t>
      </w:r>
      <w:r w:rsidR="00420421">
        <w:rPr>
          <w:rStyle w:val="Emphasis"/>
          <w:i w:val="0"/>
          <w:sz w:val="16"/>
          <w:szCs w:val="16"/>
        </w:rPr>
        <w:t xml:space="preserve">ce and/or their software vendor </w:t>
      </w:r>
      <w:r w:rsidRPr="005B3E3F">
        <w:rPr>
          <w:rStyle w:val="Emphasis"/>
          <w:i w:val="0"/>
          <w:sz w:val="16"/>
          <w:szCs w:val="16"/>
        </w:rPr>
        <w:t>is subject to review and testing by the Louisiana Tax Commission for compliance and accuracy of data submitted. A sample of data in the format designated herein is due to the Louisi</w:t>
      </w:r>
      <w:r w:rsidR="00F92350" w:rsidRPr="005B3E3F">
        <w:rPr>
          <w:rStyle w:val="Emphasis"/>
          <w:i w:val="0"/>
          <w:sz w:val="16"/>
          <w:szCs w:val="16"/>
        </w:rPr>
        <w:t>ana Tax Commission by October 15th</w:t>
      </w:r>
      <w:r w:rsidRPr="005B3E3F">
        <w:rPr>
          <w:rStyle w:val="Emphasis"/>
          <w:i w:val="0"/>
          <w:sz w:val="16"/>
          <w:szCs w:val="16"/>
        </w:rPr>
        <w:t xml:space="preserve"> each year for testing and certification of t</w:t>
      </w:r>
      <w:r w:rsidR="005B3E3F" w:rsidRPr="005B3E3F">
        <w:rPr>
          <w:rStyle w:val="Emphasis"/>
          <w:i w:val="0"/>
          <w:sz w:val="16"/>
          <w:szCs w:val="16"/>
        </w:rPr>
        <w:t>he format by the Tax Commission.</w:t>
      </w:r>
    </w:p>
    <w:p w14:paraId="6D131296" w14:textId="77777777" w:rsidR="005B3E3F" w:rsidRPr="005B3E3F" w:rsidRDefault="005B3E3F" w:rsidP="005B3E3F">
      <w:pPr>
        <w:pStyle w:val="RegDoubleIndent"/>
        <w:rPr>
          <w:rStyle w:val="Emphasis"/>
          <w:sz w:val="16"/>
        </w:rPr>
        <w:sectPr w:rsidR="005B3E3F" w:rsidRPr="005B3E3F" w:rsidSect="005B3E3F">
          <w:type w:val="continuous"/>
          <w:pgSz w:w="12240" w:h="15840"/>
          <w:pgMar w:top="1080" w:right="864" w:bottom="864" w:left="864" w:header="576" w:footer="432" w:gutter="0"/>
          <w:cols w:num="2" w:space="720"/>
          <w:docGrid w:linePitch="272"/>
        </w:sectPr>
      </w:pPr>
    </w:p>
    <w:p w14:paraId="0FBCFE07" w14:textId="77777777" w:rsidR="005B3E3F" w:rsidRPr="005B3E3F" w:rsidRDefault="005B3E3F" w:rsidP="00856BE4">
      <w:pPr>
        <w:pStyle w:val="RegDoubleIndent"/>
        <w:rPr>
          <w:rStyle w:val="Emphasis"/>
          <w:i w:val="0"/>
          <w:sz w:val="16"/>
        </w:rPr>
      </w:pPr>
    </w:p>
    <w:p w14:paraId="606A1DFE" w14:textId="77777777" w:rsidR="005B3E3F" w:rsidRPr="00336751" w:rsidRDefault="005B3E3F" w:rsidP="00856BE4">
      <w:pPr>
        <w:pStyle w:val="Text"/>
        <w:rPr>
          <w:rStyle w:val="Emphasis"/>
          <w:sz w:val="16"/>
        </w:rPr>
        <w:sectPr w:rsidR="005B3E3F" w:rsidRPr="00336751" w:rsidSect="00D43BDE">
          <w:type w:val="continuous"/>
          <w:pgSz w:w="12240" w:h="15840"/>
          <w:pgMar w:top="1080" w:right="864" w:bottom="864" w:left="864" w:header="576" w:footer="432" w:gutter="0"/>
          <w:cols w:num="2" w:space="720"/>
          <w:docGrid w:linePitch="272"/>
        </w:sectPr>
      </w:pPr>
    </w:p>
    <w:p w14:paraId="620D961A" w14:textId="77777777" w:rsidR="00F4432A" w:rsidRPr="004943A3" w:rsidRDefault="00F4432A" w:rsidP="00342FA0">
      <w:pPr>
        <w:pStyle w:val="A"/>
      </w:pPr>
      <w:r w:rsidRPr="004943A3">
        <w:t>B.</w:t>
      </w:r>
      <w:r w:rsidRPr="004943A3">
        <w:tab/>
        <w:t>Property Classifications Standards</w:t>
      </w:r>
    </w:p>
    <w:tbl>
      <w:tblPr>
        <w:tblW w:w="10521"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43" w:type="dxa"/>
          <w:right w:w="43" w:type="dxa"/>
        </w:tblCellMar>
        <w:tblLook w:val="0000" w:firstRow="0" w:lastRow="0" w:firstColumn="0" w:lastColumn="0" w:noHBand="0" w:noVBand="0"/>
      </w:tblPr>
      <w:tblGrid>
        <w:gridCol w:w="905"/>
        <w:gridCol w:w="1980"/>
        <w:gridCol w:w="1350"/>
        <w:gridCol w:w="2687"/>
        <w:gridCol w:w="3599"/>
      </w:tblGrid>
      <w:tr w:rsidR="0013135A" w:rsidRPr="00D82ADD" w14:paraId="1D965E36" w14:textId="77777777" w:rsidTr="004F75AE">
        <w:trPr>
          <w:cantSplit/>
          <w:trHeight w:val="19"/>
          <w:tblHeader/>
          <w:jc w:val="center"/>
        </w:trPr>
        <w:tc>
          <w:tcPr>
            <w:tcW w:w="905" w:type="dxa"/>
            <w:tcBorders>
              <w:top w:val="double" w:sz="6" w:space="0" w:color="000000"/>
              <w:bottom w:val="single" w:sz="6" w:space="0" w:color="000000"/>
            </w:tcBorders>
            <w:shd w:val="clear" w:color="auto" w:fill="BFBFBF"/>
            <w:vAlign w:val="bottom"/>
          </w:tcPr>
          <w:p w14:paraId="3E4454D0" w14:textId="77777777" w:rsidR="0013135A" w:rsidRPr="009F663D" w:rsidRDefault="0013135A" w:rsidP="0013135A">
            <w:pPr>
              <w:keepNext/>
              <w:jc w:val="center"/>
              <w:rPr>
                <w:b/>
                <w:bCs/>
                <w:kern w:val="2"/>
                <w:sz w:val="16"/>
              </w:rPr>
            </w:pPr>
            <w:r w:rsidRPr="009F663D">
              <w:rPr>
                <w:b/>
                <w:bCs/>
                <w:kern w:val="2"/>
                <w:sz w:val="16"/>
              </w:rPr>
              <w:t>Class Code</w:t>
            </w:r>
          </w:p>
        </w:tc>
        <w:tc>
          <w:tcPr>
            <w:tcW w:w="1980" w:type="dxa"/>
            <w:tcBorders>
              <w:top w:val="double" w:sz="6" w:space="0" w:color="000000"/>
              <w:bottom w:val="single" w:sz="6" w:space="0" w:color="000000"/>
            </w:tcBorders>
            <w:shd w:val="clear" w:color="auto" w:fill="BFBFBF"/>
            <w:vAlign w:val="bottom"/>
          </w:tcPr>
          <w:p w14:paraId="5E768295" w14:textId="77777777" w:rsidR="0013135A" w:rsidRPr="009F663D" w:rsidRDefault="00DD4547" w:rsidP="0013135A">
            <w:pPr>
              <w:keepNext/>
              <w:jc w:val="center"/>
              <w:rPr>
                <w:b/>
                <w:bCs/>
                <w:kern w:val="2"/>
                <w:sz w:val="16"/>
              </w:rPr>
            </w:pPr>
            <w:r>
              <w:rPr>
                <w:b/>
                <w:bCs/>
                <w:kern w:val="2"/>
                <w:sz w:val="16"/>
              </w:rPr>
              <w:t>Class Description (TC</w:t>
            </w:r>
            <w:r w:rsidR="0013135A" w:rsidRPr="009F663D">
              <w:rPr>
                <w:b/>
                <w:bCs/>
                <w:kern w:val="2"/>
                <w:sz w:val="16"/>
              </w:rPr>
              <w:t>-33)</w:t>
            </w:r>
          </w:p>
        </w:tc>
        <w:tc>
          <w:tcPr>
            <w:tcW w:w="1350" w:type="dxa"/>
            <w:tcBorders>
              <w:top w:val="double" w:sz="6" w:space="0" w:color="000000"/>
              <w:bottom w:val="single" w:sz="6" w:space="0" w:color="000000"/>
            </w:tcBorders>
            <w:shd w:val="clear" w:color="auto" w:fill="BFBFBF"/>
            <w:vAlign w:val="bottom"/>
          </w:tcPr>
          <w:p w14:paraId="037C71DD" w14:textId="77777777" w:rsidR="0013135A" w:rsidRPr="009F663D" w:rsidRDefault="0013135A" w:rsidP="0013135A">
            <w:pPr>
              <w:keepNext/>
              <w:jc w:val="center"/>
              <w:rPr>
                <w:b/>
                <w:bCs/>
                <w:kern w:val="2"/>
                <w:sz w:val="16"/>
              </w:rPr>
            </w:pPr>
            <w:r w:rsidRPr="009F663D">
              <w:rPr>
                <w:b/>
                <w:bCs/>
                <w:kern w:val="2"/>
                <w:sz w:val="16"/>
              </w:rPr>
              <w:t>Sub-Class Code</w:t>
            </w:r>
          </w:p>
        </w:tc>
        <w:tc>
          <w:tcPr>
            <w:tcW w:w="2687" w:type="dxa"/>
            <w:tcBorders>
              <w:top w:val="double" w:sz="6" w:space="0" w:color="000000"/>
              <w:bottom w:val="single" w:sz="6" w:space="0" w:color="000000"/>
            </w:tcBorders>
            <w:shd w:val="clear" w:color="auto" w:fill="BFBFBF"/>
            <w:vAlign w:val="bottom"/>
          </w:tcPr>
          <w:p w14:paraId="5828D5B2" w14:textId="77777777" w:rsidR="0013135A" w:rsidRPr="009F663D" w:rsidRDefault="0013135A" w:rsidP="00420421">
            <w:pPr>
              <w:keepNext/>
              <w:jc w:val="center"/>
              <w:rPr>
                <w:b/>
                <w:bCs/>
                <w:kern w:val="2"/>
                <w:sz w:val="16"/>
              </w:rPr>
            </w:pPr>
            <w:r w:rsidRPr="009F663D">
              <w:rPr>
                <w:b/>
                <w:bCs/>
                <w:kern w:val="2"/>
                <w:sz w:val="16"/>
              </w:rPr>
              <w:t>Sub-Class Description (Grand Recap)</w:t>
            </w:r>
          </w:p>
        </w:tc>
        <w:tc>
          <w:tcPr>
            <w:tcW w:w="3599" w:type="dxa"/>
            <w:tcBorders>
              <w:top w:val="double" w:sz="6" w:space="0" w:color="000000"/>
              <w:bottom w:val="single" w:sz="6" w:space="0" w:color="000000"/>
            </w:tcBorders>
            <w:shd w:val="clear" w:color="auto" w:fill="BFBFBF"/>
            <w:vAlign w:val="center"/>
          </w:tcPr>
          <w:p w14:paraId="319AE029" w14:textId="77777777" w:rsidR="0013135A" w:rsidRPr="009F663D" w:rsidRDefault="0013135A" w:rsidP="0013135A">
            <w:pPr>
              <w:keepNext/>
              <w:jc w:val="center"/>
              <w:rPr>
                <w:b/>
                <w:bCs/>
                <w:kern w:val="2"/>
                <w:sz w:val="16"/>
              </w:rPr>
            </w:pPr>
            <w:r w:rsidRPr="009F663D">
              <w:rPr>
                <w:b/>
                <w:bCs/>
                <w:kern w:val="2"/>
                <w:sz w:val="16"/>
              </w:rPr>
              <w:t>Class Definition</w:t>
            </w:r>
          </w:p>
        </w:tc>
      </w:tr>
      <w:tr w:rsidR="0013135A" w:rsidRPr="00123AD9" w14:paraId="6B2CD53F" w14:textId="77777777" w:rsidTr="004F75AE">
        <w:trPr>
          <w:cantSplit/>
          <w:jc w:val="center"/>
        </w:trPr>
        <w:tc>
          <w:tcPr>
            <w:tcW w:w="10521" w:type="dxa"/>
            <w:gridSpan w:val="5"/>
            <w:tcBorders>
              <w:top w:val="single" w:sz="6" w:space="0" w:color="000000"/>
              <w:bottom w:val="single" w:sz="6" w:space="0" w:color="000000"/>
            </w:tcBorders>
            <w:shd w:val="clear" w:color="auto" w:fill="BFBFBF"/>
            <w:vAlign w:val="center"/>
          </w:tcPr>
          <w:p w14:paraId="2CA904E0" w14:textId="77777777" w:rsidR="0013135A" w:rsidRPr="00123AD9" w:rsidRDefault="0013135A" w:rsidP="00C238CA">
            <w:pPr>
              <w:keepNext/>
              <w:ind w:left="-11" w:right="153"/>
              <w:jc w:val="center"/>
              <w:rPr>
                <w:b/>
                <w:kern w:val="2"/>
                <w:sz w:val="16"/>
                <w:szCs w:val="16"/>
              </w:rPr>
            </w:pPr>
            <w:r w:rsidRPr="00123AD9">
              <w:rPr>
                <w:b/>
                <w:kern w:val="2"/>
                <w:sz w:val="16"/>
                <w:szCs w:val="16"/>
              </w:rPr>
              <w:t>Real Estate</w:t>
            </w:r>
          </w:p>
        </w:tc>
      </w:tr>
      <w:tr w:rsidR="00383D3A" w:rsidRPr="00D82ADD" w14:paraId="78FD8771" w14:textId="77777777" w:rsidTr="004F75AE">
        <w:trPr>
          <w:cantSplit/>
          <w:jc w:val="center"/>
        </w:trPr>
        <w:tc>
          <w:tcPr>
            <w:tcW w:w="905" w:type="dxa"/>
            <w:tcBorders>
              <w:top w:val="single" w:sz="6" w:space="0" w:color="000000"/>
              <w:bottom w:val="single" w:sz="6" w:space="0" w:color="000000"/>
            </w:tcBorders>
            <w:vAlign w:val="center"/>
          </w:tcPr>
          <w:p w14:paraId="31FDC3DB" w14:textId="77777777" w:rsidR="00383D3A" w:rsidRPr="00B06C94" w:rsidRDefault="00383D3A" w:rsidP="00383D3A">
            <w:pPr>
              <w:autoSpaceDE w:val="0"/>
              <w:autoSpaceDN w:val="0"/>
              <w:adjustRightInd w:val="0"/>
              <w:jc w:val="center"/>
              <w:rPr>
                <w:rFonts w:eastAsia="Calibri"/>
                <w:sz w:val="16"/>
                <w:szCs w:val="16"/>
              </w:rPr>
            </w:pPr>
            <w:r w:rsidRPr="00B06C94">
              <w:rPr>
                <w:rFonts w:eastAsia="Calibri"/>
                <w:sz w:val="16"/>
                <w:szCs w:val="16"/>
              </w:rPr>
              <w:t>10</w:t>
            </w:r>
          </w:p>
        </w:tc>
        <w:tc>
          <w:tcPr>
            <w:tcW w:w="1980" w:type="dxa"/>
            <w:tcBorders>
              <w:top w:val="single" w:sz="6" w:space="0" w:color="000000"/>
              <w:bottom w:val="single" w:sz="6" w:space="0" w:color="000000"/>
            </w:tcBorders>
            <w:vAlign w:val="center"/>
          </w:tcPr>
          <w:p w14:paraId="6F4F66AC" w14:textId="77777777" w:rsidR="00383D3A" w:rsidRPr="00B06C94" w:rsidRDefault="00383D3A" w:rsidP="00420421">
            <w:pPr>
              <w:autoSpaceDE w:val="0"/>
              <w:autoSpaceDN w:val="0"/>
              <w:adjustRightInd w:val="0"/>
              <w:jc w:val="center"/>
              <w:rPr>
                <w:rFonts w:eastAsia="Calibri"/>
                <w:sz w:val="16"/>
                <w:szCs w:val="16"/>
              </w:rPr>
            </w:pPr>
            <w:r>
              <w:rPr>
                <w:rFonts w:eastAsia="Calibri"/>
                <w:sz w:val="16"/>
                <w:szCs w:val="16"/>
              </w:rPr>
              <w:t>Agricultural Lands</w:t>
            </w:r>
            <w:r w:rsidR="00420421">
              <w:rPr>
                <w:rFonts w:eastAsia="Calibri"/>
                <w:sz w:val="16"/>
                <w:szCs w:val="16"/>
              </w:rPr>
              <w:t xml:space="preserve"> </w:t>
            </w:r>
            <w:r w:rsidRPr="00B06C94">
              <w:rPr>
                <w:rFonts w:eastAsia="Calibri"/>
                <w:sz w:val="16"/>
                <w:szCs w:val="16"/>
              </w:rPr>
              <w:t>Class I</w:t>
            </w:r>
          </w:p>
        </w:tc>
        <w:tc>
          <w:tcPr>
            <w:tcW w:w="1350" w:type="dxa"/>
            <w:tcBorders>
              <w:top w:val="single" w:sz="6" w:space="0" w:color="000000"/>
              <w:bottom w:val="single" w:sz="6" w:space="0" w:color="000000"/>
            </w:tcBorders>
            <w:vAlign w:val="center"/>
          </w:tcPr>
          <w:p w14:paraId="5422C494" w14:textId="77777777" w:rsidR="00383D3A" w:rsidRPr="00B06C94" w:rsidRDefault="00383D3A" w:rsidP="009063FA">
            <w:pPr>
              <w:autoSpaceDE w:val="0"/>
              <w:autoSpaceDN w:val="0"/>
              <w:adjustRightInd w:val="0"/>
              <w:jc w:val="center"/>
              <w:rPr>
                <w:rFonts w:eastAsia="Calibri"/>
                <w:sz w:val="16"/>
                <w:szCs w:val="16"/>
              </w:rPr>
            </w:pPr>
            <w:r w:rsidRPr="00B06C94">
              <w:rPr>
                <w:rFonts w:eastAsia="Calibri"/>
                <w:sz w:val="16"/>
                <w:szCs w:val="16"/>
              </w:rPr>
              <w:t>1000</w:t>
            </w:r>
          </w:p>
        </w:tc>
        <w:tc>
          <w:tcPr>
            <w:tcW w:w="2687" w:type="dxa"/>
            <w:tcBorders>
              <w:top w:val="single" w:sz="6" w:space="0" w:color="000000"/>
              <w:bottom w:val="single" w:sz="6" w:space="0" w:color="000000"/>
            </w:tcBorders>
            <w:vAlign w:val="center"/>
          </w:tcPr>
          <w:p w14:paraId="54DC316A" w14:textId="77777777" w:rsidR="00383D3A" w:rsidRPr="00FF7D04" w:rsidRDefault="00383D3A" w:rsidP="00383D3A">
            <w:pPr>
              <w:autoSpaceDE w:val="0"/>
              <w:autoSpaceDN w:val="0"/>
              <w:adjustRightInd w:val="0"/>
              <w:rPr>
                <w:rFonts w:eastAsia="Calibri"/>
                <w:sz w:val="16"/>
                <w:szCs w:val="16"/>
              </w:rPr>
            </w:pPr>
            <w:r w:rsidRPr="00FF7D04">
              <w:rPr>
                <w:rFonts w:eastAsia="Calibri"/>
                <w:sz w:val="16"/>
                <w:szCs w:val="16"/>
              </w:rPr>
              <w:t>Agricultural Lands Class I (Use Value)</w:t>
            </w:r>
          </w:p>
        </w:tc>
        <w:tc>
          <w:tcPr>
            <w:tcW w:w="3599" w:type="dxa"/>
            <w:tcBorders>
              <w:top w:val="single" w:sz="6" w:space="0" w:color="000000"/>
              <w:bottom w:val="single" w:sz="6" w:space="0" w:color="000000"/>
            </w:tcBorders>
          </w:tcPr>
          <w:p w14:paraId="1E608C92" w14:textId="77777777" w:rsidR="00383D3A" w:rsidRPr="00133703" w:rsidRDefault="00383D3A" w:rsidP="00383D3A">
            <w:pPr>
              <w:keepNext/>
              <w:autoSpaceDE w:val="0"/>
              <w:autoSpaceDN w:val="0"/>
              <w:adjustRightInd w:val="0"/>
              <w:rPr>
                <w:rFonts w:eastAsia="Calibri"/>
                <w:kern w:val="2"/>
                <w:sz w:val="16"/>
                <w:szCs w:val="16"/>
              </w:rPr>
            </w:pPr>
            <w:r w:rsidRPr="00B06C94">
              <w:rPr>
                <w:rFonts w:eastAsia="Calibri"/>
                <w:kern w:val="2"/>
                <w:sz w:val="16"/>
                <w:szCs w:val="16"/>
              </w:rPr>
              <w:t>Agricultural Land</w:t>
            </w:r>
            <w:r>
              <w:rPr>
                <w:rFonts w:eastAsia="Calibri"/>
                <w:kern w:val="2"/>
                <w:sz w:val="16"/>
                <w:szCs w:val="16"/>
              </w:rPr>
              <w:sym w:font="Symbol" w:char="F0BE"/>
            </w:r>
            <w:r w:rsidRPr="00B06C94">
              <w:rPr>
                <w:rFonts w:eastAsia="Calibri"/>
                <w:kern w:val="2"/>
                <w:sz w:val="16"/>
                <w:szCs w:val="16"/>
              </w:rPr>
              <w:t>Class I containing 3 acres or more in area using the first four classifications of the U.S. Soil Conservation Service.</w:t>
            </w:r>
          </w:p>
        </w:tc>
      </w:tr>
      <w:tr w:rsidR="00DD4547" w:rsidRPr="00D82ADD" w14:paraId="2B5FF467" w14:textId="77777777" w:rsidTr="004F75AE">
        <w:trPr>
          <w:cantSplit/>
          <w:jc w:val="center"/>
        </w:trPr>
        <w:tc>
          <w:tcPr>
            <w:tcW w:w="905" w:type="dxa"/>
            <w:tcBorders>
              <w:top w:val="single" w:sz="6" w:space="0" w:color="000000"/>
            </w:tcBorders>
            <w:vAlign w:val="center"/>
          </w:tcPr>
          <w:p w14:paraId="3141E20D" w14:textId="77777777" w:rsidR="00DD4547" w:rsidRPr="00D82ADD" w:rsidRDefault="00DD4547" w:rsidP="00DD4547">
            <w:pPr>
              <w:keepNext/>
              <w:jc w:val="center"/>
              <w:rPr>
                <w:kern w:val="2"/>
                <w:sz w:val="16"/>
              </w:rPr>
            </w:pPr>
          </w:p>
        </w:tc>
        <w:tc>
          <w:tcPr>
            <w:tcW w:w="1980" w:type="dxa"/>
            <w:tcBorders>
              <w:top w:val="single" w:sz="6" w:space="0" w:color="000000"/>
            </w:tcBorders>
            <w:vAlign w:val="center"/>
          </w:tcPr>
          <w:p w14:paraId="4789EB0F" w14:textId="77777777" w:rsidR="00DD4547" w:rsidRPr="00D82ADD" w:rsidRDefault="00DD4547" w:rsidP="00DD4547">
            <w:pPr>
              <w:keepNext/>
              <w:jc w:val="center"/>
              <w:rPr>
                <w:kern w:val="2"/>
                <w:sz w:val="16"/>
              </w:rPr>
            </w:pPr>
          </w:p>
        </w:tc>
        <w:tc>
          <w:tcPr>
            <w:tcW w:w="1350" w:type="dxa"/>
            <w:tcBorders>
              <w:top w:val="single" w:sz="6" w:space="0" w:color="000000"/>
            </w:tcBorders>
            <w:vAlign w:val="center"/>
          </w:tcPr>
          <w:p w14:paraId="110B6C3A" w14:textId="77777777" w:rsidR="00DD4547" w:rsidRPr="00D82ADD" w:rsidRDefault="00DD4547" w:rsidP="009063FA">
            <w:pPr>
              <w:keepNext/>
              <w:jc w:val="center"/>
              <w:rPr>
                <w:kern w:val="2"/>
                <w:sz w:val="16"/>
              </w:rPr>
            </w:pPr>
            <w:r w:rsidRPr="00D82ADD">
              <w:rPr>
                <w:kern w:val="2"/>
                <w:sz w:val="16"/>
              </w:rPr>
              <w:t>1050</w:t>
            </w:r>
          </w:p>
        </w:tc>
        <w:tc>
          <w:tcPr>
            <w:tcW w:w="2687" w:type="dxa"/>
            <w:tcBorders>
              <w:top w:val="single" w:sz="6" w:space="0" w:color="000000"/>
            </w:tcBorders>
            <w:vAlign w:val="center"/>
          </w:tcPr>
          <w:p w14:paraId="7E43B55F" w14:textId="77777777" w:rsidR="00DD4547" w:rsidRPr="00FF7D04" w:rsidRDefault="00DD4547" w:rsidP="00DD4547">
            <w:pPr>
              <w:keepNext/>
              <w:jc w:val="center"/>
              <w:rPr>
                <w:kern w:val="2"/>
                <w:sz w:val="16"/>
                <w:szCs w:val="16"/>
              </w:rPr>
            </w:pPr>
            <w:r w:rsidRPr="00FF7D04">
              <w:rPr>
                <w:kern w:val="2"/>
                <w:sz w:val="16"/>
                <w:szCs w:val="16"/>
              </w:rPr>
              <w:t xml:space="preserve">Agricultural Lands Class I </w:t>
            </w:r>
            <w:r w:rsidRPr="00FF7D04">
              <w:rPr>
                <w:kern w:val="2"/>
                <w:sz w:val="16"/>
                <w:szCs w:val="16"/>
              </w:rPr>
              <w:br/>
              <w:t>Less Than 3 Acres (Use Value)</w:t>
            </w:r>
          </w:p>
        </w:tc>
        <w:tc>
          <w:tcPr>
            <w:tcW w:w="3599" w:type="dxa"/>
            <w:tcBorders>
              <w:top w:val="single" w:sz="6" w:space="0" w:color="000000"/>
            </w:tcBorders>
          </w:tcPr>
          <w:p w14:paraId="06920895" w14:textId="77777777" w:rsidR="00DD4547" w:rsidRPr="00D82ADD" w:rsidRDefault="00DD4547" w:rsidP="00DD4547">
            <w:pPr>
              <w:keepNext/>
              <w:ind w:left="106" w:right="153"/>
              <w:rPr>
                <w:kern w:val="2"/>
                <w:sz w:val="16"/>
              </w:rPr>
            </w:pPr>
            <w:r w:rsidRPr="00D82ADD">
              <w:rPr>
                <w:kern w:val="2"/>
                <w:sz w:val="16"/>
              </w:rPr>
              <w:t>Agricultural Land</w:t>
            </w:r>
            <w:r>
              <w:rPr>
                <w:sz w:val="16"/>
                <w:szCs w:val="16"/>
              </w:rPr>
              <w:sym w:font="Symbol" w:char="F0BE"/>
            </w:r>
            <w:r w:rsidRPr="00D82ADD">
              <w:rPr>
                <w:kern w:val="2"/>
                <w:sz w:val="16"/>
              </w:rPr>
              <w:t>Class I containing less than 3 acres in area using the first four classifications of the U.S. Soil Conservation Service.</w:t>
            </w:r>
          </w:p>
        </w:tc>
      </w:tr>
      <w:tr w:rsidR="00DD4547" w:rsidRPr="00D82ADD" w14:paraId="1F966845" w14:textId="77777777" w:rsidTr="004F75AE">
        <w:trPr>
          <w:cantSplit/>
          <w:jc w:val="center"/>
        </w:trPr>
        <w:tc>
          <w:tcPr>
            <w:tcW w:w="905" w:type="dxa"/>
            <w:vAlign w:val="center"/>
          </w:tcPr>
          <w:p w14:paraId="1B2FD6B5" w14:textId="77777777" w:rsidR="00DD4547" w:rsidRPr="00D82ADD" w:rsidRDefault="00DD4547" w:rsidP="00DD4547">
            <w:pPr>
              <w:keepNext/>
              <w:jc w:val="center"/>
              <w:rPr>
                <w:kern w:val="2"/>
                <w:sz w:val="16"/>
              </w:rPr>
            </w:pPr>
            <w:r w:rsidRPr="00D82ADD">
              <w:rPr>
                <w:kern w:val="2"/>
                <w:sz w:val="16"/>
              </w:rPr>
              <w:t>11</w:t>
            </w:r>
          </w:p>
        </w:tc>
        <w:tc>
          <w:tcPr>
            <w:tcW w:w="1980" w:type="dxa"/>
            <w:vAlign w:val="center"/>
          </w:tcPr>
          <w:p w14:paraId="154C9594" w14:textId="77777777" w:rsidR="00DD4547" w:rsidRPr="00D82ADD" w:rsidRDefault="00DD4547" w:rsidP="00DD4547">
            <w:pPr>
              <w:keepNext/>
              <w:jc w:val="center"/>
              <w:rPr>
                <w:kern w:val="2"/>
                <w:sz w:val="16"/>
              </w:rPr>
            </w:pPr>
            <w:r w:rsidRPr="00D82ADD">
              <w:rPr>
                <w:kern w:val="2"/>
                <w:sz w:val="16"/>
              </w:rPr>
              <w:t>Agricultural Lands Class II</w:t>
            </w:r>
          </w:p>
        </w:tc>
        <w:tc>
          <w:tcPr>
            <w:tcW w:w="1350" w:type="dxa"/>
            <w:vAlign w:val="center"/>
          </w:tcPr>
          <w:p w14:paraId="36130E9B" w14:textId="77777777" w:rsidR="00DD4547" w:rsidRPr="00D82ADD" w:rsidRDefault="00DD4547" w:rsidP="009063FA">
            <w:pPr>
              <w:keepNext/>
              <w:jc w:val="center"/>
              <w:rPr>
                <w:kern w:val="2"/>
                <w:sz w:val="16"/>
              </w:rPr>
            </w:pPr>
            <w:r w:rsidRPr="00D82ADD">
              <w:rPr>
                <w:kern w:val="2"/>
                <w:sz w:val="16"/>
              </w:rPr>
              <w:t>1100</w:t>
            </w:r>
          </w:p>
        </w:tc>
        <w:tc>
          <w:tcPr>
            <w:tcW w:w="2687" w:type="dxa"/>
            <w:vAlign w:val="center"/>
          </w:tcPr>
          <w:p w14:paraId="142420DC" w14:textId="77777777" w:rsidR="00DD4547" w:rsidRPr="00FF7D04" w:rsidRDefault="00DD4547" w:rsidP="00DD4547">
            <w:pPr>
              <w:keepNext/>
              <w:jc w:val="center"/>
              <w:rPr>
                <w:kern w:val="2"/>
                <w:sz w:val="16"/>
                <w:szCs w:val="16"/>
              </w:rPr>
            </w:pPr>
            <w:r w:rsidRPr="00FF7D04">
              <w:rPr>
                <w:kern w:val="2"/>
                <w:sz w:val="16"/>
                <w:szCs w:val="16"/>
              </w:rPr>
              <w:t xml:space="preserve">Agricultural Lands Class II </w:t>
            </w:r>
            <w:r w:rsidRPr="00FF7D04">
              <w:rPr>
                <w:kern w:val="2"/>
                <w:sz w:val="16"/>
                <w:szCs w:val="16"/>
              </w:rPr>
              <w:br/>
              <w:t>(Use Value)</w:t>
            </w:r>
          </w:p>
        </w:tc>
        <w:tc>
          <w:tcPr>
            <w:tcW w:w="3599" w:type="dxa"/>
          </w:tcPr>
          <w:p w14:paraId="490D5583" w14:textId="77777777" w:rsidR="00DD4547" w:rsidRPr="00D82ADD" w:rsidRDefault="00DD4547" w:rsidP="00DD4547">
            <w:pPr>
              <w:keepNext/>
              <w:ind w:left="106" w:right="153"/>
              <w:rPr>
                <w:kern w:val="2"/>
                <w:sz w:val="16"/>
              </w:rPr>
            </w:pPr>
            <w:r w:rsidRPr="00D82ADD">
              <w:rPr>
                <w:kern w:val="2"/>
                <w:sz w:val="16"/>
              </w:rPr>
              <w:t>Agricultural Land</w:t>
            </w:r>
            <w:r w:rsidR="00474BDA">
              <w:rPr>
                <w:sz w:val="16"/>
                <w:szCs w:val="16"/>
              </w:rPr>
              <w:sym w:font="Symbol" w:char="F0BE"/>
            </w:r>
            <w:r w:rsidRPr="00D82ADD">
              <w:rPr>
                <w:kern w:val="2"/>
                <w:sz w:val="16"/>
              </w:rPr>
              <w:t>Class II containing 3 acres or more in area using the first four classifications of the U.S. Soil Conservation Service.</w:t>
            </w:r>
          </w:p>
        </w:tc>
      </w:tr>
      <w:tr w:rsidR="00DD4547" w:rsidRPr="00D82ADD" w14:paraId="10900765" w14:textId="77777777" w:rsidTr="004F75AE">
        <w:trPr>
          <w:cantSplit/>
          <w:jc w:val="center"/>
        </w:trPr>
        <w:tc>
          <w:tcPr>
            <w:tcW w:w="905" w:type="dxa"/>
            <w:vAlign w:val="center"/>
          </w:tcPr>
          <w:p w14:paraId="682AE532" w14:textId="77777777" w:rsidR="00DD4547" w:rsidRPr="00D82ADD" w:rsidRDefault="00DD4547" w:rsidP="00DD4547">
            <w:pPr>
              <w:keepNext/>
              <w:jc w:val="center"/>
              <w:rPr>
                <w:kern w:val="2"/>
                <w:sz w:val="16"/>
              </w:rPr>
            </w:pPr>
          </w:p>
        </w:tc>
        <w:tc>
          <w:tcPr>
            <w:tcW w:w="1980" w:type="dxa"/>
            <w:vAlign w:val="center"/>
          </w:tcPr>
          <w:p w14:paraId="50A7AFF7" w14:textId="77777777" w:rsidR="00DD4547" w:rsidRPr="00D82ADD" w:rsidRDefault="00DD4547" w:rsidP="00DD4547">
            <w:pPr>
              <w:keepNext/>
              <w:jc w:val="center"/>
              <w:rPr>
                <w:kern w:val="2"/>
                <w:sz w:val="16"/>
              </w:rPr>
            </w:pPr>
          </w:p>
        </w:tc>
        <w:tc>
          <w:tcPr>
            <w:tcW w:w="1350" w:type="dxa"/>
            <w:vAlign w:val="center"/>
          </w:tcPr>
          <w:p w14:paraId="4C1679C9" w14:textId="77777777" w:rsidR="00DD4547" w:rsidRPr="00D82ADD" w:rsidRDefault="00DD4547" w:rsidP="009063FA">
            <w:pPr>
              <w:keepNext/>
              <w:jc w:val="center"/>
              <w:rPr>
                <w:kern w:val="2"/>
                <w:sz w:val="16"/>
              </w:rPr>
            </w:pPr>
            <w:r w:rsidRPr="00D82ADD">
              <w:rPr>
                <w:kern w:val="2"/>
                <w:sz w:val="16"/>
              </w:rPr>
              <w:t>1150</w:t>
            </w:r>
          </w:p>
        </w:tc>
        <w:tc>
          <w:tcPr>
            <w:tcW w:w="2687" w:type="dxa"/>
            <w:vAlign w:val="center"/>
          </w:tcPr>
          <w:p w14:paraId="154AF2CF" w14:textId="77777777" w:rsidR="00DD4547" w:rsidRPr="00FF7D04" w:rsidRDefault="00DD4547" w:rsidP="00DD4547">
            <w:pPr>
              <w:keepNext/>
              <w:jc w:val="center"/>
              <w:rPr>
                <w:kern w:val="2"/>
                <w:sz w:val="16"/>
                <w:szCs w:val="16"/>
              </w:rPr>
            </w:pPr>
            <w:r w:rsidRPr="00FF7D04">
              <w:rPr>
                <w:kern w:val="2"/>
                <w:sz w:val="16"/>
                <w:szCs w:val="16"/>
              </w:rPr>
              <w:t xml:space="preserve">Agricultural Lands Class II </w:t>
            </w:r>
            <w:r w:rsidRPr="00FF7D04">
              <w:rPr>
                <w:kern w:val="2"/>
                <w:sz w:val="16"/>
                <w:szCs w:val="16"/>
              </w:rPr>
              <w:br/>
              <w:t>Less Than 3 Acres (Use Value)</w:t>
            </w:r>
          </w:p>
        </w:tc>
        <w:tc>
          <w:tcPr>
            <w:tcW w:w="3599" w:type="dxa"/>
          </w:tcPr>
          <w:p w14:paraId="77519A0E" w14:textId="77777777" w:rsidR="00DD4547" w:rsidRPr="00D82ADD" w:rsidRDefault="00DD4547" w:rsidP="00DD4547">
            <w:pPr>
              <w:keepNext/>
              <w:ind w:left="106" w:right="153"/>
              <w:rPr>
                <w:kern w:val="2"/>
                <w:sz w:val="16"/>
              </w:rPr>
            </w:pPr>
            <w:r w:rsidRPr="00D82ADD">
              <w:rPr>
                <w:kern w:val="2"/>
                <w:sz w:val="16"/>
              </w:rPr>
              <w:t>Agricultural Land</w:t>
            </w:r>
            <w:r w:rsidR="00474BDA">
              <w:rPr>
                <w:sz w:val="16"/>
                <w:szCs w:val="16"/>
              </w:rPr>
              <w:sym w:font="Symbol" w:char="F0BE"/>
            </w:r>
            <w:r w:rsidRPr="00D82ADD">
              <w:rPr>
                <w:kern w:val="2"/>
                <w:sz w:val="16"/>
              </w:rPr>
              <w:t>Class II containing less than 3 acres in area using the first four classifications of the U.S. Soil Conservation Service.</w:t>
            </w:r>
          </w:p>
        </w:tc>
      </w:tr>
      <w:tr w:rsidR="00DD4547" w:rsidRPr="00D82ADD" w14:paraId="0FE88BA2" w14:textId="77777777" w:rsidTr="004F75AE">
        <w:trPr>
          <w:cantSplit/>
          <w:jc w:val="center"/>
        </w:trPr>
        <w:tc>
          <w:tcPr>
            <w:tcW w:w="905" w:type="dxa"/>
            <w:vAlign w:val="center"/>
          </w:tcPr>
          <w:p w14:paraId="00786E5C" w14:textId="77777777" w:rsidR="00DD4547" w:rsidRPr="00D82ADD" w:rsidRDefault="00DD4547" w:rsidP="00DD4547">
            <w:pPr>
              <w:keepNext/>
              <w:jc w:val="center"/>
              <w:rPr>
                <w:kern w:val="2"/>
                <w:sz w:val="16"/>
              </w:rPr>
            </w:pPr>
            <w:r w:rsidRPr="00D82ADD">
              <w:rPr>
                <w:kern w:val="2"/>
                <w:sz w:val="16"/>
              </w:rPr>
              <w:t>12</w:t>
            </w:r>
          </w:p>
        </w:tc>
        <w:tc>
          <w:tcPr>
            <w:tcW w:w="1980" w:type="dxa"/>
            <w:vAlign w:val="center"/>
          </w:tcPr>
          <w:p w14:paraId="272E6989" w14:textId="77777777" w:rsidR="00DD4547" w:rsidRPr="00D82ADD" w:rsidRDefault="00DD4547" w:rsidP="00DD4547">
            <w:pPr>
              <w:keepNext/>
              <w:jc w:val="center"/>
              <w:rPr>
                <w:kern w:val="2"/>
                <w:sz w:val="16"/>
              </w:rPr>
            </w:pPr>
            <w:r w:rsidRPr="00D82ADD">
              <w:rPr>
                <w:kern w:val="2"/>
                <w:sz w:val="16"/>
              </w:rPr>
              <w:t>Agricultural Lands Class III</w:t>
            </w:r>
          </w:p>
        </w:tc>
        <w:tc>
          <w:tcPr>
            <w:tcW w:w="1350" w:type="dxa"/>
            <w:vAlign w:val="center"/>
          </w:tcPr>
          <w:p w14:paraId="3A936365" w14:textId="77777777" w:rsidR="00DD4547" w:rsidRPr="00D82ADD" w:rsidRDefault="00DD4547" w:rsidP="009063FA">
            <w:pPr>
              <w:keepNext/>
              <w:jc w:val="center"/>
              <w:rPr>
                <w:kern w:val="2"/>
                <w:sz w:val="16"/>
              </w:rPr>
            </w:pPr>
            <w:r w:rsidRPr="00D82ADD">
              <w:rPr>
                <w:kern w:val="2"/>
                <w:sz w:val="16"/>
              </w:rPr>
              <w:t>1200</w:t>
            </w:r>
          </w:p>
        </w:tc>
        <w:tc>
          <w:tcPr>
            <w:tcW w:w="2687" w:type="dxa"/>
            <w:vAlign w:val="center"/>
          </w:tcPr>
          <w:p w14:paraId="4358E8A1" w14:textId="77777777" w:rsidR="00DD4547" w:rsidRPr="00FF7D04" w:rsidRDefault="00DD4547" w:rsidP="00DD4547">
            <w:pPr>
              <w:keepNext/>
              <w:jc w:val="center"/>
              <w:rPr>
                <w:kern w:val="2"/>
                <w:sz w:val="16"/>
                <w:szCs w:val="16"/>
              </w:rPr>
            </w:pPr>
            <w:r w:rsidRPr="00FF7D04">
              <w:rPr>
                <w:kern w:val="2"/>
                <w:sz w:val="16"/>
                <w:szCs w:val="16"/>
              </w:rPr>
              <w:t>Agricultural Lands Class III (Use Value)</w:t>
            </w:r>
          </w:p>
        </w:tc>
        <w:tc>
          <w:tcPr>
            <w:tcW w:w="3599" w:type="dxa"/>
          </w:tcPr>
          <w:p w14:paraId="44E13CDC" w14:textId="77777777" w:rsidR="00DD4547" w:rsidRPr="00D82ADD" w:rsidRDefault="00DD4547" w:rsidP="00DD4547">
            <w:pPr>
              <w:keepNext/>
              <w:ind w:left="106" w:right="153"/>
              <w:rPr>
                <w:kern w:val="2"/>
                <w:sz w:val="16"/>
              </w:rPr>
            </w:pPr>
            <w:r w:rsidRPr="00D82ADD">
              <w:rPr>
                <w:kern w:val="2"/>
                <w:sz w:val="16"/>
              </w:rPr>
              <w:t>Agricultural Land</w:t>
            </w:r>
            <w:r w:rsidR="00474BDA">
              <w:rPr>
                <w:sz w:val="16"/>
                <w:szCs w:val="16"/>
              </w:rPr>
              <w:sym w:font="Symbol" w:char="F0BE"/>
            </w:r>
            <w:r w:rsidRPr="00D82ADD">
              <w:rPr>
                <w:kern w:val="2"/>
                <w:sz w:val="16"/>
              </w:rPr>
              <w:t xml:space="preserve">Class III containing 3 acres or more in area using the first four classifications of the U.S. Soil Conservation Service. </w:t>
            </w:r>
          </w:p>
        </w:tc>
      </w:tr>
      <w:tr w:rsidR="00DD4547" w:rsidRPr="00D82ADD" w14:paraId="3A6D1AC8" w14:textId="77777777" w:rsidTr="004F75AE">
        <w:trPr>
          <w:cantSplit/>
          <w:jc w:val="center"/>
        </w:trPr>
        <w:tc>
          <w:tcPr>
            <w:tcW w:w="905" w:type="dxa"/>
            <w:vAlign w:val="center"/>
          </w:tcPr>
          <w:p w14:paraId="674172CE" w14:textId="77777777" w:rsidR="00DD4547" w:rsidRPr="00D82ADD" w:rsidRDefault="00DD4547" w:rsidP="00DD4547">
            <w:pPr>
              <w:jc w:val="center"/>
              <w:rPr>
                <w:kern w:val="2"/>
                <w:sz w:val="16"/>
              </w:rPr>
            </w:pPr>
          </w:p>
        </w:tc>
        <w:tc>
          <w:tcPr>
            <w:tcW w:w="1980" w:type="dxa"/>
            <w:vAlign w:val="center"/>
          </w:tcPr>
          <w:p w14:paraId="54DE4870" w14:textId="77777777" w:rsidR="00DD4547" w:rsidRPr="00D82ADD" w:rsidRDefault="00DD4547" w:rsidP="00DD4547">
            <w:pPr>
              <w:jc w:val="center"/>
              <w:rPr>
                <w:kern w:val="2"/>
                <w:sz w:val="16"/>
              </w:rPr>
            </w:pPr>
          </w:p>
        </w:tc>
        <w:tc>
          <w:tcPr>
            <w:tcW w:w="1350" w:type="dxa"/>
            <w:vAlign w:val="center"/>
          </w:tcPr>
          <w:p w14:paraId="6E8DD756" w14:textId="77777777" w:rsidR="00DD4547" w:rsidRPr="00D82ADD" w:rsidRDefault="00DD4547" w:rsidP="009063FA">
            <w:pPr>
              <w:jc w:val="center"/>
              <w:rPr>
                <w:kern w:val="2"/>
                <w:sz w:val="16"/>
              </w:rPr>
            </w:pPr>
            <w:r w:rsidRPr="00D82ADD">
              <w:rPr>
                <w:kern w:val="2"/>
                <w:sz w:val="16"/>
              </w:rPr>
              <w:t>1250</w:t>
            </w:r>
          </w:p>
        </w:tc>
        <w:tc>
          <w:tcPr>
            <w:tcW w:w="2687" w:type="dxa"/>
            <w:vAlign w:val="center"/>
          </w:tcPr>
          <w:p w14:paraId="528AF899" w14:textId="77777777" w:rsidR="00DD4547" w:rsidRPr="00D82ADD" w:rsidRDefault="00DD4547" w:rsidP="00DD4547">
            <w:pPr>
              <w:jc w:val="center"/>
              <w:rPr>
                <w:kern w:val="2"/>
                <w:sz w:val="16"/>
              </w:rPr>
            </w:pPr>
            <w:r w:rsidRPr="00D82ADD">
              <w:rPr>
                <w:kern w:val="2"/>
                <w:sz w:val="16"/>
              </w:rPr>
              <w:t>Agricultural Lands Class III Less Than 3 Acres (Use Value)</w:t>
            </w:r>
          </w:p>
        </w:tc>
        <w:tc>
          <w:tcPr>
            <w:tcW w:w="3599" w:type="dxa"/>
          </w:tcPr>
          <w:p w14:paraId="386FF740" w14:textId="77777777" w:rsidR="00DD4547" w:rsidRPr="00D82ADD" w:rsidRDefault="00DD4547" w:rsidP="00DD4547">
            <w:pPr>
              <w:ind w:left="106" w:right="153"/>
              <w:rPr>
                <w:kern w:val="2"/>
                <w:sz w:val="16"/>
              </w:rPr>
            </w:pPr>
            <w:r w:rsidRPr="00D82ADD">
              <w:rPr>
                <w:kern w:val="2"/>
                <w:sz w:val="16"/>
              </w:rPr>
              <w:t>Agricultural Land</w:t>
            </w:r>
            <w:r w:rsidR="00474BDA">
              <w:rPr>
                <w:sz w:val="16"/>
                <w:szCs w:val="16"/>
              </w:rPr>
              <w:sym w:font="Symbol" w:char="F0BE"/>
            </w:r>
            <w:r w:rsidRPr="00D82ADD">
              <w:rPr>
                <w:kern w:val="2"/>
                <w:sz w:val="16"/>
              </w:rPr>
              <w:t>Class III containing less than 3 acres in area using the first four classifications of the U.S. Soil Conservation Service.</w:t>
            </w:r>
          </w:p>
        </w:tc>
      </w:tr>
      <w:tr w:rsidR="00DD4547" w:rsidRPr="00D82ADD" w14:paraId="4088A2E3" w14:textId="77777777" w:rsidTr="004F75AE">
        <w:trPr>
          <w:cantSplit/>
          <w:jc w:val="center"/>
        </w:trPr>
        <w:tc>
          <w:tcPr>
            <w:tcW w:w="905" w:type="dxa"/>
            <w:vAlign w:val="center"/>
          </w:tcPr>
          <w:p w14:paraId="06A93DE8" w14:textId="77777777" w:rsidR="00DD4547" w:rsidRPr="00D82ADD" w:rsidRDefault="00DD4547" w:rsidP="00DD4547">
            <w:pPr>
              <w:jc w:val="center"/>
              <w:rPr>
                <w:kern w:val="2"/>
                <w:sz w:val="16"/>
              </w:rPr>
            </w:pPr>
          </w:p>
        </w:tc>
        <w:tc>
          <w:tcPr>
            <w:tcW w:w="1980" w:type="dxa"/>
            <w:vAlign w:val="center"/>
          </w:tcPr>
          <w:p w14:paraId="25B89931" w14:textId="77777777" w:rsidR="00DD4547" w:rsidRPr="00D82ADD" w:rsidRDefault="00DD4547" w:rsidP="00DD4547">
            <w:pPr>
              <w:jc w:val="center"/>
              <w:rPr>
                <w:kern w:val="2"/>
                <w:sz w:val="16"/>
              </w:rPr>
            </w:pPr>
          </w:p>
        </w:tc>
        <w:tc>
          <w:tcPr>
            <w:tcW w:w="1350" w:type="dxa"/>
            <w:vAlign w:val="center"/>
          </w:tcPr>
          <w:p w14:paraId="35D9B136" w14:textId="77777777" w:rsidR="00DD4547" w:rsidRPr="00D82ADD" w:rsidRDefault="00DD4547" w:rsidP="009063FA">
            <w:pPr>
              <w:jc w:val="center"/>
              <w:rPr>
                <w:kern w:val="2"/>
                <w:sz w:val="16"/>
              </w:rPr>
            </w:pPr>
            <w:r w:rsidRPr="00D82ADD">
              <w:rPr>
                <w:kern w:val="2"/>
                <w:sz w:val="16"/>
              </w:rPr>
              <w:t>1265</w:t>
            </w:r>
          </w:p>
        </w:tc>
        <w:tc>
          <w:tcPr>
            <w:tcW w:w="2687" w:type="dxa"/>
            <w:vAlign w:val="center"/>
          </w:tcPr>
          <w:p w14:paraId="7B70383C" w14:textId="77777777" w:rsidR="00DD4547" w:rsidRPr="00D82ADD" w:rsidRDefault="00FF7D04" w:rsidP="00DD4547">
            <w:pPr>
              <w:jc w:val="center"/>
              <w:rPr>
                <w:kern w:val="2"/>
                <w:sz w:val="16"/>
              </w:rPr>
            </w:pPr>
            <w:r>
              <w:rPr>
                <w:kern w:val="2"/>
                <w:sz w:val="16"/>
              </w:rPr>
              <w:t>Agricultural Lands Class IIIW</w:t>
            </w:r>
            <w:r>
              <w:rPr>
                <w:kern w:val="2"/>
                <w:sz w:val="16"/>
              </w:rPr>
              <w:br/>
            </w:r>
            <w:r w:rsidR="00DD4547" w:rsidRPr="00D82ADD">
              <w:rPr>
                <w:kern w:val="2"/>
                <w:sz w:val="16"/>
              </w:rPr>
              <w:t>(Use Value)</w:t>
            </w:r>
          </w:p>
        </w:tc>
        <w:tc>
          <w:tcPr>
            <w:tcW w:w="3599" w:type="dxa"/>
          </w:tcPr>
          <w:p w14:paraId="1B2A4AEA" w14:textId="77777777" w:rsidR="00DD4547" w:rsidRPr="00D82ADD" w:rsidRDefault="00DD4547" w:rsidP="00DD4547">
            <w:pPr>
              <w:ind w:left="106" w:right="153"/>
              <w:rPr>
                <w:kern w:val="2"/>
                <w:sz w:val="16"/>
              </w:rPr>
            </w:pPr>
            <w:r w:rsidRPr="00D82ADD">
              <w:rPr>
                <w:kern w:val="2"/>
                <w:sz w:val="16"/>
              </w:rPr>
              <w:t>Agricultural Land</w:t>
            </w:r>
            <w:r w:rsidR="00474BDA">
              <w:rPr>
                <w:sz w:val="16"/>
                <w:szCs w:val="16"/>
              </w:rPr>
              <w:sym w:font="Symbol" w:char="F0BE"/>
            </w:r>
            <w:r w:rsidRPr="00D82ADD">
              <w:rPr>
                <w:kern w:val="2"/>
                <w:sz w:val="16"/>
              </w:rPr>
              <w:t>Class III (65%) Class IV (35%) containing 3 acres or more in area using the first four classifications of the U.S. Soil Conservation Service.</w:t>
            </w:r>
          </w:p>
        </w:tc>
      </w:tr>
      <w:tr w:rsidR="00DD4547" w:rsidRPr="00D82ADD" w14:paraId="5795AD45" w14:textId="77777777" w:rsidTr="004F75AE">
        <w:trPr>
          <w:cantSplit/>
          <w:jc w:val="center"/>
        </w:trPr>
        <w:tc>
          <w:tcPr>
            <w:tcW w:w="905" w:type="dxa"/>
            <w:vAlign w:val="center"/>
          </w:tcPr>
          <w:p w14:paraId="54DDBAED" w14:textId="77777777" w:rsidR="00DD4547" w:rsidRPr="00D82ADD" w:rsidRDefault="00DD4547" w:rsidP="00DD4547">
            <w:pPr>
              <w:jc w:val="center"/>
              <w:rPr>
                <w:kern w:val="2"/>
                <w:sz w:val="16"/>
              </w:rPr>
            </w:pPr>
            <w:r w:rsidRPr="00D82ADD">
              <w:rPr>
                <w:kern w:val="2"/>
                <w:sz w:val="16"/>
              </w:rPr>
              <w:t>13</w:t>
            </w:r>
          </w:p>
        </w:tc>
        <w:tc>
          <w:tcPr>
            <w:tcW w:w="1980" w:type="dxa"/>
            <w:vAlign w:val="center"/>
          </w:tcPr>
          <w:p w14:paraId="5958F57B" w14:textId="77777777" w:rsidR="00DD4547" w:rsidRPr="00D82ADD" w:rsidRDefault="00DD4547" w:rsidP="00DD4547">
            <w:pPr>
              <w:jc w:val="center"/>
              <w:rPr>
                <w:kern w:val="2"/>
                <w:sz w:val="16"/>
              </w:rPr>
            </w:pPr>
            <w:r w:rsidRPr="00D82ADD">
              <w:rPr>
                <w:kern w:val="2"/>
                <w:sz w:val="16"/>
              </w:rPr>
              <w:t>Agricultural Lands Class IV</w:t>
            </w:r>
          </w:p>
        </w:tc>
        <w:tc>
          <w:tcPr>
            <w:tcW w:w="1350" w:type="dxa"/>
            <w:vAlign w:val="center"/>
          </w:tcPr>
          <w:p w14:paraId="44CE524A" w14:textId="77777777" w:rsidR="00DD4547" w:rsidRPr="00D82ADD" w:rsidRDefault="00DD4547" w:rsidP="009063FA">
            <w:pPr>
              <w:jc w:val="center"/>
              <w:rPr>
                <w:kern w:val="2"/>
                <w:sz w:val="16"/>
              </w:rPr>
            </w:pPr>
            <w:r w:rsidRPr="00D82ADD">
              <w:rPr>
                <w:kern w:val="2"/>
                <w:sz w:val="16"/>
              </w:rPr>
              <w:t>1300</w:t>
            </w:r>
          </w:p>
        </w:tc>
        <w:tc>
          <w:tcPr>
            <w:tcW w:w="2687" w:type="dxa"/>
            <w:vAlign w:val="center"/>
          </w:tcPr>
          <w:p w14:paraId="3A37BC39" w14:textId="77777777" w:rsidR="00FF7D04" w:rsidRDefault="00FF7D04" w:rsidP="00DD4547">
            <w:pPr>
              <w:jc w:val="center"/>
              <w:rPr>
                <w:kern w:val="2"/>
                <w:sz w:val="16"/>
              </w:rPr>
            </w:pPr>
            <w:r>
              <w:rPr>
                <w:kern w:val="2"/>
                <w:sz w:val="16"/>
              </w:rPr>
              <w:t>Agricultural Lands Class IV</w:t>
            </w:r>
          </w:p>
          <w:p w14:paraId="073C9A4C" w14:textId="77777777" w:rsidR="00DD4547" w:rsidRPr="00D82ADD" w:rsidRDefault="00DD4547" w:rsidP="00DD4547">
            <w:pPr>
              <w:jc w:val="center"/>
              <w:rPr>
                <w:kern w:val="2"/>
                <w:sz w:val="16"/>
              </w:rPr>
            </w:pPr>
            <w:r w:rsidRPr="00D82ADD">
              <w:rPr>
                <w:kern w:val="2"/>
                <w:sz w:val="16"/>
              </w:rPr>
              <w:t>(Use Value)</w:t>
            </w:r>
          </w:p>
        </w:tc>
        <w:tc>
          <w:tcPr>
            <w:tcW w:w="3599" w:type="dxa"/>
          </w:tcPr>
          <w:p w14:paraId="3AF802F1" w14:textId="77777777" w:rsidR="00DD4547" w:rsidRPr="00D82ADD" w:rsidRDefault="00474BDA" w:rsidP="00DD4547">
            <w:pPr>
              <w:ind w:left="106" w:right="153"/>
              <w:rPr>
                <w:kern w:val="2"/>
                <w:sz w:val="16"/>
              </w:rPr>
            </w:pPr>
            <w:r>
              <w:rPr>
                <w:kern w:val="2"/>
                <w:sz w:val="16"/>
              </w:rPr>
              <w:t>Agricultural Land</w:t>
            </w:r>
            <w:r>
              <w:rPr>
                <w:sz w:val="16"/>
                <w:szCs w:val="16"/>
              </w:rPr>
              <w:sym w:font="Symbol" w:char="F0BE"/>
            </w:r>
            <w:r w:rsidR="00DD4547" w:rsidRPr="00D82ADD">
              <w:rPr>
                <w:kern w:val="2"/>
                <w:sz w:val="16"/>
              </w:rPr>
              <w:t xml:space="preserve">Class IV containing 3 acres or more in area using the first four classifications of the U.S. Soil Conservation Service. </w:t>
            </w:r>
          </w:p>
        </w:tc>
      </w:tr>
      <w:tr w:rsidR="00DD4547" w:rsidRPr="00D82ADD" w14:paraId="41115284" w14:textId="77777777" w:rsidTr="004F75AE">
        <w:trPr>
          <w:cantSplit/>
          <w:jc w:val="center"/>
        </w:trPr>
        <w:tc>
          <w:tcPr>
            <w:tcW w:w="905" w:type="dxa"/>
            <w:vAlign w:val="center"/>
          </w:tcPr>
          <w:p w14:paraId="2425021D" w14:textId="77777777" w:rsidR="00DD4547" w:rsidRPr="00D82ADD" w:rsidRDefault="00DD4547" w:rsidP="00DD4547">
            <w:pPr>
              <w:jc w:val="center"/>
              <w:rPr>
                <w:kern w:val="2"/>
                <w:sz w:val="16"/>
              </w:rPr>
            </w:pPr>
          </w:p>
        </w:tc>
        <w:tc>
          <w:tcPr>
            <w:tcW w:w="1980" w:type="dxa"/>
            <w:vAlign w:val="center"/>
          </w:tcPr>
          <w:p w14:paraId="3ACEE867" w14:textId="77777777" w:rsidR="00DD4547" w:rsidRPr="00D82ADD" w:rsidRDefault="00DD4547" w:rsidP="00DD4547">
            <w:pPr>
              <w:jc w:val="center"/>
              <w:rPr>
                <w:kern w:val="2"/>
                <w:sz w:val="16"/>
              </w:rPr>
            </w:pPr>
          </w:p>
        </w:tc>
        <w:tc>
          <w:tcPr>
            <w:tcW w:w="1350" w:type="dxa"/>
            <w:vAlign w:val="center"/>
          </w:tcPr>
          <w:p w14:paraId="2EB69767" w14:textId="77777777" w:rsidR="00DD4547" w:rsidRPr="00D82ADD" w:rsidRDefault="00DD4547" w:rsidP="009063FA">
            <w:pPr>
              <w:jc w:val="center"/>
              <w:rPr>
                <w:kern w:val="2"/>
                <w:sz w:val="16"/>
              </w:rPr>
            </w:pPr>
            <w:r w:rsidRPr="00D82ADD">
              <w:rPr>
                <w:kern w:val="2"/>
                <w:sz w:val="16"/>
              </w:rPr>
              <w:t>1350</w:t>
            </w:r>
          </w:p>
        </w:tc>
        <w:tc>
          <w:tcPr>
            <w:tcW w:w="2687" w:type="dxa"/>
            <w:vAlign w:val="center"/>
          </w:tcPr>
          <w:p w14:paraId="2DDB180C" w14:textId="77777777" w:rsidR="00DD4547" w:rsidRPr="00D82ADD" w:rsidRDefault="00DD4547" w:rsidP="00DD4547">
            <w:pPr>
              <w:jc w:val="center"/>
              <w:rPr>
                <w:kern w:val="2"/>
                <w:sz w:val="16"/>
              </w:rPr>
            </w:pPr>
            <w:r w:rsidRPr="00D82ADD">
              <w:rPr>
                <w:kern w:val="2"/>
                <w:sz w:val="16"/>
              </w:rPr>
              <w:t>A</w:t>
            </w:r>
            <w:r w:rsidR="00FF7D04">
              <w:rPr>
                <w:kern w:val="2"/>
                <w:sz w:val="16"/>
              </w:rPr>
              <w:t>gricultural Lands Class IV</w:t>
            </w:r>
            <w:r w:rsidR="00FF7D04">
              <w:rPr>
                <w:kern w:val="2"/>
                <w:sz w:val="16"/>
              </w:rPr>
              <w:br/>
              <w:t xml:space="preserve">Less </w:t>
            </w:r>
            <w:r w:rsidRPr="00D82ADD">
              <w:rPr>
                <w:kern w:val="2"/>
                <w:sz w:val="16"/>
              </w:rPr>
              <w:t>Than 3 Acres (Use Value)</w:t>
            </w:r>
          </w:p>
        </w:tc>
        <w:tc>
          <w:tcPr>
            <w:tcW w:w="3599" w:type="dxa"/>
          </w:tcPr>
          <w:p w14:paraId="49363EBA" w14:textId="77777777" w:rsidR="00DD4547" w:rsidRPr="00D82ADD" w:rsidRDefault="00474BDA" w:rsidP="00DD4547">
            <w:pPr>
              <w:ind w:left="106" w:right="153"/>
              <w:rPr>
                <w:kern w:val="2"/>
                <w:sz w:val="16"/>
              </w:rPr>
            </w:pPr>
            <w:r>
              <w:rPr>
                <w:kern w:val="2"/>
                <w:sz w:val="16"/>
              </w:rPr>
              <w:t>Agricultural Land</w:t>
            </w:r>
            <w:r>
              <w:rPr>
                <w:sz w:val="16"/>
                <w:szCs w:val="16"/>
              </w:rPr>
              <w:sym w:font="Symbol" w:char="F0BE"/>
            </w:r>
            <w:r w:rsidR="00DD4547" w:rsidRPr="00D82ADD">
              <w:rPr>
                <w:kern w:val="2"/>
                <w:sz w:val="16"/>
              </w:rPr>
              <w:t>Class IV containing less than 3 acres in area using the first four classifications of the U.S. Soil Conservation Service.</w:t>
            </w:r>
          </w:p>
        </w:tc>
      </w:tr>
      <w:tr w:rsidR="00DD4547" w:rsidRPr="00D82ADD" w14:paraId="413FF0E3" w14:textId="77777777" w:rsidTr="004F75AE">
        <w:trPr>
          <w:cantSplit/>
          <w:jc w:val="center"/>
        </w:trPr>
        <w:tc>
          <w:tcPr>
            <w:tcW w:w="905" w:type="dxa"/>
            <w:vAlign w:val="center"/>
          </w:tcPr>
          <w:p w14:paraId="50976FD6" w14:textId="77777777" w:rsidR="00DD4547" w:rsidRPr="00D82ADD" w:rsidRDefault="00DD4547" w:rsidP="00DD4547">
            <w:pPr>
              <w:jc w:val="center"/>
              <w:rPr>
                <w:kern w:val="2"/>
                <w:sz w:val="16"/>
              </w:rPr>
            </w:pPr>
            <w:r w:rsidRPr="00D82ADD">
              <w:rPr>
                <w:kern w:val="2"/>
                <w:sz w:val="16"/>
              </w:rPr>
              <w:t>15</w:t>
            </w:r>
          </w:p>
        </w:tc>
        <w:tc>
          <w:tcPr>
            <w:tcW w:w="1980" w:type="dxa"/>
            <w:vAlign w:val="center"/>
          </w:tcPr>
          <w:p w14:paraId="5CAA556F" w14:textId="77777777" w:rsidR="00DD4547" w:rsidRPr="00D82ADD" w:rsidRDefault="00DD4547" w:rsidP="00DD4547">
            <w:pPr>
              <w:jc w:val="center"/>
              <w:rPr>
                <w:kern w:val="2"/>
                <w:sz w:val="16"/>
              </w:rPr>
            </w:pPr>
            <w:r w:rsidRPr="00D82ADD">
              <w:rPr>
                <w:kern w:val="2"/>
                <w:sz w:val="16"/>
              </w:rPr>
              <w:t>Timberlands Class I</w:t>
            </w:r>
          </w:p>
        </w:tc>
        <w:tc>
          <w:tcPr>
            <w:tcW w:w="1350" w:type="dxa"/>
            <w:vAlign w:val="center"/>
          </w:tcPr>
          <w:p w14:paraId="0D9C645C" w14:textId="77777777" w:rsidR="00DD4547" w:rsidRPr="00D82ADD" w:rsidRDefault="00DD4547" w:rsidP="009063FA">
            <w:pPr>
              <w:jc w:val="center"/>
              <w:rPr>
                <w:kern w:val="2"/>
                <w:sz w:val="16"/>
              </w:rPr>
            </w:pPr>
            <w:r w:rsidRPr="00D82ADD">
              <w:rPr>
                <w:kern w:val="2"/>
                <w:sz w:val="16"/>
              </w:rPr>
              <w:t>1500</w:t>
            </w:r>
          </w:p>
        </w:tc>
        <w:tc>
          <w:tcPr>
            <w:tcW w:w="2687" w:type="dxa"/>
            <w:vAlign w:val="center"/>
          </w:tcPr>
          <w:p w14:paraId="43C2D984" w14:textId="77777777" w:rsidR="00DD4547" w:rsidRPr="00D82ADD" w:rsidRDefault="00DD4547" w:rsidP="00DD4547">
            <w:pPr>
              <w:jc w:val="center"/>
              <w:rPr>
                <w:kern w:val="2"/>
                <w:sz w:val="16"/>
              </w:rPr>
            </w:pPr>
            <w:r w:rsidRPr="00D82ADD">
              <w:rPr>
                <w:kern w:val="2"/>
                <w:sz w:val="16"/>
              </w:rPr>
              <w:t xml:space="preserve">Timberlands Class I </w:t>
            </w:r>
            <w:r w:rsidRPr="00D82ADD">
              <w:rPr>
                <w:kern w:val="2"/>
                <w:sz w:val="16"/>
              </w:rPr>
              <w:br/>
              <w:t>(Use Value)</w:t>
            </w:r>
          </w:p>
        </w:tc>
        <w:tc>
          <w:tcPr>
            <w:tcW w:w="3599" w:type="dxa"/>
          </w:tcPr>
          <w:p w14:paraId="251F6A5B" w14:textId="77777777" w:rsidR="00DD4547" w:rsidRPr="00D82ADD" w:rsidRDefault="00474BDA" w:rsidP="00DD4547">
            <w:pPr>
              <w:ind w:left="106" w:right="153"/>
              <w:rPr>
                <w:kern w:val="2"/>
                <w:sz w:val="16"/>
              </w:rPr>
            </w:pPr>
            <w:r>
              <w:rPr>
                <w:kern w:val="2"/>
                <w:sz w:val="16"/>
              </w:rPr>
              <w:t>Timberland</w:t>
            </w:r>
            <w:r>
              <w:rPr>
                <w:sz w:val="16"/>
                <w:szCs w:val="16"/>
              </w:rPr>
              <w:sym w:font="Symbol" w:char="F0BE"/>
            </w:r>
            <w:r w:rsidR="00DD4547" w:rsidRPr="00D82ADD">
              <w:rPr>
                <w:kern w:val="2"/>
                <w:sz w:val="16"/>
              </w:rPr>
              <w:t>Class I containing 3 acres or more in area capable of producing more than 120 cubic feet of timber per acre per annum.</w:t>
            </w:r>
          </w:p>
        </w:tc>
      </w:tr>
      <w:tr w:rsidR="00DD4547" w:rsidRPr="00D82ADD" w14:paraId="45C9D9B7" w14:textId="77777777" w:rsidTr="004F75AE">
        <w:trPr>
          <w:cantSplit/>
          <w:jc w:val="center"/>
        </w:trPr>
        <w:tc>
          <w:tcPr>
            <w:tcW w:w="905" w:type="dxa"/>
            <w:vAlign w:val="center"/>
          </w:tcPr>
          <w:p w14:paraId="4D090769" w14:textId="77777777" w:rsidR="00DD4547" w:rsidRPr="00D82ADD" w:rsidRDefault="00DD4547" w:rsidP="00DD4547">
            <w:pPr>
              <w:jc w:val="center"/>
              <w:rPr>
                <w:kern w:val="2"/>
                <w:sz w:val="16"/>
              </w:rPr>
            </w:pPr>
          </w:p>
        </w:tc>
        <w:tc>
          <w:tcPr>
            <w:tcW w:w="1980" w:type="dxa"/>
            <w:vAlign w:val="center"/>
          </w:tcPr>
          <w:p w14:paraId="6E6E23E7" w14:textId="77777777" w:rsidR="00DD4547" w:rsidRPr="00D82ADD" w:rsidRDefault="00DD4547" w:rsidP="00DD4547">
            <w:pPr>
              <w:jc w:val="center"/>
              <w:rPr>
                <w:kern w:val="2"/>
                <w:sz w:val="16"/>
              </w:rPr>
            </w:pPr>
          </w:p>
        </w:tc>
        <w:tc>
          <w:tcPr>
            <w:tcW w:w="1350" w:type="dxa"/>
            <w:vAlign w:val="center"/>
          </w:tcPr>
          <w:p w14:paraId="1264502E" w14:textId="77777777" w:rsidR="00DD4547" w:rsidRPr="00D82ADD" w:rsidRDefault="00DD4547" w:rsidP="009063FA">
            <w:pPr>
              <w:jc w:val="center"/>
              <w:rPr>
                <w:kern w:val="2"/>
                <w:sz w:val="16"/>
              </w:rPr>
            </w:pPr>
            <w:r w:rsidRPr="00D82ADD">
              <w:rPr>
                <w:kern w:val="2"/>
                <w:sz w:val="16"/>
              </w:rPr>
              <w:t>1550</w:t>
            </w:r>
          </w:p>
        </w:tc>
        <w:tc>
          <w:tcPr>
            <w:tcW w:w="2687" w:type="dxa"/>
            <w:vAlign w:val="center"/>
          </w:tcPr>
          <w:p w14:paraId="2D64A08C" w14:textId="77777777" w:rsidR="00DD4547" w:rsidRPr="00D82ADD" w:rsidRDefault="00DD4547" w:rsidP="00DD4547">
            <w:pPr>
              <w:jc w:val="center"/>
              <w:rPr>
                <w:kern w:val="2"/>
                <w:sz w:val="16"/>
              </w:rPr>
            </w:pPr>
            <w:r w:rsidRPr="00D82ADD">
              <w:rPr>
                <w:kern w:val="2"/>
                <w:sz w:val="16"/>
              </w:rPr>
              <w:t xml:space="preserve">Timberlands Class I </w:t>
            </w:r>
            <w:r w:rsidRPr="00D82ADD">
              <w:rPr>
                <w:kern w:val="2"/>
                <w:sz w:val="16"/>
              </w:rPr>
              <w:br/>
              <w:t>Less Than 3 Acres (Use Value)</w:t>
            </w:r>
          </w:p>
        </w:tc>
        <w:tc>
          <w:tcPr>
            <w:tcW w:w="3599" w:type="dxa"/>
          </w:tcPr>
          <w:p w14:paraId="086FD84E" w14:textId="77777777" w:rsidR="00DD4547" w:rsidRPr="00D82ADD" w:rsidRDefault="00474BDA" w:rsidP="00DD4547">
            <w:pPr>
              <w:ind w:left="106" w:right="153"/>
              <w:rPr>
                <w:kern w:val="2"/>
                <w:sz w:val="16"/>
              </w:rPr>
            </w:pPr>
            <w:r>
              <w:rPr>
                <w:kern w:val="2"/>
                <w:sz w:val="16"/>
              </w:rPr>
              <w:t>Timberland</w:t>
            </w:r>
            <w:r>
              <w:rPr>
                <w:sz w:val="16"/>
                <w:szCs w:val="16"/>
              </w:rPr>
              <w:sym w:font="Symbol" w:char="F0BE"/>
            </w:r>
            <w:r w:rsidR="00DD4547" w:rsidRPr="00D82ADD">
              <w:rPr>
                <w:kern w:val="2"/>
                <w:sz w:val="16"/>
              </w:rPr>
              <w:t>Class I containing less than 3 acres in area capable of producing more than 120 cubic feet of timber per acre per annum.</w:t>
            </w:r>
          </w:p>
        </w:tc>
      </w:tr>
      <w:tr w:rsidR="00DD4547" w:rsidRPr="00D82ADD" w14:paraId="7F39CB82" w14:textId="77777777" w:rsidTr="004F75AE">
        <w:trPr>
          <w:cantSplit/>
          <w:jc w:val="center"/>
        </w:trPr>
        <w:tc>
          <w:tcPr>
            <w:tcW w:w="905" w:type="dxa"/>
            <w:vAlign w:val="center"/>
          </w:tcPr>
          <w:p w14:paraId="6BB20FDA" w14:textId="77777777" w:rsidR="00DD4547" w:rsidRPr="00D82ADD" w:rsidRDefault="00DD4547" w:rsidP="00DD4547">
            <w:pPr>
              <w:jc w:val="center"/>
              <w:rPr>
                <w:kern w:val="2"/>
                <w:sz w:val="16"/>
              </w:rPr>
            </w:pPr>
            <w:r w:rsidRPr="00D82ADD">
              <w:rPr>
                <w:kern w:val="2"/>
                <w:sz w:val="16"/>
              </w:rPr>
              <w:t>16</w:t>
            </w:r>
          </w:p>
        </w:tc>
        <w:tc>
          <w:tcPr>
            <w:tcW w:w="1980" w:type="dxa"/>
            <w:vAlign w:val="center"/>
          </w:tcPr>
          <w:p w14:paraId="29171E40" w14:textId="77777777" w:rsidR="00DD4547" w:rsidRPr="00D82ADD" w:rsidRDefault="00DD4547" w:rsidP="00DD4547">
            <w:pPr>
              <w:jc w:val="center"/>
              <w:rPr>
                <w:kern w:val="2"/>
                <w:sz w:val="16"/>
              </w:rPr>
            </w:pPr>
            <w:r w:rsidRPr="00D82ADD">
              <w:rPr>
                <w:kern w:val="2"/>
                <w:sz w:val="16"/>
              </w:rPr>
              <w:t>Timberlands Class II</w:t>
            </w:r>
          </w:p>
        </w:tc>
        <w:tc>
          <w:tcPr>
            <w:tcW w:w="1350" w:type="dxa"/>
            <w:vAlign w:val="center"/>
          </w:tcPr>
          <w:p w14:paraId="76F0410F" w14:textId="77777777" w:rsidR="00DD4547" w:rsidRPr="00D82ADD" w:rsidRDefault="00DD4547" w:rsidP="009063FA">
            <w:pPr>
              <w:jc w:val="center"/>
              <w:rPr>
                <w:kern w:val="2"/>
                <w:sz w:val="16"/>
              </w:rPr>
            </w:pPr>
            <w:r w:rsidRPr="00D82ADD">
              <w:rPr>
                <w:kern w:val="2"/>
                <w:sz w:val="16"/>
              </w:rPr>
              <w:t>1600</w:t>
            </w:r>
          </w:p>
        </w:tc>
        <w:tc>
          <w:tcPr>
            <w:tcW w:w="2687" w:type="dxa"/>
            <w:vAlign w:val="center"/>
          </w:tcPr>
          <w:p w14:paraId="79FCC50C" w14:textId="77777777" w:rsidR="00DD4547" w:rsidRPr="00D82ADD" w:rsidRDefault="00DD4547" w:rsidP="00DD4547">
            <w:pPr>
              <w:jc w:val="center"/>
              <w:rPr>
                <w:kern w:val="2"/>
                <w:sz w:val="16"/>
              </w:rPr>
            </w:pPr>
            <w:r w:rsidRPr="00D82ADD">
              <w:rPr>
                <w:kern w:val="2"/>
                <w:sz w:val="16"/>
              </w:rPr>
              <w:t xml:space="preserve">Timberlands Class II </w:t>
            </w:r>
            <w:r w:rsidRPr="00D82ADD">
              <w:rPr>
                <w:kern w:val="2"/>
                <w:sz w:val="16"/>
              </w:rPr>
              <w:br/>
              <w:t>(Use Value)</w:t>
            </w:r>
          </w:p>
        </w:tc>
        <w:tc>
          <w:tcPr>
            <w:tcW w:w="3599" w:type="dxa"/>
          </w:tcPr>
          <w:p w14:paraId="71204D13" w14:textId="77777777" w:rsidR="00DD4547" w:rsidRPr="00D82ADD" w:rsidRDefault="00474BDA" w:rsidP="00DD4547">
            <w:pPr>
              <w:ind w:left="106" w:right="153"/>
              <w:rPr>
                <w:kern w:val="2"/>
                <w:sz w:val="16"/>
              </w:rPr>
            </w:pPr>
            <w:r>
              <w:rPr>
                <w:kern w:val="2"/>
                <w:sz w:val="16"/>
              </w:rPr>
              <w:t>Timberland</w:t>
            </w:r>
            <w:r>
              <w:rPr>
                <w:sz w:val="16"/>
                <w:szCs w:val="16"/>
              </w:rPr>
              <w:sym w:font="Symbol" w:char="F0BE"/>
            </w:r>
            <w:r w:rsidR="00DD4547" w:rsidRPr="00D82ADD">
              <w:rPr>
                <w:kern w:val="2"/>
                <w:sz w:val="16"/>
              </w:rPr>
              <w:t>Class II containing 3 acres or more in area capable of producing more than 85 but less than 120 cubic feet of timber per acre per annum.</w:t>
            </w:r>
          </w:p>
        </w:tc>
      </w:tr>
      <w:tr w:rsidR="00DD4547" w:rsidRPr="00D82ADD" w14:paraId="3F1A8991" w14:textId="77777777" w:rsidTr="004F75AE">
        <w:trPr>
          <w:cantSplit/>
          <w:jc w:val="center"/>
        </w:trPr>
        <w:tc>
          <w:tcPr>
            <w:tcW w:w="905" w:type="dxa"/>
            <w:vAlign w:val="center"/>
          </w:tcPr>
          <w:p w14:paraId="674132EF" w14:textId="77777777" w:rsidR="00DD4547" w:rsidRPr="00D82ADD" w:rsidRDefault="00DD4547" w:rsidP="00DD4547">
            <w:pPr>
              <w:jc w:val="center"/>
              <w:rPr>
                <w:kern w:val="2"/>
                <w:sz w:val="16"/>
              </w:rPr>
            </w:pPr>
          </w:p>
        </w:tc>
        <w:tc>
          <w:tcPr>
            <w:tcW w:w="1980" w:type="dxa"/>
            <w:vAlign w:val="center"/>
          </w:tcPr>
          <w:p w14:paraId="4B4BECA4" w14:textId="77777777" w:rsidR="00DD4547" w:rsidRPr="00D82ADD" w:rsidRDefault="00DD4547" w:rsidP="00DD4547">
            <w:pPr>
              <w:jc w:val="center"/>
              <w:rPr>
                <w:kern w:val="2"/>
                <w:sz w:val="16"/>
              </w:rPr>
            </w:pPr>
          </w:p>
        </w:tc>
        <w:tc>
          <w:tcPr>
            <w:tcW w:w="1350" w:type="dxa"/>
            <w:vAlign w:val="center"/>
          </w:tcPr>
          <w:p w14:paraId="3AC2260C" w14:textId="77777777" w:rsidR="00DD4547" w:rsidRPr="00D82ADD" w:rsidRDefault="00DD4547" w:rsidP="009063FA">
            <w:pPr>
              <w:jc w:val="center"/>
              <w:rPr>
                <w:kern w:val="2"/>
                <w:sz w:val="16"/>
              </w:rPr>
            </w:pPr>
            <w:r w:rsidRPr="00D82ADD">
              <w:rPr>
                <w:kern w:val="2"/>
                <w:sz w:val="16"/>
              </w:rPr>
              <w:t>1650</w:t>
            </w:r>
          </w:p>
        </w:tc>
        <w:tc>
          <w:tcPr>
            <w:tcW w:w="2687" w:type="dxa"/>
            <w:vAlign w:val="center"/>
          </w:tcPr>
          <w:p w14:paraId="453A655D" w14:textId="77777777" w:rsidR="00DD4547" w:rsidRPr="00D82ADD" w:rsidRDefault="00DD4547" w:rsidP="00DD4547">
            <w:pPr>
              <w:jc w:val="center"/>
              <w:rPr>
                <w:kern w:val="2"/>
                <w:sz w:val="16"/>
              </w:rPr>
            </w:pPr>
            <w:r w:rsidRPr="00D82ADD">
              <w:rPr>
                <w:kern w:val="2"/>
                <w:sz w:val="16"/>
              </w:rPr>
              <w:t xml:space="preserve">Timberlands Class II </w:t>
            </w:r>
            <w:r w:rsidRPr="00D82ADD">
              <w:rPr>
                <w:kern w:val="2"/>
                <w:sz w:val="16"/>
              </w:rPr>
              <w:br/>
              <w:t>Less Than 3 Acres (Use Value)</w:t>
            </w:r>
          </w:p>
        </w:tc>
        <w:tc>
          <w:tcPr>
            <w:tcW w:w="3599" w:type="dxa"/>
          </w:tcPr>
          <w:p w14:paraId="6C4F73CE" w14:textId="77777777" w:rsidR="00DD4547" w:rsidRPr="00D82ADD" w:rsidRDefault="00474BDA" w:rsidP="00DD4547">
            <w:pPr>
              <w:ind w:left="106" w:right="153"/>
              <w:rPr>
                <w:kern w:val="2"/>
                <w:sz w:val="16"/>
              </w:rPr>
            </w:pPr>
            <w:r>
              <w:rPr>
                <w:kern w:val="2"/>
                <w:sz w:val="16"/>
              </w:rPr>
              <w:t>Timberland</w:t>
            </w:r>
            <w:r>
              <w:rPr>
                <w:sz w:val="16"/>
                <w:szCs w:val="16"/>
              </w:rPr>
              <w:sym w:font="Symbol" w:char="F0BE"/>
            </w:r>
            <w:r w:rsidR="00DD4547" w:rsidRPr="00D82ADD">
              <w:rPr>
                <w:kern w:val="2"/>
                <w:sz w:val="16"/>
              </w:rPr>
              <w:t>Class II containing less than 3 acres in area capable of producing more than 85 but less than 120 cubic feet of timber per acre per annum.</w:t>
            </w:r>
          </w:p>
        </w:tc>
      </w:tr>
      <w:tr w:rsidR="00DD4547" w:rsidRPr="00D82ADD" w14:paraId="41FF71BB" w14:textId="77777777" w:rsidTr="004F75AE">
        <w:trPr>
          <w:cantSplit/>
          <w:jc w:val="center"/>
        </w:trPr>
        <w:tc>
          <w:tcPr>
            <w:tcW w:w="905" w:type="dxa"/>
            <w:vAlign w:val="center"/>
          </w:tcPr>
          <w:p w14:paraId="781C5085" w14:textId="77777777" w:rsidR="00DD4547" w:rsidRPr="00D82ADD" w:rsidRDefault="00DD4547" w:rsidP="00DD4547">
            <w:pPr>
              <w:jc w:val="center"/>
              <w:rPr>
                <w:kern w:val="2"/>
                <w:sz w:val="16"/>
              </w:rPr>
            </w:pPr>
            <w:r w:rsidRPr="00D82ADD">
              <w:rPr>
                <w:kern w:val="2"/>
                <w:sz w:val="16"/>
              </w:rPr>
              <w:t>17</w:t>
            </w:r>
          </w:p>
        </w:tc>
        <w:tc>
          <w:tcPr>
            <w:tcW w:w="1980" w:type="dxa"/>
            <w:vAlign w:val="center"/>
          </w:tcPr>
          <w:p w14:paraId="7149FE24" w14:textId="77777777" w:rsidR="00DD4547" w:rsidRPr="00D82ADD" w:rsidRDefault="00DD4547" w:rsidP="00DD4547">
            <w:pPr>
              <w:jc w:val="center"/>
              <w:rPr>
                <w:kern w:val="2"/>
                <w:sz w:val="16"/>
              </w:rPr>
            </w:pPr>
            <w:r w:rsidRPr="00D82ADD">
              <w:rPr>
                <w:kern w:val="2"/>
                <w:sz w:val="16"/>
              </w:rPr>
              <w:t>Timberlands Class III</w:t>
            </w:r>
          </w:p>
        </w:tc>
        <w:tc>
          <w:tcPr>
            <w:tcW w:w="1350" w:type="dxa"/>
            <w:vAlign w:val="center"/>
          </w:tcPr>
          <w:p w14:paraId="3EA7A6C9" w14:textId="77777777" w:rsidR="00DD4547" w:rsidRPr="00D82ADD" w:rsidRDefault="00DD4547" w:rsidP="009063FA">
            <w:pPr>
              <w:jc w:val="center"/>
              <w:rPr>
                <w:kern w:val="2"/>
                <w:sz w:val="16"/>
              </w:rPr>
            </w:pPr>
            <w:r w:rsidRPr="00D82ADD">
              <w:rPr>
                <w:kern w:val="2"/>
                <w:sz w:val="16"/>
              </w:rPr>
              <w:t>1700</w:t>
            </w:r>
          </w:p>
        </w:tc>
        <w:tc>
          <w:tcPr>
            <w:tcW w:w="2687" w:type="dxa"/>
            <w:vAlign w:val="center"/>
          </w:tcPr>
          <w:p w14:paraId="40B642AA" w14:textId="77777777" w:rsidR="00DD4547" w:rsidRPr="00D82ADD" w:rsidRDefault="00DD4547" w:rsidP="00DD4547">
            <w:pPr>
              <w:jc w:val="center"/>
              <w:rPr>
                <w:kern w:val="2"/>
                <w:sz w:val="16"/>
              </w:rPr>
            </w:pPr>
            <w:r w:rsidRPr="00D82ADD">
              <w:rPr>
                <w:kern w:val="2"/>
                <w:sz w:val="16"/>
              </w:rPr>
              <w:t xml:space="preserve">Timberlands Class III </w:t>
            </w:r>
            <w:r w:rsidRPr="00D82ADD">
              <w:rPr>
                <w:kern w:val="2"/>
                <w:sz w:val="16"/>
              </w:rPr>
              <w:br/>
              <w:t>(Use Value)</w:t>
            </w:r>
          </w:p>
        </w:tc>
        <w:tc>
          <w:tcPr>
            <w:tcW w:w="3599" w:type="dxa"/>
          </w:tcPr>
          <w:p w14:paraId="2B283ED6" w14:textId="77777777" w:rsidR="00DD4547" w:rsidRPr="00D82ADD" w:rsidRDefault="00DD4547" w:rsidP="00DD4547">
            <w:pPr>
              <w:ind w:left="106" w:right="153"/>
              <w:rPr>
                <w:kern w:val="2"/>
                <w:sz w:val="16"/>
              </w:rPr>
            </w:pPr>
            <w:r w:rsidRPr="00D82ADD">
              <w:rPr>
                <w:kern w:val="2"/>
                <w:sz w:val="16"/>
              </w:rPr>
              <w:t>Timberl</w:t>
            </w:r>
            <w:r w:rsidR="00474BDA">
              <w:rPr>
                <w:kern w:val="2"/>
                <w:sz w:val="16"/>
              </w:rPr>
              <w:t>and</w:t>
            </w:r>
            <w:r w:rsidR="00474BDA">
              <w:rPr>
                <w:sz w:val="16"/>
                <w:szCs w:val="16"/>
              </w:rPr>
              <w:sym w:font="Symbol" w:char="F0BE"/>
            </w:r>
            <w:r w:rsidRPr="00D82ADD">
              <w:rPr>
                <w:kern w:val="2"/>
                <w:sz w:val="16"/>
              </w:rPr>
              <w:t>Class III containing 3 acres or more in area capable of producing less than 85 cubic feet of timber per acre per annum.</w:t>
            </w:r>
          </w:p>
        </w:tc>
      </w:tr>
      <w:tr w:rsidR="00DD4547" w:rsidRPr="00D82ADD" w14:paraId="61ED004E" w14:textId="77777777" w:rsidTr="004F75AE">
        <w:trPr>
          <w:cantSplit/>
          <w:jc w:val="center"/>
        </w:trPr>
        <w:tc>
          <w:tcPr>
            <w:tcW w:w="905" w:type="dxa"/>
            <w:vAlign w:val="center"/>
          </w:tcPr>
          <w:p w14:paraId="7FBAF28A" w14:textId="77777777" w:rsidR="00DD4547" w:rsidRPr="00D82ADD" w:rsidRDefault="00DD4547" w:rsidP="00DD4547">
            <w:pPr>
              <w:jc w:val="center"/>
              <w:rPr>
                <w:kern w:val="2"/>
                <w:sz w:val="16"/>
              </w:rPr>
            </w:pPr>
          </w:p>
        </w:tc>
        <w:tc>
          <w:tcPr>
            <w:tcW w:w="1980" w:type="dxa"/>
            <w:vAlign w:val="center"/>
          </w:tcPr>
          <w:p w14:paraId="41F78FA5" w14:textId="77777777" w:rsidR="00DD4547" w:rsidRPr="00D82ADD" w:rsidRDefault="00DD4547" w:rsidP="00DD4547">
            <w:pPr>
              <w:jc w:val="center"/>
              <w:rPr>
                <w:kern w:val="2"/>
                <w:sz w:val="16"/>
              </w:rPr>
            </w:pPr>
          </w:p>
        </w:tc>
        <w:tc>
          <w:tcPr>
            <w:tcW w:w="1350" w:type="dxa"/>
            <w:vAlign w:val="center"/>
          </w:tcPr>
          <w:p w14:paraId="514E7BFD" w14:textId="77777777" w:rsidR="00DD4547" w:rsidRPr="00D82ADD" w:rsidRDefault="00DD4547" w:rsidP="009063FA">
            <w:pPr>
              <w:jc w:val="center"/>
              <w:rPr>
                <w:kern w:val="2"/>
                <w:sz w:val="16"/>
              </w:rPr>
            </w:pPr>
            <w:r w:rsidRPr="00D82ADD">
              <w:rPr>
                <w:kern w:val="2"/>
                <w:sz w:val="16"/>
              </w:rPr>
              <w:t>1750</w:t>
            </w:r>
          </w:p>
        </w:tc>
        <w:tc>
          <w:tcPr>
            <w:tcW w:w="2687" w:type="dxa"/>
            <w:vAlign w:val="center"/>
          </w:tcPr>
          <w:p w14:paraId="4AF78AF3" w14:textId="77777777" w:rsidR="00DD4547" w:rsidRPr="00D82ADD" w:rsidRDefault="00DD4547" w:rsidP="00DD4547">
            <w:pPr>
              <w:jc w:val="center"/>
              <w:rPr>
                <w:kern w:val="2"/>
                <w:sz w:val="16"/>
              </w:rPr>
            </w:pPr>
            <w:r w:rsidRPr="00D82ADD">
              <w:rPr>
                <w:kern w:val="2"/>
                <w:sz w:val="16"/>
              </w:rPr>
              <w:t xml:space="preserve">Timberlands Class III </w:t>
            </w:r>
            <w:r w:rsidRPr="00D82ADD">
              <w:rPr>
                <w:kern w:val="2"/>
                <w:sz w:val="16"/>
              </w:rPr>
              <w:br/>
              <w:t>Less Than 3 Acres (Use Value)</w:t>
            </w:r>
          </w:p>
        </w:tc>
        <w:tc>
          <w:tcPr>
            <w:tcW w:w="3599" w:type="dxa"/>
          </w:tcPr>
          <w:p w14:paraId="159A77A7" w14:textId="77777777" w:rsidR="00DD4547" w:rsidRPr="00D82ADD" w:rsidRDefault="00474BDA" w:rsidP="00DD4547">
            <w:pPr>
              <w:ind w:left="106" w:right="153"/>
              <w:rPr>
                <w:kern w:val="2"/>
                <w:sz w:val="16"/>
              </w:rPr>
            </w:pPr>
            <w:r>
              <w:rPr>
                <w:kern w:val="2"/>
                <w:sz w:val="16"/>
              </w:rPr>
              <w:t>Timberland</w:t>
            </w:r>
            <w:r>
              <w:rPr>
                <w:sz w:val="16"/>
                <w:szCs w:val="16"/>
              </w:rPr>
              <w:sym w:font="Symbol" w:char="F0BE"/>
            </w:r>
            <w:r w:rsidR="00DD4547" w:rsidRPr="00D82ADD">
              <w:rPr>
                <w:kern w:val="2"/>
                <w:sz w:val="16"/>
              </w:rPr>
              <w:t>Class III containing less than 3 acres in area capable of producing less than 85 cubic feet of timber per acre per annum.</w:t>
            </w:r>
          </w:p>
        </w:tc>
      </w:tr>
      <w:tr w:rsidR="00DD4547" w:rsidRPr="00D82ADD" w14:paraId="2CB849C4" w14:textId="77777777" w:rsidTr="004F75AE">
        <w:trPr>
          <w:cantSplit/>
          <w:jc w:val="center"/>
        </w:trPr>
        <w:tc>
          <w:tcPr>
            <w:tcW w:w="905" w:type="dxa"/>
            <w:vAlign w:val="center"/>
          </w:tcPr>
          <w:p w14:paraId="5C31AAD8" w14:textId="77777777" w:rsidR="00DD4547" w:rsidRPr="00D82ADD" w:rsidRDefault="00DD4547" w:rsidP="00DD4547">
            <w:pPr>
              <w:jc w:val="center"/>
              <w:rPr>
                <w:kern w:val="2"/>
                <w:sz w:val="16"/>
              </w:rPr>
            </w:pPr>
            <w:r w:rsidRPr="00D82ADD">
              <w:rPr>
                <w:kern w:val="2"/>
                <w:sz w:val="16"/>
              </w:rPr>
              <w:t>18</w:t>
            </w:r>
          </w:p>
        </w:tc>
        <w:tc>
          <w:tcPr>
            <w:tcW w:w="1980" w:type="dxa"/>
            <w:vAlign w:val="center"/>
          </w:tcPr>
          <w:p w14:paraId="7873F9A1" w14:textId="77777777" w:rsidR="00DD4547" w:rsidRPr="00D82ADD" w:rsidRDefault="00DD4547" w:rsidP="00DD4547">
            <w:pPr>
              <w:jc w:val="center"/>
              <w:rPr>
                <w:kern w:val="2"/>
                <w:sz w:val="16"/>
              </w:rPr>
            </w:pPr>
            <w:r w:rsidRPr="00D82ADD">
              <w:rPr>
                <w:kern w:val="2"/>
                <w:sz w:val="16"/>
              </w:rPr>
              <w:t>Timberlands Class IV</w:t>
            </w:r>
          </w:p>
        </w:tc>
        <w:tc>
          <w:tcPr>
            <w:tcW w:w="1350" w:type="dxa"/>
            <w:vAlign w:val="center"/>
          </w:tcPr>
          <w:p w14:paraId="143C9B8A" w14:textId="77777777" w:rsidR="00DD4547" w:rsidRPr="00D82ADD" w:rsidRDefault="00DD4547" w:rsidP="009063FA">
            <w:pPr>
              <w:jc w:val="center"/>
              <w:rPr>
                <w:kern w:val="2"/>
                <w:sz w:val="16"/>
              </w:rPr>
            </w:pPr>
            <w:r w:rsidRPr="00D82ADD">
              <w:rPr>
                <w:kern w:val="2"/>
                <w:sz w:val="16"/>
              </w:rPr>
              <w:t>1800</w:t>
            </w:r>
          </w:p>
        </w:tc>
        <w:tc>
          <w:tcPr>
            <w:tcW w:w="2687" w:type="dxa"/>
            <w:vAlign w:val="center"/>
          </w:tcPr>
          <w:p w14:paraId="7427AEF5" w14:textId="77777777" w:rsidR="00DD4547" w:rsidRPr="00D82ADD" w:rsidRDefault="00DD4547" w:rsidP="00DD4547">
            <w:pPr>
              <w:jc w:val="center"/>
              <w:rPr>
                <w:kern w:val="2"/>
                <w:sz w:val="16"/>
              </w:rPr>
            </w:pPr>
            <w:r w:rsidRPr="00D82ADD">
              <w:rPr>
                <w:kern w:val="2"/>
                <w:sz w:val="16"/>
              </w:rPr>
              <w:t xml:space="preserve">Timberlands Class IV </w:t>
            </w:r>
            <w:r w:rsidRPr="00D82ADD">
              <w:rPr>
                <w:kern w:val="2"/>
                <w:sz w:val="16"/>
              </w:rPr>
              <w:br/>
              <w:t>(Use Value)</w:t>
            </w:r>
          </w:p>
        </w:tc>
        <w:tc>
          <w:tcPr>
            <w:tcW w:w="3599" w:type="dxa"/>
          </w:tcPr>
          <w:p w14:paraId="316FE531" w14:textId="77777777" w:rsidR="00DD4547" w:rsidRPr="00D82ADD" w:rsidRDefault="00474BDA" w:rsidP="00DD4547">
            <w:pPr>
              <w:ind w:left="106" w:right="153"/>
              <w:rPr>
                <w:kern w:val="2"/>
                <w:sz w:val="16"/>
              </w:rPr>
            </w:pPr>
            <w:r>
              <w:rPr>
                <w:kern w:val="2"/>
                <w:sz w:val="16"/>
              </w:rPr>
              <w:t>Timberland</w:t>
            </w:r>
            <w:r>
              <w:rPr>
                <w:sz w:val="16"/>
                <w:szCs w:val="16"/>
              </w:rPr>
              <w:sym w:font="Symbol" w:char="F0BE"/>
            </w:r>
            <w:r w:rsidR="00DD4547" w:rsidRPr="00D82ADD">
              <w:rPr>
                <w:kern w:val="2"/>
                <w:sz w:val="16"/>
              </w:rPr>
              <w:t>Class IV containing 3 acres or more in area capable of producing less than 85 cubic feet of timber per acre per annum and which is subject to periodic overflow from natural or artificial water courses, and which is otherwise consider to be swampland.</w:t>
            </w:r>
          </w:p>
        </w:tc>
      </w:tr>
      <w:tr w:rsidR="00DD4547" w:rsidRPr="00D82ADD" w14:paraId="2A4796DB" w14:textId="77777777" w:rsidTr="004F75AE">
        <w:trPr>
          <w:cantSplit/>
          <w:jc w:val="center"/>
        </w:trPr>
        <w:tc>
          <w:tcPr>
            <w:tcW w:w="905" w:type="dxa"/>
            <w:vAlign w:val="center"/>
          </w:tcPr>
          <w:p w14:paraId="34F2AA30" w14:textId="77777777" w:rsidR="00DD4547" w:rsidRPr="00D82ADD" w:rsidRDefault="00DD4547" w:rsidP="00DD4547">
            <w:pPr>
              <w:jc w:val="center"/>
              <w:rPr>
                <w:kern w:val="2"/>
                <w:sz w:val="16"/>
              </w:rPr>
            </w:pPr>
          </w:p>
        </w:tc>
        <w:tc>
          <w:tcPr>
            <w:tcW w:w="1980" w:type="dxa"/>
            <w:vAlign w:val="center"/>
          </w:tcPr>
          <w:p w14:paraId="5C77BFF0" w14:textId="77777777" w:rsidR="00DD4547" w:rsidRPr="00D82ADD" w:rsidRDefault="00DD4547" w:rsidP="00DD4547">
            <w:pPr>
              <w:jc w:val="center"/>
              <w:rPr>
                <w:kern w:val="2"/>
                <w:sz w:val="16"/>
              </w:rPr>
            </w:pPr>
          </w:p>
        </w:tc>
        <w:tc>
          <w:tcPr>
            <w:tcW w:w="1350" w:type="dxa"/>
            <w:vAlign w:val="center"/>
          </w:tcPr>
          <w:p w14:paraId="790B457B" w14:textId="77777777" w:rsidR="00DD4547" w:rsidRPr="00D82ADD" w:rsidRDefault="00DD4547" w:rsidP="009063FA">
            <w:pPr>
              <w:jc w:val="center"/>
              <w:rPr>
                <w:kern w:val="2"/>
                <w:sz w:val="16"/>
              </w:rPr>
            </w:pPr>
            <w:r w:rsidRPr="00D82ADD">
              <w:rPr>
                <w:kern w:val="2"/>
                <w:sz w:val="16"/>
              </w:rPr>
              <w:t>1850</w:t>
            </w:r>
          </w:p>
        </w:tc>
        <w:tc>
          <w:tcPr>
            <w:tcW w:w="2687" w:type="dxa"/>
            <w:vAlign w:val="center"/>
          </w:tcPr>
          <w:p w14:paraId="40758415" w14:textId="77777777" w:rsidR="00DD4547" w:rsidRPr="00D82ADD" w:rsidRDefault="00DD4547" w:rsidP="00DD4547">
            <w:pPr>
              <w:jc w:val="center"/>
              <w:rPr>
                <w:kern w:val="2"/>
                <w:sz w:val="16"/>
              </w:rPr>
            </w:pPr>
            <w:r w:rsidRPr="00D82ADD">
              <w:rPr>
                <w:kern w:val="2"/>
                <w:sz w:val="16"/>
              </w:rPr>
              <w:t xml:space="preserve">Timberlands Class IV </w:t>
            </w:r>
            <w:r w:rsidRPr="00D82ADD">
              <w:rPr>
                <w:kern w:val="2"/>
                <w:sz w:val="16"/>
              </w:rPr>
              <w:br/>
              <w:t>Less Than 3 Acres (Use Value)</w:t>
            </w:r>
          </w:p>
        </w:tc>
        <w:tc>
          <w:tcPr>
            <w:tcW w:w="3599" w:type="dxa"/>
          </w:tcPr>
          <w:p w14:paraId="7758F1F7" w14:textId="77777777" w:rsidR="00DD4547" w:rsidRPr="00D82ADD" w:rsidRDefault="00474BDA" w:rsidP="00DD4547">
            <w:pPr>
              <w:ind w:left="106" w:right="153"/>
              <w:rPr>
                <w:kern w:val="2"/>
                <w:sz w:val="16"/>
              </w:rPr>
            </w:pPr>
            <w:r>
              <w:rPr>
                <w:kern w:val="2"/>
                <w:sz w:val="16"/>
              </w:rPr>
              <w:t>Timberland</w:t>
            </w:r>
            <w:r>
              <w:rPr>
                <w:sz w:val="16"/>
                <w:szCs w:val="16"/>
              </w:rPr>
              <w:sym w:font="Symbol" w:char="F0BE"/>
            </w:r>
            <w:r w:rsidR="00DD4547" w:rsidRPr="00D82ADD">
              <w:rPr>
                <w:kern w:val="2"/>
                <w:sz w:val="16"/>
              </w:rPr>
              <w:t>Class IV containing less than 3 acres in area capable of producing less than 85 cubic feet of timber per acre per annum and which is subject to periodic overflow from natural or artificial water courses, and which is otherwise consider to be swampland.</w:t>
            </w:r>
          </w:p>
        </w:tc>
      </w:tr>
      <w:tr w:rsidR="00DD4547" w:rsidRPr="00D82ADD" w14:paraId="3EF131AD" w14:textId="77777777" w:rsidTr="004F75AE">
        <w:trPr>
          <w:cantSplit/>
          <w:jc w:val="center"/>
        </w:trPr>
        <w:tc>
          <w:tcPr>
            <w:tcW w:w="905" w:type="dxa"/>
            <w:vAlign w:val="center"/>
          </w:tcPr>
          <w:p w14:paraId="1773086F" w14:textId="77777777" w:rsidR="00DD4547" w:rsidRPr="00D82ADD" w:rsidRDefault="00DD4547" w:rsidP="00DD4547">
            <w:pPr>
              <w:jc w:val="center"/>
              <w:rPr>
                <w:kern w:val="2"/>
                <w:sz w:val="16"/>
              </w:rPr>
            </w:pPr>
            <w:r w:rsidRPr="00D82ADD">
              <w:rPr>
                <w:kern w:val="2"/>
                <w:sz w:val="16"/>
              </w:rPr>
              <w:t>20</w:t>
            </w:r>
          </w:p>
        </w:tc>
        <w:tc>
          <w:tcPr>
            <w:tcW w:w="1980" w:type="dxa"/>
            <w:vAlign w:val="center"/>
          </w:tcPr>
          <w:p w14:paraId="331738A2" w14:textId="77777777" w:rsidR="00DD4547" w:rsidRPr="00D82ADD" w:rsidRDefault="00DD4547" w:rsidP="00DD4547">
            <w:pPr>
              <w:jc w:val="center"/>
              <w:rPr>
                <w:kern w:val="2"/>
                <w:sz w:val="16"/>
              </w:rPr>
            </w:pPr>
            <w:r w:rsidRPr="00D82ADD">
              <w:rPr>
                <w:kern w:val="2"/>
                <w:sz w:val="16"/>
              </w:rPr>
              <w:t>Fresh Water Marsh</w:t>
            </w:r>
          </w:p>
        </w:tc>
        <w:tc>
          <w:tcPr>
            <w:tcW w:w="1350" w:type="dxa"/>
            <w:vAlign w:val="center"/>
          </w:tcPr>
          <w:p w14:paraId="1CE45C12" w14:textId="77777777" w:rsidR="00DD4547" w:rsidRPr="00D82ADD" w:rsidRDefault="00DD4547" w:rsidP="009063FA">
            <w:pPr>
              <w:jc w:val="center"/>
              <w:rPr>
                <w:kern w:val="2"/>
                <w:sz w:val="16"/>
              </w:rPr>
            </w:pPr>
            <w:r w:rsidRPr="00D82ADD">
              <w:rPr>
                <w:kern w:val="2"/>
                <w:sz w:val="16"/>
              </w:rPr>
              <w:t>2000</w:t>
            </w:r>
          </w:p>
        </w:tc>
        <w:tc>
          <w:tcPr>
            <w:tcW w:w="2687" w:type="dxa"/>
            <w:vAlign w:val="center"/>
          </w:tcPr>
          <w:p w14:paraId="7FACE15F" w14:textId="77777777" w:rsidR="00DD4547" w:rsidRPr="00D82ADD" w:rsidRDefault="00DD4547" w:rsidP="00DD4547">
            <w:pPr>
              <w:jc w:val="center"/>
              <w:rPr>
                <w:kern w:val="2"/>
                <w:sz w:val="16"/>
              </w:rPr>
            </w:pPr>
            <w:r w:rsidRPr="00D82ADD">
              <w:rPr>
                <w:kern w:val="2"/>
                <w:sz w:val="16"/>
              </w:rPr>
              <w:t xml:space="preserve">Fresh Water Marsh </w:t>
            </w:r>
            <w:r w:rsidRPr="00D82ADD">
              <w:rPr>
                <w:kern w:val="2"/>
                <w:sz w:val="16"/>
              </w:rPr>
              <w:br/>
              <w:t>(Use Value)</w:t>
            </w:r>
          </w:p>
        </w:tc>
        <w:tc>
          <w:tcPr>
            <w:tcW w:w="3599" w:type="dxa"/>
          </w:tcPr>
          <w:p w14:paraId="264EFA9D" w14:textId="77777777" w:rsidR="00DD4547" w:rsidRPr="00D82ADD" w:rsidRDefault="00DD4547" w:rsidP="00DD4547">
            <w:pPr>
              <w:ind w:left="106" w:right="153"/>
              <w:rPr>
                <w:kern w:val="2"/>
                <w:sz w:val="16"/>
              </w:rPr>
            </w:pPr>
            <w:r w:rsidRPr="00D82ADD">
              <w:rPr>
                <w:kern w:val="2"/>
                <w:sz w:val="16"/>
              </w:rPr>
              <w:t>Fresh Water Marsh containing 3 acres or more in area being wetland not devoted to agricultural, horticultural or timber purposes.</w:t>
            </w:r>
          </w:p>
        </w:tc>
      </w:tr>
      <w:tr w:rsidR="00DD4547" w:rsidRPr="00D82ADD" w14:paraId="07CAFDCE" w14:textId="77777777" w:rsidTr="004F75AE">
        <w:trPr>
          <w:cantSplit/>
          <w:jc w:val="center"/>
        </w:trPr>
        <w:tc>
          <w:tcPr>
            <w:tcW w:w="905" w:type="dxa"/>
            <w:vAlign w:val="center"/>
          </w:tcPr>
          <w:p w14:paraId="460B8F1E" w14:textId="77777777" w:rsidR="00DD4547" w:rsidRPr="00D82ADD" w:rsidRDefault="00DD4547" w:rsidP="00DD4547">
            <w:pPr>
              <w:jc w:val="center"/>
              <w:rPr>
                <w:kern w:val="2"/>
                <w:sz w:val="16"/>
              </w:rPr>
            </w:pPr>
          </w:p>
        </w:tc>
        <w:tc>
          <w:tcPr>
            <w:tcW w:w="1980" w:type="dxa"/>
            <w:vAlign w:val="center"/>
          </w:tcPr>
          <w:p w14:paraId="447E4080" w14:textId="77777777" w:rsidR="00DD4547" w:rsidRPr="00D82ADD" w:rsidRDefault="00DD4547" w:rsidP="00DD4547">
            <w:pPr>
              <w:jc w:val="center"/>
              <w:rPr>
                <w:kern w:val="2"/>
                <w:sz w:val="16"/>
              </w:rPr>
            </w:pPr>
          </w:p>
        </w:tc>
        <w:tc>
          <w:tcPr>
            <w:tcW w:w="1350" w:type="dxa"/>
            <w:vAlign w:val="center"/>
          </w:tcPr>
          <w:p w14:paraId="3A7D36BB" w14:textId="77777777" w:rsidR="00DD4547" w:rsidRPr="00D82ADD" w:rsidRDefault="00DD4547" w:rsidP="009063FA">
            <w:pPr>
              <w:jc w:val="center"/>
              <w:rPr>
                <w:kern w:val="2"/>
                <w:sz w:val="16"/>
              </w:rPr>
            </w:pPr>
            <w:r w:rsidRPr="00D82ADD">
              <w:rPr>
                <w:kern w:val="2"/>
                <w:sz w:val="16"/>
              </w:rPr>
              <w:t>2050</w:t>
            </w:r>
          </w:p>
        </w:tc>
        <w:tc>
          <w:tcPr>
            <w:tcW w:w="2687" w:type="dxa"/>
            <w:vAlign w:val="center"/>
          </w:tcPr>
          <w:p w14:paraId="70A981AB" w14:textId="77777777" w:rsidR="00DD4547" w:rsidRPr="00D82ADD" w:rsidRDefault="00DD4547" w:rsidP="00DD4547">
            <w:pPr>
              <w:jc w:val="center"/>
              <w:rPr>
                <w:kern w:val="2"/>
                <w:sz w:val="16"/>
              </w:rPr>
            </w:pPr>
            <w:r w:rsidRPr="00D82ADD">
              <w:rPr>
                <w:kern w:val="2"/>
                <w:sz w:val="16"/>
              </w:rPr>
              <w:t xml:space="preserve">Fresh Water Marsh </w:t>
            </w:r>
            <w:r w:rsidRPr="00D82ADD">
              <w:rPr>
                <w:kern w:val="2"/>
                <w:sz w:val="16"/>
              </w:rPr>
              <w:br/>
              <w:t>Less Than 3 Acres (Use Value)</w:t>
            </w:r>
          </w:p>
        </w:tc>
        <w:tc>
          <w:tcPr>
            <w:tcW w:w="3599" w:type="dxa"/>
          </w:tcPr>
          <w:p w14:paraId="31E05FE1" w14:textId="77777777" w:rsidR="00DD4547" w:rsidRPr="00D82ADD" w:rsidRDefault="00DD4547" w:rsidP="00DD4547">
            <w:pPr>
              <w:ind w:left="106" w:right="153"/>
              <w:rPr>
                <w:kern w:val="2"/>
                <w:sz w:val="16"/>
              </w:rPr>
            </w:pPr>
            <w:r w:rsidRPr="00D82ADD">
              <w:rPr>
                <w:kern w:val="2"/>
                <w:sz w:val="16"/>
              </w:rPr>
              <w:t>Fresh Water Marsh containing less than 3 acres in area being wetland not devoted to agricultural, horticultural or timber purposes.</w:t>
            </w:r>
          </w:p>
        </w:tc>
      </w:tr>
      <w:tr w:rsidR="00DD4547" w:rsidRPr="00D82ADD" w14:paraId="67A01BBE" w14:textId="77777777" w:rsidTr="004F75AE">
        <w:trPr>
          <w:cantSplit/>
          <w:jc w:val="center"/>
        </w:trPr>
        <w:tc>
          <w:tcPr>
            <w:tcW w:w="905" w:type="dxa"/>
            <w:vAlign w:val="center"/>
          </w:tcPr>
          <w:p w14:paraId="11776AC1" w14:textId="77777777" w:rsidR="00DD4547" w:rsidRPr="00D82ADD" w:rsidRDefault="00DD4547" w:rsidP="00DD4547">
            <w:pPr>
              <w:jc w:val="center"/>
              <w:rPr>
                <w:kern w:val="2"/>
                <w:sz w:val="16"/>
              </w:rPr>
            </w:pPr>
            <w:r w:rsidRPr="00D82ADD">
              <w:rPr>
                <w:kern w:val="2"/>
                <w:sz w:val="16"/>
              </w:rPr>
              <w:t>22</w:t>
            </w:r>
          </w:p>
        </w:tc>
        <w:tc>
          <w:tcPr>
            <w:tcW w:w="1980" w:type="dxa"/>
            <w:vAlign w:val="center"/>
          </w:tcPr>
          <w:p w14:paraId="2D473A51" w14:textId="77777777" w:rsidR="00DD4547" w:rsidRPr="00D82ADD" w:rsidRDefault="00DD4547" w:rsidP="00DD4547">
            <w:pPr>
              <w:jc w:val="center"/>
              <w:rPr>
                <w:kern w:val="2"/>
                <w:sz w:val="16"/>
              </w:rPr>
            </w:pPr>
            <w:r w:rsidRPr="00D82ADD">
              <w:rPr>
                <w:kern w:val="2"/>
                <w:sz w:val="16"/>
              </w:rPr>
              <w:t>Brackish Water Marsh</w:t>
            </w:r>
          </w:p>
        </w:tc>
        <w:tc>
          <w:tcPr>
            <w:tcW w:w="1350" w:type="dxa"/>
            <w:vAlign w:val="center"/>
          </w:tcPr>
          <w:p w14:paraId="209504DA" w14:textId="77777777" w:rsidR="00DD4547" w:rsidRPr="00D82ADD" w:rsidRDefault="00DD4547" w:rsidP="009063FA">
            <w:pPr>
              <w:jc w:val="center"/>
              <w:rPr>
                <w:kern w:val="2"/>
                <w:sz w:val="16"/>
              </w:rPr>
            </w:pPr>
            <w:r w:rsidRPr="00D82ADD">
              <w:rPr>
                <w:kern w:val="2"/>
                <w:sz w:val="16"/>
              </w:rPr>
              <w:t>2200</w:t>
            </w:r>
          </w:p>
        </w:tc>
        <w:tc>
          <w:tcPr>
            <w:tcW w:w="2687" w:type="dxa"/>
            <w:vAlign w:val="center"/>
          </w:tcPr>
          <w:p w14:paraId="0FE7E75B" w14:textId="77777777" w:rsidR="00DD4547" w:rsidRPr="00D82ADD" w:rsidRDefault="00DD4547" w:rsidP="00DD4547">
            <w:pPr>
              <w:jc w:val="center"/>
              <w:rPr>
                <w:kern w:val="2"/>
                <w:sz w:val="16"/>
              </w:rPr>
            </w:pPr>
            <w:r w:rsidRPr="00D82ADD">
              <w:rPr>
                <w:kern w:val="2"/>
                <w:sz w:val="16"/>
              </w:rPr>
              <w:t xml:space="preserve">Brackish Water Marsh </w:t>
            </w:r>
            <w:r w:rsidRPr="00D82ADD">
              <w:rPr>
                <w:kern w:val="2"/>
                <w:sz w:val="16"/>
              </w:rPr>
              <w:br/>
              <w:t>(Use Value)</w:t>
            </w:r>
          </w:p>
        </w:tc>
        <w:tc>
          <w:tcPr>
            <w:tcW w:w="3599" w:type="dxa"/>
          </w:tcPr>
          <w:p w14:paraId="4EA33E76" w14:textId="77777777" w:rsidR="00DD4547" w:rsidRPr="00D82ADD" w:rsidRDefault="00DD4547" w:rsidP="00DD4547">
            <w:pPr>
              <w:ind w:left="106" w:right="153"/>
              <w:rPr>
                <w:kern w:val="2"/>
                <w:sz w:val="16"/>
              </w:rPr>
            </w:pPr>
            <w:r w:rsidRPr="00D82ADD">
              <w:rPr>
                <w:kern w:val="2"/>
                <w:sz w:val="16"/>
              </w:rPr>
              <w:t xml:space="preserve">Brackish Water Marsh containing 3 acres or more in area being wetland not devoted to agricultural, horticultural or timber purposes. </w:t>
            </w:r>
          </w:p>
        </w:tc>
      </w:tr>
      <w:tr w:rsidR="00DD4547" w:rsidRPr="00D82ADD" w14:paraId="5E8B22CC" w14:textId="77777777" w:rsidTr="004F75AE">
        <w:trPr>
          <w:cantSplit/>
          <w:jc w:val="center"/>
        </w:trPr>
        <w:tc>
          <w:tcPr>
            <w:tcW w:w="905" w:type="dxa"/>
            <w:vAlign w:val="center"/>
          </w:tcPr>
          <w:p w14:paraId="045530ED" w14:textId="77777777" w:rsidR="00DD4547" w:rsidRPr="00D82ADD" w:rsidRDefault="00DD4547" w:rsidP="00DD4547">
            <w:pPr>
              <w:jc w:val="center"/>
              <w:rPr>
                <w:kern w:val="2"/>
                <w:sz w:val="16"/>
              </w:rPr>
            </w:pPr>
          </w:p>
        </w:tc>
        <w:tc>
          <w:tcPr>
            <w:tcW w:w="1980" w:type="dxa"/>
            <w:vAlign w:val="center"/>
          </w:tcPr>
          <w:p w14:paraId="5342B2F6" w14:textId="77777777" w:rsidR="00DD4547" w:rsidRPr="00D82ADD" w:rsidRDefault="00DD4547" w:rsidP="00DD4547">
            <w:pPr>
              <w:jc w:val="center"/>
              <w:rPr>
                <w:kern w:val="2"/>
                <w:sz w:val="16"/>
              </w:rPr>
            </w:pPr>
          </w:p>
        </w:tc>
        <w:tc>
          <w:tcPr>
            <w:tcW w:w="1350" w:type="dxa"/>
            <w:vAlign w:val="center"/>
          </w:tcPr>
          <w:p w14:paraId="40D8706B" w14:textId="77777777" w:rsidR="00DD4547" w:rsidRPr="00D82ADD" w:rsidRDefault="00DD4547" w:rsidP="009063FA">
            <w:pPr>
              <w:jc w:val="center"/>
              <w:rPr>
                <w:kern w:val="2"/>
                <w:sz w:val="16"/>
              </w:rPr>
            </w:pPr>
            <w:r w:rsidRPr="00D82ADD">
              <w:rPr>
                <w:kern w:val="2"/>
                <w:sz w:val="16"/>
              </w:rPr>
              <w:t>2250</w:t>
            </w:r>
          </w:p>
        </w:tc>
        <w:tc>
          <w:tcPr>
            <w:tcW w:w="2687" w:type="dxa"/>
            <w:vAlign w:val="center"/>
          </w:tcPr>
          <w:p w14:paraId="4A5D85AC" w14:textId="77777777" w:rsidR="00DD4547" w:rsidRPr="00D82ADD" w:rsidRDefault="00DD4547" w:rsidP="00DD4547">
            <w:pPr>
              <w:jc w:val="center"/>
              <w:rPr>
                <w:kern w:val="2"/>
                <w:sz w:val="16"/>
              </w:rPr>
            </w:pPr>
            <w:r w:rsidRPr="00D82ADD">
              <w:rPr>
                <w:kern w:val="2"/>
                <w:sz w:val="16"/>
              </w:rPr>
              <w:t xml:space="preserve">Brackish Water Marsh </w:t>
            </w:r>
            <w:r w:rsidRPr="00D82ADD">
              <w:rPr>
                <w:kern w:val="2"/>
                <w:sz w:val="16"/>
              </w:rPr>
              <w:br/>
              <w:t>Less Than 3 Acres (Use Value)</w:t>
            </w:r>
          </w:p>
        </w:tc>
        <w:tc>
          <w:tcPr>
            <w:tcW w:w="3599" w:type="dxa"/>
          </w:tcPr>
          <w:p w14:paraId="00DDF84C" w14:textId="77777777" w:rsidR="00DD4547" w:rsidRPr="00D82ADD" w:rsidRDefault="00DD4547" w:rsidP="00DD4547">
            <w:pPr>
              <w:ind w:left="106" w:right="153"/>
              <w:rPr>
                <w:kern w:val="2"/>
                <w:sz w:val="16"/>
              </w:rPr>
            </w:pPr>
            <w:r w:rsidRPr="00D82ADD">
              <w:rPr>
                <w:kern w:val="2"/>
                <w:sz w:val="16"/>
              </w:rPr>
              <w:t>Brackish Water Marsh containing less than 3 acres in area being wetland not devoted to agricultural, horticultural or timber purposes.</w:t>
            </w:r>
          </w:p>
        </w:tc>
      </w:tr>
      <w:tr w:rsidR="00DD4547" w:rsidRPr="00D82ADD" w14:paraId="18F01F99" w14:textId="77777777" w:rsidTr="004F75AE">
        <w:trPr>
          <w:cantSplit/>
          <w:jc w:val="center"/>
        </w:trPr>
        <w:tc>
          <w:tcPr>
            <w:tcW w:w="905" w:type="dxa"/>
            <w:vAlign w:val="center"/>
          </w:tcPr>
          <w:p w14:paraId="1AC2C5E1" w14:textId="77777777" w:rsidR="00DD4547" w:rsidRPr="00D82ADD" w:rsidRDefault="00DD4547" w:rsidP="00DD4547">
            <w:pPr>
              <w:jc w:val="center"/>
              <w:rPr>
                <w:kern w:val="2"/>
                <w:sz w:val="16"/>
              </w:rPr>
            </w:pPr>
            <w:r w:rsidRPr="00D82ADD">
              <w:rPr>
                <w:kern w:val="2"/>
                <w:sz w:val="16"/>
              </w:rPr>
              <w:t>24</w:t>
            </w:r>
          </w:p>
        </w:tc>
        <w:tc>
          <w:tcPr>
            <w:tcW w:w="1980" w:type="dxa"/>
            <w:vAlign w:val="center"/>
          </w:tcPr>
          <w:p w14:paraId="3D2DF88B" w14:textId="77777777" w:rsidR="00DD4547" w:rsidRPr="00D82ADD" w:rsidRDefault="00DD4547" w:rsidP="00DD4547">
            <w:pPr>
              <w:jc w:val="center"/>
              <w:rPr>
                <w:kern w:val="2"/>
                <w:sz w:val="16"/>
              </w:rPr>
            </w:pPr>
            <w:r w:rsidRPr="00D82ADD">
              <w:rPr>
                <w:kern w:val="2"/>
                <w:sz w:val="16"/>
              </w:rPr>
              <w:t>Salt Water Marsh</w:t>
            </w:r>
          </w:p>
        </w:tc>
        <w:tc>
          <w:tcPr>
            <w:tcW w:w="1350" w:type="dxa"/>
            <w:vAlign w:val="center"/>
          </w:tcPr>
          <w:p w14:paraId="27A4C1FE" w14:textId="77777777" w:rsidR="00DD4547" w:rsidRPr="00D82ADD" w:rsidRDefault="00DD4547" w:rsidP="009063FA">
            <w:pPr>
              <w:jc w:val="center"/>
              <w:rPr>
                <w:kern w:val="2"/>
                <w:sz w:val="16"/>
              </w:rPr>
            </w:pPr>
            <w:r w:rsidRPr="00D82ADD">
              <w:rPr>
                <w:kern w:val="2"/>
                <w:sz w:val="16"/>
              </w:rPr>
              <w:t>2400</w:t>
            </w:r>
          </w:p>
        </w:tc>
        <w:tc>
          <w:tcPr>
            <w:tcW w:w="2687" w:type="dxa"/>
            <w:vAlign w:val="center"/>
          </w:tcPr>
          <w:p w14:paraId="76B2EA69" w14:textId="77777777" w:rsidR="00DD4547" w:rsidRPr="00D82ADD" w:rsidRDefault="00DD4547" w:rsidP="00DD4547">
            <w:pPr>
              <w:jc w:val="center"/>
              <w:rPr>
                <w:kern w:val="2"/>
                <w:sz w:val="16"/>
              </w:rPr>
            </w:pPr>
            <w:r w:rsidRPr="00D82ADD">
              <w:rPr>
                <w:kern w:val="2"/>
                <w:sz w:val="16"/>
              </w:rPr>
              <w:t>Salt Water Marsh (Use Value)</w:t>
            </w:r>
          </w:p>
        </w:tc>
        <w:tc>
          <w:tcPr>
            <w:tcW w:w="3599" w:type="dxa"/>
          </w:tcPr>
          <w:p w14:paraId="48D7C6BD" w14:textId="77777777" w:rsidR="00DD4547" w:rsidRPr="00D82ADD" w:rsidRDefault="00DD4547" w:rsidP="00DD4547">
            <w:pPr>
              <w:ind w:left="106" w:right="153"/>
              <w:rPr>
                <w:kern w:val="2"/>
                <w:sz w:val="16"/>
              </w:rPr>
            </w:pPr>
            <w:r w:rsidRPr="00D82ADD">
              <w:rPr>
                <w:kern w:val="2"/>
                <w:sz w:val="16"/>
              </w:rPr>
              <w:t xml:space="preserve">Salt Water Marsh containing 3 acres or more in area being wetland not devoted to agricultural, horticultural or timber purposes. </w:t>
            </w:r>
          </w:p>
        </w:tc>
      </w:tr>
      <w:tr w:rsidR="00DD4547" w:rsidRPr="00D82ADD" w14:paraId="2DF9C8AE" w14:textId="77777777" w:rsidTr="004F75AE">
        <w:trPr>
          <w:cantSplit/>
          <w:jc w:val="center"/>
        </w:trPr>
        <w:tc>
          <w:tcPr>
            <w:tcW w:w="905" w:type="dxa"/>
            <w:vAlign w:val="center"/>
          </w:tcPr>
          <w:p w14:paraId="4EF8E961" w14:textId="77777777" w:rsidR="00DD4547" w:rsidRPr="00D82ADD" w:rsidRDefault="00DD4547" w:rsidP="00DD4547">
            <w:pPr>
              <w:jc w:val="center"/>
              <w:rPr>
                <w:kern w:val="2"/>
                <w:sz w:val="16"/>
              </w:rPr>
            </w:pPr>
          </w:p>
        </w:tc>
        <w:tc>
          <w:tcPr>
            <w:tcW w:w="1980" w:type="dxa"/>
            <w:vAlign w:val="center"/>
          </w:tcPr>
          <w:p w14:paraId="3E1DFBF0" w14:textId="77777777" w:rsidR="00DD4547" w:rsidRPr="00D82ADD" w:rsidRDefault="00DD4547" w:rsidP="00DD4547">
            <w:pPr>
              <w:jc w:val="center"/>
              <w:rPr>
                <w:kern w:val="2"/>
                <w:sz w:val="16"/>
              </w:rPr>
            </w:pPr>
          </w:p>
        </w:tc>
        <w:tc>
          <w:tcPr>
            <w:tcW w:w="1350" w:type="dxa"/>
            <w:vAlign w:val="center"/>
          </w:tcPr>
          <w:p w14:paraId="1F570DE4" w14:textId="77777777" w:rsidR="00DD4547" w:rsidRPr="00D82ADD" w:rsidRDefault="00DD4547" w:rsidP="009063FA">
            <w:pPr>
              <w:jc w:val="center"/>
              <w:rPr>
                <w:kern w:val="2"/>
                <w:sz w:val="16"/>
              </w:rPr>
            </w:pPr>
            <w:r w:rsidRPr="00D82ADD">
              <w:rPr>
                <w:kern w:val="2"/>
                <w:sz w:val="16"/>
              </w:rPr>
              <w:t>2450</w:t>
            </w:r>
          </w:p>
        </w:tc>
        <w:tc>
          <w:tcPr>
            <w:tcW w:w="2687" w:type="dxa"/>
            <w:vAlign w:val="center"/>
          </w:tcPr>
          <w:p w14:paraId="69BCA64A" w14:textId="77777777" w:rsidR="00DD4547" w:rsidRPr="00D82ADD" w:rsidRDefault="00DD4547" w:rsidP="00DD4547">
            <w:pPr>
              <w:jc w:val="center"/>
              <w:rPr>
                <w:kern w:val="2"/>
                <w:sz w:val="16"/>
              </w:rPr>
            </w:pPr>
            <w:r w:rsidRPr="00D82ADD">
              <w:rPr>
                <w:kern w:val="2"/>
                <w:sz w:val="16"/>
              </w:rPr>
              <w:t>Salt Water Marsh</w:t>
            </w:r>
          </w:p>
          <w:p w14:paraId="05444326" w14:textId="77777777" w:rsidR="00DD4547" w:rsidRPr="00D82ADD" w:rsidRDefault="00DD4547" w:rsidP="00DD4547">
            <w:pPr>
              <w:jc w:val="center"/>
              <w:rPr>
                <w:kern w:val="2"/>
                <w:sz w:val="16"/>
              </w:rPr>
            </w:pPr>
            <w:r w:rsidRPr="00D82ADD">
              <w:rPr>
                <w:kern w:val="2"/>
                <w:sz w:val="16"/>
              </w:rPr>
              <w:t>Less Than 3 Acres (Use Value)</w:t>
            </w:r>
          </w:p>
        </w:tc>
        <w:tc>
          <w:tcPr>
            <w:tcW w:w="3599" w:type="dxa"/>
          </w:tcPr>
          <w:p w14:paraId="26D0A940" w14:textId="77777777" w:rsidR="00DD4547" w:rsidRPr="00D82ADD" w:rsidRDefault="00DD4547" w:rsidP="00DD4547">
            <w:pPr>
              <w:ind w:left="106" w:right="153"/>
              <w:rPr>
                <w:kern w:val="2"/>
                <w:sz w:val="16"/>
              </w:rPr>
            </w:pPr>
            <w:r w:rsidRPr="00D82ADD">
              <w:rPr>
                <w:kern w:val="2"/>
                <w:sz w:val="16"/>
              </w:rPr>
              <w:t>Salt Water Marsh containing less than 3 acres in area being wetland not devoted to agricultural, horticultural or timber purposes.</w:t>
            </w:r>
          </w:p>
        </w:tc>
      </w:tr>
      <w:tr w:rsidR="00DD4547" w:rsidRPr="00D82ADD" w14:paraId="7A565442" w14:textId="77777777" w:rsidTr="004F75AE">
        <w:trPr>
          <w:cantSplit/>
          <w:jc w:val="center"/>
        </w:trPr>
        <w:tc>
          <w:tcPr>
            <w:tcW w:w="905" w:type="dxa"/>
            <w:vAlign w:val="center"/>
          </w:tcPr>
          <w:p w14:paraId="6294792D" w14:textId="77777777" w:rsidR="00DD4547" w:rsidRPr="00D82ADD" w:rsidRDefault="00DD4547" w:rsidP="00DD4547">
            <w:pPr>
              <w:jc w:val="center"/>
              <w:rPr>
                <w:kern w:val="2"/>
                <w:sz w:val="16"/>
              </w:rPr>
            </w:pPr>
            <w:r w:rsidRPr="00D82ADD">
              <w:rPr>
                <w:kern w:val="2"/>
                <w:sz w:val="16"/>
              </w:rPr>
              <w:lastRenderedPageBreak/>
              <w:t>30</w:t>
            </w:r>
          </w:p>
        </w:tc>
        <w:tc>
          <w:tcPr>
            <w:tcW w:w="1980" w:type="dxa"/>
            <w:vAlign w:val="center"/>
          </w:tcPr>
          <w:p w14:paraId="74F99580" w14:textId="77777777" w:rsidR="00DD4547" w:rsidRPr="00D82ADD" w:rsidRDefault="00DD4547" w:rsidP="00DD4547">
            <w:pPr>
              <w:jc w:val="center"/>
              <w:rPr>
                <w:kern w:val="2"/>
                <w:sz w:val="16"/>
              </w:rPr>
            </w:pPr>
            <w:r w:rsidRPr="00D82ADD">
              <w:rPr>
                <w:kern w:val="2"/>
                <w:sz w:val="16"/>
              </w:rPr>
              <w:t>Other Acreage</w:t>
            </w:r>
          </w:p>
          <w:p w14:paraId="25E94DC2" w14:textId="77777777" w:rsidR="00DD4547" w:rsidRPr="00D82ADD" w:rsidRDefault="00DD4547" w:rsidP="00DD4547">
            <w:pPr>
              <w:jc w:val="center"/>
              <w:rPr>
                <w:kern w:val="2"/>
                <w:sz w:val="16"/>
              </w:rPr>
            </w:pPr>
            <w:r w:rsidRPr="00D82ADD">
              <w:rPr>
                <w:kern w:val="2"/>
                <w:sz w:val="16"/>
              </w:rPr>
              <w:t>(Greater than 3 Acres)</w:t>
            </w:r>
          </w:p>
        </w:tc>
        <w:tc>
          <w:tcPr>
            <w:tcW w:w="1350" w:type="dxa"/>
            <w:vAlign w:val="center"/>
          </w:tcPr>
          <w:p w14:paraId="0258C181" w14:textId="77777777" w:rsidR="00DD4547" w:rsidRPr="00D82ADD" w:rsidRDefault="00DD4547" w:rsidP="009063FA">
            <w:pPr>
              <w:jc w:val="center"/>
              <w:rPr>
                <w:kern w:val="2"/>
                <w:sz w:val="16"/>
              </w:rPr>
            </w:pPr>
            <w:r w:rsidRPr="00D82ADD">
              <w:rPr>
                <w:kern w:val="2"/>
                <w:sz w:val="16"/>
              </w:rPr>
              <w:t>3000</w:t>
            </w:r>
          </w:p>
        </w:tc>
        <w:tc>
          <w:tcPr>
            <w:tcW w:w="2687" w:type="dxa"/>
            <w:vAlign w:val="center"/>
          </w:tcPr>
          <w:p w14:paraId="220423EB" w14:textId="77777777" w:rsidR="00DD4547" w:rsidRPr="00D82ADD" w:rsidRDefault="00DD4547" w:rsidP="00DD4547">
            <w:pPr>
              <w:jc w:val="center"/>
              <w:rPr>
                <w:kern w:val="2"/>
                <w:sz w:val="16"/>
              </w:rPr>
            </w:pPr>
            <w:r w:rsidRPr="00D82ADD">
              <w:rPr>
                <w:kern w:val="2"/>
                <w:sz w:val="16"/>
              </w:rPr>
              <w:t xml:space="preserve">Agricultural Acreage </w:t>
            </w:r>
            <w:r w:rsidRPr="00D82ADD">
              <w:rPr>
                <w:kern w:val="2"/>
                <w:sz w:val="16"/>
              </w:rPr>
              <w:br/>
              <w:t>(Market Value)</w:t>
            </w:r>
          </w:p>
        </w:tc>
        <w:tc>
          <w:tcPr>
            <w:tcW w:w="3599" w:type="dxa"/>
          </w:tcPr>
          <w:p w14:paraId="13E2AEBD" w14:textId="77777777" w:rsidR="00DD4547" w:rsidRPr="00D82ADD" w:rsidRDefault="00DD4547" w:rsidP="00DD4547">
            <w:pPr>
              <w:ind w:left="106" w:right="153"/>
              <w:rPr>
                <w:kern w:val="2"/>
                <w:sz w:val="16"/>
              </w:rPr>
            </w:pPr>
            <w:r w:rsidRPr="00D82ADD">
              <w:rPr>
                <w:kern w:val="2"/>
                <w:sz w:val="16"/>
              </w:rPr>
              <w:t>Agricultural Land 3 acres or more in area valued at market level since a use value classification has not been filed with the Assessor's Office.</w:t>
            </w:r>
          </w:p>
        </w:tc>
      </w:tr>
      <w:tr w:rsidR="00DD4547" w:rsidRPr="00D82ADD" w14:paraId="2166E946" w14:textId="77777777" w:rsidTr="004F75AE">
        <w:trPr>
          <w:cantSplit/>
          <w:jc w:val="center"/>
        </w:trPr>
        <w:tc>
          <w:tcPr>
            <w:tcW w:w="905" w:type="dxa"/>
            <w:vAlign w:val="center"/>
          </w:tcPr>
          <w:p w14:paraId="5CEB72BE" w14:textId="77777777" w:rsidR="00DD4547" w:rsidRPr="00D82ADD" w:rsidRDefault="00DD4547" w:rsidP="00DD4547">
            <w:pPr>
              <w:jc w:val="center"/>
              <w:rPr>
                <w:kern w:val="2"/>
                <w:sz w:val="16"/>
              </w:rPr>
            </w:pPr>
          </w:p>
        </w:tc>
        <w:tc>
          <w:tcPr>
            <w:tcW w:w="1980" w:type="dxa"/>
            <w:vAlign w:val="center"/>
          </w:tcPr>
          <w:p w14:paraId="4F9DCC26" w14:textId="77777777" w:rsidR="00DD4547" w:rsidRPr="00D82ADD" w:rsidRDefault="00DD4547" w:rsidP="00DD4547">
            <w:pPr>
              <w:jc w:val="center"/>
              <w:rPr>
                <w:kern w:val="2"/>
                <w:sz w:val="16"/>
              </w:rPr>
            </w:pPr>
          </w:p>
        </w:tc>
        <w:tc>
          <w:tcPr>
            <w:tcW w:w="1350" w:type="dxa"/>
            <w:vAlign w:val="center"/>
          </w:tcPr>
          <w:p w14:paraId="73ADA192" w14:textId="77777777" w:rsidR="00DD4547" w:rsidRPr="00D82ADD" w:rsidRDefault="00DD4547" w:rsidP="009063FA">
            <w:pPr>
              <w:jc w:val="center"/>
              <w:rPr>
                <w:kern w:val="2"/>
                <w:sz w:val="16"/>
              </w:rPr>
            </w:pPr>
            <w:r w:rsidRPr="00D82ADD">
              <w:rPr>
                <w:kern w:val="2"/>
                <w:sz w:val="16"/>
              </w:rPr>
              <w:t>3010</w:t>
            </w:r>
          </w:p>
        </w:tc>
        <w:tc>
          <w:tcPr>
            <w:tcW w:w="2687" w:type="dxa"/>
            <w:vAlign w:val="center"/>
          </w:tcPr>
          <w:p w14:paraId="671C6116" w14:textId="77777777" w:rsidR="00DD4547" w:rsidRPr="00D82ADD" w:rsidRDefault="00DD4547" w:rsidP="00DD4547">
            <w:pPr>
              <w:jc w:val="center"/>
              <w:rPr>
                <w:kern w:val="2"/>
                <w:sz w:val="16"/>
              </w:rPr>
            </w:pPr>
            <w:r w:rsidRPr="00D82ADD">
              <w:rPr>
                <w:kern w:val="2"/>
                <w:sz w:val="16"/>
              </w:rPr>
              <w:t xml:space="preserve">Timber Acreage </w:t>
            </w:r>
            <w:r w:rsidRPr="00D82ADD">
              <w:rPr>
                <w:kern w:val="2"/>
                <w:sz w:val="16"/>
              </w:rPr>
              <w:br/>
              <w:t>(Market Value)</w:t>
            </w:r>
          </w:p>
        </w:tc>
        <w:tc>
          <w:tcPr>
            <w:tcW w:w="3599" w:type="dxa"/>
          </w:tcPr>
          <w:p w14:paraId="46C57D5B" w14:textId="77777777" w:rsidR="00DD4547" w:rsidRPr="00D82ADD" w:rsidRDefault="00DD4547" w:rsidP="00DD4547">
            <w:pPr>
              <w:ind w:left="106" w:right="153"/>
              <w:rPr>
                <w:kern w:val="2"/>
                <w:sz w:val="16"/>
              </w:rPr>
            </w:pPr>
            <w:r w:rsidRPr="00D82ADD">
              <w:rPr>
                <w:kern w:val="2"/>
                <w:sz w:val="16"/>
              </w:rPr>
              <w:t>Timber Land 3 acres or more in area valued at market level since a use value classification has not been filed with the Assessor's Office.</w:t>
            </w:r>
          </w:p>
        </w:tc>
      </w:tr>
      <w:tr w:rsidR="00DD4547" w:rsidRPr="00D82ADD" w14:paraId="53148C8C" w14:textId="77777777" w:rsidTr="004F75AE">
        <w:trPr>
          <w:cantSplit/>
          <w:jc w:val="center"/>
        </w:trPr>
        <w:tc>
          <w:tcPr>
            <w:tcW w:w="905" w:type="dxa"/>
            <w:vAlign w:val="center"/>
          </w:tcPr>
          <w:p w14:paraId="040FD469" w14:textId="77777777" w:rsidR="00DD4547" w:rsidRPr="00D82ADD" w:rsidRDefault="00DD4547" w:rsidP="00DD4547">
            <w:pPr>
              <w:jc w:val="center"/>
              <w:rPr>
                <w:kern w:val="2"/>
                <w:sz w:val="16"/>
              </w:rPr>
            </w:pPr>
          </w:p>
        </w:tc>
        <w:tc>
          <w:tcPr>
            <w:tcW w:w="1980" w:type="dxa"/>
            <w:vAlign w:val="center"/>
          </w:tcPr>
          <w:p w14:paraId="6E547989" w14:textId="77777777" w:rsidR="00DD4547" w:rsidRPr="00D82ADD" w:rsidRDefault="00DD4547" w:rsidP="00DD4547">
            <w:pPr>
              <w:jc w:val="center"/>
              <w:rPr>
                <w:kern w:val="2"/>
                <w:sz w:val="16"/>
              </w:rPr>
            </w:pPr>
          </w:p>
        </w:tc>
        <w:tc>
          <w:tcPr>
            <w:tcW w:w="1350" w:type="dxa"/>
            <w:vAlign w:val="center"/>
          </w:tcPr>
          <w:p w14:paraId="39C78238" w14:textId="77777777" w:rsidR="00DD4547" w:rsidRPr="00D82ADD" w:rsidRDefault="00DD4547" w:rsidP="009063FA">
            <w:pPr>
              <w:jc w:val="center"/>
              <w:rPr>
                <w:kern w:val="2"/>
                <w:sz w:val="16"/>
              </w:rPr>
            </w:pPr>
            <w:r w:rsidRPr="00D82ADD">
              <w:rPr>
                <w:kern w:val="2"/>
                <w:sz w:val="16"/>
              </w:rPr>
              <w:t>3020</w:t>
            </w:r>
          </w:p>
        </w:tc>
        <w:tc>
          <w:tcPr>
            <w:tcW w:w="2687" w:type="dxa"/>
            <w:vAlign w:val="center"/>
          </w:tcPr>
          <w:p w14:paraId="35DB6527" w14:textId="77777777" w:rsidR="00DD4547" w:rsidRPr="00D82ADD" w:rsidRDefault="00DD4547" w:rsidP="00DD4547">
            <w:pPr>
              <w:jc w:val="center"/>
              <w:rPr>
                <w:kern w:val="2"/>
                <w:sz w:val="16"/>
              </w:rPr>
            </w:pPr>
            <w:r w:rsidRPr="00D82ADD">
              <w:rPr>
                <w:kern w:val="2"/>
                <w:sz w:val="16"/>
              </w:rPr>
              <w:t xml:space="preserve">Marsh Acreage </w:t>
            </w:r>
            <w:r w:rsidRPr="00D82ADD">
              <w:rPr>
                <w:kern w:val="2"/>
                <w:sz w:val="16"/>
              </w:rPr>
              <w:br/>
              <w:t>(Market Value)</w:t>
            </w:r>
          </w:p>
        </w:tc>
        <w:tc>
          <w:tcPr>
            <w:tcW w:w="3599" w:type="dxa"/>
          </w:tcPr>
          <w:p w14:paraId="3CC45598" w14:textId="77777777" w:rsidR="00DD4547" w:rsidRPr="00D82ADD" w:rsidRDefault="00DD4547" w:rsidP="00DD4547">
            <w:pPr>
              <w:ind w:left="106" w:right="153"/>
              <w:rPr>
                <w:kern w:val="2"/>
                <w:sz w:val="16"/>
              </w:rPr>
            </w:pPr>
            <w:r w:rsidRPr="00D82ADD">
              <w:rPr>
                <w:sz w:val="16"/>
                <w:szCs w:val="16"/>
              </w:rPr>
              <w:t>Marsh Land 3 acres or more in area valued at market level since a use value classification has not been filed with the Assessor's Office.</w:t>
            </w:r>
          </w:p>
        </w:tc>
      </w:tr>
      <w:tr w:rsidR="00DD4547" w:rsidRPr="00D82ADD" w14:paraId="47A40156" w14:textId="77777777" w:rsidTr="004F75AE">
        <w:trPr>
          <w:cantSplit/>
          <w:jc w:val="center"/>
        </w:trPr>
        <w:tc>
          <w:tcPr>
            <w:tcW w:w="905" w:type="dxa"/>
            <w:vAlign w:val="center"/>
          </w:tcPr>
          <w:p w14:paraId="5660B904" w14:textId="77777777" w:rsidR="00DD4547" w:rsidRPr="00D82ADD" w:rsidRDefault="00DD4547" w:rsidP="00DD4547">
            <w:pPr>
              <w:jc w:val="center"/>
              <w:rPr>
                <w:kern w:val="2"/>
                <w:sz w:val="16"/>
              </w:rPr>
            </w:pPr>
          </w:p>
        </w:tc>
        <w:tc>
          <w:tcPr>
            <w:tcW w:w="1980" w:type="dxa"/>
            <w:vAlign w:val="center"/>
          </w:tcPr>
          <w:p w14:paraId="57A6A658" w14:textId="77777777" w:rsidR="00DD4547" w:rsidRPr="00D82ADD" w:rsidRDefault="00DD4547" w:rsidP="00DD4547">
            <w:pPr>
              <w:jc w:val="center"/>
              <w:rPr>
                <w:kern w:val="2"/>
                <w:sz w:val="16"/>
              </w:rPr>
            </w:pPr>
          </w:p>
        </w:tc>
        <w:tc>
          <w:tcPr>
            <w:tcW w:w="1350" w:type="dxa"/>
            <w:vAlign w:val="center"/>
          </w:tcPr>
          <w:p w14:paraId="2F485A48" w14:textId="77777777" w:rsidR="00DD4547" w:rsidRPr="00631A45" w:rsidRDefault="00DD4547" w:rsidP="009063FA">
            <w:pPr>
              <w:pStyle w:val="BodyTextIndent2"/>
              <w:tabs>
                <w:tab w:val="clear" w:pos="720"/>
                <w:tab w:val="left" w:pos="317"/>
              </w:tabs>
              <w:ind w:left="0"/>
              <w:jc w:val="center"/>
              <w:rPr>
                <w:rFonts w:ascii="Times New Roman" w:hAnsi="Times New Roman"/>
                <w:sz w:val="16"/>
                <w:szCs w:val="16"/>
                <w:lang w:val="en-US" w:eastAsia="en-US"/>
              </w:rPr>
            </w:pPr>
            <w:r w:rsidRPr="00631A45">
              <w:rPr>
                <w:rFonts w:ascii="Times New Roman" w:hAnsi="Times New Roman"/>
                <w:sz w:val="16"/>
                <w:szCs w:val="16"/>
                <w:lang w:val="en-US" w:eastAsia="en-US"/>
              </w:rPr>
              <w:t>3022</w:t>
            </w:r>
          </w:p>
        </w:tc>
        <w:tc>
          <w:tcPr>
            <w:tcW w:w="2687" w:type="dxa"/>
            <w:vAlign w:val="center"/>
          </w:tcPr>
          <w:p w14:paraId="05BC4D9B" w14:textId="77777777" w:rsidR="00DD4547" w:rsidRPr="00631A45" w:rsidRDefault="00DD4547" w:rsidP="00DD4547">
            <w:pPr>
              <w:pStyle w:val="BodyTextIndent2"/>
              <w:tabs>
                <w:tab w:val="clear" w:pos="720"/>
                <w:tab w:val="left" w:pos="46"/>
              </w:tabs>
              <w:ind w:left="46" w:hanging="46"/>
              <w:jc w:val="center"/>
              <w:rPr>
                <w:rFonts w:ascii="Times New Roman" w:hAnsi="Times New Roman"/>
                <w:sz w:val="16"/>
                <w:szCs w:val="16"/>
                <w:lang w:val="en-US" w:eastAsia="en-US"/>
              </w:rPr>
            </w:pPr>
            <w:r w:rsidRPr="00631A45">
              <w:rPr>
                <w:rFonts w:ascii="Times New Roman" w:hAnsi="Times New Roman"/>
                <w:sz w:val="16"/>
                <w:szCs w:val="16"/>
                <w:lang w:val="en-US" w:eastAsia="en-US"/>
              </w:rPr>
              <w:t xml:space="preserve">Lake Servitude Lands </w:t>
            </w:r>
            <w:r w:rsidRPr="00631A45">
              <w:rPr>
                <w:rFonts w:ascii="Times New Roman" w:hAnsi="Times New Roman"/>
                <w:sz w:val="16"/>
                <w:szCs w:val="16"/>
                <w:lang w:val="en-US" w:eastAsia="en-US"/>
              </w:rPr>
              <w:br/>
              <w:t>(Market Value)</w:t>
            </w:r>
          </w:p>
        </w:tc>
        <w:tc>
          <w:tcPr>
            <w:tcW w:w="3599" w:type="dxa"/>
          </w:tcPr>
          <w:p w14:paraId="23F9F7CC" w14:textId="77777777" w:rsidR="00DD4547" w:rsidRPr="00631A45" w:rsidRDefault="00DD4547" w:rsidP="00DD4547">
            <w:pPr>
              <w:pStyle w:val="BodyTextIndent2"/>
              <w:tabs>
                <w:tab w:val="clear" w:pos="380"/>
                <w:tab w:val="clear" w:pos="720"/>
                <w:tab w:val="left" w:pos="0"/>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Lake servitude land containing 3 acres or more in area valued at market level since a use value classification has not been filed with the Assessor's Office.</w:t>
            </w:r>
          </w:p>
        </w:tc>
      </w:tr>
      <w:tr w:rsidR="00DD4547" w:rsidRPr="00D82ADD" w14:paraId="135AD41C" w14:textId="77777777" w:rsidTr="004F75AE">
        <w:trPr>
          <w:cantSplit/>
          <w:jc w:val="center"/>
        </w:trPr>
        <w:tc>
          <w:tcPr>
            <w:tcW w:w="905" w:type="dxa"/>
            <w:vAlign w:val="center"/>
          </w:tcPr>
          <w:p w14:paraId="79D40ADE" w14:textId="77777777" w:rsidR="00DD4547" w:rsidRPr="00D82ADD" w:rsidRDefault="00DD4547" w:rsidP="00DD4547">
            <w:pPr>
              <w:jc w:val="center"/>
              <w:rPr>
                <w:kern w:val="2"/>
                <w:sz w:val="16"/>
              </w:rPr>
            </w:pPr>
          </w:p>
        </w:tc>
        <w:tc>
          <w:tcPr>
            <w:tcW w:w="1980" w:type="dxa"/>
            <w:vAlign w:val="center"/>
          </w:tcPr>
          <w:p w14:paraId="56B1E38E" w14:textId="77777777" w:rsidR="00DD4547" w:rsidRPr="00D82ADD" w:rsidRDefault="00DD4547" w:rsidP="00DD4547">
            <w:pPr>
              <w:jc w:val="center"/>
              <w:rPr>
                <w:kern w:val="2"/>
                <w:sz w:val="16"/>
              </w:rPr>
            </w:pPr>
          </w:p>
        </w:tc>
        <w:tc>
          <w:tcPr>
            <w:tcW w:w="1350" w:type="dxa"/>
            <w:vAlign w:val="center"/>
          </w:tcPr>
          <w:p w14:paraId="017390A3" w14:textId="77777777" w:rsidR="00DD4547" w:rsidRPr="00631A45" w:rsidRDefault="00DD4547" w:rsidP="009063FA">
            <w:pPr>
              <w:pStyle w:val="BodyTextIndent2"/>
              <w:tabs>
                <w:tab w:val="clear" w:pos="720"/>
                <w:tab w:val="left" w:pos="317"/>
              </w:tabs>
              <w:ind w:left="0"/>
              <w:jc w:val="center"/>
              <w:rPr>
                <w:rFonts w:ascii="Times New Roman" w:hAnsi="Times New Roman"/>
                <w:sz w:val="16"/>
                <w:szCs w:val="16"/>
                <w:lang w:val="en-US" w:eastAsia="en-US"/>
              </w:rPr>
            </w:pPr>
            <w:r w:rsidRPr="00631A45">
              <w:rPr>
                <w:rFonts w:ascii="Times New Roman" w:hAnsi="Times New Roman"/>
                <w:sz w:val="16"/>
                <w:szCs w:val="16"/>
                <w:lang w:val="en-US" w:eastAsia="en-US"/>
              </w:rPr>
              <w:t>3024</w:t>
            </w:r>
          </w:p>
        </w:tc>
        <w:tc>
          <w:tcPr>
            <w:tcW w:w="2687" w:type="dxa"/>
            <w:vAlign w:val="center"/>
          </w:tcPr>
          <w:p w14:paraId="49806CB8" w14:textId="77777777" w:rsidR="00DD4547" w:rsidRPr="00631A45" w:rsidRDefault="00DD4547" w:rsidP="00DD4547">
            <w:pPr>
              <w:pStyle w:val="BodyTextIndent2"/>
              <w:ind w:hanging="720"/>
              <w:jc w:val="center"/>
              <w:rPr>
                <w:rFonts w:ascii="Times New Roman" w:hAnsi="Times New Roman"/>
                <w:sz w:val="16"/>
                <w:szCs w:val="16"/>
                <w:lang w:val="en-US" w:eastAsia="en-US"/>
              </w:rPr>
            </w:pPr>
            <w:r w:rsidRPr="00631A45">
              <w:rPr>
                <w:rFonts w:ascii="Times New Roman" w:hAnsi="Times New Roman"/>
                <w:sz w:val="16"/>
                <w:szCs w:val="16"/>
                <w:lang w:val="en-US" w:eastAsia="en-US"/>
              </w:rPr>
              <w:t>Batture Land (Market Value)</w:t>
            </w:r>
          </w:p>
        </w:tc>
        <w:tc>
          <w:tcPr>
            <w:tcW w:w="3599" w:type="dxa"/>
          </w:tcPr>
          <w:p w14:paraId="5ED7AED4" w14:textId="77777777" w:rsidR="00DD4547" w:rsidRPr="00631A45" w:rsidRDefault="00DD4547" w:rsidP="00DD4547">
            <w:pPr>
              <w:pStyle w:val="BodyTextIndent2"/>
              <w:tabs>
                <w:tab w:val="clear" w:pos="720"/>
                <w:tab w:val="left" w:pos="0"/>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Batture land containing 3 acres or more in area valued at market level since a use value classification has not been filed with the Assessor's Office.</w:t>
            </w:r>
          </w:p>
        </w:tc>
      </w:tr>
      <w:tr w:rsidR="00DD4547" w:rsidRPr="00D82ADD" w14:paraId="279B4017" w14:textId="77777777" w:rsidTr="004F75AE">
        <w:trPr>
          <w:cantSplit/>
          <w:jc w:val="center"/>
        </w:trPr>
        <w:tc>
          <w:tcPr>
            <w:tcW w:w="905" w:type="dxa"/>
            <w:vAlign w:val="center"/>
          </w:tcPr>
          <w:p w14:paraId="1E87E887" w14:textId="77777777" w:rsidR="00DD4547" w:rsidRPr="00D82ADD" w:rsidRDefault="00DD4547" w:rsidP="00DD4547">
            <w:pPr>
              <w:jc w:val="center"/>
              <w:rPr>
                <w:kern w:val="2"/>
                <w:sz w:val="16"/>
              </w:rPr>
            </w:pPr>
          </w:p>
        </w:tc>
        <w:tc>
          <w:tcPr>
            <w:tcW w:w="1980" w:type="dxa"/>
            <w:vAlign w:val="center"/>
          </w:tcPr>
          <w:p w14:paraId="5EF038EA" w14:textId="77777777" w:rsidR="00DD4547" w:rsidRPr="00D82ADD" w:rsidRDefault="00DD4547" w:rsidP="00DD4547">
            <w:pPr>
              <w:jc w:val="center"/>
              <w:rPr>
                <w:kern w:val="2"/>
                <w:sz w:val="16"/>
              </w:rPr>
            </w:pPr>
          </w:p>
        </w:tc>
        <w:tc>
          <w:tcPr>
            <w:tcW w:w="1350" w:type="dxa"/>
            <w:vAlign w:val="center"/>
          </w:tcPr>
          <w:p w14:paraId="40C459DA" w14:textId="77777777" w:rsidR="00DD4547" w:rsidRPr="00D82ADD" w:rsidRDefault="00DD4547" w:rsidP="009063FA">
            <w:pPr>
              <w:jc w:val="center"/>
              <w:rPr>
                <w:kern w:val="2"/>
                <w:sz w:val="16"/>
              </w:rPr>
            </w:pPr>
            <w:r w:rsidRPr="00D82ADD">
              <w:rPr>
                <w:kern w:val="2"/>
                <w:sz w:val="16"/>
              </w:rPr>
              <w:t>3030</w:t>
            </w:r>
          </w:p>
        </w:tc>
        <w:tc>
          <w:tcPr>
            <w:tcW w:w="2687" w:type="dxa"/>
            <w:vAlign w:val="center"/>
          </w:tcPr>
          <w:p w14:paraId="47B7C8CD" w14:textId="77777777" w:rsidR="00DD4547" w:rsidRPr="00D82ADD" w:rsidRDefault="00DD4547" w:rsidP="00DD4547">
            <w:pPr>
              <w:jc w:val="center"/>
              <w:rPr>
                <w:kern w:val="2"/>
                <w:sz w:val="16"/>
              </w:rPr>
            </w:pPr>
            <w:r w:rsidRPr="00D82ADD">
              <w:rPr>
                <w:kern w:val="2"/>
                <w:sz w:val="16"/>
              </w:rPr>
              <w:t xml:space="preserve">Commercial Acreage </w:t>
            </w:r>
            <w:r w:rsidRPr="00D82ADD">
              <w:rPr>
                <w:kern w:val="2"/>
                <w:sz w:val="16"/>
              </w:rPr>
              <w:br/>
              <w:t>(Market Value)</w:t>
            </w:r>
          </w:p>
        </w:tc>
        <w:tc>
          <w:tcPr>
            <w:tcW w:w="3599" w:type="dxa"/>
          </w:tcPr>
          <w:p w14:paraId="709F3AAF" w14:textId="77777777" w:rsidR="00DD4547" w:rsidRPr="00D82ADD" w:rsidRDefault="00DD4547" w:rsidP="00DD4547">
            <w:pPr>
              <w:ind w:left="106" w:right="153"/>
              <w:rPr>
                <w:kern w:val="2"/>
                <w:sz w:val="16"/>
              </w:rPr>
            </w:pPr>
            <w:r w:rsidRPr="00D82ADD">
              <w:rPr>
                <w:kern w:val="2"/>
                <w:sz w:val="16"/>
              </w:rPr>
              <w:t>Commercial land 3 acres or more in area designated for office and retail use.</w:t>
            </w:r>
          </w:p>
        </w:tc>
      </w:tr>
      <w:tr w:rsidR="00DD4547" w:rsidRPr="00D82ADD" w14:paraId="71B34990" w14:textId="77777777" w:rsidTr="004F75AE">
        <w:trPr>
          <w:cantSplit/>
          <w:jc w:val="center"/>
        </w:trPr>
        <w:tc>
          <w:tcPr>
            <w:tcW w:w="905" w:type="dxa"/>
            <w:vAlign w:val="center"/>
          </w:tcPr>
          <w:p w14:paraId="09F67738" w14:textId="77777777" w:rsidR="00DD4547" w:rsidRPr="00D82ADD" w:rsidRDefault="00DD4547" w:rsidP="00DD4547">
            <w:pPr>
              <w:jc w:val="center"/>
              <w:rPr>
                <w:kern w:val="2"/>
                <w:sz w:val="16"/>
              </w:rPr>
            </w:pPr>
          </w:p>
        </w:tc>
        <w:tc>
          <w:tcPr>
            <w:tcW w:w="1980" w:type="dxa"/>
            <w:vAlign w:val="center"/>
          </w:tcPr>
          <w:p w14:paraId="4F48500C" w14:textId="77777777" w:rsidR="00DD4547" w:rsidRPr="00D82ADD" w:rsidRDefault="00DD4547" w:rsidP="00DD4547">
            <w:pPr>
              <w:jc w:val="center"/>
              <w:rPr>
                <w:kern w:val="2"/>
                <w:sz w:val="16"/>
              </w:rPr>
            </w:pPr>
          </w:p>
        </w:tc>
        <w:tc>
          <w:tcPr>
            <w:tcW w:w="1350" w:type="dxa"/>
            <w:vAlign w:val="center"/>
          </w:tcPr>
          <w:p w14:paraId="2433B8BF" w14:textId="77777777" w:rsidR="00DD4547" w:rsidRPr="00D82ADD" w:rsidRDefault="00DD4547" w:rsidP="009063FA">
            <w:pPr>
              <w:jc w:val="center"/>
              <w:rPr>
                <w:kern w:val="2"/>
                <w:sz w:val="16"/>
              </w:rPr>
            </w:pPr>
            <w:r w:rsidRPr="00D82ADD">
              <w:rPr>
                <w:kern w:val="2"/>
                <w:sz w:val="16"/>
              </w:rPr>
              <w:t>3040</w:t>
            </w:r>
          </w:p>
        </w:tc>
        <w:tc>
          <w:tcPr>
            <w:tcW w:w="2687" w:type="dxa"/>
            <w:vAlign w:val="center"/>
          </w:tcPr>
          <w:p w14:paraId="6F434FCD" w14:textId="77777777" w:rsidR="00DD4547" w:rsidRPr="00D82ADD" w:rsidRDefault="00DD4547" w:rsidP="00DD4547">
            <w:pPr>
              <w:jc w:val="center"/>
              <w:rPr>
                <w:kern w:val="2"/>
                <w:sz w:val="16"/>
              </w:rPr>
            </w:pPr>
            <w:r w:rsidRPr="00D82ADD">
              <w:rPr>
                <w:kern w:val="2"/>
                <w:sz w:val="16"/>
              </w:rPr>
              <w:t xml:space="preserve">Industrial Acreage </w:t>
            </w:r>
            <w:r w:rsidRPr="00D82ADD">
              <w:rPr>
                <w:kern w:val="2"/>
                <w:sz w:val="16"/>
              </w:rPr>
              <w:br/>
              <w:t>(Market Value)</w:t>
            </w:r>
          </w:p>
        </w:tc>
        <w:tc>
          <w:tcPr>
            <w:tcW w:w="3599" w:type="dxa"/>
          </w:tcPr>
          <w:p w14:paraId="04595234" w14:textId="77777777" w:rsidR="00DD4547" w:rsidRPr="00D82ADD" w:rsidRDefault="00DD4547" w:rsidP="00DD4547">
            <w:pPr>
              <w:ind w:left="106" w:right="153"/>
              <w:rPr>
                <w:kern w:val="2"/>
                <w:sz w:val="16"/>
              </w:rPr>
            </w:pPr>
            <w:r w:rsidRPr="00D82ADD">
              <w:rPr>
                <w:kern w:val="2"/>
                <w:sz w:val="16"/>
              </w:rPr>
              <w:t>Industrial land 3 acres or more in area designated for industrial use.</w:t>
            </w:r>
          </w:p>
        </w:tc>
      </w:tr>
      <w:tr w:rsidR="00DD4547" w:rsidRPr="00D82ADD" w14:paraId="30852AA3" w14:textId="77777777" w:rsidTr="004F75AE">
        <w:trPr>
          <w:cantSplit/>
          <w:jc w:val="center"/>
        </w:trPr>
        <w:tc>
          <w:tcPr>
            <w:tcW w:w="905" w:type="dxa"/>
            <w:vAlign w:val="center"/>
          </w:tcPr>
          <w:p w14:paraId="061A0DC1" w14:textId="77777777" w:rsidR="00DD4547" w:rsidRPr="00D82ADD" w:rsidRDefault="00DD4547" w:rsidP="00DD4547">
            <w:pPr>
              <w:jc w:val="center"/>
              <w:rPr>
                <w:kern w:val="2"/>
                <w:sz w:val="16"/>
              </w:rPr>
            </w:pPr>
          </w:p>
        </w:tc>
        <w:tc>
          <w:tcPr>
            <w:tcW w:w="1980" w:type="dxa"/>
            <w:vAlign w:val="center"/>
          </w:tcPr>
          <w:p w14:paraId="308E6315" w14:textId="77777777" w:rsidR="00DD4547" w:rsidRPr="00D82ADD" w:rsidRDefault="00DD4547" w:rsidP="00DD4547">
            <w:pPr>
              <w:jc w:val="center"/>
              <w:rPr>
                <w:kern w:val="2"/>
                <w:sz w:val="16"/>
              </w:rPr>
            </w:pPr>
          </w:p>
        </w:tc>
        <w:tc>
          <w:tcPr>
            <w:tcW w:w="1350" w:type="dxa"/>
            <w:vAlign w:val="center"/>
          </w:tcPr>
          <w:p w14:paraId="617BD86C" w14:textId="77777777" w:rsidR="00DD4547" w:rsidRPr="00D82ADD" w:rsidRDefault="00DD4547" w:rsidP="009063FA">
            <w:pPr>
              <w:jc w:val="center"/>
              <w:rPr>
                <w:kern w:val="2"/>
                <w:sz w:val="16"/>
              </w:rPr>
            </w:pPr>
            <w:r w:rsidRPr="00D82ADD">
              <w:rPr>
                <w:kern w:val="2"/>
                <w:sz w:val="16"/>
              </w:rPr>
              <w:t>3050</w:t>
            </w:r>
          </w:p>
        </w:tc>
        <w:tc>
          <w:tcPr>
            <w:tcW w:w="2687" w:type="dxa"/>
            <w:vAlign w:val="center"/>
          </w:tcPr>
          <w:p w14:paraId="672A7F20" w14:textId="77777777" w:rsidR="00DD4547" w:rsidRPr="00D82ADD" w:rsidRDefault="00DD4547" w:rsidP="00DD4547">
            <w:pPr>
              <w:jc w:val="center"/>
              <w:rPr>
                <w:kern w:val="2"/>
                <w:sz w:val="16"/>
              </w:rPr>
            </w:pPr>
            <w:r w:rsidRPr="00D82ADD">
              <w:rPr>
                <w:kern w:val="2"/>
                <w:sz w:val="16"/>
              </w:rPr>
              <w:t xml:space="preserve">Institutional Acreage </w:t>
            </w:r>
            <w:r w:rsidRPr="00D82ADD">
              <w:rPr>
                <w:kern w:val="2"/>
                <w:sz w:val="16"/>
              </w:rPr>
              <w:br/>
              <w:t>(Market Value)</w:t>
            </w:r>
          </w:p>
        </w:tc>
        <w:tc>
          <w:tcPr>
            <w:tcW w:w="3599" w:type="dxa"/>
          </w:tcPr>
          <w:p w14:paraId="645BCAEF" w14:textId="77777777" w:rsidR="00DD4547" w:rsidRPr="00D82ADD" w:rsidRDefault="00DD4547" w:rsidP="00DD4547">
            <w:pPr>
              <w:ind w:left="106" w:right="153"/>
              <w:rPr>
                <w:kern w:val="2"/>
                <w:sz w:val="16"/>
              </w:rPr>
            </w:pPr>
            <w:r w:rsidRPr="00D82ADD">
              <w:rPr>
                <w:kern w:val="2"/>
                <w:sz w:val="16"/>
              </w:rPr>
              <w:t>Institutional land 3 acres or more in area designated for public buildings, schools, churches and properties that have unique uses.</w:t>
            </w:r>
          </w:p>
        </w:tc>
      </w:tr>
      <w:tr w:rsidR="00DD4547" w:rsidRPr="00D82ADD" w14:paraId="6325F2E8" w14:textId="77777777" w:rsidTr="004F75AE">
        <w:trPr>
          <w:cantSplit/>
          <w:jc w:val="center"/>
        </w:trPr>
        <w:tc>
          <w:tcPr>
            <w:tcW w:w="905" w:type="dxa"/>
            <w:tcBorders>
              <w:bottom w:val="single" w:sz="6" w:space="0" w:color="000000"/>
            </w:tcBorders>
            <w:vAlign w:val="center"/>
          </w:tcPr>
          <w:p w14:paraId="7FC173B2" w14:textId="77777777" w:rsidR="00DD4547" w:rsidRPr="00D82ADD" w:rsidRDefault="00DD4547" w:rsidP="00DD4547">
            <w:pPr>
              <w:jc w:val="center"/>
              <w:rPr>
                <w:kern w:val="2"/>
                <w:sz w:val="16"/>
              </w:rPr>
            </w:pPr>
          </w:p>
        </w:tc>
        <w:tc>
          <w:tcPr>
            <w:tcW w:w="1980" w:type="dxa"/>
            <w:tcBorders>
              <w:bottom w:val="single" w:sz="6" w:space="0" w:color="000000"/>
            </w:tcBorders>
            <w:vAlign w:val="center"/>
          </w:tcPr>
          <w:p w14:paraId="3B80749E" w14:textId="77777777" w:rsidR="00DD4547" w:rsidRPr="00D82ADD" w:rsidRDefault="00DD4547" w:rsidP="00DD4547">
            <w:pPr>
              <w:jc w:val="center"/>
              <w:rPr>
                <w:kern w:val="2"/>
                <w:sz w:val="16"/>
              </w:rPr>
            </w:pPr>
          </w:p>
        </w:tc>
        <w:tc>
          <w:tcPr>
            <w:tcW w:w="1350" w:type="dxa"/>
            <w:tcBorders>
              <w:bottom w:val="single" w:sz="6" w:space="0" w:color="000000"/>
            </w:tcBorders>
            <w:vAlign w:val="center"/>
          </w:tcPr>
          <w:p w14:paraId="4A069C1A" w14:textId="77777777" w:rsidR="00DD4547" w:rsidRPr="00D82ADD" w:rsidRDefault="00DD4547" w:rsidP="009063FA">
            <w:pPr>
              <w:jc w:val="center"/>
              <w:rPr>
                <w:kern w:val="2"/>
                <w:sz w:val="16"/>
              </w:rPr>
            </w:pPr>
            <w:r w:rsidRPr="00D82ADD">
              <w:rPr>
                <w:kern w:val="2"/>
                <w:sz w:val="16"/>
              </w:rPr>
              <w:t>3060</w:t>
            </w:r>
          </w:p>
        </w:tc>
        <w:tc>
          <w:tcPr>
            <w:tcW w:w="2687" w:type="dxa"/>
            <w:tcBorders>
              <w:bottom w:val="single" w:sz="6" w:space="0" w:color="000000"/>
            </w:tcBorders>
            <w:vAlign w:val="center"/>
          </w:tcPr>
          <w:p w14:paraId="7A9F6EF4" w14:textId="77777777" w:rsidR="00DD4547" w:rsidRPr="00D82ADD" w:rsidRDefault="00DD4547" w:rsidP="00DD4547">
            <w:pPr>
              <w:jc w:val="center"/>
              <w:rPr>
                <w:kern w:val="2"/>
                <w:sz w:val="16"/>
              </w:rPr>
            </w:pPr>
            <w:r w:rsidRPr="00D82ADD">
              <w:rPr>
                <w:kern w:val="2"/>
                <w:sz w:val="16"/>
              </w:rPr>
              <w:t xml:space="preserve">Residential Acreage </w:t>
            </w:r>
            <w:r w:rsidRPr="00D82ADD">
              <w:rPr>
                <w:kern w:val="2"/>
                <w:sz w:val="16"/>
              </w:rPr>
              <w:br/>
              <w:t>(Market Value)</w:t>
            </w:r>
          </w:p>
        </w:tc>
        <w:tc>
          <w:tcPr>
            <w:tcW w:w="3599" w:type="dxa"/>
            <w:tcBorders>
              <w:bottom w:val="single" w:sz="6" w:space="0" w:color="000000"/>
            </w:tcBorders>
          </w:tcPr>
          <w:p w14:paraId="51707ADB" w14:textId="77777777" w:rsidR="00DD4547" w:rsidRPr="00D82ADD" w:rsidRDefault="00DD4547" w:rsidP="00DD4547">
            <w:pPr>
              <w:ind w:left="106" w:right="153"/>
              <w:rPr>
                <w:kern w:val="2"/>
                <w:sz w:val="16"/>
              </w:rPr>
            </w:pPr>
            <w:r w:rsidRPr="00D82ADD">
              <w:rPr>
                <w:kern w:val="2"/>
                <w:sz w:val="16"/>
              </w:rPr>
              <w:t xml:space="preserve">Residential land 3 acres or more in area used for residential permanent improvements such as single-family residences, townhouses and apartments. </w:t>
            </w:r>
          </w:p>
        </w:tc>
      </w:tr>
      <w:tr w:rsidR="00DD4547" w:rsidRPr="00D82ADD" w14:paraId="57109195" w14:textId="77777777" w:rsidTr="004F75AE">
        <w:trPr>
          <w:cantSplit/>
          <w:jc w:val="center"/>
        </w:trPr>
        <w:tc>
          <w:tcPr>
            <w:tcW w:w="905" w:type="dxa"/>
            <w:tcBorders>
              <w:top w:val="single" w:sz="6" w:space="0" w:color="000000"/>
              <w:bottom w:val="single" w:sz="6" w:space="0" w:color="000000"/>
            </w:tcBorders>
            <w:vAlign w:val="center"/>
          </w:tcPr>
          <w:p w14:paraId="41E495D5" w14:textId="77777777" w:rsidR="00DD4547" w:rsidRPr="00D82ADD" w:rsidRDefault="00DD4547" w:rsidP="00DD4547">
            <w:pPr>
              <w:jc w:val="center"/>
              <w:rPr>
                <w:kern w:val="2"/>
                <w:sz w:val="16"/>
              </w:rPr>
            </w:pPr>
          </w:p>
        </w:tc>
        <w:tc>
          <w:tcPr>
            <w:tcW w:w="1980" w:type="dxa"/>
            <w:tcBorders>
              <w:top w:val="single" w:sz="6" w:space="0" w:color="000000"/>
              <w:bottom w:val="single" w:sz="6" w:space="0" w:color="000000"/>
            </w:tcBorders>
            <w:vAlign w:val="center"/>
          </w:tcPr>
          <w:p w14:paraId="7954E744" w14:textId="77777777" w:rsidR="00DD4547" w:rsidRPr="00D82ADD" w:rsidRDefault="00DD4547" w:rsidP="00DD4547">
            <w:pPr>
              <w:jc w:val="center"/>
              <w:rPr>
                <w:kern w:val="2"/>
                <w:sz w:val="16"/>
              </w:rPr>
            </w:pPr>
          </w:p>
        </w:tc>
        <w:tc>
          <w:tcPr>
            <w:tcW w:w="1350" w:type="dxa"/>
            <w:tcBorders>
              <w:top w:val="single" w:sz="6" w:space="0" w:color="000000"/>
              <w:bottom w:val="single" w:sz="6" w:space="0" w:color="000000"/>
            </w:tcBorders>
            <w:vAlign w:val="center"/>
          </w:tcPr>
          <w:p w14:paraId="49390234" w14:textId="77777777" w:rsidR="00DD4547" w:rsidRPr="00D82ADD" w:rsidRDefault="00DD4547" w:rsidP="009063FA">
            <w:pPr>
              <w:jc w:val="center"/>
              <w:rPr>
                <w:kern w:val="2"/>
                <w:sz w:val="16"/>
              </w:rPr>
            </w:pPr>
            <w:r w:rsidRPr="00D82ADD">
              <w:rPr>
                <w:kern w:val="2"/>
                <w:sz w:val="16"/>
              </w:rPr>
              <w:t>3070</w:t>
            </w:r>
          </w:p>
        </w:tc>
        <w:tc>
          <w:tcPr>
            <w:tcW w:w="2687" w:type="dxa"/>
            <w:tcBorders>
              <w:top w:val="single" w:sz="6" w:space="0" w:color="000000"/>
              <w:bottom w:val="single" w:sz="6" w:space="0" w:color="000000"/>
            </w:tcBorders>
            <w:vAlign w:val="center"/>
          </w:tcPr>
          <w:p w14:paraId="2B167150" w14:textId="77777777" w:rsidR="00DD4547" w:rsidRPr="00FF7D04" w:rsidRDefault="00DD4547" w:rsidP="00DD4547">
            <w:pPr>
              <w:jc w:val="center"/>
              <w:rPr>
                <w:kern w:val="2"/>
                <w:sz w:val="16"/>
                <w:szCs w:val="16"/>
              </w:rPr>
            </w:pPr>
            <w:r w:rsidRPr="00FF7D04">
              <w:rPr>
                <w:kern w:val="2"/>
                <w:sz w:val="16"/>
                <w:szCs w:val="16"/>
              </w:rPr>
              <w:t xml:space="preserve">Trailer Parks </w:t>
            </w:r>
            <w:r w:rsidRPr="00FF7D04">
              <w:rPr>
                <w:kern w:val="2"/>
                <w:sz w:val="16"/>
                <w:szCs w:val="16"/>
              </w:rPr>
              <w:br/>
              <w:t>(Market Value)</w:t>
            </w:r>
          </w:p>
        </w:tc>
        <w:tc>
          <w:tcPr>
            <w:tcW w:w="3599" w:type="dxa"/>
            <w:tcBorders>
              <w:top w:val="single" w:sz="6" w:space="0" w:color="000000"/>
              <w:bottom w:val="single" w:sz="6" w:space="0" w:color="000000"/>
            </w:tcBorders>
          </w:tcPr>
          <w:p w14:paraId="1705DD89" w14:textId="77777777" w:rsidR="00DD4547" w:rsidRPr="00D82ADD" w:rsidRDefault="00DD4547" w:rsidP="00DD4547">
            <w:pPr>
              <w:ind w:left="106" w:right="153"/>
              <w:rPr>
                <w:kern w:val="2"/>
                <w:sz w:val="16"/>
              </w:rPr>
            </w:pPr>
            <w:r w:rsidRPr="00D82ADD">
              <w:rPr>
                <w:kern w:val="2"/>
                <w:sz w:val="16"/>
              </w:rPr>
              <w:t>Residential land 3 acres or more in size used for trailer parks.</w:t>
            </w:r>
          </w:p>
        </w:tc>
      </w:tr>
      <w:tr w:rsidR="0098186E" w:rsidRPr="00D82ADD" w14:paraId="719891AB" w14:textId="77777777" w:rsidTr="004F75AE">
        <w:trPr>
          <w:cantSplit/>
          <w:jc w:val="center"/>
        </w:trPr>
        <w:tc>
          <w:tcPr>
            <w:tcW w:w="905" w:type="dxa"/>
            <w:tcBorders>
              <w:top w:val="single" w:sz="6" w:space="0" w:color="000000"/>
              <w:bottom w:val="single" w:sz="6" w:space="0" w:color="000000"/>
            </w:tcBorders>
            <w:vAlign w:val="center"/>
          </w:tcPr>
          <w:p w14:paraId="31ADDF8A" w14:textId="77777777" w:rsidR="0098186E" w:rsidRPr="00B270A7" w:rsidRDefault="0098186E" w:rsidP="0098186E">
            <w:pPr>
              <w:jc w:val="center"/>
              <w:rPr>
                <w:sz w:val="16"/>
                <w:szCs w:val="16"/>
              </w:rPr>
            </w:pPr>
            <w:r w:rsidRPr="00B270A7">
              <w:rPr>
                <w:sz w:val="16"/>
                <w:szCs w:val="16"/>
              </w:rPr>
              <w:t>32</w:t>
            </w:r>
          </w:p>
        </w:tc>
        <w:tc>
          <w:tcPr>
            <w:tcW w:w="1980" w:type="dxa"/>
            <w:tcBorders>
              <w:top w:val="single" w:sz="6" w:space="0" w:color="000000"/>
              <w:bottom w:val="single" w:sz="6" w:space="0" w:color="000000"/>
            </w:tcBorders>
            <w:vAlign w:val="center"/>
          </w:tcPr>
          <w:p w14:paraId="766585E0" w14:textId="77777777" w:rsidR="0098186E" w:rsidRPr="00B270A7" w:rsidRDefault="0098186E" w:rsidP="0098186E">
            <w:pPr>
              <w:spacing w:before="90"/>
              <w:jc w:val="center"/>
              <w:rPr>
                <w:sz w:val="14"/>
                <w:szCs w:val="14"/>
              </w:rPr>
            </w:pPr>
            <w:r w:rsidRPr="00B270A7">
              <w:rPr>
                <w:sz w:val="16"/>
                <w:szCs w:val="16"/>
              </w:rPr>
              <w:t xml:space="preserve">Other Acreage </w:t>
            </w:r>
            <w:r w:rsidRPr="00B270A7">
              <w:rPr>
                <w:sz w:val="14"/>
                <w:szCs w:val="14"/>
              </w:rPr>
              <w:t>(Greater Than 1 Acre But Less Than 3 Acres)</w:t>
            </w:r>
          </w:p>
        </w:tc>
        <w:tc>
          <w:tcPr>
            <w:tcW w:w="1350" w:type="dxa"/>
            <w:tcBorders>
              <w:top w:val="single" w:sz="6" w:space="0" w:color="000000"/>
              <w:bottom w:val="single" w:sz="6" w:space="0" w:color="000000"/>
            </w:tcBorders>
            <w:vAlign w:val="center"/>
          </w:tcPr>
          <w:p w14:paraId="2FCDCCED" w14:textId="77777777" w:rsidR="0098186E" w:rsidRPr="00B270A7" w:rsidRDefault="0098186E" w:rsidP="009063FA">
            <w:pPr>
              <w:jc w:val="center"/>
              <w:rPr>
                <w:sz w:val="16"/>
                <w:szCs w:val="16"/>
              </w:rPr>
            </w:pPr>
            <w:r w:rsidRPr="00B270A7">
              <w:rPr>
                <w:sz w:val="16"/>
                <w:szCs w:val="16"/>
              </w:rPr>
              <w:t>3200</w:t>
            </w:r>
          </w:p>
        </w:tc>
        <w:tc>
          <w:tcPr>
            <w:tcW w:w="2687" w:type="dxa"/>
            <w:tcBorders>
              <w:top w:val="single" w:sz="6" w:space="0" w:color="000000"/>
              <w:bottom w:val="single" w:sz="6" w:space="0" w:color="000000"/>
            </w:tcBorders>
            <w:vAlign w:val="center"/>
          </w:tcPr>
          <w:p w14:paraId="053B5EF7" w14:textId="77777777" w:rsidR="0098186E" w:rsidRPr="00FF7D04" w:rsidRDefault="0098186E" w:rsidP="0098186E">
            <w:pPr>
              <w:jc w:val="center"/>
              <w:rPr>
                <w:sz w:val="16"/>
                <w:szCs w:val="16"/>
              </w:rPr>
            </w:pPr>
            <w:r w:rsidRPr="00FF7D04">
              <w:rPr>
                <w:sz w:val="16"/>
                <w:szCs w:val="16"/>
              </w:rPr>
              <w:t>Agricultural Acreage (Market Value)</w:t>
            </w:r>
          </w:p>
        </w:tc>
        <w:tc>
          <w:tcPr>
            <w:tcW w:w="3599" w:type="dxa"/>
            <w:tcBorders>
              <w:top w:val="single" w:sz="6" w:space="0" w:color="000000"/>
              <w:bottom w:val="single" w:sz="6" w:space="0" w:color="000000"/>
            </w:tcBorders>
          </w:tcPr>
          <w:p w14:paraId="51B6EC6A" w14:textId="77777777" w:rsidR="0098186E" w:rsidRPr="00B270A7" w:rsidRDefault="0098186E" w:rsidP="0098186E">
            <w:pPr>
              <w:ind w:left="106" w:right="153"/>
              <w:rPr>
                <w:sz w:val="16"/>
                <w:szCs w:val="16"/>
              </w:rPr>
            </w:pPr>
            <w:r w:rsidRPr="0098186E">
              <w:rPr>
                <w:kern w:val="2"/>
                <w:sz w:val="16"/>
              </w:rPr>
              <w:t>Agricultural land more than 1 acre but less than 3 acres in area valued as market value since use value form has not been filed with the assessor’s office.</w:t>
            </w:r>
          </w:p>
        </w:tc>
      </w:tr>
      <w:tr w:rsidR="00DD4547" w:rsidRPr="00D82ADD" w14:paraId="1921CD25" w14:textId="77777777" w:rsidTr="004F75AE">
        <w:trPr>
          <w:cantSplit/>
          <w:jc w:val="center"/>
        </w:trPr>
        <w:tc>
          <w:tcPr>
            <w:tcW w:w="905" w:type="dxa"/>
            <w:tcBorders>
              <w:top w:val="single" w:sz="6" w:space="0" w:color="000000"/>
            </w:tcBorders>
            <w:vAlign w:val="center"/>
          </w:tcPr>
          <w:p w14:paraId="0519544C" w14:textId="77777777" w:rsidR="00DD4547" w:rsidRPr="00D82ADD" w:rsidRDefault="00DD4547" w:rsidP="00DD4547">
            <w:pPr>
              <w:jc w:val="center"/>
              <w:rPr>
                <w:kern w:val="2"/>
                <w:sz w:val="16"/>
              </w:rPr>
            </w:pPr>
          </w:p>
        </w:tc>
        <w:tc>
          <w:tcPr>
            <w:tcW w:w="1980" w:type="dxa"/>
            <w:tcBorders>
              <w:top w:val="single" w:sz="6" w:space="0" w:color="000000"/>
            </w:tcBorders>
            <w:vAlign w:val="center"/>
          </w:tcPr>
          <w:p w14:paraId="37C38ECC" w14:textId="77777777" w:rsidR="00DD4547" w:rsidRPr="00D82ADD" w:rsidRDefault="00DD4547" w:rsidP="00DD4547">
            <w:pPr>
              <w:jc w:val="center"/>
              <w:rPr>
                <w:kern w:val="2"/>
                <w:sz w:val="16"/>
              </w:rPr>
            </w:pPr>
          </w:p>
        </w:tc>
        <w:tc>
          <w:tcPr>
            <w:tcW w:w="1350" w:type="dxa"/>
            <w:tcBorders>
              <w:top w:val="single" w:sz="6" w:space="0" w:color="000000"/>
            </w:tcBorders>
            <w:vAlign w:val="center"/>
          </w:tcPr>
          <w:p w14:paraId="644A01DF" w14:textId="77777777" w:rsidR="00DD4547" w:rsidRPr="00D82ADD" w:rsidRDefault="00DD4547" w:rsidP="009063FA">
            <w:pPr>
              <w:jc w:val="center"/>
              <w:rPr>
                <w:kern w:val="2"/>
                <w:sz w:val="16"/>
              </w:rPr>
            </w:pPr>
            <w:r w:rsidRPr="00D82ADD">
              <w:rPr>
                <w:kern w:val="2"/>
                <w:sz w:val="16"/>
              </w:rPr>
              <w:t>3210</w:t>
            </w:r>
          </w:p>
        </w:tc>
        <w:tc>
          <w:tcPr>
            <w:tcW w:w="2687" w:type="dxa"/>
            <w:tcBorders>
              <w:top w:val="single" w:sz="6" w:space="0" w:color="000000"/>
            </w:tcBorders>
            <w:vAlign w:val="center"/>
          </w:tcPr>
          <w:p w14:paraId="0636B915" w14:textId="77777777" w:rsidR="00DD4547" w:rsidRPr="00D82ADD" w:rsidRDefault="00DD4547" w:rsidP="00DD4547">
            <w:pPr>
              <w:jc w:val="center"/>
              <w:rPr>
                <w:kern w:val="2"/>
                <w:sz w:val="16"/>
              </w:rPr>
            </w:pPr>
            <w:r w:rsidRPr="00D82ADD">
              <w:rPr>
                <w:kern w:val="2"/>
                <w:sz w:val="16"/>
              </w:rPr>
              <w:t xml:space="preserve">Timber Acreage </w:t>
            </w:r>
            <w:r w:rsidRPr="00D82ADD">
              <w:rPr>
                <w:kern w:val="2"/>
                <w:sz w:val="16"/>
              </w:rPr>
              <w:br/>
              <w:t>(Market Value)</w:t>
            </w:r>
          </w:p>
        </w:tc>
        <w:tc>
          <w:tcPr>
            <w:tcW w:w="3599" w:type="dxa"/>
            <w:tcBorders>
              <w:top w:val="single" w:sz="6" w:space="0" w:color="000000"/>
            </w:tcBorders>
          </w:tcPr>
          <w:p w14:paraId="7C6711C6" w14:textId="77777777" w:rsidR="00DD4547" w:rsidRPr="00D82ADD" w:rsidRDefault="0098186E" w:rsidP="00DD4547">
            <w:pPr>
              <w:ind w:left="106" w:right="153"/>
              <w:rPr>
                <w:kern w:val="2"/>
                <w:sz w:val="16"/>
              </w:rPr>
            </w:pPr>
            <w:r>
              <w:rPr>
                <w:kern w:val="2"/>
                <w:sz w:val="16"/>
              </w:rPr>
              <w:t>T</w:t>
            </w:r>
            <w:r w:rsidRPr="00D82ADD">
              <w:rPr>
                <w:kern w:val="2"/>
                <w:sz w:val="16"/>
              </w:rPr>
              <w:t>imber land more than 1 acre but less than 3 acres in area valued as market value since use value form has not been filed with the assessor's office.</w:t>
            </w:r>
          </w:p>
        </w:tc>
      </w:tr>
      <w:tr w:rsidR="00DD4547" w:rsidRPr="00D82ADD" w14:paraId="62A506C2" w14:textId="77777777" w:rsidTr="004F75AE">
        <w:trPr>
          <w:cantSplit/>
          <w:jc w:val="center"/>
        </w:trPr>
        <w:tc>
          <w:tcPr>
            <w:tcW w:w="905" w:type="dxa"/>
            <w:vAlign w:val="center"/>
          </w:tcPr>
          <w:p w14:paraId="40C7D3CA" w14:textId="77777777" w:rsidR="00DD4547" w:rsidRPr="00D82ADD" w:rsidRDefault="00DD4547" w:rsidP="00DD4547">
            <w:pPr>
              <w:jc w:val="center"/>
              <w:rPr>
                <w:kern w:val="2"/>
                <w:sz w:val="16"/>
              </w:rPr>
            </w:pPr>
          </w:p>
        </w:tc>
        <w:tc>
          <w:tcPr>
            <w:tcW w:w="1980" w:type="dxa"/>
            <w:vAlign w:val="center"/>
          </w:tcPr>
          <w:p w14:paraId="4D14D3EF" w14:textId="77777777" w:rsidR="00DD4547" w:rsidRPr="00D82ADD" w:rsidRDefault="00DD4547" w:rsidP="00DD4547">
            <w:pPr>
              <w:jc w:val="center"/>
              <w:rPr>
                <w:kern w:val="2"/>
                <w:sz w:val="16"/>
              </w:rPr>
            </w:pPr>
          </w:p>
        </w:tc>
        <w:tc>
          <w:tcPr>
            <w:tcW w:w="1350" w:type="dxa"/>
            <w:vAlign w:val="center"/>
          </w:tcPr>
          <w:p w14:paraId="331352B7" w14:textId="77777777" w:rsidR="00DD4547" w:rsidRPr="00D82ADD" w:rsidRDefault="00DD4547" w:rsidP="009063FA">
            <w:pPr>
              <w:jc w:val="center"/>
              <w:rPr>
                <w:kern w:val="2"/>
                <w:sz w:val="16"/>
              </w:rPr>
            </w:pPr>
            <w:r w:rsidRPr="00D82ADD">
              <w:rPr>
                <w:kern w:val="2"/>
                <w:sz w:val="16"/>
              </w:rPr>
              <w:t>3220</w:t>
            </w:r>
          </w:p>
        </w:tc>
        <w:tc>
          <w:tcPr>
            <w:tcW w:w="2687" w:type="dxa"/>
            <w:vAlign w:val="center"/>
          </w:tcPr>
          <w:p w14:paraId="0758F69F" w14:textId="77777777" w:rsidR="00DD4547" w:rsidRPr="00D82ADD" w:rsidRDefault="00DD4547" w:rsidP="00DD4547">
            <w:pPr>
              <w:jc w:val="center"/>
              <w:rPr>
                <w:kern w:val="2"/>
                <w:sz w:val="16"/>
              </w:rPr>
            </w:pPr>
            <w:r w:rsidRPr="00D82ADD">
              <w:rPr>
                <w:kern w:val="2"/>
                <w:sz w:val="16"/>
              </w:rPr>
              <w:t xml:space="preserve">Marsh Acreage </w:t>
            </w:r>
            <w:r w:rsidRPr="00D82ADD">
              <w:rPr>
                <w:kern w:val="2"/>
                <w:sz w:val="16"/>
              </w:rPr>
              <w:br/>
              <w:t>(Market Value)</w:t>
            </w:r>
          </w:p>
        </w:tc>
        <w:tc>
          <w:tcPr>
            <w:tcW w:w="3599" w:type="dxa"/>
          </w:tcPr>
          <w:p w14:paraId="7AF9F7D1" w14:textId="77777777" w:rsidR="00DD4547" w:rsidRPr="00D82ADD" w:rsidRDefault="0098186E" w:rsidP="00DD4547">
            <w:pPr>
              <w:ind w:left="106" w:right="153"/>
              <w:rPr>
                <w:kern w:val="2"/>
                <w:sz w:val="16"/>
              </w:rPr>
            </w:pPr>
            <w:r>
              <w:rPr>
                <w:kern w:val="2"/>
                <w:sz w:val="16"/>
              </w:rPr>
              <w:t>M</w:t>
            </w:r>
            <w:r w:rsidRPr="00D82ADD">
              <w:rPr>
                <w:kern w:val="2"/>
                <w:sz w:val="16"/>
              </w:rPr>
              <w:t>arsh lands more than 1 acre but less than 3 acres in area valued at market value since use value form has not been filed with the assessor's office.</w:t>
            </w:r>
          </w:p>
        </w:tc>
      </w:tr>
      <w:tr w:rsidR="00DD4547" w:rsidRPr="00D82ADD" w14:paraId="2E88E373" w14:textId="77777777" w:rsidTr="004F75AE">
        <w:trPr>
          <w:cantSplit/>
          <w:jc w:val="center"/>
        </w:trPr>
        <w:tc>
          <w:tcPr>
            <w:tcW w:w="905" w:type="dxa"/>
            <w:vAlign w:val="center"/>
          </w:tcPr>
          <w:p w14:paraId="700127CD" w14:textId="77777777" w:rsidR="00DD4547" w:rsidRPr="00D82ADD" w:rsidRDefault="00DD4547" w:rsidP="00DD4547">
            <w:pPr>
              <w:jc w:val="center"/>
              <w:rPr>
                <w:kern w:val="2"/>
                <w:sz w:val="16"/>
              </w:rPr>
            </w:pPr>
          </w:p>
        </w:tc>
        <w:tc>
          <w:tcPr>
            <w:tcW w:w="1980" w:type="dxa"/>
            <w:vAlign w:val="center"/>
          </w:tcPr>
          <w:p w14:paraId="7760CFD1" w14:textId="77777777" w:rsidR="00DD4547" w:rsidRPr="00D82ADD" w:rsidRDefault="00DD4547" w:rsidP="00DD4547">
            <w:pPr>
              <w:jc w:val="center"/>
              <w:rPr>
                <w:kern w:val="2"/>
                <w:sz w:val="16"/>
              </w:rPr>
            </w:pPr>
          </w:p>
        </w:tc>
        <w:tc>
          <w:tcPr>
            <w:tcW w:w="1350" w:type="dxa"/>
            <w:vAlign w:val="center"/>
          </w:tcPr>
          <w:p w14:paraId="581177F1" w14:textId="77777777" w:rsidR="00DD4547" w:rsidRPr="00D82ADD" w:rsidRDefault="00DD4547" w:rsidP="009063FA">
            <w:pPr>
              <w:jc w:val="center"/>
              <w:rPr>
                <w:sz w:val="16"/>
                <w:szCs w:val="16"/>
              </w:rPr>
            </w:pPr>
            <w:r w:rsidRPr="004D66BC">
              <w:rPr>
                <w:kern w:val="2"/>
                <w:sz w:val="16"/>
              </w:rPr>
              <w:t>3222</w:t>
            </w:r>
          </w:p>
        </w:tc>
        <w:tc>
          <w:tcPr>
            <w:tcW w:w="2687" w:type="dxa"/>
            <w:vAlign w:val="center"/>
          </w:tcPr>
          <w:p w14:paraId="31332B7F" w14:textId="77777777" w:rsidR="00DD4547" w:rsidRPr="00631A45" w:rsidRDefault="00DD4547" w:rsidP="00DD4547">
            <w:pPr>
              <w:pStyle w:val="BodyTextIndent2"/>
              <w:tabs>
                <w:tab w:val="clear" w:pos="720"/>
                <w:tab w:val="left" w:pos="-74"/>
              </w:tabs>
              <w:ind w:left="46" w:hanging="46"/>
              <w:jc w:val="center"/>
              <w:rPr>
                <w:rFonts w:ascii="Times New Roman" w:hAnsi="Times New Roman"/>
                <w:sz w:val="16"/>
                <w:szCs w:val="16"/>
                <w:lang w:val="en-US" w:eastAsia="en-US"/>
              </w:rPr>
            </w:pPr>
            <w:r w:rsidRPr="00631A45">
              <w:rPr>
                <w:rFonts w:ascii="Times New Roman" w:hAnsi="Times New Roman"/>
                <w:sz w:val="16"/>
                <w:szCs w:val="16"/>
                <w:lang w:val="en-US" w:eastAsia="en-US"/>
              </w:rPr>
              <w:t xml:space="preserve">Lake Servitude Lands </w:t>
            </w:r>
            <w:r w:rsidRPr="00631A45">
              <w:rPr>
                <w:rFonts w:ascii="Times New Roman" w:hAnsi="Times New Roman"/>
                <w:sz w:val="16"/>
                <w:szCs w:val="16"/>
                <w:lang w:val="en-US" w:eastAsia="en-US"/>
              </w:rPr>
              <w:br/>
              <w:t>(Market Value)</w:t>
            </w:r>
          </w:p>
        </w:tc>
        <w:tc>
          <w:tcPr>
            <w:tcW w:w="3599" w:type="dxa"/>
          </w:tcPr>
          <w:p w14:paraId="131883E7" w14:textId="77777777" w:rsidR="00DD4547" w:rsidRPr="00631A45" w:rsidRDefault="00DD4547" w:rsidP="00DD4547">
            <w:pPr>
              <w:pStyle w:val="BodyTextIndent2"/>
              <w:tabs>
                <w:tab w:val="clear" w:pos="720"/>
                <w:tab w:val="left" w:pos="0"/>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Lake servitude land containing more than 1 acre but less than 3 acres in area valued at market value since use value form has not been filed with the Assessor's Office.</w:t>
            </w:r>
          </w:p>
        </w:tc>
      </w:tr>
      <w:tr w:rsidR="00DD4547" w:rsidRPr="00D82ADD" w14:paraId="71233FE9" w14:textId="77777777" w:rsidTr="004F75AE">
        <w:trPr>
          <w:cantSplit/>
          <w:jc w:val="center"/>
        </w:trPr>
        <w:tc>
          <w:tcPr>
            <w:tcW w:w="905" w:type="dxa"/>
            <w:vAlign w:val="center"/>
          </w:tcPr>
          <w:p w14:paraId="548A84E6" w14:textId="77777777" w:rsidR="00DD4547" w:rsidRPr="00D82ADD" w:rsidRDefault="00DD4547" w:rsidP="00DD4547">
            <w:pPr>
              <w:jc w:val="center"/>
              <w:rPr>
                <w:kern w:val="2"/>
                <w:sz w:val="16"/>
              </w:rPr>
            </w:pPr>
          </w:p>
        </w:tc>
        <w:tc>
          <w:tcPr>
            <w:tcW w:w="1980" w:type="dxa"/>
            <w:vAlign w:val="center"/>
          </w:tcPr>
          <w:p w14:paraId="61194864" w14:textId="77777777" w:rsidR="00DD4547" w:rsidRPr="00D82ADD" w:rsidRDefault="00DD4547" w:rsidP="00DD4547">
            <w:pPr>
              <w:jc w:val="center"/>
              <w:rPr>
                <w:kern w:val="2"/>
                <w:sz w:val="16"/>
              </w:rPr>
            </w:pPr>
          </w:p>
        </w:tc>
        <w:tc>
          <w:tcPr>
            <w:tcW w:w="1350" w:type="dxa"/>
            <w:vAlign w:val="center"/>
          </w:tcPr>
          <w:p w14:paraId="21FB0031" w14:textId="77777777" w:rsidR="00DD4547" w:rsidRPr="00D82ADD" w:rsidRDefault="00DD4547" w:rsidP="009063FA">
            <w:pPr>
              <w:jc w:val="center"/>
              <w:rPr>
                <w:sz w:val="16"/>
                <w:szCs w:val="16"/>
              </w:rPr>
            </w:pPr>
            <w:r w:rsidRPr="004D66BC">
              <w:rPr>
                <w:kern w:val="2"/>
                <w:sz w:val="16"/>
              </w:rPr>
              <w:t>3224</w:t>
            </w:r>
          </w:p>
        </w:tc>
        <w:tc>
          <w:tcPr>
            <w:tcW w:w="2687" w:type="dxa"/>
            <w:vAlign w:val="center"/>
          </w:tcPr>
          <w:p w14:paraId="354325CD" w14:textId="77777777" w:rsidR="00DD4547" w:rsidRPr="00631A45" w:rsidRDefault="00DD4547" w:rsidP="00DD4547">
            <w:pPr>
              <w:pStyle w:val="BodyTextIndent2"/>
              <w:ind w:hanging="720"/>
              <w:jc w:val="center"/>
              <w:rPr>
                <w:rFonts w:ascii="Times New Roman" w:hAnsi="Times New Roman"/>
                <w:sz w:val="16"/>
                <w:szCs w:val="16"/>
                <w:lang w:val="en-US" w:eastAsia="en-US"/>
              </w:rPr>
            </w:pPr>
            <w:r w:rsidRPr="00631A45">
              <w:rPr>
                <w:rFonts w:ascii="Times New Roman" w:hAnsi="Times New Roman"/>
                <w:sz w:val="16"/>
                <w:szCs w:val="16"/>
                <w:lang w:val="en-US" w:eastAsia="en-US"/>
              </w:rPr>
              <w:t>Batture Lands (Market Value)</w:t>
            </w:r>
          </w:p>
        </w:tc>
        <w:tc>
          <w:tcPr>
            <w:tcW w:w="3599" w:type="dxa"/>
          </w:tcPr>
          <w:p w14:paraId="6C0E06AE" w14:textId="77777777" w:rsidR="00DD4547" w:rsidRPr="00631A45" w:rsidRDefault="00DD4547" w:rsidP="00DD4547">
            <w:pPr>
              <w:pStyle w:val="BodyTextIndent2"/>
              <w:tabs>
                <w:tab w:val="clear" w:pos="720"/>
                <w:tab w:val="left" w:pos="0"/>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Batture land containing more than 1 acre but less than 3 acres in area valued at market value since use value form has nor been filed with the Assessor's Office.</w:t>
            </w:r>
          </w:p>
        </w:tc>
      </w:tr>
      <w:tr w:rsidR="00DD4547" w:rsidRPr="00D82ADD" w14:paraId="74775D06" w14:textId="77777777" w:rsidTr="004F75AE">
        <w:trPr>
          <w:cantSplit/>
          <w:jc w:val="center"/>
        </w:trPr>
        <w:tc>
          <w:tcPr>
            <w:tcW w:w="905" w:type="dxa"/>
            <w:vAlign w:val="center"/>
          </w:tcPr>
          <w:p w14:paraId="7057D3D7" w14:textId="77777777" w:rsidR="00DD4547" w:rsidRPr="00D82ADD" w:rsidRDefault="00DD4547" w:rsidP="00DD4547">
            <w:pPr>
              <w:jc w:val="center"/>
              <w:rPr>
                <w:kern w:val="2"/>
                <w:sz w:val="16"/>
              </w:rPr>
            </w:pPr>
          </w:p>
        </w:tc>
        <w:tc>
          <w:tcPr>
            <w:tcW w:w="1980" w:type="dxa"/>
            <w:vAlign w:val="center"/>
          </w:tcPr>
          <w:p w14:paraId="7466C53B" w14:textId="77777777" w:rsidR="00DD4547" w:rsidRPr="00D82ADD" w:rsidRDefault="00DD4547" w:rsidP="00DD4547">
            <w:pPr>
              <w:jc w:val="center"/>
              <w:rPr>
                <w:kern w:val="2"/>
                <w:sz w:val="16"/>
              </w:rPr>
            </w:pPr>
          </w:p>
        </w:tc>
        <w:tc>
          <w:tcPr>
            <w:tcW w:w="1350" w:type="dxa"/>
            <w:vAlign w:val="center"/>
          </w:tcPr>
          <w:p w14:paraId="25A95874" w14:textId="77777777" w:rsidR="00DD4547" w:rsidRPr="00D82ADD" w:rsidRDefault="00DD4547" w:rsidP="009063FA">
            <w:pPr>
              <w:jc w:val="center"/>
              <w:rPr>
                <w:kern w:val="2"/>
                <w:sz w:val="16"/>
              </w:rPr>
            </w:pPr>
            <w:r w:rsidRPr="00D82ADD">
              <w:rPr>
                <w:kern w:val="2"/>
                <w:sz w:val="16"/>
              </w:rPr>
              <w:t>3230</w:t>
            </w:r>
          </w:p>
        </w:tc>
        <w:tc>
          <w:tcPr>
            <w:tcW w:w="2687" w:type="dxa"/>
            <w:vAlign w:val="center"/>
          </w:tcPr>
          <w:p w14:paraId="6CB322E5" w14:textId="77777777" w:rsidR="00DD4547" w:rsidRPr="00D82ADD" w:rsidRDefault="00DD4547" w:rsidP="00DD4547">
            <w:pPr>
              <w:jc w:val="center"/>
              <w:rPr>
                <w:kern w:val="2"/>
                <w:sz w:val="16"/>
              </w:rPr>
            </w:pPr>
            <w:r w:rsidRPr="00D82ADD">
              <w:rPr>
                <w:kern w:val="2"/>
                <w:sz w:val="16"/>
              </w:rPr>
              <w:t xml:space="preserve">Commercial Acreage </w:t>
            </w:r>
            <w:r w:rsidRPr="00D82ADD">
              <w:rPr>
                <w:kern w:val="2"/>
                <w:sz w:val="16"/>
              </w:rPr>
              <w:br/>
              <w:t>(Market Value)</w:t>
            </w:r>
          </w:p>
        </w:tc>
        <w:tc>
          <w:tcPr>
            <w:tcW w:w="3599" w:type="dxa"/>
          </w:tcPr>
          <w:p w14:paraId="2F4E9358" w14:textId="77777777" w:rsidR="00DD4547" w:rsidRPr="00D82ADD" w:rsidRDefault="00DD4547" w:rsidP="00DD4547">
            <w:pPr>
              <w:ind w:left="106" w:right="153"/>
              <w:rPr>
                <w:kern w:val="2"/>
                <w:sz w:val="16"/>
              </w:rPr>
            </w:pPr>
            <w:r w:rsidRPr="00D82ADD">
              <w:rPr>
                <w:kern w:val="2"/>
                <w:sz w:val="16"/>
              </w:rPr>
              <w:t>Commercial land more than 1 acre but less than 3 acres in area designated for office and retail use.</w:t>
            </w:r>
          </w:p>
        </w:tc>
      </w:tr>
      <w:tr w:rsidR="005B3E3F" w:rsidRPr="00D82ADD" w14:paraId="23189635" w14:textId="77777777" w:rsidTr="004F75AE">
        <w:trPr>
          <w:cantSplit/>
          <w:jc w:val="center"/>
        </w:trPr>
        <w:tc>
          <w:tcPr>
            <w:tcW w:w="905" w:type="dxa"/>
            <w:vAlign w:val="center"/>
          </w:tcPr>
          <w:p w14:paraId="2238A904" w14:textId="77777777" w:rsidR="005B3E3F" w:rsidRPr="00D82ADD" w:rsidRDefault="005B3E3F" w:rsidP="005B3E3F">
            <w:pPr>
              <w:jc w:val="center"/>
              <w:rPr>
                <w:kern w:val="2"/>
                <w:sz w:val="16"/>
              </w:rPr>
            </w:pPr>
          </w:p>
        </w:tc>
        <w:tc>
          <w:tcPr>
            <w:tcW w:w="1980" w:type="dxa"/>
            <w:vAlign w:val="center"/>
          </w:tcPr>
          <w:p w14:paraId="72B8BF6A" w14:textId="77777777" w:rsidR="005B3E3F" w:rsidRPr="00D82ADD" w:rsidRDefault="005B3E3F" w:rsidP="005B3E3F">
            <w:pPr>
              <w:jc w:val="center"/>
              <w:rPr>
                <w:kern w:val="2"/>
                <w:sz w:val="16"/>
              </w:rPr>
            </w:pPr>
          </w:p>
        </w:tc>
        <w:tc>
          <w:tcPr>
            <w:tcW w:w="1350" w:type="dxa"/>
            <w:vAlign w:val="center"/>
          </w:tcPr>
          <w:p w14:paraId="349431DB" w14:textId="77777777" w:rsidR="005B3E3F" w:rsidRPr="008574F8" w:rsidRDefault="005B3E3F" w:rsidP="009063FA">
            <w:pPr>
              <w:jc w:val="center"/>
              <w:rPr>
                <w:kern w:val="2"/>
                <w:sz w:val="16"/>
              </w:rPr>
            </w:pPr>
            <w:r w:rsidRPr="008574F8">
              <w:rPr>
                <w:kern w:val="2"/>
                <w:sz w:val="16"/>
              </w:rPr>
              <w:t>3232</w:t>
            </w:r>
          </w:p>
        </w:tc>
        <w:tc>
          <w:tcPr>
            <w:tcW w:w="2687" w:type="dxa"/>
            <w:vAlign w:val="center"/>
          </w:tcPr>
          <w:p w14:paraId="34496B36" w14:textId="77777777" w:rsidR="005B3E3F" w:rsidRPr="00822CE9" w:rsidRDefault="005B3E3F" w:rsidP="005B3E3F">
            <w:pPr>
              <w:jc w:val="center"/>
              <w:rPr>
                <w:sz w:val="16"/>
                <w:szCs w:val="16"/>
              </w:rPr>
            </w:pPr>
            <w:r w:rsidRPr="00822CE9">
              <w:rPr>
                <w:sz w:val="16"/>
                <w:szCs w:val="16"/>
              </w:rPr>
              <w:t>Golf Course</w:t>
            </w:r>
          </w:p>
        </w:tc>
        <w:tc>
          <w:tcPr>
            <w:tcW w:w="3599" w:type="dxa"/>
            <w:vAlign w:val="center"/>
          </w:tcPr>
          <w:p w14:paraId="7FA2C97C" w14:textId="77777777" w:rsidR="005B3E3F" w:rsidRPr="00822CE9" w:rsidRDefault="0098186E" w:rsidP="008574F8">
            <w:pPr>
              <w:ind w:left="106" w:right="153"/>
              <w:rPr>
                <w:sz w:val="16"/>
                <w:szCs w:val="16"/>
              </w:rPr>
            </w:pPr>
            <w:r w:rsidRPr="00B270A7">
              <w:rPr>
                <w:sz w:val="16"/>
                <w:szCs w:val="16"/>
              </w:rPr>
              <w:t>When the land is to be valued by the hole as opposed to by the acre.</w:t>
            </w:r>
          </w:p>
        </w:tc>
      </w:tr>
      <w:tr w:rsidR="008574F8" w:rsidRPr="00D82ADD" w14:paraId="2B0C5148" w14:textId="77777777" w:rsidTr="004F75AE">
        <w:trPr>
          <w:cantSplit/>
          <w:jc w:val="center"/>
        </w:trPr>
        <w:tc>
          <w:tcPr>
            <w:tcW w:w="905" w:type="dxa"/>
            <w:vAlign w:val="center"/>
          </w:tcPr>
          <w:p w14:paraId="014721FC" w14:textId="77777777" w:rsidR="008574F8" w:rsidRPr="00D82ADD" w:rsidRDefault="008574F8" w:rsidP="008574F8">
            <w:pPr>
              <w:jc w:val="center"/>
              <w:rPr>
                <w:kern w:val="2"/>
                <w:sz w:val="16"/>
              </w:rPr>
            </w:pPr>
          </w:p>
        </w:tc>
        <w:tc>
          <w:tcPr>
            <w:tcW w:w="1980" w:type="dxa"/>
            <w:vAlign w:val="center"/>
          </w:tcPr>
          <w:p w14:paraId="20EF72E7" w14:textId="77777777" w:rsidR="008574F8" w:rsidRPr="00D82ADD" w:rsidRDefault="008574F8" w:rsidP="008574F8">
            <w:pPr>
              <w:jc w:val="center"/>
              <w:rPr>
                <w:kern w:val="2"/>
                <w:sz w:val="16"/>
              </w:rPr>
            </w:pPr>
          </w:p>
        </w:tc>
        <w:tc>
          <w:tcPr>
            <w:tcW w:w="1350" w:type="dxa"/>
            <w:vAlign w:val="center"/>
          </w:tcPr>
          <w:p w14:paraId="1D17BDCC" w14:textId="77777777" w:rsidR="008574F8" w:rsidRPr="00D82ADD" w:rsidRDefault="008574F8" w:rsidP="009063FA">
            <w:pPr>
              <w:jc w:val="center"/>
              <w:rPr>
                <w:kern w:val="2"/>
                <w:sz w:val="16"/>
              </w:rPr>
            </w:pPr>
            <w:r w:rsidRPr="00D82ADD">
              <w:rPr>
                <w:kern w:val="2"/>
                <w:sz w:val="16"/>
              </w:rPr>
              <w:t>3240</w:t>
            </w:r>
          </w:p>
        </w:tc>
        <w:tc>
          <w:tcPr>
            <w:tcW w:w="2687" w:type="dxa"/>
            <w:vAlign w:val="center"/>
          </w:tcPr>
          <w:p w14:paraId="32D8EABA" w14:textId="77777777" w:rsidR="008574F8" w:rsidRPr="00D82ADD" w:rsidRDefault="008574F8" w:rsidP="008574F8">
            <w:pPr>
              <w:jc w:val="center"/>
              <w:rPr>
                <w:kern w:val="2"/>
                <w:sz w:val="16"/>
              </w:rPr>
            </w:pPr>
            <w:r w:rsidRPr="00D82ADD">
              <w:rPr>
                <w:kern w:val="2"/>
                <w:sz w:val="16"/>
              </w:rPr>
              <w:t xml:space="preserve">Industrial Acreage </w:t>
            </w:r>
            <w:r w:rsidRPr="00D82ADD">
              <w:rPr>
                <w:kern w:val="2"/>
                <w:sz w:val="16"/>
              </w:rPr>
              <w:br/>
              <w:t>(Market Value)</w:t>
            </w:r>
          </w:p>
        </w:tc>
        <w:tc>
          <w:tcPr>
            <w:tcW w:w="3599" w:type="dxa"/>
          </w:tcPr>
          <w:p w14:paraId="46B1B8D3" w14:textId="77777777" w:rsidR="008574F8" w:rsidRPr="00822CE9" w:rsidRDefault="0098186E" w:rsidP="008574F8">
            <w:pPr>
              <w:ind w:left="106" w:right="153"/>
              <w:rPr>
                <w:sz w:val="16"/>
                <w:szCs w:val="16"/>
              </w:rPr>
            </w:pPr>
            <w:r w:rsidRPr="00B270A7">
              <w:rPr>
                <w:sz w:val="16"/>
                <w:szCs w:val="16"/>
              </w:rPr>
              <w:t>Industrial land more than 1 acre but less than 3 acres in area designated for industrial use.</w:t>
            </w:r>
          </w:p>
        </w:tc>
      </w:tr>
      <w:tr w:rsidR="00DD4547" w:rsidRPr="00D82ADD" w14:paraId="030A04B9" w14:textId="77777777" w:rsidTr="004F75AE">
        <w:trPr>
          <w:cantSplit/>
          <w:jc w:val="center"/>
        </w:trPr>
        <w:tc>
          <w:tcPr>
            <w:tcW w:w="905" w:type="dxa"/>
            <w:vAlign w:val="center"/>
          </w:tcPr>
          <w:p w14:paraId="1296F20E" w14:textId="77777777" w:rsidR="00DD4547" w:rsidRPr="00D82ADD" w:rsidRDefault="00DD4547" w:rsidP="00DD4547">
            <w:pPr>
              <w:jc w:val="center"/>
              <w:rPr>
                <w:kern w:val="2"/>
                <w:sz w:val="16"/>
              </w:rPr>
            </w:pPr>
          </w:p>
        </w:tc>
        <w:tc>
          <w:tcPr>
            <w:tcW w:w="1980" w:type="dxa"/>
            <w:vAlign w:val="center"/>
          </w:tcPr>
          <w:p w14:paraId="43D0ADB8" w14:textId="77777777" w:rsidR="00DD4547" w:rsidRPr="00D82ADD" w:rsidRDefault="00DD4547" w:rsidP="00DD4547">
            <w:pPr>
              <w:jc w:val="center"/>
              <w:rPr>
                <w:kern w:val="2"/>
                <w:sz w:val="16"/>
              </w:rPr>
            </w:pPr>
          </w:p>
        </w:tc>
        <w:tc>
          <w:tcPr>
            <w:tcW w:w="1350" w:type="dxa"/>
            <w:vAlign w:val="center"/>
          </w:tcPr>
          <w:p w14:paraId="37A5533F" w14:textId="77777777" w:rsidR="00DD4547" w:rsidRPr="00D82ADD" w:rsidRDefault="00DD4547" w:rsidP="009063FA">
            <w:pPr>
              <w:jc w:val="center"/>
              <w:rPr>
                <w:kern w:val="2"/>
                <w:sz w:val="16"/>
              </w:rPr>
            </w:pPr>
            <w:r w:rsidRPr="00D82ADD">
              <w:rPr>
                <w:kern w:val="2"/>
                <w:sz w:val="16"/>
              </w:rPr>
              <w:t>3250</w:t>
            </w:r>
          </w:p>
        </w:tc>
        <w:tc>
          <w:tcPr>
            <w:tcW w:w="2687" w:type="dxa"/>
            <w:vAlign w:val="center"/>
          </w:tcPr>
          <w:p w14:paraId="5C7764D6" w14:textId="77777777" w:rsidR="00DD4547" w:rsidRPr="00D82ADD" w:rsidRDefault="00DD4547" w:rsidP="00DD4547">
            <w:pPr>
              <w:jc w:val="center"/>
              <w:rPr>
                <w:kern w:val="2"/>
                <w:sz w:val="16"/>
              </w:rPr>
            </w:pPr>
            <w:r w:rsidRPr="00D82ADD">
              <w:rPr>
                <w:kern w:val="2"/>
                <w:sz w:val="16"/>
              </w:rPr>
              <w:t xml:space="preserve">Institutional Acreage </w:t>
            </w:r>
            <w:r w:rsidRPr="00D82ADD">
              <w:rPr>
                <w:kern w:val="2"/>
                <w:sz w:val="16"/>
              </w:rPr>
              <w:br/>
              <w:t>(Market Value)</w:t>
            </w:r>
          </w:p>
        </w:tc>
        <w:tc>
          <w:tcPr>
            <w:tcW w:w="3599" w:type="dxa"/>
          </w:tcPr>
          <w:p w14:paraId="6B64547C" w14:textId="77777777" w:rsidR="00DD4547" w:rsidRPr="00D82ADD" w:rsidRDefault="00DD4547" w:rsidP="00DD4547">
            <w:pPr>
              <w:ind w:left="106" w:right="153"/>
              <w:rPr>
                <w:kern w:val="2"/>
                <w:sz w:val="16"/>
              </w:rPr>
            </w:pPr>
            <w:r w:rsidRPr="00D82ADD">
              <w:rPr>
                <w:kern w:val="2"/>
                <w:sz w:val="16"/>
              </w:rPr>
              <w:t>Institutional land more than 1 acre but less than 3 acres in area designated for public buildings, schools, churches and properties that have unique uses.</w:t>
            </w:r>
          </w:p>
        </w:tc>
      </w:tr>
      <w:tr w:rsidR="00DD4547" w:rsidRPr="00D82ADD" w14:paraId="4B4B2633" w14:textId="77777777" w:rsidTr="004F75AE">
        <w:trPr>
          <w:cantSplit/>
          <w:jc w:val="center"/>
        </w:trPr>
        <w:tc>
          <w:tcPr>
            <w:tcW w:w="905" w:type="dxa"/>
            <w:vAlign w:val="center"/>
          </w:tcPr>
          <w:p w14:paraId="3263E16F" w14:textId="77777777" w:rsidR="00DD4547" w:rsidRPr="00D82ADD" w:rsidRDefault="00DD4547" w:rsidP="00DD4547">
            <w:pPr>
              <w:jc w:val="center"/>
              <w:rPr>
                <w:kern w:val="2"/>
                <w:sz w:val="16"/>
              </w:rPr>
            </w:pPr>
          </w:p>
        </w:tc>
        <w:tc>
          <w:tcPr>
            <w:tcW w:w="1980" w:type="dxa"/>
            <w:vAlign w:val="center"/>
          </w:tcPr>
          <w:p w14:paraId="3CCC29F5" w14:textId="77777777" w:rsidR="00DD4547" w:rsidRPr="00D82ADD" w:rsidRDefault="00DD4547" w:rsidP="00DD4547">
            <w:pPr>
              <w:jc w:val="center"/>
              <w:rPr>
                <w:kern w:val="2"/>
                <w:sz w:val="16"/>
              </w:rPr>
            </w:pPr>
          </w:p>
        </w:tc>
        <w:tc>
          <w:tcPr>
            <w:tcW w:w="1350" w:type="dxa"/>
            <w:vAlign w:val="center"/>
          </w:tcPr>
          <w:p w14:paraId="7F72632F" w14:textId="77777777" w:rsidR="00DD4547" w:rsidRPr="00D82ADD" w:rsidRDefault="00DD4547" w:rsidP="009063FA">
            <w:pPr>
              <w:jc w:val="center"/>
              <w:rPr>
                <w:kern w:val="2"/>
                <w:sz w:val="16"/>
              </w:rPr>
            </w:pPr>
            <w:r w:rsidRPr="00D82ADD">
              <w:rPr>
                <w:kern w:val="2"/>
                <w:sz w:val="16"/>
              </w:rPr>
              <w:t>3260</w:t>
            </w:r>
          </w:p>
        </w:tc>
        <w:tc>
          <w:tcPr>
            <w:tcW w:w="2687" w:type="dxa"/>
            <w:vAlign w:val="center"/>
          </w:tcPr>
          <w:p w14:paraId="6253F157" w14:textId="77777777" w:rsidR="00DD4547" w:rsidRPr="00D82ADD" w:rsidRDefault="00DD4547" w:rsidP="00DD4547">
            <w:pPr>
              <w:jc w:val="center"/>
              <w:rPr>
                <w:kern w:val="2"/>
                <w:sz w:val="16"/>
              </w:rPr>
            </w:pPr>
            <w:r w:rsidRPr="00D82ADD">
              <w:rPr>
                <w:kern w:val="2"/>
                <w:sz w:val="16"/>
              </w:rPr>
              <w:t xml:space="preserve">Residential Acreage </w:t>
            </w:r>
            <w:r w:rsidRPr="00D82ADD">
              <w:rPr>
                <w:kern w:val="2"/>
                <w:sz w:val="16"/>
              </w:rPr>
              <w:br/>
              <w:t>(Market Value)</w:t>
            </w:r>
          </w:p>
        </w:tc>
        <w:tc>
          <w:tcPr>
            <w:tcW w:w="3599" w:type="dxa"/>
          </w:tcPr>
          <w:p w14:paraId="495E8CC4" w14:textId="77777777" w:rsidR="00DD4547" w:rsidRPr="00D82ADD" w:rsidRDefault="00DD4547" w:rsidP="00DD4547">
            <w:pPr>
              <w:ind w:left="106" w:right="153"/>
              <w:rPr>
                <w:kern w:val="2"/>
                <w:sz w:val="16"/>
              </w:rPr>
            </w:pPr>
            <w:r w:rsidRPr="00D82ADD">
              <w:rPr>
                <w:kern w:val="2"/>
                <w:sz w:val="16"/>
              </w:rPr>
              <w:t xml:space="preserve">Residential land more than 1 acre but less than 3 acres in area used for residential permanent improvements such as single-family residences, townhouses and apartments. </w:t>
            </w:r>
          </w:p>
        </w:tc>
      </w:tr>
      <w:tr w:rsidR="00DD4547" w:rsidRPr="00D82ADD" w14:paraId="41CE5395" w14:textId="77777777" w:rsidTr="004F75AE">
        <w:trPr>
          <w:cantSplit/>
          <w:jc w:val="center"/>
        </w:trPr>
        <w:tc>
          <w:tcPr>
            <w:tcW w:w="905" w:type="dxa"/>
            <w:tcBorders>
              <w:bottom w:val="single" w:sz="6" w:space="0" w:color="000000"/>
            </w:tcBorders>
            <w:vAlign w:val="center"/>
          </w:tcPr>
          <w:p w14:paraId="1D055B0E" w14:textId="77777777" w:rsidR="00DD4547" w:rsidRPr="00D82ADD" w:rsidRDefault="00DD4547" w:rsidP="00DD4547">
            <w:pPr>
              <w:jc w:val="center"/>
              <w:rPr>
                <w:kern w:val="2"/>
                <w:sz w:val="16"/>
              </w:rPr>
            </w:pPr>
          </w:p>
        </w:tc>
        <w:tc>
          <w:tcPr>
            <w:tcW w:w="1980" w:type="dxa"/>
            <w:tcBorders>
              <w:bottom w:val="single" w:sz="6" w:space="0" w:color="000000"/>
            </w:tcBorders>
            <w:vAlign w:val="center"/>
          </w:tcPr>
          <w:p w14:paraId="7182EA78" w14:textId="77777777" w:rsidR="00DD4547" w:rsidRPr="00D82ADD" w:rsidRDefault="00DD4547" w:rsidP="00DD4547">
            <w:pPr>
              <w:jc w:val="center"/>
              <w:rPr>
                <w:kern w:val="2"/>
                <w:sz w:val="16"/>
              </w:rPr>
            </w:pPr>
          </w:p>
        </w:tc>
        <w:tc>
          <w:tcPr>
            <w:tcW w:w="1350" w:type="dxa"/>
            <w:tcBorders>
              <w:bottom w:val="single" w:sz="6" w:space="0" w:color="000000"/>
            </w:tcBorders>
            <w:vAlign w:val="center"/>
          </w:tcPr>
          <w:p w14:paraId="4669FB40" w14:textId="77777777" w:rsidR="00DD4547" w:rsidRPr="00D82ADD" w:rsidRDefault="00DD4547" w:rsidP="009063FA">
            <w:pPr>
              <w:jc w:val="center"/>
              <w:rPr>
                <w:kern w:val="2"/>
                <w:sz w:val="16"/>
              </w:rPr>
            </w:pPr>
            <w:r w:rsidRPr="00D82ADD">
              <w:rPr>
                <w:kern w:val="2"/>
                <w:sz w:val="16"/>
              </w:rPr>
              <w:t>3270</w:t>
            </w:r>
          </w:p>
        </w:tc>
        <w:tc>
          <w:tcPr>
            <w:tcW w:w="2687" w:type="dxa"/>
            <w:tcBorders>
              <w:bottom w:val="single" w:sz="6" w:space="0" w:color="000000"/>
            </w:tcBorders>
            <w:vAlign w:val="center"/>
          </w:tcPr>
          <w:p w14:paraId="6AD89140" w14:textId="77777777" w:rsidR="00DD4547" w:rsidRPr="00D82ADD" w:rsidRDefault="00DD4547" w:rsidP="00DD4547">
            <w:pPr>
              <w:jc w:val="center"/>
              <w:rPr>
                <w:kern w:val="2"/>
                <w:sz w:val="16"/>
              </w:rPr>
            </w:pPr>
            <w:r w:rsidRPr="00D82ADD">
              <w:rPr>
                <w:kern w:val="2"/>
                <w:sz w:val="16"/>
              </w:rPr>
              <w:t xml:space="preserve">Trailer Parks </w:t>
            </w:r>
            <w:r w:rsidRPr="00D82ADD">
              <w:rPr>
                <w:kern w:val="2"/>
                <w:sz w:val="16"/>
              </w:rPr>
              <w:br/>
              <w:t>(Market Value)</w:t>
            </w:r>
          </w:p>
        </w:tc>
        <w:tc>
          <w:tcPr>
            <w:tcW w:w="3599" w:type="dxa"/>
            <w:tcBorders>
              <w:bottom w:val="single" w:sz="6" w:space="0" w:color="000000"/>
            </w:tcBorders>
          </w:tcPr>
          <w:p w14:paraId="11493DA3" w14:textId="77777777" w:rsidR="00DD4547" w:rsidRPr="00D82ADD" w:rsidRDefault="00DD4547" w:rsidP="00DD4547">
            <w:pPr>
              <w:ind w:left="106" w:right="153"/>
              <w:rPr>
                <w:kern w:val="2"/>
                <w:sz w:val="16"/>
              </w:rPr>
            </w:pPr>
            <w:r w:rsidRPr="00D82ADD">
              <w:rPr>
                <w:kern w:val="2"/>
                <w:sz w:val="16"/>
              </w:rPr>
              <w:t>Residential land more than 1 acre but less than 3 acres in area used for residential trailer parks.</w:t>
            </w:r>
          </w:p>
        </w:tc>
      </w:tr>
      <w:tr w:rsidR="00DD4547" w:rsidRPr="00D82ADD" w14:paraId="00801F13" w14:textId="77777777" w:rsidTr="004F75AE">
        <w:trPr>
          <w:cantSplit/>
          <w:jc w:val="center"/>
        </w:trPr>
        <w:tc>
          <w:tcPr>
            <w:tcW w:w="905" w:type="dxa"/>
            <w:tcBorders>
              <w:top w:val="single" w:sz="6" w:space="0" w:color="000000"/>
            </w:tcBorders>
            <w:vAlign w:val="center"/>
          </w:tcPr>
          <w:p w14:paraId="23694BE7" w14:textId="77777777" w:rsidR="00DD4547" w:rsidRPr="00D82ADD" w:rsidRDefault="00DD4547" w:rsidP="00DD4547">
            <w:pPr>
              <w:jc w:val="center"/>
              <w:rPr>
                <w:kern w:val="2"/>
                <w:sz w:val="16"/>
              </w:rPr>
            </w:pPr>
            <w:r w:rsidRPr="00D82ADD">
              <w:rPr>
                <w:kern w:val="2"/>
                <w:sz w:val="16"/>
              </w:rPr>
              <w:t>34</w:t>
            </w:r>
          </w:p>
        </w:tc>
        <w:tc>
          <w:tcPr>
            <w:tcW w:w="1980" w:type="dxa"/>
            <w:tcBorders>
              <w:top w:val="single" w:sz="6" w:space="0" w:color="000000"/>
            </w:tcBorders>
            <w:vAlign w:val="center"/>
          </w:tcPr>
          <w:p w14:paraId="1991AF6B" w14:textId="77777777" w:rsidR="00DD4547" w:rsidRPr="00D82ADD" w:rsidRDefault="00DD4547" w:rsidP="00DD4547">
            <w:pPr>
              <w:jc w:val="center"/>
              <w:rPr>
                <w:kern w:val="2"/>
                <w:sz w:val="16"/>
              </w:rPr>
            </w:pPr>
            <w:r w:rsidRPr="00D82ADD">
              <w:rPr>
                <w:kern w:val="2"/>
                <w:sz w:val="16"/>
              </w:rPr>
              <w:t>Subdivision Lots</w:t>
            </w:r>
          </w:p>
        </w:tc>
        <w:tc>
          <w:tcPr>
            <w:tcW w:w="1350" w:type="dxa"/>
            <w:tcBorders>
              <w:top w:val="single" w:sz="6" w:space="0" w:color="000000"/>
            </w:tcBorders>
            <w:vAlign w:val="center"/>
          </w:tcPr>
          <w:p w14:paraId="05034ED4" w14:textId="77777777" w:rsidR="00DD4547" w:rsidRPr="00D82ADD" w:rsidRDefault="00DD4547" w:rsidP="009063FA">
            <w:pPr>
              <w:jc w:val="center"/>
              <w:rPr>
                <w:kern w:val="2"/>
                <w:sz w:val="16"/>
              </w:rPr>
            </w:pPr>
            <w:r w:rsidRPr="00D82ADD">
              <w:rPr>
                <w:kern w:val="2"/>
                <w:sz w:val="16"/>
              </w:rPr>
              <w:t>3400</w:t>
            </w:r>
          </w:p>
        </w:tc>
        <w:tc>
          <w:tcPr>
            <w:tcW w:w="2687" w:type="dxa"/>
            <w:tcBorders>
              <w:top w:val="single" w:sz="6" w:space="0" w:color="000000"/>
            </w:tcBorders>
            <w:vAlign w:val="center"/>
          </w:tcPr>
          <w:p w14:paraId="6AF3BBE8" w14:textId="77777777" w:rsidR="00DD4547" w:rsidRPr="00D82ADD" w:rsidRDefault="00DD4547" w:rsidP="00DD4547">
            <w:pPr>
              <w:jc w:val="center"/>
              <w:rPr>
                <w:kern w:val="2"/>
                <w:sz w:val="16"/>
              </w:rPr>
            </w:pPr>
            <w:r w:rsidRPr="00D82ADD">
              <w:rPr>
                <w:kern w:val="2"/>
                <w:sz w:val="16"/>
              </w:rPr>
              <w:t>Residential Subdivision Lot</w:t>
            </w:r>
          </w:p>
        </w:tc>
        <w:tc>
          <w:tcPr>
            <w:tcW w:w="3599" w:type="dxa"/>
            <w:tcBorders>
              <w:top w:val="single" w:sz="6" w:space="0" w:color="000000"/>
            </w:tcBorders>
          </w:tcPr>
          <w:p w14:paraId="237CA985" w14:textId="77777777" w:rsidR="00DD4547" w:rsidRPr="00D82ADD" w:rsidRDefault="00DD4547" w:rsidP="00DD4547">
            <w:pPr>
              <w:ind w:left="106" w:right="153"/>
              <w:rPr>
                <w:kern w:val="2"/>
                <w:sz w:val="16"/>
              </w:rPr>
            </w:pPr>
            <w:r w:rsidRPr="00D82ADD">
              <w:rPr>
                <w:kern w:val="2"/>
                <w:sz w:val="16"/>
              </w:rPr>
              <w:t>Residential subdivision lots that have recorded plats.</w:t>
            </w:r>
          </w:p>
        </w:tc>
      </w:tr>
      <w:tr w:rsidR="00DD4547" w:rsidRPr="00D82ADD" w14:paraId="482EC323" w14:textId="77777777" w:rsidTr="004F75AE">
        <w:trPr>
          <w:cantSplit/>
          <w:jc w:val="center"/>
        </w:trPr>
        <w:tc>
          <w:tcPr>
            <w:tcW w:w="905" w:type="dxa"/>
            <w:vAlign w:val="center"/>
          </w:tcPr>
          <w:p w14:paraId="4E34C184" w14:textId="77777777" w:rsidR="00DD4547" w:rsidRPr="00D82ADD" w:rsidRDefault="00DD4547" w:rsidP="00DD4547">
            <w:pPr>
              <w:jc w:val="center"/>
              <w:rPr>
                <w:kern w:val="2"/>
                <w:sz w:val="16"/>
              </w:rPr>
            </w:pPr>
          </w:p>
        </w:tc>
        <w:tc>
          <w:tcPr>
            <w:tcW w:w="1980" w:type="dxa"/>
            <w:vAlign w:val="center"/>
          </w:tcPr>
          <w:p w14:paraId="58F0C5D6" w14:textId="77777777" w:rsidR="00DD4547" w:rsidRPr="00D82ADD" w:rsidRDefault="00DD4547" w:rsidP="00DD4547">
            <w:pPr>
              <w:jc w:val="center"/>
              <w:rPr>
                <w:kern w:val="2"/>
                <w:sz w:val="16"/>
              </w:rPr>
            </w:pPr>
            <w:r w:rsidRPr="00D82ADD">
              <w:rPr>
                <w:kern w:val="2"/>
                <w:sz w:val="16"/>
              </w:rPr>
              <w:t>(As Per Recorded Subdivision Plats)</w:t>
            </w:r>
          </w:p>
        </w:tc>
        <w:tc>
          <w:tcPr>
            <w:tcW w:w="1350" w:type="dxa"/>
            <w:vAlign w:val="center"/>
          </w:tcPr>
          <w:p w14:paraId="27E282BA" w14:textId="77777777" w:rsidR="00DD4547" w:rsidRPr="00D82ADD" w:rsidRDefault="00DD4547" w:rsidP="009063FA">
            <w:pPr>
              <w:jc w:val="center"/>
              <w:rPr>
                <w:kern w:val="2"/>
                <w:sz w:val="16"/>
              </w:rPr>
            </w:pPr>
            <w:r w:rsidRPr="00D82ADD">
              <w:rPr>
                <w:kern w:val="2"/>
                <w:sz w:val="16"/>
              </w:rPr>
              <w:t>3410</w:t>
            </w:r>
          </w:p>
        </w:tc>
        <w:tc>
          <w:tcPr>
            <w:tcW w:w="2687" w:type="dxa"/>
            <w:vAlign w:val="center"/>
          </w:tcPr>
          <w:p w14:paraId="37BDE732" w14:textId="77777777" w:rsidR="00DD4547" w:rsidRPr="00D82ADD" w:rsidRDefault="00DD4547" w:rsidP="00DD4547">
            <w:pPr>
              <w:jc w:val="center"/>
              <w:rPr>
                <w:kern w:val="2"/>
                <w:sz w:val="16"/>
              </w:rPr>
            </w:pPr>
            <w:r w:rsidRPr="00D82ADD">
              <w:rPr>
                <w:kern w:val="2"/>
                <w:sz w:val="16"/>
              </w:rPr>
              <w:t>Trailer Park</w:t>
            </w:r>
          </w:p>
        </w:tc>
        <w:tc>
          <w:tcPr>
            <w:tcW w:w="3599" w:type="dxa"/>
          </w:tcPr>
          <w:p w14:paraId="0B5B49E6" w14:textId="77777777" w:rsidR="00DD4547" w:rsidRPr="00D82ADD" w:rsidRDefault="00DD4547" w:rsidP="00DD4547">
            <w:pPr>
              <w:ind w:left="106" w:right="153"/>
              <w:rPr>
                <w:kern w:val="2"/>
                <w:sz w:val="16"/>
              </w:rPr>
            </w:pPr>
            <w:r w:rsidRPr="00D82ADD">
              <w:rPr>
                <w:kern w:val="2"/>
                <w:sz w:val="16"/>
              </w:rPr>
              <w:t>Trailer park lots that have recorded plats.</w:t>
            </w:r>
          </w:p>
        </w:tc>
      </w:tr>
      <w:tr w:rsidR="00DD4547" w:rsidRPr="00D82ADD" w14:paraId="1541E028" w14:textId="77777777" w:rsidTr="004F75AE">
        <w:trPr>
          <w:cantSplit/>
          <w:jc w:val="center"/>
        </w:trPr>
        <w:tc>
          <w:tcPr>
            <w:tcW w:w="905" w:type="dxa"/>
            <w:vAlign w:val="center"/>
          </w:tcPr>
          <w:p w14:paraId="4500F39A" w14:textId="77777777" w:rsidR="00DD4547" w:rsidRPr="00D82ADD" w:rsidRDefault="00DD4547" w:rsidP="00DD4547">
            <w:pPr>
              <w:jc w:val="center"/>
              <w:rPr>
                <w:kern w:val="2"/>
                <w:sz w:val="16"/>
              </w:rPr>
            </w:pPr>
          </w:p>
        </w:tc>
        <w:tc>
          <w:tcPr>
            <w:tcW w:w="1980" w:type="dxa"/>
            <w:vAlign w:val="center"/>
          </w:tcPr>
          <w:p w14:paraId="508E2546" w14:textId="77777777" w:rsidR="00DD4547" w:rsidRPr="00D82ADD" w:rsidRDefault="00DD4547" w:rsidP="00DD4547">
            <w:pPr>
              <w:jc w:val="center"/>
              <w:rPr>
                <w:kern w:val="2"/>
                <w:sz w:val="16"/>
              </w:rPr>
            </w:pPr>
          </w:p>
        </w:tc>
        <w:tc>
          <w:tcPr>
            <w:tcW w:w="1350" w:type="dxa"/>
            <w:vAlign w:val="center"/>
          </w:tcPr>
          <w:p w14:paraId="7838CF75" w14:textId="77777777" w:rsidR="00DD4547" w:rsidRPr="00D82ADD" w:rsidRDefault="00DD4547" w:rsidP="009063FA">
            <w:pPr>
              <w:jc w:val="center"/>
              <w:rPr>
                <w:kern w:val="2"/>
                <w:sz w:val="16"/>
              </w:rPr>
            </w:pPr>
            <w:r w:rsidRPr="00D82ADD">
              <w:rPr>
                <w:kern w:val="2"/>
                <w:sz w:val="16"/>
              </w:rPr>
              <w:t>3420</w:t>
            </w:r>
          </w:p>
        </w:tc>
        <w:tc>
          <w:tcPr>
            <w:tcW w:w="2687" w:type="dxa"/>
            <w:vAlign w:val="center"/>
          </w:tcPr>
          <w:p w14:paraId="367BC453" w14:textId="77777777" w:rsidR="00DD4547" w:rsidRPr="00D82ADD" w:rsidRDefault="00DD4547" w:rsidP="00DD4547">
            <w:pPr>
              <w:jc w:val="center"/>
              <w:rPr>
                <w:kern w:val="2"/>
                <w:sz w:val="16"/>
              </w:rPr>
            </w:pPr>
            <w:r w:rsidRPr="00D82ADD">
              <w:rPr>
                <w:kern w:val="2"/>
                <w:sz w:val="16"/>
              </w:rPr>
              <w:t>Commercial Subdivision Lot</w:t>
            </w:r>
          </w:p>
        </w:tc>
        <w:tc>
          <w:tcPr>
            <w:tcW w:w="3599" w:type="dxa"/>
          </w:tcPr>
          <w:p w14:paraId="452771B4" w14:textId="77777777" w:rsidR="00DD4547" w:rsidRPr="00D82ADD" w:rsidRDefault="00DD4547" w:rsidP="00DD4547">
            <w:pPr>
              <w:ind w:left="106" w:right="153"/>
              <w:rPr>
                <w:kern w:val="2"/>
                <w:sz w:val="16"/>
              </w:rPr>
            </w:pPr>
            <w:r w:rsidRPr="00D82ADD">
              <w:rPr>
                <w:kern w:val="2"/>
                <w:sz w:val="16"/>
              </w:rPr>
              <w:t>Commercial subdivision lots that have recorded plats.</w:t>
            </w:r>
          </w:p>
        </w:tc>
      </w:tr>
      <w:tr w:rsidR="00DD4547" w:rsidRPr="00D82ADD" w14:paraId="4D041DDA" w14:textId="77777777" w:rsidTr="004F75AE">
        <w:trPr>
          <w:cantSplit/>
          <w:jc w:val="center"/>
        </w:trPr>
        <w:tc>
          <w:tcPr>
            <w:tcW w:w="905" w:type="dxa"/>
            <w:vAlign w:val="center"/>
          </w:tcPr>
          <w:p w14:paraId="1B41293D" w14:textId="77777777" w:rsidR="00DD4547" w:rsidRPr="0098186E" w:rsidRDefault="00DD4547" w:rsidP="00DD4547">
            <w:pPr>
              <w:jc w:val="center"/>
              <w:rPr>
                <w:kern w:val="2"/>
                <w:sz w:val="16"/>
                <w:highlight w:val="yellow"/>
              </w:rPr>
            </w:pPr>
          </w:p>
        </w:tc>
        <w:tc>
          <w:tcPr>
            <w:tcW w:w="1980" w:type="dxa"/>
            <w:vAlign w:val="center"/>
          </w:tcPr>
          <w:p w14:paraId="2DD7C04F" w14:textId="77777777" w:rsidR="00DD4547" w:rsidRPr="0098186E" w:rsidRDefault="00DD4547" w:rsidP="00DD4547">
            <w:pPr>
              <w:jc w:val="center"/>
              <w:rPr>
                <w:kern w:val="2"/>
                <w:sz w:val="16"/>
                <w:highlight w:val="yellow"/>
              </w:rPr>
            </w:pPr>
          </w:p>
        </w:tc>
        <w:tc>
          <w:tcPr>
            <w:tcW w:w="1350" w:type="dxa"/>
            <w:vAlign w:val="center"/>
          </w:tcPr>
          <w:p w14:paraId="48F9648D" w14:textId="77777777" w:rsidR="00DD4547" w:rsidRPr="00DC654D" w:rsidRDefault="00DD4547" w:rsidP="009063FA">
            <w:pPr>
              <w:jc w:val="center"/>
              <w:rPr>
                <w:kern w:val="2"/>
                <w:sz w:val="16"/>
              </w:rPr>
            </w:pPr>
            <w:r w:rsidRPr="00DC654D">
              <w:rPr>
                <w:kern w:val="2"/>
                <w:sz w:val="16"/>
              </w:rPr>
              <w:t>3430</w:t>
            </w:r>
          </w:p>
        </w:tc>
        <w:tc>
          <w:tcPr>
            <w:tcW w:w="2687" w:type="dxa"/>
            <w:vAlign w:val="center"/>
          </w:tcPr>
          <w:p w14:paraId="22934480" w14:textId="77777777" w:rsidR="00DD4547" w:rsidRPr="00DC654D" w:rsidRDefault="00DD4547" w:rsidP="00DD4547">
            <w:pPr>
              <w:jc w:val="center"/>
              <w:rPr>
                <w:kern w:val="2"/>
                <w:sz w:val="16"/>
              </w:rPr>
            </w:pPr>
            <w:r w:rsidRPr="00DC654D">
              <w:rPr>
                <w:kern w:val="2"/>
                <w:sz w:val="16"/>
              </w:rPr>
              <w:t>Industrial Subdivision Lot</w:t>
            </w:r>
          </w:p>
        </w:tc>
        <w:tc>
          <w:tcPr>
            <w:tcW w:w="3599" w:type="dxa"/>
          </w:tcPr>
          <w:p w14:paraId="06B79CB9" w14:textId="77777777" w:rsidR="00DD4547" w:rsidRPr="00DC654D" w:rsidRDefault="00DD4547" w:rsidP="00DD4547">
            <w:pPr>
              <w:ind w:left="106" w:right="153"/>
              <w:rPr>
                <w:kern w:val="2"/>
                <w:sz w:val="16"/>
              </w:rPr>
            </w:pPr>
            <w:r w:rsidRPr="00DC654D">
              <w:rPr>
                <w:kern w:val="2"/>
                <w:sz w:val="16"/>
              </w:rPr>
              <w:t>Industrial subdivision or business park lots that have recorded plats.</w:t>
            </w:r>
          </w:p>
        </w:tc>
      </w:tr>
      <w:tr w:rsidR="00DD4547" w:rsidRPr="00D82ADD" w14:paraId="78CA6BFD" w14:textId="77777777" w:rsidTr="004F75AE">
        <w:trPr>
          <w:cantSplit/>
          <w:jc w:val="center"/>
        </w:trPr>
        <w:tc>
          <w:tcPr>
            <w:tcW w:w="905" w:type="dxa"/>
            <w:vAlign w:val="center"/>
          </w:tcPr>
          <w:p w14:paraId="31FA1A53" w14:textId="77777777" w:rsidR="00DD4547" w:rsidRPr="0098186E" w:rsidRDefault="00DD4547" w:rsidP="00DD4547">
            <w:pPr>
              <w:jc w:val="center"/>
              <w:rPr>
                <w:kern w:val="2"/>
                <w:sz w:val="16"/>
                <w:highlight w:val="yellow"/>
              </w:rPr>
            </w:pPr>
          </w:p>
        </w:tc>
        <w:tc>
          <w:tcPr>
            <w:tcW w:w="1980" w:type="dxa"/>
            <w:vAlign w:val="center"/>
          </w:tcPr>
          <w:p w14:paraId="62D0ABBB" w14:textId="77777777" w:rsidR="00DD4547" w:rsidRPr="0098186E" w:rsidRDefault="00DD4547" w:rsidP="00DD4547">
            <w:pPr>
              <w:jc w:val="center"/>
              <w:rPr>
                <w:kern w:val="2"/>
                <w:sz w:val="16"/>
                <w:highlight w:val="yellow"/>
              </w:rPr>
            </w:pPr>
          </w:p>
        </w:tc>
        <w:tc>
          <w:tcPr>
            <w:tcW w:w="1350" w:type="dxa"/>
            <w:vAlign w:val="center"/>
          </w:tcPr>
          <w:p w14:paraId="7A590D01" w14:textId="77777777" w:rsidR="00DD4547" w:rsidRPr="00DC654D" w:rsidRDefault="00DD4547" w:rsidP="009063FA">
            <w:pPr>
              <w:jc w:val="center"/>
              <w:rPr>
                <w:kern w:val="2"/>
                <w:sz w:val="16"/>
              </w:rPr>
            </w:pPr>
            <w:r w:rsidRPr="00DC654D">
              <w:rPr>
                <w:kern w:val="2"/>
                <w:sz w:val="16"/>
              </w:rPr>
              <w:t>3440</w:t>
            </w:r>
          </w:p>
        </w:tc>
        <w:tc>
          <w:tcPr>
            <w:tcW w:w="2687" w:type="dxa"/>
            <w:vAlign w:val="center"/>
          </w:tcPr>
          <w:p w14:paraId="4554EB08" w14:textId="77777777" w:rsidR="00DD4547" w:rsidRPr="00DC654D" w:rsidRDefault="00DD4547" w:rsidP="00DD4547">
            <w:pPr>
              <w:jc w:val="center"/>
              <w:rPr>
                <w:kern w:val="2"/>
                <w:sz w:val="16"/>
              </w:rPr>
            </w:pPr>
            <w:r w:rsidRPr="00DC654D">
              <w:rPr>
                <w:kern w:val="2"/>
                <w:sz w:val="16"/>
              </w:rPr>
              <w:t>Institutional Subdivision Lot</w:t>
            </w:r>
          </w:p>
        </w:tc>
        <w:tc>
          <w:tcPr>
            <w:tcW w:w="3599" w:type="dxa"/>
          </w:tcPr>
          <w:p w14:paraId="65C95B8F" w14:textId="77777777" w:rsidR="00DD4547" w:rsidRPr="00DC654D" w:rsidRDefault="00DD4547" w:rsidP="00DD4547">
            <w:pPr>
              <w:ind w:left="106" w:right="153"/>
              <w:rPr>
                <w:kern w:val="2"/>
                <w:sz w:val="16"/>
              </w:rPr>
            </w:pPr>
            <w:r w:rsidRPr="00DC654D">
              <w:rPr>
                <w:kern w:val="2"/>
                <w:sz w:val="16"/>
              </w:rPr>
              <w:t>Institutional subdivision or campus lots that have recorded plats.</w:t>
            </w:r>
          </w:p>
        </w:tc>
      </w:tr>
      <w:tr w:rsidR="008574F8" w:rsidRPr="00D82ADD" w14:paraId="039FC4ED" w14:textId="77777777" w:rsidTr="004F75AE">
        <w:trPr>
          <w:cantSplit/>
          <w:jc w:val="center"/>
        </w:trPr>
        <w:tc>
          <w:tcPr>
            <w:tcW w:w="905" w:type="dxa"/>
            <w:vAlign w:val="center"/>
          </w:tcPr>
          <w:p w14:paraId="089DD076" w14:textId="77777777" w:rsidR="008574F8" w:rsidRPr="00D82ADD" w:rsidRDefault="008574F8" w:rsidP="008574F8">
            <w:pPr>
              <w:jc w:val="center"/>
              <w:rPr>
                <w:kern w:val="2"/>
                <w:sz w:val="16"/>
              </w:rPr>
            </w:pPr>
            <w:r w:rsidRPr="00D82ADD">
              <w:rPr>
                <w:kern w:val="2"/>
                <w:sz w:val="16"/>
              </w:rPr>
              <w:t>36</w:t>
            </w:r>
          </w:p>
        </w:tc>
        <w:tc>
          <w:tcPr>
            <w:tcW w:w="1980" w:type="dxa"/>
            <w:vAlign w:val="center"/>
          </w:tcPr>
          <w:p w14:paraId="2952E29C" w14:textId="77777777" w:rsidR="008574F8" w:rsidRPr="00D82ADD" w:rsidRDefault="008574F8" w:rsidP="008574F8">
            <w:pPr>
              <w:jc w:val="center"/>
              <w:rPr>
                <w:kern w:val="2"/>
                <w:sz w:val="16"/>
              </w:rPr>
            </w:pPr>
            <w:r w:rsidRPr="00D82ADD">
              <w:rPr>
                <w:kern w:val="2"/>
                <w:sz w:val="16"/>
              </w:rPr>
              <w:t>Other Lots</w:t>
            </w:r>
          </w:p>
        </w:tc>
        <w:tc>
          <w:tcPr>
            <w:tcW w:w="1350" w:type="dxa"/>
            <w:vAlign w:val="center"/>
          </w:tcPr>
          <w:p w14:paraId="6BCC46CC" w14:textId="77777777" w:rsidR="008574F8" w:rsidRPr="00D82ADD" w:rsidRDefault="008574F8" w:rsidP="009063FA">
            <w:pPr>
              <w:jc w:val="center"/>
              <w:rPr>
                <w:kern w:val="2"/>
                <w:sz w:val="16"/>
              </w:rPr>
            </w:pPr>
            <w:r w:rsidRPr="00D82ADD">
              <w:rPr>
                <w:kern w:val="2"/>
                <w:sz w:val="16"/>
              </w:rPr>
              <w:t>3600</w:t>
            </w:r>
          </w:p>
        </w:tc>
        <w:tc>
          <w:tcPr>
            <w:tcW w:w="2687" w:type="dxa"/>
            <w:vAlign w:val="center"/>
          </w:tcPr>
          <w:p w14:paraId="16C4EEEE" w14:textId="77777777" w:rsidR="008574F8" w:rsidRPr="00D82ADD" w:rsidRDefault="008574F8" w:rsidP="008574F8">
            <w:pPr>
              <w:jc w:val="center"/>
              <w:rPr>
                <w:kern w:val="2"/>
                <w:sz w:val="16"/>
              </w:rPr>
            </w:pPr>
            <w:r>
              <w:rPr>
                <w:kern w:val="2"/>
                <w:sz w:val="16"/>
              </w:rPr>
              <w:t>Residential</w:t>
            </w:r>
            <w:r>
              <w:rPr>
                <w:kern w:val="2"/>
                <w:sz w:val="16"/>
              </w:rPr>
              <w:br/>
            </w:r>
            <w:r w:rsidRPr="00D82ADD">
              <w:rPr>
                <w:kern w:val="2"/>
                <w:sz w:val="16"/>
              </w:rPr>
              <w:t>Non-Subdivision Lot</w:t>
            </w:r>
          </w:p>
        </w:tc>
        <w:tc>
          <w:tcPr>
            <w:tcW w:w="3599" w:type="dxa"/>
          </w:tcPr>
          <w:p w14:paraId="1C0EECD1" w14:textId="77777777" w:rsidR="008574F8" w:rsidRPr="00822CE9" w:rsidRDefault="00DC654D" w:rsidP="008574F8">
            <w:pPr>
              <w:ind w:left="106" w:right="153"/>
              <w:rPr>
                <w:sz w:val="16"/>
                <w:szCs w:val="16"/>
              </w:rPr>
            </w:pPr>
            <w:r w:rsidRPr="00B270A7">
              <w:rPr>
                <w:sz w:val="16"/>
                <w:szCs w:val="16"/>
              </w:rPr>
              <w:t>Residential non-subdivision lot or parcel not having recorded plats</w:t>
            </w:r>
            <w:r>
              <w:rPr>
                <w:sz w:val="16"/>
                <w:szCs w:val="16"/>
              </w:rPr>
              <w:t>.</w:t>
            </w:r>
          </w:p>
        </w:tc>
      </w:tr>
      <w:tr w:rsidR="008574F8" w:rsidRPr="00D82ADD" w14:paraId="7AE2E28F" w14:textId="77777777" w:rsidTr="004F75AE">
        <w:trPr>
          <w:cantSplit/>
          <w:jc w:val="center"/>
        </w:trPr>
        <w:tc>
          <w:tcPr>
            <w:tcW w:w="905" w:type="dxa"/>
            <w:vAlign w:val="center"/>
          </w:tcPr>
          <w:p w14:paraId="23527803" w14:textId="77777777" w:rsidR="008574F8" w:rsidRPr="00D82ADD" w:rsidRDefault="008574F8" w:rsidP="008574F8">
            <w:pPr>
              <w:jc w:val="center"/>
              <w:rPr>
                <w:kern w:val="2"/>
                <w:sz w:val="16"/>
              </w:rPr>
            </w:pPr>
          </w:p>
        </w:tc>
        <w:tc>
          <w:tcPr>
            <w:tcW w:w="1980" w:type="dxa"/>
            <w:vAlign w:val="center"/>
          </w:tcPr>
          <w:p w14:paraId="2DD2E29C" w14:textId="77777777" w:rsidR="008574F8" w:rsidRPr="00D82ADD" w:rsidRDefault="008574F8" w:rsidP="008574F8">
            <w:pPr>
              <w:pStyle w:val="xl62"/>
              <w:spacing w:before="0" w:after="0"/>
              <w:jc w:val="center"/>
              <w:textAlignment w:val="auto"/>
              <w:rPr>
                <w:rFonts w:ascii="Times New Roman" w:hAnsi="Times New Roman"/>
                <w:kern w:val="2"/>
                <w:sz w:val="16"/>
              </w:rPr>
            </w:pPr>
            <w:r w:rsidRPr="00D82ADD">
              <w:rPr>
                <w:rFonts w:ascii="Times New Roman" w:hAnsi="Times New Roman"/>
                <w:kern w:val="2"/>
                <w:sz w:val="16"/>
              </w:rPr>
              <w:t>(Consisting of 1 Acre or Less)</w:t>
            </w:r>
          </w:p>
        </w:tc>
        <w:tc>
          <w:tcPr>
            <w:tcW w:w="1350" w:type="dxa"/>
            <w:vAlign w:val="center"/>
          </w:tcPr>
          <w:p w14:paraId="0E4C3425" w14:textId="77777777" w:rsidR="008574F8" w:rsidRPr="00D82ADD" w:rsidRDefault="008574F8" w:rsidP="009063FA">
            <w:pPr>
              <w:jc w:val="center"/>
              <w:rPr>
                <w:kern w:val="2"/>
                <w:sz w:val="16"/>
              </w:rPr>
            </w:pPr>
            <w:r w:rsidRPr="00D82ADD">
              <w:rPr>
                <w:kern w:val="2"/>
                <w:sz w:val="16"/>
              </w:rPr>
              <w:t>3610</w:t>
            </w:r>
          </w:p>
        </w:tc>
        <w:tc>
          <w:tcPr>
            <w:tcW w:w="2687" w:type="dxa"/>
            <w:vAlign w:val="center"/>
          </w:tcPr>
          <w:p w14:paraId="1C792F22" w14:textId="77777777" w:rsidR="008574F8" w:rsidRPr="00D82ADD" w:rsidRDefault="008574F8" w:rsidP="008574F8">
            <w:pPr>
              <w:jc w:val="center"/>
              <w:rPr>
                <w:kern w:val="2"/>
                <w:sz w:val="16"/>
              </w:rPr>
            </w:pPr>
            <w:r w:rsidRPr="00D82ADD">
              <w:rPr>
                <w:kern w:val="2"/>
                <w:sz w:val="16"/>
              </w:rPr>
              <w:t>Trailer Park</w:t>
            </w:r>
          </w:p>
        </w:tc>
        <w:tc>
          <w:tcPr>
            <w:tcW w:w="3599" w:type="dxa"/>
          </w:tcPr>
          <w:p w14:paraId="7011EDF6" w14:textId="77777777" w:rsidR="008574F8" w:rsidRPr="00D82ADD" w:rsidRDefault="008574F8" w:rsidP="008574F8">
            <w:pPr>
              <w:ind w:left="106" w:right="153"/>
              <w:rPr>
                <w:kern w:val="2"/>
                <w:sz w:val="16"/>
              </w:rPr>
            </w:pPr>
            <w:r w:rsidRPr="00D82ADD">
              <w:rPr>
                <w:kern w:val="2"/>
                <w:sz w:val="16"/>
              </w:rPr>
              <w:t>Trailer park non-subdivision lot or parcel not having recorded plats.</w:t>
            </w:r>
          </w:p>
        </w:tc>
      </w:tr>
      <w:tr w:rsidR="008574F8" w:rsidRPr="00D82ADD" w14:paraId="31767AD6" w14:textId="77777777" w:rsidTr="004F75AE">
        <w:trPr>
          <w:cantSplit/>
          <w:jc w:val="center"/>
        </w:trPr>
        <w:tc>
          <w:tcPr>
            <w:tcW w:w="905" w:type="dxa"/>
            <w:vAlign w:val="center"/>
          </w:tcPr>
          <w:p w14:paraId="6D1A933D" w14:textId="77777777" w:rsidR="008574F8" w:rsidRPr="00D82ADD" w:rsidRDefault="008574F8" w:rsidP="008574F8">
            <w:pPr>
              <w:jc w:val="center"/>
              <w:rPr>
                <w:kern w:val="2"/>
                <w:sz w:val="16"/>
              </w:rPr>
            </w:pPr>
          </w:p>
        </w:tc>
        <w:tc>
          <w:tcPr>
            <w:tcW w:w="1980" w:type="dxa"/>
            <w:vAlign w:val="center"/>
          </w:tcPr>
          <w:p w14:paraId="2F8F7EC7" w14:textId="77777777" w:rsidR="008574F8" w:rsidRPr="00D82ADD" w:rsidRDefault="008574F8" w:rsidP="008574F8">
            <w:pPr>
              <w:jc w:val="center"/>
              <w:rPr>
                <w:kern w:val="2"/>
                <w:sz w:val="16"/>
              </w:rPr>
            </w:pPr>
          </w:p>
        </w:tc>
        <w:tc>
          <w:tcPr>
            <w:tcW w:w="1350" w:type="dxa"/>
            <w:vAlign w:val="center"/>
          </w:tcPr>
          <w:p w14:paraId="2EFF5643" w14:textId="77777777" w:rsidR="008574F8" w:rsidRPr="00D82ADD" w:rsidRDefault="008574F8" w:rsidP="009063FA">
            <w:pPr>
              <w:jc w:val="center"/>
              <w:rPr>
                <w:kern w:val="2"/>
                <w:sz w:val="16"/>
              </w:rPr>
            </w:pPr>
            <w:r w:rsidRPr="00D82ADD">
              <w:rPr>
                <w:kern w:val="2"/>
                <w:sz w:val="16"/>
              </w:rPr>
              <w:t>3620</w:t>
            </w:r>
          </w:p>
        </w:tc>
        <w:tc>
          <w:tcPr>
            <w:tcW w:w="2687" w:type="dxa"/>
            <w:vAlign w:val="center"/>
          </w:tcPr>
          <w:p w14:paraId="149D0423" w14:textId="77777777" w:rsidR="008574F8" w:rsidRPr="00D82ADD" w:rsidRDefault="008574F8" w:rsidP="008574F8">
            <w:pPr>
              <w:jc w:val="center"/>
              <w:rPr>
                <w:kern w:val="2"/>
                <w:sz w:val="16"/>
              </w:rPr>
            </w:pPr>
            <w:r>
              <w:rPr>
                <w:kern w:val="2"/>
                <w:sz w:val="16"/>
              </w:rPr>
              <w:t>Commercial</w:t>
            </w:r>
            <w:r>
              <w:rPr>
                <w:kern w:val="2"/>
                <w:sz w:val="16"/>
              </w:rPr>
              <w:br/>
            </w:r>
            <w:r w:rsidRPr="00D82ADD">
              <w:rPr>
                <w:kern w:val="2"/>
                <w:sz w:val="16"/>
              </w:rPr>
              <w:t>Non-Subdivision Lot</w:t>
            </w:r>
          </w:p>
        </w:tc>
        <w:tc>
          <w:tcPr>
            <w:tcW w:w="3599" w:type="dxa"/>
          </w:tcPr>
          <w:p w14:paraId="66B4643E" w14:textId="77777777" w:rsidR="008574F8" w:rsidRPr="00D82ADD" w:rsidRDefault="008574F8" w:rsidP="008574F8">
            <w:pPr>
              <w:ind w:left="106" w:right="153"/>
              <w:rPr>
                <w:kern w:val="2"/>
                <w:sz w:val="16"/>
              </w:rPr>
            </w:pPr>
            <w:r w:rsidRPr="00D82ADD">
              <w:rPr>
                <w:kern w:val="2"/>
                <w:sz w:val="16"/>
              </w:rPr>
              <w:t>Commercial acreage less than 3 acres in size (market value).</w:t>
            </w:r>
          </w:p>
        </w:tc>
      </w:tr>
      <w:tr w:rsidR="008574F8" w:rsidRPr="00D82ADD" w14:paraId="32748851" w14:textId="77777777" w:rsidTr="00084E95">
        <w:trPr>
          <w:cantSplit/>
          <w:jc w:val="center"/>
        </w:trPr>
        <w:tc>
          <w:tcPr>
            <w:tcW w:w="905" w:type="dxa"/>
            <w:tcBorders>
              <w:bottom w:val="single" w:sz="6" w:space="0" w:color="000000"/>
            </w:tcBorders>
            <w:vAlign w:val="center"/>
          </w:tcPr>
          <w:p w14:paraId="29533531" w14:textId="77777777" w:rsidR="008574F8" w:rsidRPr="00D82ADD" w:rsidRDefault="008574F8" w:rsidP="008574F8">
            <w:pPr>
              <w:jc w:val="center"/>
              <w:rPr>
                <w:kern w:val="2"/>
                <w:sz w:val="16"/>
              </w:rPr>
            </w:pPr>
          </w:p>
        </w:tc>
        <w:tc>
          <w:tcPr>
            <w:tcW w:w="1980" w:type="dxa"/>
            <w:tcBorders>
              <w:bottom w:val="single" w:sz="6" w:space="0" w:color="000000"/>
            </w:tcBorders>
            <w:vAlign w:val="center"/>
          </w:tcPr>
          <w:p w14:paraId="782C5D48" w14:textId="77777777" w:rsidR="008574F8" w:rsidRPr="00D82ADD" w:rsidRDefault="008574F8" w:rsidP="008574F8">
            <w:pPr>
              <w:jc w:val="center"/>
              <w:rPr>
                <w:kern w:val="2"/>
                <w:sz w:val="16"/>
              </w:rPr>
            </w:pPr>
          </w:p>
        </w:tc>
        <w:tc>
          <w:tcPr>
            <w:tcW w:w="1350" w:type="dxa"/>
            <w:tcBorders>
              <w:bottom w:val="single" w:sz="6" w:space="0" w:color="000000"/>
            </w:tcBorders>
            <w:vAlign w:val="center"/>
          </w:tcPr>
          <w:p w14:paraId="5903941B" w14:textId="77777777" w:rsidR="008574F8" w:rsidRPr="00D82ADD" w:rsidRDefault="008574F8" w:rsidP="009063FA">
            <w:pPr>
              <w:jc w:val="center"/>
              <w:rPr>
                <w:kern w:val="2"/>
                <w:sz w:val="16"/>
              </w:rPr>
            </w:pPr>
            <w:r w:rsidRPr="00D82ADD">
              <w:rPr>
                <w:kern w:val="2"/>
                <w:sz w:val="16"/>
              </w:rPr>
              <w:t>3630</w:t>
            </w:r>
          </w:p>
        </w:tc>
        <w:tc>
          <w:tcPr>
            <w:tcW w:w="2687" w:type="dxa"/>
            <w:tcBorders>
              <w:bottom w:val="single" w:sz="6" w:space="0" w:color="000000"/>
            </w:tcBorders>
            <w:vAlign w:val="center"/>
          </w:tcPr>
          <w:p w14:paraId="7955C0DF" w14:textId="77777777" w:rsidR="008574F8" w:rsidRPr="00D82ADD" w:rsidRDefault="008574F8" w:rsidP="008574F8">
            <w:pPr>
              <w:jc w:val="center"/>
              <w:rPr>
                <w:kern w:val="2"/>
                <w:sz w:val="16"/>
              </w:rPr>
            </w:pPr>
            <w:r>
              <w:rPr>
                <w:kern w:val="2"/>
                <w:sz w:val="16"/>
              </w:rPr>
              <w:t>Industrial</w:t>
            </w:r>
            <w:r>
              <w:rPr>
                <w:kern w:val="2"/>
                <w:sz w:val="16"/>
              </w:rPr>
              <w:br/>
            </w:r>
            <w:r w:rsidRPr="00D82ADD">
              <w:rPr>
                <w:kern w:val="2"/>
                <w:sz w:val="16"/>
              </w:rPr>
              <w:t>Non-Subdivision Lot</w:t>
            </w:r>
          </w:p>
        </w:tc>
        <w:tc>
          <w:tcPr>
            <w:tcW w:w="3599" w:type="dxa"/>
            <w:tcBorders>
              <w:bottom w:val="single" w:sz="6" w:space="0" w:color="000000"/>
            </w:tcBorders>
          </w:tcPr>
          <w:p w14:paraId="69D52EE2" w14:textId="77777777" w:rsidR="008574F8" w:rsidRPr="00D82ADD" w:rsidRDefault="008574F8" w:rsidP="008574F8">
            <w:pPr>
              <w:ind w:left="106" w:right="153"/>
              <w:rPr>
                <w:kern w:val="2"/>
                <w:sz w:val="16"/>
              </w:rPr>
            </w:pPr>
            <w:r w:rsidRPr="00D82ADD">
              <w:rPr>
                <w:kern w:val="2"/>
                <w:sz w:val="16"/>
              </w:rPr>
              <w:t>Industrial acreage less than 3 acres in size (market value).</w:t>
            </w:r>
          </w:p>
        </w:tc>
      </w:tr>
      <w:tr w:rsidR="008574F8" w:rsidRPr="00D82ADD" w14:paraId="1942CB27" w14:textId="77777777" w:rsidTr="00084E95">
        <w:trPr>
          <w:cantSplit/>
          <w:jc w:val="center"/>
        </w:trPr>
        <w:tc>
          <w:tcPr>
            <w:tcW w:w="905" w:type="dxa"/>
            <w:tcBorders>
              <w:top w:val="single" w:sz="6" w:space="0" w:color="000000"/>
              <w:bottom w:val="single" w:sz="6" w:space="0" w:color="000000"/>
            </w:tcBorders>
            <w:vAlign w:val="center"/>
          </w:tcPr>
          <w:p w14:paraId="3B9E5AB3" w14:textId="77777777" w:rsidR="008574F8" w:rsidRPr="00D82ADD" w:rsidRDefault="008574F8" w:rsidP="008574F8">
            <w:pPr>
              <w:jc w:val="center"/>
              <w:rPr>
                <w:kern w:val="2"/>
                <w:sz w:val="16"/>
              </w:rPr>
            </w:pPr>
          </w:p>
        </w:tc>
        <w:tc>
          <w:tcPr>
            <w:tcW w:w="1980" w:type="dxa"/>
            <w:tcBorders>
              <w:top w:val="single" w:sz="6" w:space="0" w:color="000000"/>
              <w:bottom w:val="single" w:sz="6" w:space="0" w:color="000000"/>
            </w:tcBorders>
            <w:vAlign w:val="center"/>
          </w:tcPr>
          <w:p w14:paraId="450A659C" w14:textId="77777777" w:rsidR="008574F8" w:rsidRPr="00D82ADD" w:rsidRDefault="008574F8" w:rsidP="008574F8">
            <w:pPr>
              <w:jc w:val="center"/>
              <w:rPr>
                <w:kern w:val="2"/>
                <w:sz w:val="16"/>
              </w:rPr>
            </w:pPr>
          </w:p>
        </w:tc>
        <w:tc>
          <w:tcPr>
            <w:tcW w:w="1350" w:type="dxa"/>
            <w:tcBorders>
              <w:top w:val="single" w:sz="6" w:space="0" w:color="000000"/>
              <w:bottom w:val="single" w:sz="6" w:space="0" w:color="000000"/>
            </w:tcBorders>
            <w:vAlign w:val="center"/>
          </w:tcPr>
          <w:p w14:paraId="3AE8F0AE" w14:textId="77777777" w:rsidR="008574F8" w:rsidRPr="00D82ADD" w:rsidRDefault="008574F8" w:rsidP="009063FA">
            <w:pPr>
              <w:jc w:val="center"/>
              <w:rPr>
                <w:kern w:val="2"/>
                <w:sz w:val="16"/>
              </w:rPr>
            </w:pPr>
            <w:r w:rsidRPr="00D82ADD">
              <w:rPr>
                <w:kern w:val="2"/>
                <w:sz w:val="16"/>
              </w:rPr>
              <w:t>3640</w:t>
            </w:r>
          </w:p>
        </w:tc>
        <w:tc>
          <w:tcPr>
            <w:tcW w:w="2687" w:type="dxa"/>
            <w:tcBorders>
              <w:top w:val="single" w:sz="6" w:space="0" w:color="000000"/>
              <w:bottom w:val="single" w:sz="6" w:space="0" w:color="000000"/>
            </w:tcBorders>
            <w:vAlign w:val="center"/>
          </w:tcPr>
          <w:p w14:paraId="15662957" w14:textId="77777777" w:rsidR="008574F8" w:rsidRPr="00D82ADD" w:rsidRDefault="008574F8" w:rsidP="008574F8">
            <w:pPr>
              <w:jc w:val="center"/>
              <w:rPr>
                <w:kern w:val="2"/>
                <w:sz w:val="16"/>
              </w:rPr>
            </w:pPr>
            <w:r>
              <w:rPr>
                <w:kern w:val="2"/>
                <w:sz w:val="16"/>
              </w:rPr>
              <w:t>Institutional</w:t>
            </w:r>
            <w:r>
              <w:rPr>
                <w:kern w:val="2"/>
                <w:sz w:val="16"/>
              </w:rPr>
              <w:br/>
            </w:r>
            <w:r w:rsidRPr="00D82ADD">
              <w:rPr>
                <w:kern w:val="2"/>
                <w:sz w:val="16"/>
              </w:rPr>
              <w:t>Non-Subdivision Lot</w:t>
            </w:r>
          </w:p>
        </w:tc>
        <w:tc>
          <w:tcPr>
            <w:tcW w:w="3599" w:type="dxa"/>
            <w:tcBorders>
              <w:top w:val="single" w:sz="6" w:space="0" w:color="000000"/>
              <w:bottom w:val="single" w:sz="6" w:space="0" w:color="000000"/>
            </w:tcBorders>
          </w:tcPr>
          <w:p w14:paraId="0B4CB830" w14:textId="77777777" w:rsidR="008574F8" w:rsidRPr="00D82ADD" w:rsidRDefault="008574F8" w:rsidP="008574F8">
            <w:pPr>
              <w:ind w:left="106" w:right="153"/>
              <w:rPr>
                <w:kern w:val="2"/>
                <w:sz w:val="16"/>
              </w:rPr>
            </w:pPr>
            <w:r w:rsidRPr="00D82ADD">
              <w:rPr>
                <w:kern w:val="2"/>
                <w:sz w:val="16"/>
              </w:rPr>
              <w:t>Institutional acreage less than 3 acres in size used by government, schools or churches (market value).</w:t>
            </w:r>
          </w:p>
        </w:tc>
      </w:tr>
      <w:tr w:rsidR="00383D3A" w:rsidRPr="00D82ADD" w14:paraId="53CE3871" w14:textId="77777777" w:rsidTr="00084E95">
        <w:trPr>
          <w:cantSplit/>
          <w:jc w:val="center"/>
        </w:trPr>
        <w:tc>
          <w:tcPr>
            <w:tcW w:w="905" w:type="dxa"/>
            <w:tcBorders>
              <w:top w:val="single" w:sz="6" w:space="0" w:color="000000"/>
              <w:bottom w:val="nil"/>
            </w:tcBorders>
            <w:vAlign w:val="center"/>
          </w:tcPr>
          <w:p w14:paraId="3278561C" w14:textId="77777777" w:rsidR="00383D3A" w:rsidRPr="00B06C94" w:rsidRDefault="00383D3A" w:rsidP="00383D3A">
            <w:pPr>
              <w:keepNext/>
              <w:autoSpaceDE w:val="0"/>
              <w:autoSpaceDN w:val="0"/>
              <w:adjustRightInd w:val="0"/>
              <w:jc w:val="center"/>
              <w:rPr>
                <w:rFonts w:eastAsia="Calibri"/>
                <w:kern w:val="2"/>
                <w:sz w:val="16"/>
                <w:szCs w:val="16"/>
              </w:rPr>
            </w:pPr>
            <w:r>
              <w:rPr>
                <w:rFonts w:eastAsia="Calibri"/>
                <w:kern w:val="2"/>
                <w:sz w:val="16"/>
                <w:szCs w:val="16"/>
              </w:rPr>
              <w:t xml:space="preserve">  </w:t>
            </w:r>
          </w:p>
        </w:tc>
        <w:tc>
          <w:tcPr>
            <w:tcW w:w="1980" w:type="dxa"/>
            <w:tcBorders>
              <w:top w:val="single" w:sz="6" w:space="0" w:color="000000"/>
              <w:bottom w:val="nil"/>
            </w:tcBorders>
            <w:vAlign w:val="center"/>
          </w:tcPr>
          <w:p w14:paraId="4D8C39D3" w14:textId="77777777" w:rsidR="00383D3A" w:rsidRPr="00B06C94" w:rsidRDefault="00383D3A" w:rsidP="00383D3A">
            <w:pPr>
              <w:keepNext/>
              <w:autoSpaceDE w:val="0"/>
              <w:autoSpaceDN w:val="0"/>
              <w:adjustRightInd w:val="0"/>
              <w:jc w:val="center"/>
              <w:rPr>
                <w:rFonts w:eastAsia="Calibri"/>
                <w:kern w:val="2"/>
                <w:sz w:val="16"/>
                <w:szCs w:val="16"/>
              </w:rPr>
            </w:pPr>
            <w:r>
              <w:rPr>
                <w:rFonts w:eastAsia="Calibri"/>
                <w:kern w:val="2"/>
                <w:sz w:val="16"/>
                <w:szCs w:val="16"/>
              </w:rPr>
              <w:t xml:space="preserve">  </w:t>
            </w:r>
          </w:p>
        </w:tc>
        <w:tc>
          <w:tcPr>
            <w:tcW w:w="1350" w:type="dxa"/>
            <w:tcBorders>
              <w:top w:val="single" w:sz="6" w:space="0" w:color="000000"/>
              <w:bottom w:val="nil"/>
            </w:tcBorders>
            <w:vAlign w:val="center"/>
          </w:tcPr>
          <w:p w14:paraId="179342B3" w14:textId="77777777" w:rsidR="00383D3A" w:rsidRPr="00822CE9" w:rsidRDefault="00383D3A" w:rsidP="009063FA">
            <w:pPr>
              <w:jc w:val="center"/>
              <w:rPr>
                <w:sz w:val="16"/>
                <w:szCs w:val="16"/>
              </w:rPr>
            </w:pPr>
            <w:r w:rsidRPr="00822CE9">
              <w:rPr>
                <w:sz w:val="16"/>
                <w:szCs w:val="16"/>
              </w:rPr>
              <w:t>3690</w:t>
            </w:r>
          </w:p>
        </w:tc>
        <w:tc>
          <w:tcPr>
            <w:tcW w:w="2687" w:type="dxa"/>
            <w:tcBorders>
              <w:top w:val="single" w:sz="6" w:space="0" w:color="000000"/>
              <w:bottom w:val="nil"/>
            </w:tcBorders>
            <w:vAlign w:val="center"/>
          </w:tcPr>
          <w:p w14:paraId="077287DA" w14:textId="77777777" w:rsidR="00383D3A" w:rsidRPr="00822CE9" w:rsidRDefault="00383D3A" w:rsidP="008574F8">
            <w:pPr>
              <w:jc w:val="center"/>
              <w:rPr>
                <w:sz w:val="16"/>
                <w:szCs w:val="16"/>
              </w:rPr>
            </w:pPr>
            <w:r w:rsidRPr="00822CE9">
              <w:rPr>
                <w:sz w:val="16"/>
                <w:szCs w:val="16"/>
              </w:rPr>
              <w:t>Miscellaneous Lands</w:t>
            </w:r>
          </w:p>
        </w:tc>
        <w:tc>
          <w:tcPr>
            <w:tcW w:w="3599" w:type="dxa"/>
            <w:tcBorders>
              <w:top w:val="single" w:sz="6" w:space="0" w:color="000000"/>
              <w:bottom w:val="nil"/>
            </w:tcBorders>
          </w:tcPr>
          <w:p w14:paraId="4FD259DC" w14:textId="77777777" w:rsidR="00383D3A" w:rsidRPr="00822CE9" w:rsidRDefault="00383D3A" w:rsidP="008574F8">
            <w:pPr>
              <w:ind w:left="106" w:right="153"/>
              <w:rPr>
                <w:sz w:val="16"/>
                <w:szCs w:val="16"/>
              </w:rPr>
            </w:pPr>
            <w:r w:rsidRPr="00B270A7">
              <w:rPr>
                <w:sz w:val="16"/>
                <w:szCs w:val="16"/>
              </w:rPr>
              <w:t>Will not be valued in the same manner as other lands.  (Ex. Common areas for condominium complexes where the land is assessed to the association but may have a different valuation method from either acreage or residential/commercial subdivision lots.  Ex. A sliver of land that remains when a new road/street is cut and the taxpayer is left with this virtually worthless piece of property</w:t>
            </w:r>
            <w:r>
              <w:rPr>
                <w:sz w:val="16"/>
                <w:szCs w:val="16"/>
              </w:rPr>
              <w:t>.</w:t>
            </w:r>
            <w:r w:rsidRPr="00B270A7">
              <w:rPr>
                <w:sz w:val="16"/>
                <w:szCs w:val="16"/>
              </w:rPr>
              <w:t>)</w:t>
            </w:r>
          </w:p>
        </w:tc>
      </w:tr>
      <w:tr w:rsidR="008574F8" w:rsidRPr="00D82ADD" w14:paraId="58E365BD" w14:textId="77777777" w:rsidTr="004F75AE">
        <w:trPr>
          <w:cantSplit/>
          <w:jc w:val="center"/>
        </w:trPr>
        <w:tc>
          <w:tcPr>
            <w:tcW w:w="905" w:type="dxa"/>
            <w:tcBorders>
              <w:top w:val="single" w:sz="6" w:space="0" w:color="000000"/>
              <w:bottom w:val="nil"/>
            </w:tcBorders>
            <w:vAlign w:val="center"/>
          </w:tcPr>
          <w:p w14:paraId="295839FE" w14:textId="77777777" w:rsidR="008574F8" w:rsidRPr="00D82ADD" w:rsidRDefault="008574F8" w:rsidP="008574F8">
            <w:pPr>
              <w:jc w:val="center"/>
              <w:rPr>
                <w:kern w:val="2"/>
                <w:sz w:val="16"/>
              </w:rPr>
            </w:pPr>
            <w:r w:rsidRPr="00D82ADD">
              <w:rPr>
                <w:kern w:val="2"/>
                <w:sz w:val="16"/>
              </w:rPr>
              <w:t>37</w:t>
            </w:r>
          </w:p>
        </w:tc>
        <w:tc>
          <w:tcPr>
            <w:tcW w:w="1980" w:type="dxa"/>
            <w:tcBorders>
              <w:top w:val="single" w:sz="6" w:space="0" w:color="000000"/>
              <w:bottom w:val="nil"/>
            </w:tcBorders>
            <w:vAlign w:val="center"/>
          </w:tcPr>
          <w:p w14:paraId="38B5912D" w14:textId="77777777" w:rsidR="008574F8" w:rsidRPr="00631A45" w:rsidRDefault="008574F8" w:rsidP="008574F8">
            <w:pPr>
              <w:pStyle w:val="BodyTextIndent2"/>
              <w:ind w:hanging="720"/>
              <w:jc w:val="center"/>
              <w:rPr>
                <w:rFonts w:ascii="Times New Roman" w:hAnsi="Times New Roman"/>
                <w:sz w:val="16"/>
                <w:szCs w:val="16"/>
                <w:lang w:val="en-US" w:eastAsia="en-US"/>
              </w:rPr>
            </w:pPr>
            <w:r w:rsidRPr="00631A45">
              <w:rPr>
                <w:rFonts w:ascii="Times New Roman" w:hAnsi="Times New Roman"/>
                <w:sz w:val="16"/>
                <w:szCs w:val="16"/>
                <w:lang w:val="en-US" w:eastAsia="en-US"/>
              </w:rPr>
              <w:t>No Land Value</w:t>
            </w:r>
          </w:p>
        </w:tc>
        <w:tc>
          <w:tcPr>
            <w:tcW w:w="1350" w:type="dxa"/>
            <w:tcBorders>
              <w:top w:val="single" w:sz="6" w:space="0" w:color="000000"/>
              <w:bottom w:val="nil"/>
            </w:tcBorders>
            <w:vAlign w:val="center"/>
          </w:tcPr>
          <w:p w14:paraId="288F4543" w14:textId="77777777" w:rsidR="008574F8" w:rsidRPr="00631A45" w:rsidRDefault="008574F8" w:rsidP="009063FA">
            <w:pPr>
              <w:pStyle w:val="BodyTextIndent2"/>
              <w:ind w:left="0"/>
              <w:jc w:val="center"/>
              <w:rPr>
                <w:rFonts w:ascii="Times New Roman" w:hAnsi="Times New Roman"/>
                <w:sz w:val="16"/>
                <w:szCs w:val="16"/>
                <w:lang w:val="en-US" w:eastAsia="en-US"/>
              </w:rPr>
            </w:pPr>
            <w:r w:rsidRPr="00631A45">
              <w:rPr>
                <w:rFonts w:ascii="Times New Roman" w:hAnsi="Times New Roman"/>
                <w:sz w:val="16"/>
                <w:szCs w:val="16"/>
                <w:lang w:val="en-US" w:eastAsia="en-US"/>
              </w:rPr>
              <w:t>3700</w:t>
            </w:r>
          </w:p>
        </w:tc>
        <w:tc>
          <w:tcPr>
            <w:tcW w:w="2687" w:type="dxa"/>
            <w:tcBorders>
              <w:top w:val="single" w:sz="6" w:space="0" w:color="000000"/>
              <w:bottom w:val="nil"/>
            </w:tcBorders>
            <w:vAlign w:val="center"/>
          </w:tcPr>
          <w:p w14:paraId="1B60F3FC" w14:textId="77777777" w:rsidR="008574F8" w:rsidRPr="00631A45" w:rsidRDefault="008574F8" w:rsidP="008574F8">
            <w:pPr>
              <w:pStyle w:val="BodyTextIndent2"/>
              <w:tabs>
                <w:tab w:val="clear" w:pos="720"/>
                <w:tab w:val="left" w:pos="0"/>
              </w:tabs>
              <w:ind w:left="0"/>
              <w:jc w:val="center"/>
              <w:rPr>
                <w:rFonts w:ascii="Times New Roman" w:hAnsi="Times New Roman"/>
                <w:sz w:val="16"/>
                <w:szCs w:val="16"/>
                <w:lang w:val="en-US" w:eastAsia="en-US"/>
              </w:rPr>
            </w:pPr>
            <w:r w:rsidRPr="00631A45">
              <w:rPr>
                <w:rFonts w:ascii="Times New Roman" w:hAnsi="Times New Roman"/>
                <w:sz w:val="16"/>
                <w:szCs w:val="16"/>
                <w:lang w:val="en-US" w:eastAsia="en-US"/>
              </w:rPr>
              <w:t xml:space="preserve">No Land Value </w:t>
            </w:r>
            <w:r w:rsidRPr="00631A45">
              <w:rPr>
                <w:rFonts w:ascii="Times New Roman" w:hAnsi="Times New Roman"/>
                <w:sz w:val="16"/>
                <w:szCs w:val="16"/>
                <w:lang w:val="en-US" w:eastAsia="en-US"/>
              </w:rPr>
              <w:br/>
              <w:t>(Leased Property)</w:t>
            </w:r>
          </w:p>
        </w:tc>
        <w:tc>
          <w:tcPr>
            <w:tcW w:w="3599" w:type="dxa"/>
            <w:tcBorders>
              <w:top w:val="single" w:sz="6" w:space="0" w:color="000000"/>
              <w:bottom w:val="nil"/>
            </w:tcBorders>
          </w:tcPr>
          <w:p w14:paraId="717CB973" w14:textId="77777777" w:rsidR="008574F8" w:rsidRPr="00631A45" w:rsidRDefault="008574F8" w:rsidP="008574F8">
            <w:pPr>
              <w:pStyle w:val="BodyTextIndent2"/>
              <w:tabs>
                <w:tab w:val="clear" w:pos="720"/>
                <w:tab w:val="left" w:pos="0"/>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Land leased by tenant for placement of manufactured homes (mobile home/trailer) or leasehold improvements. (this land class could be used for condominiums where land value is part of the improvement value.)</w:t>
            </w:r>
          </w:p>
        </w:tc>
      </w:tr>
      <w:tr w:rsidR="00383D3A" w:rsidRPr="00D82ADD" w14:paraId="0679AC93" w14:textId="77777777" w:rsidTr="004F75AE">
        <w:trPr>
          <w:cantSplit/>
          <w:jc w:val="center"/>
        </w:trPr>
        <w:tc>
          <w:tcPr>
            <w:tcW w:w="905" w:type="dxa"/>
            <w:tcBorders>
              <w:top w:val="single" w:sz="6" w:space="0" w:color="000000"/>
              <w:bottom w:val="single" w:sz="6" w:space="0" w:color="000000"/>
            </w:tcBorders>
            <w:vAlign w:val="center"/>
          </w:tcPr>
          <w:p w14:paraId="26C2F255" w14:textId="77777777" w:rsidR="00383D3A" w:rsidRPr="00CF3072" w:rsidRDefault="00383D3A" w:rsidP="00383D3A">
            <w:pPr>
              <w:jc w:val="center"/>
              <w:rPr>
                <w:sz w:val="16"/>
                <w:szCs w:val="16"/>
              </w:rPr>
            </w:pPr>
            <w:r w:rsidRPr="00CF3072">
              <w:rPr>
                <w:sz w:val="16"/>
                <w:szCs w:val="16"/>
              </w:rPr>
              <w:t>40</w:t>
            </w:r>
          </w:p>
        </w:tc>
        <w:tc>
          <w:tcPr>
            <w:tcW w:w="1980" w:type="dxa"/>
            <w:tcBorders>
              <w:top w:val="single" w:sz="6" w:space="0" w:color="000000"/>
              <w:bottom w:val="single" w:sz="6" w:space="0" w:color="000000"/>
            </w:tcBorders>
            <w:vAlign w:val="center"/>
          </w:tcPr>
          <w:p w14:paraId="1FD76539" w14:textId="77777777" w:rsidR="00383D3A" w:rsidRPr="00CF3072" w:rsidRDefault="00383D3A" w:rsidP="00383D3A">
            <w:pPr>
              <w:jc w:val="center"/>
              <w:rPr>
                <w:sz w:val="16"/>
                <w:szCs w:val="16"/>
              </w:rPr>
            </w:pPr>
            <w:r w:rsidRPr="00CF3072">
              <w:rPr>
                <w:sz w:val="16"/>
                <w:szCs w:val="16"/>
              </w:rPr>
              <w:t>Improvements</w:t>
            </w:r>
            <w:r w:rsidR="00365A63">
              <w:rPr>
                <w:sz w:val="16"/>
                <w:szCs w:val="16"/>
              </w:rPr>
              <w:t xml:space="preserve"> For</w:t>
            </w:r>
            <w:r w:rsidRPr="00CF3072">
              <w:rPr>
                <w:sz w:val="16"/>
                <w:szCs w:val="16"/>
              </w:rPr>
              <w:t xml:space="preserve"> Residential</w:t>
            </w:r>
            <w:r w:rsidR="00365A63">
              <w:rPr>
                <w:sz w:val="16"/>
                <w:szCs w:val="16"/>
              </w:rPr>
              <w:t xml:space="preserve"> Purposes</w:t>
            </w:r>
          </w:p>
        </w:tc>
        <w:tc>
          <w:tcPr>
            <w:tcW w:w="1350" w:type="dxa"/>
            <w:tcBorders>
              <w:top w:val="single" w:sz="6" w:space="0" w:color="000000"/>
              <w:bottom w:val="single" w:sz="6" w:space="0" w:color="000000"/>
            </w:tcBorders>
            <w:vAlign w:val="center"/>
          </w:tcPr>
          <w:p w14:paraId="2552F3FB" w14:textId="77777777" w:rsidR="00383D3A" w:rsidRPr="00CF3072" w:rsidRDefault="00383D3A" w:rsidP="009063FA">
            <w:pPr>
              <w:jc w:val="center"/>
              <w:rPr>
                <w:sz w:val="16"/>
                <w:szCs w:val="16"/>
              </w:rPr>
            </w:pPr>
            <w:r w:rsidRPr="00CF3072">
              <w:rPr>
                <w:sz w:val="16"/>
                <w:szCs w:val="16"/>
              </w:rPr>
              <w:t>4000</w:t>
            </w:r>
          </w:p>
        </w:tc>
        <w:tc>
          <w:tcPr>
            <w:tcW w:w="2687" w:type="dxa"/>
            <w:tcBorders>
              <w:top w:val="single" w:sz="6" w:space="0" w:color="000000"/>
              <w:bottom w:val="single" w:sz="6" w:space="0" w:color="000000"/>
            </w:tcBorders>
            <w:vAlign w:val="center"/>
          </w:tcPr>
          <w:p w14:paraId="7A66A777" w14:textId="77777777" w:rsidR="00383D3A" w:rsidRPr="00CF3072" w:rsidRDefault="00383D3A" w:rsidP="00383D3A">
            <w:pPr>
              <w:jc w:val="center"/>
              <w:rPr>
                <w:sz w:val="16"/>
                <w:szCs w:val="16"/>
              </w:rPr>
            </w:pPr>
            <w:r w:rsidRPr="00CF3072">
              <w:rPr>
                <w:sz w:val="16"/>
                <w:szCs w:val="16"/>
              </w:rPr>
              <w:t>Single Family Residence</w:t>
            </w:r>
          </w:p>
        </w:tc>
        <w:tc>
          <w:tcPr>
            <w:tcW w:w="3599" w:type="dxa"/>
            <w:tcBorders>
              <w:top w:val="single" w:sz="6" w:space="0" w:color="000000"/>
              <w:bottom w:val="single" w:sz="6" w:space="0" w:color="000000"/>
            </w:tcBorders>
          </w:tcPr>
          <w:p w14:paraId="4F3384C7" w14:textId="77777777" w:rsidR="00383D3A" w:rsidRPr="00383D3A" w:rsidRDefault="00D17144" w:rsidP="00383D3A">
            <w:pPr>
              <w:ind w:left="106" w:right="153"/>
              <w:rPr>
                <w:kern w:val="2"/>
                <w:sz w:val="16"/>
              </w:rPr>
            </w:pPr>
            <w:r w:rsidRPr="00AE2955">
              <w:rPr>
                <w:kern w:val="2"/>
                <w:sz w:val="16"/>
              </w:rPr>
              <w:t>Single Family Residence (Free standing structure or improvement) including decks, patios, pavement, swimming pools, hot tubs (Jacuzzi), gazebos, etc</w:t>
            </w:r>
            <w:r>
              <w:rPr>
                <w:kern w:val="2"/>
                <w:sz w:val="16"/>
              </w:rPr>
              <w:t>.</w:t>
            </w:r>
          </w:p>
        </w:tc>
      </w:tr>
      <w:tr w:rsidR="00383D3A" w:rsidRPr="00D82ADD" w14:paraId="38EDE535" w14:textId="77777777" w:rsidTr="004F75AE">
        <w:trPr>
          <w:cantSplit/>
          <w:jc w:val="center"/>
        </w:trPr>
        <w:tc>
          <w:tcPr>
            <w:tcW w:w="905" w:type="dxa"/>
            <w:tcBorders>
              <w:top w:val="single" w:sz="6" w:space="0" w:color="000000"/>
            </w:tcBorders>
            <w:vAlign w:val="center"/>
          </w:tcPr>
          <w:p w14:paraId="04DE348F"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980" w:type="dxa"/>
            <w:tcBorders>
              <w:top w:val="single" w:sz="6" w:space="0" w:color="000000"/>
            </w:tcBorders>
            <w:vAlign w:val="center"/>
          </w:tcPr>
          <w:p w14:paraId="5B930B6B"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350" w:type="dxa"/>
            <w:tcBorders>
              <w:top w:val="single" w:sz="6" w:space="0" w:color="000000"/>
            </w:tcBorders>
            <w:vAlign w:val="center"/>
          </w:tcPr>
          <w:p w14:paraId="3329EDED" w14:textId="77777777" w:rsidR="00383D3A" w:rsidRPr="00D82ADD" w:rsidRDefault="00383D3A" w:rsidP="00A80573">
            <w:pPr>
              <w:jc w:val="center"/>
              <w:rPr>
                <w:kern w:val="2"/>
                <w:sz w:val="16"/>
              </w:rPr>
            </w:pPr>
            <w:r w:rsidRPr="00D82ADD">
              <w:rPr>
                <w:kern w:val="2"/>
                <w:sz w:val="16"/>
              </w:rPr>
              <w:t>4010</w:t>
            </w:r>
          </w:p>
        </w:tc>
        <w:tc>
          <w:tcPr>
            <w:tcW w:w="2687" w:type="dxa"/>
            <w:tcBorders>
              <w:top w:val="single" w:sz="6" w:space="0" w:color="000000"/>
            </w:tcBorders>
            <w:vAlign w:val="center"/>
          </w:tcPr>
          <w:p w14:paraId="6A995FB5" w14:textId="77777777" w:rsidR="00383D3A" w:rsidRPr="00D82ADD" w:rsidRDefault="00383D3A" w:rsidP="00A80573">
            <w:pPr>
              <w:jc w:val="center"/>
              <w:rPr>
                <w:kern w:val="2"/>
                <w:sz w:val="16"/>
              </w:rPr>
            </w:pPr>
            <w:r w:rsidRPr="00D82ADD">
              <w:rPr>
                <w:kern w:val="2"/>
                <w:sz w:val="16"/>
              </w:rPr>
              <w:t>Manufactured Housing</w:t>
            </w:r>
          </w:p>
        </w:tc>
        <w:tc>
          <w:tcPr>
            <w:tcW w:w="3599" w:type="dxa"/>
            <w:tcBorders>
              <w:top w:val="single" w:sz="6" w:space="0" w:color="000000"/>
            </w:tcBorders>
            <w:vAlign w:val="bottom"/>
          </w:tcPr>
          <w:p w14:paraId="18F98EF4" w14:textId="77777777" w:rsidR="00383D3A" w:rsidRPr="00D82ADD" w:rsidRDefault="00383D3A" w:rsidP="00A80573">
            <w:pPr>
              <w:ind w:left="106" w:right="153"/>
              <w:rPr>
                <w:kern w:val="2"/>
                <w:sz w:val="16"/>
              </w:rPr>
            </w:pPr>
            <w:r w:rsidRPr="00D82ADD">
              <w:rPr>
                <w:kern w:val="2"/>
                <w:sz w:val="16"/>
              </w:rPr>
              <w:t>Manufactured housing (mobile homes/trailers).</w:t>
            </w:r>
          </w:p>
        </w:tc>
      </w:tr>
      <w:tr w:rsidR="00383D3A" w:rsidRPr="00D82ADD" w14:paraId="5DDACC09" w14:textId="77777777" w:rsidTr="004F75AE">
        <w:trPr>
          <w:cantSplit/>
          <w:jc w:val="center"/>
        </w:trPr>
        <w:tc>
          <w:tcPr>
            <w:tcW w:w="905" w:type="dxa"/>
            <w:vAlign w:val="center"/>
          </w:tcPr>
          <w:p w14:paraId="197EEF6F"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980" w:type="dxa"/>
            <w:vAlign w:val="center"/>
          </w:tcPr>
          <w:p w14:paraId="35B42C3F"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350" w:type="dxa"/>
            <w:vAlign w:val="center"/>
          </w:tcPr>
          <w:p w14:paraId="5C124C32" w14:textId="77777777" w:rsidR="00383D3A" w:rsidRPr="00B06C94" w:rsidRDefault="00383D3A" w:rsidP="00A80573">
            <w:pPr>
              <w:autoSpaceDE w:val="0"/>
              <w:autoSpaceDN w:val="0"/>
              <w:adjustRightInd w:val="0"/>
              <w:jc w:val="center"/>
              <w:rPr>
                <w:rFonts w:eastAsia="Calibri"/>
                <w:kern w:val="2"/>
                <w:sz w:val="16"/>
                <w:szCs w:val="16"/>
              </w:rPr>
            </w:pPr>
            <w:r w:rsidRPr="00B06C94">
              <w:rPr>
                <w:rFonts w:eastAsia="Calibri"/>
                <w:kern w:val="2"/>
                <w:sz w:val="16"/>
                <w:szCs w:val="16"/>
              </w:rPr>
              <w:t>4015</w:t>
            </w:r>
          </w:p>
        </w:tc>
        <w:tc>
          <w:tcPr>
            <w:tcW w:w="2687" w:type="dxa"/>
            <w:vAlign w:val="center"/>
          </w:tcPr>
          <w:p w14:paraId="4501F5CD" w14:textId="77777777" w:rsidR="00383D3A" w:rsidRPr="00B06C94" w:rsidRDefault="00383D3A" w:rsidP="00A80573">
            <w:pPr>
              <w:autoSpaceDE w:val="0"/>
              <w:autoSpaceDN w:val="0"/>
              <w:adjustRightInd w:val="0"/>
              <w:jc w:val="center"/>
              <w:rPr>
                <w:rFonts w:eastAsia="Calibri"/>
                <w:kern w:val="2"/>
                <w:sz w:val="16"/>
                <w:szCs w:val="16"/>
              </w:rPr>
            </w:pPr>
            <w:r w:rsidRPr="00B06C94">
              <w:rPr>
                <w:rFonts w:eastAsia="Calibri"/>
                <w:kern w:val="2"/>
                <w:sz w:val="16"/>
                <w:szCs w:val="16"/>
              </w:rPr>
              <w:t>Modular Homes</w:t>
            </w:r>
          </w:p>
        </w:tc>
        <w:tc>
          <w:tcPr>
            <w:tcW w:w="3599" w:type="dxa"/>
          </w:tcPr>
          <w:p w14:paraId="773F98EE" w14:textId="77777777" w:rsidR="00383D3A" w:rsidRPr="00383D3A" w:rsidRDefault="00383D3A" w:rsidP="00A80573">
            <w:pPr>
              <w:ind w:left="106" w:right="153"/>
              <w:rPr>
                <w:kern w:val="2"/>
                <w:sz w:val="16"/>
              </w:rPr>
            </w:pPr>
            <w:r w:rsidRPr="00383D3A">
              <w:rPr>
                <w:kern w:val="2"/>
                <w:sz w:val="16"/>
              </w:rPr>
              <w:t>Modular Homes</w:t>
            </w:r>
          </w:p>
        </w:tc>
      </w:tr>
      <w:tr w:rsidR="00383D3A" w:rsidRPr="00D82ADD" w14:paraId="6CE1547F" w14:textId="77777777" w:rsidTr="004F75AE">
        <w:trPr>
          <w:cantSplit/>
          <w:jc w:val="center"/>
        </w:trPr>
        <w:tc>
          <w:tcPr>
            <w:tcW w:w="905" w:type="dxa"/>
            <w:vAlign w:val="center"/>
          </w:tcPr>
          <w:p w14:paraId="2DD24C90"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980" w:type="dxa"/>
            <w:vAlign w:val="center"/>
          </w:tcPr>
          <w:p w14:paraId="77CFFB3D"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350" w:type="dxa"/>
            <w:vAlign w:val="center"/>
          </w:tcPr>
          <w:p w14:paraId="00E64594" w14:textId="77777777" w:rsidR="00383D3A" w:rsidRPr="00D82ADD" w:rsidRDefault="00383D3A" w:rsidP="00A80573">
            <w:pPr>
              <w:jc w:val="center"/>
              <w:rPr>
                <w:kern w:val="2"/>
                <w:sz w:val="16"/>
              </w:rPr>
            </w:pPr>
            <w:r w:rsidRPr="00D82ADD">
              <w:rPr>
                <w:kern w:val="2"/>
                <w:sz w:val="16"/>
              </w:rPr>
              <w:t>4020</w:t>
            </w:r>
          </w:p>
        </w:tc>
        <w:tc>
          <w:tcPr>
            <w:tcW w:w="2687" w:type="dxa"/>
            <w:vAlign w:val="center"/>
          </w:tcPr>
          <w:p w14:paraId="1D080055" w14:textId="77777777" w:rsidR="00383D3A" w:rsidRPr="00D82ADD" w:rsidRDefault="00383D3A" w:rsidP="00A80573">
            <w:pPr>
              <w:jc w:val="center"/>
              <w:rPr>
                <w:kern w:val="2"/>
                <w:sz w:val="16"/>
              </w:rPr>
            </w:pPr>
            <w:r w:rsidRPr="00D82ADD">
              <w:rPr>
                <w:kern w:val="2"/>
                <w:sz w:val="16"/>
              </w:rPr>
              <w:t>Townhouse/Duplexes</w:t>
            </w:r>
          </w:p>
        </w:tc>
        <w:tc>
          <w:tcPr>
            <w:tcW w:w="3599" w:type="dxa"/>
            <w:vAlign w:val="bottom"/>
          </w:tcPr>
          <w:p w14:paraId="57016DE2" w14:textId="77777777" w:rsidR="00383D3A" w:rsidRPr="00D82ADD" w:rsidRDefault="00383D3A" w:rsidP="00A80573">
            <w:pPr>
              <w:ind w:left="106" w:right="153"/>
              <w:rPr>
                <w:kern w:val="2"/>
                <w:sz w:val="16"/>
              </w:rPr>
            </w:pPr>
            <w:r w:rsidRPr="00D82ADD">
              <w:rPr>
                <w:kern w:val="2"/>
                <w:sz w:val="16"/>
              </w:rPr>
              <w:t>Includes townhouse or duplexes. (includes stand alone triplexes and fourplexes.)</w:t>
            </w:r>
          </w:p>
        </w:tc>
      </w:tr>
      <w:tr w:rsidR="00383D3A" w:rsidRPr="00D82ADD" w14:paraId="73598891" w14:textId="77777777" w:rsidTr="004F75AE">
        <w:trPr>
          <w:cantSplit/>
          <w:jc w:val="center"/>
        </w:trPr>
        <w:tc>
          <w:tcPr>
            <w:tcW w:w="905" w:type="dxa"/>
            <w:tcBorders>
              <w:bottom w:val="single" w:sz="6" w:space="0" w:color="000000"/>
            </w:tcBorders>
            <w:vAlign w:val="center"/>
          </w:tcPr>
          <w:p w14:paraId="1B73891F"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980" w:type="dxa"/>
            <w:tcBorders>
              <w:bottom w:val="single" w:sz="6" w:space="0" w:color="000000"/>
            </w:tcBorders>
            <w:vAlign w:val="center"/>
          </w:tcPr>
          <w:p w14:paraId="3A601CD7"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350" w:type="dxa"/>
            <w:tcBorders>
              <w:bottom w:val="single" w:sz="6" w:space="0" w:color="000000"/>
            </w:tcBorders>
            <w:vAlign w:val="center"/>
          </w:tcPr>
          <w:p w14:paraId="143F2EE3" w14:textId="77777777" w:rsidR="00383D3A" w:rsidRPr="00D82ADD" w:rsidRDefault="00383D3A" w:rsidP="00A80573">
            <w:pPr>
              <w:jc w:val="center"/>
              <w:rPr>
                <w:kern w:val="2"/>
                <w:sz w:val="16"/>
              </w:rPr>
            </w:pPr>
            <w:r w:rsidRPr="00D82ADD">
              <w:rPr>
                <w:kern w:val="2"/>
                <w:sz w:val="16"/>
              </w:rPr>
              <w:t>4030</w:t>
            </w:r>
          </w:p>
        </w:tc>
        <w:tc>
          <w:tcPr>
            <w:tcW w:w="2687" w:type="dxa"/>
            <w:tcBorders>
              <w:bottom w:val="single" w:sz="6" w:space="0" w:color="000000"/>
            </w:tcBorders>
            <w:vAlign w:val="center"/>
          </w:tcPr>
          <w:p w14:paraId="56F67894" w14:textId="77777777" w:rsidR="00383D3A" w:rsidRPr="00D82ADD" w:rsidRDefault="00383D3A" w:rsidP="00A80573">
            <w:pPr>
              <w:jc w:val="center"/>
              <w:rPr>
                <w:kern w:val="2"/>
                <w:sz w:val="16"/>
              </w:rPr>
            </w:pPr>
            <w:r w:rsidRPr="00D82ADD">
              <w:rPr>
                <w:kern w:val="2"/>
                <w:sz w:val="16"/>
              </w:rPr>
              <w:t>Urban Row Houses</w:t>
            </w:r>
          </w:p>
        </w:tc>
        <w:tc>
          <w:tcPr>
            <w:tcW w:w="3599" w:type="dxa"/>
            <w:tcBorders>
              <w:bottom w:val="single" w:sz="6" w:space="0" w:color="000000"/>
            </w:tcBorders>
            <w:vAlign w:val="bottom"/>
          </w:tcPr>
          <w:p w14:paraId="487CB5DC" w14:textId="77777777" w:rsidR="00383D3A" w:rsidRPr="00D82ADD" w:rsidRDefault="00383D3A" w:rsidP="00A80573">
            <w:pPr>
              <w:ind w:left="106" w:right="153"/>
              <w:rPr>
                <w:kern w:val="2"/>
                <w:sz w:val="16"/>
              </w:rPr>
            </w:pPr>
            <w:r w:rsidRPr="00D82ADD">
              <w:rPr>
                <w:kern w:val="2"/>
                <w:sz w:val="16"/>
              </w:rPr>
              <w:t>Includes urban row houses.</w:t>
            </w:r>
          </w:p>
        </w:tc>
      </w:tr>
      <w:tr w:rsidR="00383D3A" w:rsidRPr="00D82ADD" w14:paraId="2FD27691" w14:textId="77777777" w:rsidTr="004F75AE">
        <w:trPr>
          <w:cantSplit/>
          <w:jc w:val="center"/>
        </w:trPr>
        <w:tc>
          <w:tcPr>
            <w:tcW w:w="905" w:type="dxa"/>
            <w:tcBorders>
              <w:top w:val="single" w:sz="6" w:space="0" w:color="000000"/>
              <w:bottom w:val="single" w:sz="6" w:space="0" w:color="000000"/>
            </w:tcBorders>
            <w:vAlign w:val="center"/>
          </w:tcPr>
          <w:p w14:paraId="4CD92619"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980" w:type="dxa"/>
            <w:tcBorders>
              <w:top w:val="single" w:sz="6" w:space="0" w:color="000000"/>
              <w:bottom w:val="single" w:sz="6" w:space="0" w:color="000000"/>
            </w:tcBorders>
            <w:vAlign w:val="center"/>
          </w:tcPr>
          <w:p w14:paraId="41977E00"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350" w:type="dxa"/>
            <w:tcBorders>
              <w:top w:val="single" w:sz="6" w:space="0" w:color="000000"/>
              <w:bottom w:val="single" w:sz="6" w:space="0" w:color="000000"/>
            </w:tcBorders>
            <w:vAlign w:val="center"/>
          </w:tcPr>
          <w:p w14:paraId="6BC99592" w14:textId="77777777" w:rsidR="00383D3A" w:rsidRPr="00D82ADD" w:rsidRDefault="00383D3A" w:rsidP="00A80573">
            <w:pPr>
              <w:jc w:val="center"/>
              <w:rPr>
                <w:kern w:val="2"/>
                <w:sz w:val="16"/>
              </w:rPr>
            </w:pPr>
            <w:r w:rsidRPr="00D82ADD">
              <w:rPr>
                <w:kern w:val="2"/>
                <w:sz w:val="16"/>
              </w:rPr>
              <w:t>4040</w:t>
            </w:r>
          </w:p>
        </w:tc>
        <w:tc>
          <w:tcPr>
            <w:tcW w:w="2687" w:type="dxa"/>
            <w:tcBorders>
              <w:top w:val="single" w:sz="6" w:space="0" w:color="000000"/>
              <w:bottom w:val="single" w:sz="6" w:space="0" w:color="000000"/>
            </w:tcBorders>
            <w:vAlign w:val="center"/>
          </w:tcPr>
          <w:p w14:paraId="2F7BFE7F" w14:textId="77777777" w:rsidR="00383D3A" w:rsidRPr="00D82ADD" w:rsidRDefault="00383D3A" w:rsidP="00A80573">
            <w:pPr>
              <w:jc w:val="center"/>
              <w:rPr>
                <w:kern w:val="2"/>
                <w:sz w:val="16"/>
              </w:rPr>
            </w:pPr>
            <w:r w:rsidRPr="00D82ADD">
              <w:rPr>
                <w:kern w:val="2"/>
                <w:sz w:val="16"/>
              </w:rPr>
              <w:t>Multi-Family</w:t>
            </w:r>
          </w:p>
          <w:p w14:paraId="42DF1CBD" w14:textId="77777777" w:rsidR="00383D3A" w:rsidRPr="00D82ADD" w:rsidRDefault="00383D3A" w:rsidP="00A80573">
            <w:pPr>
              <w:jc w:val="center"/>
              <w:rPr>
                <w:kern w:val="2"/>
                <w:sz w:val="16"/>
              </w:rPr>
            </w:pPr>
            <w:r w:rsidRPr="00D82ADD">
              <w:rPr>
                <w:kern w:val="2"/>
                <w:sz w:val="16"/>
              </w:rPr>
              <w:t>(Apartments)</w:t>
            </w:r>
          </w:p>
        </w:tc>
        <w:tc>
          <w:tcPr>
            <w:tcW w:w="3599" w:type="dxa"/>
            <w:tcBorders>
              <w:top w:val="single" w:sz="6" w:space="0" w:color="000000"/>
              <w:bottom w:val="single" w:sz="6" w:space="0" w:color="000000"/>
            </w:tcBorders>
            <w:vAlign w:val="bottom"/>
          </w:tcPr>
          <w:p w14:paraId="045E46E5" w14:textId="77777777" w:rsidR="00383D3A" w:rsidRPr="00D82ADD" w:rsidRDefault="00383D3A" w:rsidP="00A80573">
            <w:pPr>
              <w:ind w:left="106" w:right="153"/>
              <w:rPr>
                <w:kern w:val="2"/>
                <w:sz w:val="16"/>
              </w:rPr>
            </w:pPr>
            <w:r w:rsidRPr="00D82ADD">
              <w:rPr>
                <w:kern w:val="2"/>
                <w:sz w:val="16"/>
              </w:rPr>
              <w:t xml:space="preserve">Includes dormitories; high-rise apartments; homes for the elderly; group care homes; fraternity/sorority houses; rooming and boarding houses; bed </w:t>
            </w:r>
            <w:r>
              <w:rPr>
                <w:kern w:val="2"/>
                <w:sz w:val="16"/>
              </w:rPr>
              <w:t>and</w:t>
            </w:r>
            <w:r w:rsidRPr="00D82ADD">
              <w:rPr>
                <w:kern w:val="2"/>
                <w:sz w:val="16"/>
              </w:rPr>
              <w:t xml:space="preserve"> breakfast inns; and high-rise row houses. (includes fourplexes or larger units consisting of multiple buildings.)</w:t>
            </w:r>
          </w:p>
        </w:tc>
      </w:tr>
      <w:tr w:rsidR="00383D3A" w:rsidRPr="00D82ADD" w14:paraId="2B9932FA" w14:textId="77777777" w:rsidTr="004F75AE">
        <w:trPr>
          <w:cantSplit/>
          <w:jc w:val="center"/>
        </w:trPr>
        <w:tc>
          <w:tcPr>
            <w:tcW w:w="905" w:type="dxa"/>
            <w:tcBorders>
              <w:top w:val="single" w:sz="6" w:space="0" w:color="000000"/>
            </w:tcBorders>
            <w:vAlign w:val="center"/>
          </w:tcPr>
          <w:p w14:paraId="381B5512"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980" w:type="dxa"/>
            <w:tcBorders>
              <w:top w:val="single" w:sz="6" w:space="0" w:color="000000"/>
            </w:tcBorders>
            <w:vAlign w:val="center"/>
          </w:tcPr>
          <w:p w14:paraId="0B9B5674"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350" w:type="dxa"/>
            <w:tcBorders>
              <w:top w:val="single" w:sz="6" w:space="0" w:color="000000"/>
            </w:tcBorders>
            <w:vAlign w:val="center"/>
          </w:tcPr>
          <w:p w14:paraId="61505B7B" w14:textId="77777777" w:rsidR="00383D3A" w:rsidRPr="00D82ADD" w:rsidRDefault="00383D3A" w:rsidP="00A80573">
            <w:pPr>
              <w:jc w:val="center"/>
              <w:rPr>
                <w:kern w:val="2"/>
                <w:sz w:val="16"/>
              </w:rPr>
            </w:pPr>
            <w:r w:rsidRPr="00D82ADD">
              <w:rPr>
                <w:kern w:val="2"/>
                <w:sz w:val="16"/>
              </w:rPr>
              <w:t>4050</w:t>
            </w:r>
          </w:p>
        </w:tc>
        <w:tc>
          <w:tcPr>
            <w:tcW w:w="2687" w:type="dxa"/>
            <w:tcBorders>
              <w:top w:val="single" w:sz="6" w:space="0" w:color="000000"/>
            </w:tcBorders>
            <w:vAlign w:val="center"/>
          </w:tcPr>
          <w:p w14:paraId="62D2787D" w14:textId="77777777" w:rsidR="00383D3A" w:rsidRPr="00D82ADD" w:rsidRDefault="00383D3A" w:rsidP="00A80573">
            <w:pPr>
              <w:jc w:val="center"/>
              <w:rPr>
                <w:kern w:val="2"/>
                <w:sz w:val="16"/>
              </w:rPr>
            </w:pPr>
            <w:r w:rsidRPr="00D82ADD">
              <w:rPr>
                <w:kern w:val="2"/>
                <w:sz w:val="16"/>
              </w:rPr>
              <w:t>Clubhouses</w:t>
            </w:r>
          </w:p>
        </w:tc>
        <w:tc>
          <w:tcPr>
            <w:tcW w:w="3599" w:type="dxa"/>
            <w:tcBorders>
              <w:top w:val="single" w:sz="6" w:space="0" w:color="000000"/>
            </w:tcBorders>
            <w:vAlign w:val="bottom"/>
          </w:tcPr>
          <w:p w14:paraId="3F654873" w14:textId="77777777" w:rsidR="00383D3A" w:rsidRPr="00D82ADD" w:rsidRDefault="00383D3A" w:rsidP="00A80573">
            <w:pPr>
              <w:ind w:left="106" w:right="153"/>
              <w:rPr>
                <w:kern w:val="2"/>
                <w:sz w:val="16"/>
              </w:rPr>
            </w:pPr>
            <w:r w:rsidRPr="00D82ADD">
              <w:rPr>
                <w:kern w:val="2"/>
                <w:sz w:val="16"/>
              </w:rPr>
              <w:t>Includes clubhouses used by homeowner associations or apartment complexes.</w:t>
            </w:r>
          </w:p>
        </w:tc>
      </w:tr>
      <w:tr w:rsidR="00383D3A" w:rsidRPr="00D82ADD" w14:paraId="156DD6BF" w14:textId="77777777" w:rsidTr="004F75AE">
        <w:trPr>
          <w:cantSplit/>
          <w:jc w:val="center"/>
        </w:trPr>
        <w:tc>
          <w:tcPr>
            <w:tcW w:w="905" w:type="dxa"/>
            <w:vAlign w:val="center"/>
          </w:tcPr>
          <w:p w14:paraId="2F457A70"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980" w:type="dxa"/>
            <w:vAlign w:val="center"/>
          </w:tcPr>
          <w:p w14:paraId="1776D775"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350" w:type="dxa"/>
            <w:vAlign w:val="center"/>
          </w:tcPr>
          <w:p w14:paraId="453462E5" w14:textId="77777777" w:rsidR="00383D3A" w:rsidRPr="00D82ADD" w:rsidRDefault="00383D3A" w:rsidP="00A80573">
            <w:pPr>
              <w:jc w:val="center"/>
              <w:rPr>
                <w:kern w:val="2"/>
                <w:sz w:val="16"/>
              </w:rPr>
            </w:pPr>
            <w:r w:rsidRPr="00D82ADD">
              <w:rPr>
                <w:kern w:val="2"/>
                <w:sz w:val="16"/>
              </w:rPr>
              <w:t>4060</w:t>
            </w:r>
          </w:p>
        </w:tc>
        <w:tc>
          <w:tcPr>
            <w:tcW w:w="2687" w:type="dxa"/>
            <w:vAlign w:val="center"/>
          </w:tcPr>
          <w:p w14:paraId="05C2B84C" w14:textId="77777777" w:rsidR="00383D3A" w:rsidRPr="00D82ADD" w:rsidRDefault="00383D3A" w:rsidP="00A80573">
            <w:pPr>
              <w:jc w:val="center"/>
              <w:rPr>
                <w:kern w:val="2"/>
                <w:sz w:val="16"/>
              </w:rPr>
            </w:pPr>
            <w:r w:rsidRPr="00D82ADD">
              <w:rPr>
                <w:kern w:val="2"/>
                <w:sz w:val="16"/>
              </w:rPr>
              <w:t>Resort Cottages and Cabins</w:t>
            </w:r>
          </w:p>
        </w:tc>
        <w:tc>
          <w:tcPr>
            <w:tcW w:w="3599" w:type="dxa"/>
            <w:vAlign w:val="bottom"/>
          </w:tcPr>
          <w:p w14:paraId="1A24EB91" w14:textId="77777777" w:rsidR="00383D3A" w:rsidRPr="00D82ADD" w:rsidRDefault="00383D3A" w:rsidP="00A80573">
            <w:pPr>
              <w:ind w:left="106" w:right="153"/>
              <w:rPr>
                <w:kern w:val="2"/>
                <w:sz w:val="16"/>
              </w:rPr>
            </w:pPr>
            <w:r w:rsidRPr="00D82ADD">
              <w:rPr>
                <w:kern w:val="2"/>
                <w:sz w:val="16"/>
              </w:rPr>
              <w:t>Includes resorts cottages and cabins being used as a residential rental unit.</w:t>
            </w:r>
          </w:p>
        </w:tc>
      </w:tr>
      <w:tr w:rsidR="00383D3A" w:rsidRPr="00D82ADD" w14:paraId="2DDED4FA" w14:textId="77777777" w:rsidTr="004F75AE">
        <w:trPr>
          <w:cantSplit/>
          <w:jc w:val="center"/>
        </w:trPr>
        <w:tc>
          <w:tcPr>
            <w:tcW w:w="905" w:type="dxa"/>
            <w:vAlign w:val="center"/>
          </w:tcPr>
          <w:p w14:paraId="31D4124A"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980" w:type="dxa"/>
            <w:vAlign w:val="center"/>
          </w:tcPr>
          <w:p w14:paraId="2FCE5D80"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350" w:type="dxa"/>
            <w:vAlign w:val="center"/>
          </w:tcPr>
          <w:p w14:paraId="1AE5CF52" w14:textId="77777777" w:rsidR="00383D3A" w:rsidRPr="00B06C94" w:rsidRDefault="00383D3A" w:rsidP="00A80573">
            <w:pPr>
              <w:autoSpaceDE w:val="0"/>
              <w:autoSpaceDN w:val="0"/>
              <w:adjustRightInd w:val="0"/>
              <w:jc w:val="center"/>
              <w:rPr>
                <w:rFonts w:eastAsia="Calibri"/>
                <w:kern w:val="2"/>
                <w:sz w:val="16"/>
                <w:szCs w:val="16"/>
              </w:rPr>
            </w:pPr>
            <w:r w:rsidRPr="00B06C94">
              <w:rPr>
                <w:rFonts w:eastAsia="Calibri"/>
                <w:kern w:val="2"/>
                <w:sz w:val="16"/>
                <w:szCs w:val="16"/>
              </w:rPr>
              <w:t>4061</w:t>
            </w:r>
          </w:p>
        </w:tc>
        <w:tc>
          <w:tcPr>
            <w:tcW w:w="2687" w:type="dxa"/>
            <w:vAlign w:val="center"/>
          </w:tcPr>
          <w:p w14:paraId="7D4F2BC4" w14:textId="77777777" w:rsidR="00383D3A" w:rsidRPr="00383D3A" w:rsidRDefault="00383D3A" w:rsidP="00A80573">
            <w:pPr>
              <w:jc w:val="center"/>
              <w:rPr>
                <w:kern w:val="2"/>
                <w:sz w:val="16"/>
              </w:rPr>
            </w:pPr>
            <w:r w:rsidRPr="00383D3A">
              <w:rPr>
                <w:kern w:val="2"/>
                <w:sz w:val="16"/>
              </w:rPr>
              <w:t>A-Frame Cabins</w:t>
            </w:r>
          </w:p>
        </w:tc>
        <w:tc>
          <w:tcPr>
            <w:tcW w:w="3599" w:type="dxa"/>
          </w:tcPr>
          <w:p w14:paraId="614EFA22" w14:textId="77777777" w:rsidR="00383D3A" w:rsidRPr="00383D3A" w:rsidRDefault="00383D3A" w:rsidP="00A80573">
            <w:pPr>
              <w:ind w:left="106" w:right="153"/>
              <w:rPr>
                <w:kern w:val="2"/>
                <w:sz w:val="16"/>
              </w:rPr>
            </w:pPr>
            <w:r w:rsidRPr="00383D3A">
              <w:rPr>
                <w:kern w:val="2"/>
                <w:sz w:val="16"/>
              </w:rPr>
              <w:t>A-Frame Cabins</w:t>
            </w:r>
          </w:p>
        </w:tc>
      </w:tr>
      <w:tr w:rsidR="00383D3A" w:rsidRPr="00D82ADD" w14:paraId="519923A1" w14:textId="77777777" w:rsidTr="004F75AE">
        <w:trPr>
          <w:cantSplit/>
          <w:jc w:val="center"/>
        </w:trPr>
        <w:tc>
          <w:tcPr>
            <w:tcW w:w="905" w:type="dxa"/>
            <w:vAlign w:val="center"/>
          </w:tcPr>
          <w:p w14:paraId="589D4081"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980" w:type="dxa"/>
            <w:vAlign w:val="center"/>
          </w:tcPr>
          <w:p w14:paraId="23C06BDB"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350" w:type="dxa"/>
            <w:vAlign w:val="center"/>
          </w:tcPr>
          <w:p w14:paraId="27F685FB" w14:textId="77777777" w:rsidR="00383D3A" w:rsidRPr="00D82ADD" w:rsidRDefault="00383D3A" w:rsidP="00A80573">
            <w:pPr>
              <w:jc w:val="center"/>
              <w:rPr>
                <w:kern w:val="2"/>
                <w:sz w:val="16"/>
              </w:rPr>
            </w:pPr>
            <w:r w:rsidRPr="00D82ADD">
              <w:rPr>
                <w:kern w:val="2"/>
                <w:sz w:val="16"/>
              </w:rPr>
              <w:t>4070</w:t>
            </w:r>
          </w:p>
        </w:tc>
        <w:tc>
          <w:tcPr>
            <w:tcW w:w="2687" w:type="dxa"/>
            <w:vAlign w:val="center"/>
          </w:tcPr>
          <w:p w14:paraId="377EA45C" w14:textId="77777777" w:rsidR="00383D3A" w:rsidRPr="00D82ADD" w:rsidRDefault="00383D3A" w:rsidP="00A80573">
            <w:pPr>
              <w:jc w:val="center"/>
              <w:rPr>
                <w:kern w:val="2"/>
                <w:sz w:val="16"/>
              </w:rPr>
            </w:pPr>
            <w:r w:rsidRPr="00D82ADD">
              <w:rPr>
                <w:kern w:val="2"/>
                <w:sz w:val="16"/>
              </w:rPr>
              <w:t>Log and Dome Houses</w:t>
            </w:r>
          </w:p>
        </w:tc>
        <w:tc>
          <w:tcPr>
            <w:tcW w:w="3599" w:type="dxa"/>
            <w:vAlign w:val="bottom"/>
          </w:tcPr>
          <w:p w14:paraId="10741D6A" w14:textId="77777777" w:rsidR="00383D3A" w:rsidRPr="00D82ADD" w:rsidRDefault="00383D3A" w:rsidP="00A80573">
            <w:pPr>
              <w:ind w:left="106" w:right="153"/>
              <w:rPr>
                <w:kern w:val="2"/>
                <w:sz w:val="16"/>
              </w:rPr>
            </w:pPr>
            <w:r w:rsidRPr="00D82ADD">
              <w:rPr>
                <w:kern w:val="2"/>
                <w:sz w:val="16"/>
              </w:rPr>
              <w:t>Includes log and dome houses.</w:t>
            </w:r>
          </w:p>
        </w:tc>
      </w:tr>
      <w:tr w:rsidR="00383D3A" w:rsidRPr="00D82ADD" w14:paraId="4832A8B5" w14:textId="77777777" w:rsidTr="004F75AE">
        <w:trPr>
          <w:cantSplit/>
          <w:jc w:val="center"/>
        </w:trPr>
        <w:tc>
          <w:tcPr>
            <w:tcW w:w="905" w:type="dxa"/>
            <w:vAlign w:val="center"/>
          </w:tcPr>
          <w:p w14:paraId="7AF8B332"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980" w:type="dxa"/>
            <w:vAlign w:val="center"/>
          </w:tcPr>
          <w:p w14:paraId="31FF91F5"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350" w:type="dxa"/>
            <w:vAlign w:val="center"/>
          </w:tcPr>
          <w:p w14:paraId="348F232B" w14:textId="77777777" w:rsidR="00383D3A" w:rsidRPr="00D82ADD" w:rsidRDefault="00383D3A" w:rsidP="00A80573">
            <w:pPr>
              <w:jc w:val="center"/>
              <w:rPr>
                <w:kern w:val="2"/>
                <w:sz w:val="16"/>
              </w:rPr>
            </w:pPr>
            <w:r w:rsidRPr="00D82ADD">
              <w:rPr>
                <w:kern w:val="2"/>
                <w:sz w:val="16"/>
              </w:rPr>
              <w:t>4080</w:t>
            </w:r>
          </w:p>
        </w:tc>
        <w:tc>
          <w:tcPr>
            <w:tcW w:w="2687" w:type="dxa"/>
            <w:vAlign w:val="center"/>
          </w:tcPr>
          <w:p w14:paraId="7245072E" w14:textId="77777777" w:rsidR="00383D3A" w:rsidRPr="00D82ADD" w:rsidRDefault="00383D3A" w:rsidP="00A80573">
            <w:pPr>
              <w:jc w:val="center"/>
              <w:rPr>
                <w:kern w:val="2"/>
                <w:sz w:val="16"/>
              </w:rPr>
            </w:pPr>
            <w:r w:rsidRPr="00D82ADD">
              <w:rPr>
                <w:kern w:val="2"/>
                <w:sz w:val="16"/>
              </w:rPr>
              <w:t>Tropical Housing (Camps)</w:t>
            </w:r>
          </w:p>
        </w:tc>
        <w:tc>
          <w:tcPr>
            <w:tcW w:w="3599" w:type="dxa"/>
            <w:vAlign w:val="bottom"/>
          </w:tcPr>
          <w:p w14:paraId="5D315264" w14:textId="77777777" w:rsidR="00383D3A" w:rsidRPr="00D82ADD" w:rsidRDefault="00383D3A" w:rsidP="00A80573">
            <w:pPr>
              <w:ind w:left="106" w:right="153"/>
              <w:rPr>
                <w:kern w:val="2"/>
                <w:sz w:val="16"/>
              </w:rPr>
            </w:pPr>
            <w:r w:rsidRPr="00D82ADD">
              <w:rPr>
                <w:kern w:val="2"/>
                <w:sz w:val="16"/>
              </w:rPr>
              <w:t>Includes tropical housing; camps; and boathouses.</w:t>
            </w:r>
          </w:p>
        </w:tc>
      </w:tr>
      <w:tr w:rsidR="00383D3A" w:rsidRPr="00D82ADD" w14:paraId="247C2E0E" w14:textId="77777777" w:rsidTr="004F75AE">
        <w:trPr>
          <w:cantSplit/>
          <w:jc w:val="center"/>
        </w:trPr>
        <w:tc>
          <w:tcPr>
            <w:tcW w:w="905" w:type="dxa"/>
            <w:vAlign w:val="center"/>
          </w:tcPr>
          <w:p w14:paraId="5A7F148C"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980" w:type="dxa"/>
            <w:vAlign w:val="center"/>
          </w:tcPr>
          <w:p w14:paraId="5844352C"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350" w:type="dxa"/>
            <w:vAlign w:val="center"/>
          </w:tcPr>
          <w:p w14:paraId="4BB8AB8E" w14:textId="77777777" w:rsidR="00383D3A" w:rsidRPr="00D82ADD" w:rsidRDefault="00383D3A" w:rsidP="00A80573">
            <w:pPr>
              <w:jc w:val="center"/>
              <w:rPr>
                <w:kern w:val="2"/>
                <w:sz w:val="16"/>
              </w:rPr>
            </w:pPr>
            <w:r w:rsidRPr="00D82ADD">
              <w:rPr>
                <w:kern w:val="2"/>
                <w:sz w:val="16"/>
              </w:rPr>
              <w:t>4090</w:t>
            </w:r>
          </w:p>
        </w:tc>
        <w:tc>
          <w:tcPr>
            <w:tcW w:w="2687" w:type="dxa"/>
            <w:vAlign w:val="center"/>
          </w:tcPr>
          <w:p w14:paraId="069A46DF" w14:textId="77777777" w:rsidR="00383D3A" w:rsidRPr="00D82ADD" w:rsidRDefault="00383D3A" w:rsidP="00A80573">
            <w:pPr>
              <w:jc w:val="center"/>
              <w:rPr>
                <w:kern w:val="2"/>
                <w:sz w:val="16"/>
              </w:rPr>
            </w:pPr>
            <w:r w:rsidRPr="00D82ADD">
              <w:rPr>
                <w:kern w:val="2"/>
                <w:sz w:val="16"/>
              </w:rPr>
              <w:t>Old Residences (Historical)</w:t>
            </w:r>
          </w:p>
        </w:tc>
        <w:tc>
          <w:tcPr>
            <w:tcW w:w="3599" w:type="dxa"/>
            <w:vAlign w:val="bottom"/>
          </w:tcPr>
          <w:p w14:paraId="679D9C25" w14:textId="77777777" w:rsidR="00383D3A" w:rsidRPr="00D82ADD" w:rsidRDefault="00383D3A" w:rsidP="00A80573">
            <w:pPr>
              <w:ind w:left="106" w:right="153"/>
              <w:rPr>
                <w:kern w:val="2"/>
                <w:sz w:val="16"/>
              </w:rPr>
            </w:pPr>
            <w:r w:rsidRPr="00D82ADD">
              <w:rPr>
                <w:kern w:val="2"/>
                <w:sz w:val="16"/>
              </w:rPr>
              <w:t>Includes older residences that have classified as antique or historical in nature.</w:t>
            </w:r>
          </w:p>
        </w:tc>
      </w:tr>
      <w:tr w:rsidR="00383D3A" w:rsidRPr="00D82ADD" w14:paraId="03837398" w14:textId="77777777" w:rsidTr="004F75AE">
        <w:trPr>
          <w:cantSplit/>
          <w:jc w:val="center"/>
        </w:trPr>
        <w:tc>
          <w:tcPr>
            <w:tcW w:w="905" w:type="dxa"/>
            <w:vAlign w:val="center"/>
          </w:tcPr>
          <w:p w14:paraId="4AFF972B"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980" w:type="dxa"/>
            <w:vAlign w:val="center"/>
          </w:tcPr>
          <w:p w14:paraId="4A571C6B"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350" w:type="dxa"/>
            <w:vAlign w:val="center"/>
          </w:tcPr>
          <w:p w14:paraId="0AEA1FDF" w14:textId="77777777" w:rsidR="00383D3A" w:rsidRPr="00B06C94" w:rsidRDefault="00383D3A" w:rsidP="00A80573">
            <w:pPr>
              <w:autoSpaceDE w:val="0"/>
              <w:autoSpaceDN w:val="0"/>
              <w:adjustRightInd w:val="0"/>
              <w:jc w:val="center"/>
              <w:rPr>
                <w:rFonts w:eastAsia="Calibri"/>
                <w:kern w:val="2"/>
                <w:sz w:val="16"/>
                <w:szCs w:val="16"/>
              </w:rPr>
            </w:pPr>
            <w:r w:rsidRPr="00B06C94">
              <w:rPr>
                <w:rFonts w:eastAsia="Calibri"/>
                <w:kern w:val="2"/>
                <w:sz w:val="16"/>
                <w:szCs w:val="16"/>
              </w:rPr>
              <w:t>4091</w:t>
            </w:r>
          </w:p>
        </w:tc>
        <w:tc>
          <w:tcPr>
            <w:tcW w:w="2687" w:type="dxa"/>
            <w:vAlign w:val="center"/>
          </w:tcPr>
          <w:p w14:paraId="52D5702C" w14:textId="77777777" w:rsidR="00383D3A" w:rsidRPr="00383D3A" w:rsidRDefault="00383D3A" w:rsidP="00A80573">
            <w:pPr>
              <w:jc w:val="center"/>
              <w:rPr>
                <w:kern w:val="2"/>
                <w:sz w:val="16"/>
              </w:rPr>
            </w:pPr>
            <w:r w:rsidRPr="00383D3A">
              <w:rPr>
                <w:kern w:val="2"/>
                <w:sz w:val="16"/>
              </w:rPr>
              <w:t>Prefabricated Cottages</w:t>
            </w:r>
          </w:p>
        </w:tc>
        <w:tc>
          <w:tcPr>
            <w:tcW w:w="3599" w:type="dxa"/>
          </w:tcPr>
          <w:p w14:paraId="613D30BC" w14:textId="77777777" w:rsidR="00383D3A" w:rsidRPr="00383D3A" w:rsidRDefault="00383D3A" w:rsidP="00A80573">
            <w:pPr>
              <w:ind w:left="106" w:right="153"/>
              <w:rPr>
                <w:kern w:val="2"/>
                <w:sz w:val="16"/>
              </w:rPr>
            </w:pPr>
            <w:r w:rsidRPr="00383D3A">
              <w:rPr>
                <w:kern w:val="2"/>
                <w:sz w:val="16"/>
              </w:rPr>
              <w:t>Prefabricated Cottages</w:t>
            </w:r>
          </w:p>
        </w:tc>
      </w:tr>
      <w:tr w:rsidR="00383D3A" w:rsidRPr="00D82ADD" w14:paraId="3F137C6A" w14:textId="77777777" w:rsidTr="004F75AE">
        <w:trPr>
          <w:cantSplit/>
          <w:jc w:val="center"/>
        </w:trPr>
        <w:tc>
          <w:tcPr>
            <w:tcW w:w="905" w:type="dxa"/>
            <w:vAlign w:val="center"/>
          </w:tcPr>
          <w:p w14:paraId="64F632C8"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980" w:type="dxa"/>
            <w:vAlign w:val="center"/>
          </w:tcPr>
          <w:p w14:paraId="54071512" w14:textId="77777777" w:rsidR="00383D3A" w:rsidRPr="00B06C94" w:rsidRDefault="00383D3A" w:rsidP="00A80573">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350" w:type="dxa"/>
            <w:vAlign w:val="center"/>
          </w:tcPr>
          <w:p w14:paraId="2EC03B64" w14:textId="77777777" w:rsidR="00383D3A" w:rsidRPr="006B1445" w:rsidRDefault="00383D3A" w:rsidP="00A80573">
            <w:pPr>
              <w:autoSpaceDE w:val="0"/>
              <w:autoSpaceDN w:val="0"/>
              <w:adjustRightInd w:val="0"/>
              <w:jc w:val="center"/>
              <w:rPr>
                <w:rFonts w:eastAsia="Calibri"/>
                <w:kern w:val="2"/>
                <w:sz w:val="16"/>
                <w:szCs w:val="16"/>
              </w:rPr>
            </w:pPr>
            <w:r w:rsidRPr="006B1445">
              <w:rPr>
                <w:rFonts w:eastAsia="Calibri"/>
                <w:kern w:val="2"/>
                <w:sz w:val="16"/>
                <w:szCs w:val="16"/>
              </w:rPr>
              <w:t>4092</w:t>
            </w:r>
          </w:p>
        </w:tc>
        <w:tc>
          <w:tcPr>
            <w:tcW w:w="2687" w:type="dxa"/>
            <w:vAlign w:val="center"/>
          </w:tcPr>
          <w:p w14:paraId="1FB33BBA" w14:textId="77777777" w:rsidR="00383D3A" w:rsidRPr="00383D3A" w:rsidRDefault="00383D3A" w:rsidP="00A80573">
            <w:pPr>
              <w:jc w:val="center"/>
              <w:rPr>
                <w:kern w:val="2"/>
                <w:sz w:val="16"/>
              </w:rPr>
            </w:pPr>
            <w:r w:rsidRPr="00383D3A">
              <w:rPr>
                <w:kern w:val="2"/>
                <w:sz w:val="16"/>
              </w:rPr>
              <w:t>Elevated Homes</w:t>
            </w:r>
          </w:p>
        </w:tc>
        <w:tc>
          <w:tcPr>
            <w:tcW w:w="3599" w:type="dxa"/>
          </w:tcPr>
          <w:p w14:paraId="3A072497" w14:textId="77777777" w:rsidR="00383D3A" w:rsidRPr="00383D3A" w:rsidRDefault="00383D3A" w:rsidP="00A80573">
            <w:pPr>
              <w:ind w:left="106" w:right="153"/>
              <w:rPr>
                <w:kern w:val="2"/>
                <w:sz w:val="16"/>
              </w:rPr>
            </w:pPr>
            <w:r w:rsidRPr="00383D3A">
              <w:rPr>
                <w:kern w:val="2"/>
                <w:sz w:val="16"/>
              </w:rPr>
              <w:t>Elevated Homes</w:t>
            </w:r>
          </w:p>
        </w:tc>
      </w:tr>
      <w:tr w:rsidR="00383D3A" w:rsidRPr="00D82ADD" w14:paraId="635F71F0" w14:textId="77777777" w:rsidTr="004F75AE">
        <w:trPr>
          <w:cantSplit/>
          <w:jc w:val="center"/>
        </w:trPr>
        <w:tc>
          <w:tcPr>
            <w:tcW w:w="905" w:type="dxa"/>
            <w:vAlign w:val="center"/>
          </w:tcPr>
          <w:p w14:paraId="6998B3E4" w14:textId="77777777" w:rsidR="00383D3A" w:rsidRPr="00B06C94" w:rsidRDefault="00383D3A" w:rsidP="00383D3A">
            <w:pPr>
              <w:keepNext/>
              <w:autoSpaceDE w:val="0"/>
              <w:autoSpaceDN w:val="0"/>
              <w:adjustRightInd w:val="0"/>
              <w:jc w:val="center"/>
              <w:rPr>
                <w:rFonts w:eastAsia="Calibri"/>
                <w:kern w:val="2"/>
                <w:sz w:val="16"/>
                <w:szCs w:val="16"/>
              </w:rPr>
            </w:pPr>
            <w:r>
              <w:rPr>
                <w:rFonts w:eastAsia="Calibri"/>
                <w:kern w:val="2"/>
                <w:sz w:val="16"/>
                <w:szCs w:val="16"/>
              </w:rPr>
              <w:t xml:space="preserve">  </w:t>
            </w:r>
          </w:p>
        </w:tc>
        <w:tc>
          <w:tcPr>
            <w:tcW w:w="1980" w:type="dxa"/>
            <w:vAlign w:val="center"/>
          </w:tcPr>
          <w:p w14:paraId="223A1350" w14:textId="77777777" w:rsidR="00383D3A" w:rsidRPr="00B06C94" w:rsidRDefault="00383D3A" w:rsidP="00383D3A">
            <w:pPr>
              <w:keepNext/>
              <w:autoSpaceDE w:val="0"/>
              <w:autoSpaceDN w:val="0"/>
              <w:adjustRightInd w:val="0"/>
              <w:jc w:val="center"/>
              <w:rPr>
                <w:rFonts w:eastAsia="Calibri"/>
                <w:kern w:val="2"/>
                <w:sz w:val="16"/>
                <w:szCs w:val="16"/>
              </w:rPr>
            </w:pPr>
            <w:r>
              <w:rPr>
                <w:rFonts w:eastAsia="Calibri"/>
                <w:kern w:val="2"/>
                <w:sz w:val="16"/>
                <w:szCs w:val="16"/>
              </w:rPr>
              <w:t xml:space="preserve">  </w:t>
            </w:r>
          </w:p>
        </w:tc>
        <w:tc>
          <w:tcPr>
            <w:tcW w:w="1350" w:type="dxa"/>
            <w:vAlign w:val="center"/>
          </w:tcPr>
          <w:p w14:paraId="2903A39A" w14:textId="77777777" w:rsidR="00383D3A" w:rsidRPr="00D82ADD" w:rsidRDefault="00383D3A" w:rsidP="009063FA">
            <w:pPr>
              <w:jc w:val="center"/>
              <w:rPr>
                <w:kern w:val="2"/>
                <w:sz w:val="16"/>
              </w:rPr>
            </w:pPr>
            <w:r w:rsidRPr="00D82ADD">
              <w:rPr>
                <w:kern w:val="2"/>
                <w:sz w:val="16"/>
              </w:rPr>
              <w:t>4095</w:t>
            </w:r>
          </w:p>
        </w:tc>
        <w:tc>
          <w:tcPr>
            <w:tcW w:w="2687" w:type="dxa"/>
            <w:vAlign w:val="center"/>
          </w:tcPr>
          <w:p w14:paraId="0BA825FD" w14:textId="77777777" w:rsidR="00383D3A" w:rsidRPr="00D82ADD" w:rsidRDefault="00383D3A" w:rsidP="008574F8">
            <w:pPr>
              <w:jc w:val="center"/>
              <w:rPr>
                <w:kern w:val="2"/>
                <w:sz w:val="16"/>
              </w:rPr>
            </w:pPr>
            <w:r w:rsidRPr="00D82ADD">
              <w:rPr>
                <w:kern w:val="2"/>
                <w:sz w:val="16"/>
              </w:rPr>
              <w:t>Storage, Garages and Workshops</w:t>
            </w:r>
          </w:p>
        </w:tc>
        <w:tc>
          <w:tcPr>
            <w:tcW w:w="3599" w:type="dxa"/>
            <w:vAlign w:val="center"/>
          </w:tcPr>
          <w:p w14:paraId="4CC6029F" w14:textId="77777777" w:rsidR="00383D3A" w:rsidRPr="00D82ADD" w:rsidRDefault="00383D3A" w:rsidP="008574F8">
            <w:pPr>
              <w:ind w:left="106" w:right="153"/>
              <w:rPr>
                <w:kern w:val="2"/>
                <w:sz w:val="16"/>
              </w:rPr>
            </w:pPr>
            <w:r w:rsidRPr="00D82ADD">
              <w:rPr>
                <w:kern w:val="2"/>
                <w:sz w:val="16"/>
              </w:rPr>
              <w:t>Includes residential storage facilities, workshops, barns, stables, detached garages, greenhouses and apartment complex laundromats.</w:t>
            </w:r>
          </w:p>
        </w:tc>
      </w:tr>
      <w:tr w:rsidR="00383D3A" w:rsidRPr="00D82ADD" w14:paraId="4882DB99" w14:textId="77777777" w:rsidTr="004F75AE">
        <w:trPr>
          <w:cantSplit/>
          <w:jc w:val="center"/>
        </w:trPr>
        <w:tc>
          <w:tcPr>
            <w:tcW w:w="905" w:type="dxa"/>
            <w:vAlign w:val="center"/>
          </w:tcPr>
          <w:p w14:paraId="5FA2FEC5" w14:textId="77777777" w:rsidR="00383D3A" w:rsidRPr="00B06C94" w:rsidRDefault="00383D3A" w:rsidP="00383D3A">
            <w:pPr>
              <w:keepNext/>
              <w:autoSpaceDE w:val="0"/>
              <w:autoSpaceDN w:val="0"/>
              <w:adjustRightInd w:val="0"/>
              <w:jc w:val="center"/>
              <w:rPr>
                <w:rFonts w:eastAsia="Calibri"/>
                <w:kern w:val="2"/>
                <w:sz w:val="16"/>
                <w:szCs w:val="16"/>
              </w:rPr>
            </w:pPr>
            <w:r>
              <w:rPr>
                <w:rFonts w:eastAsia="Calibri"/>
                <w:kern w:val="2"/>
                <w:sz w:val="16"/>
                <w:szCs w:val="16"/>
              </w:rPr>
              <w:t xml:space="preserve">  </w:t>
            </w:r>
          </w:p>
        </w:tc>
        <w:tc>
          <w:tcPr>
            <w:tcW w:w="1980" w:type="dxa"/>
            <w:vAlign w:val="center"/>
          </w:tcPr>
          <w:p w14:paraId="0B14ABB4" w14:textId="77777777" w:rsidR="00383D3A" w:rsidRPr="00B06C94" w:rsidRDefault="00383D3A" w:rsidP="00383D3A">
            <w:pPr>
              <w:keepNext/>
              <w:autoSpaceDE w:val="0"/>
              <w:autoSpaceDN w:val="0"/>
              <w:adjustRightInd w:val="0"/>
              <w:jc w:val="center"/>
              <w:rPr>
                <w:rFonts w:eastAsia="Calibri"/>
                <w:kern w:val="2"/>
                <w:sz w:val="16"/>
                <w:szCs w:val="16"/>
              </w:rPr>
            </w:pPr>
            <w:r>
              <w:rPr>
                <w:rFonts w:eastAsia="Calibri"/>
                <w:kern w:val="2"/>
                <w:sz w:val="16"/>
                <w:szCs w:val="16"/>
              </w:rPr>
              <w:t xml:space="preserve">  </w:t>
            </w:r>
          </w:p>
        </w:tc>
        <w:tc>
          <w:tcPr>
            <w:tcW w:w="1350" w:type="dxa"/>
            <w:vAlign w:val="center"/>
          </w:tcPr>
          <w:p w14:paraId="330BCD97" w14:textId="77777777" w:rsidR="00383D3A" w:rsidRPr="00D82ADD" w:rsidRDefault="00383D3A" w:rsidP="009063FA">
            <w:pPr>
              <w:jc w:val="center"/>
              <w:rPr>
                <w:kern w:val="2"/>
                <w:sz w:val="16"/>
              </w:rPr>
            </w:pPr>
            <w:r w:rsidRPr="00D82ADD">
              <w:rPr>
                <w:kern w:val="2"/>
                <w:sz w:val="16"/>
              </w:rPr>
              <w:t>4099</w:t>
            </w:r>
          </w:p>
        </w:tc>
        <w:tc>
          <w:tcPr>
            <w:tcW w:w="2687" w:type="dxa"/>
            <w:vAlign w:val="center"/>
          </w:tcPr>
          <w:p w14:paraId="66DAF258" w14:textId="77777777" w:rsidR="00383D3A" w:rsidRPr="00D82ADD" w:rsidRDefault="00383D3A" w:rsidP="008574F8">
            <w:pPr>
              <w:jc w:val="center"/>
              <w:rPr>
                <w:kern w:val="2"/>
                <w:sz w:val="16"/>
              </w:rPr>
            </w:pPr>
            <w:r w:rsidRPr="00D82ADD">
              <w:rPr>
                <w:kern w:val="2"/>
                <w:sz w:val="16"/>
              </w:rPr>
              <w:t>Unidentified Residential Improvements</w:t>
            </w:r>
          </w:p>
        </w:tc>
        <w:tc>
          <w:tcPr>
            <w:tcW w:w="3599" w:type="dxa"/>
            <w:vAlign w:val="center"/>
          </w:tcPr>
          <w:p w14:paraId="789007A9" w14:textId="77777777" w:rsidR="00383D3A" w:rsidRPr="00D82ADD" w:rsidRDefault="00383D3A" w:rsidP="008574F8">
            <w:pPr>
              <w:ind w:left="106" w:right="153"/>
              <w:rPr>
                <w:kern w:val="2"/>
                <w:sz w:val="16"/>
              </w:rPr>
            </w:pPr>
            <w:r w:rsidRPr="00D82ADD">
              <w:rPr>
                <w:kern w:val="2"/>
                <w:sz w:val="16"/>
              </w:rPr>
              <w:t>Includes those residential improvements yet to be classified by assessor's staff.</w:t>
            </w:r>
          </w:p>
        </w:tc>
      </w:tr>
      <w:tr w:rsidR="008574F8" w:rsidRPr="00D82ADD" w14:paraId="341C51FE" w14:textId="77777777" w:rsidTr="004F75AE">
        <w:trPr>
          <w:cantSplit/>
          <w:jc w:val="center"/>
        </w:trPr>
        <w:tc>
          <w:tcPr>
            <w:tcW w:w="905" w:type="dxa"/>
            <w:vAlign w:val="center"/>
          </w:tcPr>
          <w:p w14:paraId="5F2F6A80" w14:textId="77777777" w:rsidR="008574F8" w:rsidRPr="00D82ADD" w:rsidRDefault="008574F8" w:rsidP="008574F8">
            <w:pPr>
              <w:jc w:val="center"/>
              <w:rPr>
                <w:kern w:val="2"/>
                <w:sz w:val="16"/>
              </w:rPr>
            </w:pPr>
            <w:r w:rsidRPr="00D82ADD">
              <w:rPr>
                <w:kern w:val="2"/>
                <w:sz w:val="16"/>
              </w:rPr>
              <w:t>45</w:t>
            </w:r>
          </w:p>
        </w:tc>
        <w:tc>
          <w:tcPr>
            <w:tcW w:w="1980" w:type="dxa"/>
            <w:vAlign w:val="center"/>
          </w:tcPr>
          <w:p w14:paraId="39159C3F" w14:textId="77777777" w:rsidR="008574F8" w:rsidRPr="00D82ADD" w:rsidRDefault="00123AD9" w:rsidP="008574F8">
            <w:pPr>
              <w:jc w:val="center"/>
              <w:rPr>
                <w:kern w:val="2"/>
                <w:sz w:val="16"/>
              </w:rPr>
            </w:pPr>
            <w:r>
              <w:rPr>
                <w:kern w:val="2"/>
                <w:sz w:val="16"/>
              </w:rPr>
              <w:t>Improvements:</w:t>
            </w:r>
            <w:r>
              <w:rPr>
                <w:kern w:val="2"/>
                <w:sz w:val="16"/>
              </w:rPr>
              <w:br/>
            </w:r>
            <w:r w:rsidR="008574F8" w:rsidRPr="00D82ADD">
              <w:rPr>
                <w:kern w:val="2"/>
                <w:sz w:val="16"/>
              </w:rPr>
              <w:t>Commercial or Industrial</w:t>
            </w:r>
          </w:p>
        </w:tc>
        <w:tc>
          <w:tcPr>
            <w:tcW w:w="1350" w:type="dxa"/>
            <w:vAlign w:val="center"/>
          </w:tcPr>
          <w:p w14:paraId="0D17FE5F" w14:textId="77777777" w:rsidR="008574F8" w:rsidRPr="00D82ADD" w:rsidRDefault="008574F8" w:rsidP="009063FA">
            <w:pPr>
              <w:jc w:val="center"/>
              <w:rPr>
                <w:kern w:val="2"/>
                <w:sz w:val="16"/>
              </w:rPr>
            </w:pPr>
            <w:r w:rsidRPr="00D82ADD">
              <w:rPr>
                <w:kern w:val="2"/>
                <w:sz w:val="16"/>
              </w:rPr>
              <w:t>4500</w:t>
            </w:r>
          </w:p>
        </w:tc>
        <w:tc>
          <w:tcPr>
            <w:tcW w:w="2687" w:type="dxa"/>
            <w:vAlign w:val="center"/>
          </w:tcPr>
          <w:p w14:paraId="6C86420C" w14:textId="77777777" w:rsidR="008574F8" w:rsidRPr="00D82ADD" w:rsidRDefault="008574F8" w:rsidP="008574F8">
            <w:pPr>
              <w:jc w:val="center"/>
              <w:rPr>
                <w:kern w:val="2"/>
                <w:sz w:val="16"/>
              </w:rPr>
            </w:pPr>
            <w:r w:rsidRPr="00D82ADD">
              <w:rPr>
                <w:kern w:val="2"/>
                <w:sz w:val="16"/>
              </w:rPr>
              <w:t>Clubs and Hotels</w:t>
            </w:r>
          </w:p>
        </w:tc>
        <w:tc>
          <w:tcPr>
            <w:tcW w:w="3599" w:type="dxa"/>
            <w:vAlign w:val="center"/>
          </w:tcPr>
          <w:p w14:paraId="75A0C7C2" w14:textId="77777777" w:rsidR="008574F8" w:rsidRPr="00D82ADD" w:rsidRDefault="008574F8" w:rsidP="008574F8">
            <w:pPr>
              <w:ind w:left="106" w:right="153"/>
              <w:rPr>
                <w:kern w:val="2"/>
                <w:sz w:val="16"/>
              </w:rPr>
            </w:pPr>
            <w:r w:rsidRPr="00D82ADD">
              <w:rPr>
                <w:kern w:val="2"/>
                <w:sz w:val="16"/>
              </w:rPr>
              <w:t>Includes hotels; city clubs; mortuaries; clubhouse; senior centers; country clubs; recreational enclosures; and health clubs.</w:t>
            </w:r>
          </w:p>
        </w:tc>
      </w:tr>
      <w:tr w:rsidR="008574F8" w:rsidRPr="00D82ADD" w14:paraId="69DCB91F" w14:textId="77777777" w:rsidTr="004F75AE">
        <w:trPr>
          <w:cantSplit/>
          <w:jc w:val="center"/>
        </w:trPr>
        <w:tc>
          <w:tcPr>
            <w:tcW w:w="905" w:type="dxa"/>
            <w:vAlign w:val="center"/>
          </w:tcPr>
          <w:p w14:paraId="3D824222" w14:textId="77777777" w:rsidR="008574F8" w:rsidRPr="00D82ADD" w:rsidRDefault="008574F8" w:rsidP="008574F8">
            <w:pPr>
              <w:jc w:val="center"/>
              <w:rPr>
                <w:kern w:val="2"/>
                <w:sz w:val="16"/>
              </w:rPr>
            </w:pPr>
          </w:p>
        </w:tc>
        <w:tc>
          <w:tcPr>
            <w:tcW w:w="1980" w:type="dxa"/>
            <w:vAlign w:val="center"/>
          </w:tcPr>
          <w:p w14:paraId="492FE96B" w14:textId="77777777" w:rsidR="008574F8" w:rsidRPr="00D82ADD" w:rsidRDefault="008574F8" w:rsidP="008574F8">
            <w:pPr>
              <w:jc w:val="center"/>
              <w:rPr>
                <w:kern w:val="2"/>
                <w:sz w:val="16"/>
              </w:rPr>
            </w:pPr>
          </w:p>
        </w:tc>
        <w:tc>
          <w:tcPr>
            <w:tcW w:w="1350" w:type="dxa"/>
            <w:vAlign w:val="center"/>
          </w:tcPr>
          <w:p w14:paraId="4E1A8A42" w14:textId="77777777" w:rsidR="008574F8" w:rsidRPr="00D82ADD" w:rsidRDefault="008574F8" w:rsidP="009063FA">
            <w:pPr>
              <w:jc w:val="center"/>
              <w:rPr>
                <w:kern w:val="2"/>
                <w:sz w:val="16"/>
              </w:rPr>
            </w:pPr>
            <w:r w:rsidRPr="00D82ADD">
              <w:rPr>
                <w:kern w:val="2"/>
                <w:sz w:val="16"/>
              </w:rPr>
              <w:t>4510</w:t>
            </w:r>
          </w:p>
        </w:tc>
        <w:tc>
          <w:tcPr>
            <w:tcW w:w="2687" w:type="dxa"/>
            <w:vAlign w:val="center"/>
          </w:tcPr>
          <w:p w14:paraId="6B36DE64" w14:textId="77777777" w:rsidR="008574F8" w:rsidRPr="00D82ADD" w:rsidRDefault="008574F8" w:rsidP="008574F8">
            <w:pPr>
              <w:jc w:val="center"/>
              <w:rPr>
                <w:kern w:val="2"/>
                <w:sz w:val="16"/>
              </w:rPr>
            </w:pPr>
            <w:r w:rsidRPr="00D82ADD">
              <w:rPr>
                <w:kern w:val="2"/>
                <w:sz w:val="16"/>
              </w:rPr>
              <w:t>Motels</w:t>
            </w:r>
          </w:p>
        </w:tc>
        <w:tc>
          <w:tcPr>
            <w:tcW w:w="3599" w:type="dxa"/>
            <w:vAlign w:val="center"/>
          </w:tcPr>
          <w:p w14:paraId="32FE890E" w14:textId="77777777" w:rsidR="008574F8" w:rsidRPr="00D82ADD" w:rsidRDefault="008574F8" w:rsidP="008574F8">
            <w:pPr>
              <w:ind w:left="106" w:right="153"/>
              <w:rPr>
                <w:kern w:val="2"/>
                <w:sz w:val="16"/>
              </w:rPr>
            </w:pPr>
            <w:r w:rsidRPr="00D82ADD">
              <w:rPr>
                <w:kern w:val="2"/>
                <w:sz w:val="16"/>
              </w:rPr>
              <w:t>Includes motels (extended-stay motels); lodges; bath houses; and guest cottages.</w:t>
            </w:r>
          </w:p>
        </w:tc>
      </w:tr>
      <w:tr w:rsidR="008574F8" w:rsidRPr="00D82ADD" w14:paraId="733E9102" w14:textId="77777777" w:rsidTr="004F75AE">
        <w:trPr>
          <w:cantSplit/>
          <w:jc w:val="center"/>
        </w:trPr>
        <w:tc>
          <w:tcPr>
            <w:tcW w:w="905" w:type="dxa"/>
            <w:vAlign w:val="center"/>
          </w:tcPr>
          <w:p w14:paraId="53B6CEB3" w14:textId="77777777" w:rsidR="008574F8" w:rsidRPr="00D82ADD" w:rsidRDefault="008574F8" w:rsidP="008574F8">
            <w:pPr>
              <w:jc w:val="center"/>
              <w:rPr>
                <w:kern w:val="2"/>
                <w:sz w:val="16"/>
              </w:rPr>
            </w:pPr>
          </w:p>
        </w:tc>
        <w:tc>
          <w:tcPr>
            <w:tcW w:w="1980" w:type="dxa"/>
            <w:vAlign w:val="center"/>
          </w:tcPr>
          <w:p w14:paraId="27248D35" w14:textId="77777777" w:rsidR="008574F8" w:rsidRPr="00D82ADD" w:rsidRDefault="008574F8" w:rsidP="008574F8">
            <w:pPr>
              <w:jc w:val="center"/>
              <w:rPr>
                <w:kern w:val="2"/>
                <w:sz w:val="16"/>
              </w:rPr>
            </w:pPr>
          </w:p>
        </w:tc>
        <w:tc>
          <w:tcPr>
            <w:tcW w:w="1350" w:type="dxa"/>
            <w:vAlign w:val="center"/>
          </w:tcPr>
          <w:p w14:paraId="4049FE79" w14:textId="77777777" w:rsidR="008574F8" w:rsidRPr="00D82ADD" w:rsidRDefault="008574F8" w:rsidP="009063FA">
            <w:pPr>
              <w:jc w:val="center"/>
              <w:rPr>
                <w:kern w:val="2"/>
                <w:sz w:val="16"/>
              </w:rPr>
            </w:pPr>
            <w:r w:rsidRPr="00D82ADD">
              <w:rPr>
                <w:kern w:val="2"/>
                <w:sz w:val="16"/>
              </w:rPr>
              <w:t>4520</w:t>
            </w:r>
          </w:p>
        </w:tc>
        <w:tc>
          <w:tcPr>
            <w:tcW w:w="2687" w:type="dxa"/>
            <w:vAlign w:val="center"/>
          </w:tcPr>
          <w:p w14:paraId="71B44816" w14:textId="77777777" w:rsidR="008574F8" w:rsidRPr="00D82ADD" w:rsidRDefault="008574F8" w:rsidP="008574F8">
            <w:pPr>
              <w:pStyle w:val="font5"/>
              <w:spacing w:before="0" w:after="0"/>
              <w:jc w:val="center"/>
              <w:rPr>
                <w:rFonts w:ascii="Times New Roman" w:hAnsi="Times New Roman"/>
                <w:kern w:val="2"/>
              </w:rPr>
            </w:pPr>
            <w:r w:rsidRPr="00D82ADD">
              <w:rPr>
                <w:rFonts w:ascii="Times New Roman" w:hAnsi="Times New Roman"/>
                <w:kern w:val="2"/>
              </w:rPr>
              <w:t>Stores and Commercial Buildings</w:t>
            </w:r>
          </w:p>
        </w:tc>
        <w:tc>
          <w:tcPr>
            <w:tcW w:w="3599" w:type="dxa"/>
            <w:vAlign w:val="center"/>
          </w:tcPr>
          <w:p w14:paraId="2C3E75EB" w14:textId="77777777" w:rsidR="008574F8" w:rsidRPr="00D82ADD" w:rsidRDefault="008574F8" w:rsidP="008574F8">
            <w:pPr>
              <w:ind w:left="106" w:right="153"/>
              <w:rPr>
                <w:kern w:val="2"/>
                <w:sz w:val="16"/>
              </w:rPr>
            </w:pPr>
            <w:r w:rsidRPr="00D82ADD">
              <w:rPr>
                <w:kern w:val="2"/>
                <w:sz w:val="16"/>
              </w:rPr>
              <w:t>Includes restaurants table service, dining atriums and cafeterias (truck stops, fast food and playrooms); markets; drugstores; discount stores; retail stores; department stores; barber shop and beauty salons; laundromats; laundry and dry cleaning stores; shopping centers; bars/taverns and cocktail lounges; convenience markets and mini-marts; dairy sales building; department and mall anchor stores; florist shops; roadside and farmers' markets; neighborhood (community, regional, discount, mixed retail with apartments &amp; offices); shopping center shells; snack bars; warehouse stores: discount, food and showroom.</w:t>
            </w:r>
          </w:p>
        </w:tc>
      </w:tr>
      <w:tr w:rsidR="008574F8" w:rsidRPr="00D82ADD" w14:paraId="1DBEDBCA" w14:textId="77777777" w:rsidTr="004F75AE">
        <w:trPr>
          <w:cantSplit/>
          <w:jc w:val="center"/>
        </w:trPr>
        <w:tc>
          <w:tcPr>
            <w:tcW w:w="905" w:type="dxa"/>
            <w:vAlign w:val="center"/>
          </w:tcPr>
          <w:p w14:paraId="424DF55C" w14:textId="77777777" w:rsidR="008574F8" w:rsidRPr="00D82ADD" w:rsidRDefault="008574F8" w:rsidP="008574F8">
            <w:pPr>
              <w:jc w:val="center"/>
              <w:rPr>
                <w:kern w:val="2"/>
                <w:sz w:val="16"/>
              </w:rPr>
            </w:pPr>
          </w:p>
        </w:tc>
        <w:tc>
          <w:tcPr>
            <w:tcW w:w="1980" w:type="dxa"/>
            <w:vAlign w:val="center"/>
          </w:tcPr>
          <w:p w14:paraId="43CA992C" w14:textId="77777777" w:rsidR="008574F8" w:rsidRPr="00D82ADD" w:rsidRDefault="008574F8" w:rsidP="008574F8">
            <w:pPr>
              <w:jc w:val="center"/>
              <w:rPr>
                <w:kern w:val="2"/>
                <w:sz w:val="16"/>
              </w:rPr>
            </w:pPr>
          </w:p>
        </w:tc>
        <w:tc>
          <w:tcPr>
            <w:tcW w:w="1350" w:type="dxa"/>
            <w:vAlign w:val="center"/>
          </w:tcPr>
          <w:p w14:paraId="4E630327" w14:textId="77777777" w:rsidR="008574F8" w:rsidRPr="00D82ADD" w:rsidRDefault="008574F8" w:rsidP="009063FA">
            <w:pPr>
              <w:jc w:val="center"/>
              <w:rPr>
                <w:kern w:val="2"/>
                <w:sz w:val="16"/>
              </w:rPr>
            </w:pPr>
            <w:r w:rsidRPr="00D82ADD">
              <w:rPr>
                <w:kern w:val="2"/>
                <w:sz w:val="16"/>
              </w:rPr>
              <w:t>4530</w:t>
            </w:r>
          </w:p>
        </w:tc>
        <w:tc>
          <w:tcPr>
            <w:tcW w:w="2687" w:type="dxa"/>
            <w:vAlign w:val="center"/>
          </w:tcPr>
          <w:p w14:paraId="477CC4A9" w14:textId="77777777" w:rsidR="008574F8" w:rsidRPr="00D82ADD" w:rsidRDefault="008574F8" w:rsidP="008574F8">
            <w:pPr>
              <w:jc w:val="center"/>
              <w:rPr>
                <w:kern w:val="2"/>
                <w:sz w:val="16"/>
              </w:rPr>
            </w:pPr>
            <w:r w:rsidRPr="00D82ADD">
              <w:rPr>
                <w:kern w:val="2"/>
                <w:sz w:val="16"/>
              </w:rPr>
              <w:t>Garages, Industrials, Lofts and Warehouses</w:t>
            </w:r>
          </w:p>
        </w:tc>
        <w:tc>
          <w:tcPr>
            <w:tcW w:w="3599" w:type="dxa"/>
            <w:vAlign w:val="center"/>
          </w:tcPr>
          <w:p w14:paraId="18916AE7" w14:textId="77777777" w:rsidR="008574F8" w:rsidRPr="00D82ADD" w:rsidRDefault="00AA16CD" w:rsidP="008574F8">
            <w:pPr>
              <w:ind w:left="106" w:right="153"/>
              <w:rPr>
                <w:kern w:val="2"/>
                <w:sz w:val="16"/>
              </w:rPr>
            </w:pPr>
            <w:r w:rsidRPr="00653842">
              <w:rPr>
                <w:rFonts w:cs="Arial"/>
                <w:color w:val="000000"/>
                <w:sz w:val="16"/>
                <w:szCs w:val="16"/>
              </w:rPr>
              <w:t>Includes Industrial Buildings; Laboratories; Lofts; Computer Centers; Passenger Terminals; Broadcasting Facilities (Radio/TV Stations); Armories; Post Offices; Warehouses; Cold Storage Facilities; Creameries; Transit Warehouses; Mini-warehouses; Shipping docks; Loading Docks; Hangers: Maintenance, Storage and T-Hangers; Complete Auto Dealerships; Showrooms; Garages: Service and Repair, Storage (Municipal and Service Sheds) Industrials, Engineering/R&amp;D (Laboratories, Manufacturing, Light/Heavy); Flex-mall Buildings; Mini-lube Garages; Parking Structures; Underground Parking Garages; Surface-level Parking Plots; Surface-level Parking Lots; Misc. Buildings: Bakery, Bottle &amp; Cannery Plants; Control Towers, Laundry, Boiler, Recycling, Sound Stage and Telephone.</w:t>
            </w:r>
          </w:p>
        </w:tc>
      </w:tr>
      <w:tr w:rsidR="008574F8" w:rsidRPr="00D82ADD" w14:paraId="4B3746B4" w14:textId="77777777" w:rsidTr="004F75AE">
        <w:trPr>
          <w:cantSplit/>
          <w:jc w:val="center"/>
        </w:trPr>
        <w:tc>
          <w:tcPr>
            <w:tcW w:w="905" w:type="dxa"/>
            <w:tcBorders>
              <w:bottom w:val="single" w:sz="6" w:space="0" w:color="000000"/>
            </w:tcBorders>
            <w:vAlign w:val="center"/>
          </w:tcPr>
          <w:p w14:paraId="3E028CE1" w14:textId="77777777" w:rsidR="008574F8" w:rsidRPr="00D82ADD" w:rsidRDefault="008574F8" w:rsidP="008574F8">
            <w:pPr>
              <w:jc w:val="center"/>
              <w:rPr>
                <w:kern w:val="2"/>
                <w:sz w:val="16"/>
              </w:rPr>
            </w:pPr>
          </w:p>
        </w:tc>
        <w:tc>
          <w:tcPr>
            <w:tcW w:w="1980" w:type="dxa"/>
            <w:tcBorders>
              <w:bottom w:val="single" w:sz="6" w:space="0" w:color="000000"/>
            </w:tcBorders>
            <w:vAlign w:val="center"/>
          </w:tcPr>
          <w:p w14:paraId="02E36BEF" w14:textId="77777777" w:rsidR="008574F8" w:rsidRPr="00D82ADD" w:rsidRDefault="008574F8" w:rsidP="008574F8">
            <w:pPr>
              <w:jc w:val="center"/>
              <w:rPr>
                <w:kern w:val="2"/>
                <w:sz w:val="16"/>
              </w:rPr>
            </w:pPr>
          </w:p>
        </w:tc>
        <w:tc>
          <w:tcPr>
            <w:tcW w:w="1350" w:type="dxa"/>
            <w:tcBorders>
              <w:bottom w:val="single" w:sz="6" w:space="0" w:color="000000"/>
            </w:tcBorders>
            <w:vAlign w:val="center"/>
          </w:tcPr>
          <w:p w14:paraId="69B05B48" w14:textId="77777777" w:rsidR="008574F8" w:rsidRPr="00D82ADD" w:rsidRDefault="008574F8" w:rsidP="009063FA">
            <w:pPr>
              <w:jc w:val="center"/>
              <w:rPr>
                <w:kern w:val="2"/>
                <w:sz w:val="16"/>
              </w:rPr>
            </w:pPr>
            <w:r w:rsidRPr="00D82ADD">
              <w:rPr>
                <w:kern w:val="2"/>
                <w:sz w:val="16"/>
              </w:rPr>
              <w:t>4540</w:t>
            </w:r>
          </w:p>
        </w:tc>
        <w:tc>
          <w:tcPr>
            <w:tcW w:w="2687" w:type="dxa"/>
            <w:tcBorders>
              <w:bottom w:val="single" w:sz="6" w:space="0" w:color="000000"/>
            </w:tcBorders>
            <w:vAlign w:val="center"/>
          </w:tcPr>
          <w:p w14:paraId="2DAAC07C" w14:textId="77777777" w:rsidR="008574F8" w:rsidRPr="00D82ADD" w:rsidRDefault="008574F8" w:rsidP="008574F8">
            <w:pPr>
              <w:jc w:val="center"/>
              <w:rPr>
                <w:kern w:val="2"/>
                <w:sz w:val="16"/>
              </w:rPr>
            </w:pPr>
            <w:r w:rsidRPr="00D82ADD">
              <w:rPr>
                <w:kern w:val="2"/>
                <w:sz w:val="16"/>
              </w:rPr>
              <w:t>Offices, Medical and Public Buildings</w:t>
            </w:r>
          </w:p>
        </w:tc>
        <w:tc>
          <w:tcPr>
            <w:tcW w:w="3599" w:type="dxa"/>
            <w:tcBorders>
              <w:bottom w:val="single" w:sz="6" w:space="0" w:color="000000"/>
            </w:tcBorders>
            <w:vAlign w:val="center"/>
          </w:tcPr>
          <w:p w14:paraId="0AA73209" w14:textId="77777777" w:rsidR="008574F8" w:rsidRPr="00D82ADD" w:rsidRDefault="008574F8" w:rsidP="008574F8">
            <w:pPr>
              <w:ind w:left="106" w:right="153"/>
              <w:rPr>
                <w:kern w:val="2"/>
                <w:sz w:val="16"/>
              </w:rPr>
            </w:pPr>
            <w:r w:rsidRPr="00D82ADD">
              <w:rPr>
                <w:kern w:val="2"/>
                <w:sz w:val="16"/>
              </w:rPr>
              <w:t>Includes office buildings; atriums/ vestibules; mechanical penthouses; parking level floors; banks: branch, central office and mini-banks; medical office buildings and dental clinics; dispensaries; general hospitals, outpatient and surgical centers; convalescent hospitals; veterinary hospitals; kennels; government buildings, community service, mixed-use facilities; fire stations: staffed and volunteer; jails, correctional facilities and police stations; offices and office building shells; and public libraries.</w:t>
            </w:r>
          </w:p>
        </w:tc>
      </w:tr>
      <w:tr w:rsidR="008574F8" w:rsidRPr="00D82ADD" w14:paraId="5C77DBB0" w14:textId="77777777" w:rsidTr="004F75AE">
        <w:trPr>
          <w:cantSplit/>
          <w:jc w:val="center"/>
        </w:trPr>
        <w:tc>
          <w:tcPr>
            <w:tcW w:w="905" w:type="dxa"/>
            <w:tcBorders>
              <w:top w:val="single" w:sz="6" w:space="0" w:color="000000"/>
              <w:bottom w:val="single" w:sz="6" w:space="0" w:color="000000"/>
            </w:tcBorders>
            <w:vAlign w:val="center"/>
          </w:tcPr>
          <w:p w14:paraId="22A05384" w14:textId="77777777" w:rsidR="008574F8" w:rsidRPr="00D82ADD" w:rsidRDefault="008574F8" w:rsidP="008574F8">
            <w:pPr>
              <w:jc w:val="center"/>
              <w:rPr>
                <w:kern w:val="2"/>
                <w:sz w:val="16"/>
              </w:rPr>
            </w:pPr>
          </w:p>
        </w:tc>
        <w:tc>
          <w:tcPr>
            <w:tcW w:w="1980" w:type="dxa"/>
            <w:tcBorders>
              <w:top w:val="single" w:sz="6" w:space="0" w:color="000000"/>
              <w:bottom w:val="single" w:sz="6" w:space="0" w:color="000000"/>
            </w:tcBorders>
            <w:vAlign w:val="center"/>
          </w:tcPr>
          <w:p w14:paraId="7BB0A68C" w14:textId="77777777" w:rsidR="008574F8" w:rsidRPr="00D82ADD" w:rsidRDefault="008574F8" w:rsidP="008574F8">
            <w:pPr>
              <w:pStyle w:val="RegLogNumber"/>
              <w:jc w:val="center"/>
              <w:rPr>
                <w:noProof w:val="0"/>
                <w:kern w:val="2"/>
              </w:rPr>
            </w:pPr>
          </w:p>
        </w:tc>
        <w:tc>
          <w:tcPr>
            <w:tcW w:w="1350" w:type="dxa"/>
            <w:tcBorders>
              <w:top w:val="single" w:sz="6" w:space="0" w:color="000000"/>
              <w:bottom w:val="single" w:sz="6" w:space="0" w:color="000000"/>
            </w:tcBorders>
            <w:vAlign w:val="center"/>
          </w:tcPr>
          <w:p w14:paraId="42F24085" w14:textId="77777777" w:rsidR="008574F8" w:rsidRPr="00D82ADD" w:rsidRDefault="008574F8" w:rsidP="009063FA">
            <w:pPr>
              <w:jc w:val="center"/>
              <w:rPr>
                <w:kern w:val="2"/>
                <w:sz w:val="16"/>
              </w:rPr>
            </w:pPr>
            <w:r w:rsidRPr="00D82ADD">
              <w:rPr>
                <w:kern w:val="2"/>
                <w:sz w:val="16"/>
              </w:rPr>
              <w:t>4550</w:t>
            </w:r>
          </w:p>
        </w:tc>
        <w:tc>
          <w:tcPr>
            <w:tcW w:w="2687" w:type="dxa"/>
            <w:tcBorders>
              <w:top w:val="single" w:sz="6" w:space="0" w:color="000000"/>
              <w:bottom w:val="single" w:sz="6" w:space="0" w:color="000000"/>
            </w:tcBorders>
            <w:vAlign w:val="center"/>
          </w:tcPr>
          <w:p w14:paraId="62A20B4D" w14:textId="77777777" w:rsidR="008574F8" w:rsidRPr="00D82ADD" w:rsidRDefault="008574F8" w:rsidP="008574F8">
            <w:pPr>
              <w:jc w:val="center"/>
              <w:rPr>
                <w:kern w:val="2"/>
                <w:sz w:val="16"/>
              </w:rPr>
            </w:pPr>
            <w:r w:rsidRPr="00D82ADD">
              <w:rPr>
                <w:kern w:val="2"/>
                <w:sz w:val="16"/>
              </w:rPr>
              <w:t>Churches, Theaters and Auditoriums</w:t>
            </w:r>
          </w:p>
        </w:tc>
        <w:tc>
          <w:tcPr>
            <w:tcW w:w="3599" w:type="dxa"/>
            <w:tcBorders>
              <w:top w:val="single" w:sz="6" w:space="0" w:color="000000"/>
              <w:bottom w:val="single" w:sz="6" w:space="0" w:color="000000"/>
            </w:tcBorders>
            <w:vAlign w:val="center"/>
          </w:tcPr>
          <w:p w14:paraId="7D9872C5" w14:textId="77777777" w:rsidR="008574F8" w:rsidRPr="00D82ADD" w:rsidRDefault="008574F8" w:rsidP="008574F8">
            <w:pPr>
              <w:ind w:left="106" w:right="153"/>
              <w:rPr>
                <w:kern w:val="2"/>
                <w:sz w:val="16"/>
              </w:rPr>
            </w:pPr>
            <w:r w:rsidRPr="00D82ADD">
              <w:rPr>
                <w:kern w:val="2"/>
                <w:sz w:val="16"/>
              </w:rPr>
              <w:t>Includes churches, sanctuaries, churches with sunday schools; church fellowship halls, classrooms and foyers/narthexes; fraternal buildings; theaters: cinemas and live stage; auditoriums; casinos; museums; convention centers; arcade buildings; visitor centers; skating rinks; bowling centers; fitness centers; community recreation centers; indoor tennis clubs; handball/racquetball and pavilions.</w:t>
            </w:r>
          </w:p>
        </w:tc>
      </w:tr>
      <w:tr w:rsidR="008574F8" w:rsidRPr="00D82ADD" w14:paraId="28F83C67" w14:textId="77777777" w:rsidTr="004F75AE">
        <w:trPr>
          <w:cantSplit/>
          <w:trHeight w:val="2220"/>
          <w:jc w:val="center"/>
        </w:trPr>
        <w:tc>
          <w:tcPr>
            <w:tcW w:w="905" w:type="dxa"/>
            <w:tcBorders>
              <w:top w:val="single" w:sz="6" w:space="0" w:color="000000"/>
            </w:tcBorders>
            <w:vAlign w:val="center"/>
          </w:tcPr>
          <w:p w14:paraId="7D33CCF8" w14:textId="77777777" w:rsidR="008574F8" w:rsidRPr="00D82ADD" w:rsidRDefault="008574F8" w:rsidP="008574F8">
            <w:pPr>
              <w:jc w:val="center"/>
              <w:rPr>
                <w:kern w:val="2"/>
                <w:sz w:val="16"/>
              </w:rPr>
            </w:pPr>
            <w:r w:rsidRPr="00D82ADD">
              <w:rPr>
                <w:kern w:val="2"/>
                <w:sz w:val="16"/>
              </w:rPr>
              <w:t>45</w:t>
            </w:r>
          </w:p>
        </w:tc>
        <w:tc>
          <w:tcPr>
            <w:tcW w:w="1980" w:type="dxa"/>
            <w:tcBorders>
              <w:top w:val="single" w:sz="6" w:space="0" w:color="000000"/>
            </w:tcBorders>
            <w:vAlign w:val="center"/>
          </w:tcPr>
          <w:p w14:paraId="474B44B9" w14:textId="77777777" w:rsidR="008574F8" w:rsidRPr="00D82ADD" w:rsidRDefault="008574F8" w:rsidP="008574F8">
            <w:pPr>
              <w:jc w:val="center"/>
              <w:rPr>
                <w:kern w:val="2"/>
                <w:sz w:val="16"/>
              </w:rPr>
            </w:pPr>
            <w:r w:rsidRPr="00D82ADD">
              <w:rPr>
                <w:kern w:val="2"/>
                <w:sz w:val="16"/>
              </w:rPr>
              <w:t>Improvements: Commercial or Industrial</w:t>
            </w:r>
          </w:p>
        </w:tc>
        <w:tc>
          <w:tcPr>
            <w:tcW w:w="1350" w:type="dxa"/>
            <w:tcBorders>
              <w:top w:val="single" w:sz="6" w:space="0" w:color="000000"/>
            </w:tcBorders>
            <w:vAlign w:val="center"/>
          </w:tcPr>
          <w:p w14:paraId="2D984626" w14:textId="77777777" w:rsidR="008574F8" w:rsidRPr="00D82ADD" w:rsidRDefault="008574F8" w:rsidP="009063FA">
            <w:pPr>
              <w:jc w:val="center"/>
              <w:rPr>
                <w:kern w:val="2"/>
                <w:sz w:val="16"/>
              </w:rPr>
            </w:pPr>
            <w:r w:rsidRPr="00D82ADD">
              <w:rPr>
                <w:kern w:val="2"/>
                <w:sz w:val="16"/>
              </w:rPr>
              <w:t>4560</w:t>
            </w:r>
          </w:p>
        </w:tc>
        <w:tc>
          <w:tcPr>
            <w:tcW w:w="2687" w:type="dxa"/>
            <w:tcBorders>
              <w:top w:val="single" w:sz="6" w:space="0" w:color="000000"/>
            </w:tcBorders>
            <w:vAlign w:val="center"/>
          </w:tcPr>
          <w:p w14:paraId="45C7EA95" w14:textId="77777777" w:rsidR="008574F8" w:rsidRPr="00D82ADD" w:rsidRDefault="008574F8" w:rsidP="008574F8">
            <w:pPr>
              <w:jc w:val="center"/>
              <w:rPr>
                <w:kern w:val="2"/>
                <w:sz w:val="16"/>
              </w:rPr>
            </w:pPr>
            <w:r w:rsidRPr="00D82ADD">
              <w:rPr>
                <w:kern w:val="2"/>
                <w:sz w:val="16"/>
              </w:rPr>
              <w:t>Sheds and Farm Buildings</w:t>
            </w:r>
          </w:p>
        </w:tc>
        <w:tc>
          <w:tcPr>
            <w:tcW w:w="3599" w:type="dxa"/>
            <w:tcBorders>
              <w:top w:val="single" w:sz="6" w:space="0" w:color="000000"/>
            </w:tcBorders>
            <w:vAlign w:val="center"/>
          </w:tcPr>
          <w:p w14:paraId="217F3A9C" w14:textId="77777777" w:rsidR="008574F8" w:rsidRPr="00631A45" w:rsidRDefault="008574F8" w:rsidP="008574F8">
            <w:pPr>
              <w:pStyle w:val="BodyTextIndent2"/>
              <w:keepNext/>
              <w:tabs>
                <w:tab w:val="clear" w:pos="720"/>
                <w:tab w:val="left" w:pos="0"/>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Includes utility buildings; equipment buildings; golf cart buildings; boat storage buildings and sheds; shed office structures; materials storage buildings; bulk oil storage buildings; toolsheds; prefabricated sheds; lumber storage, vertical buildings; and horizontal sheds; potato storage buildings; fruit packing barns; bulk fertilizer storage; bag fertilizer storage; seed warehouses; cotton gin buildings; dehydrator buildings; dairies; milk houses; barns; free stall barns; barn lofts; hog barns and sheds; sheep barns and sheds; tobacco barns; stables; arenas; poultry houses; greenhouses; labor dormitories; transient labor cabins; corn cribs; farm silos; grain handling systems; grain elevators; livestock, hay and sun shelters; enclosed and screened cages; poultry floor operation, breeder, broiler and turkey barns; sheds, cattle, loafing and feeding; environmental storages; controlled atmosphere buildings; shop buildings and sheds.</w:t>
            </w:r>
          </w:p>
        </w:tc>
      </w:tr>
      <w:tr w:rsidR="008574F8" w:rsidRPr="00D82ADD" w14:paraId="2FDE8FD5" w14:textId="77777777" w:rsidTr="004F75AE">
        <w:trPr>
          <w:cantSplit/>
          <w:trHeight w:val="2220"/>
          <w:jc w:val="center"/>
        </w:trPr>
        <w:tc>
          <w:tcPr>
            <w:tcW w:w="905" w:type="dxa"/>
            <w:vAlign w:val="center"/>
          </w:tcPr>
          <w:p w14:paraId="56320B11" w14:textId="77777777" w:rsidR="008574F8" w:rsidRPr="00D82ADD" w:rsidRDefault="008574F8" w:rsidP="008574F8">
            <w:pPr>
              <w:jc w:val="center"/>
              <w:rPr>
                <w:kern w:val="2"/>
                <w:sz w:val="16"/>
              </w:rPr>
            </w:pPr>
          </w:p>
        </w:tc>
        <w:tc>
          <w:tcPr>
            <w:tcW w:w="1980" w:type="dxa"/>
            <w:vAlign w:val="center"/>
          </w:tcPr>
          <w:p w14:paraId="58DF683C" w14:textId="77777777" w:rsidR="008574F8" w:rsidRPr="00D82ADD" w:rsidRDefault="008574F8" w:rsidP="008574F8">
            <w:pPr>
              <w:jc w:val="center"/>
              <w:rPr>
                <w:kern w:val="2"/>
                <w:sz w:val="16"/>
              </w:rPr>
            </w:pPr>
          </w:p>
        </w:tc>
        <w:tc>
          <w:tcPr>
            <w:tcW w:w="1350" w:type="dxa"/>
            <w:vAlign w:val="center"/>
          </w:tcPr>
          <w:p w14:paraId="0DAEB691" w14:textId="77777777" w:rsidR="008574F8" w:rsidRPr="00123AD9" w:rsidRDefault="008574F8" w:rsidP="009063FA">
            <w:pPr>
              <w:jc w:val="center"/>
              <w:rPr>
                <w:kern w:val="2"/>
                <w:sz w:val="16"/>
              </w:rPr>
            </w:pPr>
            <w:r w:rsidRPr="00123AD9">
              <w:rPr>
                <w:kern w:val="2"/>
                <w:sz w:val="16"/>
              </w:rPr>
              <w:t>4570</w:t>
            </w:r>
          </w:p>
        </w:tc>
        <w:tc>
          <w:tcPr>
            <w:tcW w:w="2687" w:type="dxa"/>
            <w:vAlign w:val="center"/>
          </w:tcPr>
          <w:p w14:paraId="029E9A51" w14:textId="77777777" w:rsidR="008574F8" w:rsidRPr="00631A45" w:rsidRDefault="008574F8" w:rsidP="008574F8">
            <w:pPr>
              <w:pStyle w:val="BodyTextIndent2"/>
              <w:ind w:right="-123" w:hanging="763"/>
              <w:jc w:val="center"/>
              <w:rPr>
                <w:rFonts w:ascii="Times New Roman" w:hAnsi="Times New Roman"/>
                <w:sz w:val="16"/>
                <w:szCs w:val="16"/>
                <w:lang w:val="en-US" w:eastAsia="en-US"/>
              </w:rPr>
            </w:pPr>
            <w:r w:rsidRPr="00631A45">
              <w:rPr>
                <w:rFonts w:ascii="Times New Roman" w:hAnsi="Times New Roman"/>
                <w:sz w:val="16"/>
                <w:szCs w:val="16"/>
                <w:lang w:val="en-US" w:eastAsia="en-US"/>
              </w:rPr>
              <w:t>Schools and Classrooms</w:t>
            </w:r>
          </w:p>
        </w:tc>
        <w:tc>
          <w:tcPr>
            <w:tcW w:w="3599" w:type="dxa"/>
            <w:vAlign w:val="center"/>
          </w:tcPr>
          <w:p w14:paraId="1992CD66" w14:textId="77777777" w:rsidR="008574F8" w:rsidRPr="00631A45" w:rsidRDefault="008574F8" w:rsidP="008574F8">
            <w:pPr>
              <w:pStyle w:val="BodyTextIndent2"/>
              <w:tabs>
                <w:tab w:val="clear" w:pos="720"/>
                <w:tab w:val="left" w:pos="0"/>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Elementary, middle, high, alternative, vocational schools; day care centers; colleges and universities; classroom buildings; special education or learning classrooms; laboratory classrooms; lecture classrooms; administrative buildings; academic libraries; fine arts buildings; manual arts and college technical trades buildings; multipurpose buildings; bookstores; gymnasiums; physical education buildings; fieldhouses; natatoriums; shower buildings; restroom buildings; commercial or institutional greenhouses; and maintenance buildings.</w:t>
            </w:r>
          </w:p>
        </w:tc>
      </w:tr>
      <w:tr w:rsidR="008574F8" w:rsidRPr="00D82ADD" w14:paraId="7DD550FC" w14:textId="77777777" w:rsidTr="004F75AE">
        <w:trPr>
          <w:cantSplit/>
          <w:trHeight w:val="288"/>
          <w:jc w:val="center"/>
        </w:trPr>
        <w:tc>
          <w:tcPr>
            <w:tcW w:w="905" w:type="dxa"/>
            <w:vAlign w:val="center"/>
          </w:tcPr>
          <w:p w14:paraId="0840BDB1" w14:textId="77777777" w:rsidR="008574F8" w:rsidRPr="00D82ADD" w:rsidRDefault="008574F8" w:rsidP="008574F8">
            <w:pPr>
              <w:jc w:val="center"/>
              <w:rPr>
                <w:kern w:val="2"/>
                <w:sz w:val="16"/>
              </w:rPr>
            </w:pPr>
          </w:p>
        </w:tc>
        <w:tc>
          <w:tcPr>
            <w:tcW w:w="1980" w:type="dxa"/>
            <w:vAlign w:val="center"/>
          </w:tcPr>
          <w:p w14:paraId="36B9E493" w14:textId="77777777" w:rsidR="008574F8" w:rsidRPr="00D82ADD" w:rsidRDefault="008574F8" w:rsidP="008574F8">
            <w:pPr>
              <w:jc w:val="center"/>
              <w:rPr>
                <w:kern w:val="2"/>
                <w:sz w:val="16"/>
              </w:rPr>
            </w:pPr>
          </w:p>
        </w:tc>
        <w:tc>
          <w:tcPr>
            <w:tcW w:w="1350" w:type="dxa"/>
            <w:vAlign w:val="center"/>
          </w:tcPr>
          <w:p w14:paraId="1482BADD" w14:textId="77777777" w:rsidR="008574F8" w:rsidRPr="00123AD9" w:rsidRDefault="008574F8" w:rsidP="009063FA">
            <w:pPr>
              <w:jc w:val="center"/>
              <w:rPr>
                <w:kern w:val="2"/>
                <w:sz w:val="16"/>
              </w:rPr>
            </w:pPr>
            <w:r w:rsidRPr="00123AD9">
              <w:rPr>
                <w:kern w:val="2"/>
                <w:sz w:val="16"/>
              </w:rPr>
              <w:t>4590</w:t>
            </w:r>
          </w:p>
        </w:tc>
        <w:tc>
          <w:tcPr>
            <w:tcW w:w="2687" w:type="dxa"/>
            <w:vAlign w:val="center"/>
          </w:tcPr>
          <w:p w14:paraId="7647737E" w14:textId="77777777" w:rsidR="008574F8" w:rsidRPr="00631A45" w:rsidRDefault="008574F8" w:rsidP="008574F8">
            <w:pPr>
              <w:pStyle w:val="BodyTextIndent2"/>
              <w:ind w:hanging="720"/>
              <w:jc w:val="center"/>
              <w:rPr>
                <w:rFonts w:ascii="Times New Roman" w:hAnsi="Times New Roman"/>
                <w:sz w:val="16"/>
                <w:szCs w:val="16"/>
                <w:lang w:val="en-US" w:eastAsia="en-US"/>
              </w:rPr>
            </w:pPr>
            <w:r w:rsidRPr="00631A45">
              <w:rPr>
                <w:rFonts w:ascii="Times New Roman" w:hAnsi="Times New Roman"/>
                <w:sz w:val="16"/>
                <w:szCs w:val="16"/>
                <w:lang w:val="en-US" w:eastAsia="en-US"/>
              </w:rPr>
              <w:t>Old Commercial Buildings</w:t>
            </w:r>
          </w:p>
          <w:p w14:paraId="2E26A65B" w14:textId="77777777" w:rsidR="008574F8" w:rsidRPr="00631A45" w:rsidRDefault="008574F8" w:rsidP="008574F8">
            <w:pPr>
              <w:pStyle w:val="BodyTextIndent2"/>
              <w:ind w:hanging="720"/>
              <w:jc w:val="center"/>
              <w:rPr>
                <w:rFonts w:ascii="Times New Roman" w:hAnsi="Times New Roman"/>
                <w:sz w:val="16"/>
                <w:szCs w:val="16"/>
                <w:lang w:val="en-US" w:eastAsia="en-US"/>
              </w:rPr>
            </w:pPr>
            <w:r w:rsidRPr="00631A45">
              <w:rPr>
                <w:rFonts w:ascii="Times New Roman" w:hAnsi="Times New Roman"/>
                <w:sz w:val="16"/>
                <w:szCs w:val="16"/>
                <w:lang w:val="en-US" w:eastAsia="en-US"/>
              </w:rPr>
              <w:t>(Historical)</w:t>
            </w:r>
          </w:p>
        </w:tc>
        <w:tc>
          <w:tcPr>
            <w:tcW w:w="3599" w:type="dxa"/>
            <w:vAlign w:val="center"/>
          </w:tcPr>
          <w:p w14:paraId="1BC8B505" w14:textId="77777777" w:rsidR="008574F8" w:rsidRPr="00631A45" w:rsidRDefault="008574F8" w:rsidP="008574F8">
            <w:pPr>
              <w:pStyle w:val="BodyTextIndent2"/>
              <w:tabs>
                <w:tab w:val="clear" w:pos="720"/>
                <w:tab w:val="left" w:pos="0"/>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Includes older residences that have classified as antique or historical in nature.</w:t>
            </w:r>
          </w:p>
        </w:tc>
      </w:tr>
      <w:tr w:rsidR="008574F8" w:rsidRPr="00D82ADD" w14:paraId="4F399D78" w14:textId="77777777" w:rsidTr="004F75AE">
        <w:trPr>
          <w:cantSplit/>
          <w:trHeight w:val="65"/>
          <w:jc w:val="center"/>
        </w:trPr>
        <w:tc>
          <w:tcPr>
            <w:tcW w:w="905" w:type="dxa"/>
            <w:tcBorders>
              <w:bottom w:val="single" w:sz="6" w:space="0" w:color="000000"/>
            </w:tcBorders>
            <w:vAlign w:val="center"/>
          </w:tcPr>
          <w:p w14:paraId="7B90E162" w14:textId="77777777" w:rsidR="008574F8" w:rsidRPr="00D82ADD" w:rsidRDefault="008574F8" w:rsidP="008574F8">
            <w:pPr>
              <w:jc w:val="center"/>
              <w:rPr>
                <w:kern w:val="2"/>
                <w:sz w:val="16"/>
              </w:rPr>
            </w:pPr>
          </w:p>
        </w:tc>
        <w:tc>
          <w:tcPr>
            <w:tcW w:w="1980" w:type="dxa"/>
            <w:tcBorders>
              <w:bottom w:val="single" w:sz="6" w:space="0" w:color="000000"/>
            </w:tcBorders>
            <w:vAlign w:val="center"/>
          </w:tcPr>
          <w:p w14:paraId="002366F7" w14:textId="77777777" w:rsidR="008574F8" w:rsidRPr="00D82ADD" w:rsidRDefault="008574F8" w:rsidP="008574F8">
            <w:pPr>
              <w:jc w:val="center"/>
              <w:rPr>
                <w:kern w:val="2"/>
                <w:sz w:val="16"/>
              </w:rPr>
            </w:pPr>
          </w:p>
        </w:tc>
        <w:tc>
          <w:tcPr>
            <w:tcW w:w="1350" w:type="dxa"/>
            <w:tcBorders>
              <w:bottom w:val="single" w:sz="6" w:space="0" w:color="000000"/>
            </w:tcBorders>
            <w:vAlign w:val="center"/>
          </w:tcPr>
          <w:p w14:paraId="6931B6AB" w14:textId="77777777" w:rsidR="008574F8" w:rsidRPr="00D82ADD" w:rsidRDefault="008574F8" w:rsidP="009063FA">
            <w:pPr>
              <w:jc w:val="center"/>
              <w:rPr>
                <w:kern w:val="2"/>
                <w:sz w:val="16"/>
              </w:rPr>
            </w:pPr>
            <w:r w:rsidRPr="00D82ADD">
              <w:rPr>
                <w:kern w:val="2"/>
                <w:sz w:val="16"/>
              </w:rPr>
              <w:t>4599</w:t>
            </w:r>
          </w:p>
        </w:tc>
        <w:tc>
          <w:tcPr>
            <w:tcW w:w="2687" w:type="dxa"/>
            <w:tcBorders>
              <w:bottom w:val="single" w:sz="6" w:space="0" w:color="000000"/>
            </w:tcBorders>
            <w:vAlign w:val="center"/>
          </w:tcPr>
          <w:p w14:paraId="3339AD04" w14:textId="77777777" w:rsidR="008574F8" w:rsidRPr="00D82ADD" w:rsidRDefault="008574F8" w:rsidP="008574F8">
            <w:pPr>
              <w:jc w:val="center"/>
              <w:rPr>
                <w:kern w:val="2"/>
                <w:sz w:val="16"/>
              </w:rPr>
            </w:pPr>
            <w:r w:rsidRPr="00D82ADD">
              <w:rPr>
                <w:kern w:val="2"/>
                <w:sz w:val="16"/>
              </w:rPr>
              <w:t>Unidentified Commercial Improvements</w:t>
            </w:r>
          </w:p>
        </w:tc>
        <w:tc>
          <w:tcPr>
            <w:tcW w:w="3599" w:type="dxa"/>
            <w:tcBorders>
              <w:bottom w:val="single" w:sz="6" w:space="0" w:color="000000"/>
            </w:tcBorders>
            <w:vAlign w:val="center"/>
          </w:tcPr>
          <w:p w14:paraId="46AF5416" w14:textId="77777777" w:rsidR="008574F8" w:rsidRPr="00D82ADD" w:rsidRDefault="008574F8" w:rsidP="008574F8">
            <w:pPr>
              <w:pStyle w:val="RegLogNumber"/>
              <w:ind w:left="106" w:right="153"/>
              <w:rPr>
                <w:szCs w:val="16"/>
              </w:rPr>
            </w:pPr>
            <w:r w:rsidRPr="00D82ADD">
              <w:rPr>
                <w:szCs w:val="16"/>
              </w:rPr>
              <w:t xml:space="preserve">Commercial </w:t>
            </w:r>
            <w:r w:rsidR="00123AD9" w:rsidRPr="00D82ADD">
              <w:rPr>
                <w:szCs w:val="16"/>
              </w:rPr>
              <w:t>improvements yet to be classified by assessor's staff</w:t>
            </w:r>
          </w:p>
        </w:tc>
      </w:tr>
      <w:tr w:rsidR="008574F8" w:rsidRPr="00123AD9" w14:paraId="6805E627" w14:textId="77777777" w:rsidTr="004F75AE">
        <w:trPr>
          <w:cantSplit/>
          <w:trHeight w:val="165"/>
          <w:jc w:val="center"/>
        </w:trPr>
        <w:tc>
          <w:tcPr>
            <w:tcW w:w="10521" w:type="dxa"/>
            <w:gridSpan w:val="5"/>
            <w:tcBorders>
              <w:top w:val="single" w:sz="6" w:space="0" w:color="000000"/>
              <w:bottom w:val="single" w:sz="6" w:space="0" w:color="000000"/>
            </w:tcBorders>
            <w:shd w:val="clear" w:color="auto" w:fill="BFBFBF"/>
            <w:vAlign w:val="center"/>
          </w:tcPr>
          <w:p w14:paraId="705AD763" w14:textId="77777777" w:rsidR="008574F8" w:rsidRPr="00123AD9" w:rsidRDefault="008574F8" w:rsidP="008574F8">
            <w:pPr>
              <w:keepNext/>
              <w:ind w:left="101" w:right="158"/>
              <w:jc w:val="center"/>
              <w:rPr>
                <w:b/>
                <w:kern w:val="2"/>
                <w:sz w:val="16"/>
                <w:szCs w:val="16"/>
              </w:rPr>
            </w:pPr>
            <w:r w:rsidRPr="00123AD9">
              <w:rPr>
                <w:b/>
                <w:kern w:val="2"/>
                <w:sz w:val="16"/>
                <w:szCs w:val="16"/>
              </w:rPr>
              <w:t>Personal Property</w:t>
            </w:r>
          </w:p>
        </w:tc>
      </w:tr>
      <w:tr w:rsidR="00383D3A" w:rsidRPr="00D82ADD" w14:paraId="0AC72EBE" w14:textId="77777777" w:rsidTr="004F75AE">
        <w:trPr>
          <w:cantSplit/>
          <w:trHeight w:val="327"/>
          <w:jc w:val="center"/>
        </w:trPr>
        <w:tc>
          <w:tcPr>
            <w:tcW w:w="905" w:type="dxa"/>
            <w:tcBorders>
              <w:top w:val="single" w:sz="6" w:space="0" w:color="000000"/>
            </w:tcBorders>
            <w:vAlign w:val="center"/>
          </w:tcPr>
          <w:p w14:paraId="455B434E" w14:textId="77777777" w:rsidR="00383D3A" w:rsidRPr="006B1445" w:rsidRDefault="00383D3A" w:rsidP="00383D3A">
            <w:pPr>
              <w:tabs>
                <w:tab w:val="left" w:pos="144"/>
                <w:tab w:val="left" w:pos="187"/>
                <w:tab w:val="left" w:pos="540"/>
                <w:tab w:val="left" w:pos="907"/>
                <w:tab w:val="left" w:pos="1080"/>
              </w:tabs>
              <w:autoSpaceDE w:val="0"/>
              <w:autoSpaceDN w:val="0"/>
              <w:adjustRightInd w:val="0"/>
              <w:jc w:val="center"/>
              <w:rPr>
                <w:rFonts w:eastAsia="Calibri"/>
                <w:kern w:val="2"/>
                <w:sz w:val="16"/>
                <w:szCs w:val="16"/>
              </w:rPr>
            </w:pPr>
            <w:r w:rsidRPr="006B1445">
              <w:rPr>
                <w:rFonts w:eastAsia="Calibri"/>
                <w:kern w:val="2"/>
                <w:sz w:val="16"/>
                <w:szCs w:val="16"/>
              </w:rPr>
              <w:t>50</w:t>
            </w:r>
          </w:p>
        </w:tc>
        <w:tc>
          <w:tcPr>
            <w:tcW w:w="1980" w:type="dxa"/>
            <w:tcBorders>
              <w:top w:val="single" w:sz="6" w:space="0" w:color="000000"/>
            </w:tcBorders>
            <w:vAlign w:val="center"/>
          </w:tcPr>
          <w:p w14:paraId="5931D8B5" w14:textId="77777777" w:rsidR="00383D3A" w:rsidRPr="006B1445" w:rsidRDefault="00383D3A" w:rsidP="00383D3A">
            <w:pPr>
              <w:autoSpaceDE w:val="0"/>
              <w:autoSpaceDN w:val="0"/>
              <w:adjustRightInd w:val="0"/>
              <w:jc w:val="center"/>
              <w:rPr>
                <w:rFonts w:eastAsia="Calibri"/>
                <w:sz w:val="16"/>
                <w:szCs w:val="16"/>
              </w:rPr>
            </w:pPr>
            <w:r>
              <w:rPr>
                <w:rFonts w:eastAsia="Calibri"/>
                <w:sz w:val="16"/>
                <w:szCs w:val="16"/>
              </w:rPr>
              <w:t>Inventories and</w:t>
            </w:r>
            <w:r w:rsidRPr="006B1445">
              <w:rPr>
                <w:rFonts w:eastAsia="Calibri"/>
                <w:sz w:val="16"/>
                <w:szCs w:val="16"/>
              </w:rPr>
              <w:t xml:space="preserve"> Merchandise</w:t>
            </w:r>
          </w:p>
        </w:tc>
        <w:tc>
          <w:tcPr>
            <w:tcW w:w="1350" w:type="dxa"/>
            <w:tcBorders>
              <w:top w:val="single" w:sz="6" w:space="0" w:color="000000"/>
            </w:tcBorders>
            <w:vAlign w:val="center"/>
          </w:tcPr>
          <w:p w14:paraId="68537BA2" w14:textId="77777777" w:rsidR="00383D3A" w:rsidRPr="006B1445" w:rsidRDefault="00383D3A" w:rsidP="00383D3A">
            <w:pPr>
              <w:autoSpaceDE w:val="0"/>
              <w:autoSpaceDN w:val="0"/>
              <w:adjustRightInd w:val="0"/>
              <w:jc w:val="center"/>
              <w:rPr>
                <w:rFonts w:eastAsia="Calibri"/>
                <w:sz w:val="16"/>
                <w:szCs w:val="16"/>
              </w:rPr>
            </w:pPr>
            <w:r w:rsidRPr="006B1445">
              <w:rPr>
                <w:rFonts w:eastAsia="Calibri"/>
                <w:sz w:val="16"/>
                <w:szCs w:val="16"/>
              </w:rPr>
              <w:t>5000</w:t>
            </w:r>
          </w:p>
        </w:tc>
        <w:tc>
          <w:tcPr>
            <w:tcW w:w="2687" w:type="dxa"/>
            <w:tcBorders>
              <w:top w:val="single" w:sz="6" w:space="0" w:color="000000"/>
            </w:tcBorders>
            <w:vAlign w:val="center"/>
          </w:tcPr>
          <w:p w14:paraId="65BAD48F" w14:textId="77777777" w:rsidR="00383D3A" w:rsidRPr="006B1445" w:rsidRDefault="00383D3A" w:rsidP="00FF7D04">
            <w:pPr>
              <w:keepNext/>
              <w:autoSpaceDE w:val="0"/>
              <w:autoSpaceDN w:val="0"/>
              <w:adjustRightInd w:val="0"/>
              <w:jc w:val="center"/>
              <w:rPr>
                <w:rFonts w:eastAsia="Calibri"/>
                <w:sz w:val="16"/>
                <w:szCs w:val="16"/>
              </w:rPr>
            </w:pPr>
            <w:r w:rsidRPr="006B1445">
              <w:rPr>
                <w:rFonts w:eastAsia="Calibri"/>
                <w:sz w:val="16"/>
                <w:szCs w:val="16"/>
              </w:rPr>
              <w:t>Inventories and Merchandise</w:t>
            </w:r>
          </w:p>
        </w:tc>
        <w:tc>
          <w:tcPr>
            <w:tcW w:w="3599" w:type="dxa"/>
            <w:tcBorders>
              <w:top w:val="single" w:sz="6" w:space="0" w:color="000000"/>
            </w:tcBorders>
            <w:vAlign w:val="center"/>
          </w:tcPr>
          <w:p w14:paraId="4B796291" w14:textId="77777777" w:rsidR="00383D3A" w:rsidRPr="00383D3A" w:rsidRDefault="00383D3A" w:rsidP="00383D3A">
            <w:pPr>
              <w:keepNext/>
              <w:ind w:left="106" w:right="153"/>
              <w:rPr>
                <w:kern w:val="2"/>
                <w:sz w:val="16"/>
              </w:rPr>
            </w:pPr>
            <w:r w:rsidRPr="00383D3A">
              <w:rPr>
                <w:kern w:val="2"/>
                <w:sz w:val="16"/>
              </w:rPr>
              <w:t>Inventories of items that are tangible personal property which are held for sale, process of production, consumed in the production of the goods or services to be available for sale or are utilized in marketing or distribution activities.</w:t>
            </w:r>
          </w:p>
        </w:tc>
      </w:tr>
      <w:tr w:rsidR="008574F8" w:rsidRPr="00D82ADD" w14:paraId="492A7D7D" w14:textId="77777777" w:rsidTr="004F75AE">
        <w:trPr>
          <w:cantSplit/>
          <w:trHeight w:val="65"/>
          <w:jc w:val="center"/>
        </w:trPr>
        <w:tc>
          <w:tcPr>
            <w:tcW w:w="905" w:type="dxa"/>
            <w:vAlign w:val="center"/>
          </w:tcPr>
          <w:p w14:paraId="1658EF3D" w14:textId="77777777" w:rsidR="008574F8" w:rsidRPr="00D82ADD" w:rsidRDefault="008574F8" w:rsidP="008574F8">
            <w:pPr>
              <w:keepNext/>
              <w:jc w:val="center"/>
              <w:rPr>
                <w:kern w:val="2"/>
                <w:sz w:val="16"/>
              </w:rPr>
            </w:pPr>
            <w:r w:rsidRPr="00D82ADD">
              <w:rPr>
                <w:kern w:val="2"/>
                <w:sz w:val="16"/>
              </w:rPr>
              <w:t>51</w:t>
            </w:r>
          </w:p>
        </w:tc>
        <w:tc>
          <w:tcPr>
            <w:tcW w:w="1980" w:type="dxa"/>
            <w:vAlign w:val="center"/>
          </w:tcPr>
          <w:p w14:paraId="6CDEC42F" w14:textId="77777777" w:rsidR="008574F8" w:rsidRPr="00D82ADD" w:rsidRDefault="008574F8" w:rsidP="008574F8">
            <w:pPr>
              <w:keepNext/>
              <w:jc w:val="center"/>
              <w:rPr>
                <w:kern w:val="2"/>
                <w:sz w:val="16"/>
              </w:rPr>
            </w:pPr>
            <w:r w:rsidRPr="00D82ADD">
              <w:rPr>
                <w:kern w:val="2"/>
                <w:sz w:val="16"/>
              </w:rPr>
              <w:t>Machinery and Equipment</w:t>
            </w:r>
          </w:p>
        </w:tc>
        <w:tc>
          <w:tcPr>
            <w:tcW w:w="1350" w:type="dxa"/>
            <w:vAlign w:val="center"/>
          </w:tcPr>
          <w:p w14:paraId="391934CA" w14:textId="77777777" w:rsidR="008574F8" w:rsidRPr="00D82ADD" w:rsidRDefault="008574F8" w:rsidP="00123AD9">
            <w:pPr>
              <w:jc w:val="center"/>
              <w:rPr>
                <w:kern w:val="2"/>
                <w:sz w:val="16"/>
              </w:rPr>
            </w:pPr>
            <w:r w:rsidRPr="00D82ADD">
              <w:rPr>
                <w:kern w:val="2"/>
                <w:sz w:val="16"/>
              </w:rPr>
              <w:t>5100</w:t>
            </w:r>
          </w:p>
        </w:tc>
        <w:tc>
          <w:tcPr>
            <w:tcW w:w="2687" w:type="dxa"/>
            <w:vAlign w:val="center"/>
          </w:tcPr>
          <w:p w14:paraId="170AEAA6" w14:textId="77777777" w:rsidR="008574F8" w:rsidRPr="00D82ADD" w:rsidRDefault="008574F8" w:rsidP="008574F8">
            <w:pPr>
              <w:keepNext/>
              <w:jc w:val="center"/>
              <w:rPr>
                <w:kern w:val="2"/>
                <w:sz w:val="16"/>
              </w:rPr>
            </w:pPr>
            <w:r w:rsidRPr="00D82ADD">
              <w:rPr>
                <w:kern w:val="2"/>
                <w:sz w:val="16"/>
              </w:rPr>
              <w:t>Machinery and Equipment</w:t>
            </w:r>
          </w:p>
        </w:tc>
        <w:tc>
          <w:tcPr>
            <w:tcW w:w="3599" w:type="dxa"/>
          </w:tcPr>
          <w:p w14:paraId="18D89DCD" w14:textId="77777777" w:rsidR="008574F8" w:rsidRPr="00D82ADD" w:rsidRDefault="008574F8" w:rsidP="008574F8">
            <w:pPr>
              <w:keepNext/>
              <w:ind w:left="106" w:right="153"/>
              <w:rPr>
                <w:kern w:val="2"/>
                <w:sz w:val="16"/>
              </w:rPr>
            </w:pPr>
            <w:r w:rsidRPr="00D82ADD">
              <w:rPr>
                <w:kern w:val="2"/>
                <w:sz w:val="16"/>
              </w:rPr>
              <w:t>Machinery and equipment</w:t>
            </w:r>
          </w:p>
        </w:tc>
      </w:tr>
      <w:tr w:rsidR="008574F8" w:rsidRPr="00D82ADD" w14:paraId="08C6C5CA" w14:textId="77777777" w:rsidTr="004F75AE">
        <w:trPr>
          <w:cantSplit/>
          <w:trHeight w:val="65"/>
          <w:jc w:val="center"/>
        </w:trPr>
        <w:tc>
          <w:tcPr>
            <w:tcW w:w="905" w:type="dxa"/>
            <w:vAlign w:val="center"/>
          </w:tcPr>
          <w:p w14:paraId="7E1D1134" w14:textId="77777777" w:rsidR="008574F8" w:rsidRPr="00D82ADD" w:rsidRDefault="008574F8" w:rsidP="008574F8">
            <w:pPr>
              <w:keepNext/>
              <w:jc w:val="center"/>
              <w:rPr>
                <w:kern w:val="2"/>
                <w:sz w:val="16"/>
              </w:rPr>
            </w:pPr>
            <w:r w:rsidRPr="00D82ADD">
              <w:rPr>
                <w:kern w:val="2"/>
                <w:sz w:val="16"/>
              </w:rPr>
              <w:t>52</w:t>
            </w:r>
          </w:p>
        </w:tc>
        <w:tc>
          <w:tcPr>
            <w:tcW w:w="1980" w:type="dxa"/>
            <w:vAlign w:val="center"/>
          </w:tcPr>
          <w:p w14:paraId="3C29EE34" w14:textId="77777777" w:rsidR="008574F8" w:rsidRPr="00D82ADD" w:rsidRDefault="008574F8" w:rsidP="008574F8">
            <w:pPr>
              <w:keepNext/>
              <w:jc w:val="center"/>
              <w:rPr>
                <w:kern w:val="2"/>
                <w:sz w:val="16"/>
              </w:rPr>
            </w:pPr>
            <w:r w:rsidRPr="00D82ADD">
              <w:rPr>
                <w:kern w:val="2"/>
                <w:sz w:val="16"/>
              </w:rPr>
              <w:t>Business Furniture and Fixtures</w:t>
            </w:r>
          </w:p>
        </w:tc>
        <w:tc>
          <w:tcPr>
            <w:tcW w:w="1350" w:type="dxa"/>
            <w:vAlign w:val="center"/>
          </w:tcPr>
          <w:p w14:paraId="2FA4138A" w14:textId="77777777" w:rsidR="008574F8" w:rsidRPr="00D82ADD" w:rsidRDefault="008574F8" w:rsidP="00123AD9">
            <w:pPr>
              <w:jc w:val="center"/>
              <w:rPr>
                <w:kern w:val="2"/>
                <w:sz w:val="16"/>
              </w:rPr>
            </w:pPr>
            <w:r w:rsidRPr="00D82ADD">
              <w:rPr>
                <w:kern w:val="2"/>
                <w:sz w:val="16"/>
              </w:rPr>
              <w:t>5200</w:t>
            </w:r>
          </w:p>
        </w:tc>
        <w:tc>
          <w:tcPr>
            <w:tcW w:w="2687" w:type="dxa"/>
            <w:vAlign w:val="center"/>
          </w:tcPr>
          <w:p w14:paraId="448E5605" w14:textId="77777777" w:rsidR="008574F8" w:rsidRPr="00D82ADD" w:rsidRDefault="008574F8" w:rsidP="008574F8">
            <w:pPr>
              <w:keepNext/>
              <w:jc w:val="center"/>
              <w:rPr>
                <w:kern w:val="2"/>
                <w:sz w:val="16"/>
              </w:rPr>
            </w:pPr>
            <w:r w:rsidRPr="00D82ADD">
              <w:rPr>
                <w:kern w:val="2"/>
                <w:sz w:val="16"/>
              </w:rPr>
              <w:t>Business Furniture and Fixtures</w:t>
            </w:r>
          </w:p>
        </w:tc>
        <w:tc>
          <w:tcPr>
            <w:tcW w:w="3599" w:type="dxa"/>
          </w:tcPr>
          <w:p w14:paraId="2386E332" w14:textId="77777777" w:rsidR="008574F8" w:rsidRPr="00D82ADD" w:rsidRDefault="008574F8" w:rsidP="008574F8">
            <w:pPr>
              <w:keepNext/>
              <w:ind w:left="106" w:right="153"/>
              <w:rPr>
                <w:kern w:val="2"/>
                <w:sz w:val="16"/>
              </w:rPr>
            </w:pPr>
            <w:r w:rsidRPr="00D82ADD">
              <w:rPr>
                <w:kern w:val="2"/>
                <w:sz w:val="16"/>
              </w:rPr>
              <w:t>Office furniture and equipment.</w:t>
            </w:r>
          </w:p>
        </w:tc>
      </w:tr>
      <w:tr w:rsidR="008574F8" w:rsidRPr="00D82ADD" w14:paraId="3241263D" w14:textId="77777777" w:rsidTr="004F75AE">
        <w:trPr>
          <w:cantSplit/>
          <w:trHeight w:val="65"/>
          <w:jc w:val="center"/>
        </w:trPr>
        <w:tc>
          <w:tcPr>
            <w:tcW w:w="905" w:type="dxa"/>
            <w:vAlign w:val="center"/>
          </w:tcPr>
          <w:p w14:paraId="4C9E9AF1" w14:textId="77777777" w:rsidR="008574F8" w:rsidRPr="00D82ADD" w:rsidRDefault="008574F8" w:rsidP="008574F8">
            <w:pPr>
              <w:keepNext/>
              <w:jc w:val="center"/>
              <w:rPr>
                <w:kern w:val="2"/>
                <w:sz w:val="16"/>
              </w:rPr>
            </w:pPr>
            <w:r w:rsidRPr="00D82ADD">
              <w:rPr>
                <w:kern w:val="2"/>
                <w:sz w:val="16"/>
              </w:rPr>
              <w:t>53</w:t>
            </w:r>
          </w:p>
        </w:tc>
        <w:tc>
          <w:tcPr>
            <w:tcW w:w="1980" w:type="dxa"/>
            <w:vAlign w:val="center"/>
          </w:tcPr>
          <w:p w14:paraId="7BAAF11B" w14:textId="77777777" w:rsidR="008574F8" w:rsidRPr="00D82ADD" w:rsidRDefault="008574F8" w:rsidP="008574F8">
            <w:pPr>
              <w:keepNext/>
              <w:jc w:val="center"/>
              <w:rPr>
                <w:kern w:val="2"/>
                <w:sz w:val="16"/>
              </w:rPr>
            </w:pPr>
            <w:r w:rsidRPr="00D82ADD">
              <w:rPr>
                <w:kern w:val="2"/>
                <w:sz w:val="16"/>
              </w:rPr>
              <w:t>Miscellaneous Personal Property</w:t>
            </w:r>
          </w:p>
        </w:tc>
        <w:tc>
          <w:tcPr>
            <w:tcW w:w="1350" w:type="dxa"/>
            <w:vAlign w:val="center"/>
          </w:tcPr>
          <w:p w14:paraId="67F085AD" w14:textId="77777777" w:rsidR="008574F8" w:rsidRPr="00D82ADD" w:rsidRDefault="008574F8" w:rsidP="00123AD9">
            <w:pPr>
              <w:jc w:val="center"/>
              <w:rPr>
                <w:kern w:val="2"/>
                <w:sz w:val="16"/>
              </w:rPr>
            </w:pPr>
            <w:r w:rsidRPr="00D82ADD">
              <w:rPr>
                <w:kern w:val="2"/>
                <w:sz w:val="16"/>
              </w:rPr>
              <w:t>5300</w:t>
            </w:r>
          </w:p>
        </w:tc>
        <w:tc>
          <w:tcPr>
            <w:tcW w:w="2687" w:type="dxa"/>
            <w:vAlign w:val="center"/>
          </w:tcPr>
          <w:p w14:paraId="11453B35" w14:textId="77777777" w:rsidR="008574F8" w:rsidRPr="00D82ADD" w:rsidRDefault="008574F8" w:rsidP="008574F8">
            <w:pPr>
              <w:keepNext/>
              <w:jc w:val="center"/>
              <w:rPr>
                <w:kern w:val="2"/>
                <w:sz w:val="16"/>
              </w:rPr>
            </w:pPr>
            <w:r w:rsidRPr="00D82ADD">
              <w:rPr>
                <w:sz w:val="16"/>
                <w:szCs w:val="16"/>
              </w:rPr>
              <w:t>Computer Hardware/Software</w:t>
            </w:r>
          </w:p>
        </w:tc>
        <w:tc>
          <w:tcPr>
            <w:tcW w:w="3599" w:type="dxa"/>
          </w:tcPr>
          <w:p w14:paraId="27FD0F50" w14:textId="77777777" w:rsidR="008574F8" w:rsidRPr="00822CE9" w:rsidRDefault="00DC654D" w:rsidP="008574F8">
            <w:pPr>
              <w:keepNext/>
              <w:ind w:left="106" w:right="153"/>
              <w:rPr>
                <w:sz w:val="16"/>
                <w:szCs w:val="16"/>
              </w:rPr>
            </w:pPr>
            <w:r w:rsidRPr="00B270A7">
              <w:rPr>
                <w:sz w:val="16"/>
                <w:szCs w:val="16"/>
              </w:rPr>
              <w:t>Includes computer hardware, software, computer network equipment, printers, etc.</w:t>
            </w:r>
          </w:p>
        </w:tc>
      </w:tr>
      <w:tr w:rsidR="008574F8" w:rsidRPr="00D82ADD" w14:paraId="3EAF863B" w14:textId="77777777" w:rsidTr="004F75AE">
        <w:trPr>
          <w:cantSplit/>
          <w:trHeight w:val="65"/>
          <w:jc w:val="center"/>
        </w:trPr>
        <w:tc>
          <w:tcPr>
            <w:tcW w:w="905" w:type="dxa"/>
            <w:vAlign w:val="center"/>
          </w:tcPr>
          <w:p w14:paraId="0864B227" w14:textId="77777777" w:rsidR="008574F8" w:rsidRPr="00D82ADD" w:rsidRDefault="008574F8" w:rsidP="008574F8">
            <w:pPr>
              <w:jc w:val="center"/>
              <w:rPr>
                <w:kern w:val="2"/>
                <w:sz w:val="16"/>
              </w:rPr>
            </w:pPr>
          </w:p>
        </w:tc>
        <w:tc>
          <w:tcPr>
            <w:tcW w:w="1980" w:type="dxa"/>
            <w:vAlign w:val="center"/>
          </w:tcPr>
          <w:p w14:paraId="1A133A4B" w14:textId="77777777" w:rsidR="008574F8" w:rsidRPr="00D82ADD" w:rsidRDefault="008574F8" w:rsidP="008574F8">
            <w:pPr>
              <w:jc w:val="center"/>
              <w:rPr>
                <w:kern w:val="2"/>
                <w:sz w:val="16"/>
              </w:rPr>
            </w:pPr>
          </w:p>
        </w:tc>
        <w:tc>
          <w:tcPr>
            <w:tcW w:w="1350" w:type="dxa"/>
            <w:vAlign w:val="center"/>
          </w:tcPr>
          <w:p w14:paraId="6EB00498" w14:textId="77777777" w:rsidR="008574F8" w:rsidRPr="00123AD9" w:rsidRDefault="008574F8" w:rsidP="00123AD9">
            <w:pPr>
              <w:jc w:val="center"/>
              <w:rPr>
                <w:kern w:val="2"/>
                <w:sz w:val="16"/>
              </w:rPr>
            </w:pPr>
            <w:r w:rsidRPr="00123AD9">
              <w:rPr>
                <w:kern w:val="2"/>
                <w:sz w:val="16"/>
              </w:rPr>
              <w:t>5310</w:t>
            </w:r>
          </w:p>
        </w:tc>
        <w:tc>
          <w:tcPr>
            <w:tcW w:w="2687" w:type="dxa"/>
            <w:vAlign w:val="center"/>
          </w:tcPr>
          <w:p w14:paraId="71AD21A5" w14:textId="77777777" w:rsidR="008574F8" w:rsidRPr="00631A45" w:rsidRDefault="008574F8" w:rsidP="008574F8">
            <w:pPr>
              <w:pStyle w:val="BodyTextIndent2"/>
              <w:ind w:hanging="720"/>
              <w:jc w:val="center"/>
              <w:rPr>
                <w:rFonts w:ascii="Times New Roman" w:hAnsi="Times New Roman"/>
                <w:sz w:val="16"/>
                <w:szCs w:val="16"/>
                <w:lang w:val="en-US" w:eastAsia="en-US"/>
              </w:rPr>
            </w:pPr>
            <w:r w:rsidRPr="00631A45">
              <w:rPr>
                <w:rFonts w:ascii="Times New Roman" w:hAnsi="Times New Roman"/>
                <w:sz w:val="16"/>
                <w:szCs w:val="16"/>
                <w:lang w:val="en-US" w:eastAsia="en-US"/>
              </w:rPr>
              <w:t>Electronics</w:t>
            </w:r>
          </w:p>
        </w:tc>
        <w:tc>
          <w:tcPr>
            <w:tcW w:w="3599" w:type="dxa"/>
          </w:tcPr>
          <w:p w14:paraId="19F09C79" w14:textId="77777777" w:rsidR="008574F8" w:rsidRPr="00631A45" w:rsidRDefault="008574F8" w:rsidP="008574F8">
            <w:pPr>
              <w:pStyle w:val="BodyTextIndent2"/>
              <w:tabs>
                <w:tab w:val="clear" w:pos="720"/>
                <w:tab w:val="left" w:pos="0"/>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Includes electronic typewriters, copy machines, postage machines, etc.</w:t>
            </w:r>
          </w:p>
        </w:tc>
      </w:tr>
      <w:tr w:rsidR="008574F8" w:rsidRPr="00D82ADD" w14:paraId="4D8EA010" w14:textId="77777777" w:rsidTr="004F75AE">
        <w:trPr>
          <w:cantSplit/>
          <w:trHeight w:val="65"/>
          <w:jc w:val="center"/>
        </w:trPr>
        <w:tc>
          <w:tcPr>
            <w:tcW w:w="905" w:type="dxa"/>
            <w:vAlign w:val="center"/>
          </w:tcPr>
          <w:p w14:paraId="6EBD48B7" w14:textId="77777777" w:rsidR="008574F8" w:rsidRPr="00D82ADD" w:rsidRDefault="008574F8" w:rsidP="008574F8">
            <w:pPr>
              <w:jc w:val="center"/>
              <w:rPr>
                <w:kern w:val="2"/>
                <w:sz w:val="16"/>
              </w:rPr>
            </w:pPr>
          </w:p>
        </w:tc>
        <w:tc>
          <w:tcPr>
            <w:tcW w:w="1980" w:type="dxa"/>
            <w:vAlign w:val="center"/>
          </w:tcPr>
          <w:p w14:paraId="6E9B9907" w14:textId="77777777" w:rsidR="008574F8" w:rsidRPr="00D82ADD" w:rsidRDefault="008574F8" w:rsidP="008574F8">
            <w:pPr>
              <w:jc w:val="center"/>
              <w:rPr>
                <w:kern w:val="2"/>
                <w:sz w:val="16"/>
              </w:rPr>
            </w:pPr>
          </w:p>
        </w:tc>
        <w:tc>
          <w:tcPr>
            <w:tcW w:w="1350" w:type="dxa"/>
            <w:vAlign w:val="center"/>
          </w:tcPr>
          <w:p w14:paraId="624A87D1" w14:textId="77777777" w:rsidR="008574F8" w:rsidRPr="00123AD9" w:rsidRDefault="008574F8" w:rsidP="00123AD9">
            <w:pPr>
              <w:jc w:val="center"/>
              <w:rPr>
                <w:kern w:val="2"/>
                <w:sz w:val="16"/>
              </w:rPr>
            </w:pPr>
            <w:r w:rsidRPr="00123AD9">
              <w:rPr>
                <w:kern w:val="2"/>
                <w:sz w:val="16"/>
              </w:rPr>
              <w:t>5320</w:t>
            </w:r>
          </w:p>
        </w:tc>
        <w:tc>
          <w:tcPr>
            <w:tcW w:w="2687" w:type="dxa"/>
            <w:vAlign w:val="center"/>
          </w:tcPr>
          <w:p w14:paraId="60495AE1" w14:textId="77777777" w:rsidR="008574F8" w:rsidRPr="00631A45" w:rsidRDefault="008574F8" w:rsidP="008574F8">
            <w:pPr>
              <w:pStyle w:val="BodyTextIndent2"/>
              <w:ind w:hanging="720"/>
              <w:jc w:val="center"/>
              <w:rPr>
                <w:rFonts w:ascii="Times New Roman" w:hAnsi="Times New Roman"/>
                <w:sz w:val="16"/>
                <w:szCs w:val="16"/>
                <w:lang w:val="en-US" w:eastAsia="en-US"/>
              </w:rPr>
            </w:pPr>
            <w:r w:rsidRPr="00631A45">
              <w:rPr>
                <w:rFonts w:ascii="Times New Roman" w:hAnsi="Times New Roman"/>
                <w:sz w:val="16"/>
                <w:szCs w:val="16"/>
                <w:lang w:val="en-US" w:eastAsia="en-US"/>
              </w:rPr>
              <w:t>Leasehold Improvements</w:t>
            </w:r>
          </w:p>
        </w:tc>
        <w:tc>
          <w:tcPr>
            <w:tcW w:w="3599" w:type="dxa"/>
          </w:tcPr>
          <w:p w14:paraId="79305089" w14:textId="77777777" w:rsidR="008574F8" w:rsidRPr="00631A45" w:rsidRDefault="008574F8" w:rsidP="008574F8">
            <w:pPr>
              <w:pStyle w:val="BodyTextIndent2"/>
              <w:tabs>
                <w:tab w:val="clear" w:pos="720"/>
                <w:tab w:val="left" w:pos="0"/>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Includes all leasehold improvements being expensed by tenant of rental property.</w:t>
            </w:r>
          </w:p>
        </w:tc>
      </w:tr>
      <w:tr w:rsidR="008574F8" w:rsidRPr="00D82ADD" w14:paraId="36572F2C" w14:textId="77777777" w:rsidTr="004F75AE">
        <w:trPr>
          <w:cantSplit/>
          <w:trHeight w:val="65"/>
          <w:jc w:val="center"/>
        </w:trPr>
        <w:tc>
          <w:tcPr>
            <w:tcW w:w="905" w:type="dxa"/>
            <w:vAlign w:val="center"/>
          </w:tcPr>
          <w:p w14:paraId="739F6F3C" w14:textId="77777777" w:rsidR="008574F8" w:rsidRPr="00D82ADD" w:rsidRDefault="008574F8" w:rsidP="008574F8">
            <w:pPr>
              <w:jc w:val="center"/>
              <w:rPr>
                <w:kern w:val="2"/>
                <w:sz w:val="16"/>
              </w:rPr>
            </w:pPr>
          </w:p>
        </w:tc>
        <w:tc>
          <w:tcPr>
            <w:tcW w:w="1980" w:type="dxa"/>
            <w:vAlign w:val="center"/>
          </w:tcPr>
          <w:p w14:paraId="467B4071" w14:textId="77777777" w:rsidR="008574F8" w:rsidRPr="00D82ADD" w:rsidRDefault="008574F8" w:rsidP="008574F8">
            <w:pPr>
              <w:jc w:val="center"/>
              <w:rPr>
                <w:kern w:val="2"/>
                <w:sz w:val="16"/>
              </w:rPr>
            </w:pPr>
          </w:p>
        </w:tc>
        <w:tc>
          <w:tcPr>
            <w:tcW w:w="1350" w:type="dxa"/>
            <w:vAlign w:val="center"/>
          </w:tcPr>
          <w:p w14:paraId="0163FB68" w14:textId="77777777" w:rsidR="008574F8" w:rsidRPr="00123AD9" w:rsidRDefault="008574F8" w:rsidP="00123AD9">
            <w:pPr>
              <w:jc w:val="center"/>
              <w:rPr>
                <w:kern w:val="2"/>
                <w:sz w:val="16"/>
              </w:rPr>
            </w:pPr>
            <w:r w:rsidRPr="00123AD9">
              <w:rPr>
                <w:kern w:val="2"/>
                <w:sz w:val="16"/>
              </w:rPr>
              <w:t>5330</w:t>
            </w:r>
          </w:p>
        </w:tc>
        <w:tc>
          <w:tcPr>
            <w:tcW w:w="2687" w:type="dxa"/>
            <w:vAlign w:val="center"/>
          </w:tcPr>
          <w:p w14:paraId="73B07BC7" w14:textId="77777777" w:rsidR="008574F8" w:rsidRPr="00631A45" w:rsidRDefault="008574F8" w:rsidP="00DC654D">
            <w:pPr>
              <w:pStyle w:val="BodyTextIndent2"/>
              <w:tabs>
                <w:tab w:val="clear" w:pos="380"/>
                <w:tab w:val="clear" w:pos="720"/>
                <w:tab w:val="clear" w:pos="1440"/>
                <w:tab w:val="clear" w:pos="1860"/>
                <w:tab w:val="clear" w:pos="2880"/>
                <w:tab w:val="clear" w:pos="3600"/>
                <w:tab w:val="clear" w:pos="4320"/>
                <w:tab w:val="clear" w:pos="5040"/>
                <w:tab w:val="clear" w:pos="5760"/>
                <w:tab w:val="clear" w:pos="6480"/>
                <w:tab w:val="clear" w:pos="7200"/>
                <w:tab w:val="clear" w:pos="7920"/>
                <w:tab w:val="clear" w:pos="8640"/>
                <w:tab w:val="clear" w:pos="9360"/>
                <w:tab w:val="clear" w:pos="10080"/>
              </w:tabs>
              <w:ind w:left="0"/>
              <w:jc w:val="center"/>
              <w:rPr>
                <w:rFonts w:ascii="Times New Roman" w:hAnsi="Times New Roman"/>
                <w:sz w:val="16"/>
                <w:szCs w:val="16"/>
                <w:lang w:val="en-US" w:eastAsia="en-US"/>
              </w:rPr>
            </w:pPr>
            <w:r w:rsidRPr="00631A45">
              <w:rPr>
                <w:rFonts w:ascii="Times New Roman" w:hAnsi="Times New Roman"/>
                <w:sz w:val="16"/>
                <w:szCs w:val="16"/>
                <w:lang w:val="en-US" w:eastAsia="en-US"/>
              </w:rPr>
              <w:t>Telecommunications Equipment</w:t>
            </w:r>
          </w:p>
        </w:tc>
        <w:tc>
          <w:tcPr>
            <w:tcW w:w="3599" w:type="dxa"/>
          </w:tcPr>
          <w:p w14:paraId="54896792" w14:textId="77777777" w:rsidR="008574F8" w:rsidRPr="00631A45" w:rsidRDefault="008574F8" w:rsidP="008574F8">
            <w:pPr>
              <w:pStyle w:val="BodyTextIndent2"/>
              <w:tabs>
                <w:tab w:val="clear" w:pos="720"/>
                <w:tab w:val="left" w:pos="0"/>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Includes all telephone systems, telephone switching equipment not public service.</w:t>
            </w:r>
          </w:p>
        </w:tc>
      </w:tr>
      <w:tr w:rsidR="008574F8" w:rsidRPr="00D82ADD" w14:paraId="610E9E5F" w14:textId="77777777" w:rsidTr="004F75AE">
        <w:trPr>
          <w:cantSplit/>
          <w:trHeight w:val="65"/>
          <w:jc w:val="center"/>
        </w:trPr>
        <w:tc>
          <w:tcPr>
            <w:tcW w:w="905" w:type="dxa"/>
            <w:vAlign w:val="center"/>
          </w:tcPr>
          <w:p w14:paraId="49B96A60" w14:textId="77777777" w:rsidR="008574F8" w:rsidRPr="00D82ADD" w:rsidRDefault="008574F8" w:rsidP="008574F8">
            <w:pPr>
              <w:jc w:val="center"/>
              <w:rPr>
                <w:kern w:val="2"/>
                <w:sz w:val="16"/>
              </w:rPr>
            </w:pPr>
          </w:p>
        </w:tc>
        <w:tc>
          <w:tcPr>
            <w:tcW w:w="1980" w:type="dxa"/>
            <w:vAlign w:val="center"/>
          </w:tcPr>
          <w:p w14:paraId="6932B1F9" w14:textId="77777777" w:rsidR="008574F8" w:rsidRPr="00D82ADD" w:rsidRDefault="008574F8" w:rsidP="008574F8">
            <w:pPr>
              <w:jc w:val="center"/>
              <w:rPr>
                <w:kern w:val="2"/>
                <w:sz w:val="16"/>
              </w:rPr>
            </w:pPr>
          </w:p>
        </w:tc>
        <w:tc>
          <w:tcPr>
            <w:tcW w:w="1350" w:type="dxa"/>
            <w:vAlign w:val="center"/>
          </w:tcPr>
          <w:p w14:paraId="58E29A23" w14:textId="77777777" w:rsidR="008574F8" w:rsidRPr="00123AD9" w:rsidRDefault="008574F8" w:rsidP="00123AD9">
            <w:pPr>
              <w:jc w:val="center"/>
              <w:rPr>
                <w:kern w:val="2"/>
                <w:sz w:val="16"/>
              </w:rPr>
            </w:pPr>
            <w:r w:rsidRPr="00123AD9">
              <w:rPr>
                <w:kern w:val="2"/>
                <w:sz w:val="16"/>
              </w:rPr>
              <w:t>5340</w:t>
            </w:r>
          </w:p>
        </w:tc>
        <w:tc>
          <w:tcPr>
            <w:tcW w:w="2687" w:type="dxa"/>
            <w:vAlign w:val="center"/>
          </w:tcPr>
          <w:p w14:paraId="08401426" w14:textId="77777777" w:rsidR="008574F8" w:rsidRPr="00631A45" w:rsidRDefault="008574F8" w:rsidP="008574F8">
            <w:pPr>
              <w:pStyle w:val="BodyTextIndent2"/>
              <w:ind w:hanging="720"/>
              <w:jc w:val="center"/>
              <w:rPr>
                <w:rFonts w:ascii="Times New Roman" w:hAnsi="Times New Roman"/>
                <w:sz w:val="16"/>
                <w:szCs w:val="16"/>
                <w:lang w:val="en-US" w:eastAsia="en-US"/>
              </w:rPr>
            </w:pPr>
            <w:r w:rsidRPr="00631A45">
              <w:rPr>
                <w:rFonts w:ascii="Times New Roman" w:hAnsi="Times New Roman"/>
                <w:sz w:val="16"/>
                <w:szCs w:val="16"/>
                <w:lang w:val="en-US" w:eastAsia="en-US"/>
              </w:rPr>
              <w:t>Cell Towers</w:t>
            </w:r>
          </w:p>
        </w:tc>
        <w:tc>
          <w:tcPr>
            <w:tcW w:w="3599" w:type="dxa"/>
          </w:tcPr>
          <w:p w14:paraId="1D51AAB5" w14:textId="77777777" w:rsidR="008574F8" w:rsidRPr="00631A45" w:rsidRDefault="008574F8" w:rsidP="008574F8">
            <w:pPr>
              <w:pStyle w:val="BodyTextIndent2"/>
              <w:tabs>
                <w:tab w:val="clear" w:pos="720"/>
                <w:tab w:val="left" w:pos="0"/>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Includes cell towers and related equipment not part of public service.</w:t>
            </w:r>
          </w:p>
        </w:tc>
      </w:tr>
      <w:tr w:rsidR="008574F8" w:rsidRPr="00D82ADD" w14:paraId="330CFDB9" w14:textId="77777777" w:rsidTr="004F75AE">
        <w:trPr>
          <w:cantSplit/>
          <w:trHeight w:val="65"/>
          <w:jc w:val="center"/>
        </w:trPr>
        <w:tc>
          <w:tcPr>
            <w:tcW w:w="905" w:type="dxa"/>
            <w:vAlign w:val="center"/>
          </w:tcPr>
          <w:p w14:paraId="08DE7A55" w14:textId="77777777" w:rsidR="008574F8" w:rsidRPr="00D82ADD" w:rsidRDefault="008574F8" w:rsidP="008574F8">
            <w:pPr>
              <w:jc w:val="center"/>
              <w:rPr>
                <w:kern w:val="2"/>
                <w:sz w:val="16"/>
              </w:rPr>
            </w:pPr>
          </w:p>
        </w:tc>
        <w:tc>
          <w:tcPr>
            <w:tcW w:w="1980" w:type="dxa"/>
            <w:vAlign w:val="center"/>
          </w:tcPr>
          <w:p w14:paraId="5A07BDDC" w14:textId="77777777" w:rsidR="008574F8" w:rsidRPr="00D82ADD" w:rsidRDefault="008574F8" w:rsidP="008574F8">
            <w:pPr>
              <w:jc w:val="center"/>
              <w:rPr>
                <w:kern w:val="2"/>
                <w:sz w:val="16"/>
              </w:rPr>
            </w:pPr>
          </w:p>
        </w:tc>
        <w:tc>
          <w:tcPr>
            <w:tcW w:w="1350" w:type="dxa"/>
            <w:vAlign w:val="center"/>
          </w:tcPr>
          <w:p w14:paraId="760B767D" w14:textId="77777777" w:rsidR="008574F8" w:rsidRPr="00123AD9" w:rsidRDefault="008574F8" w:rsidP="00123AD9">
            <w:pPr>
              <w:jc w:val="center"/>
              <w:rPr>
                <w:kern w:val="2"/>
                <w:sz w:val="16"/>
              </w:rPr>
            </w:pPr>
            <w:r w:rsidRPr="00123AD9">
              <w:rPr>
                <w:kern w:val="2"/>
                <w:sz w:val="16"/>
              </w:rPr>
              <w:t>5350</w:t>
            </w:r>
          </w:p>
        </w:tc>
        <w:tc>
          <w:tcPr>
            <w:tcW w:w="2687" w:type="dxa"/>
            <w:vAlign w:val="center"/>
          </w:tcPr>
          <w:p w14:paraId="30CD83E2" w14:textId="77777777" w:rsidR="008574F8" w:rsidRPr="00631A45" w:rsidRDefault="008574F8" w:rsidP="008574F8">
            <w:pPr>
              <w:pStyle w:val="BodyTextIndent2"/>
              <w:ind w:hanging="720"/>
              <w:jc w:val="center"/>
              <w:rPr>
                <w:rFonts w:ascii="Times New Roman" w:hAnsi="Times New Roman"/>
                <w:sz w:val="16"/>
                <w:szCs w:val="16"/>
                <w:lang w:val="en-US" w:eastAsia="en-US"/>
              </w:rPr>
            </w:pPr>
            <w:r w:rsidRPr="00631A45">
              <w:rPr>
                <w:rFonts w:ascii="Times New Roman" w:hAnsi="Times New Roman"/>
                <w:sz w:val="16"/>
                <w:szCs w:val="16"/>
                <w:lang w:val="en-US" w:eastAsia="en-US"/>
              </w:rPr>
              <w:t>Video Poker Machines</w:t>
            </w:r>
          </w:p>
        </w:tc>
        <w:tc>
          <w:tcPr>
            <w:tcW w:w="3599" w:type="dxa"/>
          </w:tcPr>
          <w:p w14:paraId="57495349" w14:textId="77777777" w:rsidR="008574F8" w:rsidRPr="00631A45" w:rsidRDefault="00DC654D" w:rsidP="008574F8">
            <w:pPr>
              <w:pStyle w:val="BodyTextIndent2"/>
              <w:tabs>
                <w:tab w:val="clear" w:pos="720"/>
                <w:tab w:val="left" w:pos="0"/>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Includes video poker machines, slot machines and other gambling related equipment.</w:t>
            </w:r>
          </w:p>
        </w:tc>
      </w:tr>
      <w:tr w:rsidR="00123AD9" w:rsidRPr="00D82ADD" w14:paraId="23A39D9C" w14:textId="77777777" w:rsidTr="004F75AE">
        <w:trPr>
          <w:cantSplit/>
          <w:trHeight w:val="102"/>
          <w:jc w:val="center"/>
        </w:trPr>
        <w:tc>
          <w:tcPr>
            <w:tcW w:w="905" w:type="dxa"/>
            <w:vAlign w:val="center"/>
          </w:tcPr>
          <w:p w14:paraId="146E72C2" w14:textId="77777777" w:rsidR="00123AD9" w:rsidRPr="00D82ADD" w:rsidRDefault="00123AD9" w:rsidP="00123AD9">
            <w:pPr>
              <w:jc w:val="center"/>
              <w:rPr>
                <w:kern w:val="2"/>
                <w:sz w:val="16"/>
              </w:rPr>
            </w:pPr>
          </w:p>
        </w:tc>
        <w:tc>
          <w:tcPr>
            <w:tcW w:w="1980" w:type="dxa"/>
            <w:vAlign w:val="center"/>
          </w:tcPr>
          <w:p w14:paraId="6C353A11" w14:textId="77777777" w:rsidR="00123AD9" w:rsidRPr="00D82ADD" w:rsidRDefault="00123AD9" w:rsidP="00123AD9">
            <w:pPr>
              <w:jc w:val="center"/>
              <w:rPr>
                <w:kern w:val="2"/>
                <w:sz w:val="16"/>
              </w:rPr>
            </w:pPr>
          </w:p>
        </w:tc>
        <w:tc>
          <w:tcPr>
            <w:tcW w:w="1350" w:type="dxa"/>
            <w:vAlign w:val="center"/>
          </w:tcPr>
          <w:p w14:paraId="510183DA" w14:textId="77777777" w:rsidR="00123AD9" w:rsidRPr="00123AD9" w:rsidRDefault="00123AD9" w:rsidP="00A24212">
            <w:pPr>
              <w:jc w:val="center"/>
              <w:rPr>
                <w:kern w:val="2"/>
                <w:sz w:val="16"/>
              </w:rPr>
            </w:pPr>
            <w:r w:rsidRPr="00123AD9">
              <w:rPr>
                <w:kern w:val="2"/>
                <w:sz w:val="16"/>
              </w:rPr>
              <w:t>5360</w:t>
            </w:r>
          </w:p>
        </w:tc>
        <w:tc>
          <w:tcPr>
            <w:tcW w:w="2687" w:type="dxa"/>
            <w:vAlign w:val="center"/>
          </w:tcPr>
          <w:p w14:paraId="422C2EC4" w14:textId="77777777" w:rsidR="00123AD9" w:rsidRPr="00123AD9" w:rsidRDefault="00123AD9" w:rsidP="00123AD9">
            <w:pPr>
              <w:jc w:val="center"/>
              <w:rPr>
                <w:kern w:val="2"/>
                <w:sz w:val="16"/>
              </w:rPr>
            </w:pPr>
            <w:r w:rsidRPr="00123AD9">
              <w:rPr>
                <w:kern w:val="2"/>
                <w:sz w:val="16"/>
              </w:rPr>
              <w:t>Cable Television</w:t>
            </w:r>
          </w:p>
        </w:tc>
        <w:tc>
          <w:tcPr>
            <w:tcW w:w="3599" w:type="dxa"/>
          </w:tcPr>
          <w:p w14:paraId="340AF69C" w14:textId="77777777" w:rsidR="00123AD9" w:rsidRPr="00631A45" w:rsidRDefault="00DC654D" w:rsidP="00123AD9">
            <w:pPr>
              <w:pStyle w:val="BodyTextIndent2"/>
              <w:tabs>
                <w:tab w:val="clear" w:pos="720"/>
                <w:tab w:val="left" w:pos="0"/>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Allow vendors to tie the property class to the LAT 8 for reporting on cable television equipment.</w:t>
            </w:r>
          </w:p>
        </w:tc>
      </w:tr>
      <w:tr w:rsidR="008574F8" w:rsidRPr="00D82ADD" w14:paraId="6449678A" w14:textId="77777777" w:rsidTr="004F75AE">
        <w:trPr>
          <w:cantSplit/>
          <w:trHeight w:val="102"/>
          <w:jc w:val="center"/>
        </w:trPr>
        <w:tc>
          <w:tcPr>
            <w:tcW w:w="905" w:type="dxa"/>
            <w:vAlign w:val="center"/>
          </w:tcPr>
          <w:p w14:paraId="56E22277" w14:textId="77777777" w:rsidR="008574F8" w:rsidRPr="00D82ADD" w:rsidRDefault="00383D3A" w:rsidP="008574F8">
            <w:pPr>
              <w:jc w:val="center"/>
              <w:rPr>
                <w:kern w:val="2"/>
                <w:sz w:val="16"/>
              </w:rPr>
            </w:pPr>
            <w:r>
              <w:rPr>
                <w:kern w:val="2"/>
                <w:sz w:val="16"/>
              </w:rPr>
              <w:t xml:space="preserve">  </w:t>
            </w:r>
          </w:p>
        </w:tc>
        <w:tc>
          <w:tcPr>
            <w:tcW w:w="1980" w:type="dxa"/>
            <w:vAlign w:val="center"/>
          </w:tcPr>
          <w:p w14:paraId="3C51234C" w14:textId="77777777" w:rsidR="008574F8" w:rsidRPr="00D82ADD" w:rsidRDefault="00383D3A" w:rsidP="008574F8">
            <w:pPr>
              <w:jc w:val="center"/>
              <w:rPr>
                <w:kern w:val="2"/>
                <w:sz w:val="16"/>
              </w:rPr>
            </w:pPr>
            <w:r>
              <w:rPr>
                <w:kern w:val="2"/>
                <w:sz w:val="16"/>
              </w:rPr>
              <w:t xml:space="preserve">  </w:t>
            </w:r>
          </w:p>
        </w:tc>
        <w:tc>
          <w:tcPr>
            <w:tcW w:w="1350" w:type="dxa"/>
            <w:vAlign w:val="center"/>
          </w:tcPr>
          <w:p w14:paraId="0FC3DBF3" w14:textId="77777777" w:rsidR="008574F8" w:rsidRPr="00D82ADD" w:rsidRDefault="008574F8" w:rsidP="008574F8">
            <w:pPr>
              <w:jc w:val="center"/>
              <w:rPr>
                <w:kern w:val="2"/>
                <w:sz w:val="16"/>
              </w:rPr>
            </w:pPr>
            <w:r w:rsidRPr="00D82ADD">
              <w:rPr>
                <w:kern w:val="2"/>
                <w:sz w:val="16"/>
              </w:rPr>
              <w:t>5390</w:t>
            </w:r>
          </w:p>
        </w:tc>
        <w:tc>
          <w:tcPr>
            <w:tcW w:w="2687" w:type="dxa"/>
            <w:vAlign w:val="center"/>
          </w:tcPr>
          <w:p w14:paraId="67D9BBBD" w14:textId="77777777" w:rsidR="008574F8" w:rsidRPr="00D82ADD" w:rsidRDefault="008574F8" w:rsidP="008574F8">
            <w:pPr>
              <w:jc w:val="center"/>
              <w:rPr>
                <w:kern w:val="2"/>
                <w:sz w:val="16"/>
              </w:rPr>
            </w:pPr>
            <w:r w:rsidRPr="00D82ADD">
              <w:rPr>
                <w:kern w:val="2"/>
                <w:sz w:val="16"/>
              </w:rPr>
              <w:t>Other</w:t>
            </w:r>
          </w:p>
        </w:tc>
        <w:tc>
          <w:tcPr>
            <w:tcW w:w="3599" w:type="dxa"/>
          </w:tcPr>
          <w:p w14:paraId="27041FEC" w14:textId="77777777" w:rsidR="008574F8" w:rsidRPr="00D82ADD" w:rsidRDefault="008574F8" w:rsidP="008574F8">
            <w:pPr>
              <w:ind w:left="106" w:right="153"/>
              <w:rPr>
                <w:kern w:val="2"/>
                <w:sz w:val="16"/>
              </w:rPr>
            </w:pPr>
            <w:r w:rsidRPr="00D82ADD">
              <w:rPr>
                <w:kern w:val="2"/>
                <w:sz w:val="16"/>
              </w:rPr>
              <w:t>Non-classified miscellaneous personal property not falling into any of the existing defined miscellaneous personal property classes.</w:t>
            </w:r>
          </w:p>
        </w:tc>
      </w:tr>
      <w:tr w:rsidR="008574F8" w:rsidRPr="00D82ADD" w14:paraId="61AC1992" w14:textId="77777777" w:rsidTr="004F75AE">
        <w:trPr>
          <w:cantSplit/>
          <w:trHeight w:val="102"/>
          <w:jc w:val="center"/>
        </w:trPr>
        <w:tc>
          <w:tcPr>
            <w:tcW w:w="905" w:type="dxa"/>
            <w:vAlign w:val="center"/>
          </w:tcPr>
          <w:p w14:paraId="6F160BEC" w14:textId="77777777" w:rsidR="008574F8" w:rsidRPr="00D82ADD" w:rsidRDefault="00383D3A" w:rsidP="008574F8">
            <w:pPr>
              <w:jc w:val="center"/>
              <w:rPr>
                <w:kern w:val="2"/>
                <w:sz w:val="16"/>
              </w:rPr>
            </w:pPr>
            <w:r>
              <w:rPr>
                <w:kern w:val="2"/>
                <w:sz w:val="16"/>
              </w:rPr>
              <w:t xml:space="preserve">  </w:t>
            </w:r>
          </w:p>
        </w:tc>
        <w:tc>
          <w:tcPr>
            <w:tcW w:w="1980" w:type="dxa"/>
            <w:vAlign w:val="center"/>
          </w:tcPr>
          <w:p w14:paraId="3BD44110" w14:textId="77777777" w:rsidR="008574F8" w:rsidRPr="00D82ADD" w:rsidRDefault="00383D3A" w:rsidP="008574F8">
            <w:pPr>
              <w:jc w:val="center"/>
              <w:rPr>
                <w:kern w:val="2"/>
                <w:sz w:val="16"/>
              </w:rPr>
            </w:pPr>
            <w:r>
              <w:rPr>
                <w:kern w:val="2"/>
                <w:sz w:val="16"/>
              </w:rPr>
              <w:t xml:space="preserve">  </w:t>
            </w:r>
          </w:p>
        </w:tc>
        <w:tc>
          <w:tcPr>
            <w:tcW w:w="1350" w:type="dxa"/>
            <w:vAlign w:val="center"/>
          </w:tcPr>
          <w:p w14:paraId="58D0E50B" w14:textId="77777777" w:rsidR="008574F8" w:rsidRPr="00D82ADD" w:rsidRDefault="008574F8" w:rsidP="008574F8">
            <w:pPr>
              <w:jc w:val="center"/>
              <w:rPr>
                <w:kern w:val="2"/>
                <w:sz w:val="16"/>
              </w:rPr>
            </w:pPr>
            <w:r w:rsidRPr="00D82ADD">
              <w:rPr>
                <w:kern w:val="2"/>
                <w:sz w:val="16"/>
              </w:rPr>
              <w:t>5399</w:t>
            </w:r>
          </w:p>
        </w:tc>
        <w:tc>
          <w:tcPr>
            <w:tcW w:w="2687" w:type="dxa"/>
            <w:vAlign w:val="center"/>
          </w:tcPr>
          <w:p w14:paraId="60EFB5DB" w14:textId="77777777" w:rsidR="008574F8" w:rsidRPr="00D82ADD" w:rsidRDefault="008574F8" w:rsidP="008574F8">
            <w:pPr>
              <w:jc w:val="center"/>
              <w:rPr>
                <w:kern w:val="2"/>
                <w:sz w:val="16"/>
              </w:rPr>
            </w:pPr>
            <w:r w:rsidRPr="00D82ADD">
              <w:rPr>
                <w:kern w:val="2"/>
                <w:sz w:val="16"/>
              </w:rPr>
              <w:t>Non-Reporting of LAT</w:t>
            </w:r>
          </w:p>
        </w:tc>
        <w:tc>
          <w:tcPr>
            <w:tcW w:w="3599" w:type="dxa"/>
          </w:tcPr>
          <w:p w14:paraId="67206ABF" w14:textId="77777777" w:rsidR="008574F8" w:rsidRPr="00D82ADD" w:rsidRDefault="008574F8" w:rsidP="008574F8">
            <w:pPr>
              <w:ind w:left="106" w:right="153"/>
              <w:rPr>
                <w:kern w:val="2"/>
                <w:sz w:val="16"/>
              </w:rPr>
            </w:pPr>
            <w:r w:rsidRPr="00D82ADD">
              <w:rPr>
                <w:kern w:val="2"/>
                <w:sz w:val="16"/>
              </w:rPr>
              <w:t>Assessor’s adjustment for non-reporting of LAT Forms.</w:t>
            </w:r>
          </w:p>
        </w:tc>
      </w:tr>
      <w:tr w:rsidR="008574F8" w:rsidRPr="00D82ADD" w14:paraId="165F4C86" w14:textId="77777777" w:rsidTr="004F75AE">
        <w:trPr>
          <w:cantSplit/>
          <w:trHeight w:val="102"/>
          <w:jc w:val="center"/>
        </w:trPr>
        <w:tc>
          <w:tcPr>
            <w:tcW w:w="905" w:type="dxa"/>
            <w:vAlign w:val="center"/>
          </w:tcPr>
          <w:p w14:paraId="225DDD5E" w14:textId="77777777" w:rsidR="008574F8" w:rsidRPr="00D82ADD" w:rsidRDefault="008574F8" w:rsidP="008574F8">
            <w:pPr>
              <w:jc w:val="center"/>
              <w:rPr>
                <w:kern w:val="2"/>
                <w:sz w:val="16"/>
              </w:rPr>
            </w:pPr>
            <w:r w:rsidRPr="00D82ADD">
              <w:rPr>
                <w:kern w:val="2"/>
                <w:sz w:val="16"/>
              </w:rPr>
              <w:t>54</w:t>
            </w:r>
          </w:p>
        </w:tc>
        <w:tc>
          <w:tcPr>
            <w:tcW w:w="1980" w:type="dxa"/>
            <w:vAlign w:val="center"/>
          </w:tcPr>
          <w:p w14:paraId="06022523" w14:textId="77777777" w:rsidR="008574F8" w:rsidRPr="00D82ADD" w:rsidRDefault="008574F8" w:rsidP="008574F8">
            <w:pPr>
              <w:jc w:val="center"/>
              <w:rPr>
                <w:kern w:val="2"/>
                <w:sz w:val="16"/>
              </w:rPr>
            </w:pPr>
            <w:r w:rsidRPr="00D82ADD">
              <w:rPr>
                <w:kern w:val="2"/>
                <w:sz w:val="16"/>
              </w:rPr>
              <w:t>Credits</w:t>
            </w:r>
          </w:p>
          <w:p w14:paraId="1B5755DB" w14:textId="77777777" w:rsidR="008574F8" w:rsidRPr="00D82ADD" w:rsidRDefault="008574F8" w:rsidP="008574F8">
            <w:pPr>
              <w:jc w:val="center"/>
              <w:rPr>
                <w:kern w:val="2"/>
                <w:sz w:val="16"/>
              </w:rPr>
            </w:pPr>
            <w:r w:rsidRPr="00D82ADD">
              <w:rPr>
                <w:kern w:val="2"/>
                <w:sz w:val="16"/>
              </w:rPr>
              <w:t>(Insurance and Finance Companies)</w:t>
            </w:r>
          </w:p>
        </w:tc>
        <w:tc>
          <w:tcPr>
            <w:tcW w:w="1350" w:type="dxa"/>
            <w:vAlign w:val="center"/>
          </w:tcPr>
          <w:p w14:paraId="0085777F" w14:textId="77777777" w:rsidR="008574F8" w:rsidRPr="00D82ADD" w:rsidRDefault="008574F8" w:rsidP="008574F8">
            <w:pPr>
              <w:jc w:val="center"/>
              <w:rPr>
                <w:kern w:val="2"/>
                <w:sz w:val="16"/>
              </w:rPr>
            </w:pPr>
            <w:r w:rsidRPr="00D82ADD">
              <w:rPr>
                <w:kern w:val="2"/>
                <w:sz w:val="16"/>
              </w:rPr>
              <w:t>5400</w:t>
            </w:r>
          </w:p>
        </w:tc>
        <w:tc>
          <w:tcPr>
            <w:tcW w:w="2687" w:type="dxa"/>
            <w:vAlign w:val="center"/>
          </w:tcPr>
          <w:p w14:paraId="1B45FAD0" w14:textId="77777777" w:rsidR="008574F8" w:rsidRPr="00D82ADD" w:rsidRDefault="008574F8" w:rsidP="008574F8">
            <w:pPr>
              <w:jc w:val="center"/>
              <w:rPr>
                <w:kern w:val="2"/>
                <w:sz w:val="16"/>
              </w:rPr>
            </w:pPr>
            <w:r w:rsidRPr="00D82ADD">
              <w:rPr>
                <w:kern w:val="2"/>
                <w:sz w:val="16"/>
              </w:rPr>
              <w:t>Credits</w:t>
            </w:r>
          </w:p>
        </w:tc>
        <w:tc>
          <w:tcPr>
            <w:tcW w:w="3599" w:type="dxa"/>
          </w:tcPr>
          <w:p w14:paraId="66B3AF77" w14:textId="77777777" w:rsidR="008574F8" w:rsidRPr="00D82ADD" w:rsidRDefault="008574F8" w:rsidP="008574F8">
            <w:pPr>
              <w:ind w:left="106" w:right="153"/>
              <w:rPr>
                <w:kern w:val="2"/>
                <w:sz w:val="16"/>
              </w:rPr>
            </w:pPr>
            <w:r w:rsidRPr="00D82ADD">
              <w:rPr>
                <w:kern w:val="2"/>
                <w:sz w:val="16"/>
              </w:rPr>
              <w:t>Loan and finance companies personal property.</w:t>
            </w:r>
          </w:p>
        </w:tc>
      </w:tr>
      <w:tr w:rsidR="008574F8" w:rsidRPr="00D82ADD" w14:paraId="7EB7C6C8" w14:textId="77777777" w:rsidTr="004F75AE">
        <w:trPr>
          <w:cantSplit/>
          <w:trHeight w:val="129"/>
          <w:jc w:val="center"/>
        </w:trPr>
        <w:tc>
          <w:tcPr>
            <w:tcW w:w="905" w:type="dxa"/>
            <w:vAlign w:val="center"/>
          </w:tcPr>
          <w:p w14:paraId="61077C35" w14:textId="77777777" w:rsidR="008574F8" w:rsidRPr="00D82ADD" w:rsidRDefault="008574F8" w:rsidP="008574F8">
            <w:pPr>
              <w:jc w:val="center"/>
              <w:rPr>
                <w:kern w:val="2"/>
                <w:sz w:val="16"/>
              </w:rPr>
            </w:pPr>
            <w:r w:rsidRPr="00D82ADD">
              <w:rPr>
                <w:kern w:val="2"/>
                <w:sz w:val="16"/>
              </w:rPr>
              <w:t>55</w:t>
            </w:r>
          </w:p>
        </w:tc>
        <w:tc>
          <w:tcPr>
            <w:tcW w:w="1980" w:type="dxa"/>
            <w:vAlign w:val="center"/>
          </w:tcPr>
          <w:p w14:paraId="7734DAB0" w14:textId="77777777" w:rsidR="008574F8" w:rsidRPr="00D82ADD" w:rsidRDefault="008574F8" w:rsidP="008574F8">
            <w:pPr>
              <w:jc w:val="center"/>
              <w:rPr>
                <w:kern w:val="2"/>
                <w:sz w:val="16"/>
              </w:rPr>
            </w:pPr>
            <w:r w:rsidRPr="00D82ADD">
              <w:rPr>
                <w:kern w:val="2"/>
                <w:sz w:val="16"/>
              </w:rPr>
              <w:t>Leased Equipment</w:t>
            </w:r>
          </w:p>
        </w:tc>
        <w:tc>
          <w:tcPr>
            <w:tcW w:w="1350" w:type="dxa"/>
            <w:vAlign w:val="center"/>
          </w:tcPr>
          <w:p w14:paraId="41B67F2F" w14:textId="77777777" w:rsidR="008574F8" w:rsidRPr="00D82ADD" w:rsidRDefault="008574F8" w:rsidP="008574F8">
            <w:pPr>
              <w:jc w:val="center"/>
              <w:rPr>
                <w:kern w:val="2"/>
                <w:sz w:val="16"/>
              </w:rPr>
            </w:pPr>
            <w:r w:rsidRPr="00D82ADD">
              <w:rPr>
                <w:kern w:val="2"/>
                <w:sz w:val="16"/>
              </w:rPr>
              <w:t>5500</w:t>
            </w:r>
          </w:p>
        </w:tc>
        <w:tc>
          <w:tcPr>
            <w:tcW w:w="2687" w:type="dxa"/>
            <w:vAlign w:val="center"/>
          </w:tcPr>
          <w:p w14:paraId="113A019F" w14:textId="77777777" w:rsidR="008574F8" w:rsidRPr="00D82ADD" w:rsidRDefault="008574F8" w:rsidP="008574F8">
            <w:pPr>
              <w:jc w:val="center"/>
              <w:rPr>
                <w:kern w:val="2"/>
                <w:sz w:val="16"/>
              </w:rPr>
            </w:pPr>
            <w:r w:rsidRPr="00D82ADD">
              <w:rPr>
                <w:kern w:val="2"/>
                <w:sz w:val="16"/>
              </w:rPr>
              <w:t>Leased Equipment</w:t>
            </w:r>
          </w:p>
        </w:tc>
        <w:tc>
          <w:tcPr>
            <w:tcW w:w="3599" w:type="dxa"/>
          </w:tcPr>
          <w:p w14:paraId="795CF88A" w14:textId="77777777" w:rsidR="008574F8" w:rsidRPr="00D82ADD" w:rsidRDefault="008574F8" w:rsidP="008574F8">
            <w:pPr>
              <w:ind w:left="106" w:right="153"/>
              <w:rPr>
                <w:kern w:val="2"/>
                <w:sz w:val="16"/>
              </w:rPr>
            </w:pPr>
            <w:r w:rsidRPr="00D82ADD">
              <w:rPr>
                <w:kern w:val="2"/>
                <w:sz w:val="16"/>
              </w:rPr>
              <w:t>Lease equipment such as copiers, postage machines, computers, phone systems, heavy equipment, etc.</w:t>
            </w:r>
          </w:p>
        </w:tc>
      </w:tr>
      <w:tr w:rsidR="008574F8" w:rsidRPr="00D82ADD" w14:paraId="72B1E493" w14:textId="77777777" w:rsidTr="004F75AE">
        <w:trPr>
          <w:cantSplit/>
          <w:trHeight w:val="255"/>
          <w:jc w:val="center"/>
        </w:trPr>
        <w:tc>
          <w:tcPr>
            <w:tcW w:w="905" w:type="dxa"/>
            <w:vAlign w:val="center"/>
          </w:tcPr>
          <w:p w14:paraId="6B51E236" w14:textId="77777777" w:rsidR="008574F8" w:rsidRPr="00D82ADD" w:rsidRDefault="008574F8" w:rsidP="008574F8">
            <w:pPr>
              <w:jc w:val="center"/>
              <w:rPr>
                <w:kern w:val="2"/>
                <w:sz w:val="16"/>
              </w:rPr>
            </w:pPr>
            <w:r w:rsidRPr="00D82ADD">
              <w:rPr>
                <w:kern w:val="2"/>
                <w:sz w:val="16"/>
              </w:rPr>
              <w:t>56</w:t>
            </w:r>
          </w:p>
        </w:tc>
        <w:tc>
          <w:tcPr>
            <w:tcW w:w="1980" w:type="dxa"/>
            <w:vAlign w:val="center"/>
          </w:tcPr>
          <w:p w14:paraId="3F601FB0" w14:textId="77777777" w:rsidR="008574F8" w:rsidRPr="00D82ADD" w:rsidRDefault="008574F8" w:rsidP="008574F8">
            <w:pPr>
              <w:jc w:val="center"/>
              <w:rPr>
                <w:kern w:val="2"/>
                <w:sz w:val="16"/>
              </w:rPr>
            </w:pPr>
            <w:r w:rsidRPr="00D82ADD">
              <w:rPr>
                <w:kern w:val="2"/>
                <w:sz w:val="16"/>
              </w:rPr>
              <w:t>Pipelines</w:t>
            </w:r>
          </w:p>
          <w:p w14:paraId="65AC7655" w14:textId="77777777" w:rsidR="008574F8" w:rsidRPr="00D82ADD" w:rsidRDefault="008574F8" w:rsidP="008574F8">
            <w:pPr>
              <w:jc w:val="center"/>
              <w:rPr>
                <w:kern w:val="2"/>
                <w:sz w:val="16"/>
              </w:rPr>
            </w:pPr>
            <w:r w:rsidRPr="00D82ADD">
              <w:rPr>
                <w:kern w:val="2"/>
                <w:sz w:val="16"/>
              </w:rPr>
              <w:t>(Other than Public Service)</w:t>
            </w:r>
          </w:p>
        </w:tc>
        <w:tc>
          <w:tcPr>
            <w:tcW w:w="1350" w:type="dxa"/>
            <w:vAlign w:val="center"/>
          </w:tcPr>
          <w:p w14:paraId="24447B17" w14:textId="77777777" w:rsidR="008574F8" w:rsidRPr="00D82ADD" w:rsidRDefault="008574F8" w:rsidP="008574F8">
            <w:pPr>
              <w:jc w:val="center"/>
              <w:rPr>
                <w:kern w:val="2"/>
                <w:sz w:val="16"/>
              </w:rPr>
            </w:pPr>
            <w:r w:rsidRPr="00D82ADD">
              <w:rPr>
                <w:kern w:val="2"/>
                <w:sz w:val="16"/>
              </w:rPr>
              <w:t>5600</w:t>
            </w:r>
          </w:p>
        </w:tc>
        <w:tc>
          <w:tcPr>
            <w:tcW w:w="2687" w:type="dxa"/>
            <w:vAlign w:val="center"/>
          </w:tcPr>
          <w:p w14:paraId="7232DD85" w14:textId="77777777" w:rsidR="008574F8" w:rsidRPr="00D82ADD" w:rsidRDefault="008574F8" w:rsidP="008574F8">
            <w:pPr>
              <w:jc w:val="center"/>
              <w:rPr>
                <w:kern w:val="2"/>
                <w:sz w:val="16"/>
              </w:rPr>
            </w:pPr>
            <w:r w:rsidRPr="00D82ADD">
              <w:rPr>
                <w:kern w:val="2"/>
                <w:sz w:val="16"/>
              </w:rPr>
              <w:t>Lease Lines</w:t>
            </w:r>
          </w:p>
        </w:tc>
        <w:tc>
          <w:tcPr>
            <w:tcW w:w="3599" w:type="dxa"/>
          </w:tcPr>
          <w:p w14:paraId="2469320D" w14:textId="77777777" w:rsidR="008574F8" w:rsidRPr="00D82ADD" w:rsidRDefault="008574F8" w:rsidP="008574F8">
            <w:pPr>
              <w:ind w:left="106" w:right="153"/>
              <w:rPr>
                <w:kern w:val="2"/>
                <w:sz w:val="16"/>
              </w:rPr>
            </w:pPr>
            <w:r w:rsidRPr="00D82ADD">
              <w:rPr>
                <w:kern w:val="2"/>
                <w:sz w:val="16"/>
              </w:rPr>
              <w:t>Pipelines - leased</w:t>
            </w:r>
          </w:p>
        </w:tc>
      </w:tr>
      <w:tr w:rsidR="008574F8" w:rsidRPr="00D82ADD" w14:paraId="7A2985D8" w14:textId="77777777" w:rsidTr="004F75AE">
        <w:trPr>
          <w:cantSplit/>
          <w:trHeight w:val="65"/>
          <w:jc w:val="center"/>
        </w:trPr>
        <w:tc>
          <w:tcPr>
            <w:tcW w:w="905" w:type="dxa"/>
            <w:tcBorders>
              <w:bottom w:val="single" w:sz="6" w:space="0" w:color="000000"/>
            </w:tcBorders>
            <w:vAlign w:val="center"/>
          </w:tcPr>
          <w:p w14:paraId="2D9AE306" w14:textId="77777777" w:rsidR="008574F8" w:rsidRPr="00D82ADD" w:rsidRDefault="00383D3A" w:rsidP="008574F8">
            <w:pPr>
              <w:jc w:val="center"/>
              <w:rPr>
                <w:kern w:val="2"/>
                <w:sz w:val="16"/>
              </w:rPr>
            </w:pPr>
            <w:r>
              <w:rPr>
                <w:kern w:val="2"/>
                <w:sz w:val="16"/>
              </w:rPr>
              <w:t xml:space="preserve">  </w:t>
            </w:r>
          </w:p>
        </w:tc>
        <w:tc>
          <w:tcPr>
            <w:tcW w:w="1980" w:type="dxa"/>
            <w:tcBorders>
              <w:bottom w:val="single" w:sz="6" w:space="0" w:color="000000"/>
            </w:tcBorders>
            <w:vAlign w:val="center"/>
          </w:tcPr>
          <w:p w14:paraId="2A042E54" w14:textId="77777777" w:rsidR="008574F8" w:rsidRPr="00D82ADD" w:rsidRDefault="00383D3A" w:rsidP="008574F8">
            <w:pPr>
              <w:jc w:val="center"/>
              <w:rPr>
                <w:kern w:val="2"/>
                <w:sz w:val="16"/>
              </w:rPr>
            </w:pPr>
            <w:r>
              <w:rPr>
                <w:kern w:val="2"/>
                <w:sz w:val="16"/>
              </w:rPr>
              <w:t xml:space="preserve">  </w:t>
            </w:r>
          </w:p>
        </w:tc>
        <w:tc>
          <w:tcPr>
            <w:tcW w:w="1350" w:type="dxa"/>
            <w:tcBorders>
              <w:bottom w:val="single" w:sz="6" w:space="0" w:color="000000"/>
            </w:tcBorders>
            <w:vAlign w:val="center"/>
          </w:tcPr>
          <w:p w14:paraId="7D721B7D" w14:textId="77777777" w:rsidR="008574F8" w:rsidRPr="00D82ADD" w:rsidRDefault="008574F8" w:rsidP="008574F8">
            <w:pPr>
              <w:jc w:val="center"/>
              <w:rPr>
                <w:kern w:val="2"/>
                <w:sz w:val="16"/>
              </w:rPr>
            </w:pPr>
            <w:r w:rsidRPr="00D82ADD">
              <w:rPr>
                <w:kern w:val="2"/>
                <w:sz w:val="16"/>
              </w:rPr>
              <w:t>5610</w:t>
            </w:r>
          </w:p>
        </w:tc>
        <w:tc>
          <w:tcPr>
            <w:tcW w:w="2687" w:type="dxa"/>
            <w:tcBorders>
              <w:bottom w:val="single" w:sz="6" w:space="0" w:color="000000"/>
            </w:tcBorders>
            <w:vAlign w:val="center"/>
          </w:tcPr>
          <w:p w14:paraId="1D95757C" w14:textId="77777777" w:rsidR="008574F8" w:rsidRPr="00D82ADD" w:rsidRDefault="008574F8" w:rsidP="008574F8">
            <w:pPr>
              <w:jc w:val="center"/>
              <w:rPr>
                <w:kern w:val="2"/>
                <w:sz w:val="16"/>
              </w:rPr>
            </w:pPr>
            <w:r w:rsidRPr="00D82ADD">
              <w:rPr>
                <w:kern w:val="2"/>
                <w:sz w:val="16"/>
              </w:rPr>
              <w:t>Gathering Lines</w:t>
            </w:r>
          </w:p>
        </w:tc>
        <w:tc>
          <w:tcPr>
            <w:tcW w:w="3599" w:type="dxa"/>
            <w:tcBorders>
              <w:bottom w:val="single" w:sz="6" w:space="0" w:color="000000"/>
            </w:tcBorders>
          </w:tcPr>
          <w:p w14:paraId="09C8DF41" w14:textId="77777777" w:rsidR="008574F8" w:rsidRPr="00D82ADD" w:rsidRDefault="008574F8" w:rsidP="008574F8">
            <w:pPr>
              <w:ind w:left="106" w:right="153"/>
              <w:rPr>
                <w:kern w:val="2"/>
                <w:sz w:val="16"/>
              </w:rPr>
            </w:pPr>
            <w:r w:rsidRPr="00D82ADD">
              <w:rPr>
                <w:kern w:val="2"/>
                <w:sz w:val="16"/>
              </w:rPr>
              <w:t>Pipelines - gathering lines</w:t>
            </w:r>
          </w:p>
        </w:tc>
      </w:tr>
      <w:tr w:rsidR="008574F8" w:rsidRPr="00D82ADD" w14:paraId="686E42C3" w14:textId="77777777" w:rsidTr="004F75AE">
        <w:trPr>
          <w:cantSplit/>
          <w:trHeight w:val="65"/>
          <w:jc w:val="center"/>
        </w:trPr>
        <w:tc>
          <w:tcPr>
            <w:tcW w:w="905" w:type="dxa"/>
            <w:tcBorders>
              <w:top w:val="single" w:sz="6" w:space="0" w:color="000000"/>
              <w:bottom w:val="single" w:sz="6" w:space="0" w:color="000000"/>
            </w:tcBorders>
            <w:vAlign w:val="center"/>
          </w:tcPr>
          <w:p w14:paraId="2600A961" w14:textId="77777777" w:rsidR="008574F8" w:rsidRPr="00D82ADD" w:rsidRDefault="00383D3A" w:rsidP="008574F8">
            <w:pPr>
              <w:jc w:val="center"/>
              <w:rPr>
                <w:kern w:val="2"/>
                <w:sz w:val="16"/>
              </w:rPr>
            </w:pPr>
            <w:r>
              <w:rPr>
                <w:kern w:val="2"/>
                <w:sz w:val="16"/>
              </w:rPr>
              <w:t xml:space="preserve">  </w:t>
            </w:r>
          </w:p>
        </w:tc>
        <w:tc>
          <w:tcPr>
            <w:tcW w:w="1980" w:type="dxa"/>
            <w:tcBorders>
              <w:top w:val="single" w:sz="6" w:space="0" w:color="000000"/>
              <w:bottom w:val="single" w:sz="6" w:space="0" w:color="000000"/>
            </w:tcBorders>
            <w:vAlign w:val="center"/>
          </w:tcPr>
          <w:p w14:paraId="026EB619" w14:textId="77777777" w:rsidR="008574F8" w:rsidRPr="00D82ADD" w:rsidRDefault="00383D3A" w:rsidP="008574F8">
            <w:pPr>
              <w:jc w:val="center"/>
              <w:rPr>
                <w:kern w:val="2"/>
                <w:sz w:val="16"/>
              </w:rPr>
            </w:pPr>
            <w:r>
              <w:rPr>
                <w:kern w:val="2"/>
                <w:sz w:val="16"/>
              </w:rPr>
              <w:t xml:space="preserve">  </w:t>
            </w:r>
          </w:p>
        </w:tc>
        <w:tc>
          <w:tcPr>
            <w:tcW w:w="1350" w:type="dxa"/>
            <w:tcBorders>
              <w:top w:val="single" w:sz="6" w:space="0" w:color="000000"/>
              <w:bottom w:val="single" w:sz="6" w:space="0" w:color="000000"/>
            </w:tcBorders>
            <w:vAlign w:val="center"/>
          </w:tcPr>
          <w:p w14:paraId="6C4C97F9" w14:textId="77777777" w:rsidR="008574F8" w:rsidRPr="00D82ADD" w:rsidRDefault="008574F8" w:rsidP="008574F8">
            <w:pPr>
              <w:jc w:val="center"/>
              <w:rPr>
                <w:kern w:val="2"/>
                <w:sz w:val="16"/>
              </w:rPr>
            </w:pPr>
            <w:r w:rsidRPr="00D82ADD">
              <w:rPr>
                <w:kern w:val="2"/>
                <w:sz w:val="16"/>
              </w:rPr>
              <w:t>5620</w:t>
            </w:r>
          </w:p>
        </w:tc>
        <w:tc>
          <w:tcPr>
            <w:tcW w:w="2687" w:type="dxa"/>
            <w:tcBorders>
              <w:top w:val="single" w:sz="6" w:space="0" w:color="000000"/>
              <w:bottom w:val="single" w:sz="6" w:space="0" w:color="000000"/>
            </w:tcBorders>
            <w:vAlign w:val="center"/>
          </w:tcPr>
          <w:p w14:paraId="516F22D2" w14:textId="77777777" w:rsidR="008574F8" w:rsidRPr="00D82ADD" w:rsidRDefault="008574F8" w:rsidP="008574F8">
            <w:pPr>
              <w:jc w:val="center"/>
              <w:rPr>
                <w:kern w:val="2"/>
                <w:sz w:val="16"/>
              </w:rPr>
            </w:pPr>
            <w:r w:rsidRPr="00D82ADD">
              <w:rPr>
                <w:kern w:val="2"/>
                <w:sz w:val="16"/>
              </w:rPr>
              <w:t>Pipelines other than Public Service</w:t>
            </w:r>
          </w:p>
        </w:tc>
        <w:tc>
          <w:tcPr>
            <w:tcW w:w="3599" w:type="dxa"/>
            <w:tcBorders>
              <w:top w:val="single" w:sz="6" w:space="0" w:color="000000"/>
              <w:bottom w:val="single" w:sz="6" w:space="0" w:color="000000"/>
            </w:tcBorders>
          </w:tcPr>
          <w:p w14:paraId="2F97AA55" w14:textId="77777777" w:rsidR="008574F8" w:rsidRPr="00D82ADD" w:rsidRDefault="008574F8" w:rsidP="008574F8">
            <w:pPr>
              <w:ind w:left="106" w:right="153"/>
              <w:rPr>
                <w:kern w:val="2"/>
                <w:sz w:val="16"/>
              </w:rPr>
            </w:pPr>
            <w:r w:rsidRPr="00D82ADD">
              <w:rPr>
                <w:kern w:val="2"/>
                <w:sz w:val="16"/>
              </w:rPr>
              <w:t>Pipelines other than public service pipelines.</w:t>
            </w:r>
          </w:p>
        </w:tc>
      </w:tr>
      <w:tr w:rsidR="008574F8" w:rsidRPr="00D82ADD" w14:paraId="5F8744F5" w14:textId="77777777" w:rsidTr="004F75AE">
        <w:trPr>
          <w:cantSplit/>
          <w:trHeight w:val="65"/>
          <w:jc w:val="center"/>
        </w:trPr>
        <w:tc>
          <w:tcPr>
            <w:tcW w:w="905" w:type="dxa"/>
            <w:tcBorders>
              <w:top w:val="single" w:sz="6" w:space="0" w:color="000000"/>
            </w:tcBorders>
            <w:vAlign w:val="center"/>
          </w:tcPr>
          <w:p w14:paraId="69042268" w14:textId="77777777" w:rsidR="008574F8" w:rsidRPr="00D82ADD" w:rsidRDefault="008574F8" w:rsidP="008574F8">
            <w:pPr>
              <w:keepNext/>
              <w:jc w:val="center"/>
              <w:rPr>
                <w:kern w:val="2"/>
                <w:sz w:val="16"/>
              </w:rPr>
            </w:pPr>
            <w:r w:rsidRPr="00D82ADD">
              <w:rPr>
                <w:kern w:val="2"/>
                <w:sz w:val="16"/>
              </w:rPr>
              <w:t>57</w:t>
            </w:r>
          </w:p>
        </w:tc>
        <w:tc>
          <w:tcPr>
            <w:tcW w:w="1980" w:type="dxa"/>
            <w:tcBorders>
              <w:top w:val="single" w:sz="6" w:space="0" w:color="000000"/>
            </w:tcBorders>
            <w:vAlign w:val="center"/>
          </w:tcPr>
          <w:p w14:paraId="5EA8DB60" w14:textId="77777777" w:rsidR="008574F8" w:rsidRPr="00D82ADD" w:rsidRDefault="008574F8" w:rsidP="008574F8">
            <w:pPr>
              <w:keepNext/>
              <w:jc w:val="center"/>
              <w:rPr>
                <w:kern w:val="2"/>
                <w:sz w:val="16"/>
              </w:rPr>
            </w:pPr>
            <w:r w:rsidRPr="00D82ADD">
              <w:rPr>
                <w:kern w:val="2"/>
                <w:sz w:val="16"/>
              </w:rPr>
              <w:t>Oil and Gas Surface Equipment</w:t>
            </w:r>
          </w:p>
        </w:tc>
        <w:tc>
          <w:tcPr>
            <w:tcW w:w="1350" w:type="dxa"/>
            <w:tcBorders>
              <w:top w:val="single" w:sz="6" w:space="0" w:color="000000"/>
            </w:tcBorders>
            <w:vAlign w:val="center"/>
          </w:tcPr>
          <w:p w14:paraId="0EF4EBC9" w14:textId="77777777" w:rsidR="008574F8" w:rsidRPr="00D82ADD" w:rsidRDefault="008574F8" w:rsidP="00123AD9">
            <w:pPr>
              <w:jc w:val="center"/>
              <w:rPr>
                <w:kern w:val="2"/>
                <w:sz w:val="16"/>
              </w:rPr>
            </w:pPr>
            <w:r w:rsidRPr="00D82ADD">
              <w:rPr>
                <w:kern w:val="2"/>
                <w:sz w:val="16"/>
              </w:rPr>
              <w:t>5700</w:t>
            </w:r>
          </w:p>
        </w:tc>
        <w:tc>
          <w:tcPr>
            <w:tcW w:w="2687" w:type="dxa"/>
            <w:tcBorders>
              <w:top w:val="single" w:sz="6" w:space="0" w:color="000000"/>
            </w:tcBorders>
            <w:vAlign w:val="center"/>
          </w:tcPr>
          <w:p w14:paraId="650645CD" w14:textId="77777777" w:rsidR="008574F8" w:rsidRPr="00D82ADD" w:rsidRDefault="008574F8" w:rsidP="008574F8">
            <w:pPr>
              <w:keepNext/>
              <w:jc w:val="center"/>
              <w:rPr>
                <w:kern w:val="2"/>
                <w:sz w:val="16"/>
              </w:rPr>
            </w:pPr>
            <w:r w:rsidRPr="00D82ADD">
              <w:rPr>
                <w:kern w:val="2"/>
                <w:sz w:val="16"/>
              </w:rPr>
              <w:t>Oil and Gas Surface Equipment</w:t>
            </w:r>
          </w:p>
        </w:tc>
        <w:tc>
          <w:tcPr>
            <w:tcW w:w="3599" w:type="dxa"/>
            <w:tcBorders>
              <w:top w:val="single" w:sz="6" w:space="0" w:color="000000"/>
            </w:tcBorders>
          </w:tcPr>
          <w:p w14:paraId="3CB0A3C3" w14:textId="77777777" w:rsidR="008574F8" w:rsidRPr="00D82ADD" w:rsidRDefault="008574F8" w:rsidP="008574F8">
            <w:pPr>
              <w:keepNext/>
              <w:ind w:left="106" w:right="153"/>
              <w:rPr>
                <w:kern w:val="2"/>
                <w:sz w:val="16"/>
              </w:rPr>
            </w:pPr>
            <w:r w:rsidRPr="00D82ADD">
              <w:rPr>
                <w:kern w:val="2"/>
                <w:sz w:val="16"/>
              </w:rPr>
              <w:t>Oil and gas surface equipment.</w:t>
            </w:r>
          </w:p>
        </w:tc>
      </w:tr>
      <w:tr w:rsidR="008574F8" w:rsidRPr="00D82ADD" w14:paraId="7F7A9A44" w14:textId="77777777" w:rsidTr="004F75AE">
        <w:trPr>
          <w:cantSplit/>
          <w:trHeight w:val="195"/>
          <w:jc w:val="center"/>
        </w:trPr>
        <w:tc>
          <w:tcPr>
            <w:tcW w:w="905" w:type="dxa"/>
            <w:tcBorders>
              <w:bottom w:val="single" w:sz="6" w:space="0" w:color="000000"/>
            </w:tcBorders>
            <w:vAlign w:val="center"/>
          </w:tcPr>
          <w:p w14:paraId="636D5207" w14:textId="77777777" w:rsidR="008574F8" w:rsidRPr="00D82ADD" w:rsidRDefault="00383D3A" w:rsidP="008574F8">
            <w:pPr>
              <w:jc w:val="center"/>
              <w:rPr>
                <w:kern w:val="2"/>
                <w:sz w:val="16"/>
              </w:rPr>
            </w:pPr>
            <w:r>
              <w:rPr>
                <w:kern w:val="2"/>
                <w:sz w:val="16"/>
              </w:rPr>
              <w:t xml:space="preserve">  </w:t>
            </w:r>
          </w:p>
        </w:tc>
        <w:tc>
          <w:tcPr>
            <w:tcW w:w="1980" w:type="dxa"/>
            <w:tcBorders>
              <w:bottom w:val="single" w:sz="6" w:space="0" w:color="000000"/>
            </w:tcBorders>
            <w:vAlign w:val="center"/>
          </w:tcPr>
          <w:p w14:paraId="73F0CD60" w14:textId="77777777" w:rsidR="008574F8" w:rsidRPr="00D82ADD" w:rsidRDefault="008574F8" w:rsidP="008574F8">
            <w:pPr>
              <w:pStyle w:val="xl62"/>
              <w:spacing w:before="0" w:after="0"/>
              <w:jc w:val="center"/>
              <w:textAlignment w:val="auto"/>
              <w:rPr>
                <w:rFonts w:ascii="Times New Roman" w:hAnsi="Times New Roman"/>
                <w:kern w:val="2"/>
                <w:sz w:val="16"/>
              </w:rPr>
            </w:pPr>
            <w:r w:rsidRPr="00D82ADD">
              <w:rPr>
                <w:rFonts w:ascii="Times New Roman" w:hAnsi="Times New Roman"/>
                <w:kern w:val="2"/>
                <w:sz w:val="16"/>
              </w:rPr>
              <w:t>(Units not to Exceed Total Number of Wells)</w:t>
            </w:r>
          </w:p>
        </w:tc>
        <w:tc>
          <w:tcPr>
            <w:tcW w:w="1350" w:type="dxa"/>
            <w:tcBorders>
              <w:bottom w:val="single" w:sz="6" w:space="0" w:color="000000"/>
            </w:tcBorders>
            <w:vAlign w:val="center"/>
          </w:tcPr>
          <w:p w14:paraId="7803DF39" w14:textId="77777777" w:rsidR="008574F8" w:rsidRPr="00D82ADD" w:rsidRDefault="00383D3A" w:rsidP="008574F8">
            <w:pPr>
              <w:jc w:val="center"/>
              <w:rPr>
                <w:kern w:val="2"/>
                <w:sz w:val="16"/>
              </w:rPr>
            </w:pPr>
            <w:r>
              <w:rPr>
                <w:kern w:val="2"/>
                <w:sz w:val="16"/>
              </w:rPr>
              <w:t xml:space="preserve">  </w:t>
            </w:r>
          </w:p>
        </w:tc>
        <w:tc>
          <w:tcPr>
            <w:tcW w:w="2687" w:type="dxa"/>
            <w:tcBorders>
              <w:bottom w:val="single" w:sz="6" w:space="0" w:color="000000"/>
            </w:tcBorders>
            <w:vAlign w:val="center"/>
          </w:tcPr>
          <w:p w14:paraId="47977795" w14:textId="77777777" w:rsidR="008574F8" w:rsidRPr="00D82ADD" w:rsidRDefault="00383D3A" w:rsidP="008574F8">
            <w:pPr>
              <w:pStyle w:val="font5"/>
              <w:spacing w:before="0" w:after="0"/>
              <w:jc w:val="center"/>
              <w:rPr>
                <w:rFonts w:ascii="Times New Roman" w:hAnsi="Times New Roman"/>
                <w:kern w:val="2"/>
              </w:rPr>
            </w:pPr>
            <w:r>
              <w:rPr>
                <w:rFonts w:ascii="Times New Roman" w:hAnsi="Times New Roman"/>
                <w:kern w:val="2"/>
              </w:rPr>
              <w:t xml:space="preserve">  </w:t>
            </w:r>
          </w:p>
        </w:tc>
        <w:tc>
          <w:tcPr>
            <w:tcW w:w="3599" w:type="dxa"/>
            <w:tcBorders>
              <w:bottom w:val="single" w:sz="6" w:space="0" w:color="000000"/>
            </w:tcBorders>
          </w:tcPr>
          <w:p w14:paraId="18D35BEF" w14:textId="77777777" w:rsidR="008574F8" w:rsidRPr="00D82ADD" w:rsidRDefault="008574F8" w:rsidP="008574F8">
            <w:pPr>
              <w:ind w:left="106" w:right="153"/>
              <w:jc w:val="both"/>
              <w:rPr>
                <w:kern w:val="2"/>
                <w:sz w:val="16"/>
              </w:rPr>
            </w:pPr>
            <w:r w:rsidRPr="00D82ADD">
              <w:rPr>
                <w:kern w:val="2"/>
                <w:sz w:val="16"/>
              </w:rPr>
              <w:t xml:space="preserve"> </w:t>
            </w:r>
            <w:r w:rsidR="00383D3A">
              <w:rPr>
                <w:kern w:val="2"/>
                <w:sz w:val="16"/>
              </w:rPr>
              <w:t xml:space="preserve"> </w:t>
            </w:r>
          </w:p>
        </w:tc>
      </w:tr>
      <w:tr w:rsidR="00383D3A" w:rsidRPr="00D82ADD" w14:paraId="56A5A07F" w14:textId="77777777" w:rsidTr="004F75AE">
        <w:trPr>
          <w:cantSplit/>
          <w:trHeight w:val="201"/>
          <w:jc w:val="center"/>
        </w:trPr>
        <w:tc>
          <w:tcPr>
            <w:tcW w:w="905" w:type="dxa"/>
            <w:tcBorders>
              <w:top w:val="single" w:sz="6" w:space="0" w:color="000000"/>
            </w:tcBorders>
            <w:vAlign w:val="center"/>
          </w:tcPr>
          <w:p w14:paraId="1D7D169F" w14:textId="77777777" w:rsidR="00383D3A" w:rsidRPr="006B1445" w:rsidRDefault="00383D3A" w:rsidP="00383D3A">
            <w:pPr>
              <w:autoSpaceDE w:val="0"/>
              <w:autoSpaceDN w:val="0"/>
              <w:adjustRightInd w:val="0"/>
              <w:jc w:val="center"/>
              <w:rPr>
                <w:rFonts w:eastAsia="Calibri"/>
                <w:kern w:val="2"/>
                <w:sz w:val="16"/>
                <w:szCs w:val="16"/>
              </w:rPr>
            </w:pPr>
            <w:r w:rsidRPr="006B1445">
              <w:rPr>
                <w:rFonts w:eastAsia="Calibri"/>
                <w:kern w:val="2"/>
                <w:sz w:val="16"/>
                <w:szCs w:val="16"/>
              </w:rPr>
              <w:t>60</w:t>
            </w:r>
          </w:p>
        </w:tc>
        <w:tc>
          <w:tcPr>
            <w:tcW w:w="1980" w:type="dxa"/>
            <w:tcBorders>
              <w:top w:val="single" w:sz="6" w:space="0" w:color="000000"/>
            </w:tcBorders>
            <w:vAlign w:val="center"/>
          </w:tcPr>
          <w:p w14:paraId="62D9853C" w14:textId="77777777" w:rsidR="00383D3A" w:rsidRPr="006B1445" w:rsidRDefault="00383D3A" w:rsidP="00383D3A">
            <w:pPr>
              <w:autoSpaceDE w:val="0"/>
              <w:autoSpaceDN w:val="0"/>
              <w:adjustRightInd w:val="0"/>
              <w:jc w:val="center"/>
              <w:rPr>
                <w:rFonts w:eastAsia="Calibri"/>
                <w:kern w:val="2"/>
                <w:sz w:val="16"/>
                <w:szCs w:val="16"/>
              </w:rPr>
            </w:pPr>
            <w:r w:rsidRPr="006B1445">
              <w:rPr>
                <w:rFonts w:eastAsia="Calibri"/>
                <w:kern w:val="2"/>
                <w:sz w:val="16"/>
                <w:szCs w:val="16"/>
              </w:rPr>
              <w:t>Watercraft</w:t>
            </w:r>
          </w:p>
        </w:tc>
        <w:tc>
          <w:tcPr>
            <w:tcW w:w="1350" w:type="dxa"/>
            <w:tcBorders>
              <w:top w:val="single" w:sz="6" w:space="0" w:color="000000"/>
            </w:tcBorders>
            <w:vAlign w:val="center"/>
          </w:tcPr>
          <w:p w14:paraId="4DD946D5" w14:textId="77777777" w:rsidR="00383D3A" w:rsidRPr="006B1445" w:rsidRDefault="00383D3A" w:rsidP="00383D3A">
            <w:pPr>
              <w:autoSpaceDE w:val="0"/>
              <w:autoSpaceDN w:val="0"/>
              <w:adjustRightInd w:val="0"/>
              <w:jc w:val="center"/>
              <w:rPr>
                <w:rFonts w:eastAsia="Calibri"/>
                <w:kern w:val="2"/>
                <w:sz w:val="16"/>
                <w:szCs w:val="16"/>
              </w:rPr>
            </w:pPr>
            <w:r w:rsidRPr="006B1445">
              <w:rPr>
                <w:rFonts w:eastAsia="Calibri"/>
                <w:kern w:val="2"/>
                <w:sz w:val="16"/>
                <w:szCs w:val="16"/>
              </w:rPr>
              <w:t>6000</w:t>
            </w:r>
          </w:p>
        </w:tc>
        <w:tc>
          <w:tcPr>
            <w:tcW w:w="2687" w:type="dxa"/>
            <w:tcBorders>
              <w:top w:val="single" w:sz="6" w:space="0" w:color="000000"/>
            </w:tcBorders>
            <w:vAlign w:val="center"/>
          </w:tcPr>
          <w:p w14:paraId="237F32C5" w14:textId="77777777" w:rsidR="00383D3A" w:rsidRPr="006B1445" w:rsidRDefault="00383D3A" w:rsidP="00FF7D04">
            <w:pPr>
              <w:autoSpaceDE w:val="0"/>
              <w:autoSpaceDN w:val="0"/>
              <w:adjustRightInd w:val="0"/>
              <w:jc w:val="center"/>
              <w:rPr>
                <w:rFonts w:eastAsia="Calibri"/>
                <w:kern w:val="2"/>
                <w:sz w:val="16"/>
                <w:szCs w:val="16"/>
              </w:rPr>
            </w:pPr>
            <w:r w:rsidRPr="006B1445">
              <w:rPr>
                <w:rFonts w:eastAsia="Calibri"/>
                <w:kern w:val="2"/>
                <w:sz w:val="16"/>
                <w:szCs w:val="16"/>
              </w:rPr>
              <w:t>Watercraft (Inshore)</w:t>
            </w:r>
          </w:p>
        </w:tc>
        <w:tc>
          <w:tcPr>
            <w:tcW w:w="3599" w:type="dxa"/>
            <w:tcBorders>
              <w:top w:val="single" w:sz="6" w:space="0" w:color="000000"/>
            </w:tcBorders>
          </w:tcPr>
          <w:p w14:paraId="61CB7DCA" w14:textId="77777777" w:rsidR="00383D3A" w:rsidRPr="00383D3A" w:rsidRDefault="00383D3A" w:rsidP="00383D3A">
            <w:pPr>
              <w:keepNext/>
              <w:ind w:left="106" w:right="153"/>
              <w:rPr>
                <w:kern w:val="2"/>
                <w:sz w:val="16"/>
              </w:rPr>
            </w:pPr>
            <w:r w:rsidRPr="00383D3A">
              <w:rPr>
                <w:kern w:val="2"/>
                <w:sz w:val="16"/>
              </w:rPr>
              <w:t>Watercraft (Inshore) other than those employed in interstate commerce, are subject to valuation and assessment by Parish Assessor.</w:t>
            </w:r>
          </w:p>
        </w:tc>
      </w:tr>
      <w:tr w:rsidR="00383D3A" w:rsidRPr="00D82ADD" w14:paraId="188EB7BB" w14:textId="77777777" w:rsidTr="004F75AE">
        <w:trPr>
          <w:cantSplit/>
          <w:trHeight w:val="201"/>
          <w:jc w:val="center"/>
        </w:trPr>
        <w:tc>
          <w:tcPr>
            <w:tcW w:w="905" w:type="dxa"/>
            <w:tcBorders>
              <w:top w:val="single" w:sz="6" w:space="0" w:color="000000"/>
            </w:tcBorders>
            <w:vAlign w:val="center"/>
          </w:tcPr>
          <w:p w14:paraId="2B0B1A7B" w14:textId="77777777" w:rsidR="00383D3A" w:rsidRPr="006B1445" w:rsidRDefault="00383D3A" w:rsidP="00383D3A">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980" w:type="dxa"/>
            <w:tcBorders>
              <w:top w:val="single" w:sz="6" w:space="0" w:color="000000"/>
            </w:tcBorders>
            <w:vAlign w:val="center"/>
          </w:tcPr>
          <w:p w14:paraId="64039B33" w14:textId="77777777" w:rsidR="00383D3A" w:rsidRPr="006B1445" w:rsidRDefault="00383D3A" w:rsidP="00383D3A">
            <w:pPr>
              <w:autoSpaceDE w:val="0"/>
              <w:autoSpaceDN w:val="0"/>
              <w:adjustRightInd w:val="0"/>
              <w:jc w:val="center"/>
              <w:rPr>
                <w:rFonts w:eastAsia="Calibri"/>
                <w:kern w:val="2"/>
                <w:sz w:val="16"/>
                <w:szCs w:val="16"/>
              </w:rPr>
            </w:pPr>
            <w:r>
              <w:rPr>
                <w:rFonts w:eastAsia="Calibri"/>
                <w:kern w:val="2"/>
                <w:sz w:val="16"/>
                <w:szCs w:val="16"/>
              </w:rPr>
              <w:t xml:space="preserve">  </w:t>
            </w:r>
          </w:p>
        </w:tc>
        <w:tc>
          <w:tcPr>
            <w:tcW w:w="1350" w:type="dxa"/>
            <w:tcBorders>
              <w:top w:val="single" w:sz="6" w:space="0" w:color="000000"/>
            </w:tcBorders>
            <w:vAlign w:val="center"/>
          </w:tcPr>
          <w:p w14:paraId="7965EE68" w14:textId="77777777" w:rsidR="00383D3A" w:rsidRPr="006B1445" w:rsidRDefault="00383D3A" w:rsidP="00383D3A">
            <w:pPr>
              <w:autoSpaceDE w:val="0"/>
              <w:autoSpaceDN w:val="0"/>
              <w:adjustRightInd w:val="0"/>
              <w:jc w:val="center"/>
              <w:rPr>
                <w:rFonts w:eastAsia="Calibri"/>
                <w:kern w:val="2"/>
                <w:sz w:val="16"/>
                <w:szCs w:val="16"/>
              </w:rPr>
            </w:pPr>
            <w:r w:rsidRPr="006B1445">
              <w:rPr>
                <w:rFonts w:eastAsia="Calibri"/>
                <w:kern w:val="2"/>
                <w:sz w:val="16"/>
                <w:szCs w:val="16"/>
              </w:rPr>
              <w:t>6100</w:t>
            </w:r>
          </w:p>
        </w:tc>
        <w:tc>
          <w:tcPr>
            <w:tcW w:w="2687" w:type="dxa"/>
            <w:tcBorders>
              <w:top w:val="single" w:sz="6" w:space="0" w:color="000000"/>
            </w:tcBorders>
            <w:vAlign w:val="center"/>
          </w:tcPr>
          <w:p w14:paraId="567807C9" w14:textId="77777777" w:rsidR="00383D3A" w:rsidRPr="006B1445" w:rsidRDefault="00383D3A" w:rsidP="00FF7D04">
            <w:pPr>
              <w:autoSpaceDE w:val="0"/>
              <w:autoSpaceDN w:val="0"/>
              <w:adjustRightInd w:val="0"/>
              <w:jc w:val="center"/>
              <w:rPr>
                <w:rFonts w:eastAsia="Calibri"/>
                <w:kern w:val="2"/>
                <w:sz w:val="16"/>
                <w:szCs w:val="16"/>
              </w:rPr>
            </w:pPr>
            <w:r w:rsidRPr="006B1445">
              <w:rPr>
                <w:rFonts w:eastAsia="Calibri"/>
                <w:kern w:val="2"/>
                <w:sz w:val="16"/>
                <w:szCs w:val="16"/>
              </w:rPr>
              <w:t>Watercraft (Offshore)</w:t>
            </w:r>
          </w:p>
        </w:tc>
        <w:tc>
          <w:tcPr>
            <w:tcW w:w="3599" w:type="dxa"/>
            <w:tcBorders>
              <w:top w:val="single" w:sz="6" w:space="0" w:color="000000"/>
            </w:tcBorders>
          </w:tcPr>
          <w:p w14:paraId="55CF9B89" w14:textId="77777777" w:rsidR="00383D3A" w:rsidRPr="00383D3A" w:rsidRDefault="00383D3A" w:rsidP="00383D3A">
            <w:pPr>
              <w:keepNext/>
              <w:ind w:left="106" w:right="153"/>
              <w:rPr>
                <w:kern w:val="2"/>
                <w:sz w:val="16"/>
              </w:rPr>
            </w:pPr>
            <w:r w:rsidRPr="00383D3A">
              <w:rPr>
                <w:kern w:val="2"/>
                <w:sz w:val="16"/>
              </w:rPr>
              <w:t>Watercraft (Offshore) other than those employed in interstate commerce, are subject to valuation and assessment by Parish Assessor.</w:t>
            </w:r>
          </w:p>
        </w:tc>
      </w:tr>
      <w:tr w:rsidR="008574F8" w:rsidRPr="00D82ADD" w14:paraId="3F005627" w14:textId="77777777" w:rsidTr="004F75AE">
        <w:trPr>
          <w:cantSplit/>
          <w:trHeight w:val="65"/>
          <w:jc w:val="center"/>
        </w:trPr>
        <w:tc>
          <w:tcPr>
            <w:tcW w:w="905" w:type="dxa"/>
            <w:vAlign w:val="center"/>
          </w:tcPr>
          <w:p w14:paraId="362B360F" w14:textId="77777777" w:rsidR="008574F8" w:rsidRPr="00D82ADD" w:rsidRDefault="008574F8" w:rsidP="008574F8">
            <w:pPr>
              <w:jc w:val="center"/>
              <w:rPr>
                <w:kern w:val="2"/>
                <w:sz w:val="16"/>
              </w:rPr>
            </w:pPr>
            <w:r w:rsidRPr="00D82ADD">
              <w:rPr>
                <w:kern w:val="2"/>
                <w:sz w:val="16"/>
              </w:rPr>
              <w:t>62</w:t>
            </w:r>
          </w:p>
        </w:tc>
        <w:tc>
          <w:tcPr>
            <w:tcW w:w="1980" w:type="dxa"/>
            <w:vAlign w:val="center"/>
          </w:tcPr>
          <w:p w14:paraId="32C5AEF9" w14:textId="77777777" w:rsidR="008574F8" w:rsidRPr="00D82ADD" w:rsidRDefault="008574F8" w:rsidP="008574F8">
            <w:pPr>
              <w:pStyle w:val="font5"/>
              <w:spacing w:before="0" w:after="0"/>
              <w:jc w:val="center"/>
              <w:rPr>
                <w:rFonts w:ascii="Times New Roman" w:hAnsi="Times New Roman"/>
                <w:kern w:val="2"/>
              </w:rPr>
            </w:pPr>
            <w:r w:rsidRPr="00D82ADD">
              <w:rPr>
                <w:rFonts w:ascii="Times New Roman" w:hAnsi="Times New Roman"/>
                <w:kern w:val="2"/>
              </w:rPr>
              <w:t>Aircraft</w:t>
            </w:r>
          </w:p>
        </w:tc>
        <w:tc>
          <w:tcPr>
            <w:tcW w:w="1350" w:type="dxa"/>
            <w:vAlign w:val="center"/>
          </w:tcPr>
          <w:p w14:paraId="64D651E8" w14:textId="77777777" w:rsidR="008574F8" w:rsidRPr="00D82ADD" w:rsidRDefault="008574F8" w:rsidP="008574F8">
            <w:pPr>
              <w:jc w:val="center"/>
              <w:rPr>
                <w:kern w:val="2"/>
                <w:sz w:val="16"/>
              </w:rPr>
            </w:pPr>
            <w:r w:rsidRPr="00D82ADD">
              <w:rPr>
                <w:kern w:val="2"/>
                <w:sz w:val="16"/>
              </w:rPr>
              <w:t>6200</w:t>
            </w:r>
          </w:p>
        </w:tc>
        <w:tc>
          <w:tcPr>
            <w:tcW w:w="2687" w:type="dxa"/>
            <w:vAlign w:val="center"/>
          </w:tcPr>
          <w:p w14:paraId="0D112E1D" w14:textId="77777777" w:rsidR="008574F8" w:rsidRPr="00D82ADD" w:rsidRDefault="008574F8" w:rsidP="008574F8">
            <w:pPr>
              <w:jc w:val="center"/>
              <w:rPr>
                <w:kern w:val="2"/>
                <w:sz w:val="16"/>
              </w:rPr>
            </w:pPr>
            <w:r w:rsidRPr="00D82ADD">
              <w:rPr>
                <w:kern w:val="2"/>
                <w:sz w:val="16"/>
              </w:rPr>
              <w:t>Private Aircraft</w:t>
            </w:r>
          </w:p>
        </w:tc>
        <w:tc>
          <w:tcPr>
            <w:tcW w:w="3599" w:type="dxa"/>
          </w:tcPr>
          <w:p w14:paraId="6722D989" w14:textId="77777777" w:rsidR="008574F8" w:rsidRPr="00D82ADD" w:rsidRDefault="008574F8" w:rsidP="008574F8">
            <w:pPr>
              <w:ind w:left="106" w:right="153"/>
              <w:rPr>
                <w:kern w:val="2"/>
                <w:sz w:val="16"/>
              </w:rPr>
            </w:pPr>
            <w:r w:rsidRPr="00D82ADD">
              <w:rPr>
                <w:kern w:val="2"/>
                <w:sz w:val="16"/>
              </w:rPr>
              <w:t>Privately held aircraft.</w:t>
            </w:r>
          </w:p>
        </w:tc>
      </w:tr>
      <w:tr w:rsidR="008574F8" w:rsidRPr="00D82ADD" w14:paraId="17631E82" w14:textId="77777777" w:rsidTr="004F75AE">
        <w:trPr>
          <w:cantSplit/>
          <w:trHeight w:val="102"/>
          <w:jc w:val="center"/>
        </w:trPr>
        <w:tc>
          <w:tcPr>
            <w:tcW w:w="905" w:type="dxa"/>
            <w:vAlign w:val="center"/>
          </w:tcPr>
          <w:p w14:paraId="0AF5F9E7" w14:textId="77777777" w:rsidR="008574F8" w:rsidRPr="00D82ADD" w:rsidRDefault="008574F8" w:rsidP="008574F8">
            <w:pPr>
              <w:jc w:val="center"/>
              <w:rPr>
                <w:kern w:val="2"/>
                <w:sz w:val="16"/>
              </w:rPr>
            </w:pPr>
          </w:p>
        </w:tc>
        <w:tc>
          <w:tcPr>
            <w:tcW w:w="1980" w:type="dxa"/>
            <w:vAlign w:val="center"/>
          </w:tcPr>
          <w:p w14:paraId="1980BD54" w14:textId="77777777" w:rsidR="008574F8" w:rsidRPr="00D82ADD" w:rsidRDefault="008574F8" w:rsidP="008574F8">
            <w:pPr>
              <w:jc w:val="center"/>
              <w:rPr>
                <w:kern w:val="2"/>
                <w:sz w:val="16"/>
              </w:rPr>
            </w:pPr>
          </w:p>
        </w:tc>
        <w:tc>
          <w:tcPr>
            <w:tcW w:w="1350" w:type="dxa"/>
            <w:vAlign w:val="center"/>
          </w:tcPr>
          <w:p w14:paraId="7AEC1202" w14:textId="77777777" w:rsidR="008574F8" w:rsidRPr="00D82ADD" w:rsidRDefault="008574F8" w:rsidP="008574F8">
            <w:pPr>
              <w:jc w:val="center"/>
              <w:rPr>
                <w:kern w:val="2"/>
                <w:sz w:val="16"/>
              </w:rPr>
            </w:pPr>
            <w:r w:rsidRPr="00D82ADD">
              <w:rPr>
                <w:kern w:val="2"/>
                <w:sz w:val="16"/>
              </w:rPr>
              <w:t>6210</w:t>
            </w:r>
          </w:p>
        </w:tc>
        <w:tc>
          <w:tcPr>
            <w:tcW w:w="2687" w:type="dxa"/>
            <w:vAlign w:val="center"/>
          </w:tcPr>
          <w:p w14:paraId="4D7BD667" w14:textId="77777777" w:rsidR="008574F8" w:rsidRPr="00D82ADD" w:rsidRDefault="008574F8" w:rsidP="008574F8">
            <w:pPr>
              <w:jc w:val="center"/>
              <w:rPr>
                <w:kern w:val="2"/>
                <w:sz w:val="16"/>
              </w:rPr>
            </w:pPr>
            <w:r w:rsidRPr="00D82ADD">
              <w:rPr>
                <w:kern w:val="2"/>
                <w:sz w:val="16"/>
              </w:rPr>
              <w:t>Commercial Aircraft</w:t>
            </w:r>
          </w:p>
        </w:tc>
        <w:tc>
          <w:tcPr>
            <w:tcW w:w="3599" w:type="dxa"/>
          </w:tcPr>
          <w:p w14:paraId="22DD1B0A" w14:textId="77777777" w:rsidR="008574F8" w:rsidRPr="00D82ADD" w:rsidRDefault="008574F8" w:rsidP="008574F8">
            <w:pPr>
              <w:ind w:left="106" w:right="153"/>
              <w:rPr>
                <w:kern w:val="2"/>
                <w:sz w:val="16"/>
              </w:rPr>
            </w:pPr>
            <w:r w:rsidRPr="00D82ADD">
              <w:rPr>
                <w:kern w:val="2"/>
                <w:sz w:val="16"/>
              </w:rPr>
              <w:t>Commercial aircraft other than public service airlines aircraft.</w:t>
            </w:r>
          </w:p>
        </w:tc>
      </w:tr>
      <w:tr w:rsidR="008574F8" w:rsidRPr="00D82ADD" w14:paraId="06797786" w14:textId="77777777" w:rsidTr="004F75AE">
        <w:trPr>
          <w:cantSplit/>
          <w:trHeight w:val="264"/>
          <w:jc w:val="center"/>
        </w:trPr>
        <w:tc>
          <w:tcPr>
            <w:tcW w:w="905" w:type="dxa"/>
            <w:vAlign w:val="center"/>
          </w:tcPr>
          <w:p w14:paraId="50962CD4" w14:textId="77777777" w:rsidR="008574F8" w:rsidRPr="00D82ADD" w:rsidRDefault="008574F8" w:rsidP="008574F8">
            <w:pPr>
              <w:jc w:val="center"/>
              <w:rPr>
                <w:kern w:val="2"/>
                <w:sz w:val="16"/>
              </w:rPr>
            </w:pPr>
            <w:r w:rsidRPr="00D82ADD">
              <w:rPr>
                <w:kern w:val="2"/>
                <w:sz w:val="16"/>
              </w:rPr>
              <w:t>64</w:t>
            </w:r>
          </w:p>
        </w:tc>
        <w:tc>
          <w:tcPr>
            <w:tcW w:w="1980" w:type="dxa"/>
            <w:vAlign w:val="center"/>
          </w:tcPr>
          <w:p w14:paraId="2C42A56C" w14:textId="77777777" w:rsidR="008574F8" w:rsidRPr="00D82ADD" w:rsidRDefault="008574F8" w:rsidP="008574F8">
            <w:pPr>
              <w:jc w:val="center"/>
              <w:rPr>
                <w:kern w:val="2"/>
                <w:sz w:val="16"/>
              </w:rPr>
            </w:pPr>
            <w:r w:rsidRPr="00D82ADD">
              <w:rPr>
                <w:kern w:val="2"/>
                <w:sz w:val="16"/>
              </w:rPr>
              <w:t>Financial Institutions</w:t>
            </w:r>
          </w:p>
        </w:tc>
        <w:tc>
          <w:tcPr>
            <w:tcW w:w="1350" w:type="dxa"/>
            <w:vAlign w:val="center"/>
          </w:tcPr>
          <w:p w14:paraId="13D0E300" w14:textId="77777777" w:rsidR="008574F8" w:rsidRPr="00D82ADD" w:rsidRDefault="008574F8" w:rsidP="008574F8">
            <w:pPr>
              <w:jc w:val="center"/>
              <w:rPr>
                <w:kern w:val="2"/>
                <w:sz w:val="16"/>
              </w:rPr>
            </w:pPr>
            <w:r w:rsidRPr="00D82ADD">
              <w:rPr>
                <w:kern w:val="2"/>
                <w:sz w:val="16"/>
              </w:rPr>
              <w:t>6400</w:t>
            </w:r>
          </w:p>
        </w:tc>
        <w:tc>
          <w:tcPr>
            <w:tcW w:w="2687" w:type="dxa"/>
            <w:vAlign w:val="center"/>
          </w:tcPr>
          <w:p w14:paraId="4FA12468" w14:textId="77777777" w:rsidR="008574F8" w:rsidRPr="00D82ADD" w:rsidRDefault="008574F8" w:rsidP="008574F8">
            <w:pPr>
              <w:jc w:val="center"/>
              <w:rPr>
                <w:kern w:val="2"/>
                <w:sz w:val="16"/>
              </w:rPr>
            </w:pPr>
            <w:r w:rsidRPr="00D82ADD">
              <w:rPr>
                <w:kern w:val="2"/>
                <w:sz w:val="16"/>
              </w:rPr>
              <w:t>Financial Institutions</w:t>
            </w:r>
          </w:p>
        </w:tc>
        <w:tc>
          <w:tcPr>
            <w:tcW w:w="3599" w:type="dxa"/>
          </w:tcPr>
          <w:p w14:paraId="73FE8677" w14:textId="77777777" w:rsidR="008574F8" w:rsidRPr="00D82ADD" w:rsidRDefault="008574F8" w:rsidP="008574F8">
            <w:pPr>
              <w:ind w:left="106" w:right="153"/>
              <w:rPr>
                <w:kern w:val="2"/>
                <w:sz w:val="16"/>
              </w:rPr>
            </w:pPr>
            <w:r w:rsidRPr="00D82ADD">
              <w:rPr>
                <w:kern w:val="2"/>
                <w:sz w:val="16"/>
              </w:rPr>
              <w:t>Financial institutions shares of stock of all banks, banking companies, firms, associations or corporations in the banking business.</w:t>
            </w:r>
          </w:p>
        </w:tc>
      </w:tr>
      <w:tr w:rsidR="008574F8" w:rsidRPr="00D82ADD" w14:paraId="59DB55EE" w14:textId="77777777" w:rsidTr="004F75AE">
        <w:trPr>
          <w:cantSplit/>
          <w:trHeight w:val="66"/>
          <w:jc w:val="center"/>
        </w:trPr>
        <w:tc>
          <w:tcPr>
            <w:tcW w:w="905" w:type="dxa"/>
            <w:vAlign w:val="center"/>
          </w:tcPr>
          <w:p w14:paraId="7CEAFF8E" w14:textId="77777777" w:rsidR="008574F8" w:rsidRPr="00D82ADD" w:rsidRDefault="008574F8" w:rsidP="008574F8">
            <w:pPr>
              <w:jc w:val="center"/>
              <w:rPr>
                <w:kern w:val="2"/>
                <w:sz w:val="16"/>
              </w:rPr>
            </w:pPr>
            <w:r w:rsidRPr="00D82ADD">
              <w:rPr>
                <w:kern w:val="2"/>
                <w:sz w:val="16"/>
              </w:rPr>
              <w:t>66</w:t>
            </w:r>
          </w:p>
        </w:tc>
        <w:tc>
          <w:tcPr>
            <w:tcW w:w="1980" w:type="dxa"/>
            <w:vAlign w:val="center"/>
          </w:tcPr>
          <w:p w14:paraId="5E5AED69" w14:textId="77777777" w:rsidR="008574F8" w:rsidRPr="00D82ADD" w:rsidRDefault="008574F8" w:rsidP="008574F8">
            <w:pPr>
              <w:jc w:val="center"/>
              <w:rPr>
                <w:kern w:val="2"/>
                <w:sz w:val="16"/>
              </w:rPr>
            </w:pPr>
            <w:r w:rsidRPr="00D82ADD">
              <w:rPr>
                <w:kern w:val="2"/>
                <w:sz w:val="16"/>
              </w:rPr>
              <w:t>Drilling Rigs</w:t>
            </w:r>
          </w:p>
        </w:tc>
        <w:tc>
          <w:tcPr>
            <w:tcW w:w="1350" w:type="dxa"/>
            <w:vAlign w:val="center"/>
          </w:tcPr>
          <w:p w14:paraId="6152B4AD" w14:textId="77777777" w:rsidR="008574F8" w:rsidRPr="00D82ADD" w:rsidRDefault="008574F8" w:rsidP="008574F8">
            <w:pPr>
              <w:jc w:val="center"/>
              <w:rPr>
                <w:kern w:val="2"/>
                <w:sz w:val="16"/>
              </w:rPr>
            </w:pPr>
            <w:r w:rsidRPr="00D82ADD">
              <w:rPr>
                <w:kern w:val="2"/>
                <w:sz w:val="16"/>
              </w:rPr>
              <w:t>6600</w:t>
            </w:r>
          </w:p>
        </w:tc>
        <w:tc>
          <w:tcPr>
            <w:tcW w:w="2687" w:type="dxa"/>
            <w:vAlign w:val="center"/>
          </w:tcPr>
          <w:p w14:paraId="3CEA4164" w14:textId="77777777" w:rsidR="008574F8" w:rsidRPr="00D82ADD" w:rsidRDefault="008574F8" w:rsidP="008574F8">
            <w:pPr>
              <w:jc w:val="center"/>
              <w:rPr>
                <w:kern w:val="2"/>
                <w:sz w:val="16"/>
              </w:rPr>
            </w:pPr>
            <w:r w:rsidRPr="00D82ADD">
              <w:rPr>
                <w:kern w:val="2"/>
                <w:sz w:val="16"/>
              </w:rPr>
              <w:t>Drilling Rigs</w:t>
            </w:r>
          </w:p>
        </w:tc>
        <w:tc>
          <w:tcPr>
            <w:tcW w:w="3599" w:type="dxa"/>
          </w:tcPr>
          <w:p w14:paraId="01DB6C6D" w14:textId="77777777" w:rsidR="008574F8" w:rsidRPr="00D82ADD" w:rsidRDefault="008574F8" w:rsidP="008574F8">
            <w:pPr>
              <w:ind w:left="106" w:right="153"/>
              <w:rPr>
                <w:kern w:val="2"/>
                <w:sz w:val="16"/>
              </w:rPr>
            </w:pPr>
            <w:r w:rsidRPr="00D82ADD">
              <w:rPr>
                <w:kern w:val="2"/>
                <w:sz w:val="16"/>
              </w:rPr>
              <w:t>Drilling rigs and related equipment.</w:t>
            </w:r>
          </w:p>
        </w:tc>
      </w:tr>
      <w:tr w:rsidR="008574F8" w:rsidRPr="00D82ADD" w14:paraId="415A6023" w14:textId="77777777" w:rsidTr="004F75AE">
        <w:trPr>
          <w:cantSplit/>
          <w:trHeight w:val="65"/>
          <w:jc w:val="center"/>
        </w:trPr>
        <w:tc>
          <w:tcPr>
            <w:tcW w:w="905" w:type="dxa"/>
            <w:vAlign w:val="center"/>
          </w:tcPr>
          <w:p w14:paraId="4E7C7E7A" w14:textId="77777777" w:rsidR="008574F8" w:rsidRPr="00D82ADD" w:rsidRDefault="008574F8" w:rsidP="008574F8">
            <w:pPr>
              <w:jc w:val="center"/>
              <w:rPr>
                <w:kern w:val="2"/>
                <w:sz w:val="16"/>
              </w:rPr>
            </w:pPr>
            <w:r w:rsidRPr="00D82ADD">
              <w:rPr>
                <w:kern w:val="2"/>
                <w:sz w:val="16"/>
              </w:rPr>
              <w:t>68</w:t>
            </w:r>
          </w:p>
        </w:tc>
        <w:tc>
          <w:tcPr>
            <w:tcW w:w="1980" w:type="dxa"/>
            <w:vAlign w:val="center"/>
          </w:tcPr>
          <w:p w14:paraId="190CF832" w14:textId="77777777" w:rsidR="008574F8" w:rsidRPr="00D82ADD" w:rsidRDefault="008574F8" w:rsidP="008574F8">
            <w:pPr>
              <w:jc w:val="center"/>
              <w:rPr>
                <w:kern w:val="2"/>
                <w:sz w:val="16"/>
              </w:rPr>
            </w:pPr>
            <w:r w:rsidRPr="00D82ADD">
              <w:rPr>
                <w:kern w:val="2"/>
                <w:sz w:val="16"/>
              </w:rPr>
              <w:t>Oil and Gas Wells</w:t>
            </w:r>
          </w:p>
        </w:tc>
        <w:tc>
          <w:tcPr>
            <w:tcW w:w="1350" w:type="dxa"/>
            <w:vAlign w:val="center"/>
          </w:tcPr>
          <w:p w14:paraId="219A62E5" w14:textId="77777777" w:rsidR="008574F8" w:rsidRPr="00D82ADD" w:rsidRDefault="008574F8" w:rsidP="008574F8">
            <w:pPr>
              <w:jc w:val="center"/>
              <w:rPr>
                <w:kern w:val="2"/>
                <w:sz w:val="16"/>
              </w:rPr>
            </w:pPr>
            <w:r w:rsidRPr="00D82ADD">
              <w:rPr>
                <w:kern w:val="2"/>
                <w:sz w:val="16"/>
              </w:rPr>
              <w:t>6800</w:t>
            </w:r>
          </w:p>
        </w:tc>
        <w:tc>
          <w:tcPr>
            <w:tcW w:w="2687" w:type="dxa"/>
            <w:vAlign w:val="center"/>
          </w:tcPr>
          <w:p w14:paraId="3AD09EAB" w14:textId="77777777" w:rsidR="008574F8" w:rsidRPr="00D82ADD" w:rsidRDefault="008574F8" w:rsidP="008574F8">
            <w:pPr>
              <w:jc w:val="center"/>
              <w:rPr>
                <w:kern w:val="2"/>
                <w:sz w:val="16"/>
              </w:rPr>
            </w:pPr>
            <w:r w:rsidRPr="00D82ADD">
              <w:rPr>
                <w:kern w:val="2"/>
                <w:sz w:val="16"/>
              </w:rPr>
              <w:t>Oil Wells</w:t>
            </w:r>
          </w:p>
        </w:tc>
        <w:tc>
          <w:tcPr>
            <w:tcW w:w="3599" w:type="dxa"/>
          </w:tcPr>
          <w:p w14:paraId="7063D7CA" w14:textId="77777777" w:rsidR="008574F8" w:rsidRPr="00631A45" w:rsidRDefault="008574F8" w:rsidP="008574F8">
            <w:pPr>
              <w:pStyle w:val="BodyTextIndent2"/>
              <w:tabs>
                <w:tab w:val="clear" w:pos="720"/>
                <w:tab w:val="left" w:pos="0"/>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Oil wells, abandon wells, orphan wells, plug wells</w:t>
            </w:r>
          </w:p>
        </w:tc>
      </w:tr>
      <w:tr w:rsidR="008574F8" w:rsidRPr="00D82ADD" w14:paraId="17F818E0" w14:textId="77777777" w:rsidTr="004F75AE">
        <w:trPr>
          <w:cantSplit/>
          <w:trHeight w:val="65"/>
          <w:jc w:val="center"/>
        </w:trPr>
        <w:tc>
          <w:tcPr>
            <w:tcW w:w="905" w:type="dxa"/>
            <w:vAlign w:val="center"/>
          </w:tcPr>
          <w:p w14:paraId="4326ED04" w14:textId="77777777" w:rsidR="008574F8" w:rsidRPr="00D82ADD" w:rsidRDefault="008574F8" w:rsidP="008574F8">
            <w:pPr>
              <w:jc w:val="center"/>
              <w:rPr>
                <w:kern w:val="2"/>
                <w:sz w:val="16"/>
              </w:rPr>
            </w:pPr>
          </w:p>
        </w:tc>
        <w:tc>
          <w:tcPr>
            <w:tcW w:w="1980" w:type="dxa"/>
            <w:vAlign w:val="center"/>
          </w:tcPr>
          <w:p w14:paraId="475F852D" w14:textId="77777777" w:rsidR="008574F8" w:rsidRPr="00D82ADD" w:rsidRDefault="008574F8" w:rsidP="008574F8">
            <w:pPr>
              <w:jc w:val="center"/>
              <w:rPr>
                <w:kern w:val="2"/>
                <w:sz w:val="16"/>
              </w:rPr>
            </w:pPr>
          </w:p>
        </w:tc>
        <w:tc>
          <w:tcPr>
            <w:tcW w:w="1350" w:type="dxa"/>
            <w:vAlign w:val="center"/>
          </w:tcPr>
          <w:p w14:paraId="3684D734" w14:textId="77777777" w:rsidR="008574F8" w:rsidRPr="00123AD9" w:rsidRDefault="008574F8" w:rsidP="00123AD9">
            <w:pPr>
              <w:jc w:val="center"/>
              <w:rPr>
                <w:kern w:val="2"/>
                <w:sz w:val="16"/>
              </w:rPr>
            </w:pPr>
            <w:r w:rsidRPr="00123AD9">
              <w:rPr>
                <w:kern w:val="2"/>
                <w:sz w:val="16"/>
              </w:rPr>
              <w:t>6801</w:t>
            </w:r>
          </w:p>
        </w:tc>
        <w:tc>
          <w:tcPr>
            <w:tcW w:w="2687" w:type="dxa"/>
            <w:vAlign w:val="center"/>
          </w:tcPr>
          <w:p w14:paraId="2140C726" w14:textId="77777777" w:rsidR="008574F8" w:rsidRPr="00631A45" w:rsidRDefault="008574F8" w:rsidP="008574F8">
            <w:pPr>
              <w:pStyle w:val="BodyTextIndent2"/>
              <w:ind w:hanging="720"/>
              <w:jc w:val="center"/>
              <w:rPr>
                <w:rFonts w:ascii="Times New Roman" w:hAnsi="Times New Roman"/>
                <w:sz w:val="16"/>
                <w:szCs w:val="16"/>
                <w:lang w:val="en-US" w:eastAsia="en-US"/>
              </w:rPr>
            </w:pPr>
            <w:r w:rsidRPr="00631A45">
              <w:rPr>
                <w:rFonts w:ascii="Times New Roman" w:hAnsi="Times New Roman"/>
                <w:sz w:val="16"/>
                <w:szCs w:val="16"/>
                <w:lang w:val="en-US" w:eastAsia="en-US"/>
              </w:rPr>
              <w:t>Future Utility</w:t>
            </w:r>
          </w:p>
        </w:tc>
        <w:tc>
          <w:tcPr>
            <w:tcW w:w="3599" w:type="dxa"/>
          </w:tcPr>
          <w:p w14:paraId="4D24CDCD" w14:textId="77777777" w:rsidR="008574F8" w:rsidRPr="00631A45" w:rsidRDefault="008574F8" w:rsidP="008574F8">
            <w:pPr>
              <w:pStyle w:val="BodyTextIndent2"/>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Future utility</w:t>
            </w:r>
          </w:p>
        </w:tc>
      </w:tr>
      <w:tr w:rsidR="008574F8" w:rsidRPr="00D82ADD" w14:paraId="3278FF04" w14:textId="77777777" w:rsidTr="004F75AE">
        <w:trPr>
          <w:cantSplit/>
          <w:trHeight w:val="65"/>
          <w:jc w:val="center"/>
        </w:trPr>
        <w:tc>
          <w:tcPr>
            <w:tcW w:w="905" w:type="dxa"/>
            <w:vAlign w:val="center"/>
          </w:tcPr>
          <w:p w14:paraId="23DF1654" w14:textId="77777777" w:rsidR="008574F8" w:rsidRPr="00D82ADD" w:rsidRDefault="008574F8" w:rsidP="008574F8">
            <w:pPr>
              <w:jc w:val="center"/>
              <w:rPr>
                <w:kern w:val="2"/>
                <w:sz w:val="16"/>
              </w:rPr>
            </w:pPr>
          </w:p>
        </w:tc>
        <w:tc>
          <w:tcPr>
            <w:tcW w:w="1980" w:type="dxa"/>
            <w:vAlign w:val="center"/>
          </w:tcPr>
          <w:p w14:paraId="40685CE6" w14:textId="77777777" w:rsidR="008574F8" w:rsidRPr="00D82ADD" w:rsidRDefault="008574F8" w:rsidP="008574F8">
            <w:pPr>
              <w:jc w:val="center"/>
              <w:rPr>
                <w:kern w:val="2"/>
                <w:sz w:val="16"/>
              </w:rPr>
            </w:pPr>
          </w:p>
        </w:tc>
        <w:tc>
          <w:tcPr>
            <w:tcW w:w="1350" w:type="dxa"/>
            <w:vAlign w:val="center"/>
          </w:tcPr>
          <w:p w14:paraId="7EC0A8DC" w14:textId="77777777" w:rsidR="008574F8" w:rsidRPr="00123AD9" w:rsidRDefault="008574F8" w:rsidP="00123AD9">
            <w:pPr>
              <w:jc w:val="center"/>
              <w:rPr>
                <w:kern w:val="2"/>
                <w:sz w:val="16"/>
              </w:rPr>
            </w:pPr>
            <w:r w:rsidRPr="00123AD9">
              <w:rPr>
                <w:kern w:val="2"/>
                <w:sz w:val="16"/>
              </w:rPr>
              <w:t>6802</w:t>
            </w:r>
          </w:p>
        </w:tc>
        <w:tc>
          <w:tcPr>
            <w:tcW w:w="2687" w:type="dxa"/>
            <w:vAlign w:val="center"/>
          </w:tcPr>
          <w:p w14:paraId="401B00CD" w14:textId="77777777" w:rsidR="008574F8" w:rsidRPr="00631A45" w:rsidRDefault="008574F8" w:rsidP="008574F8">
            <w:pPr>
              <w:pStyle w:val="BodyTextIndent2"/>
              <w:ind w:hanging="720"/>
              <w:jc w:val="center"/>
              <w:rPr>
                <w:rFonts w:ascii="Times New Roman" w:hAnsi="Times New Roman"/>
                <w:sz w:val="16"/>
                <w:szCs w:val="16"/>
                <w:lang w:val="en-US" w:eastAsia="en-US"/>
              </w:rPr>
            </w:pPr>
            <w:r w:rsidRPr="00631A45">
              <w:rPr>
                <w:rFonts w:ascii="Times New Roman" w:hAnsi="Times New Roman"/>
                <w:sz w:val="16"/>
                <w:szCs w:val="16"/>
                <w:lang w:val="en-US" w:eastAsia="en-US"/>
              </w:rPr>
              <w:t>Non Future Utility</w:t>
            </w:r>
          </w:p>
        </w:tc>
        <w:tc>
          <w:tcPr>
            <w:tcW w:w="3599" w:type="dxa"/>
          </w:tcPr>
          <w:p w14:paraId="66FA7C21" w14:textId="77777777" w:rsidR="008574F8" w:rsidRPr="00631A45" w:rsidRDefault="008574F8" w:rsidP="008574F8">
            <w:pPr>
              <w:pStyle w:val="BodyTextIndent2"/>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Non future utility</w:t>
            </w:r>
          </w:p>
        </w:tc>
      </w:tr>
      <w:tr w:rsidR="008574F8" w:rsidRPr="00D82ADD" w14:paraId="4D84ECBB" w14:textId="77777777" w:rsidTr="004F75AE">
        <w:trPr>
          <w:cantSplit/>
          <w:trHeight w:val="65"/>
          <w:jc w:val="center"/>
        </w:trPr>
        <w:tc>
          <w:tcPr>
            <w:tcW w:w="905" w:type="dxa"/>
            <w:vAlign w:val="center"/>
          </w:tcPr>
          <w:p w14:paraId="66DC0E0C" w14:textId="77777777" w:rsidR="008574F8" w:rsidRPr="00D82ADD" w:rsidRDefault="008574F8" w:rsidP="008574F8">
            <w:pPr>
              <w:jc w:val="center"/>
              <w:rPr>
                <w:kern w:val="2"/>
                <w:sz w:val="16"/>
              </w:rPr>
            </w:pPr>
          </w:p>
        </w:tc>
        <w:tc>
          <w:tcPr>
            <w:tcW w:w="1980" w:type="dxa"/>
            <w:vAlign w:val="center"/>
          </w:tcPr>
          <w:p w14:paraId="2313DB25" w14:textId="77777777" w:rsidR="008574F8" w:rsidRPr="00D82ADD" w:rsidRDefault="008574F8" w:rsidP="008574F8">
            <w:pPr>
              <w:jc w:val="center"/>
              <w:rPr>
                <w:kern w:val="2"/>
                <w:sz w:val="16"/>
              </w:rPr>
            </w:pPr>
          </w:p>
        </w:tc>
        <w:tc>
          <w:tcPr>
            <w:tcW w:w="1350" w:type="dxa"/>
            <w:vAlign w:val="center"/>
          </w:tcPr>
          <w:p w14:paraId="4BCAECCA" w14:textId="77777777" w:rsidR="008574F8" w:rsidRPr="00D82ADD" w:rsidRDefault="008574F8" w:rsidP="008574F8">
            <w:pPr>
              <w:jc w:val="center"/>
              <w:rPr>
                <w:kern w:val="2"/>
                <w:sz w:val="16"/>
              </w:rPr>
            </w:pPr>
            <w:r w:rsidRPr="00D82ADD">
              <w:rPr>
                <w:kern w:val="2"/>
                <w:sz w:val="16"/>
              </w:rPr>
              <w:t>6810</w:t>
            </w:r>
          </w:p>
        </w:tc>
        <w:tc>
          <w:tcPr>
            <w:tcW w:w="2687" w:type="dxa"/>
            <w:vAlign w:val="center"/>
          </w:tcPr>
          <w:p w14:paraId="42EACCC3" w14:textId="77777777" w:rsidR="008574F8" w:rsidRPr="00D82ADD" w:rsidRDefault="008574F8" w:rsidP="008574F8">
            <w:pPr>
              <w:jc w:val="center"/>
              <w:rPr>
                <w:kern w:val="2"/>
                <w:sz w:val="16"/>
              </w:rPr>
            </w:pPr>
            <w:r w:rsidRPr="00D82ADD">
              <w:rPr>
                <w:kern w:val="2"/>
                <w:sz w:val="16"/>
              </w:rPr>
              <w:t>Gas Wells</w:t>
            </w:r>
          </w:p>
        </w:tc>
        <w:tc>
          <w:tcPr>
            <w:tcW w:w="3599" w:type="dxa"/>
          </w:tcPr>
          <w:p w14:paraId="44BE2457" w14:textId="77777777" w:rsidR="008574F8" w:rsidRPr="00D82ADD" w:rsidRDefault="008574F8" w:rsidP="008574F8">
            <w:pPr>
              <w:ind w:left="106" w:right="153"/>
              <w:jc w:val="both"/>
              <w:rPr>
                <w:kern w:val="2"/>
                <w:sz w:val="16"/>
              </w:rPr>
            </w:pPr>
            <w:r w:rsidRPr="00D82ADD">
              <w:rPr>
                <w:kern w:val="2"/>
                <w:sz w:val="16"/>
              </w:rPr>
              <w:t>Gas wells.</w:t>
            </w:r>
          </w:p>
        </w:tc>
      </w:tr>
      <w:tr w:rsidR="008574F8" w:rsidRPr="00D82ADD" w14:paraId="73171CB2" w14:textId="77777777" w:rsidTr="004F75AE">
        <w:trPr>
          <w:cantSplit/>
          <w:trHeight w:val="65"/>
          <w:jc w:val="center"/>
        </w:trPr>
        <w:tc>
          <w:tcPr>
            <w:tcW w:w="905" w:type="dxa"/>
            <w:vAlign w:val="center"/>
          </w:tcPr>
          <w:p w14:paraId="7F7A9493" w14:textId="77777777" w:rsidR="008574F8" w:rsidRPr="00D82ADD" w:rsidRDefault="008574F8" w:rsidP="008574F8">
            <w:pPr>
              <w:jc w:val="center"/>
              <w:rPr>
                <w:kern w:val="2"/>
                <w:sz w:val="16"/>
              </w:rPr>
            </w:pPr>
          </w:p>
        </w:tc>
        <w:tc>
          <w:tcPr>
            <w:tcW w:w="1980" w:type="dxa"/>
            <w:vAlign w:val="center"/>
          </w:tcPr>
          <w:p w14:paraId="1CA2D905" w14:textId="77777777" w:rsidR="008574F8" w:rsidRPr="00D82ADD" w:rsidRDefault="008574F8" w:rsidP="008574F8">
            <w:pPr>
              <w:jc w:val="center"/>
              <w:rPr>
                <w:kern w:val="2"/>
                <w:sz w:val="16"/>
              </w:rPr>
            </w:pPr>
          </w:p>
        </w:tc>
        <w:tc>
          <w:tcPr>
            <w:tcW w:w="1350" w:type="dxa"/>
            <w:vAlign w:val="center"/>
          </w:tcPr>
          <w:p w14:paraId="2E6C53FB" w14:textId="77777777" w:rsidR="008574F8" w:rsidRPr="00123AD9" w:rsidRDefault="008574F8" w:rsidP="00123AD9">
            <w:pPr>
              <w:jc w:val="center"/>
              <w:rPr>
                <w:kern w:val="2"/>
                <w:sz w:val="16"/>
              </w:rPr>
            </w:pPr>
            <w:r w:rsidRPr="00123AD9">
              <w:rPr>
                <w:kern w:val="2"/>
                <w:sz w:val="16"/>
              </w:rPr>
              <w:t>6811</w:t>
            </w:r>
          </w:p>
        </w:tc>
        <w:tc>
          <w:tcPr>
            <w:tcW w:w="2687" w:type="dxa"/>
            <w:vAlign w:val="center"/>
          </w:tcPr>
          <w:p w14:paraId="0CDEA2BF" w14:textId="77777777" w:rsidR="008574F8" w:rsidRPr="00631A45" w:rsidRDefault="008574F8" w:rsidP="008574F8">
            <w:pPr>
              <w:pStyle w:val="BodyTextIndent2"/>
              <w:ind w:hanging="720"/>
              <w:jc w:val="center"/>
              <w:rPr>
                <w:rFonts w:ascii="Times New Roman" w:hAnsi="Times New Roman"/>
                <w:sz w:val="16"/>
                <w:szCs w:val="16"/>
                <w:lang w:val="en-US" w:eastAsia="en-US"/>
              </w:rPr>
            </w:pPr>
            <w:r w:rsidRPr="00631A45">
              <w:rPr>
                <w:rFonts w:ascii="Times New Roman" w:hAnsi="Times New Roman"/>
                <w:sz w:val="16"/>
                <w:szCs w:val="16"/>
                <w:lang w:val="en-US" w:eastAsia="en-US"/>
              </w:rPr>
              <w:t>Future</w:t>
            </w:r>
          </w:p>
        </w:tc>
        <w:tc>
          <w:tcPr>
            <w:tcW w:w="3599" w:type="dxa"/>
          </w:tcPr>
          <w:p w14:paraId="541635B4" w14:textId="77777777" w:rsidR="008574F8" w:rsidRPr="00631A45" w:rsidRDefault="008574F8" w:rsidP="008574F8">
            <w:pPr>
              <w:pStyle w:val="BodyTextIndent2"/>
              <w:ind w:left="106" w:right="153"/>
              <w:rPr>
                <w:rFonts w:ascii="Times New Roman" w:hAnsi="Times New Roman"/>
                <w:sz w:val="16"/>
                <w:szCs w:val="16"/>
                <w:lang w:val="en-US" w:eastAsia="en-US"/>
              </w:rPr>
            </w:pPr>
            <w:r w:rsidRPr="00631A45">
              <w:rPr>
                <w:rFonts w:ascii="Times New Roman" w:hAnsi="Times New Roman"/>
                <w:sz w:val="16"/>
                <w:szCs w:val="16"/>
                <w:lang w:val="en-US" w:eastAsia="en-US"/>
              </w:rPr>
              <w:t>Future</w:t>
            </w:r>
          </w:p>
        </w:tc>
      </w:tr>
      <w:tr w:rsidR="008574F8" w:rsidRPr="00D82ADD" w14:paraId="0AF4B1D6" w14:textId="77777777" w:rsidTr="004F75AE">
        <w:trPr>
          <w:cantSplit/>
          <w:trHeight w:val="65"/>
          <w:jc w:val="center"/>
        </w:trPr>
        <w:tc>
          <w:tcPr>
            <w:tcW w:w="905" w:type="dxa"/>
            <w:vAlign w:val="center"/>
          </w:tcPr>
          <w:p w14:paraId="58B4BE7E" w14:textId="77777777" w:rsidR="008574F8" w:rsidRPr="00D82ADD" w:rsidRDefault="008574F8" w:rsidP="008574F8">
            <w:pPr>
              <w:jc w:val="center"/>
              <w:rPr>
                <w:kern w:val="2"/>
                <w:sz w:val="16"/>
              </w:rPr>
            </w:pPr>
          </w:p>
        </w:tc>
        <w:tc>
          <w:tcPr>
            <w:tcW w:w="1980" w:type="dxa"/>
            <w:vAlign w:val="center"/>
          </w:tcPr>
          <w:p w14:paraId="28FCBBEB" w14:textId="77777777" w:rsidR="008574F8" w:rsidRPr="00D82ADD" w:rsidRDefault="008574F8" w:rsidP="008574F8">
            <w:pPr>
              <w:jc w:val="center"/>
              <w:rPr>
                <w:kern w:val="2"/>
                <w:sz w:val="16"/>
              </w:rPr>
            </w:pPr>
          </w:p>
        </w:tc>
        <w:tc>
          <w:tcPr>
            <w:tcW w:w="1350" w:type="dxa"/>
            <w:vAlign w:val="center"/>
          </w:tcPr>
          <w:p w14:paraId="02C1FF8A" w14:textId="77777777" w:rsidR="008574F8" w:rsidRPr="00123AD9" w:rsidRDefault="008574F8" w:rsidP="00123AD9">
            <w:pPr>
              <w:jc w:val="center"/>
              <w:rPr>
                <w:kern w:val="2"/>
                <w:sz w:val="16"/>
              </w:rPr>
            </w:pPr>
            <w:r w:rsidRPr="00123AD9">
              <w:rPr>
                <w:kern w:val="2"/>
                <w:sz w:val="16"/>
              </w:rPr>
              <w:t>6812</w:t>
            </w:r>
          </w:p>
        </w:tc>
        <w:tc>
          <w:tcPr>
            <w:tcW w:w="2687" w:type="dxa"/>
            <w:vAlign w:val="center"/>
          </w:tcPr>
          <w:p w14:paraId="67750A73" w14:textId="77777777" w:rsidR="008574F8" w:rsidRPr="00631A45" w:rsidRDefault="008574F8" w:rsidP="008574F8">
            <w:pPr>
              <w:pStyle w:val="BodyTextIndent2"/>
              <w:ind w:hanging="720"/>
              <w:jc w:val="center"/>
              <w:rPr>
                <w:rFonts w:ascii="Times New Roman" w:hAnsi="Times New Roman"/>
                <w:sz w:val="16"/>
                <w:szCs w:val="16"/>
                <w:lang w:val="en-US" w:eastAsia="en-US"/>
              </w:rPr>
            </w:pPr>
            <w:r w:rsidRPr="00631A45">
              <w:rPr>
                <w:rFonts w:ascii="Times New Roman" w:hAnsi="Times New Roman"/>
                <w:sz w:val="16"/>
                <w:szCs w:val="16"/>
                <w:lang w:val="en-US" w:eastAsia="en-US"/>
              </w:rPr>
              <w:t>Non Future</w:t>
            </w:r>
          </w:p>
        </w:tc>
        <w:tc>
          <w:tcPr>
            <w:tcW w:w="3599" w:type="dxa"/>
          </w:tcPr>
          <w:p w14:paraId="101EDC43" w14:textId="77777777" w:rsidR="008574F8" w:rsidRPr="00631A45" w:rsidRDefault="008574F8" w:rsidP="008574F8">
            <w:pPr>
              <w:pStyle w:val="BodyTextIndent2"/>
              <w:ind w:left="106" w:right="153"/>
              <w:rPr>
                <w:rFonts w:ascii="Times New Roman" w:hAnsi="Times New Roman"/>
                <w:sz w:val="16"/>
                <w:szCs w:val="16"/>
                <w:lang w:val="en-US" w:eastAsia="en-US"/>
              </w:rPr>
            </w:pPr>
            <w:r w:rsidRPr="00631A45">
              <w:rPr>
                <w:rFonts w:ascii="Times New Roman" w:hAnsi="Times New Roman"/>
                <w:sz w:val="16"/>
                <w:szCs w:val="16"/>
                <w:lang w:val="en-US" w:eastAsia="en-US"/>
              </w:rPr>
              <w:t>Non future</w:t>
            </w:r>
          </w:p>
        </w:tc>
      </w:tr>
      <w:tr w:rsidR="008574F8" w:rsidRPr="00D82ADD" w14:paraId="2D392814" w14:textId="77777777" w:rsidTr="004F75AE">
        <w:trPr>
          <w:cantSplit/>
          <w:trHeight w:val="65"/>
          <w:jc w:val="center"/>
        </w:trPr>
        <w:tc>
          <w:tcPr>
            <w:tcW w:w="905" w:type="dxa"/>
            <w:vAlign w:val="center"/>
          </w:tcPr>
          <w:p w14:paraId="68571AC2" w14:textId="77777777" w:rsidR="008574F8" w:rsidRPr="00D82ADD" w:rsidRDefault="008574F8" w:rsidP="008574F8">
            <w:pPr>
              <w:jc w:val="center"/>
              <w:rPr>
                <w:kern w:val="2"/>
                <w:sz w:val="16"/>
              </w:rPr>
            </w:pPr>
          </w:p>
        </w:tc>
        <w:tc>
          <w:tcPr>
            <w:tcW w:w="1980" w:type="dxa"/>
            <w:vAlign w:val="center"/>
          </w:tcPr>
          <w:p w14:paraId="70AA7145" w14:textId="77777777" w:rsidR="008574F8" w:rsidRPr="00D82ADD" w:rsidRDefault="008574F8" w:rsidP="008574F8">
            <w:pPr>
              <w:jc w:val="center"/>
              <w:rPr>
                <w:kern w:val="2"/>
                <w:sz w:val="16"/>
              </w:rPr>
            </w:pPr>
          </w:p>
        </w:tc>
        <w:tc>
          <w:tcPr>
            <w:tcW w:w="1350" w:type="dxa"/>
            <w:vAlign w:val="center"/>
          </w:tcPr>
          <w:p w14:paraId="55C85A61" w14:textId="77777777" w:rsidR="008574F8" w:rsidRPr="00D82ADD" w:rsidRDefault="008574F8" w:rsidP="008574F8">
            <w:pPr>
              <w:jc w:val="center"/>
              <w:rPr>
                <w:kern w:val="2"/>
                <w:sz w:val="16"/>
              </w:rPr>
            </w:pPr>
            <w:r w:rsidRPr="00D82ADD">
              <w:rPr>
                <w:kern w:val="2"/>
                <w:sz w:val="16"/>
              </w:rPr>
              <w:t>6820</w:t>
            </w:r>
          </w:p>
        </w:tc>
        <w:tc>
          <w:tcPr>
            <w:tcW w:w="2687" w:type="dxa"/>
            <w:vAlign w:val="center"/>
          </w:tcPr>
          <w:p w14:paraId="02400DE3" w14:textId="77777777" w:rsidR="008574F8" w:rsidRPr="00D82ADD" w:rsidRDefault="008574F8" w:rsidP="008574F8">
            <w:pPr>
              <w:jc w:val="center"/>
              <w:rPr>
                <w:kern w:val="2"/>
                <w:sz w:val="16"/>
              </w:rPr>
            </w:pPr>
            <w:r w:rsidRPr="00D82ADD">
              <w:rPr>
                <w:kern w:val="2"/>
                <w:sz w:val="16"/>
              </w:rPr>
              <w:t>Injection Wells, Service Wells</w:t>
            </w:r>
          </w:p>
        </w:tc>
        <w:tc>
          <w:tcPr>
            <w:tcW w:w="3599" w:type="dxa"/>
          </w:tcPr>
          <w:p w14:paraId="6E617E5A" w14:textId="77777777" w:rsidR="008574F8" w:rsidRPr="00D82ADD" w:rsidRDefault="008574F8" w:rsidP="008574F8">
            <w:pPr>
              <w:ind w:left="106" w:right="153"/>
              <w:rPr>
                <w:kern w:val="2"/>
                <w:sz w:val="16"/>
              </w:rPr>
            </w:pPr>
            <w:r w:rsidRPr="00D82ADD">
              <w:rPr>
                <w:sz w:val="16"/>
                <w:szCs w:val="16"/>
              </w:rPr>
              <w:t>Injection wells, service wells, saltwater disposal, brine wells, water wells</w:t>
            </w:r>
          </w:p>
        </w:tc>
      </w:tr>
      <w:tr w:rsidR="008574F8" w:rsidRPr="00D82ADD" w14:paraId="59E10CB1" w14:textId="77777777" w:rsidTr="004F75AE">
        <w:trPr>
          <w:cantSplit/>
          <w:trHeight w:val="65"/>
          <w:jc w:val="center"/>
        </w:trPr>
        <w:tc>
          <w:tcPr>
            <w:tcW w:w="905" w:type="dxa"/>
            <w:tcBorders>
              <w:bottom w:val="single" w:sz="6" w:space="0" w:color="000000"/>
            </w:tcBorders>
            <w:vAlign w:val="center"/>
          </w:tcPr>
          <w:p w14:paraId="04C34888" w14:textId="77777777" w:rsidR="008574F8" w:rsidRPr="00D82ADD" w:rsidRDefault="008574F8" w:rsidP="008574F8">
            <w:pPr>
              <w:jc w:val="center"/>
              <w:rPr>
                <w:kern w:val="2"/>
                <w:sz w:val="16"/>
              </w:rPr>
            </w:pPr>
          </w:p>
        </w:tc>
        <w:tc>
          <w:tcPr>
            <w:tcW w:w="1980" w:type="dxa"/>
            <w:tcBorders>
              <w:bottom w:val="single" w:sz="6" w:space="0" w:color="000000"/>
            </w:tcBorders>
            <w:vAlign w:val="center"/>
          </w:tcPr>
          <w:p w14:paraId="52C244E6" w14:textId="77777777" w:rsidR="008574F8" w:rsidRPr="00D82ADD" w:rsidRDefault="008574F8" w:rsidP="008574F8">
            <w:pPr>
              <w:jc w:val="center"/>
              <w:rPr>
                <w:kern w:val="2"/>
                <w:sz w:val="16"/>
              </w:rPr>
            </w:pPr>
          </w:p>
        </w:tc>
        <w:tc>
          <w:tcPr>
            <w:tcW w:w="1350" w:type="dxa"/>
            <w:tcBorders>
              <w:bottom w:val="single" w:sz="6" w:space="0" w:color="000000"/>
            </w:tcBorders>
            <w:vAlign w:val="center"/>
          </w:tcPr>
          <w:p w14:paraId="01DA0DF1" w14:textId="77777777" w:rsidR="008574F8" w:rsidRPr="00123AD9" w:rsidRDefault="008574F8" w:rsidP="00123AD9">
            <w:pPr>
              <w:jc w:val="center"/>
              <w:rPr>
                <w:kern w:val="2"/>
                <w:sz w:val="16"/>
              </w:rPr>
            </w:pPr>
            <w:r w:rsidRPr="00123AD9">
              <w:rPr>
                <w:kern w:val="2"/>
                <w:sz w:val="16"/>
              </w:rPr>
              <w:t>6830</w:t>
            </w:r>
          </w:p>
        </w:tc>
        <w:tc>
          <w:tcPr>
            <w:tcW w:w="2687" w:type="dxa"/>
            <w:tcBorders>
              <w:bottom w:val="single" w:sz="6" w:space="0" w:color="000000"/>
            </w:tcBorders>
            <w:vAlign w:val="center"/>
          </w:tcPr>
          <w:p w14:paraId="2555769F" w14:textId="77777777" w:rsidR="008574F8" w:rsidRPr="00631A45" w:rsidRDefault="008574F8" w:rsidP="008574F8">
            <w:pPr>
              <w:pStyle w:val="BodyTextIndent2"/>
              <w:ind w:hanging="720"/>
              <w:jc w:val="center"/>
              <w:rPr>
                <w:rFonts w:ascii="Times New Roman" w:hAnsi="Times New Roman"/>
                <w:sz w:val="16"/>
                <w:szCs w:val="16"/>
                <w:lang w:val="en-US" w:eastAsia="en-US"/>
              </w:rPr>
            </w:pPr>
            <w:r w:rsidRPr="00631A45">
              <w:rPr>
                <w:rFonts w:ascii="Times New Roman" w:hAnsi="Times New Roman"/>
                <w:sz w:val="16"/>
                <w:szCs w:val="16"/>
                <w:lang w:val="en-US" w:eastAsia="en-US"/>
              </w:rPr>
              <w:t>Commercial Disposal Wells</w:t>
            </w:r>
          </w:p>
        </w:tc>
        <w:tc>
          <w:tcPr>
            <w:tcW w:w="3599" w:type="dxa"/>
            <w:tcBorders>
              <w:bottom w:val="single" w:sz="6" w:space="0" w:color="000000"/>
            </w:tcBorders>
          </w:tcPr>
          <w:p w14:paraId="5AB481B6" w14:textId="77777777" w:rsidR="008574F8" w:rsidRPr="00631A45" w:rsidRDefault="008574F8" w:rsidP="008574F8">
            <w:pPr>
              <w:pStyle w:val="BodyTextIndent2"/>
              <w:ind w:left="106" w:right="153"/>
              <w:rPr>
                <w:rFonts w:ascii="Times New Roman" w:hAnsi="Times New Roman"/>
                <w:sz w:val="16"/>
                <w:szCs w:val="16"/>
                <w:lang w:val="en-US" w:eastAsia="en-US"/>
              </w:rPr>
            </w:pPr>
            <w:r w:rsidRPr="00631A45">
              <w:rPr>
                <w:rFonts w:ascii="Times New Roman" w:hAnsi="Times New Roman"/>
                <w:sz w:val="16"/>
                <w:szCs w:val="16"/>
                <w:lang w:val="en-US" w:eastAsia="en-US"/>
              </w:rPr>
              <w:t>Commercial disposal wells</w:t>
            </w:r>
          </w:p>
        </w:tc>
      </w:tr>
      <w:tr w:rsidR="001D7146" w:rsidRPr="00D82ADD" w14:paraId="3B2E4064" w14:textId="77777777" w:rsidTr="00174D48">
        <w:trPr>
          <w:cantSplit/>
          <w:trHeight w:val="65"/>
          <w:jc w:val="center"/>
        </w:trPr>
        <w:tc>
          <w:tcPr>
            <w:tcW w:w="905" w:type="dxa"/>
            <w:tcBorders>
              <w:bottom w:val="single" w:sz="6" w:space="0" w:color="000000"/>
            </w:tcBorders>
            <w:vAlign w:val="center"/>
          </w:tcPr>
          <w:p w14:paraId="29B0B985" w14:textId="77777777" w:rsidR="001D7146" w:rsidRPr="00B0535A" w:rsidRDefault="001D7146" w:rsidP="001D7146">
            <w:pPr>
              <w:pStyle w:val="BodyTextIndent2"/>
              <w:ind w:left="0"/>
              <w:jc w:val="center"/>
              <w:rPr>
                <w:rFonts w:ascii="Times New Roman" w:hAnsi="Times New Roman"/>
                <w:kern w:val="2"/>
                <w:sz w:val="16"/>
                <w:szCs w:val="16"/>
                <w:lang w:val="en-US"/>
              </w:rPr>
            </w:pPr>
            <w:r w:rsidRPr="00B0535A">
              <w:rPr>
                <w:rFonts w:ascii="Times New Roman" w:hAnsi="Times New Roman"/>
                <w:kern w:val="2"/>
                <w:sz w:val="16"/>
                <w:szCs w:val="16"/>
                <w:lang w:val="en-US"/>
              </w:rPr>
              <w:t>69</w:t>
            </w:r>
          </w:p>
        </w:tc>
        <w:tc>
          <w:tcPr>
            <w:tcW w:w="1980" w:type="dxa"/>
            <w:tcBorders>
              <w:bottom w:val="single" w:sz="6" w:space="0" w:color="000000"/>
            </w:tcBorders>
            <w:vAlign w:val="center"/>
          </w:tcPr>
          <w:p w14:paraId="7BC9E746" w14:textId="77777777" w:rsidR="001D7146" w:rsidRPr="00B0535A" w:rsidRDefault="001D7146" w:rsidP="001D7146">
            <w:pPr>
              <w:pStyle w:val="BodyTextIndent2"/>
              <w:ind w:left="0"/>
              <w:jc w:val="center"/>
              <w:rPr>
                <w:rFonts w:ascii="Times New Roman" w:hAnsi="Times New Roman"/>
                <w:kern w:val="2"/>
                <w:sz w:val="16"/>
                <w:szCs w:val="16"/>
                <w:lang w:val="en-US"/>
              </w:rPr>
            </w:pPr>
            <w:r w:rsidRPr="00B0535A">
              <w:rPr>
                <w:rFonts w:ascii="Times New Roman" w:hAnsi="Times New Roman"/>
                <w:kern w:val="2"/>
                <w:sz w:val="16"/>
                <w:szCs w:val="16"/>
                <w:lang w:val="en-US"/>
              </w:rPr>
              <w:t>Oil and Gas Wells</w:t>
            </w:r>
          </w:p>
        </w:tc>
        <w:tc>
          <w:tcPr>
            <w:tcW w:w="1350" w:type="dxa"/>
            <w:tcBorders>
              <w:bottom w:val="single" w:sz="6" w:space="0" w:color="000000"/>
            </w:tcBorders>
            <w:vAlign w:val="center"/>
          </w:tcPr>
          <w:p w14:paraId="0BBA5EF8" w14:textId="77777777" w:rsidR="001D7146" w:rsidRPr="00B0535A" w:rsidRDefault="001D7146" w:rsidP="001D7146">
            <w:pPr>
              <w:jc w:val="center"/>
              <w:rPr>
                <w:kern w:val="2"/>
                <w:sz w:val="16"/>
                <w:szCs w:val="16"/>
                <w:lang w:eastAsia="x-none"/>
              </w:rPr>
            </w:pPr>
            <w:r w:rsidRPr="00B0535A">
              <w:rPr>
                <w:kern w:val="2"/>
                <w:sz w:val="16"/>
                <w:szCs w:val="16"/>
                <w:lang w:eastAsia="x-none"/>
              </w:rPr>
              <w:t>6800</w:t>
            </w:r>
          </w:p>
        </w:tc>
        <w:tc>
          <w:tcPr>
            <w:tcW w:w="2687" w:type="dxa"/>
            <w:tcBorders>
              <w:bottom w:val="single" w:sz="6" w:space="0" w:color="000000"/>
            </w:tcBorders>
          </w:tcPr>
          <w:p w14:paraId="07DA115C" w14:textId="77777777" w:rsidR="001D7146" w:rsidRPr="00B0535A" w:rsidRDefault="001D7146" w:rsidP="00013C72">
            <w:pPr>
              <w:jc w:val="center"/>
              <w:rPr>
                <w:sz w:val="16"/>
                <w:szCs w:val="16"/>
              </w:rPr>
            </w:pPr>
            <w:r w:rsidRPr="00B0535A">
              <w:rPr>
                <w:sz w:val="16"/>
                <w:szCs w:val="16"/>
              </w:rPr>
              <w:t>Oil Wells</w:t>
            </w:r>
          </w:p>
        </w:tc>
        <w:tc>
          <w:tcPr>
            <w:tcW w:w="3599" w:type="dxa"/>
            <w:tcBorders>
              <w:bottom w:val="single" w:sz="6" w:space="0" w:color="000000"/>
            </w:tcBorders>
          </w:tcPr>
          <w:p w14:paraId="53D8B1EA" w14:textId="77777777" w:rsidR="001D7146" w:rsidRPr="00B0535A" w:rsidRDefault="001D7146" w:rsidP="001D7146">
            <w:pPr>
              <w:rPr>
                <w:sz w:val="16"/>
                <w:szCs w:val="16"/>
              </w:rPr>
            </w:pPr>
            <w:r w:rsidRPr="00B0535A">
              <w:rPr>
                <w:sz w:val="16"/>
                <w:szCs w:val="16"/>
              </w:rPr>
              <w:t>Oil Wells</w:t>
            </w:r>
          </w:p>
        </w:tc>
      </w:tr>
      <w:tr w:rsidR="001D7146" w:rsidRPr="00D82ADD" w14:paraId="31441824" w14:textId="77777777" w:rsidTr="004F75AE">
        <w:trPr>
          <w:cantSplit/>
          <w:trHeight w:val="65"/>
          <w:jc w:val="center"/>
        </w:trPr>
        <w:tc>
          <w:tcPr>
            <w:tcW w:w="905" w:type="dxa"/>
            <w:tcBorders>
              <w:bottom w:val="single" w:sz="6" w:space="0" w:color="000000"/>
            </w:tcBorders>
            <w:vAlign w:val="center"/>
          </w:tcPr>
          <w:p w14:paraId="786902C2" w14:textId="77777777" w:rsidR="001D7146" w:rsidRPr="00B0535A" w:rsidRDefault="001D7146" w:rsidP="001D7146">
            <w:pPr>
              <w:pStyle w:val="BodyTextIndent2"/>
              <w:ind w:left="0"/>
              <w:jc w:val="center"/>
              <w:rPr>
                <w:rFonts w:ascii="Times New Roman" w:hAnsi="Times New Roman"/>
                <w:kern w:val="2"/>
                <w:sz w:val="16"/>
                <w:szCs w:val="16"/>
                <w:lang w:val="en-US"/>
              </w:rPr>
            </w:pPr>
          </w:p>
        </w:tc>
        <w:tc>
          <w:tcPr>
            <w:tcW w:w="1980" w:type="dxa"/>
            <w:tcBorders>
              <w:bottom w:val="single" w:sz="6" w:space="0" w:color="000000"/>
            </w:tcBorders>
            <w:vAlign w:val="center"/>
          </w:tcPr>
          <w:p w14:paraId="6F9BC2C9" w14:textId="77777777" w:rsidR="001D7146" w:rsidRPr="00B0535A" w:rsidRDefault="001D7146" w:rsidP="001D7146">
            <w:pPr>
              <w:pStyle w:val="BodyTextIndent2"/>
              <w:ind w:left="0"/>
              <w:jc w:val="center"/>
              <w:rPr>
                <w:rFonts w:ascii="Times New Roman" w:hAnsi="Times New Roman"/>
                <w:kern w:val="2"/>
                <w:sz w:val="16"/>
                <w:szCs w:val="16"/>
                <w:lang w:val="en-US"/>
              </w:rPr>
            </w:pPr>
          </w:p>
        </w:tc>
        <w:tc>
          <w:tcPr>
            <w:tcW w:w="1350" w:type="dxa"/>
            <w:tcBorders>
              <w:bottom w:val="single" w:sz="6" w:space="0" w:color="000000"/>
            </w:tcBorders>
            <w:vAlign w:val="center"/>
          </w:tcPr>
          <w:p w14:paraId="458C9207" w14:textId="77777777" w:rsidR="001D7146" w:rsidRPr="00B0535A" w:rsidRDefault="001D7146" w:rsidP="001D7146">
            <w:pPr>
              <w:jc w:val="center"/>
              <w:rPr>
                <w:kern w:val="2"/>
                <w:sz w:val="16"/>
                <w:szCs w:val="16"/>
                <w:lang w:eastAsia="x-none"/>
              </w:rPr>
            </w:pPr>
          </w:p>
        </w:tc>
        <w:tc>
          <w:tcPr>
            <w:tcW w:w="2687" w:type="dxa"/>
            <w:tcBorders>
              <w:bottom w:val="single" w:sz="6" w:space="0" w:color="000000"/>
            </w:tcBorders>
            <w:vAlign w:val="center"/>
          </w:tcPr>
          <w:p w14:paraId="3CCAFDDF" w14:textId="77777777" w:rsidR="001D7146" w:rsidRPr="00B0535A" w:rsidRDefault="001D7146" w:rsidP="00013C72">
            <w:pPr>
              <w:pStyle w:val="BodyTextIndent2"/>
              <w:tabs>
                <w:tab w:val="clear" w:pos="720"/>
                <w:tab w:val="left" w:pos="34"/>
              </w:tabs>
              <w:ind w:left="0"/>
              <w:jc w:val="center"/>
              <w:rPr>
                <w:rFonts w:ascii="Times New Roman" w:hAnsi="Times New Roman"/>
                <w:kern w:val="2"/>
                <w:sz w:val="16"/>
                <w:szCs w:val="16"/>
                <w:lang w:val="en-US"/>
              </w:rPr>
            </w:pPr>
          </w:p>
        </w:tc>
        <w:tc>
          <w:tcPr>
            <w:tcW w:w="3599" w:type="dxa"/>
            <w:tcBorders>
              <w:bottom w:val="single" w:sz="6" w:space="0" w:color="000000"/>
            </w:tcBorders>
          </w:tcPr>
          <w:p w14:paraId="527A19FE" w14:textId="77777777" w:rsidR="001D7146" w:rsidRPr="00B0535A" w:rsidRDefault="001D7146" w:rsidP="001D7146">
            <w:pPr>
              <w:pStyle w:val="BodyTextIndent2"/>
              <w:tabs>
                <w:tab w:val="clear" w:pos="720"/>
                <w:tab w:val="left" w:pos="34"/>
              </w:tabs>
              <w:ind w:left="106" w:right="153"/>
              <w:jc w:val="left"/>
              <w:rPr>
                <w:rFonts w:ascii="Times New Roman" w:hAnsi="Times New Roman"/>
                <w:kern w:val="2"/>
                <w:sz w:val="16"/>
                <w:szCs w:val="16"/>
                <w:lang w:val="en-US"/>
              </w:rPr>
            </w:pPr>
          </w:p>
        </w:tc>
      </w:tr>
      <w:tr w:rsidR="001D7146" w:rsidRPr="00D82ADD" w14:paraId="526F0972" w14:textId="77777777" w:rsidTr="004F75AE">
        <w:trPr>
          <w:cantSplit/>
          <w:trHeight w:val="65"/>
          <w:jc w:val="center"/>
        </w:trPr>
        <w:tc>
          <w:tcPr>
            <w:tcW w:w="905" w:type="dxa"/>
            <w:tcBorders>
              <w:bottom w:val="single" w:sz="6" w:space="0" w:color="000000"/>
            </w:tcBorders>
            <w:vAlign w:val="center"/>
          </w:tcPr>
          <w:p w14:paraId="1C5EE204" w14:textId="77777777" w:rsidR="001D7146" w:rsidRPr="00B0535A" w:rsidRDefault="001D7146" w:rsidP="001D7146">
            <w:pPr>
              <w:pStyle w:val="BodyTextIndent2"/>
              <w:ind w:left="0"/>
              <w:jc w:val="center"/>
              <w:rPr>
                <w:rFonts w:ascii="Times New Roman" w:hAnsi="Times New Roman"/>
                <w:kern w:val="2"/>
                <w:sz w:val="16"/>
                <w:szCs w:val="16"/>
                <w:lang w:val="en-US"/>
              </w:rPr>
            </w:pPr>
          </w:p>
        </w:tc>
        <w:tc>
          <w:tcPr>
            <w:tcW w:w="1980" w:type="dxa"/>
            <w:tcBorders>
              <w:bottom w:val="single" w:sz="6" w:space="0" w:color="000000"/>
            </w:tcBorders>
            <w:vAlign w:val="center"/>
          </w:tcPr>
          <w:p w14:paraId="7F116B1F" w14:textId="77777777" w:rsidR="001D7146" w:rsidRPr="00B0535A" w:rsidRDefault="001D7146" w:rsidP="001D7146">
            <w:pPr>
              <w:pStyle w:val="BodyTextIndent2"/>
              <w:ind w:left="0"/>
              <w:jc w:val="center"/>
              <w:rPr>
                <w:rFonts w:ascii="Times New Roman" w:hAnsi="Times New Roman"/>
                <w:kern w:val="2"/>
                <w:sz w:val="16"/>
                <w:szCs w:val="16"/>
                <w:lang w:val="en-US"/>
              </w:rPr>
            </w:pPr>
          </w:p>
        </w:tc>
        <w:tc>
          <w:tcPr>
            <w:tcW w:w="1350" w:type="dxa"/>
            <w:tcBorders>
              <w:bottom w:val="single" w:sz="6" w:space="0" w:color="000000"/>
            </w:tcBorders>
            <w:vAlign w:val="center"/>
          </w:tcPr>
          <w:p w14:paraId="5A4782E4" w14:textId="77777777" w:rsidR="001D7146" w:rsidRPr="00B0535A" w:rsidRDefault="001D7146" w:rsidP="001D7146">
            <w:pPr>
              <w:jc w:val="center"/>
              <w:rPr>
                <w:kern w:val="2"/>
                <w:sz w:val="16"/>
                <w:szCs w:val="16"/>
                <w:lang w:eastAsia="x-none"/>
              </w:rPr>
            </w:pPr>
            <w:r w:rsidRPr="00B0535A">
              <w:rPr>
                <w:kern w:val="2"/>
                <w:sz w:val="16"/>
                <w:szCs w:val="16"/>
                <w:lang w:eastAsia="x-none"/>
              </w:rPr>
              <w:t>6802</w:t>
            </w:r>
          </w:p>
        </w:tc>
        <w:tc>
          <w:tcPr>
            <w:tcW w:w="2687" w:type="dxa"/>
            <w:tcBorders>
              <w:bottom w:val="single" w:sz="6" w:space="0" w:color="000000"/>
            </w:tcBorders>
            <w:vAlign w:val="center"/>
          </w:tcPr>
          <w:p w14:paraId="04753DC6" w14:textId="77777777" w:rsidR="001D7146" w:rsidRPr="00B0535A" w:rsidRDefault="001D7146" w:rsidP="00013C72">
            <w:pPr>
              <w:pStyle w:val="BodyTextIndent2"/>
              <w:tabs>
                <w:tab w:val="clear" w:pos="720"/>
                <w:tab w:val="left" w:pos="34"/>
              </w:tabs>
              <w:ind w:left="0"/>
              <w:jc w:val="center"/>
              <w:rPr>
                <w:rFonts w:ascii="Times New Roman" w:hAnsi="Times New Roman"/>
                <w:kern w:val="2"/>
                <w:sz w:val="16"/>
                <w:szCs w:val="16"/>
                <w:lang w:val="en-US"/>
              </w:rPr>
            </w:pPr>
            <w:r w:rsidRPr="00B0535A">
              <w:rPr>
                <w:rFonts w:ascii="Times New Roman" w:hAnsi="Times New Roman"/>
                <w:kern w:val="2"/>
                <w:sz w:val="16"/>
                <w:szCs w:val="16"/>
                <w:lang w:val="en-US"/>
              </w:rPr>
              <w:t>Non Future Utility</w:t>
            </w:r>
          </w:p>
        </w:tc>
        <w:tc>
          <w:tcPr>
            <w:tcW w:w="3599" w:type="dxa"/>
            <w:tcBorders>
              <w:bottom w:val="single" w:sz="6" w:space="0" w:color="000000"/>
            </w:tcBorders>
          </w:tcPr>
          <w:p w14:paraId="20CF7959" w14:textId="77777777" w:rsidR="001D7146" w:rsidRPr="00B0535A" w:rsidRDefault="001D7146" w:rsidP="001D7146">
            <w:pPr>
              <w:pStyle w:val="BodyTextIndent2"/>
              <w:tabs>
                <w:tab w:val="clear" w:pos="720"/>
                <w:tab w:val="left" w:pos="34"/>
              </w:tabs>
              <w:ind w:left="106" w:right="153"/>
              <w:jc w:val="left"/>
              <w:rPr>
                <w:rFonts w:ascii="Times New Roman" w:hAnsi="Times New Roman"/>
                <w:kern w:val="2"/>
                <w:sz w:val="16"/>
                <w:szCs w:val="16"/>
                <w:lang w:val="en-US"/>
              </w:rPr>
            </w:pPr>
            <w:r w:rsidRPr="00B0535A">
              <w:rPr>
                <w:rFonts w:ascii="Times New Roman" w:hAnsi="Times New Roman"/>
                <w:kern w:val="2"/>
                <w:sz w:val="16"/>
                <w:szCs w:val="16"/>
                <w:lang w:val="en-US"/>
              </w:rPr>
              <w:t>Non Future Utility</w:t>
            </w:r>
          </w:p>
        </w:tc>
      </w:tr>
      <w:tr w:rsidR="001D7146" w:rsidRPr="00D82ADD" w14:paraId="02BFB066" w14:textId="77777777" w:rsidTr="004F75AE">
        <w:trPr>
          <w:cantSplit/>
          <w:trHeight w:val="65"/>
          <w:jc w:val="center"/>
        </w:trPr>
        <w:tc>
          <w:tcPr>
            <w:tcW w:w="905" w:type="dxa"/>
            <w:tcBorders>
              <w:bottom w:val="single" w:sz="6" w:space="0" w:color="000000"/>
            </w:tcBorders>
            <w:vAlign w:val="center"/>
          </w:tcPr>
          <w:p w14:paraId="08CA4A83" w14:textId="77777777" w:rsidR="001D7146" w:rsidRPr="00B0535A" w:rsidRDefault="001D7146" w:rsidP="001D7146">
            <w:pPr>
              <w:pStyle w:val="BodyTextIndent2"/>
              <w:ind w:left="0"/>
              <w:jc w:val="center"/>
              <w:rPr>
                <w:rFonts w:ascii="Times New Roman" w:hAnsi="Times New Roman"/>
                <w:kern w:val="2"/>
                <w:sz w:val="16"/>
                <w:szCs w:val="16"/>
                <w:lang w:val="en-US"/>
              </w:rPr>
            </w:pPr>
          </w:p>
        </w:tc>
        <w:tc>
          <w:tcPr>
            <w:tcW w:w="1980" w:type="dxa"/>
            <w:tcBorders>
              <w:bottom w:val="single" w:sz="6" w:space="0" w:color="000000"/>
            </w:tcBorders>
            <w:vAlign w:val="center"/>
          </w:tcPr>
          <w:p w14:paraId="53992CE0" w14:textId="77777777" w:rsidR="001D7146" w:rsidRPr="00B0535A" w:rsidRDefault="001D7146" w:rsidP="001D7146">
            <w:pPr>
              <w:pStyle w:val="BodyTextIndent2"/>
              <w:ind w:left="0"/>
              <w:jc w:val="center"/>
              <w:rPr>
                <w:rFonts w:ascii="Times New Roman" w:hAnsi="Times New Roman"/>
                <w:kern w:val="2"/>
                <w:sz w:val="16"/>
                <w:szCs w:val="16"/>
                <w:lang w:val="en-US"/>
              </w:rPr>
            </w:pPr>
          </w:p>
        </w:tc>
        <w:tc>
          <w:tcPr>
            <w:tcW w:w="1350" w:type="dxa"/>
            <w:tcBorders>
              <w:bottom w:val="single" w:sz="6" w:space="0" w:color="000000"/>
            </w:tcBorders>
            <w:vAlign w:val="center"/>
          </w:tcPr>
          <w:p w14:paraId="365B6A70" w14:textId="77777777" w:rsidR="001D7146" w:rsidRPr="00B0535A" w:rsidRDefault="001D7146" w:rsidP="001D7146">
            <w:pPr>
              <w:jc w:val="center"/>
              <w:rPr>
                <w:kern w:val="2"/>
                <w:sz w:val="16"/>
                <w:szCs w:val="16"/>
                <w:lang w:eastAsia="x-none"/>
              </w:rPr>
            </w:pPr>
            <w:r w:rsidRPr="00B0535A">
              <w:rPr>
                <w:kern w:val="2"/>
                <w:sz w:val="16"/>
                <w:szCs w:val="16"/>
                <w:lang w:eastAsia="x-none"/>
              </w:rPr>
              <w:t>6810</w:t>
            </w:r>
          </w:p>
        </w:tc>
        <w:tc>
          <w:tcPr>
            <w:tcW w:w="2687" w:type="dxa"/>
            <w:tcBorders>
              <w:bottom w:val="single" w:sz="6" w:space="0" w:color="000000"/>
            </w:tcBorders>
            <w:vAlign w:val="center"/>
          </w:tcPr>
          <w:p w14:paraId="6C0F1517" w14:textId="77777777" w:rsidR="001D7146" w:rsidRPr="00B0535A" w:rsidRDefault="001D7146" w:rsidP="00013C72">
            <w:pPr>
              <w:pStyle w:val="BodyTextIndent2"/>
              <w:tabs>
                <w:tab w:val="clear" w:pos="720"/>
                <w:tab w:val="left" w:pos="34"/>
              </w:tabs>
              <w:ind w:left="0"/>
              <w:jc w:val="center"/>
              <w:rPr>
                <w:rFonts w:ascii="Times New Roman" w:hAnsi="Times New Roman"/>
                <w:kern w:val="2"/>
                <w:sz w:val="16"/>
                <w:szCs w:val="16"/>
                <w:lang w:val="en-US"/>
              </w:rPr>
            </w:pPr>
            <w:r w:rsidRPr="00B0535A">
              <w:rPr>
                <w:rFonts w:ascii="Times New Roman" w:hAnsi="Times New Roman"/>
                <w:kern w:val="2"/>
                <w:sz w:val="16"/>
                <w:szCs w:val="16"/>
                <w:lang w:val="en-US"/>
              </w:rPr>
              <w:t>Gas Wells</w:t>
            </w:r>
          </w:p>
        </w:tc>
        <w:tc>
          <w:tcPr>
            <w:tcW w:w="3599" w:type="dxa"/>
            <w:tcBorders>
              <w:bottom w:val="single" w:sz="6" w:space="0" w:color="000000"/>
            </w:tcBorders>
          </w:tcPr>
          <w:p w14:paraId="19A8FB5C" w14:textId="77777777" w:rsidR="001D7146" w:rsidRPr="00B0535A" w:rsidRDefault="001D7146" w:rsidP="001D7146">
            <w:pPr>
              <w:pStyle w:val="BodyTextIndent2"/>
              <w:tabs>
                <w:tab w:val="clear" w:pos="720"/>
                <w:tab w:val="left" w:pos="34"/>
              </w:tabs>
              <w:ind w:left="106" w:right="153"/>
              <w:jc w:val="left"/>
              <w:rPr>
                <w:rFonts w:ascii="Times New Roman" w:hAnsi="Times New Roman"/>
                <w:kern w:val="2"/>
                <w:sz w:val="16"/>
                <w:szCs w:val="16"/>
                <w:lang w:val="en-US"/>
              </w:rPr>
            </w:pPr>
            <w:r w:rsidRPr="00B0535A">
              <w:rPr>
                <w:rFonts w:ascii="Times New Roman" w:hAnsi="Times New Roman"/>
                <w:kern w:val="2"/>
                <w:sz w:val="16"/>
                <w:szCs w:val="16"/>
                <w:lang w:val="en-US"/>
              </w:rPr>
              <w:t>Gas Wells</w:t>
            </w:r>
          </w:p>
        </w:tc>
      </w:tr>
      <w:tr w:rsidR="001D7146" w:rsidRPr="00D82ADD" w14:paraId="1014E93A" w14:textId="77777777" w:rsidTr="004F75AE">
        <w:trPr>
          <w:cantSplit/>
          <w:trHeight w:val="65"/>
          <w:jc w:val="center"/>
        </w:trPr>
        <w:tc>
          <w:tcPr>
            <w:tcW w:w="905" w:type="dxa"/>
            <w:tcBorders>
              <w:bottom w:val="single" w:sz="6" w:space="0" w:color="000000"/>
            </w:tcBorders>
            <w:vAlign w:val="center"/>
          </w:tcPr>
          <w:p w14:paraId="0EDEE078" w14:textId="77777777" w:rsidR="001D7146" w:rsidRPr="00B0535A" w:rsidRDefault="001D7146" w:rsidP="001D7146">
            <w:pPr>
              <w:pStyle w:val="BodyTextIndent2"/>
              <w:ind w:left="0"/>
              <w:jc w:val="center"/>
              <w:rPr>
                <w:rFonts w:ascii="Times New Roman" w:hAnsi="Times New Roman"/>
                <w:kern w:val="2"/>
                <w:sz w:val="16"/>
                <w:szCs w:val="16"/>
                <w:lang w:val="en-US"/>
              </w:rPr>
            </w:pPr>
          </w:p>
        </w:tc>
        <w:tc>
          <w:tcPr>
            <w:tcW w:w="1980" w:type="dxa"/>
            <w:tcBorders>
              <w:bottom w:val="single" w:sz="6" w:space="0" w:color="000000"/>
            </w:tcBorders>
            <w:vAlign w:val="center"/>
          </w:tcPr>
          <w:p w14:paraId="175623E8" w14:textId="77777777" w:rsidR="001D7146" w:rsidRPr="00B0535A" w:rsidRDefault="001D7146" w:rsidP="001D7146">
            <w:pPr>
              <w:pStyle w:val="BodyTextIndent2"/>
              <w:ind w:left="0"/>
              <w:jc w:val="center"/>
              <w:rPr>
                <w:rFonts w:ascii="Times New Roman" w:hAnsi="Times New Roman"/>
                <w:kern w:val="2"/>
                <w:sz w:val="16"/>
                <w:szCs w:val="16"/>
                <w:lang w:val="en-US"/>
              </w:rPr>
            </w:pPr>
          </w:p>
        </w:tc>
        <w:tc>
          <w:tcPr>
            <w:tcW w:w="1350" w:type="dxa"/>
            <w:tcBorders>
              <w:bottom w:val="single" w:sz="6" w:space="0" w:color="000000"/>
            </w:tcBorders>
            <w:vAlign w:val="center"/>
          </w:tcPr>
          <w:p w14:paraId="5EAC2A42" w14:textId="77777777" w:rsidR="001D7146" w:rsidRPr="00B0535A" w:rsidRDefault="001D7146" w:rsidP="001D7146">
            <w:pPr>
              <w:jc w:val="center"/>
              <w:rPr>
                <w:kern w:val="2"/>
                <w:sz w:val="16"/>
                <w:szCs w:val="16"/>
                <w:lang w:eastAsia="x-none"/>
              </w:rPr>
            </w:pPr>
            <w:r w:rsidRPr="00B0535A">
              <w:rPr>
                <w:kern w:val="2"/>
                <w:sz w:val="16"/>
                <w:szCs w:val="16"/>
                <w:lang w:eastAsia="x-none"/>
              </w:rPr>
              <w:t>6811</w:t>
            </w:r>
          </w:p>
        </w:tc>
        <w:tc>
          <w:tcPr>
            <w:tcW w:w="2687" w:type="dxa"/>
            <w:tcBorders>
              <w:bottom w:val="single" w:sz="6" w:space="0" w:color="000000"/>
            </w:tcBorders>
            <w:vAlign w:val="center"/>
          </w:tcPr>
          <w:p w14:paraId="0DDE21E9" w14:textId="77777777" w:rsidR="001D7146" w:rsidRPr="00B0535A" w:rsidRDefault="001D7146" w:rsidP="00013C72">
            <w:pPr>
              <w:pStyle w:val="BodyTextIndent2"/>
              <w:tabs>
                <w:tab w:val="clear" w:pos="720"/>
                <w:tab w:val="left" w:pos="34"/>
              </w:tabs>
              <w:ind w:left="0"/>
              <w:jc w:val="center"/>
              <w:rPr>
                <w:rFonts w:ascii="Times New Roman" w:hAnsi="Times New Roman"/>
                <w:kern w:val="2"/>
                <w:sz w:val="16"/>
                <w:szCs w:val="16"/>
                <w:lang w:val="en-US"/>
              </w:rPr>
            </w:pPr>
            <w:r w:rsidRPr="00B0535A">
              <w:rPr>
                <w:rFonts w:ascii="Times New Roman" w:hAnsi="Times New Roman"/>
                <w:kern w:val="2"/>
                <w:sz w:val="16"/>
                <w:szCs w:val="16"/>
                <w:lang w:val="en-US"/>
              </w:rPr>
              <w:t>Future</w:t>
            </w:r>
          </w:p>
        </w:tc>
        <w:tc>
          <w:tcPr>
            <w:tcW w:w="3599" w:type="dxa"/>
            <w:tcBorders>
              <w:bottom w:val="single" w:sz="6" w:space="0" w:color="000000"/>
            </w:tcBorders>
          </w:tcPr>
          <w:p w14:paraId="1DC7ABC2" w14:textId="77777777" w:rsidR="001D7146" w:rsidRPr="00B0535A" w:rsidRDefault="001D7146" w:rsidP="001D7146">
            <w:pPr>
              <w:pStyle w:val="BodyTextIndent2"/>
              <w:tabs>
                <w:tab w:val="clear" w:pos="720"/>
                <w:tab w:val="left" w:pos="34"/>
              </w:tabs>
              <w:ind w:left="106" w:right="153"/>
              <w:jc w:val="left"/>
              <w:rPr>
                <w:rFonts w:ascii="Times New Roman" w:hAnsi="Times New Roman"/>
                <w:kern w:val="2"/>
                <w:sz w:val="16"/>
                <w:szCs w:val="16"/>
                <w:lang w:val="en-US"/>
              </w:rPr>
            </w:pPr>
            <w:r w:rsidRPr="00B0535A">
              <w:rPr>
                <w:rFonts w:ascii="Times New Roman" w:hAnsi="Times New Roman"/>
                <w:kern w:val="2"/>
                <w:sz w:val="16"/>
                <w:szCs w:val="16"/>
                <w:lang w:val="en-US"/>
              </w:rPr>
              <w:t>Future</w:t>
            </w:r>
          </w:p>
        </w:tc>
      </w:tr>
      <w:tr w:rsidR="001D7146" w:rsidRPr="00D82ADD" w14:paraId="02466CE2" w14:textId="77777777" w:rsidTr="004F75AE">
        <w:trPr>
          <w:cantSplit/>
          <w:trHeight w:val="65"/>
          <w:jc w:val="center"/>
        </w:trPr>
        <w:tc>
          <w:tcPr>
            <w:tcW w:w="905" w:type="dxa"/>
            <w:tcBorders>
              <w:bottom w:val="single" w:sz="6" w:space="0" w:color="000000"/>
            </w:tcBorders>
            <w:vAlign w:val="center"/>
          </w:tcPr>
          <w:p w14:paraId="0D440EF2" w14:textId="77777777" w:rsidR="001D7146" w:rsidRPr="00B0535A" w:rsidRDefault="001D7146" w:rsidP="001D7146">
            <w:pPr>
              <w:pStyle w:val="BodyTextIndent2"/>
              <w:ind w:left="0"/>
              <w:jc w:val="center"/>
              <w:rPr>
                <w:rFonts w:ascii="Times New Roman" w:hAnsi="Times New Roman"/>
                <w:kern w:val="2"/>
                <w:sz w:val="16"/>
                <w:szCs w:val="16"/>
                <w:lang w:val="en-US"/>
              </w:rPr>
            </w:pPr>
          </w:p>
        </w:tc>
        <w:tc>
          <w:tcPr>
            <w:tcW w:w="1980" w:type="dxa"/>
            <w:tcBorders>
              <w:bottom w:val="single" w:sz="6" w:space="0" w:color="000000"/>
            </w:tcBorders>
            <w:vAlign w:val="center"/>
          </w:tcPr>
          <w:p w14:paraId="06FE0839" w14:textId="77777777" w:rsidR="001D7146" w:rsidRPr="00B0535A" w:rsidRDefault="001D7146" w:rsidP="001D7146">
            <w:pPr>
              <w:pStyle w:val="BodyTextIndent2"/>
              <w:ind w:left="0"/>
              <w:jc w:val="center"/>
              <w:rPr>
                <w:rFonts w:ascii="Times New Roman" w:hAnsi="Times New Roman"/>
                <w:kern w:val="2"/>
                <w:sz w:val="16"/>
                <w:szCs w:val="16"/>
                <w:lang w:val="en-US"/>
              </w:rPr>
            </w:pPr>
          </w:p>
        </w:tc>
        <w:tc>
          <w:tcPr>
            <w:tcW w:w="1350" w:type="dxa"/>
            <w:tcBorders>
              <w:bottom w:val="single" w:sz="6" w:space="0" w:color="000000"/>
            </w:tcBorders>
            <w:vAlign w:val="center"/>
          </w:tcPr>
          <w:p w14:paraId="5A8E2FEC" w14:textId="77777777" w:rsidR="001D7146" w:rsidRPr="00B0535A" w:rsidRDefault="001D7146" w:rsidP="001D7146">
            <w:pPr>
              <w:jc w:val="center"/>
              <w:rPr>
                <w:kern w:val="2"/>
                <w:sz w:val="16"/>
                <w:szCs w:val="16"/>
                <w:lang w:eastAsia="x-none"/>
              </w:rPr>
            </w:pPr>
            <w:r w:rsidRPr="00B0535A">
              <w:rPr>
                <w:kern w:val="2"/>
                <w:sz w:val="16"/>
                <w:szCs w:val="16"/>
                <w:lang w:eastAsia="x-none"/>
              </w:rPr>
              <w:t>6812</w:t>
            </w:r>
          </w:p>
        </w:tc>
        <w:tc>
          <w:tcPr>
            <w:tcW w:w="2687" w:type="dxa"/>
            <w:tcBorders>
              <w:bottom w:val="single" w:sz="6" w:space="0" w:color="000000"/>
            </w:tcBorders>
            <w:vAlign w:val="center"/>
          </w:tcPr>
          <w:p w14:paraId="1BD159F0" w14:textId="77777777" w:rsidR="001D7146" w:rsidRPr="00B0535A" w:rsidRDefault="001D7146" w:rsidP="00013C72">
            <w:pPr>
              <w:pStyle w:val="BodyTextIndent2"/>
              <w:tabs>
                <w:tab w:val="clear" w:pos="720"/>
                <w:tab w:val="left" w:pos="34"/>
              </w:tabs>
              <w:ind w:left="0"/>
              <w:jc w:val="center"/>
              <w:rPr>
                <w:rFonts w:ascii="Times New Roman" w:hAnsi="Times New Roman"/>
                <w:kern w:val="2"/>
                <w:sz w:val="16"/>
                <w:szCs w:val="16"/>
                <w:lang w:val="en-US"/>
              </w:rPr>
            </w:pPr>
            <w:r w:rsidRPr="00B0535A">
              <w:rPr>
                <w:rFonts w:ascii="Times New Roman" w:hAnsi="Times New Roman"/>
                <w:kern w:val="2"/>
                <w:sz w:val="16"/>
                <w:szCs w:val="16"/>
                <w:lang w:val="en-US"/>
              </w:rPr>
              <w:t>Non Future</w:t>
            </w:r>
          </w:p>
        </w:tc>
        <w:tc>
          <w:tcPr>
            <w:tcW w:w="3599" w:type="dxa"/>
            <w:tcBorders>
              <w:bottom w:val="single" w:sz="6" w:space="0" w:color="000000"/>
            </w:tcBorders>
          </w:tcPr>
          <w:p w14:paraId="49740090" w14:textId="77777777" w:rsidR="001D7146" w:rsidRPr="00B0535A" w:rsidRDefault="001D7146" w:rsidP="001D7146">
            <w:pPr>
              <w:pStyle w:val="BodyTextIndent2"/>
              <w:tabs>
                <w:tab w:val="clear" w:pos="720"/>
                <w:tab w:val="left" w:pos="34"/>
              </w:tabs>
              <w:ind w:left="106" w:right="153"/>
              <w:jc w:val="left"/>
              <w:rPr>
                <w:rFonts w:ascii="Times New Roman" w:hAnsi="Times New Roman"/>
                <w:kern w:val="2"/>
                <w:sz w:val="16"/>
                <w:szCs w:val="16"/>
                <w:lang w:val="en-US"/>
              </w:rPr>
            </w:pPr>
            <w:r w:rsidRPr="00B0535A">
              <w:rPr>
                <w:rFonts w:ascii="Times New Roman" w:hAnsi="Times New Roman"/>
                <w:kern w:val="2"/>
                <w:sz w:val="16"/>
                <w:szCs w:val="16"/>
                <w:lang w:val="en-US"/>
              </w:rPr>
              <w:t>Non Future</w:t>
            </w:r>
          </w:p>
        </w:tc>
      </w:tr>
      <w:tr w:rsidR="001D7146" w:rsidRPr="00D82ADD" w14:paraId="3499E5AE" w14:textId="77777777" w:rsidTr="004F75AE">
        <w:trPr>
          <w:cantSplit/>
          <w:trHeight w:val="65"/>
          <w:jc w:val="center"/>
        </w:trPr>
        <w:tc>
          <w:tcPr>
            <w:tcW w:w="905" w:type="dxa"/>
            <w:tcBorders>
              <w:bottom w:val="single" w:sz="6" w:space="0" w:color="000000"/>
            </w:tcBorders>
            <w:vAlign w:val="center"/>
          </w:tcPr>
          <w:p w14:paraId="62CBC209" w14:textId="77777777" w:rsidR="001D7146" w:rsidRPr="00B0535A" w:rsidRDefault="001D7146" w:rsidP="001D7146">
            <w:pPr>
              <w:pStyle w:val="BodyTextIndent2"/>
              <w:ind w:left="0"/>
              <w:jc w:val="center"/>
              <w:rPr>
                <w:rFonts w:ascii="Times New Roman" w:hAnsi="Times New Roman"/>
                <w:kern w:val="2"/>
                <w:sz w:val="16"/>
                <w:szCs w:val="16"/>
                <w:lang w:val="en-US"/>
              </w:rPr>
            </w:pPr>
          </w:p>
        </w:tc>
        <w:tc>
          <w:tcPr>
            <w:tcW w:w="1980" w:type="dxa"/>
            <w:tcBorders>
              <w:bottom w:val="single" w:sz="6" w:space="0" w:color="000000"/>
            </w:tcBorders>
            <w:vAlign w:val="center"/>
          </w:tcPr>
          <w:p w14:paraId="3DDFCC5B" w14:textId="77777777" w:rsidR="001D7146" w:rsidRPr="00B0535A" w:rsidRDefault="001D7146" w:rsidP="001D7146">
            <w:pPr>
              <w:pStyle w:val="BodyTextIndent2"/>
              <w:ind w:left="0"/>
              <w:jc w:val="center"/>
              <w:rPr>
                <w:rFonts w:ascii="Times New Roman" w:hAnsi="Times New Roman"/>
                <w:kern w:val="2"/>
                <w:sz w:val="16"/>
                <w:szCs w:val="16"/>
                <w:lang w:val="en-US"/>
              </w:rPr>
            </w:pPr>
          </w:p>
        </w:tc>
        <w:tc>
          <w:tcPr>
            <w:tcW w:w="1350" w:type="dxa"/>
            <w:tcBorders>
              <w:bottom w:val="single" w:sz="6" w:space="0" w:color="000000"/>
            </w:tcBorders>
            <w:vAlign w:val="center"/>
          </w:tcPr>
          <w:p w14:paraId="4DAF9DEB" w14:textId="77777777" w:rsidR="001D7146" w:rsidRPr="00B0535A" w:rsidRDefault="001D7146" w:rsidP="001D7146">
            <w:pPr>
              <w:jc w:val="center"/>
              <w:rPr>
                <w:kern w:val="2"/>
                <w:sz w:val="16"/>
                <w:szCs w:val="16"/>
                <w:lang w:eastAsia="x-none"/>
              </w:rPr>
            </w:pPr>
            <w:r w:rsidRPr="00B0535A">
              <w:rPr>
                <w:kern w:val="2"/>
                <w:sz w:val="16"/>
                <w:szCs w:val="16"/>
                <w:lang w:eastAsia="x-none"/>
              </w:rPr>
              <w:t>6820</w:t>
            </w:r>
          </w:p>
        </w:tc>
        <w:tc>
          <w:tcPr>
            <w:tcW w:w="2687" w:type="dxa"/>
            <w:tcBorders>
              <w:bottom w:val="single" w:sz="6" w:space="0" w:color="000000"/>
            </w:tcBorders>
            <w:vAlign w:val="center"/>
          </w:tcPr>
          <w:p w14:paraId="654A188F" w14:textId="77777777" w:rsidR="001D7146" w:rsidRPr="00B0535A" w:rsidRDefault="001D7146" w:rsidP="00013C72">
            <w:pPr>
              <w:pStyle w:val="BodyTextIndent2"/>
              <w:tabs>
                <w:tab w:val="clear" w:pos="720"/>
                <w:tab w:val="left" w:pos="34"/>
              </w:tabs>
              <w:ind w:left="0"/>
              <w:jc w:val="center"/>
              <w:rPr>
                <w:rFonts w:ascii="Times New Roman" w:hAnsi="Times New Roman"/>
                <w:kern w:val="2"/>
                <w:sz w:val="16"/>
                <w:szCs w:val="16"/>
                <w:lang w:val="en-US"/>
              </w:rPr>
            </w:pPr>
            <w:r w:rsidRPr="00B0535A">
              <w:rPr>
                <w:rFonts w:ascii="Times New Roman" w:hAnsi="Times New Roman"/>
                <w:kern w:val="2"/>
                <w:sz w:val="16"/>
                <w:szCs w:val="16"/>
                <w:lang w:val="en-US"/>
              </w:rPr>
              <w:t>Injection Wells Service Wells</w:t>
            </w:r>
          </w:p>
        </w:tc>
        <w:tc>
          <w:tcPr>
            <w:tcW w:w="3599" w:type="dxa"/>
            <w:tcBorders>
              <w:bottom w:val="single" w:sz="6" w:space="0" w:color="000000"/>
            </w:tcBorders>
          </w:tcPr>
          <w:p w14:paraId="669D1E22" w14:textId="77777777" w:rsidR="001D7146" w:rsidRPr="00B0535A" w:rsidRDefault="001D7146" w:rsidP="001D7146">
            <w:pPr>
              <w:pStyle w:val="BodyTextIndent2"/>
              <w:tabs>
                <w:tab w:val="clear" w:pos="720"/>
                <w:tab w:val="left" w:pos="34"/>
              </w:tabs>
              <w:ind w:left="106" w:right="153"/>
              <w:jc w:val="left"/>
              <w:rPr>
                <w:rFonts w:ascii="Times New Roman" w:hAnsi="Times New Roman"/>
                <w:kern w:val="2"/>
                <w:sz w:val="16"/>
                <w:szCs w:val="16"/>
                <w:lang w:val="en-US"/>
              </w:rPr>
            </w:pPr>
            <w:r w:rsidRPr="00B0535A">
              <w:rPr>
                <w:rFonts w:ascii="Times New Roman" w:hAnsi="Times New Roman"/>
                <w:kern w:val="2"/>
                <w:sz w:val="16"/>
                <w:szCs w:val="16"/>
                <w:lang w:val="en-US"/>
              </w:rPr>
              <w:t>Injection wells, Service wells, Saltwater disposal, Brine wells (suitable for LDNR Class II injection wells associated with oil and gas production, but not Class III brine mining injection wells associated with salt production from a salt dome), Water wells</w:t>
            </w:r>
          </w:p>
        </w:tc>
      </w:tr>
      <w:tr w:rsidR="001D7146" w:rsidRPr="00D82ADD" w14:paraId="39FF8921" w14:textId="77777777" w:rsidTr="004F75AE">
        <w:trPr>
          <w:cantSplit/>
          <w:trHeight w:val="65"/>
          <w:jc w:val="center"/>
        </w:trPr>
        <w:tc>
          <w:tcPr>
            <w:tcW w:w="905" w:type="dxa"/>
            <w:tcBorders>
              <w:bottom w:val="single" w:sz="6" w:space="0" w:color="000000"/>
            </w:tcBorders>
            <w:vAlign w:val="center"/>
          </w:tcPr>
          <w:p w14:paraId="0F0D0A33" w14:textId="77777777" w:rsidR="001D7146" w:rsidRPr="00B0535A" w:rsidRDefault="001D7146" w:rsidP="001D7146">
            <w:pPr>
              <w:pStyle w:val="BodyTextIndent2"/>
              <w:ind w:left="0"/>
              <w:jc w:val="center"/>
              <w:rPr>
                <w:rFonts w:ascii="Times New Roman" w:hAnsi="Times New Roman"/>
                <w:kern w:val="2"/>
                <w:sz w:val="16"/>
                <w:szCs w:val="16"/>
                <w:lang w:val="en-US"/>
              </w:rPr>
            </w:pPr>
          </w:p>
        </w:tc>
        <w:tc>
          <w:tcPr>
            <w:tcW w:w="1980" w:type="dxa"/>
            <w:tcBorders>
              <w:bottom w:val="single" w:sz="6" w:space="0" w:color="000000"/>
            </w:tcBorders>
            <w:vAlign w:val="center"/>
          </w:tcPr>
          <w:p w14:paraId="024CECAC" w14:textId="77777777" w:rsidR="001D7146" w:rsidRPr="00B0535A" w:rsidRDefault="001D7146" w:rsidP="001D7146">
            <w:pPr>
              <w:pStyle w:val="BodyTextIndent2"/>
              <w:ind w:left="0"/>
              <w:jc w:val="center"/>
              <w:rPr>
                <w:rFonts w:ascii="Times New Roman" w:hAnsi="Times New Roman"/>
                <w:kern w:val="2"/>
                <w:sz w:val="16"/>
                <w:szCs w:val="16"/>
                <w:lang w:val="en-US"/>
              </w:rPr>
            </w:pPr>
          </w:p>
        </w:tc>
        <w:tc>
          <w:tcPr>
            <w:tcW w:w="1350" w:type="dxa"/>
            <w:tcBorders>
              <w:bottom w:val="single" w:sz="6" w:space="0" w:color="000000"/>
            </w:tcBorders>
            <w:vAlign w:val="center"/>
          </w:tcPr>
          <w:p w14:paraId="5C20210E" w14:textId="77777777" w:rsidR="001D7146" w:rsidRPr="00B0535A" w:rsidRDefault="001D7146" w:rsidP="001D7146">
            <w:pPr>
              <w:jc w:val="center"/>
              <w:rPr>
                <w:kern w:val="2"/>
                <w:sz w:val="16"/>
                <w:szCs w:val="16"/>
                <w:lang w:eastAsia="x-none"/>
              </w:rPr>
            </w:pPr>
            <w:r w:rsidRPr="00B0535A">
              <w:rPr>
                <w:kern w:val="2"/>
                <w:sz w:val="16"/>
                <w:szCs w:val="16"/>
                <w:lang w:eastAsia="x-none"/>
              </w:rPr>
              <w:t>6830</w:t>
            </w:r>
          </w:p>
        </w:tc>
        <w:tc>
          <w:tcPr>
            <w:tcW w:w="2687" w:type="dxa"/>
            <w:tcBorders>
              <w:bottom w:val="single" w:sz="6" w:space="0" w:color="000000"/>
            </w:tcBorders>
            <w:vAlign w:val="center"/>
          </w:tcPr>
          <w:p w14:paraId="57A0F41F" w14:textId="77777777" w:rsidR="001D7146" w:rsidRPr="00B0535A" w:rsidRDefault="001D7146" w:rsidP="00013C72">
            <w:pPr>
              <w:pStyle w:val="BodyTextIndent2"/>
              <w:tabs>
                <w:tab w:val="clear" w:pos="720"/>
                <w:tab w:val="left" w:pos="34"/>
              </w:tabs>
              <w:ind w:left="0"/>
              <w:jc w:val="center"/>
              <w:rPr>
                <w:rFonts w:ascii="Times New Roman" w:hAnsi="Times New Roman"/>
                <w:kern w:val="2"/>
                <w:sz w:val="16"/>
                <w:szCs w:val="16"/>
                <w:lang w:val="en-US"/>
              </w:rPr>
            </w:pPr>
            <w:r w:rsidRPr="00B0535A">
              <w:rPr>
                <w:rFonts w:ascii="Times New Roman" w:hAnsi="Times New Roman"/>
                <w:kern w:val="2"/>
                <w:sz w:val="16"/>
                <w:szCs w:val="16"/>
                <w:lang w:val="en-US"/>
              </w:rPr>
              <w:t>Commercial Disposal Wells</w:t>
            </w:r>
          </w:p>
        </w:tc>
        <w:tc>
          <w:tcPr>
            <w:tcW w:w="3599" w:type="dxa"/>
            <w:tcBorders>
              <w:bottom w:val="single" w:sz="6" w:space="0" w:color="000000"/>
            </w:tcBorders>
          </w:tcPr>
          <w:p w14:paraId="54C23887" w14:textId="77777777" w:rsidR="001D7146" w:rsidRPr="00B0535A" w:rsidRDefault="001D7146" w:rsidP="001D7146">
            <w:pPr>
              <w:pStyle w:val="BodyTextIndent2"/>
              <w:tabs>
                <w:tab w:val="clear" w:pos="720"/>
                <w:tab w:val="left" w:pos="34"/>
              </w:tabs>
              <w:ind w:left="106" w:right="153"/>
              <w:jc w:val="left"/>
              <w:rPr>
                <w:rFonts w:ascii="Times New Roman" w:hAnsi="Times New Roman"/>
                <w:kern w:val="2"/>
                <w:sz w:val="16"/>
                <w:szCs w:val="16"/>
                <w:lang w:val="en-US"/>
              </w:rPr>
            </w:pPr>
            <w:r w:rsidRPr="00B0535A">
              <w:rPr>
                <w:rFonts w:ascii="Times New Roman" w:hAnsi="Times New Roman"/>
                <w:kern w:val="2"/>
                <w:sz w:val="16"/>
                <w:szCs w:val="16"/>
                <w:lang w:val="en-US"/>
              </w:rPr>
              <w:t>Commercial Disposal Wells</w:t>
            </w:r>
          </w:p>
        </w:tc>
      </w:tr>
      <w:tr w:rsidR="001D7146" w:rsidRPr="00D82ADD" w14:paraId="377BAE70" w14:textId="77777777" w:rsidTr="004F75AE">
        <w:trPr>
          <w:cantSplit/>
          <w:trHeight w:val="65"/>
          <w:jc w:val="center"/>
        </w:trPr>
        <w:tc>
          <w:tcPr>
            <w:tcW w:w="905" w:type="dxa"/>
            <w:tcBorders>
              <w:bottom w:val="single" w:sz="6" w:space="0" w:color="000000"/>
            </w:tcBorders>
            <w:vAlign w:val="center"/>
          </w:tcPr>
          <w:p w14:paraId="1B3C9B05" w14:textId="77777777" w:rsidR="001D7146" w:rsidRPr="00B0535A" w:rsidRDefault="001D7146" w:rsidP="001D7146">
            <w:pPr>
              <w:pStyle w:val="BodyTextIndent2"/>
              <w:ind w:left="0"/>
              <w:jc w:val="center"/>
              <w:rPr>
                <w:rFonts w:ascii="Times New Roman" w:hAnsi="Times New Roman"/>
                <w:kern w:val="2"/>
                <w:sz w:val="16"/>
                <w:szCs w:val="16"/>
                <w:lang w:val="en-US"/>
              </w:rPr>
            </w:pPr>
            <w:r w:rsidRPr="00B0535A">
              <w:rPr>
                <w:rFonts w:ascii="Times New Roman" w:hAnsi="Times New Roman"/>
                <w:kern w:val="2"/>
                <w:sz w:val="16"/>
                <w:szCs w:val="16"/>
                <w:lang w:val="en-US"/>
              </w:rPr>
              <w:t>70</w:t>
            </w:r>
          </w:p>
        </w:tc>
        <w:tc>
          <w:tcPr>
            <w:tcW w:w="1980" w:type="dxa"/>
            <w:tcBorders>
              <w:bottom w:val="single" w:sz="6" w:space="0" w:color="000000"/>
            </w:tcBorders>
            <w:vAlign w:val="center"/>
          </w:tcPr>
          <w:p w14:paraId="7F13D518" w14:textId="77777777" w:rsidR="001D7146" w:rsidRPr="00B0535A" w:rsidRDefault="001D7146" w:rsidP="001D7146">
            <w:pPr>
              <w:pStyle w:val="BodyTextIndent2"/>
              <w:ind w:left="0"/>
              <w:jc w:val="center"/>
              <w:rPr>
                <w:rFonts w:ascii="Times New Roman" w:hAnsi="Times New Roman"/>
                <w:kern w:val="2"/>
                <w:sz w:val="16"/>
                <w:szCs w:val="16"/>
                <w:lang w:val="en-US"/>
              </w:rPr>
            </w:pPr>
            <w:r w:rsidRPr="00B0535A">
              <w:rPr>
                <w:rFonts w:ascii="Times New Roman" w:hAnsi="Times New Roman"/>
                <w:kern w:val="2"/>
                <w:sz w:val="16"/>
                <w:szCs w:val="16"/>
                <w:lang w:val="en-US"/>
              </w:rPr>
              <w:t>Salt Dome Property</w:t>
            </w:r>
          </w:p>
        </w:tc>
        <w:tc>
          <w:tcPr>
            <w:tcW w:w="1350" w:type="dxa"/>
            <w:tcBorders>
              <w:bottom w:val="single" w:sz="6" w:space="0" w:color="000000"/>
            </w:tcBorders>
            <w:vAlign w:val="center"/>
          </w:tcPr>
          <w:p w14:paraId="36E30875" w14:textId="77777777" w:rsidR="001D7146" w:rsidRPr="00B0535A" w:rsidRDefault="001D7146" w:rsidP="001D7146">
            <w:pPr>
              <w:jc w:val="center"/>
              <w:rPr>
                <w:kern w:val="2"/>
                <w:sz w:val="16"/>
                <w:szCs w:val="16"/>
                <w:lang w:eastAsia="x-none"/>
              </w:rPr>
            </w:pPr>
            <w:r w:rsidRPr="00B0535A">
              <w:rPr>
                <w:kern w:val="2"/>
                <w:sz w:val="16"/>
                <w:szCs w:val="16"/>
                <w:lang w:eastAsia="x-none"/>
              </w:rPr>
              <w:t>7010</w:t>
            </w:r>
          </w:p>
        </w:tc>
        <w:tc>
          <w:tcPr>
            <w:tcW w:w="2687" w:type="dxa"/>
            <w:tcBorders>
              <w:bottom w:val="single" w:sz="6" w:space="0" w:color="000000"/>
            </w:tcBorders>
            <w:vAlign w:val="center"/>
          </w:tcPr>
          <w:p w14:paraId="3EC84B64" w14:textId="77777777" w:rsidR="001D7146" w:rsidRPr="00B0535A" w:rsidRDefault="001D7146" w:rsidP="00013C72">
            <w:pPr>
              <w:pStyle w:val="BodyTextIndent2"/>
              <w:tabs>
                <w:tab w:val="clear" w:pos="720"/>
                <w:tab w:val="left" w:pos="34"/>
              </w:tabs>
              <w:ind w:left="0"/>
              <w:jc w:val="center"/>
              <w:rPr>
                <w:rFonts w:ascii="Times New Roman" w:hAnsi="Times New Roman"/>
                <w:kern w:val="2"/>
                <w:sz w:val="16"/>
                <w:szCs w:val="16"/>
                <w:lang w:val="en-US"/>
              </w:rPr>
            </w:pPr>
            <w:r w:rsidRPr="00B0535A">
              <w:rPr>
                <w:rFonts w:ascii="Times New Roman" w:hAnsi="Times New Roman"/>
                <w:kern w:val="2"/>
                <w:sz w:val="16"/>
                <w:szCs w:val="16"/>
                <w:lang w:val="en-US"/>
              </w:rPr>
              <w:t>Wells</w:t>
            </w:r>
          </w:p>
        </w:tc>
        <w:tc>
          <w:tcPr>
            <w:tcW w:w="3599" w:type="dxa"/>
            <w:tcBorders>
              <w:bottom w:val="single" w:sz="6" w:space="0" w:color="000000"/>
            </w:tcBorders>
          </w:tcPr>
          <w:p w14:paraId="250121D5" w14:textId="77777777" w:rsidR="001D7146" w:rsidRPr="00B0535A" w:rsidRDefault="001D7146" w:rsidP="001D7146">
            <w:pPr>
              <w:pStyle w:val="BodyTextIndent2"/>
              <w:tabs>
                <w:tab w:val="clear" w:pos="720"/>
                <w:tab w:val="left" w:pos="34"/>
              </w:tabs>
              <w:ind w:left="106" w:right="153"/>
              <w:jc w:val="left"/>
              <w:rPr>
                <w:rFonts w:ascii="Times New Roman" w:hAnsi="Times New Roman"/>
                <w:kern w:val="2"/>
                <w:sz w:val="16"/>
                <w:szCs w:val="16"/>
                <w:lang w:val="en-US"/>
              </w:rPr>
            </w:pPr>
            <w:r w:rsidRPr="00B0535A">
              <w:rPr>
                <w:rFonts w:ascii="Times New Roman" w:hAnsi="Times New Roman"/>
                <w:kern w:val="2"/>
                <w:sz w:val="16"/>
                <w:szCs w:val="16"/>
                <w:lang w:val="en-US"/>
              </w:rPr>
              <w:t>Wells</w:t>
            </w:r>
          </w:p>
        </w:tc>
      </w:tr>
      <w:tr w:rsidR="001D7146" w:rsidRPr="00D82ADD" w14:paraId="3E6856F0" w14:textId="77777777" w:rsidTr="004F75AE">
        <w:trPr>
          <w:cantSplit/>
          <w:trHeight w:val="65"/>
          <w:jc w:val="center"/>
        </w:trPr>
        <w:tc>
          <w:tcPr>
            <w:tcW w:w="905" w:type="dxa"/>
            <w:tcBorders>
              <w:bottom w:val="single" w:sz="6" w:space="0" w:color="000000"/>
            </w:tcBorders>
            <w:vAlign w:val="center"/>
          </w:tcPr>
          <w:p w14:paraId="1EDFD229" w14:textId="77777777" w:rsidR="001D7146" w:rsidRPr="00B0535A" w:rsidRDefault="001D7146" w:rsidP="001D7146">
            <w:pPr>
              <w:pStyle w:val="BodyTextIndent2"/>
              <w:ind w:left="0"/>
              <w:jc w:val="center"/>
              <w:rPr>
                <w:rFonts w:ascii="Times New Roman" w:hAnsi="Times New Roman"/>
                <w:kern w:val="2"/>
                <w:sz w:val="16"/>
                <w:szCs w:val="16"/>
                <w:lang w:val="en-US"/>
              </w:rPr>
            </w:pPr>
          </w:p>
        </w:tc>
        <w:tc>
          <w:tcPr>
            <w:tcW w:w="1980" w:type="dxa"/>
            <w:tcBorders>
              <w:bottom w:val="single" w:sz="6" w:space="0" w:color="000000"/>
            </w:tcBorders>
            <w:vAlign w:val="center"/>
          </w:tcPr>
          <w:p w14:paraId="0B8E2FB6" w14:textId="77777777" w:rsidR="001D7146" w:rsidRPr="00B0535A" w:rsidRDefault="001D7146" w:rsidP="001D7146">
            <w:pPr>
              <w:pStyle w:val="BodyTextIndent2"/>
              <w:ind w:left="0"/>
              <w:jc w:val="center"/>
              <w:rPr>
                <w:rFonts w:ascii="Times New Roman" w:hAnsi="Times New Roman"/>
                <w:kern w:val="2"/>
                <w:sz w:val="16"/>
                <w:szCs w:val="16"/>
                <w:lang w:val="en-US"/>
              </w:rPr>
            </w:pPr>
          </w:p>
        </w:tc>
        <w:tc>
          <w:tcPr>
            <w:tcW w:w="1350" w:type="dxa"/>
            <w:tcBorders>
              <w:bottom w:val="single" w:sz="6" w:space="0" w:color="000000"/>
            </w:tcBorders>
            <w:vAlign w:val="center"/>
          </w:tcPr>
          <w:p w14:paraId="68C91129" w14:textId="77777777" w:rsidR="001D7146" w:rsidRPr="00B0535A" w:rsidRDefault="001D7146" w:rsidP="001D7146">
            <w:pPr>
              <w:jc w:val="center"/>
              <w:rPr>
                <w:kern w:val="2"/>
                <w:sz w:val="16"/>
                <w:szCs w:val="16"/>
                <w:lang w:eastAsia="x-none"/>
              </w:rPr>
            </w:pPr>
            <w:r w:rsidRPr="00B0535A">
              <w:rPr>
                <w:kern w:val="2"/>
                <w:sz w:val="16"/>
                <w:szCs w:val="16"/>
                <w:lang w:eastAsia="x-none"/>
              </w:rPr>
              <w:t>7020</w:t>
            </w:r>
          </w:p>
        </w:tc>
        <w:tc>
          <w:tcPr>
            <w:tcW w:w="2687" w:type="dxa"/>
            <w:tcBorders>
              <w:bottom w:val="single" w:sz="6" w:space="0" w:color="000000"/>
            </w:tcBorders>
            <w:vAlign w:val="center"/>
          </w:tcPr>
          <w:p w14:paraId="04A44D01" w14:textId="77777777" w:rsidR="001D7146" w:rsidRPr="00B0535A" w:rsidRDefault="001D7146" w:rsidP="00013C72">
            <w:pPr>
              <w:pStyle w:val="BodyTextIndent2"/>
              <w:tabs>
                <w:tab w:val="clear" w:pos="720"/>
                <w:tab w:val="left" w:pos="34"/>
              </w:tabs>
              <w:ind w:left="0"/>
              <w:jc w:val="center"/>
              <w:rPr>
                <w:rFonts w:ascii="Times New Roman" w:hAnsi="Times New Roman"/>
                <w:kern w:val="2"/>
                <w:sz w:val="16"/>
                <w:szCs w:val="16"/>
                <w:lang w:val="en-US"/>
              </w:rPr>
            </w:pPr>
            <w:r w:rsidRPr="00B0535A">
              <w:rPr>
                <w:rFonts w:ascii="Times New Roman" w:hAnsi="Times New Roman"/>
                <w:kern w:val="2"/>
                <w:sz w:val="16"/>
                <w:szCs w:val="16"/>
                <w:lang w:val="en-US"/>
              </w:rPr>
              <w:t>Caverns</w:t>
            </w:r>
          </w:p>
        </w:tc>
        <w:tc>
          <w:tcPr>
            <w:tcW w:w="3599" w:type="dxa"/>
            <w:tcBorders>
              <w:bottom w:val="single" w:sz="6" w:space="0" w:color="000000"/>
            </w:tcBorders>
          </w:tcPr>
          <w:p w14:paraId="2E2AE38D" w14:textId="77777777" w:rsidR="001D7146" w:rsidRPr="00B0535A" w:rsidRDefault="001D7146" w:rsidP="001D7146">
            <w:pPr>
              <w:pStyle w:val="BodyTextIndent2"/>
              <w:tabs>
                <w:tab w:val="clear" w:pos="720"/>
                <w:tab w:val="left" w:pos="34"/>
              </w:tabs>
              <w:ind w:left="106" w:right="153"/>
              <w:jc w:val="left"/>
              <w:rPr>
                <w:rFonts w:ascii="Times New Roman" w:hAnsi="Times New Roman"/>
                <w:kern w:val="2"/>
                <w:sz w:val="16"/>
                <w:szCs w:val="16"/>
                <w:lang w:val="en-US"/>
              </w:rPr>
            </w:pPr>
            <w:r w:rsidRPr="00B0535A">
              <w:rPr>
                <w:rFonts w:ascii="Times New Roman" w:hAnsi="Times New Roman"/>
                <w:kern w:val="2"/>
                <w:sz w:val="16"/>
                <w:szCs w:val="16"/>
                <w:lang w:val="en-US"/>
              </w:rPr>
              <w:t>Caverns</w:t>
            </w:r>
          </w:p>
        </w:tc>
      </w:tr>
      <w:tr w:rsidR="008574F8" w:rsidRPr="00123AD9" w14:paraId="6C6A2F04" w14:textId="77777777" w:rsidTr="004F75AE">
        <w:trPr>
          <w:cantSplit/>
          <w:trHeight w:val="66"/>
          <w:jc w:val="center"/>
        </w:trPr>
        <w:tc>
          <w:tcPr>
            <w:tcW w:w="10521" w:type="dxa"/>
            <w:gridSpan w:val="5"/>
            <w:tcBorders>
              <w:top w:val="single" w:sz="6" w:space="0" w:color="000000"/>
              <w:bottom w:val="single" w:sz="6" w:space="0" w:color="000000"/>
            </w:tcBorders>
            <w:shd w:val="clear" w:color="auto" w:fill="BFBFBF"/>
            <w:vAlign w:val="center"/>
          </w:tcPr>
          <w:p w14:paraId="43DC104D" w14:textId="77777777" w:rsidR="008574F8" w:rsidRPr="00631A45" w:rsidRDefault="008574F8" w:rsidP="00123AD9">
            <w:pPr>
              <w:pStyle w:val="BodyTextIndent2"/>
              <w:keepNext/>
              <w:tabs>
                <w:tab w:val="clear" w:pos="720"/>
                <w:tab w:val="left" w:pos="106"/>
              </w:tabs>
              <w:ind w:left="106" w:right="153"/>
              <w:jc w:val="center"/>
              <w:rPr>
                <w:rFonts w:ascii="Times New Roman" w:hAnsi="Times New Roman"/>
                <w:b/>
                <w:sz w:val="16"/>
                <w:szCs w:val="16"/>
                <w:lang w:val="en-US" w:eastAsia="en-US"/>
              </w:rPr>
            </w:pPr>
            <w:r w:rsidRPr="00631A45">
              <w:rPr>
                <w:rFonts w:ascii="Times New Roman" w:hAnsi="Times New Roman"/>
                <w:b/>
                <w:sz w:val="16"/>
                <w:szCs w:val="16"/>
                <w:lang w:val="en-US" w:eastAsia="en-US"/>
              </w:rPr>
              <w:t>Public Service</w:t>
            </w:r>
          </w:p>
        </w:tc>
      </w:tr>
      <w:tr w:rsidR="008574F8" w:rsidRPr="00D82ADD" w14:paraId="7F6CBC68" w14:textId="77777777" w:rsidTr="004F75AE">
        <w:trPr>
          <w:cantSplit/>
          <w:trHeight w:val="66"/>
          <w:jc w:val="center"/>
        </w:trPr>
        <w:tc>
          <w:tcPr>
            <w:tcW w:w="905" w:type="dxa"/>
            <w:tcBorders>
              <w:top w:val="single" w:sz="6" w:space="0" w:color="000000"/>
            </w:tcBorders>
            <w:vAlign w:val="center"/>
          </w:tcPr>
          <w:p w14:paraId="409A8C83" w14:textId="77777777" w:rsidR="008574F8" w:rsidRPr="00631A45" w:rsidRDefault="008574F8" w:rsidP="008574F8">
            <w:pPr>
              <w:pStyle w:val="BodyTextIndent2"/>
              <w:keepNext/>
              <w:tabs>
                <w:tab w:val="clear" w:pos="720"/>
                <w:tab w:val="left" w:pos="90"/>
              </w:tabs>
              <w:ind w:hanging="630"/>
              <w:jc w:val="center"/>
              <w:rPr>
                <w:rFonts w:ascii="Times New Roman" w:hAnsi="Times New Roman"/>
                <w:sz w:val="16"/>
                <w:szCs w:val="16"/>
                <w:lang w:val="en-US" w:eastAsia="en-US"/>
              </w:rPr>
            </w:pPr>
            <w:r w:rsidRPr="00631A45">
              <w:rPr>
                <w:rFonts w:ascii="Times New Roman" w:hAnsi="Times New Roman"/>
                <w:sz w:val="16"/>
                <w:szCs w:val="16"/>
                <w:lang w:val="en-US" w:eastAsia="en-US"/>
              </w:rPr>
              <w:t>80</w:t>
            </w:r>
          </w:p>
        </w:tc>
        <w:tc>
          <w:tcPr>
            <w:tcW w:w="1980" w:type="dxa"/>
            <w:tcBorders>
              <w:top w:val="single" w:sz="6" w:space="0" w:color="000000"/>
            </w:tcBorders>
            <w:vAlign w:val="center"/>
          </w:tcPr>
          <w:p w14:paraId="040D5256" w14:textId="77777777" w:rsidR="008574F8" w:rsidRPr="00631A45" w:rsidRDefault="008574F8" w:rsidP="008574F8">
            <w:pPr>
              <w:pStyle w:val="BodyTextIndent2"/>
              <w:keepNext/>
              <w:tabs>
                <w:tab w:val="clear" w:pos="720"/>
                <w:tab w:val="left" w:pos="33"/>
              </w:tabs>
              <w:ind w:left="33"/>
              <w:jc w:val="center"/>
              <w:rPr>
                <w:rFonts w:ascii="Times New Roman" w:hAnsi="Times New Roman"/>
                <w:sz w:val="16"/>
                <w:szCs w:val="16"/>
                <w:lang w:val="en-US" w:eastAsia="en-US"/>
              </w:rPr>
            </w:pPr>
            <w:r w:rsidRPr="00631A45">
              <w:rPr>
                <w:rFonts w:ascii="Times New Roman" w:hAnsi="Times New Roman"/>
                <w:sz w:val="16"/>
                <w:szCs w:val="16"/>
                <w:lang w:val="en-US" w:eastAsia="en-US"/>
              </w:rPr>
              <w:t>Airline Companies</w:t>
            </w:r>
          </w:p>
        </w:tc>
        <w:tc>
          <w:tcPr>
            <w:tcW w:w="1350" w:type="dxa"/>
            <w:tcBorders>
              <w:top w:val="single" w:sz="6" w:space="0" w:color="000000"/>
            </w:tcBorders>
            <w:vAlign w:val="center"/>
          </w:tcPr>
          <w:p w14:paraId="0E1C716E" w14:textId="77777777" w:rsidR="008574F8" w:rsidRPr="00123AD9" w:rsidRDefault="008574F8" w:rsidP="00123AD9">
            <w:pPr>
              <w:jc w:val="center"/>
              <w:rPr>
                <w:kern w:val="2"/>
                <w:sz w:val="16"/>
              </w:rPr>
            </w:pPr>
            <w:r w:rsidRPr="00123AD9">
              <w:rPr>
                <w:kern w:val="2"/>
                <w:sz w:val="16"/>
              </w:rPr>
              <w:t>8000</w:t>
            </w:r>
          </w:p>
        </w:tc>
        <w:tc>
          <w:tcPr>
            <w:tcW w:w="2687" w:type="dxa"/>
            <w:tcBorders>
              <w:top w:val="single" w:sz="6" w:space="0" w:color="000000"/>
            </w:tcBorders>
            <w:vAlign w:val="center"/>
          </w:tcPr>
          <w:p w14:paraId="743847AC" w14:textId="77777777" w:rsidR="008574F8" w:rsidRPr="00631A45" w:rsidRDefault="008574F8" w:rsidP="008574F8">
            <w:pPr>
              <w:pStyle w:val="BodyTextIndent2"/>
              <w:keepNext/>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Aircraft</w:t>
            </w:r>
          </w:p>
        </w:tc>
        <w:tc>
          <w:tcPr>
            <w:tcW w:w="3599" w:type="dxa"/>
            <w:tcBorders>
              <w:top w:val="single" w:sz="6" w:space="0" w:color="000000"/>
            </w:tcBorders>
          </w:tcPr>
          <w:p w14:paraId="2E2292F6" w14:textId="77777777" w:rsidR="008574F8" w:rsidRPr="00631A45" w:rsidRDefault="008574F8" w:rsidP="008574F8">
            <w:pPr>
              <w:pStyle w:val="BodyTextIndent2"/>
              <w:keepNext/>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Commercial Airline Companies' aircraft assessed by the Louisiana Tax Commission.</w:t>
            </w:r>
          </w:p>
        </w:tc>
      </w:tr>
      <w:tr w:rsidR="008574F8" w:rsidRPr="00D82ADD" w14:paraId="5F079B46" w14:textId="77777777" w:rsidTr="004F75AE">
        <w:trPr>
          <w:cantSplit/>
          <w:trHeight w:val="66"/>
          <w:jc w:val="center"/>
        </w:trPr>
        <w:tc>
          <w:tcPr>
            <w:tcW w:w="905" w:type="dxa"/>
            <w:vAlign w:val="center"/>
          </w:tcPr>
          <w:p w14:paraId="0984E835"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4ACCE7A2"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31DF1C67" w14:textId="77777777" w:rsidR="008574F8" w:rsidRPr="00123AD9" w:rsidRDefault="008574F8" w:rsidP="00123AD9">
            <w:pPr>
              <w:jc w:val="center"/>
              <w:rPr>
                <w:kern w:val="2"/>
                <w:sz w:val="16"/>
              </w:rPr>
            </w:pPr>
            <w:r w:rsidRPr="00123AD9">
              <w:rPr>
                <w:kern w:val="2"/>
                <w:sz w:val="16"/>
              </w:rPr>
              <w:t>8010</w:t>
            </w:r>
          </w:p>
        </w:tc>
        <w:tc>
          <w:tcPr>
            <w:tcW w:w="2687" w:type="dxa"/>
            <w:vAlign w:val="center"/>
          </w:tcPr>
          <w:p w14:paraId="57515A22"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Ground Equipment</w:t>
            </w:r>
          </w:p>
        </w:tc>
        <w:tc>
          <w:tcPr>
            <w:tcW w:w="3599" w:type="dxa"/>
          </w:tcPr>
          <w:p w14:paraId="66FBA576"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Commercial Airline Companies' ground equipment assessed by the Louisiana Tax Commission.</w:t>
            </w:r>
          </w:p>
        </w:tc>
      </w:tr>
      <w:tr w:rsidR="008574F8" w:rsidRPr="00D82ADD" w14:paraId="61CA401E" w14:textId="77777777" w:rsidTr="004F75AE">
        <w:trPr>
          <w:cantSplit/>
          <w:trHeight w:val="66"/>
          <w:jc w:val="center"/>
        </w:trPr>
        <w:tc>
          <w:tcPr>
            <w:tcW w:w="905" w:type="dxa"/>
            <w:vAlign w:val="center"/>
          </w:tcPr>
          <w:p w14:paraId="41DCAC7D"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r w:rsidRPr="00631A45">
              <w:rPr>
                <w:rFonts w:ascii="Times New Roman" w:hAnsi="Times New Roman"/>
                <w:sz w:val="16"/>
                <w:szCs w:val="16"/>
                <w:lang w:val="en-US" w:eastAsia="en-US"/>
              </w:rPr>
              <w:t>81</w:t>
            </w:r>
          </w:p>
        </w:tc>
        <w:tc>
          <w:tcPr>
            <w:tcW w:w="1980" w:type="dxa"/>
            <w:vAlign w:val="center"/>
          </w:tcPr>
          <w:p w14:paraId="49D20C01"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r w:rsidRPr="00631A45">
              <w:rPr>
                <w:rFonts w:ascii="Times New Roman" w:hAnsi="Times New Roman"/>
                <w:sz w:val="16"/>
                <w:szCs w:val="16"/>
                <w:lang w:val="en-US" w:eastAsia="en-US"/>
              </w:rPr>
              <w:t>Barge Line Companies</w:t>
            </w:r>
          </w:p>
        </w:tc>
        <w:tc>
          <w:tcPr>
            <w:tcW w:w="1350" w:type="dxa"/>
            <w:vAlign w:val="center"/>
          </w:tcPr>
          <w:p w14:paraId="1A235EFA" w14:textId="77777777" w:rsidR="008574F8" w:rsidRPr="00123AD9" w:rsidRDefault="008574F8" w:rsidP="00123AD9">
            <w:pPr>
              <w:jc w:val="center"/>
              <w:rPr>
                <w:kern w:val="2"/>
                <w:sz w:val="16"/>
              </w:rPr>
            </w:pPr>
            <w:r w:rsidRPr="00123AD9">
              <w:rPr>
                <w:kern w:val="2"/>
                <w:sz w:val="16"/>
              </w:rPr>
              <w:t>8100</w:t>
            </w:r>
          </w:p>
        </w:tc>
        <w:tc>
          <w:tcPr>
            <w:tcW w:w="2687" w:type="dxa"/>
            <w:vAlign w:val="center"/>
          </w:tcPr>
          <w:p w14:paraId="59FF63C7"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Barge Lines</w:t>
            </w:r>
          </w:p>
        </w:tc>
        <w:tc>
          <w:tcPr>
            <w:tcW w:w="3599" w:type="dxa"/>
          </w:tcPr>
          <w:p w14:paraId="35A3A3A8"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Barge Line Companies' assets assessed by the Louisiana Tax Commission.</w:t>
            </w:r>
          </w:p>
        </w:tc>
      </w:tr>
      <w:tr w:rsidR="008574F8" w:rsidRPr="00D82ADD" w14:paraId="5021C7A8" w14:textId="77777777" w:rsidTr="004F75AE">
        <w:trPr>
          <w:cantSplit/>
          <w:trHeight w:val="66"/>
          <w:jc w:val="center"/>
        </w:trPr>
        <w:tc>
          <w:tcPr>
            <w:tcW w:w="905" w:type="dxa"/>
            <w:tcBorders>
              <w:bottom w:val="single" w:sz="6" w:space="0" w:color="000000"/>
            </w:tcBorders>
            <w:vAlign w:val="center"/>
          </w:tcPr>
          <w:p w14:paraId="270AA1CE"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r w:rsidRPr="00631A45">
              <w:rPr>
                <w:rFonts w:ascii="Times New Roman" w:hAnsi="Times New Roman"/>
                <w:sz w:val="16"/>
                <w:szCs w:val="16"/>
                <w:lang w:val="en-US" w:eastAsia="en-US"/>
              </w:rPr>
              <w:t>82</w:t>
            </w:r>
          </w:p>
        </w:tc>
        <w:tc>
          <w:tcPr>
            <w:tcW w:w="1980" w:type="dxa"/>
            <w:tcBorders>
              <w:bottom w:val="single" w:sz="6" w:space="0" w:color="000000"/>
            </w:tcBorders>
            <w:vAlign w:val="center"/>
          </w:tcPr>
          <w:p w14:paraId="5DEE2CAF"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r w:rsidRPr="00631A45">
              <w:rPr>
                <w:rFonts w:ascii="Times New Roman" w:hAnsi="Times New Roman"/>
                <w:sz w:val="16"/>
                <w:szCs w:val="16"/>
                <w:lang w:val="en-US" w:eastAsia="en-US"/>
              </w:rPr>
              <w:t>Electric, Gas and Water Companies</w:t>
            </w:r>
          </w:p>
        </w:tc>
        <w:tc>
          <w:tcPr>
            <w:tcW w:w="1350" w:type="dxa"/>
            <w:tcBorders>
              <w:bottom w:val="single" w:sz="6" w:space="0" w:color="000000"/>
            </w:tcBorders>
            <w:vAlign w:val="center"/>
          </w:tcPr>
          <w:p w14:paraId="15350F0B" w14:textId="77777777" w:rsidR="008574F8" w:rsidRPr="00123AD9" w:rsidRDefault="008574F8" w:rsidP="00123AD9">
            <w:pPr>
              <w:jc w:val="center"/>
              <w:rPr>
                <w:kern w:val="2"/>
                <w:sz w:val="16"/>
              </w:rPr>
            </w:pPr>
            <w:r w:rsidRPr="00123AD9">
              <w:rPr>
                <w:kern w:val="2"/>
                <w:sz w:val="16"/>
              </w:rPr>
              <w:t>8200</w:t>
            </w:r>
          </w:p>
        </w:tc>
        <w:tc>
          <w:tcPr>
            <w:tcW w:w="2687" w:type="dxa"/>
            <w:tcBorders>
              <w:bottom w:val="single" w:sz="6" w:space="0" w:color="000000"/>
            </w:tcBorders>
            <w:vAlign w:val="center"/>
          </w:tcPr>
          <w:p w14:paraId="2F8EC7D4"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Lines</w:t>
            </w:r>
          </w:p>
        </w:tc>
        <w:tc>
          <w:tcPr>
            <w:tcW w:w="3599" w:type="dxa"/>
            <w:tcBorders>
              <w:bottom w:val="single" w:sz="6" w:space="0" w:color="000000"/>
            </w:tcBorders>
          </w:tcPr>
          <w:p w14:paraId="1394D7A6"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Electric, Gas and Water Companies' lines assessed by the Louisiana Tax Commission.</w:t>
            </w:r>
          </w:p>
        </w:tc>
      </w:tr>
      <w:tr w:rsidR="008574F8" w:rsidRPr="00D82ADD" w14:paraId="29F3ACEE" w14:textId="77777777" w:rsidTr="004F75AE">
        <w:trPr>
          <w:cantSplit/>
          <w:trHeight w:val="66"/>
          <w:jc w:val="center"/>
        </w:trPr>
        <w:tc>
          <w:tcPr>
            <w:tcW w:w="905" w:type="dxa"/>
            <w:tcBorders>
              <w:top w:val="single" w:sz="6" w:space="0" w:color="000000"/>
              <w:bottom w:val="single" w:sz="6" w:space="0" w:color="000000"/>
            </w:tcBorders>
            <w:vAlign w:val="center"/>
          </w:tcPr>
          <w:p w14:paraId="3AF55564"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tcBorders>
              <w:top w:val="single" w:sz="6" w:space="0" w:color="000000"/>
              <w:bottom w:val="single" w:sz="6" w:space="0" w:color="000000"/>
            </w:tcBorders>
            <w:vAlign w:val="center"/>
          </w:tcPr>
          <w:p w14:paraId="70D9C39A"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tcBorders>
              <w:top w:val="single" w:sz="6" w:space="0" w:color="000000"/>
              <w:bottom w:val="single" w:sz="6" w:space="0" w:color="000000"/>
            </w:tcBorders>
            <w:vAlign w:val="center"/>
          </w:tcPr>
          <w:p w14:paraId="6D31E8D3" w14:textId="77777777" w:rsidR="008574F8" w:rsidRPr="00123AD9" w:rsidRDefault="008574F8" w:rsidP="00123AD9">
            <w:pPr>
              <w:jc w:val="center"/>
              <w:rPr>
                <w:kern w:val="2"/>
                <w:sz w:val="16"/>
              </w:rPr>
            </w:pPr>
            <w:r w:rsidRPr="00123AD9">
              <w:rPr>
                <w:kern w:val="2"/>
                <w:sz w:val="16"/>
              </w:rPr>
              <w:t>8202</w:t>
            </w:r>
          </w:p>
        </w:tc>
        <w:tc>
          <w:tcPr>
            <w:tcW w:w="2687" w:type="dxa"/>
            <w:tcBorders>
              <w:top w:val="single" w:sz="6" w:space="0" w:color="000000"/>
              <w:bottom w:val="single" w:sz="6" w:space="0" w:color="000000"/>
            </w:tcBorders>
            <w:vAlign w:val="center"/>
          </w:tcPr>
          <w:p w14:paraId="2EBDC67D"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Utility Coop - Lines</w:t>
            </w:r>
          </w:p>
        </w:tc>
        <w:tc>
          <w:tcPr>
            <w:tcW w:w="3599" w:type="dxa"/>
            <w:tcBorders>
              <w:top w:val="single" w:sz="6" w:space="0" w:color="000000"/>
              <w:bottom w:val="single" w:sz="6" w:space="0" w:color="000000"/>
            </w:tcBorders>
          </w:tcPr>
          <w:p w14:paraId="4174692D"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Coop</w:t>
            </w:r>
          </w:p>
        </w:tc>
      </w:tr>
      <w:tr w:rsidR="008574F8" w:rsidRPr="00D82ADD" w14:paraId="03B66029" w14:textId="77777777" w:rsidTr="004F75AE">
        <w:trPr>
          <w:cantSplit/>
          <w:trHeight w:val="66"/>
          <w:jc w:val="center"/>
        </w:trPr>
        <w:tc>
          <w:tcPr>
            <w:tcW w:w="905" w:type="dxa"/>
            <w:tcBorders>
              <w:top w:val="single" w:sz="6" w:space="0" w:color="000000"/>
              <w:bottom w:val="single" w:sz="6" w:space="0" w:color="000000"/>
            </w:tcBorders>
            <w:vAlign w:val="center"/>
          </w:tcPr>
          <w:p w14:paraId="043DE82D"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tcBorders>
              <w:top w:val="single" w:sz="6" w:space="0" w:color="000000"/>
              <w:bottom w:val="single" w:sz="6" w:space="0" w:color="000000"/>
            </w:tcBorders>
            <w:vAlign w:val="center"/>
          </w:tcPr>
          <w:p w14:paraId="5600C549"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tcBorders>
              <w:top w:val="single" w:sz="6" w:space="0" w:color="000000"/>
              <w:bottom w:val="single" w:sz="6" w:space="0" w:color="000000"/>
            </w:tcBorders>
            <w:vAlign w:val="center"/>
          </w:tcPr>
          <w:p w14:paraId="769D7189" w14:textId="77777777" w:rsidR="008574F8" w:rsidRPr="00123AD9" w:rsidRDefault="008574F8" w:rsidP="00123AD9">
            <w:pPr>
              <w:jc w:val="center"/>
              <w:rPr>
                <w:kern w:val="2"/>
                <w:sz w:val="16"/>
              </w:rPr>
            </w:pPr>
            <w:r w:rsidRPr="00123AD9">
              <w:rPr>
                <w:kern w:val="2"/>
                <w:sz w:val="16"/>
              </w:rPr>
              <w:t>8206</w:t>
            </w:r>
          </w:p>
        </w:tc>
        <w:tc>
          <w:tcPr>
            <w:tcW w:w="2687" w:type="dxa"/>
            <w:tcBorders>
              <w:top w:val="single" w:sz="6" w:space="0" w:color="000000"/>
              <w:bottom w:val="single" w:sz="6" w:space="0" w:color="000000"/>
            </w:tcBorders>
            <w:vAlign w:val="center"/>
          </w:tcPr>
          <w:p w14:paraId="111983D1"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Utility Noncoop - Lines</w:t>
            </w:r>
          </w:p>
        </w:tc>
        <w:tc>
          <w:tcPr>
            <w:tcW w:w="3599" w:type="dxa"/>
            <w:tcBorders>
              <w:top w:val="single" w:sz="6" w:space="0" w:color="000000"/>
              <w:bottom w:val="single" w:sz="6" w:space="0" w:color="000000"/>
            </w:tcBorders>
          </w:tcPr>
          <w:p w14:paraId="1AE2A3E6"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Noncoop</w:t>
            </w:r>
          </w:p>
        </w:tc>
      </w:tr>
      <w:tr w:rsidR="008574F8" w:rsidRPr="00D82ADD" w14:paraId="6FB0C10E" w14:textId="77777777" w:rsidTr="004F75AE">
        <w:trPr>
          <w:cantSplit/>
          <w:trHeight w:val="66"/>
          <w:jc w:val="center"/>
        </w:trPr>
        <w:tc>
          <w:tcPr>
            <w:tcW w:w="905" w:type="dxa"/>
            <w:tcBorders>
              <w:top w:val="single" w:sz="6" w:space="0" w:color="000000"/>
              <w:bottom w:val="single" w:sz="6" w:space="0" w:color="000000"/>
            </w:tcBorders>
            <w:vAlign w:val="center"/>
          </w:tcPr>
          <w:p w14:paraId="0693C1D1"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tcBorders>
              <w:top w:val="single" w:sz="6" w:space="0" w:color="000000"/>
              <w:bottom w:val="single" w:sz="6" w:space="0" w:color="000000"/>
            </w:tcBorders>
            <w:vAlign w:val="center"/>
          </w:tcPr>
          <w:p w14:paraId="6D7F15E3"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tcBorders>
              <w:top w:val="single" w:sz="6" w:space="0" w:color="000000"/>
              <w:bottom w:val="single" w:sz="6" w:space="0" w:color="000000"/>
            </w:tcBorders>
            <w:vAlign w:val="center"/>
          </w:tcPr>
          <w:p w14:paraId="3F7790B0" w14:textId="77777777" w:rsidR="008574F8" w:rsidRPr="00123AD9" w:rsidRDefault="008574F8" w:rsidP="00123AD9">
            <w:pPr>
              <w:jc w:val="center"/>
              <w:rPr>
                <w:kern w:val="2"/>
                <w:sz w:val="16"/>
              </w:rPr>
            </w:pPr>
            <w:r w:rsidRPr="00123AD9">
              <w:rPr>
                <w:kern w:val="2"/>
                <w:sz w:val="16"/>
              </w:rPr>
              <w:t>8210</w:t>
            </w:r>
          </w:p>
        </w:tc>
        <w:tc>
          <w:tcPr>
            <w:tcW w:w="2687" w:type="dxa"/>
            <w:tcBorders>
              <w:top w:val="single" w:sz="6" w:space="0" w:color="000000"/>
              <w:bottom w:val="single" w:sz="6" w:space="0" w:color="000000"/>
            </w:tcBorders>
            <w:vAlign w:val="center"/>
          </w:tcPr>
          <w:p w14:paraId="68F68714"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Land</w:t>
            </w:r>
          </w:p>
        </w:tc>
        <w:tc>
          <w:tcPr>
            <w:tcW w:w="3599" w:type="dxa"/>
            <w:tcBorders>
              <w:top w:val="single" w:sz="6" w:space="0" w:color="000000"/>
              <w:bottom w:val="single" w:sz="6" w:space="0" w:color="000000"/>
            </w:tcBorders>
          </w:tcPr>
          <w:p w14:paraId="54A8ED9F"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Electric, Gas and Water Companies' land assessed by the Louisiana Tax Commission.</w:t>
            </w:r>
          </w:p>
        </w:tc>
      </w:tr>
      <w:tr w:rsidR="008574F8" w:rsidRPr="00D82ADD" w14:paraId="0AC25210" w14:textId="77777777" w:rsidTr="004F75AE">
        <w:trPr>
          <w:cantSplit/>
          <w:trHeight w:val="66"/>
          <w:jc w:val="center"/>
        </w:trPr>
        <w:tc>
          <w:tcPr>
            <w:tcW w:w="905" w:type="dxa"/>
            <w:tcBorders>
              <w:top w:val="single" w:sz="6" w:space="0" w:color="000000"/>
            </w:tcBorders>
            <w:vAlign w:val="center"/>
          </w:tcPr>
          <w:p w14:paraId="6AEB1D2F"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tcBorders>
              <w:top w:val="single" w:sz="6" w:space="0" w:color="000000"/>
            </w:tcBorders>
            <w:vAlign w:val="center"/>
          </w:tcPr>
          <w:p w14:paraId="58CB91E1"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tcBorders>
              <w:top w:val="single" w:sz="6" w:space="0" w:color="000000"/>
            </w:tcBorders>
            <w:vAlign w:val="center"/>
          </w:tcPr>
          <w:p w14:paraId="14A83DAE" w14:textId="77777777" w:rsidR="008574F8" w:rsidRPr="00123AD9" w:rsidRDefault="008574F8" w:rsidP="00123AD9">
            <w:pPr>
              <w:jc w:val="center"/>
              <w:rPr>
                <w:kern w:val="2"/>
                <w:sz w:val="16"/>
              </w:rPr>
            </w:pPr>
            <w:r w:rsidRPr="00123AD9">
              <w:rPr>
                <w:kern w:val="2"/>
                <w:sz w:val="16"/>
              </w:rPr>
              <w:t>8220</w:t>
            </w:r>
          </w:p>
        </w:tc>
        <w:tc>
          <w:tcPr>
            <w:tcW w:w="2687" w:type="dxa"/>
            <w:tcBorders>
              <w:top w:val="single" w:sz="6" w:space="0" w:color="000000"/>
            </w:tcBorders>
            <w:vAlign w:val="center"/>
          </w:tcPr>
          <w:p w14:paraId="155306FE"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Improvements</w:t>
            </w:r>
          </w:p>
        </w:tc>
        <w:tc>
          <w:tcPr>
            <w:tcW w:w="3599" w:type="dxa"/>
            <w:tcBorders>
              <w:top w:val="single" w:sz="6" w:space="0" w:color="000000"/>
            </w:tcBorders>
          </w:tcPr>
          <w:p w14:paraId="2D3FFC64"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Electric, Gas and Water Companies' improvements assessed by the Louisiana Tax Commission.</w:t>
            </w:r>
          </w:p>
        </w:tc>
      </w:tr>
      <w:tr w:rsidR="008574F8" w:rsidRPr="00D82ADD" w14:paraId="0E7B2D51" w14:textId="77777777" w:rsidTr="004F75AE">
        <w:trPr>
          <w:cantSplit/>
          <w:trHeight w:val="66"/>
          <w:jc w:val="center"/>
        </w:trPr>
        <w:tc>
          <w:tcPr>
            <w:tcW w:w="905" w:type="dxa"/>
            <w:vAlign w:val="center"/>
          </w:tcPr>
          <w:p w14:paraId="5BD2D919"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42DF7125"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110462D9" w14:textId="77777777" w:rsidR="008574F8" w:rsidRPr="00123AD9" w:rsidRDefault="008574F8" w:rsidP="00123AD9">
            <w:pPr>
              <w:jc w:val="center"/>
              <w:rPr>
                <w:kern w:val="2"/>
                <w:sz w:val="16"/>
              </w:rPr>
            </w:pPr>
            <w:r w:rsidRPr="00123AD9">
              <w:rPr>
                <w:kern w:val="2"/>
                <w:sz w:val="16"/>
              </w:rPr>
              <w:t>8230</w:t>
            </w:r>
          </w:p>
        </w:tc>
        <w:tc>
          <w:tcPr>
            <w:tcW w:w="2687" w:type="dxa"/>
            <w:vAlign w:val="center"/>
          </w:tcPr>
          <w:p w14:paraId="7050E077" w14:textId="77777777" w:rsidR="008574F8" w:rsidRPr="00631A45" w:rsidRDefault="008574F8" w:rsidP="00123AD9">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 xml:space="preserve">Machinery </w:t>
            </w:r>
            <w:r w:rsidR="00123AD9" w:rsidRPr="00631A45">
              <w:rPr>
                <w:rFonts w:ascii="Times New Roman" w:hAnsi="Times New Roman"/>
                <w:sz w:val="16"/>
                <w:szCs w:val="16"/>
                <w:lang w:val="en-US" w:eastAsia="en-US"/>
              </w:rPr>
              <w:t>and</w:t>
            </w:r>
            <w:r w:rsidRPr="00631A45">
              <w:rPr>
                <w:rFonts w:ascii="Times New Roman" w:hAnsi="Times New Roman"/>
                <w:sz w:val="16"/>
                <w:szCs w:val="16"/>
                <w:lang w:val="en-US" w:eastAsia="en-US"/>
              </w:rPr>
              <w:t xml:space="preserve"> Equipment</w:t>
            </w:r>
          </w:p>
        </w:tc>
        <w:tc>
          <w:tcPr>
            <w:tcW w:w="3599" w:type="dxa"/>
          </w:tcPr>
          <w:p w14:paraId="69C039ED"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Electric, Gas and Water Companies' machinery and equipment assessed by the Louisiana Tax Commission.</w:t>
            </w:r>
          </w:p>
        </w:tc>
      </w:tr>
      <w:tr w:rsidR="008574F8" w:rsidRPr="00D82ADD" w14:paraId="6BE59059" w14:textId="77777777" w:rsidTr="004F75AE">
        <w:trPr>
          <w:cantSplit/>
          <w:trHeight w:val="66"/>
          <w:jc w:val="center"/>
        </w:trPr>
        <w:tc>
          <w:tcPr>
            <w:tcW w:w="905" w:type="dxa"/>
            <w:vAlign w:val="center"/>
          </w:tcPr>
          <w:p w14:paraId="26862557"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035334D4"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2A1E61AA" w14:textId="77777777" w:rsidR="008574F8" w:rsidRPr="00123AD9" w:rsidRDefault="008574F8" w:rsidP="00123AD9">
            <w:pPr>
              <w:jc w:val="center"/>
              <w:rPr>
                <w:kern w:val="2"/>
                <w:sz w:val="16"/>
              </w:rPr>
            </w:pPr>
            <w:r w:rsidRPr="00123AD9">
              <w:rPr>
                <w:kern w:val="2"/>
                <w:sz w:val="16"/>
              </w:rPr>
              <w:t>8240</w:t>
            </w:r>
          </w:p>
        </w:tc>
        <w:tc>
          <w:tcPr>
            <w:tcW w:w="2687" w:type="dxa"/>
            <w:vAlign w:val="center"/>
          </w:tcPr>
          <w:p w14:paraId="6A957686"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Construction Work In Progress</w:t>
            </w:r>
          </w:p>
        </w:tc>
        <w:tc>
          <w:tcPr>
            <w:tcW w:w="3599" w:type="dxa"/>
          </w:tcPr>
          <w:p w14:paraId="02F0D344"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Electric, Gas and Water Companies' construction work in progress assessed by the Louisiana Tax Commission.</w:t>
            </w:r>
          </w:p>
        </w:tc>
      </w:tr>
      <w:tr w:rsidR="008574F8" w:rsidRPr="00D82ADD" w14:paraId="4CB310AD" w14:textId="77777777" w:rsidTr="004F75AE">
        <w:trPr>
          <w:cantSplit/>
          <w:trHeight w:val="66"/>
          <w:jc w:val="center"/>
        </w:trPr>
        <w:tc>
          <w:tcPr>
            <w:tcW w:w="905" w:type="dxa"/>
            <w:vAlign w:val="center"/>
          </w:tcPr>
          <w:p w14:paraId="60DF8C76"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7B1C6B72"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0C52F9CA" w14:textId="77777777" w:rsidR="008574F8" w:rsidRPr="00123AD9" w:rsidRDefault="008574F8" w:rsidP="00123AD9">
            <w:pPr>
              <w:jc w:val="center"/>
              <w:rPr>
                <w:kern w:val="2"/>
                <w:sz w:val="16"/>
              </w:rPr>
            </w:pPr>
            <w:r w:rsidRPr="00123AD9">
              <w:rPr>
                <w:kern w:val="2"/>
                <w:sz w:val="16"/>
              </w:rPr>
              <w:t>8250</w:t>
            </w:r>
          </w:p>
        </w:tc>
        <w:tc>
          <w:tcPr>
            <w:tcW w:w="2687" w:type="dxa"/>
            <w:vAlign w:val="center"/>
          </w:tcPr>
          <w:p w14:paraId="66457A25"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Other</w:t>
            </w:r>
          </w:p>
        </w:tc>
        <w:tc>
          <w:tcPr>
            <w:tcW w:w="3599" w:type="dxa"/>
          </w:tcPr>
          <w:p w14:paraId="126BCD63"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Electric, Gas and Water Companies' other miscellaneous equipment assessed by the Louisiana Tax Commission.</w:t>
            </w:r>
          </w:p>
        </w:tc>
      </w:tr>
      <w:tr w:rsidR="008574F8" w:rsidRPr="00D82ADD" w14:paraId="45689280" w14:textId="77777777" w:rsidTr="004F75AE">
        <w:trPr>
          <w:cantSplit/>
          <w:trHeight w:val="66"/>
          <w:jc w:val="center"/>
        </w:trPr>
        <w:tc>
          <w:tcPr>
            <w:tcW w:w="905" w:type="dxa"/>
            <w:vAlign w:val="center"/>
          </w:tcPr>
          <w:p w14:paraId="0C93A227"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r w:rsidRPr="00631A45">
              <w:rPr>
                <w:rFonts w:ascii="Times New Roman" w:hAnsi="Times New Roman"/>
                <w:sz w:val="16"/>
                <w:szCs w:val="16"/>
                <w:lang w:val="en-US" w:eastAsia="en-US"/>
              </w:rPr>
              <w:t>83</w:t>
            </w:r>
          </w:p>
        </w:tc>
        <w:tc>
          <w:tcPr>
            <w:tcW w:w="1980" w:type="dxa"/>
            <w:vAlign w:val="center"/>
          </w:tcPr>
          <w:p w14:paraId="16C07BD3"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r w:rsidRPr="00631A45">
              <w:rPr>
                <w:rFonts w:ascii="Times New Roman" w:hAnsi="Times New Roman"/>
                <w:sz w:val="16"/>
                <w:szCs w:val="16"/>
                <w:lang w:val="en-US" w:eastAsia="en-US"/>
              </w:rPr>
              <w:t>Pipeline Companies</w:t>
            </w:r>
          </w:p>
        </w:tc>
        <w:tc>
          <w:tcPr>
            <w:tcW w:w="1350" w:type="dxa"/>
            <w:vAlign w:val="center"/>
          </w:tcPr>
          <w:p w14:paraId="715B1655" w14:textId="77777777" w:rsidR="008574F8" w:rsidRPr="00123AD9" w:rsidRDefault="008574F8" w:rsidP="00123AD9">
            <w:pPr>
              <w:jc w:val="center"/>
              <w:rPr>
                <w:kern w:val="2"/>
                <w:sz w:val="16"/>
              </w:rPr>
            </w:pPr>
            <w:r w:rsidRPr="00123AD9">
              <w:rPr>
                <w:kern w:val="2"/>
                <w:sz w:val="16"/>
              </w:rPr>
              <w:t>8300</w:t>
            </w:r>
          </w:p>
        </w:tc>
        <w:tc>
          <w:tcPr>
            <w:tcW w:w="2687" w:type="dxa"/>
            <w:vAlign w:val="center"/>
          </w:tcPr>
          <w:p w14:paraId="4E749C0F"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Lines</w:t>
            </w:r>
          </w:p>
        </w:tc>
        <w:tc>
          <w:tcPr>
            <w:tcW w:w="3599" w:type="dxa"/>
          </w:tcPr>
          <w:p w14:paraId="6A93DBEA"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Pipeline Companies' pipelines assessed by the Louisiana Tax Commission.</w:t>
            </w:r>
          </w:p>
        </w:tc>
      </w:tr>
      <w:tr w:rsidR="008574F8" w:rsidRPr="00D82ADD" w14:paraId="3D6F3141" w14:textId="77777777" w:rsidTr="004F75AE">
        <w:trPr>
          <w:cantSplit/>
          <w:trHeight w:val="66"/>
          <w:jc w:val="center"/>
        </w:trPr>
        <w:tc>
          <w:tcPr>
            <w:tcW w:w="905" w:type="dxa"/>
            <w:vAlign w:val="center"/>
          </w:tcPr>
          <w:p w14:paraId="57C900F4"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55368348"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2757378D" w14:textId="77777777" w:rsidR="008574F8" w:rsidRPr="00123AD9" w:rsidRDefault="008574F8" w:rsidP="00123AD9">
            <w:pPr>
              <w:jc w:val="center"/>
              <w:rPr>
                <w:kern w:val="2"/>
                <w:sz w:val="16"/>
              </w:rPr>
            </w:pPr>
            <w:r w:rsidRPr="00123AD9">
              <w:rPr>
                <w:kern w:val="2"/>
                <w:sz w:val="16"/>
              </w:rPr>
              <w:t>8310</w:t>
            </w:r>
          </w:p>
        </w:tc>
        <w:tc>
          <w:tcPr>
            <w:tcW w:w="2687" w:type="dxa"/>
            <w:vAlign w:val="center"/>
          </w:tcPr>
          <w:p w14:paraId="57FAE042"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Oil and Gas Storage</w:t>
            </w:r>
          </w:p>
        </w:tc>
        <w:tc>
          <w:tcPr>
            <w:tcW w:w="3599" w:type="dxa"/>
          </w:tcPr>
          <w:p w14:paraId="4E7A1B1E"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Pipeline Companies' oil and gas storage tanks assessed by the Louisiana Tax Commission.</w:t>
            </w:r>
          </w:p>
        </w:tc>
      </w:tr>
      <w:tr w:rsidR="008574F8" w:rsidRPr="00D82ADD" w14:paraId="4C73CD51" w14:textId="77777777" w:rsidTr="004F75AE">
        <w:trPr>
          <w:cantSplit/>
          <w:trHeight w:val="66"/>
          <w:jc w:val="center"/>
        </w:trPr>
        <w:tc>
          <w:tcPr>
            <w:tcW w:w="905" w:type="dxa"/>
            <w:vAlign w:val="center"/>
          </w:tcPr>
          <w:p w14:paraId="6DC15EE8"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2E62D162"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2007740C" w14:textId="77777777" w:rsidR="008574F8" w:rsidRPr="00123AD9" w:rsidRDefault="008574F8" w:rsidP="00123AD9">
            <w:pPr>
              <w:jc w:val="center"/>
              <w:rPr>
                <w:kern w:val="2"/>
                <w:sz w:val="16"/>
              </w:rPr>
            </w:pPr>
            <w:r w:rsidRPr="00123AD9">
              <w:rPr>
                <w:kern w:val="2"/>
                <w:sz w:val="16"/>
              </w:rPr>
              <w:t>8320</w:t>
            </w:r>
          </w:p>
        </w:tc>
        <w:tc>
          <w:tcPr>
            <w:tcW w:w="2687" w:type="dxa"/>
            <w:vAlign w:val="center"/>
          </w:tcPr>
          <w:p w14:paraId="58FBA2DC"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Machinery and Equipment</w:t>
            </w:r>
          </w:p>
        </w:tc>
        <w:tc>
          <w:tcPr>
            <w:tcW w:w="3599" w:type="dxa"/>
          </w:tcPr>
          <w:p w14:paraId="48A3BC18"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Pipeline Companies' machinery and equipment assessed by the Louisiana Tax Commission.</w:t>
            </w:r>
          </w:p>
        </w:tc>
      </w:tr>
      <w:tr w:rsidR="008574F8" w:rsidRPr="00D82ADD" w14:paraId="5937B2A3" w14:textId="77777777" w:rsidTr="004F75AE">
        <w:trPr>
          <w:cantSplit/>
          <w:trHeight w:val="66"/>
          <w:jc w:val="center"/>
        </w:trPr>
        <w:tc>
          <w:tcPr>
            <w:tcW w:w="905" w:type="dxa"/>
            <w:vAlign w:val="center"/>
          </w:tcPr>
          <w:p w14:paraId="11988C26"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24453A9D"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0EE66457" w14:textId="77777777" w:rsidR="008574F8" w:rsidRPr="00123AD9" w:rsidRDefault="008574F8" w:rsidP="00123AD9">
            <w:pPr>
              <w:jc w:val="center"/>
              <w:rPr>
                <w:kern w:val="2"/>
                <w:sz w:val="16"/>
              </w:rPr>
            </w:pPr>
            <w:r w:rsidRPr="00123AD9">
              <w:rPr>
                <w:kern w:val="2"/>
                <w:sz w:val="16"/>
              </w:rPr>
              <w:t>8330</w:t>
            </w:r>
          </w:p>
        </w:tc>
        <w:tc>
          <w:tcPr>
            <w:tcW w:w="2687" w:type="dxa"/>
            <w:vAlign w:val="center"/>
          </w:tcPr>
          <w:p w14:paraId="37A42623"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Land</w:t>
            </w:r>
          </w:p>
        </w:tc>
        <w:tc>
          <w:tcPr>
            <w:tcW w:w="3599" w:type="dxa"/>
          </w:tcPr>
          <w:p w14:paraId="2F57DFF6"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Pipeline Companies' land assessed by the Louisiana Tax Commission.</w:t>
            </w:r>
          </w:p>
        </w:tc>
      </w:tr>
      <w:tr w:rsidR="008574F8" w:rsidRPr="00D82ADD" w14:paraId="022EE1B7" w14:textId="77777777" w:rsidTr="004F75AE">
        <w:trPr>
          <w:cantSplit/>
          <w:trHeight w:val="66"/>
          <w:jc w:val="center"/>
        </w:trPr>
        <w:tc>
          <w:tcPr>
            <w:tcW w:w="905" w:type="dxa"/>
            <w:vAlign w:val="center"/>
          </w:tcPr>
          <w:p w14:paraId="48CD01FD"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7BD21A87"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4650A228" w14:textId="77777777" w:rsidR="008574F8" w:rsidRPr="00123AD9" w:rsidRDefault="008574F8" w:rsidP="00123AD9">
            <w:pPr>
              <w:jc w:val="center"/>
              <w:rPr>
                <w:kern w:val="2"/>
                <w:sz w:val="16"/>
              </w:rPr>
            </w:pPr>
            <w:r w:rsidRPr="00123AD9">
              <w:rPr>
                <w:kern w:val="2"/>
                <w:sz w:val="16"/>
              </w:rPr>
              <w:t>8340</w:t>
            </w:r>
          </w:p>
        </w:tc>
        <w:tc>
          <w:tcPr>
            <w:tcW w:w="2687" w:type="dxa"/>
            <w:vAlign w:val="center"/>
          </w:tcPr>
          <w:p w14:paraId="1E69AEC7"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Right of Ways</w:t>
            </w:r>
          </w:p>
        </w:tc>
        <w:tc>
          <w:tcPr>
            <w:tcW w:w="3599" w:type="dxa"/>
          </w:tcPr>
          <w:p w14:paraId="5762BE64"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Pipeline Companies' right of ways assessed by the Louisiana Tax Commission.</w:t>
            </w:r>
          </w:p>
        </w:tc>
      </w:tr>
      <w:tr w:rsidR="008574F8" w:rsidRPr="00D82ADD" w14:paraId="24243220" w14:textId="77777777" w:rsidTr="004F75AE">
        <w:trPr>
          <w:cantSplit/>
          <w:trHeight w:val="66"/>
          <w:jc w:val="center"/>
        </w:trPr>
        <w:tc>
          <w:tcPr>
            <w:tcW w:w="905" w:type="dxa"/>
            <w:vAlign w:val="center"/>
          </w:tcPr>
          <w:p w14:paraId="5B95E5B9"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209AC58D"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6C996672" w14:textId="77777777" w:rsidR="008574F8" w:rsidRPr="00123AD9" w:rsidRDefault="008574F8" w:rsidP="00123AD9">
            <w:pPr>
              <w:jc w:val="center"/>
              <w:rPr>
                <w:kern w:val="2"/>
                <w:sz w:val="16"/>
              </w:rPr>
            </w:pPr>
            <w:r w:rsidRPr="00123AD9">
              <w:rPr>
                <w:kern w:val="2"/>
                <w:sz w:val="16"/>
              </w:rPr>
              <w:t>8350</w:t>
            </w:r>
          </w:p>
        </w:tc>
        <w:tc>
          <w:tcPr>
            <w:tcW w:w="2687" w:type="dxa"/>
            <w:vAlign w:val="center"/>
          </w:tcPr>
          <w:p w14:paraId="53FC1468"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Open Access</w:t>
            </w:r>
          </w:p>
        </w:tc>
        <w:tc>
          <w:tcPr>
            <w:tcW w:w="3599" w:type="dxa"/>
          </w:tcPr>
          <w:p w14:paraId="08A7B054"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Pipeline Companies' open access assessed by the Louisiana Tax Commission.</w:t>
            </w:r>
          </w:p>
        </w:tc>
      </w:tr>
      <w:tr w:rsidR="008574F8" w:rsidRPr="00D82ADD" w14:paraId="1E34ABBA" w14:textId="77777777" w:rsidTr="004F75AE">
        <w:trPr>
          <w:cantSplit/>
          <w:trHeight w:val="66"/>
          <w:jc w:val="center"/>
        </w:trPr>
        <w:tc>
          <w:tcPr>
            <w:tcW w:w="905" w:type="dxa"/>
            <w:vAlign w:val="center"/>
          </w:tcPr>
          <w:p w14:paraId="1BA3C487"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74B72CC8"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323DE846" w14:textId="77777777" w:rsidR="008574F8" w:rsidRPr="00123AD9" w:rsidRDefault="008574F8" w:rsidP="00123AD9">
            <w:pPr>
              <w:jc w:val="center"/>
              <w:rPr>
                <w:kern w:val="2"/>
                <w:sz w:val="16"/>
              </w:rPr>
            </w:pPr>
            <w:r w:rsidRPr="00123AD9">
              <w:rPr>
                <w:kern w:val="2"/>
                <w:sz w:val="16"/>
              </w:rPr>
              <w:t>8360</w:t>
            </w:r>
          </w:p>
        </w:tc>
        <w:tc>
          <w:tcPr>
            <w:tcW w:w="2687" w:type="dxa"/>
            <w:vAlign w:val="center"/>
          </w:tcPr>
          <w:p w14:paraId="0C048366"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Improvements</w:t>
            </w:r>
          </w:p>
        </w:tc>
        <w:tc>
          <w:tcPr>
            <w:tcW w:w="3599" w:type="dxa"/>
          </w:tcPr>
          <w:p w14:paraId="24319BD9"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Pipeline Companies' improvements assessed by the Louisiana Tax Commission.</w:t>
            </w:r>
          </w:p>
        </w:tc>
      </w:tr>
      <w:tr w:rsidR="008574F8" w:rsidRPr="00D82ADD" w14:paraId="365719F9" w14:textId="77777777" w:rsidTr="004F75AE">
        <w:trPr>
          <w:cantSplit/>
          <w:trHeight w:val="66"/>
          <w:jc w:val="center"/>
        </w:trPr>
        <w:tc>
          <w:tcPr>
            <w:tcW w:w="905" w:type="dxa"/>
            <w:vAlign w:val="center"/>
          </w:tcPr>
          <w:p w14:paraId="65ACB484"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2D9623C4"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73E6DAAF" w14:textId="77777777" w:rsidR="008574F8" w:rsidRPr="00123AD9" w:rsidRDefault="008574F8" w:rsidP="00123AD9">
            <w:pPr>
              <w:jc w:val="center"/>
              <w:rPr>
                <w:kern w:val="2"/>
                <w:sz w:val="16"/>
              </w:rPr>
            </w:pPr>
            <w:r w:rsidRPr="00123AD9">
              <w:rPr>
                <w:kern w:val="2"/>
                <w:sz w:val="16"/>
              </w:rPr>
              <w:t>8370</w:t>
            </w:r>
          </w:p>
        </w:tc>
        <w:tc>
          <w:tcPr>
            <w:tcW w:w="2687" w:type="dxa"/>
            <w:vAlign w:val="center"/>
          </w:tcPr>
          <w:p w14:paraId="7A606C86"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Construction Work in Progress</w:t>
            </w:r>
          </w:p>
        </w:tc>
        <w:tc>
          <w:tcPr>
            <w:tcW w:w="3599" w:type="dxa"/>
          </w:tcPr>
          <w:p w14:paraId="603041BF"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Pipeline Companies' construction work in progress assessed by the Louisiana Tax Commission.</w:t>
            </w:r>
          </w:p>
        </w:tc>
      </w:tr>
      <w:tr w:rsidR="008574F8" w:rsidRPr="00D82ADD" w14:paraId="0A92DBA3" w14:textId="77777777" w:rsidTr="004F75AE">
        <w:trPr>
          <w:cantSplit/>
          <w:trHeight w:val="66"/>
          <w:jc w:val="center"/>
        </w:trPr>
        <w:tc>
          <w:tcPr>
            <w:tcW w:w="905" w:type="dxa"/>
            <w:vAlign w:val="center"/>
          </w:tcPr>
          <w:p w14:paraId="468C3A47"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0CA480F3"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1DF3A4E0" w14:textId="77777777" w:rsidR="008574F8" w:rsidRPr="00123AD9" w:rsidRDefault="008574F8" w:rsidP="00123AD9">
            <w:pPr>
              <w:jc w:val="center"/>
              <w:rPr>
                <w:kern w:val="2"/>
                <w:sz w:val="16"/>
              </w:rPr>
            </w:pPr>
            <w:r w:rsidRPr="00123AD9">
              <w:rPr>
                <w:kern w:val="2"/>
                <w:sz w:val="16"/>
              </w:rPr>
              <w:t>8380</w:t>
            </w:r>
          </w:p>
        </w:tc>
        <w:tc>
          <w:tcPr>
            <w:tcW w:w="2687" w:type="dxa"/>
            <w:vAlign w:val="center"/>
          </w:tcPr>
          <w:p w14:paraId="2708DA80"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Other</w:t>
            </w:r>
          </w:p>
        </w:tc>
        <w:tc>
          <w:tcPr>
            <w:tcW w:w="3599" w:type="dxa"/>
          </w:tcPr>
          <w:p w14:paraId="19B33206"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Pipeline Companies' other miscellaneous equipment assessed by the Louisiana Tax Commission.</w:t>
            </w:r>
          </w:p>
        </w:tc>
      </w:tr>
      <w:tr w:rsidR="008574F8" w:rsidRPr="00D82ADD" w14:paraId="535BB4F3" w14:textId="77777777" w:rsidTr="004F75AE">
        <w:trPr>
          <w:cantSplit/>
          <w:trHeight w:val="66"/>
          <w:jc w:val="center"/>
        </w:trPr>
        <w:tc>
          <w:tcPr>
            <w:tcW w:w="905" w:type="dxa"/>
            <w:vAlign w:val="center"/>
          </w:tcPr>
          <w:p w14:paraId="3F00AC52"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r w:rsidRPr="00631A45">
              <w:rPr>
                <w:rFonts w:ascii="Times New Roman" w:hAnsi="Times New Roman"/>
                <w:sz w:val="16"/>
                <w:szCs w:val="16"/>
                <w:lang w:val="en-US" w:eastAsia="en-US"/>
              </w:rPr>
              <w:t>84</w:t>
            </w:r>
          </w:p>
        </w:tc>
        <w:tc>
          <w:tcPr>
            <w:tcW w:w="1980" w:type="dxa"/>
            <w:vAlign w:val="center"/>
          </w:tcPr>
          <w:p w14:paraId="17DF90CC"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r w:rsidRPr="00631A45">
              <w:rPr>
                <w:rFonts w:ascii="Times New Roman" w:hAnsi="Times New Roman"/>
                <w:sz w:val="16"/>
                <w:szCs w:val="16"/>
                <w:lang w:val="en-US" w:eastAsia="en-US"/>
              </w:rPr>
              <w:t>Private Car Line Companies</w:t>
            </w:r>
          </w:p>
        </w:tc>
        <w:tc>
          <w:tcPr>
            <w:tcW w:w="1350" w:type="dxa"/>
            <w:vAlign w:val="center"/>
          </w:tcPr>
          <w:p w14:paraId="76C28EC3" w14:textId="77777777" w:rsidR="008574F8" w:rsidRPr="00123AD9" w:rsidRDefault="008574F8" w:rsidP="00123AD9">
            <w:pPr>
              <w:jc w:val="center"/>
              <w:rPr>
                <w:kern w:val="2"/>
                <w:sz w:val="16"/>
              </w:rPr>
            </w:pPr>
            <w:r w:rsidRPr="00123AD9">
              <w:rPr>
                <w:kern w:val="2"/>
                <w:sz w:val="16"/>
              </w:rPr>
              <w:t>8400</w:t>
            </w:r>
          </w:p>
        </w:tc>
        <w:tc>
          <w:tcPr>
            <w:tcW w:w="2687" w:type="dxa"/>
            <w:vAlign w:val="center"/>
          </w:tcPr>
          <w:p w14:paraId="20EBD8EF"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Private Car Lines</w:t>
            </w:r>
          </w:p>
        </w:tc>
        <w:tc>
          <w:tcPr>
            <w:tcW w:w="3599" w:type="dxa"/>
          </w:tcPr>
          <w:p w14:paraId="12EE19AD"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Private Car Line Company assets assessed by the Louisiana Tax Commission.</w:t>
            </w:r>
          </w:p>
        </w:tc>
      </w:tr>
      <w:tr w:rsidR="008574F8" w:rsidRPr="00D82ADD" w14:paraId="78A1D795" w14:textId="77777777" w:rsidTr="004F75AE">
        <w:trPr>
          <w:cantSplit/>
          <w:trHeight w:val="66"/>
          <w:jc w:val="center"/>
        </w:trPr>
        <w:tc>
          <w:tcPr>
            <w:tcW w:w="905" w:type="dxa"/>
            <w:vAlign w:val="center"/>
          </w:tcPr>
          <w:p w14:paraId="0039A37A"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r w:rsidRPr="00631A45">
              <w:rPr>
                <w:rFonts w:ascii="Times New Roman" w:hAnsi="Times New Roman"/>
                <w:sz w:val="16"/>
                <w:szCs w:val="16"/>
                <w:lang w:val="en-US" w:eastAsia="en-US"/>
              </w:rPr>
              <w:t>85</w:t>
            </w:r>
          </w:p>
        </w:tc>
        <w:tc>
          <w:tcPr>
            <w:tcW w:w="1980" w:type="dxa"/>
            <w:vAlign w:val="center"/>
          </w:tcPr>
          <w:p w14:paraId="3E412097"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r w:rsidRPr="00631A45">
              <w:rPr>
                <w:rFonts w:ascii="Times New Roman" w:hAnsi="Times New Roman"/>
                <w:sz w:val="16"/>
                <w:szCs w:val="16"/>
                <w:lang w:val="en-US" w:eastAsia="en-US"/>
              </w:rPr>
              <w:t>Railroad Companies</w:t>
            </w:r>
          </w:p>
        </w:tc>
        <w:tc>
          <w:tcPr>
            <w:tcW w:w="1350" w:type="dxa"/>
            <w:vAlign w:val="center"/>
          </w:tcPr>
          <w:p w14:paraId="638C0D35" w14:textId="77777777" w:rsidR="008574F8" w:rsidRPr="00123AD9" w:rsidRDefault="008574F8" w:rsidP="00123AD9">
            <w:pPr>
              <w:jc w:val="center"/>
              <w:rPr>
                <w:kern w:val="2"/>
                <w:sz w:val="16"/>
              </w:rPr>
            </w:pPr>
            <w:r w:rsidRPr="00123AD9">
              <w:rPr>
                <w:kern w:val="2"/>
                <w:sz w:val="16"/>
              </w:rPr>
              <w:t>8500</w:t>
            </w:r>
          </w:p>
        </w:tc>
        <w:tc>
          <w:tcPr>
            <w:tcW w:w="2687" w:type="dxa"/>
            <w:vAlign w:val="center"/>
          </w:tcPr>
          <w:p w14:paraId="0EE39601"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Main Lines</w:t>
            </w:r>
          </w:p>
        </w:tc>
        <w:tc>
          <w:tcPr>
            <w:tcW w:w="3599" w:type="dxa"/>
          </w:tcPr>
          <w:p w14:paraId="4BFE5F7B"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Railroad Companies' main lines assessed by the Louisiana Tax Commission.</w:t>
            </w:r>
          </w:p>
        </w:tc>
      </w:tr>
      <w:tr w:rsidR="008574F8" w:rsidRPr="00D82ADD" w14:paraId="5F94C8C5" w14:textId="77777777" w:rsidTr="004F75AE">
        <w:trPr>
          <w:cantSplit/>
          <w:trHeight w:val="66"/>
          <w:jc w:val="center"/>
        </w:trPr>
        <w:tc>
          <w:tcPr>
            <w:tcW w:w="905" w:type="dxa"/>
            <w:vAlign w:val="center"/>
          </w:tcPr>
          <w:p w14:paraId="73D87087"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5161DF8E"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32CA35CF" w14:textId="77777777" w:rsidR="008574F8" w:rsidRPr="00123AD9" w:rsidRDefault="008574F8" w:rsidP="00123AD9">
            <w:pPr>
              <w:jc w:val="center"/>
              <w:rPr>
                <w:kern w:val="2"/>
                <w:sz w:val="16"/>
              </w:rPr>
            </w:pPr>
            <w:r w:rsidRPr="00123AD9">
              <w:rPr>
                <w:kern w:val="2"/>
                <w:sz w:val="16"/>
              </w:rPr>
              <w:t>8510</w:t>
            </w:r>
          </w:p>
        </w:tc>
        <w:tc>
          <w:tcPr>
            <w:tcW w:w="2687" w:type="dxa"/>
            <w:vAlign w:val="center"/>
          </w:tcPr>
          <w:p w14:paraId="127F1D45"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Second Lines</w:t>
            </w:r>
          </w:p>
        </w:tc>
        <w:tc>
          <w:tcPr>
            <w:tcW w:w="3599" w:type="dxa"/>
          </w:tcPr>
          <w:p w14:paraId="31929617"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Railroad Companies' secondary lines assessed by the Louisiana Tax Commission.</w:t>
            </w:r>
          </w:p>
        </w:tc>
      </w:tr>
      <w:tr w:rsidR="008574F8" w:rsidRPr="00D82ADD" w14:paraId="27132432" w14:textId="77777777" w:rsidTr="004F75AE">
        <w:trPr>
          <w:cantSplit/>
          <w:trHeight w:val="66"/>
          <w:jc w:val="center"/>
        </w:trPr>
        <w:tc>
          <w:tcPr>
            <w:tcW w:w="905" w:type="dxa"/>
            <w:vAlign w:val="center"/>
          </w:tcPr>
          <w:p w14:paraId="69E7144A"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61025C35"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32984ABA" w14:textId="77777777" w:rsidR="008574F8" w:rsidRPr="00123AD9" w:rsidRDefault="008574F8" w:rsidP="00123AD9">
            <w:pPr>
              <w:jc w:val="center"/>
              <w:rPr>
                <w:kern w:val="2"/>
                <w:sz w:val="16"/>
              </w:rPr>
            </w:pPr>
            <w:r w:rsidRPr="00123AD9">
              <w:rPr>
                <w:kern w:val="2"/>
                <w:sz w:val="16"/>
              </w:rPr>
              <w:t>8520</w:t>
            </w:r>
          </w:p>
        </w:tc>
        <w:tc>
          <w:tcPr>
            <w:tcW w:w="2687" w:type="dxa"/>
            <w:vAlign w:val="center"/>
          </w:tcPr>
          <w:p w14:paraId="17778383"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Side Lines</w:t>
            </w:r>
          </w:p>
        </w:tc>
        <w:tc>
          <w:tcPr>
            <w:tcW w:w="3599" w:type="dxa"/>
          </w:tcPr>
          <w:p w14:paraId="5EFCE612"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Railroad Companies' side lines assessed by the Louisiana Tax Commission.</w:t>
            </w:r>
          </w:p>
        </w:tc>
      </w:tr>
      <w:tr w:rsidR="008574F8" w:rsidRPr="00D82ADD" w14:paraId="7E22CE56" w14:textId="77777777" w:rsidTr="004F75AE">
        <w:trPr>
          <w:cantSplit/>
          <w:trHeight w:val="66"/>
          <w:jc w:val="center"/>
        </w:trPr>
        <w:tc>
          <w:tcPr>
            <w:tcW w:w="905" w:type="dxa"/>
            <w:vAlign w:val="center"/>
          </w:tcPr>
          <w:p w14:paraId="24605BF8"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1FB50FB7"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00289210" w14:textId="77777777" w:rsidR="008574F8" w:rsidRPr="00123AD9" w:rsidRDefault="008574F8" w:rsidP="00123AD9">
            <w:pPr>
              <w:jc w:val="center"/>
              <w:rPr>
                <w:kern w:val="2"/>
                <w:sz w:val="16"/>
              </w:rPr>
            </w:pPr>
            <w:r w:rsidRPr="00123AD9">
              <w:rPr>
                <w:kern w:val="2"/>
                <w:sz w:val="16"/>
              </w:rPr>
              <w:t>8530</w:t>
            </w:r>
          </w:p>
        </w:tc>
        <w:tc>
          <w:tcPr>
            <w:tcW w:w="2687" w:type="dxa"/>
            <w:vAlign w:val="center"/>
          </w:tcPr>
          <w:p w14:paraId="2F78143B"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Land</w:t>
            </w:r>
          </w:p>
        </w:tc>
        <w:tc>
          <w:tcPr>
            <w:tcW w:w="3599" w:type="dxa"/>
          </w:tcPr>
          <w:p w14:paraId="2CACD98D"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Railroad Companies' land assessed by the Louisiana Tax Commission.</w:t>
            </w:r>
          </w:p>
        </w:tc>
      </w:tr>
      <w:tr w:rsidR="008574F8" w:rsidRPr="00D82ADD" w14:paraId="165CCD93" w14:textId="77777777" w:rsidTr="004F75AE">
        <w:trPr>
          <w:cantSplit/>
          <w:trHeight w:val="66"/>
          <w:jc w:val="center"/>
        </w:trPr>
        <w:tc>
          <w:tcPr>
            <w:tcW w:w="905" w:type="dxa"/>
            <w:vAlign w:val="center"/>
          </w:tcPr>
          <w:p w14:paraId="1852AA76"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36623607"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70BF771E" w14:textId="77777777" w:rsidR="008574F8" w:rsidRPr="00123AD9" w:rsidRDefault="008574F8" w:rsidP="00123AD9">
            <w:pPr>
              <w:jc w:val="center"/>
              <w:rPr>
                <w:kern w:val="2"/>
                <w:sz w:val="16"/>
              </w:rPr>
            </w:pPr>
            <w:r w:rsidRPr="00123AD9">
              <w:rPr>
                <w:kern w:val="2"/>
                <w:sz w:val="16"/>
              </w:rPr>
              <w:t>8540</w:t>
            </w:r>
          </w:p>
        </w:tc>
        <w:tc>
          <w:tcPr>
            <w:tcW w:w="2687" w:type="dxa"/>
            <w:vAlign w:val="center"/>
          </w:tcPr>
          <w:p w14:paraId="7C49AC29"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Improvements</w:t>
            </w:r>
          </w:p>
        </w:tc>
        <w:tc>
          <w:tcPr>
            <w:tcW w:w="3599" w:type="dxa"/>
          </w:tcPr>
          <w:p w14:paraId="315EA13F"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Railroad Companies' improvements assessed by the Louisiana Tax Commission.</w:t>
            </w:r>
          </w:p>
        </w:tc>
      </w:tr>
      <w:tr w:rsidR="008574F8" w:rsidRPr="00D82ADD" w14:paraId="5856B3B6" w14:textId="77777777" w:rsidTr="004F75AE">
        <w:trPr>
          <w:cantSplit/>
          <w:trHeight w:val="66"/>
          <w:jc w:val="center"/>
        </w:trPr>
        <w:tc>
          <w:tcPr>
            <w:tcW w:w="905" w:type="dxa"/>
            <w:vAlign w:val="center"/>
          </w:tcPr>
          <w:p w14:paraId="01473229"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235BF363"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1994E20D" w14:textId="77777777" w:rsidR="008574F8" w:rsidRPr="00123AD9" w:rsidRDefault="008574F8" w:rsidP="00123AD9">
            <w:pPr>
              <w:jc w:val="center"/>
              <w:rPr>
                <w:kern w:val="2"/>
                <w:sz w:val="16"/>
              </w:rPr>
            </w:pPr>
            <w:r w:rsidRPr="00123AD9">
              <w:rPr>
                <w:kern w:val="2"/>
                <w:sz w:val="16"/>
              </w:rPr>
              <w:t>8550</w:t>
            </w:r>
          </w:p>
        </w:tc>
        <w:tc>
          <w:tcPr>
            <w:tcW w:w="2687" w:type="dxa"/>
            <w:vAlign w:val="center"/>
          </w:tcPr>
          <w:p w14:paraId="7FB0DDD4"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Other</w:t>
            </w:r>
          </w:p>
        </w:tc>
        <w:tc>
          <w:tcPr>
            <w:tcW w:w="3599" w:type="dxa"/>
          </w:tcPr>
          <w:p w14:paraId="3F3B130D"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Railroad Companies' other miscellaneous equipment assessed by the Louisiana Tax Commission.</w:t>
            </w:r>
          </w:p>
        </w:tc>
      </w:tr>
      <w:tr w:rsidR="008574F8" w:rsidRPr="00D82ADD" w14:paraId="3E29119E" w14:textId="77777777" w:rsidTr="004F75AE">
        <w:trPr>
          <w:cantSplit/>
          <w:trHeight w:val="66"/>
          <w:jc w:val="center"/>
        </w:trPr>
        <w:tc>
          <w:tcPr>
            <w:tcW w:w="905" w:type="dxa"/>
            <w:vAlign w:val="center"/>
          </w:tcPr>
          <w:p w14:paraId="11392CBB"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5975ACB7"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126FDDD2" w14:textId="77777777" w:rsidR="008574F8" w:rsidRPr="00123AD9" w:rsidRDefault="008574F8" w:rsidP="00123AD9">
            <w:pPr>
              <w:jc w:val="center"/>
              <w:rPr>
                <w:kern w:val="2"/>
                <w:sz w:val="16"/>
              </w:rPr>
            </w:pPr>
            <w:r w:rsidRPr="00123AD9">
              <w:rPr>
                <w:kern w:val="2"/>
                <w:sz w:val="16"/>
              </w:rPr>
              <w:t>8560</w:t>
            </w:r>
          </w:p>
        </w:tc>
        <w:tc>
          <w:tcPr>
            <w:tcW w:w="2687" w:type="dxa"/>
            <w:vAlign w:val="center"/>
          </w:tcPr>
          <w:p w14:paraId="689D85FF"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Rolling Stock</w:t>
            </w:r>
          </w:p>
        </w:tc>
        <w:tc>
          <w:tcPr>
            <w:tcW w:w="3599" w:type="dxa"/>
          </w:tcPr>
          <w:p w14:paraId="7E2A7720"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Railroad Companies' rolling stock assessed by the Louisiana Tax Commission.</w:t>
            </w:r>
          </w:p>
        </w:tc>
      </w:tr>
      <w:tr w:rsidR="008574F8" w:rsidRPr="00D82ADD" w14:paraId="13974C1A" w14:textId="77777777" w:rsidTr="004F75AE">
        <w:trPr>
          <w:cantSplit/>
          <w:trHeight w:val="66"/>
          <w:jc w:val="center"/>
        </w:trPr>
        <w:tc>
          <w:tcPr>
            <w:tcW w:w="905" w:type="dxa"/>
            <w:vAlign w:val="center"/>
          </w:tcPr>
          <w:p w14:paraId="4895B224"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r w:rsidRPr="00631A45">
              <w:rPr>
                <w:rFonts w:ascii="Times New Roman" w:hAnsi="Times New Roman"/>
                <w:sz w:val="16"/>
                <w:szCs w:val="16"/>
                <w:lang w:val="en-US" w:eastAsia="en-US"/>
              </w:rPr>
              <w:t>86</w:t>
            </w:r>
          </w:p>
        </w:tc>
        <w:tc>
          <w:tcPr>
            <w:tcW w:w="1980" w:type="dxa"/>
            <w:vAlign w:val="center"/>
          </w:tcPr>
          <w:p w14:paraId="31DFDD74"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r w:rsidRPr="00631A45">
              <w:rPr>
                <w:rFonts w:ascii="Times New Roman" w:hAnsi="Times New Roman"/>
                <w:sz w:val="16"/>
                <w:szCs w:val="16"/>
                <w:lang w:val="en-US" w:eastAsia="en-US"/>
              </w:rPr>
              <w:t>Telephone Companies</w:t>
            </w:r>
          </w:p>
        </w:tc>
        <w:tc>
          <w:tcPr>
            <w:tcW w:w="1350" w:type="dxa"/>
            <w:vAlign w:val="center"/>
          </w:tcPr>
          <w:p w14:paraId="743F84D4" w14:textId="77777777" w:rsidR="008574F8" w:rsidRPr="00123AD9" w:rsidRDefault="008574F8" w:rsidP="00123AD9">
            <w:pPr>
              <w:jc w:val="center"/>
              <w:rPr>
                <w:kern w:val="2"/>
                <w:sz w:val="16"/>
              </w:rPr>
            </w:pPr>
            <w:r w:rsidRPr="00123AD9">
              <w:rPr>
                <w:kern w:val="2"/>
                <w:sz w:val="16"/>
              </w:rPr>
              <w:t>8600</w:t>
            </w:r>
          </w:p>
        </w:tc>
        <w:tc>
          <w:tcPr>
            <w:tcW w:w="2687" w:type="dxa"/>
            <w:vAlign w:val="center"/>
          </w:tcPr>
          <w:p w14:paraId="43D7A31D"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Lines</w:t>
            </w:r>
          </w:p>
        </w:tc>
        <w:tc>
          <w:tcPr>
            <w:tcW w:w="3599" w:type="dxa"/>
          </w:tcPr>
          <w:p w14:paraId="4299712B"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Telephone Companies' lines assessed by the Louisiana Tax Commission.</w:t>
            </w:r>
          </w:p>
        </w:tc>
      </w:tr>
      <w:tr w:rsidR="008574F8" w:rsidRPr="00D82ADD" w14:paraId="3668B249" w14:textId="77777777" w:rsidTr="004F75AE">
        <w:trPr>
          <w:cantSplit/>
          <w:trHeight w:val="66"/>
          <w:jc w:val="center"/>
        </w:trPr>
        <w:tc>
          <w:tcPr>
            <w:tcW w:w="905" w:type="dxa"/>
            <w:vAlign w:val="center"/>
          </w:tcPr>
          <w:p w14:paraId="2E4F2DE1"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2E9FDF90"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46507473" w14:textId="77777777" w:rsidR="008574F8" w:rsidRPr="00123AD9" w:rsidRDefault="008574F8" w:rsidP="00123AD9">
            <w:pPr>
              <w:jc w:val="center"/>
              <w:rPr>
                <w:kern w:val="2"/>
                <w:sz w:val="16"/>
              </w:rPr>
            </w:pPr>
            <w:r w:rsidRPr="00123AD9">
              <w:rPr>
                <w:kern w:val="2"/>
                <w:sz w:val="16"/>
              </w:rPr>
              <w:t>8610</w:t>
            </w:r>
          </w:p>
        </w:tc>
        <w:tc>
          <w:tcPr>
            <w:tcW w:w="2687" w:type="dxa"/>
            <w:vAlign w:val="center"/>
          </w:tcPr>
          <w:p w14:paraId="17903127"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Land</w:t>
            </w:r>
          </w:p>
        </w:tc>
        <w:tc>
          <w:tcPr>
            <w:tcW w:w="3599" w:type="dxa"/>
          </w:tcPr>
          <w:p w14:paraId="11BA62B0"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Telephone Companies' land assessed by the Louisiana Tax Commission.</w:t>
            </w:r>
          </w:p>
        </w:tc>
      </w:tr>
      <w:tr w:rsidR="008574F8" w:rsidRPr="00D82ADD" w14:paraId="5948E1A3" w14:textId="77777777" w:rsidTr="004F75AE">
        <w:trPr>
          <w:cantSplit/>
          <w:trHeight w:val="66"/>
          <w:jc w:val="center"/>
        </w:trPr>
        <w:tc>
          <w:tcPr>
            <w:tcW w:w="905" w:type="dxa"/>
            <w:vAlign w:val="center"/>
          </w:tcPr>
          <w:p w14:paraId="698C64C5"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4A02D9FE"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6A71CBD9" w14:textId="77777777" w:rsidR="008574F8" w:rsidRPr="00123AD9" w:rsidRDefault="008574F8" w:rsidP="00123AD9">
            <w:pPr>
              <w:jc w:val="center"/>
              <w:rPr>
                <w:kern w:val="2"/>
                <w:sz w:val="16"/>
              </w:rPr>
            </w:pPr>
            <w:r w:rsidRPr="00123AD9">
              <w:rPr>
                <w:kern w:val="2"/>
                <w:sz w:val="16"/>
              </w:rPr>
              <w:t>8620</w:t>
            </w:r>
          </w:p>
        </w:tc>
        <w:tc>
          <w:tcPr>
            <w:tcW w:w="2687" w:type="dxa"/>
            <w:vAlign w:val="center"/>
          </w:tcPr>
          <w:p w14:paraId="2AA63739"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Improvements</w:t>
            </w:r>
          </w:p>
        </w:tc>
        <w:tc>
          <w:tcPr>
            <w:tcW w:w="3599" w:type="dxa"/>
          </w:tcPr>
          <w:p w14:paraId="45A1550E"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Telephone Companies' improvements assessed by the Louisiana Tax Commission.</w:t>
            </w:r>
          </w:p>
        </w:tc>
      </w:tr>
      <w:tr w:rsidR="008574F8" w:rsidRPr="00D82ADD" w14:paraId="0216A6A9" w14:textId="77777777" w:rsidTr="004F75AE">
        <w:trPr>
          <w:cantSplit/>
          <w:trHeight w:val="66"/>
          <w:jc w:val="center"/>
        </w:trPr>
        <w:tc>
          <w:tcPr>
            <w:tcW w:w="905" w:type="dxa"/>
            <w:vAlign w:val="center"/>
          </w:tcPr>
          <w:p w14:paraId="5C05051A" w14:textId="77777777" w:rsidR="008574F8" w:rsidRPr="00631A45" w:rsidRDefault="008574F8" w:rsidP="008574F8">
            <w:pPr>
              <w:pStyle w:val="BodyTextIndent2"/>
              <w:tabs>
                <w:tab w:val="clear" w:pos="720"/>
                <w:tab w:val="left" w:pos="90"/>
              </w:tabs>
              <w:ind w:hanging="630"/>
              <w:jc w:val="center"/>
              <w:rPr>
                <w:rFonts w:ascii="Times New Roman" w:hAnsi="Times New Roman"/>
                <w:sz w:val="16"/>
                <w:szCs w:val="16"/>
                <w:lang w:val="en-US" w:eastAsia="en-US"/>
              </w:rPr>
            </w:pPr>
          </w:p>
        </w:tc>
        <w:tc>
          <w:tcPr>
            <w:tcW w:w="1980" w:type="dxa"/>
            <w:vAlign w:val="center"/>
          </w:tcPr>
          <w:p w14:paraId="47A19CF2" w14:textId="77777777" w:rsidR="008574F8" w:rsidRPr="00631A45" w:rsidRDefault="008574F8" w:rsidP="008574F8">
            <w:pPr>
              <w:pStyle w:val="BodyTextIndent2"/>
              <w:tabs>
                <w:tab w:val="clear" w:pos="720"/>
                <w:tab w:val="left" w:pos="33"/>
              </w:tabs>
              <w:ind w:left="33"/>
              <w:jc w:val="center"/>
              <w:rPr>
                <w:rFonts w:ascii="Times New Roman" w:hAnsi="Times New Roman"/>
                <w:sz w:val="16"/>
                <w:szCs w:val="16"/>
                <w:lang w:val="en-US" w:eastAsia="en-US"/>
              </w:rPr>
            </w:pPr>
          </w:p>
        </w:tc>
        <w:tc>
          <w:tcPr>
            <w:tcW w:w="1350" w:type="dxa"/>
            <w:vAlign w:val="center"/>
          </w:tcPr>
          <w:p w14:paraId="1E0EDC56" w14:textId="77777777" w:rsidR="008574F8" w:rsidRPr="00123AD9" w:rsidRDefault="008574F8" w:rsidP="00123AD9">
            <w:pPr>
              <w:jc w:val="center"/>
              <w:rPr>
                <w:kern w:val="2"/>
                <w:sz w:val="16"/>
              </w:rPr>
            </w:pPr>
            <w:r w:rsidRPr="00123AD9">
              <w:rPr>
                <w:kern w:val="2"/>
                <w:sz w:val="16"/>
              </w:rPr>
              <w:t>8630</w:t>
            </w:r>
          </w:p>
        </w:tc>
        <w:tc>
          <w:tcPr>
            <w:tcW w:w="2687" w:type="dxa"/>
            <w:vAlign w:val="center"/>
          </w:tcPr>
          <w:p w14:paraId="3B27A2B7" w14:textId="77777777" w:rsidR="008574F8" w:rsidRPr="00631A45" w:rsidRDefault="008574F8" w:rsidP="008574F8">
            <w:pPr>
              <w:pStyle w:val="BodyTextIndent2"/>
              <w:ind w:hanging="686"/>
              <w:jc w:val="center"/>
              <w:rPr>
                <w:rFonts w:ascii="Times New Roman" w:hAnsi="Times New Roman"/>
                <w:sz w:val="16"/>
                <w:szCs w:val="16"/>
                <w:lang w:val="en-US" w:eastAsia="en-US"/>
              </w:rPr>
            </w:pPr>
            <w:r w:rsidRPr="00631A45">
              <w:rPr>
                <w:rFonts w:ascii="Times New Roman" w:hAnsi="Times New Roman"/>
                <w:sz w:val="16"/>
                <w:szCs w:val="16"/>
                <w:lang w:val="en-US" w:eastAsia="en-US"/>
              </w:rPr>
              <w:t>Machinery and Equipment</w:t>
            </w:r>
          </w:p>
        </w:tc>
        <w:tc>
          <w:tcPr>
            <w:tcW w:w="3599" w:type="dxa"/>
          </w:tcPr>
          <w:p w14:paraId="7A9A074A" w14:textId="77777777" w:rsidR="008574F8" w:rsidRPr="00631A45" w:rsidRDefault="008574F8" w:rsidP="008574F8">
            <w:pPr>
              <w:pStyle w:val="BodyTextIndent2"/>
              <w:tabs>
                <w:tab w:val="clear" w:pos="720"/>
                <w:tab w:val="left" w:pos="106"/>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Telephone Companies' machinery and equipment assessed by the Louisiana Tax Commission.</w:t>
            </w:r>
          </w:p>
        </w:tc>
      </w:tr>
      <w:tr w:rsidR="008574F8" w:rsidRPr="00D82ADD" w14:paraId="49A193F0" w14:textId="77777777" w:rsidTr="004F75AE">
        <w:trPr>
          <w:cantSplit/>
          <w:trHeight w:val="66"/>
          <w:jc w:val="center"/>
        </w:trPr>
        <w:tc>
          <w:tcPr>
            <w:tcW w:w="905" w:type="dxa"/>
            <w:tcBorders>
              <w:bottom w:val="single" w:sz="6" w:space="0" w:color="000000"/>
            </w:tcBorders>
            <w:vAlign w:val="center"/>
          </w:tcPr>
          <w:p w14:paraId="3A044FC7" w14:textId="77777777" w:rsidR="008574F8" w:rsidRPr="00631A45" w:rsidRDefault="008574F8" w:rsidP="008574F8">
            <w:pPr>
              <w:pStyle w:val="BodyTextIndent2"/>
              <w:jc w:val="center"/>
              <w:rPr>
                <w:rFonts w:ascii="Times New Roman" w:hAnsi="Times New Roman"/>
                <w:sz w:val="16"/>
                <w:szCs w:val="16"/>
                <w:lang w:val="en-US" w:eastAsia="en-US"/>
              </w:rPr>
            </w:pPr>
          </w:p>
        </w:tc>
        <w:tc>
          <w:tcPr>
            <w:tcW w:w="1980" w:type="dxa"/>
            <w:tcBorders>
              <w:bottom w:val="single" w:sz="6" w:space="0" w:color="000000"/>
            </w:tcBorders>
            <w:vAlign w:val="center"/>
          </w:tcPr>
          <w:p w14:paraId="5275497B" w14:textId="77777777" w:rsidR="008574F8" w:rsidRPr="00631A45" w:rsidRDefault="008574F8" w:rsidP="008574F8">
            <w:pPr>
              <w:pStyle w:val="BodyTextIndent2"/>
              <w:jc w:val="center"/>
              <w:rPr>
                <w:rFonts w:ascii="Times New Roman" w:hAnsi="Times New Roman"/>
                <w:sz w:val="16"/>
                <w:szCs w:val="16"/>
                <w:lang w:val="en-US" w:eastAsia="en-US"/>
              </w:rPr>
            </w:pPr>
          </w:p>
        </w:tc>
        <w:tc>
          <w:tcPr>
            <w:tcW w:w="1350" w:type="dxa"/>
            <w:tcBorders>
              <w:bottom w:val="single" w:sz="6" w:space="0" w:color="000000"/>
            </w:tcBorders>
            <w:vAlign w:val="center"/>
          </w:tcPr>
          <w:p w14:paraId="7890C966" w14:textId="77777777" w:rsidR="008574F8" w:rsidRPr="00123AD9" w:rsidRDefault="008574F8" w:rsidP="00123AD9">
            <w:pPr>
              <w:jc w:val="center"/>
              <w:rPr>
                <w:kern w:val="2"/>
                <w:sz w:val="16"/>
              </w:rPr>
            </w:pPr>
            <w:r w:rsidRPr="00123AD9">
              <w:rPr>
                <w:kern w:val="2"/>
                <w:sz w:val="16"/>
              </w:rPr>
              <w:t>8640</w:t>
            </w:r>
          </w:p>
        </w:tc>
        <w:tc>
          <w:tcPr>
            <w:tcW w:w="2687" w:type="dxa"/>
            <w:tcBorders>
              <w:bottom w:val="single" w:sz="6" w:space="0" w:color="000000"/>
            </w:tcBorders>
            <w:vAlign w:val="center"/>
          </w:tcPr>
          <w:p w14:paraId="658B4676" w14:textId="77777777" w:rsidR="008574F8" w:rsidRPr="00631A45" w:rsidRDefault="008574F8" w:rsidP="008574F8">
            <w:pPr>
              <w:pStyle w:val="BodyTextIndent2"/>
              <w:tabs>
                <w:tab w:val="clear" w:pos="720"/>
                <w:tab w:val="left" w:pos="34"/>
              </w:tabs>
              <w:ind w:left="34"/>
              <w:jc w:val="center"/>
              <w:rPr>
                <w:rFonts w:ascii="Times New Roman" w:hAnsi="Times New Roman"/>
                <w:sz w:val="16"/>
                <w:szCs w:val="16"/>
                <w:lang w:val="en-US" w:eastAsia="en-US"/>
              </w:rPr>
            </w:pPr>
            <w:r w:rsidRPr="00631A45">
              <w:rPr>
                <w:rFonts w:ascii="Times New Roman" w:hAnsi="Times New Roman"/>
                <w:sz w:val="16"/>
                <w:szCs w:val="16"/>
                <w:lang w:val="en-US" w:eastAsia="en-US"/>
              </w:rPr>
              <w:t>Construction Work in Progress</w:t>
            </w:r>
          </w:p>
        </w:tc>
        <w:tc>
          <w:tcPr>
            <w:tcW w:w="3599" w:type="dxa"/>
            <w:tcBorders>
              <w:bottom w:val="single" w:sz="6" w:space="0" w:color="000000"/>
            </w:tcBorders>
          </w:tcPr>
          <w:p w14:paraId="2B1B192D" w14:textId="77777777" w:rsidR="008574F8" w:rsidRPr="00631A45" w:rsidRDefault="008574F8" w:rsidP="008574F8">
            <w:pPr>
              <w:pStyle w:val="BodyTextIndent2"/>
              <w:tabs>
                <w:tab w:val="clear" w:pos="720"/>
                <w:tab w:val="left" w:pos="34"/>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Telephone Companies' construction work in progress assessed by the Louisiana Tax Commission.</w:t>
            </w:r>
          </w:p>
        </w:tc>
      </w:tr>
      <w:tr w:rsidR="008574F8" w:rsidRPr="00D82ADD" w14:paraId="5B3967C5" w14:textId="77777777" w:rsidTr="004F75AE">
        <w:trPr>
          <w:cantSplit/>
          <w:trHeight w:val="66"/>
          <w:jc w:val="center"/>
        </w:trPr>
        <w:tc>
          <w:tcPr>
            <w:tcW w:w="905" w:type="dxa"/>
            <w:tcBorders>
              <w:top w:val="single" w:sz="6" w:space="0" w:color="000000"/>
              <w:bottom w:val="double" w:sz="6" w:space="0" w:color="000000"/>
            </w:tcBorders>
            <w:vAlign w:val="center"/>
          </w:tcPr>
          <w:p w14:paraId="56B527B1" w14:textId="77777777" w:rsidR="008574F8" w:rsidRPr="00631A45" w:rsidRDefault="008574F8" w:rsidP="008574F8">
            <w:pPr>
              <w:pStyle w:val="BodyTextIndent2"/>
              <w:jc w:val="center"/>
              <w:rPr>
                <w:rFonts w:ascii="Times New Roman" w:hAnsi="Times New Roman"/>
                <w:sz w:val="16"/>
                <w:szCs w:val="16"/>
                <w:lang w:val="en-US" w:eastAsia="en-US"/>
              </w:rPr>
            </w:pPr>
          </w:p>
        </w:tc>
        <w:tc>
          <w:tcPr>
            <w:tcW w:w="1980" w:type="dxa"/>
            <w:tcBorders>
              <w:top w:val="single" w:sz="6" w:space="0" w:color="000000"/>
              <w:bottom w:val="double" w:sz="6" w:space="0" w:color="000000"/>
            </w:tcBorders>
            <w:vAlign w:val="center"/>
          </w:tcPr>
          <w:p w14:paraId="7EC09268" w14:textId="77777777" w:rsidR="008574F8" w:rsidRPr="00631A45" w:rsidRDefault="008574F8" w:rsidP="008574F8">
            <w:pPr>
              <w:pStyle w:val="BodyTextIndent2"/>
              <w:jc w:val="center"/>
              <w:rPr>
                <w:rFonts w:ascii="Times New Roman" w:hAnsi="Times New Roman"/>
                <w:sz w:val="16"/>
                <w:szCs w:val="16"/>
                <w:lang w:val="en-US" w:eastAsia="en-US"/>
              </w:rPr>
            </w:pPr>
          </w:p>
        </w:tc>
        <w:tc>
          <w:tcPr>
            <w:tcW w:w="1350" w:type="dxa"/>
            <w:tcBorders>
              <w:top w:val="single" w:sz="6" w:space="0" w:color="000000"/>
              <w:bottom w:val="double" w:sz="6" w:space="0" w:color="000000"/>
            </w:tcBorders>
            <w:vAlign w:val="center"/>
          </w:tcPr>
          <w:p w14:paraId="3CBD8935" w14:textId="77777777" w:rsidR="008574F8" w:rsidRPr="00123AD9" w:rsidRDefault="008574F8" w:rsidP="00123AD9">
            <w:pPr>
              <w:jc w:val="center"/>
              <w:rPr>
                <w:kern w:val="2"/>
                <w:sz w:val="16"/>
              </w:rPr>
            </w:pPr>
            <w:r w:rsidRPr="00123AD9">
              <w:rPr>
                <w:kern w:val="2"/>
                <w:sz w:val="16"/>
              </w:rPr>
              <w:t>8650</w:t>
            </w:r>
          </w:p>
        </w:tc>
        <w:tc>
          <w:tcPr>
            <w:tcW w:w="2687" w:type="dxa"/>
            <w:tcBorders>
              <w:top w:val="single" w:sz="6" w:space="0" w:color="000000"/>
              <w:bottom w:val="double" w:sz="6" w:space="0" w:color="000000"/>
            </w:tcBorders>
            <w:vAlign w:val="center"/>
          </w:tcPr>
          <w:p w14:paraId="4E457F9C" w14:textId="77777777" w:rsidR="008574F8" w:rsidRPr="00631A45" w:rsidRDefault="008574F8" w:rsidP="008574F8">
            <w:pPr>
              <w:pStyle w:val="BodyTextIndent2"/>
              <w:tabs>
                <w:tab w:val="clear" w:pos="720"/>
                <w:tab w:val="left" w:pos="34"/>
              </w:tabs>
              <w:ind w:left="34"/>
              <w:jc w:val="center"/>
              <w:rPr>
                <w:rFonts w:ascii="Times New Roman" w:hAnsi="Times New Roman"/>
                <w:sz w:val="16"/>
                <w:szCs w:val="16"/>
                <w:lang w:val="en-US" w:eastAsia="en-US"/>
              </w:rPr>
            </w:pPr>
            <w:r w:rsidRPr="00631A45">
              <w:rPr>
                <w:rFonts w:ascii="Times New Roman" w:hAnsi="Times New Roman"/>
                <w:sz w:val="16"/>
                <w:szCs w:val="16"/>
                <w:lang w:val="en-US" w:eastAsia="en-US"/>
              </w:rPr>
              <w:t>Other</w:t>
            </w:r>
          </w:p>
        </w:tc>
        <w:tc>
          <w:tcPr>
            <w:tcW w:w="3599" w:type="dxa"/>
            <w:tcBorders>
              <w:top w:val="single" w:sz="6" w:space="0" w:color="000000"/>
              <w:bottom w:val="double" w:sz="6" w:space="0" w:color="000000"/>
            </w:tcBorders>
          </w:tcPr>
          <w:p w14:paraId="5B3D56D7" w14:textId="77777777" w:rsidR="008574F8" w:rsidRPr="00631A45" w:rsidRDefault="008574F8" w:rsidP="008574F8">
            <w:pPr>
              <w:pStyle w:val="BodyTextIndent2"/>
              <w:tabs>
                <w:tab w:val="clear" w:pos="720"/>
                <w:tab w:val="left" w:pos="34"/>
              </w:tabs>
              <w:ind w:left="106" w:right="153"/>
              <w:jc w:val="left"/>
              <w:rPr>
                <w:rFonts w:ascii="Times New Roman" w:hAnsi="Times New Roman"/>
                <w:sz w:val="16"/>
                <w:szCs w:val="16"/>
                <w:lang w:val="en-US" w:eastAsia="en-US"/>
              </w:rPr>
            </w:pPr>
            <w:r w:rsidRPr="00631A45">
              <w:rPr>
                <w:rFonts w:ascii="Times New Roman" w:hAnsi="Times New Roman"/>
                <w:sz w:val="16"/>
                <w:szCs w:val="16"/>
                <w:lang w:val="en-US" w:eastAsia="en-US"/>
              </w:rPr>
              <w:t>Telephone Companies' other miscellaneous equipment assessed by the Louisiana Tax Commission.</w:t>
            </w:r>
          </w:p>
        </w:tc>
      </w:tr>
    </w:tbl>
    <w:p w14:paraId="444EDF76" w14:textId="77777777" w:rsidR="0013135A" w:rsidRPr="004834A4" w:rsidRDefault="0013135A" w:rsidP="00774000">
      <w:pPr>
        <w:pStyle w:val="Text"/>
        <w:spacing w:after="0" w:line="240" w:lineRule="auto"/>
      </w:pPr>
    </w:p>
    <w:p w14:paraId="20DF851D" w14:textId="77777777" w:rsidR="00A80573" w:rsidRPr="00A80573" w:rsidRDefault="00A80573" w:rsidP="00A80573">
      <w:pPr>
        <w:pStyle w:val="1"/>
        <w:sectPr w:rsidR="00A80573" w:rsidRPr="00A80573" w:rsidSect="00A35905">
          <w:type w:val="continuous"/>
          <w:pgSz w:w="12240" w:h="15840" w:code="1"/>
          <w:pgMar w:top="720" w:right="864" w:bottom="317" w:left="864" w:header="576" w:footer="432" w:gutter="0"/>
          <w:cols w:space="720"/>
          <w:docGrid w:linePitch="272"/>
        </w:sectPr>
      </w:pPr>
    </w:p>
    <w:p w14:paraId="3A027BCF" w14:textId="77777777" w:rsidR="00A80573" w:rsidRPr="00A80573" w:rsidRDefault="00A80573" w:rsidP="00A80573">
      <w:pPr>
        <w:pStyle w:val="1"/>
      </w:pPr>
      <w:r w:rsidRPr="00A80573">
        <w:t>C.</w:t>
      </w:r>
      <w:r w:rsidRPr="00A80573">
        <w:tab/>
        <w:t>Electronic Tax Roll Export Specifications</w:t>
      </w:r>
    </w:p>
    <w:p w14:paraId="0C54789D" w14:textId="77777777" w:rsidR="00161F62" w:rsidRPr="005A3A32" w:rsidRDefault="00A80573" w:rsidP="00161F62">
      <w:pPr>
        <w:pStyle w:val="1"/>
      </w:pPr>
      <w:r w:rsidRPr="00A80573">
        <w:t>1.</w:t>
      </w:r>
      <w:r w:rsidRPr="00A80573">
        <w:tab/>
      </w:r>
      <w:r w:rsidR="00161F62" w:rsidRPr="005A3A32">
        <w:t>For purposes of submission of electronic tax roll data to the Tax Commission on or after January 1, 2024, the parish tax assessors shall not submit any tax roll data that is deemed confidential by law. If an assessor later discovers that confidential information was submitted to the Tax Commission, the assessor shall immediately notify the Tax Commission and resubmit the electronic tax roll data without the confidential information included.</w:t>
      </w:r>
    </w:p>
    <w:p w14:paraId="1FA3CC4B" w14:textId="77777777" w:rsidR="00A80573" w:rsidRDefault="00161F62" w:rsidP="00161F62">
      <w:pPr>
        <w:pStyle w:val="1"/>
      </w:pPr>
      <w:r w:rsidRPr="005A3A32">
        <w:t>2.</w:t>
      </w:r>
      <w:r w:rsidRPr="005A3A32">
        <w:tab/>
        <w:t xml:space="preserve">Regarding public records requests for assessment information submitted to the Tax Commission prior to January 1, 2024, the Tax Commission shall confer with the </w:t>
      </w:r>
      <w:r w:rsidRPr="005A3A32">
        <w:t>parish tax assessor(s) that submitted the assessment information sought. The parish tax assessor(s) that submitted the assessment information sought by the public records request shall promptly respond to the Tax Commission and inform the Tax Commission whether any of the assessment information sought by the public records request is deemed confidential by law. The parish tax assessor(s) that submitted the assessment information sought by the public records request shall designate the assessment information that is deemed confidential by law. Such information is not a public record and will not be conveyed or transferred to any individual or entity.</w:t>
      </w:r>
    </w:p>
    <w:p w14:paraId="69E127FE" w14:textId="77777777" w:rsidR="00A80573" w:rsidRDefault="00A80573" w:rsidP="00A80573">
      <w:pPr>
        <w:pStyle w:val="1"/>
        <w:sectPr w:rsidR="00A80573" w:rsidSect="00A35905">
          <w:type w:val="continuous"/>
          <w:pgSz w:w="12240" w:h="15840" w:code="1"/>
          <w:pgMar w:top="720" w:right="864" w:bottom="317" w:left="864" w:header="576" w:footer="432" w:gutter="0"/>
          <w:cols w:num="2" w:space="720"/>
          <w:docGrid w:linePitch="272"/>
        </w:sectPr>
      </w:pPr>
    </w:p>
    <w:tbl>
      <w:tblPr>
        <w:tblW w:w="104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9"/>
        <w:gridCol w:w="900"/>
        <w:gridCol w:w="990"/>
        <w:gridCol w:w="900"/>
        <w:gridCol w:w="5980"/>
      </w:tblGrid>
      <w:tr w:rsidR="00C82F2C" w:rsidRPr="00EB0BA8" w14:paraId="0511AF55" w14:textId="77777777" w:rsidTr="00420421">
        <w:trPr>
          <w:cantSplit/>
          <w:tblHeader/>
          <w:jc w:val="center"/>
        </w:trPr>
        <w:tc>
          <w:tcPr>
            <w:tcW w:w="10449" w:type="dxa"/>
            <w:gridSpan w:val="5"/>
            <w:tcBorders>
              <w:top w:val="double" w:sz="6" w:space="0" w:color="000000"/>
              <w:left w:val="double" w:sz="6" w:space="0" w:color="000000"/>
              <w:bottom w:val="single" w:sz="4" w:space="0" w:color="auto"/>
              <w:right w:val="double" w:sz="6" w:space="0" w:color="000000"/>
            </w:tcBorders>
            <w:shd w:val="clear" w:color="auto" w:fill="BFBFBF"/>
            <w:vAlign w:val="center"/>
          </w:tcPr>
          <w:p w14:paraId="7DC837CD" w14:textId="77777777" w:rsidR="00C82F2C" w:rsidRPr="00631A45" w:rsidRDefault="00C82F2C" w:rsidP="00464A17">
            <w:pPr>
              <w:pStyle w:val="Heading5"/>
              <w:keepNext w:val="0"/>
              <w:rPr>
                <w:bCs/>
                <w:kern w:val="2"/>
                <w:lang w:val="en-US" w:eastAsia="en-US"/>
              </w:rPr>
            </w:pPr>
            <w:r w:rsidRPr="00631A45">
              <w:rPr>
                <w:bCs/>
                <w:lang w:val="en-US" w:eastAsia="en-US"/>
              </w:rPr>
              <w:t>Parish Information (Parish.txt) (Required)</w:t>
            </w:r>
          </w:p>
        </w:tc>
      </w:tr>
      <w:tr w:rsidR="00C82F2C" w:rsidRPr="00EB0BA8" w14:paraId="271DDE17" w14:textId="77777777" w:rsidTr="00C97BFA">
        <w:trPr>
          <w:cantSplit/>
          <w:tblHeader/>
          <w:jc w:val="center"/>
        </w:trPr>
        <w:tc>
          <w:tcPr>
            <w:tcW w:w="1679" w:type="dxa"/>
            <w:tcBorders>
              <w:top w:val="single" w:sz="4" w:space="0" w:color="auto"/>
              <w:left w:val="double" w:sz="6" w:space="0" w:color="000000"/>
              <w:bottom w:val="single" w:sz="6" w:space="0" w:color="000000"/>
            </w:tcBorders>
            <w:shd w:val="clear" w:color="auto" w:fill="BFBFBF"/>
            <w:vAlign w:val="center"/>
          </w:tcPr>
          <w:p w14:paraId="12800D19" w14:textId="77777777" w:rsidR="00C82F2C" w:rsidRPr="00F0581B" w:rsidRDefault="00C82F2C" w:rsidP="00464A17">
            <w:pPr>
              <w:jc w:val="center"/>
              <w:rPr>
                <w:b/>
                <w:bCs/>
                <w:kern w:val="2"/>
                <w:sz w:val="16"/>
              </w:rPr>
            </w:pPr>
            <w:r w:rsidRPr="00F0581B">
              <w:rPr>
                <w:b/>
                <w:bCs/>
                <w:kern w:val="2"/>
                <w:sz w:val="16"/>
              </w:rPr>
              <w:t>Field Name</w:t>
            </w:r>
          </w:p>
        </w:tc>
        <w:tc>
          <w:tcPr>
            <w:tcW w:w="900" w:type="dxa"/>
            <w:tcBorders>
              <w:top w:val="single" w:sz="4" w:space="0" w:color="auto"/>
              <w:bottom w:val="single" w:sz="6" w:space="0" w:color="000000"/>
            </w:tcBorders>
            <w:shd w:val="clear" w:color="auto" w:fill="BFBFBF"/>
            <w:vAlign w:val="center"/>
          </w:tcPr>
          <w:p w14:paraId="55833AEB" w14:textId="77777777" w:rsidR="00C82F2C" w:rsidRPr="00F0581B" w:rsidRDefault="00C82F2C" w:rsidP="00420421">
            <w:pPr>
              <w:ind w:left="-108" w:right="-108"/>
              <w:jc w:val="center"/>
              <w:rPr>
                <w:b/>
                <w:bCs/>
                <w:kern w:val="2"/>
                <w:sz w:val="16"/>
              </w:rPr>
            </w:pPr>
            <w:r w:rsidRPr="00F0581B">
              <w:rPr>
                <w:b/>
                <w:bCs/>
                <w:kern w:val="2"/>
                <w:sz w:val="16"/>
              </w:rPr>
              <w:t>Field Type</w:t>
            </w:r>
          </w:p>
        </w:tc>
        <w:tc>
          <w:tcPr>
            <w:tcW w:w="990" w:type="dxa"/>
            <w:tcBorders>
              <w:top w:val="single" w:sz="4" w:space="0" w:color="auto"/>
              <w:bottom w:val="single" w:sz="6" w:space="0" w:color="000000"/>
            </w:tcBorders>
            <w:shd w:val="clear" w:color="auto" w:fill="BFBFBF"/>
            <w:vAlign w:val="center"/>
          </w:tcPr>
          <w:p w14:paraId="2678241C" w14:textId="77777777" w:rsidR="00C82F2C" w:rsidRPr="00631A45" w:rsidRDefault="00C82F2C" w:rsidP="00420421">
            <w:pPr>
              <w:pStyle w:val="Heading5"/>
              <w:keepNext w:val="0"/>
              <w:ind w:left="-108" w:right="-108"/>
              <w:rPr>
                <w:bCs/>
                <w:kern w:val="2"/>
                <w:lang w:val="en-US" w:eastAsia="en-US"/>
              </w:rPr>
            </w:pPr>
            <w:r w:rsidRPr="00631A45">
              <w:rPr>
                <w:bCs/>
                <w:kern w:val="2"/>
                <w:lang w:val="en-US" w:eastAsia="en-US"/>
              </w:rPr>
              <w:t>Field Length</w:t>
            </w:r>
          </w:p>
        </w:tc>
        <w:tc>
          <w:tcPr>
            <w:tcW w:w="900" w:type="dxa"/>
            <w:tcBorders>
              <w:top w:val="single" w:sz="4" w:space="0" w:color="auto"/>
              <w:bottom w:val="single" w:sz="6" w:space="0" w:color="000000"/>
            </w:tcBorders>
            <w:shd w:val="clear" w:color="auto" w:fill="BFBFBF"/>
            <w:vAlign w:val="center"/>
          </w:tcPr>
          <w:p w14:paraId="6A0E1EBC" w14:textId="77777777" w:rsidR="00C82F2C" w:rsidRPr="00631A45" w:rsidRDefault="00C82F2C" w:rsidP="00420421">
            <w:pPr>
              <w:pStyle w:val="Heading5"/>
              <w:keepNext w:val="0"/>
              <w:ind w:left="-108" w:right="-108"/>
              <w:rPr>
                <w:bCs/>
                <w:kern w:val="2"/>
                <w:lang w:val="en-US" w:eastAsia="en-US"/>
              </w:rPr>
            </w:pPr>
            <w:r w:rsidRPr="00631A45">
              <w:rPr>
                <w:bCs/>
                <w:kern w:val="2"/>
                <w:lang w:val="en-US" w:eastAsia="en-US"/>
              </w:rPr>
              <w:t>Required</w:t>
            </w:r>
          </w:p>
        </w:tc>
        <w:tc>
          <w:tcPr>
            <w:tcW w:w="5980" w:type="dxa"/>
            <w:tcBorders>
              <w:top w:val="single" w:sz="4" w:space="0" w:color="auto"/>
              <w:bottom w:val="single" w:sz="6" w:space="0" w:color="000000"/>
              <w:right w:val="double" w:sz="6" w:space="0" w:color="000000"/>
            </w:tcBorders>
            <w:shd w:val="clear" w:color="auto" w:fill="BFBFBF"/>
            <w:vAlign w:val="center"/>
          </w:tcPr>
          <w:p w14:paraId="3ABE06F6" w14:textId="77777777" w:rsidR="00C82F2C" w:rsidRPr="00631A45" w:rsidRDefault="00C82F2C" w:rsidP="00464A17">
            <w:pPr>
              <w:pStyle w:val="Heading5"/>
              <w:keepNext w:val="0"/>
              <w:rPr>
                <w:bCs/>
                <w:kern w:val="2"/>
                <w:lang w:val="en-US" w:eastAsia="en-US"/>
              </w:rPr>
            </w:pPr>
            <w:r w:rsidRPr="00631A45">
              <w:rPr>
                <w:bCs/>
                <w:kern w:val="2"/>
                <w:lang w:val="en-US" w:eastAsia="en-US"/>
              </w:rPr>
              <w:t>Comments</w:t>
            </w:r>
          </w:p>
        </w:tc>
      </w:tr>
      <w:tr w:rsidR="00464A17" w:rsidRPr="00EB0BA8" w14:paraId="6BCF2BBF" w14:textId="77777777" w:rsidTr="00C97BFA">
        <w:trPr>
          <w:cantSplit/>
          <w:trHeight w:val="156"/>
          <w:jc w:val="center"/>
        </w:trPr>
        <w:tc>
          <w:tcPr>
            <w:tcW w:w="1679" w:type="dxa"/>
            <w:tcBorders>
              <w:top w:val="single" w:sz="6" w:space="0" w:color="000000"/>
              <w:left w:val="double" w:sz="6" w:space="0" w:color="000000"/>
              <w:bottom w:val="single" w:sz="6" w:space="0" w:color="000000"/>
              <w:right w:val="single" w:sz="6" w:space="0" w:color="auto"/>
            </w:tcBorders>
            <w:vAlign w:val="center"/>
          </w:tcPr>
          <w:p w14:paraId="3FDDE036" w14:textId="77777777" w:rsidR="00464A17" w:rsidRPr="0019382D" w:rsidRDefault="00464A17" w:rsidP="00420421">
            <w:pPr>
              <w:pStyle w:val="Normal8pt"/>
              <w:spacing w:after="0"/>
              <w:ind w:hanging="49"/>
            </w:pPr>
            <w:r w:rsidRPr="0019382D">
              <w:t>FIPS</w:t>
            </w:r>
            <w:r w:rsidRPr="00FB54E3">
              <w:rPr>
                <w:sz w:val="14"/>
                <w:szCs w:val="14"/>
              </w:rPr>
              <w:t>_</w:t>
            </w:r>
            <w:r w:rsidRPr="0019382D">
              <w:t>code</w:t>
            </w:r>
          </w:p>
        </w:tc>
        <w:tc>
          <w:tcPr>
            <w:tcW w:w="900" w:type="dxa"/>
            <w:tcBorders>
              <w:top w:val="single" w:sz="6" w:space="0" w:color="000000"/>
              <w:left w:val="single" w:sz="6" w:space="0" w:color="auto"/>
              <w:bottom w:val="single" w:sz="6" w:space="0" w:color="000000"/>
              <w:right w:val="single" w:sz="6" w:space="0" w:color="auto"/>
            </w:tcBorders>
          </w:tcPr>
          <w:p w14:paraId="3DEF58E0" w14:textId="77777777" w:rsidR="00464A17" w:rsidRPr="0019382D" w:rsidRDefault="00464A17" w:rsidP="00FB54E3">
            <w:pPr>
              <w:pStyle w:val="Normal8pt"/>
              <w:spacing w:after="0"/>
              <w:jc w:val="center"/>
            </w:pPr>
            <w:r w:rsidRPr="0019382D">
              <w:t>Numeric</w:t>
            </w:r>
          </w:p>
        </w:tc>
        <w:tc>
          <w:tcPr>
            <w:tcW w:w="990" w:type="dxa"/>
            <w:tcBorders>
              <w:top w:val="single" w:sz="6" w:space="0" w:color="000000"/>
              <w:left w:val="single" w:sz="6" w:space="0" w:color="auto"/>
              <w:bottom w:val="single" w:sz="6" w:space="0" w:color="000000"/>
              <w:right w:val="single" w:sz="6" w:space="0" w:color="auto"/>
            </w:tcBorders>
          </w:tcPr>
          <w:p w14:paraId="22315A60" w14:textId="77777777" w:rsidR="00464A17" w:rsidRPr="0019382D" w:rsidRDefault="00464A17" w:rsidP="00FB54E3">
            <w:pPr>
              <w:pStyle w:val="Normal8pt"/>
              <w:spacing w:after="0"/>
              <w:jc w:val="center"/>
            </w:pPr>
            <w:r w:rsidRPr="0019382D">
              <w:t>5</w:t>
            </w:r>
          </w:p>
        </w:tc>
        <w:tc>
          <w:tcPr>
            <w:tcW w:w="900" w:type="dxa"/>
            <w:tcBorders>
              <w:top w:val="single" w:sz="6" w:space="0" w:color="000000"/>
              <w:left w:val="single" w:sz="6" w:space="0" w:color="auto"/>
              <w:bottom w:val="single" w:sz="6" w:space="0" w:color="000000"/>
              <w:right w:val="single" w:sz="6" w:space="0" w:color="auto"/>
            </w:tcBorders>
          </w:tcPr>
          <w:p w14:paraId="5A64D5E9" w14:textId="77777777" w:rsidR="00464A17" w:rsidRPr="0019382D" w:rsidRDefault="00464A17" w:rsidP="00FB54E3">
            <w:pPr>
              <w:pStyle w:val="Normal8pt"/>
              <w:spacing w:after="0"/>
              <w:jc w:val="center"/>
            </w:pPr>
            <w:r w:rsidRPr="0019382D">
              <w:t>Yes</w:t>
            </w:r>
          </w:p>
        </w:tc>
        <w:tc>
          <w:tcPr>
            <w:tcW w:w="5980" w:type="dxa"/>
            <w:tcBorders>
              <w:top w:val="single" w:sz="6" w:space="0" w:color="000000"/>
              <w:left w:val="single" w:sz="6" w:space="0" w:color="auto"/>
              <w:bottom w:val="single" w:sz="6" w:space="0" w:color="000000"/>
              <w:right w:val="double" w:sz="6" w:space="0" w:color="000000"/>
            </w:tcBorders>
            <w:vAlign w:val="center"/>
          </w:tcPr>
          <w:p w14:paraId="696F3EF5" w14:textId="77777777" w:rsidR="00464A17" w:rsidRPr="0019382D" w:rsidRDefault="00464A17" w:rsidP="00C97BFA">
            <w:pPr>
              <w:pStyle w:val="Normal8pt"/>
              <w:spacing w:after="0"/>
              <w:ind w:hanging="49"/>
            </w:pPr>
            <w:r w:rsidRPr="0019382D">
              <w:t>Parish identification number. (See FIPS table.)</w:t>
            </w:r>
          </w:p>
        </w:tc>
      </w:tr>
      <w:tr w:rsidR="00C82F2C" w:rsidRPr="00EB0BA8" w14:paraId="1E1205CE" w14:textId="77777777" w:rsidTr="00C97BFA">
        <w:trPr>
          <w:cantSplit/>
          <w:trHeight w:val="129"/>
          <w:jc w:val="center"/>
        </w:trPr>
        <w:tc>
          <w:tcPr>
            <w:tcW w:w="1679" w:type="dxa"/>
            <w:tcBorders>
              <w:top w:val="single" w:sz="6" w:space="0" w:color="000000"/>
              <w:left w:val="double" w:sz="6" w:space="0" w:color="000000"/>
              <w:bottom w:val="single" w:sz="6" w:space="0" w:color="000000"/>
              <w:right w:val="single" w:sz="6" w:space="0" w:color="auto"/>
            </w:tcBorders>
            <w:vAlign w:val="center"/>
          </w:tcPr>
          <w:p w14:paraId="05CE2A10" w14:textId="77777777" w:rsidR="00C82F2C" w:rsidRPr="0019382D" w:rsidRDefault="00C82F2C" w:rsidP="00420421">
            <w:pPr>
              <w:pStyle w:val="Normal8pt"/>
              <w:spacing w:after="0"/>
              <w:ind w:hanging="49"/>
            </w:pPr>
            <w:r w:rsidRPr="0019382D">
              <w:t>Gov</w:t>
            </w:r>
            <w:r w:rsidRPr="00420421">
              <w:t>_</w:t>
            </w:r>
            <w:r w:rsidRPr="0019382D">
              <w:t>name</w:t>
            </w:r>
          </w:p>
        </w:tc>
        <w:tc>
          <w:tcPr>
            <w:tcW w:w="900" w:type="dxa"/>
            <w:tcBorders>
              <w:top w:val="single" w:sz="6" w:space="0" w:color="000000"/>
              <w:left w:val="single" w:sz="6" w:space="0" w:color="auto"/>
              <w:bottom w:val="single" w:sz="6" w:space="0" w:color="000000"/>
              <w:right w:val="single" w:sz="6" w:space="0" w:color="auto"/>
            </w:tcBorders>
          </w:tcPr>
          <w:p w14:paraId="51305C09" w14:textId="77777777" w:rsidR="00C82F2C" w:rsidRPr="0019382D" w:rsidRDefault="00C82F2C" w:rsidP="00FB54E3">
            <w:pPr>
              <w:pStyle w:val="Normal8pt"/>
              <w:spacing w:after="0"/>
              <w:jc w:val="center"/>
            </w:pPr>
            <w:r w:rsidRPr="0019382D">
              <w:t>Character</w:t>
            </w:r>
          </w:p>
        </w:tc>
        <w:tc>
          <w:tcPr>
            <w:tcW w:w="990" w:type="dxa"/>
            <w:tcBorders>
              <w:top w:val="single" w:sz="6" w:space="0" w:color="000000"/>
              <w:left w:val="single" w:sz="6" w:space="0" w:color="auto"/>
              <w:bottom w:val="single" w:sz="6" w:space="0" w:color="000000"/>
              <w:right w:val="single" w:sz="6" w:space="0" w:color="auto"/>
            </w:tcBorders>
          </w:tcPr>
          <w:p w14:paraId="4747B643" w14:textId="77777777" w:rsidR="00C82F2C" w:rsidRPr="0019382D" w:rsidRDefault="00C82F2C" w:rsidP="00FB54E3">
            <w:pPr>
              <w:pStyle w:val="Normal8pt"/>
              <w:spacing w:after="0"/>
              <w:jc w:val="center"/>
            </w:pPr>
            <w:r w:rsidRPr="0019382D">
              <w:t>30</w:t>
            </w:r>
          </w:p>
        </w:tc>
        <w:tc>
          <w:tcPr>
            <w:tcW w:w="900" w:type="dxa"/>
            <w:tcBorders>
              <w:top w:val="single" w:sz="6" w:space="0" w:color="000000"/>
              <w:left w:val="single" w:sz="6" w:space="0" w:color="auto"/>
              <w:bottom w:val="single" w:sz="6" w:space="0" w:color="000000"/>
              <w:right w:val="single" w:sz="6" w:space="0" w:color="auto"/>
            </w:tcBorders>
          </w:tcPr>
          <w:p w14:paraId="2527FEE2" w14:textId="77777777" w:rsidR="00C82F2C" w:rsidRPr="0019382D" w:rsidRDefault="00C82F2C" w:rsidP="00FB54E3">
            <w:pPr>
              <w:pStyle w:val="Normal8pt"/>
              <w:spacing w:after="0"/>
              <w:jc w:val="center"/>
            </w:pPr>
            <w:r w:rsidRPr="0019382D">
              <w:t>Yes</w:t>
            </w:r>
          </w:p>
        </w:tc>
        <w:tc>
          <w:tcPr>
            <w:tcW w:w="5980" w:type="dxa"/>
            <w:tcBorders>
              <w:top w:val="single" w:sz="6" w:space="0" w:color="000000"/>
              <w:left w:val="single" w:sz="6" w:space="0" w:color="auto"/>
              <w:bottom w:val="single" w:sz="6" w:space="0" w:color="000000"/>
              <w:right w:val="double" w:sz="6" w:space="0" w:color="000000"/>
            </w:tcBorders>
            <w:vAlign w:val="center"/>
          </w:tcPr>
          <w:p w14:paraId="0A69F614" w14:textId="77777777" w:rsidR="00C82F2C" w:rsidRPr="0019382D" w:rsidRDefault="00C82F2C" w:rsidP="00C97BFA">
            <w:pPr>
              <w:pStyle w:val="Normal8pt"/>
              <w:spacing w:after="0"/>
              <w:ind w:hanging="49"/>
            </w:pPr>
            <w:r w:rsidRPr="0019382D">
              <w:t>Parish name (Example: St. Tammany Parish)</w:t>
            </w:r>
          </w:p>
        </w:tc>
      </w:tr>
      <w:tr w:rsidR="00C82F2C" w:rsidRPr="00EB0BA8" w14:paraId="32117440" w14:textId="77777777" w:rsidTr="00C97BFA">
        <w:trPr>
          <w:cantSplit/>
          <w:trHeight w:val="93"/>
          <w:jc w:val="center"/>
        </w:trPr>
        <w:tc>
          <w:tcPr>
            <w:tcW w:w="1679" w:type="dxa"/>
            <w:tcBorders>
              <w:top w:val="single" w:sz="6" w:space="0" w:color="000000"/>
              <w:left w:val="double" w:sz="6" w:space="0" w:color="000000"/>
              <w:bottom w:val="single" w:sz="6" w:space="0" w:color="000000"/>
              <w:right w:val="single" w:sz="6" w:space="0" w:color="auto"/>
            </w:tcBorders>
            <w:vAlign w:val="center"/>
          </w:tcPr>
          <w:p w14:paraId="34756D94" w14:textId="77777777" w:rsidR="00C82F2C" w:rsidRPr="0019382D" w:rsidRDefault="00C82F2C" w:rsidP="00420421">
            <w:pPr>
              <w:pStyle w:val="Normal8pt"/>
              <w:spacing w:after="0"/>
              <w:ind w:hanging="49"/>
            </w:pPr>
            <w:r w:rsidRPr="0019382D">
              <w:t>Gov</w:t>
            </w:r>
            <w:r w:rsidRPr="00420421">
              <w:t>_</w:t>
            </w:r>
            <w:r w:rsidRPr="0019382D">
              <w:t>agency</w:t>
            </w:r>
          </w:p>
        </w:tc>
        <w:tc>
          <w:tcPr>
            <w:tcW w:w="900" w:type="dxa"/>
            <w:tcBorders>
              <w:top w:val="single" w:sz="6" w:space="0" w:color="000000"/>
              <w:left w:val="single" w:sz="6" w:space="0" w:color="auto"/>
              <w:bottom w:val="single" w:sz="6" w:space="0" w:color="000000"/>
              <w:right w:val="single" w:sz="6" w:space="0" w:color="auto"/>
            </w:tcBorders>
          </w:tcPr>
          <w:p w14:paraId="17F99405" w14:textId="77777777" w:rsidR="00C82F2C" w:rsidRPr="0019382D" w:rsidRDefault="00C82F2C" w:rsidP="00FB54E3">
            <w:pPr>
              <w:pStyle w:val="Normal8pt"/>
              <w:spacing w:after="0"/>
              <w:jc w:val="center"/>
            </w:pPr>
            <w:r w:rsidRPr="0019382D">
              <w:t>Character</w:t>
            </w:r>
          </w:p>
        </w:tc>
        <w:tc>
          <w:tcPr>
            <w:tcW w:w="990" w:type="dxa"/>
            <w:tcBorders>
              <w:top w:val="single" w:sz="6" w:space="0" w:color="000000"/>
              <w:left w:val="single" w:sz="6" w:space="0" w:color="auto"/>
              <w:bottom w:val="single" w:sz="6" w:space="0" w:color="000000"/>
              <w:right w:val="single" w:sz="6" w:space="0" w:color="auto"/>
            </w:tcBorders>
          </w:tcPr>
          <w:p w14:paraId="5CB041B5" w14:textId="77777777" w:rsidR="00C82F2C" w:rsidRPr="0019382D" w:rsidRDefault="00C82F2C" w:rsidP="00FB54E3">
            <w:pPr>
              <w:pStyle w:val="Normal8pt"/>
              <w:spacing w:after="0"/>
              <w:jc w:val="center"/>
            </w:pPr>
            <w:r w:rsidRPr="0019382D">
              <w:t>40</w:t>
            </w:r>
          </w:p>
        </w:tc>
        <w:tc>
          <w:tcPr>
            <w:tcW w:w="900" w:type="dxa"/>
            <w:tcBorders>
              <w:top w:val="single" w:sz="6" w:space="0" w:color="000000"/>
              <w:left w:val="single" w:sz="6" w:space="0" w:color="auto"/>
              <w:bottom w:val="single" w:sz="6" w:space="0" w:color="000000"/>
              <w:right w:val="single" w:sz="6" w:space="0" w:color="auto"/>
            </w:tcBorders>
          </w:tcPr>
          <w:p w14:paraId="70D597F0" w14:textId="77777777" w:rsidR="00C82F2C" w:rsidRPr="0019382D" w:rsidRDefault="00C82F2C" w:rsidP="00FB54E3">
            <w:pPr>
              <w:pStyle w:val="Normal8pt"/>
              <w:spacing w:after="0"/>
              <w:jc w:val="center"/>
            </w:pPr>
            <w:r w:rsidRPr="0019382D">
              <w:t>Yes</w:t>
            </w:r>
          </w:p>
        </w:tc>
        <w:tc>
          <w:tcPr>
            <w:tcW w:w="5980" w:type="dxa"/>
            <w:tcBorders>
              <w:top w:val="single" w:sz="6" w:space="0" w:color="000000"/>
              <w:left w:val="single" w:sz="6" w:space="0" w:color="auto"/>
              <w:bottom w:val="single" w:sz="6" w:space="0" w:color="000000"/>
              <w:right w:val="double" w:sz="6" w:space="0" w:color="000000"/>
            </w:tcBorders>
            <w:vAlign w:val="center"/>
          </w:tcPr>
          <w:p w14:paraId="4D32D490" w14:textId="77777777" w:rsidR="00C82F2C" w:rsidRPr="0019382D" w:rsidRDefault="00C82F2C" w:rsidP="00C97BFA">
            <w:pPr>
              <w:pStyle w:val="Normal8pt"/>
              <w:spacing w:after="0"/>
              <w:ind w:hanging="49"/>
            </w:pPr>
            <w:r w:rsidRPr="0019382D">
              <w:t>Agency name (Example: Assessor's Office)</w:t>
            </w:r>
          </w:p>
        </w:tc>
      </w:tr>
      <w:tr w:rsidR="00C82F2C" w:rsidRPr="00EB0BA8" w14:paraId="14CEE262" w14:textId="77777777" w:rsidTr="00C97BFA">
        <w:trPr>
          <w:cantSplit/>
          <w:trHeight w:val="66"/>
          <w:jc w:val="center"/>
        </w:trPr>
        <w:tc>
          <w:tcPr>
            <w:tcW w:w="1679" w:type="dxa"/>
            <w:tcBorders>
              <w:top w:val="single" w:sz="6" w:space="0" w:color="000000"/>
              <w:left w:val="double" w:sz="6" w:space="0" w:color="000000"/>
              <w:bottom w:val="single" w:sz="6" w:space="0" w:color="000000"/>
              <w:right w:val="single" w:sz="6" w:space="0" w:color="auto"/>
            </w:tcBorders>
            <w:vAlign w:val="center"/>
          </w:tcPr>
          <w:p w14:paraId="62A59038" w14:textId="77777777" w:rsidR="00C82F2C" w:rsidRPr="0019382D" w:rsidRDefault="00C82F2C" w:rsidP="00420421">
            <w:pPr>
              <w:pStyle w:val="Normal8pt"/>
              <w:spacing w:after="0"/>
              <w:ind w:hanging="49"/>
            </w:pPr>
            <w:r w:rsidRPr="0019382D">
              <w:t>Address1</w:t>
            </w:r>
          </w:p>
        </w:tc>
        <w:tc>
          <w:tcPr>
            <w:tcW w:w="900" w:type="dxa"/>
            <w:tcBorders>
              <w:top w:val="single" w:sz="6" w:space="0" w:color="000000"/>
              <w:left w:val="single" w:sz="6" w:space="0" w:color="auto"/>
              <w:bottom w:val="single" w:sz="6" w:space="0" w:color="000000"/>
              <w:right w:val="single" w:sz="6" w:space="0" w:color="auto"/>
            </w:tcBorders>
          </w:tcPr>
          <w:p w14:paraId="049A8D70" w14:textId="77777777" w:rsidR="00C82F2C" w:rsidRPr="0019382D" w:rsidRDefault="00C82F2C" w:rsidP="00FB54E3">
            <w:pPr>
              <w:pStyle w:val="Normal8pt"/>
              <w:spacing w:after="0"/>
              <w:jc w:val="center"/>
            </w:pPr>
            <w:r w:rsidRPr="0019382D">
              <w:t>Character</w:t>
            </w:r>
          </w:p>
        </w:tc>
        <w:tc>
          <w:tcPr>
            <w:tcW w:w="990" w:type="dxa"/>
            <w:tcBorders>
              <w:top w:val="single" w:sz="6" w:space="0" w:color="000000"/>
              <w:left w:val="single" w:sz="6" w:space="0" w:color="auto"/>
              <w:bottom w:val="single" w:sz="6" w:space="0" w:color="000000"/>
              <w:right w:val="single" w:sz="6" w:space="0" w:color="auto"/>
            </w:tcBorders>
          </w:tcPr>
          <w:p w14:paraId="3830B40A" w14:textId="77777777" w:rsidR="00C82F2C" w:rsidRPr="0019382D" w:rsidRDefault="00C82F2C" w:rsidP="00FB54E3">
            <w:pPr>
              <w:pStyle w:val="Normal8pt"/>
              <w:spacing w:after="0"/>
              <w:jc w:val="center"/>
            </w:pPr>
            <w:r w:rsidRPr="0019382D">
              <w:t>30</w:t>
            </w:r>
          </w:p>
        </w:tc>
        <w:tc>
          <w:tcPr>
            <w:tcW w:w="900" w:type="dxa"/>
            <w:tcBorders>
              <w:top w:val="single" w:sz="6" w:space="0" w:color="000000"/>
              <w:left w:val="single" w:sz="6" w:space="0" w:color="auto"/>
              <w:bottom w:val="single" w:sz="6" w:space="0" w:color="000000"/>
              <w:right w:val="single" w:sz="6" w:space="0" w:color="auto"/>
            </w:tcBorders>
          </w:tcPr>
          <w:p w14:paraId="3F77BFDF" w14:textId="77777777" w:rsidR="00C82F2C" w:rsidRPr="0019382D" w:rsidRDefault="00C82F2C" w:rsidP="00FB54E3">
            <w:pPr>
              <w:pStyle w:val="Normal8pt"/>
              <w:spacing w:after="0"/>
              <w:jc w:val="center"/>
            </w:pPr>
            <w:r w:rsidRPr="0019382D">
              <w:t>Yes</w:t>
            </w:r>
          </w:p>
        </w:tc>
        <w:tc>
          <w:tcPr>
            <w:tcW w:w="5980" w:type="dxa"/>
            <w:tcBorders>
              <w:top w:val="single" w:sz="6" w:space="0" w:color="000000"/>
              <w:left w:val="single" w:sz="6" w:space="0" w:color="auto"/>
              <w:bottom w:val="single" w:sz="6" w:space="0" w:color="000000"/>
              <w:right w:val="double" w:sz="6" w:space="0" w:color="000000"/>
            </w:tcBorders>
            <w:vAlign w:val="center"/>
          </w:tcPr>
          <w:p w14:paraId="7008987D" w14:textId="77777777" w:rsidR="00C82F2C" w:rsidRPr="0019382D" w:rsidRDefault="00C82F2C" w:rsidP="00C97BFA">
            <w:pPr>
              <w:pStyle w:val="Normal8pt"/>
              <w:spacing w:after="0"/>
              <w:ind w:hanging="49"/>
            </w:pPr>
            <w:r w:rsidRPr="0019382D">
              <w:t>Agency address line 1.</w:t>
            </w:r>
          </w:p>
        </w:tc>
      </w:tr>
      <w:tr w:rsidR="00C82F2C" w:rsidRPr="00EB0BA8" w14:paraId="3A4B01F6" w14:textId="77777777" w:rsidTr="00C97BFA">
        <w:trPr>
          <w:cantSplit/>
          <w:trHeight w:val="42"/>
          <w:jc w:val="center"/>
        </w:trPr>
        <w:tc>
          <w:tcPr>
            <w:tcW w:w="1679" w:type="dxa"/>
            <w:tcBorders>
              <w:top w:val="single" w:sz="6" w:space="0" w:color="000000"/>
              <w:left w:val="double" w:sz="6" w:space="0" w:color="000000"/>
              <w:bottom w:val="single" w:sz="6" w:space="0" w:color="000000"/>
              <w:right w:val="single" w:sz="6" w:space="0" w:color="auto"/>
            </w:tcBorders>
            <w:vAlign w:val="center"/>
          </w:tcPr>
          <w:p w14:paraId="5FCF7D86" w14:textId="77777777" w:rsidR="00C82F2C" w:rsidRPr="0019382D" w:rsidRDefault="00C82F2C" w:rsidP="00420421">
            <w:pPr>
              <w:pStyle w:val="Normal8pt"/>
              <w:spacing w:after="0"/>
              <w:ind w:hanging="49"/>
            </w:pPr>
            <w:r w:rsidRPr="0019382D">
              <w:t>Address2</w:t>
            </w:r>
          </w:p>
        </w:tc>
        <w:tc>
          <w:tcPr>
            <w:tcW w:w="900" w:type="dxa"/>
            <w:tcBorders>
              <w:top w:val="single" w:sz="6" w:space="0" w:color="000000"/>
              <w:left w:val="single" w:sz="6" w:space="0" w:color="auto"/>
              <w:bottom w:val="single" w:sz="6" w:space="0" w:color="000000"/>
              <w:right w:val="single" w:sz="6" w:space="0" w:color="auto"/>
            </w:tcBorders>
          </w:tcPr>
          <w:p w14:paraId="360F792A" w14:textId="77777777" w:rsidR="00C82F2C" w:rsidRPr="0019382D" w:rsidRDefault="00C82F2C" w:rsidP="00FB54E3">
            <w:pPr>
              <w:pStyle w:val="Normal8pt"/>
              <w:spacing w:after="0"/>
              <w:jc w:val="center"/>
            </w:pPr>
            <w:r w:rsidRPr="0019382D">
              <w:t>Character</w:t>
            </w:r>
          </w:p>
        </w:tc>
        <w:tc>
          <w:tcPr>
            <w:tcW w:w="990" w:type="dxa"/>
            <w:tcBorders>
              <w:top w:val="single" w:sz="6" w:space="0" w:color="000000"/>
              <w:left w:val="single" w:sz="6" w:space="0" w:color="auto"/>
              <w:bottom w:val="single" w:sz="6" w:space="0" w:color="000000"/>
              <w:right w:val="single" w:sz="6" w:space="0" w:color="auto"/>
            </w:tcBorders>
          </w:tcPr>
          <w:p w14:paraId="0AA800ED" w14:textId="77777777" w:rsidR="00C82F2C" w:rsidRPr="0019382D" w:rsidRDefault="00C82F2C" w:rsidP="00FB54E3">
            <w:pPr>
              <w:pStyle w:val="Normal8pt"/>
              <w:spacing w:after="0"/>
              <w:jc w:val="center"/>
            </w:pPr>
            <w:r w:rsidRPr="0019382D">
              <w:t>30</w:t>
            </w:r>
          </w:p>
        </w:tc>
        <w:tc>
          <w:tcPr>
            <w:tcW w:w="900" w:type="dxa"/>
            <w:tcBorders>
              <w:top w:val="single" w:sz="6" w:space="0" w:color="000000"/>
              <w:left w:val="single" w:sz="6" w:space="0" w:color="auto"/>
              <w:bottom w:val="single" w:sz="6" w:space="0" w:color="000000"/>
              <w:right w:val="single" w:sz="6" w:space="0" w:color="auto"/>
            </w:tcBorders>
          </w:tcPr>
          <w:p w14:paraId="6A382E35" w14:textId="77777777" w:rsidR="00C82F2C" w:rsidRPr="0019382D" w:rsidRDefault="00C82F2C" w:rsidP="00FB54E3">
            <w:pPr>
              <w:pStyle w:val="Normal8pt"/>
              <w:spacing w:after="0"/>
              <w:jc w:val="center"/>
            </w:pPr>
            <w:r w:rsidRPr="0019382D">
              <w:t>Yes</w:t>
            </w:r>
          </w:p>
        </w:tc>
        <w:tc>
          <w:tcPr>
            <w:tcW w:w="5980" w:type="dxa"/>
            <w:tcBorders>
              <w:top w:val="single" w:sz="6" w:space="0" w:color="000000"/>
              <w:left w:val="single" w:sz="6" w:space="0" w:color="auto"/>
              <w:bottom w:val="single" w:sz="6" w:space="0" w:color="000000"/>
              <w:right w:val="double" w:sz="6" w:space="0" w:color="000000"/>
            </w:tcBorders>
            <w:vAlign w:val="center"/>
          </w:tcPr>
          <w:p w14:paraId="0851843E" w14:textId="77777777" w:rsidR="00C82F2C" w:rsidRPr="0019382D" w:rsidRDefault="00C82F2C" w:rsidP="00C97BFA">
            <w:pPr>
              <w:pStyle w:val="Normal8pt"/>
              <w:spacing w:after="0"/>
              <w:ind w:hanging="49"/>
            </w:pPr>
            <w:r w:rsidRPr="0019382D">
              <w:t>Agency address line 2.</w:t>
            </w:r>
          </w:p>
        </w:tc>
      </w:tr>
      <w:tr w:rsidR="00C82F2C" w:rsidRPr="00EB0BA8" w14:paraId="64088B25" w14:textId="77777777" w:rsidTr="00C97BFA">
        <w:trPr>
          <w:cantSplit/>
          <w:trHeight w:val="42"/>
          <w:jc w:val="center"/>
        </w:trPr>
        <w:tc>
          <w:tcPr>
            <w:tcW w:w="1679" w:type="dxa"/>
            <w:tcBorders>
              <w:top w:val="single" w:sz="6" w:space="0" w:color="000000"/>
              <w:left w:val="double" w:sz="6" w:space="0" w:color="000000"/>
              <w:bottom w:val="single" w:sz="6" w:space="0" w:color="000000"/>
              <w:right w:val="single" w:sz="6" w:space="0" w:color="auto"/>
            </w:tcBorders>
            <w:vAlign w:val="center"/>
          </w:tcPr>
          <w:p w14:paraId="6A970020" w14:textId="77777777" w:rsidR="00C82F2C" w:rsidRPr="0019382D" w:rsidRDefault="00C82F2C" w:rsidP="00420421">
            <w:pPr>
              <w:pStyle w:val="Normal8pt"/>
              <w:spacing w:after="0"/>
              <w:ind w:hanging="49"/>
            </w:pPr>
            <w:r w:rsidRPr="0019382D">
              <w:t>Tax</w:t>
            </w:r>
            <w:r w:rsidRPr="00420421">
              <w:t>_</w:t>
            </w:r>
            <w:r w:rsidRPr="0019382D">
              <w:t>year</w:t>
            </w:r>
          </w:p>
        </w:tc>
        <w:tc>
          <w:tcPr>
            <w:tcW w:w="900" w:type="dxa"/>
            <w:tcBorders>
              <w:top w:val="single" w:sz="6" w:space="0" w:color="000000"/>
              <w:left w:val="single" w:sz="6" w:space="0" w:color="auto"/>
              <w:bottom w:val="single" w:sz="6" w:space="0" w:color="000000"/>
              <w:right w:val="single" w:sz="6" w:space="0" w:color="auto"/>
            </w:tcBorders>
          </w:tcPr>
          <w:p w14:paraId="3DECA996" w14:textId="77777777" w:rsidR="00C82F2C" w:rsidRPr="0019382D" w:rsidRDefault="00C82F2C" w:rsidP="00FB54E3">
            <w:pPr>
              <w:pStyle w:val="Normal8pt"/>
              <w:spacing w:after="0"/>
              <w:jc w:val="center"/>
            </w:pPr>
            <w:r w:rsidRPr="0019382D">
              <w:t>Numeric</w:t>
            </w:r>
          </w:p>
        </w:tc>
        <w:tc>
          <w:tcPr>
            <w:tcW w:w="990" w:type="dxa"/>
            <w:tcBorders>
              <w:top w:val="single" w:sz="6" w:space="0" w:color="000000"/>
              <w:left w:val="single" w:sz="6" w:space="0" w:color="auto"/>
              <w:bottom w:val="single" w:sz="6" w:space="0" w:color="000000"/>
              <w:right w:val="single" w:sz="6" w:space="0" w:color="auto"/>
            </w:tcBorders>
          </w:tcPr>
          <w:p w14:paraId="3B32B0CA" w14:textId="77777777" w:rsidR="00C82F2C" w:rsidRPr="0019382D" w:rsidRDefault="00C82F2C" w:rsidP="00FB54E3">
            <w:pPr>
              <w:pStyle w:val="Normal8pt"/>
              <w:spacing w:after="0"/>
              <w:jc w:val="center"/>
            </w:pPr>
            <w:r w:rsidRPr="0019382D">
              <w:t>4</w:t>
            </w:r>
          </w:p>
        </w:tc>
        <w:tc>
          <w:tcPr>
            <w:tcW w:w="900" w:type="dxa"/>
            <w:tcBorders>
              <w:top w:val="single" w:sz="6" w:space="0" w:color="000000"/>
              <w:left w:val="single" w:sz="6" w:space="0" w:color="auto"/>
              <w:bottom w:val="single" w:sz="6" w:space="0" w:color="000000"/>
              <w:right w:val="single" w:sz="6" w:space="0" w:color="auto"/>
            </w:tcBorders>
          </w:tcPr>
          <w:p w14:paraId="22B5124C" w14:textId="77777777" w:rsidR="00C82F2C" w:rsidRPr="0019382D" w:rsidRDefault="00C82F2C" w:rsidP="00FB54E3">
            <w:pPr>
              <w:pStyle w:val="Normal8pt"/>
              <w:spacing w:after="0"/>
              <w:jc w:val="center"/>
            </w:pPr>
            <w:r w:rsidRPr="0019382D">
              <w:t>Yes</w:t>
            </w:r>
          </w:p>
        </w:tc>
        <w:tc>
          <w:tcPr>
            <w:tcW w:w="5980" w:type="dxa"/>
            <w:tcBorders>
              <w:top w:val="single" w:sz="6" w:space="0" w:color="000000"/>
              <w:left w:val="single" w:sz="6" w:space="0" w:color="auto"/>
              <w:bottom w:val="single" w:sz="6" w:space="0" w:color="000000"/>
              <w:right w:val="double" w:sz="6" w:space="0" w:color="000000"/>
            </w:tcBorders>
            <w:vAlign w:val="center"/>
          </w:tcPr>
          <w:p w14:paraId="178BAA14" w14:textId="77777777" w:rsidR="00C82F2C" w:rsidRPr="0019382D" w:rsidRDefault="00C82F2C" w:rsidP="00C97BFA">
            <w:pPr>
              <w:pStyle w:val="Normal8pt"/>
              <w:spacing w:after="0"/>
              <w:ind w:hanging="49"/>
            </w:pPr>
            <w:r w:rsidRPr="0019382D">
              <w:t>Tax year submitting (Format: 1999, 2000,</w:t>
            </w:r>
            <w:r w:rsidR="006B4718" w:rsidRPr="0019382D">
              <w:t xml:space="preserve"> </w:t>
            </w:r>
            <w:r w:rsidRPr="0019382D">
              <w:t>2001,</w:t>
            </w:r>
            <w:r w:rsidR="006B4718" w:rsidRPr="0019382D">
              <w:t xml:space="preserve"> </w:t>
            </w:r>
            <w:r w:rsidRPr="0019382D">
              <w:t>2002,</w:t>
            </w:r>
            <w:r w:rsidR="006B4718" w:rsidRPr="0019382D">
              <w:t xml:space="preserve"> </w:t>
            </w:r>
            <w:r w:rsidRPr="0019382D">
              <w:t>2003,</w:t>
            </w:r>
            <w:r w:rsidR="006B4718" w:rsidRPr="0019382D">
              <w:t xml:space="preserve"> </w:t>
            </w:r>
            <w:r w:rsidRPr="0019382D">
              <w:t>2004, etc.)</w:t>
            </w:r>
          </w:p>
        </w:tc>
      </w:tr>
      <w:tr w:rsidR="00C82F2C" w:rsidRPr="00EB0BA8" w14:paraId="1F733CFC" w14:textId="77777777" w:rsidTr="00C97BFA">
        <w:trPr>
          <w:cantSplit/>
          <w:trHeight w:val="165"/>
          <w:jc w:val="center"/>
        </w:trPr>
        <w:tc>
          <w:tcPr>
            <w:tcW w:w="1679" w:type="dxa"/>
            <w:tcBorders>
              <w:top w:val="single" w:sz="6" w:space="0" w:color="000000"/>
              <w:left w:val="double" w:sz="6" w:space="0" w:color="000000"/>
              <w:bottom w:val="single" w:sz="6" w:space="0" w:color="000000"/>
              <w:right w:val="single" w:sz="6" w:space="0" w:color="auto"/>
            </w:tcBorders>
            <w:vAlign w:val="center"/>
          </w:tcPr>
          <w:p w14:paraId="36CEE807" w14:textId="77777777" w:rsidR="00C82F2C" w:rsidRPr="0019382D" w:rsidRDefault="00C82F2C" w:rsidP="00420421">
            <w:pPr>
              <w:pStyle w:val="Normal8pt"/>
              <w:spacing w:after="0"/>
              <w:ind w:hanging="49"/>
            </w:pPr>
            <w:r w:rsidRPr="0019382D">
              <w:t>City</w:t>
            </w:r>
          </w:p>
        </w:tc>
        <w:tc>
          <w:tcPr>
            <w:tcW w:w="900" w:type="dxa"/>
            <w:tcBorders>
              <w:top w:val="single" w:sz="6" w:space="0" w:color="000000"/>
              <w:left w:val="single" w:sz="6" w:space="0" w:color="auto"/>
              <w:bottom w:val="single" w:sz="6" w:space="0" w:color="000000"/>
              <w:right w:val="single" w:sz="6" w:space="0" w:color="auto"/>
            </w:tcBorders>
          </w:tcPr>
          <w:p w14:paraId="3AA8295D" w14:textId="77777777" w:rsidR="00C82F2C" w:rsidRPr="0019382D" w:rsidRDefault="00C82F2C" w:rsidP="00FB54E3">
            <w:pPr>
              <w:pStyle w:val="Normal8pt"/>
              <w:spacing w:after="0"/>
              <w:jc w:val="center"/>
            </w:pPr>
            <w:r w:rsidRPr="0019382D">
              <w:t>Character</w:t>
            </w:r>
          </w:p>
        </w:tc>
        <w:tc>
          <w:tcPr>
            <w:tcW w:w="990" w:type="dxa"/>
            <w:tcBorders>
              <w:top w:val="single" w:sz="6" w:space="0" w:color="000000"/>
              <w:left w:val="single" w:sz="6" w:space="0" w:color="auto"/>
              <w:bottom w:val="single" w:sz="6" w:space="0" w:color="000000"/>
              <w:right w:val="single" w:sz="6" w:space="0" w:color="auto"/>
            </w:tcBorders>
          </w:tcPr>
          <w:p w14:paraId="60479FF0" w14:textId="77777777" w:rsidR="00C82F2C" w:rsidRPr="0019382D" w:rsidRDefault="00C82F2C" w:rsidP="00FB54E3">
            <w:pPr>
              <w:pStyle w:val="Normal8pt"/>
              <w:spacing w:after="0"/>
              <w:jc w:val="center"/>
            </w:pPr>
            <w:r w:rsidRPr="0019382D">
              <w:t>20</w:t>
            </w:r>
          </w:p>
        </w:tc>
        <w:tc>
          <w:tcPr>
            <w:tcW w:w="900" w:type="dxa"/>
            <w:tcBorders>
              <w:top w:val="single" w:sz="6" w:space="0" w:color="000000"/>
              <w:left w:val="single" w:sz="6" w:space="0" w:color="auto"/>
              <w:bottom w:val="single" w:sz="6" w:space="0" w:color="000000"/>
              <w:right w:val="single" w:sz="6" w:space="0" w:color="auto"/>
            </w:tcBorders>
          </w:tcPr>
          <w:p w14:paraId="36CF9B25" w14:textId="77777777" w:rsidR="00C82F2C" w:rsidRPr="0019382D" w:rsidRDefault="00C82F2C" w:rsidP="00FB54E3">
            <w:pPr>
              <w:pStyle w:val="Normal8pt"/>
              <w:spacing w:after="0"/>
              <w:jc w:val="center"/>
            </w:pPr>
            <w:r w:rsidRPr="0019382D">
              <w:t>Yes</w:t>
            </w:r>
          </w:p>
        </w:tc>
        <w:tc>
          <w:tcPr>
            <w:tcW w:w="5980" w:type="dxa"/>
            <w:tcBorders>
              <w:top w:val="single" w:sz="6" w:space="0" w:color="000000"/>
              <w:left w:val="single" w:sz="6" w:space="0" w:color="auto"/>
              <w:bottom w:val="single" w:sz="6" w:space="0" w:color="000000"/>
              <w:right w:val="double" w:sz="6" w:space="0" w:color="000000"/>
            </w:tcBorders>
            <w:vAlign w:val="center"/>
          </w:tcPr>
          <w:p w14:paraId="557FB5EE" w14:textId="77777777" w:rsidR="00C82F2C" w:rsidRPr="0019382D" w:rsidRDefault="00C82F2C" w:rsidP="00C97BFA">
            <w:pPr>
              <w:pStyle w:val="Normal8pt"/>
              <w:spacing w:after="0"/>
              <w:ind w:hanging="49"/>
            </w:pPr>
            <w:r w:rsidRPr="0019382D">
              <w:t>City name (Example: Covington)</w:t>
            </w:r>
          </w:p>
        </w:tc>
      </w:tr>
      <w:tr w:rsidR="00C82F2C" w:rsidRPr="00EB0BA8" w14:paraId="65650B9E" w14:textId="77777777" w:rsidTr="00C97BFA">
        <w:trPr>
          <w:cantSplit/>
          <w:trHeight w:val="129"/>
          <w:jc w:val="center"/>
        </w:trPr>
        <w:tc>
          <w:tcPr>
            <w:tcW w:w="1679" w:type="dxa"/>
            <w:tcBorders>
              <w:top w:val="single" w:sz="6" w:space="0" w:color="000000"/>
              <w:left w:val="double" w:sz="6" w:space="0" w:color="000000"/>
              <w:bottom w:val="single" w:sz="6" w:space="0" w:color="000000"/>
              <w:right w:val="single" w:sz="6" w:space="0" w:color="auto"/>
            </w:tcBorders>
            <w:vAlign w:val="center"/>
          </w:tcPr>
          <w:p w14:paraId="22F75B00" w14:textId="77777777" w:rsidR="00C82F2C" w:rsidRPr="0019382D" w:rsidRDefault="00C82F2C" w:rsidP="00420421">
            <w:pPr>
              <w:pStyle w:val="Normal8pt"/>
              <w:spacing w:after="0"/>
              <w:ind w:hanging="49"/>
            </w:pPr>
            <w:r w:rsidRPr="0019382D">
              <w:t>State</w:t>
            </w:r>
          </w:p>
        </w:tc>
        <w:tc>
          <w:tcPr>
            <w:tcW w:w="900" w:type="dxa"/>
            <w:tcBorders>
              <w:top w:val="single" w:sz="6" w:space="0" w:color="000000"/>
              <w:left w:val="single" w:sz="6" w:space="0" w:color="auto"/>
              <w:bottom w:val="single" w:sz="6" w:space="0" w:color="000000"/>
              <w:right w:val="single" w:sz="6" w:space="0" w:color="auto"/>
            </w:tcBorders>
          </w:tcPr>
          <w:p w14:paraId="066AE579" w14:textId="77777777" w:rsidR="00C82F2C" w:rsidRPr="0019382D" w:rsidRDefault="00C82F2C" w:rsidP="00FB54E3">
            <w:pPr>
              <w:pStyle w:val="Normal8pt"/>
              <w:spacing w:after="0"/>
              <w:jc w:val="center"/>
            </w:pPr>
            <w:r w:rsidRPr="0019382D">
              <w:t>Character</w:t>
            </w:r>
          </w:p>
        </w:tc>
        <w:tc>
          <w:tcPr>
            <w:tcW w:w="990" w:type="dxa"/>
            <w:tcBorders>
              <w:top w:val="single" w:sz="6" w:space="0" w:color="000000"/>
              <w:left w:val="single" w:sz="6" w:space="0" w:color="auto"/>
              <w:bottom w:val="single" w:sz="6" w:space="0" w:color="000000"/>
              <w:right w:val="single" w:sz="6" w:space="0" w:color="auto"/>
            </w:tcBorders>
          </w:tcPr>
          <w:p w14:paraId="4DF1F799" w14:textId="77777777" w:rsidR="00C82F2C" w:rsidRPr="0019382D" w:rsidRDefault="00C82F2C" w:rsidP="00FB54E3">
            <w:pPr>
              <w:pStyle w:val="Normal8pt"/>
              <w:spacing w:after="0"/>
              <w:jc w:val="center"/>
            </w:pPr>
            <w:r w:rsidRPr="0019382D">
              <w:t>2</w:t>
            </w:r>
          </w:p>
        </w:tc>
        <w:tc>
          <w:tcPr>
            <w:tcW w:w="900" w:type="dxa"/>
            <w:tcBorders>
              <w:top w:val="single" w:sz="6" w:space="0" w:color="000000"/>
              <w:left w:val="single" w:sz="6" w:space="0" w:color="auto"/>
              <w:bottom w:val="single" w:sz="6" w:space="0" w:color="000000"/>
              <w:right w:val="single" w:sz="6" w:space="0" w:color="auto"/>
            </w:tcBorders>
          </w:tcPr>
          <w:p w14:paraId="56B47B9A" w14:textId="77777777" w:rsidR="00C82F2C" w:rsidRPr="0019382D" w:rsidRDefault="00C82F2C" w:rsidP="00FB54E3">
            <w:pPr>
              <w:pStyle w:val="Normal8pt"/>
              <w:spacing w:after="0"/>
              <w:jc w:val="center"/>
            </w:pPr>
            <w:r w:rsidRPr="0019382D">
              <w:t>Yes</w:t>
            </w:r>
          </w:p>
        </w:tc>
        <w:tc>
          <w:tcPr>
            <w:tcW w:w="5980" w:type="dxa"/>
            <w:tcBorders>
              <w:top w:val="single" w:sz="6" w:space="0" w:color="000000"/>
              <w:left w:val="single" w:sz="6" w:space="0" w:color="auto"/>
              <w:bottom w:val="single" w:sz="6" w:space="0" w:color="000000"/>
              <w:right w:val="double" w:sz="6" w:space="0" w:color="000000"/>
            </w:tcBorders>
            <w:vAlign w:val="center"/>
          </w:tcPr>
          <w:p w14:paraId="64F6A6AC" w14:textId="77777777" w:rsidR="00C82F2C" w:rsidRPr="0019382D" w:rsidRDefault="00C82F2C" w:rsidP="00C97BFA">
            <w:pPr>
              <w:pStyle w:val="Normal8pt"/>
              <w:spacing w:after="0"/>
              <w:ind w:hanging="49"/>
            </w:pPr>
            <w:r w:rsidRPr="0019382D">
              <w:t>State name (Example: LA)</w:t>
            </w:r>
          </w:p>
        </w:tc>
      </w:tr>
      <w:tr w:rsidR="00C82F2C" w:rsidRPr="00EB0BA8" w14:paraId="06223ABF" w14:textId="77777777" w:rsidTr="00C97BFA">
        <w:trPr>
          <w:cantSplit/>
          <w:trHeight w:val="102"/>
          <w:jc w:val="center"/>
        </w:trPr>
        <w:tc>
          <w:tcPr>
            <w:tcW w:w="1679" w:type="dxa"/>
            <w:tcBorders>
              <w:top w:val="single" w:sz="6" w:space="0" w:color="000000"/>
              <w:left w:val="double" w:sz="6" w:space="0" w:color="000000"/>
              <w:bottom w:val="single" w:sz="6" w:space="0" w:color="000000"/>
              <w:right w:val="single" w:sz="6" w:space="0" w:color="auto"/>
            </w:tcBorders>
            <w:vAlign w:val="center"/>
          </w:tcPr>
          <w:p w14:paraId="707BA541" w14:textId="77777777" w:rsidR="00C82F2C" w:rsidRPr="0019382D" w:rsidRDefault="00C82F2C" w:rsidP="00420421">
            <w:pPr>
              <w:pStyle w:val="Normal8pt"/>
              <w:spacing w:after="0"/>
              <w:ind w:hanging="49"/>
            </w:pPr>
            <w:r w:rsidRPr="0019382D">
              <w:t>Zip</w:t>
            </w:r>
          </w:p>
        </w:tc>
        <w:tc>
          <w:tcPr>
            <w:tcW w:w="900" w:type="dxa"/>
            <w:tcBorders>
              <w:top w:val="single" w:sz="6" w:space="0" w:color="000000"/>
              <w:left w:val="single" w:sz="6" w:space="0" w:color="auto"/>
              <w:bottom w:val="single" w:sz="6" w:space="0" w:color="000000"/>
              <w:right w:val="single" w:sz="6" w:space="0" w:color="auto"/>
            </w:tcBorders>
          </w:tcPr>
          <w:p w14:paraId="527FAE4A" w14:textId="77777777" w:rsidR="00C82F2C" w:rsidRPr="0019382D" w:rsidRDefault="00C82F2C" w:rsidP="00FB54E3">
            <w:pPr>
              <w:pStyle w:val="Normal8pt"/>
              <w:spacing w:after="0"/>
              <w:jc w:val="center"/>
            </w:pPr>
            <w:r w:rsidRPr="0019382D">
              <w:t>Numeric</w:t>
            </w:r>
          </w:p>
        </w:tc>
        <w:tc>
          <w:tcPr>
            <w:tcW w:w="990" w:type="dxa"/>
            <w:tcBorders>
              <w:top w:val="single" w:sz="6" w:space="0" w:color="000000"/>
              <w:left w:val="single" w:sz="6" w:space="0" w:color="auto"/>
              <w:bottom w:val="single" w:sz="6" w:space="0" w:color="000000"/>
              <w:right w:val="single" w:sz="6" w:space="0" w:color="auto"/>
            </w:tcBorders>
          </w:tcPr>
          <w:p w14:paraId="074E3A82" w14:textId="77777777" w:rsidR="00C82F2C" w:rsidRPr="0019382D" w:rsidRDefault="00C82F2C" w:rsidP="00FB54E3">
            <w:pPr>
              <w:pStyle w:val="Normal8pt"/>
              <w:spacing w:after="0"/>
              <w:jc w:val="center"/>
            </w:pPr>
            <w:r w:rsidRPr="0019382D">
              <w:t>5</w:t>
            </w:r>
          </w:p>
        </w:tc>
        <w:tc>
          <w:tcPr>
            <w:tcW w:w="900" w:type="dxa"/>
            <w:tcBorders>
              <w:top w:val="single" w:sz="6" w:space="0" w:color="000000"/>
              <w:left w:val="single" w:sz="6" w:space="0" w:color="auto"/>
              <w:bottom w:val="single" w:sz="6" w:space="0" w:color="000000"/>
              <w:right w:val="single" w:sz="6" w:space="0" w:color="auto"/>
            </w:tcBorders>
          </w:tcPr>
          <w:p w14:paraId="5F2736BC" w14:textId="77777777" w:rsidR="00C82F2C" w:rsidRPr="0019382D" w:rsidRDefault="00C82F2C" w:rsidP="00FB54E3">
            <w:pPr>
              <w:pStyle w:val="Normal8pt"/>
              <w:spacing w:after="0"/>
              <w:jc w:val="center"/>
            </w:pPr>
            <w:r w:rsidRPr="0019382D">
              <w:t>Yes</w:t>
            </w:r>
          </w:p>
        </w:tc>
        <w:tc>
          <w:tcPr>
            <w:tcW w:w="5980" w:type="dxa"/>
            <w:tcBorders>
              <w:top w:val="single" w:sz="6" w:space="0" w:color="000000"/>
              <w:left w:val="single" w:sz="6" w:space="0" w:color="auto"/>
              <w:bottom w:val="single" w:sz="6" w:space="0" w:color="000000"/>
              <w:right w:val="double" w:sz="6" w:space="0" w:color="000000"/>
            </w:tcBorders>
            <w:vAlign w:val="center"/>
          </w:tcPr>
          <w:p w14:paraId="7E6BBC42" w14:textId="77777777" w:rsidR="00C82F2C" w:rsidRPr="0019382D" w:rsidRDefault="00C82F2C" w:rsidP="00C97BFA">
            <w:pPr>
              <w:pStyle w:val="Normal8pt"/>
              <w:spacing w:after="0"/>
              <w:ind w:hanging="49"/>
            </w:pPr>
            <w:r w:rsidRPr="0019382D">
              <w:t>Zip code (Example 70433).</w:t>
            </w:r>
          </w:p>
        </w:tc>
      </w:tr>
      <w:tr w:rsidR="00C82F2C" w:rsidRPr="00EB0BA8" w14:paraId="74E95C67" w14:textId="77777777" w:rsidTr="00C97BFA">
        <w:trPr>
          <w:cantSplit/>
          <w:trHeight w:val="75"/>
          <w:jc w:val="center"/>
        </w:trPr>
        <w:tc>
          <w:tcPr>
            <w:tcW w:w="1679" w:type="dxa"/>
            <w:tcBorders>
              <w:top w:val="single" w:sz="6" w:space="0" w:color="000000"/>
              <w:left w:val="double" w:sz="6" w:space="0" w:color="000000"/>
              <w:bottom w:val="single" w:sz="6" w:space="0" w:color="000000"/>
              <w:right w:val="single" w:sz="6" w:space="0" w:color="auto"/>
            </w:tcBorders>
            <w:vAlign w:val="center"/>
          </w:tcPr>
          <w:p w14:paraId="6A347425" w14:textId="77777777" w:rsidR="00C82F2C" w:rsidRPr="0019382D" w:rsidRDefault="00C82F2C" w:rsidP="00420421">
            <w:pPr>
              <w:pStyle w:val="Normal8pt"/>
              <w:spacing w:after="0"/>
              <w:ind w:hanging="49"/>
            </w:pPr>
            <w:r w:rsidRPr="0019382D">
              <w:t>Zip4</w:t>
            </w:r>
          </w:p>
        </w:tc>
        <w:tc>
          <w:tcPr>
            <w:tcW w:w="900" w:type="dxa"/>
            <w:tcBorders>
              <w:top w:val="single" w:sz="6" w:space="0" w:color="000000"/>
              <w:left w:val="single" w:sz="6" w:space="0" w:color="auto"/>
              <w:bottom w:val="single" w:sz="6" w:space="0" w:color="000000"/>
              <w:right w:val="single" w:sz="6" w:space="0" w:color="auto"/>
            </w:tcBorders>
          </w:tcPr>
          <w:p w14:paraId="7958A992" w14:textId="77777777" w:rsidR="00C82F2C" w:rsidRPr="0019382D" w:rsidRDefault="00C82F2C" w:rsidP="00FB54E3">
            <w:pPr>
              <w:pStyle w:val="Normal8pt"/>
              <w:spacing w:after="0"/>
              <w:jc w:val="center"/>
            </w:pPr>
            <w:r w:rsidRPr="0019382D">
              <w:t>Character</w:t>
            </w:r>
          </w:p>
        </w:tc>
        <w:tc>
          <w:tcPr>
            <w:tcW w:w="990" w:type="dxa"/>
            <w:tcBorders>
              <w:top w:val="single" w:sz="6" w:space="0" w:color="000000"/>
              <w:left w:val="single" w:sz="6" w:space="0" w:color="auto"/>
              <w:bottom w:val="single" w:sz="6" w:space="0" w:color="000000"/>
              <w:right w:val="single" w:sz="6" w:space="0" w:color="auto"/>
            </w:tcBorders>
          </w:tcPr>
          <w:p w14:paraId="596E4916" w14:textId="77777777" w:rsidR="00C82F2C" w:rsidRPr="0019382D" w:rsidRDefault="00C82F2C" w:rsidP="00FB54E3">
            <w:pPr>
              <w:pStyle w:val="Normal8pt"/>
              <w:spacing w:after="0"/>
              <w:jc w:val="center"/>
            </w:pPr>
            <w:r w:rsidRPr="0019382D">
              <w:t>4</w:t>
            </w:r>
          </w:p>
        </w:tc>
        <w:tc>
          <w:tcPr>
            <w:tcW w:w="900" w:type="dxa"/>
            <w:tcBorders>
              <w:top w:val="single" w:sz="6" w:space="0" w:color="000000"/>
              <w:left w:val="single" w:sz="6" w:space="0" w:color="auto"/>
              <w:bottom w:val="single" w:sz="6" w:space="0" w:color="000000"/>
              <w:right w:val="single" w:sz="6" w:space="0" w:color="auto"/>
            </w:tcBorders>
          </w:tcPr>
          <w:p w14:paraId="76F6C55A" w14:textId="77777777" w:rsidR="00C82F2C" w:rsidRPr="0019382D" w:rsidRDefault="00C82F2C" w:rsidP="00FB54E3">
            <w:pPr>
              <w:pStyle w:val="Normal8pt"/>
              <w:spacing w:after="0"/>
              <w:jc w:val="center"/>
            </w:pPr>
            <w:r w:rsidRPr="0019382D">
              <w:t>Yes</w:t>
            </w:r>
          </w:p>
        </w:tc>
        <w:tc>
          <w:tcPr>
            <w:tcW w:w="5980" w:type="dxa"/>
            <w:tcBorders>
              <w:top w:val="single" w:sz="6" w:space="0" w:color="000000"/>
              <w:left w:val="single" w:sz="6" w:space="0" w:color="auto"/>
              <w:bottom w:val="single" w:sz="6" w:space="0" w:color="000000"/>
              <w:right w:val="double" w:sz="6" w:space="0" w:color="000000"/>
            </w:tcBorders>
            <w:vAlign w:val="center"/>
          </w:tcPr>
          <w:p w14:paraId="73FE1144" w14:textId="77777777" w:rsidR="00C82F2C" w:rsidRPr="0019382D" w:rsidRDefault="00C82F2C" w:rsidP="00C97BFA">
            <w:pPr>
              <w:pStyle w:val="Normal8pt"/>
              <w:spacing w:after="0"/>
              <w:ind w:hanging="49"/>
            </w:pPr>
            <w:r w:rsidRPr="0019382D">
              <w:t>Extended zip code (9999).</w:t>
            </w:r>
          </w:p>
        </w:tc>
      </w:tr>
      <w:tr w:rsidR="00464A17" w:rsidRPr="00EB0BA8" w14:paraId="0DD9CB17" w14:textId="77777777" w:rsidTr="00C97BFA">
        <w:trPr>
          <w:cantSplit/>
          <w:trHeight w:val="42"/>
          <w:jc w:val="center"/>
        </w:trPr>
        <w:tc>
          <w:tcPr>
            <w:tcW w:w="1679" w:type="dxa"/>
            <w:tcBorders>
              <w:top w:val="single" w:sz="6" w:space="0" w:color="000000"/>
              <w:left w:val="double" w:sz="6" w:space="0" w:color="000000"/>
              <w:bottom w:val="double" w:sz="6" w:space="0" w:color="000000"/>
              <w:right w:val="single" w:sz="6" w:space="0" w:color="auto"/>
            </w:tcBorders>
            <w:vAlign w:val="center"/>
          </w:tcPr>
          <w:p w14:paraId="378AE19E" w14:textId="77777777" w:rsidR="00464A17" w:rsidRPr="0019382D" w:rsidRDefault="00464A17" w:rsidP="00420421">
            <w:pPr>
              <w:pStyle w:val="Normal8pt"/>
              <w:spacing w:after="0"/>
              <w:ind w:hanging="49"/>
            </w:pPr>
            <w:r w:rsidRPr="0019382D">
              <w:t>Assessor</w:t>
            </w:r>
            <w:r w:rsidRPr="00420421">
              <w:t>_</w:t>
            </w:r>
            <w:r w:rsidRPr="0019382D">
              <w:t>name</w:t>
            </w:r>
          </w:p>
        </w:tc>
        <w:tc>
          <w:tcPr>
            <w:tcW w:w="900" w:type="dxa"/>
            <w:tcBorders>
              <w:top w:val="single" w:sz="6" w:space="0" w:color="000000"/>
              <w:left w:val="single" w:sz="6" w:space="0" w:color="auto"/>
              <w:bottom w:val="double" w:sz="6" w:space="0" w:color="000000"/>
              <w:right w:val="single" w:sz="6" w:space="0" w:color="auto"/>
            </w:tcBorders>
          </w:tcPr>
          <w:p w14:paraId="65FE2A29" w14:textId="77777777" w:rsidR="00464A17" w:rsidRPr="0019382D" w:rsidRDefault="00464A17" w:rsidP="00FB54E3">
            <w:pPr>
              <w:pStyle w:val="Normal8pt"/>
              <w:spacing w:after="0"/>
              <w:jc w:val="center"/>
            </w:pPr>
            <w:r w:rsidRPr="0019382D">
              <w:t>Character</w:t>
            </w:r>
          </w:p>
        </w:tc>
        <w:tc>
          <w:tcPr>
            <w:tcW w:w="990" w:type="dxa"/>
            <w:tcBorders>
              <w:top w:val="single" w:sz="6" w:space="0" w:color="000000"/>
              <w:left w:val="single" w:sz="6" w:space="0" w:color="auto"/>
              <w:bottom w:val="double" w:sz="6" w:space="0" w:color="000000"/>
              <w:right w:val="single" w:sz="6" w:space="0" w:color="auto"/>
            </w:tcBorders>
          </w:tcPr>
          <w:p w14:paraId="62A456D6" w14:textId="77777777" w:rsidR="00464A17" w:rsidRPr="0019382D" w:rsidRDefault="00464A17" w:rsidP="00FB54E3">
            <w:pPr>
              <w:pStyle w:val="Normal8pt"/>
              <w:spacing w:after="0"/>
              <w:jc w:val="center"/>
            </w:pPr>
            <w:r w:rsidRPr="0019382D">
              <w:t>45</w:t>
            </w:r>
          </w:p>
        </w:tc>
        <w:tc>
          <w:tcPr>
            <w:tcW w:w="900" w:type="dxa"/>
            <w:tcBorders>
              <w:top w:val="single" w:sz="6" w:space="0" w:color="000000"/>
              <w:left w:val="single" w:sz="6" w:space="0" w:color="auto"/>
              <w:bottom w:val="double" w:sz="6" w:space="0" w:color="000000"/>
              <w:right w:val="single" w:sz="6" w:space="0" w:color="auto"/>
            </w:tcBorders>
          </w:tcPr>
          <w:p w14:paraId="55A437D1" w14:textId="77777777" w:rsidR="00464A17" w:rsidRPr="0019382D" w:rsidRDefault="00464A17" w:rsidP="00FB54E3">
            <w:pPr>
              <w:pStyle w:val="Normal8pt"/>
              <w:spacing w:after="0"/>
              <w:jc w:val="center"/>
            </w:pPr>
            <w:r w:rsidRPr="0019382D">
              <w:t>Yes</w:t>
            </w:r>
          </w:p>
        </w:tc>
        <w:tc>
          <w:tcPr>
            <w:tcW w:w="5980" w:type="dxa"/>
            <w:tcBorders>
              <w:top w:val="single" w:sz="6" w:space="0" w:color="000000"/>
              <w:left w:val="single" w:sz="6" w:space="0" w:color="auto"/>
              <w:bottom w:val="double" w:sz="6" w:space="0" w:color="000000"/>
              <w:right w:val="double" w:sz="6" w:space="0" w:color="000000"/>
            </w:tcBorders>
            <w:vAlign w:val="center"/>
          </w:tcPr>
          <w:p w14:paraId="17FE323B" w14:textId="77777777" w:rsidR="00464A17" w:rsidRPr="0019382D" w:rsidRDefault="00464A17" w:rsidP="00C97BFA">
            <w:pPr>
              <w:pStyle w:val="Normal8pt"/>
              <w:spacing w:after="0"/>
              <w:ind w:hanging="49"/>
            </w:pPr>
            <w:r w:rsidRPr="0019382D">
              <w:t>Assessor’s name</w:t>
            </w:r>
          </w:p>
        </w:tc>
      </w:tr>
    </w:tbl>
    <w:p w14:paraId="7750FA08" w14:textId="77777777" w:rsidR="00C82F2C" w:rsidRDefault="00C82F2C" w:rsidP="00774000">
      <w:pPr>
        <w:pStyle w:val="Text"/>
        <w:spacing w:after="0" w:line="240" w:lineRule="auto"/>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auto"/>
        </w:tblBorders>
        <w:tblLayout w:type="fixed"/>
        <w:tblLook w:val="0000" w:firstRow="0" w:lastRow="0" w:firstColumn="0" w:lastColumn="0" w:noHBand="0" w:noVBand="0"/>
      </w:tblPr>
      <w:tblGrid>
        <w:gridCol w:w="329"/>
        <w:gridCol w:w="1354"/>
        <w:gridCol w:w="329"/>
        <w:gridCol w:w="571"/>
        <w:gridCol w:w="329"/>
        <w:gridCol w:w="661"/>
        <w:gridCol w:w="329"/>
        <w:gridCol w:w="571"/>
        <w:gridCol w:w="329"/>
        <w:gridCol w:w="5656"/>
        <w:gridCol w:w="329"/>
      </w:tblGrid>
      <w:tr w:rsidR="00C82F2C" w:rsidRPr="00EB0BA8" w14:paraId="090B8840" w14:textId="77777777" w:rsidTr="00161F62">
        <w:trPr>
          <w:gridAfter w:val="1"/>
          <w:wAfter w:w="329" w:type="dxa"/>
          <w:cantSplit/>
          <w:tblHeader/>
          <w:jc w:val="center"/>
        </w:trPr>
        <w:tc>
          <w:tcPr>
            <w:tcW w:w="10458" w:type="dxa"/>
            <w:gridSpan w:val="10"/>
            <w:shd w:val="clear" w:color="auto" w:fill="BFBFBF"/>
            <w:vAlign w:val="center"/>
          </w:tcPr>
          <w:p w14:paraId="78950C73" w14:textId="77777777" w:rsidR="00C82F2C" w:rsidRPr="00680B00" w:rsidRDefault="00C82F2C" w:rsidP="00464A17">
            <w:pPr>
              <w:pStyle w:val="Text"/>
              <w:spacing w:after="0" w:line="240" w:lineRule="auto"/>
              <w:jc w:val="center"/>
              <w:rPr>
                <w:b/>
                <w:bCs/>
                <w:sz w:val="16"/>
                <w:szCs w:val="16"/>
              </w:rPr>
            </w:pPr>
            <w:r w:rsidRPr="00680B00">
              <w:rPr>
                <w:b/>
                <w:sz w:val="16"/>
                <w:szCs w:val="16"/>
              </w:rPr>
              <w:t>Assessment Information (Assmt.txt) (Required)</w:t>
            </w:r>
          </w:p>
        </w:tc>
      </w:tr>
      <w:tr w:rsidR="00C82F2C" w:rsidRPr="00EB0BA8" w14:paraId="4438723A" w14:textId="77777777" w:rsidTr="00161F62">
        <w:trPr>
          <w:gridAfter w:val="1"/>
          <w:wAfter w:w="329" w:type="dxa"/>
          <w:cantSplit/>
          <w:tblHeader/>
          <w:jc w:val="center"/>
        </w:trPr>
        <w:tc>
          <w:tcPr>
            <w:tcW w:w="1683" w:type="dxa"/>
            <w:gridSpan w:val="2"/>
            <w:shd w:val="clear" w:color="auto" w:fill="BFBFBF"/>
            <w:vAlign w:val="center"/>
          </w:tcPr>
          <w:p w14:paraId="1A76A517" w14:textId="77777777" w:rsidR="00C82F2C" w:rsidRPr="00F0581B" w:rsidRDefault="00C82F2C" w:rsidP="00464A17">
            <w:pPr>
              <w:jc w:val="center"/>
              <w:rPr>
                <w:b/>
                <w:bCs/>
                <w:kern w:val="2"/>
                <w:sz w:val="16"/>
                <w:szCs w:val="16"/>
              </w:rPr>
            </w:pPr>
            <w:r w:rsidRPr="00F0581B">
              <w:rPr>
                <w:b/>
                <w:bCs/>
                <w:kern w:val="2"/>
                <w:sz w:val="16"/>
                <w:szCs w:val="16"/>
              </w:rPr>
              <w:t>Field Name</w:t>
            </w:r>
          </w:p>
        </w:tc>
        <w:tc>
          <w:tcPr>
            <w:tcW w:w="900" w:type="dxa"/>
            <w:gridSpan w:val="2"/>
            <w:shd w:val="clear" w:color="auto" w:fill="BFBFBF"/>
            <w:vAlign w:val="center"/>
          </w:tcPr>
          <w:p w14:paraId="54A832C7" w14:textId="77777777" w:rsidR="00C82F2C" w:rsidRPr="00420421" w:rsidRDefault="00C82F2C" w:rsidP="00420421">
            <w:pPr>
              <w:ind w:left="-108" w:right="-108"/>
              <w:jc w:val="center"/>
              <w:rPr>
                <w:b/>
                <w:bCs/>
                <w:kern w:val="2"/>
                <w:sz w:val="16"/>
              </w:rPr>
            </w:pPr>
            <w:r w:rsidRPr="00420421">
              <w:rPr>
                <w:b/>
                <w:bCs/>
                <w:kern w:val="2"/>
                <w:sz w:val="16"/>
              </w:rPr>
              <w:t>Field Type</w:t>
            </w:r>
          </w:p>
        </w:tc>
        <w:tc>
          <w:tcPr>
            <w:tcW w:w="990" w:type="dxa"/>
            <w:gridSpan w:val="2"/>
            <w:shd w:val="clear" w:color="auto" w:fill="BFBFBF"/>
            <w:vAlign w:val="center"/>
          </w:tcPr>
          <w:p w14:paraId="53B0EAD0" w14:textId="77777777" w:rsidR="00C82F2C" w:rsidRPr="00420421" w:rsidRDefault="00C82F2C" w:rsidP="00420421">
            <w:pPr>
              <w:pStyle w:val="Heading5"/>
              <w:keepNext w:val="0"/>
              <w:ind w:left="-108" w:right="-108"/>
              <w:rPr>
                <w:bCs/>
                <w:kern w:val="2"/>
                <w:lang w:val="en-US" w:eastAsia="en-US"/>
              </w:rPr>
            </w:pPr>
            <w:r w:rsidRPr="00420421">
              <w:rPr>
                <w:bCs/>
                <w:kern w:val="2"/>
                <w:lang w:val="en-US" w:eastAsia="en-US"/>
              </w:rPr>
              <w:t>Field Length</w:t>
            </w:r>
          </w:p>
        </w:tc>
        <w:tc>
          <w:tcPr>
            <w:tcW w:w="900" w:type="dxa"/>
            <w:gridSpan w:val="2"/>
            <w:shd w:val="clear" w:color="auto" w:fill="BFBFBF"/>
            <w:vAlign w:val="center"/>
          </w:tcPr>
          <w:p w14:paraId="452D0454" w14:textId="77777777" w:rsidR="00C82F2C" w:rsidRPr="00420421" w:rsidRDefault="00C82F2C" w:rsidP="00420421">
            <w:pPr>
              <w:pStyle w:val="Heading5"/>
              <w:keepNext w:val="0"/>
              <w:ind w:left="-108" w:right="-108"/>
              <w:rPr>
                <w:bCs/>
                <w:kern w:val="2"/>
                <w:lang w:val="en-US" w:eastAsia="en-US"/>
              </w:rPr>
            </w:pPr>
            <w:r w:rsidRPr="00420421">
              <w:rPr>
                <w:bCs/>
                <w:kern w:val="2"/>
                <w:lang w:val="en-US" w:eastAsia="en-US"/>
              </w:rPr>
              <w:t>Required</w:t>
            </w:r>
          </w:p>
        </w:tc>
        <w:tc>
          <w:tcPr>
            <w:tcW w:w="5985" w:type="dxa"/>
            <w:gridSpan w:val="2"/>
            <w:shd w:val="clear" w:color="auto" w:fill="BFBFBF"/>
            <w:vAlign w:val="center"/>
          </w:tcPr>
          <w:p w14:paraId="6B0BF164" w14:textId="77777777" w:rsidR="00C82F2C" w:rsidRPr="00631A45" w:rsidRDefault="00C82F2C" w:rsidP="00464A17">
            <w:pPr>
              <w:pStyle w:val="Heading3"/>
              <w:keepNext w:val="0"/>
              <w:rPr>
                <w:i w:val="0"/>
                <w:kern w:val="2"/>
                <w:sz w:val="16"/>
                <w:szCs w:val="16"/>
                <w:lang w:val="en-US" w:eastAsia="en-US"/>
              </w:rPr>
            </w:pPr>
            <w:r w:rsidRPr="00631A45">
              <w:rPr>
                <w:i w:val="0"/>
                <w:kern w:val="2"/>
                <w:sz w:val="16"/>
                <w:szCs w:val="16"/>
                <w:lang w:val="en-US" w:eastAsia="en-US"/>
              </w:rPr>
              <w:t>Comments</w:t>
            </w:r>
          </w:p>
        </w:tc>
      </w:tr>
      <w:tr w:rsidR="00D72A00" w:rsidRPr="00EB0BA8" w14:paraId="00CFF063" w14:textId="77777777" w:rsidTr="00161F62">
        <w:trPr>
          <w:gridAfter w:val="1"/>
          <w:wAfter w:w="329" w:type="dxa"/>
          <w:cantSplit/>
          <w:trHeight w:val="75"/>
          <w:jc w:val="center"/>
        </w:trPr>
        <w:tc>
          <w:tcPr>
            <w:tcW w:w="1683" w:type="dxa"/>
            <w:gridSpan w:val="2"/>
            <w:vAlign w:val="center"/>
          </w:tcPr>
          <w:p w14:paraId="4483004C" w14:textId="77777777" w:rsidR="00D72A00" w:rsidRPr="00420421" w:rsidRDefault="00D72A00" w:rsidP="00420421">
            <w:pPr>
              <w:pStyle w:val="Normal8pt"/>
              <w:spacing w:after="0"/>
              <w:ind w:hanging="49"/>
            </w:pPr>
            <w:r w:rsidRPr="00420421">
              <w:t>tax_year</w:t>
            </w:r>
          </w:p>
        </w:tc>
        <w:tc>
          <w:tcPr>
            <w:tcW w:w="900" w:type="dxa"/>
            <w:gridSpan w:val="2"/>
            <w:vAlign w:val="center"/>
          </w:tcPr>
          <w:p w14:paraId="70AF4CA8" w14:textId="77777777" w:rsidR="00D72A00" w:rsidRPr="00ED7867" w:rsidRDefault="00D72A00" w:rsidP="00EB0BA8">
            <w:pPr>
              <w:jc w:val="center"/>
              <w:rPr>
                <w:sz w:val="16"/>
                <w:szCs w:val="16"/>
              </w:rPr>
            </w:pPr>
            <w:r w:rsidRPr="00ED7867">
              <w:rPr>
                <w:sz w:val="16"/>
                <w:szCs w:val="16"/>
              </w:rPr>
              <w:t>Numeric</w:t>
            </w:r>
          </w:p>
        </w:tc>
        <w:tc>
          <w:tcPr>
            <w:tcW w:w="990" w:type="dxa"/>
            <w:gridSpan w:val="2"/>
            <w:vAlign w:val="center"/>
          </w:tcPr>
          <w:p w14:paraId="101CBC33" w14:textId="77777777" w:rsidR="00D72A00" w:rsidRPr="00ED7867" w:rsidRDefault="00D72A00" w:rsidP="00EB0BA8">
            <w:pPr>
              <w:jc w:val="center"/>
              <w:rPr>
                <w:sz w:val="16"/>
                <w:szCs w:val="16"/>
              </w:rPr>
            </w:pPr>
            <w:r w:rsidRPr="00ED7867">
              <w:rPr>
                <w:sz w:val="16"/>
                <w:szCs w:val="16"/>
              </w:rPr>
              <w:t>4</w:t>
            </w:r>
          </w:p>
        </w:tc>
        <w:tc>
          <w:tcPr>
            <w:tcW w:w="900" w:type="dxa"/>
            <w:gridSpan w:val="2"/>
            <w:vAlign w:val="center"/>
          </w:tcPr>
          <w:p w14:paraId="396CAB0C" w14:textId="77777777" w:rsidR="00D72A00" w:rsidRPr="00ED7867" w:rsidRDefault="00D72A00" w:rsidP="00EB0BA8">
            <w:pPr>
              <w:jc w:val="center"/>
              <w:rPr>
                <w:sz w:val="16"/>
                <w:szCs w:val="16"/>
              </w:rPr>
            </w:pPr>
            <w:r w:rsidRPr="00ED7867">
              <w:rPr>
                <w:sz w:val="16"/>
                <w:szCs w:val="16"/>
              </w:rPr>
              <w:t>Yes</w:t>
            </w:r>
          </w:p>
        </w:tc>
        <w:tc>
          <w:tcPr>
            <w:tcW w:w="5985" w:type="dxa"/>
            <w:gridSpan w:val="2"/>
            <w:vAlign w:val="center"/>
          </w:tcPr>
          <w:p w14:paraId="18EABFE2" w14:textId="77777777" w:rsidR="00D72A00" w:rsidRPr="00C97BFA" w:rsidRDefault="00D72A00" w:rsidP="00C97BFA">
            <w:pPr>
              <w:pStyle w:val="Normal8pt"/>
              <w:spacing w:after="0"/>
              <w:ind w:hanging="49"/>
            </w:pPr>
            <w:r w:rsidRPr="00C97BFA">
              <w:t>Tax year submitting (ex. 1999, 2000)</w:t>
            </w:r>
          </w:p>
        </w:tc>
      </w:tr>
      <w:tr w:rsidR="00C82F2C" w:rsidRPr="00EB0BA8" w14:paraId="43D01113" w14:textId="77777777" w:rsidTr="00161F62">
        <w:trPr>
          <w:gridAfter w:val="1"/>
          <w:wAfter w:w="329" w:type="dxa"/>
          <w:cantSplit/>
          <w:trHeight w:val="57"/>
          <w:jc w:val="center"/>
        </w:trPr>
        <w:tc>
          <w:tcPr>
            <w:tcW w:w="1683" w:type="dxa"/>
            <w:gridSpan w:val="2"/>
            <w:vAlign w:val="center"/>
          </w:tcPr>
          <w:p w14:paraId="4445AAAE" w14:textId="77777777" w:rsidR="00C82F2C" w:rsidRPr="00420421" w:rsidRDefault="00C82F2C" w:rsidP="00420421">
            <w:pPr>
              <w:pStyle w:val="Normal8pt"/>
              <w:spacing w:after="0"/>
              <w:ind w:hanging="49"/>
            </w:pPr>
            <w:r w:rsidRPr="00420421">
              <w:t>FIPS_code</w:t>
            </w:r>
          </w:p>
        </w:tc>
        <w:tc>
          <w:tcPr>
            <w:tcW w:w="900" w:type="dxa"/>
            <w:gridSpan w:val="2"/>
            <w:vAlign w:val="center"/>
          </w:tcPr>
          <w:p w14:paraId="3FB1AF34" w14:textId="77777777" w:rsidR="00C82F2C" w:rsidRPr="0019382D" w:rsidRDefault="00C82F2C" w:rsidP="00EB0BA8">
            <w:pPr>
              <w:pStyle w:val="Normal8pt"/>
              <w:spacing w:after="0"/>
              <w:jc w:val="center"/>
              <w:rPr>
                <w:color w:val="000000"/>
                <w:szCs w:val="16"/>
              </w:rPr>
            </w:pPr>
            <w:r w:rsidRPr="0019382D">
              <w:rPr>
                <w:color w:val="000000"/>
                <w:szCs w:val="16"/>
              </w:rPr>
              <w:t>Numeric</w:t>
            </w:r>
          </w:p>
        </w:tc>
        <w:tc>
          <w:tcPr>
            <w:tcW w:w="990" w:type="dxa"/>
            <w:gridSpan w:val="2"/>
            <w:vAlign w:val="center"/>
          </w:tcPr>
          <w:p w14:paraId="1E9B229A" w14:textId="77777777" w:rsidR="00C82F2C" w:rsidRPr="00EB0BA8" w:rsidRDefault="00C82F2C" w:rsidP="00EB0BA8">
            <w:pPr>
              <w:jc w:val="center"/>
              <w:rPr>
                <w:sz w:val="16"/>
                <w:szCs w:val="16"/>
              </w:rPr>
            </w:pPr>
            <w:r w:rsidRPr="00EB0BA8">
              <w:rPr>
                <w:sz w:val="16"/>
                <w:szCs w:val="16"/>
              </w:rPr>
              <w:t>5</w:t>
            </w:r>
          </w:p>
        </w:tc>
        <w:tc>
          <w:tcPr>
            <w:tcW w:w="900" w:type="dxa"/>
            <w:gridSpan w:val="2"/>
            <w:vAlign w:val="center"/>
          </w:tcPr>
          <w:p w14:paraId="408B3713" w14:textId="77777777" w:rsidR="00C82F2C" w:rsidRPr="00EB0BA8" w:rsidRDefault="00C82F2C" w:rsidP="00EB0BA8">
            <w:pPr>
              <w:jc w:val="center"/>
              <w:rPr>
                <w:sz w:val="16"/>
                <w:szCs w:val="16"/>
              </w:rPr>
            </w:pPr>
            <w:r w:rsidRPr="00EB0BA8">
              <w:rPr>
                <w:sz w:val="16"/>
                <w:szCs w:val="16"/>
              </w:rPr>
              <w:t>Yes</w:t>
            </w:r>
          </w:p>
        </w:tc>
        <w:tc>
          <w:tcPr>
            <w:tcW w:w="5985" w:type="dxa"/>
            <w:gridSpan w:val="2"/>
            <w:vAlign w:val="center"/>
          </w:tcPr>
          <w:p w14:paraId="37CCB888" w14:textId="77777777" w:rsidR="00C82F2C" w:rsidRPr="00C97BFA" w:rsidRDefault="00C82F2C" w:rsidP="00C97BFA">
            <w:pPr>
              <w:pStyle w:val="Normal8pt"/>
              <w:spacing w:after="0"/>
              <w:ind w:hanging="49"/>
            </w:pPr>
            <w:r w:rsidRPr="00C97BFA">
              <w:t>Parish identification number. (See FIPS table.)</w:t>
            </w:r>
          </w:p>
        </w:tc>
      </w:tr>
      <w:tr w:rsidR="00C82F2C" w:rsidRPr="00EB0BA8" w14:paraId="1D2954EC" w14:textId="77777777" w:rsidTr="00161F62">
        <w:trPr>
          <w:gridAfter w:val="1"/>
          <w:wAfter w:w="329" w:type="dxa"/>
          <w:cantSplit/>
          <w:trHeight w:val="42"/>
          <w:jc w:val="center"/>
        </w:trPr>
        <w:tc>
          <w:tcPr>
            <w:tcW w:w="1683" w:type="dxa"/>
            <w:gridSpan w:val="2"/>
            <w:vAlign w:val="center"/>
          </w:tcPr>
          <w:p w14:paraId="202BCD50" w14:textId="77777777" w:rsidR="00C82F2C" w:rsidRPr="00420421" w:rsidRDefault="00C82F2C" w:rsidP="00420421">
            <w:pPr>
              <w:pStyle w:val="Normal8pt"/>
              <w:spacing w:after="0"/>
              <w:ind w:hanging="49"/>
            </w:pPr>
            <w:r w:rsidRPr="00420421">
              <w:t>Assessment_no</w:t>
            </w:r>
          </w:p>
        </w:tc>
        <w:tc>
          <w:tcPr>
            <w:tcW w:w="900" w:type="dxa"/>
            <w:gridSpan w:val="2"/>
            <w:vAlign w:val="center"/>
          </w:tcPr>
          <w:p w14:paraId="4B702D82" w14:textId="77777777" w:rsidR="00C82F2C" w:rsidRPr="0019382D" w:rsidRDefault="00C82F2C" w:rsidP="00EB0BA8">
            <w:pPr>
              <w:pStyle w:val="Normal8pt"/>
              <w:spacing w:after="0"/>
              <w:jc w:val="center"/>
              <w:rPr>
                <w:color w:val="000000"/>
                <w:szCs w:val="16"/>
              </w:rPr>
            </w:pPr>
            <w:r w:rsidRPr="0019382D">
              <w:rPr>
                <w:color w:val="000000"/>
                <w:szCs w:val="16"/>
              </w:rPr>
              <w:t>Character</w:t>
            </w:r>
          </w:p>
        </w:tc>
        <w:tc>
          <w:tcPr>
            <w:tcW w:w="990" w:type="dxa"/>
            <w:gridSpan w:val="2"/>
            <w:vAlign w:val="center"/>
          </w:tcPr>
          <w:p w14:paraId="298EBDF4" w14:textId="77777777" w:rsidR="00C82F2C" w:rsidRPr="00EB0BA8" w:rsidRDefault="00C82F2C" w:rsidP="00EB0BA8">
            <w:pPr>
              <w:jc w:val="center"/>
              <w:rPr>
                <w:sz w:val="16"/>
                <w:szCs w:val="16"/>
              </w:rPr>
            </w:pPr>
            <w:r w:rsidRPr="00EB0BA8">
              <w:rPr>
                <w:sz w:val="16"/>
                <w:szCs w:val="16"/>
              </w:rPr>
              <w:t>20</w:t>
            </w:r>
          </w:p>
        </w:tc>
        <w:tc>
          <w:tcPr>
            <w:tcW w:w="900" w:type="dxa"/>
            <w:gridSpan w:val="2"/>
            <w:vAlign w:val="center"/>
          </w:tcPr>
          <w:p w14:paraId="6419F86E" w14:textId="77777777" w:rsidR="00C82F2C" w:rsidRPr="00EB0BA8" w:rsidRDefault="00C82F2C" w:rsidP="00EB0BA8">
            <w:pPr>
              <w:jc w:val="center"/>
              <w:rPr>
                <w:sz w:val="16"/>
                <w:szCs w:val="16"/>
              </w:rPr>
            </w:pPr>
            <w:r w:rsidRPr="00EB0BA8">
              <w:rPr>
                <w:sz w:val="16"/>
                <w:szCs w:val="16"/>
              </w:rPr>
              <w:t>Yes</w:t>
            </w:r>
          </w:p>
        </w:tc>
        <w:tc>
          <w:tcPr>
            <w:tcW w:w="5985" w:type="dxa"/>
            <w:gridSpan w:val="2"/>
            <w:vAlign w:val="center"/>
          </w:tcPr>
          <w:p w14:paraId="535C760B" w14:textId="77777777" w:rsidR="00C82F2C" w:rsidRPr="00C97BFA" w:rsidRDefault="00C82F2C" w:rsidP="00C97BFA">
            <w:pPr>
              <w:pStyle w:val="Normal8pt"/>
              <w:spacing w:after="0"/>
              <w:ind w:hanging="49"/>
            </w:pPr>
            <w:r w:rsidRPr="00C97BFA">
              <w:t>Assessment number.</w:t>
            </w:r>
          </w:p>
        </w:tc>
      </w:tr>
      <w:tr w:rsidR="00C82F2C" w:rsidRPr="00EB0BA8" w14:paraId="32A3BFC4" w14:textId="77777777" w:rsidTr="00161F62">
        <w:trPr>
          <w:gridAfter w:val="1"/>
          <w:wAfter w:w="329" w:type="dxa"/>
          <w:cantSplit/>
          <w:trHeight w:val="102"/>
          <w:jc w:val="center"/>
        </w:trPr>
        <w:tc>
          <w:tcPr>
            <w:tcW w:w="1683" w:type="dxa"/>
            <w:gridSpan w:val="2"/>
            <w:vAlign w:val="center"/>
          </w:tcPr>
          <w:p w14:paraId="55AB9BCE" w14:textId="77777777" w:rsidR="00C82F2C" w:rsidRPr="00420421" w:rsidRDefault="00C82F2C" w:rsidP="00420421">
            <w:pPr>
              <w:pStyle w:val="Normal8pt"/>
              <w:spacing w:after="0"/>
              <w:ind w:hanging="49"/>
            </w:pPr>
            <w:r w:rsidRPr="00420421">
              <w:t>Parcel_no</w:t>
            </w:r>
          </w:p>
        </w:tc>
        <w:tc>
          <w:tcPr>
            <w:tcW w:w="900" w:type="dxa"/>
            <w:gridSpan w:val="2"/>
            <w:vAlign w:val="center"/>
          </w:tcPr>
          <w:p w14:paraId="3384FEE9" w14:textId="77777777" w:rsidR="00C82F2C" w:rsidRPr="0019382D" w:rsidRDefault="00C82F2C" w:rsidP="00EB0BA8">
            <w:pPr>
              <w:pStyle w:val="Normal8pt"/>
              <w:spacing w:after="0"/>
              <w:jc w:val="center"/>
              <w:rPr>
                <w:color w:val="000000"/>
                <w:szCs w:val="16"/>
              </w:rPr>
            </w:pPr>
            <w:r w:rsidRPr="0019382D">
              <w:rPr>
                <w:color w:val="000000"/>
                <w:szCs w:val="16"/>
              </w:rPr>
              <w:t>Character</w:t>
            </w:r>
          </w:p>
        </w:tc>
        <w:tc>
          <w:tcPr>
            <w:tcW w:w="990" w:type="dxa"/>
            <w:gridSpan w:val="2"/>
            <w:vAlign w:val="center"/>
          </w:tcPr>
          <w:p w14:paraId="1033F8A7" w14:textId="77777777" w:rsidR="00C82F2C" w:rsidRPr="00EB0BA8" w:rsidRDefault="00C82F2C" w:rsidP="00EB0BA8">
            <w:pPr>
              <w:jc w:val="center"/>
              <w:rPr>
                <w:sz w:val="16"/>
                <w:szCs w:val="16"/>
              </w:rPr>
            </w:pPr>
            <w:r w:rsidRPr="00EB0BA8">
              <w:rPr>
                <w:sz w:val="16"/>
                <w:szCs w:val="16"/>
              </w:rPr>
              <w:t>20</w:t>
            </w:r>
          </w:p>
        </w:tc>
        <w:tc>
          <w:tcPr>
            <w:tcW w:w="900" w:type="dxa"/>
            <w:gridSpan w:val="2"/>
            <w:vAlign w:val="center"/>
          </w:tcPr>
          <w:p w14:paraId="34D6E780" w14:textId="77777777" w:rsidR="00C82F2C" w:rsidRPr="00EB0BA8" w:rsidRDefault="00C82F2C" w:rsidP="00EB0BA8">
            <w:pPr>
              <w:jc w:val="center"/>
              <w:rPr>
                <w:sz w:val="16"/>
                <w:szCs w:val="16"/>
              </w:rPr>
            </w:pPr>
            <w:r w:rsidRPr="00EB0BA8">
              <w:rPr>
                <w:sz w:val="16"/>
                <w:szCs w:val="16"/>
              </w:rPr>
              <w:t>Yes</w:t>
            </w:r>
          </w:p>
        </w:tc>
        <w:tc>
          <w:tcPr>
            <w:tcW w:w="5985" w:type="dxa"/>
            <w:gridSpan w:val="2"/>
            <w:vAlign w:val="center"/>
          </w:tcPr>
          <w:p w14:paraId="337BE242" w14:textId="77777777" w:rsidR="00C82F2C" w:rsidRPr="00C97BFA" w:rsidRDefault="00C82F2C" w:rsidP="00C97BFA">
            <w:pPr>
              <w:pStyle w:val="Normal8pt"/>
              <w:spacing w:after="0"/>
              <w:ind w:hanging="49"/>
            </w:pPr>
            <w:r w:rsidRPr="00C97BFA">
              <w:t>Parcel Identification Number (PIN). (If your system currently does not support PINs use the assessment number as the PIN.)</w:t>
            </w:r>
          </w:p>
        </w:tc>
      </w:tr>
      <w:tr w:rsidR="00C82F2C" w:rsidRPr="00EB0BA8" w14:paraId="13BCFA14" w14:textId="77777777" w:rsidTr="00161F62">
        <w:trPr>
          <w:gridAfter w:val="1"/>
          <w:wAfter w:w="329" w:type="dxa"/>
          <w:cantSplit/>
          <w:trHeight w:val="42"/>
          <w:jc w:val="center"/>
        </w:trPr>
        <w:tc>
          <w:tcPr>
            <w:tcW w:w="1683" w:type="dxa"/>
            <w:gridSpan w:val="2"/>
            <w:vAlign w:val="center"/>
          </w:tcPr>
          <w:p w14:paraId="4F00881C" w14:textId="77777777" w:rsidR="00C82F2C" w:rsidRPr="00420421" w:rsidRDefault="00C82F2C" w:rsidP="00420421">
            <w:pPr>
              <w:pStyle w:val="Normal8pt"/>
              <w:spacing w:after="0"/>
              <w:ind w:hanging="49"/>
            </w:pPr>
            <w:r w:rsidRPr="00420421">
              <w:t>Assessment_type</w:t>
            </w:r>
          </w:p>
        </w:tc>
        <w:tc>
          <w:tcPr>
            <w:tcW w:w="900" w:type="dxa"/>
            <w:gridSpan w:val="2"/>
            <w:vAlign w:val="center"/>
          </w:tcPr>
          <w:p w14:paraId="62728611" w14:textId="77777777" w:rsidR="00C82F2C" w:rsidRPr="0019382D" w:rsidRDefault="00C82F2C" w:rsidP="00EB0BA8">
            <w:pPr>
              <w:pStyle w:val="Normal8pt"/>
              <w:spacing w:after="0"/>
              <w:jc w:val="center"/>
            </w:pPr>
            <w:r w:rsidRPr="0019382D">
              <w:t>Character</w:t>
            </w:r>
          </w:p>
        </w:tc>
        <w:tc>
          <w:tcPr>
            <w:tcW w:w="990" w:type="dxa"/>
            <w:gridSpan w:val="2"/>
            <w:vAlign w:val="center"/>
          </w:tcPr>
          <w:p w14:paraId="5E8E2998" w14:textId="77777777" w:rsidR="00C82F2C" w:rsidRPr="00EB0BA8" w:rsidRDefault="00C82F2C" w:rsidP="00131C2A">
            <w:pPr>
              <w:jc w:val="center"/>
              <w:rPr>
                <w:sz w:val="16"/>
                <w:szCs w:val="16"/>
              </w:rPr>
            </w:pPr>
            <w:r w:rsidRPr="00EB0BA8">
              <w:rPr>
                <w:sz w:val="16"/>
                <w:szCs w:val="16"/>
              </w:rPr>
              <w:t>2</w:t>
            </w:r>
          </w:p>
        </w:tc>
        <w:tc>
          <w:tcPr>
            <w:tcW w:w="900" w:type="dxa"/>
            <w:gridSpan w:val="2"/>
            <w:vAlign w:val="center"/>
          </w:tcPr>
          <w:p w14:paraId="0EDE89E2" w14:textId="77777777" w:rsidR="00C82F2C" w:rsidRPr="00EB0BA8" w:rsidRDefault="00C82F2C" w:rsidP="00131C2A">
            <w:pPr>
              <w:jc w:val="center"/>
              <w:rPr>
                <w:sz w:val="16"/>
                <w:szCs w:val="16"/>
              </w:rPr>
            </w:pPr>
            <w:r w:rsidRPr="00EB0BA8">
              <w:rPr>
                <w:sz w:val="16"/>
                <w:szCs w:val="16"/>
              </w:rPr>
              <w:t>Yes</w:t>
            </w:r>
          </w:p>
        </w:tc>
        <w:tc>
          <w:tcPr>
            <w:tcW w:w="5985" w:type="dxa"/>
            <w:gridSpan w:val="2"/>
            <w:vAlign w:val="center"/>
          </w:tcPr>
          <w:p w14:paraId="0A5C5887" w14:textId="77777777" w:rsidR="00C82F2C" w:rsidRPr="0019382D" w:rsidRDefault="00C82F2C" w:rsidP="00C97BFA">
            <w:pPr>
              <w:pStyle w:val="Normal8pt"/>
              <w:spacing w:after="0"/>
              <w:ind w:hanging="49"/>
            </w:pPr>
            <w:r w:rsidRPr="0019382D">
              <w:t>"RE" = Real Estate, "PP" = Personal Property, "PS" = Public Service</w:t>
            </w:r>
          </w:p>
        </w:tc>
      </w:tr>
      <w:tr w:rsidR="00131C2A" w:rsidRPr="00EB0BA8" w14:paraId="4FD2838C" w14:textId="77777777" w:rsidTr="00161F62">
        <w:trPr>
          <w:gridAfter w:val="1"/>
          <w:wAfter w:w="329" w:type="dxa"/>
          <w:cantSplit/>
          <w:trHeight w:val="42"/>
          <w:jc w:val="center"/>
        </w:trPr>
        <w:tc>
          <w:tcPr>
            <w:tcW w:w="1683" w:type="dxa"/>
            <w:gridSpan w:val="2"/>
          </w:tcPr>
          <w:p w14:paraId="53D28C3C" w14:textId="77777777" w:rsidR="00131C2A" w:rsidRPr="00E020B2" w:rsidRDefault="00131C2A" w:rsidP="00131C2A">
            <w:pPr>
              <w:pStyle w:val="Normal8pt"/>
              <w:spacing w:after="0"/>
              <w:ind w:hanging="49"/>
            </w:pPr>
            <w:r w:rsidRPr="00E020B2">
              <w:t>assessment_status</w:t>
            </w:r>
          </w:p>
        </w:tc>
        <w:tc>
          <w:tcPr>
            <w:tcW w:w="900" w:type="dxa"/>
            <w:gridSpan w:val="2"/>
          </w:tcPr>
          <w:p w14:paraId="4F5AB1C3" w14:textId="77777777" w:rsidR="00131C2A" w:rsidRPr="00131C2A" w:rsidRDefault="00131C2A" w:rsidP="00131C2A">
            <w:pPr>
              <w:pStyle w:val="Normal8pt"/>
              <w:spacing w:after="0"/>
              <w:jc w:val="center"/>
              <w:rPr>
                <w:color w:val="000000"/>
                <w:szCs w:val="16"/>
              </w:rPr>
            </w:pPr>
            <w:r w:rsidRPr="00131C2A">
              <w:rPr>
                <w:color w:val="000000"/>
                <w:szCs w:val="16"/>
              </w:rPr>
              <w:t>Character</w:t>
            </w:r>
          </w:p>
        </w:tc>
        <w:tc>
          <w:tcPr>
            <w:tcW w:w="990" w:type="dxa"/>
            <w:gridSpan w:val="2"/>
          </w:tcPr>
          <w:p w14:paraId="6562691E" w14:textId="77777777" w:rsidR="00131C2A" w:rsidRPr="00E020B2" w:rsidRDefault="00131C2A" w:rsidP="00131C2A">
            <w:pPr>
              <w:pStyle w:val="Normal8pt"/>
              <w:spacing w:after="0"/>
              <w:jc w:val="center"/>
            </w:pPr>
            <w:r w:rsidRPr="00E020B2">
              <w:t>2</w:t>
            </w:r>
          </w:p>
        </w:tc>
        <w:tc>
          <w:tcPr>
            <w:tcW w:w="900" w:type="dxa"/>
            <w:gridSpan w:val="2"/>
          </w:tcPr>
          <w:p w14:paraId="0B679797" w14:textId="77777777" w:rsidR="00131C2A" w:rsidRPr="00E020B2" w:rsidRDefault="00131C2A" w:rsidP="00131C2A">
            <w:pPr>
              <w:pStyle w:val="Normal8pt"/>
              <w:spacing w:after="0"/>
              <w:ind w:hanging="49"/>
              <w:jc w:val="center"/>
            </w:pPr>
            <w:r w:rsidRPr="00E020B2">
              <w:t>Yes</w:t>
            </w:r>
          </w:p>
        </w:tc>
        <w:tc>
          <w:tcPr>
            <w:tcW w:w="5985" w:type="dxa"/>
            <w:gridSpan w:val="2"/>
          </w:tcPr>
          <w:p w14:paraId="202F40B8" w14:textId="77777777" w:rsidR="00131C2A" w:rsidRPr="00E020B2" w:rsidRDefault="00131C2A" w:rsidP="00131C2A">
            <w:pPr>
              <w:pStyle w:val="Normal8pt"/>
              <w:spacing w:after="0"/>
              <w:ind w:hanging="49"/>
            </w:pPr>
            <w:r w:rsidRPr="00E020B2">
              <w:t>“AC” = Active (effective 2024, includes assessments with partial exemptions), “AJ” = Adjudicated, “EX” = Exempt/Tax Free (effective 2024, only to be used for 100% tax exempt assessments), “IE” = Industrial Exemption, “RS” = Restoration and “OT” = Other [IE, RS, and OT codes to be eliminated effective 2024]</w:t>
            </w:r>
          </w:p>
        </w:tc>
      </w:tr>
      <w:tr w:rsidR="00131C2A" w:rsidRPr="00EB0BA8" w14:paraId="5B24C047" w14:textId="77777777" w:rsidTr="00161F62">
        <w:trPr>
          <w:gridAfter w:val="1"/>
          <w:wAfter w:w="329" w:type="dxa"/>
          <w:cantSplit/>
          <w:trHeight w:val="48"/>
          <w:jc w:val="center"/>
        </w:trPr>
        <w:tc>
          <w:tcPr>
            <w:tcW w:w="1683" w:type="dxa"/>
            <w:gridSpan w:val="2"/>
          </w:tcPr>
          <w:p w14:paraId="5A0D6E3F" w14:textId="77777777" w:rsidR="00131C2A" w:rsidRPr="00E020B2" w:rsidRDefault="00131C2A" w:rsidP="00131C2A">
            <w:pPr>
              <w:pStyle w:val="Normal8pt"/>
              <w:spacing w:after="0"/>
              <w:ind w:hanging="49"/>
            </w:pPr>
            <w:r w:rsidRPr="00E020B2">
              <w:lastRenderedPageBreak/>
              <w:t>homestead_exempt</w:t>
            </w:r>
          </w:p>
        </w:tc>
        <w:tc>
          <w:tcPr>
            <w:tcW w:w="900" w:type="dxa"/>
            <w:gridSpan w:val="2"/>
          </w:tcPr>
          <w:p w14:paraId="504B3F4D" w14:textId="77777777" w:rsidR="00131C2A" w:rsidRPr="00131C2A" w:rsidRDefault="00131C2A" w:rsidP="00131C2A">
            <w:pPr>
              <w:pStyle w:val="Normal8pt"/>
              <w:spacing w:after="0"/>
              <w:jc w:val="center"/>
              <w:rPr>
                <w:color w:val="000000"/>
                <w:szCs w:val="16"/>
              </w:rPr>
            </w:pPr>
            <w:r w:rsidRPr="00131C2A">
              <w:rPr>
                <w:color w:val="000000"/>
                <w:szCs w:val="16"/>
              </w:rPr>
              <w:t>Numeric</w:t>
            </w:r>
          </w:p>
        </w:tc>
        <w:tc>
          <w:tcPr>
            <w:tcW w:w="990" w:type="dxa"/>
            <w:gridSpan w:val="2"/>
          </w:tcPr>
          <w:p w14:paraId="71C853B2" w14:textId="77777777" w:rsidR="00131C2A" w:rsidRPr="00E020B2" w:rsidRDefault="00131C2A" w:rsidP="00131C2A">
            <w:pPr>
              <w:pStyle w:val="Normal8pt"/>
              <w:spacing w:after="0"/>
              <w:ind w:hanging="49"/>
              <w:jc w:val="center"/>
            </w:pPr>
            <w:r w:rsidRPr="00E020B2">
              <w:t>1</w:t>
            </w:r>
          </w:p>
        </w:tc>
        <w:tc>
          <w:tcPr>
            <w:tcW w:w="900" w:type="dxa"/>
            <w:gridSpan w:val="2"/>
          </w:tcPr>
          <w:p w14:paraId="2D3FD4FE" w14:textId="77777777" w:rsidR="00131C2A" w:rsidRPr="00E020B2" w:rsidRDefault="00131C2A" w:rsidP="00131C2A">
            <w:pPr>
              <w:pStyle w:val="Normal8pt"/>
              <w:spacing w:after="0"/>
              <w:ind w:hanging="49"/>
              <w:jc w:val="center"/>
            </w:pPr>
            <w:r w:rsidRPr="00E020B2">
              <w:t>Yes</w:t>
            </w:r>
          </w:p>
        </w:tc>
        <w:tc>
          <w:tcPr>
            <w:tcW w:w="5985" w:type="dxa"/>
            <w:gridSpan w:val="2"/>
          </w:tcPr>
          <w:p w14:paraId="04DADB89" w14:textId="77777777" w:rsidR="00131C2A" w:rsidRPr="00E020B2" w:rsidRDefault="00131C2A" w:rsidP="00131C2A">
            <w:pPr>
              <w:pStyle w:val="Normal8pt"/>
              <w:spacing w:after="0"/>
              <w:ind w:hanging="49"/>
            </w:pPr>
            <w:r w:rsidRPr="00E020B2">
              <w:t>0 = None (default), 1 = Yes (homestead exemption, of any type, at any percentage, is applicable to assessment), 2 = 100% Disabled Veteran Homestead and 3 = 100% Unmarried Surviving Spouse of Active Duty Homestead [Codes 2 and 3 to be eliminated effective 2024]</w:t>
            </w:r>
          </w:p>
        </w:tc>
      </w:tr>
      <w:tr w:rsidR="00161F62" w:rsidRPr="00EB0BA8" w14:paraId="4BB123DB" w14:textId="77777777" w:rsidTr="00161F62">
        <w:trPr>
          <w:gridAfter w:val="1"/>
          <w:wAfter w:w="329" w:type="dxa"/>
          <w:cantSplit/>
          <w:trHeight w:val="42"/>
          <w:jc w:val="center"/>
        </w:trPr>
        <w:tc>
          <w:tcPr>
            <w:tcW w:w="1683" w:type="dxa"/>
            <w:gridSpan w:val="2"/>
          </w:tcPr>
          <w:p w14:paraId="2BF155C3" w14:textId="77777777" w:rsidR="00161F62" w:rsidRPr="00A80573" w:rsidRDefault="00161F62" w:rsidP="00131C2A">
            <w:pPr>
              <w:pStyle w:val="Normal8pt"/>
              <w:spacing w:after="0"/>
              <w:ind w:hanging="49"/>
              <w:rPr>
                <w:highlight w:val="yellow"/>
              </w:rPr>
            </w:pPr>
            <w:r w:rsidRPr="0088006D">
              <w:t>tax_acct</w:t>
            </w:r>
          </w:p>
        </w:tc>
        <w:tc>
          <w:tcPr>
            <w:tcW w:w="900" w:type="dxa"/>
            <w:gridSpan w:val="2"/>
          </w:tcPr>
          <w:p w14:paraId="6473D7E1" w14:textId="77777777" w:rsidR="00161F62" w:rsidRPr="00A80573" w:rsidRDefault="00161F62" w:rsidP="00131C2A">
            <w:pPr>
              <w:pStyle w:val="Normal8pt"/>
              <w:spacing w:after="0"/>
              <w:jc w:val="center"/>
              <w:rPr>
                <w:color w:val="000000"/>
                <w:szCs w:val="16"/>
                <w:highlight w:val="yellow"/>
              </w:rPr>
            </w:pPr>
            <w:r w:rsidRPr="00131C2A">
              <w:rPr>
                <w:color w:val="000000"/>
                <w:szCs w:val="16"/>
              </w:rPr>
              <w:t>Numeric</w:t>
            </w:r>
          </w:p>
        </w:tc>
        <w:tc>
          <w:tcPr>
            <w:tcW w:w="990" w:type="dxa"/>
            <w:gridSpan w:val="2"/>
          </w:tcPr>
          <w:p w14:paraId="4B2DBBDD" w14:textId="77777777" w:rsidR="00161F62" w:rsidRPr="00A80573" w:rsidRDefault="00161F62" w:rsidP="00131C2A">
            <w:pPr>
              <w:pStyle w:val="Normal8pt"/>
              <w:spacing w:after="0"/>
              <w:ind w:hanging="49"/>
              <w:jc w:val="center"/>
              <w:rPr>
                <w:highlight w:val="yellow"/>
              </w:rPr>
            </w:pPr>
            <w:r w:rsidRPr="0088006D">
              <w:t>6</w:t>
            </w:r>
          </w:p>
        </w:tc>
        <w:tc>
          <w:tcPr>
            <w:tcW w:w="900" w:type="dxa"/>
            <w:gridSpan w:val="2"/>
          </w:tcPr>
          <w:p w14:paraId="348CE10E" w14:textId="77777777" w:rsidR="00161F62" w:rsidRPr="00A80573" w:rsidRDefault="00161F62" w:rsidP="00131C2A">
            <w:pPr>
              <w:pStyle w:val="Normal8pt"/>
              <w:spacing w:after="0"/>
              <w:ind w:hanging="49"/>
              <w:jc w:val="center"/>
              <w:rPr>
                <w:highlight w:val="yellow"/>
              </w:rPr>
            </w:pPr>
            <w:r w:rsidRPr="0088006D">
              <w:t>No</w:t>
            </w:r>
          </w:p>
        </w:tc>
        <w:tc>
          <w:tcPr>
            <w:tcW w:w="5985" w:type="dxa"/>
            <w:gridSpan w:val="2"/>
          </w:tcPr>
          <w:p w14:paraId="1BA2B2C6" w14:textId="77777777" w:rsidR="00161F62" w:rsidRPr="00A80573" w:rsidRDefault="00161F62" w:rsidP="00131C2A">
            <w:pPr>
              <w:pStyle w:val="Normal8pt"/>
              <w:spacing w:after="0"/>
              <w:ind w:hanging="49"/>
              <w:rPr>
                <w:highlight w:val="yellow"/>
              </w:rPr>
            </w:pPr>
            <w:r w:rsidRPr="0088006D">
              <w:t>Tax account number is required for grouping tax assessments together</w:t>
            </w:r>
          </w:p>
        </w:tc>
      </w:tr>
      <w:tr w:rsidR="00161F62" w:rsidRPr="00EB0BA8" w14:paraId="62666A00" w14:textId="77777777" w:rsidTr="00161F62">
        <w:trPr>
          <w:gridAfter w:val="1"/>
          <w:wAfter w:w="329" w:type="dxa"/>
          <w:cantSplit/>
          <w:trHeight w:val="42"/>
          <w:jc w:val="center"/>
        </w:trPr>
        <w:tc>
          <w:tcPr>
            <w:tcW w:w="1683" w:type="dxa"/>
            <w:gridSpan w:val="2"/>
            <w:vAlign w:val="center"/>
          </w:tcPr>
          <w:p w14:paraId="65B95ECD" w14:textId="77777777" w:rsidR="00161F62" w:rsidRPr="00A80573" w:rsidRDefault="00161F62" w:rsidP="00131C2A">
            <w:pPr>
              <w:pStyle w:val="Normal8pt"/>
              <w:spacing w:after="0"/>
              <w:ind w:hanging="49"/>
              <w:rPr>
                <w:highlight w:val="yellow"/>
              </w:rPr>
            </w:pPr>
            <w:r w:rsidRPr="00420421">
              <w:t>Place_FIPS</w:t>
            </w:r>
          </w:p>
        </w:tc>
        <w:tc>
          <w:tcPr>
            <w:tcW w:w="900" w:type="dxa"/>
            <w:gridSpan w:val="2"/>
            <w:vAlign w:val="center"/>
          </w:tcPr>
          <w:p w14:paraId="1376BAF0" w14:textId="77777777" w:rsidR="00161F62" w:rsidRPr="00A80573" w:rsidRDefault="00161F62" w:rsidP="00131C2A">
            <w:pPr>
              <w:pStyle w:val="Normal8pt"/>
              <w:spacing w:after="0"/>
              <w:jc w:val="center"/>
              <w:rPr>
                <w:color w:val="000000"/>
                <w:szCs w:val="16"/>
                <w:highlight w:val="yellow"/>
              </w:rPr>
            </w:pPr>
            <w:r w:rsidRPr="00131C2A">
              <w:rPr>
                <w:color w:val="000000"/>
                <w:szCs w:val="16"/>
              </w:rPr>
              <w:t>Numeric</w:t>
            </w:r>
          </w:p>
        </w:tc>
        <w:tc>
          <w:tcPr>
            <w:tcW w:w="990" w:type="dxa"/>
            <w:gridSpan w:val="2"/>
            <w:vAlign w:val="center"/>
          </w:tcPr>
          <w:p w14:paraId="4CEE4235" w14:textId="77777777" w:rsidR="00161F62" w:rsidRPr="00A80573" w:rsidRDefault="00161F62" w:rsidP="00131C2A">
            <w:pPr>
              <w:pStyle w:val="Normal8pt"/>
              <w:spacing w:after="0"/>
              <w:ind w:hanging="49"/>
              <w:jc w:val="center"/>
              <w:rPr>
                <w:highlight w:val="yellow"/>
              </w:rPr>
            </w:pPr>
            <w:r w:rsidRPr="00EB0BA8">
              <w:rPr>
                <w:szCs w:val="16"/>
              </w:rPr>
              <w:t>5</w:t>
            </w:r>
          </w:p>
        </w:tc>
        <w:tc>
          <w:tcPr>
            <w:tcW w:w="900" w:type="dxa"/>
            <w:gridSpan w:val="2"/>
            <w:vAlign w:val="center"/>
          </w:tcPr>
          <w:p w14:paraId="6B6ECDDB" w14:textId="77777777" w:rsidR="00161F62" w:rsidRPr="00A80573" w:rsidRDefault="00161F62" w:rsidP="00131C2A">
            <w:pPr>
              <w:pStyle w:val="Normal8pt"/>
              <w:spacing w:after="0"/>
              <w:ind w:hanging="49"/>
              <w:jc w:val="center"/>
              <w:rPr>
                <w:highlight w:val="yellow"/>
              </w:rPr>
            </w:pPr>
            <w:r w:rsidRPr="00EB0BA8">
              <w:rPr>
                <w:szCs w:val="16"/>
              </w:rPr>
              <w:t>Yes</w:t>
            </w:r>
          </w:p>
        </w:tc>
        <w:tc>
          <w:tcPr>
            <w:tcW w:w="5985" w:type="dxa"/>
            <w:gridSpan w:val="2"/>
            <w:vAlign w:val="center"/>
          </w:tcPr>
          <w:p w14:paraId="14DC4C43" w14:textId="77777777" w:rsidR="00161F62" w:rsidRPr="00A80573" w:rsidRDefault="00161F62" w:rsidP="00131C2A">
            <w:pPr>
              <w:pStyle w:val="Normal8pt"/>
              <w:spacing w:after="0"/>
              <w:ind w:hanging="49"/>
              <w:rPr>
                <w:highlight w:val="yellow"/>
              </w:rPr>
            </w:pPr>
            <w:r w:rsidRPr="004943A3">
              <w:t>FIPS Place Code of Ward or Municipality. (See FIPS Table)</w:t>
            </w:r>
          </w:p>
        </w:tc>
      </w:tr>
      <w:tr w:rsidR="00161F62" w:rsidRPr="00EB0BA8" w14:paraId="7FE2BF2A" w14:textId="77777777" w:rsidTr="00161F62">
        <w:trPr>
          <w:gridAfter w:val="1"/>
          <w:wAfter w:w="329" w:type="dxa"/>
          <w:cantSplit/>
          <w:trHeight w:val="42"/>
          <w:jc w:val="center"/>
        </w:trPr>
        <w:tc>
          <w:tcPr>
            <w:tcW w:w="1683" w:type="dxa"/>
            <w:gridSpan w:val="2"/>
            <w:vAlign w:val="center"/>
          </w:tcPr>
          <w:p w14:paraId="0DFD5CAB" w14:textId="77777777" w:rsidR="00161F62" w:rsidRPr="0088006D" w:rsidRDefault="00161F62" w:rsidP="00131C2A">
            <w:pPr>
              <w:pStyle w:val="Normal8pt"/>
              <w:spacing w:after="0"/>
              <w:ind w:hanging="49"/>
            </w:pPr>
            <w:r w:rsidRPr="00420421">
              <w:t>Taxpayer_id</w:t>
            </w:r>
          </w:p>
        </w:tc>
        <w:tc>
          <w:tcPr>
            <w:tcW w:w="900" w:type="dxa"/>
            <w:gridSpan w:val="2"/>
            <w:vAlign w:val="center"/>
          </w:tcPr>
          <w:p w14:paraId="4BD8B75B" w14:textId="77777777" w:rsidR="00161F62" w:rsidRPr="00131C2A" w:rsidRDefault="00161F62" w:rsidP="00131C2A">
            <w:pPr>
              <w:pStyle w:val="Normal8pt"/>
              <w:spacing w:after="0"/>
              <w:jc w:val="center"/>
              <w:rPr>
                <w:color w:val="000000"/>
                <w:szCs w:val="16"/>
              </w:rPr>
            </w:pPr>
            <w:r w:rsidRPr="00131C2A">
              <w:rPr>
                <w:color w:val="000000"/>
                <w:szCs w:val="16"/>
              </w:rPr>
              <w:t>Numeric</w:t>
            </w:r>
          </w:p>
        </w:tc>
        <w:tc>
          <w:tcPr>
            <w:tcW w:w="990" w:type="dxa"/>
            <w:gridSpan w:val="2"/>
            <w:vAlign w:val="center"/>
          </w:tcPr>
          <w:p w14:paraId="53FEF07B" w14:textId="77777777" w:rsidR="00161F62" w:rsidRPr="0088006D" w:rsidRDefault="00161F62" w:rsidP="00131C2A">
            <w:pPr>
              <w:pStyle w:val="Normal8pt"/>
              <w:spacing w:after="0"/>
              <w:ind w:hanging="49"/>
              <w:jc w:val="center"/>
            </w:pPr>
            <w:r w:rsidRPr="00EB0BA8">
              <w:rPr>
                <w:szCs w:val="16"/>
              </w:rPr>
              <w:t>10</w:t>
            </w:r>
          </w:p>
        </w:tc>
        <w:tc>
          <w:tcPr>
            <w:tcW w:w="900" w:type="dxa"/>
            <w:gridSpan w:val="2"/>
            <w:vAlign w:val="center"/>
          </w:tcPr>
          <w:p w14:paraId="765C7107" w14:textId="77777777" w:rsidR="00161F62" w:rsidRPr="0088006D" w:rsidRDefault="00161F62" w:rsidP="00131C2A">
            <w:pPr>
              <w:pStyle w:val="Normal8pt"/>
              <w:spacing w:after="0"/>
              <w:ind w:hanging="49"/>
              <w:jc w:val="center"/>
            </w:pPr>
            <w:r w:rsidRPr="00EB0BA8">
              <w:rPr>
                <w:szCs w:val="16"/>
              </w:rPr>
              <w:t>No</w:t>
            </w:r>
          </w:p>
        </w:tc>
        <w:tc>
          <w:tcPr>
            <w:tcW w:w="5985" w:type="dxa"/>
            <w:gridSpan w:val="2"/>
            <w:vAlign w:val="center"/>
          </w:tcPr>
          <w:p w14:paraId="53690B49" w14:textId="77777777" w:rsidR="00161F62" w:rsidRDefault="00161F62" w:rsidP="00131C2A">
            <w:pPr>
              <w:pStyle w:val="Normal8pt"/>
              <w:spacing w:after="0"/>
              <w:ind w:hanging="49"/>
            </w:pPr>
            <w:r w:rsidRPr="004943A3">
              <w:t>Taxpayer's identification number. (Social Security or Federal ID numbers.)</w:t>
            </w:r>
          </w:p>
        </w:tc>
      </w:tr>
      <w:tr w:rsidR="00161F62" w:rsidRPr="00EB0BA8" w14:paraId="039B0BF7" w14:textId="77777777" w:rsidTr="00161F62">
        <w:trPr>
          <w:gridAfter w:val="1"/>
          <w:wAfter w:w="329" w:type="dxa"/>
          <w:cantSplit/>
          <w:trHeight w:val="42"/>
          <w:jc w:val="center"/>
        </w:trPr>
        <w:tc>
          <w:tcPr>
            <w:tcW w:w="1683" w:type="dxa"/>
            <w:gridSpan w:val="2"/>
            <w:vAlign w:val="center"/>
          </w:tcPr>
          <w:p w14:paraId="38CCB1AF" w14:textId="77777777" w:rsidR="00161F62" w:rsidRPr="00420421" w:rsidRDefault="00161F62" w:rsidP="00420421">
            <w:pPr>
              <w:pStyle w:val="Normal8pt"/>
              <w:spacing w:after="0"/>
              <w:ind w:hanging="49"/>
            </w:pPr>
            <w:r w:rsidRPr="00420421">
              <w:t>Taxpayer_name</w:t>
            </w:r>
          </w:p>
        </w:tc>
        <w:tc>
          <w:tcPr>
            <w:tcW w:w="900" w:type="dxa"/>
            <w:gridSpan w:val="2"/>
            <w:vAlign w:val="center"/>
          </w:tcPr>
          <w:p w14:paraId="1FC95121" w14:textId="77777777" w:rsidR="00161F62" w:rsidRPr="00131C2A" w:rsidRDefault="00161F62" w:rsidP="00EB0BA8">
            <w:pPr>
              <w:pStyle w:val="Normal8pt"/>
              <w:spacing w:after="0"/>
              <w:jc w:val="center"/>
              <w:rPr>
                <w:color w:val="000000"/>
                <w:szCs w:val="16"/>
              </w:rPr>
            </w:pPr>
            <w:r w:rsidRPr="004943A3">
              <w:t>Character</w:t>
            </w:r>
          </w:p>
        </w:tc>
        <w:tc>
          <w:tcPr>
            <w:tcW w:w="990" w:type="dxa"/>
            <w:gridSpan w:val="2"/>
            <w:vAlign w:val="center"/>
          </w:tcPr>
          <w:p w14:paraId="093A2E91" w14:textId="77777777" w:rsidR="00161F62" w:rsidRPr="00EB0BA8" w:rsidRDefault="00161F62" w:rsidP="00EB0BA8">
            <w:pPr>
              <w:jc w:val="center"/>
              <w:rPr>
                <w:sz w:val="16"/>
                <w:szCs w:val="16"/>
              </w:rPr>
            </w:pPr>
            <w:r w:rsidRPr="00EB0BA8">
              <w:rPr>
                <w:sz w:val="16"/>
                <w:szCs w:val="16"/>
              </w:rPr>
              <w:t>50</w:t>
            </w:r>
          </w:p>
        </w:tc>
        <w:tc>
          <w:tcPr>
            <w:tcW w:w="900" w:type="dxa"/>
            <w:gridSpan w:val="2"/>
            <w:vAlign w:val="center"/>
          </w:tcPr>
          <w:p w14:paraId="18192068" w14:textId="77777777" w:rsidR="00161F62" w:rsidRPr="00EB0BA8" w:rsidRDefault="00161F62" w:rsidP="00EB0BA8">
            <w:pPr>
              <w:jc w:val="center"/>
              <w:rPr>
                <w:sz w:val="16"/>
                <w:szCs w:val="16"/>
              </w:rPr>
            </w:pPr>
            <w:r w:rsidRPr="00EB0BA8">
              <w:rPr>
                <w:sz w:val="16"/>
                <w:szCs w:val="16"/>
              </w:rPr>
              <w:t>Yes</w:t>
            </w:r>
          </w:p>
        </w:tc>
        <w:tc>
          <w:tcPr>
            <w:tcW w:w="5985" w:type="dxa"/>
            <w:gridSpan w:val="2"/>
            <w:vAlign w:val="center"/>
          </w:tcPr>
          <w:p w14:paraId="16FD044F" w14:textId="77777777" w:rsidR="00161F62" w:rsidRPr="004943A3" w:rsidRDefault="00161F62" w:rsidP="00C97BFA">
            <w:pPr>
              <w:pStyle w:val="Normal8pt"/>
              <w:spacing w:after="0"/>
              <w:ind w:hanging="49"/>
            </w:pPr>
            <w:r w:rsidRPr="004943A3">
              <w:t>Taxpayer's name.</w:t>
            </w:r>
          </w:p>
        </w:tc>
      </w:tr>
      <w:tr w:rsidR="00161F62" w:rsidRPr="00EB0BA8" w14:paraId="5811D743" w14:textId="77777777" w:rsidTr="00161F62">
        <w:trPr>
          <w:gridAfter w:val="1"/>
          <w:wAfter w:w="329" w:type="dxa"/>
          <w:cantSplit/>
          <w:trHeight w:val="42"/>
          <w:jc w:val="center"/>
        </w:trPr>
        <w:tc>
          <w:tcPr>
            <w:tcW w:w="1683" w:type="dxa"/>
            <w:gridSpan w:val="2"/>
            <w:vAlign w:val="center"/>
          </w:tcPr>
          <w:p w14:paraId="6E26BE39" w14:textId="77777777" w:rsidR="00161F62" w:rsidRPr="00420421" w:rsidRDefault="00161F62" w:rsidP="00420421">
            <w:pPr>
              <w:pStyle w:val="Normal8pt"/>
              <w:spacing w:after="0"/>
              <w:ind w:hanging="49"/>
            </w:pPr>
            <w:r w:rsidRPr="00420421">
              <w:t>Contact_name</w:t>
            </w:r>
          </w:p>
        </w:tc>
        <w:tc>
          <w:tcPr>
            <w:tcW w:w="900" w:type="dxa"/>
            <w:gridSpan w:val="2"/>
            <w:vAlign w:val="center"/>
          </w:tcPr>
          <w:p w14:paraId="5F5C7316" w14:textId="77777777" w:rsidR="00161F62" w:rsidRPr="00131C2A" w:rsidRDefault="00161F62" w:rsidP="00EB0BA8">
            <w:pPr>
              <w:pStyle w:val="Normal8pt"/>
              <w:spacing w:after="0"/>
              <w:jc w:val="center"/>
              <w:rPr>
                <w:color w:val="000000"/>
                <w:szCs w:val="16"/>
              </w:rPr>
            </w:pPr>
            <w:r w:rsidRPr="004943A3">
              <w:t>Character</w:t>
            </w:r>
          </w:p>
        </w:tc>
        <w:tc>
          <w:tcPr>
            <w:tcW w:w="990" w:type="dxa"/>
            <w:gridSpan w:val="2"/>
            <w:vAlign w:val="center"/>
          </w:tcPr>
          <w:p w14:paraId="78B7FFDC" w14:textId="77777777" w:rsidR="00161F62" w:rsidRPr="00EB0BA8" w:rsidRDefault="00161F62" w:rsidP="00EB0BA8">
            <w:pPr>
              <w:jc w:val="center"/>
              <w:rPr>
                <w:sz w:val="16"/>
                <w:szCs w:val="16"/>
              </w:rPr>
            </w:pPr>
            <w:r w:rsidRPr="00EB0BA8">
              <w:rPr>
                <w:sz w:val="16"/>
                <w:szCs w:val="16"/>
              </w:rPr>
              <w:t>50</w:t>
            </w:r>
          </w:p>
        </w:tc>
        <w:tc>
          <w:tcPr>
            <w:tcW w:w="900" w:type="dxa"/>
            <w:gridSpan w:val="2"/>
            <w:vAlign w:val="center"/>
          </w:tcPr>
          <w:p w14:paraId="45DF9834" w14:textId="77777777" w:rsidR="00161F62" w:rsidRPr="00EB0BA8" w:rsidRDefault="00161F62" w:rsidP="00EB0BA8">
            <w:pPr>
              <w:jc w:val="center"/>
              <w:rPr>
                <w:sz w:val="16"/>
                <w:szCs w:val="16"/>
              </w:rPr>
            </w:pPr>
            <w:r w:rsidRPr="00EB0BA8">
              <w:rPr>
                <w:sz w:val="16"/>
                <w:szCs w:val="16"/>
              </w:rPr>
              <w:t>No</w:t>
            </w:r>
          </w:p>
        </w:tc>
        <w:tc>
          <w:tcPr>
            <w:tcW w:w="5985" w:type="dxa"/>
            <w:gridSpan w:val="2"/>
            <w:vAlign w:val="center"/>
          </w:tcPr>
          <w:p w14:paraId="2DDED158" w14:textId="77777777" w:rsidR="00161F62" w:rsidRPr="004943A3" w:rsidRDefault="00161F62" w:rsidP="00C97BFA">
            <w:pPr>
              <w:pStyle w:val="Normal8pt"/>
              <w:spacing w:after="0"/>
              <w:ind w:hanging="49"/>
            </w:pPr>
            <w:r w:rsidRPr="004943A3">
              <w:t>Contact's name for company taxpayers or for in care of (C/O) contacts.</w:t>
            </w:r>
          </w:p>
        </w:tc>
      </w:tr>
      <w:tr w:rsidR="00161F62" w:rsidRPr="00EB0BA8" w14:paraId="22875170" w14:textId="77777777" w:rsidTr="00161F62">
        <w:trPr>
          <w:gridAfter w:val="1"/>
          <w:wAfter w:w="329" w:type="dxa"/>
          <w:cantSplit/>
          <w:trHeight w:val="42"/>
          <w:jc w:val="center"/>
        </w:trPr>
        <w:tc>
          <w:tcPr>
            <w:tcW w:w="1683" w:type="dxa"/>
            <w:gridSpan w:val="2"/>
            <w:vAlign w:val="center"/>
          </w:tcPr>
          <w:p w14:paraId="3F7C0B51" w14:textId="77777777" w:rsidR="00161F62" w:rsidRPr="00420421" w:rsidRDefault="00161F62" w:rsidP="00420421">
            <w:pPr>
              <w:pStyle w:val="Normal8pt"/>
              <w:spacing w:after="0"/>
              <w:ind w:hanging="49"/>
            </w:pPr>
            <w:r w:rsidRPr="00420421">
              <w:t>Taxpayer_addr1</w:t>
            </w:r>
          </w:p>
        </w:tc>
        <w:tc>
          <w:tcPr>
            <w:tcW w:w="900" w:type="dxa"/>
            <w:gridSpan w:val="2"/>
            <w:vAlign w:val="center"/>
          </w:tcPr>
          <w:p w14:paraId="14CB046F" w14:textId="77777777" w:rsidR="00161F62" w:rsidRPr="004943A3" w:rsidRDefault="00161F62" w:rsidP="00EB0BA8">
            <w:pPr>
              <w:pStyle w:val="Normal8pt"/>
              <w:spacing w:after="0"/>
              <w:jc w:val="center"/>
            </w:pPr>
            <w:r w:rsidRPr="004943A3">
              <w:t>Character</w:t>
            </w:r>
          </w:p>
        </w:tc>
        <w:tc>
          <w:tcPr>
            <w:tcW w:w="990" w:type="dxa"/>
            <w:gridSpan w:val="2"/>
            <w:vAlign w:val="center"/>
          </w:tcPr>
          <w:p w14:paraId="4B75E047" w14:textId="77777777" w:rsidR="00161F62" w:rsidRPr="00EB0BA8" w:rsidRDefault="00161F62" w:rsidP="00EB0BA8">
            <w:pPr>
              <w:jc w:val="center"/>
              <w:rPr>
                <w:sz w:val="16"/>
                <w:szCs w:val="16"/>
              </w:rPr>
            </w:pPr>
            <w:r w:rsidRPr="00EB0BA8">
              <w:rPr>
                <w:sz w:val="16"/>
                <w:szCs w:val="16"/>
              </w:rPr>
              <w:t>40</w:t>
            </w:r>
          </w:p>
        </w:tc>
        <w:tc>
          <w:tcPr>
            <w:tcW w:w="900" w:type="dxa"/>
            <w:gridSpan w:val="2"/>
            <w:vAlign w:val="center"/>
          </w:tcPr>
          <w:p w14:paraId="0429E85A" w14:textId="77777777" w:rsidR="00161F62" w:rsidRPr="00EB0BA8" w:rsidRDefault="00161F62" w:rsidP="00EB0BA8">
            <w:pPr>
              <w:jc w:val="center"/>
              <w:rPr>
                <w:sz w:val="16"/>
                <w:szCs w:val="16"/>
              </w:rPr>
            </w:pPr>
            <w:r w:rsidRPr="00EB0BA8">
              <w:rPr>
                <w:sz w:val="16"/>
                <w:szCs w:val="16"/>
              </w:rPr>
              <w:t>Yes</w:t>
            </w:r>
          </w:p>
        </w:tc>
        <w:tc>
          <w:tcPr>
            <w:tcW w:w="5985" w:type="dxa"/>
            <w:gridSpan w:val="2"/>
            <w:vAlign w:val="center"/>
          </w:tcPr>
          <w:p w14:paraId="56C36F07" w14:textId="77777777" w:rsidR="00161F62" w:rsidRPr="004943A3" w:rsidRDefault="00161F62" w:rsidP="00C97BFA">
            <w:pPr>
              <w:pStyle w:val="Normal8pt"/>
              <w:spacing w:after="0"/>
              <w:ind w:hanging="49"/>
            </w:pPr>
            <w:r w:rsidRPr="004943A3">
              <w:t>Taxpayer's address line 1.</w:t>
            </w:r>
          </w:p>
        </w:tc>
      </w:tr>
      <w:tr w:rsidR="00161F62" w:rsidRPr="00EB0BA8" w14:paraId="26963466" w14:textId="77777777" w:rsidTr="00161F62">
        <w:trPr>
          <w:gridAfter w:val="1"/>
          <w:wAfter w:w="329" w:type="dxa"/>
          <w:cantSplit/>
          <w:jc w:val="center"/>
        </w:trPr>
        <w:tc>
          <w:tcPr>
            <w:tcW w:w="1683" w:type="dxa"/>
            <w:gridSpan w:val="2"/>
            <w:vAlign w:val="center"/>
          </w:tcPr>
          <w:p w14:paraId="3C4BECC3" w14:textId="77777777" w:rsidR="00161F62" w:rsidRPr="00420421" w:rsidRDefault="00161F62" w:rsidP="00420421">
            <w:pPr>
              <w:pStyle w:val="Normal8pt"/>
              <w:spacing w:after="0"/>
              <w:ind w:hanging="49"/>
            </w:pPr>
            <w:r w:rsidRPr="00420421">
              <w:t>Taxpayer_addr2</w:t>
            </w:r>
          </w:p>
        </w:tc>
        <w:tc>
          <w:tcPr>
            <w:tcW w:w="900" w:type="dxa"/>
            <w:gridSpan w:val="2"/>
            <w:vAlign w:val="center"/>
          </w:tcPr>
          <w:p w14:paraId="47C6BBB9" w14:textId="77777777" w:rsidR="00161F62" w:rsidRPr="004943A3" w:rsidRDefault="00161F62" w:rsidP="00EB0BA8">
            <w:pPr>
              <w:pStyle w:val="Normal8pt"/>
              <w:spacing w:after="0"/>
              <w:jc w:val="center"/>
            </w:pPr>
            <w:r w:rsidRPr="004943A3">
              <w:t>Character</w:t>
            </w:r>
          </w:p>
        </w:tc>
        <w:tc>
          <w:tcPr>
            <w:tcW w:w="990" w:type="dxa"/>
            <w:gridSpan w:val="2"/>
            <w:vAlign w:val="center"/>
          </w:tcPr>
          <w:p w14:paraId="2E1C7B9B" w14:textId="77777777" w:rsidR="00161F62" w:rsidRPr="00EB0BA8" w:rsidRDefault="00161F62" w:rsidP="00EB0BA8">
            <w:pPr>
              <w:jc w:val="center"/>
              <w:rPr>
                <w:sz w:val="16"/>
                <w:szCs w:val="16"/>
              </w:rPr>
            </w:pPr>
            <w:r w:rsidRPr="00EB0BA8">
              <w:rPr>
                <w:sz w:val="16"/>
                <w:szCs w:val="16"/>
              </w:rPr>
              <w:t>40</w:t>
            </w:r>
          </w:p>
        </w:tc>
        <w:tc>
          <w:tcPr>
            <w:tcW w:w="900" w:type="dxa"/>
            <w:gridSpan w:val="2"/>
            <w:vAlign w:val="center"/>
          </w:tcPr>
          <w:p w14:paraId="15BEA328" w14:textId="77777777" w:rsidR="00161F62" w:rsidRPr="00EB0BA8" w:rsidRDefault="00161F62" w:rsidP="00EB0BA8">
            <w:pPr>
              <w:jc w:val="center"/>
              <w:rPr>
                <w:sz w:val="16"/>
                <w:szCs w:val="16"/>
              </w:rPr>
            </w:pPr>
            <w:r w:rsidRPr="00EB0BA8">
              <w:rPr>
                <w:sz w:val="16"/>
                <w:szCs w:val="16"/>
              </w:rPr>
              <w:t>Yes</w:t>
            </w:r>
          </w:p>
        </w:tc>
        <w:tc>
          <w:tcPr>
            <w:tcW w:w="5985" w:type="dxa"/>
            <w:gridSpan w:val="2"/>
            <w:vAlign w:val="center"/>
          </w:tcPr>
          <w:p w14:paraId="4D85F1B3" w14:textId="77777777" w:rsidR="00161F62" w:rsidRPr="004943A3" w:rsidRDefault="00161F62" w:rsidP="00C97BFA">
            <w:pPr>
              <w:pStyle w:val="Normal8pt"/>
              <w:spacing w:after="0"/>
              <w:ind w:hanging="49"/>
            </w:pPr>
            <w:r w:rsidRPr="004943A3">
              <w:t>Taxpayer's address line 2.</w:t>
            </w:r>
          </w:p>
        </w:tc>
      </w:tr>
      <w:tr w:rsidR="00161F62" w:rsidRPr="00EB0BA8" w14:paraId="5EEE43A6" w14:textId="77777777" w:rsidTr="00161F62">
        <w:trPr>
          <w:gridAfter w:val="1"/>
          <w:wAfter w:w="329" w:type="dxa"/>
          <w:cantSplit/>
          <w:jc w:val="center"/>
        </w:trPr>
        <w:tc>
          <w:tcPr>
            <w:tcW w:w="1683" w:type="dxa"/>
            <w:gridSpan w:val="2"/>
            <w:tcBorders>
              <w:bottom w:val="single" w:sz="6" w:space="0" w:color="000000"/>
            </w:tcBorders>
            <w:vAlign w:val="center"/>
          </w:tcPr>
          <w:p w14:paraId="6B64F4C2" w14:textId="77777777" w:rsidR="00161F62" w:rsidRPr="00420421" w:rsidRDefault="00161F62" w:rsidP="00420421">
            <w:pPr>
              <w:pStyle w:val="Normal8pt"/>
              <w:spacing w:after="0"/>
              <w:ind w:hanging="49"/>
            </w:pPr>
            <w:r w:rsidRPr="00420421">
              <w:t>taxpayer_addr3</w:t>
            </w:r>
          </w:p>
        </w:tc>
        <w:tc>
          <w:tcPr>
            <w:tcW w:w="900" w:type="dxa"/>
            <w:gridSpan w:val="2"/>
            <w:tcBorders>
              <w:bottom w:val="single" w:sz="6" w:space="0" w:color="000000"/>
            </w:tcBorders>
            <w:vAlign w:val="center"/>
          </w:tcPr>
          <w:p w14:paraId="1B0EB02A" w14:textId="77777777" w:rsidR="00161F62" w:rsidRPr="004943A3" w:rsidRDefault="00161F62" w:rsidP="00EB0BA8">
            <w:pPr>
              <w:pStyle w:val="Normal8pt"/>
              <w:spacing w:after="0"/>
              <w:jc w:val="center"/>
            </w:pPr>
            <w:r w:rsidRPr="00ED7867">
              <w:rPr>
                <w:szCs w:val="16"/>
              </w:rPr>
              <w:t>Character</w:t>
            </w:r>
          </w:p>
        </w:tc>
        <w:tc>
          <w:tcPr>
            <w:tcW w:w="990" w:type="dxa"/>
            <w:gridSpan w:val="2"/>
            <w:tcBorders>
              <w:bottom w:val="single" w:sz="6" w:space="0" w:color="000000"/>
            </w:tcBorders>
            <w:vAlign w:val="center"/>
          </w:tcPr>
          <w:p w14:paraId="1D88EE23" w14:textId="77777777" w:rsidR="00161F62" w:rsidRPr="00EB0BA8" w:rsidRDefault="00161F62" w:rsidP="00EB0BA8">
            <w:pPr>
              <w:jc w:val="center"/>
              <w:rPr>
                <w:sz w:val="16"/>
                <w:szCs w:val="16"/>
              </w:rPr>
            </w:pPr>
            <w:r w:rsidRPr="00ED7867">
              <w:rPr>
                <w:sz w:val="16"/>
                <w:szCs w:val="16"/>
              </w:rPr>
              <w:t>40</w:t>
            </w:r>
          </w:p>
        </w:tc>
        <w:tc>
          <w:tcPr>
            <w:tcW w:w="900" w:type="dxa"/>
            <w:gridSpan w:val="2"/>
            <w:tcBorders>
              <w:bottom w:val="single" w:sz="6" w:space="0" w:color="000000"/>
            </w:tcBorders>
            <w:vAlign w:val="center"/>
          </w:tcPr>
          <w:p w14:paraId="29247501" w14:textId="77777777" w:rsidR="00161F62" w:rsidRPr="00EB0BA8" w:rsidRDefault="00161F62" w:rsidP="00EB0BA8">
            <w:pPr>
              <w:jc w:val="center"/>
              <w:rPr>
                <w:sz w:val="16"/>
                <w:szCs w:val="16"/>
              </w:rPr>
            </w:pPr>
            <w:r w:rsidRPr="00ED7867">
              <w:rPr>
                <w:sz w:val="16"/>
                <w:szCs w:val="16"/>
              </w:rPr>
              <w:t>No</w:t>
            </w:r>
          </w:p>
        </w:tc>
        <w:tc>
          <w:tcPr>
            <w:tcW w:w="5985" w:type="dxa"/>
            <w:gridSpan w:val="2"/>
            <w:tcBorders>
              <w:bottom w:val="single" w:sz="6" w:space="0" w:color="000000"/>
            </w:tcBorders>
            <w:vAlign w:val="center"/>
          </w:tcPr>
          <w:p w14:paraId="76A97B5B" w14:textId="77777777" w:rsidR="00161F62" w:rsidRPr="004943A3" w:rsidRDefault="00161F62" w:rsidP="00C97BFA">
            <w:pPr>
              <w:pStyle w:val="Normal8pt"/>
              <w:spacing w:after="0"/>
              <w:ind w:hanging="49"/>
            </w:pPr>
            <w:r w:rsidRPr="00C97BFA">
              <w:t>Tax payer’s address line 3.</w:t>
            </w:r>
          </w:p>
        </w:tc>
      </w:tr>
      <w:tr w:rsidR="00161F62" w:rsidRPr="00EB0BA8" w14:paraId="53C5D9E8" w14:textId="77777777" w:rsidTr="00161F62">
        <w:trPr>
          <w:gridAfter w:val="1"/>
          <w:wAfter w:w="329" w:type="dxa"/>
          <w:cantSplit/>
          <w:jc w:val="center"/>
        </w:trPr>
        <w:tc>
          <w:tcPr>
            <w:tcW w:w="1683" w:type="dxa"/>
            <w:gridSpan w:val="2"/>
            <w:tcBorders>
              <w:top w:val="single" w:sz="6" w:space="0" w:color="000000"/>
              <w:bottom w:val="single" w:sz="6" w:space="0" w:color="000000"/>
              <w:right w:val="single" w:sz="6" w:space="0" w:color="000000"/>
            </w:tcBorders>
            <w:vAlign w:val="center"/>
          </w:tcPr>
          <w:p w14:paraId="75A61F3A" w14:textId="77777777" w:rsidR="00161F62" w:rsidRPr="00420421" w:rsidRDefault="00161F62" w:rsidP="00420421">
            <w:pPr>
              <w:pStyle w:val="Normal8pt"/>
              <w:spacing w:after="0"/>
              <w:ind w:hanging="49"/>
            </w:pPr>
            <w:r w:rsidRPr="00420421">
              <w:t>freeze</w:t>
            </w:r>
          </w:p>
        </w:tc>
        <w:tc>
          <w:tcPr>
            <w:tcW w:w="900" w:type="dxa"/>
            <w:gridSpan w:val="2"/>
            <w:tcBorders>
              <w:top w:val="single" w:sz="6" w:space="0" w:color="000000"/>
              <w:left w:val="single" w:sz="6" w:space="0" w:color="000000"/>
              <w:bottom w:val="single" w:sz="6" w:space="0" w:color="000000"/>
              <w:right w:val="single" w:sz="6" w:space="0" w:color="000000"/>
            </w:tcBorders>
            <w:vAlign w:val="center"/>
          </w:tcPr>
          <w:p w14:paraId="0108F1CE" w14:textId="77777777" w:rsidR="00161F62" w:rsidRPr="004943A3" w:rsidRDefault="00161F62" w:rsidP="00EB0BA8">
            <w:pPr>
              <w:pStyle w:val="Normal8pt"/>
              <w:spacing w:after="0"/>
              <w:jc w:val="center"/>
            </w:pPr>
            <w:r w:rsidRPr="00ED7867">
              <w:rPr>
                <w:szCs w:val="16"/>
              </w:rPr>
              <w:t>Numeric</w:t>
            </w:r>
          </w:p>
        </w:tc>
        <w:tc>
          <w:tcPr>
            <w:tcW w:w="990" w:type="dxa"/>
            <w:gridSpan w:val="2"/>
            <w:tcBorders>
              <w:top w:val="single" w:sz="6" w:space="0" w:color="000000"/>
              <w:left w:val="single" w:sz="6" w:space="0" w:color="000000"/>
              <w:bottom w:val="single" w:sz="6" w:space="0" w:color="000000"/>
              <w:right w:val="single" w:sz="6" w:space="0" w:color="000000"/>
            </w:tcBorders>
            <w:vAlign w:val="center"/>
          </w:tcPr>
          <w:p w14:paraId="4F311785" w14:textId="77777777" w:rsidR="00161F62" w:rsidRPr="00EB0BA8" w:rsidRDefault="00161F62" w:rsidP="00EB0BA8">
            <w:pPr>
              <w:jc w:val="center"/>
              <w:rPr>
                <w:sz w:val="16"/>
                <w:szCs w:val="16"/>
              </w:rPr>
            </w:pPr>
            <w:r w:rsidRPr="00ED7867">
              <w:rPr>
                <w:sz w:val="16"/>
                <w:szCs w:val="16"/>
              </w:rPr>
              <w:t>1</w:t>
            </w:r>
          </w:p>
        </w:tc>
        <w:tc>
          <w:tcPr>
            <w:tcW w:w="900" w:type="dxa"/>
            <w:gridSpan w:val="2"/>
            <w:tcBorders>
              <w:top w:val="single" w:sz="6" w:space="0" w:color="000000"/>
              <w:left w:val="single" w:sz="6" w:space="0" w:color="000000"/>
              <w:bottom w:val="single" w:sz="6" w:space="0" w:color="000000"/>
              <w:right w:val="single" w:sz="6" w:space="0" w:color="000000"/>
            </w:tcBorders>
            <w:vAlign w:val="center"/>
          </w:tcPr>
          <w:p w14:paraId="29601F30" w14:textId="77777777" w:rsidR="00161F62" w:rsidRPr="00EB0BA8" w:rsidRDefault="00161F62" w:rsidP="00EB0BA8">
            <w:pPr>
              <w:jc w:val="center"/>
              <w:rPr>
                <w:sz w:val="16"/>
                <w:szCs w:val="16"/>
              </w:rPr>
            </w:pPr>
            <w:r w:rsidRPr="00ED7867">
              <w:rPr>
                <w:sz w:val="16"/>
                <w:szCs w:val="16"/>
              </w:rPr>
              <w:t>Yes</w:t>
            </w:r>
          </w:p>
        </w:tc>
        <w:tc>
          <w:tcPr>
            <w:tcW w:w="5985" w:type="dxa"/>
            <w:gridSpan w:val="2"/>
            <w:tcBorders>
              <w:top w:val="single" w:sz="6" w:space="0" w:color="000000"/>
              <w:left w:val="single" w:sz="6" w:space="0" w:color="000000"/>
              <w:bottom w:val="single" w:sz="6" w:space="0" w:color="000000"/>
            </w:tcBorders>
            <w:vAlign w:val="center"/>
          </w:tcPr>
          <w:p w14:paraId="67993985" w14:textId="77777777" w:rsidR="00161F62" w:rsidRDefault="00161F62" w:rsidP="00C97BFA">
            <w:pPr>
              <w:pStyle w:val="Normal8pt"/>
              <w:spacing w:after="0"/>
              <w:ind w:hanging="49"/>
            </w:pPr>
            <w:r w:rsidRPr="00C97BFA">
              <w:t xml:space="preserve">0 = None (default), 1 = Over 65 Freeze, 2 = Disabled, 3 = Disabled Vet Freeze and </w:t>
            </w:r>
          </w:p>
          <w:p w14:paraId="7C408F49" w14:textId="77777777" w:rsidR="00161F62" w:rsidRPr="004943A3" w:rsidRDefault="00161F62" w:rsidP="00C97BFA">
            <w:pPr>
              <w:pStyle w:val="Normal8pt"/>
              <w:spacing w:after="0"/>
              <w:ind w:hanging="49"/>
            </w:pPr>
            <w:r w:rsidRPr="00C97BFA">
              <w:t>4 = Widow of POW/MIA</w:t>
            </w:r>
          </w:p>
        </w:tc>
      </w:tr>
      <w:tr w:rsidR="00161F62" w:rsidRPr="00EB0BA8" w14:paraId="62AB4127" w14:textId="77777777" w:rsidTr="00161F62">
        <w:trPr>
          <w:gridAfter w:val="1"/>
          <w:wAfter w:w="329" w:type="dxa"/>
          <w:cantSplit/>
          <w:trHeight w:val="42"/>
          <w:jc w:val="center"/>
        </w:trPr>
        <w:tc>
          <w:tcPr>
            <w:tcW w:w="1683" w:type="dxa"/>
            <w:gridSpan w:val="2"/>
            <w:tcBorders>
              <w:top w:val="single" w:sz="6" w:space="0" w:color="000000"/>
              <w:left w:val="double" w:sz="6" w:space="0" w:color="000000"/>
              <w:bottom w:val="single" w:sz="6" w:space="0" w:color="000000"/>
              <w:right w:val="single" w:sz="6" w:space="0" w:color="000000"/>
            </w:tcBorders>
            <w:vAlign w:val="center"/>
          </w:tcPr>
          <w:p w14:paraId="684572D2" w14:textId="77777777" w:rsidR="00161F62" w:rsidRPr="005A3A32" w:rsidRDefault="00161F62" w:rsidP="00161F62">
            <w:pPr>
              <w:ind w:hanging="49"/>
              <w:jc w:val="center"/>
              <w:rPr>
                <w:kern w:val="2"/>
                <w:sz w:val="16"/>
              </w:rPr>
            </w:pPr>
            <w:r w:rsidRPr="005A3A32">
              <w:rPr>
                <w:kern w:val="2"/>
                <w:sz w:val="16"/>
              </w:rPr>
              <w:t>usufruct</w:t>
            </w:r>
          </w:p>
        </w:tc>
        <w:tc>
          <w:tcPr>
            <w:tcW w:w="900" w:type="dxa"/>
            <w:gridSpan w:val="2"/>
            <w:tcBorders>
              <w:top w:val="single" w:sz="6" w:space="0" w:color="000000"/>
              <w:left w:val="single" w:sz="6" w:space="0" w:color="000000"/>
              <w:bottom w:val="single" w:sz="6" w:space="0" w:color="000000"/>
              <w:right w:val="single" w:sz="6" w:space="0" w:color="000000"/>
            </w:tcBorders>
            <w:vAlign w:val="center"/>
          </w:tcPr>
          <w:p w14:paraId="4B52BE73" w14:textId="77777777" w:rsidR="00161F62" w:rsidRPr="005A3A32" w:rsidRDefault="00161F62" w:rsidP="00161F62">
            <w:pPr>
              <w:jc w:val="center"/>
              <w:rPr>
                <w:sz w:val="16"/>
                <w:szCs w:val="16"/>
              </w:rPr>
            </w:pPr>
            <w:r w:rsidRPr="005A3A32">
              <w:rPr>
                <w:sz w:val="16"/>
                <w:szCs w:val="16"/>
              </w:rPr>
              <w:t>Character</w:t>
            </w:r>
          </w:p>
        </w:tc>
        <w:tc>
          <w:tcPr>
            <w:tcW w:w="990" w:type="dxa"/>
            <w:gridSpan w:val="2"/>
            <w:tcBorders>
              <w:top w:val="single" w:sz="6" w:space="0" w:color="000000"/>
              <w:left w:val="single" w:sz="6" w:space="0" w:color="000000"/>
              <w:bottom w:val="single" w:sz="6" w:space="0" w:color="000000"/>
              <w:right w:val="single" w:sz="6" w:space="0" w:color="000000"/>
            </w:tcBorders>
            <w:vAlign w:val="center"/>
          </w:tcPr>
          <w:p w14:paraId="40612BA7" w14:textId="77777777" w:rsidR="00161F62" w:rsidRPr="005A3A32" w:rsidRDefault="00161F62" w:rsidP="00161F62">
            <w:pPr>
              <w:jc w:val="center"/>
              <w:rPr>
                <w:sz w:val="16"/>
                <w:szCs w:val="16"/>
              </w:rPr>
            </w:pPr>
            <w:r w:rsidRPr="005A3A32">
              <w:rPr>
                <w:sz w:val="16"/>
                <w:szCs w:val="16"/>
              </w:rPr>
              <w:t>1</w:t>
            </w:r>
          </w:p>
        </w:tc>
        <w:tc>
          <w:tcPr>
            <w:tcW w:w="900" w:type="dxa"/>
            <w:gridSpan w:val="2"/>
            <w:tcBorders>
              <w:top w:val="single" w:sz="6" w:space="0" w:color="000000"/>
              <w:left w:val="single" w:sz="6" w:space="0" w:color="000000"/>
              <w:bottom w:val="single" w:sz="6" w:space="0" w:color="000000"/>
              <w:right w:val="single" w:sz="6" w:space="0" w:color="000000"/>
            </w:tcBorders>
            <w:vAlign w:val="center"/>
          </w:tcPr>
          <w:p w14:paraId="6AD47264" w14:textId="77777777" w:rsidR="00161F62" w:rsidRPr="005A3A32" w:rsidRDefault="00161F62" w:rsidP="00161F62">
            <w:pPr>
              <w:jc w:val="center"/>
              <w:rPr>
                <w:sz w:val="16"/>
                <w:szCs w:val="16"/>
              </w:rPr>
            </w:pPr>
            <w:r w:rsidRPr="005A3A32">
              <w:rPr>
                <w:sz w:val="16"/>
                <w:szCs w:val="16"/>
              </w:rPr>
              <w:t>Yes</w:t>
            </w:r>
          </w:p>
        </w:tc>
        <w:tc>
          <w:tcPr>
            <w:tcW w:w="5985" w:type="dxa"/>
            <w:gridSpan w:val="2"/>
            <w:tcBorders>
              <w:top w:val="single" w:sz="6" w:space="0" w:color="000000"/>
              <w:left w:val="single" w:sz="6" w:space="0" w:color="000000"/>
              <w:bottom w:val="single" w:sz="6" w:space="0" w:color="000000"/>
              <w:right w:val="double" w:sz="6" w:space="0" w:color="000000"/>
            </w:tcBorders>
            <w:vAlign w:val="center"/>
          </w:tcPr>
          <w:p w14:paraId="73356687" w14:textId="77777777" w:rsidR="00161F62" w:rsidRPr="005A3A32" w:rsidRDefault="00161F62" w:rsidP="00161F62">
            <w:pPr>
              <w:ind w:hanging="49"/>
              <w:jc w:val="center"/>
              <w:rPr>
                <w:kern w:val="2"/>
                <w:sz w:val="16"/>
              </w:rPr>
            </w:pPr>
            <w:r w:rsidRPr="005A3A32">
              <w:rPr>
                <w:kern w:val="2"/>
                <w:sz w:val="16"/>
              </w:rPr>
              <w:t>“N” = No (default) and “Y” = Yes</w:t>
            </w:r>
          </w:p>
        </w:tc>
      </w:tr>
      <w:tr w:rsidR="00161F62" w:rsidRPr="00EB0BA8" w14:paraId="177091B3" w14:textId="77777777" w:rsidTr="00161F62">
        <w:trPr>
          <w:gridAfter w:val="1"/>
          <w:wAfter w:w="329" w:type="dxa"/>
          <w:cantSplit/>
          <w:trHeight w:val="42"/>
          <w:jc w:val="center"/>
        </w:trPr>
        <w:tc>
          <w:tcPr>
            <w:tcW w:w="1683" w:type="dxa"/>
            <w:gridSpan w:val="2"/>
            <w:tcBorders>
              <w:top w:val="single" w:sz="6" w:space="0" w:color="000000"/>
              <w:left w:val="double" w:sz="6" w:space="0" w:color="000000"/>
              <w:bottom w:val="single" w:sz="6" w:space="0" w:color="000000"/>
              <w:right w:val="single" w:sz="6" w:space="0" w:color="auto"/>
            </w:tcBorders>
            <w:vAlign w:val="center"/>
          </w:tcPr>
          <w:p w14:paraId="5EEF5599" w14:textId="77777777" w:rsidR="00161F62" w:rsidRPr="005A3A32" w:rsidRDefault="00161F62" w:rsidP="00161F62">
            <w:pPr>
              <w:ind w:hanging="49"/>
              <w:jc w:val="center"/>
              <w:rPr>
                <w:kern w:val="2"/>
                <w:sz w:val="16"/>
              </w:rPr>
            </w:pPr>
            <w:r w:rsidRPr="005A3A32">
              <w:rPr>
                <w:kern w:val="2"/>
                <w:sz w:val="16"/>
              </w:rPr>
              <w:t>other_exempt</w:t>
            </w:r>
          </w:p>
        </w:tc>
        <w:tc>
          <w:tcPr>
            <w:tcW w:w="900" w:type="dxa"/>
            <w:gridSpan w:val="2"/>
            <w:tcBorders>
              <w:top w:val="single" w:sz="6" w:space="0" w:color="000000"/>
              <w:left w:val="single" w:sz="6" w:space="0" w:color="auto"/>
              <w:bottom w:val="single" w:sz="6" w:space="0" w:color="000000"/>
              <w:right w:val="single" w:sz="6" w:space="0" w:color="auto"/>
            </w:tcBorders>
            <w:vAlign w:val="center"/>
          </w:tcPr>
          <w:p w14:paraId="1EB3C605" w14:textId="77777777" w:rsidR="00161F62" w:rsidRPr="005A3A32" w:rsidRDefault="00161F62" w:rsidP="00161F62">
            <w:pPr>
              <w:jc w:val="center"/>
              <w:rPr>
                <w:sz w:val="16"/>
                <w:szCs w:val="16"/>
              </w:rPr>
            </w:pPr>
            <w:r w:rsidRPr="005A3A32">
              <w:rPr>
                <w:sz w:val="16"/>
                <w:szCs w:val="16"/>
              </w:rPr>
              <w:t>Numeric</w:t>
            </w:r>
          </w:p>
        </w:tc>
        <w:tc>
          <w:tcPr>
            <w:tcW w:w="990" w:type="dxa"/>
            <w:gridSpan w:val="2"/>
            <w:tcBorders>
              <w:top w:val="single" w:sz="6" w:space="0" w:color="000000"/>
              <w:left w:val="single" w:sz="6" w:space="0" w:color="auto"/>
              <w:bottom w:val="single" w:sz="6" w:space="0" w:color="000000"/>
              <w:right w:val="single" w:sz="6" w:space="0" w:color="auto"/>
            </w:tcBorders>
            <w:vAlign w:val="center"/>
          </w:tcPr>
          <w:p w14:paraId="71C075D2" w14:textId="77777777" w:rsidR="00161F62" w:rsidRPr="005A3A32" w:rsidRDefault="00161F62" w:rsidP="00161F62">
            <w:pPr>
              <w:jc w:val="center"/>
              <w:rPr>
                <w:sz w:val="16"/>
                <w:szCs w:val="16"/>
              </w:rPr>
            </w:pPr>
            <w:r w:rsidRPr="005A3A32">
              <w:rPr>
                <w:sz w:val="16"/>
                <w:szCs w:val="16"/>
              </w:rPr>
              <w:t>1</w:t>
            </w:r>
          </w:p>
        </w:tc>
        <w:tc>
          <w:tcPr>
            <w:tcW w:w="900" w:type="dxa"/>
            <w:gridSpan w:val="2"/>
            <w:tcBorders>
              <w:top w:val="single" w:sz="6" w:space="0" w:color="000000"/>
              <w:left w:val="single" w:sz="6" w:space="0" w:color="auto"/>
              <w:bottom w:val="single" w:sz="6" w:space="0" w:color="000000"/>
              <w:right w:val="single" w:sz="6" w:space="0" w:color="auto"/>
            </w:tcBorders>
            <w:vAlign w:val="center"/>
          </w:tcPr>
          <w:p w14:paraId="7F74E87B" w14:textId="77777777" w:rsidR="00161F62" w:rsidRPr="005A3A32" w:rsidRDefault="00161F62" w:rsidP="00161F62">
            <w:pPr>
              <w:jc w:val="center"/>
              <w:rPr>
                <w:sz w:val="16"/>
                <w:szCs w:val="16"/>
              </w:rPr>
            </w:pPr>
            <w:r w:rsidRPr="005A3A32">
              <w:rPr>
                <w:sz w:val="16"/>
                <w:szCs w:val="16"/>
              </w:rPr>
              <w:t>Yes</w:t>
            </w:r>
          </w:p>
        </w:tc>
        <w:tc>
          <w:tcPr>
            <w:tcW w:w="5985" w:type="dxa"/>
            <w:gridSpan w:val="2"/>
            <w:tcBorders>
              <w:top w:val="single" w:sz="6" w:space="0" w:color="000000"/>
              <w:left w:val="single" w:sz="6" w:space="0" w:color="auto"/>
              <w:bottom w:val="single" w:sz="6" w:space="0" w:color="000000"/>
              <w:right w:val="double" w:sz="6" w:space="0" w:color="000000"/>
            </w:tcBorders>
            <w:vAlign w:val="center"/>
          </w:tcPr>
          <w:p w14:paraId="4307A5CD" w14:textId="77777777" w:rsidR="00161F62" w:rsidRPr="005A3A32" w:rsidRDefault="00161F62" w:rsidP="00161F62">
            <w:pPr>
              <w:ind w:hanging="49"/>
              <w:jc w:val="center"/>
              <w:rPr>
                <w:kern w:val="2"/>
                <w:sz w:val="16"/>
              </w:rPr>
            </w:pPr>
            <w:r w:rsidRPr="005A3A32">
              <w:rPr>
                <w:kern w:val="2"/>
                <w:sz w:val="16"/>
              </w:rPr>
              <w:t>0 = None (default), 1 = Yes (any other exemption, other than homestead and disabled veteran, of any type, at any percentage, is applicable to assessment</w:t>
            </w:r>
          </w:p>
        </w:tc>
      </w:tr>
      <w:tr w:rsidR="00161F62" w14:paraId="28A0F8B7" w14:textId="77777777" w:rsidTr="00161F62">
        <w:tblPrEx>
          <w:tblLook w:val="04A0" w:firstRow="1" w:lastRow="0" w:firstColumn="1" w:lastColumn="0" w:noHBand="0" w:noVBand="1"/>
        </w:tblPrEx>
        <w:trPr>
          <w:gridBefore w:val="1"/>
          <w:wBefore w:w="329" w:type="dxa"/>
          <w:cantSplit/>
          <w:trHeight w:val="42"/>
          <w:jc w:val="center"/>
        </w:trPr>
        <w:tc>
          <w:tcPr>
            <w:tcW w:w="1683" w:type="dxa"/>
            <w:gridSpan w:val="2"/>
            <w:tcBorders>
              <w:top w:val="single" w:sz="6" w:space="0" w:color="000000"/>
              <w:left w:val="double" w:sz="6" w:space="0" w:color="000000"/>
              <w:bottom w:val="double" w:sz="6" w:space="0" w:color="000000"/>
              <w:right w:val="single" w:sz="6" w:space="0" w:color="auto"/>
            </w:tcBorders>
            <w:vAlign w:val="center"/>
            <w:hideMark/>
          </w:tcPr>
          <w:p w14:paraId="54924CE7" w14:textId="77777777" w:rsidR="00161F62" w:rsidRPr="005A3A32" w:rsidRDefault="00161F62" w:rsidP="00161F62">
            <w:pPr>
              <w:ind w:hanging="49"/>
              <w:jc w:val="center"/>
              <w:rPr>
                <w:kern w:val="2"/>
                <w:sz w:val="16"/>
              </w:rPr>
            </w:pPr>
            <w:r w:rsidRPr="005A3A32">
              <w:rPr>
                <w:kern w:val="2"/>
                <w:sz w:val="16"/>
              </w:rPr>
              <w:t>veteran_exempt</w:t>
            </w:r>
          </w:p>
        </w:tc>
        <w:tc>
          <w:tcPr>
            <w:tcW w:w="900" w:type="dxa"/>
            <w:gridSpan w:val="2"/>
            <w:tcBorders>
              <w:top w:val="single" w:sz="6" w:space="0" w:color="000000"/>
              <w:left w:val="single" w:sz="6" w:space="0" w:color="auto"/>
              <w:bottom w:val="double" w:sz="6" w:space="0" w:color="000000"/>
              <w:right w:val="single" w:sz="6" w:space="0" w:color="auto"/>
            </w:tcBorders>
            <w:vAlign w:val="center"/>
            <w:hideMark/>
          </w:tcPr>
          <w:p w14:paraId="0B9D21B2" w14:textId="77777777" w:rsidR="00161F62" w:rsidRPr="005A3A32" w:rsidRDefault="00161F62" w:rsidP="00161F62">
            <w:pPr>
              <w:jc w:val="center"/>
              <w:rPr>
                <w:sz w:val="16"/>
                <w:szCs w:val="16"/>
              </w:rPr>
            </w:pPr>
            <w:r w:rsidRPr="005A3A32">
              <w:rPr>
                <w:sz w:val="16"/>
                <w:szCs w:val="16"/>
              </w:rPr>
              <w:t>Numeric</w:t>
            </w:r>
          </w:p>
        </w:tc>
        <w:tc>
          <w:tcPr>
            <w:tcW w:w="990" w:type="dxa"/>
            <w:gridSpan w:val="2"/>
            <w:tcBorders>
              <w:top w:val="single" w:sz="6" w:space="0" w:color="000000"/>
              <w:left w:val="single" w:sz="6" w:space="0" w:color="auto"/>
              <w:bottom w:val="double" w:sz="6" w:space="0" w:color="000000"/>
              <w:right w:val="single" w:sz="6" w:space="0" w:color="auto"/>
            </w:tcBorders>
            <w:vAlign w:val="center"/>
            <w:hideMark/>
          </w:tcPr>
          <w:p w14:paraId="26227318" w14:textId="77777777" w:rsidR="00161F62" w:rsidRPr="005A3A32" w:rsidRDefault="00161F62" w:rsidP="00161F62">
            <w:pPr>
              <w:jc w:val="center"/>
              <w:rPr>
                <w:sz w:val="16"/>
                <w:szCs w:val="16"/>
              </w:rPr>
            </w:pPr>
            <w:r w:rsidRPr="005A3A32">
              <w:rPr>
                <w:sz w:val="16"/>
                <w:szCs w:val="16"/>
              </w:rPr>
              <w:t>1</w:t>
            </w:r>
          </w:p>
        </w:tc>
        <w:tc>
          <w:tcPr>
            <w:tcW w:w="900" w:type="dxa"/>
            <w:gridSpan w:val="2"/>
            <w:tcBorders>
              <w:top w:val="single" w:sz="6" w:space="0" w:color="000000"/>
              <w:left w:val="single" w:sz="6" w:space="0" w:color="auto"/>
              <w:bottom w:val="double" w:sz="6" w:space="0" w:color="000000"/>
              <w:right w:val="single" w:sz="6" w:space="0" w:color="auto"/>
            </w:tcBorders>
            <w:vAlign w:val="center"/>
            <w:hideMark/>
          </w:tcPr>
          <w:p w14:paraId="12A639DC" w14:textId="77777777" w:rsidR="00161F62" w:rsidRPr="005A3A32" w:rsidRDefault="00161F62" w:rsidP="00161F62">
            <w:pPr>
              <w:jc w:val="center"/>
              <w:rPr>
                <w:sz w:val="16"/>
                <w:szCs w:val="16"/>
              </w:rPr>
            </w:pPr>
            <w:r w:rsidRPr="005A3A32">
              <w:rPr>
                <w:sz w:val="16"/>
                <w:szCs w:val="16"/>
              </w:rPr>
              <w:t>Yes</w:t>
            </w:r>
          </w:p>
        </w:tc>
        <w:tc>
          <w:tcPr>
            <w:tcW w:w="5985" w:type="dxa"/>
            <w:gridSpan w:val="2"/>
            <w:tcBorders>
              <w:top w:val="single" w:sz="6" w:space="0" w:color="000000"/>
              <w:left w:val="single" w:sz="6" w:space="0" w:color="auto"/>
              <w:bottom w:val="double" w:sz="6" w:space="0" w:color="000000"/>
              <w:right w:val="double" w:sz="6" w:space="0" w:color="000000"/>
            </w:tcBorders>
            <w:vAlign w:val="center"/>
            <w:hideMark/>
          </w:tcPr>
          <w:p w14:paraId="0E06741B" w14:textId="77777777" w:rsidR="00161F62" w:rsidRPr="005A3A32" w:rsidRDefault="00161F62" w:rsidP="00161F62">
            <w:pPr>
              <w:ind w:hanging="49"/>
              <w:jc w:val="center"/>
              <w:rPr>
                <w:kern w:val="2"/>
                <w:sz w:val="16"/>
              </w:rPr>
            </w:pPr>
            <w:r w:rsidRPr="005A3A32">
              <w:rPr>
                <w:kern w:val="2"/>
                <w:sz w:val="16"/>
              </w:rPr>
              <w:t>0 = None (default), 1 = disabled veteran exemption, at any level, is applicable to assessment, when claimed by disabled veteran, 2 = disabled veteran exemption, at any level, is applicable to assessment, when claimed by surviving spouse of disabled veteran</w:t>
            </w:r>
          </w:p>
        </w:tc>
      </w:tr>
    </w:tbl>
    <w:p w14:paraId="42725434" w14:textId="77777777" w:rsidR="0002149E" w:rsidRDefault="0002149E" w:rsidP="006B677A">
      <w:pPr>
        <w:pStyle w:val="Text"/>
        <w:spacing w:after="0"/>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auto"/>
        </w:tblBorders>
        <w:tblLayout w:type="fixed"/>
        <w:tblLook w:val="0000" w:firstRow="0" w:lastRow="0" w:firstColumn="0" w:lastColumn="0" w:noHBand="0" w:noVBand="0"/>
      </w:tblPr>
      <w:tblGrid>
        <w:gridCol w:w="1683"/>
        <w:gridCol w:w="900"/>
        <w:gridCol w:w="990"/>
        <w:gridCol w:w="900"/>
        <w:gridCol w:w="5985"/>
      </w:tblGrid>
      <w:tr w:rsidR="00C82F2C" w:rsidRPr="004943A3" w14:paraId="434F4E04" w14:textId="77777777" w:rsidTr="00420421">
        <w:trPr>
          <w:cantSplit/>
          <w:tblHeader/>
          <w:jc w:val="center"/>
        </w:trPr>
        <w:tc>
          <w:tcPr>
            <w:tcW w:w="10458" w:type="dxa"/>
            <w:gridSpan w:val="5"/>
            <w:shd w:val="clear" w:color="auto" w:fill="BFBFBF"/>
            <w:vAlign w:val="center"/>
          </w:tcPr>
          <w:p w14:paraId="371532EC" w14:textId="77777777" w:rsidR="00C82F2C" w:rsidRPr="00680B00" w:rsidRDefault="00C82F2C" w:rsidP="00D22663">
            <w:pPr>
              <w:pStyle w:val="Text"/>
              <w:spacing w:after="0" w:line="240" w:lineRule="auto"/>
              <w:jc w:val="center"/>
              <w:rPr>
                <w:b/>
                <w:sz w:val="16"/>
                <w:szCs w:val="16"/>
              </w:rPr>
            </w:pPr>
            <w:r w:rsidRPr="00680B00">
              <w:rPr>
                <w:b/>
                <w:sz w:val="16"/>
                <w:szCs w:val="16"/>
              </w:rPr>
              <w:t>Assessment Value Information (Avalue.txt) (Required)</w:t>
            </w:r>
          </w:p>
        </w:tc>
      </w:tr>
      <w:tr w:rsidR="00C82F2C" w:rsidRPr="004943A3" w14:paraId="1712174A" w14:textId="77777777" w:rsidTr="00C97BFA">
        <w:trPr>
          <w:cantSplit/>
          <w:tblHeader/>
          <w:jc w:val="center"/>
        </w:trPr>
        <w:tc>
          <w:tcPr>
            <w:tcW w:w="1683" w:type="dxa"/>
            <w:shd w:val="clear" w:color="auto" w:fill="BFBFBF"/>
            <w:vAlign w:val="center"/>
          </w:tcPr>
          <w:p w14:paraId="5470D7D4" w14:textId="77777777" w:rsidR="00C82F2C" w:rsidRPr="00F0581B" w:rsidRDefault="00C82F2C" w:rsidP="00D22663">
            <w:pPr>
              <w:jc w:val="center"/>
              <w:rPr>
                <w:b/>
                <w:bCs/>
                <w:kern w:val="2"/>
                <w:sz w:val="16"/>
                <w:szCs w:val="16"/>
              </w:rPr>
            </w:pPr>
            <w:r w:rsidRPr="00F0581B">
              <w:rPr>
                <w:b/>
                <w:bCs/>
                <w:kern w:val="2"/>
                <w:sz w:val="16"/>
                <w:szCs w:val="16"/>
              </w:rPr>
              <w:t>Field Name</w:t>
            </w:r>
          </w:p>
        </w:tc>
        <w:tc>
          <w:tcPr>
            <w:tcW w:w="900" w:type="dxa"/>
            <w:shd w:val="clear" w:color="auto" w:fill="BFBFBF"/>
            <w:vAlign w:val="center"/>
          </w:tcPr>
          <w:p w14:paraId="0814BAD5" w14:textId="77777777" w:rsidR="00C82F2C" w:rsidRPr="00420421" w:rsidRDefault="00C82F2C" w:rsidP="00420421">
            <w:pPr>
              <w:ind w:left="-108" w:right="-108"/>
              <w:jc w:val="center"/>
              <w:rPr>
                <w:b/>
                <w:bCs/>
                <w:kern w:val="2"/>
                <w:sz w:val="16"/>
              </w:rPr>
            </w:pPr>
            <w:r w:rsidRPr="00420421">
              <w:rPr>
                <w:b/>
                <w:bCs/>
                <w:kern w:val="2"/>
                <w:sz w:val="16"/>
              </w:rPr>
              <w:t>Field Type</w:t>
            </w:r>
          </w:p>
        </w:tc>
        <w:tc>
          <w:tcPr>
            <w:tcW w:w="990" w:type="dxa"/>
            <w:shd w:val="clear" w:color="auto" w:fill="BFBFBF"/>
            <w:vAlign w:val="center"/>
          </w:tcPr>
          <w:p w14:paraId="1E50368D" w14:textId="77777777" w:rsidR="00C82F2C" w:rsidRPr="00420421" w:rsidRDefault="00C82F2C" w:rsidP="00420421">
            <w:pPr>
              <w:pStyle w:val="Heading5"/>
              <w:keepNext w:val="0"/>
              <w:ind w:left="-108" w:right="-108"/>
              <w:rPr>
                <w:bCs/>
                <w:kern w:val="2"/>
                <w:lang w:val="en-US" w:eastAsia="en-US"/>
              </w:rPr>
            </w:pPr>
            <w:r w:rsidRPr="00420421">
              <w:rPr>
                <w:bCs/>
                <w:kern w:val="2"/>
                <w:lang w:val="en-US" w:eastAsia="en-US"/>
              </w:rPr>
              <w:t>Field Length</w:t>
            </w:r>
          </w:p>
        </w:tc>
        <w:tc>
          <w:tcPr>
            <w:tcW w:w="900" w:type="dxa"/>
            <w:shd w:val="clear" w:color="auto" w:fill="BFBFBF"/>
            <w:vAlign w:val="center"/>
          </w:tcPr>
          <w:p w14:paraId="06498968" w14:textId="77777777" w:rsidR="00C82F2C" w:rsidRPr="00420421" w:rsidRDefault="00C82F2C" w:rsidP="00420421">
            <w:pPr>
              <w:pStyle w:val="Heading3"/>
              <w:keepNext w:val="0"/>
              <w:ind w:left="-108" w:right="-108"/>
              <w:rPr>
                <w:bCs/>
                <w:i w:val="0"/>
                <w:kern w:val="2"/>
                <w:sz w:val="16"/>
                <w:lang w:val="en-US" w:eastAsia="en-US"/>
              </w:rPr>
            </w:pPr>
            <w:r w:rsidRPr="00420421">
              <w:rPr>
                <w:bCs/>
                <w:i w:val="0"/>
                <w:kern w:val="2"/>
                <w:sz w:val="16"/>
                <w:lang w:val="en-US" w:eastAsia="en-US"/>
              </w:rPr>
              <w:t>Required</w:t>
            </w:r>
          </w:p>
        </w:tc>
        <w:tc>
          <w:tcPr>
            <w:tcW w:w="5985" w:type="dxa"/>
            <w:shd w:val="clear" w:color="auto" w:fill="BFBFBF"/>
            <w:vAlign w:val="center"/>
          </w:tcPr>
          <w:p w14:paraId="4E290783" w14:textId="77777777" w:rsidR="00C82F2C" w:rsidRPr="00631A45" w:rsidRDefault="00C82F2C" w:rsidP="00D22663">
            <w:pPr>
              <w:pStyle w:val="Heading3"/>
              <w:keepNext w:val="0"/>
              <w:rPr>
                <w:i w:val="0"/>
                <w:kern w:val="2"/>
                <w:sz w:val="16"/>
                <w:szCs w:val="16"/>
                <w:lang w:val="en-US" w:eastAsia="en-US"/>
              </w:rPr>
            </w:pPr>
            <w:r w:rsidRPr="00631A45">
              <w:rPr>
                <w:i w:val="0"/>
                <w:kern w:val="2"/>
                <w:sz w:val="16"/>
                <w:szCs w:val="16"/>
                <w:lang w:val="en-US" w:eastAsia="en-US"/>
              </w:rPr>
              <w:t>Comments</w:t>
            </w:r>
          </w:p>
        </w:tc>
      </w:tr>
      <w:tr w:rsidR="00774000" w:rsidRPr="004943A3" w14:paraId="3E31EBBE" w14:textId="77777777" w:rsidTr="00774000">
        <w:trPr>
          <w:cantSplit/>
          <w:jc w:val="center"/>
        </w:trPr>
        <w:tc>
          <w:tcPr>
            <w:tcW w:w="1683" w:type="dxa"/>
            <w:vAlign w:val="center"/>
          </w:tcPr>
          <w:p w14:paraId="2C143E89" w14:textId="77777777" w:rsidR="00774000" w:rsidRPr="001B37AF" w:rsidRDefault="00774000" w:rsidP="00774000">
            <w:pPr>
              <w:pStyle w:val="Normal8pt"/>
              <w:spacing w:after="0"/>
              <w:ind w:hanging="49"/>
              <w:rPr>
                <w:szCs w:val="16"/>
              </w:rPr>
            </w:pPr>
            <w:r w:rsidRPr="00774000">
              <w:t>tax</w:t>
            </w:r>
            <w:r w:rsidRPr="001B37AF">
              <w:rPr>
                <w:szCs w:val="16"/>
              </w:rPr>
              <w:t>_year</w:t>
            </w:r>
          </w:p>
        </w:tc>
        <w:tc>
          <w:tcPr>
            <w:tcW w:w="900" w:type="dxa"/>
          </w:tcPr>
          <w:p w14:paraId="1FAFE0A4" w14:textId="77777777" w:rsidR="00774000" w:rsidRPr="001B37AF" w:rsidRDefault="00774000" w:rsidP="00774000">
            <w:pPr>
              <w:jc w:val="center"/>
              <w:rPr>
                <w:sz w:val="16"/>
                <w:szCs w:val="16"/>
              </w:rPr>
            </w:pPr>
            <w:r w:rsidRPr="001B37AF">
              <w:rPr>
                <w:sz w:val="16"/>
                <w:szCs w:val="16"/>
              </w:rPr>
              <w:t>Numeric</w:t>
            </w:r>
          </w:p>
        </w:tc>
        <w:tc>
          <w:tcPr>
            <w:tcW w:w="990" w:type="dxa"/>
          </w:tcPr>
          <w:p w14:paraId="3949C95F" w14:textId="77777777" w:rsidR="00774000" w:rsidRPr="001B37AF" w:rsidRDefault="00774000" w:rsidP="00774000">
            <w:pPr>
              <w:jc w:val="center"/>
              <w:rPr>
                <w:sz w:val="16"/>
                <w:szCs w:val="16"/>
              </w:rPr>
            </w:pPr>
            <w:r w:rsidRPr="001B37AF">
              <w:rPr>
                <w:sz w:val="16"/>
                <w:szCs w:val="16"/>
              </w:rPr>
              <w:t>4</w:t>
            </w:r>
          </w:p>
        </w:tc>
        <w:tc>
          <w:tcPr>
            <w:tcW w:w="900" w:type="dxa"/>
          </w:tcPr>
          <w:p w14:paraId="5EBF1A86" w14:textId="77777777" w:rsidR="00774000" w:rsidRPr="001B37AF" w:rsidRDefault="00774000" w:rsidP="00774000">
            <w:pPr>
              <w:jc w:val="center"/>
              <w:rPr>
                <w:sz w:val="16"/>
                <w:szCs w:val="16"/>
              </w:rPr>
            </w:pPr>
            <w:r w:rsidRPr="001B37AF">
              <w:rPr>
                <w:sz w:val="16"/>
                <w:szCs w:val="16"/>
              </w:rPr>
              <w:t>Yes</w:t>
            </w:r>
          </w:p>
        </w:tc>
        <w:tc>
          <w:tcPr>
            <w:tcW w:w="5985" w:type="dxa"/>
          </w:tcPr>
          <w:p w14:paraId="64697ECA" w14:textId="77777777" w:rsidR="00774000" w:rsidRPr="001B37AF" w:rsidRDefault="00774000" w:rsidP="00774000">
            <w:pPr>
              <w:rPr>
                <w:sz w:val="16"/>
                <w:szCs w:val="16"/>
              </w:rPr>
            </w:pPr>
            <w:r w:rsidRPr="001B37AF">
              <w:rPr>
                <w:sz w:val="16"/>
                <w:szCs w:val="16"/>
              </w:rPr>
              <w:t>Tax year submitting (ex. 1999, 2000)</w:t>
            </w:r>
          </w:p>
        </w:tc>
      </w:tr>
      <w:tr w:rsidR="00C82F2C" w:rsidRPr="004943A3" w14:paraId="1F9B0841" w14:textId="77777777" w:rsidTr="00C97BFA">
        <w:trPr>
          <w:cantSplit/>
          <w:jc w:val="center"/>
        </w:trPr>
        <w:tc>
          <w:tcPr>
            <w:tcW w:w="1683" w:type="dxa"/>
            <w:vAlign w:val="center"/>
          </w:tcPr>
          <w:p w14:paraId="1C2DA221" w14:textId="77777777" w:rsidR="00C82F2C" w:rsidRPr="00C97BFA" w:rsidRDefault="00C82F2C" w:rsidP="00C97BFA">
            <w:pPr>
              <w:pStyle w:val="Normal8pt"/>
              <w:spacing w:after="0"/>
              <w:ind w:hanging="49"/>
            </w:pPr>
            <w:r w:rsidRPr="00C97BFA">
              <w:t>FIPS_code</w:t>
            </w:r>
          </w:p>
        </w:tc>
        <w:tc>
          <w:tcPr>
            <w:tcW w:w="900" w:type="dxa"/>
            <w:vAlign w:val="center"/>
          </w:tcPr>
          <w:p w14:paraId="1DB1981E" w14:textId="77777777" w:rsidR="00C82F2C" w:rsidRPr="00631A45" w:rsidRDefault="00C82F2C" w:rsidP="00EB0BA8">
            <w:pPr>
              <w:pStyle w:val="Heading2"/>
              <w:jc w:val="center"/>
              <w:rPr>
                <w:b w:val="0"/>
                <w:color w:val="000000"/>
                <w:sz w:val="16"/>
                <w:szCs w:val="16"/>
                <w:lang w:val="en-US" w:eastAsia="en-US"/>
              </w:rPr>
            </w:pPr>
            <w:r w:rsidRPr="00631A45">
              <w:rPr>
                <w:b w:val="0"/>
                <w:color w:val="000000"/>
                <w:sz w:val="16"/>
                <w:szCs w:val="16"/>
                <w:lang w:val="en-US" w:eastAsia="en-US"/>
              </w:rPr>
              <w:t>Numeric</w:t>
            </w:r>
          </w:p>
        </w:tc>
        <w:tc>
          <w:tcPr>
            <w:tcW w:w="990" w:type="dxa"/>
            <w:vAlign w:val="center"/>
          </w:tcPr>
          <w:p w14:paraId="41257F5B" w14:textId="77777777" w:rsidR="00C82F2C" w:rsidRPr="00631A45" w:rsidRDefault="00C82F2C" w:rsidP="00EB0BA8">
            <w:pPr>
              <w:pStyle w:val="Heading2"/>
              <w:jc w:val="center"/>
              <w:rPr>
                <w:b w:val="0"/>
                <w:color w:val="000000"/>
                <w:sz w:val="16"/>
                <w:szCs w:val="16"/>
                <w:lang w:val="en-US" w:eastAsia="en-US"/>
              </w:rPr>
            </w:pPr>
            <w:r w:rsidRPr="00631A45">
              <w:rPr>
                <w:b w:val="0"/>
                <w:color w:val="000000"/>
                <w:sz w:val="16"/>
                <w:szCs w:val="16"/>
                <w:lang w:val="en-US" w:eastAsia="en-US"/>
              </w:rPr>
              <w:t>5</w:t>
            </w:r>
          </w:p>
        </w:tc>
        <w:tc>
          <w:tcPr>
            <w:tcW w:w="900" w:type="dxa"/>
            <w:vAlign w:val="center"/>
          </w:tcPr>
          <w:p w14:paraId="56939256" w14:textId="77777777" w:rsidR="00C82F2C" w:rsidRPr="00631A45" w:rsidRDefault="00C82F2C" w:rsidP="00EB0BA8">
            <w:pPr>
              <w:pStyle w:val="Heading2"/>
              <w:jc w:val="center"/>
              <w:rPr>
                <w:b w:val="0"/>
                <w:color w:val="000000"/>
                <w:sz w:val="16"/>
                <w:szCs w:val="16"/>
                <w:lang w:val="en-US" w:eastAsia="en-US"/>
              </w:rPr>
            </w:pPr>
            <w:r w:rsidRPr="00631A45">
              <w:rPr>
                <w:b w:val="0"/>
                <w:color w:val="000000"/>
                <w:sz w:val="16"/>
                <w:szCs w:val="16"/>
                <w:lang w:val="en-US" w:eastAsia="en-US"/>
              </w:rPr>
              <w:t>Yes</w:t>
            </w:r>
          </w:p>
        </w:tc>
        <w:tc>
          <w:tcPr>
            <w:tcW w:w="5985" w:type="dxa"/>
            <w:vAlign w:val="center"/>
          </w:tcPr>
          <w:p w14:paraId="7661C3A2" w14:textId="77777777" w:rsidR="00C82F2C" w:rsidRPr="00C97BFA" w:rsidRDefault="00C82F2C" w:rsidP="00C97BFA">
            <w:pPr>
              <w:pStyle w:val="Normal8pt"/>
              <w:spacing w:after="0"/>
              <w:ind w:hanging="49"/>
            </w:pPr>
            <w:r w:rsidRPr="00C97BFA">
              <w:t>Parish identification number (PIN). (See FIPS table.)</w:t>
            </w:r>
          </w:p>
        </w:tc>
      </w:tr>
      <w:tr w:rsidR="00C82F2C" w:rsidRPr="004943A3" w14:paraId="2713EAAB" w14:textId="77777777" w:rsidTr="00C97BFA">
        <w:trPr>
          <w:cantSplit/>
          <w:jc w:val="center"/>
        </w:trPr>
        <w:tc>
          <w:tcPr>
            <w:tcW w:w="1683" w:type="dxa"/>
            <w:vAlign w:val="center"/>
          </w:tcPr>
          <w:p w14:paraId="19985665" w14:textId="77777777" w:rsidR="00C82F2C" w:rsidRPr="00C97BFA" w:rsidRDefault="00C82F2C" w:rsidP="00C97BFA">
            <w:pPr>
              <w:pStyle w:val="Normal8pt"/>
              <w:spacing w:after="0"/>
              <w:ind w:hanging="49"/>
            </w:pPr>
            <w:r w:rsidRPr="00C97BFA">
              <w:t>Assessment_no</w:t>
            </w:r>
          </w:p>
        </w:tc>
        <w:tc>
          <w:tcPr>
            <w:tcW w:w="900" w:type="dxa"/>
            <w:vAlign w:val="center"/>
          </w:tcPr>
          <w:p w14:paraId="04371DB0" w14:textId="77777777" w:rsidR="00C82F2C" w:rsidRPr="00631A45" w:rsidRDefault="00C82F2C"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vAlign w:val="center"/>
          </w:tcPr>
          <w:p w14:paraId="517A96DE" w14:textId="77777777" w:rsidR="00C82F2C" w:rsidRPr="00631A45" w:rsidRDefault="00C82F2C"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20</w:t>
            </w:r>
          </w:p>
        </w:tc>
        <w:tc>
          <w:tcPr>
            <w:tcW w:w="900" w:type="dxa"/>
            <w:vAlign w:val="center"/>
          </w:tcPr>
          <w:p w14:paraId="66FAA9BF" w14:textId="77777777" w:rsidR="00C82F2C" w:rsidRPr="00631A45" w:rsidRDefault="00C82F2C"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85" w:type="dxa"/>
            <w:vAlign w:val="center"/>
          </w:tcPr>
          <w:p w14:paraId="394F0231" w14:textId="77777777" w:rsidR="00C82F2C" w:rsidRPr="00C97BFA" w:rsidRDefault="00C82F2C" w:rsidP="00C97BFA">
            <w:pPr>
              <w:pStyle w:val="Normal8pt"/>
              <w:spacing w:after="0"/>
              <w:ind w:hanging="49"/>
            </w:pPr>
            <w:r w:rsidRPr="00C97BFA">
              <w:t>Assessment number.</w:t>
            </w:r>
          </w:p>
        </w:tc>
      </w:tr>
      <w:tr w:rsidR="00634009" w:rsidRPr="004943A3" w14:paraId="08608942" w14:textId="77777777" w:rsidTr="00F154F1">
        <w:trPr>
          <w:cantSplit/>
          <w:jc w:val="center"/>
        </w:trPr>
        <w:tc>
          <w:tcPr>
            <w:tcW w:w="1683" w:type="dxa"/>
          </w:tcPr>
          <w:p w14:paraId="421E65EE" w14:textId="77777777" w:rsidR="00634009" w:rsidRPr="00433037" w:rsidRDefault="00634009" w:rsidP="00634009">
            <w:pPr>
              <w:pStyle w:val="Normal8pt"/>
              <w:spacing w:after="0"/>
              <w:ind w:hanging="49"/>
            </w:pPr>
            <w:r w:rsidRPr="00433037">
              <w:t>market_value</w:t>
            </w:r>
          </w:p>
        </w:tc>
        <w:tc>
          <w:tcPr>
            <w:tcW w:w="900" w:type="dxa"/>
          </w:tcPr>
          <w:p w14:paraId="23394410" w14:textId="77777777" w:rsidR="00634009" w:rsidRPr="00433037" w:rsidRDefault="00634009" w:rsidP="00634009">
            <w:pPr>
              <w:pStyle w:val="Normal8pt"/>
              <w:spacing w:after="0"/>
              <w:ind w:hanging="49"/>
            </w:pPr>
            <w:r w:rsidRPr="00433037">
              <w:t>Numeric</w:t>
            </w:r>
          </w:p>
        </w:tc>
        <w:tc>
          <w:tcPr>
            <w:tcW w:w="990" w:type="dxa"/>
          </w:tcPr>
          <w:p w14:paraId="66F4E32A"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12</w:t>
            </w:r>
          </w:p>
        </w:tc>
        <w:tc>
          <w:tcPr>
            <w:tcW w:w="900" w:type="dxa"/>
          </w:tcPr>
          <w:p w14:paraId="5BBBBBCA"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Yes</w:t>
            </w:r>
          </w:p>
        </w:tc>
        <w:tc>
          <w:tcPr>
            <w:tcW w:w="5985" w:type="dxa"/>
          </w:tcPr>
          <w:p w14:paraId="4C20260C" w14:textId="77777777" w:rsidR="00634009" w:rsidRPr="00433037" w:rsidRDefault="00634009" w:rsidP="00634009">
            <w:pPr>
              <w:pStyle w:val="Normal8pt"/>
              <w:spacing w:after="0"/>
              <w:ind w:hanging="49"/>
            </w:pPr>
            <w:r w:rsidRPr="00433037">
              <w:t>Fair Market Value of item</w:t>
            </w:r>
          </w:p>
        </w:tc>
      </w:tr>
      <w:tr w:rsidR="00634009" w:rsidRPr="004943A3" w14:paraId="7E865D1B" w14:textId="77777777" w:rsidTr="00F154F1">
        <w:trPr>
          <w:cantSplit/>
          <w:jc w:val="center"/>
        </w:trPr>
        <w:tc>
          <w:tcPr>
            <w:tcW w:w="1683" w:type="dxa"/>
          </w:tcPr>
          <w:p w14:paraId="7A7E55DB" w14:textId="77777777" w:rsidR="00634009" w:rsidRPr="00433037" w:rsidRDefault="00634009" w:rsidP="00634009">
            <w:pPr>
              <w:pStyle w:val="Normal8pt"/>
              <w:spacing w:after="0"/>
              <w:ind w:hanging="49"/>
            </w:pPr>
            <w:r w:rsidRPr="00433037">
              <w:t>total_value</w:t>
            </w:r>
          </w:p>
        </w:tc>
        <w:tc>
          <w:tcPr>
            <w:tcW w:w="900" w:type="dxa"/>
          </w:tcPr>
          <w:p w14:paraId="5BB0AB31" w14:textId="77777777" w:rsidR="00634009" w:rsidRPr="00433037" w:rsidRDefault="00634009" w:rsidP="00634009">
            <w:pPr>
              <w:pStyle w:val="Normal8pt"/>
              <w:spacing w:after="0"/>
              <w:ind w:hanging="49"/>
            </w:pPr>
            <w:r w:rsidRPr="00433037">
              <w:t>Numeric</w:t>
            </w:r>
          </w:p>
        </w:tc>
        <w:tc>
          <w:tcPr>
            <w:tcW w:w="990" w:type="dxa"/>
          </w:tcPr>
          <w:p w14:paraId="23A461BA"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10</w:t>
            </w:r>
          </w:p>
        </w:tc>
        <w:tc>
          <w:tcPr>
            <w:tcW w:w="900" w:type="dxa"/>
          </w:tcPr>
          <w:p w14:paraId="7445D7C3"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Yes</w:t>
            </w:r>
          </w:p>
        </w:tc>
        <w:tc>
          <w:tcPr>
            <w:tcW w:w="5985" w:type="dxa"/>
          </w:tcPr>
          <w:p w14:paraId="367340B6" w14:textId="77777777" w:rsidR="00634009" w:rsidRPr="00433037" w:rsidRDefault="00634009" w:rsidP="00634009">
            <w:pPr>
              <w:pStyle w:val="Normal8pt"/>
              <w:spacing w:after="0"/>
              <w:ind w:hanging="49"/>
            </w:pPr>
            <w:r w:rsidRPr="00433037">
              <w:t>Total assessed value of item. (total of taxpayer’s share and the homestead credit, other exemption and non-taxable assessed value added together of item.)</w:t>
            </w:r>
          </w:p>
        </w:tc>
      </w:tr>
      <w:tr w:rsidR="00634009" w:rsidRPr="004943A3" w14:paraId="061DF14E" w14:textId="77777777" w:rsidTr="00F154F1">
        <w:trPr>
          <w:cantSplit/>
          <w:jc w:val="center"/>
        </w:trPr>
        <w:tc>
          <w:tcPr>
            <w:tcW w:w="1683" w:type="dxa"/>
          </w:tcPr>
          <w:p w14:paraId="03AED098" w14:textId="77777777" w:rsidR="00634009" w:rsidRPr="00433037" w:rsidRDefault="00634009" w:rsidP="00634009">
            <w:pPr>
              <w:pStyle w:val="Normal8pt"/>
              <w:spacing w:after="0"/>
              <w:ind w:hanging="49"/>
            </w:pPr>
            <w:r w:rsidRPr="00433037">
              <w:t>homestead_credit</w:t>
            </w:r>
          </w:p>
        </w:tc>
        <w:tc>
          <w:tcPr>
            <w:tcW w:w="900" w:type="dxa"/>
          </w:tcPr>
          <w:p w14:paraId="64850D64" w14:textId="77777777" w:rsidR="00634009" w:rsidRPr="00433037" w:rsidRDefault="00634009" w:rsidP="00634009">
            <w:pPr>
              <w:pStyle w:val="Normal8pt"/>
              <w:spacing w:after="0"/>
              <w:ind w:hanging="49"/>
            </w:pPr>
            <w:r w:rsidRPr="00433037">
              <w:t>Numeric</w:t>
            </w:r>
          </w:p>
        </w:tc>
        <w:tc>
          <w:tcPr>
            <w:tcW w:w="990" w:type="dxa"/>
          </w:tcPr>
          <w:p w14:paraId="5F5F9BAE"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6</w:t>
            </w:r>
          </w:p>
        </w:tc>
        <w:tc>
          <w:tcPr>
            <w:tcW w:w="900" w:type="dxa"/>
          </w:tcPr>
          <w:p w14:paraId="71E440B1"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Yes</w:t>
            </w:r>
          </w:p>
        </w:tc>
        <w:tc>
          <w:tcPr>
            <w:tcW w:w="5985" w:type="dxa"/>
          </w:tcPr>
          <w:p w14:paraId="5C92C860" w14:textId="77777777" w:rsidR="00634009" w:rsidRPr="00433037" w:rsidRDefault="00634009" w:rsidP="00634009">
            <w:pPr>
              <w:pStyle w:val="Normal8pt"/>
              <w:spacing w:after="0"/>
              <w:ind w:hanging="49"/>
            </w:pPr>
            <w:r w:rsidRPr="00433037">
              <w:t>Assessed value of item to be credited by Homestead Exemption</w:t>
            </w:r>
          </w:p>
        </w:tc>
      </w:tr>
      <w:tr w:rsidR="00161F62" w:rsidRPr="004943A3" w14:paraId="7B442810" w14:textId="77777777" w:rsidTr="00D7438E">
        <w:trPr>
          <w:cantSplit/>
          <w:jc w:val="center"/>
        </w:trPr>
        <w:tc>
          <w:tcPr>
            <w:tcW w:w="1683" w:type="dxa"/>
            <w:vAlign w:val="center"/>
          </w:tcPr>
          <w:p w14:paraId="45BEFC6D" w14:textId="77777777" w:rsidR="00161F62" w:rsidRPr="005A3A32" w:rsidRDefault="00161F62" w:rsidP="00161F62">
            <w:pPr>
              <w:ind w:hanging="49"/>
              <w:jc w:val="center"/>
              <w:rPr>
                <w:kern w:val="2"/>
                <w:sz w:val="16"/>
              </w:rPr>
            </w:pPr>
            <w:r w:rsidRPr="005A3A32">
              <w:rPr>
                <w:kern w:val="2"/>
                <w:sz w:val="16"/>
              </w:rPr>
              <w:t>homestead_type</w:t>
            </w:r>
          </w:p>
        </w:tc>
        <w:tc>
          <w:tcPr>
            <w:tcW w:w="900" w:type="dxa"/>
            <w:vAlign w:val="center"/>
          </w:tcPr>
          <w:p w14:paraId="4AE6B930" w14:textId="77777777" w:rsidR="00161F62" w:rsidRPr="005A3A32" w:rsidRDefault="00161F62" w:rsidP="00161F62">
            <w:pPr>
              <w:jc w:val="center"/>
              <w:outlineLvl w:val="1"/>
              <w:rPr>
                <w:sz w:val="16"/>
                <w:szCs w:val="16"/>
              </w:rPr>
            </w:pPr>
            <w:r w:rsidRPr="005A3A32">
              <w:rPr>
                <w:sz w:val="16"/>
                <w:szCs w:val="16"/>
              </w:rPr>
              <w:t>Numeric</w:t>
            </w:r>
          </w:p>
        </w:tc>
        <w:tc>
          <w:tcPr>
            <w:tcW w:w="990" w:type="dxa"/>
            <w:vAlign w:val="center"/>
          </w:tcPr>
          <w:p w14:paraId="105B4D3E" w14:textId="77777777" w:rsidR="00161F62" w:rsidRPr="005A3A32" w:rsidRDefault="00161F62" w:rsidP="00161F62">
            <w:pPr>
              <w:jc w:val="center"/>
              <w:outlineLvl w:val="1"/>
              <w:rPr>
                <w:sz w:val="16"/>
                <w:szCs w:val="16"/>
              </w:rPr>
            </w:pPr>
            <w:r w:rsidRPr="005A3A32">
              <w:rPr>
                <w:sz w:val="16"/>
                <w:szCs w:val="16"/>
              </w:rPr>
              <w:t>1</w:t>
            </w:r>
          </w:p>
        </w:tc>
        <w:tc>
          <w:tcPr>
            <w:tcW w:w="900" w:type="dxa"/>
            <w:vAlign w:val="center"/>
          </w:tcPr>
          <w:p w14:paraId="19AEFF18" w14:textId="77777777" w:rsidR="00161F62" w:rsidRPr="005A3A32" w:rsidRDefault="00161F62" w:rsidP="00161F62">
            <w:pPr>
              <w:jc w:val="center"/>
              <w:outlineLvl w:val="1"/>
              <w:rPr>
                <w:sz w:val="16"/>
                <w:szCs w:val="16"/>
              </w:rPr>
            </w:pPr>
            <w:r w:rsidRPr="005A3A32">
              <w:rPr>
                <w:sz w:val="16"/>
                <w:szCs w:val="16"/>
              </w:rPr>
              <w:t>Yes</w:t>
            </w:r>
          </w:p>
        </w:tc>
        <w:tc>
          <w:tcPr>
            <w:tcW w:w="5985" w:type="dxa"/>
            <w:vAlign w:val="center"/>
          </w:tcPr>
          <w:p w14:paraId="697CFEB4" w14:textId="77777777" w:rsidR="00161F62" w:rsidRPr="005A3A32" w:rsidRDefault="00161F62" w:rsidP="00161F62">
            <w:pPr>
              <w:ind w:left="-18"/>
              <w:jc w:val="center"/>
              <w:rPr>
                <w:kern w:val="2"/>
                <w:sz w:val="16"/>
              </w:rPr>
            </w:pPr>
            <w:r w:rsidRPr="005A3A32">
              <w:rPr>
                <w:kern w:val="2"/>
                <w:sz w:val="16"/>
              </w:rPr>
              <w:t>0 = None (default), 1 = Default Homestead Exemption ($7,500 of total assessed value), 2 = 100% Unmarried Surviving Spouse of Active Duty Homestead</w:t>
            </w:r>
          </w:p>
        </w:tc>
      </w:tr>
      <w:tr w:rsidR="00161F62" w:rsidRPr="004943A3" w14:paraId="7AE58BCE" w14:textId="77777777" w:rsidTr="00D7438E">
        <w:trPr>
          <w:cantSplit/>
          <w:jc w:val="center"/>
        </w:trPr>
        <w:tc>
          <w:tcPr>
            <w:tcW w:w="1683" w:type="dxa"/>
            <w:vAlign w:val="center"/>
          </w:tcPr>
          <w:p w14:paraId="00C1E481" w14:textId="77777777" w:rsidR="00161F62" w:rsidRPr="005A3A32" w:rsidRDefault="00161F62" w:rsidP="00161F62">
            <w:pPr>
              <w:ind w:hanging="49"/>
              <w:jc w:val="center"/>
              <w:rPr>
                <w:kern w:val="2"/>
                <w:sz w:val="16"/>
              </w:rPr>
            </w:pPr>
            <w:r w:rsidRPr="005A3A32">
              <w:rPr>
                <w:kern w:val="2"/>
                <w:sz w:val="16"/>
              </w:rPr>
              <w:t>homestead_percent</w:t>
            </w:r>
          </w:p>
        </w:tc>
        <w:tc>
          <w:tcPr>
            <w:tcW w:w="900" w:type="dxa"/>
            <w:vAlign w:val="center"/>
          </w:tcPr>
          <w:p w14:paraId="2967D18D" w14:textId="77777777" w:rsidR="00161F62" w:rsidRPr="005A3A32" w:rsidRDefault="00161F62" w:rsidP="00161F62">
            <w:pPr>
              <w:jc w:val="center"/>
              <w:outlineLvl w:val="1"/>
              <w:rPr>
                <w:sz w:val="16"/>
                <w:szCs w:val="16"/>
              </w:rPr>
            </w:pPr>
            <w:r w:rsidRPr="005A3A32">
              <w:rPr>
                <w:sz w:val="16"/>
                <w:szCs w:val="16"/>
              </w:rPr>
              <w:t>Numeric</w:t>
            </w:r>
          </w:p>
        </w:tc>
        <w:tc>
          <w:tcPr>
            <w:tcW w:w="990" w:type="dxa"/>
            <w:vAlign w:val="center"/>
          </w:tcPr>
          <w:p w14:paraId="0EDED9E8" w14:textId="77777777" w:rsidR="00161F62" w:rsidRPr="005A3A32" w:rsidRDefault="00161F62" w:rsidP="00161F62">
            <w:pPr>
              <w:jc w:val="center"/>
              <w:outlineLvl w:val="1"/>
              <w:rPr>
                <w:sz w:val="16"/>
                <w:szCs w:val="16"/>
              </w:rPr>
            </w:pPr>
            <w:r w:rsidRPr="005A3A32">
              <w:rPr>
                <w:sz w:val="16"/>
                <w:szCs w:val="16"/>
              </w:rPr>
              <w:t>6.2</w:t>
            </w:r>
          </w:p>
        </w:tc>
        <w:tc>
          <w:tcPr>
            <w:tcW w:w="900" w:type="dxa"/>
            <w:vAlign w:val="center"/>
          </w:tcPr>
          <w:p w14:paraId="165A436E" w14:textId="77777777" w:rsidR="00161F62" w:rsidRPr="005A3A32" w:rsidRDefault="00161F62" w:rsidP="00161F62">
            <w:pPr>
              <w:jc w:val="center"/>
              <w:outlineLvl w:val="1"/>
              <w:rPr>
                <w:sz w:val="16"/>
                <w:szCs w:val="16"/>
              </w:rPr>
            </w:pPr>
            <w:r w:rsidRPr="005A3A32">
              <w:rPr>
                <w:sz w:val="16"/>
                <w:szCs w:val="16"/>
              </w:rPr>
              <w:t>Yes</w:t>
            </w:r>
          </w:p>
        </w:tc>
        <w:tc>
          <w:tcPr>
            <w:tcW w:w="5985" w:type="dxa"/>
            <w:vAlign w:val="center"/>
          </w:tcPr>
          <w:p w14:paraId="1FD9A040" w14:textId="77777777" w:rsidR="00161F62" w:rsidRPr="005A3A32" w:rsidRDefault="00161F62" w:rsidP="00161F62">
            <w:pPr>
              <w:ind w:left="-18"/>
              <w:jc w:val="center"/>
              <w:rPr>
                <w:kern w:val="2"/>
                <w:sz w:val="16"/>
              </w:rPr>
            </w:pPr>
            <w:r w:rsidRPr="005A3A32">
              <w:rPr>
                <w:kern w:val="2"/>
                <w:sz w:val="16"/>
              </w:rPr>
              <w:t>Homestead Exemption percentage to be applied to assessment of item (Format: 100.00 (Default)</w:t>
            </w:r>
          </w:p>
        </w:tc>
      </w:tr>
      <w:tr w:rsidR="00634009" w:rsidRPr="004943A3" w14:paraId="052D644A" w14:textId="77777777" w:rsidTr="00F154F1">
        <w:trPr>
          <w:cantSplit/>
          <w:jc w:val="center"/>
        </w:trPr>
        <w:tc>
          <w:tcPr>
            <w:tcW w:w="1683" w:type="dxa"/>
          </w:tcPr>
          <w:p w14:paraId="53314A25" w14:textId="77777777" w:rsidR="00634009" w:rsidRPr="00433037" w:rsidRDefault="00634009" w:rsidP="00634009">
            <w:pPr>
              <w:pStyle w:val="Normal8pt"/>
              <w:spacing w:after="0"/>
              <w:ind w:hanging="49"/>
            </w:pPr>
            <w:r w:rsidRPr="00433037">
              <w:t>veteran_exempt_type</w:t>
            </w:r>
          </w:p>
        </w:tc>
        <w:tc>
          <w:tcPr>
            <w:tcW w:w="900" w:type="dxa"/>
          </w:tcPr>
          <w:p w14:paraId="24F649AE" w14:textId="77777777" w:rsidR="00634009" w:rsidRPr="00433037" w:rsidRDefault="00634009" w:rsidP="00634009">
            <w:pPr>
              <w:pStyle w:val="Normal8pt"/>
              <w:spacing w:after="0"/>
              <w:ind w:hanging="49"/>
            </w:pPr>
            <w:r w:rsidRPr="00433037">
              <w:t>Numeric</w:t>
            </w:r>
          </w:p>
        </w:tc>
        <w:tc>
          <w:tcPr>
            <w:tcW w:w="990" w:type="dxa"/>
          </w:tcPr>
          <w:p w14:paraId="177562B1"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1</w:t>
            </w:r>
          </w:p>
        </w:tc>
        <w:tc>
          <w:tcPr>
            <w:tcW w:w="900" w:type="dxa"/>
          </w:tcPr>
          <w:p w14:paraId="0D57E8E9"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Yes</w:t>
            </w:r>
          </w:p>
        </w:tc>
        <w:tc>
          <w:tcPr>
            <w:tcW w:w="5985" w:type="dxa"/>
          </w:tcPr>
          <w:p w14:paraId="008EE680" w14:textId="77777777" w:rsidR="00634009" w:rsidRPr="00433037" w:rsidRDefault="00634009" w:rsidP="00634009">
            <w:pPr>
              <w:pStyle w:val="Normal8pt"/>
              <w:spacing w:after="0"/>
              <w:ind w:hanging="49"/>
            </w:pPr>
            <w:r w:rsidRPr="00433037">
              <w:t>0 = None (default), 1 = Disability between 50% and 69%, 2 = Disability between 70% and 99%, 3 = 100% disabled</w:t>
            </w:r>
          </w:p>
        </w:tc>
      </w:tr>
      <w:tr w:rsidR="00634009" w:rsidRPr="004943A3" w14:paraId="4E8CCE2E" w14:textId="77777777" w:rsidTr="00F154F1">
        <w:trPr>
          <w:cantSplit/>
          <w:jc w:val="center"/>
        </w:trPr>
        <w:tc>
          <w:tcPr>
            <w:tcW w:w="1683" w:type="dxa"/>
          </w:tcPr>
          <w:p w14:paraId="396D2FAB" w14:textId="77777777" w:rsidR="00634009" w:rsidRPr="00433037" w:rsidRDefault="00634009" w:rsidP="00634009">
            <w:pPr>
              <w:pStyle w:val="Normal8pt"/>
              <w:spacing w:after="0"/>
              <w:ind w:hanging="49"/>
            </w:pPr>
            <w:r w:rsidRPr="00433037">
              <w:t>veteran_credit</w:t>
            </w:r>
          </w:p>
        </w:tc>
        <w:tc>
          <w:tcPr>
            <w:tcW w:w="900" w:type="dxa"/>
          </w:tcPr>
          <w:p w14:paraId="2CCA8EB8" w14:textId="77777777" w:rsidR="00634009" w:rsidRPr="00433037" w:rsidRDefault="00634009" w:rsidP="00634009">
            <w:pPr>
              <w:pStyle w:val="Normal8pt"/>
              <w:spacing w:after="0"/>
              <w:ind w:hanging="49"/>
            </w:pPr>
            <w:r w:rsidRPr="00433037">
              <w:t>Numeric</w:t>
            </w:r>
          </w:p>
        </w:tc>
        <w:tc>
          <w:tcPr>
            <w:tcW w:w="990" w:type="dxa"/>
          </w:tcPr>
          <w:p w14:paraId="71D1EA07"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10</w:t>
            </w:r>
          </w:p>
        </w:tc>
        <w:tc>
          <w:tcPr>
            <w:tcW w:w="900" w:type="dxa"/>
          </w:tcPr>
          <w:p w14:paraId="1D0C0FCC"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Yes</w:t>
            </w:r>
          </w:p>
        </w:tc>
        <w:tc>
          <w:tcPr>
            <w:tcW w:w="5985" w:type="dxa"/>
          </w:tcPr>
          <w:p w14:paraId="72C6C552" w14:textId="77777777" w:rsidR="00634009" w:rsidRPr="00433037" w:rsidRDefault="00634009" w:rsidP="00634009">
            <w:pPr>
              <w:pStyle w:val="Normal8pt"/>
              <w:spacing w:after="0"/>
              <w:ind w:hanging="49"/>
            </w:pPr>
            <w:r w:rsidRPr="00433037">
              <w:t>Assessed value of item to be credited by disabled veteran exemption (e.g. $2,500 for a disability between 50% and 69%, $4,500 for a disability between 70% and 99%, or the remaining assessed value of item after homestead credit applied for 100% disability)</w:t>
            </w:r>
          </w:p>
        </w:tc>
      </w:tr>
      <w:tr w:rsidR="00161F62" w:rsidRPr="004943A3" w14:paraId="4C9A0464" w14:textId="77777777" w:rsidTr="00F154F1">
        <w:trPr>
          <w:cantSplit/>
          <w:jc w:val="center"/>
        </w:trPr>
        <w:tc>
          <w:tcPr>
            <w:tcW w:w="1683" w:type="dxa"/>
          </w:tcPr>
          <w:p w14:paraId="0ACE8A10" w14:textId="77777777" w:rsidR="00161F62" w:rsidRPr="005A3A32" w:rsidRDefault="00161F62" w:rsidP="00161F62">
            <w:pPr>
              <w:ind w:hanging="49"/>
              <w:jc w:val="center"/>
              <w:rPr>
                <w:kern w:val="2"/>
                <w:sz w:val="16"/>
              </w:rPr>
            </w:pPr>
            <w:r w:rsidRPr="005A3A32">
              <w:rPr>
                <w:kern w:val="2"/>
                <w:sz w:val="16"/>
              </w:rPr>
              <w:t>other_exempt_value</w:t>
            </w:r>
          </w:p>
        </w:tc>
        <w:tc>
          <w:tcPr>
            <w:tcW w:w="900" w:type="dxa"/>
          </w:tcPr>
          <w:p w14:paraId="30934900" w14:textId="77777777" w:rsidR="00161F62" w:rsidRPr="005A3A32" w:rsidRDefault="00161F62" w:rsidP="00161F62">
            <w:pPr>
              <w:keepNext/>
              <w:jc w:val="center"/>
              <w:outlineLvl w:val="2"/>
              <w:rPr>
                <w:sz w:val="16"/>
                <w:szCs w:val="16"/>
              </w:rPr>
            </w:pPr>
            <w:r w:rsidRPr="005A3A32">
              <w:rPr>
                <w:kern w:val="2"/>
                <w:sz w:val="16"/>
              </w:rPr>
              <w:t>Numeric</w:t>
            </w:r>
          </w:p>
        </w:tc>
        <w:tc>
          <w:tcPr>
            <w:tcW w:w="990" w:type="dxa"/>
          </w:tcPr>
          <w:p w14:paraId="1D645FE4" w14:textId="77777777" w:rsidR="00161F62" w:rsidRPr="005A3A32" w:rsidRDefault="00161F62" w:rsidP="00161F62">
            <w:pPr>
              <w:keepNext/>
              <w:jc w:val="center"/>
              <w:outlineLvl w:val="2"/>
              <w:rPr>
                <w:sz w:val="16"/>
                <w:szCs w:val="16"/>
              </w:rPr>
            </w:pPr>
            <w:r w:rsidRPr="005A3A32">
              <w:rPr>
                <w:kern w:val="2"/>
                <w:sz w:val="16"/>
              </w:rPr>
              <w:t>10</w:t>
            </w:r>
          </w:p>
        </w:tc>
        <w:tc>
          <w:tcPr>
            <w:tcW w:w="900" w:type="dxa"/>
          </w:tcPr>
          <w:p w14:paraId="2EBF6DF8" w14:textId="77777777" w:rsidR="00161F62" w:rsidRPr="005A3A32" w:rsidRDefault="00161F62" w:rsidP="00161F62">
            <w:pPr>
              <w:keepNext/>
              <w:jc w:val="center"/>
              <w:outlineLvl w:val="2"/>
              <w:rPr>
                <w:sz w:val="16"/>
                <w:szCs w:val="16"/>
              </w:rPr>
            </w:pPr>
            <w:r w:rsidRPr="005A3A32">
              <w:rPr>
                <w:kern w:val="2"/>
                <w:sz w:val="16"/>
              </w:rPr>
              <w:t>Yes</w:t>
            </w:r>
          </w:p>
        </w:tc>
        <w:tc>
          <w:tcPr>
            <w:tcW w:w="5985" w:type="dxa"/>
          </w:tcPr>
          <w:p w14:paraId="00EA8928" w14:textId="77777777" w:rsidR="00161F62" w:rsidRPr="005A3A32" w:rsidRDefault="00161F62" w:rsidP="00161F62">
            <w:pPr>
              <w:ind w:left="-18"/>
              <w:jc w:val="center"/>
              <w:rPr>
                <w:kern w:val="2"/>
                <w:sz w:val="16"/>
              </w:rPr>
            </w:pPr>
            <w:r w:rsidRPr="005A3A32">
              <w:rPr>
                <w:kern w:val="2"/>
                <w:sz w:val="16"/>
              </w:rPr>
              <w:t>Assessed value to be credited by other exemptions (e.g. Industrial, Restoration, Agricultural, Institutional, Religious, Non-profit);</w:t>
            </w:r>
          </w:p>
          <w:p w14:paraId="409C70A3" w14:textId="77777777" w:rsidR="00161F62" w:rsidRPr="005A3A32" w:rsidRDefault="00161F62" w:rsidP="00161F62">
            <w:pPr>
              <w:ind w:left="-18"/>
              <w:jc w:val="center"/>
              <w:rPr>
                <w:sz w:val="16"/>
                <w:szCs w:val="16"/>
              </w:rPr>
            </w:pPr>
            <w:r w:rsidRPr="005A3A32">
              <w:rPr>
                <w:kern w:val="2"/>
                <w:sz w:val="16"/>
              </w:rPr>
              <w:t>NOTE: Effective 1-1-24, the LTC plans to make this a Required Field</w:t>
            </w:r>
          </w:p>
        </w:tc>
      </w:tr>
      <w:tr w:rsidR="00634009" w:rsidRPr="004943A3" w14:paraId="09AF8AB0" w14:textId="77777777" w:rsidTr="00F154F1">
        <w:trPr>
          <w:cantSplit/>
          <w:jc w:val="center"/>
        </w:trPr>
        <w:tc>
          <w:tcPr>
            <w:tcW w:w="1683" w:type="dxa"/>
          </w:tcPr>
          <w:p w14:paraId="4BA75A34" w14:textId="77777777" w:rsidR="00634009" w:rsidRPr="00CE7320" w:rsidRDefault="00634009" w:rsidP="00634009">
            <w:pPr>
              <w:pStyle w:val="Normal8pt"/>
              <w:spacing w:after="0"/>
              <w:ind w:hanging="49"/>
            </w:pPr>
            <w:r w:rsidRPr="00CE7320">
              <w:t>taxpayer_value</w:t>
            </w:r>
          </w:p>
        </w:tc>
        <w:tc>
          <w:tcPr>
            <w:tcW w:w="900" w:type="dxa"/>
          </w:tcPr>
          <w:p w14:paraId="6E3C499D" w14:textId="77777777" w:rsidR="00634009" w:rsidRPr="00CE7320" w:rsidRDefault="00634009" w:rsidP="00634009">
            <w:pPr>
              <w:pStyle w:val="Normal8pt"/>
              <w:spacing w:after="0"/>
              <w:ind w:hanging="49"/>
            </w:pPr>
            <w:r w:rsidRPr="00CE7320">
              <w:t>Numeric</w:t>
            </w:r>
          </w:p>
        </w:tc>
        <w:tc>
          <w:tcPr>
            <w:tcW w:w="990" w:type="dxa"/>
          </w:tcPr>
          <w:p w14:paraId="19E10C3D"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10</w:t>
            </w:r>
          </w:p>
        </w:tc>
        <w:tc>
          <w:tcPr>
            <w:tcW w:w="900" w:type="dxa"/>
          </w:tcPr>
          <w:p w14:paraId="699F51E8"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Yes</w:t>
            </w:r>
          </w:p>
        </w:tc>
        <w:tc>
          <w:tcPr>
            <w:tcW w:w="5985" w:type="dxa"/>
          </w:tcPr>
          <w:p w14:paraId="201611A4" w14:textId="77777777" w:rsidR="00634009" w:rsidRPr="00CE7320" w:rsidRDefault="00634009" w:rsidP="00634009">
            <w:pPr>
              <w:pStyle w:val="Normal8pt"/>
              <w:spacing w:after="0"/>
              <w:ind w:hanging="49"/>
            </w:pPr>
            <w:r w:rsidRPr="00CE7320">
              <w:t>Assessed value of item to be paid by Taxpayer.</w:t>
            </w:r>
          </w:p>
        </w:tc>
      </w:tr>
      <w:tr w:rsidR="00634009" w:rsidRPr="004943A3" w14:paraId="2E8E400B" w14:textId="77777777" w:rsidTr="00F154F1">
        <w:trPr>
          <w:cantSplit/>
          <w:jc w:val="center"/>
        </w:trPr>
        <w:tc>
          <w:tcPr>
            <w:tcW w:w="1683" w:type="dxa"/>
          </w:tcPr>
          <w:p w14:paraId="2E6827B4" w14:textId="77777777" w:rsidR="00634009" w:rsidRPr="00CE7320" w:rsidRDefault="00634009" w:rsidP="00634009">
            <w:pPr>
              <w:pStyle w:val="Normal8pt"/>
              <w:spacing w:after="0"/>
              <w:ind w:hanging="49"/>
            </w:pPr>
            <w:r w:rsidRPr="00CE7320">
              <w:t>quantity</w:t>
            </w:r>
          </w:p>
        </w:tc>
        <w:tc>
          <w:tcPr>
            <w:tcW w:w="900" w:type="dxa"/>
          </w:tcPr>
          <w:p w14:paraId="6CC7ECD8" w14:textId="77777777" w:rsidR="00634009" w:rsidRPr="00CE7320" w:rsidRDefault="00634009" w:rsidP="00634009">
            <w:pPr>
              <w:pStyle w:val="Normal8pt"/>
              <w:spacing w:after="0"/>
              <w:ind w:hanging="49"/>
            </w:pPr>
            <w:r w:rsidRPr="00CE7320">
              <w:t>Numeric</w:t>
            </w:r>
          </w:p>
        </w:tc>
        <w:tc>
          <w:tcPr>
            <w:tcW w:w="990" w:type="dxa"/>
          </w:tcPr>
          <w:p w14:paraId="4CD60D1C"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9.2</w:t>
            </w:r>
          </w:p>
        </w:tc>
        <w:tc>
          <w:tcPr>
            <w:tcW w:w="900" w:type="dxa"/>
          </w:tcPr>
          <w:p w14:paraId="4AC1C1B7"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Yes</w:t>
            </w:r>
          </w:p>
        </w:tc>
        <w:tc>
          <w:tcPr>
            <w:tcW w:w="5985" w:type="dxa"/>
          </w:tcPr>
          <w:p w14:paraId="06315B75" w14:textId="77777777" w:rsidR="00634009" w:rsidRPr="00CE7320" w:rsidRDefault="00634009" w:rsidP="00634009">
            <w:pPr>
              <w:pStyle w:val="Normal8pt"/>
              <w:spacing w:after="0"/>
              <w:ind w:hanging="49"/>
            </w:pPr>
            <w:r w:rsidRPr="00CE7320">
              <w:t>Quantity units of item in the number of Front Feet, Square Feet, Lot(s), Acre(s), Improvement(s) or Year(s) for Personal Property</w:t>
            </w:r>
          </w:p>
        </w:tc>
      </w:tr>
      <w:tr w:rsidR="00634009" w:rsidRPr="004943A3" w14:paraId="1B35B436" w14:textId="77777777" w:rsidTr="00F154F1">
        <w:trPr>
          <w:cantSplit/>
          <w:jc w:val="center"/>
        </w:trPr>
        <w:tc>
          <w:tcPr>
            <w:tcW w:w="1683" w:type="dxa"/>
          </w:tcPr>
          <w:p w14:paraId="223BA3BD" w14:textId="77777777" w:rsidR="00634009" w:rsidRPr="00CE7320" w:rsidRDefault="00634009" w:rsidP="00634009">
            <w:pPr>
              <w:pStyle w:val="Normal8pt"/>
              <w:spacing w:after="0"/>
              <w:ind w:hanging="49"/>
            </w:pPr>
            <w:r w:rsidRPr="00CE7320">
              <w:t>units</w:t>
            </w:r>
          </w:p>
        </w:tc>
        <w:tc>
          <w:tcPr>
            <w:tcW w:w="900" w:type="dxa"/>
          </w:tcPr>
          <w:p w14:paraId="650556E9" w14:textId="77777777" w:rsidR="00634009" w:rsidRPr="00CE7320" w:rsidRDefault="00634009" w:rsidP="00634009">
            <w:pPr>
              <w:pStyle w:val="Normal8pt"/>
              <w:spacing w:after="0"/>
              <w:ind w:hanging="49"/>
            </w:pPr>
            <w:r w:rsidRPr="00CE7320">
              <w:t>Character</w:t>
            </w:r>
          </w:p>
        </w:tc>
        <w:tc>
          <w:tcPr>
            <w:tcW w:w="990" w:type="dxa"/>
          </w:tcPr>
          <w:p w14:paraId="18E40CE7"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1</w:t>
            </w:r>
          </w:p>
        </w:tc>
        <w:tc>
          <w:tcPr>
            <w:tcW w:w="900" w:type="dxa"/>
          </w:tcPr>
          <w:p w14:paraId="7FCFAEBD"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Yes</w:t>
            </w:r>
          </w:p>
        </w:tc>
        <w:tc>
          <w:tcPr>
            <w:tcW w:w="5985" w:type="dxa"/>
          </w:tcPr>
          <w:p w14:paraId="5D6F8B09" w14:textId="77777777" w:rsidR="00634009" w:rsidRPr="00CE7320" w:rsidRDefault="00634009" w:rsidP="00634009">
            <w:pPr>
              <w:pStyle w:val="Normal8pt"/>
              <w:spacing w:after="0"/>
              <w:ind w:hanging="49"/>
            </w:pPr>
            <w:r w:rsidRPr="00CE7320">
              <w:t>Unit of Measure of item (Format: “F” = Front Feet, “S” = Square Feet, “L” = Lots, “A” = Acres, “I” = Improvements and “Y” = Years)</w:t>
            </w:r>
          </w:p>
        </w:tc>
      </w:tr>
      <w:tr w:rsidR="00634009" w:rsidRPr="004943A3" w14:paraId="46E58182" w14:textId="77777777" w:rsidTr="00F154F1">
        <w:trPr>
          <w:cantSplit/>
          <w:jc w:val="center"/>
        </w:trPr>
        <w:tc>
          <w:tcPr>
            <w:tcW w:w="1683" w:type="dxa"/>
          </w:tcPr>
          <w:p w14:paraId="764F2A38" w14:textId="77777777" w:rsidR="00634009" w:rsidRPr="00CE7320" w:rsidRDefault="00634009" w:rsidP="00634009">
            <w:pPr>
              <w:pStyle w:val="Normal8pt"/>
              <w:spacing w:after="0"/>
              <w:ind w:hanging="49"/>
            </w:pPr>
            <w:r w:rsidRPr="00CE7320">
              <w:t>ltc_sub-class_code</w:t>
            </w:r>
          </w:p>
        </w:tc>
        <w:tc>
          <w:tcPr>
            <w:tcW w:w="900" w:type="dxa"/>
          </w:tcPr>
          <w:p w14:paraId="5613A5CC" w14:textId="77777777" w:rsidR="00634009" w:rsidRPr="00CE7320" w:rsidRDefault="00634009" w:rsidP="00634009">
            <w:pPr>
              <w:pStyle w:val="Normal8pt"/>
              <w:spacing w:after="0"/>
              <w:ind w:hanging="49"/>
            </w:pPr>
            <w:r w:rsidRPr="00CE7320">
              <w:t>Character</w:t>
            </w:r>
          </w:p>
        </w:tc>
        <w:tc>
          <w:tcPr>
            <w:tcW w:w="990" w:type="dxa"/>
          </w:tcPr>
          <w:p w14:paraId="4ACC5BE6"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4</w:t>
            </w:r>
          </w:p>
        </w:tc>
        <w:tc>
          <w:tcPr>
            <w:tcW w:w="900" w:type="dxa"/>
          </w:tcPr>
          <w:p w14:paraId="1CEE69C3"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Yes</w:t>
            </w:r>
          </w:p>
        </w:tc>
        <w:tc>
          <w:tcPr>
            <w:tcW w:w="5985" w:type="dxa"/>
          </w:tcPr>
          <w:p w14:paraId="015C2434" w14:textId="77777777" w:rsidR="00634009" w:rsidRPr="00CE7320" w:rsidRDefault="00634009" w:rsidP="00634009">
            <w:pPr>
              <w:pStyle w:val="Normal8pt"/>
              <w:spacing w:after="0"/>
              <w:ind w:hanging="49"/>
            </w:pPr>
            <w:r w:rsidRPr="00CE7320">
              <w:t>LTC Property Sub-Class Code of item</w:t>
            </w:r>
          </w:p>
        </w:tc>
      </w:tr>
      <w:tr w:rsidR="00634009" w:rsidRPr="004943A3" w14:paraId="5E30D854" w14:textId="77777777" w:rsidTr="00F154F1">
        <w:trPr>
          <w:cantSplit/>
          <w:jc w:val="center"/>
        </w:trPr>
        <w:tc>
          <w:tcPr>
            <w:tcW w:w="1683" w:type="dxa"/>
          </w:tcPr>
          <w:p w14:paraId="6DA62EEB" w14:textId="77777777" w:rsidR="00634009" w:rsidRPr="00CE7320" w:rsidRDefault="00634009" w:rsidP="00634009">
            <w:pPr>
              <w:pStyle w:val="Normal8pt"/>
              <w:spacing w:after="0"/>
              <w:ind w:hanging="49"/>
            </w:pPr>
            <w:r w:rsidRPr="00CE7320">
              <w:t>other_exempt</w:t>
            </w:r>
          </w:p>
        </w:tc>
        <w:tc>
          <w:tcPr>
            <w:tcW w:w="900" w:type="dxa"/>
          </w:tcPr>
          <w:p w14:paraId="1B62D8BF" w14:textId="77777777" w:rsidR="00634009" w:rsidRPr="00CE7320" w:rsidRDefault="00634009" w:rsidP="00634009">
            <w:pPr>
              <w:pStyle w:val="Normal8pt"/>
              <w:spacing w:after="0"/>
              <w:ind w:hanging="49"/>
            </w:pPr>
            <w:r w:rsidRPr="00CE7320">
              <w:t>Numeric</w:t>
            </w:r>
          </w:p>
        </w:tc>
        <w:tc>
          <w:tcPr>
            <w:tcW w:w="990" w:type="dxa"/>
          </w:tcPr>
          <w:p w14:paraId="3A21D61A"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1</w:t>
            </w:r>
          </w:p>
        </w:tc>
        <w:tc>
          <w:tcPr>
            <w:tcW w:w="900" w:type="dxa"/>
          </w:tcPr>
          <w:p w14:paraId="3F1F7E8F"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Yes</w:t>
            </w:r>
          </w:p>
        </w:tc>
        <w:tc>
          <w:tcPr>
            <w:tcW w:w="5985" w:type="dxa"/>
          </w:tcPr>
          <w:p w14:paraId="364708FE" w14:textId="77777777" w:rsidR="00634009" w:rsidRDefault="00634009" w:rsidP="00634009">
            <w:pPr>
              <w:pStyle w:val="Normal8pt"/>
              <w:spacing w:after="0"/>
              <w:ind w:hanging="49"/>
            </w:pPr>
            <w:r w:rsidRPr="00CE7320">
              <w:t>0 = None (default), 1 = Commerce/Industry (Ten Year Exemption), 2 = Agricultural, 3 = Institutional, 4 = Timber and 5 = Marshland [effective 2024, codes to be revised as follows: 0 = None (default), 1 = Industrial, 2 = Restoration, 3 = Agricultural Buildings, 4 = Institutional (School &amp; Government), 5 = Religious, 6 = Non-Profit</w:t>
            </w:r>
          </w:p>
        </w:tc>
      </w:tr>
    </w:tbl>
    <w:p w14:paraId="12E8097A" w14:textId="77777777" w:rsidR="0002149E" w:rsidRPr="00084E95" w:rsidRDefault="0002149E" w:rsidP="00774000">
      <w:pPr>
        <w:pStyle w:val="Text"/>
        <w:spacing w:after="0" w:line="240" w:lineRule="auto"/>
      </w:pPr>
    </w:p>
    <w:tbl>
      <w:tblPr>
        <w:tblW w:w="104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9"/>
        <w:gridCol w:w="900"/>
        <w:gridCol w:w="990"/>
        <w:gridCol w:w="900"/>
        <w:gridCol w:w="5980"/>
      </w:tblGrid>
      <w:tr w:rsidR="006B677A" w:rsidRPr="004943A3" w14:paraId="6CECFEFE" w14:textId="77777777" w:rsidTr="00C97BFA">
        <w:trPr>
          <w:cantSplit/>
          <w:tblHeader/>
          <w:jc w:val="center"/>
        </w:trPr>
        <w:tc>
          <w:tcPr>
            <w:tcW w:w="10449" w:type="dxa"/>
            <w:gridSpan w:val="5"/>
            <w:tcBorders>
              <w:top w:val="double" w:sz="6" w:space="0" w:color="000000"/>
              <w:left w:val="double" w:sz="6" w:space="0" w:color="000000"/>
              <w:bottom w:val="single" w:sz="4" w:space="0" w:color="auto"/>
              <w:right w:val="double" w:sz="6" w:space="0" w:color="000000"/>
            </w:tcBorders>
            <w:shd w:val="clear" w:color="auto" w:fill="BFBFBF"/>
            <w:vAlign w:val="center"/>
          </w:tcPr>
          <w:p w14:paraId="6AC04391" w14:textId="77777777" w:rsidR="006B677A" w:rsidRPr="00680B00" w:rsidRDefault="006B677A" w:rsidP="00634009">
            <w:pPr>
              <w:pStyle w:val="Text"/>
              <w:keepNext/>
              <w:spacing w:after="0" w:line="240" w:lineRule="auto"/>
              <w:jc w:val="center"/>
              <w:rPr>
                <w:b/>
                <w:sz w:val="16"/>
                <w:szCs w:val="16"/>
              </w:rPr>
            </w:pPr>
            <w:r w:rsidRPr="00680B00">
              <w:rPr>
                <w:b/>
                <w:sz w:val="16"/>
                <w:szCs w:val="16"/>
              </w:rPr>
              <w:t>Assessment Millage Information (Amillage.txt) (Required)</w:t>
            </w:r>
          </w:p>
        </w:tc>
      </w:tr>
      <w:tr w:rsidR="006B677A" w:rsidRPr="004943A3" w14:paraId="683A1F08" w14:textId="77777777" w:rsidTr="00C97BFA">
        <w:trPr>
          <w:cantSplit/>
          <w:tblHeader/>
          <w:jc w:val="center"/>
        </w:trPr>
        <w:tc>
          <w:tcPr>
            <w:tcW w:w="1679" w:type="dxa"/>
            <w:tcBorders>
              <w:top w:val="single" w:sz="4" w:space="0" w:color="auto"/>
              <w:left w:val="double" w:sz="6" w:space="0" w:color="000000"/>
              <w:bottom w:val="single" w:sz="6" w:space="0" w:color="000000"/>
            </w:tcBorders>
            <w:shd w:val="clear" w:color="auto" w:fill="BFBFBF"/>
            <w:vAlign w:val="center"/>
          </w:tcPr>
          <w:p w14:paraId="5AFF5700" w14:textId="77777777" w:rsidR="006B677A" w:rsidRPr="00F0581B" w:rsidRDefault="006B677A" w:rsidP="00634009">
            <w:pPr>
              <w:keepNext/>
              <w:jc w:val="center"/>
              <w:rPr>
                <w:b/>
                <w:bCs/>
                <w:kern w:val="2"/>
                <w:sz w:val="16"/>
                <w:szCs w:val="16"/>
              </w:rPr>
            </w:pPr>
            <w:r w:rsidRPr="00F0581B">
              <w:rPr>
                <w:b/>
                <w:bCs/>
                <w:kern w:val="2"/>
                <w:sz w:val="16"/>
                <w:szCs w:val="16"/>
              </w:rPr>
              <w:t>Field Name</w:t>
            </w:r>
          </w:p>
        </w:tc>
        <w:tc>
          <w:tcPr>
            <w:tcW w:w="900" w:type="dxa"/>
            <w:tcBorders>
              <w:top w:val="single" w:sz="4" w:space="0" w:color="auto"/>
              <w:bottom w:val="single" w:sz="6" w:space="0" w:color="000000"/>
            </w:tcBorders>
            <w:shd w:val="clear" w:color="auto" w:fill="BFBFBF"/>
            <w:vAlign w:val="center"/>
          </w:tcPr>
          <w:p w14:paraId="10B9773D" w14:textId="77777777" w:rsidR="006B677A" w:rsidRPr="00420421" w:rsidRDefault="006B677A" w:rsidP="00634009">
            <w:pPr>
              <w:keepNext/>
              <w:ind w:left="-108" w:right="-108"/>
              <w:jc w:val="center"/>
              <w:rPr>
                <w:b/>
                <w:bCs/>
                <w:kern w:val="2"/>
                <w:sz w:val="16"/>
              </w:rPr>
            </w:pPr>
            <w:r w:rsidRPr="00420421">
              <w:rPr>
                <w:b/>
                <w:bCs/>
                <w:kern w:val="2"/>
                <w:sz w:val="16"/>
              </w:rPr>
              <w:t>Field Type</w:t>
            </w:r>
          </w:p>
        </w:tc>
        <w:tc>
          <w:tcPr>
            <w:tcW w:w="990" w:type="dxa"/>
            <w:tcBorders>
              <w:top w:val="single" w:sz="4" w:space="0" w:color="auto"/>
              <w:bottom w:val="single" w:sz="6" w:space="0" w:color="000000"/>
            </w:tcBorders>
            <w:shd w:val="clear" w:color="auto" w:fill="BFBFBF"/>
            <w:vAlign w:val="center"/>
          </w:tcPr>
          <w:p w14:paraId="362029A4" w14:textId="77777777" w:rsidR="006B677A" w:rsidRPr="00420421" w:rsidRDefault="006B677A" w:rsidP="00634009">
            <w:pPr>
              <w:keepNext/>
              <w:ind w:left="-108" w:right="-108"/>
              <w:jc w:val="center"/>
              <w:rPr>
                <w:b/>
                <w:bCs/>
                <w:kern w:val="2"/>
                <w:sz w:val="16"/>
              </w:rPr>
            </w:pPr>
            <w:r w:rsidRPr="00420421">
              <w:rPr>
                <w:b/>
                <w:bCs/>
                <w:kern w:val="2"/>
                <w:sz w:val="16"/>
              </w:rPr>
              <w:t>Field Length</w:t>
            </w:r>
          </w:p>
        </w:tc>
        <w:tc>
          <w:tcPr>
            <w:tcW w:w="900" w:type="dxa"/>
            <w:tcBorders>
              <w:top w:val="single" w:sz="4" w:space="0" w:color="auto"/>
              <w:bottom w:val="single" w:sz="6" w:space="0" w:color="000000"/>
            </w:tcBorders>
            <w:shd w:val="clear" w:color="auto" w:fill="BFBFBF"/>
            <w:vAlign w:val="center"/>
          </w:tcPr>
          <w:p w14:paraId="0AEA4130" w14:textId="77777777" w:rsidR="006B677A" w:rsidRPr="00420421" w:rsidRDefault="006B677A" w:rsidP="00634009">
            <w:pPr>
              <w:keepNext/>
              <w:ind w:left="-108" w:right="-108"/>
              <w:jc w:val="center"/>
              <w:rPr>
                <w:b/>
                <w:bCs/>
                <w:kern w:val="2"/>
                <w:sz w:val="16"/>
              </w:rPr>
            </w:pPr>
            <w:r w:rsidRPr="00420421">
              <w:rPr>
                <w:b/>
                <w:bCs/>
                <w:kern w:val="2"/>
                <w:sz w:val="16"/>
              </w:rPr>
              <w:t>Required</w:t>
            </w:r>
          </w:p>
        </w:tc>
        <w:tc>
          <w:tcPr>
            <w:tcW w:w="5980" w:type="dxa"/>
            <w:tcBorders>
              <w:top w:val="single" w:sz="4" w:space="0" w:color="auto"/>
              <w:bottom w:val="single" w:sz="6" w:space="0" w:color="000000"/>
              <w:right w:val="double" w:sz="6" w:space="0" w:color="000000"/>
            </w:tcBorders>
            <w:shd w:val="clear" w:color="auto" w:fill="BFBFBF"/>
            <w:vAlign w:val="center"/>
          </w:tcPr>
          <w:p w14:paraId="57D38249" w14:textId="77777777" w:rsidR="006B677A" w:rsidRPr="00631A45" w:rsidRDefault="006B677A" w:rsidP="00634009">
            <w:pPr>
              <w:pStyle w:val="Heading3"/>
              <w:rPr>
                <w:i w:val="0"/>
                <w:kern w:val="2"/>
                <w:sz w:val="16"/>
                <w:szCs w:val="16"/>
                <w:lang w:val="en-US" w:eastAsia="en-US"/>
              </w:rPr>
            </w:pPr>
            <w:r w:rsidRPr="00631A45">
              <w:rPr>
                <w:i w:val="0"/>
                <w:kern w:val="2"/>
                <w:sz w:val="16"/>
                <w:szCs w:val="16"/>
                <w:lang w:val="en-US" w:eastAsia="en-US"/>
              </w:rPr>
              <w:t>Comments</w:t>
            </w:r>
          </w:p>
        </w:tc>
      </w:tr>
      <w:tr w:rsidR="00161F62" w:rsidRPr="004943A3" w14:paraId="39AF6C38" w14:textId="77777777" w:rsidTr="00C97BFA">
        <w:trPr>
          <w:cantSplit/>
          <w:jc w:val="center"/>
        </w:trPr>
        <w:tc>
          <w:tcPr>
            <w:tcW w:w="1679" w:type="dxa"/>
            <w:tcBorders>
              <w:top w:val="single" w:sz="6" w:space="0" w:color="000000"/>
              <w:left w:val="double" w:sz="6" w:space="0" w:color="000000"/>
              <w:bottom w:val="single" w:sz="6" w:space="0" w:color="000000"/>
              <w:right w:val="single" w:sz="6" w:space="0" w:color="auto"/>
            </w:tcBorders>
            <w:vAlign w:val="center"/>
          </w:tcPr>
          <w:p w14:paraId="18C5610E" w14:textId="77777777" w:rsidR="00161F62" w:rsidRPr="00C97BFA" w:rsidRDefault="00161F62" w:rsidP="00161F62">
            <w:pPr>
              <w:pStyle w:val="Normal8pt"/>
              <w:keepNext/>
              <w:spacing w:after="0"/>
              <w:ind w:hanging="49"/>
            </w:pPr>
            <w:r w:rsidRPr="00C97BFA">
              <w:t>Tax_year</w:t>
            </w:r>
          </w:p>
        </w:tc>
        <w:tc>
          <w:tcPr>
            <w:tcW w:w="900" w:type="dxa"/>
            <w:tcBorders>
              <w:top w:val="single" w:sz="6" w:space="0" w:color="000000"/>
              <w:left w:val="single" w:sz="6" w:space="0" w:color="auto"/>
              <w:bottom w:val="single" w:sz="6" w:space="0" w:color="000000"/>
              <w:right w:val="single" w:sz="6" w:space="0" w:color="auto"/>
            </w:tcBorders>
            <w:vAlign w:val="center"/>
          </w:tcPr>
          <w:p w14:paraId="6729262F" w14:textId="77777777" w:rsidR="00161F62" w:rsidRPr="00631A45" w:rsidRDefault="00161F62" w:rsidP="00161F62">
            <w:pPr>
              <w:pStyle w:val="Heading3"/>
              <w:rPr>
                <w:b w:val="0"/>
                <w:i w:val="0"/>
                <w:color w:val="000000"/>
                <w:kern w:val="2"/>
                <w:sz w:val="16"/>
                <w:lang w:val="en-US" w:eastAsia="en-US"/>
              </w:rPr>
            </w:pPr>
            <w:r w:rsidRPr="00631A45">
              <w:rPr>
                <w:b w:val="0"/>
                <w:i w:val="0"/>
                <w:color w:val="000000"/>
                <w:kern w:val="2"/>
                <w:sz w:val="16"/>
                <w:lang w:val="en-US" w:eastAsia="en-US"/>
              </w:rPr>
              <w:t>Numeric</w:t>
            </w:r>
          </w:p>
        </w:tc>
        <w:tc>
          <w:tcPr>
            <w:tcW w:w="990" w:type="dxa"/>
            <w:tcBorders>
              <w:top w:val="single" w:sz="6" w:space="0" w:color="000000"/>
              <w:left w:val="single" w:sz="6" w:space="0" w:color="auto"/>
              <w:bottom w:val="single" w:sz="6" w:space="0" w:color="000000"/>
              <w:right w:val="single" w:sz="6" w:space="0" w:color="auto"/>
            </w:tcBorders>
            <w:vAlign w:val="center"/>
          </w:tcPr>
          <w:p w14:paraId="30AAB995" w14:textId="77777777" w:rsidR="00161F62" w:rsidRPr="004943A3" w:rsidRDefault="00161F62" w:rsidP="00161F62">
            <w:pPr>
              <w:keepNext/>
              <w:jc w:val="center"/>
              <w:rPr>
                <w:color w:val="000000"/>
                <w:kern w:val="2"/>
                <w:sz w:val="16"/>
              </w:rPr>
            </w:pPr>
            <w:r w:rsidRPr="004943A3">
              <w:rPr>
                <w:color w:val="000000"/>
                <w:kern w:val="2"/>
                <w:sz w:val="16"/>
              </w:rPr>
              <w:t>4</w:t>
            </w:r>
          </w:p>
        </w:tc>
        <w:tc>
          <w:tcPr>
            <w:tcW w:w="900" w:type="dxa"/>
            <w:tcBorders>
              <w:top w:val="single" w:sz="6" w:space="0" w:color="000000"/>
              <w:left w:val="single" w:sz="6" w:space="0" w:color="auto"/>
              <w:bottom w:val="single" w:sz="6" w:space="0" w:color="000000"/>
              <w:right w:val="single" w:sz="6" w:space="0" w:color="auto"/>
            </w:tcBorders>
            <w:vAlign w:val="center"/>
          </w:tcPr>
          <w:p w14:paraId="209E612C" w14:textId="77777777" w:rsidR="00161F62" w:rsidRPr="00631A45" w:rsidRDefault="00161F62" w:rsidP="00161F62">
            <w:pPr>
              <w:pStyle w:val="Heading3"/>
              <w:rPr>
                <w:b w:val="0"/>
                <w:i w:val="0"/>
                <w:color w:val="000000"/>
                <w:kern w:val="2"/>
                <w:sz w:val="16"/>
                <w:lang w:val="en-US" w:eastAsia="en-US"/>
              </w:rPr>
            </w:pPr>
            <w:r w:rsidRPr="00631A45">
              <w:rPr>
                <w:b w:val="0"/>
                <w:i w:val="0"/>
                <w:color w:val="000000"/>
                <w:kern w:val="2"/>
                <w:sz w:val="16"/>
                <w:lang w:val="en-US" w:eastAsia="en-US"/>
              </w:rPr>
              <w:t>Yes</w:t>
            </w:r>
          </w:p>
        </w:tc>
        <w:tc>
          <w:tcPr>
            <w:tcW w:w="5980" w:type="dxa"/>
            <w:tcBorders>
              <w:top w:val="single" w:sz="6" w:space="0" w:color="000000"/>
              <w:left w:val="single" w:sz="6" w:space="0" w:color="auto"/>
              <w:bottom w:val="single" w:sz="6" w:space="0" w:color="000000"/>
              <w:right w:val="double" w:sz="6" w:space="0" w:color="000000"/>
            </w:tcBorders>
            <w:vAlign w:val="center"/>
          </w:tcPr>
          <w:p w14:paraId="770298DE" w14:textId="77777777" w:rsidR="00161F62" w:rsidRPr="005A3A32" w:rsidRDefault="00161F62" w:rsidP="00161F62">
            <w:pPr>
              <w:pStyle w:val="Normal8pt"/>
              <w:spacing w:after="0"/>
              <w:ind w:hanging="49"/>
            </w:pPr>
            <w:r w:rsidRPr="005A3A32">
              <w:t>Tax year submitting (ex. 1999, 2000)</w:t>
            </w:r>
          </w:p>
        </w:tc>
      </w:tr>
      <w:tr w:rsidR="006B677A" w:rsidRPr="004943A3" w14:paraId="7357640A" w14:textId="77777777" w:rsidTr="00C97BFA">
        <w:trPr>
          <w:cantSplit/>
          <w:jc w:val="center"/>
        </w:trPr>
        <w:tc>
          <w:tcPr>
            <w:tcW w:w="1679" w:type="dxa"/>
            <w:tcBorders>
              <w:top w:val="single" w:sz="6" w:space="0" w:color="000000"/>
              <w:left w:val="double" w:sz="6" w:space="0" w:color="000000"/>
              <w:bottom w:val="single" w:sz="6" w:space="0" w:color="000000"/>
              <w:right w:val="single" w:sz="6" w:space="0" w:color="auto"/>
            </w:tcBorders>
            <w:vAlign w:val="center"/>
          </w:tcPr>
          <w:p w14:paraId="19D765A8" w14:textId="77777777" w:rsidR="006B677A" w:rsidRPr="00C97BFA" w:rsidRDefault="006B677A" w:rsidP="00C97BFA">
            <w:pPr>
              <w:pStyle w:val="Normal8pt"/>
              <w:spacing w:after="0"/>
              <w:ind w:hanging="49"/>
            </w:pPr>
            <w:r w:rsidRPr="00C97BFA">
              <w:t>FIPS_code</w:t>
            </w:r>
          </w:p>
        </w:tc>
        <w:tc>
          <w:tcPr>
            <w:tcW w:w="900" w:type="dxa"/>
            <w:tcBorders>
              <w:top w:val="single" w:sz="6" w:space="0" w:color="000000"/>
              <w:left w:val="single" w:sz="6" w:space="0" w:color="auto"/>
              <w:bottom w:val="single" w:sz="6" w:space="0" w:color="000000"/>
              <w:right w:val="single" w:sz="6" w:space="0" w:color="auto"/>
            </w:tcBorders>
            <w:vAlign w:val="center"/>
          </w:tcPr>
          <w:p w14:paraId="7763922E" w14:textId="77777777" w:rsidR="006B677A" w:rsidRPr="00631A45" w:rsidRDefault="006B677A"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tcBorders>
              <w:top w:val="single" w:sz="6" w:space="0" w:color="000000"/>
              <w:left w:val="single" w:sz="6" w:space="0" w:color="auto"/>
              <w:bottom w:val="single" w:sz="6" w:space="0" w:color="000000"/>
              <w:right w:val="single" w:sz="6" w:space="0" w:color="auto"/>
            </w:tcBorders>
            <w:vAlign w:val="center"/>
          </w:tcPr>
          <w:p w14:paraId="41EBD8BC" w14:textId="77777777" w:rsidR="006B677A" w:rsidRPr="00631A45" w:rsidRDefault="006B677A"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5</w:t>
            </w:r>
          </w:p>
        </w:tc>
        <w:tc>
          <w:tcPr>
            <w:tcW w:w="900" w:type="dxa"/>
            <w:tcBorders>
              <w:top w:val="single" w:sz="6" w:space="0" w:color="000000"/>
              <w:left w:val="single" w:sz="6" w:space="0" w:color="auto"/>
              <w:bottom w:val="single" w:sz="6" w:space="0" w:color="000000"/>
              <w:right w:val="single" w:sz="6" w:space="0" w:color="auto"/>
            </w:tcBorders>
            <w:vAlign w:val="center"/>
          </w:tcPr>
          <w:p w14:paraId="0FE67F0A" w14:textId="77777777" w:rsidR="006B677A" w:rsidRPr="00631A45" w:rsidRDefault="006B677A"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80" w:type="dxa"/>
            <w:tcBorders>
              <w:top w:val="single" w:sz="6" w:space="0" w:color="000000"/>
              <w:left w:val="single" w:sz="6" w:space="0" w:color="auto"/>
              <w:bottom w:val="single" w:sz="6" w:space="0" w:color="000000"/>
              <w:right w:val="double" w:sz="6" w:space="0" w:color="000000"/>
            </w:tcBorders>
            <w:vAlign w:val="center"/>
          </w:tcPr>
          <w:p w14:paraId="18A454D6" w14:textId="77777777" w:rsidR="006B677A" w:rsidRPr="00C97BFA" w:rsidRDefault="006B677A" w:rsidP="00C97BFA">
            <w:pPr>
              <w:pStyle w:val="Normal8pt"/>
              <w:spacing w:after="0"/>
              <w:ind w:hanging="49"/>
            </w:pPr>
            <w:r w:rsidRPr="00C97BFA">
              <w:t>Parish identification number. (see FIPS table.)</w:t>
            </w:r>
          </w:p>
        </w:tc>
      </w:tr>
      <w:tr w:rsidR="006B677A" w:rsidRPr="004943A3" w14:paraId="273FB637" w14:textId="77777777" w:rsidTr="00C97BFA">
        <w:trPr>
          <w:cantSplit/>
          <w:jc w:val="center"/>
        </w:trPr>
        <w:tc>
          <w:tcPr>
            <w:tcW w:w="1679" w:type="dxa"/>
            <w:tcBorders>
              <w:top w:val="single" w:sz="6" w:space="0" w:color="000000"/>
              <w:left w:val="double" w:sz="6" w:space="0" w:color="000000"/>
              <w:bottom w:val="single" w:sz="6" w:space="0" w:color="000000"/>
              <w:right w:val="single" w:sz="6" w:space="0" w:color="auto"/>
            </w:tcBorders>
            <w:vAlign w:val="center"/>
          </w:tcPr>
          <w:p w14:paraId="7AA5CCB7" w14:textId="77777777" w:rsidR="006B677A" w:rsidRPr="00C97BFA" w:rsidRDefault="006B677A" w:rsidP="00C97BFA">
            <w:pPr>
              <w:pStyle w:val="Normal8pt"/>
              <w:spacing w:after="0"/>
              <w:ind w:hanging="49"/>
            </w:pPr>
            <w:r w:rsidRPr="00C97BFA">
              <w:t>Assessment_no</w:t>
            </w:r>
          </w:p>
        </w:tc>
        <w:tc>
          <w:tcPr>
            <w:tcW w:w="900" w:type="dxa"/>
            <w:tcBorders>
              <w:top w:val="single" w:sz="6" w:space="0" w:color="000000"/>
              <w:left w:val="single" w:sz="6" w:space="0" w:color="auto"/>
              <w:bottom w:val="single" w:sz="6" w:space="0" w:color="000000"/>
              <w:right w:val="single" w:sz="6" w:space="0" w:color="auto"/>
            </w:tcBorders>
            <w:vAlign w:val="center"/>
          </w:tcPr>
          <w:p w14:paraId="45AB76B3" w14:textId="77777777" w:rsidR="006B677A" w:rsidRPr="00631A45" w:rsidRDefault="006B677A"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Borders>
              <w:top w:val="single" w:sz="6" w:space="0" w:color="000000"/>
              <w:left w:val="single" w:sz="6" w:space="0" w:color="auto"/>
              <w:bottom w:val="single" w:sz="6" w:space="0" w:color="000000"/>
              <w:right w:val="single" w:sz="6" w:space="0" w:color="auto"/>
            </w:tcBorders>
            <w:vAlign w:val="center"/>
          </w:tcPr>
          <w:p w14:paraId="5DF5925C" w14:textId="77777777" w:rsidR="006B677A" w:rsidRPr="00631A45" w:rsidRDefault="006B677A"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20</w:t>
            </w:r>
          </w:p>
        </w:tc>
        <w:tc>
          <w:tcPr>
            <w:tcW w:w="900" w:type="dxa"/>
            <w:tcBorders>
              <w:top w:val="single" w:sz="6" w:space="0" w:color="000000"/>
              <w:left w:val="single" w:sz="6" w:space="0" w:color="auto"/>
              <w:bottom w:val="single" w:sz="6" w:space="0" w:color="000000"/>
              <w:right w:val="single" w:sz="6" w:space="0" w:color="auto"/>
            </w:tcBorders>
            <w:vAlign w:val="center"/>
          </w:tcPr>
          <w:p w14:paraId="30FCAB64" w14:textId="77777777" w:rsidR="006B677A" w:rsidRPr="00631A45" w:rsidRDefault="006B677A"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80" w:type="dxa"/>
            <w:tcBorders>
              <w:top w:val="single" w:sz="6" w:space="0" w:color="000000"/>
              <w:left w:val="single" w:sz="6" w:space="0" w:color="auto"/>
              <w:bottom w:val="single" w:sz="6" w:space="0" w:color="000000"/>
              <w:right w:val="double" w:sz="6" w:space="0" w:color="000000"/>
            </w:tcBorders>
            <w:vAlign w:val="center"/>
          </w:tcPr>
          <w:p w14:paraId="6847D83E" w14:textId="77777777" w:rsidR="006B677A" w:rsidRPr="00C97BFA" w:rsidRDefault="006B677A" w:rsidP="00C97BFA">
            <w:pPr>
              <w:pStyle w:val="Normal8pt"/>
              <w:spacing w:after="0"/>
              <w:ind w:hanging="49"/>
            </w:pPr>
            <w:r w:rsidRPr="00C97BFA">
              <w:t>Assessment number.</w:t>
            </w:r>
          </w:p>
        </w:tc>
      </w:tr>
      <w:tr w:rsidR="006B677A" w:rsidRPr="004943A3" w14:paraId="675CD29D" w14:textId="77777777" w:rsidTr="00C97BFA">
        <w:trPr>
          <w:cantSplit/>
          <w:jc w:val="center"/>
        </w:trPr>
        <w:tc>
          <w:tcPr>
            <w:tcW w:w="1679" w:type="dxa"/>
            <w:tcBorders>
              <w:top w:val="single" w:sz="6" w:space="0" w:color="000000"/>
              <w:left w:val="double" w:sz="6" w:space="0" w:color="000000"/>
              <w:bottom w:val="single" w:sz="6" w:space="0" w:color="000000"/>
              <w:right w:val="single" w:sz="6" w:space="0" w:color="auto"/>
            </w:tcBorders>
            <w:vAlign w:val="center"/>
          </w:tcPr>
          <w:p w14:paraId="523E20D7" w14:textId="77777777" w:rsidR="006B677A" w:rsidRPr="00C97BFA" w:rsidRDefault="006B677A" w:rsidP="00C97BFA">
            <w:pPr>
              <w:pStyle w:val="Normal8pt"/>
              <w:spacing w:after="0"/>
              <w:ind w:hanging="49"/>
            </w:pPr>
            <w:r w:rsidRPr="00C97BFA">
              <w:t>Group_description</w:t>
            </w:r>
          </w:p>
        </w:tc>
        <w:tc>
          <w:tcPr>
            <w:tcW w:w="900" w:type="dxa"/>
            <w:tcBorders>
              <w:top w:val="single" w:sz="6" w:space="0" w:color="000000"/>
              <w:left w:val="single" w:sz="6" w:space="0" w:color="auto"/>
              <w:bottom w:val="single" w:sz="6" w:space="0" w:color="000000"/>
              <w:right w:val="single" w:sz="6" w:space="0" w:color="auto"/>
            </w:tcBorders>
            <w:vAlign w:val="center"/>
          </w:tcPr>
          <w:p w14:paraId="347EAF2C" w14:textId="77777777" w:rsidR="006B677A" w:rsidRPr="00631A45" w:rsidRDefault="006B677A"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Borders>
              <w:top w:val="single" w:sz="6" w:space="0" w:color="000000"/>
              <w:left w:val="single" w:sz="6" w:space="0" w:color="auto"/>
              <w:bottom w:val="single" w:sz="6" w:space="0" w:color="000000"/>
              <w:right w:val="single" w:sz="6" w:space="0" w:color="auto"/>
            </w:tcBorders>
            <w:vAlign w:val="center"/>
          </w:tcPr>
          <w:p w14:paraId="7B13075E" w14:textId="77777777" w:rsidR="006B677A" w:rsidRPr="00631A45" w:rsidRDefault="006B677A"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35</w:t>
            </w:r>
          </w:p>
        </w:tc>
        <w:tc>
          <w:tcPr>
            <w:tcW w:w="900" w:type="dxa"/>
            <w:tcBorders>
              <w:top w:val="single" w:sz="6" w:space="0" w:color="000000"/>
              <w:left w:val="single" w:sz="6" w:space="0" w:color="auto"/>
              <w:bottom w:val="single" w:sz="6" w:space="0" w:color="000000"/>
              <w:right w:val="single" w:sz="6" w:space="0" w:color="auto"/>
            </w:tcBorders>
            <w:vAlign w:val="center"/>
          </w:tcPr>
          <w:p w14:paraId="240E9FEE" w14:textId="77777777" w:rsidR="006B677A" w:rsidRPr="00631A45" w:rsidRDefault="006B677A"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80" w:type="dxa"/>
            <w:tcBorders>
              <w:top w:val="single" w:sz="6" w:space="0" w:color="000000"/>
              <w:left w:val="single" w:sz="6" w:space="0" w:color="auto"/>
              <w:bottom w:val="single" w:sz="6" w:space="0" w:color="000000"/>
              <w:right w:val="double" w:sz="6" w:space="0" w:color="000000"/>
            </w:tcBorders>
            <w:vAlign w:val="center"/>
          </w:tcPr>
          <w:p w14:paraId="601A2DD3" w14:textId="77777777" w:rsidR="006B677A" w:rsidRPr="00C97BFA" w:rsidRDefault="006B677A" w:rsidP="00C97BFA">
            <w:pPr>
              <w:pStyle w:val="Normal8pt"/>
              <w:spacing w:after="0"/>
              <w:ind w:hanging="49"/>
            </w:pPr>
            <w:r w:rsidRPr="00C97BFA">
              <w:t>Millage description if not part of a group or the group name of a millage.</w:t>
            </w:r>
          </w:p>
        </w:tc>
      </w:tr>
      <w:tr w:rsidR="006B677A" w:rsidRPr="004943A3" w14:paraId="22C71FF2" w14:textId="77777777" w:rsidTr="00C97BFA">
        <w:trPr>
          <w:cantSplit/>
          <w:jc w:val="center"/>
        </w:trPr>
        <w:tc>
          <w:tcPr>
            <w:tcW w:w="1679" w:type="dxa"/>
            <w:tcBorders>
              <w:top w:val="single" w:sz="6" w:space="0" w:color="000000"/>
              <w:left w:val="double" w:sz="6" w:space="0" w:color="000000"/>
              <w:bottom w:val="single" w:sz="6" w:space="0" w:color="000000"/>
              <w:right w:val="single" w:sz="6" w:space="0" w:color="auto"/>
            </w:tcBorders>
            <w:vAlign w:val="center"/>
          </w:tcPr>
          <w:p w14:paraId="6F08BE81" w14:textId="77777777" w:rsidR="006B677A" w:rsidRPr="00C97BFA" w:rsidRDefault="006B677A" w:rsidP="00C97BFA">
            <w:pPr>
              <w:pStyle w:val="Normal8pt"/>
              <w:spacing w:after="0"/>
              <w:ind w:hanging="49"/>
            </w:pPr>
            <w:r w:rsidRPr="00C97BFA">
              <w:t>Millage</w:t>
            </w:r>
          </w:p>
        </w:tc>
        <w:tc>
          <w:tcPr>
            <w:tcW w:w="900" w:type="dxa"/>
            <w:tcBorders>
              <w:top w:val="single" w:sz="6" w:space="0" w:color="000000"/>
              <w:left w:val="single" w:sz="6" w:space="0" w:color="auto"/>
              <w:bottom w:val="single" w:sz="6" w:space="0" w:color="000000"/>
              <w:right w:val="single" w:sz="6" w:space="0" w:color="auto"/>
            </w:tcBorders>
            <w:vAlign w:val="center"/>
          </w:tcPr>
          <w:p w14:paraId="3D81432A" w14:textId="77777777" w:rsidR="006B677A" w:rsidRPr="00631A45" w:rsidRDefault="006B677A"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tcBorders>
              <w:top w:val="single" w:sz="6" w:space="0" w:color="000000"/>
              <w:left w:val="single" w:sz="6" w:space="0" w:color="auto"/>
              <w:bottom w:val="single" w:sz="6" w:space="0" w:color="000000"/>
              <w:right w:val="single" w:sz="6" w:space="0" w:color="auto"/>
            </w:tcBorders>
            <w:vAlign w:val="center"/>
          </w:tcPr>
          <w:p w14:paraId="22FA761B" w14:textId="77777777" w:rsidR="006B677A" w:rsidRPr="00631A45" w:rsidRDefault="00365A63" w:rsidP="00365A63">
            <w:pPr>
              <w:pStyle w:val="Heading2"/>
              <w:keepNext w:val="0"/>
              <w:jc w:val="center"/>
              <w:rPr>
                <w:b w:val="0"/>
                <w:color w:val="000000"/>
                <w:sz w:val="16"/>
                <w:szCs w:val="16"/>
                <w:lang w:val="en-US" w:eastAsia="en-US"/>
              </w:rPr>
            </w:pPr>
            <w:r>
              <w:rPr>
                <w:b w:val="0"/>
                <w:color w:val="000000"/>
                <w:sz w:val="16"/>
                <w:szCs w:val="16"/>
                <w:lang w:val="en-US" w:eastAsia="en-US"/>
              </w:rPr>
              <w:t>7.3</w:t>
            </w:r>
          </w:p>
        </w:tc>
        <w:tc>
          <w:tcPr>
            <w:tcW w:w="900" w:type="dxa"/>
            <w:tcBorders>
              <w:top w:val="single" w:sz="6" w:space="0" w:color="000000"/>
              <w:left w:val="single" w:sz="6" w:space="0" w:color="auto"/>
              <w:bottom w:val="single" w:sz="6" w:space="0" w:color="000000"/>
              <w:right w:val="single" w:sz="6" w:space="0" w:color="auto"/>
            </w:tcBorders>
            <w:vAlign w:val="center"/>
          </w:tcPr>
          <w:p w14:paraId="7D91A719" w14:textId="77777777" w:rsidR="006B677A" w:rsidRPr="00631A45" w:rsidRDefault="006B677A"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80" w:type="dxa"/>
            <w:tcBorders>
              <w:top w:val="single" w:sz="6" w:space="0" w:color="000000"/>
              <w:left w:val="single" w:sz="6" w:space="0" w:color="auto"/>
              <w:bottom w:val="single" w:sz="6" w:space="0" w:color="000000"/>
              <w:right w:val="double" w:sz="6" w:space="0" w:color="000000"/>
            </w:tcBorders>
            <w:vAlign w:val="center"/>
          </w:tcPr>
          <w:p w14:paraId="57C45A40" w14:textId="77777777" w:rsidR="006B677A" w:rsidRPr="00C97BFA" w:rsidRDefault="006B677A" w:rsidP="00C97BFA">
            <w:pPr>
              <w:pStyle w:val="Normal8pt"/>
              <w:spacing w:after="0"/>
              <w:ind w:hanging="49"/>
            </w:pPr>
            <w:r w:rsidRPr="00C97BFA">
              <w:t>Millage (Format: 999.99)</w:t>
            </w:r>
          </w:p>
        </w:tc>
      </w:tr>
      <w:tr w:rsidR="006B677A" w:rsidRPr="004943A3" w14:paraId="3B539F01" w14:textId="77777777" w:rsidTr="00C97BFA">
        <w:trPr>
          <w:cantSplit/>
          <w:jc w:val="center"/>
        </w:trPr>
        <w:tc>
          <w:tcPr>
            <w:tcW w:w="1679" w:type="dxa"/>
            <w:tcBorders>
              <w:top w:val="single" w:sz="6" w:space="0" w:color="000000"/>
              <w:left w:val="double" w:sz="6" w:space="0" w:color="000000"/>
              <w:bottom w:val="single" w:sz="6" w:space="0" w:color="000000"/>
              <w:right w:val="single" w:sz="6" w:space="0" w:color="auto"/>
            </w:tcBorders>
            <w:vAlign w:val="center"/>
          </w:tcPr>
          <w:p w14:paraId="4C214075" w14:textId="77777777" w:rsidR="006B677A" w:rsidRPr="00C97BFA" w:rsidRDefault="006B677A" w:rsidP="00C97BFA">
            <w:pPr>
              <w:pStyle w:val="Normal8pt"/>
              <w:spacing w:after="0"/>
              <w:ind w:hanging="49"/>
            </w:pPr>
            <w:r w:rsidRPr="00C97BFA">
              <w:t>Mill_type</w:t>
            </w:r>
          </w:p>
        </w:tc>
        <w:tc>
          <w:tcPr>
            <w:tcW w:w="900" w:type="dxa"/>
            <w:tcBorders>
              <w:top w:val="single" w:sz="6" w:space="0" w:color="000000"/>
              <w:left w:val="single" w:sz="6" w:space="0" w:color="auto"/>
              <w:bottom w:val="single" w:sz="6" w:space="0" w:color="000000"/>
              <w:right w:val="single" w:sz="6" w:space="0" w:color="auto"/>
            </w:tcBorders>
            <w:vAlign w:val="center"/>
          </w:tcPr>
          <w:p w14:paraId="32B2B587" w14:textId="77777777" w:rsidR="006B677A" w:rsidRPr="00631A45" w:rsidRDefault="006B677A"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Borders>
              <w:top w:val="single" w:sz="6" w:space="0" w:color="000000"/>
              <w:left w:val="single" w:sz="6" w:space="0" w:color="auto"/>
              <w:bottom w:val="single" w:sz="6" w:space="0" w:color="000000"/>
              <w:right w:val="single" w:sz="6" w:space="0" w:color="auto"/>
            </w:tcBorders>
            <w:vAlign w:val="center"/>
          </w:tcPr>
          <w:p w14:paraId="0CEABA89" w14:textId="77777777" w:rsidR="006B677A" w:rsidRPr="00631A45" w:rsidRDefault="006B677A"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1</w:t>
            </w:r>
          </w:p>
        </w:tc>
        <w:tc>
          <w:tcPr>
            <w:tcW w:w="900" w:type="dxa"/>
            <w:tcBorders>
              <w:top w:val="single" w:sz="6" w:space="0" w:color="000000"/>
              <w:left w:val="single" w:sz="6" w:space="0" w:color="auto"/>
              <w:bottom w:val="single" w:sz="6" w:space="0" w:color="000000"/>
              <w:right w:val="single" w:sz="6" w:space="0" w:color="auto"/>
            </w:tcBorders>
            <w:vAlign w:val="center"/>
          </w:tcPr>
          <w:p w14:paraId="2402DFFB" w14:textId="77777777" w:rsidR="006B677A" w:rsidRPr="00631A45" w:rsidRDefault="006B677A"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80" w:type="dxa"/>
            <w:tcBorders>
              <w:top w:val="single" w:sz="6" w:space="0" w:color="000000"/>
              <w:left w:val="single" w:sz="6" w:space="0" w:color="auto"/>
              <w:bottom w:val="single" w:sz="6" w:space="0" w:color="000000"/>
              <w:right w:val="double" w:sz="6" w:space="0" w:color="000000"/>
            </w:tcBorders>
            <w:vAlign w:val="center"/>
          </w:tcPr>
          <w:p w14:paraId="1D575B3B" w14:textId="77777777" w:rsidR="006B677A" w:rsidRPr="00C97BFA" w:rsidRDefault="006B677A" w:rsidP="00C97BFA">
            <w:pPr>
              <w:pStyle w:val="Normal8pt"/>
              <w:spacing w:after="0"/>
              <w:ind w:hanging="49"/>
            </w:pPr>
            <w:r w:rsidRPr="00C97BFA">
              <w:t>M = millage, f = flat/ltc/variable fees, a = acreage, o = overlay/partial</w:t>
            </w:r>
          </w:p>
        </w:tc>
      </w:tr>
      <w:tr w:rsidR="006B677A" w:rsidRPr="004943A3" w14:paraId="379D4A73" w14:textId="77777777" w:rsidTr="00C97BFA">
        <w:trPr>
          <w:cantSplit/>
          <w:jc w:val="center"/>
        </w:trPr>
        <w:tc>
          <w:tcPr>
            <w:tcW w:w="1679" w:type="dxa"/>
            <w:tcBorders>
              <w:top w:val="single" w:sz="6" w:space="0" w:color="000000"/>
              <w:left w:val="double" w:sz="6" w:space="0" w:color="000000"/>
              <w:bottom w:val="single" w:sz="6" w:space="0" w:color="000000"/>
              <w:right w:val="single" w:sz="6" w:space="0" w:color="auto"/>
            </w:tcBorders>
            <w:vAlign w:val="center"/>
          </w:tcPr>
          <w:p w14:paraId="1207C886" w14:textId="77777777" w:rsidR="006B677A" w:rsidRPr="00C97BFA" w:rsidRDefault="006B677A" w:rsidP="00C97BFA">
            <w:pPr>
              <w:pStyle w:val="Normal8pt"/>
              <w:spacing w:after="0"/>
              <w:ind w:hanging="49"/>
            </w:pPr>
            <w:r w:rsidRPr="00C97BFA">
              <w:t>Place_FIPS</w:t>
            </w:r>
          </w:p>
        </w:tc>
        <w:tc>
          <w:tcPr>
            <w:tcW w:w="900" w:type="dxa"/>
            <w:tcBorders>
              <w:top w:val="single" w:sz="6" w:space="0" w:color="000000"/>
              <w:left w:val="single" w:sz="6" w:space="0" w:color="auto"/>
              <w:bottom w:val="single" w:sz="6" w:space="0" w:color="000000"/>
              <w:right w:val="single" w:sz="6" w:space="0" w:color="auto"/>
            </w:tcBorders>
            <w:vAlign w:val="center"/>
          </w:tcPr>
          <w:p w14:paraId="4FA48A61" w14:textId="77777777" w:rsidR="006B677A" w:rsidRPr="00631A45" w:rsidRDefault="006B677A"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tcBorders>
              <w:top w:val="single" w:sz="6" w:space="0" w:color="000000"/>
              <w:left w:val="single" w:sz="6" w:space="0" w:color="auto"/>
              <w:bottom w:val="single" w:sz="6" w:space="0" w:color="000000"/>
              <w:right w:val="single" w:sz="6" w:space="0" w:color="auto"/>
            </w:tcBorders>
            <w:vAlign w:val="center"/>
          </w:tcPr>
          <w:p w14:paraId="765D92F0" w14:textId="77777777" w:rsidR="006B677A" w:rsidRPr="00631A45" w:rsidRDefault="006B677A"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5</w:t>
            </w:r>
          </w:p>
        </w:tc>
        <w:tc>
          <w:tcPr>
            <w:tcW w:w="900" w:type="dxa"/>
            <w:tcBorders>
              <w:top w:val="single" w:sz="6" w:space="0" w:color="000000"/>
              <w:left w:val="single" w:sz="6" w:space="0" w:color="auto"/>
              <w:bottom w:val="single" w:sz="6" w:space="0" w:color="000000"/>
              <w:right w:val="single" w:sz="6" w:space="0" w:color="auto"/>
            </w:tcBorders>
            <w:vAlign w:val="center"/>
          </w:tcPr>
          <w:p w14:paraId="7EDAEA02" w14:textId="77777777" w:rsidR="006B677A" w:rsidRPr="00631A45" w:rsidRDefault="006B677A"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80" w:type="dxa"/>
            <w:tcBorders>
              <w:top w:val="single" w:sz="6" w:space="0" w:color="000000"/>
              <w:left w:val="single" w:sz="6" w:space="0" w:color="auto"/>
              <w:bottom w:val="single" w:sz="6" w:space="0" w:color="000000"/>
              <w:right w:val="double" w:sz="6" w:space="0" w:color="000000"/>
            </w:tcBorders>
            <w:vAlign w:val="center"/>
          </w:tcPr>
          <w:p w14:paraId="2F50536D" w14:textId="77777777" w:rsidR="006B677A" w:rsidRPr="00C97BFA" w:rsidRDefault="006B677A" w:rsidP="00C97BFA">
            <w:pPr>
              <w:pStyle w:val="Normal8pt"/>
              <w:spacing w:after="0"/>
              <w:ind w:hanging="49"/>
            </w:pPr>
            <w:r w:rsidRPr="00C97BFA">
              <w:t>Federal place code of taxing authority levying millage. (see FIPS table)</w:t>
            </w:r>
          </w:p>
        </w:tc>
      </w:tr>
      <w:tr w:rsidR="006B677A" w:rsidRPr="004943A3" w14:paraId="2BA36079" w14:textId="77777777" w:rsidTr="00C97BFA">
        <w:trPr>
          <w:cantSplit/>
          <w:jc w:val="center"/>
        </w:trPr>
        <w:tc>
          <w:tcPr>
            <w:tcW w:w="1679" w:type="dxa"/>
            <w:tcBorders>
              <w:top w:val="single" w:sz="6" w:space="0" w:color="000000"/>
              <w:left w:val="double" w:sz="6" w:space="0" w:color="000000"/>
              <w:bottom w:val="single" w:sz="6" w:space="0" w:color="000000"/>
              <w:right w:val="single" w:sz="6" w:space="0" w:color="auto"/>
            </w:tcBorders>
            <w:vAlign w:val="center"/>
          </w:tcPr>
          <w:p w14:paraId="283DED0E" w14:textId="77777777" w:rsidR="006B677A" w:rsidRPr="00C97BFA" w:rsidRDefault="006B677A" w:rsidP="00C97BFA">
            <w:pPr>
              <w:pStyle w:val="Normal8pt"/>
              <w:spacing w:after="0"/>
              <w:ind w:hanging="49"/>
            </w:pPr>
            <w:r w:rsidRPr="00C97BFA">
              <w:t>Parish_city</w:t>
            </w:r>
          </w:p>
        </w:tc>
        <w:tc>
          <w:tcPr>
            <w:tcW w:w="900" w:type="dxa"/>
            <w:tcBorders>
              <w:top w:val="single" w:sz="6" w:space="0" w:color="000000"/>
              <w:left w:val="single" w:sz="6" w:space="0" w:color="auto"/>
              <w:bottom w:val="single" w:sz="6" w:space="0" w:color="000000"/>
              <w:right w:val="single" w:sz="6" w:space="0" w:color="auto"/>
            </w:tcBorders>
            <w:vAlign w:val="center"/>
          </w:tcPr>
          <w:p w14:paraId="6ABBEC4E" w14:textId="77777777" w:rsidR="006B677A" w:rsidRPr="00631A45" w:rsidRDefault="006B677A"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Borders>
              <w:top w:val="single" w:sz="6" w:space="0" w:color="000000"/>
              <w:left w:val="single" w:sz="6" w:space="0" w:color="auto"/>
              <w:bottom w:val="single" w:sz="6" w:space="0" w:color="000000"/>
              <w:right w:val="single" w:sz="6" w:space="0" w:color="auto"/>
            </w:tcBorders>
            <w:vAlign w:val="center"/>
          </w:tcPr>
          <w:p w14:paraId="46654B58" w14:textId="77777777" w:rsidR="006B677A" w:rsidRPr="00631A45" w:rsidRDefault="006B677A"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1</w:t>
            </w:r>
          </w:p>
        </w:tc>
        <w:tc>
          <w:tcPr>
            <w:tcW w:w="900" w:type="dxa"/>
            <w:tcBorders>
              <w:top w:val="single" w:sz="6" w:space="0" w:color="000000"/>
              <w:left w:val="single" w:sz="6" w:space="0" w:color="auto"/>
              <w:bottom w:val="single" w:sz="6" w:space="0" w:color="000000"/>
              <w:right w:val="single" w:sz="6" w:space="0" w:color="auto"/>
            </w:tcBorders>
            <w:vAlign w:val="center"/>
          </w:tcPr>
          <w:p w14:paraId="37085519" w14:textId="77777777" w:rsidR="006B677A" w:rsidRPr="00631A45" w:rsidRDefault="006B677A" w:rsidP="00EB0BA8">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80" w:type="dxa"/>
            <w:tcBorders>
              <w:top w:val="single" w:sz="6" w:space="0" w:color="000000"/>
              <w:left w:val="single" w:sz="6" w:space="0" w:color="auto"/>
              <w:bottom w:val="single" w:sz="6" w:space="0" w:color="000000"/>
              <w:right w:val="double" w:sz="6" w:space="0" w:color="000000"/>
            </w:tcBorders>
            <w:vAlign w:val="center"/>
          </w:tcPr>
          <w:p w14:paraId="55B569A9" w14:textId="77777777" w:rsidR="006B677A" w:rsidRPr="00C97BFA" w:rsidRDefault="006B677A" w:rsidP="00C97BFA">
            <w:pPr>
              <w:pStyle w:val="Normal8pt"/>
              <w:spacing w:after="0"/>
              <w:ind w:hanging="49"/>
            </w:pPr>
            <w:r w:rsidRPr="00C97BFA">
              <w:t>Millage type indicator. "p" = parish tax, "c" = city tax (this field indicates which tax collector is collecting the millage.)</w:t>
            </w:r>
          </w:p>
        </w:tc>
      </w:tr>
      <w:tr w:rsidR="00634009" w:rsidRPr="004943A3" w14:paraId="04296D75" w14:textId="77777777" w:rsidTr="00F154F1">
        <w:trPr>
          <w:cantSplit/>
          <w:jc w:val="center"/>
        </w:trPr>
        <w:tc>
          <w:tcPr>
            <w:tcW w:w="1679" w:type="dxa"/>
            <w:tcBorders>
              <w:top w:val="single" w:sz="6" w:space="0" w:color="000000"/>
              <w:left w:val="double" w:sz="6" w:space="0" w:color="000000"/>
              <w:bottom w:val="single" w:sz="6" w:space="0" w:color="000000"/>
              <w:right w:val="single" w:sz="6" w:space="0" w:color="auto"/>
            </w:tcBorders>
          </w:tcPr>
          <w:p w14:paraId="35B8C0E6" w14:textId="77777777" w:rsidR="00634009" w:rsidRPr="00710287" w:rsidRDefault="00634009" w:rsidP="00634009">
            <w:pPr>
              <w:pStyle w:val="Normal8pt"/>
              <w:spacing w:after="0"/>
              <w:ind w:hanging="49"/>
            </w:pPr>
            <w:r w:rsidRPr="00710287">
              <w:t>percent</w:t>
            </w:r>
          </w:p>
        </w:tc>
        <w:tc>
          <w:tcPr>
            <w:tcW w:w="900" w:type="dxa"/>
            <w:tcBorders>
              <w:top w:val="single" w:sz="6" w:space="0" w:color="000000"/>
              <w:left w:val="single" w:sz="6" w:space="0" w:color="auto"/>
              <w:bottom w:val="single" w:sz="6" w:space="0" w:color="000000"/>
              <w:right w:val="single" w:sz="6" w:space="0" w:color="auto"/>
            </w:tcBorders>
          </w:tcPr>
          <w:p w14:paraId="0BCD0136" w14:textId="77777777" w:rsidR="00634009" w:rsidRPr="00710287" w:rsidRDefault="00634009" w:rsidP="00634009">
            <w:pPr>
              <w:pStyle w:val="Normal8pt"/>
              <w:spacing w:after="0"/>
              <w:ind w:hanging="49"/>
            </w:pPr>
            <w:r w:rsidRPr="00710287">
              <w:t>Numeric</w:t>
            </w:r>
          </w:p>
        </w:tc>
        <w:tc>
          <w:tcPr>
            <w:tcW w:w="990" w:type="dxa"/>
            <w:tcBorders>
              <w:top w:val="single" w:sz="6" w:space="0" w:color="000000"/>
              <w:left w:val="single" w:sz="6" w:space="0" w:color="auto"/>
              <w:bottom w:val="single" w:sz="6" w:space="0" w:color="000000"/>
              <w:right w:val="single" w:sz="6" w:space="0" w:color="auto"/>
            </w:tcBorders>
          </w:tcPr>
          <w:p w14:paraId="52B43D4C"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6.2</w:t>
            </w:r>
          </w:p>
        </w:tc>
        <w:tc>
          <w:tcPr>
            <w:tcW w:w="900" w:type="dxa"/>
            <w:tcBorders>
              <w:top w:val="single" w:sz="6" w:space="0" w:color="000000"/>
              <w:left w:val="single" w:sz="6" w:space="0" w:color="auto"/>
              <w:bottom w:val="single" w:sz="6" w:space="0" w:color="000000"/>
              <w:right w:val="single" w:sz="6" w:space="0" w:color="auto"/>
            </w:tcBorders>
          </w:tcPr>
          <w:p w14:paraId="67A06DCA"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Yes</w:t>
            </w:r>
          </w:p>
        </w:tc>
        <w:tc>
          <w:tcPr>
            <w:tcW w:w="5980" w:type="dxa"/>
            <w:tcBorders>
              <w:top w:val="single" w:sz="6" w:space="0" w:color="000000"/>
              <w:left w:val="single" w:sz="6" w:space="0" w:color="auto"/>
              <w:bottom w:val="single" w:sz="6" w:space="0" w:color="000000"/>
              <w:right w:val="double" w:sz="6" w:space="0" w:color="000000"/>
            </w:tcBorders>
          </w:tcPr>
          <w:p w14:paraId="10A0CEC7" w14:textId="77777777" w:rsidR="00634009" w:rsidRPr="00710287" w:rsidRDefault="00634009" w:rsidP="00634009">
            <w:pPr>
              <w:pStyle w:val="Normal8pt"/>
              <w:spacing w:after="0"/>
              <w:ind w:hanging="49"/>
            </w:pPr>
            <w:r w:rsidRPr="00710287">
              <w:t xml:space="preserve">Percent of assessed value applicable to the millage. </w:t>
            </w:r>
          </w:p>
        </w:tc>
      </w:tr>
      <w:tr w:rsidR="00634009" w:rsidRPr="004943A3" w14:paraId="4EE732EF" w14:textId="77777777" w:rsidTr="00F154F1">
        <w:trPr>
          <w:cantSplit/>
          <w:jc w:val="center"/>
        </w:trPr>
        <w:tc>
          <w:tcPr>
            <w:tcW w:w="1679" w:type="dxa"/>
            <w:tcBorders>
              <w:top w:val="single" w:sz="6" w:space="0" w:color="000000"/>
              <w:left w:val="double" w:sz="6" w:space="0" w:color="000000"/>
              <w:bottom w:val="single" w:sz="6" w:space="0" w:color="000000"/>
              <w:right w:val="single" w:sz="6" w:space="0" w:color="auto"/>
            </w:tcBorders>
          </w:tcPr>
          <w:p w14:paraId="4458C7B8" w14:textId="77777777" w:rsidR="00634009" w:rsidRPr="00710287" w:rsidRDefault="00634009" w:rsidP="00634009">
            <w:pPr>
              <w:pStyle w:val="Normal8pt"/>
              <w:spacing w:after="0"/>
              <w:ind w:hanging="49"/>
            </w:pPr>
            <w:r w:rsidRPr="00710287">
              <w:lastRenderedPageBreak/>
              <w:t>(Applies to split district millages, use 100.00 as default value if percent is not applied.)</w:t>
            </w:r>
          </w:p>
        </w:tc>
        <w:tc>
          <w:tcPr>
            <w:tcW w:w="900" w:type="dxa"/>
            <w:tcBorders>
              <w:top w:val="single" w:sz="6" w:space="0" w:color="000000"/>
              <w:left w:val="single" w:sz="6" w:space="0" w:color="auto"/>
              <w:bottom w:val="single" w:sz="6" w:space="0" w:color="000000"/>
              <w:right w:val="single" w:sz="6" w:space="0" w:color="auto"/>
            </w:tcBorders>
          </w:tcPr>
          <w:p w14:paraId="1CF2A9C0" w14:textId="77777777" w:rsidR="00634009" w:rsidRPr="00710287" w:rsidRDefault="00634009" w:rsidP="00634009">
            <w:pPr>
              <w:pStyle w:val="Normal8pt"/>
              <w:spacing w:after="0"/>
              <w:ind w:hanging="49"/>
            </w:pPr>
          </w:p>
        </w:tc>
        <w:tc>
          <w:tcPr>
            <w:tcW w:w="990" w:type="dxa"/>
            <w:tcBorders>
              <w:top w:val="single" w:sz="6" w:space="0" w:color="000000"/>
              <w:left w:val="single" w:sz="6" w:space="0" w:color="auto"/>
              <w:bottom w:val="single" w:sz="6" w:space="0" w:color="000000"/>
              <w:right w:val="single" w:sz="6" w:space="0" w:color="auto"/>
            </w:tcBorders>
          </w:tcPr>
          <w:p w14:paraId="2466DE4D" w14:textId="77777777" w:rsidR="00634009" w:rsidRPr="00634009" w:rsidRDefault="00634009" w:rsidP="00634009">
            <w:pPr>
              <w:pStyle w:val="Heading2"/>
              <w:keepNext w:val="0"/>
              <w:jc w:val="center"/>
              <w:rPr>
                <w:b w:val="0"/>
                <w:color w:val="000000"/>
                <w:sz w:val="16"/>
                <w:szCs w:val="16"/>
                <w:lang w:val="en-US" w:eastAsia="en-US"/>
              </w:rPr>
            </w:pPr>
          </w:p>
        </w:tc>
        <w:tc>
          <w:tcPr>
            <w:tcW w:w="900" w:type="dxa"/>
            <w:tcBorders>
              <w:top w:val="single" w:sz="6" w:space="0" w:color="000000"/>
              <w:left w:val="single" w:sz="6" w:space="0" w:color="auto"/>
              <w:bottom w:val="single" w:sz="6" w:space="0" w:color="000000"/>
              <w:right w:val="single" w:sz="6" w:space="0" w:color="auto"/>
            </w:tcBorders>
          </w:tcPr>
          <w:p w14:paraId="196B089E" w14:textId="77777777" w:rsidR="00634009" w:rsidRPr="00634009" w:rsidRDefault="00634009" w:rsidP="00634009">
            <w:pPr>
              <w:pStyle w:val="Heading2"/>
              <w:keepNext w:val="0"/>
              <w:jc w:val="center"/>
              <w:rPr>
                <w:b w:val="0"/>
                <w:color w:val="000000"/>
                <w:sz w:val="16"/>
                <w:szCs w:val="16"/>
                <w:lang w:val="en-US" w:eastAsia="en-US"/>
              </w:rPr>
            </w:pPr>
          </w:p>
        </w:tc>
        <w:tc>
          <w:tcPr>
            <w:tcW w:w="5980" w:type="dxa"/>
            <w:tcBorders>
              <w:top w:val="single" w:sz="6" w:space="0" w:color="000000"/>
              <w:left w:val="single" w:sz="6" w:space="0" w:color="auto"/>
              <w:bottom w:val="single" w:sz="6" w:space="0" w:color="000000"/>
              <w:right w:val="double" w:sz="6" w:space="0" w:color="000000"/>
            </w:tcBorders>
          </w:tcPr>
          <w:p w14:paraId="3A36444E" w14:textId="77777777" w:rsidR="00634009" w:rsidRPr="00710287" w:rsidRDefault="00634009" w:rsidP="00634009">
            <w:pPr>
              <w:pStyle w:val="Normal8pt"/>
              <w:spacing w:after="0"/>
              <w:ind w:hanging="49"/>
            </w:pPr>
          </w:p>
        </w:tc>
      </w:tr>
      <w:tr w:rsidR="00161F62" w:rsidRPr="004943A3" w14:paraId="4E27F357" w14:textId="77777777" w:rsidTr="00D7438E">
        <w:trPr>
          <w:cantSplit/>
          <w:jc w:val="center"/>
        </w:trPr>
        <w:tc>
          <w:tcPr>
            <w:tcW w:w="1679" w:type="dxa"/>
            <w:tcBorders>
              <w:top w:val="single" w:sz="6" w:space="0" w:color="000000"/>
              <w:left w:val="double" w:sz="6" w:space="0" w:color="000000"/>
              <w:bottom w:val="single" w:sz="6" w:space="0" w:color="000000"/>
              <w:right w:val="single" w:sz="6" w:space="0" w:color="auto"/>
            </w:tcBorders>
            <w:vAlign w:val="center"/>
          </w:tcPr>
          <w:p w14:paraId="1699E96C" w14:textId="77777777" w:rsidR="00161F62" w:rsidRPr="005A3A32" w:rsidRDefault="00161F62" w:rsidP="00161F62">
            <w:pPr>
              <w:pStyle w:val="Normal8pt"/>
              <w:spacing w:after="0"/>
              <w:ind w:hanging="49"/>
            </w:pPr>
            <w:r w:rsidRPr="005A3A32">
              <w:t>taxing_body_approval</w:t>
            </w:r>
          </w:p>
        </w:tc>
        <w:tc>
          <w:tcPr>
            <w:tcW w:w="900" w:type="dxa"/>
            <w:tcBorders>
              <w:top w:val="single" w:sz="6" w:space="0" w:color="000000"/>
              <w:left w:val="single" w:sz="6" w:space="0" w:color="auto"/>
              <w:bottom w:val="single" w:sz="6" w:space="0" w:color="000000"/>
              <w:right w:val="single" w:sz="6" w:space="0" w:color="auto"/>
            </w:tcBorders>
            <w:vAlign w:val="center"/>
          </w:tcPr>
          <w:p w14:paraId="299C8B9C" w14:textId="77777777" w:rsidR="00161F62" w:rsidRPr="005A3A32" w:rsidRDefault="00161F62" w:rsidP="00161F62">
            <w:pPr>
              <w:pStyle w:val="Normal8pt"/>
              <w:spacing w:after="0"/>
              <w:ind w:hanging="49"/>
            </w:pPr>
            <w:r w:rsidRPr="00161F62">
              <w:t>Numeric</w:t>
            </w:r>
          </w:p>
        </w:tc>
        <w:tc>
          <w:tcPr>
            <w:tcW w:w="990" w:type="dxa"/>
            <w:tcBorders>
              <w:top w:val="single" w:sz="6" w:space="0" w:color="000000"/>
              <w:left w:val="single" w:sz="6" w:space="0" w:color="auto"/>
              <w:bottom w:val="single" w:sz="6" w:space="0" w:color="000000"/>
              <w:right w:val="single" w:sz="6" w:space="0" w:color="auto"/>
            </w:tcBorders>
            <w:vAlign w:val="center"/>
          </w:tcPr>
          <w:p w14:paraId="75A49C10" w14:textId="77777777" w:rsidR="00161F62" w:rsidRPr="005A3A32" w:rsidRDefault="00161F62" w:rsidP="00161F62">
            <w:pPr>
              <w:pStyle w:val="Normal8pt"/>
              <w:spacing w:after="0"/>
              <w:ind w:hanging="49"/>
            </w:pPr>
            <w:r w:rsidRPr="00161F62">
              <w:t>1</w:t>
            </w:r>
          </w:p>
        </w:tc>
        <w:tc>
          <w:tcPr>
            <w:tcW w:w="900" w:type="dxa"/>
            <w:tcBorders>
              <w:top w:val="single" w:sz="6" w:space="0" w:color="000000"/>
              <w:left w:val="single" w:sz="6" w:space="0" w:color="auto"/>
              <w:bottom w:val="single" w:sz="6" w:space="0" w:color="000000"/>
              <w:right w:val="single" w:sz="6" w:space="0" w:color="auto"/>
            </w:tcBorders>
            <w:vAlign w:val="center"/>
          </w:tcPr>
          <w:p w14:paraId="4703FB16" w14:textId="77777777" w:rsidR="00161F62" w:rsidRPr="005A3A32" w:rsidRDefault="00161F62" w:rsidP="00161F62">
            <w:pPr>
              <w:pStyle w:val="Normal8pt"/>
              <w:spacing w:after="0"/>
              <w:ind w:hanging="49"/>
            </w:pPr>
            <w:r w:rsidRPr="00161F62">
              <w:t>Yes</w:t>
            </w:r>
          </w:p>
        </w:tc>
        <w:tc>
          <w:tcPr>
            <w:tcW w:w="5980" w:type="dxa"/>
            <w:tcBorders>
              <w:top w:val="single" w:sz="6" w:space="0" w:color="000000"/>
              <w:left w:val="single" w:sz="6" w:space="0" w:color="auto"/>
              <w:bottom w:val="single" w:sz="6" w:space="0" w:color="000000"/>
              <w:right w:val="double" w:sz="6" w:space="0" w:color="000000"/>
            </w:tcBorders>
          </w:tcPr>
          <w:p w14:paraId="7EC45CC5" w14:textId="77777777" w:rsidR="00161F62" w:rsidRPr="005A3A32" w:rsidRDefault="00161F62" w:rsidP="00161F62">
            <w:pPr>
              <w:pStyle w:val="Normal8pt"/>
              <w:spacing w:after="0"/>
              <w:ind w:hanging="49"/>
            </w:pPr>
            <w:r w:rsidRPr="005A3A32">
              <w:t>Indicates if local taxing body related to the millage approved an exemption (or did not vote). 0 = voted to approve exemption/NA (default), 1 = voted to deny exemption</w:t>
            </w:r>
          </w:p>
        </w:tc>
      </w:tr>
      <w:tr w:rsidR="00634009" w:rsidRPr="004943A3" w14:paraId="67158206" w14:textId="77777777" w:rsidTr="00634009">
        <w:trPr>
          <w:cantSplit/>
          <w:trHeight w:val="49"/>
          <w:jc w:val="center"/>
        </w:trPr>
        <w:tc>
          <w:tcPr>
            <w:tcW w:w="1679" w:type="dxa"/>
            <w:tcBorders>
              <w:top w:val="single" w:sz="6" w:space="0" w:color="000000"/>
              <w:left w:val="double" w:sz="6" w:space="0" w:color="000000"/>
              <w:bottom w:val="single" w:sz="6" w:space="0" w:color="000000"/>
              <w:right w:val="single" w:sz="6" w:space="0" w:color="auto"/>
            </w:tcBorders>
          </w:tcPr>
          <w:p w14:paraId="6DAF4185" w14:textId="77777777" w:rsidR="00634009" w:rsidRPr="00710287" w:rsidRDefault="00634009" w:rsidP="00634009">
            <w:pPr>
              <w:pStyle w:val="Normal8pt"/>
              <w:spacing w:after="0"/>
              <w:ind w:hanging="49"/>
            </w:pPr>
            <w:r w:rsidRPr="00710287">
              <w:t>total_tax</w:t>
            </w:r>
          </w:p>
        </w:tc>
        <w:tc>
          <w:tcPr>
            <w:tcW w:w="900" w:type="dxa"/>
            <w:tcBorders>
              <w:top w:val="single" w:sz="6" w:space="0" w:color="000000"/>
              <w:left w:val="single" w:sz="6" w:space="0" w:color="auto"/>
              <w:bottom w:val="single" w:sz="6" w:space="0" w:color="000000"/>
              <w:right w:val="single" w:sz="6" w:space="0" w:color="auto"/>
            </w:tcBorders>
          </w:tcPr>
          <w:p w14:paraId="77718140" w14:textId="77777777" w:rsidR="00634009" w:rsidRPr="00710287" w:rsidRDefault="00634009" w:rsidP="00634009">
            <w:pPr>
              <w:pStyle w:val="Normal8pt"/>
              <w:spacing w:after="0"/>
              <w:ind w:hanging="49"/>
            </w:pPr>
            <w:r w:rsidRPr="00710287">
              <w:t>Numeric</w:t>
            </w:r>
          </w:p>
        </w:tc>
        <w:tc>
          <w:tcPr>
            <w:tcW w:w="990" w:type="dxa"/>
            <w:tcBorders>
              <w:top w:val="single" w:sz="6" w:space="0" w:color="000000"/>
              <w:left w:val="single" w:sz="6" w:space="0" w:color="auto"/>
              <w:bottom w:val="single" w:sz="6" w:space="0" w:color="000000"/>
              <w:right w:val="single" w:sz="6" w:space="0" w:color="auto"/>
            </w:tcBorders>
          </w:tcPr>
          <w:p w14:paraId="587870DB"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11.2</w:t>
            </w:r>
          </w:p>
        </w:tc>
        <w:tc>
          <w:tcPr>
            <w:tcW w:w="900" w:type="dxa"/>
            <w:tcBorders>
              <w:top w:val="single" w:sz="6" w:space="0" w:color="000000"/>
              <w:left w:val="single" w:sz="6" w:space="0" w:color="auto"/>
              <w:bottom w:val="single" w:sz="6" w:space="0" w:color="000000"/>
              <w:right w:val="single" w:sz="6" w:space="0" w:color="auto"/>
            </w:tcBorders>
          </w:tcPr>
          <w:p w14:paraId="1F8E5E19"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Yes</w:t>
            </w:r>
          </w:p>
        </w:tc>
        <w:tc>
          <w:tcPr>
            <w:tcW w:w="5980" w:type="dxa"/>
            <w:tcBorders>
              <w:top w:val="single" w:sz="6" w:space="0" w:color="000000"/>
              <w:left w:val="single" w:sz="6" w:space="0" w:color="auto"/>
              <w:bottom w:val="single" w:sz="6" w:space="0" w:color="000000"/>
              <w:right w:val="double" w:sz="6" w:space="0" w:color="000000"/>
            </w:tcBorders>
          </w:tcPr>
          <w:p w14:paraId="33BCA512" w14:textId="77777777" w:rsidR="00634009" w:rsidRPr="00710287" w:rsidRDefault="00634009" w:rsidP="00634009">
            <w:pPr>
              <w:pStyle w:val="Normal8pt"/>
              <w:spacing w:after="0"/>
              <w:ind w:hanging="49"/>
            </w:pPr>
            <w:r w:rsidRPr="00710287">
              <w:t>Total taxes assessed to the property. (Format:99999999.99)</w:t>
            </w:r>
          </w:p>
        </w:tc>
      </w:tr>
      <w:tr w:rsidR="00634009" w:rsidRPr="004943A3" w14:paraId="7136A04B" w14:textId="77777777" w:rsidTr="00634009">
        <w:trPr>
          <w:cantSplit/>
          <w:trHeight w:val="49"/>
          <w:jc w:val="center"/>
        </w:trPr>
        <w:tc>
          <w:tcPr>
            <w:tcW w:w="1679" w:type="dxa"/>
            <w:tcBorders>
              <w:top w:val="single" w:sz="6" w:space="0" w:color="000000"/>
              <w:left w:val="double" w:sz="6" w:space="0" w:color="000000"/>
              <w:bottom w:val="single" w:sz="6" w:space="0" w:color="000000"/>
              <w:right w:val="single" w:sz="6" w:space="0" w:color="auto"/>
            </w:tcBorders>
          </w:tcPr>
          <w:p w14:paraId="3F29FBE4" w14:textId="77777777" w:rsidR="00634009" w:rsidRPr="00317ED2" w:rsidRDefault="00634009" w:rsidP="00634009">
            <w:pPr>
              <w:pStyle w:val="Normal8pt"/>
              <w:spacing w:after="0"/>
              <w:ind w:hanging="49"/>
            </w:pPr>
            <w:r w:rsidRPr="00317ED2">
              <w:t>homestead_credit</w:t>
            </w:r>
          </w:p>
        </w:tc>
        <w:tc>
          <w:tcPr>
            <w:tcW w:w="900" w:type="dxa"/>
            <w:tcBorders>
              <w:top w:val="single" w:sz="6" w:space="0" w:color="000000"/>
              <w:left w:val="single" w:sz="6" w:space="0" w:color="auto"/>
              <w:bottom w:val="single" w:sz="6" w:space="0" w:color="000000"/>
              <w:right w:val="single" w:sz="6" w:space="0" w:color="auto"/>
            </w:tcBorders>
          </w:tcPr>
          <w:p w14:paraId="48B14041" w14:textId="77777777" w:rsidR="00634009" w:rsidRPr="00317ED2" w:rsidRDefault="00634009" w:rsidP="00634009">
            <w:pPr>
              <w:pStyle w:val="Normal8pt"/>
              <w:spacing w:after="0"/>
              <w:ind w:hanging="49"/>
            </w:pPr>
            <w:r w:rsidRPr="00317ED2">
              <w:t>Numeric</w:t>
            </w:r>
          </w:p>
        </w:tc>
        <w:tc>
          <w:tcPr>
            <w:tcW w:w="990" w:type="dxa"/>
            <w:tcBorders>
              <w:top w:val="single" w:sz="6" w:space="0" w:color="000000"/>
              <w:left w:val="single" w:sz="6" w:space="0" w:color="auto"/>
              <w:bottom w:val="single" w:sz="6" w:space="0" w:color="000000"/>
              <w:right w:val="single" w:sz="6" w:space="0" w:color="auto"/>
            </w:tcBorders>
          </w:tcPr>
          <w:p w14:paraId="52FAE311"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11.2</w:t>
            </w:r>
          </w:p>
        </w:tc>
        <w:tc>
          <w:tcPr>
            <w:tcW w:w="900" w:type="dxa"/>
            <w:tcBorders>
              <w:top w:val="single" w:sz="6" w:space="0" w:color="000000"/>
              <w:left w:val="single" w:sz="6" w:space="0" w:color="auto"/>
              <w:bottom w:val="single" w:sz="6" w:space="0" w:color="000000"/>
              <w:right w:val="single" w:sz="6" w:space="0" w:color="auto"/>
            </w:tcBorders>
          </w:tcPr>
          <w:p w14:paraId="7DE5DAC3"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Yes</w:t>
            </w:r>
          </w:p>
        </w:tc>
        <w:tc>
          <w:tcPr>
            <w:tcW w:w="5980" w:type="dxa"/>
            <w:tcBorders>
              <w:top w:val="single" w:sz="6" w:space="0" w:color="000000"/>
              <w:left w:val="single" w:sz="6" w:space="0" w:color="auto"/>
              <w:bottom w:val="single" w:sz="6" w:space="0" w:color="000000"/>
              <w:right w:val="double" w:sz="6" w:space="0" w:color="000000"/>
            </w:tcBorders>
          </w:tcPr>
          <w:p w14:paraId="76067800" w14:textId="77777777" w:rsidR="00634009" w:rsidRPr="00317ED2" w:rsidRDefault="00634009" w:rsidP="00634009">
            <w:pPr>
              <w:pStyle w:val="Normal8pt"/>
              <w:spacing w:after="0"/>
              <w:ind w:hanging="49"/>
            </w:pPr>
            <w:r w:rsidRPr="00317ED2">
              <w:t>Homestead exemption share of taxes credited. (Format: 99999999.99)</w:t>
            </w:r>
          </w:p>
        </w:tc>
      </w:tr>
      <w:tr w:rsidR="00161F62" w:rsidRPr="004943A3" w14:paraId="549E5048" w14:textId="77777777" w:rsidTr="00D7438E">
        <w:trPr>
          <w:cantSplit/>
          <w:trHeight w:val="49"/>
          <w:jc w:val="center"/>
        </w:trPr>
        <w:tc>
          <w:tcPr>
            <w:tcW w:w="1679" w:type="dxa"/>
            <w:tcBorders>
              <w:top w:val="single" w:sz="6" w:space="0" w:color="000000"/>
              <w:left w:val="double" w:sz="6" w:space="0" w:color="000000"/>
              <w:bottom w:val="single" w:sz="6" w:space="0" w:color="000000"/>
              <w:right w:val="single" w:sz="6" w:space="0" w:color="auto"/>
            </w:tcBorders>
            <w:vAlign w:val="center"/>
          </w:tcPr>
          <w:p w14:paraId="57B046AB" w14:textId="77777777" w:rsidR="00161F62" w:rsidRPr="005A3A32" w:rsidRDefault="00161F62" w:rsidP="00161F62">
            <w:pPr>
              <w:pStyle w:val="Normal8pt"/>
              <w:spacing w:after="0"/>
              <w:ind w:hanging="49"/>
            </w:pPr>
            <w:r w:rsidRPr="005A3A32">
              <w:t>other_exempt_taxes</w:t>
            </w:r>
          </w:p>
        </w:tc>
        <w:tc>
          <w:tcPr>
            <w:tcW w:w="900" w:type="dxa"/>
            <w:tcBorders>
              <w:top w:val="single" w:sz="6" w:space="0" w:color="000000"/>
              <w:left w:val="single" w:sz="6" w:space="0" w:color="auto"/>
              <w:bottom w:val="single" w:sz="6" w:space="0" w:color="000000"/>
              <w:right w:val="single" w:sz="6" w:space="0" w:color="auto"/>
            </w:tcBorders>
            <w:vAlign w:val="center"/>
          </w:tcPr>
          <w:p w14:paraId="2093FDD7" w14:textId="77777777" w:rsidR="00161F62" w:rsidRPr="005A3A32" w:rsidRDefault="00161F62" w:rsidP="00161F62">
            <w:pPr>
              <w:pStyle w:val="Normal8pt"/>
              <w:spacing w:after="0"/>
              <w:ind w:hanging="49"/>
            </w:pPr>
            <w:r w:rsidRPr="00161F62">
              <w:t>Numeric</w:t>
            </w:r>
          </w:p>
        </w:tc>
        <w:tc>
          <w:tcPr>
            <w:tcW w:w="990" w:type="dxa"/>
            <w:tcBorders>
              <w:top w:val="single" w:sz="6" w:space="0" w:color="000000"/>
              <w:left w:val="single" w:sz="6" w:space="0" w:color="auto"/>
              <w:bottom w:val="single" w:sz="6" w:space="0" w:color="000000"/>
              <w:right w:val="single" w:sz="6" w:space="0" w:color="auto"/>
            </w:tcBorders>
            <w:vAlign w:val="center"/>
          </w:tcPr>
          <w:p w14:paraId="687DF446" w14:textId="77777777" w:rsidR="00161F62" w:rsidRPr="005A3A32" w:rsidRDefault="00161F62" w:rsidP="00161F62">
            <w:pPr>
              <w:pStyle w:val="Normal8pt"/>
              <w:spacing w:after="0"/>
              <w:ind w:hanging="49"/>
            </w:pPr>
            <w:r w:rsidRPr="00161F62">
              <w:t>11.2</w:t>
            </w:r>
          </w:p>
        </w:tc>
        <w:tc>
          <w:tcPr>
            <w:tcW w:w="900" w:type="dxa"/>
            <w:tcBorders>
              <w:top w:val="single" w:sz="6" w:space="0" w:color="000000"/>
              <w:left w:val="single" w:sz="6" w:space="0" w:color="auto"/>
              <w:bottom w:val="single" w:sz="6" w:space="0" w:color="000000"/>
              <w:right w:val="single" w:sz="6" w:space="0" w:color="auto"/>
            </w:tcBorders>
            <w:vAlign w:val="center"/>
          </w:tcPr>
          <w:p w14:paraId="43111319" w14:textId="77777777" w:rsidR="00161F62" w:rsidRPr="005A3A32" w:rsidRDefault="00161F62" w:rsidP="00161F62">
            <w:pPr>
              <w:pStyle w:val="Normal8pt"/>
              <w:spacing w:after="0"/>
              <w:ind w:hanging="49"/>
            </w:pPr>
            <w:r w:rsidRPr="00161F62">
              <w:t>Yes</w:t>
            </w:r>
          </w:p>
        </w:tc>
        <w:tc>
          <w:tcPr>
            <w:tcW w:w="5980" w:type="dxa"/>
            <w:tcBorders>
              <w:top w:val="single" w:sz="6" w:space="0" w:color="000000"/>
              <w:left w:val="single" w:sz="6" w:space="0" w:color="auto"/>
              <w:bottom w:val="single" w:sz="6" w:space="0" w:color="000000"/>
              <w:right w:val="double" w:sz="6" w:space="0" w:color="000000"/>
            </w:tcBorders>
          </w:tcPr>
          <w:p w14:paraId="01166E9E" w14:textId="77777777" w:rsidR="00161F62" w:rsidRPr="005A3A32" w:rsidRDefault="00161F62" w:rsidP="00161F62">
            <w:pPr>
              <w:pStyle w:val="Normal8pt"/>
              <w:spacing w:after="0"/>
              <w:ind w:hanging="49"/>
            </w:pPr>
            <w:r w:rsidRPr="005A3A32">
              <w:t>Amount of taxes credited due to other exemption(s) (other than homestead) (Format: 99999999.99</w:t>
            </w:r>
          </w:p>
        </w:tc>
      </w:tr>
      <w:tr w:rsidR="00634009" w:rsidRPr="004943A3" w14:paraId="4D8497E0" w14:textId="77777777" w:rsidTr="00F154F1">
        <w:trPr>
          <w:cantSplit/>
          <w:trHeight w:val="49"/>
          <w:jc w:val="center"/>
        </w:trPr>
        <w:tc>
          <w:tcPr>
            <w:tcW w:w="1679" w:type="dxa"/>
            <w:tcBorders>
              <w:top w:val="single" w:sz="6" w:space="0" w:color="000000"/>
              <w:left w:val="double" w:sz="6" w:space="0" w:color="000000"/>
              <w:bottom w:val="double" w:sz="6" w:space="0" w:color="000000"/>
              <w:right w:val="single" w:sz="6" w:space="0" w:color="auto"/>
            </w:tcBorders>
          </w:tcPr>
          <w:p w14:paraId="587AAC6D" w14:textId="77777777" w:rsidR="00634009" w:rsidRPr="00317ED2" w:rsidRDefault="00634009" w:rsidP="00634009">
            <w:pPr>
              <w:pStyle w:val="Normal8pt"/>
              <w:spacing w:after="0"/>
              <w:ind w:hanging="49"/>
            </w:pPr>
            <w:r w:rsidRPr="00317ED2">
              <w:t>taxpayer_tax</w:t>
            </w:r>
          </w:p>
        </w:tc>
        <w:tc>
          <w:tcPr>
            <w:tcW w:w="900" w:type="dxa"/>
            <w:tcBorders>
              <w:top w:val="single" w:sz="6" w:space="0" w:color="000000"/>
              <w:left w:val="single" w:sz="6" w:space="0" w:color="auto"/>
              <w:bottom w:val="double" w:sz="6" w:space="0" w:color="000000"/>
              <w:right w:val="single" w:sz="6" w:space="0" w:color="auto"/>
            </w:tcBorders>
          </w:tcPr>
          <w:p w14:paraId="7535C7D5" w14:textId="77777777" w:rsidR="00634009" w:rsidRPr="00317ED2" w:rsidRDefault="00634009" w:rsidP="00634009">
            <w:pPr>
              <w:pStyle w:val="Normal8pt"/>
              <w:spacing w:after="0"/>
              <w:ind w:hanging="49"/>
            </w:pPr>
            <w:r w:rsidRPr="00317ED2">
              <w:t>Numeric</w:t>
            </w:r>
          </w:p>
        </w:tc>
        <w:tc>
          <w:tcPr>
            <w:tcW w:w="990" w:type="dxa"/>
            <w:tcBorders>
              <w:top w:val="single" w:sz="6" w:space="0" w:color="000000"/>
              <w:left w:val="single" w:sz="6" w:space="0" w:color="auto"/>
              <w:bottom w:val="double" w:sz="6" w:space="0" w:color="000000"/>
              <w:right w:val="single" w:sz="6" w:space="0" w:color="auto"/>
            </w:tcBorders>
          </w:tcPr>
          <w:p w14:paraId="2B402859"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11.2</w:t>
            </w:r>
          </w:p>
        </w:tc>
        <w:tc>
          <w:tcPr>
            <w:tcW w:w="900" w:type="dxa"/>
            <w:tcBorders>
              <w:top w:val="single" w:sz="6" w:space="0" w:color="000000"/>
              <w:left w:val="single" w:sz="6" w:space="0" w:color="auto"/>
              <w:bottom w:val="double" w:sz="6" w:space="0" w:color="000000"/>
              <w:right w:val="single" w:sz="6" w:space="0" w:color="auto"/>
            </w:tcBorders>
          </w:tcPr>
          <w:p w14:paraId="57589C72" w14:textId="77777777" w:rsidR="00634009" w:rsidRPr="00634009" w:rsidRDefault="00634009" w:rsidP="00634009">
            <w:pPr>
              <w:pStyle w:val="Heading2"/>
              <w:keepNext w:val="0"/>
              <w:jc w:val="center"/>
              <w:rPr>
                <w:b w:val="0"/>
                <w:color w:val="000000"/>
                <w:sz w:val="16"/>
                <w:szCs w:val="16"/>
                <w:lang w:val="en-US" w:eastAsia="en-US"/>
              </w:rPr>
            </w:pPr>
            <w:r w:rsidRPr="00634009">
              <w:rPr>
                <w:b w:val="0"/>
                <w:color w:val="000000"/>
                <w:sz w:val="16"/>
                <w:szCs w:val="16"/>
                <w:lang w:val="en-US" w:eastAsia="en-US"/>
              </w:rPr>
              <w:t>Yes</w:t>
            </w:r>
          </w:p>
        </w:tc>
        <w:tc>
          <w:tcPr>
            <w:tcW w:w="5980" w:type="dxa"/>
            <w:tcBorders>
              <w:top w:val="single" w:sz="6" w:space="0" w:color="000000"/>
              <w:left w:val="single" w:sz="6" w:space="0" w:color="auto"/>
              <w:bottom w:val="double" w:sz="6" w:space="0" w:color="000000"/>
              <w:right w:val="double" w:sz="6" w:space="0" w:color="000000"/>
            </w:tcBorders>
          </w:tcPr>
          <w:p w14:paraId="7D76B181" w14:textId="77777777" w:rsidR="00634009" w:rsidRDefault="00634009" w:rsidP="00634009">
            <w:pPr>
              <w:pStyle w:val="Normal8pt"/>
              <w:spacing w:after="0"/>
              <w:ind w:hanging="49"/>
            </w:pPr>
            <w:r w:rsidRPr="00317ED2">
              <w:t>Tax payer’s taxes owed. (Format: 99999999.99)</w:t>
            </w:r>
          </w:p>
        </w:tc>
      </w:tr>
    </w:tbl>
    <w:p w14:paraId="72C34982" w14:textId="77777777" w:rsidR="006B677A" w:rsidRDefault="006B677A" w:rsidP="00774000">
      <w:pPr>
        <w:pStyle w:val="Text"/>
        <w:spacing w:after="0" w:line="240" w:lineRule="auto"/>
      </w:pPr>
    </w:p>
    <w:tbl>
      <w:tblPr>
        <w:tblW w:w="10386"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auto"/>
        </w:tblBorders>
        <w:tblLayout w:type="fixed"/>
        <w:tblLook w:val="0000" w:firstRow="0" w:lastRow="0" w:firstColumn="0" w:lastColumn="0" w:noHBand="0" w:noVBand="0"/>
      </w:tblPr>
      <w:tblGrid>
        <w:gridCol w:w="1647"/>
        <w:gridCol w:w="900"/>
        <w:gridCol w:w="990"/>
        <w:gridCol w:w="900"/>
        <w:gridCol w:w="5949"/>
      </w:tblGrid>
      <w:tr w:rsidR="00A3614D" w:rsidRPr="004943A3" w14:paraId="06207C66" w14:textId="77777777" w:rsidTr="00C97BFA">
        <w:trPr>
          <w:cantSplit/>
          <w:tblHeader/>
          <w:jc w:val="center"/>
        </w:trPr>
        <w:tc>
          <w:tcPr>
            <w:tcW w:w="10386" w:type="dxa"/>
            <w:gridSpan w:val="5"/>
            <w:shd w:val="clear" w:color="auto" w:fill="BFBFBF"/>
            <w:vAlign w:val="center"/>
          </w:tcPr>
          <w:p w14:paraId="48E7F7F6" w14:textId="77777777" w:rsidR="00A3614D" w:rsidRPr="00631A45" w:rsidRDefault="00A3614D" w:rsidP="004B4068">
            <w:pPr>
              <w:pStyle w:val="Heading3"/>
              <w:keepNext w:val="0"/>
              <w:rPr>
                <w:i w:val="0"/>
                <w:kern w:val="2"/>
                <w:sz w:val="16"/>
                <w:lang w:val="en-US" w:eastAsia="en-US"/>
              </w:rPr>
            </w:pPr>
            <w:r w:rsidRPr="00631A45">
              <w:rPr>
                <w:bCs/>
                <w:i w:val="0"/>
                <w:sz w:val="16"/>
                <w:szCs w:val="16"/>
                <w:lang w:val="en-US" w:eastAsia="en-US"/>
              </w:rPr>
              <w:t>Millage Group Information (Tgroup.txt) (Required)</w:t>
            </w:r>
          </w:p>
        </w:tc>
      </w:tr>
      <w:tr w:rsidR="00A3614D" w:rsidRPr="004943A3" w14:paraId="1658546E" w14:textId="77777777" w:rsidTr="00C97BFA">
        <w:trPr>
          <w:cantSplit/>
          <w:tblHeader/>
          <w:jc w:val="center"/>
        </w:trPr>
        <w:tc>
          <w:tcPr>
            <w:tcW w:w="1647" w:type="dxa"/>
            <w:shd w:val="clear" w:color="auto" w:fill="BFBFBF"/>
            <w:vAlign w:val="center"/>
          </w:tcPr>
          <w:p w14:paraId="27511B57" w14:textId="77777777" w:rsidR="00A3614D" w:rsidRPr="00F0581B" w:rsidRDefault="00A3614D" w:rsidP="004B4068">
            <w:pPr>
              <w:jc w:val="center"/>
              <w:rPr>
                <w:b/>
                <w:bCs/>
                <w:kern w:val="2"/>
                <w:sz w:val="16"/>
              </w:rPr>
            </w:pPr>
            <w:r w:rsidRPr="00F0581B">
              <w:rPr>
                <w:b/>
                <w:bCs/>
                <w:kern w:val="2"/>
                <w:sz w:val="16"/>
              </w:rPr>
              <w:t>Field Name</w:t>
            </w:r>
          </w:p>
        </w:tc>
        <w:tc>
          <w:tcPr>
            <w:tcW w:w="900" w:type="dxa"/>
            <w:shd w:val="clear" w:color="auto" w:fill="BFBFBF"/>
            <w:vAlign w:val="center"/>
          </w:tcPr>
          <w:p w14:paraId="6D929A9D" w14:textId="77777777" w:rsidR="00A3614D" w:rsidRPr="00F0581B" w:rsidRDefault="00A3614D" w:rsidP="00420421">
            <w:pPr>
              <w:ind w:left="-108" w:right="-108"/>
              <w:jc w:val="center"/>
              <w:rPr>
                <w:b/>
                <w:bCs/>
                <w:kern w:val="2"/>
                <w:sz w:val="16"/>
              </w:rPr>
            </w:pPr>
            <w:r w:rsidRPr="00F0581B">
              <w:rPr>
                <w:b/>
                <w:bCs/>
                <w:kern w:val="2"/>
                <w:sz w:val="16"/>
              </w:rPr>
              <w:t>Field Type</w:t>
            </w:r>
          </w:p>
        </w:tc>
        <w:tc>
          <w:tcPr>
            <w:tcW w:w="990" w:type="dxa"/>
            <w:shd w:val="clear" w:color="auto" w:fill="BFBFBF"/>
            <w:vAlign w:val="center"/>
          </w:tcPr>
          <w:p w14:paraId="2C427A37" w14:textId="77777777" w:rsidR="00A3614D" w:rsidRPr="00631A45" w:rsidRDefault="00A3614D" w:rsidP="00420421">
            <w:pPr>
              <w:pStyle w:val="Heading5"/>
              <w:keepNext w:val="0"/>
              <w:ind w:left="-108" w:right="-108"/>
              <w:rPr>
                <w:bCs/>
                <w:kern w:val="2"/>
                <w:lang w:val="en-US" w:eastAsia="en-US"/>
              </w:rPr>
            </w:pPr>
            <w:r w:rsidRPr="00631A45">
              <w:rPr>
                <w:bCs/>
                <w:kern w:val="2"/>
                <w:lang w:val="en-US" w:eastAsia="en-US"/>
              </w:rPr>
              <w:t>Field Length</w:t>
            </w:r>
          </w:p>
        </w:tc>
        <w:tc>
          <w:tcPr>
            <w:tcW w:w="900" w:type="dxa"/>
            <w:shd w:val="clear" w:color="auto" w:fill="BFBFBF"/>
            <w:vAlign w:val="center"/>
          </w:tcPr>
          <w:p w14:paraId="0D574927" w14:textId="77777777" w:rsidR="00A3614D" w:rsidRPr="00420421" w:rsidRDefault="00A3614D" w:rsidP="00420421">
            <w:pPr>
              <w:pStyle w:val="Heading3"/>
              <w:keepNext w:val="0"/>
              <w:ind w:left="-108" w:right="-108"/>
              <w:rPr>
                <w:bCs/>
                <w:i w:val="0"/>
                <w:kern w:val="2"/>
                <w:sz w:val="16"/>
                <w:lang w:val="en-US" w:eastAsia="en-US"/>
              </w:rPr>
            </w:pPr>
            <w:r w:rsidRPr="00420421">
              <w:rPr>
                <w:bCs/>
                <w:i w:val="0"/>
                <w:kern w:val="2"/>
                <w:sz w:val="16"/>
                <w:lang w:val="en-US" w:eastAsia="en-US"/>
              </w:rPr>
              <w:t>Required</w:t>
            </w:r>
          </w:p>
        </w:tc>
        <w:tc>
          <w:tcPr>
            <w:tcW w:w="5949" w:type="dxa"/>
            <w:shd w:val="clear" w:color="auto" w:fill="BFBFBF"/>
            <w:vAlign w:val="center"/>
          </w:tcPr>
          <w:p w14:paraId="689E2758" w14:textId="77777777" w:rsidR="00A3614D" w:rsidRPr="00631A45" w:rsidRDefault="00A3614D" w:rsidP="004B4068">
            <w:pPr>
              <w:pStyle w:val="Heading3"/>
              <w:keepNext w:val="0"/>
              <w:rPr>
                <w:i w:val="0"/>
                <w:kern w:val="2"/>
                <w:sz w:val="16"/>
                <w:lang w:val="en-US" w:eastAsia="en-US"/>
              </w:rPr>
            </w:pPr>
            <w:r w:rsidRPr="00631A45">
              <w:rPr>
                <w:i w:val="0"/>
                <w:kern w:val="2"/>
                <w:sz w:val="16"/>
                <w:lang w:val="en-US" w:eastAsia="en-US"/>
              </w:rPr>
              <w:t>Comments</w:t>
            </w:r>
          </w:p>
        </w:tc>
      </w:tr>
      <w:tr w:rsidR="00A3614D" w:rsidRPr="009F5810" w14:paraId="4D1821A4" w14:textId="77777777" w:rsidTr="00C97BFA">
        <w:trPr>
          <w:cantSplit/>
          <w:jc w:val="center"/>
        </w:trPr>
        <w:tc>
          <w:tcPr>
            <w:tcW w:w="1647" w:type="dxa"/>
            <w:vAlign w:val="center"/>
          </w:tcPr>
          <w:p w14:paraId="55ABC44B" w14:textId="77777777" w:rsidR="00A3614D" w:rsidRPr="0019382D" w:rsidRDefault="00A3614D" w:rsidP="00C97BFA">
            <w:pPr>
              <w:pStyle w:val="Normal8pt"/>
              <w:spacing w:after="0"/>
              <w:ind w:hanging="49"/>
            </w:pPr>
            <w:r w:rsidRPr="0019382D">
              <w:t>Tax</w:t>
            </w:r>
            <w:r w:rsidRPr="00C97BFA">
              <w:t>_</w:t>
            </w:r>
            <w:r w:rsidRPr="0019382D">
              <w:t>year</w:t>
            </w:r>
          </w:p>
        </w:tc>
        <w:tc>
          <w:tcPr>
            <w:tcW w:w="900" w:type="dxa"/>
          </w:tcPr>
          <w:p w14:paraId="39966443" w14:textId="77777777" w:rsidR="00A3614D" w:rsidRPr="0019382D" w:rsidRDefault="00A3614D" w:rsidP="00FB54E3">
            <w:pPr>
              <w:pStyle w:val="Normal8pt"/>
              <w:spacing w:after="0"/>
              <w:jc w:val="center"/>
            </w:pPr>
            <w:r w:rsidRPr="0019382D">
              <w:t>Numeric</w:t>
            </w:r>
          </w:p>
        </w:tc>
        <w:tc>
          <w:tcPr>
            <w:tcW w:w="990" w:type="dxa"/>
          </w:tcPr>
          <w:p w14:paraId="59913136" w14:textId="77777777" w:rsidR="00A3614D" w:rsidRPr="0019382D" w:rsidRDefault="00A3614D" w:rsidP="00FB54E3">
            <w:pPr>
              <w:pStyle w:val="Normal8pt"/>
              <w:spacing w:after="0"/>
              <w:jc w:val="center"/>
            </w:pPr>
            <w:r w:rsidRPr="0019382D">
              <w:t>4</w:t>
            </w:r>
          </w:p>
        </w:tc>
        <w:tc>
          <w:tcPr>
            <w:tcW w:w="900" w:type="dxa"/>
          </w:tcPr>
          <w:p w14:paraId="3219BA69" w14:textId="77777777" w:rsidR="00A3614D" w:rsidRPr="0019382D" w:rsidRDefault="00A3614D" w:rsidP="00FB54E3">
            <w:pPr>
              <w:pStyle w:val="Normal8pt"/>
              <w:spacing w:after="0"/>
              <w:jc w:val="center"/>
            </w:pPr>
            <w:r w:rsidRPr="0019382D">
              <w:t>Yes</w:t>
            </w:r>
          </w:p>
        </w:tc>
        <w:tc>
          <w:tcPr>
            <w:tcW w:w="5949" w:type="dxa"/>
            <w:vAlign w:val="center"/>
          </w:tcPr>
          <w:p w14:paraId="20112729" w14:textId="77777777" w:rsidR="00A3614D" w:rsidRPr="0019382D" w:rsidRDefault="004B4068" w:rsidP="00C97BFA">
            <w:pPr>
              <w:pStyle w:val="Normal8pt"/>
              <w:spacing w:after="0"/>
              <w:ind w:hanging="49"/>
            </w:pPr>
            <w:r w:rsidRPr="0019382D">
              <w:t>Tax year submitting (format: 1999, 2000, 2001, 2002, 2003, 2004, etc.)</w:t>
            </w:r>
          </w:p>
        </w:tc>
      </w:tr>
      <w:tr w:rsidR="00A3614D" w:rsidRPr="009F5810" w14:paraId="6702CAEC" w14:textId="77777777" w:rsidTr="00C97BFA">
        <w:trPr>
          <w:cantSplit/>
          <w:jc w:val="center"/>
        </w:trPr>
        <w:tc>
          <w:tcPr>
            <w:tcW w:w="1647" w:type="dxa"/>
            <w:vAlign w:val="center"/>
          </w:tcPr>
          <w:p w14:paraId="31CF70F0" w14:textId="77777777" w:rsidR="00A3614D" w:rsidRPr="00C97BFA" w:rsidRDefault="00A3614D" w:rsidP="00C97BFA">
            <w:pPr>
              <w:pStyle w:val="Normal8pt"/>
              <w:spacing w:after="0"/>
              <w:ind w:hanging="49"/>
            </w:pPr>
            <w:r w:rsidRPr="00C97BFA">
              <w:t>FIPS_code</w:t>
            </w:r>
          </w:p>
        </w:tc>
        <w:tc>
          <w:tcPr>
            <w:tcW w:w="900" w:type="dxa"/>
          </w:tcPr>
          <w:p w14:paraId="7E2C714A" w14:textId="77777777" w:rsidR="00A3614D" w:rsidRPr="0019382D" w:rsidRDefault="00A3614D" w:rsidP="00FB54E3">
            <w:pPr>
              <w:pStyle w:val="Normal8pt"/>
              <w:spacing w:after="0"/>
              <w:jc w:val="center"/>
              <w:rPr>
                <w:szCs w:val="16"/>
              </w:rPr>
            </w:pPr>
            <w:r w:rsidRPr="0019382D">
              <w:rPr>
                <w:szCs w:val="16"/>
              </w:rPr>
              <w:t>Numeric</w:t>
            </w:r>
          </w:p>
        </w:tc>
        <w:tc>
          <w:tcPr>
            <w:tcW w:w="990" w:type="dxa"/>
          </w:tcPr>
          <w:p w14:paraId="0A031660" w14:textId="77777777" w:rsidR="00A3614D" w:rsidRPr="0019382D" w:rsidRDefault="00A3614D" w:rsidP="00FB54E3">
            <w:pPr>
              <w:pStyle w:val="Normal8pt"/>
              <w:spacing w:after="0"/>
              <w:jc w:val="center"/>
              <w:rPr>
                <w:szCs w:val="16"/>
              </w:rPr>
            </w:pPr>
            <w:r w:rsidRPr="0019382D">
              <w:rPr>
                <w:szCs w:val="16"/>
              </w:rPr>
              <w:t>5</w:t>
            </w:r>
          </w:p>
        </w:tc>
        <w:tc>
          <w:tcPr>
            <w:tcW w:w="900" w:type="dxa"/>
          </w:tcPr>
          <w:p w14:paraId="337E2955" w14:textId="77777777" w:rsidR="00A3614D" w:rsidRPr="0019382D" w:rsidRDefault="00A3614D" w:rsidP="00FB54E3">
            <w:pPr>
              <w:pStyle w:val="Normal8pt"/>
              <w:spacing w:after="0"/>
              <w:jc w:val="center"/>
              <w:rPr>
                <w:szCs w:val="16"/>
              </w:rPr>
            </w:pPr>
            <w:r w:rsidRPr="0019382D">
              <w:rPr>
                <w:szCs w:val="16"/>
              </w:rPr>
              <w:t>Yes</w:t>
            </w:r>
          </w:p>
        </w:tc>
        <w:tc>
          <w:tcPr>
            <w:tcW w:w="5949" w:type="dxa"/>
            <w:vAlign w:val="center"/>
          </w:tcPr>
          <w:p w14:paraId="0A046E29" w14:textId="77777777" w:rsidR="00A3614D" w:rsidRPr="00C97BFA" w:rsidRDefault="00A3614D" w:rsidP="00C97BFA">
            <w:pPr>
              <w:pStyle w:val="Normal8pt"/>
              <w:spacing w:after="0"/>
              <w:ind w:hanging="49"/>
            </w:pPr>
            <w:r w:rsidRPr="00C97BFA">
              <w:t>Parish identification number. (see FIPS table.)</w:t>
            </w:r>
          </w:p>
        </w:tc>
      </w:tr>
      <w:tr w:rsidR="00A3614D" w:rsidRPr="009F5810" w14:paraId="53B8E85C" w14:textId="77777777" w:rsidTr="00C97BFA">
        <w:trPr>
          <w:cantSplit/>
          <w:jc w:val="center"/>
        </w:trPr>
        <w:tc>
          <w:tcPr>
            <w:tcW w:w="1647" w:type="dxa"/>
            <w:vAlign w:val="center"/>
          </w:tcPr>
          <w:p w14:paraId="712FAA21" w14:textId="77777777" w:rsidR="00A3614D" w:rsidRPr="00C97BFA" w:rsidRDefault="00A3614D" w:rsidP="00C97BFA">
            <w:pPr>
              <w:pStyle w:val="Normal8pt"/>
              <w:spacing w:after="0"/>
              <w:ind w:hanging="49"/>
            </w:pPr>
            <w:r w:rsidRPr="00C97BFA">
              <w:t>Group_description</w:t>
            </w:r>
          </w:p>
        </w:tc>
        <w:tc>
          <w:tcPr>
            <w:tcW w:w="900" w:type="dxa"/>
          </w:tcPr>
          <w:p w14:paraId="4C9EB17E" w14:textId="77777777" w:rsidR="00A3614D" w:rsidRPr="0019382D" w:rsidRDefault="00A3614D" w:rsidP="00FB54E3">
            <w:pPr>
              <w:pStyle w:val="Normal8pt"/>
              <w:spacing w:after="0"/>
              <w:jc w:val="center"/>
              <w:rPr>
                <w:szCs w:val="16"/>
              </w:rPr>
            </w:pPr>
            <w:r w:rsidRPr="0019382D">
              <w:rPr>
                <w:szCs w:val="16"/>
              </w:rPr>
              <w:t>Character</w:t>
            </w:r>
          </w:p>
        </w:tc>
        <w:tc>
          <w:tcPr>
            <w:tcW w:w="990" w:type="dxa"/>
          </w:tcPr>
          <w:p w14:paraId="7F0C1233" w14:textId="77777777" w:rsidR="00A3614D" w:rsidRPr="0019382D" w:rsidRDefault="00A3614D" w:rsidP="00FB54E3">
            <w:pPr>
              <w:pStyle w:val="Normal8pt"/>
              <w:spacing w:after="0"/>
              <w:jc w:val="center"/>
              <w:rPr>
                <w:szCs w:val="16"/>
              </w:rPr>
            </w:pPr>
            <w:r w:rsidRPr="0019382D">
              <w:rPr>
                <w:szCs w:val="16"/>
              </w:rPr>
              <w:t>35</w:t>
            </w:r>
          </w:p>
        </w:tc>
        <w:tc>
          <w:tcPr>
            <w:tcW w:w="900" w:type="dxa"/>
          </w:tcPr>
          <w:p w14:paraId="0D233028" w14:textId="77777777" w:rsidR="00A3614D" w:rsidRPr="0019382D" w:rsidRDefault="00A3614D" w:rsidP="00FB54E3">
            <w:pPr>
              <w:pStyle w:val="Normal8pt"/>
              <w:spacing w:after="0"/>
              <w:jc w:val="center"/>
              <w:rPr>
                <w:szCs w:val="16"/>
              </w:rPr>
            </w:pPr>
            <w:r w:rsidRPr="0019382D">
              <w:rPr>
                <w:szCs w:val="16"/>
              </w:rPr>
              <w:t>Yes</w:t>
            </w:r>
          </w:p>
        </w:tc>
        <w:tc>
          <w:tcPr>
            <w:tcW w:w="5949" w:type="dxa"/>
            <w:vAlign w:val="center"/>
          </w:tcPr>
          <w:p w14:paraId="19FB2B4D" w14:textId="77777777" w:rsidR="00A3614D" w:rsidRPr="00C97BFA" w:rsidRDefault="00A3614D" w:rsidP="00C97BFA">
            <w:pPr>
              <w:pStyle w:val="Normal8pt"/>
              <w:spacing w:after="0"/>
              <w:ind w:hanging="49"/>
            </w:pPr>
            <w:r w:rsidRPr="00C97BFA">
              <w:t>Group description or name of millage.</w:t>
            </w:r>
          </w:p>
        </w:tc>
      </w:tr>
      <w:tr w:rsidR="00A3614D" w:rsidRPr="009F5810" w14:paraId="29A05809" w14:textId="77777777" w:rsidTr="00C97BFA">
        <w:trPr>
          <w:cantSplit/>
          <w:jc w:val="center"/>
        </w:trPr>
        <w:tc>
          <w:tcPr>
            <w:tcW w:w="1647" w:type="dxa"/>
            <w:vAlign w:val="center"/>
          </w:tcPr>
          <w:p w14:paraId="77B704E2" w14:textId="77777777" w:rsidR="00A3614D" w:rsidRPr="00C97BFA" w:rsidRDefault="00A3614D" w:rsidP="00C97BFA">
            <w:pPr>
              <w:pStyle w:val="Normal8pt"/>
              <w:spacing w:after="0"/>
              <w:ind w:hanging="49"/>
            </w:pPr>
            <w:r w:rsidRPr="00C97BFA">
              <w:t>Millage_description</w:t>
            </w:r>
          </w:p>
        </w:tc>
        <w:tc>
          <w:tcPr>
            <w:tcW w:w="900" w:type="dxa"/>
          </w:tcPr>
          <w:p w14:paraId="43434EC8" w14:textId="77777777" w:rsidR="00A3614D" w:rsidRPr="0019382D" w:rsidRDefault="00A3614D" w:rsidP="00FB54E3">
            <w:pPr>
              <w:pStyle w:val="Normal8pt"/>
              <w:spacing w:after="0"/>
              <w:jc w:val="center"/>
              <w:rPr>
                <w:szCs w:val="16"/>
              </w:rPr>
            </w:pPr>
            <w:r w:rsidRPr="0019382D">
              <w:rPr>
                <w:szCs w:val="16"/>
              </w:rPr>
              <w:t>Character</w:t>
            </w:r>
          </w:p>
        </w:tc>
        <w:tc>
          <w:tcPr>
            <w:tcW w:w="990" w:type="dxa"/>
          </w:tcPr>
          <w:p w14:paraId="08323217" w14:textId="77777777" w:rsidR="00A3614D" w:rsidRPr="0019382D" w:rsidRDefault="00A3614D" w:rsidP="00FB54E3">
            <w:pPr>
              <w:pStyle w:val="Normal8pt"/>
              <w:spacing w:after="0"/>
              <w:jc w:val="center"/>
              <w:rPr>
                <w:szCs w:val="16"/>
              </w:rPr>
            </w:pPr>
            <w:r w:rsidRPr="0019382D">
              <w:rPr>
                <w:szCs w:val="16"/>
              </w:rPr>
              <w:t>35</w:t>
            </w:r>
          </w:p>
        </w:tc>
        <w:tc>
          <w:tcPr>
            <w:tcW w:w="900" w:type="dxa"/>
          </w:tcPr>
          <w:p w14:paraId="08B85142" w14:textId="77777777" w:rsidR="00A3614D" w:rsidRPr="0019382D" w:rsidRDefault="00A3614D" w:rsidP="00FB54E3">
            <w:pPr>
              <w:pStyle w:val="Normal8pt"/>
              <w:spacing w:after="0"/>
              <w:jc w:val="center"/>
              <w:rPr>
                <w:szCs w:val="16"/>
              </w:rPr>
            </w:pPr>
            <w:r w:rsidRPr="0019382D">
              <w:rPr>
                <w:szCs w:val="16"/>
              </w:rPr>
              <w:t>Yes</w:t>
            </w:r>
          </w:p>
        </w:tc>
        <w:tc>
          <w:tcPr>
            <w:tcW w:w="5949" w:type="dxa"/>
            <w:vAlign w:val="center"/>
          </w:tcPr>
          <w:p w14:paraId="22120D99" w14:textId="77777777" w:rsidR="00A3614D" w:rsidRPr="00C97BFA" w:rsidRDefault="00A3614D" w:rsidP="00C97BFA">
            <w:pPr>
              <w:pStyle w:val="Normal8pt"/>
              <w:spacing w:after="0"/>
              <w:ind w:hanging="49"/>
            </w:pPr>
            <w:r w:rsidRPr="00C97BFA">
              <w:t>Description or name of millage.</w:t>
            </w:r>
          </w:p>
        </w:tc>
      </w:tr>
      <w:tr w:rsidR="00A3614D" w:rsidRPr="009F5810" w14:paraId="4842D68B" w14:textId="77777777" w:rsidTr="00C97BFA">
        <w:trPr>
          <w:cantSplit/>
          <w:jc w:val="center"/>
        </w:trPr>
        <w:tc>
          <w:tcPr>
            <w:tcW w:w="1647" w:type="dxa"/>
            <w:vAlign w:val="center"/>
          </w:tcPr>
          <w:p w14:paraId="075E269E" w14:textId="77777777" w:rsidR="00A3614D" w:rsidRPr="00C97BFA" w:rsidRDefault="00A3614D" w:rsidP="00C97BFA">
            <w:pPr>
              <w:pStyle w:val="Normal8pt"/>
              <w:spacing w:after="0"/>
              <w:ind w:hanging="49"/>
            </w:pPr>
            <w:r w:rsidRPr="00C97BFA">
              <w:t>Millage</w:t>
            </w:r>
          </w:p>
        </w:tc>
        <w:tc>
          <w:tcPr>
            <w:tcW w:w="900" w:type="dxa"/>
          </w:tcPr>
          <w:p w14:paraId="41FC2A9A" w14:textId="77777777" w:rsidR="00A3614D" w:rsidRPr="0019382D" w:rsidRDefault="00A3614D" w:rsidP="00FB54E3">
            <w:pPr>
              <w:pStyle w:val="Normal8pt"/>
              <w:spacing w:after="0"/>
              <w:jc w:val="center"/>
              <w:rPr>
                <w:szCs w:val="16"/>
              </w:rPr>
            </w:pPr>
            <w:r w:rsidRPr="0019382D">
              <w:rPr>
                <w:szCs w:val="16"/>
              </w:rPr>
              <w:t>Numeric</w:t>
            </w:r>
          </w:p>
        </w:tc>
        <w:tc>
          <w:tcPr>
            <w:tcW w:w="990" w:type="dxa"/>
          </w:tcPr>
          <w:p w14:paraId="01FB406C" w14:textId="77777777" w:rsidR="00A3614D" w:rsidRPr="0019382D" w:rsidRDefault="00332A64" w:rsidP="00332A64">
            <w:pPr>
              <w:pStyle w:val="Normal8pt"/>
              <w:spacing w:after="0"/>
              <w:jc w:val="center"/>
              <w:rPr>
                <w:szCs w:val="16"/>
              </w:rPr>
            </w:pPr>
            <w:r>
              <w:rPr>
                <w:szCs w:val="16"/>
              </w:rPr>
              <w:t>7.3</w:t>
            </w:r>
          </w:p>
        </w:tc>
        <w:tc>
          <w:tcPr>
            <w:tcW w:w="900" w:type="dxa"/>
          </w:tcPr>
          <w:p w14:paraId="1EE326FC" w14:textId="77777777" w:rsidR="00A3614D" w:rsidRPr="0019382D" w:rsidRDefault="00A3614D" w:rsidP="00FB54E3">
            <w:pPr>
              <w:pStyle w:val="Normal8pt"/>
              <w:spacing w:after="0"/>
              <w:jc w:val="center"/>
              <w:rPr>
                <w:szCs w:val="16"/>
              </w:rPr>
            </w:pPr>
            <w:r w:rsidRPr="0019382D">
              <w:rPr>
                <w:szCs w:val="16"/>
              </w:rPr>
              <w:t>Yes</w:t>
            </w:r>
          </w:p>
        </w:tc>
        <w:tc>
          <w:tcPr>
            <w:tcW w:w="5949" w:type="dxa"/>
            <w:vAlign w:val="center"/>
          </w:tcPr>
          <w:p w14:paraId="0B5B4A6C" w14:textId="77777777" w:rsidR="00A3614D" w:rsidRPr="00C97BFA" w:rsidRDefault="00A3614D" w:rsidP="00C97BFA">
            <w:pPr>
              <w:pStyle w:val="Normal8pt"/>
              <w:spacing w:after="0"/>
              <w:ind w:hanging="49"/>
            </w:pPr>
            <w:r w:rsidRPr="00C97BFA">
              <w:t>Millage (Format: 999.99)</w:t>
            </w:r>
          </w:p>
        </w:tc>
      </w:tr>
      <w:tr w:rsidR="00A3614D" w:rsidRPr="009F5810" w14:paraId="2204C2C8" w14:textId="77777777" w:rsidTr="00C97BFA">
        <w:trPr>
          <w:cantSplit/>
          <w:jc w:val="center"/>
        </w:trPr>
        <w:tc>
          <w:tcPr>
            <w:tcW w:w="1647" w:type="dxa"/>
            <w:vAlign w:val="center"/>
          </w:tcPr>
          <w:p w14:paraId="472D6D02" w14:textId="77777777" w:rsidR="00A3614D" w:rsidRPr="00C97BFA" w:rsidRDefault="00A3614D" w:rsidP="00C97BFA">
            <w:pPr>
              <w:pStyle w:val="Normal8pt"/>
              <w:spacing w:after="0"/>
              <w:ind w:hanging="49"/>
            </w:pPr>
            <w:r w:rsidRPr="00C97BFA">
              <w:t>Flat_mill</w:t>
            </w:r>
          </w:p>
        </w:tc>
        <w:tc>
          <w:tcPr>
            <w:tcW w:w="900" w:type="dxa"/>
          </w:tcPr>
          <w:p w14:paraId="34BBCFC0" w14:textId="77777777" w:rsidR="00A3614D" w:rsidRPr="0019382D" w:rsidRDefault="00A3614D" w:rsidP="00FB54E3">
            <w:pPr>
              <w:pStyle w:val="Normal8pt"/>
              <w:spacing w:after="0"/>
              <w:jc w:val="center"/>
              <w:rPr>
                <w:szCs w:val="16"/>
              </w:rPr>
            </w:pPr>
            <w:r w:rsidRPr="0019382D">
              <w:rPr>
                <w:szCs w:val="16"/>
              </w:rPr>
              <w:t>Numeric</w:t>
            </w:r>
          </w:p>
        </w:tc>
        <w:tc>
          <w:tcPr>
            <w:tcW w:w="990" w:type="dxa"/>
          </w:tcPr>
          <w:p w14:paraId="241DD36A" w14:textId="77777777" w:rsidR="00A3614D" w:rsidRPr="0019382D" w:rsidRDefault="00A3614D" w:rsidP="00FB54E3">
            <w:pPr>
              <w:pStyle w:val="Normal8pt"/>
              <w:spacing w:after="0"/>
              <w:jc w:val="center"/>
              <w:rPr>
                <w:szCs w:val="16"/>
              </w:rPr>
            </w:pPr>
            <w:r w:rsidRPr="0019382D">
              <w:rPr>
                <w:szCs w:val="16"/>
              </w:rPr>
              <w:t>1</w:t>
            </w:r>
          </w:p>
        </w:tc>
        <w:tc>
          <w:tcPr>
            <w:tcW w:w="900" w:type="dxa"/>
          </w:tcPr>
          <w:p w14:paraId="27445B1B" w14:textId="77777777" w:rsidR="00A3614D" w:rsidRPr="0019382D" w:rsidRDefault="00A3614D" w:rsidP="00FB54E3">
            <w:pPr>
              <w:pStyle w:val="Normal8pt"/>
              <w:spacing w:after="0"/>
              <w:jc w:val="center"/>
              <w:rPr>
                <w:szCs w:val="16"/>
              </w:rPr>
            </w:pPr>
            <w:r w:rsidRPr="0019382D">
              <w:rPr>
                <w:szCs w:val="16"/>
              </w:rPr>
              <w:t>Yes</w:t>
            </w:r>
          </w:p>
        </w:tc>
        <w:tc>
          <w:tcPr>
            <w:tcW w:w="5949" w:type="dxa"/>
            <w:vAlign w:val="center"/>
          </w:tcPr>
          <w:p w14:paraId="0467ED3C" w14:textId="77777777" w:rsidR="00A3614D" w:rsidRPr="00C97BFA" w:rsidRDefault="00A3614D" w:rsidP="00C97BFA">
            <w:pPr>
              <w:pStyle w:val="Normal8pt"/>
              <w:spacing w:after="0"/>
              <w:ind w:hanging="49"/>
            </w:pPr>
            <w:r w:rsidRPr="00C97BFA">
              <w:t>Indicates flat fee (0=no flat fee, 1=flat fee used)</w:t>
            </w:r>
          </w:p>
        </w:tc>
      </w:tr>
      <w:tr w:rsidR="00FB54E3" w:rsidRPr="009F5810" w14:paraId="2CE97982" w14:textId="77777777" w:rsidTr="00C97BFA">
        <w:trPr>
          <w:cantSplit/>
          <w:trHeight w:val="111"/>
          <w:jc w:val="center"/>
        </w:trPr>
        <w:tc>
          <w:tcPr>
            <w:tcW w:w="1647" w:type="dxa"/>
            <w:vAlign w:val="center"/>
          </w:tcPr>
          <w:p w14:paraId="2BB13E09" w14:textId="77777777" w:rsidR="00FB54E3" w:rsidRPr="00C97BFA" w:rsidRDefault="00FB54E3" w:rsidP="00C97BFA">
            <w:pPr>
              <w:pStyle w:val="Normal8pt"/>
              <w:spacing w:after="0"/>
              <w:ind w:hanging="49"/>
            </w:pPr>
            <w:r w:rsidRPr="00C97BFA">
              <w:t>Flat_fee</w:t>
            </w:r>
          </w:p>
        </w:tc>
        <w:tc>
          <w:tcPr>
            <w:tcW w:w="900" w:type="dxa"/>
          </w:tcPr>
          <w:p w14:paraId="49A5AEC5" w14:textId="77777777" w:rsidR="00FB54E3" w:rsidRPr="00FB54E3" w:rsidRDefault="00FB54E3" w:rsidP="00FB54E3">
            <w:pPr>
              <w:pStyle w:val="Normal8pt"/>
              <w:spacing w:after="0"/>
              <w:jc w:val="center"/>
              <w:rPr>
                <w:szCs w:val="16"/>
              </w:rPr>
            </w:pPr>
            <w:r w:rsidRPr="00FB54E3">
              <w:rPr>
                <w:szCs w:val="16"/>
              </w:rPr>
              <w:t>Numeric</w:t>
            </w:r>
          </w:p>
        </w:tc>
        <w:tc>
          <w:tcPr>
            <w:tcW w:w="990" w:type="dxa"/>
          </w:tcPr>
          <w:p w14:paraId="742E8AB0" w14:textId="77777777" w:rsidR="00FB54E3" w:rsidRPr="00FB54E3" w:rsidRDefault="00FB54E3" w:rsidP="00FB54E3">
            <w:pPr>
              <w:pStyle w:val="Normal8pt"/>
              <w:spacing w:after="0"/>
              <w:jc w:val="center"/>
              <w:rPr>
                <w:szCs w:val="16"/>
              </w:rPr>
            </w:pPr>
            <w:r w:rsidRPr="00FB54E3">
              <w:rPr>
                <w:szCs w:val="16"/>
              </w:rPr>
              <w:t>6.2</w:t>
            </w:r>
          </w:p>
        </w:tc>
        <w:tc>
          <w:tcPr>
            <w:tcW w:w="900" w:type="dxa"/>
          </w:tcPr>
          <w:p w14:paraId="388B7AF3" w14:textId="77777777" w:rsidR="00FB54E3" w:rsidRPr="00FB54E3" w:rsidRDefault="00FB54E3" w:rsidP="00FB54E3">
            <w:pPr>
              <w:pStyle w:val="Normal8pt"/>
              <w:spacing w:after="0"/>
              <w:jc w:val="center"/>
              <w:rPr>
                <w:szCs w:val="16"/>
              </w:rPr>
            </w:pPr>
            <w:r w:rsidRPr="00FB54E3">
              <w:rPr>
                <w:szCs w:val="16"/>
              </w:rPr>
              <w:t>Yes</w:t>
            </w:r>
          </w:p>
        </w:tc>
        <w:tc>
          <w:tcPr>
            <w:tcW w:w="5949" w:type="dxa"/>
            <w:vAlign w:val="center"/>
          </w:tcPr>
          <w:p w14:paraId="59F87D3D" w14:textId="77777777" w:rsidR="00FB54E3" w:rsidRPr="00C97BFA" w:rsidRDefault="00FB54E3" w:rsidP="00C97BFA">
            <w:pPr>
              <w:pStyle w:val="Normal8pt"/>
              <w:spacing w:after="0"/>
              <w:ind w:hanging="49"/>
            </w:pPr>
            <w:r w:rsidRPr="00C97BFA">
              <w:t>Flat fee amount (format 999.99)</w:t>
            </w:r>
          </w:p>
        </w:tc>
      </w:tr>
      <w:tr w:rsidR="00FB54E3" w:rsidRPr="009F5810" w14:paraId="76537D78" w14:textId="77777777" w:rsidTr="00C97BFA">
        <w:trPr>
          <w:cantSplit/>
          <w:trHeight w:val="75"/>
          <w:jc w:val="center"/>
        </w:trPr>
        <w:tc>
          <w:tcPr>
            <w:tcW w:w="1647" w:type="dxa"/>
            <w:vAlign w:val="center"/>
          </w:tcPr>
          <w:p w14:paraId="13E73CBB" w14:textId="77777777" w:rsidR="00FB54E3" w:rsidRPr="00C97BFA" w:rsidRDefault="00FB54E3" w:rsidP="00C97BFA">
            <w:pPr>
              <w:pStyle w:val="Normal8pt"/>
              <w:spacing w:after="0"/>
              <w:ind w:hanging="49"/>
            </w:pPr>
            <w:r w:rsidRPr="00C97BFA">
              <w:t>Place_fips</w:t>
            </w:r>
          </w:p>
        </w:tc>
        <w:tc>
          <w:tcPr>
            <w:tcW w:w="900" w:type="dxa"/>
          </w:tcPr>
          <w:p w14:paraId="291196DF" w14:textId="77777777" w:rsidR="00FB54E3" w:rsidRPr="00FB54E3" w:rsidRDefault="00FB54E3" w:rsidP="00F17D32">
            <w:pPr>
              <w:pStyle w:val="Normal8pt"/>
              <w:spacing w:after="0"/>
              <w:jc w:val="center"/>
              <w:rPr>
                <w:szCs w:val="16"/>
              </w:rPr>
            </w:pPr>
            <w:r w:rsidRPr="00FB54E3">
              <w:rPr>
                <w:szCs w:val="16"/>
              </w:rPr>
              <w:t>Numeric</w:t>
            </w:r>
          </w:p>
        </w:tc>
        <w:tc>
          <w:tcPr>
            <w:tcW w:w="990" w:type="dxa"/>
          </w:tcPr>
          <w:p w14:paraId="22D5A0B0" w14:textId="77777777" w:rsidR="00FB54E3" w:rsidRPr="00FB54E3" w:rsidRDefault="00FB54E3" w:rsidP="00F17D32">
            <w:pPr>
              <w:pStyle w:val="Normal8pt"/>
              <w:spacing w:after="0"/>
              <w:jc w:val="center"/>
              <w:rPr>
                <w:szCs w:val="16"/>
              </w:rPr>
            </w:pPr>
            <w:r w:rsidRPr="00FB54E3">
              <w:rPr>
                <w:szCs w:val="16"/>
              </w:rPr>
              <w:t>5</w:t>
            </w:r>
          </w:p>
        </w:tc>
        <w:tc>
          <w:tcPr>
            <w:tcW w:w="900" w:type="dxa"/>
          </w:tcPr>
          <w:p w14:paraId="788231D6" w14:textId="77777777" w:rsidR="00FB54E3" w:rsidRPr="00FB54E3" w:rsidRDefault="00FB54E3" w:rsidP="00F17D32">
            <w:pPr>
              <w:pStyle w:val="Normal8pt"/>
              <w:spacing w:after="0"/>
              <w:jc w:val="center"/>
              <w:rPr>
                <w:szCs w:val="16"/>
              </w:rPr>
            </w:pPr>
            <w:r w:rsidRPr="00FB54E3">
              <w:rPr>
                <w:szCs w:val="16"/>
              </w:rPr>
              <w:t>Yes</w:t>
            </w:r>
          </w:p>
        </w:tc>
        <w:tc>
          <w:tcPr>
            <w:tcW w:w="5949" w:type="dxa"/>
            <w:vAlign w:val="center"/>
          </w:tcPr>
          <w:p w14:paraId="35BEDDE5" w14:textId="77777777" w:rsidR="00FB54E3" w:rsidRPr="00C97BFA" w:rsidRDefault="00FB54E3" w:rsidP="00C97BFA">
            <w:pPr>
              <w:pStyle w:val="Normal8pt"/>
              <w:spacing w:after="0"/>
              <w:ind w:hanging="49"/>
            </w:pPr>
            <w:r w:rsidRPr="00C97BFA">
              <w:t>FIPS Place Code of Ward or Municipality. (See FIPS Table)</w:t>
            </w:r>
          </w:p>
        </w:tc>
      </w:tr>
    </w:tbl>
    <w:p w14:paraId="7C015848" w14:textId="77777777" w:rsidR="006B677A" w:rsidRDefault="006B677A" w:rsidP="00774000">
      <w:pPr>
        <w:pStyle w:val="Text"/>
        <w:spacing w:after="0" w:line="240" w:lineRule="auto"/>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auto"/>
        </w:tblBorders>
        <w:tblLayout w:type="fixed"/>
        <w:tblLook w:val="0000" w:firstRow="0" w:lastRow="0" w:firstColumn="0" w:lastColumn="0" w:noHBand="0" w:noVBand="0"/>
      </w:tblPr>
      <w:tblGrid>
        <w:gridCol w:w="1646"/>
        <w:gridCol w:w="900"/>
        <w:gridCol w:w="990"/>
        <w:gridCol w:w="900"/>
        <w:gridCol w:w="5947"/>
      </w:tblGrid>
      <w:tr w:rsidR="00A3614D" w:rsidRPr="004943A3" w14:paraId="7A9C3960" w14:textId="77777777" w:rsidTr="00C97BFA">
        <w:trPr>
          <w:cantSplit/>
          <w:tblHeader/>
          <w:jc w:val="center"/>
        </w:trPr>
        <w:tc>
          <w:tcPr>
            <w:tcW w:w="10383" w:type="dxa"/>
            <w:gridSpan w:val="5"/>
            <w:tcBorders>
              <w:bottom w:val="single" w:sz="6" w:space="0" w:color="000000"/>
            </w:tcBorders>
            <w:shd w:val="clear" w:color="auto" w:fill="BFBFBF"/>
            <w:vAlign w:val="center"/>
          </w:tcPr>
          <w:p w14:paraId="5AA4AD61" w14:textId="77777777" w:rsidR="00A3614D" w:rsidRPr="00680B00" w:rsidRDefault="00A3614D" w:rsidP="00420421">
            <w:pPr>
              <w:pStyle w:val="Text"/>
              <w:keepNext/>
              <w:spacing w:after="0" w:line="240" w:lineRule="auto"/>
              <w:jc w:val="center"/>
              <w:rPr>
                <w:b/>
                <w:sz w:val="16"/>
                <w:szCs w:val="16"/>
              </w:rPr>
            </w:pPr>
            <w:r w:rsidRPr="00680B00">
              <w:rPr>
                <w:b/>
                <w:sz w:val="16"/>
                <w:szCs w:val="16"/>
              </w:rPr>
              <w:t>Parcel Information (Parcel.txt) (Required)</w:t>
            </w:r>
          </w:p>
        </w:tc>
      </w:tr>
      <w:tr w:rsidR="00A3614D" w:rsidRPr="004943A3" w14:paraId="7A9FCF5F" w14:textId="77777777" w:rsidTr="00C97BFA">
        <w:trPr>
          <w:cantSplit/>
          <w:tblHeader/>
          <w:jc w:val="center"/>
        </w:trPr>
        <w:tc>
          <w:tcPr>
            <w:tcW w:w="1646" w:type="dxa"/>
            <w:tcBorders>
              <w:top w:val="single" w:sz="6" w:space="0" w:color="000000"/>
              <w:bottom w:val="single" w:sz="6" w:space="0" w:color="auto"/>
            </w:tcBorders>
            <w:shd w:val="clear" w:color="auto" w:fill="BFBFBF"/>
            <w:vAlign w:val="center"/>
          </w:tcPr>
          <w:p w14:paraId="56522198" w14:textId="77777777" w:rsidR="00A3614D" w:rsidRPr="00F0581B" w:rsidRDefault="00A3614D" w:rsidP="00420421">
            <w:pPr>
              <w:keepNext/>
              <w:jc w:val="center"/>
              <w:rPr>
                <w:b/>
                <w:bCs/>
                <w:kern w:val="2"/>
                <w:sz w:val="16"/>
                <w:szCs w:val="16"/>
              </w:rPr>
            </w:pPr>
            <w:r w:rsidRPr="00F0581B">
              <w:rPr>
                <w:b/>
                <w:bCs/>
                <w:kern w:val="2"/>
                <w:sz w:val="16"/>
                <w:szCs w:val="16"/>
              </w:rPr>
              <w:t>Field Name</w:t>
            </w:r>
          </w:p>
        </w:tc>
        <w:tc>
          <w:tcPr>
            <w:tcW w:w="900" w:type="dxa"/>
            <w:tcBorders>
              <w:top w:val="single" w:sz="6" w:space="0" w:color="000000"/>
              <w:bottom w:val="single" w:sz="6" w:space="0" w:color="auto"/>
            </w:tcBorders>
            <w:shd w:val="clear" w:color="auto" w:fill="BFBFBF"/>
            <w:vAlign w:val="center"/>
          </w:tcPr>
          <w:p w14:paraId="27DF98AA" w14:textId="77777777" w:rsidR="00A3614D" w:rsidRPr="00420421" w:rsidRDefault="00A3614D" w:rsidP="00C97BFA">
            <w:pPr>
              <w:ind w:left="-108" w:right="-108"/>
              <w:jc w:val="center"/>
              <w:rPr>
                <w:b/>
                <w:bCs/>
                <w:kern w:val="2"/>
                <w:sz w:val="16"/>
              </w:rPr>
            </w:pPr>
            <w:r w:rsidRPr="00420421">
              <w:rPr>
                <w:b/>
                <w:bCs/>
                <w:kern w:val="2"/>
                <w:sz w:val="16"/>
              </w:rPr>
              <w:t>Field Type</w:t>
            </w:r>
          </w:p>
        </w:tc>
        <w:tc>
          <w:tcPr>
            <w:tcW w:w="990" w:type="dxa"/>
            <w:tcBorders>
              <w:top w:val="single" w:sz="6" w:space="0" w:color="000000"/>
              <w:bottom w:val="single" w:sz="6" w:space="0" w:color="auto"/>
            </w:tcBorders>
            <w:shd w:val="clear" w:color="auto" w:fill="BFBFBF"/>
            <w:vAlign w:val="center"/>
          </w:tcPr>
          <w:p w14:paraId="47F0806F" w14:textId="77777777" w:rsidR="00A3614D" w:rsidRPr="00420421" w:rsidRDefault="00A3614D" w:rsidP="00C97BFA">
            <w:pPr>
              <w:pStyle w:val="Heading5"/>
              <w:keepNext w:val="0"/>
              <w:ind w:left="-108" w:right="-108"/>
              <w:rPr>
                <w:bCs/>
                <w:kern w:val="2"/>
                <w:lang w:val="en-US" w:eastAsia="en-US"/>
              </w:rPr>
            </w:pPr>
            <w:r w:rsidRPr="00420421">
              <w:rPr>
                <w:bCs/>
                <w:kern w:val="2"/>
                <w:lang w:val="en-US" w:eastAsia="en-US"/>
              </w:rPr>
              <w:t>Field Length</w:t>
            </w:r>
          </w:p>
        </w:tc>
        <w:tc>
          <w:tcPr>
            <w:tcW w:w="900" w:type="dxa"/>
            <w:tcBorders>
              <w:top w:val="single" w:sz="6" w:space="0" w:color="000000"/>
              <w:bottom w:val="single" w:sz="6" w:space="0" w:color="auto"/>
            </w:tcBorders>
            <w:shd w:val="clear" w:color="auto" w:fill="BFBFBF"/>
            <w:vAlign w:val="center"/>
          </w:tcPr>
          <w:p w14:paraId="707BF185" w14:textId="77777777" w:rsidR="00A3614D" w:rsidRPr="00420421" w:rsidRDefault="00A3614D" w:rsidP="00C97BFA">
            <w:pPr>
              <w:pStyle w:val="Heading3"/>
              <w:keepNext w:val="0"/>
              <w:ind w:left="-108" w:right="-108"/>
              <w:rPr>
                <w:bCs/>
                <w:i w:val="0"/>
                <w:kern w:val="2"/>
                <w:sz w:val="16"/>
                <w:lang w:val="en-US" w:eastAsia="en-US"/>
              </w:rPr>
            </w:pPr>
            <w:r w:rsidRPr="00420421">
              <w:rPr>
                <w:bCs/>
                <w:i w:val="0"/>
                <w:kern w:val="2"/>
                <w:sz w:val="16"/>
                <w:lang w:val="en-US" w:eastAsia="en-US"/>
              </w:rPr>
              <w:t>Required</w:t>
            </w:r>
          </w:p>
        </w:tc>
        <w:tc>
          <w:tcPr>
            <w:tcW w:w="5947" w:type="dxa"/>
            <w:tcBorders>
              <w:top w:val="single" w:sz="6" w:space="0" w:color="000000"/>
              <w:bottom w:val="single" w:sz="6" w:space="0" w:color="auto"/>
            </w:tcBorders>
            <w:shd w:val="clear" w:color="auto" w:fill="BFBFBF"/>
            <w:vAlign w:val="center"/>
          </w:tcPr>
          <w:p w14:paraId="5DED7B4B" w14:textId="77777777" w:rsidR="00A3614D" w:rsidRPr="00631A45" w:rsidRDefault="00A3614D" w:rsidP="00420421">
            <w:pPr>
              <w:pStyle w:val="Heading3"/>
              <w:rPr>
                <w:i w:val="0"/>
                <w:kern w:val="2"/>
                <w:sz w:val="16"/>
                <w:szCs w:val="16"/>
                <w:lang w:val="en-US" w:eastAsia="en-US"/>
              </w:rPr>
            </w:pPr>
            <w:r w:rsidRPr="00631A45">
              <w:rPr>
                <w:i w:val="0"/>
                <w:kern w:val="2"/>
                <w:sz w:val="16"/>
                <w:szCs w:val="16"/>
                <w:lang w:val="en-US" w:eastAsia="en-US"/>
              </w:rPr>
              <w:t>Comments</w:t>
            </w:r>
          </w:p>
        </w:tc>
      </w:tr>
      <w:tr w:rsidR="00383D3A" w:rsidRPr="004943A3" w14:paraId="131EE23C" w14:textId="77777777" w:rsidTr="008F69BE">
        <w:trPr>
          <w:cantSplit/>
          <w:jc w:val="center"/>
        </w:trPr>
        <w:tc>
          <w:tcPr>
            <w:tcW w:w="1646" w:type="dxa"/>
            <w:tcBorders>
              <w:top w:val="single" w:sz="6" w:space="0" w:color="auto"/>
            </w:tcBorders>
            <w:vAlign w:val="center"/>
          </w:tcPr>
          <w:p w14:paraId="5FE37BA0" w14:textId="77777777" w:rsidR="00383D3A" w:rsidRPr="00C97BFA" w:rsidRDefault="00383D3A" w:rsidP="00C97BFA">
            <w:pPr>
              <w:pStyle w:val="Normal8pt"/>
              <w:spacing w:after="0"/>
              <w:ind w:hanging="49"/>
            </w:pPr>
            <w:r w:rsidRPr="00C97BFA">
              <w:t>tax_year</w:t>
            </w:r>
          </w:p>
        </w:tc>
        <w:tc>
          <w:tcPr>
            <w:tcW w:w="900" w:type="dxa"/>
            <w:tcBorders>
              <w:top w:val="single" w:sz="6" w:space="0" w:color="auto"/>
            </w:tcBorders>
            <w:vAlign w:val="center"/>
          </w:tcPr>
          <w:p w14:paraId="350A9CBE" w14:textId="77777777" w:rsidR="00383D3A" w:rsidRPr="00B06C94" w:rsidRDefault="00383D3A" w:rsidP="008F69BE">
            <w:pPr>
              <w:autoSpaceDE w:val="0"/>
              <w:autoSpaceDN w:val="0"/>
              <w:adjustRightInd w:val="0"/>
              <w:jc w:val="center"/>
              <w:rPr>
                <w:rFonts w:eastAsia="Calibri"/>
                <w:kern w:val="2"/>
                <w:sz w:val="16"/>
                <w:szCs w:val="16"/>
              </w:rPr>
            </w:pPr>
            <w:r w:rsidRPr="00B06C94">
              <w:rPr>
                <w:rFonts w:eastAsia="Calibri"/>
                <w:kern w:val="2"/>
                <w:sz w:val="16"/>
                <w:szCs w:val="16"/>
              </w:rPr>
              <w:t>Numeric</w:t>
            </w:r>
          </w:p>
        </w:tc>
        <w:tc>
          <w:tcPr>
            <w:tcW w:w="990" w:type="dxa"/>
            <w:tcBorders>
              <w:top w:val="single" w:sz="6" w:space="0" w:color="auto"/>
            </w:tcBorders>
            <w:vAlign w:val="center"/>
          </w:tcPr>
          <w:p w14:paraId="732BE2E9" w14:textId="77777777" w:rsidR="00383D3A" w:rsidRPr="00B06C94" w:rsidRDefault="00383D3A" w:rsidP="008F69BE">
            <w:pPr>
              <w:autoSpaceDE w:val="0"/>
              <w:autoSpaceDN w:val="0"/>
              <w:adjustRightInd w:val="0"/>
              <w:jc w:val="center"/>
              <w:rPr>
                <w:rFonts w:eastAsia="Calibri"/>
                <w:kern w:val="2"/>
                <w:sz w:val="16"/>
                <w:szCs w:val="16"/>
              </w:rPr>
            </w:pPr>
            <w:r w:rsidRPr="00B06C94">
              <w:rPr>
                <w:rFonts w:eastAsia="Calibri"/>
                <w:kern w:val="2"/>
                <w:sz w:val="16"/>
                <w:szCs w:val="16"/>
              </w:rPr>
              <w:t>4</w:t>
            </w:r>
          </w:p>
        </w:tc>
        <w:tc>
          <w:tcPr>
            <w:tcW w:w="900" w:type="dxa"/>
            <w:tcBorders>
              <w:top w:val="single" w:sz="6" w:space="0" w:color="auto"/>
            </w:tcBorders>
            <w:vAlign w:val="center"/>
          </w:tcPr>
          <w:p w14:paraId="75AD0631" w14:textId="77777777" w:rsidR="00383D3A" w:rsidRPr="00B06C94" w:rsidRDefault="00383D3A" w:rsidP="008F69BE">
            <w:pPr>
              <w:autoSpaceDE w:val="0"/>
              <w:autoSpaceDN w:val="0"/>
              <w:adjustRightInd w:val="0"/>
              <w:jc w:val="center"/>
              <w:rPr>
                <w:rFonts w:eastAsia="Calibri"/>
                <w:kern w:val="2"/>
                <w:sz w:val="16"/>
                <w:szCs w:val="16"/>
              </w:rPr>
            </w:pPr>
            <w:r w:rsidRPr="00B06C94">
              <w:rPr>
                <w:rFonts w:eastAsia="Calibri"/>
                <w:kern w:val="2"/>
                <w:sz w:val="16"/>
                <w:szCs w:val="16"/>
              </w:rPr>
              <w:t>Yes</w:t>
            </w:r>
          </w:p>
        </w:tc>
        <w:tc>
          <w:tcPr>
            <w:tcW w:w="5947" w:type="dxa"/>
            <w:tcBorders>
              <w:top w:val="single" w:sz="6" w:space="0" w:color="auto"/>
            </w:tcBorders>
            <w:vAlign w:val="center"/>
          </w:tcPr>
          <w:p w14:paraId="09D38841" w14:textId="77777777" w:rsidR="00383D3A" w:rsidRPr="00C97BFA" w:rsidRDefault="00383D3A" w:rsidP="00C97BFA">
            <w:pPr>
              <w:pStyle w:val="Normal8pt"/>
              <w:spacing w:after="0"/>
              <w:ind w:hanging="49"/>
            </w:pPr>
            <w:r w:rsidRPr="00C97BFA">
              <w:t>Tax year submitting (ex. 1999, 2000)</w:t>
            </w:r>
          </w:p>
        </w:tc>
      </w:tr>
      <w:tr w:rsidR="00A3614D" w:rsidRPr="004943A3" w14:paraId="5F0F7E55" w14:textId="77777777" w:rsidTr="008F69BE">
        <w:trPr>
          <w:cantSplit/>
          <w:jc w:val="center"/>
        </w:trPr>
        <w:tc>
          <w:tcPr>
            <w:tcW w:w="1646" w:type="dxa"/>
          </w:tcPr>
          <w:p w14:paraId="22D9C940" w14:textId="77777777" w:rsidR="00A3614D" w:rsidRPr="004943A3" w:rsidRDefault="00A3614D" w:rsidP="00C97BFA">
            <w:pPr>
              <w:pStyle w:val="Normal8pt"/>
              <w:spacing w:after="0"/>
              <w:ind w:hanging="49"/>
            </w:pPr>
            <w:r w:rsidRPr="004943A3">
              <w:t>FIPS</w:t>
            </w:r>
            <w:r w:rsidR="00F17D32" w:rsidRPr="00C97BFA">
              <w:t>_</w:t>
            </w:r>
            <w:r w:rsidRPr="004943A3">
              <w:t>code</w:t>
            </w:r>
          </w:p>
        </w:tc>
        <w:tc>
          <w:tcPr>
            <w:tcW w:w="900" w:type="dxa"/>
            <w:vAlign w:val="center"/>
          </w:tcPr>
          <w:p w14:paraId="180A7199" w14:textId="77777777" w:rsidR="00A3614D" w:rsidRPr="004943A3" w:rsidRDefault="00A3614D" w:rsidP="008F69BE">
            <w:pPr>
              <w:jc w:val="center"/>
              <w:rPr>
                <w:kern w:val="2"/>
                <w:sz w:val="16"/>
              </w:rPr>
            </w:pPr>
            <w:r w:rsidRPr="004943A3">
              <w:rPr>
                <w:kern w:val="2"/>
                <w:sz w:val="16"/>
              </w:rPr>
              <w:t>Numeric</w:t>
            </w:r>
          </w:p>
        </w:tc>
        <w:tc>
          <w:tcPr>
            <w:tcW w:w="990" w:type="dxa"/>
            <w:vAlign w:val="center"/>
          </w:tcPr>
          <w:p w14:paraId="63B4A9C9" w14:textId="77777777" w:rsidR="00A3614D" w:rsidRPr="004943A3" w:rsidRDefault="00A3614D" w:rsidP="008F69BE">
            <w:pPr>
              <w:jc w:val="center"/>
              <w:rPr>
                <w:kern w:val="2"/>
                <w:sz w:val="16"/>
              </w:rPr>
            </w:pPr>
            <w:r w:rsidRPr="004943A3">
              <w:rPr>
                <w:kern w:val="2"/>
                <w:sz w:val="16"/>
              </w:rPr>
              <w:t>5</w:t>
            </w:r>
          </w:p>
        </w:tc>
        <w:tc>
          <w:tcPr>
            <w:tcW w:w="900" w:type="dxa"/>
            <w:vAlign w:val="center"/>
          </w:tcPr>
          <w:p w14:paraId="24E26E7F" w14:textId="77777777" w:rsidR="00A3614D" w:rsidRPr="004943A3" w:rsidRDefault="00A3614D" w:rsidP="008F69BE">
            <w:pPr>
              <w:jc w:val="center"/>
              <w:rPr>
                <w:kern w:val="2"/>
                <w:sz w:val="16"/>
              </w:rPr>
            </w:pPr>
            <w:r w:rsidRPr="004943A3">
              <w:rPr>
                <w:kern w:val="2"/>
                <w:sz w:val="16"/>
              </w:rPr>
              <w:t>Yes</w:t>
            </w:r>
          </w:p>
        </w:tc>
        <w:tc>
          <w:tcPr>
            <w:tcW w:w="5947" w:type="dxa"/>
          </w:tcPr>
          <w:p w14:paraId="1DB5B5E3" w14:textId="77777777" w:rsidR="00A3614D" w:rsidRPr="004943A3" w:rsidRDefault="00A3614D" w:rsidP="00C97BFA">
            <w:pPr>
              <w:pStyle w:val="Normal8pt"/>
              <w:spacing w:after="0"/>
              <w:ind w:hanging="49"/>
            </w:pPr>
            <w:r w:rsidRPr="004943A3">
              <w:t>Parish identification number. (See FIPS table.)</w:t>
            </w:r>
          </w:p>
        </w:tc>
      </w:tr>
      <w:tr w:rsidR="00A3614D" w:rsidRPr="004943A3" w14:paraId="08F1031C" w14:textId="77777777" w:rsidTr="008F69BE">
        <w:trPr>
          <w:cantSplit/>
          <w:jc w:val="center"/>
        </w:trPr>
        <w:tc>
          <w:tcPr>
            <w:tcW w:w="1646" w:type="dxa"/>
            <w:vAlign w:val="center"/>
          </w:tcPr>
          <w:p w14:paraId="706E7DE9" w14:textId="77777777" w:rsidR="00A3614D" w:rsidRPr="004943A3" w:rsidRDefault="00A3614D" w:rsidP="008F69BE">
            <w:pPr>
              <w:pStyle w:val="Normal8pt"/>
              <w:spacing w:after="0"/>
              <w:ind w:hanging="49"/>
            </w:pPr>
            <w:r w:rsidRPr="004943A3">
              <w:t>Assessment</w:t>
            </w:r>
            <w:r w:rsidR="00F17D32" w:rsidRPr="00C97BFA">
              <w:t>_</w:t>
            </w:r>
            <w:r w:rsidRPr="004943A3">
              <w:t>no</w:t>
            </w:r>
          </w:p>
        </w:tc>
        <w:tc>
          <w:tcPr>
            <w:tcW w:w="900" w:type="dxa"/>
            <w:vAlign w:val="center"/>
          </w:tcPr>
          <w:p w14:paraId="59E13739" w14:textId="77777777" w:rsidR="00A3614D" w:rsidRPr="004943A3" w:rsidRDefault="00A3614D" w:rsidP="008F69BE">
            <w:pPr>
              <w:jc w:val="center"/>
              <w:rPr>
                <w:kern w:val="2"/>
                <w:sz w:val="16"/>
              </w:rPr>
            </w:pPr>
            <w:r w:rsidRPr="004943A3">
              <w:rPr>
                <w:kern w:val="2"/>
                <w:sz w:val="16"/>
              </w:rPr>
              <w:t>Character</w:t>
            </w:r>
          </w:p>
        </w:tc>
        <w:tc>
          <w:tcPr>
            <w:tcW w:w="990" w:type="dxa"/>
            <w:vAlign w:val="center"/>
          </w:tcPr>
          <w:p w14:paraId="30106EFC" w14:textId="77777777" w:rsidR="00A3614D" w:rsidRPr="004943A3" w:rsidRDefault="00A3614D" w:rsidP="008F69BE">
            <w:pPr>
              <w:jc w:val="center"/>
              <w:rPr>
                <w:kern w:val="2"/>
                <w:sz w:val="16"/>
              </w:rPr>
            </w:pPr>
            <w:r w:rsidRPr="004943A3">
              <w:rPr>
                <w:kern w:val="2"/>
                <w:sz w:val="16"/>
              </w:rPr>
              <w:t>20</w:t>
            </w:r>
          </w:p>
        </w:tc>
        <w:tc>
          <w:tcPr>
            <w:tcW w:w="900" w:type="dxa"/>
            <w:vAlign w:val="center"/>
          </w:tcPr>
          <w:p w14:paraId="017E74E5" w14:textId="77777777" w:rsidR="00A3614D" w:rsidRPr="004943A3" w:rsidRDefault="00A3614D" w:rsidP="008F69BE">
            <w:pPr>
              <w:jc w:val="center"/>
              <w:rPr>
                <w:kern w:val="2"/>
                <w:sz w:val="16"/>
              </w:rPr>
            </w:pPr>
            <w:r w:rsidRPr="004943A3">
              <w:rPr>
                <w:kern w:val="2"/>
                <w:sz w:val="16"/>
              </w:rPr>
              <w:t>Yes</w:t>
            </w:r>
          </w:p>
        </w:tc>
        <w:tc>
          <w:tcPr>
            <w:tcW w:w="5947" w:type="dxa"/>
          </w:tcPr>
          <w:p w14:paraId="6B572345" w14:textId="77777777" w:rsidR="00A3614D" w:rsidRPr="004943A3" w:rsidRDefault="00A3614D" w:rsidP="00C97BFA">
            <w:pPr>
              <w:pStyle w:val="Normal8pt"/>
              <w:spacing w:after="0"/>
              <w:ind w:hanging="49"/>
            </w:pPr>
            <w:r w:rsidRPr="004943A3">
              <w:t>Assessment number.</w:t>
            </w:r>
          </w:p>
        </w:tc>
      </w:tr>
      <w:tr w:rsidR="00A3614D" w:rsidRPr="004943A3" w14:paraId="373EE5A3" w14:textId="77777777" w:rsidTr="008F69BE">
        <w:trPr>
          <w:cantSplit/>
          <w:trHeight w:val="363"/>
          <w:jc w:val="center"/>
        </w:trPr>
        <w:tc>
          <w:tcPr>
            <w:tcW w:w="1646" w:type="dxa"/>
            <w:vAlign w:val="center"/>
          </w:tcPr>
          <w:p w14:paraId="2110FD8D" w14:textId="77777777" w:rsidR="00A3614D" w:rsidRPr="004943A3" w:rsidRDefault="00A3614D" w:rsidP="008F69BE">
            <w:pPr>
              <w:pStyle w:val="Normal8pt"/>
              <w:spacing w:after="0"/>
              <w:ind w:hanging="49"/>
            </w:pPr>
            <w:r w:rsidRPr="004943A3">
              <w:t>Parcel</w:t>
            </w:r>
            <w:r w:rsidR="00F17D32" w:rsidRPr="00C97BFA">
              <w:t>_</w:t>
            </w:r>
            <w:r w:rsidRPr="004943A3">
              <w:t>no</w:t>
            </w:r>
          </w:p>
        </w:tc>
        <w:tc>
          <w:tcPr>
            <w:tcW w:w="900" w:type="dxa"/>
            <w:vAlign w:val="center"/>
          </w:tcPr>
          <w:p w14:paraId="23DBBC6D" w14:textId="77777777" w:rsidR="00A3614D" w:rsidRPr="004943A3" w:rsidRDefault="00A3614D" w:rsidP="008F69BE">
            <w:pPr>
              <w:jc w:val="center"/>
              <w:rPr>
                <w:kern w:val="2"/>
                <w:sz w:val="16"/>
              </w:rPr>
            </w:pPr>
            <w:r w:rsidRPr="004943A3">
              <w:rPr>
                <w:kern w:val="2"/>
                <w:sz w:val="16"/>
              </w:rPr>
              <w:t>Character</w:t>
            </w:r>
          </w:p>
        </w:tc>
        <w:tc>
          <w:tcPr>
            <w:tcW w:w="990" w:type="dxa"/>
            <w:vAlign w:val="center"/>
          </w:tcPr>
          <w:p w14:paraId="3FD86FE6" w14:textId="77777777" w:rsidR="00A3614D" w:rsidRPr="004943A3" w:rsidRDefault="00A3614D" w:rsidP="008F69BE">
            <w:pPr>
              <w:jc w:val="center"/>
              <w:rPr>
                <w:kern w:val="2"/>
                <w:sz w:val="16"/>
              </w:rPr>
            </w:pPr>
            <w:r w:rsidRPr="004943A3">
              <w:rPr>
                <w:kern w:val="2"/>
                <w:sz w:val="16"/>
              </w:rPr>
              <w:t>20</w:t>
            </w:r>
          </w:p>
        </w:tc>
        <w:tc>
          <w:tcPr>
            <w:tcW w:w="900" w:type="dxa"/>
            <w:vAlign w:val="center"/>
          </w:tcPr>
          <w:p w14:paraId="6D499D46" w14:textId="77777777" w:rsidR="00A3614D" w:rsidRPr="004943A3" w:rsidRDefault="00A3614D" w:rsidP="008F69BE">
            <w:pPr>
              <w:jc w:val="center"/>
              <w:rPr>
                <w:kern w:val="2"/>
                <w:sz w:val="16"/>
              </w:rPr>
            </w:pPr>
            <w:r w:rsidRPr="004943A3">
              <w:rPr>
                <w:kern w:val="2"/>
                <w:sz w:val="16"/>
              </w:rPr>
              <w:t>Yes</w:t>
            </w:r>
          </w:p>
        </w:tc>
        <w:tc>
          <w:tcPr>
            <w:tcW w:w="5947" w:type="dxa"/>
          </w:tcPr>
          <w:p w14:paraId="3C2374A6" w14:textId="77777777" w:rsidR="00A3614D" w:rsidRPr="004943A3" w:rsidRDefault="00A3614D" w:rsidP="00C97BFA">
            <w:pPr>
              <w:pStyle w:val="Normal8pt"/>
              <w:spacing w:after="0"/>
              <w:ind w:hanging="49"/>
            </w:pPr>
            <w:r w:rsidRPr="004943A3">
              <w:t>Parcel Identification Number (PIN). (If your system currently does not support PINs use the assessment number as the PIN.)</w:t>
            </w:r>
          </w:p>
        </w:tc>
      </w:tr>
      <w:tr w:rsidR="00A3614D" w:rsidRPr="004943A3" w14:paraId="5D39D5D0" w14:textId="77777777" w:rsidTr="008F69BE">
        <w:trPr>
          <w:cantSplit/>
          <w:jc w:val="center"/>
        </w:trPr>
        <w:tc>
          <w:tcPr>
            <w:tcW w:w="1646" w:type="dxa"/>
            <w:vAlign w:val="center"/>
          </w:tcPr>
          <w:p w14:paraId="02FC762F" w14:textId="77777777" w:rsidR="00A3614D" w:rsidRPr="004943A3" w:rsidRDefault="00A3614D" w:rsidP="008F69BE">
            <w:pPr>
              <w:pStyle w:val="Normal8pt"/>
              <w:spacing w:after="0"/>
              <w:ind w:hanging="49"/>
            </w:pPr>
            <w:r w:rsidRPr="004943A3">
              <w:t>Town</w:t>
            </w:r>
            <w:r w:rsidR="00F17D32" w:rsidRPr="00C97BFA">
              <w:t>_</w:t>
            </w:r>
            <w:r w:rsidRPr="004943A3">
              <w:t>range</w:t>
            </w:r>
          </w:p>
        </w:tc>
        <w:tc>
          <w:tcPr>
            <w:tcW w:w="900" w:type="dxa"/>
            <w:vAlign w:val="center"/>
          </w:tcPr>
          <w:p w14:paraId="2A4EA5FE" w14:textId="77777777" w:rsidR="00A3614D" w:rsidRPr="004943A3" w:rsidRDefault="00A3614D" w:rsidP="008F69BE">
            <w:pPr>
              <w:jc w:val="center"/>
              <w:rPr>
                <w:kern w:val="2"/>
                <w:sz w:val="16"/>
              </w:rPr>
            </w:pPr>
            <w:r w:rsidRPr="004943A3">
              <w:rPr>
                <w:kern w:val="2"/>
                <w:sz w:val="16"/>
              </w:rPr>
              <w:t>Character</w:t>
            </w:r>
          </w:p>
        </w:tc>
        <w:tc>
          <w:tcPr>
            <w:tcW w:w="990" w:type="dxa"/>
            <w:vAlign w:val="center"/>
          </w:tcPr>
          <w:p w14:paraId="2642CE9B" w14:textId="77777777" w:rsidR="00A3614D" w:rsidRPr="004943A3" w:rsidRDefault="00A3614D" w:rsidP="008F69BE">
            <w:pPr>
              <w:jc w:val="center"/>
              <w:rPr>
                <w:kern w:val="2"/>
                <w:sz w:val="16"/>
              </w:rPr>
            </w:pPr>
            <w:r w:rsidRPr="004943A3">
              <w:rPr>
                <w:kern w:val="2"/>
                <w:sz w:val="16"/>
              </w:rPr>
              <w:t>7</w:t>
            </w:r>
          </w:p>
        </w:tc>
        <w:tc>
          <w:tcPr>
            <w:tcW w:w="900" w:type="dxa"/>
            <w:vAlign w:val="center"/>
          </w:tcPr>
          <w:p w14:paraId="6BFCC5CE" w14:textId="77777777" w:rsidR="00A3614D" w:rsidRPr="004943A3" w:rsidRDefault="00A3614D" w:rsidP="008F69BE">
            <w:pPr>
              <w:jc w:val="center"/>
              <w:rPr>
                <w:kern w:val="2"/>
                <w:sz w:val="16"/>
              </w:rPr>
            </w:pPr>
            <w:r w:rsidRPr="004943A3">
              <w:rPr>
                <w:kern w:val="2"/>
                <w:sz w:val="16"/>
              </w:rPr>
              <w:t>No</w:t>
            </w:r>
          </w:p>
        </w:tc>
        <w:tc>
          <w:tcPr>
            <w:tcW w:w="5947" w:type="dxa"/>
          </w:tcPr>
          <w:p w14:paraId="5B3D6433" w14:textId="77777777" w:rsidR="00A3614D" w:rsidRPr="004943A3" w:rsidRDefault="00A3614D" w:rsidP="00C97BFA">
            <w:pPr>
              <w:pStyle w:val="Normal8pt"/>
              <w:spacing w:after="0"/>
              <w:ind w:hanging="49"/>
            </w:pPr>
            <w:r w:rsidRPr="004943A3">
              <w:t>Township/Range. (Format: T7S-R8E)</w:t>
            </w:r>
          </w:p>
        </w:tc>
      </w:tr>
      <w:tr w:rsidR="00A3614D" w:rsidRPr="004943A3" w14:paraId="11F57A89" w14:textId="77777777" w:rsidTr="008F69BE">
        <w:trPr>
          <w:cantSplit/>
          <w:jc w:val="center"/>
        </w:trPr>
        <w:tc>
          <w:tcPr>
            <w:tcW w:w="1646" w:type="dxa"/>
            <w:vAlign w:val="center"/>
          </w:tcPr>
          <w:p w14:paraId="0ECC6BE0" w14:textId="77777777" w:rsidR="00A3614D" w:rsidRPr="004943A3" w:rsidRDefault="00A3614D" w:rsidP="008F69BE">
            <w:pPr>
              <w:pStyle w:val="Normal8pt"/>
              <w:spacing w:after="0"/>
              <w:ind w:hanging="49"/>
            </w:pPr>
            <w:r w:rsidRPr="004943A3">
              <w:t>Section</w:t>
            </w:r>
            <w:r w:rsidR="00F17D32" w:rsidRPr="00C97BFA">
              <w:t>_</w:t>
            </w:r>
            <w:r w:rsidRPr="004943A3">
              <w:t>no</w:t>
            </w:r>
          </w:p>
        </w:tc>
        <w:tc>
          <w:tcPr>
            <w:tcW w:w="900" w:type="dxa"/>
            <w:vAlign w:val="center"/>
          </w:tcPr>
          <w:p w14:paraId="535325A6" w14:textId="77777777" w:rsidR="00A3614D" w:rsidRPr="004943A3" w:rsidRDefault="00A3614D" w:rsidP="008F69BE">
            <w:pPr>
              <w:jc w:val="center"/>
              <w:rPr>
                <w:kern w:val="2"/>
                <w:sz w:val="16"/>
              </w:rPr>
            </w:pPr>
            <w:r w:rsidRPr="004943A3">
              <w:rPr>
                <w:kern w:val="2"/>
                <w:sz w:val="16"/>
              </w:rPr>
              <w:t>Numeric</w:t>
            </w:r>
          </w:p>
        </w:tc>
        <w:tc>
          <w:tcPr>
            <w:tcW w:w="990" w:type="dxa"/>
            <w:vAlign w:val="center"/>
          </w:tcPr>
          <w:p w14:paraId="37D830C4" w14:textId="77777777" w:rsidR="00A3614D" w:rsidRPr="004943A3" w:rsidRDefault="00A3614D" w:rsidP="008F69BE">
            <w:pPr>
              <w:jc w:val="center"/>
              <w:rPr>
                <w:kern w:val="2"/>
                <w:sz w:val="16"/>
              </w:rPr>
            </w:pPr>
            <w:r w:rsidRPr="004943A3">
              <w:rPr>
                <w:kern w:val="2"/>
                <w:sz w:val="16"/>
              </w:rPr>
              <w:t>3</w:t>
            </w:r>
          </w:p>
        </w:tc>
        <w:tc>
          <w:tcPr>
            <w:tcW w:w="900" w:type="dxa"/>
            <w:vAlign w:val="center"/>
          </w:tcPr>
          <w:p w14:paraId="7BD39269" w14:textId="77777777" w:rsidR="00A3614D" w:rsidRPr="004943A3" w:rsidRDefault="00A3614D" w:rsidP="008F69BE">
            <w:pPr>
              <w:jc w:val="center"/>
              <w:rPr>
                <w:kern w:val="2"/>
                <w:sz w:val="16"/>
              </w:rPr>
            </w:pPr>
            <w:r w:rsidRPr="004943A3">
              <w:rPr>
                <w:kern w:val="2"/>
                <w:sz w:val="16"/>
              </w:rPr>
              <w:t>No</w:t>
            </w:r>
          </w:p>
        </w:tc>
        <w:tc>
          <w:tcPr>
            <w:tcW w:w="5947" w:type="dxa"/>
          </w:tcPr>
          <w:p w14:paraId="7EA4C3B9" w14:textId="77777777" w:rsidR="00A3614D" w:rsidRPr="004943A3" w:rsidRDefault="00A3614D" w:rsidP="00C97BFA">
            <w:pPr>
              <w:pStyle w:val="Normal8pt"/>
              <w:spacing w:after="0"/>
              <w:ind w:hanging="49"/>
            </w:pPr>
            <w:r w:rsidRPr="004943A3">
              <w:t>Section number parcel is located.</w:t>
            </w:r>
          </w:p>
        </w:tc>
      </w:tr>
      <w:tr w:rsidR="00A3614D" w:rsidRPr="004943A3" w14:paraId="096B884F" w14:textId="77777777" w:rsidTr="008F69BE">
        <w:trPr>
          <w:cantSplit/>
          <w:jc w:val="center"/>
        </w:trPr>
        <w:tc>
          <w:tcPr>
            <w:tcW w:w="1646" w:type="dxa"/>
            <w:vAlign w:val="center"/>
          </w:tcPr>
          <w:p w14:paraId="116A83A8" w14:textId="77777777" w:rsidR="00A3614D" w:rsidRPr="004943A3" w:rsidRDefault="00A3614D" w:rsidP="008F69BE">
            <w:pPr>
              <w:pStyle w:val="Normal8pt"/>
              <w:spacing w:after="0"/>
              <w:ind w:hanging="49"/>
            </w:pPr>
            <w:r w:rsidRPr="004943A3">
              <w:t>Ward</w:t>
            </w:r>
            <w:r w:rsidR="00F17D32" w:rsidRPr="00C97BFA">
              <w:t>_</w:t>
            </w:r>
            <w:r w:rsidRPr="004943A3">
              <w:t>no</w:t>
            </w:r>
          </w:p>
        </w:tc>
        <w:tc>
          <w:tcPr>
            <w:tcW w:w="900" w:type="dxa"/>
            <w:vAlign w:val="center"/>
          </w:tcPr>
          <w:p w14:paraId="3E498C1D" w14:textId="77777777" w:rsidR="00A3614D" w:rsidRPr="004943A3" w:rsidRDefault="00A3614D" w:rsidP="008F69BE">
            <w:pPr>
              <w:jc w:val="center"/>
              <w:rPr>
                <w:kern w:val="2"/>
                <w:sz w:val="16"/>
              </w:rPr>
            </w:pPr>
            <w:r w:rsidRPr="004943A3">
              <w:rPr>
                <w:kern w:val="2"/>
                <w:sz w:val="16"/>
              </w:rPr>
              <w:t>Character</w:t>
            </w:r>
          </w:p>
        </w:tc>
        <w:tc>
          <w:tcPr>
            <w:tcW w:w="990" w:type="dxa"/>
            <w:vAlign w:val="center"/>
          </w:tcPr>
          <w:p w14:paraId="26910456" w14:textId="77777777" w:rsidR="00A3614D" w:rsidRPr="004943A3" w:rsidRDefault="00A3614D" w:rsidP="008F69BE">
            <w:pPr>
              <w:jc w:val="center"/>
              <w:rPr>
                <w:kern w:val="2"/>
                <w:sz w:val="16"/>
              </w:rPr>
            </w:pPr>
            <w:r w:rsidRPr="004943A3">
              <w:rPr>
                <w:kern w:val="2"/>
                <w:sz w:val="16"/>
              </w:rPr>
              <w:t>3</w:t>
            </w:r>
          </w:p>
        </w:tc>
        <w:tc>
          <w:tcPr>
            <w:tcW w:w="900" w:type="dxa"/>
            <w:vAlign w:val="center"/>
          </w:tcPr>
          <w:p w14:paraId="24601BE1" w14:textId="77777777" w:rsidR="00A3614D" w:rsidRPr="004943A3" w:rsidRDefault="00A3614D" w:rsidP="008F69BE">
            <w:pPr>
              <w:jc w:val="center"/>
              <w:rPr>
                <w:kern w:val="2"/>
                <w:sz w:val="16"/>
              </w:rPr>
            </w:pPr>
            <w:r w:rsidRPr="004943A3">
              <w:rPr>
                <w:kern w:val="2"/>
                <w:sz w:val="16"/>
              </w:rPr>
              <w:t>Yes</w:t>
            </w:r>
          </w:p>
        </w:tc>
        <w:tc>
          <w:tcPr>
            <w:tcW w:w="5947" w:type="dxa"/>
          </w:tcPr>
          <w:p w14:paraId="161A48E7" w14:textId="77777777" w:rsidR="00A3614D" w:rsidRPr="004943A3" w:rsidRDefault="00A3614D" w:rsidP="00C97BFA">
            <w:pPr>
              <w:pStyle w:val="Normal8pt"/>
              <w:spacing w:after="0"/>
              <w:ind w:hanging="49"/>
            </w:pPr>
            <w:r w:rsidRPr="004943A3">
              <w:t>Ward identification number.</w:t>
            </w:r>
          </w:p>
        </w:tc>
      </w:tr>
      <w:tr w:rsidR="00FB1E0B" w:rsidRPr="004943A3" w14:paraId="248E51D9" w14:textId="77777777" w:rsidTr="008F69BE">
        <w:trPr>
          <w:cantSplit/>
          <w:jc w:val="center"/>
        </w:trPr>
        <w:tc>
          <w:tcPr>
            <w:tcW w:w="1646" w:type="dxa"/>
            <w:vAlign w:val="center"/>
          </w:tcPr>
          <w:p w14:paraId="7D58EFA0" w14:textId="77777777" w:rsidR="00FB1E0B" w:rsidRPr="005B3940" w:rsidRDefault="00FB1E0B" w:rsidP="008F69BE">
            <w:pPr>
              <w:pStyle w:val="Normal8pt"/>
              <w:spacing w:after="0"/>
              <w:ind w:hanging="49"/>
            </w:pPr>
            <w:r w:rsidRPr="005B3940">
              <w:t>Subd_name</w:t>
            </w:r>
          </w:p>
        </w:tc>
        <w:tc>
          <w:tcPr>
            <w:tcW w:w="900" w:type="dxa"/>
            <w:vAlign w:val="center"/>
          </w:tcPr>
          <w:p w14:paraId="57EDBE6A" w14:textId="77777777" w:rsidR="00FB1E0B" w:rsidRPr="005B3940" w:rsidRDefault="00FB1E0B" w:rsidP="008F69BE">
            <w:pPr>
              <w:jc w:val="center"/>
              <w:rPr>
                <w:kern w:val="2"/>
                <w:sz w:val="16"/>
              </w:rPr>
            </w:pPr>
            <w:r w:rsidRPr="005B3940">
              <w:rPr>
                <w:kern w:val="2"/>
                <w:sz w:val="16"/>
              </w:rPr>
              <w:t>Character</w:t>
            </w:r>
          </w:p>
        </w:tc>
        <w:tc>
          <w:tcPr>
            <w:tcW w:w="990" w:type="dxa"/>
            <w:vAlign w:val="center"/>
          </w:tcPr>
          <w:p w14:paraId="56AEDAEC" w14:textId="77777777" w:rsidR="00FB1E0B" w:rsidRPr="005B3940" w:rsidRDefault="00FB1E0B" w:rsidP="008F69BE">
            <w:pPr>
              <w:jc w:val="center"/>
              <w:rPr>
                <w:kern w:val="2"/>
                <w:sz w:val="16"/>
              </w:rPr>
            </w:pPr>
            <w:r w:rsidRPr="005B3940">
              <w:rPr>
                <w:kern w:val="2"/>
                <w:sz w:val="16"/>
              </w:rPr>
              <w:t>30</w:t>
            </w:r>
          </w:p>
        </w:tc>
        <w:tc>
          <w:tcPr>
            <w:tcW w:w="900" w:type="dxa"/>
            <w:vAlign w:val="center"/>
          </w:tcPr>
          <w:p w14:paraId="0D117797" w14:textId="77777777" w:rsidR="00FB1E0B" w:rsidRPr="005B3940" w:rsidRDefault="00FB1E0B" w:rsidP="008F69BE">
            <w:pPr>
              <w:jc w:val="center"/>
              <w:rPr>
                <w:kern w:val="2"/>
                <w:sz w:val="16"/>
              </w:rPr>
            </w:pPr>
            <w:r w:rsidRPr="005B3940">
              <w:rPr>
                <w:kern w:val="2"/>
                <w:sz w:val="16"/>
              </w:rPr>
              <w:t>Yes</w:t>
            </w:r>
          </w:p>
        </w:tc>
        <w:tc>
          <w:tcPr>
            <w:tcW w:w="5947" w:type="dxa"/>
            <w:vAlign w:val="center"/>
          </w:tcPr>
          <w:p w14:paraId="722585E3" w14:textId="77777777" w:rsidR="00FB1E0B" w:rsidRPr="005B3940" w:rsidRDefault="00FB1E0B" w:rsidP="00C97BFA">
            <w:pPr>
              <w:pStyle w:val="Normal8pt"/>
              <w:spacing w:after="0"/>
              <w:ind w:hanging="49"/>
            </w:pPr>
            <w:r w:rsidRPr="005B3940">
              <w:t>Subdivision name is available of parcel location</w:t>
            </w:r>
          </w:p>
        </w:tc>
      </w:tr>
      <w:tr w:rsidR="00FB1E0B" w:rsidRPr="004943A3" w14:paraId="627A0AA6" w14:textId="77777777" w:rsidTr="008F69BE">
        <w:trPr>
          <w:cantSplit/>
          <w:jc w:val="center"/>
        </w:trPr>
        <w:tc>
          <w:tcPr>
            <w:tcW w:w="1646" w:type="dxa"/>
            <w:vAlign w:val="center"/>
          </w:tcPr>
          <w:p w14:paraId="02E6B965" w14:textId="77777777" w:rsidR="00FB1E0B" w:rsidRPr="005B3940" w:rsidRDefault="00FB1E0B" w:rsidP="008F69BE">
            <w:pPr>
              <w:pStyle w:val="Normal8pt"/>
              <w:spacing w:after="0"/>
              <w:ind w:hanging="49"/>
            </w:pPr>
            <w:r w:rsidRPr="005B3940">
              <w:t>Block_no</w:t>
            </w:r>
          </w:p>
        </w:tc>
        <w:tc>
          <w:tcPr>
            <w:tcW w:w="900" w:type="dxa"/>
            <w:vAlign w:val="center"/>
          </w:tcPr>
          <w:p w14:paraId="6862F6B6" w14:textId="77777777" w:rsidR="00FB1E0B" w:rsidRPr="005B3940" w:rsidRDefault="00FB1E0B" w:rsidP="008F69BE">
            <w:pPr>
              <w:jc w:val="center"/>
              <w:rPr>
                <w:kern w:val="2"/>
                <w:sz w:val="16"/>
              </w:rPr>
            </w:pPr>
            <w:r w:rsidRPr="005B3940">
              <w:rPr>
                <w:kern w:val="2"/>
                <w:sz w:val="16"/>
              </w:rPr>
              <w:t>Character</w:t>
            </w:r>
          </w:p>
        </w:tc>
        <w:tc>
          <w:tcPr>
            <w:tcW w:w="990" w:type="dxa"/>
            <w:vAlign w:val="center"/>
          </w:tcPr>
          <w:p w14:paraId="379F859A" w14:textId="77777777" w:rsidR="00FB1E0B" w:rsidRPr="005B3940" w:rsidRDefault="00FB1E0B" w:rsidP="008F69BE">
            <w:pPr>
              <w:jc w:val="center"/>
              <w:rPr>
                <w:kern w:val="2"/>
                <w:sz w:val="16"/>
              </w:rPr>
            </w:pPr>
            <w:r w:rsidRPr="005B3940">
              <w:rPr>
                <w:kern w:val="2"/>
                <w:sz w:val="16"/>
              </w:rPr>
              <w:t>4</w:t>
            </w:r>
          </w:p>
        </w:tc>
        <w:tc>
          <w:tcPr>
            <w:tcW w:w="900" w:type="dxa"/>
            <w:vAlign w:val="center"/>
          </w:tcPr>
          <w:p w14:paraId="7DD53B7C" w14:textId="77777777" w:rsidR="00FB1E0B" w:rsidRPr="005B3940" w:rsidRDefault="00FB1E0B" w:rsidP="008F69BE">
            <w:pPr>
              <w:jc w:val="center"/>
              <w:rPr>
                <w:kern w:val="2"/>
                <w:sz w:val="16"/>
              </w:rPr>
            </w:pPr>
            <w:r w:rsidRPr="005B3940">
              <w:rPr>
                <w:kern w:val="2"/>
                <w:sz w:val="16"/>
              </w:rPr>
              <w:t>Yes</w:t>
            </w:r>
          </w:p>
        </w:tc>
        <w:tc>
          <w:tcPr>
            <w:tcW w:w="5947" w:type="dxa"/>
            <w:vAlign w:val="center"/>
          </w:tcPr>
          <w:p w14:paraId="7857FC61" w14:textId="77777777" w:rsidR="00FB1E0B" w:rsidRPr="005B3940" w:rsidRDefault="00FB1E0B" w:rsidP="00C97BFA">
            <w:pPr>
              <w:pStyle w:val="Normal8pt"/>
              <w:spacing w:after="0"/>
              <w:ind w:hanging="49"/>
            </w:pPr>
            <w:r w:rsidRPr="005B3940">
              <w:t>Subdivision or city block/square number</w:t>
            </w:r>
          </w:p>
        </w:tc>
      </w:tr>
      <w:tr w:rsidR="00FB1E0B" w:rsidRPr="004943A3" w14:paraId="2C792765" w14:textId="77777777" w:rsidTr="008F69BE">
        <w:trPr>
          <w:cantSplit/>
          <w:jc w:val="center"/>
        </w:trPr>
        <w:tc>
          <w:tcPr>
            <w:tcW w:w="1646" w:type="dxa"/>
            <w:vAlign w:val="center"/>
          </w:tcPr>
          <w:p w14:paraId="7EF7746B" w14:textId="77777777" w:rsidR="00FB1E0B" w:rsidRPr="005B3940" w:rsidRDefault="00FB1E0B" w:rsidP="008F69BE">
            <w:pPr>
              <w:pStyle w:val="Normal8pt"/>
              <w:spacing w:after="0"/>
              <w:ind w:hanging="49"/>
            </w:pPr>
            <w:r w:rsidRPr="005B3940">
              <w:t>Lot_no</w:t>
            </w:r>
          </w:p>
        </w:tc>
        <w:tc>
          <w:tcPr>
            <w:tcW w:w="900" w:type="dxa"/>
            <w:vAlign w:val="center"/>
          </w:tcPr>
          <w:p w14:paraId="763A1F35" w14:textId="77777777" w:rsidR="00FB1E0B" w:rsidRPr="005B3940" w:rsidRDefault="00FB1E0B" w:rsidP="008F69BE">
            <w:pPr>
              <w:jc w:val="center"/>
              <w:rPr>
                <w:kern w:val="2"/>
                <w:sz w:val="16"/>
              </w:rPr>
            </w:pPr>
            <w:r w:rsidRPr="005B3940">
              <w:rPr>
                <w:kern w:val="2"/>
                <w:sz w:val="16"/>
              </w:rPr>
              <w:t>Character</w:t>
            </w:r>
          </w:p>
        </w:tc>
        <w:tc>
          <w:tcPr>
            <w:tcW w:w="990" w:type="dxa"/>
            <w:vAlign w:val="center"/>
          </w:tcPr>
          <w:p w14:paraId="2ECC3BA7" w14:textId="77777777" w:rsidR="00FB1E0B" w:rsidRPr="005B3940" w:rsidRDefault="00FB1E0B" w:rsidP="008F69BE">
            <w:pPr>
              <w:jc w:val="center"/>
              <w:rPr>
                <w:kern w:val="2"/>
                <w:sz w:val="16"/>
              </w:rPr>
            </w:pPr>
            <w:r w:rsidRPr="005B3940">
              <w:rPr>
                <w:kern w:val="2"/>
                <w:sz w:val="16"/>
              </w:rPr>
              <w:t>4</w:t>
            </w:r>
          </w:p>
        </w:tc>
        <w:tc>
          <w:tcPr>
            <w:tcW w:w="900" w:type="dxa"/>
            <w:vAlign w:val="center"/>
          </w:tcPr>
          <w:p w14:paraId="6C1931D5" w14:textId="77777777" w:rsidR="00FB1E0B" w:rsidRPr="005B3940" w:rsidRDefault="00FB1E0B" w:rsidP="008F69BE">
            <w:pPr>
              <w:jc w:val="center"/>
              <w:rPr>
                <w:kern w:val="2"/>
                <w:sz w:val="16"/>
              </w:rPr>
            </w:pPr>
            <w:r w:rsidRPr="005B3940">
              <w:rPr>
                <w:kern w:val="2"/>
                <w:sz w:val="16"/>
              </w:rPr>
              <w:t>Yes</w:t>
            </w:r>
          </w:p>
        </w:tc>
        <w:tc>
          <w:tcPr>
            <w:tcW w:w="5947" w:type="dxa"/>
            <w:vAlign w:val="center"/>
          </w:tcPr>
          <w:p w14:paraId="1D99B31D" w14:textId="77777777" w:rsidR="00FB1E0B" w:rsidRPr="005B3940" w:rsidRDefault="00FB1E0B" w:rsidP="00C97BFA">
            <w:pPr>
              <w:pStyle w:val="Normal8pt"/>
              <w:spacing w:after="0"/>
              <w:ind w:hanging="49"/>
            </w:pPr>
            <w:r w:rsidRPr="005B3940">
              <w:t>First subdivision or city lot number owned by a particular owner</w:t>
            </w:r>
          </w:p>
        </w:tc>
      </w:tr>
      <w:tr w:rsidR="00FB1E0B" w:rsidRPr="004943A3" w14:paraId="6DB37D8C" w14:textId="77777777" w:rsidTr="008F69BE">
        <w:trPr>
          <w:cantSplit/>
          <w:jc w:val="center"/>
        </w:trPr>
        <w:tc>
          <w:tcPr>
            <w:tcW w:w="1646" w:type="dxa"/>
            <w:vAlign w:val="center"/>
          </w:tcPr>
          <w:p w14:paraId="3EE90896" w14:textId="77777777" w:rsidR="00FB1E0B" w:rsidRPr="005B3940" w:rsidRDefault="00FB1E0B" w:rsidP="008F69BE">
            <w:pPr>
              <w:pStyle w:val="Normal8pt"/>
              <w:spacing w:after="0"/>
              <w:ind w:hanging="49"/>
            </w:pPr>
            <w:r w:rsidRPr="005B3940">
              <w:t>Place_fips</w:t>
            </w:r>
          </w:p>
        </w:tc>
        <w:tc>
          <w:tcPr>
            <w:tcW w:w="900" w:type="dxa"/>
            <w:vAlign w:val="center"/>
          </w:tcPr>
          <w:p w14:paraId="0CFB337E" w14:textId="77777777" w:rsidR="00FB1E0B" w:rsidRPr="005B3940" w:rsidRDefault="00FB1E0B" w:rsidP="008F69BE">
            <w:pPr>
              <w:jc w:val="center"/>
              <w:rPr>
                <w:kern w:val="2"/>
                <w:sz w:val="16"/>
              </w:rPr>
            </w:pPr>
            <w:r w:rsidRPr="005B3940">
              <w:rPr>
                <w:kern w:val="2"/>
                <w:sz w:val="16"/>
              </w:rPr>
              <w:t>Numeric</w:t>
            </w:r>
          </w:p>
        </w:tc>
        <w:tc>
          <w:tcPr>
            <w:tcW w:w="990" w:type="dxa"/>
            <w:vAlign w:val="center"/>
          </w:tcPr>
          <w:p w14:paraId="1BF329D0" w14:textId="77777777" w:rsidR="00FB1E0B" w:rsidRPr="005B3940" w:rsidRDefault="00FB1E0B" w:rsidP="008F69BE">
            <w:pPr>
              <w:jc w:val="center"/>
              <w:rPr>
                <w:kern w:val="2"/>
                <w:sz w:val="16"/>
              </w:rPr>
            </w:pPr>
            <w:r w:rsidRPr="005B3940">
              <w:rPr>
                <w:kern w:val="2"/>
                <w:sz w:val="16"/>
              </w:rPr>
              <w:t>5</w:t>
            </w:r>
          </w:p>
        </w:tc>
        <w:tc>
          <w:tcPr>
            <w:tcW w:w="900" w:type="dxa"/>
            <w:vAlign w:val="center"/>
          </w:tcPr>
          <w:p w14:paraId="5A97DD83" w14:textId="77777777" w:rsidR="00FB1E0B" w:rsidRPr="005B3940" w:rsidRDefault="00FB1E0B" w:rsidP="008F69BE">
            <w:pPr>
              <w:jc w:val="center"/>
              <w:rPr>
                <w:kern w:val="2"/>
                <w:sz w:val="16"/>
              </w:rPr>
            </w:pPr>
            <w:r w:rsidRPr="005B3940">
              <w:rPr>
                <w:kern w:val="2"/>
                <w:sz w:val="16"/>
              </w:rPr>
              <w:t>Yes</w:t>
            </w:r>
          </w:p>
        </w:tc>
        <w:tc>
          <w:tcPr>
            <w:tcW w:w="5947" w:type="dxa"/>
            <w:vAlign w:val="center"/>
          </w:tcPr>
          <w:p w14:paraId="0F19D956" w14:textId="77777777" w:rsidR="00FB1E0B" w:rsidRPr="005B3940" w:rsidRDefault="00FB1E0B" w:rsidP="00C97BFA">
            <w:pPr>
              <w:pStyle w:val="Normal8pt"/>
              <w:spacing w:after="0"/>
              <w:ind w:hanging="49"/>
            </w:pPr>
            <w:r w:rsidRPr="005B3940">
              <w:t>Federal Place Code of Taxing Authority (See FIPS table)</w:t>
            </w:r>
          </w:p>
        </w:tc>
      </w:tr>
      <w:tr w:rsidR="00A3614D" w:rsidRPr="004943A3" w14:paraId="2DC0B1FA" w14:textId="77777777" w:rsidTr="008F69BE">
        <w:trPr>
          <w:cantSplit/>
          <w:jc w:val="center"/>
        </w:trPr>
        <w:tc>
          <w:tcPr>
            <w:tcW w:w="1646" w:type="dxa"/>
            <w:vAlign w:val="center"/>
          </w:tcPr>
          <w:p w14:paraId="19E464BD" w14:textId="77777777" w:rsidR="00A3614D" w:rsidRPr="004943A3" w:rsidRDefault="00A3614D" w:rsidP="008F69BE">
            <w:pPr>
              <w:pStyle w:val="Normal8pt"/>
              <w:spacing w:after="0"/>
              <w:ind w:hanging="49"/>
            </w:pPr>
            <w:r w:rsidRPr="004943A3">
              <w:t>Tax</w:t>
            </w:r>
            <w:r w:rsidR="00F17D32" w:rsidRPr="00C97BFA">
              <w:t>_</w:t>
            </w:r>
            <w:r w:rsidRPr="004943A3">
              <w:t>dist</w:t>
            </w:r>
          </w:p>
        </w:tc>
        <w:tc>
          <w:tcPr>
            <w:tcW w:w="900" w:type="dxa"/>
            <w:vAlign w:val="center"/>
          </w:tcPr>
          <w:p w14:paraId="69F96A51" w14:textId="77777777" w:rsidR="00A3614D" w:rsidRPr="004943A3" w:rsidRDefault="00A3614D" w:rsidP="008F69BE">
            <w:pPr>
              <w:jc w:val="center"/>
              <w:rPr>
                <w:kern w:val="2"/>
                <w:sz w:val="16"/>
              </w:rPr>
            </w:pPr>
            <w:r w:rsidRPr="004943A3">
              <w:rPr>
                <w:kern w:val="2"/>
                <w:sz w:val="16"/>
              </w:rPr>
              <w:t>Numeric</w:t>
            </w:r>
          </w:p>
        </w:tc>
        <w:tc>
          <w:tcPr>
            <w:tcW w:w="990" w:type="dxa"/>
            <w:vAlign w:val="center"/>
          </w:tcPr>
          <w:p w14:paraId="2070A674" w14:textId="77777777" w:rsidR="00A3614D" w:rsidRPr="004943A3" w:rsidRDefault="00A3614D" w:rsidP="008F69BE">
            <w:pPr>
              <w:jc w:val="center"/>
              <w:rPr>
                <w:kern w:val="2"/>
                <w:sz w:val="16"/>
              </w:rPr>
            </w:pPr>
            <w:r w:rsidRPr="004943A3">
              <w:rPr>
                <w:kern w:val="2"/>
                <w:sz w:val="16"/>
              </w:rPr>
              <w:t>3</w:t>
            </w:r>
          </w:p>
        </w:tc>
        <w:tc>
          <w:tcPr>
            <w:tcW w:w="900" w:type="dxa"/>
            <w:vAlign w:val="center"/>
          </w:tcPr>
          <w:p w14:paraId="1CAE81BD" w14:textId="77777777" w:rsidR="00A3614D" w:rsidRPr="004943A3" w:rsidRDefault="00A3614D" w:rsidP="008F69BE">
            <w:pPr>
              <w:jc w:val="center"/>
              <w:rPr>
                <w:kern w:val="2"/>
                <w:sz w:val="16"/>
              </w:rPr>
            </w:pPr>
            <w:r w:rsidRPr="004943A3">
              <w:rPr>
                <w:kern w:val="2"/>
                <w:sz w:val="16"/>
              </w:rPr>
              <w:t>No</w:t>
            </w:r>
          </w:p>
        </w:tc>
        <w:tc>
          <w:tcPr>
            <w:tcW w:w="5947" w:type="dxa"/>
          </w:tcPr>
          <w:p w14:paraId="6DB40214" w14:textId="77777777" w:rsidR="00A3614D" w:rsidRPr="004943A3" w:rsidRDefault="00A3614D" w:rsidP="00C97BFA">
            <w:pPr>
              <w:pStyle w:val="Normal8pt"/>
              <w:spacing w:after="0"/>
              <w:ind w:hanging="49"/>
            </w:pPr>
            <w:r w:rsidRPr="004943A3">
              <w:t>Tax district number if available.</w:t>
            </w:r>
          </w:p>
        </w:tc>
      </w:tr>
      <w:tr w:rsidR="009F5810" w:rsidRPr="004943A3" w14:paraId="69F9D86C" w14:textId="77777777" w:rsidTr="008F69BE">
        <w:trPr>
          <w:cantSplit/>
          <w:jc w:val="center"/>
        </w:trPr>
        <w:tc>
          <w:tcPr>
            <w:tcW w:w="1646" w:type="dxa"/>
            <w:vAlign w:val="center"/>
          </w:tcPr>
          <w:p w14:paraId="54788F46" w14:textId="77777777" w:rsidR="009F5810" w:rsidRPr="00ED7867" w:rsidRDefault="009F5810" w:rsidP="008F69BE">
            <w:pPr>
              <w:pStyle w:val="Normal8pt"/>
              <w:spacing w:after="0"/>
              <w:ind w:hanging="49"/>
            </w:pPr>
            <w:r w:rsidRPr="00ED7867">
              <w:t>par_address</w:t>
            </w:r>
          </w:p>
        </w:tc>
        <w:tc>
          <w:tcPr>
            <w:tcW w:w="900" w:type="dxa"/>
            <w:vAlign w:val="center"/>
          </w:tcPr>
          <w:p w14:paraId="301D46E6" w14:textId="77777777" w:rsidR="009F5810" w:rsidRPr="00ED7867" w:rsidRDefault="009F5810" w:rsidP="008F69BE">
            <w:pPr>
              <w:jc w:val="center"/>
              <w:rPr>
                <w:kern w:val="2"/>
                <w:sz w:val="16"/>
              </w:rPr>
            </w:pPr>
            <w:r w:rsidRPr="00ED7867">
              <w:rPr>
                <w:kern w:val="2"/>
                <w:sz w:val="16"/>
              </w:rPr>
              <w:t>Character</w:t>
            </w:r>
          </w:p>
        </w:tc>
        <w:tc>
          <w:tcPr>
            <w:tcW w:w="990" w:type="dxa"/>
            <w:vAlign w:val="center"/>
          </w:tcPr>
          <w:p w14:paraId="6E35B08E" w14:textId="77777777" w:rsidR="009F5810" w:rsidRPr="00ED7867" w:rsidRDefault="009F5810" w:rsidP="008F69BE">
            <w:pPr>
              <w:jc w:val="center"/>
              <w:rPr>
                <w:kern w:val="2"/>
                <w:sz w:val="16"/>
              </w:rPr>
            </w:pPr>
            <w:r w:rsidRPr="00ED7867">
              <w:rPr>
                <w:kern w:val="2"/>
                <w:sz w:val="16"/>
              </w:rPr>
              <w:t>50</w:t>
            </w:r>
          </w:p>
        </w:tc>
        <w:tc>
          <w:tcPr>
            <w:tcW w:w="900" w:type="dxa"/>
            <w:vAlign w:val="center"/>
          </w:tcPr>
          <w:p w14:paraId="1CC330F9" w14:textId="77777777" w:rsidR="009F5810" w:rsidRPr="00ED7867" w:rsidRDefault="009F5810" w:rsidP="008F69BE">
            <w:pPr>
              <w:jc w:val="center"/>
              <w:rPr>
                <w:kern w:val="2"/>
                <w:sz w:val="16"/>
              </w:rPr>
            </w:pPr>
            <w:r w:rsidRPr="00ED7867">
              <w:rPr>
                <w:kern w:val="2"/>
                <w:sz w:val="16"/>
              </w:rPr>
              <w:t>Yes</w:t>
            </w:r>
          </w:p>
        </w:tc>
        <w:tc>
          <w:tcPr>
            <w:tcW w:w="5947" w:type="dxa"/>
            <w:vAlign w:val="center"/>
          </w:tcPr>
          <w:p w14:paraId="073A7DD4" w14:textId="77777777" w:rsidR="009F5810" w:rsidRPr="00ED7867" w:rsidRDefault="009F5810" w:rsidP="00C97BFA">
            <w:pPr>
              <w:pStyle w:val="Normal8pt"/>
              <w:spacing w:after="0"/>
              <w:ind w:hanging="49"/>
            </w:pPr>
            <w:r w:rsidRPr="00ED7867">
              <w:t>Parcel address. (911 address)</w:t>
            </w:r>
          </w:p>
        </w:tc>
      </w:tr>
      <w:tr w:rsidR="00FB1E0B" w:rsidRPr="004943A3" w14:paraId="6E179ADC" w14:textId="77777777" w:rsidTr="008F69BE">
        <w:trPr>
          <w:cantSplit/>
          <w:jc w:val="center"/>
        </w:trPr>
        <w:tc>
          <w:tcPr>
            <w:tcW w:w="1646" w:type="dxa"/>
            <w:vAlign w:val="center"/>
          </w:tcPr>
          <w:p w14:paraId="30F0A018" w14:textId="77777777" w:rsidR="00FB1E0B" w:rsidRPr="005B3940" w:rsidRDefault="00FB1E0B" w:rsidP="008F69BE">
            <w:pPr>
              <w:pStyle w:val="Normal8pt"/>
              <w:spacing w:after="0"/>
              <w:ind w:hanging="49"/>
            </w:pPr>
            <w:r w:rsidRPr="005B3940">
              <w:t>Occupancy</w:t>
            </w:r>
          </w:p>
        </w:tc>
        <w:tc>
          <w:tcPr>
            <w:tcW w:w="900" w:type="dxa"/>
            <w:vAlign w:val="center"/>
          </w:tcPr>
          <w:p w14:paraId="1A3A9209" w14:textId="77777777" w:rsidR="00FB1E0B" w:rsidRPr="005B3940" w:rsidRDefault="00FB1E0B" w:rsidP="008F69BE">
            <w:pPr>
              <w:jc w:val="center"/>
              <w:rPr>
                <w:kern w:val="2"/>
                <w:sz w:val="16"/>
              </w:rPr>
            </w:pPr>
            <w:r w:rsidRPr="005B3940">
              <w:rPr>
                <w:kern w:val="2"/>
                <w:sz w:val="16"/>
              </w:rPr>
              <w:t>Character</w:t>
            </w:r>
          </w:p>
        </w:tc>
        <w:tc>
          <w:tcPr>
            <w:tcW w:w="990" w:type="dxa"/>
            <w:vAlign w:val="center"/>
          </w:tcPr>
          <w:p w14:paraId="54012A87" w14:textId="77777777" w:rsidR="00FB1E0B" w:rsidRPr="005B3940" w:rsidRDefault="00FB1E0B" w:rsidP="008F69BE">
            <w:pPr>
              <w:jc w:val="center"/>
              <w:rPr>
                <w:kern w:val="2"/>
                <w:sz w:val="16"/>
              </w:rPr>
            </w:pPr>
            <w:r w:rsidRPr="005B3940">
              <w:rPr>
                <w:kern w:val="2"/>
                <w:sz w:val="16"/>
              </w:rPr>
              <w:t>50</w:t>
            </w:r>
          </w:p>
        </w:tc>
        <w:tc>
          <w:tcPr>
            <w:tcW w:w="900" w:type="dxa"/>
            <w:vAlign w:val="center"/>
          </w:tcPr>
          <w:p w14:paraId="4BC94CEB" w14:textId="77777777" w:rsidR="00FB1E0B" w:rsidRPr="005B3940" w:rsidRDefault="00FB1E0B" w:rsidP="008F69BE">
            <w:pPr>
              <w:jc w:val="center"/>
              <w:rPr>
                <w:kern w:val="2"/>
                <w:sz w:val="16"/>
              </w:rPr>
            </w:pPr>
            <w:r w:rsidRPr="005B3940">
              <w:rPr>
                <w:kern w:val="2"/>
                <w:sz w:val="16"/>
              </w:rPr>
              <w:t>Yes</w:t>
            </w:r>
          </w:p>
        </w:tc>
        <w:tc>
          <w:tcPr>
            <w:tcW w:w="5947" w:type="dxa"/>
            <w:vAlign w:val="center"/>
          </w:tcPr>
          <w:p w14:paraId="04989EFA" w14:textId="77777777" w:rsidR="00FB1E0B" w:rsidRPr="005B3940" w:rsidRDefault="00FB1E0B" w:rsidP="00C97BFA">
            <w:pPr>
              <w:pStyle w:val="Normal8pt"/>
              <w:spacing w:after="0"/>
              <w:ind w:hanging="49"/>
            </w:pPr>
            <w:r w:rsidRPr="005B3940">
              <w:t>What the structure is being used for (Residence, Office, Retail, etc.)</w:t>
            </w:r>
          </w:p>
        </w:tc>
      </w:tr>
      <w:tr w:rsidR="00FB1E0B" w:rsidRPr="004943A3" w14:paraId="69E88CD0" w14:textId="77777777" w:rsidTr="008F69BE">
        <w:trPr>
          <w:cantSplit/>
          <w:jc w:val="center"/>
        </w:trPr>
        <w:tc>
          <w:tcPr>
            <w:tcW w:w="1646" w:type="dxa"/>
            <w:vAlign w:val="center"/>
          </w:tcPr>
          <w:p w14:paraId="1A9CD30D" w14:textId="77777777" w:rsidR="00FB1E0B" w:rsidRPr="005B3940" w:rsidRDefault="00FB1E0B" w:rsidP="008F69BE">
            <w:pPr>
              <w:pStyle w:val="Normal8pt"/>
              <w:spacing w:after="0"/>
              <w:ind w:hanging="49"/>
            </w:pPr>
            <w:r w:rsidRPr="005B3940">
              <w:t>Vacant_lot</w:t>
            </w:r>
          </w:p>
        </w:tc>
        <w:tc>
          <w:tcPr>
            <w:tcW w:w="900" w:type="dxa"/>
            <w:vAlign w:val="center"/>
          </w:tcPr>
          <w:p w14:paraId="0D594735" w14:textId="77777777" w:rsidR="00FB1E0B" w:rsidRPr="005B3940" w:rsidRDefault="00FB1E0B" w:rsidP="008F69BE">
            <w:pPr>
              <w:jc w:val="center"/>
              <w:rPr>
                <w:kern w:val="2"/>
                <w:sz w:val="16"/>
              </w:rPr>
            </w:pPr>
            <w:r w:rsidRPr="005B3940">
              <w:rPr>
                <w:kern w:val="2"/>
                <w:sz w:val="16"/>
              </w:rPr>
              <w:t>Character</w:t>
            </w:r>
          </w:p>
        </w:tc>
        <w:tc>
          <w:tcPr>
            <w:tcW w:w="990" w:type="dxa"/>
            <w:vAlign w:val="center"/>
          </w:tcPr>
          <w:p w14:paraId="350D798C" w14:textId="77777777" w:rsidR="00FB1E0B" w:rsidRPr="005B3940" w:rsidRDefault="00FB1E0B" w:rsidP="008F69BE">
            <w:pPr>
              <w:jc w:val="center"/>
              <w:rPr>
                <w:kern w:val="2"/>
                <w:sz w:val="16"/>
              </w:rPr>
            </w:pPr>
            <w:r w:rsidRPr="005B3940">
              <w:rPr>
                <w:kern w:val="2"/>
                <w:sz w:val="16"/>
              </w:rPr>
              <w:t>1</w:t>
            </w:r>
          </w:p>
        </w:tc>
        <w:tc>
          <w:tcPr>
            <w:tcW w:w="900" w:type="dxa"/>
            <w:vAlign w:val="center"/>
          </w:tcPr>
          <w:p w14:paraId="60FCB9A9" w14:textId="77777777" w:rsidR="00FB1E0B" w:rsidRPr="005B3940" w:rsidRDefault="00FB1E0B" w:rsidP="008F69BE">
            <w:pPr>
              <w:jc w:val="center"/>
              <w:rPr>
                <w:kern w:val="2"/>
                <w:sz w:val="16"/>
              </w:rPr>
            </w:pPr>
            <w:r w:rsidRPr="005B3940">
              <w:rPr>
                <w:kern w:val="2"/>
                <w:sz w:val="16"/>
              </w:rPr>
              <w:t>Yes</w:t>
            </w:r>
          </w:p>
        </w:tc>
        <w:tc>
          <w:tcPr>
            <w:tcW w:w="5947" w:type="dxa"/>
            <w:vAlign w:val="center"/>
          </w:tcPr>
          <w:p w14:paraId="5A6B8560" w14:textId="77777777" w:rsidR="00FB1E0B" w:rsidRPr="005B3940" w:rsidRDefault="00FB1E0B" w:rsidP="00C97BFA">
            <w:pPr>
              <w:pStyle w:val="Normal8pt"/>
              <w:spacing w:after="0"/>
              <w:ind w:hanging="49"/>
            </w:pPr>
            <w:r w:rsidRPr="005B3940">
              <w:t>“Y” = Yes, “N” = No (Default)</w:t>
            </w:r>
          </w:p>
        </w:tc>
      </w:tr>
      <w:tr w:rsidR="00FB1E0B" w:rsidRPr="004943A3" w14:paraId="25C78D44" w14:textId="77777777" w:rsidTr="008F69BE">
        <w:trPr>
          <w:cantSplit/>
          <w:jc w:val="center"/>
        </w:trPr>
        <w:tc>
          <w:tcPr>
            <w:tcW w:w="1646" w:type="dxa"/>
            <w:vAlign w:val="center"/>
          </w:tcPr>
          <w:p w14:paraId="196EF8B5" w14:textId="77777777" w:rsidR="00FB1E0B" w:rsidRPr="005B3940" w:rsidRDefault="00FB1E0B" w:rsidP="008F69BE">
            <w:pPr>
              <w:pStyle w:val="Normal8pt"/>
              <w:spacing w:after="0"/>
              <w:ind w:hanging="49"/>
            </w:pPr>
            <w:r w:rsidRPr="005B3940">
              <w:t>Transfer_date</w:t>
            </w:r>
          </w:p>
        </w:tc>
        <w:tc>
          <w:tcPr>
            <w:tcW w:w="900" w:type="dxa"/>
            <w:vAlign w:val="center"/>
          </w:tcPr>
          <w:p w14:paraId="5147F5DE" w14:textId="77777777" w:rsidR="00FB1E0B" w:rsidRPr="005B3940" w:rsidRDefault="00FB1E0B" w:rsidP="008F69BE">
            <w:pPr>
              <w:jc w:val="center"/>
              <w:rPr>
                <w:kern w:val="2"/>
                <w:sz w:val="16"/>
              </w:rPr>
            </w:pPr>
            <w:r w:rsidRPr="005B3940">
              <w:rPr>
                <w:kern w:val="2"/>
                <w:sz w:val="16"/>
              </w:rPr>
              <w:t>Character</w:t>
            </w:r>
          </w:p>
        </w:tc>
        <w:tc>
          <w:tcPr>
            <w:tcW w:w="990" w:type="dxa"/>
            <w:vAlign w:val="center"/>
          </w:tcPr>
          <w:p w14:paraId="50B035BE" w14:textId="77777777" w:rsidR="00FB1E0B" w:rsidRPr="005B3940" w:rsidRDefault="00FB1E0B" w:rsidP="008F69BE">
            <w:pPr>
              <w:jc w:val="center"/>
              <w:rPr>
                <w:kern w:val="2"/>
                <w:sz w:val="16"/>
              </w:rPr>
            </w:pPr>
            <w:r w:rsidRPr="005B3940">
              <w:rPr>
                <w:kern w:val="2"/>
                <w:sz w:val="16"/>
              </w:rPr>
              <w:t>10</w:t>
            </w:r>
          </w:p>
        </w:tc>
        <w:tc>
          <w:tcPr>
            <w:tcW w:w="900" w:type="dxa"/>
            <w:vAlign w:val="center"/>
          </w:tcPr>
          <w:p w14:paraId="130A89AD" w14:textId="77777777" w:rsidR="00FB1E0B" w:rsidRPr="005B3940" w:rsidRDefault="00FB1E0B" w:rsidP="008F69BE">
            <w:pPr>
              <w:jc w:val="center"/>
              <w:rPr>
                <w:kern w:val="2"/>
                <w:sz w:val="16"/>
              </w:rPr>
            </w:pPr>
            <w:r w:rsidRPr="005B3940">
              <w:rPr>
                <w:kern w:val="2"/>
                <w:sz w:val="16"/>
              </w:rPr>
              <w:t>Yes</w:t>
            </w:r>
          </w:p>
        </w:tc>
        <w:tc>
          <w:tcPr>
            <w:tcW w:w="5947" w:type="dxa"/>
            <w:vAlign w:val="center"/>
          </w:tcPr>
          <w:p w14:paraId="1650688C" w14:textId="77777777" w:rsidR="00FB1E0B" w:rsidRPr="005B3940" w:rsidRDefault="00FB1E0B" w:rsidP="00C97BFA">
            <w:pPr>
              <w:pStyle w:val="Normal8pt"/>
              <w:spacing w:after="0"/>
              <w:ind w:hanging="49"/>
            </w:pPr>
            <w:r w:rsidRPr="005B3940">
              <w:t>Date of purchase (Format: 01/01/1999)</w:t>
            </w:r>
          </w:p>
        </w:tc>
      </w:tr>
      <w:tr w:rsidR="00A3614D" w:rsidRPr="004943A3" w14:paraId="312EF64D" w14:textId="77777777" w:rsidTr="008F69BE">
        <w:trPr>
          <w:cantSplit/>
          <w:trHeight w:val="111"/>
          <w:jc w:val="center"/>
        </w:trPr>
        <w:tc>
          <w:tcPr>
            <w:tcW w:w="1646" w:type="dxa"/>
            <w:vAlign w:val="center"/>
          </w:tcPr>
          <w:p w14:paraId="73832B56" w14:textId="77777777" w:rsidR="00A3614D" w:rsidRPr="00C97BFA" w:rsidRDefault="00A3614D" w:rsidP="008F69BE">
            <w:pPr>
              <w:pStyle w:val="Normal8pt"/>
              <w:spacing w:after="0"/>
              <w:ind w:hanging="49"/>
            </w:pPr>
            <w:r w:rsidRPr="00C97BFA">
              <w:t>Purchase</w:t>
            </w:r>
            <w:r w:rsidR="00F17D32" w:rsidRPr="00C97BFA">
              <w:t>_</w:t>
            </w:r>
            <w:r w:rsidRPr="00C97BFA">
              <w:t>price</w:t>
            </w:r>
          </w:p>
        </w:tc>
        <w:tc>
          <w:tcPr>
            <w:tcW w:w="900" w:type="dxa"/>
            <w:vAlign w:val="center"/>
          </w:tcPr>
          <w:p w14:paraId="0A2286F2" w14:textId="77777777" w:rsidR="00A3614D" w:rsidRPr="00631A45" w:rsidRDefault="00A3614D" w:rsidP="008F69BE">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vAlign w:val="center"/>
          </w:tcPr>
          <w:p w14:paraId="699F9966" w14:textId="77777777" w:rsidR="00A3614D" w:rsidRPr="00631A45" w:rsidRDefault="00A3614D" w:rsidP="008F69BE">
            <w:pPr>
              <w:pStyle w:val="Heading2"/>
              <w:keepNext w:val="0"/>
              <w:jc w:val="center"/>
              <w:rPr>
                <w:b w:val="0"/>
                <w:color w:val="000000"/>
                <w:sz w:val="16"/>
                <w:szCs w:val="16"/>
                <w:lang w:val="en-US" w:eastAsia="en-US"/>
              </w:rPr>
            </w:pPr>
            <w:r w:rsidRPr="00631A45">
              <w:rPr>
                <w:b w:val="0"/>
                <w:color w:val="000000"/>
                <w:sz w:val="16"/>
                <w:szCs w:val="16"/>
                <w:lang w:val="en-US" w:eastAsia="en-US"/>
              </w:rPr>
              <w:t>12.2</w:t>
            </w:r>
          </w:p>
        </w:tc>
        <w:tc>
          <w:tcPr>
            <w:tcW w:w="900" w:type="dxa"/>
            <w:vAlign w:val="center"/>
          </w:tcPr>
          <w:p w14:paraId="2ACCD3B2" w14:textId="77777777" w:rsidR="00A3614D" w:rsidRPr="00631A45" w:rsidRDefault="00A3614D" w:rsidP="008F69BE">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47" w:type="dxa"/>
          </w:tcPr>
          <w:p w14:paraId="0EE20DE3" w14:textId="77777777" w:rsidR="00F17D32" w:rsidRPr="00C97BFA" w:rsidRDefault="00A3614D" w:rsidP="00C97BFA">
            <w:pPr>
              <w:pStyle w:val="Normal8pt"/>
              <w:spacing w:after="0"/>
              <w:ind w:hanging="49"/>
            </w:pPr>
            <w:r w:rsidRPr="00C97BFA">
              <w:t xml:space="preserve">Purchase price of the real property only. (Format: 999999999.99) </w:t>
            </w:r>
          </w:p>
          <w:p w14:paraId="113B761D" w14:textId="77777777" w:rsidR="00A3614D" w:rsidRPr="00C97BFA" w:rsidRDefault="00A3614D" w:rsidP="00C97BFA">
            <w:pPr>
              <w:pStyle w:val="Normal8pt"/>
              <w:spacing w:after="0"/>
              <w:ind w:hanging="49"/>
            </w:pPr>
            <w:r w:rsidRPr="00C97BFA">
              <w:t>(Sales price required on all recent sales of real estate only.)</w:t>
            </w:r>
          </w:p>
        </w:tc>
      </w:tr>
      <w:tr w:rsidR="00A3614D" w:rsidRPr="004943A3" w14:paraId="6BB0BC25" w14:textId="77777777" w:rsidTr="008F69BE">
        <w:trPr>
          <w:cantSplit/>
          <w:trHeight w:val="309"/>
          <w:jc w:val="center"/>
        </w:trPr>
        <w:tc>
          <w:tcPr>
            <w:tcW w:w="1646" w:type="dxa"/>
            <w:vAlign w:val="center"/>
          </w:tcPr>
          <w:p w14:paraId="71ABB18D" w14:textId="77777777" w:rsidR="00A3614D" w:rsidRPr="00C97BFA" w:rsidRDefault="00A3614D" w:rsidP="008F69BE">
            <w:pPr>
              <w:pStyle w:val="Normal8pt"/>
              <w:spacing w:after="0"/>
              <w:ind w:hanging="49"/>
            </w:pPr>
            <w:r w:rsidRPr="00C97BFA">
              <w:t>Verified</w:t>
            </w:r>
          </w:p>
        </w:tc>
        <w:tc>
          <w:tcPr>
            <w:tcW w:w="900" w:type="dxa"/>
            <w:vAlign w:val="center"/>
          </w:tcPr>
          <w:p w14:paraId="62C7564C" w14:textId="77777777" w:rsidR="00A3614D" w:rsidRPr="00631A45" w:rsidRDefault="00A3614D" w:rsidP="008F69BE">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vAlign w:val="center"/>
          </w:tcPr>
          <w:p w14:paraId="144686FE" w14:textId="77777777" w:rsidR="00A3614D" w:rsidRPr="00631A45" w:rsidRDefault="00A3614D" w:rsidP="008F69BE">
            <w:pPr>
              <w:pStyle w:val="Heading2"/>
              <w:keepNext w:val="0"/>
              <w:jc w:val="center"/>
              <w:rPr>
                <w:b w:val="0"/>
                <w:color w:val="000000"/>
                <w:sz w:val="16"/>
                <w:szCs w:val="16"/>
                <w:lang w:val="en-US" w:eastAsia="en-US"/>
              </w:rPr>
            </w:pPr>
            <w:r w:rsidRPr="00631A45">
              <w:rPr>
                <w:b w:val="0"/>
                <w:color w:val="000000"/>
                <w:sz w:val="16"/>
                <w:szCs w:val="16"/>
                <w:lang w:val="en-US" w:eastAsia="en-US"/>
              </w:rPr>
              <w:t>1</w:t>
            </w:r>
          </w:p>
        </w:tc>
        <w:tc>
          <w:tcPr>
            <w:tcW w:w="900" w:type="dxa"/>
            <w:vAlign w:val="center"/>
          </w:tcPr>
          <w:p w14:paraId="70B56888" w14:textId="77777777" w:rsidR="00A3614D" w:rsidRPr="00631A45" w:rsidRDefault="00A3614D" w:rsidP="008F69BE">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47" w:type="dxa"/>
          </w:tcPr>
          <w:p w14:paraId="7A781453" w14:textId="77777777" w:rsidR="00A3614D" w:rsidRPr="00C97BFA" w:rsidRDefault="00A3614D" w:rsidP="00C97BFA">
            <w:pPr>
              <w:pStyle w:val="Normal8pt"/>
              <w:spacing w:after="0"/>
              <w:ind w:hanging="49"/>
            </w:pPr>
            <w:r w:rsidRPr="00C97BFA">
              <w:t>Sale has been confirmed by the Assessor's office as being arms length.</w:t>
            </w:r>
            <w:r w:rsidR="00420421" w:rsidRPr="00C97BFA">
              <w:br/>
            </w:r>
            <w:r w:rsidRPr="00C97BFA">
              <w:t>"Y" = Yes, "N" = No (Default)</w:t>
            </w:r>
          </w:p>
        </w:tc>
      </w:tr>
      <w:tr w:rsidR="003109F0" w:rsidRPr="004943A3" w14:paraId="3AED7991" w14:textId="77777777" w:rsidTr="008F69BE">
        <w:trPr>
          <w:cantSplit/>
          <w:trHeight w:val="156"/>
          <w:jc w:val="center"/>
        </w:trPr>
        <w:tc>
          <w:tcPr>
            <w:tcW w:w="1646" w:type="dxa"/>
            <w:vAlign w:val="center"/>
          </w:tcPr>
          <w:p w14:paraId="762ECB5A" w14:textId="77777777" w:rsidR="003109F0" w:rsidRPr="00C97BFA" w:rsidRDefault="003109F0" w:rsidP="008F69BE">
            <w:pPr>
              <w:pStyle w:val="Normal8pt"/>
              <w:spacing w:after="0"/>
              <w:ind w:hanging="49"/>
            </w:pPr>
            <w:r w:rsidRPr="00C97BFA">
              <w:t>Conv_ book</w:t>
            </w:r>
          </w:p>
        </w:tc>
        <w:tc>
          <w:tcPr>
            <w:tcW w:w="900" w:type="dxa"/>
            <w:vAlign w:val="center"/>
          </w:tcPr>
          <w:p w14:paraId="7C3C3BE5" w14:textId="77777777" w:rsidR="003109F0" w:rsidRPr="003109F0" w:rsidRDefault="003109F0" w:rsidP="008F69BE">
            <w:pPr>
              <w:jc w:val="center"/>
              <w:rPr>
                <w:sz w:val="16"/>
                <w:szCs w:val="16"/>
              </w:rPr>
            </w:pPr>
            <w:r w:rsidRPr="003109F0">
              <w:rPr>
                <w:sz w:val="16"/>
                <w:szCs w:val="16"/>
              </w:rPr>
              <w:t>Character</w:t>
            </w:r>
          </w:p>
        </w:tc>
        <w:tc>
          <w:tcPr>
            <w:tcW w:w="990" w:type="dxa"/>
            <w:vAlign w:val="center"/>
          </w:tcPr>
          <w:p w14:paraId="2DD2B84E" w14:textId="77777777" w:rsidR="003109F0" w:rsidRPr="003109F0" w:rsidRDefault="003109F0" w:rsidP="008F69BE">
            <w:pPr>
              <w:jc w:val="center"/>
              <w:rPr>
                <w:sz w:val="16"/>
                <w:szCs w:val="16"/>
              </w:rPr>
            </w:pPr>
            <w:r w:rsidRPr="003109F0">
              <w:rPr>
                <w:sz w:val="16"/>
                <w:szCs w:val="16"/>
              </w:rPr>
              <w:t>10</w:t>
            </w:r>
          </w:p>
        </w:tc>
        <w:tc>
          <w:tcPr>
            <w:tcW w:w="900" w:type="dxa"/>
            <w:vAlign w:val="center"/>
          </w:tcPr>
          <w:p w14:paraId="07F54269" w14:textId="77777777" w:rsidR="003109F0" w:rsidRPr="003109F0" w:rsidRDefault="003109F0" w:rsidP="008F69BE">
            <w:pPr>
              <w:jc w:val="center"/>
              <w:rPr>
                <w:sz w:val="16"/>
                <w:szCs w:val="16"/>
              </w:rPr>
            </w:pPr>
            <w:r w:rsidRPr="003109F0">
              <w:rPr>
                <w:sz w:val="16"/>
                <w:szCs w:val="16"/>
              </w:rPr>
              <w:t>No</w:t>
            </w:r>
          </w:p>
        </w:tc>
        <w:tc>
          <w:tcPr>
            <w:tcW w:w="5947" w:type="dxa"/>
          </w:tcPr>
          <w:p w14:paraId="670160DA" w14:textId="77777777" w:rsidR="003109F0" w:rsidRPr="00C97BFA" w:rsidRDefault="003109F0" w:rsidP="00C97BFA">
            <w:pPr>
              <w:pStyle w:val="Normal8pt"/>
              <w:spacing w:after="0"/>
              <w:ind w:hanging="49"/>
            </w:pPr>
            <w:r w:rsidRPr="00C97BFA">
              <w:t>Conveyance book number</w:t>
            </w:r>
          </w:p>
        </w:tc>
      </w:tr>
      <w:tr w:rsidR="003109F0" w:rsidRPr="004943A3" w14:paraId="1188B43B" w14:textId="77777777" w:rsidTr="008F69BE">
        <w:trPr>
          <w:cantSplit/>
          <w:trHeight w:val="102"/>
          <w:jc w:val="center"/>
        </w:trPr>
        <w:tc>
          <w:tcPr>
            <w:tcW w:w="1646" w:type="dxa"/>
            <w:tcBorders>
              <w:bottom w:val="single" w:sz="6" w:space="0" w:color="000000"/>
            </w:tcBorders>
            <w:vAlign w:val="center"/>
          </w:tcPr>
          <w:p w14:paraId="435D7882" w14:textId="77777777" w:rsidR="003109F0" w:rsidRPr="00C97BFA" w:rsidRDefault="003109F0" w:rsidP="008F69BE">
            <w:pPr>
              <w:pStyle w:val="Normal8pt"/>
              <w:spacing w:after="0"/>
              <w:ind w:hanging="49"/>
            </w:pPr>
            <w:r w:rsidRPr="00C97BFA">
              <w:t>Conv_folio</w:t>
            </w:r>
          </w:p>
        </w:tc>
        <w:tc>
          <w:tcPr>
            <w:tcW w:w="900" w:type="dxa"/>
            <w:tcBorders>
              <w:bottom w:val="single" w:sz="6" w:space="0" w:color="000000"/>
            </w:tcBorders>
            <w:vAlign w:val="center"/>
          </w:tcPr>
          <w:p w14:paraId="73E4DBFB" w14:textId="77777777" w:rsidR="003109F0" w:rsidRPr="003109F0" w:rsidRDefault="003109F0" w:rsidP="008F69BE">
            <w:pPr>
              <w:jc w:val="center"/>
              <w:rPr>
                <w:sz w:val="16"/>
                <w:szCs w:val="16"/>
              </w:rPr>
            </w:pPr>
            <w:r w:rsidRPr="003109F0">
              <w:rPr>
                <w:sz w:val="16"/>
                <w:szCs w:val="16"/>
              </w:rPr>
              <w:t>Character</w:t>
            </w:r>
          </w:p>
        </w:tc>
        <w:tc>
          <w:tcPr>
            <w:tcW w:w="990" w:type="dxa"/>
            <w:tcBorders>
              <w:bottom w:val="single" w:sz="6" w:space="0" w:color="000000"/>
            </w:tcBorders>
            <w:vAlign w:val="center"/>
          </w:tcPr>
          <w:p w14:paraId="2DD81456" w14:textId="77777777" w:rsidR="003109F0" w:rsidRPr="003109F0" w:rsidRDefault="003109F0" w:rsidP="008F69BE">
            <w:pPr>
              <w:jc w:val="center"/>
              <w:rPr>
                <w:sz w:val="16"/>
                <w:szCs w:val="16"/>
              </w:rPr>
            </w:pPr>
            <w:r w:rsidRPr="003109F0">
              <w:rPr>
                <w:sz w:val="16"/>
                <w:szCs w:val="16"/>
              </w:rPr>
              <w:t>10</w:t>
            </w:r>
          </w:p>
        </w:tc>
        <w:tc>
          <w:tcPr>
            <w:tcW w:w="900" w:type="dxa"/>
            <w:tcBorders>
              <w:bottom w:val="single" w:sz="6" w:space="0" w:color="000000"/>
            </w:tcBorders>
            <w:vAlign w:val="center"/>
          </w:tcPr>
          <w:p w14:paraId="5590ED4D" w14:textId="77777777" w:rsidR="003109F0" w:rsidRPr="003109F0" w:rsidRDefault="003109F0" w:rsidP="008F69BE">
            <w:pPr>
              <w:jc w:val="center"/>
              <w:rPr>
                <w:sz w:val="16"/>
                <w:szCs w:val="16"/>
              </w:rPr>
            </w:pPr>
            <w:r w:rsidRPr="003109F0">
              <w:rPr>
                <w:sz w:val="16"/>
                <w:szCs w:val="16"/>
              </w:rPr>
              <w:t>No</w:t>
            </w:r>
          </w:p>
        </w:tc>
        <w:tc>
          <w:tcPr>
            <w:tcW w:w="5947" w:type="dxa"/>
            <w:tcBorders>
              <w:bottom w:val="single" w:sz="6" w:space="0" w:color="000000"/>
            </w:tcBorders>
          </w:tcPr>
          <w:p w14:paraId="33EC7672" w14:textId="77777777" w:rsidR="003109F0" w:rsidRPr="00C97BFA" w:rsidRDefault="003109F0" w:rsidP="00C97BFA">
            <w:pPr>
              <w:pStyle w:val="Normal8pt"/>
              <w:spacing w:after="0"/>
              <w:ind w:hanging="49"/>
            </w:pPr>
            <w:r w:rsidRPr="00C97BFA">
              <w:t>Conveyance page number</w:t>
            </w:r>
          </w:p>
        </w:tc>
      </w:tr>
      <w:tr w:rsidR="003109F0" w:rsidRPr="004943A3" w14:paraId="62A90FE0" w14:textId="77777777" w:rsidTr="008F69BE">
        <w:trPr>
          <w:cantSplit/>
          <w:trHeight w:val="42"/>
          <w:jc w:val="center"/>
        </w:trPr>
        <w:tc>
          <w:tcPr>
            <w:tcW w:w="1646" w:type="dxa"/>
            <w:tcBorders>
              <w:top w:val="single" w:sz="6" w:space="0" w:color="000000"/>
              <w:bottom w:val="single" w:sz="6" w:space="0" w:color="auto"/>
            </w:tcBorders>
            <w:vAlign w:val="center"/>
          </w:tcPr>
          <w:p w14:paraId="4476F37B" w14:textId="77777777" w:rsidR="003109F0" w:rsidRPr="00C97BFA" w:rsidRDefault="003109F0" w:rsidP="008F69BE">
            <w:pPr>
              <w:pStyle w:val="Normal8pt"/>
              <w:spacing w:after="0"/>
              <w:ind w:hanging="49"/>
            </w:pPr>
            <w:r w:rsidRPr="00C97BFA">
              <w:t>Instr_no</w:t>
            </w:r>
          </w:p>
        </w:tc>
        <w:tc>
          <w:tcPr>
            <w:tcW w:w="900" w:type="dxa"/>
            <w:tcBorders>
              <w:top w:val="single" w:sz="6" w:space="0" w:color="000000"/>
              <w:bottom w:val="single" w:sz="6" w:space="0" w:color="auto"/>
            </w:tcBorders>
            <w:vAlign w:val="center"/>
          </w:tcPr>
          <w:p w14:paraId="22678A6E" w14:textId="77777777" w:rsidR="003109F0" w:rsidRPr="003109F0" w:rsidRDefault="003109F0" w:rsidP="008F69BE">
            <w:pPr>
              <w:jc w:val="center"/>
              <w:rPr>
                <w:sz w:val="16"/>
                <w:szCs w:val="16"/>
              </w:rPr>
            </w:pPr>
            <w:r w:rsidRPr="003109F0">
              <w:rPr>
                <w:sz w:val="16"/>
                <w:szCs w:val="16"/>
              </w:rPr>
              <w:t>Character</w:t>
            </w:r>
          </w:p>
        </w:tc>
        <w:tc>
          <w:tcPr>
            <w:tcW w:w="990" w:type="dxa"/>
            <w:tcBorders>
              <w:top w:val="single" w:sz="6" w:space="0" w:color="000000"/>
              <w:bottom w:val="single" w:sz="6" w:space="0" w:color="auto"/>
            </w:tcBorders>
            <w:vAlign w:val="center"/>
          </w:tcPr>
          <w:p w14:paraId="79366224" w14:textId="77777777" w:rsidR="003109F0" w:rsidRPr="003109F0" w:rsidRDefault="003109F0" w:rsidP="008F69BE">
            <w:pPr>
              <w:jc w:val="center"/>
              <w:rPr>
                <w:sz w:val="16"/>
                <w:szCs w:val="16"/>
              </w:rPr>
            </w:pPr>
            <w:r w:rsidRPr="003109F0">
              <w:rPr>
                <w:sz w:val="16"/>
                <w:szCs w:val="16"/>
              </w:rPr>
              <w:t>8</w:t>
            </w:r>
          </w:p>
        </w:tc>
        <w:tc>
          <w:tcPr>
            <w:tcW w:w="900" w:type="dxa"/>
            <w:tcBorders>
              <w:top w:val="single" w:sz="6" w:space="0" w:color="000000"/>
              <w:bottom w:val="single" w:sz="6" w:space="0" w:color="auto"/>
            </w:tcBorders>
            <w:vAlign w:val="center"/>
          </w:tcPr>
          <w:p w14:paraId="36600A85" w14:textId="77777777" w:rsidR="003109F0" w:rsidRPr="003109F0" w:rsidRDefault="003109F0" w:rsidP="008F69BE">
            <w:pPr>
              <w:jc w:val="center"/>
              <w:rPr>
                <w:sz w:val="16"/>
                <w:szCs w:val="16"/>
              </w:rPr>
            </w:pPr>
            <w:r w:rsidRPr="003109F0">
              <w:rPr>
                <w:sz w:val="16"/>
                <w:szCs w:val="16"/>
              </w:rPr>
              <w:t>No</w:t>
            </w:r>
          </w:p>
        </w:tc>
        <w:tc>
          <w:tcPr>
            <w:tcW w:w="5947" w:type="dxa"/>
            <w:tcBorders>
              <w:top w:val="single" w:sz="6" w:space="0" w:color="000000"/>
              <w:bottom w:val="single" w:sz="6" w:space="0" w:color="auto"/>
            </w:tcBorders>
          </w:tcPr>
          <w:p w14:paraId="1D806B82" w14:textId="77777777" w:rsidR="003109F0" w:rsidRPr="00C97BFA" w:rsidRDefault="003109F0" w:rsidP="00C97BFA">
            <w:pPr>
              <w:pStyle w:val="Normal8pt"/>
              <w:spacing w:after="0"/>
              <w:ind w:hanging="49"/>
            </w:pPr>
            <w:r w:rsidRPr="00C97BFA">
              <w:t>Conveyance instrument number</w:t>
            </w:r>
          </w:p>
        </w:tc>
      </w:tr>
      <w:tr w:rsidR="00BF069E" w:rsidRPr="004943A3" w14:paraId="2955634E" w14:textId="77777777" w:rsidTr="008F69BE">
        <w:trPr>
          <w:cantSplit/>
          <w:jc w:val="center"/>
        </w:trPr>
        <w:tc>
          <w:tcPr>
            <w:tcW w:w="1646" w:type="dxa"/>
            <w:tcBorders>
              <w:top w:val="single" w:sz="6" w:space="0" w:color="auto"/>
            </w:tcBorders>
            <w:vAlign w:val="center"/>
          </w:tcPr>
          <w:p w14:paraId="0AD2E051" w14:textId="77777777" w:rsidR="00BF069E" w:rsidRPr="005B3940" w:rsidRDefault="00BF069E" w:rsidP="008F69BE">
            <w:pPr>
              <w:pStyle w:val="Normal8pt"/>
              <w:spacing w:after="0"/>
              <w:ind w:hanging="49"/>
            </w:pPr>
            <w:r w:rsidRPr="005B3940">
              <w:t>Instr_type</w:t>
            </w:r>
          </w:p>
        </w:tc>
        <w:tc>
          <w:tcPr>
            <w:tcW w:w="900" w:type="dxa"/>
            <w:tcBorders>
              <w:top w:val="single" w:sz="6" w:space="0" w:color="auto"/>
            </w:tcBorders>
            <w:vAlign w:val="center"/>
          </w:tcPr>
          <w:p w14:paraId="56F43208" w14:textId="77777777" w:rsidR="00BF069E" w:rsidRPr="005B3940" w:rsidRDefault="00BF069E" w:rsidP="008F69BE">
            <w:pPr>
              <w:jc w:val="center"/>
              <w:rPr>
                <w:kern w:val="2"/>
                <w:sz w:val="16"/>
              </w:rPr>
            </w:pPr>
            <w:r w:rsidRPr="005B3940">
              <w:rPr>
                <w:kern w:val="2"/>
                <w:sz w:val="16"/>
              </w:rPr>
              <w:t>Character</w:t>
            </w:r>
          </w:p>
        </w:tc>
        <w:tc>
          <w:tcPr>
            <w:tcW w:w="990" w:type="dxa"/>
            <w:tcBorders>
              <w:top w:val="single" w:sz="6" w:space="0" w:color="auto"/>
            </w:tcBorders>
            <w:vAlign w:val="center"/>
          </w:tcPr>
          <w:p w14:paraId="713035FE" w14:textId="77777777" w:rsidR="00BF069E" w:rsidRPr="005B3940" w:rsidRDefault="00BF069E" w:rsidP="008F69BE">
            <w:pPr>
              <w:jc w:val="center"/>
              <w:rPr>
                <w:kern w:val="2"/>
                <w:sz w:val="16"/>
              </w:rPr>
            </w:pPr>
            <w:r w:rsidRPr="005B3940">
              <w:rPr>
                <w:kern w:val="2"/>
                <w:sz w:val="16"/>
              </w:rPr>
              <w:t>75</w:t>
            </w:r>
          </w:p>
        </w:tc>
        <w:tc>
          <w:tcPr>
            <w:tcW w:w="900" w:type="dxa"/>
            <w:tcBorders>
              <w:top w:val="single" w:sz="6" w:space="0" w:color="auto"/>
            </w:tcBorders>
            <w:vAlign w:val="center"/>
          </w:tcPr>
          <w:p w14:paraId="6194505A" w14:textId="77777777" w:rsidR="00BF069E" w:rsidRPr="005B3940" w:rsidRDefault="00BF069E" w:rsidP="008F69BE">
            <w:pPr>
              <w:jc w:val="center"/>
              <w:rPr>
                <w:kern w:val="2"/>
                <w:sz w:val="16"/>
              </w:rPr>
            </w:pPr>
            <w:r w:rsidRPr="005B3940">
              <w:rPr>
                <w:kern w:val="2"/>
                <w:sz w:val="16"/>
              </w:rPr>
              <w:t>Yes</w:t>
            </w:r>
          </w:p>
        </w:tc>
        <w:tc>
          <w:tcPr>
            <w:tcW w:w="5947" w:type="dxa"/>
            <w:tcBorders>
              <w:top w:val="single" w:sz="6" w:space="0" w:color="auto"/>
            </w:tcBorders>
            <w:vAlign w:val="center"/>
          </w:tcPr>
          <w:p w14:paraId="11DB68EF" w14:textId="77777777" w:rsidR="00BF069E" w:rsidRPr="005B3940" w:rsidRDefault="00BF069E" w:rsidP="00C97BFA">
            <w:pPr>
              <w:pStyle w:val="Normal8pt"/>
              <w:spacing w:after="0"/>
              <w:ind w:hanging="49"/>
            </w:pPr>
            <w:r w:rsidRPr="005B3940">
              <w:t>Type of instrument (Cash, Mortgage, Bond for Deed, etc.)</w:t>
            </w:r>
          </w:p>
        </w:tc>
      </w:tr>
      <w:tr w:rsidR="00A3614D" w:rsidRPr="004943A3" w14:paraId="0B4FE514" w14:textId="77777777" w:rsidTr="008F69BE">
        <w:trPr>
          <w:cantSplit/>
          <w:trHeight w:val="42"/>
          <w:jc w:val="center"/>
        </w:trPr>
        <w:tc>
          <w:tcPr>
            <w:tcW w:w="1646" w:type="dxa"/>
            <w:vAlign w:val="center"/>
          </w:tcPr>
          <w:p w14:paraId="4BCF6FF1" w14:textId="77777777" w:rsidR="00A3614D" w:rsidRPr="00C97BFA" w:rsidRDefault="00A3614D" w:rsidP="008F69BE">
            <w:pPr>
              <w:pStyle w:val="Normal8pt"/>
              <w:spacing w:after="0"/>
              <w:ind w:hanging="49"/>
            </w:pPr>
            <w:r w:rsidRPr="00C97BFA">
              <w:t>Lender</w:t>
            </w:r>
            <w:r w:rsidR="00F17D32" w:rsidRPr="00C97BFA">
              <w:t>_</w:t>
            </w:r>
            <w:r w:rsidRPr="00C97BFA">
              <w:t>id</w:t>
            </w:r>
          </w:p>
        </w:tc>
        <w:tc>
          <w:tcPr>
            <w:tcW w:w="900" w:type="dxa"/>
            <w:vAlign w:val="center"/>
          </w:tcPr>
          <w:p w14:paraId="70064AC3" w14:textId="77777777" w:rsidR="00A3614D" w:rsidRPr="00631A45" w:rsidRDefault="00A3614D" w:rsidP="008F69BE">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vAlign w:val="center"/>
          </w:tcPr>
          <w:p w14:paraId="3C6F0F5B" w14:textId="77777777" w:rsidR="00A3614D" w:rsidRPr="00631A45" w:rsidRDefault="00A3614D" w:rsidP="008F69BE">
            <w:pPr>
              <w:pStyle w:val="Heading2"/>
              <w:keepNext w:val="0"/>
              <w:jc w:val="center"/>
              <w:rPr>
                <w:b w:val="0"/>
                <w:color w:val="000000"/>
                <w:sz w:val="16"/>
                <w:szCs w:val="16"/>
                <w:lang w:val="en-US" w:eastAsia="en-US"/>
              </w:rPr>
            </w:pPr>
            <w:r w:rsidRPr="00631A45">
              <w:rPr>
                <w:b w:val="0"/>
                <w:color w:val="000000"/>
                <w:sz w:val="16"/>
                <w:szCs w:val="16"/>
                <w:lang w:val="en-US" w:eastAsia="en-US"/>
              </w:rPr>
              <w:t>8</w:t>
            </w:r>
          </w:p>
        </w:tc>
        <w:tc>
          <w:tcPr>
            <w:tcW w:w="900" w:type="dxa"/>
            <w:vAlign w:val="center"/>
          </w:tcPr>
          <w:p w14:paraId="0BACDAEC" w14:textId="77777777" w:rsidR="00A3614D" w:rsidRPr="00631A45" w:rsidRDefault="00A3614D" w:rsidP="008F69BE">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5947" w:type="dxa"/>
          </w:tcPr>
          <w:p w14:paraId="01574071" w14:textId="77777777" w:rsidR="00A3614D" w:rsidRPr="00C97BFA" w:rsidRDefault="00F17D32" w:rsidP="00C97BFA">
            <w:pPr>
              <w:pStyle w:val="Normal8pt"/>
              <w:spacing w:after="0"/>
              <w:ind w:hanging="49"/>
            </w:pPr>
            <w:r w:rsidRPr="00C97BFA">
              <w:t>Lender or mortgage company’s identification number supplied by Tax Commission.</w:t>
            </w:r>
          </w:p>
        </w:tc>
      </w:tr>
      <w:tr w:rsidR="003109F0" w:rsidRPr="004943A3" w14:paraId="7C2994A2" w14:textId="77777777" w:rsidTr="008F69BE">
        <w:trPr>
          <w:cantSplit/>
          <w:trHeight w:val="42"/>
          <w:jc w:val="center"/>
        </w:trPr>
        <w:tc>
          <w:tcPr>
            <w:tcW w:w="1646" w:type="dxa"/>
            <w:vAlign w:val="center"/>
          </w:tcPr>
          <w:p w14:paraId="1313E252" w14:textId="77777777" w:rsidR="003109F0" w:rsidRPr="00C97BFA" w:rsidRDefault="003109F0" w:rsidP="008F69BE">
            <w:pPr>
              <w:pStyle w:val="Normal8pt"/>
              <w:spacing w:after="0"/>
              <w:ind w:hanging="49"/>
            </w:pPr>
            <w:r w:rsidRPr="00C97BFA">
              <w:t>Tax_sale</w:t>
            </w:r>
          </w:p>
        </w:tc>
        <w:tc>
          <w:tcPr>
            <w:tcW w:w="900" w:type="dxa"/>
            <w:vAlign w:val="center"/>
          </w:tcPr>
          <w:p w14:paraId="7CDE2FA7" w14:textId="77777777" w:rsidR="003109F0" w:rsidRPr="003109F0" w:rsidRDefault="003109F0" w:rsidP="008F69BE">
            <w:pPr>
              <w:jc w:val="center"/>
              <w:rPr>
                <w:sz w:val="16"/>
                <w:szCs w:val="16"/>
              </w:rPr>
            </w:pPr>
            <w:r w:rsidRPr="003109F0">
              <w:rPr>
                <w:sz w:val="16"/>
                <w:szCs w:val="16"/>
              </w:rPr>
              <w:t>Character</w:t>
            </w:r>
          </w:p>
        </w:tc>
        <w:tc>
          <w:tcPr>
            <w:tcW w:w="990" w:type="dxa"/>
            <w:vAlign w:val="center"/>
          </w:tcPr>
          <w:p w14:paraId="72D70347" w14:textId="77777777" w:rsidR="003109F0" w:rsidRPr="003109F0" w:rsidRDefault="003109F0" w:rsidP="008F69BE">
            <w:pPr>
              <w:jc w:val="center"/>
              <w:rPr>
                <w:sz w:val="16"/>
                <w:szCs w:val="16"/>
              </w:rPr>
            </w:pPr>
            <w:r w:rsidRPr="003109F0">
              <w:rPr>
                <w:sz w:val="16"/>
                <w:szCs w:val="16"/>
              </w:rPr>
              <w:t>1</w:t>
            </w:r>
          </w:p>
        </w:tc>
        <w:tc>
          <w:tcPr>
            <w:tcW w:w="900" w:type="dxa"/>
            <w:vAlign w:val="center"/>
          </w:tcPr>
          <w:p w14:paraId="3DA5A8B7" w14:textId="77777777" w:rsidR="003109F0" w:rsidRPr="003109F0" w:rsidRDefault="003109F0" w:rsidP="008F69BE">
            <w:pPr>
              <w:jc w:val="center"/>
              <w:rPr>
                <w:sz w:val="16"/>
                <w:szCs w:val="16"/>
              </w:rPr>
            </w:pPr>
            <w:r w:rsidRPr="003109F0">
              <w:rPr>
                <w:sz w:val="16"/>
                <w:szCs w:val="16"/>
              </w:rPr>
              <w:t>No</w:t>
            </w:r>
          </w:p>
        </w:tc>
        <w:tc>
          <w:tcPr>
            <w:tcW w:w="5947" w:type="dxa"/>
          </w:tcPr>
          <w:p w14:paraId="174639F1" w14:textId="77777777" w:rsidR="003109F0" w:rsidRPr="00C97BFA" w:rsidRDefault="003109F0" w:rsidP="00C97BFA">
            <w:pPr>
              <w:pStyle w:val="Normal8pt"/>
              <w:spacing w:after="0"/>
              <w:ind w:hanging="49"/>
            </w:pPr>
            <w:r w:rsidRPr="00C97BFA">
              <w:t>Y = Yes and N = No (default)</w:t>
            </w:r>
          </w:p>
        </w:tc>
      </w:tr>
      <w:tr w:rsidR="003109F0" w:rsidRPr="004943A3" w14:paraId="05D91B6D" w14:textId="77777777" w:rsidTr="008F69BE">
        <w:trPr>
          <w:cantSplit/>
          <w:trHeight w:val="42"/>
          <w:jc w:val="center"/>
        </w:trPr>
        <w:tc>
          <w:tcPr>
            <w:tcW w:w="1646" w:type="dxa"/>
            <w:vAlign w:val="center"/>
          </w:tcPr>
          <w:p w14:paraId="623812FF" w14:textId="77777777" w:rsidR="003109F0" w:rsidRPr="00C97BFA" w:rsidRDefault="003109F0" w:rsidP="008F69BE">
            <w:pPr>
              <w:pStyle w:val="Normal8pt"/>
              <w:spacing w:after="0"/>
              <w:ind w:hanging="49"/>
            </w:pPr>
            <w:r w:rsidRPr="00C97BFA">
              <w:t>Taxsale_date</w:t>
            </w:r>
          </w:p>
        </w:tc>
        <w:tc>
          <w:tcPr>
            <w:tcW w:w="900" w:type="dxa"/>
            <w:vAlign w:val="center"/>
          </w:tcPr>
          <w:p w14:paraId="1C3D9C20" w14:textId="77777777" w:rsidR="003109F0" w:rsidRPr="003109F0" w:rsidRDefault="003109F0" w:rsidP="008F69BE">
            <w:pPr>
              <w:jc w:val="center"/>
              <w:rPr>
                <w:sz w:val="16"/>
                <w:szCs w:val="16"/>
              </w:rPr>
            </w:pPr>
            <w:r w:rsidRPr="003109F0">
              <w:rPr>
                <w:sz w:val="16"/>
                <w:szCs w:val="16"/>
              </w:rPr>
              <w:t>Character</w:t>
            </w:r>
          </w:p>
        </w:tc>
        <w:tc>
          <w:tcPr>
            <w:tcW w:w="990" w:type="dxa"/>
            <w:vAlign w:val="center"/>
          </w:tcPr>
          <w:p w14:paraId="029B4927" w14:textId="77777777" w:rsidR="003109F0" w:rsidRPr="003109F0" w:rsidRDefault="003109F0" w:rsidP="008F69BE">
            <w:pPr>
              <w:jc w:val="center"/>
              <w:rPr>
                <w:sz w:val="16"/>
                <w:szCs w:val="16"/>
              </w:rPr>
            </w:pPr>
            <w:r w:rsidRPr="003109F0">
              <w:rPr>
                <w:sz w:val="16"/>
                <w:szCs w:val="16"/>
              </w:rPr>
              <w:t>10</w:t>
            </w:r>
          </w:p>
        </w:tc>
        <w:tc>
          <w:tcPr>
            <w:tcW w:w="900" w:type="dxa"/>
            <w:vAlign w:val="center"/>
          </w:tcPr>
          <w:p w14:paraId="1A520243" w14:textId="77777777" w:rsidR="003109F0" w:rsidRPr="003109F0" w:rsidRDefault="003109F0" w:rsidP="008F69BE">
            <w:pPr>
              <w:jc w:val="center"/>
              <w:rPr>
                <w:sz w:val="16"/>
                <w:szCs w:val="16"/>
              </w:rPr>
            </w:pPr>
            <w:r w:rsidRPr="003109F0">
              <w:rPr>
                <w:sz w:val="16"/>
                <w:szCs w:val="16"/>
              </w:rPr>
              <w:t>No</w:t>
            </w:r>
          </w:p>
        </w:tc>
        <w:tc>
          <w:tcPr>
            <w:tcW w:w="5947" w:type="dxa"/>
          </w:tcPr>
          <w:p w14:paraId="572D7472" w14:textId="77777777" w:rsidR="003109F0" w:rsidRPr="00C97BFA" w:rsidRDefault="003109F0" w:rsidP="00C97BFA">
            <w:pPr>
              <w:pStyle w:val="Normal8pt"/>
              <w:spacing w:after="0"/>
              <w:ind w:hanging="49"/>
            </w:pPr>
            <w:r w:rsidRPr="00C97BFA">
              <w:t>Date of tax sale (Format: 01/01/1999)</w:t>
            </w:r>
          </w:p>
        </w:tc>
      </w:tr>
      <w:tr w:rsidR="00383D3A" w:rsidRPr="004943A3" w14:paraId="58DE2AD5" w14:textId="77777777" w:rsidTr="008F69BE">
        <w:trPr>
          <w:cantSplit/>
          <w:trHeight w:val="84"/>
          <w:jc w:val="center"/>
        </w:trPr>
        <w:tc>
          <w:tcPr>
            <w:tcW w:w="1646" w:type="dxa"/>
            <w:vAlign w:val="center"/>
          </w:tcPr>
          <w:p w14:paraId="74FDC830" w14:textId="77777777" w:rsidR="00383D3A" w:rsidRPr="00C97BFA" w:rsidRDefault="00383D3A" w:rsidP="008F69BE">
            <w:pPr>
              <w:pStyle w:val="Normal8pt"/>
              <w:spacing w:after="0"/>
              <w:ind w:hanging="49"/>
            </w:pPr>
            <w:r w:rsidRPr="00C97BFA">
              <w:t>assess_date</w:t>
            </w:r>
          </w:p>
        </w:tc>
        <w:tc>
          <w:tcPr>
            <w:tcW w:w="900" w:type="dxa"/>
            <w:vAlign w:val="center"/>
          </w:tcPr>
          <w:p w14:paraId="46F5BDFE" w14:textId="77777777" w:rsidR="00383D3A" w:rsidRPr="00B06C94" w:rsidRDefault="00383D3A" w:rsidP="008F69BE">
            <w:pPr>
              <w:autoSpaceDE w:val="0"/>
              <w:autoSpaceDN w:val="0"/>
              <w:adjustRightInd w:val="0"/>
              <w:jc w:val="center"/>
              <w:rPr>
                <w:rFonts w:eastAsia="Calibri"/>
                <w:kern w:val="2"/>
                <w:sz w:val="16"/>
                <w:szCs w:val="16"/>
              </w:rPr>
            </w:pPr>
            <w:r w:rsidRPr="00B06C94">
              <w:rPr>
                <w:rFonts w:eastAsia="Calibri"/>
                <w:kern w:val="2"/>
                <w:sz w:val="16"/>
                <w:szCs w:val="16"/>
              </w:rPr>
              <w:t>Character</w:t>
            </w:r>
          </w:p>
        </w:tc>
        <w:tc>
          <w:tcPr>
            <w:tcW w:w="990" w:type="dxa"/>
            <w:vAlign w:val="center"/>
          </w:tcPr>
          <w:p w14:paraId="5C868A1F" w14:textId="77777777" w:rsidR="00383D3A" w:rsidRPr="00B06C94" w:rsidRDefault="00383D3A" w:rsidP="008F69BE">
            <w:pPr>
              <w:autoSpaceDE w:val="0"/>
              <w:autoSpaceDN w:val="0"/>
              <w:adjustRightInd w:val="0"/>
              <w:jc w:val="center"/>
              <w:rPr>
                <w:rFonts w:eastAsia="Calibri"/>
                <w:kern w:val="2"/>
                <w:sz w:val="16"/>
                <w:szCs w:val="16"/>
              </w:rPr>
            </w:pPr>
            <w:r w:rsidRPr="00B06C94">
              <w:rPr>
                <w:rFonts w:eastAsia="Calibri"/>
                <w:kern w:val="2"/>
                <w:sz w:val="16"/>
                <w:szCs w:val="16"/>
              </w:rPr>
              <w:t>10</w:t>
            </w:r>
          </w:p>
        </w:tc>
        <w:tc>
          <w:tcPr>
            <w:tcW w:w="900" w:type="dxa"/>
            <w:vAlign w:val="center"/>
          </w:tcPr>
          <w:p w14:paraId="306DA0BA" w14:textId="77777777" w:rsidR="00383D3A" w:rsidRPr="00B06C94" w:rsidRDefault="00383D3A" w:rsidP="008F69BE">
            <w:pPr>
              <w:autoSpaceDE w:val="0"/>
              <w:autoSpaceDN w:val="0"/>
              <w:adjustRightInd w:val="0"/>
              <w:jc w:val="center"/>
              <w:rPr>
                <w:rFonts w:eastAsia="Calibri"/>
                <w:kern w:val="2"/>
                <w:sz w:val="16"/>
                <w:szCs w:val="16"/>
              </w:rPr>
            </w:pPr>
            <w:r w:rsidRPr="00B06C94">
              <w:rPr>
                <w:rFonts w:eastAsia="Calibri"/>
                <w:kern w:val="2"/>
                <w:sz w:val="16"/>
                <w:szCs w:val="16"/>
              </w:rPr>
              <w:t>Yes</w:t>
            </w:r>
          </w:p>
        </w:tc>
        <w:tc>
          <w:tcPr>
            <w:tcW w:w="5947" w:type="dxa"/>
            <w:vAlign w:val="center"/>
          </w:tcPr>
          <w:p w14:paraId="78BBD4C3" w14:textId="77777777" w:rsidR="00383D3A" w:rsidRPr="00C97BFA" w:rsidRDefault="00383D3A" w:rsidP="00C97BFA">
            <w:pPr>
              <w:pStyle w:val="Normal8pt"/>
              <w:spacing w:after="0"/>
              <w:ind w:hanging="49"/>
            </w:pPr>
            <w:r w:rsidRPr="00C97BFA">
              <w:t>Date of last assessment/reassessment (Format: 01/01/1999)</w:t>
            </w:r>
          </w:p>
        </w:tc>
      </w:tr>
      <w:tr w:rsidR="00BF069E" w:rsidRPr="004943A3" w14:paraId="112488DD" w14:textId="77777777" w:rsidTr="008F69BE">
        <w:trPr>
          <w:cantSplit/>
          <w:trHeight w:val="66"/>
          <w:jc w:val="center"/>
        </w:trPr>
        <w:tc>
          <w:tcPr>
            <w:tcW w:w="1646" w:type="dxa"/>
            <w:vAlign w:val="center"/>
          </w:tcPr>
          <w:p w14:paraId="5E1E2018" w14:textId="77777777" w:rsidR="00BF069E" w:rsidRPr="00C97BFA" w:rsidRDefault="00BF069E" w:rsidP="008F69BE">
            <w:pPr>
              <w:pStyle w:val="Normal8pt"/>
              <w:spacing w:after="0"/>
              <w:ind w:hanging="49"/>
            </w:pPr>
            <w:r w:rsidRPr="00C97BFA">
              <w:t>Subd_phase</w:t>
            </w:r>
          </w:p>
        </w:tc>
        <w:tc>
          <w:tcPr>
            <w:tcW w:w="900" w:type="dxa"/>
            <w:vAlign w:val="center"/>
          </w:tcPr>
          <w:p w14:paraId="44C21614" w14:textId="77777777" w:rsidR="00BF069E" w:rsidRPr="00631A45" w:rsidRDefault="00BF069E" w:rsidP="008F69BE">
            <w:pPr>
              <w:pStyle w:val="Heading2"/>
              <w:ind w:hanging="18"/>
              <w:jc w:val="center"/>
              <w:rPr>
                <w:b w:val="0"/>
                <w:color w:val="000000"/>
                <w:sz w:val="16"/>
                <w:szCs w:val="16"/>
                <w:lang w:val="en-US" w:eastAsia="en-US"/>
              </w:rPr>
            </w:pPr>
            <w:r w:rsidRPr="00631A45">
              <w:rPr>
                <w:b w:val="0"/>
                <w:color w:val="000000"/>
                <w:sz w:val="16"/>
                <w:szCs w:val="16"/>
                <w:lang w:val="en-US" w:eastAsia="en-US"/>
              </w:rPr>
              <w:t>Character</w:t>
            </w:r>
          </w:p>
        </w:tc>
        <w:tc>
          <w:tcPr>
            <w:tcW w:w="990" w:type="dxa"/>
            <w:vAlign w:val="center"/>
          </w:tcPr>
          <w:p w14:paraId="64D5E38A" w14:textId="77777777" w:rsidR="00BF069E" w:rsidRPr="00631A45" w:rsidRDefault="00BF069E" w:rsidP="008F69BE">
            <w:pPr>
              <w:pStyle w:val="Heading2"/>
              <w:jc w:val="center"/>
              <w:rPr>
                <w:b w:val="0"/>
                <w:color w:val="000000"/>
                <w:sz w:val="16"/>
                <w:szCs w:val="16"/>
                <w:lang w:val="en-US" w:eastAsia="en-US"/>
              </w:rPr>
            </w:pPr>
            <w:r w:rsidRPr="00631A45">
              <w:rPr>
                <w:b w:val="0"/>
                <w:color w:val="000000"/>
                <w:sz w:val="16"/>
                <w:szCs w:val="16"/>
                <w:lang w:val="en-US" w:eastAsia="en-US"/>
              </w:rPr>
              <w:t>3</w:t>
            </w:r>
          </w:p>
        </w:tc>
        <w:tc>
          <w:tcPr>
            <w:tcW w:w="900" w:type="dxa"/>
            <w:vAlign w:val="center"/>
          </w:tcPr>
          <w:p w14:paraId="7C872302" w14:textId="77777777" w:rsidR="00BF069E" w:rsidRPr="00631A45" w:rsidRDefault="00BF069E" w:rsidP="008F69BE">
            <w:pPr>
              <w:pStyle w:val="Heading2"/>
              <w:jc w:val="center"/>
              <w:rPr>
                <w:b w:val="0"/>
                <w:color w:val="000000"/>
                <w:sz w:val="16"/>
                <w:szCs w:val="16"/>
                <w:lang w:val="en-US" w:eastAsia="en-US"/>
              </w:rPr>
            </w:pPr>
            <w:r w:rsidRPr="00631A45">
              <w:rPr>
                <w:b w:val="0"/>
                <w:color w:val="000000"/>
                <w:sz w:val="16"/>
                <w:szCs w:val="16"/>
                <w:lang w:val="en-US" w:eastAsia="en-US"/>
              </w:rPr>
              <w:t>Yes</w:t>
            </w:r>
          </w:p>
        </w:tc>
        <w:tc>
          <w:tcPr>
            <w:tcW w:w="5947" w:type="dxa"/>
            <w:vAlign w:val="center"/>
          </w:tcPr>
          <w:p w14:paraId="675709EC" w14:textId="77777777" w:rsidR="00BF069E" w:rsidRPr="00C97BFA" w:rsidRDefault="00BF069E" w:rsidP="00C97BFA">
            <w:pPr>
              <w:pStyle w:val="Normal8pt"/>
              <w:spacing w:after="0"/>
              <w:ind w:hanging="49"/>
            </w:pPr>
            <w:r w:rsidRPr="00C97BFA">
              <w:t>Subdivision phase</w:t>
            </w:r>
          </w:p>
        </w:tc>
      </w:tr>
    </w:tbl>
    <w:p w14:paraId="41A34FDD" w14:textId="77777777" w:rsidR="006B677A" w:rsidRDefault="006B677A" w:rsidP="00774000">
      <w:pPr>
        <w:pStyle w:val="Text"/>
        <w:spacing w:after="0" w:line="240" w:lineRule="auto"/>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3"/>
        <w:gridCol w:w="900"/>
        <w:gridCol w:w="990"/>
        <w:gridCol w:w="895"/>
        <w:gridCol w:w="5950"/>
      </w:tblGrid>
      <w:tr w:rsidR="00A3614D" w:rsidRPr="004943A3" w14:paraId="5B42E3B9" w14:textId="77777777" w:rsidTr="00C97BFA">
        <w:trPr>
          <w:cantSplit/>
          <w:tblHeader/>
          <w:jc w:val="center"/>
        </w:trPr>
        <w:tc>
          <w:tcPr>
            <w:tcW w:w="10388" w:type="dxa"/>
            <w:gridSpan w:val="5"/>
            <w:tcBorders>
              <w:top w:val="double" w:sz="6" w:space="0" w:color="000000"/>
              <w:left w:val="double" w:sz="6" w:space="0" w:color="000000"/>
              <w:bottom w:val="single" w:sz="4" w:space="0" w:color="auto"/>
              <w:right w:val="double" w:sz="6" w:space="0" w:color="000000"/>
            </w:tcBorders>
            <w:shd w:val="clear" w:color="auto" w:fill="BFBFBF"/>
            <w:vAlign w:val="center"/>
          </w:tcPr>
          <w:p w14:paraId="313BB95D" w14:textId="77777777" w:rsidR="00A3614D" w:rsidRPr="00680B00" w:rsidRDefault="00A3614D" w:rsidP="00F17D32">
            <w:pPr>
              <w:pStyle w:val="Text"/>
              <w:spacing w:after="0" w:line="240" w:lineRule="auto"/>
              <w:jc w:val="center"/>
              <w:rPr>
                <w:b/>
                <w:sz w:val="16"/>
                <w:szCs w:val="16"/>
              </w:rPr>
            </w:pPr>
            <w:r w:rsidRPr="00680B00">
              <w:rPr>
                <w:b/>
                <w:sz w:val="16"/>
                <w:szCs w:val="16"/>
              </w:rPr>
              <w:t>Legal Description Information (Legal.txt) (Required)</w:t>
            </w:r>
          </w:p>
        </w:tc>
      </w:tr>
      <w:tr w:rsidR="00A3614D" w:rsidRPr="004943A3" w14:paraId="33466E7F" w14:textId="77777777" w:rsidTr="00C97BFA">
        <w:trPr>
          <w:cantSplit/>
          <w:tblHeader/>
          <w:jc w:val="center"/>
        </w:trPr>
        <w:tc>
          <w:tcPr>
            <w:tcW w:w="1653" w:type="dxa"/>
            <w:tcBorders>
              <w:top w:val="single" w:sz="4" w:space="0" w:color="auto"/>
              <w:left w:val="double" w:sz="6" w:space="0" w:color="000000"/>
              <w:bottom w:val="single" w:sz="6" w:space="0" w:color="000000"/>
            </w:tcBorders>
            <w:shd w:val="clear" w:color="auto" w:fill="BFBFBF"/>
            <w:vAlign w:val="center"/>
          </w:tcPr>
          <w:p w14:paraId="3027203A" w14:textId="77777777" w:rsidR="00A3614D" w:rsidRPr="00F0581B" w:rsidRDefault="00A3614D" w:rsidP="00F17D32">
            <w:pPr>
              <w:jc w:val="center"/>
              <w:rPr>
                <w:b/>
                <w:bCs/>
                <w:kern w:val="2"/>
                <w:sz w:val="16"/>
                <w:szCs w:val="16"/>
              </w:rPr>
            </w:pPr>
            <w:r w:rsidRPr="00F0581B">
              <w:rPr>
                <w:b/>
                <w:bCs/>
                <w:kern w:val="2"/>
                <w:sz w:val="16"/>
                <w:szCs w:val="16"/>
              </w:rPr>
              <w:t>Field Name</w:t>
            </w:r>
          </w:p>
        </w:tc>
        <w:tc>
          <w:tcPr>
            <w:tcW w:w="900" w:type="dxa"/>
            <w:tcBorders>
              <w:top w:val="single" w:sz="4" w:space="0" w:color="auto"/>
              <w:bottom w:val="single" w:sz="6" w:space="0" w:color="000000"/>
            </w:tcBorders>
            <w:shd w:val="clear" w:color="auto" w:fill="BFBFBF"/>
            <w:vAlign w:val="center"/>
          </w:tcPr>
          <w:p w14:paraId="680C19C0" w14:textId="77777777" w:rsidR="00A3614D" w:rsidRPr="00C97BFA" w:rsidRDefault="00A3614D" w:rsidP="00C97BFA">
            <w:pPr>
              <w:ind w:left="-108" w:right="-108"/>
              <w:jc w:val="center"/>
              <w:rPr>
                <w:b/>
                <w:bCs/>
                <w:kern w:val="2"/>
                <w:sz w:val="16"/>
              </w:rPr>
            </w:pPr>
            <w:r w:rsidRPr="00C97BFA">
              <w:rPr>
                <w:b/>
                <w:bCs/>
                <w:kern w:val="2"/>
                <w:sz w:val="16"/>
              </w:rPr>
              <w:t>Field Type</w:t>
            </w:r>
          </w:p>
        </w:tc>
        <w:tc>
          <w:tcPr>
            <w:tcW w:w="990" w:type="dxa"/>
            <w:tcBorders>
              <w:top w:val="single" w:sz="4" w:space="0" w:color="auto"/>
              <w:bottom w:val="single" w:sz="6" w:space="0" w:color="000000"/>
            </w:tcBorders>
            <w:shd w:val="clear" w:color="auto" w:fill="BFBFBF"/>
            <w:vAlign w:val="center"/>
          </w:tcPr>
          <w:p w14:paraId="3344BBEF" w14:textId="77777777" w:rsidR="00A3614D" w:rsidRPr="00C97BFA" w:rsidRDefault="00A3614D" w:rsidP="00C97BFA">
            <w:pPr>
              <w:pStyle w:val="Heading5"/>
              <w:keepNext w:val="0"/>
              <w:ind w:left="-108" w:right="-108"/>
              <w:rPr>
                <w:bCs/>
                <w:kern w:val="2"/>
                <w:lang w:val="en-US" w:eastAsia="en-US"/>
              </w:rPr>
            </w:pPr>
            <w:r w:rsidRPr="00C97BFA">
              <w:rPr>
                <w:bCs/>
                <w:kern w:val="2"/>
                <w:lang w:val="en-US" w:eastAsia="en-US"/>
              </w:rPr>
              <w:t>Field Length</w:t>
            </w:r>
          </w:p>
        </w:tc>
        <w:tc>
          <w:tcPr>
            <w:tcW w:w="895" w:type="dxa"/>
            <w:tcBorders>
              <w:top w:val="single" w:sz="4" w:space="0" w:color="auto"/>
              <w:bottom w:val="single" w:sz="6" w:space="0" w:color="000000"/>
            </w:tcBorders>
            <w:shd w:val="clear" w:color="auto" w:fill="BFBFBF"/>
            <w:vAlign w:val="center"/>
          </w:tcPr>
          <w:p w14:paraId="6EEA89DA" w14:textId="77777777" w:rsidR="00A3614D" w:rsidRPr="00C97BFA" w:rsidRDefault="00A3614D" w:rsidP="00C97BFA">
            <w:pPr>
              <w:pStyle w:val="Heading3"/>
              <w:keepNext w:val="0"/>
              <w:ind w:left="-108" w:right="-108"/>
              <w:rPr>
                <w:bCs/>
                <w:i w:val="0"/>
                <w:kern w:val="2"/>
                <w:sz w:val="16"/>
                <w:lang w:val="en-US" w:eastAsia="en-US"/>
              </w:rPr>
            </w:pPr>
            <w:r w:rsidRPr="00C97BFA">
              <w:rPr>
                <w:bCs/>
                <w:i w:val="0"/>
                <w:kern w:val="2"/>
                <w:sz w:val="16"/>
                <w:lang w:val="en-US" w:eastAsia="en-US"/>
              </w:rPr>
              <w:t>Required</w:t>
            </w:r>
          </w:p>
        </w:tc>
        <w:tc>
          <w:tcPr>
            <w:tcW w:w="5950" w:type="dxa"/>
            <w:tcBorders>
              <w:top w:val="single" w:sz="4" w:space="0" w:color="auto"/>
              <w:bottom w:val="single" w:sz="6" w:space="0" w:color="000000"/>
              <w:right w:val="double" w:sz="6" w:space="0" w:color="000000"/>
            </w:tcBorders>
            <w:shd w:val="clear" w:color="auto" w:fill="BFBFBF"/>
            <w:vAlign w:val="center"/>
          </w:tcPr>
          <w:p w14:paraId="36B75BB8" w14:textId="77777777" w:rsidR="00A3614D" w:rsidRPr="00631A45" w:rsidRDefault="00A3614D" w:rsidP="00F17D32">
            <w:pPr>
              <w:pStyle w:val="Heading3"/>
              <w:keepNext w:val="0"/>
              <w:rPr>
                <w:bCs/>
                <w:i w:val="0"/>
                <w:kern w:val="2"/>
                <w:sz w:val="16"/>
                <w:szCs w:val="16"/>
                <w:lang w:val="en-US" w:eastAsia="en-US"/>
              </w:rPr>
            </w:pPr>
            <w:r w:rsidRPr="00631A45">
              <w:rPr>
                <w:bCs/>
                <w:i w:val="0"/>
                <w:kern w:val="2"/>
                <w:sz w:val="16"/>
                <w:szCs w:val="16"/>
                <w:lang w:val="en-US" w:eastAsia="en-US"/>
              </w:rPr>
              <w:t>Comments</w:t>
            </w:r>
          </w:p>
        </w:tc>
      </w:tr>
      <w:tr w:rsidR="00A3614D" w:rsidRPr="004943A3" w14:paraId="09DA314E" w14:textId="77777777" w:rsidTr="00C97BFA">
        <w:trPr>
          <w:cantSplit/>
          <w:trHeight w:val="42"/>
          <w:jc w:val="center"/>
        </w:trPr>
        <w:tc>
          <w:tcPr>
            <w:tcW w:w="1653" w:type="dxa"/>
            <w:tcBorders>
              <w:top w:val="single" w:sz="6" w:space="0" w:color="000000"/>
              <w:left w:val="double" w:sz="6" w:space="0" w:color="000000"/>
              <w:bottom w:val="single" w:sz="6" w:space="0" w:color="000000"/>
              <w:right w:val="single" w:sz="6" w:space="0" w:color="auto"/>
            </w:tcBorders>
            <w:vAlign w:val="center"/>
          </w:tcPr>
          <w:p w14:paraId="3009D102" w14:textId="77777777" w:rsidR="00A3614D" w:rsidRPr="004943A3" w:rsidRDefault="00A3614D" w:rsidP="00C97BFA">
            <w:pPr>
              <w:pStyle w:val="Normal8pt"/>
              <w:spacing w:after="0"/>
              <w:ind w:hanging="49"/>
            </w:pPr>
            <w:r w:rsidRPr="004943A3">
              <w:t>Tax</w:t>
            </w:r>
            <w:r w:rsidR="00F17D32" w:rsidRPr="00C97BFA">
              <w:t>_</w:t>
            </w:r>
            <w:r w:rsidRPr="004943A3">
              <w:t>year</w:t>
            </w:r>
          </w:p>
        </w:tc>
        <w:tc>
          <w:tcPr>
            <w:tcW w:w="900" w:type="dxa"/>
            <w:tcBorders>
              <w:top w:val="single" w:sz="6" w:space="0" w:color="000000"/>
              <w:left w:val="single" w:sz="6" w:space="0" w:color="auto"/>
              <w:bottom w:val="single" w:sz="6" w:space="0" w:color="000000"/>
              <w:right w:val="single" w:sz="6" w:space="0" w:color="auto"/>
            </w:tcBorders>
            <w:vAlign w:val="center"/>
          </w:tcPr>
          <w:p w14:paraId="03A40F86" w14:textId="77777777" w:rsidR="00A3614D" w:rsidRPr="00631A45" w:rsidRDefault="00A3614D" w:rsidP="00BF069E">
            <w:pPr>
              <w:pStyle w:val="Heading3"/>
              <w:keepNext w:val="0"/>
              <w:rPr>
                <w:b w:val="0"/>
                <w:i w:val="0"/>
                <w:kern w:val="2"/>
                <w:sz w:val="16"/>
                <w:lang w:val="en-US" w:eastAsia="en-US"/>
              </w:rPr>
            </w:pPr>
            <w:r w:rsidRPr="00631A45">
              <w:rPr>
                <w:b w:val="0"/>
                <w:i w:val="0"/>
                <w:kern w:val="2"/>
                <w:sz w:val="16"/>
                <w:lang w:val="en-US" w:eastAsia="en-US"/>
              </w:rPr>
              <w:t>Numeric</w:t>
            </w:r>
          </w:p>
        </w:tc>
        <w:tc>
          <w:tcPr>
            <w:tcW w:w="990" w:type="dxa"/>
            <w:tcBorders>
              <w:top w:val="single" w:sz="6" w:space="0" w:color="000000"/>
              <w:left w:val="single" w:sz="6" w:space="0" w:color="auto"/>
              <w:bottom w:val="single" w:sz="6" w:space="0" w:color="000000"/>
              <w:right w:val="single" w:sz="6" w:space="0" w:color="auto"/>
            </w:tcBorders>
            <w:vAlign w:val="center"/>
          </w:tcPr>
          <w:p w14:paraId="47F43A55" w14:textId="77777777" w:rsidR="00A3614D" w:rsidRPr="004943A3" w:rsidRDefault="00A3614D" w:rsidP="00F17D32">
            <w:pPr>
              <w:jc w:val="center"/>
              <w:rPr>
                <w:kern w:val="2"/>
                <w:sz w:val="16"/>
              </w:rPr>
            </w:pPr>
            <w:r w:rsidRPr="004943A3">
              <w:rPr>
                <w:kern w:val="2"/>
                <w:sz w:val="16"/>
              </w:rPr>
              <w:t>4</w:t>
            </w:r>
          </w:p>
        </w:tc>
        <w:tc>
          <w:tcPr>
            <w:tcW w:w="895" w:type="dxa"/>
            <w:tcBorders>
              <w:top w:val="single" w:sz="6" w:space="0" w:color="000000"/>
              <w:left w:val="single" w:sz="6" w:space="0" w:color="auto"/>
              <w:bottom w:val="single" w:sz="6" w:space="0" w:color="000000"/>
              <w:right w:val="single" w:sz="6" w:space="0" w:color="auto"/>
            </w:tcBorders>
            <w:vAlign w:val="center"/>
          </w:tcPr>
          <w:p w14:paraId="7F6EA09F" w14:textId="77777777" w:rsidR="00A3614D" w:rsidRPr="00631A45" w:rsidRDefault="00A3614D" w:rsidP="00F17D32">
            <w:pPr>
              <w:pStyle w:val="Heading3"/>
              <w:keepNext w:val="0"/>
              <w:rPr>
                <w:b w:val="0"/>
                <w:i w:val="0"/>
                <w:kern w:val="2"/>
                <w:sz w:val="16"/>
                <w:lang w:val="en-US" w:eastAsia="en-US"/>
              </w:rPr>
            </w:pPr>
            <w:r w:rsidRPr="00631A45">
              <w:rPr>
                <w:b w:val="0"/>
                <w:i w:val="0"/>
                <w:kern w:val="2"/>
                <w:sz w:val="16"/>
                <w:lang w:val="en-US" w:eastAsia="en-US"/>
              </w:rPr>
              <w:t>Yes</w:t>
            </w:r>
          </w:p>
        </w:tc>
        <w:tc>
          <w:tcPr>
            <w:tcW w:w="5950" w:type="dxa"/>
            <w:tcBorders>
              <w:top w:val="single" w:sz="6" w:space="0" w:color="000000"/>
              <w:left w:val="single" w:sz="6" w:space="0" w:color="auto"/>
              <w:bottom w:val="single" w:sz="6" w:space="0" w:color="000000"/>
              <w:right w:val="double" w:sz="6" w:space="0" w:color="000000"/>
            </w:tcBorders>
            <w:vAlign w:val="center"/>
          </w:tcPr>
          <w:p w14:paraId="5214FA7B" w14:textId="77777777" w:rsidR="00A3614D" w:rsidRPr="00C97BFA" w:rsidRDefault="00A3614D" w:rsidP="00C97BFA">
            <w:pPr>
              <w:pStyle w:val="Normal8pt"/>
              <w:spacing w:after="0"/>
              <w:ind w:hanging="49"/>
            </w:pPr>
            <w:r w:rsidRPr="00C97BFA">
              <w:t>Tax year submitting (format: 1999, 2000,</w:t>
            </w:r>
            <w:r w:rsidR="00F17D32" w:rsidRPr="00C97BFA">
              <w:t xml:space="preserve"> </w:t>
            </w:r>
            <w:r w:rsidRPr="00C97BFA">
              <w:t>2001,</w:t>
            </w:r>
            <w:r w:rsidR="00F17D32" w:rsidRPr="00C97BFA">
              <w:t xml:space="preserve"> </w:t>
            </w:r>
            <w:r w:rsidRPr="00C97BFA">
              <w:t>2002,</w:t>
            </w:r>
            <w:r w:rsidR="00F17D32" w:rsidRPr="00C97BFA">
              <w:t xml:space="preserve"> </w:t>
            </w:r>
            <w:r w:rsidRPr="00C97BFA">
              <w:t>2003,</w:t>
            </w:r>
            <w:r w:rsidR="00F17D32" w:rsidRPr="00C97BFA">
              <w:t xml:space="preserve"> </w:t>
            </w:r>
            <w:r w:rsidRPr="00C97BFA">
              <w:t>2004, etc.)</w:t>
            </w:r>
          </w:p>
        </w:tc>
      </w:tr>
      <w:tr w:rsidR="00A3614D" w:rsidRPr="004943A3" w14:paraId="0FF18E3C" w14:textId="77777777" w:rsidTr="00C97BFA">
        <w:trPr>
          <w:cantSplit/>
          <w:trHeight w:val="84"/>
          <w:jc w:val="center"/>
        </w:trPr>
        <w:tc>
          <w:tcPr>
            <w:tcW w:w="1653" w:type="dxa"/>
            <w:tcBorders>
              <w:top w:val="single" w:sz="6" w:space="0" w:color="000000"/>
              <w:left w:val="double" w:sz="6" w:space="0" w:color="000000"/>
              <w:bottom w:val="single" w:sz="6" w:space="0" w:color="000000"/>
              <w:right w:val="single" w:sz="6" w:space="0" w:color="auto"/>
            </w:tcBorders>
            <w:vAlign w:val="center"/>
          </w:tcPr>
          <w:p w14:paraId="12A2310A" w14:textId="77777777" w:rsidR="00A3614D" w:rsidRPr="00C97BFA" w:rsidRDefault="00A3614D" w:rsidP="00C97BFA">
            <w:pPr>
              <w:pStyle w:val="Normal8pt"/>
              <w:spacing w:after="0"/>
              <w:ind w:hanging="49"/>
            </w:pPr>
            <w:r w:rsidRPr="00C97BFA">
              <w:t>FIPS</w:t>
            </w:r>
            <w:r w:rsidR="00F17D32" w:rsidRPr="00C97BFA">
              <w:t>_</w:t>
            </w:r>
            <w:r w:rsidRPr="00C97BFA">
              <w:t>code</w:t>
            </w:r>
          </w:p>
        </w:tc>
        <w:tc>
          <w:tcPr>
            <w:tcW w:w="900" w:type="dxa"/>
            <w:tcBorders>
              <w:top w:val="single" w:sz="6" w:space="0" w:color="000000"/>
              <w:left w:val="single" w:sz="6" w:space="0" w:color="auto"/>
              <w:bottom w:val="single" w:sz="6" w:space="0" w:color="000000"/>
              <w:right w:val="single" w:sz="6" w:space="0" w:color="auto"/>
            </w:tcBorders>
            <w:vAlign w:val="center"/>
          </w:tcPr>
          <w:p w14:paraId="73400CD8" w14:textId="77777777" w:rsidR="00A3614D" w:rsidRPr="00631A45" w:rsidRDefault="00A3614D" w:rsidP="00BF069E">
            <w:pPr>
              <w:pStyle w:val="Heading2"/>
              <w:keepNext w:val="0"/>
              <w:jc w:val="center"/>
              <w:rPr>
                <w:b w:val="0"/>
                <w:sz w:val="16"/>
                <w:szCs w:val="16"/>
                <w:lang w:val="en-US" w:eastAsia="en-US"/>
              </w:rPr>
            </w:pPr>
            <w:r w:rsidRPr="00631A45">
              <w:rPr>
                <w:b w:val="0"/>
                <w:sz w:val="16"/>
                <w:szCs w:val="16"/>
                <w:lang w:val="en-US" w:eastAsia="en-US"/>
              </w:rPr>
              <w:t>Numeric</w:t>
            </w:r>
          </w:p>
        </w:tc>
        <w:tc>
          <w:tcPr>
            <w:tcW w:w="990" w:type="dxa"/>
            <w:tcBorders>
              <w:top w:val="single" w:sz="6" w:space="0" w:color="000000"/>
              <w:left w:val="single" w:sz="6" w:space="0" w:color="auto"/>
              <w:bottom w:val="single" w:sz="6" w:space="0" w:color="000000"/>
              <w:right w:val="single" w:sz="6" w:space="0" w:color="auto"/>
            </w:tcBorders>
            <w:vAlign w:val="center"/>
          </w:tcPr>
          <w:p w14:paraId="7B39ADDB" w14:textId="77777777" w:rsidR="00A3614D" w:rsidRPr="00631A45" w:rsidRDefault="00A3614D" w:rsidP="00F17D32">
            <w:pPr>
              <w:pStyle w:val="Heading2"/>
              <w:keepNext w:val="0"/>
              <w:jc w:val="center"/>
              <w:rPr>
                <w:b w:val="0"/>
                <w:sz w:val="16"/>
                <w:szCs w:val="16"/>
                <w:lang w:val="en-US" w:eastAsia="en-US"/>
              </w:rPr>
            </w:pPr>
            <w:r w:rsidRPr="00631A45">
              <w:rPr>
                <w:b w:val="0"/>
                <w:sz w:val="16"/>
                <w:szCs w:val="16"/>
                <w:lang w:val="en-US" w:eastAsia="en-US"/>
              </w:rPr>
              <w:t>5</w:t>
            </w:r>
          </w:p>
        </w:tc>
        <w:tc>
          <w:tcPr>
            <w:tcW w:w="895" w:type="dxa"/>
            <w:tcBorders>
              <w:top w:val="single" w:sz="6" w:space="0" w:color="000000"/>
              <w:left w:val="single" w:sz="6" w:space="0" w:color="auto"/>
              <w:bottom w:val="single" w:sz="6" w:space="0" w:color="000000"/>
              <w:right w:val="single" w:sz="6" w:space="0" w:color="auto"/>
            </w:tcBorders>
            <w:vAlign w:val="center"/>
          </w:tcPr>
          <w:p w14:paraId="6ECFA045" w14:textId="77777777" w:rsidR="00A3614D" w:rsidRPr="00631A45" w:rsidRDefault="00A3614D" w:rsidP="00F17D32">
            <w:pPr>
              <w:pStyle w:val="Heading2"/>
              <w:keepNext w:val="0"/>
              <w:jc w:val="center"/>
              <w:rPr>
                <w:b w:val="0"/>
                <w:sz w:val="16"/>
                <w:szCs w:val="16"/>
                <w:lang w:val="en-US" w:eastAsia="en-US"/>
              </w:rPr>
            </w:pPr>
            <w:r w:rsidRPr="00631A45">
              <w:rPr>
                <w:b w:val="0"/>
                <w:sz w:val="16"/>
                <w:szCs w:val="16"/>
                <w:lang w:val="en-US" w:eastAsia="en-US"/>
              </w:rPr>
              <w:t>Yes</w:t>
            </w:r>
          </w:p>
        </w:tc>
        <w:tc>
          <w:tcPr>
            <w:tcW w:w="5950" w:type="dxa"/>
            <w:tcBorders>
              <w:top w:val="single" w:sz="6" w:space="0" w:color="000000"/>
              <w:left w:val="single" w:sz="6" w:space="0" w:color="auto"/>
              <w:bottom w:val="single" w:sz="6" w:space="0" w:color="000000"/>
              <w:right w:val="double" w:sz="6" w:space="0" w:color="000000"/>
            </w:tcBorders>
            <w:vAlign w:val="center"/>
          </w:tcPr>
          <w:p w14:paraId="2E445EB2" w14:textId="77777777" w:rsidR="00A3614D" w:rsidRPr="00C97BFA" w:rsidRDefault="00A3614D" w:rsidP="00C97BFA">
            <w:pPr>
              <w:pStyle w:val="Normal8pt"/>
              <w:spacing w:after="0"/>
              <w:ind w:hanging="49"/>
            </w:pPr>
            <w:r w:rsidRPr="00C97BFA">
              <w:t>Parish identification number. (see FIPS table.)</w:t>
            </w:r>
          </w:p>
        </w:tc>
      </w:tr>
      <w:tr w:rsidR="00A3614D" w:rsidRPr="004943A3" w14:paraId="44DE5250" w14:textId="77777777" w:rsidTr="00C97BFA">
        <w:trPr>
          <w:cantSplit/>
          <w:trHeight w:val="66"/>
          <w:jc w:val="center"/>
        </w:trPr>
        <w:tc>
          <w:tcPr>
            <w:tcW w:w="1653" w:type="dxa"/>
            <w:tcBorders>
              <w:top w:val="single" w:sz="6" w:space="0" w:color="000000"/>
              <w:left w:val="double" w:sz="6" w:space="0" w:color="000000"/>
              <w:bottom w:val="single" w:sz="6" w:space="0" w:color="000000"/>
              <w:right w:val="single" w:sz="6" w:space="0" w:color="auto"/>
            </w:tcBorders>
            <w:vAlign w:val="center"/>
          </w:tcPr>
          <w:p w14:paraId="40EA56C8" w14:textId="77777777" w:rsidR="00A3614D" w:rsidRPr="00C97BFA" w:rsidRDefault="00A3614D" w:rsidP="00C97BFA">
            <w:pPr>
              <w:pStyle w:val="Normal8pt"/>
              <w:spacing w:after="0"/>
              <w:ind w:hanging="49"/>
            </w:pPr>
            <w:r w:rsidRPr="00C97BFA">
              <w:t>Assessment</w:t>
            </w:r>
            <w:r w:rsidR="00F17D32" w:rsidRPr="00C97BFA">
              <w:t>_</w:t>
            </w:r>
            <w:r w:rsidRPr="00C97BFA">
              <w:t>no</w:t>
            </w:r>
          </w:p>
        </w:tc>
        <w:tc>
          <w:tcPr>
            <w:tcW w:w="900" w:type="dxa"/>
            <w:tcBorders>
              <w:top w:val="single" w:sz="6" w:space="0" w:color="000000"/>
              <w:left w:val="single" w:sz="6" w:space="0" w:color="auto"/>
              <w:bottom w:val="single" w:sz="6" w:space="0" w:color="000000"/>
              <w:right w:val="single" w:sz="6" w:space="0" w:color="auto"/>
            </w:tcBorders>
            <w:vAlign w:val="center"/>
          </w:tcPr>
          <w:p w14:paraId="79101F54" w14:textId="77777777" w:rsidR="00A3614D" w:rsidRPr="00631A45" w:rsidRDefault="00A3614D" w:rsidP="00BF069E">
            <w:pPr>
              <w:pStyle w:val="Heading2"/>
              <w:keepNext w:val="0"/>
              <w:jc w:val="center"/>
              <w:rPr>
                <w:b w:val="0"/>
                <w:sz w:val="16"/>
                <w:szCs w:val="16"/>
                <w:lang w:val="en-US" w:eastAsia="en-US"/>
              </w:rPr>
            </w:pPr>
            <w:r w:rsidRPr="00631A45">
              <w:rPr>
                <w:b w:val="0"/>
                <w:sz w:val="16"/>
                <w:szCs w:val="16"/>
                <w:lang w:val="en-US" w:eastAsia="en-US"/>
              </w:rPr>
              <w:t>Character</w:t>
            </w:r>
          </w:p>
        </w:tc>
        <w:tc>
          <w:tcPr>
            <w:tcW w:w="990" w:type="dxa"/>
            <w:tcBorders>
              <w:top w:val="single" w:sz="6" w:space="0" w:color="000000"/>
              <w:left w:val="single" w:sz="6" w:space="0" w:color="auto"/>
              <w:bottom w:val="single" w:sz="6" w:space="0" w:color="000000"/>
              <w:right w:val="single" w:sz="6" w:space="0" w:color="auto"/>
            </w:tcBorders>
            <w:vAlign w:val="center"/>
          </w:tcPr>
          <w:p w14:paraId="7A8ED033" w14:textId="77777777" w:rsidR="00A3614D" w:rsidRPr="00631A45" w:rsidRDefault="00A3614D" w:rsidP="00F17D32">
            <w:pPr>
              <w:pStyle w:val="Heading2"/>
              <w:keepNext w:val="0"/>
              <w:jc w:val="center"/>
              <w:rPr>
                <w:b w:val="0"/>
                <w:sz w:val="16"/>
                <w:szCs w:val="16"/>
                <w:lang w:val="en-US" w:eastAsia="en-US"/>
              </w:rPr>
            </w:pPr>
            <w:r w:rsidRPr="00631A45">
              <w:rPr>
                <w:b w:val="0"/>
                <w:sz w:val="16"/>
                <w:szCs w:val="16"/>
                <w:lang w:val="en-US" w:eastAsia="en-US"/>
              </w:rPr>
              <w:t>20</w:t>
            </w:r>
          </w:p>
        </w:tc>
        <w:tc>
          <w:tcPr>
            <w:tcW w:w="895" w:type="dxa"/>
            <w:tcBorders>
              <w:top w:val="single" w:sz="6" w:space="0" w:color="000000"/>
              <w:left w:val="single" w:sz="6" w:space="0" w:color="auto"/>
              <w:bottom w:val="single" w:sz="6" w:space="0" w:color="000000"/>
              <w:right w:val="single" w:sz="6" w:space="0" w:color="auto"/>
            </w:tcBorders>
            <w:vAlign w:val="center"/>
          </w:tcPr>
          <w:p w14:paraId="53D629F0" w14:textId="77777777" w:rsidR="00A3614D" w:rsidRPr="00631A45" w:rsidRDefault="00A3614D" w:rsidP="00F17D32">
            <w:pPr>
              <w:pStyle w:val="Heading2"/>
              <w:keepNext w:val="0"/>
              <w:jc w:val="center"/>
              <w:rPr>
                <w:b w:val="0"/>
                <w:sz w:val="16"/>
                <w:szCs w:val="16"/>
                <w:lang w:val="en-US" w:eastAsia="en-US"/>
              </w:rPr>
            </w:pPr>
            <w:r w:rsidRPr="00631A45">
              <w:rPr>
                <w:b w:val="0"/>
                <w:sz w:val="16"/>
                <w:szCs w:val="16"/>
                <w:lang w:val="en-US" w:eastAsia="en-US"/>
              </w:rPr>
              <w:t>Yes</w:t>
            </w:r>
          </w:p>
        </w:tc>
        <w:tc>
          <w:tcPr>
            <w:tcW w:w="5950" w:type="dxa"/>
            <w:tcBorders>
              <w:top w:val="single" w:sz="6" w:space="0" w:color="000000"/>
              <w:left w:val="single" w:sz="6" w:space="0" w:color="auto"/>
              <w:bottom w:val="single" w:sz="6" w:space="0" w:color="000000"/>
              <w:right w:val="double" w:sz="6" w:space="0" w:color="000000"/>
            </w:tcBorders>
            <w:vAlign w:val="center"/>
          </w:tcPr>
          <w:p w14:paraId="5A13CE4D" w14:textId="77777777" w:rsidR="00A3614D" w:rsidRPr="00C97BFA" w:rsidRDefault="00A3614D" w:rsidP="00C97BFA">
            <w:pPr>
              <w:pStyle w:val="Normal8pt"/>
              <w:spacing w:after="0"/>
              <w:ind w:hanging="49"/>
            </w:pPr>
            <w:r w:rsidRPr="00C97BFA">
              <w:t>Assessment number.</w:t>
            </w:r>
          </w:p>
        </w:tc>
      </w:tr>
      <w:tr w:rsidR="00A3614D" w:rsidRPr="004943A3" w14:paraId="75112010" w14:textId="77777777" w:rsidTr="00C97BFA">
        <w:trPr>
          <w:cantSplit/>
          <w:trHeight w:val="42"/>
          <w:jc w:val="center"/>
        </w:trPr>
        <w:tc>
          <w:tcPr>
            <w:tcW w:w="1653" w:type="dxa"/>
            <w:tcBorders>
              <w:top w:val="single" w:sz="6" w:space="0" w:color="000000"/>
              <w:left w:val="double" w:sz="6" w:space="0" w:color="000000"/>
              <w:bottom w:val="double" w:sz="6" w:space="0" w:color="000000"/>
              <w:right w:val="single" w:sz="6" w:space="0" w:color="auto"/>
            </w:tcBorders>
            <w:vAlign w:val="center"/>
          </w:tcPr>
          <w:p w14:paraId="2008A7F2" w14:textId="77777777" w:rsidR="00A3614D" w:rsidRPr="004943A3" w:rsidRDefault="00A3614D" w:rsidP="00C97BFA">
            <w:pPr>
              <w:pStyle w:val="Normal8pt"/>
              <w:spacing w:after="0"/>
              <w:ind w:hanging="49"/>
            </w:pPr>
            <w:r w:rsidRPr="004943A3">
              <w:t>Legal</w:t>
            </w:r>
            <w:r w:rsidR="00F17D32" w:rsidRPr="00C97BFA">
              <w:t>_</w:t>
            </w:r>
            <w:r w:rsidRPr="004943A3">
              <w:t>description</w:t>
            </w:r>
          </w:p>
        </w:tc>
        <w:tc>
          <w:tcPr>
            <w:tcW w:w="900" w:type="dxa"/>
            <w:tcBorders>
              <w:top w:val="single" w:sz="6" w:space="0" w:color="000000"/>
              <w:left w:val="single" w:sz="6" w:space="0" w:color="auto"/>
              <w:bottom w:val="double" w:sz="6" w:space="0" w:color="000000"/>
              <w:right w:val="single" w:sz="6" w:space="0" w:color="auto"/>
            </w:tcBorders>
            <w:vAlign w:val="center"/>
          </w:tcPr>
          <w:p w14:paraId="071FC370" w14:textId="77777777" w:rsidR="00A3614D" w:rsidRPr="004943A3" w:rsidRDefault="00A3614D" w:rsidP="00BF069E">
            <w:pPr>
              <w:jc w:val="center"/>
              <w:rPr>
                <w:kern w:val="2"/>
                <w:sz w:val="16"/>
              </w:rPr>
            </w:pPr>
            <w:r w:rsidRPr="004943A3">
              <w:rPr>
                <w:kern w:val="2"/>
                <w:sz w:val="16"/>
              </w:rPr>
              <w:t>Character</w:t>
            </w:r>
          </w:p>
        </w:tc>
        <w:tc>
          <w:tcPr>
            <w:tcW w:w="990" w:type="dxa"/>
            <w:tcBorders>
              <w:top w:val="single" w:sz="6" w:space="0" w:color="000000"/>
              <w:left w:val="single" w:sz="6" w:space="0" w:color="auto"/>
              <w:bottom w:val="double" w:sz="6" w:space="0" w:color="000000"/>
              <w:right w:val="single" w:sz="6" w:space="0" w:color="auto"/>
            </w:tcBorders>
            <w:vAlign w:val="center"/>
          </w:tcPr>
          <w:p w14:paraId="68994EF7" w14:textId="77777777" w:rsidR="00A3614D" w:rsidRPr="004943A3" w:rsidRDefault="00A3614D" w:rsidP="00F17D32">
            <w:pPr>
              <w:jc w:val="center"/>
              <w:rPr>
                <w:kern w:val="2"/>
                <w:sz w:val="16"/>
              </w:rPr>
            </w:pPr>
            <w:r w:rsidRPr="004943A3">
              <w:rPr>
                <w:kern w:val="2"/>
                <w:sz w:val="16"/>
              </w:rPr>
              <w:t>unlimited</w:t>
            </w:r>
          </w:p>
        </w:tc>
        <w:tc>
          <w:tcPr>
            <w:tcW w:w="895" w:type="dxa"/>
            <w:tcBorders>
              <w:top w:val="single" w:sz="6" w:space="0" w:color="000000"/>
              <w:left w:val="single" w:sz="6" w:space="0" w:color="auto"/>
              <w:bottom w:val="double" w:sz="6" w:space="0" w:color="000000"/>
              <w:right w:val="single" w:sz="6" w:space="0" w:color="auto"/>
            </w:tcBorders>
            <w:vAlign w:val="center"/>
          </w:tcPr>
          <w:p w14:paraId="5C774B2C" w14:textId="77777777" w:rsidR="00A3614D" w:rsidRPr="004943A3" w:rsidRDefault="00A3614D" w:rsidP="00F17D32">
            <w:pPr>
              <w:jc w:val="center"/>
              <w:rPr>
                <w:kern w:val="2"/>
                <w:sz w:val="16"/>
              </w:rPr>
            </w:pPr>
            <w:r w:rsidRPr="004943A3">
              <w:rPr>
                <w:kern w:val="2"/>
                <w:sz w:val="16"/>
              </w:rPr>
              <w:t>Yes</w:t>
            </w:r>
          </w:p>
        </w:tc>
        <w:tc>
          <w:tcPr>
            <w:tcW w:w="5950" w:type="dxa"/>
            <w:tcBorders>
              <w:top w:val="single" w:sz="6" w:space="0" w:color="000000"/>
              <w:left w:val="single" w:sz="6" w:space="0" w:color="auto"/>
              <w:bottom w:val="double" w:sz="6" w:space="0" w:color="000000"/>
              <w:right w:val="double" w:sz="6" w:space="0" w:color="000000"/>
            </w:tcBorders>
            <w:vAlign w:val="center"/>
          </w:tcPr>
          <w:p w14:paraId="678BB0F9" w14:textId="77777777" w:rsidR="00A3614D" w:rsidRPr="004943A3" w:rsidRDefault="00A3614D" w:rsidP="00C97BFA">
            <w:pPr>
              <w:pStyle w:val="Normal8pt"/>
              <w:spacing w:after="0"/>
              <w:ind w:hanging="49"/>
            </w:pPr>
            <w:r w:rsidRPr="004943A3">
              <w:t>Full legal description</w:t>
            </w:r>
          </w:p>
        </w:tc>
      </w:tr>
    </w:tbl>
    <w:p w14:paraId="2D07FD53" w14:textId="77777777" w:rsidR="006B677A" w:rsidRDefault="006B677A" w:rsidP="00F17D32">
      <w:pPr>
        <w:pStyle w:val="Text"/>
        <w:spacing w:after="0" w:line="240" w:lineRule="auto"/>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auto"/>
        </w:tblBorders>
        <w:tblLayout w:type="fixed"/>
        <w:tblLook w:val="0000" w:firstRow="0" w:lastRow="0" w:firstColumn="0" w:lastColumn="0" w:noHBand="0" w:noVBand="0"/>
      </w:tblPr>
      <w:tblGrid>
        <w:gridCol w:w="1647"/>
        <w:gridCol w:w="900"/>
        <w:gridCol w:w="990"/>
        <w:gridCol w:w="900"/>
        <w:gridCol w:w="5948"/>
      </w:tblGrid>
      <w:tr w:rsidR="00A3614D" w:rsidRPr="004943A3" w14:paraId="36A91E92" w14:textId="77777777" w:rsidTr="00C97BFA">
        <w:trPr>
          <w:cantSplit/>
          <w:tblHeader/>
          <w:jc w:val="center"/>
        </w:trPr>
        <w:tc>
          <w:tcPr>
            <w:tcW w:w="10385" w:type="dxa"/>
            <w:gridSpan w:val="5"/>
            <w:shd w:val="clear" w:color="auto" w:fill="BFBFBF"/>
            <w:vAlign w:val="center"/>
          </w:tcPr>
          <w:p w14:paraId="268E2834" w14:textId="77777777" w:rsidR="00A3614D" w:rsidRPr="00680B00" w:rsidRDefault="00A3614D" w:rsidP="00F17D32">
            <w:pPr>
              <w:pStyle w:val="Text"/>
              <w:spacing w:after="0" w:line="240" w:lineRule="auto"/>
              <w:jc w:val="center"/>
              <w:rPr>
                <w:b/>
                <w:sz w:val="16"/>
                <w:szCs w:val="16"/>
              </w:rPr>
            </w:pPr>
            <w:r w:rsidRPr="00680B00">
              <w:rPr>
                <w:b/>
                <w:sz w:val="16"/>
                <w:szCs w:val="16"/>
              </w:rPr>
              <w:lastRenderedPageBreak/>
              <w:t xml:space="preserve">Additional Owner Information (Owners.txt) </w:t>
            </w:r>
            <w:r w:rsidR="00BF069E" w:rsidRPr="00680B00">
              <w:rPr>
                <w:b/>
                <w:sz w:val="16"/>
                <w:szCs w:val="16"/>
              </w:rPr>
              <w:t>(Required)</w:t>
            </w:r>
          </w:p>
        </w:tc>
      </w:tr>
      <w:tr w:rsidR="00A3614D" w:rsidRPr="004943A3" w14:paraId="59857950" w14:textId="77777777" w:rsidTr="00C97BFA">
        <w:trPr>
          <w:cantSplit/>
          <w:tblHeader/>
          <w:jc w:val="center"/>
        </w:trPr>
        <w:tc>
          <w:tcPr>
            <w:tcW w:w="1647" w:type="dxa"/>
            <w:shd w:val="clear" w:color="auto" w:fill="BFBFBF"/>
            <w:vAlign w:val="center"/>
          </w:tcPr>
          <w:p w14:paraId="11068C0D" w14:textId="77777777" w:rsidR="00A3614D" w:rsidRPr="00F0581B" w:rsidRDefault="00A3614D" w:rsidP="00F17D32">
            <w:pPr>
              <w:jc w:val="center"/>
              <w:rPr>
                <w:b/>
                <w:bCs/>
                <w:kern w:val="2"/>
                <w:sz w:val="16"/>
                <w:szCs w:val="16"/>
              </w:rPr>
            </w:pPr>
            <w:r w:rsidRPr="00F0581B">
              <w:rPr>
                <w:b/>
                <w:bCs/>
                <w:kern w:val="2"/>
                <w:sz w:val="16"/>
                <w:szCs w:val="16"/>
              </w:rPr>
              <w:t>Field Name</w:t>
            </w:r>
          </w:p>
        </w:tc>
        <w:tc>
          <w:tcPr>
            <w:tcW w:w="900" w:type="dxa"/>
            <w:shd w:val="clear" w:color="auto" w:fill="BFBFBF"/>
            <w:vAlign w:val="center"/>
          </w:tcPr>
          <w:p w14:paraId="43378D5D" w14:textId="77777777" w:rsidR="00A3614D" w:rsidRPr="00C97BFA" w:rsidRDefault="00A3614D" w:rsidP="00C97BFA">
            <w:pPr>
              <w:ind w:left="-108" w:right="-108"/>
              <w:jc w:val="center"/>
              <w:rPr>
                <w:b/>
                <w:bCs/>
                <w:kern w:val="2"/>
                <w:sz w:val="16"/>
              </w:rPr>
            </w:pPr>
            <w:r w:rsidRPr="00C97BFA">
              <w:rPr>
                <w:b/>
                <w:bCs/>
                <w:kern w:val="2"/>
                <w:sz w:val="16"/>
              </w:rPr>
              <w:t>Field Type</w:t>
            </w:r>
          </w:p>
        </w:tc>
        <w:tc>
          <w:tcPr>
            <w:tcW w:w="990" w:type="dxa"/>
            <w:shd w:val="clear" w:color="auto" w:fill="BFBFBF"/>
            <w:vAlign w:val="center"/>
          </w:tcPr>
          <w:p w14:paraId="4536FCEE" w14:textId="77777777" w:rsidR="00A3614D" w:rsidRPr="00C97BFA" w:rsidRDefault="00A3614D" w:rsidP="00C97BFA">
            <w:pPr>
              <w:pStyle w:val="Heading5"/>
              <w:keepNext w:val="0"/>
              <w:ind w:left="-108" w:right="-108"/>
              <w:rPr>
                <w:bCs/>
                <w:kern w:val="2"/>
                <w:lang w:val="en-US" w:eastAsia="en-US"/>
              </w:rPr>
            </w:pPr>
            <w:r w:rsidRPr="00C97BFA">
              <w:rPr>
                <w:bCs/>
                <w:kern w:val="2"/>
                <w:lang w:val="en-US" w:eastAsia="en-US"/>
              </w:rPr>
              <w:t>Field Length</w:t>
            </w:r>
          </w:p>
        </w:tc>
        <w:tc>
          <w:tcPr>
            <w:tcW w:w="900" w:type="dxa"/>
            <w:shd w:val="clear" w:color="auto" w:fill="BFBFBF"/>
            <w:vAlign w:val="center"/>
          </w:tcPr>
          <w:p w14:paraId="69920FA0" w14:textId="77777777" w:rsidR="00A3614D" w:rsidRPr="00C97BFA" w:rsidRDefault="00A3614D" w:rsidP="00C97BFA">
            <w:pPr>
              <w:pStyle w:val="Heading3"/>
              <w:keepNext w:val="0"/>
              <w:ind w:left="-108" w:right="-108"/>
              <w:rPr>
                <w:bCs/>
                <w:i w:val="0"/>
                <w:kern w:val="2"/>
                <w:sz w:val="16"/>
                <w:lang w:val="en-US" w:eastAsia="en-US"/>
              </w:rPr>
            </w:pPr>
            <w:r w:rsidRPr="00C97BFA">
              <w:rPr>
                <w:bCs/>
                <w:i w:val="0"/>
                <w:kern w:val="2"/>
                <w:sz w:val="16"/>
                <w:lang w:val="en-US" w:eastAsia="en-US"/>
              </w:rPr>
              <w:t>Required</w:t>
            </w:r>
          </w:p>
        </w:tc>
        <w:tc>
          <w:tcPr>
            <w:tcW w:w="5948" w:type="dxa"/>
            <w:shd w:val="clear" w:color="auto" w:fill="BFBFBF"/>
            <w:vAlign w:val="center"/>
          </w:tcPr>
          <w:p w14:paraId="236E4CCF" w14:textId="77777777" w:rsidR="00A3614D" w:rsidRPr="00631A45" w:rsidRDefault="00A3614D" w:rsidP="00F17D32">
            <w:pPr>
              <w:pStyle w:val="Heading3"/>
              <w:keepNext w:val="0"/>
              <w:rPr>
                <w:i w:val="0"/>
                <w:kern w:val="2"/>
                <w:sz w:val="16"/>
                <w:szCs w:val="16"/>
                <w:lang w:val="en-US" w:eastAsia="en-US"/>
              </w:rPr>
            </w:pPr>
            <w:r w:rsidRPr="00631A45">
              <w:rPr>
                <w:i w:val="0"/>
                <w:kern w:val="2"/>
                <w:sz w:val="16"/>
                <w:szCs w:val="16"/>
                <w:lang w:val="en-US" w:eastAsia="en-US"/>
              </w:rPr>
              <w:t>Comments</w:t>
            </w:r>
          </w:p>
        </w:tc>
      </w:tr>
      <w:tr w:rsidR="00F17D32" w:rsidRPr="004943A3" w14:paraId="39C748D1" w14:textId="77777777" w:rsidTr="00C97BFA">
        <w:trPr>
          <w:cantSplit/>
          <w:jc w:val="center"/>
        </w:trPr>
        <w:tc>
          <w:tcPr>
            <w:tcW w:w="1647" w:type="dxa"/>
          </w:tcPr>
          <w:p w14:paraId="708BE347" w14:textId="77777777" w:rsidR="00F17D32" w:rsidRPr="00C97BFA" w:rsidRDefault="00F17D32" w:rsidP="00C97BFA">
            <w:pPr>
              <w:pStyle w:val="Normal8pt"/>
              <w:spacing w:after="0"/>
              <w:ind w:hanging="49"/>
            </w:pPr>
            <w:r w:rsidRPr="00C97BFA">
              <w:t>Tax_year</w:t>
            </w:r>
          </w:p>
        </w:tc>
        <w:tc>
          <w:tcPr>
            <w:tcW w:w="900" w:type="dxa"/>
          </w:tcPr>
          <w:p w14:paraId="419B063E" w14:textId="77777777" w:rsidR="00F17D32" w:rsidRPr="00631A45" w:rsidRDefault="00F17D32" w:rsidP="00F17D32">
            <w:pPr>
              <w:pStyle w:val="Heading3"/>
              <w:keepNext w:val="0"/>
              <w:rPr>
                <w:b w:val="0"/>
                <w:i w:val="0"/>
                <w:color w:val="000000"/>
                <w:kern w:val="2"/>
                <w:sz w:val="16"/>
                <w:lang w:val="en-US" w:eastAsia="en-US"/>
              </w:rPr>
            </w:pPr>
            <w:r w:rsidRPr="00631A45">
              <w:rPr>
                <w:b w:val="0"/>
                <w:i w:val="0"/>
                <w:color w:val="000000"/>
                <w:kern w:val="2"/>
                <w:sz w:val="16"/>
                <w:lang w:val="en-US" w:eastAsia="en-US"/>
              </w:rPr>
              <w:t>Numeric</w:t>
            </w:r>
          </w:p>
        </w:tc>
        <w:tc>
          <w:tcPr>
            <w:tcW w:w="990" w:type="dxa"/>
          </w:tcPr>
          <w:p w14:paraId="734B3E47" w14:textId="77777777" w:rsidR="00F17D32" w:rsidRPr="00B270A7" w:rsidRDefault="00F17D32" w:rsidP="00F17D32">
            <w:pPr>
              <w:jc w:val="center"/>
              <w:rPr>
                <w:color w:val="000000"/>
                <w:kern w:val="2"/>
                <w:sz w:val="16"/>
              </w:rPr>
            </w:pPr>
            <w:r w:rsidRPr="00B270A7">
              <w:rPr>
                <w:color w:val="000000"/>
                <w:kern w:val="2"/>
                <w:sz w:val="16"/>
              </w:rPr>
              <w:t>4</w:t>
            </w:r>
          </w:p>
        </w:tc>
        <w:tc>
          <w:tcPr>
            <w:tcW w:w="900" w:type="dxa"/>
          </w:tcPr>
          <w:p w14:paraId="28A12E1E" w14:textId="77777777" w:rsidR="00F17D32" w:rsidRPr="00631A45" w:rsidRDefault="00F17D32" w:rsidP="00F17D32">
            <w:pPr>
              <w:pStyle w:val="Heading3"/>
              <w:keepNext w:val="0"/>
              <w:rPr>
                <w:b w:val="0"/>
                <w:i w:val="0"/>
                <w:color w:val="000000"/>
                <w:kern w:val="2"/>
                <w:sz w:val="16"/>
                <w:lang w:val="en-US" w:eastAsia="en-US"/>
              </w:rPr>
            </w:pPr>
            <w:r w:rsidRPr="00631A45">
              <w:rPr>
                <w:b w:val="0"/>
                <w:i w:val="0"/>
                <w:color w:val="000000"/>
                <w:kern w:val="2"/>
                <w:sz w:val="16"/>
                <w:lang w:val="en-US" w:eastAsia="en-US"/>
              </w:rPr>
              <w:t>Yes</w:t>
            </w:r>
          </w:p>
        </w:tc>
        <w:tc>
          <w:tcPr>
            <w:tcW w:w="5948" w:type="dxa"/>
          </w:tcPr>
          <w:p w14:paraId="4A730658" w14:textId="77777777" w:rsidR="00F17D32" w:rsidRPr="00C97BFA" w:rsidRDefault="00F17D32" w:rsidP="00C97BFA">
            <w:pPr>
              <w:pStyle w:val="Normal8pt"/>
              <w:spacing w:after="0"/>
              <w:ind w:hanging="49"/>
            </w:pPr>
            <w:r w:rsidRPr="00C97BFA">
              <w:t>Tax year submitting (format: 1999, 2000, 2001, 2002, 2003, 2004, etc.)</w:t>
            </w:r>
          </w:p>
        </w:tc>
      </w:tr>
      <w:tr w:rsidR="00F17D32" w:rsidRPr="004943A3" w14:paraId="43910E86" w14:textId="77777777" w:rsidTr="00C97BFA">
        <w:trPr>
          <w:cantSplit/>
          <w:jc w:val="center"/>
        </w:trPr>
        <w:tc>
          <w:tcPr>
            <w:tcW w:w="1647" w:type="dxa"/>
          </w:tcPr>
          <w:p w14:paraId="2D415484" w14:textId="77777777" w:rsidR="00F17D32" w:rsidRPr="00C97BFA" w:rsidRDefault="00F17D32" w:rsidP="00C97BFA">
            <w:pPr>
              <w:pStyle w:val="Normal8pt"/>
              <w:spacing w:after="0"/>
              <w:ind w:hanging="49"/>
            </w:pPr>
            <w:r w:rsidRPr="00C97BFA">
              <w:t>FIPS_code</w:t>
            </w:r>
          </w:p>
        </w:tc>
        <w:tc>
          <w:tcPr>
            <w:tcW w:w="900" w:type="dxa"/>
          </w:tcPr>
          <w:p w14:paraId="3E541695"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tcPr>
          <w:p w14:paraId="3AF328AC"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5</w:t>
            </w:r>
          </w:p>
        </w:tc>
        <w:tc>
          <w:tcPr>
            <w:tcW w:w="900" w:type="dxa"/>
          </w:tcPr>
          <w:p w14:paraId="1D6C2075"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48" w:type="dxa"/>
          </w:tcPr>
          <w:p w14:paraId="5825F767" w14:textId="77777777" w:rsidR="00F17D32" w:rsidRPr="00C97BFA" w:rsidRDefault="00F17D32" w:rsidP="00C97BFA">
            <w:pPr>
              <w:pStyle w:val="Normal8pt"/>
              <w:spacing w:after="0"/>
              <w:ind w:hanging="49"/>
            </w:pPr>
            <w:r w:rsidRPr="00C97BFA">
              <w:t>Parish identification number. (see FIPS table.)</w:t>
            </w:r>
          </w:p>
        </w:tc>
      </w:tr>
      <w:tr w:rsidR="00F17D32" w:rsidRPr="004943A3" w14:paraId="331D51BE" w14:textId="77777777" w:rsidTr="00C97BFA">
        <w:trPr>
          <w:cantSplit/>
          <w:jc w:val="center"/>
        </w:trPr>
        <w:tc>
          <w:tcPr>
            <w:tcW w:w="1647" w:type="dxa"/>
          </w:tcPr>
          <w:p w14:paraId="2EE6F7EF" w14:textId="77777777" w:rsidR="00F17D32" w:rsidRPr="00C97BFA" w:rsidRDefault="00F17D32" w:rsidP="00C97BFA">
            <w:pPr>
              <w:pStyle w:val="Normal8pt"/>
              <w:spacing w:after="0"/>
              <w:ind w:hanging="49"/>
            </w:pPr>
            <w:r w:rsidRPr="00C97BFA">
              <w:t>Assessment_no</w:t>
            </w:r>
          </w:p>
        </w:tc>
        <w:tc>
          <w:tcPr>
            <w:tcW w:w="900" w:type="dxa"/>
          </w:tcPr>
          <w:p w14:paraId="6DC249B6"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Pr>
          <w:p w14:paraId="5192CCAB"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20</w:t>
            </w:r>
          </w:p>
        </w:tc>
        <w:tc>
          <w:tcPr>
            <w:tcW w:w="900" w:type="dxa"/>
          </w:tcPr>
          <w:p w14:paraId="07C29836"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48" w:type="dxa"/>
          </w:tcPr>
          <w:p w14:paraId="4F560C29" w14:textId="77777777" w:rsidR="00F17D32" w:rsidRPr="00C97BFA" w:rsidRDefault="00F17D32" w:rsidP="00C97BFA">
            <w:pPr>
              <w:pStyle w:val="Normal8pt"/>
              <w:spacing w:after="0"/>
              <w:ind w:hanging="49"/>
            </w:pPr>
            <w:r w:rsidRPr="00C97BFA">
              <w:t>Assessment number.</w:t>
            </w:r>
          </w:p>
        </w:tc>
      </w:tr>
      <w:tr w:rsidR="00F17D32" w:rsidRPr="004943A3" w14:paraId="455B9212" w14:textId="77777777" w:rsidTr="00C97BFA">
        <w:trPr>
          <w:cantSplit/>
          <w:jc w:val="center"/>
        </w:trPr>
        <w:tc>
          <w:tcPr>
            <w:tcW w:w="1647" w:type="dxa"/>
          </w:tcPr>
          <w:p w14:paraId="06D5BF7E" w14:textId="77777777" w:rsidR="00F17D32" w:rsidRPr="00C97BFA" w:rsidRDefault="00F17D32" w:rsidP="00C97BFA">
            <w:pPr>
              <w:pStyle w:val="Normal8pt"/>
              <w:spacing w:after="0"/>
              <w:ind w:hanging="49"/>
            </w:pPr>
            <w:r w:rsidRPr="00C97BFA">
              <w:t>Taxpayer_id</w:t>
            </w:r>
          </w:p>
        </w:tc>
        <w:tc>
          <w:tcPr>
            <w:tcW w:w="900" w:type="dxa"/>
          </w:tcPr>
          <w:p w14:paraId="511FF39A"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tcPr>
          <w:p w14:paraId="51D148F0"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10</w:t>
            </w:r>
          </w:p>
        </w:tc>
        <w:tc>
          <w:tcPr>
            <w:tcW w:w="900" w:type="dxa"/>
          </w:tcPr>
          <w:p w14:paraId="64E811E7"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5948" w:type="dxa"/>
          </w:tcPr>
          <w:p w14:paraId="3603A848" w14:textId="77777777" w:rsidR="00F17D32" w:rsidRPr="00C97BFA" w:rsidRDefault="00F17D32" w:rsidP="00C97BFA">
            <w:pPr>
              <w:pStyle w:val="Normal8pt"/>
              <w:spacing w:after="0"/>
              <w:ind w:hanging="49"/>
            </w:pPr>
            <w:r w:rsidRPr="00C97BFA">
              <w:t>Taxpayer's identification number.</w:t>
            </w:r>
          </w:p>
        </w:tc>
      </w:tr>
      <w:tr w:rsidR="00F17D32" w:rsidRPr="004943A3" w14:paraId="22F54EB5" w14:textId="77777777" w:rsidTr="00C97BFA">
        <w:trPr>
          <w:cantSplit/>
          <w:jc w:val="center"/>
        </w:trPr>
        <w:tc>
          <w:tcPr>
            <w:tcW w:w="1647" w:type="dxa"/>
          </w:tcPr>
          <w:p w14:paraId="64FF940E" w14:textId="77777777" w:rsidR="00F17D32" w:rsidRPr="00C97BFA" w:rsidRDefault="00F17D32" w:rsidP="00C97BFA">
            <w:pPr>
              <w:pStyle w:val="Normal8pt"/>
              <w:spacing w:after="0"/>
              <w:ind w:hanging="49"/>
            </w:pPr>
            <w:r w:rsidRPr="00C97BFA">
              <w:t>Own_percent</w:t>
            </w:r>
          </w:p>
        </w:tc>
        <w:tc>
          <w:tcPr>
            <w:tcW w:w="900" w:type="dxa"/>
          </w:tcPr>
          <w:p w14:paraId="3BDFBCEB"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tcPr>
          <w:p w14:paraId="115F696D"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6.2</w:t>
            </w:r>
          </w:p>
        </w:tc>
        <w:tc>
          <w:tcPr>
            <w:tcW w:w="900" w:type="dxa"/>
          </w:tcPr>
          <w:p w14:paraId="145C3D36"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5948" w:type="dxa"/>
          </w:tcPr>
          <w:p w14:paraId="31A50674" w14:textId="77777777" w:rsidR="00F17D32" w:rsidRPr="00C97BFA" w:rsidRDefault="00F17D32" w:rsidP="00C97BFA">
            <w:pPr>
              <w:pStyle w:val="Normal8pt"/>
              <w:spacing w:after="0"/>
              <w:ind w:hanging="49"/>
            </w:pPr>
            <w:r w:rsidRPr="00C97BFA">
              <w:t>Percent of ownership. (format: 999.99)</w:t>
            </w:r>
          </w:p>
        </w:tc>
      </w:tr>
      <w:tr w:rsidR="00F17D32" w:rsidRPr="004943A3" w14:paraId="0DCC198A" w14:textId="77777777" w:rsidTr="00C97BFA">
        <w:trPr>
          <w:cantSplit/>
          <w:jc w:val="center"/>
        </w:trPr>
        <w:tc>
          <w:tcPr>
            <w:tcW w:w="1647" w:type="dxa"/>
          </w:tcPr>
          <w:p w14:paraId="37D942EE" w14:textId="77777777" w:rsidR="00F17D32" w:rsidRPr="00C97BFA" w:rsidRDefault="00F17D32" w:rsidP="00C97BFA">
            <w:pPr>
              <w:pStyle w:val="Normal8pt"/>
              <w:spacing w:after="0"/>
              <w:ind w:hanging="49"/>
            </w:pPr>
            <w:r w:rsidRPr="00C97BFA">
              <w:t>Taxpayer_name</w:t>
            </w:r>
          </w:p>
        </w:tc>
        <w:tc>
          <w:tcPr>
            <w:tcW w:w="900" w:type="dxa"/>
          </w:tcPr>
          <w:p w14:paraId="24E981C0"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Pr>
          <w:p w14:paraId="2D235BB2"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50</w:t>
            </w:r>
          </w:p>
        </w:tc>
        <w:tc>
          <w:tcPr>
            <w:tcW w:w="900" w:type="dxa"/>
          </w:tcPr>
          <w:p w14:paraId="4081974D"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48" w:type="dxa"/>
          </w:tcPr>
          <w:p w14:paraId="4696446E" w14:textId="77777777" w:rsidR="00F17D32" w:rsidRPr="00C97BFA" w:rsidRDefault="00F17D32" w:rsidP="00C97BFA">
            <w:pPr>
              <w:pStyle w:val="Normal8pt"/>
              <w:spacing w:after="0"/>
              <w:ind w:hanging="49"/>
            </w:pPr>
            <w:r w:rsidRPr="00C97BFA">
              <w:t>Taxpayer's name.</w:t>
            </w:r>
          </w:p>
        </w:tc>
      </w:tr>
      <w:tr w:rsidR="00F17D32" w:rsidRPr="004943A3" w14:paraId="373D2DB4" w14:textId="77777777" w:rsidTr="00C97BFA">
        <w:trPr>
          <w:cantSplit/>
          <w:jc w:val="center"/>
        </w:trPr>
        <w:tc>
          <w:tcPr>
            <w:tcW w:w="1647" w:type="dxa"/>
          </w:tcPr>
          <w:p w14:paraId="69FC73FC" w14:textId="77777777" w:rsidR="00F17D32" w:rsidRPr="00C97BFA" w:rsidRDefault="00F17D32" w:rsidP="00C97BFA">
            <w:pPr>
              <w:pStyle w:val="Normal8pt"/>
              <w:spacing w:after="0"/>
              <w:ind w:hanging="49"/>
            </w:pPr>
            <w:r w:rsidRPr="00C97BFA">
              <w:t>Primary_owner</w:t>
            </w:r>
          </w:p>
        </w:tc>
        <w:tc>
          <w:tcPr>
            <w:tcW w:w="900" w:type="dxa"/>
          </w:tcPr>
          <w:p w14:paraId="14FA74E0"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Pr>
          <w:p w14:paraId="67625F2F"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50</w:t>
            </w:r>
          </w:p>
        </w:tc>
        <w:tc>
          <w:tcPr>
            <w:tcW w:w="900" w:type="dxa"/>
          </w:tcPr>
          <w:p w14:paraId="43EA758D"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48" w:type="dxa"/>
          </w:tcPr>
          <w:p w14:paraId="14AC7625" w14:textId="77777777" w:rsidR="00F17D32" w:rsidRPr="00C97BFA" w:rsidRDefault="00F17D32" w:rsidP="00C97BFA">
            <w:pPr>
              <w:pStyle w:val="Normal8pt"/>
              <w:spacing w:after="0"/>
              <w:ind w:hanging="49"/>
            </w:pPr>
            <w:r w:rsidRPr="00C97BFA">
              <w:t>Primary owner’s name</w:t>
            </w:r>
          </w:p>
        </w:tc>
      </w:tr>
      <w:tr w:rsidR="00F17D32" w:rsidRPr="004943A3" w14:paraId="3488EDCB" w14:textId="77777777" w:rsidTr="008F69BE">
        <w:trPr>
          <w:cantSplit/>
          <w:trHeight w:val="120"/>
          <w:jc w:val="center"/>
        </w:trPr>
        <w:tc>
          <w:tcPr>
            <w:tcW w:w="1647" w:type="dxa"/>
          </w:tcPr>
          <w:p w14:paraId="410F1813" w14:textId="77777777" w:rsidR="00F17D32" w:rsidRPr="00C97BFA" w:rsidRDefault="00F17D32" w:rsidP="00C97BFA">
            <w:pPr>
              <w:pStyle w:val="Normal8pt"/>
              <w:spacing w:after="0"/>
              <w:ind w:hanging="49"/>
            </w:pPr>
            <w:r w:rsidRPr="00C97BFA">
              <w:t>Contact_name</w:t>
            </w:r>
          </w:p>
        </w:tc>
        <w:tc>
          <w:tcPr>
            <w:tcW w:w="900" w:type="dxa"/>
          </w:tcPr>
          <w:p w14:paraId="7B1B67E4"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Pr>
          <w:p w14:paraId="656D919C"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50</w:t>
            </w:r>
          </w:p>
        </w:tc>
        <w:tc>
          <w:tcPr>
            <w:tcW w:w="900" w:type="dxa"/>
          </w:tcPr>
          <w:p w14:paraId="3777EA36"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5948" w:type="dxa"/>
          </w:tcPr>
          <w:p w14:paraId="0E60D99C" w14:textId="77777777" w:rsidR="00F17D32" w:rsidRPr="00C97BFA" w:rsidRDefault="00F17D32" w:rsidP="00C97BFA">
            <w:pPr>
              <w:pStyle w:val="Normal8pt"/>
              <w:spacing w:after="0"/>
              <w:ind w:hanging="49"/>
            </w:pPr>
            <w:r w:rsidRPr="00C97BFA">
              <w:t>Contact's name.</w:t>
            </w:r>
          </w:p>
        </w:tc>
      </w:tr>
      <w:tr w:rsidR="00F17D32" w:rsidRPr="004943A3" w14:paraId="42653688" w14:textId="77777777" w:rsidTr="00C97BFA">
        <w:trPr>
          <w:cantSplit/>
          <w:jc w:val="center"/>
        </w:trPr>
        <w:tc>
          <w:tcPr>
            <w:tcW w:w="1647" w:type="dxa"/>
          </w:tcPr>
          <w:p w14:paraId="04176076" w14:textId="77777777" w:rsidR="00F17D32" w:rsidRPr="00C97BFA" w:rsidRDefault="00F17D32" w:rsidP="00C97BFA">
            <w:pPr>
              <w:pStyle w:val="Normal8pt"/>
              <w:spacing w:after="0"/>
              <w:ind w:hanging="49"/>
            </w:pPr>
            <w:r w:rsidRPr="00C97BFA">
              <w:t>Taxpayer_addr1</w:t>
            </w:r>
          </w:p>
        </w:tc>
        <w:tc>
          <w:tcPr>
            <w:tcW w:w="900" w:type="dxa"/>
          </w:tcPr>
          <w:p w14:paraId="0FDC4EEF"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Pr>
          <w:p w14:paraId="11CCE5EB"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40</w:t>
            </w:r>
          </w:p>
        </w:tc>
        <w:tc>
          <w:tcPr>
            <w:tcW w:w="900" w:type="dxa"/>
          </w:tcPr>
          <w:p w14:paraId="7C9D1998"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5948" w:type="dxa"/>
          </w:tcPr>
          <w:p w14:paraId="31EBE963" w14:textId="77777777" w:rsidR="00F17D32" w:rsidRPr="00C97BFA" w:rsidRDefault="00F17D32" w:rsidP="00C97BFA">
            <w:pPr>
              <w:pStyle w:val="Normal8pt"/>
              <w:spacing w:after="0"/>
              <w:ind w:hanging="49"/>
            </w:pPr>
            <w:r w:rsidRPr="00C97BFA">
              <w:t>Taxpayer's address line 1.</w:t>
            </w:r>
          </w:p>
        </w:tc>
      </w:tr>
      <w:tr w:rsidR="00F17D32" w:rsidRPr="004943A3" w14:paraId="76E6721C" w14:textId="77777777" w:rsidTr="00C97BFA">
        <w:trPr>
          <w:cantSplit/>
          <w:trHeight w:val="42"/>
          <w:jc w:val="center"/>
        </w:trPr>
        <w:tc>
          <w:tcPr>
            <w:tcW w:w="1647" w:type="dxa"/>
          </w:tcPr>
          <w:p w14:paraId="3FE9E8C1" w14:textId="77777777" w:rsidR="00F17D32" w:rsidRPr="00C97BFA" w:rsidRDefault="00F17D32" w:rsidP="00C97BFA">
            <w:pPr>
              <w:pStyle w:val="Normal8pt"/>
              <w:spacing w:after="0"/>
              <w:ind w:hanging="49"/>
            </w:pPr>
            <w:r w:rsidRPr="00C97BFA">
              <w:t>Taxpayer_addr2</w:t>
            </w:r>
          </w:p>
        </w:tc>
        <w:tc>
          <w:tcPr>
            <w:tcW w:w="900" w:type="dxa"/>
          </w:tcPr>
          <w:p w14:paraId="0B931CCB"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Pr>
          <w:p w14:paraId="25C441B5"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40</w:t>
            </w:r>
          </w:p>
        </w:tc>
        <w:tc>
          <w:tcPr>
            <w:tcW w:w="900" w:type="dxa"/>
          </w:tcPr>
          <w:p w14:paraId="75198BCD" w14:textId="77777777" w:rsidR="00F17D32" w:rsidRPr="00631A45" w:rsidRDefault="00F17D32"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5948" w:type="dxa"/>
          </w:tcPr>
          <w:p w14:paraId="70152983" w14:textId="77777777" w:rsidR="00F17D32" w:rsidRPr="00C97BFA" w:rsidRDefault="00F17D32" w:rsidP="00C97BFA">
            <w:pPr>
              <w:pStyle w:val="Normal8pt"/>
              <w:spacing w:after="0"/>
              <w:ind w:hanging="49"/>
            </w:pPr>
            <w:r w:rsidRPr="00C97BFA">
              <w:t>Taxpayer's address line 2.</w:t>
            </w:r>
          </w:p>
        </w:tc>
      </w:tr>
      <w:tr w:rsidR="00561C8F" w:rsidRPr="004943A3" w14:paraId="2EA12CF6" w14:textId="77777777" w:rsidTr="00C97BFA">
        <w:trPr>
          <w:cantSplit/>
          <w:trHeight w:val="42"/>
          <w:jc w:val="center"/>
        </w:trPr>
        <w:tc>
          <w:tcPr>
            <w:tcW w:w="1647" w:type="dxa"/>
          </w:tcPr>
          <w:p w14:paraId="01B48F31" w14:textId="77777777" w:rsidR="00561C8F" w:rsidRPr="00C97BFA" w:rsidRDefault="00561C8F" w:rsidP="00C97BFA">
            <w:pPr>
              <w:pStyle w:val="Normal8pt"/>
              <w:spacing w:after="0"/>
              <w:ind w:hanging="49"/>
            </w:pPr>
            <w:r w:rsidRPr="00C97BFA">
              <w:t>Taxpayer_addr3</w:t>
            </w:r>
          </w:p>
        </w:tc>
        <w:tc>
          <w:tcPr>
            <w:tcW w:w="900" w:type="dxa"/>
          </w:tcPr>
          <w:p w14:paraId="06E5F763" w14:textId="77777777" w:rsidR="00561C8F" w:rsidRPr="00631A45" w:rsidRDefault="00561C8F" w:rsidP="00561C8F">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Pr>
          <w:p w14:paraId="3F50475E" w14:textId="77777777" w:rsidR="00561C8F" w:rsidRPr="00631A45" w:rsidRDefault="00561C8F" w:rsidP="00561C8F">
            <w:pPr>
              <w:pStyle w:val="Heading2"/>
              <w:keepNext w:val="0"/>
              <w:jc w:val="center"/>
              <w:rPr>
                <w:b w:val="0"/>
                <w:color w:val="000000"/>
                <w:sz w:val="16"/>
                <w:szCs w:val="16"/>
                <w:lang w:val="en-US" w:eastAsia="en-US"/>
              </w:rPr>
            </w:pPr>
            <w:r w:rsidRPr="00631A45">
              <w:rPr>
                <w:b w:val="0"/>
                <w:color w:val="000000"/>
                <w:sz w:val="16"/>
                <w:szCs w:val="16"/>
                <w:lang w:val="en-US" w:eastAsia="en-US"/>
              </w:rPr>
              <w:t>40</w:t>
            </w:r>
          </w:p>
        </w:tc>
        <w:tc>
          <w:tcPr>
            <w:tcW w:w="900" w:type="dxa"/>
          </w:tcPr>
          <w:p w14:paraId="05CEA6AD" w14:textId="77777777" w:rsidR="00561C8F" w:rsidRPr="00631A45" w:rsidRDefault="00561C8F" w:rsidP="00561C8F">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5948" w:type="dxa"/>
          </w:tcPr>
          <w:p w14:paraId="63DCF49E" w14:textId="77777777" w:rsidR="00561C8F" w:rsidRPr="00C97BFA" w:rsidRDefault="00561C8F" w:rsidP="00C97BFA">
            <w:pPr>
              <w:pStyle w:val="Normal8pt"/>
              <w:spacing w:after="0"/>
              <w:ind w:hanging="49"/>
            </w:pPr>
            <w:r w:rsidRPr="00C97BFA">
              <w:t>Taxpayer's address line 3.</w:t>
            </w:r>
          </w:p>
        </w:tc>
      </w:tr>
    </w:tbl>
    <w:p w14:paraId="7846B1DB" w14:textId="77777777" w:rsidR="0002149E" w:rsidRDefault="0002149E" w:rsidP="00774000">
      <w:pPr>
        <w:pStyle w:val="Text"/>
        <w:spacing w:after="0" w:line="240" w:lineRule="auto"/>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auto"/>
        </w:tblBorders>
        <w:tblLayout w:type="fixed"/>
        <w:tblLook w:val="0000" w:firstRow="0" w:lastRow="0" w:firstColumn="0" w:lastColumn="0" w:noHBand="0" w:noVBand="0"/>
      </w:tblPr>
      <w:tblGrid>
        <w:gridCol w:w="1643"/>
        <w:gridCol w:w="900"/>
        <w:gridCol w:w="990"/>
        <w:gridCol w:w="900"/>
        <w:gridCol w:w="5945"/>
      </w:tblGrid>
      <w:tr w:rsidR="00A3614D" w:rsidRPr="004943A3" w14:paraId="743CF074" w14:textId="77777777" w:rsidTr="00C97BFA">
        <w:trPr>
          <w:cantSplit/>
          <w:tblHeader/>
          <w:jc w:val="center"/>
        </w:trPr>
        <w:tc>
          <w:tcPr>
            <w:tcW w:w="10378" w:type="dxa"/>
            <w:gridSpan w:val="5"/>
            <w:shd w:val="clear" w:color="auto" w:fill="BFBFBF"/>
            <w:vAlign w:val="center"/>
          </w:tcPr>
          <w:p w14:paraId="4B220C41" w14:textId="77777777" w:rsidR="00A3614D" w:rsidRPr="00680B00" w:rsidRDefault="00BF069E" w:rsidP="00F17D32">
            <w:pPr>
              <w:pStyle w:val="Text"/>
              <w:spacing w:after="0" w:line="240" w:lineRule="auto"/>
              <w:jc w:val="center"/>
              <w:rPr>
                <w:b/>
                <w:sz w:val="16"/>
                <w:szCs w:val="16"/>
              </w:rPr>
            </w:pPr>
            <w:r w:rsidRPr="00680B00">
              <w:rPr>
                <w:b/>
                <w:sz w:val="16"/>
              </w:rPr>
              <w:t>Improvement Information (Improve.txt) (Required)</w:t>
            </w:r>
          </w:p>
        </w:tc>
      </w:tr>
      <w:tr w:rsidR="00A3614D" w:rsidRPr="004943A3" w14:paraId="48DCB722" w14:textId="77777777" w:rsidTr="00C97BFA">
        <w:trPr>
          <w:cantSplit/>
          <w:tblHeader/>
          <w:jc w:val="center"/>
        </w:trPr>
        <w:tc>
          <w:tcPr>
            <w:tcW w:w="1643" w:type="dxa"/>
            <w:shd w:val="clear" w:color="auto" w:fill="BFBFBF"/>
            <w:vAlign w:val="center"/>
          </w:tcPr>
          <w:p w14:paraId="60E17FFC" w14:textId="77777777" w:rsidR="00A3614D" w:rsidRPr="00631A45" w:rsidRDefault="00A3614D" w:rsidP="00F17D32">
            <w:pPr>
              <w:pStyle w:val="Heading5"/>
              <w:keepNext w:val="0"/>
              <w:rPr>
                <w:bCs/>
                <w:kern w:val="2"/>
                <w:szCs w:val="16"/>
                <w:lang w:val="en-US" w:eastAsia="en-US"/>
              </w:rPr>
            </w:pPr>
            <w:r w:rsidRPr="00631A45">
              <w:rPr>
                <w:bCs/>
                <w:kern w:val="2"/>
                <w:szCs w:val="16"/>
                <w:lang w:val="en-US" w:eastAsia="en-US"/>
              </w:rPr>
              <w:t>Field Name</w:t>
            </w:r>
          </w:p>
        </w:tc>
        <w:tc>
          <w:tcPr>
            <w:tcW w:w="900" w:type="dxa"/>
            <w:shd w:val="clear" w:color="auto" w:fill="BFBFBF"/>
            <w:vAlign w:val="center"/>
          </w:tcPr>
          <w:p w14:paraId="45F7CB7A" w14:textId="77777777" w:rsidR="00A3614D" w:rsidRPr="00C97BFA" w:rsidRDefault="00A3614D" w:rsidP="00C97BFA">
            <w:pPr>
              <w:ind w:left="-108" w:right="-108"/>
              <w:jc w:val="center"/>
              <w:rPr>
                <w:b/>
                <w:bCs/>
                <w:kern w:val="2"/>
                <w:sz w:val="16"/>
              </w:rPr>
            </w:pPr>
            <w:r w:rsidRPr="00C97BFA">
              <w:rPr>
                <w:b/>
                <w:bCs/>
                <w:kern w:val="2"/>
                <w:sz w:val="16"/>
              </w:rPr>
              <w:t>Field Type</w:t>
            </w:r>
          </w:p>
        </w:tc>
        <w:tc>
          <w:tcPr>
            <w:tcW w:w="990" w:type="dxa"/>
            <w:shd w:val="clear" w:color="auto" w:fill="BFBFBF"/>
            <w:vAlign w:val="center"/>
          </w:tcPr>
          <w:p w14:paraId="4E45D47F" w14:textId="77777777" w:rsidR="00A3614D" w:rsidRPr="00C97BFA" w:rsidRDefault="00A3614D" w:rsidP="00C97BFA">
            <w:pPr>
              <w:ind w:left="-108" w:right="-108"/>
              <w:jc w:val="center"/>
              <w:rPr>
                <w:b/>
                <w:bCs/>
                <w:kern w:val="2"/>
                <w:sz w:val="16"/>
              </w:rPr>
            </w:pPr>
            <w:r w:rsidRPr="00C97BFA">
              <w:rPr>
                <w:b/>
                <w:bCs/>
                <w:kern w:val="2"/>
                <w:sz w:val="16"/>
              </w:rPr>
              <w:t>Field Length</w:t>
            </w:r>
          </w:p>
        </w:tc>
        <w:tc>
          <w:tcPr>
            <w:tcW w:w="900" w:type="dxa"/>
            <w:shd w:val="clear" w:color="auto" w:fill="BFBFBF"/>
            <w:vAlign w:val="center"/>
          </w:tcPr>
          <w:p w14:paraId="67F5E96C" w14:textId="77777777" w:rsidR="00A3614D" w:rsidRPr="00C97BFA" w:rsidRDefault="00A3614D" w:rsidP="00C97BFA">
            <w:pPr>
              <w:pStyle w:val="Heading3"/>
              <w:keepNext w:val="0"/>
              <w:ind w:left="-108" w:right="-108"/>
              <w:rPr>
                <w:bCs/>
                <w:i w:val="0"/>
                <w:kern w:val="2"/>
                <w:sz w:val="16"/>
                <w:lang w:val="en-US" w:eastAsia="en-US"/>
              </w:rPr>
            </w:pPr>
            <w:r w:rsidRPr="00C97BFA">
              <w:rPr>
                <w:bCs/>
                <w:i w:val="0"/>
                <w:kern w:val="2"/>
                <w:sz w:val="16"/>
                <w:lang w:val="en-US" w:eastAsia="en-US"/>
              </w:rPr>
              <w:t>Required</w:t>
            </w:r>
          </w:p>
        </w:tc>
        <w:tc>
          <w:tcPr>
            <w:tcW w:w="5945" w:type="dxa"/>
            <w:shd w:val="clear" w:color="auto" w:fill="BFBFBF"/>
            <w:vAlign w:val="center"/>
          </w:tcPr>
          <w:p w14:paraId="6008B38B" w14:textId="77777777" w:rsidR="00A3614D" w:rsidRPr="00631A45" w:rsidRDefault="00A3614D" w:rsidP="00F17D32">
            <w:pPr>
              <w:pStyle w:val="Heading3"/>
              <w:keepNext w:val="0"/>
              <w:rPr>
                <w:i w:val="0"/>
                <w:kern w:val="2"/>
                <w:sz w:val="16"/>
                <w:szCs w:val="16"/>
                <w:lang w:val="en-US" w:eastAsia="en-US"/>
              </w:rPr>
            </w:pPr>
            <w:r w:rsidRPr="00631A45">
              <w:rPr>
                <w:i w:val="0"/>
                <w:kern w:val="2"/>
                <w:sz w:val="16"/>
                <w:szCs w:val="16"/>
                <w:lang w:val="en-US" w:eastAsia="en-US"/>
              </w:rPr>
              <w:t>Comments</w:t>
            </w:r>
          </w:p>
        </w:tc>
      </w:tr>
      <w:tr w:rsidR="00383D3A" w:rsidRPr="004943A3" w14:paraId="6459814B" w14:textId="77777777" w:rsidTr="00C97BFA">
        <w:trPr>
          <w:cantSplit/>
          <w:jc w:val="center"/>
        </w:trPr>
        <w:tc>
          <w:tcPr>
            <w:tcW w:w="1643" w:type="dxa"/>
            <w:vAlign w:val="center"/>
          </w:tcPr>
          <w:p w14:paraId="566A72CF" w14:textId="77777777" w:rsidR="00383D3A" w:rsidRPr="00C97BFA" w:rsidRDefault="00383D3A" w:rsidP="00C97BFA">
            <w:pPr>
              <w:pStyle w:val="Normal8pt"/>
              <w:spacing w:after="0"/>
              <w:ind w:hanging="49"/>
            </w:pPr>
            <w:r w:rsidRPr="00C97BFA">
              <w:t>tax_year</w:t>
            </w:r>
          </w:p>
        </w:tc>
        <w:tc>
          <w:tcPr>
            <w:tcW w:w="900" w:type="dxa"/>
          </w:tcPr>
          <w:p w14:paraId="4CC358C6" w14:textId="77777777" w:rsidR="00383D3A" w:rsidRPr="00B06C94" w:rsidRDefault="00383D3A" w:rsidP="00383D3A">
            <w:pPr>
              <w:autoSpaceDE w:val="0"/>
              <w:autoSpaceDN w:val="0"/>
              <w:adjustRightInd w:val="0"/>
              <w:jc w:val="center"/>
              <w:rPr>
                <w:rFonts w:eastAsia="Calibri"/>
                <w:sz w:val="16"/>
                <w:szCs w:val="16"/>
              </w:rPr>
            </w:pPr>
            <w:r w:rsidRPr="00B06C94">
              <w:rPr>
                <w:rFonts w:eastAsia="Calibri"/>
                <w:sz w:val="16"/>
                <w:szCs w:val="16"/>
              </w:rPr>
              <w:t>Numeric</w:t>
            </w:r>
          </w:p>
        </w:tc>
        <w:tc>
          <w:tcPr>
            <w:tcW w:w="990" w:type="dxa"/>
          </w:tcPr>
          <w:p w14:paraId="7D317B25" w14:textId="77777777" w:rsidR="00383D3A" w:rsidRPr="00B06C94" w:rsidRDefault="00383D3A" w:rsidP="00383D3A">
            <w:pPr>
              <w:autoSpaceDE w:val="0"/>
              <w:autoSpaceDN w:val="0"/>
              <w:adjustRightInd w:val="0"/>
              <w:jc w:val="center"/>
              <w:rPr>
                <w:rFonts w:eastAsia="Calibri"/>
                <w:sz w:val="16"/>
                <w:szCs w:val="16"/>
              </w:rPr>
            </w:pPr>
            <w:r w:rsidRPr="00B06C94">
              <w:rPr>
                <w:rFonts w:eastAsia="Calibri"/>
                <w:sz w:val="16"/>
                <w:szCs w:val="16"/>
              </w:rPr>
              <w:t>4</w:t>
            </w:r>
          </w:p>
        </w:tc>
        <w:tc>
          <w:tcPr>
            <w:tcW w:w="900" w:type="dxa"/>
          </w:tcPr>
          <w:p w14:paraId="6E4E24C3" w14:textId="77777777" w:rsidR="00383D3A" w:rsidRPr="00B06C94" w:rsidRDefault="00383D3A" w:rsidP="00383D3A">
            <w:pPr>
              <w:autoSpaceDE w:val="0"/>
              <w:autoSpaceDN w:val="0"/>
              <w:adjustRightInd w:val="0"/>
              <w:jc w:val="center"/>
              <w:rPr>
                <w:rFonts w:eastAsia="Calibri"/>
                <w:sz w:val="16"/>
                <w:szCs w:val="16"/>
              </w:rPr>
            </w:pPr>
            <w:r w:rsidRPr="00B06C94">
              <w:rPr>
                <w:rFonts w:eastAsia="Calibri"/>
                <w:sz w:val="16"/>
                <w:szCs w:val="16"/>
              </w:rPr>
              <w:t>Yes</w:t>
            </w:r>
          </w:p>
        </w:tc>
        <w:tc>
          <w:tcPr>
            <w:tcW w:w="5945" w:type="dxa"/>
          </w:tcPr>
          <w:p w14:paraId="46E54374" w14:textId="77777777" w:rsidR="00383D3A" w:rsidRPr="00C97BFA" w:rsidRDefault="00383D3A" w:rsidP="00C97BFA">
            <w:pPr>
              <w:pStyle w:val="Normal8pt"/>
              <w:spacing w:after="0"/>
              <w:ind w:hanging="49"/>
            </w:pPr>
            <w:r w:rsidRPr="00C97BFA">
              <w:t>Tax year submitting (ex. 1999, 2000)</w:t>
            </w:r>
          </w:p>
        </w:tc>
      </w:tr>
      <w:tr w:rsidR="00A3614D" w:rsidRPr="004943A3" w14:paraId="29442E4F" w14:textId="77777777" w:rsidTr="00C97BFA">
        <w:trPr>
          <w:cantSplit/>
          <w:jc w:val="center"/>
        </w:trPr>
        <w:tc>
          <w:tcPr>
            <w:tcW w:w="1643" w:type="dxa"/>
          </w:tcPr>
          <w:p w14:paraId="58C21760" w14:textId="77777777" w:rsidR="00A3614D" w:rsidRPr="00C97BFA" w:rsidRDefault="00A3614D" w:rsidP="00C97BFA">
            <w:pPr>
              <w:pStyle w:val="Normal8pt"/>
              <w:spacing w:after="0"/>
              <w:ind w:hanging="49"/>
            </w:pPr>
            <w:r w:rsidRPr="00C97BFA">
              <w:t>FIPS</w:t>
            </w:r>
            <w:r w:rsidR="00F17D32" w:rsidRPr="00C97BFA">
              <w:t>_</w:t>
            </w:r>
            <w:r w:rsidRPr="00C97BFA">
              <w:t>code</w:t>
            </w:r>
          </w:p>
        </w:tc>
        <w:tc>
          <w:tcPr>
            <w:tcW w:w="900" w:type="dxa"/>
          </w:tcPr>
          <w:p w14:paraId="2907A4C1"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tcPr>
          <w:p w14:paraId="254842A7"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5</w:t>
            </w:r>
          </w:p>
        </w:tc>
        <w:tc>
          <w:tcPr>
            <w:tcW w:w="900" w:type="dxa"/>
          </w:tcPr>
          <w:p w14:paraId="6031BF88"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45" w:type="dxa"/>
          </w:tcPr>
          <w:p w14:paraId="6F8DAD74" w14:textId="77777777" w:rsidR="00A3614D" w:rsidRPr="00C97BFA" w:rsidRDefault="00A3614D" w:rsidP="00C97BFA">
            <w:pPr>
              <w:pStyle w:val="Normal8pt"/>
              <w:spacing w:after="0"/>
              <w:ind w:hanging="49"/>
            </w:pPr>
            <w:r w:rsidRPr="00C97BFA">
              <w:t>Parish identification number. (See FIPS table.)</w:t>
            </w:r>
          </w:p>
        </w:tc>
      </w:tr>
      <w:tr w:rsidR="00A3614D" w:rsidRPr="004943A3" w14:paraId="38B7FBDF" w14:textId="77777777" w:rsidTr="00C97BFA">
        <w:trPr>
          <w:cantSplit/>
          <w:jc w:val="center"/>
        </w:trPr>
        <w:tc>
          <w:tcPr>
            <w:tcW w:w="1643" w:type="dxa"/>
          </w:tcPr>
          <w:p w14:paraId="37B14738" w14:textId="77777777" w:rsidR="00A3614D" w:rsidRPr="00C97BFA" w:rsidRDefault="00A3614D" w:rsidP="00C97BFA">
            <w:pPr>
              <w:pStyle w:val="Normal8pt"/>
              <w:spacing w:after="0"/>
              <w:ind w:hanging="49"/>
            </w:pPr>
            <w:r w:rsidRPr="00C97BFA">
              <w:t>Assessment</w:t>
            </w:r>
            <w:r w:rsidR="00F17D32" w:rsidRPr="00C97BFA">
              <w:t>_</w:t>
            </w:r>
            <w:r w:rsidRPr="00C97BFA">
              <w:t>no</w:t>
            </w:r>
          </w:p>
        </w:tc>
        <w:tc>
          <w:tcPr>
            <w:tcW w:w="900" w:type="dxa"/>
          </w:tcPr>
          <w:p w14:paraId="270603DD"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Pr>
          <w:p w14:paraId="2CCF0AEE"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20</w:t>
            </w:r>
          </w:p>
        </w:tc>
        <w:tc>
          <w:tcPr>
            <w:tcW w:w="900" w:type="dxa"/>
          </w:tcPr>
          <w:p w14:paraId="1DE3178B"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45" w:type="dxa"/>
          </w:tcPr>
          <w:p w14:paraId="2C0AE320" w14:textId="77777777" w:rsidR="00A3614D" w:rsidRPr="00C97BFA" w:rsidRDefault="00A3614D" w:rsidP="00C97BFA">
            <w:pPr>
              <w:pStyle w:val="Normal8pt"/>
              <w:spacing w:after="0"/>
              <w:ind w:hanging="49"/>
            </w:pPr>
            <w:r w:rsidRPr="00C97BFA">
              <w:t>Assessment number.</w:t>
            </w:r>
          </w:p>
        </w:tc>
      </w:tr>
      <w:tr w:rsidR="00A3614D" w:rsidRPr="004943A3" w14:paraId="34C56692" w14:textId="77777777" w:rsidTr="00C97BFA">
        <w:trPr>
          <w:cantSplit/>
          <w:jc w:val="center"/>
        </w:trPr>
        <w:tc>
          <w:tcPr>
            <w:tcW w:w="1643" w:type="dxa"/>
          </w:tcPr>
          <w:p w14:paraId="05466B2A" w14:textId="77777777" w:rsidR="00A3614D" w:rsidRPr="00C97BFA" w:rsidRDefault="00A3614D" w:rsidP="00C97BFA">
            <w:pPr>
              <w:pStyle w:val="Normal8pt"/>
              <w:spacing w:after="0"/>
              <w:ind w:hanging="49"/>
            </w:pPr>
            <w:r w:rsidRPr="00C97BFA">
              <w:t>Building</w:t>
            </w:r>
            <w:r w:rsidR="00F17D32" w:rsidRPr="00C97BFA">
              <w:t>_</w:t>
            </w:r>
            <w:r w:rsidRPr="00C97BFA">
              <w:t>use</w:t>
            </w:r>
          </w:p>
        </w:tc>
        <w:tc>
          <w:tcPr>
            <w:tcW w:w="900" w:type="dxa"/>
          </w:tcPr>
          <w:p w14:paraId="7989D2DE"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Pr>
          <w:p w14:paraId="376B79B9"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1</w:t>
            </w:r>
          </w:p>
        </w:tc>
        <w:tc>
          <w:tcPr>
            <w:tcW w:w="900" w:type="dxa"/>
          </w:tcPr>
          <w:p w14:paraId="3129776A"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45" w:type="dxa"/>
          </w:tcPr>
          <w:p w14:paraId="1ED6E2BE" w14:textId="77777777" w:rsidR="00A3614D" w:rsidRPr="00C97BFA" w:rsidRDefault="00A3614D" w:rsidP="00C97BFA">
            <w:pPr>
              <w:pStyle w:val="Normal8pt"/>
              <w:spacing w:after="0"/>
              <w:ind w:hanging="49"/>
            </w:pPr>
            <w:r w:rsidRPr="00C97BFA">
              <w:t xml:space="preserve">"C" </w:t>
            </w:r>
            <w:r w:rsidR="00F17D32" w:rsidRPr="00C97BFA">
              <w:t>=</w:t>
            </w:r>
            <w:r w:rsidRPr="00C97BFA">
              <w:t xml:space="preserve"> commercial, "r" = residential</w:t>
            </w:r>
          </w:p>
        </w:tc>
      </w:tr>
      <w:tr w:rsidR="00A3614D" w:rsidRPr="004943A3" w14:paraId="03902CDB" w14:textId="77777777" w:rsidTr="00C97BFA">
        <w:trPr>
          <w:cantSplit/>
          <w:jc w:val="center"/>
        </w:trPr>
        <w:tc>
          <w:tcPr>
            <w:tcW w:w="1643" w:type="dxa"/>
          </w:tcPr>
          <w:p w14:paraId="13FCB6D3" w14:textId="77777777" w:rsidR="00A3614D" w:rsidRPr="00C97BFA" w:rsidRDefault="00A3614D" w:rsidP="00C97BFA">
            <w:pPr>
              <w:pStyle w:val="Normal8pt"/>
              <w:spacing w:after="0"/>
              <w:ind w:hanging="49"/>
            </w:pPr>
            <w:r w:rsidRPr="00C97BFA">
              <w:t>Structure</w:t>
            </w:r>
            <w:r w:rsidR="00F17D32" w:rsidRPr="00C97BFA">
              <w:t>_</w:t>
            </w:r>
            <w:r w:rsidRPr="00C97BFA">
              <w:t>no</w:t>
            </w:r>
          </w:p>
        </w:tc>
        <w:tc>
          <w:tcPr>
            <w:tcW w:w="900" w:type="dxa"/>
          </w:tcPr>
          <w:p w14:paraId="60FE7093"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Pr>
          <w:p w14:paraId="1C31B2E3"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12</w:t>
            </w:r>
          </w:p>
        </w:tc>
        <w:tc>
          <w:tcPr>
            <w:tcW w:w="900" w:type="dxa"/>
          </w:tcPr>
          <w:p w14:paraId="39A86F21"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5945" w:type="dxa"/>
          </w:tcPr>
          <w:p w14:paraId="0DBC1577" w14:textId="77777777" w:rsidR="00A3614D" w:rsidRPr="00C97BFA" w:rsidRDefault="00A3614D" w:rsidP="00C97BFA">
            <w:pPr>
              <w:pStyle w:val="Normal8pt"/>
              <w:spacing w:after="0"/>
              <w:ind w:hanging="49"/>
            </w:pPr>
            <w:r w:rsidRPr="00C97BFA">
              <w:t>Structure number of improvement.</w:t>
            </w:r>
          </w:p>
        </w:tc>
      </w:tr>
      <w:tr w:rsidR="00A3614D" w:rsidRPr="004943A3" w14:paraId="3F3D9148" w14:textId="77777777" w:rsidTr="00C97BFA">
        <w:trPr>
          <w:cantSplit/>
          <w:jc w:val="center"/>
        </w:trPr>
        <w:tc>
          <w:tcPr>
            <w:tcW w:w="1643" w:type="dxa"/>
          </w:tcPr>
          <w:p w14:paraId="4D1590FE" w14:textId="77777777" w:rsidR="00A3614D" w:rsidRPr="00C97BFA" w:rsidRDefault="00A3614D" w:rsidP="00C97BFA">
            <w:pPr>
              <w:pStyle w:val="Normal8pt"/>
              <w:spacing w:after="0"/>
              <w:ind w:hanging="49"/>
            </w:pPr>
            <w:r w:rsidRPr="00C97BFA">
              <w:t>Imp</w:t>
            </w:r>
            <w:r w:rsidR="00F17D32" w:rsidRPr="00C97BFA">
              <w:t>_</w:t>
            </w:r>
            <w:r w:rsidRPr="00C97BFA">
              <w:t>asqft</w:t>
            </w:r>
          </w:p>
        </w:tc>
        <w:tc>
          <w:tcPr>
            <w:tcW w:w="900" w:type="dxa"/>
          </w:tcPr>
          <w:p w14:paraId="4F684C65"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tcPr>
          <w:p w14:paraId="6F479CA6"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9.2</w:t>
            </w:r>
          </w:p>
        </w:tc>
        <w:tc>
          <w:tcPr>
            <w:tcW w:w="900" w:type="dxa"/>
          </w:tcPr>
          <w:p w14:paraId="295183F8"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5945" w:type="dxa"/>
          </w:tcPr>
          <w:p w14:paraId="374077B8" w14:textId="77777777" w:rsidR="00A3614D" w:rsidRPr="00C97BFA" w:rsidRDefault="00A3614D" w:rsidP="00C97BFA">
            <w:pPr>
              <w:pStyle w:val="Normal8pt"/>
              <w:spacing w:after="0"/>
              <w:ind w:hanging="49"/>
            </w:pPr>
            <w:r w:rsidRPr="00C97BFA">
              <w:t>Square footage of detached auxiliary building. (Format: 999999.99)</w:t>
            </w:r>
          </w:p>
        </w:tc>
      </w:tr>
      <w:tr w:rsidR="00A3614D" w:rsidRPr="004943A3" w14:paraId="41C52A27" w14:textId="77777777" w:rsidTr="00C97BFA">
        <w:trPr>
          <w:cantSplit/>
          <w:jc w:val="center"/>
        </w:trPr>
        <w:tc>
          <w:tcPr>
            <w:tcW w:w="1643" w:type="dxa"/>
          </w:tcPr>
          <w:p w14:paraId="37FB3CEA" w14:textId="77777777" w:rsidR="00A3614D" w:rsidRPr="00C97BFA" w:rsidRDefault="00A3614D" w:rsidP="00C97BFA">
            <w:pPr>
              <w:pStyle w:val="Normal8pt"/>
              <w:spacing w:after="0"/>
              <w:ind w:hanging="49"/>
            </w:pPr>
            <w:r w:rsidRPr="00C97BFA">
              <w:t>Imp</w:t>
            </w:r>
            <w:r w:rsidR="00F17D32" w:rsidRPr="00C97BFA">
              <w:t>_</w:t>
            </w:r>
            <w:r w:rsidRPr="00C97BFA">
              <w:t>gsqft</w:t>
            </w:r>
          </w:p>
        </w:tc>
        <w:tc>
          <w:tcPr>
            <w:tcW w:w="900" w:type="dxa"/>
          </w:tcPr>
          <w:p w14:paraId="3C5CBAF8"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tcPr>
          <w:p w14:paraId="4C7D8D64"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9.2</w:t>
            </w:r>
          </w:p>
        </w:tc>
        <w:tc>
          <w:tcPr>
            <w:tcW w:w="900" w:type="dxa"/>
          </w:tcPr>
          <w:p w14:paraId="07A6123E"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45" w:type="dxa"/>
          </w:tcPr>
          <w:p w14:paraId="091690FF" w14:textId="77777777" w:rsidR="00A3614D" w:rsidRPr="00C97BFA" w:rsidRDefault="00A3614D" w:rsidP="00C97BFA">
            <w:pPr>
              <w:pStyle w:val="Normal8pt"/>
              <w:spacing w:after="0"/>
              <w:ind w:hanging="49"/>
            </w:pPr>
            <w:r w:rsidRPr="00C97BFA">
              <w:t>Square footage of carports or garages. (Format: 999999.99)</w:t>
            </w:r>
          </w:p>
        </w:tc>
      </w:tr>
      <w:tr w:rsidR="00A3614D" w:rsidRPr="004943A3" w14:paraId="3C1A642E" w14:textId="77777777" w:rsidTr="00C97BFA">
        <w:trPr>
          <w:cantSplit/>
          <w:jc w:val="center"/>
        </w:trPr>
        <w:tc>
          <w:tcPr>
            <w:tcW w:w="1643" w:type="dxa"/>
          </w:tcPr>
          <w:p w14:paraId="43EEF7C1" w14:textId="77777777" w:rsidR="00A3614D" w:rsidRPr="00C97BFA" w:rsidRDefault="00A3614D" w:rsidP="00C97BFA">
            <w:pPr>
              <w:pStyle w:val="Normal8pt"/>
              <w:spacing w:after="0"/>
              <w:ind w:hanging="49"/>
            </w:pPr>
            <w:r w:rsidRPr="00C97BFA">
              <w:t>Imp</w:t>
            </w:r>
            <w:r w:rsidR="00F17D32" w:rsidRPr="00C97BFA">
              <w:t>_</w:t>
            </w:r>
            <w:r w:rsidRPr="00C97BFA">
              <w:t>lsqft</w:t>
            </w:r>
          </w:p>
        </w:tc>
        <w:tc>
          <w:tcPr>
            <w:tcW w:w="900" w:type="dxa"/>
          </w:tcPr>
          <w:p w14:paraId="41A37BEF"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tcPr>
          <w:p w14:paraId="37D64AFA"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9.2</w:t>
            </w:r>
          </w:p>
        </w:tc>
        <w:tc>
          <w:tcPr>
            <w:tcW w:w="900" w:type="dxa"/>
          </w:tcPr>
          <w:p w14:paraId="330739C7"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45" w:type="dxa"/>
          </w:tcPr>
          <w:p w14:paraId="374062C8" w14:textId="77777777" w:rsidR="00A3614D" w:rsidRPr="00C97BFA" w:rsidRDefault="00A3614D" w:rsidP="00C97BFA">
            <w:pPr>
              <w:pStyle w:val="Normal8pt"/>
              <w:spacing w:after="0"/>
              <w:ind w:hanging="49"/>
            </w:pPr>
            <w:r w:rsidRPr="00C97BFA">
              <w:t>Square footage of living, heated or useable area. (Format: 999999.99)</w:t>
            </w:r>
          </w:p>
        </w:tc>
      </w:tr>
      <w:tr w:rsidR="00E37B1B" w:rsidRPr="004943A3" w14:paraId="368A7F81" w14:textId="77777777" w:rsidTr="00C97BFA">
        <w:trPr>
          <w:cantSplit/>
          <w:jc w:val="center"/>
        </w:trPr>
        <w:tc>
          <w:tcPr>
            <w:tcW w:w="1643" w:type="dxa"/>
            <w:vAlign w:val="center"/>
          </w:tcPr>
          <w:p w14:paraId="5B82042A" w14:textId="77777777" w:rsidR="00E37B1B" w:rsidRPr="00C97BFA" w:rsidRDefault="00E37B1B" w:rsidP="00C97BFA">
            <w:pPr>
              <w:pStyle w:val="Normal8pt"/>
              <w:spacing w:after="0"/>
              <w:ind w:hanging="49"/>
            </w:pPr>
            <w:r w:rsidRPr="00C97BFA">
              <w:t>Imp_nsqft</w:t>
            </w:r>
          </w:p>
        </w:tc>
        <w:tc>
          <w:tcPr>
            <w:tcW w:w="900" w:type="dxa"/>
          </w:tcPr>
          <w:p w14:paraId="25E695BA" w14:textId="77777777" w:rsidR="00E37B1B" w:rsidRPr="005B3940" w:rsidRDefault="00E37B1B" w:rsidP="00B7265B">
            <w:pPr>
              <w:jc w:val="center"/>
              <w:rPr>
                <w:sz w:val="16"/>
                <w:szCs w:val="16"/>
              </w:rPr>
            </w:pPr>
            <w:r w:rsidRPr="005B3940">
              <w:rPr>
                <w:sz w:val="16"/>
                <w:szCs w:val="16"/>
              </w:rPr>
              <w:t>Numeric</w:t>
            </w:r>
          </w:p>
        </w:tc>
        <w:tc>
          <w:tcPr>
            <w:tcW w:w="990" w:type="dxa"/>
          </w:tcPr>
          <w:p w14:paraId="1A0ACB94" w14:textId="77777777" w:rsidR="00E37B1B" w:rsidRPr="005B3940" w:rsidRDefault="00E37B1B" w:rsidP="00B7265B">
            <w:pPr>
              <w:jc w:val="center"/>
              <w:rPr>
                <w:sz w:val="16"/>
                <w:szCs w:val="16"/>
              </w:rPr>
            </w:pPr>
            <w:r w:rsidRPr="005B3940">
              <w:rPr>
                <w:sz w:val="16"/>
                <w:szCs w:val="16"/>
              </w:rPr>
              <w:t>9.2</w:t>
            </w:r>
          </w:p>
        </w:tc>
        <w:tc>
          <w:tcPr>
            <w:tcW w:w="900" w:type="dxa"/>
          </w:tcPr>
          <w:p w14:paraId="2B30996D" w14:textId="77777777" w:rsidR="00E37B1B" w:rsidRPr="005B3940" w:rsidRDefault="00E37B1B" w:rsidP="00B7265B">
            <w:pPr>
              <w:jc w:val="center"/>
              <w:rPr>
                <w:sz w:val="16"/>
                <w:szCs w:val="16"/>
              </w:rPr>
            </w:pPr>
            <w:r w:rsidRPr="005B3940">
              <w:rPr>
                <w:sz w:val="16"/>
                <w:szCs w:val="16"/>
              </w:rPr>
              <w:t>No</w:t>
            </w:r>
          </w:p>
        </w:tc>
        <w:tc>
          <w:tcPr>
            <w:tcW w:w="5945" w:type="dxa"/>
          </w:tcPr>
          <w:p w14:paraId="027AA7F8" w14:textId="77777777" w:rsidR="00E37B1B" w:rsidRPr="00C97BFA" w:rsidRDefault="00E37B1B" w:rsidP="00C97BFA">
            <w:pPr>
              <w:pStyle w:val="Normal8pt"/>
              <w:spacing w:after="0"/>
              <w:ind w:hanging="49"/>
            </w:pPr>
            <w:r w:rsidRPr="00C97BFA">
              <w:t>Square footage of porches, non living areas. etc. (Format: 999999.99)</w:t>
            </w:r>
          </w:p>
        </w:tc>
      </w:tr>
      <w:tr w:rsidR="00E37B1B" w:rsidRPr="004943A3" w14:paraId="2390820B" w14:textId="77777777" w:rsidTr="00C97BFA">
        <w:trPr>
          <w:cantSplit/>
          <w:jc w:val="center"/>
        </w:trPr>
        <w:tc>
          <w:tcPr>
            <w:tcW w:w="1643" w:type="dxa"/>
            <w:vAlign w:val="center"/>
          </w:tcPr>
          <w:p w14:paraId="7A4A4A5C" w14:textId="77777777" w:rsidR="00E37B1B" w:rsidRPr="00C97BFA" w:rsidRDefault="00E37B1B" w:rsidP="00C97BFA">
            <w:pPr>
              <w:pStyle w:val="Normal8pt"/>
              <w:spacing w:after="0"/>
              <w:ind w:hanging="49"/>
            </w:pPr>
            <w:r w:rsidRPr="00C97BFA">
              <w:t>Imp_tsqft</w:t>
            </w:r>
          </w:p>
        </w:tc>
        <w:tc>
          <w:tcPr>
            <w:tcW w:w="900" w:type="dxa"/>
          </w:tcPr>
          <w:p w14:paraId="0F139BBE" w14:textId="77777777" w:rsidR="00E37B1B" w:rsidRPr="005B3940" w:rsidRDefault="00E37B1B" w:rsidP="00B7265B">
            <w:pPr>
              <w:jc w:val="center"/>
              <w:rPr>
                <w:sz w:val="16"/>
                <w:szCs w:val="16"/>
              </w:rPr>
            </w:pPr>
            <w:r w:rsidRPr="005B3940">
              <w:rPr>
                <w:sz w:val="16"/>
                <w:szCs w:val="16"/>
              </w:rPr>
              <w:t>Numeric</w:t>
            </w:r>
          </w:p>
        </w:tc>
        <w:tc>
          <w:tcPr>
            <w:tcW w:w="990" w:type="dxa"/>
          </w:tcPr>
          <w:p w14:paraId="7E4A8649" w14:textId="77777777" w:rsidR="00E37B1B" w:rsidRPr="005B3940" w:rsidRDefault="005312CD" w:rsidP="00B7265B">
            <w:pPr>
              <w:jc w:val="center"/>
              <w:rPr>
                <w:sz w:val="16"/>
                <w:szCs w:val="16"/>
              </w:rPr>
            </w:pPr>
            <w:r>
              <w:rPr>
                <w:sz w:val="16"/>
                <w:szCs w:val="16"/>
              </w:rPr>
              <w:t>10</w:t>
            </w:r>
            <w:r w:rsidR="00E37B1B" w:rsidRPr="005B3940">
              <w:rPr>
                <w:sz w:val="16"/>
                <w:szCs w:val="16"/>
              </w:rPr>
              <w:t>.2</w:t>
            </w:r>
          </w:p>
        </w:tc>
        <w:tc>
          <w:tcPr>
            <w:tcW w:w="900" w:type="dxa"/>
          </w:tcPr>
          <w:p w14:paraId="0C0E9C8D" w14:textId="77777777" w:rsidR="00E37B1B" w:rsidRPr="005B3940" w:rsidRDefault="00E37B1B" w:rsidP="00B7265B">
            <w:pPr>
              <w:jc w:val="center"/>
              <w:rPr>
                <w:sz w:val="16"/>
                <w:szCs w:val="16"/>
              </w:rPr>
            </w:pPr>
            <w:r w:rsidRPr="005B3940">
              <w:rPr>
                <w:sz w:val="16"/>
                <w:szCs w:val="16"/>
              </w:rPr>
              <w:t>No</w:t>
            </w:r>
          </w:p>
        </w:tc>
        <w:tc>
          <w:tcPr>
            <w:tcW w:w="5945" w:type="dxa"/>
          </w:tcPr>
          <w:p w14:paraId="279894C8" w14:textId="77777777" w:rsidR="00E37B1B" w:rsidRPr="00C97BFA" w:rsidRDefault="00E37B1B" w:rsidP="005312CD">
            <w:pPr>
              <w:pStyle w:val="Normal8pt"/>
              <w:spacing w:after="0"/>
              <w:ind w:hanging="49"/>
            </w:pPr>
            <w:r w:rsidRPr="00C97BFA">
              <w:t>Square footage of all structures assessed</w:t>
            </w:r>
            <w:r w:rsidR="005312CD">
              <w:t xml:space="preserve">. </w:t>
            </w:r>
            <w:r w:rsidRPr="00C97BFA">
              <w:t>(Format: 999999.99)</w:t>
            </w:r>
          </w:p>
        </w:tc>
      </w:tr>
      <w:tr w:rsidR="00E37B1B" w:rsidRPr="004943A3" w14:paraId="4218C039" w14:textId="77777777" w:rsidTr="00C97BFA">
        <w:trPr>
          <w:cantSplit/>
          <w:jc w:val="center"/>
        </w:trPr>
        <w:tc>
          <w:tcPr>
            <w:tcW w:w="1643" w:type="dxa"/>
            <w:vAlign w:val="center"/>
          </w:tcPr>
          <w:p w14:paraId="79D99B1C" w14:textId="77777777" w:rsidR="00E37B1B" w:rsidRPr="00C97BFA" w:rsidRDefault="00E37B1B" w:rsidP="00C97BFA">
            <w:pPr>
              <w:pStyle w:val="Normal8pt"/>
              <w:spacing w:after="0"/>
              <w:ind w:hanging="49"/>
            </w:pPr>
            <w:r w:rsidRPr="00C97BFA">
              <w:t>No_baths</w:t>
            </w:r>
          </w:p>
        </w:tc>
        <w:tc>
          <w:tcPr>
            <w:tcW w:w="900" w:type="dxa"/>
          </w:tcPr>
          <w:p w14:paraId="2C208D70" w14:textId="77777777" w:rsidR="00E37B1B" w:rsidRPr="005B3940" w:rsidRDefault="00E37B1B" w:rsidP="00B7265B">
            <w:pPr>
              <w:jc w:val="center"/>
              <w:rPr>
                <w:sz w:val="16"/>
                <w:szCs w:val="16"/>
              </w:rPr>
            </w:pPr>
            <w:r w:rsidRPr="005B3940">
              <w:rPr>
                <w:sz w:val="16"/>
                <w:szCs w:val="16"/>
              </w:rPr>
              <w:t>Numeric</w:t>
            </w:r>
          </w:p>
        </w:tc>
        <w:tc>
          <w:tcPr>
            <w:tcW w:w="990" w:type="dxa"/>
          </w:tcPr>
          <w:p w14:paraId="77DEDCB9" w14:textId="77777777" w:rsidR="00E37B1B" w:rsidRPr="005B3940" w:rsidRDefault="00E37B1B" w:rsidP="00B7265B">
            <w:pPr>
              <w:jc w:val="center"/>
              <w:rPr>
                <w:sz w:val="16"/>
                <w:szCs w:val="16"/>
              </w:rPr>
            </w:pPr>
            <w:r w:rsidRPr="005B3940">
              <w:rPr>
                <w:sz w:val="16"/>
                <w:szCs w:val="16"/>
              </w:rPr>
              <w:t>3.1</w:t>
            </w:r>
          </w:p>
        </w:tc>
        <w:tc>
          <w:tcPr>
            <w:tcW w:w="900" w:type="dxa"/>
          </w:tcPr>
          <w:p w14:paraId="3BC699A5" w14:textId="77777777" w:rsidR="00E37B1B" w:rsidRPr="005B3940" w:rsidRDefault="00E37B1B" w:rsidP="00B7265B">
            <w:pPr>
              <w:jc w:val="center"/>
              <w:rPr>
                <w:sz w:val="16"/>
                <w:szCs w:val="16"/>
              </w:rPr>
            </w:pPr>
            <w:r w:rsidRPr="005B3940">
              <w:rPr>
                <w:sz w:val="16"/>
                <w:szCs w:val="16"/>
              </w:rPr>
              <w:t>No</w:t>
            </w:r>
          </w:p>
        </w:tc>
        <w:tc>
          <w:tcPr>
            <w:tcW w:w="5945" w:type="dxa"/>
          </w:tcPr>
          <w:p w14:paraId="4D013345" w14:textId="77777777" w:rsidR="00E37B1B" w:rsidRPr="00C97BFA" w:rsidRDefault="00E37B1B" w:rsidP="00C97BFA">
            <w:pPr>
              <w:pStyle w:val="Normal8pt"/>
              <w:spacing w:after="0"/>
              <w:ind w:hanging="49"/>
            </w:pPr>
            <w:r w:rsidRPr="00C97BFA">
              <w:t>Number of bathrooms</w:t>
            </w:r>
          </w:p>
        </w:tc>
      </w:tr>
      <w:tr w:rsidR="00E37B1B" w:rsidRPr="004943A3" w14:paraId="7F30CF0B" w14:textId="77777777" w:rsidTr="00C97BFA">
        <w:trPr>
          <w:cantSplit/>
          <w:jc w:val="center"/>
        </w:trPr>
        <w:tc>
          <w:tcPr>
            <w:tcW w:w="1643" w:type="dxa"/>
            <w:vAlign w:val="center"/>
          </w:tcPr>
          <w:p w14:paraId="4A932299" w14:textId="77777777" w:rsidR="00E37B1B" w:rsidRPr="00C97BFA" w:rsidRDefault="00E37B1B" w:rsidP="00C97BFA">
            <w:pPr>
              <w:pStyle w:val="Normal8pt"/>
              <w:spacing w:after="0"/>
              <w:ind w:hanging="49"/>
            </w:pPr>
            <w:r w:rsidRPr="00C97BFA">
              <w:t>No_bedrooms</w:t>
            </w:r>
          </w:p>
        </w:tc>
        <w:tc>
          <w:tcPr>
            <w:tcW w:w="900" w:type="dxa"/>
          </w:tcPr>
          <w:p w14:paraId="09A323E6" w14:textId="77777777" w:rsidR="00E37B1B" w:rsidRPr="005B3940" w:rsidRDefault="00E37B1B" w:rsidP="00B7265B">
            <w:pPr>
              <w:jc w:val="center"/>
              <w:rPr>
                <w:sz w:val="16"/>
                <w:szCs w:val="16"/>
              </w:rPr>
            </w:pPr>
            <w:r w:rsidRPr="005B3940">
              <w:rPr>
                <w:sz w:val="16"/>
                <w:szCs w:val="16"/>
              </w:rPr>
              <w:t>Numeric</w:t>
            </w:r>
          </w:p>
        </w:tc>
        <w:tc>
          <w:tcPr>
            <w:tcW w:w="990" w:type="dxa"/>
          </w:tcPr>
          <w:p w14:paraId="52A4D9A3" w14:textId="77777777" w:rsidR="00E37B1B" w:rsidRPr="005B3940" w:rsidRDefault="00E37B1B" w:rsidP="00B7265B">
            <w:pPr>
              <w:jc w:val="center"/>
              <w:rPr>
                <w:sz w:val="16"/>
                <w:szCs w:val="16"/>
              </w:rPr>
            </w:pPr>
            <w:r w:rsidRPr="005B3940">
              <w:rPr>
                <w:sz w:val="16"/>
                <w:szCs w:val="16"/>
              </w:rPr>
              <w:t>2</w:t>
            </w:r>
          </w:p>
        </w:tc>
        <w:tc>
          <w:tcPr>
            <w:tcW w:w="900" w:type="dxa"/>
          </w:tcPr>
          <w:p w14:paraId="193E2D11" w14:textId="77777777" w:rsidR="00E37B1B" w:rsidRPr="005B3940" w:rsidRDefault="00E37B1B" w:rsidP="00B7265B">
            <w:pPr>
              <w:jc w:val="center"/>
              <w:rPr>
                <w:sz w:val="16"/>
                <w:szCs w:val="16"/>
              </w:rPr>
            </w:pPr>
            <w:r w:rsidRPr="005B3940">
              <w:rPr>
                <w:sz w:val="16"/>
                <w:szCs w:val="16"/>
              </w:rPr>
              <w:t>No</w:t>
            </w:r>
          </w:p>
        </w:tc>
        <w:tc>
          <w:tcPr>
            <w:tcW w:w="5945" w:type="dxa"/>
          </w:tcPr>
          <w:p w14:paraId="01539968" w14:textId="77777777" w:rsidR="00E37B1B" w:rsidRPr="00C97BFA" w:rsidRDefault="00E37B1B" w:rsidP="00C97BFA">
            <w:pPr>
              <w:pStyle w:val="Normal8pt"/>
              <w:spacing w:after="0"/>
              <w:ind w:hanging="49"/>
            </w:pPr>
            <w:r w:rsidRPr="00C97BFA">
              <w:t>Number of bedrooms</w:t>
            </w:r>
          </w:p>
        </w:tc>
      </w:tr>
      <w:tr w:rsidR="00E37B1B" w:rsidRPr="004943A3" w14:paraId="46666388" w14:textId="77777777" w:rsidTr="00C97BFA">
        <w:trPr>
          <w:cantSplit/>
          <w:jc w:val="center"/>
        </w:trPr>
        <w:tc>
          <w:tcPr>
            <w:tcW w:w="1643" w:type="dxa"/>
            <w:vAlign w:val="center"/>
          </w:tcPr>
          <w:p w14:paraId="0E83D5E8" w14:textId="77777777" w:rsidR="00E37B1B" w:rsidRPr="00C97BFA" w:rsidRDefault="00E37B1B" w:rsidP="00C97BFA">
            <w:pPr>
              <w:pStyle w:val="Normal8pt"/>
              <w:spacing w:after="0"/>
              <w:ind w:hanging="49"/>
            </w:pPr>
            <w:r w:rsidRPr="00C97BFA">
              <w:t>Year_built</w:t>
            </w:r>
          </w:p>
        </w:tc>
        <w:tc>
          <w:tcPr>
            <w:tcW w:w="900" w:type="dxa"/>
          </w:tcPr>
          <w:p w14:paraId="72B1DC80" w14:textId="77777777" w:rsidR="00E37B1B" w:rsidRPr="005B3940" w:rsidRDefault="00E37B1B" w:rsidP="00B7265B">
            <w:pPr>
              <w:jc w:val="center"/>
              <w:rPr>
                <w:sz w:val="16"/>
                <w:szCs w:val="16"/>
              </w:rPr>
            </w:pPr>
            <w:r w:rsidRPr="005B3940">
              <w:rPr>
                <w:sz w:val="16"/>
                <w:szCs w:val="16"/>
              </w:rPr>
              <w:t>Numeric</w:t>
            </w:r>
          </w:p>
        </w:tc>
        <w:tc>
          <w:tcPr>
            <w:tcW w:w="990" w:type="dxa"/>
          </w:tcPr>
          <w:p w14:paraId="2C6515AF" w14:textId="77777777" w:rsidR="00E37B1B" w:rsidRPr="005B3940" w:rsidRDefault="00E37B1B" w:rsidP="00B7265B">
            <w:pPr>
              <w:jc w:val="center"/>
              <w:rPr>
                <w:sz w:val="16"/>
                <w:szCs w:val="16"/>
              </w:rPr>
            </w:pPr>
            <w:r w:rsidRPr="005B3940">
              <w:rPr>
                <w:sz w:val="16"/>
                <w:szCs w:val="16"/>
              </w:rPr>
              <w:t>4</w:t>
            </w:r>
          </w:p>
        </w:tc>
        <w:tc>
          <w:tcPr>
            <w:tcW w:w="900" w:type="dxa"/>
          </w:tcPr>
          <w:p w14:paraId="3CFDA5BA" w14:textId="77777777" w:rsidR="00E37B1B" w:rsidRPr="005B3940" w:rsidRDefault="00E37B1B" w:rsidP="00B7265B">
            <w:pPr>
              <w:jc w:val="center"/>
              <w:rPr>
                <w:sz w:val="16"/>
                <w:szCs w:val="16"/>
              </w:rPr>
            </w:pPr>
            <w:r w:rsidRPr="005B3940">
              <w:rPr>
                <w:sz w:val="16"/>
                <w:szCs w:val="16"/>
              </w:rPr>
              <w:t>Yes</w:t>
            </w:r>
          </w:p>
        </w:tc>
        <w:tc>
          <w:tcPr>
            <w:tcW w:w="5945" w:type="dxa"/>
          </w:tcPr>
          <w:p w14:paraId="69CBB186" w14:textId="77777777" w:rsidR="00E37B1B" w:rsidRPr="00C97BFA" w:rsidRDefault="00E37B1B" w:rsidP="00C97BFA">
            <w:pPr>
              <w:pStyle w:val="Normal8pt"/>
              <w:spacing w:after="0"/>
              <w:ind w:hanging="49"/>
            </w:pPr>
            <w:r w:rsidRPr="00C97BFA">
              <w:t>Year built (Format: 9999)</w:t>
            </w:r>
          </w:p>
        </w:tc>
      </w:tr>
      <w:tr w:rsidR="00E37B1B" w:rsidRPr="004943A3" w14:paraId="418CBAB7" w14:textId="77777777" w:rsidTr="00C97BFA">
        <w:trPr>
          <w:cantSplit/>
          <w:jc w:val="center"/>
        </w:trPr>
        <w:tc>
          <w:tcPr>
            <w:tcW w:w="1643" w:type="dxa"/>
            <w:vAlign w:val="center"/>
          </w:tcPr>
          <w:p w14:paraId="610529ED" w14:textId="77777777" w:rsidR="00E37B1B" w:rsidRPr="00C97BFA" w:rsidRDefault="00E37B1B" w:rsidP="00C97BFA">
            <w:pPr>
              <w:pStyle w:val="Normal8pt"/>
              <w:spacing w:after="0"/>
              <w:ind w:hanging="49"/>
            </w:pPr>
            <w:r w:rsidRPr="00C97BFA">
              <w:t>Life_expectancy</w:t>
            </w:r>
          </w:p>
        </w:tc>
        <w:tc>
          <w:tcPr>
            <w:tcW w:w="900" w:type="dxa"/>
          </w:tcPr>
          <w:p w14:paraId="1E265AEB" w14:textId="77777777" w:rsidR="00E37B1B" w:rsidRPr="005B3940" w:rsidRDefault="00E37B1B" w:rsidP="00B7265B">
            <w:pPr>
              <w:jc w:val="center"/>
              <w:rPr>
                <w:sz w:val="16"/>
                <w:szCs w:val="16"/>
              </w:rPr>
            </w:pPr>
            <w:r w:rsidRPr="005B3940">
              <w:rPr>
                <w:sz w:val="16"/>
                <w:szCs w:val="16"/>
              </w:rPr>
              <w:t>Numeric</w:t>
            </w:r>
          </w:p>
        </w:tc>
        <w:tc>
          <w:tcPr>
            <w:tcW w:w="990" w:type="dxa"/>
          </w:tcPr>
          <w:p w14:paraId="407A997A" w14:textId="77777777" w:rsidR="00E37B1B" w:rsidRPr="005B3940" w:rsidRDefault="00E37B1B" w:rsidP="00B7265B">
            <w:pPr>
              <w:jc w:val="center"/>
              <w:rPr>
                <w:sz w:val="16"/>
                <w:szCs w:val="16"/>
              </w:rPr>
            </w:pPr>
            <w:r w:rsidRPr="005B3940">
              <w:rPr>
                <w:sz w:val="16"/>
                <w:szCs w:val="16"/>
              </w:rPr>
              <w:t>2</w:t>
            </w:r>
          </w:p>
        </w:tc>
        <w:tc>
          <w:tcPr>
            <w:tcW w:w="900" w:type="dxa"/>
          </w:tcPr>
          <w:p w14:paraId="3A5EA853" w14:textId="77777777" w:rsidR="00E37B1B" w:rsidRPr="005B3940" w:rsidRDefault="00E37B1B" w:rsidP="00B7265B">
            <w:pPr>
              <w:jc w:val="center"/>
              <w:rPr>
                <w:sz w:val="16"/>
                <w:szCs w:val="16"/>
              </w:rPr>
            </w:pPr>
            <w:r w:rsidRPr="005B3940">
              <w:rPr>
                <w:sz w:val="16"/>
                <w:szCs w:val="16"/>
              </w:rPr>
              <w:t>No</w:t>
            </w:r>
          </w:p>
        </w:tc>
        <w:tc>
          <w:tcPr>
            <w:tcW w:w="5945" w:type="dxa"/>
          </w:tcPr>
          <w:p w14:paraId="5C6C4B2C" w14:textId="77777777" w:rsidR="00E37B1B" w:rsidRPr="00C97BFA" w:rsidRDefault="00E37B1B" w:rsidP="00C97BFA">
            <w:pPr>
              <w:pStyle w:val="Normal8pt"/>
              <w:spacing w:after="0"/>
              <w:ind w:hanging="49"/>
            </w:pPr>
            <w:r w:rsidRPr="00C97BFA">
              <w:t>Life expectancy of structure or improvement</w:t>
            </w:r>
          </w:p>
        </w:tc>
      </w:tr>
      <w:tr w:rsidR="00EB0BA8" w:rsidRPr="004943A3" w14:paraId="5A8DD163" w14:textId="77777777" w:rsidTr="00C97BFA">
        <w:trPr>
          <w:cantSplit/>
          <w:jc w:val="center"/>
        </w:trPr>
        <w:tc>
          <w:tcPr>
            <w:tcW w:w="1643" w:type="dxa"/>
            <w:vAlign w:val="center"/>
          </w:tcPr>
          <w:p w14:paraId="4EE3CF41" w14:textId="77777777" w:rsidR="00EB0BA8" w:rsidRPr="00C97BFA" w:rsidRDefault="00EB0BA8" w:rsidP="00C97BFA">
            <w:pPr>
              <w:pStyle w:val="Normal8pt"/>
              <w:spacing w:after="0"/>
              <w:ind w:hanging="49"/>
            </w:pPr>
            <w:r w:rsidRPr="00C97BFA">
              <w:t>fact_cond</w:t>
            </w:r>
          </w:p>
        </w:tc>
        <w:tc>
          <w:tcPr>
            <w:tcW w:w="900" w:type="dxa"/>
            <w:vAlign w:val="center"/>
          </w:tcPr>
          <w:p w14:paraId="1492C31D" w14:textId="77777777" w:rsidR="00EB0BA8" w:rsidRPr="00B06C94" w:rsidRDefault="00EB0BA8" w:rsidP="00EB0BA8">
            <w:pPr>
              <w:autoSpaceDE w:val="0"/>
              <w:autoSpaceDN w:val="0"/>
              <w:adjustRightInd w:val="0"/>
              <w:jc w:val="center"/>
              <w:rPr>
                <w:rFonts w:eastAsia="Calibri"/>
                <w:sz w:val="16"/>
                <w:szCs w:val="16"/>
              </w:rPr>
            </w:pPr>
            <w:r w:rsidRPr="00B06C94">
              <w:rPr>
                <w:rFonts w:eastAsia="Calibri"/>
                <w:sz w:val="16"/>
                <w:szCs w:val="16"/>
              </w:rPr>
              <w:t>Character</w:t>
            </w:r>
          </w:p>
        </w:tc>
        <w:tc>
          <w:tcPr>
            <w:tcW w:w="990" w:type="dxa"/>
            <w:vAlign w:val="center"/>
          </w:tcPr>
          <w:p w14:paraId="5D53E27C" w14:textId="77777777" w:rsidR="00EB0BA8" w:rsidRPr="00B06C94" w:rsidRDefault="00EB0BA8" w:rsidP="00EB0BA8">
            <w:pPr>
              <w:autoSpaceDE w:val="0"/>
              <w:autoSpaceDN w:val="0"/>
              <w:adjustRightInd w:val="0"/>
              <w:jc w:val="center"/>
              <w:rPr>
                <w:rFonts w:eastAsia="Calibri"/>
                <w:sz w:val="16"/>
                <w:szCs w:val="16"/>
              </w:rPr>
            </w:pPr>
            <w:r w:rsidRPr="00B06C94">
              <w:rPr>
                <w:rFonts w:eastAsia="Calibri"/>
                <w:sz w:val="16"/>
                <w:szCs w:val="16"/>
              </w:rPr>
              <w:t>40</w:t>
            </w:r>
          </w:p>
        </w:tc>
        <w:tc>
          <w:tcPr>
            <w:tcW w:w="900" w:type="dxa"/>
            <w:vAlign w:val="center"/>
          </w:tcPr>
          <w:p w14:paraId="76249CAA" w14:textId="77777777" w:rsidR="00EB0BA8" w:rsidRPr="00B06C94" w:rsidRDefault="00EB0BA8" w:rsidP="00EB0BA8">
            <w:pPr>
              <w:autoSpaceDE w:val="0"/>
              <w:autoSpaceDN w:val="0"/>
              <w:adjustRightInd w:val="0"/>
              <w:jc w:val="center"/>
              <w:rPr>
                <w:rFonts w:eastAsia="Calibri"/>
                <w:sz w:val="16"/>
                <w:szCs w:val="16"/>
              </w:rPr>
            </w:pPr>
            <w:r w:rsidRPr="00B06C94">
              <w:rPr>
                <w:rFonts w:eastAsia="Calibri"/>
                <w:sz w:val="16"/>
                <w:szCs w:val="16"/>
              </w:rPr>
              <w:t>Yes</w:t>
            </w:r>
          </w:p>
        </w:tc>
        <w:tc>
          <w:tcPr>
            <w:tcW w:w="5945" w:type="dxa"/>
          </w:tcPr>
          <w:p w14:paraId="759B1BFE" w14:textId="77777777" w:rsidR="00EB0BA8" w:rsidRPr="00C97BFA" w:rsidRDefault="00EB0BA8" w:rsidP="00C97BFA">
            <w:pPr>
              <w:pStyle w:val="Normal8pt"/>
              <w:spacing w:after="0"/>
              <w:ind w:right="-170" w:hanging="49"/>
            </w:pPr>
            <w:r w:rsidRPr="00C97BFA">
              <w:t>Condition of improvement (Worn Out, Badly Worn, Average, Good, Very Good, Excellent)</w:t>
            </w:r>
          </w:p>
        </w:tc>
      </w:tr>
      <w:tr w:rsidR="00EB0BA8" w:rsidRPr="004943A3" w14:paraId="00CC2108" w14:textId="77777777" w:rsidTr="00C97BFA">
        <w:trPr>
          <w:cantSplit/>
          <w:jc w:val="center"/>
        </w:trPr>
        <w:tc>
          <w:tcPr>
            <w:tcW w:w="1643" w:type="dxa"/>
            <w:vAlign w:val="center"/>
          </w:tcPr>
          <w:p w14:paraId="0DA6B562" w14:textId="77777777" w:rsidR="00EB0BA8" w:rsidRPr="00C97BFA" w:rsidRDefault="00EB0BA8" w:rsidP="00C97BFA">
            <w:pPr>
              <w:pStyle w:val="Normal8pt"/>
              <w:spacing w:after="0"/>
              <w:ind w:hanging="49"/>
            </w:pPr>
            <w:r w:rsidRPr="00C97BFA">
              <w:t>fact_qual</w:t>
            </w:r>
          </w:p>
        </w:tc>
        <w:tc>
          <w:tcPr>
            <w:tcW w:w="900" w:type="dxa"/>
          </w:tcPr>
          <w:p w14:paraId="4F893217" w14:textId="77777777" w:rsidR="00EB0BA8" w:rsidRPr="00B06C94" w:rsidRDefault="00EB0BA8" w:rsidP="00EB0BA8">
            <w:pPr>
              <w:autoSpaceDE w:val="0"/>
              <w:autoSpaceDN w:val="0"/>
              <w:adjustRightInd w:val="0"/>
              <w:jc w:val="center"/>
              <w:rPr>
                <w:rFonts w:eastAsia="Calibri"/>
                <w:sz w:val="16"/>
                <w:szCs w:val="16"/>
              </w:rPr>
            </w:pPr>
            <w:r w:rsidRPr="00B06C94">
              <w:rPr>
                <w:rFonts w:eastAsia="Calibri"/>
                <w:sz w:val="16"/>
                <w:szCs w:val="16"/>
              </w:rPr>
              <w:t>Character</w:t>
            </w:r>
          </w:p>
        </w:tc>
        <w:tc>
          <w:tcPr>
            <w:tcW w:w="990" w:type="dxa"/>
          </w:tcPr>
          <w:p w14:paraId="5D536CC1" w14:textId="77777777" w:rsidR="00EB0BA8" w:rsidRPr="00B06C94" w:rsidRDefault="00EB0BA8" w:rsidP="00EB0BA8">
            <w:pPr>
              <w:autoSpaceDE w:val="0"/>
              <w:autoSpaceDN w:val="0"/>
              <w:adjustRightInd w:val="0"/>
              <w:jc w:val="center"/>
              <w:rPr>
                <w:rFonts w:eastAsia="Calibri"/>
                <w:sz w:val="16"/>
                <w:szCs w:val="16"/>
              </w:rPr>
            </w:pPr>
            <w:r w:rsidRPr="00B06C94">
              <w:rPr>
                <w:rFonts w:eastAsia="Calibri"/>
                <w:sz w:val="16"/>
                <w:szCs w:val="16"/>
              </w:rPr>
              <w:t>40</w:t>
            </w:r>
          </w:p>
        </w:tc>
        <w:tc>
          <w:tcPr>
            <w:tcW w:w="900" w:type="dxa"/>
          </w:tcPr>
          <w:p w14:paraId="647FFE21" w14:textId="77777777" w:rsidR="00EB0BA8" w:rsidRPr="00B06C94" w:rsidRDefault="00EB0BA8" w:rsidP="00EB0BA8">
            <w:pPr>
              <w:autoSpaceDE w:val="0"/>
              <w:autoSpaceDN w:val="0"/>
              <w:adjustRightInd w:val="0"/>
              <w:jc w:val="center"/>
              <w:rPr>
                <w:rFonts w:eastAsia="Calibri"/>
                <w:sz w:val="16"/>
                <w:szCs w:val="16"/>
              </w:rPr>
            </w:pPr>
            <w:r w:rsidRPr="00B06C94">
              <w:rPr>
                <w:rFonts w:eastAsia="Calibri"/>
                <w:sz w:val="16"/>
                <w:szCs w:val="16"/>
              </w:rPr>
              <w:t>Yes</w:t>
            </w:r>
          </w:p>
        </w:tc>
        <w:tc>
          <w:tcPr>
            <w:tcW w:w="5945" w:type="dxa"/>
          </w:tcPr>
          <w:p w14:paraId="1D4525E9" w14:textId="77777777" w:rsidR="00EB0BA8" w:rsidRPr="00C97BFA" w:rsidRDefault="00EB0BA8" w:rsidP="00C97BFA">
            <w:pPr>
              <w:pStyle w:val="Normal8pt"/>
              <w:spacing w:after="0"/>
              <w:ind w:hanging="49"/>
            </w:pPr>
            <w:r w:rsidRPr="00C97BFA">
              <w:t>Quality of construction (Low, Fair, Average, Good, Very Good, Excellent)</w:t>
            </w:r>
          </w:p>
        </w:tc>
      </w:tr>
      <w:tr w:rsidR="00E37B1B" w:rsidRPr="004943A3" w14:paraId="632FCD4C" w14:textId="77777777" w:rsidTr="00C97BFA">
        <w:trPr>
          <w:cantSplit/>
          <w:jc w:val="center"/>
        </w:trPr>
        <w:tc>
          <w:tcPr>
            <w:tcW w:w="1643" w:type="dxa"/>
            <w:vAlign w:val="center"/>
          </w:tcPr>
          <w:p w14:paraId="321BEB07" w14:textId="77777777" w:rsidR="00E37B1B" w:rsidRPr="00C97BFA" w:rsidRDefault="00E37B1B" w:rsidP="00C97BFA">
            <w:pPr>
              <w:pStyle w:val="Normal8pt"/>
              <w:spacing w:after="0"/>
              <w:ind w:hanging="49"/>
            </w:pPr>
            <w:r w:rsidRPr="00C97BFA">
              <w:t>Imp_nsqft</w:t>
            </w:r>
          </w:p>
        </w:tc>
        <w:tc>
          <w:tcPr>
            <w:tcW w:w="900" w:type="dxa"/>
          </w:tcPr>
          <w:p w14:paraId="74142B15" w14:textId="77777777" w:rsidR="00E37B1B" w:rsidRPr="005B3940" w:rsidRDefault="00E37B1B" w:rsidP="00B7265B">
            <w:pPr>
              <w:jc w:val="center"/>
              <w:rPr>
                <w:sz w:val="16"/>
                <w:szCs w:val="16"/>
              </w:rPr>
            </w:pPr>
            <w:r w:rsidRPr="005B3940">
              <w:rPr>
                <w:sz w:val="16"/>
                <w:szCs w:val="16"/>
              </w:rPr>
              <w:t>Numeric</w:t>
            </w:r>
          </w:p>
        </w:tc>
        <w:tc>
          <w:tcPr>
            <w:tcW w:w="990" w:type="dxa"/>
          </w:tcPr>
          <w:p w14:paraId="44C5AB2B" w14:textId="77777777" w:rsidR="00E37B1B" w:rsidRPr="005B3940" w:rsidRDefault="00E37B1B" w:rsidP="00B7265B">
            <w:pPr>
              <w:jc w:val="center"/>
              <w:rPr>
                <w:sz w:val="16"/>
                <w:szCs w:val="16"/>
              </w:rPr>
            </w:pPr>
            <w:r w:rsidRPr="005B3940">
              <w:rPr>
                <w:sz w:val="16"/>
                <w:szCs w:val="16"/>
              </w:rPr>
              <w:t>9.2</w:t>
            </w:r>
          </w:p>
        </w:tc>
        <w:tc>
          <w:tcPr>
            <w:tcW w:w="900" w:type="dxa"/>
          </w:tcPr>
          <w:p w14:paraId="6E446D74" w14:textId="77777777" w:rsidR="00E37B1B" w:rsidRPr="005B3940" w:rsidRDefault="00E37B1B" w:rsidP="00B7265B">
            <w:pPr>
              <w:jc w:val="center"/>
              <w:rPr>
                <w:sz w:val="16"/>
                <w:szCs w:val="16"/>
              </w:rPr>
            </w:pPr>
            <w:r w:rsidRPr="005B3940">
              <w:rPr>
                <w:sz w:val="16"/>
                <w:szCs w:val="16"/>
              </w:rPr>
              <w:t>No</w:t>
            </w:r>
          </w:p>
        </w:tc>
        <w:tc>
          <w:tcPr>
            <w:tcW w:w="5945" w:type="dxa"/>
          </w:tcPr>
          <w:p w14:paraId="5227FD5D" w14:textId="77777777" w:rsidR="00E37B1B" w:rsidRPr="00C97BFA" w:rsidRDefault="00E37B1B" w:rsidP="00C97BFA">
            <w:pPr>
              <w:pStyle w:val="Normal8pt"/>
              <w:spacing w:after="0"/>
              <w:ind w:hanging="49"/>
            </w:pPr>
            <w:r w:rsidRPr="00C97BFA">
              <w:t>Square footage of porches, non living areas. etc. (Format: 999999.99)</w:t>
            </w:r>
          </w:p>
        </w:tc>
      </w:tr>
      <w:tr w:rsidR="00A3614D" w:rsidRPr="004943A3" w14:paraId="1298B0DC" w14:textId="77777777" w:rsidTr="00C97BFA">
        <w:trPr>
          <w:cantSplit/>
          <w:jc w:val="center"/>
        </w:trPr>
        <w:tc>
          <w:tcPr>
            <w:tcW w:w="1643" w:type="dxa"/>
          </w:tcPr>
          <w:p w14:paraId="3BE3C7C2" w14:textId="77777777" w:rsidR="00A3614D" w:rsidRPr="00C97BFA" w:rsidRDefault="00A3614D" w:rsidP="00C97BFA">
            <w:pPr>
              <w:pStyle w:val="Normal8pt"/>
              <w:spacing w:after="0"/>
              <w:ind w:hanging="49"/>
            </w:pPr>
            <w:r w:rsidRPr="00C97BFA">
              <w:t>Fact</w:t>
            </w:r>
            <w:r w:rsidR="00F17D32" w:rsidRPr="00C97BFA">
              <w:t>_</w:t>
            </w:r>
            <w:r w:rsidRPr="00C97BFA">
              <w:t>wall</w:t>
            </w:r>
          </w:p>
        </w:tc>
        <w:tc>
          <w:tcPr>
            <w:tcW w:w="900" w:type="dxa"/>
          </w:tcPr>
          <w:p w14:paraId="2C732D94"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tcPr>
          <w:p w14:paraId="59A840E9"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900" w:type="dxa"/>
          </w:tcPr>
          <w:p w14:paraId="26CF02B0"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5945" w:type="dxa"/>
          </w:tcPr>
          <w:p w14:paraId="6EA6DDD2" w14:textId="77777777" w:rsidR="00A3614D" w:rsidRPr="00C97BFA" w:rsidRDefault="00A3614D" w:rsidP="00C97BFA">
            <w:pPr>
              <w:pStyle w:val="Normal8pt"/>
              <w:spacing w:after="0"/>
              <w:ind w:hanging="49"/>
            </w:pPr>
            <w:r w:rsidRPr="00C97BFA">
              <w:t>Wall construction.</w:t>
            </w:r>
          </w:p>
        </w:tc>
      </w:tr>
      <w:tr w:rsidR="00A3614D" w:rsidRPr="004943A3" w14:paraId="14D7ADE9" w14:textId="77777777" w:rsidTr="00C97BFA">
        <w:trPr>
          <w:cantSplit/>
          <w:jc w:val="center"/>
        </w:trPr>
        <w:tc>
          <w:tcPr>
            <w:tcW w:w="1643" w:type="dxa"/>
          </w:tcPr>
          <w:p w14:paraId="06C5AD3C" w14:textId="77777777" w:rsidR="00A3614D" w:rsidRPr="00C97BFA" w:rsidRDefault="00A3614D" w:rsidP="00C97BFA">
            <w:pPr>
              <w:pStyle w:val="Normal8pt"/>
              <w:spacing w:after="0"/>
              <w:ind w:hanging="49"/>
            </w:pPr>
            <w:r w:rsidRPr="00C97BFA">
              <w:t>Fact</w:t>
            </w:r>
            <w:r w:rsidR="00F17D32" w:rsidRPr="00C97BFA">
              <w:t>_</w:t>
            </w:r>
            <w:r w:rsidRPr="00C97BFA">
              <w:t>roof</w:t>
            </w:r>
          </w:p>
        </w:tc>
        <w:tc>
          <w:tcPr>
            <w:tcW w:w="900" w:type="dxa"/>
          </w:tcPr>
          <w:p w14:paraId="68938AF2"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tcPr>
          <w:p w14:paraId="7F464FEF"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4</w:t>
            </w:r>
          </w:p>
        </w:tc>
        <w:tc>
          <w:tcPr>
            <w:tcW w:w="900" w:type="dxa"/>
          </w:tcPr>
          <w:p w14:paraId="477584DA" w14:textId="77777777" w:rsidR="00A3614D" w:rsidRPr="00631A45" w:rsidRDefault="00A3614D" w:rsidP="00B7265B">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5945" w:type="dxa"/>
          </w:tcPr>
          <w:p w14:paraId="027670F2" w14:textId="77777777" w:rsidR="00A3614D" w:rsidRPr="00C97BFA" w:rsidRDefault="00A3614D" w:rsidP="00C97BFA">
            <w:pPr>
              <w:pStyle w:val="Normal8pt"/>
              <w:spacing w:after="0"/>
              <w:ind w:hanging="49"/>
            </w:pPr>
            <w:r w:rsidRPr="00C97BFA">
              <w:t>Roof construction.</w:t>
            </w:r>
          </w:p>
        </w:tc>
      </w:tr>
    </w:tbl>
    <w:p w14:paraId="31378DC1" w14:textId="77777777" w:rsidR="00A3614D" w:rsidRDefault="00A3614D" w:rsidP="00774000">
      <w:pPr>
        <w:pStyle w:val="Text"/>
        <w:spacing w:after="0" w:line="240" w:lineRule="auto"/>
        <w:jc w:val="left"/>
        <w:rPr>
          <w:bCs/>
        </w:rPr>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auto"/>
        </w:tblBorders>
        <w:tblLayout w:type="fixed"/>
        <w:tblLook w:val="0000" w:firstRow="0" w:lastRow="0" w:firstColumn="0" w:lastColumn="0" w:noHBand="0" w:noVBand="0"/>
      </w:tblPr>
      <w:tblGrid>
        <w:gridCol w:w="1652"/>
        <w:gridCol w:w="900"/>
        <w:gridCol w:w="990"/>
        <w:gridCol w:w="900"/>
        <w:gridCol w:w="5954"/>
      </w:tblGrid>
      <w:tr w:rsidR="006C686E" w:rsidRPr="004943A3" w14:paraId="02F75A7F" w14:textId="77777777" w:rsidTr="00C97BFA">
        <w:trPr>
          <w:cantSplit/>
          <w:tblHeader/>
          <w:jc w:val="center"/>
        </w:trPr>
        <w:tc>
          <w:tcPr>
            <w:tcW w:w="10396" w:type="dxa"/>
            <w:gridSpan w:val="5"/>
            <w:shd w:val="clear" w:color="auto" w:fill="BFBFBF"/>
            <w:vAlign w:val="center"/>
          </w:tcPr>
          <w:p w14:paraId="3B45E1E1" w14:textId="77777777" w:rsidR="006C686E" w:rsidRPr="00680B00" w:rsidRDefault="006C686E" w:rsidP="00F17D32">
            <w:pPr>
              <w:pStyle w:val="Text"/>
              <w:spacing w:after="0" w:line="240" w:lineRule="auto"/>
              <w:jc w:val="center"/>
              <w:rPr>
                <w:b/>
                <w:sz w:val="16"/>
                <w:szCs w:val="16"/>
              </w:rPr>
            </w:pPr>
            <w:r w:rsidRPr="00680B00">
              <w:rPr>
                <w:b/>
                <w:sz w:val="16"/>
                <w:szCs w:val="16"/>
              </w:rPr>
              <w:t>Place FIPS Information (FIPS.txt)</w:t>
            </w:r>
          </w:p>
        </w:tc>
      </w:tr>
      <w:tr w:rsidR="006C686E" w:rsidRPr="004943A3" w14:paraId="0F1D7B83" w14:textId="77777777" w:rsidTr="00C97BFA">
        <w:trPr>
          <w:cantSplit/>
          <w:tblHeader/>
          <w:jc w:val="center"/>
        </w:trPr>
        <w:tc>
          <w:tcPr>
            <w:tcW w:w="1652" w:type="dxa"/>
            <w:shd w:val="clear" w:color="auto" w:fill="BFBFBF"/>
            <w:vAlign w:val="center"/>
          </w:tcPr>
          <w:p w14:paraId="665760DF" w14:textId="77777777" w:rsidR="006C686E" w:rsidRPr="00631A45" w:rsidRDefault="006C686E" w:rsidP="00F17D32">
            <w:pPr>
              <w:pStyle w:val="Heading5"/>
              <w:keepNext w:val="0"/>
              <w:rPr>
                <w:bCs/>
                <w:kern w:val="2"/>
                <w:lang w:val="en-US" w:eastAsia="en-US"/>
              </w:rPr>
            </w:pPr>
            <w:r w:rsidRPr="00631A45">
              <w:rPr>
                <w:bCs/>
                <w:kern w:val="2"/>
                <w:lang w:val="en-US" w:eastAsia="en-US"/>
              </w:rPr>
              <w:t>Field Name</w:t>
            </w:r>
          </w:p>
        </w:tc>
        <w:tc>
          <w:tcPr>
            <w:tcW w:w="900" w:type="dxa"/>
            <w:shd w:val="clear" w:color="auto" w:fill="BFBFBF"/>
            <w:vAlign w:val="center"/>
          </w:tcPr>
          <w:p w14:paraId="412C47B2" w14:textId="77777777" w:rsidR="006C686E" w:rsidRPr="00F0581B" w:rsidRDefault="006C686E" w:rsidP="00C97BFA">
            <w:pPr>
              <w:ind w:left="-108" w:right="-108"/>
              <w:jc w:val="center"/>
              <w:rPr>
                <w:b/>
                <w:bCs/>
                <w:kern w:val="2"/>
                <w:sz w:val="16"/>
              </w:rPr>
            </w:pPr>
            <w:r w:rsidRPr="00F0581B">
              <w:rPr>
                <w:b/>
                <w:bCs/>
                <w:kern w:val="2"/>
                <w:sz w:val="16"/>
              </w:rPr>
              <w:t>Field Type</w:t>
            </w:r>
          </w:p>
        </w:tc>
        <w:tc>
          <w:tcPr>
            <w:tcW w:w="990" w:type="dxa"/>
            <w:shd w:val="clear" w:color="auto" w:fill="BFBFBF"/>
            <w:vAlign w:val="center"/>
          </w:tcPr>
          <w:p w14:paraId="5AC74BBB" w14:textId="77777777" w:rsidR="006C686E" w:rsidRPr="00F0581B" w:rsidRDefault="006C686E" w:rsidP="00C97BFA">
            <w:pPr>
              <w:ind w:left="-108" w:right="-108"/>
              <w:jc w:val="center"/>
              <w:rPr>
                <w:b/>
                <w:bCs/>
                <w:kern w:val="2"/>
                <w:sz w:val="16"/>
              </w:rPr>
            </w:pPr>
            <w:r w:rsidRPr="00F0581B">
              <w:rPr>
                <w:b/>
                <w:bCs/>
                <w:kern w:val="2"/>
                <w:sz w:val="16"/>
              </w:rPr>
              <w:t>Field Length</w:t>
            </w:r>
          </w:p>
        </w:tc>
        <w:tc>
          <w:tcPr>
            <w:tcW w:w="900" w:type="dxa"/>
            <w:shd w:val="clear" w:color="auto" w:fill="BFBFBF"/>
            <w:vAlign w:val="center"/>
          </w:tcPr>
          <w:p w14:paraId="2AB13D7F" w14:textId="77777777" w:rsidR="006C686E" w:rsidRPr="00C97BFA" w:rsidRDefault="006C686E" w:rsidP="00C97BFA">
            <w:pPr>
              <w:pStyle w:val="Heading3"/>
              <w:keepNext w:val="0"/>
              <w:ind w:left="-108" w:right="-108"/>
              <w:rPr>
                <w:bCs/>
                <w:i w:val="0"/>
                <w:kern w:val="2"/>
                <w:sz w:val="16"/>
                <w:lang w:val="en-US" w:eastAsia="en-US"/>
              </w:rPr>
            </w:pPr>
            <w:r w:rsidRPr="00C97BFA">
              <w:rPr>
                <w:bCs/>
                <w:i w:val="0"/>
                <w:kern w:val="2"/>
                <w:sz w:val="16"/>
                <w:lang w:val="en-US" w:eastAsia="en-US"/>
              </w:rPr>
              <w:t>Required</w:t>
            </w:r>
          </w:p>
        </w:tc>
        <w:tc>
          <w:tcPr>
            <w:tcW w:w="5954" w:type="dxa"/>
            <w:shd w:val="clear" w:color="auto" w:fill="BFBFBF"/>
            <w:vAlign w:val="center"/>
          </w:tcPr>
          <w:p w14:paraId="6C90EE93" w14:textId="77777777" w:rsidR="006C686E" w:rsidRPr="00631A45" w:rsidRDefault="006C686E" w:rsidP="00F17D32">
            <w:pPr>
              <w:pStyle w:val="Heading3"/>
              <w:keepNext w:val="0"/>
              <w:rPr>
                <w:i w:val="0"/>
                <w:kern w:val="2"/>
                <w:sz w:val="16"/>
                <w:lang w:val="en-US" w:eastAsia="en-US"/>
              </w:rPr>
            </w:pPr>
            <w:r w:rsidRPr="00631A45">
              <w:rPr>
                <w:i w:val="0"/>
                <w:kern w:val="2"/>
                <w:sz w:val="16"/>
                <w:lang w:val="en-US" w:eastAsia="en-US"/>
              </w:rPr>
              <w:t>Comments</w:t>
            </w:r>
          </w:p>
        </w:tc>
      </w:tr>
      <w:tr w:rsidR="006C686E" w:rsidRPr="004943A3" w14:paraId="3A031B5F" w14:textId="77777777" w:rsidTr="00C97BFA">
        <w:trPr>
          <w:cantSplit/>
          <w:trHeight w:val="42"/>
          <w:jc w:val="center"/>
        </w:trPr>
        <w:tc>
          <w:tcPr>
            <w:tcW w:w="1652" w:type="dxa"/>
          </w:tcPr>
          <w:p w14:paraId="7917F8AC" w14:textId="77777777" w:rsidR="006C686E" w:rsidRPr="00C97BFA" w:rsidRDefault="006C686E" w:rsidP="00C97BFA">
            <w:pPr>
              <w:pStyle w:val="Normal8pt"/>
              <w:spacing w:after="0"/>
              <w:ind w:hanging="49"/>
            </w:pPr>
            <w:r w:rsidRPr="00C97BFA">
              <w:t>Parish</w:t>
            </w:r>
            <w:r w:rsidR="00F17D32" w:rsidRPr="00C97BFA">
              <w:t>_</w:t>
            </w:r>
            <w:r w:rsidRPr="00C97BFA">
              <w:t>name</w:t>
            </w:r>
          </w:p>
        </w:tc>
        <w:tc>
          <w:tcPr>
            <w:tcW w:w="900" w:type="dxa"/>
          </w:tcPr>
          <w:p w14:paraId="27ABE582" w14:textId="77777777" w:rsidR="006C686E" w:rsidRPr="00631A45" w:rsidRDefault="006C686E" w:rsidP="00F17D32">
            <w:pPr>
              <w:pStyle w:val="Heading3"/>
              <w:keepNext w:val="0"/>
              <w:rPr>
                <w:b w:val="0"/>
                <w:i w:val="0"/>
                <w:color w:val="000000"/>
                <w:kern w:val="2"/>
                <w:sz w:val="16"/>
                <w:lang w:val="en-US" w:eastAsia="en-US"/>
              </w:rPr>
            </w:pPr>
            <w:r w:rsidRPr="00631A45">
              <w:rPr>
                <w:b w:val="0"/>
                <w:i w:val="0"/>
                <w:color w:val="000000"/>
                <w:kern w:val="2"/>
                <w:sz w:val="16"/>
                <w:lang w:val="en-US" w:eastAsia="en-US"/>
              </w:rPr>
              <w:t>Character</w:t>
            </w:r>
          </w:p>
        </w:tc>
        <w:tc>
          <w:tcPr>
            <w:tcW w:w="990" w:type="dxa"/>
          </w:tcPr>
          <w:p w14:paraId="08906BFF" w14:textId="77777777" w:rsidR="006C686E" w:rsidRPr="004943A3" w:rsidRDefault="006C686E" w:rsidP="00F17D32">
            <w:pPr>
              <w:pStyle w:val="xl52"/>
              <w:pBdr>
                <w:bottom w:val="none" w:sz="0" w:space="0" w:color="auto"/>
              </w:pBdr>
              <w:spacing w:before="0" w:after="0"/>
              <w:textAlignment w:val="auto"/>
              <w:rPr>
                <w:rFonts w:ascii="Times New Roman" w:hAnsi="Times New Roman"/>
                <w:color w:val="000000"/>
                <w:kern w:val="2"/>
              </w:rPr>
            </w:pPr>
            <w:r w:rsidRPr="004943A3">
              <w:rPr>
                <w:rFonts w:ascii="Times New Roman" w:hAnsi="Times New Roman"/>
                <w:color w:val="000000"/>
                <w:kern w:val="2"/>
              </w:rPr>
              <w:t>35</w:t>
            </w:r>
          </w:p>
        </w:tc>
        <w:tc>
          <w:tcPr>
            <w:tcW w:w="900" w:type="dxa"/>
          </w:tcPr>
          <w:p w14:paraId="278BB8DB" w14:textId="77777777" w:rsidR="006C686E" w:rsidRPr="00631A45" w:rsidRDefault="006C686E" w:rsidP="00F17D32">
            <w:pPr>
              <w:pStyle w:val="Heading3"/>
              <w:keepNext w:val="0"/>
              <w:rPr>
                <w:b w:val="0"/>
                <w:i w:val="0"/>
                <w:color w:val="000000"/>
                <w:kern w:val="2"/>
                <w:sz w:val="16"/>
                <w:lang w:val="en-US" w:eastAsia="en-US"/>
              </w:rPr>
            </w:pPr>
            <w:r w:rsidRPr="00631A45">
              <w:rPr>
                <w:b w:val="0"/>
                <w:i w:val="0"/>
                <w:color w:val="000000"/>
                <w:kern w:val="2"/>
                <w:sz w:val="16"/>
                <w:lang w:val="en-US" w:eastAsia="en-US"/>
              </w:rPr>
              <w:t>Yes</w:t>
            </w:r>
          </w:p>
        </w:tc>
        <w:tc>
          <w:tcPr>
            <w:tcW w:w="5954" w:type="dxa"/>
          </w:tcPr>
          <w:p w14:paraId="363F6B46" w14:textId="77777777" w:rsidR="006C686E" w:rsidRPr="00C97BFA" w:rsidRDefault="006C686E" w:rsidP="00C97BFA">
            <w:pPr>
              <w:pStyle w:val="Normal8pt"/>
              <w:spacing w:after="0"/>
              <w:ind w:hanging="49"/>
            </w:pPr>
            <w:r w:rsidRPr="00C97BFA">
              <w:t>Parish name</w:t>
            </w:r>
          </w:p>
        </w:tc>
      </w:tr>
      <w:tr w:rsidR="006C686E" w:rsidRPr="004943A3" w14:paraId="7441576C" w14:textId="77777777" w:rsidTr="00C97BFA">
        <w:trPr>
          <w:cantSplit/>
          <w:jc w:val="center"/>
        </w:trPr>
        <w:tc>
          <w:tcPr>
            <w:tcW w:w="1652" w:type="dxa"/>
          </w:tcPr>
          <w:p w14:paraId="243DD52B" w14:textId="77777777" w:rsidR="006C686E" w:rsidRPr="00C97BFA" w:rsidRDefault="006C686E" w:rsidP="00C97BFA">
            <w:pPr>
              <w:pStyle w:val="Normal8pt"/>
              <w:spacing w:after="0"/>
              <w:ind w:hanging="49"/>
            </w:pPr>
            <w:r w:rsidRPr="00C97BFA">
              <w:t>FIPS</w:t>
            </w:r>
            <w:r w:rsidR="00F17D32" w:rsidRPr="00C97BFA">
              <w:t>_</w:t>
            </w:r>
            <w:r w:rsidRPr="00C97BFA">
              <w:t>code</w:t>
            </w:r>
          </w:p>
        </w:tc>
        <w:tc>
          <w:tcPr>
            <w:tcW w:w="900" w:type="dxa"/>
          </w:tcPr>
          <w:p w14:paraId="73279B4C"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tcPr>
          <w:p w14:paraId="517DBA27"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5</w:t>
            </w:r>
          </w:p>
        </w:tc>
        <w:tc>
          <w:tcPr>
            <w:tcW w:w="900" w:type="dxa"/>
          </w:tcPr>
          <w:p w14:paraId="5F5B5AA2"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54" w:type="dxa"/>
          </w:tcPr>
          <w:p w14:paraId="4EB0EB57" w14:textId="77777777" w:rsidR="006C686E" w:rsidRPr="00C97BFA" w:rsidRDefault="006C686E" w:rsidP="00C97BFA">
            <w:pPr>
              <w:pStyle w:val="Normal8pt"/>
              <w:spacing w:after="0"/>
              <w:ind w:hanging="49"/>
            </w:pPr>
            <w:r w:rsidRPr="00C97BFA">
              <w:t>Parish FIPS code</w:t>
            </w:r>
          </w:p>
        </w:tc>
      </w:tr>
      <w:tr w:rsidR="006C686E" w:rsidRPr="004943A3" w14:paraId="155CFF5E" w14:textId="77777777" w:rsidTr="00C97BFA">
        <w:trPr>
          <w:cantSplit/>
          <w:jc w:val="center"/>
        </w:trPr>
        <w:tc>
          <w:tcPr>
            <w:tcW w:w="1652" w:type="dxa"/>
          </w:tcPr>
          <w:p w14:paraId="09C3BCE1" w14:textId="77777777" w:rsidR="006C686E" w:rsidRPr="00C97BFA" w:rsidRDefault="006C686E" w:rsidP="00C97BFA">
            <w:pPr>
              <w:pStyle w:val="Normal8pt"/>
              <w:spacing w:after="0"/>
              <w:ind w:hanging="49"/>
            </w:pPr>
            <w:r w:rsidRPr="00C97BFA">
              <w:t>Place</w:t>
            </w:r>
            <w:r w:rsidR="00F17D32" w:rsidRPr="00C97BFA">
              <w:t>_</w:t>
            </w:r>
            <w:r w:rsidRPr="00C97BFA">
              <w:t>name</w:t>
            </w:r>
          </w:p>
        </w:tc>
        <w:tc>
          <w:tcPr>
            <w:tcW w:w="900" w:type="dxa"/>
          </w:tcPr>
          <w:p w14:paraId="3531B3EB"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Pr>
          <w:p w14:paraId="4ED01058"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30</w:t>
            </w:r>
          </w:p>
        </w:tc>
        <w:tc>
          <w:tcPr>
            <w:tcW w:w="900" w:type="dxa"/>
          </w:tcPr>
          <w:p w14:paraId="1F0FCEDF"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54" w:type="dxa"/>
          </w:tcPr>
          <w:p w14:paraId="3C7FFEC1" w14:textId="77777777" w:rsidR="006C686E" w:rsidRPr="00C97BFA" w:rsidRDefault="006C686E" w:rsidP="00C97BFA">
            <w:pPr>
              <w:pStyle w:val="Normal8pt"/>
              <w:spacing w:after="0"/>
              <w:ind w:hanging="49"/>
            </w:pPr>
            <w:r w:rsidRPr="00C97BFA">
              <w:t>Place name</w:t>
            </w:r>
          </w:p>
        </w:tc>
      </w:tr>
      <w:tr w:rsidR="006C686E" w:rsidRPr="004943A3" w14:paraId="3BC55920" w14:textId="77777777" w:rsidTr="00C97BFA">
        <w:trPr>
          <w:cantSplit/>
          <w:jc w:val="center"/>
        </w:trPr>
        <w:tc>
          <w:tcPr>
            <w:tcW w:w="1652" w:type="dxa"/>
          </w:tcPr>
          <w:p w14:paraId="2BBD770A" w14:textId="77777777" w:rsidR="006C686E" w:rsidRPr="00C97BFA" w:rsidRDefault="006C686E" w:rsidP="00C97BFA">
            <w:pPr>
              <w:pStyle w:val="Normal8pt"/>
              <w:spacing w:after="0"/>
              <w:ind w:hanging="49"/>
            </w:pPr>
            <w:r w:rsidRPr="00C97BFA">
              <w:t>Place</w:t>
            </w:r>
            <w:r w:rsidR="00F17D32" w:rsidRPr="00C97BFA">
              <w:t>_</w:t>
            </w:r>
            <w:r w:rsidRPr="00C97BFA">
              <w:t>FIPS</w:t>
            </w:r>
          </w:p>
        </w:tc>
        <w:tc>
          <w:tcPr>
            <w:tcW w:w="900" w:type="dxa"/>
          </w:tcPr>
          <w:p w14:paraId="1E8C95D3"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tcPr>
          <w:p w14:paraId="125C754E"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5</w:t>
            </w:r>
          </w:p>
        </w:tc>
        <w:tc>
          <w:tcPr>
            <w:tcW w:w="900" w:type="dxa"/>
          </w:tcPr>
          <w:p w14:paraId="000CE6EA"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54" w:type="dxa"/>
          </w:tcPr>
          <w:p w14:paraId="0A034D9E" w14:textId="77777777" w:rsidR="006C686E" w:rsidRPr="00C97BFA" w:rsidRDefault="006C686E" w:rsidP="00C97BFA">
            <w:pPr>
              <w:pStyle w:val="Normal8pt"/>
              <w:spacing w:after="0"/>
              <w:ind w:hanging="49"/>
            </w:pPr>
            <w:r w:rsidRPr="00C97BFA">
              <w:t>Place FIPS code</w:t>
            </w:r>
          </w:p>
        </w:tc>
      </w:tr>
      <w:tr w:rsidR="006C686E" w:rsidRPr="004943A3" w14:paraId="46D4396F" w14:textId="77777777" w:rsidTr="00C97BFA">
        <w:trPr>
          <w:cantSplit/>
          <w:jc w:val="center"/>
        </w:trPr>
        <w:tc>
          <w:tcPr>
            <w:tcW w:w="1652" w:type="dxa"/>
          </w:tcPr>
          <w:p w14:paraId="1CF90700" w14:textId="77777777" w:rsidR="006C686E" w:rsidRPr="00C97BFA" w:rsidRDefault="006C686E" w:rsidP="00C97BFA">
            <w:pPr>
              <w:pStyle w:val="Normal8pt"/>
              <w:spacing w:after="0"/>
              <w:ind w:hanging="49"/>
            </w:pPr>
            <w:r w:rsidRPr="00C97BFA">
              <w:t>Zipcode</w:t>
            </w:r>
          </w:p>
        </w:tc>
        <w:tc>
          <w:tcPr>
            <w:tcW w:w="900" w:type="dxa"/>
          </w:tcPr>
          <w:p w14:paraId="188E3B42"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tcPr>
          <w:p w14:paraId="2384058E"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5</w:t>
            </w:r>
          </w:p>
        </w:tc>
        <w:tc>
          <w:tcPr>
            <w:tcW w:w="900" w:type="dxa"/>
          </w:tcPr>
          <w:p w14:paraId="1AD5E35E"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54" w:type="dxa"/>
          </w:tcPr>
          <w:p w14:paraId="1A804B44" w14:textId="77777777" w:rsidR="006C686E" w:rsidRPr="00C97BFA" w:rsidRDefault="006C686E" w:rsidP="00C97BFA">
            <w:pPr>
              <w:pStyle w:val="Normal8pt"/>
              <w:spacing w:after="0"/>
              <w:ind w:hanging="49"/>
            </w:pPr>
            <w:r w:rsidRPr="00C97BFA">
              <w:t>Place zip code</w:t>
            </w:r>
          </w:p>
        </w:tc>
      </w:tr>
      <w:tr w:rsidR="006C686E" w:rsidRPr="004943A3" w14:paraId="2D18C59D" w14:textId="77777777" w:rsidTr="00C97BFA">
        <w:trPr>
          <w:cantSplit/>
          <w:jc w:val="center"/>
        </w:trPr>
        <w:tc>
          <w:tcPr>
            <w:tcW w:w="1652" w:type="dxa"/>
          </w:tcPr>
          <w:p w14:paraId="56AC26F9" w14:textId="77777777" w:rsidR="006C686E" w:rsidRPr="00C97BFA" w:rsidRDefault="006C686E" w:rsidP="00C97BFA">
            <w:pPr>
              <w:pStyle w:val="Normal8pt"/>
              <w:spacing w:after="0"/>
              <w:ind w:hanging="49"/>
            </w:pPr>
            <w:r w:rsidRPr="00C97BFA">
              <w:t>Class</w:t>
            </w:r>
            <w:r w:rsidR="00F17D32" w:rsidRPr="00C97BFA">
              <w:t>_</w:t>
            </w:r>
            <w:r w:rsidRPr="00C97BFA">
              <w:t>code</w:t>
            </w:r>
          </w:p>
        </w:tc>
        <w:tc>
          <w:tcPr>
            <w:tcW w:w="900" w:type="dxa"/>
          </w:tcPr>
          <w:p w14:paraId="255FFB85"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Pr>
          <w:p w14:paraId="6E40E7B8"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2</w:t>
            </w:r>
          </w:p>
        </w:tc>
        <w:tc>
          <w:tcPr>
            <w:tcW w:w="900" w:type="dxa"/>
          </w:tcPr>
          <w:p w14:paraId="4B0665D8"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54" w:type="dxa"/>
          </w:tcPr>
          <w:p w14:paraId="4F7DEDCE" w14:textId="77777777" w:rsidR="006C686E" w:rsidRPr="00C97BFA" w:rsidRDefault="00F17D32" w:rsidP="00C97BFA">
            <w:pPr>
              <w:pStyle w:val="Normal8pt"/>
              <w:spacing w:after="0"/>
              <w:ind w:hanging="49"/>
            </w:pPr>
            <w:r w:rsidRPr="00C97BFA">
              <w:t>Place classification code -</w:t>
            </w:r>
            <w:r w:rsidR="006C686E" w:rsidRPr="00C97BFA">
              <w:t xml:space="preserve"> See FIPS class code definitions</w:t>
            </w:r>
          </w:p>
        </w:tc>
      </w:tr>
      <w:tr w:rsidR="006C686E" w:rsidRPr="004943A3" w14:paraId="2075F904" w14:textId="77777777" w:rsidTr="00C97BFA">
        <w:trPr>
          <w:cantSplit/>
          <w:jc w:val="center"/>
        </w:trPr>
        <w:tc>
          <w:tcPr>
            <w:tcW w:w="1652" w:type="dxa"/>
          </w:tcPr>
          <w:p w14:paraId="2A61E058" w14:textId="77777777" w:rsidR="006C686E" w:rsidRPr="00C97BFA" w:rsidRDefault="006C686E" w:rsidP="00C97BFA">
            <w:pPr>
              <w:pStyle w:val="Normal8pt"/>
              <w:spacing w:after="0"/>
              <w:ind w:hanging="49"/>
            </w:pPr>
            <w:r w:rsidRPr="00C97BFA">
              <w:t>Ward</w:t>
            </w:r>
            <w:r w:rsidR="00F17D32" w:rsidRPr="00C97BFA">
              <w:t>_</w:t>
            </w:r>
            <w:r w:rsidRPr="00C97BFA">
              <w:t>no</w:t>
            </w:r>
          </w:p>
        </w:tc>
        <w:tc>
          <w:tcPr>
            <w:tcW w:w="900" w:type="dxa"/>
          </w:tcPr>
          <w:p w14:paraId="07E84E50"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Pr>
          <w:p w14:paraId="76110B55"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3</w:t>
            </w:r>
          </w:p>
        </w:tc>
        <w:tc>
          <w:tcPr>
            <w:tcW w:w="900" w:type="dxa"/>
          </w:tcPr>
          <w:p w14:paraId="06ECA588" w14:textId="77777777" w:rsidR="006C686E" w:rsidRPr="00631A45" w:rsidRDefault="006C686E" w:rsidP="00420421">
            <w:pPr>
              <w:pStyle w:val="Heading2"/>
              <w:keepNext w:val="0"/>
              <w:ind w:left="-108" w:right="-108"/>
              <w:jc w:val="center"/>
              <w:rPr>
                <w:b w:val="0"/>
                <w:color w:val="000000"/>
                <w:sz w:val="16"/>
                <w:szCs w:val="16"/>
                <w:lang w:val="en-US" w:eastAsia="en-US"/>
              </w:rPr>
            </w:pPr>
            <w:r w:rsidRPr="00631A45">
              <w:rPr>
                <w:b w:val="0"/>
                <w:color w:val="000000"/>
                <w:sz w:val="16"/>
                <w:szCs w:val="16"/>
                <w:lang w:val="en-US" w:eastAsia="en-US"/>
              </w:rPr>
              <w:t>If applicable</w:t>
            </w:r>
          </w:p>
        </w:tc>
        <w:tc>
          <w:tcPr>
            <w:tcW w:w="5954" w:type="dxa"/>
          </w:tcPr>
          <w:p w14:paraId="3F970A61" w14:textId="77777777" w:rsidR="006C686E" w:rsidRPr="00C97BFA" w:rsidRDefault="006C686E" w:rsidP="00C97BFA">
            <w:pPr>
              <w:pStyle w:val="Normal8pt"/>
              <w:spacing w:after="0"/>
              <w:ind w:hanging="49"/>
            </w:pPr>
            <w:r w:rsidRPr="00C97BFA">
              <w:t>Place ward number if applicable</w:t>
            </w:r>
          </w:p>
        </w:tc>
      </w:tr>
      <w:tr w:rsidR="006C686E" w:rsidRPr="004943A3" w14:paraId="66D0EE67" w14:textId="77777777" w:rsidTr="00C97BFA">
        <w:trPr>
          <w:cantSplit/>
          <w:jc w:val="center"/>
        </w:trPr>
        <w:tc>
          <w:tcPr>
            <w:tcW w:w="1652" w:type="dxa"/>
          </w:tcPr>
          <w:p w14:paraId="68DED6C2" w14:textId="77777777" w:rsidR="006C686E" w:rsidRPr="00C97BFA" w:rsidRDefault="006C686E" w:rsidP="00C97BFA">
            <w:pPr>
              <w:pStyle w:val="Normal8pt"/>
              <w:spacing w:after="0"/>
              <w:ind w:hanging="49"/>
            </w:pPr>
            <w:r w:rsidRPr="00C97BFA">
              <w:t>Tax</w:t>
            </w:r>
            <w:r w:rsidR="00F17D32" w:rsidRPr="00C97BFA">
              <w:t>_</w:t>
            </w:r>
            <w:r w:rsidRPr="00C97BFA">
              <w:t>name</w:t>
            </w:r>
          </w:p>
        </w:tc>
        <w:tc>
          <w:tcPr>
            <w:tcW w:w="900" w:type="dxa"/>
          </w:tcPr>
          <w:p w14:paraId="47E1B52E"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Pr>
          <w:p w14:paraId="38F08459"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45</w:t>
            </w:r>
          </w:p>
        </w:tc>
        <w:tc>
          <w:tcPr>
            <w:tcW w:w="900" w:type="dxa"/>
          </w:tcPr>
          <w:p w14:paraId="7E120D9D"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54" w:type="dxa"/>
          </w:tcPr>
          <w:p w14:paraId="15A14496" w14:textId="77777777" w:rsidR="006C686E" w:rsidRPr="00C97BFA" w:rsidRDefault="006C686E" w:rsidP="00C97BFA">
            <w:pPr>
              <w:pStyle w:val="Normal8pt"/>
              <w:spacing w:after="0"/>
              <w:ind w:hanging="49"/>
            </w:pPr>
            <w:r w:rsidRPr="00C97BFA">
              <w:t>Taxing entity name</w:t>
            </w:r>
          </w:p>
        </w:tc>
      </w:tr>
      <w:tr w:rsidR="006C686E" w:rsidRPr="004943A3" w14:paraId="466B834F" w14:textId="77777777" w:rsidTr="00C97BFA">
        <w:trPr>
          <w:cantSplit/>
          <w:jc w:val="center"/>
        </w:trPr>
        <w:tc>
          <w:tcPr>
            <w:tcW w:w="1652" w:type="dxa"/>
          </w:tcPr>
          <w:p w14:paraId="7856E34B" w14:textId="77777777" w:rsidR="006C686E" w:rsidRPr="00C97BFA" w:rsidRDefault="006C686E" w:rsidP="00C97BFA">
            <w:pPr>
              <w:pStyle w:val="Normal8pt"/>
              <w:spacing w:after="0"/>
              <w:ind w:hanging="49"/>
            </w:pPr>
            <w:r w:rsidRPr="00C97BFA">
              <w:t>Tax</w:t>
            </w:r>
            <w:r w:rsidR="00F17D32" w:rsidRPr="00C97BFA">
              <w:t>_</w:t>
            </w:r>
            <w:r w:rsidRPr="00C97BFA">
              <w:t>addr1</w:t>
            </w:r>
          </w:p>
        </w:tc>
        <w:tc>
          <w:tcPr>
            <w:tcW w:w="900" w:type="dxa"/>
          </w:tcPr>
          <w:p w14:paraId="385ABA72"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Pr>
          <w:p w14:paraId="0BAF672E"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30</w:t>
            </w:r>
          </w:p>
        </w:tc>
        <w:tc>
          <w:tcPr>
            <w:tcW w:w="900" w:type="dxa"/>
          </w:tcPr>
          <w:p w14:paraId="6316194A"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54" w:type="dxa"/>
          </w:tcPr>
          <w:p w14:paraId="61D513F5" w14:textId="77777777" w:rsidR="006C686E" w:rsidRPr="00C97BFA" w:rsidRDefault="006C686E" w:rsidP="00C97BFA">
            <w:pPr>
              <w:pStyle w:val="Normal8pt"/>
              <w:spacing w:after="0"/>
              <w:ind w:hanging="49"/>
            </w:pPr>
            <w:r w:rsidRPr="00C97BFA">
              <w:t>Taxing entity address</w:t>
            </w:r>
          </w:p>
        </w:tc>
      </w:tr>
      <w:tr w:rsidR="006C686E" w:rsidRPr="004943A3" w14:paraId="53C23068" w14:textId="77777777" w:rsidTr="00C97BFA">
        <w:trPr>
          <w:cantSplit/>
          <w:jc w:val="center"/>
        </w:trPr>
        <w:tc>
          <w:tcPr>
            <w:tcW w:w="1652" w:type="dxa"/>
          </w:tcPr>
          <w:p w14:paraId="2599375B" w14:textId="77777777" w:rsidR="006C686E" w:rsidRPr="00C97BFA" w:rsidRDefault="006C686E" w:rsidP="00C97BFA">
            <w:pPr>
              <w:pStyle w:val="Normal8pt"/>
              <w:spacing w:after="0"/>
              <w:ind w:hanging="49"/>
            </w:pPr>
            <w:r w:rsidRPr="00C97BFA">
              <w:t>Tax</w:t>
            </w:r>
            <w:r w:rsidR="00F17D32" w:rsidRPr="00C97BFA">
              <w:t>_</w:t>
            </w:r>
            <w:r w:rsidRPr="00C97BFA">
              <w:t>addr2</w:t>
            </w:r>
          </w:p>
        </w:tc>
        <w:tc>
          <w:tcPr>
            <w:tcW w:w="900" w:type="dxa"/>
          </w:tcPr>
          <w:p w14:paraId="01ED66BE"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Pr>
          <w:p w14:paraId="0B8B41D8"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30</w:t>
            </w:r>
          </w:p>
        </w:tc>
        <w:tc>
          <w:tcPr>
            <w:tcW w:w="900" w:type="dxa"/>
          </w:tcPr>
          <w:p w14:paraId="7869C57F"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No</w:t>
            </w:r>
          </w:p>
        </w:tc>
        <w:tc>
          <w:tcPr>
            <w:tcW w:w="5954" w:type="dxa"/>
          </w:tcPr>
          <w:p w14:paraId="0CCA9BA8" w14:textId="77777777" w:rsidR="006C686E" w:rsidRPr="00C97BFA" w:rsidRDefault="006C686E" w:rsidP="00C97BFA">
            <w:pPr>
              <w:pStyle w:val="Normal8pt"/>
              <w:spacing w:after="0"/>
              <w:ind w:hanging="49"/>
            </w:pPr>
            <w:r w:rsidRPr="00C97BFA">
              <w:t>Taxing entity address line 2</w:t>
            </w:r>
          </w:p>
        </w:tc>
      </w:tr>
      <w:tr w:rsidR="006C686E" w:rsidRPr="004943A3" w14:paraId="2BE64DCC" w14:textId="77777777" w:rsidTr="00C97BFA">
        <w:trPr>
          <w:cantSplit/>
          <w:jc w:val="center"/>
        </w:trPr>
        <w:tc>
          <w:tcPr>
            <w:tcW w:w="1652" w:type="dxa"/>
          </w:tcPr>
          <w:p w14:paraId="5BC7DE58" w14:textId="77777777" w:rsidR="006C686E" w:rsidRPr="00C97BFA" w:rsidRDefault="006C686E" w:rsidP="00C97BFA">
            <w:pPr>
              <w:pStyle w:val="Normal8pt"/>
              <w:spacing w:after="0"/>
              <w:ind w:hanging="49"/>
            </w:pPr>
            <w:r w:rsidRPr="00C97BFA">
              <w:t>Tax</w:t>
            </w:r>
            <w:r w:rsidR="00F17D32" w:rsidRPr="00C97BFA">
              <w:t>_</w:t>
            </w:r>
            <w:r w:rsidRPr="00C97BFA">
              <w:t>city</w:t>
            </w:r>
          </w:p>
        </w:tc>
        <w:tc>
          <w:tcPr>
            <w:tcW w:w="900" w:type="dxa"/>
          </w:tcPr>
          <w:p w14:paraId="1DA9CAA2"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Pr>
          <w:p w14:paraId="15CF7B93"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20</w:t>
            </w:r>
          </w:p>
        </w:tc>
        <w:tc>
          <w:tcPr>
            <w:tcW w:w="900" w:type="dxa"/>
          </w:tcPr>
          <w:p w14:paraId="53C47E42"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54" w:type="dxa"/>
          </w:tcPr>
          <w:p w14:paraId="342C8B3C" w14:textId="77777777" w:rsidR="006C686E" w:rsidRPr="00C97BFA" w:rsidRDefault="006C686E" w:rsidP="00C97BFA">
            <w:pPr>
              <w:pStyle w:val="Normal8pt"/>
              <w:spacing w:after="0"/>
              <w:ind w:hanging="49"/>
            </w:pPr>
            <w:r w:rsidRPr="00C97BFA">
              <w:t>Taxing entity city</w:t>
            </w:r>
          </w:p>
        </w:tc>
      </w:tr>
      <w:tr w:rsidR="006C686E" w:rsidRPr="004943A3" w14:paraId="46D45BF0" w14:textId="77777777" w:rsidTr="00C97BFA">
        <w:trPr>
          <w:cantSplit/>
          <w:jc w:val="center"/>
        </w:trPr>
        <w:tc>
          <w:tcPr>
            <w:tcW w:w="1652" w:type="dxa"/>
          </w:tcPr>
          <w:p w14:paraId="3D434C26" w14:textId="77777777" w:rsidR="006C686E" w:rsidRPr="00C97BFA" w:rsidRDefault="006C686E" w:rsidP="00C97BFA">
            <w:pPr>
              <w:pStyle w:val="Normal8pt"/>
              <w:spacing w:after="0"/>
              <w:ind w:hanging="49"/>
            </w:pPr>
            <w:r w:rsidRPr="00C97BFA">
              <w:t>Tax</w:t>
            </w:r>
            <w:r w:rsidR="00F17D32" w:rsidRPr="00C97BFA">
              <w:t>_</w:t>
            </w:r>
            <w:r w:rsidRPr="00C97BFA">
              <w:t>state</w:t>
            </w:r>
          </w:p>
        </w:tc>
        <w:tc>
          <w:tcPr>
            <w:tcW w:w="900" w:type="dxa"/>
          </w:tcPr>
          <w:p w14:paraId="59CD1AC1"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Character</w:t>
            </w:r>
          </w:p>
        </w:tc>
        <w:tc>
          <w:tcPr>
            <w:tcW w:w="990" w:type="dxa"/>
          </w:tcPr>
          <w:p w14:paraId="2C884CDC"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2</w:t>
            </w:r>
          </w:p>
        </w:tc>
        <w:tc>
          <w:tcPr>
            <w:tcW w:w="900" w:type="dxa"/>
          </w:tcPr>
          <w:p w14:paraId="03F9593C"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54" w:type="dxa"/>
          </w:tcPr>
          <w:p w14:paraId="0FE106F3" w14:textId="77777777" w:rsidR="006C686E" w:rsidRPr="00C97BFA" w:rsidRDefault="006C686E" w:rsidP="00C97BFA">
            <w:pPr>
              <w:pStyle w:val="Normal8pt"/>
              <w:spacing w:after="0"/>
              <w:ind w:hanging="49"/>
            </w:pPr>
            <w:r w:rsidRPr="00C97BFA">
              <w:t>Taxing entity state</w:t>
            </w:r>
          </w:p>
        </w:tc>
      </w:tr>
      <w:tr w:rsidR="006C686E" w:rsidRPr="004943A3" w14:paraId="14E25F75" w14:textId="77777777" w:rsidTr="00C97BFA">
        <w:trPr>
          <w:cantSplit/>
          <w:trHeight w:val="42"/>
          <w:jc w:val="center"/>
        </w:trPr>
        <w:tc>
          <w:tcPr>
            <w:tcW w:w="1652" w:type="dxa"/>
          </w:tcPr>
          <w:p w14:paraId="5BD7E0D9" w14:textId="77777777" w:rsidR="006C686E" w:rsidRPr="00C97BFA" w:rsidRDefault="006C686E" w:rsidP="00C97BFA">
            <w:pPr>
              <w:pStyle w:val="Normal8pt"/>
              <w:spacing w:after="0"/>
              <w:ind w:hanging="49"/>
            </w:pPr>
            <w:r w:rsidRPr="00C97BFA">
              <w:t>Tax</w:t>
            </w:r>
            <w:r w:rsidR="00F17D32" w:rsidRPr="00C97BFA">
              <w:t>_</w:t>
            </w:r>
            <w:r w:rsidRPr="00C97BFA">
              <w:t>zip</w:t>
            </w:r>
          </w:p>
        </w:tc>
        <w:tc>
          <w:tcPr>
            <w:tcW w:w="900" w:type="dxa"/>
          </w:tcPr>
          <w:p w14:paraId="03D9DCCC"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Numeric</w:t>
            </w:r>
          </w:p>
        </w:tc>
        <w:tc>
          <w:tcPr>
            <w:tcW w:w="990" w:type="dxa"/>
          </w:tcPr>
          <w:p w14:paraId="57F82A2B"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5</w:t>
            </w:r>
          </w:p>
        </w:tc>
        <w:tc>
          <w:tcPr>
            <w:tcW w:w="900" w:type="dxa"/>
          </w:tcPr>
          <w:p w14:paraId="667685F7" w14:textId="77777777" w:rsidR="006C686E" w:rsidRPr="00631A45" w:rsidRDefault="006C686E" w:rsidP="00F17D32">
            <w:pPr>
              <w:pStyle w:val="Heading2"/>
              <w:keepNext w:val="0"/>
              <w:jc w:val="center"/>
              <w:rPr>
                <w:b w:val="0"/>
                <w:color w:val="000000"/>
                <w:sz w:val="16"/>
                <w:szCs w:val="16"/>
                <w:lang w:val="en-US" w:eastAsia="en-US"/>
              </w:rPr>
            </w:pPr>
            <w:r w:rsidRPr="00631A45">
              <w:rPr>
                <w:b w:val="0"/>
                <w:color w:val="000000"/>
                <w:sz w:val="16"/>
                <w:szCs w:val="16"/>
                <w:lang w:val="en-US" w:eastAsia="en-US"/>
              </w:rPr>
              <w:t>Yes</w:t>
            </w:r>
          </w:p>
        </w:tc>
        <w:tc>
          <w:tcPr>
            <w:tcW w:w="5954" w:type="dxa"/>
          </w:tcPr>
          <w:p w14:paraId="6BFE4678" w14:textId="77777777" w:rsidR="006C686E" w:rsidRPr="00C97BFA" w:rsidRDefault="006C686E" w:rsidP="00C97BFA">
            <w:pPr>
              <w:pStyle w:val="Normal8pt"/>
              <w:spacing w:after="0"/>
              <w:ind w:hanging="49"/>
            </w:pPr>
            <w:r w:rsidRPr="00C97BFA">
              <w:t>Taxing entity zip</w:t>
            </w:r>
          </w:p>
        </w:tc>
      </w:tr>
    </w:tbl>
    <w:p w14:paraId="4B74DAB4" w14:textId="77777777" w:rsidR="001E2D02" w:rsidRDefault="001E2D02" w:rsidP="005312CD">
      <w:pPr>
        <w:pStyle w:val="Text"/>
        <w:keepNext/>
        <w:spacing w:after="0" w:line="240" w:lineRule="auto"/>
        <w:ind w:firstLine="0"/>
        <w:jc w:val="left"/>
        <w:rPr>
          <w:bCs/>
        </w:rPr>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auto"/>
        </w:tblBorders>
        <w:tblLayout w:type="fixed"/>
        <w:tblLook w:val="0000" w:firstRow="0" w:lastRow="0" w:firstColumn="0" w:lastColumn="0" w:noHBand="0" w:noVBand="0"/>
      </w:tblPr>
      <w:tblGrid>
        <w:gridCol w:w="2169"/>
        <w:gridCol w:w="981"/>
        <w:gridCol w:w="1440"/>
        <w:gridCol w:w="1080"/>
        <w:gridCol w:w="4680"/>
      </w:tblGrid>
      <w:tr w:rsidR="00730AC9" w:rsidRPr="00730AC9" w14:paraId="0B87DA7F" w14:textId="77777777" w:rsidTr="00730AC9">
        <w:trPr>
          <w:tblHeader/>
          <w:jc w:val="center"/>
        </w:trPr>
        <w:tc>
          <w:tcPr>
            <w:tcW w:w="10350" w:type="dxa"/>
            <w:gridSpan w:val="5"/>
            <w:shd w:val="clear" w:color="auto" w:fill="BFBFBF"/>
            <w:vAlign w:val="center"/>
          </w:tcPr>
          <w:p w14:paraId="5CF70501" w14:textId="77777777" w:rsidR="00730AC9" w:rsidRPr="00730AC9" w:rsidRDefault="00730AC9" w:rsidP="00791DFA">
            <w:pPr>
              <w:jc w:val="center"/>
              <w:outlineLvl w:val="2"/>
              <w:rPr>
                <w:b/>
                <w:kern w:val="2"/>
                <w:sz w:val="16"/>
              </w:rPr>
            </w:pPr>
            <w:r w:rsidRPr="00730AC9">
              <w:rPr>
                <w:b/>
                <w:kern w:val="2"/>
                <w:sz w:val="16"/>
              </w:rPr>
              <w:t>Tax Exemption Program Information (TEP.txt)</w:t>
            </w:r>
          </w:p>
        </w:tc>
      </w:tr>
      <w:tr w:rsidR="00730AC9" w:rsidRPr="00730AC9" w14:paraId="676E19AD" w14:textId="77777777" w:rsidTr="00634009">
        <w:trPr>
          <w:tblHeader/>
          <w:jc w:val="center"/>
        </w:trPr>
        <w:tc>
          <w:tcPr>
            <w:tcW w:w="2169" w:type="dxa"/>
            <w:shd w:val="clear" w:color="auto" w:fill="BFBFBF"/>
            <w:vAlign w:val="center"/>
          </w:tcPr>
          <w:p w14:paraId="75D5F986" w14:textId="77777777" w:rsidR="00730AC9" w:rsidRPr="00730AC9" w:rsidRDefault="00730AC9" w:rsidP="00791DFA">
            <w:pPr>
              <w:jc w:val="center"/>
              <w:outlineLvl w:val="4"/>
              <w:rPr>
                <w:b/>
                <w:bCs/>
                <w:kern w:val="2"/>
                <w:sz w:val="16"/>
              </w:rPr>
            </w:pPr>
            <w:r w:rsidRPr="00730AC9">
              <w:rPr>
                <w:b/>
                <w:bCs/>
                <w:kern w:val="2"/>
                <w:sz w:val="16"/>
              </w:rPr>
              <w:t>Field Name</w:t>
            </w:r>
          </w:p>
        </w:tc>
        <w:tc>
          <w:tcPr>
            <w:tcW w:w="981" w:type="dxa"/>
            <w:shd w:val="clear" w:color="auto" w:fill="BFBFBF"/>
            <w:vAlign w:val="center"/>
          </w:tcPr>
          <w:p w14:paraId="2CD27D25" w14:textId="77777777" w:rsidR="00730AC9" w:rsidRPr="00730AC9" w:rsidRDefault="00730AC9" w:rsidP="00791DFA">
            <w:pPr>
              <w:jc w:val="center"/>
              <w:rPr>
                <w:b/>
                <w:bCs/>
                <w:kern w:val="2"/>
                <w:sz w:val="16"/>
              </w:rPr>
            </w:pPr>
            <w:r w:rsidRPr="00730AC9">
              <w:rPr>
                <w:b/>
                <w:bCs/>
                <w:kern w:val="2"/>
                <w:sz w:val="16"/>
              </w:rPr>
              <w:t>Field Type</w:t>
            </w:r>
          </w:p>
        </w:tc>
        <w:tc>
          <w:tcPr>
            <w:tcW w:w="1440" w:type="dxa"/>
            <w:shd w:val="clear" w:color="auto" w:fill="BFBFBF"/>
            <w:vAlign w:val="center"/>
          </w:tcPr>
          <w:p w14:paraId="2217CAD6" w14:textId="77777777" w:rsidR="00730AC9" w:rsidRPr="00730AC9" w:rsidRDefault="00730AC9" w:rsidP="00791DFA">
            <w:pPr>
              <w:jc w:val="center"/>
              <w:rPr>
                <w:b/>
                <w:bCs/>
                <w:kern w:val="2"/>
                <w:sz w:val="16"/>
              </w:rPr>
            </w:pPr>
            <w:r w:rsidRPr="00730AC9">
              <w:rPr>
                <w:b/>
                <w:bCs/>
                <w:kern w:val="2"/>
                <w:sz w:val="16"/>
              </w:rPr>
              <w:t>Field Length</w:t>
            </w:r>
          </w:p>
        </w:tc>
        <w:tc>
          <w:tcPr>
            <w:tcW w:w="1080" w:type="dxa"/>
            <w:shd w:val="clear" w:color="auto" w:fill="BFBFBF"/>
            <w:vAlign w:val="center"/>
          </w:tcPr>
          <w:p w14:paraId="05CD37C8" w14:textId="77777777" w:rsidR="00730AC9" w:rsidRPr="00730AC9" w:rsidRDefault="00730AC9" w:rsidP="00791DFA">
            <w:pPr>
              <w:jc w:val="center"/>
              <w:outlineLvl w:val="2"/>
              <w:rPr>
                <w:b/>
                <w:kern w:val="2"/>
                <w:sz w:val="16"/>
              </w:rPr>
            </w:pPr>
            <w:r w:rsidRPr="00730AC9">
              <w:rPr>
                <w:b/>
                <w:kern w:val="2"/>
                <w:sz w:val="16"/>
              </w:rPr>
              <w:t>Required</w:t>
            </w:r>
          </w:p>
        </w:tc>
        <w:tc>
          <w:tcPr>
            <w:tcW w:w="4680" w:type="dxa"/>
            <w:shd w:val="clear" w:color="auto" w:fill="BFBFBF"/>
            <w:vAlign w:val="center"/>
          </w:tcPr>
          <w:p w14:paraId="2CE1A470" w14:textId="77777777" w:rsidR="00730AC9" w:rsidRPr="00730AC9" w:rsidRDefault="00730AC9" w:rsidP="00791DFA">
            <w:pPr>
              <w:jc w:val="center"/>
              <w:outlineLvl w:val="2"/>
              <w:rPr>
                <w:b/>
                <w:kern w:val="2"/>
                <w:sz w:val="16"/>
              </w:rPr>
            </w:pPr>
            <w:r w:rsidRPr="00730AC9">
              <w:rPr>
                <w:b/>
                <w:kern w:val="2"/>
                <w:sz w:val="16"/>
              </w:rPr>
              <w:t>Comments</w:t>
            </w:r>
          </w:p>
        </w:tc>
      </w:tr>
      <w:tr w:rsidR="00730AC9" w:rsidRPr="00730AC9" w14:paraId="1FD20FF7" w14:textId="77777777" w:rsidTr="00634009">
        <w:trPr>
          <w:cantSplit/>
          <w:jc w:val="center"/>
        </w:trPr>
        <w:tc>
          <w:tcPr>
            <w:tcW w:w="2169" w:type="dxa"/>
            <w:vAlign w:val="center"/>
          </w:tcPr>
          <w:p w14:paraId="05DBFC82" w14:textId="77777777" w:rsidR="00730AC9" w:rsidRPr="00730AC9" w:rsidRDefault="00730AC9" w:rsidP="00791DFA">
            <w:pPr>
              <w:tabs>
                <w:tab w:val="left" w:pos="144"/>
                <w:tab w:val="left" w:pos="187"/>
                <w:tab w:val="left" w:pos="540"/>
                <w:tab w:val="left" w:pos="907"/>
                <w:tab w:val="left" w:pos="1080"/>
              </w:tabs>
              <w:outlineLvl w:val="3"/>
              <w:rPr>
                <w:kern w:val="2"/>
                <w:sz w:val="16"/>
                <w:szCs w:val="16"/>
              </w:rPr>
            </w:pPr>
            <w:r w:rsidRPr="00730AC9">
              <w:rPr>
                <w:kern w:val="2"/>
                <w:sz w:val="16"/>
                <w:szCs w:val="16"/>
              </w:rPr>
              <w:t>tax_year</w:t>
            </w:r>
          </w:p>
        </w:tc>
        <w:tc>
          <w:tcPr>
            <w:tcW w:w="981" w:type="dxa"/>
          </w:tcPr>
          <w:p w14:paraId="6372C7F6" w14:textId="77777777" w:rsidR="00730AC9" w:rsidRPr="00730AC9" w:rsidRDefault="00730AC9" w:rsidP="00791DFA">
            <w:pPr>
              <w:jc w:val="center"/>
              <w:rPr>
                <w:sz w:val="16"/>
                <w:szCs w:val="16"/>
              </w:rPr>
            </w:pPr>
            <w:r w:rsidRPr="00730AC9">
              <w:rPr>
                <w:sz w:val="16"/>
                <w:szCs w:val="16"/>
              </w:rPr>
              <w:t>Numeric</w:t>
            </w:r>
          </w:p>
        </w:tc>
        <w:tc>
          <w:tcPr>
            <w:tcW w:w="1440" w:type="dxa"/>
          </w:tcPr>
          <w:p w14:paraId="456E262C" w14:textId="77777777" w:rsidR="00730AC9" w:rsidRPr="00730AC9" w:rsidRDefault="00730AC9" w:rsidP="00791DFA">
            <w:pPr>
              <w:jc w:val="center"/>
              <w:rPr>
                <w:sz w:val="16"/>
                <w:szCs w:val="16"/>
              </w:rPr>
            </w:pPr>
            <w:r w:rsidRPr="00730AC9">
              <w:rPr>
                <w:sz w:val="16"/>
                <w:szCs w:val="16"/>
              </w:rPr>
              <w:t>4</w:t>
            </w:r>
          </w:p>
        </w:tc>
        <w:tc>
          <w:tcPr>
            <w:tcW w:w="1080" w:type="dxa"/>
          </w:tcPr>
          <w:p w14:paraId="2DBB3EDA" w14:textId="77777777" w:rsidR="00730AC9" w:rsidRPr="00730AC9" w:rsidRDefault="00730AC9" w:rsidP="00791DFA">
            <w:pPr>
              <w:jc w:val="center"/>
              <w:rPr>
                <w:sz w:val="16"/>
                <w:szCs w:val="16"/>
              </w:rPr>
            </w:pPr>
            <w:r w:rsidRPr="00730AC9">
              <w:rPr>
                <w:sz w:val="16"/>
                <w:szCs w:val="16"/>
              </w:rPr>
              <w:t>Yes</w:t>
            </w:r>
          </w:p>
        </w:tc>
        <w:tc>
          <w:tcPr>
            <w:tcW w:w="4680" w:type="dxa"/>
          </w:tcPr>
          <w:p w14:paraId="0366F502" w14:textId="77777777" w:rsidR="00730AC9" w:rsidRPr="00730AC9" w:rsidRDefault="00730AC9" w:rsidP="00791DFA">
            <w:pPr>
              <w:rPr>
                <w:sz w:val="16"/>
                <w:szCs w:val="16"/>
              </w:rPr>
            </w:pPr>
            <w:r w:rsidRPr="00730AC9">
              <w:rPr>
                <w:sz w:val="16"/>
                <w:szCs w:val="16"/>
              </w:rPr>
              <w:t>Tax year submitting (ex. 2017, 2018)</w:t>
            </w:r>
          </w:p>
        </w:tc>
      </w:tr>
      <w:tr w:rsidR="00730AC9" w:rsidRPr="00730AC9" w14:paraId="2F4B44C1" w14:textId="77777777" w:rsidTr="00634009">
        <w:trPr>
          <w:cantSplit/>
          <w:jc w:val="center"/>
        </w:trPr>
        <w:tc>
          <w:tcPr>
            <w:tcW w:w="2169" w:type="dxa"/>
            <w:vAlign w:val="center"/>
          </w:tcPr>
          <w:p w14:paraId="58BB4016" w14:textId="77777777" w:rsidR="00730AC9" w:rsidRPr="00730AC9" w:rsidRDefault="00730AC9" w:rsidP="00791DFA">
            <w:pPr>
              <w:tabs>
                <w:tab w:val="left" w:pos="144"/>
                <w:tab w:val="left" w:pos="187"/>
                <w:tab w:val="left" w:pos="540"/>
                <w:tab w:val="left" w:pos="907"/>
                <w:tab w:val="left" w:pos="1080"/>
              </w:tabs>
              <w:outlineLvl w:val="3"/>
              <w:rPr>
                <w:kern w:val="2"/>
                <w:sz w:val="16"/>
                <w:szCs w:val="16"/>
              </w:rPr>
            </w:pPr>
            <w:r w:rsidRPr="00730AC9">
              <w:rPr>
                <w:kern w:val="2"/>
                <w:sz w:val="16"/>
                <w:szCs w:val="16"/>
              </w:rPr>
              <w:t>fips_code</w:t>
            </w:r>
          </w:p>
        </w:tc>
        <w:tc>
          <w:tcPr>
            <w:tcW w:w="981" w:type="dxa"/>
          </w:tcPr>
          <w:p w14:paraId="22965F2A" w14:textId="77777777" w:rsidR="00730AC9" w:rsidRPr="00730AC9" w:rsidRDefault="00730AC9" w:rsidP="00791DFA">
            <w:pPr>
              <w:jc w:val="center"/>
              <w:rPr>
                <w:sz w:val="16"/>
                <w:szCs w:val="16"/>
              </w:rPr>
            </w:pPr>
            <w:r w:rsidRPr="00730AC9">
              <w:rPr>
                <w:sz w:val="16"/>
                <w:szCs w:val="16"/>
              </w:rPr>
              <w:t>Numeric</w:t>
            </w:r>
          </w:p>
        </w:tc>
        <w:tc>
          <w:tcPr>
            <w:tcW w:w="1440" w:type="dxa"/>
          </w:tcPr>
          <w:p w14:paraId="7DCD998F" w14:textId="77777777" w:rsidR="00730AC9" w:rsidRPr="00730AC9" w:rsidRDefault="00730AC9" w:rsidP="00791DFA">
            <w:pPr>
              <w:jc w:val="center"/>
              <w:rPr>
                <w:sz w:val="16"/>
                <w:szCs w:val="16"/>
              </w:rPr>
            </w:pPr>
            <w:r w:rsidRPr="00730AC9">
              <w:rPr>
                <w:sz w:val="16"/>
                <w:szCs w:val="16"/>
              </w:rPr>
              <w:t>5</w:t>
            </w:r>
          </w:p>
        </w:tc>
        <w:tc>
          <w:tcPr>
            <w:tcW w:w="1080" w:type="dxa"/>
          </w:tcPr>
          <w:p w14:paraId="5388F1D8" w14:textId="77777777" w:rsidR="00730AC9" w:rsidRPr="00730AC9" w:rsidRDefault="00730AC9" w:rsidP="00791DFA">
            <w:pPr>
              <w:jc w:val="center"/>
              <w:rPr>
                <w:sz w:val="16"/>
                <w:szCs w:val="16"/>
              </w:rPr>
            </w:pPr>
            <w:r w:rsidRPr="00730AC9">
              <w:rPr>
                <w:sz w:val="16"/>
                <w:szCs w:val="16"/>
              </w:rPr>
              <w:t>Yes</w:t>
            </w:r>
          </w:p>
        </w:tc>
        <w:tc>
          <w:tcPr>
            <w:tcW w:w="4680" w:type="dxa"/>
          </w:tcPr>
          <w:p w14:paraId="47B2BEB7" w14:textId="77777777" w:rsidR="00730AC9" w:rsidRPr="00730AC9" w:rsidRDefault="00730AC9" w:rsidP="00791DFA">
            <w:pPr>
              <w:rPr>
                <w:sz w:val="16"/>
                <w:szCs w:val="16"/>
              </w:rPr>
            </w:pPr>
            <w:r w:rsidRPr="00730AC9">
              <w:rPr>
                <w:sz w:val="16"/>
                <w:szCs w:val="16"/>
              </w:rPr>
              <w:t>Parish FIPS code</w:t>
            </w:r>
          </w:p>
        </w:tc>
      </w:tr>
      <w:tr w:rsidR="00730AC9" w:rsidRPr="00730AC9" w14:paraId="679A4CA7" w14:textId="77777777" w:rsidTr="00634009">
        <w:trPr>
          <w:cantSplit/>
          <w:jc w:val="center"/>
        </w:trPr>
        <w:tc>
          <w:tcPr>
            <w:tcW w:w="2169" w:type="dxa"/>
            <w:vAlign w:val="center"/>
          </w:tcPr>
          <w:p w14:paraId="75996485" w14:textId="77777777" w:rsidR="00730AC9" w:rsidRPr="00730AC9" w:rsidRDefault="00730AC9" w:rsidP="00791DFA">
            <w:pPr>
              <w:tabs>
                <w:tab w:val="left" w:pos="144"/>
                <w:tab w:val="left" w:pos="187"/>
                <w:tab w:val="left" w:pos="540"/>
                <w:tab w:val="left" w:pos="907"/>
                <w:tab w:val="left" w:pos="1080"/>
              </w:tabs>
              <w:outlineLvl w:val="3"/>
              <w:rPr>
                <w:kern w:val="2"/>
                <w:sz w:val="16"/>
                <w:szCs w:val="16"/>
              </w:rPr>
            </w:pPr>
            <w:r w:rsidRPr="00730AC9">
              <w:rPr>
                <w:kern w:val="2"/>
                <w:sz w:val="16"/>
                <w:szCs w:val="16"/>
              </w:rPr>
              <w:t>assessment_no</w:t>
            </w:r>
          </w:p>
        </w:tc>
        <w:tc>
          <w:tcPr>
            <w:tcW w:w="981" w:type="dxa"/>
          </w:tcPr>
          <w:p w14:paraId="18B23C4D" w14:textId="77777777" w:rsidR="00730AC9" w:rsidRPr="00730AC9" w:rsidRDefault="00730AC9" w:rsidP="00791DFA">
            <w:pPr>
              <w:jc w:val="center"/>
              <w:rPr>
                <w:sz w:val="16"/>
                <w:szCs w:val="16"/>
              </w:rPr>
            </w:pPr>
            <w:r w:rsidRPr="00730AC9">
              <w:rPr>
                <w:sz w:val="16"/>
                <w:szCs w:val="16"/>
              </w:rPr>
              <w:t>Character</w:t>
            </w:r>
          </w:p>
        </w:tc>
        <w:tc>
          <w:tcPr>
            <w:tcW w:w="1440" w:type="dxa"/>
          </w:tcPr>
          <w:p w14:paraId="08C024BA" w14:textId="77777777" w:rsidR="00730AC9" w:rsidRPr="00730AC9" w:rsidRDefault="00730AC9" w:rsidP="00791DFA">
            <w:pPr>
              <w:jc w:val="center"/>
              <w:rPr>
                <w:sz w:val="16"/>
                <w:szCs w:val="16"/>
              </w:rPr>
            </w:pPr>
            <w:r w:rsidRPr="00730AC9">
              <w:rPr>
                <w:sz w:val="16"/>
                <w:szCs w:val="16"/>
              </w:rPr>
              <w:t>20</w:t>
            </w:r>
          </w:p>
        </w:tc>
        <w:tc>
          <w:tcPr>
            <w:tcW w:w="1080" w:type="dxa"/>
          </w:tcPr>
          <w:p w14:paraId="4E4DA360" w14:textId="77777777" w:rsidR="00730AC9" w:rsidRPr="00730AC9" w:rsidRDefault="00730AC9" w:rsidP="00791DFA">
            <w:pPr>
              <w:jc w:val="center"/>
              <w:rPr>
                <w:sz w:val="16"/>
                <w:szCs w:val="16"/>
              </w:rPr>
            </w:pPr>
            <w:r w:rsidRPr="00730AC9">
              <w:rPr>
                <w:sz w:val="16"/>
                <w:szCs w:val="16"/>
              </w:rPr>
              <w:t>Yes</w:t>
            </w:r>
          </w:p>
        </w:tc>
        <w:tc>
          <w:tcPr>
            <w:tcW w:w="4680" w:type="dxa"/>
          </w:tcPr>
          <w:p w14:paraId="13816F5F" w14:textId="77777777" w:rsidR="00730AC9" w:rsidRPr="00730AC9" w:rsidRDefault="00730AC9" w:rsidP="00791DFA">
            <w:pPr>
              <w:rPr>
                <w:sz w:val="16"/>
                <w:szCs w:val="16"/>
              </w:rPr>
            </w:pPr>
            <w:r w:rsidRPr="00730AC9">
              <w:rPr>
                <w:sz w:val="16"/>
                <w:szCs w:val="16"/>
              </w:rPr>
              <w:t>Assessment number.</w:t>
            </w:r>
          </w:p>
        </w:tc>
      </w:tr>
      <w:tr w:rsidR="00730AC9" w:rsidRPr="00730AC9" w14:paraId="0F36F6E2" w14:textId="77777777" w:rsidTr="00634009">
        <w:trPr>
          <w:cantSplit/>
          <w:jc w:val="center"/>
        </w:trPr>
        <w:tc>
          <w:tcPr>
            <w:tcW w:w="2169" w:type="dxa"/>
            <w:vAlign w:val="center"/>
          </w:tcPr>
          <w:p w14:paraId="257B84E7" w14:textId="77777777" w:rsidR="00730AC9" w:rsidRPr="00730AC9" w:rsidRDefault="00730AC9" w:rsidP="00791DFA">
            <w:pPr>
              <w:tabs>
                <w:tab w:val="left" w:pos="144"/>
                <w:tab w:val="left" w:pos="187"/>
                <w:tab w:val="left" w:pos="540"/>
                <w:tab w:val="left" w:pos="907"/>
                <w:tab w:val="left" w:pos="1080"/>
              </w:tabs>
              <w:outlineLvl w:val="3"/>
              <w:rPr>
                <w:kern w:val="2"/>
                <w:sz w:val="16"/>
                <w:szCs w:val="16"/>
              </w:rPr>
            </w:pPr>
            <w:r w:rsidRPr="00730AC9">
              <w:rPr>
                <w:kern w:val="2"/>
                <w:sz w:val="16"/>
                <w:szCs w:val="16"/>
              </w:rPr>
              <w:t>business_name</w:t>
            </w:r>
          </w:p>
        </w:tc>
        <w:tc>
          <w:tcPr>
            <w:tcW w:w="981" w:type="dxa"/>
          </w:tcPr>
          <w:p w14:paraId="0EA64A6B" w14:textId="77777777" w:rsidR="00730AC9" w:rsidRPr="00730AC9" w:rsidRDefault="00730AC9" w:rsidP="00791DFA">
            <w:pPr>
              <w:jc w:val="center"/>
              <w:rPr>
                <w:sz w:val="16"/>
                <w:szCs w:val="16"/>
              </w:rPr>
            </w:pPr>
            <w:r w:rsidRPr="00730AC9">
              <w:rPr>
                <w:sz w:val="16"/>
                <w:szCs w:val="16"/>
              </w:rPr>
              <w:t>Character</w:t>
            </w:r>
          </w:p>
        </w:tc>
        <w:tc>
          <w:tcPr>
            <w:tcW w:w="1440" w:type="dxa"/>
          </w:tcPr>
          <w:p w14:paraId="1C819CB3" w14:textId="77777777" w:rsidR="00730AC9" w:rsidRPr="00730AC9" w:rsidRDefault="00730AC9" w:rsidP="00791DFA">
            <w:pPr>
              <w:jc w:val="center"/>
              <w:rPr>
                <w:sz w:val="16"/>
                <w:szCs w:val="16"/>
              </w:rPr>
            </w:pPr>
            <w:r w:rsidRPr="00730AC9">
              <w:rPr>
                <w:sz w:val="16"/>
                <w:szCs w:val="16"/>
              </w:rPr>
              <w:t>50</w:t>
            </w:r>
          </w:p>
        </w:tc>
        <w:tc>
          <w:tcPr>
            <w:tcW w:w="1080" w:type="dxa"/>
          </w:tcPr>
          <w:p w14:paraId="336550DA" w14:textId="77777777" w:rsidR="00730AC9" w:rsidRPr="00730AC9" w:rsidRDefault="00730AC9" w:rsidP="00791DFA">
            <w:pPr>
              <w:jc w:val="center"/>
              <w:rPr>
                <w:sz w:val="16"/>
                <w:szCs w:val="16"/>
              </w:rPr>
            </w:pPr>
            <w:r w:rsidRPr="00730AC9">
              <w:rPr>
                <w:sz w:val="16"/>
                <w:szCs w:val="16"/>
              </w:rPr>
              <w:t>Yes</w:t>
            </w:r>
          </w:p>
        </w:tc>
        <w:tc>
          <w:tcPr>
            <w:tcW w:w="4680" w:type="dxa"/>
          </w:tcPr>
          <w:p w14:paraId="50DB7C28" w14:textId="77777777" w:rsidR="00730AC9" w:rsidRPr="00730AC9" w:rsidRDefault="00730AC9" w:rsidP="00791DFA">
            <w:pPr>
              <w:rPr>
                <w:sz w:val="16"/>
                <w:szCs w:val="16"/>
              </w:rPr>
            </w:pPr>
            <w:r w:rsidRPr="00730AC9">
              <w:rPr>
                <w:sz w:val="16"/>
                <w:szCs w:val="16"/>
              </w:rPr>
              <w:t>Business named on the contract</w:t>
            </w:r>
          </w:p>
        </w:tc>
      </w:tr>
      <w:tr w:rsidR="00730AC9" w:rsidRPr="00730AC9" w14:paraId="4A635590" w14:textId="77777777" w:rsidTr="00634009">
        <w:trPr>
          <w:cantSplit/>
          <w:jc w:val="center"/>
        </w:trPr>
        <w:tc>
          <w:tcPr>
            <w:tcW w:w="2169" w:type="dxa"/>
            <w:vAlign w:val="center"/>
          </w:tcPr>
          <w:p w14:paraId="4AA9E23D" w14:textId="77777777" w:rsidR="00730AC9" w:rsidRPr="00730AC9" w:rsidRDefault="00730AC9" w:rsidP="00791DFA">
            <w:pPr>
              <w:tabs>
                <w:tab w:val="left" w:pos="144"/>
                <w:tab w:val="left" w:pos="187"/>
                <w:tab w:val="left" w:pos="540"/>
                <w:tab w:val="left" w:pos="907"/>
                <w:tab w:val="left" w:pos="1080"/>
              </w:tabs>
              <w:outlineLvl w:val="3"/>
              <w:rPr>
                <w:kern w:val="2"/>
                <w:sz w:val="16"/>
                <w:szCs w:val="16"/>
              </w:rPr>
            </w:pPr>
            <w:r w:rsidRPr="00730AC9">
              <w:rPr>
                <w:kern w:val="2"/>
                <w:sz w:val="16"/>
                <w:szCs w:val="16"/>
              </w:rPr>
              <w:t>contract_no</w:t>
            </w:r>
          </w:p>
        </w:tc>
        <w:tc>
          <w:tcPr>
            <w:tcW w:w="981" w:type="dxa"/>
          </w:tcPr>
          <w:p w14:paraId="72592974" w14:textId="77777777" w:rsidR="00730AC9" w:rsidRPr="00730AC9" w:rsidRDefault="00730AC9" w:rsidP="00791DFA">
            <w:pPr>
              <w:jc w:val="center"/>
              <w:rPr>
                <w:sz w:val="16"/>
                <w:szCs w:val="16"/>
              </w:rPr>
            </w:pPr>
            <w:r w:rsidRPr="00730AC9">
              <w:rPr>
                <w:sz w:val="16"/>
                <w:szCs w:val="16"/>
              </w:rPr>
              <w:t>Character</w:t>
            </w:r>
          </w:p>
        </w:tc>
        <w:tc>
          <w:tcPr>
            <w:tcW w:w="1440" w:type="dxa"/>
          </w:tcPr>
          <w:p w14:paraId="61984B8A" w14:textId="77777777" w:rsidR="00730AC9" w:rsidRPr="00730AC9" w:rsidRDefault="00730AC9" w:rsidP="00791DFA">
            <w:pPr>
              <w:jc w:val="center"/>
              <w:rPr>
                <w:sz w:val="16"/>
                <w:szCs w:val="16"/>
              </w:rPr>
            </w:pPr>
            <w:r w:rsidRPr="00730AC9">
              <w:rPr>
                <w:sz w:val="16"/>
                <w:szCs w:val="16"/>
              </w:rPr>
              <w:t>20</w:t>
            </w:r>
          </w:p>
        </w:tc>
        <w:tc>
          <w:tcPr>
            <w:tcW w:w="1080" w:type="dxa"/>
          </w:tcPr>
          <w:p w14:paraId="2A96C57A" w14:textId="77777777" w:rsidR="00730AC9" w:rsidRPr="00730AC9" w:rsidRDefault="00730AC9" w:rsidP="00791DFA">
            <w:pPr>
              <w:jc w:val="center"/>
              <w:rPr>
                <w:sz w:val="16"/>
                <w:szCs w:val="16"/>
              </w:rPr>
            </w:pPr>
            <w:r w:rsidRPr="00730AC9">
              <w:rPr>
                <w:sz w:val="16"/>
                <w:szCs w:val="16"/>
              </w:rPr>
              <w:t>Yes</w:t>
            </w:r>
          </w:p>
        </w:tc>
        <w:tc>
          <w:tcPr>
            <w:tcW w:w="4680" w:type="dxa"/>
          </w:tcPr>
          <w:p w14:paraId="752292B6" w14:textId="77777777" w:rsidR="00730AC9" w:rsidRPr="00730AC9" w:rsidRDefault="00730AC9" w:rsidP="00791DFA">
            <w:pPr>
              <w:rPr>
                <w:sz w:val="16"/>
                <w:szCs w:val="16"/>
              </w:rPr>
            </w:pPr>
            <w:r w:rsidRPr="00730AC9">
              <w:rPr>
                <w:sz w:val="16"/>
                <w:szCs w:val="16"/>
              </w:rPr>
              <w:t>Contract number</w:t>
            </w:r>
          </w:p>
        </w:tc>
      </w:tr>
      <w:tr w:rsidR="00634009" w14:paraId="23754DF9" w14:textId="77777777" w:rsidTr="00634009">
        <w:trPr>
          <w:cantSplit/>
          <w:jc w:val="center"/>
        </w:trPr>
        <w:tc>
          <w:tcPr>
            <w:tcW w:w="2169" w:type="dxa"/>
            <w:tcBorders>
              <w:top w:val="single" w:sz="6" w:space="0" w:color="000000"/>
              <w:left w:val="double" w:sz="6" w:space="0" w:color="000000"/>
              <w:bottom w:val="single" w:sz="6" w:space="0" w:color="000000"/>
              <w:right w:val="single" w:sz="6" w:space="0" w:color="000000"/>
            </w:tcBorders>
            <w:vAlign w:val="center"/>
          </w:tcPr>
          <w:p w14:paraId="5FD6627B" w14:textId="77777777" w:rsidR="00634009" w:rsidRDefault="00634009">
            <w:pPr>
              <w:tabs>
                <w:tab w:val="left" w:pos="144"/>
                <w:tab w:val="left" w:pos="187"/>
                <w:tab w:val="left" w:pos="540"/>
                <w:tab w:val="left" w:pos="907"/>
                <w:tab w:val="left" w:pos="1080"/>
              </w:tabs>
              <w:outlineLvl w:val="3"/>
              <w:rPr>
                <w:kern w:val="2"/>
                <w:sz w:val="16"/>
                <w:szCs w:val="16"/>
              </w:rPr>
            </w:pPr>
            <w:r>
              <w:rPr>
                <w:kern w:val="2"/>
                <w:sz w:val="16"/>
                <w:szCs w:val="16"/>
              </w:rPr>
              <w:t>contract_start_date</w:t>
            </w:r>
          </w:p>
        </w:tc>
        <w:tc>
          <w:tcPr>
            <w:tcW w:w="981" w:type="dxa"/>
            <w:tcBorders>
              <w:top w:val="single" w:sz="6" w:space="0" w:color="000000"/>
              <w:left w:val="single" w:sz="6" w:space="0" w:color="auto"/>
              <w:bottom w:val="single" w:sz="6" w:space="0" w:color="000000"/>
              <w:right w:val="single" w:sz="6" w:space="0" w:color="000000"/>
            </w:tcBorders>
          </w:tcPr>
          <w:p w14:paraId="3E8CFB79" w14:textId="77777777" w:rsidR="00634009" w:rsidRDefault="00634009">
            <w:pPr>
              <w:jc w:val="center"/>
              <w:rPr>
                <w:sz w:val="16"/>
                <w:szCs w:val="16"/>
              </w:rPr>
            </w:pPr>
            <w:r>
              <w:rPr>
                <w:sz w:val="16"/>
                <w:szCs w:val="16"/>
              </w:rPr>
              <w:t>Character</w:t>
            </w:r>
          </w:p>
        </w:tc>
        <w:tc>
          <w:tcPr>
            <w:tcW w:w="1440" w:type="dxa"/>
            <w:tcBorders>
              <w:top w:val="single" w:sz="6" w:space="0" w:color="000000"/>
              <w:left w:val="single" w:sz="6" w:space="0" w:color="auto"/>
              <w:bottom w:val="single" w:sz="6" w:space="0" w:color="000000"/>
              <w:right w:val="single" w:sz="6" w:space="0" w:color="000000"/>
            </w:tcBorders>
          </w:tcPr>
          <w:p w14:paraId="41983549" w14:textId="77777777" w:rsidR="00634009" w:rsidRDefault="00634009">
            <w:pPr>
              <w:jc w:val="center"/>
              <w:rPr>
                <w:sz w:val="16"/>
                <w:szCs w:val="16"/>
              </w:rPr>
            </w:pPr>
            <w:r>
              <w:rPr>
                <w:sz w:val="16"/>
                <w:szCs w:val="16"/>
              </w:rPr>
              <w:t>10</w:t>
            </w:r>
          </w:p>
        </w:tc>
        <w:tc>
          <w:tcPr>
            <w:tcW w:w="1080" w:type="dxa"/>
            <w:tcBorders>
              <w:top w:val="single" w:sz="6" w:space="0" w:color="000000"/>
              <w:left w:val="single" w:sz="6" w:space="0" w:color="auto"/>
              <w:bottom w:val="single" w:sz="6" w:space="0" w:color="000000"/>
              <w:right w:val="single" w:sz="6" w:space="0" w:color="000000"/>
            </w:tcBorders>
          </w:tcPr>
          <w:p w14:paraId="074113AE" w14:textId="77777777" w:rsidR="00634009" w:rsidRDefault="00634009">
            <w:pPr>
              <w:jc w:val="center"/>
              <w:rPr>
                <w:sz w:val="16"/>
                <w:szCs w:val="16"/>
              </w:rPr>
            </w:pPr>
            <w:r>
              <w:rPr>
                <w:sz w:val="16"/>
                <w:szCs w:val="16"/>
              </w:rPr>
              <w:t>No</w:t>
            </w:r>
          </w:p>
        </w:tc>
        <w:tc>
          <w:tcPr>
            <w:tcW w:w="4680" w:type="dxa"/>
            <w:tcBorders>
              <w:top w:val="single" w:sz="6" w:space="0" w:color="000000"/>
              <w:left w:val="single" w:sz="6" w:space="0" w:color="auto"/>
              <w:bottom w:val="single" w:sz="6" w:space="0" w:color="000000"/>
              <w:right w:val="double" w:sz="6" w:space="0" w:color="000000"/>
            </w:tcBorders>
          </w:tcPr>
          <w:p w14:paraId="669CABBD" w14:textId="77777777" w:rsidR="00634009" w:rsidRDefault="00634009">
            <w:pPr>
              <w:rPr>
                <w:sz w:val="16"/>
                <w:szCs w:val="16"/>
              </w:rPr>
            </w:pPr>
            <w:r>
              <w:rPr>
                <w:sz w:val="16"/>
                <w:szCs w:val="16"/>
              </w:rPr>
              <w:t>Date original contract started (Format: 01/01/1999)</w:t>
            </w:r>
          </w:p>
        </w:tc>
      </w:tr>
      <w:tr w:rsidR="00634009" w14:paraId="06CC2CD9" w14:textId="77777777" w:rsidTr="00634009">
        <w:trPr>
          <w:cantSplit/>
          <w:jc w:val="center"/>
        </w:trPr>
        <w:tc>
          <w:tcPr>
            <w:tcW w:w="2169" w:type="dxa"/>
            <w:tcBorders>
              <w:top w:val="single" w:sz="6" w:space="0" w:color="000000"/>
              <w:left w:val="double" w:sz="6" w:space="0" w:color="000000"/>
              <w:bottom w:val="single" w:sz="6" w:space="0" w:color="000000"/>
              <w:right w:val="single" w:sz="6" w:space="0" w:color="000000"/>
            </w:tcBorders>
            <w:vAlign w:val="center"/>
          </w:tcPr>
          <w:p w14:paraId="663D1AE7" w14:textId="77777777" w:rsidR="00634009" w:rsidRDefault="00634009">
            <w:pPr>
              <w:tabs>
                <w:tab w:val="left" w:pos="144"/>
                <w:tab w:val="left" w:pos="187"/>
                <w:tab w:val="left" w:pos="540"/>
                <w:tab w:val="left" w:pos="907"/>
                <w:tab w:val="left" w:pos="1080"/>
              </w:tabs>
              <w:outlineLvl w:val="3"/>
              <w:rPr>
                <w:kern w:val="2"/>
                <w:sz w:val="16"/>
                <w:szCs w:val="16"/>
              </w:rPr>
            </w:pPr>
            <w:r>
              <w:rPr>
                <w:kern w:val="2"/>
                <w:sz w:val="16"/>
                <w:szCs w:val="16"/>
              </w:rPr>
              <w:t>contract_end_date</w:t>
            </w:r>
          </w:p>
        </w:tc>
        <w:tc>
          <w:tcPr>
            <w:tcW w:w="981" w:type="dxa"/>
            <w:tcBorders>
              <w:top w:val="single" w:sz="6" w:space="0" w:color="000000"/>
              <w:left w:val="single" w:sz="6" w:space="0" w:color="auto"/>
              <w:bottom w:val="single" w:sz="6" w:space="0" w:color="000000"/>
              <w:right w:val="single" w:sz="6" w:space="0" w:color="000000"/>
            </w:tcBorders>
          </w:tcPr>
          <w:p w14:paraId="513DFAC4" w14:textId="77777777" w:rsidR="00634009" w:rsidRDefault="00634009">
            <w:pPr>
              <w:jc w:val="center"/>
              <w:rPr>
                <w:sz w:val="16"/>
                <w:szCs w:val="16"/>
              </w:rPr>
            </w:pPr>
            <w:r>
              <w:rPr>
                <w:sz w:val="16"/>
                <w:szCs w:val="16"/>
              </w:rPr>
              <w:t>Character</w:t>
            </w:r>
          </w:p>
        </w:tc>
        <w:tc>
          <w:tcPr>
            <w:tcW w:w="1440" w:type="dxa"/>
            <w:tcBorders>
              <w:top w:val="single" w:sz="6" w:space="0" w:color="000000"/>
              <w:left w:val="single" w:sz="6" w:space="0" w:color="auto"/>
              <w:bottom w:val="single" w:sz="6" w:space="0" w:color="000000"/>
              <w:right w:val="single" w:sz="6" w:space="0" w:color="000000"/>
            </w:tcBorders>
          </w:tcPr>
          <w:p w14:paraId="51CA0BCA" w14:textId="77777777" w:rsidR="00634009" w:rsidRDefault="00634009">
            <w:pPr>
              <w:jc w:val="center"/>
              <w:rPr>
                <w:sz w:val="16"/>
                <w:szCs w:val="16"/>
              </w:rPr>
            </w:pPr>
            <w:r>
              <w:rPr>
                <w:sz w:val="16"/>
                <w:szCs w:val="16"/>
              </w:rPr>
              <w:t>10</w:t>
            </w:r>
          </w:p>
        </w:tc>
        <w:tc>
          <w:tcPr>
            <w:tcW w:w="1080" w:type="dxa"/>
            <w:tcBorders>
              <w:top w:val="single" w:sz="6" w:space="0" w:color="000000"/>
              <w:left w:val="single" w:sz="6" w:space="0" w:color="auto"/>
              <w:bottom w:val="single" w:sz="6" w:space="0" w:color="000000"/>
              <w:right w:val="single" w:sz="6" w:space="0" w:color="000000"/>
            </w:tcBorders>
          </w:tcPr>
          <w:p w14:paraId="4F333560" w14:textId="77777777" w:rsidR="00634009" w:rsidRDefault="00634009">
            <w:pPr>
              <w:jc w:val="center"/>
              <w:rPr>
                <w:sz w:val="16"/>
                <w:szCs w:val="16"/>
              </w:rPr>
            </w:pPr>
            <w:r>
              <w:rPr>
                <w:sz w:val="16"/>
                <w:szCs w:val="16"/>
              </w:rPr>
              <w:t>No</w:t>
            </w:r>
          </w:p>
        </w:tc>
        <w:tc>
          <w:tcPr>
            <w:tcW w:w="4680" w:type="dxa"/>
            <w:tcBorders>
              <w:top w:val="single" w:sz="6" w:space="0" w:color="000000"/>
              <w:left w:val="single" w:sz="6" w:space="0" w:color="auto"/>
              <w:bottom w:val="single" w:sz="6" w:space="0" w:color="000000"/>
              <w:right w:val="double" w:sz="6" w:space="0" w:color="000000"/>
            </w:tcBorders>
          </w:tcPr>
          <w:p w14:paraId="7A937A6A" w14:textId="77777777" w:rsidR="00634009" w:rsidRDefault="00634009">
            <w:pPr>
              <w:rPr>
                <w:sz w:val="16"/>
                <w:szCs w:val="16"/>
              </w:rPr>
            </w:pPr>
            <w:r>
              <w:rPr>
                <w:sz w:val="16"/>
                <w:szCs w:val="16"/>
              </w:rPr>
              <w:t>Date original contract ends (Format 01/01/1999)</w:t>
            </w:r>
          </w:p>
        </w:tc>
      </w:tr>
      <w:tr w:rsidR="00211099" w14:paraId="406FC39D" w14:textId="77777777" w:rsidTr="00D7438E">
        <w:trPr>
          <w:cantSplit/>
          <w:jc w:val="center"/>
        </w:trPr>
        <w:tc>
          <w:tcPr>
            <w:tcW w:w="2169" w:type="dxa"/>
            <w:tcBorders>
              <w:top w:val="single" w:sz="6" w:space="0" w:color="000000"/>
              <w:left w:val="double" w:sz="6" w:space="0" w:color="000000"/>
              <w:bottom w:val="single" w:sz="6" w:space="0" w:color="000000"/>
              <w:right w:val="single" w:sz="6" w:space="0" w:color="000000"/>
            </w:tcBorders>
            <w:vAlign w:val="center"/>
          </w:tcPr>
          <w:p w14:paraId="61E12984" w14:textId="77777777" w:rsidR="00211099" w:rsidRPr="00211099" w:rsidRDefault="00211099" w:rsidP="00211099">
            <w:pPr>
              <w:tabs>
                <w:tab w:val="left" w:pos="144"/>
                <w:tab w:val="left" w:pos="187"/>
                <w:tab w:val="left" w:pos="540"/>
                <w:tab w:val="left" w:pos="907"/>
                <w:tab w:val="left" w:pos="1080"/>
              </w:tabs>
              <w:outlineLvl w:val="3"/>
              <w:rPr>
                <w:kern w:val="2"/>
                <w:sz w:val="16"/>
                <w:szCs w:val="16"/>
              </w:rPr>
            </w:pPr>
            <w:r w:rsidRPr="005A3A32">
              <w:rPr>
                <w:kern w:val="2"/>
                <w:sz w:val="16"/>
                <w:szCs w:val="16"/>
              </w:rPr>
              <w:t>penalty_years</w:t>
            </w:r>
          </w:p>
        </w:tc>
        <w:tc>
          <w:tcPr>
            <w:tcW w:w="981" w:type="dxa"/>
            <w:tcBorders>
              <w:top w:val="single" w:sz="6" w:space="0" w:color="000000"/>
              <w:left w:val="single" w:sz="6" w:space="0" w:color="auto"/>
              <w:bottom w:val="single" w:sz="6" w:space="0" w:color="000000"/>
              <w:right w:val="single" w:sz="6" w:space="0" w:color="000000"/>
            </w:tcBorders>
            <w:vAlign w:val="center"/>
          </w:tcPr>
          <w:p w14:paraId="16029EFF" w14:textId="77777777" w:rsidR="00211099" w:rsidRPr="00211099" w:rsidRDefault="00211099" w:rsidP="00211099">
            <w:pPr>
              <w:rPr>
                <w:kern w:val="2"/>
                <w:sz w:val="16"/>
                <w:szCs w:val="16"/>
              </w:rPr>
            </w:pPr>
            <w:r w:rsidRPr="00211099">
              <w:rPr>
                <w:kern w:val="2"/>
                <w:sz w:val="16"/>
                <w:szCs w:val="16"/>
              </w:rPr>
              <w:t>Numeric</w:t>
            </w:r>
          </w:p>
        </w:tc>
        <w:tc>
          <w:tcPr>
            <w:tcW w:w="1440" w:type="dxa"/>
            <w:tcBorders>
              <w:top w:val="single" w:sz="6" w:space="0" w:color="000000"/>
              <w:left w:val="single" w:sz="6" w:space="0" w:color="auto"/>
              <w:bottom w:val="single" w:sz="6" w:space="0" w:color="000000"/>
              <w:right w:val="single" w:sz="6" w:space="0" w:color="000000"/>
            </w:tcBorders>
            <w:vAlign w:val="center"/>
          </w:tcPr>
          <w:p w14:paraId="7D9A61A4" w14:textId="77777777" w:rsidR="00211099" w:rsidRPr="00211099" w:rsidRDefault="00211099" w:rsidP="00211099">
            <w:pPr>
              <w:rPr>
                <w:kern w:val="2"/>
                <w:sz w:val="16"/>
                <w:szCs w:val="16"/>
              </w:rPr>
            </w:pPr>
            <w:r w:rsidRPr="00211099">
              <w:rPr>
                <w:kern w:val="2"/>
                <w:sz w:val="16"/>
                <w:szCs w:val="16"/>
              </w:rPr>
              <w:t>12</w:t>
            </w:r>
          </w:p>
        </w:tc>
        <w:tc>
          <w:tcPr>
            <w:tcW w:w="1080" w:type="dxa"/>
            <w:tcBorders>
              <w:top w:val="single" w:sz="6" w:space="0" w:color="000000"/>
              <w:left w:val="single" w:sz="6" w:space="0" w:color="auto"/>
              <w:bottom w:val="single" w:sz="6" w:space="0" w:color="000000"/>
              <w:right w:val="single" w:sz="6" w:space="0" w:color="000000"/>
            </w:tcBorders>
            <w:vAlign w:val="center"/>
          </w:tcPr>
          <w:p w14:paraId="26A0DBF2" w14:textId="77777777" w:rsidR="00211099" w:rsidRPr="00211099" w:rsidRDefault="00211099" w:rsidP="00211099">
            <w:pPr>
              <w:rPr>
                <w:kern w:val="2"/>
                <w:sz w:val="16"/>
                <w:szCs w:val="16"/>
              </w:rPr>
            </w:pPr>
            <w:r w:rsidRPr="00211099">
              <w:rPr>
                <w:kern w:val="2"/>
                <w:sz w:val="16"/>
                <w:szCs w:val="16"/>
              </w:rPr>
              <w:t>Yes</w:t>
            </w:r>
          </w:p>
        </w:tc>
        <w:tc>
          <w:tcPr>
            <w:tcW w:w="4680" w:type="dxa"/>
            <w:tcBorders>
              <w:top w:val="single" w:sz="6" w:space="0" w:color="000000"/>
              <w:left w:val="single" w:sz="6" w:space="0" w:color="auto"/>
              <w:bottom w:val="single" w:sz="6" w:space="0" w:color="000000"/>
              <w:right w:val="double" w:sz="6" w:space="0" w:color="000000"/>
            </w:tcBorders>
          </w:tcPr>
          <w:p w14:paraId="0422A710" w14:textId="77777777" w:rsidR="00211099" w:rsidRPr="00211099" w:rsidRDefault="00211099" w:rsidP="00211099">
            <w:pPr>
              <w:rPr>
                <w:kern w:val="2"/>
                <w:sz w:val="16"/>
                <w:szCs w:val="16"/>
              </w:rPr>
            </w:pPr>
            <w:r w:rsidRPr="00211099">
              <w:rPr>
                <w:kern w:val="2"/>
                <w:sz w:val="16"/>
                <w:szCs w:val="16"/>
              </w:rPr>
              <w:t>Specifies the number of penalty years assessed by the Board of Commerce and Industry, if applicable. (Default: 0)</w:t>
            </w:r>
          </w:p>
        </w:tc>
      </w:tr>
      <w:tr w:rsidR="00211099" w14:paraId="5336FBF9" w14:textId="77777777" w:rsidTr="00D7438E">
        <w:trPr>
          <w:cantSplit/>
          <w:jc w:val="center"/>
        </w:trPr>
        <w:tc>
          <w:tcPr>
            <w:tcW w:w="2169" w:type="dxa"/>
            <w:tcBorders>
              <w:top w:val="single" w:sz="6" w:space="0" w:color="000000"/>
              <w:left w:val="double" w:sz="6" w:space="0" w:color="000000"/>
              <w:bottom w:val="single" w:sz="6" w:space="0" w:color="000000"/>
              <w:right w:val="single" w:sz="6" w:space="0" w:color="000000"/>
            </w:tcBorders>
            <w:vAlign w:val="center"/>
          </w:tcPr>
          <w:p w14:paraId="1AB03DB9" w14:textId="77777777" w:rsidR="00211099" w:rsidRPr="00211099" w:rsidRDefault="00211099" w:rsidP="00211099">
            <w:pPr>
              <w:tabs>
                <w:tab w:val="left" w:pos="144"/>
                <w:tab w:val="left" w:pos="187"/>
                <w:tab w:val="left" w:pos="540"/>
                <w:tab w:val="left" w:pos="907"/>
                <w:tab w:val="left" w:pos="1080"/>
              </w:tabs>
              <w:outlineLvl w:val="3"/>
              <w:rPr>
                <w:kern w:val="2"/>
                <w:sz w:val="16"/>
                <w:szCs w:val="16"/>
              </w:rPr>
            </w:pPr>
            <w:r w:rsidRPr="005A3A32">
              <w:rPr>
                <w:kern w:val="2"/>
                <w:sz w:val="16"/>
                <w:szCs w:val="16"/>
              </w:rPr>
              <w:t>industrial_exemption_type</w:t>
            </w:r>
          </w:p>
        </w:tc>
        <w:tc>
          <w:tcPr>
            <w:tcW w:w="981" w:type="dxa"/>
            <w:tcBorders>
              <w:top w:val="single" w:sz="6" w:space="0" w:color="000000"/>
              <w:left w:val="single" w:sz="6" w:space="0" w:color="auto"/>
              <w:bottom w:val="single" w:sz="6" w:space="0" w:color="000000"/>
              <w:right w:val="single" w:sz="6" w:space="0" w:color="000000"/>
            </w:tcBorders>
            <w:vAlign w:val="center"/>
          </w:tcPr>
          <w:p w14:paraId="763C93F5" w14:textId="77777777" w:rsidR="00211099" w:rsidRPr="00211099" w:rsidRDefault="00211099" w:rsidP="00211099">
            <w:pPr>
              <w:rPr>
                <w:kern w:val="2"/>
                <w:sz w:val="16"/>
                <w:szCs w:val="16"/>
              </w:rPr>
            </w:pPr>
            <w:r w:rsidRPr="00211099">
              <w:rPr>
                <w:kern w:val="2"/>
                <w:sz w:val="16"/>
                <w:szCs w:val="16"/>
              </w:rPr>
              <w:t>Numeric</w:t>
            </w:r>
          </w:p>
        </w:tc>
        <w:tc>
          <w:tcPr>
            <w:tcW w:w="1440" w:type="dxa"/>
            <w:tcBorders>
              <w:top w:val="single" w:sz="6" w:space="0" w:color="000000"/>
              <w:left w:val="single" w:sz="6" w:space="0" w:color="auto"/>
              <w:bottom w:val="single" w:sz="6" w:space="0" w:color="000000"/>
              <w:right w:val="single" w:sz="6" w:space="0" w:color="000000"/>
            </w:tcBorders>
            <w:vAlign w:val="center"/>
          </w:tcPr>
          <w:p w14:paraId="0D050F39" w14:textId="77777777" w:rsidR="00211099" w:rsidRPr="00211099" w:rsidRDefault="00211099" w:rsidP="00211099">
            <w:pPr>
              <w:rPr>
                <w:kern w:val="2"/>
                <w:sz w:val="16"/>
                <w:szCs w:val="16"/>
              </w:rPr>
            </w:pPr>
            <w:r w:rsidRPr="00211099">
              <w:rPr>
                <w:kern w:val="2"/>
                <w:sz w:val="16"/>
                <w:szCs w:val="16"/>
              </w:rPr>
              <w:t>1</w:t>
            </w:r>
          </w:p>
        </w:tc>
        <w:tc>
          <w:tcPr>
            <w:tcW w:w="1080" w:type="dxa"/>
            <w:tcBorders>
              <w:top w:val="single" w:sz="6" w:space="0" w:color="000000"/>
              <w:left w:val="single" w:sz="6" w:space="0" w:color="auto"/>
              <w:bottom w:val="single" w:sz="6" w:space="0" w:color="000000"/>
              <w:right w:val="single" w:sz="6" w:space="0" w:color="000000"/>
            </w:tcBorders>
            <w:vAlign w:val="center"/>
          </w:tcPr>
          <w:p w14:paraId="1625C2DE" w14:textId="77777777" w:rsidR="00211099" w:rsidRPr="00211099" w:rsidRDefault="00211099" w:rsidP="00211099">
            <w:pPr>
              <w:rPr>
                <w:kern w:val="2"/>
                <w:sz w:val="16"/>
                <w:szCs w:val="16"/>
              </w:rPr>
            </w:pPr>
            <w:r w:rsidRPr="00211099">
              <w:rPr>
                <w:kern w:val="2"/>
                <w:sz w:val="16"/>
                <w:szCs w:val="16"/>
              </w:rPr>
              <w:t>Yes</w:t>
            </w:r>
          </w:p>
        </w:tc>
        <w:tc>
          <w:tcPr>
            <w:tcW w:w="4680" w:type="dxa"/>
            <w:tcBorders>
              <w:top w:val="single" w:sz="6" w:space="0" w:color="000000"/>
              <w:left w:val="single" w:sz="6" w:space="0" w:color="auto"/>
              <w:bottom w:val="single" w:sz="6" w:space="0" w:color="000000"/>
              <w:right w:val="double" w:sz="6" w:space="0" w:color="000000"/>
            </w:tcBorders>
          </w:tcPr>
          <w:p w14:paraId="41B18B3A" w14:textId="77777777" w:rsidR="00211099" w:rsidRPr="00211099" w:rsidRDefault="00211099" w:rsidP="00211099">
            <w:pPr>
              <w:rPr>
                <w:kern w:val="2"/>
                <w:sz w:val="16"/>
                <w:szCs w:val="16"/>
              </w:rPr>
            </w:pPr>
            <w:r w:rsidRPr="00211099">
              <w:rPr>
                <w:kern w:val="2"/>
                <w:sz w:val="16"/>
                <w:szCs w:val="16"/>
              </w:rPr>
              <w:t>1 = Industrial Exemption subject to 80% cap, 2 = Industrial Exemption megaproject subject to 93% cap, 3 = Industrial Exemption at 100%</w:t>
            </w:r>
          </w:p>
        </w:tc>
      </w:tr>
      <w:tr w:rsidR="00634009" w14:paraId="6C86038C" w14:textId="77777777" w:rsidTr="00634009">
        <w:trPr>
          <w:cantSplit/>
          <w:jc w:val="center"/>
        </w:trPr>
        <w:tc>
          <w:tcPr>
            <w:tcW w:w="2169" w:type="dxa"/>
            <w:tcBorders>
              <w:top w:val="single" w:sz="6" w:space="0" w:color="000000"/>
              <w:left w:val="double" w:sz="6" w:space="0" w:color="000000"/>
              <w:bottom w:val="single" w:sz="6" w:space="0" w:color="000000"/>
              <w:right w:val="single" w:sz="6" w:space="0" w:color="000000"/>
            </w:tcBorders>
            <w:vAlign w:val="center"/>
          </w:tcPr>
          <w:p w14:paraId="7F6D595E" w14:textId="77777777" w:rsidR="00634009" w:rsidRDefault="00634009">
            <w:pPr>
              <w:tabs>
                <w:tab w:val="left" w:pos="144"/>
                <w:tab w:val="left" w:pos="187"/>
                <w:tab w:val="left" w:pos="540"/>
                <w:tab w:val="left" w:pos="907"/>
                <w:tab w:val="left" w:pos="1080"/>
              </w:tabs>
              <w:outlineLvl w:val="3"/>
              <w:rPr>
                <w:kern w:val="2"/>
                <w:sz w:val="16"/>
                <w:szCs w:val="16"/>
              </w:rPr>
            </w:pPr>
            <w:r>
              <w:rPr>
                <w:kern w:val="2"/>
                <w:sz w:val="16"/>
                <w:szCs w:val="16"/>
              </w:rPr>
              <w:lastRenderedPageBreak/>
              <w:t>original_contract_amt</w:t>
            </w:r>
          </w:p>
        </w:tc>
        <w:tc>
          <w:tcPr>
            <w:tcW w:w="981" w:type="dxa"/>
            <w:tcBorders>
              <w:top w:val="single" w:sz="6" w:space="0" w:color="000000"/>
              <w:left w:val="single" w:sz="6" w:space="0" w:color="auto"/>
              <w:bottom w:val="single" w:sz="6" w:space="0" w:color="000000"/>
              <w:right w:val="single" w:sz="6" w:space="0" w:color="000000"/>
            </w:tcBorders>
          </w:tcPr>
          <w:p w14:paraId="210A6A27" w14:textId="77777777" w:rsidR="00634009" w:rsidRDefault="00634009">
            <w:pPr>
              <w:jc w:val="center"/>
              <w:rPr>
                <w:sz w:val="16"/>
                <w:szCs w:val="16"/>
              </w:rPr>
            </w:pPr>
            <w:r>
              <w:rPr>
                <w:sz w:val="16"/>
                <w:szCs w:val="16"/>
              </w:rPr>
              <w:t>Numeric</w:t>
            </w:r>
          </w:p>
        </w:tc>
        <w:tc>
          <w:tcPr>
            <w:tcW w:w="1440" w:type="dxa"/>
            <w:tcBorders>
              <w:top w:val="single" w:sz="6" w:space="0" w:color="000000"/>
              <w:left w:val="single" w:sz="6" w:space="0" w:color="auto"/>
              <w:bottom w:val="single" w:sz="6" w:space="0" w:color="000000"/>
              <w:right w:val="single" w:sz="6" w:space="0" w:color="000000"/>
            </w:tcBorders>
          </w:tcPr>
          <w:p w14:paraId="27972F83" w14:textId="77777777" w:rsidR="00634009" w:rsidRDefault="00634009">
            <w:pPr>
              <w:jc w:val="center"/>
              <w:rPr>
                <w:sz w:val="16"/>
                <w:szCs w:val="16"/>
              </w:rPr>
            </w:pPr>
            <w:r>
              <w:rPr>
                <w:sz w:val="16"/>
                <w:szCs w:val="16"/>
              </w:rPr>
              <w:t>12</w:t>
            </w:r>
          </w:p>
        </w:tc>
        <w:tc>
          <w:tcPr>
            <w:tcW w:w="1080" w:type="dxa"/>
            <w:tcBorders>
              <w:top w:val="single" w:sz="6" w:space="0" w:color="000000"/>
              <w:left w:val="single" w:sz="6" w:space="0" w:color="auto"/>
              <w:bottom w:val="single" w:sz="6" w:space="0" w:color="000000"/>
              <w:right w:val="single" w:sz="6" w:space="0" w:color="000000"/>
            </w:tcBorders>
          </w:tcPr>
          <w:p w14:paraId="6E068A28" w14:textId="77777777" w:rsidR="00634009" w:rsidRDefault="00634009">
            <w:pPr>
              <w:jc w:val="center"/>
              <w:rPr>
                <w:sz w:val="16"/>
                <w:szCs w:val="16"/>
              </w:rPr>
            </w:pPr>
            <w:r>
              <w:rPr>
                <w:sz w:val="16"/>
                <w:szCs w:val="16"/>
              </w:rPr>
              <w:t>Yes</w:t>
            </w:r>
          </w:p>
        </w:tc>
        <w:tc>
          <w:tcPr>
            <w:tcW w:w="4680" w:type="dxa"/>
            <w:tcBorders>
              <w:top w:val="single" w:sz="6" w:space="0" w:color="000000"/>
              <w:left w:val="single" w:sz="6" w:space="0" w:color="auto"/>
              <w:bottom w:val="single" w:sz="6" w:space="0" w:color="000000"/>
              <w:right w:val="double" w:sz="6" w:space="0" w:color="000000"/>
            </w:tcBorders>
          </w:tcPr>
          <w:p w14:paraId="0BEF0B02" w14:textId="77777777" w:rsidR="00634009" w:rsidRDefault="00634009">
            <w:pPr>
              <w:rPr>
                <w:sz w:val="16"/>
                <w:szCs w:val="16"/>
              </w:rPr>
            </w:pPr>
            <w:r>
              <w:rPr>
                <w:sz w:val="16"/>
                <w:szCs w:val="16"/>
              </w:rPr>
              <w:t>Value of the original contract</w:t>
            </w:r>
          </w:p>
        </w:tc>
      </w:tr>
      <w:tr w:rsidR="00730AC9" w:rsidRPr="00730AC9" w14:paraId="10470D7D" w14:textId="77777777" w:rsidTr="00634009">
        <w:trPr>
          <w:cantSplit/>
          <w:jc w:val="center"/>
        </w:trPr>
        <w:tc>
          <w:tcPr>
            <w:tcW w:w="2169" w:type="dxa"/>
            <w:vAlign w:val="center"/>
          </w:tcPr>
          <w:p w14:paraId="6C42F80F" w14:textId="77777777" w:rsidR="00730AC9" w:rsidRPr="00730AC9" w:rsidRDefault="00730AC9" w:rsidP="00791DFA">
            <w:pPr>
              <w:tabs>
                <w:tab w:val="left" w:pos="144"/>
                <w:tab w:val="left" w:pos="187"/>
                <w:tab w:val="left" w:pos="540"/>
                <w:tab w:val="left" w:pos="907"/>
                <w:tab w:val="left" w:pos="1080"/>
              </w:tabs>
              <w:outlineLvl w:val="3"/>
              <w:rPr>
                <w:kern w:val="2"/>
                <w:sz w:val="16"/>
                <w:szCs w:val="16"/>
              </w:rPr>
            </w:pPr>
            <w:r w:rsidRPr="00730AC9">
              <w:rPr>
                <w:kern w:val="2"/>
                <w:sz w:val="16"/>
                <w:szCs w:val="16"/>
              </w:rPr>
              <w:t>revised_contract_amt</w:t>
            </w:r>
          </w:p>
        </w:tc>
        <w:tc>
          <w:tcPr>
            <w:tcW w:w="981" w:type="dxa"/>
          </w:tcPr>
          <w:p w14:paraId="60334E5C" w14:textId="77777777" w:rsidR="00730AC9" w:rsidRPr="00730AC9" w:rsidRDefault="00730AC9" w:rsidP="00791DFA">
            <w:pPr>
              <w:jc w:val="center"/>
              <w:rPr>
                <w:sz w:val="16"/>
                <w:szCs w:val="16"/>
              </w:rPr>
            </w:pPr>
            <w:r w:rsidRPr="00730AC9">
              <w:rPr>
                <w:sz w:val="16"/>
                <w:szCs w:val="16"/>
              </w:rPr>
              <w:t>Numeric</w:t>
            </w:r>
          </w:p>
        </w:tc>
        <w:tc>
          <w:tcPr>
            <w:tcW w:w="1440" w:type="dxa"/>
          </w:tcPr>
          <w:p w14:paraId="2B520374" w14:textId="77777777" w:rsidR="00730AC9" w:rsidRPr="00730AC9" w:rsidRDefault="00730AC9" w:rsidP="00791DFA">
            <w:pPr>
              <w:jc w:val="center"/>
              <w:rPr>
                <w:sz w:val="16"/>
                <w:szCs w:val="16"/>
              </w:rPr>
            </w:pPr>
            <w:r w:rsidRPr="00730AC9">
              <w:rPr>
                <w:sz w:val="16"/>
                <w:szCs w:val="16"/>
              </w:rPr>
              <w:t>12</w:t>
            </w:r>
          </w:p>
        </w:tc>
        <w:tc>
          <w:tcPr>
            <w:tcW w:w="1080" w:type="dxa"/>
          </w:tcPr>
          <w:p w14:paraId="045B3F6D" w14:textId="77777777" w:rsidR="00730AC9" w:rsidRPr="00730AC9" w:rsidRDefault="00730AC9" w:rsidP="00791DFA">
            <w:pPr>
              <w:jc w:val="center"/>
              <w:rPr>
                <w:sz w:val="16"/>
                <w:szCs w:val="16"/>
              </w:rPr>
            </w:pPr>
            <w:r w:rsidRPr="00730AC9">
              <w:rPr>
                <w:sz w:val="16"/>
                <w:szCs w:val="16"/>
              </w:rPr>
              <w:t>No</w:t>
            </w:r>
          </w:p>
        </w:tc>
        <w:tc>
          <w:tcPr>
            <w:tcW w:w="4680" w:type="dxa"/>
          </w:tcPr>
          <w:p w14:paraId="3B9CFA9C" w14:textId="77777777" w:rsidR="00730AC9" w:rsidRPr="00730AC9" w:rsidRDefault="00730AC9" w:rsidP="00791DFA">
            <w:pPr>
              <w:rPr>
                <w:sz w:val="16"/>
                <w:szCs w:val="16"/>
              </w:rPr>
            </w:pPr>
            <w:r w:rsidRPr="00730AC9">
              <w:rPr>
                <w:sz w:val="16"/>
                <w:szCs w:val="16"/>
              </w:rPr>
              <w:t>Current value of contract, if revisions have been made</w:t>
            </w:r>
          </w:p>
        </w:tc>
      </w:tr>
      <w:tr w:rsidR="00730AC9" w:rsidRPr="00730AC9" w14:paraId="210A7320" w14:textId="77777777" w:rsidTr="00634009">
        <w:trPr>
          <w:cantSplit/>
          <w:jc w:val="center"/>
        </w:trPr>
        <w:tc>
          <w:tcPr>
            <w:tcW w:w="2169" w:type="dxa"/>
            <w:vAlign w:val="center"/>
          </w:tcPr>
          <w:p w14:paraId="10DD2D95" w14:textId="77777777" w:rsidR="00730AC9" w:rsidRPr="00730AC9" w:rsidRDefault="00730AC9" w:rsidP="00791DFA">
            <w:pPr>
              <w:tabs>
                <w:tab w:val="left" w:pos="144"/>
                <w:tab w:val="left" w:pos="187"/>
                <w:tab w:val="left" w:pos="540"/>
                <w:tab w:val="left" w:pos="907"/>
                <w:tab w:val="left" w:pos="1080"/>
              </w:tabs>
              <w:outlineLvl w:val="3"/>
              <w:rPr>
                <w:kern w:val="2"/>
                <w:sz w:val="16"/>
                <w:szCs w:val="16"/>
              </w:rPr>
            </w:pPr>
            <w:r w:rsidRPr="00730AC9">
              <w:rPr>
                <w:kern w:val="2"/>
                <w:sz w:val="16"/>
                <w:szCs w:val="16"/>
              </w:rPr>
              <w:t>exemption_percent</w:t>
            </w:r>
          </w:p>
        </w:tc>
        <w:tc>
          <w:tcPr>
            <w:tcW w:w="981" w:type="dxa"/>
          </w:tcPr>
          <w:p w14:paraId="102A7750" w14:textId="77777777" w:rsidR="00730AC9" w:rsidRPr="00730AC9" w:rsidRDefault="00730AC9" w:rsidP="00791DFA">
            <w:pPr>
              <w:jc w:val="center"/>
              <w:rPr>
                <w:sz w:val="16"/>
                <w:szCs w:val="16"/>
              </w:rPr>
            </w:pPr>
            <w:r w:rsidRPr="00730AC9">
              <w:rPr>
                <w:sz w:val="16"/>
                <w:szCs w:val="16"/>
              </w:rPr>
              <w:t>Numeric</w:t>
            </w:r>
          </w:p>
        </w:tc>
        <w:tc>
          <w:tcPr>
            <w:tcW w:w="1440" w:type="dxa"/>
          </w:tcPr>
          <w:p w14:paraId="482FE4CB" w14:textId="77777777" w:rsidR="00730AC9" w:rsidRPr="00730AC9" w:rsidRDefault="00730AC9" w:rsidP="00791DFA">
            <w:pPr>
              <w:jc w:val="center"/>
              <w:rPr>
                <w:sz w:val="16"/>
                <w:szCs w:val="16"/>
              </w:rPr>
            </w:pPr>
            <w:r w:rsidRPr="00730AC9">
              <w:rPr>
                <w:sz w:val="16"/>
                <w:szCs w:val="16"/>
              </w:rPr>
              <w:t>3</w:t>
            </w:r>
          </w:p>
        </w:tc>
        <w:tc>
          <w:tcPr>
            <w:tcW w:w="1080" w:type="dxa"/>
          </w:tcPr>
          <w:p w14:paraId="70692A71" w14:textId="77777777" w:rsidR="00730AC9" w:rsidRPr="00730AC9" w:rsidRDefault="00730AC9" w:rsidP="00791DFA">
            <w:pPr>
              <w:jc w:val="center"/>
              <w:rPr>
                <w:sz w:val="16"/>
                <w:szCs w:val="16"/>
              </w:rPr>
            </w:pPr>
            <w:r w:rsidRPr="00730AC9">
              <w:rPr>
                <w:sz w:val="16"/>
                <w:szCs w:val="16"/>
              </w:rPr>
              <w:t>Yes</w:t>
            </w:r>
          </w:p>
        </w:tc>
        <w:tc>
          <w:tcPr>
            <w:tcW w:w="4680" w:type="dxa"/>
          </w:tcPr>
          <w:p w14:paraId="0D8E2412" w14:textId="77777777" w:rsidR="00730AC9" w:rsidRPr="00730AC9" w:rsidRDefault="00730AC9" w:rsidP="00791DFA">
            <w:pPr>
              <w:rPr>
                <w:sz w:val="16"/>
                <w:szCs w:val="16"/>
              </w:rPr>
            </w:pPr>
            <w:r w:rsidRPr="00730AC9">
              <w:rPr>
                <w:sz w:val="16"/>
                <w:szCs w:val="16"/>
              </w:rPr>
              <w:t>Default is 100%</w:t>
            </w:r>
          </w:p>
        </w:tc>
      </w:tr>
      <w:tr w:rsidR="00730AC9" w:rsidRPr="00730AC9" w14:paraId="419B246D" w14:textId="77777777" w:rsidTr="00634009">
        <w:trPr>
          <w:cantSplit/>
          <w:jc w:val="center"/>
        </w:trPr>
        <w:tc>
          <w:tcPr>
            <w:tcW w:w="2169" w:type="dxa"/>
            <w:vAlign w:val="center"/>
          </w:tcPr>
          <w:p w14:paraId="28EF4906" w14:textId="77777777" w:rsidR="00730AC9" w:rsidRPr="00730AC9" w:rsidRDefault="00730AC9" w:rsidP="00791DFA">
            <w:pPr>
              <w:tabs>
                <w:tab w:val="left" w:pos="144"/>
                <w:tab w:val="left" w:pos="187"/>
                <w:tab w:val="left" w:pos="540"/>
                <w:tab w:val="left" w:pos="907"/>
                <w:tab w:val="left" w:pos="1080"/>
              </w:tabs>
              <w:outlineLvl w:val="3"/>
              <w:rPr>
                <w:kern w:val="2"/>
                <w:sz w:val="16"/>
                <w:szCs w:val="16"/>
              </w:rPr>
            </w:pPr>
            <w:r w:rsidRPr="00730AC9">
              <w:rPr>
                <w:kern w:val="2"/>
                <w:sz w:val="16"/>
                <w:szCs w:val="16"/>
              </w:rPr>
              <w:t>fair_market_value</w:t>
            </w:r>
          </w:p>
        </w:tc>
        <w:tc>
          <w:tcPr>
            <w:tcW w:w="981" w:type="dxa"/>
          </w:tcPr>
          <w:p w14:paraId="7ED14012" w14:textId="77777777" w:rsidR="00730AC9" w:rsidRPr="00730AC9" w:rsidRDefault="00730AC9" w:rsidP="00791DFA">
            <w:pPr>
              <w:jc w:val="center"/>
              <w:rPr>
                <w:sz w:val="16"/>
                <w:szCs w:val="16"/>
              </w:rPr>
            </w:pPr>
            <w:r w:rsidRPr="00730AC9">
              <w:rPr>
                <w:sz w:val="16"/>
                <w:szCs w:val="16"/>
              </w:rPr>
              <w:t>Numeric</w:t>
            </w:r>
          </w:p>
        </w:tc>
        <w:tc>
          <w:tcPr>
            <w:tcW w:w="1440" w:type="dxa"/>
          </w:tcPr>
          <w:p w14:paraId="3C93EB06" w14:textId="77777777" w:rsidR="00730AC9" w:rsidRPr="00730AC9" w:rsidRDefault="00730AC9" w:rsidP="00791DFA">
            <w:pPr>
              <w:jc w:val="center"/>
              <w:rPr>
                <w:sz w:val="16"/>
                <w:szCs w:val="16"/>
              </w:rPr>
            </w:pPr>
            <w:r w:rsidRPr="00730AC9">
              <w:rPr>
                <w:sz w:val="16"/>
                <w:szCs w:val="16"/>
              </w:rPr>
              <w:t>12</w:t>
            </w:r>
          </w:p>
        </w:tc>
        <w:tc>
          <w:tcPr>
            <w:tcW w:w="1080" w:type="dxa"/>
          </w:tcPr>
          <w:p w14:paraId="11AC2205" w14:textId="77777777" w:rsidR="00730AC9" w:rsidRPr="00730AC9" w:rsidRDefault="00730AC9" w:rsidP="00791DFA">
            <w:pPr>
              <w:jc w:val="center"/>
              <w:rPr>
                <w:sz w:val="16"/>
                <w:szCs w:val="16"/>
              </w:rPr>
            </w:pPr>
            <w:r w:rsidRPr="00730AC9">
              <w:rPr>
                <w:sz w:val="16"/>
                <w:szCs w:val="16"/>
              </w:rPr>
              <w:t>Yes</w:t>
            </w:r>
          </w:p>
        </w:tc>
        <w:tc>
          <w:tcPr>
            <w:tcW w:w="4680" w:type="dxa"/>
          </w:tcPr>
          <w:p w14:paraId="13A1CF51" w14:textId="77777777" w:rsidR="00730AC9" w:rsidRPr="00730AC9" w:rsidRDefault="00730AC9" w:rsidP="00791DFA">
            <w:pPr>
              <w:rPr>
                <w:sz w:val="16"/>
                <w:szCs w:val="16"/>
              </w:rPr>
            </w:pPr>
            <w:r w:rsidRPr="00730AC9">
              <w:rPr>
                <w:sz w:val="16"/>
                <w:szCs w:val="16"/>
              </w:rPr>
              <w:t>Fair Market Value</w:t>
            </w:r>
          </w:p>
        </w:tc>
      </w:tr>
      <w:tr w:rsidR="00730AC9" w:rsidRPr="00730AC9" w14:paraId="7B03B6AE" w14:textId="77777777" w:rsidTr="00634009">
        <w:trPr>
          <w:cantSplit/>
          <w:jc w:val="center"/>
        </w:trPr>
        <w:tc>
          <w:tcPr>
            <w:tcW w:w="2169" w:type="dxa"/>
            <w:vAlign w:val="center"/>
          </w:tcPr>
          <w:p w14:paraId="77D146CE" w14:textId="77777777" w:rsidR="00730AC9" w:rsidRPr="00730AC9" w:rsidRDefault="00730AC9" w:rsidP="00791DFA">
            <w:pPr>
              <w:tabs>
                <w:tab w:val="left" w:pos="144"/>
                <w:tab w:val="left" w:pos="187"/>
                <w:tab w:val="left" w:pos="540"/>
                <w:tab w:val="left" w:pos="907"/>
                <w:tab w:val="left" w:pos="1080"/>
              </w:tabs>
              <w:outlineLvl w:val="3"/>
              <w:rPr>
                <w:kern w:val="2"/>
                <w:sz w:val="16"/>
                <w:szCs w:val="16"/>
              </w:rPr>
            </w:pPr>
            <w:r w:rsidRPr="00730AC9">
              <w:rPr>
                <w:kern w:val="2"/>
                <w:sz w:val="16"/>
                <w:szCs w:val="16"/>
              </w:rPr>
              <w:t>assessed_value</w:t>
            </w:r>
          </w:p>
        </w:tc>
        <w:tc>
          <w:tcPr>
            <w:tcW w:w="981" w:type="dxa"/>
          </w:tcPr>
          <w:p w14:paraId="32964B8A" w14:textId="77777777" w:rsidR="00730AC9" w:rsidRPr="00730AC9" w:rsidRDefault="00730AC9" w:rsidP="00791DFA">
            <w:pPr>
              <w:jc w:val="center"/>
              <w:rPr>
                <w:sz w:val="16"/>
                <w:szCs w:val="16"/>
              </w:rPr>
            </w:pPr>
            <w:r w:rsidRPr="00730AC9">
              <w:rPr>
                <w:sz w:val="16"/>
                <w:szCs w:val="16"/>
              </w:rPr>
              <w:t>Numeric</w:t>
            </w:r>
          </w:p>
        </w:tc>
        <w:tc>
          <w:tcPr>
            <w:tcW w:w="1440" w:type="dxa"/>
          </w:tcPr>
          <w:p w14:paraId="4ADCCCF7" w14:textId="77777777" w:rsidR="00730AC9" w:rsidRPr="00730AC9" w:rsidRDefault="00730AC9" w:rsidP="00791DFA">
            <w:pPr>
              <w:jc w:val="center"/>
              <w:rPr>
                <w:sz w:val="16"/>
                <w:szCs w:val="16"/>
              </w:rPr>
            </w:pPr>
            <w:r w:rsidRPr="00730AC9">
              <w:rPr>
                <w:sz w:val="16"/>
                <w:szCs w:val="16"/>
              </w:rPr>
              <w:t>12</w:t>
            </w:r>
          </w:p>
        </w:tc>
        <w:tc>
          <w:tcPr>
            <w:tcW w:w="1080" w:type="dxa"/>
          </w:tcPr>
          <w:p w14:paraId="13B005C9" w14:textId="77777777" w:rsidR="00730AC9" w:rsidRPr="00730AC9" w:rsidRDefault="00730AC9" w:rsidP="00791DFA">
            <w:pPr>
              <w:jc w:val="center"/>
              <w:rPr>
                <w:sz w:val="16"/>
                <w:szCs w:val="16"/>
              </w:rPr>
            </w:pPr>
            <w:r w:rsidRPr="00730AC9">
              <w:rPr>
                <w:sz w:val="16"/>
                <w:szCs w:val="16"/>
              </w:rPr>
              <w:t>Yes</w:t>
            </w:r>
          </w:p>
        </w:tc>
        <w:tc>
          <w:tcPr>
            <w:tcW w:w="4680" w:type="dxa"/>
          </w:tcPr>
          <w:p w14:paraId="62DAB2A1" w14:textId="77777777" w:rsidR="00730AC9" w:rsidRPr="00730AC9" w:rsidRDefault="00730AC9" w:rsidP="00791DFA">
            <w:pPr>
              <w:rPr>
                <w:sz w:val="16"/>
                <w:szCs w:val="16"/>
              </w:rPr>
            </w:pPr>
            <w:r w:rsidRPr="00730AC9">
              <w:rPr>
                <w:sz w:val="16"/>
                <w:szCs w:val="16"/>
              </w:rPr>
              <w:t>Total assessed value of the property (based on assessment level)</w:t>
            </w:r>
          </w:p>
        </w:tc>
      </w:tr>
      <w:tr w:rsidR="00634009" w14:paraId="45D311A9" w14:textId="77777777" w:rsidTr="00634009">
        <w:trPr>
          <w:cantSplit/>
          <w:jc w:val="center"/>
        </w:trPr>
        <w:tc>
          <w:tcPr>
            <w:tcW w:w="2169" w:type="dxa"/>
            <w:tcBorders>
              <w:top w:val="single" w:sz="6" w:space="0" w:color="000000"/>
              <w:left w:val="double" w:sz="6" w:space="0" w:color="000000"/>
              <w:bottom w:val="single" w:sz="6" w:space="0" w:color="000000"/>
              <w:right w:val="single" w:sz="6" w:space="0" w:color="000000"/>
            </w:tcBorders>
            <w:vAlign w:val="center"/>
          </w:tcPr>
          <w:p w14:paraId="58843C80" w14:textId="77777777" w:rsidR="00634009" w:rsidRDefault="00634009">
            <w:pPr>
              <w:tabs>
                <w:tab w:val="left" w:pos="144"/>
                <w:tab w:val="left" w:pos="187"/>
                <w:tab w:val="left" w:pos="540"/>
                <w:tab w:val="left" w:pos="907"/>
                <w:tab w:val="left" w:pos="1080"/>
              </w:tabs>
              <w:outlineLvl w:val="3"/>
              <w:rPr>
                <w:kern w:val="2"/>
                <w:sz w:val="16"/>
                <w:szCs w:val="16"/>
              </w:rPr>
            </w:pPr>
            <w:r>
              <w:rPr>
                <w:kern w:val="2"/>
                <w:sz w:val="16"/>
                <w:szCs w:val="16"/>
              </w:rPr>
              <w:t>exempt_taxes</w:t>
            </w:r>
          </w:p>
        </w:tc>
        <w:tc>
          <w:tcPr>
            <w:tcW w:w="981" w:type="dxa"/>
            <w:tcBorders>
              <w:top w:val="single" w:sz="6" w:space="0" w:color="000000"/>
              <w:left w:val="single" w:sz="6" w:space="0" w:color="auto"/>
              <w:bottom w:val="single" w:sz="6" w:space="0" w:color="000000"/>
              <w:right w:val="single" w:sz="6" w:space="0" w:color="000000"/>
            </w:tcBorders>
          </w:tcPr>
          <w:p w14:paraId="6411EE1D" w14:textId="77777777" w:rsidR="00634009" w:rsidRDefault="00634009">
            <w:pPr>
              <w:jc w:val="center"/>
              <w:rPr>
                <w:sz w:val="16"/>
                <w:szCs w:val="16"/>
              </w:rPr>
            </w:pPr>
            <w:r>
              <w:rPr>
                <w:sz w:val="16"/>
                <w:szCs w:val="16"/>
              </w:rPr>
              <w:t>Numeric</w:t>
            </w:r>
          </w:p>
        </w:tc>
        <w:tc>
          <w:tcPr>
            <w:tcW w:w="1440" w:type="dxa"/>
            <w:tcBorders>
              <w:top w:val="single" w:sz="6" w:space="0" w:color="000000"/>
              <w:left w:val="single" w:sz="6" w:space="0" w:color="auto"/>
              <w:bottom w:val="single" w:sz="6" w:space="0" w:color="000000"/>
              <w:right w:val="single" w:sz="6" w:space="0" w:color="000000"/>
            </w:tcBorders>
          </w:tcPr>
          <w:p w14:paraId="1EE8B2CB" w14:textId="77777777" w:rsidR="00634009" w:rsidRDefault="00634009">
            <w:pPr>
              <w:jc w:val="center"/>
              <w:rPr>
                <w:sz w:val="16"/>
                <w:szCs w:val="16"/>
              </w:rPr>
            </w:pPr>
            <w:r>
              <w:rPr>
                <w:sz w:val="16"/>
                <w:szCs w:val="16"/>
              </w:rPr>
              <w:t>12</w:t>
            </w:r>
          </w:p>
        </w:tc>
        <w:tc>
          <w:tcPr>
            <w:tcW w:w="1080" w:type="dxa"/>
            <w:tcBorders>
              <w:top w:val="single" w:sz="6" w:space="0" w:color="000000"/>
              <w:left w:val="single" w:sz="6" w:space="0" w:color="auto"/>
              <w:bottom w:val="single" w:sz="6" w:space="0" w:color="000000"/>
              <w:right w:val="single" w:sz="6" w:space="0" w:color="000000"/>
            </w:tcBorders>
          </w:tcPr>
          <w:p w14:paraId="601FCA92" w14:textId="77777777" w:rsidR="00634009" w:rsidRDefault="00634009">
            <w:pPr>
              <w:jc w:val="center"/>
              <w:rPr>
                <w:sz w:val="16"/>
                <w:szCs w:val="16"/>
              </w:rPr>
            </w:pPr>
            <w:r>
              <w:rPr>
                <w:sz w:val="16"/>
                <w:szCs w:val="16"/>
              </w:rPr>
              <w:t>Yes</w:t>
            </w:r>
          </w:p>
        </w:tc>
        <w:tc>
          <w:tcPr>
            <w:tcW w:w="4680" w:type="dxa"/>
            <w:tcBorders>
              <w:top w:val="single" w:sz="6" w:space="0" w:color="000000"/>
              <w:left w:val="single" w:sz="6" w:space="0" w:color="auto"/>
              <w:bottom w:val="single" w:sz="6" w:space="0" w:color="000000"/>
              <w:right w:val="double" w:sz="6" w:space="0" w:color="000000"/>
            </w:tcBorders>
          </w:tcPr>
          <w:p w14:paraId="3EAB1F0D" w14:textId="77777777" w:rsidR="00634009" w:rsidRDefault="00634009">
            <w:pPr>
              <w:rPr>
                <w:sz w:val="16"/>
                <w:szCs w:val="16"/>
              </w:rPr>
            </w:pPr>
            <w:r>
              <w:rPr>
                <w:sz w:val="16"/>
                <w:szCs w:val="16"/>
              </w:rPr>
              <w:t>Total tax amount subject to exemption/abatement</w:t>
            </w:r>
          </w:p>
        </w:tc>
      </w:tr>
      <w:tr w:rsidR="00634009" w14:paraId="462991A2" w14:textId="77777777" w:rsidTr="00634009">
        <w:trPr>
          <w:cantSplit/>
          <w:jc w:val="center"/>
        </w:trPr>
        <w:tc>
          <w:tcPr>
            <w:tcW w:w="2169" w:type="dxa"/>
            <w:tcBorders>
              <w:top w:val="single" w:sz="6" w:space="0" w:color="000000"/>
              <w:left w:val="double" w:sz="6" w:space="0" w:color="000000"/>
              <w:bottom w:val="single" w:sz="6" w:space="0" w:color="000000"/>
              <w:right w:val="single" w:sz="6" w:space="0" w:color="000000"/>
            </w:tcBorders>
            <w:vAlign w:val="center"/>
          </w:tcPr>
          <w:p w14:paraId="4D59555D" w14:textId="77777777" w:rsidR="00634009" w:rsidRDefault="00634009">
            <w:pPr>
              <w:tabs>
                <w:tab w:val="left" w:pos="144"/>
                <w:tab w:val="left" w:pos="187"/>
                <w:tab w:val="left" w:pos="540"/>
                <w:tab w:val="left" w:pos="907"/>
                <w:tab w:val="left" w:pos="1080"/>
              </w:tabs>
              <w:outlineLvl w:val="3"/>
              <w:rPr>
                <w:kern w:val="2"/>
                <w:sz w:val="16"/>
                <w:szCs w:val="16"/>
              </w:rPr>
            </w:pPr>
            <w:r>
              <w:rPr>
                <w:kern w:val="2"/>
                <w:sz w:val="16"/>
                <w:szCs w:val="16"/>
              </w:rPr>
              <w:t>renewed_contract_start_date</w:t>
            </w:r>
          </w:p>
        </w:tc>
        <w:tc>
          <w:tcPr>
            <w:tcW w:w="981" w:type="dxa"/>
            <w:tcBorders>
              <w:top w:val="single" w:sz="6" w:space="0" w:color="000000"/>
              <w:left w:val="single" w:sz="6" w:space="0" w:color="auto"/>
              <w:bottom w:val="single" w:sz="6" w:space="0" w:color="000000"/>
              <w:right w:val="single" w:sz="6" w:space="0" w:color="000000"/>
            </w:tcBorders>
          </w:tcPr>
          <w:p w14:paraId="772CA9DF" w14:textId="77777777" w:rsidR="00634009" w:rsidRDefault="00634009">
            <w:pPr>
              <w:jc w:val="center"/>
              <w:rPr>
                <w:sz w:val="16"/>
                <w:szCs w:val="16"/>
              </w:rPr>
            </w:pPr>
            <w:r>
              <w:rPr>
                <w:sz w:val="16"/>
                <w:szCs w:val="16"/>
              </w:rPr>
              <w:t>Character</w:t>
            </w:r>
          </w:p>
        </w:tc>
        <w:tc>
          <w:tcPr>
            <w:tcW w:w="1440" w:type="dxa"/>
            <w:tcBorders>
              <w:top w:val="single" w:sz="6" w:space="0" w:color="000000"/>
              <w:left w:val="single" w:sz="6" w:space="0" w:color="auto"/>
              <w:bottom w:val="single" w:sz="6" w:space="0" w:color="000000"/>
              <w:right w:val="single" w:sz="6" w:space="0" w:color="000000"/>
            </w:tcBorders>
          </w:tcPr>
          <w:p w14:paraId="077DCF18" w14:textId="77777777" w:rsidR="00634009" w:rsidRDefault="00634009">
            <w:pPr>
              <w:jc w:val="center"/>
              <w:rPr>
                <w:sz w:val="16"/>
                <w:szCs w:val="16"/>
              </w:rPr>
            </w:pPr>
            <w:r>
              <w:rPr>
                <w:sz w:val="16"/>
                <w:szCs w:val="16"/>
              </w:rPr>
              <w:t>10</w:t>
            </w:r>
          </w:p>
        </w:tc>
        <w:tc>
          <w:tcPr>
            <w:tcW w:w="1080" w:type="dxa"/>
            <w:tcBorders>
              <w:top w:val="single" w:sz="6" w:space="0" w:color="000000"/>
              <w:left w:val="single" w:sz="6" w:space="0" w:color="auto"/>
              <w:bottom w:val="single" w:sz="6" w:space="0" w:color="000000"/>
              <w:right w:val="single" w:sz="6" w:space="0" w:color="000000"/>
            </w:tcBorders>
          </w:tcPr>
          <w:p w14:paraId="007E8199" w14:textId="77777777" w:rsidR="00634009" w:rsidRDefault="00634009">
            <w:pPr>
              <w:jc w:val="center"/>
              <w:rPr>
                <w:sz w:val="16"/>
                <w:szCs w:val="16"/>
              </w:rPr>
            </w:pPr>
            <w:r>
              <w:rPr>
                <w:sz w:val="16"/>
                <w:szCs w:val="16"/>
              </w:rPr>
              <w:t>No</w:t>
            </w:r>
          </w:p>
        </w:tc>
        <w:tc>
          <w:tcPr>
            <w:tcW w:w="4680" w:type="dxa"/>
            <w:tcBorders>
              <w:top w:val="single" w:sz="6" w:space="0" w:color="000000"/>
              <w:left w:val="single" w:sz="6" w:space="0" w:color="auto"/>
              <w:bottom w:val="single" w:sz="6" w:space="0" w:color="000000"/>
              <w:right w:val="double" w:sz="6" w:space="0" w:color="000000"/>
            </w:tcBorders>
          </w:tcPr>
          <w:p w14:paraId="103E6EB3" w14:textId="77777777" w:rsidR="00634009" w:rsidRDefault="00634009">
            <w:pPr>
              <w:rPr>
                <w:sz w:val="16"/>
                <w:szCs w:val="16"/>
              </w:rPr>
            </w:pPr>
            <w:r>
              <w:rPr>
                <w:sz w:val="16"/>
                <w:szCs w:val="16"/>
              </w:rPr>
              <w:t>Renewed date contract started (Format: 01/01/1999)</w:t>
            </w:r>
          </w:p>
        </w:tc>
      </w:tr>
      <w:tr w:rsidR="00634009" w14:paraId="1F30C8BF" w14:textId="77777777" w:rsidTr="00634009">
        <w:trPr>
          <w:cantSplit/>
          <w:jc w:val="center"/>
        </w:trPr>
        <w:tc>
          <w:tcPr>
            <w:tcW w:w="2169" w:type="dxa"/>
            <w:tcBorders>
              <w:top w:val="single" w:sz="6" w:space="0" w:color="000000"/>
              <w:left w:val="double" w:sz="6" w:space="0" w:color="000000"/>
              <w:bottom w:val="double" w:sz="6" w:space="0" w:color="000000"/>
              <w:right w:val="single" w:sz="6" w:space="0" w:color="000000"/>
            </w:tcBorders>
            <w:vAlign w:val="center"/>
          </w:tcPr>
          <w:p w14:paraId="43C4D991" w14:textId="77777777" w:rsidR="00634009" w:rsidRDefault="00634009">
            <w:pPr>
              <w:tabs>
                <w:tab w:val="left" w:pos="144"/>
                <w:tab w:val="left" w:pos="187"/>
                <w:tab w:val="left" w:pos="540"/>
                <w:tab w:val="left" w:pos="907"/>
                <w:tab w:val="left" w:pos="1080"/>
              </w:tabs>
              <w:outlineLvl w:val="3"/>
              <w:rPr>
                <w:kern w:val="2"/>
                <w:sz w:val="16"/>
                <w:szCs w:val="16"/>
              </w:rPr>
            </w:pPr>
            <w:r>
              <w:rPr>
                <w:kern w:val="2"/>
                <w:sz w:val="16"/>
                <w:szCs w:val="16"/>
              </w:rPr>
              <w:t>renewed_contract_end_date</w:t>
            </w:r>
          </w:p>
        </w:tc>
        <w:tc>
          <w:tcPr>
            <w:tcW w:w="981" w:type="dxa"/>
            <w:tcBorders>
              <w:top w:val="single" w:sz="6" w:space="0" w:color="000000"/>
              <w:left w:val="single" w:sz="6" w:space="0" w:color="auto"/>
              <w:bottom w:val="double" w:sz="6" w:space="0" w:color="000000"/>
              <w:right w:val="single" w:sz="6" w:space="0" w:color="000000"/>
            </w:tcBorders>
          </w:tcPr>
          <w:p w14:paraId="71DB6C6F" w14:textId="77777777" w:rsidR="00634009" w:rsidRDefault="00634009">
            <w:pPr>
              <w:jc w:val="center"/>
              <w:rPr>
                <w:sz w:val="16"/>
                <w:szCs w:val="16"/>
              </w:rPr>
            </w:pPr>
            <w:r>
              <w:rPr>
                <w:sz w:val="16"/>
                <w:szCs w:val="16"/>
              </w:rPr>
              <w:t>Character</w:t>
            </w:r>
          </w:p>
        </w:tc>
        <w:tc>
          <w:tcPr>
            <w:tcW w:w="1440" w:type="dxa"/>
            <w:tcBorders>
              <w:top w:val="single" w:sz="6" w:space="0" w:color="000000"/>
              <w:left w:val="single" w:sz="6" w:space="0" w:color="auto"/>
              <w:bottom w:val="double" w:sz="6" w:space="0" w:color="000000"/>
              <w:right w:val="single" w:sz="6" w:space="0" w:color="000000"/>
            </w:tcBorders>
          </w:tcPr>
          <w:p w14:paraId="09DBD996" w14:textId="77777777" w:rsidR="00634009" w:rsidRDefault="00634009">
            <w:pPr>
              <w:jc w:val="center"/>
              <w:rPr>
                <w:sz w:val="16"/>
                <w:szCs w:val="16"/>
              </w:rPr>
            </w:pPr>
            <w:r>
              <w:rPr>
                <w:sz w:val="16"/>
                <w:szCs w:val="16"/>
              </w:rPr>
              <w:t>10</w:t>
            </w:r>
          </w:p>
        </w:tc>
        <w:tc>
          <w:tcPr>
            <w:tcW w:w="1080" w:type="dxa"/>
            <w:tcBorders>
              <w:top w:val="single" w:sz="6" w:space="0" w:color="000000"/>
              <w:left w:val="single" w:sz="6" w:space="0" w:color="auto"/>
              <w:bottom w:val="double" w:sz="6" w:space="0" w:color="000000"/>
              <w:right w:val="single" w:sz="6" w:space="0" w:color="000000"/>
            </w:tcBorders>
          </w:tcPr>
          <w:p w14:paraId="5236FB53" w14:textId="77777777" w:rsidR="00634009" w:rsidRDefault="00634009">
            <w:pPr>
              <w:jc w:val="center"/>
              <w:rPr>
                <w:sz w:val="16"/>
                <w:szCs w:val="16"/>
              </w:rPr>
            </w:pPr>
            <w:r>
              <w:rPr>
                <w:sz w:val="16"/>
                <w:szCs w:val="16"/>
              </w:rPr>
              <w:t>No</w:t>
            </w:r>
          </w:p>
        </w:tc>
        <w:tc>
          <w:tcPr>
            <w:tcW w:w="4680" w:type="dxa"/>
            <w:tcBorders>
              <w:top w:val="single" w:sz="6" w:space="0" w:color="000000"/>
              <w:left w:val="single" w:sz="6" w:space="0" w:color="auto"/>
              <w:bottom w:val="double" w:sz="6" w:space="0" w:color="000000"/>
              <w:right w:val="double" w:sz="6" w:space="0" w:color="000000"/>
            </w:tcBorders>
          </w:tcPr>
          <w:p w14:paraId="225482F5" w14:textId="77777777" w:rsidR="00634009" w:rsidRDefault="00634009">
            <w:pPr>
              <w:rPr>
                <w:sz w:val="16"/>
                <w:szCs w:val="16"/>
              </w:rPr>
            </w:pPr>
            <w:r>
              <w:rPr>
                <w:sz w:val="16"/>
                <w:szCs w:val="16"/>
              </w:rPr>
              <w:t>Renewed date contract ends (Format: 01/01/1999)</w:t>
            </w:r>
          </w:p>
        </w:tc>
      </w:tr>
    </w:tbl>
    <w:p w14:paraId="2D9215C3" w14:textId="77777777" w:rsidR="00730AC9" w:rsidRDefault="00730AC9" w:rsidP="005312CD">
      <w:pPr>
        <w:pStyle w:val="Text"/>
        <w:keepNext/>
        <w:spacing w:after="0" w:line="240" w:lineRule="auto"/>
        <w:ind w:firstLine="0"/>
        <w:jc w:val="left"/>
        <w:rPr>
          <w:bCs/>
        </w:rPr>
      </w:pPr>
    </w:p>
    <w:p w14:paraId="5859B387" w14:textId="77777777" w:rsidR="00791DFA" w:rsidRDefault="00791DFA" w:rsidP="005312CD">
      <w:pPr>
        <w:pStyle w:val="Text"/>
        <w:keepNext/>
        <w:spacing w:after="0" w:line="240" w:lineRule="auto"/>
        <w:ind w:firstLine="0"/>
        <w:jc w:val="left"/>
        <w:rPr>
          <w:bCs/>
        </w:rPr>
        <w:sectPr w:rsidR="00791DFA" w:rsidSect="00774000">
          <w:headerReference w:type="first" r:id="rId29"/>
          <w:type w:val="continuous"/>
          <w:pgSz w:w="12240" w:h="15840" w:code="1"/>
          <w:pgMar w:top="1080" w:right="864" w:bottom="1170" w:left="864" w:header="576" w:footer="432" w:gutter="0"/>
          <w:cols w:space="720"/>
          <w:docGrid w:linePitch="326"/>
        </w:sectPr>
      </w:pPr>
    </w:p>
    <w:p w14:paraId="04492C25" w14:textId="77777777" w:rsidR="006C686E" w:rsidRPr="004943A3" w:rsidRDefault="00774000" w:rsidP="006C686E">
      <w:pPr>
        <w:pStyle w:val="AuthorityNote"/>
      </w:pPr>
      <w:r w:rsidRPr="001B37AF">
        <w:t>AUTHORITY NOTE:</w:t>
      </w:r>
      <w:r w:rsidRPr="001B37AF">
        <w:tab/>
        <w:t>Promulgated in accordance with the Louisiana Constitution of 1974, Article VII, §18 and R.S. 47:1837.</w:t>
      </w:r>
    </w:p>
    <w:p w14:paraId="062F42B7" w14:textId="77777777" w:rsidR="005312CD" w:rsidRPr="00AE2955" w:rsidRDefault="00093D2C" w:rsidP="005312CD">
      <w:pPr>
        <w:pStyle w:val="HistoricalNote"/>
      </w:pPr>
      <w:r w:rsidRPr="00336751">
        <w:t>HISTORICAL NOTE:</w:t>
      </w:r>
      <w:r w:rsidRPr="00336751">
        <w:tab/>
        <w:t>Promulgated by the Department of Revenue, Tax Commission, LR 31:703 (March 2005), amended LR 32:427 (March 2006)</w:t>
      </w:r>
      <w:r w:rsidR="00BB3280">
        <w:t>, LR 36:765 (April 2010)</w:t>
      </w:r>
      <w:r w:rsidR="006C686E">
        <w:t xml:space="preserve">, </w:t>
      </w:r>
      <w:r w:rsidR="00AA0FA8">
        <w:t>amended by the Office of the Governor, Division of Administration, Tax Commission,</w:t>
      </w:r>
      <w:r w:rsidR="006C686E" w:rsidRPr="004943A3">
        <w:t xml:space="preserve"> LR 38:</w:t>
      </w:r>
      <w:r w:rsidR="00F17D32">
        <w:t xml:space="preserve">799 (March 2012), </w:t>
      </w:r>
      <w:r w:rsidR="00E37B1B">
        <w:t>LR 39:487 (Marc</w:t>
      </w:r>
      <w:r w:rsidR="003109F0">
        <w:t>h 2013), LR 40:529 (Marc</w:t>
      </w:r>
      <w:r w:rsidR="009F5810">
        <w:t>h 2014), LR 41:672 (Ap</w:t>
      </w:r>
      <w:r w:rsidR="00EB0BA8">
        <w:t>ril 2015), LR 42:745 (May 2016), LR 43</w:t>
      </w:r>
      <w:r w:rsidR="00774000">
        <w:t>:651 (April 2017), LR 44:578 (March 2018)</w:t>
      </w:r>
      <w:r w:rsidR="005312CD">
        <w:t xml:space="preserve">, </w:t>
      </w:r>
      <w:r w:rsidR="005312CD" w:rsidRPr="00AE2955">
        <w:t>LR 45:</w:t>
      </w:r>
      <w:r w:rsidR="005312CD">
        <w:t>532</w:t>
      </w:r>
      <w:r w:rsidR="005312CD" w:rsidRPr="00AE2955">
        <w:t xml:space="preserve"> (April 2019</w:t>
      </w:r>
      <w:r w:rsidR="00AA16CD">
        <w:t>), LR 48:1522 (June 2022</w:t>
      </w:r>
      <w:r w:rsidR="00634009">
        <w:t>)</w:t>
      </w:r>
      <w:r w:rsidR="00634009" w:rsidRPr="00634009">
        <w:t>, LR 49:1037 (June 2023</w:t>
      </w:r>
      <w:r w:rsidR="00211099">
        <w:t>), LR 50:353 (March 2024).</w:t>
      </w:r>
    </w:p>
    <w:p w14:paraId="5E1F0D97" w14:textId="77777777" w:rsidR="000A70F9" w:rsidRDefault="000A70F9">
      <w:pPr>
        <w:pStyle w:val="Section"/>
      </w:pPr>
      <w:bookmarkStart w:id="1965" w:name="_Toc233690232"/>
      <w:bookmarkStart w:id="1966" w:name="_Toc234030816"/>
      <w:bookmarkStart w:id="1967" w:name="_Toc243721442"/>
      <w:bookmarkStart w:id="1968" w:name="_Toc259619689"/>
      <w:bookmarkStart w:id="1969" w:name="_Toc262718775"/>
      <w:bookmarkStart w:id="1970" w:name="_Toc275165548"/>
      <w:bookmarkStart w:id="1971" w:name="_Toc238197861"/>
      <w:r>
        <w:t>§305.</w:t>
      </w:r>
      <w:r>
        <w:tab/>
        <w:t>Real Property Report Forms</w:t>
      </w:r>
      <w:bookmarkEnd w:id="1965"/>
      <w:bookmarkEnd w:id="1966"/>
      <w:bookmarkEnd w:id="1967"/>
      <w:bookmarkEnd w:id="1968"/>
      <w:bookmarkEnd w:id="1969"/>
      <w:bookmarkEnd w:id="1970"/>
      <w:bookmarkEnd w:id="1971"/>
    </w:p>
    <w:p w14:paraId="68595303" w14:textId="77777777" w:rsidR="000A70F9" w:rsidRDefault="000A70F9">
      <w:pPr>
        <w:pStyle w:val="A"/>
      </w:pPr>
      <w:r>
        <w:t>A.</w:t>
      </w:r>
      <w:r>
        <w:tab/>
        <w:t>If an assessor chooses to use the self-reporting form, he shall furnish the appropriate self-reporting form for real property to each property owner within his respective parish or district, on or before February 15, in the year in which the property is to be appraised. Upon completion, the property owner shall return the form to the assessor by the first day of April of that year or, 45 days after receipt, whichever is later. The self-reporting forms are to assist the assessor in determining the fair market value of the real property and, if used, shall be delivered to each person in whose name the real property is assessed.</w:t>
      </w:r>
    </w:p>
    <w:p w14:paraId="45D28F47" w14:textId="77777777" w:rsidR="000A70F9" w:rsidRDefault="000A70F9">
      <w:pPr>
        <w:pStyle w:val="1"/>
      </w:pPr>
      <w:r>
        <w:t>1.</w:t>
      </w:r>
      <w:r>
        <w:tab/>
        <w:t>LAT 1, the Residential or Homeowner's Report Form, is to be used by the owner reporting any property that consists of land with improvements, whether urban or rural, and used for residential purposes. Space is also provided on this form to report improvements other than residences such as barns, sheds, storage bins, etc. This form is also to be used by the owner of any improvement that is located on land owned by someone other than the owner of the improvement.</w:t>
      </w:r>
    </w:p>
    <w:p w14:paraId="39CF73EE" w14:textId="77777777" w:rsidR="000A70F9" w:rsidRDefault="000A70F9">
      <w:pPr>
        <w:pStyle w:val="1"/>
      </w:pPr>
      <w:r>
        <w:t>2.</w:t>
      </w:r>
      <w:r>
        <w:tab/>
        <w:t xml:space="preserve">LAT 2, the Land Report Form, is to be furnished to the owner of any parcel of vacant land. This form is also to be furnished, in addition to the Residential or Homeowner's Report Form, to each landowner with at least </w:t>
      </w:r>
      <w:r w:rsidR="001F6439">
        <w:t>3</w:t>
      </w:r>
      <w:r>
        <w:t xml:space="preserve"> acres of land, or with land that has produced an average gross annual income of at least $2,000 in one or more of the designated classifications for the four preceding years. The Land Report Form is not the application form for use value assessment. It is, however, to be used to serve notice of the requirements for obtaining a use value assessment.</w:t>
      </w:r>
    </w:p>
    <w:p w14:paraId="669F42D5" w14:textId="77777777" w:rsidR="000A70F9" w:rsidRDefault="000A70F9">
      <w:pPr>
        <w:pStyle w:val="1"/>
      </w:pPr>
      <w:r>
        <w:t>3.</w:t>
      </w:r>
      <w:r>
        <w:tab/>
        <w:t>LAT 3, the Apartment Report Form, in addition to the Land Report Form, is to be used by the owner of any apartment or residential comple</w:t>
      </w:r>
      <w:r w:rsidR="008F69BE">
        <w:t xml:space="preserve">x that is not applicable to LAT </w:t>
      </w:r>
      <w:r>
        <w:t>1. If the land upon which the apartment is located is not owned by the apartment owner, the Land Report Form is not required to be sent to the apartment owner.</w:t>
      </w:r>
    </w:p>
    <w:p w14:paraId="06D3C943" w14:textId="77777777" w:rsidR="000A70F9" w:rsidRDefault="000A70F9">
      <w:pPr>
        <w:pStyle w:val="1"/>
      </w:pPr>
      <w:r>
        <w:t>4.</w:t>
      </w:r>
      <w:r>
        <w:tab/>
        <w:t>LAT 4, the Commercial and Industrial Report Form, is to be furnished to and used by the owner of any improvement of a commercial or industrial type.</w:t>
      </w:r>
    </w:p>
    <w:p w14:paraId="05DCC7B1" w14:textId="77777777" w:rsidR="000A70F9" w:rsidRDefault="000A70F9">
      <w:pPr>
        <w:pStyle w:val="AuthorityNote"/>
      </w:pPr>
      <w:r>
        <w:t>AUTHORITY NOTE:</w:t>
      </w:r>
      <w:r>
        <w:tab/>
        <w:t>Promulgated in accordance with R.S. 47:1837 and R.S. 47:2324.</w:t>
      </w:r>
    </w:p>
    <w:p w14:paraId="01E57532" w14:textId="77777777" w:rsidR="000A70F9" w:rsidRDefault="000A70F9">
      <w:pPr>
        <w:pStyle w:val="HistoricalNote"/>
      </w:pPr>
      <w:r>
        <w:t>HISTORICAL NOTE:</w:t>
      </w:r>
      <w:r>
        <w:tab/>
        <w:t>Promulgated by the Louisiana Tax Commission, LR 2:358 (November 1976), amended LR 7:185 (April 1981), amended by the Department of Revenue and Taxation, Tax Commission, LR 12:36 (January 1986), LR 13:187 (March 1987), LR 16:1063 (December 1990).</w:t>
      </w:r>
    </w:p>
    <w:p w14:paraId="5ACDB2DD" w14:textId="77777777" w:rsidR="000A70F9" w:rsidRDefault="000A70F9" w:rsidP="006926F4">
      <w:pPr>
        <w:pStyle w:val="Section"/>
        <w:spacing w:after="60"/>
      </w:pPr>
      <w:bookmarkStart w:id="1972" w:name="_Toc233690233"/>
      <w:bookmarkStart w:id="1973" w:name="_Toc234030817"/>
      <w:bookmarkStart w:id="1974" w:name="_Toc243721443"/>
      <w:bookmarkStart w:id="1975" w:name="_Toc259619690"/>
      <w:bookmarkStart w:id="1976" w:name="_Toc262718776"/>
      <w:bookmarkStart w:id="1977" w:name="_Toc275165549"/>
      <w:bookmarkStart w:id="1978" w:name="_Toc238197862"/>
      <w:r>
        <w:t>§307.</w:t>
      </w:r>
      <w:r>
        <w:tab/>
        <w:t>Personal Property Report Forms</w:t>
      </w:r>
      <w:bookmarkEnd w:id="1972"/>
      <w:bookmarkEnd w:id="1973"/>
      <w:bookmarkEnd w:id="1974"/>
      <w:bookmarkEnd w:id="1975"/>
      <w:bookmarkEnd w:id="1976"/>
      <w:bookmarkEnd w:id="1977"/>
      <w:bookmarkEnd w:id="1978"/>
    </w:p>
    <w:p w14:paraId="2053AEDE" w14:textId="77777777" w:rsidR="00634009" w:rsidRPr="00634009" w:rsidRDefault="00634009" w:rsidP="00634009">
      <w:pPr>
        <w:pStyle w:val="1"/>
        <w:spacing w:after="60"/>
      </w:pPr>
      <w:r w:rsidRPr="00634009">
        <w:t>A.</w:t>
      </w:r>
      <w:r w:rsidRPr="00634009">
        <w:tab/>
        <w:t xml:space="preserve">The appropriate self-reporting Personal Property Report Form, is to be forwarded each year, on or before February 15 in the year in which the property is to be appraised, to each person in whose name the property is assessed. Upon completion, the property owner shall return the form to the assessor by the first day of April of that year or 45 days after receipt, whichever is later. Prior to the deadline for filing a complaint with the Board of Review provided for in R.S. 47:1992, the property owner shall also submit to the assessor, or the designee contracted by the assessor, any and all additional documentation and information the property owner believes is relevant to the determination of fair market value of the reported property. Nothing in these Rules prohibits a taxpayer/property owner from arguing that the tables fail to achieve fair market value in a particular appeal or that another approach to value is appropriate to achieve fair market value in a particular appeal. It is the party seeking a deviation from the tables or for a reduction for its property based on obsolescence who has the burden of producing sufficient data and information to substantiate its claim. The assessor shall legitimately consider all evidence and information submitted or publicly available to the assessor, including the consideration of functional and/or economic obsolescence. The assessor shall request additional documentation from the taxpayer if the assessor determines that the documentation submitted by the taxpayer is insufficient. The assessor shall promptly respond to a taxpayer’s request for a reduction in value and/or obsolescence. Both the assessors and taxpayers are expected and ordered to act in good faith on issues concerning personal property renditions and requests for a fair market value reduction based on obsolescence. On appeal to the Tax Commission, the assessor shall be prepared to offer an articulated analysis for the assessor’s determination of value, including the consideration of functional and/or economic obsolescence, and shall be prepared to offer an articulated </w:t>
      </w:r>
      <w:r w:rsidRPr="00634009">
        <w:lastRenderedPageBreak/>
        <w:t>analysis for the assessor’s evaluation of the sufficiency of the taxpayer’s documentation.</w:t>
      </w:r>
    </w:p>
    <w:p w14:paraId="45683850" w14:textId="77777777" w:rsidR="000A70F9" w:rsidRDefault="000A70F9" w:rsidP="006926F4">
      <w:pPr>
        <w:pStyle w:val="1"/>
        <w:spacing w:after="60"/>
      </w:pPr>
      <w:r>
        <w:t>1.</w:t>
      </w:r>
      <w:r>
        <w:tab/>
        <w:t>LAT Form 5, Personal Property Report Form, should be furnished to all individuals, partnerships, corporations, associations, etc., engaged in business and owning personal property. After receiving completed personal property report forms from any business that has consigned merchandise, or leased, loaned or rented equipment, another LAT Form 5 should be sent to those companies owning such property. Service station owners and all oil and gas related businesses should refer to §903 for specific instructions on completion of this form.</w:t>
      </w:r>
    </w:p>
    <w:p w14:paraId="4A4541B5" w14:textId="77777777" w:rsidR="000A70F9" w:rsidRDefault="000A70F9" w:rsidP="006926F4">
      <w:pPr>
        <w:pStyle w:val="1"/>
        <w:spacing w:after="60"/>
      </w:pPr>
      <w:r>
        <w:t>2.</w:t>
      </w:r>
      <w:r>
        <w:tab/>
        <w:t>LAT Form 5A, Tax Exemption Analysis Form, should be furnished, in addition to LAT Form 5, to all concerns enjoying a tax exemption granted under Article VII, Section 21 (F) of the Louisiana Constitution.</w:t>
      </w:r>
    </w:p>
    <w:p w14:paraId="5DF6A521" w14:textId="77777777" w:rsidR="000A70F9" w:rsidRDefault="000A70F9" w:rsidP="006926F4">
      <w:pPr>
        <w:pStyle w:val="1"/>
        <w:spacing w:after="60"/>
      </w:pPr>
      <w:r>
        <w:t>3.</w:t>
      </w:r>
      <w:r>
        <w:tab/>
        <w:t>LAT Form 6, Loan and Finance Companies Form, should be furnished to all loan and finance companies doing business in the parish or taxing district.</w:t>
      </w:r>
    </w:p>
    <w:p w14:paraId="5A29BDCD" w14:textId="77777777" w:rsidR="000D77B5" w:rsidRPr="0063022D" w:rsidRDefault="000D77B5" w:rsidP="006926F4">
      <w:pPr>
        <w:pStyle w:val="1"/>
        <w:spacing w:after="60"/>
      </w:pPr>
      <w:r w:rsidRPr="0063022D">
        <w:t>4.</w:t>
      </w:r>
      <w:r w:rsidRPr="0063022D">
        <w:tab/>
        <w:t>LAT Form 7, Cellular Industry Form, should be furnished to all cellular industry companies doing business in the parish or taxing district.</w:t>
      </w:r>
    </w:p>
    <w:p w14:paraId="0E634102" w14:textId="77777777" w:rsidR="000D77B5" w:rsidRPr="0063022D" w:rsidRDefault="000D77B5" w:rsidP="006926F4">
      <w:pPr>
        <w:pStyle w:val="1"/>
        <w:spacing w:after="60"/>
      </w:pPr>
      <w:r w:rsidRPr="0063022D">
        <w:t>5.</w:t>
      </w:r>
      <w:r w:rsidRPr="0063022D">
        <w:tab/>
        <w:t>LAT Form 8, Cable TV Industry Form, should be furnished to all cable television industry companies doing business in the parish or taxing district.</w:t>
      </w:r>
    </w:p>
    <w:p w14:paraId="10C1B3E9" w14:textId="77777777" w:rsidR="00F154F1" w:rsidRPr="00F154F1" w:rsidRDefault="00F154F1" w:rsidP="00F154F1">
      <w:pPr>
        <w:pStyle w:val="1"/>
        <w:spacing w:after="80"/>
      </w:pPr>
      <w:r w:rsidRPr="00F154F1">
        <w:t>6.</w:t>
      </w:r>
      <w:r w:rsidRPr="00F154F1">
        <w:tab/>
        <w:t>LAT Form 10, Brine Operations Property Form, should be furnished to all brine operation companies doing business in the parish or taxing district.</w:t>
      </w:r>
    </w:p>
    <w:p w14:paraId="721F9E60" w14:textId="77777777" w:rsidR="00F154F1" w:rsidRPr="00F154F1" w:rsidRDefault="00F154F1" w:rsidP="00F154F1">
      <w:pPr>
        <w:pStyle w:val="1"/>
        <w:spacing w:after="80"/>
      </w:pPr>
      <w:r w:rsidRPr="00F154F1">
        <w:t>7.</w:t>
      </w:r>
      <w:r w:rsidRPr="00F154F1">
        <w:tab/>
        <w:t>LAT Form 11, Watercraft, should be sent to owners of watercraft domiciled in the parish and to all owners operating watercraft out of the parish on the assessment date. This form should be used as a supplement to LAT 5 for companies that own such property but are not interstate towing or barge line companies, whose watercraft are assessed by the Tax Commission as public service properties.</w:t>
      </w:r>
    </w:p>
    <w:p w14:paraId="420BB393" w14:textId="77777777" w:rsidR="000D77B5" w:rsidRDefault="000D77B5" w:rsidP="00F154F1">
      <w:pPr>
        <w:pStyle w:val="a0"/>
      </w:pPr>
      <w:r>
        <w:t>a.</w:t>
      </w:r>
      <w:r w:rsidRPr="0063022D">
        <w:tab/>
        <w:t>LAT Form 11A, Watercraft-Outer Continental Shelf Waters Form, shall be furnished to all corporations, partnerships, sole proprietorships, joint ventures, partners in commendam, limited liability partnerships, limited liability corporations or individuals engaged in outer continental shelf waters operations, who shall submit said report form as follows</w:t>
      </w:r>
      <w:r>
        <w:t>:</w:t>
      </w:r>
    </w:p>
    <w:p w14:paraId="55F4DB0E" w14:textId="77777777" w:rsidR="000D77B5" w:rsidRDefault="000D77B5" w:rsidP="006926F4">
      <w:pPr>
        <w:pStyle w:val="i0"/>
        <w:spacing w:after="80"/>
      </w:pPr>
      <w:r>
        <w:tab/>
        <w:t>i.</w:t>
      </w:r>
      <w:r>
        <w:tab/>
        <w:t>local parish assessor;</w:t>
      </w:r>
    </w:p>
    <w:p w14:paraId="2D847AF5" w14:textId="77777777" w:rsidR="000D77B5" w:rsidRDefault="000D77B5" w:rsidP="006926F4">
      <w:pPr>
        <w:pStyle w:val="i0"/>
        <w:spacing w:after="80"/>
      </w:pPr>
      <w:r>
        <w:tab/>
        <w:t>ii.</w:t>
      </w:r>
      <w:r>
        <w:tab/>
      </w:r>
      <w:r w:rsidRPr="0063022D">
        <w:t>Department of Revenue and Taxation</w:t>
      </w:r>
      <w:r>
        <w:t>, S</w:t>
      </w:r>
      <w:r w:rsidRPr="0063022D">
        <w:t>ecreta</w:t>
      </w:r>
      <w:r>
        <w:t>ry (pursuant to Act 59 of 1994); and</w:t>
      </w:r>
    </w:p>
    <w:p w14:paraId="4E6DDECC" w14:textId="77777777" w:rsidR="000D77B5" w:rsidRDefault="000D77B5" w:rsidP="006926F4">
      <w:pPr>
        <w:pStyle w:val="i0"/>
        <w:spacing w:after="80"/>
      </w:pPr>
      <w:r>
        <w:tab/>
        <w:t>iii.</w:t>
      </w:r>
      <w:r>
        <w:tab/>
        <w:t>local tax collector.</w:t>
      </w:r>
    </w:p>
    <w:p w14:paraId="6809111F" w14:textId="77777777" w:rsidR="000D77B5" w:rsidRPr="0063022D" w:rsidRDefault="000D77B5" w:rsidP="000D77B5">
      <w:pPr>
        <w:pStyle w:val="a0"/>
      </w:pPr>
      <w:r>
        <w:t>b.</w:t>
      </w:r>
      <w:r>
        <w:tab/>
      </w:r>
      <w:r w:rsidRPr="0063022D">
        <w:t>All forms shall bear original signatures by the applicable taxpayer for certification purposes.</w:t>
      </w:r>
    </w:p>
    <w:p w14:paraId="3EE2CA5F" w14:textId="77777777" w:rsidR="000D77B5" w:rsidRPr="0063022D" w:rsidRDefault="000D77B5" w:rsidP="000D77B5">
      <w:pPr>
        <w:pStyle w:val="1"/>
      </w:pPr>
      <w:r w:rsidRPr="0063022D">
        <w:t>8.</w:t>
      </w:r>
      <w:r w:rsidRPr="0063022D">
        <w:tab/>
        <w:t xml:space="preserve">LAT Form 12, Oil and Gas Property Form, should be sent to any company, business or individual having such property in the parish or taxing district. Refer to the oil and gas properties </w:t>
      </w:r>
      <w:r>
        <w:t>s</w:t>
      </w:r>
      <w:r w:rsidRPr="0063022D">
        <w:t>ection (§903) for specific instructions on completion of this form.</w:t>
      </w:r>
    </w:p>
    <w:p w14:paraId="1D7A7EDF" w14:textId="77777777" w:rsidR="000D77B5" w:rsidRPr="0063022D" w:rsidRDefault="000D77B5" w:rsidP="000D77B5">
      <w:pPr>
        <w:pStyle w:val="1"/>
      </w:pPr>
      <w:r w:rsidRPr="0063022D">
        <w:t>9.</w:t>
      </w:r>
      <w:r w:rsidRPr="0063022D">
        <w:tab/>
        <w:t xml:space="preserve">LAT Form 13, Drilling Rig and Related Equipment Form, should be sent, in addition to LAT Form 5, to any company, business or individual having such property in the </w:t>
      </w:r>
      <w:r w:rsidRPr="0063022D">
        <w:t xml:space="preserve">parish or taxing district. Refer to the drilling rigs and related equipment </w:t>
      </w:r>
      <w:r>
        <w:t>S</w:t>
      </w:r>
      <w:r w:rsidRPr="0063022D">
        <w:t>ection (§1101) for specific instructions on completion of this form.</w:t>
      </w:r>
    </w:p>
    <w:p w14:paraId="7F61FB1D" w14:textId="77777777" w:rsidR="000D77B5" w:rsidRPr="0063022D" w:rsidRDefault="000D77B5" w:rsidP="000D77B5">
      <w:pPr>
        <w:pStyle w:val="1"/>
      </w:pPr>
      <w:r w:rsidRPr="0063022D">
        <w:t>10.</w:t>
      </w:r>
      <w:r w:rsidRPr="0063022D">
        <w:tab/>
        <w:t xml:space="preserve">LAT Form 14, Pipelines Form, should be furnished to all companies owning and/or operating pipelines other than pipelines which are assessed as public service properties by the Tax Commission. This form is considered to be a supplement to LAT Form 5 and LAT Form 12. Refer to the pipelines </w:t>
      </w:r>
      <w:r>
        <w:t>S</w:t>
      </w:r>
      <w:r w:rsidRPr="0063022D">
        <w:t>ection (§1301) for specific instructions on completion of this form.</w:t>
      </w:r>
    </w:p>
    <w:p w14:paraId="6CEB7A06" w14:textId="77777777" w:rsidR="000D77B5" w:rsidRDefault="000D77B5" w:rsidP="000D77B5">
      <w:pPr>
        <w:pStyle w:val="1"/>
      </w:pPr>
      <w:r w:rsidRPr="0063022D">
        <w:t>11.</w:t>
      </w:r>
      <w:r w:rsidRPr="0063022D">
        <w:tab/>
        <w:t xml:space="preserve">LAT Form 15, Aircraft Form, should be furnished to all individuals, partnerships, corporations, associations, etc., owning and/or operating an aircraft in Louisiana as of the assessment date. This form is considered to be a supplement to LAT Form 5. Refer to the aircraft </w:t>
      </w:r>
      <w:r>
        <w:t>S</w:t>
      </w:r>
      <w:r w:rsidRPr="0063022D">
        <w:t>ection (§1501) for specific instructions on completion of this form.</w:t>
      </w:r>
    </w:p>
    <w:p w14:paraId="05D6ECAA" w14:textId="33C53A57" w:rsidR="00F57343" w:rsidRPr="0063022D" w:rsidRDefault="00F57343" w:rsidP="000D77B5">
      <w:pPr>
        <w:pStyle w:val="1"/>
      </w:pPr>
      <w:r w:rsidRPr="00651C8A">
        <w:t>12.</w:t>
      </w:r>
      <w:r w:rsidRPr="00651C8A">
        <w:tab/>
        <w:t>LAT Form VF, a LAT Verification Form , which should be furnished to all personal property taxpayers. The LAT Verification Form shall be submitted when a personal property taxpayer submits materials and/or documents in addition to its LAT filing(s). When such additional materials or documents are submitted, the LAT Verification Form shall be signed and submitted by a bona fide representative of the personal property taxpayer who has personal knowledge and information in order to verify the accuracy of the information contained in the additional materials or documents submitted along with the taxpayer’s LAT filing(s) under penalty of perjury. Generally, the LAT Verification Form should not be signed by a third party tax representative, rather the LAT Verification Form should be signed by an executive or employee of the personal property taxpayer who has personal knowledge of the information submitted</w:t>
      </w:r>
      <w:r>
        <w:t>.</w:t>
      </w:r>
    </w:p>
    <w:p w14:paraId="20B52700" w14:textId="77777777" w:rsidR="000A70F9" w:rsidRDefault="000A70F9">
      <w:pPr>
        <w:pStyle w:val="A"/>
        <w:spacing w:after="80"/>
      </w:pPr>
      <w:r>
        <w:t>B.</w:t>
      </w:r>
      <w:r>
        <w:tab/>
        <w:t>Forms Related Notations</w:t>
      </w:r>
    </w:p>
    <w:p w14:paraId="60A5F75A" w14:textId="77777777" w:rsidR="000A70F9" w:rsidRDefault="000A70F9">
      <w:pPr>
        <w:pStyle w:val="1"/>
        <w:spacing w:after="80"/>
      </w:pPr>
      <w:r>
        <w:t>1.</w:t>
      </w:r>
      <w:r>
        <w:tab/>
        <w:t>The assessor shall request and receive additional information, if needed, to determine fair market value under the authority of R.S. 47:1957 and as otherwise provided by law.</w:t>
      </w:r>
    </w:p>
    <w:p w14:paraId="5A0F150E" w14:textId="77777777" w:rsidR="000A70F9" w:rsidRDefault="000A70F9">
      <w:pPr>
        <w:pStyle w:val="1"/>
        <w:spacing w:after="80"/>
      </w:pPr>
      <w:r>
        <w:t>2.</w:t>
      </w:r>
      <w:r>
        <w:tab/>
        <w:t>Failure to submit required forms is a waiver of the right to appeal assessed value (R.S. 47:1992.C and F, R.S. 47:2329) and, may result in a penalty (R.S. 47:2330.B).</w:t>
      </w:r>
    </w:p>
    <w:p w14:paraId="0FA7A05E" w14:textId="77777777" w:rsidR="000A70F9" w:rsidRDefault="000A70F9">
      <w:pPr>
        <w:pStyle w:val="1"/>
        <w:spacing w:after="80"/>
      </w:pPr>
      <w:r>
        <w:t>3.</w:t>
      </w:r>
      <w:r>
        <w:tab/>
        <w:t>False or fraudulent reporting may result in a penalty (R.S. 47:2330.A).</w:t>
      </w:r>
    </w:p>
    <w:p w14:paraId="2CBFE74E" w14:textId="77777777" w:rsidR="000D77B5" w:rsidRPr="0063022D" w:rsidRDefault="000D77B5" w:rsidP="000D77B5">
      <w:pPr>
        <w:pStyle w:val="AuthorityNote"/>
      </w:pPr>
      <w:r w:rsidRPr="0063022D">
        <w:t>AUTHORITY NOTE:</w:t>
      </w:r>
      <w:r>
        <w:tab/>
      </w:r>
      <w:r w:rsidR="004C61C0" w:rsidRPr="00D43BA5">
        <w:t>Promulgated in accordance with R.S. 47:1837</w:t>
      </w:r>
      <w:r w:rsidR="004C61C0">
        <w:t>, R.S. 47:2324 and R.S. 47:2326</w:t>
      </w:r>
      <w:r w:rsidRPr="0063022D">
        <w:t>.</w:t>
      </w:r>
    </w:p>
    <w:p w14:paraId="591954CE" w14:textId="3E48765E" w:rsidR="005312CD" w:rsidRPr="00AE2955" w:rsidRDefault="000D77B5" w:rsidP="005312CD">
      <w:pPr>
        <w:pStyle w:val="HistoricalNote"/>
      </w:pPr>
      <w:r w:rsidRPr="0063022D">
        <w:t>HISTORICAL NOTE:</w:t>
      </w:r>
      <w:r>
        <w:tab/>
      </w:r>
      <w:r w:rsidRPr="0063022D">
        <w:t>Promulgated by the Tax Commission, LR 2:358 (November 1976), amended by the Department of Revenue and Taxation, Tax Commission, LR 8:102 (February 1982), LR 13:764 (December 1987), LR 16:1063 (December 1990), LR 21:186 (Febr</w:t>
      </w:r>
      <w:r>
        <w:t>uar</w:t>
      </w:r>
      <w:r w:rsidR="005312CD">
        <w:t xml:space="preserve">y 1995), LR 33:489 (March 2007), </w:t>
      </w:r>
      <w:r w:rsidR="005312CD" w:rsidRPr="00AE2955">
        <w:t>LR 45:</w:t>
      </w:r>
      <w:r w:rsidR="005312CD">
        <w:t>533</w:t>
      </w:r>
      <w:r w:rsidR="005312CD" w:rsidRPr="00AE2955">
        <w:t xml:space="preserve"> (April 2019</w:t>
      </w:r>
      <w:r w:rsidR="00F154F1">
        <w:t>), LR 48:1522 (June 2022)</w:t>
      </w:r>
      <w:r w:rsidR="00F154F1" w:rsidRPr="00F154F1">
        <w:t>, LR 49:1039 (June 2023)</w:t>
      </w:r>
      <w:r w:rsidR="00F57343">
        <w:t>, LR 52:955 (June 2026).</w:t>
      </w:r>
    </w:p>
    <w:p w14:paraId="3BD748E4" w14:textId="77777777" w:rsidR="000A70F9" w:rsidRDefault="000A70F9">
      <w:pPr>
        <w:pStyle w:val="Section"/>
        <w:spacing w:after="60"/>
      </w:pPr>
      <w:bookmarkStart w:id="1979" w:name="_Toc233690234"/>
      <w:bookmarkStart w:id="1980" w:name="_Toc234030818"/>
      <w:bookmarkStart w:id="1981" w:name="_Toc243721444"/>
      <w:bookmarkStart w:id="1982" w:name="_Toc259619691"/>
      <w:bookmarkStart w:id="1983" w:name="_Toc262718777"/>
      <w:bookmarkStart w:id="1984" w:name="_Toc275165550"/>
      <w:bookmarkStart w:id="1985" w:name="_Toc238197863"/>
      <w:r>
        <w:t>§309.</w:t>
      </w:r>
      <w:r>
        <w:tab/>
        <w:t>Tax Commission Miscellaneous Forms</w:t>
      </w:r>
      <w:bookmarkEnd w:id="1979"/>
      <w:bookmarkEnd w:id="1980"/>
      <w:bookmarkEnd w:id="1981"/>
      <w:bookmarkEnd w:id="1982"/>
      <w:bookmarkEnd w:id="1983"/>
      <w:bookmarkEnd w:id="1984"/>
      <w:bookmarkEnd w:id="1985"/>
    </w:p>
    <w:p w14:paraId="4D141570" w14:textId="77777777" w:rsidR="000A70F9" w:rsidRDefault="000A70F9">
      <w:pPr>
        <w:pStyle w:val="A"/>
        <w:spacing w:after="60"/>
      </w:pPr>
      <w:r>
        <w:t>A.</w:t>
      </w:r>
      <w:r>
        <w:tab/>
        <w:t>TC Form 8, Agreement to Suspend Subscription of Ad Valorem Tax Form, should be used when audit or other circumstances deem it appropriate.</w:t>
      </w:r>
    </w:p>
    <w:p w14:paraId="168755E3" w14:textId="77777777" w:rsidR="000A70F9" w:rsidRDefault="000A70F9">
      <w:pPr>
        <w:pStyle w:val="A"/>
        <w:spacing w:after="60"/>
      </w:pPr>
      <w:r>
        <w:t>B.</w:t>
      </w:r>
      <w:r>
        <w:tab/>
        <w:t>TC Form 9, Insurance Companies Form, should be sent to all property and casualty insurance companies, both foreign and domestic, licensed to write insurance in Louisiana.</w:t>
      </w:r>
    </w:p>
    <w:p w14:paraId="60F6A407" w14:textId="77777777" w:rsidR="000A70F9" w:rsidRDefault="000A70F9">
      <w:pPr>
        <w:pStyle w:val="A"/>
        <w:spacing w:after="60"/>
      </w:pPr>
      <w:r>
        <w:lastRenderedPageBreak/>
        <w:t>C.</w:t>
      </w:r>
      <w:r>
        <w:tab/>
        <w:t>TC Form 33, Abstract of Assessments Form, shall be annually completed and furnished to the Tax Commission by each parish assessor on or before the filing of the parish assessment rolls for certification by the Tax Commission.</w:t>
      </w:r>
    </w:p>
    <w:p w14:paraId="70FF9414" w14:textId="77777777" w:rsidR="000A70F9" w:rsidRDefault="000A70F9">
      <w:pPr>
        <w:pStyle w:val="A"/>
      </w:pPr>
      <w:r>
        <w:t>D.</w:t>
      </w:r>
      <w:r>
        <w:tab/>
        <w:t>TC Forms C01, C02, C03, C04A and C04B, should be used to electronically process change order requests submitted by tax assessor's offices.</w:t>
      </w:r>
    </w:p>
    <w:p w14:paraId="17E0C6EB" w14:textId="77777777" w:rsidR="000A70F9" w:rsidRDefault="000A70F9">
      <w:pPr>
        <w:pStyle w:val="1"/>
      </w:pPr>
      <w:r>
        <w:t>1.</w:t>
      </w:r>
      <w:r>
        <w:tab/>
        <w:t>All change order forms TC-21, Alpha 4 (Electronic), and/or LTC web site format shall be submitted in accordance with the provisions of Title 47, Sections 1835, 1966, 1990 and 1991. The assessor shall provide each affected taxpayer with a copy of any change order that has been issued.</w:t>
      </w:r>
    </w:p>
    <w:p w14:paraId="253BDE65" w14:textId="77777777" w:rsidR="000A70F9" w:rsidRDefault="000A70F9">
      <w:pPr>
        <w:pStyle w:val="A"/>
        <w:spacing w:after="60"/>
      </w:pPr>
      <w:r>
        <w:t>E.</w:t>
      </w:r>
      <w:r>
        <w:tab/>
        <w:t>Application For Exemption</w:t>
      </w:r>
      <w:r w:rsidR="003471AC">
        <w:t>―</w:t>
      </w:r>
      <w:r>
        <w:t>Real Estate Taxes may be used for exemption clarification in a case of a protest/appeal to the Tax Commission.</w:t>
      </w:r>
    </w:p>
    <w:p w14:paraId="04CF84F0" w14:textId="77777777" w:rsidR="00093D2C" w:rsidRPr="00336751" w:rsidRDefault="00093D2C" w:rsidP="00093D2C">
      <w:pPr>
        <w:pStyle w:val="A"/>
      </w:pPr>
      <w:r w:rsidRPr="00336751">
        <w:t>F.</w:t>
      </w:r>
      <w:r w:rsidRPr="00336751">
        <w:tab/>
        <w:t xml:space="preserve">TC Form 65, Application </w:t>
      </w:r>
      <w:r w:rsidR="001E5573">
        <w:t>f</w:t>
      </w:r>
      <w:r w:rsidRPr="00336751">
        <w:t>or Special Assessment Level, should be used by certain eligible persons, 65 years of age or older, to apply for the special assessment level in accordance with R.S. 47:1712. This form is publicly available on the Louisiana Tax Commission</w:t>
      </w:r>
      <w:r>
        <w:t>'</w:t>
      </w:r>
      <w:r w:rsidRPr="00336751">
        <w:t>s official website at www.latax.state.la.us.</w:t>
      </w:r>
    </w:p>
    <w:p w14:paraId="282BA02A" w14:textId="77777777" w:rsidR="00093D2C" w:rsidRPr="00336751" w:rsidRDefault="00093D2C" w:rsidP="00093D2C">
      <w:pPr>
        <w:pStyle w:val="A"/>
      </w:pPr>
      <w:r w:rsidRPr="00336751">
        <w:t>G.</w:t>
      </w:r>
      <w:r w:rsidRPr="00336751">
        <w:tab/>
        <w:t>TC Form 75, Homestead Exemption Affidavit shall be used by those persons who may be eligible for the Homestead Exemption pursuant to §3505 of these rules. This form is publicly available on the Louisiana Tax Commission's official website at www.latax.state.la.us.</w:t>
      </w:r>
    </w:p>
    <w:p w14:paraId="2CAC2ED8" w14:textId="77777777" w:rsidR="000D77B5" w:rsidRPr="0063022D" w:rsidRDefault="000D77B5" w:rsidP="000D77B5">
      <w:pPr>
        <w:pStyle w:val="A"/>
      </w:pPr>
      <w:r w:rsidRPr="0063022D">
        <w:t>H.</w:t>
      </w:r>
      <w:r w:rsidRPr="0063022D">
        <w:tab/>
        <w:t>TC Form TC-TU01-A, Tulane Non-Exempt Property Report.</w:t>
      </w:r>
    </w:p>
    <w:p w14:paraId="648DE829" w14:textId="77777777" w:rsidR="000D77B5" w:rsidRPr="0063022D" w:rsidRDefault="000D77B5" w:rsidP="000D77B5">
      <w:pPr>
        <w:pStyle w:val="A"/>
      </w:pPr>
      <w:r w:rsidRPr="0063022D">
        <w:t>I.</w:t>
      </w:r>
      <w:r w:rsidRPr="0063022D">
        <w:tab/>
        <w:t>TC Form TC-TU01-B, Tulane Non-Exempt Property Report of the Pre-Exemption Property Values.</w:t>
      </w:r>
    </w:p>
    <w:p w14:paraId="331068FA" w14:textId="77777777" w:rsidR="000D77B5" w:rsidRPr="0063022D" w:rsidRDefault="000D77B5" w:rsidP="000D77B5">
      <w:pPr>
        <w:pStyle w:val="A"/>
      </w:pPr>
      <w:r w:rsidRPr="0063022D">
        <w:t>J.</w:t>
      </w:r>
      <w:r w:rsidRPr="0063022D">
        <w:tab/>
        <w:t>TC Form TC-TU02, Tulane University Exemption Allocation Report.</w:t>
      </w:r>
    </w:p>
    <w:p w14:paraId="179810DF" w14:textId="77777777" w:rsidR="000D77B5" w:rsidRPr="0063022D" w:rsidRDefault="000D77B5" w:rsidP="000D77B5">
      <w:pPr>
        <w:pStyle w:val="AuthorityNote"/>
      </w:pPr>
      <w:r w:rsidRPr="0063022D">
        <w:t>AUTHORITY NOTE:</w:t>
      </w:r>
      <w:r>
        <w:tab/>
      </w:r>
      <w:r w:rsidRPr="0063022D">
        <w:t>Promulgated in accordance with R.S. 47:1712, R.S. 47:1835, R.S. 47:1837, R.S. 47:1966, R.S. 47:1990. R.S. 47:1991 and R.S. 47:2326.</w:t>
      </w:r>
    </w:p>
    <w:p w14:paraId="3FCBEA84" w14:textId="77777777" w:rsidR="000D77B5" w:rsidRPr="0063022D" w:rsidRDefault="000D77B5" w:rsidP="000D77B5">
      <w:pPr>
        <w:pStyle w:val="HistoricalNote"/>
      </w:pPr>
      <w:r w:rsidRPr="0063022D">
        <w:t>HISTORICAL NOTE:</w:t>
      </w:r>
      <w:r>
        <w:tab/>
      </w:r>
      <w:r w:rsidRPr="0063022D">
        <w:t>Promulgated by the Department of Revenue and Taxation, Tax Commission, LR 21:186 (February 1995), amended LR 22:117 (February 1996), amended by the Department of Revenue, Tax Commission, LR 24:479 (March 1998), LR 27:424 (March 2001), LR 28:517 (March 2002), LR 30:487 (March 2004), LR 32:430 (March 2006), LR 33:</w:t>
      </w:r>
      <w:r>
        <w:t>490 (March 2007).</w:t>
      </w:r>
    </w:p>
    <w:p w14:paraId="0CF0A9F1" w14:textId="77777777" w:rsidR="000A70F9" w:rsidRDefault="000A70F9" w:rsidP="00093D2C">
      <w:pPr>
        <w:pStyle w:val="Chapter"/>
        <w:spacing w:after="80"/>
      </w:pPr>
      <w:bookmarkStart w:id="1986" w:name="TOC_Chap89"/>
      <w:bookmarkStart w:id="1987" w:name="_Toc233690235"/>
      <w:bookmarkStart w:id="1988" w:name="_Toc234030819"/>
      <w:bookmarkStart w:id="1989" w:name="_Toc243721445"/>
      <w:bookmarkStart w:id="1990" w:name="_Toc259619692"/>
      <w:bookmarkStart w:id="1991" w:name="_Toc262718778"/>
      <w:bookmarkStart w:id="1992" w:name="_Toc275165551"/>
      <w:bookmarkStart w:id="1993" w:name="_Toc238197864"/>
      <w:r>
        <w:t>Chapter 5.</w:t>
      </w:r>
      <w:bookmarkEnd w:id="1986"/>
      <w:r w:rsidR="00C97BFA" w:rsidRPr="00C97BFA">
        <w:tab/>
      </w:r>
      <w:bookmarkStart w:id="1994" w:name="TOCT_Chap170"/>
      <w:bookmarkStart w:id="1995" w:name="TOCT_Chap132"/>
      <w:bookmarkStart w:id="1996" w:name="TOCT_Chap135"/>
      <w:bookmarkStart w:id="1997" w:name="TOCT_Chap86"/>
      <w:bookmarkStart w:id="1998" w:name="TOCT_Chap89"/>
      <w:r>
        <w:t>Loan and Finance Companies</w:t>
      </w:r>
      <w:bookmarkEnd w:id="1987"/>
      <w:bookmarkEnd w:id="1988"/>
      <w:bookmarkEnd w:id="1989"/>
      <w:bookmarkEnd w:id="1990"/>
      <w:bookmarkEnd w:id="1991"/>
      <w:bookmarkEnd w:id="1992"/>
      <w:bookmarkEnd w:id="1993"/>
      <w:bookmarkEnd w:id="1994"/>
      <w:bookmarkEnd w:id="1995"/>
      <w:bookmarkEnd w:id="1996"/>
      <w:bookmarkEnd w:id="1997"/>
      <w:bookmarkEnd w:id="1998"/>
    </w:p>
    <w:p w14:paraId="07B429D1" w14:textId="77777777" w:rsidR="000A70F9" w:rsidRDefault="000A70F9">
      <w:pPr>
        <w:pStyle w:val="Section"/>
        <w:spacing w:after="60"/>
      </w:pPr>
      <w:bookmarkStart w:id="1999" w:name="_Toc233690236"/>
      <w:bookmarkStart w:id="2000" w:name="_Toc234030820"/>
      <w:bookmarkStart w:id="2001" w:name="_Toc243721446"/>
      <w:bookmarkStart w:id="2002" w:name="_Toc259619693"/>
      <w:bookmarkStart w:id="2003" w:name="_Toc262718779"/>
      <w:bookmarkStart w:id="2004" w:name="_Toc275165552"/>
      <w:bookmarkStart w:id="2005" w:name="_Toc238197865"/>
      <w:r>
        <w:t>§501.</w:t>
      </w:r>
      <w:r>
        <w:tab/>
        <w:t>Guidelines for Ascertaining Fair Market Value of Loan and Finance Company Personal Property</w:t>
      </w:r>
      <w:bookmarkEnd w:id="1999"/>
      <w:bookmarkEnd w:id="2000"/>
      <w:bookmarkEnd w:id="2001"/>
      <w:bookmarkEnd w:id="2002"/>
      <w:bookmarkEnd w:id="2003"/>
      <w:bookmarkEnd w:id="2004"/>
      <w:bookmarkEnd w:id="2005"/>
    </w:p>
    <w:p w14:paraId="25B4F14C" w14:textId="77777777" w:rsidR="000A70F9" w:rsidRDefault="000A70F9">
      <w:pPr>
        <w:pStyle w:val="A"/>
        <w:spacing w:after="80"/>
      </w:pPr>
      <w:r>
        <w:t>A.</w:t>
      </w:r>
      <w:r>
        <w:tab/>
        <w:t>The taxable personal property of loan and finance companies includes office equipment, office furniture and fixtures, repossessed property and certain credits (loans which are not secured by property located in Louisiana; Column 3, loans secured by personal endorsement; Column 5, and signature loans; Column 6). Loans secured by mortgages on property located in Louisiana are exempted from taxation by authority of the Louisiana Constitution.</w:t>
      </w:r>
    </w:p>
    <w:p w14:paraId="2999B732" w14:textId="77777777" w:rsidR="000A70F9" w:rsidRDefault="000A70F9">
      <w:pPr>
        <w:pStyle w:val="A"/>
        <w:spacing w:after="80"/>
      </w:pPr>
      <w:r>
        <w:t>B.</w:t>
      </w:r>
      <w:r>
        <w:tab/>
        <w:t>Each parish assessor shall provide loan and finance companies with copies of LAT Form 5 and LAT Form 6.</w:t>
      </w:r>
    </w:p>
    <w:p w14:paraId="0915B0B1" w14:textId="77777777" w:rsidR="000A70F9" w:rsidRDefault="000A70F9" w:rsidP="006926F4">
      <w:pPr>
        <w:pStyle w:val="1"/>
        <w:spacing w:after="60"/>
      </w:pPr>
      <w:r>
        <w:t>1.</w:t>
      </w:r>
      <w:r>
        <w:tab/>
        <w:t>LAT Form 5 should be utilized to identify the existence and value of office furniture and equipment. When using the cost approach in appraisal of the property, these items are to be brought to present day values and depreciated according to the effective age of the items in compliance with the appropriate tables in §2503 for office equipment and office furniture and fixtures, respectively.</w:t>
      </w:r>
    </w:p>
    <w:p w14:paraId="20281A45" w14:textId="77777777" w:rsidR="000A70F9" w:rsidRDefault="000A70F9" w:rsidP="006926F4">
      <w:pPr>
        <w:pStyle w:val="1"/>
        <w:spacing w:after="60"/>
      </w:pPr>
      <w:r>
        <w:t>2.</w:t>
      </w:r>
      <w:r>
        <w:tab/>
        <w:t>LAT Form 6 shall be utilized to identify and value repossessed property, which shall be assessed at 15 percent of fair market value. The value of repossessed property is determined in accordance with the appropriate Section of these rules and regulations.</w:t>
      </w:r>
    </w:p>
    <w:p w14:paraId="3D8483BC" w14:textId="77777777" w:rsidR="000A70F9" w:rsidRDefault="000A70F9" w:rsidP="006926F4">
      <w:pPr>
        <w:pStyle w:val="1"/>
        <w:spacing w:after="60"/>
      </w:pPr>
      <w:r>
        <w:t>3.</w:t>
      </w:r>
      <w:r>
        <w:tab/>
        <w:t xml:space="preserve">LAT Form 6 shall also be utilized to identify and value taxable credits. Such credits shall be offset and lessened by the actual bona fide accounts payable, bills payable and other liabilities of a similar character (R.S. 47:1962). This is accomplished by determining the percentage taxable receivables (sum of average of </w:t>
      </w:r>
      <w:r w:rsidR="007243E4">
        <w:t>thir</w:t>
      </w:r>
      <w:r>
        <w:t xml:space="preserve">d, </w:t>
      </w:r>
      <w:r w:rsidR="007243E4">
        <w:t>fifth and six</w:t>
      </w:r>
      <w:r>
        <w:t xml:space="preserve">th columns on face of form) are to average total receivables, then deducting that percentage of allowable payables (sum of average of </w:t>
      </w:r>
      <w:r w:rsidR="007243E4">
        <w:t>fir</w:t>
      </w:r>
      <w:r>
        <w:t xml:space="preserve">st, </w:t>
      </w:r>
      <w:r w:rsidR="007243E4">
        <w:t>seco</w:t>
      </w:r>
      <w:r>
        <w:t xml:space="preserve">nd and </w:t>
      </w:r>
      <w:r w:rsidR="007243E4">
        <w:t>thi</w:t>
      </w:r>
      <w:r>
        <w:t>rd columns on reverse of form) from total taxable receivables. This remainder shall be assessed at 15 percent of fair market value.</w:t>
      </w:r>
    </w:p>
    <w:p w14:paraId="1FBEA5C1" w14:textId="77777777" w:rsidR="000A70F9" w:rsidRDefault="000A70F9">
      <w:pPr>
        <w:pStyle w:val="AuthorityNote"/>
      </w:pPr>
      <w:r>
        <w:t>AUTHORITY NOTE:</w:t>
      </w:r>
      <w:r>
        <w:tab/>
        <w:t>Promulgated in accordance with R.S. 47:1962.</w:t>
      </w:r>
    </w:p>
    <w:p w14:paraId="6FE9AA83" w14:textId="77777777" w:rsidR="000A70F9" w:rsidRDefault="000A70F9">
      <w:pPr>
        <w:pStyle w:val="HistoricalNote"/>
        <w:spacing w:after="40"/>
      </w:pPr>
      <w:r>
        <w:t>HISTORICAL NOTE:</w:t>
      </w:r>
      <w:r>
        <w:tab/>
        <w:t>Promulgated by the Department of Revenue and Taxation, Tax Commission, LR 8:102 (February 1982), amended LR 10:922 (November 1984), LR 16:1063 (December 1990).</w:t>
      </w:r>
    </w:p>
    <w:p w14:paraId="723F55C7" w14:textId="77777777" w:rsidR="000A70F9" w:rsidRDefault="000A70F9" w:rsidP="006926F4">
      <w:pPr>
        <w:pStyle w:val="Chapter"/>
        <w:spacing w:after="60"/>
      </w:pPr>
      <w:bookmarkStart w:id="2006" w:name="TOC_Chap90"/>
      <w:bookmarkStart w:id="2007" w:name="_Toc233690237"/>
      <w:bookmarkStart w:id="2008" w:name="_Toc234030821"/>
      <w:bookmarkStart w:id="2009" w:name="_Toc243721447"/>
      <w:bookmarkStart w:id="2010" w:name="_Toc259619694"/>
      <w:bookmarkStart w:id="2011" w:name="_Toc262718780"/>
      <w:bookmarkStart w:id="2012" w:name="_Toc275165553"/>
      <w:bookmarkStart w:id="2013" w:name="_Toc238197866"/>
      <w:r>
        <w:t>Chapter 7.</w:t>
      </w:r>
      <w:bookmarkEnd w:id="2006"/>
      <w:r w:rsidR="00C97BFA" w:rsidRPr="00C97BFA">
        <w:tab/>
      </w:r>
      <w:bookmarkStart w:id="2014" w:name="TOCT_Chap171"/>
      <w:bookmarkStart w:id="2015" w:name="TOCT_Chap136"/>
      <w:bookmarkStart w:id="2016" w:name="TOCT_Chap90"/>
      <w:r>
        <w:t>Watercraft</w:t>
      </w:r>
      <w:bookmarkEnd w:id="2007"/>
      <w:bookmarkEnd w:id="2008"/>
      <w:bookmarkEnd w:id="2009"/>
      <w:bookmarkEnd w:id="2010"/>
      <w:bookmarkEnd w:id="2011"/>
      <w:bookmarkEnd w:id="2012"/>
      <w:bookmarkEnd w:id="2013"/>
      <w:bookmarkEnd w:id="2014"/>
      <w:bookmarkEnd w:id="2015"/>
      <w:bookmarkEnd w:id="2016"/>
    </w:p>
    <w:p w14:paraId="02CAAC9B" w14:textId="77777777" w:rsidR="000A70F9" w:rsidRDefault="000A70F9" w:rsidP="005327C2">
      <w:pPr>
        <w:pStyle w:val="Section"/>
      </w:pPr>
      <w:bookmarkStart w:id="2017" w:name="_Toc233690238"/>
      <w:bookmarkStart w:id="2018" w:name="_Toc234030822"/>
      <w:bookmarkStart w:id="2019" w:name="_Toc243721448"/>
      <w:bookmarkStart w:id="2020" w:name="_Toc259619695"/>
      <w:bookmarkStart w:id="2021" w:name="_Toc262718781"/>
      <w:bookmarkStart w:id="2022" w:name="_Toc275165554"/>
      <w:bookmarkStart w:id="2023" w:name="_Toc238197867"/>
      <w:r>
        <w:t>§701.</w:t>
      </w:r>
      <w:r>
        <w:tab/>
        <w:t>Guidelines for Ascertaining Fair Market Value of Watercraft</w:t>
      </w:r>
      <w:bookmarkEnd w:id="2017"/>
      <w:bookmarkEnd w:id="2018"/>
      <w:bookmarkEnd w:id="2019"/>
      <w:bookmarkEnd w:id="2020"/>
      <w:bookmarkEnd w:id="2021"/>
      <w:bookmarkEnd w:id="2022"/>
      <w:bookmarkEnd w:id="2023"/>
    </w:p>
    <w:p w14:paraId="344C6CC8" w14:textId="77777777" w:rsidR="00774000" w:rsidRPr="001B37AF" w:rsidRDefault="00774000" w:rsidP="00774000">
      <w:pPr>
        <w:pStyle w:val="A"/>
      </w:pPr>
      <w:r w:rsidRPr="001B37AF">
        <w:t>A.</w:t>
      </w:r>
      <w:r w:rsidRPr="001B37AF">
        <w:tab/>
        <w:t>General. Watercraft, other than those employed in interstate commerce, are subject to valuation and assessment by parish assessors. Gasoline powered watercraft and vessels employed in fisheries activities for human consumption are exempt from property taxation. As with other forms of personal property, watercraft are to be taxed where situated on January 1. Fair market value is the standard for valuation of watercraft. The procedures for valuation of watercraft follow.</w:t>
      </w:r>
    </w:p>
    <w:p w14:paraId="72F61085" w14:textId="77777777" w:rsidR="00013C72" w:rsidRPr="005A3A32" w:rsidRDefault="00774000" w:rsidP="00013C72">
      <w:pPr>
        <w:pStyle w:val="A"/>
      </w:pPr>
      <w:r w:rsidRPr="001B37AF">
        <w:t>B.</w:t>
      </w:r>
      <w:r w:rsidRPr="001B37AF">
        <w:tab/>
      </w:r>
      <w:r w:rsidR="00013C72" w:rsidRPr="005A3A32">
        <w:t>Valuation</w:t>
      </w:r>
    </w:p>
    <w:p w14:paraId="64E4A351" w14:textId="77777777" w:rsidR="00013C72" w:rsidRPr="005A3A32" w:rsidRDefault="00013C72" w:rsidP="00013C72">
      <w:pPr>
        <w:pStyle w:val="1"/>
      </w:pPr>
      <w:r w:rsidRPr="005A3A32">
        <w:t>1.</w:t>
      </w:r>
      <w:r w:rsidRPr="005A3A32">
        <w:tab/>
        <w:t>Fair market value is the valuation standard for watercraft. When using the cost approach, the assessor shall estimate the fair market value of each vessel having situs in the assessor’s parish through use of the information provided</w:t>
      </w:r>
      <w:r>
        <w:t xml:space="preserve"> </w:t>
      </w:r>
      <w:r w:rsidRPr="005A3A32">
        <w:t>to the assessor on LAT Form 11. Taxpayers shall report the cost of the vessel.</w:t>
      </w:r>
    </w:p>
    <w:p w14:paraId="325A54EF" w14:textId="77777777" w:rsidR="00774000" w:rsidRPr="001B37AF" w:rsidRDefault="00013C72" w:rsidP="00013C72">
      <w:pPr>
        <w:pStyle w:val="A"/>
      </w:pPr>
      <w:r w:rsidRPr="005A3A32">
        <w:t>2.</w:t>
      </w:r>
      <w:r w:rsidRPr="005A3A32">
        <w:tab/>
        <w:t xml:space="preserve">The same procedure shall be used as for other forms of machinery and equipment. That is, cost of the vessel will be brought up to current value through use of the appropriate index and depreciated based on the effective age of the vessel. The appropriate cost index, percent good factors and composite multipliers appear in Tables 703.A.1, 703.B.1 and 705.A.1. The composite multipliers are only to be used when the cost of the vessel is self-reported. When the cost of the vessel is not available, or the assessor finds the information to be unreliable, the assessor may utilize the base cost and depreciation schedules found in Tables 703.A.2, 703.B.2 and </w:t>
      </w:r>
      <w:r w:rsidRPr="005A3A32">
        <w:lastRenderedPageBreak/>
        <w:t>705.A.2. Obsolescence may be applied according to days worked as per Table 706. Consideration of additional obsolescence may be granted upon showing evidence of loss, substantiated by the taxpayer in writing.</w:t>
      </w:r>
    </w:p>
    <w:p w14:paraId="4E792DFD" w14:textId="77777777" w:rsidR="00774000" w:rsidRPr="001B37AF" w:rsidRDefault="00774000" w:rsidP="00774000">
      <w:pPr>
        <w:pStyle w:val="1"/>
      </w:pPr>
      <w:r w:rsidRPr="001B37AF">
        <w:t>3.</w:t>
      </w:r>
      <w:r w:rsidRPr="001B37AF">
        <w:tab/>
        <w:t>Consideration of Obsolescence When Using the Cost Approach. Economic and/or functional obsolescence is a loss in value of personal property above and beyond physical deterioration. Upon a showing of evidence of such loss, substantiated by the taxpayer in writing, economic or functional obsolescence shall be given. If economic and/or functional obsolescence is not given when warranted, an appreciated value greater than fair market value may result.</w:t>
      </w:r>
    </w:p>
    <w:p w14:paraId="19E62299" w14:textId="77777777" w:rsidR="00774000" w:rsidRDefault="00774000" w:rsidP="00774000">
      <w:pPr>
        <w:pStyle w:val="1"/>
      </w:pPr>
      <w:r w:rsidRPr="001B37AF">
        <w:t>4.</w:t>
      </w:r>
      <w:r w:rsidRPr="001B37AF">
        <w:tab/>
      </w:r>
      <w:r w:rsidR="00AB43ED">
        <w:t>Gulf of America</w:t>
      </w:r>
      <w:r w:rsidRPr="001B37AF">
        <w:t xml:space="preserve"> Watercraft Fleet. When determining the three approaches to value, the assessor may use a variable annual income approach, as compiled by a certified marine surveyor-appraisal company, at the request of the Louisiana Assessors' Association, for weighting and correlating current market conditions as a part of the fair market valuation process.</w:t>
      </w:r>
    </w:p>
    <w:p w14:paraId="2CC9F956" w14:textId="77777777" w:rsidR="00EF1AAB" w:rsidRPr="00F316D1" w:rsidRDefault="00EF1AAB" w:rsidP="00EF1AAB">
      <w:pPr>
        <w:pStyle w:val="A"/>
      </w:pPr>
      <w:r w:rsidRPr="00F316D1">
        <w:t>C.</w:t>
      </w:r>
      <w:r w:rsidRPr="00F316D1">
        <w:tab/>
        <w:t>Vessel Types and Definitions</w:t>
      </w:r>
    </w:p>
    <w:p w14:paraId="5B6F2318" w14:textId="77777777" w:rsidR="00EF1AAB" w:rsidRPr="00F316D1" w:rsidRDefault="00EF1AAB" w:rsidP="00EF1AAB">
      <w:pPr>
        <w:pStyle w:val="1"/>
      </w:pPr>
      <w:r>
        <w:t>1.</w:t>
      </w:r>
      <w:r>
        <w:tab/>
      </w:r>
      <w:r w:rsidRPr="000312C1">
        <w:rPr>
          <w:i/>
        </w:rPr>
        <w:t>Deck Barge</w:t>
      </w:r>
      <w:r>
        <w:t>—</w:t>
      </w:r>
      <w:r w:rsidRPr="00F316D1">
        <w:t>have both inland and offshore applications and can be used to transport and store materials and liquids at the work site. These are also good for transporting heavy equipment, vehicles, material, rock, sand, building su</w:t>
      </w:r>
      <w:r>
        <w:t>pplies, food, water, etc. Deck b</w:t>
      </w:r>
      <w:r w:rsidRPr="00F316D1">
        <w:t>arges are also essential for carrying construction-based materials such as cranes, containers, aggregate materials, refinery parts, etc.</w:t>
      </w:r>
    </w:p>
    <w:p w14:paraId="51A23B2A" w14:textId="77777777" w:rsidR="00EF1AAB" w:rsidRPr="00F316D1" w:rsidRDefault="00EF1AAB" w:rsidP="00EF1AAB">
      <w:pPr>
        <w:pStyle w:val="1"/>
      </w:pPr>
      <w:r>
        <w:t>2.</w:t>
      </w:r>
      <w:r>
        <w:tab/>
      </w:r>
      <w:r w:rsidRPr="000312C1">
        <w:rPr>
          <w:i/>
        </w:rPr>
        <w:t>Dredge Barge</w:t>
      </w:r>
      <w:r>
        <w:t>—</w:t>
      </w:r>
      <w:r w:rsidRPr="00F316D1">
        <w:t>the operation of removing material from one part of the water environment and relocating it to another. In all but a few situations the excavation is undertaken by a specialist floating plant, known as a dredger. Dredging is carried out in many different locations and for many different purposes, but the main objectives are usually to recover material that has some value or use, or to create a greater depth of water. Dredging is mandatory to many rivers and harbors to continue keeping the depth and the opening to allow vessels in and out.</w:t>
      </w:r>
    </w:p>
    <w:p w14:paraId="57C4A63A" w14:textId="77777777" w:rsidR="00EF1AAB" w:rsidRPr="00F316D1" w:rsidRDefault="00EF1AAB" w:rsidP="00EF1AAB">
      <w:pPr>
        <w:pStyle w:val="1"/>
      </w:pPr>
      <w:r>
        <w:t>3.</w:t>
      </w:r>
      <w:r>
        <w:tab/>
      </w:r>
      <w:r w:rsidRPr="000312C1">
        <w:rPr>
          <w:i/>
        </w:rPr>
        <w:t>Transport Barge</w:t>
      </w:r>
      <w:r>
        <w:t>—</w:t>
      </w:r>
      <w:r w:rsidRPr="00F316D1">
        <w:t>a made-to-order water transportation vessel. These are built mainly for river and canal transport of bulk goods. Owners can add different walls or winches onto the barge to fit the client’s needs.</w:t>
      </w:r>
    </w:p>
    <w:p w14:paraId="2E29F575" w14:textId="77777777" w:rsidR="00EF1AAB" w:rsidRPr="00F316D1" w:rsidRDefault="00EF1AAB" w:rsidP="00EF1AAB">
      <w:pPr>
        <w:pStyle w:val="1"/>
      </w:pPr>
      <w:r>
        <w:t>4.</w:t>
      </w:r>
      <w:r>
        <w:tab/>
      </w:r>
      <w:r w:rsidRPr="000312C1">
        <w:rPr>
          <w:i/>
        </w:rPr>
        <w:t>Crane Barge</w:t>
      </w:r>
      <w:r>
        <w:t>—</w:t>
      </w:r>
      <w:r w:rsidRPr="00F316D1">
        <w:t>also known as a crane vessel or floating crane, is a vessel with an attached crane specialized in lifting heavy loads. These come in many sizes with the largest crane vessels being used for offshore construction.</w:t>
      </w:r>
    </w:p>
    <w:p w14:paraId="1ABA630C" w14:textId="77777777" w:rsidR="00EF1AAB" w:rsidRPr="00F316D1" w:rsidRDefault="00EF1AAB" w:rsidP="00EF1AAB">
      <w:pPr>
        <w:pStyle w:val="1"/>
      </w:pPr>
      <w:r>
        <w:t>5.</w:t>
      </w:r>
      <w:r>
        <w:tab/>
      </w:r>
      <w:r w:rsidRPr="000312C1">
        <w:rPr>
          <w:i/>
        </w:rPr>
        <w:t>Oil Barge</w:t>
      </w:r>
      <w:r>
        <w:t>—</w:t>
      </w:r>
      <w:r w:rsidRPr="00F316D1">
        <w:t>a vessel with tanks (normally integral tanks) for carriage of oil cargo, including bulk crude oil. Most of these barges are ABS classified. Classifications are defined later in this report. Classes of the vessels are based according to its area of operation, the type of operation, and the nature of cargo. ABS equipment requires thicker steel and more rigorous inspections.</w:t>
      </w:r>
    </w:p>
    <w:p w14:paraId="7B767928" w14:textId="77777777" w:rsidR="00EF1AAB" w:rsidRPr="00F316D1" w:rsidRDefault="00EF1AAB" w:rsidP="00EF1AAB">
      <w:pPr>
        <w:pStyle w:val="1"/>
      </w:pPr>
      <w:r>
        <w:t>6.</w:t>
      </w:r>
      <w:r>
        <w:tab/>
      </w:r>
      <w:r w:rsidRPr="000312C1">
        <w:rPr>
          <w:i/>
        </w:rPr>
        <w:t>Spar Barge</w:t>
      </w:r>
      <w:r>
        <w:t>—</w:t>
      </w:r>
      <w:r w:rsidRPr="00F316D1">
        <w:t xml:space="preserve">a type of floating oil platform typically used in very deep waters and is named for logs used as buoys in shipping that are moored in place vertically. Spar production platforms have been developed as an alternative to </w:t>
      </w:r>
      <w:r w:rsidRPr="00F316D1">
        <w:t xml:space="preserve">conventional platforms. The deep draft design of spars makes them less affected by wind, wave and currents and allows for both dry tree and subsea production. </w:t>
      </w:r>
    </w:p>
    <w:p w14:paraId="0B12DD69" w14:textId="77777777" w:rsidR="00EF1AAB" w:rsidRPr="00F316D1" w:rsidRDefault="00EF1AAB" w:rsidP="00EF1AAB">
      <w:pPr>
        <w:pStyle w:val="1"/>
      </w:pPr>
      <w:r>
        <w:t>7.</w:t>
      </w:r>
      <w:r>
        <w:tab/>
      </w:r>
      <w:r w:rsidRPr="000312C1">
        <w:rPr>
          <w:i/>
        </w:rPr>
        <w:t>Shugart Barge</w:t>
      </w:r>
      <w:r>
        <w:t>—</w:t>
      </w:r>
      <w:r w:rsidRPr="00F316D1">
        <w:t xml:space="preserve">raked on one end or can be boxed with connecting angle on all 4 sides. These are used for carrying many different materials. These are used on inland waterways. </w:t>
      </w:r>
    </w:p>
    <w:p w14:paraId="6DC4AB95" w14:textId="77777777" w:rsidR="00EF1AAB" w:rsidRPr="00F316D1" w:rsidRDefault="00EF1AAB" w:rsidP="00EF1AAB">
      <w:pPr>
        <w:pStyle w:val="1"/>
      </w:pPr>
      <w:r>
        <w:t>8.</w:t>
      </w:r>
      <w:r>
        <w:tab/>
      </w:r>
      <w:r w:rsidRPr="000312C1">
        <w:rPr>
          <w:i/>
        </w:rPr>
        <w:t>Spud Barge</w:t>
      </w:r>
      <w:r>
        <w:t>—</w:t>
      </w:r>
      <w:r w:rsidRPr="00F316D1">
        <w:t xml:space="preserve">a specialized type of vessel used for marine construction operations. Spud barges are also referred to as jack-up barges and are a flat-decked barge with a large area for storing construction supplies and equipment for use during construction. These barges are not tied together or have a need to be tied to a dock, they are held in position by various length steel spuds (beams) in the ground, this spud is pulled up when relocated. These barges can carry many different materials and come in various sizes. </w:t>
      </w:r>
    </w:p>
    <w:p w14:paraId="2CF753F0" w14:textId="77777777" w:rsidR="00EF1AAB" w:rsidRPr="00F316D1" w:rsidRDefault="00EF1AAB" w:rsidP="00EF1AAB">
      <w:pPr>
        <w:pStyle w:val="1"/>
      </w:pPr>
      <w:r>
        <w:t>9.</w:t>
      </w:r>
      <w:r>
        <w:tab/>
      </w:r>
      <w:r w:rsidRPr="000312C1">
        <w:rPr>
          <w:i/>
        </w:rPr>
        <w:t>Pile Driving Barge</w:t>
      </w:r>
      <w:r>
        <w:t>—</w:t>
      </w:r>
      <w:r w:rsidRPr="00F316D1">
        <w:t xml:space="preserve">has the ability to assemble Flexifloat® modules into a number of shapes which offers significant advantages in pile-driving operations. For example, it allows a "T"-shaped assemblies permit location for the on-deck machine to get as close to the working edge of the barge as possible while retaining excellent 360-degree stability. </w:t>
      </w:r>
    </w:p>
    <w:p w14:paraId="275BEBBD" w14:textId="09FC7FE0" w:rsidR="00EF1AAB" w:rsidRPr="00F316D1" w:rsidRDefault="00EF1AAB" w:rsidP="00EF1AAB">
      <w:pPr>
        <w:pStyle w:val="1"/>
      </w:pPr>
      <w:r>
        <w:t>10.</w:t>
      </w:r>
      <w:r>
        <w:tab/>
      </w:r>
      <w:r w:rsidR="004B4B6F" w:rsidRPr="00F975DF">
        <w:rPr>
          <w:i/>
          <w:iCs/>
        </w:rPr>
        <w:t>Hopper Barge</w:t>
      </w:r>
      <w:r w:rsidR="004B4B6F">
        <w:t>—a</w:t>
      </w:r>
      <w:r w:rsidR="004B4B6F" w:rsidRPr="00651C8A">
        <w:t xml:space="preserve"> hopper barge is a non-mechanical vessel that cannot move around by itself, unlike some other types of barges. Hopper barges are designed to carry materials, like rocks, sand, soil and rubbish, for dumping into the ocean, a river or lake for land reclamation. Hopper barges are seen in two distinctive types: raked hopper or box hopper barges. The raked hopper barges move faster than the box hoppers; they are both designed for movement of dry bulky commodities. This definition does not include Shale Hopper Barges</w:t>
      </w:r>
      <w:r w:rsidRPr="00F316D1">
        <w:t xml:space="preserve">. </w:t>
      </w:r>
    </w:p>
    <w:p w14:paraId="0C6F8B6D" w14:textId="77777777" w:rsidR="00EF1AAB" w:rsidRPr="00F316D1" w:rsidRDefault="00EF1AAB" w:rsidP="00EF1AAB">
      <w:pPr>
        <w:pStyle w:val="1"/>
      </w:pPr>
      <w:r>
        <w:t>11.</w:t>
      </w:r>
      <w:r>
        <w:tab/>
      </w:r>
      <w:r w:rsidRPr="000312C1">
        <w:rPr>
          <w:i/>
        </w:rPr>
        <w:t>Tank Barge</w:t>
      </w:r>
      <w:r>
        <w:t>—</w:t>
      </w:r>
      <w:r w:rsidRPr="00F316D1">
        <w:t>as storage vessels generally used to carry bulk liquids. They may consist of one or more storage tanks separated by interior walls. Some tank barges can be more expensive by being “double skinned” -which means two layers of interior steel for protection.</w:t>
      </w:r>
    </w:p>
    <w:p w14:paraId="2E449F4D" w14:textId="77777777" w:rsidR="00EF1AAB" w:rsidRPr="00F316D1" w:rsidRDefault="00EF1AAB" w:rsidP="00EF1AAB">
      <w:pPr>
        <w:pStyle w:val="1"/>
      </w:pPr>
      <w:r>
        <w:t>12.</w:t>
      </w:r>
      <w:r>
        <w:tab/>
      </w:r>
      <w:r w:rsidRPr="000312C1">
        <w:rPr>
          <w:i/>
        </w:rPr>
        <w:t>Pressure Barge</w:t>
      </w:r>
      <w:r>
        <w:t>—</w:t>
      </w:r>
      <w:r w:rsidRPr="00F316D1">
        <w:t xml:space="preserve">a container vessel designed to hold gases or liquids at a pressure substantially different from the ambient pressure. Pressure vessels can be dangerous and fatal accidents have occurred in the history of their development and operation. Consequently, pressure vessel design is manufacture and operations are regulated by engineering authorities backed by legislation. For these reasons, the definition of a pressure barge varies from country to country. </w:t>
      </w:r>
    </w:p>
    <w:p w14:paraId="19A02A7C" w14:textId="77777777" w:rsidR="00EF1AAB" w:rsidRPr="00F316D1" w:rsidRDefault="00EF1AAB" w:rsidP="00EF1AAB">
      <w:pPr>
        <w:pStyle w:val="1"/>
      </w:pPr>
      <w:r>
        <w:t>13.</w:t>
      </w:r>
      <w:r>
        <w:tab/>
      </w:r>
      <w:r w:rsidRPr="000312C1">
        <w:rPr>
          <w:i/>
        </w:rPr>
        <w:t>Keyway Barge</w:t>
      </w:r>
      <w:r>
        <w:t>—</w:t>
      </w:r>
      <w:r w:rsidRPr="00F316D1">
        <w:t>designed with a U shape to it so portable truck-mounted drilling rigs can be backed onto the deck of these barges and up to the edge of the key slot. The barge then can be positioned around inland oil wells to perform a variety of procedures necessary to maintain production of the wells. The barge is then lead in place to work around each location.</w:t>
      </w:r>
    </w:p>
    <w:p w14:paraId="308AA4E6" w14:textId="77777777" w:rsidR="00EF1AAB" w:rsidRPr="00F316D1" w:rsidRDefault="00EF1AAB" w:rsidP="00EF1AAB">
      <w:pPr>
        <w:pStyle w:val="1"/>
      </w:pPr>
      <w:r>
        <w:t>14.</w:t>
      </w:r>
      <w:r>
        <w:tab/>
      </w:r>
      <w:r w:rsidRPr="000312C1">
        <w:rPr>
          <w:i/>
        </w:rPr>
        <w:t>Industrial Barge</w:t>
      </w:r>
      <w:r>
        <w:t>—</w:t>
      </w:r>
      <w:r w:rsidRPr="00F316D1">
        <w:t xml:space="preserve">as its name implies, is a flat decked cargo hauler vessel. It is designed to serve as a mobile base of operations for construction or mining projects. It has three advanced constructors that can fabricate any needed </w:t>
      </w:r>
      <w:r w:rsidRPr="00F316D1">
        <w:lastRenderedPageBreak/>
        <w:t xml:space="preserve">materials and its deck is large enough to carry everything in the Industrial Machinery line. The basic model comes rather bare and many galactic survivalists modify it to suit their needs. This vessel can also be called a flat deck barge or material barge, due to these barges carrying containers, rigs, power plants and many other items. </w:t>
      </w:r>
    </w:p>
    <w:p w14:paraId="51E4DAD4" w14:textId="77777777" w:rsidR="00EF1AAB" w:rsidRPr="00F316D1" w:rsidRDefault="00EF1AAB" w:rsidP="00EF1AAB">
      <w:pPr>
        <w:pStyle w:val="1"/>
      </w:pPr>
      <w:r>
        <w:t>15.</w:t>
      </w:r>
      <w:r>
        <w:tab/>
      </w:r>
      <w:r w:rsidRPr="000312C1">
        <w:rPr>
          <w:i/>
        </w:rPr>
        <w:t>Industrial Vessel</w:t>
      </w:r>
      <w:r>
        <w:t xml:space="preserve">—a </w:t>
      </w:r>
      <w:r w:rsidRPr="00F316D1">
        <w:t xml:space="preserve">vessel which, by reason of its special outfit, purpose, design, or function engages in certain industrial ventures. This classification includes such vessels as dredges, cable layers, derrick barges, and construction and wrecking barges, but does not include vessels which carry passengers or freight for hire, OSVs, oceanographic research vessels, or vessels engaged in the fisheries. </w:t>
      </w:r>
    </w:p>
    <w:p w14:paraId="53ABD799" w14:textId="77777777" w:rsidR="00EF1AAB" w:rsidRPr="00F316D1" w:rsidRDefault="00EF1AAB" w:rsidP="00EF1AAB">
      <w:pPr>
        <w:pStyle w:val="1"/>
      </w:pPr>
      <w:r>
        <w:t>16.</w:t>
      </w:r>
      <w:r>
        <w:tab/>
      </w:r>
      <w:r w:rsidRPr="000312C1">
        <w:rPr>
          <w:i/>
        </w:rPr>
        <w:t>Pontoon Barge</w:t>
      </w:r>
      <w:r>
        <w:t>—</w:t>
      </w:r>
      <w:r w:rsidRPr="00F316D1">
        <w:t xml:space="preserve">a vessel great for inland applications that can be used to store and transport materials quickly esp. for shallow water. They also are great to transport workers to job sites. These barges can also be convenient to house people working on jobs on unique locations where housing is limited or travel time delays job production. </w:t>
      </w:r>
    </w:p>
    <w:p w14:paraId="027AE798" w14:textId="77777777" w:rsidR="00EF1AAB" w:rsidRPr="00F316D1" w:rsidRDefault="00EF1AAB" w:rsidP="00EF1AAB">
      <w:pPr>
        <w:pStyle w:val="1"/>
      </w:pPr>
      <w:r>
        <w:t>17.</w:t>
      </w:r>
      <w:r>
        <w:tab/>
      </w:r>
      <w:r w:rsidRPr="000312C1">
        <w:rPr>
          <w:i/>
        </w:rPr>
        <w:t>Dry Dock Barge</w:t>
      </w:r>
      <w:r>
        <w:t>—</w:t>
      </w:r>
      <w:r w:rsidRPr="00F316D1">
        <w:t xml:space="preserve">a narrow basin or vessel that can be flooded to allow a load to be floated in, then drained to allow that load to come to rest on a dry platform. Dry dock barges are used for the construction, maintenance, and repairs of marine transportation and other marine equipment. </w:t>
      </w:r>
    </w:p>
    <w:p w14:paraId="401371FC" w14:textId="77777777" w:rsidR="00EF1AAB" w:rsidRPr="00F316D1" w:rsidRDefault="00EF1AAB" w:rsidP="00EF1AAB">
      <w:pPr>
        <w:pStyle w:val="1"/>
      </w:pPr>
      <w:r w:rsidRPr="00F316D1">
        <w:t>18.</w:t>
      </w:r>
      <w:r w:rsidRPr="00F316D1">
        <w:tab/>
      </w:r>
      <w:r w:rsidRPr="000312C1">
        <w:rPr>
          <w:i/>
        </w:rPr>
        <w:t>Quarter Barge</w:t>
      </w:r>
      <w:r>
        <w:t>—</w:t>
      </w:r>
      <w:r w:rsidRPr="00F316D1">
        <w:t xml:space="preserve">a vessel that is outfitted with living accommodations, galley rooms, shower and restroom facilities. These barges can be pre-made for crews ranging from 50 people up to 300+ people. They can also be customized to meet the customer’s request. They are self-sufficient with generators, potable water and sewage plants </w:t>
      </w:r>
    </w:p>
    <w:p w14:paraId="45089A21" w14:textId="77777777" w:rsidR="00EF1AAB" w:rsidRPr="00F316D1" w:rsidRDefault="00EF1AAB" w:rsidP="00EF1AAB">
      <w:pPr>
        <w:pStyle w:val="1"/>
      </w:pPr>
      <w:r>
        <w:t>19.</w:t>
      </w:r>
      <w:r>
        <w:tab/>
      </w:r>
      <w:r w:rsidRPr="000312C1">
        <w:rPr>
          <w:i/>
        </w:rPr>
        <w:t>Utility Barge</w:t>
      </w:r>
      <w:r>
        <w:t>—</w:t>
      </w:r>
      <w:r w:rsidRPr="00F316D1">
        <w:t>a utility barge is a flat-bottomed vessel that can provide a safe working environment and improve confidence when working on the water esp. when carrying freight, typically on canals and rivers.</w:t>
      </w:r>
    </w:p>
    <w:p w14:paraId="760DBCB3" w14:textId="77777777" w:rsidR="00EF1AAB" w:rsidRPr="00F316D1" w:rsidRDefault="00EF1AAB" w:rsidP="00EF1AAB">
      <w:pPr>
        <w:pStyle w:val="1"/>
      </w:pPr>
      <w:r>
        <w:t>20.</w:t>
      </w:r>
      <w:r>
        <w:tab/>
      </w:r>
      <w:r w:rsidRPr="000312C1">
        <w:rPr>
          <w:i/>
        </w:rPr>
        <w:t>Utility Vessel</w:t>
      </w:r>
      <w:r>
        <w:t>—</w:t>
      </w:r>
      <w:r w:rsidRPr="00F316D1">
        <w:t xml:space="preserve">complements a range of heavy-duty workboats and offshore vessels. The UV Series is comprised of several designs that share the same basic principles: the ability to support a wide variety of light duty operations such as buoy laying, survey and research work, diving operations, lighthouse supply, fire-fighting, pollution control, fish farming and maintenance work. </w:t>
      </w:r>
    </w:p>
    <w:p w14:paraId="080D21A2" w14:textId="77777777" w:rsidR="00EF1AAB" w:rsidRPr="00F316D1" w:rsidRDefault="00EF1AAB" w:rsidP="00EF1AAB">
      <w:pPr>
        <w:pStyle w:val="1"/>
      </w:pPr>
      <w:r>
        <w:t>21.</w:t>
      </w:r>
      <w:r>
        <w:tab/>
      </w:r>
      <w:r w:rsidRPr="005B77D8">
        <w:rPr>
          <w:i/>
        </w:rPr>
        <w:t>Jack Up Vessel</w:t>
      </w:r>
      <w:r>
        <w:t>—</w:t>
      </w:r>
      <w:r w:rsidRPr="00F316D1">
        <w:t xml:space="preserve">the floating lifting platform, is powered to move around on sea, rivers and canals. When the jack up vessel has reached the desired location, it is then lifted above water level, so the platform is not subjected to the movement of the water. Jack up vessels are mainly used for piling, drilling, building and dredging work. The offshore and maritime sector and the oil and gas industry are the biggest branches in the jack up vessel market. The reason for this is mainly the enormous capacity of the jack up vessels and incredible flexibly. </w:t>
      </w:r>
    </w:p>
    <w:p w14:paraId="7ACFE80A" w14:textId="77777777" w:rsidR="00EF1AAB" w:rsidRPr="00F316D1" w:rsidRDefault="00EF1AAB" w:rsidP="00EF1AAB">
      <w:pPr>
        <w:pStyle w:val="1"/>
      </w:pPr>
      <w:r w:rsidRPr="00F316D1">
        <w:t>22.</w:t>
      </w:r>
      <w:r>
        <w:tab/>
      </w:r>
      <w:r w:rsidR="00013C72" w:rsidRPr="00602881">
        <w:rPr>
          <w:i/>
        </w:rPr>
        <w:t>Offshore Support Vessel</w:t>
      </w:r>
      <w:r w:rsidR="00013C72" w:rsidRPr="005A3A32">
        <w:t xml:space="preserve"> (OSV/Supply)</w:t>
      </w:r>
      <w:r w:rsidR="00013C72">
        <w:t>—</w:t>
      </w:r>
      <w:r w:rsidR="00013C72" w:rsidRPr="005A3A32">
        <w:t>an ocean-going vessel used for transporting cargo, goods, supplies, and crew, as well as for carrying out offshore exploration and production across oil platforms. These provide transportation for workers and products to and from drilling locations.</w:t>
      </w:r>
    </w:p>
    <w:p w14:paraId="1505BD93" w14:textId="77777777" w:rsidR="00EF1AAB" w:rsidRPr="00F316D1" w:rsidRDefault="00EF1AAB" w:rsidP="00EF1AAB">
      <w:pPr>
        <w:pStyle w:val="1"/>
      </w:pPr>
      <w:r w:rsidRPr="00F316D1">
        <w:t>23</w:t>
      </w:r>
      <w:r>
        <w:t>.</w:t>
      </w:r>
      <w:r>
        <w:tab/>
      </w:r>
      <w:r w:rsidRPr="005B77D8">
        <w:rPr>
          <w:i/>
        </w:rPr>
        <w:t>Platform Supply Vessel</w:t>
      </w:r>
      <w:r>
        <w:t xml:space="preserve"> (PSV)—</w:t>
      </w:r>
      <w:r w:rsidRPr="00F316D1">
        <w:t xml:space="preserve">a vessel specially designed to supply offshore oil and gas platforms. These vessels range from 15 to 300 feet in length and accomplish a variety of tasks. </w:t>
      </w:r>
    </w:p>
    <w:p w14:paraId="18466049" w14:textId="77777777" w:rsidR="00EF1AAB" w:rsidRPr="00F316D1" w:rsidRDefault="00EF1AAB" w:rsidP="00EF1AAB">
      <w:pPr>
        <w:pStyle w:val="1"/>
      </w:pPr>
      <w:r>
        <w:t>24.</w:t>
      </w:r>
      <w:r>
        <w:tab/>
      </w:r>
      <w:r w:rsidRPr="005B77D8">
        <w:rPr>
          <w:i/>
        </w:rPr>
        <w:t>Crew Boat</w:t>
      </w:r>
      <w:r>
        <w:t>—</w:t>
      </w:r>
      <w:r w:rsidRPr="00F316D1">
        <w:t xml:space="preserve">a vessel specialized in the transportation of offshore support personnel, deck cargo, and below-deck cargo such as fuel and potable water to and from offshore installations such as oil platforms, drilling rigs, drill and dive ships and wind farms. Majority of these vessels are used to carry crew members to and from job sites. </w:t>
      </w:r>
    </w:p>
    <w:p w14:paraId="5EE8869E" w14:textId="77777777" w:rsidR="00EF1AAB" w:rsidRPr="00F316D1" w:rsidRDefault="00EF1AAB" w:rsidP="00EF1AAB">
      <w:pPr>
        <w:pStyle w:val="1"/>
      </w:pPr>
      <w:r>
        <w:t>25.</w:t>
      </w:r>
      <w:r>
        <w:tab/>
      </w:r>
      <w:r w:rsidRPr="005B77D8">
        <w:rPr>
          <w:i/>
        </w:rPr>
        <w:t>Dive Vessel</w:t>
      </w:r>
      <w:r>
        <w:t>—</w:t>
      </w:r>
      <w:r w:rsidRPr="00F316D1">
        <w:t xml:space="preserve">also called diving support vessel is a ship used in professional diving projects as a floating base. Diving vessels are considered a great mode of transportation and can provide valuable deck space in oil and gas production platforms. These vessels work on pipe lay jobs and provide support for deep water jobs. </w:t>
      </w:r>
    </w:p>
    <w:p w14:paraId="19813AC9" w14:textId="77777777" w:rsidR="00EF1AAB" w:rsidRPr="00F316D1" w:rsidRDefault="00EF1AAB" w:rsidP="00EF1AAB">
      <w:pPr>
        <w:pStyle w:val="1"/>
      </w:pPr>
      <w:r w:rsidRPr="00F316D1">
        <w:t>26.</w:t>
      </w:r>
      <w:r w:rsidRPr="00F316D1">
        <w:tab/>
      </w:r>
      <w:r w:rsidRPr="005B77D8">
        <w:rPr>
          <w:i/>
        </w:rPr>
        <w:t>Pollution Control Vessel</w:t>
      </w:r>
      <w:r>
        <w:t>—can</w:t>
      </w:r>
      <w:r w:rsidRPr="00F316D1">
        <w:t xml:space="preserve"> rotate 360 degrees in place and has been specially conceived to operate in small harbor areas, nearby waters, bays and open-seas or offshore activities. Features and options of the Pollution Control, Sea Cleaning Vessel is based on a robust steel catamaran hull.</w:t>
      </w:r>
    </w:p>
    <w:p w14:paraId="0DB8ED44" w14:textId="77777777" w:rsidR="00EF1AAB" w:rsidRPr="00F316D1" w:rsidRDefault="00EF1AAB" w:rsidP="00EF1AAB">
      <w:pPr>
        <w:pStyle w:val="1"/>
      </w:pPr>
      <w:r>
        <w:t>27.</w:t>
      </w:r>
      <w:r>
        <w:tab/>
      </w:r>
      <w:r w:rsidRPr="005B77D8">
        <w:rPr>
          <w:i/>
        </w:rPr>
        <w:t>Model Bow Boats</w:t>
      </w:r>
      <w:r>
        <w:t>—</w:t>
      </w:r>
      <w:r w:rsidRPr="00F316D1">
        <w:t xml:space="preserve">tug vessels with pointed bows. They are also the most diversified of all tugs. Model bow tugs can be used in the inland waters and offshore as well. They can be shallow draft or very deep draft depending on what the need of the job is. This is the vessel most people can visualize when the work tugboat is mentioned. </w:t>
      </w:r>
    </w:p>
    <w:p w14:paraId="0A72FEAE" w14:textId="77777777" w:rsidR="00EF1AAB" w:rsidRPr="00F316D1" w:rsidRDefault="00EF1AAB" w:rsidP="00EF1AAB">
      <w:pPr>
        <w:pStyle w:val="1"/>
      </w:pPr>
      <w:r w:rsidRPr="002F441B">
        <w:t>28.</w:t>
      </w:r>
      <w:r w:rsidRPr="002F441B">
        <w:tab/>
      </w:r>
      <w:r w:rsidRPr="002F441B">
        <w:rPr>
          <w:i/>
        </w:rPr>
        <w:t>Push Boat</w:t>
      </w:r>
      <w:r w:rsidRPr="002F441B">
        <w:t>—also known as: pusher, pusher craft, pusher boat, pusher tug, or towboat, is a</w:t>
      </w:r>
      <w:r w:rsidRPr="00F316D1">
        <w:t xml:space="preserve"> boat designed for pushing barges or car floats. In the United States, the industries that use these vessels refer to them as towboats. These vessels are characterized by a square bow, a shallow draft, and typically have knees, which are large plates mounted to the bow for pushing barges of various heights. These boats usually operate on rivers and inland waterways.</w:t>
      </w:r>
      <w:r>
        <w:t xml:space="preserve"> </w:t>
      </w:r>
      <w:r w:rsidRPr="00F316D1">
        <w:t>Multiple barges lashed together, or a boat and any barges lashed to it, are referred to as a "tow" and can have dozens of</w:t>
      </w:r>
      <w:r>
        <w:t xml:space="preserve"> </w:t>
      </w:r>
      <w:r w:rsidRPr="00F316D1">
        <w:t xml:space="preserve">barges. Many of these vessels, especially the long distances, or long-haul boats, include living quarters for the crew. </w:t>
      </w:r>
    </w:p>
    <w:p w14:paraId="78A11CCB" w14:textId="77777777" w:rsidR="00EF1AAB" w:rsidRPr="00F316D1" w:rsidRDefault="00EF1AAB" w:rsidP="00EF1AAB">
      <w:pPr>
        <w:pStyle w:val="1"/>
      </w:pPr>
      <w:r w:rsidRPr="00F316D1">
        <w:t>29.</w:t>
      </w:r>
      <w:r w:rsidRPr="00F316D1">
        <w:tab/>
      </w:r>
      <w:r w:rsidRPr="005B77D8">
        <w:rPr>
          <w:i/>
        </w:rPr>
        <w:t>Offshore</w:t>
      </w:r>
      <w:r w:rsidRPr="00F316D1">
        <w:t xml:space="preserve"> and </w:t>
      </w:r>
      <w:r w:rsidRPr="005B77D8">
        <w:rPr>
          <w:i/>
        </w:rPr>
        <w:t>Inland Tugs</w:t>
      </w:r>
      <w:r>
        <w:t>—</w:t>
      </w:r>
      <w:r w:rsidRPr="00F316D1">
        <w:t xml:space="preserve">primarily used to tug or pull vessels that cannot move by themselves like disabled ships, oil platforms and barges or those that should not move like a big or loaded ship in a narrow canal or a crowded harbor. In addition to these, tugboats are also used as ice breakers or salvage boats and as they are built with firefighting guns and monitors, they assist in the firefighting duties especially at harbors and when required even at sea. With the continuing developments in the shipping industry the ships are growing larger than they ever have been in the marine history. Since it is much easier to maneuver these large ships at sea, an issue has developed with the exceedingly difficult narrow sea strips and harbors these ships have to travel down but, most all of them have problems with sideways movement- esp. when currents are rapid and river levels are high. This is when the need of tugboats are paired with these large vessels to help navigate the narrow waters. This is known in the industry as tug assist and thus the name of the boats. Most tugboats can also venture out in the ocean but the majority of them are not equipped with strong </w:t>
      </w:r>
      <w:r w:rsidRPr="00F316D1">
        <w:lastRenderedPageBreak/>
        <w:t xml:space="preserve">horsepower like the inland river tugs. The Inland River Tugs are tow boats designed to help out in the rivers and canals. They have a hull design that makes it quite dangerous for these boats to venture into open ocean. </w:t>
      </w:r>
    </w:p>
    <w:p w14:paraId="57DA91CE" w14:textId="77777777" w:rsidR="00EF1AAB" w:rsidRPr="00F316D1" w:rsidRDefault="00EF1AAB" w:rsidP="00EF1AAB">
      <w:pPr>
        <w:pStyle w:val="1"/>
      </w:pPr>
      <w:r w:rsidRPr="00F316D1">
        <w:t>30.</w:t>
      </w:r>
      <w:r w:rsidRPr="00F316D1">
        <w:tab/>
      </w:r>
      <w:r w:rsidRPr="005B77D8">
        <w:rPr>
          <w:i/>
        </w:rPr>
        <w:t>Research Vessel</w:t>
      </w:r>
      <w:r>
        <w:t xml:space="preserve"> </w:t>
      </w:r>
      <w:r w:rsidRPr="00F316D1">
        <w:t>(R</w:t>
      </w:r>
      <w:r>
        <w:t>V or R/V)—</w:t>
      </w:r>
      <w:r w:rsidRPr="00F316D1">
        <w:t>a ship or boat designed, modified, and equipped to carry out research at sea. Many government agencies now charter these vessels for fisheries and dredging projects.</w:t>
      </w:r>
    </w:p>
    <w:p w14:paraId="771861A0" w14:textId="77777777" w:rsidR="00EF1AAB" w:rsidRPr="00F316D1" w:rsidRDefault="00EF1AAB" w:rsidP="00EF1AAB">
      <w:pPr>
        <w:pStyle w:val="1"/>
      </w:pPr>
      <w:r>
        <w:t>31.</w:t>
      </w:r>
      <w:r>
        <w:tab/>
      </w:r>
      <w:r w:rsidRPr="005B77D8">
        <w:rPr>
          <w:i/>
        </w:rPr>
        <w:t>Skiff</w:t>
      </w:r>
      <w:r>
        <w:t>—</w:t>
      </w:r>
      <w:r w:rsidRPr="00F316D1">
        <w:t>used for several essentially unrelated styles of small boat. Traditionally, these are coastal craft or river craft boats used for leisure, as a utility craft and for fishing, and have a one-person or small crew capacity. Sailing skiffs have developed into high performance competitive classes.</w:t>
      </w:r>
    </w:p>
    <w:p w14:paraId="7D663680" w14:textId="77777777" w:rsidR="00EF1AAB" w:rsidRPr="00F316D1" w:rsidRDefault="00EF1AAB" w:rsidP="00EF1AAB">
      <w:pPr>
        <w:pStyle w:val="1"/>
      </w:pPr>
      <w:r>
        <w:t>32.</w:t>
      </w:r>
      <w:r>
        <w:tab/>
      </w:r>
      <w:r w:rsidRPr="005B77D8">
        <w:rPr>
          <w:i/>
        </w:rPr>
        <w:t>Steamboats</w:t>
      </w:r>
      <w:r>
        <w:t>—</w:t>
      </w:r>
      <w:r w:rsidRPr="00F316D1">
        <w:t xml:space="preserve">a boat that is propelled primarily by steam power, typically driving propellers or paddlewheels. Steamboats sometimes use the prefix designation SS, S.S. or S/S (for 'Screw Steamer') or PS (for 'Paddle Steamer'), however these designations are most often used for steamships. The term </w:t>
      </w:r>
      <w:r w:rsidRPr="00F316D1">
        <w:rPr>
          <w:iCs/>
        </w:rPr>
        <w:t>steamboat</w:t>
      </w:r>
      <w:r w:rsidRPr="00F316D1">
        <w:rPr>
          <w:i/>
          <w:iCs/>
        </w:rPr>
        <w:t xml:space="preserve"> </w:t>
      </w:r>
      <w:r w:rsidRPr="00F316D1">
        <w:t xml:space="preserve">is used to refer to smaller, insular, steam-powered boats working on lakes and rivers, particularly riverboats. As using steam became more reliable, steam power became applied to larger, ocean-going vessels in the marine history. Five major commercial steamboats currently operate on the inland waterways of the United States. The only remaining overnight cruising steamboat is the 432 passenger </w:t>
      </w:r>
      <w:r w:rsidRPr="00F316D1">
        <w:rPr>
          <w:iCs/>
        </w:rPr>
        <w:t>American Queen</w:t>
      </w:r>
      <w:r w:rsidRPr="00F316D1">
        <w:t xml:space="preserve">, which operates week-long cruises on the Mississippi, Ohio, Cumberland and Tennessee Rivers 11 months out of the year. The others boats only preform day trips: they are the steamers </w:t>
      </w:r>
      <w:r w:rsidRPr="00F316D1">
        <w:rPr>
          <w:iCs/>
        </w:rPr>
        <w:t>Chautauqua Belle</w:t>
      </w:r>
      <w:r w:rsidRPr="00F316D1">
        <w:rPr>
          <w:i/>
          <w:iCs/>
        </w:rPr>
        <w:t xml:space="preserve"> </w:t>
      </w:r>
      <w:r w:rsidRPr="00F316D1">
        <w:t xml:space="preserve">at Chautauqua Lake, New York, </w:t>
      </w:r>
      <w:r w:rsidRPr="00F316D1">
        <w:rPr>
          <w:iCs/>
        </w:rPr>
        <w:t>Minne Ha-Ha</w:t>
      </w:r>
      <w:r w:rsidRPr="00F316D1">
        <w:rPr>
          <w:i/>
          <w:iCs/>
        </w:rPr>
        <w:t xml:space="preserve"> </w:t>
      </w:r>
      <w:r w:rsidRPr="00F316D1">
        <w:t xml:space="preserve">at Lake George, NY, operating on Lake George; the </w:t>
      </w:r>
      <w:r w:rsidRPr="00F316D1">
        <w:rPr>
          <w:iCs/>
        </w:rPr>
        <w:t>Belle of Louisville</w:t>
      </w:r>
      <w:r w:rsidRPr="00F316D1">
        <w:rPr>
          <w:i/>
          <w:iCs/>
        </w:rPr>
        <w:t xml:space="preserve"> </w:t>
      </w:r>
      <w:r w:rsidRPr="00F316D1">
        <w:t>in Louisville, Kentucky,</w:t>
      </w:r>
      <w:r>
        <w:t xml:space="preserve"> </w:t>
      </w:r>
      <w:r w:rsidRPr="00F316D1">
        <w:t xml:space="preserve">operating on the Ohio River; and the </w:t>
      </w:r>
      <w:r w:rsidRPr="00F316D1">
        <w:rPr>
          <w:iCs/>
        </w:rPr>
        <w:t>Natchez</w:t>
      </w:r>
      <w:r w:rsidRPr="00F316D1">
        <w:rPr>
          <w:i/>
          <w:iCs/>
        </w:rPr>
        <w:t xml:space="preserve"> </w:t>
      </w:r>
      <w:r w:rsidRPr="00F316D1">
        <w:t xml:space="preserve">in New Orleans, Louisiana, operating on the Mississippi River. </w:t>
      </w:r>
    </w:p>
    <w:p w14:paraId="5545C49C" w14:textId="77777777" w:rsidR="00EF1AAB" w:rsidRDefault="00EF1AAB" w:rsidP="00EF1AAB">
      <w:pPr>
        <w:pStyle w:val="1"/>
      </w:pPr>
      <w:r>
        <w:t>33.</w:t>
      </w:r>
      <w:r>
        <w:tab/>
      </w:r>
      <w:r w:rsidRPr="005B77D8">
        <w:rPr>
          <w:i/>
        </w:rPr>
        <w:t>Riverboat Casino</w:t>
      </w:r>
      <w:r>
        <w:t>—</w:t>
      </w:r>
      <w:r w:rsidRPr="00F316D1">
        <w:t>a type of casino on a riverboat found in several states in the United States with frontage on</w:t>
      </w:r>
      <w:r>
        <w:t xml:space="preserve"> </w:t>
      </w:r>
      <w:r w:rsidRPr="00F316D1">
        <w:t>the Mississippi River and its tributaries, or along the Gulf Coast. Several states authorized this type of casino in order to enable gaming but limit the areas where casinos could be constructed; it was a type of legal fiction as the riverboats were seldom if ever taken away from the dock.</w:t>
      </w:r>
    </w:p>
    <w:p w14:paraId="4D2448F5" w14:textId="77777777" w:rsidR="004B4B6F" w:rsidRPr="00651C8A" w:rsidRDefault="004B4B6F" w:rsidP="004B4B6F">
      <w:pPr>
        <w:pStyle w:val="1"/>
      </w:pPr>
      <w:r w:rsidRPr="00651C8A">
        <w:t>34.</w:t>
      </w:r>
      <w:r w:rsidRPr="00651C8A">
        <w:tab/>
      </w:r>
      <w:r w:rsidRPr="00F975DF">
        <w:rPr>
          <w:i/>
          <w:iCs/>
        </w:rPr>
        <w:t>Shale Hopper Barge</w:t>
      </w:r>
      <w:r>
        <w:t xml:space="preserve">—a </w:t>
      </w:r>
      <w:r w:rsidRPr="00651C8A">
        <w:t>shale hopper barge is a specialized, heavily regulated vessel used in the oil and gas industry to contain and transport non-hazardous oilfield waste like liquid mud and shale cuttings from drilling sites to an approved processing facility. These barges function as deck barges with added open hoppers to hold the waste, ensuring it’s kept secure and can be disposed of properly, adhering to strict environmental regulations enforced by the US Coast Guard.</w:t>
      </w:r>
    </w:p>
    <w:p w14:paraId="7094751A" w14:textId="77777777" w:rsidR="000A70F9" w:rsidRDefault="00774000" w:rsidP="00774000">
      <w:pPr>
        <w:pStyle w:val="AuthorityNote"/>
      </w:pPr>
      <w:r w:rsidRPr="001B37AF">
        <w:t>AUTHORITY NOTE:</w:t>
      </w:r>
      <w:r w:rsidRPr="001B37AF">
        <w:tab/>
      </w:r>
      <w:r w:rsidR="00EF1AAB" w:rsidRPr="00F316D1">
        <w:t>Promulgated in accordance with La. Const. of 1974, Article VII, §18 and §21, R.S. 47:1837 and R.S. 47:2323.</w:t>
      </w:r>
    </w:p>
    <w:p w14:paraId="0A5D5DE2" w14:textId="7E9213D6" w:rsidR="000A70F9" w:rsidRDefault="000A70F9">
      <w:pPr>
        <w:pStyle w:val="HistoricalNote"/>
        <w:spacing w:after="40"/>
      </w:pPr>
      <w:r>
        <w:t>HISTORICAL NOTE:</w:t>
      </w:r>
      <w:r>
        <w:tab/>
        <w:t>Promulgated by the Department of Revenue and Taxation, Tax Commission, LR 8:102 (February 1982), amended LR 10:922 (November 1984), LR 12:36 (January 1986), LR 15:1097 (December 1989), LR 16:1063 (December 1990), LR 20:198 (February 1994), amended by the Department of Revenue, Tax Com</w:t>
      </w:r>
      <w:r w:rsidR="00774000">
        <w:t xml:space="preserve">mission, LR 24:479 (March 1998), </w:t>
      </w:r>
      <w:r w:rsidR="00774000" w:rsidRPr="001B37AF">
        <w:t xml:space="preserve">amended by the Office of the Governor, Division of Administration, Tax Commission, </w:t>
      </w:r>
      <w:r w:rsidR="00774000">
        <w:t>LR 44:579 (March 2018)</w:t>
      </w:r>
      <w:r w:rsidR="00EF1AAB">
        <w:t>, LR 47:457 (April 2021</w:t>
      </w:r>
      <w:r w:rsidR="00013C72">
        <w:t>), LR 50:3</w:t>
      </w:r>
      <w:r w:rsidR="00211099">
        <w:t>54</w:t>
      </w:r>
      <w:r w:rsidR="00013C72">
        <w:t xml:space="preserve"> (March 2024)</w:t>
      </w:r>
      <w:r w:rsidR="005B1D7A">
        <w:t>, LR</w:t>
      </w:r>
      <w:r w:rsidR="005B1D7A" w:rsidRPr="006E739F">
        <w:t xml:space="preserve"> </w:t>
      </w:r>
      <w:r w:rsidR="005B1D7A">
        <w:t>52:955 (June 2026).</w:t>
      </w:r>
    </w:p>
    <w:p w14:paraId="3AE76F42" w14:textId="77777777" w:rsidR="006C686E" w:rsidRPr="004943A3" w:rsidRDefault="006C686E" w:rsidP="006C686E">
      <w:pPr>
        <w:pStyle w:val="Section"/>
      </w:pPr>
      <w:bookmarkStart w:id="2024" w:name="_Toc259619696"/>
      <w:bookmarkStart w:id="2025" w:name="_Toc262718782"/>
      <w:bookmarkStart w:id="2026" w:name="_Toc275165555"/>
      <w:bookmarkStart w:id="2027" w:name="_Toc238197868"/>
      <w:r w:rsidRPr="004943A3">
        <w:t>§703.</w:t>
      </w:r>
      <w:r w:rsidRPr="004943A3">
        <w:tab/>
        <w:t>Tables―Watercraft</w:t>
      </w:r>
      <w:bookmarkEnd w:id="2024"/>
      <w:bookmarkEnd w:id="2025"/>
      <w:bookmarkEnd w:id="2026"/>
      <w:bookmarkEnd w:id="2027"/>
    </w:p>
    <w:p w14:paraId="5BA40DBE" w14:textId="77777777" w:rsidR="00F154F1" w:rsidRDefault="00F154F1" w:rsidP="00F154F1">
      <w:pPr>
        <w:pStyle w:val="A"/>
      </w:pPr>
      <w:r>
        <w:t>A.</w:t>
      </w:r>
      <w:r>
        <w:tab/>
        <w:t>Motorized Floating Equipment</w:t>
      </w:r>
    </w:p>
    <w:p w14:paraId="1C50580C" w14:textId="77777777" w:rsidR="005B1D7A" w:rsidRDefault="002176B7" w:rsidP="005B1D7A">
      <w:pPr>
        <w:pStyle w:val="1"/>
      </w:pPr>
      <w:r w:rsidRPr="002D02CC">
        <w:t>1.</w:t>
      </w:r>
      <w:r w:rsidRPr="002D02CC">
        <w:tab/>
      </w:r>
      <w:r w:rsidR="005B1D7A" w:rsidRPr="00651C8A">
        <w:t>Floating Equipment—Motor Vessels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934"/>
        <w:gridCol w:w="810"/>
        <w:gridCol w:w="990"/>
        <w:gridCol w:w="995"/>
        <w:gridCol w:w="967"/>
      </w:tblGrid>
      <w:tr w:rsidR="005B1D7A" w:rsidRPr="00651C8A" w14:paraId="285B737C" w14:textId="77777777" w:rsidTr="00F559DD">
        <w:trPr>
          <w:cantSplit/>
          <w:trHeight w:val="400"/>
          <w:tblHeader/>
          <w:jc w:val="center"/>
        </w:trPr>
        <w:tc>
          <w:tcPr>
            <w:tcW w:w="4696" w:type="dxa"/>
            <w:gridSpan w:val="5"/>
            <w:shd w:val="clear" w:color="auto" w:fill="BFBFBF"/>
            <w:vAlign w:val="center"/>
          </w:tcPr>
          <w:p w14:paraId="4ED02AF1" w14:textId="77777777" w:rsidR="005B1D7A" w:rsidRPr="006C31C0" w:rsidRDefault="005B1D7A" w:rsidP="00F559DD">
            <w:pPr>
              <w:keepNext/>
              <w:tabs>
                <w:tab w:val="left" w:pos="144"/>
                <w:tab w:val="left" w:pos="187"/>
                <w:tab w:val="left" w:pos="540"/>
                <w:tab w:val="left" w:pos="907"/>
                <w:tab w:val="left" w:pos="1080"/>
              </w:tabs>
              <w:jc w:val="center"/>
              <w:outlineLvl w:val="3"/>
              <w:rPr>
                <w:b/>
                <w:bCs/>
                <w:kern w:val="2"/>
                <w:sz w:val="16"/>
                <w:szCs w:val="16"/>
              </w:rPr>
            </w:pPr>
            <w:r w:rsidRPr="006C31C0">
              <w:rPr>
                <w:b/>
                <w:bCs/>
                <w:kern w:val="2"/>
                <w:sz w:val="16"/>
                <w:szCs w:val="16"/>
              </w:rPr>
              <w:t>Table 703.A.1</w:t>
            </w:r>
          </w:p>
          <w:p w14:paraId="230C4262" w14:textId="77777777" w:rsidR="005B1D7A" w:rsidRPr="006C31C0" w:rsidRDefault="005B1D7A" w:rsidP="00F559DD">
            <w:pPr>
              <w:keepNext/>
              <w:tabs>
                <w:tab w:val="left" w:pos="144"/>
                <w:tab w:val="left" w:pos="187"/>
                <w:tab w:val="left" w:pos="540"/>
                <w:tab w:val="left" w:pos="907"/>
                <w:tab w:val="left" w:pos="1080"/>
              </w:tabs>
              <w:jc w:val="center"/>
              <w:outlineLvl w:val="3"/>
              <w:rPr>
                <w:b/>
                <w:bCs/>
                <w:kern w:val="2"/>
                <w:sz w:val="16"/>
                <w:szCs w:val="16"/>
              </w:rPr>
            </w:pPr>
            <w:r w:rsidRPr="006C31C0">
              <w:rPr>
                <w:b/>
                <w:bCs/>
                <w:kern w:val="2"/>
                <w:sz w:val="16"/>
                <w:szCs w:val="16"/>
              </w:rPr>
              <w:t>Floating Equipment―Motor Vessels</w:t>
            </w:r>
          </w:p>
        </w:tc>
      </w:tr>
      <w:tr w:rsidR="005B1D7A" w:rsidRPr="00651C8A" w14:paraId="1FB9E35C" w14:textId="77777777" w:rsidTr="00F559DD">
        <w:trPr>
          <w:cantSplit/>
          <w:trHeight w:val="400"/>
          <w:tblHeader/>
          <w:jc w:val="center"/>
        </w:trPr>
        <w:tc>
          <w:tcPr>
            <w:tcW w:w="1744" w:type="dxa"/>
            <w:gridSpan w:val="2"/>
            <w:shd w:val="clear" w:color="auto" w:fill="BFBFBF"/>
            <w:vAlign w:val="center"/>
          </w:tcPr>
          <w:p w14:paraId="576A1345" w14:textId="77777777" w:rsidR="005B1D7A" w:rsidRPr="006C31C0" w:rsidRDefault="005B1D7A" w:rsidP="00F559DD">
            <w:pPr>
              <w:keepNext/>
              <w:tabs>
                <w:tab w:val="left" w:pos="144"/>
                <w:tab w:val="left" w:pos="187"/>
                <w:tab w:val="left" w:pos="540"/>
                <w:tab w:val="left" w:pos="907"/>
                <w:tab w:val="left" w:pos="1080"/>
              </w:tabs>
              <w:jc w:val="center"/>
              <w:outlineLvl w:val="3"/>
              <w:rPr>
                <w:b/>
                <w:bCs/>
                <w:kern w:val="2"/>
                <w:sz w:val="16"/>
                <w:szCs w:val="16"/>
              </w:rPr>
            </w:pPr>
            <w:r w:rsidRPr="006C31C0">
              <w:rPr>
                <w:b/>
                <w:bCs/>
                <w:kern w:val="2"/>
                <w:sz w:val="16"/>
                <w:szCs w:val="16"/>
              </w:rPr>
              <w:t>Cost Index (Average)</w:t>
            </w:r>
          </w:p>
        </w:tc>
        <w:tc>
          <w:tcPr>
            <w:tcW w:w="2952" w:type="dxa"/>
            <w:gridSpan w:val="3"/>
            <w:shd w:val="clear" w:color="auto" w:fill="BFBFBF"/>
            <w:vAlign w:val="center"/>
          </w:tcPr>
          <w:p w14:paraId="1B7212E3" w14:textId="77777777" w:rsidR="005B1D7A" w:rsidRPr="006C31C0" w:rsidRDefault="005B1D7A" w:rsidP="00F559DD">
            <w:pPr>
              <w:keepNext/>
              <w:tabs>
                <w:tab w:val="left" w:pos="144"/>
                <w:tab w:val="left" w:pos="187"/>
                <w:tab w:val="left" w:pos="540"/>
                <w:tab w:val="left" w:pos="907"/>
                <w:tab w:val="left" w:pos="1080"/>
              </w:tabs>
              <w:jc w:val="center"/>
              <w:outlineLvl w:val="3"/>
              <w:rPr>
                <w:b/>
                <w:bCs/>
                <w:kern w:val="2"/>
                <w:sz w:val="16"/>
                <w:szCs w:val="16"/>
              </w:rPr>
            </w:pPr>
            <w:r w:rsidRPr="006C31C0">
              <w:rPr>
                <w:b/>
                <w:bCs/>
                <w:kern w:val="2"/>
                <w:sz w:val="16"/>
                <w:szCs w:val="16"/>
              </w:rPr>
              <w:t>Average Economic Life</w:t>
            </w:r>
          </w:p>
          <w:p w14:paraId="024B599F" w14:textId="77777777" w:rsidR="005B1D7A" w:rsidRPr="006C31C0" w:rsidRDefault="005B1D7A" w:rsidP="00F559DD">
            <w:pPr>
              <w:keepNext/>
              <w:tabs>
                <w:tab w:val="left" w:pos="144"/>
                <w:tab w:val="left" w:pos="187"/>
                <w:tab w:val="left" w:pos="540"/>
                <w:tab w:val="left" w:pos="907"/>
                <w:tab w:val="left" w:pos="1080"/>
              </w:tabs>
              <w:jc w:val="center"/>
              <w:outlineLvl w:val="3"/>
              <w:rPr>
                <w:b/>
                <w:bCs/>
                <w:kern w:val="2"/>
                <w:sz w:val="16"/>
                <w:szCs w:val="16"/>
              </w:rPr>
            </w:pPr>
            <w:r w:rsidRPr="006C31C0">
              <w:rPr>
                <w:b/>
                <w:bCs/>
                <w:kern w:val="2"/>
                <w:sz w:val="16"/>
                <w:szCs w:val="16"/>
              </w:rPr>
              <w:t>12 Years</w:t>
            </w:r>
          </w:p>
        </w:tc>
      </w:tr>
      <w:tr w:rsidR="005B1D7A" w:rsidRPr="00651C8A" w14:paraId="6F31AF28" w14:textId="77777777" w:rsidTr="00F559DD">
        <w:trPr>
          <w:cantSplit/>
          <w:trHeight w:val="116"/>
          <w:jc w:val="center"/>
        </w:trPr>
        <w:tc>
          <w:tcPr>
            <w:tcW w:w="934" w:type="dxa"/>
            <w:shd w:val="clear" w:color="auto" w:fill="BFBFBF"/>
            <w:vAlign w:val="center"/>
          </w:tcPr>
          <w:p w14:paraId="3953F58D" w14:textId="77777777" w:rsidR="005B1D7A" w:rsidRPr="006C31C0" w:rsidRDefault="005B1D7A" w:rsidP="00F559DD">
            <w:pPr>
              <w:keepNext/>
              <w:tabs>
                <w:tab w:val="left" w:pos="144"/>
                <w:tab w:val="left" w:pos="187"/>
                <w:tab w:val="left" w:pos="540"/>
                <w:tab w:val="left" w:pos="907"/>
                <w:tab w:val="left" w:pos="1080"/>
              </w:tabs>
              <w:jc w:val="center"/>
              <w:outlineLvl w:val="3"/>
              <w:rPr>
                <w:b/>
                <w:bCs/>
                <w:kern w:val="2"/>
                <w:sz w:val="16"/>
                <w:szCs w:val="16"/>
              </w:rPr>
            </w:pPr>
            <w:r w:rsidRPr="006C31C0">
              <w:rPr>
                <w:b/>
                <w:bCs/>
                <w:kern w:val="2"/>
                <w:sz w:val="16"/>
                <w:szCs w:val="16"/>
              </w:rPr>
              <w:t>Year</w:t>
            </w:r>
          </w:p>
        </w:tc>
        <w:tc>
          <w:tcPr>
            <w:tcW w:w="810" w:type="dxa"/>
            <w:shd w:val="clear" w:color="auto" w:fill="BFBFBF"/>
            <w:vAlign w:val="center"/>
          </w:tcPr>
          <w:p w14:paraId="64FFE462" w14:textId="77777777" w:rsidR="005B1D7A" w:rsidRPr="006C31C0" w:rsidRDefault="005B1D7A" w:rsidP="00F559DD">
            <w:pPr>
              <w:keepNext/>
              <w:tabs>
                <w:tab w:val="left" w:pos="144"/>
                <w:tab w:val="left" w:pos="187"/>
                <w:tab w:val="left" w:pos="540"/>
                <w:tab w:val="left" w:pos="907"/>
                <w:tab w:val="left" w:pos="1080"/>
              </w:tabs>
              <w:jc w:val="center"/>
              <w:outlineLvl w:val="3"/>
              <w:rPr>
                <w:b/>
                <w:bCs/>
                <w:kern w:val="2"/>
                <w:sz w:val="16"/>
                <w:szCs w:val="16"/>
              </w:rPr>
            </w:pPr>
            <w:r w:rsidRPr="006C31C0">
              <w:rPr>
                <w:b/>
                <w:bCs/>
                <w:kern w:val="2"/>
                <w:sz w:val="16"/>
                <w:szCs w:val="16"/>
              </w:rPr>
              <w:t>Index</w:t>
            </w:r>
          </w:p>
        </w:tc>
        <w:tc>
          <w:tcPr>
            <w:tcW w:w="990" w:type="dxa"/>
            <w:shd w:val="clear" w:color="auto" w:fill="BFBFBF"/>
            <w:vAlign w:val="center"/>
          </w:tcPr>
          <w:p w14:paraId="47E96C5A" w14:textId="77777777" w:rsidR="005B1D7A" w:rsidRPr="006C31C0" w:rsidRDefault="005B1D7A" w:rsidP="00F559DD">
            <w:pPr>
              <w:keepNext/>
              <w:tabs>
                <w:tab w:val="left" w:pos="144"/>
                <w:tab w:val="left" w:pos="187"/>
                <w:tab w:val="left" w:pos="540"/>
                <w:tab w:val="left" w:pos="907"/>
                <w:tab w:val="left" w:pos="1080"/>
              </w:tabs>
              <w:jc w:val="center"/>
              <w:outlineLvl w:val="3"/>
              <w:rPr>
                <w:b/>
                <w:bCs/>
                <w:kern w:val="2"/>
                <w:sz w:val="16"/>
                <w:szCs w:val="16"/>
              </w:rPr>
            </w:pPr>
            <w:r w:rsidRPr="006C31C0">
              <w:rPr>
                <w:b/>
                <w:bCs/>
                <w:kern w:val="2"/>
                <w:sz w:val="16"/>
                <w:szCs w:val="16"/>
              </w:rPr>
              <w:t>Effective Age</w:t>
            </w:r>
          </w:p>
        </w:tc>
        <w:tc>
          <w:tcPr>
            <w:tcW w:w="995" w:type="dxa"/>
            <w:shd w:val="clear" w:color="auto" w:fill="BFBFBF"/>
            <w:vAlign w:val="center"/>
          </w:tcPr>
          <w:p w14:paraId="60EE8FFC" w14:textId="77777777" w:rsidR="005B1D7A" w:rsidRPr="006C31C0" w:rsidRDefault="005B1D7A" w:rsidP="00F559DD">
            <w:pPr>
              <w:keepNext/>
              <w:tabs>
                <w:tab w:val="left" w:pos="144"/>
                <w:tab w:val="left" w:pos="187"/>
                <w:tab w:val="left" w:pos="540"/>
                <w:tab w:val="left" w:pos="907"/>
                <w:tab w:val="left" w:pos="1080"/>
              </w:tabs>
              <w:jc w:val="center"/>
              <w:outlineLvl w:val="3"/>
              <w:rPr>
                <w:b/>
                <w:bCs/>
                <w:kern w:val="2"/>
                <w:sz w:val="16"/>
                <w:szCs w:val="16"/>
              </w:rPr>
            </w:pPr>
            <w:r w:rsidRPr="006C31C0">
              <w:rPr>
                <w:b/>
                <w:bCs/>
                <w:kern w:val="2"/>
                <w:sz w:val="16"/>
                <w:szCs w:val="16"/>
              </w:rPr>
              <w:t>Percent Good</w:t>
            </w:r>
          </w:p>
        </w:tc>
        <w:tc>
          <w:tcPr>
            <w:tcW w:w="967" w:type="dxa"/>
            <w:shd w:val="clear" w:color="auto" w:fill="BFBFBF"/>
            <w:vAlign w:val="center"/>
          </w:tcPr>
          <w:p w14:paraId="3B16A7D7" w14:textId="77777777" w:rsidR="005B1D7A" w:rsidRPr="006C31C0" w:rsidRDefault="005B1D7A" w:rsidP="00F559DD">
            <w:pPr>
              <w:keepNext/>
              <w:tabs>
                <w:tab w:val="left" w:pos="144"/>
                <w:tab w:val="left" w:pos="187"/>
                <w:tab w:val="left" w:pos="540"/>
                <w:tab w:val="left" w:pos="907"/>
                <w:tab w:val="left" w:pos="1080"/>
              </w:tabs>
              <w:jc w:val="center"/>
              <w:outlineLvl w:val="3"/>
              <w:rPr>
                <w:b/>
                <w:bCs/>
                <w:kern w:val="2"/>
                <w:sz w:val="16"/>
                <w:szCs w:val="16"/>
              </w:rPr>
            </w:pPr>
            <w:r w:rsidRPr="006C31C0">
              <w:rPr>
                <w:b/>
                <w:bCs/>
                <w:kern w:val="2"/>
                <w:sz w:val="16"/>
                <w:szCs w:val="16"/>
              </w:rPr>
              <w:t>Composite Multiplier</w:t>
            </w:r>
          </w:p>
        </w:tc>
      </w:tr>
      <w:tr w:rsidR="005B1D7A" w:rsidRPr="00651C8A" w14:paraId="0944AE33" w14:textId="77777777" w:rsidTr="00F559DD">
        <w:trPr>
          <w:cantSplit/>
          <w:jc w:val="center"/>
        </w:trPr>
        <w:tc>
          <w:tcPr>
            <w:tcW w:w="934" w:type="dxa"/>
          </w:tcPr>
          <w:p w14:paraId="60197961"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2025</w:t>
            </w:r>
          </w:p>
        </w:tc>
        <w:tc>
          <w:tcPr>
            <w:tcW w:w="810" w:type="dxa"/>
          </w:tcPr>
          <w:p w14:paraId="4C527526"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0.977</w:t>
            </w:r>
          </w:p>
        </w:tc>
        <w:tc>
          <w:tcPr>
            <w:tcW w:w="990" w:type="dxa"/>
          </w:tcPr>
          <w:p w14:paraId="126516C3"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1</w:t>
            </w:r>
          </w:p>
        </w:tc>
        <w:tc>
          <w:tcPr>
            <w:tcW w:w="995" w:type="dxa"/>
          </w:tcPr>
          <w:p w14:paraId="4B26F627"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94</w:t>
            </w:r>
          </w:p>
        </w:tc>
        <w:tc>
          <w:tcPr>
            <w:tcW w:w="967" w:type="dxa"/>
          </w:tcPr>
          <w:p w14:paraId="30BE22AA" w14:textId="77777777" w:rsidR="005B1D7A" w:rsidRPr="00651C8A" w:rsidRDefault="005B1D7A" w:rsidP="00F559DD">
            <w:pPr>
              <w:keepNext/>
              <w:tabs>
                <w:tab w:val="left" w:pos="144"/>
                <w:tab w:val="left" w:pos="187"/>
                <w:tab w:val="left" w:pos="540"/>
                <w:tab w:val="left" w:pos="907"/>
                <w:tab w:val="left" w:pos="1080"/>
              </w:tabs>
              <w:jc w:val="center"/>
              <w:outlineLvl w:val="3"/>
              <w:rPr>
                <w:kern w:val="2"/>
                <w:sz w:val="16"/>
                <w:szCs w:val="16"/>
              </w:rPr>
            </w:pPr>
            <w:r w:rsidRPr="00651C8A">
              <w:rPr>
                <w:kern w:val="2"/>
                <w:sz w:val="16"/>
                <w:szCs w:val="16"/>
              </w:rPr>
              <w:t>.92</w:t>
            </w:r>
          </w:p>
        </w:tc>
      </w:tr>
      <w:tr w:rsidR="005B1D7A" w:rsidRPr="00651C8A" w14:paraId="55B74D6C" w14:textId="77777777" w:rsidTr="00F559DD">
        <w:trPr>
          <w:cantSplit/>
          <w:jc w:val="center"/>
        </w:trPr>
        <w:tc>
          <w:tcPr>
            <w:tcW w:w="934" w:type="dxa"/>
          </w:tcPr>
          <w:p w14:paraId="2ADB9739"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2024</w:t>
            </w:r>
          </w:p>
        </w:tc>
        <w:tc>
          <w:tcPr>
            <w:tcW w:w="810" w:type="dxa"/>
          </w:tcPr>
          <w:p w14:paraId="45451E21"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1.009</w:t>
            </w:r>
          </w:p>
        </w:tc>
        <w:tc>
          <w:tcPr>
            <w:tcW w:w="990" w:type="dxa"/>
          </w:tcPr>
          <w:p w14:paraId="07A1A937"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w:t>
            </w:r>
          </w:p>
        </w:tc>
        <w:tc>
          <w:tcPr>
            <w:tcW w:w="995" w:type="dxa"/>
          </w:tcPr>
          <w:p w14:paraId="5FE5528F"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87</w:t>
            </w:r>
          </w:p>
        </w:tc>
        <w:tc>
          <w:tcPr>
            <w:tcW w:w="967" w:type="dxa"/>
          </w:tcPr>
          <w:p w14:paraId="7B9D1EE6" w14:textId="77777777" w:rsidR="005B1D7A" w:rsidRPr="00651C8A" w:rsidRDefault="005B1D7A" w:rsidP="00F559DD">
            <w:pPr>
              <w:keepNext/>
              <w:tabs>
                <w:tab w:val="left" w:pos="144"/>
                <w:tab w:val="left" w:pos="187"/>
                <w:tab w:val="left" w:pos="540"/>
                <w:tab w:val="left" w:pos="907"/>
                <w:tab w:val="left" w:pos="1080"/>
              </w:tabs>
              <w:jc w:val="center"/>
              <w:outlineLvl w:val="3"/>
              <w:rPr>
                <w:kern w:val="2"/>
                <w:sz w:val="16"/>
                <w:szCs w:val="16"/>
              </w:rPr>
            </w:pPr>
            <w:r w:rsidRPr="00651C8A">
              <w:rPr>
                <w:kern w:val="2"/>
                <w:sz w:val="16"/>
                <w:szCs w:val="16"/>
              </w:rPr>
              <w:t>.88</w:t>
            </w:r>
          </w:p>
        </w:tc>
      </w:tr>
      <w:tr w:rsidR="005B1D7A" w:rsidRPr="00651C8A" w14:paraId="4D6D716D" w14:textId="77777777" w:rsidTr="00F559DD">
        <w:trPr>
          <w:cantSplit/>
          <w:jc w:val="center"/>
        </w:trPr>
        <w:tc>
          <w:tcPr>
            <w:tcW w:w="934" w:type="dxa"/>
          </w:tcPr>
          <w:p w14:paraId="7422096A"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2023</w:t>
            </w:r>
          </w:p>
        </w:tc>
        <w:tc>
          <w:tcPr>
            <w:tcW w:w="810" w:type="dxa"/>
          </w:tcPr>
          <w:p w14:paraId="58D017E6"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1.023</w:t>
            </w:r>
          </w:p>
        </w:tc>
        <w:tc>
          <w:tcPr>
            <w:tcW w:w="990" w:type="dxa"/>
          </w:tcPr>
          <w:p w14:paraId="4231BE14"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3</w:t>
            </w:r>
          </w:p>
        </w:tc>
        <w:tc>
          <w:tcPr>
            <w:tcW w:w="995" w:type="dxa"/>
          </w:tcPr>
          <w:p w14:paraId="0955D1D9"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80</w:t>
            </w:r>
          </w:p>
        </w:tc>
        <w:tc>
          <w:tcPr>
            <w:tcW w:w="967" w:type="dxa"/>
          </w:tcPr>
          <w:p w14:paraId="3C60175F" w14:textId="77777777" w:rsidR="005B1D7A" w:rsidRPr="00651C8A" w:rsidRDefault="005B1D7A" w:rsidP="00F559DD">
            <w:pPr>
              <w:keepNext/>
              <w:tabs>
                <w:tab w:val="left" w:pos="144"/>
                <w:tab w:val="left" w:pos="187"/>
                <w:tab w:val="left" w:pos="540"/>
                <w:tab w:val="left" w:pos="907"/>
                <w:tab w:val="left" w:pos="1080"/>
              </w:tabs>
              <w:jc w:val="center"/>
              <w:outlineLvl w:val="3"/>
              <w:rPr>
                <w:kern w:val="2"/>
                <w:sz w:val="16"/>
                <w:szCs w:val="16"/>
              </w:rPr>
            </w:pPr>
            <w:r w:rsidRPr="00651C8A">
              <w:rPr>
                <w:kern w:val="2"/>
                <w:sz w:val="16"/>
                <w:szCs w:val="16"/>
              </w:rPr>
              <w:t>.82</w:t>
            </w:r>
          </w:p>
        </w:tc>
      </w:tr>
      <w:tr w:rsidR="005B1D7A" w:rsidRPr="00651C8A" w14:paraId="450BB199" w14:textId="77777777" w:rsidTr="00F559DD">
        <w:trPr>
          <w:cantSplit/>
          <w:jc w:val="center"/>
        </w:trPr>
        <w:tc>
          <w:tcPr>
            <w:tcW w:w="934" w:type="dxa"/>
          </w:tcPr>
          <w:p w14:paraId="7AA53B3C"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2022</w:t>
            </w:r>
          </w:p>
        </w:tc>
        <w:tc>
          <w:tcPr>
            <w:tcW w:w="810" w:type="dxa"/>
          </w:tcPr>
          <w:p w14:paraId="2FDE686E"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1.041</w:t>
            </w:r>
          </w:p>
        </w:tc>
        <w:tc>
          <w:tcPr>
            <w:tcW w:w="990" w:type="dxa"/>
          </w:tcPr>
          <w:p w14:paraId="025912B7"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4</w:t>
            </w:r>
          </w:p>
        </w:tc>
        <w:tc>
          <w:tcPr>
            <w:tcW w:w="995" w:type="dxa"/>
          </w:tcPr>
          <w:p w14:paraId="2E2FA649"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73</w:t>
            </w:r>
          </w:p>
        </w:tc>
        <w:tc>
          <w:tcPr>
            <w:tcW w:w="967" w:type="dxa"/>
          </w:tcPr>
          <w:p w14:paraId="750B1403" w14:textId="77777777" w:rsidR="005B1D7A" w:rsidRPr="00651C8A" w:rsidRDefault="005B1D7A" w:rsidP="00F559DD">
            <w:pPr>
              <w:keepNext/>
              <w:tabs>
                <w:tab w:val="left" w:pos="144"/>
                <w:tab w:val="left" w:pos="187"/>
                <w:tab w:val="left" w:pos="540"/>
                <w:tab w:val="left" w:pos="907"/>
                <w:tab w:val="left" w:pos="1080"/>
              </w:tabs>
              <w:jc w:val="center"/>
              <w:outlineLvl w:val="3"/>
              <w:rPr>
                <w:kern w:val="2"/>
                <w:sz w:val="16"/>
                <w:szCs w:val="16"/>
              </w:rPr>
            </w:pPr>
            <w:r w:rsidRPr="00651C8A">
              <w:rPr>
                <w:kern w:val="2"/>
                <w:sz w:val="16"/>
                <w:szCs w:val="16"/>
              </w:rPr>
              <w:t>.76</w:t>
            </w:r>
          </w:p>
        </w:tc>
      </w:tr>
      <w:tr w:rsidR="005B1D7A" w:rsidRPr="00651C8A" w14:paraId="31B1B625" w14:textId="77777777" w:rsidTr="00F559DD">
        <w:trPr>
          <w:cantSplit/>
          <w:jc w:val="center"/>
        </w:trPr>
        <w:tc>
          <w:tcPr>
            <w:tcW w:w="934" w:type="dxa"/>
          </w:tcPr>
          <w:p w14:paraId="6CA913D2"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2021</w:t>
            </w:r>
          </w:p>
        </w:tc>
        <w:tc>
          <w:tcPr>
            <w:tcW w:w="810" w:type="dxa"/>
          </w:tcPr>
          <w:p w14:paraId="2D6A45F1"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1.223</w:t>
            </w:r>
          </w:p>
        </w:tc>
        <w:tc>
          <w:tcPr>
            <w:tcW w:w="990" w:type="dxa"/>
          </w:tcPr>
          <w:p w14:paraId="610A02B2"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5</w:t>
            </w:r>
          </w:p>
        </w:tc>
        <w:tc>
          <w:tcPr>
            <w:tcW w:w="995" w:type="dxa"/>
          </w:tcPr>
          <w:p w14:paraId="58163FD4"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66</w:t>
            </w:r>
          </w:p>
        </w:tc>
        <w:tc>
          <w:tcPr>
            <w:tcW w:w="967" w:type="dxa"/>
          </w:tcPr>
          <w:p w14:paraId="689B87B2" w14:textId="77777777" w:rsidR="005B1D7A" w:rsidRPr="00651C8A" w:rsidRDefault="005B1D7A" w:rsidP="00F559DD">
            <w:pPr>
              <w:keepNext/>
              <w:tabs>
                <w:tab w:val="left" w:pos="144"/>
                <w:tab w:val="left" w:pos="187"/>
                <w:tab w:val="left" w:pos="540"/>
                <w:tab w:val="left" w:pos="907"/>
                <w:tab w:val="left" w:pos="1080"/>
              </w:tabs>
              <w:jc w:val="center"/>
              <w:outlineLvl w:val="3"/>
              <w:rPr>
                <w:kern w:val="2"/>
                <w:sz w:val="16"/>
                <w:szCs w:val="16"/>
              </w:rPr>
            </w:pPr>
            <w:r w:rsidRPr="00651C8A">
              <w:rPr>
                <w:kern w:val="2"/>
                <w:sz w:val="16"/>
                <w:szCs w:val="16"/>
              </w:rPr>
              <w:t>.81</w:t>
            </w:r>
          </w:p>
        </w:tc>
      </w:tr>
      <w:tr w:rsidR="005B1D7A" w:rsidRPr="00651C8A" w14:paraId="4B0B195F" w14:textId="77777777" w:rsidTr="00F559DD">
        <w:trPr>
          <w:cantSplit/>
          <w:jc w:val="center"/>
        </w:trPr>
        <w:tc>
          <w:tcPr>
            <w:tcW w:w="934" w:type="dxa"/>
          </w:tcPr>
          <w:p w14:paraId="09A5744C"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2020</w:t>
            </w:r>
          </w:p>
        </w:tc>
        <w:tc>
          <w:tcPr>
            <w:tcW w:w="810" w:type="dxa"/>
          </w:tcPr>
          <w:p w14:paraId="2B6B4CB2"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1.330</w:t>
            </w:r>
          </w:p>
        </w:tc>
        <w:tc>
          <w:tcPr>
            <w:tcW w:w="990" w:type="dxa"/>
          </w:tcPr>
          <w:p w14:paraId="4E6A0E46"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6</w:t>
            </w:r>
          </w:p>
        </w:tc>
        <w:tc>
          <w:tcPr>
            <w:tcW w:w="995" w:type="dxa"/>
          </w:tcPr>
          <w:p w14:paraId="55B26374"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58</w:t>
            </w:r>
          </w:p>
        </w:tc>
        <w:tc>
          <w:tcPr>
            <w:tcW w:w="967" w:type="dxa"/>
          </w:tcPr>
          <w:p w14:paraId="379E32AE" w14:textId="77777777" w:rsidR="005B1D7A" w:rsidRPr="00651C8A" w:rsidRDefault="005B1D7A" w:rsidP="00F559DD">
            <w:pPr>
              <w:keepNext/>
              <w:tabs>
                <w:tab w:val="left" w:pos="144"/>
                <w:tab w:val="left" w:pos="187"/>
                <w:tab w:val="left" w:pos="540"/>
                <w:tab w:val="left" w:pos="907"/>
                <w:tab w:val="left" w:pos="1080"/>
              </w:tabs>
              <w:jc w:val="center"/>
              <w:outlineLvl w:val="3"/>
              <w:rPr>
                <w:kern w:val="2"/>
                <w:sz w:val="16"/>
                <w:szCs w:val="16"/>
              </w:rPr>
            </w:pPr>
            <w:r w:rsidRPr="00651C8A">
              <w:rPr>
                <w:kern w:val="2"/>
                <w:sz w:val="16"/>
                <w:szCs w:val="16"/>
              </w:rPr>
              <w:t>.77</w:t>
            </w:r>
          </w:p>
        </w:tc>
      </w:tr>
      <w:tr w:rsidR="005B1D7A" w:rsidRPr="00651C8A" w14:paraId="3FECDD0C" w14:textId="77777777" w:rsidTr="00F559DD">
        <w:trPr>
          <w:cantSplit/>
          <w:jc w:val="center"/>
        </w:trPr>
        <w:tc>
          <w:tcPr>
            <w:tcW w:w="934" w:type="dxa"/>
          </w:tcPr>
          <w:p w14:paraId="03D93B64"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2019</w:t>
            </w:r>
          </w:p>
        </w:tc>
        <w:tc>
          <w:tcPr>
            <w:tcW w:w="810" w:type="dxa"/>
          </w:tcPr>
          <w:p w14:paraId="3FC811B1"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1.337</w:t>
            </w:r>
          </w:p>
        </w:tc>
        <w:tc>
          <w:tcPr>
            <w:tcW w:w="990" w:type="dxa"/>
          </w:tcPr>
          <w:p w14:paraId="795B8D23"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7</w:t>
            </w:r>
          </w:p>
        </w:tc>
        <w:tc>
          <w:tcPr>
            <w:tcW w:w="995" w:type="dxa"/>
          </w:tcPr>
          <w:p w14:paraId="48426FC0"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50</w:t>
            </w:r>
          </w:p>
        </w:tc>
        <w:tc>
          <w:tcPr>
            <w:tcW w:w="967" w:type="dxa"/>
          </w:tcPr>
          <w:p w14:paraId="37C5F24A" w14:textId="77777777" w:rsidR="005B1D7A" w:rsidRPr="00651C8A" w:rsidRDefault="005B1D7A" w:rsidP="00F559DD">
            <w:pPr>
              <w:keepNext/>
              <w:tabs>
                <w:tab w:val="left" w:pos="144"/>
                <w:tab w:val="left" w:pos="187"/>
                <w:tab w:val="left" w:pos="540"/>
                <w:tab w:val="left" w:pos="907"/>
                <w:tab w:val="left" w:pos="1080"/>
              </w:tabs>
              <w:jc w:val="center"/>
              <w:outlineLvl w:val="3"/>
              <w:rPr>
                <w:kern w:val="2"/>
                <w:sz w:val="16"/>
                <w:szCs w:val="16"/>
              </w:rPr>
            </w:pPr>
            <w:r w:rsidRPr="00651C8A">
              <w:rPr>
                <w:kern w:val="2"/>
                <w:sz w:val="16"/>
                <w:szCs w:val="16"/>
              </w:rPr>
              <w:t>.67</w:t>
            </w:r>
          </w:p>
        </w:tc>
      </w:tr>
      <w:tr w:rsidR="005B1D7A" w:rsidRPr="00651C8A" w14:paraId="5150B8EA" w14:textId="77777777" w:rsidTr="00F559DD">
        <w:trPr>
          <w:cantSplit/>
          <w:jc w:val="center"/>
        </w:trPr>
        <w:tc>
          <w:tcPr>
            <w:tcW w:w="934" w:type="dxa"/>
          </w:tcPr>
          <w:p w14:paraId="7CE8D8DE"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2018</w:t>
            </w:r>
          </w:p>
        </w:tc>
        <w:tc>
          <w:tcPr>
            <w:tcW w:w="810" w:type="dxa"/>
          </w:tcPr>
          <w:p w14:paraId="0BD4AFBE"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1.385</w:t>
            </w:r>
          </w:p>
        </w:tc>
        <w:tc>
          <w:tcPr>
            <w:tcW w:w="990" w:type="dxa"/>
          </w:tcPr>
          <w:p w14:paraId="7966BF7F"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8</w:t>
            </w:r>
          </w:p>
        </w:tc>
        <w:tc>
          <w:tcPr>
            <w:tcW w:w="995" w:type="dxa"/>
          </w:tcPr>
          <w:p w14:paraId="75CD632B"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43</w:t>
            </w:r>
          </w:p>
        </w:tc>
        <w:tc>
          <w:tcPr>
            <w:tcW w:w="967" w:type="dxa"/>
          </w:tcPr>
          <w:p w14:paraId="63626886" w14:textId="77777777" w:rsidR="005B1D7A" w:rsidRPr="00651C8A" w:rsidRDefault="005B1D7A" w:rsidP="00F559DD">
            <w:pPr>
              <w:keepNext/>
              <w:tabs>
                <w:tab w:val="left" w:pos="144"/>
                <w:tab w:val="left" w:pos="187"/>
                <w:tab w:val="left" w:pos="540"/>
                <w:tab w:val="left" w:pos="907"/>
                <w:tab w:val="left" w:pos="1080"/>
              </w:tabs>
              <w:jc w:val="center"/>
              <w:outlineLvl w:val="3"/>
              <w:rPr>
                <w:kern w:val="2"/>
                <w:sz w:val="16"/>
                <w:szCs w:val="16"/>
              </w:rPr>
            </w:pPr>
            <w:r w:rsidRPr="00651C8A">
              <w:rPr>
                <w:kern w:val="2"/>
                <w:sz w:val="16"/>
                <w:szCs w:val="16"/>
              </w:rPr>
              <w:t>.60</w:t>
            </w:r>
          </w:p>
        </w:tc>
      </w:tr>
      <w:tr w:rsidR="005B1D7A" w:rsidRPr="00651C8A" w14:paraId="62B1F02D" w14:textId="77777777" w:rsidTr="00F559DD">
        <w:trPr>
          <w:cantSplit/>
          <w:jc w:val="center"/>
        </w:trPr>
        <w:tc>
          <w:tcPr>
            <w:tcW w:w="934" w:type="dxa"/>
          </w:tcPr>
          <w:p w14:paraId="20D2D9DA"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2017</w:t>
            </w:r>
          </w:p>
        </w:tc>
        <w:tc>
          <w:tcPr>
            <w:tcW w:w="810" w:type="dxa"/>
          </w:tcPr>
          <w:p w14:paraId="53FC48CD"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1.433</w:t>
            </w:r>
          </w:p>
        </w:tc>
        <w:tc>
          <w:tcPr>
            <w:tcW w:w="990" w:type="dxa"/>
          </w:tcPr>
          <w:p w14:paraId="1081BAB1"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9</w:t>
            </w:r>
          </w:p>
        </w:tc>
        <w:tc>
          <w:tcPr>
            <w:tcW w:w="995" w:type="dxa"/>
          </w:tcPr>
          <w:p w14:paraId="5BE3C016"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36</w:t>
            </w:r>
          </w:p>
        </w:tc>
        <w:tc>
          <w:tcPr>
            <w:tcW w:w="967" w:type="dxa"/>
          </w:tcPr>
          <w:p w14:paraId="4B4CF724" w14:textId="77777777" w:rsidR="005B1D7A" w:rsidRPr="00651C8A" w:rsidRDefault="005B1D7A" w:rsidP="00F559DD">
            <w:pPr>
              <w:keepNext/>
              <w:tabs>
                <w:tab w:val="left" w:pos="144"/>
                <w:tab w:val="left" w:pos="187"/>
                <w:tab w:val="left" w:pos="540"/>
                <w:tab w:val="left" w:pos="907"/>
                <w:tab w:val="left" w:pos="1080"/>
              </w:tabs>
              <w:jc w:val="center"/>
              <w:outlineLvl w:val="3"/>
              <w:rPr>
                <w:kern w:val="2"/>
                <w:sz w:val="16"/>
                <w:szCs w:val="16"/>
              </w:rPr>
            </w:pPr>
            <w:r w:rsidRPr="00651C8A">
              <w:rPr>
                <w:kern w:val="2"/>
                <w:sz w:val="16"/>
                <w:szCs w:val="16"/>
              </w:rPr>
              <w:t>.52</w:t>
            </w:r>
          </w:p>
        </w:tc>
      </w:tr>
      <w:tr w:rsidR="005B1D7A" w:rsidRPr="00651C8A" w14:paraId="04D0CC1F" w14:textId="77777777" w:rsidTr="00F559DD">
        <w:trPr>
          <w:cantSplit/>
          <w:jc w:val="center"/>
        </w:trPr>
        <w:tc>
          <w:tcPr>
            <w:tcW w:w="934" w:type="dxa"/>
          </w:tcPr>
          <w:p w14:paraId="5F57CEDB"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2016</w:t>
            </w:r>
          </w:p>
        </w:tc>
        <w:tc>
          <w:tcPr>
            <w:tcW w:w="810" w:type="dxa"/>
          </w:tcPr>
          <w:p w14:paraId="46A77F99"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1.461</w:t>
            </w:r>
          </w:p>
        </w:tc>
        <w:tc>
          <w:tcPr>
            <w:tcW w:w="990" w:type="dxa"/>
          </w:tcPr>
          <w:p w14:paraId="22D6FAD5"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10</w:t>
            </w:r>
          </w:p>
        </w:tc>
        <w:tc>
          <w:tcPr>
            <w:tcW w:w="995" w:type="dxa"/>
          </w:tcPr>
          <w:p w14:paraId="2C618696"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29</w:t>
            </w:r>
          </w:p>
        </w:tc>
        <w:tc>
          <w:tcPr>
            <w:tcW w:w="967" w:type="dxa"/>
          </w:tcPr>
          <w:p w14:paraId="3474EDBA" w14:textId="77777777" w:rsidR="005B1D7A" w:rsidRPr="00651C8A" w:rsidRDefault="005B1D7A" w:rsidP="00F559DD">
            <w:pPr>
              <w:keepNext/>
              <w:tabs>
                <w:tab w:val="left" w:pos="144"/>
                <w:tab w:val="left" w:pos="187"/>
                <w:tab w:val="left" w:pos="540"/>
                <w:tab w:val="left" w:pos="907"/>
                <w:tab w:val="left" w:pos="1080"/>
              </w:tabs>
              <w:jc w:val="center"/>
              <w:outlineLvl w:val="3"/>
              <w:rPr>
                <w:kern w:val="2"/>
                <w:sz w:val="16"/>
                <w:szCs w:val="16"/>
              </w:rPr>
            </w:pPr>
            <w:r w:rsidRPr="00651C8A">
              <w:rPr>
                <w:kern w:val="2"/>
                <w:sz w:val="16"/>
                <w:szCs w:val="16"/>
              </w:rPr>
              <w:t>.42</w:t>
            </w:r>
          </w:p>
        </w:tc>
      </w:tr>
      <w:tr w:rsidR="005B1D7A" w:rsidRPr="00651C8A" w14:paraId="68EAD786" w14:textId="77777777" w:rsidTr="00F559DD">
        <w:trPr>
          <w:cantSplit/>
          <w:jc w:val="center"/>
        </w:trPr>
        <w:tc>
          <w:tcPr>
            <w:tcW w:w="934" w:type="dxa"/>
          </w:tcPr>
          <w:p w14:paraId="593362AE"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2015</w:t>
            </w:r>
          </w:p>
        </w:tc>
        <w:tc>
          <w:tcPr>
            <w:tcW w:w="810" w:type="dxa"/>
          </w:tcPr>
          <w:p w14:paraId="235D8780"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1.449</w:t>
            </w:r>
          </w:p>
        </w:tc>
        <w:tc>
          <w:tcPr>
            <w:tcW w:w="990" w:type="dxa"/>
          </w:tcPr>
          <w:p w14:paraId="56240E9E"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11</w:t>
            </w:r>
          </w:p>
        </w:tc>
        <w:tc>
          <w:tcPr>
            <w:tcW w:w="995" w:type="dxa"/>
          </w:tcPr>
          <w:p w14:paraId="4051AA6D"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24</w:t>
            </w:r>
          </w:p>
        </w:tc>
        <w:tc>
          <w:tcPr>
            <w:tcW w:w="967" w:type="dxa"/>
          </w:tcPr>
          <w:p w14:paraId="1803E813" w14:textId="77777777" w:rsidR="005B1D7A" w:rsidRPr="00651C8A" w:rsidRDefault="005B1D7A" w:rsidP="00F559DD">
            <w:pPr>
              <w:keepNext/>
              <w:tabs>
                <w:tab w:val="left" w:pos="144"/>
                <w:tab w:val="left" w:pos="187"/>
                <w:tab w:val="left" w:pos="540"/>
                <w:tab w:val="left" w:pos="907"/>
                <w:tab w:val="left" w:pos="1080"/>
              </w:tabs>
              <w:jc w:val="center"/>
              <w:outlineLvl w:val="3"/>
              <w:rPr>
                <w:kern w:val="2"/>
                <w:sz w:val="16"/>
                <w:szCs w:val="16"/>
              </w:rPr>
            </w:pPr>
            <w:r w:rsidRPr="00651C8A">
              <w:rPr>
                <w:kern w:val="2"/>
                <w:sz w:val="16"/>
                <w:szCs w:val="16"/>
              </w:rPr>
              <w:t>.35</w:t>
            </w:r>
          </w:p>
        </w:tc>
      </w:tr>
      <w:tr w:rsidR="005B1D7A" w:rsidRPr="00651C8A" w14:paraId="0B1FFC14" w14:textId="77777777" w:rsidTr="00F559DD">
        <w:trPr>
          <w:cantSplit/>
          <w:jc w:val="center"/>
        </w:trPr>
        <w:tc>
          <w:tcPr>
            <w:tcW w:w="934" w:type="dxa"/>
          </w:tcPr>
          <w:p w14:paraId="145B197B"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2014</w:t>
            </w:r>
          </w:p>
        </w:tc>
        <w:tc>
          <w:tcPr>
            <w:tcW w:w="810" w:type="dxa"/>
          </w:tcPr>
          <w:p w14:paraId="05ED4972"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1.463</w:t>
            </w:r>
          </w:p>
        </w:tc>
        <w:tc>
          <w:tcPr>
            <w:tcW w:w="990" w:type="dxa"/>
          </w:tcPr>
          <w:p w14:paraId="7B275202"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12</w:t>
            </w:r>
          </w:p>
        </w:tc>
        <w:tc>
          <w:tcPr>
            <w:tcW w:w="995" w:type="dxa"/>
          </w:tcPr>
          <w:p w14:paraId="2E820E63" w14:textId="77777777" w:rsidR="005B1D7A" w:rsidRPr="00651C8A" w:rsidRDefault="005B1D7A" w:rsidP="00F559DD">
            <w:pPr>
              <w:keepNext/>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22</w:t>
            </w:r>
          </w:p>
        </w:tc>
        <w:tc>
          <w:tcPr>
            <w:tcW w:w="967" w:type="dxa"/>
          </w:tcPr>
          <w:p w14:paraId="4E6EC8F3" w14:textId="77777777" w:rsidR="005B1D7A" w:rsidRPr="00651C8A" w:rsidRDefault="005B1D7A" w:rsidP="00F559DD">
            <w:pPr>
              <w:keepNext/>
              <w:tabs>
                <w:tab w:val="left" w:pos="144"/>
                <w:tab w:val="left" w:pos="187"/>
                <w:tab w:val="left" w:pos="540"/>
                <w:tab w:val="left" w:pos="907"/>
                <w:tab w:val="left" w:pos="1080"/>
              </w:tabs>
              <w:jc w:val="center"/>
              <w:outlineLvl w:val="3"/>
              <w:rPr>
                <w:kern w:val="2"/>
                <w:sz w:val="16"/>
                <w:szCs w:val="16"/>
              </w:rPr>
            </w:pPr>
            <w:r w:rsidRPr="00651C8A">
              <w:rPr>
                <w:kern w:val="2"/>
                <w:sz w:val="16"/>
                <w:szCs w:val="16"/>
              </w:rPr>
              <w:t>.32</w:t>
            </w:r>
          </w:p>
        </w:tc>
      </w:tr>
      <w:tr w:rsidR="005B1D7A" w:rsidRPr="00651C8A" w14:paraId="2DA35827" w14:textId="77777777" w:rsidTr="00F559DD">
        <w:trPr>
          <w:cantSplit/>
          <w:jc w:val="center"/>
        </w:trPr>
        <w:tc>
          <w:tcPr>
            <w:tcW w:w="934" w:type="dxa"/>
          </w:tcPr>
          <w:p w14:paraId="65165106"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2013</w:t>
            </w:r>
          </w:p>
        </w:tc>
        <w:tc>
          <w:tcPr>
            <w:tcW w:w="810" w:type="dxa"/>
          </w:tcPr>
          <w:p w14:paraId="242F3124"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1.482</w:t>
            </w:r>
          </w:p>
        </w:tc>
        <w:tc>
          <w:tcPr>
            <w:tcW w:w="990" w:type="dxa"/>
          </w:tcPr>
          <w:p w14:paraId="417D0360"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13</w:t>
            </w:r>
          </w:p>
        </w:tc>
        <w:tc>
          <w:tcPr>
            <w:tcW w:w="995" w:type="dxa"/>
          </w:tcPr>
          <w:p w14:paraId="73F756C9"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w:t>
            </w:r>
          </w:p>
        </w:tc>
        <w:tc>
          <w:tcPr>
            <w:tcW w:w="967" w:type="dxa"/>
          </w:tcPr>
          <w:p w14:paraId="72C93FD9" w14:textId="77777777" w:rsidR="005B1D7A" w:rsidRPr="00651C8A" w:rsidRDefault="005B1D7A" w:rsidP="00F559DD">
            <w:pPr>
              <w:tabs>
                <w:tab w:val="left" w:pos="144"/>
                <w:tab w:val="left" w:pos="187"/>
                <w:tab w:val="left" w:pos="540"/>
                <w:tab w:val="left" w:pos="907"/>
                <w:tab w:val="left" w:pos="1080"/>
              </w:tabs>
              <w:jc w:val="center"/>
              <w:outlineLvl w:val="3"/>
              <w:rPr>
                <w:kern w:val="2"/>
                <w:sz w:val="16"/>
                <w:szCs w:val="16"/>
              </w:rPr>
            </w:pPr>
            <w:r w:rsidRPr="00651C8A">
              <w:rPr>
                <w:kern w:val="2"/>
                <w:sz w:val="16"/>
                <w:szCs w:val="16"/>
              </w:rPr>
              <w:t>.30</w:t>
            </w:r>
          </w:p>
        </w:tc>
      </w:tr>
    </w:tbl>
    <w:p w14:paraId="72EDF0DB" w14:textId="6E798E6E" w:rsidR="00F154F1" w:rsidRDefault="00F154F1" w:rsidP="005B1D7A">
      <w:pPr>
        <w:pStyle w:val="1"/>
        <w:sectPr w:rsidR="00F154F1" w:rsidSect="00F154F1">
          <w:type w:val="continuous"/>
          <w:pgSz w:w="12240" w:h="15840"/>
          <w:pgMar w:top="720" w:right="864" w:bottom="317" w:left="864" w:header="576" w:footer="432" w:gutter="0"/>
          <w:cols w:num="2" w:space="720"/>
        </w:sectPr>
      </w:pPr>
    </w:p>
    <w:p w14:paraId="2D3E067C" w14:textId="77777777" w:rsidR="00F154F1" w:rsidRDefault="00F154F1" w:rsidP="00F154F1">
      <w:pPr>
        <w:pStyle w:val="1"/>
      </w:pPr>
      <w:r>
        <w:t>2.</w:t>
      </w:r>
      <w:r>
        <w:tab/>
        <w:t>Floating Equipment―Motor Vessels</w:t>
      </w:r>
    </w:p>
    <w:tbl>
      <w:tblPr>
        <w:tblW w:w="9108" w:type="dxa"/>
        <w:jc w:val="center"/>
        <w:tblBorders>
          <w:top w:val="double" w:sz="6" w:space="0" w:color="auto"/>
          <w:left w:val="double" w:sz="6" w:space="0" w:color="auto"/>
          <w:bottom w:val="double" w:sz="6" w:space="0" w:color="auto"/>
          <w:right w:val="double" w:sz="6" w:space="0" w:color="auto"/>
          <w:insideH w:val="single" w:sz="6" w:space="0" w:color="auto"/>
          <w:insideV w:val="single" w:sz="4" w:space="0" w:color="auto"/>
        </w:tblBorders>
        <w:tblLook w:val="04A0" w:firstRow="1" w:lastRow="0" w:firstColumn="1" w:lastColumn="0" w:noHBand="0" w:noVBand="1"/>
      </w:tblPr>
      <w:tblGrid>
        <w:gridCol w:w="1972"/>
        <w:gridCol w:w="926"/>
        <w:gridCol w:w="1260"/>
        <w:gridCol w:w="1170"/>
        <w:gridCol w:w="1170"/>
        <w:gridCol w:w="1080"/>
        <w:gridCol w:w="1530"/>
      </w:tblGrid>
      <w:tr w:rsidR="00F154F1" w14:paraId="6DD12CF6" w14:textId="77777777" w:rsidTr="00F154F1">
        <w:trPr>
          <w:trHeight w:val="276"/>
          <w:tblHeader/>
          <w:jc w:val="center"/>
        </w:trPr>
        <w:tc>
          <w:tcPr>
            <w:tcW w:w="9108" w:type="dxa"/>
            <w:gridSpan w:val="7"/>
            <w:tcBorders>
              <w:top w:val="double" w:sz="6" w:space="0" w:color="auto"/>
              <w:left w:val="double" w:sz="6" w:space="0" w:color="auto"/>
              <w:bottom w:val="single" w:sz="6" w:space="0" w:color="auto"/>
              <w:right w:val="double" w:sz="6" w:space="0" w:color="auto"/>
            </w:tcBorders>
            <w:shd w:val="clear" w:color="auto" w:fill="BFBFBF"/>
            <w:noWrap/>
            <w:vAlign w:val="center"/>
            <w:hideMark/>
          </w:tcPr>
          <w:p w14:paraId="3F8B7F84" w14:textId="77777777" w:rsidR="00F154F1" w:rsidRDefault="00F154F1">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spacing w:line="240" w:lineRule="exact"/>
              <w:ind w:firstLine="187"/>
              <w:jc w:val="center"/>
              <w:outlineLvl w:val="3"/>
              <w:rPr>
                <w:b/>
                <w:kern w:val="2"/>
                <w:sz w:val="16"/>
                <w:szCs w:val="16"/>
              </w:rPr>
            </w:pPr>
            <w:r>
              <w:rPr>
                <w:b/>
                <w:kern w:val="2"/>
                <w:sz w:val="16"/>
                <w:szCs w:val="16"/>
              </w:rPr>
              <w:t>Table 703.A.2</w:t>
            </w:r>
          </w:p>
          <w:p w14:paraId="65A7B4D5" w14:textId="77777777" w:rsidR="00F154F1" w:rsidRDefault="00F154F1">
            <w:pPr>
              <w:tabs>
                <w:tab w:val="center" w:pos="4680"/>
              </w:tabs>
              <w:suppressAutoHyphens/>
              <w:jc w:val="center"/>
              <w:rPr>
                <w:b/>
                <w:bCs/>
                <w:spacing w:val="-3"/>
                <w:sz w:val="16"/>
                <w:szCs w:val="16"/>
              </w:rPr>
            </w:pPr>
            <w:r>
              <w:rPr>
                <w:b/>
                <w:kern w:val="2"/>
                <w:sz w:val="16"/>
                <w:szCs w:val="16"/>
              </w:rPr>
              <w:t>Floating Equipment―Motor Vessels</w:t>
            </w:r>
          </w:p>
        </w:tc>
      </w:tr>
      <w:tr w:rsidR="00013C72" w14:paraId="57F9E99C" w14:textId="77777777" w:rsidTr="00F154F1">
        <w:trPr>
          <w:trHeight w:val="206"/>
          <w:tblHeader/>
          <w:jc w:val="center"/>
        </w:trPr>
        <w:tc>
          <w:tcPr>
            <w:tcW w:w="1972" w:type="dxa"/>
            <w:tcBorders>
              <w:top w:val="single" w:sz="6" w:space="0" w:color="auto"/>
              <w:left w:val="double" w:sz="6" w:space="0" w:color="auto"/>
              <w:bottom w:val="single" w:sz="6" w:space="0" w:color="auto"/>
              <w:right w:val="single" w:sz="4" w:space="0" w:color="auto"/>
            </w:tcBorders>
            <w:shd w:val="clear" w:color="auto" w:fill="BFBFBF"/>
            <w:noWrap/>
            <w:vAlign w:val="center"/>
            <w:hideMark/>
          </w:tcPr>
          <w:p w14:paraId="0CB6D48E" w14:textId="77777777" w:rsidR="00013C72" w:rsidRPr="00C36110" w:rsidRDefault="00013C72" w:rsidP="00013C72">
            <w:pPr>
              <w:tabs>
                <w:tab w:val="center" w:pos="4680"/>
              </w:tabs>
              <w:suppressAutoHyphens/>
              <w:jc w:val="center"/>
              <w:rPr>
                <w:b/>
                <w:bCs/>
                <w:spacing w:val="-3"/>
                <w:sz w:val="16"/>
                <w:szCs w:val="16"/>
              </w:rPr>
            </w:pPr>
            <w:r w:rsidRPr="00C36110">
              <w:rPr>
                <w:b/>
                <w:bCs/>
                <w:spacing w:val="-3"/>
                <w:sz w:val="16"/>
                <w:szCs w:val="16"/>
              </w:rPr>
              <w:t>Vessel Type/Size</w:t>
            </w:r>
          </w:p>
        </w:tc>
        <w:tc>
          <w:tcPr>
            <w:tcW w:w="926" w:type="dxa"/>
            <w:tcBorders>
              <w:top w:val="single" w:sz="6" w:space="0" w:color="auto"/>
              <w:left w:val="single" w:sz="4" w:space="0" w:color="auto"/>
              <w:bottom w:val="single" w:sz="6" w:space="0" w:color="auto"/>
              <w:right w:val="single" w:sz="4" w:space="0" w:color="auto"/>
            </w:tcBorders>
            <w:shd w:val="clear" w:color="auto" w:fill="BFBFBF"/>
            <w:noWrap/>
            <w:vAlign w:val="center"/>
            <w:hideMark/>
          </w:tcPr>
          <w:p w14:paraId="5D04F060" w14:textId="77777777" w:rsidR="00013C72" w:rsidRPr="00C36110" w:rsidRDefault="00013C72" w:rsidP="00013C72">
            <w:pPr>
              <w:tabs>
                <w:tab w:val="center" w:pos="4680"/>
              </w:tabs>
              <w:suppressAutoHyphens/>
              <w:jc w:val="center"/>
              <w:rPr>
                <w:b/>
                <w:bCs/>
                <w:spacing w:val="-3"/>
                <w:sz w:val="16"/>
                <w:szCs w:val="16"/>
              </w:rPr>
            </w:pPr>
            <w:r w:rsidRPr="00C36110">
              <w:rPr>
                <w:b/>
                <w:bCs/>
                <w:spacing w:val="-3"/>
                <w:sz w:val="16"/>
                <w:szCs w:val="16"/>
              </w:rPr>
              <w:t>Day Rate</w:t>
            </w:r>
          </w:p>
        </w:tc>
        <w:tc>
          <w:tcPr>
            <w:tcW w:w="1260" w:type="dxa"/>
            <w:tcBorders>
              <w:top w:val="single" w:sz="6" w:space="0" w:color="auto"/>
              <w:left w:val="single" w:sz="4" w:space="0" w:color="auto"/>
              <w:bottom w:val="single" w:sz="6" w:space="0" w:color="auto"/>
              <w:right w:val="single" w:sz="4" w:space="0" w:color="auto"/>
            </w:tcBorders>
            <w:shd w:val="clear" w:color="auto" w:fill="BFBFBF"/>
            <w:noWrap/>
            <w:vAlign w:val="center"/>
            <w:hideMark/>
          </w:tcPr>
          <w:p w14:paraId="218673D6" w14:textId="77777777" w:rsidR="00013C72" w:rsidRPr="00C36110" w:rsidRDefault="00013C72" w:rsidP="00013C72">
            <w:pPr>
              <w:tabs>
                <w:tab w:val="center" w:pos="4680"/>
              </w:tabs>
              <w:suppressAutoHyphens/>
              <w:jc w:val="center"/>
              <w:rPr>
                <w:b/>
                <w:bCs/>
                <w:spacing w:val="-3"/>
                <w:sz w:val="16"/>
                <w:szCs w:val="16"/>
              </w:rPr>
            </w:pPr>
            <w:r w:rsidRPr="00C36110">
              <w:rPr>
                <w:b/>
                <w:bCs/>
                <w:spacing w:val="-3"/>
                <w:sz w:val="16"/>
                <w:szCs w:val="16"/>
              </w:rPr>
              <w:t>Base Cost</w:t>
            </w:r>
          </w:p>
        </w:tc>
        <w:tc>
          <w:tcPr>
            <w:tcW w:w="1170" w:type="dxa"/>
            <w:tcBorders>
              <w:top w:val="single" w:sz="6" w:space="0" w:color="auto"/>
              <w:left w:val="single" w:sz="4" w:space="0" w:color="auto"/>
              <w:bottom w:val="single" w:sz="6" w:space="0" w:color="auto"/>
              <w:right w:val="single" w:sz="4" w:space="0" w:color="auto"/>
            </w:tcBorders>
            <w:shd w:val="clear" w:color="auto" w:fill="BFBFBF"/>
            <w:noWrap/>
            <w:hideMark/>
          </w:tcPr>
          <w:p w14:paraId="3E168DDE" w14:textId="77777777" w:rsidR="00013C72" w:rsidRPr="00C36110" w:rsidRDefault="00013C72" w:rsidP="00013C72">
            <w:pPr>
              <w:tabs>
                <w:tab w:val="center" w:pos="4680"/>
              </w:tabs>
              <w:suppressAutoHyphens/>
              <w:jc w:val="center"/>
              <w:rPr>
                <w:b/>
                <w:bCs/>
                <w:spacing w:val="-3"/>
                <w:sz w:val="16"/>
                <w:szCs w:val="16"/>
              </w:rPr>
            </w:pPr>
            <w:r w:rsidRPr="00C36110">
              <w:rPr>
                <w:b/>
                <w:bCs/>
                <w:spacing w:val="-3"/>
                <w:sz w:val="16"/>
                <w:szCs w:val="16"/>
              </w:rPr>
              <w:t>2023 - 2020</w:t>
            </w:r>
          </w:p>
        </w:tc>
        <w:tc>
          <w:tcPr>
            <w:tcW w:w="1170" w:type="dxa"/>
            <w:tcBorders>
              <w:top w:val="single" w:sz="6" w:space="0" w:color="auto"/>
              <w:left w:val="single" w:sz="4" w:space="0" w:color="auto"/>
              <w:bottom w:val="single" w:sz="6" w:space="0" w:color="auto"/>
              <w:right w:val="single" w:sz="4" w:space="0" w:color="auto"/>
            </w:tcBorders>
            <w:shd w:val="clear" w:color="auto" w:fill="BFBFBF"/>
            <w:noWrap/>
            <w:hideMark/>
          </w:tcPr>
          <w:p w14:paraId="024D4F2D" w14:textId="77777777" w:rsidR="00013C72" w:rsidRPr="00C36110" w:rsidRDefault="00013C72" w:rsidP="00013C72">
            <w:pPr>
              <w:tabs>
                <w:tab w:val="center" w:pos="4680"/>
              </w:tabs>
              <w:suppressAutoHyphens/>
              <w:jc w:val="center"/>
              <w:rPr>
                <w:b/>
                <w:bCs/>
                <w:spacing w:val="-3"/>
                <w:sz w:val="16"/>
                <w:szCs w:val="16"/>
              </w:rPr>
            </w:pPr>
            <w:r w:rsidRPr="00C36110">
              <w:rPr>
                <w:b/>
                <w:bCs/>
                <w:spacing w:val="-3"/>
                <w:sz w:val="16"/>
                <w:szCs w:val="16"/>
              </w:rPr>
              <w:t>2019 - 2016</w:t>
            </w:r>
          </w:p>
        </w:tc>
        <w:tc>
          <w:tcPr>
            <w:tcW w:w="1080" w:type="dxa"/>
            <w:tcBorders>
              <w:top w:val="single" w:sz="6" w:space="0" w:color="auto"/>
              <w:left w:val="single" w:sz="4" w:space="0" w:color="auto"/>
              <w:bottom w:val="single" w:sz="6" w:space="0" w:color="auto"/>
              <w:right w:val="single" w:sz="4" w:space="0" w:color="auto"/>
            </w:tcBorders>
            <w:shd w:val="clear" w:color="auto" w:fill="BFBFBF"/>
            <w:noWrap/>
            <w:hideMark/>
          </w:tcPr>
          <w:p w14:paraId="6AE3166F" w14:textId="77777777" w:rsidR="00013C72" w:rsidRPr="00C36110" w:rsidRDefault="00013C72" w:rsidP="00013C72">
            <w:pPr>
              <w:tabs>
                <w:tab w:val="center" w:pos="4680"/>
              </w:tabs>
              <w:suppressAutoHyphens/>
              <w:jc w:val="center"/>
              <w:rPr>
                <w:b/>
                <w:bCs/>
                <w:spacing w:val="-3"/>
                <w:sz w:val="16"/>
                <w:szCs w:val="16"/>
              </w:rPr>
            </w:pPr>
            <w:r w:rsidRPr="00C36110">
              <w:rPr>
                <w:b/>
                <w:bCs/>
                <w:spacing w:val="-3"/>
                <w:sz w:val="16"/>
                <w:szCs w:val="16"/>
              </w:rPr>
              <w:t>2015 - 2012</w:t>
            </w:r>
          </w:p>
        </w:tc>
        <w:tc>
          <w:tcPr>
            <w:tcW w:w="1530" w:type="dxa"/>
            <w:tcBorders>
              <w:top w:val="single" w:sz="6" w:space="0" w:color="auto"/>
              <w:left w:val="single" w:sz="4" w:space="0" w:color="auto"/>
              <w:bottom w:val="single" w:sz="6" w:space="0" w:color="auto"/>
              <w:right w:val="double" w:sz="6" w:space="0" w:color="auto"/>
            </w:tcBorders>
            <w:shd w:val="clear" w:color="auto" w:fill="BFBFBF"/>
            <w:noWrap/>
            <w:hideMark/>
          </w:tcPr>
          <w:p w14:paraId="24E09D29" w14:textId="77777777" w:rsidR="00013C72" w:rsidRPr="00C36110" w:rsidRDefault="00013C72" w:rsidP="00013C72">
            <w:pPr>
              <w:tabs>
                <w:tab w:val="center" w:pos="4680"/>
              </w:tabs>
              <w:suppressAutoHyphens/>
              <w:jc w:val="center"/>
              <w:rPr>
                <w:b/>
                <w:bCs/>
                <w:spacing w:val="-3"/>
                <w:sz w:val="16"/>
                <w:szCs w:val="16"/>
              </w:rPr>
            </w:pPr>
            <w:r w:rsidRPr="00C36110">
              <w:rPr>
                <w:b/>
                <w:bCs/>
                <w:spacing w:val="-3"/>
                <w:sz w:val="16"/>
                <w:szCs w:val="16"/>
              </w:rPr>
              <w:t>2011 and Earlier</w:t>
            </w:r>
          </w:p>
        </w:tc>
      </w:tr>
      <w:tr w:rsidR="00013C72" w14:paraId="6B4B6714" w14:textId="77777777" w:rsidTr="00F154F1">
        <w:trPr>
          <w:trHeight w:val="206"/>
          <w:tblHeader/>
          <w:jc w:val="center"/>
        </w:trPr>
        <w:tc>
          <w:tcPr>
            <w:tcW w:w="1972" w:type="dxa"/>
            <w:tcBorders>
              <w:top w:val="single" w:sz="6" w:space="0" w:color="auto"/>
              <w:left w:val="double" w:sz="6" w:space="0" w:color="auto"/>
              <w:bottom w:val="single" w:sz="6" w:space="0" w:color="auto"/>
              <w:right w:val="single" w:sz="4" w:space="0" w:color="auto"/>
            </w:tcBorders>
            <w:shd w:val="clear" w:color="auto" w:fill="BFBFBF"/>
            <w:noWrap/>
            <w:vAlign w:val="center"/>
            <w:hideMark/>
          </w:tcPr>
          <w:p w14:paraId="2983FCF6" w14:textId="77777777" w:rsidR="00013C72" w:rsidRPr="00C36110" w:rsidRDefault="00013C72" w:rsidP="00013C72">
            <w:pPr>
              <w:tabs>
                <w:tab w:val="center" w:pos="4680"/>
              </w:tabs>
              <w:suppressAutoHyphens/>
              <w:jc w:val="center"/>
              <w:rPr>
                <w:b/>
                <w:bCs/>
                <w:spacing w:val="-3"/>
                <w:sz w:val="16"/>
                <w:szCs w:val="16"/>
              </w:rPr>
            </w:pPr>
            <w:r w:rsidRPr="00C36110">
              <w:rPr>
                <w:b/>
                <w:bCs/>
                <w:spacing w:val="-3"/>
                <w:sz w:val="16"/>
                <w:szCs w:val="16"/>
              </w:rPr>
              <w:t>Physical Depreciation</w:t>
            </w:r>
          </w:p>
        </w:tc>
        <w:tc>
          <w:tcPr>
            <w:tcW w:w="926" w:type="dxa"/>
            <w:tcBorders>
              <w:top w:val="single" w:sz="6" w:space="0" w:color="auto"/>
              <w:left w:val="single" w:sz="4" w:space="0" w:color="auto"/>
              <w:bottom w:val="single" w:sz="6" w:space="0" w:color="auto"/>
              <w:right w:val="single" w:sz="4" w:space="0" w:color="auto"/>
            </w:tcBorders>
            <w:shd w:val="clear" w:color="auto" w:fill="BFBFBF"/>
            <w:noWrap/>
            <w:vAlign w:val="center"/>
          </w:tcPr>
          <w:p w14:paraId="478C2370" w14:textId="77777777" w:rsidR="00013C72" w:rsidRPr="00C36110" w:rsidRDefault="00013C72" w:rsidP="00013C72">
            <w:pPr>
              <w:tabs>
                <w:tab w:val="center" w:pos="4680"/>
              </w:tabs>
              <w:suppressAutoHyphens/>
              <w:jc w:val="center"/>
              <w:rPr>
                <w:b/>
                <w:bCs/>
                <w:spacing w:val="-3"/>
                <w:sz w:val="16"/>
                <w:szCs w:val="16"/>
              </w:rPr>
            </w:pPr>
          </w:p>
        </w:tc>
        <w:tc>
          <w:tcPr>
            <w:tcW w:w="1260" w:type="dxa"/>
            <w:tcBorders>
              <w:top w:val="single" w:sz="6" w:space="0" w:color="auto"/>
              <w:left w:val="single" w:sz="4" w:space="0" w:color="auto"/>
              <w:bottom w:val="single" w:sz="6" w:space="0" w:color="auto"/>
              <w:right w:val="single" w:sz="4" w:space="0" w:color="auto"/>
            </w:tcBorders>
            <w:shd w:val="clear" w:color="auto" w:fill="BFBFBF"/>
            <w:noWrap/>
            <w:vAlign w:val="center"/>
          </w:tcPr>
          <w:p w14:paraId="663850C2" w14:textId="77777777" w:rsidR="00013C72" w:rsidRPr="00C36110" w:rsidRDefault="00013C72" w:rsidP="00013C72">
            <w:pPr>
              <w:tabs>
                <w:tab w:val="center" w:pos="4680"/>
              </w:tabs>
              <w:suppressAutoHyphens/>
              <w:jc w:val="center"/>
              <w:rPr>
                <w:b/>
                <w:bCs/>
                <w:spacing w:val="-3"/>
                <w:sz w:val="16"/>
                <w:szCs w:val="16"/>
              </w:rPr>
            </w:pPr>
          </w:p>
        </w:tc>
        <w:tc>
          <w:tcPr>
            <w:tcW w:w="1170" w:type="dxa"/>
            <w:tcBorders>
              <w:top w:val="single" w:sz="6" w:space="0" w:color="auto"/>
              <w:left w:val="single" w:sz="4" w:space="0" w:color="auto"/>
              <w:bottom w:val="single" w:sz="6" w:space="0" w:color="auto"/>
              <w:right w:val="single" w:sz="4" w:space="0" w:color="auto"/>
            </w:tcBorders>
            <w:shd w:val="clear" w:color="auto" w:fill="BFBFBF"/>
            <w:noWrap/>
            <w:hideMark/>
          </w:tcPr>
          <w:p w14:paraId="197F10D9" w14:textId="77777777" w:rsidR="00013C72" w:rsidRPr="00C36110" w:rsidRDefault="00013C72" w:rsidP="00013C72">
            <w:pPr>
              <w:tabs>
                <w:tab w:val="center" w:pos="4680"/>
              </w:tabs>
              <w:suppressAutoHyphens/>
              <w:jc w:val="center"/>
              <w:rPr>
                <w:b/>
                <w:bCs/>
                <w:spacing w:val="-3"/>
                <w:sz w:val="16"/>
                <w:szCs w:val="16"/>
              </w:rPr>
            </w:pPr>
            <w:r w:rsidRPr="00C36110">
              <w:rPr>
                <w:b/>
                <w:bCs/>
                <w:spacing w:val="-3"/>
                <w:sz w:val="16"/>
                <w:szCs w:val="16"/>
              </w:rPr>
              <w:t>0.835</w:t>
            </w:r>
          </w:p>
        </w:tc>
        <w:tc>
          <w:tcPr>
            <w:tcW w:w="1170" w:type="dxa"/>
            <w:tcBorders>
              <w:top w:val="single" w:sz="6" w:space="0" w:color="auto"/>
              <w:left w:val="single" w:sz="4" w:space="0" w:color="auto"/>
              <w:bottom w:val="single" w:sz="6" w:space="0" w:color="auto"/>
              <w:right w:val="single" w:sz="4" w:space="0" w:color="auto"/>
            </w:tcBorders>
            <w:shd w:val="clear" w:color="auto" w:fill="BFBFBF"/>
            <w:noWrap/>
            <w:hideMark/>
          </w:tcPr>
          <w:p w14:paraId="3AB61DAA" w14:textId="77777777" w:rsidR="00013C72" w:rsidRPr="00C36110" w:rsidRDefault="00013C72" w:rsidP="00013C72">
            <w:pPr>
              <w:tabs>
                <w:tab w:val="center" w:pos="4680"/>
              </w:tabs>
              <w:suppressAutoHyphens/>
              <w:jc w:val="center"/>
              <w:rPr>
                <w:b/>
                <w:bCs/>
                <w:spacing w:val="-3"/>
                <w:sz w:val="16"/>
                <w:szCs w:val="16"/>
              </w:rPr>
            </w:pPr>
            <w:r w:rsidRPr="00C36110">
              <w:rPr>
                <w:b/>
                <w:bCs/>
                <w:spacing w:val="-3"/>
                <w:sz w:val="16"/>
                <w:szCs w:val="16"/>
              </w:rPr>
              <w:t>0.54</w:t>
            </w:r>
          </w:p>
        </w:tc>
        <w:tc>
          <w:tcPr>
            <w:tcW w:w="1080" w:type="dxa"/>
            <w:tcBorders>
              <w:top w:val="single" w:sz="6" w:space="0" w:color="auto"/>
              <w:left w:val="single" w:sz="4" w:space="0" w:color="auto"/>
              <w:bottom w:val="single" w:sz="6" w:space="0" w:color="auto"/>
              <w:right w:val="single" w:sz="4" w:space="0" w:color="auto"/>
            </w:tcBorders>
            <w:shd w:val="clear" w:color="auto" w:fill="BFBFBF"/>
            <w:noWrap/>
            <w:hideMark/>
          </w:tcPr>
          <w:p w14:paraId="779CCB83" w14:textId="77777777" w:rsidR="00013C72" w:rsidRPr="00C36110" w:rsidRDefault="00013C72" w:rsidP="00013C72">
            <w:pPr>
              <w:tabs>
                <w:tab w:val="center" w:pos="4680"/>
              </w:tabs>
              <w:suppressAutoHyphens/>
              <w:jc w:val="center"/>
              <w:rPr>
                <w:b/>
                <w:bCs/>
                <w:spacing w:val="-3"/>
                <w:sz w:val="16"/>
                <w:szCs w:val="16"/>
              </w:rPr>
            </w:pPr>
            <w:r w:rsidRPr="00C36110">
              <w:rPr>
                <w:b/>
                <w:bCs/>
                <w:spacing w:val="-3"/>
                <w:sz w:val="16"/>
                <w:szCs w:val="16"/>
              </w:rPr>
              <w:t>0.265</w:t>
            </w:r>
          </w:p>
        </w:tc>
        <w:tc>
          <w:tcPr>
            <w:tcW w:w="1530" w:type="dxa"/>
            <w:tcBorders>
              <w:top w:val="single" w:sz="6" w:space="0" w:color="auto"/>
              <w:left w:val="single" w:sz="4" w:space="0" w:color="auto"/>
              <w:bottom w:val="single" w:sz="6" w:space="0" w:color="auto"/>
              <w:right w:val="double" w:sz="6" w:space="0" w:color="auto"/>
            </w:tcBorders>
            <w:shd w:val="clear" w:color="auto" w:fill="BFBFBF"/>
            <w:noWrap/>
            <w:hideMark/>
          </w:tcPr>
          <w:p w14:paraId="553848BD" w14:textId="77777777" w:rsidR="00013C72" w:rsidRPr="00C36110" w:rsidRDefault="00013C72" w:rsidP="00013C72">
            <w:pPr>
              <w:tabs>
                <w:tab w:val="center" w:pos="4680"/>
              </w:tabs>
              <w:suppressAutoHyphens/>
              <w:jc w:val="center"/>
              <w:rPr>
                <w:b/>
                <w:bCs/>
                <w:spacing w:val="-3"/>
                <w:sz w:val="16"/>
                <w:szCs w:val="16"/>
              </w:rPr>
            </w:pPr>
            <w:r w:rsidRPr="00C36110">
              <w:rPr>
                <w:b/>
                <w:bCs/>
                <w:spacing w:val="-3"/>
                <w:sz w:val="16"/>
                <w:szCs w:val="16"/>
              </w:rPr>
              <w:t>0.2</w:t>
            </w:r>
          </w:p>
        </w:tc>
      </w:tr>
      <w:tr w:rsidR="00013C72" w14:paraId="1112FA69" w14:textId="77777777" w:rsidTr="00F154F1">
        <w:trPr>
          <w:trHeight w:val="161"/>
          <w:jc w:val="center"/>
        </w:trPr>
        <w:tc>
          <w:tcPr>
            <w:tcW w:w="9108" w:type="dxa"/>
            <w:gridSpan w:val="7"/>
            <w:tcBorders>
              <w:top w:val="single" w:sz="6" w:space="0" w:color="auto"/>
              <w:left w:val="double" w:sz="6" w:space="0" w:color="auto"/>
              <w:bottom w:val="single" w:sz="6" w:space="0" w:color="auto"/>
              <w:right w:val="double" w:sz="6" w:space="0" w:color="auto"/>
            </w:tcBorders>
            <w:noWrap/>
            <w:vAlign w:val="center"/>
            <w:hideMark/>
          </w:tcPr>
          <w:p w14:paraId="46BE6419" w14:textId="77777777" w:rsidR="00013C72" w:rsidRPr="005A3A32" w:rsidRDefault="00013C72" w:rsidP="00013C72">
            <w:pPr>
              <w:tabs>
                <w:tab w:val="center" w:pos="4680"/>
              </w:tabs>
              <w:suppressAutoHyphens/>
              <w:jc w:val="center"/>
              <w:rPr>
                <w:spacing w:val="-3"/>
                <w:sz w:val="16"/>
                <w:szCs w:val="16"/>
              </w:rPr>
            </w:pPr>
            <w:r w:rsidRPr="005A3A32">
              <w:rPr>
                <w:bCs/>
                <w:spacing w:val="-3"/>
                <w:sz w:val="16"/>
                <w:szCs w:val="16"/>
              </w:rPr>
              <w:t>Research Vessel</w:t>
            </w:r>
          </w:p>
        </w:tc>
      </w:tr>
      <w:tr w:rsidR="00013C72" w14:paraId="36395854"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201D542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110'-139'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2031427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1CD0A0B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0AB21DC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$2,505,000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6E2DA6A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$1,620,000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685F071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$795,000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20A0070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$600,000</w:t>
            </w:r>
          </w:p>
        </w:tc>
      </w:tr>
      <w:tr w:rsidR="00013C72" w14:paraId="285DAF67"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50FE536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140'-179'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47D160F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4680D9F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$3,500,000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835A49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$2,922,500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CF88EA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$1,890,000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0686377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$927,500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6609FDE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$700,000</w:t>
            </w:r>
          </w:p>
        </w:tc>
      </w:tr>
      <w:tr w:rsidR="00013C72" w14:paraId="3FD0FCDD"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2D1ED64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180'-199'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130EABF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34E91F7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6E6808A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$3,340,000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821611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$2,160,000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23956DA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$1,060,000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369CFE3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$800,000</w:t>
            </w:r>
          </w:p>
        </w:tc>
      </w:tr>
      <w:tr w:rsidR="00013C72" w14:paraId="1E506742"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4F817A4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200'-219'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353E023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26E8BA5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940C5A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$5,010,000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4EBD77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$3,240,000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76B689E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$1,590,000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53D49B2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$1,200,000</w:t>
            </w:r>
          </w:p>
        </w:tc>
      </w:tr>
      <w:tr w:rsidR="00013C72" w14:paraId="26E61D8A"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0D9604C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220'-279'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4F4209C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337EF09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$9,500,000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7DF9E2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$7,932,500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8C30FD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$5,130,000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7E43847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$2,517,500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7F3ECA5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$1,900,000</w:t>
            </w:r>
          </w:p>
        </w:tc>
      </w:tr>
      <w:tr w:rsidR="00013C72" w14:paraId="11B2F681"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6508032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280'-299'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7F6F09E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61DC997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66F9733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$10,020,000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0AC66CF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$6,480,000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794EDAA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$3,180,000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6126345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$2,400,000</w:t>
            </w:r>
          </w:p>
        </w:tc>
      </w:tr>
      <w:tr w:rsidR="00013C72" w14:paraId="50481C28"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19A760D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300'-319'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453C12B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2CA6F02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$18,000,000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B58548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$15,030,000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6AE72C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$9,720,000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0D76836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$4,770,000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169AEB7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$3,600,000</w:t>
            </w:r>
          </w:p>
        </w:tc>
      </w:tr>
      <w:tr w:rsidR="00013C72" w14:paraId="798E4AF0"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796D01E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320'+</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65EEA67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0F74782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$20,000,000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023212A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$16,700,000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601BFF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$10,800,000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1C2E754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$5,300,000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3D54CEC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$4,000,000</w:t>
            </w:r>
          </w:p>
        </w:tc>
      </w:tr>
      <w:tr w:rsidR="00013C72" w14:paraId="71855EB2" w14:textId="77777777" w:rsidTr="00F154F1">
        <w:trPr>
          <w:trHeight w:val="215"/>
          <w:jc w:val="center"/>
        </w:trPr>
        <w:tc>
          <w:tcPr>
            <w:tcW w:w="9108" w:type="dxa"/>
            <w:gridSpan w:val="7"/>
            <w:tcBorders>
              <w:top w:val="single" w:sz="6" w:space="0" w:color="auto"/>
              <w:left w:val="double" w:sz="6" w:space="0" w:color="auto"/>
              <w:bottom w:val="single" w:sz="6" w:space="0" w:color="auto"/>
              <w:right w:val="double" w:sz="6" w:space="0" w:color="auto"/>
            </w:tcBorders>
            <w:noWrap/>
            <w:vAlign w:val="center"/>
            <w:hideMark/>
          </w:tcPr>
          <w:p w14:paraId="62DDC96E" w14:textId="77777777" w:rsidR="00013C72" w:rsidRPr="005A3A32" w:rsidRDefault="00013C72" w:rsidP="00013C72">
            <w:pPr>
              <w:tabs>
                <w:tab w:val="center" w:pos="4680"/>
              </w:tabs>
              <w:suppressAutoHyphens/>
              <w:jc w:val="center"/>
              <w:rPr>
                <w:spacing w:val="-3"/>
                <w:sz w:val="16"/>
                <w:szCs w:val="16"/>
              </w:rPr>
            </w:pPr>
            <w:r w:rsidRPr="005A3A32">
              <w:rPr>
                <w:bCs/>
                <w:spacing w:val="-3"/>
                <w:sz w:val="16"/>
                <w:szCs w:val="16"/>
              </w:rPr>
              <w:t>Dive Vessel</w:t>
            </w:r>
          </w:p>
        </w:tc>
      </w:tr>
      <w:tr w:rsidR="00013C72" w14:paraId="24D30526"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248EB56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110'-139'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11D2B34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4000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5B3533E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3147E0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$2,505,000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6433C85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$1,620,000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31992D0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$795,000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5C61890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$600,000</w:t>
            </w:r>
          </w:p>
        </w:tc>
      </w:tr>
      <w:tr w:rsidR="00013C72" w14:paraId="503CEF0F"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4E79455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140'-179'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1D65FFD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4500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6D14776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$3,500,000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53683C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$2,922,500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769B0B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$1,890,000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0CAD7DB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$927,500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76BD1E3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$700,000</w:t>
            </w:r>
          </w:p>
        </w:tc>
      </w:tr>
      <w:tr w:rsidR="00013C72" w14:paraId="5567AAA1"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4CABEC9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lastRenderedPageBreak/>
              <w:t>180'-199'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7AA0240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5500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6C935C8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6C51E9E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$3,340,000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D883A8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$2,160,000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0E3A62F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$1,060,000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70F3D60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$800,000</w:t>
            </w:r>
          </w:p>
        </w:tc>
      </w:tr>
      <w:tr w:rsidR="00013C72" w14:paraId="23824775"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0509D0B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200'-219'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6498910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5800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4BFFF11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34D0C06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$5,010,000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771AFA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$3,240,000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6F6C155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$1,590,000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207AD67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$1,200,000</w:t>
            </w:r>
          </w:p>
        </w:tc>
      </w:tr>
      <w:tr w:rsidR="00013C72" w14:paraId="0BFE70C2"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57FC1E2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220'-279'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7E1CD4E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6500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3320272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$8,500,000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38B454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$7,097,500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0EEB36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$4,590,000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2064556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$2,252,500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442CF6A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$1,700,000</w:t>
            </w:r>
          </w:p>
        </w:tc>
      </w:tr>
      <w:tr w:rsidR="00013C72" w14:paraId="5348D83F"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3B38760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280'-299'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0014C33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7500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3790B75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5D6799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$7,515,000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002ABE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$4,860,000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1189C34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$2,385,000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6D14D55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$1,800,000</w:t>
            </w:r>
          </w:p>
        </w:tc>
      </w:tr>
      <w:tr w:rsidR="00013C72" w14:paraId="199078FB"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2C9CD5E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300'-319'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17C70A2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8000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49DCA6E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$9,300,000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30FC8D2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$7,765,500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63BF7D0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$5,022,000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442BBB4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$2,464,500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5CBB53F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$1,860,000</w:t>
            </w:r>
          </w:p>
        </w:tc>
      </w:tr>
      <w:tr w:rsidR="00013C72" w14:paraId="56CF82E4"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567DF7A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320'+</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3992533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8500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3D8EB8B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$9,900,000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750777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$8,266,500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503817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$5,346,000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028ABAC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$2,623,500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1F2B2FA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$1,980,000</w:t>
            </w:r>
          </w:p>
        </w:tc>
      </w:tr>
      <w:tr w:rsidR="00013C72" w14:paraId="51EA7E93" w14:textId="77777777" w:rsidTr="00F154F1">
        <w:trPr>
          <w:trHeight w:val="179"/>
          <w:jc w:val="center"/>
        </w:trPr>
        <w:tc>
          <w:tcPr>
            <w:tcW w:w="9108" w:type="dxa"/>
            <w:gridSpan w:val="7"/>
            <w:tcBorders>
              <w:top w:val="single" w:sz="6" w:space="0" w:color="auto"/>
              <w:left w:val="double" w:sz="6" w:space="0" w:color="auto"/>
              <w:bottom w:val="single" w:sz="6" w:space="0" w:color="auto"/>
              <w:right w:val="double" w:sz="6" w:space="0" w:color="auto"/>
            </w:tcBorders>
            <w:noWrap/>
            <w:vAlign w:val="center"/>
            <w:hideMark/>
          </w:tcPr>
          <w:p w14:paraId="71DD4D47" w14:textId="77777777" w:rsidR="00013C72" w:rsidRPr="005A3A32" w:rsidRDefault="00013C72" w:rsidP="00013C72">
            <w:pPr>
              <w:tabs>
                <w:tab w:val="center" w:pos="4680"/>
              </w:tabs>
              <w:suppressAutoHyphens/>
              <w:jc w:val="center"/>
              <w:rPr>
                <w:spacing w:val="-3"/>
                <w:sz w:val="16"/>
                <w:szCs w:val="16"/>
              </w:rPr>
            </w:pPr>
            <w:r w:rsidRPr="005A3A32">
              <w:rPr>
                <w:bCs/>
                <w:spacing w:val="-3"/>
                <w:sz w:val="16"/>
                <w:szCs w:val="16"/>
              </w:rPr>
              <w:t>Pollution Control Vessel</w:t>
            </w:r>
          </w:p>
        </w:tc>
      </w:tr>
      <w:tr w:rsidR="00013C72" w14:paraId="72B74DB0"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2C06A8E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110'-139'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168A045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47D5BC2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6D9FD44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$1,670,000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79F4C6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$1,080,000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2544116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$530,000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3F5D209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$400,000</w:t>
            </w:r>
          </w:p>
        </w:tc>
      </w:tr>
      <w:tr w:rsidR="00013C72" w14:paraId="5C648728"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7D2C522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140'-179'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285937E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01C3662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$2,300,000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031AA1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$1,920,500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C575E1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$1,242,000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4EC0B2F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$609,500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519F03E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$460,000</w:t>
            </w:r>
          </w:p>
        </w:tc>
      </w:tr>
      <w:tr w:rsidR="00013C72" w14:paraId="107D9FE0"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17A2011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180'-199'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3D11B1D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6AE06C0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$3,200,000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3E9E44F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$2,672,000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8C825D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$1,728,000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115FD9A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$848,000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252ED3B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$640,000</w:t>
            </w:r>
          </w:p>
        </w:tc>
      </w:tr>
      <w:tr w:rsidR="00013C72" w14:paraId="6D1A4D38"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3E6B204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200'-219'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2EC21DB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67FA816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$4,800,000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042D4F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$4,008,000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6EF0AFF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$2,592,000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229B855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$1,272,000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43569EE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$960,000</w:t>
            </w:r>
          </w:p>
        </w:tc>
      </w:tr>
      <w:tr w:rsidR="00013C72" w14:paraId="37DF6BC7"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2511469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220'-279'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22CEFD2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79D3A91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$7,600,000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80BFB2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$6,346,000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0EAFE35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$4,104,000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0CB21D7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$2,014,000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2821E87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$1,520,000</w:t>
            </w:r>
          </w:p>
        </w:tc>
      </w:tr>
      <w:tr w:rsidR="00013C72" w14:paraId="3CF2C43A"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11368FA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280'-299'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7530E14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6F3EB60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$9,500,000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3D94F8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$7,932,500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2CBED8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$5,130,000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7464B3A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$2,517,500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564C01E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$1,900,000</w:t>
            </w:r>
          </w:p>
        </w:tc>
      </w:tr>
      <w:tr w:rsidR="00013C72" w14:paraId="6ADC244A"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485ECAD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300'-319'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7797CDC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15BD3B6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$13,000,000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79DCE6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$10,855,000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C03AD9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$7,020,000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54275CD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$3,445,000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0521559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$2,600,000</w:t>
            </w:r>
          </w:p>
        </w:tc>
      </w:tr>
      <w:tr w:rsidR="00013C72" w14:paraId="49887FE7"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1A6926D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320'+</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4F02E42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3CF8CB1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$15,000,000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F953B4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$12,525,000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0B0F020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$8,100,000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59CDC97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$3,975,000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46B5DA6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$3,000,000</w:t>
            </w:r>
          </w:p>
        </w:tc>
      </w:tr>
      <w:tr w:rsidR="00013C72" w14:paraId="4A48B2EA" w14:textId="77777777" w:rsidTr="00F154F1">
        <w:trPr>
          <w:trHeight w:val="233"/>
          <w:jc w:val="center"/>
        </w:trPr>
        <w:tc>
          <w:tcPr>
            <w:tcW w:w="9108" w:type="dxa"/>
            <w:gridSpan w:val="7"/>
            <w:tcBorders>
              <w:top w:val="single" w:sz="6" w:space="0" w:color="auto"/>
              <w:left w:val="double" w:sz="6" w:space="0" w:color="auto"/>
              <w:bottom w:val="single" w:sz="6" w:space="0" w:color="auto"/>
              <w:right w:val="double" w:sz="6" w:space="0" w:color="auto"/>
            </w:tcBorders>
            <w:noWrap/>
            <w:vAlign w:val="center"/>
            <w:hideMark/>
          </w:tcPr>
          <w:p w14:paraId="149F9CA2" w14:textId="77777777" w:rsidR="00013C72" w:rsidRPr="005A3A32" w:rsidRDefault="00013C72" w:rsidP="00013C72">
            <w:pPr>
              <w:tabs>
                <w:tab w:val="center" w:pos="4680"/>
              </w:tabs>
              <w:suppressAutoHyphens/>
              <w:jc w:val="center"/>
              <w:rPr>
                <w:spacing w:val="-3"/>
                <w:sz w:val="16"/>
                <w:szCs w:val="16"/>
              </w:rPr>
            </w:pPr>
            <w:r w:rsidRPr="005A3A32">
              <w:rPr>
                <w:bCs/>
                <w:spacing w:val="-3"/>
                <w:sz w:val="16"/>
                <w:szCs w:val="16"/>
              </w:rPr>
              <w:t>Platform Supply Vessel</w:t>
            </w:r>
          </w:p>
        </w:tc>
      </w:tr>
      <w:tr w:rsidR="00013C72" w14:paraId="6E3D0D49"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6204A07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110'-139'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668CA67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3CDABD4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$2,400,000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E9D3B4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$2,004,000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60F7890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$1,296,000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1351A06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$636,000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3D83396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$480,000</w:t>
            </w:r>
          </w:p>
        </w:tc>
      </w:tr>
      <w:tr w:rsidR="00013C72" w14:paraId="5BA4066C"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37339B9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140'-179'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51E3A87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25C2F68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$2,650,000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378B1A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$2,212,750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0844ED6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$1,431,000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57543AB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$702,250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555C93E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$530,000</w:t>
            </w:r>
          </w:p>
        </w:tc>
      </w:tr>
      <w:tr w:rsidR="00013C72" w14:paraId="72CF8A9B"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3E974BD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180'-199'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4D44E1C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6695658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0C63EF2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$2,505,000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0D9F36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$1,620,000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745C4AA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$795,000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13A9C3F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$600,000</w:t>
            </w:r>
          </w:p>
        </w:tc>
      </w:tr>
      <w:tr w:rsidR="00013C72" w14:paraId="02BB55C6"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1F055F2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200'-219'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2C1F7AE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4EBA20A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$4,500,000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5832D0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$3,757,500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4639CF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$2,430,000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1C89A2B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$1,192,500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67354C4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$900,000</w:t>
            </w:r>
          </w:p>
        </w:tc>
      </w:tr>
      <w:tr w:rsidR="00013C72" w14:paraId="71595C0F"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67D63F9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220'-279'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215208E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632B70B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$5,560,000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490C3B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$4,642,600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0B076F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$3,002,400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5CD1439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$1,473,400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6319D6F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$1,112,000</w:t>
            </w:r>
          </w:p>
        </w:tc>
      </w:tr>
      <w:tr w:rsidR="00013C72" w14:paraId="3868EA39"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0C2D957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280'-299'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4BCC1DB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709C0E3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$7,500,000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DDABBB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$6,262,500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3B60EE1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$4,050,000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109ADD8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$1,987,500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2031FAA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$1,500,000</w:t>
            </w:r>
          </w:p>
        </w:tc>
      </w:tr>
      <w:tr w:rsidR="00013C72" w14:paraId="08F925F5"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2BEE709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300'-319'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7562093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4D07DA2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$13,000,000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148979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$10,855,000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8EBF65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$7,020,000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2F5523F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$3,445,000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7051B0D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$2,600,000</w:t>
            </w:r>
          </w:p>
        </w:tc>
      </w:tr>
      <w:tr w:rsidR="00013C72" w14:paraId="6851337C"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5931EE5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320'+</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6B922EC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6218EBE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$14,000,000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11E902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$11,690,000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3C8DDBF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$7,560,000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293CC03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$3,710,000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1AA5DE6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$2,800,000</w:t>
            </w:r>
          </w:p>
        </w:tc>
      </w:tr>
      <w:tr w:rsidR="00013C72" w14:paraId="0AC28FB2" w14:textId="77777777" w:rsidTr="00F154F1">
        <w:trPr>
          <w:trHeight w:val="197"/>
          <w:jc w:val="center"/>
        </w:trPr>
        <w:tc>
          <w:tcPr>
            <w:tcW w:w="9108" w:type="dxa"/>
            <w:gridSpan w:val="7"/>
            <w:tcBorders>
              <w:top w:val="single" w:sz="6" w:space="0" w:color="auto"/>
              <w:left w:val="double" w:sz="6" w:space="0" w:color="auto"/>
              <w:bottom w:val="single" w:sz="6" w:space="0" w:color="auto"/>
              <w:right w:val="double" w:sz="6" w:space="0" w:color="auto"/>
            </w:tcBorders>
            <w:noWrap/>
            <w:vAlign w:val="center"/>
            <w:hideMark/>
          </w:tcPr>
          <w:p w14:paraId="0E310CBE" w14:textId="77777777" w:rsidR="00013C72" w:rsidRPr="005A3A32" w:rsidRDefault="00013C72" w:rsidP="00013C72">
            <w:pPr>
              <w:tabs>
                <w:tab w:val="center" w:pos="4680"/>
              </w:tabs>
              <w:suppressAutoHyphens/>
              <w:jc w:val="center"/>
              <w:rPr>
                <w:spacing w:val="-3"/>
                <w:sz w:val="16"/>
                <w:szCs w:val="16"/>
              </w:rPr>
            </w:pPr>
            <w:r w:rsidRPr="005A3A32">
              <w:rPr>
                <w:bCs/>
                <w:spacing w:val="-3"/>
                <w:sz w:val="16"/>
                <w:szCs w:val="16"/>
              </w:rPr>
              <w:t>Jack Up/AHT</w:t>
            </w:r>
          </w:p>
        </w:tc>
      </w:tr>
      <w:tr w:rsidR="00013C72" w14:paraId="49719D4C"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650F5BC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60'-89'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193FEEE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44BBF99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$1,059,000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A62029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$884,265</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D0B6A8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$571,860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5A026BB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$280,635</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29EB784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$211,800</w:t>
            </w:r>
          </w:p>
        </w:tc>
      </w:tr>
      <w:tr w:rsidR="00013C72" w14:paraId="2D936FFF"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26AC493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90'-109'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3A81D6A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2215122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$1,059,000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D650B5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$884,265</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871383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$571,860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3A874D0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$280,635</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73A21F3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$211,800</w:t>
            </w:r>
          </w:p>
        </w:tc>
      </w:tr>
      <w:tr w:rsidR="00013C72" w14:paraId="4861740C"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0C3C515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110'-139'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0109704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6225A01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$2,942,000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87CABE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$2,456,570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1DC0F7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$1,588,680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324A31C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$779,630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6365830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$588,400</w:t>
            </w:r>
          </w:p>
        </w:tc>
      </w:tr>
      <w:tr w:rsidR="00013C72" w14:paraId="1F7DADB7"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5DADC08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140'-174'</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6DC008E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6500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7B219A0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$4,825,000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31E9C7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$4,028,875</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86460C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$2,605,500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1DE2C32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$1,278,625</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1F65CD3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$965,000</w:t>
            </w:r>
          </w:p>
        </w:tc>
      </w:tr>
      <w:tr w:rsidR="00013C72" w14:paraId="4838AD2B"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337E01F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175'-219'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041D912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8000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7D56891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$6,500,000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BD718B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$5,427,500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05DC160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$3,510,000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6744B8A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$1,722,500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526D5A9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$1,300,000</w:t>
            </w:r>
          </w:p>
        </w:tc>
      </w:tr>
      <w:tr w:rsidR="00013C72" w14:paraId="433CD313"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4158167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220'-239'</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6B620CB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14000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2B8EF1F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$8,235,000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5E58C2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$6,876,225</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23DFAC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$4,446,900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4ECA528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$2,182,275</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42CCBB5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$1,647,000</w:t>
            </w:r>
          </w:p>
        </w:tc>
      </w:tr>
      <w:tr w:rsidR="00013C72" w14:paraId="09012994"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0F7A562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240'+</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6347A5E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16300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4EB46E4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$10,474,000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AF8629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$8,745,790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5EAA31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$5,655,960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3580067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$2,775,610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0B85044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$2,094,800</w:t>
            </w:r>
          </w:p>
        </w:tc>
      </w:tr>
      <w:tr w:rsidR="00013C72" w14:paraId="27397700" w14:textId="77777777" w:rsidTr="00F154F1">
        <w:trPr>
          <w:trHeight w:val="206"/>
          <w:jc w:val="center"/>
        </w:trPr>
        <w:tc>
          <w:tcPr>
            <w:tcW w:w="9108" w:type="dxa"/>
            <w:gridSpan w:val="7"/>
            <w:tcBorders>
              <w:top w:val="single" w:sz="6" w:space="0" w:color="auto"/>
              <w:left w:val="double" w:sz="6" w:space="0" w:color="auto"/>
              <w:bottom w:val="single" w:sz="6" w:space="0" w:color="auto"/>
              <w:right w:val="double" w:sz="6" w:space="0" w:color="auto"/>
            </w:tcBorders>
            <w:noWrap/>
            <w:vAlign w:val="center"/>
            <w:hideMark/>
          </w:tcPr>
          <w:p w14:paraId="0CA4BED4" w14:textId="77777777" w:rsidR="00013C72" w:rsidRPr="005A3A32" w:rsidRDefault="00013C72" w:rsidP="00013C72">
            <w:pPr>
              <w:tabs>
                <w:tab w:val="center" w:pos="4680"/>
              </w:tabs>
              <w:suppressAutoHyphens/>
              <w:jc w:val="center"/>
              <w:rPr>
                <w:spacing w:val="-3"/>
                <w:sz w:val="16"/>
                <w:szCs w:val="16"/>
              </w:rPr>
            </w:pPr>
            <w:r w:rsidRPr="005A3A32">
              <w:rPr>
                <w:bCs/>
                <w:spacing w:val="-3"/>
                <w:sz w:val="16"/>
                <w:szCs w:val="16"/>
              </w:rPr>
              <w:t>Inland Tugs</w:t>
            </w:r>
          </w:p>
        </w:tc>
      </w:tr>
      <w:tr w:rsidR="00013C72" w14:paraId="5371DDE2"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6297066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40-50’X15-25’ 400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56DC86B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6529CFC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01524A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$334,000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62C750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$216,000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4291B31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$106,000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6A90E36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$80,000</w:t>
            </w:r>
          </w:p>
        </w:tc>
      </w:tr>
      <w:tr w:rsidR="00013C72" w14:paraId="266E1321"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525A08A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50-60'X25-35' 600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630B01E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3854D1D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902CD3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$668,000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6B86B17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$432,000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2952BB7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$212,000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65EF3FC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$160,000</w:t>
            </w:r>
          </w:p>
        </w:tc>
      </w:tr>
      <w:tr w:rsidR="00013C72" w14:paraId="4297E8E6"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67E0930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50-60'X25-45' 900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2D76778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34D417B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$960,000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79D83C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$801,600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00D4E55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$518,400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026E62F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$254,400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5FD67D7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$192,000</w:t>
            </w:r>
          </w:p>
        </w:tc>
      </w:tr>
      <w:tr w:rsidR="00013C72" w14:paraId="298F7D15"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58CEA6A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60-70'X30-45' 1200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0ADC527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4154C4D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$1,120,000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6C0F967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$935,200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D0C157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$604,800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43A065F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$296,800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7B73EE7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$224,000</w:t>
            </w:r>
          </w:p>
        </w:tc>
      </w:tr>
      <w:tr w:rsidR="00013C72" w14:paraId="605082D6"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00BE573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60-70'x30-55' 1500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2125730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34BA083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FDB02C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$1,002,000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0079DF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$648,000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6F432DD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$318,000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7F439FA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$240,000</w:t>
            </w:r>
          </w:p>
        </w:tc>
      </w:tr>
      <w:tr w:rsidR="00013C72" w14:paraId="6DC19640"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0BB83C5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70-80'X30-55' 1800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35F06F7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63F1CE9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$1,440,000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E909D2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$1,202,400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CE9B08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$777,600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4C259F8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$318,600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5A64F2C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$288,000</w:t>
            </w:r>
          </w:p>
        </w:tc>
      </w:tr>
      <w:tr w:rsidR="00013C72" w14:paraId="6FC12860"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36AE01A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80-100'X30-50' 2400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4C82F70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574BB5B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$2,240,000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0E85FB3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$1,870,400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503B53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$1,209,600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3A4AD97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$593,600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64857AB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$448,000</w:t>
            </w:r>
          </w:p>
        </w:tc>
      </w:tr>
      <w:tr w:rsidR="00013C72" w14:paraId="43ADAA0A"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6036D4A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80-100'X30-60' 3000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3289B69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682F364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$2,800,000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641C65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$2,338,000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463BAB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$1,512,000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10FE217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$742,000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0057CF0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$560,000</w:t>
            </w:r>
          </w:p>
        </w:tc>
      </w:tr>
      <w:tr w:rsidR="00013C72" w14:paraId="41BDE40C"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7861167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100-120'X45-55' 4200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3FA739A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0D5CA47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$3,040,000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361D9A4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$2,538,400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8B39E9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$1,641,600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0DD7945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$805,600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2262C21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$608,000</w:t>
            </w:r>
          </w:p>
        </w:tc>
      </w:tr>
      <w:tr w:rsidR="00013C72" w14:paraId="06011904" w14:textId="77777777" w:rsidTr="00F154F1">
        <w:trPr>
          <w:trHeight w:val="206"/>
          <w:jc w:val="center"/>
        </w:trPr>
        <w:tc>
          <w:tcPr>
            <w:tcW w:w="9108" w:type="dxa"/>
            <w:gridSpan w:val="7"/>
            <w:tcBorders>
              <w:top w:val="single" w:sz="6" w:space="0" w:color="auto"/>
              <w:left w:val="double" w:sz="6" w:space="0" w:color="auto"/>
              <w:bottom w:val="single" w:sz="6" w:space="0" w:color="auto"/>
              <w:right w:val="double" w:sz="6" w:space="0" w:color="auto"/>
            </w:tcBorders>
            <w:noWrap/>
            <w:vAlign w:val="center"/>
            <w:hideMark/>
          </w:tcPr>
          <w:p w14:paraId="2CE2707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110-150'X30-75' 6000 HP</w:t>
            </w:r>
          </w:p>
        </w:tc>
      </w:tr>
      <w:tr w:rsidR="00013C72" w14:paraId="1C28617B" w14:textId="77777777" w:rsidTr="00174D48">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73296021" w14:textId="77777777" w:rsidR="00013C72" w:rsidRPr="005A3A32" w:rsidRDefault="00013C72" w:rsidP="00013C72">
            <w:pPr>
              <w:tabs>
                <w:tab w:val="center" w:pos="4680"/>
              </w:tabs>
              <w:suppressAutoHyphens/>
              <w:jc w:val="center"/>
              <w:rPr>
                <w:spacing w:val="-3"/>
                <w:sz w:val="16"/>
                <w:szCs w:val="16"/>
              </w:rPr>
            </w:pPr>
            <w:r w:rsidRPr="005A3A32">
              <w:rPr>
                <w:bCs/>
                <w:spacing w:val="-3"/>
                <w:sz w:val="16"/>
                <w:szCs w:val="16"/>
              </w:rPr>
              <w:t>Offshore Tugs</w:t>
            </w:r>
          </w:p>
        </w:tc>
        <w:tc>
          <w:tcPr>
            <w:tcW w:w="926" w:type="dxa"/>
            <w:tcBorders>
              <w:top w:val="single" w:sz="6" w:space="0" w:color="auto"/>
              <w:left w:val="single" w:sz="4" w:space="0" w:color="auto"/>
              <w:bottom w:val="single" w:sz="6" w:space="0" w:color="auto"/>
              <w:right w:val="single" w:sz="4" w:space="0" w:color="auto"/>
            </w:tcBorders>
            <w:noWrap/>
            <w:hideMark/>
          </w:tcPr>
          <w:p w14:paraId="1559BC3D" w14:textId="77777777" w:rsidR="00013C72" w:rsidRDefault="00013C72" w:rsidP="00013C72">
            <w:pPr>
              <w:tabs>
                <w:tab w:val="center" w:pos="4680"/>
              </w:tabs>
              <w:suppressAutoHyphens/>
              <w:jc w:val="center"/>
              <w:rPr>
                <w:spacing w:val="-3"/>
                <w:sz w:val="16"/>
                <w:szCs w:val="16"/>
              </w:rPr>
            </w:pP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2E973984" w14:textId="77777777" w:rsidR="00013C72" w:rsidRDefault="00013C72" w:rsidP="00013C72">
            <w:pPr>
              <w:tabs>
                <w:tab w:val="center" w:pos="4680"/>
              </w:tabs>
              <w:suppressAutoHyphens/>
              <w:jc w:val="center"/>
              <w:rPr>
                <w:spacing w:val="-3"/>
                <w:sz w:val="16"/>
                <w:szCs w:val="16"/>
              </w:rPr>
            </w:pP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A86501F" w14:textId="77777777" w:rsidR="00013C72" w:rsidRDefault="00013C72" w:rsidP="00013C72">
            <w:pPr>
              <w:tabs>
                <w:tab w:val="center" w:pos="4680"/>
              </w:tabs>
              <w:suppressAutoHyphens/>
              <w:jc w:val="center"/>
              <w:rPr>
                <w:spacing w:val="-3"/>
                <w:sz w:val="16"/>
                <w:szCs w:val="16"/>
              </w:rPr>
            </w:pP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0DBCA6EE" w14:textId="77777777" w:rsidR="00013C72" w:rsidRDefault="00013C72" w:rsidP="00013C72">
            <w:pPr>
              <w:tabs>
                <w:tab w:val="center" w:pos="4680"/>
              </w:tabs>
              <w:suppressAutoHyphens/>
              <w:jc w:val="center"/>
              <w:rPr>
                <w:spacing w:val="-3"/>
                <w:sz w:val="16"/>
                <w:szCs w:val="16"/>
              </w:rPr>
            </w:pP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195CC112" w14:textId="77777777" w:rsidR="00013C72" w:rsidRDefault="00013C72" w:rsidP="00013C72">
            <w:pPr>
              <w:tabs>
                <w:tab w:val="center" w:pos="4680"/>
              </w:tabs>
              <w:suppressAutoHyphens/>
              <w:jc w:val="center"/>
              <w:rPr>
                <w:spacing w:val="-3"/>
                <w:sz w:val="16"/>
                <w:szCs w:val="16"/>
              </w:rPr>
            </w:pP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16678364" w14:textId="77777777" w:rsidR="00013C72" w:rsidRDefault="00013C72" w:rsidP="00013C72">
            <w:pPr>
              <w:tabs>
                <w:tab w:val="center" w:pos="4680"/>
              </w:tabs>
              <w:suppressAutoHyphens/>
              <w:jc w:val="center"/>
              <w:rPr>
                <w:spacing w:val="-3"/>
                <w:sz w:val="16"/>
                <w:szCs w:val="16"/>
              </w:rPr>
            </w:pPr>
          </w:p>
        </w:tc>
      </w:tr>
      <w:tr w:rsidR="00013C72" w14:paraId="1336FC36"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5430707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60-80'X25-35' 1800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61577BB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743115C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A1E7E3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$417,500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EDDD47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$270,000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3F2D693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$132,500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4C2A70D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$100,000</w:t>
            </w:r>
          </w:p>
        </w:tc>
      </w:tr>
      <w:tr w:rsidR="00013C72" w14:paraId="253D0927"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3F7667E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75-90'X25-35' 2400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3C7BE86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78904E3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$750,000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315DC7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$626,250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08B883F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$405,000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29AAC14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$198,750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16C52C3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$150,000</w:t>
            </w:r>
          </w:p>
        </w:tc>
      </w:tr>
      <w:tr w:rsidR="00013C72" w14:paraId="47981AEA"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3194DD3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95-105'X30-40' 3000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36F805E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6406AD0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$850,000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6F29D8E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$709,750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33725E6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$459,000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459C321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$225,250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143B722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$170,000</w:t>
            </w:r>
          </w:p>
        </w:tc>
      </w:tr>
      <w:tr w:rsidR="00013C72" w14:paraId="3E2E8CA2"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314D526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100-120'X35-50' 4200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7E60347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4BCA297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5A507C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$835,000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7293A4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$540,000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13AEC5B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$265,000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32E2B46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$200,000</w:t>
            </w:r>
          </w:p>
        </w:tc>
      </w:tr>
      <w:tr w:rsidR="00013C72" w14:paraId="6856ADB2"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1AD600D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120-140'X40-60' 6000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1EE9FCD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119660D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$1,500,000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10DAE3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$1,252,500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4E1178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$810,000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1A4F40B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$397,500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6D72CE0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$300,000</w:t>
            </w:r>
          </w:p>
        </w:tc>
      </w:tr>
      <w:tr w:rsidR="00013C72" w14:paraId="543A9D1E" w14:textId="77777777" w:rsidTr="00F154F1">
        <w:trPr>
          <w:trHeight w:val="288"/>
          <w:jc w:val="center"/>
        </w:trPr>
        <w:tc>
          <w:tcPr>
            <w:tcW w:w="9108" w:type="dxa"/>
            <w:gridSpan w:val="7"/>
            <w:tcBorders>
              <w:top w:val="single" w:sz="6" w:space="0" w:color="auto"/>
              <w:left w:val="double" w:sz="6" w:space="0" w:color="auto"/>
              <w:bottom w:val="single" w:sz="6" w:space="0" w:color="auto"/>
              <w:right w:val="double" w:sz="6" w:space="0" w:color="auto"/>
            </w:tcBorders>
            <w:noWrap/>
            <w:vAlign w:val="center"/>
            <w:hideMark/>
          </w:tcPr>
          <w:p w14:paraId="605266B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140-160'X35-60' 10,000 HP</w:t>
            </w:r>
          </w:p>
        </w:tc>
      </w:tr>
      <w:tr w:rsidR="00013C72" w14:paraId="05C33C4F" w14:textId="77777777" w:rsidTr="00174D48">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67AA7BA9" w14:textId="77777777" w:rsidR="00013C72" w:rsidRPr="005A3A32" w:rsidRDefault="00013C72" w:rsidP="00013C72">
            <w:pPr>
              <w:tabs>
                <w:tab w:val="center" w:pos="4680"/>
              </w:tabs>
              <w:suppressAutoHyphens/>
              <w:jc w:val="center"/>
              <w:rPr>
                <w:spacing w:val="-3"/>
                <w:sz w:val="16"/>
                <w:szCs w:val="16"/>
              </w:rPr>
            </w:pPr>
            <w:r w:rsidRPr="005A3A32">
              <w:rPr>
                <w:bCs/>
                <w:spacing w:val="-3"/>
                <w:sz w:val="16"/>
                <w:szCs w:val="16"/>
              </w:rPr>
              <w:t>Push Boats</w:t>
            </w:r>
          </w:p>
        </w:tc>
        <w:tc>
          <w:tcPr>
            <w:tcW w:w="926" w:type="dxa"/>
            <w:tcBorders>
              <w:top w:val="single" w:sz="6" w:space="0" w:color="auto"/>
              <w:left w:val="single" w:sz="4" w:space="0" w:color="auto"/>
              <w:bottom w:val="single" w:sz="6" w:space="0" w:color="auto"/>
              <w:right w:val="single" w:sz="4" w:space="0" w:color="auto"/>
            </w:tcBorders>
            <w:noWrap/>
            <w:hideMark/>
          </w:tcPr>
          <w:p w14:paraId="1256F497" w14:textId="77777777" w:rsidR="00013C72" w:rsidRDefault="00013C72" w:rsidP="00013C72">
            <w:pPr>
              <w:tabs>
                <w:tab w:val="center" w:pos="4680"/>
              </w:tabs>
              <w:suppressAutoHyphens/>
              <w:jc w:val="center"/>
              <w:rPr>
                <w:spacing w:val="-3"/>
                <w:sz w:val="16"/>
                <w:szCs w:val="16"/>
              </w:rPr>
            </w:pP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2CF1F170" w14:textId="77777777" w:rsidR="00013C72" w:rsidRDefault="00013C72" w:rsidP="00013C72">
            <w:pPr>
              <w:tabs>
                <w:tab w:val="center" w:pos="4680"/>
              </w:tabs>
              <w:suppressAutoHyphens/>
              <w:jc w:val="center"/>
              <w:rPr>
                <w:spacing w:val="-3"/>
                <w:sz w:val="16"/>
                <w:szCs w:val="16"/>
              </w:rPr>
            </w:pP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8C83273" w14:textId="77777777" w:rsidR="00013C72" w:rsidRDefault="00013C72" w:rsidP="00013C72">
            <w:pPr>
              <w:tabs>
                <w:tab w:val="center" w:pos="4680"/>
              </w:tabs>
              <w:suppressAutoHyphens/>
              <w:jc w:val="center"/>
              <w:rPr>
                <w:spacing w:val="-3"/>
                <w:sz w:val="16"/>
                <w:szCs w:val="16"/>
              </w:rPr>
            </w:pP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3443AAD" w14:textId="77777777" w:rsidR="00013C72" w:rsidRDefault="00013C72" w:rsidP="00013C72">
            <w:pPr>
              <w:tabs>
                <w:tab w:val="center" w:pos="4680"/>
              </w:tabs>
              <w:suppressAutoHyphens/>
              <w:jc w:val="center"/>
              <w:rPr>
                <w:spacing w:val="-3"/>
                <w:sz w:val="16"/>
                <w:szCs w:val="16"/>
              </w:rPr>
            </w:pP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3B8BAA9B" w14:textId="77777777" w:rsidR="00013C72" w:rsidRDefault="00013C72" w:rsidP="00013C72">
            <w:pPr>
              <w:tabs>
                <w:tab w:val="center" w:pos="4680"/>
              </w:tabs>
              <w:suppressAutoHyphens/>
              <w:jc w:val="center"/>
              <w:rPr>
                <w:spacing w:val="-3"/>
                <w:sz w:val="16"/>
                <w:szCs w:val="16"/>
              </w:rPr>
            </w:pP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781CD924" w14:textId="77777777" w:rsidR="00013C72" w:rsidRDefault="00013C72" w:rsidP="00013C72">
            <w:pPr>
              <w:tabs>
                <w:tab w:val="center" w:pos="4680"/>
              </w:tabs>
              <w:suppressAutoHyphens/>
              <w:jc w:val="center"/>
              <w:rPr>
                <w:spacing w:val="-3"/>
                <w:sz w:val="16"/>
                <w:szCs w:val="16"/>
              </w:rPr>
            </w:pPr>
          </w:p>
        </w:tc>
      </w:tr>
      <w:tr w:rsidR="00013C72" w14:paraId="5E76F057"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2DED4A7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40-50’X15-25’ 400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034F623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1800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1776E84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$640,000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7B932D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$534,400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6E09DE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$345,600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12157B8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$169,600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5D31E6F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$128,000</w:t>
            </w:r>
          </w:p>
        </w:tc>
      </w:tr>
      <w:tr w:rsidR="00013C72" w14:paraId="78103CFE"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13EF2C8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50-60'X25-35' 600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598CC2C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2000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08188CC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30DCA0C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$668,000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B0FE16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$432,000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4B463B3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$212,000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605A021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$160,000</w:t>
            </w:r>
          </w:p>
        </w:tc>
      </w:tr>
      <w:tr w:rsidR="00013C72" w14:paraId="0CF143DF"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2200E56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50-60'X25-45' 900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176D16C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2400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4F0EB36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$960,000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0204F5E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$801,600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35A219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$518,400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03C8729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$254,400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3BDF9F5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$192,000</w:t>
            </w:r>
          </w:p>
        </w:tc>
      </w:tr>
      <w:tr w:rsidR="00013C72" w14:paraId="3BDF975C"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1EC5856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60-70'X30-45' 1200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1A9A72A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2600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322DC5D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$1,120,000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10B9A0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$935,200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520DEF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$604,800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6916EDE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$296,800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2FB1323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$224,000</w:t>
            </w:r>
          </w:p>
        </w:tc>
      </w:tr>
      <w:tr w:rsidR="00013C72" w14:paraId="1C113383"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0BBE6D2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60-70'X30-55' 1500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236F3F8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2850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7DE3D76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8CB9CA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$1,002,000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646884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$648,000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7AE6765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$318,000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7657A99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$240,000</w:t>
            </w:r>
          </w:p>
        </w:tc>
      </w:tr>
      <w:tr w:rsidR="00013C72" w14:paraId="161184F6"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5AF1EA9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70-80'X30-55' 1800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0DC1F0C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3000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643E220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$1,440,000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3EAB974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$1,202,400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7D7052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$777,600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6EEDE09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$381,600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36CDF3D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$288,000</w:t>
            </w:r>
          </w:p>
        </w:tc>
      </w:tr>
      <w:tr w:rsidR="00013C72" w14:paraId="607B1320"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392687C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lastRenderedPageBreak/>
              <w:t>80-100'X30-50' 2400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16333F1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4000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4708743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$2,240,000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A5ECBB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$1,870,400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1BA7A7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$1,209,600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39F7C25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$593,600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70E6C75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$448,000</w:t>
            </w:r>
          </w:p>
        </w:tc>
      </w:tr>
      <w:tr w:rsidR="00013C72" w14:paraId="7513FBD4"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6C99927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80-100'X30-60' 3000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5A94788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4200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0CE1C8B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$2,800,000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CDDC1E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$2,338,000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263FE2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$1,512,000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0119EC1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$742,000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5A832AF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$560,000</w:t>
            </w:r>
          </w:p>
        </w:tc>
      </w:tr>
      <w:tr w:rsidR="00013C72" w14:paraId="0E629F07" w14:textId="77777777" w:rsidTr="00F154F1">
        <w:trPr>
          <w:trHeight w:val="288"/>
          <w:jc w:val="center"/>
        </w:trPr>
        <w:tc>
          <w:tcPr>
            <w:tcW w:w="9108" w:type="dxa"/>
            <w:gridSpan w:val="7"/>
            <w:tcBorders>
              <w:top w:val="single" w:sz="6" w:space="0" w:color="auto"/>
              <w:left w:val="double" w:sz="6" w:space="0" w:color="auto"/>
              <w:bottom w:val="single" w:sz="6" w:space="0" w:color="auto"/>
              <w:right w:val="double" w:sz="6" w:space="0" w:color="auto"/>
            </w:tcBorders>
            <w:noWrap/>
            <w:vAlign w:val="center"/>
            <w:hideMark/>
          </w:tcPr>
          <w:p w14:paraId="1AB0DED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100-120'X45-55' 4200 HP</w:t>
            </w:r>
          </w:p>
        </w:tc>
      </w:tr>
      <w:tr w:rsidR="00013C72" w14:paraId="755C3F07"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787B81B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110-150'X30-75' 6000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352D4AB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4800</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259714B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30033F1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$3,340,000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0799656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$2,160,000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22D3CB6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$1,060,000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322FF87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$800,000</w:t>
            </w:r>
          </w:p>
        </w:tc>
      </w:tr>
      <w:tr w:rsidR="00013C72" w14:paraId="30706322" w14:textId="77777777" w:rsidTr="00174D48">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6EEAE028" w14:textId="77777777" w:rsidR="00013C72" w:rsidRPr="005A3A32" w:rsidRDefault="00013C72" w:rsidP="00013C72">
            <w:pPr>
              <w:tabs>
                <w:tab w:val="center" w:pos="4680"/>
              </w:tabs>
              <w:suppressAutoHyphens/>
              <w:jc w:val="center"/>
              <w:rPr>
                <w:spacing w:val="-3"/>
                <w:sz w:val="16"/>
                <w:szCs w:val="16"/>
              </w:rPr>
            </w:pPr>
            <w:r w:rsidRPr="005A3A32">
              <w:rPr>
                <w:bCs/>
                <w:spacing w:val="-3"/>
                <w:sz w:val="16"/>
                <w:szCs w:val="16"/>
              </w:rPr>
              <w:t>Model Bow Boats</w:t>
            </w:r>
          </w:p>
        </w:tc>
        <w:tc>
          <w:tcPr>
            <w:tcW w:w="926" w:type="dxa"/>
            <w:tcBorders>
              <w:top w:val="single" w:sz="6" w:space="0" w:color="auto"/>
              <w:left w:val="single" w:sz="4" w:space="0" w:color="auto"/>
              <w:bottom w:val="single" w:sz="6" w:space="0" w:color="auto"/>
              <w:right w:val="single" w:sz="4" w:space="0" w:color="auto"/>
            </w:tcBorders>
            <w:noWrap/>
            <w:hideMark/>
          </w:tcPr>
          <w:p w14:paraId="43A65F09" w14:textId="77777777" w:rsidR="00013C72" w:rsidRDefault="00013C72" w:rsidP="00013C72">
            <w:pPr>
              <w:tabs>
                <w:tab w:val="center" w:pos="4680"/>
              </w:tabs>
              <w:suppressAutoHyphens/>
              <w:jc w:val="center"/>
              <w:rPr>
                <w:spacing w:val="-3"/>
                <w:sz w:val="16"/>
                <w:szCs w:val="16"/>
              </w:rPr>
            </w:pP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6098A386" w14:textId="77777777" w:rsidR="00013C72" w:rsidRDefault="00013C72" w:rsidP="00013C72">
            <w:pPr>
              <w:tabs>
                <w:tab w:val="center" w:pos="4680"/>
              </w:tabs>
              <w:suppressAutoHyphens/>
              <w:jc w:val="center"/>
              <w:rPr>
                <w:spacing w:val="-3"/>
                <w:sz w:val="16"/>
                <w:szCs w:val="16"/>
              </w:rPr>
            </w:pP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AC641EA" w14:textId="77777777" w:rsidR="00013C72" w:rsidRDefault="00013C72" w:rsidP="00013C72">
            <w:pPr>
              <w:tabs>
                <w:tab w:val="center" w:pos="4680"/>
              </w:tabs>
              <w:suppressAutoHyphens/>
              <w:jc w:val="center"/>
              <w:rPr>
                <w:spacing w:val="-3"/>
                <w:sz w:val="16"/>
                <w:szCs w:val="16"/>
              </w:rPr>
            </w:pP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02DB9FFA" w14:textId="77777777" w:rsidR="00013C72" w:rsidRDefault="00013C72" w:rsidP="00013C72">
            <w:pPr>
              <w:tabs>
                <w:tab w:val="center" w:pos="4680"/>
              </w:tabs>
              <w:suppressAutoHyphens/>
              <w:jc w:val="center"/>
              <w:rPr>
                <w:spacing w:val="-3"/>
                <w:sz w:val="16"/>
                <w:szCs w:val="16"/>
              </w:rPr>
            </w:pP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3E94F7DD" w14:textId="77777777" w:rsidR="00013C72" w:rsidRDefault="00013C72" w:rsidP="00013C72">
            <w:pPr>
              <w:tabs>
                <w:tab w:val="center" w:pos="4680"/>
              </w:tabs>
              <w:suppressAutoHyphens/>
              <w:jc w:val="center"/>
              <w:rPr>
                <w:spacing w:val="-3"/>
                <w:sz w:val="16"/>
                <w:szCs w:val="16"/>
              </w:rPr>
            </w:pP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73F59C0C" w14:textId="77777777" w:rsidR="00013C72" w:rsidRDefault="00013C72" w:rsidP="00013C72">
            <w:pPr>
              <w:tabs>
                <w:tab w:val="center" w:pos="4680"/>
              </w:tabs>
              <w:suppressAutoHyphens/>
              <w:jc w:val="center"/>
              <w:rPr>
                <w:spacing w:val="-3"/>
                <w:sz w:val="16"/>
                <w:szCs w:val="16"/>
              </w:rPr>
            </w:pPr>
          </w:p>
        </w:tc>
      </w:tr>
      <w:tr w:rsidR="00013C72" w14:paraId="3E7AC0F9"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6297E30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50-60'X25-35' 600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77EE191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0444E65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$1,700,000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6244610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$1,419,500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44A4A5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$918,000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6111CEE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$450,500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033C61A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$340,000</w:t>
            </w:r>
          </w:p>
        </w:tc>
      </w:tr>
      <w:tr w:rsidR="00013C72" w14:paraId="2C49DA49"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0649D59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50-60'X25-45' 900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5994F1F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4213ED0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$2,200,000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178B38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$1,837,000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E8D272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$1,188,000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6823D17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$583,000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4127BB5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$440,000</w:t>
            </w:r>
          </w:p>
        </w:tc>
      </w:tr>
      <w:tr w:rsidR="00013C72" w14:paraId="306E4BB6"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2847DD6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60-70'X30-45' 1200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6805FC8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48B4C84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$2,600,000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A73A5A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$2,171,000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1A6E66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$1,404,000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1AE235D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$689,000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73376D7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$520,000</w:t>
            </w:r>
          </w:p>
        </w:tc>
      </w:tr>
      <w:tr w:rsidR="00013C72" w14:paraId="0869B585"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125B5FD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75-90'X25-35' 2400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56792D1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01C4F2E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$4,500,000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BA840D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$3,757,500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00CB802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$2,430,000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1A0003B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$1,192,500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0D9AD85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$900,000</w:t>
            </w:r>
          </w:p>
        </w:tc>
      </w:tr>
      <w:tr w:rsidR="00013C72" w14:paraId="7351C147"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5A65647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95-105'X30-40' 3000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7ECC848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07044BD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$6,500,000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ADE3E1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$5,427,500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AFFC62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$3,510,000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5162886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$1,722,500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4C18ED3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$1,300,000</w:t>
            </w:r>
          </w:p>
        </w:tc>
      </w:tr>
      <w:tr w:rsidR="00013C72" w14:paraId="3FAC8D1C"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2270C09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100-120'X35-50' 4200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5A9A691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70BF066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6B647B5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$6,680,000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08DCE38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$4,320,000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1D11253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$2,120,000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35CE1FF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$1,600,000</w:t>
            </w:r>
          </w:p>
        </w:tc>
      </w:tr>
      <w:tr w:rsidR="00013C72" w14:paraId="0F6EE0AF" w14:textId="77777777" w:rsidTr="00F154F1">
        <w:trPr>
          <w:trHeight w:val="288"/>
          <w:jc w:val="center"/>
        </w:trPr>
        <w:tc>
          <w:tcPr>
            <w:tcW w:w="9108" w:type="dxa"/>
            <w:gridSpan w:val="7"/>
            <w:tcBorders>
              <w:top w:val="single" w:sz="6" w:space="0" w:color="auto"/>
              <w:left w:val="double" w:sz="6" w:space="0" w:color="auto"/>
              <w:bottom w:val="single" w:sz="6" w:space="0" w:color="auto"/>
              <w:right w:val="double" w:sz="6" w:space="0" w:color="auto"/>
            </w:tcBorders>
            <w:noWrap/>
            <w:vAlign w:val="center"/>
            <w:hideMark/>
          </w:tcPr>
          <w:p w14:paraId="59AE513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120-140'X40-60' 6000 HP</w:t>
            </w:r>
          </w:p>
        </w:tc>
      </w:tr>
      <w:tr w:rsidR="00013C72" w14:paraId="2A8400A2"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2BAE5F6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140-160'X35-60' 10,000 HP</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5B8EFDB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17A7FC4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$13,000,000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286A68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$10,855,000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2AF8EB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$7,020,000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4402DE1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$3,445,000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3D10045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$2,600,000</w:t>
            </w:r>
          </w:p>
        </w:tc>
      </w:tr>
      <w:tr w:rsidR="00013C72" w14:paraId="1471D6C5" w14:textId="77777777" w:rsidTr="00174D48">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25191E12" w14:textId="77777777" w:rsidR="00013C72" w:rsidRPr="005A3A32" w:rsidRDefault="00013C72" w:rsidP="00013C72">
            <w:pPr>
              <w:tabs>
                <w:tab w:val="center" w:pos="4680"/>
              </w:tabs>
              <w:suppressAutoHyphens/>
              <w:jc w:val="center"/>
              <w:rPr>
                <w:spacing w:val="-3"/>
                <w:sz w:val="16"/>
                <w:szCs w:val="16"/>
              </w:rPr>
            </w:pPr>
            <w:r w:rsidRPr="005A3A32">
              <w:rPr>
                <w:bCs/>
                <w:spacing w:val="-3"/>
                <w:sz w:val="16"/>
                <w:szCs w:val="16"/>
              </w:rPr>
              <w:t>Skiff</w:t>
            </w:r>
          </w:p>
        </w:tc>
        <w:tc>
          <w:tcPr>
            <w:tcW w:w="926" w:type="dxa"/>
            <w:tcBorders>
              <w:top w:val="single" w:sz="6" w:space="0" w:color="auto"/>
              <w:left w:val="single" w:sz="4" w:space="0" w:color="auto"/>
              <w:bottom w:val="single" w:sz="6" w:space="0" w:color="auto"/>
              <w:right w:val="single" w:sz="4" w:space="0" w:color="auto"/>
            </w:tcBorders>
            <w:noWrap/>
            <w:hideMark/>
          </w:tcPr>
          <w:p w14:paraId="4FA35C80" w14:textId="77777777" w:rsidR="00013C72" w:rsidRDefault="00013C72" w:rsidP="00013C72">
            <w:pPr>
              <w:tabs>
                <w:tab w:val="center" w:pos="4680"/>
              </w:tabs>
              <w:suppressAutoHyphens/>
              <w:jc w:val="center"/>
              <w:rPr>
                <w:spacing w:val="-3"/>
                <w:sz w:val="16"/>
                <w:szCs w:val="16"/>
              </w:rPr>
            </w:pP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49206AAC" w14:textId="77777777" w:rsidR="00013C72" w:rsidRDefault="00013C72" w:rsidP="00013C72">
            <w:pPr>
              <w:tabs>
                <w:tab w:val="center" w:pos="4680"/>
              </w:tabs>
              <w:suppressAutoHyphens/>
              <w:jc w:val="center"/>
              <w:rPr>
                <w:spacing w:val="-3"/>
                <w:sz w:val="16"/>
                <w:szCs w:val="16"/>
              </w:rPr>
            </w:pP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BA92FF5" w14:textId="77777777" w:rsidR="00013C72" w:rsidRDefault="00013C72" w:rsidP="00013C72">
            <w:pPr>
              <w:tabs>
                <w:tab w:val="center" w:pos="4680"/>
              </w:tabs>
              <w:suppressAutoHyphens/>
              <w:jc w:val="center"/>
              <w:rPr>
                <w:spacing w:val="-3"/>
                <w:sz w:val="16"/>
                <w:szCs w:val="16"/>
              </w:rPr>
            </w:pP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4A1C44A" w14:textId="77777777" w:rsidR="00013C72" w:rsidRDefault="00013C72" w:rsidP="00013C72">
            <w:pPr>
              <w:tabs>
                <w:tab w:val="center" w:pos="4680"/>
              </w:tabs>
              <w:suppressAutoHyphens/>
              <w:jc w:val="center"/>
              <w:rPr>
                <w:spacing w:val="-3"/>
                <w:sz w:val="16"/>
                <w:szCs w:val="16"/>
              </w:rPr>
            </w:pP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6CF40F24" w14:textId="77777777" w:rsidR="00013C72" w:rsidRDefault="00013C72" w:rsidP="00013C72">
            <w:pPr>
              <w:tabs>
                <w:tab w:val="center" w:pos="4680"/>
              </w:tabs>
              <w:suppressAutoHyphens/>
              <w:jc w:val="center"/>
              <w:rPr>
                <w:spacing w:val="-3"/>
                <w:sz w:val="16"/>
                <w:szCs w:val="16"/>
              </w:rPr>
            </w:pP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69F5C41F" w14:textId="77777777" w:rsidR="00013C72" w:rsidRDefault="00013C72" w:rsidP="00013C72">
            <w:pPr>
              <w:tabs>
                <w:tab w:val="center" w:pos="4680"/>
              </w:tabs>
              <w:suppressAutoHyphens/>
              <w:jc w:val="center"/>
              <w:rPr>
                <w:spacing w:val="-3"/>
                <w:sz w:val="16"/>
                <w:szCs w:val="16"/>
              </w:rPr>
            </w:pPr>
          </w:p>
        </w:tc>
      </w:tr>
      <w:tr w:rsidR="00013C72" w14:paraId="293B2E85"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6E49008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Under 20'</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01A7423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08A52BB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38A507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$75,150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C3CB8E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$48,600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308F7BB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$23,850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0B89317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$18,000</w:t>
            </w:r>
          </w:p>
        </w:tc>
      </w:tr>
      <w:tr w:rsidR="00013C72" w14:paraId="34E2242C" w14:textId="77777777" w:rsidTr="00F154F1">
        <w:trPr>
          <w:trHeight w:val="288"/>
          <w:jc w:val="center"/>
        </w:trPr>
        <w:tc>
          <w:tcPr>
            <w:tcW w:w="9108" w:type="dxa"/>
            <w:gridSpan w:val="7"/>
            <w:tcBorders>
              <w:top w:val="single" w:sz="6" w:space="0" w:color="auto"/>
              <w:left w:val="double" w:sz="6" w:space="0" w:color="auto"/>
              <w:bottom w:val="single" w:sz="6" w:space="0" w:color="auto"/>
              <w:right w:val="double" w:sz="6" w:space="0" w:color="auto"/>
            </w:tcBorders>
            <w:noWrap/>
            <w:vAlign w:val="center"/>
            <w:hideMark/>
          </w:tcPr>
          <w:p w14:paraId="5E74761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20'-40'</w:t>
            </w:r>
          </w:p>
        </w:tc>
      </w:tr>
      <w:tr w:rsidR="00013C72" w14:paraId="48E56ADD"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6292761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40'-60’</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27C91C7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6956898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$225,000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37E5E62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$187,875</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09BAC97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$121,500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5DCFEAF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$59,625</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0C76E96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$45,000</w:t>
            </w:r>
          </w:p>
        </w:tc>
      </w:tr>
      <w:tr w:rsidR="00013C72" w14:paraId="4A88E986" w14:textId="77777777" w:rsidTr="00174D48">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24417495" w14:textId="77777777" w:rsidR="00013C72" w:rsidRPr="005A3A32" w:rsidRDefault="00013C72" w:rsidP="00013C72">
            <w:pPr>
              <w:tabs>
                <w:tab w:val="center" w:pos="4680"/>
              </w:tabs>
              <w:suppressAutoHyphens/>
              <w:jc w:val="center"/>
              <w:rPr>
                <w:spacing w:val="-3"/>
                <w:sz w:val="16"/>
                <w:szCs w:val="16"/>
              </w:rPr>
            </w:pPr>
            <w:r w:rsidRPr="005A3A32">
              <w:rPr>
                <w:bCs/>
                <w:spacing w:val="-3"/>
                <w:sz w:val="16"/>
                <w:szCs w:val="16"/>
              </w:rPr>
              <w:t>Steamboat</w:t>
            </w:r>
          </w:p>
        </w:tc>
        <w:tc>
          <w:tcPr>
            <w:tcW w:w="926" w:type="dxa"/>
            <w:tcBorders>
              <w:top w:val="single" w:sz="6" w:space="0" w:color="auto"/>
              <w:left w:val="single" w:sz="4" w:space="0" w:color="auto"/>
              <w:bottom w:val="single" w:sz="6" w:space="0" w:color="auto"/>
              <w:right w:val="single" w:sz="4" w:space="0" w:color="auto"/>
            </w:tcBorders>
            <w:noWrap/>
            <w:hideMark/>
          </w:tcPr>
          <w:p w14:paraId="7E2238DD" w14:textId="77777777" w:rsidR="00013C72" w:rsidRDefault="00013C72" w:rsidP="00013C72">
            <w:pPr>
              <w:tabs>
                <w:tab w:val="center" w:pos="4680"/>
              </w:tabs>
              <w:suppressAutoHyphens/>
              <w:jc w:val="center"/>
              <w:rPr>
                <w:spacing w:val="-3"/>
                <w:sz w:val="16"/>
                <w:szCs w:val="16"/>
              </w:rPr>
            </w:pP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01EC7418" w14:textId="77777777" w:rsidR="00013C72" w:rsidRDefault="00013C72" w:rsidP="00013C72">
            <w:pPr>
              <w:tabs>
                <w:tab w:val="center" w:pos="4680"/>
              </w:tabs>
              <w:suppressAutoHyphens/>
              <w:jc w:val="center"/>
              <w:rPr>
                <w:spacing w:val="-3"/>
                <w:sz w:val="16"/>
                <w:szCs w:val="16"/>
              </w:rPr>
            </w:pP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672E6F4B" w14:textId="77777777" w:rsidR="00013C72" w:rsidRDefault="00013C72" w:rsidP="00013C72">
            <w:pPr>
              <w:tabs>
                <w:tab w:val="center" w:pos="4680"/>
              </w:tabs>
              <w:suppressAutoHyphens/>
              <w:jc w:val="center"/>
              <w:rPr>
                <w:spacing w:val="-3"/>
                <w:sz w:val="16"/>
                <w:szCs w:val="16"/>
              </w:rPr>
            </w:pP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B708163" w14:textId="77777777" w:rsidR="00013C72" w:rsidRDefault="00013C72" w:rsidP="00013C72">
            <w:pPr>
              <w:tabs>
                <w:tab w:val="center" w:pos="4680"/>
              </w:tabs>
              <w:suppressAutoHyphens/>
              <w:jc w:val="center"/>
              <w:rPr>
                <w:spacing w:val="-3"/>
                <w:sz w:val="16"/>
                <w:szCs w:val="16"/>
              </w:rPr>
            </w:pP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2620AE73" w14:textId="77777777" w:rsidR="00013C72" w:rsidRDefault="00013C72" w:rsidP="00013C72">
            <w:pPr>
              <w:tabs>
                <w:tab w:val="center" w:pos="4680"/>
              </w:tabs>
              <w:suppressAutoHyphens/>
              <w:jc w:val="center"/>
              <w:rPr>
                <w:spacing w:val="-3"/>
                <w:sz w:val="16"/>
                <w:szCs w:val="16"/>
              </w:rPr>
            </w:pP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4ED13271" w14:textId="77777777" w:rsidR="00013C72" w:rsidRDefault="00013C72" w:rsidP="00013C72">
            <w:pPr>
              <w:tabs>
                <w:tab w:val="center" w:pos="4680"/>
              </w:tabs>
              <w:suppressAutoHyphens/>
              <w:jc w:val="center"/>
              <w:rPr>
                <w:spacing w:val="-3"/>
                <w:sz w:val="16"/>
                <w:szCs w:val="16"/>
              </w:rPr>
            </w:pPr>
          </w:p>
        </w:tc>
      </w:tr>
      <w:tr w:rsidR="00013C72" w14:paraId="7924688A"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017396A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120X30</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4A67E18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0E44F0B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$250,000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05D3392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$208,750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34562F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$135,000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67F3767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$66,250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0214F5C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$50,000</w:t>
            </w:r>
          </w:p>
        </w:tc>
      </w:tr>
      <w:tr w:rsidR="00013C72" w14:paraId="0899EA31"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04CB734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140X40</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0C11CF4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224A570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$450,000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8FA494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$375,750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4DA853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$243,000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5E36111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$119,250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5B3B2F7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$90,000</w:t>
            </w:r>
          </w:p>
        </w:tc>
      </w:tr>
      <w:tr w:rsidR="00013C72" w14:paraId="7A3982C3"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13B9FF1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180X54</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617CE6E8"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0FB3374A"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$900,000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695CBFA9"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$751,500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631B5ED"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$486,000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5C1CFE6B"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$238,500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5F5926FC"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$180,000</w:t>
            </w:r>
          </w:p>
        </w:tc>
      </w:tr>
      <w:tr w:rsidR="00013C72" w14:paraId="388F6711"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0B5A5E4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250X72 Non Class</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24E002A5"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40D22B8A"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$1,800,000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9DD1E6E"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$1,503,000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2E53EE0"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$972,000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7FA9D3D7"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$477,000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3130CF59"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$360,000</w:t>
            </w:r>
          </w:p>
        </w:tc>
      </w:tr>
      <w:tr w:rsidR="00013C72" w14:paraId="73BC9D61"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7071D9E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250X72 Class</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5AC268BC"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6F38D613"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$2,900,000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27998AD"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$2,421,500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3DE315C4"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$1,566,000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4BC6CFDA"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$768,500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2520BB42"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$580,000</w:t>
            </w:r>
          </w:p>
        </w:tc>
      </w:tr>
      <w:tr w:rsidR="00013C72" w14:paraId="326BE184"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25EE7A3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260X72 Non Class</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48D4547F"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14BA59EA"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$1,900,000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C182E50"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$1,586,500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6B597C4"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$1,026,000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0F8C18D7"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$503,500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0CA1B365"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$380,000</w:t>
            </w:r>
          </w:p>
        </w:tc>
      </w:tr>
      <w:tr w:rsidR="00013C72" w14:paraId="7B28E189"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6FB744C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260X72 Class</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64D6F04B"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24CD5147"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$3,000,000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3B3D713"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$2,505,000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54EDC47"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$1,620,000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4D656AAE"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$795,000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46BA7BB6" w14:textId="77777777" w:rsidR="00013C72" w:rsidRPr="005A3A32" w:rsidRDefault="00013C72" w:rsidP="00013C72">
            <w:pPr>
              <w:keepNext/>
              <w:tabs>
                <w:tab w:val="center" w:pos="4680"/>
              </w:tabs>
              <w:suppressAutoHyphens/>
              <w:jc w:val="center"/>
              <w:rPr>
                <w:spacing w:val="-3"/>
                <w:sz w:val="16"/>
                <w:szCs w:val="16"/>
              </w:rPr>
            </w:pPr>
            <w:r w:rsidRPr="005A3A32">
              <w:rPr>
                <w:spacing w:val="-3"/>
                <w:sz w:val="16"/>
                <w:szCs w:val="16"/>
              </w:rPr>
              <w:t>$600,000</w:t>
            </w:r>
          </w:p>
        </w:tc>
      </w:tr>
      <w:tr w:rsidR="00013C72" w14:paraId="7FA8C2AC"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6A613E9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300X100 Non Class</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2FAB814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618B206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$3,200,000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31674F0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$2,672,000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634EEB0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$1,728,000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659B233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$848,000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0BA2CD4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$640,000</w:t>
            </w:r>
          </w:p>
        </w:tc>
      </w:tr>
      <w:tr w:rsidR="00013C72" w14:paraId="58E83B61"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08414A0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300X100 Class</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4BC2C17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0983FB6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$6,400,000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750286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$5,344,000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92A178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$3,456,000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6ED4C33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$1,696,000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73532CB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$1,280,000</w:t>
            </w:r>
          </w:p>
        </w:tc>
      </w:tr>
      <w:tr w:rsidR="00013C72" w14:paraId="4ED5F5B1" w14:textId="77777777" w:rsidTr="00F154F1">
        <w:trPr>
          <w:trHeight w:val="288"/>
          <w:jc w:val="center"/>
        </w:trPr>
        <w:tc>
          <w:tcPr>
            <w:tcW w:w="9108" w:type="dxa"/>
            <w:gridSpan w:val="7"/>
            <w:tcBorders>
              <w:top w:val="single" w:sz="6" w:space="0" w:color="auto"/>
              <w:left w:val="double" w:sz="6" w:space="0" w:color="auto"/>
              <w:bottom w:val="single" w:sz="6" w:space="0" w:color="auto"/>
              <w:right w:val="double" w:sz="6" w:space="0" w:color="auto"/>
            </w:tcBorders>
            <w:noWrap/>
            <w:vAlign w:val="center"/>
            <w:hideMark/>
          </w:tcPr>
          <w:p w14:paraId="603AE7A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400X100 Non Class</w:t>
            </w:r>
          </w:p>
        </w:tc>
      </w:tr>
      <w:tr w:rsidR="00013C72" w14:paraId="6DA9F1A5"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013F631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400X100 Class</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77C9306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7C52274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6BA723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$8,350,000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69BB84B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$5,400,000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59DF1BE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$2,650,000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5F3E21F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$2,000,000</w:t>
            </w:r>
          </w:p>
        </w:tc>
      </w:tr>
      <w:tr w:rsidR="00013C72" w14:paraId="343A1306" w14:textId="77777777" w:rsidTr="00174D48">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2BA83CE1" w14:textId="77777777" w:rsidR="00013C72" w:rsidRPr="005A3A32" w:rsidRDefault="00013C72" w:rsidP="00013C72">
            <w:pPr>
              <w:tabs>
                <w:tab w:val="center" w:pos="4680"/>
              </w:tabs>
              <w:suppressAutoHyphens/>
              <w:jc w:val="center"/>
              <w:rPr>
                <w:spacing w:val="-3"/>
                <w:sz w:val="16"/>
                <w:szCs w:val="16"/>
              </w:rPr>
            </w:pPr>
            <w:r w:rsidRPr="005A3A32">
              <w:rPr>
                <w:bCs/>
                <w:spacing w:val="-3"/>
                <w:sz w:val="16"/>
                <w:szCs w:val="16"/>
              </w:rPr>
              <w:t>Riverboat Casino</w:t>
            </w:r>
          </w:p>
        </w:tc>
        <w:tc>
          <w:tcPr>
            <w:tcW w:w="926" w:type="dxa"/>
            <w:tcBorders>
              <w:top w:val="single" w:sz="6" w:space="0" w:color="auto"/>
              <w:left w:val="single" w:sz="4" w:space="0" w:color="auto"/>
              <w:bottom w:val="single" w:sz="6" w:space="0" w:color="auto"/>
              <w:right w:val="single" w:sz="4" w:space="0" w:color="auto"/>
            </w:tcBorders>
            <w:noWrap/>
            <w:hideMark/>
          </w:tcPr>
          <w:p w14:paraId="703459FA" w14:textId="77777777" w:rsidR="00013C72" w:rsidRDefault="00013C72" w:rsidP="00013C72">
            <w:pPr>
              <w:tabs>
                <w:tab w:val="center" w:pos="4680"/>
              </w:tabs>
              <w:suppressAutoHyphens/>
              <w:jc w:val="center"/>
              <w:rPr>
                <w:spacing w:val="-3"/>
                <w:sz w:val="16"/>
                <w:szCs w:val="16"/>
              </w:rPr>
            </w:pP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236CCEA6" w14:textId="77777777" w:rsidR="00013C72" w:rsidRDefault="00013C72" w:rsidP="00013C72">
            <w:pPr>
              <w:tabs>
                <w:tab w:val="center" w:pos="4680"/>
              </w:tabs>
              <w:suppressAutoHyphens/>
              <w:jc w:val="center"/>
              <w:rPr>
                <w:spacing w:val="-3"/>
                <w:sz w:val="16"/>
                <w:szCs w:val="16"/>
              </w:rPr>
            </w:pP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0406F7A" w14:textId="77777777" w:rsidR="00013C72" w:rsidRDefault="00013C72" w:rsidP="00013C72">
            <w:pPr>
              <w:tabs>
                <w:tab w:val="center" w:pos="4680"/>
              </w:tabs>
              <w:suppressAutoHyphens/>
              <w:jc w:val="center"/>
              <w:rPr>
                <w:spacing w:val="-3"/>
                <w:sz w:val="16"/>
                <w:szCs w:val="16"/>
              </w:rPr>
            </w:pP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6301657F" w14:textId="77777777" w:rsidR="00013C72" w:rsidRDefault="00013C72" w:rsidP="00013C72">
            <w:pPr>
              <w:tabs>
                <w:tab w:val="center" w:pos="4680"/>
              </w:tabs>
              <w:suppressAutoHyphens/>
              <w:jc w:val="center"/>
              <w:rPr>
                <w:spacing w:val="-3"/>
                <w:sz w:val="16"/>
                <w:szCs w:val="16"/>
              </w:rPr>
            </w:pP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479FB298" w14:textId="77777777" w:rsidR="00013C72" w:rsidRDefault="00013C72" w:rsidP="00013C72">
            <w:pPr>
              <w:tabs>
                <w:tab w:val="center" w:pos="4680"/>
              </w:tabs>
              <w:suppressAutoHyphens/>
              <w:jc w:val="center"/>
              <w:rPr>
                <w:spacing w:val="-3"/>
                <w:sz w:val="16"/>
                <w:szCs w:val="16"/>
              </w:rPr>
            </w:pP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54935BEA" w14:textId="77777777" w:rsidR="00013C72" w:rsidRDefault="00013C72" w:rsidP="00013C72">
            <w:pPr>
              <w:tabs>
                <w:tab w:val="center" w:pos="4680"/>
              </w:tabs>
              <w:suppressAutoHyphens/>
              <w:jc w:val="center"/>
              <w:rPr>
                <w:spacing w:val="-3"/>
                <w:sz w:val="16"/>
                <w:szCs w:val="16"/>
              </w:rPr>
            </w:pPr>
          </w:p>
        </w:tc>
      </w:tr>
      <w:tr w:rsidR="00013C72" w14:paraId="4EAE99F8"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32F8A00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120X30</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0720E88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1484E8F9"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$250,000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9EA43D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$208,750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3B396F7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$135,000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2575F25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$66,250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38DE995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$50,000</w:t>
            </w:r>
          </w:p>
        </w:tc>
      </w:tr>
      <w:tr w:rsidR="00013C72" w14:paraId="2E9236EE"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1B558B6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140X40</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3BD091E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4B7A355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$450,000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A5C3B9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$375,750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F660D0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$243,000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790EC03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$119,250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45F04BA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$90,000</w:t>
            </w:r>
          </w:p>
        </w:tc>
      </w:tr>
      <w:tr w:rsidR="00013C72" w14:paraId="26F6F8B9"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3A52215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180X54</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7BD5575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4283F3C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B2AFC7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$751,500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1B245AC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$486,000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5CBADC8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$238,500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07AA2FC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$180,000</w:t>
            </w:r>
          </w:p>
        </w:tc>
      </w:tr>
      <w:tr w:rsidR="00013C72" w14:paraId="5811AA60"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6BB0A37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250X72 Non Class</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727C6A1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29FEEE6A"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$1,800,000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340D2E4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$1,503,000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8B618F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$972,000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7CE973A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$477,000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2306D47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$360,000</w:t>
            </w:r>
          </w:p>
        </w:tc>
      </w:tr>
      <w:tr w:rsidR="00013C72" w14:paraId="256D7233"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38C21A3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250X72 Class</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097474B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53AD736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$2,900,000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4032279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$2,421,500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F25A38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$1,566,000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41FF131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$768,500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718C10C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$580,000</w:t>
            </w:r>
          </w:p>
        </w:tc>
      </w:tr>
      <w:tr w:rsidR="00013C72" w14:paraId="2FFC3905"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72C2CD64"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260X72 Non Class</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364E5E6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77877C3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$1,900,000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3B42C2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$1,586,500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520FCC8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$1,026,000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432665D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$503,500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331E645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$380,000</w:t>
            </w:r>
          </w:p>
        </w:tc>
      </w:tr>
      <w:tr w:rsidR="00013C72" w14:paraId="0F7F32B1"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7A243F5E"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260X72 Class</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5B9FEF1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21A3F53D"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$3,000,000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2A03DB4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$2,505,000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0FF525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$1,620,000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0E07760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$795,000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4F47C5E1"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$600,000</w:t>
            </w:r>
          </w:p>
        </w:tc>
      </w:tr>
      <w:tr w:rsidR="00013C72" w14:paraId="47EEABCC" w14:textId="77777777" w:rsidTr="00F154F1">
        <w:trPr>
          <w:trHeight w:val="216"/>
          <w:jc w:val="center"/>
        </w:trPr>
        <w:tc>
          <w:tcPr>
            <w:tcW w:w="1972" w:type="dxa"/>
            <w:tcBorders>
              <w:top w:val="single" w:sz="6" w:space="0" w:color="auto"/>
              <w:left w:val="double" w:sz="6" w:space="0" w:color="auto"/>
              <w:bottom w:val="single" w:sz="6" w:space="0" w:color="auto"/>
              <w:right w:val="single" w:sz="4" w:space="0" w:color="auto"/>
            </w:tcBorders>
            <w:noWrap/>
            <w:vAlign w:val="center"/>
            <w:hideMark/>
          </w:tcPr>
          <w:p w14:paraId="1DC85DA3"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300X100 Non Class</w:t>
            </w:r>
          </w:p>
        </w:tc>
        <w:tc>
          <w:tcPr>
            <w:tcW w:w="926" w:type="dxa"/>
            <w:tcBorders>
              <w:top w:val="single" w:sz="6" w:space="0" w:color="auto"/>
              <w:left w:val="single" w:sz="4" w:space="0" w:color="auto"/>
              <w:bottom w:val="single" w:sz="6" w:space="0" w:color="auto"/>
              <w:right w:val="single" w:sz="4" w:space="0" w:color="auto"/>
            </w:tcBorders>
            <w:noWrap/>
            <w:vAlign w:val="center"/>
            <w:hideMark/>
          </w:tcPr>
          <w:p w14:paraId="2ABCE592"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single" w:sz="6" w:space="0" w:color="auto"/>
              <w:right w:val="single" w:sz="4" w:space="0" w:color="auto"/>
            </w:tcBorders>
            <w:noWrap/>
            <w:vAlign w:val="center"/>
            <w:hideMark/>
          </w:tcPr>
          <w:p w14:paraId="2BBFE416"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$3,200,000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B9DF5D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$2,672,000</w:t>
            </w:r>
          </w:p>
        </w:tc>
        <w:tc>
          <w:tcPr>
            <w:tcW w:w="1170" w:type="dxa"/>
            <w:tcBorders>
              <w:top w:val="single" w:sz="6" w:space="0" w:color="auto"/>
              <w:left w:val="single" w:sz="4" w:space="0" w:color="auto"/>
              <w:bottom w:val="single" w:sz="6" w:space="0" w:color="auto"/>
              <w:right w:val="single" w:sz="4" w:space="0" w:color="auto"/>
            </w:tcBorders>
            <w:noWrap/>
            <w:vAlign w:val="center"/>
            <w:hideMark/>
          </w:tcPr>
          <w:p w14:paraId="75EDD8E7"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$1,728,000</w:t>
            </w:r>
          </w:p>
        </w:tc>
        <w:tc>
          <w:tcPr>
            <w:tcW w:w="1080" w:type="dxa"/>
            <w:tcBorders>
              <w:top w:val="single" w:sz="6" w:space="0" w:color="auto"/>
              <w:left w:val="single" w:sz="4" w:space="0" w:color="auto"/>
              <w:bottom w:val="single" w:sz="6" w:space="0" w:color="auto"/>
              <w:right w:val="single" w:sz="4" w:space="0" w:color="auto"/>
            </w:tcBorders>
            <w:noWrap/>
            <w:vAlign w:val="center"/>
            <w:hideMark/>
          </w:tcPr>
          <w:p w14:paraId="40A709FB"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$848,000</w:t>
            </w:r>
          </w:p>
        </w:tc>
        <w:tc>
          <w:tcPr>
            <w:tcW w:w="1530" w:type="dxa"/>
            <w:tcBorders>
              <w:top w:val="single" w:sz="6" w:space="0" w:color="auto"/>
              <w:left w:val="single" w:sz="4" w:space="0" w:color="auto"/>
              <w:bottom w:val="single" w:sz="6" w:space="0" w:color="auto"/>
              <w:right w:val="double" w:sz="6" w:space="0" w:color="auto"/>
            </w:tcBorders>
            <w:noWrap/>
            <w:vAlign w:val="center"/>
            <w:hideMark/>
          </w:tcPr>
          <w:p w14:paraId="6336C9F5"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$640,000</w:t>
            </w:r>
          </w:p>
        </w:tc>
      </w:tr>
      <w:tr w:rsidR="00013C72" w14:paraId="1BF04409" w14:textId="77777777" w:rsidTr="00F154F1">
        <w:trPr>
          <w:trHeight w:val="216"/>
          <w:jc w:val="center"/>
        </w:trPr>
        <w:tc>
          <w:tcPr>
            <w:tcW w:w="1972" w:type="dxa"/>
            <w:tcBorders>
              <w:top w:val="single" w:sz="6" w:space="0" w:color="auto"/>
              <w:left w:val="double" w:sz="6" w:space="0" w:color="auto"/>
              <w:bottom w:val="double" w:sz="6" w:space="0" w:color="auto"/>
              <w:right w:val="single" w:sz="4" w:space="0" w:color="auto"/>
            </w:tcBorders>
            <w:noWrap/>
            <w:vAlign w:val="center"/>
            <w:hideMark/>
          </w:tcPr>
          <w:p w14:paraId="2A418B4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300X100 Class</w:t>
            </w:r>
          </w:p>
        </w:tc>
        <w:tc>
          <w:tcPr>
            <w:tcW w:w="926" w:type="dxa"/>
            <w:tcBorders>
              <w:top w:val="single" w:sz="6" w:space="0" w:color="auto"/>
              <w:left w:val="single" w:sz="4" w:space="0" w:color="auto"/>
              <w:bottom w:val="double" w:sz="6" w:space="0" w:color="auto"/>
              <w:right w:val="single" w:sz="4" w:space="0" w:color="auto"/>
            </w:tcBorders>
            <w:noWrap/>
            <w:vAlign w:val="center"/>
            <w:hideMark/>
          </w:tcPr>
          <w:p w14:paraId="2F87DD6F"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N/A</w:t>
            </w:r>
          </w:p>
        </w:tc>
        <w:tc>
          <w:tcPr>
            <w:tcW w:w="1260" w:type="dxa"/>
            <w:tcBorders>
              <w:top w:val="single" w:sz="6" w:space="0" w:color="auto"/>
              <w:left w:val="single" w:sz="4" w:space="0" w:color="auto"/>
              <w:bottom w:val="double" w:sz="6" w:space="0" w:color="auto"/>
              <w:right w:val="single" w:sz="4" w:space="0" w:color="auto"/>
            </w:tcBorders>
            <w:noWrap/>
            <w:vAlign w:val="center"/>
            <w:hideMark/>
          </w:tcPr>
          <w:p w14:paraId="0A46B43C"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$6,400,000</w:t>
            </w:r>
          </w:p>
        </w:tc>
        <w:tc>
          <w:tcPr>
            <w:tcW w:w="1170" w:type="dxa"/>
            <w:tcBorders>
              <w:top w:val="single" w:sz="6" w:space="0" w:color="auto"/>
              <w:left w:val="single" w:sz="4" w:space="0" w:color="auto"/>
              <w:bottom w:val="double" w:sz="6" w:space="0" w:color="auto"/>
              <w:right w:val="single" w:sz="4" w:space="0" w:color="auto"/>
            </w:tcBorders>
            <w:noWrap/>
            <w:vAlign w:val="center"/>
            <w:hideMark/>
          </w:tcPr>
          <w:p w14:paraId="557D0B2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$5,344,000</w:t>
            </w:r>
          </w:p>
        </w:tc>
        <w:tc>
          <w:tcPr>
            <w:tcW w:w="1170" w:type="dxa"/>
            <w:tcBorders>
              <w:top w:val="single" w:sz="6" w:space="0" w:color="auto"/>
              <w:left w:val="single" w:sz="4" w:space="0" w:color="auto"/>
              <w:bottom w:val="double" w:sz="6" w:space="0" w:color="auto"/>
              <w:right w:val="single" w:sz="4" w:space="0" w:color="auto"/>
            </w:tcBorders>
            <w:noWrap/>
            <w:vAlign w:val="center"/>
            <w:hideMark/>
          </w:tcPr>
          <w:p w14:paraId="3921E190"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$3,456,000</w:t>
            </w:r>
          </w:p>
        </w:tc>
        <w:tc>
          <w:tcPr>
            <w:tcW w:w="1080" w:type="dxa"/>
            <w:tcBorders>
              <w:top w:val="single" w:sz="6" w:space="0" w:color="auto"/>
              <w:left w:val="single" w:sz="4" w:space="0" w:color="auto"/>
              <w:bottom w:val="double" w:sz="6" w:space="0" w:color="auto"/>
              <w:right w:val="single" w:sz="4" w:space="0" w:color="auto"/>
            </w:tcBorders>
            <w:noWrap/>
            <w:vAlign w:val="center"/>
            <w:hideMark/>
          </w:tcPr>
          <w:p w14:paraId="63D7179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$1,696,000</w:t>
            </w:r>
          </w:p>
        </w:tc>
        <w:tc>
          <w:tcPr>
            <w:tcW w:w="1530" w:type="dxa"/>
            <w:tcBorders>
              <w:top w:val="single" w:sz="6" w:space="0" w:color="auto"/>
              <w:left w:val="single" w:sz="4" w:space="0" w:color="auto"/>
              <w:bottom w:val="double" w:sz="6" w:space="0" w:color="auto"/>
              <w:right w:val="double" w:sz="6" w:space="0" w:color="auto"/>
            </w:tcBorders>
            <w:noWrap/>
            <w:vAlign w:val="center"/>
            <w:hideMark/>
          </w:tcPr>
          <w:p w14:paraId="4DB10A98" w14:textId="77777777" w:rsidR="00013C72" w:rsidRPr="005A3A32" w:rsidRDefault="00013C72" w:rsidP="00013C72">
            <w:pPr>
              <w:tabs>
                <w:tab w:val="center" w:pos="4680"/>
              </w:tabs>
              <w:suppressAutoHyphens/>
              <w:jc w:val="center"/>
              <w:rPr>
                <w:spacing w:val="-3"/>
                <w:sz w:val="16"/>
                <w:szCs w:val="16"/>
              </w:rPr>
            </w:pPr>
            <w:r w:rsidRPr="005A3A32">
              <w:rPr>
                <w:spacing w:val="-3"/>
                <w:sz w:val="16"/>
                <w:szCs w:val="16"/>
              </w:rPr>
              <w:t>$1,280,000</w:t>
            </w:r>
          </w:p>
        </w:tc>
      </w:tr>
    </w:tbl>
    <w:p w14:paraId="6B6EC670" w14:textId="77777777" w:rsidR="00F154F1" w:rsidRDefault="00F154F1" w:rsidP="00F154F1">
      <w:pPr>
        <w:rPr>
          <w:kern w:val="2"/>
        </w:rPr>
        <w:sectPr w:rsidR="00F154F1">
          <w:type w:val="continuous"/>
          <w:pgSz w:w="12240" w:h="15840"/>
          <w:pgMar w:top="720" w:right="864" w:bottom="317" w:left="864" w:header="576" w:footer="432" w:gutter="0"/>
          <w:cols w:space="720"/>
        </w:sectPr>
      </w:pPr>
    </w:p>
    <w:p w14:paraId="5659FE4C" w14:textId="77777777" w:rsidR="007A18C8" w:rsidRDefault="007A18C8" w:rsidP="00F154F1">
      <w:pPr>
        <w:pStyle w:val="A"/>
        <w:keepNext/>
      </w:pPr>
    </w:p>
    <w:p w14:paraId="13BFA73C" w14:textId="2B4377DC" w:rsidR="00F154F1" w:rsidRDefault="00F154F1" w:rsidP="00F154F1">
      <w:pPr>
        <w:pStyle w:val="A"/>
        <w:keepNext/>
      </w:pPr>
      <w:r>
        <w:t>B.</w:t>
      </w:r>
      <w:r>
        <w:tab/>
        <w:t>Non-Motorized Floating Equipment</w:t>
      </w:r>
    </w:p>
    <w:p w14:paraId="1368C530" w14:textId="77777777" w:rsidR="005B1D7A" w:rsidRDefault="002176B7" w:rsidP="005B1D7A">
      <w:pPr>
        <w:pStyle w:val="1"/>
      </w:pPr>
      <w:r w:rsidRPr="002D02CC">
        <w:t>1.</w:t>
      </w:r>
      <w:r w:rsidRPr="002D02CC">
        <w:tab/>
      </w:r>
      <w:r w:rsidR="005B1D7A" w:rsidRPr="00651C8A">
        <w:t>Floating Equipment―Barges (Non-Motorized) Cost Index</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105"/>
        <w:gridCol w:w="770"/>
        <w:gridCol w:w="900"/>
        <w:gridCol w:w="800"/>
        <w:gridCol w:w="1103"/>
      </w:tblGrid>
      <w:tr w:rsidR="005B1D7A" w:rsidRPr="00651C8A" w14:paraId="36F649C8" w14:textId="77777777" w:rsidTr="00F559DD">
        <w:trPr>
          <w:cantSplit/>
          <w:trHeight w:val="357"/>
          <w:tblHeader/>
          <w:jc w:val="center"/>
        </w:trPr>
        <w:tc>
          <w:tcPr>
            <w:tcW w:w="4678" w:type="dxa"/>
            <w:gridSpan w:val="5"/>
            <w:shd w:val="clear" w:color="auto" w:fill="BFBFBF"/>
            <w:vAlign w:val="center"/>
          </w:tcPr>
          <w:p w14:paraId="76FE034A" w14:textId="77777777" w:rsidR="005B1D7A" w:rsidRPr="006C31C0" w:rsidRDefault="005B1D7A" w:rsidP="00F559DD">
            <w:pPr>
              <w:keepNext/>
              <w:jc w:val="center"/>
              <w:rPr>
                <w:b/>
                <w:bCs/>
                <w:sz w:val="16"/>
              </w:rPr>
            </w:pPr>
            <w:r w:rsidRPr="006C31C0">
              <w:rPr>
                <w:b/>
                <w:bCs/>
                <w:sz w:val="16"/>
              </w:rPr>
              <w:t>Table 703.B.1</w:t>
            </w:r>
          </w:p>
          <w:p w14:paraId="09D12147" w14:textId="77777777" w:rsidR="005B1D7A" w:rsidRPr="006C31C0" w:rsidRDefault="005B1D7A" w:rsidP="00F559DD">
            <w:pPr>
              <w:keepNext/>
              <w:jc w:val="center"/>
              <w:rPr>
                <w:b/>
                <w:bCs/>
                <w:sz w:val="16"/>
              </w:rPr>
            </w:pPr>
            <w:r w:rsidRPr="006C31C0">
              <w:rPr>
                <w:b/>
                <w:bCs/>
                <w:sz w:val="16"/>
              </w:rPr>
              <w:t>Floating Equipment—Barges (Non-Motorized)</w:t>
            </w:r>
          </w:p>
        </w:tc>
      </w:tr>
      <w:tr w:rsidR="005B1D7A" w:rsidRPr="00651C8A" w14:paraId="59440DFB" w14:textId="77777777" w:rsidTr="00F559DD">
        <w:trPr>
          <w:cantSplit/>
          <w:trHeight w:val="357"/>
          <w:tblHeader/>
          <w:jc w:val="center"/>
        </w:trPr>
        <w:tc>
          <w:tcPr>
            <w:tcW w:w="1875" w:type="dxa"/>
            <w:gridSpan w:val="2"/>
            <w:shd w:val="clear" w:color="auto" w:fill="BFBFBF"/>
            <w:vAlign w:val="center"/>
          </w:tcPr>
          <w:p w14:paraId="21793ED9" w14:textId="77777777" w:rsidR="005B1D7A" w:rsidRPr="006C31C0" w:rsidRDefault="005B1D7A" w:rsidP="00F559DD">
            <w:pPr>
              <w:keepNext/>
              <w:jc w:val="center"/>
              <w:rPr>
                <w:b/>
                <w:bCs/>
                <w:sz w:val="16"/>
              </w:rPr>
            </w:pPr>
            <w:r w:rsidRPr="006C31C0">
              <w:rPr>
                <w:b/>
                <w:bCs/>
                <w:sz w:val="16"/>
              </w:rPr>
              <w:t>Cost Index</w:t>
            </w:r>
          </w:p>
          <w:p w14:paraId="436CBF5B" w14:textId="77777777" w:rsidR="005B1D7A" w:rsidRPr="006C31C0" w:rsidRDefault="005B1D7A" w:rsidP="00F559DD">
            <w:pPr>
              <w:keepNext/>
              <w:jc w:val="center"/>
              <w:rPr>
                <w:b/>
                <w:bCs/>
                <w:sz w:val="16"/>
              </w:rPr>
            </w:pPr>
            <w:r w:rsidRPr="006C31C0">
              <w:rPr>
                <w:b/>
                <w:bCs/>
                <w:sz w:val="16"/>
              </w:rPr>
              <w:t>Average</w:t>
            </w:r>
          </w:p>
        </w:tc>
        <w:tc>
          <w:tcPr>
            <w:tcW w:w="2803" w:type="dxa"/>
            <w:gridSpan w:val="3"/>
            <w:shd w:val="clear" w:color="auto" w:fill="BFBFBF"/>
            <w:vAlign w:val="center"/>
          </w:tcPr>
          <w:p w14:paraId="3DF5EC90" w14:textId="77777777" w:rsidR="005B1D7A" w:rsidRPr="006C31C0" w:rsidRDefault="005B1D7A" w:rsidP="00F559DD">
            <w:pPr>
              <w:keepNext/>
              <w:jc w:val="center"/>
              <w:rPr>
                <w:b/>
                <w:bCs/>
                <w:sz w:val="16"/>
              </w:rPr>
            </w:pPr>
            <w:r w:rsidRPr="006C31C0">
              <w:rPr>
                <w:b/>
                <w:bCs/>
                <w:sz w:val="16"/>
              </w:rPr>
              <w:t>Average Economic Life</w:t>
            </w:r>
          </w:p>
          <w:p w14:paraId="1E81165F" w14:textId="77777777" w:rsidR="005B1D7A" w:rsidRPr="006C31C0" w:rsidRDefault="005B1D7A" w:rsidP="00F559DD">
            <w:pPr>
              <w:keepNext/>
              <w:jc w:val="center"/>
              <w:rPr>
                <w:b/>
                <w:bCs/>
                <w:sz w:val="16"/>
              </w:rPr>
            </w:pPr>
            <w:r w:rsidRPr="006C31C0">
              <w:rPr>
                <w:b/>
                <w:bCs/>
                <w:sz w:val="16"/>
              </w:rPr>
              <w:t>20 Years</w:t>
            </w:r>
          </w:p>
        </w:tc>
      </w:tr>
      <w:tr w:rsidR="005B1D7A" w:rsidRPr="00651C8A" w14:paraId="2452D034" w14:textId="77777777" w:rsidTr="00F559DD">
        <w:trPr>
          <w:cantSplit/>
          <w:trHeight w:val="118"/>
          <w:tblHeader/>
          <w:jc w:val="center"/>
        </w:trPr>
        <w:tc>
          <w:tcPr>
            <w:tcW w:w="1105" w:type="dxa"/>
            <w:shd w:val="clear" w:color="auto" w:fill="BFBFBF"/>
            <w:vAlign w:val="center"/>
          </w:tcPr>
          <w:p w14:paraId="22D93D5D" w14:textId="77777777" w:rsidR="005B1D7A" w:rsidRPr="006C31C0" w:rsidRDefault="005B1D7A" w:rsidP="00F559DD">
            <w:pPr>
              <w:keepNext/>
              <w:jc w:val="center"/>
              <w:rPr>
                <w:b/>
                <w:bCs/>
                <w:sz w:val="16"/>
              </w:rPr>
            </w:pPr>
            <w:r w:rsidRPr="006C31C0">
              <w:rPr>
                <w:b/>
                <w:bCs/>
                <w:sz w:val="16"/>
              </w:rPr>
              <w:t>Year</w:t>
            </w:r>
          </w:p>
        </w:tc>
        <w:tc>
          <w:tcPr>
            <w:tcW w:w="770" w:type="dxa"/>
            <w:shd w:val="clear" w:color="auto" w:fill="BFBFBF"/>
            <w:vAlign w:val="center"/>
          </w:tcPr>
          <w:p w14:paraId="0313D0D6" w14:textId="77777777" w:rsidR="005B1D7A" w:rsidRPr="006C31C0" w:rsidRDefault="005B1D7A" w:rsidP="00F559DD">
            <w:pPr>
              <w:keepNext/>
              <w:jc w:val="center"/>
              <w:rPr>
                <w:b/>
                <w:bCs/>
                <w:sz w:val="16"/>
              </w:rPr>
            </w:pPr>
            <w:r w:rsidRPr="006C31C0">
              <w:rPr>
                <w:b/>
                <w:bCs/>
                <w:sz w:val="16"/>
              </w:rPr>
              <w:t>Index</w:t>
            </w:r>
          </w:p>
        </w:tc>
        <w:tc>
          <w:tcPr>
            <w:tcW w:w="900" w:type="dxa"/>
            <w:shd w:val="clear" w:color="auto" w:fill="BFBFBF"/>
            <w:vAlign w:val="center"/>
          </w:tcPr>
          <w:p w14:paraId="2A3F5020" w14:textId="77777777" w:rsidR="005B1D7A" w:rsidRPr="006C31C0" w:rsidRDefault="005B1D7A" w:rsidP="00F559DD">
            <w:pPr>
              <w:keepNext/>
              <w:jc w:val="center"/>
              <w:rPr>
                <w:b/>
                <w:bCs/>
                <w:sz w:val="16"/>
              </w:rPr>
            </w:pPr>
            <w:r w:rsidRPr="006C31C0">
              <w:rPr>
                <w:b/>
                <w:bCs/>
                <w:sz w:val="16"/>
              </w:rPr>
              <w:t>Effective Age</w:t>
            </w:r>
          </w:p>
        </w:tc>
        <w:tc>
          <w:tcPr>
            <w:tcW w:w="800" w:type="dxa"/>
            <w:shd w:val="clear" w:color="auto" w:fill="BFBFBF"/>
            <w:vAlign w:val="center"/>
          </w:tcPr>
          <w:p w14:paraId="59F19FD0" w14:textId="77777777" w:rsidR="005B1D7A" w:rsidRPr="006C31C0" w:rsidRDefault="005B1D7A" w:rsidP="00F559DD">
            <w:pPr>
              <w:keepNext/>
              <w:jc w:val="center"/>
              <w:rPr>
                <w:b/>
                <w:bCs/>
                <w:sz w:val="16"/>
              </w:rPr>
            </w:pPr>
            <w:r w:rsidRPr="006C31C0">
              <w:rPr>
                <w:b/>
                <w:bCs/>
                <w:sz w:val="16"/>
              </w:rPr>
              <w:t>Percent Good</w:t>
            </w:r>
          </w:p>
        </w:tc>
        <w:tc>
          <w:tcPr>
            <w:tcW w:w="1103" w:type="dxa"/>
            <w:shd w:val="clear" w:color="auto" w:fill="BFBFBF"/>
            <w:vAlign w:val="center"/>
          </w:tcPr>
          <w:p w14:paraId="258CC448" w14:textId="77777777" w:rsidR="005B1D7A" w:rsidRPr="006C31C0" w:rsidRDefault="005B1D7A" w:rsidP="00F559DD">
            <w:pPr>
              <w:keepNext/>
              <w:jc w:val="center"/>
              <w:rPr>
                <w:b/>
                <w:bCs/>
                <w:sz w:val="16"/>
              </w:rPr>
            </w:pPr>
            <w:r w:rsidRPr="006C31C0">
              <w:rPr>
                <w:b/>
                <w:bCs/>
                <w:sz w:val="16"/>
              </w:rPr>
              <w:t>Composite Multiplier</w:t>
            </w:r>
          </w:p>
        </w:tc>
      </w:tr>
      <w:tr w:rsidR="005B1D7A" w:rsidRPr="00651C8A" w14:paraId="72764015" w14:textId="77777777" w:rsidTr="00F559DD">
        <w:trPr>
          <w:cantSplit/>
          <w:jc w:val="center"/>
        </w:trPr>
        <w:tc>
          <w:tcPr>
            <w:tcW w:w="1105" w:type="dxa"/>
          </w:tcPr>
          <w:p w14:paraId="180A30C3"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2025</w:t>
            </w:r>
          </w:p>
        </w:tc>
        <w:tc>
          <w:tcPr>
            <w:tcW w:w="770" w:type="dxa"/>
          </w:tcPr>
          <w:p w14:paraId="59FD6275" w14:textId="77777777" w:rsidR="005B1D7A" w:rsidRPr="00651C8A" w:rsidRDefault="005B1D7A" w:rsidP="00F559DD">
            <w:pPr>
              <w:keepNext/>
              <w:jc w:val="center"/>
              <w:rPr>
                <w:sz w:val="16"/>
                <w:szCs w:val="16"/>
              </w:rPr>
            </w:pPr>
            <w:r w:rsidRPr="00651C8A">
              <w:rPr>
                <w:sz w:val="16"/>
                <w:szCs w:val="16"/>
              </w:rPr>
              <w:t>0.977</w:t>
            </w:r>
          </w:p>
        </w:tc>
        <w:tc>
          <w:tcPr>
            <w:tcW w:w="900" w:type="dxa"/>
          </w:tcPr>
          <w:p w14:paraId="68B7167E" w14:textId="77777777" w:rsidR="005B1D7A" w:rsidRPr="00651C8A" w:rsidRDefault="005B1D7A" w:rsidP="00F559DD">
            <w:pPr>
              <w:keepNext/>
              <w:jc w:val="center"/>
              <w:rPr>
                <w:sz w:val="16"/>
                <w:szCs w:val="16"/>
              </w:rPr>
            </w:pPr>
            <w:r w:rsidRPr="00651C8A">
              <w:rPr>
                <w:sz w:val="16"/>
                <w:szCs w:val="16"/>
              </w:rPr>
              <w:t>1</w:t>
            </w:r>
          </w:p>
        </w:tc>
        <w:tc>
          <w:tcPr>
            <w:tcW w:w="800" w:type="dxa"/>
          </w:tcPr>
          <w:p w14:paraId="52E6C081" w14:textId="77777777" w:rsidR="005B1D7A" w:rsidRPr="00651C8A" w:rsidRDefault="005B1D7A" w:rsidP="00F559DD">
            <w:pPr>
              <w:keepNext/>
              <w:jc w:val="center"/>
              <w:rPr>
                <w:sz w:val="16"/>
                <w:szCs w:val="16"/>
              </w:rPr>
            </w:pPr>
            <w:r w:rsidRPr="00651C8A">
              <w:rPr>
                <w:sz w:val="16"/>
                <w:szCs w:val="16"/>
              </w:rPr>
              <w:t>97</w:t>
            </w:r>
          </w:p>
        </w:tc>
        <w:tc>
          <w:tcPr>
            <w:tcW w:w="1103" w:type="dxa"/>
          </w:tcPr>
          <w:p w14:paraId="797401CE" w14:textId="77777777" w:rsidR="005B1D7A" w:rsidRPr="00651C8A" w:rsidRDefault="005B1D7A" w:rsidP="00F559DD">
            <w:pPr>
              <w:keepNext/>
              <w:jc w:val="center"/>
              <w:rPr>
                <w:sz w:val="16"/>
                <w:szCs w:val="16"/>
              </w:rPr>
            </w:pPr>
            <w:r w:rsidRPr="00651C8A">
              <w:rPr>
                <w:sz w:val="16"/>
                <w:szCs w:val="16"/>
              </w:rPr>
              <w:t>.95</w:t>
            </w:r>
          </w:p>
        </w:tc>
      </w:tr>
      <w:tr w:rsidR="005B1D7A" w:rsidRPr="00651C8A" w14:paraId="58C0A7FD" w14:textId="77777777" w:rsidTr="00F559DD">
        <w:trPr>
          <w:cantSplit/>
          <w:jc w:val="center"/>
        </w:trPr>
        <w:tc>
          <w:tcPr>
            <w:tcW w:w="1105" w:type="dxa"/>
          </w:tcPr>
          <w:p w14:paraId="3D855665"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2024</w:t>
            </w:r>
          </w:p>
        </w:tc>
        <w:tc>
          <w:tcPr>
            <w:tcW w:w="770" w:type="dxa"/>
          </w:tcPr>
          <w:p w14:paraId="3F5048C4" w14:textId="77777777" w:rsidR="005B1D7A" w:rsidRPr="00651C8A" w:rsidRDefault="005B1D7A" w:rsidP="00F559DD">
            <w:pPr>
              <w:keepNext/>
              <w:jc w:val="center"/>
              <w:rPr>
                <w:sz w:val="16"/>
                <w:szCs w:val="16"/>
              </w:rPr>
            </w:pPr>
            <w:r w:rsidRPr="00651C8A">
              <w:rPr>
                <w:sz w:val="16"/>
                <w:szCs w:val="16"/>
              </w:rPr>
              <w:t>1.009</w:t>
            </w:r>
          </w:p>
        </w:tc>
        <w:tc>
          <w:tcPr>
            <w:tcW w:w="900" w:type="dxa"/>
          </w:tcPr>
          <w:p w14:paraId="06046C83" w14:textId="77777777" w:rsidR="005B1D7A" w:rsidRPr="00651C8A" w:rsidRDefault="005B1D7A" w:rsidP="00F559DD">
            <w:pPr>
              <w:keepNext/>
              <w:jc w:val="center"/>
              <w:rPr>
                <w:sz w:val="16"/>
                <w:szCs w:val="16"/>
              </w:rPr>
            </w:pPr>
            <w:r w:rsidRPr="00651C8A">
              <w:rPr>
                <w:sz w:val="16"/>
                <w:szCs w:val="16"/>
              </w:rPr>
              <w:t>2</w:t>
            </w:r>
          </w:p>
        </w:tc>
        <w:tc>
          <w:tcPr>
            <w:tcW w:w="800" w:type="dxa"/>
          </w:tcPr>
          <w:p w14:paraId="72C380E1" w14:textId="77777777" w:rsidR="005B1D7A" w:rsidRPr="00651C8A" w:rsidRDefault="005B1D7A" w:rsidP="00F559DD">
            <w:pPr>
              <w:keepNext/>
              <w:jc w:val="center"/>
              <w:rPr>
                <w:sz w:val="16"/>
                <w:szCs w:val="16"/>
              </w:rPr>
            </w:pPr>
            <w:r w:rsidRPr="00651C8A">
              <w:rPr>
                <w:sz w:val="16"/>
                <w:szCs w:val="16"/>
              </w:rPr>
              <w:t>93</w:t>
            </w:r>
          </w:p>
        </w:tc>
        <w:tc>
          <w:tcPr>
            <w:tcW w:w="1103" w:type="dxa"/>
          </w:tcPr>
          <w:p w14:paraId="513426C8" w14:textId="77777777" w:rsidR="005B1D7A" w:rsidRPr="00651C8A" w:rsidRDefault="005B1D7A" w:rsidP="00F559DD">
            <w:pPr>
              <w:keepNext/>
              <w:jc w:val="center"/>
              <w:rPr>
                <w:sz w:val="16"/>
                <w:szCs w:val="16"/>
              </w:rPr>
            </w:pPr>
            <w:r w:rsidRPr="00651C8A">
              <w:rPr>
                <w:sz w:val="16"/>
                <w:szCs w:val="16"/>
              </w:rPr>
              <w:t>.94</w:t>
            </w:r>
          </w:p>
        </w:tc>
      </w:tr>
      <w:tr w:rsidR="005B1D7A" w:rsidRPr="00651C8A" w14:paraId="066C444D" w14:textId="77777777" w:rsidTr="00F559DD">
        <w:trPr>
          <w:cantSplit/>
          <w:jc w:val="center"/>
        </w:trPr>
        <w:tc>
          <w:tcPr>
            <w:tcW w:w="1105" w:type="dxa"/>
          </w:tcPr>
          <w:p w14:paraId="71F96CE0"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2023</w:t>
            </w:r>
          </w:p>
        </w:tc>
        <w:tc>
          <w:tcPr>
            <w:tcW w:w="770" w:type="dxa"/>
          </w:tcPr>
          <w:p w14:paraId="08D2B0A9" w14:textId="77777777" w:rsidR="005B1D7A" w:rsidRPr="00651C8A" w:rsidRDefault="005B1D7A" w:rsidP="00F559DD">
            <w:pPr>
              <w:keepNext/>
              <w:jc w:val="center"/>
              <w:rPr>
                <w:sz w:val="16"/>
                <w:szCs w:val="16"/>
              </w:rPr>
            </w:pPr>
            <w:r w:rsidRPr="00651C8A">
              <w:rPr>
                <w:sz w:val="16"/>
                <w:szCs w:val="16"/>
              </w:rPr>
              <w:t>1.023</w:t>
            </w:r>
          </w:p>
        </w:tc>
        <w:tc>
          <w:tcPr>
            <w:tcW w:w="900" w:type="dxa"/>
          </w:tcPr>
          <w:p w14:paraId="15CFEA6F" w14:textId="77777777" w:rsidR="005B1D7A" w:rsidRPr="00651C8A" w:rsidRDefault="005B1D7A" w:rsidP="00F559DD">
            <w:pPr>
              <w:keepNext/>
              <w:jc w:val="center"/>
              <w:rPr>
                <w:sz w:val="16"/>
                <w:szCs w:val="16"/>
              </w:rPr>
            </w:pPr>
            <w:r w:rsidRPr="00651C8A">
              <w:rPr>
                <w:sz w:val="16"/>
                <w:szCs w:val="16"/>
              </w:rPr>
              <w:t>3</w:t>
            </w:r>
          </w:p>
        </w:tc>
        <w:tc>
          <w:tcPr>
            <w:tcW w:w="800" w:type="dxa"/>
          </w:tcPr>
          <w:p w14:paraId="64617026" w14:textId="77777777" w:rsidR="005B1D7A" w:rsidRPr="00651C8A" w:rsidRDefault="005B1D7A" w:rsidP="00F559DD">
            <w:pPr>
              <w:keepNext/>
              <w:jc w:val="center"/>
              <w:rPr>
                <w:sz w:val="16"/>
                <w:szCs w:val="16"/>
              </w:rPr>
            </w:pPr>
            <w:r w:rsidRPr="00651C8A">
              <w:rPr>
                <w:sz w:val="16"/>
                <w:szCs w:val="16"/>
              </w:rPr>
              <w:t>90</w:t>
            </w:r>
          </w:p>
        </w:tc>
        <w:tc>
          <w:tcPr>
            <w:tcW w:w="1103" w:type="dxa"/>
          </w:tcPr>
          <w:p w14:paraId="09185B1E" w14:textId="77777777" w:rsidR="005B1D7A" w:rsidRPr="00651C8A" w:rsidRDefault="005B1D7A" w:rsidP="00F559DD">
            <w:pPr>
              <w:keepNext/>
              <w:jc w:val="center"/>
              <w:rPr>
                <w:sz w:val="16"/>
                <w:szCs w:val="16"/>
              </w:rPr>
            </w:pPr>
            <w:r w:rsidRPr="00651C8A">
              <w:rPr>
                <w:sz w:val="16"/>
                <w:szCs w:val="16"/>
              </w:rPr>
              <w:t>.92</w:t>
            </w:r>
          </w:p>
        </w:tc>
      </w:tr>
      <w:tr w:rsidR="005B1D7A" w:rsidRPr="00651C8A" w14:paraId="37008CF3" w14:textId="77777777" w:rsidTr="00F559DD">
        <w:trPr>
          <w:cantSplit/>
          <w:jc w:val="center"/>
        </w:trPr>
        <w:tc>
          <w:tcPr>
            <w:tcW w:w="1105" w:type="dxa"/>
          </w:tcPr>
          <w:p w14:paraId="0284EC82"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2022</w:t>
            </w:r>
          </w:p>
        </w:tc>
        <w:tc>
          <w:tcPr>
            <w:tcW w:w="770" w:type="dxa"/>
          </w:tcPr>
          <w:p w14:paraId="4071E2FC" w14:textId="77777777" w:rsidR="005B1D7A" w:rsidRPr="00651C8A" w:rsidRDefault="005B1D7A" w:rsidP="00F559DD">
            <w:pPr>
              <w:keepNext/>
              <w:jc w:val="center"/>
              <w:rPr>
                <w:sz w:val="16"/>
                <w:szCs w:val="16"/>
              </w:rPr>
            </w:pPr>
            <w:r w:rsidRPr="00651C8A">
              <w:rPr>
                <w:sz w:val="16"/>
                <w:szCs w:val="16"/>
              </w:rPr>
              <w:t>1.041</w:t>
            </w:r>
          </w:p>
        </w:tc>
        <w:tc>
          <w:tcPr>
            <w:tcW w:w="900" w:type="dxa"/>
          </w:tcPr>
          <w:p w14:paraId="6C1DBA62" w14:textId="77777777" w:rsidR="005B1D7A" w:rsidRPr="00651C8A" w:rsidRDefault="005B1D7A" w:rsidP="00F559DD">
            <w:pPr>
              <w:keepNext/>
              <w:jc w:val="center"/>
              <w:rPr>
                <w:sz w:val="16"/>
                <w:szCs w:val="16"/>
              </w:rPr>
            </w:pPr>
            <w:r w:rsidRPr="00651C8A">
              <w:rPr>
                <w:sz w:val="16"/>
                <w:szCs w:val="16"/>
              </w:rPr>
              <w:t>4</w:t>
            </w:r>
          </w:p>
        </w:tc>
        <w:tc>
          <w:tcPr>
            <w:tcW w:w="800" w:type="dxa"/>
          </w:tcPr>
          <w:p w14:paraId="4B843477" w14:textId="77777777" w:rsidR="005B1D7A" w:rsidRPr="00651C8A" w:rsidRDefault="005B1D7A" w:rsidP="00F559DD">
            <w:pPr>
              <w:keepNext/>
              <w:jc w:val="center"/>
              <w:rPr>
                <w:sz w:val="16"/>
                <w:szCs w:val="16"/>
              </w:rPr>
            </w:pPr>
            <w:r w:rsidRPr="00651C8A">
              <w:rPr>
                <w:sz w:val="16"/>
                <w:szCs w:val="16"/>
              </w:rPr>
              <w:t>86</w:t>
            </w:r>
          </w:p>
        </w:tc>
        <w:tc>
          <w:tcPr>
            <w:tcW w:w="1103" w:type="dxa"/>
          </w:tcPr>
          <w:p w14:paraId="29DDA49B" w14:textId="77777777" w:rsidR="005B1D7A" w:rsidRPr="00651C8A" w:rsidRDefault="005B1D7A" w:rsidP="00F559DD">
            <w:pPr>
              <w:keepNext/>
              <w:jc w:val="center"/>
              <w:rPr>
                <w:sz w:val="16"/>
                <w:szCs w:val="16"/>
              </w:rPr>
            </w:pPr>
            <w:r w:rsidRPr="00651C8A">
              <w:rPr>
                <w:sz w:val="16"/>
                <w:szCs w:val="16"/>
              </w:rPr>
              <w:t>.90</w:t>
            </w:r>
          </w:p>
        </w:tc>
      </w:tr>
      <w:tr w:rsidR="005B1D7A" w:rsidRPr="00651C8A" w14:paraId="30D3DBE4" w14:textId="77777777" w:rsidTr="00F559DD">
        <w:trPr>
          <w:cantSplit/>
          <w:jc w:val="center"/>
        </w:trPr>
        <w:tc>
          <w:tcPr>
            <w:tcW w:w="1105" w:type="dxa"/>
          </w:tcPr>
          <w:p w14:paraId="2B2C1A6C"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2021</w:t>
            </w:r>
          </w:p>
        </w:tc>
        <w:tc>
          <w:tcPr>
            <w:tcW w:w="770" w:type="dxa"/>
          </w:tcPr>
          <w:p w14:paraId="55FE7A66" w14:textId="77777777" w:rsidR="005B1D7A" w:rsidRPr="00651C8A" w:rsidRDefault="005B1D7A" w:rsidP="00F559DD">
            <w:pPr>
              <w:keepNext/>
              <w:jc w:val="center"/>
              <w:rPr>
                <w:sz w:val="16"/>
                <w:szCs w:val="16"/>
              </w:rPr>
            </w:pPr>
            <w:r w:rsidRPr="00651C8A">
              <w:rPr>
                <w:sz w:val="16"/>
                <w:szCs w:val="16"/>
              </w:rPr>
              <w:t>1.223</w:t>
            </w:r>
          </w:p>
        </w:tc>
        <w:tc>
          <w:tcPr>
            <w:tcW w:w="900" w:type="dxa"/>
          </w:tcPr>
          <w:p w14:paraId="1EAA7ABE" w14:textId="77777777" w:rsidR="005B1D7A" w:rsidRPr="00651C8A" w:rsidRDefault="005B1D7A" w:rsidP="00F559DD">
            <w:pPr>
              <w:keepNext/>
              <w:jc w:val="center"/>
              <w:rPr>
                <w:sz w:val="16"/>
                <w:szCs w:val="16"/>
              </w:rPr>
            </w:pPr>
            <w:r w:rsidRPr="00651C8A">
              <w:rPr>
                <w:sz w:val="16"/>
                <w:szCs w:val="16"/>
              </w:rPr>
              <w:t>5</w:t>
            </w:r>
          </w:p>
        </w:tc>
        <w:tc>
          <w:tcPr>
            <w:tcW w:w="800" w:type="dxa"/>
          </w:tcPr>
          <w:p w14:paraId="0D337CC7" w14:textId="77777777" w:rsidR="005B1D7A" w:rsidRPr="00651C8A" w:rsidRDefault="005B1D7A" w:rsidP="00F559DD">
            <w:pPr>
              <w:keepNext/>
              <w:jc w:val="center"/>
              <w:rPr>
                <w:sz w:val="16"/>
                <w:szCs w:val="16"/>
              </w:rPr>
            </w:pPr>
            <w:r w:rsidRPr="00651C8A">
              <w:rPr>
                <w:sz w:val="16"/>
                <w:szCs w:val="16"/>
              </w:rPr>
              <w:t>82</w:t>
            </w:r>
          </w:p>
        </w:tc>
        <w:tc>
          <w:tcPr>
            <w:tcW w:w="1103" w:type="dxa"/>
          </w:tcPr>
          <w:p w14:paraId="0B46A926" w14:textId="77777777" w:rsidR="005B1D7A" w:rsidRPr="00651C8A" w:rsidRDefault="005B1D7A" w:rsidP="00F559DD">
            <w:pPr>
              <w:keepNext/>
              <w:jc w:val="center"/>
              <w:rPr>
                <w:sz w:val="16"/>
                <w:szCs w:val="16"/>
              </w:rPr>
            </w:pPr>
            <w:r w:rsidRPr="00651C8A">
              <w:rPr>
                <w:sz w:val="16"/>
                <w:szCs w:val="16"/>
              </w:rPr>
              <w:t>1.00</w:t>
            </w:r>
          </w:p>
        </w:tc>
      </w:tr>
      <w:tr w:rsidR="005B1D7A" w:rsidRPr="00651C8A" w14:paraId="7850ADA5" w14:textId="77777777" w:rsidTr="00F559DD">
        <w:trPr>
          <w:cantSplit/>
          <w:jc w:val="center"/>
        </w:trPr>
        <w:tc>
          <w:tcPr>
            <w:tcW w:w="1105" w:type="dxa"/>
          </w:tcPr>
          <w:p w14:paraId="4AA77F70"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2020</w:t>
            </w:r>
          </w:p>
        </w:tc>
        <w:tc>
          <w:tcPr>
            <w:tcW w:w="770" w:type="dxa"/>
          </w:tcPr>
          <w:p w14:paraId="16D0BBB7" w14:textId="77777777" w:rsidR="005B1D7A" w:rsidRPr="00651C8A" w:rsidRDefault="005B1D7A" w:rsidP="00F559DD">
            <w:pPr>
              <w:keepNext/>
              <w:jc w:val="center"/>
              <w:rPr>
                <w:sz w:val="16"/>
                <w:szCs w:val="16"/>
              </w:rPr>
            </w:pPr>
            <w:r w:rsidRPr="00651C8A">
              <w:rPr>
                <w:sz w:val="16"/>
                <w:szCs w:val="16"/>
              </w:rPr>
              <w:t>1.330</w:t>
            </w:r>
          </w:p>
        </w:tc>
        <w:tc>
          <w:tcPr>
            <w:tcW w:w="900" w:type="dxa"/>
          </w:tcPr>
          <w:p w14:paraId="60BE0EA8" w14:textId="77777777" w:rsidR="005B1D7A" w:rsidRPr="00651C8A" w:rsidRDefault="005B1D7A" w:rsidP="00F559DD">
            <w:pPr>
              <w:keepNext/>
              <w:jc w:val="center"/>
              <w:rPr>
                <w:sz w:val="16"/>
                <w:szCs w:val="16"/>
              </w:rPr>
            </w:pPr>
            <w:r w:rsidRPr="00651C8A">
              <w:rPr>
                <w:sz w:val="16"/>
                <w:szCs w:val="16"/>
              </w:rPr>
              <w:t>6</w:t>
            </w:r>
          </w:p>
        </w:tc>
        <w:tc>
          <w:tcPr>
            <w:tcW w:w="800" w:type="dxa"/>
          </w:tcPr>
          <w:p w14:paraId="76451F31" w14:textId="77777777" w:rsidR="005B1D7A" w:rsidRPr="00651C8A" w:rsidRDefault="005B1D7A" w:rsidP="00F559DD">
            <w:pPr>
              <w:keepNext/>
              <w:jc w:val="center"/>
              <w:rPr>
                <w:sz w:val="16"/>
                <w:szCs w:val="16"/>
              </w:rPr>
            </w:pPr>
            <w:r w:rsidRPr="00651C8A">
              <w:rPr>
                <w:sz w:val="16"/>
                <w:szCs w:val="16"/>
              </w:rPr>
              <w:t>78</w:t>
            </w:r>
          </w:p>
        </w:tc>
        <w:tc>
          <w:tcPr>
            <w:tcW w:w="1103" w:type="dxa"/>
          </w:tcPr>
          <w:p w14:paraId="54CA84AC" w14:textId="77777777" w:rsidR="005B1D7A" w:rsidRPr="00651C8A" w:rsidRDefault="005B1D7A" w:rsidP="00F559DD">
            <w:pPr>
              <w:keepNext/>
              <w:jc w:val="center"/>
              <w:rPr>
                <w:sz w:val="16"/>
                <w:szCs w:val="16"/>
              </w:rPr>
            </w:pPr>
            <w:r w:rsidRPr="00651C8A">
              <w:rPr>
                <w:sz w:val="16"/>
                <w:szCs w:val="16"/>
              </w:rPr>
              <w:t>1.04</w:t>
            </w:r>
          </w:p>
        </w:tc>
      </w:tr>
      <w:tr w:rsidR="005B1D7A" w:rsidRPr="00651C8A" w14:paraId="18B9A890" w14:textId="77777777" w:rsidTr="00F559DD">
        <w:trPr>
          <w:cantSplit/>
          <w:jc w:val="center"/>
        </w:trPr>
        <w:tc>
          <w:tcPr>
            <w:tcW w:w="1105" w:type="dxa"/>
          </w:tcPr>
          <w:p w14:paraId="4A229A1D"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2019</w:t>
            </w:r>
          </w:p>
        </w:tc>
        <w:tc>
          <w:tcPr>
            <w:tcW w:w="770" w:type="dxa"/>
          </w:tcPr>
          <w:p w14:paraId="2C7F1816" w14:textId="77777777" w:rsidR="005B1D7A" w:rsidRPr="00651C8A" w:rsidRDefault="005B1D7A" w:rsidP="00F559DD">
            <w:pPr>
              <w:keepNext/>
              <w:jc w:val="center"/>
              <w:rPr>
                <w:sz w:val="16"/>
                <w:szCs w:val="16"/>
              </w:rPr>
            </w:pPr>
            <w:r w:rsidRPr="00651C8A">
              <w:rPr>
                <w:sz w:val="16"/>
                <w:szCs w:val="16"/>
              </w:rPr>
              <w:t>1.337</w:t>
            </w:r>
          </w:p>
        </w:tc>
        <w:tc>
          <w:tcPr>
            <w:tcW w:w="900" w:type="dxa"/>
          </w:tcPr>
          <w:p w14:paraId="22CBDDC2" w14:textId="77777777" w:rsidR="005B1D7A" w:rsidRPr="00651C8A" w:rsidRDefault="005B1D7A" w:rsidP="00F559DD">
            <w:pPr>
              <w:keepNext/>
              <w:jc w:val="center"/>
              <w:rPr>
                <w:sz w:val="16"/>
                <w:szCs w:val="16"/>
              </w:rPr>
            </w:pPr>
            <w:r w:rsidRPr="00651C8A">
              <w:rPr>
                <w:sz w:val="16"/>
                <w:szCs w:val="16"/>
              </w:rPr>
              <w:t>7</w:t>
            </w:r>
          </w:p>
        </w:tc>
        <w:tc>
          <w:tcPr>
            <w:tcW w:w="800" w:type="dxa"/>
          </w:tcPr>
          <w:p w14:paraId="0207262F" w14:textId="77777777" w:rsidR="005B1D7A" w:rsidRPr="00651C8A" w:rsidRDefault="005B1D7A" w:rsidP="00F559DD">
            <w:pPr>
              <w:keepNext/>
              <w:jc w:val="center"/>
              <w:rPr>
                <w:sz w:val="16"/>
                <w:szCs w:val="16"/>
              </w:rPr>
            </w:pPr>
            <w:r w:rsidRPr="00651C8A">
              <w:rPr>
                <w:sz w:val="16"/>
                <w:szCs w:val="16"/>
              </w:rPr>
              <w:t>74</w:t>
            </w:r>
          </w:p>
        </w:tc>
        <w:tc>
          <w:tcPr>
            <w:tcW w:w="1103" w:type="dxa"/>
          </w:tcPr>
          <w:p w14:paraId="67509038" w14:textId="77777777" w:rsidR="005B1D7A" w:rsidRPr="00651C8A" w:rsidRDefault="005B1D7A" w:rsidP="00F559DD">
            <w:pPr>
              <w:keepNext/>
              <w:jc w:val="center"/>
              <w:rPr>
                <w:sz w:val="16"/>
                <w:szCs w:val="16"/>
              </w:rPr>
            </w:pPr>
            <w:r w:rsidRPr="00651C8A">
              <w:rPr>
                <w:sz w:val="16"/>
                <w:szCs w:val="16"/>
              </w:rPr>
              <w:t>.99</w:t>
            </w:r>
          </w:p>
        </w:tc>
      </w:tr>
      <w:tr w:rsidR="005B1D7A" w:rsidRPr="00651C8A" w14:paraId="3B134D39" w14:textId="77777777" w:rsidTr="00F559DD">
        <w:trPr>
          <w:cantSplit/>
          <w:jc w:val="center"/>
        </w:trPr>
        <w:tc>
          <w:tcPr>
            <w:tcW w:w="1105" w:type="dxa"/>
          </w:tcPr>
          <w:p w14:paraId="25845C3A"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2018</w:t>
            </w:r>
          </w:p>
        </w:tc>
        <w:tc>
          <w:tcPr>
            <w:tcW w:w="770" w:type="dxa"/>
          </w:tcPr>
          <w:p w14:paraId="61D2F496" w14:textId="77777777" w:rsidR="005B1D7A" w:rsidRPr="00651C8A" w:rsidRDefault="005B1D7A" w:rsidP="00F559DD">
            <w:pPr>
              <w:keepNext/>
              <w:jc w:val="center"/>
              <w:rPr>
                <w:sz w:val="16"/>
                <w:szCs w:val="16"/>
              </w:rPr>
            </w:pPr>
            <w:r w:rsidRPr="00651C8A">
              <w:rPr>
                <w:sz w:val="16"/>
                <w:szCs w:val="16"/>
              </w:rPr>
              <w:t>1.385</w:t>
            </w:r>
          </w:p>
        </w:tc>
        <w:tc>
          <w:tcPr>
            <w:tcW w:w="900" w:type="dxa"/>
          </w:tcPr>
          <w:p w14:paraId="74FDFE53" w14:textId="77777777" w:rsidR="005B1D7A" w:rsidRPr="00651C8A" w:rsidRDefault="005B1D7A" w:rsidP="00F559DD">
            <w:pPr>
              <w:jc w:val="center"/>
              <w:rPr>
                <w:sz w:val="16"/>
                <w:szCs w:val="16"/>
              </w:rPr>
            </w:pPr>
            <w:r w:rsidRPr="00651C8A">
              <w:rPr>
                <w:sz w:val="16"/>
                <w:szCs w:val="16"/>
              </w:rPr>
              <w:t>8</w:t>
            </w:r>
          </w:p>
        </w:tc>
        <w:tc>
          <w:tcPr>
            <w:tcW w:w="800" w:type="dxa"/>
          </w:tcPr>
          <w:p w14:paraId="4F129C34" w14:textId="77777777" w:rsidR="005B1D7A" w:rsidRPr="00651C8A" w:rsidRDefault="005B1D7A" w:rsidP="00F559DD">
            <w:pPr>
              <w:jc w:val="center"/>
              <w:rPr>
                <w:sz w:val="16"/>
                <w:szCs w:val="16"/>
              </w:rPr>
            </w:pPr>
            <w:r w:rsidRPr="00651C8A">
              <w:rPr>
                <w:sz w:val="16"/>
                <w:szCs w:val="16"/>
              </w:rPr>
              <w:t>70</w:t>
            </w:r>
          </w:p>
        </w:tc>
        <w:tc>
          <w:tcPr>
            <w:tcW w:w="1103" w:type="dxa"/>
          </w:tcPr>
          <w:p w14:paraId="17FF6005" w14:textId="77777777" w:rsidR="005B1D7A" w:rsidRPr="00651C8A" w:rsidRDefault="005B1D7A" w:rsidP="00F559DD">
            <w:pPr>
              <w:keepNext/>
              <w:jc w:val="center"/>
              <w:rPr>
                <w:sz w:val="16"/>
                <w:szCs w:val="16"/>
              </w:rPr>
            </w:pPr>
            <w:r w:rsidRPr="00651C8A">
              <w:rPr>
                <w:sz w:val="16"/>
                <w:szCs w:val="16"/>
              </w:rPr>
              <w:t>.97</w:t>
            </w:r>
          </w:p>
        </w:tc>
      </w:tr>
      <w:tr w:rsidR="005B1D7A" w:rsidRPr="00651C8A" w14:paraId="3CC94E0F" w14:textId="77777777" w:rsidTr="00F559DD">
        <w:trPr>
          <w:cantSplit/>
          <w:jc w:val="center"/>
        </w:trPr>
        <w:tc>
          <w:tcPr>
            <w:tcW w:w="1105" w:type="dxa"/>
          </w:tcPr>
          <w:p w14:paraId="6E866064"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2017</w:t>
            </w:r>
          </w:p>
        </w:tc>
        <w:tc>
          <w:tcPr>
            <w:tcW w:w="770" w:type="dxa"/>
          </w:tcPr>
          <w:p w14:paraId="342CD09E" w14:textId="77777777" w:rsidR="005B1D7A" w:rsidRPr="00651C8A" w:rsidRDefault="005B1D7A" w:rsidP="00F559DD">
            <w:pPr>
              <w:jc w:val="center"/>
              <w:rPr>
                <w:sz w:val="16"/>
                <w:szCs w:val="16"/>
              </w:rPr>
            </w:pPr>
            <w:r w:rsidRPr="00651C8A">
              <w:rPr>
                <w:sz w:val="16"/>
                <w:szCs w:val="16"/>
              </w:rPr>
              <w:t>1.433</w:t>
            </w:r>
          </w:p>
        </w:tc>
        <w:tc>
          <w:tcPr>
            <w:tcW w:w="900" w:type="dxa"/>
          </w:tcPr>
          <w:p w14:paraId="364C13A4" w14:textId="77777777" w:rsidR="005B1D7A" w:rsidRPr="00651C8A" w:rsidRDefault="005B1D7A" w:rsidP="00F559DD">
            <w:pPr>
              <w:jc w:val="center"/>
              <w:rPr>
                <w:sz w:val="16"/>
                <w:szCs w:val="16"/>
              </w:rPr>
            </w:pPr>
            <w:r w:rsidRPr="00651C8A">
              <w:rPr>
                <w:sz w:val="16"/>
                <w:szCs w:val="16"/>
              </w:rPr>
              <w:t>9</w:t>
            </w:r>
          </w:p>
        </w:tc>
        <w:tc>
          <w:tcPr>
            <w:tcW w:w="800" w:type="dxa"/>
          </w:tcPr>
          <w:p w14:paraId="1F9A570B" w14:textId="77777777" w:rsidR="005B1D7A" w:rsidRPr="00651C8A" w:rsidRDefault="005B1D7A" w:rsidP="00F559DD">
            <w:pPr>
              <w:jc w:val="center"/>
              <w:rPr>
                <w:sz w:val="16"/>
                <w:szCs w:val="16"/>
              </w:rPr>
            </w:pPr>
            <w:r w:rsidRPr="00651C8A">
              <w:rPr>
                <w:sz w:val="16"/>
                <w:szCs w:val="16"/>
              </w:rPr>
              <w:t>65</w:t>
            </w:r>
          </w:p>
        </w:tc>
        <w:tc>
          <w:tcPr>
            <w:tcW w:w="1103" w:type="dxa"/>
          </w:tcPr>
          <w:p w14:paraId="7F09FA03" w14:textId="77777777" w:rsidR="005B1D7A" w:rsidRPr="00651C8A" w:rsidRDefault="005B1D7A" w:rsidP="00F559DD">
            <w:pPr>
              <w:jc w:val="center"/>
              <w:rPr>
                <w:sz w:val="16"/>
                <w:szCs w:val="16"/>
              </w:rPr>
            </w:pPr>
            <w:r w:rsidRPr="00651C8A">
              <w:rPr>
                <w:sz w:val="16"/>
                <w:szCs w:val="16"/>
              </w:rPr>
              <w:t>.93</w:t>
            </w:r>
          </w:p>
        </w:tc>
      </w:tr>
      <w:tr w:rsidR="005B1D7A" w:rsidRPr="00651C8A" w14:paraId="283A8EA5" w14:textId="77777777" w:rsidTr="00F559DD">
        <w:trPr>
          <w:cantSplit/>
          <w:jc w:val="center"/>
        </w:trPr>
        <w:tc>
          <w:tcPr>
            <w:tcW w:w="1105" w:type="dxa"/>
          </w:tcPr>
          <w:p w14:paraId="11C470CA"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2016</w:t>
            </w:r>
          </w:p>
        </w:tc>
        <w:tc>
          <w:tcPr>
            <w:tcW w:w="770" w:type="dxa"/>
          </w:tcPr>
          <w:p w14:paraId="3827B8F8" w14:textId="77777777" w:rsidR="005B1D7A" w:rsidRPr="00651C8A" w:rsidRDefault="005B1D7A" w:rsidP="00F559DD">
            <w:pPr>
              <w:jc w:val="center"/>
              <w:rPr>
                <w:sz w:val="16"/>
                <w:szCs w:val="16"/>
              </w:rPr>
            </w:pPr>
            <w:r w:rsidRPr="00651C8A">
              <w:rPr>
                <w:sz w:val="16"/>
                <w:szCs w:val="16"/>
              </w:rPr>
              <w:t>1.461</w:t>
            </w:r>
          </w:p>
        </w:tc>
        <w:tc>
          <w:tcPr>
            <w:tcW w:w="900" w:type="dxa"/>
          </w:tcPr>
          <w:p w14:paraId="66EFD5C9" w14:textId="77777777" w:rsidR="005B1D7A" w:rsidRPr="00651C8A" w:rsidRDefault="005B1D7A" w:rsidP="00F559DD">
            <w:pPr>
              <w:jc w:val="center"/>
              <w:rPr>
                <w:sz w:val="16"/>
                <w:szCs w:val="16"/>
              </w:rPr>
            </w:pPr>
            <w:r w:rsidRPr="00651C8A">
              <w:rPr>
                <w:sz w:val="16"/>
                <w:szCs w:val="16"/>
              </w:rPr>
              <w:t>10</w:t>
            </w:r>
          </w:p>
        </w:tc>
        <w:tc>
          <w:tcPr>
            <w:tcW w:w="800" w:type="dxa"/>
          </w:tcPr>
          <w:p w14:paraId="19E97C1A" w14:textId="77777777" w:rsidR="005B1D7A" w:rsidRPr="00651C8A" w:rsidRDefault="005B1D7A" w:rsidP="00F559DD">
            <w:pPr>
              <w:jc w:val="center"/>
              <w:rPr>
                <w:sz w:val="16"/>
                <w:szCs w:val="16"/>
              </w:rPr>
            </w:pPr>
            <w:r w:rsidRPr="00651C8A">
              <w:rPr>
                <w:sz w:val="16"/>
                <w:szCs w:val="16"/>
              </w:rPr>
              <w:t>60</w:t>
            </w:r>
          </w:p>
        </w:tc>
        <w:tc>
          <w:tcPr>
            <w:tcW w:w="1103" w:type="dxa"/>
          </w:tcPr>
          <w:p w14:paraId="2D4AC37E" w14:textId="77777777" w:rsidR="005B1D7A" w:rsidRPr="00651C8A" w:rsidRDefault="005B1D7A" w:rsidP="00F559DD">
            <w:pPr>
              <w:jc w:val="center"/>
              <w:rPr>
                <w:sz w:val="16"/>
                <w:szCs w:val="16"/>
              </w:rPr>
            </w:pPr>
            <w:r w:rsidRPr="00651C8A">
              <w:rPr>
                <w:sz w:val="16"/>
                <w:szCs w:val="16"/>
              </w:rPr>
              <w:t>.88</w:t>
            </w:r>
          </w:p>
        </w:tc>
      </w:tr>
      <w:tr w:rsidR="005B1D7A" w:rsidRPr="00651C8A" w14:paraId="7CF02163" w14:textId="77777777" w:rsidTr="00F559DD">
        <w:trPr>
          <w:cantSplit/>
          <w:jc w:val="center"/>
        </w:trPr>
        <w:tc>
          <w:tcPr>
            <w:tcW w:w="1105" w:type="dxa"/>
          </w:tcPr>
          <w:p w14:paraId="697F098F"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2015</w:t>
            </w:r>
          </w:p>
        </w:tc>
        <w:tc>
          <w:tcPr>
            <w:tcW w:w="770" w:type="dxa"/>
          </w:tcPr>
          <w:p w14:paraId="499EA6F0" w14:textId="77777777" w:rsidR="005B1D7A" w:rsidRPr="00651C8A" w:rsidRDefault="005B1D7A" w:rsidP="00F559DD">
            <w:pPr>
              <w:jc w:val="center"/>
              <w:rPr>
                <w:sz w:val="16"/>
                <w:szCs w:val="16"/>
              </w:rPr>
            </w:pPr>
            <w:r w:rsidRPr="00651C8A">
              <w:rPr>
                <w:sz w:val="16"/>
                <w:szCs w:val="16"/>
              </w:rPr>
              <w:t>1.449</w:t>
            </w:r>
          </w:p>
        </w:tc>
        <w:tc>
          <w:tcPr>
            <w:tcW w:w="900" w:type="dxa"/>
          </w:tcPr>
          <w:p w14:paraId="667725EB" w14:textId="77777777" w:rsidR="005B1D7A" w:rsidRPr="00651C8A" w:rsidRDefault="005B1D7A" w:rsidP="00F559DD">
            <w:pPr>
              <w:jc w:val="center"/>
              <w:rPr>
                <w:sz w:val="16"/>
                <w:szCs w:val="16"/>
              </w:rPr>
            </w:pPr>
            <w:r w:rsidRPr="00651C8A">
              <w:rPr>
                <w:sz w:val="16"/>
                <w:szCs w:val="16"/>
              </w:rPr>
              <w:t>11</w:t>
            </w:r>
          </w:p>
        </w:tc>
        <w:tc>
          <w:tcPr>
            <w:tcW w:w="800" w:type="dxa"/>
          </w:tcPr>
          <w:p w14:paraId="03F69552" w14:textId="77777777" w:rsidR="005B1D7A" w:rsidRPr="00651C8A" w:rsidRDefault="005B1D7A" w:rsidP="00F559DD">
            <w:pPr>
              <w:jc w:val="center"/>
              <w:rPr>
                <w:sz w:val="16"/>
                <w:szCs w:val="16"/>
              </w:rPr>
            </w:pPr>
            <w:r w:rsidRPr="00651C8A">
              <w:rPr>
                <w:sz w:val="16"/>
                <w:szCs w:val="16"/>
              </w:rPr>
              <w:t>55</w:t>
            </w:r>
          </w:p>
        </w:tc>
        <w:tc>
          <w:tcPr>
            <w:tcW w:w="1103" w:type="dxa"/>
          </w:tcPr>
          <w:p w14:paraId="25CB2250" w14:textId="77777777" w:rsidR="005B1D7A" w:rsidRPr="00651C8A" w:rsidRDefault="005B1D7A" w:rsidP="00F559DD">
            <w:pPr>
              <w:jc w:val="center"/>
              <w:rPr>
                <w:sz w:val="16"/>
                <w:szCs w:val="16"/>
              </w:rPr>
            </w:pPr>
            <w:r w:rsidRPr="00651C8A">
              <w:rPr>
                <w:sz w:val="16"/>
                <w:szCs w:val="16"/>
              </w:rPr>
              <w:t>.80</w:t>
            </w:r>
          </w:p>
        </w:tc>
      </w:tr>
      <w:tr w:rsidR="005B1D7A" w:rsidRPr="00651C8A" w14:paraId="03DFF634" w14:textId="77777777" w:rsidTr="00F559DD">
        <w:trPr>
          <w:cantSplit/>
          <w:jc w:val="center"/>
        </w:trPr>
        <w:tc>
          <w:tcPr>
            <w:tcW w:w="1105" w:type="dxa"/>
          </w:tcPr>
          <w:p w14:paraId="233DDA5D"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2014</w:t>
            </w:r>
          </w:p>
        </w:tc>
        <w:tc>
          <w:tcPr>
            <w:tcW w:w="770" w:type="dxa"/>
          </w:tcPr>
          <w:p w14:paraId="16EEDDF5" w14:textId="77777777" w:rsidR="005B1D7A" w:rsidRPr="00651C8A" w:rsidRDefault="005B1D7A" w:rsidP="00F559DD">
            <w:pPr>
              <w:jc w:val="center"/>
              <w:rPr>
                <w:sz w:val="16"/>
                <w:szCs w:val="16"/>
              </w:rPr>
            </w:pPr>
            <w:r w:rsidRPr="00651C8A">
              <w:rPr>
                <w:sz w:val="16"/>
                <w:szCs w:val="16"/>
              </w:rPr>
              <w:t>1.463</w:t>
            </w:r>
          </w:p>
        </w:tc>
        <w:tc>
          <w:tcPr>
            <w:tcW w:w="900" w:type="dxa"/>
          </w:tcPr>
          <w:p w14:paraId="64C5AE02" w14:textId="77777777" w:rsidR="005B1D7A" w:rsidRPr="00651C8A" w:rsidRDefault="005B1D7A" w:rsidP="00F559DD">
            <w:pPr>
              <w:jc w:val="center"/>
              <w:rPr>
                <w:sz w:val="16"/>
                <w:szCs w:val="16"/>
              </w:rPr>
            </w:pPr>
            <w:r w:rsidRPr="00651C8A">
              <w:rPr>
                <w:sz w:val="16"/>
                <w:szCs w:val="16"/>
              </w:rPr>
              <w:t>12</w:t>
            </w:r>
          </w:p>
        </w:tc>
        <w:tc>
          <w:tcPr>
            <w:tcW w:w="800" w:type="dxa"/>
          </w:tcPr>
          <w:p w14:paraId="0EB170CD" w14:textId="77777777" w:rsidR="005B1D7A" w:rsidRPr="00651C8A" w:rsidRDefault="005B1D7A" w:rsidP="00F559DD">
            <w:pPr>
              <w:jc w:val="center"/>
              <w:rPr>
                <w:sz w:val="16"/>
                <w:szCs w:val="16"/>
              </w:rPr>
            </w:pPr>
            <w:r w:rsidRPr="00651C8A">
              <w:rPr>
                <w:sz w:val="16"/>
                <w:szCs w:val="16"/>
              </w:rPr>
              <w:t>50</w:t>
            </w:r>
          </w:p>
        </w:tc>
        <w:tc>
          <w:tcPr>
            <w:tcW w:w="1103" w:type="dxa"/>
          </w:tcPr>
          <w:p w14:paraId="4841156E" w14:textId="77777777" w:rsidR="005B1D7A" w:rsidRPr="00651C8A" w:rsidRDefault="005B1D7A" w:rsidP="00F559DD">
            <w:pPr>
              <w:jc w:val="center"/>
              <w:rPr>
                <w:sz w:val="16"/>
                <w:szCs w:val="16"/>
              </w:rPr>
            </w:pPr>
            <w:r w:rsidRPr="00651C8A">
              <w:rPr>
                <w:sz w:val="16"/>
                <w:szCs w:val="16"/>
              </w:rPr>
              <w:t>.73</w:t>
            </w:r>
          </w:p>
        </w:tc>
      </w:tr>
      <w:tr w:rsidR="005B1D7A" w:rsidRPr="00651C8A" w14:paraId="4113B108" w14:textId="77777777" w:rsidTr="00F559DD">
        <w:trPr>
          <w:cantSplit/>
          <w:jc w:val="center"/>
        </w:trPr>
        <w:tc>
          <w:tcPr>
            <w:tcW w:w="1105" w:type="dxa"/>
          </w:tcPr>
          <w:p w14:paraId="41F4E92E"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2013</w:t>
            </w:r>
          </w:p>
        </w:tc>
        <w:tc>
          <w:tcPr>
            <w:tcW w:w="770" w:type="dxa"/>
          </w:tcPr>
          <w:p w14:paraId="6BA25DB4" w14:textId="77777777" w:rsidR="005B1D7A" w:rsidRPr="00651C8A" w:rsidRDefault="005B1D7A" w:rsidP="00F559DD">
            <w:pPr>
              <w:jc w:val="center"/>
              <w:rPr>
                <w:sz w:val="16"/>
                <w:szCs w:val="16"/>
              </w:rPr>
            </w:pPr>
            <w:r w:rsidRPr="00651C8A">
              <w:rPr>
                <w:sz w:val="16"/>
                <w:szCs w:val="16"/>
              </w:rPr>
              <w:t>1.482</w:t>
            </w:r>
          </w:p>
        </w:tc>
        <w:tc>
          <w:tcPr>
            <w:tcW w:w="900" w:type="dxa"/>
          </w:tcPr>
          <w:p w14:paraId="4EF1B3FB" w14:textId="77777777" w:rsidR="005B1D7A" w:rsidRPr="00651C8A" w:rsidRDefault="005B1D7A" w:rsidP="00F559DD">
            <w:pPr>
              <w:jc w:val="center"/>
              <w:rPr>
                <w:sz w:val="16"/>
                <w:szCs w:val="16"/>
              </w:rPr>
            </w:pPr>
            <w:r w:rsidRPr="00651C8A">
              <w:rPr>
                <w:sz w:val="16"/>
                <w:szCs w:val="16"/>
              </w:rPr>
              <w:t>13</w:t>
            </w:r>
          </w:p>
        </w:tc>
        <w:tc>
          <w:tcPr>
            <w:tcW w:w="800" w:type="dxa"/>
          </w:tcPr>
          <w:p w14:paraId="29928C1C" w14:textId="77777777" w:rsidR="005B1D7A" w:rsidRPr="00651C8A" w:rsidRDefault="005B1D7A" w:rsidP="00F559DD">
            <w:pPr>
              <w:jc w:val="center"/>
              <w:rPr>
                <w:sz w:val="16"/>
                <w:szCs w:val="16"/>
              </w:rPr>
            </w:pPr>
            <w:r w:rsidRPr="00651C8A">
              <w:rPr>
                <w:sz w:val="16"/>
                <w:szCs w:val="16"/>
              </w:rPr>
              <w:t>45</w:t>
            </w:r>
          </w:p>
        </w:tc>
        <w:tc>
          <w:tcPr>
            <w:tcW w:w="1103" w:type="dxa"/>
          </w:tcPr>
          <w:p w14:paraId="7615E589" w14:textId="77777777" w:rsidR="005B1D7A" w:rsidRPr="00651C8A" w:rsidRDefault="005B1D7A" w:rsidP="00F559DD">
            <w:pPr>
              <w:jc w:val="center"/>
              <w:rPr>
                <w:sz w:val="16"/>
                <w:szCs w:val="16"/>
              </w:rPr>
            </w:pPr>
            <w:r w:rsidRPr="00651C8A">
              <w:rPr>
                <w:sz w:val="16"/>
                <w:szCs w:val="16"/>
              </w:rPr>
              <w:t>.67</w:t>
            </w:r>
          </w:p>
        </w:tc>
      </w:tr>
      <w:tr w:rsidR="005B1D7A" w:rsidRPr="00651C8A" w14:paraId="64361B18" w14:textId="77777777" w:rsidTr="00F559DD">
        <w:trPr>
          <w:cantSplit/>
          <w:jc w:val="center"/>
        </w:trPr>
        <w:tc>
          <w:tcPr>
            <w:tcW w:w="1105" w:type="dxa"/>
          </w:tcPr>
          <w:p w14:paraId="2B7B47EA"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2012</w:t>
            </w:r>
          </w:p>
        </w:tc>
        <w:tc>
          <w:tcPr>
            <w:tcW w:w="770" w:type="dxa"/>
          </w:tcPr>
          <w:p w14:paraId="3382A4D7" w14:textId="77777777" w:rsidR="005B1D7A" w:rsidRPr="00651C8A" w:rsidRDefault="005B1D7A" w:rsidP="00F559DD">
            <w:pPr>
              <w:jc w:val="center"/>
              <w:rPr>
                <w:sz w:val="16"/>
                <w:szCs w:val="16"/>
              </w:rPr>
            </w:pPr>
            <w:r w:rsidRPr="00651C8A">
              <w:rPr>
                <w:sz w:val="16"/>
                <w:szCs w:val="16"/>
              </w:rPr>
              <w:t>1.494</w:t>
            </w:r>
          </w:p>
        </w:tc>
        <w:tc>
          <w:tcPr>
            <w:tcW w:w="900" w:type="dxa"/>
          </w:tcPr>
          <w:p w14:paraId="35FA94DD" w14:textId="77777777" w:rsidR="005B1D7A" w:rsidRPr="00651C8A" w:rsidRDefault="005B1D7A" w:rsidP="00F559DD">
            <w:pPr>
              <w:jc w:val="center"/>
              <w:rPr>
                <w:sz w:val="16"/>
                <w:szCs w:val="16"/>
              </w:rPr>
            </w:pPr>
            <w:r w:rsidRPr="00651C8A">
              <w:rPr>
                <w:sz w:val="16"/>
                <w:szCs w:val="16"/>
              </w:rPr>
              <w:t>14</w:t>
            </w:r>
          </w:p>
        </w:tc>
        <w:tc>
          <w:tcPr>
            <w:tcW w:w="800" w:type="dxa"/>
          </w:tcPr>
          <w:p w14:paraId="692DA412" w14:textId="77777777" w:rsidR="005B1D7A" w:rsidRPr="00651C8A" w:rsidRDefault="005B1D7A" w:rsidP="00F559DD">
            <w:pPr>
              <w:jc w:val="center"/>
              <w:rPr>
                <w:sz w:val="16"/>
                <w:szCs w:val="16"/>
              </w:rPr>
            </w:pPr>
            <w:r w:rsidRPr="00651C8A">
              <w:rPr>
                <w:sz w:val="16"/>
                <w:szCs w:val="16"/>
              </w:rPr>
              <w:t>40</w:t>
            </w:r>
          </w:p>
        </w:tc>
        <w:tc>
          <w:tcPr>
            <w:tcW w:w="1103" w:type="dxa"/>
          </w:tcPr>
          <w:p w14:paraId="16FC32D0" w14:textId="77777777" w:rsidR="005B1D7A" w:rsidRPr="00651C8A" w:rsidRDefault="005B1D7A" w:rsidP="00F559DD">
            <w:pPr>
              <w:jc w:val="center"/>
              <w:rPr>
                <w:sz w:val="16"/>
                <w:szCs w:val="16"/>
              </w:rPr>
            </w:pPr>
            <w:r w:rsidRPr="00651C8A">
              <w:rPr>
                <w:sz w:val="16"/>
                <w:szCs w:val="16"/>
              </w:rPr>
              <w:t>.60</w:t>
            </w:r>
          </w:p>
        </w:tc>
      </w:tr>
      <w:tr w:rsidR="005B1D7A" w:rsidRPr="00651C8A" w14:paraId="652CEF72" w14:textId="77777777" w:rsidTr="00F559DD">
        <w:trPr>
          <w:cantSplit/>
          <w:jc w:val="center"/>
        </w:trPr>
        <w:tc>
          <w:tcPr>
            <w:tcW w:w="1105" w:type="dxa"/>
          </w:tcPr>
          <w:p w14:paraId="0ABA5724"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2011</w:t>
            </w:r>
          </w:p>
        </w:tc>
        <w:tc>
          <w:tcPr>
            <w:tcW w:w="770" w:type="dxa"/>
          </w:tcPr>
          <w:p w14:paraId="29ADB760" w14:textId="77777777" w:rsidR="005B1D7A" w:rsidRPr="00651C8A" w:rsidRDefault="005B1D7A" w:rsidP="00F559DD">
            <w:pPr>
              <w:jc w:val="center"/>
              <w:rPr>
                <w:sz w:val="16"/>
                <w:szCs w:val="16"/>
              </w:rPr>
            </w:pPr>
            <w:r w:rsidRPr="00651C8A">
              <w:rPr>
                <w:sz w:val="16"/>
                <w:szCs w:val="16"/>
              </w:rPr>
              <w:t>1.537</w:t>
            </w:r>
          </w:p>
        </w:tc>
        <w:tc>
          <w:tcPr>
            <w:tcW w:w="900" w:type="dxa"/>
          </w:tcPr>
          <w:p w14:paraId="0860B9AA" w14:textId="77777777" w:rsidR="005B1D7A" w:rsidRPr="00651C8A" w:rsidRDefault="005B1D7A" w:rsidP="00F559DD">
            <w:pPr>
              <w:jc w:val="center"/>
              <w:rPr>
                <w:sz w:val="16"/>
                <w:szCs w:val="16"/>
              </w:rPr>
            </w:pPr>
            <w:r w:rsidRPr="00651C8A">
              <w:rPr>
                <w:sz w:val="16"/>
                <w:szCs w:val="16"/>
              </w:rPr>
              <w:t>15</w:t>
            </w:r>
          </w:p>
        </w:tc>
        <w:tc>
          <w:tcPr>
            <w:tcW w:w="800" w:type="dxa"/>
          </w:tcPr>
          <w:p w14:paraId="01BF75CB" w14:textId="77777777" w:rsidR="005B1D7A" w:rsidRPr="00651C8A" w:rsidRDefault="005B1D7A" w:rsidP="00F559DD">
            <w:pPr>
              <w:jc w:val="center"/>
              <w:rPr>
                <w:sz w:val="16"/>
                <w:szCs w:val="16"/>
              </w:rPr>
            </w:pPr>
            <w:r w:rsidRPr="00651C8A">
              <w:rPr>
                <w:sz w:val="16"/>
                <w:szCs w:val="16"/>
              </w:rPr>
              <w:t>35</w:t>
            </w:r>
          </w:p>
        </w:tc>
        <w:tc>
          <w:tcPr>
            <w:tcW w:w="1103" w:type="dxa"/>
          </w:tcPr>
          <w:p w14:paraId="2916A7B7" w14:textId="77777777" w:rsidR="005B1D7A" w:rsidRPr="00651C8A" w:rsidRDefault="005B1D7A" w:rsidP="00F559DD">
            <w:pPr>
              <w:jc w:val="center"/>
              <w:rPr>
                <w:sz w:val="16"/>
                <w:szCs w:val="16"/>
              </w:rPr>
            </w:pPr>
            <w:r w:rsidRPr="00651C8A">
              <w:rPr>
                <w:sz w:val="16"/>
                <w:szCs w:val="16"/>
              </w:rPr>
              <w:t>.54</w:t>
            </w:r>
          </w:p>
        </w:tc>
      </w:tr>
      <w:tr w:rsidR="005B1D7A" w:rsidRPr="00651C8A" w14:paraId="167EB1AC" w14:textId="77777777" w:rsidTr="00F559DD">
        <w:trPr>
          <w:cantSplit/>
          <w:jc w:val="center"/>
        </w:trPr>
        <w:tc>
          <w:tcPr>
            <w:tcW w:w="1105" w:type="dxa"/>
          </w:tcPr>
          <w:p w14:paraId="07EAE2B3"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2010</w:t>
            </w:r>
          </w:p>
        </w:tc>
        <w:tc>
          <w:tcPr>
            <w:tcW w:w="770" w:type="dxa"/>
          </w:tcPr>
          <w:p w14:paraId="5907B149" w14:textId="77777777" w:rsidR="005B1D7A" w:rsidRPr="00651C8A" w:rsidRDefault="005B1D7A" w:rsidP="00F559DD">
            <w:pPr>
              <w:jc w:val="center"/>
              <w:rPr>
                <w:sz w:val="16"/>
                <w:szCs w:val="16"/>
              </w:rPr>
            </w:pPr>
            <w:r w:rsidRPr="00651C8A">
              <w:rPr>
                <w:sz w:val="16"/>
                <w:szCs w:val="16"/>
              </w:rPr>
              <w:t>1.585</w:t>
            </w:r>
          </w:p>
        </w:tc>
        <w:tc>
          <w:tcPr>
            <w:tcW w:w="900" w:type="dxa"/>
          </w:tcPr>
          <w:p w14:paraId="17292992" w14:textId="77777777" w:rsidR="005B1D7A" w:rsidRPr="00651C8A" w:rsidRDefault="005B1D7A" w:rsidP="00F559DD">
            <w:pPr>
              <w:jc w:val="center"/>
              <w:rPr>
                <w:sz w:val="16"/>
                <w:szCs w:val="16"/>
              </w:rPr>
            </w:pPr>
            <w:r w:rsidRPr="00651C8A">
              <w:rPr>
                <w:sz w:val="16"/>
                <w:szCs w:val="16"/>
              </w:rPr>
              <w:t>16</w:t>
            </w:r>
          </w:p>
        </w:tc>
        <w:tc>
          <w:tcPr>
            <w:tcW w:w="800" w:type="dxa"/>
          </w:tcPr>
          <w:p w14:paraId="212C76AB" w14:textId="77777777" w:rsidR="005B1D7A" w:rsidRPr="00651C8A" w:rsidRDefault="005B1D7A" w:rsidP="00F559DD">
            <w:pPr>
              <w:jc w:val="center"/>
              <w:rPr>
                <w:sz w:val="16"/>
                <w:szCs w:val="16"/>
              </w:rPr>
            </w:pPr>
            <w:r w:rsidRPr="00651C8A">
              <w:rPr>
                <w:sz w:val="16"/>
                <w:szCs w:val="16"/>
              </w:rPr>
              <w:t>31</w:t>
            </w:r>
          </w:p>
        </w:tc>
        <w:tc>
          <w:tcPr>
            <w:tcW w:w="1103" w:type="dxa"/>
          </w:tcPr>
          <w:p w14:paraId="41D1538A" w14:textId="77777777" w:rsidR="005B1D7A" w:rsidRPr="00651C8A" w:rsidRDefault="005B1D7A" w:rsidP="00F559DD">
            <w:pPr>
              <w:jc w:val="center"/>
              <w:rPr>
                <w:sz w:val="16"/>
                <w:szCs w:val="16"/>
              </w:rPr>
            </w:pPr>
            <w:r w:rsidRPr="00651C8A">
              <w:rPr>
                <w:sz w:val="16"/>
                <w:szCs w:val="16"/>
              </w:rPr>
              <w:t>.49</w:t>
            </w:r>
          </w:p>
        </w:tc>
      </w:tr>
      <w:tr w:rsidR="005B1D7A" w:rsidRPr="00651C8A" w14:paraId="6EA4741F" w14:textId="77777777" w:rsidTr="00F559DD">
        <w:trPr>
          <w:cantSplit/>
          <w:jc w:val="center"/>
        </w:trPr>
        <w:tc>
          <w:tcPr>
            <w:tcW w:w="1105" w:type="dxa"/>
          </w:tcPr>
          <w:p w14:paraId="1572D37A"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2009</w:t>
            </w:r>
          </w:p>
        </w:tc>
        <w:tc>
          <w:tcPr>
            <w:tcW w:w="770" w:type="dxa"/>
          </w:tcPr>
          <w:p w14:paraId="7127A770" w14:textId="77777777" w:rsidR="005B1D7A" w:rsidRPr="00651C8A" w:rsidRDefault="005B1D7A" w:rsidP="00F559DD">
            <w:pPr>
              <w:jc w:val="center"/>
              <w:rPr>
                <w:sz w:val="16"/>
                <w:szCs w:val="16"/>
              </w:rPr>
            </w:pPr>
            <w:r w:rsidRPr="00651C8A">
              <w:rPr>
                <w:sz w:val="16"/>
                <w:szCs w:val="16"/>
              </w:rPr>
              <w:t>1.573</w:t>
            </w:r>
          </w:p>
        </w:tc>
        <w:tc>
          <w:tcPr>
            <w:tcW w:w="900" w:type="dxa"/>
          </w:tcPr>
          <w:p w14:paraId="194F75C4" w14:textId="77777777" w:rsidR="005B1D7A" w:rsidRPr="00651C8A" w:rsidRDefault="005B1D7A" w:rsidP="00F559DD">
            <w:pPr>
              <w:jc w:val="center"/>
              <w:rPr>
                <w:sz w:val="16"/>
                <w:szCs w:val="16"/>
              </w:rPr>
            </w:pPr>
            <w:r w:rsidRPr="00651C8A">
              <w:rPr>
                <w:sz w:val="16"/>
                <w:szCs w:val="16"/>
              </w:rPr>
              <w:t>17</w:t>
            </w:r>
          </w:p>
        </w:tc>
        <w:tc>
          <w:tcPr>
            <w:tcW w:w="800" w:type="dxa"/>
          </w:tcPr>
          <w:p w14:paraId="1865A045" w14:textId="77777777" w:rsidR="005B1D7A" w:rsidRPr="00651C8A" w:rsidRDefault="005B1D7A" w:rsidP="00F559DD">
            <w:pPr>
              <w:jc w:val="center"/>
              <w:rPr>
                <w:sz w:val="16"/>
                <w:szCs w:val="16"/>
              </w:rPr>
            </w:pPr>
            <w:r w:rsidRPr="00651C8A">
              <w:rPr>
                <w:sz w:val="16"/>
                <w:szCs w:val="16"/>
              </w:rPr>
              <w:t>27</w:t>
            </w:r>
          </w:p>
        </w:tc>
        <w:tc>
          <w:tcPr>
            <w:tcW w:w="1103" w:type="dxa"/>
          </w:tcPr>
          <w:p w14:paraId="0DC23629" w14:textId="77777777" w:rsidR="005B1D7A" w:rsidRPr="00651C8A" w:rsidRDefault="005B1D7A" w:rsidP="00F559DD">
            <w:pPr>
              <w:jc w:val="center"/>
              <w:rPr>
                <w:sz w:val="16"/>
                <w:szCs w:val="16"/>
              </w:rPr>
            </w:pPr>
            <w:r w:rsidRPr="00651C8A">
              <w:rPr>
                <w:sz w:val="16"/>
                <w:szCs w:val="16"/>
              </w:rPr>
              <w:t>.42</w:t>
            </w:r>
          </w:p>
        </w:tc>
      </w:tr>
      <w:tr w:rsidR="005B1D7A" w:rsidRPr="00651C8A" w14:paraId="60FC42E3" w14:textId="77777777" w:rsidTr="00F559DD">
        <w:trPr>
          <w:cantSplit/>
          <w:jc w:val="center"/>
        </w:trPr>
        <w:tc>
          <w:tcPr>
            <w:tcW w:w="1105" w:type="dxa"/>
          </w:tcPr>
          <w:p w14:paraId="3607B010"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lastRenderedPageBreak/>
              <w:t>2008</w:t>
            </w:r>
          </w:p>
        </w:tc>
        <w:tc>
          <w:tcPr>
            <w:tcW w:w="770" w:type="dxa"/>
          </w:tcPr>
          <w:p w14:paraId="5FFA37BE" w14:textId="77777777" w:rsidR="005B1D7A" w:rsidRPr="00651C8A" w:rsidRDefault="005B1D7A" w:rsidP="00F559DD">
            <w:pPr>
              <w:jc w:val="center"/>
              <w:rPr>
                <w:sz w:val="16"/>
                <w:szCs w:val="16"/>
              </w:rPr>
            </w:pPr>
            <w:r w:rsidRPr="00651C8A">
              <w:rPr>
                <w:sz w:val="16"/>
                <w:szCs w:val="16"/>
              </w:rPr>
              <w:t>1.618</w:t>
            </w:r>
          </w:p>
        </w:tc>
        <w:tc>
          <w:tcPr>
            <w:tcW w:w="900" w:type="dxa"/>
          </w:tcPr>
          <w:p w14:paraId="1D395D60" w14:textId="77777777" w:rsidR="005B1D7A" w:rsidRPr="00651C8A" w:rsidRDefault="005B1D7A" w:rsidP="00F559DD">
            <w:pPr>
              <w:keepNext/>
              <w:jc w:val="center"/>
              <w:rPr>
                <w:sz w:val="16"/>
                <w:szCs w:val="16"/>
              </w:rPr>
            </w:pPr>
            <w:r w:rsidRPr="00651C8A">
              <w:rPr>
                <w:sz w:val="16"/>
                <w:szCs w:val="16"/>
              </w:rPr>
              <w:t>18</w:t>
            </w:r>
          </w:p>
        </w:tc>
        <w:tc>
          <w:tcPr>
            <w:tcW w:w="800" w:type="dxa"/>
          </w:tcPr>
          <w:p w14:paraId="3CBFEE30" w14:textId="77777777" w:rsidR="005B1D7A" w:rsidRPr="00651C8A" w:rsidRDefault="005B1D7A" w:rsidP="00F559DD">
            <w:pPr>
              <w:keepNext/>
              <w:jc w:val="center"/>
              <w:rPr>
                <w:sz w:val="16"/>
                <w:szCs w:val="16"/>
              </w:rPr>
            </w:pPr>
            <w:r w:rsidRPr="00651C8A">
              <w:rPr>
                <w:sz w:val="16"/>
                <w:szCs w:val="16"/>
              </w:rPr>
              <w:t>24</w:t>
            </w:r>
          </w:p>
        </w:tc>
        <w:tc>
          <w:tcPr>
            <w:tcW w:w="1103" w:type="dxa"/>
          </w:tcPr>
          <w:p w14:paraId="2A2177C3" w14:textId="77777777" w:rsidR="005B1D7A" w:rsidRPr="00651C8A" w:rsidRDefault="005B1D7A" w:rsidP="00F559DD">
            <w:pPr>
              <w:jc w:val="center"/>
              <w:rPr>
                <w:sz w:val="16"/>
                <w:szCs w:val="16"/>
              </w:rPr>
            </w:pPr>
            <w:r w:rsidRPr="00651C8A">
              <w:rPr>
                <w:sz w:val="16"/>
                <w:szCs w:val="16"/>
              </w:rPr>
              <w:t>.39</w:t>
            </w:r>
          </w:p>
        </w:tc>
      </w:tr>
      <w:tr w:rsidR="005B1D7A" w:rsidRPr="00651C8A" w14:paraId="6B4DE825" w14:textId="77777777" w:rsidTr="00F559DD">
        <w:trPr>
          <w:cantSplit/>
          <w:jc w:val="center"/>
        </w:trPr>
        <w:tc>
          <w:tcPr>
            <w:tcW w:w="1105" w:type="dxa"/>
          </w:tcPr>
          <w:p w14:paraId="489EF081"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2007</w:t>
            </w:r>
          </w:p>
        </w:tc>
        <w:tc>
          <w:tcPr>
            <w:tcW w:w="770" w:type="dxa"/>
          </w:tcPr>
          <w:p w14:paraId="147D703D" w14:textId="77777777" w:rsidR="005B1D7A" w:rsidRPr="00651C8A" w:rsidRDefault="005B1D7A" w:rsidP="00F559DD">
            <w:pPr>
              <w:keepNext/>
              <w:jc w:val="center"/>
              <w:rPr>
                <w:sz w:val="16"/>
                <w:szCs w:val="16"/>
              </w:rPr>
            </w:pPr>
            <w:r w:rsidRPr="00651C8A">
              <w:rPr>
                <w:sz w:val="16"/>
                <w:szCs w:val="16"/>
              </w:rPr>
              <w:t>1.682</w:t>
            </w:r>
          </w:p>
        </w:tc>
        <w:tc>
          <w:tcPr>
            <w:tcW w:w="900" w:type="dxa"/>
          </w:tcPr>
          <w:p w14:paraId="2B4792CD" w14:textId="77777777" w:rsidR="005B1D7A" w:rsidRPr="00651C8A" w:rsidRDefault="005B1D7A" w:rsidP="00F559DD">
            <w:pPr>
              <w:keepNext/>
              <w:jc w:val="center"/>
              <w:rPr>
                <w:sz w:val="16"/>
                <w:szCs w:val="16"/>
              </w:rPr>
            </w:pPr>
            <w:r w:rsidRPr="00651C8A">
              <w:rPr>
                <w:sz w:val="16"/>
                <w:szCs w:val="16"/>
              </w:rPr>
              <w:t>19</w:t>
            </w:r>
          </w:p>
        </w:tc>
        <w:tc>
          <w:tcPr>
            <w:tcW w:w="800" w:type="dxa"/>
          </w:tcPr>
          <w:p w14:paraId="73D7969D" w14:textId="77777777" w:rsidR="005B1D7A" w:rsidRPr="00651C8A" w:rsidRDefault="005B1D7A" w:rsidP="00F559DD">
            <w:pPr>
              <w:keepNext/>
              <w:jc w:val="center"/>
              <w:rPr>
                <w:sz w:val="16"/>
                <w:szCs w:val="16"/>
              </w:rPr>
            </w:pPr>
            <w:r w:rsidRPr="00651C8A">
              <w:rPr>
                <w:sz w:val="16"/>
                <w:szCs w:val="16"/>
              </w:rPr>
              <w:t>22</w:t>
            </w:r>
          </w:p>
        </w:tc>
        <w:tc>
          <w:tcPr>
            <w:tcW w:w="1103" w:type="dxa"/>
          </w:tcPr>
          <w:p w14:paraId="30BA0490" w14:textId="77777777" w:rsidR="005B1D7A" w:rsidRPr="00651C8A" w:rsidRDefault="005B1D7A" w:rsidP="00F559DD">
            <w:pPr>
              <w:keepNext/>
              <w:jc w:val="center"/>
              <w:rPr>
                <w:sz w:val="16"/>
                <w:szCs w:val="16"/>
              </w:rPr>
            </w:pPr>
            <w:r w:rsidRPr="00651C8A">
              <w:rPr>
                <w:sz w:val="16"/>
                <w:szCs w:val="16"/>
              </w:rPr>
              <w:t>.37</w:t>
            </w:r>
          </w:p>
        </w:tc>
      </w:tr>
      <w:tr w:rsidR="005B1D7A" w:rsidRPr="00651C8A" w14:paraId="042E8927" w14:textId="77777777" w:rsidTr="00F559DD">
        <w:trPr>
          <w:cantSplit/>
          <w:jc w:val="center"/>
        </w:trPr>
        <w:tc>
          <w:tcPr>
            <w:tcW w:w="1105" w:type="dxa"/>
          </w:tcPr>
          <w:p w14:paraId="26CFB97F"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2006</w:t>
            </w:r>
          </w:p>
        </w:tc>
        <w:tc>
          <w:tcPr>
            <w:tcW w:w="770" w:type="dxa"/>
          </w:tcPr>
          <w:p w14:paraId="0A0BFFE7" w14:textId="77777777" w:rsidR="005B1D7A" w:rsidRPr="00651C8A" w:rsidRDefault="005B1D7A" w:rsidP="00F559DD">
            <w:pPr>
              <w:keepNext/>
              <w:jc w:val="center"/>
              <w:rPr>
                <w:sz w:val="16"/>
                <w:szCs w:val="16"/>
              </w:rPr>
            </w:pPr>
            <w:r w:rsidRPr="00651C8A">
              <w:rPr>
                <w:sz w:val="16"/>
                <w:szCs w:val="16"/>
              </w:rPr>
              <w:t>1.774</w:t>
            </w:r>
          </w:p>
        </w:tc>
        <w:tc>
          <w:tcPr>
            <w:tcW w:w="900" w:type="dxa"/>
          </w:tcPr>
          <w:p w14:paraId="0964EE54" w14:textId="77777777" w:rsidR="005B1D7A" w:rsidRPr="00651C8A" w:rsidRDefault="005B1D7A" w:rsidP="00F559DD">
            <w:pPr>
              <w:keepNext/>
              <w:jc w:val="center"/>
              <w:rPr>
                <w:sz w:val="16"/>
                <w:szCs w:val="16"/>
              </w:rPr>
            </w:pPr>
            <w:r w:rsidRPr="00651C8A">
              <w:rPr>
                <w:sz w:val="16"/>
                <w:szCs w:val="16"/>
              </w:rPr>
              <w:t>20</w:t>
            </w:r>
          </w:p>
        </w:tc>
        <w:tc>
          <w:tcPr>
            <w:tcW w:w="800" w:type="dxa"/>
          </w:tcPr>
          <w:p w14:paraId="0017C2D8" w14:textId="77777777" w:rsidR="005B1D7A" w:rsidRPr="00651C8A" w:rsidRDefault="005B1D7A" w:rsidP="00F559DD">
            <w:pPr>
              <w:keepNext/>
              <w:jc w:val="center"/>
              <w:rPr>
                <w:sz w:val="16"/>
                <w:szCs w:val="16"/>
              </w:rPr>
            </w:pPr>
            <w:r w:rsidRPr="00651C8A">
              <w:rPr>
                <w:sz w:val="16"/>
                <w:szCs w:val="16"/>
              </w:rPr>
              <w:t>21</w:t>
            </w:r>
          </w:p>
        </w:tc>
        <w:tc>
          <w:tcPr>
            <w:tcW w:w="1103" w:type="dxa"/>
          </w:tcPr>
          <w:p w14:paraId="2A9A8008" w14:textId="77777777" w:rsidR="005B1D7A" w:rsidRPr="00651C8A" w:rsidRDefault="005B1D7A" w:rsidP="00F559DD">
            <w:pPr>
              <w:keepNext/>
              <w:jc w:val="center"/>
              <w:rPr>
                <w:sz w:val="16"/>
                <w:szCs w:val="16"/>
              </w:rPr>
            </w:pPr>
            <w:r w:rsidRPr="00651C8A">
              <w:rPr>
                <w:sz w:val="16"/>
                <w:szCs w:val="16"/>
              </w:rPr>
              <w:t>.37</w:t>
            </w:r>
          </w:p>
        </w:tc>
      </w:tr>
      <w:tr w:rsidR="005B1D7A" w:rsidRPr="00651C8A" w14:paraId="1EC48075" w14:textId="77777777" w:rsidTr="00F559DD">
        <w:trPr>
          <w:cantSplit/>
          <w:jc w:val="center"/>
        </w:trPr>
        <w:tc>
          <w:tcPr>
            <w:tcW w:w="1105" w:type="dxa"/>
          </w:tcPr>
          <w:p w14:paraId="085060E8" w14:textId="77777777" w:rsidR="005B1D7A" w:rsidRPr="00651C8A" w:rsidRDefault="005B1D7A"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2005</w:t>
            </w:r>
          </w:p>
        </w:tc>
        <w:tc>
          <w:tcPr>
            <w:tcW w:w="770" w:type="dxa"/>
          </w:tcPr>
          <w:p w14:paraId="0EA25F8E" w14:textId="77777777" w:rsidR="005B1D7A" w:rsidRPr="00651C8A" w:rsidRDefault="005B1D7A" w:rsidP="00F559DD">
            <w:pPr>
              <w:keepNext/>
              <w:jc w:val="center"/>
              <w:rPr>
                <w:sz w:val="16"/>
                <w:szCs w:val="16"/>
              </w:rPr>
            </w:pPr>
            <w:r w:rsidRPr="00651C8A">
              <w:rPr>
                <w:sz w:val="16"/>
                <w:szCs w:val="16"/>
              </w:rPr>
              <w:t>1.856</w:t>
            </w:r>
          </w:p>
        </w:tc>
        <w:tc>
          <w:tcPr>
            <w:tcW w:w="900" w:type="dxa"/>
          </w:tcPr>
          <w:p w14:paraId="063871B4" w14:textId="77777777" w:rsidR="005B1D7A" w:rsidRPr="00651C8A" w:rsidRDefault="005B1D7A" w:rsidP="00F559DD">
            <w:pPr>
              <w:keepNext/>
              <w:jc w:val="center"/>
              <w:rPr>
                <w:sz w:val="16"/>
                <w:szCs w:val="16"/>
              </w:rPr>
            </w:pPr>
            <w:r w:rsidRPr="00651C8A">
              <w:rPr>
                <w:sz w:val="16"/>
                <w:szCs w:val="16"/>
              </w:rPr>
              <w:t>21</w:t>
            </w:r>
          </w:p>
        </w:tc>
        <w:tc>
          <w:tcPr>
            <w:tcW w:w="800" w:type="dxa"/>
          </w:tcPr>
          <w:p w14:paraId="3E6EB2D3" w14:textId="77777777" w:rsidR="005B1D7A" w:rsidRPr="00651C8A" w:rsidRDefault="005B1D7A" w:rsidP="00F559DD">
            <w:pPr>
              <w:keepNext/>
              <w:jc w:val="center"/>
              <w:rPr>
                <w:sz w:val="16"/>
                <w:szCs w:val="16"/>
              </w:rPr>
            </w:pPr>
            <w:r w:rsidRPr="00651C8A">
              <w:rPr>
                <w:sz w:val="16"/>
                <w:szCs w:val="16"/>
              </w:rPr>
              <w:t>20</w:t>
            </w:r>
          </w:p>
        </w:tc>
        <w:tc>
          <w:tcPr>
            <w:tcW w:w="1103" w:type="dxa"/>
          </w:tcPr>
          <w:p w14:paraId="37CF177A" w14:textId="77777777" w:rsidR="005B1D7A" w:rsidRPr="00651C8A" w:rsidRDefault="005B1D7A" w:rsidP="00F559DD">
            <w:pPr>
              <w:keepNext/>
              <w:jc w:val="center"/>
              <w:rPr>
                <w:sz w:val="16"/>
                <w:szCs w:val="16"/>
              </w:rPr>
            </w:pPr>
            <w:r w:rsidRPr="00651C8A">
              <w:rPr>
                <w:sz w:val="16"/>
                <w:szCs w:val="16"/>
              </w:rPr>
              <w:t>.37</w:t>
            </w:r>
          </w:p>
        </w:tc>
      </w:tr>
    </w:tbl>
    <w:p w14:paraId="121182E5" w14:textId="7380D9E0" w:rsidR="00F154F1" w:rsidRDefault="00F154F1" w:rsidP="005B1D7A">
      <w:pPr>
        <w:pStyle w:val="1"/>
        <w:sectPr w:rsidR="00F154F1">
          <w:type w:val="continuous"/>
          <w:pgSz w:w="12240" w:h="15840"/>
          <w:pgMar w:top="720" w:right="864" w:bottom="317" w:left="864" w:header="576" w:footer="432" w:gutter="0"/>
          <w:cols w:num="2" w:space="720"/>
        </w:sectPr>
      </w:pPr>
    </w:p>
    <w:p w14:paraId="40D280E7" w14:textId="77777777" w:rsidR="005B1D7A" w:rsidRPr="00651C8A" w:rsidRDefault="005B1D7A" w:rsidP="005B1D7A">
      <w:pPr>
        <w:pStyle w:val="1"/>
      </w:pPr>
      <w:r w:rsidRPr="00651C8A">
        <w:t>Floating Equipment―Barges (Non-Motorized)</w:t>
      </w:r>
    </w:p>
    <w:tbl>
      <w:tblPr>
        <w:tblW w:w="10518"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4A0" w:firstRow="1" w:lastRow="0" w:firstColumn="1" w:lastColumn="0" w:noHBand="0" w:noVBand="1"/>
      </w:tblPr>
      <w:tblGrid>
        <w:gridCol w:w="1250"/>
        <w:gridCol w:w="720"/>
        <w:gridCol w:w="1216"/>
        <w:gridCol w:w="1216"/>
        <w:gridCol w:w="1225"/>
        <w:gridCol w:w="1205"/>
        <w:gridCol w:w="1225"/>
        <w:gridCol w:w="1170"/>
        <w:gridCol w:w="1291"/>
      </w:tblGrid>
      <w:tr w:rsidR="005B1D7A" w:rsidRPr="00B05055" w14:paraId="07344601" w14:textId="77777777" w:rsidTr="00F559DD">
        <w:trPr>
          <w:cantSplit/>
          <w:trHeight w:val="288"/>
          <w:tblHeader/>
          <w:jc w:val="center"/>
        </w:trPr>
        <w:tc>
          <w:tcPr>
            <w:tcW w:w="10518" w:type="dxa"/>
            <w:gridSpan w:val="9"/>
            <w:shd w:val="clear" w:color="auto" w:fill="BFBFBF"/>
            <w:noWrap/>
            <w:vAlign w:val="center"/>
          </w:tcPr>
          <w:p w14:paraId="66A806F7" w14:textId="77777777" w:rsidR="005B1D7A" w:rsidRPr="00B05055" w:rsidRDefault="005B1D7A" w:rsidP="00F559DD">
            <w:pPr>
              <w:keepNext/>
              <w:jc w:val="center"/>
              <w:rPr>
                <w:b/>
                <w:bCs/>
                <w:sz w:val="16"/>
                <w:szCs w:val="16"/>
              </w:rPr>
            </w:pPr>
            <w:r w:rsidRPr="00B05055">
              <w:rPr>
                <w:b/>
                <w:bCs/>
                <w:sz w:val="16"/>
                <w:szCs w:val="16"/>
              </w:rPr>
              <w:t>Table 703.B.2</w:t>
            </w:r>
          </w:p>
          <w:p w14:paraId="572024E5" w14:textId="77777777" w:rsidR="005B1D7A" w:rsidRPr="00B05055" w:rsidRDefault="005B1D7A" w:rsidP="00F559DD">
            <w:pPr>
              <w:keepNext/>
              <w:jc w:val="center"/>
              <w:rPr>
                <w:b/>
                <w:bCs/>
                <w:sz w:val="16"/>
                <w:szCs w:val="16"/>
              </w:rPr>
            </w:pPr>
            <w:r w:rsidRPr="00B05055">
              <w:rPr>
                <w:b/>
                <w:bCs/>
                <w:sz w:val="16"/>
                <w:szCs w:val="16"/>
              </w:rPr>
              <w:t>Floating Equipment―Barges (Non-Motorized)</w:t>
            </w:r>
          </w:p>
        </w:tc>
      </w:tr>
      <w:tr w:rsidR="005B1D7A" w:rsidRPr="00B05055" w14:paraId="616C6C89" w14:textId="77777777" w:rsidTr="00F559DD">
        <w:trPr>
          <w:cantSplit/>
          <w:trHeight w:val="288"/>
          <w:tblHeader/>
          <w:jc w:val="center"/>
        </w:trPr>
        <w:tc>
          <w:tcPr>
            <w:tcW w:w="1250" w:type="dxa"/>
            <w:shd w:val="clear" w:color="auto" w:fill="BFBFBF"/>
            <w:noWrap/>
            <w:vAlign w:val="center"/>
          </w:tcPr>
          <w:p w14:paraId="7B6E3B8C" w14:textId="77777777" w:rsidR="005B1D7A" w:rsidRPr="00B05055" w:rsidRDefault="005B1D7A" w:rsidP="00F559DD">
            <w:pPr>
              <w:jc w:val="center"/>
              <w:rPr>
                <w:b/>
                <w:bCs/>
                <w:sz w:val="16"/>
                <w:szCs w:val="16"/>
              </w:rPr>
            </w:pPr>
            <w:r w:rsidRPr="00B05055">
              <w:rPr>
                <w:b/>
                <w:bCs/>
                <w:sz w:val="16"/>
                <w:szCs w:val="16"/>
              </w:rPr>
              <w:t>Barge Type/Size</w:t>
            </w:r>
          </w:p>
        </w:tc>
        <w:tc>
          <w:tcPr>
            <w:tcW w:w="720" w:type="dxa"/>
            <w:shd w:val="clear" w:color="auto" w:fill="BFBFBF"/>
            <w:noWrap/>
            <w:vAlign w:val="center"/>
          </w:tcPr>
          <w:p w14:paraId="4EEF69FC" w14:textId="77777777" w:rsidR="005B1D7A" w:rsidRPr="00B05055" w:rsidRDefault="005B1D7A" w:rsidP="00F559DD">
            <w:pPr>
              <w:jc w:val="center"/>
              <w:rPr>
                <w:b/>
                <w:bCs/>
                <w:sz w:val="16"/>
                <w:szCs w:val="16"/>
              </w:rPr>
            </w:pPr>
            <w:r w:rsidRPr="00B05055">
              <w:rPr>
                <w:b/>
                <w:bCs/>
                <w:sz w:val="16"/>
                <w:szCs w:val="16"/>
              </w:rPr>
              <w:t>Day Rate</w:t>
            </w:r>
          </w:p>
        </w:tc>
        <w:tc>
          <w:tcPr>
            <w:tcW w:w="1216" w:type="dxa"/>
            <w:shd w:val="clear" w:color="auto" w:fill="BFBFBF"/>
            <w:noWrap/>
            <w:vAlign w:val="center"/>
          </w:tcPr>
          <w:p w14:paraId="51C1D9C3" w14:textId="77777777" w:rsidR="005B1D7A" w:rsidRPr="00B05055" w:rsidRDefault="005B1D7A" w:rsidP="00F559DD">
            <w:pPr>
              <w:jc w:val="center"/>
              <w:rPr>
                <w:b/>
                <w:bCs/>
                <w:sz w:val="16"/>
                <w:szCs w:val="16"/>
              </w:rPr>
            </w:pPr>
            <w:r w:rsidRPr="00B05055">
              <w:rPr>
                <w:b/>
                <w:bCs/>
                <w:sz w:val="16"/>
                <w:szCs w:val="16"/>
              </w:rPr>
              <w:t>Base Cost</w:t>
            </w:r>
          </w:p>
        </w:tc>
        <w:tc>
          <w:tcPr>
            <w:tcW w:w="1216" w:type="dxa"/>
            <w:shd w:val="clear" w:color="auto" w:fill="BFBFBF"/>
            <w:noWrap/>
            <w:vAlign w:val="center"/>
          </w:tcPr>
          <w:p w14:paraId="14CBF94A" w14:textId="77777777" w:rsidR="005B1D7A" w:rsidRPr="00B05055" w:rsidRDefault="005B1D7A" w:rsidP="00F559DD">
            <w:pPr>
              <w:jc w:val="center"/>
              <w:rPr>
                <w:b/>
                <w:bCs/>
                <w:sz w:val="16"/>
                <w:szCs w:val="16"/>
              </w:rPr>
            </w:pPr>
            <w:r w:rsidRPr="00B05055">
              <w:rPr>
                <w:b/>
                <w:bCs/>
                <w:sz w:val="16"/>
                <w:szCs w:val="16"/>
              </w:rPr>
              <w:t>2023-2020</w:t>
            </w:r>
          </w:p>
        </w:tc>
        <w:tc>
          <w:tcPr>
            <w:tcW w:w="1225" w:type="dxa"/>
            <w:shd w:val="clear" w:color="auto" w:fill="BFBFBF"/>
            <w:noWrap/>
            <w:vAlign w:val="center"/>
          </w:tcPr>
          <w:p w14:paraId="7027517D" w14:textId="77777777" w:rsidR="005B1D7A" w:rsidRPr="00B05055" w:rsidRDefault="005B1D7A" w:rsidP="00F559DD">
            <w:pPr>
              <w:jc w:val="center"/>
              <w:rPr>
                <w:b/>
                <w:bCs/>
                <w:sz w:val="16"/>
                <w:szCs w:val="16"/>
              </w:rPr>
            </w:pPr>
            <w:r w:rsidRPr="00B05055">
              <w:rPr>
                <w:b/>
                <w:bCs/>
                <w:sz w:val="16"/>
                <w:szCs w:val="16"/>
              </w:rPr>
              <w:t>2019-2016</w:t>
            </w:r>
          </w:p>
        </w:tc>
        <w:tc>
          <w:tcPr>
            <w:tcW w:w="1205" w:type="dxa"/>
            <w:shd w:val="clear" w:color="auto" w:fill="BFBFBF"/>
            <w:noWrap/>
            <w:vAlign w:val="center"/>
          </w:tcPr>
          <w:p w14:paraId="2F6E1ECC" w14:textId="77777777" w:rsidR="005B1D7A" w:rsidRPr="00B05055" w:rsidRDefault="005B1D7A" w:rsidP="00F559DD">
            <w:pPr>
              <w:jc w:val="center"/>
              <w:rPr>
                <w:b/>
                <w:bCs/>
                <w:sz w:val="16"/>
                <w:szCs w:val="16"/>
              </w:rPr>
            </w:pPr>
            <w:r w:rsidRPr="00B05055">
              <w:rPr>
                <w:b/>
                <w:bCs/>
                <w:sz w:val="16"/>
                <w:szCs w:val="16"/>
              </w:rPr>
              <w:t>2015-2012</w:t>
            </w:r>
          </w:p>
        </w:tc>
        <w:tc>
          <w:tcPr>
            <w:tcW w:w="1225" w:type="dxa"/>
            <w:shd w:val="clear" w:color="auto" w:fill="BFBFBF"/>
            <w:noWrap/>
            <w:vAlign w:val="center"/>
          </w:tcPr>
          <w:p w14:paraId="2EA051A6" w14:textId="77777777" w:rsidR="005B1D7A" w:rsidRPr="00B05055" w:rsidRDefault="005B1D7A" w:rsidP="00F559DD">
            <w:pPr>
              <w:jc w:val="center"/>
              <w:rPr>
                <w:b/>
                <w:bCs/>
                <w:sz w:val="16"/>
                <w:szCs w:val="16"/>
              </w:rPr>
            </w:pPr>
            <w:r w:rsidRPr="00B05055">
              <w:rPr>
                <w:b/>
                <w:bCs/>
                <w:sz w:val="16"/>
                <w:szCs w:val="16"/>
              </w:rPr>
              <w:t>2011-2008</w:t>
            </w:r>
          </w:p>
        </w:tc>
        <w:tc>
          <w:tcPr>
            <w:tcW w:w="1170" w:type="dxa"/>
            <w:shd w:val="clear" w:color="auto" w:fill="BFBFBF"/>
            <w:noWrap/>
            <w:vAlign w:val="center"/>
          </w:tcPr>
          <w:p w14:paraId="57692977" w14:textId="77777777" w:rsidR="005B1D7A" w:rsidRPr="00B05055" w:rsidRDefault="005B1D7A" w:rsidP="00F559DD">
            <w:pPr>
              <w:jc w:val="center"/>
              <w:rPr>
                <w:b/>
                <w:bCs/>
                <w:sz w:val="16"/>
                <w:szCs w:val="16"/>
              </w:rPr>
            </w:pPr>
            <w:r w:rsidRPr="00B05055">
              <w:rPr>
                <w:b/>
                <w:bCs/>
                <w:sz w:val="16"/>
                <w:szCs w:val="16"/>
              </w:rPr>
              <w:t>2007-2004</w:t>
            </w:r>
          </w:p>
        </w:tc>
        <w:tc>
          <w:tcPr>
            <w:tcW w:w="1291" w:type="dxa"/>
            <w:shd w:val="clear" w:color="auto" w:fill="BFBFBF"/>
            <w:noWrap/>
            <w:vAlign w:val="center"/>
          </w:tcPr>
          <w:p w14:paraId="7868A41A" w14:textId="77777777" w:rsidR="005B1D7A" w:rsidRPr="00B05055" w:rsidRDefault="005B1D7A" w:rsidP="00F559DD">
            <w:pPr>
              <w:jc w:val="center"/>
              <w:rPr>
                <w:b/>
                <w:bCs/>
                <w:sz w:val="16"/>
                <w:szCs w:val="16"/>
              </w:rPr>
            </w:pPr>
            <w:r w:rsidRPr="00B05055">
              <w:rPr>
                <w:b/>
                <w:bCs/>
                <w:sz w:val="16"/>
                <w:szCs w:val="16"/>
              </w:rPr>
              <w:t>2003 and Earlier</w:t>
            </w:r>
          </w:p>
        </w:tc>
      </w:tr>
      <w:tr w:rsidR="005B1D7A" w:rsidRPr="00B05055" w14:paraId="771C3F33" w14:textId="77777777" w:rsidTr="00F559DD">
        <w:trPr>
          <w:cantSplit/>
          <w:trHeight w:val="288"/>
          <w:tblHeader/>
          <w:jc w:val="center"/>
        </w:trPr>
        <w:tc>
          <w:tcPr>
            <w:tcW w:w="3186" w:type="dxa"/>
            <w:gridSpan w:val="3"/>
            <w:shd w:val="clear" w:color="auto" w:fill="BFBFBF"/>
            <w:noWrap/>
            <w:vAlign w:val="bottom"/>
            <w:hideMark/>
          </w:tcPr>
          <w:p w14:paraId="178C9D9D" w14:textId="77777777" w:rsidR="005B1D7A" w:rsidRPr="00B05055" w:rsidRDefault="005B1D7A" w:rsidP="00F559DD">
            <w:pPr>
              <w:jc w:val="center"/>
              <w:rPr>
                <w:b/>
                <w:bCs/>
                <w:sz w:val="16"/>
                <w:szCs w:val="16"/>
              </w:rPr>
            </w:pPr>
            <w:r w:rsidRPr="00B05055">
              <w:rPr>
                <w:b/>
                <w:bCs/>
                <w:sz w:val="16"/>
                <w:szCs w:val="16"/>
              </w:rPr>
              <w:t>Physical Depreciation</w:t>
            </w:r>
          </w:p>
        </w:tc>
        <w:tc>
          <w:tcPr>
            <w:tcW w:w="1216" w:type="dxa"/>
            <w:shd w:val="clear" w:color="auto" w:fill="BFBFBF"/>
            <w:noWrap/>
            <w:vAlign w:val="center"/>
            <w:hideMark/>
          </w:tcPr>
          <w:p w14:paraId="08873B59" w14:textId="77777777" w:rsidR="005B1D7A" w:rsidRPr="00B05055" w:rsidRDefault="005B1D7A" w:rsidP="00F559DD">
            <w:pPr>
              <w:jc w:val="center"/>
              <w:rPr>
                <w:b/>
                <w:bCs/>
                <w:sz w:val="16"/>
                <w:szCs w:val="16"/>
              </w:rPr>
            </w:pPr>
            <w:r w:rsidRPr="00B05055">
              <w:rPr>
                <w:b/>
                <w:bCs/>
                <w:sz w:val="16"/>
                <w:szCs w:val="16"/>
              </w:rPr>
              <w:t>0.915</w:t>
            </w:r>
          </w:p>
        </w:tc>
        <w:tc>
          <w:tcPr>
            <w:tcW w:w="1225" w:type="dxa"/>
            <w:shd w:val="clear" w:color="auto" w:fill="BFBFBF"/>
            <w:noWrap/>
            <w:vAlign w:val="center"/>
            <w:hideMark/>
          </w:tcPr>
          <w:p w14:paraId="46FC785C" w14:textId="77777777" w:rsidR="005B1D7A" w:rsidRPr="00B05055" w:rsidRDefault="005B1D7A" w:rsidP="00F559DD">
            <w:pPr>
              <w:jc w:val="center"/>
              <w:rPr>
                <w:b/>
                <w:bCs/>
                <w:sz w:val="16"/>
                <w:szCs w:val="16"/>
              </w:rPr>
            </w:pPr>
            <w:r w:rsidRPr="00B05055">
              <w:rPr>
                <w:b/>
                <w:bCs/>
                <w:sz w:val="16"/>
                <w:szCs w:val="16"/>
              </w:rPr>
              <w:t>0.76</w:t>
            </w:r>
          </w:p>
        </w:tc>
        <w:tc>
          <w:tcPr>
            <w:tcW w:w="1205" w:type="dxa"/>
            <w:shd w:val="clear" w:color="auto" w:fill="BFBFBF"/>
            <w:noWrap/>
            <w:vAlign w:val="center"/>
            <w:hideMark/>
          </w:tcPr>
          <w:p w14:paraId="5EA22FA5" w14:textId="77777777" w:rsidR="005B1D7A" w:rsidRPr="00B05055" w:rsidRDefault="005B1D7A" w:rsidP="00F559DD">
            <w:pPr>
              <w:jc w:val="center"/>
              <w:rPr>
                <w:b/>
                <w:bCs/>
                <w:sz w:val="16"/>
                <w:szCs w:val="16"/>
              </w:rPr>
            </w:pPr>
            <w:r w:rsidRPr="00B05055">
              <w:rPr>
                <w:b/>
                <w:bCs/>
                <w:sz w:val="16"/>
                <w:szCs w:val="16"/>
              </w:rPr>
              <w:t>0.575</w:t>
            </w:r>
          </w:p>
        </w:tc>
        <w:tc>
          <w:tcPr>
            <w:tcW w:w="1225" w:type="dxa"/>
            <w:shd w:val="clear" w:color="auto" w:fill="BFBFBF"/>
            <w:noWrap/>
            <w:vAlign w:val="center"/>
            <w:hideMark/>
          </w:tcPr>
          <w:p w14:paraId="0F0ABF0F" w14:textId="77777777" w:rsidR="005B1D7A" w:rsidRPr="00B05055" w:rsidRDefault="005B1D7A" w:rsidP="00F559DD">
            <w:pPr>
              <w:jc w:val="center"/>
              <w:rPr>
                <w:b/>
                <w:bCs/>
                <w:sz w:val="16"/>
                <w:szCs w:val="16"/>
              </w:rPr>
            </w:pPr>
            <w:r w:rsidRPr="00B05055">
              <w:rPr>
                <w:b/>
                <w:bCs/>
                <w:sz w:val="16"/>
                <w:szCs w:val="16"/>
              </w:rPr>
              <w:t>0.375</w:t>
            </w:r>
          </w:p>
        </w:tc>
        <w:tc>
          <w:tcPr>
            <w:tcW w:w="1170" w:type="dxa"/>
            <w:shd w:val="clear" w:color="auto" w:fill="BFBFBF"/>
            <w:noWrap/>
            <w:vAlign w:val="center"/>
            <w:hideMark/>
          </w:tcPr>
          <w:p w14:paraId="2A506E6E" w14:textId="77777777" w:rsidR="005B1D7A" w:rsidRPr="00B05055" w:rsidRDefault="005B1D7A" w:rsidP="00F559DD">
            <w:pPr>
              <w:jc w:val="center"/>
              <w:rPr>
                <w:b/>
                <w:bCs/>
                <w:sz w:val="16"/>
                <w:szCs w:val="16"/>
              </w:rPr>
            </w:pPr>
            <w:r w:rsidRPr="00B05055">
              <w:rPr>
                <w:b/>
                <w:bCs/>
                <w:sz w:val="16"/>
                <w:szCs w:val="16"/>
              </w:rPr>
              <w:t>0.23</w:t>
            </w:r>
          </w:p>
        </w:tc>
        <w:tc>
          <w:tcPr>
            <w:tcW w:w="1291" w:type="dxa"/>
            <w:shd w:val="clear" w:color="auto" w:fill="BFBFBF"/>
            <w:noWrap/>
            <w:vAlign w:val="center"/>
            <w:hideMark/>
          </w:tcPr>
          <w:p w14:paraId="6AA92C7A" w14:textId="77777777" w:rsidR="005B1D7A" w:rsidRPr="00B05055" w:rsidRDefault="005B1D7A" w:rsidP="00F559DD">
            <w:pPr>
              <w:jc w:val="center"/>
              <w:rPr>
                <w:b/>
                <w:bCs/>
                <w:sz w:val="16"/>
                <w:szCs w:val="16"/>
              </w:rPr>
            </w:pPr>
            <w:r w:rsidRPr="00B05055">
              <w:rPr>
                <w:b/>
                <w:bCs/>
                <w:sz w:val="16"/>
                <w:szCs w:val="16"/>
              </w:rPr>
              <w:t>0.2</w:t>
            </w:r>
          </w:p>
        </w:tc>
      </w:tr>
      <w:tr w:rsidR="005B1D7A" w:rsidRPr="00B05055" w14:paraId="620FE9EC" w14:textId="77777777" w:rsidTr="00F559DD">
        <w:trPr>
          <w:cantSplit/>
          <w:trHeight w:val="288"/>
          <w:jc w:val="center"/>
        </w:trPr>
        <w:tc>
          <w:tcPr>
            <w:tcW w:w="10518" w:type="dxa"/>
            <w:gridSpan w:val="9"/>
            <w:noWrap/>
            <w:vAlign w:val="center"/>
            <w:hideMark/>
          </w:tcPr>
          <w:p w14:paraId="11B18389" w14:textId="77777777" w:rsidR="005B1D7A" w:rsidRPr="00B05055" w:rsidRDefault="005B1D7A" w:rsidP="00F559DD">
            <w:pPr>
              <w:jc w:val="center"/>
              <w:rPr>
                <w:sz w:val="16"/>
                <w:szCs w:val="16"/>
              </w:rPr>
            </w:pPr>
            <w:r w:rsidRPr="00B05055">
              <w:rPr>
                <w:sz w:val="16"/>
                <w:szCs w:val="16"/>
              </w:rPr>
              <w:t>Deck</w:t>
            </w:r>
          </w:p>
        </w:tc>
      </w:tr>
      <w:tr w:rsidR="005B1D7A" w:rsidRPr="00B05055" w14:paraId="1228DE6B" w14:textId="77777777" w:rsidTr="00F559DD">
        <w:trPr>
          <w:cantSplit/>
          <w:trHeight w:val="216"/>
          <w:jc w:val="center"/>
        </w:trPr>
        <w:tc>
          <w:tcPr>
            <w:tcW w:w="1250" w:type="dxa"/>
            <w:noWrap/>
            <w:vAlign w:val="center"/>
            <w:hideMark/>
          </w:tcPr>
          <w:p w14:paraId="178DE3B2" w14:textId="77777777" w:rsidR="005B1D7A" w:rsidRPr="00B05055" w:rsidRDefault="005B1D7A" w:rsidP="00F559DD">
            <w:pPr>
              <w:jc w:val="center"/>
              <w:rPr>
                <w:sz w:val="16"/>
                <w:szCs w:val="16"/>
              </w:rPr>
            </w:pPr>
            <w:r w:rsidRPr="00B05055">
              <w:rPr>
                <w:sz w:val="16"/>
                <w:szCs w:val="16"/>
              </w:rPr>
              <w:t>120x30</w:t>
            </w:r>
          </w:p>
        </w:tc>
        <w:tc>
          <w:tcPr>
            <w:tcW w:w="720" w:type="dxa"/>
            <w:noWrap/>
            <w:vAlign w:val="center"/>
          </w:tcPr>
          <w:p w14:paraId="3964D8CA" w14:textId="77777777" w:rsidR="005B1D7A" w:rsidRPr="00B05055" w:rsidRDefault="005B1D7A" w:rsidP="00F559DD">
            <w:pPr>
              <w:rPr>
                <w:sz w:val="16"/>
                <w:szCs w:val="16"/>
              </w:rPr>
            </w:pPr>
            <w:r w:rsidRPr="00B05055">
              <w:rPr>
                <w:sz w:val="16"/>
                <w:szCs w:val="16"/>
              </w:rPr>
              <w:t>200</w:t>
            </w:r>
          </w:p>
        </w:tc>
        <w:tc>
          <w:tcPr>
            <w:tcW w:w="1216" w:type="dxa"/>
            <w:noWrap/>
            <w:vAlign w:val="center"/>
            <w:hideMark/>
          </w:tcPr>
          <w:p w14:paraId="6CDD8EE7" w14:textId="77777777" w:rsidR="005B1D7A" w:rsidRPr="00B05055" w:rsidRDefault="005B1D7A" w:rsidP="00F559DD">
            <w:pPr>
              <w:jc w:val="center"/>
              <w:rPr>
                <w:sz w:val="16"/>
                <w:szCs w:val="16"/>
              </w:rPr>
            </w:pPr>
            <w:r w:rsidRPr="00B05055">
              <w:rPr>
                <w:sz w:val="16"/>
                <w:szCs w:val="16"/>
              </w:rPr>
              <w:t>$240,000</w:t>
            </w:r>
          </w:p>
        </w:tc>
        <w:tc>
          <w:tcPr>
            <w:tcW w:w="1216" w:type="dxa"/>
            <w:noWrap/>
            <w:vAlign w:val="center"/>
            <w:hideMark/>
          </w:tcPr>
          <w:p w14:paraId="0AC025BD" w14:textId="77777777" w:rsidR="005B1D7A" w:rsidRPr="00B05055" w:rsidRDefault="005B1D7A" w:rsidP="00F559DD">
            <w:pPr>
              <w:jc w:val="center"/>
              <w:rPr>
                <w:sz w:val="16"/>
                <w:szCs w:val="16"/>
              </w:rPr>
            </w:pPr>
            <w:r w:rsidRPr="00B05055">
              <w:rPr>
                <w:sz w:val="16"/>
                <w:szCs w:val="16"/>
              </w:rPr>
              <w:t>$219,600</w:t>
            </w:r>
          </w:p>
        </w:tc>
        <w:tc>
          <w:tcPr>
            <w:tcW w:w="1225" w:type="dxa"/>
            <w:noWrap/>
            <w:vAlign w:val="center"/>
            <w:hideMark/>
          </w:tcPr>
          <w:p w14:paraId="087473D8" w14:textId="77777777" w:rsidR="005B1D7A" w:rsidRPr="00B05055" w:rsidRDefault="005B1D7A" w:rsidP="00F559DD">
            <w:pPr>
              <w:jc w:val="center"/>
              <w:rPr>
                <w:sz w:val="16"/>
                <w:szCs w:val="16"/>
              </w:rPr>
            </w:pPr>
            <w:r w:rsidRPr="00B05055">
              <w:rPr>
                <w:sz w:val="16"/>
                <w:szCs w:val="16"/>
              </w:rPr>
              <w:t>$182,400</w:t>
            </w:r>
          </w:p>
        </w:tc>
        <w:tc>
          <w:tcPr>
            <w:tcW w:w="1205" w:type="dxa"/>
            <w:noWrap/>
            <w:vAlign w:val="center"/>
            <w:hideMark/>
          </w:tcPr>
          <w:p w14:paraId="768CD113" w14:textId="77777777" w:rsidR="005B1D7A" w:rsidRPr="00B05055" w:rsidRDefault="005B1D7A" w:rsidP="00F559DD">
            <w:pPr>
              <w:jc w:val="center"/>
              <w:rPr>
                <w:sz w:val="16"/>
                <w:szCs w:val="16"/>
              </w:rPr>
            </w:pPr>
            <w:r w:rsidRPr="00B05055">
              <w:rPr>
                <w:sz w:val="16"/>
                <w:szCs w:val="16"/>
              </w:rPr>
              <w:t>$138,000</w:t>
            </w:r>
          </w:p>
        </w:tc>
        <w:tc>
          <w:tcPr>
            <w:tcW w:w="1225" w:type="dxa"/>
            <w:noWrap/>
            <w:vAlign w:val="center"/>
            <w:hideMark/>
          </w:tcPr>
          <w:p w14:paraId="133DBB2B" w14:textId="77777777" w:rsidR="005B1D7A" w:rsidRPr="00B05055" w:rsidRDefault="005B1D7A" w:rsidP="00F559DD">
            <w:pPr>
              <w:jc w:val="center"/>
              <w:rPr>
                <w:sz w:val="16"/>
                <w:szCs w:val="16"/>
              </w:rPr>
            </w:pPr>
            <w:r w:rsidRPr="00B05055">
              <w:rPr>
                <w:sz w:val="16"/>
                <w:szCs w:val="16"/>
              </w:rPr>
              <w:t>$90,000</w:t>
            </w:r>
          </w:p>
        </w:tc>
        <w:tc>
          <w:tcPr>
            <w:tcW w:w="1170" w:type="dxa"/>
            <w:noWrap/>
            <w:vAlign w:val="center"/>
            <w:hideMark/>
          </w:tcPr>
          <w:p w14:paraId="42421E70" w14:textId="77777777" w:rsidR="005B1D7A" w:rsidRPr="00B05055" w:rsidRDefault="005B1D7A" w:rsidP="00F559DD">
            <w:pPr>
              <w:jc w:val="center"/>
              <w:rPr>
                <w:sz w:val="16"/>
                <w:szCs w:val="16"/>
              </w:rPr>
            </w:pPr>
            <w:r w:rsidRPr="00B05055">
              <w:rPr>
                <w:sz w:val="16"/>
                <w:szCs w:val="16"/>
              </w:rPr>
              <w:t>$55,200</w:t>
            </w:r>
          </w:p>
        </w:tc>
        <w:tc>
          <w:tcPr>
            <w:tcW w:w="1291" w:type="dxa"/>
            <w:noWrap/>
            <w:vAlign w:val="center"/>
            <w:hideMark/>
          </w:tcPr>
          <w:p w14:paraId="7D9682E7" w14:textId="77777777" w:rsidR="005B1D7A" w:rsidRPr="00B05055" w:rsidRDefault="005B1D7A" w:rsidP="00F559DD">
            <w:pPr>
              <w:jc w:val="center"/>
              <w:rPr>
                <w:sz w:val="16"/>
                <w:szCs w:val="16"/>
              </w:rPr>
            </w:pPr>
            <w:r w:rsidRPr="00B05055">
              <w:rPr>
                <w:sz w:val="16"/>
                <w:szCs w:val="16"/>
              </w:rPr>
              <w:t>$48,000</w:t>
            </w:r>
          </w:p>
        </w:tc>
      </w:tr>
      <w:tr w:rsidR="005B1D7A" w:rsidRPr="00B05055" w14:paraId="10A65D9F" w14:textId="77777777" w:rsidTr="00F559DD">
        <w:trPr>
          <w:cantSplit/>
          <w:trHeight w:val="216"/>
          <w:jc w:val="center"/>
        </w:trPr>
        <w:tc>
          <w:tcPr>
            <w:tcW w:w="1250" w:type="dxa"/>
            <w:noWrap/>
            <w:vAlign w:val="center"/>
            <w:hideMark/>
          </w:tcPr>
          <w:p w14:paraId="44E96425" w14:textId="77777777" w:rsidR="005B1D7A" w:rsidRPr="00B05055" w:rsidRDefault="005B1D7A" w:rsidP="00F559DD">
            <w:pPr>
              <w:jc w:val="center"/>
              <w:rPr>
                <w:sz w:val="16"/>
                <w:szCs w:val="16"/>
              </w:rPr>
            </w:pPr>
            <w:r w:rsidRPr="00B05055">
              <w:rPr>
                <w:sz w:val="16"/>
                <w:szCs w:val="16"/>
              </w:rPr>
              <w:t>140X40</w:t>
            </w:r>
          </w:p>
        </w:tc>
        <w:tc>
          <w:tcPr>
            <w:tcW w:w="720" w:type="dxa"/>
            <w:noWrap/>
            <w:vAlign w:val="center"/>
          </w:tcPr>
          <w:p w14:paraId="48B3BEE6" w14:textId="77777777" w:rsidR="005B1D7A" w:rsidRPr="00B05055" w:rsidRDefault="005B1D7A" w:rsidP="00F559DD">
            <w:pPr>
              <w:rPr>
                <w:sz w:val="16"/>
                <w:szCs w:val="16"/>
              </w:rPr>
            </w:pPr>
            <w:r w:rsidRPr="00B05055">
              <w:rPr>
                <w:sz w:val="16"/>
                <w:szCs w:val="16"/>
              </w:rPr>
              <w:t>350</w:t>
            </w:r>
          </w:p>
        </w:tc>
        <w:tc>
          <w:tcPr>
            <w:tcW w:w="1216" w:type="dxa"/>
            <w:noWrap/>
            <w:vAlign w:val="center"/>
            <w:hideMark/>
          </w:tcPr>
          <w:p w14:paraId="32AF6721" w14:textId="77777777" w:rsidR="005B1D7A" w:rsidRPr="00B05055" w:rsidRDefault="005B1D7A" w:rsidP="00F559DD">
            <w:pPr>
              <w:jc w:val="center"/>
              <w:rPr>
                <w:sz w:val="16"/>
                <w:szCs w:val="16"/>
              </w:rPr>
            </w:pPr>
            <w:r w:rsidRPr="00B05055">
              <w:rPr>
                <w:sz w:val="16"/>
                <w:szCs w:val="16"/>
              </w:rPr>
              <w:t>$450,000</w:t>
            </w:r>
          </w:p>
        </w:tc>
        <w:tc>
          <w:tcPr>
            <w:tcW w:w="1216" w:type="dxa"/>
            <w:noWrap/>
            <w:vAlign w:val="center"/>
            <w:hideMark/>
          </w:tcPr>
          <w:p w14:paraId="0E143435" w14:textId="77777777" w:rsidR="005B1D7A" w:rsidRPr="00B05055" w:rsidRDefault="005B1D7A" w:rsidP="00F559DD">
            <w:pPr>
              <w:jc w:val="center"/>
              <w:rPr>
                <w:sz w:val="16"/>
                <w:szCs w:val="16"/>
              </w:rPr>
            </w:pPr>
            <w:r w:rsidRPr="00B05055">
              <w:rPr>
                <w:sz w:val="16"/>
                <w:szCs w:val="16"/>
              </w:rPr>
              <w:t>$411,750</w:t>
            </w:r>
          </w:p>
        </w:tc>
        <w:tc>
          <w:tcPr>
            <w:tcW w:w="1225" w:type="dxa"/>
            <w:noWrap/>
            <w:vAlign w:val="center"/>
            <w:hideMark/>
          </w:tcPr>
          <w:p w14:paraId="38239937" w14:textId="77777777" w:rsidR="005B1D7A" w:rsidRPr="00B05055" w:rsidRDefault="005B1D7A" w:rsidP="00F559DD">
            <w:pPr>
              <w:jc w:val="center"/>
              <w:rPr>
                <w:sz w:val="16"/>
                <w:szCs w:val="16"/>
              </w:rPr>
            </w:pPr>
            <w:r w:rsidRPr="00B05055">
              <w:rPr>
                <w:sz w:val="16"/>
                <w:szCs w:val="16"/>
              </w:rPr>
              <w:t>$342,000</w:t>
            </w:r>
          </w:p>
        </w:tc>
        <w:tc>
          <w:tcPr>
            <w:tcW w:w="1205" w:type="dxa"/>
            <w:noWrap/>
            <w:vAlign w:val="center"/>
            <w:hideMark/>
          </w:tcPr>
          <w:p w14:paraId="48B9A327" w14:textId="77777777" w:rsidR="005B1D7A" w:rsidRPr="00B05055" w:rsidRDefault="005B1D7A" w:rsidP="00F559DD">
            <w:pPr>
              <w:jc w:val="center"/>
              <w:rPr>
                <w:sz w:val="16"/>
                <w:szCs w:val="16"/>
              </w:rPr>
            </w:pPr>
            <w:r w:rsidRPr="00B05055">
              <w:rPr>
                <w:sz w:val="16"/>
                <w:szCs w:val="16"/>
              </w:rPr>
              <w:t>$258,750</w:t>
            </w:r>
          </w:p>
        </w:tc>
        <w:tc>
          <w:tcPr>
            <w:tcW w:w="1225" w:type="dxa"/>
            <w:noWrap/>
            <w:vAlign w:val="center"/>
            <w:hideMark/>
          </w:tcPr>
          <w:p w14:paraId="14B4F6A6" w14:textId="77777777" w:rsidR="005B1D7A" w:rsidRPr="00B05055" w:rsidRDefault="005B1D7A" w:rsidP="00F559DD">
            <w:pPr>
              <w:jc w:val="center"/>
              <w:rPr>
                <w:sz w:val="16"/>
                <w:szCs w:val="16"/>
              </w:rPr>
            </w:pPr>
            <w:r w:rsidRPr="00B05055">
              <w:rPr>
                <w:sz w:val="16"/>
                <w:szCs w:val="16"/>
              </w:rPr>
              <w:t>$168,750</w:t>
            </w:r>
          </w:p>
        </w:tc>
        <w:tc>
          <w:tcPr>
            <w:tcW w:w="1170" w:type="dxa"/>
            <w:noWrap/>
            <w:vAlign w:val="center"/>
            <w:hideMark/>
          </w:tcPr>
          <w:p w14:paraId="7D66EBDC" w14:textId="77777777" w:rsidR="005B1D7A" w:rsidRPr="00B05055" w:rsidRDefault="005B1D7A" w:rsidP="00F559DD">
            <w:pPr>
              <w:jc w:val="center"/>
              <w:rPr>
                <w:sz w:val="16"/>
                <w:szCs w:val="16"/>
              </w:rPr>
            </w:pPr>
            <w:r w:rsidRPr="00B05055">
              <w:rPr>
                <w:sz w:val="16"/>
                <w:szCs w:val="16"/>
              </w:rPr>
              <w:t>$103,500</w:t>
            </w:r>
          </w:p>
        </w:tc>
        <w:tc>
          <w:tcPr>
            <w:tcW w:w="1291" w:type="dxa"/>
            <w:noWrap/>
            <w:vAlign w:val="center"/>
            <w:hideMark/>
          </w:tcPr>
          <w:p w14:paraId="7073418B" w14:textId="77777777" w:rsidR="005B1D7A" w:rsidRPr="00B05055" w:rsidRDefault="005B1D7A" w:rsidP="00F559DD">
            <w:pPr>
              <w:jc w:val="center"/>
              <w:rPr>
                <w:sz w:val="16"/>
                <w:szCs w:val="16"/>
              </w:rPr>
            </w:pPr>
            <w:r w:rsidRPr="00B05055">
              <w:rPr>
                <w:sz w:val="16"/>
                <w:szCs w:val="16"/>
              </w:rPr>
              <w:t>$90,000</w:t>
            </w:r>
          </w:p>
        </w:tc>
      </w:tr>
      <w:tr w:rsidR="005B1D7A" w:rsidRPr="00B05055" w14:paraId="46D5D53B" w14:textId="77777777" w:rsidTr="00F559DD">
        <w:trPr>
          <w:cantSplit/>
          <w:trHeight w:val="216"/>
          <w:jc w:val="center"/>
        </w:trPr>
        <w:tc>
          <w:tcPr>
            <w:tcW w:w="1250" w:type="dxa"/>
            <w:noWrap/>
            <w:vAlign w:val="center"/>
            <w:hideMark/>
          </w:tcPr>
          <w:p w14:paraId="5962546F" w14:textId="77777777" w:rsidR="005B1D7A" w:rsidRPr="00B05055" w:rsidRDefault="005B1D7A" w:rsidP="00F559DD">
            <w:pPr>
              <w:jc w:val="center"/>
              <w:rPr>
                <w:sz w:val="16"/>
                <w:szCs w:val="16"/>
              </w:rPr>
            </w:pPr>
            <w:r w:rsidRPr="00B05055">
              <w:rPr>
                <w:sz w:val="16"/>
                <w:szCs w:val="16"/>
              </w:rPr>
              <w:t>180X54</w:t>
            </w:r>
          </w:p>
        </w:tc>
        <w:tc>
          <w:tcPr>
            <w:tcW w:w="720" w:type="dxa"/>
            <w:noWrap/>
            <w:vAlign w:val="center"/>
          </w:tcPr>
          <w:p w14:paraId="2C4DFE97" w14:textId="77777777" w:rsidR="005B1D7A" w:rsidRPr="00B05055" w:rsidRDefault="005B1D7A" w:rsidP="00F559DD">
            <w:pPr>
              <w:rPr>
                <w:sz w:val="16"/>
                <w:szCs w:val="16"/>
              </w:rPr>
            </w:pPr>
            <w:r w:rsidRPr="00B05055">
              <w:rPr>
                <w:sz w:val="16"/>
                <w:szCs w:val="16"/>
              </w:rPr>
              <w:t>450</w:t>
            </w:r>
          </w:p>
        </w:tc>
        <w:tc>
          <w:tcPr>
            <w:tcW w:w="1216" w:type="dxa"/>
            <w:noWrap/>
            <w:vAlign w:val="center"/>
            <w:hideMark/>
          </w:tcPr>
          <w:p w14:paraId="472CBFA5" w14:textId="77777777" w:rsidR="005B1D7A" w:rsidRPr="00B05055" w:rsidRDefault="005B1D7A" w:rsidP="00F559DD">
            <w:pPr>
              <w:jc w:val="center"/>
              <w:rPr>
                <w:sz w:val="16"/>
                <w:szCs w:val="16"/>
              </w:rPr>
            </w:pPr>
            <w:r w:rsidRPr="00B05055">
              <w:rPr>
                <w:sz w:val="16"/>
                <w:szCs w:val="16"/>
              </w:rPr>
              <w:t>$900,000</w:t>
            </w:r>
          </w:p>
        </w:tc>
        <w:tc>
          <w:tcPr>
            <w:tcW w:w="1216" w:type="dxa"/>
            <w:noWrap/>
            <w:vAlign w:val="center"/>
            <w:hideMark/>
          </w:tcPr>
          <w:p w14:paraId="1AC10026" w14:textId="77777777" w:rsidR="005B1D7A" w:rsidRPr="00B05055" w:rsidRDefault="005B1D7A" w:rsidP="00F559DD">
            <w:pPr>
              <w:jc w:val="center"/>
              <w:rPr>
                <w:sz w:val="16"/>
                <w:szCs w:val="16"/>
              </w:rPr>
            </w:pPr>
            <w:r w:rsidRPr="00B05055">
              <w:rPr>
                <w:sz w:val="16"/>
                <w:szCs w:val="16"/>
              </w:rPr>
              <w:t>$823,500</w:t>
            </w:r>
          </w:p>
        </w:tc>
        <w:tc>
          <w:tcPr>
            <w:tcW w:w="1225" w:type="dxa"/>
            <w:noWrap/>
            <w:vAlign w:val="center"/>
            <w:hideMark/>
          </w:tcPr>
          <w:p w14:paraId="792F7829" w14:textId="77777777" w:rsidR="005B1D7A" w:rsidRPr="00B05055" w:rsidRDefault="005B1D7A" w:rsidP="00F559DD">
            <w:pPr>
              <w:jc w:val="center"/>
              <w:rPr>
                <w:sz w:val="16"/>
                <w:szCs w:val="16"/>
              </w:rPr>
            </w:pPr>
            <w:r w:rsidRPr="00B05055">
              <w:rPr>
                <w:sz w:val="16"/>
                <w:szCs w:val="16"/>
              </w:rPr>
              <w:t>$684,000</w:t>
            </w:r>
          </w:p>
        </w:tc>
        <w:tc>
          <w:tcPr>
            <w:tcW w:w="1205" w:type="dxa"/>
            <w:noWrap/>
            <w:vAlign w:val="center"/>
            <w:hideMark/>
          </w:tcPr>
          <w:p w14:paraId="2D21AC3D" w14:textId="77777777" w:rsidR="005B1D7A" w:rsidRPr="00B05055" w:rsidRDefault="005B1D7A" w:rsidP="00F559DD">
            <w:pPr>
              <w:jc w:val="center"/>
              <w:rPr>
                <w:sz w:val="16"/>
                <w:szCs w:val="16"/>
              </w:rPr>
            </w:pPr>
            <w:r w:rsidRPr="00B05055">
              <w:rPr>
                <w:sz w:val="16"/>
                <w:szCs w:val="16"/>
              </w:rPr>
              <w:t>$517,500</w:t>
            </w:r>
          </w:p>
        </w:tc>
        <w:tc>
          <w:tcPr>
            <w:tcW w:w="1225" w:type="dxa"/>
            <w:noWrap/>
            <w:vAlign w:val="center"/>
            <w:hideMark/>
          </w:tcPr>
          <w:p w14:paraId="7FD97700" w14:textId="77777777" w:rsidR="005B1D7A" w:rsidRPr="00B05055" w:rsidRDefault="005B1D7A" w:rsidP="00F559DD">
            <w:pPr>
              <w:jc w:val="center"/>
              <w:rPr>
                <w:sz w:val="16"/>
                <w:szCs w:val="16"/>
              </w:rPr>
            </w:pPr>
            <w:r w:rsidRPr="00B05055">
              <w:rPr>
                <w:sz w:val="16"/>
                <w:szCs w:val="16"/>
              </w:rPr>
              <w:t>$337,500</w:t>
            </w:r>
          </w:p>
        </w:tc>
        <w:tc>
          <w:tcPr>
            <w:tcW w:w="1170" w:type="dxa"/>
            <w:noWrap/>
            <w:vAlign w:val="center"/>
            <w:hideMark/>
          </w:tcPr>
          <w:p w14:paraId="54B728D8" w14:textId="77777777" w:rsidR="005B1D7A" w:rsidRPr="00B05055" w:rsidRDefault="005B1D7A" w:rsidP="00F559DD">
            <w:pPr>
              <w:jc w:val="center"/>
              <w:rPr>
                <w:sz w:val="16"/>
                <w:szCs w:val="16"/>
              </w:rPr>
            </w:pPr>
            <w:r w:rsidRPr="00B05055">
              <w:rPr>
                <w:sz w:val="16"/>
                <w:szCs w:val="16"/>
              </w:rPr>
              <w:t>$207,000</w:t>
            </w:r>
          </w:p>
        </w:tc>
        <w:tc>
          <w:tcPr>
            <w:tcW w:w="1291" w:type="dxa"/>
            <w:noWrap/>
            <w:vAlign w:val="center"/>
            <w:hideMark/>
          </w:tcPr>
          <w:p w14:paraId="11A6CB66" w14:textId="77777777" w:rsidR="005B1D7A" w:rsidRPr="00B05055" w:rsidRDefault="005B1D7A" w:rsidP="00F559DD">
            <w:pPr>
              <w:jc w:val="center"/>
              <w:rPr>
                <w:sz w:val="16"/>
                <w:szCs w:val="16"/>
              </w:rPr>
            </w:pPr>
            <w:r w:rsidRPr="00B05055">
              <w:rPr>
                <w:sz w:val="16"/>
                <w:szCs w:val="16"/>
              </w:rPr>
              <w:t>$180,000</w:t>
            </w:r>
          </w:p>
        </w:tc>
      </w:tr>
      <w:tr w:rsidR="005B1D7A" w:rsidRPr="00B05055" w14:paraId="5021F89D" w14:textId="77777777" w:rsidTr="00F559DD">
        <w:trPr>
          <w:cantSplit/>
          <w:trHeight w:val="216"/>
          <w:jc w:val="center"/>
        </w:trPr>
        <w:tc>
          <w:tcPr>
            <w:tcW w:w="1250" w:type="dxa"/>
            <w:noWrap/>
            <w:vAlign w:val="center"/>
            <w:hideMark/>
          </w:tcPr>
          <w:p w14:paraId="146215B9" w14:textId="77777777" w:rsidR="005B1D7A" w:rsidRPr="00B05055" w:rsidRDefault="005B1D7A" w:rsidP="00F559DD">
            <w:pPr>
              <w:jc w:val="center"/>
              <w:rPr>
                <w:sz w:val="16"/>
                <w:szCs w:val="16"/>
              </w:rPr>
            </w:pPr>
            <w:r w:rsidRPr="00B05055">
              <w:rPr>
                <w:sz w:val="16"/>
                <w:szCs w:val="16"/>
              </w:rPr>
              <w:t>250X72 Non Class</w:t>
            </w:r>
          </w:p>
        </w:tc>
        <w:tc>
          <w:tcPr>
            <w:tcW w:w="720" w:type="dxa"/>
            <w:noWrap/>
            <w:vAlign w:val="center"/>
          </w:tcPr>
          <w:p w14:paraId="11E81328" w14:textId="77777777" w:rsidR="005B1D7A" w:rsidRPr="00B05055" w:rsidRDefault="005B1D7A" w:rsidP="00F559DD">
            <w:pPr>
              <w:rPr>
                <w:sz w:val="16"/>
                <w:szCs w:val="16"/>
              </w:rPr>
            </w:pPr>
            <w:r w:rsidRPr="00B05055">
              <w:rPr>
                <w:sz w:val="16"/>
                <w:szCs w:val="16"/>
              </w:rPr>
              <w:t>600</w:t>
            </w:r>
          </w:p>
        </w:tc>
        <w:tc>
          <w:tcPr>
            <w:tcW w:w="1216" w:type="dxa"/>
            <w:noWrap/>
            <w:vAlign w:val="center"/>
            <w:hideMark/>
          </w:tcPr>
          <w:p w14:paraId="0F339ACF" w14:textId="77777777" w:rsidR="005B1D7A" w:rsidRPr="00B05055" w:rsidRDefault="005B1D7A" w:rsidP="00F559DD">
            <w:pPr>
              <w:jc w:val="center"/>
              <w:rPr>
                <w:sz w:val="16"/>
                <w:szCs w:val="16"/>
              </w:rPr>
            </w:pPr>
            <w:r w:rsidRPr="00B05055">
              <w:rPr>
                <w:sz w:val="16"/>
                <w:szCs w:val="16"/>
              </w:rPr>
              <w:t>$1,500,000</w:t>
            </w:r>
          </w:p>
        </w:tc>
        <w:tc>
          <w:tcPr>
            <w:tcW w:w="1216" w:type="dxa"/>
            <w:noWrap/>
            <w:vAlign w:val="center"/>
            <w:hideMark/>
          </w:tcPr>
          <w:p w14:paraId="49C6B04B" w14:textId="77777777" w:rsidR="005B1D7A" w:rsidRPr="00B05055" w:rsidRDefault="005B1D7A" w:rsidP="00F559DD">
            <w:pPr>
              <w:jc w:val="center"/>
              <w:rPr>
                <w:sz w:val="16"/>
                <w:szCs w:val="16"/>
              </w:rPr>
            </w:pPr>
            <w:r w:rsidRPr="00B05055">
              <w:rPr>
                <w:sz w:val="16"/>
                <w:szCs w:val="16"/>
              </w:rPr>
              <w:t>$1,372,500</w:t>
            </w:r>
          </w:p>
        </w:tc>
        <w:tc>
          <w:tcPr>
            <w:tcW w:w="1225" w:type="dxa"/>
            <w:noWrap/>
            <w:vAlign w:val="center"/>
            <w:hideMark/>
          </w:tcPr>
          <w:p w14:paraId="666616D1" w14:textId="77777777" w:rsidR="005B1D7A" w:rsidRPr="00B05055" w:rsidRDefault="005B1D7A" w:rsidP="00F559DD">
            <w:pPr>
              <w:jc w:val="center"/>
              <w:rPr>
                <w:sz w:val="16"/>
                <w:szCs w:val="16"/>
              </w:rPr>
            </w:pPr>
            <w:r w:rsidRPr="00B05055">
              <w:rPr>
                <w:sz w:val="16"/>
                <w:szCs w:val="16"/>
              </w:rPr>
              <w:t>$1,140,000</w:t>
            </w:r>
          </w:p>
        </w:tc>
        <w:tc>
          <w:tcPr>
            <w:tcW w:w="1205" w:type="dxa"/>
            <w:noWrap/>
            <w:vAlign w:val="center"/>
            <w:hideMark/>
          </w:tcPr>
          <w:p w14:paraId="75864D81" w14:textId="77777777" w:rsidR="005B1D7A" w:rsidRPr="00B05055" w:rsidRDefault="005B1D7A" w:rsidP="00F559DD">
            <w:pPr>
              <w:jc w:val="center"/>
              <w:rPr>
                <w:sz w:val="16"/>
                <w:szCs w:val="16"/>
              </w:rPr>
            </w:pPr>
            <w:r w:rsidRPr="00B05055">
              <w:rPr>
                <w:sz w:val="16"/>
                <w:szCs w:val="16"/>
              </w:rPr>
              <w:t>$862,500</w:t>
            </w:r>
          </w:p>
        </w:tc>
        <w:tc>
          <w:tcPr>
            <w:tcW w:w="1225" w:type="dxa"/>
            <w:noWrap/>
            <w:vAlign w:val="center"/>
            <w:hideMark/>
          </w:tcPr>
          <w:p w14:paraId="3C583830" w14:textId="77777777" w:rsidR="005B1D7A" w:rsidRPr="00B05055" w:rsidRDefault="005B1D7A" w:rsidP="00F559DD">
            <w:pPr>
              <w:jc w:val="center"/>
              <w:rPr>
                <w:sz w:val="16"/>
                <w:szCs w:val="16"/>
              </w:rPr>
            </w:pPr>
            <w:r w:rsidRPr="00B05055">
              <w:rPr>
                <w:sz w:val="16"/>
                <w:szCs w:val="16"/>
              </w:rPr>
              <w:t>$562,500</w:t>
            </w:r>
          </w:p>
        </w:tc>
        <w:tc>
          <w:tcPr>
            <w:tcW w:w="1170" w:type="dxa"/>
            <w:noWrap/>
            <w:vAlign w:val="center"/>
            <w:hideMark/>
          </w:tcPr>
          <w:p w14:paraId="1F7059B0" w14:textId="77777777" w:rsidR="005B1D7A" w:rsidRPr="00B05055" w:rsidRDefault="005B1D7A" w:rsidP="00F559DD">
            <w:pPr>
              <w:jc w:val="center"/>
              <w:rPr>
                <w:sz w:val="16"/>
                <w:szCs w:val="16"/>
              </w:rPr>
            </w:pPr>
            <w:r w:rsidRPr="00B05055">
              <w:rPr>
                <w:sz w:val="16"/>
                <w:szCs w:val="16"/>
              </w:rPr>
              <w:t>$345,000</w:t>
            </w:r>
          </w:p>
        </w:tc>
        <w:tc>
          <w:tcPr>
            <w:tcW w:w="1291" w:type="dxa"/>
            <w:noWrap/>
            <w:vAlign w:val="center"/>
            <w:hideMark/>
          </w:tcPr>
          <w:p w14:paraId="342D7D05" w14:textId="77777777" w:rsidR="005B1D7A" w:rsidRPr="00B05055" w:rsidRDefault="005B1D7A" w:rsidP="00F559DD">
            <w:pPr>
              <w:jc w:val="center"/>
              <w:rPr>
                <w:sz w:val="16"/>
                <w:szCs w:val="16"/>
              </w:rPr>
            </w:pPr>
            <w:r w:rsidRPr="00B05055">
              <w:rPr>
                <w:sz w:val="16"/>
                <w:szCs w:val="16"/>
              </w:rPr>
              <w:t>$300,000</w:t>
            </w:r>
          </w:p>
        </w:tc>
      </w:tr>
      <w:tr w:rsidR="005B1D7A" w:rsidRPr="00B05055" w14:paraId="068816B4" w14:textId="77777777" w:rsidTr="00F559DD">
        <w:trPr>
          <w:cantSplit/>
          <w:trHeight w:val="216"/>
          <w:jc w:val="center"/>
        </w:trPr>
        <w:tc>
          <w:tcPr>
            <w:tcW w:w="1250" w:type="dxa"/>
            <w:noWrap/>
            <w:vAlign w:val="center"/>
            <w:hideMark/>
          </w:tcPr>
          <w:p w14:paraId="424B8A08" w14:textId="77777777" w:rsidR="005B1D7A" w:rsidRPr="00B05055" w:rsidRDefault="005B1D7A" w:rsidP="00F559DD">
            <w:pPr>
              <w:jc w:val="center"/>
              <w:rPr>
                <w:sz w:val="16"/>
                <w:szCs w:val="16"/>
              </w:rPr>
            </w:pPr>
            <w:r w:rsidRPr="00B05055">
              <w:rPr>
                <w:sz w:val="16"/>
                <w:szCs w:val="16"/>
              </w:rPr>
              <w:t>250X72 Class</w:t>
            </w:r>
          </w:p>
        </w:tc>
        <w:tc>
          <w:tcPr>
            <w:tcW w:w="720" w:type="dxa"/>
            <w:noWrap/>
            <w:vAlign w:val="center"/>
          </w:tcPr>
          <w:p w14:paraId="66FB3D6E" w14:textId="77777777" w:rsidR="005B1D7A" w:rsidRPr="00B05055" w:rsidRDefault="005B1D7A" w:rsidP="00F559DD">
            <w:pPr>
              <w:rPr>
                <w:sz w:val="16"/>
                <w:szCs w:val="16"/>
              </w:rPr>
            </w:pPr>
            <w:r w:rsidRPr="00B05055">
              <w:rPr>
                <w:sz w:val="16"/>
                <w:szCs w:val="16"/>
              </w:rPr>
              <w:t>800</w:t>
            </w:r>
          </w:p>
        </w:tc>
        <w:tc>
          <w:tcPr>
            <w:tcW w:w="1216" w:type="dxa"/>
            <w:noWrap/>
            <w:vAlign w:val="center"/>
            <w:hideMark/>
          </w:tcPr>
          <w:p w14:paraId="4F708DB6" w14:textId="77777777" w:rsidR="005B1D7A" w:rsidRPr="00B05055" w:rsidRDefault="005B1D7A" w:rsidP="00F559DD">
            <w:pPr>
              <w:jc w:val="center"/>
              <w:rPr>
                <w:sz w:val="16"/>
                <w:szCs w:val="16"/>
              </w:rPr>
            </w:pPr>
            <w:r w:rsidRPr="00B05055">
              <w:rPr>
                <w:sz w:val="16"/>
                <w:szCs w:val="16"/>
              </w:rPr>
              <w:t>$2,700,000</w:t>
            </w:r>
          </w:p>
        </w:tc>
        <w:tc>
          <w:tcPr>
            <w:tcW w:w="1216" w:type="dxa"/>
            <w:noWrap/>
            <w:vAlign w:val="center"/>
            <w:hideMark/>
          </w:tcPr>
          <w:p w14:paraId="2BF95669" w14:textId="77777777" w:rsidR="005B1D7A" w:rsidRPr="00B05055" w:rsidRDefault="005B1D7A" w:rsidP="00F559DD">
            <w:pPr>
              <w:jc w:val="center"/>
              <w:rPr>
                <w:sz w:val="16"/>
                <w:szCs w:val="16"/>
              </w:rPr>
            </w:pPr>
            <w:r w:rsidRPr="00B05055">
              <w:rPr>
                <w:sz w:val="16"/>
                <w:szCs w:val="16"/>
              </w:rPr>
              <w:t>$2,470,500</w:t>
            </w:r>
          </w:p>
        </w:tc>
        <w:tc>
          <w:tcPr>
            <w:tcW w:w="1225" w:type="dxa"/>
            <w:noWrap/>
            <w:vAlign w:val="center"/>
            <w:hideMark/>
          </w:tcPr>
          <w:p w14:paraId="1774C513" w14:textId="77777777" w:rsidR="005B1D7A" w:rsidRPr="00B05055" w:rsidRDefault="005B1D7A" w:rsidP="00F559DD">
            <w:pPr>
              <w:jc w:val="center"/>
              <w:rPr>
                <w:sz w:val="16"/>
                <w:szCs w:val="16"/>
              </w:rPr>
            </w:pPr>
            <w:r w:rsidRPr="00B05055">
              <w:rPr>
                <w:sz w:val="16"/>
                <w:szCs w:val="16"/>
              </w:rPr>
              <w:t>$2,052,000</w:t>
            </w:r>
          </w:p>
        </w:tc>
        <w:tc>
          <w:tcPr>
            <w:tcW w:w="1205" w:type="dxa"/>
            <w:noWrap/>
            <w:vAlign w:val="center"/>
            <w:hideMark/>
          </w:tcPr>
          <w:p w14:paraId="75B935F4" w14:textId="77777777" w:rsidR="005B1D7A" w:rsidRPr="00B05055" w:rsidRDefault="005B1D7A" w:rsidP="00F559DD">
            <w:pPr>
              <w:jc w:val="center"/>
              <w:rPr>
                <w:sz w:val="16"/>
                <w:szCs w:val="16"/>
              </w:rPr>
            </w:pPr>
            <w:r w:rsidRPr="00B05055">
              <w:rPr>
                <w:sz w:val="16"/>
                <w:szCs w:val="16"/>
              </w:rPr>
              <w:t>$1,552,500</w:t>
            </w:r>
          </w:p>
        </w:tc>
        <w:tc>
          <w:tcPr>
            <w:tcW w:w="1225" w:type="dxa"/>
            <w:noWrap/>
            <w:vAlign w:val="center"/>
            <w:hideMark/>
          </w:tcPr>
          <w:p w14:paraId="5D57B97D" w14:textId="77777777" w:rsidR="005B1D7A" w:rsidRPr="00B05055" w:rsidRDefault="005B1D7A" w:rsidP="00F559DD">
            <w:pPr>
              <w:jc w:val="center"/>
              <w:rPr>
                <w:sz w:val="16"/>
                <w:szCs w:val="16"/>
              </w:rPr>
            </w:pPr>
            <w:r w:rsidRPr="00B05055">
              <w:rPr>
                <w:sz w:val="16"/>
                <w:szCs w:val="16"/>
              </w:rPr>
              <w:t>$1,012,500</w:t>
            </w:r>
          </w:p>
        </w:tc>
        <w:tc>
          <w:tcPr>
            <w:tcW w:w="1170" w:type="dxa"/>
            <w:noWrap/>
            <w:vAlign w:val="center"/>
            <w:hideMark/>
          </w:tcPr>
          <w:p w14:paraId="0973E753" w14:textId="77777777" w:rsidR="005B1D7A" w:rsidRPr="00B05055" w:rsidRDefault="005B1D7A" w:rsidP="00F559DD">
            <w:pPr>
              <w:jc w:val="center"/>
              <w:rPr>
                <w:sz w:val="16"/>
                <w:szCs w:val="16"/>
              </w:rPr>
            </w:pPr>
            <w:r w:rsidRPr="00B05055">
              <w:rPr>
                <w:sz w:val="16"/>
                <w:szCs w:val="16"/>
              </w:rPr>
              <w:t>$621,000</w:t>
            </w:r>
          </w:p>
        </w:tc>
        <w:tc>
          <w:tcPr>
            <w:tcW w:w="1291" w:type="dxa"/>
            <w:noWrap/>
            <w:vAlign w:val="center"/>
            <w:hideMark/>
          </w:tcPr>
          <w:p w14:paraId="3E7E18BE" w14:textId="77777777" w:rsidR="005B1D7A" w:rsidRPr="00B05055" w:rsidRDefault="005B1D7A" w:rsidP="00F559DD">
            <w:pPr>
              <w:jc w:val="center"/>
              <w:rPr>
                <w:sz w:val="16"/>
                <w:szCs w:val="16"/>
              </w:rPr>
            </w:pPr>
            <w:r w:rsidRPr="00B05055">
              <w:rPr>
                <w:sz w:val="16"/>
                <w:szCs w:val="16"/>
              </w:rPr>
              <w:t>$540,000</w:t>
            </w:r>
          </w:p>
        </w:tc>
      </w:tr>
      <w:tr w:rsidR="005B1D7A" w:rsidRPr="00B05055" w14:paraId="4FF4C5A7" w14:textId="77777777" w:rsidTr="00F559DD">
        <w:trPr>
          <w:cantSplit/>
          <w:trHeight w:val="216"/>
          <w:jc w:val="center"/>
        </w:trPr>
        <w:tc>
          <w:tcPr>
            <w:tcW w:w="1250" w:type="dxa"/>
            <w:noWrap/>
            <w:vAlign w:val="center"/>
            <w:hideMark/>
          </w:tcPr>
          <w:p w14:paraId="2DDBBD86" w14:textId="77777777" w:rsidR="005B1D7A" w:rsidRPr="00B05055" w:rsidRDefault="005B1D7A" w:rsidP="00F559DD">
            <w:pPr>
              <w:jc w:val="center"/>
              <w:rPr>
                <w:sz w:val="16"/>
                <w:szCs w:val="16"/>
              </w:rPr>
            </w:pPr>
            <w:r w:rsidRPr="00B05055">
              <w:rPr>
                <w:sz w:val="16"/>
                <w:szCs w:val="16"/>
              </w:rPr>
              <w:t>260X72 Non Class</w:t>
            </w:r>
          </w:p>
        </w:tc>
        <w:tc>
          <w:tcPr>
            <w:tcW w:w="720" w:type="dxa"/>
            <w:noWrap/>
            <w:vAlign w:val="center"/>
          </w:tcPr>
          <w:p w14:paraId="6202981E" w14:textId="77777777" w:rsidR="005B1D7A" w:rsidRPr="00B05055" w:rsidRDefault="005B1D7A" w:rsidP="00F559DD">
            <w:pPr>
              <w:rPr>
                <w:sz w:val="16"/>
                <w:szCs w:val="16"/>
              </w:rPr>
            </w:pPr>
            <w:r w:rsidRPr="00B05055">
              <w:rPr>
                <w:sz w:val="16"/>
                <w:szCs w:val="16"/>
              </w:rPr>
              <w:t>500</w:t>
            </w:r>
          </w:p>
        </w:tc>
        <w:tc>
          <w:tcPr>
            <w:tcW w:w="1216" w:type="dxa"/>
            <w:noWrap/>
            <w:vAlign w:val="center"/>
            <w:hideMark/>
          </w:tcPr>
          <w:p w14:paraId="189299F5" w14:textId="77777777" w:rsidR="005B1D7A" w:rsidRPr="00B05055" w:rsidRDefault="005B1D7A" w:rsidP="00F559DD">
            <w:pPr>
              <w:jc w:val="center"/>
              <w:rPr>
                <w:sz w:val="16"/>
                <w:szCs w:val="16"/>
              </w:rPr>
            </w:pPr>
            <w:r w:rsidRPr="00B05055">
              <w:rPr>
                <w:sz w:val="16"/>
                <w:szCs w:val="16"/>
              </w:rPr>
              <w:t>$1,600,000</w:t>
            </w:r>
          </w:p>
        </w:tc>
        <w:tc>
          <w:tcPr>
            <w:tcW w:w="1216" w:type="dxa"/>
            <w:noWrap/>
            <w:vAlign w:val="center"/>
            <w:hideMark/>
          </w:tcPr>
          <w:p w14:paraId="4B29046D" w14:textId="77777777" w:rsidR="005B1D7A" w:rsidRPr="00B05055" w:rsidRDefault="005B1D7A" w:rsidP="00F559DD">
            <w:pPr>
              <w:jc w:val="center"/>
              <w:rPr>
                <w:sz w:val="16"/>
                <w:szCs w:val="16"/>
              </w:rPr>
            </w:pPr>
            <w:r w:rsidRPr="00B05055">
              <w:rPr>
                <w:sz w:val="16"/>
                <w:szCs w:val="16"/>
              </w:rPr>
              <w:t>$1,464,000</w:t>
            </w:r>
          </w:p>
        </w:tc>
        <w:tc>
          <w:tcPr>
            <w:tcW w:w="1225" w:type="dxa"/>
            <w:noWrap/>
            <w:vAlign w:val="center"/>
            <w:hideMark/>
          </w:tcPr>
          <w:p w14:paraId="7F9B9AD1" w14:textId="77777777" w:rsidR="005B1D7A" w:rsidRPr="00B05055" w:rsidRDefault="005B1D7A" w:rsidP="00F559DD">
            <w:pPr>
              <w:jc w:val="center"/>
              <w:rPr>
                <w:sz w:val="16"/>
                <w:szCs w:val="16"/>
              </w:rPr>
            </w:pPr>
            <w:r w:rsidRPr="00B05055">
              <w:rPr>
                <w:sz w:val="16"/>
                <w:szCs w:val="16"/>
              </w:rPr>
              <w:t>$1,216,000</w:t>
            </w:r>
          </w:p>
        </w:tc>
        <w:tc>
          <w:tcPr>
            <w:tcW w:w="1205" w:type="dxa"/>
            <w:noWrap/>
            <w:vAlign w:val="center"/>
            <w:hideMark/>
          </w:tcPr>
          <w:p w14:paraId="0F8F403C" w14:textId="77777777" w:rsidR="005B1D7A" w:rsidRPr="00B05055" w:rsidRDefault="005B1D7A" w:rsidP="00F559DD">
            <w:pPr>
              <w:jc w:val="center"/>
              <w:rPr>
                <w:sz w:val="16"/>
                <w:szCs w:val="16"/>
              </w:rPr>
            </w:pPr>
            <w:r w:rsidRPr="00B05055">
              <w:rPr>
                <w:sz w:val="16"/>
                <w:szCs w:val="16"/>
              </w:rPr>
              <w:t>$920,000</w:t>
            </w:r>
          </w:p>
        </w:tc>
        <w:tc>
          <w:tcPr>
            <w:tcW w:w="1225" w:type="dxa"/>
            <w:noWrap/>
            <w:vAlign w:val="center"/>
            <w:hideMark/>
          </w:tcPr>
          <w:p w14:paraId="059FFE77" w14:textId="77777777" w:rsidR="005B1D7A" w:rsidRPr="00B05055" w:rsidRDefault="005B1D7A" w:rsidP="00F559DD">
            <w:pPr>
              <w:jc w:val="center"/>
              <w:rPr>
                <w:sz w:val="16"/>
                <w:szCs w:val="16"/>
              </w:rPr>
            </w:pPr>
            <w:r w:rsidRPr="00B05055">
              <w:rPr>
                <w:sz w:val="16"/>
                <w:szCs w:val="16"/>
              </w:rPr>
              <w:t>$600,000</w:t>
            </w:r>
          </w:p>
        </w:tc>
        <w:tc>
          <w:tcPr>
            <w:tcW w:w="1170" w:type="dxa"/>
            <w:noWrap/>
            <w:vAlign w:val="center"/>
            <w:hideMark/>
          </w:tcPr>
          <w:p w14:paraId="65F1C557" w14:textId="77777777" w:rsidR="005B1D7A" w:rsidRPr="00B05055" w:rsidRDefault="005B1D7A" w:rsidP="00F559DD">
            <w:pPr>
              <w:jc w:val="center"/>
              <w:rPr>
                <w:sz w:val="16"/>
                <w:szCs w:val="16"/>
              </w:rPr>
            </w:pPr>
            <w:r w:rsidRPr="00B05055">
              <w:rPr>
                <w:sz w:val="16"/>
                <w:szCs w:val="16"/>
              </w:rPr>
              <w:t>$368,000</w:t>
            </w:r>
          </w:p>
        </w:tc>
        <w:tc>
          <w:tcPr>
            <w:tcW w:w="1291" w:type="dxa"/>
            <w:noWrap/>
            <w:vAlign w:val="center"/>
            <w:hideMark/>
          </w:tcPr>
          <w:p w14:paraId="072C7798" w14:textId="77777777" w:rsidR="005B1D7A" w:rsidRPr="00B05055" w:rsidRDefault="005B1D7A" w:rsidP="00F559DD">
            <w:pPr>
              <w:jc w:val="center"/>
              <w:rPr>
                <w:sz w:val="16"/>
                <w:szCs w:val="16"/>
              </w:rPr>
            </w:pPr>
            <w:r w:rsidRPr="00B05055">
              <w:rPr>
                <w:sz w:val="16"/>
                <w:szCs w:val="16"/>
              </w:rPr>
              <w:t>$320,000</w:t>
            </w:r>
          </w:p>
        </w:tc>
      </w:tr>
      <w:tr w:rsidR="005B1D7A" w:rsidRPr="00B05055" w14:paraId="43151EB4" w14:textId="77777777" w:rsidTr="00F559DD">
        <w:trPr>
          <w:cantSplit/>
          <w:trHeight w:val="216"/>
          <w:jc w:val="center"/>
        </w:trPr>
        <w:tc>
          <w:tcPr>
            <w:tcW w:w="1250" w:type="dxa"/>
            <w:noWrap/>
            <w:vAlign w:val="center"/>
            <w:hideMark/>
          </w:tcPr>
          <w:p w14:paraId="7C4F83C9" w14:textId="77777777" w:rsidR="005B1D7A" w:rsidRPr="00B05055" w:rsidRDefault="005B1D7A" w:rsidP="00F559DD">
            <w:pPr>
              <w:jc w:val="center"/>
              <w:rPr>
                <w:sz w:val="16"/>
                <w:szCs w:val="16"/>
              </w:rPr>
            </w:pPr>
            <w:r w:rsidRPr="00B05055">
              <w:rPr>
                <w:sz w:val="16"/>
                <w:szCs w:val="16"/>
              </w:rPr>
              <w:t>260X72 Class</w:t>
            </w:r>
          </w:p>
        </w:tc>
        <w:tc>
          <w:tcPr>
            <w:tcW w:w="720" w:type="dxa"/>
            <w:noWrap/>
            <w:vAlign w:val="center"/>
          </w:tcPr>
          <w:p w14:paraId="117FBA59" w14:textId="77777777" w:rsidR="005B1D7A" w:rsidRPr="00B05055" w:rsidRDefault="005B1D7A" w:rsidP="00F559DD">
            <w:pPr>
              <w:rPr>
                <w:sz w:val="16"/>
                <w:szCs w:val="16"/>
              </w:rPr>
            </w:pPr>
            <w:r w:rsidRPr="00B05055">
              <w:rPr>
                <w:sz w:val="16"/>
                <w:szCs w:val="16"/>
              </w:rPr>
              <w:t>900</w:t>
            </w:r>
          </w:p>
        </w:tc>
        <w:tc>
          <w:tcPr>
            <w:tcW w:w="1216" w:type="dxa"/>
            <w:noWrap/>
            <w:vAlign w:val="center"/>
            <w:hideMark/>
          </w:tcPr>
          <w:p w14:paraId="6C1C936A" w14:textId="77777777" w:rsidR="005B1D7A" w:rsidRPr="00B05055" w:rsidRDefault="005B1D7A" w:rsidP="00F559DD">
            <w:pPr>
              <w:jc w:val="center"/>
              <w:rPr>
                <w:sz w:val="16"/>
                <w:szCs w:val="16"/>
              </w:rPr>
            </w:pPr>
            <w:r w:rsidRPr="00B05055">
              <w:rPr>
                <w:sz w:val="16"/>
                <w:szCs w:val="16"/>
              </w:rPr>
              <w:t>$2,900,000</w:t>
            </w:r>
          </w:p>
        </w:tc>
        <w:tc>
          <w:tcPr>
            <w:tcW w:w="1216" w:type="dxa"/>
            <w:noWrap/>
            <w:vAlign w:val="center"/>
            <w:hideMark/>
          </w:tcPr>
          <w:p w14:paraId="1F50345C" w14:textId="77777777" w:rsidR="005B1D7A" w:rsidRPr="00B05055" w:rsidRDefault="005B1D7A" w:rsidP="00F559DD">
            <w:pPr>
              <w:jc w:val="center"/>
              <w:rPr>
                <w:sz w:val="16"/>
                <w:szCs w:val="16"/>
              </w:rPr>
            </w:pPr>
            <w:r w:rsidRPr="00B05055">
              <w:rPr>
                <w:sz w:val="16"/>
                <w:szCs w:val="16"/>
              </w:rPr>
              <w:t>$2,653,500</w:t>
            </w:r>
          </w:p>
        </w:tc>
        <w:tc>
          <w:tcPr>
            <w:tcW w:w="1225" w:type="dxa"/>
            <w:noWrap/>
            <w:vAlign w:val="center"/>
            <w:hideMark/>
          </w:tcPr>
          <w:p w14:paraId="62F561CC" w14:textId="77777777" w:rsidR="005B1D7A" w:rsidRPr="00B05055" w:rsidRDefault="005B1D7A" w:rsidP="00F559DD">
            <w:pPr>
              <w:jc w:val="center"/>
              <w:rPr>
                <w:sz w:val="16"/>
                <w:szCs w:val="16"/>
              </w:rPr>
            </w:pPr>
            <w:r w:rsidRPr="00B05055">
              <w:rPr>
                <w:sz w:val="16"/>
                <w:szCs w:val="16"/>
              </w:rPr>
              <w:t>$2,204,000</w:t>
            </w:r>
          </w:p>
        </w:tc>
        <w:tc>
          <w:tcPr>
            <w:tcW w:w="1205" w:type="dxa"/>
            <w:noWrap/>
            <w:vAlign w:val="center"/>
            <w:hideMark/>
          </w:tcPr>
          <w:p w14:paraId="7AB5A7AC" w14:textId="77777777" w:rsidR="005B1D7A" w:rsidRPr="00B05055" w:rsidRDefault="005B1D7A" w:rsidP="00F559DD">
            <w:pPr>
              <w:jc w:val="center"/>
              <w:rPr>
                <w:sz w:val="16"/>
                <w:szCs w:val="16"/>
              </w:rPr>
            </w:pPr>
            <w:r w:rsidRPr="00B05055">
              <w:rPr>
                <w:sz w:val="16"/>
                <w:szCs w:val="16"/>
              </w:rPr>
              <w:t>$1,667,500</w:t>
            </w:r>
          </w:p>
        </w:tc>
        <w:tc>
          <w:tcPr>
            <w:tcW w:w="1225" w:type="dxa"/>
            <w:noWrap/>
            <w:vAlign w:val="center"/>
            <w:hideMark/>
          </w:tcPr>
          <w:p w14:paraId="25EE6626" w14:textId="77777777" w:rsidR="005B1D7A" w:rsidRPr="00B05055" w:rsidRDefault="005B1D7A" w:rsidP="00F559DD">
            <w:pPr>
              <w:jc w:val="center"/>
              <w:rPr>
                <w:sz w:val="16"/>
                <w:szCs w:val="16"/>
              </w:rPr>
            </w:pPr>
            <w:r w:rsidRPr="00B05055">
              <w:rPr>
                <w:sz w:val="16"/>
                <w:szCs w:val="16"/>
              </w:rPr>
              <w:t>$1,087,500</w:t>
            </w:r>
          </w:p>
        </w:tc>
        <w:tc>
          <w:tcPr>
            <w:tcW w:w="1170" w:type="dxa"/>
            <w:noWrap/>
            <w:vAlign w:val="center"/>
            <w:hideMark/>
          </w:tcPr>
          <w:p w14:paraId="45D1929A" w14:textId="77777777" w:rsidR="005B1D7A" w:rsidRPr="00B05055" w:rsidRDefault="005B1D7A" w:rsidP="00F559DD">
            <w:pPr>
              <w:jc w:val="center"/>
              <w:rPr>
                <w:sz w:val="16"/>
                <w:szCs w:val="16"/>
              </w:rPr>
            </w:pPr>
            <w:r w:rsidRPr="00B05055">
              <w:rPr>
                <w:sz w:val="16"/>
                <w:szCs w:val="16"/>
              </w:rPr>
              <w:t>$667,000</w:t>
            </w:r>
          </w:p>
        </w:tc>
        <w:tc>
          <w:tcPr>
            <w:tcW w:w="1291" w:type="dxa"/>
            <w:noWrap/>
            <w:vAlign w:val="center"/>
            <w:hideMark/>
          </w:tcPr>
          <w:p w14:paraId="13F1ECC6" w14:textId="77777777" w:rsidR="005B1D7A" w:rsidRPr="00B05055" w:rsidRDefault="005B1D7A" w:rsidP="00F559DD">
            <w:pPr>
              <w:jc w:val="center"/>
              <w:rPr>
                <w:sz w:val="16"/>
                <w:szCs w:val="16"/>
              </w:rPr>
            </w:pPr>
            <w:r w:rsidRPr="00B05055">
              <w:rPr>
                <w:sz w:val="16"/>
                <w:szCs w:val="16"/>
              </w:rPr>
              <w:t>$580,000</w:t>
            </w:r>
          </w:p>
        </w:tc>
      </w:tr>
      <w:tr w:rsidR="005B1D7A" w:rsidRPr="00B05055" w14:paraId="472EDCF7" w14:textId="77777777" w:rsidTr="00F559DD">
        <w:trPr>
          <w:cantSplit/>
          <w:trHeight w:val="216"/>
          <w:jc w:val="center"/>
        </w:trPr>
        <w:tc>
          <w:tcPr>
            <w:tcW w:w="1250" w:type="dxa"/>
            <w:noWrap/>
            <w:vAlign w:val="center"/>
            <w:hideMark/>
          </w:tcPr>
          <w:p w14:paraId="1C47B0C4" w14:textId="77777777" w:rsidR="005B1D7A" w:rsidRPr="00B05055" w:rsidRDefault="005B1D7A" w:rsidP="00F559DD">
            <w:pPr>
              <w:jc w:val="center"/>
              <w:rPr>
                <w:sz w:val="16"/>
                <w:szCs w:val="16"/>
              </w:rPr>
            </w:pPr>
            <w:r w:rsidRPr="00B05055">
              <w:rPr>
                <w:sz w:val="16"/>
                <w:szCs w:val="16"/>
              </w:rPr>
              <w:t>300X100 Non Class</w:t>
            </w:r>
          </w:p>
        </w:tc>
        <w:tc>
          <w:tcPr>
            <w:tcW w:w="720" w:type="dxa"/>
            <w:noWrap/>
            <w:vAlign w:val="center"/>
          </w:tcPr>
          <w:p w14:paraId="05550CB9" w14:textId="77777777" w:rsidR="005B1D7A" w:rsidRPr="00B05055" w:rsidRDefault="005B1D7A" w:rsidP="00F559DD">
            <w:pPr>
              <w:rPr>
                <w:sz w:val="16"/>
                <w:szCs w:val="16"/>
              </w:rPr>
            </w:pPr>
            <w:r w:rsidRPr="00B05055">
              <w:rPr>
                <w:sz w:val="16"/>
                <w:szCs w:val="16"/>
              </w:rPr>
              <w:t>1500</w:t>
            </w:r>
          </w:p>
        </w:tc>
        <w:tc>
          <w:tcPr>
            <w:tcW w:w="1216" w:type="dxa"/>
            <w:noWrap/>
            <w:vAlign w:val="center"/>
            <w:hideMark/>
          </w:tcPr>
          <w:p w14:paraId="2AD5CD8E" w14:textId="77777777" w:rsidR="005B1D7A" w:rsidRPr="00B05055" w:rsidRDefault="005B1D7A" w:rsidP="00F559DD">
            <w:pPr>
              <w:jc w:val="center"/>
              <w:rPr>
                <w:sz w:val="16"/>
                <w:szCs w:val="16"/>
              </w:rPr>
            </w:pPr>
            <w:r w:rsidRPr="00B05055">
              <w:rPr>
                <w:sz w:val="16"/>
                <w:szCs w:val="16"/>
              </w:rPr>
              <w:t>$3,100,000</w:t>
            </w:r>
          </w:p>
        </w:tc>
        <w:tc>
          <w:tcPr>
            <w:tcW w:w="1216" w:type="dxa"/>
            <w:noWrap/>
            <w:vAlign w:val="center"/>
            <w:hideMark/>
          </w:tcPr>
          <w:p w14:paraId="673B8AD6" w14:textId="77777777" w:rsidR="005B1D7A" w:rsidRPr="00B05055" w:rsidRDefault="005B1D7A" w:rsidP="00F559DD">
            <w:pPr>
              <w:jc w:val="center"/>
              <w:rPr>
                <w:sz w:val="16"/>
                <w:szCs w:val="16"/>
              </w:rPr>
            </w:pPr>
            <w:r w:rsidRPr="00B05055">
              <w:rPr>
                <w:sz w:val="16"/>
                <w:szCs w:val="16"/>
              </w:rPr>
              <w:t>$2,836,500</w:t>
            </w:r>
          </w:p>
        </w:tc>
        <w:tc>
          <w:tcPr>
            <w:tcW w:w="1225" w:type="dxa"/>
            <w:noWrap/>
            <w:vAlign w:val="center"/>
            <w:hideMark/>
          </w:tcPr>
          <w:p w14:paraId="724A342B" w14:textId="77777777" w:rsidR="005B1D7A" w:rsidRPr="00B05055" w:rsidRDefault="005B1D7A" w:rsidP="00F559DD">
            <w:pPr>
              <w:jc w:val="center"/>
              <w:rPr>
                <w:sz w:val="16"/>
                <w:szCs w:val="16"/>
              </w:rPr>
            </w:pPr>
            <w:r w:rsidRPr="00B05055">
              <w:rPr>
                <w:sz w:val="16"/>
                <w:szCs w:val="16"/>
              </w:rPr>
              <w:t>$2,356,000</w:t>
            </w:r>
          </w:p>
        </w:tc>
        <w:tc>
          <w:tcPr>
            <w:tcW w:w="1205" w:type="dxa"/>
            <w:noWrap/>
            <w:vAlign w:val="center"/>
            <w:hideMark/>
          </w:tcPr>
          <w:p w14:paraId="23C03C33" w14:textId="77777777" w:rsidR="005B1D7A" w:rsidRPr="00B05055" w:rsidRDefault="005B1D7A" w:rsidP="00F559DD">
            <w:pPr>
              <w:jc w:val="center"/>
              <w:rPr>
                <w:sz w:val="16"/>
                <w:szCs w:val="16"/>
              </w:rPr>
            </w:pPr>
            <w:r w:rsidRPr="00B05055">
              <w:rPr>
                <w:sz w:val="16"/>
                <w:szCs w:val="16"/>
              </w:rPr>
              <w:t>$1,782,500</w:t>
            </w:r>
          </w:p>
        </w:tc>
        <w:tc>
          <w:tcPr>
            <w:tcW w:w="1225" w:type="dxa"/>
            <w:noWrap/>
            <w:vAlign w:val="center"/>
            <w:hideMark/>
          </w:tcPr>
          <w:p w14:paraId="20D23DA1" w14:textId="77777777" w:rsidR="005B1D7A" w:rsidRPr="00B05055" w:rsidRDefault="005B1D7A" w:rsidP="00F559DD">
            <w:pPr>
              <w:jc w:val="center"/>
              <w:rPr>
                <w:sz w:val="16"/>
                <w:szCs w:val="16"/>
              </w:rPr>
            </w:pPr>
            <w:r w:rsidRPr="00B05055">
              <w:rPr>
                <w:sz w:val="16"/>
                <w:szCs w:val="16"/>
              </w:rPr>
              <w:t>$1,162,500</w:t>
            </w:r>
          </w:p>
        </w:tc>
        <w:tc>
          <w:tcPr>
            <w:tcW w:w="1170" w:type="dxa"/>
            <w:noWrap/>
            <w:vAlign w:val="center"/>
            <w:hideMark/>
          </w:tcPr>
          <w:p w14:paraId="3C931FCE" w14:textId="77777777" w:rsidR="005B1D7A" w:rsidRPr="00B05055" w:rsidRDefault="005B1D7A" w:rsidP="00F559DD">
            <w:pPr>
              <w:jc w:val="center"/>
              <w:rPr>
                <w:sz w:val="16"/>
                <w:szCs w:val="16"/>
              </w:rPr>
            </w:pPr>
            <w:r w:rsidRPr="00B05055">
              <w:rPr>
                <w:sz w:val="16"/>
                <w:szCs w:val="16"/>
              </w:rPr>
              <w:t>$713,000</w:t>
            </w:r>
          </w:p>
        </w:tc>
        <w:tc>
          <w:tcPr>
            <w:tcW w:w="1291" w:type="dxa"/>
            <w:noWrap/>
            <w:vAlign w:val="center"/>
            <w:hideMark/>
          </w:tcPr>
          <w:p w14:paraId="73380543" w14:textId="77777777" w:rsidR="005B1D7A" w:rsidRPr="00B05055" w:rsidRDefault="005B1D7A" w:rsidP="00F559DD">
            <w:pPr>
              <w:jc w:val="center"/>
              <w:rPr>
                <w:sz w:val="16"/>
                <w:szCs w:val="16"/>
              </w:rPr>
            </w:pPr>
            <w:r w:rsidRPr="00B05055">
              <w:rPr>
                <w:sz w:val="16"/>
                <w:szCs w:val="16"/>
              </w:rPr>
              <w:t>$620,000</w:t>
            </w:r>
          </w:p>
        </w:tc>
      </w:tr>
      <w:tr w:rsidR="005B1D7A" w:rsidRPr="00B05055" w14:paraId="076ED5C4" w14:textId="77777777" w:rsidTr="00F559DD">
        <w:trPr>
          <w:cantSplit/>
          <w:trHeight w:val="216"/>
          <w:jc w:val="center"/>
        </w:trPr>
        <w:tc>
          <w:tcPr>
            <w:tcW w:w="1250" w:type="dxa"/>
            <w:noWrap/>
            <w:vAlign w:val="center"/>
            <w:hideMark/>
          </w:tcPr>
          <w:p w14:paraId="6BDFD2DC" w14:textId="77777777" w:rsidR="005B1D7A" w:rsidRPr="00B05055" w:rsidRDefault="005B1D7A" w:rsidP="00F559DD">
            <w:pPr>
              <w:jc w:val="center"/>
              <w:rPr>
                <w:sz w:val="16"/>
                <w:szCs w:val="16"/>
              </w:rPr>
            </w:pPr>
            <w:r w:rsidRPr="00B05055">
              <w:rPr>
                <w:sz w:val="16"/>
                <w:szCs w:val="16"/>
              </w:rPr>
              <w:t>300X100 Class</w:t>
            </w:r>
          </w:p>
        </w:tc>
        <w:tc>
          <w:tcPr>
            <w:tcW w:w="720" w:type="dxa"/>
            <w:noWrap/>
            <w:vAlign w:val="center"/>
          </w:tcPr>
          <w:p w14:paraId="04A927AE" w14:textId="77777777" w:rsidR="005B1D7A" w:rsidRPr="00B05055" w:rsidRDefault="005B1D7A" w:rsidP="00F559DD">
            <w:pPr>
              <w:rPr>
                <w:sz w:val="16"/>
                <w:szCs w:val="16"/>
              </w:rPr>
            </w:pPr>
            <w:r w:rsidRPr="00B05055">
              <w:rPr>
                <w:sz w:val="16"/>
                <w:szCs w:val="16"/>
              </w:rPr>
              <w:t>2000</w:t>
            </w:r>
          </w:p>
        </w:tc>
        <w:tc>
          <w:tcPr>
            <w:tcW w:w="1216" w:type="dxa"/>
            <w:noWrap/>
            <w:vAlign w:val="center"/>
            <w:hideMark/>
          </w:tcPr>
          <w:p w14:paraId="6863E519" w14:textId="77777777" w:rsidR="005B1D7A" w:rsidRPr="00B05055" w:rsidRDefault="005B1D7A" w:rsidP="00F559DD">
            <w:pPr>
              <w:jc w:val="center"/>
              <w:rPr>
                <w:sz w:val="16"/>
                <w:szCs w:val="16"/>
              </w:rPr>
            </w:pPr>
            <w:r w:rsidRPr="00B05055">
              <w:rPr>
                <w:sz w:val="16"/>
                <w:szCs w:val="16"/>
              </w:rPr>
              <w:t>$5,000,000</w:t>
            </w:r>
          </w:p>
        </w:tc>
        <w:tc>
          <w:tcPr>
            <w:tcW w:w="1216" w:type="dxa"/>
            <w:noWrap/>
            <w:vAlign w:val="center"/>
            <w:hideMark/>
          </w:tcPr>
          <w:p w14:paraId="5B58D456" w14:textId="77777777" w:rsidR="005B1D7A" w:rsidRPr="00B05055" w:rsidRDefault="005B1D7A" w:rsidP="00F559DD">
            <w:pPr>
              <w:jc w:val="center"/>
              <w:rPr>
                <w:sz w:val="16"/>
                <w:szCs w:val="16"/>
              </w:rPr>
            </w:pPr>
            <w:r w:rsidRPr="00B05055">
              <w:rPr>
                <w:sz w:val="16"/>
                <w:szCs w:val="16"/>
              </w:rPr>
              <w:t>$4,575,000</w:t>
            </w:r>
          </w:p>
        </w:tc>
        <w:tc>
          <w:tcPr>
            <w:tcW w:w="1225" w:type="dxa"/>
            <w:noWrap/>
            <w:vAlign w:val="center"/>
            <w:hideMark/>
          </w:tcPr>
          <w:p w14:paraId="79D6C26D" w14:textId="77777777" w:rsidR="005B1D7A" w:rsidRPr="00B05055" w:rsidRDefault="005B1D7A" w:rsidP="00F559DD">
            <w:pPr>
              <w:jc w:val="center"/>
              <w:rPr>
                <w:sz w:val="16"/>
                <w:szCs w:val="16"/>
              </w:rPr>
            </w:pPr>
            <w:r w:rsidRPr="00B05055">
              <w:rPr>
                <w:sz w:val="16"/>
                <w:szCs w:val="16"/>
              </w:rPr>
              <w:t>$3,800,000</w:t>
            </w:r>
          </w:p>
        </w:tc>
        <w:tc>
          <w:tcPr>
            <w:tcW w:w="1205" w:type="dxa"/>
            <w:noWrap/>
            <w:vAlign w:val="center"/>
            <w:hideMark/>
          </w:tcPr>
          <w:p w14:paraId="3EEDD1F9" w14:textId="77777777" w:rsidR="005B1D7A" w:rsidRPr="00B05055" w:rsidRDefault="005B1D7A" w:rsidP="00F559DD">
            <w:pPr>
              <w:jc w:val="center"/>
              <w:rPr>
                <w:sz w:val="16"/>
                <w:szCs w:val="16"/>
              </w:rPr>
            </w:pPr>
            <w:r w:rsidRPr="00B05055">
              <w:rPr>
                <w:sz w:val="16"/>
                <w:szCs w:val="16"/>
              </w:rPr>
              <w:t>$2,875,000</w:t>
            </w:r>
          </w:p>
        </w:tc>
        <w:tc>
          <w:tcPr>
            <w:tcW w:w="1225" w:type="dxa"/>
            <w:noWrap/>
            <w:vAlign w:val="center"/>
            <w:hideMark/>
          </w:tcPr>
          <w:p w14:paraId="449D1965" w14:textId="77777777" w:rsidR="005B1D7A" w:rsidRPr="00B05055" w:rsidRDefault="005B1D7A" w:rsidP="00F559DD">
            <w:pPr>
              <w:jc w:val="center"/>
              <w:rPr>
                <w:sz w:val="16"/>
                <w:szCs w:val="16"/>
              </w:rPr>
            </w:pPr>
            <w:r w:rsidRPr="00B05055">
              <w:rPr>
                <w:sz w:val="16"/>
                <w:szCs w:val="16"/>
              </w:rPr>
              <w:t>$1,875,000</w:t>
            </w:r>
          </w:p>
        </w:tc>
        <w:tc>
          <w:tcPr>
            <w:tcW w:w="1170" w:type="dxa"/>
            <w:noWrap/>
            <w:vAlign w:val="center"/>
            <w:hideMark/>
          </w:tcPr>
          <w:p w14:paraId="59E40CA9" w14:textId="77777777" w:rsidR="005B1D7A" w:rsidRPr="00B05055" w:rsidRDefault="005B1D7A" w:rsidP="00F559DD">
            <w:pPr>
              <w:jc w:val="center"/>
              <w:rPr>
                <w:sz w:val="16"/>
                <w:szCs w:val="16"/>
              </w:rPr>
            </w:pPr>
            <w:r w:rsidRPr="00B05055">
              <w:rPr>
                <w:sz w:val="16"/>
                <w:szCs w:val="16"/>
              </w:rPr>
              <w:t>$1,150,000</w:t>
            </w:r>
          </w:p>
        </w:tc>
        <w:tc>
          <w:tcPr>
            <w:tcW w:w="1291" w:type="dxa"/>
            <w:noWrap/>
            <w:vAlign w:val="center"/>
            <w:hideMark/>
          </w:tcPr>
          <w:p w14:paraId="1CC6887D" w14:textId="77777777" w:rsidR="005B1D7A" w:rsidRPr="00B05055" w:rsidRDefault="005B1D7A" w:rsidP="00F559DD">
            <w:pPr>
              <w:jc w:val="center"/>
              <w:rPr>
                <w:sz w:val="16"/>
                <w:szCs w:val="16"/>
              </w:rPr>
            </w:pPr>
            <w:r w:rsidRPr="00B05055">
              <w:rPr>
                <w:sz w:val="16"/>
                <w:szCs w:val="16"/>
              </w:rPr>
              <w:t>$1,000,000</w:t>
            </w:r>
          </w:p>
        </w:tc>
      </w:tr>
      <w:tr w:rsidR="005B1D7A" w:rsidRPr="00B05055" w14:paraId="35798738" w14:textId="77777777" w:rsidTr="00F559DD">
        <w:trPr>
          <w:cantSplit/>
          <w:trHeight w:val="216"/>
          <w:jc w:val="center"/>
        </w:trPr>
        <w:tc>
          <w:tcPr>
            <w:tcW w:w="1250" w:type="dxa"/>
            <w:noWrap/>
            <w:vAlign w:val="center"/>
            <w:hideMark/>
          </w:tcPr>
          <w:p w14:paraId="420B7614" w14:textId="77777777" w:rsidR="005B1D7A" w:rsidRPr="00B05055" w:rsidRDefault="005B1D7A" w:rsidP="00F559DD">
            <w:pPr>
              <w:jc w:val="center"/>
              <w:rPr>
                <w:sz w:val="16"/>
                <w:szCs w:val="16"/>
              </w:rPr>
            </w:pPr>
            <w:r w:rsidRPr="00B05055">
              <w:rPr>
                <w:sz w:val="16"/>
                <w:szCs w:val="16"/>
              </w:rPr>
              <w:t>400X100 Non Class</w:t>
            </w:r>
          </w:p>
        </w:tc>
        <w:tc>
          <w:tcPr>
            <w:tcW w:w="720" w:type="dxa"/>
            <w:noWrap/>
            <w:vAlign w:val="center"/>
          </w:tcPr>
          <w:p w14:paraId="4CBDA7BE" w14:textId="77777777" w:rsidR="005B1D7A" w:rsidRPr="00B05055" w:rsidRDefault="005B1D7A" w:rsidP="00F559DD">
            <w:pPr>
              <w:rPr>
                <w:sz w:val="16"/>
                <w:szCs w:val="16"/>
              </w:rPr>
            </w:pPr>
            <w:r w:rsidRPr="00B05055">
              <w:rPr>
                <w:sz w:val="16"/>
                <w:szCs w:val="16"/>
              </w:rPr>
              <w:t>4000</w:t>
            </w:r>
          </w:p>
        </w:tc>
        <w:tc>
          <w:tcPr>
            <w:tcW w:w="1216" w:type="dxa"/>
            <w:noWrap/>
            <w:vAlign w:val="center"/>
            <w:hideMark/>
          </w:tcPr>
          <w:p w14:paraId="22D912FF" w14:textId="77777777" w:rsidR="005B1D7A" w:rsidRPr="00B05055" w:rsidRDefault="005B1D7A" w:rsidP="00F559DD">
            <w:pPr>
              <w:jc w:val="center"/>
              <w:rPr>
                <w:sz w:val="16"/>
                <w:szCs w:val="16"/>
              </w:rPr>
            </w:pPr>
            <w:r w:rsidRPr="00B05055">
              <w:rPr>
                <w:sz w:val="16"/>
                <w:szCs w:val="16"/>
              </w:rPr>
              <w:t>$6,500,000</w:t>
            </w:r>
          </w:p>
        </w:tc>
        <w:tc>
          <w:tcPr>
            <w:tcW w:w="1216" w:type="dxa"/>
            <w:noWrap/>
            <w:vAlign w:val="center"/>
            <w:hideMark/>
          </w:tcPr>
          <w:p w14:paraId="7CBA747C" w14:textId="77777777" w:rsidR="005B1D7A" w:rsidRPr="00B05055" w:rsidRDefault="005B1D7A" w:rsidP="00F559DD">
            <w:pPr>
              <w:jc w:val="center"/>
              <w:rPr>
                <w:sz w:val="16"/>
                <w:szCs w:val="16"/>
              </w:rPr>
            </w:pPr>
            <w:r w:rsidRPr="00B05055">
              <w:rPr>
                <w:sz w:val="16"/>
                <w:szCs w:val="16"/>
              </w:rPr>
              <w:t>$5,947,500</w:t>
            </w:r>
          </w:p>
        </w:tc>
        <w:tc>
          <w:tcPr>
            <w:tcW w:w="1225" w:type="dxa"/>
            <w:noWrap/>
            <w:vAlign w:val="center"/>
            <w:hideMark/>
          </w:tcPr>
          <w:p w14:paraId="1813AD90" w14:textId="77777777" w:rsidR="005B1D7A" w:rsidRPr="00B05055" w:rsidRDefault="005B1D7A" w:rsidP="00F559DD">
            <w:pPr>
              <w:jc w:val="center"/>
              <w:rPr>
                <w:sz w:val="16"/>
                <w:szCs w:val="16"/>
              </w:rPr>
            </w:pPr>
            <w:r w:rsidRPr="00B05055">
              <w:rPr>
                <w:sz w:val="16"/>
                <w:szCs w:val="16"/>
              </w:rPr>
              <w:t>$4,940,000</w:t>
            </w:r>
          </w:p>
        </w:tc>
        <w:tc>
          <w:tcPr>
            <w:tcW w:w="1205" w:type="dxa"/>
            <w:noWrap/>
            <w:vAlign w:val="center"/>
            <w:hideMark/>
          </w:tcPr>
          <w:p w14:paraId="45F6322C" w14:textId="77777777" w:rsidR="005B1D7A" w:rsidRPr="00B05055" w:rsidRDefault="005B1D7A" w:rsidP="00F559DD">
            <w:pPr>
              <w:jc w:val="center"/>
              <w:rPr>
                <w:sz w:val="16"/>
                <w:szCs w:val="16"/>
              </w:rPr>
            </w:pPr>
            <w:r w:rsidRPr="00B05055">
              <w:rPr>
                <w:sz w:val="16"/>
                <w:szCs w:val="16"/>
              </w:rPr>
              <w:t>$3,737,500</w:t>
            </w:r>
          </w:p>
        </w:tc>
        <w:tc>
          <w:tcPr>
            <w:tcW w:w="1225" w:type="dxa"/>
            <w:noWrap/>
            <w:vAlign w:val="center"/>
            <w:hideMark/>
          </w:tcPr>
          <w:p w14:paraId="10EF990E" w14:textId="77777777" w:rsidR="005B1D7A" w:rsidRPr="00B05055" w:rsidRDefault="005B1D7A" w:rsidP="00F559DD">
            <w:pPr>
              <w:jc w:val="center"/>
              <w:rPr>
                <w:sz w:val="16"/>
                <w:szCs w:val="16"/>
              </w:rPr>
            </w:pPr>
            <w:r w:rsidRPr="00B05055">
              <w:rPr>
                <w:sz w:val="16"/>
                <w:szCs w:val="16"/>
              </w:rPr>
              <w:t>$2,437,500</w:t>
            </w:r>
          </w:p>
        </w:tc>
        <w:tc>
          <w:tcPr>
            <w:tcW w:w="1170" w:type="dxa"/>
            <w:noWrap/>
            <w:vAlign w:val="center"/>
            <w:hideMark/>
          </w:tcPr>
          <w:p w14:paraId="52CF641C" w14:textId="77777777" w:rsidR="005B1D7A" w:rsidRPr="00B05055" w:rsidRDefault="005B1D7A" w:rsidP="00F559DD">
            <w:pPr>
              <w:jc w:val="center"/>
              <w:rPr>
                <w:sz w:val="16"/>
                <w:szCs w:val="16"/>
              </w:rPr>
            </w:pPr>
            <w:r w:rsidRPr="00B05055">
              <w:rPr>
                <w:sz w:val="16"/>
                <w:szCs w:val="16"/>
              </w:rPr>
              <w:t>$1,495,000</w:t>
            </w:r>
          </w:p>
        </w:tc>
        <w:tc>
          <w:tcPr>
            <w:tcW w:w="1291" w:type="dxa"/>
            <w:noWrap/>
            <w:vAlign w:val="center"/>
            <w:hideMark/>
          </w:tcPr>
          <w:p w14:paraId="79405E96" w14:textId="77777777" w:rsidR="005B1D7A" w:rsidRPr="00B05055" w:rsidRDefault="005B1D7A" w:rsidP="00F559DD">
            <w:pPr>
              <w:jc w:val="center"/>
              <w:rPr>
                <w:sz w:val="16"/>
                <w:szCs w:val="16"/>
              </w:rPr>
            </w:pPr>
            <w:r w:rsidRPr="00B05055">
              <w:rPr>
                <w:sz w:val="16"/>
                <w:szCs w:val="16"/>
              </w:rPr>
              <w:t>$1,300,000</w:t>
            </w:r>
          </w:p>
        </w:tc>
      </w:tr>
      <w:tr w:rsidR="005B1D7A" w:rsidRPr="00B05055" w14:paraId="010160A4" w14:textId="77777777" w:rsidTr="00F559DD">
        <w:trPr>
          <w:cantSplit/>
          <w:trHeight w:val="216"/>
          <w:jc w:val="center"/>
        </w:trPr>
        <w:tc>
          <w:tcPr>
            <w:tcW w:w="1250" w:type="dxa"/>
            <w:noWrap/>
            <w:vAlign w:val="center"/>
            <w:hideMark/>
          </w:tcPr>
          <w:p w14:paraId="12454A62" w14:textId="77777777" w:rsidR="005B1D7A" w:rsidRPr="00B05055" w:rsidRDefault="005B1D7A" w:rsidP="00F559DD">
            <w:pPr>
              <w:jc w:val="center"/>
              <w:rPr>
                <w:sz w:val="16"/>
                <w:szCs w:val="16"/>
              </w:rPr>
            </w:pPr>
            <w:r w:rsidRPr="00B05055">
              <w:rPr>
                <w:sz w:val="16"/>
                <w:szCs w:val="16"/>
              </w:rPr>
              <w:t>400X100 Class</w:t>
            </w:r>
          </w:p>
        </w:tc>
        <w:tc>
          <w:tcPr>
            <w:tcW w:w="720" w:type="dxa"/>
            <w:noWrap/>
            <w:vAlign w:val="center"/>
          </w:tcPr>
          <w:p w14:paraId="07435FAE" w14:textId="77777777" w:rsidR="005B1D7A" w:rsidRPr="00B05055" w:rsidRDefault="005B1D7A" w:rsidP="00F559DD">
            <w:pPr>
              <w:rPr>
                <w:sz w:val="16"/>
                <w:szCs w:val="16"/>
              </w:rPr>
            </w:pPr>
            <w:r w:rsidRPr="00B05055">
              <w:rPr>
                <w:sz w:val="16"/>
                <w:szCs w:val="16"/>
              </w:rPr>
              <w:t>6000</w:t>
            </w:r>
          </w:p>
        </w:tc>
        <w:tc>
          <w:tcPr>
            <w:tcW w:w="1216" w:type="dxa"/>
            <w:noWrap/>
            <w:vAlign w:val="center"/>
            <w:hideMark/>
          </w:tcPr>
          <w:p w14:paraId="3EBA5407" w14:textId="77777777" w:rsidR="005B1D7A" w:rsidRPr="00B05055" w:rsidRDefault="005B1D7A" w:rsidP="00F559DD">
            <w:pPr>
              <w:jc w:val="center"/>
              <w:rPr>
                <w:sz w:val="16"/>
                <w:szCs w:val="16"/>
              </w:rPr>
            </w:pPr>
            <w:r w:rsidRPr="00B05055">
              <w:rPr>
                <w:sz w:val="16"/>
                <w:szCs w:val="16"/>
              </w:rPr>
              <w:t>$10,900,000</w:t>
            </w:r>
          </w:p>
        </w:tc>
        <w:tc>
          <w:tcPr>
            <w:tcW w:w="1216" w:type="dxa"/>
            <w:noWrap/>
            <w:vAlign w:val="center"/>
            <w:hideMark/>
          </w:tcPr>
          <w:p w14:paraId="0D3664C4" w14:textId="77777777" w:rsidR="005B1D7A" w:rsidRPr="00B05055" w:rsidRDefault="005B1D7A" w:rsidP="00F559DD">
            <w:pPr>
              <w:jc w:val="center"/>
              <w:rPr>
                <w:sz w:val="16"/>
                <w:szCs w:val="16"/>
              </w:rPr>
            </w:pPr>
            <w:r w:rsidRPr="00B05055">
              <w:rPr>
                <w:sz w:val="16"/>
                <w:szCs w:val="16"/>
              </w:rPr>
              <w:t>$9,973,500</w:t>
            </w:r>
          </w:p>
        </w:tc>
        <w:tc>
          <w:tcPr>
            <w:tcW w:w="1225" w:type="dxa"/>
            <w:noWrap/>
            <w:vAlign w:val="center"/>
            <w:hideMark/>
          </w:tcPr>
          <w:p w14:paraId="7AC46CF8" w14:textId="77777777" w:rsidR="005B1D7A" w:rsidRPr="00B05055" w:rsidRDefault="005B1D7A" w:rsidP="00F559DD">
            <w:pPr>
              <w:jc w:val="center"/>
              <w:rPr>
                <w:sz w:val="16"/>
                <w:szCs w:val="16"/>
              </w:rPr>
            </w:pPr>
            <w:r w:rsidRPr="00B05055">
              <w:rPr>
                <w:sz w:val="16"/>
                <w:szCs w:val="16"/>
              </w:rPr>
              <w:t>$8,284,000</w:t>
            </w:r>
          </w:p>
        </w:tc>
        <w:tc>
          <w:tcPr>
            <w:tcW w:w="1205" w:type="dxa"/>
            <w:noWrap/>
            <w:vAlign w:val="center"/>
            <w:hideMark/>
          </w:tcPr>
          <w:p w14:paraId="5C956805" w14:textId="77777777" w:rsidR="005B1D7A" w:rsidRPr="00B05055" w:rsidRDefault="005B1D7A" w:rsidP="00F559DD">
            <w:pPr>
              <w:jc w:val="center"/>
              <w:rPr>
                <w:sz w:val="16"/>
                <w:szCs w:val="16"/>
              </w:rPr>
            </w:pPr>
            <w:r w:rsidRPr="00B05055">
              <w:rPr>
                <w:sz w:val="16"/>
                <w:szCs w:val="16"/>
              </w:rPr>
              <w:t>$6,267,500</w:t>
            </w:r>
          </w:p>
        </w:tc>
        <w:tc>
          <w:tcPr>
            <w:tcW w:w="1225" w:type="dxa"/>
            <w:noWrap/>
            <w:vAlign w:val="center"/>
            <w:hideMark/>
          </w:tcPr>
          <w:p w14:paraId="6AC46074" w14:textId="77777777" w:rsidR="005B1D7A" w:rsidRPr="00B05055" w:rsidRDefault="005B1D7A" w:rsidP="00F559DD">
            <w:pPr>
              <w:jc w:val="center"/>
              <w:rPr>
                <w:sz w:val="16"/>
                <w:szCs w:val="16"/>
              </w:rPr>
            </w:pPr>
            <w:r w:rsidRPr="00B05055">
              <w:rPr>
                <w:sz w:val="16"/>
                <w:szCs w:val="16"/>
              </w:rPr>
              <w:t>$4,087,500</w:t>
            </w:r>
          </w:p>
        </w:tc>
        <w:tc>
          <w:tcPr>
            <w:tcW w:w="1170" w:type="dxa"/>
            <w:noWrap/>
            <w:vAlign w:val="center"/>
            <w:hideMark/>
          </w:tcPr>
          <w:p w14:paraId="0AB53DC7" w14:textId="77777777" w:rsidR="005B1D7A" w:rsidRPr="00B05055" w:rsidRDefault="005B1D7A" w:rsidP="00F559DD">
            <w:pPr>
              <w:jc w:val="center"/>
              <w:rPr>
                <w:sz w:val="16"/>
                <w:szCs w:val="16"/>
              </w:rPr>
            </w:pPr>
            <w:r w:rsidRPr="00B05055">
              <w:rPr>
                <w:sz w:val="16"/>
                <w:szCs w:val="16"/>
              </w:rPr>
              <w:t>$2,507,000</w:t>
            </w:r>
          </w:p>
        </w:tc>
        <w:tc>
          <w:tcPr>
            <w:tcW w:w="1291" w:type="dxa"/>
            <w:noWrap/>
            <w:vAlign w:val="center"/>
            <w:hideMark/>
          </w:tcPr>
          <w:p w14:paraId="660FA387" w14:textId="77777777" w:rsidR="005B1D7A" w:rsidRPr="00B05055" w:rsidRDefault="005B1D7A" w:rsidP="00F559DD">
            <w:pPr>
              <w:jc w:val="center"/>
              <w:rPr>
                <w:sz w:val="16"/>
                <w:szCs w:val="16"/>
              </w:rPr>
            </w:pPr>
            <w:r w:rsidRPr="00B05055">
              <w:rPr>
                <w:sz w:val="16"/>
                <w:szCs w:val="16"/>
              </w:rPr>
              <w:t>$2,180,000</w:t>
            </w:r>
          </w:p>
        </w:tc>
      </w:tr>
      <w:tr w:rsidR="005B1D7A" w:rsidRPr="00B05055" w14:paraId="6EAD8F08" w14:textId="77777777" w:rsidTr="00F559DD">
        <w:trPr>
          <w:cantSplit/>
          <w:trHeight w:val="288"/>
          <w:jc w:val="center"/>
        </w:trPr>
        <w:tc>
          <w:tcPr>
            <w:tcW w:w="10518" w:type="dxa"/>
            <w:gridSpan w:val="9"/>
            <w:noWrap/>
            <w:vAlign w:val="center"/>
            <w:hideMark/>
          </w:tcPr>
          <w:p w14:paraId="2CE52AF4" w14:textId="77777777" w:rsidR="005B1D7A" w:rsidRPr="00B05055" w:rsidRDefault="005B1D7A" w:rsidP="00F559DD">
            <w:pPr>
              <w:jc w:val="center"/>
              <w:rPr>
                <w:sz w:val="16"/>
                <w:szCs w:val="16"/>
              </w:rPr>
            </w:pPr>
            <w:r w:rsidRPr="00B05055">
              <w:rPr>
                <w:sz w:val="16"/>
                <w:szCs w:val="16"/>
              </w:rPr>
              <w:t>Dredge</w:t>
            </w:r>
          </w:p>
        </w:tc>
      </w:tr>
      <w:tr w:rsidR="005B1D7A" w:rsidRPr="00B05055" w14:paraId="2CEEEAC0" w14:textId="77777777" w:rsidTr="00F559DD">
        <w:trPr>
          <w:cantSplit/>
          <w:trHeight w:val="216"/>
          <w:jc w:val="center"/>
        </w:trPr>
        <w:tc>
          <w:tcPr>
            <w:tcW w:w="1250" w:type="dxa"/>
            <w:noWrap/>
            <w:vAlign w:val="center"/>
            <w:hideMark/>
          </w:tcPr>
          <w:p w14:paraId="13551AAF" w14:textId="77777777" w:rsidR="005B1D7A" w:rsidRPr="00B05055" w:rsidRDefault="005B1D7A" w:rsidP="00F559DD">
            <w:pPr>
              <w:jc w:val="center"/>
              <w:rPr>
                <w:sz w:val="16"/>
                <w:szCs w:val="16"/>
              </w:rPr>
            </w:pPr>
            <w:r w:rsidRPr="00B05055">
              <w:rPr>
                <w:sz w:val="16"/>
                <w:szCs w:val="16"/>
              </w:rPr>
              <w:t>8" Cutter</w:t>
            </w:r>
          </w:p>
        </w:tc>
        <w:tc>
          <w:tcPr>
            <w:tcW w:w="720" w:type="dxa"/>
            <w:noWrap/>
            <w:vAlign w:val="center"/>
            <w:hideMark/>
          </w:tcPr>
          <w:p w14:paraId="42ED75AE" w14:textId="77777777" w:rsidR="005B1D7A" w:rsidRPr="00B05055" w:rsidRDefault="005B1D7A" w:rsidP="00F559DD">
            <w:pPr>
              <w:rPr>
                <w:sz w:val="16"/>
                <w:szCs w:val="16"/>
              </w:rPr>
            </w:pPr>
            <w:r w:rsidRPr="00B05055">
              <w:rPr>
                <w:sz w:val="16"/>
                <w:szCs w:val="16"/>
              </w:rPr>
              <w:t>N/A</w:t>
            </w:r>
          </w:p>
        </w:tc>
        <w:tc>
          <w:tcPr>
            <w:tcW w:w="1216" w:type="dxa"/>
            <w:noWrap/>
            <w:vAlign w:val="center"/>
            <w:hideMark/>
          </w:tcPr>
          <w:p w14:paraId="2AC86057" w14:textId="77777777" w:rsidR="005B1D7A" w:rsidRPr="00B05055" w:rsidRDefault="005B1D7A" w:rsidP="00F559DD">
            <w:pPr>
              <w:jc w:val="center"/>
              <w:rPr>
                <w:sz w:val="16"/>
                <w:szCs w:val="16"/>
              </w:rPr>
            </w:pPr>
            <w:r w:rsidRPr="00B05055">
              <w:rPr>
                <w:sz w:val="16"/>
                <w:szCs w:val="16"/>
              </w:rPr>
              <w:t>$550,000</w:t>
            </w:r>
          </w:p>
        </w:tc>
        <w:tc>
          <w:tcPr>
            <w:tcW w:w="1216" w:type="dxa"/>
            <w:noWrap/>
            <w:vAlign w:val="center"/>
            <w:hideMark/>
          </w:tcPr>
          <w:p w14:paraId="6424B20F" w14:textId="77777777" w:rsidR="005B1D7A" w:rsidRPr="00B05055" w:rsidRDefault="005B1D7A" w:rsidP="00F559DD">
            <w:pPr>
              <w:jc w:val="center"/>
              <w:rPr>
                <w:sz w:val="16"/>
                <w:szCs w:val="16"/>
              </w:rPr>
            </w:pPr>
            <w:r w:rsidRPr="00B05055">
              <w:rPr>
                <w:sz w:val="16"/>
                <w:szCs w:val="16"/>
              </w:rPr>
              <w:t>$503,250</w:t>
            </w:r>
          </w:p>
        </w:tc>
        <w:tc>
          <w:tcPr>
            <w:tcW w:w="1225" w:type="dxa"/>
            <w:noWrap/>
            <w:vAlign w:val="center"/>
            <w:hideMark/>
          </w:tcPr>
          <w:p w14:paraId="6ECFDC16" w14:textId="77777777" w:rsidR="005B1D7A" w:rsidRPr="00B05055" w:rsidRDefault="005B1D7A" w:rsidP="00F559DD">
            <w:pPr>
              <w:jc w:val="center"/>
              <w:rPr>
                <w:sz w:val="16"/>
                <w:szCs w:val="16"/>
              </w:rPr>
            </w:pPr>
            <w:r w:rsidRPr="00B05055">
              <w:rPr>
                <w:sz w:val="16"/>
                <w:szCs w:val="16"/>
              </w:rPr>
              <w:t>$418,000</w:t>
            </w:r>
          </w:p>
        </w:tc>
        <w:tc>
          <w:tcPr>
            <w:tcW w:w="1205" w:type="dxa"/>
            <w:noWrap/>
            <w:vAlign w:val="center"/>
            <w:hideMark/>
          </w:tcPr>
          <w:p w14:paraId="373B34C0" w14:textId="77777777" w:rsidR="005B1D7A" w:rsidRPr="00B05055" w:rsidRDefault="005B1D7A" w:rsidP="00F559DD">
            <w:pPr>
              <w:jc w:val="center"/>
              <w:rPr>
                <w:sz w:val="16"/>
                <w:szCs w:val="16"/>
              </w:rPr>
            </w:pPr>
            <w:r w:rsidRPr="00B05055">
              <w:rPr>
                <w:sz w:val="16"/>
                <w:szCs w:val="16"/>
              </w:rPr>
              <w:t>$316,250</w:t>
            </w:r>
          </w:p>
        </w:tc>
        <w:tc>
          <w:tcPr>
            <w:tcW w:w="1225" w:type="dxa"/>
            <w:noWrap/>
            <w:vAlign w:val="center"/>
            <w:hideMark/>
          </w:tcPr>
          <w:p w14:paraId="75636DDB" w14:textId="77777777" w:rsidR="005B1D7A" w:rsidRPr="00B05055" w:rsidRDefault="005B1D7A" w:rsidP="00F559DD">
            <w:pPr>
              <w:jc w:val="center"/>
              <w:rPr>
                <w:sz w:val="16"/>
                <w:szCs w:val="16"/>
              </w:rPr>
            </w:pPr>
            <w:r w:rsidRPr="00B05055">
              <w:rPr>
                <w:sz w:val="16"/>
                <w:szCs w:val="16"/>
              </w:rPr>
              <w:t>$206,250</w:t>
            </w:r>
          </w:p>
        </w:tc>
        <w:tc>
          <w:tcPr>
            <w:tcW w:w="1170" w:type="dxa"/>
            <w:noWrap/>
            <w:vAlign w:val="center"/>
            <w:hideMark/>
          </w:tcPr>
          <w:p w14:paraId="027A6F09" w14:textId="77777777" w:rsidR="005B1D7A" w:rsidRPr="00B05055" w:rsidRDefault="005B1D7A" w:rsidP="00F559DD">
            <w:pPr>
              <w:jc w:val="center"/>
              <w:rPr>
                <w:sz w:val="16"/>
                <w:szCs w:val="16"/>
              </w:rPr>
            </w:pPr>
            <w:r w:rsidRPr="00B05055">
              <w:rPr>
                <w:sz w:val="16"/>
                <w:szCs w:val="16"/>
              </w:rPr>
              <w:t>$126,500</w:t>
            </w:r>
          </w:p>
        </w:tc>
        <w:tc>
          <w:tcPr>
            <w:tcW w:w="1291" w:type="dxa"/>
            <w:noWrap/>
            <w:vAlign w:val="center"/>
            <w:hideMark/>
          </w:tcPr>
          <w:p w14:paraId="2E026524" w14:textId="77777777" w:rsidR="005B1D7A" w:rsidRPr="00B05055" w:rsidRDefault="005B1D7A" w:rsidP="00F559DD">
            <w:pPr>
              <w:jc w:val="center"/>
              <w:rPr>
                <w:sz w:val="16"/>
                <w:szCs w:val="16"/>
              </w:rPr>
            </w:pPr>
            <w:r w:rsidRPr="00B05055">
              <w:rPr>
                <w:sz w:val="16"/>
                <w:szCs w:val="16"/>
              </w:rPr>
              <w:t>$110,000</w:t>
            </w:r>
          </w:p>
        </w:tc>
      </w:tr>
      <w:tr w:rsidR="005B1D7A" w:rsidRPr="00B05055" w14:paraId="410D3EA8" w14:textId="77777777" w:rsidTr="00F559DD">
        <w:trPr>
          <w:cantSplit/>
          <w:trHeight w:val="216"/>
          <w:jc w:val="center"/>
        </w:trPr>
        <w:tc>
          <w:tcPr>
            <w:tcW w:w="1250" w:type="dxa"/>
            <w:noWrap/>
            <w:vAlign w:val="center"/>
            <w:hideMark/>
          </w:tcPr>
          <w:p w14:paraId="64B09BF8" w14:textId="77777777" w:rsidR="005B1D7A" w:rsidRPr="00B05055" w:rsidRDefault="005B1D7A" w:rsidP="00F559DD">
            <w:pPr>
              <w:jc w:val="center"/>
              <w:rPr>
                <w:sz w:val="16"/>
                <w:szCs w:val="16"/>
              </w:rPr>
            </w:pPr>
            <w:r w:rsidRPr="00B05055">
              <w:rPr>
                <w:sz w:val="16"/>
                <w:szCs w:val="16"/>
              </w:rPr>
              <w:t>10" Cutter</w:t>
            </w:r>
          </w:p>
        </w:tc>
        <w:tc>
          <w:tcPr>
            <w:tcW w:w="720" w:type="dxa"/>
            <w:noWrap/>
            <w:vAlign w:val="center"/>
            <w:hideMark/>
          </w:tcPr>
          <w:p w14:paraId="665C593A" w14:textId="77777777" w:rsidR="005B1D7A" w:rsidRPr="00B05055" w:rsidRDefault="005B1D7A" w:rsidP="00F559DD">
            <w:pPr>
              <w:rPr>
                <w:sz w:val="16"/>
                <w:szCs w:val="16"/>
              </w:rPr>
            </w:pPr>
            <w:r w:rsidRPr="00B05055">
              <w:rPr>
                <w:sz w:val="16"/>
                <w:szCs w:val="16"/>
              </w:rPr>
              <w:t>N/A</w:t>
            </w:r>
          </w:p>
        </w:tc>
        <w:tc>
          <w:tcPr>
            <w:tcW w:w="1216" w:type="dxa"/>
            <w:noWrap/>
            <w:vAlign w:val="center"/>
            <w:hideMark/>
          </w:tcPr>
          <w:p w14:paraId="7FD7E1A1" w14:textId="77777777" w:rsidR="005B1D7A" w:rsidRPr="00B05055" w:rsidRDefault="005B1D7A" w:rsidP="00F559DD">
            <w:pPr>
              <w:jc w:val="center"/>
              <w:rPr>
                <w:sz w:val="16"/>
                <w:szCs w:val="16"/>
              </w:rPr>
            </w:pPr>
            <w:r w:rsidRPr="00B05055">
              <w:rPr>
                <w:sz w:val="16"/>
                <w:szCs w:val="16"/>
              </w:rPr>
              <w:t>$650,000</w:t>
            </w:r>
          </w:p>
        </w:tc>
        <w:tc>
          <w:tcPr>
            <w:tcW w:w="1216" w:type="dxa"/>
            <w:noWrap/>
            <w:vAlign w:val="center"/>
            <w:hideMark/>
          </w:tcPr>
          <w:p w14:paraId="17F7DC58" w14:textId="77777777" w:rsidR="005B1D7A" w:rsidRPr="00B05055" w:rsidRDefault="005B1D7A" w:rsidP="00F559DD">
            <w:pPr>
              <w:jc w:val="center"/>
              <w:rPr>
                <w:sz w:val="16"/>
                <w:szCs w:val="16"/>
              </w:rPr>
            </w:pPr>
            <w:r w:rsidRPr="00B05055">
              <w:rPr>
                <w:sz w:val="16"/>
                <w:szCs w:val="16"/>
              </w:rPr>
              <w:t>$594,750</w:t>
            </w:r>
          </w:p>
        </w:tc>
        <w:tc>
          <w:tcPr>
            <w:tcW w:w="1225" w:type="dxa"/>
            <w:noWrap/>
            <w:vAlign w:val="center"/>
            <w:hideMark/>
          </w:tcPr>
          <w:p w14:paraId="1ACCE361" w14:textId="77777777" w:rsidR="005B1D7A" w:rsidRPr="00B05055" w:rsidRDefault="005B1D7A" w:rsidP="00F559DD">
            <w:pPr>
              <w:jc w:val="center"/>
              <w:rPr>
                <w:sz w:val="16"/>
                <w:szCs w:val="16"/>
              </w:rPr>
            </w:pPr>
            <w:r w:rsidRPr="00B05055">
              <w:rPr>
                <w:sz w:val="16"/>
                <w:szCs w:val="16"/>
              </w:rPr>
              <w:t>$494,000</w:t>
            </w:r>
          </w:p>
        </w:tc>
        <w:tc>
          <w:tcPr>
            <w:tcW w:w="1205" w:type="dxa"/>
            <w:noWrap/>
            <w:vAlign w:val="center"/>
            <w:hideMark/>
          </w:tcPr>
          <w:p w14:paraId="413BB7AF" w14:textId="77777777" w:rsidR="005B1D7A" w:rsidRPr="00B05055" w:rsidRDefault="005B1D7A" w:rsidP="00F559DD">
            <w:pPr>
              <w:jc w:val="center"/>
              <w:rPr>
                <w:sz w:val="16"/>
                <w:szCs w:val="16"/>
              </w:rPr>
            </w:pPr>
            <w:r w:rsidRPr="00B05055">
              <w:rPr>
                <w:sz w:val="16"/>
                <w:szCs w:val="16"/>
              </w:rPr>
              <w:t>$373,750</w:t>
            </w:r>
          </w:p>
        </w:tc>
        <w:tc>
          <w:tcPr>
            <w:tcW w:w="1225" w:type="dxa"/>
            <w:noWrap/>
            <w:vAlign w:val="center"/>
            <w:hideMark/>
          </w:tcPr>
          <w:p w14:paraId="2B029E4D" w14:textId="77777777" w:rsidR="005B1D7A" w:rsidRPr="00B05055" w:rsidRDefault="005B1D7A" w:rsidP="00F559DD">
            <w:pPr>
              <w:jc w:val="center"/>
              <w:rPr>
                <w:sz w:val="16"/>
                <w:szCs w:val="16"/>
              </w:rPr>
            </w:pPr>
            <w:r w:rsidRPr="00B05055">
              <w:rPr>
                <w:sz w:val="16"/>
                <w:szCs w:val="16"/>
              </w:rPr>
              <w:t>$243,750</w:t>
            </w:r>
          </w:p>
        </w:tc>
        <w:tc>
          <w:tcPr>
            <w:tcW w:w="1170" w:type="dxa"/>
            <w:noWrap/>
            <w:vAlign w:val="center"/>
            <w:hideMark/>
          </w:tcPr>
          <w:p w14:paraId="1E7FAEC4" w14:textId="77777777" w:rsidR="005B1D7A" w:rsidRPr="00B05055" w:rsidRDefault="005B1D7A" w:rsidP="00F559DD">
            <w:pPr>
              <w:jc w:val="center"/>
              <w:rPr>
                <w:sz w:val="16"/>
                <w:szCs w:val="16"/>
              </w:rPr>
            </w:pPr>
            <w:r w:rsidRPr="00B05055">
              <w:rPr>
                <w:sz w:val="16"/>
                <w:szCs w:val="16"/>
              </w:rPr>
              <w:t>$149,500</w:t>
            </w:r>
          </w:p>
        </w:tc>
        <w:tc>
          <w:tcPr>
            <w:tcW w:w="1291" w:type="dxa"/>
            <w:noWrap/>
            <w:vAlign w:val="center"/>
            <w:hideMark/>
          </w:tcPr>
          <w:p w14:paraId="236050EC" w14:textId="77777777" w:rsidR="005B1D7A" w:rsidRPr="00B05055" w:rsidRDefault="005B1D7A" w:rsidP="00F559DD">
            <w:pPr>
              <w:jc w:val="center"/>
              <w:rPr>
                <w:sz w:val="16"/>
                <w:szCs w:val="16"/>
              </w:rPr>
            </w:pPr>
            <w:r w:rsidRPr="00B05055">
              <w:rPr>
                <w:sz w:val="16"/>
                <w:szCs w:val="16"/>
              </w:rPr>
              <w:t>$130,000</w:t>
            </w:r>
          </w:p>
        </w:tc>
      </w:tr>
      <w:tr w:rsidR="005B1D7A" w:rsidRPr="00B05055" w14:paraId="75F3FDCB" w14:textId="77777777" w:rsidTr="00F559DD">
        <w:trPr>
          <w:cantSplit/>
          <w:trHeight w:val="216"/>
          <w:jc w:val="center"/>
        </w:trPr>
        <w:tc>
          <w:tcPr>
            <w:tcW w:w="1250" w:type="dxa"/>
            <w:noWrap/>
            <w:vAlign w:val="center"/>
            <w:hideMark/>
          </w:tcPr>
          <w:p w14:paraId="34299377" w14:textId="77777777" w:rsidR="005B1D7A" w:rsidRPr="00B05055" w:rsidRDefault="005B1D7A" w:rsidP="00F559DD">
            <w:pPr>
              <w:jc w:val="center"/>
              <w:rPr>
                <w:sz w:val="16"/>
                <w:szCs w:val="16"/>
              </w:rPr>
            </w:pPr>
            <w:r w:rsidRPr="00B05055">
              <w:rPr>
                <w:sz w:val="16"/>
                <w:szCs w:val="16"/>
              </w:rPr>
              <w:t>14" Cutter</w:t>
            </w:r>
          </w:p>
        </w:tc>
        <w:tc>
          <w:tcPr>
            <w:tcW w:w="720" w:type="dxa"/>
            <w:noWrap/>
            <w:vAlign w:val="center"/>
            <w:hideMark/>
          </w:tcPr>
          <w:p w14:paraId="3A0B0D4E" w14:textId="77777777" w:rsidR="005B1D7A" w:rsidRPr="00B05055" w:rsidRDefault="005B1D7A" w:rsidP="00F559DD">
            <w:pPr>
              <w:rPr>
                <w:sz w:val="16"/>
                <w:szCs w:val="16"/>
              </w:rPr>
            </w:pPr>
            <w:r w:rsidRPr="00B05055">
              <w:rPr>
                <w:sz w:val="16"/>
                <w:szCs w:val="16"/>
              </w:rPr>
              <w:t>N/A</w:t>
            </w:r>
          </w:p>
        </w:tc>
        <w:tc>
          <w:tcPr>
            <w:tcW w:w="1216" w:type="dxa"/>
            <w:noWrap/>
            <w:vAlign w:val="center"/>
            <w:hideMark/>
          </w:tcPr>
          <w:p w14:paraId="550A3157" w14:textId="77777777" w:rsidR="005B1D7A" w:rsidRPr="00B05055" w:rsidRDefault="005B1D7A" w:rsidP="00F559DD">
            <w:pPr>
              <w:jc w:val="center"/>
              <w:rPr>
                <w:sz w:val="16"/>
                <w:szCs w:val="16"/>
              </w:rPr>
            </w:pPr>
            <w:r w:rsidRPr="00B05055">
              <w:rPr>
                <w:sz w:val="16"/>
                <w:szCs w:val="16"/>
              </w:rPr>
              <w:t>$900,000</w:t>
            </w:r>
          </w:p>
        </w:tc>
        <w:tc>
          <w:tcPr>
            <w:tcW w:w="1216" w:type="dxa"/>
            <w:noWrap/>
            <w:vAlign w:val="center"/>
            <w:hideMark/>
          </w:tcPr>
          <w:p w14:paraId="0313C5CE" w14:textId="77777777" w:rsidR="005B1D7A" w:rsidRPr="00B05055" w:rsidRDefault="005B1D7A" w:rsidP="00F559DD">
            <w:pPr>
              <w:jc w:val="center"/>
              <w:rPr>
                <w:sz w:val="16"/>
                <w:szCs w:val="16"/>
              </w:rPr>
            </w:pPr>
            <w:r w:rsidRPr="00B05055">
              <w:rPr>
                <w:sz w:val="16"/>
                <w:szCs w:val="16"/>
              </w:rPr>
              <w:t>$823,500</w:t>
            </w:r>
          </w:p>
        </w:tc>
        <w:tc>
          <w:tcPr>
            <w:tcW w:w="1225" w:type="dxa"/>
            <w:noWrap/>
            <w:vAlign w:val="center"/>
            <w:hideMark/>
          </w:tcPr>
          <w:p w14:paraId="2898123B" w14:textId="77777777" w:rsidR="005B1D7A" w:rsidRPr="00B05055" w:rsidRDefault="005B1D7A" w:rsidP="00F559DD">
            <w:pPr>
              <w:jc w:val="center"/>
              <w:rPr>
                <w:sz w:val="16"/>
                <w:szCs w:val="16"/>
              </w:rPr>
            </w:pPr>
            <w:r w:rsidRPr="00B05055">
              <w:rPr>
                <w:sz w:val="16"/>
                <w:szCs w:val="16"/>
              </w:rPr>
              <w:t>$684,000</w:t>
            </w:r>
          </w:p>
        </w:tc>
        <w:tc>
          <w:tcPr>
            <w:tcW w:w="1205" w:type="dxa"/>
            <w:noWrap/>
            <w:vAlign w:val="center"/>
            <w:hideMark/>
          </w:tcPr>
          <w:p w14:paraId="6D002338" w14:textId="77777777" w:rsidR="005B1D7A" w:rsidRPr="00B05055" w:rsidRDefault="005B1D7A" w:rsidP="00F559DD">
            <w:pPr>
              <w:jc w:val="center"/>
              <w:rPr>
                <w:sz w:val="16"/>
                <w:szCs w:val="16"/>
              </w:rPr>
            </w:pPr>
            <w:r w:rsidRPr="00B05055">
              <w:rPr>
                <w:sz w:val="16"/>
                <w:szCs w:val="16"/>
              </w:rPr>
              <w:t>$517,500</w:t>
            </w:r>
          </w:p>
        </w:tc>
        <w:tc>
          <w:tcPr>
            <w:tcW w:w="1225" w:type="dxa"/>
            <w:noWrap/>
            <w:vAlign w:val="center"/>
            <w:hideMark/>
          </w:tcPr>
          <w:p w14:paraId="39541E9E" w14:textId="77777777" w:rsidR="005B1D7A" w:rsidRPr="00B05055" w:rsidRDefault="005B1D7A" w:rsidP="00F559DD">
            <w:pPr>
              <w:jc w:val="center"/>
              <w:rPr>
                <w:sz w:val="16"/>
                <w:szCs w:val="16"/>
              </w:rPr>
            </w:pPr>
            <w:r w:rsidRPr="00B05055">
              <w:rPr>
                <w:sz w:val="16"/>
                <w:szCs w:val="16"/>
              </w:rPr>
              <w:t>$337,500</w:t>
            </w:r>
          </w:p>
        </w:tc>
        <w:tc>
          <w:tcPr>
            <w:tcW w:w="1170" w:type="dxa"/>
            <w:noWrap/>
            <w:vAlign w:val="center"/>
            <w:hideMark/>
          </w:tcPr>
          <w:p w14:paraId="6B27763A" w14:textId="77777777" w:rsidR="005B1D7A" w:rsidRPr="00B05055" w:rsidRDefault="005B1D7A" w:rsidP="00F559DD">
            <w:pPr>
              <w:jc w:val="center"/>
              <w:rPr>
                <w:sz w:val="16"/>
                <w:szCs w:val="16"/>
              </w:rPr>
            </w:pPr>
            <w:r w:rsidRPr="00B05055">
              <w:rPr>
                <w:sz w:val="16"/>
                <w:szCs w:val="16"/>
              </w:rPr>
              <w:t>$207,000</w:t>
            </w:r>
          </w:p>
        </w:tc>
        <w:tc>
          <w:tcPr>
            <w:tcW w:w="1291" w:type="dxa"/>
            <w:noWrap/>
            <w:vAlign w:val="center"/>
            <w:hideMark/>
          </w:tcPr>
          <w:p w14:paraId="63EF7F50" w14:textId="77777777" w:rsidR="005B1D7A" w:rsidRPr="00B05055" w:rsidRDefault="005B1D7A" w:rsidP="00F559DD">
            <w:pPr>
              <w:jc w:val="center"/>
              <w:rPr>
                <w:sz w:val="16"/>
                <w:szCs w:val="16"/>
              </w:rPr>
            </w:pPr>
            <w:r w:rsidRPr="00B05055">
              <w:rPr>
                <w:sz w:val="16"/>
                <w:szCs w:val="16"/>
              </w:rPr>
              <w:t>$180,000</w:t>
            </w:r>
          </w:p>
        </w:tc>
      </w:tr>
      <w:tr w:rsidR="005B1D7A" w:rsidRPr="00B05055" w14:paraId="76B0C002" w14:textId="77777777" w:rsidTr="00F559DD">
        <w:trPr>
          <w:cantSplit/>
          <w:trHeight w:val="216"/>
          <w:jc w:val="center"/>
        </w:trPr>
        <w:tc>
          <w:tcPr>
            <w:tcW w:w="1250" w:type="dxa"/>
            <w:noWrap/>
            <w:vAlign w:val="center"/>
            <w:hideMark/>
          </w:tcPr>
          <w:p w14:paraId="2C5C5DDE" w14:textId="77777777" w:rsidR="005B1D7A" w:rsidRPr="00B05055" w:rsidRDefault="005B1D7A" w:rsidP="00F559DD">
            <w:pPr>
              <w:jc w:val="center"/>
              <w:rPr>
                <w:sz w:val="16"/>
                <w:szCs w:val="16"/>
              </w:rPr>
            </w:pPr>
            <w:r w:rsidRPr="00B05055">
              <w:rPr>
                <w:sz w:val="16"/>
                <w:szCs w:val="16"/>
              </w:rPr>
              <w:t>16" Cutter</w:t>
            </w:r>
          </w:p>
        </w:tc>
        <w:tc>
          <w:tcPr>
            <w:tcW w:w="720" w:type="dxa"/>
            <w:noWrap/>
            <w:vAlign w:val="center"/>
            <w:hideMark/>
          </w:tcPr>
          <w:p w14:paraId="6E89D0B5" w14:textId="77777777" w:rsidR="005B1D7A" w:rsidRPr="00B05055" w:rsidRDefault="005B1D7A" w:rsidP="00F559DD">
            <w:pPr>
              <w:rPr>
                <w:sz w:val="16"/>
                <w:szCs w:val="16"/>
              </w:rPr>
            </w:pPr>
            <w:r w:rsidRPr="00B05055">
              <w:rPr>
                <w:sz w:val="16"/>
                <w:szCs w:val="16"/>
              </w:rPr>
              <w:t>N/A</w:t>
            </w:r>
          </w:p>
        </w:tc>
        <w:tc>
          <w:tcPr>
            <w:tcW w:w="1216" w:type="dxa"/>
            <w:noWrap/>
            <w:vAlign w:val="center"/>
            <w:hideMark/>
          </w:tcPr>
          <w:p w14:paraId="38189F66" w14:textId="77777777" w:rsidR="005B1D7A" w:rsidRPr="00B05055" w:rsidRDefault="005B1D7A" w:rsidP="00F559DD">
            <w:pPr>
              <w:jc w:val="center"/>
              <w:rPr>
                <w:sz w:val="16"/>
                <w:szCs w:val="16"/>
              </w:rPr>
            </w:pPr>
            <w:r w:rsidRPr="00B05055">
              <w:rPr>
                <w:sz w:val="16"/>
                <w:szCs w:val="16"/>
              </w:rPr>
              <w:t>$1,300,000</w:t>
            </w:r>
          </w:p>
        </w:tc>
        <w:tc>
          <w:tcPr>
            <w:tcW w:w="1216" w:type="dxa"/>
            <w:noWrap/>
            <w:vAlign w:val="center"/>
            <w:hideMark/>
          </w:tcPr>
          <w:p w14:paraId="23A7D869" w14:textId="77777777" w:rsidR="005B1D7A" w:rsidRPr="00B05055" w:rsidRDefault="005B1D7A" w:rsidP="00F559DD">
            <w:pPr>
              <w:jc w:val="center"/>
              <w:rPr>
                <w:sz w:val="16"/>
                <w:szCs w:val="16"/>
              </w:rPr>
            </w:pPr>
            <w:r w:rsidRPr="00B05055">
              <w:rPr>
                <w:sz w:val="16"/>
                <w:szCs w:val="16"/>
              </w:rPr>
              <w:t>$1,189,500</w:t>
            </w:r>
          </w:p>
        </w:tc>
        <w:tc>
          <w:tcPr>
            <w:tcW w:w="1225" w:type="dxa"/>
            <w:noWrap/>
            <w:vAlign w:val="center"/>
            <w:hideMark/>
          </w:tcPr>
          <w:p w14:paraId="7925EB24" w14:textId="77777777" w:rsidR="005B1D7A" w:rsidRPr="00B05055" w:rsidRDefault="005B1D7A" w:rsidP="00F559DD">
            <w:pPr>
              <w:jc w:val="center"/>
              <w:rPr>
                <w:sz w:val="16"/>
                <w:szCs w:val="16"/>
              </w:rPr>
            </w:pPr>
            <w:r w:rsidRPr="00B05055">
              <w:rPr>
                <w:sz w:val="16"/>
                <w:szCs w:val="16"/>
              </w:rPr>
              <w:t>$988,000</w:t>
            </w:r>
          </w:p>
        </w:tc>
        <w:tc>
          <w:tcPr>
            <w:tcW w:w="1205" w:type="dxa"/>
            <w:noWrap/>
            <w:vAlign w:val="center"/>
            <w:hideMark/>
          </w:tcPr>
          <w:p w14:paraId="3EBAAA5B" w14:textId="77777777" w:rsidR="005B1D7A" w:rsidRPr="00B05055" w:rsidRDefault="005B1D7A" w:rsidP="00F559DD">
            <w:pPr>
              <w:jc w:val="center"/>
              <w:rPr>
                <w:sz w:val="16"/>
                <w:szCs w:val="16"/>
              </w:rPr>
            </w:pPr>
            <w:r w:rsidRPr="00B05055">
              <w:rPr>
                <w:sz w:val="16"/>
                <w:szCs w:val="16"/>
              </w:rPr>
              <w:t>$747,500</w:t>
            </w:r>
          </w:p>
        </w:tc>
        <w:tc>
          <w:tcPr>
            <w:tcW w:w="1225" w:type="dxa"/>
            <w:noWrap/>
            <w:vAlign w:val="center"/>
            <w:hideMark/>
          </w:tcPr>
          <w:p w14:paraId="1A263CA7" w14:textId="77777777" w:rsidR="005B1D7A" w:rsidRPr="00B05055" w:rsidRDefault="005B1D7A" w:rsidP="00F559DD">
            <w:pPr>
              <w:jc w:val="center"/>
              <w:rPr>
                <w:sz w:val="16"/>
                <w:szCs w:val="16"/>
              </w:rPr>
            </w:pPr>
            <w:r w:rsidRPr="00B05055">
              <w:rPr>
                <w:sz w:val="16"/>
                <w:szCs w:val="16"/>
              </w:rPr>
              <w:t>$487,500</w:t>
            </w:r>
          </w:p>
        </w:tc>
        <w:tc>
          <w:tcPr>
            <w:tcW w:w="1170" w:type="dxa"/>
            <w:noWrap/>
            <w:vAlign w:val="center"/>
            <w:hideMark/>
          </w:tcPr>
          <w:p w14:paraId="47F1931B" w14:textId="77777777" w:rsidR="005B1D7A" w:rsidRPr="00B05055" w:rsidRDefault="005B1D7A" w:rsidP="00F559DD">
            <w:pPr>
              <w:jc w:val="center"/>
              <w:rPr>
                <w:sz w:val="16"/>
                <w:szCs w:val="16"/>
              </w:rPr>
            </w:pPr>
            <w:r w:rsidRPr="00B05055">
              <w:rPr>
                <w:sz w:val="16"/>
                <w:szCs w:val="16"/>
              </w:rPr>
              <w:t>$299,000</w:t>
            </w:r>
          </w:p>
        </w:tc>
        <w:tc>
          <w:tcPr>
            <w:tcW w:w="1291" w:type="dxa"/>
            <w:noWrap/>
            <w:vAlign w:val="center"/>
            <w:hideMark/>
          </w:tcPr>
          <w:p w14:paraId="19A554BE" w14:textId="77777777" w:rsidR="005B1D7A" w:rsidRPr="00B05055" w:rsidRDefault="005B1D7A" w:rsidP="00F559DD">
            <w:pPr>
              <w:jc w:val="center"/>
              <w:rPr>
                <w:sz w:val="16"/>
                <w:szCs w:val="16"/>
              </w:rPr>
            </w:pPr>
            <w:r w:rsidRPr="00B05055">
              <w:rPr>
                <w:sz w:val="16"/>
                <w:szCs w:val="16"/>
              </w:rPr>
              <w:t>$260,000</w:t>
            </w:r>
          </w:p>
        </w:tc>
      </w:tr>
      <w:tr w:rsidR="005B1D7A" w:rsidRPr="00B05055" w14:paraId="2B2F5AD0" w14:textId="77777777" w:rsidTr="00F559DD">
        <w:trPr>
          <w:cantSplit/>
          <w:trHeight w:val="216"/>
          <w:jc w:val="center"/>
        </w:trPr>
        <w:tc>
          <w:tcPr>
            <w:tcW w:w="1250" w:type="dxa"/>
            <w:noWrap/>
            <w:vAlign w:val="center"/>
            <w:hideMark/>
          </w:tcPr>
          <w:p w14:paraId="75C2F566" w14:textId="77777777" w:rsidR="005B1D7A" w:rsidRPr="00B05055" w:rsidRDefault="005B1D7A" w:rsidP="00F559DD">
            <w:pPr>
              <w:jc w:val="center"/>
              <w:rPr>
                <w:sz w:val="16"/>
                <w:szCs w:val="16"/>
              </w:rPr>
            </w:pPr>
            <w:r w:rsidRPr="00B05055">
              <w:rPr>
                <w:sz w:val="16"/>
                <w:szCs w:val="16"/>
              </w:rPr>
              <w:t>20" Cutter</w:t>
            </w:r>
          </w:p>
        </w:tc>
        <w:tc>
          <w:tcPr>
            <w:tcW w:w="720" w:type="dxa"/>
            <w:noWrap/>
            <w:vAlign w:val="center"/>
            <w:hideMark/>
          </w:tcPr>
          <w:p w14:paraId="534D40D1" w14:textId="77777777" w:rsidR="005B1D7A" w:rsidRPr="00B05055" w:rsidRDefault="005B1D7A" w:rsidP="00F559DD">
            <w:pPr>
              <w:rPr>
                <w:sz w:val="16"/>
                <w:szCs w:val="16"/>
              </w:rPr>
            </w:pPr>
            <w:r w:rsidRPr="00B05055">
              <w:rPr>
                <w:sz w:val="16"/>
                <w:szCs w:val="16"/>
              </w:rPr>
              <w:t>N/A</w:t>
            </w:r>
          </w:p>
        </w:tc>
        <w:tc>
          <w:tcPr>
            <w:tcW w:w="1216" w:type="dxa"/>
            <w:noWrap/>
            <w:vAlign w:val="center"/>
            <w:hideMark/>
          </w:tcPr>
          <w:p w14:paraId="55BC6804" w14:textId="77777777" w:rsidR="005B1D7A" w:rsidRPr="00B05055" w:rsidRDefault="005B1D7A" w:rsidP="00F559DD">
            <w:pPr>
              <w:jc w:val="center"/>
              <w:rPr>
                <w:sz w:val="16"/>
                <w:szCs w:val="16"/>
              </w:rPr>
            </w:pPr>
            <w:r w:rsidRPr="00B05055">
              <w:rPr>
                <w:sz w:val="16"/>
                <w:szCs w:val="16"/>
              </w:rPr>
              <w:t>$2,500,000</w:t>
            </w:r>
          </w:p>
        </w:tc>
        <w:tc>
          <w:tcPr>
            <w:tcW w:w="1216" w:type="dxa"/>
            <w:noWrap/>
            <w:vAlign w:val="center"/>
            <w:hideMark/>
          </w:tcPr>
          <w:p w14:paraId="37EF5658" w14:textId="77777777" w:rsidR="005B1D7A" w:rsidRPr="00B05055" w:rsidRDefault="005B1D7A" w:rsidP="00F559DD">
            <w:pPr>
              <w:jc w:val="center"/>
              <w:rPr>
                <w:sz w:val="16"/>
                <w:szCs w:val="16"/>
              </w:rPr>
            </w:pPr>
            <w:r w:rsidRPr="00B05055">
              <w:rPr>
                <w:sz w:val="16"/>
                <w:szCs w:val="16"/>
              </w:rPr>
              <w:t>$2,287,500</w:t>
            </w:r>
          </w:p>
        </w:tc>
        <w:tc>
          <w:tcPr>
            <w:tcW w:w="1225" w:type="dxa"/>
            <w:noWrap/>
            <w:vAlign w:val="center"/>
            <w:hideMark/>
          </w:tcPr>
          <w:p w14:paraId="73D02F3A" w14:textId="77777777" w:rsidR="005B1D7A" w:rsidRPr="00B05055" w:rsidRDefault="005B1D7A" w:rsidP="00F559DD">
            <w:pPr>
              <w:jc w:val="center"/>
              <w:rPr>
                <w:sz w:val="16"/>
                <w:szCs w:val="16"/>
              </w:rPr>
            </w:pPr>
            <w:r w:rsidRPr="00B05055">
              <w:rPr>
                <w:sz w:val="16"/>
                <w:szCs w:val="16"/>
              </w:rPr>
              <w:t>$1,900,000</w:t>
            </w:r>
          </w:p>
        </w:tc>
        <w:tc>
          <w:tcPr>
            <w:tcW w:w="1205" w:type="dxa"/>
            <w:noWrap/>
            <w:vAlign w:val="center"/>
            <w:hideMark/>
          </w:tcPr>
          <w:p w14:paraId="14B0CC4B" w14:textId="77777777" w:rsidR="005B1D7A" w:rsidRPr="00B05055" w:rsidRDefault="005B1D7A" w:rsidP="00F559DD">
            <w:pPr>
              <w:jc w:val="center"/>
              <w:rPr>
                <w:sz w:val="16"/>
                <w:szCs w:val="16"/>
              </w:rPr>
            </w:pPr>
            <w:r w:rsidRPr="00B05055">
              <w:rPr>
                <w:sz w:val="16"/>
                <w:szCs w:val="16"/>
              </w:rPr>
              <w:t>$1,437,500</w:t>
            </w:r>
          </w:p>
        </w:tc>
        <w:tc>
          <w:tcPr>
            <w:tcW w:w="1225" w:type="dxa"/>
            <w:noWrap/>
            <w:vAlign w:val="center"/>
            <w:hideMark/>
          </w:tcPr>
          <w:p w14:paraId="5D9A1569" w14:textId="77777777" w:rsidR="005B1D7A" w:rsidRPr="00B05055" w:rsidRDefault="005B1D7A" w:rsidP="00F559DD">
            <w:pPr>
              <w:jc w:val="center"/>
              <w:rPr>
                <w:sz w:val="16"/>
                <w:szCs w:val="16"/>
              </w:rPr>
            </w:pPr>
            <w:r w:rsidRPr="00B05055">
              <w:rPr>
                <w:sz w:val="16"/>
                <w:szCs w:val="16"/>
              </w:rPr>
              <w:t>$937,500</w:t>
            </w:r>
          </w:p>
        </w:tc>
        <w:tc>
          <w:tcPr>
            <w:tcW w:w="1170" w:type="dxa"/>
            <w:noWrap/>
            <w:vAlign w:val="center"/>
            <w:hideMark/>
          </w:tcPr>
          <w:p w14:paraId="7B3457E0" w14:textId="77777777" w:rsidR="005B1D7A" w:rsidRPr="00B05055" w:rsidRDefault="005B1D7A" w:rsidP="00F559DD">
            <w:pPr>
              <w:jc w:val="center"/>
              <w:rPr>
                <w:sz w:val="16"/>
                <w:szCs w:val="16"/>
              </w:rPr>
            </w:pPr>
            <w:r w:rsidRPr="00B05055">
              <w:rPr>
                <w:sz w:val="16"/>
                <w:szCs w:val="16"/>
              </w:rPr>
              <w:t>$575,000</w:t>
            </w:r>
          </w:p>
        </w:tc>
        <w:tc>
          <w:tcPr>
            <w:tcW w:w="1291" w:type="dxa"/>
            <w:noWrap/>
            <w:vAlign w:val="center"/>
            <w:hideMark/>
          </w:tcPr>
          <w:p w14:paraId="221C1A72" w14:textId="77777777" w:rsidR="005B1D7A" w:rsidRPr="00B05055" w:rsidRDefault="005B1D7A" w:rsidP="00F559DD">
            <w:pPr>
              <w:jc w:val="center"/>
              <w:rPr>
                <w:sz w:val="16"/>
                <w:szCs w:val="16"/>
              </w:rPr>
            </w:pPr>
            <w:r w:rsidRPr="00B05055">
              <w:rPr>
                <w:sz w:val="16"/>
                <w:szCs w:val="16"/>
              </w:rPr>
              <w:t>$500,000</w:t>
            </w:r>
          </w:p>
        </w:tc>
      </w:tr>
      <w:tr w:rsidR="005B1D7A" w:rsidRPr="00B05055" w14:paraId="6FF5D7A6" w14:textId="77777777" w:rsidTr="00F559DD">
        <w:trPr>
          <w:cantSplit/>
          <w:trHeight w:val="216"/>
          <w:jc w:val="center"/>
        </w:trPr>
        <w:tc>
          <w:tcPr>
            <w:tcW w:w="1250" w:type="dxa"/>
            <w:noWrap/>
            <w:vAlign w:val="center"/>
            <w:hideMark/>
          </w:tcPr>
          <w:p w14:paraId="52BB9768" w14:textId="77777777" w:rsidR="005B1D7A" w:rsidRPr="00B05055" w:rsidRDefault="005B1D7A" w:rsidP="00F559DD">
            <w:pPr>
              <w:jc w:val="center"/>
              <w:rPr>
                <w:sz w:val="16"/>
                <w:szCs w:val="16"/>
              </w:rPr>
            </w:pPr>
            <w:r w:rsidRPr="00B05055">
              <w:rPr>
                <w:sz w:val="16"/>
                <w:szCs w:val="16"/>
              </w:rPr>
              <w:t>24" Cutter</w:t>
            </w:r>
          </w:p>
        </w:tc>
        <w:tc>
          <w:tcPr>
            <w:tcW w:w="720" w:type="dxa"/>
            <w:noWrap/>
            <w:vAlign w:val="center"/>
            <w:hideMark/>
          </w:tcPr>
          <w:p w14:paraId="01AC5351" w14:textId="77777777" w:rsidR="005B1D7A" w:rsidRPr="00B05055" w:rsidRDefault="005B1D7A" w:rsidP="00F559DD">
            <w:pPr>
              <w:rPr>
                <w:sz w:val="16"/>
                <w:szCs w:val="16"/>
              </w:rPr>
            </w:pPr>
            <w:r w:rsidRPr="00B05055">
              <w:rPr>
                <w:sz w:val="16"/>
                <w:szCs w:val="16"/>
              </w:rPr>
              <w:t>N/A</w:t>
            </w:r>
          </w:p>
        </w:tc>
        <w:tc>
          <w:tcPr>
            <w:tcW w:w="1216" w:type="dxa"/>
            <w:noWrap/>
            <w:vAlign w:val="center"/>
            <w:hideMark/>
          </w:tcPr>
          <w:p w14:paraId="4B04F86E" w14:textId="77777777" w:rsidR="005B1D7A" w:rsidRPr="00B05055" w:rsidRDefault="005B1D7A" w:rsidP="00F559DD">
            <w:pPr>
              <w:jc w:val="center"/>
              <w:rPr>
                <w:sz w:val="16"/>
                <w:szCs w:val="16"/>
              </w:rPr>
            </w:pPr>
            <w:r w:rsidRPr="00B05055">
              <w:rPr>
                <w:sz w:val="16"/>
                <w:szCs w:val="16"/>
              </w:rPr>
              <w:t>$3,800,000</w:t>
            </w:r>
          </w:p>
        </w:tc>
        <w:tc>
          <w:tcPr>
            <w:tcW w:w="1216" w:type="dxa"/>
            <w:noWrap/>
            <w:vAlign w:val="center"/>
            <w:hideMark/>
          </w:tcPr>
          <w:p w14:paraId="18BB8209" w14:textId="77777777" w:rsidR="005B1D7A" w:rsidRPr="00B05055" w:rsidRDefault="005B1D7A" w:rsidP="00F559DD">
            <w:pPr>
              <w:jc w:val="center"/>
              <w:rPr>
                <w:sz w:val="16"/>
                <w:szCs w:val="16"/>
              </w:rPr>
            </w:pPr>
            <w:r w:rsidRPr="00B05055">
              <w:rPr>
                <w:sz w:val="16"/>
                <w:szCs w:val="16"/>
              </w:rPr>
              <w:t>$3,477,000</w:t>
            </w:r>
          </w:p>
        </w:tc>
        <w:tc>
          <w:tcPr>
            <w:tcW w:w="1225" w:type="dxa"/>
            <w:noWrap/>
            <w:vAlign w:val="center"/>
            <w:hideMark/>
          </w:tcPr>
          <w:p w14:paraId="6C78573A" w14:textId="77777777" w:rsidR="005B1D7A" w:rsidRPr="00B05055" w:rsidRDefault="005B1D7A" w:rsidP="00F559DD">
            <w:pPr>
              <w:jc w:val="center"/>
              <w:rPr>
                <w:sz w:val="16"/>
                <w:szCs w:val="16"/>
              </w:rPr>
            </w:pPr>
            <w:r w:rsidRPr="00B05055">
              <w:rPr>
                <w:sz w:val="16"/>
                <w:szCs w:val="16"/>
              </w:rPr>
              <w:t>$2,888,000</w:t>
            </w:r>
          </w:p>
        </w:tc>
        <w:tc>
          <w:tcPr>
            <w:tcW w:w="1205" w:type="dxa"/>
            <w:noWrap/>
            <w:vAlign w:val="center"/>
            <w:hideMark/>
          </w:tcPr>
          <w:p w14:paraId="5FB7429B" w14:textId="77777777" w:rsidR="005B1D7A" w:rsidRPr="00B05055" w:rsidRDefault="005B1D7A" w:rsidP="00F559DD">
            <w:pPr>
              <w:jc w:val="center"/>
              <w:rPr>
                <w:sz w:val="16"/>
                <w:szCs w:val="16"/>
              </w:rPr>
            </w:pPr>
            <w:r w:rsidRPr="00B05055">
              <w:rPr>
                <w:sz w:val="16"/>
                <w:szCs w:val="16"/>
              </w:rPr>
              <w:t>$2,185,000</w:t>
            </w:r>
          </w:p>
        </w:tc>
        <w:tc>
          <w:tcPr>
            <w:tcW w:w="1225" w:type="dxa"/>
            <w:noWrap/>
            <w:vAlign w:val="center"/>
            <w:hideMark/>
          </w:tcPr>
          <w:p w14:paraId="14831BF0" w14:textId="77777777" w:rsidR="005B1D7A" w:rsidRPr="00B05055" w:rsidRDefault="005B1D7A" w:rsidP="00F559DD">
            <w:pPr>
              <w:jc w:val="center"/>
              <w:rPr>
                <w:sz w:val="16"/>
                <w:szCs w:val="16"/>
              </w:rPr>
            </w:pPr>
            <w:r w:rsidRPr="00B05055">
              <w:rPr>
                <w:sz w:val="16"/>
                <w:szCs w:val="16"/>
              </w:rPr>
              <w:t>$1,425,000</w:t>
            </w:r>
          </w:p>
        </w:tc>
        <w:tc>
          <w:tcPr>
            <w:tcW w:w="1170" w:type="dxa"/>
            <w:noWrap/>
            <w:vAlign w:val="center"/>
            <w:hideMark/>
          </w:tcPr>
          <w:p w14:paraId="04D381AF" w14:textId="77777777" w:rsidR="005B1D7A" w:rsidRPr="00B05055" w:rsidRDefault="005B1D7A" w:rsidP="00F559DD">
            <w:pPr>
              <w:jc w:val="center"/>
              <w:rPr>
                <w:sz w:val="16"/>
                <w:szCs w:val="16"/>
              </w:rPr>
            </w:pPr>
            <w:r w:rsidRPr="00B05055">
              <w:rPr>
                <w:sz w:val="16"/>
                <w:szCs w:val="16"/>
              </w:rPr>
              <w:t>$874,000</w:t>
            </w:r>
          </w:p>
        </w:tc>
        <w:tc>
          <w:tcPr>
            <w:tcW w:w="1291" w:type="dxa"/>
            <w:noWrap/>
            <w:vAlign w:val="center"/>
            <w:hideMark/>
          </w:tcPr>
          <w:p w14:paraId="4122D298" w14:textId="77777777" w:rsidR="005B1D7A" w:rsidRPr="00B05055" w:rsidRDefault="005B1D7A" w:rsidP="00F559DD">
            <w:pPr>
              <w:jc w:val="center"/>
              <w:rPr>
                <w:sz w:val="16"/>
                <w:szCs w:val="16"/>
              </w:rPr>
            </w:pPr>
            <w:r w:rsidRPr="00B05055">
              <w:rPr>
                <w:sz w:val="16"/>
                <w:szCs w:val="16"/>
              </w:rPr>
              <w:t>$760,000</w:t>
            </w:r>
          </w:p>
        </w:tc>
      </w:tr>
      <w:tr w:rsidR="005B1D7A" w:rsidRPr="00B05055" w14:paraId="66680D0B" w14:textId="77777777" w:rsidTr="00F559DD">
        <w:trPr>
          <w:cantSplit/>
          <w:trHeight w:val="288"/>
          <w:jc w:val="center"/>
        </w:trPr>
        <w:tc>
          <w:tcPr>
            <w:tcW w:w="10518" w:type="dxa"/>
            <w:gridSpan w:val="9"/>
            <w:noWrap/>
            <w:vAlign w:val="center"/>
            <w:hideMark/>
          </w:tcPr>
          <w:p w14:paraId="455EF19E" w14:textId="77777777" w:rsidR="005B1D7A" w:rsidRPr="00B05055" w:rsidRDefault="005B1D7A" w:rsidP="00F559DD">
            <w:pPr>
              <w:jc w:val="center"/>
              <w:rPr>
                <w:sz w:val="16"/>
                <w:szCs w:val="16"/>
              </w:rPr>
            </w:pPr>
            <w:r w:rsidRPr="00B05055">
              <w:rPr>
                <w:sz w:val="16"/>
                <w:szCs w:val="16"/>
              </w:rPr>
              <w:t>Transport</w:t>
            </w:r>
          </w:p>
        </w:tc>
      </w:tr>
      <w:tr w:rsidR="005B1D7A" w:rsidRPr="00B05055" w14:paraId="6387388A" w14:textId="77777777" w:rsidTr="00F559DD">
        <w:trPr>
          <w:cantSplit/>
          <w:trHeight w:val="216"/>
          <w:jc w:val="center"/>
        </w:trPr>
        <w:tc>
          <w:tcPr>
            <w:tcW w:w="1250" w:type="dxa"/>
            <w:noWrap/>
            <w:vAlign w:val="center"/>
            <w:hideMark/>
          </w:tcPr>
          <w:p w14:paraId="40C9463F" w14:textId="77777777" w:rsidR="005B1D7A" w:rsidRPr="00B05055" w:rsidRDefault="005B1D7A" w:rsidP="00F559DD">
            <w:pPr>
              <w:jc w:val="center"/>
              <w:rPr>
                <w:sz w:val="16"/>
                <w:szCs w:val="16"/>
              </w:rPr>
            </w:pPr>
            <w:r w:rsidRPr="00B05055">
              <w:rPr>
                <w:sz w:val="16"/>
                <w:szCs w:val="16"/>
              </w:rPr>
              <w:t>120X30</w:t>
            </w:r>
          </w:p>
        </w:tc>
        <w:tc>
          <w:tcPr>
            <w:tcW w:w="720" w:type="dxa"/>
            <w:noWrap/>
            <w:vAlign w:val="center"/>
          </w:tcPr>
          <w:p w14:paraId="0498C445" w14:textId="77777777" w:rsidR="005B1D7A" w:rsidRPr="00B05055" w:rsidRDefault="005B1D7A" w:rsidP="00F559DD">
            <w:pPr>
              <w:rPr>
                <w:sz w:val="16"/>
                <w:szCs w:val="16"/>
              </w:rPr>
            </w:pPr>
            <w:r w:rsidRPr="00B05055">
              <w:rPr>
                <w:sz w:val="16"/>
                <w:szCs w:val="16"/>
              </w:rPr>
              <w:t>150</w:t>
            </w:r>
          </w:p>
        </w:tc>
        <w:tc>
          <w:tcPr>
            <w:tcW w:w="1216" w:type="dxa"/>
            <w:noWrap/>
            <w:vAlign w:val="center"/>
            <w:hideMark/>
          </w:tcPr>
          <w:p w14:paraId="73AE3553" w14:textId="77777777" w:rsidR="005B1D7A" w:rsidRPr="00B05055" w:rsidRDefault="005B1D7A" w:rsidP="00F559DD">
            <w:pPr>
              <w:jc w:val="center"/>
              <w:rPr>
                <w:sz w:val="16"/>
                <w:szCs w:val="16"/>
              </w:rPr>
            </w:pPr>
            <w:r w:rsidRPr="00B05055">
              <w:rPr>
                <w:sz w:val="16"/>
                <w:szCs w:val="16"/>
              </w:rPr>
              <w:t>$230,000</w:t>
            </w:r>
          </w:p>
        </w:tc>
        <w:tc>
          <w:tcPr>
            <w:tcW w:w="1216" w:type="dxa"/>
            <w:noWrap/>
            <w:vAlign w:val="center"/>
            <w:hideMark/>
          </w:tcPr>
          <w:p w14:paraId="7D409C12" w14:textId="77777777" w:rsidR="005B1D7A" w:rsidRPr="00B05055" w:rsidRDefault="005B1D7A" w:rsidP="00F559DD">
            <w:pPr>
              <w:jc w:val="center"/>
              <w:rPr>
                <w:sz w:val="16"/>
                <w:szCs w:val="16"/>
              </w:rPr>
            </w:pPr>
            <w:r w:rsidRPr="00B05055">
              <w:rPr>
                <w:sz w:val="16"/>
                <w:szCs w:val="16"/>
              </w:rPr>
              <w:t>$210,450</w:t>
            </w:r>
          </w:p>
        </w:tc>
        <w:tc>
          <w:tcPr>
            <w:tcW w:w="1225" w:type="dxa"/>
            <w:noWrap/>
            <w:vAlign w:val="center"/>
            <w:hideMark/>
          </w:tcPr>
          <w:p w14:paraId="32B06689" w14:textId="77777777" w:rsidR="005B1D7A" w:rsidRPr="00B05055" w:rsidRDefault="005B1D7A" w:rsidP="00F559DD">
            <w:pPr>
              <w:jc w:val="center"/>
              <w:rPr>
                <w:sz w:val="16"/>
                <w:szCs w:val="16"/>
              </w:rPr>
            </w:pPr>
            <w:r w:rsidRPr="00B05055">
              <w:rPr>
                <w:sz w:val="16"/>
                <w:szCs w:val="16"/>
              </w:rPr>
              <w:t>$174,800</w:t>
            </w:r>
          </w:p>
        </w:tc>
        <w:tc>
          <w:tcPr>
            <w:tcW w:w="1205" w:type="dxa"/>
            <w:noWrap/>
            <w:vAlign w:val="center"/>
            <w:hideMark/>
          </w:tcPr>
          <w:p w14:paraId="345A6352" w14:textId="77777777" w:rsidR="005B1D7A" w:rsidRPr="00B05055" w:rsidRDefault="005B1D7A" w:rsidP="00F559DD">
            <w:pPr>
              <w:jc w:val="center"/>
              <w:rPr>
                <w:sz w:val="16"/>
                <w:szCs w:val="16"/>
              </w:rPr>
            </w:pPr>
            <w:r w:rsidRPr="00B05055">
              <w:rPr>
                <w:sz w:val="16"/>
                <w:szCs w:val="16"/>
              </w:rPr>
              <w:t>$132,250</w:t>
            </w:r>
          </w:p>
        </w:tc>
        <w:tc>
          <w:tcPr>
            <w:tcW w:w="1225" w:type="dxa"/>
            <w:noWrap/>
            <w:vAlign w:val="center"/>
            <w:hideMark/>
          </w:tcPr>
          <w:p w14:paraId="0AA11A8F" w14:textId="77777777" w:rsidR="005B1D7A" w:rsidRPr="00B05055" w:rsidRDefault="005B1D7A" w:rsidP="00F559DD">
            <w:pPr>
              <w:jc w:val="center"/>
              <w:rPr>
                <w:sz w:val="16"/>
                <w:szCs w:val="16"/>
              </w:rPr>
            </w:pPr>
            <w:r w:rsidRPr="00B05055">
              <w:rPr>
                <w:sz w:val="16"/>
                <w:szCs w:val="16"/>
              </w:rPr>
              <w:t>$86,250</w:t>
            </w:r>
          </w:p>
        </w:tc>
        <w:tc>
          <w:tcPr>
            <w:tcW w:w="1170" w:type="dxa"/>
            <w:noWrap/>
            <w:vAlign w:val="center"/>
            <w:hideMark/>
          </w:tcPr>
          <w:p w14:paraId="6184844A" w14:textId="77777777" w:rsidR="005B1D7A" w:rsidRPr="00B05055" w:rsidRDefault="005B1D7A" w:rsidP="00F559DD">
            <w:pPr>
              <w:jc w:val="center"/>
              <w:rPr>
                <w:sz w:val="16"/>
                <w:szCs w:val="16"/>
              </w:rPr>
            </w:pPr>
            <w:r w:rsidRPr="00B05055">
              <w:rPr>
                <w:sz w:val="16"/>
                <w:szCs w:val="16"/>
              </w:rPr>
              <w:t>$52,900</w:t>
            </w:r>
          </w:p>
        </w:tc>
        <w:tc>
          <w:tcPr>
            <w:tcW w:w="1291" w:type="dxa"/>
            <w:noWrap/>
            <w:vAlign w:val="center"/>
            <w:hideMark/>
          </w:tcPr>
          <w:p w14:paraId="33D3E865" w14:textId="77777777" w:rsidR="005B1D7A" w:rsidRPr="00B05055" w:rsidRDefault="005B1D7A" w:rsidP="00F559DD">
            <w:pPr>
              <w:jc w:val="center"/>
              <w:rPr>
                <w:sz w:val="16"/>
                <w:szCs w:val="16"/>
              </w:rPr>
            </w:pPr>
            <w:r w:rsidRPr="00B05055">
              <w:rPr>
                <w:sz w:val="16"/>
                <w:szCs w:val="16"/>
              </w:rPr>
              <w:t>$46,000</w:t>
            </w:r>
          </w:p>
        </w:tc>
      </w:tr>
      <w:tr w:rsidR="005B1D7A" w:rsidRPr="00B05055" w14:paraId="7DD3DDA2" w14:textId="77777777" w:rsidTr="00F559DD">
        <w:trPr>
          <w:cantSplit/>
          <w:trHeight w:val="216"/>
          <w:jc w:val="center"/>
        </w:trPr>
        <w:tc>
          <w:tcPr>
            <w:tcW w:w="1250" w:type="dxa"/>
            <w:noWrap/>
            <w:vAlign w:val="center"/>
            <w:hideMark/>
          </w:tcPr>
          <w:p w14:paraId="5590FBC5" w14:textId="77777777" w:rsidR="005B1D7A" w:rsidRPr="00B05055" w:rsidRDefault="005B1D7A" w:rsidP="00F559DD">
            <w:pPr>
              <w:jc w:val="center"/>
              <w:rPr>
                <w:sz w:val="16"/>
                <w:szCs w:val="16"/>
              </w:rPr>
            </w:pPr>
            <w:r w:rsidRPr="00B05055">
              <w:rPr>
                <w:sz w:val="16"/>
                <w:szCs w:val="16"/>
              </w:rPr>
              <w:t>140X40</w:t>
            </w:r>
          </w:p>
        </w:tc>
        <w:tc>
          <w:tcPr>
            <w:tcW w:w="720" w:type="dxa"/>
            <w:noWrap/>
            <w:vAlign w:val="center"/>
          </w:tcPr>
          <w:p w14:paraId="36179526" w14:textId="77777777" w:rsidR="005B1D7A" w:rsidRPr="00B05055" w:rsidRDefault="005B1D7A" w:rsidP="00F559DD">
            <w:pPr>
              <w:rPr>
                <w:sz w:val="16"/>
                <w:szCs w:val="16"/>
              </w:rPr>
            </w:pPr>
            <w:r w:rsidRPr="00B05055">
              <w:rPr>
                <w:sz w:val="16"/>
                <w:szCs w:val="16"/>
              </w:rPr>
              <w:t>300</w:t>
            </w:r>
          </w:p>
        </w:tc>
        <w:tc>
          <w:tcPr>
            <w:tcW w:w="1216" w:type="dxa"/>
            <w:noWrap/>
            <w:vAlign w:val="center"/>
            <w:hideMark/>
          </w:tcPr>
          <w:p w14:paraId="41C1B1D0" w14:textId="77777777" w:rsidR="005B1D7A" w:rsidRPr="00B05055" w:rsidRDefault="005B1D7A" w:rsidP="00F559DD">
            <w:pPr>
              <w:jc w:val="center"/>
              <w:rPr>
                <w:sz w:val="16"/>
                <w:szCs w:val="16"/>
              </w:rPr>
            </w:pPr>
            <w:r w:rsidRPr="00B05055">
              <w:rPr>
                <w:sz w:val="16"/>
                <w:szCs w:val="16"/>
              </w:rPr>
              <w:t>$325,000</w:t>
            </w:r>
          </w:p>
        </w:tc>
        <w:tc>
          <w:tcPr>
            <w:tcW w:w="1216" w:type="dxa"/>
            <w:noWrap/>
            <w:vAlign w:val="center"/>
            <w:hideMark/>
          </w:tcPr>
          <w:p w14:paraId="3ECF5EB1" w14:textId="77777777" w:rsidR="005B1D7A" w:rsidRPr="00B05055" w:rsidRDefault="005B1D7A" w:rsidP="00F559DD">
            <w:pPr>
              <w:jc w:val="center"/>
              <w:rPr>
                <w:sz w:val="16"/>
                <w:szCs w:val="16"/>
              </w:rPr>
            </w:pPr>
            <w:r w:rsidRPr="00B05055">
              <w:rPr>
                <w:sz w:val="16"/>
                <w:szCs w:val="16"/>
              </w:rPr>
              <w:t>$297,375</w:t>
            </w:r>
          </w:p>
        </w:tc>
        <w:tc>
          <w:tcPr>
            <w:tcW w:w="1225" w:type="dxa"/>
            <w:noWrap/>
            <w:vAlign w:val="center"/>
            <w:hideMark/>
          </w:tcPr>
          <w:p w14:paraId="347075E2" w14:textId="77777777" w:rsidR="005B1D7A" w:rsidRPr="00B05055" w:rsidRDefault="005B1D7A" w:rsidP="00F559DD">
            <w:pPr>
              <w:jc w:val="center"/>
              <w:rPr>
                <w:sz w:val="16"/>
                <w:szCs w:val="16"/>
              </w:rPr>
            </w:pPr>
            <w:r w:rsidRPr="00B05055">
              <w:rPr>
                <w:sz w:val="16"/>
                <w:szCs w:val="16"/>
              </w:rPr>
              <w:t>$247,000</w:t>
            </w:r>
          </w:p>
        </w:tc>
        <w:tc>
          <w:tcPr>
            <w:tcW w:w="1205" w:type="dxa"/>
            <w:noWrap/>
            <w:vAlign w:val="center"/>
            <w:hideMark/>
          </w:tcPr>
          <w:p w14:paraId="596720D0" w14:textId="77777777" w:rsidR="005B1D7A" w:rsidRPr="00B05055" w:rsidRDefault="005B1D7A" w:rsidP="00F559DD">
            <w:pPr>
              <w:jc w:val="center"/>
              <w:rPr>
                <w:sz w:val="16"/>
                <w:szCs w:val="16"/>
              </w:rPr>
            </w:pPr>
            <w:r w:rsidRPr="00B05055">
              <w:rPr>
                <w:sz w:val="16"/>
                <w:szCs w:val="16"/>
              </w:rPr>
              <w:t>$186,875</w:t>
            </w:r>
          </w:p>
        </w:tc>
        <w:tc>
          <w:tcPr>
            <w:tcW w:w="1225" w:type="dxa"/>
            <w:noWrap/>
            <w:vAlign w:val="center"/>
            <w:hideMark/>
          </w:tcPr>
          <w:p w14:paraId="6462B0DD" w14:textId="77777777" w:rsidR="005B1D7A" w:rsidRPr="00B05055" w:rsidRDefault="005B1D7A" w:rsidP="00F559DD">
            <w:pPr>
              <w:jc w:val="center"/>
              <w:rPr>
                <w:sz w:val="16"/>
                <w:szCs w:val="16"/>
              </w:rPr>
            </w:pPr>
            <w:r w:rsidRPr="00B05055">
              <w:rPr>
                <w:sz w:val="16"/>
                <w:szCs w:val="16"/>
              </w:rPr>
              <w:t>$121,875</w:t>
            </w:r>
          </w:p>
        </w:tc>
        <w:tc>
          <w:tcPr>
            <w:tcW w:w="1170" w:type="dxa"/>
            <w:noWrap/>
            <w:vAlign w:val="center"/>
            <w:hideMark/>
          </w:tcPr>
          <w:p w14:paraId="3927FE4E" w14:textId="77777777" w:rsidR="005B1D7A" w:rsidRPr="00B05055" w:rsidRDefault="005B1D7A" w:rsidP="00F559DD">
            <w:pPr>
              <w:jc w:val="center"/>
              <w:rPr>
                <w:sz w:val="16"/>
                <w:szCs w:val="16"/>
              </w:rPr>
            </w:pPr>
            <w:r w:rsidRPr="00B05055">
              <w:rPr>
                <w:sz w:val="16"/>
                <w:szCs w:val="16"/>
              </w:rPr>
              <w:t>$74,750</w:t>
            </w:r>
          </w:p>
        </w:tc>
        <w:tc>
          <w:tcPr>
            <w:tcW w:w="1291" w:type="dxa"/>
            <w:noWrap/>
            <w:vAlign w:val="center"/>
            <w:hideMark/>
          </w:tcPr>
          <w:p w14:paraId="4E53BF04" w14:textId="77777777" w:rsidR="005B1D7A" w:rsidRPr="00B05055" w:rsidRDefault="005B1D7A" w:rsidP="00F559DD">
            <w:pPr>
              <w:jc w:val="center"/>
              <w:rPr>
                <w:sz w:val="16"/>
                <w:szCs w:val="16"/>
              </w:rPr>
            </w:pPr>
            <w:r w:rsidRPr="00B05055">
              <w:rPr>
                <w:sz w:val="16"/>
                <w:szCs w:val="16"/>
              </w:rPr>
              <w:t>$65,000</w:t>
            </w:r>
          </w:p>
        </w:tc>
      </w:tr>
      <w:tr w:rsidR="005B1D7A" w:rsidRPr="00B05055" w14:paraId="68225312" w14:textId="77777777" w:rsidTr="00F559DD">
        <w:trPr>
          <w:cantSplit/>
          <w:trHeight w:val="216"/>
          <w:jc w:val="center"/>
        </w:trPr>
        <w:tc>
          <w:tcPr>
            <w:tcW w:w="1250" w:type="dxa"/>
            <w:noWrap/>
            <w:vAlign w:val="center"/>
            <w:hideMark/>
          </w:tcPr>
          <w:p w14:paraId="43EA803E" w14:textId="77777777" w:rsidR="005B1D7A" w:rsidRPr="00B05055" w:rsidRDefault="005B1D7A" w:rsidP="00F559DD">
            <w:pPr>
              <w:jc w:val="center"/>
              <w:rPr>
                <w:sz w:val="16"/>
                <w:szCs w:val="16"/>
              </w:rPr>
            </w:pPr>
            <w:r w:rsidRPr="00B05055">
              <w:rPr>
                <w:sz w:val="16"/>
                <w:szCs w:val="16"/>
              </w:rPr>
              <w:t>180X54</w:t>
            </w:r>
          </w:p>
        </w:tc>
        <w:tc>
          <w:tcPr>
            <w:tcW w:w="720" w:type="dxa"/>
            <w:noWrap/>
            <w:vAlign w:val="center"/>
          </w:tcPr>
          <w:p w14:paraId="1646B60C" w14:textId="77777777" w:rsidR="005B1D7A" w:rsidRPr="00B05055" w:rsidRDefault="005B1D7A" w:rsidP="00F559DD">
            <w:pPr>
              <w:rPr>
                <w:sz w:val="16"/>
                <w:szCs w:val="16"/>
              </w:rPr>
            </w:pPr>
            <w:r w:rsidRPr="00B05055">
              <w:rPr>
                <w:sz w:val="16"/>
                <w:szCs w:val="16"/>
              </w:rPr>
              <w:t>425</w:t>
            </w:r>
          </w:p>
        </w:tc>
        <w:tc>
          <w:tcPr>
            <w:tcW w:w="1216" w:type="dxa"/>
            <w:noWrap/>
            <w:vAlign w:val="center"/>
            <w:hideMark/>
          </w:tcPr>
          <w:p w14:paraId="31C2B6F0" w14:textId="77777777" w:rsidR="005B1D7A" w:rsidRPr="00B05055" w:rsidRDefault="005B1D7A" w:rsidP="00F559DD">
            <w:pPr>
              <w:jc w:val="center"/>
              <w:rPr>
                <w:sz w:val="16"/>
                <w:szCs w:val="16"/>
              </w:rPr>
            </w:pPr>
            <w:r w:rsidRPr="00B05055">
              <w:rPr>
                <w:sz w:val="16"/>
                <w:szCs w:val="16"/>
              </w:rPr>
              <w:t>$775,000</w:t>
            </w:r>
          </w:p>
        </w:tc>
        <w:tc>
          <w:tcPr>
            <w:tcW w:w="1216" w:type="dxa"/>
            <w:noWrap/>
            <w:vAlign w:val="center"/>
            <w:hideMark/>
          </w:tcPr>
          <w:p w14:paraId="15F0E118" w14:textId="77777777" w:rsidR="005B1D7A" w:rsidRPr="00B05055" w:rsidRDefault="005B1D7A" w:rsidP="00F559DD">
            <w:pPr>
              <w:jc w:val="center"/>
              <w:rPr>
                <w:sz w:val="16"/>
                <w:szCs w:val="16"/>
              </w:rPr>
            </w:pPr>
            <w:r w:rsidRPr="00B05055">
              <w:rPr>
                <w:sz w:val="16"/>
                <w:szCs w:val="16"/>
              </w:rPr>
              <w:t>$709,125</w:t>
            </w:r>
          </w:p>
        </w:tc>
        <w:tc>
          <w:tcPr>
            <w:tcW w:w="1225" w:type="dxa"/>
            <w:noWrap/>
            <w:vAlign w:val="center"/>
            <w:hideMark/>
          </w:tcPr>
          <w:p w14:paraId="54F80945" w14:textId="77777777" w:rsidR="005B1D7A" w:rsidRPr="00B05055" w:rsidRDefault="005B1D7A" w:rsidP="00F559DD">
            <w:pPr>
              <w:jc w:val="center"/>
              <w:rPr>
                <w:sz w:val="16"/>
                <w:szCs w:val="16"/>
              </w:rPr>
            </w:pPr>
            <w:r w:rsidRPr="00B05055">
              <w:rPr>
                <w:sz w:val="16"/>
                <w:szCs w:val="16"/>
              </w:rPr>
              <w:t>$589,000</w:t>
            </w:r>
          </w:p>
        </w:tc>
        <w:tc>
          <w:tcPr>
            <w:tcW w:w="1205" w:type="dxa"/>
            <w:noWrap/>
            <w:vAlign w:val="center"/>
            <w:hideMark/>
          </w:tcPr>
          <w:p w14:paraId="4A8874B5" w14:textId="77777777" w:rsidR="005B1D7A" w:rsidRPr="00B05055" w:rsidRDefault="005B1D7A" w:rsidP="00F559DD">
            <w:pPr>
              <w:jc w:val="center"/>
              <w:rPr>
                <w:sz w:val="16"/>
                <w:szCs w:val="16"/>
              </w:rPr>
            </w:pPr>
            <w:r w:rsidRPr="00B05055">
              <w:rPr>
                <w:sz w:val="16"/>
                <w:szCs w:val="16"/>
              </w:rPr>
              <w:t>$445,625</w:t>
            </w:r>
          </w:p>
        </w:tc>
        <w:tc>
          <w:tcPr>
            <w:tcW w:w="1225" w:type="dxa"/>
            <w:noWrap/>
            <w:vAlign w:val="center"/>
            <w:hideMark/>
          </w:tcPr>
          <w:p w14:paraId="6FF21905" w14:textId="77777777" w:rsidR="005B1D7A" w:rsidRPr="00B05055" w:rsidRDefault="005B1D7A" w:rsidP="00F559DD">
            <w:pPr>
              <w:jc w:val="center"/>
              <w:rPr>
                <w:sz w:val="16"/>
                <w:szCs w:val="16"/>
              </w:rPr>
            </w:pPr>
            <w:r w:rsidRPr="00B05055">
              <w:rPr>
                <w:sz w:val="16"/>
                <w:szCs w:val="16"/>
              </w:rPr>
              <w:t>$290,625</w:t>
            </w:r>
          </w:p>
        </w:tc>
        <w:tc>
          <w:tcPr>
            <w:tcW w:w="1170" w:type="dxa"/>
            <w:noWrap/>
            <w:vAlign w:val="center"/>
            <w:hideMark/>
          </w:tcPr>
          <w:p w14:paraId="35B6C9C8" w14:textId="77777777" w:rsidR="005B1D7A" w:rsidRPr="00B05055" w:rsidRDefault="005B1D7A" w:rsidP="00F559DD">
            <w:pPr>
              <w:jc w:val="center"/>
              <w:rPr>
                <w:sz w:val="16"/>
                <w:szCs w:val="16"/>
              </w:rPr>
            </w:pPr>
            <w:r w:rsidRPr="00B05055">
              <w:rPr>
                <w:sz w:val="16"/>
                <w:szCs w:val="16"/>
              </w:rPr>
              <w:t>$178,250</w:t>
            </w:r>
          </w:p>
        </w:tc>
        <w:tc>
          <w:tcPr>
            <w:tcW w:w="1291" w:type="dxa"/>
            <w:noWrap/>
            <w:vAlign w:val="center"/>
            <w:hideMark/>
          </w:tcPr>
          <w:p w14:paraId="4067C5F6" w14:textId="77777777" w:rsidR="005B1D7A" w:rsidRPr="00B05055" w:rsidRDefault="005B1D7A" w:rsidP="00F559DD">
            <w:pPr>
              <w:jc w:val="center"/>
              <w:rPr>
                <w:sz w:val="16"/>
                <w:szCs w:val="16"/>
              </w:rPr>
            </w:pPr>
            <w:r w:rsidRPr="00B05055">
              <w:rPr>
                <w:sz w:val="16"/>
                <w:szCs w:val="16"/>
              </w:rPr>
              <w:t>$155,000</w:t>
            </w:r>
          </w:p>
        </w:tc>
      </w:tr>
      <w:tr w:rsidR="005B1D7A" w:rsidRPr="00B05055" w14:paraId="1A6341E0" w14:textId="77777777" w:rsidTr="00F559DD">
        <w:trPr>
          <w:cantSplit/>
          <w:trHeight w:val="216"/>
          <w:jc w:val="center"/>
        </w:trPr>
        <w:tc>
          <w:tcPr>
            <w:tcW w:w="1250" w:type="dxa"/>
            <w:noWrap/>
            <w:vAlign w:val="center"/>
            <w:hideMark/>
          </w:tcPr>
          <w:p w14:paraId="07D9B82D" w14:textId="77777777" w:rsidR="005B1D7A" w:rsidRPr="00B05055" w:rsidRDefault="005B1D7A" w:rsidP="00F559DD">
            <w:pPr>
              <w:jc w:val="center"/>
              <w:rPr>
                <w:sz w:val="16"/>
                <w:szCs w:val="16"/>
              </w:rPr>
            </w:pPr>
            <w:r w:rsidRPr="00B05055">
              <w:rPr>
                <w:sz w:val="16"/>
                <w:szCs w:val="16"/>
              </w:rPr>
              <w:t>250X72 Non Class</w:t>
            </w:r>
          </w:p>
        </w:tc>
        <w:tc>
          <w:tcPr>
            <w:tcW w:w="720" w:type="dxa"/>
            <w:noWrap/>
            <w:vAlign w:val="center"/>
          </w:tcPr>
          <w:p w14:paraId="467B59A2" w14:textId="77777777" w:rsidR="005B1D7A" w:rsidRPr="00B05055" w:rsidRDefault="005B1D7A" w:rsidP="00F559DD">
            <w:pPr>
              <w:rPr>
                <w:sz w:val="16"/>
                <w:szCs w:val="16"/>
              </w:rPr>
            </w:pPr>
            <w:r w:rsidRPr="00B05055">
              <w:rPr>
                <w:sz w:val="16"/>
                <w:szCs w:val="16"/>
              </w:rPr>
              <w:t>550</w:t>
            </w:r>
          </w:p>
        </w:tc>
        <w:tc>
          <w:tcPr>
            <w:tcW w:w="1216" w:type="dxa"/>
            <w:noWrap/>
            <w:vAlign w:val="center"/>
            <w:hideMark/>
          </w:tcPr>
          <w:p w14:paraId="052A7A0A" w14:textId="77777777" w:rsidR="005B1D7A" w:rsidRPr="00B05055" w:rsidRDefault="005B1D7A" w:rsidP="00F559DD">
            <w:pPr>
              <w:jc w:val="center"/>
              <w:rPr>
                <w:sz w:val="16"/>
                <w:szCs w:val="16"/>
              </w:rPr>
            </w:pPr>
            <w:r w:rsidRPr="00B05055">
              <w:rPr>
                <w:sz w:val="16"/>
                <w:szCs w:val="16"/>
              </w:rPr>
              <w:t>$1,400,000</w:t>
            </w:r>
          </w:p>
        </w:tc>
        <w:tc>
          <w:tcPr>
            <w:tcW w:w="1216" w:type="dxa"/>
            <w:noWrap/>
            <w:vAlign w:val="center"/>
            <w:hideMark/>
          </w:tcPr>
          <w:p w14:paraId="49989179" w14:textId="77777777" w:rsidR="005B1D7A" w:rsidRPr="00B05055" w:rsidRDefault="005B1D7A" w:rsidP="00F559DD">
            <w:pPr>
              <w:jc w:val="center"/>
              <w:rPr>
                <w:sz w:val="16"/>
                <w:szCs w:val="16"/>
              </w:rPr>
            </w:pPr>
            <w:r w:rsidRPr="00B05055">
              <w:rPr>
                <w:sz w:val="16"/>
                <w:szCs w:val="16"/>
              </w:rPr>
              <w:t>$1,281,000</w:t>
            </w:r>
          </w:p>
        </w:tc>
        <w:tc>
          <w:tcPr>
            <w:tcW w:w="1225" w:type="dxa"/>
            <w:noWrap/>
            <w:vAlign w:val="center"/>
            <w:hideMark/>
          </w:tcPr>
          <w:p w14:paraId="7D119F80" w14:textId="77777777" w:rsidR="005B1D7A" w:rsidRPr="00B05055" w:rsidRDefault="005B1D7A" w:rsidP="00F559DD">
            <w:pPr>
              <w:jc w:val="center"/>
              <w:rPr>
                <w:sz w:val="16"/>
                <w:szCs w:val="16"/>
              </w:rPr>
            </w:pPr>
            <w:r w:rsidRPr="00B05055">
              <w:rPr>
                <w:sz w:val="16"/>
                <w:szCs w:val="16"/>
              </w:rPr>
              <w:t>$1,064,000</w:t>
            </w:r>
          </w:p>
        </w:tc>
        <w:tc>
          <w:tcPr>
            <w:tcW w:w="1205" w:type="dxa"/>
            <w:noWrap/>
            <w:vAlign w:val="center"/>
            <w:hideMark/>
          </w:tcPr>
          <w:p w14:paraId="2820FBD2" w14:textId="77777777" w:rsidR="005B1D7A" w:rsidRPr="00B05055" w:rsidRDefault="005B1D7A" w:rsidP="00F559DD">
            <w:pPr>
              <w:jc w:val="center"/>
              <w:rPr>
                <w:sz w:val="16"/>
                <w:szCs w:val="16"/>
              </w:rPr>
            </w:pPr>
            <w:r w:rsidRPr="00B05055">
              <w:rPr>
                <w:sz w:val="16"/>
                <w:szCs w:val="16"/>
              </w:rPr>
              <w:t>$805,000</w:t>
            </w:r>
          </w:p>
        </w:tc>
        <w:tc>
          <w:tcPr>
            <w:tcW w:w="1225" w:type="dxa"/>
            <w:noWrap/>
            <w:vAlign w:val="center"/>
            <w:hideMark/>
          </w:tcPr>
          <w:p w14:paraId="146966C2" w14:textId="77777777" w:rsidR="005B1D7A" w:rsidRPr="00B05055" w:rsidRDefault="005B1D7A" w:rsidP="00F559DD">
            <w:pPr>
              <w:jc w:val="center"/>
              <w:rPr>
                <w:sz w:val="16"/>
                <w:szCs w:val="16"/>
              </w:rPr>
            </w:pPr>
            <w:r w:rsidRPr="00B05055">
              <w:rPr>
                <w:sz w:val="16"/>
                <w:szCs w:val="16"/>
              </w:rPr>
              <w:t>$525,000</w:t>
            </w:r>
          </w:p>
        </w:tc>
        <w:tc>
          <w:tcPr>
            <w:tcW w:w="1170" w:type="dxa"/>
            <w:noWrap/>
            <w:vAlign w:val="center"/>
            <w:hideMark/>
          </w:tcPr>
          <w:p w14:paraId="2A97CE2F" w14:textId="77777777" w:rsidR="005B1D7A" w:rsidRPr="00B05055" w:rsidRDefault="005B1D7A" w:rsidP="00F559DD">
            <w:pPr>
              <w:jc w:val="center"/>
              <w:rPr>
                <w:sz w:val="16"/>
                <w:szCs w:val="16"/>
              </w:rPr>
            </w:pPr>
            <w:r w:rsidRPr="00B05055">
              <w:rPr>
                <w:sz w:val="16"/>
                <w:szCs w:val="16"/>
              </w:rPr>
              <w:t>$322,000</w:t>
            </w:r>
          </w:p>
        </w:tc>
        <w:tc>
          <w:tcPr>
            <w:tcW w:w="1291" w:type="dxa"/>
            <w:noWrap/>
            <w:vAlign w:val="center"/>
            <w:hideMark/>
          </w:tcPr>
          <w:p w14:paraId="1CCDB346" w14:textId="77777777" w:rsidR="005B1D7A" w:rsidRPr="00B05055" w:rsidRDefault="005B1D7A" w:rsidP="00F559DD">
            <w:pPr>
              <w:jc w:val="center"/>
              <w:rPr>
                <w:sz w:val="16"/>
                <w:szCs w:val="16"/>
              </w:rPr>
            </w:pPr>
            <w:r w:rsidRPr="00B05055">
              <w:rPr>
                <w:sz w:val="16"/>
                <w:szCs w:val="16"/>
              </w:rPr>
              <w:t>$280,000</w:t>
            </w:r>
          </w:p>
        </w:tc>
      </w:tr>
      <w:tr w:rsidR="005B1D7A" w:rsidRPr="00B05055" w14:paraId="5AF308BB" w14:textId="77777777" w:rsidTr="00F559DD">
        <w:trPr>
          <w:cantSplit/>
          <w:trHeight w:val="216"/>
          <w:jc w:val="center"/>
        </w:trPr>
        <w:tc>
          <w:tcPr>
            <w:tcW w:w="1250" w:type="dxa"/>
            <w:noWrap/>
            <w:vAlign w:val="center"/>
            <w:hideMark/>
          </w:tcPr>
          <w:p w14:paraId="6CE2DFC0" w14:textId="77777777" w:rsidR="005B1D7A" w:rsidRPr="00B05055" w:rsidRDefault="005B1D7A" w:rsidP="00F559DD">
            <w:pPr>
              <w:jc w:val="center"/>
              <w:rPr>
                <w:sz w:val="16"/>
                <w:szCs w:val="16"/>
              </w:rPr>
            </w:pPr>
            <w:r w:rsidRPr="00B05055">
              <w:rPr>
                <w:sz w:val="16"/>
                <w:szCs w:val="16"/>
              </w:rPr>
              <w:t>250X72 Class</w:t>
            </w:r>
          </w:p>
        </w:tc>
        <w:tc>
          <w:tcPr>
            <w:tcW w:w="720" w:type="dxa"/>
            <w:noWrap/>
            <w:vAlign w:val="center"/>
          </w:tcPr>
          <w:p w14:paraId="56AEBD7D" w14:textId="77777777" w:rsidR="005B1D7A" w:rsidRPr="00B05055" w:rsidRDefault="005B1D7A" w:rsidP="00F559DD">
            <w:pPr>
              <w:rPr>
                <w:sz w:val="16"/>
                <w:szCs w:val="16"/>
              </w:rPr>
            </w:pPr>
            <w:r w:rsidRPr="00B05055">
              <w:rPr>
                <w:sz w:val="16"/>
                <w:szCs w:val="16"/>
              </w:rPr>
              <w:t>750</w:t>
            </w:r>
          </w:p>
        </w:tc>
        <w:tc>
          <w:tcPr>
            <w:tcW w:w="1216" w:type="dxa"/>
            <w:noWrap/>
            <w:vAlign w:val="center"/>
            <w:hideMark/>
          </w:tcPr>
          <w:p w14:paraId="08A83E41" w14:textId="77777777" w:rsidR="005B1D7A" w:rsidRPr="00B05055" w:rsidRDefault="005B1D7A" w:rsidP="00F559DD">
            <w:pPr>
              <w:jc w:val="center"/>
              <w:rPr>
                <w:sz w:val="16"/>
                <w:szCs w:val="16"/>
              </w:rPr>
            </w:pPr>
            <w:r w:rsidRPr="00B05055">
              <w:rPr>
                <w:sz w:val="16"/>
                <w:szCs w:val="16"/>
              </w:rPr>
              <w:t>$3,100,000</w:t>
            </w:r>
          </w:p>
        </w:tc>
        <w:tc>
          <w:tcPr>
            <w:tcW w:w="1216" w:type="dxa"/>
            <w:noWrap/>
            <w:vAlign w:val="center"/>
            <w:hideMark/>
          </w:tcPr>
          <w:p w14:paraId="3968EEEC" w14:textId="77777777" w:rsidR="005B1D7A" w:rsidRPr="00B05055" w:rsidRDefault="005B1D7A" w:rsidP="00F559DD">
            <w:pPr>
              <w:jc w:val="center"/>
              <w:rPr>
                <w:sz w:val="16"/>
                <w:szCs w:val="16"/>
              </w:rPr>
            </w:pPr>
            <w:r w:rsidRPr="00B05055">
              <w:rPr>
                <w:sz w:val="16"/>
                <w:szCs w:val="16"/>
              </w:rPr>
              <w:t>$2,836,500</w:t>
            </w:r>
          </w:p>
        </w:tc>
        <w:tc>
          <w:tcPr>
            <w:tcW w:w="1225" w:type="dxa"/>
            <w:noWrap/>
            <w:vAlign w:val="center"/>
            <w:hideMark/>
          </w:tcPr>
          <w:p w14:paraId="09A2AD21" w14:textId="77777777" w:rsidR="005B1D7A" w:rsidRPr="00B05055" w:rsidRDefault="005B1D7A" w:rsidP="00F559DD">
            <w:pPr>
              <w:jc w:val="center"/>
              <w:rPr>
                <w:sz w:val="16"/>
                <w:szCs w:val="16"/>
              </w:rPr>
            </w:pPr>
            <w:r w:rsidRPr="00B05055">
              <w:rPr>
                <w:sz w:val="16"/>
                <w:szCs w:val="16"/>
              </w:rPr>
              <w:t>$2,356,000</w:t>
            </w:r>
          </w:p>
        </w:tc>
        <w:tc>
          <w:tcPr>
            <w:tcW w:w="1205" w:type="dxa"/>
            <w:noWrap/>
            <w:vAlign w:val="center"/>
            <w:hideMark/>
          </w:tcPr>
          <w:p w14:paraId="40D872DA" w14:textId="77777777" w:rsidR="005B1D7A" w:rsidRPr="00B05055" w:rsidRDefault="005B1D7A" w:rsidP="00F559DD">
            <w:pPr>
              <w:jc w:val="center"/>
              <w:rPr>
                <w:sz w:val="16"/>
                <w:szCs w:val="16"/>
              </w:rPr>
            </w:pPr>
            <w:r w:rsidRPr="00B05055">
              <w:rPr>
                <w:sz w:val="16"/>
                <w:szCs w:val="16"/>
              </w:rPr>
              <w:t>$1,782,500</w:t>
            </w:r>
          </w:p>
        </w:tc>
        <w:tc>
          <w:tcPr>
            <w:tcW w:w="1225" w:type="dxa"/>
            <w:noWrap/>
            <w:vAlign w:val="center"/>
            <w:hideMark/>
          </w:tcPr>
          <w:p w14:paraId="4ABAE0F3" w14:textId="77777777" w:rsidR="005B1D7A" w:rsidRPr="00B05055" w:rsidRDefault="005B1D7A" w:rsidP="00F559DD">
            <w:pPr>
              <w:jc w:val="center"/>
              <w:rPr>
                <w:sz w:val="16"/>
                <w:szCs w:val="16"/>
              </w:rPr>
            </w:pPr>
            <w:r w:rsidRPr="00B05055">
              <w:rPr>
                <w:sz w:val="16"/>
                <w:szCs w:val="16"/>
              </w:rPr>
              <w:t>$1,162,500</w:t>
            </w:r>
          </w:p>
        </w:tc>
        <w:tc>
          <w:tcPr>
            <w:tcW w:w="1170" w:type="dxa"/>
            <w:noWrap/>
            <w:vAlign w:val="center"/>
            <w:hideMark/>
          </w:tcPr>
          <w:p w14:paraId="7E549640" w14:textId="77777777" w:rsidR="005B1D7A" w:rsidRPr="00B05055" w:rsidRDefault="005B1D7A" w:rsidP="00F559DD">
            <w:pPr>
              <w:jc w:val="center"/>
              <w:rPr>
                <w:sz w:val="16"/>
                <w:szCs w:val="16"/>
              </w:rPr>
            </w:pPr>
            <w:r w:rsidRPr="00B05055">
              <w:rPr>
                <w:sz w:val="16"/>
                <w:szCs w:val="16"/>
              </w:rPr>
              <w:t>$713,000</w:t>
            </w:r>
          </w:p>
        </w:tc>
        <w:tc>
          <w:tcPr>
            <w:tcW w:w="1291" w:type="dxa"/>
            <w:noWrap/>
            <w:vAlign w:val="center"/>
            <w:hideMark/>
          </w:tcPr>
          <w:p w14:paraId="0E151C80" w14:textId="77777777" w:rsidR="005B1D7A" w:rsidRPr="00B05055" w:rsidRDefault="005B1D7A" w:rsidP="00F559DD">
            <w:pPr>
              <w:jc w:val="center"/>
              <w:rPr>
                <w:sz w:val="16"/>
                <w:szCs w:val="16"/>
              </w:rPr>
            </w:pPr>
            <w:r w:rsidRPr="00B05055">
              <w:rPr>
                <w:sz w:val="16"/>
                <w:szCs w:val="16"/>
              </w:rPr>
              <w:t>$620,000</w:t>
            </w:r>
          </w:p>
        </w:tc>
      </w:tr>
      <w:tr w:rsidR="005B1D7A" w:rsidRPr="00B05055" w14:paraId="2AFDFDF3" w14:textId="77777777" w:rsidTr="00F559DD">
        <w:trPr>
          <w:cantSplit/>
          <w:trHeight w:val="216"/>
          <w:jc w:val="center"/>
        </w:trPr>
        <w:tc>
          <w:tcPr>
            <w:tcW w:w="1250" w:type="dxa"/>
            <w:noWrap/>
            <w:vAlign w:val="center"/>
            <w:hideMark/>
          </w:tcPr>
          <w:p w14:paraId="38A2CA8C" w14:textId="77777777" w:rsidR="005B1D7A" w:rsidRPr="00B05055" w:rsidRDefault="005B1D7A" w:rsidP="00F559DD">
            <w:pPr>
              <w:jc w:val="center"/>
              <w:rPr>
                <w:sz w:val="16"/>
                <w:szCs w:val="16"/>
              </w:rPr>
            </w:pPr>
            <w:r w:rsidRPr="00B05055">
              <w:rPr>
                <w:sz w:val="16"/>
                <w:szCs w:val="16"/>
              </w:rPr>
              <w:t>260X72 Non Class</w:t>
            </w:r>
          </w:p>
        </w:tc>
        <w:tc>
          <w:tcPr>
            <w:tcW w:w="720" w:type="dxa"/>
            <w:noWrap/>
            <w:vAlign w:val="center"/>
          </w:tcPr>
          <w:p w14:paraId="584123D1" w14:textId="77777777" w:rsidR="005B1D7A" w:rsidRPr="00B05055" w:rsidRDefault="005B1D7A" w:rsidP="00F559DD">
            <w:pPr>
              <w:rPr>
                <w:sz w:val="16"/>
                <w:szCs w:val="16"/>
              </w:rPr>
            </w:pPr>
            <w:r w:rsidRPr="00B05055">
              <w:rPr>
                <w:sz w:val="16"/>
                <w:szCs w:val="16"/>
              </w:rPr>
              <w:t>575</w:t>
            </w:r>
          </w:p>
        </w:tc>
        <w:tc>
          <w:tcPr>
            <w:tcW w:w="1216" w:type="dxa"/>
            <w:noWrap/>
            <w:vAlign w:val="center"/>
            <w:hideMark/>
          </w:tcPr>
          <w:p w14:paraId="5607E34A" w14:textId="77777777" w:rsidR="005B1D7A" w:rsidRPr="00B05055" w:rsidRDefault="005B1D7A" w:rsidP="00F559DD">
            <w:pPr>
              <w:jc w:val="center"/>
              <w:rPr>
                <w:sz w:val="16"/>
                <w:szCs w:val="16"/>
              </w:rPr>
            </w:pPr>
            <w:r w:rsidRPr="00B05055">
              <w:rPr>
                <w:sz w:val="16"/>
                <w:szCs w:val="16"/>
              </w:rPr>
              <w:t>$1,500,000</w:t>
            </w:r>
          </w:p>
        </w:tc>
        <w:tc>
          <w:tcPr>
            <w:tcW w:w="1216" w:type="dxa"/>
            <w:noWrap/>
            <w:vAlign w:val="center"/>
            <w:hideMark/>
          </w:tcPr>
          <w:p w14:paraId="07A769F9" w14:textId="77777777" w:rsidR="005B1D7A" w:rsidRPr="00B05055" w:rsidRDefault="005B1D7A" w:rsidP="00F559DD">
            <w:pPr>
              <w:jc w:val="center"/>
              <w:rPr>
                <w:sz w:val="16"/>
                <w:szCs w:val="16"/>
              </w:rPr>
            </w:pPr>
            <w:r w:rsidRPr="00B05055">
              <w:rPr>
                <w:sz w:val="16"/>
                <w:szCs w:val="16"/>
              </w:rPr>
              <w:t>$1,372,500</w:t>
            </w:r>
          </w:p>
        </w:tc>
        <w:tc>
          <w:tcPr>
            <w:tcW w:w="1225" w:type="dxa"/>
            <w:noWrap/>
            <w:vAlign w:val="center"/>
            <w:hideMark/>
          </w:tcPr>
          <w:p w14:paraId="3C993200" w14:textId="77777777" w:rsidR="005B1D7A" w:rsidRPr="00B05055" w:rsidRDefault="005B1D7A" w:rsidP="00F559DD">
            <w:pPr>
              <w:jc w:val="center"/>
              <w:rPr>
                <w:sz w:val="16"/>
                <w:szCs w:val="16"/>
              </w:rPr>
            </w:pPr>
            <w:r w:rsidRPr="00B05055">
              <w:rPr>
                <w:sz w:val="16"/>
                <w:szCs w:val="16"/>
              </w:rPr>
              <w:t>$1,140,000</w:t>
            </w:r>
          </w:p>
        </w:tc>
        <w:tc>
          <w:tcPr>
            <w:tcW w:w="1205" w:type="dxa"/>
            <w:noWrap/>
            <w:vAlign w:val="center"/>
            <w:hideMark/>
          </w:tcPr>
          <w:p w14:paraId="5C1FFAD9" w14:textId="77777777" w:rsidR="005B1D7A" w:rsidRPr="00B05055" w:rsidRDefault="005B1D7A" w:rsidP="00F559DD">
            <w:pPr>
              <w:jc w:val="center"/>
              <w:rPr>
                <w:sz w:val="16"/>
                <w:szCs w:val="16"/>
              </w:rPr>
            </w:pPr>
            <w:r w:rsidRPr="00B05055">
              <w:rPr>
                <w:sz w:val="16"/>
                <w:szCs w:val="16"/>
              </w:rPr>
              <w:t>$862,500</w:t>
            </w:r>
          </w:p>
        </w:tc>
        <w:tc>
          <w:tcPr>
            <w:tcW w:w="1225" w:type="dxa"/>
            <w:noWrap/>
            <w:vAlign w:val="center"/>
            <w:hideMark/>
          </w:tcPr>
          <w:p w14:paraId="51E7304C" w14:textId="77777777" w:rsidR="005B1D7A" w:rsidRPr="00B05055" w:rsidRDefault="005B1D7A" w:rsidP="00F559DD">
            <w:pPr>
              <w:jc w:val="center"/>
              <w:rPr>
                <w:sz w:val="16"/>
                <w:szCs w:val="16"/>
              </w:rPr>
            </w:pPr>
            <w:r w:rsidRPr="00B05055">
              <w:rPr>
                <w:sz w:val="16"/>
                <w:szCs w:val="16"/>
              </w:rPr>
              <w:t>$562,500</w:t>
            </w:r>
          </w:p>
        </w:tc>
        <w:tc>
          <w:tcPr>
            <w:tcW w:w="1170" w:type="dxa"/>
            <w:noWrap/>
            <w:vAlign w:val="center"/>
            <w:hideMark/>
          </w:tcPr>
          <w:p w14:paraId="2D34A8CE" w14:textId="77777777" w:rsidR="005B1D7A" w:rsidRPr="00B05055" w:rsidRDefault="005B1D7A" w:rsidP="00F559DD">
            <w:pPr>
              <w:jc w:val="center"/>
              <w:rPr>
                <w:sz w:val="16"/>
                <w:szCs w:val="16"/>
              </w:rPr>
            </w:pPr>
            <w:r w:rsidRPr="00B05055">
              <w:rPr>
                <w:sz w:val="16"/>
                <w:szCs w:val="16"/>
              </w:rPr>
              <w:t>$345,000</w:t>
            </w:r>
          </w:p>
        </w:tc>
        <w:tc>
          <w:tcPr>
            <w:tcW w:w="1291" w:type="dxa"/>
            <w:noWrap/>
            <w:vAlign w:val="center"/>
            <w:hideMark/>
          </w:tcPr>
          <w:p w14:paraId="583CAE77" w14:textId="77777777" w:rsidR="005B1D7A" w:rsidRPr="00B05055" w:rsidRDefault="005B1D7A" w:rsidP="00F559DD">
            <w:pPr>
              <w:jc w:val="center"/>
              <w:rPr>
                <w:sz w:val="16"/>
                <w:szCs w:val="16"/>
              </w:rPr>
            </w:pPr>
            <w:r w:rsidRPr="00B05055">
              <w:rPr>
                <w:sz w:val="16"/>
                <w:szCs w:val="16"/>
              </w:rPr>
              <w:t>$300,000</w:t>
            </w:r>
          </w:p>
        </w:tc>
      </w:tr>
      <w:tr w:rsidR="005B1D7A" w:rsidRPr="00B05055" w14:paraId="018D7030" w14:textId="77777777" w:rsidTr="00F559DD">
        <w:trPr>
          <w:cantSplit/>
          <w:trHeight w:val="216"/>
          <w:jc w:val="center"/>
        </w:trPr>
        <w:tc>
          <w:tcPr>
            <w:tcW w:w="1250" w:type="dxa"/>
            <w:noWrap/>
            <w:vAlign w:val="center"/>
            <w:hideMark/>
          </w:tcPr>
          <w:p w14:paraId="6D040A46" w14:textId="77777777" w:rsidR="005B1D7A" w:rsidRPr="00B05055" w:rsidRDefault="005B1D7A" w:rsidP="00F559DD">
            <w:pPr>
              <w:jc w:val="center"/>
              <w:rPr>
                <w:sz w:val="16"/>
                <w:szCs w:val="16"/>
              </w:rPr>
            </w:pPr>
            <w:r w:rsidRPr="00B05055">
              <w:rPr>
                <w:sz w:val="16"/>
                <w:szCs w:val="16"/>
              </w:rPr>
              <w:t>260X72 Class</w:t>
            </w:r>
          </w:p>
        </w:tc>
        <w:tc>
          <w:tcPr>
            <w:tcW w:w="720" w:type="dxa"/>
            <w:noWrap/>
            <w:vAlign w:val="center"/>
          </w:tcPr>
          <w:p w14:paraId="4F0B05B5" w14:textId="77777777" w:rsidR="005B1D7A" w:rsidRPr="00B05055" w:rsidRDefault="005B1D7A" w:rsidP="00F559DD">
            <w:pPr>
              <w:rPr>
                <w:sz w:val="16"/>
                <w:szCs w:val="16"/>
              </w:rPr>
            </w:pPr>
            <w:r w:rsidRPr="00B05055">
              <w:rPr>
                <w:sz w:val="16"/>
                <w:szCs w:val="16"/>
              </w:rPr>
              <w:t>850</w:t>
            </w:r>
          </w:p>
        </w:tc>
        <w:tc>
          <w:tcPr>
            <w:tcW w:w="1216" w:type="dxa"/>
            <w:noWrap/>
            <w:vAlign w:val="center"/>
            <w:hideMark/>
          </w:tcPr>
          <w:p w14:paraId="74E6C858" w14:textId="77777777" w:rsidR="005B1D7A" w:rsidRPr="00B05055" w:rsidRDefault="005B1D7A" w:rsidP="00F559DD">
            <w:pPr>
              <w:jc w:val="center"/>
              <w:rPr>
                <w:sz w:val="16"/>
                <w:szCs w:val="16"/>
              </w:rPr>
            </w:pPr>
            <w:r w:rsidRPr="00B05055">
              <w:rPr>
                <w:sz w:val="16"/>
                <w:szCs w:val="16"/>
              </w:rPr>
              <w:t>$3,200,000</w:t>
            </w:r>
          </w:p>
        </w:tc>
        <w:tc>
          <w:tcPr>
            <w:tcW w:w="1216" w:type="dxa"/>
            <w:noWrap/>
            <w:vAlign w:val="center"/>
            <w:hideMark/>
          </w:tcPr>
          <w:p w14:paraId="54A0BEC5" w14:textId="77777777" w:rsidR="005B1D7A" w:rsidRPr="00B05055" w:rsidRDefault="005B1D7A" w:rsidP="00F559DD">
            <w:pPr>
              <w:jc w:val="center"/>
              <w:rPr>
                <w:sz w:val="16"/>
                <w:szCs w:val="16"/>
              </w:rPr>
            </w:pPr>
            <w:r w:rsidRPr="00B05055">
              <w:rPr>
                <w:sz w:val="16"/>
                <w:szCs w:val="16"/>
              </w:rPr>
              <w:t>$2,928,000</w:t>
            </w:r>
          </w:p>
        </w:tc>
        <w:tc>
          <w:tcPr>
            <w:tcW w:w="1225" w:type="dxa"/>
            <w:noWrap/>
            <w:vAlign w:val="center"/>
            <w:hideMark/>
          </w:tcPr>
          <w:p w14:paraId="35C36D80" w14:textId="77777777" w:rsidR="005B1D7A" w:rsidRPr="00B05055" w:rsidRDefault="005B1D7A" w:rsidP="00F559DD">
            <w:pPr>
              <w:jc w:val="center"/>
              <w:rPr>
                <w:sz w:val="16"/>
                <w:szCs w:val="16"/>
              </w:rPr>
            </w:pPr>
            <w:r w:rsidRPr="00B05055">
              <w:rPr>
                <w:sz w:val="16"/>
                <w:szCs w:val="16"/>
              </w:rPr>
              <w:t>$2,432,000</w:t>
            </w:r>
          </w:p>
        </w:tc>
        <w:tc>
          <w:tcPr>
            <w:tcW w:w="1205" w:type="dxa"/>
            <w:noWrap/>
            <w:vAlign w:val="center"/>
            <w:hideMark/>
          </w:tcPr>
          <w:p w14:paraId="254C8A7D" w14:textId="77777777" w:rsidR="005B1D7A" w:rsidRPr="00B05055" w:rsidRDefault="005B1D7A" w:rsidP="00F559DD">
            <w:pPr>
              <w:jc w:val="center"/>
              <w:rPr>
                <w:sz w:val="16"/>
                <w:szCs w:val="16"/>
              </w:rPr>
            </w:pPr>
            <w:r w:rsidRPr="00B05055">
              <w:rPr>
                <w:sz w:val="16"/>
                <w:szCs w:val="16"/>
              </w:rPr>
              <w:t>$1,840,000</w:t>
            </w:r>
          </w:p>
        </w:tc>
        <w:tc>
          <w:tcPr>
            <w:tcW w:w="1225" w:type="dxa"/>
            <w:noWrap/>
            <w:vAlign w:val="center"/>
            <w:hideMark/>
          </w:tcPr>
          <w:p w14:paraId="04699FBA" w14:textId="77777777" w:rsidR="005B1D7A" w:rsidRPr="00B05055" w:rsidRDefault="005B1D7A" w:rsidP="00F559DD">
            <w:pPr>
              <w:jc w:val="center"/>
              <w:rPr>
                <w:sz w:val="16"/>
                <w:szCs w:val="16"/>
              </w:rPr>
            </w:pPr>
            <w:r w:rsidRPr="00B05055">
              <w:rPr>
                <w:sz w:val="16"/>
                <w:szCs w:val="16"/>
              </w:rPr>
              <w:t>$1,200,000</w:t>
            </w:r>
          </w:p>
        </w:tc>
        <w:tc>
          <w:tcPr>
            <w:tcW w:w="1170" w:type="dxa"/>
            <w:noWrap/>
            <w:vAlign w:val="center"/>
            <w:hideMark/>
          </w:tcPr>
          <w:p w14:paraId="63214C87" w14:textId="77777777" w:rsidR="005B1D7A" w:rsidRPr="00B05055" w:rsidRDefault="005B1D7A" w:rsidP="00F559DD">
            <w:pPr>
              <w:jc w:val="center"/>
              <w:rPr>
                <w:sz w:val="16"/>
                <w:szCs w:val="16"/>
              </w:rPr>
            </w:pPr>
            <w:r w:rsidRPr="00B05055">
              <w:rPr>
                <w:sz w:val="16"/>
                <w:szCs w:val="16"/>
              </w:rPr>
              <w:t>$736,000</w:t>
            </w:r>
          </w:p>
        </w:tc>
        <w:tc>
          <w:tcPr>
            <w:tcW w:w="1291" w:type="dxa"/>
            <w:noWrap/>
            <w:vAlign w:val="center"/>
            <w:hideMark/>
          </w:tcPr>
          <w:p w14:paraId="0F81CC75" w14:textId="77777777" w:rsidR="005B1D7A" w:rsidRPr="00B05055" w:rsidRDefault="005B1D7A" w:rsidP="00F559DD">
            <w:pPr>
              <w:jc w:val="center"/>
              <w:rPr>
                <w:sz w:val="16"/>
                <w:szCs w:val="16"/>
              </w:rPr>
            </w:pPr>
            <w:r w:rsidRPr="00B05055">
              <w:rPr>
                <w:sz w:val="16"/>
                <w:szCs w:val="16"/>
              </w:rPr>
              <w:t>$640,000</w:t>
            </w:r>
          </w:p>
        </w:tc>
      </w:tr>
      <w:tr w:rsidR="005B1D7A" w:rsidRPr="00B05055" w14:paraId="67A3FD03" w14:textId="77777777" w:rsidTr="00F559DD">
        <w:trPr>
          <w:cantSplit/>
          <w:trHeight w:val="216"/>
          <w:jc w:val="center"/>
        </w:trPr>
        <w:tc>
          <w:tcPr>
            <w:tcW w:w="1250" w:type="dxa"/>
            <w:noWrap/>
            <w:vAlign w:val="center"/>
            <w:hideMark/>
          </w:tcPr>
          <w:p w14:paraId="2A158016" w14:textId="77777777" w:rsidR="005B1D7A" w:rsidRPr="00B05055" w:rsidRDefault="005B1D7A" w:rsidP="00F559DD">
            <w:pPr>
              <w:jc w:val="center"/>
              <w:rPr>
                <w:sz w:val="16"/>
                <w:szCs w:val="16"/>
              </w:rPr>
            </w:pPr>
            <w:r w:rsidRPr="00B05055">
              <w:rPr>
                <w:sz w:val="16"/>
                <w:szCs w:val="16"/>
              </w:rPr>
              <w:t>300X72 Non Class</w:t>
            </w:r>
          </w:p>
        </w:tc>
        <w:tc>
          <w:tcPr>
            <w:tcW w:w="720" w:type="dxa"/>
            <w:noWrap/>
            <w:vAlign w:val="center"/>
          </w:tcPr>
          <w:p w14:paraId="15DF8AA3" w14:textId="77777777" w:rsidR="005B1D7A" w:rsidRPr="00B05055" w:rsidRDefault="005B1D7A" w:rsidP="00F559DD">
            <w:pPr>
              <w:rPr>
                <w:sz w:val="16"/>
                <w:szCs w:val="16"/>
              </w:rPr>
            </w:pPr>
            <w:r w:rsidRPr="00B05055">
              <w:rPr>
                <w:sz w:val="16"/>
                <w:szCs w:val="16"/>
              </w:rPr>
              <w:t>1000</w:t>
            </w:r>
          </w:p>
        </w:tc>
        <w:tc>
          <w:tcPr>
            <w:tcW w:w="1216" w:type="dxa"/>
            <w:noWrap/>
            <w:vAlign w:val="center"/>
            <w:hideMark/>
          </w:tcPr>
          <w:p w14:paraId="3BD64880" w14:textId="77777777" w:rsidR="005B1D7A" w:rsidRPr="00B05055" w:rsidRDefault="005B1D7A" w:rsidP="00F559DD">
            <w:pPr>
              <w:jc w:val="center"/>
              <w:rPr>
                <w:sz w:val="16"/>
                <w:szCs w:val="16"/>
              </w:rPr>
            </w:pPr>
            <w:r w:rsidRPr="00B05055">
              <w:rPr>
                <w:sz w:val="16"/>
                <w:szCs w:val="16"/>
              </w:rPr>
              <w:t>$3,800,000</w:t>
            </w:r>
          </w:p>
        </w:tc>
        <w:tc>
          <w:tcPr>
            <w:tcW w:w="1216" w:type="dxa"/>
            <w:noWrap/>
            <w:vAlign w:val="center"/>
            <w:hideMark/>
          </w:tcPr>
          <w:p w14:paraId="26A817F4" w14:textId="77777777" w:rsidR="005B1D7A" w:rsidRPr="00B05055" w:rsidRDefault="005B1D7A" w:rsidP="00F559DD">
            <w:pPr>
              <w:jc w:val="center"/>
              <w:rPr>
                <w:sz w:val="16"/>
                <w:szCs w:val="16"/>
              </w:rPr>
            </w:pPr>
            <w:r w:rsidRPr="00B05055">
              <w:rPr>
                <w:sz w:val="16"/>
                <w:szCs w:val="16"/>
              </w:rPr>
              <w:t>$3,477,000</w:t>
            </w:r>
          </w:p>
        </w:tc>
        <w:tc>
          <w:tcPr>
            <w:tcW w:w="1225" w:type="dxa"/>
            <w:noWrap/>
            <w:vAlign w:val="center"/>
            <w:hideMark/>
          </w:tcPr>
          <w:p w14:paraId="19ABA557" w14:textId="77777777" w:rsidR="005B1D7A" w:rsidRPr="00B05055" w:rsidRDefault="005B1D7A" w:rsidP="00F559DD">
            <w:pPr>
              <w:jc w:val="center"/>
              <w:rPr>
                <w:sz w:val="16"/>
                <w:szCs w:val="16"/>
              </w:rPr>
            </w:pPr>
            <w:r w:rsidRPr="00B05055">
              <w:rPr>
                <w:sz w:val="16"/>
                <w:szCs w:val="16"/>
              </w:rPr>
              <w:t>$2,888,000</w:t>
            </w:r>
          </w:p>
        </w:tc>
        <w:tc>
          <w:tcPr>
            <w:tcW w:w="1205" w:type="dxa"/>
            <w:noWrap/>
            <w:vAlign w:val="center"/>
            <w:hideMark/>
          </w:tcPr>
          <w:p w14:paraId="68F2A8D6" w14:textId="77777777" w:rsidR="005B1D7A" w:rsidRPr="00B05055" w:rsidRDefault="005B1D7A" w:rsidP="00F559DD">
            <w:pPr>
              <w:jc w:val="center"/>
              <w:rPr>
                <w:sz w:val="16"/>
                <w:szCs w:val="16"/>
              </w:rPr>
            </w:pPr>
            <w:r w:rsidRPr="00B05055">
              <w:rPr>
                <w:sz w:val="16"/>
                <w:szCs w:val="16"/>
              </w:rPr>
              <w:t>$2,185,000</w:t>
            </w:r>
          </w:p>
        </w:tc>
        <w:tc>
          <w:tcPr>
            <w:tcW w:w="1225" w:type="dxa"/>
            <w:noWrap/>
            <w:vAlign w:val="center"/>
            <w:hideMark/>
          </w:tcPr>
          <w:p w14:paraId="4043F65B" w14:textId="77777777" w:rsidR="005B1D7A" w:rsidRPr="00B05055" w:rsidRDefault="005B1D7A" w:rsidP="00F559DD">
            <w:pPr>
              <w:jc w:val="center"/>
              <w:rPr>
                <w:sz w:val="16"/>
                <w:szCs w:val="16"/>
              </w:rPr>
            </w:pPr>
            <w:r w:rsidRPr="00B05055">
              <w:rPr>
                <w:sz w:val="16"/>
                <w:szCs w:val="16"/>
              </w:rPr>
              <w:t>$1,425,000</w:t>
            </w:r>
          </w:p>
        </w:tc>
        <w:tc>
          <w:tcPr>
            <w:tcW w:w="1170" w:type="dxa"/>
            <w:noWrap/>
            <w:vAlign w:val="center"/>
            <w:hideMark/>
          </w:tcPr>
          <w:p w14:paraId="0A4EC805" w14:textId="77777777" w:rsidR="005B1D7A" w:rsidRPr="00B05055" w:rsidRDefault="005B1D7A" w:rsidP="00F559DD">
            <w:pPr>
              <w:jc w:val="center"/>
              <w:rPr>
                <w:sz w:val="16"/>
                <w:szCs w:val="16"/>
              </w:rPr>
            </w:pPr>
            <w:r w:rsidRPr="00B05055">
              <w:rPr>
                <w:sz w:val="16"/>
                <w:szCs w:val="16"/>
              </w:rPr>
              <w:t>$874,000</w:t>
            </w:r>
          </w:p>
        </w:tc>
        <w:tc>
          <w:tcPr>
            <w:tcW w:w="1291" w:type="dxa"/>
            <w:noWrap/>
            <w:vAlign w:val="center"/>
            <w:hideMark/>
          </w:tcPr>
          <w:p w14:paraId="0B5C1BD2" w14:textId="77777777" w:rsidR="005B1D7A" w:rsidRPr="00B05055" w:rsidRDefault="005B1D7A" w:rsidP="00F559DD">
            <w:pPr>
              <w:jc w:val="center"/>
              <w:rPr>
                <w:sz w:val="16"/>
                <w:szCs w:val="16"/>
              </w:rPr>
            </w:pPr>
            <w:r w:rsidRPr="00B05055">
              <w:rPr>
                <w:sz w:val="16"/>
                <w:szCs w:val="16"/>
              </w:rPr>
              <w:t>$760,000</w:t>
            </w:r>
          </w:p>
        </w:tc>
      </w:tr>
      <w:tr w:rsidR="005B1D7A" w:rsidRPr="00B05055" w14:paraId="0FE45982" w14:textId="77777777" w:rsidTr="00F559DD">
        <w:trPr>
          <w:cantSplit/>
          <w:trHeight w:val="216"/>
          <w:jc w:val="center"/>
        </w:trPr>
        <w:tc>
          <w:tcPr>
            <w:tcW w:w="1250" w:type="dxa"/>
            <w:noWrap/>
            <w:vAlign w:val="center"/>
            <w:hideMark/>
          </w:tcPr>
          <w:p w14:paraId="192E3EFF" w14:textId="77777777" w:rsidR="005B1D7A" w:rsidRPr="00B05055" w:rsidRDefault="005B1D7A" w:rsidP="00F559DD">
            <w:pPr>
              <w:jc w:val="center"/>
              <w:rPr>
                <w:sz w:val="16"/>
                <w:szCs w:val="16"/>
              </w:rPr>
            </w:pPr>
            <w:r w:rsidRPr="00B05055">
              <w:rPr>
                <w:sz w:val="16"/>
                <w:szCs w:val="16"/>
              </w:rPr>
              <w:t>300X72 Class</w:t>
            </w:r>
          </w:p>
        </w:tc>
        <w:tc>
          <w:tcPr>
            <w:tcW w:w="720" w:type="dxa"/>
            <w:noWrap/>
            <w:vAlign w:val="center"/>
          </w:tcPr>
          <w:p w14:paraId="1E338D7D" w14:textId="77777777" w:rsidR="005B1D7A" w:rsidRPr="00B05055" w:rsidRDefault="005B1D7A" w:rsidP="00F559DD">
            <w:pPr>
              <w:rPr>
                <w:sz w:val="16"/>
                <w:szCs w:val="16"/>
              </w:rPr>
            </w:pPr>
            <w:r w:rsidRPr="00B05055">
              <w:rPr>
                <w:sz w:val="16"/>
                <w:szCs w:val="16"/>
              </w:rPr>
              <w:t>2000</w:t>
            </w:r>
          </w:p>
        </w:tc>
        <w:tc>
          <w:tcPr>
            <w:tcW w:w="1216" w:type="dxa"/>
            <w:noWrap/>
            <w:vAlign w:val="center"/>
            <w:hideMark/>
          </w:tcPr>
          <w:p w14:paraId="3AC7A783" w14:textId="77777777" w:rsidR="005B1D7A" w:rsidRPr="00B05055" w:rsidRDefault="005B1D7A" w:rsidP="00F559DD">
            <w:pPr>
              <w:jc w:val="center"/>
              <w:rPr>
                <w:sz w:val="16"/>
                <w:szCs w:val="16"/>
              </w:rPr>
            </w:pPr>
            <w:r w:rsidRPr="00B05055">
              <w:rPr>
                <w:sz w:val="16"/>
                <w:szCs w:val="16"/>
              </w:rPr>
              <w:t>$5,500,000</w:t>
            </w:r>
          </w:p>
        </w:tc>
        <w:tc>
          <w:tcPr>
            <w:tcW w:w="1216" w:type="dxa"/>
            <w:noWrap/>
            <w:vAlign w:val="center"/>
            <w:hideMark/>
          </w:tcPr>
          <w:p w14:paraId="187221C9" w14:textId="77777777" w:rsidR="005B1D7A" w:rsidRPr="00B05055" w:rsidRDefault="005B1D7A" w:rsidP="00F559DD">
            <w:pPr>
              <w:jc w:val="center"/>
              <w:rPr>
                <w:sz w:val="16"/>
                <w:szCs w:val="16"/>
              </w:rPr>
            </w:pPr>
            <w:r w:rsidRPr="00B05055">
              <w:rPr>
                <w:sz w:val="16"/>
                <w:szCs w:val="16"/>
              </w:rPr>
              <w:t>$5,032,500</w:t>
            </w:r>
          </w:p>
        </w:tc>
        <w:tc>
          <w:tcPr>
            <w:tcW w:w="1225" w:type="dxa"/>
            <w:noWrap/>
            <w:vAlign w:val="center"/>
            <w:hideMark/>
          </w:tcPr>
          <w:p w14:paraId="6D86E3A6" w14:textId="77777777" w:rsidR="005B1D7A" w:rsidRPr="00B05055" w:rsidRDefault="005B1D7A" w:rsidP="00F559DD">
            <w:pPr>
              <w:jc w:val="center"/>
              <w:rPr>
                <w:sz w:val="16"/>
                <w:szCs w:val="16"/>
              </w:rPr>
            </w:pPr>
            <w:r w:rsidRPr="00B05055">
              <w:rPr>
                <w:sz w:val="16"/>
                <w:szCs w:val="16"/>
              </w:rPr>
              <w:t>$4,180,000</w:t>
            </w:r>
          </w:p>
        </w:tc>
        <w:tc>
          <w:tcPr>
            <w:tcW w:w="1205" w:type="dxa"/>
            <w:noWrap/>
            <w:vAlign w:val="center"/>
            <w:hideMark/>
          </w:tcPr>
          <w:p w14:paraId="6AD84A05" w14:textId="77777777" w:rsidR="005B1D7A" w:rsidRPr="00B05055" w:rsidRDefault="005B1D7A" w:rsidP="00F559DD">
            <w:pPr>
              <w:jc w:val="center"/>
              <w:rPr>
                <w:sz w:val="16"/>
                <w:szCs w:val="16"/>
              </w:rPr>
            </w:pPr>
            <w:r w:rsidRPr="00B05055">
              <w:rPr>
                <w:sz w:val="16"/>
                <w:szCs w:val="16"/>
              </w:rPr>
              <w:t>$3,162,500</w:t>
            </w:r>
          </w:p>
        </w:tc>
        <w:tc>
          <w:tcPr>
            <w:tcW w:w="1225" w:type="dxa"/>
            <w:noWrap/>
            <w:vAlign w:val="center"/>
            <w:hideMark/>
          </w:tcPr>
          <w:p w14:paraId="069C7F41" w14:textId="77777777" w:rsidR="005B1D7A" w:rsidRPr="00B05055" w:rsidRDefault="005B1D7A" w:rsidP="00F559DD">
            <w:pPr>
              <w:jc w:val="center"/>
              <w:rPr>
                <w:sz w:val="16"/>
                <w:szCs w:val="16"/>
              </w:rPr>
            </w:pPr>
            <w:r w:rsidRPr="00B05055">
              <w:rPr>
                <w:sz w:val="16"/>
                <w:szCs w:val="16"/>
              </w:rPr>
              <w:t>$2,062,500</w:t>
            </w:r>
          </w:p>
        </w:tc>
        <w:tc>
          <w:tcPr>
            <w:tcW w:w="1170" w:type="dxa"/>
            <w:noWrap/>
            <w:vAlign w:val="center"/>
            <w:hideMark/>
          </w:tcPr>
          <w:p w14:paraId="3CCAA792" w14:textId="77777777" w:rsidR="005B1D7A" w:rsidRPr="00B05055" w:rsidRDefault="005B1D7A" w:rsidP="00F559DD">
            <w:pPr>
              <w:jc w:val="center"/>
              <w:rPr>
                <w:sz w:val="16"/>
                <w:szCs w:val="16"/>
              </w:rPr>
            </w:pPr>
            <w:r w:rsidRPr="00B05055">
              <w:rPr>
                <w:sz w:val="16"/>
                <w:szCs w:val="16"/>
              </w:rPr>
              <w:t>$1,265,000</w:t>
            </w:r>
          </w:p>
        </w:tc>
        <w:tc>
          <w:tcPr>
            <w:tcW w:w="1291" w:type="dxa"/>
            <w:noWrap/>
            <w:vAlign w:val="center"/>
            <w:hideMark/>
          </w:tcPr>
          <w:p w14:paraId="458B6667" w14:textId="77777777" w:rsidR="005B1D7A" w:rsidRPr="00B05055" w:rsidRDefault="005B1D7A" w:rsidP="00F559DD">
            <w:pPr>
              <w:jc w:val="center"/>
              <w:rPr>
                <w:sz w:val="16"/>
                <w:szCs w:val="16"/>
              </w:rPr>
            </w:pPr>
            <w:r w:rsidRPr="00B05055">
              <w:rPr>
                <w:sz w:val="16"/>
                <w:szCs w:val="16"/>
              </w:rPr>
              <w:t>$1,100,000</w:t>
            </w:r>
          </w:p>
        </w:tc>
      </w:tr>
      <w:tr w:rsidR="005B1D7A" w:rsidRPr="00B05055" w14:paraId="045A435F" w14:textId="77777777" w:rsidTr="00F559DD">
        <w:trPr>
          <w:cantSplit/>
          <w:trHeight w:val="216"/>
          <w:jc w:val="center"/>
        </w:trPr>
        <w:tc>
          <w:tcPr>
            <w:tcW w:w="1250" w:type="dxa"/>
            <w:noWrap/>
            <w:vAlign w:val="center"/>
            <w:hideMark/>
          </w:tcPr>
          <w:p w14:paraId="464A8CC5" w14:textId="77777777" w:rsidR="005B1D7A" w:rsidRPr="00B05055" w:rsidRDefault="005B1D7A" w:rsidP="00F559DD">
            <w:pPr>
              <w:jc w:val="center"/>
              <w:rPr>
                <w:sz w:val="16"/>
                <w:szCs w:val="16"/>
              </w:rPr>
            </w:pPr>
            <w:r w:rsidRPr="00B05055">
              <w:rPr>
                <w:sz w:val="16"/>
                <w:szCs w:val="16"/>
              </w:rPr>
              <w:t>400X100 Non Class</w:t>
            </w:r>
          </w:p>
        </w:tc>
        <w:tc>
          <w:tcPr>
            <w:tcW w:w="720" w:type="dxa"/>
            <w:noWrap/>
            <w:vAlign w:val="center"/>
          </w:tcPr>
          <w:p w14:paraId="3507326A" w14:textId="77777777" w:rsidR="005B1D7A" w:rsidRPr="00B05055" w:rsidRDefault="005B1D7A" w:rsidP="00F559DD">
            <w:pPr>
              <w:rPr>
                <w:sz w:val="16"/>
                <w:szCs w:val="16"/>
              </w:rPr>
            </w:pPr>
            <w:r w:rsidRPr="00B05055">
              <w:rPr>
                <w:sz w:val="16"/>
                <w:szCs w:val="16"/>
              </w:rPr>
              <w:t>2500</w:t>
            </w:r>
          </w:p>
        </w:tc>
        <w:tc>
          <w:tcPr>
            <w:tcW w:w="1216" w:type="dxa"/>
            <w:noWrap/>
            <w:vAlign w:val="center"/>
            <w:hideMark/>
          </w:tcPr>
          <w:p w14:paraId="7025E5F8" w14:textId="77777777" w:rsidR="005B1D7A" w:rsidRPr="00B05055" w:rsidRDefault="005B1D7A" w:rsidP="00F559DD">
            <w:pPr>
              <w:jc w:val="center"/>
              <w:rPr>
                <w:sz w:val="16"/>
                <w:szCs w:val="16"/>
              </w:rPr>
            </w:pPr>
            <w:r w:rsidRPr="00B05055">
              <w:rPr>
                <w:sz w:val="16"/>
                <w:szCs w:val="16"/>
              </w:rPr>
              <w:t>$6,500,000</w:t>
            </w:r>
          </w:p>
        </w:tc>
        <w:tc>
          <w:tcPr>
            <w:tcW w:w="1216" w:type="dxa"/>
            <w:noWrap/>
            <w:vAlign w:val="center"/>
            <w:hideMark/>
          </w:tcPr>
          <w:p w14:paraId="78F456A6" w14:textId="77777777" w:rsidR="005B1D7A" w:rsidRPr="00B05055" w:rsidRDefault="005B1D7A" w:rsidP="00F559DD">
            <w:pPr>
              <w:jc w:val="center"/>
              <w:rPr>
                <w:sz w:val="16"/>
                <w:szCs w:val="16"/>
              </w:rPr>
            </w:pPr>
            <w:r w:rsidRPr="00B05055">
              <w:rPr>
                <w:sz w:val="16"/>
                <w:szCs w:val="16"/>
              </w:rPr>
              <w:t>$5,947,500</w:t>
            </w:r>
          </w:p>
        </w:tc>
        <w:tc>
          <w:tcPr>
            <w:tcW w:w="1225" w:type="dxa"/>
            <w:noWrap/>
            <w:vAlign w:val="center"/>
            <w:hideMark/>
          </w:tcPr>
          <w:p w14:paraId="50AD0C60" w14:textId="77777777" w:rsidR="005B1D7A" w:rsidRPr="00B05055" w:rsidRDefault="005B1D7A" w:rsidP="00F559DD">
            <w:pPr>
              <w:jc w:val="center"/>
              <w:rPr>
                <w:sz w:val="16"/>
                <w:szCs w:val="16"/>
              </w:rPr>
            </w:pPr>
            <w:r w:rsidRPr="00B05055">
              <w:rPr>
                <w:sz w:val="16"/>
                <w:szCs w:val="16"/>
              </w:rPr>
              <w:t>$4,940,000</w:t>
            </w:r>
          </w:p>
        </w:tc>
        <w:tc>
          <w:tcPr>
            <w:tcW w:w="1205" w:type="dxa"/>
            <w:noWrap/>
            <w:vAlign w:val="center"/>
            <w:hideMark/>
          </w:tcPr>
          <w:p w14:paraId="19C09246" w14:textId="77777777" w:rsidR="005B1D7A" w:rsidRPr="00B05055" w:rsidRDefault="005B1D7A" w:rsidP="00F559DD">
            <w:pPr>
              <w:jc w:val="center"/>
              <w:rPr>
                <w:sz w:val="16"/>
                <w:szCs w:val="16"/>
              </w:rPr>
            </w:pPr>
            <w:r w:rsidRPr="00B05055">
              <w:rPr>
                <w:sz w:val="16"/>
                <w:szCs w:val="16"/>
              </w:rPr>
              <w:t>$3,737,500</w:t>
            </w:r>
          </w:p>
        </w:tc>
        <w:tc>
          <w:tcPr>
            <w:tcW w:w="1225" w:type="dxa"/>
            <w:noWrap/>
            <w:vAlign w:val="center"/>
            <w:hideMark/>
          </w:tcPr>
          <w:p w14:paraId="0BB84147" w14:textId="77777777" w:rsidR="005B1D7A" w:rsidRPr="00B05055" w:rsidRDefault="005B1D7A" w:rsidP="00F559DD">
            <w:pPr>
              <w:jc w:val="center"/>
              <w:rPr>
                <w:sz w:val="16"/>
                <w:szCs w:val="16"/>
              </w:rPr>
            </w:pPr>
            <w:r w:rsidRPr="00B05055">
              <w:rPr>
                <w:sz w:val="16"/>
                <w:szCs w:val="16"/>
              </w:rPr>
              <w:t>$2,437,500</w:t>
            </w:r>
          </w:p>
        </w:tc>
        <w:tc>
          <w:tcPr>
            <w:tcW w:w="1170" w:type="dxa"/>
            <w:noWrap/>
            <w:vAlign w:val="center"/>
            <w:hideMark/>
          </w:tcPr>
          <w:p w14:paraId="36ACFCF6" w14:textId="77777777" w:rsidR="005B1D7A" w:rsidRPr="00B05055" w:rsidRDefault="005B1D7A" w:rsidP="00F559DD">
            <w:pPr>
              <w:jc w:val="center"/>
              <w:rPr>
                <w:sz w:val="16"/>
                <w:szCs w:val="16"/>
              </w:rPr>
            </w:pPr>
            <w:r w:rsidRPr="00B05055">
              <w:rPr>
                <w:sz w:val="16"/>
                <w:szCs w:val="16"/>
              </w:rPr>
              <w:t>$1,495,000</w:t>
            </w:r>
          </w:p>
        </w:tc>
        <w:tc>
          <w:tcPr>
            <w:tcW w:w="1291" w:type="dxa"/>
            <w:noWrap/>
            <w:vAlign w:val="center"/>
            <w:hideMark/>
          </w:tcPr>
          <w:p w14:paraId="25713DBD" w14:textId="77777777" w:rsidR="005B1D7A" w:rsidRPr="00B05055" w:rsidRDefault="005B1D7A" w:rsidP="00F559DD">
            <w:pPr>
              <w:jc w:val="center"/>
              <w:rPr>
                <w:sz w:val="16"/>
                <w:szCs w:val="16"/>
              </w:rPr>
            </w:pPr>
            <w:r w:rsidRPr="00B05055">
              <w:rPr>
                <w:sz w:val="16"/>
                <w:szCs w:val="16"/>
              </w:rPr>
              <w:t>$1,300,000</w:t>
            </w:r>
          </w:p>
        </w:tc>
      </w:tr>
      <w:tr w:rsidR="005B1D7A" w:rsidRPr="00B05055" w14:paraId="1078392A" w14:textId="77777777" w:rsidTr="00F559DD">
        <w:trPr>
          <w:cantSplit/>
          <w:trHeight w:val="216"/>
          <w:jc w:val="center"/>
        </w:trPr>
        <w:tc>
          <w:tcPr>
            <w:tcW w:w="1250" w:type="dxa"/>
            <w:noWrap/>
            <w:vAlign w:val="center"/>
            <w:hideMark/>
          </w:tcPr>
          <w:p w14:paraId="15D74079" w14:textId="77777777" w:rsidR="005B1D7A" w:rsidRPr="00B05055" w:rsidRDefault="005B1D7A" w:rsidP="00F559DD">
            <w:pPr>
              <w:jc w:val="center"/>
              <w:rPr>
                <w:sz w:val="16"/>
                <w:szCs w:val="16"/>
              </w:rPr>
            </w:pPr>
            <w:r w:rsidRPr="00B05055">
              <w:rPr>
                <w:sz w:val="16"/>
                <w:szCs w:val="16"/>
              </w:rPr>
              <w:t>400X100 Class</w:t>
            </w:r>
          </w:p>
        </w:tc>
        <w:tc>
          <w:tcPr>
            <w:tcW w:w="720" w:type="dxa"/>
            <w:noWrap/>
            <w:vAlign w:val="center"/>
          </w:tcPr>
          <w:p w14:paraId="7DD114D4" w14:textId="77777777" w:rsidR="005B1D7A" w:rsidRPr="00B05055" w:rsidRDefault="005B1D7A" w:rsidP="00F559DD">
            <w:pPr>
              <w:rPr>
                <w:sz w:val="16"/>
                <w:szCs w:val="16"/>
              </w:rPr>
            </w:pPr>
            <w:r w:rsidRPr="00B05055">
              <w:rPr>
                <w:sz w:val="16"/>
                <w:szCs w:val="16"/>
              </w:rPr>
              <w:t>6500</w:t>
            </w:r>
          </w:p>
        </w:tc>
        <w:tc>
          <w:tcPr>
            <w:tcW w:w="1216" w:type="dxa"/>
            <w:noWrap/>
            <w:vAlign w:val="center"/>
            <w:hideMark/>
          </w:tcPr>
          <w:p w14:paraId="59191608" w14:textId="77777777" w:rsidR="005B1D7A" w:rsidRPr="00B05055" w:rsidRDefault="005B1D7A" w:rsidP="00F559DD">
            <w:pPr>
              <w:jc w:val="center"/>
              <w:rPr>
                <w:sz w:val="16"/>
                <w:szCs w:val="16"/>
              </w:rPr>
            </w:pPr>
            <w:r w:rsidRPr="00B05055">
              <w:rPr>
                <w:sz w:val="16"/>
                <w:szCs w:val="16"/>
              </w:rPr>
              <w:t>$12,000,000</w:t>
            </w:r>
          </w:p>
        </w:tc>
        <w:tc>
          <w:tcPr>
            <w:tcW w:w="1216" w:type="dxa"/>
            <w:noWrap/>
            <w:vAlign w:val="center"/>
            <w:hideMark/>
          </w:tcPr>
          <w:p w14:paraId="326F050D" w14:textId="77777777" w:rsidR="005B1D7A" w:rsidRPr="00B05055" w:rsidRDefault="005B1D7A" w:rsidP="00F559DD">
            <w:pPr>
              <w:jc w:val="center"/>
              <w:rPr>
                <w:sz w:val="16"/>
                <w:szCs w:val="16"/>
              </w:rPr>
            </w:pPr>
            <w:r w:rsidRPr="00B05055">
              <w:rPr>
                <w:sz w:val="16"/>
                <w:szCs w:val="16"/>
              </w:rPr>
              <w:t>$10,980,000</w:t>
            </w:r>
          </w:p>
        </w:tc>
        <w:tc>
          <w:tcPr>
            <w:tcW w:w="1225" w:type="dxa"/>
            <w:noWrap/>
            <w:vAlign w:val="center"/>
            <w:hideMark/>
          </w:tcPr>
          <w:p w14:paraId="68219CE3" w14:textId="77777777" w:rsidR="005B1D7A" w:rsidRPr="00B05055" w:rsidRDefault="005B1D7A" w:rsidP="00F559DD">
            <w:pPr>
              <w:jc w:val="center"/>
              <w:rPr>
                <w:sz w:val="16"/>
                <w:szCs w:val="16"/>
              </w:rPr>
            </w:pPr>
            <w:r w:rsidRPr="00B05055">
              <w:rPr>
                <w:sz w:val="16"/>
                <w:szCs w:val="16"/>
              </w:rPr>
              <w:t>$9,120,000</w:t>
            </w:r>
          </w:p>
        </w:tc>
        <w:tc>
          <w:tcPr>
            <w:tcW w:w="1205" w:type="dxa"/>
            <w:noWrap/>
            <w:vAlign w:val="center"/>
            <w:hideMark/>
          </w:tcPr>
          <w:p w14:paraId="6C8C9025" w14:textId="77777777" w:rsidR="005B1D7A" w:rsidRPr="00B05055" w:rsidRDefault="005B1D7A" w:rsidP="00F559DD">
            <w:pPr>
              <w:jc w:val="center"/>
              <w:rPr>
                <w:sz w:val="16"/>
                <w:szCs w:val="16"/>
              </w:rPr>
            </w:pPr>
            <w:r w:rsidRPr="00B05055">
              <w:rPr>
                <w:sz w:val="16"/>
                <w:szCs w:val="16"/>
              </w:rPr>
              <w:t>$6,900,000</w:t>
            </w:r>
          </w:p>
        </w:tc>
        <w:tc>
          <w:tcPr>
            <w:tcW w:w="1225" w:type="dxa"/>
            <w:noWrap/>
            <w:vAlign w:val="center"/>
            <w:hideMark/>
          </w:tcPr>
          <w:p w14:paraId="6782D9EB" w14:textId="77777777" w:rsidR="005B1D7A" w:rsidRPr="00B05055" w:rsidRDefault="005B1D7A" w:rsidP="00F559DD">
            <w:pPr>
              <w:jc w:val="center"/>
              <w:rPr>
                <w:sz w:val="16"/>
                <w:szCs w:val="16"/>
              </w:rPr>
            </w:pPr>
            <w:r w:rsidRPr="00B05055">
              <w:rPr>
                <w:sz w:val="16"/>
                <w:szCs w:val="16"/>
              </w:rPr>
              <w:t>$4,500,000</w:t>
            </w:r>
          </w:p>
        </w:tc>
        <w:tc>
          <w:tcPr>
            <w:tcW w:w="1170" w:type="dxa"/>
            <w:noWrap/>
            <w:vAlign w:val="center"/>
            <w:hideMark/>
          </w:tcPr>
          <w:p w14:paraId="21EEFD97" w14:textId="77777777" w:rsidR="005B1D7A" w:rsidRPr="00B05055" w:rsidRDefault="005B1D7A" w:rsidP="00F559DD">
            <w:pPr>
              <w:jc w:val="center"/>
              <w:rPr>
                <w:sz w:val="16"/>
                <w:szCs w:val="16"/>
              </w:rPr>
            </w:pPr>
            <w:r w:rsidRPr="00B05055">
              <w:rPr>
                <w:sz w:val="16"/>
                <w:szCs w:val="16"/>
              </w:rPr>
              <w:t>$2,760,000</w:t>
            </w:r>
          </w:p>
        </w:tc>
        <w:tc>
          <w:tcPr>
            <w:tcW w:w="1291" w:type="dxa"/>
            <w:noWrap/>
            <w:vAlign w:val="center"/>
            <w:hideMark/>
          </w:tcPr>
          <w:p w14:paraId="68834EF0" w14:textId="77777777" w:rsidR="005B1D7A" w:rsidRPr="00B05055" w:rsidRDefault="005B1D7A" w:rsidP="00F559DD">
            <w:pPr>
              <w:jc w:val="center"/>
              <w:rPr>
                <w:sz w:val="16"/>
                <w:szCs w:val="16"/>
              </w:rPr>
            </w:pPr>
            <w:r w:rsidRPr="00B05055">
              <w:rPr>
                <w:sz w:val="16"/>
                <w:szCs w:val="16"/>
              </w:rPr>
              <w:t>$2,400,000</w:t>
            </w:r>
          </w:p>
        </w:tc>
      </w:tr>
      <w:tr w:rsidR="005B1D7A" w:rsidRPr="00B05055" w14:paraId="78C475E8" w14:textId="77777777" w:rsidTr="00F559DD">
        <w:trPr>
          <w:cantSplit/>
          <w:trHeight w:val="288"/>
          <w:jc w:val="center"/>
        </w:trPr>
        <w:tc>
          <w:tcPr>
            <w:tcW w:w="10518" w:type="dxa"/>
            <w:gridSpan w:val="9"/>
            <w:noWrap/>
            <w:vAlign w:val="center"/>
            <w:hideMark/>
          </w:tcPr>
          <w:p w14:paraId="6F35A9EA" w14:textId="77777777" w:rsidR="005B1D7A" w:rsidRPr="00B05055" w:rsidRDefault="005B1D7A" w:rsidP="00F559DD">
            <w:pPr>
              <w:jc w:val="center"/>
              <w:rPr>
                <w:sz w:val="16"/>
                <w:szCs w:val="16"/>
              </w:rPr>
            </w:pPr>
            <w:r w:rsidRPr="00B05055">
              <w:rPr>
                <w:sz w:val="16"/>
                <w:szCs w:val="16"/>
              </w:rPr>
              <w:t>Crane</w:t>
            </w:r>
          </w:p>
        </w:tc>
      </w:tr>
      <w:tr w:rsidR="005B1D7A" w:rsidRPr="00B05055" w14:paraId="27752B04" w14:textId="77777777" w:rsidTr="00F559DD">
        <w:trPr>
          <w:cantSplit/>
          <w:trHeight w:val="216"/>
          <w:jc w:val="center"/>
        </w:trPr>
        <w:tc>
          <w:tcPr>
            <w:tcW w:w="1250" w:type="dxa"/>
            <w:noWrap/>
            <w:vAlign w:val="center"/>
            <w:hideMark/>
          </w:tcPr>
          <w:p w14:paraId="23EC47E2" w14:textId="77777777" w:rsidR="005B1D7A" w:rsidRPr="00B05055" w:rsidRDefault="005B1D7A" w:rsidP="00F559DD">
            <w:pPr>
              <w:jc w:val="center"/>
              <w:rPr>
                <w:sz w:val="16"/>
                <w:szCs w:val="16"/>
              </w:rPr>
            </w:pPr>
            <w:r w:rsidRPr="00B05055">
              <w:rPr>
                <w:sz w:val="16"/>
                <w:szCs w:val="16"/>
              </w:rPr>
              <w:t>120X30</w:t>
            </w:r>
          </w:p>
        </w:tc>
        <w:tc>
          <w:tcPr>
            <w:tcW w:w="720" w:type="dxa"/>
            <w:noWrap/>
            <w:vAlign w:val="center"/>
          </w:tcPr>
          <w:p w14:paraId="3A8E73A8" w14:textId="77777777" w:rsidR="005B1D7A" w:rsidRPr="00B05055" w:rsidRDefault="005B1D7A" w:rsidP="00F559DD">
            <w:pPr>
              <w:rPr>
                <w:sz w:val="16"/>
                <w:szCs w:val="16"/>
              </w:rPr>
            </w:pPr>
            <w:r w:rsidRPr="00B05055">
              <w:rPr>
                <w:sz w:val="16"/>
                <w:szCs w:val="16"/>
              </w:rPr>
              <w:t>350</w:t>
            </w:r>
          </w:p>
        </w:tc>
        <w:tc>
          <w:tcPr>
            <w:tcW w:w="1216" w:type="dxa"/>
            <w:noWrap/>
            <w:vAlign w:val="center"/>
            <w:hideMark/>
          </w:tcPr>
          <w:p w14:paraId="05F7C39C" w14:textId="77777777" w:rsidR="005B1D7A" w:rsidRPr="00B05055" w:rsidRDefault="005B1D7A" w:rsidP="00F559DD">
            <w:pPr>
              <w:jc w:val="center"/>
              <w:rPr>
                <w:sz w:val="16"/>
                <w:szCs w:val="16"/>
              </w:rPr>
            </w:pPr>
            <w:r w:rsidRPr="00B05055">
              <w:rPr>
                <w:sz w:val="16"/>
                <w:szCs w:val="16"/>
              </w:rPr>
              <w:t>$1,500,000</w:t>
            </w:r>
          </w:p>
        </w:tc>
        <w:tc>
          <w:tcPr>
            <w:tcW w:w="1216" w:type="dxa"/>
            <w:noWrap/>
            <w:vAlign w:val="center"/>
            <w:hideMark/>
          </w:tcPr>
          <w:p w14:paraId="0D17E768" w14:textId="77777777" w:rsidR="005B1D7A" w:rsidRPr="00B05055" w:rsidRDefault="005B1D7A" w:rsidP="00F559DD">
            <w:pPr>
              <w:jc w:val="center"/>
              <w:rPr>
                <w:sz w:val="16"/>
                <w:szCs w:val="16"/>
              </w:rPr>
            </w:pPr>
            <w:r w:rsidRPr="00B05055">
              <w:rPr>
                <w:sz w:val="16"/>
                <w:szCs w:val="16"/>
              </w:rPr>
              <w:t>$1,372,500</w:t>
            </w:r>
          </w:p>
        </w:tc>
        <w:tc>
          <w:tcPr>
            <w:tcW w:w="1225" w:type="dxa"/>
            <w:noWrap/>
            <w:vAlign w:val="center"/>
            <w:hideMark/>
          </w:tcPr>
          <w:p w14:paraId="691528F1" w14:textId="77777777" w:rsidR="005B1D7A" w:rsidRPr="00B05055" w:rsidRDefault="005B1D7A" w:rsidP="00F559DD">
            <w:pPr>
              <w:jc w:val="center"/>
              <w:rPr>
                <w:sz w:val="16"/>
                <w:szCs w:val="16"/>
              </w:rPr>
            </w:pPr>
            <w:r w:rsidRPr="00B05055">
              <w:rPr>
                <w:sz w:val="16"/>
                <w:szCs w:val="16"/>
              </w:rPr>
              <w:t>$1,140,000</w:t>
            </w:r>
          </w:p>
        </w:tc>
        <w:tc>
          <w:tcPr>
            <w:tcW w:w="1205" w:type="dxa"/>
            <w:noWrap/>
            <w:vAlign w:val="center"/>
            <w:hideMark/>
          </w:tcPr>
          <w:p w14:paraId="6BD08D2D" w14:textId="77777777" w:rsidR="005B1D7A" w:rsidRPr="00B05055" w:rsidRDefault="005B1D7A" w:rsidP="00F559DD">
            <w:pPr>
              <w:jc w:val="center"/>
              <w:rPr>
                <w:sz w:val="16"/>
                <w:szCs w:val="16"/>
              </w:rPr>
            </w:pPr>
            <w:r w:rsidRPr="00B05055">
              <w:rPr>
                <w:sz w:val="16"/>
                <w:szCs w:val="16"/>
              </w:rPr>
              <w:t>$862,500</w:t>
            </w:r>
          </w:p>
        </w:tc>
        <w:tc>
          <w:tcPr>
            <w:tcW w:w="1225" w:type="dxa"/>
            <w:noWrap/>
            <w:vAlign w:val="center"/>
            <w:hideMark/>
          </w:tcPr>
          <w:p w14:paraId="3AC4D934" w14:textId="77777777" w:rsidR="005B1D7A" w:rsidRPr="00B05055" w:rsidRDefault="005B1D7A" w:rsidP="00F559DD">
            <w:pPr>
              <w:jc w:val="center"/>
              <w:rPr>
                <w:sz w:val="16"/>
                <w:szCs w:val="16"/>
              </w:rPr>
            </w:pPr>
            <w:r w:rsidRPr="00B05055">
              <w:rPr>
                <w:sz w:val="16"/>
                <w:szCs w:val="16"/>
              </w:rPr>
              <w:t>$562,500</w:t>
            </w:r>
          </w:p>
        </w:tc>
        <w:tc>
          <w:tcPr>
            <w:tcW w:w="1170" w:type="dxa"/>
            <w:noWrap/>
            <w:vAlign w:val="center"/>
            <w:hideMark/>
          </w:tcPr>
          <w:p w14:paraId="2CCD826C" w14:textId="77777777" w:rsidR="005B1D7A" w:rsidRPr="00B05055" w:rsidRDefault="005B1D7A" w:rsidP="00F559DD">
            <w:pPr>
              <w:jc w:val="center"/>
              <w:rPr>
                <w:sz w:val="16"/>
                <w:szCs w:val="16"/>
              </w:rPr>
            </w:pPr>
            <w:r w:rsidRPr="00B05055">
              <w:rPr>
                <w:sz w:val="16"/>
                <w:szCs w:val="16"/>
              </w:rPr>
              <w:t>$345,000</w:t>
            </w:r>
          </w:p>
        </w:tc>
        <w:tc>
          <w:tcPr>
            <w:tcW w:w="1291" w:type="dxa"/>
            <w:noWrap/>
            <w:vAlign w:val="center"/>
            <w:hideMark/>
          </w:tcPr>
          <w:p w14:paraId="63113D9A" w14:textId="77777777" w:rsidR="005B1D7A" w:rsidRPr="00B05055" w:rsidRDefault="005B1D7A" w:rsidP="00F559DD">
            <w:pPr>
              <w:jc w:val="center"/>
              <w:rPr>
                <w:sz w:val="16"/>
                <w:szCs w:val="16"/>
              </w:rPr>
            </w:pPr>
            <w:r w:rsidRPr="00B05055">
              <w:rPr>
                <w:sz w:val="16"/>
                <w:szCs w:val="16"/>
              </w:rPr>
              <w:t>$300,000</w:t>
            </w:r>
          </w:p>
        </w:tc>
      </w:tr>
      <w:tr w:rsidR="005B1D7A" w:rsidRPr="00B05055" w14:paraId="34F6AE1E" w14:textId="77777777" w:rsidTr="00F559DD">
        <w:trPr>
          <w:cantSplit/>
          <w:trHeight w:val="216"/>
          <w:jc w:val="center"/>
        </w:trPr>
        <w:tc>
          <w:tcPr>
            <w:tcW w:w="1250" w:type="dxa"/>
            <w:noWrap/>
            <w:vAlign w:val="center"/>
            <w:hideMark/>
          </w:tcPr>
          <w:p w14:paraId="55000BC6" w14:textId="77777777" w:rsidR="005B1D7A" w:rsidRPr="00B05055" w:rsidRDefault="005B1D7A" w:rsidP="00F559DD">
            <w:pPr>
              <w:jc w:val="center"/>
              <w:rPr>
                <w:sz w:val="16"/>
                <w:szCs w:val="16"/>
              </w:rPr>
            </w:pPr>
            <w:r w:rsidRPr="00B05055">
              <w:rPr>
                <w:sz w:val="16"/>
                <w:szCs w:val="16"/>
              </w:rPr>
              <w:t>150X50</w:t>
            </w:r>
          </w:p>
        </w:tc>
        <w:tc>
          <w:tcPr>
            <w:tcW w:w="720" w:type="dxa"/>
            <w:noWrap/>
            <w:vAlign w:val="center"/>
          </w:tcPr>
          <w:p w14:paraId="7DD0842A" w14:textId="77777777" w:rsidR="005B1D7A" w:rsidRPr="00B05055" w:rsidRDefault="005B1D7A" w:rsidP="00F559DD">
            <w:pPr>
              <w:rPr>
                <w:sz w:val="16"/>
                <w:szCs w:val="16"/>
              </w:rPr>
            </w:pPr>
            <w:r w:rsidRPr="00B05055">
              <w:rPr>
                <w:sz w:val="16"/>
                <w:szCs w:val="16"/>
              </w:rPr>
              <w:t>450</w:t>
            </w:r>
          </w:p>
        </w:tc>
        <w:tc>
          <w:tcPr>
            <w:tcW w:w="1216" w:type="dxa"/>
            <w:noWrap/>
            <w:vAlign w:val="center"/>
            <w:hideMark/>
          </w:tcPr>
          <w:p w14:paraId="436B4C46" w14:textId="77777777" w:rsidR="005B1D7A" w:rsidRPr="00B05055" w:rsidRDefault="005B1D7A" w:rsidP="00F559DD">
            <w:pPr>
              <w:jc w:val="center"/>
              <w:rPr>
                <w:sz w:val="16"/>
                <w:szCs w:val="16"/>
              </w:rPr>
            </w:pPr>
            <w:r w:rsidRPr="00B05055">
              <w:rPr>
                <w:sz w:val="16"/>
                <w:szCs w:val="16"/>
              </w:rPr>
              <w:t>$1,900,000</w:t>
            </w:r>
          </w:p>
        </w:tc>
        <w:tc>
          <w:tcPr>
            <w:tcW w:w="1216" w:type="dxa"/>
            <w:noWrap/>
            <w:vAlign w:val="center"/>
            <w:hideMark/>
          </w:tcPr>
          <w:p w14:paraId="0659ED94" w14:textId="77777777" w:rsidR="005B1D7A" w:rsidRPr="00B05055" w:rsidRDefault="005B1D7A" w:rsidP="00F559DD">
            <w:pPr>
              <w:jc w:val="center"/>
              <w:rPr>
                <w:sz w:val="16"/>
                <w:szCs w:val="16"/>
              </w:rPr>
            </w:pPr>
            <w:r w:rsidRPr="00B05055">
              <w:rPr>
                <w:sz w:val="16"/>
                <w:szCs w:val="16"/>
              </w:rPr>
              <w:t>$1,738,500</w:t>
            </w:r>
          </w:p>
        </w:tc>
        <w:tc>
          <w:tcPr>
            <w:tcW w:w="1225" w:type="dxa"/>
            <w:noWrap/>
            <w:vAlign w:val="center"/>
            <w:hideMark/>
          </w:tcPr>
          <w:p w14:paraId="42FBF991" w14:textId="77777777" w:rsidR="005B1D7A" w:rsidRPr="00B05055" w:rsidRDefault="005B1D7A" w:rsidP="00F559DD">
            <w:pPr>
              <w:jc w:val="center"/>
              <w:rPr>
                <w:sz w:val="16"/>
                <w:szCs w:val="16"/>
              </w:rPr>
            </w:pPr>
            <w:r w:rsidRPr="00B05055">
              <w:rPr>
                <w:sz w:val="16"/>
                <w:szCs w:val="16"/>
              </w:rPr>
              <w:t>$1,444,000</w:t>
            </w:r>
          </w:p>
        </w:tc>
        <w:tc>
          <w:tcPr>
            <w:tcW w:w="1205" w:type="dxa"/>
            <w:noWrap/>
            <w:vAlign w:val="center"/>
            <w:hideMark/>
          </w:tcPr>
          <w:p w14:paraId="57A20F5C" w14:textId="77777777" w:rsidR="005B1D7A" w:rsidRPr="00B05055" w:rsidRDefault="005B1D7A" w:rsidP="00F559DD">
            <w:pPr>
              <w:jc w:val="center"/>
              <w:rPr>
                <w:sz w:val="16"/>
                <w:szCs w:val="16"/>
              </w:rPr>
            </w:pPr>
            <w:r w:rsidRPr="00B05055">
              <w:rPr>
                <w:sz w:val="16"/>
                <w:szCs w:val="16"/>
              </w:rPr>
              <w:t>$1,092,500</w:t>
            </w:r>
          </w:p>
        </w:tc>
        <w:tc>
          <w:tcPr>
            <w:tcW w:w="1225" w:type="dxa"/>
            <w:noWrap/>
            <w:vAlign w:val="center"/>
            <w:hideMark/>
          </w:tcPr>
          <w:p w14:paraId="7F341489" w14:textId="77777777" w:rsidR="005B1D7A" w:rsidRPr="00B05055" w:rsidRDefault="005B1D7A" w:rsidP="00F559DD">
            <w:pPr>
              <w:jc w:val="center"/>
              <w:rPr>
                <w:sz w:val="16"/>
                <w:szCs w:val="16"/>
              </w:rPr>
            </w:pPr>
            <w:r w:rsidRPr="00B05055">
              <w:rPr>
                <w:sz w:val="16"/>
                <w:szCs w:val="16"/>
              </w:rPr>
              <w:t>$712,500</w:t>
            </w:r>
          </w:p>
        </w:tc>
        <w:tc>
          <w:tcPr>
            <w:tcW w:w="1170" w:type="dxa"/>
            <w:noWrap/>
            <w:vAlign w:val="center"/>
            <w:hideMark/>
          </w:tcPr>
          <w:p w14:paraId="0C04BCFD" w14:textId="77777777" w:rsidR="005B1D7A" w:rsidRPr="00B05055" w:rsidRDefault="005B1D7A" w:rsidP="00F559DD">
            <w:pPr>
              <w:jc w:val="center"/>
              <w:rPr>
                <w:sz w:val="16"/>
                <w:szCs w:val="16"/>
              </w:rPr>
            </w:pPr>
            <w:r w:rsidRPr="00B05055">
              <w:rPr>
                <w:sz w:val="16"/>
                <w:szCs w:val="16"/>
              </w:rPr>
              <w:t>$437,000</w:t>
            </w:r>
          </w:p>
        </w:tc>
        <w:tc>
          <w:tcPr>
            <w:tcW w:w="1291" w:type="dxa"/>
            <w:noWrap/>
            <w:vAlign w:val="center"/>
            <w:hideMark/>
          </w:tcPr>
          <w:p w14:paraId="2CD2FB12" w14:textId="77777777" w:rsidR="005B1D7A" w:rsidRPr="00B05055" w:rsidRDefault="005B1D7A" w:rsidP="00F559DD">
            <w:pPr>
              <w:jc w:val="center"/>
              <w:rPr>
                <w:sz w:val="16"/>
                <w:szCs w:val="16"/>
              </w:rPr>
            </w:pPr>
            <w:r w:rsidRPr="00B05055">
              <w:rPr>
                <w:sz w:val="16"/>
                <w:szCs w:val="16"/>
              </w:rPr>
              <w:t>$380,000</w:t>
            </w:r>
          </w:p>
        </w:tc>
      </w:tr>
      <w:tr w:rsidR="005B1D7A" w:rsidRPr="00B05055" w14:paraId="47CAAE9C" w14:textId="77777777" w:rsidTr="00F559DD">
        <w:trPr>
          <w:cantSplit/>
          <w:trHeight w:val="216"/>
          <w:jc w:val="center"/>
        </w:trPr>
        <w:tc>
          <w:tcPr>
            <w:tcW w:w="1250" w:type="dxa"/>
            <w:noWrap/>
            <w:vAlign w:val="center"/>
            <w:hideMark/>
          </w:tcPr>
          <w:p w14:paraId="768280CC" w14:textId="77777777" w:rsidR="005B1D7A" w:rsidRPr="00B05055" w:rsidRDefault="005B1D7A" w:rsidP="00F559DD">
            <w:pPr>
              <w:jc w:val="center"/>
              <w:rPr>
                <w:sz w:val="16"/>
                <w:szCs w:val="16"/>
              </w:rPr>
            </w:pPr>
            <w:r w:rsidRPr="00B05055">
              <w:rPr>
                <w:sz w:val="16"/>
                <w:szCs w:val="16"/>
              </w:rPr>
              <w:t>180X60</w:t>
            </w:r>
          </w:p>
        </w:tc>
        <w:tc>
          <w:tcPr>
            <w:tcW w:w="720" w:type="dxa"/>
            <w:noWrap/>
            <w:vAlign w:val="center"/>
          </w:tcPr>
          <w:p w14:paraId="07941264" w14:textId="77777777" w:rsidR="005B1D7A" w:rsidRPr="00B05055" w:rsidRDefault="005B1D7A" w:rsidP="00F559DD">
            <w:pPr>
              <w:rPr>
                <w:sz w:val="16"/>
                <w:szCs w:val="16"/>
              </w:rPr>
            </w:pPr>
            <w:r w:rsidRPr="00B05055">
              <w:rPr>
                <w:sz w:val="16"/>
                <w:szCs w:val="16"/>
              </w:rPr>
              <w:t>550</w:t>
            </w:r>
          </w:p>
        </w:tc>
        <w:tc>
          <w:tcPr>
            <w:tcW w:w="1216" w:type="dxa"/>
            <w:noWrap/>
            <w:vAlign w:val="center"/>
            <w:hideMark/>
          </w:tcPr>
          <w:p w14:paraId="5692389B" w14:textId="77777777" w:rsidR="005B1D7A" w:rsidRPr="00B05055" w:rsidRDefault="005B1D7A" w:rsidP="00F559DD">
            <w:pPr>
              <w:jc w:val="center"/>
              <w:rPr>
                <w:sz w:val="16"/>
                <w:szCs w:val="16"/>
              </w:rPr>
            </w:pPr>
            <w:r w:rsidRPr="00B05055">
              <w:rPr>
                <w:sz w:val="16"/>
                <w:szCs w:val="16"/>
              </w:rPr>
              <w:t>$2,500,000</w:t>
            </w:r>
          </w:p>
        </w:tc>
        <w:tc>
          <w:tcPr>
            <w:tcW w:w="1216" w:type="dxa"/>
            <w:noWrap/>
            <w:vAlign w:val="center"/>
            <w:hideMark/>
          </w:tcPr>
          <w:p w14:paraId="42926794" w14:textId="77777777" w:rsidR="005B1D7A" w:rsidRPr="00B05055" w:rsidRDefault="005B1D7A" w:rsidP="00F559DD">
            <w:pPr>
              <w:jc w:val="center"/>
              <w:rPr>
                <w:sz w:val="16"/>
                <w:szCs w:val="16"/>
              </w:rPr>
            </w:pPr>
            <w:r w:rsidRPr="00B05055">
              <w:rPr>
                <w:sz w:val="16"/>
                <w:szCs w:val="16"/>
              </w:rPr>
              <w:t>$2,287,500</w:t>
            </w:r>
          </w:p>
        </w:tc>
        <w:tc>
          <w:tcPr>
            <w:tcW w:w="1225" w:type="dxa"/>
            <w:noWrap/>
            <w:vAlign w:val="center"/>
            <w:hideMark/>
          </w:tcPr>
          <w:p w14:paraId="059C675F" w14:textId="77777777" w:rsidR="005B1D7A" w:rsidRPr="00B05055" w:rsidRDefault="005B1D7A" w:rsidP="00F559DD">
            <w:pPr>
              <w:jc w:val="center"/>
              <w:rPr>
                <w:sz w:val="16"/>
                <w:szCs w:val="16"/>
              </w:rPr>
            </w:pPr>
            <w:r w:rsidRPr="00B05055">
              <w:rPr>
                <w:sz w:val="16"/>
                <w:szCs w:val="16"/>
              </w:rPr>
              <w:t>$1,900,000</w:t>
            </w:r>
          </w:p>
        </w:tc>
        <w:tc>
          <w:tcPr>
            <w:tcW w:w="1205" w:type="dxa"/>
            <w:noWrap/>
            <w:vAlign w:val="center"/>
            <w:hideMark/>
          </w:tcPr>
          <w:p w14:paraId="5C364961" w14:textId="77777777" w:rsidR="005B1D7A" w:rsidRPr="00B05055" w:rsidRDefault="005B1D7A" w:rsidP="00F559DD">
            <w:pPr>
              <w:jc w:val="center"/>
              <w:rPr>
                <w:sz w:val="16"/>
                <w:szCs w:val="16"/>
              </w:rPr>
            </w:pPr>
            <w:r w:rsidRPr="00B05055">
              <w:rPr>
                <w:sz w:val="16"/>
                <w:szCs w:val="16"/>
              </w:rPr>
              <w:t>$1,437,500</w:t>
            </w:r>
          </w:p>
        </w:tc>
        <w:tc>
          <w:tcPr>
            <w:tcW w:w="1225" w:type="dxa"/>
            <w:noWrap/>
            <w:vAlign w:val="center"/>
            <w:hideMark/>
          </w:tcPr>
          <w:p w14:paraId="29A9EBFA" w14:textId="77777777" w:rsidR="005B1D7A" w:rsidRPr="00B05055" w:rsidRDefault="005B1D7A" w:rsidP="00F559DD">
            <w:pPr>
              <w:jc w:val="center"/>
              <w:rPr>
                <w:sz w:val="16"/>
                <w:szCs w:val="16"/>
              </w:rPr>
            </w:pPr>
            <w:r w:rsidRPr="00B05055">
              <w:rPr>
                <w:sz w:val="16"/>
                <w:szCs w:val="16"/>
              </w:rPr>
              <w:t>$937,500</w:t>
            </w:r>
          </w:p>
        </w:tc>
        <w:tc>
          <w:tcPr>
            <w:tcW w:w="1170" w:type="dxa"/>
            <w:noWrap/>
            <w:vAlign w:val="center"/>
            <w:hideMark/>
          </w:tcPr>
          <w:p w14:paraId="76CE9236" w14:textId="77777777" w:rsidR="005B1D7A" w:rsidRPr="00B05055" w:rsidRDefault="005B1D7A" w:rsidP="00F559DD">
            <w:pPr>
              <w:jc w:val="center"/>
              <w:rPr>
                <w:sz w:val="16"/>
                <w:szCs w:val="16"/>
              </w:rPr>
            </w:pPr>
            <w:r w:rsidRPr="00B05055">
              <w:rPr>
                <w:sz w:val="16"/>
                <w:szCs w:val="16"/>
              </w:rPr>
              <w:t>$575,000</w:t>
            </w:r>
          </w:p>
        </w:tc>
        <w:tc>
          <w:tcPr>
            <w:tcW w:w="1291" w:type="dxa"/>
            <w:noWrap/>
            <w:vAlign w:val="center"/>
            <w:hideMark/>
          </w:tcPr>
          <w:p w14:paraId="6DCC0AE4" w14:textId="77777777" w:rsidR="005B1D7A" w:rsidRPr="00B05055" w:rsidRDefault="005B1D7A" w:rsidP="00F559DD">
            <w:pPr>
              <w:jc w:val="center"/>
              <w:rPr>
                <w:sz w:val="16"/>
                <w:szCs w:val="16"/>
              </w:rPr>
            </w:pPr>
            <w:r w:rsidRPr="00B05055">
              <w:rPr>
                <w:sz w:val="16"/>
                <w:szCs w:val="16"/>
              </w:rPr>
              <w:t>$500,000</w:t>
            </w:r>
          </w:p>
        </w:tc>
      </w:tr>
      <w:tr w:rsidR="005B1D7A" w:rsidRPr="00B05055" w14:paraId="2AE308FE" w14:textId="77777777" w:rsidTr="00F559DD">
        <w:trPr>
          <w:cantSplit/>
          <w:trHeight w:val="216"/>
          <w:jc w:val="center"/>
        </w:trPr>
        <w:tc>
          <w:tcPr>
            <w:tcW w:w="1250" w:type="dxa"/>
            <w:noWrap/>
            <w:vAlign w:val="center"/>
            <w:hideMark/>
          </w:tcPr>
          <w:p w14:paraId="45997229" w14:textId="77777777" w:rsidR="005B1D7A" w:rsidRPr="00B05055" w:rsidRDefault="005B1D7A" w:rsidP="00F559DD">
            <w:pPr>
              <w:jc w:val="center"/>
              <w:rPr>
                <w:sz w:val="16"/>
                <w:szCs w:val="16"/>
              </w:rPr>
            </w:pPr>
            <w:r w:rsidRPr="00B05055">
              <w:rPr>
                <w:sz w:val="16"/>
                <w:szCs w:val="16"/>
              </w:rPr>
              <w:t>250X72</w:t>
            </w:r>
          </w:p>
        </w:tc>
        <w:tc>
          <w:tcPr>
            <w:tcW w:w="720" w:type="dxa"/>
            <w:noWrap/>
            <w:vAlign w:val="center"/>
          </w:tcPr>
          <w:p w14:paraId="2ABD606B" w14:textId="77777777" w:rsidR="005B1D7A" w:rsidRPr="00B05055" w:rsidRDefault="005B1D7A" w:rsidP="00F559DD">
            <w:pPr>
              <w:rPr>
                <w:sz w:val="16"/>
                <w:szCs w:val="16"/>
              </w:rPr>
            </w:pPr>
            <w:r w:rsidRPr="00B05055">
              <w:rPr>
                <w:sz w:val="16"/>
                <w:szCs w:val="16"/>
              </w:rPr>
              <w:t>750</w:t>
            </w:r>
          </w:p>
        </w:tc>
        <w:tc>
          <w:tcPr>
            <w:tcW w:w="1216" w:type="dxa"/>
            <w:noWrap/>
            <w:vAlign w:val="center"/>
            <w:hideMark/>
          </w:tcPr>
          <w:p w14:paraId="3E28B453" w14:textId="77777777" w:rsidR="005B1D7A" w:rsidRPr="00B05055" w:rsidRDefault="005B1D7A" w:rsidP="00F559DD">
            <w:pPr>
              <w:jc w:val="center"/>
              <w:rPr>
                <w:sz w:val="16"/>
                <w:szCs w:val="16"/>
              </w:rPr>
            </w:pPr>
            <w:r w:rsidRPr="00B05055">
              <w:rPr>
                <w:sz w:val="16"/>
                <w:szCs w:val="16"/>
              </w:rPr>
              <w:t>$4,000,000</w:t>
            </w:r>
          </w:p>
        </w:tc>
        <w:tc>
          <w:tcPr>
            <w:tcW w:w="1216" w:type="dxa"/>
            <w:noWrap/>
            <w:vAlign w:val="center"/>
            <w:hideMark/>
          </w:tcPr>
          <w:p w14:paraId="3A9AAA9F" w14:textId="77777777" w:rsidR="005B1D7A" w:rsidRPr="00B05055" w:rsidRDefault="005B1D7A" w:rsidP="00F559DD">
            <w:pPr>
              <w:jc w:val="center"/>
              <w:rPr>
                <w:sz w:val="16"/>
                <w:szCs w:val="16"/>
              </w:rPr>
            </w:pPr>
            <w:r w:rsidRPr="00B05055">
              <w:rPr>
                <w:sz w:val="16"/>
                <w:szCs w:val="16"/>
              </w:rPr>
              <w:t>$3,660,000</w:t>
            </w:r>
          </w:p>
        </w:tc>
        <w:tc>
          <w:tcPr>
            <w:tcW w:w="1225" w:type="dxa"/>
            <w:noWrap/>
            <w:vAlign w:val="center"/>
            <w:hideMark/>
          </w:tcPr>
          <w:p w14:paraId="5A9060C3" w14:textId="77777777" w:rsidR="005B1D7A" w:rsidRPr="00B05055" w:rsidRDefault="005B1D7A" w:rsidP="00F559DD">
            <w:pPr>
              <w:jc w:val="center"/>
              <w:rPr>
                <w:sz w:val="16"/>
                <w:szCs w:val="16"/>
              </w:rPr>
            </w:pPr>
            <w:r w:rsidRPr="00B05055">
              <w:rPr>
                <w:sz w:val="16"/>
                <w:szCs w:val="16"/>
              </w:rPr>
              <w:t>$3,040,000</w:t>
            </w:r>
          </w:p>
        </w:tc>
        <w:tc>
          <w:tcPr>
            <w:tcW w:w="1205" w:type="dxa"/>
            <w:noWrap/>
            <w:vAlign w:val="center"/>
            <w:hideMark/>
          </w:tcPr>
          <w:p w14:paraId="6FDD1239" w14:textId="77777777" w:rsidR="005B1D7A" w:rsidRPr="00B05055" w:rsidRDefault="005B1D7A" w:rsidP="00F559DD">
            <w:pPr>
              <w:jc w:val="center"/>
              <w:rPr>
                <w:sz w:val="16"/>
                <w:szCs w:val="16"/>
              </w:rPr>
            </w:pPr>
            <w:r w:rsidRPr="00B05055">
              <w:rPr>
                <w:sz w:val="16"/>
                <w:szCs w:val="16"/>
              </w:rPr>
              <w:t>$2,300,000</w:t>
            </w:r>
          </w:p>
        </w:tc>
        <w:tc>
          <w:tcPr>
            <w:tcW w:w="1225" w:type="dxa"/>
            <w:noWrap/>
            <w:vAlign w:val="center"/>
            <w:hideMark/>
          </w:tcPr>
          <w:p w14:paraId="0F10F871" w14:textId="77777777" w:rsidR="005B1D7A" w:rsidRPr="00B05055" w:rsidRDefault="005B1D7A" w:rsidP="00F559DD">
            <w:pPr>
              <w:jc w:val="center"/>
              <w:rPr>
                <w:sz w:val="16"/>
                <w:szCs w:val="16"/>
              </w:rPr>
            </w:pPr>
            <w:r w:rsidRPr="00B05055">
              <w:rPr>
                <w:sz w:val="16"/>
                <w:szCs w:val="16"/>
              </w:rPr>
              <w:t>$1,500,000</w:t>
            </w:r>
          </w:p>
        </w:tc>
        <w:tc>
          <w:tcPr>
            <w:tcW w:w="1170" w:type="dxa"/>
            <w:noWrap/>
            <w:vAlign w:val="center"/>
            <w:hideMark/>
          </w:tcPr>
          <w:p w14:paraId="1917B18A" w14:textId="77777777" w:rsidR="005B1D7A" w:rsidRPr="00B05055" w:rsidRDefault="005B1D7A" w:rsidP="00F559DD">
            <w:pPr>
              <w:jc w:val="center"/>
              <w:rPr>
                <w:sz w:val="16"/>
                <w:szCs w:val="16"/>
              </w:rPr>
            </w:pPr>
            <w:r w:rsidRPr="00B05055">
              <w:rPr>
                <w:sz w:val="16"/>
                <w:szCs w:val="16"/>
              </w:rPr>
              <w:t>$920,000</w:t>
            </w:r>
          </w:p>
        </w:tc>
        <w:tc>
          <w:tcPr>
            <w:tcW w:w="1291" w:type="dxa"/>
            <w:noWrap/>
            <w:vAlign w:val="center"/>
            <w:hideMark/>
          </w:tcPr>
          <w:p w14:paraId="3D02AE3C" w14:textId="77777777" w:rsidR="005B1D7A" w:rsidRPr="00B05055" w:rsidRDefault="005B1D7A" w:rsidP="00F559DD">
            <w:pPr>
              <w:jc w:val="center"/>
              <w:rPr>
                <w:sz w:val="16"/>
                <w:szCs w:val="16"/>
              </w:rPr>
            </w:pPr>
            <w:r w:rsidRPr="00B05055">
              <w:rPr>
                <w:sz w:val="16"/>
                <w:szCs w:val="16"/>
              </w:rPr>
              <w:t>$800,000</w:t>
            </w:r>
          </w:p>
        </w:tc>
      </w:tr>
      <w:tr w:rsidR="005B1D7A" w:rsidRPr="00B05055" w14:paraId="1FCCD5D0" w14:textId="77777777" w:rsidTr="00F559DD">
        <w:trPr>
          <w:cantSplit/>
          <w:trHeight w:val="216"/>
          <w:jc w:val="center"/>
        </w:trPr>
        <w:tc>
          <w:tcPr>
            <w:tcW w:w="1250" w:type="dxa"/>
            <w:noWrap/>
            <w:vAlign w:val="center"/>
            <w:hideMark/>
          </w:tcPr>
          <w:p w14:paraId="62DCBFE7" w14:textId="77777777" w:rsidR="005B1D7A" w:rsidRPr="00B05055" w:rsidRDefault="005B1D7A" w:rsidP="00F559DD">
            <w:pPr>
              <w:jc w:val="center"/>
              <w:rPr>
                <w:sz w:val="16"/>
                <w:szCs w:val="16"/>
              </w:rPr>
            </w:pPr>
            <w:r w:rsidRPr="00B05055">
              <w:rPr>
                <w:sz w:val="16"/>
                <w:szCs w:val="16"/>
              </w:rPr>
              <w:t>300X100</w:t>
            </w:r>
          </w:p>
        </w:tc>
        <w:tc>
          <w:tcPr>
            <w:tcW w:w="720" w:type="dxa"/>
            <w:noWrap/>
            <w:vAlign w:val="center"/>
          </w:tcPr>
          <w:p w14:paraId="49BAF3A2" w14:textId="77777777" w:rsidR="005B1D7A" w:rsidRPr="00B05055" w:rsidRDefault="005B1D7A" w:rsidP="00F559DD">
            <w:pPr>
              <w:rPr>
                <w:sz w:val="16"/>
                <w:szCs w:val="16"/>
              </w:rPr>
            </w:pPr>
            <w:r w:rsidRPr="00B05055">
              <w:rPr>
                <w:sz w:val="16"/>
                <w:szCs w:val="16"/>
              </w:rPr>
              <w:t>850</w:t>
            </w:r>
          </w:p>
        </w:tc>
        <w:tc>
          <w:tcPr>
            <w:tcW w:w="1216" w:type="dxa"/>
            <w:noWrap/>
            <w:vAlign w:val="center"/>
            <w:hideMark/>
          </w:tcPr>
          <w:p w14:paraId="24216B37" w14:textId="77777777" w:rsidR="005B1D7A" w:rsidRPr="00B05055" w:rsidRDefault="005B1D7A" w:rsidP="00F559DD">
            <w:pPr>
              <w:jc w:val="center"/>
              <w:rPr>
                <w:sz w:val="16"/>
                <w:szCs w:val="16"/>
              </w:rPr>
            </w:pPr>
            <w:r w:rsidRPr="00B05055">
              <w:rPr>
                <w:sz w:val="16"/>
                <w:szCs w:val="16"/>
              </w:rPr>
              <w:t>$6,500,000</w:t>
            </w:r>
          </w:p>
        </w:tc>
        <w:tc>
          <w:tcPr>
            <w:tcW w:w="1216" w:type="dxa"/>
            <w:noWrap/>
            <w:vAlign w:val="center"/>
            <w:hideMark/>
          </w:tcPr>
          <w:p w14:paraId="311ADCE5" w14:textId="77777777" w:rsidR="005B1D7A" w:rsidRPr="00B05055" w:rsidRDefault="005B1D7A" w:rsidP="00F559DD">
            <w:pPr>
              <w:jc w:val="center"/>
              <w:rPr>
                <w:sz w:val="16"/>
                <w:szCs w:val="16"/>
              </w:rPr>
            </w:pPr>
            <w:r w:rsidRPr="00B05055">
              <w:rPr>
                <w:sz w:val="16"/>
                <w:szCs w:val="16"/>
              </w:rPr>
              <w:t>$5,947,500</w:t>
            </w:r>
          </w:p>
        </w:tc>
        <w:tc>
          <w:tcPr>
            <w:tcW w:w="1225" w:type="dxa"/>
            <w:noWrap/>
            <w:vAlign w:val="center"/>
            <w:hideMark/>
          </w:tcPr>
          <w:p w14:paraId="6E9914B5" w14:textId="77777777" w:rsidR="005B1D7A" w:rsidRPr="00B05055" w:rsidRDefault="005B1D7A" w:rsidP="00F559DD">
            <w:pPr>
              <w:jc w:val="center"/>
              <w:rPr>
                <w:sz w:val="16"/>
                <w:szCs w:val="16"/>
              </w:rPr>
            </w:pPr>
            <w:r w:rsidRPr="00B05055">
              <w:rPr>
                <w:sz w:val="16"/>
                <w:szCs w:val="16"/>
              </w:rPr>
              <w:t>$4,940,000</w:t>
            </w:r>
          </w:p>
        </w:tc>
        <w:tc>
          <w:tcPr>
            <w:tcW w:w="1205" w:type="dxa"/>
            <w:noWrap/>
            <w:vAlign w:val="center"/>
            <w:hideMark/>
          </w:tcPr>
          <w:p w14:paraId="01BC4397" w14:textId="77777777" w:rsidR="005B1D7A" w:rsidRPr="00B05055" w:rsidRDefault="005B1D7A" w:rsidP="00F559DD">
            <w:pPr>
              <w:jc w:val="center"/>
              <w:rPr>
                <w:sz w:val="16"/>
                <w:szCs w:val="16"/>
              </w:rPr>
            </w:pPr>
            <w:r w:rsidRPr="00B05055">
              <w:rPr>
                <w:sz w:val="16"/>
                <w:szCs w:val="16"/>
              </w:rPr>
              <w:t>$3,737,500</w:t>
            </w:r>
          </w:p>
        </w:tc>
        <w:tc>
          <w:tcPr>
            <w:tcW w:w="1225" w:type="dxa"/>
            <w:noWrap/>
            <w:vAlign w:val="center"/>
            <w:hideMark/>
          </w:tcPr>
          <w:p w14:paraId="2E79B79F" w14:textId="77777777" w:rsidR="005B1D7A" w:rsidRPr="00B05055" w:rsidRDefault="005B1D7A" w:rsidP="00F559DD">
            <w:pPr>
              <w:jc w:val="center"/>
              <w:rPr>
                <w:sz w:val="16"/>
                <w:szCs w:val="16"/>
              </w:rPr>
            </w:pPr>
            <w:r w:rsidRPr="00B05055">
              <w:rPr>
                <w:sz w:val="16"/>
                <w:szCs w:val="16"/>
              </w:rPr>
              <w:t>$2,437,500</w:t>
            </w:r>
          </w:p>
        </w:tc>
        <w:tc>
          <w:tcPr>
            <w:tcW w:w="1170" w:type="dxa"/>
            <w:noWrap/>
            <w:vAlign w:val="center"/>
            <w:hideMark/>
          </w:tcPr>
          <w:p w14:paraId="0E861859" w14:textId="77777777" w:rsidR="005B1D7A" w:rsidRPr="00B05055" w:rsidRDefault="005B1D7A" w:rsidP="00F559DD">
            <w:pPr>
              <w:jc w:val="center"/>
              <w:rPr>
                <w:sz w:val="16"/>
                <w:szCs w:val="16"/>
              </w:rPr>
            </w:pPr>
            <w:r w:rsidRPr="00B05055">
              <w:rPr>
                <w:sz w:val="16"/>
                <w:szCs w:val="16"/>
              </w:rPr>
              <w:t>$1,495,000</w:t>
            </w:r>
          </w:p>
        </w:tc>
        <w:tc>
          <w:tcPr>
            <w:tcW w:w="1291" w:type="dxa"/>
            <w:noWrap/>
            <w:vAlign w:val="center"/>
            <w:hideMark/>
          </w:tcPr>
          <w:p w14:paraId="4960C0AF" w14:textId="77777777" w:rsidR="005B1D7A" w:rsidRPr="00B05055" w:rsidRDefault="005B1D7A" w:rsidP="00F559DD">
            <w:pPr>
              <w:jc w:val="center"/>
              <w:rPr>
                <w:sz w:val="16"/>
                <w:szCs w:val="16"/>
              </w:rPr>
            </w:pPr>
            <w:r w:rsidRPr="00B05055">
              <w:rPr>
                <w:sz w:val="16"/>
                <w:szCs w:val="16"/>
              </w:rPr>
              <w:t>$1,300,000</w:t>
            </w:r>
          </w:p>
        </w:tc>
      </w:tr>
      <w:tr w:rsidR="005B1D7A" w:rsidRPr="00B05055" w14:paraId="1C9F099B" w14:textId="77777777" w:rsidTr="00F559DD">
        <w:trPr>
          <w:cantSplit/>
          <w:trHeight w:val="288"/>
          <w:jc w:val="center"/>
        </w:trPr>
        <w:tc>
          <w:tcPr>
            <w:tcW w:w="10518" w:type="dxa"/>
            <w:gridSpan w:val="9"/>
            <w:noWrap/>
            <w:vAlign w:val="center"/>
            <w:hideMark/>
          </w:tcPr>
          <w:p w14:paraId="1033570B" w14:textId="77777777" w:rsidR="005B1D7A" w:rsidRPr="00B05055" w:rsidRDefault="005B1D7A" w:rsidP="00F559DD">
            <w:pPr>
              <w:jc w:val="center"/>
              <w:rPr>
                <w:sz w:val="16"/>
                <w:szCs w:val="16"/>
              </w:rPr>
            </w:pPr>
            <w:r w:rsidRPr="00B05055">
              <w:rPr>
                <w:sz w:val="16"/>
                <w:szCs w:val="16"/>
              </w:rPr>
              <w:t>Oil</w:t>
            </w:r>
          </w:p>
        </w:tc>
      </w:tr>
      <w:tr w:rsidR="005B1D7A" w:rsidRPr="00B05055" w14:paraId="514C7732" w14:textId="77777777" w:rsidTr="00F559DD">
        <w:trPr>
          <w:cantSplit/>
          <w:trHeight w:val="216"/>
          <w:jc w:val="center"/>
        </w:trPr>
        <w:tc>
          <w:tcPr>
            <w:tcW w:w="1250" w:type="dxa"/>
            <w:noWrap/>
            <w:vAlign w:val="center"/>
            <w:hideMark/>
          </w:tcPr>
          <w:p w14:paraId="1C403329" w14:textId="77777777" w:rsidR="005B1D7A" w:rsidRPr="00B05055" w:rsidRDefault="005B1D7A" w:rsidP="00F559DD">
            <w:pPr>
              <w:jc w:val="center"/>
              <w:rPr>
                <w:sz w:val="16"/>
                <w:szCs w:val="16"/>
              </w:rPr>
            </w:pPr>
            <w:r w:rsidRPr="00B05055">
              <w:rPr>
                <w:sz w:val="16"/>
                <w:szCs w:val="16"/>
              </w:rPr>
              <w:t>10K</w:t>
            </w:r>
          </w:p>
        </w:tc>
        <w:tc>
          <w:tcPr>
            <w:tcW w:w="720" w:type="dxa"/>
            <w:noWrap/>
            <w:vAlign w:val="center"/>
          </w:tcPr>
          <w:p w14:paraId="65F77A0B" w14:textId="77777777" w:rsidR="005B1D7A" w:rsidRPr="00B05055" w:rsidRDefault="005B1D7A" w:rsidP="00F559DD">
            <w:pPr>
              <w:rPr>
                <w:sz w:val="16"/>
                <w:szCs w:val="16"/>
              </w:rPr>
            </w:pPr>
            <w:r w:rsidRPr="00B05055">
              <w:rPr>
                <w:sz w:val="16"/>
                <w:szCs w:val="16"/>
              </w:rPr>
              <w:t>450</w:t>
            </w:r>
          </w:p>
        </w:tc>
        <w:tc>
          <w:tcPr>
            <w:tcW w:w="1216" w:type="dxa"/>
            <w:noWrap/>
            <w:vAlign w:val="center"/>
            <w:hideMark/>
          </w:tcPr>
          <w:p w14:paraId="6211E324" w14:textId="77777777" w:rsidR="005B1D7A" w:rsidRPr="00B05055" w:rsidRDefault="005B1D7A" w:rsidP="00F559DD">
            <w:pPr>
              <w:jc w:val="center"/>
              <w:rPr>
                <w:sz w:val="16"/>
                <w:szCs w:val="16"/>
              </w:rPr>
            </w:pPr>
            <w:r w:rsidRPr="00B05055">
              <w:rPr>
                <w:sz w:val="16"/>
                <w:szCs w:val="16"/>
              </w:rPr>
              <w:t>$1,900,000</w:t>
            </w:r>
          </w:p>
        </w:tc>
        <w:tc>
          <w:tcPr>
            <w:tcW w:w="1216" w:type="dxa"/>
            <w:noWrap/>
            <w:vAlign w:val="center"/>
            <w:hideMark/>
          </w:tcPr>
          <w:p w14:paraId="6343D28A" w14:textId="77777777" w:rsidR="005B1D7A" w:rsidRPr="00B05055" w:rsidRDefault="005B1D7A" w:rsidP="00F559DD">
            <w:pPr>
              <w:jc w:val="center"/>
              <w:rPr>
                <w:sz w:val="16"/>
                <w:szCs w:val="16"/>
              </w:rPr>
            </w:pPr>
            <w:r w:rsidRPr="00B05055">
              <w:rPr>
                <w:sz w:val="16"/>
                <w:szCs w:val="16"/>
              </w:rPr>
              <w:t>$1,738,500</w:t>
            </w:r>
          </w:p>
        </w:tc>
        <w:tc>
          <w:tcPr>
            <w:tcW w:w="1225" w:type="dxa"/>
            <w:noWrap/>
            <w:vAlign w:val="center"/>
            <w:hideMark/>
          </w:tcPr>
          <w:p w14:paraId="3BF0D8A4" w14:textId="77777777" w:rsidR="005B1D7A" w:rsidRPr="00B05055" w:rsidRDefault="005B1D7A" w:rsidP="00F559DD">
            <w:pPr>
              <w:jc w:val="center"/>
              <w:rPr>
                <w:sz w:val="16"/>
                <w:szCs w:val="16"/>
              </w:rPr>
            </w:pPr>
            <w:r w:rsidRPr="00B05055">
              <w:rPr>
                <w:sz w:val="16"/>
                <w:szCs w:val="16"/>
              </w:rPr>
              <w:t>$1,444,000</w:t>
            </w:r>
          </w:p>
        </w:tc>
        <w:tc>
          <w:tcPr>
            <w:tcW w:w="1205" w:type="dxa"/>
            <w:noWrap/>
            <w:vAlign w:val="center"/>
            <w:hideMark/>
          </w:tcPr>
          <w:p w14:paraId="21B3E39F" w14:textId="77777777" w:rsidR="005B1D7A" w:rsidRPr="00B05055" w:rsidRDefault="005B1D7A" w:rsidP="00F559DD">
            <w:pPr>
              <w:jc w:val="center"/>
              <w:rPr>
                <w:sz w:val="16"/>
                <w:szCs w:val="16"/>
              </w:rPr>
            </w:pPr>
            <w:r w:rsidRPr="00B05055">
              <w:rPr>
                <w:sz w:val="16"/>
                <w:szCs w:val="16"/>
              </w:rPr>
              <w:t>$1,092,500</w:t>
            </w:r>
          </w:p>
        </w:tc>
        <w:tc>
          <w:tcPr>
            <w:tcW w:w="1225" w:type="dxa"/>
            <w:noWrap/>
            <w:vAlign w:val="center"/>
            <w:hideMark/>
          </w:tcPr>
          <w:p w14:paraId="0D300EA6" w14:textId="77777777" w:rsidR="005B1D7A" w:rsidRPr="00B05055" w:rsidRDefault="005B1D7A" w:rsidP="00F559DD">
            <w:pPr>
              <w:jc w:val="center"/>
              <w:rPr>
                <w:sz w:val="16"/>
                <w:szCs w:val="16"/>
              </w:rPr>
            </w:pPr>
            <w:r w:rsidRPr="00B05055">
              <w:rPr>
                <w:sz w:val="16"/>
                <w:szCs w:val="16"/>
              </w:rPr>
              <w:t>$712,500</w:t>
            </w:r>
          </w:p>
        </w:tc>
        <w:tc>
          <w:tcPr>
            <w:tcW w:w="1170" w:type="dxa"/>
            <w:noWrap/>
            <w:vAlign w:val="center"/>
            <w:hideMark/>
          </w:tcPr>
          <w:p w14:paraId="07AEBF83" w14:textId="77777777" w:rsidR="005B1D7A" w:rsidRPr="00B05055" w:rsidRDefault="005B1D7A" w:rsidP="00F559DD">
            <w:pPr>
              <w:jc w:val="center"/>
              <w:rPr>
                <w:sz w:val="16"/>
                <w:szCs w:val="16"/>
              </w:rPr>
            </w:pPr>
            <w:r w:rsidRPr="00B05055">
              <w:rPr>
                <w:sz w:val="16"/>
                <w:szCs w:val="16"/>
              </w:rPr>
              <w:t>$437,000</w:t>
            </w:r>
          </w:p>
        </w:tc>
        <w:tc>
          <w:tcPr>
            <w:tcW w:w="1291" w:type="dxa"/>
            <w:noWrap/>
            <w:vAlign w:val="center"/>
            <w:hideMark/>
          </w:tcPr>
          <w:p w14:paraId="55F5C9D3" w14:textId="77777777" w:rsidR="005B1D7A" w:rsidRPr="00B05055" w:rsidRDefault="005B1D7A" w:rsidP="00F559DD">
            <w:pPr>
              <w:jc w:val="center"/>
              <w:rPr>
                <w:sz w:val="16"/>
                <w:szCs w:val="16"/>
              </w:rPr>
            </w:pPr>
            <w:r w:rsidRPr="00B05055">
              <w:rPr>
                <w:sz w:val="16"/>
                <w:szCs w:val="16"/>
              </w:rPr>
              <w:t>$380,000</w:t>
            </w:r>
          </w:p>
        </w:tc>
      </w:tr>
      <w:tr w:rsidR="005B1D7A" w:rsidRPr="00B05055" w14:paraId="41711FAF" w14:textId="77777777" w:rsidTr="00F559DD">
        <w:trPr>
          <w:cantSplit/>
          <w:trHeight w:val="216"/>
          <w:jc w:val="center"/>
        </w:trPr>
        <w:tc>
          <w:tcPr>
            <w:tcW w:w="1250" w:type="dxa"/>
            <w:noWrap/>
            <w:vAlign w:val="center"/>
            <w:hideMark/>
          </w:tcPr>
          <w:p w14:paraId="7D85A74E" w14:textId="77777777" w:rsidR="005B1D7A" w:rsidRPr="00B05055" w:rsidRDefault="005B1D7A" w:rsidP="00F559DD">
            <w:pPr>
              <w:jc w:val="center"/>
              <w:rPr>
                <w:sz w:val="16"/>
                <w:szCs w:val="16"/>
              </w:rPr>
            </w:pPr>
            <w:r w:rsidRPr="00B05055">
              <w:rPr>
                <w:sz w:val="16"/>
                <w:szCs w:val="16"/>
              </w:rPr>
              <w:t>30K</w:t>
            </w:r>
          </w:p>
        </w:tc>
        <w:tc>
          <w:tcPr>
            <w:tcW w:w="720" w:type="dxa"/>
            <w:noWrap/>
            <w:vAlign w:val="center"/>
          </w:tcPr>
          <w:p w14:paraId="0B705BFE" w14:textId="77777777" w:rsidR="005B1D7A" w:rsidRPr="00B05055" w:rsidRDefault="005B1D7A" w:rsidP="00F559DD">
            <w:pPr>
              <w:rPr>
                <w:sz w:val="16"/>
                <w:szCs w:val="16"/>
              </w:rPr>
            </w:pPr>
            <w:r w:rsidRPr="00B05055">
              <w:rPr>
                <w:sz w:val="16"/>
                <w:szCs w:val="16"/>
              </w:rPr>
              <w:t>750</w:t>
            </w:r>
          </w:p>
        </w:tc>
        <w:tc>
          <w:tcPr>
            <w:tcW w:w="1216" w:type="dxa"/>
            <w:noWrap/>
            <w:vAlign w:val="center"/>
            <w:hideMark/>
          </w:tcPr>
          <w:p w14:paraId="7085CE1A" w14:textId="77777777" w:rsidR="005B1D7A" w:rsidRPr="00B05055" w:rsidRDefault="005B1D7A" w:rsidP="00F559DD">
            <w:pPr>
              <w:jc w:val="center"/>
              <w:rPr>
                <w:sz w:val="16"/>
                <w:szCs w:val="16"/>
              </w:rPr>
            </w:pPr>
            <w:r w:rsidRPr="00B05055">
              <w:rPr>
                <w:sz w:val="16"/>
                <w:szCs w:val="16"/>
              </w:rPr>
              <w:t>$3,200,000</w:t>
            </w:r>
          </w:p>
        </w:tc>
        <w:tc>
          <w:tcPr>
            <w:tcW w:w="1216" w:type="dxa"/>
            <w:noWrap/>
            <w:vAlign w:val="center"/>
            <w:hideMark/>
          </w:tcPr>
          <w:p w14:paraId="5840A970" w14:textId="77777777" w:rsidR="005B1D7A" w:rsidRPr="00B05055" w:rsidRDefault="005B1D7A" w:rsidP="00F559DD">
            <w:pPr>
              <w:jc w:val="center"/>
              <w:rPr>
                <w:sz w:val="16"/>
                <w:szCs w:val="16"/>
              </w:rPr>
            </w:pPr>
            <w:r w:rsidRPr="00B05055">
              <w:rPr>
                <w:sz w:val="16"/>
                <w:szCs w:val="16"/>
              </w:rPr>
              <w:t>$2,928,000</w:t>
            </w:r>
          </w:p>
        </w:tc>
        <w:tc>
          <w:tcPr>
            <w:tcW w:w="1225" w:type="dxa"/>
            <w:noWrap/>
            <w:vAlign w:val="center"/>
            <w:hideMark/>
          </w:tcPr>
          <w:p w14:paraId="43B12067" w14:textId="77777777" w:rsidR="005B1D7A" w:rsidRPr="00B05055" w:rsidRDefault="005B1D7A" w:rsidP="00F559DD">
            <w:pPr>
              <w:jc w:val="center"/>
              <w:rPr>
                <w:sz w:val="16"/>
                <w:szCs w:val="16"/>
              </w:rPr>
            </w:pPr>
            <w:r w:rsidRPr="00B05055">
              <w:rPr>
                <w:sz w:val="16"/>
                <w:szCs w:val="16"/>
              </w:rPr>
              <w:t>$2,432,000</w:t>
            </w:r>
          </w:p>
        </w:tc>
        <w:tc>
          <w:tcPr>
            <w:tcW w:w="1205" w:type="dxa"/>
            <w:noWrap/>
            <w:vAlign w:val="center"/>
            <w:hideMark/>
          </w:tcPr>
          <w:p w14:paraId="7D34ECC6" w14:textId="77777777" w:rsidR="005B1D7A" w:rsidRPr="00B05055" w:rsidRDefault="005B1D7A" w:rsidP="00F559DD">
            <w:pPr>
              <w:jc w:val="center"/>
              <w:rPr>
                <w:sz w:val="16"/>
                <w:szCs w:val="16"/>
              </w:rPr>
            </w:pPr>
            <w:r w:rsidRPr="00B05055">
              <w:rPr>
                <w:sz w:val="16"/>
                <w:szCs w:val="16"/>
              </w:rPr>
              <w:t>$1,840,000</w:t>
            </w:r>
          </w:p>
        </w:tc>
        <w:tc>
          <w:tcPr>
            <w:tcW w:w="1225" w:type="dxa"/>
            <w:noWrap/>
            <w:vAlign w:val="center"/>
            <w:hideMark/>
          </w:tcPr>
          <w:p w14:paraId="726C7491" w14:textId="77777777" w:rsidR="005B1D7A" w:rsidRPr="00B05055" w:rsidRDefault="005B1D7A" w:rsidP="00F559DD">
            <w:pPr>
              <w:jc w:val="center"/>
              <w:rPr>
                <w:sz w:val="16"/>
                <w:szCs w:val="16"/>
              </w:rPr>
            </w:pPr>
            <w:r w:rsidRPr="00B05055">
              <w:rPr>
                <w:sz w:val="16"/>
                <w:szCs w:val="16"/>
              </w:rPr>
              <w:t>$1,200,000</w:t>
            </w:r>
          </w:p>
        </w:tc>
        <w:tc>
          <w:tcPr>
            <w:tcW w:w="1170" w:type="dxa"/>
            <w:noWrap/>
            <w:vAlign w:val="center"/>
            <w:hideMark/>
          </w:tcPr>
          <w:p w14:paraId="45C0DCA1" w14:textId="77777777" w:rsidR="005B1D7A" w:rsidRPr="00B05055" w:rsidRDefault="005B1D7A" w:rsidP="00F559DD">
            <w:pPr>
              <w:jc w:val="center"/>
              <w:rPr>
                <w:sz w:val="16"/>
                <w:szCs w:val="16"/>
              </w:rPr>
            </w:pPr>
            <w:r w:rsidRPr="00B05055">
              <w:rPr>
                <w:sz w:val="16"/>
                <w:szCs w:val="16"/>
              </w:rPr>
              <w:t>$736,000</w:t>
            </w:r>
          </w:p>
        </w:tc>
        <w:tc>
          <w:tcPr>
            <w:tcW w:w="1291" w:type="dxa"/>
            <w:noWrap/>
            <w:vAlign w:val="center"/>
            <w:hideMark/>
          </w:tcPr>
          <w:p w14:paraId="12DCF35E" w14:textId="77777777" w:rsidR="005B1D7A" w:rsidRPr="00B05055" w:rsidRDefault="005B1D7A" w:rsidP="00F559DD">
            <w:pPr>
              <w:jc w:val="center"/>
              <w:rPr>
                <w:sz w:val="16"/>
                <w:szCs w:val="16"/>
              </w:rPr>
            </w:pPr>
            <w:r w:rsidRPr="00B05055">
              <w:rPr>
                <w:sz w:val="16"/>
                <w:szCs w:val="16"/>
              </w:rPr>
              <w:t>$640,000</w:t>
            </w:r>
          </w:p>
        </w:tc>
      </w:tr>
      <w:tr w:rsidR="005B1D7A" w:rsidRPr="00B05055" w14:paraId="0D1BDEB3" w14:textId="77777777" w:rsidTr="00F559DD">
        <w:trPr>
          <w:cantSplit/>
          <w:trHeight w:val="216"/>
          <w:jc w:val="center"/>
        </w:trPr>
        <w:tc>
          <w:tcPr>
            <w:tcW w:w="1250" w:type="dxa"/>
            <w:noWrap/>
            <w:vAlign w:val="center"/>
            <w:hideMark/>
          </w:tcPr>
          <w:p w14:paraId="2BD961CE" w14:textId="77777777" w:rsidR="005B1D7A" w:rsidRPr="00B05055" w:rsidRDefault="005B1D7A" w:rsidP="00F559DD">
            <w:pPr>
              <w:jc w:val="center"/>
              <w:rPr>
                <w:sz w:val="16"/>
                <w:szCs w:val="16"/>
              </w:rPr>
            </w:pPr>
            <w:r w:rsidRPr="00B05055">
              <w:rPr>
                <w:sz w:val="16"/>
                <w:szCs w:val="16"/>
              </w:rPr>
              <w:lastRenderedPageBreak/>
              <w:t>80K</w:t>
            </w:r>
          </w:p>
        </w:tc>
        <w:tc>
          <w:tcPr>
            <w:tcW w:w="720" w:type="dxa"/>
            <w:noWrap/>
            <w:vAlign w:val="center"/>
          </w:tcPr>
          <w:p w14:paraId="4D89DE86" w14:textId="77777777" w:rsidR="005B1D7A" w:rsidRPr="00B05055" w:rsidRDefault="005B1D7A" w:rsidP="00F559DD">
            <w:pPr>
              <w:rPr>
                <w:sz w:val="16"/>
                <w:szCs w:val="16"/>
              </w:rPr>
            </w:pPr>
            <w:r w:rsidRPr="00B05055">
              <w:rPr>
                <w:sz w:val="16"/>
                <w:szCs w:val="16"/>
              </w:rPr>
              <w:t>1500</w:t>
            </w:r>
          </w:p>
        </w:tc>
        <w:tc>
          <w:tcPr>
            <w:tcW w:w="1216" w:type="dxa"/>
            <w:noWrap/>
            <w:vAlign w:val="center"/>
            <w:hideMark/>
          </w:tcPr>
          <w:p w14:paraId="3D2A877B" w14:textId="77777777" w:rsidR="005B1D7A" w:rsidRPr="00B05055" w:rsidRDefault="005B1D7A" w:rsidP="00F559DD">
            <w:pPr>
              <w:jc w:val="center"/>
              <w:rPr>
                <w:sz w:val="16"/>
                <w:szCs w:val="16"/>
              </w:rPr>
            </w:pPr>
            <w:r w:rsidRPr="00B05055">
              <w:rPr>
                <w:sz w:val="16"/>
                <w:szCs w:val="16"/>
              </w:rPr>
              <w:t>$7,000,000</w:t>
            </w:r>
          </w:p>
        </w:tc>
        <w:tc>
          <w:tcPr>
            <w:tcW w:w="1216" w:type="dxa"/>
            <w:noWrap/>
            <w:vAlign w:val="center"/>
            <w:hideMark/>
          </w:tcPr>
          <w:p w14:paraId="239C5A7E" w14:textId="77777777" w:rsidR="005B1D7A" w:rsidRPr="00B05055" w:rsidRDefault="005B1D7A" w:rsidP="00F559DD">
            <w:pPr>
              <w:jc w:val="center"/>
              <w:rPr>
                <w:sz w:val="16"/>
                <w:szCs w:val="16"/>
              </w:rPr>
            </w:pPr>
            <w:r w:rsidRPr="00B05055">
              <w:rPr>
                <w:sz w:val="16"/>
                <w:szCs w:val="16"/>
              </w:rPr>
              <w:t>$6,405,000</w:t>
            </w:r>
          </w:p>
        </w:tc>
        <w:tc>
          <w:tcPr>
            <w:tcW w:w="1225" w:type="dxa"/>
            <w:noWrap/>
            <w:vAlign w:val="center"/>
            <w:hideMark/>
          </w:tcPr>
          <w:p w14:paraId="40486153" w14:textId="77777777" w:rsidR="005B1D7A" w:rsidRPr="00B05055" w:rsidRDefault="005B1D7A" w:rsidP="00F559DD">
            <w:pPr>
              <w:jc w:val="center"/>
              <w:rPr>
                <w:sz w:val="16"/>
                <w:szCs w:val="16"/>
              </w:rPr>
            </w:pPr>
            <w:r w:rsidRPr="00B05055">
              <w:rPr>
                <w:sz w:val="16"/>
                <w:szCs w:val="16"/>
              </w:rPr>
              <w:t>$5,320,000</w:t>
            </w:r>
          </w:p>
        </w:tc>
        <w:tc>
          <w:tcPr>
            <w:tcW w:w="1205" w:type="dxa"/>
            <w:noWrap/>
            <w:vAlign w:val="center"/>
            <w:hideMark/>
          </w:tcPr>
          <w:p w14:paraId="33CA86EB" w14:textId="77777777" w:rsidR="005B1D7A" w:rsidRPr="00B05055" w:rsidRDefault="005B1D7A" w:rsidP="00F559DD">
            <w:pPr>
              <w:jc w:val="center"/>
              <w:rPr>
                <w:sz w:val="16"/>
                <w:szCs w:val="16"/>
              </w:rPr>
            </w:pPr>
            <w:r w:rsidRPr="00B05055">
              <w:rPr>
                <w:sz w:val="16"/>
                <w:szCs w:val="16"/>
              </w:rPr>
              <w:t>$4,025,000</w:t>
            </w:r>
          </w:p>
        </w:tc>
        <w:tc>
          <w:tcPr>
            <w:tcW w:w="1225" w:type="dxa"/>
            <w:noWrap/>
            <w:vAlign w:val="center"/>
            <w:hideMark/>
          </w:tcPr>
          <w:p w14:paraId="7BA6B012" w14:textId="77777777" w:rsidR="005B1D7A" w:rsidRPr="00B05055" w:rsidRDefault="005B1D7A" w:rsidP="00F559DD">
            <w:pPr>
              <w:jc w:val="center"/>
              <w:rPr>
                <w:sz w:val="16"/>
                <w:szCs w:val="16"/>
              </w:rPr>
            </w:pPr>
            <w:r w:rsidRPr="00B05055">
              <w:rPr>
                <w:sz w:val="16"/>
                <w:szCs w:val="16"/>
              </w:rPr>
              <w:t>$2,625,000</w:t>
            </w:r>
          </w:p>
        </w:tc>
        <w:tc>
          <w:tcPr>
            <w:tcW w:w="1170" w:type="dxa"/>
            <w:noWrap/>
            <w:vAlign w:val="center"/>
            <w:hideMark/>
          </w:tcPr>
          <w:p w14:paraId="44BDA66A" w14:textId="77777777" w:rsidR="005B1D7A" w:rsidRPr="00B05055" w:rsidRDefault="005B1D7A" w:rsidP="00F559DD">
            <w:pPr>
              <w:jc w:val="center"/>
              <w:rPr>
                <w:sz w:val="16"/>
                <w:szCs w:val="16"/>
              </w:rPr>
            </w:pPr>
            <w:r w:rsidRPr="00B05055">
              <w:rPr>
                <w:sz w:val="16"/>
                <w:szCs w:val="16"/>
              </w:rPr>
              <w:t>$1,610,000</w:t>
            </w:r>
          </w:p>
        </w:tc>
        <w:tc>
          <w:tcPr>
            <w:tcW w:w="1291" w:type="dxa"/>
            <w:noWrap/>
            <w:vAlign w:val="center"/>
            <w:hideMark/>
          </w:tcPr>
          <w:p w14:paraId="3AA5FE5C" w14:textId="77777777" w:rsidR="005B1D7A" w:rsidRPr="00B05055" w:rsidRDefault="005B1D7A" w:rsidP="00F559DD">
            <w:pPr>
              <w:jc w:val="center"/>
              <w:rPr>
                <w:sz w:val="16"/>
                <w:szCs w:val="16"/>
              </w:rPr>
            </w:pPr>
            <w:r w:rsidRPr="00B05055">
              <w:rPr>
                <w:sz w:val="16"/>
                <w:szCs w:val="16"/>
              </w:rPr>
              <w:t>$1,400,000</w:t>
            </w:r>
          </w:p>
        </w:tc>
      </w:tr>
      <w:tr w:rsidR="005B1D7A" w:rsidRPr="00B05055" w14:paraId="67715C4D" w14:textId="77777777" w:rsidTr="00F559DD">
        <w:trPr>
          <w:cantSplit/>
          <w:trHeight w:val="216"/>
          <w:jc w:val="center"/>
        </w:trPr>
        <w:tc>
          <w:tcPr>
            <w:tcW w:w="1250" w:type="dxa"/>
            <w:noWrap/>
            <w:vAlign w:val="center"/>
            <w:hideMark/>
          </w:tcPr>
          <w:p w14:paraId="013B3340" w14:textId="77777777" w:rsidR="005B1D7A" w:rsidRPr="00B05055" w:rsidRDefault="005B1D7A" w:rsidP="00F559DD">
            <w:pPr>
              <w:jc w:val="center"/>
              <w:rPr>
                <w:sz w:val="16"/>
                <w:szCs w:val="16"/>
              </w:rPr>
            </w:pPr>
            <w:r w:rsidRPr="00B05055">
              <w:rPr>
                <w:sz w:val="16"/>
                <w:szCs w:val="16"/>
              </w:rPr>
              <w:t>120K</w:t>
            </w:r>
          </w:p>
        </w:tc>
        <w:tc>
          <w:tcPr>
            <w:tcW w:w="720" w:type="dxa"/>
            <w:noWrap/>
            <w:vAlign w:val="center"/>
          </w:tcPr>
          <w:p w14:paraId="5729D6E5" w14:textId="77777777" w:rsidR="005B1D7A" w:rsidRPr="00B05055" w:rsidRDefault="005B1D7A" w:rsidP="00F559DD">
            <w:pPr>
              <w:rPr>
                <w:sz w:val="16"/>
                <w:szCs w:val="16"/>
              </w:rPr>
            </w:pPr>
            <w:r w:rsidRPr="00B05055">
              <w:rPr>
                <w:sz w:val="16"/>
                <w:szCs w:val="16"/>
              </w:rPr>
              <w:t>2500</w:t>
            </w:r>
          </w:p>
        </w:tc>
        <w:tc>
          <w:tcPr>
            <w:tcW w:w="1216" w:type="dxa"/>
            <w:noWrap/>
            <w:vAlign w:val="center"/>
            <w:hideMark/>
          </w:tcPr>
          <w:p w14:paraId="7B25F551" w14:textId="77777777" w:rsidR="005B1D7A" w:rsidRPr="00B05055" w:rsidRDefault="005B1D7A" w:rsidP="00F559DD">
            <w:pPr>
              <w:jc w:val="center"/>
              <w:rPr>
                <w:sz w:val="16"/>
                <w:szCs w:val="16"/>
              </w:rPr>
            </w:pPr>
            <w:r w:rsidRPr="00B05055">
              <w:rPr>
                <w:sz w:val="16"/>
                <w:szCs w:val="16"/>
              </w:rPr>
              <w:t>$8,500,000</w:t>
            </w:r>
          </w:p>
        </w:tc>
        <w:tc>
          <w:tcPr>
            <w:tcW w:w="1216" w:type="dxa"/>
            <w:noWrap/>
            <w:vAlign w:val="center"/>
            <w:hideMark/>
          </w:tcPr>
          <w:p w14:paraId="7A411FD4" w14:textId="77777777" w:rsidR="005B1D7A" w:rsidRPr="00B05055" w:rsidRDefault="005B1D7A" w:rsidP="00F559DD">
            <w:pPr>
              <w:jc w:val="center"/>
              <w:rPr>
                <w:sz w:val="16"/>
                <w:szCs w:val="16"/>
              </w:rPr>
            </w:pPr>
            <w:r w:rsidRPr="00B05055">
              <w:rPr>
                <w:sz w:val="16"/>
                <w:szCs w:val="16"/>
              </w:rPr>
              <w:t>$7,777,500</w:t>
            </w:r>
          </w:p>
        </w:tc>
        <w:tc>
          <w:tcPr>
            <w:tcW w:w="1225" w:type="dxa"/>
            <w:noWrap/>
            <w:vAlign w:val="center"/>
            <w:hideMark/>
          </w:tcPr>
          <w:p w14:paraId="2F6F0E83" w14:textId="77777777" w:rsidR="005B1D7A" w:rsidRPr="00B05055" w:rsidRDefault="005B1D7A" w:rsidP="00F559DD">
            <w:pPr>
              <w:jc w:val="center"/>
              <w:rPr>
                <w:sz w:val="16"/>
                <w:szCs w:val="16"/>
              </w:rPr>
            </w:pPr>
            <w:r w:rsidRPr="00B05055">
              <w:rPr>
                <w:sz w:val="16"/>
                <w:szCs w:val="16"/>
              </w:rPr>
              <w:t>$6,460,000</w:t>
            </w:r>
          </w:p>
        </w:tc>
        <w:tc>
          <w:tcPr>
            <w:tcW w:w="1205" w:type="dxa"/>
            <w:noWrap/>
            <w:vAlign w:val="center"/>
            <w:hideMark/>
          </w:tcPr>
          <w:p w14:paraId="528C933A" w14:textId="77777777" w:rsidR="005B1D7A" w:rsidRPr="00B05055" w:rsidRDefault="005B1D7A" w:rsidP="00F559DD">
            <w:pPr>
              <w:jc w:val="center"/>
              <w:rPr>
                <w:sz w:val="16"/>
                <w:szCs w:val="16"/>
              </w:rPr>
            </w:pPr>
            <w:r w:rsidRPr="00B05055">
              <w:rPr>
                <w:sz w:val="16"/>
                <w:szCs w:val="16"/>
              </w:rPr>
              <w:t>$4,887,500</w:t>
            </w:r>
          </w:p>
        </w:tc>
        <w:tc>
          <w:tcPr>
            <w:tcW w:w="1225" w:type="dxa"/>
            <w:noWrap/>
            <w:vAlign w:val="center"/>
            <w:hideMark/>
          </w:tcPr>
          <w:p w14:paraId="75F8F787" w14:textId="77777777" w:rsidR="005B1D7A" w:rsidRPr="00B05055" w:rsidRDefault="005B1D7A" w:rsidP="00F559DD">
            <w:pPr>
              <w:jc w:val="center"/>
              <w:rPr>
                <w:sz w:val="16"/>
                <w:szCs w:val="16"/>
              </w:rPr>
            </w:pPr>
            <w:r w:rsidRPr="00B05055">
              <w:rPr>
                <w:sz w:val="16"/>
                <w:szCs w:val="16"/>
              </w:rPr>
              <w:t>$3,187,500</w:t>
            </w:r>
          </w:p>
        </w:tc>
        <w:tc>
          <w:tcPr>
            <w:tcW w:w="1170" w:type="dxa"/>
            <w:noWrap/>
            <w:vAlign w:val="center"/>
            <w:hideMark/>
          </w:tcPr>
          <w:p w14:paraId="6B3CDF9D" w14:textId="77777777" w:rsidR="005B1D7A" w:rsidRPr="00B05055" w:rsidRDefault="005B1D7A" w:rsidP="00F559DD">
            <w:pPr>
              <w:jc w:val="center"/>
              <w:rPr>
                <w:sz w:val="16"/>
                <w:szCs w:val="16"/>
              </w:rPr>
            </w:pPr>
            <w:r w:rsidRPr="00B05055">
              <w:rPr>
                <w:sz w:val="16"/>
                <w:szCs w:val="16"/>
              </w:rPr>
              <w:t>$1,955,000</w:t>
            </w:r>
          </w:p>
        </w:tc>
        <w:tc>
          <w:tcPr>
            <w:tcW w:w="1291" w:type="dxa"/>
            <w:noWrap/>
            <w:vAlign w:val="center"/>
            <w:hideMark/>
          </w:tcPr>
          <w:p w14:paraId="195B87B1" w14:textId="77777777" w:rsidR="005B1D7A" w:rsidRPr="00B05055" w:rsidRDefault="005B1D7A" w:rsidP="00F559DD">
            <w:pPr>
              <w:jc w:val="center"/>
              <w:rPr>
                <w:sz w:val="16"/>
                <w:szCs w:val="16"/>
              </w:rPr>
            </w:pPr>
            <w:r w:rsidRPr="00B05055">
              <w:rPr>
                <w:sz w:val="16"/>
                <w:szCs w:val="16"/>
              </w:rPr>
              <w:t>$1,700,000</w:t>
            </w:r>
          </w:p>
        </w:tc>
      </w:tr>
      <w:tr w:rsidR="005B1D7A" w:rsidRPr="00B05055" w14:paraId="236159CA" w14:textId="77777777" w:rsidTr="00F559DD">
        <w:trPr>
          <w:cantSplit/>
          <w:trHeight w:val="288"/>
          <w:jc w:val="center"/>
        </w:trPr>
        <w:tc>
          <w:tcPr>
            <w:tcW w:w="10518" w:type="dxa"/>
            <w:gridSpan w:val="9"/>
            <w:noWrap/>
            <w:vAlign w:val="center"/>
            <w:hideMark/>
          </w:tcPr>
          <w:p w14:paraId="02EEEF5C" w14:textId="77777777" w:rsidR="005B1D7A" w:rsidRPr="00B05055" w:rsidRDefault="005B1D7A" w:rsidP="00F559DD">
            <w:pPr>
              <w:jc w:val="center"/>
              <w:rPr>
                <w:sz w:val="16"/>
                <w:szCs w:val="16"/>
              </w:rPr>
            </w:pPr>
            <w:r w:rsidRPr="00B05055">
              <w:rPr>
                <w:sz w:val="16"/>
                <w:szCs w:val="16"/>
              </w:rPr>
              <w:t>Spar (Holds)</w:t>
            </w:r>
          </w:p>
        </w:tc>
      </w:tr>
      <w:tr w:rsidR="005B1D7A" w:rsidRPr="00B05055" w14:paraId="01EA9B13" w14:textId="77777777" w:rsidTr="00F559DD">
        <w:trPr>
          <w:cantSplit/>
          <w:trHeight w:val="216"/>
          <w:jc w:val="center"/>
        </w:trPr>
        <w:tc>
          <w:tcPr>
            <w:tcW w:w="1250" w:type="dxa"/>
            <w:noWrap/>
            <w:vAlign w:val="center"/>
            <w:hideMark/>
          </w:tcPr>
          <w:p w14:paraId="68BE6B28" w14:textId="77777777" w:rsidR="005B1D7A" w:rsidRPr="00B05055" w:rsidRDefault="005B1D7A" w:rsidP="00F559DD">
            <w:pPr>
              <w:jc w:val="center"/>
              <w:rPr>
                <w:sz w:val="16"/>
                <w:szCs w:val="16"/>
              </w:rPr>
            </w:pPr>
            <w:r w:rsidRPr="00B05055">
              <w:rPr>
                <w:sz w:val="16"/>
                <w:szCs w:val="16"/>
              </w:rPr>
              <w:t>175X26 (1000 Tons)</w:t>
            </w:r>
          </w:p>
        </w:tc>
        <w:tc>
          <w:tcPr>
            <w:tcW w:w="720" w:type="dxa"/>
            <w:noWrap/>
            <w:vAlign w:val="center"/>
          </w:tcPr>
          <w:p w14:paraId="6C21C707" w14:textId="77777777" w:rsidR="005B1D7A" w:rsidRPr="00B05055" w:rsidRDefault="005B1D7A" w:rsidP="00F559DD">
            <w:pPr>
              <w:rPr>
                <w:sz w:val="16"/>
                <w:szCs w:val="16"/>
              </w:rPr>
            </w:pPr>
            <w:r w:rsidRPr="00B05055">
              <w:rPr>
                <w:sz w:val="16"/>
                <w:szCs w:val="16"/>
              </w:rPr>
              <w:t>400</w:t>
            </w:r>
          </w:p>
        </w:tc>
        <w:tc>
          <w:tcPr>
            <w:tcW w:w="1216" w:type="dxa"/>
            <w:noWrap/>
            <w:vAlign w:val="center"/>
            <w:hideMark/>
          </w:tcPr>
          <w:p w14:paraId="66DD4E27" w14:textId="77777777" w:rsidR="005B1D7A" w:rsidRPr="00B05055" w:rsidRDefault="005B1D7A" w:rsidP="00F559DD">
            <w:pPr>
              <w:jc w:val="center"/>
              <w:rPr>
                <w:sz w:val="16"/>
                <w:szCs w:val="16"/>
              </w:rPr>
            </w:pPr>
            <w:r w:rsidRPr="00B05055">
              <w:rPr>
                <w:sz w:val="16"/>
                <w:szCs w:val="16"/>
              </w:rPr>
              <w:t>$1,900,000</w:t>
            </w:r>
          </w:p>
        </w:tc>
        <w:tc>
          <w:tcPr>
            <w:tcW w:w="1216" w:type="dxa"/>
            <w:noWrap/>
            <w:vAlign w:val="center"/>
            <w:hideMark/>
          </w:tcPr>
          <w:p w14:paraId="530C1CB0" w14:textId="77777777" w:rsidR="005B1D7A" w:rsidRPr="00B05055" w:rsidRDefault="005B1D7A" w:rsidP="00F559DD">
            <w:pPr>
              <w:jc w:val="center"/>
              <w:rPr>
                <w:sz w:val="16"/>
                <w:szCs w:val="16"/>
              </w:rPr>
            </w:pPr>
            <w:r w:rsidRPr="00B05055">
              <w:rPr>
                <w:sz w:val="16"/>
                <w:szCs w:val="16"/>
              </w:rPr>
              <w:t>$1,738,500</w:t>
            </w:r>
          </w:p>
        </w:tc>
        <w:tc>
          <w:tcPr>
            <w:tcW w:w="1225" w:type="dxa"/>
            <w:noWrap/>
            <w:vAlign w:val="center"/>
            <w:hideMark/>
          </w:tcPr>
          <w:p w14:paraId="12B562B5" w14:textId="77777777" w:rsidR="005B1D7A" w:rsidRPr="00B05055" w:rsidRDefault="005B1D7A" w:rsidP="00F559DD">
            <w:pPr>
              <w:jc w:val="center"/>
              <w:rPr>
                <w:sz w:val="16"/>
                <w:szCs w:val="16"/>
              </w:rPr>
            </w:pPr>
            <w:r w:rsidRPr="00B05055">
              <w:rPr>
                <w:sz w:val="16"/>
                <w:szCs w:val="16"/>
              </w:rPr>
              <w:t>$1,444,000</w:t>
            </w:r>
          </w:p>
        </w:tc>
        <w:tc>
          <w:tcPr>
            <w:tcW w:w="1205" w:type="dxa"/>
            <w:noWrap/>
            <w:vAlign w:val="center"/>
            <w:hideMark/>
          </w:tcPr>
          <w:p w14:paraId="53987A44" w14:textId="77777777" w:rsidR="005B1D7A" w:rsidRPr="00B05055" w:rsidRDefault="005B1D7A" w:rsidP="00F559DD">
            <w:pPr>
              <w:jc w:val="center"/>
              <w:rPr>
                <w:sz w:val="16"/>
                <w:szCs w:val="16"/>
              </w:rPr>
            </w:pPr>
            <w:r w:rsidRPr="00B05055">
              <w:rPr>
                <w:sz w:val="16"/>
                <w:szCs w:val="16"/>
              </w:rPr>
              <w:t>$1,092,500</w:t>
            </w:r>
          </w:p>
        </w:tc>
        <w:tc>
          <w:tcPr>
            <w:tcW w:w="1225" w:type="dxa"/>
            <w:noWrap/>
            <w:vAlign w:val="center"/>
            <w:hideMark/>
          </w:tcPr>
          <w:p w14:paraId="1B976B9B" w14:textId="77777777" w:rsidR="005B1D7A" w:rsidRPr="00B05055" w:rsidRDefault="005B1D7A" w:rsidP="00F559DD">
            <w:pPr>
              <w:jc w:val="center"/>
              <w:rPr>
                <w:sz w:val="16"/>
                <w:szCs w:val="16"/>
              </w:rPr>
            </w:pPr>
            <w:r w:rsidRPr="00B05055">
              <w:rPr>
                <w:sz w:val="16"/>
                <w:szCs w:val="16"/>
              </w:rPr>
              <w:t>$712,500</w:t>
            </w:r>
          </w:p>
        </w:tc>
        <w:tc>
          <w:tcPr>
            <w:tcW w:w="1170" w:type="dxa"/>
            <w:noWrap/>
            <w:vAlign w:val="center"/>
            <w:hideMark/>
          </w:tcPr>
          <w:p w14:paraId="1B07D82D" w14:textId="77777777" w:rsidR="005B1D7A" w:rsidRPr="00B05055" w:rsidRDefault="005B1D7A" w:rsidP="00F559DD">
            <w:pPr>
              <w:jc w:val="center"/>
              <w:rPr>
                <w:sz w:val="16"/>
                <w:szCs w:val="16"/>
              </w:rPr>
            </w:pPr>
            <w:r w:rsidRPr="00B05055">
              <w:rPr>
                <w:sz w:val="16"/>
                <w:szCs w:val="16"/>
              </w:rPr>
              <w:t>$437,000</w:t>
            </w:r>
          </w:p>
        </w:tc>
        <w:tc>
          <w:tcPr>
            <w:tcW w:w="1291" w:type="dxa"/>
            <w:noWrap/>
            <w:vAlign w:val="center"/>
            <w:hideMark/>
          </w:tcPr>
          <w:p w14:paraId="16FCF909" w14:textId="77777777" w:rsidR="005B1D7A" w:rsidRPr="00B05055" w:rsidRDefault="005B1D7A" w:rsidP="00F559DD">
            <w:pPr>
              <w:jc w:val="center"/>
              <w:rPr>
                <w:sz w:val="16"/>
                <w:szCs w:val="16"/>
              </w:rPr>
            </w:pPr>
            <w:r w:rsidRPr="00B05055">
              <w:rPr>
                <w:sz w:val="16"/>
                <w:szCs w:val="16"/>
              </w:rPr>
              <w:t>$380,000</w:t>
            </w:r>
          </w:p>
        </w:tc>
      </w:tr>
      <w:tr w:rsidR="005B1D7A" w:rsidRPr="00B05055" w14:paraId="05411C8A" w14:textId="77777777" w:rsidTr="00F559DD">
        <w:trPr>
          <w:cantSplit/>
          <w:trHeight w:val="216"/>
          <w:jc w:val="center"/>
        </w:trPr>
        <w:tc>
          <w:tcPr>
            <w:tcW w:w="1250" w:type="dxa"/>
            <w:noWrap/>
            <w:vAlign w:val="center"/>
            <w:hideMark/>
          </w:tcPr>
          <w:p w14:paraId="204BE259" w14:textId="77777777" w:rsidR="005B1D7A" w:rsidRPr="00B05055" w:rsidRDefault="005B1D7A" w:rsidP="00F559DD">
            <w:pPr>
              <w:jc w:val="center"/>
              <w:rPr>
                <w:sz w:val="16"/>
                <w:szCs w:val="16"/>
              </w:rPr>
            </w:pPr>
            <w:r w:rsidRPr="00B05055">
              <w:rPr>
                <w:sz w:val="16"/>
                <w:szCs w:val="16"/>
              </w:rPr>
              <w:t>195X35 (2200 Tons)</w:t>
            </w:r>
          </w:p>
        </w:tc>
        <w:tc>
          <w:tcPr>
            <w:tcW w:w="720" w:type="dxa"/>
            <w:noWrap/>
            <w:vAlign w:val="center"/>
          </w:tcPr>
          <w:p w14:paraId="1A373DE3" w14:textId="77777777" w:rsidR="005B1D7A" w:rsidRPr="00B05055" w:rsidRDefault="005B1D7A" w:rsidP="00F559DD">
            <w:pPr>
              <w:rPr>
                <w:sz w:val="16"/>
                <w:szCs w:val="16"/>
              </w:rPr>
            </w:pPr>
            <w:r w:rsidRPr="00B05055">
              <w:rPr>
                <w:sz w:val="16"/>
                <w:szCs w:val="16"/>
              </w:rPr>
              <w:t>450</w:t>
            </w:r>
          </w:p>
        </w:tc>
        <w:tc>
          <w:tcPr>
            <w:tcW w:w="1216" w:type="dxa"/>
            <w:noWrap/>
            <w:vAlign w:val="center"/>
            <w:hideMark/>
          </w:tcPr>
          <w:p w14:paraId="544DF7DE" w14:textId="77777777" w:rsidR="005B1D7A" w:rsidRPr="00B05055" w:rsidRDefault="005B1D7A" w:rsidP="00F559DD">
            <w:pPr>
              <w:jc w:val="center"/>
              <w:rPr>
                <w:sz w:val="16"/>
                <w:szCs w:val="16"/>
              </w:rPr>
            </w:pPr>
            <w:r w:rsidRPr="00B05055">
              <w:rPr>
                <w:sz w:val="16"/>
                <w:szCs w:val="16"/>
              </w:rPr>
              <w:t>$2,200,000</w:t>
            </w:r>
          </w:p>
        </w:tc>
        <w:tc>
          <w:tcPr>
            <w:tcW w:w="1216" w:type="dxa"/>
            <w:noWrap/>
            <w:vAlign w:val="center"/>
            <w:hideMark/>
          </w:tcPr>
          <w:p w14:paraId="4E2AE7A6" w14:textId="77777777" w:rsidR="005B1D7A" w:rsidRPr="00B05055" w:rsidRDefault="005B1D7A" w:rsidP="00F559DD">
            <w:pPr>
              <w:jc w:val="center"/>
              <w:rPr>
                <w:sz w:val="16"/>
                <w:szCs w:val="16"/>
              </w:rPr>
            </w:pPr>
            <w:r w:rsidRPr="00B05055">
              <w:rPr>
                <w:sz w:val="16"/>
                <w:szCs w:val="16"/>
              </w:rPr>
              <w:t>$2,013,000</w:t>
            </w:r>
          </w:p>
        </w:tc>
        <w:tc>
          <w:tcPr>
            <w:tcW w:w="1225" w:type="dxa"/>
            <w:noWrap/>
            <w:vAlign w:val="center"/>
            <w:hideMark/>
          </w:tcPr>
          <w:p w14:paraId="5F05A9A3" w14:textId="77777777" w:rsidR="005B1D7A" w:rsidRPr="00B05055" w:rsidRDefault="005B1D7A" w:rsidP="00F559DD">
            <w:pPr>
              <w:jc w:val="center"/>
              <w:rPr>
                <w:sz w:val="16"/>
                <w:szCs w:val="16"/>
              </w:rPr>
            </w:pPr>
            <w:r w:rsidRPr="00B05055">
              <w:rPr>
                <w:sz w:val="16"/>
                <w:szCs w:val="16"/>
              </w:rPr>
              <w:t>$1,672,000</w:t>
            </w:r>
          </w:p>
        </w:tc>
        <w:tc>
          <w:tcPr>
            <w:tcW w:w="1205" w:type="dxa"/>
            <w:noWrap/>
            <w:vAlign w:val="center"/>
            <w:hideMark/>
          </w:tcPr>
          <w:p w14:paraId="7749C65A" w14:textId="77777777" w:rsidR="005B1D7A" w:rsidRPr="00B05055" w:rsidRDefault="005B1D7A" w:rsidP="00F559DD">
            <w:pPr>
              <w:jc w:val="center"/>
              <w:rPr>
                <w:sz w:val="16"/>
                <w:szCs w:val="16"/>
              </w:rPr>
            </w:pPr>
            <w:r w:rsidRPr="00B05055">
              <w:rPr>
                <w:sz w:val="16"/>
                <w:szCs w:val="16"/>
              </w:rPr>
              <w:t>$1,265,000</w:t>
            </w:r>
          </w:p>
        </w:tc>
        <w:tc>
          <w:tcPr>
            <w:tcW w:w="1225" w:type="dxa"/>
            <w:noWrap/>
            <w:vAlign w:val="center"/>
            <w:hideMark/>
          </w:tcPr>
          <w:p w14:paraId="644B595D" w14:textId="77777777" w:rsidR="005B1D7A" w:rsidRPr="00B05055" w:rsidRDefault="005B1D7A" w:rsidP="00F559DD">
            <w:pPr>
              <w:jc w:val="center"/>
              <w:rPr>
                <w:sz w:val="16"/>
                <w:szCs w:val="16"/>
              </w:rPr>
            </w:pPr>
            <w:r w:rsidRPr="00B05055">
              <w:rPr>
                <w:sz w:val="16"/>
                <w:szCs w:val="16"/>
              </w:rPr>
              <w:t>$825,000</w:t>
            </w:r>
          </w:p>
        </w:tc>
        <w:tc>
          <w:tcPr>
            <w:tcW w:w="1170" w:type="dxa"/>
            <w:noWrap/>
            <w:vAlign w:val="center"/>
            <w:hideMark/>
          </w:tcPr>
          <w:p w14:paraId="39B02990" w14:textId="77777777" w:rsidR="005B1D7A" w:rsidRPr="00B05055" w:rsidRDefault="005B1D7A" w:rsidP="00F559DD">
            <w:pPr>
              <w:jc w:val="center"/>
              <w:rPr>
                <w:sz w:val="16"/>
                <w:szCs w:val="16"/>
              </w:rPr>
            </w:pPr>
            <w:r w:rsidRPr="00B05055">
              <w:rPr>
                <w:sz w:val="16"/>
                <w:szCs w:val="16"/>
              </w:rPr>
              <w:t>$506,000</w:t>
            </w:r>
          </w:p>
        </w:tc>
        <w:tc>
          <w:tcPr>
            <w:tcW w:w="1291" w:type="dxa"/>
            <w:noWrap/>
            <w:vAlign w:val="center"/>
            <w:hideMark/>
          </w:tcPr>
          <w:p w14:paraId="36375EEB" w14:textId="77777777" w:rsidR="005B1D7A" w:rsidRPr="00B05055" w:rsidRDefault="005B1D7A" w:rsidP="00F559DD">
            <w:pPr>
              <w:jc w:val="center"/>
              <w:rPr>
                <w:sz w:val="16"/>
                <w:szCs w:val="16"/>
              </w:rPr>
            </w:pPr>
            <w:r w:rsidRPr="00B05055">
              <w:rPr>
                <w:sz w:val="16"/>
                <w:szCs w:val="16"/>
              </w:rPr>
              <w:t>$440,000</w:t>
            </w:r>
          </w:p>
        </w:tc>
      </w:tr>
      <w:tr w:rsidR="005B1D7A" w:rsidRPr="00B05055" w14:paraId="041596BD" w14:textId="77777777" w:rsidTr="00F559DD">
        <w:trPr>
          <w:cantSplit/>
          <w:trHeight w:val="216"/>
          <w:jc w:val="center"/>
        </w:trPr>
        <w:tc>
          <w:tcPr>
            <w:tcW w:w="1250" w:type="dxa"/>
            <w:noWrap/>
            <w:vAlign w:val="center"/>
            <w:hideMark/>
          </w:tcPr>
          <w:p w14:paraId="2DF09255" w14:textId="77777777" w:rsidR="005B1D7A" w:rsidRPr="00B05055" w:rsidRDefault="005B1D7A" w:rsidP="00F559DD">
            <w:pPr>
              <w:jc w:val="center"/>
              <w:rPr>
                <w:sz w:val="16"/>
                <w:szCs w:val="16"/>
              </w:rPr>
            </w:pPr>
            <w:r w:rsidRPr="00B05055">
              <w:rPr>
                <w:sz w:val="16"/>
                <w:szCs w:val="16"/>
              </w:rPr>
              <w:t>290X35 (3000 Tons)</w:t>
            </w:r>
          </w:p>
        </w:tc>
        <w:tc>
          <w:tcPr>
            <w:tcW w:w="720" w:type="dxa"/>
            <w:noWrap/>
            <w:vAlign w:val="center"/>
          </w:tcPr>
          <w:p w14:paraId="012A8333" w14:textId="77777777" w:rsidR="005B1D7A" w:rsidRPr="00B05055" w:rsidRDefault="005B1D7A" w:rsidP="00F559DD">
            <w:pPr>
              <w:rPr>
                <w:sz w:val="16"/>
                <w:szCs w:val="16"/>
              </w:rPr>
            </w:pPr>
            <w:r w:rsidRPr="00B05055">
              <w:rPr>
                <w:sz w:val="16"/>
                <w:szCs w:val="16"/>
              </w:rPr>
              <w:t>550</w:t>
            </w:r>
          </w:p>
        </w:tc>
        <w:tc>
          <w:tcPr>
            <w:tcW w:w="1216" w:type="dxa"/>
            <w:noWrap/>
            <w:vAlign w:val="center"/>
            <w:hideMark/>
          </w:tcPr>
          <w:p w14:paraId="56F7F778" w14:textId="77777777" w:rsidR="005B1D7A" w:rsidRPr="00B05055" w:rsidRDefault="005B1D7A" w:rsidP="00F559DD">
            <w:pPr>
              <w:jc w:val="center"/>
              <w:rPr>
                <w:sz w:val="16"/>
                <w:szCs w:val="16"/>
              </w:rPr>
            </w:pPr>
            <w:r w:rsidRPr="00B05055">
              <w:rPr>
                <w:sz w:val="16"/>
                <w:szCs w:val="16"/>
              </w:rPr>
              <w:t>$3,500,000</w:t>
            </w:r>
          </w:p>
        </w:tc>
        <w:tc>
          <w:tcPr>
            <w:tcW w:w="1216" w:type="dxa"/>
            <w:noWrap/>
            <w:vAlign w:val="center"/>
            <w:hideMark/>
          </w:tcPr>
          <w:p w14:paraId="01DD9C6D" w14:textId="77777777" w:rsidR="005B1D7A" w:rsidRPr="00B05055" w:rsidRDefault="005B1D7A" w:rsidP="00F559DD">
            <w:pPr>
              <w:jc w:val="center"/>
              <w:rPr>
                <w:sz w:val="16"/>
                <w:szCs w:val="16"/>
              </w:rPr>
            </w:pPr>
            <w:r w:rsidRPr="00B05055">
              <w:rPr>
                <w:sz w:val="16"/>
                <w:szCs w:val="16"/>
              </w:rPr>
              <w:t>$3,202,500</w:t>
            </w:r>
          </w:p>
        </w:tc>
        <w:tc>
          <w:tcPr>
            <w:tcW w:w="1225" w:type="dxa"/>
            <w:noWrap/>
            <w:vAlign w:val="center"/>
            <w:hideMark/>
          </w:tcPr>
          <w:p w14:paraId="2DC6BAC5" w14:textId="77777777" w:rsidR="005B1D7A" w:rsidRPr="00B05055" w:rsidRDefault="005B1D7A" w:rsidP="00F559DD">
            <w:pPr>
              <w:jc w:val="center"/>
              <w:rPr>
                <w:sz w:val="16"/>
                <w:szCs w:val="16"/>
              </w:rPr>
            </w:pPr>
            <w:r w:rsidRPr="00B05055">
              <w:rPr>
                <w:sz w:val="16"/>
                <w:szCs w:val="16"/>
              </w:rPr>
              <w:t>$2,660,000</w:t>
            </w:r>
          </w:p>
        </w:tc>
        <w:tc>
          <w:tcPr>
            <w:tcW w:w="1205" w:type="dxa"/>
            <w:noWrap/>
            <w:vAlign w:val="center"/>
            <w:hideMark/>
          </w:tcPr>
          <w:p w14:paraId="3BF7E1C0" w14:textId="77777777" w:rsidR="005B1D7A" w:rsidRPr="00B05055" w:rsidRDefault="005B1D7A" w:rsidP="00F559DD">
            <w:pPr>
              <w:jc w:val="center"/>
              <w:rPr>
                <w:sz w:val="16"/>
                <w:szCs w:val="16"/>
              </w:rPr>
            </w:pPr>
            <w:r w:rsidRPr="00B05055">
              <w:rPr>
                <w:sz w:val="16"/>
                <w:szCs w:val="16"/>
              </w:rPr>
              <w:t>$2,012,500</w:t>
            </w:r>
          </w:p>
        </w:tc>
        <w:tc>
          <w:tcPr>
            <w:tcW w:w="1225" w:type="dxa"/>
            <w:noWrap/>
            <w:vAlign w:val="center"/>
            <w:hideMark/>
          </w:tcPr>
          <w:p w14:paraId="2F9C467D" w14:textId="77777777" w:rsidR="005B1D7A" w:rsidRPr="00B05055" w:rsidRDefault="005B1D7A" w:rsidP="00F559DD">
            <w:pPr>
              <w:jc w:val="center"/>
              <w:rPr>
                <w:sz w:val="16"/>
                <w:szCs w:val="16"/>
              </w:rPr>
            </w:pPr>
            <w:r w:rsidRPr="00B05055">
              <w:rPr>
                <w:sz w:val="16"/>
                <w:szCs w:val="16"/>
              </w:rPr>
              <w:t>$1,312,500</w:t>
            </w:r>
          </w:p>
        </w:tc>
        <w:tc>
          <w:tcPr>
            <w:tcW w:w="1170" w:type="dxa"/>
            <w:noWrap/>
            <w:vAlign w:val="center"/>
            <w:hideMark/>
          </w:tcPr>
          <w:p w14:paraId="1948E4AE" w14:textId="77777777" w:rsidR="005B1D7A" w:rsidRPr="00B05055" w:rsidRDefault="005B1D7A" w:rsidP="00F559DD">
            <w:pPr>
              <w:jc w:val="center"/>
              <w:rPr>
                <w:sz w:val="16"/>
                <w:szCs w:val="16"/>
              </w:rPr>
            </w:pPr>
            <w:r w:rsidRPr="00B05055">
              <w:rPr>
                <w:sz w:val="16"/>
                <w:szCs w:val="16"/>
              </w:rPr>
              <w:t>$805,000</w:t>
            </w:r>
          </w:p>
        </w:tc>
        <w:tc>
          <w:tcPr>
            <w:tcW w:w="1291" w:type="dxa"/>
            <w:noWrap/>
            <w:vAlign w:val="center"/>
            <w:hideMark/>
          </w:tcPr>
          <w:p w14:paraId="1C79B4B0" w14:textId="77777777" w:rsidR="005B1D7A" w:rsidRPr="00B05055" w:rsidRDefault="005B1D7A" w:rsidP="00F559DD">
            <w:pPr>
              <w:jc w:val="center"/>
              <w:rPr>
                <w:sz w:val="16"/>
                <w:szCs w:val="16"/>
              </w:rPr>
            </w:pPr>
            <w:r w:rsidRPr="00B05055">
              <w:rPr>
                <w:sz w:val="16"/>
                <w:szCs w:val="16"/>
              </w:rPr>
              <w:t>$700,000</w:t>
            </w:r>
          </w:p>
        </w:tc>
      </w:tr>
      <w:tr w:rsidR="005B1D7A" w:rsidRPr="00B05055" w14:paraId="1CE77766" w14:textId="77777777" w:rsidTr="00F559DD">
        <w:trPr>
          <w:cantSplit/>
          <w:trHeight w:val="288"/>
          <w:jc w:val="center"/>
        </w:trPr>
        <w:tc>
          <w:tcPr>
            <w:tcW w:w="10518" w:type="dxa"/>
            <w:gridSpan w:val="9"/>
            <w:noWrap/>
            <w:vAlign w:val="center"/>
            <w:hideMark/>
          </w:tcPr>
          <w:p w14:paraId="4B44791F" w14:textId="77777777" w:rsidR="005B1D7A" w:rsidRPr="00B05055" w:rsidRDefault="005B1D7A" w:rsidP="00F559DD">
            <w:pPr>
              <w:jc w:val="center"/>
              <w:rPr>
                <w:sz w:val="16"/>
                <w:szCs w:val="16"/>
              </w:rPr>
            </w:pPr>
            <w:r w:rsidRPr="00B05055">
              <w:rPr>
                <w:sz w:val="16"/>
                <w:szCs w:val="16"/>
              </w:rPr>
              <w:t>Shugart</w:t>
            </w:r>
          </w:p>
        </w:tc>
      </w:tr>
      <w:tr w:rsidR="005B1D7A" w:rsidRPr="00B05055" w14:paraId="767AA10C" w14:textId="77777777" w:rsidTr="00F559DD">
        <w:trPr>
          <w:cantSplit/>
          <w:trHeight w:val="216"/>
          <w:jc w:val="center"/>
        </w:trPr>
        <w:tc>
          <w:tcPr>
            <w:tcW w:w="1250" w:type="dxa"/>
            <w:noWrap/>
            <w:vAlign w:val="center"/>
            <w:hideMark/>
          </w:tcPr>
          <w:p w14:paraId="76DC556C" w14:textId="77777777" w:rsidR="005B1D7A" w:rsidRPr="00B05055" w:rsidRDefault="005B1D7A" w:rsidP="00F559DD">
            <w:pPr>
              <w:jc w:val="center"/>
              <w:rPr>
                <w:sz w:val="16"/>
                <w:szCs w:val="16"/>
              </w:rPr>
            </w:pPr>
            <w:r w:rsidRPr="00B05055">
              <w:rPr>
                <w:sz w:val="16"/>
                <w:szCs w:val="16"/>
              </w:rPr>
              <w:t>10X5X2</w:t>
            </w:r>
          </w:p>
        </w:tc>
        <w:tc>
          <w:tcPr>
            <w:tcW w:w="720" w:type="dxa"/>
            <w:noWrap/>
            <w:vAlign w:val="center"/>
            <w:hideMark/>
          </w:tcPr>
          <w:p w14:paraId="7DC61A79" w14:textId="77777777" w:rsidR="005B1D7A" w:rsidRPr="00B05055" w:rsidRDefault="005B1D7A" w:rsidP="00F559DD">
            <w:pPr>
              <w:rPr>
                <w:sz w:val="16"/>
                <w:szCs w:val="16"/>
              </w:rPr>
            </w:pPr>
            <w:r w:rsidRPr="00B05055">
              <w:rPr>
                <w:sz w:val="16"/>
                <w:szCs w:val="16"/>
              </w:rPr>
              <w:t>50</w:t>
            </w:r>
          </w:p>
        </w:tc>
        <w:tc>
          <w:tcPr>
            <w:tcW w:w="1216" w:type="dxa"/>
            <w:noWrap/>
            <w:vAlign w:val="center"/>
            <w:hideMark/>
          </w:tcPr>
          <w:p w14:paraId="33F2991B" w14:textId="77777777" w:rsidR="005B1D7A" w:rsidRPr="00B05055" w:rsidRDefault="005B1D7A" w:rsidP="00F559DD">
            <w:pPr>
              <w:jc w:val="center"/>
              <w:rPr>
                <w:sz w:val="16"/>
                <w:szCs w:val="16"/>
              </w:rPr>
            </w:pPr>
            <w:r w:rsidRPr="00B05055">
              <w:rPr>
                <w:sz w:val="16"/>
                <w:szCs w:val="16"/>
              </w:rPr>
              <w:t>$75,000</w:t>
            </w:r>
          </w:p>
        </w:tc>
        <w:tc>
          <w:tcPr>
            <w:tcW w:w="1216" w:type="dxa"/>
            <w:noWrap/>
            <w:vAlign w:val="center"/>
            <w:hideMark/>
          </w:tcPr>
          <w:p w14:paraId="7CE8721A" w14:textId="77777777" w:rsidR="005B1D7A" w:rsidRPr="00B05055" w:rsidRDefault="005B1D7A" w:rsidP="00F559DD">
            <w:pPr>
              <w:jc w:val="center"/>
              <w:rPr>
                <w:sz w:val="16"/>
                <w:szCs w:val="16"/>
              </w:rPr>
            </w:pPr>
            <w:r w:rsidRPr="00B05055">
              <w:rPr>
                <w:sz w:val="16"/>
                <w:szCs w:val="16"/>
              </w:rPr>
              <w:t>$68,625</w:t>
            </w:r>
          </w:p>
        </w:tc>
        <w:tc>
          <w:tcPr>
            <w:tcW w:w="1225" w:type="dxa"/>
            <w:noWrap/>
            <w:vAlign w:val="center"/>
            <w:hideMark/>
          </w:tcPr>
          <w:p w14:paraId="7C6E52B7" w14:textId="77777777" w:rsidR="005B1D7A" w:rsidRPr="00B05055" w:rsidRDefault="005B1D7A" w:rsidP="00F559DD">
            <w:pPr>
              <w:jc w:val="center"/>
              <w:rPr>
                <w:sz w:val="16"/>
                <w:szCs w:val="16"/>
              </w:rPr>
            </w:pPr>
            <w:r w:rsidRPr="00B05055">
              <w:rPr>
                <w:sz w:val="16"/>
                <w:szCs w:val="16"/>
              </w:rPr>
              <w:t>$57,000</w:t>
            </w:r>
          </w:p>
        </w:tc>
        <w:tc>
          <w:tcPr>
            <w:tcW w:w="1205" w:type="dxa"/>
            <w:noWrap/>
            <w:vAlign w:val="center"/>
            <w:hideMark/>
          </w:tcPr>
          <w:p w14:paraId="2F683FAD" w14:textId="77777777" w:rsidR="005B1D7A" w:rsidRPr="00B05055" w:rsidRDefault="005B1D7A" w:rsidP="00F559DD">
            <w:pPr>
              <w:jc w:val="center"/>
              <w:rPr>
                <w:sz w:val="16"/>
                <w:szCs w:val="16"/>
              </w:rPr>
            </w:pPr>
            <w:r w:rsidRPr="00B05055">
              <w:rPr>
                <w:sz w:val="16"/>
                <w:szCs w:val="16"/>
              </w:rPr>
              <w:t>$43,125</w:t>
            </w:r>
          </w:p>
        </w:tc>
        <w:tc>
          <w:tcPr>
            <w:tcW w:w="1225" w:type="dxa"/>
            <w:noWrap/>
            <w:vAlign w:val="center"/>
            <w:hideMark/>
          </w:tcPr>
          <w:p w14:paraId="4D5F99CD" w14:textId="77777777" w:rsidR="005B1D7A" w:rsidRPr="00B05055" w:rsidRDefault="005B1D7A" w:rsidP="00F559DD">
            <w:pPr>
              <w:jc w:val="center"/>
              <w:rPr>
                <w:sz w:val="16"/>
                <w:szCs w:val="16"/>
              </w:rPr>
            </w:pPr>
            <w:r w:rsidRPr="00B05055">
              <w:rPr>
                <w:sz w:val="16"/>
                <w:szCs w:val="16"/>
              </w:rPr>
              <w:t>$28,125</w:t>
            </w:r>
          </w:p>
        </w:tc>
        <w:tc>
          <w:tcPr>
            <w:tcW w:w="1170" w:type="dxa"/>
            <w:noWrap/>
            <w:vAlign w:val="center"/>
            <w:hideMark/>
          </w:tcPr>
          <w:p w14:paraId="679C3206" w14:textId="77777777" w:rsidR="005B1D7A" w:rsidRPr="00B05055" w:rsidRDefault="005B1D7A" w:rsidP="00F559DD">
            <w:pPr>
              <w:jc w:val="center"/>
              <w:rPr>
                <w:sz w:val="16"/>
                <w:szCs w:val="16"/>
              </w:rPr>
            </w:pPr>
            <w:r w:rsidRPr="00B05055">
              <w:rPr>
                <w:sz w:val="16"/>
                <w:szCs w:val="16"/>
              </w:rPr>
              <w:t>$17,250</w:t>
            </w:r>
          </w:p>
        </w:tc>
        <w:tc>
          <w:tcPr>
            <w:tcW w:w="1291" w:type="dxa"/>
            <w:noWrap/>
            <w:vAlign w:val="center"/>
            <w:hideMark/>
          </w:tcPr>
          <w:p w14:paraId="6E38073D" w14:textId="77777777" w:rsidR="005B1D7A" w:rsidRPr="00B05055" w:rsidRDefault="005B1D7A" w:rsidP="00F559DD">
            <w:pPr>
              <w:jc w:val="center"/>
              <w:rPr>
                <w:sz w:val="16"/>
                <w:szCs w:val="16"/>
              </w:rPr>
            </w:pPr>
            <w:r w:rsidRPr="00B05055">
              <w:rPr>
                <w:sz w:val="16"/>
                <w:szCs w:val="16"/>
              </w:rPr>
              <w:t>$15,000</w:t>
            </w:r>
          </w:p>
        </w:tc>
      </w:tr>
      <w:tr w:rsidR="005B1D7A" w:rsidRPr="00B05055" w14:paraId="25163F84" w14:textId="77777777" w:rsidTr="00F559DD">
        <w:trPr>
          <w:cantSplit/>
          <w:trHeight w:val="216"/>
          <w:jc w:val="center"/>
        </w:trPr>
        <w:tc>
          <w:tcPr>
            <w:tcW w:w="1250" w:type="dxa"/>
            <w:noWrap/>
            <w:vAlign w:val="center"/>
            <w:hideMark/>
          </w:tcPr>
          <w:p w14:paraId="59814D28" w14:textId="77777777" w:rsidR="005B1D7A" w:rsidRPr="00B05055" w:rsidRDefault="005B1D7A" w:rsidP="00F559DD">
            <w:pPr>
              <w:jc w:val="center"/>
              <w:rPr>
                <w:sz w:val="16"/>
                <w:szCs w:val="16"/>
              </w:rPr>
            </w:pPr>
            <w:r w:rsidRPr="00B05055">
              <w:rPr>
                <w:sz w:val="16"/>
                <w:szCs w:val="16"/>
              </w:rPr>
              <w:t>20X10X4</w:t>
            </w:r>
          </w:p>
        </w:tc>
        <w:tc>
          <w:tcPr>
            <w:tcW w:w="720" w:type="dxa"/>
            <w:noWrap/>
            <w:vAlign w:val="center"/>
            <w:hideMark/>
          </w:tcPr>
          <w:p w14:paraId="5079E4DA" w14:textId="77777777" w:rsidR="005B1D7A" w:rsidRPr="00B05055" w:rsidRDefault="005B1D7A" w:rsidP="00F559DD">
            <w:pPr>
              <w:rPr>
                <w:sz w:val="16"/>
                <w:szCs w:val="16"/>
              </w:rPr>
            </w:pPr>
            <w:r w:rsidRPr="00B05055">
              <w:rPr>
                <w:sz w:val="16"/>
                <w:szCs w:val="16"/>
              </w:rPr>
              <w:t>75</w:t>
            </w:r>
          </w:p>
        </w:tc>
        <w:tc>
          <w:tcPr>
            <w:tcW w:w="1216" w:type="dxa"/>
            <w:noWrap/>
            <w:vAlign w:val="center"/>
            <w:hideMark/>
          </w:tcPr>
          <w:p w14:paraId="6F4D598E" w14:textId="77777777" w:rsidR="005B1D7A" w:rsidRPr="00B05055" w:rsidRDefault="005B1D7A" w:rsidP="00F559DD">
            <w:pPr>
              <w:jc w:val="center"/>
              <w:rPr>
                <w:sz w:val="16"/>
                <w:szCs w:val="16"/>
              </w:rPr>
            </w:pPr>
            <w:r w:rsidRPr="00B05055">
              <w:rPr>
                <w:sz w:val="16"/>
                <w:szCs w:val="16"/>
              </w:rPr>
              <w:t>$85,000</w:t>
            </w:r>
          </w:p>
        </w:tc>
        <w:tc>
          <w:tcPr>
            <w:tcW w:w="1216" w:type="dxa"/>
            <w:noWrap/>
            <w:vAlign w:val="center"/>
            <w:hideMark/>
          </w:tcPr>
          <w:p w14:paraId="05719F0A" w14:textId="77777777" w:rsidR="005B1D7A" w:rsidRPr="00B05055" w:rsidRDefault="005B1D7A" w:rsidP="00F559DD">
            <w:pPr>
              <w:jc w:val="center"/>
              <w:rPr>
                <w:sz w:val="16"/>
                <w:szCs w:val="16"/>
              </w:rPr>
            </w:pPr>
            <w:r w:rsidRPr="00B05055">
              <w:rPr>
                <w:sz w:val="16"/>
                <w:szCs w:val="16"/>
              </w:rPr>
              <w:t>$77,775</w:t>
            </w:r>
          </w:p>
        </w:tc>
        <w:tc>
          <w:tcPr>
            <w:tcW w:w="1225" w:type="dxa"/>
            <w:noWrap/>
            <w:vAlign w:val="center"/>
            <w:hideMark/>
          </w:tcPr>
          <w:p w14:paraId="72EEFF3F" w14:textId="77777777" w:rsidR="005B1D7A" w:rsidRPr="00B05055" w:rsidRDefault="005B1D7A" w:rsidP="00F559DD">
            <w:pPr>
              <w:jc w:val="center"/>
              <w:rPr>
                <w:sz w:val="16"/>
                <w:szCs w:val="16"/>
              </w:rPr>
            </w:pPr>
            <w:r w:rsidRPr="00B05055">
              <w:rPr>
                <w:sz w:val="16"/>
                <w:szCs w:val="16"/>
              </w:rPr>
              <w:t>$64,600</w:t>
            </w:r>
          </w:p>
        </w:tc>
        <w:tc>
          <w:tcPr>
            <w:tcW w:w="1205" w:type="dxa"/>
            <w:noWrap/>
            <w:vAlign w:val="center"/>
            <w:hideMark/>
          </w:tcPr>
          <w:p w14:paraId="55C31211" w14:textId="77777777" w:rsidR="005B1D7A" w:rsidRPr="00B05055" w:rsidRDefault="005B1D7A" w:rsidP="00F559DD">
            <w:pPr>
              <w:jc w:val="center"/>
              <w:rPr>
                <w:sz w:val="16"/>
                <w:szCs w:val="16"/>
              </w:rPr>
            </w:pPr>
            <w:r w:rsidRPr="00B05055">
              <w:rPr>
                <w:sz w:val="16"/>
                <w:szCs w:val="16"/>
              </w:rPr>
              <w:t>$48,875</w:t>
            </w:r>
          </w:p>
        </w:tc>
        <w:tc>
          <w:tcPr>
            <w:tcW w:w="1225" w:type="dxa"/>
            <w:noWrap/>
            <w:vAlign w:val="center"/>
            <w:hideMark/>
          </w:tcPr>
          <w:p w14:paraId="3798EB85" w14:textId="77777777" w:rsidR="005B1D7A" w:rsidRPr="00B05055" w:rsidRDefault="005B1D7A" w:rsidP="00F559DD">
            <w:pPr>
              <w:jc w:val="center"/>
              <w:rPr>
                <w:sz w:val="16"/>
                <w:szCs w:val="16"/>
              </w:rPr>
            </w:pPr>
            <w:r w:rsidRPr="00B05055">
              <w:rPr>
                <w:sz w:val="16"/>
                <w:szCs w:val="16"/>
              </w:rPr>
              <w:t>$31,875</w:t>
            </w:r>
          </w:p>
        </w:tc>
        <w:tc>
          <w:tcPr>
            <w:tcW w:w="1170" w:type="dxa"/>
            <w:noWrap/>
            <w:vAlign w:val="center"/>
            <w:hideMark/>
          </w:tcPr>
          <w:p w14:paraId="009022E4" w14:textId="77777777" w:rsidR="005B1D7A" w:rsidRPr="00B05055" w:rsidRDefault="005B1D7A" w:rsidP="00F559DD">
            <w:pPr>
              <w:jc w:val="center"/>
              <w:rPr>
                <w:sz w:val="16"/>
                <w:szCs w:val="16"/>
              </w:rPr>
            </w:pPr>
            <w:r w:rsidRPr="00B05055">
              <w:rPr>
                <w:sz w:val="16"/>
                <w:szCs w:val="16"/>
              </w:rPr>
              <w:t>$19,550</w:t>
            </w:r>
          </w:p>
        </w:tc>
        <w:tc>
          <w:tcPr>
            <w:tcW w:w="1291" w:type="dxa"/>
            <w:noWrap/>
            <w:vAlign w:val="center"/>
            <w:hideMark/>
          </w:tcPr>
          <w:p w14:paraId="34972293" w14:textId="77777777" w:rsidR="005B1D7A" w:rsidRPr="00B05055" w:rsidRDefault="005B1D7A" w:rsidP="00F559DD">
            <w:pPr>
              <w:jc w:val="center"/>
              <w:rPr>
                <w:sz w:val="16"/>
                <w:szCs w:val="16"/>
              </w:rPr>
            </w:pPr>
            <w:r w:rsidRPr="00B05055">
              <w:rPr>
                <w:sz w:val="16"/>
                <w:szCs w:val="16"/>
              </w:rPr>
              <w:t>$17,000</w:t>
            </w:r>
          </w:p>
        </w:tc>
      </w:tr>
      <w:tr w:rsidR="005B1D7A" w:rsidRPr="00B05055" w14:paraId="40FF8721" w14:textId="77777777" w:rsidTr="00F559DD">
        <w:trPr>
          <w:cantSplit/>
          <w:trHeight w:val="216"/>
          <w:jc w:val="center"/>
        </w:trPr>
        <w:tc>
          <w:tcPr>
            <w:tcW w:w="1250" w:type="dxa"/>
            <w:noWrap/>
            <w:vAlign w:val="center"/>
            <w:hideMark/>
          </w:tcPr>
          <w:p w14:paraId="618F6F53" w14:textId="77777777" w:rsidR="005B1D7A" w:rsidRPr="00B05055" w:rsidRDefault="005B1D7A" w:rsidP="00F559DD">
            <w:pPr>
              <w:jc w:val="center"/>
              <w:rPr>
                <w:sz w:val="16"/>
                <w:szCs w:val="16"/>
              </w:rPr>
            </w:pPr>
            <w:r w:rsidRPr="00B05055">
              <w:rPr>
                <w:sz w:val="16"/>
                <w:szCs w:val="16"/>
              </w:rPr>
              <w:t>40X12X5</w:t>
            </w:r>
          </w:p>
        </w:tc>
        <w:tc>
          <w:tcPr>
            <w:tcW w:w="720" w:type="dxa"/>
            <w:noWrap/>
            <w:vAlign w:val="center"/>
            <w:hideMark/>
          </w:tcPr>
          <w:p w14:paraId="56AEA678" w14:textId="77777777" w:rsidR="005B1D7A" w:rsidRPr="00B05055" w:rsidRDefault="005B1D7A" w:rsidP="00F559DD">
            <w:pPr>
              <w:rPr>
                <w:sz w:val="16"/>
                <w:szCs w:val="16"/>
              </w:rPr>
            </w:pPr>
            <w:r w:rsidRPr="00B05055">
              <w:rPr>
                <w:sz w:val="16"/>
                <w:szCs w:val="16"/>
              </w:rPr>
              <w:t>100</w:t>
            </w:r>
          </w:p>
        </w:tc>
        <w:tc>
          <w:tcPr>
            <w:tcW w:w="1216" w:type="dxa"/>
            <w:noWrap/>
            <w:vAlign w:val="center"/>
            <w:hideMark/>
          </w:tcPr>
          <w:p w14:paraId="05352D8D" w14:textId="77777777" w:rsidR="005B1D7A" w:rsidRPr="00B05055" w:rsidRDefault="005B1D7A" w:rsidP="00F559DD">
            <w:pPr>
              <w:jc w:val="center"/>
              <w:rPr>
                <w:sz w:val="16"/>
                <w:szCs w:val="16"/>
              </w:rPr>
            </w:pPr>
            <w:r w:rsidRPr="00B05055">
              <w:rPr>
                <w:sz w:val="16"/>
                <w:szCs w:val="16"/>
              </w:rPr>
              <w:t>$150,000</w:t>
            </w:r>
          </w:p>
        </w:tc>
        <w:tc>
          <w:tcPr>
            <w:tcW w:w="1216" w:type="dxa"/>
            <w:noWrap/>
            <w:vAlign w:val="center"/>
            <w:hideMark/>
          </w:tcPr>
          <w:p w14:paraId="64213989" w14:textId="77777777" w:rsidR="005B1D7A" w:rsidRPr="00B05055" w:rsidRDefault="005B1D7A" w:rsidP="00F559DD">
            <w:pPr>
              <w:jc w:val="center"/>
              <w:rPr>
                <w:sz w:val="16"/>
                <w:szCs w:val="16"/>
              </w:rPr>
            </w:pPr>
            <w:r w:rsidRPr="00B05055">
              <w:rPr>
                <w:sz w:val="16"/>
                <w:szCs w:val="16"/>
              </w:rPr>
              <w:t>$137,250</w:t>
            </w:r>
          </w:p>
        </w:tc>
        <w:tc>
          <w:tcPr>
            <w:tcW w:w="1225" w:type="dxa"/>
            <w:noWrap/>
            <w:vAlign w:val="center"/>
            <w:hideMark/>
          </w:tcPr>
          <w:p w14:paraId="69A92943" w14:textId="77777777" w:rsidR="005B1D7A" w:rsidRPr="00B05055" w:rsidRDefault="005B1D7A" w:rsidP="00F559DD">
            <w:pPr>
              <w:jc w:val="center"/>
              <w:rPr>
                <w:sz w:val="16"/>
                <w:szCs w:val="16"/>
              </w:rPr>
            </w:pPr>
            <w:r w:rsidRPr="00B05055">
              <w:rPr>
                <w:sz w:val="16"/>
                <w:szCs w:val="16"/>
              </w:rPr>
              <w:t>$114,000</w:t>
            </w:r>
          </w:p>
        </w:tc>
        <w:tc>
          <w:tcPr>
            <w:tcW w:w="1205" w:type="dxa"/>
            <w:noWrap/>
            <w:vAlign w:val="center"/>
            <w:hideMark/>
          </w:tcPr>
          <w:p w14:paraId="19A0F025" w14:textId="77777777" w:rsidR="005B1D7A" w:rsidRPr="00B05055" w:rsidRDefault="005B1D7A" w:rsidP="00F559DD">
            <w:pPr>
              <w:jc w:val="center"/>
              <w:rPr>
                <w:sz w:val="16"/>
                <w:szCs w:val="16"/>
              </w:rPr>
            </w:pPr>
            <w:r w:rsidRPr="00B05055">
              <w:rPr>
                <w:sz w:val="16"/>
                <w:szCs w:val="16"/>
              </w:rPr>
              <w:t>$86,250</w:t>
            </w:r>
          </w:p>
        </w:tc>
        <w:tc>
          <w:tcPr>
            <w:tcW w:w="1225" w:type="dxa"/>
            <w:noWrap/>
            <w:vAlign w:val="center"/>
            <w:hideMark/>
          </w:tcPr>
          <w:p w14:paraId="4E297822" w14:textId="77777777" w:rsidR="005B1D7A" w:rsidRPr="00B05055" w:rsidRDefault="005B1D7A" w:rsidP="00F559DD">
            <w:pPr>
              <w:jc w:val="center"/>
              <w:rPr>
                <w:sz w:val="16"/>
                <w:szCs w:val="16"/>
              </w:rPr>
            </w:pPr>
            <w:r w:rsidRPr="00B05055">
              <w:rPr>
                <w:sz w:val="16"/>
                <w:szCs w:val="16"/>
              </w:rPr>
              <w:t>$56,250</w:t>
            </w:r>
          </w:p>
        </w:tc>
        <w:tc>
          <w:tcPr>
            <w:tcW w:w="1170" w:type="dxa"/>
            <w:noWrap/>
            <w:vAlign w:val="center"/>
            <w:hideMark/>
          </w:tcPr>
          <w:p w14:paraId="27F28F23" w14:textId="77777777" w:rsidR="005B1D7A" w:rsidRPr="00B05055" w:rsidRDefault="005B1D7A" w:rsidP="00F559DD">
            <w:pPr>
              <w:jc w:val="center"/>
              <w:rPr>
                <w:sz w:val="16"/>
                <w:szCs w:val="16"/>
              </w:rPr>
            </w:pPr>
            <w:r w:rsidRPr="00B05055">
              <w:rPr>
                <w:sz w:val="16"/>
                <w:szCs w:val="16"/>
              </w:rPr>
              <w:t>$34,500</w:t>
            </w:r>
          </w:p>
        </w:tc>
        <w:tc>
          <w:tcPr>
            <w:tcW w:w="1291" w:type="dxa"/>
            <w:noWrap/>
            <w:vAlign w:val="center"/>
            <w:hideMark/>
          </w:tcPr>
          <w:p w14:paraId="1F6A02F0" w14:textId="77777777" w:rsidR="005B1D7A" w:rsidRPr="00B05055" w:rsidRDefault="005B1D7A" w:rsidP="00F559DD">
            <w:pPr>
              <w:jc w:val="center"/>
              <w:rPr>
                <w:sz w:val="16"/>
                <w:szCs w:val="16"/>
              </w:rPr>
            </w:pPr>
            <w:r w:rsidRPr="00B05055">
              <w:rPr>
                <w:sz w:val="16"/>
                <w:szCs w:val="16"/>
              </w:rPr>
              <w:t>$30,000</w:t>
            </w:r>
          </w:p>
        </w:tc>
      </w:tr>
      <w:tr w:rsidR="005B1D7A" w:rsidRPr="00B05055" w14:paraId="7F085E0D" w14:textId="77777777" w:rsidTr="00F559DD">
        <w:trPr>
          <w:cantSplit/>
          <w:trHeight w:val="288"/>
          <w:jc w:val="center"/>
        </w:trPr>
        <w:tc>
          <w:tcPr>
            <w:tcW w:w="10518" w:type="dxa"/>
            <w:gridSpan w:val="9"/>
            <w:noWrap/>
            <w:vAlign w:val="center"/>
            <w:hideMark/>
          </w:tcPr>
          <w:p w14:paraId="25EFE3F1" w14:textId="77777777" w:rsidR="005B1D7A" w:rsidRPr="00B05055" w:rsidRDefault="005B1D7A" w:rsidP="00F559DD">
            <w:pPr>
              <w:jc w:val="center"/>
              <w:rPr>
                <w:sz w:val="16"/>
                <w:szCs w:val="16"/>
              </w:rPr>
            </w:pPr>
            <w:r w:rsidRPr="00B05055">
              <w:rPr>
                <w:sz w:val="16"/>
                <w:szCs w:val="16"/>
              </w:rPr>
              <w:t>Spud</w:t>
            </w:r>
          </w:p>
        </w:tc>
      </w:tr>
      <w:tr w:rsidR="005B1D7A" w:rsidRPr="00B05055" w14:paraId="6F3836CE" w14:textId="77777777" w:rsidTr="00F559DD">
        <w:trPr>
          <w:cantSplit/>
          <w:trHeight w:val="216"/>
          <w:jc w:val="center"/>
        </w:trPr>
        <w:tc>
          <w:tcPr>
            <w:tcW w:w="1250" w:type="dxa"/>
            <w:noWrap/>
            <w:vAlign w:val="center"/>
          </w:tcPr>
          <w:p w14:paraId="7F0D2031" w14:textId="77777777" w:rsidR="005B1D7A" w:rsidRPr="00B05055" w:rsidRDefault="005B1D7A" w:rsidP="00F559DD">
            <w:pPr>
              <w:jc w:val="center"/>
              <w:rPr>
                <w:sz w:val="16"/>
                <w:szCs w:val="16"/>
              </w:rPr>
            </w:pPr>
            <w:r w:rsidRPr="00B05055">
              <w:rPr>
                <w:sz w:val="16"/>
                <w:szCs w:val="16"/>
              </w:rPr>
              <w:t>90X20</w:t>
            </w:r>
          </w:p>
        </w:tc>
        <w:tc>
          <w:tcPr>
            <w:tcW w:w="720" w:type="dxa"/>
            <w:noWrap/>
            <w:vAlign w:val="center"/>
          </w:tcPr>
          <w:p w14:paraId="3598E13A" w14:textId="77777777" w:rsidR="005B1D7A" w:rsidRPr="00B05055" w:rsidRDefault="005B1D7A" w:rsidP="00F559DD">
            <w:pPr>
              <w:rPr>
                <w:sz w:val="16"/>
                <w:szCs w:val="16"/>
              </w:rPr>
            </w:pPr>
            <w:r w:rsidRPr="00B05055">
              <w:rPr>
                <w:sz w:val="16"/>
                <w:szCs w:val="16"/>
              </w:rPr>
              <w:t>130</w:t>
            </w:r>
          </w:p>
        </w:tc>
        <w:tc>
          <w:tcPr>
            <w:tcW w:w="1216" w:type="dxa"/>
            <w:noWrap/>
            <w:vAlign w:val="center"/>
          </w:tcPr>
          <w:p w14:paraId="4505376D" w14:textId="77777777" w:rsidR="005B1D7A" w:rsidRPr="00B05055" w:rsidRDefault="005B1D7A" w:rsidP="00F559DD">
            <w:pPr>
              <w:jc w:val="center"/>
              <w:rPr>
                <w:sz w:val="16"/>
                <w:szCs w:val="16"/>
              </w:rPr>
            </w:pPr>
            <w:r w:rsidRPr="00B05055">
              <w:rPr>
                <w:sz w:val="16"/>
                <w:szCs w:val="16"/>
              </w:rPr>
              <w:t>$300,000</w:t>
            </w:r>
          </w:p>
        </w:tc>
        <w:tc>
          <w:tcPr>
            <w:tcW w:w="1216" w:type="dxa"/>
            <w:noWrap/>
            <w:vAlign w:val="center"/>
          </w:tcPr>
          <w:p w14:paraId="742C23C4" w14:textId="77777777" w:rsidR="005B1D7A" w:rsidRPr="00B05055" w:rsidRDefault="005B1D7A" w:rsidP="00F559DD">
            <w:pPr>
              <w:jc w:val="center"/>
              <w:rPr>
                <w:sz w:val="16"/>
                <w:szCs w:val="16"/>
              </w:rPr>
            </w:pPr>
            <w:r w:rsidRPr="00B05055">
              <w:rPr>
                <w:sz w:val="16"/>
                <w:szCs w:val="16"/>
              </w:rPr>
              <w:t>$274,500</w:t>
            </w:r>
          </w:p>
        </w:tc>
        <w:tc>
          <w:tcPr>
            <w:tcW w:w="1225" w:type="dxa"/>
            <w:noWrap/>
            <w:vAlign w:val="center"/>
          </w:tcPr>
          <w:p w14:paraId="5C6507DE" w14:textId="77777777" w:rsidR="005B1D7A" w:rsidRPr="00B05055" w:rsidRDefault="005B1D7A" w:rsidP="00F559DD">
            <w:pPr>
              <w:jc w:val="center"/>
              <w:rPr>
                <w:sz w:val="16"/>
                <w:szCs w:val="16"/>
              </w:rPr>
            </w:pPr>
            <w:r w:rsidRPr="00B05055">
              <w:rPr>
                <w:sz w:val="16"/>
                <w:szCs w:val="16"/>
              </w:rPr>
              <w:t>$228,000</w:t>
            </w:r>
          </w:p>
        </w:tc>
        <w:tc>
          <w:tcPr>
            <w:tcW w:w="1205" w:type="dxa"/>
            <w:noWrap/>
            <w:vAlign w:val="center"/>
          </w:tcPr>
          <w:p w14:paraId="2AEBBE9E" w14:textId="77777777" w:rsidR="005B1D7A" w:rsidRPr="00B05055" w:rsidRDefault="005B1D7A" w:rsidP="00F559DD">
            <w:pPr>
              <w:jc w:val="center"/>
              <w:rPr>
                <w:sz w:val="16"/>
                <w:szCs w:val="16"/>
              </w:rPr>
            </w:pPr>
            <w:r w:rsidRPr="00B05055">
              <w:rPr>
                <w:sz w:val="16"/>
                <w:szCs w:val="16"/>
              </w:rPr>
              <w:t>$172,500</w:t>
            </w:r>
          </w:p>
        </w:tc>
        <w:tc>
          <w:tcPr>
            <w:tcW w:w="1225" w:type="dxa"/>
            <w:noWrap/>
            <w:vAlign w:val="center"/>
          </w:tcPr>
          <w:p w14:paraId="30FC8D9D" w14:textId="77777777" w:rsidR="005B1D7A" w:rsidRPr="00B05055" w:rsidRDefault="005B1D7A" w:rsidP="00F559DD">
            <w:pPr>
              <w:jc w:val="center"/>
              <w:rPr>
                <w:sz w:val="16"/>
                <w:szCs w:val="16"/>
              </w:rPr>
            </w:pPr>
            <w:r w:rsidRPr="00B05055">
              <w:rPr>
                <w:sz w:val="16"/>
                <w:szCs w:val="16"/>
              </w:rPr>
              <w:t>$112,500</w:t>
            </w:r>
          </w:p>
        </w:tc>
        <w:tc>
          <w:tcPr>
            <w:tcW w:w="1170" w:type="dxa"/>
            <w:noWrap/>
            <w:vAlign w:val="center"/>
          </w:tcPr>
          <w:p w14:paraId="63D18E2F" w14:textId="77777777" w:rsidR="005B1D7A" w:rsidRPr="00B05055" w:rsidRDefault="005B1D7A" w:rsidP="00F559DD">
            <w:pPr>
              <w:jc w:val="center"/>
              <w:rPr>
                <w:sz w:val="16"/>
                <w:szCs w:val="16"/>
              </w:rPr>
            </w:pPr>
            <w:r w:rsidRPr="00B05055">
              <w:rPr>
                <w:sz w:val="16"/>
                <w:szCs w:val="16"/>
              </w:rPr>
              <w:t>$69,000</w:t>
            </w:r>
          </w:p>
        </w:tc>
        <w:tc>
          <w:tcPr>
            <w:tcW w:w="1291" w:type="dxa"/>
            <w:noWrap/>
            <w:vAlign w:val="center"/>
          </w:tcPr>
          <w:p w14:paraId="79488C38" w14:textId="77777777" w:rsidR="005B1D7A" w:rsidRPr="00B05055" w:rsidRDefault="005B1D7A" w:rsidP="00F559DD">
            <w:pPr>
              <w:jc w:val="center"/>
              <w:rPr>
                <w:sz w:val="16"/>
                <w:szCs w:val="16"/>
              </w:rPr>
            </w:pPr>
            <w:r w:rsidRPr="00B05055">
              <w:rPr>
                <w:sz w:val="16"/>
                <w:szCs w:val="16"/>
              </w:rPr>
              <w:t>$60,000</w:t>
            </w:r>
          </w:p>
        </w:tc>
      </w:tr>
      <w:tr w:rsidR="005B1D7A" w:rsidRPr="00B05055" w14:paraId="63A66AA3" w14:textId="77777777" w:rsidTr="00F559DD">
        <w:trPr>
          <w:cantSplit/>
          <w:trHeight w:val="216"/>
          <w:jc w:val="center"/>
        </w:trPr>
        <w:tc>
          <w:tcPr>
            <w:tcW w:w="1250" w:type="dxa"/>
            <w:noWrap/>
            <w:vAlign w:val="center"/>
          </w:tcPr>
          <w:p w14:paraId="5A9B5D6B" w14:textId="77777777" w:rsidR="005B1D7A" w:rsidRPr="00B05055" w:rsidRDefault="005B1D7A" w:rsidP="00F559DD">
            <w:pPr>
              <w:jc w:val="center"/>
              <w:rPr>
                <w:sz w:val="16"/>
                <w:szCs w:val="16"/>
              </w:rPr>
            </w:pPr>
            <w:r w:rsidRPr="00B05055">
              <w:rPr>
                <w:sz w:val="16"/>
                <w:szCs w:val="16"/>
              </w:rPr>
              <w:t>100X25</w:t>
            </w:r>
          </w:p>
        </w:tc>
        <w:tc>
          <w:tcPr>
            <w:tcW w:w="720" w:type="dxa"/>
            <w:noWrap/>
            <w:vAlign w:val="center"/>
          </w:tcPr>
          <w:p w14:paraId="155BB0F5" w14:textId="77777777" w:rsidR="005B1D7A" w:rsidRPr="00B05055" w:rsidRDefault="005B1D7A" w:rsidP="00F559DD">
            <w:pPr>
              <w:rPr>
                <w:sz w:val="16"/>
                <w:szCs w:val="16"/>
              </w:rPr>
            </w:pPr>
            <w:r w:rsidRPr="00B05055">
              <w:rPr>
                <w:sz w:val="16"/>
                <w:szCs w:val="16"/>
              </w:rPr>
              <w:t>175</w:t>
            </w:r>
          </w:p>
        </w:tc>
        <w:tc>
          <w:tcPr>
            <w:tcW w:w="1216" w:type="dxa"/>
            <w:noWrap/>
            <w:vAlign w:val="center"/>
          </w:tcPr>
          <w:p w14:paraId="79A06DBC" w14:textId="77777777" w:rsidR="005B1D7A" w:rsidRPr="00B05055" w:rsidRDefault="005B1D7A" w:rsidP="00F559DD">
            <w:pPr>
              <w:jc w:val="center"/>
              <w:rPr>
                <w:sz w:val="16"/>
                <w:szCs w:val="16"/>
              </w:rPr>
            </w:pPr>
            <w:r w:rsidRPr="00B05055">
              <w:rPr>
                <w:sz w:val="16"/>
                <w:szCs w:val="16"/>
              </w:rPr>
              <w:t>$325,000</w:t>
            </w:r>
          </w:p>
        </w:tc>
        <w:tc>
          <w:tcPr>
            <w:tcW w:w="1216" w:type="dxa"/>
            <w:noWrap/>
            <w:vAlign w:val="center"/>
          </w:tcPr>
          <w:p w14:paraId="1A9EB11F" w14:textId="77777777" w:rsidR="005B1D7A" w:rsidRPr="00B05055" w:rsidRDefault="005B1D7A" w:rsidP="00F559DD">
            <w:pPr>
              <w:jc w:val="center"/>
              <w:rPr>
                <w:sz w:val="16"/>
                <w:szCs w:val="16"/>
              </w:rPr>
            </w:pPr>
            <w:r w:rsidRPr="00B05055">
              <w:rPr>
                <w:sz w:val="16"/>
                <w:szCs w:val="16"/>
              </w:rPr>
              <w:t>$297,375</w:t>
            </w:r>
          </w:p>
        </w:tc>
        <w:tc>
          <w:tcPr>
            <w:tcW w:w="1225" w:type="dxa"/>
            <w:noWrap/>
            <w:vAlign w:val="center"/>
          </w:tcPr>
          <w:p w14:paraId="54FDB46C" w14:textId="77777777" w:rsidR="005B1D7A" w:rsidRPr="00B05055" w:rsidRDefault="005B1D7A" w:rsidP="00F559DD">
            <w:pPr>
              <w:jc w:val="center"/>
              <w:rPr>
                <w:sz w:val="16"/>
                <w:szCs w:val="16"/>
              </w:rPr>
            </w:pPr>
            <w:r w:rsidRPr="00B05055">
              <w:rPr>
                <w:sz w:val="16"/>
                <w:szCs w:val="16"/>
              </w:rPr>
              <w:t>$247,000</w:t>
            </w:r>
          </w:p>
        </w:tc>
        <w:tc>
          <w:tcPr>
            <w:tcW w:w="1205" w:type="dxa"/>
            <w:noWrap/>
            <w:vAlign w:val="center"/>
          </w:tcPr>
          <w:p w14:paraId="23FF7BFC" w14:textId="77777777" w:rsidR="005B1D7A" w:rsidRPr="00B05055" w:rsidRDefault="005B1D7A" w:rsidP="00F559DD">
            <w:pPr>
              <w:jc w:val="center"/>
              <w:rPr>
                <w:sz w:val="16"/>
                <w:szCs w:val="16"/>
              </w:rPr>
            </w:pPr>
            <w:r w:rsidRPr="00B05055">
              <w:rPr>
                <w:sz w:val="16"/>
                <w:szCs w:val="16"/>
              </w:rPr>
              <w:t>$186,875</w:t>
            </w:r>
          </w:p>
        </w:tc>
        <w:tc>
          <w:tcPr>
            <w:tcW w:w="1225" w:type="dxa"/>
            <w:noWrap/>
            <w:vAlign w:val="center"/>
          </w:tcPr>
          <w:p w14:paraId="1B4449D7" w14:textId="77777777" w:rsidR="005B1D7A" w:rsidRPr="00B05055" w:rsidRDefault="005B1D7A" w:rsidP="00F559DD">
            <w:pPr>
              <w:jc w:val="center"/>
              <w:rPr>
                <w:sz w:val="16"/>
                <w:szCs w:val="16"/>
              </w:rPr>
            </w:pPr>
            <w:r w:rsidRPr="00B05055">
              <w:rPr>
                <w:sz w:val="16"/>
                <w:szCs w:val="16"/>
              </w:rPr>
              <w:t>$121,875</w:t>
            </w:r>
          </w:p>
        </w:tc>
        <w:tc>
          <w:tcPr>
            <w:tcW w:w="1170" w:type="dxa"/>
            <w:noWrap/>
            <w:vAlign w:val="center"/>
          </w:tcPr>
          <w:p w14:paraId="25D18809" w14:textId="77777777" w:rsidR="005B1D7A" w:rsidRPr="00B05055" w:rsidRDefault="005B1D7A" w:rsidP="00F559DD">
            <w:pPr>
              <w:jc w:val="center"/>
              <w:rPr>
                <w:sz w:val="16"/>
                <w:szCs w:val="16"/>
              </w:rPr>
            </w:pPr>
            <w:r w:rsidRPr="00B05055">
              <w:rPr>
                <w:sz w:val="16"/>
                <w:szCs w:val="16"/>
              </w:rPr>
              <w:t>$74,750</w:t>
            </w:r>
          </w:p>
        </w:tc>
        <w:tc>
          <w:tcPr>
            <w:tcW w:w="1291" w:type="dxa"/>
            <w:noWrap/>
            <w:vAlign w:val="center"/>
          </w:tcPr>
          <w:p w14:paraId="725C8D52" w14:textId="77777777" w:rsidR="005B1D7A" w:rsidRPr="00B05055" w:rsidRDefault="005B1D7A" w:rsidP="00F559DD">
            <w:pPr>
              <w:jc w:val="center"/>
              <w:rPr>
                <w:sz w:val="16"/>
                <w:szCs w:val="16"/>
              </w:rPr>
            </w:pPr>
            <w:r w:rsidRPr="00B05055">
              <w:rPr>
                <w:sz w:val="16"/>
                <w:szCs w:val="16"/>
              </w:rPr>
              <w:t>$65,000</w:t>
            </w:r>
          </w:p>
        </w:tc>
      </w:tr>
      <w:tr w:rsidR="005B1D7A" w:rsidRPr="00B05055" w14:paraId="08E66B4D" w14:textId="77777777" w:rsidTr="00F559DD">
        <w:trPr>
          <w:cantSplit/>
          <w:trHeight w:val="216"/>
          <w:jc w:val="center"/>
        </w:trPr>
        <w:tc>
          <w:tcPr>
            <w:tcW w:w="1250" w:type="dxa"/>
            <w:noWrap/>
            <w:vAlign w:val="center"/>
            <w:hideMark/>
          </w:tcPr>
          <w:p w14:paraId="0255E621" w14:textId="77777777" w:rsidR="005B1D7A" w:rsidRPr="00B05055" w:rsidRDefault="005B1D7A" w:rsidP="00F559DD">
            <w:pPr>
              <w:jc w:val="center"/>
              <w:rPr>
                <w:sz w:val="16"/>
                <w:szCs w:val="16"/>
              </w:rPr>
            </w:pPr>
            <w:r w:rsidRPr="00B05055">
              <w:rPr>
                <w:sz w:val="16"/>
                <w:szCs w:val="16"/>
              </w:rPr>
              <w:t>110x30</w:t>
            </w:r>
          </w:p>
        </w:tc>
        <w:tc>
          <w:tcPr>
            <w:tcW w:w="720" w:type="dxa"/>
            <w:noWrap/>
            <w:vAlign w:val="center"/>
          </w:tcPr>
          <w:p w14:paraId="346A3D95" w14:textId="77777777" w:rsidR="005B1D7A" w:rsidRPr="00B05055" w:rsidRDefault="005B1D7A" w:rsidP="00F559DD">
            <w:pPr>
              <w:rPr>
                <w:sz w:val="16"/>
                <w:szCs w:val="16"/>
              </w:rPr>
            </w:pPr>
            <w:r w:rsidRPr="00B05055">
              <w:rPr>
                <w:sz w:val="16"/>
                <w:szCs w:val="16"/>
              </w:rPr>
              <w:t>200</w:t>
            </w:r>
          </w:p>
        </w:tc>
        <w:tc>
          <w:tcPr>
            <w:tcW w:w="1216" w:type="dxa"/>
            <w:noWrap/>
            <w:vAlign w:val="center"/>
            <w:hideMark/>
          </w:tcPr>
          <w:p w14:paraId="6AC93C72" w14:textId="77777777" w:rsidR="005B1D7A" w:rsidRPr="00B05055" w:rsidRDefault="005B1D7A" w:rsidP="00F559DD">
            <w:pPr>
              <w:jc w:val="center"/>
              <w:rPr>
                <w:sz w:val="16"/>
                <w:szCs w:val="16"/>
              </w:rPr>
            </w:pPr>
            <w:r w:rsidRPr="00B05055">
              <w:rPr>
                <w:sz w:val="16"/>
                <w:szCs w:val="16"/>
              </w:rPr>
              <w:t>$350,000</w:t>
            </w:r>
          </w:p>
        </w:tc>
        <w:tc>
          <w:tcPr>
            <w:tcW w:w="1216" w:type="dxa"/>
            <w:noWrap/>
            <w:vAlign w:val="center"/>
            <w:hideMark/>
          </w:tcPr>
          <w:p w14:paraId="4520BE8D" w14:textId="77777777" w:rsidR="005B1D7A" w:rsidRPr="00B05055" w:rsidRDefault="005B1D7A" w:rsidP="00F559DD">
            <w:pPr>
              <w:jc w:val="center"/>
              <w:rPr>
                <w:sz w:val="16"/>
                <w:szCs w:val="16"/>
              </w:rPr>
            </w:pPr>
            <w:r w:rsidRPr="00B05055">
              <w:rPr>
                <w:sz w:val="16"/>
                <w:szCs w:val="16"/>
              </w:rPr>
              <w:t>$320,250</w:t>
            </w:r>
          </w:p>
        </w:tc>
        <w:tc>
          <w:tcPr>
            <w:tcW w:w="1225" w:type="dxa"/>
            <w:noWrap/>
            <w:vAlign w:val="center"/>
            <w:hideMark/>
          </w:tcPr>
          <w:p w14:paraId="143AF8AC" w14:textId="77777777" w:rsidR="005B1D7A" w:rsidRPr="00B05055" w:rsidRDefault="005B1D7A" w:rsidP="00F559DD">
            <w:pPr>
              <w:jc w:val="center"/>
              <w:rPr>
                <w:sz w:val="16"/>
                <w:szCs w:val="16"/>
              </w:rPr>
            </w:pPr>
            <w:r w:rsidRPr="00B05055">
              <w:rPr>
                <w:sz w:val="16"/>
                <w:szCs w:val="16"/>
              </w:rPr>
              <w:t>$266,000</w:t>
            </w:r>
          </w:p>
        </w:tc>
        <w:tc>
          <w:tcPr>
            <w:tcW w:w="1205" w:type="dxa"/>
            <w:noWrap/>
            <w:vAlign w:val="center"/>
            <w:hideMark/>
          </w:tcPr>
          <w:p w14:paraId="3562A2F8" w14:textId="77777777" w:rsidR="005B1D7A" w:rsidRPr="00B05055" w:rsidRDefault="005B1D7A" w:rsidP="00F559DD">
            <w:pPr>
              <w:jc w:val="center"/>
              <w:rPr>
                <w:sz w:val="16"/>
                <w:szCs w:val="16"/>
              </w:rPr>
            </w:pPr>
            <w:r w:rsidRPr="00B05055">
              <w:rPr>
                <w:sz w:val="16"/>
                <w:szCs w:val="16"/>
              </w:rPr>
              <w:t>$201,250</w:t>
            </w:r>
          </w:p>
        </w:tc>
        <w:tc>
          <w:tcPr>
            <w:tcW w:w="1225" w:type="dxa"/>
            <w:noWrap/>
            <w:vAlign w:val="center"/>
            <w:hideMark/>
          </w:tcPr>
          <w:p w14:paraId="2412DEAF" w14:textId="77777777" w:rsidR="005B1D7A" w:rsidRPr="00B05055" w:rsidRDefault="005B1D7A" w:rsidP="00F559DD">
            <w:pPr>
              <w:jc w:val="center"/>
              <w:rPr>
                <w:sz w:val="16"/>
                <w:szCs w:val="16"/>
              </w:rPr>
            </w:pPr>
            <w:r w:rsidRPr="00B05055">
              <w:rPr>
                <w:sz w:val="16"/>
                <w:szCs w:val="16"/>
              </w:rPr>
              <w:t>$131,250</w:t>
            </w:r>
          </w:p>
        </w:tc>
        <w:tc>
          <w:tcPr>
            <w:tcW w:w="1170" w:type="dxa"/>
            <w:noWrap/>
            <w:vAlign w:val="center"/>
            <w:hideMark/>
          </w:tcPr>
          <w:p w14:paraId="02F5AA35" w14:textId="77777777" w:rsidR="005B1D7A" w:rsidRPr="00B05055" w:rsidRDefault="005B1D7A" w:rsidP="00F559DD">
            <w:pPr>
              <w:jc w:val="center"/>
              <w:rPr>
                <w:sz w:val="16"/>
                <w:szCs w:val="16"/>
              </w:rPr>
            </w:pPr>
            <w:r w:rsidRPr="00B05055">
              <w:rPr>
                <w:sz w:val="16"/>
                <w:szCs w:val="16"/>
              </w:rPr>
              <w:t>$80,500</w:t>
            </w:r>
          </w:p>
        </w:tc>
        <w:tc>
          <w:tcPr>
            <w:tcW w:w="1291" w:type="dxa"/>
            <w:noWrap/>
            <w:vAlign w:val="center"/>
            <w:hideMark/>
          </w:tcPr>
          <w:p w14:paraId="258F636F" w14:textId="77777777" w:rsidR="005B1D7A" w:rsidRPr="00B05055" w:rsidRDefault="005B1D7A" w:rsidP="00F559DD">
            <w:pPr>
              <w:jc w:val="center"/>
              <w:rPr>
                <w:sz w:val="16"/>
                <w:szCs w:val="16"/>
              </w:rPr>
            </w:pPr>
            <w:r w:rsidRPr="00B05055">
              <w:rPr>
                <w:sz w:val="16"/>
                <w:szCs w:val="16"/>
              </w:rPr>
              <w:t>$70,000</w:t>
            </w:r>
          </w:p>
        </w:tc>
      </w:tr>
      <w:tr w:rsidR="005B1D7A" w:rsidRPr="00B05055" w14:paraId="0C1999AF" w14:textId="77777777" w:rsidTr="00F559DD">
        <w:trPr>
          <w:cantSplit/>
          <w:trHeight w:val="216"/>
          <w:jc w:val="center"/>
        </w:trPr>
        <w:tc>
          <w:tcPr>
            <w:tcW w:w="1250" w:type="dxa"/>
            <w:noWrap/>
            <w:vAlign w:val="center"/>
            <w:hideMark/>
          </w:tcPr>
          <w:p w14:paraId="0AAF2884" w14:textId="77777777" w:rsidR="005B1D7A" w:rsidRPr="00B05055" w:rsidRDefault="005B1D7A" w:rsidP="00F559DD">
            <w:pPr>
              <w:jc w:val="center"/>
              <w:rPr>
                <w:sz w:val="16"/>
                <w:szCs w:val="16"/>
              </w:rPr>
            </w:pPr>
            <w:r w:rsidRPr="00B05055">
              <w:rPr>
                <w:sz w:val="16"/>
                <w:szCs w:val="16"/>
              </w:rPr>
              <w:t>120X30</w:t>
            </w:r>
          </w:p>
        </w:tc>
        <w:tc>
          <w:tcPr>
            <w:tcW w:w="720" w:type="dxa"/>
            <w:noWrap/>
            <w:vAlign w:val="center"/>
          </w:tcPr>
          <w:p w14:paraId="7CB204A0" w14:textId="77777777" w:rsidR="005B1D7A" w:rsidRPr="00B05055" w:rsidRDefault="005B1D7A" w:rsidP="00F559DD">
            <w:pPr>
              <w:rPr>
                <w:sz w:val="16"/>
                <w:szCs w:val="16"/>
              </w:rPr>
            </w:pPr>
            <w:r w:rsidRPr="00B05055">
              <w:rPr>
                <w:sz w:val="16"/>
                <w:szCs w:val="16"/>
              </w:rPr>
              <w:t>350</w:t>
            </w:r>
          </w:p>
        </w:tc>
        <w:tc>
          <w:tcPr>
            <w:tcW w:w="1216" w:type="dxa"/>
            <w:noWrap/>
            <w:vAlign w:val="center"/>
            <w:hideMark/>
          </w:tcPr>
          <w:p w14:paraId="54686290" w14:textId="77777777" w:rsidR="005B1D7A" w:rsidRPr="00B05055" w:rsidRDefault="005B1D7A" w:rsidP="00F559DD">
            <w:pPr>
              <w:jc w:val="center"/>
              <w:rPr>
                <w:sz w:val="16"/>
                <w:szCs w:val="16"/>
              </w:rPr>
            </w:pPr>
            <w:r w:rsidRPr="00B05055">
              <w:rPr>
                <w:sz w:val="16"/>
                <w:szCs w:val="16"/>
              </w:rPr>
              <w:t>$750,000</w:t>
            </w:r>
          </w:p>
        </w:tc>
        <w:tc>
          <w:tcPr>
            <w:tcW w:w="1216" w:type="dxa"/>
            <w:noWrap/>
            <w:vAlign w:val="center"/>
            <w:hideMark/>
          </w:tcPr>
          <w:p w14:paraId="439A12A4" w14:textId="77777777" w:rsidR="005B1D7A" w:rsidRPr="00B05055" w:rsidRDefault="005B1D7A" w:rsidP="00F559DD">
            <w:pPr>
              <w:jc w:val="center"/>
              <w:rPr>
                <w:sz w:val="16"/>
                <w:szCs w:val="16"/>
              </w:rPr>
            </w:pPr>
            <w:r w:rsidRPr="00B05055">
              <w:rPr>
                <w:sz w:val="16"/>
                <w:szCs w:val="16"/>
              </w:rPr>
              <w:t>$686,250</w:t>
            </w:r>
          </w:p>
        </w:tc>
        <w:tc>
          <w:tcPr>
            <w:tcW w:w="1225" w:type="dxa"/>
            <w:noWrap/>
            <w:vAlign w:val="center"/>
            <w:hideMark/>
          </w:tcPr>
          <w:p w14:paraId="08C9FFBD" w14:textId="77777777" w:rsidR="005B1D7A" w:rsidRPr="00B05055" w:rsidRDefault="005B1D7A" w:rsidP="00F559DD">
            <w:pPr>
              <w:jc w:val="center"/>
              <w:rPr>
                <w:sz w:val="16"/>
                <w:szCs w:val="16"/>
              </w:rPr>
            </w:pPr>
            <w:r w:rsidRPr="00B05055">
              <w:rPr>
                <w:sz w:val="16"/>
                <w:szCs w:val="16"/>
              </w:rPr>
              <w:t>$570,000</w:t>
            </w:r>
          </w:p>
        </w:tc>
        <w:tc>
          <w:tcPr>
            <w:tcW w:w="1205" w:type="dxa"/>
            <w:noWrap/>
            <w:vAlign w:val="center"/>
            <w:hideMark/>
          </w:tcPr>
          <w:p w14:paraId="4864A730" w14:textId="77777777" w:rsidR="005B1D7A" w:rsidRPr="00B05055" w:rsidRDefault="005B1D7A" w:rsidP="00F559DD">
            <w:pPr>
              <w:jc w:val="center"/>
              <w:rPr>
                <w:sz w:val="16"/>
                <w:szCs w:val="16"/>
              </w:rPr>
            </w:pPr>
            <w:r w:rsidRPr="00B05055">
              <w:rPr>
                <w:sz w:val="16"/>
                <w:szCs w:val="16"/>
              </w:rPr>
              <w:t>$431,250</w:t>
            </w:r>
          </w:p>
        </w:tc>
        <w:tc>
          <w:tcPr>
            <w:tcW w:w="1225" w:type="dxa"/>
            <w:noWrap/>
            <w:vAlign w:val="center"/>
            <w:hideMark/>
          </w:tcPr>
          <w:p w14:paraId="586EB8BF" w14:textId="77777777" w:rsidR="005B1D7A" w:rsidRPr="00B05055" w:rsidRDefault="005B1D7A" w:rsidP="00F559DD">
            <w:pPr>
              <w:jc w:val="center"/>
              <w:rPr>
                <w:sz w:val="16"/>
                <w:szCs w:val="16"/>
              </w:rPr>
            </w:pPr>
            <w:r w:rsidRPr="00B05055">
              <w:rPr>
                <w:sz w:val="16"/>
                <w:szCs w:val="16"/>
              </w:rPr>
              <w:t>$281,250</w:t>
            </w:r>
          </w:p>
        </w:tc>
        <w:tc>
          <w:tcPr>
            <w:tcW w:w="1170" w:type="dxa"/>
            <w:noWrap/>
            <w:vAlign w:val="center"/>
            <w:hideMark/>
          </w:tcPr>
          <w:p w14:paraId="2AB26F33" w14:textId="77777777" w:rsidR="005B1D7A" w:rsidRPr="00B05055" w:rsidRDefault="005B1D7A" w:rsidP="00F559DD">
            <w:pPr>
              <w:jc w:val="center"/>
              <w:rPr>
                <w:sz w:val="16"/>
                <w:szCs w:val="16"/>
              </w:rPr>
            </w:pPr>
            <w:r w:rsidRPr="00B05055">
              <w:rPr>
                <w:sz w:val="16"/>
                <w:szCs w:val="16"/>
              </w:rPr>
              <w:t>$172,500</w:t>
            </w:r>
          </w:p>
        </w:tc>
        <w:tc>
          <w:tcPr>
            <w:tcW w:w="1291" w:type="dxa"/>
            <w:noWrap/>
            <w:vAlign w:val="center"/>
            <w:hideMark/>
          </w:tcPr>
          <w:p w14:paraId="1A60BC04" w14:textId="77777777" w:rsidR="005B1D7A" w:rsidRPr="00B05055" w:rsidRDefault="005B1D7A" w:rsidP="00F559DD">
            <w:pPr>
              <w:jc w:val="center"/>
              <w:rPr>
                <w:sz w:val="16"/>
                <w:szCs w:val="16"/>
              </w:rPr>
            </w:pPr>
            <w:r w:rsidRPr="00B05055">
              <w:rPr>
                <w:sz w:val="16"/>
                <w:szCs w:val="16"/>
              </w:rPr>
              <w:t>$150,000</w:t>
            </w:r>
          </w:p>
        </w:tc>
      </w:tr>
      <w:tr w:rsidR="005B1D7A" w:rsidRPr="00B05055" w14:paraId="169E6885" w14:textId="77777777" w:rsidTr="00F559DD">
        <w:trPr>
          <w:cantSplit/>
          <w:trHeight w:val="216"/>
          <w:jc w:val="center"/>
        </w:trPr>
        <w:tc>
          <w:tcPr>
            <w:tcW w:w="1250" w:type="dxa"/>
            <w:noWrap/>
            <w:vAlign w:val="center"/>
            <w:hideMark/>
          </w:tcPr>
          <w:p w14:paraId="4D2972D7" w14:textId="77777777" w:rsidR="005B1D7A" w:rsidRPr="00B05055" w:rsidRDefault="005B1D7A" w:rsidP="00F559DD">
            <w:pPr>
              <w:jc w:val="center"/>
              <w:rPr>
                <w:sz w:val="16"/>
                <w:szCs w:val="16"/>
              </w:rPr>
            </w:pPr>
            <w:r w:rsidRPr="00B05055">
              <w:rPr>
                <w:sz w:val="16"/>
                <w:szCs w:val="16"/>
              </w:rPr>
              <w:t>140X40</w:t>
            </w:r>
          </w:p>
        </w:tc>
        <w:tc>
          <w:tcPr>
            <w:tcW w:w="720" w:type="dxa"/>
            <w:noWrap/>
            <w:vAlign w:val="center"/>
          </w:tcPr>
          <w:p w14:paraId="4A2778A6" w14:textId="77777777" w:rsidR="005B1D7A" w:rsidRPr="00B05055" w:rsidRDefault="005B1D7A" w:rsidP="00F559DD">
            <w:pPr>
              <w:rPr>
                <w:sz w:val="16"/>
                <w:szCs w:val="16"/>
              </w:rPr>
            </w:pPr>
            <w:r w:rsidRPr="00B05055">
              <w:rPr>
                <w:sz w:val="16"/>
                <w:szCs w:val="16"/>
              </w:rPr>
              <w:t>450</w:t>
            </w:r>
          </w:p>
        </w:tc>
        <w:tc>
          <w:tcPr>
            <w:tcW w:w="1216" w:type="dxa"/>
            <w:noWrap/>
            <w:vAlign w:val="center"/>
            <w:hideMark/>
          </w:tcPr>
          <w:p w14:paraId="674C4A46" w14:textId="77777777" w:rsidR="005B1D7A" w:rsidRPr="00B05055" w:rsidRDefault="005B1D7A" w:rsidP="00F559DD">
            <w:pPr>
              <w:jc w:val="center"/>
              <w:rPr>
                <w:sz w:val="16"/>
                <w:szCs w:val="16"/>
              </w:rPr>
            </w:pPr>
            <w:r w:rsidRPr="00B05055">
              <w:rPr>
                <w:sz w:val="16"/>
                <w:szCs w:val="16"/>
              </w:rPr>
              <w:t>$1,200,000</w:t>
            </w:r>
          </w:p>
        </w:tc>
        <w:tc>
          <w:tcPr>
            <w:tcW w:w="1216" w:type="dxa"/>
            <w:noWrap/>
            <w:vAlign w:val="center"/>
            <w:hideMark/>
          </w:tcPr>
          <w:p w14:paraId="74CA54B1" w14:textId="77777777" w:rsidR="005B1D7A" w:rsidRPr="00B05055" w:rsidRDefault="005B1D7A" w:rsidP="00F559DD">
            <w:pPr>
              <w:jc w:val="center"/>
              <w:rPr>
                <w:sz w:val="16"/>
                <w:szCs w:val="16"/>
              </w:rPr>
            </w:pPr>
            <w:r w:rsidRPr="00B05055">
              <w:rPr>
                <w:sz w:val="16"/>
                <w:szCs w:val="16"/>
              </w:rPr>
              <w:t>$1,098,000</w:t>
            </w:r>
          </w:p>
        </w:tc>
        <w:tc>
          <w:tcPr>
            <w:tcW w:w="1225" w:type="dxa"/>
            <w:noWrap/>
            <w:vAlign w:val="center"/>
            <w:hideMark/>
          </w:tcPr>
          <w:p w14:paraId="111FEE68" w14:textId="77777777" w:rsidR="005B1D7A" w:rsidRPr="00B05055" w:rsidRDefault="005B1D7A" w:rsidP="00F559DD">
            <w:pPr>
              <w:jc w:val="center"/>
              <w:rPr>
                <w:sz w:val="16"/>
                <w:szCs w:val="16"/>
              </w:rPr>
            </w:pPr>
            <w:r w:rsidRPr="00B05055">
              <w:rPr>
                <w:sz w:val="16"/>
                <w:szCs w:val="16"/>
              </w:rPr>
              <w:t>$912,000</w:t>
            </w:r>
          </w:p>
        </w:tc>
        <w:tc>
          <w:tcPr>
            <w:tcW w:w="1205" w:type="dxa"/>
            <w:noWrap/>
            <w:vAlign w:val="center"/>
            <w:hideMark/>
          </w:tcPr>
          <w:p w14:paraId="1109D909" w14:textId="77777777" w:rsidR="005B1D7A" w:rsidRPr="00B05055" w:rsidRDefault="005B1D7A" w:rsidP="00F559DD">
            <w:pPr>
              <w:jc w:val="center"/>
              <w:rPr>
                <w:sz w:val="16"/>
                <w:szCs w:val="16"/>
              </w:rPr>
            </w:pPr>
            <w:r w:rsidRPr="00B05055">
              <w:rPr>
                <w:sz w:val="16"/>
                <w:szCs w:val="16"/>
              </w:rPr>
              <w:t>$690,000</w:t>
            </w:r>
          </w:p>
        </w:tc>
        <w:tc>
          <w:tcPr>
            <w:tcW w:w="1225" w:type="dxa"/>
            <w:noWrap/>
            <w:vAlign w:val="center"/>
            <w:hideMark/>
          </w:tcPr>
          <w:p w14:paraId="41D7EC29" w14:textId="77777777" w:rsidR="005B1D7A" w:rsidRPr="00B05055" w:rsidRDefault="005B1D7A" w:rsidP="00F559DD">
            <w:pPr>
              <w:jc w:val="center"/>
              <w:rPr>
                <w:sz w:val="16"/>
                <w:szCs w:val="16"/>
              </w:rPr>
            </w:pPr>
            <w:r w:rsidRPr="00B05055">
              <w:rPr>
                <w:sz w:val="16"/>
                <w:szCs w:val="16"/>
              </w:rPr>
              <w:t>$450,000</w:t>
            </w:r>
          </w:p>
        </w:tc>
        <w:tc>
          <w:tcPr>
            <w:tcW w:w="1170" w:type="dxa"/>
            <w:noWrap/>
            <w:vAlign w:val="center"/>
            <w:hideMark/>
          </w:tcPr>
          <w:p w14:paraId="138BBC16" w14:textId="77777777" w:rsidR="005B1D7A" w:rsidRPr="00B05055" w:rsidRDefault="005B1D7A" w:rsidP="00F559DD">
            <w:pPr>
              <w:jc w:val="center"/>
              <w:rPr>
                <w:sz w:val="16"/>
                <w:szCs w:val="16"/>
              </w:rPr>
            </w:pPr>
            <w:r w:rsidRPr="00B05055">
              <w:rPr>
                <w:sz w:val="16"/>
                <w:szCs w:val="16"/>
              </w:rPr>
              <w:t>$276,000</w:t>
            </w:r>
          </w:p>
        </w:tc>
        <w:tc>
          <w:tcPr>
            <w:tcW w:w="1291" w:type="dxa"/>
            <w:noWrap/>
            <w:vAlign w:val="center"/>
            <w:hideMark/>
          </w:tcPr>
          <w:p w14:paraId="72BB4DA3" w14:textId="77777777" w:rsidR="005B1D7A" w:rsidRPr="00B05055" w:rsidRDefault="005B1D7A" w:rsidP="00F559DD">
            <w:pPr>
              <w:jc w:val="center"/>
              <w:rPr>
                <w:sz w:val="16"/>
                <w:szCs w:val="16"/>
              </w:rPr>
            </w:pPr>
            <w:r w:rsidRPr="00B05055">
              <w:rPr>
                <w:sz w:val="16"/>
                <w:szCs w:val="16"/>
              </w:rPr>
              <w:t>$240,000</w:t>
            </w:r>
          </w:p>
        </w:tc>
      </w:tr>
      <w:tr w:rsidR="005B1D7A" w:rsidRPr="00B05055" w14:paraId="38D4665F" w14:textId="77777777" w:rsidTr="00F559DD">
        <w:trPr>
          <w:cantSplit/>
          <w:trHeight w:val="216"/>
          <w:jc w:val="center"/>
        </w:trPr>
        <w:tc>
          <w:tcPr>
            <w:tcW w:w="1250" w:type="dxa"/>
            <w:noWrap/>
            <w:vAlign w:val="center"/>
            <w:hideMark/>
          </w:tcPr>
          <w:p w14:paraId="561C64FF" w14:textId="77777777" w:rsidR="005B1D7A" w:rsidRPr="00B05055" w:rsidRDefault="005B1D7A" w:rsidP="00F559DD">
            <w:pPr>
              <w:jc w:val="center"/>
              <w:rPr>
                <w:sz w:val="16"/>
                <w:szCs w:val="16"/>
              </w:rPr>
            </w:pPr>
            <w:r w:rsidRPr="00B05055">
              <w:rPr>
                <w:sz w:val="16"/>
                <w:szCs w:val="16"/>
              </w:rPr>
              <w:t>140X45</w:t>
            </w:r>
          </w:p>
        </w:tc>
        <w:tc>
          <w:tcPr>
            <w:tcW w:w="720" w:type="dxa"/>
            <w:noWrap/>
            <w:vAlign w:val="center"/>
          </w:tcPr>
          <w:p w14:paraId="1A5B6AB3" w14:textId="77777777" w:rsidR="005B1D7A" w:rsidRPr="00B05055" w:rsidRDefault="005B1D7A" w:rsidP="00F559DD">
            <w:pPr>
              <w:rPr>
                <w:sz w:val="16"/>
                <w:szCs w:val="16"/>
              </w:rPr>
            </w:pPr>
            <w:r w:rsidRPr="00B05055">
              <w:rPr>
                <w:sz w:val="16"/>
                <w:szCs w:val="16"/>
              </w:rPr>
              <w:t>600</w:t>
            </w:r>
          </w:p>
        </w:tc>
        <w:tc>
          <w:tcPr>
            <w:tcW w:w="1216" w:type="dxa"/>
            <w:noWrap/>
            <w:vAlign w:val="center"/>
            <w:hideMark/>
          </w:tcPr>
          <w:p w14:paraId="40190342" w14:textId="77777777" w:rsidR="005B1D7A" w:rsidRPr="00B05055" w:rsidRDefault="005B1D7A" w:rsidP="00F559DD">
            <w:pPr>
              <w:jc w:val="center"/>
              <w:rPr>
                <w:sz w:val="16"/>
                <w:szCs w:val="16"/>
              </w:rPr>
            </w:pPr>
            <w:r w:rsidRPr="00B05055">
              <w:rPr>
                <w:sz w:val="16"/>
                <w:szCs w:val="16"/>
              </w:rPr>
              <w:t>$1,600,000</w:t>
            </w:r>
          </w:p>
        </w:tc>
        <w:tc>
          <w:tcPr>
            <w:tcW w:w="1216" w:type="dxa"/>
            <w:noWrap/>
            <w:vAlign w:val="center"/>
            <w:hideMark/>
          </w:tcPr>
          <w:p w14:paraId="1A9ED797" w14:textId="77777777" w:rsidR="005B1D7A" w:rsidRPr="00B05055" w:rsidRDefault="005B1D7A" w:rsidP="00F559DD">
            <w:pPr>
              <w:jc w:val="center"/>
              <w:rPr>
                <w:sz w:val="16"/>
                <w:szCs w:val="16"/>
              </w:rPr>
            </w:pPr>
            <w:r w:rsidRPr="00B05055">
              <w:rPr>
                <w:sz w:val="16"/>
                <w:szCs w:val="16"/>
              </w:rPr>
              <w:t>$1,464,000</w:t>
            </w:r>
          </w:p>
        </w:tc>
        <w:tc>
          <w:tcPr>
            <w:tcW w:w="1225" w:type="dxa"/>
            <w:noWrap/>
            <w:vAlign w:val="center"/>
            <w:hideMark/>
          </w:tcPr>
          <w:p w14:paraId="5AC182D0" w14:textId="77777777" w:rsidR="005B1D7A" w:rsidRPr="00B05055" w:rsidRDefault="005B1D7A" w:rsidP="00F559DD">
            <w:pPr>
              <w:jc w:val="center"/>
              <w:rPr>
                <w:sz w:val="16"/>
                <w:szCs w:val="16"/>
              </w:rPr>
            </w:pPr>
            <w:r w:rsidRPr="00B05055">
              <w:rPr>
                <w:sz w:val="16"/>
                <w:szCs w:val="16"/>
              </w:rPr>
              <w:t>$1,216,000</w:t>
            </w:r>
          </w:p>
        </w:tc>
        <w:tc>
          <w:tcPr>
            <w:tcW w:w="1205" w:type="dxa"/>
            <w:noWrap/>
            <w:vAlign w:val="center"/>
            <w:hideMark/>
          </w:tcPr>
          <w:p w14:paraId="4CC43FED" w14:textId="77777777" w:rsidR="005B1D7A" w:rsidRPr="00B05055" w:rsidRDefault="005B1D7A" w:rsidP="00F559DD">
            <w:pPr>
              <w:jc w:val="center"/>
              <w:rPr>
                <w:sz w:val="16"/>
                <w:szCs w:val="16"/>
              </w:rPr>
            </w:pPr>
            <w:r w:rsidRPr="00B05055">
              <w:rPr>
                <w:sz w:val="16"/>
                <w:szCs w:val="16"/>
              </w:rPr>
              <w:t>$920,000</w:t>
            </w:r>
          </w:p>
        </w:tc>
        <w:tc>
          <w:tcPr>
            <w:tcW w:w="1225" w:type="dxa"/>
            <w:noWrap/>
            <w:vAlign w:val="center"/>
            <w:hideMark/>
          </w:tcPr>
          <w:p w14:paraId="1FD54330" w14:textId="77777777" w:rsidR="005B1D7A" w:rsidRPr="00B05055" w:rsidRDefault="005B1D7A" w:rsidP="00F559DD">
            <w:pPr>
              <w:jc w:val="center"/>
              <w:rPr>
                <w:sz w:val="16"/>
                <w:szCs w:val="16"/>
              </w:rPr>
            </w:pPr>
            <w:r w:rsidRPr="00B05055">
              <w:rPr>
                <w:sz w:val="16"/>
                <w:szCs w:val="16"/>
              </w:rPr>
              <w:t>$600,000</w:t>
            </w:r>
          </w:p>
        </w:tc>
        <w:tc>
          <w:tcPr>
            <w:tcW w:w="1170" w:type="dxa"/>
            <w:noWrap/>
            <w:vAlign w:val="center"/>
            <w:hideMark/>
          </w:tcPr>
          <w:p w14:paraId="537F44FB" w14:textId="77777777" w:rsidR="005B1D7A" w:rsidRPr="00B05055" w:rsidRDefault="005B1D7A" w:rsidP="00F559DD">
            <w:pPr>
              <w:jc w:val="center"/>
              <w:rPr>
                <w:sz w:val="16"/>
                <w:szCs w:val="16"/>
              </w:rPr>
            </w:pPr>
            <w:r w:rsidRPr="00B05055">
              <w:rPr>
                <w:sz w:val="16"/>
                <w:szCs w:val="16"/>
              </w:rPr>
              <w:t>$368,000</w:t>
            </w:r>
          </w:p>
        </w:tc>
        <w:tc>
          <w:tcPr>
            <w:tcW w:w="1291" w:type="dxa"/>
            <w:noWrap/>
            <w:vAlign w:val="center"/>
            <w:hideMark/>
          </w:tcPr>
          <w:p w14:paraId="54862208" w14:textId="77777777" w:rsidR="005B1D7A" w:rsidRPr="00B05055" w:rsidRDefault="005B1D7A" w:rsidP="00F559DD">
            <w:pPr>
              <w:jc w:val="center"/>
              <w:rPr>
                <w:sz w:val="16"/>
                <w:szCs w:val="16"/>
              </w:rPr>
            </w:pPr>
            <w:r w:rsidRPr="00B05055">
              <w:rPr>
                <w:sz w:val="16"/>
                <w:szCs w:val="16"/>
              </w:rPr>
              <w:t>$320,000</w:t>
            </w:r>
          </w:p>
        </w:tc>
      </w:tr>
      <w:tr w:rsidR="005B1D7A" w:rsidRPr="00B05055" w14:paraId="0061E9E4" w14:textId="77777777" w:rsidTr="00F559DD">
        <w:trPr>
          <w:cantSplit/>
          <w:trHeight w:val="216"/>
          <w:jc w:val="center"/>
        </w:trPr>
        <w:tc>
          <w:tcPr>
            <w:tcW w:w="1250" w:type="dxa"/>
            <w:noWrap/>
            <w:vAlign w:val="center"/>
            <w:hideMark/>
          </w:tcPr>
          <w:p w14:paraId="47681FB4" w14:textId="77777777" w:rsidR="005B1D7A" w:rsidRPr="00B05055" w:rsidRDefault="005B1D7A" w:rsidP="00F559DD">
            <w:pPr>
              <w:jc w:val="center"/>
              <w:rPr>
                <w:sz w:val="16"/>
                <w:szCs w:val="16"/>
              </w:rPr>
            </w:pPr>
            <w:r w:rsidRPr="00B05055">
              <w:rPr>
                <w:sz w:val="16"/>
                <w:szCs w:val="16"/>
              </w:rPr>
              <w:t>180X54</w:t>
            </w:r>
          </w:p>
        </w:tc>
        <w:tc>
          <w:tcPr>
            <w:tcW w:w="720" w:type="dxa"/>
            <w:noWrap/>
            <w:vAlign w:val="center"/>
          </w:tcPr>
          <w:p w14:paraId="00952A64" w14:textId="77777777" w:rsidR="005B1D7A" w:rsidRPr="00B05055" w:rsidRDefault="005B1D7A" w:rsidP="00F559DD">
            <w:pPr>
              <w:rPr>
                <w:sz w:val="16"/>
                <w:szCs w:val="16"/>
              </w:rPr>
            </w:pPr>
            <w:r w:rsidRPr="00B05055">
              <w:rPr>
                <w:sz w:val="16"/>
                <w:szCs w:val="16"/>
              </w:rPr>
              <w:t>800</w:t>
            </w:r>
          </w:p>
        </w:tc>
        <w:tc>
          <w:tcPr>
            <w:tcW w:w="1216" w:type="dxa"/>
            <w:noWrap/>
            <w:vAlign w:val="center"/>
            <w:hideMark/>
          </w:tcPr>
          <w:p w14:paraId="7587E450" w14:textId="77777777" w:rsidR="005B1D7A" w:rsidRPr="00B05055" w:rsidRDefault="005B1D7A" w:rsidP="00F559DD">
            <w:pPr>
              <w:jc w:val="center"/>
              <w:rPr>
                <w:sz w:val="16"/>
                <w:szCs w:val="16"/>
              </w:rPr>
            </w:pPr>
            <w:r w:rsidRPr="00B05055">
              <w:rPr>
                <w:sz w:val="16"/>
                <w:szCs w:val="16"/>
              </w:rPr>
              <w:t>$2,000,000</w:t>
            </w:r>
          </w:p>
        </w:tc>
        <w:tc>
          <w:tcPr>
            <w:tcW w:w="1216" w:type="dxa"/>
            <w:noWrap/>
            <w:vAlign w:val="center"/>
            <w:hideMark/>
          </w:tcPr>
          <w:p w14:paraId="794ED4C9" w14:textId="77777777" w:rsidR="005B1D7A" w:rsidRPr="00B05055" w:rsidRDefault="005B1D7A" w:rsidP="00F559DD">
            <w:pPr>
              <w:jc w:val="center"/>
              <w:rPr>
                <w:sz w:val="16"/>
                <w:szCs w:val="16"/>
              </w:rPr>
            </w:pPr>
            <w:r w:rsidRPr="00B05055">
              <w:rPr>
                <w:sz w:val="16"/>
                <w:szCs w:val="16"/>
              </w:rPr>
              <w:t>$1,830,000</w:t>
            </w:r>
          </w:p>
        </w:tc>
        <w:tc>
          <w:tcPr>
            <w:tcW w:w="1225" w:type="dxa"/>
            <w:noWrap/>
            <w:vAlign w:val="center"/>
            <w:hideMark/>
          </w:tcPr>
          <w:p w14:paraId="604614D5" w14:textId="77777777" w:rsidR="005B1D7A" w:rsidRPr="00B05055" w:rsidRDefault="005B1D7A" w:rsidP="00F559DD">
            <w:pPr>
              <w:jc w:val="center"/>
              <w:rPr>
                <w:sz w:val="16"/>
                <w:szCs w:val="16"/>
              </w:rPr>
            </w:pPr>
            <w:r w:rsidRPr="00B05055">
              <w:rPr>
                <w:sz w:val="16"/>
                <w:szCs w:val="16"/>
              </w:rPr>
              <w:t>$1,520,000</w:t>
            </w:r>
          </w:p>
        </w:tc>
        <w:tc>
          <w:tcPr>
            <w:tcW w:w="1205" w:type="dxa"/>
            <w:noWrap/>
            <w:vAlign w:val="center"/>
            <w:hideMark/>
          </w:tcPr>
          <w:p w14:paraId="7B9A2C48" w14:textId="77777777" w:rsidR="005B1D7A" w:rsidRPr="00B05055" w:rsidRDefault="005B1D7A" w:rsidP="00F559DD">
            <w:pPr>
              <w:jc w:val="center"/>
              <w:rPr>
                <w:sz w:val="16"/>
                <w:szCs w:val="16"/>
              </w:rPr>
            </w:pPr>
            <w:r w:rsidRPr="00B05055">
              <w:rPr>
                <w:sz w:val="16"/>
                <w:szCs w:val="16"/>
              </w:rPr>
              <w:t>$1,150,000</w:t>
            </w:r>
          </w:p>
        </w:tc>
        <w:tc>
          <w:tcPr>
            <w:tcW w:w="1225" w:type="dxa"/>
            <w:noWrap/>
            <w:vAlign w:val="center"/>
            <w:hideMark/>
          </w:tcPr>
          <w:p w14:paraId="64A1BE7D" w14:textId="77777777" w:rsidR="005B1D7A" w:rsidRPr="00B05055" w:rsidRDefault="005B1D7A" w:rsidP="00F559DD">
            <w:pPr>
              <w:jc w:val="center"/>
              <w:rPr>
                <w:sz w:val="16"/>
                <w:szCs w:val="16"/>
              </w:rPr>
            </w:pPr>
            <w:r w:rsidRPr="00B05055">
              <w:rPr>
                <w:sz w:val="16"/>
                <w:szCs w:val="16"/>
              </w:rPr>
              <w:t>$750,000</w:t>
            </w:r>
          </w:p>
        </w:tc>
        <w:tc>
          <w:tcPr>
            <w:tcW w:w="1170" w:type="dxa"/>
            <w:noWrap/>
            <w:vAlign w:val="center"/>
            <w:hideMark/>
          </w:tcPr>
          <w:p w14:paraId="2C15B6D3" w14:textId="77777777" w:rsidR="005B1D7A" w:rsidRPr="00B05055" w:rsidRDefault="005B1D7A" w:rsidP="00F559DD">
            <w:pPr>
              <w:jc w:val="center"/>
              <w:rPr>
                <w:sz w:val="16"/>
                <w:szCs w:val="16"/>
              </w:rPr>
            </w:pPr>
            <w:r w:rsidRPr="00B05055">
              <w:rPr>
                <w:sz w:val="16"/>
                <w:szCs w:val="16"/>
              </w:rPr>
              <w:t>$460,000</w:t>
            </w:r>
          </w:p>
        </w:tc>
        <w:tc>
          <w:tcPr>
            <w:tcW w:w="1291" w:type="dxa"/>
            <w:noWrap/>
            <w:vAlign w:val="center"/>
            <w:hideMark/>
          </w:tcPr>
          <w:p w14:paraId="58138854" w14:textId="77777777" w:rsidR="005B1D7A" w:rsidRPr="00B05055" w:rsidRDefault="005B1D7A" w:rsidP="00F559DD">
            <w:pPr>
              <w:jc w:val="center"/>
              <w:rPr>
                <w:sz w:val="16"/>
                <w:szCs w:val="16"/>
              </w:rPr>
            </w:pPr>
            <w:r w:rsidRPr="00B05055">
              <w:rPr>
                <w:sz w:val="16"/>
                <w:szCs w:val="16"/>
              </w:rPr>
              <w:t>$400,000</w:t>
            </w:r>
          </w:p>
        </w:tc>
      </w:tr>
      <w:tr w:rsidR="005B1D7A" w:rsidRPr="00B05055" w14:paraId="08DC75D6" w14:textId="77777777" w:rsidTr="00F559DD">
        <w:trPr>
          <w:cantSplit/>
          <w:trHeight w:val="216"/>
          <w:jc w:val="center"/>
        </w:trPr>
        <w:tc>
          <w:tcPr>
            <w:tcW w:w="1250" w:type="dxa"/>
            <w:noWrap/>
            <w:vAlign w:val="center"/>
            <w:hideMark/>
          </w:tcPr>
          <w:p w14:paraId="47568E78" w14:textId="77777777" w:rsidR="005B1D7A" w:rsidRPr="00B05055" w:rsidRDefault="005B1D7A" w:rsidP="00F559DD">
            <w:pPr>
              <w:jc w:val="center"/>
              <w:rPr>
                <w:sz w:val="16"/>
                <w:szCs w:val="16"/>
              </w:rPr>
            </w:pPr>
            <w:r w:rsidRPr="00B05055">
              <w:rPr>
                <w:sz w:val="16"/>
                <w:szCs w:val="16"/>
              </w:rPr>
              <w:t>200x60</w:t>
            </w:r>
          </w:p>
        </w:tc>
        <w:tc>
          <w:tcPr>
            <w:tcW w:w="720" w:type="dxa"/>
            <w:noWrap/>
            <w:vAlign w:val="center"/>
          </w:tcPr>
          <w:p w14:paraId="5EA465BD" w14:textId="77777777" w:rsidR="005B1D7A" w:rsidRPr="00B05055" w:rsidRDefault="005B1D7A" w:rsidP="00F559DD">
            <w:pPr>
              <w:rPr>
                <w:sz w:val="16"/>
                <w:szCs w:val="16"/>
              </w:rPr>
            </w:pPr>
            <w:r w:rsidRPr="00B05055">
              <w:rPr>
                <w:sz w:val="16"/>
                <w:szCs w:val="16"/>
              </w:rPr>
              <w:t>1000</w:t>
            </w:r>
          </w:p>
        </w:tc>
        <w:tc>
          <w:tcPr>
            <w:tcW w:w="1216" w:type="dxa"/>
            <w:noWrap/>
            <w:vAlign w:val="center"/>
            <w:hideMark/>
          </w:tcPr>
          <w:p w14:paraId="63DFEB36" w14:textId="77777777" w:rsidR="005B1D7A" w:rsidRPr="00B05055" w:rsidRDefault="005B1D7A" w:rsidP="00F559DD">
            <w:pPr>
              <w:jc w:val="center"/>
              <w:rPr>
                <w:sz w:val="16"/>
                <w:szCs w:val="16"/>
              </w:rPr>
            </w:pPr>
            <w:r w:rsidRPr="00B05055">
              <w:rPr>
                <w:sz w:val="16"/>
                <w:szCs w:val="16"/>
              </w:rPr>
              <w:t>$2,200,000</w:t>
            </w:r>
          </w:p>
        </w:tc>
        <w:tc>
          <w:tcPr>
            <w:tcW w:w="1216" w:type="dxa"/>
            <w:noWrap/>
            <w:vAlign w:val="center"/>
            <w:hideMark/>
          </w:tcPr>
          <w:p w14:paraId="204F5182" w14:textId="77777777" w:rsidR="005B1D7A" w:rsidRPr="00B05055" w:rsidRDefault="005B1D7A" w:rsidP="00F559DD">
            <w:pPr>
              <w:jc w:val="center"/>
              <w:rPr>
                <w:sz w:val="16"/>
                <w:szCs w:val="16"/>
              </w:rPr>
            </w:pPr>
            <w:r w:rsidRPr="00B05055">
              <w:rPr>
                <w:sz w:val="16"/>
                <w:szCs w:val="16"/>
              </w:rPr>
              <w:t>$2,013,000</w:t>
            </w:r>
          </w:p>
        </w:tc>
        <w:tc>
          <w:tcPr>
            <w:tcW w:w="1225" w:type="dxa"/>
            <w:noWrap/>
            <w:vAlign w:val="center"/>
            <w:hideMark/>
          </w:tcPr>
          <w:p w14:paraId="1DF6A85E" w14:textId="77777777" w:rsidR="005B1D7A" w:rsidRPr="00B05055" w:rsidRDefault="005B1D7A" w:rsidP="00F559DD">
            <w:pPr>
              <w:jc w:val="center"/>
              <w:rPr>
                <w:sz w:val="16"/>
                <w:szCs w:val="16"/>
              </w:rPr>
            </w:pPr>
            <w:r w:rsidRPr="00B05055">
              <w:rPr>
                <w:sz w:val="16"/>
                <w:szCs w:val="16"/>
              </w:rPr>
              <w:t>$1,672,000</w:t>
            </w:r>
          </w:p>
        </w:tc>
        <w:tc>
          <w:tcPr>
            <w:tcW w:w="1205" w:type="dxa"/>
            <w:noWrap/>
            <w:vAlign w:val="center"/>
            <w:hideMark/>
          </w:tcPr>
          <w:p w14:paraId="1AA5E436" w14:textId="77777777" w:rsidR="005B1D7A" w:rsidRPr="00B05055" w:rsidRDefault="005B1D7A" w:rsidP="00F559DD">
            <w:pPr>
              <w:jc w:val="center"/>
              <w:rPr>
                <w:sz w:val="16"/>
                <w:szCs w:val="16"/>
              </w:rPr>
            </w:pPr>
            <w:r w:rsidRPr="00B05055">
              <w:rPr>
                <w:sz w:val="16"/>
                <w:szCs w:val="16"/>
              </w:rPr>
              <w:t>$1,265,000</w:t>
            </w:r>
          </w:p>
        </w:tc>
        <w:tc>
          <w:tcPr>
            <w:tcW w:w="1225" w:type="dxa"/>
            <w:noWrap/>
            <w:vAlign w:val="center"/>
            <w:hideMark/>
          </w:tcPr>
          <w:p w14:paraId="693098B9" w14:textId="77777777" w:rsidR="005B1D7A" w:rsidRPr="00B05055" w:rsidRDefault="005B1D7A" w:rsidP="00F559DD">
            <w:pPr>
              <w:jc w:val="center"/>
              <w:rPr>
                <w:sz w:val="16"/>
                <w:szCs w:val="16"/>
              </w:rPr>
            </w:pPr>
            <w:r w:rsidRPr="00B05055">
              <w:rPr>
                <w:sz w:val="16"/>
                <w:szCs w:val="16"/>
              </w:rPr>
              <w:t>$825,000</w:t>
            </w:r>
          </w:p>
        </w:tc>
        <w:tc>
          <w:tcPr>
            <w:tcW w:w="1170" w:type="dxa"/>
            <w:noWrap/>
            <w:vAlign w:val="center"/>
            <w:hideMark/>
          </w:tcPr>
          <w:p w14:paraId="085FD863" w14:textId="77777777" w:rsidR="005B1D7A" w:rsidRPr="00B05055" w:rsidRDefault="005B1D7A" w:rsidP="00F559DD">
            <w:pPr>
              <w:jc w:val="center"/>
              <w:rPr>
                <w:sz w:val="16"/>
                <w:szCs w:val="16"/>
              </w:rPr>
            </w:pPr>
            <w:r w:rsidRPr="00B05055">
              <w:rPr>
                <w:sz w:val="16"/>
                <w:szCs w:val="16"/>
              </w:rPr>
              <w:t>$506,000</w:t>
            </w:r>
          </w:p>
        </w:tc>
        <w:tc>
          <w:tcPr>
            <w:tcW w:w="1291" w:type="dxa"/>
            <w:noWrap/>
            <w:vAlign w:val="center"/>
            <w:hideMark/>
          </w:tcPr>
          <w:p w14:paraId="5FFD0602" w14:textId="77777777" w:rsidR="005B1D7A" w:rsidRPr="00B05055" w:rsidRDefault="005B1D7A" w:rsidP="00F559DD">
            <w:pPr>
              <w:jc w:val="center"/>
              <w:rPr>
                <w:sz w:val="16"/>
                <w:szCs w:val="16"/>
              </w:rPr>
            </w:pPr>
            <w:r w:rsidRPr="00B05055">
              <w:rPr>
                <w:sz w:val="16"/>
                <w:szCs w:val="16"/>
              </w:rPr>
              <w:t>$440,000</w:t>
            </w:r>
          </w:p>
        </w:tc>
      </w:tr>
      <w:tr w:rsidR="005B1D7A" w:rsidRPr="00B05055" w14:paraId="0C677711" w14:textId="77777777" w:rsidTr="00F559DD">
        <w:trPr>
          <w:cantSplit/>
          <w:trHeight w:val="216"/>
          <w:jc w:val="center"/>
        </w:trPr>
        <w:tc>
          <w:tcPr>
            <w:tcW w:w="1250" w:type="dxa"/>
            <w:noWrap/>
            <w:vAlign w:val="center"/>
            <w:hideMark/>
          </w:tcPr>
          <w:p w14:paraId="0CA156EE" w14:textId="77777777" w:rsidR="005B1D7A" w:rsidRPr="00B05055" w:rsidRDefault="005B1D7A" w:rsidP="00F559DD">
            <w:pPr>
              <w:jc w:val="center"/>
              <w:rPr>
                <w:sz w:val="16"/>
                <w:szCs w:val="16"/>
              </w:rPr>
            </w:pPr>
            <w:r w:rsidRPr="00B05055">
              <w:rPr>
                <w:sz w:val="16"/>
                <w:szCs w:val="16"/>
              </w:rPr>
              <w:t>250X72</w:t>
            </w:r>
          </w:p>
        </w:tc>
        <w:tc>
          <w:tcPr>
            <w:tcW w:w="720" w:type="dxa"/>
            <w:noWrap/>
            <w:vAlign w:val="center"/>
          </w:tcPr>
          <w:p w14:paraId="2490A72E" w14:textId="77777777" w:rsidR="005B1D7A" w:rsidRPr="00B05055" w:rsidRDefault="005B1D7A" w:rsidP="00F559DD">
            <w:pPr>
              <w:rPr>
                <w:sz w:val="16"/>
                <w:szCs w:val="16"/>
              </w:rPr>
            </w:pPr>
            <w:r w:rsidRPr="00B05055">
              <w:rPr>
                <w:sz w:val="16"/>
                <w:szCs w:val="16"/>
              </w:rPr>
              <w:t>1200</w:t>
            </w:r>
          </w:p>
        </w:tc>
        <w:tc>
          <w:tcPr>
            <w:tcW w:w="1216" w:type="dxa"/>
            <w:noWrap/>
            <w:vAlign w:val="center"/>
            <w:hideMark/>
          </w:tcPr>
          <w:p w14:paraId="5C6A4476" w14:textId="77777777" w:rsidR="005B1D7A" w:rsidRPr="00B05055" w:rsidRDefault="005B1D7A" w:rsidP="00F559DD">
            <w:pPr>
              <w:jc w:val="center"/>
              <w:rPr>
                <w:sz w:val="16"/>
                <w:szCs w:val="16"/>
              </w:rPr>
            </w:pPr>
            <w:r w:rsidRPr="00B05055">
              <w:rPr>
                <w:sz w:val="16"/>
                <w:szCs w:val="16"/>
              </w:rPr>
              <w:t>$2,500,000</w:t>
            </w:r>
          </w:p>
        </w:tc>
        <w:tc>
          <w:tcPr>
            <w:tcW w:w="1216" w:type="dxa"/>
            <w:noWrap/>
            <w:vAlign w:val="center"/>
            <w:hideMark/>
          </w:tcPr>
          <w:p w14:paraId="73D137E8" w14:textId="77777777" w:rsidR="005B1D7A" w:rsidRPr="00B05055" w:rsidRDefault="005B1D7A" w:rsidP="00F559DD">
            <w:pPr>
              <w:jc w:val="center"/>
              <w:rPr>
                <w:sz w:val="16"/>
                <w:szCs w:val="16"/>
              </w:rPr>
            </w:pPr>
            <w:r w:rsidRPr="00B05055">
              <w:rPr>
                <w:sz w:val="16"/>
                <w:szCs w:val="16"/>
              </w:rPr>
              <w:t>$2,287,500</w:t>
            </w:r>
          </w:p>
        </w:tc>
        <w:tc>
          <w:tcPr>
            <w:tcW w:w="1225" w:type="dxa"/>
            <w:noWrap/>
            <w:vAlign w:val="center"/>
            <w:hideMark/>
          </w:tcPr>
          <w:p w14:paraId="3C5AC5B4" w14:textId="77777777" w:rsidR="005B1D7A" w:rsidRPr="00B05055" w:rsidRDefault="005B1D7A" w:rsidP="00F559DD">
            <w:pPr>
              <w:jc w:val="center"/>
              <w:rPr>
                <w:sz w:val="16"/>
                <w:szCs w:val="16"/>
              </w:rPr>
            </w:pPr>
            <w:r w:rsidRPr="00B05055">
              <w:rPr>
                <w:sz w:val="16"/>
                <w:szCs w:val="16"/>
              </w:rPr>
              <w:t>$1,900,000</w:t>
            </w:r>
          </w:p>
        </w:tc>
        <w:tc>
          <w:tcPr>
            <w:tcW w:w="1205" w:type="dxa"/>
            <w:noWrap/>
            <w:vAlign w:val="center"/>
            <w:hideMark/>
          </w:tcPr>
          <w:p w14:paraId="015F5F24" w14:textId="77777777" w:rsidR="005B1D7A" w:rsidRPr="00B05055" w:rsidRDefault="005B1D7A" w:rsidP="00F559DD">
            <w:pPr>
              <w:jc w:val="center"/>
              <w:rPr>
                <w:sz w:val="16"/>
                <w:szCs w:val="16"/>
              </w:rPr>
            </w:pPr>
            <w:r w:rsidRPr="00B05055">
              <w:rPr>
                <w:sz w:val="16"/>
                <w:szCs w:val="16"/>
              </w:rPr>
              <w:t>$1,437,500</w:t>
            </w:r>
          </w:p>
        </w:tc>
        <w:tc>
          <w:tcPr>
            <w:tcW w:w="1225" w:type="dxa"/>
            <w:noWrap/>
            <w:vAlign w:val="center"/>
            <w:hideMark/>
          </w:tcPr>
          <w:p w14:paraId="42D185E6" w14:textId="77777777" w:rsidR="005B1D7A" w:rsidRPr="00B05055" w:rsidRDefault="005B1D7A" w:rsidP="00F559DD">
            <w:pPr>
              <w:jc w:val="center"/>
              <w:rPr>
                <w:sz w:val="16"/>
                <w:szCs w:val="16"/>
              </w:rPr>
            </w:pPr>
            <w:r w:rsidRPr="00B05055">
              <w:rPr>
                <w:sz w:val="16"/>
                <w:szCs w:val="16"/>
              </w:rPr>
              <w:t>$937,500</w:t>
            </w:r>
          </w:p>
        </w:tc>
        <w:tc>
          <w:tcPr>
            <w:tcW w:w="1170" w:type="dxa"/>
            <w:noWrap/>
            <w:vAlign w:val="center"/>
            <w:hideMark/>
          </w:tcPr>
          <w:p w14:paraId="7B0AADA1" w14:textId="77777777" w:rsidR="005B1D7A" w:rsidRPr="00B05055" w:rsidRDefault="005B1D7A" w:rsidP="00F559DD">
            <w:pPr>
              <w:jc w:val="center"/>
              <w:rPr>
                <w:sz w:val="16"/>
                <w:szCs w:val="16"/>
              </w:rPr>
            </w:pPr>
            <w:r w:rsidRPr="00B05055">
              <w:rPr>
                <w:sz w:val="16"/>
                <w:szCs w:val="16"/>
              </w:rPr>
              <w:t>$575,000</w:t>
            </w:r>
          </w:p>
        </w:tc>
        <w:tc>
          <w:tcPr>
            <w:tcW w:w="1291" w:type="dxa"/>
            <w:noWrap/>
            <w:vAlign w:val="center"/>
            <w:hideMark/>
          </w:tcPr>
          <w:p w14:paraId="63B4066D" w14:textId="77777777" w:rsidR="005B1D7A" w:rsidRPr="00B05055" w:rsidRDefault="005B1D7A" w:rsidP="00F559DD">
            <w:pPr>
              <w:jc w:val="center"/>
              <w:rPr>
                <w:sz w:val="16"/>
                <w:szCs w:val="16"/>
              </w:rPr>
            </w:pPr>
            <w:r w:rsidRPr="00B05055">
              <w:rPr>
                <w:sz w:val="16"/>
                <w:szCs w:val="16"/>
              </w:rPr>
              <w:t>$500,000</w:t>
            </w:r>
          </w:p>
        </w:tc>
      </w:tr>
      <w:tr w:rsidR="005B1D7A" w:rsidRPr="00B05055" w14:paraId="1B9A106C" w14:textId="77777777" w:rsidTr="00F559DD">
        <w:trPr>
          <w:cantSplit/>
          <w:trHeight w:val="288"/>
          <w:jc w:val="center"/>
        </w:trPr>
        <w:tc>
          <w:tcPr>
            <w:tcW w:w="10518" w:type="dxa"/>
            <w:gridSpan w:val="9"/>
            <w:noWrap/>
            <w:vAlign w:val="center"/>
            <w:hideMark/>
          </w:tcPr>
          <w:p w14:paraId="784F7720" w14:textId="77777777" w:rsidR="005B1D7A" w:rsidRPr="00B05055" w:rsidRDefault="005B1D7A" w:rsidP="00F559DD">
            <w:pPr>
              <w:jc w:val="center"/>
              <w:rPr>
                <w:sz w:val="16"/>
                <w:szCs w:val="16"/>
              </w:rPr>
            </w:pPr>
            <w:r w:rsidRPr="00B05055">
              <w:rPr>
                <w:sz w:val="16"/>
                <w:szCs w:val="16"/>
              </w:rPr>
              <w:t>Pile Driver</w:t>
            </w:r>
          </w:p>
        </w:tc>
      </w:tr>
      <w:tr w:rsidR="005B1D7A" w:rsidRPr="00B05055" w14:paraId="6371B775" w14:textId="77777777" w:rsidTr="00F559DD">
        <w:trPr>
          <w:cantSplit/>
          <w:trHeight w:val="216"/>
          <w:jc w:val="center"/>
        </w:trPr>
        <w:tc>
          <w:tcPr>
            <w:tcW w:w="1250" w:type="dxa"/>
            <w:noWrap/>
            <w:vAlign w:val="center"/>
            <w:hideMark/>
          </w:tcPr>
          <w:p w14:paraId="0074B436" w14:textId="77777777" w:rsidR="005B1D7A" w:rsidRPr="00B05055" w:rsidRDefault="005B1D7A" w:rsidP="00F559DD">
            <w:pPr>
              <w:jc w:val="center"/>
              <w:rPr>
                <w:sz w:val="16"/>
                <w:szCs w:val="16"/>
              </w:rPr>
            </w:pPr>
            <w:r w:rsidRPr="00B05055">
              <w:rPr>
                <w:sz w:val="16"/>
                <w:szCs w:val="16"/>
              </w:rPr>
              <w:t>120X30</w:t>
            </w:r>
          </w:p>
        </w:tc>
        <w:tc>
          <w:tcPr>
            <w:tcW w:w="720" w:type="dxa"/>
            <w:noWrap/>
            <w:vAlign w:val="center"/>
            <w:hideMark/>
          </w:tcPr>
          <w:p w14:paraId="18323F35" w14:textId="77777777" w:rsidR="005B1D7A" w:rsidRPr="00B05055" w:rsidRDefault="005B1D7A" w:rsidP="00F559DD">
            <w:pPr>
              <w:rPr>
                <w:sz w:val="16"/>
                <w:szCs w:val="16"/>
              </w:rPr>
            </w:pPr>
            <w:r w:rsidRPr="00B05055">
              <w:rPr>
                <w:sz w:val="16"/>
                <w:szCs w:val="16"/>
              </w:rPr>
              <w:t>200</w:t>
            </w:r>
          </w:p>
        </w:tc>
        <w:tc>
          <w:tcPr>
            <w:tcW w:w="1216" w:type="dxa"/>
            <w:noWrap/>
            <w:vAlign w:val="center"/>
            <w:hideMark/>
          </w:tcPr>
          <w:p w14:paraId="5AAF8196" w14:textId="77777777" w:rsidR="005B1D7A" w:rsidRPr="00B05055" w:rsidRDefault="005B1D7A" w:rsidP="00F559DD">
            <w:pPr>
              <w:jc w:val="center"/>
              <w:rPr>
                <w:sz w:val="16"/>
                <w:szCs w:val="16"/>
              </w:rPr>
            </w:pPr>
            <w:r w:rsidRPr="00B05055">
              <w:rPr>
                <w:sz w:val="16"/>
                <w:szCs w:val="16"/>
              </w:rPr>
              <w:t>$1,500,000</w:t>
            </w:r>
          </w:p>
        </w:tc>
        <w:tc>
          <w:tcPr>
            <w:tcW w:w="1216" w:type="dxa"/>
            <w:noWrap/>
            <w:vAlign w:val="center"/>
            <w:hideMark/>
          </w:tcPr>
          <w:p w14:paraId="1A0B38B7" w14:textId="77777777" w:rsidR="005B1D7A" w:rsidRPr="00B05055" w:rsidRDefault="005B1D7A" w:rsidP="00F559DD">
            <w:pPr>
              <w:jc w:val="center"/>
              <w:rPr>
                <w:sz w:val="16"/>
                <w:szCs w:val="16"/>
              </w:rPr>
            </w:pPr>
            <w:r w:rsidRPr="00B05055">
              <w:rPr>
                <w:sz w:val="16"/>
                <w:szCs w:val="16"/>
              </w:rPr>
              <w:t>$1,372,500</w:t>
            </w:r>
          </w:p>
        </w:tc>
        <w:tc>
          <w:tcPr>
            <w:tcW w:w="1225" w:type="dxa"/>
            <w:noWrap/>
            <w:vAlign w:val="center"/>
            <w:hideMark/>
          </w:tcPr>
          <w:p w14:paraId="3B8B7EC6" w14:textId="77777777" w:rsidR="005B1D7A" w:rsidRPr="00B05055" w:rsidRDefault="005B1D7A" w:rsidP="00F559DD">
            <w:pPr>
              <w:jc w:val="center"/>
              <w:rPr>
                <w:sz w:val="16"/>
                <w:szCs w:val="16"/>
              </w:rPr>
            </w:pPr>
            <w:r w:rsidRPr="00B05055">
              <w:rPr>
                <w:sz w:val="16"/>
                <w:szCs w:val="16"/>
              </w:rPr>
              <w:t>$1,140,000</w:t>
            </w:r>
          </w:p>
        </w:tc>
        <w:tc>
          <w:tcPr>
            <w:tcW w:w="1205" w:type="dxa"/>
            <w:noWrap/>
            <w:vAlign w:val="center"/>
            <w:hideMark/>
          </w:tcPr>
          <w:p w14:paraId="718B57E8" w14:textId="77777777" w:rsidR="005B1D7A" w:rsidRPr="00B05055" w:rsidRDefault="005B1D7A" w:rsidP="00F559DD">
            <w:pPr>
              <w:jc w:val="center"/>
              <w:rPr>
                <w:sz w:val="16"/>
                <w:szCs w:val="16"/>
              </w:rPr>
            </w:pPr>
            <w:r w:rsidRPr="00B05055">
              <w:rPr>
                <w:sz w:val="16"/>
                <w:szCs w:val="16"/>
              </w:rPr>
              <w:t>$862,500</w:t>
            </w:r>
          </w:p>
        </w:tc>
        <w:tc>
          <w:tcPr>
            <w:tcW w:w="1225" w:type="dxa"/>
            <w:noWrap/>
            <w:vAlign w:val="center"/>
            <w:hideMark/>
          </w:tcPr>
          <w:p w14:paraId="09B8414B" w14:textId="77777777" w:rsidR="005B1D7A" w:rsidRPr="00B05055" w:rsidRDefault="005B1D7A" w:rsidP="00F559DD">
            <w:pPr>
              <w:jc w:val="center"/>
              <w:rPr>
                <w:sz w:val="16"/>
                <w:szCs w:val="16"/>
              </w:rPr>
            </w:pPr>
            <w:r w:rsidRPr="00B05055">
              <w:rPr>
                <w:sz w:val="16"/>
                <w:szCs w:val="16"/>
              </w:rPr>
              <w:t>$562,500</w:t>
            </w:r>
          </w:p>
        </w:tc>
        <w:tc>
          <w:tcPr>
            <w:tcW w:w="1170" w:type="dxa"/>
            <w:noWrap/>
            <w:vAlign w:val="center"/>
            <w:hideMark/>
          </w:tcPr>
          <w:p w14:paraId="7CAD7DD5" w14:textId="77777777" w:rsidR="005B1D7A" w:rsidRPr="00B05055" w:rsidRDefault="005B1D7A" w:rsidP="00F559DD">
            <w:pPr>
              <w:jc w:val="center"/>
              <w:rPr>
                <w:sz w:val="16"/>
                <w:szCs w:val="16"/>
              </w:rPr>
            </w:pPr>
            <w:r w:rsidRPr="00B05055">
              <w:rPr>
                <w:sz w:val="16"/>
                <w:szCs w:val="16"/>
              </w:rPr>
              <w:t>$345,000</w:t>
            </w:r>
          </w:p>
        </w:tc>
        <w:tc>
          <w:tcPr>
            <w:tcW w:w="1291" w:type="dxa"/>
            <w:noWrap/>
            <w:vAlign w:val="center"/>
            <w:hideMark/>
          </w:tcPr>
          <w:p w14:paraId="26C15F4C" w14:textId="77777777" w:rsidR="005B1D7A" w:rsidRPr="00B05055" w:rsidRDefault="005B1D7A" w:rsidP="00F559DD">
            <w:pPr>
              <w:jc w:val="center"/>
              <w:rPr>
                <w:sz w:val="16"/>
                <w:szCs w:val="16"/>
              </w:rPr>
            </w:pPr>
            <w:r w:rsidRPr="00B05055">
              <w:rPr>
                <w:sz w:val="16"/>
                <w:szCs w:val="16"/>
              </w:rPr>
              <w:t>$300,000</w:t>
            </w:r>
          </w:p>
        </w:tc>
      </w:tr>
      <w:tr w:rsidR="005B1D7A" w:rsidRPr="00B05055" w14:paraId="392EAA45" w14:textId="77777777" w:rsidTr="00F559DD">
        <w:trPr>
          <w:cantSplit/>
          <w:trHeight w:val="216"/>
          <w:jc w:val="center"/>
        </w:trPr>
        <w:tc>
          <w:tcPr>
            <w:tcW w:w="1250" w:type="dxa"/>
            <w:noWrap/>
            <w:vAlign w:val="center"/>
            <w:hideMark/>
          </w:tcPr>
          <w:p w14:paraId="1C97DCF9" w14:textId="77777777" w:rsidR="005B1D7A" w:rsidRPr="00B05055" w:rsidRDefault="005B1D7A" w:rsidP="00F559DD">
            <w:pPr>
              <w:jc w:val="center"/>
              <w:rPr>
                <w:sz w:val="16"/>
                <w:szCs w:val="16"/>
              </w:rPr>
            </w:pPr>
            <w:r w:rsidRPr="00B05055">
              <w:rPr>
                <w:sz w:val="16"/>
                <w:szCs w:val="16"/>
              </w:rPr>
              <w:t>150X50</w:t>
            </w:r>
          </w:p>
        </w:tc>
        <w:tc>
          <w:tcPr>
            <w:tcW w:w="720" w:type="dxa"/>
            <w:noWrap/>
            <w:vAlign w:val="center"/>
            <w:hideMark/>
          </w:tcPr>
          <w:p w14:paraId="0904EB4A" w14:textId="77777777" w:rsidR="005B1D7A" w:rsidRPr="00B05055" w:rsidRDefault="005B1D7A" w:rsidP="00F559DD">
            <w:pPr>
              <w:rPr>
                <w:sz w:val="16"/>
                <w:szCs w:val="16"/>
              </w:rPr>
            </w:pPr>
            <w:r w:rsidRPr="00B05055">
              <w:rPr>
                <w:sz w:val="16"/>
                <w:szCs w:val="16"/>
              </w:rPr>
              <w:t>250</w:t>
            </w:r>
          </w:p>
        </w:tc>
        <w:tc>
          <w:tcPr>
            <w:tcW w:w="1216" w:type="dxa"/>
            <w:noWrap/>
            <w:vAlign w:val="center"/>
            <w:hideMark/>
          </w:tcPr>
          <w:p w14:paraId="1CC33D84" w14:textId="77777777" w:rsidR="005B1D7A" w:rsidRPr="00B05055" w:rsidRDefault="005B1D7A" w:rsidP="00F559DD">
            <w:pPr>
              <w:jc w:val="center"/>
              <w:rPr>
                <w:sz w:val="16"/>
                <w:szCs w:val="16"/>
              </w:rPr>
            </w:pPr>
            <w:r w:rsidRPr="00B05055">
              <w:rPr>
                <w:sz w:val="16"/>
                <w:szCs w:val="16"/>
              </w:rPr>
              <w:t>$1,800,000</w:t>
            </w:r>
          </w:p>
        </w:tc>
        <w:tc>
          <w:tcPr>
            <w:tcW w:w="1216" w:type="dxa"/>
            <w:noWrap/>
            <w:vAlign w:val="center"/>
            <w:hideMark/>
          </w:tcPr>
          <w:p w14:paraId="091BBD4F" w14:textId="77777777" w:rsidR="005B1D7A" w:rsidRPr="00B05055" w:rsidRDefault="005B1D7A" w:rsidP="00F559DD">
            <w:pPr>
              <w:jc w:val="center"/>
              <w:rPr>
                <w:sz w:val="16"/>
                <w:szCs w:val="16"/>
              </w:rPr>
            </w:pPr>
            <w:r w:rsidRPr="00B05055">
              <w:rPr>
                <w:sz w:val="16"/>
                <w:szCs w:val="16"/>
              </w:rPr>
              <w:t>$1,647,000</w:t>
            </w:r>
          </w:p>
        </w:tc>
        <w:tc>
          <w:tcPr>
            <w:tcW w:w="1225" w:type="dxa"/>
            <w:noWrap/>
            <w:vAlign w:val="center"/>
            <w:hideMark/>
          </w:tcPr>
          <w:p w14:paraId="083A36B3" w14:textId="77777777" w:rsidR="005B1D7A" w:rsidRPr="00B05055" w:rsidRDefault="005B1D7A" w:rsidP="00F559DD">
            <w:pPr>
              <w:jc w:val="center"/>
              <w:rPr>
                <w:sz w:val="16"/>
                <w:szCs w:val="16"/>
              </w:rPr>
            </w:pPr>
            <w:r w:rsidRPr="00B05055">
              <w:rPr>
                <w:sz w:val="16"/>
                <w:szCs w:val="16"/>
              </w:rPr>
              <w:t>$1,368,000</w:t>
            </w:r>
          </w:p>
        </w:tc>
        <w:tc>
          <w:tcPr>
            <w:tcW w:w="1205" w:type="dxa"/>
            <w:noWrap/>
            <w:vAlign w:val="center"/>
            <w:hideMark/>
          </w:tcPr>
          <w:p w14:paraId="3C5130F1" w14:textId="77777777" w:rsidR="005B1D7A" w:rsidRPr="00B05055" w:rsidRDefault="005B1D7A" w:rsidP="00F559DD">
            <w:pPr>
              <w:jc w:val="center"/>
              <w:rPr>
                <w:sz w:val="16"/>
                <w:szCs w:val="16"/>
              </w:rPr>
            </w:pPr>
            <w:r w:rsidRPr="00B05055">
              <w:rPr>
                <w:sz w:val="16"/>
                <w:szCs w:val="16"/>
              </w:rPr>
              <w:t>$1,035,000</w:t>
            </w:r>
          </w:p>
        </w:tc>
        <w:tc>
          <w:tcPr>
            <w:tcW w:w="1225" w:type="dxa"/>
            <w:noWrap/>
            <w:vAlign w:val="center"/>
            <w:hideMark/>
          </w:tcPr>
          <w:p w14:paraId="11CF6512" w14:textId="77777777" w:rsidR="005B1D7A" w:rsidRPr="00B05055" w:rsidRDefault="005B1D7A" w:rsidP="00F559DD">
            <w:pPr>
              <w:jc w:val="center"/>
              <w:rPr>
                <w:sz w:val="16"/>
                <w:szCs w:val="16"/>
              </w:rPr>
            </w:pPr>
            <w:r w:rsidRPr="00B05055">
              <w:rPr>
                <w:sz w:val="16"/>
                <w:szCs w:val="16"/>
              </w:rPr>
              <w:t>$675,000</w:t>
            </w:r>
          </w:p>
        </w:tc>
        <w:tc>
          <w:tcPr>
            <w:tcW w:w="1170" w:type="dxa"/>
            <w:noWrap/>
            <w:vAlign w:val="center"/>
            <w:hideMark/>
          </w:tcPr>
          <w:p w14:paraId="5C651D02" w14:textId="77777777" w:rsidR="005B1D7A" w:rsidRPr="00B05055" w:rsidRDefault="005B1D7A" w:rsidP="00F559DD">
            <w:pPr>
              <w:jc w:val="center"/>
              <w:rPr>
                <w:sz w:val="16"/>
                <w:szCs w:val="16"/>
              </w:rPr>
            </w:pPr>
            <w:r w:rsidRPr="00B05055">
              <w:rPr>
                <w:sz w:val="16"/>
                <w:szCs w:val="16"/>
              </w:rPr>
              <w:t>$414,000</w:t>
            </w:r>
          </w:p>
        </w:tc>
        <w:tc>
          <w:tcPr>
            <w:tcW w:w="1291" w:type="dxa"/>
            <w:noWrap/>
            <w:vAlign w:val="center"/>
            <w:hideMark/>
          </w:tcPr>
          <w:p w14:paraId="2E16BBC8" w14:textId="77777777" w:rsidR="005B1D7A" w:rsidRPr="00B05055" w:rsidRDefault="005B1D7A" w:rsidP="00F559DD">
            <w:pPr>
              <w:jc w:val="center"/>
              <w:rPr>
                <w:sz w:val="16"/>
                <w:szCs w:val="16"/>
              </w:rPr>
            </w:pPr>
            <w:r w:rsidRPr="00B05055">
              <w:rPr>
                <w:sz w:val="16"/>
                <w:szCs w:val="16"/>
              </w:rPr>
              <w:t>$360,000</w:t>
            </w:r>
          </w:p>
        </w:tc>
      </w:tr>
      <w:tr w:rsidR="005B1D7A" w:rsidRPr="00B05055" w14:paraId="35BD8773" w14:textId="77777777" w:rsidTr="00F559DD">
        <w:trPr>
          <w:cantSplit/>
          <w:trHeight w:val="216"/>
          <w:jc w:val="center"/>
        </w:trPr>
        <w:tc>
          <w:tcPr>
            <w:tcW w:w="1250" w:type="dxa"/>
            <w:noWrap/>
            <w:vAlign w:val="center"/>
            <w:hideMark/>
          </w:tcPr>
          <w:p w14:paraId="4E46DEE6" w14:textId="77777777" w:rsidR="005B1D7A" w:rsidRPr="00B05055" w:rsidRDefault="005B1D7A" w:rsidP="00F559DD">
            <w:pPr>
              <w:jc w:val="center"/>
              <w:rPr>
                <w:sz w:val="16"/>
                <w:szCs w:val="16"/>
              </w:rPr>
            </w:pPr>
            <w:r w:rsidRPr="00B05055">
              <w:rPr>
                <w:sz w:val="16"/>
                <w:szCs w:val="16"/>
              </w:rPr>
              <w:t>180X60</w:t>
            </w:r>
          </w:p>
        </w:tc>
        <w:tc>
          <w:tcPr>
            <w:tcW w:w="720" w:type="dxa"/>
            <w:noWrap/>
            <w:vAlign w:val="center"/>
          </w:tcPr>
          <w:p w14:paraId="0FE2027D" w14:textId="77777777" w:rsidR="005B1D7A" w:rsidRPr="00B05055" w:rsidRDefault="005B1D7A" w:rsidP="00F559DD">
            <w:pPr>
              <w:rPr>
                <w:sz w:val="16"/>
                <w:szCs w:val="16"/>
              </w:rPr>
            </w:pPr>
            <w:r w:rsidRPr="00B05055">
              <w:rPr>
                <w:sz w:val="16"/>
                <w:szCs w:val="16"/>
              </w:rPr>
              <w:t>450</w:t>
            </w:r>
          </w:p>
        </w:tc>
        <w:tc>
          <w:tcPr>
            <w:tcW w:w="1216" w:type="dxa"/>
            <w:noWrap/>
            <w:vAlign w:val="center"/>
            <w:hideMark/>
          </w:tcPr>
          <w:p w14:paraId="6C861C38" w14:textId="77777777" w:rsidR="005B1D7A" w:rsidRPr="00B05055" w:rsidRDefault="005B1D7A" w:rsidP="00F559DD">
            <w:pPr>
              <w:jc w:val="center"/>
              <w:rPr>
                <w:sz w:val="16"/>
                <w:szCs w:val="16"/>
              </w:rPr>
            </w:pPr>
            <w:r w:rsidRPr="00B05055">
              <w:rPr>
                <w:sz w:val="16"/>
                <w:szCs w:val="16"/>
              </w:rPr>
              <w:t>$2,000,000</w:t>
            </w:r>
          </w:p>
        </w:tc>
        <w:tc>
          <w:tcPr>
            <w:tcW w:w="1216" w:type="dxa"/>
            <w:noWrap/>
            <w:vAlign w:val="center"/>
            <w:hideMark/>
          </w:tcPr>
          <w:p w14:paraId="6FF593FD" w14:textId="77777777" w:rsidR="005B1D7A" w:rsidRPr="00B05055" w:rsidRDefault="005B1D7A" w:rsidP="00F559DD">
            <w:pPr>
              <w:jc w:val="center"/>
              <w:rPr>
                <w:sz w:val="16"/>
                <w:szCs w:val="16"/>
              </w:rPr>
            </w:pPr>
            <w:r w:rsidRPr="00B05055">
              <w:rPr>
                <w:sz w:val="16"/>
                <w:szCs w:val="16"/>
              </w:rPr>
              <w:t>$1,830,000</w:t>
            </w:r>
          </w:p>
        </w:tc>
        <w:tc>
          <w:tcPr>
            <w:tcW w:w="1225" w:type="dxa"/>
            <w:noWrap/>
            <w:vAlign w:val="center"/>
            <w:hideMark/>
          </w:tcPr>
          <w:p w14:paraId="3B3B56A8" w14:textId="77777777" w:rsidR="005B1D7A" w:rsidRPr="00B05055" w:rsidRDefault="005B1D7A" w:rsidP="00F559DD">
            <w:pPr>
              <w:jc w:val="center"/>
              <w:rPr>
                <w:sz w:val="16"/>
                <w:szCs w:val="16"/>
              </w:rPr>
            </w:pPr>
            <w:r w:rsidRPr="00B05055">
              <w:rPr>
                <w:sz w:val="16"/>
                <w:szCs w:val="16"/>
              </w:rPr>
              <w:t>$1,520,000</w:t>
            </w:r>
          </w:p>
        </w:tc>
        <w:tc>
          <w:tcPr>
            <w:tcW w:w="1205" w:type="dxa"/>
            <w:noWrap/>
            <w:vAlign w:val="center"/>
            <w:hideMark/>
          </w:tcPr>
          <w:p w14:paraId="6E784DB6" w14:textId="77777777" w:rsidR="005B1D7A" w:rsidRPr="00B05055" w:rsidRDefault="005B1D7A" w:rsidP="00F559DD">
            <w:pPr>
              <w:jc w:val="center"/>
              <w:rPr>
                <w:sz w:val="16"/>
                <w:szCs w:val="16"/>
              </w:rPr>
            </w:pPr>
            <w:r w:rsidRPr="00B05055">
              <w:rPr>
                <w:sz w:val="16"/>
                <w:szCs w:val="16"/>
              </w:rPr>
              <w:t>$1,150,000</w:t>
            </w:r>
          </w:p>
        </w:tc>
        <w:tc>
          <w:tcPr>
            <w:tcW w:w="1225" w:type="dxa"/>
            <w:noWrap/>
            <w:vAlign w:val="center"/>
            <w:hideMark/>
          </w:tcPr>
          <w:p w14:paraId="184A216D" w14:textId="77777777" w:rsidR="005B1D7A" w:rsidRPr="00B05055" w:rsidRDefault="005B1D7A" w:rsidP="00F559DD">
            <w:pPr>
              <w:jc w:val="center"/>
              <w:rPr>
                <w:sz w:val="16"/>
                <w:szCs w:val="16"/>
              </w:rPr>
            </w:pPr>
            <w:r w:rsidRPr="00B05055">
              <w:rPr>
                <w:sz w:val="16"/>
                <w:szCs w:val="16"/>
              </w:rPr>
              <w:t>$750,000</w:t>
            </w:r>
          </w:p>
        </w:tc>
        <w:tc>
          <w:tcPr>
            <w:tcW w:w="1170" w:type="dxa"/>
            <w:noWrap/>
            <w:vAlign w:val="center"/>
            <w:hideMark/>
          </w:tcPr>
          <w:p w14:paraId="6EF1120F" w14:textId="77777777" w:rsidR="005B1D7A" w:rsidRPr="00B05055" w:rsidRDefault="005B1D7A" w:rsidP="00F559DD">
            <w:pPr>
              <w:jc w:val="center"/>
              <w:rPr>
                <w:sz w:val="16"/>
                <w:szCs w:val="16"/>
              </w:rPr>
            </w:pPr>
            <w:r w:rsidRPr="00B05055">
              <w:rPr>
                <w:sz w:val="16"/>
                <w:szCs w:val="16"/>
              </w:rPr>
              <w:t>$460,000</w:t>
            </w:r>
          </w:p>
        </w:tc>
        <w:tc>
          <w:tcPr>
            <w:tcW w:w="1291" w:type="dxa"/>
            <w:noWrap/>
            <w:vAlign w:val="center"/>
            <w:hideMark/>
          </w:tcPr>
          <w:p w14:paraId="314EC3E2" w14:textId="77777777" w:rsidR="005B1D7A" w:rsidRPr="00B05055" w:rsidRDefault="005B1D7A" w:rsidP="00F559DD">
            <w:pPr>
              <w:jc w:val="center"/>
              <w:rPr>
                <w:sz w:val="16"/>
                <w:szCs w:val="16"/>
              </w:rPr>
            </w:pPr>
            <w:r w:rsidRPr="00B05055">
              <w:rPr>
                <w:sz w:val="16"/>
                <w:szCs w:val="16"/>
              </w:rPr>
              <w:t>$400,000</w:t>
            </w:r>
          </w:p>
        </w:tc>
      </w:tr>
      <w:tr w:rsidR="005B1D7A" w:rsidRPr="00B05055" w14:paraId="2C1AF593" w14:textId="77777777" w:rsidTr="00F559DD">
        <w:trPr>
          <w:cantSplit/>
          <w:trHeight w:val="216"/>
          <w:jc w:val="center"/>
        </w:trPr>
        <w:tc>
          <w:tcPr>
            <w:tcW w:w="1250" w:type="dxa"/>
            <w:noWrap/>
            <w:vAlign w:val="center"/>
            <w:hideMark/>
          </w:tcPr>
          <w:p w14:paraId="43021228" w14:textId="77777777" w:rsidR="005B1D7A" w:rsidRPr="00B05055" w:rsidRDefault="005B1D7A" w:rsidP="00F559DD">
            <w:pPr>
              <w:jc w:val="center"/>
              <w:rPr>
                <w:sz w:val="16"/>
                <w:szCs w:val="16"/>
              </w:rPr>
            </w:pPr>
            <w:r w:rsidRPr="00B05055">
              <w:rPr>
                <w:sz w:val="16"/>
                <w:szCs w:val="16"/>
              </w:rPr>
              <w:t>250X72</w:t>
            </w:r>
          </w:p>
        </w:tc>
        <w:tc>
          <w:tcPr>
            <w:tcW w:w="720" w:type="dxa"/>
            <w:noWrap/>
            <w:vAlign w:val="center"/>
          </w:tcPr>
          <w:p w14:paraId="417F5808" w14:textId="77777777" w:rsidR="005B1D7A" w:rsidRPr="00B05055" w:rsidRDefault="005B1D7A" w:rsidP="00F559DD">
            <w:pPr>
              <w:rPr>
                <w:sz w:val="16"/>
                <w:szCs w:val="16"/>
              </w:rPr>
            </w:pPr>
            <w:r w:rsidRPr="00B05055">
              <w:rPr>
                <w:sz w:val="16"/>
                <w:szCs w:val="16"/>
              </w:rPr>
              <w:t>600</w:t>
            </w:r>
          </w:p>
        </w:tc>
        <w:tc>
          <w:tcPr>
            <w:tcW w:w="1216" w:type="dxa"/>
            <w:noWrap/>
            <w:vAlign w:val="center"/>
            <w:hideMark/>
          </w:tcPr>
          <w:p w14:paraId="4D60FA08" w14:textId="77777777" w:rsidR="005B1D7A" w:rsidRPr="00B05055" w:rsidRDefault="005B1D7A" w:rsidP="00F559DD">
            <w:pPr>
              <w:jc w:val="center"/>
              <w:rPr>
                <w:sz w:val="16"/>
                <w:szCs w:val="16"/>
              </w:rPr>
            </w:pPr>
            <w:r w:rsidRPr="00B05055">
              <w:rPr>
                <w:sz w:val="16"/>
                <w:szCs w:val="16"/>
              </w:rPr>
              <w:t>$2,500,000</w:t>
            </w:r>
          </w:p>
        </w:tc>
        <w:tc>
          <w:tcPr>
            <w:tcW w:w="1216" w:type="dxa"/>
            <w:noWrap/>
            <w:vAlign w:val="center"/>
            <w:hideMark/>
          </w:tcPr>
          <w:p w14:paraId="1C64D78E" w14:textId="77777777" w:rsidR="005B1D7A" w:rsidRPr="00B05055" w:rsidRDefault="005B1D7A" w:rsidP="00F559DD">
            <w:pPr>
              <w:jc w:val="center"/>
              <w:rPr>
                <w:sz w:val="16"/>
                <w:szCs w:val="16"/>
              </w:rPr>
            </w:pPr>
            <w:r w:rsidRPr="00B05055">
              <w:rPr>
                <w:sz w:val="16"/>
                <w:szCs w:val="16"/>
              </w:rPr>
              <w:t>$2,287,500</w:t>
            </w:r>
          </w:p>
        </w:tc>
        <w:tc>
          <w:tcPr>
            <w:tcW w:w="1225" w:type="dxa"/>
            <w:noWrap/>
            <w:vAlign w:val="center"/>
            <w:hideMark/>
          </w:tcPr>
          <w:p w14:paraId="63AE2379" w14:textId="77777777" w:rsidR="005B1D7A" w:rsidRPr="00B05055" w:rsidRDefault="005B1D7A" w:rsidP="00F559DD">
            <w:pPr>
              <w:jc w:val="center"/>
              <w:rPr>
                <w:sz w:val="16"/>
                <w:szCs w:val="16"/>
              </w:rPr>
            </w:pPr>
            <w:r w:rsidRPr="00B05055">
              <w:rPr>
                <w:sz w:val="16"/>
                <w:szCs w:val="16"/>
              </w:rPr>
              <w:t>$1,900,000</w:t>
            </w:r>
          </w:p>
        </w:tc>
        <w:tc>
          <w:tcPr>
            <w:tcW w:w="1205" w:type="dxa"/>
            <w:noWrap/>
            <w:vAlign w:val="center"/>
            <w:hideMark/>
          </w:tcPr>
          <w:p w14:paraId="2A93BE56" w14:textId="77777777" w:rsidR="005B1D7A" w:rsidRPr="00B05055" w:rsidRDefault="005B1D7A" w:rsidP="00F559DD">
            <w:pPr>
              <w:jc w:val="center"/>
              <w:rPr>
                <w:sz w:val="16"/>
                <w:szCs w:val="16"/>
              </w:rPr>
            </w:pPr>
            <w:r w:rsidRPr="00B05055">
              <w:rPr>
                <w:sz w:val="16"/>
                <w:szCs w:val="16"/>
              </w:rPr>
              <w:t>$1,437,500</w:t>
            </w:r>
          </w:p>
        </w:tc>
        <w:tc>
          <w:tcPr>
            <w:tcW w:w="1225" w:type="dxa"/>
            <w:noWrap/>
            <w:vAlign w:val="center"/>
            <w:hideMark/>
          </w:tcPr>
          <w:p w14:paraId="00F9B9DF" w14:textId="77777777" w:rsidR="005B1D7A" w:rsidRPr="00B05055" w:rsidRDefault="005B1D7A" w:rsidP="00F559DD">
            <w:pPr>
              <w:jc w:val="center"/>
              <w:rPr>
                <w:sz w:val="16"/>
                <w:szCs w:val="16"/>
              </w:rPr>
            </w:pPr>
            <w:r w:rsidRPr="00B05055">
              <w:rPr>
                <w:sz w:val="16"/>
                <w:szCs w:val="16"/>
              </w:rPr>
              <w:t>$937,500</w:t>
            </w:r>
          </w:p>
        </w:tc>
        <w:tc>
          <w:tcPr>
            <w:tcW w:w="1170" w:type="dxa"/>
            <w:noWrap/>
            <w:vAlign w:val="center"/>
            <w:hideMark/>
          </w:tcPr>
          <w:p w14:paraId="075C3E36" w14:textId="77777777" w:rsidR="005B1D7A" w:rsidRPr="00B05055" w:rsidRDefault="005B1D7A" w:rsidP="00F559DD">
            <w:pPr>
              <w:jc w:val="center"/>
              <w:rPr>
                <w:sz w:val="16"/>
                <w:szCs w:val="16"/>
              </w:rPr>
            </w:pPr>
            <w:r w:rsidRPr="00B05055">
              <w:rPr>
                <w:sz w:val="16"/>
                <w:szCs w:val="16"/>
              </w:rPr>
              <w:t>$575,000</w:t>
            </w:r>
          </w:p>
        </w:tc>
        <w:tc>
          <w:tcPr>
            <w:tcW w:w="1291" w:type="dxa"/>
            <w:noWrap/>
            <w:vAlign w:val="center"/>
            <w:hideMark/>
          </w:tcPr>
          <w:p w14:paraId="78CB58CF" w14:textId="77777777" w:rsidR="005B1D7A" w:rsidRPr="00B05055" w:rsidRDefault="005B1D7A" w:rsidP="00F559DD">
            <w:pPr>
              <w:jc w:val="center"/>
              <w:rPr>
                <w:sz w:val="16"/>
                <w:szCs w:val="16"/>
              </w:rPr>
            </w:pPr>
            <w:r w:rsidRPr="00B05055">
              <w:rPr>
                <w:sz w:val="16"/>
                <w:szCs w:val="16"/>
              </w:rPr>
              <w:t>$500,000</w:t>
            </w:r>
          </w:p>
        </w:tc>
      </w:tr>
      <w:tr w:rsidR="005B1D7A" w:rsidRPr="00B05055" w14:paraId="18CE9CD0" w14:textId="77777777" w:rsidTr="00F559DD">
        <w:trPr>
          <w:cantSplit/>
          <w:trHeight w:val="216"/>
          <w:jc w:val="center"/>
        </w:trPr>
        <w:tc>
          <w:tcPr>
            <w:tcW w:w="1250" w:type="dxa"/>
            <w:noWrap/>
            <w:vAlign w:val="center"/>
            <w:hideMark/>
          </w:tcPr>
          <w:p w14:paraId="214BC7B8" w14:textId="77777777" w:rsidR="005B1D7A" w:rsidRPr="00B05055" w:rsidRDefault="005B1D7A" w:rsidP="00F559DD">
            <w:pPr>
              <w:jc w:val="center"/>
              <w:rPr>
                <w:sz w:val="16"/>
                <w:szCs w:val="16"/>
              </w:rPr>
            </w:pPr>
            <w:r w:rsidRPr="00B05055">
              <w:rPr>
                <w:sz w:val="16"/>
                <w:szCs w:val="16"/>
              </w:rPr>
              <w:t>300X100</w:t>
            </w:r>
          </w:p>
        </w:tc>
        <w:tc>
          <w:tcPr>
            <w:tcW w:w="720" w:type="dxa"/>
            <w:noWrap/>
            <w:vAlign w:val="center"/>
          </w:tcPr>
          <w:p w14:paraId="7339A3F9" w14:textId="77777777" w:rsidR="005B1D7A" w:rsidRPr="00B05055" w:rsidRDefault="005B1D7A" w:rsidP="00F559DD">
            <w:pPr>
              <w:rPr>
                <w:sz w:val="16"/>
                <w:szCs w:val="16"/>
              </w:rPr>
            </w:pPr>
            <w:r w:rsidRPr="00B05055">
              <w:rPr>
                <w:sz w:val="16"/>
                <w:szCs w:val="16"/>
              </w:rPr>
              <w:t>700</w:t>
            </w:r>
          </w:p>
        </w:tc>
        <w:tc>
          <w:tcPr>
            <w:tcW w:w="1216" w:type="dxa"/>
            <w:noWrap/>
            <w:vAlign w:val="center"/>
            <w:hideMark/>
          </w:tcPr>
          <w:p w14:paraId="05548843" w14:textId="77777777" w:rsidR="005B1D7A" w:rsidRPr="00B05055" w:rsidRDefault="005B1D7A" w:rsidP="00F559DD">
            <w:pPr>
              <w:jc w:val="center"/>
              <w:rPr>
                <w:sz w:val="16"/>
                <w:szCs w:val="16"/>
              </w:rPr>
            </w:pPr>
            <w:r w:rsidRPr="00B05055">
              <w:rPr>
                <w:sz w:val="16"/>
                <w:szCs w:val="16"/>
              </w:rPr>
              <w:t>$3,500,000</w:t>
            </w:r>
          </w:p>
        </w:tc>
        <w:tc>
          <w:tcPr>
            <w:tcW w:w="1216" w:type="dxa"/>
            <w:noWrap/>
            <w:vAlign w:val="center"/>
            <w:hideMark/>
          </w:tcPr>
          <w:p w14:paraId="16FC2F1C" w14:textId="77777777" w:rsidR="005B1D7A" w:rsidRPr="00B05055" w:rsidRDefault="005B1D7A" w:rsidP="00F559DD">
            <w:pPr>
              <w:jc w:val="center"/>
              <w:rPr>
                <w:sz w:val="16"/>
                <w:szCs w:val="16"/>
              </w:rPr>
            </w:pPr>
            <w:r w:rsidRPr="00B05055">
              <w:rPr>
                <w:sz w:val="16"/>
                <w:szCs w:val="16"/>
              </w:rPr>
              <w:t>$3,202,500</w:t>
            </w:r>
          </w:p>
        </w:tc>
        <w:tc>
          <w:tcPr>
            <w:tcW w:w="1225" w:type="dxa"/>
            <w:noWrap/>
            <w:vAlign w:val="center"/>
            <w:hideMark/>
          </w:tcPr>
          <w:p w14:paraId="63A8048F" w14:textId="77777777" w:rsidR="005B1D7A" w:rsidRPr="00B05055" w:rsidRDefault="005B1D7A" w:rsidP="00F559DD">
            <w:pPr>
              <w:jc w:val="center"/>
              <w:rPr>
                <w:sz w:val="16"/>
                <w:szCs w:val="16"/>
              </w:rPr>
            </w:pPr>
            <w:r w:rsidRPr="00B05055">
              <w:rPr>
                <w:sz w:val="16"/>
                <w:szCs w:val="16"/>
              </w:rPr>
              <w:t>$2,660,000</w:t>
            </w:r>
          </w:p>
        </w:tc>
        <w:tc>
          <w:tcPr>
            <w:tcW w:w="1205" w:type="dxa"/>
            <w:noWrap/>
            <w:vAlign w:val="center"/>
            <w:hideMark/>
          </w:tcPr>
          <w:p w14:paraId="3FC3D56A" w14:textId="77777777" w:rsidR="005B1D7A" w:rsidRPr="00B05055" w:rsidRDefault="005B1D7A" w:rsidP="00F559DD">
            <w:pPr>
              <w:jc w:val="center"/>
              <w:rPr>
                <w:sz w:val="16"/>
                <w:szCs w:val="16"/>
              </w:rPr>
            </w:pPr>
            <w:r w:rsidRPr="00B05055">
              <w:rPr>
                <w:sz w:val="16"/>
                <w:szCs w:val="16"/>
              </w:rPr>
              <w:t>$2,012,500</w:t>
            </w:r>
          </w:p>
        </w:tc>
        <w:tc>
          <w:tcPr>
            <w:tcW w:w="1225" w:type="dxa"/>
            <w:noWrap/>
            <w:vAlign w:val="center"/>
            <w:hideMark/>
          </w:tcPr>
          <w:p w14:paraId="56DF19D3" w14:textId="77777777" w:rsidR="005B1D7A" w:rsidRPr="00B05055" w:rsidRDefault="005B1D7A" w:rsidP="00F559DD">
            <w:pPr>
              <w:jc w:val="center"/>
              <w:rPr>
                <w:sz w:val="16"/>
                <w:szCs w:val="16"/>
              </w:rPr>
            </w:pPr>
            <w:r w:rsidRPr="00B05055">
              <w:rPr>
                <w:sz w:val="16"/>
                <w:szCs w:val="16"/>
              </w:rPr>
              <w:t>$1,312,500</w:t>
            </w:r>
          </w:p>
        </w:tc>
        <w:tc>
          <w:tcPr>
            <w:tcW w:w="1170" w:type="dxa"/>
            <w:noWrap/>
            <w:vAlign w:val="center"/>
            <w:hideMark/>
          </w:tcPr>
          <w:p w14:paraId="47EE9715" w14:textId="77777777" w:rsidR="005B1D7A" w:rsidRPr="00B05055" w:rsidRDefault="005B1D7A" w:rsidP="00F559DD">
            <w:pPr>
              <w:jc w:val="center"/>
              <w:rPr>
                <w:sz w:val="16"/>
                <w:szCs w:val="16"/>
              </w:rPr>
            </w:pPr>
            <w:r w:rsidRPr="00B05055">
              <w:rPr>
                <w:sz w:val="16"/>
                <w:szCs w:val="16"/>
              </w:rPr>
              <w:t>$805,000</w:t>
            </w:r>
          </w:p>
        </w:tc>
        <w:tc>
          <w:tcPr>
            <w:tcW w:w="1291" w:type="dxa"/>
            <w:noWrap/>
            <w:vAlign w:val="center"/>
            <w:hideMark/>
          </w:tcPr>
          <w:p w14:paraId="2726DBE5" w14:textId="77777777" w:rsidR="005B1D7A" w:rsidRPr="00B05055" w:rsidRDefault="005B1D7A" w:rsidP="00F559DD">
            <w:pPr>
              <w:jc w:val="center"/>
              <w:rPr>
                <w:sz w:val="16"/>
                <w:szCs w:val="16"/>
              </w:rPr>
            </w:pPr>
            <w:r w:rsidRPr="00B05055">
              <w:rPr>
                <w:sz w:val="16"/>
                <w:szCs w:val="16"/>
              </w:rPr>
              <w:t>$700,000</w:t>
            </w:r>
          </w:p>
        </w:tc>
      </w:tr>
      <w:tr w:rsidR="005B1D7A" w:rsidRPr="00B05055" w14:paraId="642F33CB" w14:textId="77777777" w:rsidTr="00F559DD">
        <w:trPr>
          <w:cantSplit/>
          <w:trHeight w:val="288"/>
          <w:jc w:val="center"/>
        </w:trPr>
        <w:tc>
          <w:tcPr>
            <w:tcW w:w="10518" w:type="dxa"/>
            <w:gridSpan w:val="9"/>
            <w:noWrap/>
            <w:vAlign w:val="center"/>
            <w:hideMark/>
          </w:tcPr>
          <w:p w14:paraId="49628904" w14:textId="77777777" w:rsidR="005B1D7A" w:rsidRPr="00B05055" w:rsidRDefault="005B1D7A" w:rsidP="00F559DD">
            <w:pPr>
              <w:jc w:val="center"/>
              <w:rPr>
                <w:sz w:val="16"/>
                <w:szCs w:val="16"/>
              </w:rPr>
            </w:pPr>
            <w:r w:rsidRPr="00B05055">
              <w:rPr>
                <w:sz w:val="16"/>
                <w:szCs w:val="16"/>
              </w:rPr>
              <w:t>Hopper (Holds)</w:t>
            </w:r>
          </w:p>
        </w:tc>
      </w:tr>
      <w:tr w:rsidR="005B1D7A" w:rsidRPr="00B05055" w14:paraId="34E6E5CE" w14:textId="77777777" w:rsidTr="00F559DD">
        <w:trPr>
          <w:cantSplit/>
          <w:trHeight w:val="216"/>
          <w:jc w:val="center"/>
        </w:trPr>
        <w:tc>
          <w:tcPr>
            <w:tcW w:w="1250" w:type="dxa"/>
            <w:noWrap/>
            <w:vAlign w:val="center"/>
            <w:hideMark/>
          </w:tcPr>
          <w:p w14:paraId="01E2EEAE" w14:textId="77777777" w:rsidR="005B1D7A" w:rsidRPr="00B05055" w:rsidRDefault="005B1D7A" w:rsidP="00F559DD">
            <w:pPr>
              <w:jc w:val="center"/>
              <w:rPr>
                <w:sz w:val="16"/>
                <w:szCs w:val="16"/>
              </w:rPr>
            </w:pPr>
            <w:r w:rsidRPr="00B05055">
              <w:rPr>
                <w:sz w:val="16"/>
                <w:szCs w:val="16"/>
              </w:rPr>
              <w:t>175X26 (1000 Tons)</w:t>
            </w:r>
          </w:p>
        </w:tc>
        <w:tc>
          <w:tcPr>
            <w:tcW w:w="720" w:type="dxa"/>
            <w:noWrap/>
            <w:vAlign w:val="center"/>
          </w:tcPr>
          <w:p w14:paraId="79EB4D51" w14:textId="77777777" w:rsidR="005B1D7A" w:rsidRPr="00B05055" w:rsidRDefault="005B1D7A" w:rsidP="00F559DD">
            <w:pPr>
              <w:rPr>
                <w:sz w:val="16"/>
                <w:szCs w:val="16"/>
              </w:rPr>
            </w:pPr>
            <w:r w:rsidRPr="00B05055">
              <w:rPr>
                <w:sz w:val="16"/>
                <w:szCs w:val="16"/>
              </w:rPr>
              <w:t>275</w:t>
            </w:r>
          </w:p>
        </w:tc>
        <w:tc>
          <w:tcPr>
            <w:tcW w:w="1216" w:type="dxa"/>
            <w:noWrap/>
            <w:vAlign w:val="center"/>
            <w:hideMark/>
          </w:tcPr>
          <w:p w14:paraId="530220E7" w14:textId="77777777" w:rsidR="005B1D7A" w:rsidRPr="00B05055" w:rsidRDefault="005B1D7A" w:rsidP="00F559DD">
            <w:pPr>
              <w:jc w:val="center"/>
              <w:rPr>
                <w:sz w:val="16"/>
                <w:szCs w:val="16"/>
              </w:rPr>
            </w:pPr>
            <w:r w:rsidRPr="00B05055">
              <w:rPr>
                <w:sz w:val="16"/>
                <w:szCs w:val="16"/>
              </w:rPr>
              <w:t>$2,300,000</w:t>
            </w:r>
          </w:p>
        </w:tc>
        <w:tc>
          <w:tcPr>
            <w:tcW w:w="1216" w:type="dxa"/>
            <w:noWrap/>
            <w:vAlign w:val="center"/>
            <w:hideMark/>
          </w:tcPr>
          <w:p w14:paraId="13B50DDF" w14:textId="77777777" w:rsidR="005B1D7A" w:rsidRPr="00B05055" w:rsidRDefault="005B1D7A" w:rsidP="00F559DD">
            <w:pPr>
              <w:jc w:val="center"/>
              <w:rPr>
                <w:sz w:val="16"/>
                <w:szCs w:val="16"/>
              </w:rPr>
            </w:pPr>
            <w:r w:rsidRPr="00B05055">
              <w:rPr>
                <w:sz w:val="16"/>
                <w:szCs w:val="16"/>
              </w:rPr>
              <w:t>$2,104,500</w:t>
            </w:r>
          </w:p>
        </w:tc>
        <w:tc>
          <w:tcPr>
            <w:tcW w:w="1225" w:type="dxa"/>
            <w:noWrap/>
            <w:vAlign w:val="center"/>
            <w:hideMark/>
          </w:tcPr>
          <w:p w14:paraId="23E1D039" w14:textId="77777777" w:rsidR="005B1D7A" w:rsidRPr="00B05055" w:rsidRDefault="005B1D7A" w:rsidP="00F559DD">
            <w:pPr>
              <w:jc w:val="center"/>
              <w:rPr>
                <w:sz w:val="16"/>
                <w:szCs w:val="16"/>
              </w:rPr>
            </w:pPr>
            <w:r w:rsidRPr="00B05055">
              <w:rPr>
                <w:sz w:val="16"/>
                <w:szCs w:val="16"/>
              </w:rPr>
              <w:t>$1,748,000</w:t>
            </w:r>
          </w:p>
        </w:tc>
        <w:tc>
          <w:tcPr>
            <w:tcW w:w="1205" w:type="dxa"/>
            <w:noWrap/>
            <w:vAlign w:val="center"/>
            <w:hideMark/>
          </w:tcPr>
          <w:p w14:paraId="28FDD4A1" w14:textId="77777777" w:rsidR="005B1D7A" w:rsidRPr="00B05055" w:rsidRDefault="005B1D7A" w:rsidP="00F559DD">
            <w:pPr>
              <w:jc w:val="center"/>
              <w:rPr>
                <w:sz w:val="16"/>
                <w:szCs w:val="16"/>
              </w:rPr>
            </w:pPr>
            <w:r w:rsidRPr="00B05055">
              <w:rPr>
                <w:sz w:val="16"/>
                <w:szCs w:val="16"/>
              </w:rPr>
              <w:t>$1,322,500</w:t>
            </w:r>
          </w:p>
        </w:tc>
        <w:tc>
          <w:tcPr>
            <w:tcW w:w="1225" w:type="dxa"/>
            <w:noWrap/>
            <w:vAlign w:val="center"/>
            <w:hideMark/>
          </w:tcPr>
          <w:p w14:paraId="2CD2E7A0" w14:textId="77777777" w:rsidR="005B1D7A" w:rsidRPr="00B05055" w:rsidRDefault="005B1D7A" w:rsidP="00F559DD">
            <w:pPr>
              <w:jc w:val="center"/>
              <w:rPr>
                <w:sz w:val="16"/>
                <w:szCs w:val="16"/>
              </w:rPr>
            </w:pPr>
            <w:r w:rsidRPr="00B05055">
              <w:rPr>
                <w:sz w:val="16"/>
                <w:szCs w:val="16"/>
              </w:rPr>
              <w:t>$862,500</w:t>
            </w:r>
          </w:p>
        </w:tc>
        <w:tc>
          <w:tcPr>
            <w:tcW w:w="1170" w:type="dxa"/>
            <w:noWrap/>
            <w:vAlign w:val="center"/>
            <w:hideMark/>
          </w:tcPr>
          <w:p w14:paraId="320CB560" w14:textId="77777777" w:rsidR="005B1D7A" w:rsidRPr="00B05055" w:rsidRDefault="005B1D7A" w:rsidP="00F559DD">
            <w:pPr>
              <w:jc w:val="center"/>
              <w:rPr>
                <w:sz w:val="16"/>
                <w:szCs w:val="16"/>
              </w:rPr>
            </w:pPr>
            <w:r w:rsidRPr="00B05055">
              <w:rPr>
                <w:sz w:val="16"/>
                <w:szCs w:val="16"/>
              </w:rPr>
              <w:t>$529,000</w:t>
            </w:r>
          </w:p>
        </w:tc>
        <w:tc>
          <w:tcPr>
            <w:tcW w:w="1291" w:type="dxa"/>
            <w:noWrap/>
            <w:vAlign w:val="center"/>
            <w:hideMark/>
          </w:tcPr>
          <w:p w14:paraId="2C96EBF5" w14:textId="77777777" w:rsidR="005B1D7A" w:rsidRPr="00B05055" w:rsidRDefault="005B1D7A" w:rsidP="00F559DD">
            <w:pPr>
              <w:jc w:val="center"/>
              <w:rPr>
                <w:sz w:val="16"/>
                <w:szCs w:val="16"/>
              </w:rPr>
            </w:pPr>
            <w:r w:rsidRPr="00B05055">
              <w:rPr>
                <w:sz w:val="16"/>
                <w:szCs w:val="16"/>
              </w:rPr>
              <w:t>$460,000</w:t>
            </w:r>
          </w:p>
        </w:tc>
      </w:tr>
      <w:tr w:rsidR="005B1D7A" w:rsidRPr="00B05055" w14:paraId="10651B9C" w14:textId="77777777" w:rsidTr="00F559DD">
        <w:trPr>
          <w:cantSplit/>
          <w:trHeight w:val="216"/>
          <w:jc w:val="center"/>
        </w:trPr>
        <w:tc>
          <w:tcPr>
            <w:tcW w:w="1250" w:type="dxa"/>
            <w:noWrap/>
            <w:vAlign w:val="center"/>
            <w:hideMark/>
          </w:tcPr>
          <w:p w14:paraId="190AD479" w14:textId="77777777" w:rsidR="005B1D7A" w:rsidRPr="00B05055" w:rsidRDefault="005B1D7A" w:rsidP="00F559DD">
            <w:pPr>
              <w:jc w:val="center"/>
              <w:rPr>
                <w:sz w:val="16"/>
                <w:szCs w:val="16"/>
              </w:rPr>
            </w:pPr>
            <w:r w:rsidRPr="00B05055">
              <w:rPr>
                <w:sz w:val="16"/>
                <w:szCs w:val="16"/>
              </w:rPr>
              <w:t>195X35 (2200 Tons)</w:t>
            </w:r>
          </w:p>
        </w:tc>
        <w:tc>
          <w:tcPr>
            <w:tcW w:w="720" w:type="dxa"/>
            <w:noWrap/>
            <w:vAlign w:val="center"/>
          </w:tcPr>
          <w:p w14:paraId="4F85E81E" w14:textId="77777777" w:rsidR="005B1D7A" w:rsidRPr="00B05055" w:rsidRDefault="005B1D7A" w:rsidP="00F559DD">
            <w:pPr>
              <w:rPr>
                <w:sz w:val="16"/>
                <w:szCs w:val="16"/>
              </w:rPr>
            </w:pPr>
            <w:r w:rsidRPr="00B05055">
              <w:rPr>
                <w:sz w:val="16"/>
                <w:szCs w:val="16"/>
              </w:rPr>
              <w:t>325</w:t>
            </w:r>
          </w:p>
        </w:tc>
        <w:tc>
          <w:tcPr>
            <w:tcW w:w="1216" w:type="dxa"/>
            <w:noWrap/>
            <w:vAlign w:val="center"/>
            <w:hideMark/>
          </w:tcPr>
          <w:p w14:paraId="5F26AFA6" w14:textId="77777777" w:rsidR="005B1D7A" w:rsidRPr="00B05055" w:rsidRDefault="005B1D7A" w:rsidP="00F559DD">
            <w:pPr>
              <w:jc w:val="center"/>
              <w:rPr>
                <w:sz w:val="16"/>
                <w:szCs w:val="16"/>
              </w:rPr>
            </w:pPr>
            <w:r w:rsidRPr="00B05055">
              <w:rPr>
                <w:sz w:val="16"/>
                <w:szCs w:val="16"/>
              </w:rPr>
              <w:t>$2,700,000</w:t>
            </w:r>
          </w:p>
        </w:tc>
        <w:tc>
          <w:tcPr>
            <w:tcW w:w="1216" w:type="dxa"/>
            <w:noWrap/>
            <w:vAlign w:val="center"/>
            <w:hideMark/>
          </w:tcPr>
          <w:p w14:paraId="6A2D4A98" w14:textId="77777777" w:rsidR="005B1D7A" w:rsidRPr="00B05055" w:rsidRDefault="005B1D7A" w:rsidP="00F559DD">
            <w:pPr>
              <w:jc w:val="center"/>
              <w:rPr>
                <w:sz w:val="16"/>
                <w:szCs w:val="16"/>
              </w:rPr>
            </w:pPr>
            <w:r w:rsidRPr="00B05055">
              <w:rPr>
                <w:sz w:val="16"/>
                <w:szCs w:val="16"/>
              </w:rPr>
              <w:t>$2,470,500</w:t>
            </w:r>
          </w:p>
        </w:tc>
        <w:tc>
          <w:tcPr>
            <w:tcW w:w="1225" w:type="dxa"/>
            <w:noWrap/>
            <w:vAlign w:val="center"/>
            <w:hideMark/>
          </w:tcPr>
          <w:p w14:paraId="66939A82" w14:textId="77777777" w:rsidR="005B1D7A" w:rsidRPr="00B05055" w:rsidRDefault="005B1D7A" w:rsidP="00F559DD">
            <w:pPr>
              <w:jc w:val="center"/>
              <w:rPr>
                <w:sz w:val="16"/>
                <w:szCs w:val="16"/>
              </w:rPr>
            </w:pPr>
            <w:r w:rsidRPr="00B05055">
              <w:rPr>
                <w:sz w:val="16"/>
                <w:szCs w:val="16"/>
              </w:rPr>
              <w:t>$2,052,000</w:t>
            </w:r>
          </w:p>
        </w:tc>
        <w:tc>
          <w:tcPr>
            <w:tcW w:w="1205" w:type="dxa"/>
            <w:noWrap/>
            <w:vAlign w:val="center"/>
            <w:hideMark/>
          </w:tcPr>
          <w:p w14:paraId="479B5FA4" w14:textId="77777777" w:rsidR="005B1D7A" w:rsidRPr="00B05055" w:rsidRDefault="005B1D7A" w:rsidP="00F559DD">
            <w:pPr>
              <w:jc w:val="center"/>
              <w:rPr>
                <w:sz w:val="16"/>
                <w:szCs w:val="16"/>
              </w:rPr>
            </w:pPr>
            <w:r w:rsidRPr="00B05055">
              <w:rPr>
                <w:sz w:val="16"/>
                <w:szCs w:val="16"/>
              </w:rPr>
              <w:t>$1,552,500</w:t>
            </w:r>
          </w:p>
        </w:tc>
        <w:tc>
          <w:tcPr>
            <w:tcW w:w="1225" w:type="dxa"/>
            <w:noWrap/>
            <w:vAlign w:val="center"/>
            <w:hideMark/>
          </w:tcPr>
          <w:p w14:paraId="2EB0FE6E" w14:textId="77777777" w:rsidR="005B1D7A" w:rsidRPr="00B05055" w:rsidRDefault="005B1D7A" w:rsidP="00F559DD">
            <w:pPr>
              <w:jc w:val="center"/>
              <w:rPr>
                <w:sz w:val="16"/>
                <w:szCs w:val="16"/>
              </w:rPr>
            </w:pPr>
            <w:r w:rsidRPr="00B05055">
              <w:rPr>
                <w:sz w:val="16"/>
                <w:szCs w:val="16"/>
              </w:rPr>
              <w:t>$1,012,500</w:t>
            </w:r>
          </w:p>
        </w:tc>
        <w:tc>
          <w:tcPr>
            <w:tcW w:w="1170" w:type="dxa"/>
            <w:noWrap/>
            <w:vAlign w:val="center"/>
            <w:hideMark/>
          </w:tcPr>
          <w:p w14:paraId="571D925C" w14:textId="77777777" w:rsidR="005B1D7A" w:rsidRPr="00B05055" w:rsidRDefault="005B1D7A" w:rsidP="00F559DD">
            <w:pPr>
              <w:jc w:val="center"/>
              <w:rPr>
                <w:sz w:val="16"/>
                <w:szCs w:val="16"/>
              </w:rPr>
            </w:pPr>
            <w:r w:rsidRPr="00B05055">
              <w:rPr>
                <w:sz w:val="16"/>
                <w:szCs w:val="16"/>
              </w:rPr>
              <w:t>$621,000</w:t>
            </w:r>
          </w:p>
        </w:tc>
        <w:tc>
          <w:tcPr>
            <w:tcW w:w="1291" w:type="dxa"/>
            <w:noWrap/>
            <w:vAlign w:val="center"/>
            <w:hideMark/>
          </w:tcPr>
          <w:p w14:paraId="2484A971" w14:textId="77777777" w:rsidR="005B1D7A" w:rsidRPr="00B05055" w:rsidRDefault="005B1D7A" w:rsidP="00F559DD">
            <w:pPr>
              <w:jc w:val="center"/>
              <w:rPr>
                <w:sz w:val="16"/>
                <w:szCs w:val="16"/>
              </w:rPr>
            </w:pPr>
            <w:r w:rsidRPr="00B05055">
              <w:rPr>
                <w:sz w:val="16"/>
                <w:szCs w:val="16"/>
              </w:rPr>
              <w:t>$540,000</w:t>
            </w:r>
          </w:p>
        </w:tc>
      </w:tr>
      <w:tr w:rsidR="005B1D7A" w:rsidRPr="00B05055" w14:paraId="0FAFB2CC" w14:textId="77777777" w:rsidTr="00F559DD">
        <w:trPr>
          <w:cantSplit/>
          <w:trHeight w:val="216"/>
          <w:jc w:val="center"/>
        </w:trPr>
        <w:tc>
          <w:tcPr>
            <w:tcW w:w="1250" w:type="dxa"/>
            <w:noWrap/>
            <w:vAlign w:val="center"/>
            <w:hideMark/>
          </w:tcPr>
          <w:p w14:paraId="11E0F50F" w14:textId="77777777" w:rsidR="005B1D7A" w:rsidRPr="00B05055" w:rsidRDefault="005B1D7A" w:rsidP="00F559DD">
            <w:pPr>
              <w:jc w:val="center"/>
              <w:rPr>
                <w:sz w:val="16"/>
                <w:szCs w:val="16"/>
              </w:rPr>
            </w:pPr>
            <w:r w:rsidRPr="00B05055">
              <w:rPr>
                <w:sz w:val="16"/>
                <w:szCs w:val="16"/>
              </w:rPr>
              <w:t>290X35</w:t>
            </w:r>
          </w:p>
        </w:tc>
        <w:tc>
          <w:tcPr>
            <w:tcW w:w="720" w:type="dxa"/>
            <w:noWrap/>
            <w:vAlign w:val="center"/>
          </w:tcPr>
          <w:p w14:paraId="7E25FB90" w14:textId="77777777" w:rsidR="005B1D7A" w:rsidRPr="00B05055" w:rsidRDefault="005B1D7A" w:rsidP="00F559DD">
            <w:pPr>
              <w:rPr>
                <w:sz w:val="16"/>
                <w:szCs w:val="16"/>
              </w:rPr>
            </w:pPr>
            <w:r w:rsidRPr="00B05055">
              <w:rPr>
                <w:sz w:val="16"/>
                <w:szCs w:val="16"/>
              </w:rPr>
              <w:t>450</w:t>
            </w:r>
          </w:p>
        </w:tc>
        <w:tc>
          <w:tcPr>
            <w:tcW w:w="1216" w:type="dxa"/>
            <w:noWrap/>
            <w:vAlign w:val="center"/>
            <w:hideMark/>
          </w:tcPr>
          <w:p w14:paraId="1230CF95" w14:textId="77777777" w:rsidR="005B1D7A" w:rsidRPr="00B05055" w:rsidRDefault="005B1D7A" w:rsidP="00F559DD">
            <w:pPr>
              <w:jc w:val="center"/>
              <w:rPr>
                <w:sz w:val="16"/>
                <w:szCs w:val="16"/>
              </w:rPr>
            </w:pPr>
            <w:r w:rsidRPr="00B05055">
              <w:rPr>
                <w:sz w:val="16"/>
                <w:szCs w:val="16"/>
              </w:rPr>
              <w:t>$4,500,000</w:t>
            </w:r>
          </w:p>
        </w:tc>
        <w:tc>
          <w:tcPr>
            <w:tcW w:w="1216" w:type="dxa"/>
            <w:noWrap/>
            <w:vAlign w:val="center"/>
            <w:hideMark/>
          </w:tcPr>
          <w:p w14:paraId="75983BCD" w14:textId="77777777" w:rsidR="005B1D7A" w:rsidRPr="00B05055" w:rsidRDefault="005B1D7A" w:rsidP="00F559DD">
            <w:pPr>
              <w:jc w:val="center"/>
              <w:rPr>
                <w:sz w:val="16"/>
                <w:szCs w:val="16"/>
              </w:rPr>
            </w:pPr>
            <w:r w:rsidRPr="00B05055">
              <w:rPr>
                <w:sz w:val="16"/>
                <w:szCs w:val="16"/>
              </w:rPr>
              <w:t>$4,117,500</w:t>
            </w:r>
          </w:p>
        </w:tc>
        <w:tc>
          <w:tcPr>
            <w:tcW w:w="1225" w:type="dxa"/>
            <w:noWrap/>
            <w:vAlign w:val="center"/>
            <w:hideMark/>
          </w:tcPr>
          <w:p w14:paraId="6C3B1BE9" w14:textId="77777777" w:rsidR="005B1D7A" w:rsidRPr="00B05055" w:rsidRDefault="005B1D7A" w:rsidP="00F559DD">
            <w:pPr>
              <w:jc w:val="center"/>
              <w:rPr>
                <w:sz w:val="16"/>
                <w:szCs w:val="16"/>
              </w:rPr>
            </w:pPr>
            <w:r w:rsidRPr="00B05055">
              <w:rPr>
                <w:sz w:val="16"/>
                <w:szCs w:val="16"/>
              </w:rPr>
              <w:t>$3,420,000</w:t>
            </w:r>
          </w:p>
        </w:tc>
        <w:tc>
          <w:tcPr>
            <w:tcW w:w="1205" w:type="dxa"/>
            <w:noWrap/>
            <w:vAlign w:val="center"/>
            <w:hideMark/>
          </w:tcPr>
          <w:p w14:paraId="32AA9DFA" w14:textId="77777777" w:rsidR="005B1D7A" w:rsidRPr="00B05055" w:rsidRDefault="005B1D7A" w:rsidP="00F559DD">
            <w:pPr>
              <w:jc w:val="center"/>
              <w:rPr>
                <w:sz w:val="16"/>
                <w:szCs w:val="16"/>
              </w:rPr>
            </w:pPr>
            <w:r w:rsidRPr="00B05055">
              <w:rPr>
                <w:sz w:val="16"/>
                <w:szCs w:val="16"/>
              </w:rPr>
              <w:t>$2,587,500</w:t>
            </w:r>
          </w:p>
        </w:tc>
        <w:tc>
          <w:tcPr>
            <w:tcW w:w="1225" w:type="dxa"/>
            <w:noWrap/>
            <w:vAlign w:val="center"/>
            <w:hideMark/>
          </w:tcPr>
          <w:p w14:paraId="567B3BB0" w14:textId="77777777" w:rsidR="005B1D7A" w:rsidRPr="00B05055" w:rsidRDefault="005B1D7A" w:rsidP="00F559DD">
            <w:pPr>
              <w:jc w:val="center"/>
              <w:rPr>
                <w:sz w:val="16"/>
                <w:szCs w:val="16"/>
              </w:rPr>
            </w:pPr>
            <w:r w:rsidRPr="00B05055">
              <w:rPr>
                <w:sz w:val="16"/>
                <w:szCs w:val="16"/>
              </w:rPr>
              <w:t>$1,687,500</w:t>
            </w:r>
          </w:p>
        </w:tc>
        <w:tc>
          <w:tcPr>
            <w:tcW w:w="1170" w:type="dxa"/>
            <w:noWrap/>
            <w:vAlign w:val="center"/>
            <w:hideMark/>
          </w:tcPr>
          <w:p w14:paraId="50ADADCC" w14:textId="77777777" w:rsidR="005B1D7A" w:rsidRPr="00B05055" w:rsidRDefault="005B1D7A" w:rsidP="00F559DD">
            <w:pPr>
              <w:jc w:val="center"/>
              <w:rPr>
                <w:sz w:val="16"/>
                <w:szCs w:val="16"/>
              </w:rPr>
            </w:pPr>
            <w:r w:rsidRPr="00B05055">
              <w:rPr>
                <w:sz w:val="16"/>
                <w:szCs w:val="16"/>
              </w:rPr>
              <w:t>$1,035,000</w:t>
            </w:r>
          </w:p>
        </w:tc>
        <w:tc>
          <w:tcPr>
            <w:tcW w:w="1291" w:type="dxa"/>
            <w:noWrap/>
            <w:vAlign w:val="center"/>
            <w:hideMark/>
          </w:tcPr>
          <w:p w14:paraId="31F1434D" w14:textId="77777777" w:rsidR="005B1D7A" w:rsidRPr="00B05055" w:rsidRDefault="005B1D7A" w:rsidP="00F559DD">
            <w:pPr>
              <w:jc w:val="center"/>
              <w:rPr>
                <w:sz w:val="16"/>
                <w:szCs w:val="16"/>
              </w:rPr>
            </w:pPr>
            <w:r w:rsidRPr="00B05055">
              <w:rPr>
                <w:sz w:val="16"/>
                <w:szCs w:val="16"/>
              </w:rPr>
              <w:t>$900,000</w:t>
            </w:r>
          </w:p>
        </w:tc>
      </w:tr>
      <w:tr w:rsidR="005B1D7A" w:rsidRPr="00B05055" w14:paraId="3D7B87E3" w14:textId="77777777" w:rsidTr="00F559DD">
        <w:trPr>
          <w:cantSplit/>
          <w:trHeight w:val="216"/>
          <w:jc w:val="center"/>
        </w:trPr>
        <w:tc>
          <w:tcPr>
            <w:tcW w:w="10518" w:type="dxa"/>
            <w:gridSpan w:val="9"/>
            <w:noWrap/>
            <w:vAlign w:val="center"/>
          </w:tcPr>
          <w:p w14:paraId="626AFD12" w14:textId="77777777" w:rsidR="005B1D7A" w:rsidRPr="00B05055" w:rsidRDefault="005B1D7A" w:rsidP="00F559DD">
            <w:pPr>
              <w:jc w:val="center"/>
              <w:rPr>
                <w:sz w:val="16"/>
                <w:szCs w:val="16"/>
              </w:rPr>
            </w:pPr>
            <w:r w:rsidRPr="00B05055">
              <w:rPr>
                <w:sz w:val="16"/>
                <w:szCs w:val="16"/>
              </w:rPr>
              <w:t>Shale Hopper (Holds)</w:t>
            </w:r>
          </w:p>
        </w:tc>
      </w:tr>
      <w:tr w:rsidR="005B1D7A" w:rsidRPr="00B05055" w14:paraId="30A0F46B" w14:textId="77777777" w:rsidTr="00F559DD">
        <w:trPr>
          <w:cantSplit/>
          <w:trHeight w:val="216"/>
          <w:jc w:val="center"/>
        </w:trPr>
        <w:tc>
          <w:tcPr>
            <w:tcW w:w="1250" w:type="dxa"/>
            <w:noWrap/>
            <w:vAlign w:val="center"/>
          </w:tcPr>
          <w:p w14:paraId="4718DBF7" w14:textId="77777777" w:rsidR="005B1D7A" w:rsidRPr="00B05055" w:rsidRDefault="005B1D7A" w:rsidP="00F559DD">
            <w:pPr>
              <w:jc w:val="center"/>
              <w:rPr>
                <w:sz w:val="16"/>
                <w:szCs w:val="16"/>
              </w:rPr>
            </w:pPr>
            <w:r w:rsidRPr="00B05055">
              <w:rPr>
                <w:sz w:val="16"/>
                <w:szCs w:val="16"/>
              </w:rPr>
              <w:t>175X26 (1000 Tons)</w:t>
            </w:r>
          </w:p>
        </w:tc>
        <w:tc>
          <w:tcPr>
            <w:tcW w:w="720" w:type="dxa"/>
            <w:noWrap/>
            <w:vAlign w:val="center"/>
          </w:tcPr>
          <w:p w14:paraId="1FBB7E08" w14:textId="77777777" w:rsidR="005B1D7A" w:rsidRPr="00B05055" w:rsidRDefault="005B1D7A" w:rsidP="00F559DD">
            <w:pPr>
              <w:jc w:val="center"/>
              <w:rPr>
                <w:sz w:val="16"/>
                <w:szCs w:val="16"/>
              </w:rPr>
            </w:pPr>
            <w:r w:rsidRPr="00B05055">
              <w:rPr>
                <w:sz w:val="16"/>
                <w:szCs w:val="16"/>
              </w:rPr>
              <w:t>275</w:t>
            </w:r>
          </w:p>
        </w:tc>
        <w:tc>
          <w:tcPr>
            <w:tcW w:w="1216" w:type="dxa"/>
            <w:noWrap/>
            <w:vAlign w:val="center"/>
          </w:tcPr>
          <w:p w14:paraId="76DEB093" w14:textId="77777777" w:rsidR="005B1D7A" w:rsidRPr="00B05055" w:rsidRDefault="005B1D7A" w:rsidP="00F559DD">
            <w:pPr>
              <w:jc w:val="center"/>
              <w:rPr>
                <w:sz w:val="16"/>
                <w:szCs w:val="16"/>
              </w:rPr>
            </w:pPr>
            <w:r w:rsidRPr="00B05055">
              <w:rPr>
                <w:sz w:val="16"/>
                <w:szCs w:val="16"/>
              </w:rPr>
              <w:t>$1,500,000</w:t>
            </w:r>
          </w:p>
        </w:tc>
        <w:tc>
          <w:tcPr>
            <w:tcW w:w="1216" w:type="dxa"/>
            <w:noWrap/>
            <w:vAlign w:val="center"/>
          </w:tcPr>
          <w:p w14:paraId="5828F608" w14:textId="77777777" w:rsidR="005B1D7A" w:rsidRPr="00B05055" w:rsidRDefault="005B1D7A" w:rsidP="00F559DD">
            <w:pPr>
              <w:jc w:val="center"/>
              <w:rPr>
                <w:sz w:val="16"/>
                <w:szCs w:val="16"/>
              </w:rPr>
            </w:pPr>
            <w:r w:rsidRPr="00B05055">
              <w:rPr>
                <w:sz w:val="16"/>
                <w:szCs w:val="16"/>
              </w:rPr>
              <w:t>$1,372,500</w:t>
            </w:r>
          </w:p>
        </w:tc>
        <w:tc>
          <w:tcPr>
            <w:tcW w:w="1225" w:type="dxa"/>
            <w:noWrap/>
            <w:vAlign w:val="center"/>
          </w:tcPr>
          <w:p w14:paraId="367369D9" w14:textId="77777777" w:rsidR="005B1D7A" w:rsidRPr="00B05055" w:rsidRDefault="005B1D7A" w:rsidP="00F559DD">
            <w:pPr>
              <w:jc w:val="center"/>
              <w:rPr>
                <w:sz w:val="16"/>
                <w:szCs w:val="16"/>
              </w:rPr>
            </w:pPr>
            <w:r w:rsidRPr="00B05055">
              <w:rPr>
                <w:sz w:val="16"/>
                <w:szCs w:val="16"/>
              </w:rPr>
              <w:t>$1,140,000</w:t>
            </w:r>
          </w:p>
        </w:tc>
        <w:tc>
          <w:tcPr>
            <w:tcW w:w="1205" w:type="dxa"/>
            <w:noWrap/>
            <w:vAlign w:val="center"/>
          </w:tcPr>
          <w:p w14:paraId="04B0749D" w14:textId="77777777" w:rsidR="005B1D7A" w:rsidRPr="00B05055" w:rsidRDefault="005B1D7A" w:rsidP="00F559DD">
            <w:pPr>
              <w:jc w:val="center"/>
              <w:rPr>
                <w:sz w:val="16"/>
                <w:szCs w:val="16"/>
              </w:rPr>
            </w:pPr>
            <w:r w:rsidRPr="00B05055">
              <w:rPr>
                <w:sz w:val="16"/>
                <w:szCs w:val="16"/>
              </w:rPr>
              <w:t>$862,500</w:t>
            </w:r>
          </w:p>
        </w:tc>
        <w:tc>
          <w:tcPr>
            <w:tcW w:w="1225" w:type="dxa"/>
            <w:noWrap/>
            <w:vAlign w:val="center"/>
          </w:tcPr>
          <w:p w14:paraId="00766928" w14:textId="77777777" w:rsidR="005B1D7A" w:rsidRPr="00B05055" w:rsidRDefault="005B1D7A" w:rsidP="00F559DD">
            <w:pPr>
              <w:jc w:val="center"/>
              <w:rPr>
                <w:sz w:val="16"/>
                <w:szCs w:val="16"/>
              </w:rPr>
            </w:pPr>
            <w:r w:rsidRPr="00B05055">
              <w:rPr>
                <w:sz w:val="16"/>
                <w:szCs w:val="16"/>
              </w:rPr>
              <w:t>$562,500</w:t>
            </w:r>
          </w:p>
        </w:tc>
        <w:tc>
          <w:tcPr>
            <w:tcW w:w="1170" w:type="dxa"/>
            <w:noWrap/>
            <w:vAlign w:val="center"/>
          </w:tcPr>
          <w:p w14:paraId="59ACC6E5" w14:textId="77777777" w:rsidR="005B1D7A" w:rsidRPr="00B05055" w:rsidRDefault="005B1D7A" w:rsidP="00F559DD">
            <w:pPr>
              <w:jc w:val="center"/>
              <w:rPr>
                <w:sz w:val="16"/>
                <w:szCs w:val="16"/>
              </w:rPr>
            </w:pPr>
            <w:r w:rsidRPr="00B05055">
              <w:rPr>
                <w:sz w:val="16"/>
                <w:szCs w:val="16"/>
              </w:rPr>
              <w:t>$345,000</w:t>
            </w:r>
          </w:p>
        </w:tc>
        <w:tc>
          <w:tcPr>
            <w:tcW w:w="1291" w:type="dxa"/>
            <w:noWrap/>
            <w:vAlign w:val="center"/>
          </w:tcPr>
          <w:p w14:paraId="54573534" w14:textId="77777777" w:rsidR="005B1D7A" w:rsidRPr="00B05055" w:rsidRDefault="005B1D7A" w:rsidP="00F559DD">
            <w:pPr>
              <w:jc w:val="center"/>
              <w:rPr>
                <w:sz w:val="16"/>
                <w:szCs w:val="16"/>
              </w:rPr>
            </w:pPr>
            <w:r w:rsidRPr="00B05055">
              <w:rPr>
                <w:sz w:val="16"/>
                <w:szCs w:val="16"/>
              </w:rPr>
              <w:t>$300,000</w:t>
            </w:r>
          </w:p>
        </w:tc>
      </w:tr>
      <w:tr w:rsidR="005B1D7A" w:rsidRPr="00B05055" w14:paraId="200A2AE4" w14:textId="77777777" w:rsidTr="00F559DD">
        <w:trPr>
          <w:cantSplit/>
          <w:trHeight w:val="216"/>
          <w:jc w:val="center"/>
        </w:trPr>
        <w:tc>
          <w:tcPr>
            <w:tcW w:w="1250" w:type="dxa"/>
            <w:noWrap/>
            <w:vAlign w:val="center"/>
          </w:tcPr>
          <w:p w14:paraId="29CD6F42" w14:textId="77777777" w:rsidR="005B1D7A" w:rsidRPr="00B05055" w:rsidRDefault="005B1D7A" w:rsidP="00F559DD">
            <w:pPr>
              <w:jc w:val="center"/>
              <w:rPr>
                <w:sz w:val="16"/>
                <w:szCs w:val="16"/>
              </w:rPr>
            </w:pPr>
            <w:r w:rsidRPr="00B05055">
              <w:rPr>
                <w:sz w:val="16"/>
                <w:szCs w:val="16"/>
              </w:rPr>
              <w:t>195X35 (2200 Tons)</w:t>
            </w:r>
          </w:p>
        </w:tc>
        <w:tc>
          <w:tcPr>
            <w:tcW w:w="720" w:type="dxa"/>
            <w:noWrap/>
            <w:vAlign w:val="center"/>
          </w:tcPr>
          <w:p w14:paraId="49320E45" w14:textId="77777777" w:rsidR="005B1D7A" w:rsidRPr="00B05055" w:rsidRDefault="005B1D7A" w:rsidP="00F559DD">
            <w:pPr>
              <w:jc w:val="center"/>
              <w:rPr>
                <w:sz w:val="16"/>
                <w:szCs w:val="16"/>
              </w:rPr>
            </w:pPr>
            <w:r w:rsidRPr="00B05055">
              <w:rPr>
                <w:sz w:val="16"/>
                <w:szCs w:val="16"/>
              </w:rPr>
              <w:t>325</w:t>
            </w:r>
          </w:p>
        </w:tc>
        <w:tc>
          <w:tcPr>
            <w:tcW w:w="1216" w:type="dxa"/>
            <w:noWrap/>
            <w:vAlign w:val="center"/>
          </w:tcPr>
          <w:p w14:paraId="205A37FF" w14:textId="77777777" w:rsidR="005B1D7A" w:rsidRPr="00B05055" w:rsidRDefault="005B1D7A" w:rsidP="00F559DD">
            <w:pPr>
              <w:jc w:val="center"/>
              <w:rPr>
                <w:sz w:val="16"/>
                <w:szCs w:val="16"/>
              </w:rPr>
            </w:pPr>
            <w:r w:rsidRPr="00B05055">
              <w:rPr>
                <w:sz w:val="16"/>
                <w:szCs w:val="16"/>
              </w:rPr>
              <w:t>$1,700,000</w:t>
            </w:r>
          </w:p>
        </w:tc>
        <w:tc>
          <w:tcPr>
            <w:tcW w:w="1216" w:type="dxa"/>
            <w:noWrap/>
            <w:vAlign w:val="center"/>
          </w:tcPr>
          <w:p w14:paraId="4022FDB0" w14:textId="77777777" w:rsidR="005B1D7A" w:rsidRPr="00B05055" w:rsidRDefault="005B1D7A" w:rsidP="00F559DD">
            <w:pPr>
              <w:jc w:val="center"/>
              <w:rPr>
                <w:sz w:val="16"/>
                <w:szCs w:val="16"/>
              </w:rPr>
            </w:pPr>
            <w:r w:rsidRPr="00B05055">
              <w:rPr>
                <w:sz w:val="16"/>
                <w:szCs w:val="16"/>
              </w:rPr>
              <w:t>$1,555,500</w:t>
            </w:r>
          </w:p>
        </w:tc>
        <w:tc>
          <w:tcPr>
            <w:tcW w:w="1225" w:type="dxa"/>
            <w:noWrap/>
            <w:vAlign w:val="center"/>
          </w:tcPr>
          <w:p w14:paraId="196B30CA" w14:textId="77777777" w:rsidR="005B1D7A" w:rsidRPr="00B05055" w:rsidRDefault="005B1D7A" w:rsidP="00F559DD">
            <w:pPr>
              <w:jc w:val="center"/>
              <w:rPr>
                <w:sz w:val="16"/>
                <w:szCs w:val="16"/>
              </w:rPr>
            </w:pPr>
            <w:r w:rsidRPr="00B05055">
              <w:rPr>
                <w:sz w:val="16"/>
                <w:szCs w:val="16"/>
              </w:rPr>
              <w:t>$1,292,000</w:t>
            </w:r>
          </w:p>
        </w:tc>
        <w:tc>
          <w:tcPr>
            <w:tcW w:w="1205" w:type="dxa"/>
            <w:noWrap/>
            <w:vAlign w:val="center"/>
          </w:tcPr>
          <w:p w14:paraId="403B85C8" w14:textId="77777777" w:rsidR="005B1D7A" w:rsidRPr="00B05055" w:rsidRDefault="005B1D7A" w:rsidP="00F559DD">
            <w:pPr>
              <w:jc w:val="center"/>
              <w:rPr>
                <w:sz w:val="16"/>
                <w:szCs w:val="16"/>
              </w:rPr>
            </w:pPr>
            <w:r w:rsidRPr="00B05055">
              <w:rPr>
                <w:sz w:val="16"/>
                <w:szCs w:val="16"/>
              </w:rPr>
              <w:t>$977,500</w:t>
            </w:r>
          </w:p>
        </w:tc>
        <w:tc>
          <w:tcPr>
            <w:tcW w:w="1225" w:type="dxa"/>
            <w:noWrap/>
            <w:vAlign w:val="center"/>
          </w:tcPr>
          <w:p w14:paraId="46881FAD" w14:textId="77777777" w:rsidR="005B1D7A" w:rsidRPr="00B05055" w:rsidRDefault="005B1D7A" w:rsidP="00F559DD">
            <w:pPr>
              <w:jc w:val="center"/>
              <w:rPr>
                <w:sz w:val="16"/>
                <w:szCs w:val="16"/>
              </w:rPr>
            </w:pPr>
            <w:r w:rsidRPr="00B05055">
              <w:rPr>
                <w:sz w:val="16"/>
                <w:szCs w:val="16"/>
              </w:rPr>
              <w:t>$637,500</w:t>
            </w:r>
          </w:p>
        </w:tc>
        <w:tc>
          <w:tcPr>
            <w:tcW w:w="1170" w:type="dxa"/>
            <w:noWrap/>
            <w:vAlign w:val="center"/>
          </w:tcPr>
          <w:p w14:paraId="6F33F767" w14:textId="77777777" w:rsidR="005B1D7A" w:rsidRPr="00B05055" w:rsidRDefault="005B1D7A" w:rsidP="00F559DD">
            <w:pPr>
              <w:jc w:val="center"/>
              <w:rPr>
                <w:sz w:val="16"/>
                <w:szCs w:val="16"/>
              </w:rPr>
            </w:pPr>
            <w:r w:rsidRPr="00B05055">
              <w:rPr>
                <w:sz w:val="16"/>
                <w:szCs w:val="16"/>
              </w:rPr>
              <w:t>$391,000</w:t>
            </w:r>
          </w:p>
        </w:tc>
        <w:tc>
          <w:tcPr>
            <w:tcW w:w="1291" w:type="dxa"/>
            <w:noWrap/>
            <w:vAlign w:val="center"/>
          </w:tcPr>
          <w:p w14:paraId="37A7162A" w14:textId="77777777" w:rsidR="005B1D7A" w:rsidRPr="00B05055" w:rsidRDefault="005B1D7A" w:rsidP="00F559DD">
            <w:pPr>
              <w:jc w:val="center"/>
              <w:rPr>
                <w:sz w:val="16"/>
                <w:szCs w:val="16"/>
              </w:rPr>
            </w:pPr>
            <w:r w:rsidRPr="00B05055">
              <w:rPr>
                <w:sz w:val="16"/>
                <w:szCs w:val="16"/>
              </w:rPr>
              <w:t>$340,000</w:t>
            </w:r>
          </w:p>
        </w:tc>
      </w:tr>
      <w:tr w:rsidR="005B1D7A" w:rsidRPr="00B05055" w14:paraId="42D093BB" w14:textId="77777777" w:rsidTr="00F559DD">
        <w:trPr>
          <w:cantSplit/>
          <w:trHeight w:val="216"/>
          <w:jc w:val="center"/>
        </w:trPr>
        <w:tc>
          <w:tcPr>
            <w:tcW w:w="1250" w:type="dxa"/>
            <w:noWrap/>
            <w:vAlign w:val="center"/>
          </w:tcPr>
          <w:p w14:paraId="411C3A4E" w14:textId="77777777" w:rsidR="005B1D7A" w:rsidRPr="00B05055" w:rsidRDefault="005B1D7A" w:rsidP="00F559DD">
            <w:pPr>
              <w:jc w:val="center"/>
              <w:rPr>
                <w:sz w:val="16"/>
                <w:szCs w:val="16"/>
              </w:rPr>
            </w:pPr>
            <w:r w:rsidRPr="00B05055">
              <w:rPr>
                <w:sz w:val="16"/>
                <w:szCs w:val="16"/>
              </w:rPr>
              <w:t>290X35 (3000 Tons)</w:t>
            </w:r>
          </w:p>
        </w:tc>
        <w:tc>
          <w:tcPr>
            <w:tcW w:w="720" w:type="dxa"/>
            <w:noWrap/>
            <w:vAlign w:val="center"/>
          </w:tcPr>
          <w:p w14:paraId="72F59521" w14:textId="77777777" w:rsidR="005B1D7A" w:rsidRPr="00B05055" w:rsidRDefault="005B1D7A" w:rsidP="00F559DD">
            <w:pPr>
              <w:jc w:val="center"/>
              <w:rPr>
                <w:sz w:val="16"/>
                <w:szCs w:val="16"/>
              </w:rPr>
            </w:pPr>
            <w:r w:rsidRPr="00B05055">
              <w:rPr>
                <w:sz w:val="16"/>
                <w:szCs w:val="16"/>
              </w:rPr>
              <w:t>450</w:t>
            </w:r>
          </w:p>
        </w:tc>
        <w:tc>
          <w:tcPr>
            <w:tcW w:w="1216" w:type="dxa"/>
            <w:noWrap/>
            <w:vAlign w:val="center"/>
          </w:tcPr>
          <w:p w14:paraId="5267082D" w14:textId="77777777" w:rsidR="005B1D7A" w:rsidRPr="00B05055" w:rsidRDefault="005B1D7A" w:rsidP="00F559DD">
            <w:pPr>
              <w:jc w:val="center"/>
              <w:rPr>
                <w:sz w:val="16"/>
                <w:szCs w:val="16"/>
              </w:rPr>
            </w:pPr>
            <w:r w:rsidRPr="00B05055">
              <w:rPr>
                <w:sz w:val="16"/>
                <w:szCs w:val="16"/>
              </w:rPr>
              <w:t>$1,900,000</w:t>
            </w:r>
          </w:p>
        </w:tc>
        <w:tc>
          <w:tcPr>
            <w:tcW w:w="1216" w:type="dxa"/>
            <w:noWrap/>
            <w:vAlign w:val="center"/>
          </w:tcPr>
          <w:p w14:paraId="55B1837C" w14:textId="77777777" w:rsidR="005B1D7A" w:rsidRPr="00B05055" w:rsidRDefault="005B1D7A" w:rsidP="00F559DD">
            <w:pPr>
              <w:jc w:val="center"/>
              <w:rPr>
                <w:sz w:val="16"/>
                <w:szCs w:val="16"/>
              </w:rPr>
            </w:pPr>
            <w:r w:rsidRPr="00B05055">
              <w:rPr>
                <w:sz w:val="16"/>
                <w:szCs w:val="16"/>
              </w:rPr>
              <w:t>$1,738,500</w:t>
            </w:r>
          </w:p>
        </w:tc>
        <w:tc>
          <w:tcPr>
            <w:tcW w:w="1225" w:type="dxa"/>
            <w:noWrap/>
            <w:vAlign w:val="center"/>
          </w:tcPr>
          <w:p w14:paraId="160DFD6C" w14:textId="77777777" w:rsidR="005B1D7A" w:rsidRPr="00B05055" w:rsidRDefault="005B1D7A" w:rsidP="00F559DD">
            <w:pPr>
              <w:jc w:val="center"/>
              <w:rPr>
                <w:sz w:val="16"/>
                <w:szCs w:val="16"/>
              </w:rPr>
            </w:pPr>
            <w:r w:rsidRPr="00B05055">
              <w:rPr>
                <w:sz w:val="16"/>
                <w:szCs w:val="16"/>
              </w:rPr>
              <w:t>$1,444,000</w:t>
            </w:r>
          </w:p>
        </w:tc>
        <w:tc>
          <w:tcPr>
            <w:tcW w:w="1205" w:type="dxa"/>
            <w:noWrap/>
            <w:vAlign w:val="center"/>
          </w:tcPr>
          <w:p w14:paraId="31BFD5C0" w14:textId="77777777" w:rsidR="005B1D7A" w:rsidRPr="00B05055" w:rsidRDefault="005B1D7A" w:rsidP="00F559DD">
            <w:pPr>
              <w:jc w:val="center"/>
              <w:rPr>
                <w:sz w:val="16"/>
                <w:szCs w:val="16"/>
              </w:rPr>
            </w:pPr>
            <w:r w:rsidRPr="00B05055">
              <w:rPr>
                <w:sz w:val="16"/>
                <w:szCs w:val="16"/>
              </w:rPr>
              <w:t>$1,092,500</w:t>
            </w:r>
          </w:p>
        </w:tc>
        <w:tc>
          <w:tcPr>
            <w:tcW w:w="1225" w:type="dxa"/>
            <w:noWrap/>
            <w:vAlign w:val="center"/>
          </w:tcPr>
          <w:p w14:paraId="27780576" w14:textId="77777777" w:rsidR="005B1D7A" w:rsidRPr="00B05055" w:rsidRDefault="005B1D7A" w:rsidP="00F559DD">
            <w:pPr>
              <w:jc w:val="center"/>
              <w:rPr>
                <w:sz w:val="16"/>
                <w:szCs w:val="16"/>
              </w:rPr>
            </w:pPr>
            <w:r w:rsidRPr="00B05055">
              <w:rPr>
                <w:sz w:val="16"/>
                <w:szCs w:val="16"/>
              </w:rPr>
              <w:t>$712,500</w:t>
            </w:r>
          </w:p>
        </w:tc>
        <w:tc>
          <w:tcPr>
            <w:tcW w:w="1170" w:type="dxa"/>
            <w:noWrap/>
            <w:vAlign w:val="center"/>
          </w:tcPr>
          <w:p w14:paraId="42764A1F" w14:textId="77777777" w:rsidR="005B1D7A" w:rsidRPr="00B05055" w:rsidRDefault="005B1D7A" w:rsidP="00F559DD">
            <w:pPr>
              <w:jc w:val="center"/>
              <w:rPr>
                <w:sz w:val="16"/>
                <w:szCs w:val="16"/>
              </w:rPr>
            </w:pPr>
            <w:r w:rsidRPr="00B05055">
              <w:rPr>
                <w:sz w:val="16"/>
                <w:szCs w:val="16"/>
              </w:rPr>
              <w:t>$437,000</w:t>
            </w:r>
          </w:p>
        </w:tc>
        <w:tc>
          <w:tcPr>
            <w:tcW w:w="1291" w:type="dxa"/>
            <w:noWrap/>
            <w:vAlign w:val="center"/>
          </w:tcPr>
          <w:p w14:paraId="4F066153" w14:textId="77777777" w:rsidR="005B1D7A" w:rsidRPr="00B05055" w:rsidRDefault="005B1D7A" w:rsidP="00F559DD">
            <w:pPr>
              <w:jc w:val="center"/>
              <w:rPr>
                <w:sz w:val="16"/>
                <w:szCs w:val="16"/>
              </w:rPr>
            </w:pPr>
            <w:r w:rsidRPr="00B05055">
              <w:rPr>
                <w:sz w:val="16"/>
                <w:szCs w:val="16"/>
              </w:rPr>
              <w:t>$380,000</w:t>
            </w:r>
          </w:p>
        </w:tc>
      </w:tr>
      <w:tr w:rsidR="005B1D7A" w:rsidRPr="00B05055" w14:paraId="277C61B8" w14:textId="77777777" w:rsidTr="00F559DD">
        <w:trPr>
          <w:cantSplit/>
          <w:trHeight w:val="288"/>
          <w:jc w:val="center"/>
        </w:trPr>
        <w:tc>
          <w:tcPr>
            <w:tcW w:w="10518" w:type="dxa"/>
            <w:gridSpan w:val="9"/>
            <w:noWrap/>
            <w:vAlign w:val="center"/>
            <w:hideMark/>
          </w:tcPr>
          <w:p w14:paraId="56C039F5" w14:textId="77777777" w:rsidR="005B1D7A" w:rsidRPr="00B05055" w:rsidRDefault="005B1D7A" w:rsidP="00F559DD">
            <w:pPr>
              <w:jc w:val="center"/>
              <w:rPr>
                <w:sz w:val="16"/>
                <w:szCs w:val="16"/>
              </w:rPr>
            </w:pPr>
            <w:r w:rsidRPr="00B05055">
              <w:rPr>
                <w:sz w:val="16"/>
                <w:szCs w:val="16"/>
              </w:rPr>
              <w:t>Tank</w:t>
            </w:r>
          </w:p>
        </w:tc>
      </w:tr>
      <w:tr w:rsidR="005B1D7A" w:rsidRPr="00B05055" w14:paraId="5BC54EDD" w14:textId="77777777" w:rsidTr="00F559DD">
        <w:trPr>
          <w:cantSplit/>
          <w:trHeight w:val="216"/>
          <w:jc w:val="center"/>
        </w:trPr>
        <w:tc>
          <w:tcPr>
            <w:tcW w:w="1250" w:type="dxa"/>
            <w:noWrap/>
            <w:vAlign w:val="center"/>
            <w:hideMark/>
          </w:tcPr>
          <w:p w14:paraId="69BD9107" w14:textId="77777777" w:rsidR="005B1D7A" w:rsidRPr="00B05055" w:rsidRDefault="005B1D7A" w:rsidP="00F559DD">
            <w:pPr>
              <w:jc w:val="center"/>
              <w:rPr>
                <w:sz w:val="16"/>
                <w:szCs w:val="16"/>
              </w:rPr>
            </w:pPr>
            <w:r w:rsidRPr="00B05055">
              <w:rPr>
                <w:sz w:val="16"/>
                <w:szCs w:val="16"/>
              </w:rPr>
              <w:t>195’X35’ (10K)</w:t>
            </w:r>
          </w:p>
        </w:tc>
        <w:tc>
          <w:tcPr>
            <w:tcW w:w="720" w:type="dxa"/>
            <w:noWrap/>
            <w:vAlign w:val="center"/>
            <w:hideMark/>
          </w:tcPr>
          <w:p w14:paraId="2871BACC" w14:textId="77777777" w:rsidR="005B1D7A" w:rsidRPr="00B05055" w:rsidRDefault="005B1D7A" w:rsidP="00F559DD">
            <w:pPr>
              <w:jc w:val="center"/>
              <w:rPr>
                <w:sz w:val="16"/>
                <w:szCs w:val="16"/>
              </w:rPr>
            </w:pPr>
            <w:r w:rsidRPr="00B05055">
              <w:rPr>
                <w:sz w:val="16"/>
                <w:szCs w:val="16"/>
              </w:rPr>
              <w:t>400</w:t>
            </w:r>
          </w:p>
        </w:tc>
        <w:tc>
          <w:tcPr>
            <w:tcW w:w="1216" w:type="dxa"/>
            <w:noWrap/>
            <w:vAlign w:val="center"/>
            <w:hideMark/>
          </w:tcPr>
          <w:p w14:paraId="2E17E440" w14:textId="77777777" w:rsidR="005B1D7A" w:rsidRPr="00B05055" w:rsidRDefault="005B1D7A" w:rsidP="00F559DD">
            <w:pPr>
              <w:jc w:val="center"/>
              <w:rPr>
                <w:sz w:val="16"/>
                <w:szCs w:val="16"/>
              </w:rPr>
            </w:pPr>
            <w:r w:rsidRPr="00B05055">
              <w:rPr>
                <w:sz w:val="16"/>
                <w:szCs w:val="16"/>
              </w:rPr>
              <w:t>$1,700,000</w:t>
            </w:r>
          </w:p>
        </w:tc>
        <w:tc>
          <w:tcPr>
            <w:tcW w:w="1216" w:type="dxa"/>
            <w:noWrap/>
            <w:vAlign w:val="center"/>
            <w:hideMark/>
          </w:tcPr>
          <w:p w14:paraId="659C314E" w14:textId="77777777" w:rsidR="005B1D7A" w:rsidRPr="00B05055" w:rsidRDefault="005B1D7A" w:rsidP="00F559DD">
            <w:pPr>
              <w:jc w:val="center"/>
              <w:rPr>
                <w:sz w:val="16"/>
                <w:szCs w:val="16"/>
              </w:rPr>
            </w:pPr>
            <w:r w:rsidRPr="00B05055">
              <w:rPr>
                <w:sz w:val="16"/>
                <w:szCs w:val="16"/>
              </w:rPr>
              <w:t>$1,555,500</w:t>
            </w:r>
          </w:p>
        </w:tc>
        <w:tc>
          <w:tcPr>
            <w:tcW w:w="1225" w:type="dxa"/>
            <w:noWrap/>
            <w:vAlign w:val="center"/>
            <w:hideMark/>
          </w:tcPr>
          <w:p w14:paraId="341C772C" w14:textId="77777777" w:rsidR="005B1D7A" w:rsidRPr="00B05055" w:rsidRDefault="005B1D7A" w:rsidP="00F559DD">
            <w:pPr>
              <w:jc w:val="center"/>
              <w:rPr>
                <w:sz w:val="16"/>
                <w:szCs w:val="16"/>
              </w:rPr>
            </w:pPr>
            <w:r w:rsidRPr="00B05055">
              <w:rPr>
                <w:sz w:val="16"/>
                <w:szCs w:val="16"/>
              </w:rPr>
              <w:t>$1,292,000</w:t>
            </w:r>
          </w:p>
        </w:tc>
        <w:tc>
          <w:tcPr>
            <w:tcW w:w="1205" w:type="dxa"/>
            <w:noWrap/>
            <w:vAlign w:val="center"/>
            <w:hideMark/>
          </w:tcPr>
          <w:p w14:paraId="431493CC" w14:textId="77777777" w:rsidR="005B1D7A" w:rsidRPr="00B05055" w:rsidRDefault="005B1D7A" w:rsidP="00F559DD">
            <w:pPr>
              <w:jc w:val="center"/>
              <w:rPr>
                <w:sz w:val="16"/>
                <w:szCs w:val="16"/>
              </w:rPr>
            </w:pPr>
            <w:r w:rsidRPr="00B05055">
              <w:rPr>
                <w:sz w:val="16"/>
                <w:szCs w:val="16"/>
              </w:rPr>
              <w:t>$977,500</w:t>
            </w:r>
          </w:p>
        </w:tc>
        <w:tc>
          <w:tcPr>
            <w:tcW w:w="1225" w:type="dxa"/>
            <w:noWrap/>
            <w:vAlign w:val="center"/>
            <w:hideMark/>
          </w:tcPr>
          <w:p w14:paraId="0776D786" w14:textId="77777777" w:rsidR="005B1D7A" w:rsidRPr="00B05055" w:rsidRDefault="005B1D7A" w:rsidP="00F559DD">
            <w:pPr>
              <w:jc w:val="center"/>
              <w:rPr>
                <w:sz w:val="16"/>
                <w:szCs w:val="16"/>
              </w:rPr>
            </w:pPr>
            <w:r w:rsidRPr="00B05055">
              <w:rPr>
                <w:sz w:val="16"/>
                <w:szCs w:val="16"/>
              </w:rPr>
              <w:t>$637,500</w:t>
            </w:r>
          </w:p>
        </w:tc>
        <w:tc>
          <w:tcPr>
            <w:tcW w:w="1170" w:type="dxa"/>
            <w:noWrap/>
            <w:vAlign w:val="center"/>
            <w:hideMark/>
          </w:tcPr>
          <w:p w14:paraId="7536DE0F" w14:textId="77777777" w:rsidR="005B1D7A" w:rsidRPr="00B05055" w:rsidRDefault="005B1D7A" w:rsidP="00F559DD">
            <w:pPr>
              <w:jc w:val="center"/>
              <w:rPr>
                <w:sz w:val="16"/>
                <w:szCs w:val="16"/>
              </w:rPr>
            </w:pPr>
            <w:r w:rsidRPr="00B05055">
              <w:rPr>
                <w:sz w:val="16"/>
                <w:szCs w:val="16"/>
              </w:rPr>
              <w:t>$391,000</w:t>
            </w:r>
          </w:p>
        </w:tc>
        <w:tc>
          <w:tcPr>
            <w:tcW w:w="1291" w:type="dxa"/>
            <w:noWrap/>
            <w:vAlign w:val="center"/>
            <w:hideMark/>
          </w:tcPr>
          <w:p w14:paraId="54F1CFFF" w14:textId="77777777" w:rsidR="005B1D7A" w:rsidRPr="00B05055" w:rsidRDefault="005B1D7A" w:rsidP="00F559DD">
            <w:pPr>
              <w:jc w:val="center"/>
              <w:rPr>
                <w:sz w:val="16"/>
                <w:szCs w:val="16"/>
              </w:rPr>
            </w:pPr>
            <w:r w:rsidRPr="00B05055">
              <w:rPr>
                <w:sz w:val="16"/>
                <w:szCs w:val="16"/>
              </w:rPr>
              <w:t>$340,000</w:t>
            </w:r>
          </w:p>
        </w:tc>
      </w:tr>
      <w:tr w:rsidR="005B1D7A" w:rsidRPr="00B05055" w14:paraId="59C74D8C" w14:textId="77777777" w:rsidTr="00F559DD">
        <w:trPr>
          <w:cantSplit/>
          <w:trHeight w:val="216"/>
          <w:jc w:val="center"/>
        </w:trPr>
        <w:tc>
          <w:tcPr>
            <w:tcW w:w="1250" w:type="dxa"/>
            <w:noWrap/>
            <w:vAlign w:val="center"/>
          </w:tcPr>
          <w:p w14:paraId="3B6F5D56" w14:textId="77777777" w:rsidR="005B1D7A" w:rsidRPr="00B05055" w:rsidRDefault="005B1D7A" w:rsidP="00F559DD">
            <w:pPr>
              <w:jc w:val="center"/>
              <w:rPr>
                <w:sz w:val="16"/>
                <w:szCs w:val="16"/>
              </w:rPr>
            </w:pPr>
            <w:r w:rsidRPr="00B05055">
              <w:rPr>
                <w:sz w:val="16"/>
                <w:szCs w:val="16"/>
              </w:rPr>
              <w:t>200’X53’ (10K)</w:t>
            </w:r>
          </w:p>
        </w:tc>
        <w:tc>
          <w:tcPr>
            <w:tcW w:w="720" w:type="dxa"/>
            <w:noWrap/>
            <w:vAlign w:val="center"/>
          </w:tcPr>
          <w:p w14:paraId="3A5C790B" w14:textId="77777777" w:rsidR="005B1D7A" w:rsidRPr="00B05055" w:rsidRDefault="005B1D7A" w:rsidP="00F559DD">
            <w:pPr>
              <w:jc w:val="center"/>
              <w:rPr>
                <w:sz w:val="16"/>
                <w:szCs w:val="16"/>
              </w:rPr>
            </w:pPr>
            <w:r w:rsidRPr="00B05055">
              <w:rPr>
                <w:sz w:val="16"/>
                <w:szCs w:val="16"/>
              </w:rPr>
              <w:t>400</w:t>
            </w:r>
          </w:p>
        </w:tc>
        <w:tc>
          <w:tcPr>
            <w:tcW w:w="1216" w:type="dxa"/>
            <w:noWrap/>
            <w:vAlign w:val="center"/>
          </w:tcPr>
          <w:p w14:paraId="089C7BCF" w14:textId="77777777" w:rsidR="005B1D7A" w:rsidRPr="00B05055" w:rsidRDefault="005B1D7A" w:rsidP="00F559DD">
            <w:pPr>
              <w:jc w:val="center"/>
              <w:rPr>
                <w:sz w:val="16"/>
                <w:szCs w:val="16"/>
              </w:rPr>
            </w:pPr>
            <w:r w:rsidRPr="00B05055">
              <w:rPr>
                <w:sz w:val="16"/>
                <w:szCs w:val="16"/>
              </w:rPr>
              <w:t>$1,700,000</w:t>
            </w:r>
          </w:p>
        </w:tc>
        <w:tc>
          <w:tcPr>
            <w:tcW w:w="1216" w:type="dxa"/>
            <w:noWrap/>
            <w:vAlign w:val="center"/>
          </w:tcPr>
          <w:p w14:paraId="76465B62" w14:textId="77777777" w:rsidR="005B1D7A" w:rsidRPr="00B05055" w:rsidRDefault="005B1D7A" w:rsidP="00F559DD">
            <w:pPr>
              <w:jc w:val="center"/>
              <w:rPr>
                <w:sz w:val="16"/>
                <w:szCs w:val="16"/>
              </w:rPr>
            </w:pPr>
            <w:r w:rsidRPr="00B05055">
              <w:rPr>
                <w:sz w:val="16"/>
                <w:szCs w:val="16"/>
              </w:rPr>
              <w:t>$1,555,500</w:t>
            </w:r>
          </w:p>
        </w:tc>
        <w:tc>
          <w:tcPr>
            <w:tcW w:w="1225" w:type="dxa"/>
            <w:noWrap/>
            <w:vAlign w:val="center"/>
          </w:tcPr>
          <w:p w14:paraId="042CBEBC" w14:textId="77777777" w:rsidR="005B1D7A" w:rsidRPr="00B05055" w:rsidRDefault="005B1D7A" w:rsidP="00F559DD">
            <w:pPr>
              <w:jc w:val="center"/>
              <w:rPr>
                <w:sz w:val="16"/>
                <w:szCs w:val="16"/>
              </w:rPr>
            </w:pPr>
            <w:r w:rsidRPr="00B05055">
              <w:rPr>
                <w:sz w:val="16"/>
                <w:szCs w:val="16"/>
              </w:rPr>
              <w:t>$1,292,000</w:t>
            </w:r>
          </w:p>
        </w:tc>
        <w:tc>
          <w:tcPr>
            <w:tcW w:w="1205" w:type="dxa"/>
            <w:noWrap/>
            <w:vAlign w:val="center"/>
          </w:tcPr>
          <w:p w14:paraId="439DD6C9" w14:textId="77777777" w:rsidR="005B1D7A" w:rsidRPr="00B05055" w:rsidRDefault="005B1D7A" w:rsidP="00F559DD">
            <w:pPr>
              <w:jc w:val="center"/>
              <w:rPr>
                <w:sz w:val="16"/>
                <w:szCs w:val="16"/>
              </w:rPr>
            </w:pPr>
            <w:r w:rsidRPr="00B05055">
              <w:rPr>
                <w:sz w:val="16"/>
                <w:szCs w:val="16"/>
              </w:rPr>
              <w:t>$977,500</w:t>
            </w:r>
          </w:p>
        </w:tc>
        <w:tc>
          <w:tcPr>
            <w:tcW w:w="1225" w:type="dxa"/>
            <w:noWrap/>
            <w:vAlign w:val="center"/>
          </w:tcPr>
          <w:p w14:paraId="1945C878" w14:textId="77777777" w:rsidR="005B1D7A" w:rsidRPr="00B05055" w:rsidRDefault="005B1D7A" w:rsidP="00F559DD">
            <w:pPr>
              <w:jc w:val="center"/>
              <w:rPr>
                <w:sz w:val="16"/>
                <w:szCs w:val="16"/>
              </w:rPr>
            </w:pPr>
            <w:r w:rsidRPr="00B05055">
              <w:rPr>
                <w:sz w:val="16"/>
                <w:szCs w:val="16"/>
              </w:rPr>
              <w:t>$637,500</w:t>
            </w:r>
          </w:p>
        </w:tc>
        <w:tc>
          <w:tcPr>
            <w:tcW w:w="1170" w:type="dxa"/>
            <w:noWrap/>
            <w:vAlign w:val="center"/>
          </w:tcPr>
          <w:p w14:paraId="25286934" w14:textId="77777777" w:rsidR="005B1D7A" w:rsidRPr="00B05055" w:rsidRDefault="005B1D7A" w:rsidP="00F559DD">
            <w:pPr>
              <w:jc w:val="center"/>
              <w:rPr>
                <w:sz w:val="16"/>
                <w:szCs w:val="16"/>
              </w:rPr>
            </w:pPr>
            <w:r w:rsidRPr="00B05055">
              <w:rPr>
                <w:sz w:val="16"/>
                <w:szCs w:val="16"/>
              </w:rPr>
              <w:t>$391,000</w:t>
            </w:r>
          </w:p>
        </w:tc>
        <w:tc>
          <w:tcPr>
            <w:tcW w:w="1291" w:type="dxa"/>
            <w:noWrap/>
            <w:vAlign w:val="center"/>
          </w:tcPr>
          <w:p w14:paraId="1A58BFEB" w14:textId="77777777" w:rsidR="005B1D7A" w:rsidRPr="00B05055" w:rsidRDefault="005B1D7A" w:rsidP="00F559DD">
            <w:pPr>
              <w:jc w:val="center"/>
              <w:rPr>
                <w:sz w:val="16"/>
                <w:szCs w:val="16"/>
              </w:rPr>
            </w:pPr>
            <w:r w:rsidRPr="00B05055">
              <w:rPr>
                <w:sz w:val="16"/>
                <w:szCs w:val="16"/>
              </w:rPr>
              <w:t>$340,000</w:t>
            </w:r>
          </w:p>
        </w:tc>
      </w:tr>
      <w:tr w:rsidR="005B1D7A" w:rsidRPr="00B05055" w14:paraId="11EDBED8" w14:textId="77777777" w:rsidTr="00F559DD">
        <w:trPr>
          <w:cantSplit/>
          <w:trHeight w:val="216"/>
          <w:jc w:val="center"/>
        </w:trPr>
        <w:tc>
          <w:tcPr>
            <w:tcW w:w="1250" w:type="dxa"/>
            <w:noWrap/>
            <w:vAlign w:val="center"/>
            <w:hideMark/>
          </w:tcPr>
          <w:p w14:paraId="4DF6D005" w14:textId="77777777" w:rsidR="005B1D7A" w:rsidRPr="00B05055" w:rsidRDefault="005B1D7A" w:rsidP="00F559DD">
            <w:pPr>
              <w:jc w:val="center"/>
              <w:rPr>
                <w:sz w:val="16"/>
                <w:szCs w:val="16"/>
              </w:rPr>
            </w:pPr>
            <w:r w:rsidRPr="00B05055">
              <w:rPr>
                <w:sz w:val="16"/>
                <w:szCs w:val="16"/>
              </w:rPr>
              <w:t>297’X54’ (30K)</w:t>
            </w:r>
          </w:p>
        </w:tc>
        <w:tc>
          <w:tcPr>
            <w:tcW w:w="720" w:type="dxa"/>
            <w:noWrap/>
            <w:vAlign w:val="center"/>
            <w:hideMark/>
          </w:tcPr>
          <w:p w14:paraId="109739B1" w14:textId="77777777" w:rsidR="005B1D7A" w:rsidRPr="00B05055" w:rsidRDefault="005B1D7A" w:rsidP="00F559DD">
            <w:pPr>
              <w:jc w:val="center"/>
              <w:rPr>
                <w:sz w:val="16"/>
                <w:szCs w:val="16"/>
              </w:rPr>
            </w:pPr>
            <w:r w:rsidRPr="00B05055">
              <w:rPr>
                <w:sz w:val="16"/>
                <w:szCs w:val="16"/>
              </w:rPr>
              <w:t>700</w:t>
            </w:r>
          </w:p>
        </w:tc>
        <w:tc>
          <w:tcPr>
            <w:tcW w:w="1216" w:type="dxa"/>
            <w:noWrap/>
            <w:vAlign w:val="center"/>
            <w:hideMark/>
          </w:tcPr>
          <w:p w14:paraId="148D0808" w14:textId="77777777" w:rsidR="005B1D7A" w:rsidRPr="00B05055" w:rsidRDefault="005B1D7A" w:rsidP="00F559DD">
            <w:pPr>
              <w:jc w:val="center"/>
              <w:rPr>
                <w:sz w:val="16"/>
                <w:szCs w:val="16"/>
              </w:rPr>
            </w:pPr>
            <w:r w:rsidRPr="00B05055">
              <w:rPr>
                <w:sz w:val="16"/>
                <w:szCs w:val="16"/>
              </w:rPr>
              <w:t>$3,200,000</w:t>
            </w:r>
          </w:p>
        </w:tc>
        <w:tc>
          <w:tcPr>
            <w:tcW w:w="1216" w:type="dxa"/>
            <w:noWrap/>
            <w:vAlign w:val="center"/>
            <w:hideMark/>
          </w:tcPr>
          <w:p w14:paraId="0179CE63" w14:textId="77777777" w:rsidR="005B1D7A" w:rsidRPr="00B05055" w:rsidRDefault="005B1D7A" w:rsidP="00F559DD">
            <w:pPr>
              <w:jc w:val="center"/>
              <w:rPr>
                <w:sz w:val="16"/>
                <w:szCs w:val="16"/>
              </w:rPr>
            </w:pPr>
            <w:r w:rsidRPr="00B05055">
              <w:rPr>
                <w:sz w:val="16"/>
                <w:szCs w:val="16"/>
              </w:rPr>
              <w:t>$2,928,000</w:t>
            </w:r>
          </w:p>
        </w:tc>
        <w:tc>
          <w:tcPr>
            <w:tcW w:w="1225" w:type="dxa"/>
            <w:noWrap/>
            <w:vAlign w:val="center"/>
            <w:hideMark/>
          </w:tcPr>
          <w:p w14:paraId="38EF5746" w14:textId="77777777" w:rsidR="005B1D7A" w:rsidRPr="00B05055" w:rsidRDefault="005B1D7A" w:rsidP="00F559DD">
            <w:pPr>
              <w:jc w:val="center"/>
              <w:rPr>
                <w:sz w:val="16"/>
                <w:szCs w:val="16"/>
              </w:rPr>
            </w:pPr>
            <w:r w:rsidRPr="00B05055">
              <w:rPr>
                <w:sz w:val="16"/>
                <w:szCs w:val="16"/>
              </w:rPr>
              <w:t>$2,432,000</w:t>
            </w:r>
          </w:p>
        </w:tc>
        <w:tc>
          <w:tcPr>
            <w:tcW w:w="1205" w:type="dxa"/>
            <w:noWrap/>
            <w:vAlign w:val="center"/>
            <w:hideMark/>
          </w:tcPr>
          <w:p w14:paraId="50F3F1D2" w14:textId="77777777" w:rsidR="005B1D7A" w:rsidRPr="00B05055" w:rsidRDefault="005B1D7A" w:rsidP="00F559DD">
            <w:pPr>
              <w:jc w:val="center"/>
              <w:rPr>
                <w:sz w:val="16"/>
                <w:szCs w:val="16"/>
              </w:rPr>
            </w:pPr>
            <w:r w:rsidRPr="00B05055">
              <w:rPr>
                <w:sz w:val="16"/>
                <w:szCs w:val="16"/>
              </w:rPr>
              <w:t>$1,840,000</w:t>
            </w:r>
          </w:p>
        </w:tc>
        <w:tc>
          <w:tcPr>
            <w:tcW w:w="1225" w:type="dxa"/>
            <w:noWrap/>
            <w:vAlign w:val="center"/>
            <w:hideMark/>
          </w:tcPr>
          <w:p w14:paraId="3990DEFB" w14:textId="77777777" w:rsidR="005B1D7A" w:rsidRPr="00B05055" w:rsidRDefault="005B1D7A" w:rsidP="00F559DD">
            <w:pPr>
              <w:jc w:val="center"/>
              <w:rPr>
                <w:sz w:val="16"/>
                <w:szCs w:val="16"/>
              </w:rPr>
            </w:pPr>
            <w:r w:rsidRPr="00B05055">
              <w:rPr>
                <w:sz w:val="16"/>
                <w:szCs w:val="16"/>
              </w:rPr>
              <w:t>$1,200,000</w:t>
            </w:r>
          </w:p>
        </w:tc>
        <w:tc>
          <w:tcPr>
            <w:tcW w:w="1170" w:type="dxa"/>
            <w:noWrap/>
            <w:vAlign w:val="center"/>
            <w:hideMark/>
          </w:tcPr>
          <w:p w14:paraId="05C706EC" w14:textId="77777777" w:rsidR="005B1D7A" w:rsidRPr="00B05055" w:rsidRDefault="005B1D7A" w:rsidP="00F559DD">
            <w:pPr>
              <w:jc w:val="center"/>
              <w:rPr>
                <w:sz w:val="16"/>
                <w:szCs w:val="16"/>
              </w:rPr>
            </w:pPr>
            <w:r w:rsidRPr="00B05055">
              <w:rPr>
                <w:sz w:val="16"/>
                <w:szCs w:val="16"/>
              </w:rPr>
              <w:t>$736,000</w:t>
            </w:r>
          </w:p>
        </w:tc>
        <w:tc>
          <w:tcPr>
            <w:tcW w:w="1291" w:type="dxa"/>
            <w:noWrap/>
            <w:vAlign w:val="center"/>
            <w:hideMark/>
          </w:tcPr>
          <w:p w14:paraId="3F614701" w14:textId="77777777" w:rsidR="005B1D7A" w:rsidRPr="00B05055" w:rsidRDefault="005B1D7A" w:rsidP="00F559DD">
            <w:pPr>
              <w:jc w:val="center"/>
              <w:rPr>
                <w:sz w:val="16"/>
                <w:szCs w:val="16"/>
              </w:rPr>
            </w:pPr>
            <w:r w:rsidRPr="00B05055">
              <w:rPr>
                <w:sz w:val="16"/>
                <w:szCs w:val="16"/>
              </w:rPr>
              <w:t>$640,000</w:t>
            </w:r>
          </w:p>
        </w:tc>
      </w:tr>
      <w:tr w:rsidR="005B1D7A" w:rsidRPr="00B05055" w14:paraId="7DD5A126" w14:textId="77777777" w:rsidTr="00F559DD">
        <w:trPr>
          <w:cantSplit/>
          <w:trHeight w:val="216"/>
          <w:jc w:val="center"/>
        </w:trPr>
        <w:tc>
          <w:tcPr>
            <w:tcW w:w="1250" w:type="dxa"/>
            <w:noWrap/>
            <w:vAlign w:val="center"/>
            <w:hideMark/>
          </w:tcPr>
          <w:p w14:paraId="68BF10E6" w14:textId="77777777" w:rsidR="005B1D7A" w:rsidRPr="00B05055" w:rsidRDefault="005B1D7A" w:rsidP="00F559DD">
            <w:pPr>
              <w:jc w:val="center"/>
              <w:rPr>
                <w:sz w:val="16"/>
                <w:szCs w:val="16"/>
              </w:rPr>
            </w:pPr>
            <w:r w:rsidRPr="00B05055">
              <w:rPr>
                <w:sz w:val="16"/>
                <w:szCs w:val="16"/>
              </w:rPr>
              <w:t>350’X65’ (80K)</w:t>
            </w:r>
          </w:p>
        </w:tc>
        <w:tc>
          <w:tcPr>
            <w:tcW w:w="720" w:type="dxa"/>
            <w:noWrap/>
            <w:vAlign w:val="center"/>
            <w:hideMark/>
          </w:tcPr>
          <w:p w14:paraId="04F83CBF" w14:textId="77777777" w:rsidR="005B1D7A" w:rsidRPr="00B05055" w:rsidRDefault="005B1D7A" w:rsidP="00F559DD">
            <w:pPr>
              <w:jc w:val="center"/>
              <w:rPr>
                <w:sz w:val="16"/>
                <w:szCs w:val="16"/>
              </w:rPr>
            </w:pPr>
            <w:r w:rsidRPr="00B05055">
              <w:rPr>
                <w:sz w:val="16"/>
                <w:szCs w:val="16"/>
              </w:rPr>
              <w:t>1200</w:t>
            </w:r>
          </w:p>
        </w:tc>
        <w:tc>
          <w:tcPr>
            <w:tcW w:w="1216" w:type="dxa"/>
            <w:noWrap/>
            <w:vAlign w:val="center"/>
            <w:hideMark/>
          </w:tcPr>
          <w:p w14:paraId="423F2229" w14:textId="77777777" w:rsidR="005B1D7A" w:rsidRPr="00B05055" w:rsidRDefault="005B1D7A" w:rsidP="00F559DD">
            <w:pPr>
              <w:jc w:val="center"/>
              <w:rPr>
                <w:sz w:val="16"/>
                <w:szCs w:val="16"/>
              </w:rPr>
            </w:pPr>
            <w:r w:rsidRPr="00B05055">
              <w:rPr>
                <w:sz w:val="16"/>
                <w:szCs w:val="16"/>
              </w:rPr>
              <w:t>$4,800,000</w:t>
            </w:r>
          </w:p>
        </w:tc>
        <w:tc>
          <w:tcPr>
            <w:tcW w:w="1216" w:type="dxa"/>
            <w:noWrap/>
            <w:vAlign w:val="center"/>
            <w:hideMark/>
          </w:tcPr>
          <w:p w14:paraId="0B0E5045" w14:textId="77777777" w:rsidR="005B1D7A" w:rsidRPr="00B05055" w:rsidRDefault="005B1D7A" w:rsidP="00F559DD">
            <w:pPr>
              <w:jc w:val="center"/>
              <w:rPr>
                <w:sz w:val="16"/>
                <w:szCs w:val="16"/>
              </w:rPr>
            </w:pPr>
            <w:r w:rsidRPr="00B05055">
              <w:rPr>
                <w:sz w:val="16"/>
                <w:szCs w:val="16"/>
              </w:rPr>
              <w:t>$4,392,000</w:t>
            </w:r>
          </w:p>
        </w:tc>
        <w:tc>
          <w:tcPr>
            <w:tcW w:w="1225" w:type="dxa"/>
            <w:noWrap/>
            <w:vAlign w:val="center"/>
            <w:hideMark/>
          </w:tcPr>
          <w:p w14:paraId="3F2A2495" w14:textId="77777777" w:rsidR="005B1D7A" w:rsidRPr="00B05055" w:rsidRDefault="005B1D7A" w:rsidP="00F559DD">
            <w:pPr>
              <w:jc w:val="center"/>
              <w:rPr>
                <w:sz w:val="16"/>
                <w:szCs w:val="16"/>
              </w:rPr>
            </w:pPr>
            <w:r w:rsidRPr="00B05055">
              <w:rPr>
                <w:sz w:val="16"/>
                <w:szCs w:val="16"/>
              </w:rPr>
              <w:t>$3,648,000</w:t>
            </w:r>
          </w:p>
        </w:tc>
        <w:tc>
          <w:tcPr>
            <w:tcW w:w="1205" w:type="dxa"/>
            <w:noWrap/>
            <w:vAlign w:val="center"/>
            <w:hideMark/>
          </w:tcPr>
          <w:p w14:paraId="4ECA46D6" w14:textId="77777777" w:rsidR="005B1D7A" w:rsidRPr="00B05055" w:rsidRDefault="005B1D7A" w:rsidP="00F559DD">
            <w:pPr>
              <w:jc w:val="center"/>
              <w:rPr>
                <w:sz w:val="16"/>
                <w:szCs w:val="16"/>
              </w:rPr>
            </w:pPr>
            <w:r w:rsidRPr="00B05055">
              <w:rPr>
                <w:sz w:val="16"/>
                <w:szCs w:val="16"/>
              </w:rPr>
              <w:t>$2,760,000</w:t>
            </w:r>
          </w:p>
        </w:tc>
        <w:tc>
          <w:tcPr>
            <w:tcW w:w="1225" w:type="dxa"/>
            <w:noWrap/>
            <w:vAlign w:val="center"/>
            <w:hideMark/>
          </w:tcPr>
          <w:p w14:paraId="410C705C" w14:textId="77777777" w:rsidR="005B1D7A" w:rsidRPr="00B05055" w:rsidRDefault="005B1D7A" w:rsidP="00F559DD">
            <w:pPr>
              <w:jc w:val="center"/>
              <w:rPr>
                <w:sz w:val="16"/>
                <w:szCs w:val="16"/>
              </w:rPr>
            </w:pPr>
            <w:r w:rsidRPr="00B05055">
              <w:rPr>
                <w:sz w:val="16"/>
                <w:szCs w:val="16"/>
              </w:rPr>
              <w:t>$1,800,000</w:t>
            </w:r>
          </w:p>
        </w:tc>
        <w:tc>
          <w:tcPr>
            <w:tcW w:w="1170" w:type="dxa"/>
            <w:noWrap/>
            <w:vAlign w:val="center"/>
            <w:hideMark/>
          </w:tcPr>
          <w:p w14:paraId="153F537D" w14:textId="77777777" w:rsidR="005B1D7A" w:rsidRPr="00B05055" w:rsidRDefault="005B1D7A" w:rsidP="00F559DD">
            <w:pPr>
              <w:jc w:val="center"/>
              <w:rPr>
                <w:sz w:val="16"/>
                <w:szCs w:val="16"/>
              </w:rPr>
            </w:pPr>
            <w:r w:rsidRPr="00B05055">
              <w:rPr>
                <w:sz w:val="16"/>
                <w:szCs w:val="16"/>
              </w:rPr>
              <w:t>$1,104,000</w:t>
            </w:r>
          </w:p>
        </w:tc>
        <w:tc>
          <w:tcPr>
            <w:tcW w:w="1291" w:type="dxa"/>
            <w:noWrap/>
            <w:vAlign w:val="center"/>
            <w:hideMark/>
          </w:tcPr>
          <w:p w14:paraId="3972A2A0" w14:textId="77777777" w:rsidR="005B1D7A" w:rsidRPr="00B05055" w:rsidRDefault="005B1D7A" w:rsidP="00F559DD">
            <w:pPr>
              <w:jc w:val="center"/>
              <w:rPr>
                <w:sz w:val="16"/>
                <w:szCs w:val="16"/>
              </w:rPr>
            </w:pPr>
            <w:r w:rsidRPr="00B05055">
              <w:rPr>
                <w:sz w:val="16"/>
                <w:szCs w:val="16"/>
              </w:rPr>
              <w:t>$960,000</w:t>
            </w:r>
          </w:p>
        </w:tc>
      </w:tr>
      <w:tr w:rsidR="005B1D7A" w:rsidRPr="00B05055" w14:paraId="5A87CEDF" w14:textId="77777777" w:rsidTr="00F559DD">
        <w:trPr>
          <w:cantSplit/>
          <w:trHeight w:val="216"/>
          <w:jc w:val="center"/>
        </w:trPr>
        <w:tc>
          <w:tcPr>
            <w:tcW w:w="1250" w:type="dxa"/>
            <w:noWrap/>
            <w:vAlign w:val="center"/>
            <w:hideMark/>
          </w:tcPr>
          <w:p w14:paraId="07942485" w14:textId="77777777" w:rsidR="005B1D7A" w:rsidRPr="00B05055" w:rsidRDefault="005B1D7A" w:rsidP="00F559DD">
            <w:pPr>
              <w:jc w:val="center"/>
              <w:rPr>
                <w:sz w:val="16"/>
                <w:szCs w:val="16"/>
              </w:rPr>
            </w:pPr>
            <w:r w:rsidRPr="00B05055">
              <w:rPr>
                <w:sz w:val="16"/>
                <w:szCs w:val="16"/>
              </w:rPr>
              <w:t>400’X85’ (120K)</w:t>
            </w:r>
          </w:p>
        </w:tc>
        <w:tc>
          <w:tcPr>
            <w:tcW w:w="720" w:type="dxa"/>
            <w:noWrap/>
            <w:vAlign w:val="center"/>
            <w:hideMark/>
          </w:tcPr>
          <w:p w14:paraId="5949C394" w14:textId="77777777" w:rsidR="005B1D7A" w:rsidRPr="00B05055" w:rsidRDefault="005B1D7A" w:rsidP="00F559DD">
            <w:pPr>
              <w:jc w:val="center"/>
              <w:rPr>
                <w:sz w:val="16"/>
                <w:szCs w:val="16"/>
              </w:rPr>
            </w:pPr>
            <w:r w:rsidRPr="00B05055">
              <w:rPr>
                <w:sz w:val="16"/>
                <w:szCs w:val="16"/>
              </w:rPr>
              <w:t>3500</w:t>
            </w:r>
          </w:p>
        </w:tc>
        <w:tc>
          <w:tcPr>
            <w:tcW w:w="1216" w:type="dxa"/>
            <w:noWrap/>
            <w:vAlign w:val="center"/>
            <w:hideMark/>
          </w:tcPr>
          <w:p w14:paraId="7DE0E69E" w14:textId="77777777" w:rsidR="005B1D7A" w:rsidRPr="00B05055" w:rsidRDefault="005B1D7A" w:rsidP="00F559DD">
            <w:pPr>
              <w:jc w:val="center"/>
              <w:rPr>
                <w:sz w:val="16"/>
                <w:szCs w:val="16"/>
              </w:rPr>
            </w:pPr>
            <w:r w:rsidRPr="00B05055">
              <w:rPr>
                <w:sz w:val="16"/>
                <w:szCs w:val="16"/>
              </w:rPr>
              <w:t>$9,500,000</w:t>
            </w:r>
          </w:p>
        </w:tc>
        <w:tc>
          <w:tcPr>
            <w:tcW w:w="1216" w:type="dxa"/>
            <w:noWrap/>
            <w:vAlign w:val="center"/>
            <w:hideMark/>
          </w:tcPr>
          <w:p w14:paraId="37FC4425" w14:textId="77777777" w:rsidR="005B1D7A" w:rsidRPr="00B05055" w:rsidRDefault="005B1D7A" w:rsidP="00F559DD">
            <w:pPr>
              <w:jc w:val="center"/>
              <w:rPr>
                <w:sz w:val="16"/>
                <w:szCs w:val="16"/>
              </w:rPr>
            </w:pPr>
            <w:r w:rsidRPr="00B05055">
              <w:rPr>
                <w:sz w:val="16"/>
                <w:szCs w:val="16"/>
              </w:rPr>
              <w:t>$8,692,500</w:t>
            </w:r>
          </w:p>
        </w:tc>
        <w:tc>
          <w:tcPr>
            <w:tcW w:w="1225" w:type="dxa"/>
            <w:noWrap/>
            <w:vAlign w:val="center"/>
            <w:hideMark/>
          </w:tcPr>
          <w:p w14:paraId="63CF05F2" w14:textId="77777777" w:rsidR="005B1D7A" w:rsidRPr="00B05055" w:rsidRDefault="005B1D7A" w:rsidP="00F559DD">
            <w:pPr>
              <w:jc w:val="center"/>
              <w:rPr>
                <w:sz w:val="16"/>
                <w:szCs w:val="16"/>
              </w:rPr>
            </w:pPr>
            <w:r w:rsidRPr="00B05055">
              <w:rPr>
                <w:sz w:val="16"/>
                <w:szCs w:val="16"/>
              </w:rPr>
              <w:t>$7,220,000</w:t>
            </w:r>
          </w:p>
        </w:tc>
        <w:tc>
          <w:tcPr>
            <w:tcW w:w="1205" w:type="dxa"/>
            <w:noWrap/>
            <w:vAlign w:val="center"/>
            <w:hideMark/>
          </w:tcPr>
          <w:p w14:paraId="18241232" w14:textId="77777777" w:rsidR="005B1D7A" w:rsidRPr="00B05055" w:rsidRDefault="005B1D7A" w:rsidP="00F559DD">
            <w:pPr>
              <w:jc w:val="center"/>
              <w:rPr>
                <w:sz w:val="16"/>
                <w:szCs w:val="16"/>
              </w:rPr>
            </w:pPr>
            <w:r w:rsidRPr="00B05055">
              <w:rPr>
                <w:sz w:val="16"/>
                <w:szCs w:val="16"/>
              </w:rPr>
              <w:t>$5,462,500</w:t>
            </w:r>
          </w:p>
        </w:tc>
        <w:tc>
          <w:tcPr>
            <w:tcW w:w="1225" w:type="dxa"/>
            <w:noWrap/>
            <w:vAlign w:val="center"/>
            <w:hideMark/>
          </w:tcPr>
          <w:p w14:paraId="3ADAD69D" w14:textId="77777777" w:rsidR="005B1D7A" w:rsidRPr="00B05055" w:rsidRDefault="005B1D7A" w:rsidP="00F559DD">
            <w:pPr>
              <w:jc w:val="center"/>
              <w:rPr>
                <w:sz w:val="16"/>
                <w:szCs w:val="16"/>
              </w:rPr>
            </w:pPr>
            <w:r w:rsidRPr="00B05055">
              <w:rPr>
                <w:sz w:val="16"/>
                <w:szCs w:val="16"/>
              </w:rPr>
              <w:t>$3,562,500</w:t>
            </w:r>
          </w:p>
        </w:tc>
        <w:tc>
          <w:tcPr>
            <w:tcW w:w="1170" w:type="dxa"/>
            <w:noWrap/>
            <w:vAlign w:val="center"/>
            <w:hideMark/>
          </w:tcPr>
          <w:p w14:paraId="786825B1" w14:textId="77777777" w:rsidR="005B1D7A" w:rsidRPr="00B05055" w:rsidRDefault="005B1D7A" w:rsidP="00F559DD">
            <w:pPr>
              <w:jc w:val="center"/>
              <w:rPr>
                <w:sz w:val="16"/>
                <w:szCs w:val="16"/>
              </w:rPr>
            </w:pPr>
            <w:r w:rsidRPr="00B05055">
              <w:rPr>
                <w:sz w:val="16"/>
                <w:szCs w:val="16"/>
              </w:rPr>
              <w:t>$2,185,000</w:t>
            </w:r>
          </w:p>
        </w:tc>
        <w:tc>
          <w:tcPr>
            <w:tcW w:w="1291" w:type="dxa"/>
            <w:noWrap/>
            <w:vAlign w:val="center"/>
            <w:hideMark/>
          </w:tcPr>
          <w:p w14:paraId="4E7ADD47" w14:textId="77777777" w:rsidR="005B1D7A" w:rsidRPr="00B05055" w:rsidRDefault="005B1D7A" w:rsidP="00F559DD">
            <w:pPr>
              <w:jc w:val="center"/>
              <w:rPr>
                <w:sz w:val="16"/>
                <w:szCs w:val="16"/>
              </w:rPr>
            </w:pPr>
            <w:r w:rsidRPr="00B05055">
              <w:rPr>
                <w:sz w:val="16"/>
                <w:szCs w:val="16"/>
              </w:rPr>
              <w:t>$1,900,000</w:t>
            </w:r>
          </w:p>
        </w:tc>
      </w:tr>
      <w:tr w:rsidR="005B1D7A" w:rsidRPr="00B05055" w14:paraId="67349C0A" w14:textId="77777777" w:rsidTr="00F559DD">
        <w:trPr>
          <w:cantSplit/>
          <w:trHeight w:val="288"/>
          <w:jc w:val="center"/>
        </w:trPr>
        <w:tc>
          <w:tcPr>
            <w:tcW w:w="10518" w:type="dxa"/>
            <w:gridSpan w:val="9"/>
            <w:noWrap/>
            <w:vAlign w:val="center"/>
            <w:hideMark/>
          </w:tcPr>
          <w:p w14:paraId="2718384D" w14:textId="77777777" w:rsidR="005B1D7A" w:rsidRPr="00B05055" w:rsidRDefault="005B1D7A" w:rsidP="00F559DD">
            <w:pPr>
              <w:jc w:val="center"/>
              <w:rPr>
                <w:sz w:val="16"/>
                <w:szCs w:val="16"/>
              </w:rPr>
            </w:pPr>
            <w:r w:rsidRPr="00B05055">
              <w:rPr>
                <w:sz w:val="16"/>
                <w:szCs w:val="16"/>
              </w:rPr>
              <w:t>Pressure</w:t>
            </w:r>
          </w:p>
        </w:tc>
      </w:tr>
      <w:tr w:rsidR="005B1D7A" w:rsidRPr="00B05055" w14:paraId="4045BF8D" w14:textId="77777777" w:rsidTr="00F559DD">
        <w:trPr>
          <w:cantSplit/>
          <w:trHeight w:val="216"/>
          <w:jc w:val="center"/>
        </w:trPr>
        <w:tc>
          <w:tcPr>
            <w:tcW w:w="1250" w:type="dxa"/>
            <w:noWrap/>
            <w:vAlign w:val="center"/>
            <w:hideMark/>
          </w:tcPr>
          <w:p w14:paraId="68532311" w14:textId="77777777" w:rsidR="005B1D7A" w:rsidRPr="00B05055" w:rsidRDefault="005B1D7A" w:rsidP="00F559DD">
            <w:pPr>
              <w:jc w:val="center"/>
              <w:rPr>
                <w:sz w:val="16"/>
                <w:szCs w:val="16"/>
              </w:rPr>
            </w:pPr>
            <w:r w:rsidRPr="00B05055">
              <w:rPr>
                <w:sz w:val="16"/>
                <w:szCs w:val="16"/>
              </w:rPr>
              <w:t>250X50 (16,000 Barrels)</w:t>
            </w:r>
          </w:p>
        </w:tc>
        <w:tc>
          <w:tcPr>
            <w:tcW w:w="720" w:type="dxa"/>
            <w:noWrap/>
            <w:vAlign w:val="center"/>
            <w:hideMark/>
          </w:tcPr>
          <w:p w14:paraId="5875318B" w14:textId="77777777" w:rsidR="005B1D7A" w:rsidRPr="00B05055" w:rsidRDefault="005B1D7A" w:rsidP="00F559DD">
            <w:pPr>
              <w:rPr>
                <w:sz w:val="16"/>
                <w:szCs w:val="16"/>
              </w:rPr>
            </w:pPr>
            <w:r w:rsidRPr="00B05055">
              <w:rPr>
                <w:sz w:val="16"/>
                <w:szCs w:val="16"/>
              </w:rPr>
              <w:t>2000</w:t>
            </w:r>
          </w:p>
        </w:tc>
        <w:tc>
          <w:tcPr>
            <w:tcW w:w="1216" w:type="dxa"/>
            <w:noWrap/>
            <w:vAlign w:val="center"/>
            <w:hideMark/>
          </w:tcPr>
          <w:p w14:paraId="22FA90B1" w14:textId="77777777" w:rsidR="005B1D7A" w:rsidRPr="00B05055" w:rsidRDefault="005B1D7A" w:rsidP="00F559DD">
            <w:pPr>
              <w:jc w:val="center"/>
              <w:rPr>
                <w:sz w:val="16"/>
                <w:szCs w:val="16"/>
              </w:rPr>
            </w:pPr>
            <w:r w:rsidRPr="00B05055">
              <w:rPr>
                <w:sz w:val="16"/>
                <w:szCs w:val="16"/>
              </w:rPr>
              <w:t>$3,200,000</w:t>
            </w:r>
          </w:p>
        </w:tc>
        <w:tc>
          <w:tcPr>
            <w:tcW w:w="1216" w:type="dxa"/>
            <w:noWrap/>
            <w:vAlign w:val="center"/>
            <w:hideMark/>
          </w:tcPr>
          <w:p w14:paraId="018D9F0F" w14:textId="77777777" w:rsidR="005B1D7A" w:rsidRPr="00B05055" w:rsidRDefault="005B1D7A" w:rsidP="00F559DD">
            <w:pPr>
              <w:jc w:val="center"/>
              <w:rPr>
                <w:sz w:val="16"/>
                <w:szCs w:val="16"/>
              </w:rPr>
            </w:pPr>
            <w:r w:rsidRPr="00B05055">
              <w:rPr>
                <w:sz w:val="16"/>
                <w:szCs w:val="16"/>
              </w:rPr>
              <w:t>$2,928,000</w:t>
            </w:r>
          </w:p>
        </w:tc>
        <w:tc>
          <w:tcPr>
            <w:tcW w:w="1225" w:type="dxa"/>
            <w:noWrap/>
            <w:vAlign w:val="center"/>
            <w:hideMark/>
          </w:tcPr>
          <w:p w14:paraId="311BC43D" w14:textId="77777777" w:rsidR="005B1D7A" w:rsidRPr="00B05055" w:rsidRDefault="005B1D7A" w:rsidP="00F559DD">
            <w:pPr>
              <w:jc w:val="center"/>
              <w:rPr>
                <w:sz w:val="16"/>
                <w:szCs w:val="16"/>
              </w:rPr>
            </w:pPr>
            <w:r w:rsidRPr="00B05055">
              <w:rPr>
                <w:sz w:val="16"/>
                <w:szCs w:val="16"/>
              </w:rPr>
              <w:t>$2,432,000</w:t>
            </w:r>
          </w:p>
        </w:tc>
        <w:tc>
          <w:tcPr>
            <w:tcW w:w="1205" w:type="dxa"/>
            <w:noWrap/>
            <w:vAlign w:val="center"/>
            <w:hideMark/>
          </w:tcPr>
          <w:p w14:paraId="11441E13" w14:textId="77777777" w:rsidR="005B1D7A" w:rsidRPr="00B05055" w:rsidRDefault="005B1D7A" w:rsidP="00F559DD">
            <w:pPr>
              <w:jc w:val="center"/>
              <w:rPr>
                <w:sz w:val="16"/>
                <w:szCs w:val="16"/>
              </w:rPr>
            </w:pPr>
            <w:r w:rsidRPr="00B05055">
              <w:rPr>
                <w:sz w:val="16"/>
                <w:szCs w:val="16"/>
              </w:rPr>
              <w:t>$1,840,000</w:t>
            </w:r>
          </w:p>
        </w:tc>
        <w:tc>
          <w:tcPr>
            <w:tcW w:w="1225" w:type="dxa"/>
            <w:noWrap/>
            <w:vAlign w:val="center"/>
            <w:hideMark/>
          </w:tcPr>
          <w:p w14:paraId="7D426992" w14:textId="77777777" w:rsidR="005B1D7A" w:rsidRPr="00B05055" w:rsidRDefault="005B1D7A" w:rsidP="00F559DD">
            <w:pPr>
              <w:jc w:val="center"/>
              <w:rPr>
                <w:sz w:val="16"/>
                <w:szCs w:val="16"/>
              </w:rPr>
            </w:pPr>
            <w:r w:rsidRPr="00B05055">
              <w:rPr>
                <w:sz w:val="16"/>
                <w:szCs w:val="16"/>
              </w:rPr>
              <w:t>$1,200,000</w:t>
            </w:r>
          </w:p>
        </w:tc>
        <w:tc>
          <w:tcPr>
            <w:tcW w:w="1170" w:type="dxa"/>
            <w:noWrap/>
            <w:vAlign w:val="center"/>
            <w:hideMark/>
          </w:tcPr>
          <w:p w14:paraId="77D9041A" w14:textId="77777777" w:rsidR="005B1D7A" w:rsidRPr="00B05055" w:rsidRDefault="005B1D7A" w:rsidP="00F559DD">
            <w:pPr>
              <w:jc w:val="center"/>
              <w:rPr>
                <w:sz w:val="16"/>
                <w:szCs w:val="16"/>
              </w:rPr>
            </w:pPr>
            <w:r w:rsidRPr="00B05055">
              <w:rPr>
                <w:sz w:val="16"/>
                <w:szCs w:val="16"/>
              </w:rPr>
              <w:t>$736,000</w:t>
            </w:r>
          </w:p>
        </w:tc>
        <w:tc>
          <w:tcPr>
            <w:tcW w:w="1291" w:type="dxa"/>
            <w:noWrap/>
            <w:vAlign w:val="center"/>
            <w:hideMark/>
          </w:tcPr>
          <w:p w14:paraId="5B7F5DFE" w14:textId="77777777" w:rsidR="005B1D7A" w:rsidRPr="00B05055" w:rsidRDefault="005B1D7A" w:rsidP="00F559DD">
            <w:pPr>
              <w:jc w:val="center"/>
              <w:rPr>
                <w:sz w:val="16"/>
                <w:szCs w:val="16"/>
              </w:rPr>
            </w:pPr>
            <w:r w:rsidRPr="00B05055">
              <w:rPr>
                <w:sz w:val="16"/>
                <w:szCs w:val="16"/>
              </w:rPr>
              <w:t>$640,000</w:t>
            </w:r>
          </w:p>
        </w:tc>
      </w:tr>
      <w:tr w:rsidR="005B1D7A" w:rsidRPr="00B05055" w14:paraId="7716417E" w14:textId="77777777" w:rsidTr="00F559DD">
        <w:trPr>
          <w:cantSplit/>
          <w:trHeight w:val="288"/>
          <w:jc w:val="center"/>
        </w:trPr>
        <w:tc>
          <w:tcPr>
            <w:tcW w:w="10518" w:type="dxa"/>
            <w:gridSpan w:val="9"/>
            <w:noWrap/>
            <w:vAlign w:val="center"/>
            <w:hideMark/>
          </w:tcPr>
          <w:p w14:paraId="4ED25BBD" w14:textId="77777777" w:rsidR="005B1D7A" w:rsidRPr="00B05055" w:rsidRDefault="005B1D7A" w:rsidP="00F559DD">
            <w:pPr>
              <w:jc w:val="center"/>
              <w:rPr>
                <w:sz w:val="16"/>
                <w:szCs w:val="16"/>
              </w:rPr>
            </w:pPr>
            <w:r w:rsidRPr="00B05055">
              <w:rPr>
                <w:sz w:val="16"/>
                <w:szCs w:val="16"/>
              </w:rPr>
              <w:t>Keyway</w:t>
            </w:r>
          </w:p>
        </w:tc>
      </w:tr>
      <w:tr w:rsidR="005B1D7A" w:rsidRPr="00B05055" w14:paraId="1401CE6D" w14:textId="77777777" w:rsidTr="00F559DD">
        <w:trPr>
          <w:cantSplit/>
          <w:trHeight w:val="216"/>
          <w:jc w:val="center"/>
        </w:trPr>
        <w:tc>
          <w:tcPr>
            <w:tcW w:w="1250" w:type="dxa"/>
            <w:noWrap/>
            <w:vAlign w:val="center"/>
            <w:hideMark/>
          </w:tcPr>
          <w:p w14:paraId="2BDB64D4" w14:textId="77777777" w:rsidR="005B1D7A" w:rsidRPr="00B05055" w:rsidRDefault="005B1D7A" w:rsidP="00F559DD">
            <w:pPr>
              <w:jc w:val="center"/>
              <w:rPr>
                <w:sz w:val="16"/>
                <w:szCs w:val="16"/>
              </w:rPr>
            </w:pPr>
            <w:r w:rsidRPr="00B05055">
              <w:rPr>
                <w:sz w:val="16"/>
                <w:szCs w:val="16"/>
              </w:rPr>
              <w:lastRenderedPageBreak/>
              <w:t>120X30</w:t>
            </w:r>
          </w:p>
        </w:tc>
        <w:tc>
          <w:tcPr>
            <w:tcW w:w="720" w:type="dxa"/>
            <w:noWrap/>
            <w:vAlign w:val="center"/>
            <w:hideMark/>
          </w:tcPr>
          <w:p w14:paraId="1AB7DBC8" w14:textId="77777777" w:rsidR="005B1D7A" w:rsidRPr="00B05055" w:rsidRDefault="005B1D7A" w:rsidP="00F559DD">
            <w:pPr>
              <w:rPr>
                <w:sz w:val="16"/>
                <w:szCs w:val="16"/>
              </w:rPr>
            </w:pPr>
            <w:r w:rsidRPr="00B05055">
              <w:rPr>
                <w:sz w:val="16"/>
                <w:szCs w:val="16"/>
              </w:rPr>
              <w:t>200</w:t>
            </w:r>
          </w:p>
        </w:tc>
        <w:tc>
          <w:tcPr>
            <w:tcW w:w="1216" w:type="dxa"/>
            <w:noWrap/>
            <w:vAlign w:val="center"/>
            <w:hideMark/>
          </w:tcPr>
          <w:p w14:paraId="1A773511" w14:textId="77777777" w:rsidR="005B1D7A" w:rsidRPr="00B05055" w:rsidRDefault="005B1D7A" w:rsidP="00F559DD">
            <w:pPr>
              <w:jc w:val="center"/>
              <w:rPr>
                <w:sz w:val="16"/>
                <w:szCs w:val="16"/>
              </w:rPr>
            </w:pPr>
            <w:r w:rsidRPr="00B05055">
              <w:rPr>
                <w:sz w:val="16"/>
                <w:szCs w:val="16"/>
              </w:rPr>
              <w:t>$200,000</w:t>
            </w:r>
          </w:p>
        </w:tc>
        <w:tc>
          <w:tcPr>
            <w:tcW w:w="1216" w:type="dxa"/>
            <w:noWrap/>
            <w:vAlign w:val="center"/>
            <w:hideMark/>
          </w:tcPr>
          <w:p w14:paraId="6A3B837F" w14:textId="77777777" w:rsidR="005B1D7A" w:rsidRPr="00B05055" w:rsidRDefault="005B1D7A" w:rsidP="00F559DD">
            <w:pPr>
              <w:jc w:val="center"/>
              <w:rPr>
                <w:sz w:val="16"/>
                <w:szCs w:val="16"/>
              </w:rPr>
            </w:pPr>
            <w:r w:rsidRPr="00B05055">
              <w:rPr>
                <w:sz w:val="16"/>
                <w:szCs w:val="16"/>
              </w:rPr>
              <w:t>$183,000</w:t>
            </w:r>
          </w:p>
        </w:tc>
        <w:tc>
          <w:tcPr>
            <w:tcW w:w="1225" w:type="dxa"/>
            <w:noWrap/>
            <w:vAlign w:val="center"/>
            <w:hideMark/>
          </w:tcPr>
          <w:p w14:paraId="0830936E" w14:textId="77777777" w:rsidR="005B1D7A" w:rsidRPr="00B05055" w:rsidRDefault="005B1D7A" w:rsidP="00F559DD">
            <w:pPr>
              <w:jc w:val="center"/>
              <w:rPr>
                <w:sz w:val="16"/>
                <w:szCs w:val="16"/>
              </w:rPr>
            </w:pPr>
            <w:r w:rsidRPr="00B05055">
              <w:rPr>
                <w:sz w:val="16"/>
                <w:szCs w:val="16"/>
              </w:rPr>
              <w:t>$152,000</w:t>
            </w:r>
          </w:p>
        </w:tc>
        <w:tc>
          <w:tcPr>
            <w:tcW w:w="1205" w:type="dxa"/>
            <w:noWrap/>
            <w:vAlign w:val="center"/>
            <w:hideMark/>
          </w:tcPr>
          <w:p w14:paraId="4A9492D7" w14:textId="77777777" w:rsidR="005B1D7A" w:rsidRPr="00B05055" w:rsidRDefault="005B1D7A" w:rsidP="00F559DD">
            <w:pPr>
              <w:jc w:val="center"/>
              <w:rPr>
                <w:sz w:val="16"/>
                <w:szCs w:val="16"/>
              </w:rPr>
            </w:pPr>
            <w:r w:rsidRPr="00B05055">
              <w:rPr>
                <w:sz w:val="16"/>
                <w:szCs w:val="16"/>
              </w:rPr>
              <w:t>$115,000</w:t>
            </w:r>
          </w:p>
        </w:tc>
        <w:tc>
          <w:tcPr>
            <w:tcW w:w="1225" w:type="dxa"/>
            <w:noWrap/>
            <w:vAlign w:val="center"/>
            <w:hideMark/>
          </w:tcPr>
          <w:p w14:paraId="40D21E91" w14:textId="77777777" w:rsidR="005B1D7A" w:rsidRPr="00B05055" w:rsidRDefault="005B1D7A" w:rsidP="00F559DD">
            <w:pPr>
              <w:jc w:val="center"/>
              <w:rPr>
                <w:sz w:val="16"/>
                <w:szCs w:val="16"/>
              </w:rPr>
            </w:pPr>
            <w:r w:rsidRPr="00B05055">
              <w:rPr>
                <w:sz w:val="16"/>
                <w:szCs w:val="16"/>
              </w:rPr>
              <w:t>$75,000</w:t>
            </w:r>
          </w:p>
        </w:tc>
        <w:tc>
          <w:tcPr>
            <w:tcW w:w="1170" w:type="dxa"/>
            <w:noWrap/>
            <w:vAlign w:val="center"/>
            <w:hideMark/>
          </w:tcPr>
          <w:p w14:paraId="57EB800F" w14:textId="77777777" w:rsidR="005B1D7A" w:rsidRPr="00B05055" w:rsidRDefault="005B1D7A" w:rsidP="00F559DD">
            <w:pPr>
              <w:jc w:val="center"/>
              <w:rPr>
                <w:sz w:val="16"/>
                <w:szCs w:val="16"/>
              </w:rPr>
            </w:pPr>
            <w:r w:rsidRPr="00B05055">
              <w:rPr>
                <w:sz w:val="16"/>
                <w:szCs w:val="16"/>
              </w:rPr>
              <w:t>$46,000</w:t>
            </w:r>
          </w:p>
        </w:tc>
        <w:tc>
          <w:tcPr>
            <w:tcW w:w="1291" w:type="dxa"/>
            <w:noWrap/>
            <w:vAlign w:val="center"/>
            <w:hideMark/>
          </w:tcPr>
          <w:p w14:paraId="009CA20F" w14:textId="77777777" w:rsidR="005B1D7A" w:rsidRPr="00B05055" w:rsidRDefault="005B1D7A" w:rsidP="00F559DD">
            <w:pPr>
              <w:jc w:val="center"/>
              <w:rPr>
                <w:sz w:val="16"/>
                <w:szCs w:val="16"/>
              </w:rPr>
            </w:pPr>
            <w:r w:rsidRPr="00B05055">
              <w:rPr>
                <w:sz w:val="16"/>
                <w:szCs w:val="16"/>
              </w:rPr>
              <w:t>$40,000</w:t>
            </w:r>
          </w:p>
        </w:tc>
      </w:tr>
      <w:tr w:rsidR="005B1D7A" w:rsidRPr="00B05055" w14:paraId="38C327F5" w14:textId="77777777" w:rsidTr="00F559DD">
        <w:trPr>
          <w:cantSplit/>
          <w:trHeight w:val="216"/>
          <w:jc w:val="center"/>
        </w:trPr>
        <w:tc>
          <w:tcPr>
            <w:tcW w:w="1250" w:type="dxa"/>
            <w:noWrap/>
            <w:vAlign w:val="center"/>
            <w:hideMark/>
          </w:tcPr>
          <w:p w14:paraId="2458EF30" w14:textId="77777777" w:rsidR="005B1D7A" w:rsidRPr="00B05055" w:rsidRDefault="005B1D7A" w:rsidP="00F559DD">
            <w:pPr>
              <w:jc w:val="center"/>
              <w:rPr>
                <w:sz w:val="16"/>
                <w:szCs w:val="16"/>
              </w:rPr>
            </w:pPr>
            <w:r w:rsidRPr="00B05055">
              <w:rPr>
                <w:sz w:val="16"/>
                <w:szCs w:val="16"/>
              </w:rPr>
              <w:t>140X40</w:t>
            </w:r>
          </w:p>
        </w:tc>
        <w:tc>
          <w:tcPr>
            <w:tcW w:w="720" w:type="dxa"/>
            <w:noWrap/>
            <w:vAlign w:val="center"/>
            <w:hideMark/>
          </w:tcPr>
          <w:p w14:paraId="02DCBD46" w14:textId="77777777" w:rsidR="005B1D7A" w:rsidRPr="00B05055" w:rsidRDefault="005B1D7A" w:rsidP="00F559DD">
            <w:pPr>
              <w:rPr>
                <w:sz w:val="16"/>
                <w:szCs w:val="16"/>
              </w:rPr>
            </w:pPr>
            <w:r w:rsidRPr="00B05055">
              <w:rPr>
                <w:sz w:val="16"/>
                <w:szCs w:val="16"/>
              </w:rPr>
              <w:t>400</w:t>
            </w:r>
          </w:p>
        </w:tc>
        <w:tc>
          <w:tcPr>
            <w:tcW w:w="1216" w:type="dxa"/>
            <w:noWrap/>
            <w:vAlign w:val="center"/>
            <w:hideMark/>
          </w:tcPr>
          <w:p w14:paraId="6955E46E" w14:textId="77777777" w:rsidR="005B1D7A" w:rsidRPr="00B05055" w:rsidRDefault="005B1D7A" w:rsidP="00F559DD">
            <w:pPr>
              <w:jc w:val="center"/>
              <w:rPr>
                <w:sz w:val="16"/>
                <w:szCs w:val="16"/>
              </w:rPr>
            </w:pPr>
            <w:r w:rsidRPr="00B05055">
              <w:rPr>
                <w:sz w:val="16"/>
                <w:szCs w:val="16"/>
              </w:rPr>
              <w:t>$360,000</w:t>
            </w:r>
          </w:p>
        </w:tc>
        <w:tc>
          <w:tcPr>
            <w:tcW w:w="1216" w:type="dxa"/>
            <w:noWrap/>
            <w:vAlign w:val="center"/>
            <w:hideMark/>
          </w:tcPr>
          <w:p w14:paraId="1F2948CA" w14:textId="77777777" w:rsidR="005B1D7A" w:rsidRPr="00B05055" w:rsidRDefault="005B1D7A" w:rsidP="00F559DD">
            <w:pPr>
              <w:jc w:val="center"/>
              <w:rPr>
                <w:sz w:val="16"/>
                <w:szCs w:val="16"/>
              </w:rPr>
            </w:pPr>
            <w:r w:rsidRPr="00B05055">
              <w:rPr>
                <w:sz w:val="16"/>
                <w:szCs w:val="16"/>
              </w:rPr>
              <w:t>$329,400</w:t>
            </w:r>
          </w:p>
        </w:tc>
        <w:tc>
          <w:tcPr>
            <w:tcW w:w="1225" w:type="dxa"/>
            <w:noWrap/>
            <w:vAlign w:val="center"/>
            <w:hideMark/>
          </w:tcPr>
          <w:p w14:paraId="0DDA20A3" w14:textId="77777777" w:rsidR="005B1D7A" w:rsidRPr="00B05055" w:rsidRDefault="005B1D7A" w:rsidP="00F559DD">
            <w:pPr>
              <w:jc w:val="center"/>
              <w:rPr>
                <w:sz w:val="16"/>
                <w:szCs w:val="16"/>
              </w:rPr>
            </w:pPr>
            <w:r w:rsidRPr="00B05055">
              <w:rPr>
                <w:sz w:val="16"/>
                <w:szCs w:val="16"/>
              </w:rPr>
              <w:t>$273,600</w:t>
            </w:r>
          </w:p>
        </w:tc>
        <w:tc>
          <w:tcPr>
            <w:tcW w:w="1205" w:type="dxa"/>
            <w:noWrap/>
            <w:vAlign w:val="center"/>
            <w:hideMark/>
          </w:tcPr>
          <w:p w14:paraId="0422C9FC" w14:textId="77777777" w:rsidR="005B1D7A" w:rsidRPr="00B05055" w:rsidRDefault="005B1D7A" w:rsidP="00F559DD">
            <w:pPr>
              <w:jc w:val="center"/>
              <w:rPr>
                <w:sz w:val="16"/>
                <w:szCs w:val="16"/>
              </w:rPr>
            </w:pPr>
            <w:r w:rsidRPr="00B05055">
              <w:rPr>
                <w:sz w:val="16"/>
                <w:szCs w:val="16"/>
              </w:rPr>
              <w:t>$207,000</w:t>
            </w:r>
          </w:p>
        </w:tc>
        <w:tc>
          <w:tcPr>
            <w:tcW w:w="1225" w:type="dxa"/>
            <w:noWrap/>
            <w:vAlign w:val="center"/>
            <w:hideMark/>
          </w:tcPr>
          <w:p w14:paraId="45AB87F0" w14:textId="77777777" w:rsidR="005B1D7A" w:rsidRPr="00B05055" w:rsidRDefault="005B1D7A" w:rsidP="00F559DD">
            <w:pPr>
              <w:jc w:val="center"/>
              <w:rPr>
                <w:sz w:val="16"/>
                <w:szCs w:val="16"/>
              </w:rPr>
            </w:pPr>
            <w:r w:rsidRPr="00B05055">
              <w:rPr>
                <w:sz w:val="16"/>
                <w:szCs w:val="16"/>
              </w:rPr>
              <w:t>$135,000</w:t>
            </w:r>
          </w:p>
        </w:tc>
        <w:tc>
          <w:tcPr>
            <w:tcW w:w="1170" w:type="dxa"/>
            <w:noWrap/>
            <w:vAlign w:val="center"/>
            <w:hideMark/>
          </w:tcPr>
          <w:p w14:paraId="608ACF49" w14:textId="77777777" w:rsidR="005B1D7A" w:rsidRPr="00B05055" w:rsidRDefault="005B1D7A" w:rsidP="00F559DD">
            <w:pPr>
              <w:jc w:val="center"/>
              <w:rPr>
                <w:sz w:val="16"/>
                <w:szCs w:val="16"/>
              </w:rPr>
            </w:pPr>
            <w:r w:rsidRPr="00B05055">
              <w:rPr>
                <w:sz w:val="16"/>
                <w:szCs w:val="16"/>
              </w:rPr>
              <w:t>$82,800</w:t>
            </w:r>
          </w:p>
        </w:tc>
        <w:tc>
          <w:tcPr>
            <w:tcW w:w="1291" w:type="dxa"/>
            <w:noWrap/>
            <w:vAlign w:val="center"/>
            <w:hideMark/>
          </w:tcPr>
          <w:p w14:paraId="483F2033" w14:textId="77777777" w:rsidR="005B1D7A" w:rsidRPr="00B05055" w:rsidRDefault="005B1D7A" w:rsidP="00F559DD">
            <w:pPr>
              <w:jc w:val="center"/>
              <w:rPr>
                <w:sz w:val="16"/>
                <w:szCs w:val="16"/>
              </w:rPr>
            </w:pPr>
            <w:r w:rsidRPr="00B05055">
              <w:rPr>
                <w:sz w:val="16"/>
                <w:szCs w:val="16"/>
              </w:rPr>
              <w:t>$72,000</w:t>
            </w:r>
          </w:p>
        </w:tc>
      </w:tr>
      <w:tr w:rsidR="005B1D7A" w:rsidRPr="00B05055" w14:paraId="64AA06D8" w14:textId="77777777" w:rsidTr="00F559DD">
        <w:trPr>
          <w:cantSplit/>
          <w:trHeight w:val="216"/>
          <w:jc w:val="center"/>
        </w:trPr>
        <w:tc>
          <w:tcPr>
            <w:tcW w:w="1250" w:type="dxa"/>
            <w:noWrap/>
            <w:vAlign w:val="center"/>
            <w:hideMark/>
          </w:tcPr>
          <w:p w14:paraId="31E0BD45" w14:textId="77777777" w:rsidR="005B1D7A" w:rsidRPr="00B05055" w:rsidRDefault="005B1D7A" w:rsidP="00F559DD">
            <w:pPr>
              <w:jc w:val="center"/>
              <w:rPr>
                <w:sz w:val="16"/>
                <w:szCs w:val="16"/>
              </w:rPr>
            </w:pPr>
            <w:r w:rsidRPr="00B05055">
              <w:rPr>
                <w:sz w:val="16"/>
                <w:szCs w:val="16"/>
              </w:rPr>
              <w:t>180X54</w:t>
            </w:r>
          </w:p>
        </w:tc>
        <w:tc>
          <w:tcPr>
            <w:tcW w:w="720" w:type="dxa"/>
            <w:noWrap/>
            <w:vAlign w:val="center"/>
            <w:hideMark/>
          </w:tcPr>
          <w:p w14:paraId="15C9BCB0" w14:textId="77777777" w:rsidR="005B1D7A" w:rsidRPr="00B05055" w:rsidRDefault="005B1D7A" w:rsidP="00F559DD">
            <w:pPr>
              <w:rPr>
                <w:sz w:val="16"/>
                <w:szCs w:val="16"/>
              </w:rPr>
            </w:pPr>
            <w:r w:rsidRPr="00B05055">
              <w:rPr>
                <w:sz w:val="16"/>
                <w:szCs w:val="16"/>
              </w:rPr>
              <w:t>500</w:t>
            </w:r>
          </w:p>
        </w:tc>
        <w:tc>
          <w:tcPr>
            <w:tcW w:w="1216" w:type="dxa"/>
            <w:noWrap/>
            <w:vAlign w:val="center"/>
            <w:hideMark/>
          </w:tcPr>
          <w:p w14:paraId="77585D63" w14:textId="77777777" w:rsidR="005B1D7A" w:rsidRPr="00B05055" w:rsidRDefault="005B1D7A" w:rsidP="00F559DD">
            <w:pPr>
              <w:jc w:val="center"/>
              <w:rPr>
                <w:sz w:val="16"/>
                <w:szCs w:val="16"/>
              </w:rPr>
            </w:pPr>
            <w:r w:rsidRPr="00B05055">
              <w:rPr>
                <w:sz w:val="16"/>
                <w:szCs w:val="16"/>
              </w:rPr>
              <w:t>$720,000</w:t>
            </w:r>
          </w:p>
        </w:tc>
        <w:tc>
          <w:tcPr>
            <w:tcW w:w="1216" w:type="dxa"/>
            <w:noWrap/>
            <w:vAlign w:val="center"/>
            <w:hideMark/>
          </w:tcPr>
          <w:p w14:paraId="14039AAD" w14:textId="77777777" w:rsidR="005B1D7A" w:rsidRPr="00B05055" w:rsidRDefault="005B1D7A" w:rsidP="00F559DD">
            <w:pPr>
              <w:jc w:val="center"/>
              <w:rPr>
                <w:sz w:val="16"/>
                <w:szCs w:val="16"/>
              </w:rPr>
            </w:pPr>
            <w:r w:rsidRPr="00B05055">
              <w:rPr>
                <w:sz w:val="16"/>
                <w:szCs w:val="16"/>
              </w:rPr>
              <w:t>$658,800</w:t>
            </w:r>
          </w:p>
        </w:tc>
        <w:tc>
          <w:tcPr>
            <w:tcW w:w="1225" w:type="dxa"/>
            <w:noWrap/>
            <w:vAlign w:val="center"/>
            <w:hideMark/>
          </w:tcPr>
          <w:p w14:paraId="69518E20" w14:textId="77777777" w:rsidR="005B1D7A" w:rsidRPr="00B05055" w:rsidRDefault="005B1D7A" w:rsidP="00F559DD">
            <w:pPr>
              <w:jc w:val="center"/>
              <w:rPr>
                <w:sz w:val="16"/>
                <w:szCs w:val="16"/>
              </w:rPr>
            </w:pPr>
            <w:r w:rsidRPr="00B05055">
              <w:rPr>
                <w:sz w:val="16"/>
                <w:szCs w:val="16"/>
              </w:rPr>
              <w:t>$547,200</w:t>
            </w:r>
          </w:p>
        </w:tc>
        <w:tc>
          <w:tcPr>
            <w:tcW w:w="1205" w:type="dxa"/>
            <w:noWrap/>
            <w:vAlign w:val="center"/>
            <w:hideMark/>
          </w:tcPr>
          <w:p w14:paraId="78C65310" w14:textId="77777777" w:rsidR="005B1D7A" w:rsidRPr="00B05055" w:rsidRDefault="005B1D7A" w:rsidP="00F559DD">
            <w:pPr>
              <w:jc w:val="center"/>
              <w:rPr>
                <w:sz w:val="16"/>
                <w:szCs w:val="16"/>
              </w:rPr>
            </w:pPr>
            <w:r w:rsidRPr="00B05055">
              <w:rPr>
                <w:sz w:val="16"/>
                <w:szCs w:val="16"/>
              </w:rPr>
              <w:t>$414,000</w:t>
            </w:r>
          </w:p>
        </w:tc>
        <w:tc>
          <w:tcPr>
            <w:tcW w:w="1225" w:type="dxa"/>
            <w:noWrap/>
            <w:vAlign w:val="center"/>
            <w:hideMark/>
          </w:tcPr>
          <w:p w14:paraId="6B6D8D2A" w14:textId="77777777" w:rsidR="005B1D7A" w:rsidRPr="00B05055" w:rsidRDefault="005B1D7A" w:rsidP="00F559DD">
            <w:pPr>
              <w:jc w:val="center"/>
              <w:rPr>
                <w:sz w:val="16"/>
                <w:szCs w:val="16"/>
              </w:rPr>
            </w:pPr>
            <w:r w:rsidRPr="00B05055">
              <w:rPr>
                <w:sz w:val="16"/>
                <w:szCs w:val="16"/>
              </w:rPr>
              <w:t>$270,000</w:t>
            </w:r>
          </w:p>
        </w:tc>
        <w:tc>
          <w:tcPr>
            <w:tcW w:w="1170" w:type="dxa"/>
            <w:noWrap/>
            <w:vAlign w:val="center"/>
            <w:hideMark/>
          </w:tcPr>
          <w:p w14:paraId="64CD63F0" w14:textId="77777777" w:rsidR="005B1D7A" w:rsidRPr="00B05055" w:rsidRDefault="005B1D7A" w:rsidP="00F559DD">
            <w:pPr>
              <w:jc w:val="center"/>
              <w:rPr>
                <w:sz w:val="16"/>
                <w:szCs w:val="16"/>
              </w:rPr>
            </w:pPr>
            <w:r w:rsidRPr="00B05055">
              <w:rPr>
                <w:sz w:val="16"/>
                <w:szCs w:val="16"/>
              </w:rPr>
              <w:t>$165,600</w:t>
            </w:r>
          </w:p>
        </w:tc>
        <w:tc>
          <w:tcPr>
            <w:tcW w:w="1291" w:type="dxa"/>
            <w:noWrap/>
            <w:vAlign w:val="center"/>
            <w:hideMark/>
          </w:tcPr>
          <w:p w14:paraId="367FECBE" w14:textId="77777777" w:rsidR="005B1D7A" w:rsidRPr="00B05055" w:rsidRDefault="005B1D7A" w:rsidP="00F559DD">
            <w:pPr>
              <w:jc w:val="center"/>
              <w:rPr>
                <w:sz w:val="16"/>
                <w:szCs w:val="16"/>
              </w:rPr>
            </w:pPr>
            <w:r w:rsidRPr="00B05055">
              <w:rPr>
                <w:sz w:val="16"/>
                <w:szCs w:val="16"/>
              </w:rPr>
              <w:t>$144,000</w:t>
            </w:r>
          </w:p>
        </w:tc>
      </w:tr>
      <w:tr w:rsidR="005B1D7A" w:rsidRPr="00B05055" w14:paraId="04E1CE32" w14:textId="77777777" w:rsidTr="00F559DD">
        <w:trPr>
          <w:cantSplit/>
          <w:trHeight w:val="216"/>
          <w:jc w:val="center"/>
        </w:trPr>
        <w:tc>
          <w:tcPr>
            <w:tcW w:w="1250" w:type="dxa"/>
            <w:noWrap/>
            <w:vAlign w:val="center"/>
            <w:hideMark/>
          </w:tcPr>
          <w:p w14:paraId="69D573CB" w14:textId="77777777" w:rsidR="005B1D7A" w:rsidRPr="00B05055" w:rsidRDefault="005B1D7A" w:rsidP="00F559DD">
            <w:pPr>
              <w:jc w:val="center"/>
              <w:rPr>
                <w:sz w:val="16"/>
                <w:szCs w:val="16"/>
              </w:rPr>
            </w:pPr>
            <w:r w:rsidRPr="00B05055">
              <w:rPr>
                <w:sz w:val="16"/>
                <w:szCs w:val="16"/>
              </w:rPr>
              <w:t>250X72 Non Class</w:t>
            </w:r>
          </w:p>
        </w:tc>
        <w:tc>
          <w:tcPr>
            <w:tcW w:w="720" w:type="dxa"/>
            <w:noWrap/>
            <w:vAlign w:val="center"/>
            <w:hideMark/>
          </w:tcPr>
          <w:p w14:paraId="3CC81F18" w14:textId="77777777" w:rsidR="005B1D7A" w:rsidRPr="00B05055" w:rsidRDefault="005B1D7A" w:rsidP="00F559DD">
            <w:pPr>
              <w:rPr>
                <w:sz w:val="16"/>
                <w:szCs w:val="16"/>
              </w:rPr>
            </w:pPr>
            <w:r w:rsidRPr="00B05055">
              <w:rPr>
                <w:sz w:val="16"/>
                <w:szCs w:val="16"/>
              </w:rPr>
              <w:t>400</w:t>
            </w:r>
          </w:p>
        </w:tc>
        <w:tc>
          <w:tcPr>
            <w:tcW w:w="1216" w:type="dxa"/>
            <w:noWrap/>
            <w:vAlign w:val="center"/>
            <w:hideMark/>
          </w:tcPr>
          <w:p w14:paraId="645DA838" w14:textId="77777777" w:rsidR="005B1D7A" w:rsidRPr="00B05055" w:rsidRDefault="005B1D7A" w:rsidP="00F559DD">
            <w:pPr>
              <w:jc w:val="center"/>
              <w:rPr>
                <w:sz w:val="16"/>
                <w:szCs w:val="16"/>
              </w:rPr>
            </w:pPr>
            <w:r w:rsidRPr="00B05055">
              <w:rPr>
                <w:sz w:val="16"/>
                <w:szCs w:val="16"/>
              </w:rPr>
              <w:t>$1,440,000</w:t>
            </w:r>
          </w:p>
        </w:tc>
        <w:tc>
          <w:tcPr>
            <w:tcW w:w="1216" w:type="dxa"/>
            <w:noWrap/>
            <w:vAlign w:val="center"/>
            <w:hideMark/>
          </w:tcPr>
          <w:p w14:paraId="780B57A3" w14:textId="77777777" w:rsidR="005B1D7A" w:rsidRPr="00B05055" w:rsidRDefault="005B1D7A" w:rsidP="00F559DD">
            <w:pPr>
              <w:jc w:val="center"/>
              <w:rPr>
                <w:sz w:val="16"/>
                <w:szCs w:val="16"/>
              </w:rPr>
            </w:pPr>
            <w:r w:rsidRPr="00B05055">
              <w:rPr>
                <w:sz w:val="16"/>
                <w:szCs w:val="16"/>
              </w:rPr>
              <w:t>$1,317,600</w:t>
            </w:r>
          </w:p>
        </w:tc>
        <w:tc>
          <w:tcPr>
            <w:tcW w:w="1225" w:type="dxa"/>
            <w:noWrap/>
            <w:vAlign w:val="center"/>
            <w:hideMark/>
          </w:tcPr>
          <w:p w14:paraId="662E0C9C" w14:textId="77777777" w:rsidR="005B1D7A" w:rsidRPr="00B05055" w:rsidRDefault="005B1D7A" w:rsidP="00F559DD">
            <w:pPr>
              <w:jc w:val="center"/>
              <w:rPr>
                <w:sz w:val="16"/>
                <w:szCs w:val="16"/>
              </w:rPr>
            </w:pPr>
            <w:r w:rsidRPr="00B05055">
              <w:rPr>
                <w:sz w:val="16"/>
                <w:szCs w:val="16"/>
              </w:rPr>
              <w:t>$1,094,400</w:t>
            </w:r>
          </w:p>
        </w:tc>
        <w:tc>
          <w:tcPr>
            <w:tcW w:w="1205" w:type="dxa"/>
            <w:noWrap/>
            <w:vAlign w:val="center"/>
            <w:hideMark/>
          </w:tcPr>
          <w:p w14:paraId="0FA6BB61" w14:textId="77777777" w:rsidR="005B1D7A" w:rsidRPr="00B05055" w:rsidRDefault="005B1D7A" w:rsidP="00F559DD">
            <w:pPr>
              <w:jc w:val="center"/>
              <w:rPr>
                <w:sz w:val="16"/>
                <w:szCs w:val="16"/>
              </w:rPr>
            </w:pPr>
            <w:r w:rsidRPr="00B05055">
              <w:rPr>
                <w:sz w:val="16"/>
                <w:szCs w:val="16"/>
              </w:rPr>
              <w:t>$828,000</w:t>
            </w:r>
          </w:p>
        </w:tc>
        <w:tc>
          <w:tcPr>
            <w:tcW w:w="1225" w:type="dxa"/>
            <w:noWrap/>
            <w:vAlign w:val="center"/>
            <w:hideMark/>
          </w:tcPr>
          <w:p w14:paraId="0A6F31A3" w14:textId="77777777" w:rsidR="005B1D7A" w:rsidRPr="00B05055" w:rsidRDefault="005B1D7A" w:rsidP="00F559DD">
            <w:pPr>
              <w:jc w:val="center"/>
              <w:rPr>
                <w:sz w:val="16"/>
                <w:szCs w:val="16"/>
              </w:rPr>
            </w:pPr>
            <w:r w:rsidRPr="00B05055">
              <w:rPr>
                <w:sz w:val="16"/>
                <w:szCs w:val="16"/>
              </w:rPr>
              <w:t>$540,000</w:t>
            </w:r>
          </w:p>
        </w:tc>
        <w:tc>
          <w:tcPr>
            <w:tcW w:w="1170" w:type="dxa"/>
            <w:noWrap/>
            <w:vAlign w:val="center"/>
            <w:hideMark/>
          </w:tcPr>
          <w:p w14:paraId="66CFF2EF" w14:textId="77777777" w:rsidR="005B1D7A" w:rsidRPr="00B05055" w:rsidRDefault="005B1D7A" w:rsidP="00F559DD">
            <w:pPr>
              <w:jc w:val="center"/>
              <w:rPr>
                <w:sz w:val="16"/>
                <w:szCs w:val="16"/>
              </w:rPr>
            </w:pPr>
            <w:r w:rsidRPr="00B05055">
              <w:rPr>
                <w:sz w:val="16"/>
                <w:szCs w:val="16"/>
              </w:rPr>
              <w:t>$331,200</w:t>
            </w:r>
          </w:p>
        </w:tc>
        <w:tc>
          <w:tcPr>
            <w:tcW w:w="1291" w:type="dxa"/>
            <w:noWrap/>
            <w:vAlign w:val="center"/>
            <w:hideMark/>
          </w:tcPr>
          <w:p w14:paraId="52A7A7EB" w14:textId="77777777" w:rsidR="005B1D7A" w:rsidRPr="00B05055" w:rsidRDefault="005B1D7A" w:rsidP="00F559DD">
            <w:pPr>
              <w:jc w:val="center"/>
              <w:rPr>
                <w:sz w:val="16"/>
                <w:szCs w:val="16"/>
              </w:rPr>
            </w:pPr>
            <w:r w:rsidRPr="00B05055">
              <w:rPr>
                <w:sz w:val="16"/>
                <w:szCs w:val="16"/>
              </w:rPr>
              <w:t>$288,000</w:t>
            </w:r>
          </w:p>
        </w:tc>
      </w:tr>
      <w:tr w:rsidR="005B1D7A" w:rsidRPr="00B05055" w14:paraId="3D143076" w14:textId="77777777" w:rsidTr="00F559DD">
        <w:trPr>
          <w:cantSplit/>
          <w:trHeight w:val="216"/>
          <w:jc w:val="center"/>
        </w:trPr>
        <w:tc>
          <w:tcPr>
            <w:tcW w:w="1250" w:type="dxa"/>
            <w:noWrap/>
            <w:vAlign w:val="center"/>
            <w:hideMark/>
          </w:tcPr>
          <w:p w14:paraId="65B01640" w14:textId="77777777" w:rsidR="005B1D7A" w:rsidRPr="00B05055" w:rsidRDefault="005B1D7A" w:rsidP="00F559DD">
            <w:pPr>
              <w:jc w:val="center"/>
              <w:rPr>
                <w:sz w:val="16"/>
                <w:szCs w:val="16"/>
              </w:rPr>
            </w:pPr>
            <w:r w:rsidRPr="00B05055">
              <w:rPr>
                <w:sz w:val="16"/>
                <w:szCs w:val="16"/>
              </w:rPr>
              <w:t>250X72 Class</w:t>
            </w:r>
          </w:p>
        </w:tc>
        <w:tc>
          <w:tcPr>
            <w:tcW w:w="720" w:type="dxa"/>
            <w:noWrap/>
            <w:vAlign w:val="center"/>
            <w:hideMark/>
          </w:tcPr>
          <w:p w14:paraId="2F527708" w14:textId="77777777" w:rsidR="005B1D7A" w:rsidRPr="00B05055" w:rsidRDefault="005B1D7A" w:rsidP="00F559DD">
            <w:pPr>
              <w:rPr>
                <w:sz w:val="16"/>
                <w:szCs w:val="16"/>
              </w:rPr>
            </w:pPr>
            <w:r w:rsidRPr="00B05055">
              <w:rPr>
                <w:sz w:val="16"/>
                <w:szCs w:val="16"/>
              </w:rPr>
              <w:t>600</w:t>
            </w:r>
          </w:p>
        </w:tc>
        <w:tc>
          <w:tcPr>
            <w:tcW w:w="1216" w:type="dxa"/>
            <w:noWrap/>
            <w:vAlign w:val="center"/>
            <w:hideMark/>
          </w:tcPr>
          <w:p w14:paraId="09AD4953" w14:textId="77777777" w:rsidR="005B1D7A" w:rsidRPr="00B05055" w:rsidRDefault="005B1D7A" w:rsidP="00F559DD">
            <w:pPr>
              <w:jc w:val="center"/>
              <w:rPr>
                <w:sz w:val="16"/>
                <w:szCs w:val="16"/>
              </w:rPr>
            </w:pPr>
            <w:r w:rsidRPr="00B05055">
              <w:rPr>
                <w:sz w:val="16"/>
                <w:szCs w:val="16"/>
              </w:rPr>
              <w:t>$2,320,000</w:t>
            </w:r>
          </w:p>
        </w:tc>
        <w:tc>
          <w:tcPr>
            <w:tcW w:w="1216" w:type="dxa"/>
            <w:noWrap/>
            <w:vAlign w:val="center"/>
            <w:hideMark/>
          </w:tcPr>
          <w:p w14:paraId="57E29957" w14:textId="77777777" w:rsidR="005B1D7A" w:rsidRPr="00B05055" w:rsidRDefault="005B1D7A" w:rsidP="00F559DD">
            <w:pPr>
              <w:jc w:val="center"/>
              <w:rPr>
                <w:sz w:val="16"/>
                <w:szCs w:val="16"/>
              </w:rPr>
            </w:pPr>
            <w:r w:rsidRPr="00B05055">
              <w:rPr>
                <w:sz w:val="16"/>
                <w:szCs w:val="16"/>
              </w:rPr>
              <w:t>$2,122,800</w:t>
            </w:r>
          </w:p>
        </w:tc>
        <w:tc>
          <w:tcPr>
            <w:tcW w:w="1225" w:type="dxa"/>
            <w:noWrap/>
            <w:vAlign w:val="center"/>
            <w:hideMark/>
          </w:tcPr>
          <w:p w14:paraId="2B21948B" w14:textId="77777777" w:rsidR="005B1D7A" w:rsidRPr="00B05055" w:rsidRDefault="005B1D7A" w:rsidP="00F559DD">
            <w:pPr>
              <w:jc w:val="center"/>
              <w:rPr>
                <w:sz w:val="16"/>
                <w:szCs w:val="16"/>
              </w:rPr>
            </w:pPr>
            <w:r w:rsidRPr="00B05055">
              <w:rPr>
                <w:sz w:val="16"/>
                <w:szCs w:val="16"/>
              </w:rPr>
              <w:t>$1,763,200</w:t>
            </w:r>
          </w:p>
        </w:tc>
        <w:tc>
          <w:tcPr>
            <w:tcW w:w="1205" w:type="dxa"/>
            <w:noWrap/>
            <w:vAlign w:val="center"/>
            <w:hideMark/>
          </w:tcPr>
          <w:p w14:paraId="424C6E97" w14:textId="77777777" w:rsidR="005B1D7A" w:rsidRPr="00B05055" w:rsidRDefault="005B1D7A" w:rsidP="00F559DD">
            <w:pPr>
              <w:jc w:val="center"/>
              <w:rPr>
                <w:sz w:val="16"/>
                <w:szCs w:val="16"/>
              </w:rPr>
            </w:pPr>
            <w:r w:rsidRPr="00B05055">
              <w:rPr>
                <w:sz w:val="16"/>
                <w:szCs w:val="16"/>
              </w:rPr>
              <w:t>$1,334,000</w:t>
            </w:r>
          </w:p>
        </w:tc>
        <w:tc>
          <w:tcPr>
            <w:tcW w:w="1225" w:type="dxa"/>
            <w:noWrap/>
            <w:vAlign w:val="center"/>
            <w:hideMark/>
          </w:tcPr>
          <w:p w14:paraId="093B6562" w14:textId="77777777" w:rsidR="005B1D7A" w:rsidRPr="00B05055" w:rsidRDefault="005B1D7A" w:rsidP="00F559DD">
            <w:pPr>
              <w:jc w:val="center"/>
              <w:rPr>
                <w:sz w:val="16"/>
                <w:szCs w:val="16"/>
              </w:rPr>
            </w:pPr>
            <w:r w:rsidRPr="00B05055">
              <w:rPr>
                <w:sz w:val="16"/>
                <w:szCs w:val="16"/>
              </w:rPr>
              <w:t>$870,000</w:t>
            </w:r>
          </w:p>
        </w:tc>
        <w:tc>
          <w:tcPr>
            <w:tcW w:w="1170" w:type="dxa"/>
            <w:noWrap/>
            <w:vAlign w:val="center"/>
            <w:hideMark/>
          </w:tcPr>
          <w:p w14:paraId="46AD21DD" w14:textId="77777777" w:rsidR="005B1D7A" w:rsidRPr="00B05055" w:rsidRDefault="005B1D7A" w:rsidP="00F559DD">
            <w:pPr>
              <w:jc w:val="center"/>
              <w:rPr>
                <w:sz w:val="16"/>
                <w:szCs w:val="16"/>
              </w:rPr>
            </w:pPr>
            <w:r w:rsidRPr="00B05055">
              <w:rPr>
                <w:sz w:val="16"/>
                <w:szCs w:val="16"/>
              </w:rPr>
              <w:t>$533,600</w:t>
            </w:r>
          </w:p>
        </w:tc>
        <w:tc>
          <w:tcPr>
            <w:tcW w:w="1291" w:type="dxa"/>
            <w:noWrap/>
            <w:vAlign w:val="center"/>
            <w:hideMark/>
          </w:tcPr>
          <w:p w14:paraId="7AF8FD23" w14:textId="77777777" w:rsidR="005B1D7A" w:rsidRPr="00B05055" w:rsidRDefault="005B1D7A" w:rsidP="00F559DD">
            <w:pPr>
              <w:jc w:val="center"/>
              <w:rPr>
                <w:sz w:val="16"/>
                <w:szCs w:val="16"/>
              </w:rPr>
            </w:pPr>
            <w:r w:rsidRPr="00B05055">
              <w:rPr>
                <w:sz w:val="16"/>
                <w:szCs w:val="16"/>
              </w:rPr>
              <w:t>$464,000</w:t>
            </w:r>
          </w:p>
        </w:tc>
      </w:tr>
      <w:tr w:rsidR="005B1D7A" w:rsidRPr="00B05055" w14:paraId="550D2A66" w14:textId="77777777" w:rsidTr="00F559DD">
        <w:trPr>
          <w:cantSplit/>
          <w:trHeight w:val="216"/>
          <w:jc w:val="center"/>
        </w:trPr>
        <w:tc>
          <w:tcPr>
            <w:tcW w:w="1250" w:type="dxa"/>
            <w:noWrap/>
            <w:vAlign w:val="center"/>
            <w:hideMark/>
          </w:tcPr>
          <w:p w14:paraId="4A93E560" w14:textId="77777777" w:rsidR="005B1D7A" w:rsidRPr="00B05055" w:rsidRDefault="005B1D7A" w:rsidP="00F559DD">
            <w:pPr>
              <w:jc w:val="center"/>
              <w:rPr>
                <w:sz w:val="16"/>
                <w:szCs w:val="16"/>
              </w:rPr>
            </w:pPr>
            <w:r w:rsidRPr="00B05055">
              <w:rPr>
                <w:sz w:val="16"/>
                <w:szCs w:val="16"/>
              </w:rPr>
              <w:t>260X72 Non Class</w:t>
            </w:r>
          </w:p>
        </w:tc>
        <w:tc>
          <w:tcPr>
            <w:tcW w:w="720" w:type="dxa"/>
            <w:noWrap/>
            <w:vAlign w:val="center"/>
            <w:hideMark/>
          </w:tcPr>
          <w:p w14:paraId="26D36ACB" w14:textId="77777777" w:rsidR="005B1D7A" w:rsidRPr="00B05055" w:rsidRDefault="005B1D7A" w:rsidP="00F559DD">
            <w:pPr>
              <w:rPr>
                <w:sz w:val="16"/>
                <w:szCs w:val="16"/>
              </w:rPr>
            </w:pPr>
            <w:r w:rsidRPr="00B05055">
              <w:rPr>
                <w:sz w:val="16"/>
                <w:szCs w:val="16"/>
              </w:rPr>
              <w:t>400</w:t>
            </w:r>
          </w:p>
        </w:tc>
        <w:tc>
          <w:tcPr>
            <w:tcW w:w="1216" w:type="dxa"/>
            <w:noWrap/>
            <w:vAlign w:val="center"/>
            <w:hideMark/>
          </w:tcPr>
          <w:p w14:paraId="17B4BC33" w14:textId="77777777" w:rsidR="005B1D7A" w:rsidRPr="00B05055" w:rsidRDefault="005B1D7A" w:rsidP="00F559DD">
            <w:pPr>
              <w:jc w:val="center"/>
              <w:rPr>
                <w:sz w:val="16"/>
                <w:szCs w:val="16"/>
              </w:rPr>
            </w:pPr>
            <w:r w:rsidRPr="00B05055">
              <w:rPr>
                <w:sz w:val="16"/>
                <w:szCs w:val="16"/>
              </w:rPr>
              <w:t>$1,520,000</w:t>
            </w:r>
          </w:p>
        </w:tc>
        <w:tc>
          <w:tcPr>
            <w:tcW w:w="1216" w:type="dxa"/>
            <w:noWrap/>
            <w:vAlign w:val="center"/>
            <w:hideMark/>
          </w:tcPr>
          <w:p w14:paraId="0BA4AAD3" w14:textId="77777777" w:rsidR="005B1D7A" w:rsidRPr="00B05055" w:rsidRDefault="005B1D7A" w:rsidP="00F559DD">
            <w:pPr>
              <w:jc w:val="center"/>
              <w:rPr>
                <w:sz w:val="16"/>
                <w:szCs w:val="16"/>
              </w:rPr>
            </w:pPr>
            <w:r w:rsidRPr="00B05055">
              <w:rPr>
                <w:sz w:val="16"/>
                <w:szCs w:val="16"/>
              </w:rPr>
              <w:t>$1,390,800</w:t>
            </w:r>
          </w:p>
        </w:tc>
        <w:tc>
          <w:tcPr>
            <w:tcW w:w="1225" w:type="dxa"/>
            <w:noWrap/>
            <w:vAlign w:val="center"/>
            <w:hideMark/>
          </w:tcPr>
          <w:p w14:paraId="473A2044" w14:textId="77777777" w:rsidR="005B1D7A" w:rsidRPr="00B05055" w:rsidRDefault="005B1D7A" w:rsidP="00F559DD">
            <w:pPr>
              <w:jc w:val="center"/>
              <w:rPr>
                <w:sz w:val="16"/>
                <w:szCs w:val="16"/>
              </w:rPr>
            </w:pPr>
            <w:r w:rsidRPr="00B05055">
              <w:rPr>
                <w:sz w:val="16"/>
                <w:szCs w:val="16"/>
              </w:rPr>
              <w:t>$1,155,200</w:t>
            </w:r>
          </w:p>
        </w:tc>
        <w:tc>
          <w:tcPr>
            <w:tcW w:w="1205" w:type="dxa"/>
            <w:noWrap/>
            <w:vAlign w:val="center"/>
            <w:hideMark/>
          </w:tcPr>
          <w:p w14:paraId="1BF4B2B6" w14:textId="77777777" w:rsidR="005B1D7A" w:rsidRPr="00B05055" w:rsidRDefault="005B1D7A" w:rsidP="00F559DD">
            <w:pPr>
              <w:jc w:val="center"/>
              <w:rPr>
                <w:sz w:val="16"/>
                <w:szCs w:val="16"/>
              </w:rPr>
            </w:pPr>
            <w:r w:rsidRPr="00B05055">
              <w:rPr>
                <w:sz w:val="16"/>
                <w:szCs w:val="16"/>
              </w:rPr>
              <w:t>$874,000</w:t>
            </w:r>
          </w:p>
        </w:tc>
        <w:tc>
          <w:tcPr>
            <w:tcW w:w="1225" w:type="dxa"/>
            <w:noWrap/>
            <w:vAlign w:val="center"/>
            <w:hideMark/>
          </w:tcPr>
          <w:p w14:paraId="1578BA13" w14:textId="77777777" w:rsidR="005B1D7A" w:rsidRPr="00B05055" w:rsidRDefault="005B1D7A" w:rsidP="00F559DD">
            <w:pPr>
              <w:jc w:val="center"/>
              <w:rPr>
                <w:sz w:val="16"/>
                <w:szCs w:val="16"/>
              </w:rPr>
            </w:pPr>
            <w:r w:rsidRPr="00B05055">
              <w:rPr>
                <w:sz w:val="16"/>
                <w:szCs w:val="16"/>
              </w:rPr>
              <w:t>$570,000</w:t>
            </w:r>
          </w:p>
        </w:tc>
        <w:tc>
          <w:tcPr>
            <w:tcW w:w="1170" w:type="dxa"/>
            <w:noWrap/>
            <w:vAlign w:val="center"/>
            <w:hideMark/>
          </w:tcPr>
          <w:p w14:paraId="53872918" w14:textId="77777777" w:rsidR="005B1D7A" w:rsidRPr="00B05055" w:rsidRDefault="005B1D7A" w:rsidP="00F559DD">
            <w:pPr>
              <w:jc w:val="center"/>
              <w:rPr>
                <w:sz w:val="16"/>
                <w:szCs w:val="16"/>
              </w:rPr>
            </w:pPr>
            <w:r w:rsidRPr="00B05055">
              <w:rPr>
                <w:sz w:val="16"/>
                <w:szCs w:val="16"/>
              </w:rPr>
              <w:t>$349,600</w:t>
            </w:r>
          </w:p>
        </w:tc>
        <w:tc>
          <w:tcPr>
            <w:tcW w:w="1291" w:type="dxa"/>
            <w:noWrap/>
            <w:vAlign w:val="center"/>
            <w:hideMark/>
          </w:tcPr>
          <w:p w14:paraId="03404E6C" w14:textId="77777777" w:rsidR="005B1D7A" w:rsidRPr="00B05055" w:rsidRDefault="005B1D7A" w:rsidP="00F559DD">
            <w:pPr>
              <w:jc w:val="center"/>
              <w:rPr>
                <w:sz w:val="16"/>
                <w:szCs w:val="16"/>
              </w:rPr>
            </w:pPr>
            <w:r w:rsidRPr="00B05055">
              <w:rPr>
                <w:sz w:val="16"/>
                <w:szCs w:val="16"/>
              </w:rPr>
              <w:t>$304,000</w:t>
            </w:r>
          </w:p>
        </w:tc>
      </w:tr>
      <w:tr w:rsidR="005B1D7A" w:rsidRPr="00B05055" w14:paraId="537D3886" w14:textId="77777777" w:rsidTr="00F559DD">
        <w:trPr>
          <w:cantSplit/>
          <w:trHeight w:val="216"/>
          <w:jc w:val="center"/>
        </w:trPr>
        <w:tc>
          <w:tcPr>
            <w:tcW w:w="1250" w:type="dxa"/>
            <w:noWrap/>
            <w:vAlign w:val="center"/>
            <w:hideMark/>
          </w:tcPr>
          <w:p w14:paraId="7520687D" w14:textId="77777777" w:rsidR="005B1D7A" w:rsidRPr="00B05055" w:rsidRDefault="005B1D7A" w:rsidP="00F559DD">
            <w:pPr>
              <w:jc w:val="center"/>
              <w:rPr>
                <w:sz w:val="16"/>
                <w:szCs w:val="16"/>
              </w:rPr>
            </w:pPr>
            <w:r w:rsidRPr="00B05055">
              <w:rPr>
                <w:sz w:val="16"/>
                <w:szCs w:val="16"/>
              </w:rPr>
              <w:t>260X72 Class</w:t>
            </w:r>
          </w:p>
        </w:tc>
        <w:tc>
          <w:tcPr>
            <w:tcW w:w="720" w:type="dxa"/>
            <w:noWrap/>
            <w:vAlign w:val="center"/>
            <w:hideMark/>
          </w:tcPr>
          <w:p w14:paraId="775587A8" w14:textId="77777777" w:rsidR="005B1D7A" w:rsidRPr="00B05055" w:rsidRDefault="005B1D7A" w:rsidP="00F559DD">
            <w:pPr>
              <w:rPr>
                <w:sz w:val="16"/>
                <w:szCs w:val="16"/>
              </w:rPr>
            </w:pPr>
            <w:r w:rsidRPr="00B05055">
              <w:rPr>
                <w:sz w:val="16"/>
                <w:szCs w:val="16"/>
              </w:rPr>
              <w:t>800</w:t>
            </w:r>
          </w:p>
        </w:tc>
        <w:tc>
          <w:tcPr>
            <w:tcW w:w="1216" w:type="dxa"/>
            <w:noWrap/>
            <w:vAlign w:val="center"/>
            <w:hideMark/>
          </w:tcPr>
          <w:p w14:paraId="274228CD" w14:textId="77777777" w:rsidR="005B1D7A" w:rsidRPr="00B05055" w:rsidRDefault="005B1D7A" w:rsidP="00F559DD">
            <w:pPr>
              <w:jc w:val="center"/>
              <w:rPr>
                <w:sz w:val="16"/>
                <w:szCs w:val="16"/>
              </w:rPr>
            </w:pPr>
            <w:r w:rsidRPr="00B05055">
              <w:rPr>
                <w:sz w:val="16"/>
                <w:szCs w:val="16"/>
              </w:rPr>
              <w:t>$2,560,000</w:t>
            </w:r>
          </w:p>
        </w:tc>
        <w:tc>
          <w:tcPr>
            <w:tcW w:w="1216" w:type="dxa"/>
            <w:noWrap/>
            <w:vAlign w:val="center"/>
            <w:hideMark/>
          </w:tcPr>
          <w:p w14:paraId="30240230" w14:textId="77777777" w:rsidR="005B1D7A" w:rsidRPr="00B05055" w:rsidRDefault="005B1D7A" w:rsidP="00F559DD">
            <w:pPr>
              <w:jc w:val="center"/>
              <w:rPr>
                <w:sz w:val="16"/>
                <w:szCs w:val="16"/>
              </w:rPr>
            </w:pPr>
            <w:r w:rsidRPr="00B05055">
              <w:rPr>
                <w:sz w:val="16"/>
                <w:szCs w:val="16"/>
              </w:rPr>
              <w:t>$2,342,400</w:t>
            </w:r>
          </w:p>
        </w:tc>
        <w:tc>
          <w:tcPr>
            <w:tcW w:w="1225" w:type="dxa"/>
            <w:noWrap/>
            <w:vAlign w:val="center"/>
            <w:hideMark/>
          </w:tcPr>
          <w:p w14:paraId="7074AA60" w14:textId="77777777" w:rsidR="005B1D7A" w:rsidRPr="00B05055" w:rsidRDefault="005B1D7A" w:rsidP="00F559DD">
            <w:pPr>
              <w:jc w:val="center"/>
              <w:rPr>
                <w:sz w:val="16"/>
                <w:szCs w:val="16"/>
              </w:rPr>
            </w:pPr>
            <w:r w:rsidRPr="00B05055">
              <w:rPr>
                <w:sz w:val="16"/>
                <w:szCs w:val="16"/>
              </w:rPr>
              <w:t>$1,945,600</w:t>
            </w:r>
          </w:p>
        </w:tc>
        <w:tc>
          <w:tcPr>
            <w:tcW w:w="1205" w:type="dxa"/>
            <w:noWrap/>
            <w:vAlign w:val="center"/>
            <w:hideMark/>
          </w:tcPr>
          <w:p w14:paraId="46B914E5" w14:textId="77777777" w:rsidR="005B1D7A" w:rsidRPr="00B05055" w:rsidRDefault="005B1D7A" w:rsidP="00F559DD">
            <w:pPr>
              <w:jc w:val="center"/>
              <w:rPr>
                <w:sz w:val="16"/>
                <w:szCs w:val="16"/>
              </w:rPr>
            </w:pPr>
            <w:r w:rsidRPr="00B05055">
              <w:rPr>
                <w:sz w:val="16"/>
                <w:szCs w:val="16"/>
              </w:rPr>
              <w:t>$1,472,000</w:t>
            </w:r>
          </w:p>
        </w:tc>
        <w:tc>
          <w:tcPr>
            <w:tcW w:w="1225" w:type="dxa"/>
            <w:noWrap/>
            <w:vAlign w:val="center"/>
            <w:hideMark/>
          </w:tcPr>
          <w:p w14:paraId="45635DF2" w14:textId="77777777" w:rsidR="005B1D7A" w:rsidRPr="00B05055" w:rsidRDefault="005B1D7A" w:rsidP="00F559DD">
            <w:pPr>
              <w:jc w:val="center"/>
              <w:rPr>
                <w:sz w:val="16"/>
                <w:szCs w:val="16"/>
              </w:rPr>
            </w:pPr>
            <w:r w:rsidRPr="00B05055">
              <w:rPr>
                <w:sz w:val="16"/>
                <w:szCs w:val="16"/>
              </w:rPr>
              <w:t>$960,000</w:t>
            </w:r>
          </w:p>
        </w:tc>
        <w:tc>
          <w:tcPr>
            <w:tcW w:w="1170" w:type="dxa"/>
            <w:noWrap/>
            <w:vAlign w:val="center"/>
            <w:hideMark/>
          </w:tcPr>
          <w:p w14:paraId="1017F511" w14:textId="77777777" w:rsidR="005B1D7A" w:rsidRPr="00B05055" w:rsidRDefault="005B1D7A" w:rsidP="00F559DD">
            <w:pPr>
              <w:jc w:val="center"/>
              <w:rPr>
                <w:sz w:val="16"/>
                <w:szCs w:val="16"/>
              </w:rPr>
            </w:pPr>
            <w:r w:rsidRPr="00B05055">
              <w:rPr>
                <w:sz w:val="16"/>
                <w:szCs w:val="16"/>
              </w:rPr>
              <w:t>$588,800</w:t>
            </w:r>
          </w:p>
        </w:tc>
        <w:tc>
          <w:tcPr>
            <w:tcW w:w="1291" w:type="dxa"/>
            <w:noWrap/>
            <w:vAlign w:val="center"/>
            <w:hideMark/>
          </w:tcPr>
          <w:p w14:paraId="02215317" w14:textId="77777777" w:rsidR="005B1D7A" w:rsidRPr="00B05055" w:rsidRDefault="005B1D7A" w:rsidP="00F559DD">
            <w:pPr>
              <w:jc w:val="center"/>
              <w:rPr>
                <w:sz w:val="16"/>
                <w:szCs w:val="16"/>
              </w:rPr>
            </w:pPr>
            <w:r w:rsidRPr="00B05055">
              <w:rPr>
                <w:sz w:val="16"/>
                <w:szCs w:val="16"/>
              </w:rPr>
              <w:t>$512,000</w:t>
            </w:r>
          </w:p>
        </w:tc>
      </w:tr>
      <w:tr w:rsidR="005B1D7A" w:rsidRPr="00B05055" w14:paraId="0E48DAFE" w14:textId="77777777" w:rsidTr="00F559DD">
        <w:trPr>
          <w:cantSplit/>
          <w:trHeight w:val="216"/>
          <w:jc w:val="center"/>
        </w:trPr>
        <w:tc>
          <w:tcPr>
            <w:tcW w:w="1250" w:type="dxa"/>
            <w:noWrap/>
            <w:vAlign w:val="center"/>
            <w:hideMark/>
          </w:tcPr>
          <w:p w14:paraId="05EE5C1B" w14:textId="77777777" w:rsidR="005B1D7A" w:rsidRPr="00B05055" w:rsidRDefault="005B1D7A" w:rsidP="00F559DD">
            <w:pPr>
              <w:jc w:val="center"/>
              <w:rPr>
                <w:sz w:val="16"/>
                <w:szCs w:val="16"/>
              </w:rPr>
            </w:pPr>
            <w:r w:rsidRPr="00B05055">
              <w:rPr>
                <w:sz w:val="16"/>
                <w:szCs w:val="16"/>
              </w:rPr>
              <w:t>300X100 Non Class</w:t>
            </w:r>
          </w:p>
        </w:tc>
        <w:tc>
          <w:tcPr>
            <w:tcW w:w="720" w:type="dxa"/>
            <w:noWrap/>
            <w:vAlign w:val="center"/>
            <w:hideMark/>
          </w:tcPr>
          <w:p w14:paraId="24501FBF" w14:textId="77777777" w:rsidR="005B1D7A" w:rsidRPr="00B05055" w:rsidRDefault="005B1D7A" w:rsidP="00F559DD">
            <w:pPr>
              <w:rPr>
                <w:sz w:val="16"/>
                <w:szCs w:val="16"/>
              </w:rPr>
            </w:pPr>
            <w:r w:rsidRPr="00B05055">
              <w:rPr>
                <w:sz w:val="16"/>
                <w:szCs w:val="16"/>
              </w:rPr>
              <w:t>1200</w:t>
            </w:r>
          </w:p>
        </w:tc>
        <w:tc>
          <w:tcPr>
            <w:tcW w:w="1216" w:type="dxa"/>
            <w:noWrap/>
            <w:vAlign w:val="center"/>
            <w:hideMark/>
          </w:tcPr>
          <w:p w14:paraId="30DEB51C" w14:textId="77777777" w:rsidR="005B1D7A" w:rsidRPr="00B05055" w:rsidRDefault="005B1D7A" w:rsidP="00F559DD">
            <w:pPr>
              <w:jc w:val="center"/>
              <w:rPr>
                <w:sz w:val="16"/>
                <w:szCs w:val="16"/>
              </w:rPr>
            </w:pPr>
            <w:r w:rsidRPr="00B05055">
              <w:rPr>
                <w:sz w:val="16"/>
                <w:szCs w:val="16"/>
              </w:rPr>
              <w:t>$2,560,000</w:t>
            </w:r>
          </w:p>
        </w:tc>
        <w:tc>
          <w:tcPr>
            <w:tcW w:w="1216" w:type="dxa"/>
            <w:noWrap/>
            <w:vAlign w:val="center"/>
            <w:hideMark/>
          </w:tcPr>
          <w:p w14:paraId="6AD6BB07" w14:textId="77777777" w:rsidR="005B1D7A" w:rsidRPr="00B05055" w:rsidRDefault="005B1D7A" w:rsidP="00F559DD">
            <w:pPr>
              <w:jc w:val="center"/>
              <w:rPr>
                <w:sz w:val="16"/>
                <w:szCs w:val="16"/>
              </w:rPr>
            </w:pPr>
            <w:r w:rsidRPr="00B05055">
              <w:rPr>
                <w:sz w:val="16"/>
                <w:szCs w:val="16"/>
              </w:rPr>
              <w:t>$2,342,400</w:t>
            </w:r>
          </w:p>
        </w:tc>
        <w:tc>
          <w:tcPr>
            <w:tcW w:w="1225" w:type="dxa"/>
            <w:noWrap/>
            <w:vAlign w:val="center"/>
            <w:hideMark/>
          </w:tcPr>
          <w:p w14:paraId="4AD1DCCD" w14:textId="77777777" w:rsidR="005B1D7A" w:rsidRPr="00B05055" w:rsidRDefault="005B1D7A" w:rsidP="00F559DD">
            <w:pPr>
              <w:jc w:val="center"/>
              <w:rPr>
                <w:sz w:val="16"/>
                <w:szCs w:val="16"/>
              </w:rPr>
            </w:pPr>
            <w:r w:rsidRPr="00B05055">
              <w:rPr>
                <w:sz w:val="16"/>
                <w:szCs w:val="16"/>
              </w:rPr>
              <w:t>$1,945,600</w:t>
            </w:r>
          </w:p>
        </w:tc>
        <w:tc>
          <w:tcPr>
            <w:tcW w:w="1205" w:type="dxa"/>
            <w:noWrap/>
            <w:vAlign w:val="center"/>
            <w:hideMark/>
          </w:tcPr>
          <w:p w14:paraId="7010759E" w14:textId="77777777" w:rsidR="005B1D7A" w:rsidRPr="00B05055" w:rsidRDefault="005B1D7A" w:rsidP="00F559DD">
            <w:pPr>
              <w:jc w:val="center"/>
              <w:rPr>
                <w:sz w:val="16"/>
                <w:szCs w:val="16"/>
              </w:rPr>
            </w:pPr>
            <w:r w:rsidRPr="00B05055">
              <w:rPr>
                <w:sz w:val="16"/>
                <w:szCs w:val="16"/>
              </w:rPr>
              <w:t>$1,472,000</w:t>
            </w:r>
          </w:p>
        </w:tc>
        <w:tc>
          <w:tcPr>
            <w:tcW w:w="1225" w:type="dxa"/>
            <w:noWrap/>
            <w:vAlign w:val="center"/>
            <w:hideMark/>
          </w:tcPr>
          <w:p w14:paraId="427D23BD" w14:textId="77777777" w:rsidR="005B1D7A" w:rsidRPr="00B05055" w:rsidRDefault="005B1D7A" w:rsidP="00F559DD">
            <w:pPr>
              <w:jc w:val="center"/>
              <w:rPr>
                <w:sz w:val="16"/>
                <w:szCs w:val="16"/>
              </w:rPr>
            </w:pPr>
            <w:r w:rsidRPr="00B05055">
              <w:rPr>
                <w:sz w:val="16"/>
                <w:szCs w:val="16"/>
              </w:rPr>
              <w:t>$960,000</w:t>
            </w:r>
          </w:p>
        </w:tc>
        <w:tc>
          <w:tcPr>
            <w:tcW w:w="1170" w:type="dxa"/>
            <w:noWrap/>
            <w:vAlign w:val="center"/>
            <w:hideMark/>
          </w:tcPr>
          <w:p w14:paraId="55D0CE85" w14:textId="77777777" w:rsidR="005B1D7A" w:rsidRPr="00B05055" w:rsidRDefault="005B1D7A" w:rsidP="00F559DD">
            <w:pPr>
              <w:jc w:val="center"/>
              <w:rPr>
                <w:sz w:val="16"/>
                <w:szCs w:val="16"/>
              </w:rPr>
            </w:pPr>
            <w:r w:rsidRPr="00B05055">
              <w:rPr>
                <w:sz w:val="16"/>
                <w:szCs w:val="16"/>
              </w:rPr>
              <w:t>$588,800</w:t>
            </w:r>
          </w:p>
        </w:tc>
        <w:tc>
          <w:tcPr>
            <w:tcW w:w="1291" w:type="dxa"/>
            <w:noWrap/>
            <w:vAlign w:val="center"/>
            <w:hideMark/>
          </w:tcPr>
          <w:p w14:paraId="468F9B62" w14:textId="77777777" w:rsidR="005B1D7A" w:rsidRPr="00B05055" w:rsidRDefault="005B1D7A" w:rsidP="00F559DD">
            <w:pPr>
              <w:jc w:val="center"/>
              <w:rPr>
                <w:sz w:val="16"/>
                <w:szCs w:val="16"/>
              </w:rPr>
            </w:pPr>
            <w:r w:rsidRPr="00B05055">
              <w:rPr>
                <w:sz w:val="16"/>
                <w:szCs w:val="16"/>
              </w:rPr>
              <w:t>$512,000</w:t>
            </w:r>
          </w:p>
        </w:tc>
      </w:tr>
      <w:tr w:rsidR="005B1D7A" w:rsidRPr="00B05055" w14:paraId="7C1B148B" w14:textId="77777777" w:rsidTr="00F559DD">
        <w:trPr>
          <w:cantSplit/>
          <w:trHeight w:val="216"/>
          <w:jc w:val="center"/>
        </w:trPr>
        <w:tc>
          <w:tcPr>
            <w:tcW w:w="1250" w:type="dxa"/>
            <w:noWrap/>
            <w:vAlign w:val="center"/>
            <w:hideMark/>
          </w:tcPr>
          <w:p w14:paraId="1C05F454" w14:textId="77777777" w:rsidR="005B1D7A" w:rsidRPr="00B05055" w:rsidRDefault="005B1D7A" w:rsidP="00F559DD">
            <w:pPr>
              <w:jc w:val="center"/>
              <w:rPr>
                <w:sz w:val="16"/>
                <w:szCs w:val="16"/>
              </w:rPr>
            </w:pPr>
            <w:r w:rsidRPr="00B05055">
              <w:rPr>
                <w:sz w:val="16"/>
                <w:szCs w:val="16"/>
              </w:rPr>
              <w:t>300X100 Class</w:t>
            </w:r>
          </w:p>
        </w:tc>
        <w:tc>
          <w:tcPr>
            <w:tcW w:w="720" w:type="dxa"/>
            <w:noWrap/>
            <w:vAlign w:val="center"/>
            <w:hideMark/>
          </w:tcPr>
          <w:p w14:paraId="2B7AFAE1" w14:textId="77777777" w:rsidR="005B1D7A" w:rsidRPr="00B05055" w:rsidRDefault="005B1D7A" w:rsidP="00F559DD">
            <w:pPr>
              <w:rPr>
                <w:sz w:val="16"/>
                <w:szCs w:val="16"/>
              </w:rPr>
            </w:pPr>
            <w:r w:rsidRPr="00B05055">
              <w:rPr>
                <w:sz w:val="16"/>
                <w:szCs w:val="16"/>
              </w:rPr>
              <w:t>2400</w:t>
            </w:r>
          </w:p>
        </w:tc>
        <w:tc>
          <w:tcPr>
            <w:tcW w:w="1216" w:type="dxa"/>
            <w:noWrap/>
            <w:vAlign w:val="center"/>
            <w:hideMark/>
          </w:tcPr>
          <w:p w14:paraId="27F764B4" w14:textId="77777777" w:rsidR="005B1D7A" w:rsidRPr="00B05055" w:rsidRDefault="005B1D7A" w:rsidP="00F559DD">
            <w:pPr>
              <w:jc w:val="center"/>
              <w:rPr>
                <w:sz w:val="16"/>
                <w:szCs w:val="16"/>
              </w:rPr>
            </w:pPr>
            <w:r w:rsidRPr="00B05055">
              <w:rPr>
                <w:sz w:val="16"/>
                <w:szCs w:val="16"/>
              </w:rPr>
              <w:t>$5,120,000</w:t>
            </w:r>
          </w:p>
        </w:tc>
        <w:tc>
          <w:tcPr>
            <w:tcW w:w="1216" w:type="dxa"/>
            <w:noWrap/>
            <w:vAlign w:val="center"/>
            <w:hideMark/>
          </w:tcPr>
          <w:p w14:paraId="58DF147F" w14:textId="77777777" w:rsidR="005B1D7A" w:rsidRPr="00B05055" w:rsidRDefault="005B1D7A" w:rsidP="00F559DD">
            <w:pPr>
              <w:jc w:val="center"/>
              <w:rPr>
                <w:sz w:val="16"/>
                <w:szCs w:val="16"/>
              </w:rPr>
            </w:pPr>
            <w:r w:rsidRPr="00B05055">
              <w:rPr>
                <w:sz w:val="16"/>
                <w:szCs w:val="16"/>
              </w:rPr>
              <w:t>$4,684,800</w:t>
            </w:r>
          </w:p>
        </w:tc>
        <w:tc>
          <w:tcPr>
            <w:tcW w:w="1225" w:type="dxa"/>
            <w:noWrap/>
            <w:vAlign w:val="center"/>
            <w:hideMark/>
          </w:tcPr>
          <w:p w14:paraId="01223471" w14:textId="77777777" w:rsidR="005B1D7A" w:rsidRPr="00B05055" w:rsidRDefault="005B1D7A" w:rsidP="00F559DD">
            <w:pPr>
              <w:jc w:val="center"/>
              <w:rPr>
                <w:sz w:val="16"/>
                <w:szCs w:val="16"/>
              </w:rPr>
            </w:pPr>
            <w:r w:rsidRPr="00B05055">
              <w:rPr>
                <w:sz w:val="16"/>
                <w:szCs w:val="16"/>
              </w:rPr>
              <w:t>$3,891,200</w:t>
            </w:r>
          </w:p>
        </w:tc>
        <w:tc>
          <w:tcPr>
            <w:tcW w:w="1205" w:type="dxa"/>
            <w:noWrap/>
            <w:vAlign w:val="center"/>
            <w:hideMark/>
          </w:tcPr>
          <w:p w14:paraId="18428089" w14:textId="77777777" w:rsidR="005B1D7A" w:rsidRPr="00B05055" w:rsidRDefault="005B1D7A" w:rsidP="00F559DD">
            <w:pPr>
              <w:jc w:val="center"/>
              <w:rPr>
                <w:sz w:val="16"/>
                <w:szCs w:val="16"/>
              </w:rPr>
            </w:pPr>
            <w:r w:rsidRPr="00B05055">
              <w:rPr>
                <w:sz w:val="16"/>
                <w:szCs w:val="16"/>
              </w:rPr>
              <w:t>$2,944,000</w:t>
            </w:r>
          </w:p>
        </w:tc>
        <w:tc>
          <w:tcPr>
            <w:tcW w:w="1225" w:type="dxa"/>
            <w:noWrap/>
            <w:vAlign w:val="center"/>
            <w:hideMark/>
          </w:tcPr>
          <w:p w14:paraId="4A49C510" w14:textId="77777777" w:rsidR="005B1D7A" w:rsidRPr="00B05055" w:rsidRDefault="005B1D7A" w:rsidP="00F559DD">
            <w:pPr>
              <w:jc w:val="center"/>
              <w:rPr>
                <w:sz w:val="16"/>
                <w:szCs w:val="16"/>
              </w:rPr>
            </w:pPr>
            <w:r w:rsidRPr="00B05055">
              <w:rPr>
                <w:sz w:val="16"/>
                <w:szCs w:val="16"/>
              </w:rPr>
              <w:t>$1,920,000</w:t>
            </w:r>
          </w:p>
        </w:tc>
        <w:tc>
          <w:tcPr>
            <w:tcW w:w="1170" w:type="dxa"/>
            <w:noWrap/>
            <w:vAlign w:val="center"/>
            <w:hideMark/>
          </w:tcPr>
          <w:p w14:paraId="0B19CC1F" w14:textId="77777777" w:rsidR="005B1D7A" w:rsidRPr="00B05055" w:rsidRDefault="005B1D7A" w:rsidP="00F559DD">
            <w:pPr>
              <w:jc w:val="center"/>
              <w:rPr>
                <w:sz w:val="16"/>
                <w:szCs w:val="16"/>
              </w:rPr>
            </w:pPr>
            <w:r w:rsidRPr="00B05055">
              <w:rPr>
                <w:sz w:val="16"/>
                <w:szCs w:val="16"/>
              </w:rPr>
              <w:t>$1,177,600</w:t>
            </w:r>
          </w:p>
        </w:tc>
        <w:tc>
          <w:tcPr>
            <w:tcW w:w="1291" w:type="dxa"/>
            <w:noWrap/>
            <w:vAlign w:val="center"/>
            <w:hideMark/>
          </w:tcPr>
          <w:p w14:paraId="77B88033" w14:textId="77777777" w:rsidR="005B1D7A" w:rsidRPr="00B05055" w:rsidRDefault="005B1D7A" w:rsidP="00F559DD">
            <w:pPr>
              <w:jc w:val="center"/>
              <w:rPr>
                <w:sz w:val="16"/>
                <w:szCs w:val="16"/>
              </w:rPr>
            </w:pPr>
            <w:r w:rsidRPr="00B05055">
              <w:rPr>
                <w:sz w:val="16"/>
                <w:szCs w:val="16"/>
              </w:rPr>
              <w:t>$1,024,000</w:t>
            </w:r>
          </w:p>
        </w:tc>
      </w:tr>
      <w:tr w:rsidR="005B1D7A" w:rsidRPr="00B05055" w14:paraId="2C90757C" w14:textId="77777777" w:rsidTr="00F559DD">
        <w:trPr>
          <w:cantSplit/>
          <w:trHeight w:val="216"/>
          <w:jc w:val="center"/>
        </w:trPr>
        <w:tc>
          <w:tcPr>
            <w:tcW w:w="1250" w:type="dxa"/>
            <w:noWrap/>
            <w:vAlign w:val="center"/>
            <w:hideMark/>
          </w:tcPr>
          <w:p w14:paraId="35F0079E" w14:textId="77777777" w:rsidR="005B1D7A" w:rsidRPr="00B05055" w:rsidRDefault="005B1D7A" w:rsidP="00F559DD">
            <w:pPr>
              <w:jc w:val="center"/>
              <w:rPr>
                <w:sz w:val="16"/>
                <w:szCs w:val="16"/>
              </w:rPr>
            </w:pPr>
            <w:r w:rsidRPr="00B05055">
              <w:rPr>
                <w:sz w:val="16"/>
                <w:szCs w:val="16"/>
              </w:rPr>
              <w:t>400X100 Non Class</w:t>
            </w:r>
          </w:p>
        </w:tc>
        <w:tc>
          <w:tcPr>
            <w:tcW w:w="720" w:type="dxa"/>
            <w:noWrap/>
            <w:vAlign w:val="center"/>
            <w:hideMark/>
          </w:tcPr>
          <w:p w14:paraId="5460FA42" w14:textId="77777777" w:rsidR="005B1D7A" w:rsidRPr="00B05055" w:rsidRDefault="005B1D7A" w:rsidP="00F559DD">
            <w:pPr>
              <w:rPr>
                <w:sz w:val="16"/>
                <w:szCs w:val="16"/>
              </w:rPr>
            </w:pPr>
            <w:r w:rsidRPr="00B05055">
              <w:rPr>
                <w:sz w:val="16"/>
                <w:szCs w:val="16"/>
              </w:rPr>
              <w:t>3000</w:t>
            </w:r>
          </w:p>
        </w:tc>
        <w:tc>
          <w:tcPr>
            <w:tcW w:w="1216" w:type="dxa"/>
            <w:noWrap/>
            <w:vAlign w:val="center"/>
            <w:hideMark/>
          </w:tcPr>
          <w:p w14:paraId="276DA938" w14:textId="77777777" w:rsidR="005B1D7A" w:rsidRPr="00B05055" w:rsidRDefault="005B1D7A" w:rsidP="00F559DD">
            <w:pPr>
              <w:jc w:val="center"/>
              <w:rPr>
                <w:sz w:val="16"/>
                <w:szCs w:val="16"/>
              </w:rPr>
            </w:pPr>
            <w:r w:rsidRPr="00B05055">
              <w:rPr>
                <w:sz w:val="16"/>
                <w:szCs w:val="16"/>
              </w:rPr>
              <w:t>$4,800,000</w:t>
            </w:r>
          </w:p>
        </w:tc>
        <w:tc>
          <w:tcPr>
            <w:tcW w:w="1216" w:type="dxa"/>
            <w:noWrap/>
            <w:vAlign w:val="center"/>
            <w:hideMark/>
          </w:tcPr>
          <w:p w14:paraId="35018AC2" w14:textId="77777777" w:rsidR="005B1D7A" w:rsidRPr="00B05055" w:rsidRDefault="005B1D7A" w:rsidP="00F559DD">
            <w:pPr>
              <w:jc w:val="center"/>
              <w:rPr>
                <w:sz w:val="16"/>
                <w:szCs w:val="16"/>
              </w:rPr>
            </w:pPr>
            <w:r w:rsidRPr="00B05055">
              <w:rPr>
                <w:sz w:val="16"/>
                <w:szCs w:val="16"/>
              </w:rPr>
              <w:t>$4,392,000</w:t>
            </w:r>
          </w:p>
        </w:tc>
        <w:tc>
          <w:tcPr>
            <w:tcW w:w="1225" w:type="dxa"/>
            <w:noWrap/>
            <w:vAlign w:val="center"/>
            <w:hideMark/>
          </w:tcPr>
          <w:p w14:paraId="1734FDE9" w14:textId="77777777" w:rsidR="005B1D7A" w:rsidRPr="00B05055" w:rsidRDefault="005B1D7A" w:rsidP="00F559DD">
            <w:pPr>
              <w:jc w:val="center"/>
              <w:rPr>
                <w:sz w:val="16"/>
                <w:szCs w:val="16"/>
              </w:rPr>
            </w:pPr>
            <w:r w:rsidRPr="00B05055">
              <w:rPr>
                <w:sz w:val="16"/>
                <w:szCs w:val="16"/>
              </w:rPr>
              <w:t>$3,648,000</w:t>
            </w:r>
          </w:p>
        </w:tc>
        <w:tc>
          <w:tcPr>
            <w:tcW w:w="1205" w:type="dxa"/>
            <w:noWrap/>
            <w:vAlign w:val="center"/>
            <w:hideMark/>
          </w:tcPr>
          <w:p w14:paraId="66FD876B" w14:textId="77777777" w:rsidR="005B1D7A" w:rsidRPr="00B05055" w:rsidRDefault="005B1D7A" w:rsidP="00F559DD">
            <w:pPr>
              <w:jc w:val="center"/>
              <w:rPr>
                <w:sz w:val="16"/>
                <w:szCs w:val="16"/>
              </w:rPr>
            </w:pPr>
            <w:r w:rsidRPr="00B05055">
              <w:rPr>
                <w:sz w:val="16"/>
                <w:szCs w:val="16"/>
              </w:rPr>
              <w:t>$2,760,000</w:t>
            </w:r>
          </w:p>
        </w:tc>
        <w:tc>
          <w:tcPr>
            <w:tcW w:w="1225" w:type="dxa"/>
            <w:noWrap/>
            <w:vAlign w:val="center"/>
            <w:hideMark/>
          </w:tcPr>
          <w:p w14:paraId="2741016B" w14:textId="77777777" w:rsidR="005B1D7A" w:rsidRPr="00B05055" w:rsidRDefault="005B1D7A" w:rsidP="00F559DD">
            <w:pPr>
              <w:jc w:val="center"/>
              <w:rPr>
                <w:sz w:val="16"/>
                <w:szCs w:val="16"/>
              </w:rPr>
            </w:pPr>
            <w:r w:rsidRPr="00B05055">
              <w:rPr>
                <w:sz w:val="16"/>
                <w:szCs w:val="16"/>
              </w:rPr>
              <w:t>$1,800,000</w:t>
            </w:r>
          </w:p>
        </w:tc>
        <w:tc>
          <w:tcPr>
            <w:tcW w:w="1170" w:type="dxa"/>
            <w:noWrap/>
            <w:vAlign w:val="center"/>
            <w:hideMark/>
          </w:tcPr>
          <w:p w14:paraId="03E02EC8" w14:textId="77777777" w:rsidR="005B1D7A" w:rsidRPr="00B05055" w:rsidRDefault="005B1D7A" w:rsidP="00F559DD">
            <w:pPr>
              <w:jc w:val="center"/>
              <w:rPr>
                <w:sz w:val="16"/>
                <w:szCs w:val="16"/>
              </w:rPr>
            </w:pPr>
            <w:r w:rsidRPr="00B05055">
              <w:rPr>
                <w:sz w:val="16"/>
                <w:szCs w:val="16"/>
              </w:rPr>
              <w:t>$1,104,000</w:t>
            </w:r>
          </w:p>
        </w:tc>
        <w:tc>
          <w:tcPr>
            <w:tcW w:w="1291" w:type="dxa"/>
            <w:noWrap/>
            <w:vAlign w:val="center"/>
            <w:hideMark/>
          </w:tcPr>
          <w:p w14:paraId="4A6F5804" w14:textId="77777777" w:rsidR="005B1D7A" w:rsidRPr="00B05055" w:rsidRDefault="005B1D7A" w:rsidP="00F559DD">
            <w:pPr>
              <w:jc w:val="center"/>
              <w:rPr>
                <w:sz w:val="16"/>
                <w:szCs w:val="16"/>
              </w:rPr>
            </w:pPr>
            <w:r w:rsidRPr="00B05055">
              <w:rPr>
                <w:sz w:val="16"/>
                <w:szCs w:val="16"/>
              </w:rPr>
              <w:t>$960,000</w:t>
            </w:r>
          </w:p>
        </w:tc>
      </w:tr>
      <w:tr w:rsidR="005B1D7A" w:rsidRPr="00B05055" w14:paraId="5E86C66F" w14:textId="77777777" w:rsidTr="00F559DD">
        <w:trPr>
          <w:cantSplit/>
          <w:trHeight w:val="216"/>
          <w:jc w:val="center"/>
        </w:trPr>
        <w:tc>
          <w:tcPr>
            <w:tcW w:w="1250" w:type="dxa"/>
            <w:noWrap/>
            <w:vAlign w:val="center"/>
            <w:hideMark/>
          </w:tcPr>
          <w:p w14:paraId="3CF7DC55" w14:textId="77777777" w:rsidR="005B1D7A" w:rsidRPr="00B05055" w:rsidRDefault="005B1D7A" w:rsidP="00F559DD">
            <w:pPr>
              <w:jc w:val="center"/>
              <w:rPr>
                <w:sz w:val="16"/>
                <w:szCs w:val="16"/>
              </w:rPr>
            </w:pPr>
            <w:r w:rsidRPr="00B05055">
              <w:rPr>
                <w:sz w:val="16"/>
                <w:szCs w:val="16"/>
              </w:rPr>
              <w:t>400X100 Class</w:t>
            </w:r>
          </w:p>
        </w:tc>
        <w:tc>
          <w:tcPr>
            <w:tcW w:w="720" w:type="dxa"/>
            <w:noWrap/>
            <w:vAlign w:val="center"/>
            <w:hideMark/>
          </w:tcPr>
          <w:p w14:paraId="0BCC6AE5" w14:textId="77777777" w:rsidR="005B1D7A" w:rsidRPr="00B05055" w:rsidRDefault="005B1D7A" w:rsidP="00F559DD">
            <w:pPr>
              <w:rPr>
                <w:sz w:val="16"/>
                <w:szCs w:val="16"/>
              </w:rPr>
            </w:pPr>
            <w:r w:rsidRPr="00B05055">
              <w:rPr>
                <w:sz w:val="16"/>
                <w:szCs w:val="16"/>
              </w:rPr>
              <w:t>6000</w:t>
            </w:r>
          </w:p>
        </w:tc>
        <w:tc>
          <w:tcPr>
            <w:tcW w:w="1216" w:type="dxa"/>
            <w:noWrap/>
            <w:vAlign w:val="center"/>
            <w:hideMark/>
          </w:tcPr>
          <w:p w14:paraId="3C2D87A4" w14:textId="77777777" w:rsidR="005B1D7A" w:rsidRPr="00B05055" w:rsidRDefault="005B1D7A" w:rsidP="00F559DD">
            <w:pPr>
              <w:jc w:val="center"/>
              <w:rPr>
                <w:sz w:val="16"/>
                <w:szCs w:val="16"/>
              </w:rPr>
            </w:pPr>
            <w:r w:rsidRPr="00B05055">
              <w:rPr>
                <w:sz w:val="16"/>
                <w:szCs w:val="16"/>
              </w:rPr>
              <w:t>$9,600,000</w:t>
            </w:r>
          </w:p>
        </w:tc>
        <w:tc>
          <w:tcPr>
            <w:tcW w:w="1216" w:type="dxa"/>
            <w:noWrap/>
            <w:vAlign w:val="center"/>
            <w:hideMark/>
          </w:tcPr>
          <w:p w14:paraId="39B97E1D" w14:textId="77777777" w:rsidR="005B1D7A" w:rsidRPr="00B05055" w:rsidRDefault="005B1D7A" w:rsidP="00F559DD">
            <w:pPr>
              <w:jc w:val="center"/>
              <w:rPr>
                <w:sz w:val="16"/>
                <w:szCs w:val="16"/>
              </w:rPr>
            </w:pPr>
            <w:r w:rsidRPr="00B05055">
              <w:rPr>
                <w:sz w:val="16"/>
                <w:szCs w:val="16"/>
              </w:rPr>
              <w:t>$8,784,000</w:t>
            </w:r>
          </w:p>
        </w:tc>
        <w:tc>
          <w:tcPr>
            <w:tcW w:w="1225" w:type="dxa"/>
            <w:noWrap/>
            <w:vAlign w:val="center"/>
            <w:hideMark/>
          </w:tcPr>
          <w:p w14:paraId="1C27E8B7" w14:textId="77777777" w:rsidR="005B1D7A" w:rsidRPr="00B05055" w:rsidRDefault="005B1D7A" w:rsidP="00F559DD">
            <w:pPr>
              <w:jc w:val="center"/>
              <w:rPr>
                <w:sz w:val="16"/>
                <w:szCs w:val="16"/>
              </w:rPr>
            </w:pPr>
            <w:r w:rsidRPr="00B05055">
              <w:rPr>
                <w:sz w:val="16"/>
                <w:szCs w:val="16"/>
              </w:rPr>
              <w:t>$7,296,000</w:t>
            </w:r>
          </w:p>
        </w:tc>
        <w:tc>
          <w:tcPr>
            <w:tcW w:w="1205" w:type="dxa"/>
            <w:noWrap/>
            <w:vAlign w:val="center"/>
            <w:hideMark/>
          </w:tcPr>
          <w:p w14:paraId="42178793" w14:textId="77777777" w:rsidR="005B1D7A" w:rsidRPr="00B05055" w:rsidRDefault="005B1D7A" w:rsidP="00F559DD">
            <w:pPr>
              <w:jc w:val="center"/>
              <w:rPr>
                <w:sz w:val="16"/>
                <w:szCs w:val="16"/>
              </w:rPr>
            </w:pPr>
            <w:r w:rsidRPr="00B05055">
              <w:rPr>
                <w:sz w:val="16"/>
                <w:szCs w:val="16"/>
              </w:rPr>
              <w:t>$5,520,000</w:t>
            </w:r>
          </w:p>
        </w:tc>
        <w:tc>
          <w:tcPr>
            <w:tcW w:w="1225" w:type="dxa"/>
            <w:noWrap/>
            <w:vAlign w:val="center"/>
            <w:hideMark/>
          </w:tcPr>
          <w:p w14:paraId="1BB8FD1A" w14:textId="77777777" w:rsidR="005B1D7A" w:rsidRPr="00B05055" w:rsidRDefault="005B1D7A" w:rsidP="00F559DD">
            <w:pPr>
              <w:jc w:val="center"/>
              <w:rPr>
                <w:sz w:val="16"/>
                <w:szCs w:val="16"/>
              </w:rPr>
            </w:pPr>
            <w:r w:rsidRPr="00B05055">
              <w:rPr>
                <w:sz w:val="16"/>
                <w:szCs w:val="16"/>
              </w:rPr>
              <w:t>$3,600,000</w:t>
            </w:r>
          </w:p>
        </w:tc>
        <w:tc>
          <w:tcPr>
            <w:tcW w:w="1170" w:type="dxa"/>
            <w:noWrap/>
            <w:vAlign w:val="center"/>
            <w:hideMark/>
          </w:tcPr>
          <w:p w14:paraId="22D29B19" w14:textId="77777777" w:rsidR="005B1D7A" w:rsidRPr="00B05055" w:rsidRDefault="005B1D7A" w:rsidP="00F559DD">
            <w:pPr>
              <w:jc w:val="center"/>
              <w:rPr>
                <w:sz w:val="16"/>
                <w:szCs w:val="16"/>
              </w:rPr>
            </w:pPr>
            <w:r w:rsidRPr="00B05055">
              <w:rPr>
                <w:sz w:val="16"/>
                <w:szCs w:val="16"/>
              </w:rPr>
              <w:t>$2,208,000</w:t>
            </w:r>
          </w:p>
        </w:tc>
        <w:tc>
          <w:tcPr>
            <w:tcW w:w="1291" w:type="dxa"/>
            <w:noWrap/>
            <w:vAlign w:val="center"/>
            <w:hideMark/>
          </w:tcPr>
          <w:p w14:paraId="0494E0F5" w14:textId="77777777" w:rsidR="005B1D7A" w:rsidRPr="00B05055" w:rsidRDefault="005B1D7A" w:rsidP="00F559DD">
            <w:pPr>
              <w:jc w:val="center"/>
              <w:rPr>
                <w:sz w:val="16"/>
                <w:szCs w:val="16"/>
              </w:rPr>
            </w:pPr>
            <w:r w:rsidRPr="00B05055">
              <w:rPr>
                <w:sz w:val="16"/>
                <w:szCs w:val="16"/>
              </w:rPr>
              <w:t>$1,920,000</w:t>
            </w:r>
          </w:p>
        </w:tc>
      </w:tr>
      <w:tr w:rsidR="005B1D7A" w:rsidRPr="00B05055" w14:paraId="4711005A" w14:textId="77777777" w:rsidTr="00F559DD">
        <w:trPr>
          <w:cantSplit/>
          <w:trHeight w:val="288"/>
          <w:jc w:val="center"/>
        </w:trPr>
        <w:tc>
          <w:tcPr>
            <w:tcW w:w="10518" w:type="dxa"/>
            <w:gridSpan w:val="9"/>
            <w:noWrap/>
            <w:vAlign w:val="center"/>
            <w:hideMark/>
          </w:tcPr>
          <w:p w14:paraId="73776956" w14:textId="77777777" w:rsidR="005B1D7A" w:rsidRPr="00B05055" w:rsidRDefault="005B1D7A" w:rsidP="00F559DD">
            <w:pPr>
              <w:jc w:val="center"/>
              <w:rPr>
                <w:sz w:val="16"/>
                <w:szCs w:val="16"/>
              </w:rPr>
            </w:pPr>
            <w:r w:rsidRPr="00B05055">
              <w:rPr>
                <w:sz w:val="16"/>
                <w:szCs w:val="16"/>
              </w:rPr>
              <w:t>Industrial</w:t>
            </w:r>
          </w:p>
        </w:tc>
      </w:tr>
      <w:tr w:rsidR="005B1D7A" w:rsidRPr="00B05055" w14:paraId="5FA59140" w14:textId="77777777" w:rsidTr="00F559DD">
        <w:trPr>
          <w:cantSplit/>
          <w:trHeight w:val="216"/>
          <w:jc w:val="center"/>
        </w:trPr>
        <w:tc>
          <w:tcPr>
            <w:tcW w:w="1250" w:type="dxa"/>
            <w:noWrap/>
            <w:vAlign w:val="center"/>
            <w:hideMark/>
          </w:tcPr>
          <w:p w14:paraId="72475D20" w14:textId="77777777" w:rsidR="005B1D7A" w:rsidRPr="00B05055" w:rsidRDefault="005B1D7A" w:rsidP="00F559DD">
            <w:pPr>
              <w:jc w:val="center"/>
              <w:rPr>
                <w:sz w:val="16"/>
                <w:szCs w:val="16"/>
              </w:rPr>
            </w:pPr>
            <w:r w:rsidRPr="00B05055">
              <w:rPr>
                <w:sz w:val="16"/>
                <w:szCs w:val="16"/>
              </w:rPr>
              <w:t>120X30</w:t>
            </w:r>
          </w:p>
        </w:tc>
        <w:tc>
          <w:tcPr>
            <w:tcW w:w="720" w:type="dxa"/>
            <w:noWrap/>
            <w:vAlign w:val="center"/>
            <w:hideMark/>
          </w:tcPr>
          <w:p w14:paraId="36CC8C10" w14:textId="77777777" w:rsidR="005B1D7A" w:rsidRPr="00B05055" w:rsidRDefault="005B1D7A" w:rsidP="00F559DD">
            <w:pPr>
              <w:rPr>
                <w:sz w:val="16"/>
                <w:szCs w:val="16"/>
              </w:rPr>
            </w:pPr>
            <w:r w:rsidRPr="00B05055">
              <w:rPr>
                <w:sz w:val="16"/>
                <w:szCs w:val="16"/>
              </w:rPr>
              <w:t>200</w:t>
            </w:r>
          </w:p>
        </w:tc>
        <w:tc>
          <w:tcPr>
            <w:tcW w:w="1216" w:type="dxa"/>
            <w:noWrap/>
            <w:vAlign w:val="center"/>
            <w:hideMark/>
          </w:tcPr>
          <w:p w14:paraId="602609F8" w14:textId="77777777" w:rsidR="005B1D7A" w:rsidRPr="00B05055" w:rsidRDefault="005B1D7A" w:rsidP="00F559DD">
            <w:pPr>
              <w:jc w:val="center"/>
              <w:rPr>
                <w:sz w:val="16"/>
                <w:szCs w:val="16"/>
              </w:rPr>
            </w:pPr>
            <w:r w:rsidRPr="00B05055">
              <w:rPr>
                <w:sz w:val="16"/>
                <w:szCs w:val="16"/>
              </w:rPr>
              <w:t>$250,000</w:t>
            </w:r>
          </w:p>
        </w:tc>
        <w:tc>
          <w:tcPr>
            <w:tcW w:w="1216" w:type="dxa"/>
            <w:noWrap/>
            <w:vAlign w:val="center"/>
            <w:hideMark/>
          </w:tcPr>
          <w:p w14:paraId="2E5945DD" w14:textId="77777777" w:rsidR="005B1D7A" w:rsidRPr="00B05055" w:rsidRDefault="005B1D7A" w:rsidP="00F559DD">
            <w:pPr>
              <w:jc w:val="center"/>
              <w:rPr>
                <w:sz w:val="16"/>
                <w:szCs w:val="16"/>
              </w:rPr>
            </w:pPr>
            <w:r w:rsidRPr="00B05055">
              <w:rPr>
                <w:sz w:val="16"/>
                <w:szCs w:val="16"/>
              </w:rPr>
              <w:t>$228,750</w:t>
            </w:r>
          </w:p>
        </w:tc>
        <w:tc>
          <w:tcPr>
            <w:tcW w:w="1225" w:type="dxa"/>
            <w:noWrap/>
            <w:vAlign w:val="center"/>
            <w:hideMark/>
          </w:tcPr>
          <w:p w14:paraId="31D9EFCD" w14:textId="77777777" w:rsidR="005B1D7A" w:rsidRPr="00B05055" w:rsidRDefault="005B1D7A" w:rsidP="00F559DD">
            <w:pPr>
              <w:jc w:val="center"/>
              <w:rPr>
                <w:sz w:val="16"/>
                <w:szCs w:val="16"/>
              </w:rPr>
            </w:pPr>
            <w:r w:rsidRPr="00B05055">
              <w:rPr>
                <w:sz w:val="16"/>
                <w:szCs w:val="16"/>
              </w:rPr>
              <w:t>$190,000</w:t>
            </w:r>
          </w:p>
        </w:tc>
        <w:tc>
          <w:tcPr>
            <w:tcW w:w="1205" w:type="dxa"/>
            <w:noWrap/>
            <w:vAlign w:val="center"/>
            <w:hideMark/>
          </w:tcPr>
          <w:p w14:paraId="10D14E03" w14:textId="77777777" w:rsidR="005B1D7A" w:rsidRPr="00B05055" w:rsidRDefault="005B1D7A" w:rsidP="00F559DD">
            <w:pPr>
              <w:jc w:val="center"/>
              <w:rPr>
                <w:sz w:val="16"/>
                <w:szCs w:val="16"/>
              </w:rPr>
            </w:pPr>
            <w:r w:rsidRPr="00B05055">
              <w:rPr>
                <w:sz w:val="16"/>
                <w:szCs w:val="16"/>
              </w:rPr>
              <w:t>$143,750</w:t>
            </w:r>
          </w:p>
        </w:tc>
        <w:tc>
          <w:tcPr>
            <w:tcW w:w="1225" w:type="dxa"/>
            <w:noWrap/>
            <w:vAlign w:val="center"/>
            <w:hideMark/>
          </w:tcPr>
          <w:p w14:paraId="48AA87F4" w14:textId="77777777" w:rsidR="005B1D7A" w:rsidRPr="00B05055" w:rsidRDefault="005B1D7A" w:rsidP="00F559DD">
            <w:pPr>
              <w:jc w:val="center"/>
              <w:rPr>
                <w:sz w:val="16"/>
                <w:szCs w:val="16"/>
              </w:rPr>
            </w:pPr>
            <w:r w:rsidRPr="00B05055">
              <w:rPr>
                <w:sz w:val="16"/>
                <w:szCs w:val="16"/>
              </w:rPr>
              <w:t>$93,750</w:t>
            </w:r>
          </w:p>
        </w:tc>
        <w:tc>
          <w:tcPr>
            <w:tcW w:w="1170" w:type="dxa"/>
            <w:noWrap/>
            <w:vAlign w:val="center"/>
            <w:hideMark/>
          </w:tcPr>
          <w:p w14:paraId="512E84B0" w14:textId="77777777" w:rsidR="005B1D7A" w:rsidRPr="00B05055" w:rsidRDefault="005B1D7A" w:rsidP="00F559DD">
            <w:pPr>
              <w:jc w:val="center"/>
              <w:rPr>
                <w:sz w:val="16"/>
                <w:szCs w:val="16"/>
              </w:rPr>
            </w:pPr>
            <w:r w:rsidRPr="00B05055">
              <w:rPr>
                <w:sz w:val="16"/>
                <w:szCs w:val="16"/>
              </w:rPr>
              <w:t>$57,500</w:t>
            </w:r>
          </w:p>
        </w:tc>
        <w:tc>
          <w:tcPr>
            <w:tcW w:w="1291" w:type="dxa"/>
            <w:noWrap/>
            <w:vAlign w:val="center"/>
            <w:hideMark/>
          </w:tcPr>
          <w:p w14:paraId="00A5471B" w14:textId="77777777" w:rsidR="005B1D7A" w:rsidRPr="00B05055" w:rsidRDefault="005B1D7A" w:rsidP="00F559DD">
            <w:pPr>
              <w:jc w:val="center"/>
              <w:rPr>
                <w:sz w:val="16"/>
                <w:szCs w:val="16"/>
              </w:rPr>
            </w:pPr>
            <w:r w:rsidRPr="00B05055">
              <w:rPr>
                <w:sz w:val="16"/>
                <w:szCs w:val="16"/>
              </w:rPr>
              <w:t>$50,000</w:t>
            </w:r>
          </w:p>
        </w:tc>
      </w:tr>
      <w:tr w:rsidR="005B1D7A" w:rsidRPr="00B05055" w14:paraId="1C60A758" w14:textId="77777777" w:rsidTr="00F559DD">
        <w:trPr>
          <w:cantSplit/>
          <w:trHeight w:val="216"/>
          <w:jc w:val="center"/>
        </w:trPr>
        <w:tc>
          <w:tcPr>
            <w:tcW w:w="1250" w:type="dxa"/>
            <w:noWrap/>
            <w:vAlign w:val="center"/>
            <w:hideMark/>
          </w:tcPr>
          <w:p w14:paraId="6DC2382A" w14:textId="77777777" w:rsidR="005B1D7A" w:rsidRPr="00B05055" w:rsidRDefault="005B1D7A" w:rsidP="00F559DD">
            <w:pPr>
              <w:jc w:val="center"/>
              <w:rPr>
                <w:sz w:val="16"/>
                <w:szCs w:val="16"/>
              </w:rPr>
            </w:pPr>
            <w:r w:rsidRPr="00B05055">
              <w:rPr>
                <w:sz w:val="16"/>
                <w:szCs w:val="16"/>
              </w:rPr>
              <w:t>140X40</w:t>
            </w:r>
          </w:p>
        </w:tc>
        <w:tc>
          <w:tcPr>
            <w:tcW w:w="720" w:type="dxa"/>
            <w:noWrap/>
            <w:vAlign w:val="center"/>
            <w:hideMark/>
          </w:tcPr>
          <w:p w14:paraId="4EF1887C" w14:textId="77777777" w:rsidR="005B1D7A" w:rsidRPr="00B05055" w:rsidRDefault="005B1D7A" w:rsidP="00F559DD">
            <w:pPr>
              <w:rPr>
                <w:sz w:val="16"/>
                <w:szCs w:val="16"/>
              </w:rPr>
            </w:pPr>
            <w:r w:rsidRPr="00B05055">
              <w:rPr>
                <w:sz w:val="16"/>
                <w:szCs w:val="16"/>
              </w:rPr>
              <w:t>400</w:t>
            </w:r>
          </w:p>
        </w:tc>
        <w:tc>
          <w:tcPr>
            <w:tcW w:w="1216" w:type="dxa"/>
            <w:noWrap/>
            <w:vAlign w:val="center"/>
            <w:hideMark/>
          </w:tcPr>
          <w:p w14:paraId="230DE62C" w14:textId="77777777" w:rsidR="005B1D7A" w:rsidRPr="00B05055" w:rsidRDefault="005B1D7A" w:rsidP="00F559DD">
            <w:pPr>
              <w:jc w:val="center"/>
              <w:rPr>
                <w:sz w:val="16"/>
                <w:szCs w:val="16"/>
              </w:rPr>
            </w:pPr>
            <w:r w:rsidRPr="00B05055">
              <w:rPr>
                <w:sz w:val="16"/>
                <w:szCs w:val="16"/>
              </w:rPr>
              <w:t>$450,000</w:t>
            </w:r>
          </w:p>
        </w:tc>
        <w:tc>
          <w:tcPr>
            <w:tcW w:w="1216" w:type="dxa"/>
            <w:noWrap/>
            <w:vAlign w:val="center"/>
            <w:hideMark/>
          </w:tcPr>
          <w:p w14:paraId="6743F9C1" w14:textId="77777777" w:rsidR="005B1D7A" w:rsidRPr="00B05055" w:rsidRDefault="005B1D7A" w:rsidP="00F559DD">
            <w:pPr>
              <w:jc w:val="center"/>
              <w:rPr>
                <w:sz w:val="16"/>
                <w:szCs w:val="16"/>
              </w:rPr>
            </w:pPr>
            <w:r w:rsidRPr="00B05055">
              <w:rPr>
                <w:sz w:val="16"/>
                <w:szCs w:val="16"/>
              </w:rPr>
              <w:t>$411,750</w:t>
            </w:r>
          </w:p>
        </w:tc>
        <w:tc>
          <w:tcPr>
            <w:tcW w:w="1225" w:type="dxa"/>
            <w:noWrap/>
            <w:vAlign w:val="center"/>
            <w:hideMark/>
          </w:tcPr>
          <w:p w14:paraId="35D13DCD" w14:textId="77777777" w:rsidR="005B1D7A" w:rsidRPr="00B05055" w:rsidRDefault="005B1D7A" w:rsidP="00F559DD">
            <w:pPr>
              <w:jc w:val="center"/>
              <w:rPr>
                <w:sz w:val="16"/>
                <w:szCs w:val="16"/>
              </w:rPr>
            </w:pPr>
            <w:r w:rsidRPr="00B05055">
              <w:rPr>
                <w:sz w:val="16"/>
                <w:szCs w:val="16"/>
              </w:rPr>
              <w:t>$342,000</w:t>
            </w:r>
          </w:p>
        </w:tc>
        <w:tc>
          <w:tcPr>
            <w:tcW w:w="1205" w:type="dxa"/>
            <w:noWrap/>
            <w:vAlign w:val="center"/>
            <w:hideMark/>
          </w:tcPr>
          <w:p w14:paraId="373CAF66" w14:textId="77777777" w:rsidR="005B1D7A" w:rsidRPr="00B05055" w:rsidRDefault="005B1D7A" w:rsidP="00F559DD">
            <w:pPr>
              <w:jc w:val="center"/>
              <w:rPr>
                <w:sz w:val="16"/>
                <w:szCs w:val="16"/>
              </w:rPr>
            </w:pPr>
            <w:r w:rsidRPr="00B05055">
              <w:rPr>
                <w:sz w:val="16"/>
                <w:szCs w:val="16"/>
              </w:rPr>
              <w:t>$258,750</w:t>
            </w:r>
          </w:p>
        </w:tc>
        <w:tc>
          <w:tcPr>
            <w:tcW w:w="1225" w:type="dxa"/>
            <w:noWrap/>
            <w:vAlign w:val="center"/>
            <w:hideMark/>
          </w:tcPr>
          <w:p w14:paraId="2E21B24C" w14:textId="77777777" w:rsidR="005B1D7A" w:rsidRPr="00B05055" w:rsidRDefault="005B1D7A" w:rsidP="00F559DD">
            <w:pPr>
              <w:jc w:val="center"/>
              <w:rPr>
                <w:sz w:val="16"/>
                <w:szCs w:val="16"/>
              </w:rPr>
            </w:pPr>
            <w:r w:rsidRPr="00B05055">
              <w:rPr>
                <w:sz w:val="16"/>
                <w:szCs w:val="16"/>
              </w:rPr>
              <w:t>$168,750</w:t>
            </w:r>
          </w:p>
        </w:tc>
        <w:tc>
          <w:tcPr>
            <w:tcW w:w="1170" w:type="dxa"/>
            <w:noWrap/>
            <w:vAlign w:val="center"/>
            <w:hideMark/>
          </w:tcPr>
          <w:p w14:paraId="5DC1EA12" w14:textId="77777777" w:rsidR="005B1D7A" w:rsidRPr="00B05055" w:rsidRDefault="005B1D7A" w:rsidP="00F559DD">
            <w:pPr>
              <w:jc w:val="center"/>
              <w:rPr>
                <w:sz w:val="16"/>
                <w:szCs w:val="16"/>
              </w:rPr>
            </w:pPr>
            <w:r w:rsidRPr="00B05055">
              <w:rPr>
                <w:sz w:val="16"/>
                <w:szCs w:val="16"/>
              </w:rPr>
              <w:t>$103,500</w:t>
            </w:r>
          </w:p>
        </w:tc>
        <w:tc>
          <w:tcPr>
            <w:tcW w:w="1291" w:type="dxa"/>
            <w:noWrap/>
            <w:vAlign w:val="center"/>
            <w:hideMark/>
          </w:tcPr>
          <w:p w14:paraId="733D93EC" w14:textId="77777777" w:rsidR="005B1D7A" w:rsidRPr="00B05055" w:rsidRDefault="005B1D7A" w:rsidP="00F559DD">
            <w:pPr>
              <w:jc w:val="center"/>
              <w:rPr>
                <w:sz w:val="16"/>
                <w:szCs w:val="16"/>
              </w:rPr>
            </w:pPr>
            <w:r w:rsidRPr="00B05055">
              <w:rPr>
                <w:sz w:val="16"/>
                <w:szCs w:val="16"/>
              </w:rPr>
              <w:t>$90,000</w:t>
            </w:r>
          </w:p>
        </w:tc>
      </w:tr>
      <w:tr w:rsidR="005B1D7A" w:rsidRPr="00B05055" w14:paraId="5D898BD9" w14:textId="77777777" w:rsidTr="00F559DD">
        <w:trPr>
          <w:cantSplit/>
          <w:trHeight w:val="216"/>
          <w:jc w:val="center"/>
        </w:trPr>
        <w:tc>
          <w:tcPr>
            <w:tcW w:w="1250" w:type="dxa"/>
            <w:noWrap/>
            <w:vAlign w:val="center"/>
            <w:hideMark/>
          </w:tcPr>
          <w:p w14:paraId="43008FF1" w14:textId="77777777" w:rsidR="005B1D7A" w:rsidRPr="00B05055" w:rsidRDefault="005B1D7A" w:rsidP="00F559DD">
            <w:pPr>
              <w:jc w:val="center"/>
              <w:rPr>
                <w:sz w:val="16"/>
                <w:szCs w:val="16"/>
              </w:rPr>
            </w:pPr>
            <w:r w:rsidRPr="00B05055">
              <w:rPr>
                <w:sz w:val="16"/>
                <w:szCs w:val="16"/>
              </w:rPr>
              <w:t>180X54</w:t>
            </w:r>
          </w:p>
        </w:tc>
        <w:tc>
          <w:tcPr>
            <w:tcW w:w="720" w:type="dxa"/>
            <w:noWrap/>
            <w:vAlign w:val="center"/>
            <w:hideMark/>
          </w:tcPr>
          <w:p w14:paraId="079EFA81" w14:textId="77777777" w:rsidR="005B1D7A" w:rsidRPr="00B05055" w:rsidRDefault="005B1D7A" w:rsidP="00F559DD">
            <w:pPr>
              <w:rPr>
                <w:sz w:val="16"/>
                <w:szCs w:val="16"/>
              </w:rPr>
            </w:pPr>
            <w:r w:rsidRPr="00B05055">
              <w:rPr>
                <w:sz w:val="16"/>
                <w:szCs w:val="16"/>
              </w:rPr>
              <w:t>600</w:t>
            </w:r>
          </w:p>
        </w:tc>
        <w:tc>
          <w:tcPr>
            <w:tcW w:w="1216" w:type="dxa"/>
            <w:noWrap/>
            <w:vAlign w:val="center"/>
            <w:hideMark/>
          </w:tcPr>
          <w:p w14:paraId="78FCD431" w14:textId="77777777" w:rsidR="005B1D7A" w:rsidRPr="00B05055" w:rsidRDefault="005B1D7A" w:rsidP="00F559DD">
            <w:pPr>
              <w:jc w:val="center"/>
              <w:rPr>
                <w:sz w:val="16"/>
                <w:szCs w:val="16"/>
              </w:rPr>
            </w:pPr>
            <w:r w:rsidRPr="00B05055">
              <w:rPr>
                <w:sz w:val="16"/>
                <w:szCs w:val="16"/>
              </w:rPr>
              <w:t>$900,000</w:t>
            </w:r>
          </w:p>
        </w:tc>
        <w:tc>
          <w:tcPr>
            <w:tcW w:w="1216" w:type="dxa"/>
            <w:noWrap/>
            <w:vAlign w:val="center"/>
            <w:hideMark/>
          </w:tcPr>
          <w:p w14:paraId="166557E3" w14:textId="77777777" w:rsidR="005B1D7A" w:rsidRPr="00B05055" w:rsidRDefault="005B1D7A" w:rsidP="00F559DD">
            <w:pPr>
              <w:jc w:val="center"/>
              <w:rPr>
                <w:sz w:val="16"/>
                <w:szCs w:val="16"/>
              </w:rPr>
            </w:pPr>
            <w:r w:rsidRPr="00B05055">
              <w:rPr>
                <w:sz w:val="16"/>
                <w:szCs w:val="16"/>
              </w:rPr>
              <w:t>$823,500</w:t>
            </w:r>
          </w:p>
        </w:tc>
        <w:tc>
          <w:tcPr>
            <w:tcW w:w="1225" w:type="dxa"/>
            <w:noWrap/>
            <w:vAlign w:val="center"/>
            <w:hideMark/>
          </w:tcPr>
          <w:p w14:paraId="48E94B26" w14:textId="77777777" w:rsidR="005B1D7A" w:rsidRPr="00B05055" w:rsidRDefault="005B1D7A" w:rsidP="00F559DD">
            <w:pPr>
              <w:jc w:val="center"/>
              <w:rPr>
                <w:sz w:val="16"/>
                <w:szCs w:val="16"/>
              </w:rPr>
            </w:pPr>
            <w:r w:rsidRPr="00B05055">
              <w:rPr>
                <w:sz w:val="16"/>
                <w:szCs w:val="16"/>
              </w:rPr>
              <w:t>$684,000</w:t>
            </w:r>
          </w:p>
        </w:tc>
        <w:tc>
          <w:tcPr>
            <w:tcW w:w="1205" w:type="dxa"/>
            <w:noWrap/>
            <w:vAlign w:val="center"/>
            <w:hideMark/>
          </w:tcPr>
          <w:p w14:paraId="38F4C6AC" w14:textId="77777777" w:rsidR="005B1D7A" w:rsidRPr="00B05055" w:rsidRDefault="005B1D7A" w:rsidP="00F559DD">
            <w:pPr>
              <w:jc w:val="center"/>
              <w:rPr>
                <w:sz w:val="16"/>
                <w:szCs w:val="16"/>
              </w:rPr>
            </w:pPr>
            <w:r w:rsidRPr="00B05055">
              <w:rPr>
                <w:sz w:val="16"/>
                <w:szCs w:val="16"/>
              </w:rPr>
              <w:t>$517,500</w:t>
            </w:r>
          </w:p>
        </w:tc>
        <w:tc>
          <w:tcPr>
            <w:tcW w:w="1225" w:type="dxa"/>
            <w:noWrap/>
            <w:vAlign w:val="center"/>
            <w:hideMark/>
          </w:tcPr>
          <w:p w14:paraId="21769478" w14:textId="77777777" w:rsidR="005B1D7A" w:rsidRPr="00B05055" w:rsidRDefault="005B1D7A" w:rsidP="00F559DD">
            <w:pPr>
              <w:jc w:val="center"/>
              <w:rPr>
                <w:sz w:val="16"/>
                <w:szCs w:val="16"/>
              </w:rPr>
            </w:pPr>
            <w:r w:rsidRPr="00B05055">
              <w:rPr>
                <w:sz w:val="16"/>
                <w:szCs w:val="16"/>
              </w:rPr>
              <w:t>$337,500</w:t>
            </w:r>
          </w:p>
        </w:tc>
        <w:tc>
          <w:tcPr>
            <w:tcW w:w="1170" w:type="dxa"/>
            <w:noWrap/>
            <w:vAlign w:val="center"/>
            <w:hideMark/>
          </w:tcPr>
          <w:p w14:paraId="5D2A8D38" w14:textId="77777777" w:rsidR="005B1D7A" w:rsidRPr="00B05055" w:rsidRDefault="005B1D7A" w:rsidP="00F559DD">
            <w:pPr>
              <w:jc w:val="center"/>
              <w:rPr>
                <w:sz w:val="16"/>
                <w:szCs w:val="16"/>
              </w:rPr>
            </w:pPr>
            <w:r w:rsidRPr="00B05055">
              <w:rPr>
                <w:sz w:val="16"/>
                <w:szCs w:val="16"/>
              </w:rPr>
              <w:t>$207,000</w:t>
            </w:r>
          </w:p>
        </w:tc>
        <w:tc>
          <w:tcPr>
            <w:tcW w:w="1291" w:type="dxa"/>
            <w:noWrap/>
            <w:vAlign w:val="center"/>
            <w:hideMark/>
          </w:tcPr>
          <w:p w14:paraId="44787E14" w14:textId="77777777" w:rsidR="005B1D7A" w:rsidRPr="00B05055" w:rsidRDefault="005B1D7A" w:rsidP="00F559DD">
            <w:pPr>
              <w:jc w:val="center"/>
              <w:rPr>
                <w:sz w:val="16"/>
                <w:szCs w:val="16"/>
              </w:rPr>
            </w:pPr>
            <w:r w:rsidRPr="00B05055">
              <w:rPr>
                <w:sz w:val="16"/>
                <w:szCs w:val="16"/>
              </w:rPr>
              <w:t>$180,000</w:t>
            </w:r>
          </w:p>
        </w:tc>
      </w:tr>
      <w:tr w:rsidR="005B1D7A" w:rsidRPr="00B05055" w14:paraId="56018AE9" w14:textId="77777777" w:rsidTr="00F559DD">
        <w:trPr>
          <w:cantSplit/>
          <w:trHeight w:val="216"/>
          <w:jc w:val="center"/>
        </w:trPr>
        <w:tc>
          <w:tcPr>
            <w:tcW w:w="1250" w:type="dxa"/>
            <w:noWrap/>
            <w:vAlign w:val="center"/>
            <w:hideMark/>
          </w:tcPr>
          <w:p w14:paraId="00C6E1B9" w14:textId="77777777" w:rsidR="005B1D7A" w:rsidRPr="00B05055" w:rsidRDefault="005B1D7A" w:rsidP="00F559DD">
            <w:pPr>
              <w:jc w:val="center"/>
              <w:rPr>
                <w:sz w:val="16"/>
                <w:szCs w:val="16"/>
              </w:rPr>
            </w:pPr>
            <w:r w:rsidRPr="00B05055">
              <w:rPr>
                <w:sz w:val="16"/>
                <w:szCs w:val="16"/>
              </w:rPr>
              <w:t>250X72 Non Class</w:t>
            </w:r>
          </w:p>
        </w:tc>
        <w:tc>
          <w:tcPr>
            <w:tcW w:w="720" w:type="dxa"/>
            <w:noWrap/>
            <w:vAlign w:val="center"/>
            <w:hideMark/>
          </w:tcPr>
          <w:p w14:paraId="68CE1A2C" w14:textId="77777777" w:rsidR="005B1D7A" w:rsidRPr="00B05055" w:rsidRDefault="005B1D7A" w:rsidP="00F559DD">
            <w:pPr>
              <w:rPr>
                <w:sz w:val="16"/>
                <w:szCs w:val="16"/>
              </w:rPr>
            </w:pPr>
            <w:r w:rsidRPr="00B05055">
              <w:rPr>
                <w:sz w:val="16"/>
                <w:szCs w:val="16"/>
              </w:rPr>
              <w:t>400</w:t>
            </w:r>
          </w:p>
        </w:tc>
        <w:tc>
          <w:tcPr>
            <w:tcW w:w="1216" w:type="dxa"/>
            <w:noWrap/>
            <w:vAlign w:val="center"/>
            <w:hideMark/>
          </w:tcPr>
          <w:p w14:paraId="45CEEB05" w14:textId="77777777" w:rsidR="005B1D7A" w:rsidRPr="00B05055" w:rsidRDefault="005B1D7A" w:rsidP="00F559DD">
            <w:pPr>
              <w:jc w:val="center"/>
              <w:rPr>
                <w:sz w:val="16"/>
                <w:szCs w:val="16"/>
              </w:rPr>
            </w:pPr>
            <w:r w:rsidRPr="00B05055">
              <w:rPr>
                <w:sz w:val="16"/>
                <w:szCs w:val="16"/>
              </w:rPr>
              <w:t>$1,800,000</w:t>
            </w:r>
          </w:p>
        </w:tc>
        <w:tc>
          <w:tcPr>
            <w:tcW w:w="1216" w:type="dxa"/>
            <w:noWrap/>
            <w:vAlign w:val="center"/>
            <w:hideMark/>
          </w:tcPr>
          <w:p w14:paraId="2E1AE660" w14:textId="77777777" w:rsidR="005B1D7A" w:rsidRPr="00B05055" w:rsidRDefault="005B1D7A" w:rsidP="00F559DD">
            <w:pPr>
              <w:jc w:val="center"/>
              <w:rPr>
                <w:sz w:val="16"/>
                <w:szCs w:val="16"/>
              </w:rPr>
            </w:pPr>
            <w:r w:rsidRPr="00B05055">
              <w:rPr>
                <w:sz w:val="16"/>
                <w:szCs w:val="16"/>
              </w:rPr>
              <w:t>$1,647,000</w:t>
            </w:r>
          </w:p>
        </w:tc>
        <w:tc>
          <w:tcPr>
            <w:tcW w:w="1225" w:type="dxa"/>
            <w:noWrap/>
            <w:vAlign w:val="center"/>
            <w:hideMark/>
          </w:tcPr>
          <w:p w14:paraId="5904B642" w14:textId="77777777" w:rsidR="005B1D7A" w:rsidRPr="00B05055" w:rsidRDefault="005B1D7A" w:rsidP="00F559DD">
            <w:pPr>
              <w:jc w:val="center"/>
              <w:rPr>
                <w:sz w:val="16"/>
                <w:szCs w:val="16"/>
              </w:rPr>
            </w:pPr>
            <w:r w:rsidRPr="00B05055">
              <w:rPr>
                <w:sz w:val="16"/>
                <w:szCs w:val="16"/>
              </w:rPr>
              <w:t>$1,368,000</w:t>
            </w:r>
          </w:p>
        </w:tc>
        <w:tc>
          <w:tcPr>
            <w:tcW w:w="1205" w:type="dxa"/>
            <w:noWrap/>
            <w:vAlign w:val="center"/>
            <w:hideMark/>
          </w:tcPr>
          <w:p w14:paraId="24D0E376" w14:textId="77777777" w:rsidR="005B1D7A" w:rsidRPr="00B05055" w:rsidRDefault="005B1D7A" w:rsidP="00F559DD">
            <w:pPr>
              <w:jc w:val="center"/>
              <w:rPr>
                <w:sz w:val="16"/>
                <w:szCs w:val="16"/>
              </w:rPr>
            </w:pPr>
            <w:r w:rsidRPr="00B05055">
              <w:rPr>
                <w:sz w:val="16"/>
                <w:szCs w:val="16"/>
              </w:rPr>
              <w:t>$1,035,000</w:t>
            </w:r>
          </w:p>
        </w:tc>
        <w:tc>
          <w:tcPr>
            <w:tcW w:w="1225" w:type="dxa"/>
            <w:noWrap/>
            <w:vAlign w:val="center"/>
            <w:hideMark/>
          </w:tcPr>
          <w:p w14:paraId="7CB2E567" w14:textId="77777777" w:rsidR="005B1D7A" w:rsidRPr="00B05055" w:rsidRDefault="005B1D7A" w:rsidP="00F559DD">
            <w:pPr>
              <w:jc w:val="center"/>
              <w:rPr>
                <w:sz w:val="16"/>
                <w:szCs w:val="16"/>
              </w:rPr>
            </w:pPr>
            <w:r w:rsidRPr="00B05055">
              <w:rPr>
                <w:sz w:val="16"/>
                <w:szCs w:val="16"/>
              </w:rPr>
              <w:t>$675,000</w:t>
            </w:r>
          </w:p>
        </w:tc>
        <w:tc>
          <w:tcPr>
            <w:tcW w:w="1170" w:type="dxa"/>
            <w:noWrap/>
            <w:vAlign w:val="center"/>
            <w:hideMark/>
          </w:tcPr>
          <w:p w14:paraId="7617A1D1" w14:textId="77777777" w:rsidR="005B1D7A" w:rsidRPr="00B05055" w:rsidRDefault="005B1D7A" w:rsidP="00F559DD">
            <w:pPr>
              <w:jc w:val="center"/>
              <w:rPr>
                <w:sz w:val="16"/>
                <w:szCs w:val="16"/>
              </w:rPr>
            </w:pPr>
            <w:r w:rsidRPr="00B05055">
              <w:rPr>
                <w:sz w:val="16"/>
                <w:szCs w:val="16"/>
              </w:rPr>
              <w:t>$414,000</w:t>
            </w:r>
          </w:p>
        </w:tc>
        <w:tc>
          <w:tcPr>
            <w:tcW w:w="1291" w:type="dxa"/>
            <w:noWrap/>
            <w:vAlign w:val="center"/>
            <w:hideMark/>
          </w:tcPr>
          <w:p w14:paraId="03A7C371" w14:textId="77777777" w:rsidR="005B1D7A" w:rsidRPr="00B05055" w:rsidRDefault="005B1D7A" w:rsidP="00F559DD">
            <w:pPr>
              <w:jc w:val="center"/>
              <w:rPr>
                <w:sz w:val="16"/>
                <w:szCs w:val="16"/>
              </w:rPr>
            </w:pPr>
            <w:r w:rsidRPr="00B05055">
              <w:rPr>
                <w:sz w:val="16"/>
                <w:szCs w:val="16"/>
              </w:rPr>
              <w:t>$360,000</w:t>
            </w:r>
          </w:p>
        </w:tc>
      </w:tr>
      <w:tr w:rsidR="005B1D7A" w:rsidRPr="00B05055" w14:paraId="3949F1C8" w14:textId="77777777" w:rsidTr="00F559DD">
        <w:trPr>
          <w:cantSplit/>
          <w:trHeight w:val="216"/>
          <w:jc w:val="center"/>
        </w:trPr>
        <w:tc>
          <w:tcPr>
            <w:tcW w:w="1250" w:type="dxa"/>
            <w:noWrap/>
            <w:vAlign w:val="center"/>
            <w:hideMark/>
          </w:tcPr>
          <w:p w14:paraId="143AE3B7" w14:textId="77777777" w:rsidR="005B1D7A" w:rsidRPr="00B05055" w:rsidRDefault="005B1D7A" w:rsidP="00F559DD">
            <w:pPr>
              <w:jc w:val="center"/>
              <w:rPr>
                <w:sz w:val="16"/>
                <w:szCs w:val="16"/>
              </w:rPr>
            </w:pPr>
            <w:r w:rsidRPr="00B05055">
              <w:rPr>
                <w:sz w:val="16"/>
                <w:szCs w:val="16"/>
              </w:rPr>
              <w:t>250X72 Class</w:t>
            </w:r>
          </w:p>
        </w:tc>
        <w:tc>
          <w:tcPr>
            <w:tcW w:w="720" w:type="dxa"/>
            <w:noWrap/>
            <w:vAlign w:val="center"/>
            <w:hideMark/>
          </w:tcPr>
          <w:p w14:paraId="323E9981" w14:textId="77777777" w:rsidR="005B1D7A" w:rsidRPr="00B05055" w:rsidRDefault="005B1D7A" w:rsidP="00F559DD">
            <w:pPr>
              <w:rPr>
                <w:sz w:val="16"/>
                <w:szCs w:val="16"/>
              </w:rPr>
            </w:pPr>
            <w:r w:rsidRPr="00B05055">
              <w:rPr>
                <w:sz w:val="16"/>
                <w:szCs w:val="16"/>
              </w:rPr>
              <w:t>600</w:t>
            </w:r>
          </w:p>
        </w:tc>
        <w:tc>
          <w:tcPr>
            <w:tcW w:w="1216" w:type="dxa"/>
            <w:noWrap/>
            <w:vAlign w:val="center"/>
            <w:hideMark/>
          </w:tcPr>
          <w:p w14:paraId="2693C248" w14:textId="77777777" w:rsidR="005B1D7A" w:rsidRPr="00B05055" w:rsidRDefault="005B1D7A" w:rsidP="00F559DD">
            <w:pPr>
              <w:jc w:val="center"/>
              <w:rPr>
                <w:sz w:val="16"/>
                <w:szCs w:val="16"/>
              </w:rPr>
            </w:pPr>
            <w:r w:rsidRPr="00B05055">
              <w:rPr>
                <w:sz w:val="16"/>
                <w:szCs w:val="16"/>
              </w:rPr>
              <w:t>$2,900,000</w:t>
            </w:r>
          </w:p>
        </w:tc>
        <w:tc>
          <w:tcPr>
            <w:tcW w:w="1216" w:type="dxa"/>
            <w:noWrap/>
            <w:vAlign w:val="center"/>
            <w:hideMark/>
          </w:tcPr>
          <w:p w14:paraId="0D910486" w14:textId="77777777" w:rsidR="005B1D7A" w:rsidRPr="00B05055" w:rsidRDefault="005B1D7A" w:rsidP="00F559DD">
            <w:pPr>
              <w:jc w:val="center"/>
              <w:rPr>
                <w:sz w:val="16"/>
                <w:szCs w:val="16"/>
              </w:rPr>
            </w:pPr>
            <w:r w:rsidRPr="00B05055">
              <w:rPr>
                <w:sz w:val="16"/>
                <w:szCs w:val="16"/>
              </w:rPr>
              <w:t>$2,653,500</w:t>
            </w:r>
          </w:p>
        </w:tc>
        <w:tc>
          <w:tcPr>
            <w:tcW w:w="1225" w:type="dxa"/>
            <w:noWrap/>
            <w:vAlign w:val="center"/>
            <w:hideMark/>
          </w:tcPr>
          <w:p w14:paraId="0F673D48" w14:textId="77777777" w:rsidR="005B1D7A" w:rsidRPr="00B05055" w:rsidRDefault="005B1D7A" w:rsidP="00F559DD">
            <w:pPr>
              <w:jc w:val="center"/>
              <w:rPr>
                <w:sz w:val="16"/>
                <w:szCs w:val="16"/>
              </w:rPr>
            </w:pPr>
            <w:r w:rsidRPr="00B05055">
              <w:rPr>
                <w:sz w:val="16"/>
                <w:szCs w:val="16"/>
              </w:rPr>
              <w:t>$2,204,000</w:t>
            </w:r>
          </w:p>
        </w:tc>
        <w:tc>
          <w:tcPr>
            <w:tcW w:w="1205" w:type="dxa"/>
            <w:noWrap/>
            <w:vAlign w:val="center"/>
            <w:hideMark/>
          </w:tcPr>
          <w:p w14:paraId="06A6BA44" w14:textId="77777777" w:rsidR="005B1D7A" w:rsidRPr="00B05055" w:rsidRDefault="005B1D7A" w:rsidP="00F559DD">
            <w:pPr>
              <w:jc w:val="center"/>
              <w:rPr>
                <w:sz w:val="16"/>
                <w:szCs w:val="16"/>
              </w:rPr>
            </w:pPr>
            <w:r w:rsidRPr="00B05055">
              <w:rPr>
                <w:sz w:val="16"/>
                <w:szCs w:val="16"/>
              </w:rPr>
              <w:t>$1,667,500</w:t>
            </w:r>
          </w:p>
        </w:tc>
        <w:tc>
          <w:tcPr>
            <w:tcW w:w="1225" w:type="dxa"/>
            <w:noWrap/>
            <w:vAlign w:val="center"/>
            <w:hideMark/>
          </w:tcPr>
          <w:p w14:paraId="454484A4" w14:textId="77777777" w:rsidR="005B1D7A" w:rsidRPr="00B05055" w:rsidRDefault="005B1D7A" w:rsidP="00F559DD">
            <w:pPr>
              <w:jc w:val="center"/>
              <w:rPr>
                <w:sz w:val="16"/>
                <w:szCs w:val="16"/>
              </w:rPr>
            </w:pPr>
            <w:r w:rsidRPr="00B05055">
              <w:rPr>
                <w:sz w:val="16"/>
                <w:szCs w:val="16"/>
              </w:rPr>
              <w:t>$1,087,500</w:t>
            </w:r>
          </w:p>
        </w:tc>
        <w:tc>
          <w:tcPr>
            <w:tcW w:w="1170" w:type="dxa"/>
            <w:noWrap/>
            <w:vAlign w:val="center"/>
            <w:hideMark/>
          </w:tcPr>
          <w:p w14:paraId="70A15B6C" w14:textId="77777777" w:rsidR="005B1D7A" w:rsidRPr="00B05055" w:rsidRDefault="005B1D7A" w:rsidP="00F559DD">
            <w:pPr>
              <w:jc w:val="center"/>
              <w:rPr>
                <w:sz w:val="16"/>
                <w:szCs w:val="16"/>
              </w:rPr>
            </w:pPr>
            <w:r w:rsidRPr="00B05055">
              <w:rPr>
                <w:sz w:val="16"/>
                <w:szCs w:val="16"/>
              </w:rPr>
              <w:t>$667,000</w:t>
            </w:r>
          </w:p>
        </w:tc>
        <w:tc>
          <w:tcPr>
            <w:tcW w:w="1291" w:type="dxa"/>
            <w:noWrap/>
            <w:vAlign w:val="center"/>
            <w:hideMark/>
          </w:tcPr>
          <w:p w14:paraId="793D21E3" w14:textId="77777777" w:rsidR="005B1D7A" w:rsidRPr="00B05055" w:rsidRDefault="005B1D7A" w:rsidP="00F559DD">
            <w:pPr>
              <w:jc w:val="center"/>
              <w:rPr>
                <w:sz w:val="16"/>
                <w:szCs w:val="16"/>
              </w:rPr>
            </w:pPr>
            <w:r w:rsidRPr="00B05055">
              <w:rPr>
                <w:sz w:val="16"/>
                <w:szCs w:val="16"/>
              </w:rPr>
              <w:t>$580,000</w:t>
            </w:r>
          </w:p>
        </w:tc>
      </w:tr>
      <w:tr w:rsidR="005B1D7A" w:rsidRPr="00B05055" w14:paraId="03716227" w14:textId="77777777" w:rsidTr="00F559DD">
        <w:trPr>
          <w:cantSplit/>
          <w:trHeight w:val="216"/>
          <w:jc w:val="center"/>
        </w:trPr>
        <w:tc>
          <w:tcPr>
            <w:tcW w:w="1250" w:type="dxa"/>
            <w:noWrap/>
            <w:vAlign w:val="center"/>
            <w:hideMark/>
          </w:tcPr>
          <w:p w14:paraId="64CD6A48" w14:textId="77777777" w:rsidR="005B1D7A" w:rsidRPr="00B05055" w:rsidRDefault="005B1D7A" w:rsidP="00F559DD">
            <w:pPr>
              <w:jc w:val="center"/>
              <w:rPr>
                <w:sz w:val="16"/>
                <w:szCs w:val="16"/>
              </w:rPr>
            </w:pPr>
            <w:r w:rsidRPr="00B05055">
              <w:rPr>
                <w:sz w:val="16"/>
                <w:szCs w:val="16"/>
              </w:rPr>
              <w:t>260X72 Non Class</w:t>
            </w:r>
          </w:p>
        </w:tc>
        <w:tc>
          <w:tcPr>
            <w:tcW w:w="720" w:type="dxa"/>
            <w:noWrap/>
            <w:vAlign w:val="center"/>
            <w:hideMark/>
          </w:tcPr>
          <w:p w14:paraId="37734A30" w14:textId="77777777" w:rsidR="005B1D7A" w:rsidRPr="00B05055" w:rsidRDefault="005B1D7A" w:rsidP="00F559DD">
            <w:pPr>
              <w:rPr>
                <w:sz w:val="16"/>
                <w:szCs w:val="16"/>
              </w:rPr>
            </w:pPr>
            <w:r w:rsidRPr="00B05055">
              <w:rPr>
                <w:sz w:val="16"/>
                <w:szCs w:val="16"/>
              </w:rPr>
              <w:t>400</w:t>
            </w:r>
          </w:p>
        </w:tc>
        <w:tc>
          <w:tcPr>
            <w:tcW w:w="1216" w:type="dxa"/>
            <w:noWrap/>
            <w:vAlign w:val="center"/>
            <w:hideMark/>
          </w:tcPr>
          <w:p w14:paraId="5CF1DAD8" w14:textId="77777777" w:rsidR="005B1D7A" w:rsidRPr="00B05055" w:rsidRDefault="005B1D7A" w:rsidP="00F559DD">
            <w:pPr>
              <w:jc w:val="center"/>
              <w:rPr>
                <w:sz w:val="16"/>
                <w:szCs w:val="16"/>
              </w:rPr>
            </w:pPr>
            <w:r w:rsidRPr="00B05055">
              <w:rPr>
                <w:sz w:val="16"/>
                <w:szCs w:val="16"/>
              </w:rPr>
              <w:t>$1,900,000</w:t>
            </w:r>
          </w:p>
        </w:tc>
        <w:tc>
          <w:tcPr>
            <w:tcW w:w="1216" w:type="dxa"/>
            <w:noWrap/>
            <w:vAlign w:val="center"/>
            <w:hideMark/>
          </w:tcPr>
          <w:p w14:paraId="45656E47" w14:textId="77777777" w:rsidR="005B1D7A" w:rsidRPr="00B05055" w:rsidRDefault="005B1D7A" w:rsidP="00F559DD">
            <w:pPr>
              <w:jc w:val="center"/>
              <w:rPr>
                <w:sz w:val="16"/>
                <w:szCs w:val="16"/>
              </w:rPr>
            </w:pPr>
            <w:r w:rsidRPr="00B05055">
              <w:rPr>
                <w:sz w:val="16"/>
                <w:szCs w:val="16"/>
              </w:rPr>
              <w:t>$1,738,500</w:t>
            </w:r>
          </w:p>
        </w:tc>
        <w:tc>
          <w:tcPr>
            <w:tcW w:w="1225" w:type="dxa"/>
            <w:noWrap/>
            <w:vAlign w:val="center"/>
            <w:hideMark/>
          </w:tcPr>
          <w:p w14:paraId="5F448384" w14:textId="77777777" w:rsidR="005B1D7A" w:rsidRPr="00B05055" w:rsidRDefault="005B1D7A" w:rsidP="00F559DD">
            <w:pPr>
              <w:jc w:val="center"/>
              <w:rPr>
                <w:sz w:val="16"/>
                <w:szCs w:val="16"/>
              </w:rPr>
            </w:pPr>
            <w:r w:rsidRPr="00B05055">
              <w:rPr>
                <w:sz w:val="16"/>
                <w:szCs w:val="16"/>
              </w:rPr>
              <w:t>$1,444,000</w:t>
            </w:r>
          </w:p>
        </w:tc>
        <w:tc>
          <w:tcPr>
            <w:tcW w:w="1205" w:type="dxa"/>
            <w:noWrap/>
            <w:vAlign w:val="center"/>
            <w:hideMark/>
          </w:tcPr>
          <w:p w14:paraId="6276441B" w14:textId="77777777" w:rsidR="005B1D7A" w:rsidRPr="00B05055" w:rsidRDefault="005B1D7A" w:rsidP="00F559DD">
            <w:pPr>
              <w:jc w:val="center"/>
              <w:rPr>
                <w:sz w:val="16"/>
                <w:szCs w:val="16"/>
              </w:rPr>
            </w:pPr>
            <w:r w:rsidRPr="00B05055">
              <w:rPr>
                <w:sz w:val="16"/>
                <w:szCs w:val="16"/>
              </w:rPr>
              <w:t>$1,092,500</w:t>
            </w:r>
          </w:p>
        </w:tc>
        <w:tc>
          <w:tcPr>
            <w:tcW w:w="1225" w:type="dxa"/>
            <w:noWrap/>
            <w:vAlign w:val="center"/>
            <w:hideMark/>
          </w:tcPr>
          <w:p w14:paraId="6E1FA1E3" w14:textId="77777777" w:rsidR="005B1D7A" w:rsidRPr="00B05055" w:rsidRDefault="005B1D7A" w:rsidP="00F559DD">
            <w:pPr>
              <w:jc w:val="center"/>
              <w:rPr>
                <w:sz w:val="16"/>
                <w:szCs w:val="16"/>
              </w:rPr>
            </w:pPr>
            <w:r w:rsidRPr="00B05055">
              <w:rPr>
                <w:sz w:val="16"/>
                <w:szCs w:val="16"/>
              </w:rPr>
              <w:t>$712,500</w:t>
            </w:r>
          </w:p>
        </w:tc>
        <w:tc>
          <w:tcPr>
            <w:tcW w:w="1170" w:type="dxa"/>
            <w:noWrap/>
            <w:vAlign w:val="center"/>
            <w:hideMark/>
          </w:tcPr>
          <w:p w14:paraId="4E9278C0" w14:textId="77777777" w:rsidR="005B1D7A" w:rsidRPr="00B05055" w:rsidRDefault="005B1D7A" w:rsidP="00F559DD">
            <w:pPr>
              <w:jc w:val="center"/>
              <w:rPr>
                <w:sz w:val="16"/>
                <w:szCs w:val="16"/>
              </w:rPr>
            </w:pPr>
            <w:r w:rsidRPr="00B05055">
              <w:rPr>
                <w:sz w:val="16"/>
                <w:szCs w:val="16"/>
              </w:rPr>
              <w:t>$437,000</w:t>
            </w:r>
          </w:p>
        </w:tc>
        <w:tc>
          <w:tcPr>
            <w:tcW w:w="1291" w:type="dxa"/>
            <w:noWrap/>
            <w:vAlign w:val="center"/>
            <w:hideMark/>
          </w:tcPr>
          <w:p w14:paraId="642F3E2E" w14:textId="77777777" w:rsidR="005B1D7A" w:rsidRPr="00B05055" w:rsidRDefault="005B1D7A" w:rsidP="00F559DD">
            <w:pPr>
              <w:jc w:val="center"/>
              <w:rPr>
                <w:sz w:val="16"/>
                <w:szCs w:val="16"/>
              </w:rPr>
            </w:pPr>
            <w:r w:rsidRPr="00B05055">
              <w:rPr>
                <w:sz w:val="16"/>
                <w:szCs w:val="16"/>
              </w:rPr>
              <w:t>$380,000</w:t>
            </w:r>
          </w:p>
        </w:tc>
      </w:tr>
      <w:tr w:rsidR="005B1D7A" w:rsidRPr="00B05055" w14:paraId="3362FEFC" w14:textId="77777777" w:rsidTr="00F559DD">
        <w:trPr>
          <w:cantSplit/>
          <w:trHeight w:val="216"/>
          <w:jc w:val="center"/>
        </w:trPr>
        <w:tc>
          <w:tcPr>
            <w:tcW w:w="1250" w:type="dxa"/>
            <w:noWrap/>
            <w:vAlign w:val="center"/>
            <w:hideMark/>
          </w:tcPr>
          <w:p w14:paraId="2FCF13D0" w14:textId="77777777" w:rsidR="005B1D7A" w:rsidRPr="00B05055" w:rsidRDefault="005B1D7A" w:rsidP="00F559DD">
            <w:pPr>
              <w:jc w:val="center"/>
              <w:rPr>
                <w:sz w:val="16"/>
                <w:szCs w:val="16"/>
              </w:rPr>
            </w:pPr>
            <w:r w:rsidRPr="00B05055">
              <w:rPr>
                <w:sz w:val="16"/>
                <w:szCs w:val="16"/>
              </w:rPr>
              <w:t>260X72 Class</w:t>
            </w:r>
          </w:p>
        </w:tc>
        <w:tc>
          <w:tcPr>
            <w:tcW w:w="720" w:type="dxa"/>
            <w:noWrap/>
            <w:vAlign w:val="center"/>
            <w:hideMark/>
          </w:tcPr>
          <w:p w14:paraId="3637DB65" w14:textId="77777777" w:rsidR="005B1D7A" w:rsidRPr="00B05055" w:rsidRDefault="005B1D7A" w:rsidP="00F559DD">
            <w:pPr>
              <w:rPr>
                <w:sz w:val="16"/>
                <w:szCs w:val="16"/>
              </w:rPr>
            </w:pPr>
            <w:r w:rsidRPr="00B05055">
              <w:rPr>
                <w:sz w:val="16"/>
                <w:szCs w:val="16"/>
              </w:rPr>
              <w:t>800</w:t>
            </w:r>
          </w:p>
        </w:tc>
        <w:tc>
          <w:tcPr>
            <w:tcW w:w="1216" w:type="dxa"/>
            <w:noWrap/>
            <w:vAlign w:val="center"/>
            <w:hideMark/>
          </w:tcPr>
          <w:p w14:paraId="17E87A73" w14:textId="77777777" w:rsidR="005B1D7A" w:rsidRPr="00B05055" w:rsidRDefault="005B1D7A" w:rsidP="00F559DD">
            <w:pPr>
              <w:jc w:val="center"/>
              <w:rPr>
                <w:sz w:val="16"/>
                <w:szCs w:val="16"/>
              </w:rPr>
            </w:pPr>
            <w:r w:rsidRPr="00B05055">
              <w:rPr>
                <w:sz w:val="16"/>
                <w:szCs w:val="16"/>
              </w:rPr>
              <w:t>$3,000,000</w:t>
            </w:r>
          </w:p>
        </w:tc>
        <w:tc>
          <w:tcPr>
            <w:tcW w:w="1216" w:type="dxa"/>
            <w:noWrap/>
            <w:vAlign w:val="center"/>
            <w:hideMark/>
          </w:tcPr>
          <w:p w14:paraId="4CAE4F90" w14:textId="77777777" w:rsidR="005B1D7A" w:rsidRPr="00B05055" w:rsidRDefault="005B1D7A" w:rsidP="00F559DD">
            <w:pPr>
              <w:jc w:val="center"/>
              <w:rPr>
                <w:sz w:val="16"/>
                <w:szCs w:val="16"/>
              </w:rPr>
            </w:pPr>
            <w:r w:rsidRPr="00B05055">
              <w:rPr>
                <w:sz w:val="16"/>
                <w:szCs w:val="16"/>
              </w:rPr>
              <w:t>$2,745,000</w:t>
            </w:r>
          </w:p>
        </w:tc>
        <w:tc>
          <w:tcPr>
            <w:tcW w:w="1225" w:type="dxa"/>
            <w:noWrap/>
            <w:vAlign w:val="center"/>
            <w:hideMark/>
          </w:tcPr>
          <w:p w14:paraId="562F3395" w14:textId="77777777" w:rsidR="005B1D7A" w:rsidRPr="00B05055" w:rsidRDefault="005B1D7A" w:rsidP="00F559DD">
            <w:pPr>
              <w:jc w:val="center"/>
              <w:rPr>
                <w:sz w:val="16"/>
                <w:szCs w:val="16"/>
              </w:rPr>
            </w:pPr>
            <w:r w:rsidRPr="00B05055">
              <w:rPr>
                <w:sz w:val="16"/>
                <w:szCs w:val="16"/>
              </w:rPr>
              <w:t>$2,280,000</w:t>
            </w:r>
          </w:p>
        </w:tc>
        <w:tc>
          <w:tcPr>
            <w:tcW w:w="1205" w:type="dxa"/>
            <w:noWrap/>
            <w:vAlign w:val="center"/>
            <w:hideMark/>
          </w:tcPr>
          <w:p w14:paraId="6BDAC706" w14:textId="77777777" w:rsidR="005B1D7A" w:rsidRPr="00B05055" w:rsidRDefault="005B1D7A" w:rsidP="00F559DD">
            <w:pPr>
              <w:jc w:val="center"/>
              <w:rPr>
                <w:sz w:val="16"/>
                <w:szCs w:val="16"/>
              </w:rPr>
            </w:pPr>
            <w:r w:rsidRPr="00B05055">
              <w:rPr>
                <w:sz w:val="16"/>
                <w:szCs w:val="16"/>
              </w:rPr>
              <w:t>$1,725,000</w:t>
            </w:r>
          </w:p>
        </w:tc>
        <w:tc>
          <w:tcPr>
            <w:tcW w:w="1225" w:type="dxa"/>
            <w:noWrap/>
            <w:vAlign w:val="center"/>
            <w:hideMark/>
          </w:tcPr>
          <w:p w14:paraId="43122099" w14:textId="77777777" w:rsidR="005B1D7A" w:rsidRPr="00B05055" w:rsidRDefault="005B1D7A" w:rsidP="00F559DD">
            <w:pPr>
              <w:jc w:val="center"/>
              <w:rPr>
                <w:sz w:val="16"/>
                <w:szCs w:val="16"/>
              </w:rPr>
            </w:pPr>
            <w:r w:rsidRPr="00B05055">
              <w:rPr>
                <w:sz w:val="16"/>
                <w:szCs w:val="16"/>
              </w:rPr>
              <w:t>$1,125,000</w:t>
            </w:r>
          </w:p>
        </w:tc>
        <w:tc>
          <w:tcPr>
            <w:tcW w:w="1170" w:type="dxa"/>
            <w:noWrap/>
            <w:vAlign w:val="center"/>
            <w:hideMark/>
          </w:tcPr>
          <w:p w14:paraId="29796B52" w14:textId="77777777" w:rsidR="005B1D7A" w:rsidRPr="00B05055" w:rsidRDefault="005B1D7A" w:rsidP="00F559DD">
            <w:pPr>
              <w:jc w:val="center"/>
              <w:rPr>
                <w:sz w:val="16"/>
                <w:szCs w:val="16"/>
              </w:rPr>
            </w:pPr>
            <w:r w:rsidRPr="00B05055">
              <w:rPr>
                <w:sz w:val="16"/>
                <w:szCs w:val="16"/>
              </w:rPr>
              <w:t>$690,000</w:t>
            </w:r>
          </w:p>
        </w:tc>
        <w:tc>
          <w:tcPr>
            <w:tcW w:w="1291" w:type="dxa"/>
            <w:noWrap/>
            <w:vAlign w:val="center"/>
            <w:hideMark/>
          </w:tcPr>
          <w:p w14:paraId="3216E52F" w14:textId="77777777" w:rsidR="005B1D7A" w:rsidRPr="00B05055" w:rsidRDefault="005B1D7A" w:rsidP="00F559DD">
            <w:pPr>
              <w:jc w:val="center"/>
              <w:rPr>
                <w:sz w:val="16"/>
                <w:szCs w:val="16"/>
              </w:rPr>
            </w:pPr>
            <w:r w:rsidRPr="00B05055">
              <w:rPr>
                <w:sz w:val="16"/>
                <w:szCs w:val="16"/>
              </w:rPr>
              <w:t>$600,000</w:t>
            </w:r>
          </w:p>
        </w:tc>
      </w:tr>
      <w:tr w:rsidR="005B1D7A" w:rsidRPr="00B05055" w14:paraId="31C86F2A" w14:textId="77777777" w:rsidTr="00F559DD">
        <w:trPr>
          <w:cantSplit/>
          <w:trHeight w:val="216"/>
          <w:jc w:val="center"/>
        </w:trPr>
        <w:tc>
          <w:tcPr>
            <w:tcW w:w="1250" w:type="dxa"/>
            <w:noWrap/>
            <w:vAlign w:val="center"/>
            <w:hideMark/>
          </w:tcPr>
          <w:p w14:paraId="77DCEB40" w14:textId="77777777" w:rsidR="005B1D7A" w:rsidRPr="00B05055" w:rsidRDefault="005B1D7A" w:rsidP="00F559DD">
            <w:pPr>
              <w:jc w:val="center"/>
              <w:rPr>
                <w:sz w:val="16"/>
                <w:szCs w:val="16"/>
              </w:rPr>
            </w:pPr>
            <w:r w:rsidRPr="00B05055">
              <w:rPr>
                <w:sz w:val="16"/>
                <w:szCs w:val="16"/>
              </w:rPr>
              <w:t>300X100 Non Class</w:t>
            </w:r>
          </w:p>
        </w:tc>
        <w:tc>
          <w:tcPr>
            <w:tcW w:w="720" w:type="dxa"/>
            <w:noWrap/>
            <w:vAlign w:val="center"/>
            <w:hideMark/>
          </w:tcPr>
          <w:p w14:paraId="7139F10E" w14:textId="77777777" w:rsidR="005B1D7A" w:rsidRPr="00B05055" w:rsidRDefault="005B1D7A" w:rsidP="00F559DD">
            <w:pPr>
              <w:rPr>
                <w:sz w:val="16"/>
                <w:szCs w:val="16"/>
              </w:rPr>
            </w:pPr>
            <w:r w:rsidRPr="00B05055">
              <w:rPr>
                <w:sz w:val="16"/>
                <w:szCs w:val="16"/>
              </w:rPr>
              <w:t>1200</w:t>
            </w:r>
          </w:p>
        </w:tc>
        <w:tc>
          <w:tcPr>
            <w:tcW w:w="1216" w:type="dxa"/>
            <w:noWrap/>
            <w:vAlign w:val="center"/>
            <w:hideMark/>
          </w:tcPr>
          <w:p w14:paraId="56E19B33" w14:textId="77777777" w:rsidR="005B1D7A" w:rsidRPr="00B05055" w:rsidRDefault="005B1D7A" w:rsidP="00F559DD">
            <w:pPr>
              <w:jc w:val="center"/>
              <w:rPr>
                <w:sz w:val="16"/>
                <w:szCs w:val="16"/>
              </w:rPr>
            </w:pPr>
            <w:r w:rsidRPr="00B05055">
              <w:rPr>
                <w:sz w:val="16"/>
                <w:szCs w:val="16"/>
              </w:rPr>
              <w:t>$3,200,000</w:t>
            </w:r>
          </w:p>
        </w:tc>
        <w:tc>
          <w:tcPr>
            <w:tcW w:w="1216" w:type="dxa"/>
            <w:noWrap/>
            <w:vAlign w:val="center"/>
            <w:hideMark/>
          </w:tcPr>
          <w:p w14:paraId="280BC9C6" w14:textId="77777777" w:rsidR="005B1D7A" w:rsidRPr="00B05055" w:rsidRDefault="005B1D7A" w:rsidP="00F559DD">
            <w:pPr>
              <w:jc w:val="center"/>
              <w:rPr>
                <w:sz w:val="16"/>
                <w:szCs w:val="16"/>
              </w:rPr>
            </w:pPr>
            <w:r w:rsidRPr="00B05055">
              <w:rPr>
                <w:sz w:val="16"/>
                <w:szCs w:val="16"/>
              </w:rPr>
              <w:t>$2,928,000</w:t>
            </w:r>
          </w:p>
        </w:tc>
        <w:tc>
          <w:tcPr>
            <w:tcW w:w="1225" w:type="dxa"/>
            <w:noWrap/>
            <w:vAlign w:val="center"/>
            <w:hideMark/>
          </w:tcPr>
          <w:p w14:paraId="67486707" w14:textId="77777777" w:rsidR="005B1D7A" w:rsidRPr="00B05055" w:rsidRDefault="005B1D7A" w:rsidP="00F559DD">
            <w:pPr>
              <w:jc w:val="center"/>
              <w:rPr>
                <w:sz w:val="16"/>
                <w:szCs w:val="16"/>
              </w:rPr>
            </w:pPr>
            <w:r w:rsidRPr="00B05055">
              <w:rPr>
                <w:sz w:val="16"/>
                <w:szCs w:val="16"/>
              </w:rPr>
              <w:t>$2,432,000</w:t>
            </w:r>
          </w:p>
        </w:tc>
        <w:tc>
          <w:tcPr>
            <w:tcW w:w="1205" w:type="dxa"/>
            <w:noWrap/>
            <w:vAlign w:val="center"/>
            <w:hideMark/>
          </w:tcPr>
          <w:p w14:paraId="5FA556ED" w14:textId="77777777" w:rsidR="005B1D7A" w:rsidRPr="00B05055" w:rsidRDefault="005B1D7A" w:rsidP="00F559DD">
            <w:pPr>
              <w:jc w:val="center"/>
              <w:rPr>
                <w:sz w:val="16"/>
                <w:szCs w:val="16"/>
              </w:rPr>
            </w:pPr>
            <w:r w:rsidRPr="00B05055">
              <w:rPr>
                <w:sz w:val="16"/>
                <w:szCs w:val="16"/>
              </w:rPr>
              <w:t>$1,840,000</w:t>
            </w:r>
          </w:p>
        </w:tc>
        <w:tc>
          <w:tcPr>
            <w:tcW w:w="1225" w:type="dxa"/>
            <w:noWrap/>
            <w:vAlign w:val="center"/>
            <w:hideMark/>
          </w:tcPr>
          <w:p w14:paraId="6504A4B4" w14:textId="77777777" w:rsidR="005B1D7A" w:rsidRPr="00B05055" w:rsidRDefault="005B1D7A" w:rsidP="00F559DD">
            <w:pPr>
              <w:jc w:val="center"/>
              <w:rPr>
                <w:sz w:val="16"/>
                <w:szCs w:val="16"/>
              </w:rPr>
            </w:pPr>
            <w:r w:rsidRPr="00B05055">
              <w:rPr>
                <w:sz w:val="16"/>
                <w:szCs w:val="16"/>
              </w:rPr>
              <w:t>$1,200,000</w:t>
            </w:r>
          </w:p>
        </w:tc>
        <w:tc>
          <w:tcPr>
            <w:tcW w:w="1170" w:type="dxa"/>
            <w:noWrap/>
            <w:vAlign w:val="center"/>
            <w:hideMark/>
          </w:tcPr>
          <w:p w14:paraId="7E2F68BA" w14:textId="77777777" w:rsidR="005B1D7A" w:rsidRPr="00B05055" w:rsidRDefault="005B1D7A" w:rsidP="00F559DD">
            <w:pPr>
              <w:jc w:val="center"/>
              <w:rPr>
                <w:sz w:val="16"/>
                <w:szCs w:val="16"/>
              </w:rPr>
            </w:pPr>
            <w:r w:rsidRPr="00B05055">
              <w:rPr>
                <w:sz w:val="16"/>
                <w:szCs w:val="16"/>
              </w:rPr>
              <w:t>$736,000</w:t>
            </w:r>
          </w:p>
        </w:tc>
        <w:tc>
          <w:tcPr>
            <w:tcW w:w="1291" w:type="dxa"/>
            <w:noWrap/>
            <w:vAlign w:val="center"/>
            <w:hideMark/>
          </w:tcPr>
          <w:p w14:paraId="7BD19184" w14:textId="77777777" w:rsidR="005B1D7A" w:rsidRPr="00B05055" w:rsidRDefault="005B1D7A" w:rsidP="00F559DD">
            <w:pPr>
              <w:jc w:val="center"/>
              <w:rPr>
                <w:sz w:val="16"/>
                <w:szCs w:val="16"/>
              </w:rPr>
            </w:pPr>
            <w:r w:rsidRPr="00B05055">
              <w:rPr>
                <w:sz w:val="16"/>
                <w:szCs w:val="16"/>
              </w:rPr>
              <w:t>$640,000</w:t>
            </w:r>
          </w:p>
        </w:tc>
      </w:tr>
      <w:tr w:rsidR="005B1D7A" w:rsidRPr="00B05055" w14:paraId="1F060FF7" w14:textId="77777777" w:rsidTr="00F559DD">
        <w:trPr>
          <w:cantSplit/>
          <w:trHeight w:val="216"/>
          <w:jc w:val="center"/>
        </w:trPr>
        <w:tc>
          <w:tcPr>
            <w:tcW w:w="1250" w:type="dxa"/>
            <w:noWrap/>
            <w:vAlign w:val="center"/>
            <w:hideMark/>
          </w:tcPr>
          <w:p w14:paraId="715D5B9F" w14:textId="77777777" w:rsidR="005B1D7A" w:rsidRPr="00B05055" w:rsidRDefault="005B1D7A" w:rsidP="00F559DD">
            <w:pPr>
              <w:jc w:val="center"/>
              <w:rPr>
                <w:sz w:val="16"/>
                <w:szCs w:val="16"/>
              </w:rPr>
            </w:pPr>
            <w:r w:rsidRPr="00B05055">
              <w:rPr>
                <w:sz w:val="16"/>
                <w:szCs w:val="16"/>
              </w:rPr>
              <w:t>300X100 Class</w:t>
            </w:r>
          </w:p>
        </w:tc>
        <w:tc>
          <w:tcPr>
            <w:tcW w:w="720" w:type="dxa"/>
            <w:noWrap/>
            <w:vAlign w:val="center"/>
            <w:hideMark/>
          </w:tcPr>
          <w:p w14:paraId="2590D9E6" w14:textId="77777777" w:rsidR="005B1D7A" w:rsidRPr="00B05055" w:rsidRDefault="005B1D7A" w:rsidP="00F559DD">
            <w:pPr>
              <w:rPr>
                <w:sz w:val="16"/>
                <w:szCs w:val="16"/>
              </w:rPr>
            </w:pPr>
            <w:r w:rsidRPr="00B05055">
              <w:rPr>
                <w:sz w:val="16"/>
                <w:szCs w:val="16"/>
              </w:rPr>
              <w:t>2400</w:t>
            </w:r>
          </w:p>
        </w:tc>
        <w:tc>
          <w:tcPr>
            <w:tcW w:w="1216" w:type="dxa"/>
            <w:noWrap/>
            <w:vAlign w:val="center"/>
            <w:hideMark/>
          </w:tcPr>
          <w:p w14:paraId="41041F33" w14:textId="77777777" w:rsidR="005B1D7A" w:rsidRPr="00B05055" w:rsidRDefault="005B1D7A" w:rsidP="00F559DD">
            <w:pPr>
              <w:jc w:val="center"/>
              <w:rPr>
                <w:sz w:val="16"/>
                <w:szCs w:val="16"/>
              </w:rPr>
            </w:pPr>
            <w:r w:rsidRPr="00B05055">
              <w:rPr>
                <w:sz w:val="16"/>
                <w:szCs w:val="16"/>
              </w:rPr>
              <w:t>$6,400,000</w:t>
            </w:r>
          </w:p>
        </w:tc>
        <w:tc>
          <w:tcPr>
            <w:tcW w:w="1216" w:type="dxa"/>
            <w:noWrap/>
            <w:vAlign w:val="center"/>
            <w:hideMark/>
          </w:tcPr>
          <w:p w14:paraId="562DCEC7" w14:textId="77777777" w:rsidR="005B1D7A" w:rsidRPr="00B05055" w:rsidRDefault="005B1D7A" w:rsidP="00F559DD">
            <w:pPr>
              <w:jc w:val="center"/>
              <w:rPr>
                <w:sz w:val="16"/>
                <w:szCs w:val="16"/>
              </w:rPr>
            </w:pPr>
            <w:r w:rsidRPr="00B05055">
              <w:rPr>
                <w:sz w:val="16"/>
                <w:szCs w:val="16"/>
              </w:rPr>
              <w:t>$5,856,000</w:t>
            </w:r>
          </w:p>
        </w:tc>
        <w:tc>
          <w:tcPr>
            <w:tcW w:w="1225" w:type="dxa"/>
            <w:noWrap/>
            <w:vAlign w:val="center"/>
            <w:hideMark/>
          </w:tcPr>
          <w:p w14:paraId="36628DAC" w14:textId="77777777" w:rsidR="005B1D7A" w:rsidRPr="00B05055" w:rsidRDefault="005B1D7A" w:rsidP="00F559DD">
            <w:pPr>
              <w:jc w:val="center"/>
              <w:rPr>
                <w:sz w:val="16"/>
                <w:szCs w:val="16"/>
              </w:rPr>
            </w:pPr>
            <w:r w:rsidRPr="00B05055">
              <w:rPr>
                <w:sz w:val="16"/>
                <w:szCs w:val="16"/>
              </w:rPr>
              <w:t>$4,864,000</w:t>
            </w:r>
          </w:p>
        </w:tc>
        <w:tc>
          <w:tcPr>
            <w:tcW w:w="1205" w:type="dxa"/>
            <w:noWrap/>
            <w:vAlign w:val="center"/>
            <w:hideMark/>
          </w:tcPr>
          <w:p w14:paraId="7DE1D01B" w14:textId="77777777" w:rsidR="005B1D7A" w:rsidRPr="00B05055" w:rsidRDefault="005B1D7A" w:rsidP="00F559DD">
            <w:pPr>
              <w:jc w:val="center"/>
              <w:rPr>
                <w:sz w:val="16"/>
                <w:szCs w:val="16"/>
              </w:rPr>
            </w:pPr>
            <w:r w:rsidRPr="00B05055">
              <w:rPr>
                <w:sz w:val="16"/>
                <w:szCs w:val="16"/>
              </w:rPr>
              <w:t>$3,680,000</w:t>
            </w:r>
          </w:p>
        </w:tc>
        <w:tc>
          <w:tcPr>
            <w:tcW w:w="1225" w:type="dxa"/>
            <w:noWrap/>
            <w:vAlign w:val="center"/>
            <w:hideMark/>
          </w:tcPr>
          <w:p w14:paraId="5AF986BB" w14:textId="77777777" w:rsidR="005B1D7A" w:rsidRPr="00B05055" w:rsidRDefault="005B1D7A" w:rsidP="00F559DD">
            <w:pPr>
              <w:jc w:val="center"/>
              <w:rPr>
                <w:sz w:val="16"/>
                <w:szCs w:val="16"/>
              </w:rPr>
            </w:pPr>
            <w:r w:rsidRPr="00B05055">
              <w:rPr>
                <w:sz w:val="16"/>
                <w:szCs w:val="16"/>
              </w:rPr>
              <w:t>$2,400,000</w:t>
            </w:r>
          </w:p>
        </w:tc>
        <w:tc>
          <w:tcPr>
            <w:tcW w:w="1170" w:type="dxa"/>
            <w:noWrap/>
            <w:vAlign w:val="center"/>
            <w:hideMark/>
          </w:tcPr>
          <w:p w14:paraId="31B29591" w14:textId="77777777" w:rsidR="005B1D7A" w:rsidRPr="00B05055" w:rsidRDefault="005B1D7A" w:rsidP="00F559DD">
            <w:pPr>
              <w:jc w:val="center"/>
              <w:rPr>
                <w:sz w:val="16"/>
                <w:szCs w:val="16"/>
              </w:rPr>
            </w:pPr>
            <w:r w:rsidRPr="00B05055">
              <w:rPr>
                <w:sz w:val="16"/>
                <w:szCs w:val="16"/>
              </w:rPr>
              <w:t>$1,472,000</w:t>
            </w:r>
          </w:p>
        </w:tc>
        <w:tc>
          <w:tcPr>
            <w:tcW w:w="1291" w:type="dxa"/>
            <w:noWrap/>
            <w:vAlign w:val="center"/>
            <w:hideMark/>
          </w:tcPr>
          <w:p w14:paraId="2B20A927" w14:textId="77777777" w:rsidR="005B1D7A" w:rsidRPr="00B05055" w:rsidRDefault="005B1D7A" w:rsidP="00F559DD">
            <w:pPr>
              <w:jc w:val="center"/>
              <w:rPr>
                <w:sz w:val="16"/>
                <w:szCs w:val="16"/>
              </w:rPr>
            </w:pPr>
            <w:r w:rsidRPr="00B05055">
              <w:rPr>
                <w:sz w:val="16"/>
                <w:szCs w:val="16"/>
              </w:rPr>
              <w:t>$1,280,000</w:t>
            </w:r>
          </w:p>
        </w:tc>
      </w:tr>
      <w:tr w:rsidR="005B1D7A" w:rsidRPr="00B05055" w14:paraId="12082E32" w14:textId="77777777" w:rsidTr="00F559DD">
        <w:trPr>
          <w:cantSplit/>
          <w:trHeight w:val="216"/>
          <w:jc w:val="center"/>
        </w:trPr>
        <w:tc>
          <w:tcPr>
            <w:tcW w:w="1250" w:type="dxa"/>
            <w:noWrap/>
            <w:vAlign w:val="center"/>
            <w:hideMark/>
          </w:tcPr>
          <w:p w14:paraId="469F458E" w14:textId="77777777" w:rsidR="005B1D7A" w:rsidRPr="00B05055" w:rsidRDefault="005B1D7A" w:rsidP="00F559DD">
            <w:pPr>
              <w:jc w:val="center"/>
              <w:rPr>
                <w:sz w:val="16"/>
                <w:szCs w:val="16"/>
              </w:rPr>
            </w:pPr>
            <w:r w:rsidRPr="00B05055">
              <w:rPr>
                <w:sz w:val="16"/>
                <w:szCs w:val="16"/>
              </w:rPr>
              <w:t>400X100 Non Class</w:t>
            </w:r>
          </w:p>
        </w:tc>
        <w:tc>
          <w:tcPr>
            <w:tcW w:w="720" w:type="dxa"/>
            <w:noWrap/>
            <w:vAlign w:val="center"/>
            <w:hideMark/>
          </w:tcPr>
          <w:p w14:paraId="673C35B8" w14:textId="77777777" w:rsidR="005B1D7A" w:rsidRPr="00B05055" w:rsidRDefault="005B1D7A" w:rsidP="00F559DD">
            <w:pPr>
              <w:rPr>
                <w:sz w:val="16"/>
                <w:szCs w:val="16"/>
              </w:rPr>
            </w:pPr>
            <w:r w:rsidRPr="00B05055">
              <w:rPr>
                <w:sz w:val="16"/>
                <w:szCs w:val="16"/>
              </w:rPr>
              <w:t>3000</w:t>
            </w:r>
          </w:p>
        </w:tc>
        <w:tc>
          <w:tcPr>
            <w:tcW w:w="1216" w:type="dxa"/>
            <w:noWrap/>
            <w:vAlign w:val="center"/>
            <w:hideMark/>
          </w:tcPr>
          <w:p w14:paraId="0BE5CB95" w14:textId="77777777" w:rsidR="005B1D7A" w:rsidRPr="00B05055" w:rsidRDefault="005B1D7A" w:rsidP="00F559DD">
            <w:pPr>
              <w:jc w:val="center"/>
              <w:rPr>
                <w:sz w:val="16"/>
                <w:szCs w:val="16"/>
              </w:rPr>
            </w:pPr>
            <w:r w:rsidRPr="00B05055">
              <w:rPr>
                <w:sz w:val="16"/>
                <w:szCs w:val="16"/>
              </w:rPr>
              <w:t>$6,000,000</w:t>
            </w:r>
          </w:p>
        </w:tc>
        <w:tc>
          <w:tcPr>
            <w:tcW w:w="1216" w:type="dxa"/>
            <w:noWrap/>
            <w:vAlign w:val="center"/>
            <w:hideMark/>
          </w:tcPr>
          <w:p w14:paraId="09BFD0A6" w14:textId="77777777" w:rsidR="005B1D7A" w:rsidRPr="00B05055" w:rsidRDefault="005B1D7A" w:rsidP="00F559DD">
            <w:pPr>
              <w:jc w:val="center"/>
              <w:rPr>
                <w:sz w:val="16"/>
                <w:szCs w:val="16"/>
              </w:rPr>
            </w:pPr>
            <w:r w:rsidRPr="00B05055">
              <w:rPr>
                <w:sz w:val="16"/>
                <w:szCs w:val="16"/>
              </w:rPr>
              <w:t>$5,490,000</w:t>
            </w:r>
          </w:p>
        </w:tc>
        <w:tc>
          <w:tcPr>
            <w:tcW w:w="1225" w:type="dxa"/>
            <w:noWrap/>
            <w:vAlign w:val="center"/>
            <w:hideMark/>
          </w:tcPr>
          <w:p w14:paraId="1EB428A7" w14:textId="77777777" w:rsidR="005B1D7A" w:rsidRPr="00B05055" w:rsidRDefault="005B1D7A" w:rsidP="00F559DD">
            <w:pPr>
              <w:jc w:val="center"/>
              <w:rPr>
                <w:sz w:val="16"/>
                <w:szCs w:val="16"/>
              </w:rPr>
            </w:pPr>
            <w:r w:rsidRPr="00B05055">
              <w:rPr>
                <w:sz w:val="16"/>
                <w:szCs w:val="16"/>
              </w:rPr>
              <w:t>$4,560,000</w:t>
            </w:r>
          </w:p>
        </w:tc>
        <w:tc>
          <w:tcPr>
            <w:tcW w:w="1205" w:type="dxa"/>
            <w:noWrap/>
            <w:vAlign w:val="center"/>
            <w:hideMark/>
          </w:tcPr>
          <w:p w14:paraId="008858ED" w14:textId="77777777" w:rsidR="005B1D7A" w:rsidRPr="00B05055" w:rsidRDefault="005B1D7A" w:rsidP="00F559DD">
            <w:pPr>
              <w:jc w:val="center"/>
              <w:rPr>
                <w:sz w:val="16"/>
                <w:szCs w:val="16"/>
              </w:rPr>
            </w:pPr>
            <w:r w:rsidRPr="00B05055">
              <w:rPr>
                <w:sz w:val="16"/>
                <w:szCs w:val="16"/>
              </w:rPr>
              <w:t>$3,450,000</w:t>
            </w:r>
          </w:p>
        </w:tc>
        <w:tc>
          <w:tcPr>
            <w:tcW w:w="1225" w:type="dxa"/>
            <w:noWrap/>
            <w:vAlign w:val="center"/>
            <w:hideMark/>
          </w:tcPr>
          <w:p w14:paraId="09C82FCD" w14:textId="77777777" w:rsidR="005B1D7A" w:rsidRPr="00B05055" w:rsidRDefault="005B1D7A" w:rsidP="00F559DD">
            <w:pPr>
              <w:jc w:val="center"/>
              <w:rPr>
                <w:sz w:val="16"/>
                <w:szCs w:val="16"/>
              </w:rPr>
            </w:pPr>
            <w:r w:rsidRPr="00B05055">
              <w:rPr>
                <w:sz w:val="16"/>
                <w:szCs w:val="16"/>
              </w:rPr>
              <w:t>$2,250,000</w:t>
            </w:r>
          </w:p>
        </w:tc>
        <w:tc>
          <w:tcPr>
            <w:tcW w:w="1170" w:type="dxa"/>
            <w:noWrap/>
            <w:vAlign w:val="center"/>
            <w:hideMark/>
          </w:tcPr>
          <w:p w14:paraId="5FDE8BB0" w14:textId="77777777" w:rsidR="005B1D7A" w:rsidRPr="00B05055" w:rsidRDefault="005B1D7A" w:rsidP="00F559DD">
            <w:pPr>
              <w:jc w:val="center"/>
              <w:rPr>
                <w:sz w:val="16"/>
                <w:szCs w:val="16"/>
              </w:rPr>
            </w:pPr>
            <w:r w:rsidRPr="00B05055">
              <w:rPr>
                <w:sz w:val="16"/>
                <w:szCs w:val="16"/>
              </w:rPr>
              <w:t>$1,380,000</w:t>
            </w:r>
          </w:p>
        </w:tc>
        <w:tc>
          <w:tcPr>
            <w:tcW w:w="1291" w:type="dxa"/>
            <w:noWrap/>
            <w:vAlign w:val="center"/>
            <w:hideMark/>
          </w:tcPr>
          <w:p w14:paraId="77A1B776" w14:textId="77777777" w:rsidR="005B1D7A" w:rsidRPr="00B05055" w:rsidRDefault="005B1D7A" w:rsidP="00F559DD">
            <w:pPr>
              <w:jc w:val="center"/>
              <w:rPr>
                <w:sz w:val="16"/>
                <w:szCs w:val="16"/>
              </w:rPr>
            </w:pPr>
            <w:r w:rsidRPr="00B05055">
              <w:rPr>
                <w:sz w:val="16"/>
                <w:szCs w:val="16"/>
              </w:rPr>
              <w:t>$1,200,000</w:t>
            </w:r>
          </w:p>
        </w:tc>
      </w:tr>
      <w:tr w:rsidR="005B1D7A" w:rsidRPr="00B05055" w14:paraId="09701AAB" w14:textId="77777777" w:rsidTr="00F559DD">
        <w:trPr>
          <w:cantSplit/>
          <w:trHeight w:val="216"/>
          <w:jc w:val="center"/>
        </w:trPr>
        <w:tc>
          <w:tcPr>
            <w:tcW w:w="1250" w:type="dxa"/>
            <w:noWrap/>
            <w:vAlign w:val="center"/>
            <w:hideMark/>
          </w:tcPr>
          <w:p w14:paraId="5EE0DF3F" w14:textId="77777777" w:rsidR="005B1D7A" w:rsidRPr="00B05055" w:rsidRDefault="005B1D7A" w:rsidP="00F559DD">
            <w:pPr>
              <w:jc w:val="center"/>
              <w:rPr>
                <w:sz w:val="16"/>
                <w:szCs w:val="16"/>
              </w:rPr>
            </w:pPr>
            <w:r w:rsidRPr="00B05055">
              <w:rPr>
                <w:sz w:val="16"/>
                <w:szCs w:val="16"/>
              </w:rPr>
              <w:t>400X100 Class</w:t>
            </w:r>
          </w:p>
        </w:tc>
        <w:tc>
          <w:tcPr>
            <w:tcW w:w="720" w:type="dxa"/>
            <w:noWrap/>
            <w:vAlign w:val="center"/>
            <w:hideMark/>
          </w:tcPr>
          <w:p w14:paraId="73E15EBB" w14:textId="77777777" w:rsidR="005B1D7A" w:rsidRPr="00B05055" w:rsidRDefault="005B1D7A" w:rsidP="00F559DD">
            <w:pPr>
              <w:rPr>
                <w:sz w:val="16"/>
                <w:szCs w:val="16"/>
              </w:rPr>
            </w:pPr>
            <w:r w:rsidRPr="00B05055">
              <w:rPr>
                <w:sz w:val="16"/>
                <w:szCs w:val="16"/>
              </w:rPr>
              <w:t>6000</w:t>
            </w:r>
          </w:p>
        </w:tc>
        <w:tc>
          <w:tcPr>
            <w:tcW w:w="1216" w:type="dxa"/>
            <w:noWrap/>
            <w:vAlign w:val="center"/>
            <w:hideMark/>
          </w:tcPr>
          <w:p w14:paraId="27FC2CE3" w14:textId="77777777" w:rsidR="005B1D7A" w:rsidRPr="00B05055" w:rsidRDefault="005B1D7A" w:rsidP="00F559DD">
            <w:pPr>
              <w:jc w:val="center"/>
              <w:rPr>
                <w:sz w:val="16"/>
                <w:szCs w:val="16"/>
              </w:rPr>
            </w:pPr>
            <w:r w:rsidRPr="00B05055">
              <w:rPr>
                <w:sz w:val="16"/>
                <w:szCs w:val="16"/>
              </w:rPr>
              <w:t>$12,000,000</w:t>
            </w:r>
          </w:p>
        </w:tc>
        <w:tc>
          <w:tcPr>
            <w:tcW w:w="1216" w:type="dxa"/>
            <w:noWrap/>
            <w:vAlign w:val="center"/>
            <w:hideMark/>
          </w:tcPr>
          <w:p w14:paraId="1052CB2C" w14:textId="77777777" w:rsidR="005B1D7A" w:rsidRPr="00B05055" w:rsidRDefault="005B1D7A" w:rsidP="00F559DD">
            <w:pPr>
              <w:jc w:val="center"/>
              <w:rPr>
                <w:sz w:val="16"/>
                <w:szCs w:val="16"/>
              </w:rPr>
            </w:pPr>
            <w:r w:rsidRPr="00B05055">
              <w:rPr>
                <w:sz w:val="16"/>
                <w:szCs w:val="16"/>
              </w:rPr>
              <w:t>$10,980,000</w:t>
            </w:r>
          </w:p>
        </w:tc>
        <w:tc>
          <w:tcPr>
            <w:tcW w:w="1225" w:type="dxa"/>
            <w:noWrap/>
            <w:vAlign w:val="center"/>
            <w:hideMark/>
          </w:tcPr>
          <w:p w14:paraId="53490E21" w14:textId="77777777" w:rsidR="005B1D7A" w:rsidRPr="00B05055" w:rsidRDefault="005B1D7A" w:rsidP="00F559DD">
            <w:pPr>
              <w:jc w:val="center"/>
              <w:rPr>
                <w:sz w:val="16"/>
                <w:szCs w:val="16"/>
              </w:rPr>
            </w:pPr>
            <w:r w:rsidRPr="00B05055">
              <w:rPr>
                <w:sz w:val="16"/>
                <w:szCs w:val="16"/>
              </w:rPr>
              <w:t>$9,120,000</w:t>
            </w:r>
          </w:p>
        </w:tc>
        <w:tc>
          <w:tcPr>
            <w:tcW w:w="1205" w:type="dxa"/>
            <w:noWrap/>
            <w:vAlign w:val="center"/>
            <w:hideMark/>
          </w:tcPr>
          <w:p w14:paraId="34AFFC34" w14:textId="77777777" w:rsidR="005B1D7A" w:rsidRPr="00B05055" w:rsidRDefault="005B1D7A" w:rsidP="00F559DD">
            <w:pPr>
              <w:jc w:val="center"/>
              <w:rPr>
                <w:sz w:val="16"/>
                <w:szCs w:val="16"/>
              </w:rPr>
            </w:pPr>
            <w:r w:rsidRPr="00B05055">
              <w:rPr>
                <w:sz w:val="16"/>
                <w:szCs w:val="16"/>
              </w:rPr>
              <w:t>$6,900,000</w:t>
            </w:r>
          </w:p>
        </w:tc>
        <w:tc>
          <w:tcPr>
            <w:tcW w:w="1225" w:type="dxa"/>
            <w:noWrap/>
            <w:vAlign w:val="center"/>
            <w:hideMark/>
          </w:tcPr>
          <w:p w14:paraId="5E6B262A" w14:textId="77777777" w:rsidR="005B1D7A" w:rsidRPr="00B05055" w:rsidRDefault="005B1D7A" w:rsidP="00F559DD">
            <w:pPr>
              <w:jc w:val="center"/>
              <w:rPr>
                <w:sz w:val="16"/>
                <w:szCs w:val="16"/>
              </w:rPr>
            </w:pPr>
            <w:r w:rsidRPr="00B05055">
              <w:rPr>
                <w:sz w:val="16"/>
                <w:szCs w:val="16"/>
              </w:rPr>
              <w:t>$4,500,000</w:t>
            </w:r>
          </w:p>
        </w:tc>
        <w:tc>
          <w:tcPr>
            <w:tcW w:w="1170" w:type="dxa"/>
            <w:noWrap/>
            <w:vAlign w:val="center"/>
            <w:hideMark/>
          </w:tcPr>
          <w:p w14:paraId="4FA3F9D7" w14:textId="77777777" w:rsidR="005B1D7A" w:rsidRPr="00B05055" w:rsidRDefault="005B1D7A" w:rsidP="00F559DD">
            <w:pPr>
              <w:jc w:val="center"/>
              <w:rPr>
                <w:sz w:val="16"/>
                <w:szCs w:val="16"/>
              </w:rPr>
            </w:pPr>
            <w:r w:rsidRPr="00B05055">
              <w:rPr>
                <w:sz w:val="16"/>
                <w:szCs w:val="16"/>
              </w:rPr>
              <w:t>$2,760,000</w:t>
            </w:r>
          </w:p>
        </w:tc>
        <w:tc>
          <w:tcPr>
            <w:tcW w:w="1291" w:type="dxa"/>
            <w:noWrap/>
            <w:vAlign w:val="center"/>
            <w:hideMark/>
          </w:tcPr>
          <w:p w14:paraId="60B48C1D" w14:textId="77777777" w:rsidR="005B1D7A" w:rsidRPr="00B05055" w:rsidRDefault="005B1D7A" w:rsidP="00F559DD">
            <w:pPr>
              <w:jc w:val="center"/>
              <w:rPr>
                <w:sz w:val="16"/>
                <w:szCs w:val="16"/>
              </w:rPr>
            </w:pPr>
            <w:r w:rsidRPr="00B05055">
              <w:rPr>
                <w:sz w:val="16"/>
                <w:szCs w:val="16"/>
              </w:rPr>
              <w:t>$2,400,000</w:t>
            </w:r>
          </w:p>
        </w:tc>
      </w:tr>
      <w:tr w:rsidR="005B1D7A" w:rsidRPr="00B05055" w14:paraId="38288C52" w14:textId="77777777" w:rsidTr="00F559DD">
        <w:trPr>
          <w:cantSplit/>
          <w:trHeight w:val="288"/>
          <w:jc w:val="center"/>
        </w:trPr>
        <w:tc>
          <w:tcPr>
            <w:tcW w:w="10518" w:type="dxa"/>
            <w:gridSpan w:val="9"/>
            <w:noWrap/>
            <w:vAlign w:val="center"/>
            <w:hideMark/>
          </w:tcPr>
          <w:p w14:paraId="2CBBB557" w14:textId="77777777" w:rsidR="005B1D7A" w:rsidRPr="00B05055" w:rsidRDefault="005B1D7A" w:rsidP="00F559DD">
            <w:pPr>
              <w:jc w:val="center"/>
              <w:rPr>
                <w:sz w:val="16"/>
                <w:szCs w:val="16"/>
              </w:rPr>
            </w:pPr>
            <w:r w:rsidRPr="00B05055">
              <w:rPr>
                <w:sz w:val="16"/>
                <w:szCs w:val="16"/>
              </w:rPr>
              <w:t>Pontoon</w:t>
            </w:r>
          </w:p>
        </w:tc>
      </w:tr>
      <w:tr w:rsidR="005B1D7A" w:rsidRPr="00B05055" w14:paraId="1B8AF9C4" w14:textId="77777777" w:rsidTr="00F559DD">
        <w:trPr>
          <w:cantSplit/>
          <w:trHeight w:val="216"/>
          <w:jc w:val="center"/>
        </w:trPr>
        <w:tc>
          <w:tcPr>
            <w:tcW w:w="1250" w:type="dxa"/>
            <w:noWrap/>
            <w:vAlign w:val="center"/>
            <w:hideMark/>
          </w:tcPr>
          <w:p w14:paraId="069BE4BC" w14:textId="77777777" w:rsidR="005B1D7A" w:rsidRPr="00B05055" w:rsidRDefault="005B1D7A" w:rsidP="00F559DD">
            <w:pPr>
              <w:jc w:val="center"/>
              <w:rPr>
                <w:sz w:val="16"/>
                <w:szCs w:val="16"/>
              </w:rPr>
            </w:pPr>
            <w:r w:rsidRPr="00B05055">
              <w:rPr>
                <w:sz w:val="16"/>
                <w:szCs w:val="16"/>
              </w:rPr>
              <w:t>30X11X2</w:t>
            </w:r>
          </w:p>
        </w:tc>
        <w:tc>
          <w:tcPr>
            <w:tcW w:w="720" w:type="dxa"/>
            <w:noWrap/>
            <w:vAlign w:val="center"/>
          </w:tcPr>
          <w:p w14:paraId="25A2A397" w14:textId="77777777" w:rsidR="005B1D7A" w:rsidRPr="00B05055" w:rsidRDefault="005B1D7A" w:rsidP="00F559DD">
            <w:pPr>
              <w:rPr>
                <w:sz w:val="16"/>
                <w:szCs w:val="16"/>
              </w:rPr>
            </w:pPr>
            <w:r w:rsidRPr="00B05055">
              <w:rPr>
                <w:sz w:val="16"/>
                <w:szCs w:val="16"/>
              </w:rPr>
              <w:t>100</w:t>
            </w:r>
          </w:p>
        </w:tc>
        <w:tc>
          <w:tcPr>
            <w:tcW w:w="1216" w:type="dxa"/>
            <w:noWrap/>
            <w:vAlign w:val="center"/>
            <w:hideMark/>
          </w:tcPr>
          <w:p w14:paraId="6B6AA089" w14:textId="77777777" w:rsidR="005B1D7A" w:rsidRPr="00B05055" w:rsidRDefault="005B1D7A" w:rsidP="00F559DD">
            <w:pPr>
              <w:jc w:val="center"/>
              <w:rPr>
                <w:sz w:val="16"/>
                <w:szCs w:val="16"/>
              </w:rPr>
            </w:pPr>
            <w:r w:rsidRPr="00B05055">
              <w:rPr>
                <w:sz w:val="16"/>
                <w:szCs w:val="16"/>
              </w:rPr>
              <w:t>$6,500.00</w:t>
            </w:r>
          </w:p>
        </w:tc>
        <w:tc>
          <w:tcPr>
            <w:tcW w:w="1216" w:type="dxa"/>
            <w:noWrap/>
            <w:vAlign w:val="center"/>
            <w:hideMark/>
          </w:tcPr>
          <w:p w14:paraId="749D88F3" w14:textId="77777777" w:rsidR="005B1D7A" w:rsidRPr="00B05055" w:rsidRDefault="005B1D7A" w:rsidP="00F559DD">
            <w:pPr>
              <w:jc w:val="center"/>
              <w:rPr>
                <w:sz w:val="16"/>
                <w:szCs w:val="16"/>
              </w:rPr>
            </w:pPr>
            <w:r w:rsidRPr="00B05055">
              <w:rPr>
                <w:sz w:val="16"/>
                <w:szCs w:val="16"/>
              </w:rPr>
              <w:t>$5,947.50</w:t>
            </w:r>
          </w:p>
        </w:tc>
        <w:tc>
          <w:tcPr>
            <w:tcW w:w="1225" w:type="dxa"/>
            <w:noWrap/>
            <w:vAlign w:val="center"/>
            <w:hideMark/>
          </w:tcPr>
          <w:p w14:paraId="5A9BC2BE" w14:textId="77777777" w:rsidR="005B1D7A" w:rsidRPr="00B05055" w:rsidRDefault="005B1D7A" w:rsidP="00F559DD">
            <w:pPr>
              <w:jc w:val="center"/>
              <w:rPr>
                <w:sz w:val="16"/>
                <w:szCs w:val="16"/>
              </w:rPr>
            </w:pPr>
            <w:r w:rsidRPr="00B05055">
              <w:rPr>
                <w:sz w:val="16"/>
                <w:szCs w:val="16"/>
              </w:rPr>
              <w:t>$4,940.00</w:t>
            </w:r>
          </w:p>
        </w:tc>
        <w:tc>
          <w:tcPr>
            <w:tcW w:w="1205" w:type="dxa"/>
            <w:noWrap/>
            <w:vAlign w:val="center"/>
            <w:hideMark/>
          </w:tcPr>
          <w:p w14:paraId="248AE597" w14:textId="77777777" w:rsidR="005B1D7A" w:rsidRPr="00B05055" w:rsidRDefault="005B1D7A" w:rsidP="00F559DD">
            <w:pPr>
              <w:jc w:val="center"/>
              <w:rPr>
                <w:sz w:val="16"/>
                <w:szCs w:val="16"/>
              </w:rPr>
            </w:pPr>
            <w:r w:rsidRPr="00B05055">
              <w:rPr>
                <w:sz w:val="16"/>
                <w:szCs w:val="16"/>
              </w:rPr>
              <w:t>$3,737.50</w:t>
            </w:r>
          </w:p>
        </w:tc>
        <w:tc>
          <w:tcPr>
            <w:tcW w:w="1225" w:type="dxa"/>
            <w:noWrap/>
            <w:vAlign w:val="center"/>
            <w:hideMark/>
          </w:tcPr>
          <w:p w14:paraId="7F96A147" w14:textId="77777777" w:rsidR="005B1D7A" w:rsidRPr="00B05055" w:rsidRDefault="005B1D7A" w:rsidP="00F559DD">
            <w:pPr>
              <w:jc w:val="center"/>
              <w:rPr>
                <w:sz w:val="16"/>
                <w:szCs w:val="16"/>
              </w:rPr>
            </w:pPr>
            <w:r w:rsidRPr="00B05055">
              <w:rPr>
                <w:sz w:val="16"/>
                <w:szCs w:val="16"/>
              </w:rPr>
              <w:t>$2,437.50</w:t>
            </w:r>
          </w:p>
        </w:tc>
        <w:tc>
          <w:tcPr>
            <w:tcW w:w="1170" w:type="dxa"/>
            <w:noWrap/>
            <w:vAlign w:val="center"/>
            <w:hideMark/>
          </w:tcPr>
          <w:p w14:paraId="50B60F50" w14:textId="77777777" w:rsidR="005B1D7A" w:rsidRPr="00B05055" w:rsidRDefault="005B1D7A" w:rsidP="00F559DD">
            <w:pPr>
              <w:jc w:val="center"/>
              <w:rPr>
                <w:sz w:val="16"/>
                <w:szCs w:val="16"/>
              </w:rPr>
            </w:pPr>
            <w:r w:rsidRPr="00B05055">
              <w:rPr>
                <w:sz w:val="16"/>
                <w:szCs w:val="16"/>
              </w:rPr>
              <w:t>$1,495.00</w:t>
            </w:r>
          </w:p>
        </w:tc>
        <w:tc>
          <w:tcPr>
            <w:tcW w:w="1291" w:type="dxa"/>
            <w:noWrap/>
            <w:vAlign w:val="center"/>
            <w:hideMark/>
          </w:tcPr>
          <w:p w14:paraId="737646E7" w14:textId="77777777" w:rsidR="005B1D7A" w:rsidRPr="00B05055" w:rsidRDefault="005B1D7A" w:rsidP="00F559DD">
            <w:pPr>
              <w:jc w:val="center"/>
              <w:rPr>
                <w:sz w:val="16"/>
                <w:szCs w:val="16"/>
              </w:rPr>
            </w:pPr>
            <w:r w:rsidRPr="00B05055">
              <w:rPr>
                <w:sz w:val="16"/>
                <w:szCs w:val="16"/>
              </w:rPr>
              <w:t>$1,300.00</w:t>
            </w:r>
          </w:p>
        </w:tc>
      </w:tr>
      <w:tr w:rsidR="005B1D7A" w:rsidRPr="00B05055" w14:paraId="44281AFF" w14:textId="77777777" w:rsidTr="00F559DD">
        <w:trPr>
          <w:cantSplit/>
          <w:trHeight w:val="216"/>
          <w:jc w:val="center"/>
        </w:trPr>
        <w:tc>
          <w:tcPr>
            <w:tcW w:w="1250" w:type="dxa"/>
            <w:noWrap/>
            <w:vAlign w:val="center"/>
            <w:hideMark/>
          </w:tcPr>
          <w:p w14:paraId="3D9C92C5" w14:textId="77777777" w:rsidR="005B1D7A" w:rsidRPr="00B05055" w:rsidRDefault="005B1D7A" w:rsidP="00F559DD">
            <w:pPr>
              <w:jc w:val="center"/>
              <w:rPr>
                <w:sz w:val="16"/>
                <w:szCs w:val="16"/>
              </w:rPr>
            </w:pPr>
            <w:r w:rsidRPr="00B05055">
              <w:rPr>
                <w:sz w:val="16"/>
                <w:szCs w:val="16"/>
              </w:rPr>
              <w:t>60X15X3</w:t>
            </w:r>
          </w:p>
        </w:tc>
        <w:tc>
          <w:tcPr>
            <w:tcW w:w="720" w:type="dxa"/>
            <w:noWrap/>
            <w:vAlign w:val="center"/>
          </w:tcPr>
          <w:p w14:paraId="3AB75CBE" w14:textId="77777777" w:rsidR="005B1D7A" w:rsidRPr="00B05055" w:rsidRDefault="005B1D7A" w:rsidP="00F559DD">
            <w:pPr>
              <w:rPr>
                <w:sz w:val="16"/>
                <w:szCs w:val="16"/>
              </w:rPr>
            </w:pPr>
            <w:r w:rsidRPr="00B05055">
              <w:rPr>
                <w:sz w:val="16"/>
                <w:szCs w:val="16"/>
              </w:rPr>
              <w:t>200</w:t>
            </w:r>
          </w:p>
        </w:tc>
        <w:tc>
          <w:tcPr>
            <w:tcW w:w="1216" w:type="dxa"/>
            <w:noWrap/>
            <w:vAlign w:val="center"/>
            <w:hideMark/>
          </w:tcPr>
          <w:p w14:paraId="276DC250" w14:textId="77777777" w:rsidR="005B1D7A" w:rsidRPr="00B05055" w:rsidRDefault="005B1D7A" w:rsidP="00F559DD">
            <w:pPr>
              <w:jc w:val="center"/>
              <w:rPr>
                <w:sz w:val="16"/>
                <w:szCs w:val="16"/>
              </w:rPr>
            </w:pPr>
            <w:r w:rsidRPr="00B05055">
              <w:rPr>
                <w:sz w:val="16"/>
                <w:szCs w:val="16"/>
              </w:rPr>
              <w:t>$15,000.00</w:t>
            </w:r>
          </w:p>
        </w:tc>
        <w:tc>
          <w:tcPr>
            <w:tcW w:w="1216" w:type="dxa"/>
            <w:noWrap/>
            <w:vAlign w:val="center"/>
            <w:hideMark/>
          </w:tcPr>
          <w:p w14:paraId="38C43002" w14:textId="77777777" w:rsidR="005B1D7A" w:rsidRPr="00B05055" w:rsidRDefault="005B1D7A" w:rsidP="00F559DD">
            <w:pPr>
              <w:jc w:val="center"/>
              <w:rPr>
                <w:sz w:val="16"/>
                <w:szCs w:val="16"/>
              </w:rPr>
            </w:pPr>
            <w:r w:rsidRPr="00B05055">
              <w:rPr>
                <w:sz w:val="16"/>
                <w:szCs w:val="16"/>
              </w:rPr>
              <w:t>$13,725.00</w:t>
            </w:r>
          </w:p>
        </w:tc>
        <w:tc>
          <w:tcPr>
            <w:tcW w:w="1225" w:type="dxa"/>
            <w:noWrap/>
            <w:vAlign w:val="center"/>
            <w:hideMark/>
          </w:tcPr>
          <w:p w14:paraId="5972985D" w14:textId="77777777" w:rsidR="005B1D7A" w:rsidRPr="00B05055" w:rsidRDefault="005B1D7A" w:rsidP="00F559DD">
            <w:pPr>
              <w:jc w:val="center"/>
              <w:rPr>
                <w:sz w:val="16"/>
                <w:szCs w:val="16"/>
              </w:rPr>
            </w:pPr>
            <w:r w:rsidRPr="00B05055">
              <w:rPr>
                <w:sz w:val="16"/>
                <w:szCs w:val="16"/>
              </w:rPr>
              <w:t>$11,400.00</w:t>
            </w:r>
          </w:p>
        </w:tc>
        <w:tc>
          <w:tcPr>
            <w:tcW w:w="1205" w:type="dxa"/>
            <w:noWrap/>
            <w:vAlign w:val="center"/>
            <w:hideMark/>
          </w:tcPr>
          <w:p w14:paraId="1C4C073F" w14:textId="77777777" w:rsidR="005B1D7A" w:rsidRPr="00B05055" w:rsidRDefault="005B1D7A" w:rsidP="00F559DD">
            <w:pPr>
              <w:jc w:val="center"/>
              <w:rPr>
                <w:sz w:val="16"/>
                <w:szCs w:val="16"/>
              </w:rPr>
            </w:pPr>
            <w:r w:rsidRPr="00B05055">
              <w:rPr>
                <w:sz w:val="16"/>
                <w:szCs w:val="16"/>
              </w:rPr>
              <w:t>$8,625.00</w:t>
            </w:r>
          </w:p>
        </w:tc>
        <w:tc>
          <w:tcPr>
            <w:tcW w:w="1225" w:type="dxa"/>
            <w:noWrap/>
            <w:vAlign w:val="center"/>
            <w:hideMark/>
          </w:tcPr>
          <w:p w14:paraId="2BBEBF19" w14:textId="77777777" w:rsidR="005B1D7A" w:rsidRPr="00B05055" w:rsidRDefault="005B1D7A" w:rsidP="00F559DD">
            <w:pPr>
              <w:jc w:val="center"/>
              <w:rPr>
                <w:sz w:val="16"/>
                <w:szCs w:val="16"/>
              </w:rPr>
            </w:pPr>
            <w:r w:rsidRPr="00B05055">
              <w:rPr>
                <w:sz w:val="16"/>
                <w:szCs w:val="16"/>
              </w:rPr>
              <w:t>$5,625.00</w:t>
            </w:r>
          </w:p>
        </w:tc>
        <w:tc>
          <w:tcPr>
            <w:tcW w:w="1170" w:type="dxa"/>
            <w:noWrap/>
            <w:vAlign w:val="center"/>
            <w:hideMark/>
          </w:tcPr>
          <w:p w14:paraId="4FB5F94C" w14:textId="77777777" w:rsidR="005B1D7A" w:rsidRPr="00B05055" w:rsidRDefault="005B1D7A" w:rsidP="00F559DD">
            <w:pPr>
              <w:jc w:val="center"/>
              <w:rPr>
                <w:sz w:val="16"/>
                <w:szCs w:val="16"/>
              </w:rPr>
            </w:pPr>
            <w:r w:rsidRPr="00B05055">
              <w:rPr>
                <w:sz w:val="16"/>
                <w:szCs w:val="16"/>
              </w:rPr>
              <w:t>$3,450.00</w:t>
            </w:r>
          </w:p>
        </w:tc>
        <w:tc>
          <w:tcPr>
            <w:tcW w:w="1291" w:type="dxa"/>
            <w:noWrap/>
            <w:vAlign w:val="center"/>
            <w:hideMark/>
          </w:tcPr>
          <w:p w14:paraId="1329C2F0" w14:textId="77777777" w:rsidR="005B1D7A" w:rsidRPr="00B05055" w:rsidRDefault="005B1D7A" w:rsidP="00F559DD">
            <w:pPr>
              <w:jc w:val="center"/>
              <w:rPr>
                <w:sz w:val="16"/>
                <w:szCs w:val="16"/>
              </w:rPr>
            </w:pPr>
            <w:r w:rsidRPr="00B05055">
              <w:rPr>
                <w:sz w:val="16"/>
                <w:szCs w:val="16"/>
              </w:rPr>
              <w:t>$3,000.00</w:t>
            </w:r>
          </w:p>
        </w:tc>
      </w:tr>
      <w:tr w:rsidR="005B1D7A" w:rsidRPr="00B05055" w14:paraId="7C98B023" w14:textId="77777777" w:rsidTr="00F559DD">
        <w:trPr>
          <w:cantSplit/>
          <w:trHeight w:val="216"/>
          <w:jc w:val="center"/>
        </w:trPr>
        <w:tc>
          <w:tcPr>
            <w:tcW w:w="1250" w:type="dxa"/>
            <w:noWrap/>
            <w:vAlign w:val="center"/>
            <w:hideMark/>
          </w:tcPr>
          <w:p w14:paraId="51A0901D" w14:textId="77777777" w:rsidR="005B1D7A" w:rsidRPr="00B05055" w:rsidRDefault="005B1D7A" w:rsidP="00F559DD">
            <w:pPr>
              <w:jc w:val="center"/>
              <w:rPr>
                <w:sz w:val="16"/>
                <w:szCs w:val="16"/>
              </w:rPr>
            </w:pPr>
            <w:r w:rsidRPr="00B05055">
              <w:rPr>
                <w:sz w:val="16"/>
                <w:szCs w:val="16"/>
              </w:rPr>
              <w:t>40X12X3</w:t>
            </w:r>
          </w:p>
        </w:tc>
        <w:tc>
          <w:tcPr>
            <w:tcW w:w="720" w:type="dxa"/>
            <w:noWrap/>
            <w:vAlign w:val="center"/>
          </w:tcPr>
          <w:p w14:paraId="17C57C75" w14:textId="77777777" w:rsidR="005B1D7A" w:rsidRPr="00B05055" w:rsidRDefault="005B1D7A" w:rsidP="00F559DD">
            <w:pPr>
              <w:rPr>
                <w:sz w:val="16"/>
                <w:szCs w:val="16"/>
              </w:rPr>
            </w:pPr>
            <w:r w:rsidRPr="00B05055">
              <w:rPr>
                <w:sz w:val="16"/>
                <w:szCs w:val="16"/>
              </w:rPr>
              <w:t>150</w:t>
            </w:r>
          </w:p>
        </w:tc>
        <w:tc>
          <w:tcPr>
            <w:tcW w:w="1216" w:type="dxa"/>
            <w:noWrap/>
            <w:vAlign w:val="center"/>
            <w:hideMark/>
          </w:tcPr>
          <w:p w14:paraId="0E4458C4" w14:textId="77777777" w:rsidR="005B1D7A" w:rsidRPr="00B05055" w:rsidRDefault="005B1D7A" w:rsidP="00F559DD">
            <w:pPr>
              <w:jc w:val="center"/>
              <w:rPr>
                <w:sz w:val="16"/>
                <w:szCs w:val="16"/>
              </w:rPr>
            </w:pPr>
            <w:r w:rsidRPr="00B05055">
              <w:rPr>
                <w:sz w:val="16"/>
                <w:szCs w:val="16"/>
              </w:rPr>
              <w:t>$12,000.00</w:t>
            </w:r>
          </w:p>
        </w:tc>
        <w:tc>
          <w:tcPr>
            <w:tcW w:w="1216" w:type="dxa"/>
            <w:noWrap/>
            <w:vAlign w:val="center"/>
            <w:hideMark/>
          </w:tcPr>
          <w:p w14:paraId="6F0E1CE2" w14:textId="77777777" w:rsidR="005B1D7A" w:rsidRPr="00B05055" w:rsidRDefault="005B1D7A" w:rsidP="00F559DD">
            <w:pPr>
              <w:jc w:val="center"/>
              <w:rPr>
                <w:sz w:val="16"/>
                <w:szCs w:val="16"/>
              </w:rPr>
            </w:pPr>
            <w:r w:rsidRPr="00B05055">
              <w:rPr>
                <w:sz w:val="16"/>
                <w:szCs w:val="16"/>
              </w:rPr>
              <w:t>$10,980.00</w:t>
            </w:r>
          </w:p>
        </w:tc>
        <w:tc>
          <w:tcPr>
            <w:tcW w:w="1225" w:type="dxa"/>
            <w:noWrap/>
            <w:vAlign w:val="center"/>
            <w:hideMark/>
          </w:tcPr>
          <w:p w14:paraId="0B770776" w14:textId="77777777" w:rsidR="005B1D7A" w:rsidRPr="00B05055" w:rsidRDefault="005B1D7A" w:rsidP="00F559DD">
            <w:pPr>
              <w:jc w:val="center"/>
              <w:rPr>
                <w:sz w:val="16"/>
                <w:szCs w:val="16"/>
              </w:rPr>
            </w:pPr>
            <w:r w:rsidRPr="00B05055">
              <w:rPr>
                <w:sz w:val="16"/>
                <w:szCs w:val="16"/>
              </w:rPr>
              <w:t>$9,120.00</w:t>
            </w:r>
          </w:p>
        </w:tc>
        <w:tc>
          <w:tcPr>
            <w:tcW w:w="1205" w:type="dxa"/>
            <w:noWrap/>
            <w:vAlign w:val="center"/>
            <w:hideMark/>
          </w:tcPr>
          <w:p w14:paraId="7065E8FF" w14:textId="77777777" w:rsidR="005B1D7A" w:rsidRPr="00B05055" w:rsidRDefault="005B1D7A" w:rsidP="00F559DD">
            <w:pPr>
              <w:jc w:val="center"/>
              <w:rPr>
                <w:sz w:val="16"/>
                <w:szCs w:val="16"/>
              </w:rPr>
            </w:pPr>
            <w:r w:rsidRPr="00B05055">
              <w:rPr>
                <w:sz w:val="16"/>
                <w:szCs w:val="16"/>
              </w:rPr>
              <w:t>$6,900.00</w:t>
            </w:r>
          </w:p>
        </w:tc>
        <w:tc>
          <w:tcPr>
            <w:tcW w:w="1225" w:type="dxa"/>
            <w:noWrap/>
            <w:vAlign w:val="center"/>
            <w:hideMark/>
          </w:tcPr>
          <w:p w14:paraId="10A86225" w14:textId="77777777" w:rsidR="005B1D7A" w:rsidRPr="00B05055" w:rsidRDefault="005B1D7A" w:rsidP="00F559DD">
            <w:pPr>
              <w:jc w:val="center"/>
              <w:rPr>
                <w:sz w:val="16"/>
                <w:szCs w:val="16"/>
              </w:rPr>
            </w:pPr>
            <w:r w:rsidRPr="00B05055">
              <w:rPr>
                <w:sz w:val="16"/>
                <w:szCs w:val="16"/>
              </w:rPr>
              <w:t>$4,500.00</w:t>
            </w:r>
          </w:p>
        </w:tc>
        <w:tc>
          <w:tcPr>
            <w:tcW w:w="1170" w:type="dxa"/>
            <w:noWrap/>
            <w:vAlign w:val="center"/>
            <w:hideMark/>
          </w:tcPr>
          <w:p w14:paraId="26C9E150" w14:textId="77777777" w:rsidR="005B1D7A" w:rsidRPr="00B05055" w:rsidRDefault="005B1D7A" w:rsidP="00F559DD">
            <w:pPr>
              <w:jc w:val="center"/>
              <w:rPr>
                <w:sz w:val="16"/>
                <w:szCs w:val="16"/>
              </w:rPr>
            </w:pPr>
            <w:r w:rsidRPr="00B05055">
              <w:rPr>
                <w:sz w:val="16"/>
                <w:szCs w:val="16"/>
              </w:rPr>
              <w:t>$2,760.00</w:t>
            </w:r>
          </w:p>
        </w:tc>
        <w:tc>
          <w:tcPr>
            <w:tcW w:w="1291" w:type="dxa"/>
            <w:noWrap/>
            <w:vAlign w:val="center"/>
            <w:hideMark/>
          </w:tcPr>
          <w:p w14:paraId="29D5728F" w14:textId="77777777" w:rsidR="005B1D7A" w:rsidRPr="00B05055" w:rsidRDefault="005B1D7A" w:rsidP="00F559DD">
            <w:pPr>
              <w:jc w:val="center"/>
              <w:rPr>
                <w:sz w:val="16"/>
                <w:szCs w:val="16"/>
              </w:rPr>
            </w:pPr>
            <w:r w:rsidRPr="00B05055">
              <w:rPr>
                <w:sz w:val="16"/>
                <w:szCs w:val="16"/>
              </w:rPr>
              <w:t>$2,400.00</w:t>
            </w:r>
          </w:p>
        </w:tc>
      </w:tr>
      <w:tr w:rsidR="005B1D7A" w:rsidRPr="00B05055" w14:paraId="02A32CE3" w14:textId="77777777" w:rsidTr="00F559DD">
        <w:trPr>
          <w:cantSplit/>
          <w:trHeight w:val="288"/>
          <w:jc w:val="center"/>
        </w:trPr>
        <w:tc>
          <w:tcPr>
            <w:tcW w:w="10518" w:type="dxa"/>
            <w:gridSpan w:val="9"/>
            <w:noWrap/>
            <w:vAlign w:val="center"/>
            <w:hideMark/>
          </w:tcPr>
          <w:p w14:paraId="08AA26E7" w14:textId="77777777" w:rsidR="005B1D7A" w:rsidRPr="00B05055" w:rsidRDefault="005B1D7A" w:rsidP="00F559DD">
            <w:pPr>
              <w:jc w:val="center"/>
              <w:rPr>
                <w:sz w:val="16"/>
                <w:szCs w:val="16"/>
              </w:rPr>
            </w:pPr>
            <w:r w:rsidRPr="00B05055">
              <w:rPr>
                <w:sz w:val="16"/>
                <w:szCs w:val="16"/>
              </w:rPr>
              <w:t>Dry Dock</w:t>
            </w:r>
          </w:p>
        </w:tc>
      </w:tr>
      <w:tr w:rsidR="005B1D7A" w:rsidRPr="00B05055" w14:paraId="33370A3A" w14:textId="77777777" w:rsidTr="00F559DD">
        <w:trPr>
          <w:cantSplit/>
          <w:trHeight w:val="216"/>
          <w:jc w:val="center"/>
        </w:trPr>
        <w:tc>
          <w:tcPr>
            <w:tcW w:w="1250" w:type="dxa"/>
            <w:noWrap/>
            <w:vAlign w:val="center"/>
            <w:hideMark/>
          </w:tcPr>
          <w:p w14:paraId="48FDA016" w14:textId="77777777" w:rsidR="005B1D7A" w:rsidRPr="00B05055" w:rsidRDefault="005B1D7A" w:rsidP="00F559DD">
            <w:pPr>
              <w:jc w:val="center"/>
              <w:rPr>
                <w:sz w:val="16"/>
                <w:szCs w:val="16"/>
              </w:rPr>
            </w:pPr>
            <w:r w:rsidRPr="00B05055">
              <w:rPr>
                <w:sz w:val="16"/>
                <w:szCs w:val="16"/>
              </w:rPr>
              <w:t>100'</w:t>
            </w:r>
          </w:p>
        </w:tc>
        <w:tc>
          <w:tcPr>
            <w:tcW w:w="720" w:type="dxa"/>
            <w:noWrap/>
            <w:vAlign w:val="center"/>
            <w:hideMark/>
          </w:tcPr>
          <w:p w14:paraId="44F3387F" w14:textId="77777777" w:rsidR="005B1D7A" w:rsidRPr="00B05055" w:rsidRDefault="005B1D7A" w:rsidP="00F559DD">
            <w:pPr>
              <w:rPr>
                <w:sz w:val="16"/>
                <w:szCs w:val="16"/>
              </w:rPr>
            </w:pPr>
            <w:r w:rsidRPr="00B05055">
              <w:rPr>
                <w:sz w:val="16"/>
                <w:szCs w:val="16"/>
              </w:rPr>
              <w:t>N/A</w:t>
            </w:r>
          </w:p>
        </w:tc>
        <w:tc>
          <w:tcPr>
            <w:tcW w:w="1216" w:type="dxa"/>
            <w:noWrap/>
            <w:vAlign w:val="center"/>
            <w:hideMark/>
          </w:tcPr>
          <w:p w14:paraId="41CB3C13" w14:textId="77777777" w:rsidR="005B1D7A" w:rsidRPr="00B05055" w:rsidRDefault="005B1D7A" w:rsidP="00F559DD">
            <w:pPr>
              <w:jc w:val="center"/>
              <w:rPr>
                <w:sz w:val="16"/>
                <w:szCs w:val="16"/>
              </w:rPr>
            </w:pPr>
            <w:r w:rsidRPr="00B05055">
              <w:rPr>
                <w:sz w:val="16"/>
                <w:szCs w:val="16"/>
              </w:rPr>
              <w:t>$1,900,000</w:t>
            </w:r>
          </w:p>
        </w:tc>
        <w:tc>
          <w:tcPr>
            <w:tcW w:w="1216" w:type="dxa"/>
            <w:noWrap/>
            <w:vAlign w:val="center"/>
            <w:hideMark/>
          </w:tcPr>
          <w:p w14:paraId="2CCC79DF" w14:textId="77777777" w:rsidR="005B1D7A" w:rsidRPr="00B05055" w:rsidRDefault="005B1D7A" w:rsidP="00F559DD">
            <w:pPr>
              <w:jc w:val="center"/>
              <w:rPr>
                <w:sz w:val="16"/>
                <w:szCs w:val="16"/>
              </w:rPr>
            </w:pPr>
            <w:r w:rsidRPr="00B05055">
              <w:rPr>
                <w:sz w:val="16"/>
                <w:szCs w:val="16"/>
              </w:rPr>
              <w:t>$1,738,500</w:t>
            </w:r>
          </w:p>
        </w:tc>
        <w:tc>
          <w:tcPr>
            <w:tcW w:w="1225" w:type="dxa"/>
            <w:noWrap/>
            <w:vAlign w:val="center"/>
            <w:hideMark/>
          </w:tcPr>
          <w:p w14:paraId="3B6C391A" w14:textId="77777777" w:rsidR="005B1D7A" w:rsidRPr="00B05055" w:rsidRDefault="005B1D7A" w:rsidP="00F559DD">
            <w:pPr>
              <w:jc w:val="center"/>
              <w:rPr>
                <w:sz w:val="16"/>
                <w:szCs w:val="16"/>
              </w:rPr>
            </w:pPr>
            <w:r w:rsidRPr="00B05055">
              <w:rPr>
                <w:sz w:val="16"/>
                <w:szCs w:val="16"/>
              </w:rPr>
              <w:t>$1,444,000</w:t>
            </w:r>
          </w:p>
        </w:tc>
        <w:tc>
          <w:tcPr>
            <w:tcW w:w="1205" w:type="dxa"/>
            <w:noWrap/>
            <w:vAlign w:val="center"/>
            <w:hideMark/>
          </w:tcPr>
          <w:p w14:paraId="41D77329" w14:textId="77777777" w:rsidR="005B1D7A" w:rsidRPr="00B05055" w:rsidRDefault="005B1D7A" w:rsidP="00F559DD">
            <w:pPr>
              <w:jc w:val="center"/>
              <w:rPr>
                <w:sz w:val="16"/>
                <w:szCs w:val="16"/>
              </w:rPr>
            </w:pPr>
            <w:r w:rsidRPr="00B05055">
              <w:rPr>
                <w:sz w:val="16"/>
                <w:szCs w:val="16"/>
              </w:rPr>
              <w:t>$1,092,500</w:t>
            </w:r>
          </w:p>
        </w:tc>
        <w:tc>
          <w:tcPr>
            <w:tcW w:w="1225" w:type="dxa"/>
            <w:noWrap/>
            <w:vAlign w:val="center"/>
            <w:hideMark/>
          </w:tcPr>
          <w:p w14:paraId="0169C823" w14:textId="77777777" w:rsidR="005B1D7A" w:rsidRPr="00B05055" w:rsidRDefault="005B1D7A" w:rsidP="00F559DD">
            <w:pPr>
              <w:jc w:val="center"/>
              <w:rPr>
                <w:sz w:val="16"/>
                <w:szCs w:val="16"/>
              </w:rPr>
            </w:pPr>
            <w:r w:rsidRPr="00B05055">
              <w:rPr>
                <w:sz w:val="16"/>
                <w:szCs w:val="16"/>
              </w:rPr>
              <w:t>$712,500</w:t>
            </w:r>
          </w:p>
        </w:tc>
        <w:tc>
          <w:tcPr>
            <w:tcW w:w="1170" w:type="dxa"/>
            <w:noWrap/>
            <w:vAlign w:val="center"/>
            <w:hideMark/>
          </w:tcPr>
          <w:p w14:paraId="522F8AD4" w14:textId="77777777" w:rsidR="005B1D7A" w:rsidRPr="00B05055" w:rsidRDefault="005B1D7A" w:rsidP="00F559DD">
            <w:pPr>
              <w:jc w:val="center"/>
              <w:rPr>
                <w:sz w:val="16"/>
                <w:szCs w:val="16"/>
              </w:rPr>
            </w:pPr>
            <w:r w:rsidRPr="00B05055">
              <w:rPr>
                <w:sz w:val="16"/>
                <w:szCs w:val="16"/>
              </w:rPr>
              <w:t>$437,000</w:t>
            </w:r>
          </w:p>
        </w:tc>
        <w:tc>
          <w:tcPr>
            <w:tcW w:w="1291" w:type="dxa"/>
            <w:noWrap/>
            <w:vAlign w:val="center"/>
            <w:hideMark/>
          </w:tcPr>
          <w:p w14:paraId="04EDD5FD" w14:textId="77777777" w:rsidR="005B1D7A" w:rsidRPr="00B05055" w:rsidRDefault="005B1D7A" w:rsidP="00F559DD">
            <w:pPr>
              <w:jc w:val="center"/>
              <w:rPr>
                <w:sz w:val="16"/>
                <w:szCs w:val="16"/>
              </w:rPr>
            </w:pPr>
            <w:r w:rsidRPr="00B05055">
              <w:rPr>
                <w:sz w:val="16"/>
                <w:szCs w:val="16"/>
              </w:rPr>
              <w:t>$380,000</w:t>
            </w:r>
          </w:p>
        </w:tc>
      </w:tr>
      <w:tr w:rsidR="005B1D7A" w:rsidRPr="00B05055" w14:paraId="16909868" w14:textId="77777777" w:rsidTr="00F559DD">
        <w:trPr>
          <w:cantSplit/>
          <w:trHeight w:val="216"/>
          <w:jc w:val="center"/>
        </w:trPr>
        <w:tc>
          <w:tcPr>
            <w:tcW w:w="1250" w:type="dxa"/>
            <w:noWrap/>
            <w:vAlign w:val="center"/>
            <w:hideMark/>
          </w:tcPr>
          <w:p w14:paraId="61901934" w14:textId="77777777" w:rsidR="005B1D7A" w:rsidRPr="00B05055" w:rsidRDefault="005B1D7A" w:rsidP="00F559DD">
            <w:pPr>
              <w:jc w:val="center"/>
              <w:rPr>
                <w:sz w:val="16"/>
                <w:szCs w:val="16"/>
              </w:rPr>
            </w:pPr>
            <w:r w:rsidRPr="00B05055">
              <w:rPr>
                <w:sz w:val="16"/>
                <w:szCs w:val="16"/>
              </w:rPr>
              <w:t>200'</w:t>
            </w:r>
          </w:p>
        </w:tc>
        <w:tc>
          <w:tcPr>
            <w:tcW w:w="720" w:type="dxa"/>
            <w:noWrap/>
            <w:vAlign w:val="center"/>
            <w:hideMark/>
          </w:tcPr>
          <w:p w14:paraId="7023BA54" w14:textId="77777777" w:rsidR="005B1D7A" w:rsidRPr="00B05055" w:rsidRDefault="005B1D7A" w:rsidP="00F559DD">
            <w:pPr>
              <w:rPr>
                <w:sz w:val="16"/>
                <w:szCs w:val="16"/>
              </w:rPr>
            </w:pPr>
            <w:r w:rsidRPr="00B05055">
              <w:rPr>
                <w:sz w:val="16"/>
                <w:szCs w:val="16"/>
              </w:rPr>
              <w:t>N/A</w:t>
            </w:r>
          </w:p>
        </w:tc>
        <w:tc>
          <w:tcPr>
            <w:tcW w:w="1216" w:type="dxa"/>
            <w:noWrap/>
            <w:vAlign w:val="center"/>
            <w:hideMark/>
          </w:tcPr>
          <w:p w14:paraId="25B00B93" w14:textId="77777777" w:rsidR="005B1D7A" w:rsidRPr="00B05055" w:rsidRDefault="005B1D7A" w:rsidP="00F559DD">
            <w:pPr>
              <w:jc w:val="center"/>
              <w:rPr>
                <w:sz w:val="16"/>
                <w:szCs w:val="16"/>
              </w:rPr>
            </w:pPr>
            <w:r w:rsidRPr="00B05055">
              <w:rPr>
                <w:sz w:val="16"/>
                <w:szCs w:val="16"/>
              </w:rPr>
              <w:t>$2,600,000</w:t>
            </w:r>
          </w:p>
        </w:tc>
        <w:tc>
          <w:tcPr>
            <w:tcW w:w="1216" w:type="dxa"/>
            <w:noWrap/>
            <w:vAlign w:val="center"/>
            <w:hideMark/>
          </w:tcPr>
          <w:p w14:paraId="6DB8BEF9" w14:textId="77777777" w:rsidR="005B1D7A" w:rsidRPr="00B05055" w:rsidRDefault="005B1D7A" w:rsidP="00F559DD">
            <w:pPr>
              <w:jc w:val="center"/>
              <w:rPr>
                <w:sz w:val="16"/>
                <w:szCs w:val="16"/>
              </w:rPr>
            </w:pPr>
            <w:r w:rsidRPr="00B05055">
              <w:rPr>
                <w:sz w:val="16"/>
                <w:szCs w:val="16"/>
              </w:rPr>
              <w:t>$2,379,000</w:t>
            </w:r>
          </w:p>
        </w:tc>
        <w:tc>
          <w:tcPr>
            <w:tcW w:w="1225" w:type="dxa"/>
            <w:noWrap/>
            <w:vAlign w:val="center"/>
            <w:hideMark/>
          </w:tcPr>
          <w:p w14:paraId="6383359D" w14:textId="77777777" w:rsidR="005B1D7A" w:rsidRPr="00B05055" w:rsidRDefault="005B1D7A" w:rsidP="00F559DD">
            <w:pPr>
              <w:jc w:val="center"/>
              <w:rPr>
                <w:sz w:val="16"/>
                <w:szCs w:val="16"/>
              </w:rPr>
            </w:pPr>
            <w:r w:rsidRPr="00B05055">
              <w:rPr>
                <w:sz w:val="16"/>
                <w:szCs w:val="16"/>
              </w:rPr>
              <w:t>$1,976,000</w:t>
            </w:r>
          </w:p>
        </w:tc>
        <w:tc>
          <w:tcPr>
            <w:tcW w:w="1205" w:type="dxa"/>
            <w:noWrap/>
            <w:vAlign w:val="center"/>
            <w:hideMark/>
          </w:tcPr>
          <w:p w14:paraId="3BACBC40" w14:textId="77777777" w:rsidR="005B1D7A" w:rsidRPr="00B05055" w:rsidRDefault="005B1D7A" w:rsidP="00F559DD">
            <w:pPr>
              <w:jc w:val="center"/>
              <w:rPr>
                <w:sz w:val="16"/>
                <w:szCs w:val="16"/>
              </w:rPr>
            </w:pPr>
            <w:r w:rsidRPr="00B05055">
              <w:rPr>
                <w:sz w:val="16"/>
                <w:szCs w:val="16"/>
              </w:rPr>
              <w:t>$1,495,000</w:t>
            </w:r>
          </w:p>
        </w:tc>
        <w:tc>
          <w:tcPr>
            <w:tcW w:w="1225" w:type="dxa"/>
            <w:noWrap/>
            <w:vAlign w:val="center"/>
            <w:hideMark/>
          </w:tcPr>
          <w:p w14:paraId="6CBEB286" w14:textId="77777777" w:rsidR="005B1D7A" w:rsidRPr="00B05055" w:rsidRDefault="005B1D7A" w:rsidP="00F559DD">
            <w:pPr>
              <w:jc w:val="center"/>
              <w:rPr>
                <w:sz w:val="16"/>
                <w:szCs w:val="16"/>
              </w:rPr>
            </w:pPr>
            <w:r w:rsidRPr="00B05055">
              <w:rPr>
                <w:sz w:val="16"/>
                <w:szCs w:val="16"/>
              </w:rPr>
              <w:t>$975,000</w:t>
            </w:r>
          </w:p>
        </w:tc>
        <w:tc>
          <w:tcPr>
            <w:tcW w:w="1170" w:type="dxa"/>
            <w:noWrap/>
            <w:vAlign w:val="center"/>
            <w:hideMark/>
          </w:tcPr>
          <w:p w14:paraId="6AD39F43" w14:textId="77777777" w:rsidR="005B1D7A" w:rsidRPr="00B05055" w:rsidRDefault="005B1D7A" w:rsidP="00F559DD">
            <w:pPr>
              <w:jc w:val="center"/>
              <w:rPr>
                <w:sz w:val="16"/>
                <w:szCs w:val="16"/>
              </w:rPr>
            </w:pPr>
            <w:r w:rsidRPr="00B05055">
              <w:rPr>
                <w:sz w:val="16"/>
                <w:szCs w:val="16"/>
              </w:rPr>
              <w:t>$598,000</w:t>
            </w:r>
          </w:p>
        </w:tc>
        <w:tc>
          <w:tcPr>
            <w:tcW w:w="1291" w:type="dxa"/>
            <w:noWrap/>
            <w:vAlign w:val="center"/>
            <w:hideMark/>
          </w:tcPr>
          <w:p w14:paraId="5391AC6C" w14:textId="77777777" w:rsidR="005B1D7A" w:rsidRPr="00B05055" w:rsidRDefault="005B1D7A" w:rsidP="00F559DD">
            <w:pPr>
              <w:jc w:val="center"/>
              <w:rPr>
                <w:sz w:val="16"/>
                <w:szCs w:val="16"/>
              </w:rPr>
            </w:pPr>
            <w:r w:rsidRPr="00B05055">
              <w:rPr>
                <w:sz w:val="16"/>
                <w:szCs w:val="16"/>
              </w:rPr>
              <w:t>$520,000</w:t>
            </w:r>
          </w:p>
        </w:tc>
      </w:tr>
      <w:tr w:rsidR="005B1D7A" w:rsidRPr="00B05055" w14:paraId="66429C36" w14:textId="77777777" w:rsidTr="00F559DD">
        <w:trPr>
          <w:cantSplit/>
          <w:trHeight w:val="216"/>
          <w:jc w:val="center"/>
        </w:trPr>
        <w:tc>
          <w:tcPr>
            <w:tcW w:w="1250" w:type="dxa"/>
            <w:noWrap/>
            <w:vAlign w:val="center"/>
            <w:hideMark/>
          </w:tcPr>
          <w:p w14:paraId="44339A35" w14:textId="77777777" w:rsidR="005B1D7A" w:rsidRPr="00B05055" w:rsidRDefault="005B1D7A" w:rsidP="00F559DD">
            <w:pPr>
              <w:jc w:val="center"/>
              <w:rPr>
                <w:sz w:val="16"/>
                <w:szCs w:val="16"/>
              </w:rPr>
            </w:pPr>
            <w:r w:rsidRPr="00B05055">
              <w:rPr>
                <w:sz w:val="16"/>
                <w:szCs w:val="16"/>
              </w:rPr>
              <w:t>300'</w:t>
            </w:r>
          </w:p>
        </w:tc>
        <w:tc>
          <w:tcPr>
            <w:tcW w:w="720" w:type="dxa"/>
            <w:noWrap/>
            <w:vAlign w:val="center"/>
            <w:hideMark/>
          </w:tcPr>
          <w:p w14:paraId="0AAFC796" w14:textId="77777777" w:rsidR="005B1D7A" w:rsidRPr="00B05055" w:rsidRDefault="005B1D7A" w:rsidP="00F559DD">
            <w:pPr>
              <w:rPr>
                <w:sz w:val="16"/>
                <w:szCs w:val="16"/>
              </w:rPr>
            </w:pPr>
            <w:r w:rsidRPr="00B05055">
              <w:rPr>
                <w:sz w:val="16"/>
                <w:szCs w:val="16"/>
              </w:rPr>
              <w:t>N/A</w:t>
            </w:r>
          </w:p>
        </w:tc>
        <w:tc>
          <w:tcPr>
            <w:tcW w:w="1216" w:type="dxa"/>
            <w:noWrap/>
            <w:vAlign w:val="center"/>
            <w:hideMark/>
          </w:tcPr>
          <w:p w14:paraId="1488814A" w14:textId="77777777" w:rsidR="005B1D7A" w:rsidRPr="00B05055" w:rsidRDefault="005B1D7A" w:rsidP="00F559DD">
            <w:pPr>
              <w:jc w:val="center"/>
              <w:rPr>
                <w:sz w:val="16"/>
                <w:szCs w:val="16"/>
              </w:rPr>
            </w:pPr>
            <w:r w:rsidRPr="00B05055">
              <w:rPr>
                <w:sz w:val="16"/>
                <w:szCs w:val="16"/>
              </w:rPr>
              <w:t>$3,900,000</w:t>
            </w:r>
          </w:p>
        </w:tc>
        <w:tc>
          <w:tcPr>
            <w:tcW w:w="1216" w:type="dxa"/>
            <w:noWrap/>
            <w:vAlign w:val="center"/>
            <w:hideMark/>
          </w:tcPr>
          <w:p w14:paraId="53D4A569" w14:textId="77777777" w:rsidR="005B1D7A" w:rsidRPr="00B05055" w:rsidRDefault="005B1D7A" w:rsidP="00F559DD">
            <w:pPr>
              <w:jc w:val="center"/>
              <w:rPr>
                <w:sz w:val="16"/>
                <w:szCs w:val="16"/>
              </w:rPr>
            </w:pPr>
            <w:r w:rsidRPr="00B05055">
              <w:rPr>
                <w:sz w:val="16"/>
                <w:szCs w:val="16"/>
              </w:rPr>
              <w:t>$3,568,500</w:t>
            </w:r>
          </w:p>
        </w:tc>
        <w:tc>
          <w:tcPr>
            <w:tcW w:w="1225" w:type="dxa"/>
            <w:noWrap/>
            <w:vAlign w:val="center"/>
            <w:hideMark/>
          </w:tcPr>
          <w:p w14:paraId="1FDA8975" w14:textId="77777777" w:rsidR="005B1D7A" w:rsidRPr="00B05055" w:rsidRDefault="005B1D7A" w:rsidP="00F559DD">
            <w:pPr>
              <w:jc w:val="center"/>
              <w:rPr>
                <w:sz w:val="16"/>
                <w:szCs w:val="16"/>
              </w:rPr>
            </w:pPr>
            <w:r w:rsidRPr="00B05055">
              <w:rPr>
                <w:sz w:val="16"/>
                <w:szCs w:val="16"/>
              </w:rPr>
              <w:t>$2,964,000</w:t>
            </w:r>
          </w:p>
        </w:tc>
        <w:tc>
          <w:tcPr>
            <w:tcW w:w="1205" w:type="dxa"/>
            <w:noWrap/>
            <w:vAlign w:val="center"/>
            <w:hideMark/>
          </w:tcPr>
          <w:p w14:paraId="1DD81EF4" w14:textId="77777777" w:rsidR="005B1D7A" w:rsidRPr="00B05055" w:rsidRDefault="005B1D7A" w:rsidP="00F559DD">
            <w:pPr>
              <w:jc w:val="center"/>
              <w:rPr>
                <w:sz w:val="16"/>
                <w:szCs w:val="16"/>
              </w:rPr>
            </w:pPr>
            <w:r w:rsidRPr="00B05055">
              <w:rPr>
                <w:sz w:val="16"/>
                <w:szCs w:val="16"/>
              </w:rPr>
              <w:t>$2,242,500</w:t>
            </w:r>
          </w:p>
        </w:tc>
        <w:tc>
          <w:tcPr>
            <w:tcW w:w="1225" w:type="dxa"/>
            <w:noWrap/>
            <w:vAlign w:val="center"/>
            <w:hideMark/>
          </w:tcPr>
          <w:p w14:paraId="07283B21" w14:textId="77777777" w:rsidR="005B1D7A" w:rsidRPr="00B05055" w:rsidRDefault="005B1D7A" w:rsidP="00F559DD">
            <w:pPr>
              <w:jc w:val="center"/>
              <w:rPr>
                <w:sz w:val="16"/>
                <w:szCs w:val="16"/>
              </w:rPr>
            </w:pPr>
            <w:r w:rsidRPr="00B05055">
              <w:rPr>
                <w:sz w:val="16"/>
                <w:szCs w:val="16"/>
              </w:rPr>
              <w:t>$1,462,500</w:t>
            </w:r>
          </w:p>
        </w:tc>
        <w:tc>
          <w:tcPr>
            <w:tcW w:w="1170" w:type="dxa"/>
            <w:noWrap/>
            <w:vAlign w:val="center"/>
            <w:hideMark/>
          </w:tcPr>
          <w:p w14:paraId="2D711537" w14:textId="77777777" w:rsidR="005B1D7A" w:rsidRPr="00B05055" w:rsidRDefault="005B1D7A" w:rsidP="00F559DD">
            <w:pPr>
              <w:jc w:val="center"/>
              <w:rPr>
                <w:sz w:val="16"/>
                <w:szCs w:val="16"/>
              </w:rPr>
            </w:pPr>
            <w:r w:rsidRPr="00B05055">
              <w:rPr>
                <w:sz w:val="16"/>
                <w:szCs w:val="16"/>
              </w:rPr>
              <w:t>$897,000</w:t>
            </w:r>
          </w:p>
        </w:tc>
        <w:tc>
          <w:tcPr>
            <w:tcW w:w="1291" w:type="dxa"/>
            <w:noWrap/>
            <w:vAlign w:val="center"/>
            <w:hideMark/>
          </w:tcPr>
          <w:p w14:paraId="6647A99B" w14:textId="77777777" w:rsidR="005B1D7A" w:rsidRPr="00B05055" w:rsidRDefault="005B1D7A" w:rsidP="00F559DD">
            <w:pPr>
              <w:jc w:val="center"/>
              <w:rPr>
                <w:sz w:val="16"/>
                <w:szCs w:val="16"/>
              </w:rPr>
            </w:pPr>
            <w:r w:rsidRPr="00B05055">
              <w:rPr>
                <w:sz w:val="16"/>
                <w:szCs w:val="16"/>
              </w:rPr>
              <w:t>$780,000</w:t>
            </w:r>
          </w:p>
        </w:tc>
      </w:tr>
      <w:tr w:rsidR="005B1D7A" w:rsidRPr="00B05055" w14:paraId="71BB0733" w14:textId="77777777" w:rsidTr="00F559DD">
        <w:trPr>
          <w:cantSplit/>
          <w:trHeight w:val="216"/>
          <w:jc w:val="center"/>
        </w:trPr>
        <w:tc>
          <w:tcPr>
            <w:tcW w:w="1250" w:type="dxa"/>
            <w:noWrap/>
            <w:vAlign w:val="center"/>
            <w:hideMark/>
          </w:tcPr>
          <w:p w14:paraId="246FBBF4" w14:textId="77777777" w:rsidR="005B1D7A" w:rsidRPr="00B05055" w:rsidRDefault="005B1D7A" w:rsidP="00F559DD">
            <w:pPr>
              <w:jc w:val="center"/>
              <w:rPr>
                <w:sz w:val="16"/>
                <w:szCs w:val="16"/>
              </w:rPr>
            </w:pPr>
            <w:r w:rsidRPr="00B05055">
              <w:rPr>
                <w:sz w:val="16"/>
                <w:szCs w:val="16"/>
              </w:rPr>
              <w:t>500'</w:t>
            </w:r>
          </w:p>
        </w:tc>
        <w:tc>
          <w:tcPr>
            <w:tcW w:w="720" w:type="dxa"/>
            <w:noWrap/>
            <w:vAlign w:val="center"/>
            <w:hideMark/>
          </w:tcPr>
          <w:p w14:paraId="6D8A4E8A" w14:textId="77777777" w:rsidR="005B1D7A" w:rsidRPr="00B05055" w:rsidRDefault="005B1D7A" w:rsidP="00F559DD">
            <w:pPr>
              <w:rPr>
                <w:sz w:val="16"/>
                <w:szCs w:val="16"/>
              </w:rPr>
            </w:pPr>
            <w:r w:rsidRPr="00B05055">
              <w:rPr>
                <w:sz w:val="16"/>
                <w:szCs w:val="16"/>
              </w:rPr>
              <w:t>N/A</w:t>
            </w:r>
          </w:p>
        </w:tc>
        <w:tc>
          <w:tcPr>
            <w:tcW w:w="1216" w:type="dxa"/>
            <w:noWrap/>
            <w:vAlign w:val="center"/>
            <w:hideMark/>
          </w:tcPr>
          <w:p w14:paraId="6DF3E83C" w14:textId="77777777" w:rsidR="005B1D7A" w:rsidRPr="00B05055" w:rsidRDefault="005B1D7A" w:rsidP="00F559DD">
            <w:pPr>
              <w:jc w:val="center"/>
              <w:rPr>
                <w:sz w:val="16"/>
                <w:szCs w:val="16"/>
              </w:rPr>
            </w:pPr>
            <w:r w:rsidRPr="00B05055">
              <w:rPr>
                <w:sz w:val="16"/>
                <w:szCs w:val="16"/>
              </w:rPr>
              <w:t>$6,500,000</w:t>
            </w:r>
          </w:p>
        </w:tc>
        <w:tc>
          <w:tcPr>
            <w:tcW w:w="1216" w:type="dxa"/>
            <w:noWrap/>
            <w:vAlign w:val="center"/>
            <w:hideMark/>
          </w:tcPr>
          <w:p w14:paraId="41213969" w14:textId="77777777" w:rsidR="005B1D7A" w:rsidRPr="00B05055" w:rsidRDefault="005B1D7A" w:rsidP="00F559DD">
            <w:pPr>
              <w:jc w:val="center"/>
              <w:rPr>
                <w:sz w:val="16"/>
                <w:szCs w:val="16"/>
              </w:rPr>
            </w:pPr>
            <w:r w:rsidRPr="00B05055">
              <w:rPr>
                <w:sz w:val="16"/>
                <w:szCs w:val="16"/>
              </w:rPr>
              <w:t>$5,947,500</w:t>
            </w:r>
          </w:p>
        </w:tc>
        <w:tc>
          <w:tcPr>
            <w:tcW w:w="1225" w:type="dxa"/>
            <w:noWrap/>
            <w:vAlign w:val="center"/>
            <w:hideMark/>
          </w:tcPr>
          <w:p w14:paraId="32A4557A" w14:textId="77777777" w:rsidR="005B1D7A" w:rsidRPr="00B05055" w:rsidRDefault="005B1D7A" w:rsidP="00F559DD">
            <w:pPr>
              <w:jc w:val="center"/>
              <w:rPr>
                <w:sz w:val="16"/>
                <w:szCs w:val="16"/>
              </w:rPr>
            </w:pPr>
            <w:r w:rsidRPr="00B05055">
              <w:rPr>
                <w:sz w:val="16"/>
                <w:szCs w:val="16"/>
              </w:rPr>
              <w:t>$4,940,000</w:t>
            </w:r>
          </w:p>
        </w:tc>
        <w:tc>
          <w:tcPr>
            <w:tcW w:w="1205" w:type="dxa"/>
            <w:noWrap/>
            <w:vAlign w:val="center"/>
            <w:hideMark/>
          </w:tcPr>
          <w:p w14:paraId="656FE51C" w14:textId="77777777" w:rsidR="005B1D7A" w:rsidRPr="00B05055" w:rsidRDefault="005B1D7A" w:rsidP="00F559DD">
            <w:pPr>
              <w:jc w:val="center"/>
              <w:rPr>
                <w:sz w:val="16"/>
                <w:szCs w:val="16"/>
              </w:rPr>
            </w:pPr>
            <w:r w:rsidRPr="00B05055">
              <w:rPr>
                <w:sz w:val="16"/>
                <w:szCs w:val="16"/>
              </w:rPr>
              <w:t>$3,737,500</w:t>
            </w:r>
          </w:p>
        </w:tc>
        <w:tc>
          <w:tcPr>
            <w:tcW w:w="1225" w:type="dxa"/>
            <w:noWrap/>
            <w:vAlign w:val="center"/>
            <w:hideMark/>
          </w:tcPr>
          <w:p w14:paraId="10B5616E" w14:textId="77777777" w:rsidR="005B1D7A" w:rsidRPr="00B05055" w:rsidRDefault="005B1D7A" w:rsidP="00F559DD">
            <w:pPr>
              <w:jc w:val="center"/>
              <w:rPr>
                <w:sz w:val="16"/>
                <w:szCs w:val="16"/>
              </w:rPr>
            </w:pPr>
            <w:r w:rsidRPr="00B05055">
              <w:rPr>
                <w:sz w:val="16"/>
                <w:szCs w:val="16"/>
              </w:rPr>
              <w:t>$2,437,500</w:t>
            </w:r>
          </w:p>
        </w:tc>
        <w:tc>
          <w:tcPr>
            <w:tcW w:w="1170" w:type="dxa"/>
            <w:noWrap/>
            <w:vAlign w:val="center"/>
            <w:hideMark/>
          </w:tcPr>
          <w:p w14:paraId="19676EE9" w14:textId="77777777" w:rsidR="005B1D7A" w:rsidRPr="00B05055" w:rsidRDefault="005B1D7A" w:rsidP="00F559DD">
            <w:pPr>
              <w:jc w:val="center"/>
              <w:rPr>
                <w:sz w:val="16"/>
                <w:szCs w:val="16"/>
              </w:rPr>
            </w:pPr>
            <w:r w:rsidRPr="00B05055">
              <w:rPr>
                <w:sz w:val="16"/>
                <w:szCs w:val="16"/>
              </w:rPr>
              <w:t>$1,495,000</w:t>
            </w:r>
          </w:p>
        </w:tc>
        <w:tc>
          <w:tcPr>
            <w:tcW w:w="1291" w:type="dxa"/>
            <w:noWrap/>
            <w:vAlign w:val="center"/>
            <w:hideMark/>
          </w:tcPr>
          <w:p w14:paraId="3016B218" w14:textId="77777777" w:rsidR="005B1D7A" w:rsidRPr="00B05055" w:rsidRDefault="005B1D7A" w:rsidP="00F559DD">
            <w:pPr>
              <w:jc w:val="center"/>
              <w:rPr>
                <w:sz w:val="16"/>
                <w:szCs w:val="16"/>
              </w:rPr>
            </w:pPr>
            <w:r w:rsidRPr="00B05055">
              <w:rPr>
                <w:sz w:val="16"/>
                <w:szCs w:val="16"/>
              </w:rPr>
              <w:t>$1,300,000</w:t>
            </w:r>
          </w:p>
        </w:tc>
      </w:tr>
      <w:tr w:rsidR="005B1D7A" w:rsidRPr="00B05055" w14:paraId="1B20A964" w14:textId="77777777" w:rsidTr="00F559DD">
        <w:trPr>
          <w:cantSplit/>
          <w:trHeight w:val="288"/>
          <w:jc w:val="center"/>
        </w:trPr>
        <w:tc>
          <w:tcPr>
            <w:tcW w:w="10518" w:type="dxa"/>
            <w:gridSpan w:val="9"/>
            <w:noWrap/>
            <w:vAlign w:val="center"/>
            <w:hideMark/>
          </w:tcPr>
          <w:p w14:paraId="2F10307B" w14:textId="77777777" w:rsidR="005B1D7A" w:rsidRPr="00B05055" w:rsidRDefault="005B1D7A" w:rsidP="00F559DD">
            <w:pPr>
              <w:jc w:val="center"/>
              <w:rPr>
                <w:sz w:val="16"/>
                <w:szCs w:val="16"/>
              </w:rPr>
            </w:pPr>
            <w:r w:rsidRPr="00B05055">
              <w:rPr>
                <w:sz w:val="16"/>
                <w:szCs w:val="16"/>
              </w:rPr>
              <w:t>Quarter</w:t>
            </w:r>
          </w:p>
        </w:tc>
      </w:tr>
      <w:tr w:rsidR="005B1D7A" w:rsidRPr="00B05055" w14:paraId="53CEC456" w14:textId="77777777" w:rsidTr="00F559DD">
        <w:trPr>
          <w:cantSplit/>
          <w:trHeight w:val="216"/>
          <w:jc w:val="center"/>
        </w:trPr>
        <w:tc>
          <w:tcPr>
            <w:tcW w:w="1250" w:type="dxa"/>
            <w:noWrap/>
            <w:vAlign w:val="center"/>
            <w:hideMark/>
          </w:tcPr>
          <w:p w14:paraId="4F0F187A" w14:textId="77777777" w:rsidR="005B1D7A" w:rsidRPr="00B05055" w:rsidRDefault="005B1D7A" w:rsidP="00F559DD">
            <w:pPr>
              <w:jc w:val="center"/>
              <w:rPr>
                <w:sz w:val="16"/>
                <w:szCs w:val="16"/>
              </w:rPr>
            </w:pPr>
            <w:r w:rsidRPr="00B05055">
              <w:rPr>
                <w:sz w:val="16"/>
                <w:szCs w:val="16"/>
              </w:rPr>
              <w:t>10 Person</w:t>
            </w:r>
          </w:p>
        </w:tc>
        <w:tc>
          <w:tcPr>
            <w:tcW w:w="720" w:type="dxa"/>
            <w:noWrap/>
            <w:vAlign w:val="center"/>
          </w:tcPr>
          <w:p w14:paraId="112ACE2D" w14:textId="77777777" w:rsidR="005B1D7A" w:rsidRPr="00B05055" w:rsidRDefault="005B1D7A" w:rsidP="00F559DD">
            <w:pPr>
              <w:rPr>
                <w:sz w:val="16"/>
                <w:szCs w:val="16"/>
              </w:rPr>
            </w:pPr>
            <w:r w:rsidRPr="00B05055">
              <w:rPr>
                <w:sz w:val="16"/>
                <w:szCs w:val="16"/>
              </w:rPr>
              <w:t>200</w:t>
            </w:r>
          </w:p>
        </w:tc>
        <w:tc>
          <w:tcPr>
            <w:tcW w:w="1216" w:type="dxa"/>
            <w:noWrap/>
            <w:vAlign w:val="center"/>
            <w:hideMark/>
          </w:tcPr>
          <w:p w14:paraId="32343D42" w14:textId="77777777" w:rsidR="005B1D7A" w:rsidRPr="00B05055" w:rsidRDefault="005B1D7A" w:rsidP="00F559DD">
            <w:pPr>
              <w:jc w:val="center"/>
              <w:rPr>
                <w:sz w:val="16"/>
                <w:szCs w:val="16"/>
              </w:rPr>
            </w:pPr>
            <w:r w:rsidRPr="00B05055">
              <w:rPr>
                <w:sz w:val="16"/>
                <w:szCs w:val="16"/>
              </w:rPr>
              <w:t>$40,000</w:t>
            </w:r>
          </w:p>
        </w:tc>
        <w:tc>
          <w:tcPr>
            <w:tcW w:w="1216" w:type="dxa"/>
            <w:noWrap/>
            <w:vAlign w:val="center"/>
            <w:hideMark/>
          </w:tcPr>
          <w:p w14:paraId="191EED90" w14:textId="77777777" w:rsidR="005B1D7A" w:rsidRPr="00B05055" w:rsidRDefault="005B1D7A" w:rsidP="00F559DD">
            <w:pPr>
              <w:jc w:val="center"/>
              <w:rPr>
                <w:sz w:val="16"/>
                <w:szCs w:val="16"/>
              </w:rPr>
            </w:pPr>
            <w:r w:rsidRPr="00B05055">
              <w:rPr>
                <w:sz w:val="16"/>
                <w:szCs w:val="16"/>
              </w:rPr>
              <w:t>$36,600</w:t>
            </w:r>
          </w:p>
        </w:tc>
        <w:tc>
          <w:tcPr>
            <w:tcW w:w="1225" w:type="dxa"/>
            <w:noWrap/>
            <w:vAlign w:val="center"/>
            <w:hideMark/>
          </w:tcPr>
          <w:p w14:paraId="528C65F5" w14:textId="77777777" w:rsidR="005B1D7A" w:rsidRPr="00B05055" w:rsidRDefault="005B1D7A" w:rsidP="00F559DD">
            <w:pPr>
              <w:jc w:val="center"/>
              <w:rPr>
                <w:sz w:val="16"/>
                <w:szCs w:val="16"/>
              </w:rPr>
            </w:pPr>
            <w:r w:rsidRPr="00B05055">
              <w:rPr>
                <w:sz w:val="16"/>
                <w:szCs w:val="16"/>
              </w:rPr>
              <w:t>$30,400</w:t>
            </w:r>
          </w:p>
        </w:tc>
        <w:tc>
          <w:tcPr>
            <w:tcW w:w="1205" w:type="dxa"/>
            <w:noWrap/>
            <w:vAlign w:val="center"/>
            <w:hideMark/>
          </w:tcPr>
          <w:p w14:paraId="6F304E21" w14:textId="77777777" w:rsidR="005B1D7A" w:rsidRPr="00B05055" w:rsidRDefault="005B1D7A" w:rsidP="00F559DD">
            <w:pPr>
              <w:jc w:val="center"/>
              <w:rPr>
                <w:sz w:val="16"/>
                <w:szCs w:val="16"/>
              </w:rPr>
            </w:pPr>
            <w:r w:rsidRPr="00B05055">
              <w:rPr>
                <w:sz w:val="16"/>
                <w:szCs w:val="16"/>
              </w:rPr>
              <w:t>$23,000</w:t>
            </w:r>
          </w:p>
        </w:tc>
        <w:tc>
          <w:tcPr>
            <w:tcW w:w="1225" w:type="dxa"/>
            <w:noWrap/>
            <w:vAlign w:val="center"/>
            <w:hideMark/>
          </w:tcPr>
          <w:p w14:paraId="2B3237EF" w14:textId="77777777" w:rsidR="005B1D7A" w:rsidRPr="00B05055" w:rsidRDefault="005B1D7A" w:rsidP="00F559DD">
            <w:pPr>
              <w:jc w:val="center"/>
              <w:rPr>
                <w:sz w:val="16"/>
                <w:szCs w:val="16"/>
              </w:rPr>
            </w:pPr>
            <w:r w:rsidRPr="00B05055">
              <w:rPr>
                <w:sz w:val="16"/>
                <w:szCs w:val="16"/>
              </w:rPr>
              <w:t>$15,000</w:t>
            </w:r>
          </w:p>
        </w:tc>
        <w:tc>
          <w:tcPr>
            <w:tcW w:w="1170" w:type="dxa"/>
            <w:noWrap/>
            <w:vAlign w:val="center"/>
            <w:hideMark/>
          </w:tcPr>
          <w:p w14:paraId="40988DB0" w14:textId="77777777" w:rsidR="005B1D7A" w:rsidRPr="00B05055" w:rsidRDefault="005B1D7A" w:rsidP="00F559DD">
            <w:pPr>
              <w:jc w:val="center"/>
              <w:rPr>
                <w:sz w:val="16"/>
                <w:szCs w:val="16"/>
              </w:rPr>
            </w:pPr>
            <w:r w:rsidRPr="00B05055">
              <w:rPr>
                <w:sz w:val="16"/>
                <w:szCs w:val="16"/>
              </w:rPr>
              <w:t>$9,200</w:t>
            </w:r>
          </w:p>
        </w:tc>
        <w:tc>
          <w:tcPr>
            <w:tcW w:w="1291" w:type="dxa"/>
            <w:noWrap/>
            <w:vAlign w:val="center"/>
            <w:hideMark/>
          </w:tcPr>
          <w:p w14:paraId="378065D1" w14:textId="77777777" w:rsidR="005B1D7A" w:rsidRPr="00B05055" w:rsidRDefault="005B1D7A" w:rsidP="00F559DD">
            <w:pPr>
              <w:jc w:val="center"/>
              <w:rPr>
                <w:sz w:val="16"/>
                <w:szCs w:val="16"/>
              </w:rPr>
            </w:pPr>
            <w:r w:rsidRPr="00B05055">
              <w:rPr>
                <w:sz w:val="16"/>
                <w:szCs w:val="16"/>
              </w:rPr>
              <w:t>$8,000</w:t>
            </w:r>
          </w:p>
        </w:tc>
      </w:tr>
      <w:tr w:rsidR="005B1D7A" w:rsidRPr="00B05055" w14:paraId="44C2C5A1" w14:textId="77777777" w:rsidTr="00F559DD">
        <w:trPr>
          <w:cantSplit/>
          <w:trHeight w:val="216"/>
          <w:jc w:val="center"/>
        </w:trPr>
        <w:tc>
          <w:tcPr>
            <w:tcW w:w="1250" w:type="dxa"/>
            <w:noWrap/>
            <w:vAlign w:val="center"/>
            <w:hideMark/>
          </w:tcPr>
          <w:p w14:paraId="3E4F0709" w14:textId="77777777" w:rsidR="005B1D7A" w:rsidRPr="00B05055" w:rsidRDefault="005B1D7A" w:rsidP="00F559DD">
            <w:pPr>
              <w:jc w:val="center"/>
              <w:rPr>
                <w:sz w:val="16"/>
                <w:szCs w:val="16"/>
              </w:rPr>
            </w:pPr>
            <w:r w:rsidRPr="00B05055">
              <w:rPr>
                <w:sz w:val="16"/>
                <w:szCs w:val="16"/>
              </w:rPr>
              <w:t>25 Person</w:t>
            </w:r>
          </w:p>
        </w:tc>
        <w:tc>
          <w:tcPr>
            <w:tcW w:w="720" w:type="dxa"/>
            <w:noWrap/>
            <w:vAlign w:val="center"/>
          </w:tcPr>
          <w:p w14:paraId="78CDBE68" w14:textId="77777777" w:rsidR="005B1D7A" w:rsidRPr="00B05055" w:rsidRDefault="005B1D7A" w:rsidP="00F559DD">
            <w:pPr>
              <w:rPr>
                <w:sz w:val="16"/>
                <w:szCs w:val="16"/>
              </w:rPr>
            </w:pPr>
            <w:r w:rsidRPr="00B05055">
              <w:rPr>
                <w:sz w:val="16"/>
                <w:szCs w:val="16"/>
              </w:rPr>
              <w:t>300</w:t>
            </w:r>
          </w:p>
        </w:tc>
        <w:tc>
          <w:tcPr>
            <w:tcW w:w="1216" w:type="dxa"/>
            <w:noWrap/>
            <w:vAlign w:val="center"/>
            <w:hideMark/>
          </w:tcPr>
          <w:p w14:paraId="080E8955" w14:textId="77777777" w:rsidR="005B1D7A" w:rsidRPr="00B05055" w:rsidRDefault="005B1D7A" w:rsidP="00F559DD">
            <w:pPr>
              <w:jc w:val="center"/>
              <w:rPr>
                <w:sz w:val="16"/>
                <w:szCs w:val="16"/>
              </w:rPr>
            </w:pPr>
            <w:r w:rsidRPr="00B05055">
              <w:rPr>
                <w:sz w:val="16"/>
                <w:szCs w:val="16"/>
              </w:rPr>
              <w:t>$50,000</w:t>
            </w:r>
          </w:p>
        </w:tc>
        <w:tc>
          <w:tcPr>
            <w:tcW w:w="1216" w:type="dxa"/>
            <w:noWrap/>
            <w:vAlign w:val="center"/>
            <w:hideMark/>
          </w:tcPr>
          <w:p w14:paraId="30B72492" w14:textId="77777777" w:rsidR="005B1D7A" w:rsidRPr="00B05055" w:rsidRDefault="005B1D7A" w:rsidP="00F559DD">
            <w:pPr>
              <w:jc w:val="center"/>
              <w:rPr>
                <w:sz w:val="16"/>
                <w:szCs w:val="16"/>
              </w:rPr>
            </w:pPr>
            <w:r w:rsidRPr="00B05055">
              <w:rPr>
                <w:sz w:val="16"/>
                <w:szCs w:val="16"/>
              </w:rPr>
              <w:t>$45,750</w:t>
            </w:r>
          </w:p>
        </w:tc>
        <w:tc>
          <w:tcPr>
            <w:tcW w:w="1225" w:type="dxa"/>
            <w:noWrap/>
            <w:vAlign w:val="center"/>
            <w:hideMark/>
          </w:tcPr>
          <w:p w14:paraId="7D02D2B2" w14:textId="77777777" w:rsidR="005B1D7A" w:rsidRPr="00B05055" w:rsidRDefault="005B1D7A" w:rsidP="00F559DD">
            <w:pPr>
              <w:jc w:val="center"/>
              <w:rPr>
                <w:sz w:val="16"/>
                <w:szCs w:val="16"/>
              </w:rPr>
            </w:pPr>
            <w:r w:rsidRPr="00B05055">
              <w:rPr>
                <w:sz w:val="16"/>
                <w:szCs w:val="16"/>
              </w:rPr>
              <w:t>$38,000</w:t>
            </w:r>
          </w:p>
        </w:tc>
        <w:tc>
          <w:tcPr>
            <w:tcW w:w="1205" w:type="dxa"/>
            <w:noWrap/>
            <w:vAlign w:val="center"/>
            <w:hideMark/>
          </w:tcPr>
          <w:p w14:paraId="7059F8D0" w14:textId="77777777" w:rsidR="005B1D7A" w:rsidRPr="00B05055" w:rsidRDefault="005B1D7A" w:rsidP="00F559DD">
            <w:pPr>
              <w:jc w:val="center"/>
              <w:rPr>
                <w:sz w:val="16"/>
                <w:szCs w:val="16"/>
              </w:rPr>
            </w:pPr>
            <w:r w:rsidRPr="00B05055">
              <w:rPr>
                <w:sz w:val="16"/>
                <w:szCs w:val="16"/>
              </w:rPr>
              <w:t>$28,750</w:t>
            </w:r>
          </w:p>
        </w:tc>
        <w:tc>
          <w:tcPr>
            <w:tcW w:w="1225" w:type="dxa"/>
            <w:noWrap/>
            <w:vAlign w:val="center"/>
            <w:hideMark/>
          </w:tcPr>
          <w:p w14:paraId="46AB3108" w14:textId="77777777" w:rsidR="005B1D7A" w:rsidRPr="00B05055" w:rsidRDefault="005B1D7A" w:rsidP="00F559DD">
            <w:pPr>
              <w:jc w:val="center"/>
              <w:rPr>
                <w:sz w:val="16"/>
                <w:szCs w:val="16"/>
              </w:rPr>
            </w:pPr>
            <w:r w:rsidRPr="00B05055">
              <w:rPr>
                <w:sz w:val="16"/>
                <w:szCs w:val="16"/>
              </w:rPr>
              <w:t>$18,750</w:t>
            </w:r>
          </w:p>
        </w:tc>
        <w:tc>
          <w:tcPr>
            <w:tcW w:w="1170" w:type="dxa"/>
            <w:noWrap/>
            <w:vAlign w:val="center"/>
            <w:hideMark/>
          </w:tcPr>
          <w:p w14:paraId="3084E848" w14:textId="77777777" w:rsidR="005B1D7A" w:rsidRPr="00B05055" w:rsidRDefault="005B1D7A" w:rsidP="00F559DD">
            <w:pPr>
              <w:jc w:val="center"/>
              <w:rPr>
                <w:sz w:val="16"/>
                <w:szCs w:val="16"/>
              </w:rPr>
            </w:pPr>
            <w:r w:rsidRPr="00B05055">
              <w:rPr>
                <w:sz w:val="16"/>
                <w:szCs w:val="16"/>
              </w:rPr>
              <w:t>$11,500</w:t>
            </w:r>
          </w:p>
        </w:tc>
        <w:tc>
          <w:tcPr>
            <w:tcW w:w="1291" w:type="dxa"/>
            <w:noWrap/>
            <w:vAlign w:val="center"/>
            <w:hideMark/>
          </w:tcPr>
          <w:p w14:paraId="75CFECF7" w14:textId="77777777" w:rsidR="005B1D7A" w:rsidRPr="00B05055" w:rsidRDefault="005B1D7A" w:rsidP="00F559DD">
            <w:pPr>
              <w:jc w:val="center"/>
              <w:rPr>
                <w:sz w:val="16"/>
                <w:szCs w:val="16"/>
              </w:rPr>
            </w:pPr>
            <w:r w:rsidRPr="00B05055">
              <w:rPr>
                <w:sz w:val="16"/>
                <w:szCs w:val="16"/>
              </w:rPr>
              <w:t>$10,000</w:t>
            </w:r>
          </w:p>
        </w:tc>
      </w:tr>
      <w:tr w:rsidR="005B1D7A" w:rsidRPr="00B05055" w14:paraId="1F764B06" w14:textId="77777777" w:rsidTr="00F559DD">
        <w:trPr>
          <w:cantSplit/>
          <w:trHeight w:val="216"/>
          <w:jc w:val="center"/>
        </w:trPr>
        <w:tc>
          <w:tcPr>
            <w:tcW w:w="1250" w:type="dxa"/>
            <w:noWrap/>
            <w:vAlign w:val="center"/>
            <w:hideMark/>
          </w:tcPr>
          <w:p w14:paraId="7F247BBD" w14:textId="77777777" w:rsidR="005B1D7A" w:rsidRPr="00B05055" w:rsidRDefault="005B1D7A" w:rsidP="00F559DD">
            <w:pPr>
              <w:jc w:val="center"/>
              <w:rPr>
                <w:sz w:val="16"/>
                <w:szCs w:val="16"/>
              </w:rPr>
            </w:pPr>
            <w:r w:rsidRPr="00B05055">
              <w:rPr>
                <w:sz w:val="16"/>
                <w:szCs w:val="16"/>
              </w:rPr>
              <w:t>50 Person</w:t>
            </w:r>
          </w:p>
        </w:tc>
        <w:tc>
          <w:tcPr>
            <w:tcW w:w="720" w:type="dxa"/>
            <w:noWrap/>
            <w:vAlign w:val="center"/>
          </w:tcPr>
          <w:p w14:paraId="35AC0217" w14:textId="77777777" w:rsidR="005B1D7A" w:rsidRPr="00B05055" w:rsidRDefault="005B1D7A" w:rsidP="00F559DD">
            <w:pPr>
              <w:rPr>
                <w:sz w:val="16"/>
                <w:szCs w:val="16"/>
              </w:rPr>
            </w:pPr>
            <w:r w:rsidRPr="00B05055">
              <w:rPr>
                <w:sz w:val="16"/>
                <w:szCs w:val="16"/>
              </w:rPr>
              <w:t>450</w:t>
            </w:r>
          </w:p>
        </w:tc>
        <w:tc>
          <w:tcPr>
            <w:tcW w:w="1216" w:type="dxa"/>
            <w:noWrap/>
            <w:vAlign w:val="center"/>
            <w:hideMark/>
          </w:tcPr>
          <w:p w14:paraId="22D8ECB9" w14:textId="77777777" w:rsidR="005B1D7A" w:rsidRPr="00B05055" w:rsidRDefault="005B1D7A" w:rsidP="00F559DD">
            <w:pPr>
              <w:jc w:val="center"/>
              <w:rPr>
                <w:sz w:val="16"/>
                <w:szCs w:val="16"/>
              </w:rPr>
            </w:pPr>
            <w:r w:rsidRPr="00B05055">
              <w:rPr>
                <w:sz w:val="16"/>
                <w:szCs w:val="16"/>
              </w:rPr>
              <w:t>$100,000</w:t>
            </w:r>
          </w:p>
        </w:tc>
        <w:tc>
          <w:tcPr>
            <w:tcW w:w="1216" w:type="dxa"/>
            <w:noWrap/>
            <w:vAlign w:val="center"/>
            <w:hideMark/>
          </w:tcPr>
          <w:p w14:paraId="76FE29CE" w14:textId="77777777" w:rsidR="005B1D7A" w:rsidRPr="00B05055" w:rsidRDefault="005B1D7A" w:rsidP="00F559DD">
            <w:pPr>
              <w:jc w:val="center"/>
              <w:rPr>
                <w:sz w:val="16"/>
                <w:szCs w:val="16"/>
              </w:rPr>
            </w:pPr>
            <w:r w:rsidRPr="00B05055">
              <w:rPr>
                <w:sz w:val="16"/>
                <w:szCs w:val="16"/>
              </w:rPr>
              <w:t>$91,500</w:t>
            </w:r>
          </w:p>
        </w:tc>
        <w:tc>
          <w:tcPr>
            <w:tcW w:w="1225" w:type="dxa"/>
            <w:noWrap/>
            <w:vAlign w:val="center"/>
            <w:hideMark/>
          </w:tcPr>
          <w:p w14:paraId="0F96B14F" w14:textId="77777777" w:rsidR="005B1D7A" w:rsidRPr="00B05055" w:rsidRDefault="005B1D7A" w:rsidP="00F559DD">
            <w:pPr>
              <w:jc w:val="center"/>
              <w:rPr>
                <w:sz w:val="16"/>
                <w:szCs w:val="16"/>
              </w:rPr>
            </w:pPr>
            <w:r w:rsidRPr="00B05055">
              <w:rPr>
                <w:sz w:val="16"/>
                <w:szCs w:val="16"/>
              </w:rPr>
              <w:t>$76,000</w:t>
            </w:r>
          </w:p>
        </w:tc>
        <w:tc>
          <w:tcPr>
            <w:tcW w:w="1205" w:type="dxa"/>
            <w:noWrap/>
            <w:vAlign w:val="center"/>
            <w:hideMark/>
          </w:tcPr>
          <w:p w14:paraId="231CE5B7" w14:textId="77777777" w:rsidR="005B1D7A" w:rsidRPr="00B05055" w:rsidRDefault="005B1D7A" w:rsidP="00F559DD">
            <w:pPr>
              <w:jc w:val="center"/>
              <w:rPr>
                <w:sz w:val="16"/>
                <w:szCs w:val="16"/>
              </w:rPr>
            </w:pPr>
            <w:r w:rsidRPr="00B05055">
              <w:rPr>
                <w:sz w:val="16"/>
                <w:szCs w:val="16"/>
              </w:rPr>
              <w:t>$57,500</w:t>
            </w:r>
          </w:p>
        </w:tc>
        <w:tc>
          <w:tcPr>
            <w:tcW w:w="1225" w:type="dxa"/>
            <w:noWrap/>
            <w:vAlign w:val="center"/>
            <w:hideMark/>
          </w:tcPr>
          <w:p w14:paraId="26A551EF" w14:textId="77777777" w:rsidR="005B1D7A" w:rsidRPr="00B05055" w:rsidRDefault="005B1D7A" w:rsidP="00F559DD">
            <w:pPr>
              <w:jc w:val="center"/>
              <w:rPr>
                <w:sz w:val="16"/>
                <w:szCs w:val="16"/>
              </w:rPr>
            </w:pPr>
            <w:r w:rsidRPr="00B05055">
              <w:rPr>
                <w:sz w:val="16"/>
                <w:szCs w:val="16"/>
              </w:rPr>
              <w:t>$37,500</w:t>
            </w:r>
          </w:p>
        </w:tc>
        <w:tc>
          <w:tcPr>
            <w:tcW w:w="1170" w:type="dxa"/>
            <w:noWrap/>
            <w:vAlign w:val="center"/>
            <w:hideMark/>
          </w:tcPr>
          <w:p w14:paraId="2F44F6FF" w14:textId="77777777" w:rsidR="005B1D7A" w:rsidRPr="00B05055" w:rsidRDefault="005B1D7A" w:rsidP="00F559DD">
            <w:pPr>
              <w:jc w:val="center"/>
              <w:rPr>
                <w:sz w:val="16"/>
                <w:szCs w:val="16"/>
              </w:rPr>
            </w:pPr>
            <w:r w:rsidRPr="00B05055">
              <w:rPr>
                <w:sz w:val="16"/>
                <w:szCs w:val="16"/>
              </w:rPr>
              <w:t>$23,000</w:t>
            </w:r>
          </w:p>
        </w:tc>
        <w:tc>
          <w:tcPr>
            <w:tcW w:w="1291" w:type="dxa"/>
            <w:noWrap/>
            <w:vAlign w:val="center"/>
            <w:hideMark/>
          </w:tcPr>
          <w:p w14:paraId="03C45ED2" w14:textId="77777777" w:rsidR="005B1D7A" w:rsidRPr="00B05055" w:rsidRDefault="005B1D7A" w:rsidP="00F559DD">
            <w:pPr>
              <w:jc w:val="center"/>
              <w:rPr>
                <w:sz w:val="16"/>
                <w:szCs w:val="16"/>
              </w:rPr>
            </w:pPr>
            <w:r w:rsidRPr="00B05055">
              <w:rPr>
                <w:sz w:val="16"/>
                <w:szCs w:val="16"/>
              </w:rPr>
              <w:t>$20,000</w:t>
            </w:r>
          </w:p>
        </w:tc>
      </w:tr>
      <w:tr w:rsidR="005B1D7A" w:rsidRPr="00B05055" w14:paraId="6A4415FB" w14:textId="77777777" w:rsidTr="00F559DD">
        <w:trPr>
          <w:cantSplit/>
          <w:trHeight w:val="216"/>
          <w:jc w:val="center"/>
        </w:trPr>
        <w:tc>
          <w:tcPr>
            <w:tcW w:w="1250" w:type="dxa"/>
            <w:noWrap/>
            <w:vAlign w:val="center"/>
            <w:hideMark/>
          </w:tcPr>
          <w:p w14:paraId="1828E984" w14:textId="77777777" w:rsidR="005B1D7A" w:rsidRPr="00B05055" w:rsidRDefault="005B1D7A" w:rsidP="00F559DD">
            <w:pPr>
              <w:jc w:val="center"/>
              <w:rPr>
                <w:sz w:val="16"/>
                <w:szCs w:val="16"/>
              </w:rPr>
            </w:pPr>
            <w:r w:rsidRPr="00B05055">
              <w:rPr>
                <w:sz w:val="16"/>
                <w:szCs w:val="16"/>
              </w:rPr>
              <w:t>300 Person</w:t>
            </w:r>
          </w:p>
        </w:tc>
        <w:tc>
          <w:tcPr>
            <w:tcW w:w="720" w:type="dxa"/>
            <w:noWrap/>
            <w:vAlign w:val="center"/>
          </w:tcPr>
          <w:p w14:paraId="7493399A" w14:textId="77777777" w:rsidR="005B1D7A" w:rsidRPr="00B05055" w:rsidRDefault="005B1D7A" w:rsidP="00F559DD">
            <w:pPr>
              <w:rPr>
                <w:sz w:val="16"/>
                <w:szCs w:val="16"/>
              </w:rPr>
            </w:pPr>
            <w:r w:rsidRPr="00B05055">
              <w:rPr>
                <w:sz w:val="16"/>
                <w:szCs w:val="16"/>
              </w:rPr>
              <w:t>550</w:t>
            </w:r>
          </w:p>
        </w:tc>
        <w:tc>
          <w:tcPr>
            <w:tcW w:w="1216" w:type="dxa"/>
            <w:noWrap/>
            <w:vAlign w:val="center"/>
            <w:hideMark/>
          </w:tcPr>
          <w:p w14:paraId="4F15C22E" w14:textId="77777777" w:rsidR="005B1D7A" w:rsidRPr="00B05055" w:rsidRDefault="005B1D7A" w:rsidP="00F559DD">
            <w:pPr>
              <w:jc w:val="center"/>
              <w:rPr>
                <w:sz w:val="16"/>
                <w:szCs w:val="16"/>
              </w:rPr>
            </w:pPr>
            <w:r w:rsidRPr="00B05055">
              <w:rPr>
                <w:sz w:val="16"/>
                <w:szCs w:val="16"/>
              </w:rPr>
              <w:t>$1,500,000</w:t>
            </w:r>
          </w:p>
        </w:tc>
        <w:tc>
          <w:tcPr>
            <w:tcW w:w="1216" w:type="dxa"/>
            <w:noWrap/>
            <w:vAlign w:val="center"/>
            <w:hideMark/>
          </w:tcPr>
          <w:p w14:paraId="10C734A8" w14:textId="77777777" w:rsidR="005B1D7A" w:rsidRPr="00B05055" w:rsidRDefault="005B1D7A" w:rsidP="00F559DD">
            <w:pPr>
              <w:jc w:val="center"/>
              <w:rPr>
                <w:sz w:val="16"/>
                <w:szCs w:val="16"/>
              </w:rPr>
            </w:pPr>
            <w:r w:rsidRPr="00B05055">
              <w:rPr>
                <w:sz w:val="16"/>
                <w:szCs w:val="16"/>
              </w:rPr>
              <w:t>$1,372,500</w:t>
            </w:r>
          </w:p>
        </w:tc>
        <w:tc>
          <w:tcPr>
            <w:tcW w:w="1225" w:type="dxa"/>
            <w:noWrap/>
            <w:vAlign w:val="center"/>
            <w:hideMark/>
          </w:tcPr>
          <w:p w14:paraId="453BD19F" w14:textId="77777777" w:rsidR="005B1D7A" w:rsidRPr="00B05055" w:rsidRDefault="005B1D7A" w:rsidP="00F559DD">
            <w:pPr>
              <w:jc w:val="center"/>
              <w:rPr>
                <w:sz w:val="16"/>
                <w:szCs w:val="16"/>
              </w:rPr>
            </w:pPr>
            <w:r w:rsidRPr="00B05055">
              <w:rPr>
                <w:sz w:val="16"/>
                <w:szCs w:val="16"/>
              </w:rPr>
              <w:t>$1,140,000</w:t>
            </w:r>
          </w:p>
        </w:tc>
        <w:tc>
          <w:tcPr>
            <w:tcW w:w="1205" w:type="dxa"/>
            <w:noWrap/>
            <w:vAlign w:val="center"/>
            <w:hideMark/>
          </w:tcPr>
          <w:p w14:paraId="22E58A45" w14:textId="77777777" w:rsidR="005B1D7A" w:rsidRPr="00B05055" w:rsidRDefault="005B1D7A" w:rsidP="00F559DD">
            <w:pPr>
              <w:jc w:val="center"/>
              <w:rPr>
                <w:sz w:val="16"/>
                <w:szCs w:val="16"/>
              </w:rPr>
            </w:pPr>
            <w:r w:rsidRPr="00B05055">
              <w:rPr>
                <w:sz w:val="16"/>
                <w:szCs w:val="16"/>
              </w:rPr>
              <w:t>$862,500</w:t>
            </w:r>
          </w:p>
        </w:tc>
        <w:tc>
          <w:tcPr>
            <w:tcW w:w="1225" w:type="dxa"/>
            <w:noWrap/>
            <w:vAlign w:val="center"/>
            <w:hideMark/>
          </w:tcPr>
          <w:p w14:paraId="5AF633CF" w14:textId="77777777" w:rsidR="005B1D7A" w:rsidRPr="00B05055" w:rsidRDefault="005B1D7A" w:rsidP="00F559DD">
            <w:pPr>
              <w:jc w:val="center"/>
              <w:rPr>
                <w:sz w:val="16"/>
                <w:szCs w:val="16"/>
              </w:rPr>
            </w:pPr>
            <w:r w:rsidRPr="00B05055">
              <w:rPr>
                <w:sz w:val="16"/>
                <w:szCs w:val="16"/>
              </w:rPr>
              <w:t>$562,500</w:t>
            </w:r>
          </w:p>
        </w:tc>
        <w:tc>
          <w:tcPr>
            <w:tcW w:w="1170" w:type="dxa"/>
            <w:noWrap/>
            <w:vAlign w:val="center"/>
            <w:hideMark/>
          </w:tcPr>
          <w:p w14:paraId="322E75A0" w14:textId="77777777" w:rsidR="005B1D7A" w:rsidRPr="00B05055" w:rsidRDefault="005B1D7A" w:rsidP="00F559DD">
            <w:pPr>
              <w:jc w:val="center"/>
              <w:rPr>
                <w:sz w:val="16"/>
                <w:szCs w:val="16"/>
              </w:rPr>
            </w:pPr>
            <w:r w:rsidRPr="00B05055">
              <w:rPr>
                <w:sz w:val="16"/>
                <w:szCs w:val="16"/>
              </w:rPr>
              <w:t>$345,000</w:t>
            </w:r>
          </w:p>
        </w:tc>
        <w:tc>
          <w:tcPr>
            <w:tcW w:w="1291" w:type="dxa"/>
            <w:noWrap/>
            <w:vAlign w:val="center"/>
            <w:hideMark/>
          </w:tcPr>
          <w:p w14:paraId="3B634468" w14:textId="77777777" w:rsidR="005B1D7A" w:rsidRPr="00B05055" w:rsidRDefault="005B1D7A" w:rsidP="00F559DD">
            <w:pPr>
              <w:jc w:val="center"/>
              <w:rPr>
                <w:sz w:val="16"/>
                <w:szCs w:val="16"/>
              </w:rPr>
            </w:pPr>
            <w:r w:rsidRPr="00B05055">
              <w:rPr>
                <w:sz w:val="16"/>
                <w:szCs w:val="16"/>
              </w:rPr>
              <w:t>$300,000</w:t>
            </w:r>
          </w:p>
        </w:tc>
      </w:tr>
      <w:tr w:rsidR="005B1D7A" w:rsidRPr="00B05055" w14:paraId="114CA3F1" w14:textId="77777777" w:rsidTr="00F559DD">
        <w:trPr>
          <w:cantSplit/>
          <w:trHeight w:val="216"/>
          <w:jc w:val="center"/>
        </w:trPr>
        <w:tc>
          <w:tcPr>
            <w:tcW w:w="1250" w:type="dxa"/>
            <w:noWrap/>
            <w:vAlign w:val="center"/>
            <w:hideMark/>
          </w:tcPr>
          <w:p w14:paraId="510C33F8" w14:textId="77777777" w:rsidR="005B1D7A" w:rsidRPr="00B05055" w:rsidRDefault="005B1D7A" w:rsidP="00F559DD">
            <w:pPr>
              <w:jc w:val="center"/>
              <w:rPr>
                <w:sz w:val="16"/>
                <w:szCs w:val="16"/>
              </w:rPr>
            </w:pPr>
            <w:r w:rsidRPr="00B05055">
              <w:rPr>
                <w:sz w:val="16"/>
                <w:szCs w:val="16"/>
              </w:rPr>
              <w:t>500 Person</w:t>
            </w:r>
          </w:p>
        </w:tc>
        <w:tc>
          <w:tcPr>
            <w:tcW w:w="720" w:type="dxa"/>
            <w:noWrap/>
            <w:vAlign w:val="center"/>
          </w:tcPr>
          <w:p w14:paraId="5C329F9D" w14:textId="77777777" w:rsidR="005B1D7A" w:rsidRPr="00B05055" w:rsidRDefault="005B1D7A" w:rsidP="00F559DD">
            <w:pPr>
              <w:rPr>
                <w:sz w:val="16"/>
                <w:szCs w:val="16"/>
              </w:rPr>
            </w:pPr>
            <w:r w:rsidRPr="00B05055">
              <w:rPr>
                <w:sz w:val="16"/>
                <w:szCs w:val="16"/>
              </w:rPr>
              <w:t>650</w:t>
            </w:r>
          </w:p>
        </w:tc>
        <w:tc>
          <w:tcPr>
            <w:tcW w:w="1216" w:type="dxa"/>
            <w:noWrap/>
            <w:vAlign w:val="center"/>
            <w:hideMark/>
          </w:tcPr>
          <w:p w14:paraId="1D2220CE" w14:textId="77777777" w:rsidR="005B1D7A" w:rsidRPr="00B05055" w:rsidRDefault="005B1D7A" w:rsidP="00F559DD">
            <w:pPr>
              <w:jc w:val="center"/>
              <w:rPr>
                <w:sz w:val="16"/>
                <w:szCs w:val="16"/>
              </w:rPr>
            </w:pPr>
            <w:r w:rsidRPr="00B05055">
              <w:rPr>
                <w:sz w:val="16"/>
                <w:szCs w:val="16"/>
              </w:rPr>
              <w:t>$4,000,000</w:t>
            </w:r>
          </w:p>
        </w:tc>
        <w:tc>
          <w:tcPr>
            <w:tcW w:w="1216" w:type="dxa"/>
            <w:noWrap/>
            <w:vAlign w:val="center"/>
            <w:hideMark/>
          </w:tcPr>
          <w:p w14:paraId="41513F59" w14:textId="77777777" w:rsidR="005B1D7A" w:rsidRPr="00B05055" w:rsidRDefault="005B1D7A" w:rsidP="00F559DD">
            <w:pPr>
              <w:jc w:val="center"/>
              <w:rPr>
                <w:sz w:val="16"/>
                <w:szCs w:val="16"/>
              </w:rPr>
            </w:pPr>
            <w:r w:rsidRPr="00B05055">
              <w:rPr>
                <w:sz w:val="16"/>
                <w:szCs w:val="16"/>
              </w:rPr>
              <w:t>$3,660,000</w:t>
            </w:r>
          </w:p>
        </w:tc>
        <w:tc>
          <w:tcPr>
            <w:tcW w:w="1225" w:type="dxa"/>
            <w:noWrap/>
            <w:vAlign w:val="center"/>
            <w:hideMark/>
          </w:tcPr>
          <w:p w14:paraId="64F8223B" w14:textId="77777777" w:rsidR="005B1D7A" w:rsidRPr="00B05055" w:rsidRDefault="005B1D7A" w:rsidP="00F559DD">
            <w:pPr>
              <w:jc w:val="center"/>
              <w:rPr>
                <w:sz w:val="16"/>
                <w:szCs w:val="16"/>
              </w:rPr>
            </w:pPr>
            <w:r w:rsidRPr="00B05055">
              <w:rPr>
                <w:sz w:val="16"/>
                <w:szCs w:val="16"/>
              </w:rPr>
              <w:t>$3,040,000</w:t>
            </w:r>
          </w:p>
        </w:tc>
        <w:tc>
          <w:tcPr>
            <w:tcW w:w="1205" w:type="dxa"/>
            <w:noWrap/>
            <w:vAlign w:val="center"/>
            <w:hideMark/>
          </w:tcPr>
          <w:p w14:paraId="1E4616AA" w14:textId="77777777" w:rsidR="005B1D7A" w:rsidRPr="00B05055" w:rsidRDefault="005B1D7A" w:rsidP="00F559DD">
            <w:pPr>
              <w:jc w:val="center"/>
              <w:rPr>
                <w:sz w:val="16"/>
                <w:szCs w:val="16"/>
              </w:rPr>
            </w:pPr>
            <w:r w:rsidRPr="00B05055">
              <w:rPr>
                <w:sz w:val="16"/>
                <w:szCs w:val="16"/>
              </w:rPr>
              <w:t>$2,300,000</w:t>
            </w:r>
          </w:p>
        </w:tc>
        <w:tc>
          <w:tcPr>
            <w:tcW w:w="1225" w:type="dxa"/>
            <w:noWrap/>
            <w:vAlign w:val="center"/>
            <w:hideMark/>
          </w:tcPr>
          <w:p w14:paraId="01E03A73" w14:textId="77777777" w:rsidR="005B1D7A" w:rsidRPr="00B05055" w:rsidRDefault="005B1D7A" w:rsidP="00F559DD">
            <w:pPr>
              <w:jc w:val="center"/>
              <w:rPr>
                <w:sz w:val="16"/>
                <w:szCs w:val="16"/>
              </w:rPr>
            </w:pPr>
            <w:r w:rsidRPr="00B05055">
              <w:rPr>
                <w:sz w:val="16"/>
                <w:szCs w:val="16"/>
              </w:rPr>
              <w:t>$1,500,000</w:t>
            </w:r>
          </w:p>
        </w:tc>
        <w:tc>
          <w:tcPr>
            <w:tcW w:w="1170" w:type="dxa"/>
            <w:noWrap/>
            <w:vAlign w:val="center"/>
            <w:hideMark/>
          </w:tcPr>
          <w:p w14:paraId="122EF438" w14:textId="77777777" w:rsidR="005B1D7A" w:rsidRPr="00B05055" w:rsidRDefault="005B1D7A" w:rsidP="00F559DD">
            <w:pPr>
              <w:jc w:val="center"/>
              <w:rPr>
                <w:sz w:val="16"/>
                <w:szCs w:val="16"/>
              </w:rPr>
            </w:pPr>
            <w:r w:rsidRPr="00B05055">
              <w:rPr>
                <w:sz w:val="16"/>
                <w:szCs w:val="16"/>
              </w:rPr>
              <w:t>$920,000</w:t>
            </w:r>
          </w:p>
        </w:tc>
        <w:tc>
          <w:tcPr>
            <w:tcW w:w="1291" w:type="dxa"/>
            <w:noWrap/>
            <w:vAlign w:val="center"/>
            <w:hideMark/>
          </w:tcPr>
          <w:p w14:paraId="2E5BC2CB" w14:textId="77777777" w:rsidR="005B1D7A" w:rsidRPr="00B05055" w:rsidRDefault="005B1D7A" w:rsidP="00F559DD">
            <w:pPr>
              <w:jc w:val="center"/>
              <w:rPr>
                <w:sz w:val="16"/>
                <w:szCs w:val="16"/>
              </w:rPr>
            </w:pPr>
            <w:r w:rsidRPr="00B05055">
              <w:rPr>
                <w:sz w:val="16"/>
                <w:szCs w:val="16"/>
              </w:rPr>
              <w:t>$800,000</w:t>
            </w:r>
          </w:p>
        </w:tc>
      </w:tr>
      <w:tr w:rsidR="005B1D7A" w:rsidRPr="00B05055" w14:paraId="7FF415FD" w14:textId="77777777" w:rsidTr="00F559DD">
        <w:trPr>
          <w:cantSplit/>
          <w:trHeight w:val="288"/>
          <w:jc w:val="center"/>
        </w:trPr>
        <w:tc>
          <w:tcPr>
            <w:tcW w:w="10518" w:type="dxa"/>
            <w:gridSpan w:val="9"/>
            <w:noWrap/>
            <w:vAlign w:val="center"/>
            <w:hideMark/>
          </w:tcPr>
          <w:p w14:paraId="4439FEE3" w14:textId="77777777" w:rsidR="005B1D7A" w:rsidRPr="00B05055" w:rsidRDefault="005B1D7A" w:rsidP="00F559DD">
            <w:pPr>
              <w:jc w:val="center"/>
              <w:rPr>
                <w:sz w:val="16"/>
                <w:szCs w:val="16"/>
              </w:rPr>
            </w:pPr>
            <w:r w:rsidRPr="00B05055">
              <w:rPr>
                <w:sz w:val="16"/>
                <w:szCs w:val="16"/>
              </w:rPr>
              <w:t>Utility Barge</w:t>
            </w:r>
          </w:p>
        </w:tc>
      </w:tr>
      <w:tr w:rsidR="005B1D7A" w:rsidRPr="00B05055" w14:paraId="3F99B674" w14:textId="77777777" w:rsidTr="00F559DD">
        <w:trPr>
          <w:cantSplit/>
          <w:trHeight w:val="216"/>
          <w:jc w:val="center"/>
        </w:trPr>
        <w:tc>
          <w:tcPr>
            <w:tcW w:w="1250" w:type="dxa"/>
            <w:noWrap/>
            <w:vAlign w:val="center"/>
            <w:hideMark/>
          </w:tcPr>
          <w:p w14:paraId="51FC8EB5" w14:textId="77777777" w:rsidR="005B1D7A" w:rsidRPr="00B05055" w:rsidRDefault="005B1D7A" w:rsidP="00F559DD">
            <w:pPr>
              <w:jc w:val="center"/>
              <w:rPr>
                <w:sz w:val="16"/>
                <w:szCs w:val="16"/>
              </w:rPr>
            </w:pPr>
            <w:r w:rsidRPr="00B05055">
              <w:rPr>
                <w:sz w:val="16"/>
                <w:szCs w:val="16"/>
              </w:rPr>
              <w:t>30X11X2</w:t>
            </w:r>
          </w:p>
        </w:tc>
        <w:tc>
          <w:tcPr>
            <w:tcW w:w="720" w:type="dxa"/>
            <w:noWrap/>
            <w:vAlign w:val="center"/>
            <w:hideMark/>
          </w:tcPr>
          <w:p w14:paraId="60FBA313" w14:textId="77777777" w:rsidR="005B1D7A" w:rsidRPr="00B05055" w:rsidRDefault="005B1D7A" w:rsidP="00F559DD">
            <w:pPr>
              <w:rPr>
                <w:sz w:val="16"/>
                <w:szCs w:val="16"/>
              </w:rPr>
            </w:pPr>
            <w:r w:rsidRPr="00B05055">
              <w:rPr>
                <w:sz w:val="16"/>
                <w:szCs w:val="16"/>
              </w:rPr>
              <w:t>50</w:t>
            </w:r>
          </w:p>
        </w:tc>
        <w:tc>
          <w:tcPr>
            <w:tcW w:w="1216" w:type="dxa"/>
            <w:noWrap/>
            <w:vAlign w:val="center"/>
            <w:hideMark/>
          </w:tcPr>
          <w:p w14:paraId="30ABEA44" w14:textId="77777777" w:rsidR="005B1D7A" w:rsidRPr="00B05055" w:rsidRDefault="005B1D7A" w:rsidP="00F559DD">
            <w:pPr>
              <w:jc w:val="center"/>
              <w:rPr>
                <w:sz w:val="16"/>
                <w:szCs w:val="16"/>
              </w:rPr>
            </w:pPr>
            <w:r w:rsidRPr="00B05055">
              <w:rPr>
                <w:sz w:val="16"/>
                <w:szCs w:val="16"/>
              </w:rPr>
              <w:t>$9,500.00</w:t>
            </w:r>
          </w:p>
        </w:tc>
        <w:tc>
          <w:tcPr>
            <w:tcW w:w="1216" w:type="dxa"/>
            <w:noWrap/>
            <w:vAlign w:val="center"/>
            <w:hideMark/>
          </w:tcPr>
          <w:p w14:paraId="4E470ECA" w14:textId="77777777" w:rsidR="005B1D7A" w:rsidRPr="00B05055" w:rsidRDefault="005B1D7A" w:rsidP="00F559DD">
            <w:pPr>
              <w:jc w:val="center"/>
              <w:rPr>
                <w:sz w:val="16"/>
                <w:szCs w:val="16"/>
              </w:rPr>
            </w:pPr>
            <w:r w:rsidRPr="00B05055">
              <w:rPr>
                <w:sz w:val="16"/>
                <w:szCs w:val="16"/>
              </w:rPr>
              <w:t>$8,692.50</w:t>
            </w:r>
          </w:p>
        </w:tc>
        <w:tc>
          <w:tcPr>
            <w:tcW w:w="1225" w:type="dxa"/>
            <w:noWrap/>
            <w:vAlign w:val="center"/>
            <w:hideMark/>
          </w:tcPr>
          <w:p w14:paraId="170F3E4A" w14:textId="77777777" w:rsidR="005B1D7A" w:rsidRPr="00B05055" w:rsidRDefault="005B1D7A" w:rsidP="00F559DD">
            <w:pPr>
              <w:jc w:val="center"/>
              <w:rPr>
                <w:sz w:val="16"/>
                <w:szCs w:val="16"/>
              </w:rPr>
            </w:pPr>
            <w:r w:rsidRPr="00B05055">
              <w:rPr>
                <w:sz w:val="16"/>
                <w:szCs w:val="16"/>
              </w:rPr>
              <w:t>$7,220.00</w:t>
            </w:r>
          </w:p>
        </w:tc>
        <w:tc>
          <w:tcPr>
            <w:tcW w:w="1205" w:type="dxa"/>
            <w:noWrap/>
            <w:vAlign w:val="center"/>
            <w:hideMark/>
          </w:tcPr>
          <w:p w14:paraId="3ED56DBB" w14:textId="77777777" w:rsidR="005B1D7A" w:rsidRPr="00B05055" w:rsidRDefault="005B1D7A" w:rsidP="00F559DD">
            <w:pPr>
              <w:jc w:val="center"/>
              <w:rPr>
                <w:sz w:val="16"/>
                <w:szCs w:val="16"/>
              </w:rPr>
            </w:pPr>
            <w:r w:rsidRPr="00B05055">
              <w:rPr>
                <w:sz w:val="16"/>
                <w:szCs w:val="16"/>
              </w:rPr>
              <w:t>$5,462.50</w:t>
            </w:r>
          </w:p>
        </w:tc>
        <w:tc>
          <w:tcPr>
            <w:tcW w:w="1225" w:type="dxa"/>
            <w:noWrap/>
            <w:vAlign w:val="center"/>
            <w:hideMark/>
          </w:tcPr>
          <w:p w14:paraId="1CDF7867" w14:textId="77777777" w:rsidR="005B1D7A" w:rsidRPr="00B05055" w:rsidRDefault="005B1D7A" w:rsidP="00F559DD">
            <w:pPr>
              <w:jc w:val="center"/>
              <w:rPr>
                <w:sz w:val="16"/>
                <w:szCs w:val="16"/>
              </w:rPr>
            </w:pPr>
            <w:r w:rsidRPr="00B05055">
              <w:rPr>
                <w:sz w:val="16"/>
                <w:szCs w:val="16"/>
              </w:rPr>
              <w:t>$3,562.50</w:t>
            </w:r>
          </w:p>
        </w:tc>
        <w:tc>
          <w:tcPr>
            <w:tcW w:w="1170" w:type="dxa"/>
            <w:noWrap/>
            <w:vAlign w:val="center"/>
            <w:hideMark/>
          </w:tcPr>
          <w:p w14:paraId="441AB640" w14:textId="77777777" w:rsidR="005B1D7A" w:rsidRPr="00B05055" w:rsidRDefault="005B1D7A" w:rsidP="00F559DD">
            <w:pPr>
              <w:jc w:val="center"/>
              <w:rPr>
                <w:sz w:val="16"/>
                <w:szCs w:val="16"/>
              </w:rPr>
            </w:pPr>
            <w:r w:rsidRPr="00B05055">
              <w:rPr>
                <w:sz w:val="16"/>
                <w:szCs w:val="16"/>
              </w:rPr>
              <w:t>$2,185.00</w:t>
            </w:r>
          </w:p>
        </w:tc>
        <w:tc>
          <w:tcPr>
            <w:tcW w:w="1291" w:type="dxa"/>
            <w:noWrap/>
            <w:vAlign w:val="center"/>
            <w:hideMark/>
          </w:tcPr>
          <w:p w14:paraId="4FCE7CE1" w14:textId="77777777" w:rsidR="005B1D7A" w:rsidRPr="00B05055" w:rsidRDefault="005B1D7A" w:rsidP="00F559DD">
            <w:pPr>
              <w:jc w:val="center"/>
              <w:rPr>
                <w:sz w:val="16"/>
                <w:szCs w:val="16"/>
              </w:rPr>
            </w:pPr>
            <w:r w:rsidRPr="00B05055">
              <w:rPr>
                <w:sz w:val="16"/>
                <w:szCs w:val="16"/>
              </w:rPr>
              <w:t>$1,900.00</w:t>
            </w:r>
          </w:p>
        </w:tc>
      </w:tr>
      <w:tr w:rsidR="005B1D7A" w:rsidRPr="00B05055" w14:paraId="75AFD693" w14:textId="77777777" w:rsidTr="00F559DD">
        <w:trPr>
          <w:cantSplit/>
          <w:trHeight w:val="216"/>
          <w:jc w:val="center"/>
        </w:trPr>
        <w:tc>
          <w:tcPr>
            <w:tcW w:w="1250" w:type="dxa"/>
            <w:noWrap/>
            <w:vAlign w:val="center"/>
            <w:hideMark/>
          </w:tcPr>
          <w:p w14:paraId="06F95D81" w14:textId="77777777" w:rsidR="005B1D7A" w:rsidRPr="00B05055" w:rsidRDefault="005B1D7A" w:rsidP="00F559DD">
            <w:pPr>
              <w:jc w:val="center"/>
              <w:rPr>
                <w:sz w:val="16"/>
                <w:szCs w:val="16"/>
              </w:rPr>
            </w:pPr>
            <w:r w:rsidRPr="00B05055">
              <w:rPr>
                <w:sz w:val="16"/>
                <w:szCs w:val="16"/>
              </w:rPr>
              <w:t>40X12X3</w:t>
            </w:r>
          </w:p>
        </w:tc>
        <w:tc>
          <w:tcPr>
            <w:tcW w:w="720" w:type="dxa"/>
            <w:noWrap/>
            <w:vAlign w:val="center"/>
            <w:hideMark/>
          </w:tcPr>
          <w:p w14:paraId="2784DDC7" w14:textId="77777777" w:rsidR="005B1D7A" w:rsidRPr="00B05055" w:rsidRDefault="005B1D7A" w:rsidP="00F559DD">
            <w:pPr>
              <w:rPr>
                <w:sz w:val="16"/>
                <w:szCs w:val="16"/>
              </w:rPr>
            </w:pPr>
            <w:r w:rsidRPr="00B05055">
              <w:rPr>
                <w:sz w:val="16"/>
                <w:szCs w:val="16"/>
              </w:rPr>
              <w:t>100</w:t>
            </w:r>
          </w:p>
        </w:tc>
        <w:tc>
          <w:tcPr>
            <w:tcW w:w="1216" w:type="dxa"/>
            <w:noWrap/>
            <w:vAlign w:val="center"/>
            <w:hideMark/>
          </w:tcPr>
          <w:p w14:paraId="2F3CF2D0" w14:textId="77777777" w:rsidR="005B1D7A" w:rsidRPr="00B05055" w:rsidRDefault="005B1D7A" w:rsidP="00F559DD">
            <w:pPr>
              <w:jc w:val="center"/>
              <w:rPr>
                <w:sz w:val="16"/>
                <w:szCs w:val="16"/>
              </w:rPr>
            </w:pPr>
            <w:r w:rsidRPr="00B05055">
              <w:rPr>
                <w:sz w:val="16"/>
                <w:szCs w:val="16"/>
              </w:rPr>
              <w:t>$22,000.00</w:t>
            </w:r>
          </w:p>
        </w:tc>
        <w:tc>
          <w:tcPr>
            <w:tcW w:w="1216" w:type="dxa"/>
            <w:noWrap/>
            <w:vAlign w:val="center"/>
            <w:hideMark/>
          </w:tcPr>
          <w:p w14:paraId="503BCF08" w14:textId="77777777" w:rsidR="005B1D7A" w:rsidRPr="00B05055" w:rsidRDefault="005B1D7A" w:rsidP="00F559DD">
            <w:pPr>
              <w:jc w:val="center"/>
              <w:rPr>
                <w:sz w:val="16"/>
                <w:szCs w:val="16"/>
              </w:rPr>
            </w:pPr>
            <w:r w:rsidRPr="00B05055">
              <w:rPr>
                <w:sz w:val="16"/>
                <w:szCs w:val="16"/>
              </w:rPr>
              <w:t>$20,130.00</w:t>
            </w:r>
          </w:p>
        </w:tc>
        <w:tc>
          <w:tcPr>
            <w:tcW w:w="1225" w:type="dxa"/>
            <w:noWrap/>
            <w:vAlign w:val="center"/>
            <w:hideMark/>
          </w:tcPr>
          <w:p w14:paraId="21824BF6" w14:textId="77777777" w:rsidR="005B1D7A" w:rsidRPr="00B05055" w:rsidRDefault="005B1D7A" w:rsidP="00F559DD">
            <w:pPr>
              <w:jc w:val="center"/>
              <w:rPr>
                <w:sz w:val="16"/>
                <w:szCs w:val="16"/>
              </w:rPr>
            </w:pPr>
            <w:r w:rsidRPr="00B05055">
              <w:rPr>
                <w:sz w:val="16"/>
                <w:szCs w:val="16"/>
              </w:rPr>
              <w:t>$16,720.00</w:t>
            </w:r>
          </w:p>
        </w:tc>
        <w:tc>
          <w:tcPr>
            <w:tcW w:w="1205" w:type="dxa"/>
            <w:noWrap/>
            <w:vAlign w:val="center"/>
            <w:hideMark/>
          </w:tcPr>
          <w:p w14:paraId="1EA8DEFB" w14:textId="77777777" w:rsidR="005B1D7A" w:rsidRPr="00B05055" w:rsidRDefault="005B1D7A" w:rsidP="00F559DD">
            <w:pPr>
              <w:jc w:val="center"/>
              <w:rPr>
                <w:sz w:val="16"/>
                <w:szCs w:val="16"/>
              </w:rPr>
            </w:pPr>
            <w:r w:rsidRPr="00B05055">
              <w:rPr>
                <w:sz w:val="16"/>
                <w:szCs w:val="16"/>
              </w:rPr>
              <w:t>$12,650.00</w:t>
            </w:r>
          </w:p>
        </w:tc>
        <w:tc>
          <w:tcPr>
            <w:tcW w:w="1225" w:type="dxa"/>
            <w:noWrap/>
            <w:vAlign w:val="center"/>
            <w:hideMark/>
          </w:tcPr>
          <w:p w14:paraId="4F7F0904" w14:textId="77777777" w:rsidR="005B1D7A" w:rsidRPr="00B05055" w:rsidRDefault="005B1D7A" w:rsidP="00F559DD">
            <w:pPr>
              <w:jc w:val="center"/>
              <w:rPr>
                <w:sz w:val="16"/>
                <w:szCs w:val="16"/>
              </w:rPr>
            </w:pPr>
            <w:r w:rsidRPr="00B05055">
              <w:rPr>
                <w:sz w:val="16"/>
                <w:szCs w:val="16"/>
              </w:rPr>
              <w:t>$8,250.00</w:t>
            </w:r>
          </w:p>
        </w:tc>
        <w:tc>
          <w:tcPr>
            <w:tcW w:w="1170" w:type="dxa"/>
            <w:noWrap/>
            <w:vAlign w:val="center"/>
            <w:hideMark/>
          </w:tcPr>
          <w:p w14:paraId="5789C361" w14:textId="77777777" w:rsidR="005B1D7A" w:rsidRPr="00B05055" w:rsidRDefault="005B1D7A" w:rsidP="00F559DD">
            <w:pPr>
              <w:jc w:val="center"/>
              <w:rPr>
                <w:sz w:val="16"/>
                <w:szCs w:val="16"/>
              </w:rPr>
            </w:pPr>
            <w:r w:rsidRPr="00B05055">
              <w:rPr>
                <w:sz w:val="16"/>
                <w:szCs w:val="16"/>
              </w:rPr>
              <w:t>$5,060.00</w:t>
            </w:r>
          </w:p>
        </w:tc>
        <w:tc>
          <w:tcPr>
            <w:tcW w:w="1291" w:type="dxa"/>
            <w:noWrap/>
            <w:vAlign w:val="center"/>
            <w:hideMark/>
          </w:tcPr>
          <w:p w14:paraId="5B1953C7" w14:textId="77777777" w:rsidR="005B1D7A" w:rsidRPr="00B05055" w:rsidRDefault="005B1D7A" w:rsidP="00F559DD">
            <w:pPr>
              <w:jc w:val="center"/>
              <w:rPr>
                <w:sz w:val="16"/>
                <w:szCs w:val="16"/>
              </w:rPr>
            </w:pPr>
            <w:r w:rsidRPr="00B05055">
              <w:rPr>
                <w:sz w:val="16"/>
                <w:szCs w:val="16"/>
              </w:rPr>
              <w:t>$4,400.00</w:t>
            </w:r>
          </w:p>
        </w:tc>
      </w:tr>
      <w:tr w:rsidR="005B1D7A" w:rsidRPr="00B05055" w14:paraId="75EA3F06" w14:textId="77777777" w:rsidTr="00F559DD">
        <w:trPr>
          <w:cantSplit/>
          <w:trHeight w:val="216"/>
          <w:jc w:val="center"/>
        </w:trPr>
        <w:tc>
          <w:tcPr>
            <w:tcW w:w="1250" w:type="dxa"/>
            <w:noWrap/>
            <w:vAlign w:val="center"/>
          </w:tcPr>
          <w:p w14:paraId="75C7CB12" w14:textId="77777777" w:rsidR="005B1D7A" w:rsidRPr="00B05055" w:rsidRDefault="005B1D7A" w:rsidP="00F559DD">
            <w:pPr>
              <w:jc w:val="center"/>
              <w:rPr>
                <w:sz w:val="16"/>
                <w:szCs w:val="16"/>
              </w:rPr>
            </w:pPr>
            <w:r w:rsidRPr="00B05055">
              <w:rPr>
                <w:sz w:val="16"/>
                <w:szCs w:val="16"/>
              </w:rPr>
              <w:t>60X15X3</w:t>
            </w:r>
          </w:p>
        </w:tc>
        <w:tc>
          <w:tcPr>
            <w:tcW w:w="720" w:type="dxa"/>
            <w:noWrap/>
            <w:vAlign w:val="center"/>
          </w:tcPr>
          <w:p w14:paraId="0CC6738B" w14:textId="77777777" w:rsidR="005B1D7A" w:rsidRPr="00B05055" w:rsidRDefault="005B1D7A" w:rsidP="00F559DD">
            <w:pPr>
              <w:rPr>
                <w:sz w:val="16"/>
                <w:szCs w:val="16"/>
              </w:rPr>
            </w:pPr>
            <w:r w:rsidRPr="00B05055">
              <w:rPr>
                <w:sz w:val="16"/>
                <w:szCs w:val="16"/>
              </w:rPr>
              <w:t>200</w:t>
            </w:r>
          </w:p>
        </w:tc>
        <w:tc>
          <w:tcPr>
            <w:tcW w:w="1216" w:type="dxa"/>
            <w:noWrap/>
            <w:vAlign w:val="center"/>
          </w:tcPr>
          <w:p w14:paraId="344B54AB" w14:textId="77777777" w:rsidR="005B1D7A" w:rsidRPr="00B05055" w:rsidRDefault="005B1D7A" w:rsidP="00F559DD">
            <w:pPr>
              <w:jc w:val="center"/>
              <w:rPr>
                <w:sz w:val="16"/>
                <w:szCs w:val="16"/>
              </w:rPr>
            </w:pPr>
            <w:r w:rsidRPr="00B05055">
              <w:rPr>
                <w:sz w:val="16"/>
                <w:szCs w:val="16"/>
              </w:rPr>
              <w:t>$38,000.00</w:t>
            </w:r>
          </w:p>
        </w:tc>
        <w:tc>
          <w:tcPr>
            <w:tcW w:w="1216" w:type="dxa"/>
            <w:noWrap/>
            <w:vAlign w:val="center"/>
          </w:tcPr>
          <w:p w14:paraId="48FBEE4D" w14:textId="77777777" w:rsidR="005B1D7A" w:rsidRPr="00B05055" w:rsidRDefault="005B1D7A" w:rsidP="00F559DD">
            <w:pPr>
              <w:jc w:val="center"/>
              <w:rPr>
                <w:sz w:val="16"/>
                <w:szCs w:val="16"/>
              </w:rPr>
            </w:pPr>
            <w:r w:rsidRPr="00B05055">
              <w:rPr>
                <w:sz w:val="16"/>
                <w:szCs w:val="16"/>
              </w:rPr>
              <w:t>$34,770.00</w:t>
            </w:r>
          </w:p>
        </w:tc>
        <w:tc>
          <w:tcPr>
            <w:tcW w:w="1225" w:type="dxa"/>
            <w:noWrap/>
            <w:vAlign w:val="center"/>
          </w:tcPr>
          <w:p w14:paraId="03F1D312" w14:textId="77777777" w:rsidR="005B1D7A" w:rsidRPr="00B05055" w:rsidRDefault="005B1D7A" w:rsidP="00F559DD">
            <w:pPr>
              <w:jc w:val="center"/>
              <w:rPr>
                <w:sz w:val="16"/>
                <w:szCs w:val="16"/>
              </w:rPr>
            </w:pPr>
            <w:r w:rsidRPr="00B05055">
              <w:rPr>
                <w:sz w:val="16"/>
                <w:szCs w:val="16"/>
              </w:rPr>
              <w:t>$28,880.00</w:t>
            </w:r>
          </w:p>
        </w:tc>
        <w:tc>
          <w:tcPr>
            <w:tcW w:w="1205" w:type="dxa"/>
            <w:noWrap/>
            <w:vAlign w:val="center"/>
          </w:tcPr>
          <w:p w14:paraId="6F3B1DDF" w14:textId="77777777" w:rsidR="005B1D7A" w:rsidRPr="00B05055" w:rsidRDefault="005B1D7A" w:rsidP="00F559DD">
            <w:pPr>
              <w:jc w:val="center"/>
              <w:rPr>
                <w:sz w:val="16"/>
                <w:szCs w:val="16"/>
              </w:rPr>
            </w:pPr>
            <w:r w:rsidRPr="00B05055">
              <w:rPr>
                <w:sz w:val="16"/>
                <w:szCs w:val="16"/>
              </w:rPr>
              <w:t>$21,850.00</w:t>
            </w:r>
          </w:p>
        </w:tc>
        <w:tc>
          <w:tcPr>
            <w:tcW w:w="1225" w:type="dxa"/>
            <w:noWrap/>
            <w:vAlign w:val="center"/>
          </w:tcPr>
          <w:p w14:paraId="49F5E707" w14:textId="77777777" w:rsidR="005B1D7A" w:rsidRPr="00B05055" w:rsidRDefault="005B1D7A" w:rsidP="00F559DD">
            <w:pPr>
              <w:jc w:val="center"/>
              <w:rPr>
                <w:sz w:val="16"/>
                <w:szCs w:val="16"/>
              </w:rPr>
            </w:pPr>
            <w:r w:rsidRPr="00B05055">
              <w:rPr>
                <w:sz w:val="16"/>
                <w:szCs w:val="16"/>
              </w:rPr>
              <w:t>$14,250.00</w:t>
            </w:r>
          </w:p>
        </w:tc>
        <w:tc>
          <w:tcPr>
            <w:tcW w:w="1170" w:type="dxa"/>
            <w:noWrap/>
            <w:vAlign w:val="center"/>
          </w:tcPr>
          <w:p w14:paraId="79ACCA7C" w14:textId="77777777" w:rsidR="005B1D7A" w:rsidRPr="00B05055" w:rsidRDefault="005B1D7A" w:rsidP="00F559DD">
            <w:pPr>
              <w:jc w:val="center"/>
              <w:rPr>
                <w:sz w:val="16"/>
                <w:szCs w:val="16"/>
              </w:rPr>
            </w:pPr>
            <w:r w:rsidRPr="00B05055">
              <w:rPr>
                <w:sz w:val="16"/>
                <w:szCs w:val="16"/>
              </w:rPr>
              <w:t>$8,740.00</w:t>
            </w:r>
          </w:p>
        </w:tc>
        <w:tc>
          <w:tcPr>
            <w:tcW w:w="1291" w:type="dxa"/>
            <w:noWrap/>
            <w:vAlign w:val="center"/>
          </w:tcPr>
          <w:p w14:paraId="74E0FA2B" w14:textId="77777777" w:rsidR="005B1D7A" w:rsidRPr="00B05055" w:rsidRDefault="005B1D7A" w:rsidP="00F559DD">
            <w:pPr>
              <w:jc w:val="center"/>
              <w:rPr>
                <w:sz w:val="16"/>
                <w:szCs w:val="16"/>
              </w:rPr>
            </w:pPr>
            <w:r w:rsidRPr="00B05055">
              <w:rPr>
                <w:sz w:val="16"/>
                <w:szCs w:val="16"/>
              </w:rPr>
              <w:t>$7,600.00</w:t>
            </w:r>
          </w:p>
        </w:tc>
      </w:tr>
      <w:tr w:rsidR="005B1D7A" w:rsidRPr="00B05055" w14:paraId="06ABFB7D" w14:textId="77777777" w:rsidTr="00F559DD">
        <w:trPr>
          <w:cantSplit/>
          <w:trHeight w:val="288"/>
          <w:jc w:val="center"/>
        </w:trPr>
        <w:tc>
          <w:tcPr>
            <w:tcW w:w="10518" w:type="dxa"/>
            <w:gridSpan w:val="9"/>
            <w:noWrap/>
            <w:vAlign w:val="center"/>
          </w:tcPr>
          <w:p w14:paraId="3680CFAD" w14:textId="77777777" w:rsidR="005B1D7A" w:rsidRPr="00B05055" w:rsidRDefault="005B1D7A" w:rsidP="00F559DD">
            <w:pPr>
              <w:jc w:val="center"/>
              <w:rPr>
                <w:sz w:val="16"/>
                <w:szCs w:val="16"/>
              </w:rPr>
            </w:pPr>
            <w:r w:rsidRPr="00B05055">
              <w:rPr>
                <w:sz w:val="16"/>
                <w:szCs w:val="16"/>
              </w:rPr>
              <w:t>Freight</w:t>
            </w:r>
          </w:p>
        </w:tc>
      </w:tr>
      <w:tr w:rsidR="005B1D7A" w:rsidRPr="00B05055" w14:paraId="21C0CAE9" w14:textId="77777777" w:rsidTr="00F559DD">
        <w:trPr>
          <w:cantSplit/>
          <w:trHeight w:val="216"/>
          <w:jc w:val="center"/>
        </w:trPr>
        <w:tc>
          <w:tcPr>
            <w:tcW w:w="1250" w:type="dxa"/>
            <w:noWrap/>
            <w:vAlign w:val="center"/>
          </w:tcPr>
          <w:p w14:paraId="0EDBA382" w14:textId="77777777" w:rsidR="005B1D7A" w:rsidRPr="00B05055" w:rsidRDefault="005B1D7A" w:rsidP="00F559DD">
            <w:pPr>
              <w:jc w:val="center"/>
              <w:rPr>
                <w:sz w:val="16"/>
                <w:szCs w:val="16"/>
              </w:rPr>
            </w:pPr>
            <w:r w:rsidRPr="00B05055">
              <w:rPr>
                <w:sz w:val="16"/>
                <w:szCs w:val="16"/>
              </w:rPr>
              <w:t>120X30</w:t>
            </w:r>
          </w:p>
        </w:tc>
        <w:tc>
          <w:tcPr>
            <w:tcW w:w="720" w:type="dxa"/>
            <w:noWrap/>
            <w:vAlign w:val="center"/>
          </w:tcPr>
          <w:p w14:paraId="1B1C7571" w14:textId="77777777" w:rsidR="005B1D7A" w:rsidRPr="00B05055" w:rsidRDefault="005B1D7A" w:rsidP="00F559DD">
            <w:pPr>
              <w:rPr>
                <w:sz w:val="16"/>
                <w:szCs w:val="16"/>
              </w:rPr>
            </w:pPr>
            <w:r w:rsidRPr="00B05055">
              <w:rPr>
                <w:sz w:val="16"/>
                <w:szCs w:val="16"/>
              </w:rPr>
              <w:t>200</w:t>
            </w:r>
          </w:p>
        </w:tc>
        <w:tc>
          <w:tcPr>
            <w:tcW w:w="1216" w:type="dxa"/>
            <w:noWrap/>
            <w:vAlign w:val="center"/>
          </w:tcPr>
          <w:p w14:paraId="2DD220E8" w14:textId="77777777" w:rsidR="005B1D7A" w:rsidRPr="00B05055" w:rsidRDefault="005B1D7A" w:rsidP="00F559DD">
            <w:pPr>
              <w:jc w:val="center"/>
              <w:rPr>
                <w:sz w:val="16"/>
                <w:szCs w:val="16"/>
              </w:rPr>
            </w:pPr>
            <w:r w:rsidRPr="00B05055">
              <w:rPr>
                <w:sz w:val="16"/>
                <w:szCs w:val="16"/>
              </w:rPr>
              <w:t>$240,000</w:t>
            </w:r>
          </w:p>
        </w:tc>
        <w:tc>
          <w:tcPr>
            <w:tcW w:w="1216" w:type="dxa"/>
            <w:noWrap/>
            <w:vAlign w:val="center"/>
          </w:tcPr>
          <w:p w14:paraId="7145283D" w14:textId="77777777" w:rsidR="005B1D7A" w:rsidRPr="00B05055" w:rsidRDefault="005B1D7A" w:rsidP="00F559DD">
            <w:pPr>
              <w:jc w:val="center"/>
              <w:rPr>
                <w:sz w:val="16"/>
                <w:szCs w:val="16"/>
              </w:rPr>
            </w:pPr>
            <w:r w:rsidRPr="00B05055">
              <w:rPr>
                <w:sz w:val="16"/>
                <w:szCs w:val="16"/>
              </w:rPr>
              <w:t>$219,600</w:t>
            </w:r>
          </w:p>
        </w:tc>
        <w:tc>
          <w:tcPr>
            <w:tcW w:w="1225" w:type="dxa"/>
            <w:noWrap/>
            <w:vAlign w:val="center"/>
          </w:tcPr>
          <w:p w14:paraId="0525A2B3" w14:textId="77777777" w:rsidR="005B1D7A" w:rsidRPr="00B05055" w:rsidRDefault="005B1D7A" w:rsidP="00F559DD">
            <w:pPr>
              <w:jc w:val="center"/>
              <w:rPr>
                <w:sz w:val="16"/>
                <w:szCs w:val="16"/>
              </w:rPr>
            </w:pPr>
            <w:r w:rsidRPr="00B05055">
              <w:rPr>
                <w:sz w:val="16"/>
                <w:szCs w:val="16"/>
              </w:rPr>
              <w:t>$182,400</w:t>
            </w:r>
          </w:p>
        </w:tc>
        <w:tc>
          <w:tcPr>
            <w:tcW w:w="1205" w:type="dxa"/>
            <w:noWrap/>
            <w:vAlign w:val="center"/>
          </w:tcPr>
          <w:p w14:paraId="0FDF6E4B" w14:textId="77777777" w:rsidR="005B1D7A" w:rsidRPr="00B05055" w:rsidRDefault="005B1D7A" w:rsidP="00F559DD">
            <w:pPr>
              <w:jc w:val="center"/>
              <w:rPr>
                <w:sz w:val="16"/>
                <w:szCs w:val="16"/>
              </w:rPr>
            </w:pPr>
            <w:r w:rsidRPr="00B05055">
              <w:rPr>
                <w:sz w:val="16"/>
                <w:szCs w:val="16"/>
              </w:rPr>
              <w:t>$138,000</w:t>
            </w:r>
          </w:p>
        </w:tc>
        <w:tc>
          <w:tcPr>
            <w:tcW w:w="1225" w:type="dxa"/>
            <w:noWrap/>
            <w:vAlign w:val="center"/>
          </w:tcPr>
          <w:p w14:paraId="0996EEBE" w14:textId="77777777" w:rsidR="005B1D7A" w:rsidRPr="00B05055" w:rsidRDefault="005B1D7A" w:rsidP="00F559DD">
            <w:pPr>
              <w:jc w:val="center"/>
              <w:rPr>
                <w:sz w:val="16"/>
                <w:szCs w:val="16"/>
              </w:rPr>
            </w:pPr>
            <w:r w:rsidRPr="00B05055">
              <w:rPr>
                <w:sz w:val="16"/>
                <w:szCs w:val="16"/>
              </w:rPr>
              <w:t>$90,000</w:t>
            </w:r>
          </w:p>
        </w:tc>
        <w:tc>
          <w:tcPr>
            <w:tcW w:w="1170" w:type="dxa"/>
            <w:noWrap/>
            <w:vAlign w:val="center"/>
          </w:tcPr>
          <w:p w14:paraId="7E51AB0A" w14:textId="77777777" w:rsidR="005B1D7A" w:rsidRPr="00B05055" w:rsidRDefault="005B1D7A" w:rsidP="00F559DD">
            <w:pPr>
              <w:jc w:val="center"/>
              <w:rPr>
                <w:sz w:val="16"/>
                <w:szCs w:val="16"/>
              </w:rPr>
            </w:pPr>
            <w:r w:rsidRPr="00B05055">
              <w:rPr>
                <w:sz w:val="16"/>
                <w:szCs w:val="16"/>
              </w:rPr>
              <w:t>$55,200</w:t>
            </w:r>
          </w:p>
        </w:tc>
        <w:tc>
          <w:tcPr>
            <w:tcW w:w="1291" w:type="dxa"/>
            <w:noWrap/>
            <w:vAlign w:val="center"/>
          </w:tcPr>
          <w:p w14:paraId="1E1B8B6E" w14:textId="77777777" w:rsidR="005B1D7A" w:rsidRPr="00B05055" w:rsidRDefault="005B1D7A" w:rsidP="00F559DD">
            <w:pPr>
              <w:jc w:val="center"/>
              <w:rPr>
                <w:sz w:val="16"/>
                <w:szCs w:val="16"/>
              </w:rPr>
            </w:pPr>
            <w:r w:rsidRPr="00B05055">
              <w:rPr>
                <w:sz w:val="16"/>
                <w:szCs w:val="16"/>
              </w:rPr>
              <w:t>$48,000</w:t>
            </w:r>
          </w:p>
        </w:tc>
      </w:tr>
      <w:tr w:rsidR="005B1D7A" w:rsidRPr="00B05055" w14:paraId="7677EE76" w14:textId="77777777" w:rsidTr="00F559DD">
        <w:trPr>
          <w:cantSplit/>
          <w:trHeight w:val="216"/>
          <w:jc w:val="center"/>
        </w:trPr>
        <w:tc>
          <w:tcPr>
            <w:tcW w:w="1250" w:type="dxa"/>
            <w:noWrap/>
            <w:vAlign w:val="center"/>
          </w:tcPr>
          <w:p w14:paraId="7C351F36" w14:textId="77777777" w:rsidR="005B1D7A" w:rsidRPr="00B05055" w:rsidRDefault="005B1D7A" w:rsidP="00F559DD">
            <w:pPr>
              <w:jc w:val="center"/>
              <w:rPr>
                <w:sz w:val="16"/>
                <w:szCs w:val="16"/>
              </w:rPr>
            </w:pPr>
            <w:r w:rsidRPr="00B05055">
              <w:rPr>
                <w:sz w:val="16"/>
                <w:szCs w:val="16"/>
              </w:rPr>
              <w:t>140X40</w:t>
            </w:r>
          </w:p>
        </w:tc>
        <w:tc>
          <w:tcPr>
            <w:tcW w:w="720" w:type="dxa"/>
            <w:noWrap/>
            <w:vAlign w:val="center"/>
          </w:tcPr>
          <w:p w14:paraId="1CFB6144" w14:textId="77777777" w:rsidR="005B1D7A" w:rsidRPr="00B05055" w:rsidRDefault="005B1D7A" w:rsidP="00F559DD">
            <w:pPr>
              <w:rPr>
                <w:sz w:val="16"/>
                <w:szCs w:val="16"/>
              </w:rPr>
            </w:pPr>
            <w:r w:rsidRPr="00B05055">
              <w:rPr>
                <w:sz w:val="16"/>
                <w:szCs w:val="16"/>
              </w:rPr>
              <w:t>350</w:t>
            </w:r>
          </w:p>
        </w:tc>
        <w:tc>
          <w:tcPr>
            <w:tcW w:w="1216" w:type="dxa"/>
            <w:noWrap/>
            <w:vAlign w:val="center"/>
          </w:tcPr>
          <w:p w14:paraId="72CF30E9" w14:textId="77777777" w:rsidR="005B1D7A" w:rsidRPr="00B05055" w:rsidRDefault="005B1D7A" w:rsidP="00F559DD">
            <w:pPr>
              <w:jc w:val="center"/>
              <w:rPr>
                <w:sz w:val="16"/>
                <w:szCs w:val="16"/>
              </w:rPr>
            </w:pPr>
            <w:r w:rsidRPr="00B05055">
              <w:rPr>
                <w:sz w:val="16"/>
                <w:szCs w:val="16"/>
              </w:rPr>
              <w:t>$450,000</w:t>
            </w:r>
          </w:p>
        </w:tc>
        <w:tc>
          <w:tcPr>
            <w:tcW w:w="1216" w:type="dxa"/>
            <w:noWrap/>
            <w:vAlign w:val="center"/>
          </w:tcPr>
          <w:p w14:paraId="1194583A" w14:textId="77777777" w:rsidR="005B1D7A" w:rsidRPr="00B05055" w:rsidRDefault="005B1D7A" w:rsidP="00F559DD">
            <w:pPr>
              <w:jc w:val="center"/>
              <w:rPr>
                <w:sz w:val="16"/>
                <w:szCs w:val="16"/>
              </w:rPr>
            </w:pPr>
            <w:r w:rsidRPr="00B05055">
              <w:rPr>
                <w:sz w:val="16"/>
                <w:szCs w:val="16"/>
              </w:rPr>
              <w:t>$411,750</w:t>
            </w:r>
          </w:p>
        </w:tc>
        <w:tc>
          <w:tcPr>
            <w:tcW w:w="1225" w:type="dxa"/>
            <w:noWrap/>
            <w:vAlign w:val="center"/>
          </w:tcPr>
          <w:p w14:paraId="03096D09" w14:textId="77777777" w:rsidR="005B1D7A" w:rsidRPr="00B05055" w:rsidRDefault="005B1D7A" w:rsidP="00F559DD">
            <w:pPr>
              <w:jc w:val="center"/>
              <w:rPr>
                <w:sz w:val="16"/>
                <w:szCs w:val="16"/>
              </w:rPr>
            </w:pPr>
            <w:r w:rsidRPr="00B05055">
              <w:rPr>
                <w:sz w:val="16"/>
                <w:szCs w:val="16"/>
              </w:rPr>
              <w:t>$342,000</w:t>
            </w:r>
          </w:p>
        </w:tc>
        <w:tc>
          <w:tcPr>
            <w:tcW w:w="1205" w:type="dxa"/>
            <w:noWrap/>
            <w:vAlign w:val="center"/>
          </w:tcPr>
          <w:p w14:paraId="1BA89C15" w14:textId="77777777" w:rsidR="005B1D7A" w:rsidRPr="00B05055" w:rsidRDefault="005B1D7A" w:rsidP="00F559DD">
            <w:pPr>
              <w:jc w:val="center"/>
              <w:rPr>
                <w:sz w:val="16"/>
                <w:szCs w:val="16"/>
              </w:rPr>
            </w:pPr>
            <w:r w:rsidRPr="00B05055">
              <w:rPr>
                <w:sz w:val="16"/>
                <w:szCs w:val="16"/>
              </w:rPr>
              <w:t>$258,750</w:t>
            </w:r>
          </w:p>
        </w:tc>
        <w:tc>
          <w:tcPr>
            <w:tcW w:w="1225" w:type="dxa"/>
            <w:noWrap/>
            <w:vAlign w:val="center"/>
          </w:tcPr>
          <w:p w14:paraId="2E7892BF" w14:textId="77777777" w:rsidR="005B1D7A" w:rsidRPr="00B05055" w:rsidRDefault="005B1D7A" w:rsidP="00F559DD">
            <w:pPr>
              <w:jc w:val="center"/>
              <w:rPr>
                <w:sz w:val="16"/>
                <w:szCs w:val="16"/>
              </w:rPr>
            </w:pPr>
            <w:r w:rsidRPr="00B05055">
              <w:rPr>
                <w:sz w:val="16"/>
                <w:szCs w:val="16"/>
              </w:rPr>
              <w:t>$168,750</w:t>
            </w:r>
          </w:p>
        </w:tc>
        <w:tc>
          <w:tcPr>
            <w:tcW w:w="1170" w:type="dxa"/>
            <w:noWrap/>
            <w:vAlign w:val="center"/>
          </w:tcPr>
          <w:p w14:paraId="62A26DF2" w14:textId="77777777" w:rsidR="005B1D7A" w:rsidRPr="00B05055" w:rsidRDefault="005B1D7A" w:rsidP="00F559DD">
            <w:pPr>
              <w:jc w:val="center"/>
              <w:rPr>
                <w:sz w:val="16"/>
                <w:szCs w:val="16"/>
              </w:rPr>
            </w:pPr>
            <w:r w:rsidRPr="00B05055">
              <w:rPr>
                <w:sz w:val="16"/>
                <w:szCs w:val="16"/>
              </w:rPr>
              <w:t>$103,500</w:t>
            </w:r>
          </w:p>
        </w:tc>
        <w:tc>
          <w:tcPr>
            <w:tcW w:w="1291" w:type="dxa"/>
            <w:noWrap/>
            <w:vAlign w:val="center"/>
          </w:tcPr>
          <w:p w14:paraId="0C60BE79" w14:textId="77777777" w:rsidR="005B1D7A" w:rsidRPr="00B05055" w:rsidRDefault="005B1D7A" w:rsidP="00F559DD">
            <w:pPr>
              <w:jc w:val="center"/>
              <w:rPr>
                <w:sz w:val="16"/>
                <w:szCs w:val="16"/>
              </w:rPr>
            </w:pPr>
            <w:r w:rsidRPr="00B05055">
              <w:rPr>
                <w:sz w:val="16"/>
                <w:szCs w:val="16"/>
              </w:rPr>
              <w:t>$90,000</w:t>
            </w:r>
          </w:p>
        </w:tc>
      </w:tr>
      <w:tr w:rsidR="005B1D7A" w:rsidRPr="00B05055" w14:paraId="0C00A4DA" w14:textId="77777777" w:rsidTr="00F559DD">
        <w:trPr>
          <w:cantSplit/>
          <w:trHeight w:val="216"/>
          <w:jc w:val="center"/>
        </w:trPr>
        <w:tc>
          <w:tcPr>
            <w:tcW w:w="1250" w:type="dxa"/>
            <w:noWrap/>
            <w:vAlign w:val="center"/>
          </w:tcPr>
          <w:p w14:paraId="72042225" w14:textId="77777777" w:rsidR="005B1D7A" w:rsidRPr="00B05055" w:rsidRDefault="005B1D7A" w:rsidP="00F559DD">
            <w:pPr>
              <w:jc w:val="center"/>
              <w:rPr>
                <w:sz w:val="16"/>
                <w:szCs w:val="16"/>
              </w:rPr>
            </w:pPr>
            <w:r w:rsidRPr="00B05055">
              <w:rPr>
                <w:sz w:val="16"/>
                <w:szCs w:val="16"/>
              </w:rPr>
              <w:t>160X50</w:t>
            </w:r>
          </w:p>
        </w:tc>
        <w:tc>
          <w:tcPr>
            <w:tcW w:w="720" w:type="dxa"/>
            <w:noWrap/>
            <w:vAlign w:val="center"/>
          </w:tcPr>
          <w:p w14:paraId="239EDA42" w14:textId="77777777" w:rsidR="005B1D7A" w:rsidRPr="00B05055" w:rsidRDefault="005B1D7A" w:rsidP="00F559DD">
            <w:pPr>
              <w:rPr>
                <w:sz w:val="16"/>
                <w:szCs w:val="16"/>
              </w:rPr>
            </w:pPr>
            <w:r w:rsidRPr="00B05055">
              <w:rPr>
                <w:sz w:val="16"/>
                <w:szCs w:val="16"/>
              </w:rPr>
              <w:t>400</w:t>
            </w:r>
          </w:p>
        </w:tc>
        <w:tc>
          <w:tcPr>
            <w:tcW w:w="1216" w:type="dxa"/>
            <w:noWrap/>
            <w:vAlign w:val="center"/>
          </w:tcPr>
          <w:p w14:paraId="2027D059" w14:textId="77777777" w:rsidR="005B1D7A" w:rsidRPr="00B05055" w:rsidRDefault="005B1D7A" w:rsidP="00F559DD">
            <w:pPr>
              <w:jc w:val="center"/>
              <w:rPr>
                <w:sz w:val="16"/>
                <w:szCs w:val="16"/>
              </w:rPr>
            </w:pPr>
            <w:r w:rsidRPr="00B05055">
              <w:rPr>
                <w:sz w:val="16"/>
                <w:szCs w:val="16"/>
              </w:rPr>
              <w:t>$530,000</w:t>
            </w:r>
          </w:p>
        </w:tc>
        <w:tc>
          <w:tcPr>
            <w:tcW w:w="1216" w:type="dxa"/>
            <w:noWrap/>
            <w:vAlign w:val="center"/>
          </w:tcPr>
          <w:p w14:paraId="3270ACEA" w14:textId="77777777" w:rsidR="005B1D7A" w:rsidRPr="00B05055" w:rsidRDefault="005B1D7A" w:rsidP="00F559DD">
            <w:pPr>
              <w:jc w:val="center"/>
              <w:rPr>
                <w:sz w:val="16"/>
                <w:szCs w:val="16"/>
              </w:rPr>
            </w:pPr>
            <w:r w:rsidRPr="00B05055">
              <w:rPr>
                <w:sz w:val="16"/>
                <w:szCs w:val="16"/>
              </w:rPr>
              <w:t>$484,950</w:t>
            </w:r>
          </w:p>
        </w:tc>
        <w:tc>
          <w:tcPr>
            <w:tcW w:w="1225" w:type="dxa"/>
            <w:noWrap/>
            <w:vAlign w:val="center"/>
          </w:tcPr>
          <w:p w14:paraId="27A66AE5" w14:textId="77777777" w:rsidR="005B1D7A" w:rsidRPr="00B05055" w:rsidRDefault="005B1D7A" w:rsidP="00F559DD">
            <w:pPr>
              <w:jc w:val="center"/>
              <w:rPr>
                <w:sz w:val="16"/>
                <w:szCs w:val="16"/>
              </w:rPr>
            </w:pPr>
            <w:r w:rsidRPr="00B05055">
              <w:rPr>
                <w:sz w:val="16"/>
                <w:szCs w:val="16"/>
              </w:rPr>
              <w:t>$402,800</w:t>
            </w:r>
          </w:p>
        </w:tc>
        <w:tc>
          <w:tcPr>
            <w:tcW w:w="1205" w:type="dxa"/>
            <w:noWrap/>
            <w:vAlign w:val="center"/>
          </w:tcPr>
          <w:p w14:paraId="365F9D85" w14:textId="77777777" w:rsidR="005B1D7A" w:rsidRPr="00B05055" w:rsidRDefault="005B1D7A" w:rsidP="00F559DD">
            <w:pPr>
              <w:jc w:val="center"/>
              <w:rPr>
                <w:sz w:val="16"/>
                <w:szCs w:val="16"/>
              </w:rPr>
            </w:pPr>
            <w:r w:rsidRPr="00B05055">
              <w:rPr>
                <w:sz w:val="16"/>
                <w:szCs w:val="16"/>
              </w:rPr>
              <w:t>$304,750</w:t>
            </w:r>
          </w:p>
        </w:tc>
        <w:tc>
          <w:tcPr>
            <w:tcW w:w="1225" w:type="dxa"/>
            <w:noWrap/>
            <w:vAlign w:val="center"/>
          </w:tcPr>
          <w:p w14:paraId="0D2AD85A" w14:textId="77777777" w:rsidR="005B1D7A" w:rsidRPr="00B05055" w:rsidRDefault="005B1D7A" w:rsidP="00F559DD">
            <w:pPr>
              <w:jc w:val="center"/>
              <w:rPr>
                <w:sz w:val="16"/>
                <w:szCs w:val="16"/>
              </w:rPr>
            </w:pPr>
            <w:r w:rsidRPr="00B05055">
              <w:rPr>
                <w:sz w:val="16"/>
                <w:szCs w:val="16"/>
              </w:rPr>
              <w:t>$198,750</w:t>
            </w:r>
          </w:p>
        </w:tc>
        <w:tc>
          <w:tcPr>
            <w:tcW w:w="1170" w:type="dxa"/>
            <w:noWrap/>
            <w:vAlign w:val="center"/>
          </w:tcPr>
          <w:p w14:paraId="3FBAB0CA" w14:textId="77777777" w:rsidR="005B1D7A" w:rsidRPr="00B05055" w:rsidRDefault="005B1D7A" w:rsidP="00F559DD">
            <w:pPr>
              <w:jc w:val="center"/>
              <w:rPr>
                <w:sz w:val="16"/>
                <w:szCs w:val="16"/>
              </w:rPr>
            </w:pPr>
            <w:r w:rsidRPr="00B05055">
              <w:rPr>
                <w:sz w:val="16"/>
                <w:szCs w:val="16"/>
              </w:rPr>
              <w:t>$121,900</w:t>
            </w:r>
          </w:p>
        </w:tc>
        <w:tc>
          <w:tcPr>
            <w:tcW w:w="1291" w:type="dxa"/>
            <w:noWrap/>
            <w:vAlign w:val="center"/>
          </w:tcPr>
          <w:p w14:paraId="781D02C8" w14:textId="77777777" w:rsidR="005B1D7A" w:rsidRPr="00B05055" w:rsidRDefault="005B1D7A" w:rsidP="00F559DD">
            <w:pPr>
              <w:jc w:val="center"/>
              <w:rPr>
                <w:sz w:val="16"/>
                <w:szCs w:val="16"/>
              </w:rPr>
            </w:pPr>
            <w:r w:rsidRPr="00B05055">
              <w:rPr>
                <w:sz w:val="16"/>
                <w:szCs w:val="16"/>
              </w:rPr>
              <w:t>$106,000</w:t>
            </w:r>
          </w:p>
        </w:tc>
      </w:tr>
      <w:tr w:rsidR="005B1D7A" w:rsidRPr="00B05055" w14:paraId="0A4C79FD" w14:textId="77777777" w:rsidTr="00F559DD">
        <w:trPr>
          <w:cantSplit/>
          <w:trHeight w:val="216"/>
          <w:jc w:val="center"/>
        </w:trPr>
        <w:tc>
          <w:tcPr>
            <w:tcW w:w="1250" w:type="dxa"/>
            <w:noWrap/>
            <w:vAlign w:val="center"/>
          </w:tcPr>
          <w:p w14:paraId="0FC0EBC8" w14:textId="77777777" w:rsidR="005B1D7A" w:rsidRPr="00B05055" w:rsidRDefault="005B1D7A" w:rsidP="00F559DD">
            <w:pPr>
              <w:jc w:val="center"/>
              <w:rPr>
                <w:sz w:val="16"/>
                <w:szCs w:val="16"/>
              </w:rPr>
            </w:pPr>
            <w:r w:rsidRPr="00B05055">
              <w:rPr>
                <w:sz w:val="16"/>
                <w:szCs w:val="16"/>
              </w:rPr>
              <w:t>180X54</w:t>
            </w:r>
          </w:p>
        </w:tc>
        <w:tc>
          <w:tcPr>
            <w:tcW w:w="720" w:type="dxa"/>
            <w:noWrap/>
            <w:vAlign w:val="center"/>
          </w:tcPr>
          <w:p w14:paraId="77220E0D" w14:textId="77777777" w:rsidR="005B1D7A" w:rsidRPr="00B05055" w:rsidRDefault="005B1D7A" w:rsidP="00F559DD">
            <w:pPr>
              <w:rPr>
                <w:sz w:val="16"/>
                <w:szCs w:val="16"/>
              </w:rPr>
            </w:pPr>
            <w:r w:rsidRPr="00B05055">
              <w:rPr>
                <w:sz w:val="16"/>
                <w:szCs w:val="16"/>
              </w:rPr>
              <w:t>450</w:t>
            </w:r>
          </w:p>
        </w:tc>
        <w:tc>
          <w:tcPr>
            <w:tcW w:w="1216" w:type="dxa"/>
            <w:noWrap/>
            <w:vAlign w:val="center"/>
          </w:tcPr>
          <w:p w14:paraId="708203FA" w14:textId="77777777" w:rsidR="005B1D7A" w:rsidRPr="00B05055" w:rsidRDefault="005B1D7A" w:rsidP="00F559DD">
            <w:pPr>
              <w:jc w:val="center"/>
              <w:rPr>
                <w:sz w:val="16"/>
                <w:szCs w:val="16"/>
              </w:rPr>
            </w:pPr>
            <w:r w:rsidRPr="00B05055">
              <w:rPr>
                <w:sz w:val="16"/>
                <w:szCs w:val="16"/>
              </w:rPr>
              <w:t>$900,000</w:t>
            </w:r>
          </w:p>
        </w:tc>
        <w:tc>
          <w:tcPr>
            <w:tcW w:w="1216" w:type="dxa"/>
            <w:noWrap/>
            <w:vAlign w:val="center"/>
          </w:tcPr>
          <w:p w14:paraId="46DF8661" w14:textId="77777777" w:rsidR="005B1D7A" w:rsidRPr="00B05055" w:rsidRDefault="005B1D7A" w:rsidP="00F559DD">
            <w:pPr>
              <w:jc w:val="center"/>
              <w:rPr>
                <w:sz w:val="16"/>
                <w:szCs w:val="16"/>
              </w:rPr>
            </w:pPr>
            <w:r w:rsidRPr="00B05055">
              <w:rPr>
                <w:sz w:val="16"/>
                <w:szCs w:val="16"/>
              </w:rPr>
              <w:t>$823,500</w:t>
            </w:r>
          </w:p>
        </w:tc>
        <w:tc>
          <w:tcPr>
            <w:tcW w:w="1225" w:type="dxa"/>
            <w:noWrap/>
            <w:vAlign w:val="center"/>
          </w:tcPr>
          <w:p w14:paraId="08331B1F" w14:textId="77777777" w:rsidR="005B1D7A" w:rsidRPr="00B05055" w:rsidRDefault="005B1D7A" w:rsidP="00F559DD">
            <w:pPr>
              <w:jc w:val="center"/>
              <w:rPr>
                <w:sz w:val="16"/>
                <w:szCs w:val="16"/>
              </w:rPr>
            </w:pPr>
            <w:r w:rsidRPr="00B05055">
              <w:rPr>
                <w:sz w:val="16"/>
                <w:szCs w:val="16"/>
              </w:rPr>
              <w:t>$684,000</w:t>
            </w:r>
          </w:p>
        </w:tc>
        <w:tc>
          <w:tcPr>
            <w:tcW w:w="1205" w:type="dxa"/>
            <w:noWrap/>
            <w:vAlign w:val="center"/>
          </w:tcPr>
          <w:p w14:paraId="2BA42C9C" w14:textId="77777777" w:rsidR="005B1D7A" w:rsidRPr="00B05055" w:rsidRDefault="005B1D7A" w:rsidP="00F559DD">
            <w:pPr>
              <w:jc w:val="center"/>
              <w:rPr>
                <w:sz w:val="16"/>
                <w:szCs w:val="16"/>
              </w:rPr>
            </w:pPr>
            <w:r w:rsidRPr="00B05055">
              <w:rPr>
                <w:sz w:val="16"/>
                <w:szCs w:val="16"/>
              </w:rPr>
              <w:t>$517,500</w:t>
            </w:r>
          </w:p>
        </w:tc>
        <w:tc>
          <w:tcPr>
            <w:tcW w:w="1225" w:type="dxa"/>
            <w:noWrap/>
            <w:vAlign w:val="center"/>
          </w:tcPr>
          <w:p w14:paraId="545026ED" w14:textId="77777777" w:rsidR="005B1D7A" w:rsidRPr="00B05055" w:rsidRDefault="005B1D7A" w:rsidP="00F559DD">
            <w:pPr>
              <w:jc w:val="center"/>
              <w:rPr>
                <w:sz w:val="16"/>
                <w:szCs w:val="16"/>
              </w:rPr>
            </w:pPr>
            <w:r w:rsidRPr="00B05055">
              <w:rPr>
                <w:sz w:val="16"/>
                <w:szCs w:val="16"/>
              </w:rPr>
              <w:t>$337,500</w:t>
            </w:r>
          </w:p>
        </w:tc>
        <w:tc>
          <w:tcPr>
            <w:tcW w:w="1170" w:type="dxa"/>
            <w:noWrap/>
            <w:vAlign w:val="center"/>
          </w:tcPr>
          <w:p w14:paraId="21F22C2A" w14:textId="77777777" w:rsidR="005B1D7A" w:rsidRPr="00B05055" w:rsidRDefault="005B1D7A" w:rsidP="00F559DD">
            <w:pPr>
              <w:jc w:val="center"/>
              <w:rPr>
                <w:sz w:val="16"/>
                <w:szCs w:val="16"/>
              </w:rPr>
            </w:pPr>
            <w:r w:rsidRPr="00B05055">
              <w:rPr>
                <w:sz w:val="16"/>
                <w:szCs w:val="16"/>
              </w:rPr>
              <w:t>$207,000</w:t>
            </w:r>
          </w:p>
        </w:tc>
        <w:tc>
          <w:tcPr>
            <w:tcW w:w="1291" w:type="dxa"/>
            <w:noWrap/>
            <w:vAlign w:val="center"/>
          </w:tcPr>
          <w:p w14:paraId="62950778" w14:textId="77777777" w:rsidR="005B1D7A" w:rsidRPr="00B05055" w:rsidRDefault="005B1D7A" w:rsidP="00F559DD">
            <w:pPr>
              <w:jc w:val="center"/>
              <w:rPr>
                <w:sz w:val="16"/>
                <w:szCs w:val="16"/>
              </w:rPr>
            </w:pPr>
            <w:r w:rsidRPr="00B05055">
              <w:rPr>
                <w:sz w:val="16"/>
                <w:szCs w:val="16"/>
              </w:rPr>
              <w:t>$180,000</w:t>
            </w:r>
          </w:p>
        </w:tc>
      </w:tr>
      <w:tr w:rsidR="005B1D7A" w:rsidRPr="00B05055" w14:paraId="67CDC475" w14:textId="77777777" w:rsidTr="00F559DD">
        <w:trPr>
          <w:cantSplit/>
          <w:trHeight w:val="216"/>
          <w:jc w:val="center"/>
        </w:trPr>
        <w:tc>
          <w:tcPr>
            <w:tcW w:w="1250" w:type="dxa"/>
            <w:noWrap/>
            <w:vAlign w:val="center"/>
          </w:tcPr>
          <w:p w14:paraId="32F087E6" w14:textId="77777777" w:rsidR="005B1D7A" w:rsidRPr="00B05055" w:rsidRDefault="005B1D7A" w:rsidP="00F559DD">
            <w:pPr>
              <w:jc w:val="center"/>
              <w:rPr>
                <w:sz w:val="16"/>
                <w:szCs w:val="16"/>
              </w:rPr>
            </w:pPr>
            <w:r w:rsidRPr="00B05055">
              <w:rPr>
                <w:sz w:val="16"/>
                <w:szCs w:val="16"/>
              </w:rPr>
              <w:t>250X72 Non Class</w:t>
            </w:r>
          </w:p>
        </w:tc>
        <w:tc>
          <w:tcPr>
            <w:tcW w:w="720" w:type="dxa"/>
            <w:noWrap/>
            <w:vAlign w:val="center"/>
          </w:tcPr>
          <w:p w14:paraId="509A43BE" w14:textId="77777777" w:rsidR="005B1D7A" w:rsidRPr="00B05055" w:rsidRDefault="005B1D7A" w:rsidP="00F559DD">
            <w:pPr>
              <w:rPr>
                <w:sz w:val="16"/>
                <w:szCs w:val="16"/>
              </w:rPr>
            </w:pPr>
            <w:r w:rsidRPr="00B05055">
              <w:rPr>
                <w:sz w:val="16"/>
                <w:szCs w:val="16"/>
              </w:rPr>
              <w:t>600</w:t>
            </w:r>
          </w:p>
        </w:tc>
        <w:tc>
          <w:tcPr>
            <w:tcW w:w="1216" w:type="dxa"/>
            <w:noWrap/>
            <w:vAlign w:val="center"/>
          </w:tcPr>
          <w:p w14:paraId="4925AAE9" w14:textId="77777777" w:rsidR="005B1D7A" w:rsidRPr="00B05055" w:rsidRDefault="005B1D7A" w:rsidP="00F559DD">
            <w:pPr>
              <w:jc w:val="center"/>
              <w:rPr>
                <w:sz w:val="16"/>
                <w:szCs w:val="16"/>
              </w:rPr>
            </w:pPr>
            <w:r w:rsidRPr="00B05055">
              <w:rPr>
                <w:sz w:val="16"/>
                <w:szCs w:val="16"/>
              </w:rPr>
              <w:t>$1,500,000</w:t>
            </w:r>
          </w:p>
        </w:tc>
        <w:tc>
          <w:tcPr>
            <w:tcW w:w="1216" w:type="dxa"/>
            <w:noWrap/>
            <w:vAlign w:val="center"/>
          </w:tcPr>
          <w:p w14:paraId="451A9325" w14:textId="77777777" w:rsidR="005B1D7A" w:rsidRPr="00B05055" w:rsidRDefault="005B1D7A" w:rsidP="00F559DD">
            <w:pPr>
              <w:jc w:val="center"/>
              <w:rPr>
                <w:sz w:val="16"/>
                <w:szCs w:val="16"/>
              </w:rPr>
            </w:pPr>
            <w:r w:rsidRPr="00B05055">
              <w:rPr>
                <w:sz w:val="16"/>
                <w:szCs w:val="16"/>
              </w:rPr>
              <w:t>$1,372,500</w:t>
            </w:r>
          </w:p>
        </w:tc>
        <w:tc>
          <w:tcPr>
            <w:tcW w:w="1225" w:type="dxa"/>
            <w:noWrap/>
            <w:vAlign w:val="center"/>
          </w:tcPr>
          <w:p w14:paraId="278BDEDD" w14:textId="77777777" w:rsidR="005B1D7A" w:rsidRPr="00B05055" w:rsidRDefault="005B1D7A" w:rsidP="00F559DD">
            <w:pPr>
              <w:jc w:val="center"/>
              <w:rPr>
                <w:sz w:val="16"/>
                <w:szCs w:val="16"/>
              </w:rPr>
            </w:pPr>
            <w:r w:rsidRPr="00B05055">
              <w:rPr>
                <w:sz w:val="16"/>
                <w:szCs w:val="16"/>
              </w:rPr>
              <w:t>$1,140,000</w:t>
            </w:r>
          </w:p>
        </w:tc>
        <w:tc>
          <w:tcPr>
            <w:tcW w:w="1205" w:type="dxa"/>
            <w:noWrap/>
            <w:vAlign w:val="center"/>
          </w:tcPr>
          <w:p w14:paraId="3BF197C1" w14:textId="77777777" w:rsidR="005B1D7A" w:rsidRPr="00B05055" w:rsidRDefault="005B1D7A" w:rsidP="00F559DD">
            <w:pPr>
              <w:jc w:val="center"/>
              <w:rPr>
                <w:sz w:val="16"/>
                <w:szCs w:val="16"/>
              </w:rPr>
            </w:pPr>
            <w:r w:rsidRPr="00B05055">
              <w:rPr>
                <w:sz w:val="16"/>
                <w:szCs w:val="16"/>
              </w:rPr>
              <w:t>$862,500</w:t>
            </w:r>
          </w:p>
        </w:tc>
        <w:tc>
          <w:tcPr>
            <w:tcW w:w="1225" w:type="dxa"/>
            <w:noWrap/>
            <w:vAlign w:val="center"/>
          </w:tcPr>
          <w:p w14:paraId="3E57AE4A" w14:textId="77777777" w:rsidR="005B1D7A" w:rsidRPr="00B05055" w:rsidRDefault="005B1D7A" w:rsidP="00F559DD">
            <w:pPr>
              <w:jc w:val="center"/>
              <w:rPr>
                <w:sz w:val="16"/>
                <w:szCs w:val="16"/>
              </w:rPr>
            </w:pPr>
            <w:r w:rsidRPr="00B05055">
              <w:rPr>
                <w:sz w:val="16"/>
                <w:szCs w:val="16"/>
              </w:rPr>
              <w:t>$562,500</w:t>
            </w:r>
          </w:p>
        </w:tc>
        <w:tc>
          <w:tcPr>
            <w:tcW w:w="1170" w:type="dxa"/>
            <w:noWrap/>
            <w:vAlign w:val="center"/>
          </w:tcPr>
          <w:p w14:paraId="44C62B4B" w14:textId="77777777" w:rsidR="005B1D7A" w:rsidRPr="00B05055" w:rsidRDefault="005B1D7A" w:rsidP="00F559DD">
            <w:pPr>
              <w:jc w:val="center"/>
              <w:rPr>
                <w:sz w:val="16"/>
                <w:szCs w:val="16"/>
              </w:rPr>
            </w:pPr>
            <w:r w:rsidRPr="00B05055">
              <w:rPr>
                <w:sz w:val="16"/>
                <w:szCs w:val="16"/>
              </w:rPr>
              <w:t>$345,000</w:t>
            </w:r>
          </w:p>
        </w:tc>
        <w:tc>
          <w:tcPr>
            <w:tcW w:w="1291" w:type="dxa"/>
            <w:noWrap/>
            <w:vAlign w:val="center"/>
          </w:tcPr>
          <w:p w14:paraId="0177B0FE" w14:textId="77777777" w:rsidR="005B1D7A" w:rsidRPr="00B05055" w:rsidRDefault="005B1D7A" w:rsidP="00F559DD">
            <w:pPr>
              <w:jc w:val="center"/>
              <w:rPr>
                <w:sz w:val="16"/>
                <w:szCs w:val="16"/>
              </w:rPr>
            </w:pPr>
            <w:r w:rsidRPr="00B05055">
              <w:rPr>
                <w:sz w:val="16"/>
                <w:szCs w:val="16"/>
              </w:rPr>
              <w:t>$300,000</w:t>
            </w:r>
          </w:p>
        </w:tc>
      </w:tr>
      <w:tr w:rsidR="005B1D7A" w:rsidRPr="00B05055" w14:paraId="65E6B069" w14:textId="77777777" w:rsidTr="00F559DD">
        <w:trPr>
          <w:cantSplit/>
          <w:trHeight w:val="216"/>
          <w:jc w:val="center"/>
        </w:trPr>
        <w:tc>
          <w:tcPr>
            <w:tcW w:w="1250" w:type="dxa"/>
            <w:noWrap/>
            <w:vAlign w:val="center"/>
          </w:tcPr>
          <w:p w14:paraId="5BF6A195" w14:textId="77777777" w:rsidR="005B1D7A" w:rsidRPr="00B05055" w:rsidRDefault="005B1D7A" w:rsidP="00F559DD">
            <w:pPr>
              <w:jc w:val="center"/>
              <w:rPr>
                <w:sz w:val="16"/>
                <w:szCs w:val="16"/>
              </w:rPr>
            </w:pPr>
            <w:r w:rsidRPr="00B05055">
              <w:rPr>
                <w:sz w:val="16"/>
                <w:szCs w:val="16"/>
              </w:rPr>
              <w:t>250X72 Class</w:t>
            </w:r>
          </w:p>
        </w:tc>
        <w:tc>
          <w:tcPr>
            <w:tcW w:w="720" w:type="dxa"/>
            <w:noWrap/>
            <w:vAlign w:val="center"/>
          </w:tcPr>
          <w:p w14:paraId="1FA1B7B5" w14:textId="77777777" w:rsidR="005B1D7A" w:rsidRPr="00B05055" w:rsidRDefault="005B1D7A" w:rsidP="00F559DD">
            <w:pPr>
              <w:rPr>
                <w:sz w:val="16"/>
                <w:szCs w:val="16"/>
              </w:rPr>
            </w:pPr>
            <w:r w:rsidRPr="00B05055">
              <w:rPr>
                <w:sz w:val="16"/>
                <w:szCs w:val="16"/>
              </w:rPr>
              <w:t>800</w:t>
            </w:r>
          </w:p>
        </w:tc>
        <w:tc>
          <w:tcPr>
            <w:tcW w:w="1216" w:type="dxa"/>
            <w:noWrap/>
            <w:vAlign w:val="center"/>
          </w:tcPr>
          <w:p w14:paraId="1A1167C8" w14:textId="77777777" w:rsidR="005B1D7A" w:rsidRPr="00B05055" w:rsidRDefault="005B1D7A" w:rsidP="00F559DD">
            <w:pPr>
              <w:jc w:val="center"/>
              <w:rPr>
                <w:sz w:val="16"/>
                <w:szCs w:val="16"/>
              </w:rPr>
            </w:pPr>
            <w:r w:rsidRPr="00B05055">
              <w:rPr>
                <w:sz w:val="16"/>
                <w:szCs w:val="16"/>
              </w:rPr>
              <w:t>$2,700,000</w:t>
            </w:r>
          </w:p>
        </w:tc>
        <w:tc>
          <w:tcPr>
            <w:tcW w:w="1216" w:type="dxa"/>
            <w:noWrap/>
            <w:vAlign w:val="center"/>
          </w:tcPr>
          <w:p w14:paraId="28C73302" w14:textId="77777777" w:rsidR="005B1D7A" w:rsidRPr="00B05055" w:rsidRDefault="005B1D7A" w:rsidP="00F559DD">
            <w:pPr>
              <w:jc w:val="center"/>
              <w:rPr>
                <w:sz w:val="16"/>
                <w:szCs w:val="16"/>
              </w:rPr>
            </w:pPr>
            <w:r w:rsidRPr="00B05055">
              <w:rPr>
                <w:sz w:val="16"/>
                <w:szCs w:val="16"/>
              </w:rPr>
              <w:t>$2,470,500</w:t>
            </w:r>
          </w:p>
        </w:tc>
        <w:tc>
          <w:tcPr>
            <w:tcW w:w="1225" w:type="dxa"/>
            <w:noWrap/>
            <w:vAlign w:val="center"/>
          </w:tcPr>
          <w:p w14:paraId="7CFC94E9" w14:textId="77777777" w:rsidR="005B1D7A" w:rsidRPr="00B05055" w:rsidRDefault="005B1D7A" w:rsidP="00F559DD">
            <w:pPr>
              <w:jc w:val="center"/>
              <w:rPr>
                <w:sz w:val="16"/>
                <w:szCs w:val="16"/>
              </w:rPr>
            </w:pPr>
            <w:r w:rsidRPr="00B05055">
              <w:rPr>
                <w:sz w:val="16"/>
                <w:szCs w:val="16"/>
              </w:rPr>
              <w:t>$2,052,000</w:t>
            </w:r>
          </w:p>
        </w:tc>
        <w:tc>
          <w:tcPr>
            <w:tcW w:w="1205" w:type="dxa"/>
            <w:noWrap/>
            <w:vAlign w:val="center"/>
          </w:tcPr>
          <w:p w14:paraId="00E9AFE6" w14:textId="77777777" w:rsidR="005B1D7A" w:rsidRPr="00B05055" w:rsidRDefault="005B1D7A" w:rsidP="00F559DD">
            <w:pPr>
              <w:jc w:val="center"/>
              <w:rPr>
                <w:sz w:val="16"/>
                <w:szCs w:val="16"/>
              </w:rPr>
            </w:pPr>
            <w:r w:rsidRPr="00B05055">
              <w:rPr>
                <w:sz w:val="16"/>
                <w:szCs w:val="16"/>
              </w:rPr>
              <w:t>$1,552,500</w:t>
            </w:r>
          </w:p>
        </w:tc>
        <w:tc>
          <w:tcPr>
            <w:tcW w:w="1225" w:type="dxa"/>
            <w:noWrap/>
            <w:vAlign w:val="center"/>
          </w:tcPr>
          <w:p w14:paraId="200DCAC5" w14:textId="77777777" w:rsidR="005B1D7A" w:rsidRPr="00B05055" w:rsidRDefault="005B1D7A" w:rsidP="00F559DD">
            <w:pPr>
              <w:jc w:val="center"/>
              <w:rPr>
                <w:sz w:val="16"/>
                <w:szCs w:val="16"/>
              </w:rPr>
            </w:pPr>
            <w:r w:rsidRPr="00B05055">
              <w:rPr>
                <w:sz w:val="16"/>
                <w:szCs w:val="16"/>
              </w:rPr>
              <w:t>$1,012,500</w:t>
            </w:r>
          </w:p>
        </w:tc>
        <w:tc>
          <w:tcPr>
            <w:tcW w:w="1170" w:type="dxa"/>
            <w:noWrap/>
            <w:vAlign w:val="center"/>
          </w:tcPr>
          <w:p w14:paraId="4C28B498" w14:textId="77777777" w:rsidR="005B1D7A" w:rsidRPr="00B05055" w:rsidRDefault="005B1D7A" w:rsidP="00F559DD">
            <w:pPr>
              <w:jc w:val="center"/>
              <w:rPr>
                <w:sz w:val="16"/>
                <w:szCs w:val="16"/>
              </w:rPr>
            </w:pPr>
            <w:r w:rsidRPr="00B05055">
              <w:rPr>
                <w:sz w:val="16"/>
                <w:szCs w:val="16"/>
              </w:rPr>
              <w:t>$621,000</w:t>
            </w:r>
          </w:p>
        </w:tc>
        <w:tc>
          <w:tcPr>
            <w:tcW w:w="1291" w:type="dxa"/>
            <w:noWrap/>
            <w:vAlign w:val="center"/>
          </w:tcPr>
          <w:p w14:paraId="50A50612" w14:textId="77777777" w:rsidR="005B1D7A" w:rsidRPr="00B05055" w:rsidRDefault="005B1D7A" w:rsidP="00F559DD">
            <w:pPr>
              <w:jc w:val="center"/>
              <w:rPr>
                <w:sz w:val="16"/>
                <w:szCs w:val="16"/>
              </w:rPr>
            </w:pPr>
            <w:r w:rsidRPr="00B05055">
              <w:rPr>
                <w:sz w:val="16"/>
                <w:szCs w:val="16"/>
              </w:rPr>
              <w:t>$540,000</w:t>
            </w:r>
          </w:p>
        </w:tc>
      </w:tr>
      <w:tr w:rsidR="005B1D7A" w:rsidRPr="00B05055" w14:paraId="4E1A91CE" w14:textId="77777777" w:rsidTr="00F559DD">
        <w:trPr>
          <w:cantSplit/>
          <w:trHeight w:val="216"/>
          <w:jc w:val="center"/>
        </w:trPr>
        <w:tc>
          <w:tcPr>
            <w:tcW w:w="1250" w:type="dxa"/>
            <w:noWrap/>
            <w:vAlign w:val="center"/>
          </w:tcPr>
          <w:p w14:paraId="5E0A9E1C" w14:textId="77777777" w:rsidR="005B1D7A" w:rsidRPr="00B05055" w:rsidRDefault="005B1D7A" w:rsidP="00F559DD">
            <w:pPr>
              <w:jc w:val="center"/>
              <w:rPr>
                <w:sz w:val="16"/>
                <w:szCs w:val="16"/>
              </w:rPr>
            </w:pPr>
            <w:r w:rsidRPr="00B05055">
              <w:rPr>
                <w:sz w:val="16"/>
                <w:szCs w:val="16"/>
              </w:rPr>
              <w:lastRenderedPageBreak/>
              <w:t>260X72 Non Class</w:t>
            </w:r>
          </w:p>
        </w:tc>
        <w:tc>
          <w:tcPr>
            <w:tcW w:w="720" w:type="dxa"/>
            <w:noWrap/>
            <w:vAlign w:val="center"/>
          </w:tcPr>
          <w:p w14:paraId="58607C93" w14:textId="77777777" w:rsidR="005B1D7A" w:rsidRPr="00B05055" w:rsidRDefault="005B1D7A" w:rsidP="00F559DD">
            <w:pPr>
              <w:rPr>
                <w:sz w:val="16"/>
                <w:szCs w:val="16"/>
              </w:rPr>
            </w:pPr>
            <w:r w:rsidRPr="00B05055">
              <w:rPr>
                <w:sz w:val="16"/>
                <w:szCs w:val="16"/>
              </w:rPr>
              <w:t>500</w:t>
            </w:r>
          </w:p>
        </w:tc>
        <w:tc>
          <w:tcPr>
            <w:tcW w:w="1216" w:type="dxa"/>
            <w:noWrap/>
            <w:vAlign w:val="center"/>
          </w:tcPr>
          <w:p w14:paraId="0897FC88" w14:textId="77777777" w:rsidR="005B1D7A" w:rsidRPr="00B05055" w:rsidRDefault="005B1D7A" w:rsidP="00F559DD">
            <w:pPr>
              <w:jc w:val="center"/>
              <w:rPr>
                <w:sz w:val="16"/>
                <w:szCs w:val="16"/>
              </w:rPr>
            </w:pPr>
            <w:r w:rsidRPr="00B05055">
              <w:rPr>
                <w:sz w:val="16"/>
                <w:szCs w:val="16"/>
              </w:rPr>
              <w:t>$1,600,000</w:t>
            </w:r>
          </w:p>
        </w:tc>
        <w:tc>
          <w:tcPr>
            <w:tcW w:w="1216" w:type="dxa"/>
            <w:noWrap/>
            <w:vAlign w:val="center"/>
          </w:tcPr>
          <w:p w14:paraId="49BF9AD0" w14:textId="77777777" w:rsidR="005B1D7A" w:rsidRPr="00B05055" w:rsidRDefault="005B1D7A" w:rsidP="00F559DD">
            <w:pPr>
              <w:jc w:val="center"/>
              <w:rPr>
                <w:sz w:val="16"/>
                <w:szCs w:val="16"/>
              </w:rPr>
            </w:pPr>
            <w:r w:rsidRPr="00B05055">
              <w:rPr>
                <w:sz w:val="16"/>
                <w:szCs w:val="16"/>
              </w:rPr>
              <w:t>$1,464,000</w:t>
            </w:r>
          </w:p>
        </w:tc>
        <w:tc>
          <w:tcPr>
            <w:tcW w:w="1225" w:type="dxa"/>
            <w:noWrap/>
            <w:vAlign w:val="center"/>
          </w:tcPr>
          <w:p w14:paraId="56A2FA3F" w14:textId="77777777" w:rsidR="005B1D7A" w:rsidRPr="00B05055" w:rsidRDefault="005B1D7A" w:rsidP="00F559DD">
            <w:pPr>
              <w:jc w:val="center"/>
              <w:rPr>
                <w:sz w:val="16"/>
                <w:szCs w:val="16"/>
              </w:rPr>
            </w:pPr>
            <w:r w:rsidRPr="00B05055">
              <w:rPr>
                <w:sz w:val="16"/>
                <w:szCs w:val="16"/>
              </w:rPr>
              <w:t>$1,216,000</w:t>
            </w:r>
          </w:p>
        </w:tc>
        <w:tc>
          <w:tcPr>
            <w:tcW w:w="1205" w:type="dxa"/>
            <w:noWrap/>
            <w:vAlign w:val="center"/>
          </w:tcPr>
          <w:p w14:paraId="4567372D" w14:textId="77777777" w:rsidR="005B1D7A" w:rsidRPr="00B05055" w:rsidRDefault="005B1D7A" w:rsidP="00F559DD">
            <w:pPr>
              <w:jc w:val="center"/>
              <w:rPr>
                <w:sz w:val="16"/>
                <w:szCs w:val="16"/>
              </w:rPr>
            </w:pPr>
            <w:r w:rsidRPr="00B05055">
              <w:rPr>
                <w:sz w:val="16"/>
                <w:szCs w:val="16"/>
              </w:rPr>
              <w:t>$920,000</w:t>
            </w:r>
          </w:p>
        </w:tc>
        <w:tc>
          <w:tcPr>
            <w:tcW w:w="1225" w:type="dxa"/>
            <w:noWrap/>
            <w:vAlign w:val="center"/>
          </w:tcPr>
          <w:p w14:paraId="23BC8F98" w14:textId="77777777" w:rsidR="005B1D7A" w:rsidRPr="00B05055" w:rsidRDefault="005B1D7A" w:rsidP="00F559DD">
            <w:pPr>
              <w:jc w:val="center"/>
              <w:rPr>
                <w:sz w:val="16"/>
                <w:szCs w:val="16"/>
              </w:rPr>
            </w:pPr>
            <w:r w:rsidRPr="00B05055">
              <w:rPr>
                <w:sz w:val="16"/>
                <w:szCs w:val="16"/>
              </w:rPr>
              <w:t>$600,000</w:t>
            </w:r>
          </w:p>
        </w:tc>
        <w:tc>
          <w:tcPr>
            <w:tcW w:w="1170" w:type="dxa"/>
            <w:noWrap/>
            <w:vAlign w:val="center"/>
          </w:tcPr>
          <w:p w14:paraId="13DD7052" w14:textId="77777777" w:rsidR="005B1D7A" w:rsidRPr="00B05055" w:rsidRDefault="005B1D7A" w:rsidP="00F559DD">
            <w:pPr>
              <w:jc w:val="center"/>
              <w:rPr>
                <w:sz w:val="16"/>
                <w:szCs w:val="16"/>
              </w:rPr>
            </w:pPr>
            <w:r w:rsidRPr="00B05055">
              <w:rPr>
                <w:sz w:val="16"/>
                <w:szCs w:val="16"/>
              </w:rPr>
              <w:t>$368,000</w:t>
            </w:r>
          </w:p>
        </w:tc>
        <w:tc>
          <w:tcPr>
            <w:tcW w:w="1291" w:type="dxa"/>
            <w:noWrap/>
            <w:vAlign w:val="center"/>
          </w:tcPr>
          <w:p w14:paraId="312AB2D0" w14:textId="77777777" w:rsidR="005B1D7A" w:rsidRPr="00B05055" w:rsidRDefault="005B1D7A" w:rsidP="00F559DD">
            <w:pPr>
              <w:jc w:val="center"/>
              <w:rPr>
                <w:sz w:val="16"/>
                <w:szCs w:val="16"/>
              </w:rPr>
            </w:pPr>
            <w:r w:rsidRPr="00B05055">
              <w:rPr>
                <w:sz w:val="16"/>
                <w:szCs w:val="16"/>
              </w:rPr>
              <w:t>$320,000</w:t>
            </w:r>
          </w:p>
        </w:tc>
      </w:tr>
      <w:tr w:rsidR="005B1D7A" w:rsidRPr="00B05055" w14:paraId="1A26C552" w14:textId="77777777" w:rsidTr="00F559DD">
        <w:trPr>
          <w:cantSplit/>
          <w:trHeight w:val="216"/>
          <w:jc w:val="center"/>
        </w:trPr>
        <w:tc>
          <w:tcPr>
            <w:tcW w:w="1250" w:type="dxa"/>
            <w:noWrap/>
            <w:vAlign w:val="center"/>
          </w:tcPr>
          <w:p w14:paraId="6C58672C" w14:textId="77777777" w:rsidR="005B1D7A" w:rsidRPr="00B05055" w:rsidRDefault="005B1D7A" w:rsidP="00F559DD">
            <w:pPr>
              <w:jc w:val="center"/>
              <w:rPr>
                <w:sz w:val="16"/>
                <w:szCs w:val="16"/>
              </w:rPr>
            </w:pPr>
            <w:r w:rsidRPr="00B05055">
              <w:rPr>
                <w:sz w:val="16"/>
                <w:szCs w:val="16"/>
              </w:rPr>
              <w:t>260X72 Class</w:t>
            </w:r>
          </w:p>
        </w:tc>
        <w:tc>
          <w:tcPr>
            <w:tcW w:w="720" w:type="dxa"/>
            <w:noWrap/>
            <w:vAlign w:val="center"/>
          </w:tcPr>
          <w:p w14:paraId="167AECF0" w14:textId="77777777" w:rsidR="005B1D7A" w:rsidRPr="00B05055" w:rsidRDefault="005B1D7A" w:rsidP="00F559DD">
            <w:pPr>
              <w:rPr>
                <w:sz w:val="16"/>
                <w:szCs w:val="16"/>
              </w:rPr>
            </w:pPr>
            <w:r w:rsidRPr="00B05055">
              <w:rPr>
                <w:sz w:val="16"/>
                <w:szCs w:val="16"/>
              </w:rPr>
              <w:t>900</w:t>
            </w:r>
          </w:p>
        </w:tc>
        <w:tc>
          <w:tcPr>
            <w:tcW w:w="1216" w:type="dxa"/>
            <w:noWrap/>
            <w:vAlign w:val="center"/>
          </w:tcPr>
          <w:p w14:paraId="04E060AC" w14:textId="77777777" w:rsidR="005B1D7A" w:rsidRPr="00B05055" w:rsidRDefault="005B1D7A" w:rsidP="00F559DD">
            <w:pPr>
              <w:jc w:val="center"/>
              <w:rPr>
                <w:sz w:val="16"/>
                <w:szCs w:val="16"/>
              </w:rPr>
            </w:pPr>
            <w:r w:rsidRPr="00B05055">
              <w:rPr>
                <w:sz w:val="16"/>
                <w:szCs w:val="16"/>
              </w:rPr>
              <w:t>$2,900,000</w:t>
            </w:r>
          </w:p>
        </w:tc>
        <w:tc>
          <w:tcPr>
            <w:tcW w:w="1216" w:type="dxa"/>
            <w:noWrap/>
            <w:vAlign w:val="center"/>
          </w:tcPr>
          <w:p w14:paraId="2EE963C7" w14:textId="77777777" w:rsidR="005B1D7A" w:rsidRPr="00B05055" w:rsidRDefault="005B1D7A" w:rsidP="00F559DD">
            <w:pPr>
              <w:jc w:val="center"/>
              <w:rPr>
                <w:sz w:val="16"/>
                <w:szCs w:val="16"/>
              </w:rPr>
            </w:pPr>
            <w:r w:rsidRPr="00B05055">
              <w:rPr>
                <w:sz w:val="16"/>
                <w:szCs w:val="16"/>
              </w:rPr>
              <w:t>$2,653,500</w:t>
            </w:r>
          </w:p>
        </w:tc>
        <w:tc>
          <w:tcPr>
            <w:tcW w:w="1225" w:type="dxa"/>
            <w:noWrap/>
            <w:vAlign w:val="center"/>
          </w:tcPr>
          <w:p w14:paraId="4AA59319" w14:textId="77777777" w:rsidR="005B1D7A" w:rsidRPr="00B05055" w:rsidRDefault="005B1D7A" w:rsidP="00F559DD">
            <w:pPr>
              <w:jc w:val="center"/>
              <w:rPr>
                <w:sz w:val="16"/>
                <w:szCs w:val="16"/>
              </w:rPr>
            </w:pPr>
            <w:r w:rsidRPr="00B05055">
              <w:rPr>
                <w:sz w:val="16"/>
                <w:szCs w:val="16"/>
              </w:rPr>
              <w:t>$2,204,000</w:t>
            </w:r>
          </w:p>
        </w:tc>
        <w:tc>
          <w:tcPr>
            <w:tcW w:w="1205" w:type="dxa"/>
            <w:noWrap/>
            <w:vAlign w:val="center"/>
          </w:tcPr>
          <w:p w14:paraId="4D08FCB3" w14:textId="77777777" w:rsidR="005B1D7A" w:rsidRPr="00B05055" w:rsidRDefault="005B1D7A" w:rsidP="00F559DD">
            <w:pPr>
              <w:jc w:val="center"/>
              <w:rPr>
                <w:sz w:val="16"/>
                <w:szCs w:val="16"/>
              </w:rPr>
            </w:pPr>
            <w:r w:rsidRPr="00B05055">
              <w:rPr>
                <w:sz w:val="16"/>
                <w:szCs w:val="16"/>
              </w:rPr>
              <w:t>$1,667,500</w:t>
            </w:r>
          </w:p>
        </w:tc>
        <w:tc>
          <w:tcPr>
            <w:tcW w:w="1225" w:type="dxa"/>
            <w:noWrap/>
            <w:vAlign w:val="center"/>
          </w:tcPr>
          <w:p w14:paraId="6CD337F7" w14:textId="77777777" w:rsidR="005B1D7A" w:rsidRPr="00B05055" w:rsidRDefault="005B1D7A" w:rsidP="00F559DD">
            <w:pPr>
              <w:jc w:val="center"/>
              <w:rPr>
                <w:sz w:val="16"/>
                <w:szCs w:val="16"/>
              </w:rPr>
            </w:pPr>
            <w:r w:rsidRPr="00B05055">
              <w:rPr>
                <w:sz w:val="16"/>
                <w:szCs w:val="16"/>
              </w:rPr>
              <w:t>$1,087,500</w:t>
            </w:r>
          </w:p>
        </w:tc>
        <w:tc>
          <w:tcPr>
            <w:tcW w:w="1170" w:type="dxa"/>
            <w:noWrap/>
            <w:vAlign w:val="center"/>
          </w:tcPr>
          <w:p w14:paraId="7E16EFDE" w14:textId="77777777" w:rsidR="005B1D7A" w:rsidRPr="00B05055" w:rsidRDefault="005B1D7A" w:rsidP="00F559DD">
            <w:pPr>
              <w:jc w:val="center"/>
              <w:rPr>
                <w:sz w:val="16"/>
                <w:szCs w:val="16"/>
              </w:rPr>
            </w:pPr>
            <w:r w:rsidRPr="00B05055">
              <w:rPr>
                <w:sz w:val="16"/>
                <w:szCs w:val="16"/>
              </w:rPr>
              <w:t>$667,000</w:t>
            </w:r>
          </w:p>
        </w:tc>
        <w:tc>
          <w:tcPr>
            <w:tcW w:w="1291" w:type="dxa"/>
            <w:noWrap/>
            <w:vAlign w:val="center"/>
          </w:tcPr>
          <w:p w14:paraId="50FD22A4" w14:textId="77777777" w:rsidR="005B1D7A" w:rsidRPr="00B05055" w:rsidRDefault="005B1D7A" w:rsidP="00F559DD">
            <w:pPr>
              <w:jc w:val="center"/>
              <w:rPr>
                <w:sz w:val="16"/>
                <w:szCs w:val="16"/>
              </w:rPr>
            </w:pPr>
            <w:r w:rsidRPr="00B05055">
              <w:rPr>
                <w:sz w:val="16"/>
                <w:szCs w:val="16"/>
              </w:rPr>
              <w:t>$580,000</w:t>
            </w:r>
          </w:p>
        </w:tc>
      </w:tr>
      <w:tr w:rsidR="005B1D7A" w:rsidRPr="00B05055" w14:paraId="00BFEA8E" w14:textId="77777777" w:rsidTr="00F559DD">
        <w:trPr>
          <w:cantSplit/>
          <w:trHeight w:val="216"/>
          <w:jc w:val="center"/>
        </w:trPr>
        <w:tc>
          <w:tcPr>
            <w:tcW w:w="1250" w:type="dxa"/>
            <w:noWrap/>
            <w:vAlign w:val="center"/>
          </w:tcPr>
          <w:p w14:paraId="5C6CA92A" w14:textId="77777777" w:rsidR="005B1D7A" w:rsidRPr="00B05055" w:rsidRDefault="005B1D7A" w:rsidP="00F559DD">
            <w:pPr>
              <w:jc w:val="center"/>
              <w:rPr>
                <w:sz w:val="16"/>
                <w:szCs w:val="16"/>
              </w:rPr>
            </w:pPr>
            <w:r w:rsidRPr="00B05055">
              <w:rPr>
                <w:sz w:val="16"/>
                <w:szCs w:val="16"/>
              </w:rPr>
              <w:t>300X100 Non Class</w:t>
            </w:r>
          </w:p>
        </w:tc>
        <w:tc>
          <w:tcPr>
            <w:tcW w:w="720" w:type="dxa"/>
            <w:noWrap/>
            <w:vAlign w:val="center"/>
          </w:tcPr>
          <w:p w14:paraId="4FA289F2" w14:textId="77777777" w:rsidR="005B1D7A" w:rsidRPr="00B05055" w:rsidRDefault="005B1D7A" w:rsidP="00F559DD">
            <w:pPr>
              <w:rPr>
                <w:sz w:val="16"/>
                <w:szCs w:val="16"/>
              </w:rPr>
            </w:pPr>
            <w:r w:rsidRPr="00B05055">
              <w:rPr>
                <w:sz w:val="16"/>
                <w:szCs w:val="16"/>
              </w:rPr>
              <w:t>1500</w:t>
            </w:r>
          </w:p>
        </w:tc>
        <w:tc>
          <w:tcPr>
            <w:tcW w:w="1216" w:type="dxa"/>
            <w:noWrap/>
            <w:vAlign w:val="center"/>
          </w:tcPr>
          <w:p w14:paraId="2992F304" w14:textId="77777777" w:rsidR="005B1D7A" w:rsidRPr="00B05055" w:rsidRDefault="005B1D7A" w:rsidP="00F559DD">
            <w:pPr>
              <w:jc w:val="center"/>
              <w:rPr>
                <w:sz w:val="16"/>
                <w:szCs w:val="16"/>
              </w:rPr>
            </w:pPr>
            <w:r w:rsidRPr="00B05055">
              <w:rPr>
                <w:sz w:val="16"/>
                <w:szCs w:val="16"/>
              </w:rPr>
              <w:t>$3,100,000</w:t>
            </w:r>
          </w:p>
        </w:tc>
        <w:tc>
          <w:tcPr>
            <w:tcW w:w="1216" w:type="dxa"/>
            <w:noWrap/>
            <w:vAlign w:val="center"/>
          </w:tcPr>
          <w:p w14:paraId="05819BBA" w14:textId="77777777" w:rsidR="005B1D7A" w:rsidRPr="00B05055" w:rsidRDefault="005B1D7A" w:rsidP="00F559DD">
            <w:pPr>
              <w:jc w:val="center"/>
              <w:rPr>
                <w:sz w:val="16"/>
                <w:szCs w:val="16"/>
              </w:rPr>
            </w:pPr>
            <w:r w:rsidRPr="00B05055">
              <w:rPr>
                <w:sz w:val="16"/>
                <w:szCs w:val="16"/>
              </w:rPr>
              <w:t>$2,836,500</w:t>
            </w:r>
          </w:p>
        </w:tc>
        <w:tc>
          <w:tcPr>
            <w:tcW w:w="1225" w:type="dxa"/>
            <w:noWrap/>
            <w:vAlign w:val="center"/>
          </w:tcPr>
          <w:p w14:paraId="583FD5AF" w14:textId="77777777" w:rsidR="005B1D7A" w:rsidRPr="00B05055" w:rsidRDefault="005B1D7A" w:rsidP="00F559DD">
            <w:pPr>
              <w:jc w:val="center"/>
              <w:rPr>
                <w:sz w:val="16"/>
                <w:szCs w:val="16"/>
              </w:rPr>
            </w:pPr>
            <w:r w:rsidRPr="00B05055">
              <w:rPr>
                <w:sz w:val="16"/>
                <w:szCs w:val="16"/>
              </w:rPr>
              <w:t>$2,356,000</w:t>
            </w:r>
          </w:p>
        </w:tc>
        <w:tc>
          <w:tcPr>
            <w:tcW w:w="1205" w:type="dxa"/>
            <w:noWrap/>
            <w:vAlign w:val="center"/>
          </w:tcPr>
          <w:p w14:paraId="23F56D5F" w14:textId="77777777" w:rsidR="005B1D7A" w:rsidRPr="00B05055" w:rsidRDefault="005B1D7A" w:rsidP="00F559DD">
            <w:pPr>
              <w:jc w:val="center"/>
              <w:rPr>
                <w:sz w:val="16"/>
                <w:szCs w:val="16"/>
              </w:rPr>
            </w:pPr>
            <w:r w:rsidRPr="00B05055">
              <w:rPr>
                <w:sz w:val="16"/>
                <w:szCs w:val="16"/>
              </w:rPr>
              <w:t>$1,782,500</w:t>
            </w:r>
          </w:p>
        </w:tc>
        <w:tc>
          <w:tcPr>
            <w:tcW w:w="1225" w:type="dxa"/>
            <w:noWrap/>
            <w:vAlign w:val="center"/>
          </w:tcPr>
          <w:p w14:paraId="1971A457" w14:textId="77777777" w:rsidR="005B1D7A" w:rsidRPr="00B05055" w:rsidRDefault="005B1D7A" w:rsidP="00F559DD">
            <w:pPr>
              <w:jc w:val="center"/>
              <w:rPr>
                <w:sz w:val="16"/>
                <w:szCs w:val="16"/>
              </w:rPr>
            </w:pPr>
            <w:r w:rsidRPr="00B05055">
              <w:rPr>
                <w:sz w:val="16"/>
                <w:szCs w:val="16"/>
              </w:rPr>
              <w:t>$1,162,500</w:t>
            </w:r>
          </w:p>
        </w:tc>
        <w:tc>
          <w:tcPr>
            <w:tcW w:w="1170" w:type="dxa"/>
            <w:noWrap/>
            <w:vAlign w:val="center"/>
          </w:tcPr>
          <w:p w14:paraId="37BA5461" w14:textId="77777777" w:rsidR="005B1D7A" w:rsidRPr="00B05055" w:rsidRDefault="005B1D7A" w:rsidP="00F559DD">
            <w:pPr>
              <w:jc w:val="center"/>
              <w:rPr>
                <w:sz w:val="16"/>
                <w:szCs w:val="16"/>
              </w:rPr>
            </w:pPr>
            <w:r w:rsidRPr="00B05055">
              <w:rPr>
                <w:sz w:val="16"/>
                <w:szCs w:val="16"/>
              </w:rPr>
              <w:t>$713,000</w:t>
            </w:r>
          </w:p>
        </w:tc>
        <w:tc>
          <w:tcPr>
            <w:tcW w:w="1291" w:type="dxa"/>
            <w:noWrap/>
            <w:vAlign w:val="center"/>
          </w:tcPr>
          <w:p w14:paraId="0243DE9D" w14:textId="77777777" w:rsidR="005B1D7A" w:rsidRPr="00B05055" w:rsidRDefault="005B1D7A" w:rsidP="00F559DD">
            <w:pPr>
              <w:jc w:val="center"/>
              <w:rPr>
                <w:sz w:val="16"/>
                <w:szCs w:val="16"/>
              </w:rPr>
            </w:pPr>
            <w:r w:rsidRPr="00B05055">
              <w:rPr>
                <w:sz w:val="16"/>
                <w:szCs w:val="16"/>
              </w:rPr>
              <w:t>$620,000</w:t>
            </w:r>
          </w:p>
        </w:tc>
      </w:tr>
      <w:tr w:rsidR="005B1D7A" w:rsidRPr="00B05055" w14:paraId="188BCC4E" w14:textId="77777777" w:rsidTr="00F559DD">
        <w:trPr>
          <w:cantSplit/>
          <w:trHeight w:val="216"/>
          <w:jc w:val="center"/>
        </w:trPr>
        <w:tc>
          <w:tcPr>
            <w:tcW w:w="1250" w:type="dxa"/>
            <w:noWrap/>
            <w:vAlign w:val="center"/>
          </w:tcPr>
          <w:p w14:paraId="5D9601EF" w14:textId="77777777" w:rsidR="005B1D7A" w:rsidRPr="00B05055" w:rsidRDefault="005B1D7A" w:rsidP="00F559DD">
            <w:pPr>
              <w:jc w:val="center"/>
              <w:rPr>
                <w:sz w:val="16"/>
                <w:szCs w:val="16"/>
              </w:rPr>
            </w:pPr>
            <w:r w:rsidRPr="00B05055">
              <w:rPr>
                <w:sz w:val="16"/>
                <w:szCs w:val="16"/>
              </w:rPr>
              <w:t>300X100 Class</w:t>
            </w:r>
          </w:p>
        </w:tc>
        <w:tc>
          <w:tcPr>
            <w:tcW w:w="720" w:type="dxa"/>
            <w:noWrap/>
            <w:vAlign w:val="center"/>
          </w:tcPr>
          <w:p w14:paraId="5ED50F13" w14:textId="77777777" w:rsidR="005B1D7A" w:rsidRPr="00B05055" w:rsidRDefault="005B1D7A" w:rsidP="00F559DD">
            <w:pPr>
              <w:rPr>
                <w:sz w:val="16"/>
                <w:szCs w:val="16"/>
              </w:rPr>
            </w:pPr>
            <w:r w:rsidRPr="00B05055">
              <w:rPr>
                <w:sz w:val="16"/>
                <w:szCs w:val="16"/>
              </w:rPr>
              <w:t>2000</w:t>
            </w:r>
          </w:p>
        </w:tc>
        <w:tc>
          <w:tcPr>
            <w:tcW w:w="1216" w:type="dxa"/>
            <w:noWrap/>
            <w:vAlign w:val="center"/>
          </w:tcPr>
          <w:p w14:paraId="2EB03028" w14:textId="77777777" w:rsidR="005B1D7A" w:rsidRPr="00B05055" w:rsidRDefault="005B1D7A" w:rsidP="00F559DD">
            <w:pPr>
              <w:jc w:val="center"/>
              <w:rPr>
                <w:sz w:val="16"/>
                <w:szCs w:val="16"/>
              </w:rPr>
            </w:pPr>
            <w:r w:rsidRPr="00B05055">
              <w:rPr>
                <w:sz w:val="16"/>
                <w:szCs w:val="16"/>
              </w:rPr>
              <w:t>$5,000,000</w:t>
            </w:r>
          </w:p>
        </w:tc>
        <w:tc>
          <w:tcPr>
            <w:tcW w:w="1216" w:type="dxa"/>
            <w:noWrap/>
            <w:vAlign w:val="center"/>
          </w:tcPr>
          <w:p w14:paraId="383449B8" w14:textId="77777777" w:rsidR="005B1D7A" w:rsidRPr="00B05055" w:rsidRDefault="005B1D7A" w:rsidP="00F559DD">
            <w:pPr>
              <w:jc w:val="center"/>
              <w:rPr>
                <w:sz w:val="16"/>
                <w:szCs w:val="16"/>
              </w:rPr>
            </w:pPr>
            <w:r w:rsidRPr="00B05055">
              <w:rPr>
                <w:sz w:val="16"/>
                <w:szCs w:val="16"/>
              </w:rPr>
              <w:t>$4,575,000</w:t>
            </w:r>
          </w:p>
        </w:tc>
        <w:tc>
          <w:tcPr>
            <w:tcW w:w="1225" w:type="dxa"/>
            <w:noWrap/>
            <w:vAlign w:val="center"/>
          </w:tcPr>
          <w:p w14:paraId="48FCF3DB" w14:textId="77777777" w:rsidR="005B1D7A" w:rsidRPr="00B05055" w:rsidRDefault="005B1D7A" w:rsidP="00F559DD">
            <w:pPr>
              <w:jc w:val="center"/>
              <w:rPr>
                <w:sz w:val="16"/>
                <w:szCs w:val="16"/>
              </w:rPr>
            </w:pPr>
            <w:r w:rsidRPr="00B05055">
              <w:rPr>
                <w:sz w:val="16"/>
                <w:szCs w:val="16"/>
              </w:rPr>
              <w:t>$3,800,000</w:t>
            </w:r>
          </w:p>
        </w:tc>
        <w:tc>
          <w:tcPr>
            <w:tcW w:w="1205" w:type="dxa"/>
            <w:noWrap/>
            <w:vAlign w:val="center"/>
          </w:tcPr>
          <w:p w14:paraId="2B23F47F" w14:textId="77777777" w:rsidR="005B1D7A" w:rsidRPr="00B05055" w:rsidRDefault="005B1D7A" w:rsidP="00F559DD">
            <w:pPr>
              <w:jc w:val="center"/>
              <w:rPr>
                <w:sz w:val="16"/>
                <w:szCs w:val="16"/>
              </w:rPr>
            </w:pPr>
            <w:r w:rsidRPr="00B05055">
              <w:rPr>
                <w:sz w:val="16"/>
                <w:szCs w:val="16"/>
              </w:rPr>
              <w:t>$2,875,000</w:t>
            </w:r>
          </w:p>
        </w:tc>
        <w:tc>
          <w:tcPr>
            <w:tcW w:w="1225" w:type="dxa"/>
            <w:noWrap/>
            <w:vAlign w:val="center"/>
          </w:tcPr>
          <w:p w14:paraId="1D67811C" w14:textId="77777777" w:rsidR="005B1D7A" w:rsidRPr="00B05055" w:rsidRDefault="005B1D7A" w:rsidP="00F559DD">
            <w:pPr>
              <w:jc w:val="center"/>
              <w:rPr>
                <w:sz w:val="16"/>
                <w:szCs w:val="16"/>
              </w:rPr>
            </w:pPr>
            <w:r w:rsidRPr="00B05055">
              <w:rPr>
                <w:sz w:val="16"/>
                <w:szCs w:val="16"/>
              </w:rPr>
              <w:t>$1,875,000</w:t>
            </w:r>
          </w:p>
        </w:tc>
        <w:tc>
          <w:tcPr>
            <w:tcW w:w="1170" w:type="dxa"/>
            <w:noWrap/>
            <w:vAlign w:val="center"/>
          </w:tcPr>
          <w:p w14:paraId="26D0C1E6" w14:textId="77777777" w:rsidR="005B1D7A" w:rsidRPr="00B05055" w:rsidRDefault="005B1D7A" w:rsidP="00F559DD">
            <w:pPr>
              <w:jc w:val="center"/>
              <w:rPr>
                <w:sz w:val="16"/>
                <w:szCs w:val="16"/>
              </w:rPr>
            </w:pPr>
            <w:r w:rsidRPr="00B05055">
              <w:rPr>
                <w:sz w:val="16"/>
                <w:szCs w:val="16"/>
              </w:rPr>
              <w:t>$1,150,000</w:t>
            </w:r>
          </w:p>
        </w:tc>
        <w:tc>
          <w:tcPr>
            <w:tcW w:w="1291" w:type="dxa"/>
            <w:noWrap/>
            <w:vAlign w:val="center"/>
          </w:tcPr>
          <w:p w14:paraId="31AB6D45" w14:textId="77777777" w:rsidR="005B1D7A" w:rsidRPr="00B05055" w:rsidRDefault="005B1D7A" w:rsidP="00F559DD">
            <w:pPr>
              <w:jc w:val="center"/>
              <w:rPr>
                <w:sz w:val="16"/>
                <w:szCs w:val="16"/>
              </w:rPr>
            </w:pPr>
            <w:r w:rsidRPr="00B05055">
              <w:rPr>
                <w:sz w:val="16"/>
                <w:szCs w:val="16"/>
              </w:rPr>
              <w:t>$1,000,000</w:t>
            </w:r>
          </w:p>
        </w:tc>
      </w:tr>
      <w:tr w:rsidR="005B1D7A" w:rsidRPr="00B05055" w14:paraId="4217C364" w14:textId="77777777" w:rsidTr="00F559DD">
        <w:trPr>
          <w:cantSplit/>
          <w:trHeight w:val="216"/>
          <w:jc w:val="center"/>
        </w:trPr>
        <w:tc>
          <w:tcPr>
            <w:tcW w:w="1250" w:type="dxa"/>
            <w:noWrap/>
            <w:vAlign w:val="center"/>
          </w:tcPr>
          <w:p w14:paraId="462996D1" w14:textId="77777777" w:rsidR="005B1D7A" w:rsidRPr="00B05055" w:rsidRDefault="005B1D7A" w:rsidP="00F559DD">
            <w:pPr>
              <w:jc w:val="center"/>
              <w:rPr>
                <w:sz w:val="16"/>
                <w:szCs w:val="16"/>
              </w:rPr>
            </w:pPr>
            <w:r w:rsidRPr="00B05055">
              <w:rPr>
                <w:sz w:val="16"/>
                <w:szCs w:val="16"/>
              </w:rPr>
              <w:t>400X100 Non Class</w:t>
            </w:r>
          </w:p>
        </w:tc>
        <w:tc>
          <w:tcPr>
            <w:tcW w:w="720" w:type="dxa"/>
            <w:noWrap/>
            <w:vAlign w:val="center"/>
          </w:tcPr>
          <w:p w14:paraId="448B9888" w14:textId="77777777" w:rsidR="005B1D7A" w:rsidRPr="00B05055" w:rsidRDefault="005B1D7A" w:rsidP="00F559DD">
            <w:pPr>
              <w:rPr>
                <w:sz w:val="16"/>
                <w:szCs w:val="16"/>
              </w:rPr>
            </w:pPr>
            <w:r w:rsidRPr="00B05055">
              <w:rPr>
                <w:sz w:val="16"/>
                <w:szCs w:val="16"/>
              </w:rPr>
              <w:t>4000</w:t>
            </w:r>
          </w:p>
        </w:tc>
        <w:tc>
          <w:tcPr>
            <w:tcW w:w="1216" w:type="dxa"/>
            <w:noWrap/>
            <w:vAlign w:val="center"/>
          </w:tcPr>
          <w:p w14:paraId="3A67739F" w14:textId="77777777" w:rsidR="005B1D7A" w:rsidRPr="00B05055" w:rsidRDefault="005B1D7A" w:rsidP="00F559DD">
            <w:pPr>
              <w:jc w:val="center"/>
              <w:rPr>
                <w:sz w:val="16"/>
                <w:szCs w:val="16"/>
              </w:rPr>
            </w:pPr>
            <w:r w:rsidRPr="00B05055">
              <w:rPr>
                <w:sz w:val="16"/>
                <w:szCs w:val="16"/>
              </w:rPr>
              <w:t>$6,500,000</w:t>
            </w:r>
          </w:p>
        </w:tc>
        <w:tc>
          <w:tcPr>
            <w:tcW w:w="1216" w:type="dxa"/>
            <w:noWrap/>
            <w:vAlign w:val="center"/>
          </w:tcPr>
          <w:p w14:paraId="2DCB68EA" w14:textId="77777777" w:rsidR="005B1D7A" w:rsidRPr="00B05055" w:rsidRDefault="005B1D7A" w:rsidP="00F559DD">
            <w:pPr>
              <w:jc w:val="center"/>
              <w:rPr>
                <w:sz w:val="16"/>
                <w:szCs w:val="16"/>
              </w:rPr>
            </w:pPr>
            <w:r w:rsidRPr="00B05055">
              <w:rPr>
                <w:sz w:val="16"/>
                <w:szCs w:val="16"/>
              </w:rPr>
              <w:t>$5,947,500</w:t>
            </w:r>
          </w:p>
        </w:tc>
        <w:tc>
          <w:tcPr>
            <w:tcW w:w="1225" w:type="dxa"/>
            <w:noWrap/>
            <w:vAlign w:val="center"/>
          </w:tcPr>
          <w:p w14:paraId="6F849DCA" w14:textId="77777777" w:rsidR="005B1D7A" w:rsidRPr="00B05055" w:rsidRDefault="005B1D7A" w:rsidP="00F559DD">
            <w:pPr>
              <w:jc w:val="center"/>
              <w:rPr>
                <w:sz w:val="16"/>
                <w:szCs w:val="16"/>
              </w:rPr>
            </w:pPr>
            <w:r w:rsidRPr="00B05055">
              <w:rPr>
                <w:sz w:val="16"/>
                <w:szCs w:val="16"/>
              </w:rPr>
              <w:t>$4,940,000</w:t>
            </w:r>
          </w:p>
        </w:tc>
        <w:tc>
          <w:tcPr>
            <w:tcW w:w="1205" w:type="dxa"/>
            <w:noWrap/>
            <w:vAlign w:val="center"/>
          </w:tcPr>
          <w:p w14:paraId="4DA644D8" w14:textId="77777777" w:rsidR="005B1D7A" w:rsidRPr="00B05055" w:rsidRDefault="005B1D7A" w:rsidP="00F559DD">
            <w:pPr>
              <w:jc w:val="center"/>
              <w:rPr>
                <w:sz w:val="16"/>
                <w:szCs w:val="16"/>
              </w:rPr>
            </w:pPr>
            <w:r w:rsidRPr="00B05055">
              <w:rPr>
                <w:sz w:val="16"/>
                <w:szCs w:val="16"/>
              </w:rPr>
              <w:t>$3,737,500</w:t>
            </w:r>
          </w:p>
        </w:tc>
        <w:tc>
          <w:tcPr>
            <w:tcW w:w="1225" w:type="dxa"/>
            <w:noWrap/>
            <w:vAlign w:val="center"/>
          </w:tcPr>
          <w:p w14:paraId="7EABF30C" w14:textId="77777777" w:rsidR="005B1D7A" w:rsidRPr="00B05055" w:rsidRDefault="005B1D7A" w:rsidP="00F559DD">
            <w:pPr>
              <w:jc w:val="center"/>
              <w:rPr>
                <w:sz w:val="16"/>
                <w:szCs w:val="16"/>
              </w:rPr>
            </w:pPr>
            <w:r w:rsidRPr="00B05055">
              <w:rPr>
                <w:sz w:val="16"/>
                <w:szCs w:val="16"/>
              </w:rPr>
              <w:t>$2,437,500</w:t>
            </w:r>
          </w:p>
        </w:tc>
        <w:tc>
          <w:tcPr>
            <w:tcW w:w="1170" w:type="dxa"/>
            <w:noWrap/>
            <w:vAlign w:val="center"/>
          </w:tcPr>
          <w:p w14:paraId="259818BC" w14:textId="77777777" w:rsidR="005B1D7A" w:rsidRPr="00B05055" w:rsidRDefault="005B1D7A" w:rsidP="00F559DD">
            <w:pPr>
              <w:jc w:val="center"/>
              <w:rPr>
                <w:sz w:val="16"/>
                <w:szCs w:val="16"/>
              </w:rPr>
            </w:pPr>
            <w:r w:rsidRPr="00B05055">
              <w:rPr>
                <w:sz w:val="16"/>
                <w:szCs w:val="16"/>
              </w:rPr>
              <w:t>$1,495,000</w:t>
            </w:r>
          </w:p>
        </w:tc>
        <w:tc>
          <w:tcPr>
            <w:tcW w:w="1291" w:type="dxa"/>
            <w:noWrap/>
            <w:vAlign w:val="center"/>
          </w:tcPr>
          <w:p w14:paraId="56F9A40F" w14:textId="77777777" w:rsidR="005B1D7A" w:rsidRPr="00B05055" w:rsidRDefault="005B1D7A" w:rsidP="00F559DD">
            <w:pPr>
              <w:jc w:val="center"/>
              <w:rPr>
                <w:sz w:val="16"/>
                <w:szCs w:val="16"/>
              </w:rPr>
            </w:pPr>
            <w:r w:rsidRPr="00B05055">
              <w:rPr>
                <w:sz w:val="16"/>
                <w:szCs w:val="16"/>
              </w:rPr>
              <w:t>$1,300,000</w:t>
            </w:r>
          </w:p>
        </w:tc>
      </w:tr>
      <w:tr w:rsidR="005B1D7A" w:rsidRPr="00B05055" w14:paraId="71DF5492" w14:textId="77777777" w:rsidTr="00F559DD">
        <w:trPr>
          <w:cantSplit/>
          <w:trHeight w:val="216"/>
          <w:jc w:val="center"/>
        </w:trPr>
        <w:tc>
          <w:tcPr>
            <w:tcW w:w="1250" w:type="dxa"/>
            <w:noWrap/>
            <w:vAlign w:val="center"/>
          </w:tcPr>
          <w:p w14:paraId="24AFBB68" w14:textId="77777777" w:rsidR="005B1D7A" w:rsidRPr="00B05055" w:rsidRDefault="005B1D7A" w:rsidP="00F559DD">
            <w:pPr>
              <w:jc w:val="center"/>
              <w:rPr>
                <w:sz w:val="16"/>
                <w:szCs w:val="16"/>
              </w:rPr>
            </w:pPr>
            <w:r w:rsidRPr="00B05055">
              <w:rPr>
                <w:sz w:val="16"/>
                <w:szCs w:val="16"/>
              </w:rPr>
              <w:t>400X100 Class</w:t>
            </w:r>
          </w:p>
        </w:tc>
        <w:tc>
          <w:tcPr>
            <w:tcW w:w="720" w:type="dxa"/>
            <w:noWrap/>
            <w:vAlign w:val="center"/>
          </w:tcPr>
          <w:p w14:paraId="04B543BA" w14:textId="77777777" w:rsidR="005B1D7A" w:rsidRPr="00B05055" w:rsidRDefault="005B1D7A" w:rsidP="00F559DD">
            <w:pPr>
              <w:rPr>
                <w:sz w:val="16"/>
                <w:szCs w:val="16"/>
              </w:rPr>
            </w:pPr>
            <w:r w:rsidRPr="00B05055">
              <w:rPr>
                <w:sz w:val="16"/>
                <w:szCs w:val="16"/>
              </w:rPr>
              <w:t>6000</w:t>
            </w:r>
          </w:p>
        </w:tc>
        <w:tc>
          <w:tcPr>
            <w:tcW w:w="1216" w:type="dxa"/>
            <w:noWrap/>
            <w:vAlign w:val="center"/>
          </w:tcPr>
          <w:p w14:paraId="38F3D9DD" w14:textId="77777777" w:rsidR="005B1D7A" w:rsidRPr="00B05055" w:rsidRDefault="005B1D7A" w:rsidP="00F559DD">
            <w:pPr>
              <w:jc w:val="center"/>
              <w:rPr>
                <w:sz w:val="16"/>
                <w:szCs w:val="16"/>
              </w:rPr>
            </w:pPr>
            <w:r w:rsidRPr="00B05055">
              <w:rPr>
                <w:sz w:val="16"/>
                <w:szCs w:val="16"/>
              </w:rPr>
              <w:t>$10,900,000</w:t>
            </w:r>
          </w:p>
        </w:tc>
        <w:tc>
          <w:tcPr>
            <w:tcW w:w="1216" w:type="dxa"/>
            <w:noWrap/>
            <w:vAlign w:val="center"/>
          </w:tcPr>
          <w:p w14:paraId="7DF9BBF6" w14:textId="77777777" w:rsidR="005B1D7A" w:rsidRPr="00B05055" w:rsidRDefault="005B1D7A" w:rsidP="00F559DD">
            <w:pPr>
              <w:jc w:val="center"/>
              <w:rPr>
                <w:sz w:val="16"/>
                <w:szCs w:val="16"/>
              </w:rPr>
            </w:pPr>
            <w:r w:rsidRPr="00B05055">
              <w:rPr>
                <w:sz w:val="16"/>
                <w:szCs w:val="16"/>
              </w:rPr>
              <w:t>$9,973,500</w:t>
            </w:r>
          </w:p>
        </w:tc>
        <w:tc>
          <w:tcPr>
            <w:tcW w:w="1225" w:type="dxa"/>
            <w:noWrap/>
            <w:vAlign w:val="center"/>
          </w:tcPr>
          <w:p w14:paraId="70ACD3E9" w14:textId="77777777" w:rsidR="005B1D7A" w:rsidRPr="00B05055" w:rsidRDefault="005B1D7A" w:rsidP="00F559DD">
            <w:pPr>
              <w:jc w:val="center"/>
              <w:rPr>
                <w:sz w:val="16"/>
                <w:szCs w:val="16"/>
              </w:rPr>
            </w:pPr>
            <w:r w:rsidRPr="00B05055">
              <w:rPr>
                <w:sz w:val="16"/>
                <w:szCs w:val="16"/>
              </w:rPr>
              <w:t>$8,284,000</w:t>
            </w:r>
          </w:p>
        </w:tc>
        <w:tc>
          <w:tcPr>
            <w:tcW w:w="1205" w:type="dxa"/>
            <w:noWrap/>
            <w:vAlign w:val="center"/>
          </w:tcPr>
          <w:p w14:paraId="314A821D" w14:textId="77777777" w:rsidR="005B1D7A" w:rsidRPr="00B05055" w:rsidRDefault="005B1D7A" w:rsidP="00F559DD">
            <w:pPr>
              <w:jc w:val="center"/>
              <w:rPr>
                <w:sz w:val="16"/>
                <w:szCs w:val="16"/>
              </w:rPr>
            </w:pPr>
            <w:r w:rsidRPr="00B05055">
              <w:rPr>
                <w:sz w:val="16"/>
                <w:szCs w:val="16"/>
              </w:rPr>
              <w:t>$6,267,500</w:t>
            </w:r>
          </w:p>
        </w:tc>
        <w:tc>
          <w:tcPr>
            <w:tcW w:w="1225" w:type="dxa"/>
            <w:noWrap/>
            <w:vAlign w:val="center"/>
          </w:tcPr>
          <w:p w14:paraId="126E5EBE" w14:textId="77777777" w:rsidR="005B1D7A" w:rsidRPr="00B05055" w:rsidRDefault="005B1D7A" w:rsidP="00F559DD">
            <w:pPr>
              <w:jc w:val="center"/>
              <w:rPr>
                <w:sz w:val="16"/>
                <w:szCs w:val="16"/>
              </w:rPr>
            </w:pPr>
            <w:r w:rsidRPr="00B05055">
              <w:rPr>
                <w:sz w:val="16"/>
                <w:szCs w:val="16"/>
              </w:rPr>
              <w:t>$4,087,500</w:t>
            </w:r>
          </w:p>
        </w:tc>
        <w:tc>
          <w:tcPr>
            <w:tcW w:w="1170" w:type="dxa"/>
            <w:noWrap/>
            <w:vAlign w:val="center"/>
          </w:tcPr>
          <w:p w14:paraId="2F354816" w14:textId="77777777" w:rsidR="005B1D7A" w:rsidRPr="00B05055" w:rsidRDefault="005B1D7A" w:rsidP="00F559DD">
            <w:pPr>
              <w:jc w:val="center"/>
              <w:rPr>
                <w:sz w:val="16"/>
                <w:szCs w:val="16"/>
              </w:rPr>
            </w:pPr>
            <w:r w:rsidRPr="00B05055">
              <w:rPr>
                <w:sz w:val="16"/>
                <w:szCs w:val="16"/>
              </w:rPr>
              <w:t>$2,507,000</w:t>
            </w:r>
          </w:p>
        </w:tc>
        <w:tc>
          <w:tcPr>
            <w:tcW w:w="1291" w:type="dxa"/>
            <w:noWrap/>
            <w:vAlign w:val="center"/>
          </w:tcPr>
          <w:p w14:paraId="2A1B3C26" w14:textId="77777777" w:rsidR="005B1D7A" w:rsidRPr="00B05055" w:rsidRDefault="005B1D7A" w:rsidP="00F559DD">
            <w:pPr>
              <w:jc w:val="center"/>
              <w:rPr>
                <w:sz w:val="16"/>
                <w:szCs w:val="16"/>
              </w:rPr>
            </w:pPr>
            <w:r w:rsidRPr="00B05055">
              <w:rPr>
                <w:sz w:val="16"/>
                <w:szCs w:val="16"/>
              </w:rPr>
              <w:t>$2,180,000</w:t>
            </w:r>
          </w:p>
        </w:tc>
      </w:tr>
    </w:tbl>
    <w:p w14:paraId="5C7E6A41" w14:textId="77777777" w:rsidR="005B1D7A" w:rsidRDefault="005B1D7A" w:rsidP="00F154F1">
      <w:pPr>
        <w:pStyle w:val="1"/>
      </w:pPr>
    </w:p>
    <w:p w14:paraId="148AFB85" w14:textId="77777777" w:rsidR="00F54B3F" w:rsidRDefault="00F54B3F" w:rsidP="007D0186">
      <w:pPr>
        <w:pStyle w:val="A"/>
      </w:pPr>
    </w:p>
    <w:p w14:paraId="32DFE5FF" w14:textId="77777777" w:rsidR="007D0186" w:rsidRPr="00F54B3F" w:rsidRDefault="007D0186" w:rsidP="00F54B3F">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8"/>
        </w:rPr>
        <w:sectPr w:rsidR="007D0186" w:rsidRPr="00F54B3F" w:rsidSect="00F54B3F">
          <w:type w:val="continuous"/>
          <w:pgSz w:w="12240" w:h="15840" w:code="1"/>
          <w:pgMar w:top="720" w:right="864" w:bottom="317" w:left="864" w:header="576" w:footer="432" w:gutter="0"/>
          <w:cols w:space="720"/>
          <w:docGrid w:linePitch="272"/>
        </w:sectPr>
      </w:pPr>
    </w:p>
    <w:p w14:paraId="528748D1" w14:textId="77777777" w:rsidR="00774000" w:rsidRPr="001B37AF" w:rsidRDefault="00774000" w:rsidP="00774000">
      <w:pPr>
        <w:pStyle w:val="AuthorityNote"/>
      </w:pPr>
      <w:r w:rsidRPr="001B37AF">
        <w:t>AUTHORITY NOTE:</w:t>
      </w:r>
      <w:r w:rsidRPr="001B37AF">
        <w:tab/>
        <w:t>Promulgated in accordance with R.S. 47:1837 and R.S. 47:2323.</w:t>
      </w:r>
    </w:p>
    <w:p w14:paraId="2B016A52" w14:textId="5FC85DFC" w:rsidR="00993F96" w:rsidRDefault="000D77B5" w:rsidP="00F154F1">
      <w:pPr>
        <w:pStyle w:val="HistoricalNote"/>
      </w:pPr>
      <w:r w:rsidRPr="0063022D">
        <w:t>HISTORICAL NOTE:</w:t>
      </w:r>
      <w:r>
        <w:tab/>
      </w:r>
      <w:r w:rsidRPr="0063022D">
        <w:t>Promulgated by the Department of Revenue and Taxation, Tax Commission, LR 8:102 (February 1982), amended LR 10:924 (November 1984), LR 12:36 (January 1986), LR 13:188 (March 1987), LR 13:764 (December 1987), LR 14:872 (December 1988), LR 15:1097 (December 1989), LR 16:1063 (December 1990), LR 17:1213 (December 1991), LR 19:212 (February 1993), LR 20:198 (February 1994), LR 21:186 (February 1995), LR 22:117 (February 1996), LR 23:204 (February 1997), amended by the Department of Revenue, Tax Commission, LR 24:479 (March 1998), LR 25:312 (February 1999), LR 26:506 (March 2000), LR 27:425 (March 2001), LR 28:518 (March 2002), LR 29:368 (March 2003), LR 30:487 (March 2004), LR 31:715 (March 2005),</w:t>
      </w:r>
      <w:r>
        <w:t xml:space="preserve"> LR 32:430 (Marc</w:t>
      </w:r>
      <w:r w:rsidR="00085D10">
        <w:t>h 2006), LR 33:490 (Marc</w:t>
      </w:r>
      <w:r w:rsidR="004E4C95">
        <w:t>h 2007), LR 34:678 (April 2008), LR 35:492 (March 2009)</w:t>
      </w:r>
      <w:r w:rsidR="000B31F1">
        <w:t>, LR 36:772 (April 2010)</w:t>
      </w:r>
      <w:r w:rsidR="009B7F77">
        <w:t xml:space="preserve">, </w:t>
      </w:r>
      <w:r w:rsidR="00A73339" w:rsidRPr="004943A3">
        <w:t xml:space="preserve">amended by the </w:t>
      </w:r>
      <w:r w:rsidR="00A23300">
        <w:t xml:space="preserve">Office of the Governor, </w:t>
      </w:r>
      <w:r w:rsidR="00A73339" w:rsidRPr="004943A3">
        <w:t>Division of Administration, Tax Commission, LR 37:1394</w:t>
      </w:r>
      <w:r w:rsidR="00A73339">
        <w:t xml:space="preserve"> (Ma</w:t>
      </w:r>
      <w:r w:rsidR="00A23300">
        <w:t xml:space="preserve">y 2011), LR 38:802 (March 2012), </w:t>
      </w:r>
      <w:r w:rsidR="00E37B1B">
        <w:t>LR 39:490 (March 2013), LR 40:530 (March 2014)</w:t>
      </w:r>
      <w:r w:rsidR="003109F0">
        <w:t>,</w:t>
      </w:r>
      <w:r w:rsidR="003109F0" w:rsidRPr="003109F0">
        <w:t xml:space="preserve"> </w:t>
      </w:r>
      <w:r w:rsidR="003109F0" w:rsidRPr="00F11015">
        <w:t>LR 41:</w:t>
      </w:r>
      <w:r w:rsidR="003109F0">
        <w:t>673</w:t>
      </w:r>
      <w:r w:rsidR="009F5810">
        <w:t xml:space="preserve"> (Ap</w:t>
      </w:r>
      <w:r w:rsidR="00EB0BA8">
        <w:t>ril 2015), LR 42:746 (Ma</w:t>
      </w:r>
      <w:r w:rsidR="00723500">
        <w:t>y 2016), LR 43:652 (Apri</w:t>
      </w:r>
      <w:r w:rsidR="005312CD">
        <w:t xml:space="preserve">l 2017), LR 44:579 (March 2018), </w:t>
      </w:r>
      <w:r w:rsidR="005312CD" w:rsidRPr="00AE2955">
        <w:t>LR 45:</w:t>
      </w:r>
      <w:r w:rsidR="005312CD">
        <w:t>533</w:t>
      </w:r>
      <w:r w:rsidR="005312CD" w:rsidRPr="00AE2955">
        <w:t xml:space="preserve"> (April 2019)</w:t>
      </w:r>
      <w:r w:rsidR="00773446" w:rsidRPr="002F6019">
        <w:t xml:space="preserve">, </w:t>
      </w:r>
      <w:r w:rsidR="00773446">
        <w:t>LR 46:560 (April 2020)</w:t>
      </w:r>
      <w:r w:rsidR="00F54B3F">
        <w:t>, LR 47:460 (April 2021</w:t>
      </w:r>
      <w:r w:rsidR="00F154F1">
        <w:t>), LR 48:1522 (June 2022) , LR 49:1040 (June 2023</w:t>
      </w:r>
      <w:r w:rsidR="00174D48">
        <w:t>), LR 50:3</w:t>
      </w:r>
      <w:r w:rsidR="00211099">
        <w:t>55</w:t>
      </w:r>
      <w:r w:rsidR="002176B7">
        <w:t xml:space="preserve"> (March 2024), LR 51:380 (March 2025)</w:t>
      </w:r>
      <w:r w:rsidR="005B1D7A">
        <w:t>, LR 52:956 (June 2026).</w:t>
      </w:r>
    </w:p>
    <w:p w14:paraId="705890F2" w14:textId="77777777" w:rsidR="00174D48" w:rsidRPr="005A3A32" w:rsidRDefault="00174D48" w:rsidP="00174D48">
      <w:pPr>
        <w:pStyle w:val="Section"/>
      </w:pPr>
      <w:bookmarkStart w:id="2028" w:name="_Toc238197869"/>
      <w:r w:rsidRPr="005A3A32">
        <w:t>§705.</w:t>
      </w:r>
      <w:r w:rsidRPr="005A3A32">
        <w:tab/>
        <w:t>Tables</w:t>
      </w:r>
      <w:r w:rsidRPr="005A3A32">
        <w:rPr>
          <w:iCs/>
        </w:rPr>
        <w:t>―</w:t>
      </w:r>
      <w:r w:rsidRPr="005A3A32">
        <w:t>Vessels</w:t>
      </w:r>
      <w:bookmarkEnd w:id="2028"/>
    </w:p>
    <w:p w14:paraId="10BD86DB" w14:textId="77777777" w:rsidR="00174D48" w:rsidRDefault="00174D48" w:rsidP="00174D48">
      <w:pPr>
        <w:pStyle w:val="A"/>
      </w:pPr>
      <w:r>
        <w:rPr>
          <w:lang w:eastAsia="x-none"/>
        </w:rPr>
        <w:t>A.</w:t>
      </w:r>
      <w:r>
        <w:rPr>
          <w:lang w:eastAsia="x-none"/>
        </w:rPr>
        <w:tab/>
      </w:r>
      <w:r w:rsidRPr="005A3A32">
        <w:rPr>
          <w:lang w:eastAsia="x-none"/>
        </w:rPr>
        <w:t>Vessels</w:t>
      </w:r>
      <w:r>
        <w:t>—</w:t>
      </w:r>
      <w:r w:rsidRPr="005A3A32">
        <w:t>Crew-OSV/Supply-Utility</w:t>
      </w:r>
    </w:p>
    <w:p w14:paraId="25FB4CC5" w14:textId="77777777" w:rsidR="00CA431D" w:rsidRDefault="002176B7" w:rsidP="00CA431D">
      <w:pPr>
        <w:pStyle w:val="1"/>
      </w:pPr>
      <w:r>
        <w:t>1</w:t>
      </w:r>
      <w:r w:rsidRPr="00CF4BB8">
        <w:t>.</w:t>
      </w:r>
      <w:r>
        <w:tab/>
      </w:r>
      <w:r w:rsidR="00CA431D" w:rsidRPr="00651C8A">
        <w:t>Table 705.A.1</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105"/>
        <w:gridCol w:w="770"/>
        <w:gridCol w:w="900"/>
        <w:gridCol w:w="800"/>
        <w:gridCol w:w="1103"/>
      </w:tblGrid>
      <w:tr w:rsidR="00CA431D" w:rsidRPr="00651C8A" w14:paraId="25E6DEDD" w14:textId="77777777" w:rsidTr="00F559DD">
        <w:trPr>
          <w:cantSplit/>
          <w:trHeight w:val="357"/>
          <w:tblHeader/>
          <w:jc w:val="center"/>
        </w:trPr>
        <w:tc>
          <w:tcPr>
            <w:tcW w:w="4678" w:type="dxa"/>
            <w:gridSpan w:val="5"/>
            <w:shd w:val="clear" w:color="auto" w:fill="BFBFBF"/>
            <w:vAlign w:val="center"/>
          </w:tcPr>
          <w:p w14:paraId="4C45AD28" w14:textId="77777777" w:rsidR="00CA431D" w:rsidRPr="006C31C0" w:rsidRDefault="00CA431D" w:rsidP="00F559DD">
            <w:pPr>
              <w:keepNext/>
              <w:jc w:val="center"/>
              <w:rPr>
                <w:b/>
                <w:bCs/>
                <w:sz w:val="16"/>
              </w:rPr>
            </w:pPr>
            <w:r w:rsidRPr="006C31C0">
              <w:rPr>
                <w:b/>
                <w:bCs/>
                <w:sz w:val="16"/>
              </w:rPr>
              <w:t>Table 705.A.1</w:t>
            </w:r>
          </w:p>
          <w:p w14:paraId="2810C1C8" w14:textId="77777777" w:rsidR="00CA431D" w:rsidRPr="006C31C0" w:rsidRDefault="00CA431D" w:rsidP="00F559DD">
            <w:pPr>
              <w:keepNext/>
              <w:jc w:val="center"/>
              <w:rPr>
                <w:b/>
                <w:bCs/>
                <w:sz w:val="16"/>
              </w:rPr>
            </w:pPr>
            <w:r w:rsidRPr="006C31C0">
              <w:rPr>
                <w:b/>
                <w:bCs/>
                <w:sz w:val="16"/>
              </w:rPr>
              <w:t>Vessels—Crew-OSV/Supply-Utility</w:t>
            </w:r>
          </w:p>
        </w:tc>
      </w:tr>
      <w:tr w:rsidR="00CA431D" w:rsidRPr="00651C8A" w14:paraId="4AACEC6C" w14:textId="77777777" w:rsidTr="00F559DD">
        <w:trPr>
          <w:cantSplit/>
          <w:trHeight w:val="357"/>
          <w:tblHeader/>
          <w:jc w:val="center"/>
        </w:trPr>
        <w:tc>
          <w:tcPr>
            <w:tcW w:w="1875" w:type="dxa"/>
            <w:gridSpan w:val="2"/>
            <w:shd w:val="clear" w:color="auto" w:fill="BFBFBF"/>
            <w:vAlign w:val="center"/>
          </w:tcPr>
          <w:p w14:paraId="25008985" w14:textId="77777777" w:rsidR="00CA431D" w:rsidRPr="006C31C0" w:rsidRDefault="00CA431D" w:rsidP="00F559DD">
            <w:pPr>
              <w:keepNext/>
              <w:jc w:val="center"/>
              <w:rPr>
                <w:b/>
                <w:bCs/>
                <w:sz w:val="16"/>
              </w:rPr>
            </w:pPr>
            <w:r w:rsidRPr="006C31C0">
              <w:rPr>
                <w:b/>
                <w:bCs/>
                <w:sz w:val="16"/>
              </w:rPr>
              <w:t>Cost Index</w:t>
            </w:r>
          </w:p>
          <w:p w14:paraId="20A886DD" w14:textId="77777777" w:rsidR="00CA431D" w:rsidRPr="006C31C0" w:rsidRDefault="00CA431D" w:rsidP="00F559DD">
            <w:pPr>
              <w:keepNext/>
              <w:jc w:val="center"/>
              <w:rPr>
                <w:b/>
                <w:bCs/>
                <w:sz w:val="16"/>
              </w:rPr>
            </w:pPr>
            <w:r w:rsidRPr="006C31C0">
              <w:rPr>
                <w:b/>
                <w:bCs/>
                <w:sz w:val="16"/>
              </w:rPr>
              <w:t>Average</w:t>
            </w:r>
          </w:p>
        </w:tc>
        <w:tc>
          <w:tcPr>
            <w:tcW w:w="2803" w:type="dxa"/>
            <w:gridSpan w:val="3"/>
            <w:shd w:val="clear" w:color="auto" w:fill="BFBFBF"/>
            <w:vAlign w:val="center"/>
          </w:tcPr>
          <w:p w14:paraId="7C4A9410" w14:textId="77777777" w:rsidR="00CA431D" w:rsidRPr="006C31C0" w:rsidRDefault="00CA431D" w:rsidP="00F559DD">
            <w:pPr>
              <w:keepNext/>
              <w:jc w:val="center"/>
              <w:rPr>
                <w:b/>
                <w:bCs/>
                <w:sz w:val="16"/>
              </w:rPr>
            </w:pPr>
            <w:r w:rsidRPr="006C31C0">
              <w:rPr>
                <w:b/>
                <w:bCs/>
                <w:sz w:val="16"/>
              </w:rPr>
              <w:t>Average Economic Life</w:t>
            </w:r>
          </w:p>
          <w:p w14:paraId="541F2A77" w14:textId="77777777" w:rsidR="00CA431D" w:rsidRPr="006C31C0" w:rsidRDefault="00CA431D" w:rsidP="00F559DD">
            <w:pPr>
              <w:keepNext/>
              <w:jc w:val="center"/>
              <w:rPr>
                <w:b/>
                <w:bCs/>
                <w:sz w:val="16"/>
              </w:rPr>
            </w:pPr>
            <w:r w:rsidRPr="006C31C0">
              <w:rPr>
                <w:b/>
                <w:bCs/>
                <w:sz w:val="16"/>
              </w:rPr>
              <w:t>20 Years</w:t>
            </w:r>
          </w:p>
        </w:tc>
      </w:tr>
      <w:tr w:rsidR="00CA431D" w:rsidRPr="00651C8A" w14:paraId="41E8A96D" w14:textId="77777777" w:rsidTr="00F559DD">
        <w:trPr>
          <w:cantSplit/>
          <w:trHeight w:val="118"/>
          <w:tblHeader/>
          <w:jc w:val="center"/>
        </w:trPr>
        <w:tc>
          <w:tcPr>
            <w:tcW w:w="1105" w:type="dxa"/>
            <w:shd w:val="clear" w:color="auto" w:fill="BFBFBF"/>
            <w:vAlign w:val="center"/>
          </w:tcPr>
          <w:p w14:paraId="66F6D93A" w14:textId="77777777" w:rsidR="00CA431D" w:rsidRPr="006C31C0" w:rsidRDefault="00CA431D" w:rsidP="00F559DD">
            <w:pPr>
              <w:keepNext/>
              <w:jc w:val="center"/>
              <w:rPr>
                <w:b/>
                <w:bCs/>
                <w:sz w:val="16"/>
              </w:rPr>
            </w:pPr>
            <w:r w:rsidRPr="006C31C0">
              <w:rPr>
                <w:b/>
                <w:bCs/>
                <w:sz w:val="16"/>
              </w:rPr>
              <w:t>Year</w:t>
            </w:r>
          </w:p>
        </w:tc>
        <w:tc>
          <w:tcPr>
            <w:tcW w:w="770" w:type="dxa"/>
            <w:shd w:val="clear" w:color="auto" w:fill="BFBFBF"/>
            <w:vAlign w:val="center"/>
          </w:tcPr>
          <w:p w14:paraId="26F878CA" w14:textId="77777777" w:rsidR="00CA431D" w:rsidRPr="006C31C0" w:rsidRDefault="00CA431D" w:rsidP="00F559DD">
            <w:pPr>
              <w:keepNext/>
              <w:jc w:val="center"/>
              <w:rPr>
                <w:b/>
                <w:bCs/>
                <w:sz w:val="16"/>
              </w:rPr>
            </w:pPr>
            <w:r w:rsidRPr="006C31C0">
              <w:rPr>
                <w:b/>
                <w:bCs/>
                <w:sz w:val="16"/>
              </w:rPr>
              <w:t>Index</w:t>
            </w:r>
          </w:p>
        </w:tc>
        <w:tc>
          <w:tcPr>
            <w:tcW w:w="900" w:type="dxa"/>
            <w:shd w:val="clear" w:color="auto" w:fill="BFBFBF"/>
            <w:vAlign w:val="center"/>
          </w:tcPr>
          <w:p w14:paraId="253E9462" w14:textId="77777777" w:rsidR="00CA431D" w:rsidRPr="006C31C0" w:rsidRDefault="00CA431D" w:rsidP="00F559DD">
            <w:pPr>
              <w:keepNext/>
              <w:jc w:val="center"/>
              <w:rPr>
                <w:b/>
                <w:bCs/>
                <w:sz w:val="16"/>
              </w:rPr>
            </w:pPr>
            <w:r w:rsidRPr="006C31C0">
              <w:rPr>
                <w:b/>
                <w:bCs/>
                <w:sz w:val="16"/>
              </w:rPr>
              <w:t>Effective Age</w:t>
            </w:r>
          </w:p>
        </w:tc>
        <w:tc>
          <w:tcPr>
            <w:tcW w:w="800" w:type="dxa"/>
            <w:shd w:val="clear" w:color="auto" w:fill="BFBFBF"/>
            <w:vAlign w:val="center"/>
          </w:tcPr>
          <w:p w14:paraId="6CCF3383" w14:textId="77777777" w:rsidR="00CA431D" w:rsidRPr="006C31C0" w:rsidRDefault="00CA431D" w:rsidP="00F559DD">
            <w:pPr>
              <w:keepNext/>
              <w:jc w:val="center"/>
              <w:rPr>
                <w:b/>
                <w:bCs/>
                <w:sz w:val="16"/>
              </w:rPr>
            </w:pPr>
            <w:r w:rsidRPr="006C31C0">
              <w:rPr>
                <w:b/>
                <w:bCs/>
                <w:sz w:val="16"/>
              </w:rPr>
              <w:t>Percent Good</w:t>
            </w:r>
          </w:p>
        </w:tc>
        <w:tc>
          <w:tcPr>
            <w:tcW w:w="1103" w:type="dxa"/>
            <w:shd w:val="clear" w:color="auto" w:fill="BFBFBF"/>
            <w:vAlign w:val="center"/>
          </w:tcPr>
          <w:p w14:paraId="63F82678" w14:textId="77777777" w:rsidR="00CA431D" w:rsidRPr="006C31C0" w:rsidRDefault="00CA431D" w:rsidP="00F559DD">
            <w:pPr>
              <w:keepNext/>
              <w:jc w:val="center"/>
              <w:rPr>
                <w:b/>
                <w:bCs/>
                <w:sz w:val="16"/>
              </w:rPr>
            </w:pPr>
            <w:r w:rsidRPr="006C31C0">
              <w:rPr>
                <w:b/>
                <w:bCs/>
                <w:sz w:val="16"/>
              </w:rPr>
              <w:t>Composite Multiplier</w:t>
            </w:r>
          </w:p>
        </w:tc>
      </w:tr>
      <w:tr w:rsidR="00CA431D" w:rsidRPr="00651C8A" w14:paraId="737C3A70" w14:textId="77777777" w:rsidTr="00F559DD">
        <w:trPr>
          <w:cantSplit/>
          <w:jc w:val="center"/>
        </w:trPr>
        <w:tc>
          <w:tcPr>
            <w:tcW w:w="1105" w:type="dxa"/>
          </w:tcPr>
          <w:p w14:paraId="15B8A0A7"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2025</w:t>
            </w:r>
          </w:p>
        </w:tc>
        <w:tc>
          <w:tcPr>
            <w:tcW w:w="770" w:type="dxa"/>
          </w:tcPr>
          <w:p w14:paraId="66F7E947" w14:textId="77777777" w:rsidR="00CA431D" w:rsidRPr="00651C8A" w:rsidRDefault="00CA431D" w:rsidP="00F559DD">
            <w:pPr>
              <w:keepNext/>
              <w:jc w:val="center"/>
              <w:rPr>
                <w:sz w:val="16"/>
                <w:szCs w:val="16"/>
              </w:rPr>
            </w:pPr>
            <w:r w:rsidRPr="00651C8A">
              <w:rPr>
                <w:sz w:val="16"/>
                <w:szCs w:val="16"/>
              </w:rPr>
              <w:t>0.977</w:t>
            </w:r>
          </w:p>
        </w:tc>
        <w:tc>
          <w:tcPr>
            <w:tcW w:w="900" w:type="dxa"/>
          </w:tcPr>
          <w:p w14:paraId="4FBD34FD" w14:textId="77777777" w:rsidR="00CA431D" w:rsidRPr="00651C8A" w:rsidRDefault="00CA431D" w:rsidP="00F559DD">
            <w:pPr>
              <w:keepNext/>
              <w:jc w:val="center"/>
              <w:rPr>
                <w:sz w:val="16"/>
                <w:szCs w:val="16"/>
              </w:rPr>
            </w:pPr>
            <w:r w:rsidRPr="00651C8A">
              <w:rPr>
                <w:sz w:val="16"/>
                <w:szCs w:val="16"/>
              </w:rPr>
              <w:t>1</w:t>
            </w:r>
          </w:p>
        </w:tc>
        <w:tc>
          <w:tcPr>
            <w:tcW w:w="800" w:type="dxa"/>
          </w:tcPr>
          <w:p w14:paraId="28A6B2D7" w14:textId="77777777" w:rsidR="00CA431D" w:rsidRPr="00651C8A" w:rsidRDefault="00CA431D" w:rsidP="00F559DD">
            <w:pPr>
              <w:keepNext/>
              <w:jc w:val="center"/>
              <w:rPr>
                <w:sz w:val="16"/>
                <w:szCs w:val="16"/>
              </w:rPr>
            </w:pPr>
            <w:r w:rsidRPr="00651C8A">
              <w:rPr>
                <w:sz w:val="16"/>
                <w:szCs w:val="16"/>
              </w:rPr>
              <w:t>97</w:t>
            </w:r>
          </w:p>
        </w:tc>
        <w:tc>
          <w:tcPr>
            <w:tcW w:w="1103" w:type="dxa"/>
          </w:tcPr>
          <w:p w14:paraId="1E27AF49" w14:textId="77777777" w:rsidR="00CA431D" w:rsidRPr="00651C8A" w:rsidRDefault="00CA431D" w:rsidP="00F559DD">
            <w:pPr>
              <w:keepNext/>
              <w:jc w:val="center"/>
              <w:rPr>
                <w:sz w:val="16"/>
                <w:szCs w:val="16"/>
              </w:rPr>
            </w:pPr>
            <w:r w:rsidRPr="00651C8A">
              <w:rPr>
                <w:sz w:val="16"/>
                <w:szCs w:val="16"/>
              </w:rPr>
              <w:t>.95</w:t>
            </w:r>
          </w:p>
        </w:tc>
      </w:tr>
      <w:tr w:rsidR="00CA431D" w:rsidRPr="00651C8A" w14:paraId="47258575" w14:textId="77777777" w:rsidTr="00F559DD">
        <w:trPr>
          <w:cantSplit/>
          <w:jc w:val="center"/>
        </w:trPr>
        <w:tc>
          <w:tcPr>
            <w:tcW w:w="1105" w:type="dxa"/>
          </w:tcPr>
          <w:p w14:paraId="7FDAE05B"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2024</w:t>
            </w:r>
          </w:p>
        </w:tc>
        <w:tc>
          <w:tcPr>
            <w:tcW w:w="770" w:type="dxa"/>
          </w:tcPr>
          <w:p w14:paraId="0ADE0510" w14:textId="77777777" w:rsidR="00CA431D" w:rsidRPr="00651C8A" w:rsidRDefault="00CA431D" w:rsidP="00F559DD">
            <w:pPr>
              <w:keepNext/>
              <w:jc w:val="center"/>
              <w:rPr>
                <w:sz w:val="16"/>
                <w:szCs w:val="16"/>
              </w:rPr>
            </w:pPr>
            <w:r w:rsidRPr="00651C8A">
              <w:rPr>
                <w:sz w:val="16"/>
                <w:szCs w:val="16"/>
              </w:rPr>
              <w:t>1.009</w:t>
            </w:r>
          </w:p>
        </w:tc>
        <w:tc>
          <w:tcPr>
            <w:tcW w:w="900" w:type="dxa"/>
          </w:tcPr>
          <w:p w14:paraId="0274EFFD" w14:textId="77777777" w:rsidR="00CA431D" w:rsidRPr="00651C8A" w:rsidRDefault="00CA431D" w:rsidP="00F559DD">
            <w:pPr>
              <w:keepNext/>
              <w:jc w:val="center"/>
              <w:rPr>
                <w:sz w:val="16"/>
                <w:szCs w:val="16"/>
              </w:rPr>
            </w:pPr>
            <w:r w:rsidRPr="00651C8A">
              <w:rPr>
                <w:sz w:val="16"/>
                <w:szCs w:val="16"/>
              </w:rPr>
              <w:t>2</w:t>
            </w:r>
          </w:p>
        </w:tc>
        <w:tc>
          <w:tcPr>
            <w:tcW w:w="800" w:type="dxa"/>
          </w:tcPr>
          <w:p w14:paraId="5B2760B9" w14:textId="77777777" w:rsidR="00CA431D" w:rsidRPr="00651C8A" w:rsidRDefault="00CA431D" w:rsidP="00F559DD">
            <w:pPr>
              <w:keepNext/>
              <w:jc w:val="center"/>
              <w:rPr>
                <w:sz w:val="16"/>
                <w:szCs w:val="16"/>
              </w:rPr>
            </w:pPr>
            <w:r w:rsidRPr="00651C8A">
              <w:rPr>
                <w:sz w:val="16"/>
                <w:szCs w:val="16"/>
              </w:rPr>
              <w:t>93</w:t>
            </w:r>
          </w:p>
        </w:tc>
        <w:tc>
          <w:tcPr>
            <w:tcW w:w="1103" w:type="dxa"/>
          </w:tcPr>
          <w:p w14:paraId="10B692AC" w14:textId="77777777" w:rsidR="00CA431D" w:rsidRPr="00651C8A" w:rsidRDefault="00CA431D" w:rsidP="00F559DD">
            <w:pPr>
              <w:keepNext/>
              <w:jc w:val="center"/>
              <w:rPr>
                <w:sz w:val="16"/>
                <w:szCs w:val="16"/>
              </w:rPr>
            </w:pPr>
            <w:r w:rsidRPr="00651C8A">
              <w:rPr>
                <w:sz w:val="16"/>
                <w:szCs w:val="16"/>
              </w:rPr>
              <w:t>.94</w:t>
            </w:r>
          </w:p>
        </w:tc>
      </w:tr>
      <w:tr w:rsidR="00CA431D" w:rsidRPr="00651C8A" w14:paraId="4E21CE5C" w14:textId="77777777" w:rsidTr="00F559DD">
        <w:trPr>
          <w:cantSplit/>
          <w:jc w:val="center"/>
        </w:trPr>
        <w:tc>
          <w:tcPr>
            <w:tcW w:w="1105" w:type="dxa"/>
          </w:tcPr>
          <w:p w14:paraId="057DC375"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2023</w:t>
            </w:r>
          </w:p>
        </w:tc>
        <w:tc>
          <w:tcPr>
            <w:tcW w:w="770" w:type="dxa"/>
          </w:tcPr>
          <w:p w14:paraId="44C00CD6" w14:textId="77777777" w:rsidR="00CA431D" w:rsidRPr="00651C8A" w:rsidRDefault="00CA431D" w:rsidP="00F559DD">
            <w:pPr>
              <w:keepNext/>
              <w:jc w:val="center"/>
              <w:rPr>
                <w:sz w:val="16"/>
                <w:szCs w:val="16"/>
              </w:rPr>
            </w:pPr>
            <w:r w:rsidRPr="00651C8A">
              <w:rPr>
                <w:sz w:val="16"/>
                <w:szCs w:val="16"/>
              </w:rPr>
              <w:t>1.023</w:t>
            </w:r>
          </w:p>
        </w:tc>
        <w:tc>
          <w:tcPr>
            <w:tcW w:w="900" w:type="dxa"/>
          </w:tcPr>
          <w:p w14:paraId="16B94377" w14:textId="77777777" w:rsidR="00CA431D" w:rsidRPr="00651C8A" w:rsidRDefault="00CA431D" w:rsidP="00F559DD">
            <w:pPr>
              <w:keepNext/>
              <w:jc w:val="center"/>
              <w:rPr>
                <w:sz w:val="16"/>
                <w:szCs w:val="16"/>
              </w:rPr>
            </w:pPr>
            <w:r w:rsidRPr="00651C8A">
              <w:rPr>
                <w:sz w:val="16"/>
                <w:szCs w:val="16"/>
              </w:rPr>
              <w:t>3</w:t>
            </w:r>
          </w:p>
        </w:tc>
        <w:tc>
          <w:tcPr>
            <w:tcW w:w="800" w:type="dxa"/>
          </w:tcPr>
          <w:p w14:paraId="5C5DD7EA" w14:textId="77777777" w:rsidR="00CA431D" w:rsidRPr="00651C8A" w:rsidRDefault="00CA431D" w:rsidP="00F559DD">
            <w:pPr>
              <w:keepNext/>
              <w:jc w:val="center"/>
              <w:rPr>
                <w:sz w:val="16"/>
                <w:szCs w:val="16"/>
              </w:rPr>
            </w:pPr>
            <w:r w:rsidRPr="00651C8A">
              <w:rPr>
                <w:sz w:val="16"/>
                <w:szCs w:val="16"/>
              </w:rPr>
              <w:t>90</w:t>
            </w:r>
          </w:p>
        </w:tc>
        <w:tc>
          <w:tcPr>
            <w:tcW w:w="1103" w:type="dxa"/>
          </w:tcPr>
          <w:p w14:paraId="173101E1" w14:textId="77777777" w:rsidR="00CA431D" w:rsidRPr="00651C8A" w:rsidRDefault="00CA431D" w:rsidP="00F559DD">
            <w:pPr>
              <w:keepNext/>
              <w:jc w:val="center"/>
              <w:rPr>
                <w:sz w:val="16"/>
                <w:szCs w:val="16"/>
              </w:rPr>
            </w:pPr>
            <w:r w:rsidRPr="00651C8A">
              <w:rPr>
                <w:sz w:val="16"/>
                <w:szCs w:val="16"/>
              </w:rPr>
              <w:t>.92</w:t>
            </w:r>
          </w:p>
        </w:tc>
      </w:tr>
      <w:tr w:rsidR="00CA431D" w:rsidRPr="00651C8A" w14:paraId="4375CECA" w14:textId="77777777" w:rsidTr="00F559DD">
        <w:trPr>
          <w:cantSplit/>
          <w:jc w:val="center"/>
        </w:trPr>
        <w:tc>
          <w:tcPr>
            <w:tcW w:w="1105" w:type="dxa"/>
          </w:tcPr>
          <w:p w14:paraId="01F66D0D"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2022</w:t>
            </w:r>
          </w:p>
        </w:tc>
        <w:tc>
          <w:tcPr>
            <w:tcW w:w="770" w:type="dxa"/>
          </w:tcPr>
          <w:p w14:paraId="65C24617" w14:textId="77777777" w:rsidR="00CA431D" w:rsidRPr="00651C8A" w:rsidRDefault="00CA431D" w:rsidP="00F559DD">
            <w:pPr>
              <w:keepNext/>
              <w:jc w:val="center"/>
              <w:rPr>
                <w:sz w:val="16"/>
                <w:szCs w:val="16"/>
              </w:rPr>
            </w:pPr>
            <w:r w:rsidRPr="00651C8A">
              <w:rPr>
                <w:sz w:val="16"/>
                <w:szCs w:val="16"/>
              </w:rPr>
              <w:t>1.041</w:t>
            </w:r>
          </w:p>
        </w:tc>
        <w:tc>
          <w:tcPr>
            <w:tcW w:w="900" w:type="dxa"/>
          </w:tcPr>
          <w:p w14:paraId="6907CD4D" w14:textId="77777777" w:rsidR="00CA431D" w:rsidRPr="00651C8A" w:rsidRDefault="00CA431D" w:rsidP="00F559DD">
            <w:pPr>
              <w:keepNext/>
              <w:jc w:val="center"/>
              <w:rPr>
                <w:sz w:val="16"/>
                <w:szCs w:val="16"/>
              </w:rPr>
            </w:pPr>
            <w:r w:rsidRPr="00651C8A">
              <w:rPr>
                <w:sz w:val="16"/>
                <w:szCs w:val="16"/>
              </w:rPr>
              <w:t>4</w:t>
            </w:r>
          </w:p>
        </w:tc>
        <w:tc>
          <w:tcPr>
            <w:tcW w:w="800" w:type="dxa"/>
          </w:tcPr>
          <w:p w14:paraId="6B5BF7DC" w14:textId="77777777" w:rsidR="00CA431D" w:rsidRPr="00651C8A" w:rsidRDefault="00CA431D" w:rsidP="00F559DD">
            <w:pPr>
              <w:keepNext/>
              <w:jc w:val="center"/>
              <w:rPr>
                <w:sz w:val="16"/>
                <w:szCs w:val="16"/>
              </w:rPr>
            </w:pPr>
            <w:r w:rsidRPr="00651C8A">
              <w:rPr>
                <w:sz w:val="16"/>
                <w:szCs w:val="16"/>
              </w:rPr>
              <w:t>86</w:t>
            </w:r>
          </w:p>
        </w:tc>
        <w:tc>
          <w:tcPr>
            <w:tcW w:w="1103" w:type="dxa"/>
          </w:tcPr>
          <w:p w14:paraId="42409A8C" w14:textId="77777777" w:rsidR="00CA431D" w:rsidRPr="00651C8A" w:rsidRDefault="00CA431D" w:rsidP="00F559DD">
            <w:pPr>
              <w:keepNext/>
              <w:jc w:val="center"/>
              <w:rPr>
                <w:sz w:val="16"/>
                <w:szCs w:val="16"/>
              </w:rPr>
            </w:pPr>
            <w:r w:rsidRPr="00651C8A">
              <w:rPr>
                <w:sz w:val="16"/>
                <w:szCs w:val="16"/>
              </w:rPr>
              <w:t>.90</w:t>
            </w:r>
          </w:p>
        </w:tc>
      </w:tr>
      <w:tr w:rsidR="00CA431D" w:rsidRPr="00651C8A" w14:paraId="3F84F068" w14:textId="77777777" w:rsidTr="00F559DD">
        <w:trPr>
          <w:cantSplit/>
          <w:jc w:val="center"/>
        </w:trPr>
        <w:tc>
          <w:tcPr>
            <w:tcW w:w="1105" w:type="dxa"/>
          </w:tcPr>
          <w:p w14:paraId="198B04BC"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2021</w:t>
            </w:r>
          </w:p>
        </w:tc>
        <w:tc>
          <w:tcPr>
            <w:tcW w:w="770" w:type="dxa"/>
          </w:tcPr>
          <w:p w14:paraId="0541629D" w14:textId="77777777" w:rsidR="00CA431D" w:rsidRPr="00651C8A" w:rsidRDefault="00CA431D" w:rsidP="00F559DD">
            <w:pPr>
              <w:keepNext/>
              <w:jc w:val="center"/>
              <w:rPr>
                <w:sz w:val="16"/>
                <w:szCs w:val="16"/>
              </w:rPr>
            </w:pPr>
            <w:r w:rsidRPr="00651C8A">
              <w:rPr>
                <w:sz w:val="16"/>
                <w:szCs w:val="16"/>
              </w:rPr>
              <w:t>1.223</w:t>
            </w:r>
          </w:p>
        </w:tc>
        <w:tc>
          <w:tcPr>
            <w:tcW w:w="900" w:type="dxa"/>
          </w:tcPr>
          <w:p w14:paraId="3870CAFF" w14:textId="77777777" w:rsidR="00CA431D" w:rsidRPr="00651C8A" w:rsidRDefault="00CA431D" w:rsidP="00F559DD">
            <w:pPr>
              <w:keepNext/>
              <w:jc w:val="center"/>
              <w:rPr>
                <w:sz w:val="16"/>
                <w:szCs w:val="16"/>
              </w:rPr>
            </w:pPr>
            <w:r w:rsidRPr="00651C8A">
              <w:rPr>
                <w:sz w:val="16"/>
                <w:szCs w:val="16"/>
              </w:rPr>
              <w:t>5</w:t>
            </w:r>
          </w:p>
        </w:tc>
        <w:tc>
          <w:tcPr>
            <w:tcW w:w="800" w:type="dxa"/>
          </w:tcPr>
          <w:p w14:paraId="5A2867AF" w14:textId="77777777" w:rsidR="00CA431D" w:rsidRPr="00651C8A" w:rsidRDefault="00CA431D" w:rsidP="00F559DD">
            <w:pPr>
              <w:keepNext/>
              <w:jc w:val="center"/>
              <w:rPr>
                <w:sz w:val="16"/>
                <w:szCs w:val="16"/>
              </w:rPr>
            </w:pPr>
            <w:r w:rsidRPr="00651C8A">
              <w:rPr>
                <w:sz w:val="16"/>
                <w:szCs w:val="16"/>
              </w:rPr>
              <w:t>82</w:t>
            </w:r>
          </w:p>
        </w:tc>
        <w:tc>
          <w:tcPr>
            <w:tcW w:w="1103" w:type="dxa"/>
          </w:tcPr>
          <w:p w14:paraId="5B1E969D" w14:textId="77777777" w:rsidR="00CA431D" w:rsidRPr="00651C8A" w:rsidRDefault="00CA431D" w:rsidP="00F559DD">
            <w:pPr>
              <w:keepNext/>
              <w:jc w:val="center"/>
              <w:rPr>
                <w:sz w:val="16"/>
                <w:szCs w:val="16"/>
              </w:rPr>
            </w:pPr>
            <w:r w:rsidRPr="00651C8A">
              <w:rPr>
                <w:sz w:val="16"/>
                <w:szCs w:val="16"/>
              </w:rPr>
              <w:t>1.00</w:t>
            </w:r>
          </w:p>
        </w:tc>
      </w:tr>
      <w:tr w:rsidR="00CA431D" w:rsidRPr="00651C8A" w14:paraId="203A7044" w14:textId="77777777" w:rsidTr="00F559DD">
        <w:trPr>
          <w:cantSplit/>
          <w:jc w:val="center"/>
        </w:trPr>
        <w:tc>
          <w:tcPr>
            <w:tcW w:w="1105" w:type="dxa"/>
          </w:tcPr>
          <w:p w14:paraId="6A07AAC8"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2020</w:t>
            </w:r>
          </w:p>
        </w:tc>
        <w:tc>
          <w:tcPr>
            <w:tcW w:w="770" w:type="dxa"/>
          </w:tcPr>
          <w:p w14:paraId="432FB52A" w14:textId="77777777" w:rsidR="00CA431D" w:rsidRPr="00651C8A" w:rsidRDefault="00CA431D" w:rsidP="00F559DD">
            <w:pPr>
              <w:keepNext/>
              <w:jc w:val="center"/>
              <w:rPr>
                <w:sz w:val="16"/>
                <w:szCs w:val="16"/>
              </w:rPr>
            </w:pPr>
            <w:r w:rsidRPr="00651C8A">
              <w:rPr>
                <w:sz w:val="16"/>
                <w:szCs w:val="16"/>
              </w:rPr>
              <w:t>1.330</w:t>
            </w:r>
          </w:p>
        </w:tc>
        <w:tc>
          <w:tcPr>
            <w:tcW w:w="900" w:type="dxa"/>
          </w:tcPr>
          <w:p w14:paraId="1845E56D" w14:textId="77777777" w:rsidR="00CA431D" w:rsidRPr="00651C8A" w:rsidRDefault="00CA431D" w:rsidP="00F559DD">
            <w:pPr>
              <w:keepNext/>
              <w:jc w:val="center"/>
              <w:rPr>
                <w:sz w:val="16"/>
                <w:szCs w:val="16"/>
              </w:rPr>
            </w:pPr>
            <w:r w:rsidRPr="00651C8A">
              <w:rPr>
                <w:sz w:val="16"/>
                <w:szCs w:val="16"/>
              </w:rPr>
              <w:t>6</w:t>
            </w:r>
          </w:p>
        </w:tc>
        <w:tc>
          <w:tcPr>
            <w:tcW w:w="800" w:type="dxa"/>
          </w:tcPr>
          <w:p w14:paraId="4C7F3FEB" w14:textId="77777777" w:rsidR="00CA431D" w:rsidRPr="00651C8A" w:rsidRDefault="00CA431D" w:rsidP="00F559DD">
            <w:pPr>
              <w:keepNext/>
              <w:jc w:val="center"/>
              <w:rPr>
                <w:sz w:val="16"/>
                <w:szCs w:val="16"/>
              </w:rPr>
            </w:pPr>
            <w:r w:rsidRPr="00651C8A">
              <w:rPr>
                <w:sz w:val="16"/>
                <w:szCs w:val="16"/>
              </w:rPr>
              <w:t>78</w:t>
            </w:r>
          </w:p>
        </w:tc>
        <w:tc>
          <w:tcPr>
            <w:tcW w:w="1103" w:type="dxa"/>
          </w:tcPr>
          <w:p w14:paraId="48C3F27D" w14:textId="77777777" w:rsidR="00CA431D" w:rsidRPr="00651C8A" w:rsidRDefault="00CA431D" w:rsidP="00F559DD">
            <w:pPr>
              <w:keepNext/>
              <w:jc w:val="center"/>
              <w:rPr>
                <w:sz w:val="16"/>
                <w:szCs w:val="16"/>
              </w:rPr>
            </w:pPr>
            <w:r w:rsidRPr="00651C8A">
              <w:rPr>
                <w:sz w:val="16"/>
                <w:szCs w:val="16"/>
              </w:rPr>
              <w:t>1.04</w:t>
            </w:r>
          </w:p>
        </w:tc>
      </w:tr>
      <w:tr w:rsidR="00CA431D" w:rsidRPr="00651C8A" w14:paraId="5043A6CE" w14:textId="77777777" w:rsidTr="00F559DD">
        <w:trPr>
          <w:cantSplit/>
          <w:jc w:val="center"/>
        </w:trPr>
        <w:tc>
          <w:tcPr>
            <w:tcW w:w="1105" w:type="dxa"/>
          </w:tcPr>
          <w:p w14:paraId="7CF1A5C9"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2019</w:t>
            </w:r>
          </w:p>
        </w:tc>
        <w:tc>
          <w:tcPr>
            <w:tcW w:w="770" w:type="dxa"/>
          </w:tcPr>
          <w:p w14:paraId="5D71FBFD" w14:textId="77777777" w:rsidR="00CA431D" w:rsidRPr="00651C8A" w:rsidRDefault="00CA431D" w:rsidP="00F559DD">
            <w:pPr>
              <w:keepNext/>
              <w:jc w:val="center"/>
              <w:rPr>
                <w:sz w:val="16"/>
                <w:szCs w:val="16"/>
              </w:rPr>
            </w:pPr>
            <w:r w:rsidRPr="00651C8A">
              <w:rPr>
                <w:sz w:val="16"/>
                <w:szCs w:val="16"/>
              </w:rPr>
              <w:t>1.337</w:t>
            </w:r>
          </w:p>
        </w:tc>
        <w:tc>
          <w:tcPr>
            <w:tcW w:w="900" w:type="dxa"/>
          </w:tcPr>
          <w:p w14:paraId="78DD0F5E" w14:textId="77777777" w:rsidR="00CA431D" w:rsidRPr="00651C8A" w:rsidRDefault="00CA431D" w:rsidP="00F559DD">
            <w:pPr>
              <w:keepNext/>
              <w:jc w:val="center"/>
              <w:rPr>
                <w:sz w:val="16"/>
                <w:szCs w:val="16"/>
              </w:rPr>
            </w:pPr>
            <w:r w:rsidRPr="00651C8A">
              <w:rPr>
                <w:sz w:val="16"/>
                <w:szCs w:val="16"/>
              </w:rPr>
              <w:t>7</w:t>
            </w:r>
          </w:p>
        </w:tc>
        <w:tc>
          <w:tcPr>
            <w:tcW w:w="800" w:type="dxa"/>
          </w:tcPr>
          <w:p w14:paraId="53A39005" w14:textId="77777777" w:rsidR="00CA431D" w:rsidRPr="00651C8A" w:rsidRDefault="00CA431D" w:rsidP="00F559DD">
            <w:pPr>
              <w:keepNext/>
              <w:jc w:val="center"/>
              <w:rPr>
                <w:sz w:val="16"/>
                <w:szCs w:val="16"/>
              </w:rPr>
            </w:pPr>
            <w:r w:rsidRPr="00651C8A">
              <w:rPr>
                <w:sz w:val="16"/>
                <w:szCs w:val="16"/>
              </w:rPr>
              <w:t>74</w:t>
            </w:r>
          </w:p>
        </w:tc>
        <w:tc>
          <w:tcPr>
            <w:tcW w:w="1103" w:type="dxa"/>
          </w:tcPr>
          <w:p w14:paraId="44D8E7DB" w14:textId="77777777" w:rsidR="00CA431D" w:rsidRPr="00651C8A" w:rsidRDefault="00CA431D" w:rsidP="00F559DD">
            <w:pPr>
              <w:keepNext/>
              <w:jc w:val="center"/>
              <w:rPr>
                <w:sz w:val="16"/>
                <w:szCs w:val="16"/>
              </w:rPr>
            </w:pPr>
            <w:r w:rsidRPr="00651C8A">
              <w:rPr>
                <w:sz w:val="16"/>
                <w:szCs w:val="16"/>
              </w:rPr>
              <w:t>.99</w:t>
            </w:r>
          </w:p>
        </w:tc>
      </w:tr>
      <w:tr w:rsidR="00CA431D" w:rsidRPr="00651C8A" w14:paraId="225DFA09" w14:textId="77777777" w:rsidTr="00F559DD">
        <w:trPr>
          <w:cantSplit/>
          <w:jc w:val="center"/>
        </w:trPr>
        <w:tc>
          <w:tcPr>
            <w:tcW w:w="1105" w:type="dxa"/>
          </w:tcPr>
          <w:p w14:paraId="4E631C67"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2018</w:t>
            </w:r>
          </w:p>
        </w:tc>
        <w:tc>
          <w:tcPr>
            <w:tcW w:w="770" w:type="dxa"/>
          </w:tcPr>
          <w:p w14:paraId="4B458704" w14:textId="77777777" w:rsidR="00CA431D" w:rsidRPr="00651C8A" w:rsidRDefault="00CA431D" w:rsidP="00F559DD">
            <w:pPr>
              <w:keepNext/>
              <w:jc w:val="center"/>
              <w:rPr>
                <w:sz w:val="16"/>
                <w:szCs w:val="16"/>
              </w:rPr>
            </w:pPr>
            <w:r w:rsidRPr="00651C8A">
              <w:rPr>
                <w:sz w:val="16"/>
                <w:szCs w:val="16"/>
              </w:rPr>
              <w:t>1.385</w:t>
            </w:r>
          </w:p>
        </w:tc>
        <w:tc>
          <w:tcPr>
            <w:tcW w:w="900" w:type="dxa"/>
          </w:tcPr>
          <w:p w14:paraId="45597800" w14:textId="77777777" w:rsidR="00CA431D" w:rsidRPr="00651C8A" w:rsidRDefault="00CA431D" w:rsidP="00F559DD">
            <w:pPr>
              <w:jc w:val="center"/>
              <w:rPr>
                <w:sz w:val="16"/>
                <w:szCs w:val="16"/>
              </w:rPr>
            </w:pPr>
            <w:r w:rsidRPr="00651C8A">
              <w:rPr>
                <w:sz w:val="16"/>
                <w:szCs w:val="16"/>
              </w:rPr>
              <w:t>8</w:t>
            </w:r>
          </w:p>
        </w:tc>
        <w:tc>
          <w:tcPr>
            <w:tcW w:w="800" w:type="dxa"/>
          </w:tcPr>
          <w:p w14:paraId="145D5FC9" w14:textId="77777777" w:rsidR="00CA431D" w:rsidRPr="00651C8A" w:rsidRDefault="00CA431D" w:rsidP="00F559DD">
            <w:pPr>
              <w:jc w:val="center"/>
              <w:rPr>
                <w:sz w:val="16"/>
                <w:szCs w:val="16"/>
              </w:rPr>
            </w:pPr>
            <w:r w:rsidRPr="00651C8A">
              <w:rPr>
                <w:sz w:val="16"/>
                <w:szCs w:val="16"/>
              </w:rPr>
              <w:t>70</w:t>
            </w:r>
          </w:p>
        </w:tc>
        <w:tc>
          <w:tcPr>
            <w:tcW w:w="1103" w:type="dxa"/>
          </w:tcPr>
          <w:p w14:paraId="5D3055F2" w14:textId="77777777" w:rsidR="00CA431D" w:rsidRPr="00651C8A" w:rsidRDefault="00CA431D" w:rsidP="00F559DD">
            <w:pPr>
              <w:keepNext/>
              <w:jc w:val="center"/>
              <w:rPr>
                <w:sz w:val="16"/>
                <w:szCs w:val="16"/>
              </w:rPr>
            </w:pPr>
            <w:r w:rsidRPr="00651C8A">
              <w:rPr>
                <w:sz w:val="16"/>
                <w:szCs w:val="16"/>
              </w:rPr>
              <w:t>.97</w:t>
            </w:r>
          </w:p>
        </w:tc>
      </w:tr>
      <w:tr w:rsidR="00CA431D" w:rsidRPr="00651C8A" w14:paraId="42276F5D" w14:textId="77777777" w:rsidTr="00F559DD">
        <w:trPr>
          <w:cantSplit/>
          <w:jc w:val="center"/>
        </w:trPr>
        <w:tc>
          <w:tcPr>
            <w:tcW w:w="1105" w:type="dxa"/>
          </w:tcPr>
          <w:p w14:paraId="0A4DEBF0"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2017</w:t>
            </w:r>
          </w:p>
        </w:tc>
        <w:tc>
          <w:tcPr>
            <w:tcW w:w="770" w:type="dxa"/>
          </w:tcPr>
          <w:p w14:paraId="6A61004C" w14:textId="77777777" w:rsidR="00CA431D" w:rsidRPr="00651C8A" w:rsidRDefault="00CA431D" w:rsidP="00F559DD">
            <w:pPr>
              <w:jc w:val="center"/>
              <w:rPr>
                <w:sz w:val="16"/>
                <w:szCs w:val="16"/>
              </w:rPr>
            </w:pPr>
            <w:r w:rsidRPr="00651C8A">
              <w:rPr>
                <w:sz w:val="16"/>
                <w:szCs w:val="16"/>
              </w:rPr>
              <w:t>1.433</w:t>
            </w:r>
          </w:p>
        </w:tc>
        <w:tc>
          <w:tcPr>
            <w:tcW w:w="900" w:type="dxa"/>
          </w:tcPr>
          <w:p w14:paraId="26554099" w14:textId="77777777" w:rsidR="00CA431D" w:rsidRPr="00651C8A" w:rsidRDefault="00CA431D" w:rsidP="00F559DD">
            <w:pPr>
              <w:jc w:val="center"/>
              <w:rPr>
                <w:sz w:val="16"/>
                <w:szCs w:val="16"/>
              </w:rPr>
            </w:pPr>
            <w:r w:rsidRPr="00651C8A">
              <w:rPr>
                <w:sz w:val="16"/>
                <w:szCs w:val="16"/>
              </w:rPr>
              <w:t>9</w:t>
            </w:r>
          </w:p>
        </w:tc>
        <w:tc>
          <w:tcPr>
            <w:tcW w:w="800" w:type="dxa"/>
          </w:tcPr>
          <w:p w14:paraId="2F9BF105" w14:textId="77777777" w:rsidR="00CA431D" w:rsidRPr="00651C8A" w:rsidRDefault="00CA431D" w:rsidP="00F559DD">
            <w:pPr>
              <w:jc w:val="center"/>
              <w:rPr>
                <w:sz w:val="16"/>
                <w:szCs w:val="16"/>
              </w:rPr>
            </w:pPr>
            <w:r w:rsidRPr="00651C8A">
              <w:rPr>
                <w:sz w:val="16"/>
                <w:szCs w:val="16"/>
              </w:rPr>
              <w:t>65</w:t>
            </w:r>
          </w:p>
        </w:tc>
        <w:tc>
          <w:tcPr>
            <w:tcW w:w="1103" w:type="dxa"/>
          </w:tcPr>
          <w:p w14:paraId="0C7A1294" w14:textId="77777777" w:rsidR="00CA431D" w:rsidRPr="00651C8A" w:rsidRDefault="00CA431D" w:rsidP="00F559DD">
            <w:pPr>
              <w:jc w:val="center"/>
              <w:rPr>
                <w:sz w:val="16"/>
                <w:szCs w:val="16"/>
              </w:rPr>
            </w:pPr>
            <w:r w:rsidRPr="00651C8A">
              <w:rPr>
                <w:sz w:val="16"/>
                <w:szCs w:val="16"/>
              </w:rPr>
              <w:t>.93</w:t>
            </w:r>
          </w:p>
        </w:tc>
      </w:tr>
      <w:tr w:rsidR="00CA431D" w:rsidRPr="00651C8A" w14:paraId="397FE98A" w14:textId="77777777" w:rsidTr="00F559DD">
        <w:trPr>
          <w:cantSplit/>
          <w:jc w:val="center"/>
        </w:trPr>
        <w:tc>
          <w:tcPr>
            <w:tcW w:w="1105" w:type="dxa"/>
          </w:tcPr>
          <w:p w14:paraId="7DE81414"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2016</w:t>
            </w:r>
          </w:p>
        </w:tc>
        <w:tc>
          <w:tcPr>
            <w:tcW w:w="770" w:type="dxa"/>
          </w:tcPr>
          <w:p w14:paraId="4B57468A" w14:textId="77777777" w:rsidR="00CA431D" w:rsidRPr="00651C8A" w:rsidRDefault="00CA431D" w:rsidP="00F559DD">
            <w:pPr>
              <w:jc w:val="center"/>
              <w:rPr>
                <w:sz w:val="16"/>
                <w:szCs w:val="16"/>
              </w:rPr>
            </w:pPr>
            <w:r w:rsidRPr="00651C8A">
              <w:rPr>
                <w:sz w:val="16"/>
                <w:szCs w:val="16"/>
              </w:rPr>
              <w:t>1.461</w:t>
            </w:r>
          </w:p>
        </w:tc>
        <w:tc>
          <w:tcPr>
            <w:tcW w:w="900" w:type="dxa"/>
          </w:tcPr>
          <w:p w14:paraId="6E39FEF6" w14:textId="77777777" w:rsidR="00CA431D" w:rsidRPr="00651C8A" w:rsidRDefault="00CA431D" w:rsidP="00F559DD">
            <w:pPr>
              <w:jc w:val="center"/>
              <w:rPr>
                <w:sz w:val="16"/>
                <w:szCs w:val="16"/>
              </w:rPr>
            </w:pPr>
            <w:r w:rsidRPr="00651C8A">
              <w:rPr>
                <w:sz w:val="16"/>
                <w:szCs w:val="16"/>
              </w:rPr>
              <w:t>10</w:t>
            </w:r>
          </w:p>
        </w:tc>
        <w:tc>
          <w:tcPr>
            <w:tcW w:w="800" w:type="dxa"/>
          </w:tcPr>
          <w:p w14:paraId="41F7139C" w14:textId="77777777" w:rsidR="00CA431D" w:rsidRPr="00651C8A" w:rsidRDefault="00CA431D" w:rsidP="00F559DD">
            <w:pPr>
              <w:jc w:val="center"/>
              <w:rPr>
                <w:sz w:val="16"/>
                <w:szCs w:val="16"/>
              </w:rPr>
            </w:pPr>
            <w:r w:rsidRPr="00651C8A">
              <w:rPr>
                <w:sz w:val="16"/>
                <w:szCs w:val="16"/>
              </w:rPr>
              <w:t>60</w:t>
            </w:r>
          </w:p>
        </w:tc>
        <w:tc>
          <w:tcPr>
            <w:tcW w:w="1103" w:type="dxa"/>
          </w:tcPr>
          <w:p w14:paraId="3EB82568" w14:textId="77777777" w:rsidR="00CA431D" w:rsidRPr="00651C8A" w:rsidRDefault="00CA431D" w:rsidP="00F559DD">
            <w:pPr>
              <w:jc w:val="center"/>
              <w:rPr>
                <w:sz w:val="16"/>
                <w:szCs w:val="16"/>
              </w:rPr>
            </w:pPr>
            <w:r w:rsidRPr="00651C8A">
              <w:rPr>
                <w:sz w:val="16"/>
                <w:szCs w:val="16"/>
              </w:rPr>
              <w:t>.88</w:t>
            </w:r>
          </w:p>
        </w:tc>
      </w:tr>
      <w:tr w:rsidR="00CA431D" w:rsidRPr="00651C8A" w14:paraId="4D1739E5" w14:textId="77777777" w:rsidTr="00F559DD">
        <w:trPr>
          <w:cantSplit/>
          <w:jc w:val="center"/>
        </w:trPr>
        <w:tc>
          <w:tcPr>
            <w:tcW w:w="1105" w:type="dxa"/>
          </w:tcPr>
          <w:p w14:paraId="7B2F160A"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2015</w:t>
            </w:r>
          </w:p>
        </w:tc>
        <w:tc>
          <w:tcPr>
            <w:tcW w:w="770" w:type="dxa"/>
          </w:tcPr>
          <w:p w14:paraId="586D85B4" w14:textId="77777777" w:rsidR="00CA431D" w:rsidRPr="00651C8A" w:rsidRDefault="00CA431D" w:rsidP="00F559DD">
            <w:pPr>
              <w:jc w:val="center"/>
              <w:rPr>
                <w:sz w:val="16"/>
                <w:szCs w:val="16"/>
              </w:rPr>
            </w:pPr>
            <w:r w:rsidRPr="00651C8A">
              <w:rPr>
                <w:sz w:val="16"/>
                <w:szCs w:val="16"/>
              </w:rPr>
              <w:t>1.449</w:t>
            </w:r>
          </w:p>
        </w:tc>
        <w:tc>
          <w:tcPr>
            <w:tcW w:w="900" w:type="dxa"/>
          </w:tcPr>
          <w:p w14:paraId="7CAF1ED5" w14:textId="77777777" w:rsidR="00CA431D" w:rsidRPr="00651C8A" w:rsidRDefault="00CA431D" w:rsidP="00F559DD">
            <w:pPr>
              <w:jc w:val="center"/>
              <w:rPr>
                <w:sz w:val="16"/>
                <w:szCs w:val="16"/>
              </w:rPr>
            </w:pPr>
            <w:r w:rsidRPr="00651C8A">
              <w:rPr>
                <w:sz w:val="16"/>
                <w:szCs w:val="16"/>
              </w:rPr>
              <w:t>11</w:t>
            </w:r>
          </w:p>
        </w:tc>
        <w:tc>
          <w:tcPr>
            <w:tcW w:w="800" w:type="dxa"/>
          </w:tcPr>
          <w:p w14:paraId="653EC66A" w14:textId="77777777" w:rsidR="00CA431D" w:rsidRPr="00651C8A" w:rsidRDefault="00CA431D" w:rsidP="00F559DD">
            <w:pPr>
              <w:jc w:val="center"/>
              <w:rPr>
                <w:sz w:val="16"/>
                <w:szCs w:val="16"/>
              </w:rPr>
            </w:pPr>
            <w:r w:rsidRPr="00651C8A">
              <w:rPr>
                <w:sz w:val="16"/>
                <w:szCs w:val="16"/>
              </w:rPr>
              <w:t>55</w:t>
            </w:r>
          </w:p>
        </w:tc>
        <w:tc>
          <w:tcPr>
            <w:tcW w:w="1103" w:type="dxa"/>
          </w:tcPr>
          <w:p w14:paraId="344EC639" w14:textId="77777777" w:rsidR="00CA431D" w:rsidRPr="00651C8A" w:rsidRDefault="00CA431D" w:rsidP="00F559DD">
            <w:pPr>
              <w:jc w:val="center"/>
              <w:rPr>
                <w:sz w:val="16"/>
                <w:szCs w:val="16"/>
              </w:rPr>
            </w:pPr>
            <w:r w:rsidRPr="00651C8A">
              <w:rPr>
                <w:sz w:val="16"/>
                <w:szCs w:val="16"/>
              </w:rPr>
              <w:t>.80</w:t>
            </w:r>
          </w:p>
        </w:tc>
      </w:tr>
      <w:tr w:rsidR="00CA431D" w:rsidRPr="00651C8A" w14:paraId="6B42A4D7" w14:textId="77777777" w:rsidTr="00F559DD">
        <w:trPr>
          <w:cantSplit/>
          <w:jc w:val="center"/>
        </w:trPr>
        <w:tc>
          <w:tcPr>
            <w:tcW w:w="1105" w:type="dxa"/>
          </w:tcPr>
          <w:p w14:paraId="0F14E115"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2014</w:t>
            </w:r>
          </w:p>
        </w:tc>
        <w:tc>
          <w:tcPr>
            <w:tcW w:w="770" w:type="dxa"/>
          </w:tcPr>
          <w:p w14:paraId="2F0BA2C5" w14:textId="77777777" w:rsidR="00CA431D" w:rsidRPr="00651C8A" w:rsidRDefault="00CA431D" w:rsidP="00F559DD">
            <w:pPr>
              <w:jc w:val="center"/>
              <w:rPr>
                <w:sz w:val="16"/>
                <w:szCs w:val="16"/>
              </w:rPr>
            </w:pPr>
            <w:r w:rsidRPr="00651C8A">
              <w:rPr>
                <w:sz w:val="16"/>
                <w:szCs w:val="16"/>
              </w:rPr>
              <w:t>1.463</w:t>
            </w:r>
          </w:p>
        </w:tc>
        <w:tc>
          <w:tcPr>
            <w:tcW w:w="900" w:type="dxa"/>
          </w:tcPr>
          <w:p w14:paraId="6C70259F" w14:textId="77777777" w:rsidR="00CA431D" w:rsidRPr="00651C8A" w:rsidRDefault="00CA431D" w:rsidP="00F559DD">
            <w:pPr>
              <w:jc w:val="center"/>
              <w:rPr>
                <w:sz w:val="16"/>
                <w:szCs w:val="16"/>
              </w:rPr>
            </w:pPr>
            <w:r w:rsidRPr="00651C8A">
              <w:rPr>
                <w:sz w:val="16"/>
                <w:szCs w:val="16"/>
              </w:rPr>
              <w:t>12</w:t>
            </w:r>
          </w:p>
        </w:tc>
        <w:tc>
          <w:tcPr>
            <w:tcW w:w="800" w:type="dxa"/>
          </w:tcPr>
          <w:p w14:paraId="25603E99" w14:textId="77777777" w:rsidR="00CA431D" w:rsidRPr="00651C8A" w:rsidRDefault="00CA431D" w:rsidP="00F559DD">
            <w:pPr>
              <w:jc w:val="center"/>
              <w:rPr>
                <w:sz w:val="16"/>
                <w:szCs w:val="16"/>
              </w:rPr>
            </w:pPr>
            <w:r w:rsidRPr="00651C8A">
              <w:rPr>
                <w:sz w:val="16"/>
                <w:szCs w:val="16"/>
              </w:rPr>
              <w:t>50</w:t>
            </w:r>
          </w:p>
        </w:tc>
        <w:tc>
          <w:tcPr>
            <w:tcW w:w="1103" w:type="dxa"/>
          </w:tcPr>
          <w:p w14:paraId="784E348B" w14:textId="77777777" w:rsidR="00CA431D" w:rsidRPr="00651C8A" w:rsidRDefault="00CA431D" w:rsidP="00F559DD">
            <w:pPr>
              <w:jc w:val="center"/>
              <w:rPr>
                <w:sz w:val="16"/>
                <w:szCs w:val="16"/>
              </w:rPr>
            </w:pPr>
            <w:r w:rsidRPr="00651C8A">
              <w:rPr>
                <w:sz w:val="16"/>
                <w:szCs w:val="16"/>
              </w:rPr>
              <w:t>.73</w:t>
            </w:r>
          </w:p>
        </w:tc>
      </w:tr>
      <w:tr w:rsidR="00CA431D" w:rsidRPr="00651C8A" w14:paraId="14ECB013" w14:textId="77777777" w:rsidTr="00F559DD">
        <w:trPr>
          <w:cantSplit/>
          <w:jc w:val="center"/>
        </w:trPr>
        <w:tc>
          <w:tcPr>
            <w:tcW w:w="1105" w:type="dxa"/>
          </w:tcPr>
          <w:p w14:paraId="76BABF1E"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2013</w:t>
            </w:r>
          </w:p>
        </w:tc>
        <w:tc>
          <w:tcPr>
            <w:tcW w:w="770" w:type="dxa"/>
          </w:tcPr>
          <w:p w14:paraId="7542DB34" w14:textId="77777777" w:rsidR="00CA431D" w:rsidRPr="00651C8A" w:rsidRDefault="00CA431D" w:rsidP="00F559DD">
            <w:pPr>
              <w:jc w:val="center"/>
              <w:rPr>
                <w:sz w:val="16"/>
                <w:szCs w:val="16"/>
              </w:rPr>
            </w:pPr>
            <w:r w:rsidRPr="00651C8A">
              <w:rPr>
                <w:sz w:val="16"/>
                <w:szCs w:val="16"/>
              </w:rPr>
              <w:t>1.482</w:t>
            </w:r>
          </w:p>
        </w:tc>
        <w:tc>
          <w:tcPr>
            <w:tcW w:w="900" w:type="dxa"/>
          </w:tcPr>
          <w:p w14:paraId="20E05D18" w14:textId="77777777" w:rsidR="00CA431D" w:rsidRPr="00651C8A" w:rsidRDefault="00CA431D" w:rsidP="00F559DD">
            <w:pPr>
              <w:jc w:val="center"/>
              <w:rPr>
                <w:sz w:val="16"/>
                <w:szCs w:val="16"/>
              </w:rPr>
            </w:pPr>
            <w:r w:rsidRPr="00651C8A">
              <w:rPr>
                <w:sz w:val="16"/>
                <w:szCs w:val="16"/>
              </w:rPr>
              <w:t>13</w:t>
            </w:r>
          </w:p>
        </w:tc>
        <w:tc>
          <w:tcPr>
            <w:tcW w:w="800" w:type="dxa"/>
          </w:tcPr>
          <w:p w14:paraId="5A60174B" w14:textId="77777777" w:rsidR="00CA431D" w:rsidRPr="00651C8A" w:rsidRDefault="00CA431D" w:rsidP="00F559DD">
            <w:pPr>
              <w:jc w:val="center"/>
              <w:rPr>
                <w:sz w:val="16"/>
                <w:szCs w:val="16"/>
              </w:rPr>
            </w:pPr>
            <w:r w:rsidRPr="00651C8A">
              <w:rPr>
                <w:sz w:val="16"/>
                <w:szCs w:val="16"/>
              </w:rPr>
              <w:t>45</w:t>
            </w:r>
          </w:p>
        </w:tc>
        <w:tc>
          <w:tcPr>
            <w:tcW w:w="1103" w:type="dxa"/>
          </w:tcPr>
          <w:p w14:paraId="336A6D37" w14:textId="77777777" w:rsidR="00CA431D" w:rsidRPr="00651C8A" w:rsidRDefault="00CA431D" w:rsidP="00F559DD">
            <w:pPr>
              <w:jc w:val="center"/>
              <w:rPr>
                <w:sz w:val="16"/>
                <w:szCs w:val="16"/>
              </w:rPr>
            </w:pPr>
            <w:r w:rsidRPr="00651C8A">
              <w:rPr>
                <w:sz w:val="16"/>
                <w:szCs w:val="16"/>
              </w:rPr>
              <w:t>.67</w:t>
            </w:r>
          </w:p>
        </w:tc>
      </w:tr>
      <w:tr w:rsidR="00CA431D" w:rsidRPr="00651C8A" w14:paraId="6CE56B35" w14:textId="77777777" w:rsidTr="00F559DD">
        <w:trPr>
          <w:cantSplit/>
          <w:jc w:val="center"/>
        </w:trPr>
        <w:tc>
          <w:tcPr>
            <w:tcW w:w="1105" w:type="dxa"/>
          </w:tcPr>
          <w:p w14:paraId="572B7B41"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2012</w:t>
            </w:r>
          </w:p>
        </w:tc>
        <w:tc>
          <w:tcPr>
            <w:tcW w:w="770" w:type="dxa"/>
          </w:tcPr>
          <w:p w14:paraId="3A2448DA" w14:textId="77777777" w:rsidR="00CA431D" w:rsidRPr="00651C8A" w:rsidRDefault="00CA431D" w:rsidP="00F559DD">
            <w:pPr>
              <w:jc w:val="center"/>
              <w:rPr>
                <w:sz w:val="16"/>
                <w:szCs w:val="16"/>
              </w:rPr>
            </w:pPr>
            <w:r w:rsidRPr="00651C8A">
              <w:rPr>
                <w:sz w:val="16"/>
                <w:szCs w:val="16"/>
              </w:rPr>
              <w:t>1.494</w:t>
            </w:r>
          </w:p>
        </w:tc>
        <w:tc>
          <w:tcPr>
            <w:tcW w:w="900" w:type="dxa"/>
          </w:tcPr>
          <w:p w14:paraId="1D0B9DAD" w14:textId="77777777" w:rsidR="00CA431D" w:rsidRPr="00651C8A" w:rsidRDefault="00CA431D" w:rsidP="00F559DD">
            <w:pPr>
              <w:jc w:val="center"/>
              <w:rPr>
                <w:sz w:val="16"/>
                <w:szCs w:val="16"/>
              </w:rPr>
            </w:pPr>
            <w:r w:rsidRPr="00651C8A">
              <w:rPr>
                <w:sz w:val="16"/>
                <w:szCs w:val="16"/>
              </w:rPr>
              <w:t>14</w:t>
            </w:r>
          </w:p>
        </w:tc>
        <w:tc>
          <w:tcPr>
            <w:tcW w:w="800" w:type="dxa"/>
          </w:tcPr>
          <w:p w14:paraId="61ACBE74" w14:textId="77777777" w:rsidR="00CA431D" w:rsidRPr="00651C8A" w:rsidRDefault="00CA431D" w:rsidP="00F559DD">
            <w:pPr>
              <w:jc w:val="center"/>
              <w:rPr>
                <w:sz w:val="16"/>
                <w:szCs w:val="16"/>
              </w:rPr>
            </w:pPr>
            <w:r w:rsidRPr="00651C8A">
              <w:rPr>
                <w:sz w:val="16"/>
                <w:szCs w:val="16"/>
              </w:rPr>
              <w:t>40</w:t>
            </w:r>
          </w:p>
        </w:tc>
        <w:tc>
          <w:tcPr>
            <w:tcW w:w="1103" w:type="dxa"/>
          </w:tcPr>
          <w:p w14:paraId="3B13425B" w14:textId="77777777" w:rsidR="00CA431D" w:rsidRPr="00651C8A" w:rsidRDefault="00CA431D" w:rsidP="00F559DD">
            <w:pPr>
              <w:jc w:val="center"/>
              <w:rPr>
                <w:sz w:val="16"/>
                <w:szCs w:val="16"/>
              </w:rPr>
            </w:pPr>
            <w:r w:rsidRPr="00651C8A">
              <w:rPr>
                <w:sz w:val="16"/>
                <w:szCs w:val="16"/>
              </w:rPr>
              <w:t>.60</w:t>
            </w:r>
          </w:p>
        </w:tc>
      </w:tr>
      <w:tr w:rsidR="00CA431D" w:rsidRPr="00651C8A" w14:paraId="58F126D9" w14:textId="77777777" w:rsidTr="00F559DD">
        <w:trPr>
          <w:cantSplit/>
          <w:jc w:val="center"/>
        </w:trPr>
        <w:tc>
          <w:tcPr>
            <w:tcW w:w="1105" w:type="dxa"/>
          </w:tcPr>
          <w:p w14:paraId="384EBB67"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2011</w:t>
            </w:r>
          </w:p>
        </w:tc>
        <w:tc>
          <w:tcPr>
            <w:tcW w:w="770" w:type="dxa"/>
          </w:tcPr>
          <w:p w14:paraId="3F782EAB" w14:textId="77777777" w:rsidR="00CA431D" w:rsidRPr="00651C8A" w:rsidRDefault="00CA431D" w:rsidP="00F559DD">
            <w:pPr>
              <w:jc w:val="center"/>
              <w:rPr>
                <w:sz w:val="16"/>
                <w:szCs w:val="16"/>
              </w:rPr>
            </w:pPr>
            <w:r w:rsidRPr="00651C8A">
              <w:rPr>
                <w:sz w:val="16"/>
                <w:szCs w:val="16"/>
              </w:rPr>
              <w:t>1.537</w:t>
            </w:r>
          </w:p>
        </w:tc>
        <w:tc>
          <w:tcPr>
            <w:tcW w:w="900" w:type="dxa"/>
          </w:tcPr>
          <w:p w14:paraId="00A31E35" w14:textId="77777777" w:rsidR="00CA431D" w:rsidRPr="00651C8A" w:rsidRDefault="00CA431D" w:rsidP="00F559DD">
            <w:pPr>
              <w:jc w:val="center"/>
              <w:rPr>
                <w:sz w:val="16"/>
                <w:szCs w:val="16"/>
              </w:rPr>
            </w:pPr>
            <w:r w:rsidRPr="00651C8A">
              <w:rPr>
                <w:sz w:val="16"/>
                <w:szCs w:val="16"/>
              </w:rPr>
              <w:t>15</w:t>
            </w:r>
          </w:p>
        </w:tc>
        <w:tc>
          <w:tcPr>
            <w:tcW w:w="800" w:type="dxa"/>
          </w:tcPr>
          <w:p w14:paraId="0CCA80B1" w14:textId="77777777" w:rsidR="00CA431D" w:rsidRPr="00651C8A" w:rsidRDefault="00CA431D" w:rsidP="00F559DD">
            <w:pPr>
              <w:jc w:val="center"/>
              <w:rPr>
                <w:sz w:val="16"/>
                <w:szCs w:val="16"/>
              </w:rPr>
            </w:pPr>
            <w:r w:rsidRPr="00651C8A">
              <w:rPr>
                <w:sz w:val="16"/>
                <w:szCs w:val="16"/>
              </w:rPr>
              <w:t>35</w:t>
            </w:r>
          </w:p>
        </w:tc>
        <w:tc>
          <w:tcPr>
            <w:tcW w:w="1103" w:type="dxa"/>
          </w:tcPr>
          <w:p w14:paraId="4FB7CAF0" w14:textId="77777777" w:rsidR="00CA431D" w:rsidRPr="00651C8A" w:rsidRDefault="00CA431D" w:rsidP="00F559DD">
            <w:pPr>
              <w:jc w:val="center"/>
              <w:rPr>
                <w:sz w:val="16"/>
                <w:szCs w:val="16"/>
              </w:rPr>
            </w:pPr>
            <w:r w:rsidRPr="00651C8A">
              <w:rPr>
                <w:sz w:val="16"/>
                <w:szCs w:val="16"/>
              </w:rPr>
              <w:t>.54</w:t>
            </w:r>
          </w:p>
        </w:tc>
      </w:tr>
      <w:tr w:rsidR="00CA431D" w:rsidRPr="00651C8A" w14:paraId="6F00DC48" w14:textId="77777777" w:rsidTr="00F559DD">
        <w:trPr>
          <w:cantSplit/>
          <w:jc w:val="center"/>
        </w:trPr>
        <w:tc>
          <w:tcPr>
            <w:tcW w:w="1105" w:type="dxa"/>
          </w:tcPr>
          <w:p w14:paraId="366C4A45"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2010</w:t>
            </w:r>
          </w:p>
        </w:tc>
        <w:tc>
          <w:tcPr>
            <w:tcW w:w="770" w:type="dxa"/>
          </w:tcPr>
          <w:p w14:paraId="736A0112" w14:textId="77777777" w:rsidR="00CA431D" w:rsidRPr="00651C8A" w:rsidRDefault="00CA431D" w:rsidP="00F559DD">
            <w:pPr>
              <w:jc w:val="center"/>
              <w:rPr>
                <w:sz w:val="16"/>
                <w:szCs w:val="16"/>
              </w:rPr>
            </w:pPr>
            <w:r w:rsidRPr="00651C8A">
              <w:rPr>
                <w:sz w:val="16"/>
                <w:szCs w:val="16"/>
              </w:rPr>
              <w:t>1.585</w:t>
            </w:r>
          </w:p>
        </w:tc>
        <w:tc>
          <w:tcPr>
            <w:tcW w:w="900" w:type="dxa"/>
          </w:tcPr>
          <w:p w14:paraId="44B7FEBC" w14:textId="77777777" w:rsidR="00CA431D" w:rsidRPr="00651C8A" w:rsidRDefault="00CA431D" w:rsidP="00F559DD">
            <w:pPr>
              <w:jc w:val="center"/>
              <w:rPr>
                <w:sz w:val="16"/>
                <w:szCs w:val="16"/>
              </w:rPr>
            </w:pPr>
            <w:r w:rsidRPr="00651C8A">
              <w:rPr>
                <w:sz w:val="16"/>
                <w:szCs w:val="16"/>
              </w:rPr>
              <w:t>16</w:t>
            </w:r>
          </w:p>
        </w:tc>
        <w:tc>
          <w:tcPr>
            <w:tcW w:w="800" w:type="dxa"/>
          </w:tcPr>
          <w:p w14:paraId="61B43B0D" w14:textId="77777777" w:rsidR="00CA431D" w:rsidRPr="00651C8A" w:rsidRDefault="00CA431D" w:rsidP="00F559DD">
            <w:pPr>
              <w:jc w:val="center"/>
              <w:rPr>
                <w:sz w:val="16"/>
                <w:szCs w:val="16"/>
              </w:rPr>
            </w:pPr>
            <w:r w:rsidRPr="00651C8A">
              <w:rPr>
                <w:sz w:val="16"/>
                <w:szCs w:val="16"/>
              </w:rPr>
              <w:t>31</w:t>
            </w:r>
          </w:p>
        </w:tc>
        <w:tc>
          <w:tcPr>
            <w:tcW w:w="1103" w:type="dxa"/>
          </w:tcPr>
          <w:p w14:paraId="5A4A49DF" w14:textId="77777777" w:rsidR="00CA431D" w:rsidRPr="00651C8A" w:rsidRDefault="00CA431D" w:rsidP="00F559DD">
            <w:pPr>
              <w:jc w:val="center"/>
              <w:rPr>
                <w:sz w:val="16"/>
                <w:szCs w:val="16"/>
              </w:rPr>
            </w:pPr>
            <w:r w:rsidRPr="00651C8A">
              <w:rPr>
                <w:sz w:val="16"/>
                <w:szCs w:val="16"/>
              </w:rPr>
              <w:t>.49</w:t>
            </w:r>
          </w:p>
        </w:tc>
      </w:tr>
      <w:tr w:rsidR="00CA431D" w:rsidRPr="00651C8A" w14:paraId="031A8489" w14:textId="77777777" w:rsidTr="00F559DD">
        <w:trPr>
          <w:cantSplit/>
          <w:jc w:val="center"/>
        </w:trPr>
        <w:tc>
          <w:tcPr>
            <w:tcW w:w="1105" w:type="dxa"/>
          </w:tcPr>
          <w:p w14:paraId="0F0FA20E"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2009</w:t>
            </w:r>
          </w:p>
        </w:tc>
        <w:tc>
          <w:tcPr>
            <w:tcW w:w="770" w:type="dxa"/>
          </w:tcPr>
          <w:p w14:paraId="65C8BC24" w14:textId="77777777" w:rsidR="00CA431D" w:rsidRPr="00651C8A" w:rsidRDefault="00CA431D" w:rsidP="00F559DD">
            <w:pPr>
              <w:jc w:val="center"/>
              <w:rPr>
                <w:sz w:val="16"/>
                <w:szCs w:val="16"/>
              </w:rPr>
            </w:pPr>
            <w:r w:rsidRPr="00651C8A">
              <w:rPr>
                <w:sz w:val="16"/>
                <w:szCs w:val="16"/>
              </w:rPr>
              <w:t>1.573</w:t>
            </w:r>
          </w:p>
        </w:tc>
        <w:tc>
          <w:tcPr>
            <w:tcW w:w="900" w:type="dxa"/>
          </w:tcPr>
          <w:p w14:paraId="60E68EBD" w14:textId="77777777" w:rsidR="00CA431D" w:rsidRPr="00651C8A" w:rsidRDefault="00CA431D" w:rsidP="00F559DD">
            <w:pPr>
              <w:jc w:val="center"/>
              <w:rPr>
                <w:sz w:val="16"/>
                <w:szCs w:val="16"/>
              </w:rPr>
            </w:pPr>
            <w:r w:rsidRPr="00651C8A">
              <w:rPr>
                <w:sz w:val="16"/>
                <w:szCs w:val="16"/>
              </w:rPr>
              <w:t>17</w:t>
            </w:r>
          </w:p>
        </w:tc>
        <w:tc>
          <w:tcPr>
            <w:tcW w:w="800" w:type="dxa"/>
          </w:tcPr>
          <w:p w14:paraId="07FEC473" w14:textId="77777777" w:rsidR="00CA431D" w:rsidRPr="00651C8A" w:rsidRDefault="00CA431D" w:rsidP="00F559DD">
            <w:pPr>
              <w:jc w:val="center"/>
              <w:rPr>
                <w:sz w:val="16"/>
                <w:szCs w:val="16"/>
              </w:rPr>
            </w:pPr>
            <w:r w:rsidRPr="00651C8A">
              <w:rPr>
                <w:sz w:val="16"/>
                <w:szCs w:val="16"/>
              </w:rPr>
              <w:t>27</w:t>
            </w:r>
          </w:p>
        </w:tc>
        <w:tc>
          <w:tcPr>
            <w:tcW w:w="1103" w:type="dxa"/>
          </w:tcPr>
          <w:p w14:paraId="53C336CF" w14:textId="77777777" w:rsidR="00CA431D" w:rsidRPr="00651C8A" w:rsidRDefault="00CA431D" w:rsidP="00F559DD">
            <w:pPr>
              <w:jc w:val="center"/>
              <w:rPr>
                <w:sz w:val="16"/>
                <w:szCs w:val="16"/>
              </w:rPr>
            </w:pPr>
            <w:r w:rsidRPr="00651C8A">
              <w:rPr>
                <w:sz w:val="16"/>
                <w:szCs w:val="16"/>
              </w:rPr>
              <w:t>.42</w:t>
            </w:r>
          </w:p>
        </w:tc>
      </w:tr>
      <w:tr w:rsidR="00CA431D" w:rsidRPr="00651C8A" w14:paraId="75D29BEB" w14:textId="77777777" w:rsidTr="00F559DD">
        <w:trPr>
          <w:cantSplit/>
          <w:jc w:val="center"/>
        </w:trPr>
        <w:tc>
          <w:tcPr>
            <w:tcW w:w="1105" w:type="dxa"/>
          </w:tcPr>
          <w:p w14:paraId="2B5B2D60"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2008</w:t>
            </w:r>
          </w:p>
        </w:tc>
        <w:tc>
          <w:tcPr>
            <w:tcW w:w="770" w:type="dxa"/>
          </w:tcPr>
          <w:p w14:paraId="63E878CB" w14:textId="77777777" w:rsidR="00CA431D" w:rsidRPr="00651C8A" w:rsidRDefault="00CA431D" w:rsidP="00F559DD">
            <w:pPr>
              <w:jc w:val="center"/>
              <w:rPr>
                <w:sz w:val="16"/>
                <w:szCs w:val="16"/>
              </w:rPr>
            </w:pPr>
            <w:r w:rsidRPr="00651C8A">
              <w:rPr>
                <w:sz w:val="16"/>
                <w:szCs w:val="16"/>
              </w:rPr>
              <w:t>1.618</w:t>
            </w:r>
          </w:p>
        </w:tc>
        <w:tc>
          <w:tcPr>
            <w:tcW w:w="900" w:type="dxa"/>
          </w:tcPr>
          <w:p w14:paraId="686EE813" w14:textId="77777777" w:rsidR="00CA431D" w:rsidRPr="00651C8A" w:rsidRDefault="00CA431D" w:rsidP="00F559DD">
            <w:pPr>
              <w:keepNext/>
              <w:jc w:val="center"/>
              <w:rPr>
                <w:sz w:val="16"/>
                <w:szCs w:val="16"/>
              </w:rPr>
            </w:pPr>
            <w:r w:rsidRPr="00651C8A">
              <w:rPr>
                <w:sz w:val="16"/>
                <w:szCs w:val="16"/>
              </w:rPr>
              <w:t>18</w:t>
            </w:r>
          </w:p>
        </w:tc>
        <w:tc>
          <w:tcPr>
            <w:tcW w:w="800" w:type="dxa"/>
          </w:tcPr>
          <w:p w14:paraId="01CA0310" w14:textId="77777777" w:rsidR="00CA431D" w:rsidRPr="00651C8A" w:rsidRDefault="00CA431D" w:rsidP="00F559DD">
            <w:pPr>
              <w:keepNext/>
              <w:jc w:val="center"/>
              <w:rPr>
                <w:sz w:val="16"/>
                <w:szCs w:val="16"/>
              </w:rPr>
            </w:pPr>
            <w:r w:rsidRPr="00651C8A">
              <w:rPr>
                <w:sz w:val="16"/>
                <w:szCs w:val="16"/>
              </w:rPr>
              <w:t>24</w:t>
            </w:r>
          </w:p>
        </w:tc>
        <w:tc>
          <w:tcPr>
            <w:tcW w:w="1103" w:type="dxa"/>
          </w:tcPr>
          <w:p w14:paraId="3DE42E57" w14:textId="77777777" w:rsidR="00CA431D" w:rsidRPr="00651C8A" w:rsidRDefault="00CA431D" w:rsidP="00F559DD">
            <w:pPr>
              <w:jc w:val="center"/>
              <w:rPr>
                <w:sz w:val="16"/>
                <w:szCs w:val="16"/>
              </w:rPr>
            </w:pPr>
            <w:r w:rsidRPr="00651C8A">
              <w:rPr>
                <w:sz w:val="16"/>
                <w:szCs w:val="16"/>
              </w:rPr>
              <w:t>.39</w:t>
            </w:r>
          </w:p>
        </w:tc>
      </w:tr>
      <w:tr w:rsidR="00CA431D" w:rsidRPr="00651C8A" w14:paraId="17DB547E" w14:textId="77777777" w:rsidTr="00F559DD">
        <w:trPr>
          <w:cantSplit/>
          <w:jc w:val="center"/>
        </w:trPr>
        <w:tc>
          <w:tcPr>
            <w:tcW w:w="1105" w:type="dxa"/>
          </w:tcPr>
          <w:p w14:paraId="2BB46ED3"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2007</w:t>
            </w:r>
          </w:p>
        </w:tc>
        <w:tc>
          <w:tcPr>
            <w:tcW w:w="770" w:type="dxa"/>
          </w:tcPr>
          <w:p w14:paraId="440C5038" w14:textId="77777777" w:rsidR="00CA431D" w:rsidRPr="00651C8A" w:rsidRDefault="00CA431D" w:rsidP="00F559DD">
            <w:pPr>
              <w:keepNext/>
              <w:jc w:val="center"/>
              <w:rPr>
                <w:sz w:val="16"/>
                <w:szCs w:val="16"/>
              </w:rPr>
            </w:pPr>
            <w:r w:rsidRPr="00651C8A">
              <w:rPr>
                <w:sz w:val="16"/>
                <w:szCs w:val="16"/>
              </w:rPr>
              <w:t>1.682</w:t>
            </w:r>
          </w:p>
        </w:tc>
        <w:tc>
          <w:tcPr>
            <w:tcW w:w="900" w:type="dxa"/>
          </w:tcPr>
          <w:p w14:paraId="276E5DB2" w14:textId="77777777" w:rsidR="00CA431D" w:rsidRPr="00651C8A" w:rsidRDefault="00CA431D" w:rsidP="00F559DD">
            <w:pPr>
              <w:keepNext/>
              <w:jc w:val="center"/>
              <w:rPr>
                <w:sz w:val="16"/>
                <w:szCs w:val="16"/>
              </w:rPr>
            </w:pPr>
            <w:r w:rsidRPr="00651C8A">
              <w:rPr>
                <w:sz w:val="16"/>
                <w:szCs w:val="16"/>
              </w:rPr>
              <w:t>19</w:t>
            </w:r>
          </w:p>
        </w:tc>
        <w:tc>
          <w:tcPr>
            <w:tcW w:w="800" w:type="dxa"/>
          </w:tcPr>
          <w:p w14:paraId="500D37FA" w14:textId="77777777" w:rsidR="00CA431D" w:rsidRPr="00651C8A" w:rsidRDefault="00CA431D" w:rsidP="00F559DD">
            <w:pPr>
              <w:keepNext/>
              <w:jc w:val="center"/>
              <w:rPr>
                <w:sz w:val="16"/>
                <w:szCs w:val="16"/>
              </w:rPr>
            </w:pPr>
            <w:r w:rsidRPr="00651C8A">
              <w:rPr>
                <w:sz w:val="16"/>
                <w:szCs w:val="16"/>
              </w:rPr>
              <w:t>22</w:t>
            </w:r>
          </w:p>
        </w:tc>
        <w:tc>
          <w:tcPr>
            <w:tcW w:w="1103" w:type="dxa"/>
          </w:tcPr>
          <w:p w14:paraId="26294225" w14:textId="77777777" w:rsidR="00CA431D" w:rsidRPr="00651C8A" w:rsidRDefault="00CA431D" w:rsidP="00F559DD">
            <w:pPr>
              <w:keepNext/>
              <w:jc w:val="center"/>
              <w:rPr>
                <w:sz w:val="16"/>
                <w:szCs w:val="16"/>
              </w:rPr>
            </w:pPr>
            <w:r w:rsidRPr="00651C8A">
              <w:rPr>
                <w:sz w:val="16"/>
                <w:szCs w:val="16"/>
              </w:rPr>
              <w:t>.37</w:t>
            </w:r>
          </w:p>
        </w:tc>
      </w:tr>
      <w:tr w:rsidR="00CA431D" w:rsidRPr="00651C8A" w14:paraId="6265C02F" w14:textId="77777777" w:rsidTr="00F559DD">
        <w:trPr>
          <w:cantSplit/>
          <w:jc w:val="center"/>
        </w:trPr>
        <w:tc>
          <w:tcPr>
            <w:tcW w:w="1105" w:type="dxa"/>
          </w:tcPr>
          <w:p w14:paraId="54453173"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2006</w:t>
            </w:r>
          </w:p>
        </w:tc>
        <w:tc>
          <w:tcPr>
            <w:tcW w:w="770" w:type="dxa"/>
          </w:tcPr>
          <w:p w14:paraId="7D86F425" w14:textId="77777777" w:rsidR="00CA431D" w:rsidRPr="00651C8A" w:rsidRDefault="00CA431D" w:rsidP="00F559DD">
            <w:pPr>
              <w:keepNext/>
              <w:jc w:val="center"/>
              <w:rPr>
                <w:sz w:val="16"/>
                <w:szCs w:val="16"/>
              </w:rPr>
            </w:pPr>
            <w:r w:rsidRPr="00651C8A">
              <w:rPr>
                <w:sz w:val="16"/>
                <w:szCs w:val="16"/>
              </w:rPr>
              <w:t>1.774</w:t>
            </w:r>
          </w:p>
        </w:tc>
        <w:tc>
          <w:tcPr>
            <w:tcW w:w="900" w:type="dxa"/>
          </w:tcPr>
          <w:p w14:paraId="3D513ACF" w14:textId="77777777" w:rsidR="00CA431D" w:rsidRPr="00651C8A" w:rsidRDefault="00CA431D" w:rsidP="00F559DD">
            <w:pPr>
              <w:keepNext/>
              <w:jc w:val="center"/>
              <w:rPr>
                <w:sz w:val="16"/>
                <w:szCs w:val="16"/>
              </w:rPr>
            </w:pPr>
            <w:r w:rsidRPr="00651C8A">
              <w:rPr>
                <w:sz w:val="16"/>
                <w:szCs w:val="16"/>
              </w:rPr>
              <w:t>20</w:t>
            </w:r>
          </w:p>
        </w:tc>
        <w:tc>
          <w:tcPr>
            <w:tcW w:w="800" w:type="dxa"/>
          </w:tcPr>
          <w:p w14:paraId="7049EB57" w14:textId="77777777" w:rsidR="00CA431D" w:rsidRPr="00651C8A" w:rsidRDefault="00CA431D" w:rsidP="00F559DD">
            <w:pPr>
              <w:keepNext/>
              <w:jc w:val="center"/>
              <w:rPr>
                <w:sz w:val="16"/>
                <w:szCs w:val="16"/>
              </w:rPr>
            </w:pPr>
            <w:r w:rsidRPr="00651C8A">
              <w:rPr>
                <w:sz w:val="16"/>
                <w:szCs w:val="16"/>
              </w:rPr>
              <w:t>21</w:t>
            </w:r>
          </w:p>
        </w:tc>
        <w:tc>
          <w:tcPr>
            <w:tcW w:w="1103" w:type="dxa"/>
          </w:tcPr>
          <w:p w14:paraId="5ED66822" w14:textId="77777777" w:rsidR="00CA431D" w:rsidRPr="00651C8A" w:rsidRDefault="00CA431D" w:rsidP="00F559DD">
            <w:pPr>
              <w:keepNext/>
              <w:jc w:val="center"/>
              <w:rPr>
                <w:sz w:val="16"/>
                <w:szCs w:val="16"/>
              </w:rPr>
            </w:pPr>
            <w:r w:rsidRPr="00651C8A">
              <w:rPr>
                <w:sz w:val="16"/>
                <w:szCs w:val="16"/>
              </w:rPr>
              <w:t>.37</w:t>
            </w:r>
          </w:p>
        </w:tc>
      </w:tr>
      <w:tr w:rsidR="00CA431D" w:rsidRPr="00651C8A" w14:paraId="304763AB" w14:textId="77777777" w:rsidTr="00F559DD">
        <w:trPr>
          <w:cantSplit/>
          <w:jc w:val="center"/>
        </w:trPr>
        <w:tc>
          <w:tcPr>
            <w:tcW w:w="1105" w:type="dxa"/>
          </w:tcPr>
          <w:p w14:paraId="748AB120" w14:textId="77777777" w:rsidR="00CA431D" w:rsidRPr="00651C8A" w:rsidRDefault="00CA431D" w:rsidP="00F559DD">
            <w:pPr>
              <w:tabs>
                <w:tab w:val="left" w:pos="144"/>
                <w:tab w:val="left" w:pos="187"/>
                <w:tab w:val="left" w:pos="540"/>
                <w:tab w:val="left" w:pos="907"/>
                <w:tab w:val="left" w:pos="1080"/>
              </w:tabs>
              <w:ind w:firstLine="187"/>
              <w:jc w:val="center"/>
              <w:outlineLvl w:val="3"/>
              <w:rPr>
                <w:kern w:val="2"/>
                <w:sz w:val="16"/>
                <w:szCs w:val="16"/>
              </w:rPr>
            </w:pPr>
            <w:r w:rsidRPr="00651C8A">
              <w:rPr>
                <w:kern w:val="2"/>
                <w:sz w:val="16"/>
                <w:szCs w:val="16"/>
              </w:rPr>
              <w:t>2005</w:t>
            </w:r>
          </w:p>
        </w:tc>
        <w:tc>
          <w:tcPr>
            <w:tcW w:w="770" w:type="dxa"/>
          </w:tcPr>
          <w:p w14:paraId="07BA019A" w14:textId="77777777" w:rsidR="00CA431D" w:rsidRPr="00651C8A" w:rsidRDefault="00CA431D" w:rsidP="00F559DD">
            <w:pPr>
              <w:keepNext/>
              <w:jc w:val="center"/>
              <w:rPr>
                <w:sz w:val="16"/>
                <w:szCs w:val="16"/>
              </w:rPr>
            </w:pPr>
            <w:r w:rsidRPr="00651C8A">
              <w:rPr>
                <w:sz w:val="16"/>
                <w:szCs w:val="16"/>
              </w:rPr>
              <w:t>1.856</w:t>
            </w:r>
          </w:p>
        </w:tc>
        <w:tc>
          <w:tcPr>
            <w:tcW w:w="900" w:type="dxa"/>
          </w:tcPr>
          <w:p w14:paraId="05DC36DB" w14:textId="77777777" w:rsidR="00CA431D" w:rsidRPr="00651C8A" w:rsidRDefault="00CA431D" w:rsidP="00F559DD">
            <w:pPr>
              <w:keepNext/>
              <w:jc w:val="center"/>
              <w:rPr>
                <w:sz w:val="16"/>
                <w:szCs w:val="16"/>
              </w:rPr>
            </w:pPr>
            <w:r w:rsidRPr="00651C8A">
              <w:rPr>
                <w:sz w:val="16"/>
                <w:szCs w:val="16"/>
              </w:rPr>
              <w:t>21</w:t>
            </w:r>
          </w:p>
        </w:tc>
        <w:tc>
          <w:tcPr>
            <w:tcW w:w="800" w:type="dxa"/>
          </w:tcPr>
          <w:p w14:paraId="6C313517" w14:textId="77777777" w:rsidR="00CA431D" w:rsidRPr="00651C8A" w:rsidRDefault="00CA431D" w:rsidP="00F559DD">
            <w:pPr>
              <w:keepNext/>
              <w:jc w:val="center"/>
              <w:rPr>
                <w:sz w:val="16"/>
                <w:szCs w:val="16"/>
              </w:rPr>
            </w:pPr>
            <w:r w:rsidRPr="00651C8A">
              <w:rPr>
                <w:sz w:val="16"/>
                <w:szCs w:val="16"/>
              </w:rPr>
              <w:t>20</w:t>
            </w:r>
          </w:p>
        </w:tc>
        <w:tc>
          <w:tcPr>
            <w:tcW w:w="1103" w:type="dxa"/>
          </w:tcPr>
          <w:p w14:paraId="36CEA2C6" w14:textId="77777777" w:rsidR="00CA431D" w:rsidRPr="00651C8A" w:rsidRDefault="00CA431D" w:rsidP="00F559DD">
            <w:pPr>
              <w:keepNext/>
              <w:jc w:val="center"/>
              <w:rPr>
                <w:sz w:val="16"/>
                <w:szCs w:val="16"/>
              </w:rPr>
            </w:pPr>
            <w:r w:rsidRPr="00651C8A">
              <w:rPr>
                <w:sz w:val="16"/>
                <w:szCs w:val="16"/>
              </w:rPr>
              <w:t>.37</w:t>
            </w:r>
          </w:p>
        </w:tc>
      </w:tr>
    </w:tbl>
    <w:p w14:paraId="1A4FC4B7" w14:textId="3DC75384" w:rsidR="002176B7" w:rsidRDefault="002176B7" w:rsidP="00CA431D">
      <w:pPr>
        <w:pStyle w:val="1"/>
      </w:pPr>
    </w:p>
    <w:p w14:paraId="013A6738" w14:textId="77777777" w:rsidR="00174D48" w:rsidRDefault="00174D48" w:rsidP="00174D48">
      <w:pPr>
        <w:pStyle w:val="Section"/>
        <w:rPr>
          <w:b w:val="0"/>
        </w:rPr>
        <w:sectPr w:rsidR="00174D48" w:rsidSect="00174D48">
          <w:type w:val="continuous"/>
          <w:pgSz w:w="12240" w:h="15840" w:code="1"/>
          <w:pgMar w:top="720" w:right="864" w:bottom="317" w:left="864" w:header="576" w:footer="432" w:gutter="0"/>
          <w:cols w:num="2" w:space="720"/>
          <w:docGrid w:linePitch="272"/>
        </w:sectPr>
      </w:pPr>
    </w:p>
    <w:p w14:paraId="38966E71" w14:textId="77777777" w:rsidR="00174D48" w:rsidRPr="00CA39BB" w:rsidRDefault="00174D48" w:rsidP="00174D48">
      <w:pPr>
        <w:pStyle w:val="1"/>
      </w:pPr>
      <w:r>
        <w:t>2.</w:t>
      </w:r>
      <w:r>
        <w:tab/>
      </w:r>
      <w:r w:rsidRPr="00CA39BB">
        <w:t>Table 705.A.2</w:t>
      </w:r>
    </w:p>
    <w:tbl>
      <w:tblPr>
        <w:tblW w:w="10226" w:type="dxa"/>
        <w:jc w:val="center"/>
        <w:tblBorders>
          <w:top w:val="double" w:sz="6" w:space="0" w:color="auto"/>
          <w:left w:val="double" w:sz="6" w:space="0" w:color="auto"/>
          <w:bottom w:val="double" w:sz="6" w:space="0" w:color="auto"/>
          <w:right w:val="double" w:sz="6" w:space="0" w:color="auto"/>
          <w:insideH w:val="single" w:sz="6" w:space="0" w:color="auto"/>
          <w:insideV w:val="single" w:sz="4" w:space="0" w:color="auto"/>
        </w:tblBorders>
        <w:tblLook w:val="04A0" w:firstRow="1" w:lastRow="0" w:firstColumn="1" w:lastColumn="0" w:noHBand="0" w:noVBand="1"/>
      </w:tblPr>
      <w:tblGrid>
        <w:gridCol w:w="1425"/>
        <w:gridCol w:w="1016"/>
        <w:gridCol w:w="864"/>
        <w:gridCol w:w="1016"/>
        <w:gridCol w:w="1125"/>
        <w:gridCol w:w="1170"/>
        <w:gridCol w:w="1170"/>
        <w:gridCol w:w="1180"/>
        <w:gridCol w:w="1260"/>
      </w:tblGrid>
      <w:tr w:rsidR="00174D48" w:rsidRPr="005A3A32" w14:paraId="330A6EEA" w14:textId="77777777" w:rsidTr="007D0186">
        <w:trPr>
          <w:tblHeader/>
          <w:jc w:val="center"/>
        </w:trPr>
        <w:tc>
          <w:tcPr>
            <w:tcW w:w="10226" w:type="dxa"/>
            <w:gridSpan w:val="9"/>
            <w:shd w:val="clear" w:color="auto" w:fill="BFBFBF"/>
            <w:noWrap/>
            <w:vAlign w:val="center"/>
          </w:tcPr>
          <w:p w14:paraId="7E17A723" w14:textId="77777777" w:rsidR="00174D48" w:rsidRPr="00CA39BB" w:rsidRDefault="00174D48" w:rsidP="007D0186">
            <w:pPr>
              <w:pStyle w:val="Text"/>
              <w:spacing w:after="0" w:line="240" w:lineRule="auto"/>
              <w:jc w:val="center"/>
              <w:rPr>
                <w:b/>
                <w:sz w:val="16"/>
                <w:szCs w:val="16"/>
              </w:rPr>
            </w:pPr>
            <w:r w:rsidRPr="00CA39BB">
              <w:rPr>
                <w:b/>
                <w:sz w:val="16"/>
                <w:szCs w:val="16"/>
              </w:rPr>
              <w:t>Table 705.A.2</w:t>
            </w:r>
          </w:p>
          <w:p w14:paraId="6C73D6F5" w14:textId="77777777" w:rsidR="00174D48" w:rsidRPr="00CA39BB" w:rsidRDefault="00174D48" w:rsidP="007D0186">
            <w:pPr>
              <w:jc w:val="center"/>
              <w:rPr>
                <w:b/>
                <w:bCs/>
                <w:sz w:val="16"/>
                <w:szCs w:val="16"/>
              </w:rPr>
            </w:pPr>
            <w:r w:rsidRPr="00CA39BB">
              <w:rPr>
                <w:b/>
                <w:sz w:val="16"/>
                <w:szCs w:val="16"/>
              </w:rPr>
              <w:t>Vessels—Crew-OSV/Supply-Utility</w:t>
            </w:r>
          </w:p>
        </w:tc>
      </w:tr>
      <w:tr w:rsidR="00174D48" w:rsidRPr="005A3A32" w14:paraId="3E244798" w14:textId="77777777" w:rsidTr="007D0186">
        <w:trPr>
          <w:tblHeader/>
          <w:jc w:val="center"/>
        </w:trPr>
        <w:tc>
          <w:tcPr>
            <w:tcW w:w="1425" w:type="dxa"/>
            <w:shd w:val="clear" w:color="auto" w:fill="BFBFBF"/>
            <w:noWrap/>
            <w:vAlign w:val="center"/>
          </w:tcPr>
          <w:p w14:paraId="324DCEDD" w14:textId="77777777" w:rsidR="00174D48" w:rsidRPr="00CA39BB" w:rsidRDefault="00174D48" w:rsidP="007D0186">
            <w:pPr>
              <w:jc w:val="center"/>
              <w:rPr>
                <w:b/>
                <w:bCs/>
                <w:sz w:val="16"/>
                <w:szCs w:val="16"/>
              </w:rPr>
            </w:pPr>
            <w:r w:rsidRPr="00CA39BB">
              <w:rPr>
                <w:b/>
                <w:bCs/>
                <w:sz w:val="16"/>
                <w:szCs w:val="16"/>
              </w:rPr>
              <w:t>Vessel Type/Size</w:t>
            </w:r>
          </w:p>
        </w:tc>
        <w:tc>
          <w:tcPr>
            <w:tcW w:w="1016" w:type="dxa"/>
            <w:shd w:val="clear" w:color="auto" w:fill="BFBFBF"/>
            <w:noWrap/>
            <w:vAlign w:val="center"/>
          </w:tcPr>
          <w:p w14:paraId="6E05D58A" w14:textId="77777777" w:rsidR="00174D48" w:rsidRPr="00CA39BB" w:rsidRDefault="00174D48" w:rsidP="007D0186">
            <w:pPr>
              <w:jc w:val="center"/>
              <w:rPr>
                <w:b/>
                <w:bCs/>
                <w:sz w:val="16"/>
                <w:szCs w:val="16"/>
              </w:rPr>
            </w:pPr>
            <w:r w:rsidRPr="00CA39BB">
              <w:rPr>
                <w:b/>
                <w:bCs/>
                <w:sz w:val="16"/>
                <w:szCs w:val="16"/>
              </w:rPr>
              <w:t>Base Cost</w:t>
            </w:r>
          </w:p>
        </w:tc>
        <w:tc>
          <w:tcPr>
            <w:tcW w:w="864" w:type="dxa"/>
            <w:shd w:val="clear" w:color="auto" w:fill="BFBFBF"/>
            <w:noWrap/>
            <w:vAlign w:val="center"/>
          </w:tcPr>
          <w:p w14:paraId="70DE067E" w14:textId="77777777" w:rsidR="00174D48" w:rsidRPr="00CA39BB" w:rsidRDefault="00174D48" w:rsidP="007D0186">
            <w:pPr>
              <w:jc w:val="center"/>
              <w:rPr>
                <w:b/>
                <w:bCs/>
                <w:sz w:val="16"/>
                <w:szCs w:val="16"/>
              </w:rPr>
            </w:pPr>
            <w:r w:rsidRPr="00CA39BB">
              <w:rPr>
                <w:b/>
                <w:bCs/>
                <w:sz w:val="16"/>
                <w:szCs w:val="16"/>
              </w:rPr>
              <w:t>Day Rate</w:t>
            </w:r>
          </w:p>
        </w:tc>
        <w:tc>
          <w:tcPr>
            <w:tcW w:w="1016" w:type="dxa"/>
            <w:shd w:val="clear" w:color="auto" w:fill="BFBFBF"/>
            <w:noWrap/>
            <w:vAlign w:val="center"/>
          </w:tcPr>
          <w:p w14:paraId="10ABF741" w14:textId="77777777" w:rsidR="00174D48" w:rsidRPr="00CA39BB" w:rsidRDefault="00174D48" w:rsidP="007D0186">
            <w:pPr>
              <w:jc w:val="center"/>
              <w:rPr>
                <w:b/>
                <w:bCs/>
                <w:sz w:val="16"/>
                <w:szCs w:val="16"/>
              </w:rPr>
            </w:pPr>
            <w:r w:rsidRPr="00CA39BB">
              <w:rPr>
                <w:b/>
                <w:bCs/>
                <w:sz w:val="16"/>
                <w:szCs w:val="16"/>
              </w:rPr>
              <w:t>2023 - 2020</w:t>
            </w:r>
          </w:p>
        </w:tc>
        <w:tc>
          <w:tcPr>
            <w:tcW w:w="1125" w:type="dxa"/>
            <w:shd w:val="clear" w:color="auto" w:fill="BFBFBF"/>
            <w:noWrap/>
            <w:vAlign w:val="center"/>
          </w:tcPr>
          <w:p w14:paraId="3039263F" w14:textId="77777777" w:rsidR="00174D48" w:rsidRPr="00CA39BB" w:rsidRDefault="00174D48" w:rsidP="007D0186">
            <w:pPr>
              <w:jc w:val="center"/>
              <w:rPr>
                <w:b/>
                <w:bCs/>
                <w:sz w:val="16"/>
                <w:szCs w:val="16"/>
              </w:rPr>
            </w:pPr>
            <w:r w:rsidRPr="00CA39BB">
              <w:rPr>
                <w:b/>
                <w:bCs/>
                <w:sz w:val="16"/>
                <w:szCs w:val="16"/>
              </w:rPr>
              <w:t>2019 - 2016</w:t>
            </w:r>
          </w:p>
        </w:tc>
        <w:tc>
          <w:tcPr>
            <w:tcW w:w="1170" w:type="dxa"/>
            <w:shd w:val="clear" w:color="auto" w:fill="BFBFBF"/>
            <w:noWrap/>
            <w:vAlign w:val="center"/>
          </w:tcPr>
          <w:p w14:paraId="1B7D0A1E" w14:textId="77777777" w:rsidR="00174D48" w:rsidRPr="00CA39BB" w:rsidRDefault="00174D48" w:rsidP="007D0186">
            <w:pPr>
              <w:jc w:val="center"/>
              <w:rPr>
                <w:b/>
                <w:bCs/>
                <w:sz w:val="16"/>
                <w:szCs w:val="16"/>
              </w:rPr>
            </w:pPr>
            <w:r w:rsidRPr="00CA39BB">
              <w:rPr>
                <w:b/>
                <w:bCs/>
                <w:sz w:val="16"/>
                <w:szCs w:val="16"/>
              </w:rPr>
              <w:t>2015 - 2012</w:t>
            </w:r>
          </w:p>
        </w:tc>
        <w:tc>
          <w:tcPr>
            <w:tcW w:w="1170" w:type="dxa"/>
            <w:shd w:val="clear" w:color="auto" w:fill="BFBFBF"/>
            <w:noWrap/>
            <w:vAlign w:val="center"/>
          </w:tcPr>
          <w:p w14:paraId="26F9E276" w14:textId="77777777" w:rsidR="00174D48" w:rsidRPr="00CA39BB" w:rsidRDefault="00174D48" w:rsidP="007D0186">
            <w:pPr>
              <w:jc w:val="center"/>
              <w:rPr>
                <w:b/>
                <w:bCs/>
                <w:sz w:val="16"/>
                <w:szCs w:val="16"/>
              </w:rPr>
            </w:pPr>
            <w:r w:rsidRPr="00CA39BB">
              <w:rPr>
                <w:b/>
                <w:bCs/>
                <w:sz w:val="16"/>
                <w:szCs w:val="16"/>
              </w:rPr>
              <w:t>2011 - 2008</w:t>
            </w:r>
          </w:p>
        </w:tc>
        <w:tc>
          <w:tcPr>
            <w:tcW w:w="1180" w:type="dxa"/>
            <w:shd w:val="clear" w:color="auto" w:fill="BFBFBF"/>
            <w:vAlign w:val="center"/>
          </w:tcPr>
          <w:p w14:paraId="5B71A03B" w14:textId="77777777" w:rsidR="00174D48" w:rsidRPr="00CA39BB" w:rsidRDefault="00174D48" w:rsidP="007D0186">
            <w:pPr>
              <w:jc w:val="center"/>
              <w:rPr>
                <w:b/>
                <w:bCs/>
                <w:sz w:val="16"/>
                <w:szCs w:val="16"/>
              </w:rPr>
            </w:pPr>
            <w:r w:rsidRPr="00CA39BB">
              <w:rPr>
                <w:b/>
                <w:bCs/>
                <w:sz w:val="16"/>
                <w:szCs w:val="16"/>
              </w:rPr>
              <w:t>2007 - 2004</w:t>
            </w:r>
          </w:p>
        </w:tc>
        <w:tc>
          <w:tcPr>
            <w:tcW w:w="1260" w:type="dxa"/>
            <w:shd w:val="clear" w:color="auto" w:fill="BFBFBF"/>
            <w:noWrap/>
          </w:tcPr>
          <w:p w14:paraId="311CEFB2" w14:textId="77777777" w:rsidR="00174D48" w:rsidRPr="00CA39BB" w:rsidRDefault="00174D48" w:rsidP="007D0186">
            <w:pPr>
              <w:jc w:val="center"/>
              <w:rPr>
                <w:b/>
                <w:bCs/>
                <w:sz w:val="16"/>
                <w:szCs w:val="16"/>
              </w:rPr>
            </w:pPr>
            <w:r w:rsidRPr="00CA39BB">
              <w:rPr>
                <w:b/>
                <w:bCs/>
                <w:sz w:val="16"/>
                <w:szCs w:val="16"/>
              </w:rPr>
              <w:t>2003 and Earlier</w:t>
            </w:r>
          </w:p>
        </w:tc>
      </w:tr>
      <w:tr w:rsidR="00174D48" w:rsidRPr="005A3A32" w14:paraId="1D2969AB" w14:textId="77777777" w:rsidTr="007D0186">
        <w:trPr>
          <w:tblHeader/>
          <w:jc w:val="center"/>
        </w:trPr>
        <w:tc>
          <w:tcPr>
            <w:tcW w:w="1425" w:type="dxa"/>
            <w:shd w:val="clear" w:color="auto" w:fill="BFBFBF"/>
            <w:noWrap/>
            <w:vAlign w:val="center"/>
          </w:tcPr>
          <w:p w14:paraId="10DB7A72" w14:textId="77777777" w:rsidR="00174D48" w:rsidRPr="00CA39BB" w:rsidRDefault="00174D48" w:rsidP="007D0186">
            <w:pPr>
              <w:jc w:val="center"/>
              <w:rPr>
                <w:b/>
                <w:iCs/>
                <w:sz w:val="16"/>
                <w:szCs w:val="16"/>
              </w:rPr>
            </w:pPr>
            <w:r w:rsidRPr="00CA39BB">
              <w:rPr>
                <w:b/>
                <w:bCs/>
                <w:iCs/>
                <w:spacing w:val="-3"/>
                <w:sz w:val="16"/>
                <w:szCs w:val="16"/>
              </w:rPr>
              <w:t>Physical Depreciation</w:t>
            </w:r>
          </w:p>
        </w:tc>
        <w:tc>
          <w:tcPr>
            <w:tcW w:w="1016" w:type="dxa"/>
            <w:shd w:val="clear" w:color="auto" w:fill="BFBFBF"/>
            <w:noWrap/>
            <w:vAlign w:val="center"/>
          </w:tcPr>
          <w:p w14:paraId="4EF5344A" w14:textId="77777777" w:rsidR="00174D48" w:rsidRPr="00CA39BB" w:rsidRDefault="00174D48" w:rsidP="007D0186">
            <w:pPr>
              <w:jc w:val="center"/>
              <w:rPr>
                <w:b/>
                <w:iCs/>
                <w:sz w:val="16"/>
                <w:szCs w:val="16"/>
              </w:rPr>
            </w:pPr>
          </w:p>
        </w:tc>
        <w:tc>
          <w:tcPr>
            <w:tcW w:w="864" w:type="dxa"/>
            <w:shd w:val="clear" w:color="auto" w:fill="BFBFBF"/>
            <w:noWrap/>
            <w:vAlign w:val="center"/>
          </w:tcPr>
          <w:p w14:paraId="2FE3E2A9" w14:textId="77777777" w:rsidR="00174D48" w:rsidRPr="00CA39BB" w:rsidRDefault="00174D48" w:rsidP="007D0186">
            <w:pPr>
              <w:jc w:val="center"/>
              <w:rPr>
                <w:b/>
                <w:iCs/>
                <w:sz w:val="16"/>
                <w:szCs w:val="16"/>
              </w:rPr>
            </w:pPr>
          </w:p>
        </w:tc>
        <w:tc>
          <w:tcPr>
            <w:tcW w:w="1016" w:type="dxa"/>
            <w:shd w:val="clear" w:color="auto" w:fill="BFBFBF"/>
            <w:noWrap/>
            <w:vAlign w:val="center"/>
          </w:tcPr>
          <w:p w14:paraId="547B36D3" w14:textId="77777777" w:rsidR="00174D48" w:rsidRPr="00CA39BB" w:rsidRDefault="00174D48" w:rsidP="007D0186">
            <w:pPr>
              <w:jc w:val="center"/>
              <w:rPr>
                <w:b/>
                <w:iCs/>
                <w:sz w:val="16"/>
                <w:szCs w:val="16"/>
              </w:rPr>
            </w:pPr>
            <w:r w:rsidRPr="00CA39BB">
              <w:rPr>
                <w:b/>
                <w:iCs/>
                <w:sz w:val="16"/>
                <w:szCs w:val="16"/>
              </w:rPr>
              <w:t>0.915</w:t>
            </w:r>
          </w:p>
        </w:tc>
        <w:tc>
          <w:tcPr>
            <w:tcW w:w="1125" w:type="dxa"/>
            <w:shd w:val="clear" w:color="auto" w:fill="BFBFBF"/>
            <w:noWrap/>
            <w:vAlign w:val="center"/>
          </w:tcPr>
          <w:p w14:paraId="15F316CB" w14:textId="77777777" w:rsidR="00174D48" w:rsidRPr="00CA39BB" w:rsidRDefault="00174D48" w:rsidP="007D0186">
            <w:pPr>
              <w:jc w:val="center"/>
              <w:rPr>
                <w:b/>
                <w:iCs/>
                <w:sz w:val="16"/>
                <w:szCs w:val="16"/>
              </w:rPr>
            </w:pPr>
            <w:r w:rsidRPr="00CA39BB">
              <w:rPr>
                <w:b/>
                <w:iCs/>
                <w:sz w:val="16"/>
                <w:szCs w:val="16"/>
              </w:rPr>
              <w:t>0.76</w:t>
            </w:r>
          </w:p>
        </w:tc>
        <w:tc>
          <w:tcPr>
            <w:tcW w:w="1170" w:type="dxa"/>
            <w:shd w:val="clear" w:color="auto" w:fill="BFBFBF"/>
            <w:noWrap/>
            <w:vAlign w:val="center"/>
          </w:tcPr>
          <w:p w14:paraId="29BE30EE" w14:textId="77777777" w:rsidR="00174D48" w:rsidRPr="00CA39BB" w:rsidRDefault="00174D48" w:rsidP="007D0186">
            <w:pPr>
              <w:jc w:val="center"/>
              <w:rPr>
                <w:b/>
                <w:iCs/>
                <w:sz w:val="16"/>
                <w:szCs w:val="16"/>
              </w:rPr>
            </w:pPr>
            <w:r w:rsidRPr="00CA39BB">
              <w:rPr>
                <w:b/>
                <w:iCs/>
                <w:sz w:val="16"/>
                <w:szCs w:val="16"/>
              </w:rPr>
              <w:t>0.575</w:t>
            </w:r>
          </w:p>
        </w:tc>
        <w:tc>
          <w:tcPr>
            <w:tcW w:w="1170" w:type="dxa"/>
            <w:shd w:val="clear" w:color="auto" w:fill="BFBFBF"/>
            <w:noWrap/>
            <w:vAlign w:val="center"/>
          </w:tcPr>
          <w:p w14:paraId="0067E35F" w14:textId="77777777" w:rsidR="00174D48" w:rsidRPr="00CA39BB" w:rsidRDefault="00174D48" w:rsidP="007D0186">
            <w:pPr>
              <w:jc w:val="center"/>
              <w:rPr>
                <w:b/>
                <w:iCs/>
                <w:sz w:val="16"/>
                <w:szCs w:val="16"/>
              </w:rPr>
            </w:pPr>
            <w:r w:rsidRPr="00CA39BB">
              <w:rPr>
                <w:b/>
                <w:iCs/>
                <w:sz w:val="16"/>
                <w:szCs w:val="16"/>
              </w:rPr>
              <w:t>0.375</w:t>
            </w:r>
          </w:p>
        </w:tc>
        <w:tc>
          <w:tcPr>
            <w:tcW w:w="1180" w:type="dxa"/>
            <w:shd w:val="clear" w:color="auto" w:fill="BFBFBF"/>
            <w:vAlign w:val="center"/>
          </w:tcPr>
          <w:p w14:paraId="2C8A5CE0" w14:textId="77777777" w:rsidR="00174D48" w:rsidRPr="00CA39BB" w:rsidRDefault="00174D48" w:rsidP="007D0186">
            <w:pPr>
              <w:jc w:val="center"/>
              <w:rPr>
                <w:b/>
                <w:iCs/>
                <w:sz w:val="16"/>
                <w:szCs w:val="16"/>
              </w:rPr>
            </w:pPr>
            <w:r w:rsidRPr="00CA39BB">
              <w:rPr>
                <w:b/>
                <w:iCs/>
                <w:sz w:val="16"/>
                <w:szCs w:val="16"/>
              </w:rPr>
              <w:t>0.23</w:t>
            </w:r>
          </w:p>
        </w:tc>
        <w:tc>
          <w:tcPr>
            <w:tcW w:w="1260" w:type="dxa"/>
            <w:shd w:val="clear" w:color="auto" w:fill="BFBFBF"/>
            <w:noWrap/>
            <w:vAlign w:val="center"/>
          </w:tcPr>
          <w:p w14:paraId="5319BB0B" w14:textId="77777777" w:rsidR="00174D48" w:rsidRPr="00CA39BB" w:rsidRDefault="00174D48" w:rsidP="007D0186">
            <w:pPr>
              <w:jc w:val="center"/>
              <w:rPr>
                <w:b/>
                <w:iCs/>
                <w:sz w:val="16"/>
                <w:szCs w:val="16"/>
              </w:rPr>
            </w:pPr>
            <w:r w:rsidRPr="00CA39BB">
              <w:rPr>
                <w:b/>
                <w:iCs/>
                <w:sz w:val="16"/>
                <w:szCs w:val="16"/>
              </w:rPr>
              <w:t>0.20</w:t>
            </w:r>
          </w:p>
        </w:tc>
      </w:tr>
      <w:tr w:rsidR="00174D48" w:rsidRPr="005A3A32" w14:paraId="78E00670" w14:textId="77777777" w:rsidTr="00174D48">
        <w:trPr>
          <w:trHeight w:val="216"/>
          <w:jc w:val="center"/>
        </w:trPr>
        <w:tc>
          <w:tcPr>
            <w:tcW w:w="10226" w:type="dxa"/>
            <w:gridSpan w:val="9"/>
          </w:tcPr>
          <w:p w14:paraId="58C78256" w14:textId="77777777" w:rsidR="00174D48" w:rsidRPr="005A3A32" w:rsidRDefault="00174D48" w:rsidP="00174D48">
            <w:pPr>
              <w:jc w:val="center"/>
              <w:rPr>
                <w:sz w:val="16"/>
                <w:szCs w:val="16"/>
              </w:rPr>
            </w:pPr>
            <w:r w:rsidRPr="005A3A32">
              <w:rPr>
                <w:sz w:val="16"/>
                <w:szCs w:val="16"/>
              </w:rPr>
              <w:t>Crew</w:t>
            </w:r>
          </w:p>
        </w:tc>
      </w:tr>
      <w:tr w:rsidR="00174D48" w:rsidRPr="005A3A32" w14:paraId="239A7EAB" w14:textId="77777777" w:rsidTr="00174D48">
        <w:trPr>
          <w:trHeight w:val="216"/>
          <w:jc w:val="center"/>
        </w:trPr>
        <w:tc>
          <w:tcPr>
            <w:tcW w:w="1425" w:type="dxa"/>
            <w:noWrap/>
            <w:vAlign w:val="center"/>
            <w:hideMark/>
          </w:tcPr>
          <w:p w14:paraId="4563F7CA" w14:textId="77777777" w:rsidR="00174D48" w:rsidRPr="005A3A32" w:rsidRDefault="00174D48" w:rsidP="00174D48">
            <w:pPr>
              <w:jc w:val="center"/>
              <w:rPr>
                <w:sz w:val="16"/>
                <w:szCs w:val="16"/>
              </w:rPr>
            </w:pPr>
            <w:r w:rsidRPr="005A3A32">
              <w:rPr>
                <w:sz w:val="16"/>
                <w:szCs w:val="16"/>
              </w:rPr>
              <w:t>60'-70'</w:t>
            </w:r>
          </w:p>
        </w:tc>
        <w:tc>
          <w:tcPr>
            <w:tcW w:w="1016" w:type="dxa"/>
            <w:noWrap/>
            <w:vAlign w:val="center"/>
            <w:hideMark/>
          </w:tcPr>
          <w:p w14:paraId="2725D906" w14:textId="77777777" w:rsidR="00174D48" w:rsidRPr="005A3A32" w:rsidRDefault="00174D48" w:rsidP="00174D48">
            <w:pPr>
              <w:jc w:val="center"/>
              <w:rPr>
                <w:sz w:val="16"/>
                <w:szCs w:val="16"/>
              </w:rPr>
            </w:pPr>
            <w:r w:rsidRPr="005A3A32">
              <w:rPr>
                <w:sz w:val="16"/>
                <w:szCs w:val="16"/>
              </w:rPr>
              <w:t>$2,100,000</w:t>
            </w:r>
          </w:p>
        </w:tc>
        <w:tc>
          <w:tcPr>
            <w:tcW w:w="864" w:type="dxa"/>
            <w:noWrap/>
            <w:vAlign w:val="center"/>
          </w:tcPr>
          <w:p w14:paraId="72039072" w14:textId="77777777" w:rsidR="00174D48" w:rsidRPr="005A3A32" w:rsidRDefault="00174D48" w:rsidP="00174D48">
            <w:pPr>
              <w:jc w:val="center"/>
              <w:rPr>
                <w:sz w:val="16"/>
                <w:szCs w:val="16"/>
              </w:rPr>
            </w:pPr>
            <w:r w:rsidRPr="005A3A32">
              <w:rPr>
                <w:sz w:val="16"/>
                <w:szCs w:val="16"/>
              </w:rPr>
              <w:t>2200</w:t>
            </w:r>
          </w:p>
        </w:tc>
        <w:tc>
          <w:tcPr>
            <w:tcW w:w="1016" w:type="dxa"/>
            <w:noWrap/>
            <w:vAlign w:val="center"/>
            <w:hideMark/>
          </w:tcPr>
          <w:p w14:paraId="0DC95A61" w14:textId="77777777" w:rsidR="00174D48" w:rsidRPr="005A3A32" w:rsidRDefault="00174D48" w:rsidP="00174D48">
            <w:pPr>
              <w:jc w:val="center"/>
              <w:rPr>
                <w:sz w:val="16"/>
                <w:szCs w:val="16"/>
              </w:rPr>
            </w:pPr>
            <w:r w:rsidRPr="005A3A32">
              <w:rPr>
                <w:sz w:val="16"/>
                <w:szCs w:val="16"/>
              </w:rPr>
              <w:t>$1,921,500</w:t>
            </w:r>
          </w:p>
        </w:tc>
        <w:tc>
          <w:tcPr>
            <w:tcW w:w="1125" w:type="dxa"/>
            <w:noWrap/>
            <w:vAlign w:val="center"/>
            <w:hideMark/>
          </w:tcPr>
          <w:p w14:paraId="009D038C" w14:textId="77777777" w:rsidR="00174D48" w:rsidRPr="005A3A32" w:rsidRDefault="00174D48" w:rsidP="00174D48">
            <w:pPr>
              <w:jc w:val="center"/>
              <w:rPr>
                <w:sz w:val="16"/>
                <w:szCs w:val="16"/>
              </w:rPr>
            </w:pPr>
            <w:r w:rsidRPr="005A3A32">
              <w:rPr>
                <w:sz w:val="16"/>
                <w:szCs w:val="16"/>
              </w:rPr>
              <w:t>$1,596,000</w:t>
            </w:r>
          </w:p>
        </w:tc>
        <w:tc>
          <w:tcPr>
            <w:tcW w:w="1170" w:type="dxa"/>
            <w:noWrap/>
            <w:vAlign w:val="center"/>
            <w:hideMark/>
          </w:tcPr>
          <w:p w14:paraId="229DD034" w14:textId="77777777" w:rsidR="00174D48" w:rsidRPr="005A3A32" w:rsidRDefault="00174D48" w:rsidP="00174D48">
            <w:pPr>
              <w:jc w:val="center"/>
              <w:rPr>
                <w:sz w:val="16"/>
                <w:szCs w:val="16"/>
              </w:rPr>
            </w:pPr>
            <w:r w:rsidRPr="005A3A32">
              <w:rPr>
                <w:sz w:val="16"/>
                <w:szCs w:val="16"/>
              </w:rPr>
              <w:t>$1,207,500</w:t>
            </w:r>
          </w:p>
        </w:tc>
        <w:tc>
          <w:tcPr>
            <w:tcW w:w="1170" w:type="dxa"/>
            <w:noWrap/>
            <w:vAlign w:val="center"/>
            <w:hideMark/>
          </w:tcPr>
          <w:p w14:paraId="1B49132A" w14:textId="77777777" w:rsidR="00174D48" w:rsidRPr="005A3A32" w:rsidRDefault="00174D48" w:rsidP="00174D48">
            <w:pPr>
              <w:jc w:val="center"/>
              <w:rPr>
                <w:sz w:val="16"/>
                <w:szCs w:val="16"/>
              </w:rPr>
            </w:pPr>
            <w:r w:rsidRPr="005A3A32">
              <w:rPr>
                <w:sz w:val="16"/>
                <w:szCs w:val="16"/>
              </w:rPr>
              <w:t>$787,500</w:t>
            </w:r>
          </w:p>
        </w:tc>
        <w:tc>
          <w:tcPr>
            <w:tcW w:w="1180" w:type="dxa"/>
          </w:tcPr>
          <w:p w14:paraId="5D71010B" w14:textId="77777777" w:rsidR="00174D48" w:rsidRPr="005A3A32" w:rsidRDefault="00174D48" w:rsidP="00174D48">
            <w:pPr>
              <w:jc w:val="center"/>
              <w:rPr>
                <w:sz w:val="16"/>
                <w:szCs w:val="16"/>
              </w:rPr>
            </w:pPr>
            <w:r w:rsidRPr="005A3A32">
              <w:rPr>
                <w:sz w:val="16"/>
                <w:szCs w:val="16"/>
              </w:rPr>
              <w:t>$483,000</w:t>
            </w:r>
          </w:p>
        </w:tc>
        <w:tc>
          <w:tcPr>
            <w:tcW w:w="1260" w:type="dxa"/>
            <w:noWrap/>
            <w:vAlign w:val="center"/>
            <w:hideMark/>
          </w:tcPr>
          <w:p w14:paraId="5341EFD4" w14:textId="77777777" w:rsidR="00174D48" w:rsidRPr="005A3A32" w:rsidRDefault="00174D48" w:rsidP="00174D48">
            <w:pPr>
              <w:jc w:val="center"/>
              <w:rPr>
                <w:sz w:val="16"/>
                <w:szCs w:val="16"/>
              </w:rPr>
            </w:pPr>
            <w:r w:rsidRPr="005A3A32">
              <w:rPr>
                <w:sz w:val="16"/>
                <w:szCs w:val="16"/>
              </w:rPr>
              <w:t>$420,000</w:t>
            </w:r>
          </w:p>
        </w:tc>
      </w:tr>
      <w:tr w:rsidR="00174D48" w:rsidRPr="005A3A32" w14:paraId="6AC5B8E7" w14:textId="77777777" w:rsidTr="00174D48">
        <w:trPr>
          <w:trHeight w:val="216"/>
          <w:jc w:val="center"/>
        </w:trPr>
        <w:tc>
          <w:tcPr>
            <w:tcW w:w="1425" w:type="dxa"/>
            <w:noWrap/>
            <w:vAlign w:val="center"/>
            <w:hideMark/>
          </w:tcPr>
          <w:p w14:paraId="78FA3A1D" w14:textId="77777777" w:rsidR="00174D48" w:rsidRPr="005A3A32" w:rsidRDefault="00174D48" w:rsidP="00174D48">
            <w:pPr>
              <w:jc w:val="center"/>
              <w:rPr>
                <w:sz w:val="16"/>
                <w:szCs w:val="16"/>
              </w:rPr>
            </w:pPr>
            <w:r w:rsidRPr="005A3A32">
              <w:rPr>
                <w:sz w:val="16"/>
                <w:szCs w:val="16"/>
              </w:rPr>
              <w:t>71'-99’</w:t>
            </w:r>
          </w:p>
        </w:tc>
        <w:tc>
          <w:tcPr>
            <w:tcW w:w="1016" w:type="dxa"/>
            <w:noWrap/>
            <w:vAlign w:val="center"/>
            <w:hideMark/>
          </w:tcPr>
          <w:p w14:paraId="32945C21" w14:textId="77777777" w:rsidR="00174D48" w:rsidRPr="005A3A32" w:rsidRDefault="00174D48" w:rsidP="00174D48">
            <w:pPr>
              <w:jc w:val="center"/>
              <w:rPr>
                <w:sz w:val="16"/>
                <w:szCs w:val="16"/>
              </w:rPr>
            </w:pPr>
            <w:r w:rsidRPr="005A3A32">
              <w:rPr>
                <w:sz w:val="16"/>
                <w:szCs w:val="16"/>
              </w:rPr>
              <w:t>$2,200,000</w:t>
            </w:r>
          </w:p>
        </w:tc>
        <w:tc>
          <w:tcPr>
            <w:tcW w:w="864" w:type="dxa"/>
            <w:noWrap/>
            <w:vAlign w:val="center"/>
          </w:tcPr>
          <w:p w14:paraId="009F1F8E" w14:textId="77777777" w:rsidR="00174D48" w:rsidRPr="005A3A32" w:rsidRDefault="00174D48" w:rsidP="00174D48">
            <w:pPr>
              <w:jc w:val="center"/>
              <w:rPr>
                <w:sz w:val="16"/>
                <w:szCs w:val="16"/>
              </w:rPr>
            </w:pPr>
            <w:r w:rsidRPr="005A3A32">
              <w:rPr>
                <w:sz w:val="16"/>
                <w:szCs w:val="16"/>
              </w:rPr>
              <w:t>2500</w:t>
            </w:r>
          </w:p>
        </w:tc>
        <w:tc>
          <w:tcPr>
            <w:tcW w:w="1016" w:type="dxa"/>
            <w:noWrap/>
            <w:vAlign w:val="center"/>
            <w:hideMark/>
          </w:tcPr>
          <w:p w14:paraId="738A3B96" w14:textId="77777777" w:rsidR="00174D48" w:rsidRPr="005A3A32" w:rsidRDefault="00174D48" w:rsidP="00174D48">
            <w:pPr>
              <w:jc w:val="center"/>
              <w:rPr>
                <w:sz w:val="16"/>
                <w:szCs w:val="16"/>
              </w:rPr>
            </w:pPr>
            <w:r w:rsidRPr="005A3A32">
              <w:rPr>
                <w:sz w:val="16"/>
                <w:szCs w:val="16"/>
              </w:rPr>
              <w:t>$2,013,000</w:t>
            </w:r>
          </w:p>
        </w:tc>
        <w:tc>
          <w:tcPr>
            <w:tcW w:w="1125" w:type="dxa"/>
            <w:noWrap/>
            <w:vAlign w:val="center"/>
            <w:hideMark/>
          </w:tcPr>
          <w:p w14:paraId="191CE1C2" w14:textId="77777777" w:rsidR="00174D48" w:rsidRPr="005A3A32" w:rsidRDefault="00174D48" w:rsidP="00174D48">
            <w:pPr>
              <w:jc w:val="center"/>
              <w:rPr>
                <w:sz w:val="16"/>
                <w:szCs w:val="16"/>
              </w:rPr>
            </w:pPr>
            <w:r w:rsidRPr="005A3A32">
              <w:rPr>
                <w:sz w:val="16"/>
                <w:szCs w:val="16"/>
              </w:rPr>
              <w:t>$1,672,000</w:t>
            </w:r>
          </w:p>
        </w:tc>
        <w:tc>
          <w:tcPr>
            <w:tcW w:w="1170" w:type="dxa"/>
            <w:noWrap/>
            <w:vAlign w:val="center"/>
            <w:hideMark/>
          </w:tcPr>
          <w:p w14:paraId="040D7CAA" w14:textId="77777777" w:rsidR="00174D48" w:rsidRPr="005A3A32" w:rsidRDefault="00174D48" w:rsidP="00174D48">
            <w:pPr>
              <w:jc w:val="center"/>
              <w:rPr>
                <w:sz w:val="16"/>
                <w:szCs w:val="16"/>
              </w:rPr>
            </w:pPr>
            <w:r w:rsidRPr="005A3A32">
              <w:rPr>
                <w:sz w:val="16"/>
                <w:szCs w:val="16"/>
              </w:rPr>
              <w:t>$1,265,000</w:t>
            </w:r>
          </w:p>
        </w:tc>
        <w:tc>
          <w:tcPr>
            <w:tcW w:w="1170" w:type="dxa"/>
            <w:noWrap/>
            <w:vAlign w:val="center"/>
            <w:hideMark/>
          </w:tcPr>
          <w:p w14:paraId="1474272E" w14:textId="77777777" w:rsidR="00174D48" w:rsidRPr="005A3A32" w:rsidRDefault="00174D48" w:rsidP="00174D48">
            <w:pPr>
              <w:jc w:val="center"/>
              <w:rPr>
                <w:sz w:val="16"/>
                <w:szCs w:val="16"/>
              </w:rPr>
            </w:pPr>
            <w:r w:rsidRPr="005A3A32">
              <w:rPr>
                <w:sz w:val="16"/>
                <w:szCs w:val="16"/>
              </w:rPr>
              <w:t>$825,000</w:t>
            </w:r>
          </w:p>
        </w:tc>
        <w:tc>
          <w:tcPr>
            <w:tcW w:w="1180" w:type="dxa"/>
          </w:tcPr>
          <w:p w14:paraId="470FC3A3" w14:textId="77777777" w:rsidR="00174D48" w:rsidRPr="005A3A32" w:rsidRDefault="00174D48" w:rsidP="00174D48">
            <w:pPr>
              <w:jc w:val="center"/>
            </w:pPr>
            <w:r w:rsidRPr="005A3A32">
              <w:rPr>
                <w:sz w:val="16"/>
                <w:szCs w:val="16"/>
              </w:rPr>
              <w:t>$506,000</w:t>
            </w:r>
          </w:p>
        </w:tc>
        <w:tc>
          <w:tcPr>
            <w:tcW w:w="1260" w:type="dxa"/>
            <w:noWrap/>
            <w:vAlign w:val="center"/>
            <w:hideMark/>
          </w:tcPr>
          <w:p w14:paraId="42D11955" w14:textId="77777777" w:rsidR="00174D48" w:rsidRPr="005A3A32" w:rsidRDefault="00174D48" w:rsidP="00174D48">
            <w:pPr>
              <w:jc w:val="center"/>
              <w:rPr>
                <w:sz w:val="16"/>
                <w:szCs w:val="16"/>
              </w:rPr>
            </w:pPr>
            <w:r w:rsidRPr="005A3A32">
              <w:rPr>
                <w:sz w:val="16"/>
                <w:szCs w:val="16"/>
              </w:rPr>
              <w:t>$440,000</w:t>
            </w:r>
          </w:p>
        </w:tc>
      </w:tr>
      <w:tr w:rsidR="00174D48" w:rsidRPr="005A3A32" w14:paraId="6AFD5DFB" w14:textId="77777777" w:rsidTr="00174D48">
        <w:trPr>
          <w:trHeight w:val="216"/>
          <w:jc w:val="center"/>
        </w:trPr>
        <w:tc>
          <w:tcPr>
            <w:tcW w:w="1425" w:type="dxa"/>
            <w:noWrap/>
            <w:vAlign w:val="center"/>
            <w:hideMark/>
          </w:tcPr>
          <w:p w14:paraId="3E536CC1" w14:textId="77777777" w:rsidR="00174D48" w:rsidRPr="005A3A32" w:rsidRDefault="00174D48" w:rsidP="00174D48">
            <w:pPr>
              <w:jc w:val="center"/>
              <w:rPr>
                <w:sz w:val="16"/>
                <w:szCs w:val="16"/>
              </w:rPr>
            </w:pPr>
            <w:r w:rsidRPr="005A3A32">
              <w:rPr>
                <w:sz w:val="16"/>
                <w:szCs w:val="16"/>
              </w:rPr>
              <w:t>100'-119'</w:t>
            </w:r>
          </w:p>
        </w:tc>
        <w:tc>
          <w:tcPr>
            <w:tcW w:w="1016" w:type="dxa"/>
            <w:noWrap/>
            <w:vAlign w:val="center"/>
            <w:hideMark/>
          </w:tcPr>
          <w:p w14:paraId="21800540" w14:textId="77777777" w:rsidR="00174D48" w:rsidRPr="005A3A32" w:rsidRDefault="00174D48" w:rsidP="00174D48">
            <w:pPr>
              <w:jc w:val="center"/>
              <w:rPr>
                <w:sz w:val="16"/>
                <w:szCs w:val="16"/>
              </w:rPr>
            </w:pPr>
            <w:r w:rsidRPr="005A3A32">
              <w:rPr>
                <w:sz w:val="16"/>
                <w:szCs w:val="16"/>
              </w:rPr>
              <w:t>$3,200,000</w:t>
            </w:r>
          </w:p>
        </w:tc>
        <w:tc>
          <w:tcPr>
            <w:tcW w:w="864" w:type="dxa"/>
            <w:noWrap/>
            <w:vAlign w:val="center"/>
          </w:tcPr>
          <w:p w14:paraId="4756399F" w14:textId="77777777" w:rsidR="00174D48" w:rsidRPr="005A3A32" w:rsidRDefault="00174D48" w:rsidP="00174D48">
            <w:pPr>
              <w:jc w:val="center"/>
              <w:rPr>
                <w:sz w:val="16"/>
                <w:szCs w:val="16"/>
              </w:rPr>
            </w:pPr>
            <w:r w:rsidRPr="005A3A32">
              <w:rPr>
                <w:sz w:val="16"/>
                <w:szCs w:val="16"/>
              </w:rPr>
              <w:t>2800</w:t>
            </w:r>
          </w:p>
        </w:tc>
        <w:tc>
          <w:tcPr>
            <w:tcW w:w="1016" w:type="dxa"/>
            <w:noWrap/>
            <w:vAlign w:val="center"/>
            <w:hideMark/>
          </w:tcPr>
          <w:p w14:paraId="51ED6CA4" w14:textId="77777777" w:rsidR="00174D48" w:rsidRPr="005A3A32" w:rsidRDefault="00174D48" w:rsidP="00174D48">
            <w:pPr>
              <w:jc w:val="center"/>
              <w:rPr>
                <w:sz w:val="16"/>
                <w:szCs w:val="16"/>
              </w:rPr>
            </w:pPr>
            <w:r w:rsidRPr="005A3A32">
              <w:rPr>
                <w:sz w:val="16"/>
                <w:szCs w:val="16"/>
              </w:rPr>
              <w:t>$2,928,000</w:t>
            </w:r>
          </w:p>
        </w:tc>
        <w:tc>
          <w:tcPr>
            <w:tcW w:w="1125" w:type="dxa"/>
            <w:noWrap/>
            <w:vAlign w:val="center"/>
            <w:hideMark/>
          </w:tcPr>
          <w:p w14:paraId="1C6DAE4A" w14:textId="77777777" w:rsidR="00174D48" w:rsidRPr="005A3A32" w:rsidRDefault="00174D48" w:rsidP="00174D48">
            <w:pPr>
              <w:jc w:val="center"/>
              <w:rPr>
                <w:sz w:val="16"/>
                <w:szCs w:val="16"/>
              </w:rPr>
            </w:pPr>
            <w:r w:rsidRPr="005A3A32">
              <w:rPr>
                <w:sz w:val="16"/>
                <w:szCs w:val="16"/>
              </w:rPr>
              <w:t>$2,432,000</w:t>
            </w:r>
          </w:p>
        </w:tc>
        <w:tc>
          <w:tcPr>
            <w:tcW w:w="1170" w:type="dxa"/>
            <w:noWrap/>
            <w:vAlign w:val="center"/>
            <w:hideMark/>
          </w:tcPr>
          <w:p w14:paraId="36C41723" w14:textId="77777777" w:rsidR="00174D48" w:rsidRPr="005A3A32" w:rsidRDefault="00174D48" w:rsidP="00174D48">
            <w:pPr>
              <w:jc w:val="center"/>
              <w:rPr>
                <w:sz w:val="16"/>
                <w:szCs w:val="16"/>
              </w:rPr>
            </w:pPr>
            <w:r w:rsidRPr="005A3A32">
              <w:rPr>
                <w:sz w:val="16"/>
                <w:szCs w:val="16"/>
              </w:rPr>
              <w:t>$1,840,000</w:t>
            </w:r>
          </w:p>
        </w:tc>
        <w:tc>
          <w:tcPr>
            <w:tcW w:w="1170" w:type="dxa"/>
            <w:noWrap/>
            <w:vAlign w:val="center"/>
            <w:hideMark/>
          </w:tcPr>
          <w:p w14:paraId="1BB873C8" w14:textId="77777777" w:rsidR="00174D48" w:rsidRPr="005A3A32" w:rsidRDefault="00174D48" w:rsidP="00174D48">
            <w:pPr>
              <w:jc w:val="center"/>
              <w:rPr>
                <w:sz w:val="16"/>
                <w:szCs w:val="16"/>
              </w:rPr>
            </w:pPr>
            <w:r w:rsidRPr="005A3A32">
              <w:rPr>
                <w:sz w:val="16"/>
                <w:szCs w:val="16"/>
              </w:rPr>
              <w:t>$1,200,000</w:t>
            </w:r>
          </w:p>
        </w:tc>
        <w:tc>
          <w:tcPr>
            <w:tcW w:w="1180" w:type="dxa"/>
          </w:tcPr>
          <w:p w14:paraId="0E3E7FE0" w14:textId="77777777" w:rsidR="00174D48" w:rsidRPr="005A3A32" w:rsidRDefault="00174D48" w:rsidP="00174D48">
            <w:pPr>
              <w:jc w:val="center"/>
            </w:pPr>
            <w:r w:rsidRPr="005A3A32">
              <w:rPr>
                <w:sz w:val="16"/>
                <w:szCs w:val="16"/>
              </w:rPr>
              <w:t>$736,000</w:t>
            </w:r>
          </w:p>
        </w:tc>
        <w:tc>
          <w:tcPr>
            <w:tcW w:w="1260" w:type="dxa"/>
            <w:noWrap/>
            <w:vAlign w:val="center"/>
            <w:hideMark/>
          </w:tcPr>
          <w:p w14:paraId="0EBC5B0B" w14:textId="77777777" w:rsidR="00174D48" w:rsidRPr="005A3A32" w:rsidRDefault="00174D48" w:rsidP="00174D48">
            <w:pPr>
              <w:jc w:val="center"/>
              <w:rPr>
                <w:sz w:val="16"/>
                <w:szCs w:val="16"/>
              </w:rPr>
            </w:pPr>
            <w:r w:rsidRPr="005A3A32">
              <w:rPr>
                <w:sz w:val="16"/>
                <w:szCs w:val="16"/>
              </w:rPr>
              <w:t>$640,000</w:t>
            </w:r>
          </w:p>
        </w:tc>
      </w:tr>
      <w:tr w:rsidR="00174D48" w:rsidRPr="005A3A32" w14:paraId="06677E62" w14:textId="77777777" w:rsidTr="00174D48">
        <w:trPr>
          <w:trHeight w:val="216"/>
          <w:jc w:val="center"/>
        </w:trPr>
        <w:tc>
          <w:tcPr>
            <w:tcW w:w="1425" w:type="dxa"/>
            <w:noWrap/>
            <w:vAlign w:val="center"/>
            <w:hideMark/>
          </w:tcPr>
          <w:p w14:paraId="150B4DBD" w14:textId="77777777" w:rsidR="00174D48" w:rsidRPr="005A3A32" w:rsidRDefault="00174D48" w:rsidP="00174D48">
            <w:pPr>
              <w:jc w:val="center"/>
              <w:rPr>
                <w:sz w:val="16"/>
                <w:szCs w:val="16"/>
              </w:rPr>
            </w:pPr>
            <w:r w:rsidRPr="005A3A32">
              <w:rPr>
                <w:sz w:val="16"/>
                <w:szCs w:val="16"/>
              </w:rPr>
              <w:t>120'140'</w:t>
            </w:r>
          </w:p>
        </w:tc>
        <w:tc>
          <w:tcPr>
            <w:tcW w:w="1016" w:type="dxa"/>
            <w:noWrap/>
            <w:vAlign w:val="center"/>
            <w:hideMark/>
          </w:tcPr>
          <w:p w14:paraId="6DB20055" w14:textId="77777777" w:rsidR="00174D48" w:rsidRPr="005A3A32" w:rsidRDefault="00174D48" w:rsidP="00174D48">
            <w:pPr>
              <w:jc w:val="center"/>
              <w:rPr>
                <w:sz w:val="16"/>
                <w:szCs w:val="16"/>
              </w:rPr>
            </w:pPr>
            <w:r w:rsidRPr="005A3A32">
              <w:rPr>
                <w:sz w:val="16"/>
                <w:szCs w:val="16"/>
              </w:rPr>
              <w:t>$3,800,000</w:t>
            </w:r>
          </w:p>
        </w:tc>
        <w:tc>
          <w:tcPr>
            <w:tcW w:w="864" w:type="dxa"/>
            <w:noWrap/>
            <w:vAlign w:val="center"/>
          </w:tcPr>
          <w:p w14:paraId="60C3B151" w14:textId="77777777" w:rsidR="00174D48" w:rsidRPr="005A3A32" w:rsidRDefault="00174D48" w:rsidP="00174D48">
            <w:pPr>
              <w:jc w:val="center"/>
              <w:rPr>
                <w:sz w:val="16"/>
                <w:szCs w:val="16"/>
              </w:rPr>
            </w:pPr>
            <w:r w:rsidRPr="005A3A32">
              <w:rPr>
                <w:sz w:val="16"/>
                <w:szCs w:val="16"/>
              </w:rPr>
              <w:t>3200</w:t>
            </w:r>
          </w:p>
        </w:tc>
        <w:tc>
          <w:tcPr>
            <w:tcW w:w="1016" w:type="dxa"/>
            <w:noWrap/>
            <w:vAlign w:val="center"/>
            <w:hideMark/>
          </w:tcPr>
          <w:p w14:paraId="4E7654C1" w14:textId="77777777" w:rsidR="00174D48" w:rsidRPr="005A3A32" w:rsidRDefault="00174D48" w:rsidP="00174D48">
            <w:pPr>
              <w:jc w:val="center"/>
              <w:rPr>
                <w:sz w:val="16"/>
                <w:szCs w:val="16"/>
              </w:rPr>
            </w:pPr>
            <w:r w:rsidRPr="005A3A32">
              <w:rPr>
                <w:sz w:val="16"/>
                <w:szCs w:val="16"/>
              </w:rPr>
              <w:t>$3,477,000</w:t>
            </w:r>
          </w:p>
        </w:tc>
        <w:tc>
          <w:tcPr>
            <w:tcW w:w="1125" w:type="dxa"/>
            <w:noWrap/>
            <w:vAlign w:val="center"/>
            <w:hideMark/>
          </w:tcPr>
          <w:p w14:paraId="2C9E5245" w14:textId="77777777" w:rsidR="00174D48" w:rsidRPr="005A3A32" w:rsidRDefault="00174D48" w:rsidP="00174D48">
            <w:pPr>
              <w:jc w:val="center"/>
              <w:rPr>
                <w:sz w:val="16"/>
                <w:szCs w:val="16"/>
              </w:rPr>
            </w:pPr>
            <w:r w:rsidRPr="005A3A32">
              <w:rPr>
                <w:sz w:val="16"/>
                <w:szCs w:val="16"/>
              </w:rPr>
              <w:t>$2,888,000</w:t>
            </w:r>
          </w:p>
        </w:tc>
        <w:tc>
          <w:tcPr>
            <w:tcW w:w="1170" w:type="dxa"/>
            <w:noWrap/>
            <w:vAlign w:val="center"/>
            <w:hideMark/>
          </w:tcPr>
          <w:p w14:paraId="50C6F8F5" w14:textId="77777777" w:rsidR="00174D48" w:rsidRPr="005A3A32" w:rsidRDefault="00174D48" w:rsidP="00174D48">
            <w:pPr>
              <w:jc w:val="center"/>
              <w:rPr>
                <w:sz w:val="16"/>
                <w:szCs w:val="16"/>
              </w:rPr>
            </w:pPr>
            <w:r w:rsidRPr="005A3A32">
              <w:rPr>
                <w:sz w:val="16"/>
                <w:szCs w:val="16"/>
              </w:rPr>
              <w:t>$2,185,000</w:t>
            </w:r>
          </w:p>
        </w:tc>
        <w:tc>
          <w:tcPr>
            <w:tcW w:w="1170" w:type="dxa"/>
            <w:noWrap/>
            <w:vAlign w:val="center"/>
            <w:hideMark/>
          </w:tcPr>
          <w:p w14:paraId="7C49AB50" w14:textId="77777777" w:rsidR="00174D48" w:rsidRPr="005A3A32" w:rsidRDefault="00174D48" w:rsidP="00174D48">
            <w:pPr>
              <w:jc w:val="center"/>
              <w:rPr>
                <w:sz w:val="16"/>
                <w:szCs w:val="16"/>
              </w:rPr>
            </w:pPr>
            <w:r w:rsidRPr="005A3A32">
              <w:rPr>
                <w:sz w:val="16"/>
                <w:szCs w:val="16"/>
              </w:rPr>
              <w:t>$1,425,000</w:t>
            </w:r>
          </w:p>
        </w:tc>
        <w:tc>
          <w:tcPr>
            <w:tcW w:w="1180" w:type="dxa"/>
          </w:tcPr>
          <w:p w14:paraId="313E13E0" w14:textId="77777777" w:rsidR="00174D48" w:rsidRPr="005A3A32" w:rsidRDefault="00174D48" w:rsidP="00174D48">
            <w:pPr>
              <w:jc w:val="center"/>
            </w:pPr>
            <w:r w:rsidRPr="005A3A32">
              <w:rPr>
                <w:sz w:val="16"/>
                <w:szCs w:val="16"/>
              </w:rPr>
              <w:t>$874,000</w:t>
            </w:r>
          </w:p>
        </w:tc>
        <w:tc>
          <w:tcPr>
            <w:tcW w:w="1260" w:type="dxa"/>
            <w:noWrap/>
            <w:vAlign w:val="center"/>
            <w:hideMark/>
          </w:tcPr>
          <w:p w14:paraId="358D3CEF" w14:textId="77777777" w:rsidR="00174D48" w:rsidRPr="005A3A32" w:rsidRDefault="00174D48" w:rsidP="00174D48">
            <w:pPr>
              <w:jc w:val="center"/>
              <w:rPr>
                <w:sz w:val="16"/>
                <w:szCs w:val="16"/>
              </w:rPr>
            </w:pPr>
            <w:r w:rsidRPr="005A3A32">
              <w:rPr>
                <w:sz w:val="16"/>
                <w:szCs w:val="16"/>
              </w:rPr>
              <w:t>$760,000</w:t>
            </w:r>
          </w:p>
        </w:tc>
      </w:tr>
      <w:tr w:rsidR="00174D48" w:rsidRPr="005A3A32" w14:paraId="6E63E47F" w14:textId="77777777" w:rsidTr="00174D48">
        <w:trPr>
          <w:trHeight w:val="216"/>
          <w:jc w:val="center"/>
        </w:trPr>
        <w:tc>
          <w:tcPr>
            <w:tcW w:w="1425" w:type="dxa"/>
            <w:noWrap/>
            <w:vAlign w:val="center"/>
            <w:hideMark/>
          </w:tcPr>
          <w:p w14:paraId="4B683C1C" w14:textId="77777777" w:rsidR="00174D48" w:rsidRPr="005A3A32" w:rsidRDefault="00174D48" w:rsidP="00174D48">
            <w:pPr>
              <w:jc w:val="center"/>
              <w:rPr>
                <w:sz w:val="16"/>
                <w:szCs w:val="16"/>
              </w:rPr>
            </w:pPr>
            <w:r w:rsidRPr="005A3A32">
              <w:rPr>
                <w:sz w:val="16"/>
                <w:szCs w:val="16"/>
              </w:rPr>
              <w:t>141'-165'</w:t>
            </w:r>
          </w:p>
        </w:tc>
        <w:tc>
          <w:tcPr>
            <w:tcW w:w="1016" w:type="dxa"/>
            <w:noWrap/>
            <w:vAlign w:val="center"/>
            <w:hideMark/>
          </w:tcPr>
          <w:p w14:paraId="78D6D516" w14:textId="77777777" w:rsidR="00174D48" w:rsidRPr="005A3A32" w:rsidRDefault="00174D48" w:rsidP="00174D48">
            <w:pPr>
              <w:jc w:val="center"/>
              <w:rPr>
                <w:sz w:val="16"/>
                <w:szCs w:val="16"/>
              </w:rPr>
            </w:pPr>
            <w:r w:rsidRPr="005A3A32">
              <w:rPr>
                <w:sz w:val="16"/>
                <w:szCs w:val="16"/>
              </w:rPr>
              <w:t>$4,200,000</w:t>
            </w:r>
          </w:p>
        </w:tc>
        <w:tc>
          <w:tcPr>
            <w:tcW w:w="864" w:type="dxa"/>
            <w:noWrap/>
            <w:vAlign w:val="center"/>
          </w:tcPr>
          <w:p w14:paraId="64B9A1CE" w14:textId="77777777" w:rsidR="00174D48" w:rsidRPr="005A3A32" w:rsidRDefault="00174D48" w:rsidP="00174D48">
            <w:pPr>
              <w:jc w:val="center"/>
              <w:rPr>
                <w:sz w:val="16"/>
                <w:szCs w:val="16"/>
              </w:rPr>
            </w:pPr>
            <w:r w:rsidRPr="005A3A32">
              <w:rPr>
                <w:sz w:val="16"/>
                <w:szCs w:val="16"/>
              </w:rPr>
              <w:t>3600</w:t>
            </w:r>
          </w:p>
        </w:tc>
        <w:tc>
          <w:tcPr>
            <w:tcW w:w="1016" w:type="dxa"/>
            <w:noWrap/>
            <w:vAlign w:val="center"/>
            <w:hideMark/>
          </w:tcPr>
          <w:p w14:paraId="40813C92" w14:textId="77777777" w:rsidR="00174D48" w:rsidRPr="005A3A32" w:rsidRDefault="00174D48" w:rsidP="00174D48">
            <w:pPr>
              <w:jc w:val="center"/>
              <w:rPr>
                <w:sz w:val="16"/>
                <w:szCs w:val="16"/>
              </w:rPr>
            </w:pPr>
            <w:r w:rsidRPr="005A3A32">
              <w:rPr>
                <w:sz w:val="16"/>
                <w:szCs w:val="16"/>
              </w:rPr>
              <w:t>$3,843,000</w:t>
            </w:r>
          </w:p>
        </w:tc>
        <w:tc>
          <w:tcPr>
            <w:tcW w:w="1125" w:type="dxa"/>
            <w:noWrap/>
            <w:vAlign w:val="center"/>
            <w:hideMark/>
          </w:tcPr>
          <w:p w14:paraId="38FD739F" w14:textId="77777777" w:rsidR="00174D48" w:rsidRPr="005A3A32" w:rsidRDefault="00174D48" w:rsidP="00174D48">
            <w:pPr>
              <w:jc w:val="center"/>
              <w:rPr>
                <w:sz w:val="16"/>
                <w:szCs w:val="16"/>
              </w:rPr>
            </w:pPr>
            <w:r w:rsidRPr="005A3A32">
              <w:rPr>
                <w:sz w:val="16"/>
                <w:szCs w:val="16"/>
              </w:rPr>
              <w:t>$3,192,000</w:t>
            </w:r>
          </w:p>
        </w:tc>
        <w:tc>
          <w:tcPr>
            <w:tcW w:w="1170" w:type="dxa"/>
            <w:noWrap/>
            <w:vAlign w:val="center"/>
            <w:hideMark/>
          </w:tcPr>
          <w:p w14:paraId="6E4978A5" w14:textId="77777777" w:rsidR="00174D48" w:rsidRPr="005A3A32" w:rsidRDefault="00174D48" w:rsidP="00174D48">
            <w:pPr>
              <w:jc w:val="center"/>
              <w:rPr>
                <w:sz w:val="16"/>
                <w:szCs w:val="16"/>
              </w:rPr>
            </w:pPr>
            <w:r w:rsidRPr="005A3A32">
              <w:rPr>
                <w:sz w:val="16"/>
                <w:szCs w:val="16"/>
              </w:rPr>
              <w:t>$2,415,000</w:t>
            </w:r>
          </w:p>
        </w:tc>
        <w:tc>
          <w:tcPr>
            <w:tcW w:w="1170" w:type="dxa"/>
            <w:noWrap/>
            <w:vAlign w:val="center"/>
            <w:hideMark/>
          </w:tcPr>
          <w:p w14:paraId="13A642A3" w14:textId="77777777" w:rsidR="00174D48" w:rsidRPr="005A3A32" w:rsidRDefault="00174D48" w:rsidP="00174D48">
            <w:pPr>
              <w:jc w:val="center"/>
              <w:rPr>
                <w:sz w:val="16"/>
                <w:szCs w:val="16"/>
              </w:rPr>
            </w:pPr>
            <w:r w:rsidRPr="005A3A32">
              <w:rPr>
                <w:sz w:val="16"/>
                <w:szCs w:val="16"/>
              </w:rPr>
              <w:t>$1,575,000</w:t>
            </w:r>
          </w:p>
        </w:tc>
        <w:tc>
          <w:tcPr>
            <w:tcW w:w="1180" w:type="dxa"/>
          </w:tcPr>
          <w:p w14:paraId="6C5721E2" w14:textId="77777777" w:rsidR="00174D48" w:rsidRPr="005A3A32" w:rsidRDefault="00174D48" w:rsidP="00174D48">
            <w:pPr>
              <w:jc w:val="center"/>
            </w:pPr>
            <w:r w:rsidRPr="005A3A32">
              <w:rPr>
                <w:sz w:val="16"/>
                <w:szCs w:val="16"/>
              </w:rPr>
              <w:t>$966,000</w:t>
            </w:r>
          </w:p>
        </w:tc>
        <w:tc>
          <w:tcPr>
            <w:tcW w:w="1260" w:type="dxa"/>
            <w:noWrap/>
            <w:vAlign w:val="center"/>
            <w:hideMark/>
          </w:tcPr>
          <w:p w14:paraId="65BBBD8E" w14:textId="77777777" w:rsidR="00174D48" w:rsidRPr="005A3A32" w:rsidRDefault="00174D48" w:rsidP="00174D48">
            <w:pPr>
              <w:jc w:val="center"/>
              <w:rPr>
                <w:sz w:val="16"/>
                <w:szCs w:val="16"/>
              </w:rPr>
            </w:pPr>
            <w:r w:rsidRPr="005A3A32">
              <w:rPr>
                <w:sz w:val="16"/>
                <w:szCs w:val="16"/>
              </w:rPr>
              <w:t>$840,000</w:t>
            </w:r>
          </w:p>
        </w:tc>
      </w:tr>
      <w:tr w:rsidR="00174D48" w:rsidRPr="005A3A32" w14:paraId="645DBE37" w14:textId="77777777" w:rsidTr="00174D48">
        <w:trPr>
          <w:trHeight w:val="216"/>
          <w:jc w:val="center"/>
        </w:trPr>
        <w:tc>
          <w:tcPr>
            <w:tcW w:w="1425" w:type="dxa"/>
            <w:noWrap/>
            <w:vAlign w:val="center"/>
            <w:hideMark/>
          </w:tcPr>
          <w:p w14:paraId="0941DC45" w14:textId="77777777" w:rsidR="00174D48" w:rsidRPr="005A3A32" w:rsidRDefault="00174D48" w:rsidP="00174D48">
            <w:pPr>
              <w:jc w:val="center"/>
              <w:rPr>
                <w:sz w:val="16"/>
                <w:szCs w:val="16"/>
              </w:rPr>
            </w:pPr>
            <w:r w:rsidRPr="005A3A32">
              <w:rPr>
                <w:sz w:val="16"/>
                <w:szCs w:val="16"/>
              </w:rPr>
              <w:t>165’+</w:t>
            </w:r>
          </w:p>
        </w:tc>
        <w:tc>
          <w:tcPr>
            <w:tcW w:w="1016" w:type="dxa"/>
            <w:noWrap/>
            <w:vAlign w:val="center"/>
            <w:hideMark/>
          </w:tcPr>
          <w:p w14:paraId="3EABE78F" w14:textId="77777777" w:rsidR="00174D48" w:rsidRPr="005A3A32" w:rsidRDefault="00174D48" w:rsidP="00174D48">
            <w:pPr>
              <w:jc w:val="center"/>
              <w:rPr>
                <w:sz w:val="16"/>
                <w:szCs w:val="16"/>
              </w:rPr>
            </w:pPr>
            <w:r w:rsidRPr="005A3A32">
              <w:rPr>
                <w:sz w:val="16"/>
                <w:szCs w:val="16"/>
              </w:rPr>
              <w:t>$7,000,000</w:t>
            </w:r>
          </w:p>
        </w:tc>
        <w:tc>
          <w:tcPr>
            <w:tcW w:w="864" w:type="dxa"/>
            <w:noWrap/>
            <w:vAlign w:val="center"/>
          </w:tcPr>
          <w:p w14:paraId="63DF1E08" w14:textId="77777777" w:rsidR="00174D48" w:rsidRPr="005A3A32" w:rsidRDefault="00174D48" w:rsidP="00174D48">
            <w:pPr>
              <w:jc w:val="center"/>
              <w:rPr>
                <w:sz w:val="16"/>
                <w:szCs w:val="16"/>
              </w:rPr>
            </w:pPr>
            <w:r w:rsidRPr="005A3A32">
              <w:rPr>
                <w:sz w:val="16"/>
                <w:szCs w:val="16"/>
              </w:rPr>
              <w:t>4200</w:t>
            </w:r>
          </w:p>
        </w:tc>
        <w:tc>
          <w:tcPr>
            <w:tcW w:w="1016" w:type="dxa"/>
            <w:noWrap/>
            <w:vAlign w:val="center"/>
            <w:hideMark/>
          </w:tcPr>
          <w:p w14:paraId="019004E2" w14:textId="77777777" w:rsidR="00174D48" w:rsidRPr="005A3A32" w:rsidRDefault="00174D48" w:rsidP="00174D48">
            <w:pPr>
              <w:jc w:val="center"/>
              <w:rPr>
                <w:sz w:val="16"/>
                <w:szCs w:val="16"/>
              </w:rPr>
            </w:pPr>
            <w:r w:rsidRPr="005A3A32">
              <w:rPr>
                <w:sz w:val="16"/>
                <w:szCs w:val="16"/>
              </w:rPr>
              <w:t>$6,405,000</w:t>
            </w:r>
          </w:p>
        </w:tc>
        <w:tc>
          <w:tcPr>
            <w:tcW w:w="1125" w:type="dxa"/>
            <w:noWrap/>
            <w:vAlign w:val="center"/>
            <w:hideMark/>
          </w:tcPr>
          <w:p w14:paraId="0D17FBC4" w14:textId="77777777" w:rsidR="00174D48" w:rsidRPr="005A3A32" w:rsidRDefault="00174D48" w:rsidP="00174D48">
            <w:pPr>
              <w:jc w:val="center"/>
              <w:rPr>
                <w:sz w:val="16"/>
                <w:szCs w:val="16"/>
              </w:rPr>
            </w:pPr>
            <w:r w:rsidRPr="005A3A32">
              <w:rPr>
                <w:sz w:val="16"/>
                <w:szCs w:val="16"/>
              </w:rPr>
              <w:t>$5,320,000</w:t>
            </w:r>
          </w:p>
        </w:tc>
        <w:tc>
          <w:tcPr>
            <w:tcW w:w="1170" w:type="dxa"/>
            <w:noWrap/>
            <w:vAlign w:val="center"/>
            <w:hideMark/>
          </w:tcPr>
          <w:p w14:paraId="6C224161" w14:textId="77777777" w:rsidR="00174D48" w:rsidRPr="005A3A32" w:rsidRDefault="00174D48" w:rsidP="00174D48">
            <w:pPr>
              <w:jc w:val="center"/>
              <w:rPr>
                <w:sz w:val="16"/>
                <w:szCs w:val="16"/>
              </w:rPr>
            </w:pPr>
            <w:r w:rsidRPr="005A3A32">
              <w:rPr>
                <w:sz w:val="16"/>
                <w:szCs w:val="16"/>
              </w:rPr>
              <w:t>$4,025,000</w:t>
            </w:r>
          </w:p>
        </w:tc>
        <w:tc>
          <w:tcPr>
            <w:tcW w:w="1170" w:type="dxa"/>
            <w:noWrap/>
            <w:vAlign w:val="center"/>
            <w:hideMark/>
          </w:tcPr>
          <w:p w14:paraId="79330DE6" w14:textId="77777777" w:rsidR="00174D48" w:rsidRPr="005A3A32" w:rsidRDefault="00174D48" w:rsidP="00174D48">
            <w:pPr>
              <w:jc w:val="center"/>
              <w:rPr>
                <w:sz w:val="16"/>
                <w:szCs w:val="16"/>
              </w:rPr>
            </w:pPr>
            <w:r w:rsidRPr="005A3A32">
              <w:rPr>
                <w:sz w:val="16"/>
                <w:szCs w:val="16"/>
              </w:rPr>
              <w:t>$2,625,000</w:t>
            </w:r>
          </w:p>
        </w:tc>
        <w:tc>
          <w:tcPr>
            <w:tcW w:w="1180" w:type="dxa"/>
          </w:tcPr>
          <w:p w14:paraId="36A9291D" w14:textId="77777777" w:rsidR="00174D48" w:rsidRPr="005A3A32" w:rsidRDefault="00174D48" w:rsidP="00174D48">
            <w:pPr>
              <w:jc w:val="center"/>
            </w:pPr>
            <w:r w:rsidRPr="005A3A32">
              <w:rPr>
                <w:sz w:val="16"/>
                <w:szCs w:val="16"/>
              </w:rPr>
              <w:t>$1,610,000</w:t>
            </w:r>
          </w:p>
        </w:tc>
        <w:tc>
          <w:tcPr>
            <w:tcW w:w="1260" w:type="dxa"/>
            <w:noWrap/>
            <w:vAlign w:val="center"/>
            <w:hideMark/>
          </w:tcPr>
          <w:p w14:paraId="129B216B" w14:textId="77777777" w:rsidR="00174D48" w:rsidRPr="005A3A32" w:rsidRDefault="00174D48" w:rsidP="00174D48">
            <w:pPr>
              <w:jc w:val="center"/>
              <w:rPr>
                <w:sz w:val="16"/>
                <w:szCs w:val="16"/>
              </w:rPr>
            </w:pPr>
            <w:r w:rsidRPr="005A3A32">
              <w:rPr>
                <w:sz w:val="16"/>
                <w:szCs w:val="16"/>
              </w:rPr>
              <w:t>$1,400,000</w:t>
            </w:r>
          </w:p>
        </w:tc>
      </w:tr>
      <w:tr w:rsidR="00174D48" w:rsidRPr="005A3A32" w14:paraId="5B89ABA5" w14:textId="77777777" w:rsidTr="00174D48">
        <w:trPr>
          <w:trHeight w:val="216"/>
          <w:jc w:val="center"/>
        </w:trPr>
        <w:tc>
          <w:tcPr>
            <w:tcW w:w="10226" w:type="dxa"/>
            <w:gridSpan w:val="9"/>
          </w:tcPr>
          <w:p w14:paraId="7B573498" w14:textId="77777777" w:rsidR="00174D48" w:rsidRPr="005A3A32" w:rsidRDefault="00174D48" w:rsidP="00174D48">
            <w:pPr>
              <w:jc w:val="center"/>
              <w:rPr>
                <w:sz w:val="16"/>
                <w:szCs w:val="16"/>
              </w:rPr>
            </w:pPr>
            <w:r w:rsidRPr="005A3A32">
              <w:rPr>
                <w:sz w:val="16"/>
                <w:szCs w:val="16"/>
              </w:rPr>
              <w:t>OSV/Supply</w:t>
            </w:r>
          </w:p>
        </w:tc>
      </w:tr>
      <w:tr w:rsidR="00174D48" w:rsidRPr="005A3A32" w14:paraId="4F43C21A" w14:textId="77777777" w:rsidTr="00174D48">
        <w:trPr>
          <w:trHeight w:val="216"/>
          <w:jc w:val="center"/>
        </w:trPr>
        <w:tc>
          <w:tcPr>
            <w:tcW w:w="1425" w:type="dxa"/>
            <w:noWrap/>
            <w:vAlign w:val="center"/>
          </w:tcPr>
          <w:p w14:paraId="4B8ABFAB" w14:textId="77777777" w:rsidR="00174D48" w:rsidRPr="005A3A32" w:rsidRDefault="00174D48" w:rsidP="00174D48">
            <w:pPr>
              <w:jc w:val="center"/>
              <w:rPr>
                <w:sz w:val="16"/>
                <w:szCs w:val="16"/>
              </w:rPr>
            </w:pPr>
            <w:r w:rsidRPr="005A3A32">
              <w:rPr>
                <w:sz w:val="16"/>
                <w:szCs w:val="16"/>
              </w:rPr>
              <w:t>110’-139’</w:t>
            </w:r>
          </w:p>
        </w:tc>
        <w:tc>
          <w:tcPr>
            <w:tcW w:w="1016" w:type="dxa"/>
            <w:noWrap/>
            <w:vAlign w:val="center"/>
          </w:tcPr>
          <w:p w14:paraId="24E7DE16" w14:textId="77777777" w:rsidR="00174D48" w:rsidRPr="005A3A32" w:rsidRDefault="00174D48" w:rsidP="00174D48">
            <w:pPr>
              <w:jc w:val="center"/>
              <w:rPr>
                <w:sz w:val="16"/>
                <w:szCs w:val="16"/>
              </w:rPr>
            </w:pPr>
            <w:r w:rsidRPr="005A3A32">
              <w:rPr>
                <w:sz w:val="16"/>
                <w:szCs w:val="16"/>
              </w:rPr>
              <w:t>$2,900,000</w:t>
            </w:r>
          </w:p>
        </w:tc>
        <w:tc>
          <w:tcPr>
            <w:tcW w:w="864" w:type="dxa"/>
            <w:noWrap/>
            <w:vAlign w:val="center"/>
          </w:tcPr>
          <w:p w14:paraId="6E3FB919" w14:textId="77777777" w:rsidR="00174D48" w:rsidRPr="005A3A32" w:rsidRDefault="00174D48" w:rsidP="00174D48">
            <w:pPr>
              <w:jc w:val="center"/>
              <w:rPr>
                <w:sz w:val="16"/>
                <w:szCs w:val="16"/>
              </w:rPr>
            </w:pPr>
            <w:r w:rsidRPr="005A3A32">
              <w:rPr>
                <w:sz w:val="16"/>
                <w:szCs w:val="16"/>
              </w:rPr>
              <w:t>2000</w:t>
            </w:r>
          </w:p>
        </w:tc>
        <w:tc>
          <w:tcPr>
            <w:tcW w:w="1016" w:type="dxa"/>
            <w:noWrap/>
            <w:vAlign w:val="center"/>
          </w:tcPr>
          <w:p w14:paraId="1DACDC62" w14:textId="77777777" w:rsidR="00174D48" w:rsidRPr="005A3A32" w:rsidRDefault="00174D48" w:rsidP="00174D48">
            <w:pPr>
              <w:jc w:val="center"/>
              <w:rPr>
                <w:sz w:val="16"/>
                <w:szCs w:val="16"/>
              </w:rPr>
            </w:pPr>
            <w:r w:rsidRPr="005A3A32">
              <w:rPr>
                <w:sz w:val="16"/>
                <w:szCs w:val="16"/>
              </w:rPr>
              <w:t>$2,653,500</w:t>
            </w:r>
          </w:p>
        </w:tc>
        <w:tc>
          <w:tcPr>
            <w:tcW w:w="1125" w:type="dxa"/>
            <w:noWrap/>
            <w:vAlign w:val="center"/>
          </w:tcPr>
          <w:p w14:paraId="0B8F6F73" w14:textId="77777777" w:rsidR="00174D48" w:rsidRPr="005A3A32" w:rsidRDefault="00174D48" w:rsidP="00174D48">
            <w:pPr>
              <w:jc w:val="center"/>
              <w:rPr>
                <w:sz w:val="16"/>
                <w:szCs w:val="16"/>
              </w:rPr>
            </w:pPr>
            <w:r w:rsidRPr="005A3A32">
              <w:rPr>
                <w:sz w:val="16"/>
                <w:szCs w:val="16"/>
              </w:rPr>
              <w:t>$2,204,000</w:t>
            </w:r>
          </w:p>
        </w:tc>
        <w:tc>
          <w:tcPr>
            <w:tcW w:w="1170" w:type="dxa"/>
            <w:noWrap/>
            <w:vAlign w:val="center"/>
          </w:tcPr>
          <w:p w14:paraId="18B34C12" w14:textId="77777777" w:rsidR="00174D48" w:rsidRPr="005A3A32" w:rsidRDefault="00174D48" w:rsidP="00174D48">
            <w:pPr>
              <w:jc w:val="center"/>
              <w:rPr>
                <w:sz w:val="16"/>
                <w:szCs w:val="16"/>
              </w:rPr>
            </w:pPr>
            <w:r w:rsidRPr="005A3A32">
              <w:rPr>
                <w:sz w:val="16"/>
                <w:szCs w:val="16"/>
              </w:rPr>
              <w:t>$1,667,500</w:t>
            </w:r>
          </w:p>
        </w:tc>
        <w:tc>
          <w:tcPr>
            <w:tcW w:w="1170" w:type="dxa"/>
            <w:noWrap/>
            <w:vAlign w:val="center"/>
          </w:tcPr>
          <w:p w14:paraId="317A1858" w14:textId="77777777" w:rsidR="00174D48" w:rsidRPr="005A3A32" w:rsidRDefault="00174D48" w:rsidP="00174D48">
            <w:pPr>
              <w:jc w:val="center"/>
              <w:rPr>
                <w:sz w:val="16"/>
                <w:szCs w:val="16"/>
              </w:rPr>
            </w:pPr>
            <w:r w:rsidRPr="005A3A32">
              <w:rPr>
                <w:sz w:val="16"/>
                <w:szCs w:val="16"/>
              </w:rPr>
              <w:t>$1,087,500</w:t>
            </w:r>
          </w:p>
        </w:tc>
        <w:tc>
          <w:tcPr>
            <w:tcW w:w="1180" w:type="dxa"/>
          </w:tcPr>
          <w:p w14:paraId="3404BE96" w14:textId="77777777" w:rsidR="00174D48" w:rsidRPr="005A3A32" w:rsidRDefault="00174D48" w:rsidP="00174D48">
            <w:pPr>
              <w:jc w:val="center"/>
              <w:rPr>
                <w:sz w:val="16"/>
                <w:szCs w:val="16"/>
              </w:rPr>
            </w:pPr>
            <w:r w:rsidRPr="005A3A32">
              <w:rPr>
                <w:sz w:val="16"/>
                <w:szCs w:val="16"/>
              </w:rPr>
              <w:t>$667,000</w:t>
            </w:r>
          </w:p>
        </w:tc>
        <w:tc>
          <w:tcPr>
            <w:tcW w:w="1260" w:type="dxa"/>
            <w:noWrap/>
            <w:vAlign w:val="center"/>
          </w:tcPr>
          <w:p w14:paraId="3510596F" w14:textId="77777777" w:rsidR="00174D48" w:rsidRPr="005A3A32" w:rsidRDefault="00174D48" w:rsidP="00174D48">
            <w:pPr>
              <w:jc w:val="center"/>
              <w:rPr>
                <w:sz w:val="16"/>
                <w:szCs w:val="16"/>
              </w:rPr>
            </w:pPr>
            <w:r w:rsidRPr="005A3A32">
              <w:rPr>
                <w:sz w:val="16"/>
                <w:szCs w:val="16"/>
              </w:rPr>
              <w:t>$580,000</w:t>
            </w:r>
          </w:p>
        </w:tc>
      </w:tr>
      <w:tr w:rsidR="00174D48" w:rsidRPr="005A3A32" w14:paraId="29B2D0FC" w14:textId="77777777" w:rsidTr="00174D48">
        <w:trPr>
          <w:trHeight w:val="216"/>
          <w:jc w:val="center"/>
        </w:trPr>
        <w:tc>
          <w:tcPr>
            <w:tcW w:w="1425" w:type="dxa"/>
            <w:noWrap/>
            <w:vAlign w:val="center"/>
            <w:hideMark/>
          </w:tcPr>
          <w:p w14:paraId="757A43EC" w14:textId="77777777" w:rsidR="00174D48" w:rsidRPr="005A3A32" w:rsidRDefault="00174D48" w:rsidP="00174D48">
            <w:pPr>
              <w:jc w:val="center"/>
              <w:rPr>
                <w:sz w:val="16"/>
                <w:szCs w:val="16"/>
              </w:rPr>
            </w:pPr>
            <w:r w:rsidRPr="005A3A32">
              <w:rPr>
                <w:sz w:val="16"/>
                <w:szCs w:val="16"/>
              </w:rPr>
              <w:t>140'-159'</w:t>
            </w:r>
          </w:p>
        </w:tc>
        <w:tc>
          <w:tcPr>
            <w:tcW w:w="1016" w:type="dxa"/>
            <w:noWrap/>
            <w:vAlign w:val="center"/>
            <w:hideMark/>
          </w:tcPr>
          <w:p w14:paraId="6E8CA4D3" w14:textId="77777777" w:rsidR="00174D48" w:rsidRPr="005A3A32" w:rsidRDefault="00174D48" w:rsidP="00174D48">
            <w:pPr>
              <w:jc w:val="center"/>
              <w:rPr>
                <w:sz w:val="16"/>
                <w:szCs w:val="16"/>
              </w:rPr>
            </w:pPr>
            <w:r w:rsidRPr="005A3A32">
              <w:rPr>
                <w:sz w:val="16"/>
                <w:szCs w:val="16"/>
              </w:rPr>
              <w:t>$3,600,000</w:t>
            </w:r>
          </w:p>
        </w:tc>
        <w:tc>
          <w:tcPr>
            <w:tcW w:w="864" w:type="dxa"/>
            <w:noWrap/>
            <w:vAlign w:val="center"/>
          </w:tcPr>
          <w:p w14:paraId="249C28AB" w14:textId="77777777" w:rsidR="00174D48" w:rsidRPr="005A3A32" w:rsidRDefault="00174D48" w:rsidP="00174D48">
            <w:pPr>
              <w:jc w:val="center"/>
              <w:rPr>
                <w:sz w:val="16"/>
                <w:szCs w:val="16"/>
              </w:rPr>
            </w:pPr>
            <w:r w:rsidRPr="005A3A32">
              <w:rPr>
                <w:sz w:val="16"/>
                <w:szCs w:val="16"/>
              </w:rPr>
              <w:t>2750</w:t>
            </w:r>
          </w:p>
        </w:tc>
        <w:tc>
          <w:tcPr>
            <w:tcW w:w="1016" w:type="dxa"/>
            <w:noWrap/>
            <w:vAlign w:val="center"/>
            <w:hideMark/>
          </w:tcPr>
          <w:p w14:paraId="15D0DEE6" w14:textId="77777777" w:rsidR="00174D48" w:rsidRPr="005A3A32" w:rsidRDefault="00174D48" w:rsidP="00174D48">
            <w:pPr>
              <w:jc w:val="center"/>
              <w:rPr>
                <w:sz w:val="16"/>
                <w:szCs w:val="16"/>
              </w:rPr>
            </w:pPr>
            <w:r w:rsidRPr="005A3A32">
              <w:rPr>
                <w:sz w:val="16"/>
                <w:szCs w:val="16"/>
              </w:rPr>
              <w:t>$3,294,000</w:t>
            </w:r>
          </w:p>
        </w:tc>
        <w:tc>
          <w:tcPr>
            <w:tcW w:w="1125" w:type="dxa"/>
            <w:noWrap/>
            <w:vAlign w:val="center"/>
            <w:hideMark/>
          </w:tcPr>
          <w:p w14:paraId="0903C891" w14:textId="77777777" w:rsidR="00174D48" w:rsidRPr="005A3A32" w:rsidRDefault="00174D48" w:rsidP="00174D48">
            <w:pPr>
              <w:jc w:val="center"/>
              <w:rPr>
                <w:sz w:val="16"/>
                <w:szCs w:val="16"/>
              </w:rPr>
            </w:pPr>
            <w:r w:rsidRPr="005A3A32">
              <w:rPr>
                <w:sz w:val="16"/>
                <w:szCs w:val="16"/>
              </w:rPr>
              <w:t>$2,736,000</w:t>
            </w:r>
          </w:p>
        </w:tc>
        <w:tc>
          <w:tcPr>
            <w:tcW w:w="1170" w:type="dxa"/>
            <w:noWrap/>
            <w:vAlign w:val="center"/>
            <w:hideMark/>
          </w:tcPr>
          <w:p w14:paraId="71322030" w14:textId="77777777" w:rsidR="00174D48" w:rsidRPr="005A3A32" w:rsidRDefault="00174D48" w:rsidP="00174D48">
            <w:pPr>
              <w:jc w:val="center"/>
              <w:rPr>
                <w:sz w:val="16"/>
                <w:szCs w:val="16"/>
              </w:rPr>
            </w:pPr>
            <w:r w:rsidRPr="005A3A32">
              <w:rPr>
                <w:sz w:val="16"/>
                <w:szCs w:val="16"/>
              </w:rPr>
              <w:t>$2,070,000</w:t>
            </w:r>
          </w:p>
        </w:tc>
        <w:tc>
          <w:tcPr>
            <w:tcW w:w="1170" w:type="dxa"/>
            <w:noWrap/>
            <w:vAlign w:val="center"/>
            <w:hideMark/>
          </w:tcPr>
          <w:p w14:paraId="2B09D683" w14:textId="77777777" w:rsidR="00174D48" w:rsidRPr="005A3A32" w:rsidRDefault="00174D48" w:rsidP="00174D48">
            <w:pPr>
              <w:jc w:val="center"/>
              <w:rPr>
                <w:sz w:val="16"/>
                <w:szCs w:val="16"/>
              </w:rPr>
            </w:pPr>
            <w:r w:rsidRPr="005A3A32">
              <w:rPr>
                <w:sz w:val="16"/>
                <w:szCs w:val="16"/>
              </w:rPr>
              <w:t>$1,350,000</w:t>
            </w:r>
          </w:p>
        </w:tc>
        <w:tc>
          <w:tcPr>
            <w:tcW w:w="1180" w:type="dxa"/>
          </w:tcPr>
          <w:p w14:paraId="337729D8" w14:textId="77777777" w:rsidR="00174D48" w:rsidRPr="005A3A32" w:rsidRDefault="00174D48" w:rsidP="00174D48">
            <w:pPr>
              <w:jc w:val="center"/>
            </w:pPr>
            <w:r w:rsidRPr="005A3A32">
              <w:rPr>
                <w:sz w:val="16"/>
                <w:szCs w:val="16"/>
              </w:rPr>
              <w:t>$828,000</w:t>
            </w:r>
          </w:p>
        </w:tc>
        <w:tc>
          <w:tcPr>
            <w:tcW w:w="1260" w:type="dxa"/>
            <w:noWrap/>
            <w:vAlign w:val="center"/>
            <w:hideMark/>
          </w:tcPr>
          <w:p w14:paraId="7D8D1D87" w14:textId="77777777" w:rsidR="00174D48" w:rsidRPr="005A3A32" w:rsidRDefault="00174D48" w:rsidP="00174D48">
            <w:pPr>
              <w:jc w:val="center"/>
              <w:rPr>
                <w:sz w:val="16"/>
                <w:szCs w:val="16"/>
              </w:rPr>
            </w:pPr>
            <w:r w:rsidRPr="005A3A32">
              <w:rPr>
                <w:sz w:val="16"/>
                <w:szCs w:val="16"/>
              </w:rPr>
              <w:t>$720,000</w:t>
            </w:r>
          </w:p>
        </w:tc>
      </w:tr>
      <w:tr w:rsidR="00174D48" w:rsidRPr="005A3A32" w14:paraId="5CB21D38" w14:textId="77777777" w:rsidTr="00174D48">
        <w:trPr>
          <w:trHeight w:val="216"/>
          <w:jc w:val="center"/>
        </w:trPr>
        <w:tc>
          <w:tcPr>
            <w:tcW w:w="1425" w:type="dxa"/>
            <w:noWrap/>
            <w:vAlign w:val="center"/>
            <w:hideMark/>
          </w:tcPr>
          <w:p w14:paraId="4C0820A6" w14:textId="77777777" w:rsidR="00174D48" w:rsidRPr="005A3A32" w:rsidRDefault="00174D48" w:rsidP="00174D48">
            <w:pPr>
              <w:jc w:val="center"/>
              <w:rPr>
                <w:sz w:val="16"/>
                <w:szCs w:val="16"/>
              </w:rPr>
            </w:pPr>
            <w:r w:rsidRPr="005A3A32">
              <w:rPr>
                <w:sz w:val="16"/>
                <w:szCs w:val="16"/>
              </w:rPr>
              <w:t>160'-179'</w:t>
            </w:r>
          </w:p>
        </w:tc>
        <w:tc>
          <w:tcPr>
            <w:tcW w:w="1016" w:type="dxa"/>
            <w:noWrap/>
            <w:vAlign w:val="center"/>
            <w:hideMark/>
          </w:tcPr>
          <w:p w14:paraId="6ED9569F" w14:textId="77777777" w:rsidR="00174D48" w:rsidRPr="005A3A32" w:rsidRDefault="00174D48" w:rsidP="00174D48">
            <w:pPr>
              <w:jc w:val="center"/>
              <w:rPr>
                <w:sz w:val="16"/>
                <w:szCs w:val="16"/>
              </w:rPr>
            </w:pPr>
            <w:r w:rsidRPr="005A3A32">
              <w:rPr>
                <w:sz w:val="16"/>
                <w:szCs w:val="16"/>
              </w:rPr>
              <w:t>$4,300,000</w:t>
            </w:r>
          </w:p>
        </w:tc>
        <w:tc>
          <w:tcPr>
            <w:tcW w:w="864" w:type="dxa"/>
            <w:noWrap/>
            <w:vAlign w:val="center"/>
          </w:tcPr>
          <w:p w14:paraId="22DCF532" w14:textId="77777777" w:rsidR="00174D48" w:rsidRPr="005A3A32" w:rsidRDefault="00174D48" w:rsidP="00174D48">
            <w:pPr>
              <w:jc w:val="center"/>
              <w:rPr>
                <w:sz w:val="16"/>
                <w:szCs w:val="16"/>
              </w:rPr>
            </w:pPr>
            <w:r w:rsidRPr="005A3A32">
              <w:rPr>
                <w:sz w:val="16"/>
                <w:szCs w:val="16"/>
              </w:rPr>
              <w:t>4000</w:t>
            </w:r>
          </w:p>
        </w:tc>
        <w:tc>
          <w:tcPr>
            <w:tcW w:w="1016" w:type="dxa"/>
            <w:noWrap/>
            <w:vAlign w:val="center"/>
            <w:hideMark/>
          </w:tcPr>
          <w:p w14:paraId="11B73424" w14:textId="77777777" w:rsidR="00174D48" w:rsidRPr="005A3A32" w:rsidRDefault="00174D48" w:rsidP="00174D48">
            <w:pPr>
              <w:jc w:val="center"/>
              <w:rPr>
                <w:sz w:val="16"/>
                <w:szCs w:val="16"/>
              </w:rPr>
            </w:pPr>
            <w:r w:rsidRPr="005A3A32">
              <w:rPr>
                <w:sz w:val="16"/>
                <w:szCs w:val="16"/>
              </w:rPr>
              <w:t>$3,934,500</w:t>
            </w:r>
          </w:p>
        </w:tc>
        <w:tc>
          <w:tcPr>
            <w:tcW w:w="1125" w:type="dxa"/>
            <w:noWrap/>
            <w:vAlign w:val="center"/>
            <w:hideMark/>
          </w:tcPr>
          <w:p w14:paraId="3C580CAA" w14:textId="77777777" w:rsidR="00174D48" w:rsidRPr="005A3A32" w:rsidRDefault="00174D48" w:rsidP="00174D48">
            <w:pPr>
              <w:jc w:val="center"/>
              <w:rPr>
                <w:sz w:val="16"/>
                <w:szCs w:val="16"/>
              </w:rPr>
            </w:pPr>
            <w:r w:rsidRPr="005A3A32">
              <w:rPr>
                <w:sz w:val="16"/>
                <w:szCs w:val="16"/>
              </w:rPr>
              <w:t>$3,268,000</w:t>
            </w:r>
          </w:p>
        </w:tc>
        <w:tc>
          <w:tcPr>
            <w:tcW w:w="1170" w:type="dxa"/>
            <w:noWrap/>
            <w:vAlign w:val="center"/>
            <w:hideMark/>
          </w:tcPr>
          <w:p w14:paraId="18EAA975" w14:textId="77777777" w:rsidR="00174D48" w:rsidRPr="005A3A32" w:rsidRDefault="00174D48" w:rsidP="00174D48">
            <w:pPr>
              <w:jc w:val="center"/>
              <w:rPr>
                <w:sz w:val="16"/>
                <w:szCs w:val="16"/>
              </w:rPr>
            </w:pPr>
            <w:r w:rsidRPr="005A3A32">
              <w:rPr>
                <w:sz w:val="16"/>
                <w:szCs w:val="16"/>
              </w:rPr>
              <w:t>$2,472,500</w:t>
            </w:r>
          </w:p>
        </w:tc>
        <w:tc>
          <w:tcPr>
            <w:tcW w:w="1170" w:type="dxa"/>
            <w:noWrap/>
            <w:vAlign w:val="center"/>
            <w:hideMark/>
          </w:tcPr>
          <w:p w14:paraId="7D739CDB" w14:textId="77777777" w:rsidR="00174D48" w:rsidRPr="005A3A32" w:rsidRDefault="00174D48" w:rsidP="00174D48">
            <w:pPr>
              <w:jc w:val="center"/>
              <w:rPr>
                <w:sz w:val="16"/>
                <w:szCs w:val="16"/>
              </w:rPr>
            </w:pPr>
            <w:r w:rsidRPr="005A3A32">
              <w:rPr>
                <w:sz w:val="16"/>
                <w:szCs w:val="16"/>
              </w:rPr>
              <w:t>$1,612,500</w:t>
            </w:r>
          </w:p>
        </w:tc>
        <w:tc>
          <w:tcPr>
            <w:tcW w:w="1180" w:type="dxa"/>
          </w:tcPr>
          <w:p w14:paraId="575575F8" w14:textId="77777777" w:rsidR="00174D48" w:rsidRPr="005A3A32" w:rsidRDefault="00174D48" w:rsidP="00174D48">
            <w:pPr>
              <w:jc w:val="center"/>
            </w:pPr>
            <w:r w:rsidRPr="005A3A32">
              <w:rPr>
                <w:sz w:val="16"/>
                <w:szCs w:val="16"/>
              </w:rPr>
              <w:t>$989,000</w:t>
            </w:r>
          </w:p>
        </w:tc>
        <w:tc>
          <w:tcPr>
            <w:tcW w:w="1260" w:type="dxa"/>
            <w:noWrap/>
            <w:vAlign w:val="center"/>
            <w:hideMark/>
          </w:tcPr>
          <w:p w14:paraId="049B810A" w14:textId="77777777" w:rsidR="00174D48" w:rsidRPr="005A3A32" w:rsidRDefault="00174D48" w:rsidP="00174D48">
            <w:pPr>
              <w:jc w:val="center"/>
              <w:rPr>
                <w:sz w:val="16"/>
                <w:szCs w:val="16"/>
              </w:rPr>
            </w:pPr>
            <w:r w:rsidRPr="005A3A32">
              <w:rPr>
                <w:sz w:val="16"/>
                <w:szCs w:val="16"/>
              </w:rPr>
              <w:t>$860,000</w:t>
            </w:r>
          </w:p>
        </w:tc>
      </w:tr>
      <w:tr w:rsidR="00174D48" w:rsidRPr="005A3A32" w14:paraId="47B05265" w14:textId="77777777" w:rsidTr="00174D48">
        <w:trPr>
          <w:trHeight w:val="216"/>
          <w:jc w:val="center"/>
        </w:trPr>
        <w:tc>
          <w:tcPr>
            <w:tcW w:w="1425" w:type="dxa"/>
            <w:noWrap/>
            <w:vAlign w:val="center"/>
            <w:hideMark/>
          </w:tcPr>
          <w:p w14:paraId="3817DD36" w14:textId="77777777" w:rsidR="00174D48" w:rsidRPr="005A3A32" w:rsidRDefault="00174D48" w:rsidP="00174D48">
            <w:pPr>
              <w:jc w:val="center"/>
              <w:rPr>
                <w:sz w:val="16"/>
                <w:szCs w:val="16"/>
              </w:rPr>
            </w:pPr>
            <w:r w:rsidRPr="005A3A32">
              <w:rPr>
                <w:sz w:val="16"/>
                <w:szCs w:val="16"/>
              </w:rPr>
              <w:t>180’-199'</w:t>
            </w:r>
          </w:p>
        </w:tc>
        <w:tc>
          <w:tcPr>
            <w:tcW w:w="1016" w:type="dxa"/>
            <w:noWrap/>
            <w:vAlign w:val="center"/>
            <w:hideMark/>
          </w:tcPr>
          <w:p w14:paraId="068E41BA" w14:textId="77777777" w:rsidR="00174D48" w:rsidRPr="005A3A32" w:rsidRDefault="00174D48" w:rsidP="00174D48">
            <w:pPr>
              <w:jc w:val="center"/>
              <w:rPr>
                <w:sz w:val="16"/>
                <w:szCs w:val="16"/>
              </w:rPr>
            </w:pPr>
            <w:r w:rsidRPr="005A3A32">
              <w:rPr>
                <w:sz w:val="16"/>
                <w:szCs w:val="16"/>
              </w:rPr>
              <w:t>$4,900,000</w:t>
            </w:r>
          </w:p>
        </w:tc>
        <w:tc>
          <w:tcPr>
            <w:tcW w:w="864" w:type="dxa"/>
            <w:noWrap/>
            <w:vAlign w:val="center"/>
          </w:tcPr>
          <w:p w14:paraId="1A7C3FA2" w14:textId="77777777" w:rsidR="00174D48" w:rsidRPr="005A3A32" w:rsidRDefault="00174D48" w:rsidP="00174D48">
            <w:pPr>
              <w:jc w:val="center"/>
              <w:rPr>
                <w:sz w:val="16"/>
                <w:szCs w:val="16"/>
              </w:rPr>
            </w:pPr>
            <w:r w:rsidRPr="005A3A32">
              <w:rPr>
                <w:sz w:val="16"/>
                <w:szCs w:val="16"/>
              </w:rPr>
              <w:t>5000</w:t>
            </w:r>
          </w:p>
        </w:tc>
        <w:tc>
          <w:tcPr>
            <w:tcW w:w="1016" w:type="dxa"/>
            <w:noWrap/>
            <w:vAlign w:val="center"/>
            <w:hideMark/>
          </w:tcPr>
          <w:p w14:paraId="2BA1F322" w14:textId="77777777" w:rsidR="00174D48" w:rsidRPr="005A3A32" w:rsidRDefault="00174D48" w:rsidP="00174D48">
            <w:pPr>
              <w:jc w:val="center"/>
              <w:rPr>
                <w:sz w:val="16"/>
                <w:szCs w:val="16"/>
              </w:rPr>
            </w:pPr>
            <w:r w:rsidRPr="005A3A32">
              <w:rPr>
                <w:sz w:val="16"/>
                <w:szCs w:val="16"/>
              </w:rPr>
              <w:t>$4,483,500</w:t>
            </w:r>
          </w:p>
        </w:tc>
        <w:tc>
          <w:tcPr>
            <w:tcW w:w="1125" w:type="dxa"/>
            <w:noWrap/>
            <w:vAlign w:val="center"/>
            <w:hideMark/>
          </w:tcPr>
          <w:p w14:paraId="7EF92B8D" w14:textId="77777777" w:rsidR="00174D48" w:rsidRPr="005A3A32" w:rsidRDefault="00174D48" w:rsidP="00174D48">
            <w:pPr>
              <w:jc w:val="center"/>
              <w:rPr>
                <w:sz w:val="16"/>
                <w:szCs w:val="16"/>
              </w:rPr>
            </w:pPr>
            <w:r w:rsidRPr="005A3A32">
              <w:rPr>
                <w:sz w:val="16"/>
                <w:szCs w:val="16"/>
              </w:rPr>
              <w:t>$3,724,000</w:t>
            </w:r>
          </w:p>
        </w:tc>
        <w:tc>
          <w:tcPr>
            <w:tcW w:w="1170" w:type="dxa"/>
            <w:noWrap/>
            <w:vAlign w:val="center"/>
            <w:hideMark/>
          </w:tcPr>
          <w:p w14:paraId="3808B603" w14:textId="77777777" w:rsidR="00174D48" w:rsidRPr="005A3A32" w:rsidRDefault="00174D48" w:rsidP="00174D48">
            <w:pPr>
              <w:jc w:val="center"/>
              <w:rPr>
                <w:sz w:val="16"/>
                <w:szCs w:val="16"/>
              </w:rPr>
            </w:pPr>
            <w:r w:rsidRPr="005A3A32">
              <w:rPr>
                <w:sz w:val="16"/>
                <w:szCs w:val="16"/>
              </w:rPr>
              <w:t>$2,817,500</w:t>
            </w:r>
          </w:p>
        </w:tc>
        <w:tc>
          <w:tcPr>
            <w:tcW w:w="1170" w:type="dxa"/>
            <w:noWrap/>
            <w:vAlign w:val="center"/>
            <w:hideMark/>
          </w:tcPr>
          <w:p w14:paraId="413B593F" w14:textId="77777777" w:rsidR="00174D48" w:rsidRPr="005A3A32" w:rsidRDefault="00174D48" w:rsidP="00174D48">
            <w:pPr>
              <w:jc w:val="center"/>
              <w:rPr>
                <w:sz w:val="16"/>
                <w:szCs w:val="16"/>
              </w:rPr>
            </w:pPr>
            <w:r w:rsidRPr="005A3A32">
              <w:rPr>
                <w:sz w:val="16"/>
                <w:szCs w:val="16"/>
              </w:rPr>
              <w:t>$1,837,500</w:t>
            </w:r>
          </w:p>
        </w:tc>
        <w:tc>
          <w:tcPr>
            <w:tcW w:w="1180" w:type="dxa"/>
          </w:tcPr>
          <w:p w14:paraId="1CDB9CA8" w14:textId="77777777" w:rsidR="00174D48" w:rsidRPr="005A3A32" w:rsidRDefault="00174D48" w:rsidP="00174D48">
            <w:pPr>
              <w:jc w:val="center"/>
            </w:pPr>
            <w:r w:rsidRPr="005A3A32">
              <w:rPr>
                <w:sz w:val="16"/>
                <w:szCs w:val="16"/>
              </w:rPr>
              <w:t>$1,127,000</w:t>
            </w:r>
          </w:p>
        </w:tc>
        <w:tc>
          <w:tcPr>
            <w:tcW w:w="1260" w:type="dxa"/>
            <w:noWrap/>
            <w:vAlign w:val="center"/>
            <w:hideMark/>
          </w:tcPr>
          <w:p w14:paraId="3015998C" w14:textId="77777777" w:rsidR="00174D48" w:rsidRPr="005A3A32" w:rsidRDefault="00174D48" w:rsidP="00174D48">
            <w:pPr>
              <w:jc w:val="center"/>
              <w:rPr>
                <w:sz w:val="16"/>
                <w:szCs w:val="16"/>
              </w:rPr>
            </w:pPr>
            <w:r w:rsidRPr="005A3A32">
              <w:rPr>
                <w:sz w:val="16"/>
                <w:szCs w:val="16"/>
              </w:rPr>
              <w:t>$980,000</w:t>
            </w:r>
          </w:p>
        </w:tc>
      </w:tr>
      <w:tr w:rsidR="00174D48" w:rsidRPr="005A3A32" w14:paraId="56DB5037" w14:textId="77777777" w:rsidTr="00174D48">
        <w:trPr>
          <w:trHeight w:val="216"/>
          <w:jc w:val="center"/>
        </w:trPr>
        <w:tc>
          <w:tcPr>
            <w:tcW w:w="1425" w:type="dxa"/>
            <w:noWrap/>
            <w:vAlign w:val="center"/>
            <w:hideMark/>
          </w:tcPr>
          <w:p w14:paraId="5255D1EB" w14:textId="77777777" w:rsidR="00174D48" w:rsidRPr="005A3A32" w:rsidRDefault="00174D48" w:rsidP="00174D48">
            <w:pPr>
              <w:jc w:val="center"/>
              <w:rPr>
                <w:sz w:val="16"/>
                <w:szCs w:val="16"/>
              </w:rPr>
            </w:pPr>
            <w:r w:rsidRPr="005A3A32">
              <w:rPr>
                <w:sz w:val="16"/>
                <w:szCs w:val="16"/>
              </w:rPr>
              <w:lastRenderedPageBreak/>
              <w:t>200'-219'</w:t>
            </w:r>
          </w:p>
        </w:tc>
        <w:tc>
          <w:tcPr>
            <w:tcW w:w="1016" w:type="dxa"/>
            <w:noWrap/>
            <w:vAlign w:val="center"/>
            <w:hideMark/>
          </w:tcPr>
          <w:p w14:paraId="41630D6C" w14:textId="77777777" w:rsidR="00174D48" w:rsidRPr="005A3A32" w:rsidRDefault="00174D48" w:rsidP="00174D48">
            <w:pPr>
              <w:jc w:val="center"/>
              <w:rPr>
                <w:sz w:val="16"/>
                <w:szCs w:val="16"/>
              </w:rPr>
            </w:pPr>
            <w:r w:rsidRPr="005A3A32">
              <w:rPr>
                <w:sz w:val="16"/>
                <w:szCs w:val="16"/>
              </w:rPr>
              <w:t>$6,500,000</w:t>
            </w:r>
          </w:p>
        </w:tc>
        <w:tc>
          <w:tcPr>
            <w:tcW w:w="864" w:type="dxa"/>
            <w:noWrap/>
            <w:vAlign w:val="center"/>
          </w:tcPr>
          <w:p w14:paraId="1006B50A" w14:textId="77777777" w:rsidR="00174D48" w:rsidRPr="005A3A32" w:rsidRDefault="00174D48" w:rsidP="00174D48">
            <w:pPr>
              <w:jc w:val="center"/>
              <w:rPr>
                <w:sz w:val="16"/>
                <w:szCs w:val="16"/>
              </w:rPr>
            </w:pPr>
            <w:r w:rsidRPr="005A3A32">
              <w:rPr>
                <w:sz w:val="16"/>
                <w:szCs w:val="16"/>
              </w:rPr>
              <w:t>6000</w:t>
            </w:r>
          </w:p>
        </w:tc>
        <w:tc>
          <w:tcPr>
            <w:tcW w:w="1016" w:type="dxa"/>
            <w:noWrap/>
            <w:vAlign w:val="center"/>
            <w:hideMark/>
          </w:tcPr>
          <w:p w14:paraId="6C5BFB13" w14:textId="77777777" w:rsidR="00174D48" w:rsidRPr="005A3A32" w:rsidRDefault="00174D48" w:rsidP="00174D48">
            <w:pPr>
              <w:jc w:val="center"/>
              <w:rPr>
                <w:sz w:val="16"/>
                <w:szCs w:val="16"/>
              </w:rPr>
            </w:pPr>
            <w:r w:rsidRPr="005A3A32">
              <w:rPr>
                <w:sz w:val="16"/>
                <w:szCs w:val="16"/>
              </w:rPr>
              <w:t>$5,947,500</w:t>
            </w:r>
          </w:p>
        </w:tc>
        <w:tc>
          <w:tcPr>
            <w:tcW w:w="1125" w:type="dxa"/>
            <w:noWrap/>
            <w:vAlign w:val="center"/>
            <w:hideMark/>
          </w:tcPr>
          <w:p w14:paraId="1FBBFBD2" w14:textId="77777777" w:rsidR="00174D48" w:rsidRPr="005A3A32" w:rsidRDefault="00174D48" w:rsidP="00174D48">
            <w:pPr>
              <w:jc w:val="center"/>
              <w:rPr>
                <w:sz w:val="16"/>
                <w:szCs w:val="16"/>
              </w:rPr>
            </w:pPr>
            <w:r w:rsidRPr="005A3A32">
              <w:rPr>
                <w:sz w:val="16"/>
                <w:szCs w:val="16"/>
              </w:rPr>
              <w:t>$4,940,000</w:t>
            </w:r>
          </w:p>
        </w:tc>
        <w:tc>
          <w:tcPr>
            <w:tcW w:w="1170" w:type="dxa"/>
            <w:noWrap/>
            <w:vAlign w:val="center"/>
            <w:hideMark/>
          </w:tcPr>
          <w:p w14:paraId="09B85AC5" w14:textId="77777777" w:rsidR="00174D48" w:rsidRPr="005A3A32" w:rsidRDefault="00174D48" w:rsidP="00174D48">
            <w:pPr>
              <w:jc w:val="center"/>
              <w:rPr>
                <w:sz w:val="16"/>
                <w:szCs w:val="16"/>
              </w:rPr>
            </w:pPr>
            <w:r w:rsidRPr="005A3A32">
              <w:rPr>
                <w:sz w:val="16"/>
                <w:szCs w:val="16"/>
              </w:rPr>
              <w:t>$3,737,500</w:t>
            </w:r>
          </w:p>
        </w:tc>
        <w:tc>
          <w:tcPr>
            <w:tcW w:w="1170" w:type="dxa"/>
            <w:noWrap/>
            <w:vAlign w:val="center"/>
            <w:hideMark/>
          </w:tcPr>
          <w:p w14:paraId="007EE2E1" w14:textId="77777777" w:rsidR="00174D48" w:rsidRPr="005A3A32" w:rsidRDefault="00174D48" w:rsidP="00174D48">
            <w:pPr>
              <w:jc w:val="center"/>
              <w:rPr>
                <w:sz w:val="16"/>
                <w:szCs w:val="16"/>
              </w:rPr>
            </w:pPr>
            <w:r w:rsidRPr="005A3A32">
              <w:rPr>
                <w:sz w:val="16"/>
                <w:szCs w:val="16"/>
              </w:rPr>
              <w:t>$2,437,500</w:t>
            </w:r>
          </w:p>
        </w:tc>
        <w:tc>
          <w:tcPr>
            <w:tcW w:w="1180" w:type="dxa"/>
          </w:tcPr>
          <w:p w14:paraId="1ED284C4" w14:textId="77777777" w:rsidR="00174D48" w:rsidRPr="005A3A32" w:rsidRDefault="00174D48" w:rsidP="00174D48">
            <w:pPr>
              <w:jc w:val="center"/>
            </w:pPr>
            <w:r w:rsidRPr="005A3A32">
              <w:rPr>
                <w:sz w:val="16"/>
                <w:szCs w:val="16"/>
              </w:rPr>
              <w:t>$1,495,000</w:t>
            </w:r>
          </w:p>
        </w:tc>
        <w:tc>
          <w:tcPr>
            <w:tcW w:w="1260" w:type="dxa"/>
            <w:noWrap/>
            <w:vAlign w:val="center"/>
            <w:hideMark/>
          </w:tcPr>
          <w:p w14:paraId="0D3C216F" w14:textId="77777777" w:rsidR="00174D48" w:rsidRPr="005A3A32" w:rsidRDefault="00174D48" w:rsidP="00174D48">
            <w:pPr>
              <w:jc w:val="center"/>
              <w:rPr>
                <w:sz w:val="16"/>
                <w:szCs w:val="16"/>
              </w:rPr>
            </w:pPr>
            <w:r w:rsidRPr="005A3A32">
              <w:rPr>
                <w:sz w:val="16"/>
                <w:szCs w:val="16"/>
              </w:rPr>
              <w:t>$1,300,000</w:t>
            </w:r>
          </w:p>
        </w:tc>
      </w:tr>
      <w:tr w:rsidR="00174D48" w:rsidRPr="005A3A32" w14:paraId="0C4EE650" w14:textId="77777777" w:rsidTr="00174D48">
        <w:trPr>
          <w:trHeight w:val="216"/>
          <w:jc w:val="center"/>
        </w:trPr>
        <w:tc>
          <w:tcPr>
            <w:tcW w:w="1425" w:type="dxa"/>
            <w:noWrap/>
            <w:vAlign w:val="center"/>
            <w:hideMark/>
          </w:tcPr>
          <w:p w14:paraId="36A1289B" w14:textId="77777777" w:rsidR="00174D48" w:rsidRPr="005A3A32" w:rsidRDefault="00174D48" w:rsidP="00174D48">
            <w:pPr>
              <w:jc w:val="center"/>
              <w:rPr>
                <w:sz w:val="16"/>
                <w:szCs w:val="16"/>
              </w:rPr>
            </w:pPr>
            <w:r w:rsidRPr="005A3A32">
              <w:rPr>
                <w:sz w:val="16"/>
                <w:szCs w:val="16"/>
              </w:rPr>
              <w:t>220'-230'</w:t>
            </w:r>
          </w:p>
        </w:tc>
        <w:tc>
          <w:tcPr>
            <w:tcW w:w="1016" w:type="dxa"/>
            <w:noWrap/>
            <w:vAlign w:val="center"/>
            <w:hideMark/>
          </w:tcPr>
          <w:p w14:paraId="5F9FA390" w14:textId="77777777" w:rsidR="00174D48" w:rsidRPr="005A3A32" w:rsidRDefault="00174D48" w:rsidP="00174D48">
            <w:pPr>
              <w:jc w:val="center"/>
              <w:rPr>
                <w:sz w:val="16"/>
                <w:szCs w:val="16"/>
              </w:rPr>
            </w:pPr>
            <w:r w:rsidRPr="005A3A32">
              <w:rPr>
                <w:sz w:val="16"/>
                <w:szCs w:val="16"/>
              </w:rPr>
              <w:t>$7,500,000</w:t>
            </w:r>
          </w:p>
        </w:tc>
        <w:tc>
          <w:tcPr>
            <w:tcW w:w="864" w:type="dxa"/>
            <w:noWrap/>
            <w:vAlign w:val="center"/>
          </w:tcPr>
          <w:p w14:paraId="0A52C2AD" w14:textId="77777777" w:rsidR="00174D48" w:rsidRPr="005A3A32" w:rsidRDefault="00174D48" w:rsidP="00174D48">
            <w:pPr>
              <w:jc w:val="center"/>
              <w:rPr>
                <w:sz w:val="16"/>
                <w:szCs w:val="16"/>
              </w:rPr>
            </w:pPr>
            <w:r w:rsidRPr="005A3A32">
              <w:rPr>
                <w:sz w:val="16"/>
                <w:szCs w:val="16"/>
              </w:rPr>
              <w:t>6250</w:t>
            </w:r>
          </w:p>
        </w:tc>
        <w:tc>
          <w:tcPr>
            <w:tcW w:w="1016" w:type="dxa"/>
            <w:noWrap/>
            <w:vAlign w:val="center"/>
            <w:hideMark/>
          </w:tcPr>
          <w:p w14:paraId="240327E3" w14:textId="77777777" w:rsidR="00174D48" w:rsidRPr="005A3A32" w:rsidRDefault="00174D48" w:rsidP="00174D48">
            <w:pPr>
              <w:jc w:val="center"/>
              <w:rPr>
                <w:sz w:val="16"/>
                <w:szCs w:val="16"/>
              </w:rPr>
            </w:pPr>
            <w:r w:rsidRPr="005A3A32">
              <w:rPr>
                <w:sz w:val="16"/>
                <w:szCs w:val="16"/>
              </w:rPr>
              <w:t>$6,862,500</w:t>
            </w:r>
          </w:p>
        </w:tc>
        <w:tc>
          <w:tcPr>
            <w:tcW w:w="1125" w:type="dxa"/>
            <w:noWrap/>
            <w:vAlign w:val="center"/>
            <w:hideMark/>
          </w:tcPr>
          <w:p w14:paraId="281DFC6B" w14:textId="77777777" w:rsidR="00174D48" w:rsidRPr="005A3A32" w:rsidRDefault="00174D48" w:rsidP="00174D48">
            <w:pPr>
              <w:jc w:val="center"/>
              <w:rPr>
                <w:sz w:val="16"/>
                <w:szCs w:val="16"/>
              </w:rPr>
            </w:pPr>
            <w:r w:rsidRPr="005A3A32">
              <w:rPr>
                <w:sz w:val="16"/>
                <w:szCs w:val="16"/>
              </w:rPr>
              <w:t>$5,700,000</w:t>
            </w:r>
          </w:p>
        </w:tc>
        <w:tc>
          <w:tcPr>
            <w:tcW w:w="1170" w:type="dxa"/>
            <w:noWrap/>
            <w:vAlign w:val="center"/>
            <w:hideMark/>
          </w:tcPr>
          <w:p w14:paraId="21695D41" w14:textId="77777777" w:rsidR="00174D48" w:rsidRPr="005A3A32" w:rsidRDefault="00174D48" w:rsidP="00174D48">
            <w:pPr>
              <w:jc w:val="center"/>
              <w:rPr>
                <w:sz w:val="16"/>
                <w:szCs w:val="16"/>
              </w:rPr>
            </w:pPr>
            <w:r w:rsidRPr="005A3A32">
              <w:rPr>
                <w:sz w:val="16"/>
                <w:szCs w:val="16"/>
              </w:rPr>
              <w:t>$4,312,500</w:t>
            </w:r>
          </w:p>
        </w:tc>
        <w:tc>
          <w:tcPr>
            <w:tcW w:w="1170" w:type="dxa"/>
            <w:noWrap/>
            <w:vAlign w:val="center"/>
            <w:hideMark/>
          </w:tcPr>
          <w:p w14:paraId="622B4BEC" w14:textId="77777777" w:rsidR="00174D48" w:rsidRPr="005A3A32" w:rsidRDefault="00174D48" w:rsidP="00174D48">
            <w:pPr>
              <w:jc w:val="center"/>
              <w:rPr>
                <w:sz w:val="16"/>
                <w:szCs w:val="16"/>
              </w:rPr>
            </w:pPr>
            <w:r w:rsidRPr="005A3A32">
              <w:rPr>
                <w:sz w:val="16"/>
                <w:szCs w:val="16"/>
              </w:rPr>
              <w:t>$2,812,500</w:t>
            </w:r>
          </w:p>
        </w:tc>
        <w:tc>
          <w:tcPr>
            <w:tcW w:w="1180" w:type="dxa"/>
          </w:tcPr>
          <w:p w14:paraId="320C7740" w14:textId="77777777" w:rsidR="00174D48" w:rsidRPr="005A3A32" w:rsidRDefault="00174D48" w:rsidP="00174D48">
            <w:pPr>
              <w:jc w:val="center"/>
            </w:pPr>
            <w:r w:rsidRPr="005A3A32">
              <w:rPr>
                <w:sz w:val="16"/>
                <w:szCs w:val="16"/>
              </w:rPr>
              <w:t>$1,725,000</w:t>
            </w:r>
          </w:p>
        </w:tc>
        <w:tc>
          <w:tcPr>
            <w:tcW w:w="1260" w:type="dxa"/>
            <w:noWrap/>
            <w:vAlign w:val="center"/>
            <w:hideMark/>
          </w:tcPr>
          <w:p w14:paraId="234795EA" w14:textId="77777777" w:rsidR="00174D48" w:rsidRPr="005A3A32" w:rsidRDefault="00174D48" w:rsidP="00174D48">
            <w:pPr>
              <w:jc w:val="center"/>
              <w:rPr>
                <w:sz w:val="16"/>
                <w:szCs w:val="16"/>
              </w:rPr>
            </w:pPr>
            <w:r w:rsidRPr="005A3A32">
              <w:rPr>
                <w:sz w:val="16"/>
                <w:szCs w:val="16"/>
              </w:rPr>
              <w:t>$1,500,000</w:t>
            </w:r>
          </w:p>
        </w:tc>
      </w:tr>
      <w:tr w:rsidR="00174D48" w:rsidRPr="005A3A32" w14:paraId="61A8F1C3" w14:textId="77777777" w:rsidTr="00174D48">
        <w:trPr>
          <w:trHeight w:val="216"/>
          <w:jc w:val="center"/>
        </w:trPr>
        <w:tc>
          <w:tcPr>
            <w:tcW w:w="1425" w:type="dxa"/>
            <w:noWrap/>
            <w:vAlign w:val="center"/>
            <w:hideMark/>
          </w:tcPr>
          <w:p w14:paraId="49E6364C" w14:textId="77777777" w:rsidR="00174D48" w:rsidRPr="005A3A32" w:rsidRDefault="00174D48" w:rsidP="00174D48">
            <w:pPr>
              <w:jc w:val="center"/>
              <w:rPr>
                <w:sz w:val="16"/>
                <w:szCs w:val="16"/>
              </w:rPr>
            </w:pPr>
            <w:r w:rsidRPr="005A3A32">
              <w:rPr>
                <w:sz w:val="16"/>
                <w:szCs w:val="16"/>
              </w:rPr>
              <w:t>231'-279’</w:t>
            </w:r>
          </w:p>
        </w:tc>
        <w:tc>
          <w:tcPr>
            <w:tcW w:w="1016" w:type="dxa"/>
            <w:noWrap/>
            <w:vAlign w:val="center"/>
            <w:hideMark/>
          </w:tcPr>
          <w:p w14:paraId="1FBDD408" w14:textId="77777777" w:rsidR="00174D48" w:rsidRPr="005A3A32" w:rsidRDefault="00174D48" w:rsidP="00174D48">
            <w:pPr>
              <w:jc w:val="center"/>
              <w:rPr>
                <w:sz w:val="16"/>
                <w:szCs w:val="16"/>
              </w:rPr>
            </w:pPr>
            <w:r w:rsidRPr="005A3A32">
              <w:rPr>
                <w:sz w:val="16"/>
                <w:szCs w:val="16"/>
              </w:rPr>
              <w:t>$8,500,000</w:t>
            </w:r>
          </w:p>
        </w:tc>
        <w:tc>
          <w:tcPr>
            <w:tcW w:w="864" w:type="dxa"/>
            <w:noWrap/>
            <w:vAlign w:val="center"/>
          </w:tcPr>
          <w:p w14:paraId="507C0940" w14:textId="77777777" w:rsidR="00174D48" w:rsidRPr="005A3A32" w:rsidRDefault="00174D48" w:rsidP="00174D48">
            <w:pPr>
              <w:jc w:val="center"/>
              <w:rPr>
                <w:sz w:val="16"/>
                <w:szCs w:val="16"/>
              </w:rPr>
            </w:pPr>
            <w:r w:rsidRPr="005A3A32">
              <w:rPr>
                <w:sz w:val="16"/>
                <w:szCs w:val="16"/>
              </w:rPr>
              <w:t>6500</w:t>
            </w:r>
          </w:p>
        </w:tc>
        <w:tc>
          <w:tcPr>
            <w:tcW w:w="1016" w:type="dxa"/>
            <w:noWrap/>
            <w:vAlign w:val="center"/>
            <w:hideMark/>
          </w:tcPr>
          <w:p w14:paraId="417BCDFE" w14:textId="77777777" w:rsidR="00174D48" w:rsidRPr="005A3A32" w:rsidRDefault="00174D48" w:rsidP="00174D48">
            <w:pPr>
              <w:jc w:val="center"/>
              <w:rPr>
                <w:sz w:val="16"/>
                <w:szCs w:val="16"/>
              </w:rPr>
            </w:pPr>
            <w:r w:rsidRPr="005A3A32">
              <w:rPr>
                <w:sz w:val="16"/>
                <w:szCs w:val="16"/>
              </w:rPr>
              <w:t>$7,777,500</w:t>
            </w:r>
          </w:p>
        </w:tc>
        <w:tc>
          <w:tcPr>
            <w:tcW w:w="1125" w:type="dxa"/>
            <w:noWrap/>
            <w:vAlign w:val="center"/>
            <w:hideMark/>
          </w:tcPr>
          <w:p w14:paraId="459A58C6" w14:textId="77777777" w:rsidR="00174D48" w:rsidRPr="005A3A32" w:rsidRDefault="00174D48" w:rsidP="00174D48">
            <w:pPr>
              <w:jc w:val="center"/>
              <w:rPr>
                <w:sz w:val="16"/>
                <w:szCs w:val="16"/>
              </w:rPr>
            </w:pPr>
            <w:r w:rsidRPr="005A3A32">
              <w:rPr>
                <w:sz w:val="16"/>
                <w:szCs w:val="16"/>
              </w:rPr>
              <w:t>$6,460,000</w:t>
            </w:r>
          </w:p>
        </w:tc>
        <w:tc>
          <w:tcPr>
            <w:tcW w:w="1170" w:type="dxa"/>
            <w:noWrap/>
            <w:vAlign w:val="center"/>
            <w:hideMark/>
          </w:tcPr>
          <w:p w14:paraId="4D4C730E" w14:textId="77777777" w:rsidR="00174D48" w:rsidRPr="005A3A32" w:rsidRDefault="00174D48" w:rsidP="00174D48">
            <w:pPr>
              <w:jc w:val="center"/>
              <w:rPr>
                <w:sz w:val="16"/>
                <w:szCs w:val="16"/>
              </w:rPr>
            </w:pPr>
            <w:r w:rsidRPr="005A3A32">
              <w:rPr>
                <w:sz w:val="16"/>
                <w:szCs w:val="16"/>
              </w:rPr>
              <w:t>$4,887,500</w:t>
            </w:r>
          </w:p>
        </w:tc>
        <w:tc>
          <w:tcPr>
            <w:tcW w:w="1170" w:type="dxa"/>
            <w:noWrap/>
            <w:vAlign w:val="center"/>
            <w:hideMark/>
          </w:tcPr>
          <w:p w14:paraId="08E6B2BC" w14:textId="77777777" w:rsidR="00174D48" w:rsidRPr="005A3A32" w:rsidRDefault="00174D48" w:rsidP="00174D48">
            <w:pPr>
              <w:jc w:val="center"/>
              <w:rPr>
                <w:sz w:val="16"/>
                <w:szCs w:val="16"/>
              </w:rPr>
            </w:pPr>
            <w:r w:rsidRPr="005A3A32">
              <w:rPr>
                <w:sz w:val="16"/>
                <w:szCs w:val="16"/>
              </w:rPr>
              <w:t>$3,187,500</w:t>
            </w:r>
          </w:p>
        </w:tc>
        <w:tc>
          <w:tcPr>
            <w:tcW w:w="1180" w:type="dxa"/>
          </w:tcPr>
          <w:p w14:paraId="15639730" w14:textId="77777777" w:rsidR="00174D48" w:rsidRPr="005A3A32" w:rsidRDefault="00174D48" w:rsidP="00174D48">
            <w:pPr>
              <w:jc w:val="center"/>
            </w:pPr>
            <w:r w:rsidRPr="005A3A32">
              <w:rPr>
                <w:sz w:val="16"/>
                <w:szCs w:val="16"/>
              </w:rPr>
              <w:t>$1,955,000</w:t>
            </w:r>
          </w:p>
        </w:tc>
        <w:tc>
          <w:tcPr>
            <w:tcW w:w="1260" w:type="dxa"/>
            <w:noWrap/>
            <w:vAlign w:val="center"/>
            <w:hideMark/>
          </w:tcPr>
          <w:p w14:paraId="28ABCB74" w14:textId="77777777" w:rsidR="00174D48" w:rsidRPr="005A3A32" w:rsidRDefault="00174D48" w:rsidP="00174D48">
            <w:pPr>
              <w:jc w:val="center"/>
              <w:rPr>
                <w:sz w:val="16"/>
                <w:szCs w:val="16"/>
              </w:rPr>
            </w:pPr>
            <w:r w:rsidRPr="005A3A32">
              <w:rPr>
                <w:sz w:val="16"/>
                <w:szCs w:val="16"/>
              </w:rPr>
              <w:t>$1,700,000</w:t>
            </w:r>
          </w:p>
        </w:tc>
      </w:tr>
      <w:tr w:rsidR="00174D48" w:rsidRPr="005A3A32" w14:paraId="689F792F" w14:textId="77777777" w:rsidTr="00174D48">
        <w:trPr>
          <w:trHeight w:val="216"/>
          <w:jc w:val="center"/>
        </w:trPr>
        <w:tc>
          <w:tcPr>
            <w:tcW w:w="1425" w:type="dxa"/>
            <w:noWrap/>
            <w:vAlign w:val="center"/>
          </w:tcPr>
          <w:p w14:paraId="294FB0C4" w14:textId="77777777" w:rsidR="00174D48" w:rsidRPr="005A3A32" w:rsidRDefault="00174D48" w:rsidP="00174D48">
            <w:pPr>
              <w:jc w:val="center"/>
              <w:rPr>
                <w:sz w:val="16"/>
                <w:szCs w:val="16"/>
              </w:rPr>
            </w:pPr>
            <w:r w:rsidRPr="005A3A32">
              <w:rPr>
                <w:sz w:val="16"/>
                <w:szCs w:val="16"/>
              </w:rPr>
              <w:t>280’-299’</w:t>
            </w:r>
          </w:p>
        </w:tc>
        <w:tc>
          <w:tcPr>
            <w:tcW w:w="1016" w:type="dxa"/>
            <w:noWrap/>
          </w:tcPr>
          <w:p w14:paraId="713D0A65" w14:textId="77777777" w:rsidR="00174D48" w:rsidRPr="005A3A32" w:rsidRDefault="00174D48" w:rsidP="00174D48">
            <w:pPr>
              <w:jc w:val="center"/>
            </w:pPr>
            <w:r w:rsidRPr="005A3A32">
              <w:rPr>
                <w:sz w:val="16"/>
                <w:szCs w:val="16"/>
              </w:rPr>
              <w:t>$12,200,000</w:t>
            </w:r>
          </w:p>
        </w:tc>
        <w:tc>
          <w:tcPr>
            <w:tcW w:w="864" w:type="dxa"/>
            <w:noWrap/>
            <w:vAlign w:val="center"/>
          </w:tcPr>
          <w:p w14:paraId="4DC4B190" w14:textId="77777777" w:rsidR="00174D48" w:rsidRPr="005A3A32" w:rsidRDefault="00174D48" w:rsidP="00174D48">
            <w:pPr>
              <w:jc w:val="center"/>
              <w:rPr>
                <w:sz w:val="16"/>
                <w:szCs w:val="16"/>
              </w:rPr>
            </w:pPr>
            <w:r w:rsidRPr="005A3A32">
              <w:rPr>
                <w:sz w:val="16"/>
                <w:szCs w:val="16"/>
              </w:rPr>
              <w:t>10000</w:t>
            </w:r>
          </w:p>
        </w:tc>
        <w:tc>
          <w:tcPr>
            <w:tcW w:w="1016" w:type="dxa"/>
            <w:noWrap/>
          </w:tcPr>
          <w:p w14:paraId="0DDCB84F" w14:textId="77777777" w:rsidR="00174D48" w:rsidRPr="005A3A32" w:rsidRDefault="00174D48" w:rsidP="00174D48">
            <w:pPr>
              <w:jc w:val="center"/>
            </w:pPr>
            <w:r w:rsidRPr="005A3A32">
              <w:rPr>
                <w:sz w:val="16"/>
                <w:szCs w:val="16"/>
              </w:rPr>
              <w:t>$11,163,000</w:t>
            </w:r>
          </w:p>
        </w:tc>
        <w:tc>
          <w:tcPr>
            <w:tcW w:w="1125" w:type="dxa"/>
            <w:noWrap/>
          </w:tcPr>
          <w:p w14:paraId="67975DC1" w14:textId="77777777" w:rsidR="00174D48" w:rsidRPr="005A3A32" w:rsidRDefault="00174D48" w:rsidP="00174D48">
            <w:pPr>
              <w:jc w:val="center"/>
            </w:pPr>
            <w:r w:rsidRPr="005A3A32">
              <w:rPr>
                <w:sz w:val="16"/>
                <w:szCs w:val="16"/>
              </w:rPr>
              <w:t>$9,272,000</w:t>
            </w:r>
          </w:p>
        </w:tc>
        <w:tc>
          <w:tcPr>
            <w:tcW w:w="1170" w:type="dxa"/>
            <w:noWrap/>
          </w:tcPr>
          <w:p w14:paraId="34F491A7" w14:textId="77777777" w:rsidR="00174D48" w:rsidRPr="005A3A32" w:rsidRDefault="00174D48" w:rsidP="00174D48">
            <w:pPr>
              <w:jc w:val="center"/>
            </w:pPr>
            <w:r w:rsidRPr="005A3A32">
              <w:rPr>
                <w:sz w:val="16"/>
                <w:szCs w:val="16"/>
              </w:rPr>
              <w:t>$7,015,000</w:t>
            </w:r>
          </w:p>
        </w:tc>
        <w:tc>
          <w:tcPr>
            <w:tcW w:w="1170" w:type="dxa"/>
            <w:noWrap/>
          </w:tcPr>
          <w:p w14:paraId="258473A9" w14:textId="77777777" w:rsidR="00174D48" w:rsidRPr="005A3A32" w:rsidRDefault="00174D48" w:rsidP="00174D48">
            <w:pPr>
              <w:jc w:val="center"/>
            </w:pPr>
            <w:r w:rsidRPr="005A3A32">
              <w:rPr>
                <w:sz w:val="16"/>
                <w:szCs w:val="16"/>
              </w:rPr>
              <w:t>$4,575,000</w:t>
            </w:r>
          </w:p>
        </w:tc>
        <w:tc>
          <w:tcPr>
            <w:tcW w:w="1180" w:type="dxa"/>
          </w:tcPr>
          <w:p w14:paraId="6555D284" w14:textId="77777777" w:rsidR="00174D48" w:rsidRPr="005A3A32" w:rsidRDefault="00174D48" w:rsidP="00174D48">
            <w:pPr>
              <w:jc w:val="center"/>
            </w:pPr>
            <w:r w:rsidRPr="005A3A32">
              <w:rPr>
                <w:sz w:val="16"/>
                <w:szCs w:val="16"/>
              </w:rPr>
              <w:t>$2,806,000</w:t>
            </w:r>
          </w:p>
        </w:tc>
        <w:tc>
          <w:tcPr>
            <w:tcW w:w="1260" w:type="dxa"/>
            <w:noWrap/>
          </w:tcPr>
          <w:p w14:paraId="2879EDAB" w14:textId="77777777" w:rsidR="00174D48" w:rsidRPr="005A3A32" w:rsidRDefault="00174D48" w:rsidP="00174D48">
            <w:pPr>
              <w:jc w:val="center"/>
            </w:pPr>
            <w:r w:rsidRPr="005A3A32">
              <w:rPr>
                <w:sz w:val="16"/>
                <w:szCs w:val="16"/>
              </w:rPr>
              <w:t>$2,440,000</w:t>
            </w:r>
          </w:p>
        </w:tc>
      </w:tr>
      <w:tr w:rsidR="00174D48" w:rsidRPr="005A3A32" w14:paraId="30F2C9D4" w14:textId="77777777" w:rsidTr="00174D48">
        <w:trPr>
          <w:trHeight w:val="216"/>
          <w:jc w:val="center"/>
        </w:trPr>
        <w:tc>
          <w:tcPr>
            <w:tcW w:w="1425" w:type="dxa"/>
            <w:noWrap/>
            <w:vAlign w:val="center"/>
          </w:tcPr>
          <w:p w14:paraId="48F8E587" w14:textId="77777777" w:rsidR="00174D48" w:rsidRPr="005A3A32" w:rsidRDefault="00174D48" w:rsidP="00174D48">
            <w:pPr>
              <w:jc w:val="center"/>
              <w:rPr>
                <w:sz w:val="16"/>
                <w:szCs w:val="16"/>
              </w:rPr>
            </w:pPr>
            <w:r w:rsidRPr="005A3A32">
              <w:rPr>
                <w:sz w:val="16"/>
                <w:szCs w:val="16"/>
              </w:rPr>
              <w:t>300’-319’</w:t>
            </w:r>
          </w:p>
        </w:tc>
        <w:tc>
          <w:tcPr>
            <w:tcW w:w="1016" w:type="dxa"/>
            <w:noWrap/>
          </w:tcPr>
          <w:p w14:paraId="0F8A43A3" w14:textId="77777777" w:rsidR="00174D48" w:rsidRPr="005A3A32" w:rsidRDefault="00174D48" w:rsidP="00174D48">
            <w:pPr>
              <w:jc w:val="center"/>
            </w:pPr>
            <w:r w:rsidRPr="005A3A32">
              <w:rPr>
                <w:sz w:val="16"/>
                <w:szCs w:val="16"/>
              </w:rPr>
              <w:t>$18,000,000</w:t>
            </w:r>
          </w:p>
        </w:tc>
        <w:tc>
          <w:tcPr>
            <w:tcW w:w="864" w:type="dxa"/>
            <w:noWrap/>
            <w:vAlign w:val="center"/>
          </w:tcPr>
          <w:p w14:paraId="465184A7" w14:textId="77777777" w:rsidR="00174D48" w:rsidRPr="005A3A32" w:rsidRDefault="00174D48" w:rsidP="00174D48">
            <w:pPr>
              <w:jc w:val="center"/>
              <w:rPr>
                <w:sz w:val="16"/>
                <w:szCs w:val="16"/>
              </w:rPr>
            </w:pPr>
            <w:r w:rsidRPr="005A3A32">
              <w:rPr>
                <w:sz w:val="16"/>
                <w:szCs w:val="16"/>
              </w:rPr>
              <w:t>12000</w:t>
            </w:r>
          </w:p>
        </w:tc>
        <w:tc>
          <w:tcPr>
            <w:tcW w:w="1016" w:type="dxa"/>
            <w:noWrap/>
          </w:tcPr>
          <w:p w14:paraId="405ADC99" w14:textId="77777777" w:rsidR="00174D48" w:rsidRPr="005A3A32" w:rsidRDefault="00174D48" w:rsidP="00174D48">
            <w:pPr>
              <w:jc w:val="center"/>
            </w:pPr>
            <w:r w:rsidRPr="005A3A32">
              <w:rPr>
                <w:sz w:val="16"/>
                <w:szCs w:val="16"/>
              </w:rPr>
              <w:t>$16,470,000</w:t>
            </w:r>
          </w:p>
        </w:tc>
        <w:tc>
          <w:tcPr>
            <w:tcW w:w="1125" w:type="dxa"/>
            <w:noWrap/>
          </w:tcPr>
          <w:p w14:paraId="78CDC2EE" w14:textId="77777777" w:rsidR="00174D48" w:rsidRPr="005A3A32" w:rsidRDefault="00174D48" w:rsidP="00174D48">
            <w:pPr>
              <w:jc w:val="center"/>
            </w:pPr>
            <w:r w:rsidRPr="005A3A32">
              <w:rPr>
                <w:sz w:val="16"/>
                <w:szCs w:val="16"/>
              </w:rPr>
              <w:t>$13,680,000</w:t>
            </w:r>
          </w:p>
        </w:tc>
        <w:tc>
          <w:tcPr>
            <w:tcW w:w="1170" w:type="dxa"/>
            <w:noWrap/>
          </w:tcPr>
          <w:p w14:paraId="08BC0D24" w14:textId="77777777" w:rsidR="00174D48" w:rsidRPr="005A3A32" w:rsidRDefault="00174D48" w:rsidP="00174D48">
            <w:pPr>
              <w:jc w:val="center"/>
            </w:pPr>
            <w:r w:rsidRPr="005A3A32">
              <w:rPr>
                <w:sz w:val="16"/>
                <w:szCs w:val="16"/>
              </w:rPr>
              <w:t>$10,350,000</w:t>
            </w:r>
          </w:p>
        </w:tc>
        <w:tc>
          <w:tcPr>
            <w:tcW w:w="1170" w:type="dxa"/>
            <w:noWrap/>
          </w:tcPr>
          <w:p w14:paraId="3150C81D" w14:textId="77777777" w:rsidR="00174D48" w:rsidRPr="005A3A32" w:rsidRDefault="00174D48" w:rsidP="00174D48">
            <w:pPr>
              <w:jc w:val="center"/>
            </w:pPr>
            <w:r w:rsidRPr="005A3A32">
              <w:rPr>
                <w:sz w:val="16"/>
                <w:szCs w:val="16"/>
              </w:rPr>
              <w:t>$6,750,000</w:t>
            </w:r>
          </w:p>
        </w:tc>
        <w:tc>
          <w:tcPr>
            <w:tcW w:w="1180" w:type="dxa"/>
          </w:tcPr>
          <w:p w14:paraId="0319D68F" w14:textId="77777777" w:rsidR="00174D48" w:rsidRPr="005A3A32" w:rsidRDefault="00174D48" w:rsidP="00174D48">
            <w:pPr>
              <w:jc w:val="center"/>
            </w:pPr>
            <w:r w:rsidRPr="005A3A32">
              <w:rPr>
                <w:sz w:val="16"/>
                <w:szCs w:val="16"/>
              </w:rPr>
              <w:t>$4,140,000</w:t>
            </w:r>
          </w:p>
        </w:tc>
        <w:tc>
          <w:tcPr>
            <w:tcW w:w="1260" w:type="dxa"/>
            <w:noWrap/>
          </w:tcPr>
          <w:p w14:paraId="1148CD25" w14:textId="77777777" w:rsidR="00174D48" w:rsidRPr="005A3A32" w:rsidRDefault="00174D48" w:rsidP="00174D48">
            <w:pPr>
              <w:jc w:val="center"/>
            </w:pPr>
            <w:r w:rsidRPr="005A3A32">
              <w:rPr>
                <w:sz w:val="16"/>
                <w:szCs w:val="16"/>
              </w:rPr>
              <w:t>$3,600,000</w:t>
            </w:r>
          </w:p>
        </w:tc>
      </w:tr>
      <w:tr w:rsidR="00174D48" w:rsidRPr="005A3A32" w14:paraId="69E2C6A3" w14:textId="77777777" w:rsidTr="00174D48">
        <w:trPr>
          <w:trHeight w:val="216"/>
          <w:jc w:val="center"/>
        </w:trPr>
        <w:tc>
          <w:tcPr>
            <w:tcW w:w="1425" w:type="dxa"/>
            <w:noWrap/>
            <w:vAlign w:val="center"/>
          </w:tcPr>
          <w:p w14:paraId="6D359C22" w14:textId="77777777" w:rsidR="00174D48" w:rsidRPr="005A3A32" w:rsidRDefault="00174D48" w:rsidP="00174D48">
            <w:pPr>
              <w:jc w:val="center"/>
              <w:rPr>
                <w:sz w:val="16"/>
                <w:szCs w:val="16"/>
              </w:rPr>
            </w:pPr>
            <w:r w:rsidRPr="005A3A32">
              <w:rPr>
                <w:sz w:val="16"/>
                <w:szCs w:val="16"/>
              </w:rPr>
              <w:t>320’ +</w:t>
            </w:r>
          </w:p>
        </w:tc>
        <w:tc>
          <w:tcPr>
            <w:tcW w:w="1016" w:type="dxa"/>
            <w:noWrap/>
          </w:tcPr>
          <w:p w14:paraId="3CB3C78D" w14:textId="77777777" w:rsidR="00174D48" w:rsidRPr="005A3A32" w:rsidRDefault="00174D48" w:rsidP="00174D48">
            <w:pPr>
              <w:jc w:val="center"/>
            </w:pPr>
            <w:r w:rsidRPr="005A3A32">
              <w:rPr>
                <w:sz w:val="16"/>
                <w:szCs w:val="16"/>
              </w:rPr>
              <w:t>$22,000,000</w:t>
            </w:r>
          </w:p>
        </w:tc>
        <w:tc>
          <w:tcPr>
            <w:tcW w:w="864" w:type="dxa"/>
            <w:noWrap/>
            <w:vAlign w:val="center"/>
          </w:tcPr>
          <w:p w14:paraId="57FB4829" w14:textId="77777777" w:rsidR="00174D48" w:rsidRPr="005A3A32" w:rsidRDefault="00174D48" w:rsidP="00174D48">
            <w:pPr>
              <w:jc w:val="center"/>
              <w:rPr>
                <w:sz w:val="16"/>
                <w:szCs w:val="16"/>
              </w:rPr>
            </w:pPr>
            <w:r w:rsidRPr="005A3A32">
              <w:rPr>
                <w:sz w:val="16"/>
                <w:szCs w:val="16"/>
              </w:rPr>
              <w:t>14000</w:t>
            </w:r>
          </w:p>
        </w:tc>
        <w:tc>
          <w:tcPr>
            <w:tcW w:w="1016" w:type="dxa"/>
            <w:noWrap/>
          </w:tcPr>
          <w:p w14:paraId="5E0C21DD" w14:textId="77777777" w:rsidR="00174D48" w:rsidRPr="005A3A32" w:rsidRDefault="00174D48" w:rsidP="00174D48">
            <w:pPr>
              <w:jc w:val="center"/>
            </w:pPr>
            <w:r w:rsidRPr="005A3A32">
              <w:rPr>
                <w:sz w:val="16"/>
                <w:szCs w:val="16"/>
              </w:rPr>
              <w:t>$20,130,000</w:t>
            </w:r>
          </w:p>
        </w:tc>
        <w:tc>
          <w:tcPr>
            <w:tcW w:w="1125" w:type="dxa"/>
            <w:noWrap/>
          </w:tcPr>
          <w:p w14:paraId="127BF461" w14:textId="77777777" w:rsidR="00174D48" w:rsidRPr="005A3A32" w:rsidRDefault="00174D48" w:rsidP="00174D48">
            <w:pPr>
              <w:jc w:val="center"/>
            </w:pPr>
            <w:r w:rsidRPr="005A3A32">
              <w:rPr>
                <w:sz w:val="16"/>
                <w:szCs w:val="16"/>
              </w:rPr>
              <w:t>$16,720,000</w:t>
            </w:r>
          </w:p>
        </w:tc>
        <w:tc>
          <w:tcPr>
            <w:tcW w:w="1170" w:type="dxa"/>
            <w:noWrap/>
          </w:tcPr>
          <w:p w14:paraId="385ADF97" w14:textId="77777777" w:rsidR="00174D48" w:rsidRPr="005A3A32" w:rsidRDefault="00174D48" w:rsidP="00174D48">
            <w:pPr>
              <w:jc w:val="center"/>
            </w:pPr>
            <w:r w:rsidRPr="005A3A32">
              <w:rPr>
                <w:sz w:val="16"/>
                <w:szCs w:val="16"/>
              </w:rPr>
              <w:t>$12,650,000</w:t>
            </w:r>
          </w:p>
        </w:tc>
        <w:tc>
          <w:tcPr>
            <w:tcW w:w="1170" w:type="dxa"/>
            <w:noWrap/>
          </w:tcPr>
          <w:p w14:paraId="11408018" w14:textId="77777777" w:rsidR="00174D48" w:rsidRPr="005A3A32" w:rsidRDefault="00174D48" w:rsidP="00174D48">
            <w:pPr>
              <w:jc w:val="center"/>
            </w:pPr>
            <w:r w:rsidRPr="005A3A32">
              <w:rPr>
                <w:sz w:val="16"/>
                <w:szCs w:val="16"/>
              </w:rPr>
              <w:t>$8,250,000</w:t>
            </w:r>
          </w:p>
        </w:tc>
        <w:tc>
          <w:tcPr>
            <w:tcW w:w="1180" w:type="dxa"/>
          </w:tcPr>
          <w:p w14:paraId="727EE332" w14:textId="77777777" w:rsidR="00174D48" w:rsidRPr="005A3A32" w:rsidRDefault="00174D48" w:rsidP="00174D48">
            <w:pPr>
              <w:jc w:val="center"/>
            </w:pPr>
            <w:r w:rsidRPr="005A3A32">
              <w:rPr>
                <w:sz w:val="16"/>
                <w:szCs w:val="16"/>
              </w:rPr>
              <w:t>$5,060,000</w:t>
            </w:r>
          </w:p>
        </w:tc>
        <w:tc>
          <w:tcPr>
            <w:tcW w:w="1260" w:type="dxa"/>
            <w:noWrap/>
          </w:tcPr>
          <w:p w14:paraId="08DEE423" w14:textId="77777777" w:rsidR="00174D48" w:rsidRPr="005A3A32" w:rsidRDefault="00174D48" w:rsidP="00174D48">
            <w:pPr>
              <w:jc w:val="center"/>
            </w:pPr>
            <w:r w:rsidRPr="005A3A32">
              <w:rPr>
                <w:sz w:val="16"/>
                <w:szCs w:val="16"/>
              </w:rPr>
              <w:t>$4,400,000</w:t>
            </w:r>
          </w:p>
        </w:tc>
      </w:tr>
      <w:tr w:rsidR="00174D48" w:rsidRPr="005A3A32" w14:paraId="4E69D1B1" w14:textId="77777777" w:rsidTr="00174D48">
        <w:trPr>
          <w:trHeight w:val="216"/>
          <w:jc w:val="center"/>
        </w:trPr>
        <w:tc>
          <w:tcPr>
            <w:tcW w:w="10226" w:type="dxa"/>
            <w:gridSpan w:val="9"/>
          </w:tcPr>
          <w:p w14:paraId="3BEB56B2" w14:textId="77777777" w:rsidR="00174D48" w:rsidRPr="005A3A32" w:rsidRDefault="00174D48" w:rsidP="00174D48">
            <w:pPr>
              <w:jc w:val="center"/>
              <w:rPr>
                <w:sz w:val="16"/>
                <w:szCs w:val="16"/>
              </w:rPr>
            </w:pPr>
            <w:r w:rsidRPr="005A3A32">
              <w:rPr>
                <w:sz w:val="16"/>
                <w:szCs w:val="16"/>
              </w:rPr>
              <w:t>Utility</w:t>
            </w:r>
          </w:p>
        </w:tc>
      </w:tr>
      <w:tr w:rsidR="00174D48" w:rsidRPr="005A3A32" w14:paraId="427367B3" w14:textId="77777777" w:rsidTr="00174D48">
        <w:trPr>
          <w:trHeight w:val="216"/>
          <w:jc w:val="center"/>
        </w:trPr>
        <w:tc>
          <w:tcPr>
            <w:tcW w:w="1425" w:type="dxa"/>
            <w:noWrap/>
            <w:vAlign w:val="center"/>
            <w:hideMark/>
          </w:tcPr>
          <w:p w14:paraId="4C9E43C6" w14:textId="77777777" w:rsidR="00174D48" w:rsidRPr="005A3A32" w:rsidRDefault="00174D48" w:rsidP="00174D48">
            <w:pPr>
              <w:jc w:val="center"/>
              <w:rPr>
                <w:sz w:val="16"/>
                <w:szCs w:val="16"/>
              </w:rPr>
            </w:pPr>
            <w:r w:rsidRPr="005A3A32">
              <w:rPr>
                <w:sz w:val="16"/>
                <w:szCs w:val="16"/>
              </w:rPr>
              <w:t>119' &amp; Below</w:t>
            </w:r>
          </w:p>
        </w:tc>
        <w:tc>
          <w:tcPr>
            <w:tcW w:w="1016" w:type="dxa"/>
            <w:noWrap/>
            <w:vAlign w:val="center"/>
            <w:hideMark/>
          </w:tcPr>
          <w:p w14:paraId="6E9ADFEA" w14:textId="77777777" w:rsidR="00174D48" w:rsidRPr="005A3A32" w:rsidRDefault="00174D48" w:rsidP="00174D48">
            <w:pPr>
              <w:jc w:val="center"/>
              <w:rPr>
                <w:sz w:val="16"/>
                <w:szCs w:val="16"/>
              </w:rPr>
            </w:pPr>
            <w:r w:rsidRPr="005A3A32">
              <w:rPr>
                <w:sz w:val="16"/>
                <w:szCs w:val="16"/>
              </w:rPr>
              <w:t>$1,137,000</w:t>
            </w:r>
          </w:p>
        </w:tc>
        <w:tc>
          <w:tcPr>
            <w:tcW w:w="864" w:type="dxa"/>
            <w:noWrap/>
            <w:vAlign w:val="center"/>
          </w:tcPr>
          <w:p w14:paraId="468CFDCE" w14:textId="77777777" w:rsidR="00174D48" w:rsidRPr="005A3A32" w:rsidRDefault="00174D48" w:rsidP="00174D48">
            <w:pPr>
              <w:jc w:val="center"/>
              <w:rPr>
                <w:sz w:val="16"/>
                <w:szCs w:val="16"/>
              </w:rPr>
            </w:pPr>
            <w:r w:rsidRPr="005A3A32">
              <w:rPr>
                <w:sz w:val="16"/>
                <w:szCs w:val="16"/>
              </w:rPr>
              <w:t>3000</w:t>
            </w:r>
          </w:p>
        </w:tc>
        <w:tc>
          <w:tcPr>
            <w:tcW w:w="1016" w:type="dxa"/>
            <w:noWrap/>
            <w:vAlign w:val="center"/>
            <w:hideMark/>
          </w:tcPr>
          <w:p w14:paraId="29F1B3F6" w14:textId="77777777" w:rsidR="00174D48" w:rsidRPr="005A3A32" w:rsidRDefault="00174D48" w:rsidP="00174D48">
            <w:pPr>
              <w:jc w:val="center"/>
              <w:rPr>
                <w:sz w:val="16"/>
                <w:szCs w:val="16"/>
              </w:rPr>
            </w:pPr>
            <w:r w:rsidRPr="005A3A32">
              <w:rPr>
                <w:sz w:val="16"/>
                <w:szCs w:val="16"/>
              </w:rPr>
              <w:t>$1,040,355</w:t>
            </w:r>
          </w:p>
        </w:tc>
        <w:tc>
          <w:tcPr>
            <w:tcW w:w="1125" w:type="dxa"/>
            <w:noWrap/>
            <w:vAlign w:val="center"/>
            <w:hideMark/>
          </w:tcPr>
          <w:p w14:paraId="38919BF7" w14:textId="77777777" w:rsidR="00174D48" w:rsidRPr="005A3A32" w:rsidRDefault="00174D48" w:rsidP="00174D48">
            <w:pPr>
              <w:jc w:val="center"/>
              <w:rPr>
                <w:sz w:val="16"/>
                <w:szCs w:val="16"/>
              </w:rPr>
            </w:pPr>
            <w:r w:rsidRPr="005A3A32">
              <w:rPr>
                <w:sz w:val="16"/>
                <w:szCs w:val="16"/>
              </w:rPr>
              <w:t>$864,120</w:t>
            </w:r>
          </w:p>
        </w:tc>
        <w:tc>
          <w:tcPr>
            <w:tcW w:w="1170" w:type="dxa"/>
            <w:noWrap/>
            <w:vAlign w:val="center"/>
            <w:hideMark/>
          </w:tcPr>
          <w:p w14:paraId="45192407" w14:textId="77777777" w:rsidR="00174D48" w:rsidRPr="005A3A32" w:rsidRDefault="00174D48" w:rsidP="00174D48">
            <w:pPr>
              <w:jc w:val="center"/>
              <w:rPr>
                <w:sz w:val="16"/>
                <w:szCs w:val="16"/>
              </w:rPr>
            </w:pPr>
            <w:r w:rsidRPr="005A3A32">
              <w:rPr>
                <w:sz w:val="16"/>
                <w:szCs w:val="16"/>
              </w:rPr>
              <w:t>$653,775</w:t>
            </w:r>
          </w:p>
        </w:tc>
        <w:tc>
          <w:tcPr>
            <w:tcW w:w="1170" w:type="dxa"/>
            <w:noWrap/>
            <w:vAlign w:val="center"/>
            <w:hideMark/>
          </w:tcPr>
          <w:p w14:paraId="7087FD74" w14:textId="77777777" w:rsidR="00174D48" w:rsidRPr="005A3A32" w:rsidRDefault="00174D48" w:rsidP="00174D48">
            <w:pPr>
              <w:jc w:val="center"/>
              <w:rPr>
                <w:sz w:val="16"/>
                <w:szCs w:val="16"/>
              </w:rPr>
            </w:pPr>
            <w:r w:rsidRPr="005A3A32">
              <w:rPr>
                <w:sz w:val="16"/>
                <w:szCs w:val="16"/>
              </w:rPr>
              <w:t>$426,375</w:t>
            </w:r>
          </w:p>
        </w:tc>
        <w:tc>
          <w:tcPr>
            <w:tcW w:w="1180" w:type="dxa"/>
          </w:tcPr>
          <w:p w14:paraId="2C132DF9" w14:textId="77777777" w:rsidR="00174D48" w:rsidRPr="005A3A32" w:rsidRDefault="00174D48" w:rsidP="00174D48">
            <w:pPr>
              <w:jc w:val="center"/>
            </w:pPr>
            <w:r w:rsidRPr="005A3A32">
              <w:rPr>
                <w:sz w:val="16"/>
                <w:szCs w:val="16"/>
              </w:rPr>
              <w:t>$261,510</w:t>
            </w:r>
          </w:p>
        </w:tc>
        <w:tc>
          <w:tcPr>
            <w:tcW w:w="1260" w:type="dxa"/>
            <w:noWrap/>
            <w:vAlign w:val="center"/>
            <w:hideMark/>
          </w:tcPr>
          <w:p w14:paraId="76D77369" w14:textId="77777777" w:rsidR="00174D48" w:rsidRPr="005A3A32" w:rsidRDefault="00174D48" w:rsidP="00174D48">
            <w:pPr>
              <w:jc w:val="center"/>
              <w:rPr>
                <w:sz w:val="16"/>
                <w:szCs w:val="16"/>
              </w:rPr>
            </w:pPr>
            <w:r w:rsidRPr="005A3A32">
              <w:rPr>
                <w:sz w:val="16"/>
                <w:szCs w:val="16"/>
              </w:rPr>
              <w:t>$227,400</w:t>
            </w:r>
          </w:p>
        </w:tc>
      </w:tr>
      <w:tr w:rsidR="00174D48" w:rsidRPr="005A3A32" w14:paraId="263DF307" w14:textId="77777777" w:rsidTr="00174D48">
        <w:trPr>
          <w:trHeight w:val="216"/>
          <w:jc w:val="center"/>
        </w:trPr>
        <w:tc>
          <w:tcPr>
            <w:tcW w:w="1425" w:type="dxa"/>
            <w:noWrap/>
            <w:vAlign w:val="center"/>
            <w:hideMark/>
          </w:tcPr>
          <w:p w14:paraId="605E0EE0" w14:textId="77777777" w:rsidR="00174D48" w:rsidRPr="005A3A32" w:rsidRDefault="00174D48" w:rsidP="00174D48">
            <w:pPr>
              <w:jc w:val="center"/>
              <w:rPr>
                <w:sz w:val="16"/>
                <w:szCs w:val="16"/>
              </w:rPr>
            </w:pPr>
            <w:r w:rsidRPr="005A3A32">
              <w:rPr>
                <w:sz w:val="16"/>
                <w:szCs w:val="16"/>
              </w:rPr>
              <w:t>120'-139'</w:t>
            </w:r>
          </w:p>
        </w:tc>
        <w:tc>
          <w:tcPr>
            <w:tcW w:w="1016" w:type="dxa"/>
            <w:noWrap/>
            <w:vAlign w:val="center"/>
            <w:hideMark/>
          </w:tcPr>
          <w:p w14:paraId="136D80D8" w14:textId="77777777" w:rsidR="00174D48" w:rsidRPr="005A3A32" w:rsidRDefault="00174D48" w:rsidP="00174D48">
            <w:pPr>
              <w:jc w:val="center"/>
              <w:rPr>
                <w:sz w:val="16"/>
                <w:szCs w:val="16"/>
              </w:rPr>
            </w:pPr>
            <w:r w:rsidRPr="005A3A32">
              <w:rPr>
                <w:sz w:val="16"/>
                <w:szCs w:val="16"/>
              </w:rPr>
              <w:t>$1,606,000</w:t>
            </w:r>
          </w:p>
        </w:tc>
        <w:tc>
          <w:tcPr>
            <w:tcW w:w="864" w:type="dxa"/>
            <w:noWrap/>
            <w:vAlign w:val="center"/>
          </w:tcPr>
          <w:p w14:paraId="6AF48D4C" w14:textId="77777777" w:rsidR="00174D48" w:rsidRPr="005A3A32" w:rsidRDefault="00174D48" w:rsidP="00174D48">
            <w:pPr>
              <w:jc w:val="center"/>
              <w:rPr>
                <w:sz w:val="16"/>
                <w:szCs w:val="16"/>
              </w:rPr>
            </w:pPr>
            <w:r w:rsidRPr="005A3A32">
              <w:rPr>
                <w:sz w:val="16"/>
                <w:szCs w:val="16"/>
              </w:rPr>
              <w:t>3250</w:t>
            </w:r>
          </w:p>
        </w:tc>
        <w:tc>
          <w:tcPr>
            <w:tcW w:w="1016" w:type="dxa"/>
            <w:noWrap/>
            <w:vAlign w:val="center"/>
            <w:hideMark/>
          </w:tcPr>
          <w:p w14:paraId="42DD8A9B" w14:textId="77777777" w:rsidR="00174D48" w:rsidRPr="005A3A32" w:rsidRDefault="00174D48" w:rsidP="00174D48">
            <w:pPr>
              <w:jc w:val="center"/>
              <w:rPr>
                <w:sz w:val="16"/>
                <w:szCs w:val="16"/>
              </w:rPr>
            </w:pPr>
            <w:r w:rsidRPr="005A3A32">
              <w:rPr>
                <w:sz w:val="16"/>
                <w:szCs w:val="16"/>
              </w:rPr>
              <w:t>$1,469,490</w:t>
            </w:r>
          </w:p>
        </w:tc>
        <w:tc>
          <w:tcPr>
            <w:tcW w:w="1125" w:type="dxa"/>
            <w:noWrap/>
            <w:vAlign w:val="center"/>
            <w:hideMark/>
          </w:tcPr>
          <w:p w14:paraId="481B28A9" w14:textId="77777777" w:rsidR="00174D48" w:rsidRPr="005A3A32" w:rsidRDefault="00174D48" w:rsidP="00174D48">
            <w:pPr>
              <w:jc w:val="center"/>
              <w:rPr>
                <w:sz w:val="16"/>
                <w:szCs w:val="16"/>
              </w:rPr>
            </w:pPr>
            <w:r w:rsidRPr="005A3A32">
              <w:rPr>
                <w:sz w:val="16"/>
                <w:szCs w:val="16"/>
              </w:rPr>
              <w:t>$1,220,560</w:t>
            </w:r>
          </w:p>
        </w:tc>
        <w:tc>
          <w:tcPr>
            <w:tcW w:w="1170" w:type="dxa"/>
            <w:noWrap/>
            <w:vAlign w:val="center"/>
            <w:hideMark/>
          </w:tcPr>
          <w:p w14:paraId="54F3B8C1" w14:textId="77777777" w:rsidR="00174D48" w:rsidRPr="005A3A32" w:rsidRDefault="00174D48" w:rsidP="00174D48">
            <w:pPr>
              <w:jc w:val="center"/>
              <w:rPr>
                <w:sz w:val="16"/>
                <w:szCs w:val="16"/>
              </w:rPr>
            </w:pPr>
            <w:r w:rsidRPr="005A3A32">
              <w:rPr>
                <w:sz w:val="16"/>
                <w:szCs w:val="16"/>
              </w:rPr>
              <w:t>$923,450</w:t>
            </w:r>
          </w:p>
        </w:tc>
        <w:tc>
          <w:tcPr>
            <w:tcW w:w="1170" w:type="dxa"/>
            <w:noWrap/>
            <w:vAlign w:val="center"/>
            <w:hideMark/>
          </w:tcPr>
          <w:p w14:paraId="2503AA64" w14:textId="77777777" w:rsidR="00174D48" w:rsidRPr="005A3A32" w:rsidRDefault="00174D48" w:rsidP="00174D48">
            <w:pPr>
              <w:jc w:val="center"/>
              <w:rPr>
                <w:sz w:val="16"/>
                <w:szCs w:val="16"/>
              </w:rPr>
            </w:pPr>
            <w:r w:rsidRPr="005A3A32">
              <w:rPr>
                <w:sz w:val="16"/>
                <w:szCs w:val="16"/>
              </w:rPr>
              <w:t>$602,250</w:t>
            </w:r>
          </w:p>
        </w:tc>
        <w:tc>
          <w:tcPr>
            <w:tcW w:w="1180" w:type="dxa"/>
          </w:tcPr>
          <w:p w14:paraId="18AC95D9" w14:textId="77777777" w:rsidR="00174D48" w:rsidRPr="005A3A32" w:rsidRDefault="00174D48" w:rsidP="00174D48">
            <w:pPr>
              <w:jc w:val="center"/>
            </w:pPr>
            <w:r w:rsidRPr="005A3A32">
              <w:rPr>
                <w:sz w:val="16"/>
                <w:szCs w:val="16"/>
              </w:rPr>
              <w:t>$369,380</w:t>
            </w:r>
          </w:p>
        </w:tc>
        <w:tc>
          <w:tcPr>
            <w:tcW w:w="1260" w:type="dxa"/>
            <w:noWrap/>
            <w:vAlign w:val="center"/>
            <w:hideMark/>
          </w:tcPr>
          <w:p w14:paraId="2FFD5F4E" w14:textId="77777777" w:rsidR="00174D48" w:rsidRPr="005A3A32" w:rsidRDefault="00174D48" w:rsidP="00174D48">
            <w:pPr>
              <w:jc w:val="center"/>
              <w:rPr>
                <w:sz w:val="16"/>
                <w:szCs w:val="16"/>
              </w:rPr>
            </w:pPr>
            <w:r w:rsidRPr="005A3A32">
              <w:rPr>
                <w:sz w:val="16"/>
                <w:szCs w:val="16"/>
              </w:rPr>
              <w:t>$321,200</w:t>
            </w:r>
          </w:p>
        </w:tc>
      </w:tr>
      <w:tr w:rsidR="00174D48" w:rsidRPr="005A3A32" w14:paraId="7F501226" w14:textId="77777777" w:rsidTr="00174D48">
        <w:trPr>
          <w:trHeight w:val="216"/>
          <w:jc w:val="center"/>
        </w:trPr>
        <w:tc>
          <w:tcPr>
            <w:tcW w:w="1425" w:type="dxa"/>
            <w:noWrap/>
            <w:vAlign w:val="center"/>
            <w:hideMark/>
          </w:tcPr>
          <w:p w14:paraId="31A11628" w14:textId="77777777" w:rsidR="00174D48" w:rsidRPr="005A3A32" w:rsidRDefault="00174D48" w:rsidP="00174D48">
            <w:pPr>
              <w:jc w:val="center"/>
              <w:rPr>
                <w:sz w:val="16"/>
                <w:szCs w:val="16"/>
              </w:rPr>
            </w:pPr>
            <w:r w:rsidRPr="005A3A32">
              <w:rPr>
                <w:sz w:val="16"/>
                <w:szCs w:val="16"/>
              </w:rPr>
              <w:t>140'-165'</w:t>
            </w:r>
          </w:p>
        </w:tc>
        <w:tc>
          <w:tcPr>
            <w:tcW w:w="1016" w:type="dxa"/>
            <w:noWrap/>
            <w:vAlign w:val="center"/>
            <w:hideMark/>
          </w:tcPr>
          <w:p w14:paraId="0BDBC25E" w14:textId="77777777" w:rsidR="00174D48" w:rsidRPr="005A3A32" w:rsidRDefault="00174D48" w:rsidP="00174D48">
            <w:pPr>
              <w:jc w:val="center"/>
              <w:rPr>
                <w:sz w:val="16"/>
                <w:szCs w:val="16"/>
              </w:rPr>
            </w:pPr>
            <w:r w:rsidRPr="005A3A32">
              <w:rPr>
                <w:sz w:val="16"/>
                <w:szCs w:val="16"/>
              </w:rPr>
              <w:t>$3,078,000</w:t>
            </w:r>
          </w:p>
        </w:tc>
        <w:tc>
          <w:tcPr>
            <w:tcW w:w="864" w:type="dxa"/>
            <w:noWrap/>
            <w:vAlign w:val="center"/>
          </w:tcPr>
          <w:p w14:paraId="08BC4EB8" w14:textId="77777777" w:rsidR="00174D48" w:rsidRPr="005A3A32" w:rsidRDefault="00174D48" w:rsidP="00174D48">
            <w:pPr>
              <w:jc w:val="center"/>
              <w:rPr>
                <w:sz w:val="16"/>
                <w:szCs w:val="16"/>
              </w:rPr>
            </w:pPr>
            <w:r w:rsidRPr="005A3A32">
              <w:rPr>
                <w:sz w:val="16"/>
                <w:szCs w:val="16"/>
              </w:rPr>
              <w:t>3500</w:t>
            </w:r>
          </w:p>
        </w:tc>
        <w:tc>
          <w:tcPr>
            <w:tcW w:w="1016" w:type="dxa"/>
            <w:noWrap/>
            <w:vAlign w:val="center"/>
            <w:hideMark/>
          </w:tcPr>
          <w:p w14:paraId="3B248FA8" w14:textId="77777777" w:rsidR="00174D48" w:rsidRPr="005A3A32" w:rsidRDefault="00174D48" w:rsidP="00174D48">
            <w:pPr>
              <w:jc w:val="center"/>
              <w:rPr>
                <w:sz w:val="16"/>
                <w:szCs w:val="16"/>
              </w:rPr>
            </w:pPr>
            <w:r w:rsidRPr="005A3A32">
              <w:rPr>
                <w:sz w:val="16"/>
                <w:szCs w:val="16"/>
              </w:rPr>
              <w:t>$2,816,370</w:t>
            </w:r>
          </w:p>
        </w:tc>
        <w:tc>
          <w:tcPr>
            <w:tcW w:w="1125" w:type="dxa"/>
            <w:noWrap/>
            <w:vAlign w:val="center"/>
            <w:hideMark/>
          </w:tcPr>
          <w:p w14:paraId="04A7FD52" w14:textId="77777777" w:rsidR="00174D48" w:rsidRPr="005A3A32" w:rsidRDefault="00174D48" w:rsidP="00174D48">
            <w:pPr>
              <w:jc w:val="center"/>
              <w:rPr>
                <w:sz w:val="16"/>
                <w:szCs w:val="16"/>
              </w:rPr>
            </w:pPr>
            <w:r w:rsidRPr="005A3A32">
              <w:rPr>
                <w:sz w:val="16"/>
                <w:szCs w:val="16"/>
              </w:rPr>
              <w:t>$2,339,280</w:t>
            </w:r>
          </w:p>
        </w:tc>
        <w:tc>
          <w:tcPr>
            <w:tcW w:w="1170" w:type="dxa"/>
            <w:noWrap/>
            <w:vAlign w:val="center"/>
            <w:hideMark/>
          </w:tcPr>
          <w:p w14:paraId="3BADEBBC" w14:textId="77777777" w:rsidR="00174D48" w:rsidRPr="005A3A32" w:rsidRDefault="00174D48" w:rsidP="00174D48">
            <w:pPr>
              <w:jc w:val="center"/>
              <w:rPr>
                <w:sz w:val="16"/>
                <w:szCs w:val="16"/>
              </w:rPr>
            </w:pPr>
            <w:r w:rsidRPr="005A3A32">
              <w:rPr>
                <w:sz w:val="16"/>
                <w:szCs w:val="16"/>
              </w:rPr>
              <w:t>$1,769,850</w:t>
            </w:r>
          </w:p>
        </w:tc>
        <w:tc>
          <w:tcPr>
            <w:tcW w:w="1170" w:type="dxa"/>
            <w:noWrap/>
            <w:vAlign w:val="center"/>
            <w:hideMark/>
          </w:tcPr>
          <w:p w14:paraId="1A3966F0" w14:textId="77777777" w:rsidR="00174D48" w:rsidRPr="005A3A32" w:rsidRDefault="00174D48" w:rsidP="00174D48">
            <w:pPr>
              <w:jc w:val="center"/>
              <w:rPr>
                <w:sz w:val="16"/>
                <w:szCs w:val="16"/>
              </w:rPr>
            </w:pPr>
            <w:r w:rsidRPr="005A3A32">
              <w:rPr>
                <w:sz w:val="16"/>
                <w:szCs w:val="16"/>
              </w:rPr>
              <w:t>$1,154,250</w:t>
            </w:r>
          </w:p>
        </w:tc>
        <w:tc>
          <w:tcPr>
            <w:tcW w:w="1180" w:type="dxa"/>
          </w:tcPr>
          <w:p w14:paraId="272EBE49" w14:textId="77777777" w:rsidR="00174D48" w:rsidRPr="005A3A32" w:rsidRDefault="00174D48" w:rsidP="00174D48">
            <w:pPr>
              <w:jc w:val="center"/>
            </w:pPr>
            <w:r w:rsidRPr="005A3A32">
              <w:rPr>
                <w:sz w:val="16"/>
                <w:szCs w:val="16"/>
              </w:rPr>
              <w:t>$707,940</w:t>
            </w:r>
          </w:p>
        </w:tc>
        <w:tc>
          <w:tcPr>
            <w:tcW w:w="1260" w:type="dxa"/>
            <w:noWrap/>
            <w:vAlign w:val="center"/>
            <w:hideMark/>
          </w:tcPr>
          <w:p w14:paraId="4746B9BB" w14:textId="77777777" w:rsidR="00174D48" w:rsidRPr="005A3A32" w:rsidRDefault="00174D48" w:rsidP="00174D48">
            <w:pPr>
              <w:jc w:val="center"/>
              <w:rPr>
                <w:sz w:val="16"/>
                <w:szCs w:val="16"/>
              </w:rPr>
            </w:pPr>
            <w:r w:rsidRPr="005A3A32">
              <w:rPr>
                <w:sz w:val="16"/>
                <w:szCs w:val="16"/>
              </w:rPr>
              <w:t>$615,600</w:t>
            </w:r>
          </w:p>
        </w:tc>
      </w:tr>
      <w:tr w:rsidR="00174D48" w:rsidRPr="005A3A32" w14:paraId="10A8506A" w14:textId="77777777" w:rsidTr="00174D48">
        <w:trPr>
          <w:trHeight w:val="216"/>
          <w:jc w:val="center"/>
        </w:trPr>
        <w:tc>
          <w:tcPr>
            <w:tcW w:w="1425" w:type="dxa"/>
            <w:noWrap/>
            <w:vAlign w:val="center"/>
            <w:hideMark/>
          </w:tcPr>
          <w:p w14:paraId="3DD52621" w14:textId="77777777" w:rsidR="00174D48" w:rsidRPr="005A3A32" w:rsidRDefault="00174D48" w:rsidP="00174D48">
            <w:pPr>
              <w:jc w:val="center"/>
              <w:rPr>
                <w:sz w:val="16"/>
                <w:szCs w:val="16"/>
              </w:rPr>
            </w:pPr>
            <w:r w:rsidRPr="005A3A32">
              <w:rPr>
                <w:sz w:val="16"/>
                <w:szCs w:val="16"/>
              </w:rPr>
              <w:t>165' +</w:t>
            </w:r>
          </w:p>
        </w:tc>
        <w:tc>
          <w:tcPr>
            <w:tcW w:w="1016" w:type="dxa"/>
            <w:noWrap/>
            <w:vAlign w:val="center"/>
            <w:hideMark/>
          </w:tcPr>
          <w:p w14:paraId="3524903D" w14:textId="77777777" w:rsidR="00174D48" w:rsidRPr="005A3A32" w:rsidRDefault="00174D48" w:rsidP="00174D48">
            <w:pPr>
              <w:jc w:val="center"/>
              <w:rPr>
                <w:sz w:val="16"/>
                <w:szCs w:val="16"/>
              </w:rPr>
            </w:pPr>
            <w:r w:rsidRPr="005A3A32">
              <w:rPr>
                <w:sz w:val="16"/>
                <w:szCs w:val="16"/>
              </w:rPr>
              <w:t>$3,500,000</w:t>
            </w:r>
          </w:p>
        </w:tc>
        <w:tc>
          <w:tcPr>
            <w:tcW w:w="864" w:type="dxa"/>
            <w:noWrap/>
            <w:vAlign w:val="center"/>
          </w:tcPr>
          <w:p w14:paraId="56BE3C3D" w14:textId="77777777" w:rsidR="00174D48" w:rsidRPr="005A3A32" w:rsidRDefault="00174D48" w:rsidP="00174D48">
            <w:pPr>
              <w:jc w:val="center"/>
              <w:rPr>
                <w:sz w:val="16"/>
                <w:szCs w:val="16"/>
              </w:rPr>
            </w:pPr>
            <w:r w:rsidRPr="005A3A32">
              <w:rPr>
                <w:sz w:val="16"/>
                <w:szCs w:val="16"/>
              </w:rPr>
              <w:t>4000</w:t>
            </w:r>
          </w:p>
        </w:tc>
        <w:tc>
          <w:tcPr>
            <w:tcW w:w="1016" w:type="dxa"/>
            <w:noWrap/>
            <w:vAlign w:val="center"/>
            <w:hideMark/>
          </w:tcPr>
          <w:p w14:paraId="5B19E652" w14:textId="77777777" w:rsidR="00174D48" w:rsidRPr="005A3A32" w:rsidRDefault="00174D48" w:rsidP="00174D48">
            <w:pPr>
              <w:jc w:val="center"/>
              <w:rPr>
                <w:sz w:val="16"/>
                <w:szCs w:val="16"/>
              </w:rPr>
            </w:pPr>
            <w:r w:rsidRPr="005A3A32">
              <w:rPr>
                <w:sz w:val="16"/>
                <w:szCs w:val="16"/>
              </w:rPr>
              <w:t>$3,202,500</w:t>
            </w:r>
          </w:p>
        </w:tc>
        <w:tc>
          <w:tcPr>
            <w:tcW w:w="1125" w:type="dxa"/>
            <w:noWrap/>
            <w:vAlign w:val="center"/>
            <w:hideMark/>
          </w:tcPr>
          <w:p w14:paraId="0BA5C2CA" w14:textId="77777777" w:rsidR="00174D48" w:rsidRPr="005A3A32" w:rsidRDefault="00174D48" w:rsidP="00174D48">
            <w:pPr>
              <w:jc w:val="center"/>
              <w:rPr>
                <w:sz w:val="16"/>
                <w:szCs w:val="16"/>
              </w:rPr>
            </w:pPr>
            <w:r w:rsidRPr="005A3A32">
              <w:rPr>
                <w:sz w:val="16"/>
                <w:szCs w:val="16"/>
              </w:rPr>
              <w:t>$2,660,000</w:t>
            </w:r>
          </w:p>
        </w:tc>
        <w:tc>
          <w:tcPr>
            <w:tcW w:w="1170" w:type="dxa"/>
            <w:noWrap/>
            <w:vAlign w:val="center"/>
            <w:hideMark/>
          </w:tcPr>
          <w:p w14:paraId="712E818B" w14:textId="77777777" w:rsidR="00174D48" w:rsidRPr="005A3A32" w:rsidRDefault="00174D48" w:rsidP="00174D48">
            <w:pPr>
              <w:jc w:val="center"/>
              <w:rPr>
                <w:sz w:val="16"/>
                <w:szCs w:val="16"/>
              </w:rPr>
            </w:pPr>
            <w:r w:rsidRPr="005A3A32">
              <w:rPr>
                <w:sz w:val="16"/>
                <w:szCs w:val="16"/>
              </w:rPr>
              <w:t>$2,012,500</w:t>
            </w:r>
          </w:p>
        </w:tc>
        <w:tc>
          <w:tcPr>
            <w:tcW w:w="1170" w:type="dxa"/>
            <w:noWrap/>
            <w:vAlign w:val="center"/>
            <w:hideMark/>
          </w:tcPr>
          <w:p w14:paraId="202C9A40" w14:textId="77777777" w:rsidR="00174D48" w:rsidRPr="005A3A32" w:rsidRDefault="00174D48" w:rsidP="00174D48">
            <w:pPr>
              <w:jc w:val="center"/>
              <w:rPr>
                <w:sz w:val="16"/>
                <w:szCs w:val="16"/>
              </w:rPr>
            </w:pPr>
            <w:r w:rsidRPr="005A3A32">
              <w:rPr>
                <w:sz w:val="16"/>
                <w:szCs w:val="16"/>
              </w:rPr>
              <w:t>$1,312,500</w:t>
            </w:r>
          </w:p>
        </w:tc>
        <w:tc>
          <w:tcPr>
            <w:tcW w:w="1180" w:type="dxa"/>
          </w:tcPr>
          <w:p w14:paraId="6A263A53" w14:textId="77777777" w:rsidR="00174D48" w:rsidRPr="005A3A32" w:rsidRDefault="00174D48" w:rsidP="00174D48">
            <w:pPr>
              <w:jc w:val="center"/>
            </w:pPr>
            <w:r w:rsidRPr="005A3A32">
              <w:rPr>
                <w:sz w:val="16"/>
                <w:szCs w:val="16"/>
              </w:rPr>
              <w:t>$805,000</w:t>
            </w:r>
          </w:p>
        </w:tc>
        <w:tc>
          <w:tcPr>
            <w:tcW w:w="1260" w:type="dxa"/>
            <w:noWrap/>
            <w:vAlign w:val="center"/>
            <w:hideMark/>
          </w:tcPr>
          <w:p w14:paraId="57988161" w14:textId="77777777" w:rsidR="00174D48" w:rsidRPr="005A3A32" w:rsidRDefault="00174D48" w:rsidP="00174D48">
            <w:pPr>
              <w:jc w:val="center"/>
              <w:rPr>
                <w:sz w:val="16"/>
                <w:szCs w:val="16"/>
              </w:rPr>
            </w:pPr>
            <w:r w:rsidRPr="005A3A32">
              <w:rPr>
                <w:sz w:val="16"/>
                <w:szCs w:val="16"/>
              </w:rPr>
              <w:t>$700,000</w:t>
            </w:r>
          </w:p>
        </w:tc>
      </w:tr>
    </w:tbl>
    <w:p w14:paraId="2421B4BF" w14:textId="77777777" w:rsidR="00174D48" w:rsidRDefault="00174D48" w:rsidP="007D0186">
      <w:pPr>
        <w:pStyle w:val="A"/>
      </w:pPr>
    </w:p>
    <w:p w14:paraId="3C1FCCBE" w14:textId="77777777" w:rsidR="007D0186" w:rsidRDefault="007D0186" w:rsidP="00174D48">
      <w:pPr>
        <w:pStyle w:val="Section"/>
        <w:rPr>
          <w:b w:val="0"/>
        </w:rPr>
        <w:sectPr w:rsidR="007D0186" w:rsidSect="00174D48">
          <w:type w:val="continuous"/>
          <w:pgSz w:w="12240" w:h="15840" w:code="1"/>
          <w:pgMar w:top="720" w:right="864" w:bottom="317" w:left="864" w:header="576" w:footer="432" w:gutter="0"/>
          <w:cols w:space="720"/>
          <w:docGrid w:linePitch="272"/>
        </w:sectPr>
      </w:pPr>
    </w:p>
    <w:p w14:paraId="2AFE6832" w14:textId="77777777" w:rsidR="000D77B5" w:rsidRPr="0063022D" w:rsidRDefault="000D77B5" w:rsidP="000D77B5">
      <w:pPr>
        <w:pStyle w:val="AuthorityNote"/>
      </w:pPr>
      <w:r w:rsidRPr="0063022D">
        <w:t>AUTHORITY NOTE:</w:t>
      </w:r>
      <w:r>
        <w:tab/>
      </w:r>
      <w:r w:rsidRPr="0063022D">
        <w:t>Promulgated in accordance with R.S. 47:1837 and R.S. 47:2323.</w:t>
      </w:r>
    </w:p>
    <w:p w14:paraId="7CF01177" w14:textId="4B8D2538" w:rsidR="00F154F1" w:rsidRPr="00F154F1" w:rsidRDefault="000D77B5" w:rsidP="00F154F1">
      <w:pPr>
        <w:pStyle w:val="HistoricalNote"/>
      </w:pPr>
      <w:r w:rsidRPr="0063022D">
        <w:t>HISTORICAL NOTE:</w:t>
      </w:r>
      <w:r>
        <w:tab/>
      </w:r>
      <w:r w:rsidRPr="0063022D">
        <w:t>Promulgated by the Department of Revenue, Tax Commission, LR 33:</w:t>
      </w:r>
      <w:r>
        <w:t>490 (March 2</w:t>
      </w:r>
      <w:r w:rsidR="00690D9C">
        <w:t>007), amended LR 35:493 (March 2009)</w:t>
      </w:r>
      <w:r w:rsidR="00F154F1">
        <w:t>, LR 47:465 (April 2021)</w:t>
      </w:r>
      <w:r w:rsidR="00F154F1" w:rsidRPr="00F154F1">
        <w:t>, LR 49:1045 (June 2023</w:t>
      </w:r>
      <w:r w:rsidR="00174D48">
        <w:t>), LR 50:3</w:t>
      </w:r>
      <w:r w:rsidR="00272F34">
        <w:t>60</w:t>
      </w:r>
      <w:r w:rsidR="002176B7">
        <w:t xml:space="preserve"> (March 2024), LR 51:381 (March 2025)</w:t>
      </w:r>
      <w:r w:rsidR="00CA431D">
        <w:t>, LR 52:959 (June 2026).</w:t>
      </w:r>
    </w:p>
    <w:p w14:paraId="20DAF120" w14:textId="77777777" w:rsidR="00723500" w:rsidRPr="001B37AF" w:rsidRDefault="00723500" w:rsidP="00B65699">
      <w:pPr>
        <w:pStyle w:val="Section"/>
      </w:pPr>
      <w:bookmarkStart w:id="2029" w:name="_Toc238197870"/>
      <w:r>
        <w:t>§706</w:t>
      </w:r>
      <w:r w:rsidRPr="001B37AF">
        <w:t>.</w:t>
      </w:r>
      <w:r w:rsidRPr="001B37AF">
        <w:tab/>
        <w:t>Table—</w:t>
      </w:r>
      <w:r w:rsidRPr="00DF2062">
        <w:t>Economic Obsolescence</w:t>
      </w:r>
      <w:bookmarkEnd w:id="2029"/>
    </w:p>
    <w:p w14:paraId="0A612BE0" w14:textId="77777777" w:rsidR="00723500" w:rsidRDefault="00723500" w:rsidP="00723500">
      <w:pPr>
        <w:pStyle w:val="A"/>
      </w:pPr>
      <w:r>
        <w:t>A.</w:t>
      </w:r>
      <w:r>
        <w:tab/>
      </w:r>
      <w:r w:rsidRPr="00DF2062">
        <w:t>Economic Obsolescence for Days Worked</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4" w:space="0" w:color="auto"/>
        </w:tblBorders>
        <w:tblLook w:val="04A0" w:firstRow="1" w:lastRow="0" w:firstColumn="1" w:lastColumn="0" w:noHBand="0" w:noVBand="1"/>
      </w:tblPr>
      <w:tblGrid>
        <w:gridCol w:w="1957"/>
        <w:gridCol w:w="1444"/>
        <w:gridCol w:w="1449"/>
      </w:tblGrid>
      <w:tr w:rsidR="00723500" w:rsidRPr="00723500" w14:paraId="03599E16" w14:textId="77777777" w:rsidTr="00723500">
        <w:trPr>
          <w:cantSplit/>
          <w:tblHeader/>
          <w:jc w:val="center"/>
        </w:trPr>
        <w:tc>
          <w:tcPr>
            <w:tcW w:w="5058" w:type="dxa"/>
            <w:gridSpan w:val="3"/>
            <w:shd w:val="clear" w:color="auto" w:fill="BFBFBF"/>
            <w:vAlign w:val="bottom"/>
          </w:tcPr>
          <w:p w14:paraId="4CDCDC48" w14:textId="77777777" w:rsidR="00723500" w:rsidRPr="00DF2062" w:rsidRDefault="00723500" w:rsidP="00723500">
            <w:pPr>
              <w:tabs>
                <w:tab w:val="left" w:pos="-720"/>
              </w:tabs>
              <w:suppressAutoHyphens/>
              <w:jc w:val="center"/>
              <w:rPr>
                <w:b/>
                <w:spacing w:val="-3"/>
                <w:sz w:val="16"/>
                <w:szCs w:val="16"/>
              </w:rPr>
            </w:pPr>
            <w:r>
              <w:rPr>
                <w:b/>
                <w:spacing w:val="-3"/>
                <w:sz w:val="16"/>
                <w:szCs w:val="16"/>
              </w:rPr>
              <w:t>Table 706</w:t>
            </w:r>
          </w:p>
          <w:p w14:paraId="4FFBA0EE" w14:textId="77777777" w:rsidR="00723500" w:rsidRPr="00DF2062" w:rsidRDefault="00723500" w:rsidP="00723500">
            <w:pPr>
              <w:tabs>
                <w:tab w:val="left" w:pos="-720"/>
              </w:tabs>
              <w:suppressAutoHyphens/>
              <w:jc w:val="center"/>
              <w:rPr>
                <w:rFonts w:ascii="Arial" w:hAnsi="Arial" w:cs="Arial"/>
                <w:b/>
                <w:spacing w:val="-3"/>
              </w:rPr>
            </w:pPr>
            <w:r w:rsidRPr="00DF2062">
              <w:rPr>
                <w:b/>
                <w:spacing w:val="-3"/>
                <w:sz w:val="16"/>
                <w:szCs w:val="16"/>
              </w:rPr>
              <w:t>Economic Obsolescence for Days Worked</w:t>
            </w:r>
          </w:p>
        </w:tc>
      </w:tr>
      <w:tr w:rsidR="00723500" w:rsidRPr="00723500" w14:paraId="2F989903" w14:textId="77777777" w:rsidTr="00723500">
        <w:trPr>
          <w:cantSplit/>
          <w:tblHeader/>
          <w:jc w:val="center"/>
        </w:trPr>
        <w:tc>
          <w:tcPr>
            <w:tcW w:w="2061" w:type="dxa"/>
            <w:shd w:val="clear" w:color="auto" w:fill="BFBFBF"/>
            <w:vAlign w:val="bottom"/>
          </w:tcPr>
          <w:p w14:paraId="20125A61" w14:textId="77777777" w:rsidR="00723500" w:rsidRPr="00DF2062" w:rsidRDefault="00723500" w:rsidP="00723500">
            <w:pPr>
              <w:tabs>
                <w:tab w:val="left" w:pos="-720"/>
              </w:tabs>
              <w:suppressAutoHyphens/>
              <w:jc w:val="center"/>
              <w:rPr>
                <w:b/>
                <w:spacing w:val="-3"/>
                <w:sz w:val="16"/>
                <w:szCs w:val="16"/>
              </w:rPr>
            </w:pPr>
            <w:r w:rsidRPr="00DF2062">
              <w:rPr>
                <w:b/>
                <w:spacing w:val="-3"/>
                <w:sz w:val="16"/>
                <w:szCs w:val="16"/>
              </w:rPr>
              <w:t>No. of Days Worked</w:t>
            </w:r>
          </w:p>
        </w:tc>
        <w:tc>
          <w:tcPr>
            <w:tcW w:w="1485" w:type="dxa"/>
            <w:shd w:val="clear" w:color="auto" w:fill="BFBFBF"/>
            <w:vAlign w:val="bottom"/>
          </w:tcPr>
          <w:p w14:paraId="7B221167" w14:textId="77777777" w:rsidR="00723500" w:rsidRPr="00DF2062" w:rsidRDefault="00723500" w:rsidP="00723500">
            <w:pPr>
              <w:tabs>
                <w:tab w:val="left" w:pos="-720"/>
              </w:tabs>
              <w:suppressAutoHyphens/>
              <w:ind w:left="-108" w:right="-63"/>
              <w:jc w:val="center"/>
              <w:rPr>
                <w:b/>
                <w:spacing w:val="-3"/>
                <w:sz w:val="16"/>
                <w:szCs w:val="16"/>
              </w:rPr>
            </w:pPr>
            <w:r w:rsidRPr="00DF2062">
              <w:rPr>
                <w:b/>
                <w:spacing w:val="-3"/>
                <w:sz w:val="16"/>
                <w:szCs w:val="16"/>
              </w:rPr>
              <w:t>Obsolescence Amount</w:t>
            </w:r>
          </w:p>
        </w:tc>
        <w:tc>
          <w:tcPr>
            <w:tcW w:w="1512" w:type="dxa"/>
            <w:shd w:val="clear" w:color="auto" w:fill="BFBFBF"/>
            <w:vAlign w:val="bottom"/>
          </w:tcPr>
          <w:p w14:paraId="65029846" w14:textId="77777777" w:rsidR="00723500" w:rsidRPr="00DF2062" w:rsidRDefault="00723500" w:rsidP="00723500">
            <w:pPr>
              <w:tabs>
                <w:tab w:val="left" w:pos="-720"/>
              </w:tabs>
              <w:suppressAutoHyphens/>
              <w:jc w:val="center"/>
              <w:rPr>
                <w:b/>
                <w:spacing w:val="-3"/>
                <w:sz w:val="16"/>
                <w:szCs w:val="16"/>
              </w:rPr>
            </w:pPr>
            <w:r w:rsidRPr="00DF2062">
              <w:rPr>
                <w:b/>
                <w:spacing w:val="-3"/>
                <w:sz w:val="16"/>
                <w:szCs w:val="16"/>
              </w:rPr>
              <w:t>Manual Adj. Factor</w:t>
            </w:r>
          </w:p>
        </w:tc>
      </w:tr>
      <w:tr w:rsidR="00723500" w:rsidRPr="00723500" w14:paraId="3E536700" w14:textId="77777777" w:rsidTr="00723500">
        <w:trPr>
          <w:jc w:val="center"/>
        </w:trPr>
        <w:tc>
          <w:tcPr>
            <w:tcW w:w="2061" w:type="dxa"/>
            <w:vAlign w:val="bottom"/>
          </w:tcPr>
          <w:p w14:paraId="0C32CAEE" w14:textId="77777777" w:rsidR="00723500" w:rsidRPr="001B37AF" w:rsidRDefault="00723500" w:rsidP="00723500">
            <w:pPr>
              <w:tabs>
                <w:tab w:val="left" w:pos="-720"/>
              </w:tabs>
              <w:suppressAutoHyphens/>
              <w:rPr>
                <w:spacing w:val="-3"/>
                <w:sz w:val="16"/>
                <w:szCs w:val="16"/>
              </w:rPr>
            </w:pPr>
            <w:r w:rsidRPr="001B37AF">
              <w:rPr>
                <w:spacing w:val="-3"/>
                <w:sz w:val="16"/>
                <w:szCs w:val="16"/>
              </w:rPr>
              <w:t xml:space="preserve">329 </w:t>
            </w:r>
            <w:r>
              <w:rPr>
                <w:spacing w:val="-3"/>
                <w:sz w:val="16"/>
                <w:szCs w:val="16"/>
              </w:rPr>
              <w:t>and</w:t>
            </w:r>
            <w:r w:rsidRPr="001B37AF">
              <w:rPr>
                <w:spacing w:val="-3"/>
                <w:sz w:val="16"/>
                <w:szCs w:val="16"/>
              </w:rPr>
              <w:t xml:space="preserve"> Over</w:t>
            </w:r>
          </w:p>
        </w:tc>
        <w:tc>
          <w:tcPr>
            <w:tcW w:w="1485" w:type="dxa"/>
          </w:tcPr>
          <w:p w14:paraId="139FC0D7" w14:textId="77777777" w:rsidR="00723500" w:rsidRPr="001B37AF" w:rsidRDefault="00723500" w:rsidP="00723500">
            <w:pPr>
              <w:tabs>
                <w:tab w:val="left" w:pos="-720"/>
              </w:tabs>
              <w:suppressAutoHyphens/>
              <w:jc w:val="center"/>
              <w:rPr>
                <w:spacing w:val="-3"/>
                <w:sz w:val="16"/>
                <w:szCs w:val="16"/>
              </w:rPr>
            </w:pPr>
            <w:r w:rsidRPr="001B37AF">
              <w:rPr>
                <w:spacing w:val="-3"/>
                <w:sz w:val="16"/>
                <w:szCs w:val="16"/>
              </w:rPr>
              <w:t>0</w:t>
            </w:r>
          </w:p>
        </w:tc>
        <w:tc>
          <w:tcPr>
            <w:tcW w:w="1512" w:type="dxa"/>
          </w:tcPr>
          <w:p w14:paraId="72B5AA4E" w14:textId="77777777" w:rsidR="00723500" w:rsidRPr="001B37AF" w:rsidRDefault="00723500" w:rsidP="00723500">
            <w:pPr>
              <w:tabs>
                <w:tab w:val="left" w:pos="-720"/>
              </w:tabs>
              <w:suppressAutoHyphens/>
              <w:jc w:val="center"/>
              <w:rPr>
                <w:spacing w:val="-3"/>
                <w:sz w:val="16"/>
                <w:szCs w:val="16"/>
              </w:rPr>
            </w:pPr>
            <w:r w:rsidRPr="001B37AF">
              <w:rPr>
                <w:spacing w:val="-3"/>
                <w:sz w:val="16"/>
                <w:szCs w:val="16"/>
              </w:rPr>
              <w:t>1.00</w:t>
            </w:r>
          </w:p>
        </w:tc>
      </w:tr>
      <w:tr w:rsidR="00723500" w:rsidRPr="00723500" w14:paraId="225518BE" w14:textId="77777777" w:rsidTr="00723500">
        <w:trPr>
          <w:jc w:val="center"/>
        </w:trPr>
        <w:tc>
          <w:tcPr>
            <w:tcW w:w="2061" w:type="dxa"/>
            <w:vAlign w:val="bottom"/>
          </w:tcPr>
          <w:p w14:paraId="20A33DCC" w14:textId="77777777" w:rsidR="00723500" w:rsidRPr="001B37AF" w:rsidRDefault="00723500" w:rsidP="00723500">
            <w:pPr>
              <w:tabs>
                <w:tab w:val="left" w:pos="-720"/>
              </w:tabs>
              <w:suppressAutoHyphens/>
              <w:rPr>
                <w:spacing w:val="-3"/>
                <w:sz w:val="16"/>
                <w:szCs w:val="16"/>
              </w:rPr>
            </w:pPr>
            <w:r w:rsidRPr="001B37AF">
              <w:rPr>
                <w:spacing w:val="-3"/>
                <w:sz w:val="16"/>
                <w:szCs w:val="16"/>
              </w:rPr>
              <w:t>274 to 328</w:t>
            </w:r>
          </w:p>
        </w:tc>
        <w:tc>
          <w:tcPr>
            <w:tcW w:w="1485" w:type="dxa"/>
          </w:tcPr>
          <w:p w14:paraId="318689EF" w14:textId="77777777" w:rsidR="00723500" w:rsidRPr="001B37AF" w:rsidRDefault="00723500" w:rsidP="00723500">
            <w:pPr>
              <w:tabs>
                <w:tab w:val="left" w:pos="-720"/>
              </w:tabs>
              <w:suppressAutoHyphens/>
              <w:jc w:val="center"/>
              <w:rPr>
                <w:spacing w:val="-3"/>
                <w:sz w:val="16"/>
                <w:szCs w:val="16"/>
              </w:rPr>
            </w:pPr>
            <w:r w:rsidRPr="001B37AF">
              <w:rPr>
                <w:spacing w:val="-3"/>
                <w:sz w:val="16"/>
                <w:szCs w:val="16"/>
              </w:rPr>
              <w:t>10%</w:t>
            </w:r>
          </w:p>
        </w:tc>
        <w:tc>
          <w:tcPr>
            <w:tcW w:w="1512" w:type="dxa"/>
          </w:tcPr>
          <w:p w14:paraId="116672F7" w14:textId="77777777" w:rsidR="00723500" w:rsidRPr="001B37AF" w:rsidRDefault="00723500" w:rsidP="00723500">
            <w:pPr>
              <w:tabs>
                <w:tab w:val="left" w:pos="-720"/>
              </w:tabs>
              <w:suppressAutoHyphens/>
              <w:jc w:val="center"/>
              <w:rPr>
                <w:spacing w:val="-3"/>
                <w:sz w:val="16"/>
                <w:szCs w:val="16"/>
              </w:rPr>
            </w:pPr>
            <w:r w:rsidRPr="001B37AF">
              <w:rPr>
                <w:spacing w:val="-3"/>
                <w:sz w:val="16"/>
                <w:szCs w:val="16"/>
              </w:rPr>
              <w:t>.90</w:t>
            </w:r>
          </w:p>
        </w:tc>
      </w:tr>
      <w:tr w:rsidR="00723500" w:rsidRPr="00723500" w14:paraId="3451AD46" w14:textId="77777777" w:rsidTr="00723500">
        <w:trPr>
          <w:jc w:val="center"/>
        </w:trPr>
        <w:tc>
          <w:tcPr>
            <w:tcW w:w="2061" w:type="dxa"/>
            <w:vAlign w:val="bottom"/>
          </w:tcPr>
          <w:p w14:paraId="35A2EE8A" w14:textId="77777777" w:rsidR="00723500" w:rsidRPr="001B37AF" w:rsidRDefault="00723500" w:rsidP="00723500">
            <w:pPr>
              <w:tabs>
                <w:tab w:val="left" w:pos="-720"/>
              </w:tabs>
              <w:suppressAutoHyphens/>
              <w:rPr>
                <w:spacing w:val="-3"/>
                <w:sz w:val="16"/>
                <w:szCs w:val="16"/>
              </w:rPr>
            </w:pPr>
            <w:r w:rsidRPr="001B37AF">
              <w:rPr>
                <w:spacing w:val="-3"/>
                <w:sz w:val="16"/>
                <w:szCs w:val="16"/>
              </w:rPr>
              <w:t>219 to 273</w:t>
            </w:r>
          </w:p>
        </w:tc>
        <w:tc>
          <w:tcPr>
            <w:tcW w:w="1485" w:type="dxa"/>
          </w:tcPr>
          <w:p w14:paraId="46A602D8" w14:textId="77777777" w:rsidR="00723500" w:rsidRPr="001B37AF" w:rsidRDefault="00723500" w:rsidP="00723500">
            <w:pPr>
              <w:tabs>
                <w:tab w:val="left" w:pos="-720"/>
              </w:tabs>
              <w:suppressAutoHyphens/>
              <w:jc w:val="center"/>
              <w:rPr>
                <w:spacing w:val="-3"/>
                <w:sz w:val="16"/>
                <w:szCs w:val="16"/>
              </w:rPr>
            </w:pPr>
            <w:r w:rsidRPr="001B37AF">
              <w:rPr>
                <w:spacing w:val="-3"/>
                <w:sz w:val="16"/>
                <w:szCs w:val="16"/>
              </w:rPr>
              <w:t>20%</w:t>
            </w:r>
          </w:p>
        </w:tc>
        <w:tc>
          <w:tcPr>
            <w:tcW w:w="1512" w:type="dxa"/>
          </w:tcPr>
          <w:p w14:paraId="69C7E2B8" w14:textId="77777777" w:rsidR="00723500" w:rsidRPr="001B37AF" w:rsidRDefault="00723500" w:rsidP="00723500">
            <w:pPr>
              <w:tabs>
                <w:tab w:val="left" w:pos="-720"/>
              </w:tabs>
              <w:suppressAutoHyphens/>
              <w:jc w:val="center"/>
              <w:rPr>
                <w:spacing w:val="-3"/>
                <w:sz w:val="16"/>
                <w:szCs w:val="16"/>
              </w:rPr>
            </w:pPr>
            <w:r w:rsidRPr="001B37AF">
              <w:rPr>
                <w:spacing w:val="-3"/>
                <w:sz w:val="16"/>
                <w:szCs w:val="16"/>
              </w:rPr>
              <w:t>.80</w:t>
            </w:r>
          </w:p>
        </w:tc>
      </w:tr>
      <w:tr w:rsidR="00723500" w:rsidRPr="00723500" w14:paraId="0F04EF9B" w14:textId="77777777" w:rsidTr="00723500">
        <w:trPr>
          <w:jc w:val="center"/>
        </w:trPr>
        <w:tc>
          <w:tcPr>
            <w:tcW w:w="2061" w:type="dxa"/>
            <w:vAlign w:val="bottom"/>
          </w:tcPr>
          <w:p w14:paraId="3C7116A5" w14:textId="77777777" w:rsidR="00723500" w:rsidRPr="001B37AF" w:rsidRDefault="00723500" w:rsidP="00723500">
            <w:pPr>
              <w:tabs>
                <w:tab w:val="left" w:pos="-720"/>
              </w:tabs>
              <w:suppressAutoHyphens/>
              <w:rPr>
                <w:spacing w:val="-3"/>
                <w:sz w:val="16"/>
                <w:szCs w:val="16"/>
              </w:rPr>
            </w:pPr>
            <w:r w:rsidRPr="001B37AF">
              <w:rPr>
                <w:spacing w:val="-3"/>
                <w:sz w:val="16"/>
                <w:szCs w:val="16"/>
              </w:rPr>
              <w:t>164 to 218</w:t>
            </w:r>
          </w:p>
        </w:tc>
        <w:tc>
          <w:tcPr>
            <w:tcW w:w="1485" w:type="dxa"/>
          </w:tcPr>
          <w:p w14:paraId="597E84F7" w14:textId="77777777" w:rsidR="00723500" w:rsidRPr="001B37AF" w:rsidRDefault="00723500" w:rsidP="00723500">
            <w:pPr>
              <w:tabs>
                <w:tab w:val="left" w:pos="-720"/>
              </w:tabs>
              <w:suppressAutoHyphens/>
              <w:jc w:val="center"/>
              <w:rPr>
                <w:spacing w:val="-3"/>
                <w:sz w:val="16"/>
                <w:szCs w:val="16"/>
              </w:rPr>
            </w:pPr>
            <w:r w:rsidRPr="001B37AF">
              <w:rPr>
                <w:spacing w:val="-3"/>
                <w:sz w:val="16"/>
                <w:szCs w:val="16"/>
              </w:rPr>
              <w:t>30%</w:t>
            </w:r>
          </w:p>
        </w:tc>
        <w:tc>
          <w:tcPr>
            <w:tcW w:w="1512" w:type="dxa"/>
          </w:tcPr>
          <w:p w14:paraId="65BFED71" w14:textId="77777777" w:rsidR="00723500" w:rsidRPr="001B37AF" w:rsidRDefault="00723500" w:rsidP="00723500">
            <w:pPr>
              <w:tabs>
                <w:tab w:val="left" w:pos="-720"/>
              </w:tabs>
              <w:suppressAutoHyphens/>
              <w:jc w:val="center"/>
              <w:rPr>
                <w:spacing w:val="-3"/>
                <w:sz w:val="16"/>
                <w:szCs w:val="16"/>
              </w:rPr>
            </w:pPr>
            <w:r w:rsidRPr="001B37AF">
              <w:rPr>
                <w:spacing w:val="-3"/>
                <w:sz w:val="16"/>
                <w:szCs w:val="16"/>
              </w:rPr>
              <w:t>.70</w:t>
            </w:r>
          </w:p>
        </w:tc>
      </w:tr>
      <w:tr w:rsidR="00723500" w:rsidRPr="00723500" w14:paraId="25AD6A5E" w14:textId="77777777" w:rsidTr="00723500">
        <w:trPr>
          <w:jc w:val="center"/>
        </w:trPr>
        <w:tc>
          <w:tcPr>
            <w:tcW w:w="2061" w:type="dxa"/>
            <w:vAlign w:val="bottom"/>
          </w:tcPr>
          <w:p w14:paraId="4B68C1D5" w14:textId="77777777" w:rsidR="00723500" w:rsidRPr="001B37AF" w:rsidRDefault="00723500" w:rsidP="00723500">
            <w:pPr>
              <w:tabs>
                <w:tab w:val="left" w:pos="-720"/>
              </w:tabs>
              <w:suppressAutoHyphens/>
              <w:rPr>
                <w:spacing w:val="-3"/>
                <w:sz w:val="16"/>
                <w:szCs w:val="16"/>
              </w:rPr>
            </w:pPr>
            <w:r w:rsidRPr="001B37AF">
              <w:rPr>
                <w:spacing w:val="-3"/>
                <w:sz w:val="16"/>
                <w:szCs w:val="16"/>
              </w:rPr>
              <w:t>111 to 163</w:t>
            </w:r>
          </w:p>
        </w:tc>
        <w:tc>
          <w:tcPr>
            <w:tcW w:w="1485" w:type="dxa"/>
          </w:tcPr>
          <w:p w14:paraId="0CE0EEE2" w14:textId="77777777" w:rsidR="00723500" w:rsidRPr="001B37AF" w:rsidRDefault="00723500" w:rsidP="00723500">
            <w:pPr>
              <w:tabs>
                <w:tab w:val="left" w:pos="-720"/>
              </w:tabs>
              <w:suppressAutoHyphens/>
              <w:jc w:val="center"/>
              <w:rPr>
                <w:spacing w:val="-3"/>
                <w:sz w:val="16"/>
                <w:szCs w:val="16"/>
              </w:rPr>
            </w:pPr>
            <w:r w:rsidRPr="001B37AF">
              <w:rPr>
                <w:spacing w:val="-3"/>
                <w:sz w:val="16"/>
                <w:szCs w:val="16"/>
              </w:rPr>
              <w:t>40%</w:t>
            </w:r>
          </w:p>
        </w:tc>
        <w:tc>
          <w:tcPr>
            <w:tcW w:w="1512" w:type="dxa"/>
          </w:tcPr>
          <w:p w14:paraId="2C391A29" w14:textId="77777777" w:rsidR="00723500" w:rsidRPr="001B37AF" w:rsidRDefault="00723500" w:rsidP="00723500">
            <w:pPr>
              <w:tabs>
                <w:tab w:val="left" w:pos="-720"/>
              </w:tabs>
              <w:suppressAutoHyphens/>
              <w:jc w:val="center"/>
              <w:rPr>
                <w:spacing w:val="-3"/>
                <w:sz w:val="16"/>
                <w:szCs w:val="16"/>
              </w:rPr>
            </w:pPr>
            <w:r w:rsidRPr="001B37AF">
              <w:rPr>
                <w:spacing w:val="-3"/>
                <w:sz w:val="16"/>
                <w:szCs w:val="16"/>
              </w:rPr>
              <w:t>.60</w:t>
            </w:r>
          </w:p>
        </w:tc>
      </w:tr>
      <w:tr w:rsidR="00723500" w:rsidRPr="00723500" w14:paraId="0D6179D2" w14:textId="77777777" w:rsidTr="00723500">
        <w:trPr>
          <w:jc w:val="center"/>
        </w:trPr>
        <w:tc>
          <w:tcPr>
            <w:tcW w:w="2061" w:type="dxa"/>
            <w:vAlign w:val="bottom"/>
          </w:tcPr>
          <w:p w14:paraId="08D658F7" w14:textId="77777777" w:rsidR="00723500" w:rsidRPr="001B37AF" w:rsidRDefault="00723500" w:rsidP="00723500">
            <w:pPr>
              <w:tabs>
                <w:tab w:val="left" w:pos="-720"/>
              </w:tabs>
              <w:suppressAutoHyphens/>
              <w:rPr>
                <w:spacing w:val="-3"/>
                <w:sz w:val="16"/>
                <w:szCs w:val="16"/>
              </w:rPr>
            </w:pPr>
            <w:r w:rsidRPr="001B37AF">
              <w:rPr>
                <w:spacing w:val="-3"/>
                <w:sz w:val="16"/>
                <w:szCs w:val="16"/>
              </w:rPr>
              <w:t>54 to 110</w:t>
            </w:r>
          </w:p>
        </w:tc>
        <w:tc>
          <w:tcPr>
            <w:tcW w:w="1485" w:type="dxa"/>
          </w:tcPr>
          <w:p w14:paraId="221FB3C7" w14:textId="77777777" w:rsidR="00723500" w:rsidRPr="001B37AF" w:rsidRDefault="00723500" w:rsidP="00723500">
            <w:pPr>
              <w:tabs>
                <w:tab w:val="left" w:pos="-720"/>
              </w:tabs>
              <w:suppressAutoHyphens/>
              <w:jc w:val="center"/>
              <w:rPr>
                <w:spacing w:val="-3"/>
                <w:sz w:val="16"/>
                <w:szCs w:val="16"/>
              </w:rPr>
            </w:pPr>
            <w:r w:rsidRPr="001B37AF">
              <w:rPr>
                <w:spacing w:val="-3"/>
                <w:sz w:val="16"/>
                <w:szCs w:val="16"/>
              </w:rPr>
              <w:t>50%</w:t>
            </w:r>
          </w:p>
        </w:tc>
        <w:tc>
          <w:tcPr>
            <w:tcW w:w="1512" w:type="dxa"/>
          </w:tcPr>
          <w:p w14:paraId="3540AE0A" w14:textId="77777777" w:rsidR="00723500" w:rsidRPr="001B37AF" w:rsidRDefault="00723500" w:rsidP="00723500">
            <w:pPr>
              <w:tabs>
                <w:tab w:val="left" w:pos="-720"/>
              </w:tabs>
              <w:suppressAutoHyphens/>
              <w:jc w:val="center"/>
              <w:rPr>
                <w:spacing w:val="-3"/>
                <w:sz w:val="16"/>
                <w:szCs w:val="16"/>
              </w:rPr>
            </w:pPr>
            <w:r w:rsidRPr="001B37AF">
              <w:rPr>
                <w:spacing w:val="-3"/>
                <w:sz w:val="16"/>
                <w:szCs w:val="16"/>
              </w:rPr>
              <w:t>.50</w:t>
            </w:r>
          </w:p>
        </w:tc>
      </w:tr>
      <w:tr w:rsidR="00723500" w:rsidRPr="00723500" w14:paraId="55C0FDD8" w14:textId="77777777" w:rsidTr="00723500">
        <w:trPr>
          <w:jc w:val="center"/>
        </w:trPr>
        <w:tc>
          <w:tcPr>
            <w:tcW w:w="2061" w:type="dxa"/>
            <w:vAlign w:val="bottom"/>
          </w:tcPr>
          <w:p w14:paraId="6F8B2C00" w14:textId="77777777" w:rsidR="00723500" w:rsidRPr="001B37AF" w:rsidRDefault="00723500" w:rsidP="00723500">
            <w:pPr>
              <w:tabs>
                <w:tab w:val="left" w:pos="-720"/>
              </w:tabs>
              <w:suppressAutoHyphens/>
              <w:rPr>
                <w:spacing w:val="-3"/>
                <w:sz w:val="16"/>
                <w:szCs w:val="16"/>
              </w:rPr>
            </w:pPr>
            <w:r w:rsidRPr="001B37AF">
              <w:rPr>
                <w:spacing w:val="-3"/>
                <w:sz w:val="16"/>
                <w:szCs w:val="16"/>
              </w:rPr>
              <w:t>Less than 53</w:t>
            </w:r>
          </w:p>
        </w:tc>
        <w:tc>
          <w:tcPr>
            <w:tcW w:w="1485" w:type="dxa"/>
          </w:tcPr>
          <w:p w14:paraId="4923FD7A" w14:textId="77777777" w:rsidR="00723500" w:rsidRPr="001B37AF" w:rsidRDefault="00723500" w:rsidP="00723500">
            <w:pPr>
              <w:tabs>
                <w:tab w:val="left" w:pos="-720"/>
              </w:tabs>
              <w:suppressAutoHyphens/>
              <w:jc w:val="center"/>
              <w:rPr>
                <w:spacing w:val="-3"/>
                <w:sz w:val="16"/>
                <w:szCs w:val="16"/>
              </w:rPr>
            </w:pPr>
            <w:r w:rsidRPr="001B37AF">
              <w:rPr>
                <w:spacing w:val="-3"/>
                <w:sz w:val="16"/>
                <w:szCs w:val="16"/>
              </w:rPr>
              <w:t>60%</w:t>
            </w:r>
          </w:p>
        </w:tc>
        <w:tc>
          <w:tcPr>
            <w:tcW w:w="1512" w:type="dxa"/>
          </w:tcPr>
          <w:p w14:paraId="04C0065E" w14:textId="77777777" w:rsidR="00723500" w:rsidRPr="001B37AF" w:rsidRDefault="00723500" w:rsidP="00723500">
            <w:pPr>
              <w:tabs>
                <w:tab w:val="left" w:pos="-720"/>
              </w:tabs>
              <w:suppressAutoHyphens/>
              <w:jc w:val="center"/>
              <w:rPr>
                <w:spacing w:val="-3"/>
                <w:sz w:val="16"/>
                <w:szCs w:val="16"/>
              </w:rPr>
            </w:pPr>
            <w:r w:rsidRPr="001B37AF">
              <w:rPr>
                <w:spacing w:val="-3"/>
                <w:sz w:val="16"/>
                <w:szCs w:val="16"/>
              </w:rPr>
              <w:t>.40</w:t>
            </w:r>
          </w:p>
        </w:tc>
      </w:tr>
      <w:tr w:rsidR="00723500" w:rsidRPr="00723500" w14:paraId="30A5ABF3" w14:textId="77777777" w:rsidTr="00723500">
        <w:trPr>
          <w:jc w:val="center"/>
        </w:trPr>
        <w:tc>
          <w:tcPr>
            <w:tcW w:w="2061" w:type="dxa"/>
            <w:vAlign w:val="bottom"/>
          </w:tcPr>
          <w:p w14:paraId="67D71C10" w14:textId="77777777" w:rsidR="00723500" w:rsidRPr="001B37AF" w:rsidRDefault="00723500" w:rsidP="00723500">
            <w:pPr>
              <w:tabs>
                <w:tab w:val="left" w:pos="-720"/>
              </w:tabs>
              <w:suppressAutoHyphens/>
              <w:rPr>
                <w:spacing w:val="-3"/>
                <w:sz w:val="16"/>
                <w:szCs w:val="16"/>
              </w:rPr>
            </w:pPr>
            <w:r w:rsidRPr="001B37AF">
              <w:rPr>
                <w:spacing w:val="-3"/>
                <w:sz w:val="16"/>
                <w:szCs w:val="16"/>
              </w:rPr>
              <w:t>Stacked Current Year</w:t>
            </w:r>
          </w:p>
        </w:tc>
        <w:tc>
          <w:tcPr>
            <w:tcW w:w="1485" w:type="dxa"/>
          </w:tcPr>
          <w:p w14:paraId="425C6E6D" w14:textId="77777777" w:rsidR="00723500" w:rsidRPr="001B37AF" w:rsidRDefault="00723500" w:rsidP="00723500">
            <w:pPr>
              <w:tabs>
                <w:tab w:val="left" w:pos="-720"/>
              </w:tabs>
              <w:suppressAutoHyphens/>
              <w:jc w:val="center"/>
              <w:rPr>
                <w:spacing w:val="-3"/>
                <w:sz w:val="16"/>
                <w:szCs w:val="16"/>
              </w:rPr>
            </w:pPr>
            <w:r w:rsidRPr="001B37AF">
              <w:rPr>
                <w:spacing w:val="-3"/>
                <w:sz w:val="16"/>
                <w:szCs w:val="16"/>
              </w:rPr>
              <w:t>75%</w:t>
            </w:r>
          </w:p>
        </w:tc>
        <w:tc>
          <w:tcPr>
            <w:tcW w:w="1512" w:type="dxa"/>
          </w:tcPr>
          <w:p w14:paraId="6F05128D" w14:textId="77777777" w:rsidR="00723500" w:rsidRPr="001B37AF" w:rsidRDefault="00723500" w:rsidP="00723500">
            <w:pPr>
              <w:tabs>
                <w:tab w:val="left" w:pos="-720"/>
              </w:tabs>
              <w:suppressAutoHyphens/>
              <w:jc w:val="center"/>
              <w:rPr>
                <w:spacing w:val="-3"/>
                <w:sz w:val="16"/>
                <w:szCs w:val="16"/>
              </w:rPr>
            </w:pPr>
            <w:r w:rsidRPr="001B37AF">
              <w:rPr>
                <w:spacing w:val="-3"/>
                <w:sz w:val="16"/>
                <w:szCs w:val="16"/>
              </w:rPr>
              <w:t>.25</w:t>
            </w:r>
          </w:p>
        </w:tc>
      </w:tr>
      <w:tr w:rsidR="00723500" w:rsidRPr="00723500" w14:paraId="10ACA1AE" w14:textId="77777777" w:rsidTr="00723500">
        <w:trPr>
          <w:jc w:val="center"/>
        </w:trPr>
        <w:tc>
          <w:tcPr>
            <w:tcW w:w="2061" w:type="dxa"/>
            <w:vAlign w:val="bottom"/>
          </w:tcPr>
          <w:p w14:paraId="5EC26583" w14:textId="77777777" w:rsidR="00723500" w:rsidRPr="001B37AF" w:rsidRDefault="00723500" w:rsidP="00723500">
            <w:pPr>
              <w:tabs>
                <w:tab w:val="left" w:pos="-720"/>
              </w:tabs>
              <w:suppressAutoHyphens/>
              <w:rPr>
                <w:spacing w:val="-3"/>
                <w:sz w:val="16"/>
                <w:szCs w:val="16"/>
              </w:rPr>
            </w:pPr>
            <w:r w:rsidRPr="001B37AF">
              <w:rPr>
                <w:spacing w:val="-3"/>
                <w:sz w:val="16"/>
                <w:szCs w:val="16"/>
              </w:rPr>
              <w:t>Stacked More Than One Year</w:t>
            </w:r>
          </w:p>
        </w:tc>
        <w:tc>
          <w:tcPr>
            <w:tcW w:w="1485" w:type="dxa"/>
          </w:tcPr>
          <w:p w14:paraId="62BD436E" w14:textId="77777777" w:rsidR="00723500" w:rsidRPr="001B37AF" w:rsidRDefault="00723500" w:rsidP="00723500">
            <w:pPr>
              <w:tabs>
                <w:tab w:val="left" w:pos="-720"/>
              </w:tabs>
              <w:suppressAutoHyphens/>
              <w:jc w:val="center"/>
              <w:rPr>
                <w:spacing w:val="-3"/>
                <w:sz w:val="16"/>
                <w:szCs w:val="16"/>
              </w:rPr>
            </w:pPr>
            <w:r w:rsidRPr="001B37AF">
              <w:rPr>
                <w:spacing w:val="-3"/>
                <w:sz w:val="16"/>
                <w:szCs w:val="16"/>
              </w:rPr>
              <w:t>90%</w:t>
            </w:r>
          </w:p>
        </w:tc>
        <w:tc>
          <w:tcPr>
            <w:tcW w:w="1512" w:type="dxa"/>
          </w:tcPr>
          <w:p w14:paraId="11D0C1EF" w14:textId="77777777" w:rsidR="00723500" w:rsidRPr="001B37AF" w:rsidRDefault="00723500" w:rsidP="00723500">
            <w:pPr>
              <w:tabs>
                <w:tab w:val="left" w:pos="-720"/>
              </w:tabs>
              <w:suppressAutoHyphens/>
              <w:jc w:val="center"/>
              <w:rPr>
                <w:spacing w:val="-3"/>
                <w:sz w:val="16"/>
                <w:szCs w:val="16"/>
              </w:rPr>
            </w:pPr>
            <w:r w:rsidRPr="001B37AF">
              <w:rPr>
                <w:spacing w:val="-3"/>
                <w:sz w:val="16"/>
                <w:szCs w:val="16"/>
              </w:rPr>
              <w:t>.10</w:t>
            </w:r>
          </w:p>
        </w:tc>
      </w:tr>
    </w:tbl>
    <w:p w14:paraId="49C337FF" w14:textId="77777777" w:rsidR="00723500" w:rsidRPr="001B37AF" w:rsidRDefault="00723500" w:rsidP="00723500">
      <w:pPr>
        <w:pStyle w:val="A"/>
        <w:spacing w:after="0"/>
      </w:pPr>
    </w:p>
    <w:p w14:paraId="61481CC8" w14:textId="77777777" w:rsidR="00723500" w:rsidRPr="001B37AF" w:rsidRDefault="00723500" w:rsidP="00723500">
      <w:pPr>
        <w:pStyle w:val="AuthorityNote"/>
      </w:pPr>
      <w:r w:rsidRPr="001B37AF">
        <w:t>AUTHORITY NOTE:</w:t>
      </w:r>
      <w:r w:rsidRPr="001B37AF">
        <w:tab/>
        <w:t>Promulgated in accordance with La. Const. of 1974, Article VII, §18 and §21, R.S. 47:1837 and R.S. 47:2323.</w:t>
      </w:r>
    </w:p>
    <w:p w14:paraId="26851B1F" w14:textId="77777777" w:rsidR="00723500" w:rsidRPr="0063022D" w:rsidRDefault="00723500" w:rsidP="00723500">
      <w:pPr>
        <w:pStyle w:val="HistoricalNote"/>
      </w:pPr>
      <w:r w:rsidRPr="001B37AF">
        <w:t>HISTORICAL NOTE:</w:t>
      </w:r>
      <w:r w:rsidRPr="001B37AF">
        <w:tab/>
        <w:t xml:space="preserve">Promulgated by the Office of the Governor, Division of Administration, Tax Commission, </w:t>
      </w:r>
      <w:r w:rsidR="00E76C14">
        <w:t>LR 44:580 (March 2018).</w:t>
      </w:r>
    </w:p>
    <w:p w14:paraId="5B6E2E68" w14:textId="77777777" w:rsidR="002D3FA4" w:rsidRPr="006E6C5A" w:rsidRDefault="002D3FA4" w:rsidP="002D3FA4">
      <w:pPr>
        <w:pStyle w:val="Chapter"/>
      </w:pPr>
      <w:bookmarkStart w:id="2030" w:name="TOC_Chap91"/>
      <w:bookmarkStart w:id="2031" w:name="_Toc233690241"/>
      <w:bookmarkStart w:id="2032" w:name="_Toc234030825"/>
      <w:bookmarkStart w:id="2033" w:name="_Toc243721451"/>
      <w:bookmarkStart w:id="2034" w:name="_Toc259619698"/>
      <w:bookmarkStart w:id="2035" w:name="_Toc262718784"/>
      <w:bookmarkStart w:id="2036" w:name="_Toc275165557"/>
      <w:bookmarkStart w:id="2037" w:name="_Toc238197871"/>
      <w:r w:rsidRPr="006E6C5A">
        <w:t>Chapter 9.</w:t>
      </w:r>
      <w:bookmarkStart w:id="2038" w:name="TOCT_Chap172"/>
      <w:bookmarkStart w:id="2039" w:name="TOCT_Chap134"/>
      <w:bookmarkStart w:id="2040" w:name="TOCT_Chap137"/>
      <w:bookmarkStart w:id="2041" w:name="TOCT_Chap91"/>
      <w:bookmarkEnd w:id="2030"/>
      <w:r w:rsidRPr="006E6C5A">
        <w:tab/>
        <w:t>Oil and Gas Properties</w:t>
      </w:r>
      <w:bookmarkEnd w:id="2031"/>
      <w:bookmarkEnd w:id="2032"/>
      <w:bookmarkEnd w:id="2033"/>
      <w:bookmarkEnd w:id="2034"/>
      <w:bookmarkEnd w:id="2035"/>
      <w:bookmarkEnd w:id="2036"/>
      <w:bookmarkEnd w:id="2037"/>
      <w:bookmarkEnd w:id="2038"/>
      <w:bookmarkEnd w:id="2039"/>
      <w:bookmarkEnd w:id="2040"/>
      <w:bookmarkEnd w:id="2041"/>
    </w:p>
    <w:p w14:paraId="2CF723D3" w14:textId="77777777" w:rsidR="002D3FA4" w:rsidRPr="006E6C5A" w:rsidRDefault="002D3FA4" w:rsidP="002D3FA4">
      <w:pPr>
        <w:pStyle w:val="Section"/>
      </w:pPr>
      <w:bookmarkStart w:id="2042" w:name="_Toc233690242"/>
      <w:bookmarkStart w:id="2043" w:name="_Toc234030826"/>
      <w:bookmarkStart w:id="2044" w:name="_Toc243721452"/>
      <w:bookmarkStart w:id="2045" w:name="_Toc259619699"/>
      <w:bookmarkStart w:id="2046" w:name="_Toc262718785"/>
      <w:bookmarkStart w:id="2047" w:name="_Toc275165558"/>
      <w:bookmarkStart w:id="2048" w:name="_Toc238197872"/>
      <w:r w:rsidRPr="006E6C5A">
        <w:t>§901.</w:t>
      </w:r>
      <w:r w:rsidRPr="006E6C5A">
        <w:tab/>
        <w:t>Guidelines for Ascertaining the Fair Market Value of Oil and Gas Properties</w:t>
      </w:r>
      <w:bookmarkEnd w:id="2042"/>
      <w:bookmarkEnd w:id="2043"/>
      <w:bookmarkEnd w:id="2044"/>
      <w:bookmarkEnd w:id="2045"/>
      <w:bookmarkEnd w:id="2046"/>
      <w:bookmarkEnd w:id="2047"/>
      <w:bookmarkEnd w:id="2048"/>
    </w:p>
    <w:p w14:paraId="2026198A" w14:textId="77777777" w:rsidR="00F154F1" w:rsidRDefault="00F154F1" w:rsidP="00F154F1">
      <w:pPr>
        <w:pStyle w:val="A"/>
      </w:pPr>
      <w:r>
        <w:t>A.</w:t>
      </w:r>
      <w:r>
        <w:tab/>
        <w:t>The assessment of oil and gas properties shall be made in accordance with the Louisiana Constitution of 1974, Article VII, Section 18; Louisiana Constitutional Amendment 2 concerning Article VII, Section 4(B), approved November 3, 2020; and in accordance with guidelines adopted by the Tax Commission and applied uniformly throughout the state.</w:t>
      </w:r>
    </w:p>
    <w:p w14:paraId="70AE8C56" w14:textId="77777777" w:rsidR="00F154F1" w:rsidRDefault="00F154F1" w:rsidP="00F154F1">
      <w:pPr>
        <w:pStyle w:val="A"/>
      </w:pPr>
      <w:r>
        <w:t>B.</w:t>
      </w:r>
      <w:r>
        <w:tab/>
        <w:t>The Well</w:t>
      </w:r>
    </w:p>
    <w:p w14:paraId="734AAAD6" w14:textId="77777777" w:rsidR="00F154F1" w:rsidRDefault="00F154F1" w:rsidP="00F154F1">
      <w:pPr>
        <w:pStyle w:val="1"/>
      </w:pPr>
      <w:r>
        <w:t>1.</w:t>
      </w:r>
      <w:r>
        <w:tab/>
        <w:t>The well includes all of the equipment and any other taxable property located below the wellhead, as well as the casinghead, wellhead and/or xmas tree.</w:t>
      </w:r>
    </w:p>
    <w:p w14:paraId="1288CDA7" w14:textId="77777777" w:rsidR="00F154F1" w:rsidRDefault="00F154F1" w:rsidP="00F154F1">
      <w:pPr>
        <w:pStyle w:val="1"/>
      </w:pPr>
      <w:r>
        <w:t>2.</w:t>
      </w:r>
      <w:r>
        <w:tab/>
        <w:t>For assessment purposes, the well shall also be construed to include surface equipment items more or less permanently attached to the well necessary for the oil and gas and related hydrocarbons to be produced and reach the point of custody transfer or first point of sale or gathering operation (i.e. leasehold equipment or “production train”, see Explanations below).</w:t>
      </w:r>
    </w:p>
    <w:p w14:paraId="25464787" w14:textId="77777777" w:rsidR="00F154F1" w:rsidRDefault="00F154F1" w:rsidP="00F154F1">
      <w:pPr>
        <w:pStyle w:val="1"/>
      </w:pPr>
      <w:r>
        <w:t>3.</w:t>
      </w:r>
      <w:r>
        <w:tab/>
        <w:t>Each well/lease/field is assessed in accordance with guidelines establishing "fair market value".</w:t>
      </w:r>
    </w:p>
    <w:p w14:paraId="1432C0F1" w14:textId="77777777" w:rsidR="00F154F1" w:rsidRDefault="00F154F1" w:rsidP="007D0186">
      <w:pPr>
        <w:pStyle w:val="A"/>
        <w:keepNext/>
      </w:pPr>
      <w:r>
        <w:t>C.</w:t>
      </w:r>
      <w:r>
        <w:tab/>
        <w:t>Explanations</w:t>
      </w:r>
    </w:p>
    <w:p w14:paraId="3F696192" w14:textId="77777777" w:rsidR="00D37584" w:rsidRPr="00651C8A" w:rsidRDefault="00D37584" w:rsidP="00D37584">
      <w:pPr>
        <w:pStyle w:val="1"/>
      </w:pPr>
      <w:r w:rsidRPr="006C31C0">
        <w:rPr>
          <w:i/>
          <w:iCs/>
        </w:rPr>
        <w:t>Ad Valorem Tax Allowance</w:t>
      </w:r>
      <w:r w:rsidRPr="00651C8A">
        <w:t>—the estimated tax rate levied by local taxing bodies on the taxable value of property, expressed as a percentage deduction from the DCF.</w:t>
      </w:r>
    </w:p>
    <w:p w14:paraId="48D104C4" w14:textId="77777777" w:rsidR="00D37584" w:rsidRPr="00651C8A" w:rsidRDefault="00D37584" w:rsidP="00D37584">
      <w:pPr>
        <w:pStyle w:val="1"/>
      </w:pPr>
      <w:r w:rsidRPr="006C31C0">
        <w:rPr>
          <w:i/>
          <w:iCs/>
        </w:rPr>
        <w:t>Additional Equipment</w:t>
      </w:r>
      <w:r w:rsidRPr="00651C8A">
        <w:t>—equipment on a well site not typical for production of similar wells.</w:t>
      </w:r>
    </w:p>
    <w:p w14:paraId="15B0AE2B" w14:textId="77777777" w:rsidR="00D37584" w:rsidRPr="00651C8A" w:rsidRDefault="00D37584" w:rsidP="00D37584">
      <w:pPr>
        <w:pStyle w:val="1"/>
      </w:pPr>
      <w:r w:rsidRPr="006C31C0">
        <w:rPr>
          <w:i/>
          <w:iCs/>
        </w:rPr>
        <w:t>Annualized</w:t>
      </w:r>
      <w:r w:rsidRPr="00651C8A">
        <w:t>—the conversion of a short-term figure or calculation into an annual or yearly rate.</w:t>
      </w:r>
    </w:p>
    <w:p w14:paraId="36166EBB" w14:textId="77777777" w:rsidR="00D37584" w:rsidRPr="00651C8A" w:rsidRDefault="00D37584" w:rsidP="00D37584">
      <w:pPr>
        <w:pStyle w:val="1"/>
      </w:pPr>
      <w:r w:rsidRPr="006C31C0">
        <w:rPr>
          <w:i/>
          <w:iCs/>
        </w:rPr>
        <w:t>Average Depth</w:t>
      </w:r>
      <w:r w:rsidRPr="00651C8A">
        <w:t>—the simple average of the depth of the wells included in the LAT-12 filing.</w:t>
      </w:r>
    </w:p>
    <w:p w14:paraId="15A2BDE0" w14:textId="77777777" w:rsidR="00D37584" w:rsidRPr="00651C8A" w:rsidRDefault="00D37584" w:rsidP="00D37584">
      <w:pPr>
        <w:pStyle w:val="1"/>
      </w:pPr>
      <w:r w:rsidRPr="006C31C0">
        <w:rPr>
          <w:i/>
          <w:iCs/>
        </w:rPr>
        <w:t>Capital Expense (Capex)</w:t>
      </w:r>
      <w:r w:rsidRPr="00651C8A">
        <w:t>—the major investments a company incurs to either maintain, restore, or increase production or efficiency (see Workover).</w:t>
      </w:r>
      <w:r>
        <w:t xml:space="preserve"> </w:t>
      </w:r>
      <w:r w:rsidRPr="00651C8A">
        <w:t>Capex is generally considered non-recurring in nature because it is not a direct operating expense that affects net operating income.</w:t>
      </w:r>
      <w:r>
        <w:t xml:space="preserve"> </w:t>
      </w:r>
      <w:r w:rsidRPr="00651C8A">
        <w:t>Instead, capital expenditures are capitalized into a depreciable asset for accounting purposes.</w:t>
      </w:r>
      <w:r>
        <w:t xml:space="preserve"> </w:t>
      </w:r>
      <w:r w:rsidRPr="00651C8A">
        <w:t>However, capex, or some portion thereof, can be included in a DCF appraisal to the extent deemed necessary for the operator to achieve a forecasted production amount.</w:t>
      </w:r>
      <w:r>
        <w:t xml:space="preserve"> </w:t>
      </w:r>
      <w:r w:rsidRPr="00651C8A">
        <w:t>Otherwise, capex is solely a past expense that shouldn’t be explicitly recognized in a forecast of future net income.</w:t>
      </w:r>
      <w:r>
        <w:t xml:space="preserve"> </w:t>
      </w:r>
      <w:r w:rsidRPr="00651C8A">
        <w:t>See discussion of expense forecast in §907.B.3 below.</w:t>
      </w:r>
    </w:p>
    <w:p w14:paraId="1F5AE7DC" w14:textId="77777777" w:rsidR="00D37584" w:rsidRPr="00651C8A" w:rsidRDefault="00D37584" w:rsidP="00D37584">
      <w:pPr>
        <w:pStyle w:val="1"/>
      </w:pPr>
      <w:r w:rsidRPr="006C31C0">
        <w:rPr>
          <w:i/>
          <w:iCs/>
        </w:rPr>
        <w:t>Custody Transfer</w:t>
      </w:r>
      <w:r w:rsidRPr="00651C8A">
        <w:t>—in the oil and gas industry, refers to the passing of oil or gas from one entity to another for the other’s immediate charge or control, accomplished for example by a custody transfer meter for gas and a lease automatic custody transfer (LACT) unit for oil or other liquids, installed downstream of the wellhead or central gathering location such as a tank battery.</w:t>
      </w:r>
    </w:p>
    <w:p w14:paraId="7D7DA036" w14:textId="77777777" w:rsidR="00D37584" w:rsidRPr="00651C8A" w:rsidRDefault="00D37584" w:rsidP="00D37584">
      <w:pPr>
        <w:pStyle w:val="1"/>
      </w:pPr>
      <w:r w:rsidRPr="006C31C0">
        <w:rPr>
          <w:i/>
          <w:iCs/>
        </w:rPr>
        <w:lastRenderedPageBreak/>
        <w:t>Decline Curve Analysis</w:t>
      </w:r>
      <w:r w:rsidRPr="00651C8A">
        <w:t>—a common means of predicting future oil well or gas well production based on past production history utilizing empirical reservoir engineering equations which assume production decline is proportional to reservoir pressure decline.</w:t>
      </w:r>
      <w:r>
        <w:t xml:space="preserve"> </w:t>
      </w:r>
      <w:r w:rsidRPr="00651C8A">
        <w:t>When used in conjunction with DCF appraisal methodology which considers the economics of this potential future production, a well’s expected ultimate recovery (EUR) and remaining reserves can be reliably estimated.</w:t>
      </w:r>
    </w:p>
    <w:p w14:paraId="577827C9" w14:textId="77777777" w:rsidR="00D37584" w:rsidRPr="00651C8A" w:rsidRDefault="00D37584" w:rsidP="00D37584">
      <w:pPr>
        <w:pStyle w:val="1"/>
      </w:pPr>
      <w:r w:rsidRPr="006C31C0">
        <w:rPr>
          <w:i/>
          <w:iCs/>
        </w:rPr>
        <w:t>Discounted Cash Flow (DCF) Analysis</w:t>
      </w:r>
      <w:r w:rsidRPr="00651C8A">
        <w:t>—Discounted Cash Flow (DCF) is a valuation method used to analyze the economics and current or potential value of an investment based on its expected future cash flows.</w:t>
      </w:r>
      <w:r>
        <w:t xml:space="preserve"> </w:t>
      </w:r>
      <w:r w:rsidRPr="00651C8A">
        <w:t>Although technically different from an accounting perspective, net operating income can be used as a proxy for cash flow.</w:t>
      </w:r>
      <w:r>
        <w:t xml:space="preserve"> </w:t>
      </w:r>
      <w:r w:rsidRPr="00651C8A">
        <w:t>As a widely accepted technique of the income approach to value, DCF analysis is most useful when past and expected future cash flows will vary over time, either up or down, as opposed to the direct capitalization technique which assumes a stabilized income is available or can be estimated.</w:t>
      </w:r>
      <w:r>
        <w:t xml:space="preserve"> </w:t>
      </w:r>
      <w:r w:rsidRPr="00651C8A">
        <w:t>A DCF appraisal involves the interaction of four basic parameters: production, price, expense, and discount rate.</w:t>
      </w:r>
      <w:r>
        <w:t xml:space="preserve"> </w:t>
      </w:r>
      <w:r w:rsidRPr="00651C8A">
        <w:t>The first three parameters combine to create a forecasted net income stream, whereas the fourth parameter converts this future net income to a present worth equal to estimated fair market value.</w:t>
      </w:r>
      <w:r>
        <w:t xml:space="preserve"> </w:t>
      </w:r>
      <w:r w:rsidRPr="00651C8A">
        <w:t>Cash flow projection in a DCF can proceed along any chosen time increments; yearly (“year-by-year”) projections are mathematically convenient and widely used for long-lived assets related to oil and gas production.</w:t>
      </w:r>
    </w:p>
    <w:p w14:paraId="379B20B6" w14:textId="77777777" w:rsidR="00D37584" w:rsidRPr="00651C8A" w:rsidRDefault="00D37584" w:rsidP="00D37584">
      <w:pPr>
        <w:pStyle w:val="1"/>
      </w:pPr>
      <w:r w:rsidRPr="006C31C0">
        <w:rPr>
          <w:i/>
          <w:iCs/>
        </w:rPr>
        <w:t>Discount Rate</w:t>
      </w:r>
      <w:r w:rsidRPr="00651C8A">
        <w:t>—the discount rate refers to the rate of interest used in a discounted cash flow (DCF) analysis to determine the present value of predicted future cash flows.</w:t>
      </w:r>
      <w:r>
        <w:t xml:space="preserve"> </w:t>
      </w:r>
      <w:r w:rsidRPr="00651C8A">
        <w:t>Because these cash flows are non-guaranteed, the rate should include not only the time cost of money but also all components of risk that relate to the valuation in the marketplace for oil and gas assets.</w:t>
      </w:r>
      <w:r>
        <w:t xml:space="preserve"> </w:t>
      </w:r>
      <w:r w:rsidRPr="00651C8A">
        <w:t>The discount rate typically exceeds the weighted average cost of capital (WACC) which is the minimum rate needed to justify the cost of a new venture, because future cash flows from a project or investment must meet or exceed the capital outlay needed to fund the project or investment in the present.</w:t>
      </w:r>
      <w:r>
        <w:t xml:space="preserve"> </w:t>
      </w:r>
      <w:r w:rsidRPr="00651C8A">
        <w:t>See discussion of discount rate in §907.B.4 below.</w:t>
      </w:r>
    </w:p>
    <w:p w14:paraId="5542C606" w14:textId="77777777" w:rsidR="00D37584" w:rsidRPr="00651C8A" w:rsidRDefault="00D37584" w:rsidP="00D37584">
      <w:pPr>
        <w:pStyle w:val="1"/>
      </w:pPr>
      <w:r w:rsidRPr="006C31C0">
        <w:rPr>
          <w:i/>
          <w:iCs/>
        </w:rPr>
        <w:t>Disposal Well</w:t>
      </w:r>
      <w:r w:rsidRPr="00651C8A">
        <w:t>—well used for injection of waste fluids or solids into an underground formation for more or less permanent storage.</w:t>
      </w:r>
    </w:p>
    <w:p w14:paraId="7DB3C132" w14:textId="77777777" w:rsidR="00D37584" w:rsidRPr="00651C8A" w:rsidRDefault="00D37584" w:rsidP="00D37584">
      <w:pPr>
        <w:pStyle w:val="1"/>
      </w:pPr>
      <w:r w:rsidRPr="006C31C0">
        <w:rPr>
          <w:i/>
          <w:iCs/>
        </w:rPr>
        <w:t>Economic Limit</w:t>
      </w:r>
      <w:r w:rsidRPr="00651C8A">
        <w:t>—in a year-by-year DCF appraisal, describes the future point in time in which forecasted net income becomes negative due to allowed direct costs of operation (not counting capital expense, if any) exceeding forecasted revenues.</w:t>
      </w:r>
      <w:r>
        <w:t xml:space="preserve"> </w:t>
      </w:r>
      <w:r w:rsidRPr="00651C8A">
        <w:t>Economic limit can vary between properties and is most often considered a result of each property’s DCF appraisal, not a known input parameter itself.</w:t>
      </w:r>
    </w:p>
    <w:p w14:paraId="7407A661" w14:textId="77777777" w:rsidR="00D37584" w:rsidRPr="00651C8A" w:rsidRDefault="00D37584" w:rsidP="00D37584">
      <w:pPr>
        <w:pStyle w:val="1"/>
      </w:pPr>
      <w:r w:rsidRPr="006C31C0">
        <w:rPr>
          <w:i/>
          <w:iCs/>
        </w:rPr>
        <w:t>Field</w:t>
      </w:r>
      <w:r w:rsidRPr="00651C8A">
        <w:t>—the general geographic region situated over one or more subsurface oil and gas reservoirs or “pools.”</w:t>
      </w:r>
      <w:r>
        <w:t xml:space="preserve"> </w:t>
      </w:r>
      <w:r w:rsidRPr="00651C8A">
        <w:t>Fields can abut or even overlay each other if two or more vertically aligned reservoirs are assigned separate field names by the state’s regulatory body.</w:t>
      </w:r>
    </w:p>
    <w:p w14:paraId="6486C3F5" w14:textId="77777777" w:rsidR="00D37584" w:rsidRPr="00651C8A" w:rsidRDefault="00D37584" w:rsidP="00D37584">
      <w:pPr>
        <w:pStyle w:val="1"/>
      </w:pPr>
      <w:r w:rsidRPr="006C31C0">
        <w:rPr>
          <w:i/>
          <w:iCs/>
        </w:rPr>
        <w:t>Flowing Well</w:t>
      </w:r>
      <w:r w:rsidRPr="00651C8A">
        <w:t>—a well that produces oil and/or gas to the surface by its own reservoir pressure instead of utilizing mechanical inducement such as a downhole pump, pumping unit, compressor or gas lift.</w:t>
      </w:r>
    </w:p>
    <w:p w14:paraId="21187D6D" w14:textId="77777777" w:rsidR="00D37584" w:rsidRPr="006C31C0" w:rsidRDefault="00D37584" w:rsidP="00D37584">
      <w:pPr>
        <w:pStyle w:val="1"/>
      </w:pPr>
      <w:r w:rsidRPr="006C31C0">
        <w:rPr>
          <w:i/>
          <w:iCs/>
        </w:rPr>
        <w:t>Gathering Line/System</w:t>
      </w:r>
      <w:r w:rsidRPr="00651C8A">
        <w:t>—small to medium diameter pipelines that transport oil or gas from a central point of receipt to a transmission line or mainline.</w:t>
      </w:r>
      <w:r>
        <w:t xml:space="preserve"> </w:t>
      </w:r>
      <w:r w:rsidRPr="00651C8A">
        <w:t xml:space="preserve">A gathering system can include compression and treatment </w:t>
      </w:r>
      <w:r w:rsidRPr="006C31C0">
        <w:t>facilities.</w:t>
      </w:r>
    </w:p>
    <w:p w14:paraId="439075E5" w14:textId="77777777" w:rsidR="00D37584" w:rsidRPr="00651C8A" w:rsidRDefault="00D37584" w:rsidP="00D37584">
      <w:pPr>
        <w:pStyle w:val="1"/>
      </w:pPr>
      <w:r w:rsidRPr="006C31C0">
        <w:rPr>
          <w:i/>
          <w:iCs/>
        </w:rPr>
        <w:t xml:space="preserve">Inactive </w:t>
      </w:r>
      <w:r>
        <w:rPr>
          <w:i/>
          <w:iCs/>
        </w:rPr>
        <w:t>W</w:t>
      </w:r>
      <w:r w:rsidRPr="006C31C0">
        <w:rPr>
          <w:i/>
          <w:iCs/>
        </w:rPr>
        <w:t>ells</w:t>
      </w:r>
      <w:r w:rsidRPr="006C31C0">
        <w:t>—wells that are non-producing or “shut-in.” Shut-in status becomes effective on the date the</w:t>
      </w:r>
      <w:r w:rsidRPr="00651C8A">
        <w:t xml:space="preserve"> application for shut-in status is filed, consistent with the Louisiana Office of Conservation requirements.</w:t>
      </w:r>
    </w:p>
    <w:p w14:paraId="1807ADFB" w14:textId="77777777" w:rsidR="00D37584" w:rsidRPr="00651C8A" w:rsidRDefault="00D37584" w:rsidP="00D37584">
      <w:pPr>
        <w:pStyle w:val="1"/>
      </w:pPr>
      <w:r w:rsidRPr="006C31C0">
        <w:rPr>
          <w:i/>
          <w:iCs/>
        </w:rPr>
        <w:t>Injection Wells</w:t>
      </w:r>
      <w:r w:rsidRPr="00651C8A">
        <w:t>—wells completed as single or wells reclassified by the Louisiana Office of Conservation after a conversion of another well. Injection wells are used for gas and water injection oil and gas formation for production purposes, as well as, disposal wells.</w:t>
      </w:r>
    </w:p>
    <w:p w14:paraId="79AA3D36" w14:textId="77777777" w:rsidR="00D37584" w:rsidRDefault="00D37584" w:rsidP="00D37584">
      <w:pPr>
        <w:pStyle w:val="1"/>
        <w:rPr>
          <w:i/>
          <w:iCs/>
        </w:rPr>
      </w:pPr>
      <w:r w:rsidRPr="006C31C0">
        <w:rPr>
          <w:i/>
          <w:iCs/>
        </w:rPr>
        <w:t>Lease</w:t>
      </w:r>
      <w:r w:rsidRPr="00651C8A">
        <w:t>—a legal instrument or agreement between the operator (lessee) and a landowner (lessor) which gives the operator the right to explore for and produce mineral resources such as oil and gas.</w:t>
      </w:r>
      <w:r>
        <w:t xml:space="preserve"> </w:t>
      </w:r>
      <w:r w:rsidRPr="00651C8A">
        <w:t>Also, the term often used interchangeable with property.</w:t>
      </w:r>
    </w:p>
    <w:p w14:paraId="12FB4851" w14:textId="77777777" w:rsidR="00D37584" w:rsidRPr="00651C8A" w:rsidRDefault="00D37584" w:rsidP="00D37584">
      <w:pPr>
        <w:pStyle w:val="1"/>
      </w:pPr>
      <w:r w:rsidRPr="006C31C0">
        <w:rPr>
          <w:i/>
          <w:iCs/>
        </w:rPr>
        <w:t>Lease/Flow Lines</w:t>
      </w:r>
      <w:r w:rsidRPr="00651C8A">
        <w:t>—typically smaller diameter pipelines that directly connect one or more wells to a central accumulation point, manifold, or process equipment including all check, safety, and allocation meters up to the point of custody transfer such as a LACT unit or sales meter.</w:t>
      </w:r>
    </w:p>
    <w:p w14:paraId="4D11FD1A" w14:textId="77777777" w:rsidR="00D37584" w:rsidRPr="00651C8A" w:rsidRDefault="00D37584" w:rsidP="00D37584">
      <w:pPr>
        <w:pStyle w:val="1"/>
      </w:pPr>
      <w:r w:rsidRPr="006C31C0">
        <w:rPr>
          <w:i/>
          <w:iCs/>
        </w:rPr>
        <w:t>Lease Operating Expense (LOE)</w:t>
      </w:r>
      <w:r w:rsidRPr="00651C8A">
        <w:t>—the costs incurred after drilling and completion activities have ended and production activities have begun.</w:t>
      </w:r>
      <w:r>
        <w:t xml:space="preserve"> </w:t>
      </w:r>
      <w:r w:rsidRPr="00651C8A">
        <w:t>In a DCF appraisal, LOE represents all costs deemed necessary and reasonably prudent for a property to produce oil and/or gas in the amounts desired.</w:t>
      </w:r>
      <w:r>
        <w:t xml:space="preserve"> </w:t>
      </w:r>
      <w:r w:rsidRPr="00651C8A">
        <w:t>Allowed LOE includes direct recurring costs for items such as labor, contract services, equipment, materials and supplies, treatment and processing of gases and fluids to the point of custody transfer, and overhead.</w:t>
      </w:r>
      <w:r>
        <w:t xml:space="preserve"> </w:t>
      </w:r>
      <w:r w:rsidRPr="00651C8A">
        <w:t>LOE can also include capital expenditures when appropriate.</w:t>
      </w:r>
      <w:r>
        <w:t xml:space="preserve"> </w:t>
      </w:r>
      <w:r w:rsidRPr="00651C8A">
        <w:t>See discussion of expense forecast in §907.B.3 below.</w:t>
      </w:r>
    </w:p>
    <w:p w14:paraId="4627B8B2" w14:textId="77777777" w:rsidR="00D37584" w:rsidRPr="00651C8A" w:rsidRDefault="00D37584" w:rsidP="00D37584">
      <w:pPr>
        <w:pStyle w:val="1"/>
      </w:pPr>
      <w:r w:rsidRPr="006C31C0">
        <w:rPr>
          <w:i/>
          <w:iCs/>
        </w:rPr>
        <w:t>LUW Code</w:t>
      </w:r>
      <w:r w:rsidRPr="00651C8A">
        <w:t>—an identification code assigned to a well by the Louisiana Office of Conservation located on a particular lease, unit, or a gas lease well.</w:t>
      </w:r>
    </w:p>
    <w:p w14:paraId="7CE54DDE" w14:textId="77777777" w:rsidR="00D37584" w:rsidRPr="00651C8A" w:rsidRDefault="00D37584" w:rsidP="00D37584">
      <w:pPr>
        <w:pStyle w:val="1"/>
      </w:pPr>
      <w:r w:rsidRPr="006C31C0">
        <w:rPr>
          <w:i/>
          <w:iCs/>
        </w:rPr>
        <w:t>Multiple Completions</w:t>
      </w:r>
      <w:r w:rsidRPr="00651C8A">
        <w:t>—wells consisting of more than one producing zone. Deepest or primary completion may or may not be the base well number depending upon the Louisiana Office of Conservation permits and classification.</w:t>
      </w:r>
    </w:p>
    <w:p w14:paraId="03E92940" w14:textId="77777777" w:rsidR="00D37584" w:rsidRPr="00651C8A" w:rsidRDefault="00D37584" w:rsidP="00D37584">
      <w:pPr>
        <w:pStyle w:val="1"/>
      </w:pPr>
      <w:r w:rsidRPr="006C31C0">
        <w:rPr>
          <w:i/>
          <w:iCs/>
        </w:rPr>
        <w:t>Number of Wells</w:t>
      </w:r>
      <w:r w:rsidRPr="00651C8A">
        <w:t>—the total well count included in the DCF appraisal.</w:t>
      </w:r>
    </w:p>
    <w:p w14:paraId="22E0296F" w14:textId="77777777" w:rsidR="00D37584" w:rsidRPr="00651C8A" w:rsidRDefault="00D37584" w:rsidP="00D37584">
      <w:pPr>
        <w:pStyle w:val="1"/>
      </w:pPr>
      <w:r w:rsidRPr="006C31C0">
        <w:rPr>
          <w:i/>
          <w:iCs/>
        </w:rPr>
        <w:t>Price Adjustment Factor</w:t>
      </w:r>
      <w:r w:rsidRPr="00651C8A">
        <w:t>—the factor derived to adjust the prior year average price to a more current market price, as of the assessment date.</w:t>
      </w:r>
    </w:p>
    <w:p w14:paraId="0CA24F1C" w14:textId="77777777" w:rsidR="00D37584" w:rsidRPr="00651C8A" w:rsidRDefault="00D37584" w:rsidP="00D37584">
      <w:pPr>
        <w:pStyle w:val="1"/>
      </w:pPr>
      <w:r w:rsidRPr="006C31C0">
        <w:rPr>
          <w:i/>
          <w:iCs/>
        </w:rPr>
        <w:t>Primary Product</w:t>
      </w:r>
      <w:r w:rsidRPr="00651C8A">
        <w:t>—the permitted majority product (oil or gas) produced from a well.</w:t>
      </w:r>
    </w:p>
    <w:p w14:paraId="49C19919" w14:textId="77777777" w:rsidR="00D37584" w:rsidRPr="00651C8A" w:rsidRDefault="00D37584" w:rsidP="00D37584">
      <w:pPr>
        <w:pStyle w:val="1"/>
      </w:pPr>
      <w:r w:rsidRPr="006C31C0">
        <w:rPr>
          <w:i/>
          <w:iCs/>
        </w:rPr>
        <w:t>Production</w:t>
      </w:r>
      <w:r w:rsidRPr="00651C8A">
        <w:t xml:space="preserve">—the yield or amount of hydrocarbons of an oil or gas well as reported to the Louisiana Office of </w:t>
      </w:r>
      <w:r w:rsidRPr="00651C8A">
        <w:lastRenderedPageBreak/>
        <w:t>Conservation.</w:t>
      </w:r>
      <w:r>
        <w:t xml:space="preserve"> </w:t>
      </w:r>
      <w:r w:rsidRPr="00651C8A">
        <w:t>In a DCF appraisal, production is the manufactured product that is projected to be sold and create a future revenue stream.</w:t>
      </w:r>
      <w:r>
        <w:t xml:space="preserve"> </w:t>
      </w:r>
      <w:r w:rsidRPr="00651C8A">
        <w:t>See Decline Curve Analysis.</w:t>
      </w:r>
    </w:p>
    <w:p w14:paraId="231B2934" w14:textId="77777777" w:rsidR="00D37584" w:rsidRPr="00651C8A" w:rsidRDefault="00D37584" w:rsidP="00D37584">
      <w:pPr>
        <w:pStyle w:val="1"/>
      </w:pPr>
      <w:r w:rsidRPr="006C31C0">
        <w:rPr>
          <w:i/>
          <w:iCs/>
        </w:rPr>
        <w:t>Production Depth</w:t>
      </w:r>
      <w:r w:rsidRPr="00651C8A">
        <w:t>—is the depth from the surface to the active lower perforation in each producing zone in which the well is completed. As an example - a well completed in three separate zones is a triple completion and will have three different production depths as determined by the depth of the active lower perforation for each completion.</w:t>
      </w:r>
    </w:p>
    <w:p w14:paraId="6408708D" w14:textId="77777777" w:rsidR="00D37584" w:rsidRPr="00651C8A" w:rsidRDefault="00D37584" w:rsidP="00D37584">
      <w:pPr>
        <w:pStyle w:val="1"/>
      </w:pPr>
      <w:r w:rsidRPr="006C31C0">
        <w:rPr>
          <w:i/>
          <w:iCs/>
        </w:rPr>
        <w:t>Production Rate Decline</w:t>
      </w:r>
      <w:r w:rsidRPr="00651C8A">
        <w:t>—the rate at which the production level of oil and gas assets change (typically reduce) over time.</w:t>
      </w:r>
      <w:r>
        <w:t xml:space="preserve"> </w:t>
      </w:r>
      <w:r w:rsidRPr="00651C8A">
        <w:t>See Decline Curve Analysis.</w:t>
      </w:r>
    </w:p>
    <w:p w14:paraId="32D2C80F" w14:textId="77777777" w:rsidR="00D37584" w:rsidRDefault="00D37584" w:rsidP="00D37584">
      <w:pPr>
        <w:pStyle w:val="1"/>
      </w:pPr>
      <w:r w:rsidRPr="006C31C0">
        <w:rPr>
          <w:i/>
          <w:iCs/>
        </w:rPr>
        <w:t>Production Train</w:t>
      </w:r>
      <w:r w:rsidRPr="00651C8A">
        <w:t>—the production train includes all the leasehold equipment on site, including the oil and gas wells themselves, required for the production of oil, gas, and related hydrocarbon commodities, subject to ad valorem taxation. Production train does not include equipment downstream from the wellhead or pumping unit that primarily serves to dispose of water or otherwise reduce costs of operation or increase the price of the commodity being sold. The production train includes, but is not limited to, water supply wells, platforms, pad sites, tanks, process facilities such as separators, heater treaters, amine units, etc., injection wells for enhancement of oil and gas production volumes, and all improvements directly related to production activities.</w:t>
      </w:r>
      <w:r>
        <w:t xml:space="preserve"> </w:t>
      </w:r>
      <w:r w:rsidRPr="00651C8A">
        <w:t>The production train can include inactive equipment but not ancillary equipment not directly related to production of the oil and gas wells being appraised.</w:t>
      </w:r>
    </w:p>
    <w:p w14:paraId="5B51C46F" w14:textId="77777777" w:rsidR="00D37584" w:rsidRPr="00651C8A" w:rsidRDefault="00D37584" w:rsidP="00D37584">
      <w:pPr>
        <w:pStyle w:val="1"/>
      </w:pPr>
      <w:r w:rsidRPr="006C31C0">
        <w:rPr>
          <w:i/>
          <w:iCs/>
        </w:rPr>
        <w:t>Pumping Well</w:t>
      </w:r>
      <w:r w:rsidRPr="00651C8A">
        <w:t>—a well which is not a flowing well and from which oil is produced by use of any type of artificial lifting method such as a pump.</w:t>
      </w:r>
      <w:r>
        <w:t xml:space="preserve"> </w:t>
      </w:r>
      <w:r w:rsidRPr="00651C8A">
        <w:t>Pumps are required when the formation pressure is not sufficient to allow fluids to flow to the surface.</w:t>
      </w:r>
    </w:p>
    <w:p w14:paraId="6AE9C01F" w14:textId="77777777" w:rsidR="00D37584" w:rsidRPr="00651C8A" w:rsidRDefault="00D37584" w:rsidP="00D37584">
      <w:pPr>
        <w:pStyle w:val="1"/>
      </w:pPr>
      <w:r w:rsidRPr="006C31C0">
        <w:rPr>
          <w:i/>
          <w:iCs/>
        </w:rPr>
        <w:t>Recompletion</w:t>
      </w:r>
      <w:r w:rsidRPr="00651C8A">
        <w:t>—any downhole operation to an existing oil or gas well that is conducted to establish production of oil or gas from any geological interval not currently completed or producing in said existing oil or gas well.</w:t>
      </w:r>
    </w:p>
    <w:p w14:paraId="247C5163" w14:textId="77777777" w:rsidR="00D37584" w:rsidRPr="00651C8A" w:rsidRDefault="00D37584" w:rsidP="00D37584">
      <w:pPr>
        <w:pStyle w:val="1"/>
      </w:pPr>
      <w:r w:rsidRPr="006C31C0">
        <w:rPr>
          <w:i/>
          <w:iCs/>
        </w:rPr>
        <w:t>Royalty Interest</w:t>
      </w:r>
      <w:r w:rsidRPr="00651C8A">
        <w:t>—royalty interest in the oil and gas industry refers to ownership of a portion of a resource or the revenue it produces.</w:t>
      </w:r>
      <w:r>
        <w:t xml:space="preserve"> </w:t>
      </w:r>
      <w:r w:rsidRPr="00651C8A">
        <w:t>A company or person that owns a royalty interest does not bear any operational costs needed to produce the resource, yet they still own a portion of the resource or revenue it produces.</w:t>
      </w:r>
    </w:p>
    <w:p w14:paraId="504AFAA3" w14:textId="77777777" w:rsidR="00D37584" w:rsidRPr="00651C8A" w:rsidRDefault="00D37584" w:rsidP="00D37584">
      <w:pPr>
        <w:pStyle w:val="1"/>
      </w:pPr>
      <w:r w:rsidRPr="006C31C0">
        <w:rPr>
          <w:i/>
          <w:iCs/>
        </w:rPr>
        <w:t>Sales Meter</w:t>
      </w:r>
      <w:r w:rsidRPr="00651C8A">
        <w:t>—sales meter is a meter at which custody transfer takes place.</w:t>
      </w:r>
    </w:p>
    <w:p w14:paraId="677E177A" w14:textId="77777777" w:rsidR="00D37584" w:rsidRPr="00651C8A" w:rsidRDefault="00D37584" w:rsidP="00D37584">
      <w:pPr>
        <w:pStyle w:val="1"/>
      </w:pPr>
      <w:r w:rsidRPr="006C31C0">
        <w:rPr>
          <w:i/>
          <w:iCs/>
        </w:rPr>
        <w:t>Salvage Leasehold Equipment Value</w:t>
      </w:r>
      <w:r w:rsidRPr="00651C8A">
        <w:t>—the estimated net cash value of the equipment included in the production train either when production ceases or becomes uneconomic to produce commercially.</w:t>
      </w:r>
    </w:p>
    <w:p w14:paraId="6B57A279" w14:textId="77777777" w:rsidR="00D37584" w:rsidRPr="00651C8A" w:rsidRDefault="00D37584" w:rsidP="00D37584">
      <w:pPr>
        <w:pStyle w:val="1"/>
      </w:pPr>
      <w:r w:rsidRPr="006C31C0">
        <w:rPr>
          <w:i/>
          <w:iCs/>
        </w:rPr>
        <w:t>Severance Tax Allowance</w:t>
      </w:r>
      <w:r w:rsidRPr="00651C8A">
        <w:t>—the estimated tax rate levied by the state on removal (severance) of oil and gas from the ground, expressed as a percentage deduction from the DCF.</w:t>
      </w:r>
    </w:p>
    <w:p w14:paraId="1C00DF2A" w14:textId="77777777" w:rsidR="00D37584" w:rsidRPr="00651C8A" w:rsidRDefault="00D37584" w:rsidP="00D37584">
      <w:pPr>
        <w:pStyle w:val="1"/>
      </w:pPr>
      <w:r w:rsidRPr="00B05055">
        <w:rPr>
          <w:i/>
          <w:iCs/>
        </w:rPr>
        <w:t>Single Completions</w:t>
      </w:r>
      <w:r w:rsidRPr="00651C8A">
        <w:t>—</w:t>
      </w:r>
    </w:p>
    <w:p w14:paraId="687E149D" w14:textId="77777777" w:rsidR="00D37584" w:rsidRPr="00651C8A" w:rsidRDefault="00D37584" w:rsidP="00D37584">
      <w:pPr>
        <w:pStyle w:val="a0"/>
      </w:pPr>
      <w:r w:rsidRPr="00651C8A">
        <w:t>a.</w:t>
      </w:r>
      <w:r w:rsidRPr="00651C8A">
        <w:tab/>
        <w:t>well originally completed as a single;</w:t>
      </w:r>
    </w:p>
    <w:p w14:paraId="47E9BA61" w14:textId="77777777" w:rsidR="00D37584" w:rsidRPr="00651C8A" w:rsidRDefault="00D37584" w:rsidP="00D37584">
      <w:pPr>
        <w:pStyle w:val="a0"/>
      </w:pPr>
      <w:r w:rsidRPr="00651C8A">
        <w:t>b.</w:t>
      </w:r>
      <w:r w:rsidRPr="00651C8A">
        <w:tab/>
        <w:t>well reclassified by the Louisiana Office of Conservation after a conversion of multiple completed well to a single producing zone.</w:t>
      </w:r>
    </w:p>
    <w:p w14:paraId="6C9FF1EE" w14:textId="77777777" w:rsidR="00D37584" w:rsidRPr="00651C8A" w:rsidRDefault="00D37584" w:rsidP="00D37584">
      <w:pPr>
        <w:pStyle w:val="1"/>
      </w:pPr>
      <w:r w:rsidRPr="006C31C0">
        <w:rPr>
          <w:i/>
          <w:iCs/>
        </w:rPr>
        <w:t>Start Rate</w:t>
      </w:r>
      <w:r w:rsidRPr="00651C8A">
        <w:t>—the daily average production level of oil or gas at the beginning of the appraisal.</w:t>
      </w:r>
      <w:r>
        <w:t xml:space="preserve"> </w:t>
      </w:r>
      <w:r w:rsidRPr="00651C8A">
        <w:t>The start rate can be the average of a brief period of time surrounding the assessment date (January 1 of the current tax year) or the actual daily production rate as of January 1.</w:t>
      </w:r>
      <w:r>
        <w:t xml:space="preserve"> </w:t>
      </w:r>
      <w:r w:rsidRPr="00651C8A">
        <w:t>The rate should be based on all information known and related to the actual expected production as of the assessment date.</w:t>
      </w:r>
      <w:r>
        <w:t xml:space="preserve"> </w:t>
      </w:r>
      <w:r w:rsidRPr="00651C8A">
        <w:t>See discussion of production forecast in §907.B.1 below.</w:t>
      </w:r>
    </w:p>
    <w:p w14:paraId="4F11175E" w14:textId="77777777" w:rsidR="00D37584" w:rsidRPr="00651C8A" w:rsidRDefault="00D37584" w:rsidP="00D37584">
      <w:pPr>
        <w:pStyle w:val="1"/>
      </w:pPr>
      <w:r w:rsidRPr="006C31C0">
        <w:rPr>
          <w:i/>
          <w:iCs/>
        </w:rPr>
        <w:t>Starting Price</w:t>
      </w:r>
      <w:r w:rsidRPr="00651C8A">
        <w:t>—the actual average price received by the well/LUW/field in the immediately prior year or available 12 months.</w:t>
      </w:r>
      <w:r>
        <w:t xml:space="preserve"> </w:t>
      </w:r>
      <w:r w:rsidRPr="00651C8A">
        <w:t>See discussion of price forecast in §907.B.2 below.</w:t>
      </w:r>
    </w:p>
    <w:p w14:paraId="5DBA5E2B" w14:textId="77777777" w:rsidR="00D37584" w:rsidRPr="00651C8A" w:rsidRDefault="00D37584" w:rsidP="00D37584">
      <w:pPr>
        <w:pStyle w:val="1"/>
      </w:pPr>
      <w:r w:rsidRPr="006C31C0">
        <w:rPr>
          <w:i/>
          <w:iCs/>
        </w:rPr>
        <w:t>Tax Year</w:t>
      </w:r>
      <w:r w:rsidRPr="00651C8A">
        <w:t>—the year of assessment as of January 1 of any annual period.</w:t>
      </w:r>
    </w:p>
    <w:p w14:paraId="51BB7C79" w14:textId="77777777" w:rsidR="00D37584" w:rsidRPr="006C31C0" w:rsidRDefault="00D37584" w:rsidP="00D37584">
      <w:pPr>
        <w:pStyle w:val="1"/>
      </w:pPr>
      <w:r w:rsidRPr="006C31C0">
        <w:rPr>
          <w:i/>
          <w:iCs/>
        </w:rPr>
        <w:t>Typical Equipment</w:t>
      </w:r>
      <w:r w:rsidRPr="00651C8A">
        <w:t xml:space="preserve">—See </w:t>
      </w:r>
      <w:r w:rsidRPr="00953ADB">
        <w:rPr>
          <w:i/>
          <w:iCs/>
        </w:rPr>
        <w:t>Production Train</w:t>
      </w:r>
      <w:r w:rsidRPr="006C31C0">
        <w:t>.</w:t>
      </w:r>
    </w:p>
    <w:p w14:paraId="20A31A88" w14:textId="77777777" w:rsidR="00D37584" w:rsidRPr="00651C8A" w:rsidRDefault="00D37584" w:rsidP="00D37584">
      <w:pPr>
        <w:pStyle w:val="1"/>
      </w:pPr>
      <w:r w:rsidRPr="006C31C0">
        <w:rPr>
          <w:i/>
          <w:iCs/>
        </w:rPr>
        <w:t>Water Wells</w:t>
      </w:r>
      <w:r w:rsidRPr="00651C8A">
        <w:t>—wells used for production purposes only - both fresh and salt water supply.</w:t>
      </w:r>
    </w:p>
    <w:p w14:paraId="2C3D8E74" w14:textId="77777777" w:rsidR="00D37584" w:rsidRPr="00651C8A" w:rsidRDefault="00D37584" w:rsidP="00D37584">
      <w:pPr>
        <w:pStyle w:val="1"/>
      </w:pPr>
      <w:r w:rsidRPr="006C31C0">
        <w:rPr>
          <w:i/>
          <w:iCs/>
        </w:rPr>
        <w:t>Well Serial Number</w:t>
      </w:r>
      <w:r w:rsidRPr="00651C8A">
        <w:t>—in Louisiana, the permanent identification number assigned to a well by Department of Natural Resources upon approval of the Application for (or to Renew) Permit to Drill for Minerals (MD-10R).</w:t>
      </w:r>
    </w:p>
    <w:p w14:paraId="508EB0B6" w14:textId="77777777" w:rsidR="00D37584" w:rsidRPr="00651C8A" w:rsidRDefault="00D37584" w:rsidP="00D37584">
      <w:pPr>
        <w:pStyle w:val="1"/>
      </w:pPr>
      <w:r w:rsidRPr="006C31C0">
        <w:rPr>
          <w:i/>
          <w:iCs/>
        </w:rPr>
        <w:t>Working Interest (WI)</w:t>
      </w:r>
      <w:r w:rsidRPr="00651C8A">
        <w:t>—the estate or rights created from a lease agreement that grants oil and gas companies the right to explore for, drill, and produce natural resources such as oil and gas from a designated area of land.</w:t>
      </w:r>
      <w:r>
        <w:t xml:space="preserve"> </w:t>
      </w:r>
      <w:r w:rsidRPr="00651C8A">
        <w:t>The owners of a lease’s working interest (typically, the operator and contractually related parties) incur all expenses of a well’s physical creation and operation and therefore own the well, as opposed to royalty interest owners who do not own any portion of the well.</w:t>
      </w:r>
      <w:r>
        <w:t xml:space="preserve"> </w:t>
      </w:r>
      <w:r w:rsidRPr="00651C8A">
        <w:t>For DCF purposes described in this chapter, WI is the sum of all working interest net revenue interest decimals included in the LAT-12 reporting, well/LUW/field.</w:t>
      </w:r>
    </w:p>
    <w:p w14:paraId="0D1E1548" w14:textId="77777777" w:rsidR="00D37584" w:rsidRPr="006908FA" w:rsidRDefault="00D37584" w:rsidP="00D37584">
      <w:pPr>
        <w:pStyle w:val="1"/>
      </w:pPr>
      <w:r w:rsidRPr="00B05055">
        <w:rPr>
          <w:i/>
          <w:iCs/>
        </w:rPr>
        <w:t>Workovers</w:t>
      </w:r>
      <w:r w:rsidRPr="00651C8A">
        <w:t>—major repairs or modifications which restore or enhance production from a well.</w:t>
      </w:r>
      <w:r>
        <w:t xml:space="preserve"> </w:t>
      </w:r>
      <w:r w:rsidRPr="00651C8A">
        <w:t>An example of a typical workover is cleaning out a well that has sanded up whereas the tubing is pulled and the casing and bottom of the hole is washed out with mud.</w:t>
      </w:r>
      <w:r>
        <w:t xml:space="preserve"> </w:t>
      </w:r>
      <w:r w:rsidRPr="00651C8A">
        <w:t>Workovers can also involve more complex recompletion procedures such as redrilling or hydraulic fracturing (fracking) of the oil or gas formation.</w:t>
      </w:r>
      <w:r>
        <w:t xml:space="preserve"> </w:t>
      </w:r>
      <w:r w:rsidRPr="00651C8A">
        <w:t xml:space="preserve">Workovers often involve an operator incurring capital expenditures (capex) which may or may not be applicable to a forecast of </w:t>
      </w:r>
      <w:r w:rsidRPr="006908FA">
        <w:t>future net income. See discussion of expense forecast in §907.B.3 below.</w:t>
      </w:r>
    </w:p>
    <w:p w14:paraId="5623127E" w14:textId="77777777" w:rsidR="00D37584" w:rsidRPr="00651C8A" w:rsidRDefault="00D37584" w:rsidP="00D37584">
      <w:pPr>
        <w:pStyle w:val="A"/>
      </w:pPr>
      <w:r w:rsidRPr="00651C8A">
        <w:t>D.</w:t>
      </w:r>
      <w:r w:rsidRPr="00651C8A">
        <w:tab/>
        <w:t>Well Fair Market Value Classifications.</w:t>
      </w:r>
      <w:r>
        <w:t xml:space="preserve"> </w:t>
      </w:r>
      <w:r w:rsidRPr="00651C8A">
        <w:t>LUW (Lease, Unit, or Well) code is a six-digit code assigned by the Office of Conservation for the purpose of recording production.</w:t>
      </w:r>
      <w:r>
        <w:t xml:space="preserve"> </w:t>
      </w:r>
      <w:r w:rsidRPr="00651C8A">
        <w:t>Each individual well must be listed separately by ward, field name and Louisiana Office of Conservation field code number, location (Sec.-Twp.-Range), lease name, well serial number, lease well number, well type and production depth (active lower perforation of each zone), in accordance with guidelines established by the Tax Commission.</w:t>
      </w:r>
    </w:p>
    <w:p w14:paraId="1A89537A" w14:textId="77777777" w:rsidR="00D37584" w:rsidRPr="00651C8A" w:rsidRDefault="00D37584" w:rsidP="00D37584">
      <w:pPr>
        <w:pStyle w:val="AuthorityNote"/>
      </w:pPr>
      <w:r w:rsidRPr="00651C8A">
        <w:lastRenderedPageBreak/>
        <w:t>AUTHORITY NOTE:</w:t>
      </w:r>
      <w:r>
        <w:tab/>
      </w:r>
      <w:r w:rsidRPr="00651C8A">
        <w:t>Promulgated in accordance with R.S. 47:1837 and R.S. 47:2323.</w:t>
      </w:r>
    </w:p>
    <w:p w14:paraId="35DE3743" w14:textId="7BF23C20" w:rsidR="009E03D9" w:rsidRPr="0063022D" w:rsidRDefault="00D37584" w:rsidP="00D37584">
      <w:pPr>
        <w:pStyle w:val="HistoricalNote"/>
      </w:pPr>
      <w:r w:rsidRPr="00651C8A">
        <w:t>HISTORICAL NOTE:</w:t>
      </w:r>
      <w:r>
        <w:tab/>
      </w:r>
      <w:r w:rsidRPr="00651C8A">
        <w:t>Promulgated by the Louisiana Tax Commission, LR 2:359 (November 1976), amended by the Department of Revenue and Taxation, Tax Commission, LR 8:102 (February 1982), LR 9:69 (February 1983), LR 17:1213 (December 1991), LR 19:212 (February 1993), LR 31:717 (March 2005), LR 33:492 (March 2007), LR 35:495 (March 2009), LR 36:773 (April 2010), amended by the Office of the Governor, Division of Administration, Tax Commission, LR 43:652 (April 2017), LR 49:1046 (June 2023), LR 51:381 (March 2025)</w:t>
      </w:r>
      <w:r>
        <w:t>, LR 52:960 (June 2026)</w:t>
      </w:r>
      <w:r w:rsidR="002176B7">
        <w:t>.</w:t>
      </w:r>
    </w:p>
    <w:p w14:paraId="28FAD91D" w14:textId="77777777" w:rsidR="000A70F9" w:rsidRDefault="000A70F9">
      <w:pPr>
        <w:pStyle w:val="Section"/>
      </w:pPr>
      <w:bookmarkStart w:id="2049" w:name="_Toc233690243"/>
      <w:bookmarkStart w:id="2050" w:name="_Toc234030827"/>
      <w:bookmarkStart w:id="2051" w:name="_Toc243721453"/>
      <w:bookmarkStart w:id="2052" w:name="_Toc259619700"/>
      <w:bookmarkStart w:id="2053" w:name="_Toc262718786"/>
      <w:bookmarkStart w:id="2054" w:name="_Toc275165559"/>
      <w:bookmarkStart w:id="2055" w:name="_Toc238197873"/>
      <w:r>
        <w:t>§903.</w:t>
      </w:r>
      <w:r>
        <w:tab/>
        <w:t>Instructions for Reporting Oil and Gas Properties</w:t>
      </w:r>
      <w:bookmarkEnd w:id="2049"/>
      <w:bookmarkEnd w:id="2050"/>
      <w:bookmarkEnd w:id="2051"/>
      <w:bookmarkEnd w:id="2052"/>
      <w:bookmarkEnd w:id="2053"/>
      <w:bookmarkEnd w:id="2054"/>
      <w:bookmarkEnd w:id="2055"/>
    </w:p>
    <w:p w14:paraId="3A67E3DC" w14:textId="77777777" w:rsidR="002176B7" w:rsidRPr="00202095" w:rsidRDefault="001C0ACF" w:rsidP="002176B7">
      <w:pPr>
        <w:pStyle w:val="A"/>
      </w:pPr>
      <w:r w:rsidRPr="007B2525">
        <w:t>A.</w:t>
      </w:r>
      <w:r w:rsidRPr="007B2525">
        <w:tab/>
      </w:r>
      <w:r w:rsidR="002176B7" w:rsidRPr="00D656D5">
        <w:t>A separate LAT-12 form is used for each well lease or facility represented by a LUW (Lease, Unit, or Well) code, a six-digit code assigned by the Office of Conservation for the pu</w:t>
      </w:r>
      <w:r w:rsidR="002176B7">
        <w:t xml:space="preserve">rpose of recording production. </w:t>
      </w:r>
      <w:r w:rsidR="002176B7" w:rsidRPr="00D656D5">
        <w:t>An attachment in lieu of the form is permitted only if inform</w:t>
      </w:r>
      <w:r w:rsidR="002176B7">
        <w:t xml:space="preserve">ation is in the same sequence. </w:t>
      </w:r>
      <w:r w:rsidR="002176B7" w:rsidRPr="00D656D5">
        <w:t>The LAT-12 form may be reproduced and used as an attachment; however, all attachments must be properly identified and attached to the original.</w:t>
      </w:r>
      <w:r w:rsidR="002176B7">
        <w:t xml:space="preserve"> Attachments may take the form of a single Excel file in lieu of a separate LAT-12 form for each well, lease, or facility, provided at least one LAT-12 form is submitted with the required signature(s).</w:t>
      </w:r>
    </w:p>
    <w:p w14:paraId="3E9D3CD9" w14:textId="77777777" w:rsidR="002176B7" w:rsidRPr="00D656D5" w:rsidRDefault="002176B7" w:rsidP="002176B7">
      <w:pPr>
        <w:pStyle w:val="1"/>
      </w:pPr>
      <w:r w:rsidRPr="00D656D5">
        <w:t>1.</w:t>
      </w:r>
      <w:r w:rsidRPr="00D656D5">
        <w:tab/>
        <w:t>Wells under the same assessment number are required to be listed in serial number order.</w:t>
      </w:r>
    </w:p>
    <w:p w14:paraId="31342713" w14:textId="77777777" w:rsidR="002176B7" w:rsidRPr="00D656D5" w:rsidRDefault="002176B7" w:rsidP="002176B7">
      <w:pPr>
        <w:pStyle w:val="1"/>
      </w:pPr>
      <w:r w:rsidRPr="00D656D5">
        <w:t>2.</w:t>
      </w:r>
      <w:r w:rsidRPr="00D656D5">
        <w:tab/>
        <w:t>All additional supporting documentation is recommended to be attached to the LAT-12 in an order that allows for ease of review by the assessor.</w:t>
      </w:r>
    </w:p>
    <w:p w14:paraId="38CBE05D" w14:textId="77777777" w:rsidR="002176B7" w:rsidRPr="00202095" w:rsidRDefault="002176B7" w:rsidP="002176B7">
      <w:pPr>
        <w:pStyle w:val="A"/>
      </w:pPr>
      <w:r w:rsidRPr="00D656D5">
        <w:t>B.</w:t>
      </w:r>
      <w:r w:rsidRPr="00D656D5">
        <w:tab/>
        <w:t>The following data is useful in performing the DCF appraisal of the well(s) and leasehold equipment (production train) and is recommended to be provided with the LAT-12.  The detail level will be based on the reporting level of the LAT-12 (well, lease, LUW, field, facility).</w:t>
      </w:r>
      <w:r>
        <w:t xml:space="preserve"> See further guidelines in §905 (Reporting Procedures).</w:t>
      </w:r>
    </w:p>
    <w:p w14:paraId="006B2F2C" w14:textId="77777777" w:rsidR="002176B7" w:rsidRPr="008353E9" w:rsidRDefault="002176B7" w:rsidP="002176B7">
      <w:pPr>
        <w:pStyle w:val="1"/>
        <w:rPr>
          <w:u w:val="single"/>
        </w:rPr>
      </w:pPr>
      <w:r w:rsidRPr="00D656D5">
        <w:t>1.</w:t>
      </w:r>
      <w:r w:rsidRPr="00D656D5">
        <w:tab/>
        <w:t xml:space="preserve">Primary product (oil or gas), total working interest (WI) decimal, total number of wells included, average depth, prior year average price for oil &amp; gas received, operating expense for prior year, capital expense used to enhance production, decline rate, production rate, and any data to support limits or inhibitors to </w:t>
      </w:r>
      <w:r w:rsidRPr="008353E9">
        <w:t>the asset.</w:t>
      </w:r>
    </w:p>
    <w:p w14:paraId="2AFD673A" w14:textId="77777777" w:rsidR="002176B7" w:rsidRPr="008353E9" w:rsidRDefault="002176B7" w:rsidP="002176B7">
      <w:pPr>
        <w:pStyle w:val="1"/>
        <w:rPr>
          <w:u w:val="single"/>
        </w:rPr>
      </w:pPr>
      <w:r w:rsidRPr="008353E9">
        <w:t>2.</w:t>
      </w:r>
      <w:r w:rsidRPr="008353E9">
        <w:tab/>
        <w:t>Decline curves for field averages over time (“type curves”) are a useful tool in forecasting future production levels for individual wells/leases/LUW codes.</w:t>
      </w:r>
    </w:p>
    <w:p w14:paraId="566DF768" w14:textId="77777777" w:rsidR="002176B7" w:rsidRPr="00F37170" w:rsidRDefault="002176B7" w:rsidP="002176B7">
      <w:pPr>
        <w:pStyle w:val="1"/>
        <w:rPr>
          <w:spacing w:val="-3"/>
          <w:u w:val="single"/>
        </w:rPr>
      </w:pPr>
      <w:r w:rsidRPr="00D656D5">
        <w:rPr>
          <w:spacing w:val="-3"/>
        </w:rPr>
        <w:t>3.</w:t>
      </w:r>
      <w:r w:rsidRPr="00D656D5">
        <w:rPr>
          <w:spacing w:val="-3"/>
        </w:rPr>
        <w:tab/>
        <w:t xml:space="preserve">Any additional information that provides the anticipated performance of the assets included in the production train or the associated production should be </w:t>
      </w:r>
      <w:r w:rsidRPr="00F37170">
        <w:rPr>
          <w:spacing w:val="-3"/>
        </w:rPr>
        <w:t>considered.</w:t>
      </w:r>
    </w:p>
    <w:p w14:paraId="53B9463B" w14:textId="77777777" w:rsidR="001C0ACF" w:rsidRPr="007B2525" w:rsidRDefault="001C0ACF" w:rsidP="001C0ACF">
      <w:pPr>
        <w:pStyle w:val="A"/>
      </w:pPr>
      <w:r w:rsidRPr="007B2525">
        <w:t>C.</w:t>
      </w:r>
      <w:r w:rsidRPr="007B2525">
        <w:tab/>
        <w:t>Operators shall furnish a statement of lease operating expenses for the previous calendar year. This statement should correspond as closely as possible with the LAT 12 form(s) for each lease or facility (as stated above) and be in sufficient enough detail to indicate the extent and monthly timing of incurrence of various major categories of expense such as labor, power and fuel, salt water disposal, chemicals, materials and supplies, repair and maintenance, workovers, and district overhead.</w:t>
      </w:r>
    </w:p>
    <w:p w14:paraId="05C827BE" w14:textId="77777777" w:rsidR="000A70F9" w:rsidRDefault="000A70F9" w:rsidP="00F154F1">
      <w:pPr>
        <w:pStyle w:val="AuthorityNote"/>
      </w:pPr>
      <w:r>
        <w:t>AUTHORITY NOTE:</w:t>
      </w:r>
      <w:r>
        <w:tab/>
        <w:t>Promulgated in accordance with R.S. 47:1837 and R.S. 47:2326.</w:t>
      </w:r>
    </w:p>
    <w:p w14:paraId="6AA9637C" w14:textId="77777777" w:rsidR="000A70F9" w:rsidRDefault="000A70F9">
      <w:pPr>
        <w:pStyle w:val="HistoricalNote"/>
      </w:pPr>
      <w:r>
        <w:t>HISTORICAL NOTE:</w:t>
      </w:r>
      <w:r>
        <w:tab/>
        <w:t>Promulgated by the Department of Revenue and Taxation, Tax Commission, LR 8:102 (February 1982), amended LR 16:1063 (December 1990), LR 19:212 (February 1993), LR 22:117 (February 1996</w:t>
      </w:r>
      <w:r w:rsidR="001C0ACF">
        <w:t>), LR 48:1523 (June 2022</w:t>
      </w:r>
      <w:r w:rsidR="002176B7">
        <w:t>), LR 49:1048 (June 2023), LR 51:383 (March 2025).</w:t>
      </w:r>
    </w:p>
    <w:p w14:paraId="7F5A867A" w14:textId="77777777" w:rsidR="000A70F9" w:rsidRDefault="000A70F9">
      <w:pPr>
        <w:pStyle w:val="Section"/>
      </w:pPr>
      <w:bookmarkStart w:id="2056" w:name="_Toc233690244"/>
      <w:bookmarkStart w:id="2057" w:name="_Toc234030828"/>
      <w:bookmarkStart w:id="2058" w:name="_Toc243721454"/>
      <w:bookmarkStart w:id="2059" w:name="_Toc259619701"/>
      <w:bookmarkStart w:id="2060" w:name="_Toc262718787"/>
      <w:bookmarkStart w:id="2061" w:name="_Toc275165560"/>
      <w:bookmarkStart w:id="2062" w:name="_Toc238197874"/>
      <w:r>
        <w:t>§905.</w:t>
      </w:r>
      <w:r>
        <w:tab/>
        <w:t>Reporting Procedures</w:t>
      </w:r>
      <w:bookmarkEnd w:id="2056"/>
      <w:bookmarkEnd w:id="2057"/>
      <w:bookmarkEnd w:id="2058"/>
      <w:bookmarkEnd w:id="2059"/>
      <w:bookmarkEnd w:id="2060"/>
      <w:bookmarkEnd w:id="2061"/>
      <w:bookmarkEnd w:id="2062"/>
    </w:p>
    <w:p w14:paraId="4EE5EEE1" w14:textId="77777777" w:rsidR="001C0ACF" w:rsidRPr="007B2525" w:rsidRDefault="001C0ACF" w:rsidP="001C0ACF">
      <w:pPr>
        <w:pStyle w:val="A"/>
      </w:pPr>
      <w:r w:rsidRPr="007B2525">
        <w:t>A.</w:t>
      </w:r>
      <w:r w:rsidRPr="007B2525">
        <w:tab/>
        <w:t>Oil, Gas, Associated Wells, and Related Production Equipment (Production Train), see guidelines adopted by the Louisiana Tax Commission and report in accordance with form requirements or as otherwise outlined in this chapter.</w:t>
      </w:r>
    </w:p>
    <w:p w14:paraId="660A119E" w14:textId="77777777" w:rsidR="001C0ACF" w:rsidRPr="007B2525" w:rsidRDefault="001C0ACF" w:rsidP="001C0ACF">
      <w:pPr>
        <w:pStyle w:val="1"/>
      </w:pPr>
      <w:r w:rsidRPr="007B2525">
        <w:t>1.</w:t>
      </w:r>
      <w:r w:rsidRPr="007B2525">
        <w:tab/>
        <w:t>A data template corresponding to a DCF model as adopted by the Louisiana Tax Commission shall be completed by the operator with the following information:</w:t>
      </w:r>
    </w:p>
    <w:p w14:paraId="2B52B91C" w14:textId="77777777" w:rsidR="001C0ACF" w:rsidRPr="007B2525" w:rsidRDefault="001C0ACF" w:rsidP="001C0ACF">
      <w:pPr>
        <w:pStyle w:val="a0"/>
      </w:pPr>
      <w:r w:rsidRPr="007B2525">
        <w:t>a.</w:t>
      </w:r>
      <w:r w:rsidRPr="007B2525">
        <w:tab/>
        <w:t>level of detail being provided (well/lease/LUW, etc.) and appropriate identifying name(s), number(s), LUW codes, etc;</w:t>
      </w:r>
    </w:p>
    <w:p w14:paraId="1F94316E" w14:textId="77777777" w:rsidR="001C0ACF" w:rsidRPr="007B2525" w:rsidRDefault="001C0ACF" w:rsidP="001C0ACF">
      <w:pPr>
        <w:pStyle w:val="a0"/>
      </w:pPr>
      <w:r w:rsidRPr="007B2525">
        <w:t>b.</w:t>
      </w:r>
      <w:r w:rsidRPr="007B2525">
        <w:tab/>
        <w:t>primary product being produced (oil or gas);</w:t>
      </w:r>
    </w:p>
    <w:p w14:paraId="1338FCAA" w14:textId="3CE2ABE2" w:rsidR="001C0ACF" w:rsidRPr="007B2525" w:rsidRDefault="001C0ACF" w:rsidP="001C0ACF">
      <w:pPr>
        <w:pStyle w:val="a0"/>
      </w:pPr>
      <w:r w:rsidRPr="007B2525">
        <w:t>c.</w:t>
      </w:r>
      <w:r w:rsidRPr="007B2525">
        <w:tab/>
      </w:r>
      <w:r w:rsidR="00BE4414" w:rsidRPr="00651C8A">
        <w:t>total decimal ownership of the working interest (WI) in the assets to be assessed (typically +/- 0.75000, if the decimal is unavailable for any reason, the default is .800000);</w:t>
      </w:r>
    </w:p>
    <w:p w14:paraId="0C41C5FA" w14:textId="77777777" w:rsidR="001C0ACF" w:rsidRPr="007B2525" w:rsidRDefault="001C0ACF" w:rsidP="001C0ACF">
      <w:pPr>
        <w:pStyle w:val="a0"/>
      </w:pPr>
      <w:r w:rsidRPr="007B2525">
        <w:t>d.</w:t>
      </w:r>
      <w:r w:rsidRPr="007B2525">
        <w:tab/>
        <w:t>total number of wells to be represented in the DCF;</w:t>
      </w:r>
    </w:p>
    <w:p w14:paraId="5254AE7C" w14:textId="77777777" w:rsidR="001C0ACF" w:rsidRPr="007B2525" w:rsidRDefault="001C0ACF" w:rsidP="001C0ACF">
      <w:pPr>
        <w:pStyle w:val="a0"/>
      </w:pPr>
      <w:r w:rsidRPr="007B2525">
        <w:t>e.</w:t>
      </w:r>
      <w:r w:rsidRPr="007B2525">
        <w:tab/>
        <w:t>average total depth of the wells represented in the DCF;</w:t>
      </w:r>
    </w:p>
    <w:p w14:paraId="15B69A66" w14:textId="77777777" w:rsidR="001C0ACF" w:rsidRPr="007B2525" w:rsidRDefault="001C0ACF" w:rsidP="001C0ACF">
      <w:pPr>
        <w:pStyle w:val="a0"/>
      </w:pPr>
      <w:r w:rsidRPr="007B2525">
        <w:t>f.</w:t>
      </w:r>
      <w:r w:rsidRPr="007B2525">
        <w:tab/>
        <w:t>previous year average price (dollars per barrel for oil or dollars per mcf for gas);</w:t>
      </w:r>
    </w:p>
    <w:p w14:paraId="194DFC3F" w14:textId="77777777" w:rsidR="001C0ACF" w:rsidRPr="007B2525" w:rsidRDefault="001C0ACF" w:rsidP="001C0ACF">
      <w:pPr>
        <w:pStyle w:val="a0"/>
      </w:pPr>
      <w:r w:rsidRPr="007B2525">
        <w:t>g.</w:t>
      </w:r>
      <w:r w:rsidRPr="007B2525">
        <w:tab/>
        <w:t>severance tax rate(s) being assessed against the well(s) by the Louisiana Department of Revenue;</w:t>
      </w:r>
    </w:p>
    <w:p w14:paraId="5FD2B169" w14:textId="77777777" w:rsidR="001C0ACF" w:rsidRPr="007B2525" w:rsidRDefault="001C0ACF" w:rsidP="001C0ACF">
      <w:pPr>
        <w:pStyle w:val="a0"/>
      </w:pPr>
      <w:r w:rsidRPr="007B2525">
        <w:t>h.</w:t>
      </w:r>
      <w:r w:rsidRPr="007B2525">
        <w:tab/>
        <w:t>recurring direct operating expense commensurate to the level of detail (well/lease/LUW) represented in the DCF;</w:t>
      </w:r>
    </w:p>
    <w:p w14:paraId="30ECEFA6" w14:textId="77777777" w:rsidR="001C0ACF" w:rsidRPr="007B2525" w:rsidRDefault="001C0ACF" w:rsidP="001C0ACF">
      <w:pPr>
        <w:pStyle w:val="a0"/>
      </w:pPr>
      <w:r w:rsidRPr="007B2525">
        <w:t>i.</w:t>
      </w:r>
      <w:r w:rsidRPr="007B2525">
        <w:tab/>
        <w:t>amount of capital expenditures (capex) anticipated to be incurred as of the assessment date (January 1) and cause and timing thereof;</w:t>
      </w:r>
    </w:p>
    <w:p w14:paraId="0CB2795E" w14:textId="77777777" w:rsidR="001C0ACF" w:rsidRPr="007B2525" w:rsidRDefault="001C0ACF" w:rsidP="001C0ACF">
      <w:pPr>
        <w:pStyle w:val="a0"/>
      </w:pPr>
      <w:r w:rsidRPr="007B2525">
        <w:t>j.</w:t>
      </w:r>
      <w:r w:rsidRPr="007B2525">
        <w:tab/>
        <w:t>salvage value of specialized leasehold equipment, if any, not considered part of a typical production train.</w:t>
      </w:r>
    </w:p>
    <w:p w14:paraId="35E6B842" w14:textId="77777777" w:rsidR="00174D48" w:rsidRPr="005A3A32" w:rsidRDefault="001C0ACF" w:rsidP="00174D48">
      <w:pPr>
        <w:pStyle w:val="A"/>
      </w:pPr>
      <w:r w:rsidRPr="007B2525">
        <w:t>B.</w:t>
      </w:r>
      <w:r w:rsidRPr="007B2525">
        <w:tab/>
      </w:r>
      <w:r w:rsidR="00174D48" w:rsidRPr="005A3A32">
        <w:t>Surface Equipment</w:t>
      </w:r>
    </w:p>
    <w:p w14:paraId="6F377CC9" w14:textId="77777777" w:rsidR="001C0ACF" w:rsidRPr="007B2525" w:rsidRDefault="00174D48" w:rsidP="002176B7">
      <w:pPr>
        <w:pStyle w:val="1"/>
      </w:pPr>
      <w:r>
        <w:t>1.</w:t>
      </w:r>
      <w:r>
        <w:tab/>
      </w:r>
      <w:r w:rsidRPr="005A3A32">
        <w:t>See guidelines adopted by the Louisiana Tax Commission regarding the use of Table 907.D-7 regarding depreciable life and Table 907.C-4 regarding depreciation rate. The detail of typical equipment included in the production train need not be listed on or with the LAT-12. For additional or ancillary equipment not considered as part of the production train, various sizes, items, etc. may not be commingled into one category or value. Property must be grouped, totaled and included in summary according to the following property classes:</w:t>
      </w:r>
    </w:p>
    <w:p w14:paraId="3EBB2FCB" w14:textId="77777777" w:rsidR="001C0ACF" w:rsidRPr="007B2525" w:rsidRDefault="001C0ACF" w:rsidP="001C0ACF">
      <w:pPr>
        <w:pStyle w:val="1"/>
      </w:pPr>
      <w:r w:rsidRPr="007B2525">
        <w:t>2.</w:t>
      </w:r>
      <w:r w:rsidRPr="007B2525">
        <w:tab/>
        <w:t xml:space="preserve">Property Class #1—Oil and Gas Equipment - major items of oil and gas equipment not included and assessed as part of the well are shown as a schedule item. For other </w:t>
      </w:r>
      <w:r w:rsidRPr="007B2525">
        <w:lastRenderedPageBreak/>
        <w:t>equipment (not included as a schedule item), year of construction or purchase, original cost and composite multiplier must be shown and used to determine fair market value. Refer to composite multipliers in the general business section (Chapter 25) of these guidelines.</w:t>
      </w:r>
    </w:p>
    <w:p w14:paraId="2E25537E" w14:textId="77777777" w:rsidR="001C0ACF" w:rsidRPr="007B2525" w:rsidRDefault="001C0ACF" w:rsidP="001C0ACF">
      <w:pPr>
        <w:pStyle w:val="1"/>
      </w:pPr>
      <w:r w:rsidRPr="007B2525">
        <w:t>3.</w:t>
      </w:r>
      <w:r w:rsidRPr="007B2525">
        <w:tab/>
        <w:t>Property Class #2—Tanks—see schedule for type, size, unit cost, etc.</w:t>
      </w:r>
    </w:p>
    <w:p w14:paraId="6900CCF5" w14:textId="77777777" w:rsidR="001C0ACF" w:rsidRPr="007B2525" w:rsidRDefault="001C0ACF" w:rsidP="001C0ACF">
      <w:pPr>
        <w:pStyle w:val="1"/>
      </w:pPr>
      <w:r w:rsidRPr="007B2525">
        <w:t>4.</w:t>
      </w:r>
      <w:r w:rsidRPr="007B2525">
        <w:tab/>
        <w:t>Property Class #3—Inventories</w:t>
      </w:r>
    </w:p>
    <w:p w14:paraId="5EC3B815" w14:textId="77777777" w:rsidR="001C0ACF" w:rsidRPr="007B2525" w:rsidRDefault="001C0ACF" w:rsidP="001C0ACF">
      <w:pPr>
        <w:pStyle w:val="a0"/>
      </w:pPr>
      <w:r w:rsidRPr="007B2525">
        <w:t>a.</w:t>
      </w:r>
      <w:r w:rsidRPr="007B2525">
        <w:tab/>
        <w:t>may be reported as a total accumulated cost in the fair market value column - with property description and on appropriate LAT form;</w:t>
      </w:r>
    </w:p>
    <w:p w14:paraId="1579D8BF" w14:textId="77777777" w:rsidR="001C0ACF" w:rsidRPr="007B2525" w:rsidRDefault="001C0ACF" w:rsidP="001C0ACF">
      <w:pPr>
        <w:pStyle w:val="a0"/>
      </w:pPr>
      <w:r w:rsidRPr="007B2525">
        <w:t>b.</w:t>
      </w:r>
      <w:r w:rsidRPr="007B2525">
        <w:tab/>
        <w:t>Material AND Supplies:</w:t>
      </w:r>
    </w:p>
    <w:p w14:paraId="7E7CC610" w14:textId="77777777" w:rsidR="001C0ACF" w:rsidRPr="007B2525" w:rsidRDefault="001C0ACF" w:rsidP="001C0ACF">
      <w:pPr>
        <w:pStyle w:val="i0"/>
      </w:pPr>
      <w:r w:rsidRPr="007B2525">
        <w:tab/>
        <w:t>i.</w:t>
      </w:r>
      <w:r w:rsidRPr="007B2525">
        <w:tab/>
        <w:t>located on lease or facility—use LAT-12 form;</w:t>
      </w:r>
    </w:p>
    <w:p w14:paraId="13C75A3D" w14:textId="77777777" w:rsidR="001C0ACF" w:rsidRPr="007B2525" w:rsidRDefault="001C0ACF" w:rsidP="001C0ACF">
      <w:pPr>
        <w:pStyle w:val="i0"/>
      </w:pPr>
      <w:r w:rsidRPr="007B2525">
        <w:tab/>
        <w:t>ii.</w:t>
      </w:r>
      <w:r w:rsidRPr="007B2525">
        <w:tab/>
        <w:t>located at a public or private storage—use LAT-5 form (Sec. 1).</w:t>
      </w:r>
    </w:p>
    <w:p w14:paraId="61DD848A" w14:textId="77777777" w:rsidR="001C0ACF" w:rsidRPr="007B2525" w:rsidRDefault="001C0ACF" w:rsidP="001C0ACF">
      <w:pPr>
        <w:pStyle w:val="a0"/>
      </w:pPr>
      <w:r w:rsidRPr="007B2525">
        <w:t>c.</w:t>
      </w:r>
      <w:r w:rsidRPr="007B2525">
        <w:tab/>
        <w:t>Pipe Stock—report footage or tonnage in unit column (indicating measurement) cost per unit measurement in unit value column and extend total fair market value.</w:t>
      </w:r>
    </w:p>
    <w:p w14:paraId="0A328CAF" w14:textId="77777777" w:rsidR="001C0ACF" w:rsidRPr="007B2525" w:rsidRDefault="001C0ACF" w:rsidP="001C0ACF">
      <w:pPr>
        <w:pStyle w:val="i0"/>
      </w:pPr>
      <w:r w:rsidRPr="007B2525">
        <w:tab/>
        <w:t>i.</w:t>
      </w:r>
      <w:r w:rsidRPr="007B2525">
        <w:tab/>
        <w:t>located on lease or facility - use LAT-12 form.</w:t>
      </w:r>
    </w:p>
    <w:p w14:paraId="504BD44A" w14:textId="77777777" w:rsidR="001C0ACF" w:rsidRPr="007B2525" w:rsidRDefault="001C0ACF" w:rsidP="001C0ACF">
      <w:pPr>
        <w:pStyle w:val="i0"/>
      </w:pPr>
      <w:r w:rsidRPr="007B2525">
        <w:tab/>
        <w:t>ii.</w:t>
      </w:r>
      <w:r w:rsidRPr="007B2525">
        <w:tab/>
        <w:t>located at a public or private storage - use LAT-5 form (Sec. 1).</w:t>
      </w:r>
    </w:p>
    <w:p w14:paraId="081BF600" w14:textId="77777777" w:rsidR="001C0ACF" w:rsidRPr="007B2525" w:rsidRDefault="001C0ACF" w:rsidP="001C0ACF">
      <w:pPr>
        <w:pStyle w:val="a0"/>
      </w:pPr>
      <w:r w:rsidRPr="007B2525">
        <w:t>d.</w:t>
      </w:r>
      <w:r w:rsidRPr="007B2525">
        <w:tab/>
        <w:t>Pipe Stock—exempt under La. Const., Art. VII, §21(D-3)—use LAT-5 form (Sec. 1).</w:t>
      </w:r>
    </w:p>
    <w:p w14:paraId="33B90CAE" w14:textId="77777777" w:rsidR="001C0ACF" w:rsidRPr="007B2525" w:rsidRDefault="001C0ACF" w:rsidP="001C0ACF">
      <w:pPr>
        <w:pStyle w:val="1"/>
      </w:pPr>
      <w:r w:rsidRPr="007B2525">
        <w:t>5.</w:t>
      </w:r>
      <w:r w:rsidRPr="007B2525">
        <w:tab/>
        <w:t>Property Class #4—Field Improvements— docks, lease buildings, equipment sheds and buildings, warehouses, land and leasehold improvements, etc.—furnish year constructed and cost. Use composite multiplier from appropriate table on original cost, and extend fair market value for each.</w:t>
      </w:r>
    </w:p>
    <w:p w14:paraId="5D284F44" w14:textId="77777777" w:rsidR="001C0ACF" w:rsidRPr="007B2525" w:rsidRDefault="001C0ACF" w:rsidP="001C0ACF">
      <w:pPr>
        <w:pStyle w:val="1"/>
      </w:pPr>
      <w:r w:rsidRPr="007B2525">
        <w:t>6.</w:t>
      </w:r>
      <w:r w:rsidRPr="007B2525">
        <w:tab/>
        <w:t>Property Class #5—Other Property—on lease or producing facilities, but not included in the above classes viz:</w:t>
      </w:r>
    </w:p>
    <w:p w14:paraId="6E75DEA8" w14:textId="77777777" w:rsidR="001C0ACF" w:rsidRPr="007B2525" w:rsidRDefault="001C0ACF" w:rsidP="001C0ACF">
      <w:pPr>
        <w:pStyle w:val="a0"/>
      </w:pPr>
      <w:r w:rsidRPr="007B2525">
        <w:t>a.</w:t>
      </w:r>
      <w:r w:rsidRPr="007B2525">
        <w:tab/>
        <w:t>Barges—used as work, utility, submerged platforms, etc.—report type, size, year of purchase, cost and use composite multiplier from the appropriate table;</w:t>
      </w:r>
    </w:p>
    <w:p w14:paraId="3AEBD602" w14:textId="77777777" w:rsidR="001C0ACF" w:rsidRPr="007B2525" w:rsidRDefault="001C0ACF" w:rsidP="001C0ACF">
      <w:pPr>
        <w:pStyle w:val="a0"/>
      </w:pPr>
      <w:r w:rsidRPr="007B2525">
        <w:t>b.</w:t>
      </w:r>
      <w:r w:rsidRPr="007B2525">
        <w:tab/>
        <w:t>Furniture and Fixtures—may be reported as a total cost with the composite multiplier from the appropriate table on original cost. Report such property on LAT-12 form (Oil and Gas Property).</w:t>
      </w:r>
    </w:p>
    <w:p w14:paraId="047DD1B0" w14:textId="77777777" w:rsidR="000A70F9" w:rsidRDefault="000A70F9">
      <w:pPr>
        <w:pStyle w:val="AuthorityNote"/>
      </w:pPr>
      <w:r>
        <w:t>AUTHORITY NOTE:</w:t>
      </w:r>
      <w:r>
        <w:tab/>
        <w:t>Promulgated in accordance with R.S. 47:1837 and R.S. 47:2323.</w:t>
      </w:r>
    </w:p>
    <w:p w14:paraId="69E200EF" w14:textId="495AFA55" w:rsidR="000A70F9" w:rsidRDefault="000A70F9">
      <w:pPr>
        <w:pStyle w:val="HistoricalNote"/>
      </w:pPr>
      <w:r>
        <w:t>HISTORICAL NOTE:</w:t>
      </w:r>
      <w:r>
        <w:tab/>
        <w:t>Promulgated by the Department of Revenue and Taxation, Tax Commission, LR 8:102 (February 1982), amended LR 19:212 (February 1993), amended by the Department of Revenue, Tax Com</w:t>
      </w:r>
      <w:r w:rsidR="001C0ACF">
        <w:t>mission, LR 24:480 (March 1998),</w:t>
      </w:r>
      <w:r w:rsidR="001C0ACF" w:rsidRPr="001C0ACF">
        <w:rPr>
          <w:kern w:val="0"/>
          <w:sz w:val="20"/>
        </w:rPr>
        <w:t xml:space="preserve"> </w:t>
      </w:r>
      <w:r w:rsidR="001C0ACF" w:rsidRPr="001C0ACF">
        <w:t>LR 49:1048 (June 2023</w:t>
      </w:r>
      <w:r w:rsidR="00174D48">
        <w:t>), LR 50:3</w:t>
      </w:r>
      <w:r w:rsidR="00272F34">
        <w:t>61</w:t>
      </w:r>
      <w:r w:rsidR="00174D48">
        <w:t xml:space="preserve"> (March 2024)</w:t>
      </w:r>
      <w:r w:rsidR="00BE4414">
        <w:t>, LR 52:962 (June 2026).</w:t>
      </w:r>
    </w:p>
    <w:p w14:paraId="1E4AD347" w14:textId="77777777" w:rsidR="00F55932" w:rsidRPr="006E6C5A" w:rsidRDefault="00F55932" w:rsidP="00F55932">
      <w:pPr>
        <w:pStyle w:val="Section"/>
      </w:pPr>
      <w:bookmarkStart w:id="2063" w:name="_Toc259619702"/>
      <w:bookmarkStart w:id="2064" w:name="_Toc262718788"/>
      <w:bookmarkStart w:id="2065" w:name="_Toc275165561"/>
      <w:bookmarkStart w:id="2066" w:name="_Toc238197875"/>
      <w:r w:rsidRPr="006E6C5A">
        <w:t>§907.</w:t>
      </w:r>
      <w:r w:rsidRPr="006E6C5A">
        <w:tab/>
        <w:t>Valuation of Oil, Gas, and Other Wells</w:t>
      </w:r>
      <w:bookmarkEnd w:id="2063"/>
      <w:bookmarkEnd w:id="2064"/>
      <w:bookmarkEnd w:id="2065"/>
      <w:bookmarkEnd w:id="2066"/>
    </w:p>
    <w:p w14:paraId="37980756" w14:textId="77777777" w:rsidR="001C0ACF" w:rsidRPr="007B2525" w:rsidRDefault="001C0ACF" w:rsidP="001C0ACF">
      <w:pPr>
        <w:pStyle w:val="A"/>
      </w:pPr>
      <w:r w:rsidRPr="007B2525">
        <w:t>A.</w:t>
      </w:r>
      <w:r w:rsidRPr="007B2525">
        <w:tab/>
        <w:t xml:space="preserve">The valuation procedure below, which provides that the presence of oil or gas or the production thereof may be included in the methodology to determine the fair market value of an oil or gas well for ad valorem taxes, covers only that portion of the well, including the well’s associated </w:t>
      </w:r>
      <w:r w:rsidRPr="007B2525">
        <w:t>leasehold equipment or “production train” subject to ad valorem taxation. Further, the valuation procedure below</w:t>
      </w:r>
      <w:r>
        <w:t xml:space="preserve"> </w:t>
      </w:r>
      <w:r w:rsidRPr="007B2525">
        <w:t>provides that no further or additional tax or license shall be levied or imposed on oil, gas or sulphur leases or rights and no additional value shall be added to the assessment of land due to the presence of oil, gas or sulphur or their production therefrom.</w:t>
      </w:r>
    </w:p>
    <w:p w14:paraId="5E5E3F17" w14:textId="77777777" w:rsidR="00174D48" w:rsidRPr="005A3A32" w:rsidRDefault="001C0ACF" w:rsidP="00174D48">
      <w:pPr>
        <w:pStyle w:val="A"/>
      </w:pPr>
      <w:r w:rsidRPr="007B2525">
        <w:t>B.</w:t>
      </w:r>
      <w:r w:rsidRPr="007B2525">
        <w:tab/>
      </w:r>
      <w:r w:rsidR="00174D48" w:rsidRPr="005A3A32">
        <w:t>The presence of oil or gas, or the production thereof, is to be included in the year-by-year discounted cash flow (DCF) model described below and as adopted by the Louisiana Tax Commission to determine the fair market value of an oil or gas well and its associated leasehold equipment for ad valorem tax purposes in Louisiana.</w:t>
      </w:r>
    </w:p>
    <w:p w14:paraId="60A72ED1" w14:textId="77777777" w:rsidR="00174D48" w:rsidRPr="005A3A32" w:rsidRDefault="00174D48" w:rsidP="00174D48">
      <w:pPr>
        <w:pStyle w:val="1"/>
      </w:pPr>
      <w:r w:rsidRPr="005A3A32">
        <w:t>1.</w:t>
      </w:r>
      <w:r w:rsidRPr="005A3A32">
        <w:tab/>
        <w:t>Production Forecast—oil and gas or other hydrocarbon production history for the well, lease or facility represented by the LUW (Lease, Unit, or Well) code is to be analyzed by the assessor for relevant trends and patterns established as of January 1 of the current tax year, using Decline Curve Analysis or other accepted empirical method. A commensurate forecast of future production, or production potential, attributable to only the working interest owner(s), is to be made by the assessor as of January 1 of the current tax year. This production forecast will consist of a Start Rate as of January 1 (daily average barrels or mcf) and up to five exponential percentage decline rates for designated periods of time in the DCF. Alternatively, a hyperbolic forecast formula may be used when appropriate.</w:t>
      </w:r>
    </w:p>
    <w:p w14:paraId="08BC037C" w14:textId="77777777" w:rsidR="00174D48" w:rsidRPr="005A3A32" w:rsidRDefault="00174D48" w:rsidP="00174D48">
      <w:pPr>
        <w:pStyle w:val="1"/>
      </w:pPr>
      <w:r w:rsidRPr="005A3A32">
        <w:t>2.</w:t>
      </w:r>
      <w:r w:rsidRPr="005A3A32">
        <w:tab/>
        <w:t>Price Forecast—the forecasted oil and gas or other hydrocarbon production amounts for the well, lease or facility represented by the LUW code, attributable to the working interest owner(s), are to be factored by an oil or gas or other hydrocarbon price forecast as of January 1 of the current tax year as annually determined by the Tax Commission to result in a forecasted gross revenue stream attributable to the working interest owner(s). This price forecast is based on the following guidelines:</w:t>
      </w:r>
    </w:p>
    <w:p w14:paraId="2FDE73AE" w14:textId="77777777" w:rsidR="00174D48" w:rsidRPr="005A3A32" w:rsidRDefault="00174D48" w:rsidP="00174D48">
      <w:pPr>
        <w:pStyle w:val="a0"/>
      </w:pPr>
      <w:r w:rsidRPr="005A3A32">
        <w:t>a.</w:t>
      </w:r>
      <w:r w:rsidRPr="005A3A32">
        <w:tab/>
        <w:t>the forecasted oil and gas or other hydrocarbon price forecast shall begin with the immediately previous calendar year’s monthly average price (starting price) received by the working interest owner(s) for the oil and gas or other hydrocarbons produced and sold from the lease or facility represented by the LEW code on the open market to an unaffiliated third party or otherwise at a market-oriented rate. The source of this starting price shall correspond to severance tax data as reported by the operator to the Louisiana Department of Revenue;</w:t>
      </w:r>
    </w:p>
    <w:p w14:paraId="0408A691" w14:textId="77777777" w:rsidR="00174D48" w:rsidRPr="005A3A32" w:rsidRDefault="00174D48" w:rsidP="00174D48">
      <w:pPr>
        <w:pStyle w:val="i0"/>
      </w:pPr>
      <w:r>
        <w:tab/>
      </w:r>
      <w:r w:rsidRPr="005A3A32">
        <w:t>i.</w:t>
      </w:r>
      <w:r w:rsidRPr="005A3A32">
        <w:tab/>
        <w:t>this previous year average price may vary by property;</w:t>
      </w:r>
    </w:p>
    <w:p w14:paraId="5AEABFAC" w14:textId="77777777" w:rsidR="00174D48" w:rsidRPr="005A3A32" w:rsidRDefault="00174D48" w:rsidP="00174D48">
      <w:pPr>
        <w:pStyle w:val="i0"/>
      </w:pPr>
      <w:r>
        <w:tab/>
      </w:r>
      <w:r w:rsidRPr="005A3A32">
        <w:t>ii.</w:t>
      </w:r>
      <w:r w:rsidRPr="005A3A32">
        <w:tab/>
        <w:t>if oil and gas or other hydrocarbons were either not produced or not sold for one or more months of the previous calendar year, the average price for which similar oil and gas from comparable interests was selling during that month is to be used;</w:t>
      </w:r>
    </w:p>
    <w:p w14:paraId="7AC80FC2" w14:textId="77777777" w:rsidR="00174D48" w:rsidRPr="005A3A32" w:rsidRDefault="00174D48" w:rsidP="00174D48">
      <w:pPr>
        <w:pStyle w:val="a0"/>
      </w:pPr>
      <w:r w:rsidRPr="005A3A32">
        <w:t>b.</w:t>
      </w:r>
      <w:r w:rsidRPr="005A3A32">
        <w:tab/>
        <w:t xml:space="preserve">the previous year average price is to be increased or decreased, whichever is appropriate, for year 1 of the discounted cashflow analysis with a Price Adjustment Factor </w:t>
      </w:r>
      <w:r w:rsidRPr="005A3A32">
        <w:lastRenderedPageBreak/>
        <w:t>which will be commensurate with the percentage increase or decrease, respectively, as indicated by the forecasted price in the Energy Information Administration (EIA) January STEO (Short-Term Energy Outlook) report for the current tax year, relative to the actual price shown for the immediately previous calendar year in the same publication. These two prices can be referenced in the report’s Table 2. Energy Prices:</w:t>
      </w:r>
    </w:p>
    <w:p w14:paraId="6811835B" w14:textId="77777777" w:rsidR="00174D48" w:rsidRPr="005A3A32" w:rsidRDefault="00174D48" w:rsidP="00174D48">
      <w:pPr>
        <w:pStyle w:val="i0"/>
      </w:pPr>
      <w:r>
        <w:tab/>
      </w:r>
      <w:r w:rsidRPr="005A3A32">
        <w:t>i.</w:t>
      </w:r>
      <w:r w:rsidRPr="005A3A32">
        <w:tab/>
        <w:t>for oil, reference “West Texas Intermediate Spot Average” (dollars per barrel);</w:t>
      </w:r>
    </w:p>
    <w:p w14:paraId="02E919E5" w14:textId="77777777" w:rsidR="00174D48" w:rsidRPr="005A3A32" w:rsidRDefault="00174D48" w:rsidP="00174D48">
      <w:pPr>
        <w:pStyle w:val="i0"/>
      </w:pPr>
      <w:r>
        <w:tab/>
      </w:r>
      <w:r w:rsidRPr="005A3A32">
        <w:t>ii.</w:t>
      </w:r>
      <w:r w:rsidRPr="005A3A32">
        <w:tab/>
        <w:t>for natural gas, reference “Henry Hub Spot” (dollars per million Btu);</w:t>
      </w:r>
    </w:p>
    <w:p w14:paraId="439325E1" w14:textId="77777777" w:rsidR="00174D48" w:rsidRPr="005A3A32" w:rsidRDefault="00174D48" w:rsidP="00174D48">
      <w:pPr>
        <w:pStyle w:val="i0"/>
      </w:pPr>
      <w:r>
        <w:tab/>
      </w:r>
      <w:r w:rsidRPr="005A3A32">
        <w:t>iii.</w:t>
      </w:r>
      <w:r w:rsidRPr="005A3A32">
        <w:tab/>
        <w:t>this price adjustment factor is to be used in the appraisal of each property, to the extent the property’s forecasted cash flow extends to year 1;</w:t>
      </w:r>
    </w:p>
    <w:p w14:paraId="7F2111B6" w14:textId="77777777" w:rsidR="00174D48" w:rsidRPr="005A3A32" w:rsidRDefault="00174D48" w:rsidP="00174D48">
      <w:pPr>
        <w:pStyle w:val="a0"/>
      </w:pPr>
      <w:r w:rsidRPr="005A3A32">
        <w:t>c.</w:t>
      </w:r>
      <w:r w:rsidRPr="005A3A32">
        <w:tab/>
        <w:t>the year 1 price used in the DCF appraisal is to be either increased or decreased, whichever is appropriate, in four more or less equal percentage increments to a year 5 price considered to be representative to a long-term average price available for the sale of oil and gas from the property as calculated with reference to the last 20 years of historical oil and gas price data from the Energy Information Administration (EIA);</w:t>
      </w:r>
    </w:p>
    <w:p w14:paraId="32B17651" w14:textId="77777777" w:rsidR="00174D48" w:rsidRPr="005A3A32" w:rsidRDefault="00174D48" w:rsidP="00174D48">
      <w:pPr>
        <w:pStyle w:val="i0"/>
      </w:pPr>
      <w:r>
        <w:tab/>
      </w:r>
      <w:r w:rsidRPr="005A3A32">
        <w:t>i.</w:t>
      </w:r>
      <w:r w:rsidRPr="005A3A32">
        <w:tab/>
        <w:t>the long-term average price is to be calculated after removal of outlier prices, if any, within the 20-year range, defined as any historical price outside of one standard deviation from the simple average.</w:t>
      </w:r>
    </w:p>
    <w:p w14:paraId="5D14DD5D" w14:textId="77777777" w:rsidR="00174D48" w:rsidRPr="005A3A32" w:rsidRDefault="00174D48" w:rsidP="00174D48">
      <w:pPr>
        <w:pStyle w:val="i0"/>
      </w:pPr>
      <w:r>
        <w:tab/>
      </w:r>
      <w:r w:rsidRPr="005A3A32">
        <w:t>ii.</w:t>
      </w:r>
      <w:r w:rsidRPr="005A3A32">
        <w:tab/>
        <w:t>these percentages are to be used in the appraisal of each property, to the extent the property’s forecasted cash flow extends to either years 2, 3, 4, or 5.</w:t>
      </w:r>
    </w:p>
    <w:p w14:paraId="047D0DC2" w14:textId="77777777" w:rsidR="00174D48" w:rsidRPr="005A3A32" w:rsidRDefault="00174D48" w:rsidP="00174D48">
      <w:pPr>
        <w:pStyle w:val="a0"/>
      </w:pPr>
      <w:r w:rsidRPr="005A3A32">
        <w:t>d.</w:t>
      </w:r>
      <w:r w:rsidRPr="005A3A32">
        <w:tab/>
        <w:t>the year 5 price used in the DCF appraisal is to be held flat for all years thereafter in the DCF, to the extent the property’s forecasted cash flow extends past year 5;</w:t>
      </w:r>
    </w:p>
    <w:p w14:paraId="4C857E34" w14:textId="77777777" w:rsidR="00174D48" w:rsidRPr="005A3A32" w:rsidRDefault="00174D48" w:rsidP="00174D48">
      <w:pPr>
        <w:pStyle w:val="a0"/>
      </w:pPr>
      <w:r w:rsidRPr="005A3A32">
        <w:t>e.</w:t>
      </w:r>
      <w:r w:rsidRPr="005A3A32">
        <w:tab/>
        <w:t>the five oil and gas price forecast percentages discussed above, along with the zero percent escalation for any years in the DCF past year 5, together constitute the “price forecast scenario” as established by the Tax Commission and are to be used in the DCF appraisal of each property. This oil and gas price forecast scenario will be published on the LTC website.</w:t>
      </w:r>
    </w:p>
    <w:p w14:paraId="3847699B" w14:textId="77777777" w:rsidR="00174D48" w:rsidRPr="005A3A32" w:rsidRDefault="00174D48" w:rsidP="00174D48">
      <w:pPr>
        <w:pStyle w:val="1"/>
      </w:pPr>
      <w:r w:rsidRPr="005A3A32">
        <w:t>3.</w:t>
      </w:r>
      <w:r w:rsidRPr="005A3A32">
        <w:tab/>
        <w:t>Expense Forecast—in the DCF appraisal of the property, the forecasted gross revenues attributable to the working interest owner(s) are to be reduced for the allowance of reasonable and defendable direct costs of operation, as well as, all applicable state and local tax burden, to result in a forecasted net income stream attributable to the working interest owner(s) of the specific property being appraised. This cost allowance should represent the amount and timing of recurring expense, including overhead, along with any applicable non-recurring (capital) expense(s), typical to the area and similar operations and not necessarily the exact expenses incurred in any previous year, deemed reasonable and necessary for the property to achieve the forecasted oil and gas production amounts:</w:t>
      </w:r>
    </w:p>
    <w:p w14:paraId="26AB3B8C" w14:textId="77777777" w:rsidR="00174D48" w:rsidRPr="005A3A32" w:rsidRDefault="00174D48" w:rsidP="00174D48">
      <w:pPr>
        <w:pStyle w:val="a0"/>
      </w:pPr>
      <w:r w:rsidRPr="005A3A32">
        <w:t>a.</w:t>
      </w:r>
      <w:r w:rsidRPr="005A3A32">
        <w:tab/>
        <w:t xml:space="preserve">an assessor should make effort to obtain and consider actual historical expenses being incurred by the </w:t>
      </w:r>
      <w:r w:rsidRPr="005A3A32">
        <w:t>operator as documented on expense statements required to be provided to the assessor pursuant to §903.C. Absent this information, an assessor may assume a minimal amount and/or otherwise rely on their own judgement using best information available;</w:t>
      </w:r>
    </w:p>
    <w:p w14:paraId="12183457" w14:textId="77777777" w:rsidR="00174D48" w:rsidRPr="005A3A32" w:rsidRDefault="00174D48" w:rsidP="00174D48">
      <w:pPr>
        <w:pStyle w:val="a0"/>
      </w:pPr>
      <w:r w:rsidRPr="005A3A32">
        <w:t>b.</w:t>
      </w:r>
      <w:r w:rsidRPr="005A3A32">
        <w:tab/>
        <w:t>the increase or decrease of direct operating expense allowance in the cash flow appraisal will correspond to the increase or decrease in forecasted price, as established by the Tax Commission;</w:t>
      </w:r>
    </w:p>
    <w:p w14:paraId="459CB636" w14:textId="4325AAC7" w:rsidR="00174D48" w:rsidRPr="005A3A32" w:rsidRDefault="00174D48" w:rsidP="00174D48">
      <w:pPr>
        <w:pStyle w:val="a0"/>
      </w:pPr>
      <w:r w:rsidRPr="005A3A32">
        <w:t>c.</w:t>
      </w:r>
      <w:r w:rsidRPr="005A3A32">
        <w:tab/>
      </w:r>
      <w:r w:rsidR="00BE4414" w:rsidRPr="00651C8A">
        <w:t>as a default, the percentage increase or decrease for each forecasted year of the cash flow appraisal will be calculated at one-third (1/3) of the percentage increase or decrease in price for that year relative to the previous year price, referencing the price of the property’s primary hydrocarbon being produced. However, when circumstances clearly dictate a departure from this protocol is necessary to achieve a more accurate forecast, operating expenses can be increased or decreased at a different percentage through year 5 of the cash flow</w:t>
      </w:r>
      <w:r w:rsidRPr="005A3A32">
        <w:t>;</w:t>
      </w:r>
    </w:p>
    <w:p w14:paraId="28070FD5" w14:textId="77777777" w:rsidR="00174D48" w:rsidRPr="005A3A32" w:rsidRDefault="00174D48" w:rsidP="00174D48">
      <w:pPr>
        <w:pStyle w:val="a0"/>
      </w:pPr>
      <w:r w:rsidRPr="005A3A32">
        <w:t>d.</w:t>
      </w:r>
      <w:r w:rsidRPr="005A3A32">
        <w:tab/>
        <w:t>the provision for increase or decrease of the direct operating expense allowance does not pertain to separate allowance, if any, of capital expense(s) in the property’s cash flow appraisal.</w:t>
      </w:r>
    </w:p>
    <w:p w14:paraId="31F72C88" w14:textId="77777777" w:rsidR="00174D48" w:rsidRPr="005A3A32" w:rsidRDefault="00174D48" w:rsidP="00174D48">
      <w:pPr>
        <w:pStyle w:val="1"/>
      </w:pPr>
      <w:r w:rsidRPr="005A3A32">
        <w:t>4.</w:t>
      </w:r>
      <w:r w:rsidRPr="005A3A32">
        <w:tab/>
        <w:t>Discount Rate—the forecasted net income amounts in the property’s DCF appraisal are to be discounted (reduced) to present day worth by application of a discount factor for each year of the forecasted cash flow commensurate with an appropriate discount rate:</w:t>
      </w:r>
    </w:p>
    <w:p w14:paraId="72742230" w14:textId="77777777" w:rsidR="00174D48" w:rsidRPr="005A3A32" w:rsidRDefault="00174D48" w:rsidP="00174D48">
      <w:pPr>
        <w:pStyle w:val="a0"/>
      </w:pPr>
      <w:r w:rsidRPr="005A3A32">
        <w:t>a.</w:t>
      </w:r>
      <w:r w:rsidRPr="005A3A32">
        <w:tab/>
        <w:t>the discount rate may vary by property;</w:t>
      </w:r>
    </w:p>
    <w:p w14:paraId="6C5081E6" w14:textId="77777777" w:rsidR="00174D48" w:rsidRPr="005A3A32" w:rsidRDefault="00174D48" w:rsidP="00174D48">
      <w:pPr>
        <w:pStyle w:val="a0"/>
      </w:pPr>
      <w:r w:rsidRPr="005A3A32">
        <w:t>b.</w:t>
      </w:r>
      <w:r w:rsidRPr="005A3A32">
        <w:tab/>
        <w:t>base discount rates to account for the time cost of money and general industry risk are to be established by the Tax Commission. These discount rates separately extend to oil wells vs. gas wells and are shown in Table 907.C-2. This is a minimum rate whereas the assessor may use a higher rate to account for additional property-specific risks and/or other considerations as appropriate for the determination of each property’s market value;</w:t>
      </w:r>
    </w:p>
    <w:p w14:paraId="67943523" w14:textId="77777777" w:rsidR="00174D48" w:rsidRPr="005A3A32" w:rsidRDefault="00174D48" w:rsidP="00174D48">
      <w:pPr>
        <w:pStyle w:val="a0"/>
      </w:pPr>
      <w:r w:rsidRPr="005A3A32">
        <w:t>c.</w:t>
      </w:r>
      <w:r w:rsidRPr="005A3A32">
        <w:tab/>
        <w:t>these discount rates applies only to the forecasted net income of the DCF appraisal. A separate discount rate is established by the Louisiana Tax Commission to be applicable to valuation of the oil and gas wells’ associated leasehold equipment (production train) and is shown in Table 907.C-2.</w:t>
      </w:r>
    </w:p>
    <w:p w14:paraId="47A8C223" w14:textId="77777777" w:rsidR="00BE4414" w:rsidRPr="00651C8A" w:rsidRDefault="00174D48" w:rsidP="00BE4414">
      <w:pPr>
        <w:pStyle w:val="A"/>
      </w:pPr>
      <w:r w:rsidRPr="005A3A32">
        <w:t>C.</w:t>
      </w:r>
      <w:r w:rsidRPr="005A3A32">
        <w:tab/>
      </w:r>
      <w:r w:rsidR="00BE4414" w:rsidRPr="00651C8A">
        <w:t>In the event the DCF appraisal results in a zero economic life and/or zero or negative discounted net income, a minimum amount of value will be established for the leasehold equipment (production train) associated with the oil and gas well(s) represented by the DCF, applying the appropriate schedule value in Table 907.C-3 to the average production depth of the wells represented by the DCF.</w:t>
      </w:r>
    </w:p>
    <w:p w14:paraId="302C8538" w14:textId="77777777" w:rsidR="00BE4414" w:rsidRDefault="00BE4414" w:rsidP="00BE4414">
      <w:pPr>
        <w:pStyle w:val="1"/>
      </w:pPr>
      <w:r w:rsidRPr="00651C8A">
        <w:t>1.</w:t>
      </w:r>
      <w:r w:rsidRPr="00651C8A">
        <w:tab/>
        <w:t>In the event the DCF appraisal results in a positive value but less than the minimum equipment value as derived using Table 907.C-3, the assessed value will be based on the minimum equipment value as established by Table 907.C-3.</w:t>
      </w:r>
    </w:p>
    <w:p w14:paraId="47FDEAAE" w14:textId="77777777" w:rsidR="008379C8" w:rsidRDefault="008379C8" w:rsidP="000D7BB1">
      <w:pPr>
        <w:pStyle w:val="1"/>
      </w:pPr>
    </w:p>
    <w:p w14:paraId="55C73F96" w14:textId="32783109" w:rsidR="000D7BB1" w:rsidRDefault="002176B7" w:rsidP="000D7BB1">
      <w:pPr>
        <w:pStyle w:val="1"/>
      </w:pPr>
      <w:r w:rsidRPr="002D02CC">
        <w:lastRenderedPageBreak/>
        <w:t>2.</w:t>
      </w:r>
      <w:r w:rsidRPr="002D02CC">
        <w:tab/>
      </w:r>
      <w:r w:rsidR="000D7BB1" w:rsidRPr="00651C8A">
        <w:t>Oil and Gas Well Discount Rates</w:t>
      </w:r>
    </w:p>
    <w:p w14:paraId="472F5C0F" w14:textId="77777777" w:rsidR="005A1382" w:rsidRDefault="005A1382" w:rsidP="000D7BB1">
      <w:pPr>
        <w:pStyle w:val="1"/>
      </w:pPr>
    </w:p>
    <w:tbl>
      <w:tblPr>
        <w:tblW w:w="493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542"/>
        <w:gridCol w:w="2397"/>
      </w:tblGrid>
      <w:tr w:rsidR="000D7BB1" w:rsidRPr="00651C8A" w14:paraId="25F68955" w14:textId="77777777" w:rsidTr="00F559DD">
        <w:trPr>
          <w:cantSplit/>
          <w:jc w:val="center"/>
        </w:trPr>
        <w:tc>
          <w:tcPr>
            <w:tcW w:w="4939" w:type="dxa"/>
            <w:gridSpan w:val="2"/>
            <w:shd w:val="clear" w:color="auto" w:fill="BFBFBF"/>
          </w:tcPr>
          <w:p w14:paraId="2C122A41" w14:textId="77777777" w:rsidR="000D7BB1" w:rsidRPr="00B05055" w:rsidRDefault="000D7BB1" w:rsidP="00F559DD">
            <w:pPr>
              <w:keepNext/>
              <w:tabs>
                <w:tab w:val="center" w:pos="4680"/>
              </w:tabs>
              <w:suppressAutoHyphens/>
              <w:jc w:val="center"/>
              <w:rPr>
                <w:b/>
                <w:bCs/>
                <w:sz w:val="16"/>
                <w:szCs w:val="16"/>
              </w:rPr>
            </w:pPr>
            <w:r w:rsidRPr="00B05055">
              <w:rPr>
                <w:b/>
                <w:bCs/>
                <w:sz w:val="16"/>
                <w:szCs w:val="16"/>
              </w:rPr>
              <w:t>Table 907.C-2</w:t>
            </w:r>
          </w:p>
          <w:p w14:paraId="4FEBD927" w14:textId="77777777" w:rsidR="000D7BB1" w:rsidRPr="00B05055" w:rsidRDefault="000D7BB1" w:rsidP="00F559DD">
            <w:pPr>
              <w:keepNext/>
              <w:tabs>
                <w:tab w:val="center" w:pos="4680"/>
              </w:tabs>
              <w:suppressAutoHyphens/>
              <w:jc w:val="center"/>
              <w:rPr>
                <w:b/>
                <w:bCs/>
                <w:sz w:val="16"/>
                <w:szCs w:val="16"/>
              </w:rPr>
            </w:pPr>
            <w:r w:rsidRPr="00B05055">
              <w:rPr>
                <w:b/>
                <w:bCs/>
                <w:sz w:val="16"/>
                <w:szCs w:val="16"/>
              </w:rPr>
              <w:t>Oil and Gas Well Discount Rates</w:t>
            </w:r>
          </w:p>
        </w:tc>
      </w:tr>
      <w:tr w:rsidR="000D7BB1" w:rsidRPr="00651C8A" w14:paraId="2DA469C5" w14:textId="77777777" w:rsidTr="00F559DD">
        <w:trPr>
          <w:cantSplit/>
          <w:jc w:val="center"/>
        </w:trPr>
        <w:tc>
          <w:tcPr>
            <w:tcW w:w="2542" w:type="dxa"/>
            <w:shd w:val="clear" w:color="auto" w:fill="BFBFBF"/>
            <w:vAlign w:val="bottom"/>
          </w:tcPr>
          <w:p w14:paraId="7DFF4563" w14:textId="77777777" w:rsidR="000D7BB1" w:rsidRPr="00B05055" w:rsidRDefault="000D7BB1" w:rsidP="00F559DD">
            <w:pPr>
              <w:tabs>
                <w:tab w:val="center" w:pos="4680"/>
              </w:tabs>
              <w:suppressAutoHyphens/>
              <w:jc w:val="center"/>
              <w:rPr>
                <w:b/>
                <w:bCs/>
                <w:sz w:val="16"/>
                <w:szCs w:val="16"/>
              </w:rPr>
            </w:pPr>
            <w:r w:rsidRPr="00B05055">
              <w:rPr>
                <w:b/>
                <w:bCs/>
                <w:sz w:val="16"/>
                <w:szCs w:val="16"/>
              </w:rPr>
              <w:t>Primary Product</w:t>
            </w:r>
          </w:p>
        </w:tc>
        <w:tc>
          <w:tcPr>
            <w:tcW w:w="2397" w:type="dxa"/>
            <w:shd w:val="clear" w:color="auto" w:fill="BFBFBF"/>
            <w:vAlign w:val="bottom"/>
          </w:tcPr>
          <w:p w14:paraId="4515DA0E" w14:textId="77777777" w:rsidR="000D7BB1" w:rsidRPr="00B05055" w:rsidRDefault="000D7BB1" w:rsidP="00F559DD">
            <w:pPr>
              <w:tabs>
                <w:tab w:val="center" w:pos="4680"/>
              </w:tabs>
              <w:suppressAutoHyphens/>
              <w:jc w:val="center"/>
              <w:rPr>
                <w:b/>
                <w:bCs/>
                <w:sz w:val="16"/>
                <w:szCs w:val="16"/>
              </w:rPr>
            </w:pPr>
            <w:r w:rsidRPr="00B05055">
              <w:rPr>
                <w:b/>
                <w:bCs/>
                <w:sz w:val="16"/>
                <w:szCs w:val="16"/>
              </w:rPr>
              <w:t>Discount Rate</w:t>
            </w:r>
          </w:p>
          <w:p w14:paraId="725B24EC" w14:textId="77777777" w:rsidR="000D7BB1" w:rsidRPr="00B05055" w:rsidRDefault="000D7BB1" w:rsidP="00F559DD">
            <w:pPr>
              <w:tabs>
                <w:tab w:val="center" w:pos="4680"/>
              </w:tabs>
              <w:suppressAutoHyphens/>
              <w:jc w:val="center"/>
              <w:rPr>
                <w:b/>
                <w:bCs/>
                <w:sz w:val="16"/>
                <w:szCs w:val="16"/>
              </w:rPr>
            </w:pPr>
            <w:r w:rsidRPr="00B05055">
              <w:rPr>
                <w:b/>
                <w:bCs/>
                <w:sz w:val="16"/>
                <w:szCs w:val="16"/>
              </w:rPr>
              <w:t>(%)</w:t>
            </w:r>
          </w:p>
        </w:tc>
      </w:tr>
      <w:tr w:rsidR="000D7BB1" w:rsidRPr="00651C8A" w14:paraId="5145A2F7" w14:textId="77777777" w:rsidTr="00F559DD">
        <w:trPr>
          <w:cantSplit/>
          <w:jc w:val="center"/>
        </w:trPr>
        <w:tc>
          <w:tcPr>
            <w:tcW w:w="2542" w:type="dxa"/>
          </w:tcPr>
          <w:p w14:paraId="177A841C" w14:textId="77777777" w:rsidR="000D7BB1" w:rsidRPr="00651C8A" w:rsidRDefault="000D7BB1" w:rsidP="00F559DD">
            <w:pPr>
              <w:tabs>
                <w:tab w:val="center" w:pos="4680"/>
              </w:tabs>
              <w:suppressAutoHyphens/>
              <w:jc w:val="center"/>
              <w:rPr>
                <w:sz w:val="16"/>
                <w:szCs w:val="16"/>
              </w:rPr>
            </w:pPr>
            <w:r w:rsidRPr="00651C8A">
              <w:rPr>
                <w:sz w:val="16"/>
                <w:szCs w:val="16"/>
              </w:rPr>
              <w:t>Oil Well</w:t>
            </w:r>
          </w:p>
        </w:tc>
        <w:tc>
          <w:tcPr>
            <w:tcW w:w="2397" w:type="dxa"/>
          </w:tcPr>
          <w:p w14:paraId="522ADBF8" w14:textId="77777777" w:rsidR="000D7BB1" w:rsidRPr="00651C8A" w:rsidRDefault="000D7BB1" w:rsidP="00F559DD">
            <w:pPr>
              <w:tabs>
                <w:tab w:val="center" w:pos="4680"/>
              </w:tabs>
              <w:suppressAutoHyphens/>
              <w:jc w:val="center"/>
              <w:rPr>
                <w:sz w:val="16"/>
                <w:szCs w:val="16"/>
              </w:rPr>
            </w:pPr>
            <w:r w:rsidRPr="00651C8A">
              <w:rPr>
                <w:sz w:val="16"/>
                <w:szCs w:val="16"/>
              </w:rPr>
              <w:t>15%</w:t>
            </w:r>
          </w:p>
        </w:tc>
      </w:tr>
      <w:tr w:rsidR="000D7BB1" w:rsidRPr="00651C8A" w14:paraId="581BDDBC" w14:textId="77777777" w:rsidTr="00F559DD">
        <w:trPr>
          <w:cantSplit/>
          <w:jc w:val="center"/>
        </w:trPr>
        <w:tc>
          <w:tcPr>
            <w:tcW w:w="2542" w:type="dxa"/>
          </w:tcPr>
          <w:p w14:paraId="7789D0D1" w14:textId="77777777" w:rsidR="000D7BB1" w:rsidRPr="00651C8A" w:rsidRDefault="000D7BB1" w:rsidP="00F559DD">
            <w:pPr>
              <w:tabs>
                <w:tab w:val="center" w:pos="4680"/>
              </w:tabs>
              <w:suppressAutoHyphens/>
              <w:jc w:val="center"/>
              <w:rPr>
                <w:sz w:val="16"/>
                <w:szCs w:val="16"/>
              </w:rPr>
            </w:pPr>
            <w:r w:rsidRPr="00651C8A">
              <w:rPr>
                <w:sz w:val="16"/>
                <w:szCs w:val="16"/>
              </w:rPr>
              <w:t>Gas Well</w:t>
            </w:r>
          </w:p>
        </w:tc>
        <w:tc>
          <w:tcPr>
            <w:tcW w:w="2397" w:type="dxa"/>
          </w:tcPr>
          <w:p w14:paraId="7D1CE220" w14:textId="77777777" w:rsidR="000D7BB1" w:rsidRPr="00651C8A" w:rsidRDefault="000D7BB1" w:rsidP="00F559DD">
            <w:pPr>
              <w:tabs>
                <w:tab w:val="center" w:pos="4680"/>
              </w:tabs>
              <w:suppressAutoHyphens/>
              <w:jc w:val="center"/>
              <w:rPr>
                <w:sz w:val="16"/>
                <w:szCs w:val="16"/>
              </w:rPr>
            </w:pPr>
            <w:r w:rsidRPr="00651C8A">
              <w:rPr>
                <w:sz w:val="16"/>
                <w:szCs w:val="16"/>
              </w:rPr>
              <w:t>15%</w:t>
            </w:r>
          </w:p>
        </w:tc>
      </w:tr>
      <w:tr w:rsidR="000D7BB1" w:rsidRPr="00651C8A" w14:paraId="4216ECBC" w14:textId="77777777" w:rsidTr="00F559DD">
        <w:trPr>
          <w:cantSplit/>
          <w:jc w:val="center"/>
        </w:trPr>
        <w:tc>
          <w:tcPr>
            <w:tcW w:w="2542" w:type="dxa"/>
          </w:tcPr>
          <w:p w14:paraId="401655BB" w14:textId="77777777" w:rsidR="000D7BB1" w:rsidRPr="00651C8A" w:rsidRDefault="000D7BB1" w:rsidP="00F559DD">
            <w:pPr>
              <w:tabs>
                <w:tab w:val="center" w:pos="4680"/>
              </w:tabs>
              <w:suppressAutoHyphens/>
              <w:jc w:val="center"/>
              <w:rPr>
                <w:sz w:val="16"/>
                <w:szCs w:val="16"/>
              </w:rPr>
            </w:pPr>
            <w:r w:rsidRPr="00651C8A">
              <w:rPr>
                <w:sz w:val="16"/>
                <w:szCs w:val="16"/>
              </w:rPr>
              <w:t>Leasehold Equipment</w:t>
            </w:r>
          </w:p>
        </w:tc>
        <w:tc>
          <w:tcPr>
            <w:tcW w:w="2397" w:type="dxa"/>
          </w:tcPr>
          <w:p w14:paraId="33E3B802" w14:textId="77777777" w:rsidR="000D7BB1" w:rsidRPr="00651C8A" w:rsidRDefault="000D7BB1" w:rsidP="00F559DD">
            <w:pPr>
              <w:tabs>
                <w:tab w:val="center" w:pos="4680"/>
              </w:tabs>
              <w:suppressAutoHyphens/>
              <w:jc w:val="center"/>
              <w:rPr>
                <w:sz w:val="16"/>
                <w:szCs w:val="16"/>
              </w:rPr>
            </w:pPr>
            <w:r w:rsidRPr="00651C8A">
              <w:rPr>
                <w:sz w:val="16"/>
                <w:szCs w:val="16"/>
              </w:rPr>
              <w:t>6%</w:t>
            </w:r>
          </w:p>
        </w:tc>
      </w:tr>
    </w:tbl>
    <w:p w14:paraId="0484B122" w14:textId="77777777" w:rsidR="000D7BB1" w:rsidRPr="00651C8A" w:rsidRDefault="000D7BB1" w:rsidP="000D7BB1">
      <w:pPr>
        <w:tabs>
          <w:tab w:val="center" w:pos="4680"/>
        </w:tabs>
        <w:suppressAutoHyphens/>
      </w:pPr>
    </w:p>
    <w:p w14:paraId="33FDFCCC" w14:textId="77777777" w:rsidR="000D7BB1" w:rsidRDefault="002176B7" w:rsidP="000D7BB1">
      <w:pPr>
        <w:pStyle w:val="1"/>
      </w:pPr>
      <w:r w:rsidRPr="002D02CC">
        <w:t>3.</w:t>
      </w:r>
      <w:r w:rsidRPr="002D02CC">
        <w:tab/>
      </w:r>
      <w:r w:rsidR="000D7BB1" w:rsidRPr="00651C8A">
        <w:t>Minimum Leasehold Equipment Value</w:t>
      </w:r>
    </w:p>
    <w:p w14:paraId="6105B700" w14:textId="77777777" w:rsidR="005A1382" w:rsidRDefault="005A1382" w:rsidP="000D7BB1">
      <w:pPr>
        <w:pStyle w:val="1"/>
      </w:pPr>
    </w:p>
    <w:tbl>
      <w:tblPr>
        <w:tblW w:w="497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761"/>
        <w:gridCol w:w="1701"/>
        <w:gridCol w:w="1517"/>
      </w:tblGrid>
      <w:tr w:rsidR="000D7BB1" w:rsidRPr="00651C8A" w14:paraId="411F32A5" w14:textId="77777777" w:rsidTr="00F559DD">
        <w:trPr>
          <w:cantSplit/>
          <w:jc w:val="center"/>
        </w:trPr>
        <w:tc>
          <w:tcPr>
            <w:tcW w:w="4979" w:type="dxa"/>
            <w:gridSpan w:val="3"/>
            <w:shd w:val="clear" w:color="auto" w:fill="BFBFBF"/>
          </w:tcPr>
          <w:p w14:paraId="45B7724B" w14:textId="77777777" w:rsidR="000D7BB1" w:rsidRPr="00B05055" w:rsidRDefault="000D7BB1" w:rsidP="00F559DD">
            <w:pPr>
              <w:keepNext/>
              <w:tabs>
                <w:tab w:val="center" w:pos="4680"/>
              </w:tabs>
              <w:suppressAutoHyphens/>
              <w:jc w:val="center"/>
              <w:rPr>
                <w:b/>
                <w:bCs/>
                <w:sz w:val="16"/>
                <w:szCs w:val="16"/>
              </w:rPr>
            </w:pPr>
            <w:r w:rsidRPr="00B05055">
              <w:rPr>
                <w:b/>
                <w:bCs/>
                <w:sz w:val="16"/>
                <w:szCs w:val="16"/>
              </w:rPr>
              <w:t>Table 907.C-3</w:t>
            </w:r>
          </w:p>
          <w:p w14:paraId="29A885BB" w14:textId="77777777" w:rsidR="000D7BB1" w:rsidRPr="00B05055" w:rsidRDefault="000D7BB1" w:rsidP="00F559DD">
            <w:pPr>
              <w:keepNext/>
              <w:tabs>
                <w:tab w:val="center" w:pos="4680"/>
              </w:tabs>
              <w:suppressAutoHyphens/>
              <w:jc w:val="center"/>
              <w:rPr>
                <w:b/>
                <w:bCs/>
                <w:sz w:val="16"/>
                <w:szCs w:val="16"/>
              </w:rPr>
            </w:pPr>
            <w:r w:rsidRPr="00B05055">
              <w:rPr>
                <w:b/>
                <w:bCs/>
                <w:sz w:val="16"/>
                <w:szCs w:val="16"/>
              </w:rPr>
              <w:t>Minimum Leasehold Equipment Value</w:t>
            </w:r>
          </w:p>
        </w:tc>
      </w:tr>
      <w:tr w:rsidR="000D7BB1" w:rsidRPr="00651C8A" w14:paraId="3F142ABA" w14:textId="77777777" w:rsidTr="00F559DD">
        <w:trPr>
          <w:cantSplit/>
          <w:jc w:val="center"/>
        </w:trPr>
        <w:tc>
          <w:tcPr>
            <w:tcW w:w="1761" w:type="dxa"/>
            <w:shd w:val="clear" w:color="auto" w:fill="BFBFBF"/>
            <w:vAlign w:val="bottom"/>
          </w:tcPr>
          <w:p w14:paraId="64E6CA5E" w14:textId="77777777" w:rsidR="000D7BB1" w:rsidRPr="00B05055" w:rsidRDefault="000D7BB1" w:rsidP="00F559DD">
            <w:pPr>
              <w:tabs>
                <w:tab w:val="center" w:pos="4680"/>
              </w:tabs>
              <w:suppressAutoHyphens/>
              <w:jc w:val="center"/>
              <w:rPr>
                <w:b/>
                <w:bCs/>
                <w:sz w:val="16"/>
                <w:szCs w:val="16"/>
              </w:rPr>
            </w:pPr>
            <w:r w:rsidRPr="00B05055">
              <w:rPr>
                <w:b/>
                <w:bCs/>
                <w:sz w:val="16"/>
                <w:szCs w:val="16"/>
              </w:rPr>
              <w:t>Onshore/Offshore</w:t>
            </w:r>
          </w:p>
        </w:tc>
        <w:tc>
          <w:tcPr>
            <w:tcW w:w="1701" w:type="dxa"/>
            <w:shd w:val="clear" w:color="auto" w:fill="BFBFBF"/>
            <w:vAlign w:val="bottom"/>
          </w:tcPr>
          <w:p w14:paraId="04EE5D9B" w14:textId="77777777" w:rsidR="000D7BB1" w:rsidRPr="00B05055" w:rsidRDefault="000D7BB1" w:rsidP="00F559DD">
            <w:pPr>
              <w:tabs>
                <w:tab w:val="center" w:pos="4680"/>
              </w:tabs>
              <w:suppressAutoHyphens/>
              <w:jc w:val="center"/>
              <w:rPr>
                <w:b/>
                <w:bCs/>
                <w:sz w:val="16"/>
                <w:szCs w:val="16"/>
              </w:rPr>
            </w:pPr>
            <w:r w:rsidRPr="00B05055">
              <w:rPr>
                <w:b/>
                <w:bCs/>
                <w:sz w:val="16"/>
                <w:szCs w:val="16"/>
              </w:rPr>
              <w:t>Average</w:t>
            </w:r>
          </w:p>
          <w:p w14:paraId="4789B489" w14:textId="77777777" w:rsidR="000D7BB1" w:rsidRPr="00B05055" w:rsidRDefault="000D7BB1" w:rsidP="00F559DD">
            <w:pPr>
              <w:tabs>
                <w:tab w:val="center" w:pos="4680"/>
              </w:tabs>
              <w:suppressAutoHyphens/>
              <w:jc w:val="center"/>
              <w:rPr>
                <w:b/>
                <w:bCs/>
                <w:sz w:val="16"/>
                <w:szCs w:val="16"/>
              </w:rPr>
            </w:pPr>
            <w:r w:rsidRPr="00B05055">
              <w:rPr>
                <w:b/>
                <w:bCs/>
                <w:sz w:val="16"/>
                <w:szCs w:val="16"/>
              </w:rPr>
              <w:t>Production Depth</w:t>
            </w:r>
          </w:p>
          <w:p w14:paraId="08DFD293" w14:textId="77777777" w:rsidR="000D7BB1" w:rsidRPr="00B05055" w:rsidRDefault="000D7BB1" w:rsidP="00F559DD">
            <w:pPr>
              <w:tabs>
                <w:tab w:val="center" w:pos="4680"/>
              </w:tabs>
              <w:suppressAutoHyphens/>
              <w:jc w:val="center"/>
              <w:rPr>
                <w:b/>
                <w:bCs/>
                <w:sz w:val="16"/>
                <w:szCs w:val="16"/>
              </w:rPr>
            </w:pPr>
            <w:r w:rsidRPr="00B05055">
              <w:rPr>
                <w:b/>
                <w:bCs/>
                <w:sz w:val="16"/>
                <w:szCs w:val="16"/>
              </w:rPr>
              <w:t>(feet)</w:t>
            </w:r>
          </w:p>
        </w:tc>
        <w:tc>
          <w:tcPr>
            <w:tcW w:w="1517" w:type="dxa"/>
            <w:shd w:val="clear" w:color="auto" w:fill="BFBFBF"/>
            <w:vAlign w:val="bottom"/>
          </w:tcPr>
          <w:p w14:paraId="0D9E0CF9" w14:textId="77777777" w:rsidR="000D7BB1" w:rsidRPr="00B05055" w:rsidRDefault="000D7BB1" w:rsidP="00F559DD">
            <w:pPr>
              <w:tabs>
                <w:tab w:val="center" w:pos="4680"/>
              </w:tabs>
              <w:suppressAutoHyphens/>
              <w:jc w:val="center"/>
              <w:rPr>
                <w:b/>
                <w:bCs/>
                <w:sz w:val="16"/>
                <w:szCs w:val="16"/>
              </w:rPr>
            </w:pPr>
            <w:r w:rsidRPr="00B05055">
              <w:rPr>
                <w:b/>
                <w:bCs/>
                <w:sz w:val="16"/>
                <w:szCs w:val="16"/>
              </w:rPr>
              <w:t>Value Per Foot</w:t>
            </w:r>
          </w:p>
          <w:p w14:paraId="03646F72" w14:textId="77777777" w:rsidR="000D7BB1" w:rsidRPr="00B05055" w:rsidRDefault="000D7BB1" w:rsidP="00F559DD">
            <w:pPr>
              <w:tabs>
                <w:tab w:val="center" w:pos="4680"/>
              </w:tabs>
              <w:suppressAutoHyphens/>
              <w:jc w:val="center"/>
              <w:rPr>
                <w:b/>
                <w:bCs/>
                <w:sz w:val="16"/>
                <w:szCs w:val="16"/>
              </w:rPr>
            </w:pPr>
            <w:r w:rsidRPr="00B05055">
              <w:rPr>
                <w:b/>
                <w:bCs/>
                <w:sz w:val="16"/>
                <w:szCs w:val="16"/>
              </w:rPr>
              <w:t>($)</w:t>
            </w:r>
          </w:p>
        </w:tc>
      </w:tr>
      <w:tr w:rsidR="000D7BB1" w:rsidRPr="00651C8A" w14:paraId="25DE62E7" w14:textId="77777777" w:rsidTr="00F559DD">
        <w:trPr>
          <w:cantSplit/>
          <w:jc w:val="center"/>
        </w:trPr>
        <w:tc>
          <w:tcPr>
            <w:tcW w:w="1761" w:type="dxa"/>
          </w:tcPr>
          <w:p w14:paraId="03B7F1E6" w14:textId="77777777" w:rsidR="000D7BB1" w:rsidRPr="00651C8A" w:rsidRDefault="000D7BB1" w:rsidP="00F559DD">
            <w:pPr>
              <w:tabs>
                <w:tab w:val="center" w:pos="4680"/>
              </w:tabs>
              <w:suppressAutoHyphens/>
              <w:jc w:val="center"/>
              <w:rPr>
                <w:sz w:val="16"/>
                <w:szCs w:val="16"/>
              </w:rPr>
            </w:pPr>
            <w:r w:rsidRPr="00651C8A">
              <w:rPr>
                <w:sz w:val="16"/>
                <w:szCs w:val="16"/>
              </w:rPr>
              <w:t>Onshore</w:t>
            </w:r>
          </w:p>
        </w:tc>
        <w:tc>
          <w:tcPr>
            <w:tcW w:w="1701" w:type="dxa"/>
          </w:tcPr>
          <w:p w14:paraId="42C7AD3E" w14:textId="77777777" w:rsidR="000D7BB1" w:rsidRPr="00651C8A" w:rsidRDefault="000D7BB1" w:rsidP="00F559DD">
            <w:pPr>
              <w:tabs>
                <w:tab w:val="center" w:pos="4680"/>
              </w:tabs>
              <w:suppressAutoHyphens/>
              <w:jc w:val="center"/>
              <w:rPr>
                <w:sz w:val="16"/>
                <w:szCs w:val="16"/>
              </w:rPr>
            </w:pPr>
            <w:r w:rsidRPr="00651C8A">
              <w:rPr>
                <w:sz w:val="16"/>
                <w:szCs w:val="16"/>
              </w:rPr>
              <w:t>1 – 1,499</w:t>
            </w:r>
          </w:p>
        </w:tc>
        <w:tc>
          <w:tcPr>
            <w:tcW w:w="1517" w:type="dxa"/>
          </w:tcPr>
          <w:p w14:paraId="014DEF35" w14:textId="77777777" w:rsidR="000D7BB1" w:rsidRPr="00651C8A" w:rsidRDefault="000D7BB1" w:rsidP="00F559DD">
            <w:pPr>
              <w:tabs>
                <w:tab w:val="center" w:pos="4680"/>
              </w:tabs>
              <w:suppressAutoHyphens/>
              <w:jc w:val="center"/>
              <w:rPr>
                <w:sz w:val="16"/>
                <w:szCs w:val="16"/>
              </w:rPr>
            </w:pPr>
            <w:r w:rsidRPr="00651C8A">
              <w:rPr>
                <w:sz w:val="16"/>
                <w:szCs w:val="16"/>
              </w:rPr>
              <w:t>0.50</w:t>
            </w:r>
          </w:p>
        </w:tc>
      </w:tr>
      <w:tr w:rsidR="000D7BB1" w:rsidRPr="00651C8A" w14:paraId="569058F0" w14:textId="77777777" w:rsidTr="00F559DD">
        <w:trPr>
          <w:cantSplit/>
          <w:jc w:val="center"/>
        </w:trPr>
        <w:tc>
          <w:tcPr>
            <w:tcW w:w="1761" w:type="dxa"/>
          </w:tcPr>
          <w:p w14:paraId="5F84F68F" w14:textId="77777777" w:rsidR="000D7BB1" w:rsidRPr="00651C8A" w:rsidRDefault="000D7BB1" w:rsidP="00F559DD">
            <w:pPr>
              <w:jc w:val="center"/>
              <w:rPr>
                <w:sz w:val="16"/>
                <w:szCs w:val="16"/>
              </w:rPr>
            </w:pPr>
            <w:r w:rsidRPr="00651C8A">
              <w:rPr>
                <w:sz w:val="16"/>
                <w:szCs w:val="16"/>
              </w:rPr>
              <w:t>Onshore</w:t>
            </w:r>
          </w:p>
        </w:tc>
        <w:tc>
          <w:tcPr>
            <w:tcW w:w="1701" w:type="dxa"/>
          </w:tcPr>
          <w:p w14:paraId="0AF3AB99" w14:textId="77777777" w:rsidR="000D7BB1" w:rsidRPr="00651C8A" w:rsidRDefault="000D7BB1" w:rsidP="00F559DD">
            <w:pPr>
              <w:tabs>
                <w:tab w:val="center" w:pos="4680"/>
              </w:tabs>
              <w:suppressAutoHyphens/>
              <w:jc w:val="center"/>
              <w:rPr>
                <w:sz w:val="16"/>
                <w:szCs w:val="16"/>
              </w:rPr>
            </w:pPr>
            <w:r w:rsidRPr="00651C8A">
              <w:rPr>
                <w:sz w:val="16"/>
                <w:szCs w:val="16"/>
              </w:rPr>
              <w:t>1,500 – 2,499</w:t>
            </w:r>
          </w:p>
        </w:tc>
        <w:tc>
          <w:tcPr>
            <w:tcW w:w="1517" w:type="dxa"/>
          </w:tcPr>
          <w:p w14:paraId="410ACE12" w14:textId="77777777" w:rsidR="000D7BB1" w:rsidRPr="00651C8A" w:rsidRDefault="000D7BB1" w:rsidP="00F559DD">
            <w:pPr>
              <w:tabs>
                <w:tab w:val="center" w:pos="4680"/>
              </w:tabs>
              <w:suppressAutoHyphens/>
              <w:jc w:val="center"/>
              <w:rPr>
                <w:sz w:val="16"/>
                <w:szCs w:val="16"/>
              </w:rPr>
            </w:pPr>
            <w:r w:rsidRPr="00651C8A">
              <w:rPr>
                <w:sz w:val="16"/>
                <w:szCs w:val="16"/>
              </w:rPr>
              <w:t>0.75</w:t>
            </w:r>
          </w:p>
        </w:tc>
      </w:tr>
      <w:tr w:rsidR="000D7BB1" w:rsidRPr="00651C8A" w14:paraId="35428644" w14:textId="77777777" w:rsidTr="00F559DD">
        <w:trPr>
          <w:cantSplit/>
          <w:jc w:val="center"/>
        </w:trPr>
        <w:tc>
          <w:tcPr>
            <w:tcW w:w="1761" w:type="dxa"/>
          </w:tcPr>
          <w:p w14:paraId="7AB0C534" w14:textId="77777777" w:rsidR="000D7BB1" w:rsidRPr="00651C8A" w:rsidRDefault="000D7BB1" w:rsidP="00F559DD">
            <w:pPr>
              <w:jc w:val="center"/>
              <w:rPr>
                <w:sz w:val="16"/>
                <w:szCs w:val="16"/>
              </w:rPr>
            </w:pPr>
            <w:r w:rsidRPr="00651C8A">
              <w:rPr>
                <w:sz w:val="16"/>
                <w:szCs w:val="16"/>
              </w:rPr>
              <w:t>Onshore</w:t>
            </w:r>
          </w:p>
        </w:tc>
        <w:tc>
          <w:tcPr>
            <w:tcW w:w="1701" w:type="dxa"/>
          </w:tcPr>
          <w:p w14:paraId="6A8A49CF" w14:textId="77777777" w:rsidR="000D7BB1" w:rsidRPr="00651C8A" w:rsidRDefault="000D7BB1" w:rsidP="00F559DD">
            <w:pPr>
              <w:tabs>
                <w:tab w:val="center" w:pos="4680"/>
              </w:tabs>
              <w:suppressAutoHyphens/>
              <w:jc w:val="center"/>
              <w:rPr>
                <w:sz w:val="16"/>
                <w:szCs w:val="16"/>
              </w:rPr>
            </w:pPr>
            <w:r w:rsidRPr="00651C8A">
              <w:rPr>
                <w:sz w:val="16"/>
                <w:szCs w:val="16"/>
              </w:rPr>
              <w:t>2,500 – 9,999</w:t>
            </w:r>
          </w:p>
        </w:tc>
        <w:tc>
          <w:tcPr>
            <w:tcW w:w="1517" w:type="dxa"/>
          </w:tcPr>
          <w:p w14:paraId="563E7605" w14:textId="77777777" w:rsidR="000D7BB1" w:rsidRPr="00651C8A" w:rsidRDefault="000D7BB1" w:rsidP="00F559DD">
            <w:pPr>
              <w:tabs>
                <w:tab w:val="center" w:pos="4680"/>
              </w:tabs>
              <w:suppressAutoHyphens/>
              <w:jc w:val="center"/>
              <w:rPr>
                <w:sz w:val="16"/>
                <w:szCs w:val="16"/>
              </w:rPr>
            </w:pPr>
            <w:r w:rsidRPr="00651C8A">
              <w:rPr>
                <w:sz w:val="16"/>
                <w:szCs w:val="16"/>
              </w:rPr>
              <w:t>1.00</w:t>
            </w:r>
          </w:p>
        </w:tc>
      </w:tr>
      <w:tr w:rsidR="000D7BB1" w:rsidRPr="00651C8A" w14:paraId="6F40A3CE" w14:textId="77777777" w:rsidTr="00F559DD">
        <w:trPr>
          <w:cantSplit/>
          <w:jc w:val="center"/>
        </w:trPr>
        <w:tc>
          <w:tcPr>
            <w:tcW w:w="1761" w:type="dxa"/>
          </w:tcPr>
          <w:p w14:paraId="5425C07C" w14:textId="77777777" w:rsidR="000D7BB1" w:rsidRPr="00651C8A" w:rsidRDefault="000D7BB1" w:rsidP="00F559DD">
            <w:pPr>
              <w:jc w:val="center"/>
              <w:rPr>
                <w:sz w:val="16"/>
                <w:szCs w:val="16"/>
              </w:rPr>
            </w:pPr>
            <w:r w:rsidRPr="00651C8A">
              <w:rPr>
                <w:sz w:val="16"/>
                <w:szCs w:val="16"/>
              </w:rPr>
              <w:t>Onshore</w:t>
            </w:r>
          </w:p>
        </w:tc>
        <w:tc>
          <w:tcPr>
            <w:tcW w:w="1701" w:type="dxa"/>
          </w:tcPr>
          <w:p w14:paraId="47563076" w14:textId="77777777" w:rsidR="000D7BB1" w:rsidRPr="00651C8A" w:rsidRDefault="000D7BB1" w:rsidP="00F559DD">
            <w:pPr>
              <w:tabs>
                <w:tab w:val="center" w:pos="4680"/>
              </w:tabs>
              <w:suppressAutoHyphens/>
              <w:jc w:val="center"/>
              <w:rPr>
                <w:sz w:val="16"/>
                <w:szCs w:val="16"/>
              </w:rPr>
            </w:pPr>
            <w:r w:rsidRPr="00651C8A">
              <w:rPr>
                <w:sz w:val="16"/>
                <w:szCs w:val="16"/>
              </w:rPr>
              <w:t>10,000 or greater</w:t>
            </w:r>
          </w:p>
        </w:tc>
        <w:tc>
          <w:tcPr>
            <w:tcW w:w="1517" w:type="dxa"/>
          </w:tcPr>
          <w:p w14:paraId="508DE96C" w14:textId="77777777" w:rsidR="000D7BB1" w:rsidRPr="00651C8A" w:rsidRDefault="000D7BB1" w:rsidP="00F559DD">
            <w:pPr>
              <w:tabs>
                <w:tab w:val="center" w:pos="4680"/>
              </w:tabs>
              <w:suppressAutoHyphens/>
              <w:jc w:val="center"/>
              <w:rPr>
                <w:sz w:val="16"/>
                <w:szCs w:val="16"/>
              </w:rPr>
            </w:pPr>
            <w:r w:rsidRPr="00651C8A">
              <w:rPr>
                <w:sz w:val="16"/>
                <w:szCs w:val="16"/>
              </w:rPr>
              <w:t>1.50</w:t>
            </w:r>
          </w:p>
        </w:tc>
      </w:tr>
      <w:tr w:rsidR="000D7BB1" w:rsidRPr="00651C8A" w14:paraId="703F398C" w14:textId="77777777" w:rsidTr="00F559DD">
        <w:trPr>
          <w:cantSplit/>
          <w:jc w:val="center"/>
        </w:trPr>
        <w:tc>
          <w:tcPr>
            <w:tcW w:w="1761" w:type="dxa"/>
          </w:tcPr>
          <w:p w14:paraId="1DD9124B" w14:textId="77777777" w:rsidR="000D7BB1" w:rsidRPr="00651C8A" w:rsidRDefault="000D7BB1" w:rsidP="00F559DD">
            <w:pPr>
              <w:tabs>
                <w:tab w:val="center" w:pos="4680"/>
              </w:tabs>
              <w:suppressAutoHyphens/>
              <w:jc w:val="center"/>
              <w:rPr>
                <w:sz w:val="16"/>
                <w:szCs w:val="16"/>
              </w:rPr>
            </w:pPr>
            <w:r w:rsidRPr="00651C8A">
              <w:rPr>
                <w:sz w:val="16"/>
                <w:szCs w:val="16"/>
              </w:rPr>
              <w:t>Offshore *</w:t>
            </w:r>
          </w:p>
        </w:tc>
        <w:tc>
          <w:tcPr>
            <w:tcW w:w="1701" w:type="dxa"/>
          </w:tcPr>
          <w:p w14:paraId="2B9F95D9" w14:textId="77777777" w:rsidR="000D7BB1" w:rsidRPr="00651C8A" w:rsidRDefault="000D7BB1" w:rsidP="00F559DD">
            <w:pPr>
              <w:tabs>
                <w:tab w:val="center" w:pos="4680"/>
              </w:tabs>
              <w:suppressAutoHyphens/>
              <w:jc w:val="center"/>
              <w:rPr>
                <w:sz w:val="16"/>
                <w:szCs w:val="16"/>
              </w:rPr>
            </w:pPr>
            <w:r w:rsidRPr="00651C8A">
              <w:rPr>
                <w:sz w:val="16"/>
                <w:szCs w:val="16"/>
              </w:rPr>
              <w:t>All Depths</w:t>
            </w:r>
          </w:p>
        </w:tc>
        <w:tc>
          <w:tcPr>
            <w:tcW w:w="1517" w:type="dxa"/>
          </w:tcPr>
          <w:p w14:paraId="24446E11" w14:textId="77777777" w:rsidR="000D7BB1" w:rsidRPr="00651C8A" w:rsidRDefault="000D7BB1" w:rsidP="00F559DD">
            <w:pPr>
              <w:tabs>
                <w:tab w:val="center" w:pos="4680"/>
              </w:tabs>
              <w:suppressAutoHyphens/>
              <w:jc w:val="center"/>
              <w:rPr>
                <w:sz w:val="16"/>
                <w:szCs w:val="16"/>
              </w:rPr>
            </w:pPr>
            <w:r w:rsidRPr="00651C8A">
              <w:rPr>
                <w:sz w:val="16"/>
                <w:szCs w:val="16"/>
              </w:rPr>
              <w:t>2.00</w:t>
            </w:r>
          </w:p>
        </w:tc>
      </w:tr>
    </w:tbl>
    <w:p w14:paraId="448F929D" w14:textId="77777777" w:rsidR="000D7BB1" w:rsidRPr="00332C5D" w:rsidRDefault="000D7BB1" w:rsidP="000D7BB1">
      <w:pPr>
        <w:pStyle w:val="RegDoubleIndent"/>
        <w:rPr>
          <w:sz w:val="16"/>
          <w:szCs w:val="16"/>
        </w:rPr>
      </w:pPr>
      <w:r w:rsidRPr="00332C5D">
        <w:rPr>
          <w:sz w:val="16"/>
          <w:szCs w:val="16"/>
        </w:rPr>
        <w:t>*Includes production platforms/barges.</w:t>
      </w:r>
    </w:p>
    <w:p w14:paraId="3B42752B" w14:textId="52F87A75" w:rsidR="002176B7" w:rsidRDefault="002176B7" w:rsidP="000D7BB1">
      <w:pPr>
        <w:pStyle w:val="1"/>
      </w:pPr>
    </w:p>
    <w:p w14:paraId="645A500A" w14:textId="77777777" w:rsidR="000D7BB1" w:rsidRDefault="002176B7" w:rsidP="000D7BB1">
      <w:pPr>
        <w:pStyle w:val="1"/>
      </w:pPr>
      <w:r w:rsidRPr="002D02CC">
        <w:t>4.</w:t>
      </w:r>
      <w:r w:rsidRPr="002D02CC">
        <w:tab/>
      </w:r>
      <w:r w:rsidR="000D7BB1" w:rsidRPr="00651C8A">
        <w:t>Serial Number to Percent Good Conversion Chart</w:t>
      </w:r>
    </w:p>
    <w:p w14:paraId="77BD73E3" w14:textId="77777777" w:rsidR="000D7BB1" w:rsidRPr="00651C8A" w:rsidRDefault="000D7BB1" w:rsidP="000D7BB1">
      <w:pPr>
        <w:pStyle w:val="1"/>
      </w:pPr>
    </w:p>
    <w:tbl>
      <w:tblPr>
        <w:tblW w:w="4968"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1008"/>
        <w:gridCol w:w="1170"/>
        <w:gridCol w:w="1350"/>
        <w:gridCol w:w="1440"/>
      </w:tblGrid>
      <w:tr w:rsidR="000D7BB1" w:rsidRPr="00651C8A" w14:paraId="4AE25B95" w14:textId="77777777" w:rsidTr="00F559DD">
        <w:trPr>
          <w:cantSplit/>
          <w:tblHeader/>
          <w:jc w:val="center"/>
        </w:trPr>
        <w:tc>
          <w:tcPr>
            <w:tcW w:w="4968" w:type="dxa"/>
            <w:gridSpan w:val="4"/>
            <w:shd w:val="clear" w:color="auto" w:fill="BFBFBF"/>
            <w:vAlign w:val="bottom"/>
          </w:tcPr>
          <w:p w14:paraId="3A13BDA8" w14:textId="77777777" w:rsidR="000D7BB1" w:rsidRPr="00B05055" w:rsidRDefault="000D7BB1" w:rsidP="00F559DD">
            <w:pPr>
              <w:keepNext/>
              <w:tabs>
                <w:tab w:val="center" w:pos="4680"/>
              </w:tabs>
              <w:suppressAutoHyphens/>
              <w:jc w:val="center"/>
              <w:rPr>
                <w:b/>
                <w:bCs/>
                <w:sz w:val="16"/>
                <w:szCs w:val="16"/>
              </w:rPr>
            </w:pPr>
            <w:r w:rsidRPr="00B05055">
              <w:rPr>
                <w:b/>
                <w:bCs/>
                <w:sz w:val="16"/>
                <w:szCs w:val="16"/>
              </w:rPr>
              <w:t>Table 907.C-4</w:t>
            </w:r>
          </w:p>
          <w:p w14:paraId="225FA8FB" w14:textId="77777777" w:rsidR="000D7BB1" w:rsidRPr="00B05055" w:rsidRDefault="000D7BB1" w:rsidP="00F559DD">
            <w:pPr>
              <w:keepNext/>
              <w:tabs>
                <w:tab w:val="center" w:pos="1030"/>
              </w:tabs>
              <w:suppressAutoHyphens/>
              <w:jc w:val="center"/>
              <w:rPr>
                <w:b/>
                <w:bCs/>
                <w:sz w:val="16"/>
                <w:szCs w:val="16"/>
              </w:rPr>
            </w:pPr>
            <w:r w:rsidRPr="00B05055">
              <w:rPr>
                <w:b/>
                <w:bCs/>
                <w:sz w:val="16"/>
                <w:szCs w:val="16"/>
              </w:rPr>
              <w:t>Serial Number to Percent Good Conversion Chart</w:t>
            </w:r>
          </w:p>
        </w:tc>
      </w:tr>
      <w:tr w:rsidR="000D7BB1" w:rsidRPr="00651C8A" w14:paraId="512D60A4" w14:textId="77777777" w:rsidTr="00F559DD">
        <w:trPr>
          <w:cantSplit/>
          <w:tblHeader/>
          <w:jc w:val="center"/>
        </w:trPr>
        <w:tc>
          <w:tcPr>
            <w:tcW w:w="1008" w:type="dxa"/>
            <w:shd w:val="clear" w:color="auto" w:fill="BFBFBF"/>
            <w:vAlign w:val="bottom"/>
          </w:tcPr>
          <w:p w14:paraId="68E03805" w14:textId="77777777" w:rsidR="000D7BB1" w:rsidRPr="00B05055" w:rsidRDefault="000D7BB1" w:rsidP="00F559DD">
            <w:pPr>
              <w:tabs>
                <w:tab w:val="left" w:pos="-720"/>
              </w:tabs>
              <w:suppressAutoHyphens/>
              <w:jc w:val="center"/>
              <w:rPr>
                <w:b/>
                <w:bCs/>
                <w:sz w:val="16"/>
                <w:szCs w:val="16"/>
              </w:rPr>
            </w:pPr>
            <w:r w:rsidRPr="00B05055">
              <w:rPr>
                <w:b/>
                <w:bCs/>
                <w:sz w:val="16"/>
                <w:szCs w:val="16"/>
              </w:rPr>
              <w:t>Year</w:t>
            </w:r>
          </w:p>
        </w:tc>
        <w:tc>
          <w:tcPr>
            <w:tcW w:w="1170" w:type="dxa"/>
            <w:shd w:val="clear" w:color="auto" w:fill="BFBFBF"/>
            <w:vAlign w:val="bottom"/>
          </w:tcPr>
          <w:p w14:paraId="7CD2104C" w14:textId="77777777" w:rsidR="000D7BB1" w:rsidRPr="00B05055" w:rsidRDefault="000D7BB1" w:rsidP="00F559DD">
            <w:pPr>
              <w:tabs>
                <w:tab w:val="center" w:pos="1059"/>
              </w:tabs>
              <w:suppressAutoHyphens/>
              <w:jc w:val="center"/>
              <w:rPr>
                <w:b/>
                <w:bCs/>
                <w:sz w:val="16"/>
                <w:szCs w:val="16"/>
              </w:rPr>
            </w:pPr>
            <w:r w:rsidRPr="00B05055">
              <w:rPr>
                <w:b/>
                <w:bCs/>
                <w:sz w:val="16"/>
                <w:szCs w:val="16"/>
              </w:rPr>
              <w:t>Beginning</w:t>
            </w:r>
          </w:p>
          <w:p w14:paraId="21C836D0" w14:textId="77777777" w:rsidR="000D7BB1" w:rsidRPr="00B05055" w:rsidRDefault="000D7BB1" w:rsidP="00F559DD">
            <w:pPr>
              <w:tabs>
                <w:tab w:val="center" w:pos="1059"/>
              </w:tabs>
              <w:suppressAutoHyphens/>
              <w:jc w:val="center"/>
              <w:rPr>
                <w:b/>
                <w:bCs/>
                <w:sz w:val="16"/>
                <w:szCs w:val="16"/>
              </w:rPr>
            </w:pPr>
            <w:r w:rsidRPr="00B05055">
              <w:rPr>
                <w:b/>
                <w:bCs/>
                <w:sz w:val="16"/>
                <w:szCs w:val="16"/>
              </w:rPr>
              <w:t>Serial</w:t>
            </w:r>
          </w:p>
          <w:p w14:paraId="18EB7F24" w14:textId="77777777" w:rsidR="000D7BB1" w:rsidRPr="00B05055" w:rsidRDefault="000D7BB1" w:rsidP="00F559DD">
            <w:pPr>
              <w:tabs>
                <w:tab w:val="center" w:pos="1059"/>
              </w:tabs>
              <w:suppressAutoHyphens/>
              <w:jc w:val="center"/>
              <w:rPr>
                <w:b/>
                <w:bCs/>
                <w:sz w:val="16"/>
                <w:szCs w:val="16"/>
              </w:rPr>
            </w:pPr>
            <w:r w:rsidRPr="00B05055">
              <w:rPr>
                <w:b/>
                <w:bCs/>
                <w:sz w:val="16"/>
                <w:szCs w:val="16"/>
              </w:rPr>
              <w:t>Number</w:t>
            </w:r>
          </w:p>
        </w:tc>
        <w:tc>
          <w:tcPr>
            <w:tcW w:w="1350" w:type="dxa"/>
            <w:shd w:val="clear" w:color="auto" w:fill="BFBFBF"/>
            <w:vAlign w:val="bottom"/>
          </w:tcPr>
          <w:p w14:paraId="1D7936B0" w14:textId="77777777" w:rsidR="000D7BB1" w:rsidRPr="00B05055" w:rsidRDefault="000D7BB1" w:rsidP="00F559DD">
            <w:pPr>
              <w:tabs>
                <w:tab w:val="center" w:pos="1059"/>
              </w:tabs>
              <w:suppressAutoHyphens/>
              <w:jc w:val="center"/>
              <w:rPr>
                <w:b/>
                <w:bCs/>
                <w:sz w:val="16"/>
                <w:szCs w:val="16"/>
              </w:rPr>
            </w:pPr>
            <w:r w:rsidRPr="00B05055">
              <w:rPr>
                <w:b/>
                <w:bCs/>
                <w:sz w:val="16"/>
                <w:szCs w:val="16"/>
              </w:rPr>
              <w:t>Ending Serial</w:t>
            </w:r>
          </w:p>
          <w:p w14:paraId="4E33B0AA" w14:textId="77777777" w:rsidR="000D7BB1" w:rsidRPr="00B05055" w:rsidRDefault="000D7BB1" w:rsidP="00F559DD">
            <w:pPr>
              <w:tabs>
                <w:tab w:val="center" w:pos="1059"/>
              </w:tabs>
              <w:suppressAutoHyphens/>
              <w:jc w:val="center"/>
              <w:rPr>
                <w:b/>
                <w:bCs/>
                <w:sz w:val="16"/>
                <w:szCs w:val="16"/>
              </w:rPr>
            </w:pPr>
            <w:r w:rsidRPr="00B05055">
              <w:rPr>
                <w:b/>
                <w:bCs/>
                <w:sz w:val="16"/>
                <w:szCs w:val="16"/>
              </w:rPr>
              <w:t>Number</w:t>
            </w:r>
          </w:p>
        </w:tc>
        <w:tc>
          <w:tcPr>
            <w:tcW w:w="1440" w:type="dxa"/>
            <w:shd w:val="clear" w:color="auto" w:fill="BFBFBF"/>
            <w:vAlign w:val="bottom"/>
          </w:tcPr>
          <w:p w14:paraId="300D4279" w14:textId="77777777" w:rsidR="000D7BB1" w:rsidRPr="00B05055" w:rsidRDefault="000D7BB1" w:rsidP="00F559DD">
            <w:pPr>
              <w:tabs>
                <w:tab w:val="center" w:pos="1030"/>
              </w:tabs>
              <w:suppressAutoHyphens/>
              <w:jc w:val="center"/>
              <w:rPr>
                <w:b/>
                <w:bCs/>
                <w:sz w:val="16"/>
                <w:szCs w:val="16"/>
              </w:rPr>
            </w:pPr>
            <w:r w:rsidRPr="00B05055">
              <w:rPr>
                <w:b/>
                <w:bCs/>
                <w:sz w:val="16"/>
                <w:szCs w:val="16"/>
              </w:rPr>
              <w:t>20 Year Life</w:t>
            </w:r>
          </w:p>
          <w:p w14:paraId="07BBF833" w14:textId="77777777" w:rsidR="000D7BB1" w:rsidRPr="00B05055" w:rsidRDefault="000D7BB1" w:rsidP="00F559DD">
            <w:pPr>
              <w:tabs>
                <w:tab w:val="center" w:pos="1030"/>
              </w:tabs>
              <w:suppressAutoHyphens/>
              <w:jc w:val="center"/>
              <w:rPr>
                <w:b/>
                <w:bCs/>
                <w:sz w:val="16"/>
                <w:szCs w:val="16"/>
              </w:rPr>
            </w:pPr>
            <w:r w:rsidRPr="00B05055">
              <w:rPr>
                <w:b/>
                <w:bCs/>
                <w:sz w:val="16"/>
                <w:szCs w:val="16"/>
              </w:rPr>
              <w:t>Percent Good</w:t>
            </w:r>
          </w:p>
        </w:tc>
      </w:tr>
      <w:tr w:rsidR="000D7BB1" w:rsidRPr="00651C8A" w14:paraId="4A77CE1C" w14:textId="77777777" w:rsidTr="00F559DD">
        <w:trPr>
          <w:cantSplit/>
          <w:jc w:val="center"/>
        </w:trPr>
        <w:tc>
          <w:tcPr>
            <w:tcW w:w="1008" w:type="dxa"/>
          </w:tcPr>
          <w:p w14:paraId="54E1628C" w14:textId="77777777" w:rsidR="000D7BB1" w:rsidRPr="00651C8A" w:rsidRDefault="000D7BB1" w:rsidP="00F559DD">
            <w:pPr>
              <w:tabs>
                <w:tab w:val="center" w:pos="1078"/>
              </w:tabs>
              <w:suppressAutoHyphens/>
              <w:jc w:val="center"/>
              <w:rPr>
                <w:sz w:val="16"/>
                <w:szCs w:val="16"/>
              </w:rPr>
            </w:pPr>
            <w:r w:rsidRPr="00651C8A">
              <w:rPr>
                <w:sz w:val="16"/>
                <w:szCs w:val="16"/>
              </w:rPr>
              <w:t>2025</w:t>
            </w:r>
          </w:p>
        </w:tc>
        <w:tc>
          <w:tcPr>
            <w:tcW w:w="1170" w:type="dxa"/>
          </w:tcPr>
          <w:p w14:paraId="658E6F12" w14:textId="77777777" w:rsidR="000D7BB1" w:rsidRPr="00651C8A" w:rsidRDefault="000D7BB1" w:rsidP="00F559DD">
            <w:pPr>
              <w:tabs>
                <w:tab w:val="center" w:pos="1059"/>
              </w:tabs>
              <w:suppressAutoHyphens/>
              <w:jc w:val="center"/>
              <w:rPr>
                <w:sz w:val="16"/>
                <w:szCs w:val="16"/>
              </w:rPr>
            </w:pPr>
            <w:r w:rsidRPr="00651C8A">
              <w:rPr>
                <w:sz w:val="16"/>
                <w:szCs w:val="16"/>
              </w:rPr>
              <w:t>254960</w:t>
            </w:r>
          </w:p>
        </w:tc>
        <w:tc>
          <w:tcPr>
            <w:tcW w:w="1350" w:type="dxa"/>
          </w:tcPr>
          <w:p w14:paraId="2447FA0E" w14:textId="77777777" w:rsidR="000D7BB1" w:rsidRPr="00651C8A" w:rsidRDefault="000D7BB1" w:rsidP="00F559DD">
            <w:pPr>
              <w:tabs>
                <w:tab w:val="center" w:pos="1059"/>
              </w:tabs>
              <w:suppressAutoHyphens/>
              <w:jc w:val="center"/>
              <w:rPr>
                <w:sz w:val="16"/>
                <w:szCs w:val="16"/>
              </w:rPr>
            </w:pPr>
            <w:r w:rsidRPr="00651C8A">
              <w:rPr>
                <w:sz w:val="16"/>
                <w:szCs w:val="16"/>
              </w:rPr>
              <w:t>Higher</w:t>
            </w:r>
          </w:p>
        </w:tc>
        <w:tc>
          <w:tcPr>
            <w:tcW w:w="1440" w:type="dxa"/>
          </w:tcPr>
          <w:p w14:paraId="7850AFDE" w14:textId="77777777" w:rsidR="000D7BB1" w:rsidRPr="00651C8A" w:rsidRDefault="000D7BB1" w:rsidP="00F559DD">
            <w:pPr>
              <w:tabs>
                <w:tab w:val="center" w:pos="1030"/>
              </w:tabs>
              <w:suppressAutoHyphens/>
              <w:jc w:val="center"/>
              <w:rPr>
                <w:sz w:val="16"/>
                <w:szCs w:val="16"/>
              </w:rPr>
            </w:pPr>
            <w:r w:rsidRPr="00651C8A">
              <w:rPr>
                <w:sz w:val="16"/>
                <w:szCs w:val="16"/>
              </w:rPr>
              <w:t>97</w:t>
            </w:r>
          </w:p>
        </w:tc>
      </w:tr>
      <w:tr w:rsidR="000D7BB1" w:rsidRPr="00651C8A" w14:paraId="23B1BF5C" w14:textId="77777777" w:rsidTr="00F559DD">
        <w:trPr>
          <w:cantSplit/>
          <w:jc w:val="center"/>
        </w:trPr>
        <w:tc>
          <w:tcPr>
            <w:tcW w:w="1008" w:type="dxa"/>
          </w:tcPr>
          <w:p w14:paraId="712AE8C0" w14:textId="77777777" w:rsidR="000D7BB1" w:rsidRPr="00651C8A" w:rsidRDefault="000D7BB1" w:rsidP="00F559DD">
            <w:pPr>
              <w:tabs>
                <w:tab w:val="center" w:pos="1078"/>
              </w:tabs>
              <w:suppressAutoHyphens/>
              <w:jc w:val="center"/>
              <w:rPr>
                <w:sz w:val="16"/>
                <w:szCs w:val="16"/>
              </w:rPr>
            </w:pPr>
            <w:r w:rsidRPr="00651C8A">
              <w:rPr>
                <w:sz w:val="16"/>
                <w:szCs w:val="16"/>
              </w:rPr>
              <w:t>2024</w:t>
            </w:r>
          </w:p>
        </w:tc>
        <w:tc>
          <w:tcPr>
            <w:tcW w:w="1170" w:type="dxa"/>
          </w:tcPr>
          <w:p w14:paraId="16301320" w14:textId="77777777" w:rsidR="000D7BB1" w:rsidRPr="00651C8A" w:rsidRDefault="000D7BB1" w:rsidP="00F559DD">
            <w:pPr>
              <w:tabs>
                <w:tab w:val="center" w:pos="1059"/>
              </w:tabs>
              <w:suppressAutoHyphens/>
              <w:jc w:val="center"/>
              <w:rPr>
                <w:sz w:val="16"/>
                <w:szCs w:val="16"/>
              </w:rPr>
            </w:pPr>
            <w:r w:rsidRPr="00651C8A">
              <w:rPr>
                <w:sz w:val="16"/>
                <w:szCs w:val="16"/>
              </w:rPr>
              <w:t>254511</w:t>
            </w:r>
          </w:p>
        </w:tc>
        <w:tc>
          <w:tcPr>
            <w:tcW w:w="1350" w:type="dxa"/>
          </w:tcPr>
          <w:p w14:paraId="4D5A7263" w14:textId="77777777" w:rsidR="000D7BB1" w:rsidRPr="00651C8A" w:rsidRDefault="000D7BB1" w:rsidP="00F559DD">
            <w:pPr>
              <w:tabs>
                <w:tab w:val="center" w:pos="1059"/>
              </w:tabs>
              <w:suppressAutoHyphens/>
              <w:jc w:val="center"/>
              <w:rPr>
                <w:sz w:val="16"/>
                <w:szCs w:val="16"/>
              </w:rPr>
            </w:pPr>
            <w:r w:rsidRPr="00651C8A">
              <w:rPr>
                <w:sz w:val="16"/>
                <w:szCs w:val="16"/>
              </w:rPr>
              <w:t>254959</w:t>
            </w:r>
          </w:p>
        </w:tc>
        <w:tc>
          <w:tcPr>
            <w:tcW w:w="1440" w:type="dxa"/>
          </w:tcPr>
          <w:p w14:paraId="21E32FE9" w14:textId="77777777" w:rsidR="000D7BB1" w:rsidRPr="00651C8A" w:rsidRDefault="000D7BB1" w:rsidP="00F559DD">
            <w:pPr>
              <w:tabs>
                <w:tab w:val="center" w:pos="1030"/>
              </w:tabs>
              <w:suppressAutoHyphens/>
              <w:jc w:val="center"/>
              <w:rPr>
                <w:sz w:val="16"/>
                <w:szCs w:val="16"/>
              </w:rPr>
            </w:pPr>
            <w:r w:rsidRPr="00651C8A">
              <w:rPr>
                <w:sz w:val="16"/>
                <w:szCs w:val="16"/>
              </w:rPr>
              <w:t>93</w:t>
            </w:r>
          </w:p>
        </w:tc>
      </w:tr>
      <w:tr w:rsidR="000D7BB1" w:rsidRPr="00651C8A" w14:paraId="532DC4D1" w14:textId="77777777" w:rsidTr="00F559DD">
        <w:trPr>
          <w:cantSplit/>
          <w:jc w:val="center"/>
        </w:trPr>
        <w:tc>
          <w:tcPr>
            <w:tcW w:w="1008" w:type="dxa"/>
          </w:tcPr>
          <w:p w14:paraId="7506EB5C" w14:textId="77777777" w:rsidR="000D7BB1" w:rsidRPr="00651C8A" w:rsidRDefault="000D7BB1" w:rsidP="00F559DD">
            <w:pPr>
              <w:tabs>
                <w:tab w:val="center" w:pos="1078"/>
              </w:tabs>
              <w:suppressAutoHyphens/>
              <w:jc w:val="center"/>
              <w:rPr>
                <w:sz w:val="16"/>
                <w:szCs w:val="16"/>
              </w:rPr>
            </w:pPr>
            <w:r w:rsidRPr="00651C8A">
              <w:rPr>
                <w:sz w:val="16"/>
                <w:szCs w:val="16"/>
              </w:rPr>
              <w:t>2023</w:t>
            </w:r>
          </w:p>
        </w:tc>
        <w:tc>
          <w:tcPr>
            <w:tcW w:w="1170" w:type="dxa"/>
          </w:tcPr>
          <w:p w14:paraId="25801871" w14:textId="77777777" w:rsidR="000D7BB1" w:rsidRPr="00651C8A" w:rsidRDefault="000D7BB1" w:rsidP="00F559DD">
            <w:pPr>
              <w:tabs>
                <w:tab w:val="center" w:pos="1059"/>
              </w:tabs>
              <w:suppressAutoHyphens/>
              <w:jc w:val="center"/>
              <w:rPr>
                <w:sz w:val="16"/>
                <w:szCs w:val="16"/>
              </w:rPr>
            </w:pPr>
            <w:r w:rsidRPr="00651C8A">
              <w:rPr>
                <w:sz w:val="16"/>
                <w:szCs w:val="16"/>
              </w:rPr>
              <w:t>253984</w:t>
            </w:r>
          </w:p>
        </w:tc>
        <w:tc>
          <w:tcPr>
            <w:tcW w:w="1350" w:type="dxa"/>
          </w:tcPr>
          <w:p w14:paraId="3E366FCE" w14:textId="77777777" w:rsidR="000D7BB1" w:rsidRPr="00651C8A" w:rsidRDefault="000D7BB1" w:rsidP="00F559DD">
            <w:pPr>
              <w:tabs>
                <w:tab w:val="center" w:pos="1059"/>
              </w:tabs>
              <w:suppressAutoHyphens/>
              <w:jc w:val="center"/>
              <w:rPr>
                <w:sz w:val="16"/>
                <w:szCs w:val="16"/>
              </w:rPr>
            </w:pPr>
            <w:r w:rsidRPr="00651C8A">
              <w:rPr>
                <w:sz w:val="16"/>
                <w:szCs w:val="16"/>
              </w:rPr>
              <w:t>254510</w:t>
            </w:r>
          </w:p>
        </w:tc>
        <w:tc>
          <w:tcPr>
            <w:tcW w:w="1440" w:type="dxa"/>
          </w:tcPr>
          <w:p w14:paraId="496C19FC" w14:textId="77777777" w:rsidR="000D7BB1" w:rsidRPr="00651C8A" w:rsidRDefault="000D7BB1" w:rsidP="00F559DD">
            <w:pPr>
              <w:tabs>
                <w:tab w:val="center" w:pos="1030"/>
              </w:tabs>
              <w:suppressAutoHyphens/>
              <w:jc w:val="center"/>
              <w:rPr>
                <w:sz w:val="16"/>
                <w:szCs w:val="16"/>
              </w:rPr>
            </w:pPr>
            <w:r w:rsidRPr="00651C8A">
              <w:rPr>
                <w:sz w:val="16"/>
                <w:szCs w:val="16"/>
              </w:rPr>
              <w:t>90</w:t>
            </w:r>
          </w:p>
        </w:tc>
      </w:tr>
      <w:tr w:rsidR="000D7BB1" w:rsidRPr="00651C8A" w14:paraId="623919A4" w14:textId="77777777" w:rsidTr="00F559DD">
        <w:trPr>
          <w:cantSplit/>
          <w:jc w:val="center"/>
        </w:trPr>
        <w:tc>
          <w:tcPr>
            <w:tcW w:w="1008" w:type="dxa"/>
          </w:tcPr>
          <w:p w14:paraId="1DE471D3" w14:textId="77777777" w:rsidR="000D7BB1" w:rsidRPr="00651C8A" w:rsidRDefault="000D7BB1" w:rsidP="00F559DD">
            <w:pPr>
              <w:tabs>
                <w:tab w:val="center" w:pos="1078"/>
              </w:tabs>
              <w:suppressAutoHyphens/>
              <w:jc w:val="center"/>
              <w:rPr>
                <w:sz w:val="16"/>
                <w:szCs w:val="16"/>
              </w:rPr>
            </w:pPr>
            <w:r w:rsidRPr="00651C8A">
              <w:rPr>
                <w:sz w:val="16"/>
                <w:szCs w:val="16"/>
              </w:rPr>
              <w:t>2022</w:t>
            </w:r>
          </w:p>
        </w:tc>
        <w:tc>
          <w:tcPr>
            <w:tcW w:w="1170" w:type="dxa"/>
          </w:tcPr>
          <w:p w14:paraId="5FEF74B5" w14:textId="77777777" w:rsidR="000D7BB1" w:rsidRPr="00651C8A" w:rsidRDefault="000D7BB1" w:rsidP="00F559DD">
            <w:pPr>
              <w:tabs>
                <w:tab w:val="center" w:pos="1059"/>
              </w:tabs>
              <w:suppressAutoHyphens/>
              <w:jc w:val="center"/>
              <w:rPr>
                <w:sz w:val="16"/>
                <w:szCs w:val="16"/>
              </w:rPr>
            </w:pPr>
            <w:r w:rsidRPr="00651C8A">
              <w:rPr>
                <w:sz w:val="16"/>
                <w:szCs w:val="16"/>
              </w:rPr>
              <w:t>253176</w:t>
            </w:r>
          </w:p>
        </w:tc>
        <w:tc>
          <w:tcPr>
            <w:tcW w:w="1350" w:type="dxa"/>
          </w:tcPr>
          <w:p w14:paraId="005D216B" w14:textId="77777777" w:rsidR="000D7BB1" w:rsidRPr="00651C8A" w:rsidRDefault="000D7BB1" w:rsidP="00F559DD">
            <w:pPr>
              <w:tabs>
                <w:tab w:val="center" w:pos="1059"/>
              </w:tabs>
              <w:suppressAutoHyphens/>
              <w:jc w:val="center"/>
              <w:rPr>
                <w:sz w:val="16"/>
                <w:szCs w:val="16"/>
              </w:rPr>
            </w:pPr>
            <w:r w:rsidRPr="00651C8A">
              <w:rPr>
                <w:sz w:val="16"/>
                <w:szCs w:val="16"/>
              </w:rPr>
              <w:t>253983</w:t>
            </w:r>
          </w:p>
        </w:tc>
        <w:tc>
          <w:tcPr>
            <w:tcW w:w="1440" w:type="dxa"/>
          </w:tcPr>
          <w:p w14:paraId="0FD7BB4C" w14:textId="77777777" w:rsidR="000D7BB1" w:rsidRPr="00651C8A" w:rsidRDefault="000D7BB1" w:rsidP="00F559DD">
            <w:pPr>
              <w:tabs>
                <w:tab w:val="center" w:pos="1030"/>
              </w:tabs>
              <w:suppressAutoHyphens/>
              <w:jc w:val="center"/>
              <w:rPr>
                <w:sz w:val="16"/>
                <w:szCs w:val="16"/>
              </w:rPr>
            </w:pPr>
            <w:r w:rsidRPr="00651C8A">
              <w:rPr>
                <w:sz w:val="16"/>
                <w:szCs w:val="16"/>
              </w:rPr>
              <w:t>86</w:t>
            </w:r>
          </w:p>
        </w:tc>
      </w:tr>
      <w:tr w:rsidR="000D7BB1" w:rsidRPr="00651C8A" w14:paraId="0DA71AC1" w14:textId="77777777" w:rsidTr="00F559DD">
        <w:trPr>
          <w:cantSplit/>
          <w:jc w:val="center"/>
        </w:trPr>
        <w:tc>
          <w:tcPr>
            <w:tcW w:w="1008" w:type="dxa"/>
          </w:tcPr>
          <w:p w14:paraId="43999847" w14:textId="77777777" w:rsidR="000D7BB1" w:rsidRPr="00651C8A" w:rsidRDefault="000D7BB1" w:rsidP="00F559DD">
            <w:pPr>
              <w:tabs>
                <w:tab w:val="center" w:pos="1078"/>
              </w:tabs>
              <w:suppressAutoHyphens/>
              <w:jc w:val="center"/>
              <w:rPr>
                <w:sz w:val="16"/>
                <w:szCs w:val="16"/>
              </w:rPr>
            </w:pPr>
            <w:r w:rsidRPr="00651C8A">
              <w:rPr>
                <w:sz w:val="16"/>
                <w:szCs w:val="16"/>
              </w:rPr>
              <w:t>2021</w:t>
            </w:r>
          </w:p>
        </w:tc>
        <w:tc>
          <w:tcPr>
            <w:tcW w:w="1170" w:type="dxa"/>
          </w:tcPr>
          <w:p w14:paraId="7673B6D4" w14:textId="77777777" w:rsidR="000D7BB1" w:rsidRPr="00651C8A" w:rsidRDefault="000D7BB1" w:rsidP="00F559DD">
            <w:pPr>
              <w:tabs>
                <w:tab w:val="center" w:pos="1059"/>
              </w:tabs>
              <w:suppressAutoHyphens/>
              <w:jc w:val="center"/>
              <w:rPr>
                <w:sz w:val="16"/>
                <w:szCs w:val="16"/>
              </w:rPr>
            </w:pPr>
            <w:r w:rsidRPr="00651C8A">
              <w:rPr>
                <w:sz w:val="16"/>
                <w:szCs w:val="16"/>
              </w:rPr>
              <w:t>252613</w:t>
            </w:r>
          </w:p>
        </w:tc>
        <w:tc>
          <w:tcPr>
            <w:tcW w:w="1350" w:type="dxa"/>
          </w:tcPr>
          <w:p w14:paraId="5039D774" w14:textId="77777777" w:rsidR="000D7BB1" w:rsidRPr="00651C8A" w:rsidRDefault="000D7BB1" w:rsidP="00F559DD">
            <w:pPr>
              <w:tabs>
                <w:tab w:val="center" w:pos="1059"/>
              </w:tabs>
              <w:suppressAutoHyphens/>
              <w:jc w:val="center"/>
              <w:rPr>
                <w:sz w:val="16"/>
                <w:szCs w:val="16"/>
              </w:rPr>
            </w:pPr>
            <w:r w:rsidRPr="00651C8A">
              <w:rPr>
                <w:sz w:val="16"/>
                <w:szCs w:val="16"/>
              </w:rPr>
              <w:t>253175</w:t>
            </w:r>
          </w:p>
        </w:tc>
        <w:tc>
          <w:tcPr>
            <w:tcW w:w="1440" w:type="dxa"/>
          </w:tcPr>
          <w:p w14:paraId="560B6178" w14:textId="77777777" w:rsidR="000D7BB1" w:rsidRPr="00651C8A" w:rsidRDefault="000D7BB1" w:rsidP="00F559DD">
            <w:pPr>
              <w:tabs>
                <w:tab w:val="center" w:pos="1030"/>
              </w:tabs>
              <w:suppressAutoHyphens/>
              <w:jc w:val="center"/>
              <w:rPr>
                <w:sz w:val="16"/>
                <w:szCs w:val="16"/>
              </w:rPr>
            </w:pPr>
            <w:r w:rsidRPr="00651C8A">
              <w:rPr>
                <w:sz w:val="16"/>
                <w:szCs w:val="16"/>
              </w:rPr>
              <w:t>82</w:t>
            </w:r>
          </w:p>
        </w:tc>
      </w:tr>
      <w:tr w:rsidR="000D7BB1" w:rsidRPr="00651C8A" w14:paraId="4D5A8C88" w14:textId="77777777" w:rsidTr="00F559DD">
        <w:trPr>
          <w:cantSplit/>
          <w:jc w:val="center"/>
        </w:trPr>
        <w:tc>
          <w:tcPr>
            <w:tcW w:w="1008" w:type="dxa"/>
          </w:tcPr>
          <w:p w14:paraId="5EBA0FA4" w14:textId="77777777" w:rsidR="000D7BB1" w:rsidRPr="00651C8A" w:rsidRDefault="000D7BB1" w:rsidP="00F559DD">
            <w:pPr>
              <w:tabs>
                <w:tab w:val="center" w:pos="1078"/>
              </w:tabs>
              <w:suppressAutoHyphens/>
              <w:jc w:val="center"/>
              <w:rPr>
                <w:sz w:val="16"/>
                <w:szCs w:val="16"/>
              </w:rPr>
            </w:pPr>
            <w:r w:rsidRPr="00651C8A">
              <w:rPr>
                <w:sz w:val="16"/>
                <w:szCs w:val="16"/>
              </w:rPr>
              <w:t>2020</w:t>
            </w:r>
          </w:p>
        </w:tc>
        <w:tc>
          <w:tcPr>
            <w:tcW w:w="1170" w:type="dxa"/>
          </w:tcPr>
          <w:p w14:paraId="22F6E2E4" w14:textId="77777777" w:rsidR="000D7BB1" w:rsidRPr="00651C8A" w:rsidRDefault="000D7BB1" w:rsidP="00F559DD">
            <w:pPr>
              <w:tabs>
                <w:tab w:val="center" w:pos="1059"/>
              </w:tabs>
              <w:suppressAutoHyphens/>
              <w:jc w:val="center"/>
              <w:rPr>
                <w:sz w:val="16"/>
                <w:szCs w:val="16"/>
              </w:rPr>
            </w:pPr>
            <w:r w:rsidRPr="00651C8A">
              <w:rPr>
                <w:sz w:val="16"/>
                <w:szCs w:val="16"/>
              </w:rPr>
              <w:t>252171</w:t>
            </w:r>
          </w:p>
        </w:tc>
        <w:tc>
          <w:tcPr>
            <w:tcW w:w="1350" w:type="dxa"/>
          </w:tcPr>
          <w:p w14:paraId="746B1646" w14:textId="77777777" w:rsidR="000D7BB1" w:rsidRPr="00651C8A" w:rsidRDefault="000D7BB1" w:rsidP="00F559DD">
            <w:pPr>
              <w:tabs>
                <w:tab w:val="center" w:pos="1059"/>
              </w:tabs>
              <w:suppressAutoHyphens/>
              <w:jc w:val="center"/>
              <w:rPr>
                <w:sz w:val="16"/>
                <w:szCs w:val="16"/>
              </w:rPr>
            </w:pPr>
            <w:r w:rsidRPr="00651C8A">
              <w:rPr>
                <w:sz w:val="16"/>
                <w:szCs w:val="16"/>
              </w:rPr>
              <w:t>252612</w:t>
            </w:r>
          </w:p>
        </w:tc>
        <w:tc>
          <w:tcPr>
            <w:tcW w:w="1440" w:type="dxa"/>
          </w:tcPr>
          <w:p w14:paraId="4B426647" w14:textId="77777777" w:rsidR="000D7BB1" w:rsidRPr="00651C8A" w:rsidRDefault="000D7BB1" w:rsidP="00F559DD">
            <w:pPr>
              <w:tabs>
                <w:tab w:val="center" w:pos="1030"/>
              </w:tabs>
              <w:suppressAutoHyphens/>
              <w:jc w:val="center"/>
              <w:rPr>
                <w:sz w:val="16"/>
                <w:szCs w:val="16"/>
              </w:rPr>
            </w:pPr>
            <w:r w:rsidRPr="00651C8A">
              <w:rPr>
                <w:sz w:val="16"/>
                <w:szCs w:val="16"/>
              </w:rPr>
              <w:t>78</w:t>
            </w:r>
          </w:p>
        </w:tc>
      </w:tr>
      <w:tr w:rsidR="000D7BB1" w:rsidRPr="00651C8A" w14:paraId="67A154EE" w14:textId="77777777" w:rsidTr="00F559DD">
        <w:trPr>
          <w:cantSplit/>
          <w:jc w:val="center"/>
        </w:trPr>
        <w:tc>
          <w:tcPr>
            <w:tcW w:w="1008" w:type="dxa"/>
          </w:tcPr>
          <w:p w14:paraId="25CE15F9" w14:textId="77777777" w:rsidR="000D7BB1" w:rsidRPr="00651C8A" w:rsidRDefault="000D7BB1" w:rsidP="00F559DD">
            <w:pPr>
              <w:tabs>
                <w:tab w:val="center" w:pos="1078"/>
              </w:tabs>
              <w:suppressAutoHyphens/>
              <w:jc w:val="center"/>
              <w:rPr>
                <w:sz w:val="16"/>
                <w:szCs w:val="16"/>
              </w:rPr>
            </w:pPr>
            <w:r w:rsidRPr="00651C8A">
              <w:rPr>
                <w:sz w:val="16"/>
                <w:szCs w:val="16"/>
              </w:rPr>
              <w:t>2019</w:t>
            </w:r>
          </w:p>
        </w:tc>
        <w:tc>
          <w:tcPr>
            <w:tcW w:w="1170" w:type="dxa"/>
          </w:tcPr>
          <w:p w14:paraId="6E2DBFC1" w14:textId="77777777" w:rsidR="000D7BB1" w:rsidRPr="00651C8A" w:rsidRDefault="000D7BB1" w:rsidP="00F559DD">
            <w:pPr>
              <w:tabs>
                <w:tab w:val="center" w:pos="1059"/>
              </w:tabs>
              <w:suppressAutoHyphens/>
              <w:jc w:val="center"/>
              <w:rPr>
                <w:sz w:val="16"/>
                <w:szCs w:val="16"/>
              </w:rPr>
            </w:pPr>
            <w:r w:rsidRPr="00651C8A">
              <w:rPr>
                <w:sz w:val="16"/>
                <w:szCs w:val="16"/>
              </w:rPr>
              <w:t>251497</w:t>
            </w:r>
          </w:p>
        </w:tc>
        <w:tc>
          <w:tcPr>
            <w:tcW w:w="1350" w:type="dxa"/>
          </w:tcPr>
          <w:p w14:paraId="6C224832" w14:textId="77777777" w:rsidR="000D7BB1" w:rsidRPr="00651C8A" w:rsidRDefault="000D7BB1" w:rsidP="00F559DD">
            <w:pPr>
              <w:tabs>
                <w:tab w:val="center" w:pos="1059"/>
              </w:tabs>
              <w:suppressAutoHyphens/>
              <w:jc w:val="center"/>
              <w:rPr>
                <w:sz w:val="16"/>
                <w:szCs w:val="16"/>
              </w:rPr>
            </w:pPr>
            <w:r w:rsidRPr="00651C8A">
              <w:rPr>
                <w:sz w:val="16"/>
                <w:szCs w:val="16"/>
              </w:rPr>
              <w:t>252170</w:t>
            </w:r>
          </w:p>
        </w:tc>
        <w:tc>
          <w:tcPr>
            <w:tcW w:w="1440" w:type="dxa"/>
          </w:tcPr>
          <w:p w14:paraId="7A389461" w14:textId="77777777" w:rsidR="000D7BB1" w:rsidRPr="00651C8A" w:rsidRDefault="000D7BB1" w:rsidP="00F559DD">
            <w:pPr>
              <w:tabs>
                <w:tab w:val="center" w:pos="1030"/>
              </w:tabs>
              <w:suppressAutoHyphens/>
              <w:jc w:val="center"/>
              <w:rPr>
                <w:sz w:val="16"/>
                <w:szCs w:val="16"/>
              </w:rPr>
            </w:pPr>
            <w:r w:rsidRPr="00651C8A">
              <w:rPr>
                <w:sz w:val="16"/>
                <w:szCs w:val="16"/>
              </w:rPr>
              <w:t>74</w:t>
            </w:r>
          </w:p>
        </w:tc>
      </w:tr>
      <w:tr w:rsidR="000D7BB1" w:rsidRPr="00651C8A" w14:paraId="64F09CA1" w14:textId="77777777" w:rsidTr="00F559DD">
        <w:trPr>
          <w:cantSplit/>
          <w:jc w:val="center"/>
        </w:trPr>
        <w:tc>
          <w:tcPr>
            <w:tcW w:w="1008" w:type="dxa"/>
          </w:tcPr>
          <w:p w14:paraId="33442CDE" w14:textId="77777777" w:rsidR="000D7BB1" w:rsidRPr="00651C8A" w:rsidRDefault="000D7BB1" w:rsidP="00F559DD">
            <w:pPr>
              <w:tabs>
                <w:tab w:val="center" w:pos="1078"/>
              </w:tabs>
              <w:suppressAutoHyphens/>
              <w:jc w:val="center"/>
              <w:rPr>
                <w:sz w:val="16"/>
                <w:szCs w:val="16"/>
              </w:rPr>
            </w:pPr>
            <w:r w:rsidRPr="00651C8A">
              <w:rPr>
                <w:sz w:val="16"/>
                <w:szCs w:val="16"/>
              </w:rPr>
              <w:t>2018</w:t>
            </w:r>
          </w:p>
        </w:tc>
        <w:tc>
          <w:tcPr>
            <w:tcW w:w="1170" w:type="dxa"/>
          </w:tcPr>
          <w:p w14:paraId="597A0488" w14:textId="77777777" w:rsidR="000D7BB1" w:rsidRPr="00651C8A" w:rsidRDefault="000D7BB1" w:rsidP="00F559DD">
            <w:pPr>
              <w:tabs>
                <w:tab w:val="center" w:pos="1059"/>
              </w:tabs>
              <w:suppressAutoHyphens/>
              <w:jc w:val="center"/>
              <w:rPr>
                <w:sz w:val="16"/>
                <w:szCs w:val="16"/>
              </w:rPr>
            </w:pPr>
            <w:r w:rsidRPr="00651C8A">
              <w:rPr>
                <w:sz w:val="16"/>
                <w:szCs w:val="16"/>
              </w:rPr>
              <w:t>250707</w:t>
            </w:r>
          </w:p>
        </w:tc>
        <w:tc>
          <w:tcPr>
            <w:tcW w:w="1350" w:type="dxa"/>
          </w:tcPr>
          <w:p w14:paraId="390CC4FA" w14:textId="77777777" w:rsidR="000D7BB1" w:rsidRPr="00651C8A" w:rsidRDefault="000D7BB1" w:rsidP="00F559DD">
            <w:pPr>
              <w:tabs>
                <w:tab w:val="center" w:pos="1059"/>
              </w:tabs>
              <w:suppressAutoHyphens/>
              <w:jc w:val="center"/>
              <w:rPr>
                <w:sz w:val="16"/>
                <w:szCs w:val="16"/>
              </w:rPr>
            </w:pPr>
            <w:r w:rsidRPr="00651C8A">
              <w:rPr>
                <w:sz w:val="16"/>
                <w:szCs w:val="16"/>
              </w:rPr>
              <w:t>251496</w:t>
            </w:r>
          </w:p>
        </w:tc>
        <w:tc>
          <w:tcPr>
            <w:tcW w:w="1440" w:type="dxa"/>
          </w:tcPr>
          <w:p w14:paraId="39ED700E" w14:textId="77777777" w:rsidR="000D7BB1" w:rsidRPr="00651C8A" w:rsidRDefault="000D7BB1" w:rsidP="00F559DD">
            <w:pPr>
              <w:tabs>
                <w:tab w:val="center" w:pos="1030"/>
              </w:tabs>
              <w:suppressAutoHyphens/>
              <w:jc w:val="center"/>
              <w:rPr>
                <w:sz w:val="16"/>
                <w:szCs w:val="16"/>
              </w:rPr>
            </w:pPr>
            <w:r w:rsidRPr="00651C8A">
              <w:rPr>
                <w:sz w:val="16"/>
                <w:szCs w:val="16"/>
              </w:rPr>
              <w:t>70</w:t>
            </w:r>
          </w:p>
        </w:tc>
      </w:tr>
      <w:tr w:rsidR="000D7BB1" w:rsidRPr="00651C8A" w14:paraId="1E974C2B" w14:textId="77777777" w:rsidTr="00F559DD">
        <w:trPr>
          <w:cantSplit/>
          <w:jc w:val="center"/>
        </w:trPr>
        <w:tc>
          <w:tcPr>
            <w:tcW w:w="1008" w:type="dxa"/>
          </w:tcPr>
          <w:p w14:paraId="7DB5BAA1" w14:textId="77777777" w:rsidR="000D7BB1" w:rsidRPr="00651C8A" w:rsidRDefault="000D7BB1" w:rsidP="00F559DD">
            <w:pPr>
              <w:tabs>
                <w:tab w:val="center" w:pos="1078"/>
              </w:tabs>
              <w:suppressAutoHyphens/>
              <w:jc w:val="center"/>
              <w:rPr>
                <w:sz w:val="16"/>
                <w:szCs w:val="16"/>
              </w:rPr>
            </w:pPr>
            <w:r w:rsidRPr="00651C8A">
              <w:rPr>
                <w:sz w:val="16"/>
                <w:szCs w:val="16"/>
              </w:rPr>
              <w:t>2017</w:t>
            </w:r>
          </w:p>
        </w:tc>
        <w:tc>
          <w:tcPr>
            <w:tcW w:w="1170" w:type="dxa"/>
          </w:tcPr>
          <w:p w14:paraId="3FC5B324" w14:textId="77777777" w:rsidR="000D7BB1" w:rsidRPr="00651C8A" w:rsidRDefault="000D7BB1" w:rsidP="00F559DD">
            <w:pPr>
              <w:tabs>
                <w:tab w:val="center" w:pos="1059"/>
              </w:tabs>
              <w:suppressAutoHyphens/>
              <w:jc w:val="center"/>
              <w:rPr>
                <w:sz w:val="16"/>
                <w:szCs w:val="16"/>
              </w:rPr>
            </w:pPr>
            <w:r w:rsidRPr="00651C8A">
              <w:rPr>
                <w:sz w:val="16"/>
                <w:szCs w:val="16"/>
              </w:rPr>
              <w:t>249951</w:t>
            </w:r>
          </w:p>
        </w:tc>
        <w:tc>
          <w:tcPr>
            <w:tcW w:w="1350" w:type="dxa"/>
          </w:tcPr>
          <w:p w14:paraId="1E764146" w14:textId="77777777" w:rsidR="000D7BB1" w:rsidRPr="00651C8A" w:rsidRDefault="000D7BB1" w:rsidP="00F559DD">
            <w:pPr>
              <w:tabs>
                <w:tab w:val="center" w:pos="1059"/>
              </w:tabs>
              <w:suppressAutoHyphens/>
              <w:jc w:val="center"/>
              <w:rPr>
                <w:sz w:val="16"/>
                <w:szCs w:val="16"/>
              </w:rPr>
            </w:pPr>
            <w:r w:rsidRPr="00651C8A">
              <w:rPr>
                <w:sz w:val="16"/>
                <w:szCs w:val="16"/>
              </w:rPr>
              <w:t>250706</w:t>
            </w:r>
          </w:p>
        </w:tc>
        <w:tc>
          <w:tcPr>
            <w:tcW w:w="1440" w:type="dxa"/>
          </w:tcPr>
          <w:p w14:paraId="39B2E210" w14:textId="77777777" w:rsidR="000D7BB1" w:rsidRPr="00651C8A" w:rsidRDefault="000D7BB1" w:rsidP="00F559DD">
            <w:pPr>
              <w:tabs>
                <w:tab w:val="center" w:pos="1030"/>
              </w:tabs>
              <w:suppressAutoHyphens/>
              <w:jc w:val="center"/>
              <w:rPr>
                <w:sz w:val="16"/>
                <w:szCs w:val="16"/>
              </w:rPr>
            </w:pPr>
            <w:r w:rsidRPr="00651C8A">
              <w:rPr>
                <w:sz w:val="16"/>
                <w:szCs w:val="16"/>
              </w:rPr>
              <w:t>65</w:t>
            </w:r>
          </w:p>
        </w:tc>
      </w:tr>
      <w:tr w:rsidR="000D7BB1" w:rsidRPr="00651C8A" w14:paraId="43EB8D73" w14:textId="77777777" w:rsidTr="00F559DD">
        <w:trPr>
          <w:cantSplit/>
          <w:jc w:val="center"/>
        </w:trPr>
        <w:tc>
          <w:tcPr>
            <w:tcW w:w="1008" w:type="dxa"/>
          </w:tcPr>
          <w:p w14:paraId="2D51C49F" w14:textId="77777777" w:rsidR="000D7BB1" w:rsidRPr="00651C8A" w:rsidRDefault="000D7BB1" w:rsidP="00F559DD">
            <w:pPr>
              <w:tabs>
                <w:tab w:val="center" w:pos="1078"/>
              </w:tabs>
              <w:suppressAutoHyphens/>
              <w:jc w:val="center"/>
              <w:rPr>
                <w:sz w:val="16"/>
                <w:szCs w:val="16"/>
              </w:rPr>
            </w:pPr>
            <w:r w:rsidRPr="00651C8A">
              <w:rPr>
                <w:sz w:val="16"/>
                <w:szCs w:val="16"/>
              </w:rPr>
              <w:t>2016</w:t>
            </w:r>
          </w:p>
        </w:tc>
        <w:tc>
          <w:tcPr>
            <w:tcW w:w="1170" w:type="dxa"/>
          </w:tcPr>
          <w:p w14:paraId="34F0C7AD" w14:textId="77777777" w:rsidR="000D7BB1" w:rsidRPr="00651C8A" w:rsidRDefault="000D7BB1" w:rsidP="00F559DD">
            <w:pPr>
              <w:tabs>
                <w:tab w:val="center" w:pos="1059"/>
              </w:tabs>
              <w:suppressAutoHyphens/>
              <w:jc w:val="center"/>
              <w:rPr>
                <w:sz w:val="16"/>
                <w:szCs w:val="16"/>
              </w:rPr>
            </w:pPr>
            <w:r w:rsidRPr="00651C8A">
              <w:rPr>
                <w:sz w:val="16"/>
                <w:szCs w:val="16"/>
              </w:rPr>
              <w:t>249476</w:t>
            </w:r>
          </w:p>
        </w:tc>
        <w:tc>
          <w:tcPr>
            <w:tcW w:w="1350" w:type="dxa"/>
          </w:tcPr>
          <w:p w14:paraId="14290F5E" w14:textId="77777777" w:rsidR="000D7BB1" w:rsidRPr="00651C8A" w:rsidRDefault="000D7BB1" w:rsidP="00F559DD">
            <w:pPr>
              <w:tabs>
                <w:tab w:val="center" w:pos="1059"/>
              </w:tabs>
              <w:suppressAutoHyphens/>
              <w:jc w:val="center"/>
              <w:rPr>
                <w:sz w:val="16"/>
                <w:szCs w:val="16"/>
              </w:rPr>
            </w:pPr>
            <w:r w:rsidRPr="00651C8A">
              <w:rPr>
                <w:sz w:val="16"/>
                <w:szCs w:val="16"/>
              </w:rPr>
              <w:t>249950</w:t>
            </w:r>
          </w:p>
        </w:tc>
        <w:tc>
          <w:tcPr>
            <w:tcW w:w="1440" w:type="dxa"/>
          </w:tcPr>
          <w:p w14:paraId="063F429F" w14:textId="77777777" w:rsidR="000D7BB1" w:rsidRPr="00651C8A" w:rsidRDefault="000D7BB1" w:rsidP="00F559DD">
            <w:pPr>
              <w:tabs>
                <w:tab w:val="center" w:pos="1030"/>
              </w:tabs>
              <w:suppressAutoHyphens/>
              <w:jc w:val="center"/>
              <w:rPr>
                <w:sz w:val="16"/>
                <w:szCs w:val="16"/>
              </w:rPr>
            </w:pPr>
            <w:r w:rsidRPr="00651C8A">
              <w:rPr>
                <w:sz w:val="16"/>
                <w:szCs w:val="16"/>
              </w:rPr>
              <w:t>60</w:t>
            </w:r>
          </w:p>
        </w:tc>
      </w:tr>
      <w:tr w:rsidR="000D7BB1" w:rsidRPr="00651C8A" w14:paraId="1EDE003B" w14:textId="77777777" w:rsidTr="00F559DD">
        <w:trPr>
          <w:cantSplit/>
          <w:jc w:val="center"/>
        </w:trPr>
        <w:tc>
          <w:tcPr>
            <w:tcW w:w="1008" w:type="dxa"/>
          </w:tcPr>
          <w:p w14:paraId="3E9E5DC1" w14:textId="77777777" w:rsidR="000D7BB1" w:rsidRPr="00651C8A" w:rsidRDefault="000D7BB1" w:rsidP="00F559DD">
            <w:pPr>
              <w:tabs>
                <w:tab w:val="center" w:pos="1078"/>
              </w:tabs>
              <w:suppressAutoHyphens/>
              <w:jc w:val="center"/>
              <w:rPr>
                <w:sz w:val="16"/>
                <w:szCs w:val="16"/>
              </w:rPr>
            </w:pPr>
            <w:r w:rsidRPr="00651C8A">
              <w:rPr>
                <w:sz w:val="16"/>
                <w:szCs w:val="16"/>
              </w:rPr>
              <w:t>2015</w:t>
            </w:r>
          </w:p>
        </w:tc>
        <w:tc>
          <w:tcPr>
            <w:tcW w:w="1170" w:type="dxa"/>
          </w:tcPr>
          <w:p w14:paraId="5C7F7AF2" w14:textId="77777777" w:rsidR="000D7BB1" w:rsidRPr="00651C8A" w:rsidRDefault="000D7BB1" w:rsidP="00F559DD">
            <w:pPr>
              <w:tabs>
                <w:tab w:val="center" w:pos="1059"/>
              </w:tabs>
              <w:suppressAutoHyphens/>
              <w:jc w:val="center"/>
              <w:rPr>
                <w:sz w:val="16"/>
                <w:szCs w:val="16"/>
              </w:rPr>
            </w:pPr>
            <w:r w:rsidRPr="00651C8A">
              <w:rPr>
                <w:sz w:val="16"/>
                <w:szCs w:val="16"/>
              </w:rPr>
              <w:t>248832</w:t>
            </w:r>
          </w:p>
        </w:tc>
        <w:tc>
          <w:tcPr>
            <w:tcW w:w="1350" w:type="dxa"/>
          </w:tcPr>
          <w:p w14:paraId="219C7AD8" w14:textId="77777777" w:rsidR="000D7BB1" w:rsidRPr="00651C8A" w:rsidRDefault="000D7BB1" w:rsidP="00F559DD">
            <w:pPr>
              <w:tabs>
                <w:tab w:val="center" w:pos="1059"/>
              </w:tabs>
              <w:suppressAutoHyphens/>
              <w:jc w:val="center"/>
              <w:rPr>
                <w:sz w:val="16"/>
                <w:szCs w:val="16"/>
              </w:rPr>
            </w:pPr>
            <w:r w:rsidRPr="00651C8A">
              <w:rPr>
                <w:sz w:val="16"/>
                <w:szCs w:val="16"/>
              </w:rPr>
              <w:t>249475</w:t>
            </w:r>
          </w:p>
        </w:tc>
        <w:tc>
          <w:tcPr>
            <w:tcW w:w="1440" w:type="dxa"/>
          </w:tcPr>
          <w:p w14:paraId="0B217DA6" w14:textId="77777777" w:rsidR="000D7BB1" w:rsidRPr="00651C8A" w:rsidRDefault="000D7BB1" w:rsidP="00F559DD">
            <w:pPr>
              <w:tabs>
                <w:tab w:val="center" w:pos="1030"/>
              </w:tabs>
              <w:suppressAutoHyphens/>
              <w:jc w:val="center"/>
              <w:rPr>
                <w:sz w:val="16"/>
                <w:szCs w:val="16"/>
              </w:rPr>
            </w:pPr>
            <w:r w:rsidRPr="00651C8A">
              <w:rPr>
                <w:sz w:val="16"/>
                <w:szCs w:val="16"/>
              </w:rPr>
              <w:t>55</w:t>
            </w:r>
          </w:p>
        </w:tc>
      </w:tr>
      <w:tr w:rsidR="000D7BB1" w:rsidRPr="00651C8A" w14:paraId="10D1DFDC" w14:textId="77777777" w:rsidTr="00F559DD">
        <w:trPr>
          <w:cantSplit/>
          <w:jc w:val="center"/>
        </w:trPr>
        <w:tc>
          <w:tcPr>
            <w:tcW w:w="1008" w:type="dxa"/>
          </w:tcPr>
          <w:p w14:paraId="45BB9061" w14:textId="77777777" w:rsidR="000D7BB1" w:rsidRPr="00651C8A" w:rsidRDefault="000D7BB1" w:rsidP="00F559DD">
            <w:pPr>
              <w:tabs>
                <w:tab w:val="center" w:pos="1078"/>
              </w:tabs>
              <w:suppressAutoHyphens/>
              <w:jc w:val="center"/>
              <w:rPr>
                <w:sz w:val="16"/>
                <w:szCs w:val="16"/>
              </w:rPr>
            </w:pPr>
            <w:r w:rsidRPr="00651C8A">
              <w:rPr>
                <w:sz w:val="16"/>
                <w:szCs w:val="16"/>
              </w:rPr>
              <w:t>2014</w:t>
            </w:r>
          </w:p>
        </w:tc>
        <w:tc>
          <w:tcPr>
            <w:tcW w:w="1170" w:type="dxa"/>
          </w:tcPr>
          <w:p w14:paraId="479EB4E0" w14:textId="77777777" w:rsidR="000D7BB1" w:rsidRPr="00651C8A" w:rsidRDefault="000D7BB1" w:rsidP="00F559DD">
            <w:pPr>
              <w:tabs>
                <w:tab w:val="center" w:pos="1059"/>
              </w:tabs>
              <w:suppressAutoHyphens/>
              <w:jc w:val="center"/>
              <w:rPr>
                <w:sz w:val="16"/>
                <w:szCs w:val="16"/>
              </w:rPr>
            </w:pPr>
            <w:r w:rsidRPr="00651C8A">
              <w:rPr>
                <w:sz w:val="16"/>
                <w:szCs w:val="16"/>
              </w:rPr>
              <w:t>247423</w:t>
            </w:r>
          </w:p>
        </w:tc>
        <w:tc>
          <w:tcPr>
            <w:tcW w:w="1350" w:type="dxa"/>
          </w:tcPr>
          <w:p w14:paraId="2E8DD4D6" w14:textId="77777777" w:rsidR="000D7BB1" w:rsidRPr="00651C8A" w:rsidRDefault="000D7BB1" w:rsidP="00F559DD">
            <w:pPr>
              <w:tabs>
                <w:tab w:val="center" w:pos="1059"/>
              </w:tabs>
              <w:suppressAutoHyphens/>
              <w:jc w:val="center"/>
              <w:rPr>
                <w:sz w:val="16"/>
                <w:szCs w:val="16"/>
              </w:rPr>
            </w:pPr>
            <w:r w:rsidRPr="00651C8A">
              <w:rPr>
                <w:sz w:val="16"/>
                <w:szCs w:val="16"/>
              </w:rPr>
              <w:t>248831</w:t>
            </w:r>
          </w:p>
        </w:tc>
        <w:tc>
          <w:tcPr>
            <w:tcW w:w="1440" w:type="dxa"/>
          </w:tcPr>
          <w:p w14:paraId="122AD8F5" w14:textId="77777777" w:rsidR="000D7BB1" w:rsidRPr="00651C8A" w:rsidRDefault="000D7BB1" w:rsidP="00F559DD">
            <w:pPr>
              <w:tabs>
                <w:tab w:val="center" w:pos="1030"/>
              </w:tabs>
              <w:suppressAutoHyphens/>
              <w:jc w:val="center"/>
              <w:rPr>
                <w:sz w:val="16"/>
                <w:szCs w:val="16"/>
              </w:rPr>
            </w:pPr>
            <w:r w:rsidRPr="00651C8A">
              <w:rPr>
                <w:sz w:val="16"/>
                <w:szCs w:val="16"/>
              </w:rPr>
              <w:t>50</w:t>
            </w:r>
          </w:p>
        </w:tc>
      </w:tr>
      <w:tr w:rsidR="000D7BB1" w:rsidRPr="00651C8A" w14:paraId="569BCF26" w14:textId="77777777" w:rsidTr="00F559DD">
        <w:trPr>
          <w:cantSplit/>
          <w:jc w:val="center"/>
        </w:trPr>
        <w:tc>
          <w:tcPr>
            <w:tcW w:w="1008" w:type="dxa"/>
          </w:tcPr>
          <w:p w14:paraId="5E85BEE1" w14:textId="77777777" w:rsidR="000D7BB1" w:rsidRPr="00651C8A" w:rsidRDefault="000D7BB1" w:rsidP="00F559DD">
            <w:pPr>
              <w:tabs>
                <w:tab w:val="center" w:pos="1078"/>
              </w:tabs>
              <w:suppressAutoHyphens/>
              <w:jc w:val="center"/>
              <w:rPr>
                <w:sz w:val="16"/>
                <w:szCs w:val="16"/>
              </w:rPr>
            </w:pPr>
            <w:r w:rsidRPr="00651C8A">
              <w:rPr>
                <w:sz w:val="16"/>
                <w:szCs w:val="16"/>
              </w:rPr>
              <w:t>2013</w:t>
            </w:r>
          </w:p>
        </w:tc>
        <w:tc>
          <w:tcPr>
            <w:tcW w:w="1170" w:type="dxa"/>
          </w:tcPr>
          <w:p w14:paraId="4BF8B446" w14:textId="77777777" w:rsidR="000D7BB1" w:rsidRPr="00651C8A" w:rsidRDefault="000D7BB1" w:rsidP="00F559DD">
            <w:pPr>
              <w:tabs>
                <w:tab w:val="center" w:pos="1059"/>
              </w:tabs>
              <w:suppressAutoHyphens/>
              <w:jc w:val="center"/>
              <w:rPr>
                <w:sz w:val="16"/>
                <w:szCs w:val="16"/>
              </w:rPr>
            </w:pPr>
            <w:r w:rsidRPr="00651C8A">
              <w:rPr>
                <w:sz w:val="16"/>
                <w:szCs w:val="16"/>
              </w:rPr>
              <w:t>245849</w:t>
            </w:r>
          </w:p>
        </w:tc>
        <w:tc>
          <w:tcPr>
            <w:tcW w:w="1350" w:type="dxa"/>
          </w:tcPr>
          <w:p w14:paraId="1F28C8E8" w14:textId="77777777" w:rsidR="000D7BB1" w:rsidRPr="00651C8A" w:rsidRDefault="000D7BB1" w:rsidP="00F559DD">
            <w:pPr>
              <w:tabs>
                <w:tab w:val="center" w:pos="1059"/>
              </w:tabs>
              <w:suppressAutoHyphens/>
              <w:jc w:val="center"/>
              <w:rPr>
                <w:sz w:val="16"/>
                <w:szCs w:val="16"/>
              </w:rPr>
            </w:pPr>
            <w:r w:rsidRPr="00651C8A">
              <w:rPr>
                <w:sz w:val="16"/>
                <w:szCs w:val="16"/>
              </w:rPr>
              <w:t>247422</w:t>
            </w:r>
          </w:p>
        </w:tc>
        <w:tc>
          <w:tcPr>
            <w:tcW w:w="1440" w:type="dxa"/>
          </w:tcPr>
          <w:p w14:paraId="7AB04033" w14:textId="77777777" w:rsidR="000D7BB1" w:rsidRPr="00651C8A" w:rsidRDefault="000D7BB1" w:rsidP="00F559DD">
            <w:pPr>
              <w:tabs>
                <w:tab w:val="center" w:pos="1030"/>
              </w:tabs>
              <w:suppressAutoHyphens/>
              <w:jc w:val="center"/>
              <w:rPr>
                <w:sz w:val="16"/>
                <w:szCs w:val="16"/>
              </w:rPr>
            </w:pPr>
            <w:r w:rsidRPr="00651C8A">
              <w:rPr>
                <w:sz w:val="16"/>
                <w:szCs w:val="16"/>
              </w:rPr>
              <w:t>45</w:t>
            </w:r>
          </w:p>
        </w:tc>
      </w:tr>
      <w:tr w:rsidR="000D7BB1" w:rsidRPr="00651C8A" w14:paraId="0D579C71" w14:textId="77777777" w:rsidTr="00F559DD">
        <w:trPr>
          <w:cantSplit/>
          <w:jc w:val="center"/>
        </w:trPr>
        <w:tc>
          <w:tcPr>
            <w:tcW w:w="1008" w:type="dxa"/>
          </w:tcPr>
          <w:p w14:paraId="3266D0ED" w14:textId="77777777" w:rsidR="000D7BB1" w:rsidRPr="00651C8A" w:rsidRDefault="000D7BB1" w:rsidP="00F559DD">
            <w:pPr>
              <w:tabs>
                <w:tab w:val="center" w:pos="1078"/>
              </w:tabs>
              <w:suppressAutoHyphens/>
              <w:jc w:val="center"/>
              <w:rPr>
                <w:sz w:val="16"/>
                <w:szCs w:val="16"/>
              </w:rPr>
            </w:pPr>
            <w:r w:rsidRPr="00651C8A">
              <w:rPr>
                <w:sz w:val="16"/>
                <w:szCs w:val="16"/>
              </w:rPr>
              <w:t>2012</w:t>
            </w:r>
          </w:p>
        </w:tc>
        <w:tc>
          <w:tcPr>
            <w:tcW w:w="1170" w:type="dxa"/>
          </w:tcPr>
          <w:p w14:paraId="2D69F20F" w14:textId="77777777" w:rsidR="000D7BB1" w:rsidRPr="00651C8A" w:rsidRDefault="000D7BB1" w:rsidP="00F559DD">
            <w:pPr>
              <w:tabs>
                <w:tab w:val="center" w:pos="1059"/>
              </w:tabs>
              <w:suppressAutoHyphens/>
              <w:jc w:val="center"/>
              <w:rPr>
                <w:sz w:val="16"/>
                <w:szCs w:val="16"/>
              </w:rPr>
            </w:pPr>
            <w:r w:rsidRPr="00651C8A">
              <w:rPr>
                <w:sz w:val="16"/>
                <w:szCs w:val="16"/>
              </w:rPr>
              <w:t>244268</w:t>
            </w:r>
          </w:p>
        </w:tc>
        <w:tc>
          <w:tcPr>
            <w:tcW w:w="1350" w:type="dxa"/>
          </w:tcPr>
          <w:p w14:paraId="5477FABF" w14:textId="77777777" w:rsidR="000D7BB1" w:rsidRPr="00651C8A" w:rsidRDefault="000D7BB1" w:rsidP="00F559DD">
            <w:pPr>
              <w:tabs>
                <w:tab w:val="center" w:pos="1059"/>
              </w:tabs>
              <w:suppressAutoHyphens/>
              <w:jc w:val="center"/>
              <w:rPr>
                <w:sz w:val="16"/>
                <w:szCs w:val="16"/>
              </w:rPr>
            </w:pPr>
            <w:r w:rsidRPr="00651C8A">
              <w:rPr>
                <w:sz w:val="16"/>
                <w:szCs w:val="16"/>
              </w:rPr>
              <w:t>245848</w:t>
            </w:r>
          </w:p>
        </w:tc>
        <w:tc>
          <w:tcPr>
            <w:tcW w:w="1440" w:type="dxa"/>
          </w:tcPr>
          <w:p w14:paraId="19DB4E4D" w14:textId="77777777" w:rsidR="000D7BB1" w:rsidRPr="00651C8A" w:rsidRDefault="000D7BB1" w:rsidP="00F559DD">
            <w:pPr>
              <w:tabs>
                <w:tab w:val="center" w:pos="1030"/>
              </w:tabs>
              <w:suppressAutoHyphens/>
              <w:jc w:val="center"/>
              <w:rPr>
                <w:sz w:val="16"/>
                <w:szCs w:val="16"/>
              </w:rPr>
            </w:pPr>
            <w:r w:rsidRPr="00651C8A">
              <w:rPr>
                <w:sz w:val="16"/>
                <w:szCs w:val="16"/>
              </w:rPr>
              <w:t>40</w:t>
            </w:r>
          </w:p>
        </w:tc>
      </w:tr>
      <w:tr w:rsidR="000D7BB1" w:rsidRPr="00651C8A" w14:paraId="5117B122" w14:textId="77777777" w:rsidTr="00F559DD">
        <w:trPr>
          <w:cantSplit/>
          <w:jc w:val="center"/>
        </w:trPr>
        <w:tc>
          <w:tcPr>
            <w:tcW w:w="1008" w:type="dxa"/>
          </w:tcPr>
          <w:p w14:paraId="751964ED" w14:textId="77777777" w:rsidR="000D7BB1" w:rsidRPr="00651C8A" w:rsidRDefault="000D7BB1" w:rsidP="00F559DD">
            <w:pPr>
              <w:tabs>
                <w:tab w:val="center" w:pos="1078"/>
              </w:tabs>
              <w:suppressAutoHyphens/>
              <w:jc w:val="center"/>
              <w:rPr>
                <w:sz w:val="16"/>
                <w:szCs w:val="16"/>
              </w:rPr>
            </w:pPr>
            <w:r w:rsidRPr="00651C8A">
              <w:rPr>
                <w:sz w:val="16"/>
                <w:szCs w:val="16"/>
              </w:rPr>
              <w:t>2011</w:t>
            </w:r>
          </w:p>
        </w:tc>
        <w:tc>
          <w:tcPr>
            <w:tcW w:w="1170" w:type="dxa"/>
          </w:tcPr>
          <w:p w14:paraId="6A41DC0B" w14:textId="77777777" w:rsidR="000D7BB1" w:rsidRPr="00651C8A" w:rsidRDefault="000D7BB1" w:rsidP="00F559DD">
            <w:pPr>
              <w:tabs>
                <w:tab w:val="center" w:pos="1059"/>
              </w:tabs>
              <w:suppressAutoHyphens/>
              <w:jc w:val="center"/>
              <w:rPr>
                <w:sz w:val="16"/>
                <w:szCs w:val="16"/>
              </w:rPr>
            </w:pPr>
            <w:r w:rsidRPr="00651C8A">
              <w:rPr>
                <w:sz w:val="16"/>
                <w:szCs w:val="16"/>
              </w:rPr>
              <w:t>242592</w:t>
            </w:r>
          </w:p>
        </w:tc>
        <w:tc>
          <w:tcPr>
            <w:tcW w:w="1350" w:type="dxa"/>
          </w:tcPr>
          <w:p w14:paraId="7BA38D40" w14:textId="77777777" w:rsidR="000D7BB1" w:rsidRPr="00651C8A" w:rsidRDefault="000D7BB1" w:rsidP="00F559DD">
            <w:pPr>
              <w:tabs>
                <w:tab w:val="center" w:pos="1059"/>
              </w:tabs>
              <w:suppressAutoHyphens/>
              <w:jc w:val="center"/>
              <w:rPr>
                <w:sz w:val="16"/>
                <w:szCs w:val="16"/>
              </w:rPr>
            </w:pPr>
            <w:r w:rsidRPr="00651C8A">
              <w:rPr>
                <w:sz w:val="16"/>
                <w:szCs w:val="16"/>
              </w:rPr>
              <w:t>244267</w:t>
            </w:r>
          </w:p>
        </w:tc>
        <w:tc>
          <w:tcPr>
            <w:tcW w:w="1440" w:type="dxa"/>
          </w:tcPr>
          <w:p w14:paraId="4C6EC8BC" w14:textId="77777777" w:rsidR="000D7BB1" w:rsidRPr="00651C8A" w:rsidRDefault="000D7BB1" w:rsidP="00F559DD">
            <w:pPr>
              <w:tabs>
                <w:tab w:val="center" w:pos="1030"/>
              </w:tabs>
              <w:suppressAutoHyphens/>
              <w:jc w:val="center"/>
              <w:rPr>
                <w:sz w:val="16"/>
                <w:szCs w:val="16"/>
              </w:rPr>
            </w:pPr>
            <w:r w:rsidRPr="00651C8A">
              <w:rPr>
                <w:sz w:val="16"/>
                <w:szCs w:val="16"/>
              </w:rPr>
              <w:t>35</w:t>
            </w:r>
          </w:p>
        </w:tc>
      </w:tr>
      <w:tr w:rsidR="000D7BB1" w:rsidRPr="00651C8A" w14:paraId="62EE53AA" w14:textId="77777777" w:rsidTr="00F559DD">
        <w:trPr>
          <w:cantSplit/>
          <w:jc w:val="center"/>
        </w:trPr>
        <w:tc>
          <w:tcPr>
            <w:tcW w:w="1008" w:type="dxa"/>
          </w:tcPr>
          <w:p w14:paraId="14F34137" w14:textId="77777777" w:rsidR="000D7BB1" w:rsidRPr="00651C8A" w:rsidRDefault="000D7BB1" w:rsidP="00F559DD">
            <w:pPr>
              <w:tabs>
                <w:tab w:val="center" w:pos="1078"/>
              </w:tabs>
              <w:suppressAutoHyphens/>
              <w:jc w:val="center"/>
              <w:rPr>
                <w:sz w:val="16"/>
                <w:szCs w:val="16"/>
              </w:rPr>
            </w:pPr>
            <w:r w:rsidRPr="00651C8A">
              <w:rPr>
                <w:sz w:val="16"/>
                <w:szCs w:val="16"/>
              </w:rPr>
              <w:t>2010</w:t>
            </w:r>
          </w:p>
        </w:tc>
        <w:tc>
          <w:tcPr>
            <w:tcW w:w="1170" w:type="dxa"/>
          </w:tcPr>
          <w:p w14:paraId="5319A8FB" w14:textId="77777777" w:rsidR="000D7BB1" w:rsidRPr="00651C8A" w:rsidRDefault="000D7BB1" w:rsidP="00F559DD">
            <w:pPr>
              <w:tabs>
                <w:tab w:val="center" w:pos="1059"/>
              </w:tabs>
              <w:suppressAutoHyphens/>
              <w:jc w:val="center"/>
              <w:rPr>
                <w:sz w:val="16"/>
                <w:szCs w:val="16"/>
              </w:rPr>
            </w:pPr>
            <w:r w:rsidRPr="00651C8A">
              <w:rPr>
                <w:sz w:val="16"/>
                <w:szCs w:val="16"/>
              </w:rPr>
              <w:t>240636</w:t>
            </w:r>
          </w:p>
        </w:tc>
        <w:tc>
          <w:tcPr>
            <w:tcW w:w="1350" w:type="dxa"/>
          </w:tcPr>
          <w:p w14:paraId="1A748266" w14:textId="77777777" w:rsidR="000D7BB1" w:rsidRPr="00651C8A" w:rsidRDefault="000D7BB1" w:rsidP="00F559DD">
            <w:pPr>
              <w:tabs>
                <w:tab w:val="center" w:pos="1059"/>
              </w:tabs>
              <w:suppressAutoHyphens/>
              <w:jc w:val="center"/>
              <w:rPr>
                <w:sz w:val="16"/>
                <w:szCs w:val="16"/>
              </w:rPr>
            </w:pPr>
            <w:r w:rsidRPr="00651C8A">
              <w:rPr>
                <w:sz w:val="16"/>
                <w:szCs w:val="16"/>
              </w:rPr>
              <w:t>242591</w:t>
            </w:r>
          </w:p>
        </w:tc>
        <w:tc>
          <w:tcPr>
            <w:tcW w:w="1440" w:type="dxa"/>
          </w:tcPr>
          <w:p w14:paraId="02BB3509" w14:textId="77777777" w:rsidR="000D7BB1" w:rsidRPr="00651C8A" w:rsidRDefault="000D7BB1" w:rsidP="00F559DD">
            <w:pPr>
              <w:tabs>
                <w:tab w:val="center" w:pos="1030"/>
              </w:tabs>
              <w:suppressAutoHyphens/>
              <w:jc w:val="center"/>
              <w:rPr>
                <w:sz w:val="16"/>
                <w:szCs w:val="16"/>
              </w:rPr>
            </w:pPr>
            <w:r w:rsidRPr="00651C8A">
              <w:rPr>
                <w:sz w:val="16"/>
                <w:szCs w:val="16"/>
              </w:rPr>
              <w:t>31</w:t>
            </w:r>
          </w:p>
        </w:tc>
      </w:tr>
      <w:tr w:rsidR="000D7BB1" w:rsidRPr="00651C8A" w14:paraId="063D7095" w14:textId="77777777" w:rsidTr="00F559DD">
        <w:trPr>
          <w:cantSplit/>
          <w:jc w:val="center"/>
        </w:trPr>
        <w:tc>
          <w:tcPr>
            <w:tcW w:w="1008" w:type="dxa"/>
          </w:tcPr>
          <w:p w14:paraId="6C0C7FD7" w14:textId="77777777" w:rsidR="000D7BB1" w:rsidRPr="00651C8A" w:rsidRDefault="000D7BB1" w:rsidP="00F559DD">
            <w:pPr>
              <w:tabs>
                <w:tab w:val="center" w:pos="1078"/>
              </w:tabs>
              <w:suppressAutoHyphens/>
              <w:jc w:val="center"/>
              <w:rPr>
                <w:sz w:val="16"/>
                <w:szCs w:val="16"/>
              </w:rPr>
            </w:pPr>
            <w:r w:rsidRPr="00651C8A">
              <w:rPr>
                <w:sz w:val="16"/>
                <w:szCs w:val="16"/>
              </w:rPr>
              <w:t>2009</w:t>
            </w:r>
          </w:p>
        </w:tc>
        <w:tc>
          <w:tcPr>
            <w:tcW w:w="1170" w:type="dxa"/>
          </w:tcPr>
          <w:p w14:paraId="36915F34" w14:textId="77777777" w:rsidR="000D7BB1" w:rsidRPr="00651C8A" w:rsidRDefault="000D7BB1" w:rsidP="00F559DD">
            <w:pPr>
              <w:tabs>
                <w:tab w:val="center" w:pos="1059"/>
              </w:tabs>
              <w:suppressAutoHyphens/>
              <w:jc w:val="center"/>
              <w:rPr>
                <w:sz w:val="16"/>
                <w:szCs w:val="16"/>
              </w:rPr>
            </w:pPr>
            <w:r w:rsidRPr="00651C8A">
              <w:rPr>
                <w:sz w:val="16"/>
                <w:szCs w:val="16"/>
              </w:rPr>
              <w:t>239277</w:t>
            </w:r>
          </w:p>
        </w:tc>
        <w:tc>
          <w:tcPr>
            <w:tcW w:w="1350" w:type="dxa"/>
          </w:tcPr>
          <w:p w14:paraId="01FE30BA" w14:textId="77777777" w:rsidR="000D7BB1" w:rsidRPr="00651C8A" w:rsidRDefault="000D7BB1" w:rsidP="00F559DD">
            <w:pPr>
              <w:tabs>
                <w:tab w:val="center" w:pos="1059"/>
              </w:tabs>
              <w:suppressAutoHyphens/>
              <w:jc w:val="center"/>
              <w:rPr>
                <w:sz w:val="16"/>
                <w:szCs w:val="16"/>
              </w:rPr>
            </w:pPr>
            <w:r w:rsidRPr="00651C8A">
              <w:rPr>
                <w:sz w:val="16"/>
                <w:szCs w:val="16"/>
              </w:rPr>
              <w:t>240635</w:t>
            </w:r>
          </w:p>
        </w:tc>
        <w:tc>
          <w:tcPr>
            <w:tcW w:w="1440" w:type="dxa"/>
          </w:tcPr>
          <w:p w14:paraId="0F9FF317" w14:textId="77777777" w:rsidR="000D7BB1" w:rsidRPr="00651C8A" w:rsidRDefault="000D7BB1" w:rsidP="00F559DD">
            <w:pPr>
              <w:tabs>
                <w:tab w:val="center" w:pos="1030"/>
              </w:tabs>
              <w:suppressAutoHyphens/>
              <w:jc w:val="center"/>
              <w:rPr>
                <w:sz w:val="16"/>
                <w:szCs w:val="16"/>
              </w:rPr>
            </w:pPr>
            <w:r w:rsidRPr="00651C8A">
              <w:rPr>
                <w:sz w:val="16"/>
                <w:szCs w:val="16"/>
              </w:rPr>
              <w:t>27</w:t>
            </w:r>
          </w:p>
        </w:tc>
      </w:tr>
      <w:tr w:rsidR="000D7BB1" w:rsidRPr="00651C8A" w14:paraId="41572D74" w14:textId="77777777" w:rsidTr="00F559DD">
        <w:trPr>
          <w:cantSplit/>
          <w:jc w:val="center"/>
        </w:trPr>
        <w:tc>
          <w:tcPr>
            <w:tcW w:w="1008" w:type="dxa"/>
          </w:tcPr>
          <w:p w14:paraId="7E14C995" w14:textId="77777777" w:rsidR="000D7BB1" w:rsidRPr="00651C8A" w:rsidRDefault="000D7BB1" w:rsidP="00F559DD">
            <w:pPr>
              <w:tabs>
                <w:tab w:val="center" w:pos="1078"/>
              </w:tabs>
              <w:suppressAutoHyphens/>
              <w:jc w:val="center"/>
              <w:rPr>
                <w:sz w:val="16"/>
                <w:szCs w:val="16"/>
              </w:rPr>
            </w:pPr>
            <w:r w:rsidRPr="00651C8A">
              <w:rPr>
                <w:sz w:val="16"/>
                <w:szCs w:val="16"/>
              </w:rPr>
              <w:t>2008</w:t>
            </w:r>
          </w:p>
        </w:tc>
        <w:tc>
          <w:tcPr>
            <w:tcW w:w="1170" w:type="dxa"/>
          </w:tcPr>
          <w:p w14:paraId="7E8667F0" w14:textId="77777777" w:rsidR="000D7BB1" w:rsidRPr="00651C8A" w:rsidRDefault="000D7BB1" w:rsidP="00F559DD">
            <w:pPr>
              <w:tabs>
                <w:tab w:val="center" w:pos="1059"/>
              </w:tabs>
              <w:suppressAutoHyphens/>
              <w:jc w:val="center"/>
              <w:rPr>
                <w:sz w:val="16"/>
                <w:szCs w:val="16"/>
              </w:rPr>
            </w:pPr>
            <w:r w:rsidRPr="00651C8A">
              <w:rPr>
                <w:sz w:val="16"/>
                <w:szCs w:val="16"/>
              </w:rPr>
              <w:t>236927</w:t>
            </w:r>
          </w:p>
        </w:tc>
        <w:tc>
          <w:tcPr>
            <w:tcW w:w="1350" w:type="dxa"/>
          </w:tcPr>
          <w:p w14:paraId="054E6A7C" w14:textId="77777777" w:rsidR="000D7BB1" w:rsidRPr="00651C8A" w:rsidRDefault="000D7BB1" w:rsidP="00F559DD">
            <w:pPr>
              <w:tabs>
                <w:tab w:val="center" w:pos="1059"/>
              </w:tabs>
              <w:suppressAutoHyphens/>
              <w:jc w:val="center"/>
              <w:rPr>
                <w:sz w:val="16"/>
                <w:szCs w:val="16"/>
              </w:rPr>
            </w:pPr>
            <w:r w:rsidRPr="00651C8A">
              <w:rPr>
                <w:sz w:val="16"/>
                <w:szCs w:val="16"/>
              </w:rPr>
              <w:t>239276</w:t>
            </w:r>
          </w:p>
        </w:tc>
        <w:tc>
          <w:tcPr>
            <w:tcW w:w="1440" w:type="dxa"/>
          </w:tcPr>
          <w:p w14:paraId="2C57DA1C" w14:textId="77777777" w:rsidR="000D7BB1" w:rsidRPr="00651C8A" w:rsidRDefault="000D7BB1" w:rsidP="00F559DD">
            <w:pPr>
              <w:tabs>
                <w:tab w:val="center" w:pos="1030"/>
              </w:tabs>
              <w:suppressAutoHyphens/>
              <w:jc w:val="center"/>
              <w:rPr>
                <w:sz w:val="16"/>
                <w:szCs w:val="16"/>
              </w:rPr>
            </w:pPr>
            <w:r w:rsidRPr="00651C8A">
              <w:rPr>
                <w:sz w:val="16"/>
                <w:szCs w:val="16"/>
              </w:rPr>
              <w:t>24</w:t>
            </w:r>
          </w:p>
        </w:tc>
      </w:tr>
      <w:tr w:rsidR="000D7BB1" w:rsidRPr="00651C8A" w14:paraId="556CCF75" w14:textId="77777777" w:rsidTr="00F559DD">
        <w:trPr>
          <w:cantSplit/>
          <w:jc w:val="center"/>
        </w:trPr>
        <w:tc>
          <w:tcPr>
            <w:tcW w:w="1008" w:type="dxa"/>
          </w:tcPr>
          <w:p w14:paraId="48778758" w14:textId="77777777" w:rsidR="000D7BB1" w:rsidRPr="00651C8A" w:rsidRDefault="000D7BB1" w:rsidP="00F559DD">
            <w:pPr>
              <w:tabs>
                <w:tab w:val="center" w:pos="1078"/>
              </w:tabs>
              <w:suppressAutoHyphens/>
              <w:jc w:val="center"/>
              <w:rPr>
                <w:sz w:val="16"/>
                <w:szCs w:val="16"/>
              </w:rPr>
            </w:pPr>
            <w:r w:rsidRPr="00651C8A">
              <w:rPr>
                <w:sz w:val="16"/>
                <w:szCs w:val="16"/>
              </w:rPr>
              <w:t>2007</w:t>
            </w:r>
          </w:p>
        </w:tc>
        <w:tc>
          <w:tcPr>
            <w:tcW w:w="1170" w:type="dxa"/>
          </w:tcPr>
          <w:p w14:paraId="2C900A65" w14:textId="77777777" w:rsidR="000D7BB1" w:rsidRPr="00651C8A" w:rsidRDefault="000D7BB1" w:rsidP="00F559DD">
            <w:pPr>
              <w:tabs>
                <w:tab w:val="center" w:pos="1059"/>
              </w:tabs>
              <w:suppressAutoHyphens/>
              <w:jc w:val="center"/>
              <w:rPr>
                <w:sz w:val="16"/>
                <w:szCs w:val="16"/>
              </w:rPr>
            </w:pPr>
            <w:r w:rsidRPr="00651C8A">
              <w:rPr>
                <w:sz w:val="16"/>
                <w:szCs w:val="16"/>
              </w:rPr>
              <w:t>234780</w:t>
            </w:r>
          </w:p>
        </w:tc>
        <w:tc>
          <w:tcPr>
            <w:tcW w:w="1350" w:type="dxa"/>
          </w:tcPr>
          <w:p w14:paraId="2CEB8CD9" w14:textId="77777777" w:rsidR="000D7BB1" w:rsidRPr="00651C8A" w:rsidRDefault="000D7BB1" w:rsidP="00F559DD">
            <w:pPr>
              <w:tabs>
                <w:tab w:val="center" w:pos="1059"/>
              </w:tabs>
              <w:suppressAutoHyphens/>
              <w:jc w:val="center"/>
              <w:rPr>
                <w:sz w:val="16"/>
                <w:szCs w:val="16"/>
              </w:rPr>
            </w:pPr>
            <w:r w:rsidRPr="00651C8A">
              <w:rPr>
                <w:sz w:val="16"/>
                <w:szCs w:val="16"/>
              </w:rPr>
              <w:t>236926</w:t>
            </w:r>
          </w:p>
        </w:tc>
        <w:tc>
          <w:tcPr>
            <w:tcW w:w="1440" w:type="dxa"/>
          </w:tcPr>
          <w:p w14:paraId="63873799" w14:textId="77777777" w:rsidR="000D7BB1" w:rsidRPr="00651C8A" w:rsidRDefault="000D7BB1" w:rsidP="00F559DD">
            <w:pPr>
              <w:tabs>
                <w:tab w:val="center" w:pos="1030"/>
              </w:tabs>
              <w:suppressAutoHyphens/>
              <w:jc w:val="center"/>
              <w:rPr>
                <w:sz w:val="16"/>
                <w:szCs w:val="16"/>
              </w:rPr>
            </w:pPr>
            <w:r w:rsidRPr="00651C8A">
              <w:rPr>
                <w:sz w:val="16"/>
                <w:szCs w:val="16"/>
              </w:rPr>
              <w:t>22</w:t>
            </w:r>
          </w:p>
        </w:tc>
      </w:tr>
      <w:tr w:rsidR="000D7BB1" w:rsidRPr="00651C8A" w14:paraId="18BCBCB6" w14:textId="77777777" w:rsidTr="00F559DD">
        <w:trPr>
          <w:cantSplit/>
          <w:jc w:val="center"/>
        </w:trPr>
        <w:tc>
          <w:tcPr>
            <w:tcW w:w="1008" w:type="dxa"/>
          </w:tcPr>
          <w:p w14:paraId="4A5FA467" w14:textId="77777777" w:rsidR="000D7BB1" w:rsidRPr="00651C8A" w:rsidRDefault="000D7BB1" w:rsidP="00F559DD">
            <w:pPr>
              <w:tabs>
                <w:tab w:val="center" w:pos="1078"/>
              </w:tabs>
              <w:suppressAutoHyphens/>
              <w:jc w:val="center"/>
              <w:rPr>
                <w:sz w:val="16"/>
                <w:szCs w:val="16"/>
              </w:rPr>
            </w:pPr>
            <w:r w:rsidRPr="00651C8A">
              <w:rPr>
                <w:sz w:val="16"/>
                <w:szCs w:val="16"/>
              </w:rPr>
              <w:t>2006</w:t>
            </w:r>
          </w:p>
        </w:tc>
        <w:tc>
          <w:tcPr>
            <w:tcW w:w="1170" w:type="dxa"/>
          </w:tcPr>
          <w:p w14:paraId="5232E8A5" w14:textId="77777777" w:rsidR="000D7BB1" w:rsidRPr="00651C8A" w:rsidRDefault="000D7BB1" w:rsidP="00F559DD">
            <w:pPr>
              <w:tabs>
                <w:tab w:val="center" w:pos="1059"/>
              </w:tabs>
              <w:suppressAutoHyphens/>
              <w:jc w:val="center"/>
              <w:rPr>
                <w:sz w:val="16"/>
                <w:szCs w:val="16"/>
              </w:rPr>
            </w:pPr>
            <w:r w:rsidRPr="00651C8A">
              <w:rPr>
                <w:sz w:val="16"/>
                <w:szCs w:val="16"/>
              </w:rPr>
              <w:t>232639</w:t>
            </w:r>
          </w:p>
        </w:tc>
        <w:tc>
          <w:tcPr>
            <w:tcW w:w="1350" w:type="dxa"/>
          </w:tcPr>
          <w:p w14:paraId="0613EAFF" w14:textId="77777777" w:rsidR="000D7BB1" w:rsidRPr="00651C8A" w:rsidRDefault="000D7BB1" w:rsidP="00F559DD">
            <w:pPr>
              <w:tabs>
                <w:tab w:val="center" w:pos="1059"/>
              </w:tabs>
              <w:suppressAutoHyphens/>
              <w:jc w:val="center"/>
              <w:rPr>
                <w:sz w:val="16"/>
                <w:szCs w:val="16"/>
              </w:rPr>
            </w:pPr>
            <w:r w:rsidRPr="00651C8A">
              <w:rPr>
                <w:sz w:val="16"/>
                <w:szCs w:val="16"/>
              </w:rPr>
              <w:t>234779</w:t>
            </w:r>
          </w:p>
        </w:tc>
        <w:tc>
          <w:tcPr>
            <w:tcW w:w="1440" w:type="dxa"/>
          </w:tcPr>
          <w:p w14:paraId="452ADF13" w14:textId="77777777" w:rsidR="000D7BB1" w:rsidRPr="00651C8A" w:rsidRDefault="000D7BB1" w:rsidP="00F559DD">
            <w:pPr>
              <w:tabs>
                <w:tab w:val="center" w:pos="1030"/>
              </w:tabs>
              <w:suppressAutoHyphens/>
              <w:jc w:val="center"/>
              <w:rPr>
                <w:sz w:val="16"/>
                <w:szCs w:val="16"/>
              </w:rPr>
            </w:pPr>
            <w:r w:rsidRPr="00651C8A">
              <w:rPr>
                <w:sz w:val="16"/>
                <w:szCs w:val="16"/>
              </w:rPr>
              <w:t>21</w:t>
            </w:r>
          </w:p>
        </w:tc>
      </w:tr>
      <w:tr w:rsidR="000D7BB1" w:rsidRPr="00651C8A" w14:paraId="6BD4EC12" w14:textId="77777777" w:rsidTr="00F559DD">
        <w:trPr>
          <w:cantSplit/>
          <w:jc w:val="center"/>
        </w:trPr>
        <w:tc>
          <w:tcPr>
            <w:tcW w:w="1008" w:type="dxa"/>
          </w:tcPr>
          <w:p w14:paraId="1BA05FAC" w14:textId="77777777" w:rsidR="000D7BB1" w:rsidRPr="00651C8A" w:rsidRDefault="000D7BB1" w:rsidP="00F559DD">
            <w:pPr>
              <w:tabs>
                <w:tab w:val="center" w:pos="1078"/>
              </w:tabs>
              <w:suppressAutoHyphens/>
              <w:jc w:val="center"/>
              <w:rPr>
                <w:sz w:val="16"/>
                <w:szCs w:val="16"/>
              </w:rPr>
            </w:pPr>
            <w:r w:rsidRPr="00651C8A">
              <w:rPr>
                <w:sz w:val="16"/>
                <w:szCs w:val="16"/>
              </w:rPr>
              <w:t>2005</w:t>
            </w:r>
          </w:p>
        </w:tc>
        <w:tc>
          <w:tcPr>
            <w:tcW w:w="1170" w:type="dxa"/>
          </w:tcPr>
          <w:p w14:paraId="7282FCE2" w14:textId="77777777" w:rsidR="000D7BB1" w:rsidRPr="00651C8A" w:rsidRDefault="000D7BB1" w:rsidP="00F559DD">
            <w:pPr>
              <w:tabs>
                <w:tab w:val="center" w:pos="1059"/>
              </w:tabs>
              <w:suppressAutoHyphens/>
              <w:jc w:val="center"/>
              <w:rPr>
                <w:sz w:val="16"/>
                <w:szCs w:val="16"/>
              </w:rPr>
            </w:pPr>
            <w:r w:rsidRPr="00651C8A">
              <w:rPr>
                <w:sz w:val="16"/>
                <w:szCs w:val="16"/>
              </w:rPr>
              <w:t>Lower</w:t>
            </w:r>
          </w:p>
        </w:tc>
        <w:tc>
          <w:tcPr>
            <w:tcW w:w="1350" w:type="dxa"/>
          </w:tcPr>
          <w:p w14:paraId="262C5B2C" w14:textId="77777777" w:rsidR="000D7BB1" w:rsidRPr="00651C8A" w:rsidRDefault="000D7BB1" w:rsidP="00F559DD">
            <w:pPr>
              <w:tabs>
                <w:tab w:val="center" w:pos="1059"/>
              </w:tabs>
              <w:suppressAutoHyphens/>
              <w:jc w:val="center"/>
              <w:rPr>
                <w:sz w:val="16"/>
                <w:szCs w:val="16"/>
              </w:rPr>
            </w:pPr>
            <w:r w:rsidRPr="00651C8A">
              <w:rPr>
                <w:sz w:val="16"/>
                <w:szCs w:val="16"/>
              </w:rPr>
              <w:t>232638</w:t>
            </w:r>
          </w:p>
        </w:tc>
        <w:tc>
          <w:tcPr>
            <w:tcW w:w="1440" w:type="dxa"/>
          </w:tcPr>
          <w:p w14:paraId="0EB25E36" w14:textId="77777777" w:rsidR="000D7BB1" w:rsidRPr="00651C8A" w:rsidRDefault="000D7BB1" w:rsidP="00F559DD">
            <w:pPr>
              <w:tabs>
                <w:tab w:val="center" w:pos="1030"/>
              </w:tabs>
              <w:suppressAutoHyphens/>
              <w:jc w:val="center"/>
              <w:rPr>
                <w:sz w:val="16"/>
                <w:szCs w:val="16"/>
              </w:rPr>
            </w:pPr>
            <w:r w:rsidRPr="00651C8A">
              <w:rPr>
                <w:sz w:val="16"/>
                <w:szCs w:val="16"/>
              </w:rPr>
              <w:t>20 *</w:t>
            </w:r>
          </w:p>
        </w:tc>
      </w:tr>
      <w:tr w:rsidR="000D7BB1" w:rsidRPr="00651C8A" w14:paraId="196595B3" w14:textId="77777777" w:rsidTr="00F559DD">
        <w:trPr>
          <w:cantSplit/>
          <w:jc w:val="center"/>
        </w:trPr>
        <w:tc>
          <w:tcPr>
            <w:tcW w:w="1008" w:type="dxa"/>
          </w:tcPr>
          <w:p w14:paraId="6271600E" w14:textId="77777777" w:rsidR="000D7BB1" w:rsidRPr="00651C8A" w:rsidRDefault="000D7BB1" w:rsidP="00F559DD">
            <w:pPr>
              <w:tabs>
                <w:tab w:val="center" w:pos="1078"/>
              </w:tabs>
              <w:suppressAutoHyphens/>
              <w:jc w:val="center"/>
              <w:rPr>
                <w:sz w:val="16"/>
                <w:szCs w:val="16"/>
              </w:rPr>
            </w:pPr>
            <w:r w:rsidRPr="00651C8A">
              <w:rPr>
                <w:sz w:val="16"/>
                <w:szCs w:val="16"/>
              </w:rPr>
              <w:t>VAR.</w:t>
            </w:r>
          </w:p>
        </w:tc>
        <w:tc>
          <w:tcPr>
            <w:tcW w:w="1170" w:type="dxa"/>
          </w:tcPr>
          <w:p w14:paraId="327EDA1F" w14:textId="77777777" w:rsidR="000D7BB1" w:rsidRPr="00651C8A" w:rsidRDefault="000D7BB1" w:rsidP="00F559DD">
            <w:pPr>
              <w:tabs>
                <w:tab w:val="center" w:pos="1059"/>
              </w:tabs>
              <w:suppressAutoHyphens/>
              <w:jc w:val="center"/>
              <w:rPr>
                <w:sz w:val="16"/>
                <w:szCs w:val="16"/>
              </w:rPr>
            </w:pPr>
            <w:r w:rsidRPr="00651C8A">
              <w:rPr>
                <w:sz w:val="16"/>
                <w:szCs w:val="16"/>
              </w:rPr>
              <w:t>900000</w:t>
            </w:r>
          </w:p>
        </w:tc>
        <w:tc>
          <w:tcPr>
            <w:tcW w:w="1350" w:type="dxa"/>
          </w:tcPr>
          <w:p w14:paraId="4782935B" w14:textId="77777777" w:rsidR="000D7BB1" w:rsidRPr="00651C8A" w:rsidRDefault="000D7BB1" w:rsidP="00F559DD">
            <w:pPr>
              <w:tabs>
                <w:tab w:val="center" w:pos="1059"/>
              </w:tabs>
              <w:suppressAutoHyphens/>
              <w:jc w:val="center"/>
              <w:rPr>
                <w:sz w:val="16"/>
                <w:szCs w:val="16"/>
              </w:rPr>
            </w:pPr>
            <w:r w:rsidRPr="00651C8A">
              <w:rPr>
                <w:sz w:val="16"/>
                <w:szCs w:val="16"/>
              </w:rPr>
              <w:t>Higher</w:t>
            </w:r>
          </w:p>
        </w:tc>
        <w:tc>
          <w:tcPr>
            <w:tcW w:w="1440" w:type="dxa"/>
          </w:tcPr>
          <w:p w14:paraId="775BD775" w14:textId="77777777" w:rsidR="000D7BB1" w:rsidRPr="00651C8A" w:rsidRDefault="000D7BB1" w:rsidP="00F559DD">
            <w:pPr>
              <w:tabs>
                <w:tab w:val="left" w:pos="-720"/>
              </w:tabs>
              <w:suppressAutoHyphens/>
              <w:jc w:val="center"/>
              <w:rPr>
                <w:sz w:val="16"/>
                <w:szCs w:val="16"/>
              </w:rPr>
            </w:pPr>
            <w:r w:rsidRPr="00651C8A">
              <w:rPr>
                <w:sz w:val="16"/>
                <w:szCs w:val="16"/>
              </w:rPr>
              <w:t>50</w:t>
            </w:r>
          </w:p>
        </w:tc>
      </w:tr>
    </w:tbl>
    <w:p w14:paraId="692CA09C" w14:textId="77777777" w:rsidR="000D7BB1" w:rsidRPr="00B05055" w:rsidRDefault="000D7BB1" w:rsidP="000D7BB1">
      <w:pPr>
        <w:pStyle w:val="RegDoubleIndent"/>
        <w:rPr>
          <w:sz w:val="16"/>
          <w:szCs w:val="16"/>
        </w:rPr>
      </w:pPr>
      <w:r w:rsidRPr="00B05055">
        <w:rPr>
          <w:sz w:val="16"/>
          <w:szCs w:val="16"/>
        </w:rPr>
        <w:t xml:space="preserve">*Reflects residual or floor rate. </w:t>
      </w:r>
    </w:p>
    <w:p w14:paraId="0A9E931D" w14:textId="4D753E7A" w:rsidR="002176B7" w:rsidRPr="002D02CC" w:rsidRDefault="000D7BB1" w:rsidP="000D7BB1">
      <w:pPr>
        <w:pStyle w:val="1"/>
        <w:rPr>
          <w:sz w:val="16"/>
          <w:szCs w:val="16"/>
        </w:rPr>
      </w:pPr>
      <w:r w:rsidRPr="00B05055">
        <w:rPr>
          <w:bCs/>
          <w:sz w:val="16"/>
          <w:szCs w:val="16"/>
        </w:rPr>
        <w:t xml:space="preserve">NOTE: </w:t>
      </w:r>
      <w:r w:rsidRPr="00B05055">
        <w:rPr>
          <w:sz w:val="16"/>
          <w:szCs w:val="16"/>
        </w:rPr>
        <w:t>For any serial number categories not listed above, use year well completed to determine appropriate percent good. If spud date is later than year indicated by serial number; or, if serial number is unknown, use spud date to determine appropriate percent good.</w:t>
      </w:r>
    </w:p>
    <w:p w14:paraId="71A3E865" w14:textId="77777777" w:rsidR="000D7BB1" w:rsidRPr="00651C8A" w:rsidRDefault="002176B7" w:rsidP="000D7BB1">
      <w:pPr>
        <w:pStyle w:val="A"/>
      </w:pPr>
      <w:r>
        <w:t>D</w:t>
      </w:r>
      <w:r w:rsidRPr="002D02CC">
        <w:t>.</w:t>
      </w:r>
      <w:r w:rsidRPr="002D02CC">
        <w:tab/>
      </w:r>
      <w:r w:rsidR="000D7BB1" w:rsidRPr="00651C8A">
        <w:t>Surface Equipment</w:t>
      </w:r>
    </w:p>
    <w:p w14:paraId="381765CD" w14:textId="77777777" w:rsidR="000D7BB1" w:rsidRPr="00651C8A" w:rsidRDefault="000D7BB1" w:rsidP="000D7BB1">
      <w:pPr>
        <w:pStyle w:val="1"/>
      </w:pPr>
      <w:r w:rsidRPr="00651C8A">
        <w:t>1.</w:t>
      </w:r>
      <w:r w:rsidRPr="00651C8A">
        <w:tab/>
        <w:t xml:space="preserve">Listed below is the cost-new of major items used in the production, storage, transmission and sale of oil and gas. </w:t>
      </w:r>
      <w:r w:rsidRPr="00651C8A">
        <w:t>Any equipment not shown shall be assessed on an individual basis.</w:t>
      </w:r>
    </w:p>
    <w:p w14:paraId="74A92DBB" w14:textId="77777777" w:rsidR="000D7BB1" w:rsidRPr="00651C8A" w:rsidRDefault="000D7BB1" w:rsidP="000D7BB1">
      <w:pPr>
        <w:pStyle w:val="1"/>
      </w:pPr>
      <w:r w:rsidRPr="00651C8A">
        <w:t>2.</w:t>
      </w:r>
      <w:r w:rsidRPr="00651C8A">
        <w:tab/>
        <w:t>All surface equipment, including other property associated or used in connection with the oil and gas industry in the field of operation, must be rendered in accordance with guidelines established by the Tax Commission and in accordance with requirements set forth on LAT Form 12- Personal Property Tax Report - Oil and Gas Property.</w:t>
      </w:r>
    </w:p>
    <w:p w14:paraId="194C4AFC" w14:textId="77777777" w:rsidR="000D7BB1" w:rsidRPr="00651C8A" w:rsidRDefault="000D7BB1" w:rsidP="000D7BB1">
      <w:pPr>
        <w:pStyle w:val="1"/>
      </w:pPr>
      <w:r w:rsidRPr="00651C8A">
        <w:t>3.</w:t>
      </w:r>
      <w:r w:rsidRPr="00651C8A">
        <w:tab/>
        <w:t>Surface equipment will be assessed in 5 major categories, as follows:</w:t>
      </w:r>
    </w:p>
    <w:p w14:paraId="1EE55654" w14:textId="77777777" w:rsidR="000D7BB1" w:rsidRPr="00651C8A" w:rsidRDefault="000D7BB1" w:rsidP="000D7BB1">
      <w:pPr>
        <w:pStyle w:val="a0"/>
      </w:pPr>
      <w:r w:rsidRPr="00651C8A">
        <w:t>a.</w:t>
      </w:r>
      <w:r w:rsidRPr="00651C8A">
        <w:tab/>
        <w:t>oil and gas equipment (surface equipment not considered leasehold equipment);</w:t>
      </w:r>
    </w:p>
    <w:p w14:paraId="5F2D9181" w14:textId="77777777" w:rsidR="000D7BB1" w:rsidRPr="00651C8A" w:rsidRDefault="000D7BB1" w:rsidP="000D7BB1">
      <w:pPr>
        <w:pStyle w:val="a0"/>
      </w:pPr>
      <w:r w:rsidRPr="00651C8A">
        <w:t>b.</w:t>
      </w:r>
      <w:r w:rsidRPr="00651C8A">
        <w:tab/>
        <w:t>tanks (surface equipment not considered leasehold equipment);</w:t>
      </w:r>
    </w:p>
    <w:p w14:paraId="7233FC85" w14:textId="77777777" w:rsidR="000D7BB1" w:rsidRPr="00651C8A" w:rsidRDefault="000D7BB1" w:rsidP="000D7BB1">
      <w:pPr>
        <w:pStyle w:val="a0"/>
      </w:pPr>
      <w:r w:rsidRPr="00651C8A">
        <w:t>c.</w:t>
      </w:r>
      <w:r w:rsidRPr="00651C8A">
        <w:tab/>
        <w:t>inventories (material and supplies);</w:t>
      </w:r>
    </w:p>
    <w:p w14:paraId="4F6B616B" w14:textId="77777777" w:rsidR="000D7BB1" w:rsidRPr="00651C8A" w:rsidRDefault="000D7BB1" w:rsidP="000D7BB1">
      <w:pPr>
        <w:pStyle w:val="a0"/>
      </w:pPr>
      <w:r w:rsidRPr="00651C8A">
        <w:t>d.</w:t>
      </w:r>
      <w:r w:rsidRPr="00651C8A">
        <w:tab/>
        <w:t>field improvements (docks, buildings, etc.);</w:t>
      </w:r>
    </w:p>
    <w:p w14:paraId="65851D4F" w14:textId="77777777" w:rsidR="000D7BB1" w:rsidRPr="00651C8A" w:rsidRDefault="000D7BB1" w:rsidP="000D7BB1">
      <w:pPr>
        <w:pStyle w:val="a0"/>
      </w:pPr>
      <w:r w:rsidRPr="00651C8A">
        <w:t>e.</w:t>
      </w:r>
      <w:r w:rsidRPr="00651C8A">
        <w:tab/>
        <w:t>other property (not included above).</w:t>
      </w:r>
    </w:p>
    <w:p w14:paraId="3EC25EEE" w14:textId="77777777" w:rsidR="000D7BB1" w:rsidRPr="00651C8A" w:rsidRDefault="000D7BB1" w:rsidP="000D7BB1">
      <w:pPr>
        <w:pStyle w:val="1"/>
      </w:pPr>
      <w:r w:rsidRPr="00651C8A">
        <w:t>4.</w:t>
      </w:r>
      <w:r w:rsidRPr="00651C8A">
        <w:tab/>
        <w:t>The cost-new values listed below are to be adjusted to allow depreciation by use of the appropriate percent good listed in Table 907.C-4. When determining the value of equipment associated with a single well, use the age of that well to determine the appropriate percent good. When determining the value of equipment used on multiple wells, the average age of the wells within the lease/field will determine the appropriate year to be used for this purpose.</w:t>
      </w:r>
    </w:p>
    <w:p w14:paraId="41C09445" w14:textId="77777777" w:rsidR="000D7BB1" w:rsidRPr="00651C8A" w:rsidRDefault="000D7BB1" w:rsidP="000D7BB1">
      <w:pPr>
        <w:pStyle w:val="a0"/>
      </w:pPr>
      <w:r w:rsidRPr="00651C8A">
        <w:t>a.</w:t>
      </w:r>
      <w:r w:rsidRPr="00651C8A">
        <w:tab/>
        <w:t>January 1, 2016 the allowance of depreciation by use of the appropriate percent good will be based on the actual age of the equipment, if known or available, and will apply only to surface equipment with an original purchase cost of $2,500 or more.</w:t>
      </w:r>
    </w:p>
    <w:p w14:paraId="140503AB" w14:textId="77777777" w:rsidR="000D7BB1" w:rsidRPr="00651C8A" w:rsidRDefault="000D7BB1" w:rsidP="000D7BB1">
      <w:pPr>
        <w:pStyle w:val="1"/>
      </w:pPr>
      <w:r w:rsidRPr="00651C8A">
        <w:t>5.</w:t>
      </w:r>
      <w:r w:rsidRPr="00651C8A">
        <w:tab/>
        <w:t>Functional and/or economic obsolescence shall be considered in the analysis of fair market value as substantiated by the taxpayer in writing. Consistent with Louisiana R.S. 47:1957, the assessor may request additional documentation.</w:t>
      </w:r>
    </w:p>
    <w:p w14:paraId="1F6A807A" w14:textId="77777777" w:rsidR="000D7BB1" w:rsidRPr="00651C8A" w:rsidRDefault="000D7BB1" w:rsidP="000D7BB1">
      <w:pPr>
        <w:pStyle w:val="1"/>
      </w:pPr>
      <w:r w:rsidRPr="00651C8A">
        <w:t>6.</w:t>
      </w:r>
      <w:r w:rsidRPr="00651C8A">
        <w:tab/>
        <w:t>Sales, properly documented, should be considered by the assessor as fair market value, provided the sale meets all tests relative to it being a valid sale.</w:t>
      </w:r>
    </w:p>
    <w:p w14:paraId="53CF9B7D" w14:textId="77777777" w:rsidR="000D7BB1" w:rsidRDefault="000D7BB1" w:rsidP="000D7BB1">
      <w:pPr>
        <w:pStyle w:val="1"/>
      </w:pPr>
      <w:r w:rsidRPr="00651C8A">
        <w:t>7.</w:t>
      </w:r>
      <w:r w:rsidRPr="00651C8A">
        <w:tab/>
        <w:t>Surface Equipment—Property Description</w:t>
      </w:r>
    </w:p>
    <w:p w14:paraId="15DFC3FE" w14:textId="77777777" w:rsidR="005A1382" w:rsidRDefault="005A1382" w:rsidP="000D7BB1">
      <w:pPr>
        <w:pStyle w:val="1"/>
      </w:pPr>
    </w:p>
    <w:tbl>
      <w:tblPr>
        <w:tblW w:w="5220"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4297"/>
        <w:gridCol w:w="923"/>
      </w:tblGrid>
      <w:tr w:rsidR="000D7BB1" w:rsidRPr="00651C8A" w14:paraId="7ACB5154" w14:textId="77777777" w:rsidTr="00F559DD">
        <w:trPr>
          <w:cantSplit/>
          <w:tblHeader/>
          <w:jc w:val="center"/>
        </w:trPr>
        <w:tc>
          <w:tcPr>
            <w:tcW w:w="5220" w:type="dxa"/>
            <w:gridSpan w:val="2"/>
            <w:shd w:val="clear" w:color="auto" w:fill="BFBFBF"/>
          </w:tcPr>
          <w:p w14:paraId="61AF53CB" w14:textId="77777777" w:rsidR="000D7BB1" w:rsidRPr="00F43869" w:rsidRDefault="000D7BB1" w:rsidP="00F559DD">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sz w:val="16"/>
              </w:rPr>
            </w:pPr>
            <w:r w:rsidRPr="00F43869">
              <w:rPr>
                <w:b/>
                <w:sz w:val="16"/>
              </w:rPr>
              <w:t>Table 907.D-7</w:t>
            </w:r>
          </w:p>
          <w:p w14:paraId="1E2E8C5B" w14:textId="77777777" w:rsidR="000D7BB1" w:rsidRPr="00F43869" w:rsidRDefault="000D7BB1" w:rsidP="00F559DD">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sz w:val="16"/>
              </w:rPr>
            </w:pPr>
            <w:r w:rsidRPr="00F43869">
              <w:rPr>
                <w:b/>
                <w:sz w:val="16"/>
              </w:rPr>
              <w:t>Surface Equipment</w:t>
            </w:r>
          </w:p>
        </w:tc>
      </w:tr>
      <w:tr w:rsidR="000D7BB1" w:rsidRPr="00651C8A" w14:paraId="5A12E37B" w14:textId="77777777" w:rsidTr="00F559DD">
        <w:trPr>
          <w:cantSplit/>
          <w:tblHeader/>
          <w:jc w:val="center"/>
        </w:trPr>
        <w:tc>
          <w:tcPr>
            <w:tcW w:w="4297" w:type="dxa"/>
            <w:shd w:val="clear" w:color="auto" w:fill="BFBFBF"/>
            <w:vAlign w:val="bottom"/>
          </w:tcPr>
          <w:p w14:paraId="64FBEE49" w14:textId="77777777" w:rsidR="000D7BB1" w:rsidRPr="00F43869"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sz w:val="16"/>
              </w:rPr>
            </w:pPr>
            <w:r w:rsidRPr="00F43869">
              <w:rPr>
                <w:b/>
                <w:sz w:val="16"/>
              </w:rPr>
              <w:t>Property Description</w:t>
            </w:r>
          </w:p>
        </w:tc>
        <w:tc>
          <w:tcPr>
            <w:tcW w:w="923" w:type="dxa"/>
            <w:shd w:val="clear" w:color="auto" w:fill="BFBFBF"/>
          </w:tcPr>
          <w:p w14:paraId="2FF16094" w14:textId="77777777" w:rsidR="000D7BB1" w:rsidRPr="00B05055"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sz w:val="16"/>
              </w:rPr>
            </w:pPr>
            <w:r w:rsidRPr="00B05055">
              <w:rPr>
                <w:b/>
                <w:sz w:val="16"/>
              </w:rPr>
              <w:t>$ Cost New</w:t>
            </w:r>
          </w:p>
        </w:tc>
      </w:tr>
      <w:tr w:rsidR="000D7BB1" w:rsidRPr="00651C8A" w14:paraId="50D89E7A" w14:textId="77777777" w:rsidTr="00F559DD">
        <w:trPr>
          <w:cantSplit/>
          <w:jc w:val="center"/>
        </w:trPr>
        <w:tc>
          <w:tcPr>
            <w:tcW w:w="4297" w:type="dxa"/>
          </w:tcPr>
          <w:p w14:paraId="21ADDE18" w14:textId="77777777" w:rsidR="000D7BB1" w:rsidRPr="00F317F5" w:rsidRDefault="000D7BB1" w:rsidP="00F559DD">
            <w:pPr>
              <w:widowControl w:val="0"/>
              <w:tabs>
                <w:tab w:val="left" w:pos="-720"/>
              </w:tabs>
              <w:suppressAutoHyphens/>
              <w:autoSpaceDE w:val="0"/>
              <w:autoSpaceDN w:val="0"/>
              <w:rPr>
                <w:sz w:val="16"/>
                <w:szCs w:val="16"/>
              </w:rPr>
            </w:pPr>
            <w:r w:rsidRPr="00F317F5">
              <w:rPr>
                <w:sz w:val="16"/>
                <w:szCs w:val="16"/>
              </w:rPr>
              <w:t>Actuators—(see Metering Equipment)</w:t>
            </w:r>
          </w:p>
        </w:tc>
        <w:tc>
          <w:tcPr>
            <w:tcW w:w="923" w:type="dxa"/>
          </w:tcPr>
          <w:p w14:paraId="262E1497" w14:textId="77777777" w:rsidR="000D7BB1" w:rsidRPr="00992D56" w:rsidRDefault="000D7BB1" w:rsidP="00F559DD">
            <w:pPr>
              <w:widowControl w:val="0"/>
              <w:tabs>
                <w:tab w:val="left" w:pos="-720"/>
              </w:tabs>
              <w:suppressAutoHyphens/>
              <w:autoSpaceDE w:val="0"/>
              <w:autoSpaceDN w:val="0"/>
              <w:jc w:val="center"/>
              <w:rPr>
                <w:sz w:val="16"/>
                <w:szCs w:val="16"/>
                <w:highlight w:val="yellow"/>
              </w:rPr>
            </w:pPr>
            <w:r w:rsidRPr="00992D56">
              <w:rPr>
                <w:sz w:val="16"/>
                <w:szCs w:val="16"/>
                <w:highlight w:val="yellow"/>
              </w:rPr>
              <w:t xml:space="preserve"> </w:t>
            </w:r>
          </w:p>
        </w:tc>
      </w:tr>
      <w:tr w:rsidR="000D7BB1" w:rsidRPr="00651C8A" w14:paraId="39EB4DE3" w14:textId="77777777" w:rsidTr="00F559DD">
        <w:trPr>
          <w:cantSplit/>
          <w:jc w:val="center"/>
        </w:trPr>
        <w:tc>
          <w:tcPr>
            <w:tcW w:w="4297" w:type="dxa"/>
          </w:tcPr>
          <w:p w14:paraId="21447BF3" w14:textId="77777777" w:rsidR="000D7BB1" w:rsidRPr="00F317F5" w:rsidRDefault="000D7BB1" w:rsidP="00F559DD">
            <w:pPr>
              <w:tabs>
                <w:tab w:val="left" w:pos="-720"/>
              </w:tabs>
              <w:suppressAutoHyphens/>
              <w:rPr>
                <w:sz w:val="16"/>
                <w:szCs w:val="16"/>
              </w:rPr>
            </w:pPr>
            <w:r w:rsidRPr="00F317F5">
              <w:rPr>
                <w:sz w:val="16"/>
                <w:szCs w:val="16"/>
              </w:rPr>
              <w:t>Automatic Control Equipment—(see Safety Systems)</w:t>
            </w:r>
          </w:p>
        </w:tc>
        <w:tc>
          <w:tcPr>
            <w:tcW w:w="923" w:type="dxa"/>
          </w:tcPr>
          <w:p w14:paraId="5B53D3A5" w14:textId="77777777" w:rsidR="000D7BB1" w:rsidRPr="00992D56" w:rsidRDefault="000D7BB1" w:rsidP="00F559DD">
            <w:pPr>
              <w:tabs>
                <w:tab w:val="left" w:pos="-720"/>
              </w:tabs>
              <w:suppressAutoHyphens/>
              <w:jc w:val="center"/>
              <w:rPr>
                <w:sz w:val="16"/>
                <w:szCs w:val="16"/>
                <w:highlight w:val="yellow"/>
              </w:rPr>
            </w:pPr>
            <w:r w:rsidRPr="00992D56">
              <w:rPr>
                <w:sz w:val="16"/>
                <w:szCs w:val="16"/>
                <w:highlight w:val="yellow"/>
              </w:rPr>
              <w:t xml:space="preserve"> </w:t>
            </w:r>
          </w:p>
        </w:tc>
      </w:tr>
      <w:tr w:rsidR="000D7BB1" w:rsidRPr="00651C8A" w14:paraId="598D8536" w14:textId="77777777" w:rsidTr="00F559DD">
        <w:trPr>
          <w:cantSplit/>
          <w:jc w:val="center"/>
        </w:trPr>
        <w:tc>
          <w:tcPr>
            <w:tcW w:w="4297" w:type="dxa"/>
          </w:tcPr>
          <w:p w14:paraId="1317DB5A" w14:textId="77777777" w:rsidR="000D7BB1" w:rsidRPr="00F317F5" w:rsidRDefault="000D7BB1" w:rsidP="00F559DD">
            <w:pPr>
              <w:tabs>
                <w:tab w:val="left" w:pos="-720"/>
              </w:tabs>
              <w:suppressAutoHyphens/>
              <w:rPr>
                <w:sz w:val="16"/>
                <w:szCs w:val="16"/>
              </w:rPr>
            </w:pPr>
            <w:r w:rsidRPr="00F317F5">
              <w:rPr>
                <w:sz w:val="16"/>
                <w:szCs w:val="16"/>
              </w:rPr>
              <w:t>Automatic Tank Switch Unit—(see Metering Equipment)</w:t>
            </w:r>
          </w:p>
        </w:tc>
        <w:tc>
          <w:tcPr>
            <w:tcW w:w="923" w:type="dxa"/>
          </w:tcPr>
          <w:p w14:paraId="1546D607" w14:textId="77777777" w:rsidR="000D7BB1" w:rsidRPr="00992D56" w:rsidRDefault="000D7BB1" w:rsidP="00F559DD">
            <w:pPr>
              <w:tabs>
                <w:tab w:val="left" w:pos="-720"/>
              </w:tabs>
              <w:suppressAutoHyphens/>
              <w:jc w:val="center"/>
              <w:rPr>
                <w:sz w:val="16"/>
                <w:szCs w:val="16"/>
                <w:highlight w:val="yellow"/>
              </w:rPr>
            </w:pPr>
            <w:r w:rsidRPr="00992D56">
              <w:rPr>
                <w:sz w:val="16"/>
                <w:szCs w:val="16"/>
                <w:highlight w:val="yellow"/>
              </w:rPr>
              <w:t xml:space="preserve"> </w:t>
            </w:r>
          </w:p>
        </w:tc>
      </w:tr>
      <w:tr w:rsidR="000D7BB1" w:rsidRPr="00651C8A" w14:paraId="7721AD29" w14:textId="77777777" w:rsidTr="00F559DD">
        <w:trPr>
          <w:cantSplit/>
          <w:jc w:val="center"/>
        </w:trPr>
        <w:tc>
          <w:tcPr>
            <w:tcW w:w="4297" w:type="dxa"/>
          </w:tcPr>
          <w:p w14:paraId="253C4B13" w14:textId="77777777" w:rsidR="000D7BB1" w:rsidRPr="00F317F5" w:rsidRDefault="000D7BB1" w:rsidP="00F559DD">
            <w:pPr>
              <w:tabs>
                <w:tab w:val="left" w:pos="-720"/>
              </w:tabs>
              <w:suppressAutoHyphens/>
              <w:rPr>
                <w:sz w:val="16"/>
                <w:szCs w:val="16"/>
              </w:rPr>
            </w:pPr>
            <w:r w:rsidRPr="00F317F5">
              <w:rPr>
                <w:sz w:val="16"/>
                <w:szCs w:val="16"/>
              </w:rPr>
              <w:t>Barges - Concrete—(assessed on an individual basis)</w:t>
            </w:r>
          </w:p>
        </w:tc>
        <w:tc>
          <w:tcPr>
            <w:tcW w:w="923" w:type="dxa"/>
          </w:tcPr>
          <w:p w14:paraId="1518E54E" w14:textId="77777777" w:rsidR="000D7BB1" w:rsidRPr="00992D56" w:rsidRDefault="000D7BB1" w:rsidP="00F559DD">
            <w:pPr>
              <w:tabs>
                <w:tab w:val="left" w:pos="-720"/>
              </w:tabs>
              <w:suppressAutoHyphens/>
              <w:jc w:val="center"/>
              <w:rPr>
                <w:sz w:val="16"/>
                <w:szCs w:val="16"/>
                <w:highlight w:val="yellow"/>
              </w:rPr>
            </w:pPr>
            <w:r w:rsidRPr="00992D56">
              <w:rPr>
                <w:sz w:val="16"/>
                <w:szCs w:val="16"/>
                <w:highlight w:val="yellow"/>
              </w:rPr>
              <w:t xml:space="preserve"> </w:t>
            </w:r>
          </w:p>
        </w:tc>
      </w:tr>
      <w:tr w:rsidR="000D7BB1" w:rsidRPr="00651C8A" w14:paraId="7D6C556E" w14:textId="77777777" w:rsidTr="00F559DD">
        <w:trPr>
          <w:cantSplit/>
          <w:jc w:val="center"/>
        </w:trPr>
        <w:tc>
          <w:tcPr>
            <w:tcW w:w="4297" w:type="dxa"/>
          </w:tcPr>
          <w:p w14:paraId="61FCF734" w14:textId="77777777" w:rsidR="000D7BB1" w:rsidRPr="00F317F5" w:rsidRDefault="000D7BB1" w:rsidP="00F559DD">
            <w:pPr>
              <w:tabs>
                <w:tab w:val="left" w:pos="-720"/>
              </w:tabs>
              <w:suppressAutoHyphens/>
              <w:rPr>
                <w:sz w:val="16"/>
                <w:szCs w:val="16"/>
              </w:rPr>
            </w:pPr>
            <w:r w:rsidRPr="00F317F5">
              <w:rPr>
                <w:sz w:val="16"/>
                <w:szCs w:val="16"/>
              </w:rPr>
              <w:t>Barges - Storage—(assessed on an individual basis)</w:t>
            </w:r>
          </w:p>
        </w:tc>
        <w:tc>
          <w:tcPr>
            <w:tcW w:w="923" w:type="dxa"/>
          </w:tcPr>
          <w:p w14:paraId="40A462BA" w14:textId="77777777" w:rsidR="000D7BB1" w:rsidRPr="00992D56" w:rsidRDefault="000D7BB1" w:rsidP="00F559DD">
            <w:pPr>
              <w:tabs>
                <w:tab w:val="left" w:pos="-720"/>
              </w:tabs>
              <w:suppressAutoHyphens/>
              <w:jc w:val="center"/>
              <w:rPr>
                <w:sz w:val="16"/>
                <w:szCs w:val="16"/>
                <w:highlight w:val="yellow"/>
              </w:rPr>
            </w:pPr>
            <w:r w:rsidRPr="00992D56">
              <w:rPr>
                <w:sz w:val="16"/>
                <w:szCs w:val="16"/>
                <w:highlight w:val="yellow"/>
              </w:rPr>
              <w:t xml:space="preserve"> </w:t>
            </w:r>
          </w:p>
        </w:tc>
      </w:tr>
      <w:tr w:rsidR="000D7BB1" w:rsidRPr="00651C8A" w14:paraId="6F0F39FE" w14:textId="77777777" w:rsidTr="00F559DD">
        <w:trPr>
          <w:cantSplit/>
          <w:jc w:val="center"/>
        </w:trPr>
        <w:tc>
          <w:tcPr>
            <w:tcW w:w="4297" w:type="dxa"/>
          </w:tcPr>
          <w:p w14:paraId="40165153" w14:textId="77777777" w:rsidR="000D7BB1" w:rsidRPr="00F317F5" w:rsidRDefault="000D7BB1" w:rsidP="00F559DD">
            <w:pPr>
              <w:tabs>
                <w:tab w:val="left" w:pos="-720"/>
              </w:tabs>
              <w:suppressAutoHyphens/>
              <w:rPr>
                <w:sz w:val="16"/>
                <w:szCs w:val="16"/>
              </w:rPr>
            </w:pPr>
            <w:r w:rsidRPr="00F317F5">
              <w:rPr>
                <w:sz w:val="16"/>
                <w:szCs w:val="16"/>
              </w:rPr>
              <w:t>Barges - Utility—(assessed on an individual basis)</w:t>
            </w:r>
          </w:p>
        </w:tc>
        <w:tc>
          <w:tcPr>
            <w:tcW w:w="923" w:type="dxa"/>
          </w:tcPr>
          <w:p w14:paraId="333ABA70" w14:textId="77777777" w:rsidR="000D7BB1" w:rsidRPr="00992D56" w:rsidRDefault="000D7BB1" w:rsidP="00F559DD">
            <w:pPr>
              <w:tabs>
                <w:tab w:val="left" w:pos="-720"/>
              </w:tabs>
              <w:suppressAutoHyphens/>
              <w:jc w:val="center"/>
              <w:rPr>
                <w:sz w:val="16"/>
                <w:szCs w:val="16"/>
                <w:highlight w:val="yellow"/>
              </w:rPr>
            </w:pPr>
            <w:r w:rsidRPr="00992D56">
              <w:rPr>
                <w:sz w:val="16"/>
                <w:szCs w:val="16"/>
                <w:highlight w:val="yellow"/>
              </w:rPr>
              <w:t xml:space="preserve"> </w:t>
            </w:r>
          </w:p>
        </w:tc>
      </w:tr>
      <w:tr w:rsidR="000D7BB1" w:rsidRPr="00651C8A" w14:paraId="728D78E8" w14:textId="77777777" w:rsidTr="00F559DD">
        <w:trPr>
          <w:cantSplit/>
          <w:jc w:val="center"/>
        </w:trPr>
        <w:tc>
          <w:tcPr>
            <w:tcW w:w="4297" w:type="dxa"/>
          </w:tcPr>
          <w:p w14:paraId="3630C746" w14:textId="77777777" w:rsidR="000D7BB1" w:rsidRPr="00F317F5" w:rsidRDefault="000D7BB1" w:rsidP="00F559DD">
            <w:pPr>
              <w:tabs>
                <w:tab w:val="left" w:pos="-720"/>
              </w:tabs>
              <w:suppressAutoHyphens/>
              <w:rPr>
                <w:sz w:val="16"/>
                <w:szCs w:val="16"/>
              </w:rPr>
            </w:pPr>
            <w:r w:rsidRPr="00F317F5">
              <w:rPr>
                <w:sz w:val="16"/>
                <w:szCs w:val="16"/>
              </w:rPr>
              <w:t>Barges - Work—(assessed on an individual basis)</w:t>
            </w:r>
          </w:p>
        </w:tc>
        <w:tc>
          <w:tcPr>
            <w:tcW w:w="923" w:type="dxa"/>
          </w:tcPr>
          <w:p w14:paraId="0859A7F8" w14:textId="77777777" w:rsidR="000D7BB1" w:rsidRPr="00992D56" w:rsidRDefault="000D7BB1" w:rsidP="00F559DD">
            <w:pPr>
              <w:tabs>
                <w:tab w:val="left" w:pos="-720"/>
              </w:tabs>
              <w:suppressAutoHyphens/>
              <w:jc w:val="center"/>
              <w:rPr>
                <w:sz w:val="16"/>
                <w:szCs w:val="16"/>
                <w:highlight w:val="yellow"/>
              </w:rPr>
            </w:pPr>
            <w:r w:rsidRPr="00992D56">
              <w:rPr>
                <w:sz w:val="16"/>
                <w:szCs w:val="16"/>
                <w:highlight w:val="yellow"/>
              </w:rPr>
              <w:t xml:space="preserve"> </w:t>
            </w:r>
          </w:p>
        </w:tc>
      </w:tr>
      <w:tr w:rsidR="000D7BB1" w:rsidRPr="00651C8A" w14:paraId="5CAE5BF1" w14:textId="77777777" w:rsidTr="00F559DD">
        <w:trPr>
          <w:cantSplit/>
          <w:jc w:val="center"/>
        </w:trPr>
        <w:tc>
          <w:tcPr>
            <w:tcW w:w="4297" w:type="dxa"/>
          </w:tcPr>
          <w:p w14:paraId="386455BE" w14:textId="77777777" w:rsidR="000D7BB1" w:rsidRPr="00F317F5" w:rsidRDefault="000D7BB1" w:rsidP="00F559DD">
            <w:pPr>
              <w:tabs>
                <w:tab w:val="left" w:pos="-720"/>
              </w:tabs>
              <w:suppressAutoHyphens/>
              <w:rPr>
                <w:sz w:val="16"/>
                <w:szCs w:val="16"/>
              </w:rPr>
            </w:pPr>
            <w:r w:rsidRPr="00F317F5">
              <w:rPr>
                <w:sz w:val="16"/>
                <w:szCs w:val="16"/>
              </w:rPr>
              <w:t>Communication Equipment—(see Telecommunications)</w:t>
            </w:r>
          </w:p>
        </w:tc>
        <w:tc>
          <w:tcPr>
            <w:tcW w:w="923" w:type="dxa"/>
          </w:tcPr>
          <w:p w14:paraId="7C3A1E6E" w14:textId="77777777" w:rsidR="000D7BB1" w:rsidRPr="00992D56" w:rsidRDefault="000D7BB1" w:rsidP="00F559DD">
            <w:pPr>
              <w:tabs>
                <w:tab w:val="left" w:pos="-720"/>
              </w:tabs>
              <w:suppressAutoHyphens/>
              <w:jc w:val="center"/>
              <w:rPr>
                <w:sz w:val="16"/>
                <w:szCs w:val="16"/>
                <w:highlight w:val="yellow"/>
              </w:rPr>
            </w:pPr>
            <w:r w:rsidRPr="00992D56">
              <w:rPr>
                <w:sz w:val="16"/>
                <w:szCs w:val="16"/>
                <w:highlight w:val="yellow"/>
              </w:rPr>
              <w:t xml:space="preserve"> </w:t>
            </w:r>
          </w:p>
        </w:tc>
      </w:tr>
      <w:tr w:rsidR="000D7BB1" w:rsidRPr="00651C8A" w14:paraId="3125F598" w14:textId="77777777" w:rsidTr="00F559DD">
        <w:trPr>
          <w:cantSplit/>
          <w:jc w:val="center"/>
        </w:trPr>
        <w:tc>
          <w:tcPr>
            <w:tcW w:w="4297" w:type="dxa"/>
          </w:tcPr>
          <w:p w14:paraId="280A21AA" w14:textId="77777777" w:rsidR="000D7BB1" w:rsidRPr="00F317F5" w:rsidRDefault="000D7BB1" w:rsidP="00F559DD">
            <w:pPr>
              <w:tabs>
                <w:tab w:val="left" w:pos="-720"/>
              </w:tabs>
              <w:suppressAutoHyphens/>
              <w:rPr>
                <w:sz w:val="16"/>
                <w:szCs w:val="16"/>
              </w:rPr>
            </w:pPr>
            <w:r w:rsidRPr="00F317F5">
              <w:rPr>
                <w:sz w:val="16"/>
                <w:szCs w:val="16"/>
              </w:rPr>
              <w:t>Dampeners—(see Metering Equipment—"Recorders")</w:t>
            </w:r>
          </w:p>
        </w:tc>
        <w:tc>
          <w:tcPr>
            <w:tcW w:w="923" w:type="dxa"/>
          </w:tcPr>
          <w:p w14:paraId="27BA4CED" w14:textId="77777777" w:rsidR="000D7BB1" w:rsidRPr="00992D56" w:rsidRDefault="000D7BB1" w:rsidP="00F559DD">
            <w:pPr>
              <w:widowControl w:val="0"/>
              <w:tabs>
                <w:tab w:val="left" w:pos="-720"/>
              </w:tabs>
              <w:suppressAutoHyphens/>
              <w:autoSpaceDE w:val="0"/>
              <w:autoSpaceDN w:val="0"/>
              <w:jc w:val="center"/>
              <w:rPr>
                <w:sz w:val="16"/>
                <w:szCs w:val="16"/>
                <w:highlight w:val="yellow"/>
              </w:rPr>
            </w:pPr>
            <w:r w:rsidRPr="00992D56">
              <w:rPr>
                <w:sz w:val="16"/>
                <w:szCs w:val="16"/>
                <w:highlight w:val="yellow"/>
              </w:rPr>
              <w:t xml:space="preserve"> </w:t>
            </w:r>
          </w:p>
        </w:tc>
      </w:tr>
      <w:tr w:rsidR="000D7BB1" w:rsidRPr="00651C8A" w14:paraId="423462CF" w14:textId="77777777" w:rsidTr="00F559DD">
        <w:trPr>
          <w:cantSplit/>
          <w:jc w:val="center"/>
        </w:trPr>
        <w:tc>
          <w:tcPr>
            <w:tcW w:w="4297" w:type="dxa"/>
          </w:tcPr>
          <w:p w14:paraId="184B855D" w14:textId="77777777" w:rsidR="000D7BB1" w:rsidRPr="00F317F5" w:rsidRDefault="000D7BB1" w:rsidP="00F559DD">
            <w:pPr>
              <w:tabs>
                <w:tab w:val="left" w:pos="-720"/>
              </w:tabs>
              <w:suppressAutoHyphens/>
              <w:rPr>
                <w:sz w:val="16"/>
                <w:szCs w:val="16"/>
              </w:rPr>
            </w:pPr>
            <w:r w:rsidRPr="00F317F5">
              <w:rPr>
                <w:sz w:val="16"/>
                <w:szCs w:val="16"/>
              </w:rPr>
              <w:lastRenderedPageBreak/>
              <w:t>Desorbers—(no metering equipment included):</w:t>
            </w:r>
          </w:p>
          <w:p w14:paraId="2447FCA8" w14:textId="77777777" w:rsidR="000D7BB1" w:rsidRPr="00F317F5" w:rsidRDefault="000D7BB1" w:rsidP="00F559DD">
            <w:pPr>
              <w:widowControl w:val="0"/>
              <w:tabs>
                <w:tab w:val="left" w:pos="-720"/>
              </w:tabs>
              <w:suppressAutoHyphens/>
              <w:autoSpaceDE w:val="0"/>
              <w:autoSpaceDN w:val="0"/>
              <w:rPr>
                <w:sz w:val="16"/>
                <w:szCs w:val="16"/>
              </w:rPr>
            </w:pPr>
            <w:r w:rsidRPr="00F317F5">
              <w:rPr>
                <w:sz w:val="16"/>
                <w:szCs w:val="16"/>
              </w:rPr>
              <w:tab/>
              <w:t>125#</w:t>
            </w:r>
          </w:p>
          <w:p w14:paraId="78B47186" w14:textId="77777777" w:rsidR="000D7BB1" w:rsidRPr="00F317F5" w:rsidRDefault="000D7BB1" w:rsidP="00F559DD">
            <w:pPr>
              <w:tabs>
                <w:tab w:val="left" w:pos="-720"/>
              </w:tabs>
              <w:suppressAutoHyphens/>
              <w:rPr>
                <w:sz w:val="16"/>
                <w:szCs w:val="16"/>
              </w:rPr>
            </w:pPr>
            <w:r w:rsidRPr="00F317F5">
              <w:rPr>
                <w:sz w:val="16"/>
                <w:szCs w:val="16"/>
              </w:rPr>
              <w:tab/>
              <w:t>300#</w:t>
            </w:r>
          </w:p>
          <w:p w14:paraId="3D74203C" w14:textId="77777777" w:rsidR="000D7BB1" w:rsidRPr="00F317F5" w:rsidRDefault="000D7BB1" w:rsidP="00F559DD">
            <w:pPr>
              <w:tabs>
                <w:tab w:val="left" w:pos="-720"/>
              </w:tabs>
              <w:suppressAutoHyphens/>
              <w:rPr>
                <w:sz w:val="16"/>
                <w:szCs w:val="16"/>
              </w:rPr>
            </w:pPr>
            <w:r w:rsidRPr="00F317F5">
              <w:rPr>
                <w:sz w:val="16"/>
                <w:szCs w:val="16"/>
              </w:rPr>
              <w:tab/>
              <w:t>500#</w:t>
            </w:r>
          </w:p>
        </w:tc>
        <w:tc>
          <w:tcPr>
            <w:tcW w:w="923" w:type="dxa"/>
          </w:tcPr>
          <w:p w14:paraId="2B056FB2" w14:textId="77777777" w:rsidR="000D7BB1" w:rsidRPr="00F317F5" w:rsidRDefault="000D7BB1" w:rsidP="00F559DD">
            <w:pPr>
              <w:tabs>
                <w:tab w:val="left" w:pos="-720"/>
              </w:tabs>
              <w:suppressAutoHyphens/>
              <w:jc w:val="center"/>
              <w:rPr>
                <w:sz w:val="16"/>
                <w:szCs w:val="16"/>
              </w:rPr>
            </w:pPr>
          </w:p>
          <w:p w14:paraId="0A9AC799" w14:textId="77777777" w:rsidR="000D7BB1" w:rsidRPr="00F317F5" w:rsidRDefault="000D7BB1" w:rsidP="00F559DD">
            <w:pPr>
              <w:tabs>
                <w:tab w:val="left" w:pos="-720"/>
              </w:tabs>
              <w:suppressAutoHyphens/>
              <w:jc w:val="center"/>
              <w:rPr>
                <w:sz w:val="16"/>
                <w:szCs w:val="16"/>
              </w:rPr>
            </w:pPr>
            <w:r w:rsidRPr="00F317F5">
              <w:rPr>
                <w:sz w:val="16"/>
                <w:szCs w:val="16"/>
              </w:rPr>
              <w:t>141,800</w:t>
            </w:r>
          </w:p>
          <w:p w14:paraId="6EE7FA71" w14:textId="77777777" w:rsidR="000D7BB1" w:rsidRPr="00F317F5" w:rsidRDefault="000D7BB1" w:rsidP="00F559DD">
            <w:pPr>
              <w:tabs>
                <w:tab w:val="left" w:pos="-720"/>
              </w:tabs>
              <w:suppressAutoHyphens/>
              <w:jc w:val="center"/>
              <w:rPr>
                <w:sz w:val="16"/>
                <w:szCs w:val="16"/>
              </w:rPr>
            </w:pPr>
            <w:r w:rsidRPr="00F317F5">
              <w:rPr>
                <w:sz w:val="16"/>
                <w:szCs w:val="16"/>
              </w:rPr>
              <w:t>156,350</w:t>
            </w:r>
          </w:p>
          <w:p w14:paraId="547FB44A" w14:textId="77777777" w:rsidR="000D7BB1" w:rsidRPr="00F317F5" w:rsidRDefault="000D7BB1" w:rsidP="00F559DD">
            <w:pPr>
              <w:tabs>
                <w:tab w:val="left" w:pos="-720"/>
              </w:tabs>
              <w:suppressAutoHyphens/>
              <w:jc w:val="center"/>
              <w:rPr>
                <w:sz w:val="16"/>
                <w:szCs w:val="16"/>
              </w:rPr>
            </w:pPr>
            <w:r w:rsidRPr="00F317F5">
              <w:rPr>
                <w:sz w:val="16"/>
                <w:szCs w:val="16"/>
              </w:rPr>
              <w:t>177,930</w:t>
            </w:r>
          </w:p>
        </w:tc>
      </w:tr>
      <w:tr w:rsidR="000D7BB1" w:rsidRPr="00651C8A" w14:paraId="6FE95168" w14:textId="77777777" w:rsidTr="00F559DD">
        <w:trPr>
          <w:cantSplit/>
          <w:jc w:val="center"/>
        </w:trPr>
        <w:tc>
          <w:tcPr>
            <w:tcW w:w="4297" w:type="dxa"/>
          </w:tcPr>
          <w:p w14:paraId="6EBF7690" w14:textId="77777777" w:rsidR="000D7BB1" w:rsidRPr="00F317F5" w:rsidRDefault="000D7BB1" w:rsidP="00F559DD">
            <w:pPr>
              <w:widowControl w:val="0"/>
              <w:tabs>
                <w:tab w:val="left" w:pos="-720"/>
              </w:tabs>
              <w:suppressAutoHyphens/>
              <w:autoSpaceDE w:val="0"/>
              <w:autoSpaceDN w:val="0"/>
              <w:rPr>
                <w:sz w:val="16"/>
                <w:szCs w:val="16"/>
              </w:rPr>
            </w:pPr>
            <w:r w:rsidRPr="00F317F5">
              <w:rPr>
                <w:sz w:val="16"/>
                <w:szCs w:val="16"/>
              </w:rPr>
              <w:t>Destroilets—(see Metering Equipment—"Regulators")</w:t>
            </w:r>
          </w:p>
        </w:tc>
        <w:tc>
          <w:tcPr>
            <w:tcW w:w="923" w:type="dxa"/>
            <w:vAlign w:val="center"/>
          </w:tcPr>
          <w:p w14:paraId="42346A93" w14:textId="77777777" w:rsidR="000D7BB1" w:rsidRPr="00F317F5" w:rsidRDefault="000D7BB1" w:rsidP="00F559DD">
            <w:pPr>
              <w:tabs>
                <w:tab w:val="left" w:pos="-720"/>
              </w:tabs>
              <w:suppressAutoHyphens/>
              <w:jc w:val="center"/>
              <w:rPr>
                <w:sz w:val="16"/>
                <w:szCs w:val="16"/>
              </w:rPr>
            </w:pPr>
            <w:r w:rsidRPr="00F317F5">
              <w:rPr>
                <w:sz w:val="16"/>
                <w:szCs w:val="16"/>
              </w:rPr>
              <w:t xml:space="preserve"> </w:t>
            </w:r>
          </w:p>
        </w:tc>
      </w:tr>
      <w:tr w:rsidR="000D7BB1" w:rsidRPr="00651C8A" w14:paraId="7E6C0B8D" w14:textId="77777777" w:rsidTr="00F559DD">
        <w:trPr>
          <w:cantSplit/>
          <w:jc w:val="center"/>
        </w:trPr>
        <w:tc>
          <w:tcPr>
            <w:tcW w:w="4297" w:type="dxa"/>
          </w:tcPr>
          <w:p w14:paraId="64E4F1F9" w14:textId="77777777" w:rsidR="000D7BB1" w:rsidRPr="00F317F5" w:rsidRDefault="000D7BB1" w:rsidP="00F559DD">
            <w:pPr>
              <w:tabs>
                <w:tab w:val="left" w:pos="-720"/>
              </w:tabs>
              <w:suppressAutoHyphens/>
              <w:rPr>
                <w:sz w:val="16"/>
                <w:szCs w:val="16"/>
              </w:rPr>
            </w:pPr>
            <w:r w:rsidRPr="00F317F5">
              <w:rPr>
                <w:sz w:val="16"/>
                <w:szCs w:val="16"/>
              </w:rPr>
              <w:t>Desurgers—(see Metering Equipment—"Regulators")</w:t>
            </w:r>
          </w:p>
        </w:tc>
        <w:tc>
          <w:tcPr>
            <w:tcW w:w="923" w:type="dxa"/>
            <w:vAlign w:val="center"/>
          </w:tcPr>
          <w:p w14:paraId="3E23CC93" w14:textId="77777777" w:rsidR="000D7BB1" w:rsidRPr="00F317F5" w:rsidRDefault="000D7BB1" w:rsidP="00F559DD">
            <w:pPr>
              <w:tabs>
                <w:tab w:val="left" w:pos="-720"/>
              </w:tabs>
              <w:suppressAutoHyphens/>
              <w:jc w:val="center"/>
              <w:rPr>
                <w:sz w:val="16"/>
                <w:szCs w:val="16"/>
              </w:rPr>
            </w:pPr>
            <w:r w:rsidRPr="00F317F5">
              <w:rPr>
                <w:sz w:val="16"/>
                <w:szCs w:val="16"/>
              </w:rPr>
              <w:t xml:space="preserve"> </w:t>
            </w:r>
          </w:p>
        </w:tc>
      </w:tr>
      <w:tr w:rsidR="000D7BB1" w:rsidRPr="00651C8A" w14:paraId="442E5469" w14:textId="77777777" w:rsidTr="00F559DD">
        <w:trPr>
          <w:cantSplit/>
          <w:jc w:val="center"/>
        </w:trPr>
        <w:tc>
          <w:tcPr>
            <w:tcW w:w="4297" w:type="dxa"/>
          </w:tcPr>
          <w:p w14:paraId="12040C7F" w14:textId="77777777" w:rsidR="000D7BB1" w:rsidRPr="00F317F5" w:rsidRDefault="000D7BB1" w:rsidP="00F559DD">
            <w:pPr>
              <w:tabs>
                <w:tab w:val="left" w:pos="-720"/>
              </w:tabs>
              <w:suppressAutoHyphens/>
              <w:rPr>
                <w:sz w:val="16"/>
                <w:szCs w:val="16"/>
              </w:rPr>
            </w:pPr>
            <w:r w:rsidRPr="00F317F5">
              <w:rPr>
                <w:sz w:val="16"/>
                <w:szCs w:val="16"/>
              </w:rPr>
              <w:t>Desilters—(see Metering Equipment—"Regulators")</w:t>
            </w:r>
          </w:p>
        </w:tc>
        <w:tc>
          <w:tcPr>
            <w:tcW w:w="923" w:type="dxa"/>
            <w:vAlign w:val="center"/>
          </w:tcPr>
          <w:p w14:paraId="406029BF" w14:textId="77777777" w:rsidR="000D7BB1" w:rsidRPr="00F317F5" w:rsidRDefault="000D7BB1" w:rsidP="00F559DD">
            <w:pPr>
              <w:tabs>
                <w:tab w:val="left" w:pos="-720"/>
              </w:tabs>
              <w:suppressAutoHyphens/>
              <w:jc w:val="center"/>
              <w:rPr>
                <w:sz w:val="16"/>
                <w:szCs w:val="16"/>
              </w:rPr>
            </w:pPr>
            <w:r w:rsidRPr="00F317F5">
              <w:rPr>
                <w:sz w:val="16"/>
                <w:szCs w:val="16"/>
              </w:rPr>
              <w:t xml:space="preserve"> </w:t>
            </w:r>
          </w:p>
        </w:tc>
      </w:tr>
      <w:tr w:rsidR="000D7BB1" w:rsidRPr="00651C8A" w14:paraId="1673582C" w14:textId="77777777" w:rsidTr="00F559DD">
        <w:trPr>
          <w:cantSplit/>
          <w:jc w:val="center"/>
        </w:trPr>
        <w:tc>
          <w:tcPr>
            <w:tcW w:w="4297" w:type="dxa"/>
          </w:tcPr>
          <w:p w14:paraId="406919AF" w14:textId="77777777" w:rsidR="000D7BB1" w:rsidRPr="00F317F5" w:rsidRDefault="000D7BB1" w:rsidP="00F559DD">
            <w:pPr>
              <w:keepNext/>
              <w:tabs>
                <w:tab w:val="left" w:pos="-720"/>
              </w:tabs>
              <w:suppressAutoHyphens/>
              <w:rPr>
                <w:sz w:val="16"/>
                <w:szCs w:val="16"/>
              </w:rPr>
            </w:pPr>
            <w:r w:rsidRPr="00F317F5">
              <w:rPr>
                <w:sz w:val="16"/>
                <w:szCs w:val="16"/>
              </w:rPr>
              <w:t>Diatrollers—(see Metering Equipment—"Regulators")</w:t>
            </w:r>
          </w:p>
        </w:tc>
        <w:tc>
          <w:tcPr>
            <w:tcW w:w="923" w:type="dxa"/>
            <w:vAlign w:val="center"/>
          </w:tcPr>
          <w:p w14:paraId="1B0B2ABD" w14:textId="77777777" w:rsidR="000D7BB1" w:rsidRPr="00F317F5" w:rsidRDefault="000D7BB1" w:rsidP="00F559DD">
            <w:pPr>
              <w:keepNext/>
              <w:tabs>
                <w:tab w:val="left" w:pos="-720"/>
              </w:tabs>
              <w:suppressAutoHyphens/>
              <w:jc w:val="center"/>
              <w:rPr>
                <w:sz w:val="16"/>
                <w:szCs w:val="16"/>
              </w:rPr>
            </w:pPr>
            <w:r w:rsidRPr="00F317F5">
              <w:rPr>
                <w:sz w:val="16"/>
                <w:szCs w:val="16"/>
              </w:rPr>
              <w:t xml:space="preserve"> </w:t>
            </w:r>
          </w:p>
        </w:tc>
      </w:tr>
      <w:tr w:rsidR="000D7BB1" w:rsidRPr="00651C8A" w14:paraId="316D07AD" w14:textId="77777777" w:rsidTr="00F559DD">
        <w:trPr>
          <w:cantSplit/>
          <w:jc w:val="center"/>
        </w:trPr>
        <w:tc>
          <w:tcPr>
            <w:tcW w:w="4297" w:type="dxa"/>
          </w:tcPr>
          <w:p w14:paraId="620A5CB6" w14:textId="77777777" w:rsidR="000D7BB1" w:rsidRPr="00F317F5" w:rsidRDefault="000D7BB1" w:rsidP="00F559DD">
            <w:pPr>
              <w:keepNext/>
              <w:tabs>
                <w:tab w:val="left" w:pos="-720"/>
              </w:tabs>
              <w:suppressAutoHyphens/>
              <w:rPr>
                <w:sz w:val="16"/>
                <w:szCs w:val="16"/>
              </w:rPr>
            </w:pPr>
            <w:r w:rsidRPr="00F317F5">
              <w:rPr>
                <w:sz w:val="16"/>
                <w:szCs w:val="16"/>
              </w:rPr>
              <w:t>Docks, Platforms, Buildings—(assessed on an individual basis)</w:t>
            </w:r>
          </w:p>
        </w:tc>
        <w:tc>
          <w:tcPr>
            <w:tcW w:w="923" w:type="dxa"/>
            <w:vAlign w:val="center"/>
          </w:tcPr>
          <w:p w14:paraId="42938BF5" w14:textId="77777777" w:rsidR="000D7BB1" w:rsidRPr="00F317F5" w:rsidRDefault="000D7BB1" w:rsidP="00F559DD">
            <w:pPr>
              <w:keepNext/>
              <w:tabs>
                <w:tab w:val="left" w:pos="-720"/>
              </w:tabs>
              <w:suppressAutoHyphens/>
              <w:jc w:val="center"/>
              <w:rPr>
                <w:sz w:val="16"/>
                <w:szCs w:val="16"/>
              </w:rPr>
            </w:pPr>
            <w:r w:rsidRPr="00F317F5">
              <w:rPr>
                <w:sz w:val="16"/>
                <w:szCs w:val="16"/>
              </w:rPr>
              <w:t xml:space="preserve"> </w:t>
            </w:r>
          </w:p>
        </w:tc>
      </w:tr>
      <w:tr w:rsidR="000D7BB1" w:rsidRPr="00651C8A" w14:paraId="493924B8" w14:textId="77777777" w:rsidTr="00F559DD">
        <w:trPr>
          <w:cantSplit/>
          <w:jc w:val="center"/>
        </w:trPr>
        <w:tc>
          <w:tcPr>
            <w:tcW w:w="4297" w:type="dxa"/>
          </w:tcPr>
          <w:p w14:paraId="3ECC513D" w14:textId="77777777" w:rsidR="000D7BB1" w:rsidRPr="00F317F5" w:rsidRDefault="000D7BB1" w:rsidP="00F559DD">
            <w:pPr>
              <w:keepNext/>
              <w:tabs>
                <w:tab w:val="left" w:pos="-720"/>
              </w:tabs>
              <w:suppressAutoHyphens/>
              <w:rPr>
                <w:sz w:val="16"/>
                <w:szCs w:val="16"/>
              </w:rPr>
            </w:pPr>
            <w:r w:rsidRPr="00F317F5">
              <w:rPr>
                <w:sz w:val="16"/>
                <w:szCs w:val="16"/>
              </w:rPr>
              <w:t>Dry Dehydrators (Driers)—(see Scrubbers)</w:t>
            </w:r>
          </w:p>
        </w:tc>
        <w:tc>
          <w:tcPr>
            <w:tcW w:w="923" w:type="dxa"/>
            <w:vAlign w:val="center"/>
          </w:tcPr>
          <w:p w14:paraId="3F555F63" w14:textId="77777777" w:rsidR="000D7BB1" w:rsidRPr="00F317F5" w:rsidRDefault="000D7BB1" w:rsidP="00F559DD">
            <w:pPr>
              <w:keepNext/>
              <w:tabs>
                <w:tab w:val="left" w:pos="-720"/>
              </w:tabs>
              <w:suppressAutoHyphens/>
              <w:jc w:val="center"/>
              <w:rPr>
                <w:sz w:val="16"/>
                <w:szCs w:val="16"/>
              </w:rPr>
            </w:pPr>
            <w:r w:rsidRPr="00F317F5">
              <w:rPr>
                <w:sz w:val="16"/>
                <w:szCs w:val="16"/>
              </w:rPr>
              <w:t xml:space="preserve"> </w:t>
            </w:r>
          </w:p>
        </w:tc>
      </w:tr>
      <w:tr w:rsidR="000D7BB1" w:rsidRPr="00651C8A" w14:paraId="538A31AC" w14:textId="77777777" w:rsidTr="00F559DD">
        <w:trPr>
          <w:cantSplit/>
          <w:jc w:val="center"/>
        </w:trPr>
        <w:tc>
          <w:tcPr>
            <w:tcW w:w="4297" w:type="dxa"/>
          </w:tcPr>
          <w:p w14:paraId="304272D3" w14:textId="77777777" w:rsidR="000D7BB1" w:rsidRPr="00F317F5" w:rsidRDefault="000D7BB1" w:rsidP="00F559DD">
            <w:pPr>
              <w:keepNext/>
              <w:tabs>
                <w:tab w:val="left" w:pos="-720"/>
              </w:tabs>
              <w:suppressAutoHyphens/>
              <w:rPr>
                <w:sz w:val="16"/>
                <w:szCs w:val="16"/>
              </w:rPr>
            </w:pPr>
            <w:r w:rsidRPr="00F317F5">
              <w:rPr>
                <w:sz w:val="16"/>
                <w:szCs w:val="16"/>
              </w:rPr>
              <w:t>Engines-Unattached—(only includes engine and skids):</w:t>
            </w:r>
          </w:p>
          <w:p w14:paraId="003BC32D" w14:textId="77777777" w:rsidR="000D7BB1" w:rsidRPr="00F317F5" w:rsidRDefault="000D7BB1" w:rsidP="00F559DD">
            <w:pPr>
              <w:keepNext/>
              <w:tabs>
                <w:tab w:val="left" w:pos="-720"/>
              </w:tabs>
              <w:suppressAutoHyphens/>
              <w:rPr>
                <w:sz w:val="16"/>
                <w:szCs w:val="16"/>
              </w:rPr>
            </w:pPr>
            <w:r w:rsidRPr="00F317F5">
              <w:rPr>
                <w:sz w:val="16"/>
                <w:szCs w:val="16"/>
              </w:rPr>
              <w:tab/>
              <w:t>Per Horsepower</w:t>
            </w:r>
          </w:p>
        </w:tc>
        <w:tc>
          <w:tcPr>
            <w:tcW w:w="923" w:type="dxa"/>
          </w:tcPr>
          <w:p w14:paraId="0FBB4382" w14:textId="77777777" w:rsidR="000D7BB1" w:rsidRPr="00F317F5" w:rsidRDefault="000D7BB1" w:rsidP="00F559DD">
            <w:pPr>
              <w:keepNext/>
              <w:widowControl w:val="0"/>
              <w:tabs>
                <w:tab w:val="left" w:pos="-720"/>
              </w:tabs>
              <w:suppressAutoHyphens/>
              <w:autoSpaceDE w:val="0"/>
              <w:autoSpaceDN w:val="0"/>
              <w:jc w:val="center"/>
              <w:rPr>
                <w:sz w:val="16"/>
                <w:szCs w:val="16"/>
              </w:rPr>
            </w:pPr>
          </w:p>
          <w:p w14:paraId="1E198183" w14:textId="77777777" w:rsidR="000D7BB1" w:rsidRPr="00F317F5" w:rsidRDefault="000D7BB1" w:rsidP="00F559DD">
            <w:pPr>
              <w:keepNext/>
              <w:widowControl w:val="0"/>
              <w:tabs>
                <w:tab w:val="left" w:pos="-720"/>
              </w:tabs>
              <w:suppressAutoHyphens/>
              <w:autoSpaceDE w:val="0"/>
              <w:autoSpaceDN w:val="0"/>
              <w:jc w:val="center"/>
              <w:rPr>
                <w:sz w:val="16"/>
                <w:szCs w:val="16"/>
              </w:rPr>
            </w:pPr>
            <w:r w:rsidRPr="00F317F5">
              <w:rPr>
                <w:sz w:val="16"/>
                <w:szCs w:val="16"/>
              </w:rPr>
              <w:t>440</w:t>
            </w:r>
          </w:p>
        </w:tc>
      </w:tr>
      <w:tr w:rsidR="000D7BB1" w:rsidRPr="00651C8A" w14:paraId="6941736A" w14:textId="77777777" w:rsidTr="00F559DD">
        <w:trPr>
          <w:cantSplit/>
          <w:jc w:val="center"/>
        </w:trPr>
        <w:tc>
          <w:tcPr>
            <w:tcW w:w="4297" w:type="dxa"/>
          </w:tcPr>
          <w:p w14:paraId="77A0708B" w14:textId="77777777" w:rsidR="000D7BB1" w:rsidRPr="00F317F5" w:rsidRDefault="000D7BB1" w:rsidP="00F559DD">
            <w:pPr>
              <w:widowControl w:val="0"/>
              <w:tabs>
                <w:tab w:val="left" w:pos="-720"/>
              </w:tabs>
              <w:suppressAutoHyphens/>
              <w:autoSpaceDE w:val="0"/>
              <w:autoSpaceDN w:val="0"/>
              <w:rPr>
                <w:sz w:val="16"/>
                <w:szCs w:val="16"/>
              </w:rPr>
            </w:pPr>
            <w:r w:rsidRPr="00F317F5">
              <w:rPr>
                <w:sz w:val="16"/>
                <w:szCs w:val="16"/>
              </w:rPr>
              <w:t>Evaporators—(assessed on an individual basis)</w:t>
            </w:r>
          </w:p>
        </w:tc>
        <w:tc>
          <w:tcPr>
            <w:tcW w:w="923" w:type="dxa"/>
            <w:vAlign w:val="bottom"/>
          </w:tcPr>
          <w:p w14:paraId="610A7543" w14:textId="77777777" w:rsidR="000D7BB1" w:rsidRPr="00992D56" w:rsidRDefault="000D7BB1" w:rsidP="00F559DD">
            <w:pPr>
              <w:tabs>
                <w:tab w:val="left" w:pos="-720"/>
              </w:tabs>
              <w:suppressAutoHyphens/>
              <w:jc w:val="center"/>
              <w:rPr>
                <w:sz w:val="16"/>
                <w:szCs w:val="16"/>
                <w:highlight w:val="yellow"/>
              </w:rPr>
            </w:pPr>
            <w:r w:rsidRPr="00992D56">
              <w:rPr>
                <w:sz w:val="16"/>
                <w:szCs w:val="16"/>
                <w:highlight w:val="yellow"/>
              </w:rPr>
              <w:t xml:space="preserve"> </w:t>
            </w:r>
          </w:p>
        </w:tc>
      </w:tr>
      <w:tr w:rsidR="000D7BB1" w:rsidRPr="00651C8A" w14:paraId="0463D0A2" w14:textId="77777777" w:rsidTr="00F559DD">
        <w:trPr>
          <w:cantSplit/>
          <w:jc w:val="center"/>
        </w:trPr>
        <w:tc>
          <w:tcPr>
            <w:tcW w:w="4297" w:type="dxa"/>
          </w:tcPr>
          <w:p w14:paraId="0EF58ED0" w14:textId="77777777" w:rsidR="000D7BB1" w:rsidRPr="00F317F5" w:rsidRDefault="000D7BB1" w:rsidP="00F559DD">
            <w:pPr>
              <w:tabs>
                <w:tab w:val="left" w:pos="-720"/>
              </w:tabs>
              <w:suppressAutoHyphens/>
              <w:rPr>
                <w:sz w:val="16"/>
                <w:szCs w:val="16"/>
              </w:rPr>
            </w:pPr>
            <w:r w:rsidRPr="00F317F5">
              <w:rPr>
                <w:sz w:val="16"/>
                <w:szCs w:val="16"/>
              </w:rPr>
              <w:t>Expander Unit—(no metering equipment included):</w:t>
            </w:r>
          </w:p>
          <w:p w14:paraId="7D748B37" w14:textId="77777777" w:rsidR="000D7BB1" w:rsidRPr="00F317F5" w:rsidRDefault="000D7BB1" w:rsidP="00F559DD">
            <w:pPr>
              <w:tabs>
                <w:tab w:val="left" w:pos="-720"/>
              </w:tabs>
              <w:suppressAutoHyphens/>
              <w:rPr>
                <w:sz w:val="16"/>
                <w:szCs w:val="16"/>
              </w:rPr>
            </w:pPr>
            <w:r w:rsidRPr="00F317F5">
              <w:rPr>
                <w:sz w:val="16"/>
                <w:szCs w:val="16"/>
              </w:rPr>
              <w:tab/>
              <w:t>Per Unit</w:t>
            </w:r>
          </w:p>
        </w:tc>
        <w:tc>
          <w:tcPr>
            <w:tcW w:w="923" w:type="dxa"/>
          </w:tcPr>
          <w:p w14:paraId="7B0DAC05" w14:textId="77777777" w:rsidR="000D7BB1" w:rsidRDefault="000D7BB1" w:rsidP="00F559DD">
            <w:pPr>
              <w:tabs>
                <w:tab w:val="left" w:pos="-720"/>
              </w:tabs>
              <w:suppressAutoHyphens/>
              <w:jc w:val="center"/>
              <w:rPr>
                <w:sz w:val="16"/>
                <w:szCs w:val="16"/>
              </w:rPr>
            </w:pPr>
          </w:p>
          <w:p w14:paraId="568D4383" w14:textId="77777777" w:rsidR="000D7BB1" w:rsidRPr="00651C8A" w:rsidRDefault="000D7BB1" w:rsidP="00F559DD">
            <w:pPr>
              <w:tabs>
                <w:tab w:val="left" w:pos="-720"/>
              </w:tabs>
              <w:suppressAutoHyphens/>
              <w:jc w:val="center"/>
              <w:rPr>
                <w:sz w:val="16"/>
                <w:szCs w:val="16"/>
              </w:rPr>
            </w:pPr>
            <w:r w:rsidRPr="00651C8A">
              <w:rPr>
                <w:sz w:val="16"/>
                <w:szCs w:val="16"/>
              </w:rPr>
              <w:t>52,010</w:t>
            </w:r>
          </w:p>
        </w:tc>
      </w:tr>
      <w:tr w:rsidR="000D7BB1" w:rsidRPr="00651C8A" w14:paraId="3D15E7A3" w14:textId="77777777" w:rsidTr="00F559DD">
        <w:trPr>
          <w:cantSplit/>
          <w:jc w:val="center"/>
        </w:trPr>
        <w:tc>
          <w:tcPr>
            <w:tcW w:w="4297" w:type="dxa"/>
          </w:tcPr>
          <w:p w14:paraId="04479ABE" w14:textId="77777777" w:rsidR="000D7BB1" w:rsidRPr="00F317F5" w:rsidRDefault="000D7BB1" w:rsidP="00F559DD">
            <w:pPr>
              <w:widowControl w:val="0"/>
              <w:tabs>
                <w:tab w:val="left" w:pos="-720"/>
              </w:tabs>
              <w:suppressAutoHyphens/>
              <w:autoSpaceDE w:val="0"/>
              <w:autoSpaceDN w:val="0"/>
              <w:rPr>
                <w:sz w:val="16"/>
                <w:szCs w:val="16"/>
              </w:rPr>
            </w:pPr>
            <w:r w:rsidRPr="00F317F5">
              <w:rPr>
                <w:sz w:val="16"/>
                <w:szCs w:val="16"/>
              </w:rPr>
              <w:t>Flow Splitters—(no metering equipment included):</w:t>
            </w:r>
          </w:p>
          <w:p w14:paraId="4A080DDD" w14:textId="77777777" w:rsidR="000D7BB1" w:rsidRPr="00F317F5" w:rsidRDefault="000D7BB1" w:rsidP="00F559DD">
            <w:pPr>
              <w:tabs>
                <w:tab w:val="left" w:pos="-720"/>
              </w:tabs>
              <w:suppressAutoHyphens/>
              <w:rPr>
                <w:sz w:val="16"/>
                <w:szCs w:val="16"/>
              </w:rPr>
            </w:pPr>
            <w:r w:rsidRPr="00F317F5">
              <w:rPr>
                <w:sz w:val="16"/>
                <w:szCs w:val="16"/>
              </w:rPr>
              <w:tab/>
              <w:t>48 In. Diameter Vessel</w:t>
            </w:r>
          </w:p>
          <w:p w14:paraId="3208C2E2" w14:textId="77777777" w:rsidR="000D7BB1" w:rsidRPr="00F317F5" w:rsidRDefault="000D7BB1" w:rsidP="00F559DD">
            <w:pPr>
              <w:tabs>
                <w:tab w:val="left" w:pos="-720"/>
              </w:tabs>
              <w:suppressAutoHyphens/>
              <w:rPr>
                <w:sz w:val="16"/>
                <w:szCs w:val="16"/>
              </w:rPr>
            </w:pPr>
            <w:r w:rsidRPr="00F317F5">
              <w:rPr>
                <w:sz w:val="16"/>
                <w:szCs w:val="16"/>
              </w:rPr>
              <w:tab/>
              <w:t>72 In. Diameter Vessel</w:t>
            </w:r>
          </w:p>
          <w:p w14:paraId="15292BA6" w14:textId="77777777" w:rsidR="000D7BB1" w:rsidRPr="00F317F5" w:rsidRDefault="000D7BB1" w:rsidP="00F559DD">
            <w:pPr>
              <w:tabs>
                <w:tab w:val="left" w:pos="-720"/>
              </w:tabs>
              <w:suppressAutoHyphens/>
              <w:rPr>
                <w:sz w:val="16"/>
                <w:szCs w:val="16"/>
              </w:rPr>
            </w:pPr>
            <w:r w:rsidRPr="00F317F5">
              <w:rPr>
                <w:sz w:val="16"/>
                <w:szCs w:val="16"/>
              </w:rPr>
              <w:tab/>
              <w:t>96 In. Diameter Vessel</w:t>
            </w:r>
          </w:p>
          <w:p w14:paraId="677C4715" w14:textId="77777777" w:rsidR="000D7BB1" w:rsidRPr="00F317F5" w:rsidRDefault="000D7BB1" w:rsidP="00F559DD">
            <w:pPr>
              <w:tabs>
                <w:tab w:val="left" w:pos="-720"/>
              </w:tabs>
              <w:suppressAutoHyphens/>
              <w:rPr>
                <w:sz w:val="16"/>
                <w:szCs w:val="16"/>
              </w:rPr>
            </w:pPr>
            <w:r w:rsidRPr="00F317F5">
              <w:rPr>
                <w:sz w:val="16"/>
                <w:szCs w:val="16"/>
              </w:rPr>
              <w:tab/>
              <w:t>120 In. Diameter Vessel</w:t>
            </w:r>
          </w:p>
        </w:tc>
        <w:tc>
          <w:tcPr>
            <w:tcW w:w="923" w:type="dxa"/>
          </w:tcPr>
          <w:p w14:paraId="25BFF148" w14:textId="77777777" w:rsidR="000D7BB1" w:rsidRDefault="000D7BB1" w:rsidP="00F559DD">
            <w:pPr>
              <w:widowControl w:val="0"/>
              <w:tabs>
                <w:tab w:val="left" w:pos="-720"/>
              </w:tabs>
              <w:suppressAutoHyphens/>
              <w:autoSpaceDE w:val="0"/>
              <w:autoSpaceDN w:val="0"/>
              <w:jc w:val="center"/>
              <w:rPr>
                <w:sz w:val="16"/>
                <w:szCs w:val="16"/>
              </w:rPr>
            </w:pPr>
          </w:p>
          <w:p w14:paraId="4F982C46" w14:textId="77777777" w:rsidR="000D7BB1" w:rsidRPr="00651C8A" w:rsidRDefault="000D7BB1" w:rsidP="00F559DD">
            <w:pPr>
              <w:widowControl w:val="0"/>
              <w:tabs>
                <w:tab w:val="left" w:pos="-720"/>
              </w:tabs>
              <w:suppressAutoHyphens/>
              <w:autoSpaceDE w:val="0"/>
              <w:autoSpaceDN w:val="0"/>
              <w:jc w:val="center"/>
              <w:rPr>
                <w:sz w:val="16"/>
                <w:szCs w:val="16"/>
              </w:rPr>
            </w:pPr>
            <w:r w:rsidRPr="00651C8A">
              <w:rPr>
                <w:sz w:val="16"/>
                <w:szCs w:val="16"/>
              </w:rPr>
              <w:t>25,320</w:t>
            </w:r>
          </w:p>
          <w:p w14:paraId="1BE76075" w14:textId="77777777" w:rsidR="000D7BB1" w:rsidRPr="00651C8A" w:rsidRDefault="000D7BB1" w:rsidP="00F559DD">
            <w:pPr>
              <w:widowControl w:val="0"/>
              <w:tabs>
                <w:tab w:val="left" w:pos="-720"/>
              </w:tabs>
              <w:suppressAutoHyphens/>
              <w:autoSpaceDE w:val="0"/>
              <w:autoSpaceDN w:val="0"/>
              <w:jc w:val="center"/>
              <w:rPr>
                <w:sz w:val="16"/>
                <w:szCs w:val="16"/>
              </w:rPr>
            </w:pPr>
            <w:r w:rsidRPr="00651C8A">
              <w:rPr>
                <w:sz w:val="16"/>
                <w:szCs w:val="16"/>
              </w:rPr>
              <w:t>33,550</w:t>
            </w:r>
          </w:p>
          <w:p w14:paraId="166C38FB" w14:textId="77777777" w:rsidR="000D7BB1" w:rsidRPr="00651C8A" w:rsidRDefault="000D7BB1" w:rsidP="00F559DD">
            <w:pPr>
              <w:widowControl w:val="0"/>
              <w:tabs>
                <w:tab w:val="left" w:pos="-720"/>
              </w:tabs>
              <w:suppressAutoHyphens/>
              <w:autoSpaceDE w:val="0"/>
              <w:autoSpaceDN w:val="0"/>
              <w:jc w:val="center"/>
              <w:rPr>
                <w:sz w:val="16"/>
                <w:szCs w:val="16"/>
              </w:rPr>
            </w:pPr>
            <w:r w:rsidRPr="00651C8A">
              <w:rPr>
                <w:sz w:val="16"/>
                <w:szCs w:val="16"/>
              </w:rPr>
              <w:t>51,420</w:t>
            </w:r>
          </w:p>
          <w:p w14:paraId="50D2ABCE" w14:textId="77777777" w:rsidR="000D7BB1" w:rsidRPr="00651C8A" w:rsidRDefault="000D7BB1" w:rsidP="00F559DD">
            <w:pPr>
              <w:widowControl w:val="0"/>
              <w:tabs>
                <w:tab w:val="left" w:pos="-720"/>
              </w:tabs>
              <w:suppressAutoHyphens/>
              <w:autoSpaceDE w:val="0"/>
              <w:autoSpaceDN w:val="0"/>
              <w:jc w:val="center"/>
              <w:rPr>
                <w:sz w:val="16"/>
                <w:szCs w:val="16"/>
              </w:rPr>
            </w:pPr>
            <w:r w:rsidRPr="00651C8A">
              <w:rPr>
                <w:sz w:val="16"/>
                <w:szCs w:val="16"/>
              </w:rPr>
              <w:t>73,040</w:t>
            </w:r>
          </w:p>
        </w:tc>
      </w:tr>
      <w:tr w:rsidR="000D7BB1" w:rsidRPr="00651C8A" w14:paraId="362F552B" w14:textId="77777777" w:rsidTr="00F559DD">
        <w:trPr>
          <w:cantSplit/>
          <w:jc w:val="center"/>
        </w:trPr>
        <w:tc>
          <w:tcPr>
            <w:tcW w:w="4297" w:type="dxa"/>
          </w:tcPr>
          <w:p w14:paraId="0C641DFA" w14:textId="77777777" w:rsidR="000D7BB1" w:rsidRPr="00F317F5" w:rsidRDefault="000D7BB1" w:rsidP="00F559DD">
            <w:pPr>
              <w:tabs>
                <w:tab w:val="left" w:pos="-720"/>
              </w:tabs>
              <w:suppressAutoHyphens/>
              <w:rPr>
                <w:sz w:val="16"/>
                <w:szCs w:val="16"/>
              </w:rPr>
            </w:pPr>
            <w:r w:rsidRPr="00F317F5">
              <w:rPr>
                <w:sz w:val="16"/>
                <w:szCs w:val="16"/>
              </w:rPr>
              <w:t>Fire Control System—(assessed on an individual basis)</w:t>
            </w:r>
          </w:p>
        </w:tc>
        <w:tc>
          <w:tcPr>
            <w:tcW w:w="923" w:type="dxa"/>
          </w:tcPr>
          <w:p w14:paraId="77DEB76A" w14:textId="77777777" w:rsidR="000D7BB1" w:rsidRPr="00651C8A" w:rsidRDefault="000D7BB1" w:rsidP="00F559DD">
            <w:pPr>
              <w:tabs>
                <w:tab w:val="left" w:pos="-720"/>
              </w:tabs>
              <w:suppressAutoHyphens/>
              <w:jc w:val="center"/>
              <w:rPr>
                <w:sz w:val="16"/>
                <w:szCs w:val="16"/>
              </w:rPr>
            </w:pPr>
            <w:r w:rsidRPr="00651C8A">
              <w:rPr>
                <w:sz w:val="16"/>
                <w:szCs w:val="16"/>
              </w:rPr>
              <w:t xml:space="preserve"> </w:t>
            </w:r>
          </w:p>
        </w:tc>
      </w:tr>
      <w:tr w:rsidR="000D7BB1" w:rsidRPr="00651C8A" w14:paraId="1D20726C" w14:textId="77777777" w:rsidTr="00F559DD">
        <w:trPr>
          <w:cantSplit/>
          <w:jc w:val="center"/>
        </w:trPr>
        <w:tc>
          <w:tcPr>
            <w:tcW w:w="4297" w:type="dxa"/>
          </w:tcPr>
          <w:p w14:paraId="50E32F9B" w14:textId="77777777" w:rsidR="000D7BB1" w:rsidRPr="00F317F5" w:rsidRDefault="000D7BB1" w:rsidP="00F559DD">
            <w:pPr>
              <w:tabs>
                <w:tab w:val="left" w:pos="-720"/>
              </w:tabs>
              <w:suppressAutoHyphens/>
              <w:rPr>
                <w:sz w:val="16"/>
                <w:szCs w:val="16"/>
              </w:rPr>
            </w:pPr>
            <w:r w:rsidRPr="00F317F5">
              <w:rPr>
                <w:sz w:val="16"/>
                <w:szCs w:val="16"/>
              </w:rPr>
              <w:t>Furniture and Fixtures—(assessed on an individual basis)</w:t>
            </w:r>
          </w:p>
          <w:p w14:paraId="36A6371C" w14:textId="77777777" w:rsidR="000D7BB1" w:rsidRPr="00F317F5" w:rsidRDefault="000D7BB1" w:rsidP="00F559DD">
            <w:pPr>
              <w:widowControl w:val="0"/>
              <w:tabs>
                <w:tab w:val="left" w:pos="-720"/>
              </w:tabs>
              <w:suppressAutoHyphens/>
              <w:autoSpaceDE w:val="0"/>
              <w:autoSpaceDN w:val="0"/>
              <w:rPr>
                <w:sz w:val="16"/>
                <w:szCs w:val="16"/>
              </w:rPr>
            </w:pPr>
            <w:r w:rsidRPr="00F317F5">
              <w:rPr>
                <w:sz w:val="16"/>
                <w:szCs w:val="16"/>
              </w:rPr>
              <w:tab/>
              <w:t>(Field operations only, according to location.)</w:t>
            </w:r>
          </w:p>
        </w:tc>
        <w:tc>
          <w:tcPr>
            <w:tcW w:w="923" w:type="dxa"/>
          </w:tcPr>
          <w:p w14:paraId="219CF2EF" w14:textId="77777777" w:rsidR="000D7BB1" w:rsidRPr="00651C8A" w:rsidRDefault="000D7BB1" w:rsidP="00F559DD">
            <w:pPr>
              <w:widowControl w:val="0"/>
              <w:tabs>
                <w:tab w:val="left" w:pos="-720"/>
              </w:tabs>
              <w:suppressAutoHyphens/>
              <w:autoSpaceDE w:val="0"/>
              <w:autoSpaceDN w:val="0"/>
              <w:jc w:val="center"/>
              <w:rPr>
                <w:sz w:val="16"/>
                <w:szCs w:val="16"/>
              </w:rPr>
            </w:pPr>
            <w:r w:rsidRPr="00651C8A">
              <w:rPr>
                <w:sz w:val="16"/>
                <w:szCs w:val="16"/>
              </w:rPr>
              <w:t xml:space="preserve"> </w:t>
            </w:r>
          </w:p>
        </w:tc>
      </w:tr>
      <w:tr w:rsidR="000D7BB1" w:rsidRPr="00651C8A" w14:paraId="5F40D1E2" w14:textId="77777777" w:rsidTr="00F559DD">
        <w:trPr>
          <w:cantSplit/>
          <w:jc w:val="center"/>
        </w:trPr>
        <w:tc>
          <w:tcPr>
            <w:tcW w:w="4297" w:type="dxa"/>
          </w:tcPr>
          <w:p w14:paraId="00D26A89" w14:textId="77777777" w:rsidR="000D7BB1" w:rsidRPr="00F317F5" w:rsidRDefault="000D7BB1" w:rsidP="00F559DD">
            <w:pPr>
              <w:widowControl w:val="0"/>
              <w:tabs>
                <w:tab w:val="left" w:pos="-720"/>
              </w:tabs>
              <w:suppressAutoHyphens/>
              <w:autoSpaceDE w:val="0"/>
              <w:autoSpaceDN w:val="0"/>
              <w:rPr>
                <w:sz w:val="16"/>
                <w:szCs w:val="16"/>
              </w:rPr>
            </w:pPr>
            <w:r w:rsidRPr="00F317F5">
              <w:rPr>
                <w:sz w:val="16"/>
                <w:szCs w:val="16"/>
              </w:rPr>
              <w:t>Gas Compressors-Package Unit—(Skids, scrubbers, cooling system, and power controls. No metering or regulating equipment.):</w:t>
            </w:r>
          </w:p>
          <w:p w14:paraId="234DC052" w14:textId="77777777" w:rsidR="000D7BB1" w:rsidRPr="00F317F5" w:rsidRDefault="000D7BB1" w:rsidP="00F559DD">
            <w:pPr>
              <w:widowControl w:val="0"/>
              <w:tabs>
                <w:tab w:val="left" w:pos="-720"/>
              </w:tabs>
              <w:suppressAutoHyphens/>
              <w:autoSpaceDE w:val="0"/>
              <w:autoSpaceDN w:val="0"/>
              <w:ind w:left="837"/>
              <w:rPr>
                <w:sz w:val="16"/>
                <w:szCs w:val="16"/>
              </w:rPr>
            </w:pPr>
            <w:r w:rsidRPr="00F317F5">
              <w:rPr>
                <w:sz w:val="16"/>
                <w:szCs w:val="16"/>
              </w:rPr>
              <w:t>1 - 49 HP</w:t>
            </w:r>
          </w:p>
          <w:p w14:paraId="78D7C641" w14:textId="77777777" w:rsidR="000D7BB1" w:rsidRPr="00F317F5" w:rsidRDefault="000D7BB1" w:rsidP="00F559DD">
            <w:pPr>
              <w:tabs>
                <w:tab w:val="left" w:pos="-720"/>
              </w:tabs>
              <w:suppressAutoHyphens/>
              <w:ind w:left="837"/>
              <w:rPr>
                <w:sz w:val="16"/>
                <w:szCs w:val="16"/>
              </w:rPr>
            </w:pPr>
            <w:r w:rsidRPr="00F317F5">
              <w:rPr>
                <w:sz w:val="16"/>
                <w:szCs w:val="16"/>
              </w:rPr>
              <w:t>50 - 99 HP</w:t>
            </w:r>
          </w:p>
          <w:p w14:paraId="08DDA75C" w14:textId="77777777" w:rsidR="000D7BB1" w:rsidRPr="00F317F5" w:rsidRDefault="000D7BB1" w:rsidP="00F559DD">
            <w:pPr>
              <w:tabs>
                <w:tab w:val="left" w:pos="-720"/>
              </w:tabs>
              <w:suppressAutoHyphens/>
              <w:ind w:left="837"/>
              <w:rPr>
                <w:sz w:val="16"/>
                <w:szCs w:val="16"/>
              </w:rPr>
            </w:pPr>
            <w:r w:rsidRPr="00F317F5">
              <w:rPr>
                <w:sz w:val="16"/>
                <w:szCs w:val="16"/>
              </w:rPr>
              <w:t>100 - 999 HP</w:t>
            </w:r>
          </w:p>
          <w:p w14:paraId="3A6A3A55" w14:textId="77777777" w:rsidR="000D7BB1" w:rsidRPr="00F317F5" w:rsidRDefault="000D7BB1" w:rsidP="00F559DD">
            <w:pPr>
              <w:tabs>
                <w:tab w:val="left" w:pos="-720"/>
              </w:tabs>
              <w:suppressAutoHyphens/>
              <w:ind w:left="837"/>
              <w:rPr>
                <w:sz w:val="16"/>
                <w:szCs w:val="16"/>
              </w:rPr>
            </w:pPr>
            <w:r w:rsidRPr="00F317F5">
              <w:rPr>
                <w:sz w:val="16"/>
                <w:szCs w:val="16"/>
              </w:rPr>
              <w:t>1,000 - 1,499 HP</w:t>
            </w:r>
          </w:p>
          <w:p w14:paraId="184C946A" w14:textId="77777777" w:rsidR="000D7BB1" w:rsidRPr="00F317F5" w:rsidRDefault="000D7BB1" w:rsidP="00F559DD">
            <w:pPr>
              <w:tabs>
                <w:tab w:val="left" w:pos="-720"/>
              </w:tabs>
              <w:suppressAutoHyphens/>
              <w:ind w:left="837"/>
              <w:rPr>
                <w:sz w:val="16"/>
                <w:szCs w:val="16"/>
              </w:rPr>
            </w:pPr>
            <w:r w:rsidRPr="00F317F5">
              <w:rPr>
                <w:sz w:val="16"/>
                <w:szCs w:val="16"/>
              </w:rPr>
              <w:t>1,500 HP and Up</w:t>
            </w:r>
          </w:p>
        </w:tc>
        <w:tc>
          <w:tcPr>
            <w:tcW w:w="923" w:type="dxa"/>
          </w:tcPr>
          <w:p w14:paraId="4CE66F90" w14:textId="77777777" w:rsidR="000D7BB1" w:rsidRDefault="000D7BB1" w:rsidP="00F559DD">
            <w:pPr>
              <w:tabs>
                <w:tab w:val="left" w:pos="-720"/>
              </w:tabs>
              <w:suppressAutoHyphens/>
              <w:jc w:val="center"/>
              <w:rPr>
                <w:sz w:val="16"/>
                <w:szCs w:val="16"/>
              </w:rPr>
            </w:pPr>
          </w:p>
          <w:p w14:paraId="3F52C4F9" w14:textId="77777777" w:rsidR="000D7BB1" w:rsidRDefault="000D7BB1" w:rsidP="00F559DD">
            <w:pPr>
              <w:tabs>
                <w:tab w:val="left" w:pos="-720"/>
              </w:tabs>
              <w:suppressAutoHyphens/>
              <w:jc w:val="center"/>
              <w:rPr>
                <w:sz w:val="16"/>
                <w:szCs w:val="16"/>
              </w:rPr>
            </w:pPr>
          </w:p>
          <w:p w14:paraId="655B603E" w14:textId="77777777" w:rsidR="000D7BB1" w:rsidRDefault="000D7BB1" w:rsidP="00F559DD">
            <w:pPr>
              <w:tabs>
                <w:tab w:val="left" w:pos="-720"/>
              </w:tabs>
              <w:suppressAutoHyphens/>
              <w:jc w:val="center"/>
              <w:rPr>
                <w:sz w:val="16"/>
                <w:szCs w:val="16"/>
              </w:rPr>
            </w:pPr>
          </w:p>
          <w:p w14:paraId="7D8817EA" w14:textId="77777777" w:rsidR="000D7BB1" w:rsidRPr="00651C8A" w:rsidRDefault="000D7BB1" w:rsidP="00F559DD">
            <w:pPr>
              <w:tabs>
                <w:tab w:val="left" w:pos="-720"/>
              </w:tabs>
              <w:suppressAutoHyphens/>
              <w:jc w:val="center"/>
              <w:rPr>
                <w:sz w:val="16"/>
                <w:szCs w:val="16"/>
              </w:rPr>
            </w:pPr>
            <w:r w:rsidRPr="00651C8A">
              <w:rPr>
                <w:sz w:val="16"/>
                <w:szCs w:val="16"/>
              </w:rPr>
              <w:t>930</w:t>
            </w:r>
          </w:p>
          <w:p w14:paraId="690A73B3" w14:textId="77777777" w:rsidR="000D7BB1" w:rsidRPr="00651C8A" w:rsidRDefault="000D7BB1" w:rsidP="00F559DD">
            <w:pPr>
              <w:tabs>
                <w:tab w:val="left" w:pos="-720"/>
              </w:tabs>
              <w:suppressAutoHyphens/>
              <w:jc w:val="center"/>
              <w:rPr>
                <w:sz w:val="16"/>
                <w:szCs w:val="16"/>
              </w:rPr>
            </w:pPr>
            <w:r w:rsidRPr="00651C8A">
              <w:rPr>
                <w:sz w:val="16"/>
                <w:szCs w:val="16"/>
              </w:rPr>
              <w:t>1,870</w:t>
            </w:r>
          </w:p>
          <w:p w14:paraId="5105986E" w14:textId="77777777" w:rsidR="000D7BB1" w:rsidRPr="00651C8A" w:rsidRDefault="000D7BB1" w:rsidP="00F559DD">
            <w:pPr>
              <w:tabs>
                <w:tab w:val="left" w:pos="-720"/>
              </w:tabs>
              <w:suppressAutoHyphens/>
              <w:jc w:val="center"/>
              <w:rPr>
                <w:sz w:val="16"/>
                <w:szCs w:val="16"/>
              </w:rPr>
            </w:pPr>
            <w:r w:rsidRPr="00651C8A">
              <w:rPr>
                <w:sz w:val="16"/>
                <w:szCs w:val="16"/>
              </w:rPr>
              <w:t>1,520</w:t>
            </w:r>
          </w:p>
          <w:p w14:paraId="5EB59E35" w14:textId="77777777" w:rsidR="000D7BB1" w:rsidRPr="00651C8A" w:rsidRDefault="000D7BB1" w:rsidP="00F559DD">
            <w:pPr>
              <w:tabs>
                <w:tab w:val="left" w:pos="-720"/>
              </w:tabs>
              <w:suppressAutoHyphens/>
              <w:jc w:val="center"/>
              <w:rPr>
                <w:sz w:val="16"/>
                <w:szCs w:val="16"/>
              </w:rPr>
            </w:pPr>
            <w:r w:rsidRPr="00651C8A">
              <w:rPr>
                <w:sz w:val="16"/>
                <w:szCs w:val="16"/>
              </w:rPr>
              <w:t>1,160</w:t>
            </w:r>
          </w:p>
          <w:p w14:paraId="788346D2" w14:textId="77777777" w:rsidR="000D7BB1" w:rsidRPr="00651C8A" w:rsidRDefault="000D7BB1" w:rsidP="00F559DD">
            <w:pPr>
              <w:tabs>
                <w:tab w:val="left" w:pos="-720"/>
              </w:tabs>
              <w:suppressAutoHyphens/>
              <w:jc w:val="center"/>
              <w:rPr>
                <w:sz w:val="16"/>
                <w:szCs w:val="16"/>
              </w:rPr>
            </w:pPr>
            <w:r w:rsidRPr="00651C8A">
              <w:rPr>
                <w:sz w:val="16"/>
                <w:szCs w:val="16"/>
              </w:rPr>
              <w:t>1,030</w:t>
            </w:r>
          </w:p>
        </w:tc>
      </w:tr>
      <w:tr w:rsidR="000D7BB1" w:rsidRPr="00651C8A" w14:paraId="2AA2E11D" w14:textId="77777777" w:rsidTr="00F559DD">
        <w:trPr>
          <w:cantSplit/>
          <w:jc w:val="center"/>
        </w:trPr>
        <w:tc>
          <w:tcPr>
            <w:tcW w:w="4297" w:type="dxa"/>
          </w:tcPr>
          <w:p w14:paraId="54C0C502" w14:textId="77777777" w:rsidR="000D7BB1" w:rsidRPr="00F317F5" w:rsidRDefault="000D7BB1" w:rsidP="00F559DD">
            <w:pPr>
              <w:widowControl w:val="0"/>
              <w:tabs>
                <w:tab w:val="left" w:pos="-720"/>
                <w:tab w:val="left" w:pos="387"/>
              </w:tabs>
              <w:suppressAutoHyphens/>
              <w:autoSpaceDE w:val="0"/>
              <w:autoSpaceDN w:val="0"/>
              <w:rPr>
                <w:sz w:val="16"/>
                <w:szCs w:val="16"/>
              </w:rPr>
            </w:pPr>
            <w:r w:rsidRPr="00F317F5">
              <w:rPr>
                <w:sz w:val="16"/>
                <w:szCs w:val="16"/>
              </w:rPr>
              <w:t>Gas Coolers—(no metering equipment);</w:t>
            </w:r>
          </w:p>
          <w:p w14:paraId="0252CBE0" w14:textId="77777777" w:rsidR="000D7BB1" w:rsidRPr="00F317F5" w:rsidRDefault="000D7BB1" w:rsidP="00F559DD">
            <w:pPr>
              <w:tabs>
                <w:tab w:val="left" w:pos="-720"/>
              </w:tabs>
              <w:suppressAutoHyphens/>
              <w:rPr>
                <w:sz w:val="16"/>
                <w:szCs w:val="16"/>
              </w:rPr>
            </w:pPr>
            <w:r w:rsidRPr="00F317F5">
              <w:rPr>
                <w:sz w:val="16"/>
                <w:szCs w:val="16"/>
              </w:rPr>
              <w:tab/>
              <w:t>5,000 MCF/D</w:t>
            </w:r>
          </w:p>
          <w:p w14:paraId="3D64044D" w14:textId="77777777" w:rsidR="000D7BB1" w:rsidRPr="00F317F5" w:rsidRDefault="000D7BB1" w:rsidP="00F559DD">
            <w:pPr>
              <w:tabs>
                <w:tab w:val="left" w:pos="-720"/>
              </w:tabs>
              <w:suppressAutoHyphens/>
              <w:rPr>
                <w:sz w:val="16"/>
                <w:szCs w:val="16"/>
              </w:rPr>
            </w:pPr>
            <w:r w:rsidRPr="00F317F5">
              <w:rPr>
                <w:sz w:val="16"/>
                <w:szCs w:val="16"/>
              </w:rPr>
              <w:tab/>
              <w:t>10,000 MCF/D</w:t>
            </w:r>
          </w:p>
          <w:p w14:paraId="4105D318" w14:textId="77777777" w:rsidR="000D7BB1" w:rsidRPr="00F317F5" w:rsidRDefault="000D7BB1" w:rsidP="00F559DD">
            <w:pPr>
              <w:tabs>
                <w:tab w:val="left" w:pos="-720"/>
              </w:tabs>
              <w:suppressAutoHyphens/>
              <w:rPr>
                <w:sz w:val="16"/>
                <w:szCs w:val="16"/>
              </w:rPr>
            </w:pPr>
            <w:r w:rsidRPr="00F317F5">
              <w:rPr>
                <w:sz w:val="16"/>
                <w:szCs w:val="16"/>
              </w:rPr>
              <w:tab/>
              <w:t>20,000 MCF/D</w:t>
            </w:r>
          </w:p>
          <w:p w14:paraId="17801763" w14:textId="77777777" w:rsidR="000D7BB1" w:rsidRPr="00F317F5" w:rsidRDefault="000D7BB1" w:rsidP="00F559DD">
            <w:pPr>
              <w:tabs>
                <w:tab w:val="left" w:pos="-720"/>
              </w:tabs>
              <w:suppressAutoHyphens/>
              <w:rPr>
                <w:sz w:val="16"/>
                <w:szCs w:val="16"/>
              </w:rPr>
            </w:pPr>
            <w:r w:rsidRPr="00F317F5">
              <w:rPr>
                <w:sz w:val="16"/>
                <w:szCs w:val="16"/>
              </w:rPr>
              <w:tab/>
              <w:t>50,000 MCF/D</w:t>
            </w:r>
          </w:p>
          <w:p w14:paraId="280DF860" w14:textId="77777777" w:rsidR="000D7BB1" w:rsidRPr="00F317F5" w:rsidRDefault="000D7BB1" w:rsidP="00F559DD">
            <w:pPr>
              <w:tabs>
                <w:tab w:val="left" w:pos="-720"/>
              </w:tabs>
              <w:suppressAutoHyphens/>
              <w:rPr>
                <w:sz w:val="16"/>
                <w:szCs w:val="16"/>
              </w:rPr>
            </w:pPr>
            <w:r w:rsidRPr="00F317F5">
              <w:rPr>
                <w:sz w:val="16"/>
                <w:szCs w:val="16"/>
              </w:rPr>
              <w:tab/>
              <w:t>100,000 MCF/D</w:t>
            </w:r>
          </w:p>
        </w:tc>
        <w:tc>
          <w:tcPr>
            <w:tcW w:w="923" w:type="dxa"/>
          </w:tcPr>
          <w:p w14:paraId="3AFE3253" w14:textId="77777777" w:rsidR="000D7BB1" w:rsidRDefault="000D7BB1" w:rsidP="00F559DD">
            <w:pPr>
              <w:tabs>
                <w:tab w:val="center" w:pos="940"/>
              </w:tabs>
              <w:suppressAutoHyphens/>
              <w:jc w:val="center"/>
              <w:rPr>
                <w:sz w:val="16"/>
                <w:szCs w:val="16"/>
              </w:rPr>
            </w:pPr>
          </w:p>
          <w:p w14:paraId="44DD5D83" w14:textId="77777777" w:rsidR="000D7BB1" w:rsidRPr="00651C8A" w:rsidRDefault="000D7BB1" w:rsidP="00F559DD">
            <w:pPr>
              <w:tabs>
                <w:tab w:val="center" w:pos="940"/>
              </w:tabs>
              <w:suppressAutoHyphens/>
              <w:jc w:val="center"/>
              <w:rPr>
                <w:sz w:val="16"/>
                <w:szCs w:val="16"/>
              </w:rPr>
            </w:pPr>
            <w:r w:rsidRPr="00651C8A">
              <w:rPr>
                <w:sz w:val="16"/>
                <w:szCs w:val="16"/>
              </w:rPr>
              <w:t>39,960</w:t>
            </w:r>
          </w:p>
          <w:p w14:paraId="7B594FBD" w14:textId="77777777" w:rsidR="000D7BB1" w:rsidRPr="00651C8A" w:rsidRDefault="000D7BB1" w:rsidP="00F559DD">
            <w:pPr>
              <w:tabs>
                <w:tab w:val="center" w:pos="940"/>
              </w:tabs>
              <w:suppressAutoHyphens/>
              <w:jc w:val="center"/>
              <w:rPr>
                <w:sz w:val="16"/>
                <w:szCs w:val="16"/>
              </w:rPr>
            </w:pPr>
            <w:r w:rsidRPr="00651C8A">
              <w:rPr>
                <w:sz w:val="16"/>
                <w:szCs w:val="16"/>
              </w:rPr>
              <w:t>45,000</w:t>
            </w:r>
          </w:p>
          <w:p w14:paraId="2C550E1B" w14:textId="77777777" w:rsidR="000D7BB1" w:rsidRPr="00651C8A" w:rsidRDefault="000D7BB1" w:rsidP="00F559DD">
            <w:pPr>
              <w:tabs>
                <w:tab w:val="center" w:pos="940"/>
              </w:tabs>
              <w:suppressAutoHyphens/>
              <w:jc w:val="center"/>
              <w:rPr>
                <w:sz w:val="16"/>
                <w:szCs w:val="16"/>
              </w:rPr>
            </w:pPr>
            <w:r w:rsidRPr="00651C8A">
              <w:rPr>
                <w:sz w:val="16"/>
                <w:szCs w:val="16"/>
              </w:rPr>
              <w:t>139,990</w:t>
            </w:r>
          </w:p>
          <w:p w14:paraId="560AF2CE" w14:textId="77777777" w:rsidR="000D7BB1" w:rsidRPr="00651C8A" w:rsidRDefault="000D7BB1" w:rsidP="00F559DD">
            <w:pPr>
              <w:tabs>
                <w:tab w:val="center" w:pos="940"/>
              </w:tabs>
              <w:suppressAutoHyphens/>
              <w:jc w:val="center"/>
              <w:rPr>
                <w:sz w:val="16"/>
                <w:szCs w:val="16"/>
              </w:rPr>
            </w:pPr>
            <w:r w:rsidRPr="00651C8A">
              <w:rPr>
                <w:sz w:val="16"/>
                <w:szCs w:val="16"/>
              </w:rPr>
              <w:t>317,620</w:t>
            </w:r>
          </w:p>
          <w:p w14:paraId="7D11B03C" w14:textId="77777777" w:rsidR="000D7BB1" w:rsidRPr="00651C8A" w:rsidRDefault="000D7BB1" w:rsidP="00F559DD">
            <w:pPr>
              <w:tabs>
                <w:tab w:val="center" w:pos="940"/>
              </w:tabs>
              <w:suppressAutoHyphens/>
              <w:jc w:val="center"/>
              <w:rPr>
                <w:sz w:val="16"/>
                <w:szCs w:val="16"/>
              </w:rPr>
            </w:pPr>
            <w:r w:rsidRPr="00651C8A">
              <w:rPr>
                <w:sz w:val="16"/>
                <w:szCs w:val="16"/>
              </w:rPr>
              <w:t>520,190</w:t>
            </w:r>
          </w:p>
        </w:tc>
      </w:tr>
      <w:tr w:rsidR="000D7BB1" w:rsidRPr="00651C8A" w14:paraId="22E62E78" w14:textId="77777777" w:rsidTr="00F559DD">
        <w:trPr>
          <w:cantSplit/>
          <w:jc w:val="center"/>
        </w:trPr>
        <w:tc>
          <w:tcPr>
            <w:tcW w:w="4297" w:type="dxa"/>
          </w:tcPr>
          <w:p w14:paraId="45A2DDFE" w14:textId="77777777" w:rsidR="000D7BB1" w:rsidRPr="00F317F5" w:rsidRDefault="000D7BB1" w:rsidP="00F559DD">
            <w:pPr>
              <w:tabs>
                <w:tab w:val="left" w:pos="-720"/>
              </w:tabs>
              <w:suppressAutoHyphens/>
              <w:rPr>
                <w:sz w:val="16"/>
                <w:szCs w:val="16"/>
              </w:rPr>
            </w:pPr>
            <w:r w:rsidRPr="00F317F5">
              <w:rPr>
                <w:sz w:val="16"/>
                <w:szCs w:val="16"/>
              </w:rPr>
              <w:t>Generators—Package Unit only -(no special installation)</w:t>
            </w:r>
          </w:p>
          <w:p w14:paraId="142B258E" w14:textId="77777777" w:rsidR="000D7BB1" w:rsidRPr="00F317F5" w:rsidRDefault="000D7BB1" w:rsidP="00F559DD">
            <w:pPr>
              <w:tabs>
                <w:tab w:val="left" w:pos="-720"/>
              </w:tabs>
              <w:suppressAutoHyphens/>
              <w:rPr>
                <w:sz w:val="16"/>
                <w:szCs w:val="16"/>
              </w:rPr>
            </w:pPr>
            <w:r w:rsidRPr="00F317F5">
              <w:rPr>
                <w:sz w:val="16"/>
                <w:szCs w:val="16"/>
              </w:rPr>
              <w:tab/>
              <w:t>Per K.W.</w:t>
            </w:r>
          </w:p>
        </w:tc>
        <w:tc>
          <w:tcPr>
            <w:tcW w:w="923" w:type="dxa"/>
          </w:tcPr>
          <w:p w14:paraId="564C689D" w14:textId="77777777" w:rsidR="000D7BB1" w:rsidRDefault="000D7BB1" w:rsidP="00F559DD">
            <w:pPr>
              <w:tabs>
                <w:tab w:val="center" w:pos="940"/>
              </w:tabs>
              <w:suppressAutoHyphens/>
              <w:jc w:val="center"/>
              <w:rPr>
                <w:sz w:val="16"/>
                <w:szCs w:val="16"/>
              </w:rPr>
            </w:pPr>
          </w:p>
          <w:p w14:paraId="4C56396F" w14:textId="77777777" w:rsidR="000D7BB1" w:rsidRPr="00651C8A" w:rsidRDefault="000D7BB1" w:rsidP="00F559DD">
            <w:pPr>
              <w:tabs>
                <w:tab w:val="center" w:pos="940"/>
              </w:tabs>
              <w:suppressAutoHyphens/>
              <w:jc w:val="center"/>
              <w:rPr>
                <w:sz w:val="16"/>
                <w:szCs w:val="16"/>
              </w:rPr>
            </w:pPr>
            <w:r w:rsidRPr="00651C8A">
              <w:rPr>
                <w:sz w:val="16"/>
                <w:szCs w:val="16"/>
              </w:rPr>
              <w:t>300</w:t>
            </w:r>
          </w:p>
        </w:tc>
      </w:tr>
      <w:tr w:rsidR="000D7BB1" w:rsidRPr="00651C8A" w14:paraId="767FC554" w14:textId="77777777" w:rsidTr="00F559DD">
        <w:trPr>
          <w:cantSplit/>
          <w:jc w:val="center"/>
        </w:trPr>
        <w:tc>
          <w:tcPr>
            <w:tcW w:w="4297" w:type="dxa"/>
          </w:tcPr>
          <w:p w14:paraId="73916E95" w14:textId="77777777" w:rsidR="000D7BB1" w:rsidRPr="00F317F5" w:rsidRDefault="000D7BB1" w:rsidP="00F559DD">
            <w:pPr>
              <w:widowControl w:val="0"/>
              <w:tabs>
                <w:tab w:val="left" w:pos="-720"/>
                <w:tab w:val="left" w:pos="437"/>
              </w:tabs>
              <w:suppressAutoHyphens/>
              <w:autoSpaceDE w:val="0"/>
              <w:autoSpaceDN w:val="0"/>
              <w:rPr>
                <w:sz w:val="16"/>
                <w:szCs w:val="16"/>
              </w:rPr>
            </w:pPr>
            <w:r w:rsidRPr="00F317F5">
              <w:rPr>
                <w:sz w:val="16"/>
                <w:szCs w:val="16"/>
              </w:rPr>
              <w:t>Glycol Dehydration-Package Unit—(Including pressure gauge, relief valve and regulator. No other metering equipment.):</w:t>
            </w:r>
          </w:p>
          <w:p w14:paraId="2D4C44CA" w14:textId="77777777" w:rsidR="000D7BB1" w:rsidRPr="00F317F5" w:rsidRDefault="000D7BB1" w:rsidP="00F559DD">
            <w:pPr>
              <w:tabs>
                <w:tab w:val="left" w:pos="-720"/>
              </w:tabs>
              <w:suppressAutoHyphens/>
              <w:rPr>
                <w:sz w:val="16"/>
                <w:szCs w:val="16"/>
              </w:rPr>
            </w:pPr>
            <w:r w:rsidRPr="00F317F5">
              <w:rPr>
                <w:sz w:val="16"/>
                <w:szCs w:val="16"/>
              </w:rPr>
              <w:tab/>
              <w:t>Up to 4.0 MMCF/D</w:t>
            </w:r>
          </w:p>
          <w:p w14:paraId="61F7BA32" w14:textId="77777777" w:rsidR="000D7BB1" w:rsidRPr="00F317F5" w:rsidRDefault="000D7BB1" w:rsidP="00F559DD">
            <w:pPr>
              <w:tabs>
                <w:tab w:val="left" w:pos="-720"/>
              </w:tabs>
              <w:suppressAutoHyphens/>
              <w:rPr>
                <w:sz w:val="16"/>
                <w:szCs w:val="16"/>
              </w:rPr>
            </w:pPr>
            <w:r w:rsidRPr="00F317F5">
              <w:rPr>
                <w:sz w:val="16"/>
                <w:szCs w:val="16"/>
              </w:rPr>
              <w:tab/>
              <w:t>4.1 to 5.0 MMCF/D</w:t>
            </w:r>
          </w:p>
          <w:p w14:paraId="77AEEE92" w14:textId="77777777" w:rsidR="000D7BB1" w:rsidRPr="00F317F5" w:rsidRDefault="000D7BB1" w:rsidP="00F559DD">
            <w:pPr>
              <w:tabs>
                <w:tab w:val="left" w:pos="-720"/>
              </w:tabs>
              <w:suppressAutoHyphens/>
              <w:rPr>
                <w:sz w:val="16"/>
                <w:szCs w:val="16"/>
              </w:rPr>
            </w:pPr>
            <w:r w:rsidRPr="00F317F5">
              <w:rPr>
                <w:sz w:val="16"/>
                <w:szCs w:val="16"/>
              </w:rPr>
              <w:tab/>
              <w:t>5.1 to 10.0 MMCF/D</w:t>
            </w:r>
          </w:p>
          <w:p w14:paraId="0D035226" w14:textId="77777777" w:rsidR="000D7BB1" w:rsidRPr="00F317F5" w:rsidRDefault="000D7BB1" w:rsidP="00F559DD">
            <w:pPr>
              <w:tabs>
                <w:tab w:val="left" w:pos="-720"/>
              </w:tabs>
              <w:suppressAutoHyphens/>
              <w:rPr>
                <w:sz w:val="16"/>
                <w:szCs w:val="16"/>
              </w:rPr>
            </w:pPr>
            <w:r w:rsidRPr="00F317F5">
              <w:rPr>
                <w:sz w:val="16"/>
                <w:szCs w:val="16"/>
              </w:rPr>
              <w:tab/>
              <w:t>10.1 to 15.0 MMCF/D</w:t>
            </w:r>
          </w:p>
          <w:p w14:paraId="53734010" w14:textId="77777777" w:rsidR="000D7BB1" w:rsidRPr="00F317F5" w:rsidRDefault="000D7BB1" w:rsidP="00F559DD">
            <w:pPr>
              <w:tabs>
                <w:tab w:val="left" w:pos="-720"/>
              </w:tabs>
              <w:suppressAutoHyphens/>
              <w:rPr>
                <w:sz w:val="16"/>
                <w:szCs w:val="16"/>
              </w:rPr>
            </w:pPr>
            <w:r w:rsidRPr="00F317F5">
              <w:rPr>
                <w:sz w:val="16"/>
                <w:szCs w:val="16"/>
              </w:rPr>
              <w:tab/>
              <w:t>15.1 to 20.0 MMCF/D</w:t>
            </w:r>
          </w:p>
          <w:p w14:paraId="076D91DD" w14:textId="77777777" w:rsidR="000D7BB1" w:rsidRPr="00F317F5" w:rsidRDefault="000D7BB1" w:rsidP="00F559DD">
            <w:pPr>
              <w:tabs>
                <w:tab w:val="left" w:pos="-720"/>
              </w:tabs>
              <w:suppressAutoHyphens/>
              <w:rPr>
                <w:sz w:val="16"/>
                <w:szCs w:val="16"/>
              </w:rPr>
            </w:pPr>
            <w:r w:rsidRPr="00F317F5">
              <w:rPr>
                <w:sz w:val="16"/>
                <w:szCs w:val="16"/>
              </w:rPr>
              <w:tab/>
              <w:t>20.1 to 25.0 MMCF/D</w:t>
            </w:r>
          </w:p>
          <w:p w14:paraId="11817BEB" w14:textId="77777777" w:rsidR="000D7BB1" w:rsidRPr="00F317F5" w:rsidRDefault="000D7BB1" w:rsidP="00F559DD">
            <w:pPr>
              <w:tabs>
                <w:tab w:val="left" w:pos="-720"/>
              </w:tabs>
              <w:suppressAutoHyphens/>
              <w:rPr>
                <w:sz w:val="16"/>
                <w:szCs w:val="16"/>
              </w:rPr>
            </w:pPr>
            <w:r w:rsidRPr="00F317F5">
              <w:rPr>
                <w:sz w:val="16"/>
                <w:szCs w:val="16"/>
              </w:rPr>
              <w:tab/>
              <w:t>25.1 to 30.0 MMCF/D</w:t>
            </w:r>
          </w:p>
          <w:p w14:paraId="2F7B956D" w14:textId="77777777" w:rsidR="000D7BB1" w:rsidRPr="00F317F5" w:rsidRDefault="000D7BB1" w:rsidP="00F559DD">
            <w:pPr>
              <w:tabs>
                <w:tab w:val="left" w:pos="-720"/>
              </w:tabs>
              <w:suppressAutoHyphens/>
              <w:rPr>
                <w:sz w:val="16"/>
                <w:szCs w:val="16"/>
              </w:rPr>
            </w:pPr>
            <w:r w:rsidRPr="00F317F5">
              <w:rPr>
                <w:sz w:val="16"/>
                <w:szCs w:val="16"/>
              </w:rPr>
              <w:tab/>
              <w:t>30.1 to 50.0 MMCF/D</w:t>
            </w:r>
          </w:p>
          <w:p w14:paraId="33205323" w14:textId="77777777" w:rsidR="000D7BB1" w:rsidRPr="00F317F5" w:rsidRDefault="000D7BB1" w:rsidP="00F559DD">
            <w:pPr>
              <w:tabs>
                <w:tab w:val="left" w:pos="-720"/>
              </w:tabs>
              <w:suppressAutoHyphens/>
              <w:rPr>
                <w:sz w:val="16"/>
                <w:szCs w:val="16"/>
              </w:rPr>
            </w:pPr>
            <w:r w:rsidRPr="00F317F5">
              <w:rPr>
                <w:sz w:val="16"/>
                <w:szCs w:val="16"/>
              </w:rPr>
              <w:tab/>
              <w:t>50.1 to 75.0 MMCF/D</w:t>
            </w:r>
          </w:p>
          <w:p w14:paraId="7A2225B3" w14:textId="77777777" w:rsidR="000D7BB1" w:rsidRPr="00F317F5" w:rsidRDefault="000D7BB1" w:rsidP="00F559DD">
            <w:pPr>
              <w:tabs>
                <w:tab w:val="left" w:pos="-720"/>
              </w:tabs>
              <w:suppressAutoHyphens/>
              <w:rPr>
                <w:sz w:val="16"/>
                <w:szCs w:val="16"/>
              </w:rPr>
            </w:pPr>
            <w:r w:rsidRPr="00F317F5">
              <w:rPr>
                <w:sz w:val="16"/>
                <w:szCs w:val="16"/>
              </w:rPr>
              <w:tab/>
              <w:t>75.1 and Up MMCF/D</w:t>
            </w:r>
          </w:p>
        </w:tc>
        <w:tc>
          <w:tcPr>
            <w:tcW w:w="923" w:type="dxa"/>
          </w:tcPr>
          <w:p w14:paraId="0B0D48E1" w14:textId="77777777" w:rsidR="000D7BB1" w:rsidRDefault="000D7BB1" w:rsidP="00F559DD">
            <w:pPr>
              <w:tabs>
                <w:tab w:val="center" w:pos="940"/>
              </w:tabs>
              <w:suppressAutoHyphens/>
              <w:jc w:val="center"/>
              <w:rPr>
                <w:sz w:val="16"/>
                <w:szCs w:val="16"/>
              </w:rPr>
            </w:pPr>
          </w:p>
          <w:p w14:paraId="17B1952A" w14:textId="77777777" w:rsidR="000D7BB1" w:rsidRDefault="000D7BB1" w:rsidP="00F559DD">
            <w:pPr>
              <w:tabs>
                <w:tab w:val="center" w:pos="940"/>
              </w:tabs>
              <w:suppressAutoHyphens/>
              <w:jc w:val="center"/>
              <w:rPr>
                <w:sz w:val="16"/>
                <w:szCs w:val="16"/>
              </w:rPr>
            </w:pPr>
          </w:p>
          <w:p w14:paraId="12B4334B" w14:textId="77777777" w:rsidR="000D7BB1" w:rsidRDefault="000D7BB1" w:rsidP="00F559DD">
            <w:pPr>
              <w:tabs>
                <w:tab w:val="center" w:pos="940"/>
              </w:tabs>
              <w:suppressAutoHyphens/>
              <w:jc w:val="center"/>
              <w:rPr>
                <w:sz w:val="16"/>
                <w:szCs w:val="16"/>
              </w:rPr>
            </w:pPr>
          </w:p>
          <w:p w14:paraId="26207F37" w14:textId="77777777" w:rsidR="000D7BB1" w:rsidRPr="00651C8A" w:rsidRDefault="000D7BB1" w:rsidP="00F559DD">
            <w:pPr>
              <w:tabs>
                <w:tab w:val="center" w:pos="940"/>
              </w:tabs>
              <w:suppressAutoHyphens/>
              <w:jc w:val="center"/>
              <w:rPr>
                <w:sz w:val="16"/>
                <w:szCs w:val="16"/>
              </w:rPr>
            </w:pPr>
            <w:r w:rsidRPr="00651C8A">
              <w:rPr>
                <w:sz w:val="16"/>
                <w:szCs w:val="16"/>
              </w:rPr>
              <w:t>28,050</w:t>
            </w:r>
          </w:p>
          <w:p w14:paraId="47BD38F2" w14:textId="77777777" w:rsidR="000D7BB1" w:rsidRPr="00651C8A" w:rsidRDefault="000D7BB1" w:rsidP="00F559DD">
            <w:pPr>
              <w:tabs>
                <w:tab w:val="center" w:pos="940"/>
              </w:tabs>
              <w:suppressAutoHyphens/>
              <w:jc w:val="center"/>
              <w:rPr>
                <w:sz w:val="16"/>
                <w:szCs w:val="16"/>
              </w:rPr>
            </w:pPr>
            <w:r w:rsidRPr="00651C8A">
              <w:rPr>
                <w:sz w:val="16"/>
                <w:szCs w:val="16"/>
              </w:rPr>
              <w:t>31,280</w:t>
            </w:r>
          </w:p>
          <w:p w14:paraId="413E7F32" w14:textId="77777777" w:rsidR="000D7BB1" w:rsidRPr="00651C8A" w:rsidRDefault="000D7BB1" w:rsidP="00F559DD">
            <w:pPr>
              <w:tabs>
                <w:tab w:val="center" w:pos="940"/>
              </w:tabs>
              <w:suppressAutoHyphens/>
              <w:jc w:val="center"/>
              <w:rPr>
                <w:sz w:val="16"/>
                <w:szCs w:val="16"/>
              </w:rPr>
            </w:pPr>
            <w:r w:rsidRPr="00651C8A">
              <w:rPr>
                <w:sz w:val="16"/>
                <w:szCs w:val="16"/>
              </w:rPr>
              <w:t>60,310</w:t>
            </w:r>
          </w:p>
          <w:p w14:paraId="15A26E7E" w14:textId="77777777" w:rsidR="000D7BB1" w:rsidRPr="00651C8A" w:rsidRDefault="000D7BB1" w:rsidP="00F559DD">
            <w:pPr>
              <w:tabs>
                <w:tab w:val="center" w:pos="940"/>
              </w:tabs>
              <w:suppressAutoHyphens/>
              <w:jc w:val="center"/>
              <w:rPr>
                <w:sz w:val="16"/>
                <w:szCs w:val="16"/>
              </w:rPr>
            </w:pPr>
            <w:r w:rsidRPr="00651C8A">
              <w:rPr>
                <w:sz w:val="16"/>
                <w:szCs w:val="16"/>
              </w:rPr>
              <w:t>83,910</w:t>
            </w:r>
          </w:p>
          <w:p w14:paraId="13759CA3" w14:textId="77777777" w:rsidR="000D7BB1" w:rsidRPr="00651C8A" w:rsidRDefault="000D7BB1" w:rsidP="00F559DD">
            <w:pPr>
              <w:tabs>
                <w:tab w:val="center" w:pos="940"/>
              </w:tabs>
              <w:suppressAutoHyphens/>
              <w:jc w:val="center"/>
              <w:rPr>
                <w:sz w:val="16"/>
                <w:szCs w:val="16"/>
              </w:rPr>
            </w:pPr>
            <w:r w:rsidRPr="00651C8A">
              <w:rPr>
                <w:sz w:val="16"/>
                <w:szCs w:val="16"/>
              </w:rPr>
              <w:t>114,220</w:t>
            </w:r>
          </w:p>
          <w:p w14:paraId="2206C9EC" w14:textId="77777777" w:rsidR="000D7BB1" w:rsidRPr="00651C8A" w:rsidRDefault="000D7BB1" w:rsidP="00F559DD">
            <w:pPr>
              <w:tabs>
                <w:tab w:val="center" w:pos="940"/>
              </w:tabs>
              <w:suppressAutoHyphens/>
              <w:jc w:val="center"/>
              <w:rPr>
                <w:sz w:val="16"/>
                <w:szCs w:val="16"/>
              </w:rPr>
            </w:pPr>
            <w:r w:rsidRPr="00651C8A">
              <w:rPr>
                <w:sz w:val="16"/>
                <w:szCs w:val="16"/>
              </w:rPr>
              <w:t>148,520</w:t>
            </w:r>
          </w:p>
          <w:p w14:paraId="797D18C1" w14:textId="77777777" w:rsidR="000D7BB1" w:rsidRPr="00651C8A" w:rsidRDefault="000D7BB1" w:rsidP="00F559DD">
            <w:pPr>
              <w:tabs>
                <w:tab w:val="center" w:pos="940"/>
              </w:tabs>
              <w:suppressAutoHyphens/>
              <w:jc w:val="center"/>
              <w:rPr>
                <w:sz w:val="16"/>
                <w:szCs w:val="16"/>
              </w:rPr>
            </w:pPr>
            <w:r w:rsidRPr="00651C8A">
              <w:rPr>
                <w:sz w:val="16"/>
                <w:szCs w:val="16"/>
              </w:rPr>
              <w:t>282,110</w:t>
            </w:r>
          </w:p>
          <w:p w14:paraId="4F2BA2E4" w14:textId="77777777" w:rsidR="000D7BB1" w:rsidRPr="00651C8A" w:rsidRDefault="000D7BB1" w:rsidP="00F559DD">
            <w:pPr>
              <w:tabs>
                <w:tab w:val="center" w:pos="940"/>
              </w:tabs>
              <w:suppressAutoHyphens/>
              <w:jc w:val="center"/>
              <w:rPr>
                <w:sz w:val="16"/>
                <w:szCs w:val="16"/>
              </w:rPr>
            </w:pPr>
            <w:r w:rsidRPr="00651C8A">
              <w:rPr>
                <w:sz w:val="16"/>
                <w:szCs w:val="16"/>
              </w:rPr>
              <w:t>315,130</w:t>
            </w:r>
          </w:p>
          <w:p w14:paraId="5814EB8E" w14:textId="77777777" w:rsidR="000D7BB1" w:rsidRPr="00651C8A" w:rsidRDefault="000D7BB1" w:rsidP="00F559DD">
            <w:pPr>
              <w:tabs>
                <w:tab w:val="center" w:pos="940"/>
              </w:tabs>
              <w:suppressAutoHyphens/>
              <w:jc w:val="center"/>
              <w:rPr>
                <w:sz w:val="16"/>
                <w:szCs w:val="16"/>
              </w:rPr>
            </w:pPr>
            <w:r w:rsidRPr="00651C8A">
              <w:rPr>
                <w:sz w:val="16"/>
                <w:szCs w:val="16"/>
              </w:rPr>
              <w:t>392,030</w:t>
            </w:r>
          </w:p>
          <w:p w14:paraId="359D818D" w14:textId="77777777" w:rsidR="000D7BB1" w:rsidRPr="00651C8A" w:rsidRDefault="000D7BB1" w:rsidP="00F559DD">
            <w:pPr>
              <w:tabs>
                <w:tab w:val="center" w:pos="940"/>
              </w:tabs>
              <w:suppressAutoHyphens/>
              <w:jc w:val="center"/>
              <w:rPr>
                <w:sz w:val="16"/>
                <w:szCs w:val="16"/>
              </w:rPr>
            </w:pPr>
            <w:r w:rsidRPr="00651C8A">
              <w:rPr>
                <w:sz w:val="16"/>
                <w:szCs w:val="16"/>
              </w:rPr>
              <w:t>452,340</w:t>
            </w:r>
          </w:p>
        </w:tc>
      </w:tr>
      <w:tr w:rsidR="000D7BB1" w:rsidRPr="00651C8A" w14:paraId="3D62FB71" w14:textId="77777777" w:rsidTr="00F559DD">
        <w:trPr>
          <w:cantSplit/>
          <w:jc w:val="center"/>
        </w:trPr>
        <w:tc>
          <w:tcPr>
            <w:tcW w:w="4297" w:type="dxa"/>
          </w:tcPr>
          <w:p w14:paraId="1EC20FD1" w14:textId="77777777" w:rsidR="000D7BB1" w:rsidRPr="00F317F5" w:rsidRDefault="000D7BB1" w:rsidP="00F559DD">
            <w:pPr>
              <w:widowControl w:val="0"/>
              <w:tabs>
                <w:tab w:val="left" w:pos="-720"/>
                <w:tab w:val="left" w:pos="327"/>
              </w:tabs>
              <w:suppressAutoHyphens/>
              <w:autoSpaceDE w:val="0"/>
              <w:autoSpaceDN w:val="0"/>
              <w:rPr>
                <w:sz w:val="16"/>
                <w:szCs w:val="16"/>
              </w:rPr>
            </w:pPr>
            <w:r w:rsidRPr="00F317F5">
              <w:rPr>
                <w:sz w:val="16"/>
                <w:szCs w:val="16"/>
              </w:rPr>
              <w:t>Heaters—(Includes unit, safety valves, regulators and automatic shut-down. No metering equipment.):</w:t>
            </w:r>
          </w:p>
          <w:p w14:paraId="15E598C6" w14:textId="77777777" w:rsidR="000D7BB1" w:rsidRPr="00F317F5" w:rsidRDefault="000D7BB1" w:rsidP="00F559DD">
            <w:pPr>
              <w:tabs>
                <w:tab w:val="left" w:pos="-720"/>
                <w:tab w:val="left" w:pos="437"/>
              </w:tabs>
              <w:suppressAutoHyphens/>
              <w:rPr>
                <w:sz w:val="16"/>
                <w:szCs w:val="16"/>
              </w:rPr>
            </w:pPr>
            <w:r w:rsidRPr="00F317F5">
              <w:rPr>
                <w:sz w:val="16"/>
                <w:szCs w:val="16"/>
              </w:rPr>
              <w:t>Steam Bath—Direct Heater:</w:t>
            </w:r>
          </w:p>
          <w:p w14:paraId="2422A139" w14:textId="77777777" w:rsidR="000D7BB1" w:rsidRPr="00F317F5" w:rsidRDefault="000D7BB1" w:rsidP="00F559DD">
            <w:pPr>
              <w:tabs>
                <w:tab w:val="left" w:pos="-720"/>
                <w:tab w:val="left" w:pos="117"/>
              </w:tabs>
              <w:suppressAutoHyphens/>
              <w:rPr>
                <w:sz w:val="16"/>
                <w:szCs w:val="16"/>
              </w:rPr>
            </w:pPr>
            <w:r w:rsidRPr="00F317F5">
              <w:rPr>
                <w:sz w:val="16"/>
                <w:szCs w:val="16"/>
              </w:rPr>
              <w:tab/>
              <w:t>24 In. Diameter Vessel - 250,000 BTU/HR Rate</w:t>
            </w:r>
          </w:p>
          <w:p w14:paraId="5F8FD183" w14:textId="77777777" w:rsidR="000D7BB1" w:rsidRPr="00F317F5" w:rsidRDefault="000D7BB1" w:rsidP="00F559DD">
            <w:pPr>
              <w:tabs>
                <w:tab w:val="left" w:pos="-720"/>
                <w:tab w:val="left" w:pos="117"/>
              </w:tabs>
              <w:suppressAutoHyphens/>
              <w:rPr>
                <w:sz w:val="16"/>
                <w:szCs w:val="16"/>
              </w:rPr>
            </w:pPr>
            <w:r w:rsidRPr="00F317F5">
              <w:rPr>
                <w:sz w:val="16"/>
                <w:szCs w:val="16"/>
              </w:rPr>
              <w:tab/>
              <w:t>30 In. Diameter Vessel - 500,000 BTU/HR Rate</w:t>
            </w:r>
          </w:p>
          <w:p w14:paraId="2B656535" w14:textId="77777777" w:rsidR="000D7BB1" w:rsidRPr="00F317F5" w:rsidRDefault="000D7BB1" w:rsidP="00F559DD">
            <w:pPr>
              <w:tabs>
                <w:tab w:val="left" w:pos="-720"/>
                <w:tab w:val="left" w:pos="117"/>
              </w:tabs>
              <w:suppressAutoHyphens/>
              <w:rPr>
                <w:sz w:val="16"/>
                <w:szCs w:val="16"/>
              </w:rPr>
            </w:pPr>
            <w:r w:rsidRPr="00F317F5">
              <w:rPr>
                <w:sz w:val="16"/>
                <w:szCs w:val="16"/>
              </w:rPr>
              <w:tab/>
              <w:t>36 In. Diameter Vessel - 750,000 BTU/HR Rate</w:t>
            </w:r>
          </w:p>
          <w:p w14:paraId="6BE87B31" w14:textId="77777777" w:rsidR="000D7BB1" w:rsidRPr="00F317F5" w:rsidRDefault="000D7BB1" w:rsidP="00F559DD">
            <w:pPr>
              <w:tabs>
                <w:tab w:val="left" w:pos="-720"/>
                <w:tab w:val="left" w:pos="117"/>
              </w:tabs>
              <w:suppressAutoHyphens/>
              <w:rPr>
                <w:sz w:val="16"/>
                <w:szCs w:val="16"/>
              </w:rPr>
            </w:pPr>
            <w:r w:rsidRPr="00F317F5">
              <w:rPr>
                <w:sz w:val="16"/>
                <w:szCs w:val="16"/>
              </w:rPr>
              <w:tab/>
              <w:t>48 In. Diameter Vessel - 1,000,000 BTU/HR Rate</w:t>
            </w:r>
          </w:p>
          <w:p w14:paraId="50CAF7F1" w14:textId="77777777" w:rsidR="000D7BB1" w:rsidRPr="00F317F5" w:rsidRDefault="000D7BB1" w:rsidP="00F559DD">
            <w:pPr>
              <w:tabs>
                <w:tab w:val="left" w:pos="-720"/>
                <w:tab w:val="left" w:pos="117"/>
              </w:tabs>
              <w:suppressAutoHyphens/>
              <w:rPr>
                <w:sz w:val="16"/>
                <w:szCs w:val="16"/>
              </w:rPr>
            </w:pPr>
            <w:r w:rsidRPr="00F317F5">
              <w:rPr>
                <w:sz w:val="16"/>
                <w:szCs w:val="16"/>
              </w:rPr>
              <w:tab/>
              <w:t>60 In. Diameter Vessel - 1,500,000 BTU/HR Rate</w:t>
            </w:r>
          </w:p>
          <w:p w14:paraId="1596BD2F" w14:textId="77777777" w:rsidR="000D7BB1" w:rsidRPr="00F317F5" w:rsidRDefault="000D7BB1" w:rsidP="00F559DD">
            <w:pPr>
              <w:tabs>
                <w:tab w:val="left" w:pos="-720"/>
                <w:tab w:val="left" w:pos="117"/>
              </w:tabs>
              <w:suppressAutoHyphens/>
              <w:rPr>
                <w:sz w:val="16"/>
                <w:szCs w:val="16"/>
              </w:rPr>
            </w:pPr>
            <w:r w:rsidRPr="00F317F5">
              <w:rPr>
                <w:sz w:val="16"/>
                <w:szCs w:val="16"/>
              </w:rPr>
              <w:t>Water Bath—Indirect Heater:</w:t>
            </w:r>
          </w:p>
          <w:p w14:paraId="52E46560" w14:textId="77777777" w:rsidR="000D7BB1" w:rsidRPr="00F317F5" w:rsidRDefault="000D7BB1" w:rsidP="00F559DD">
            <w:pPr>
              <w:tabs>
                <w:tab w:val="left" w:pos="-720"/>
                <w:tab w:val="left" w:pos="117"/>
              </w:tabs>
              <w:suppressAutoHyphens/>
              <w:rPr>
                <w:sz w:val="16"/>
                <w:szCs w:val="16"/>
              </w:rPr>
            </w:pPr>
            <w:r w:rsidRPr="00F317F5">
              <w:rPr>
                <w:sz w:val="16"/>
                <w:szCs w:val="16"/>
              </w:rPr>
              <w:tab/>
              <w:t>24 In. Diameter Vessel - 250,000 BTU/HR Rate</w:t>
            </w:r>
          </w:p>
          <w:p w14:paraId="1F1201A6" w14:textId="77777777" w:rsidR="000D7BB1" w:rsidRPr="00F317F5" w:rsidRDefault="000D7BB1" w:rsidP="00F559DD">
            <w:pPr>
              <w:tabs>
                <w:tab w:val="left" w:pos="-720"/>
                <w:tab w:val="left" w:pos="117"/>
              </w:tabs>
              <w:suppressAutoHyphens/>
              <w:rPr>
                <w:sz w:val="16"/>
                <w:szCs w:val="16"/>
              </w:rPr>
            </w:pPr>
            <w:r w:rsidRPr="00F317F5">
              <w:rPr>
                <w:sz w:val="16"/>
                <w:szCs w:val="16"/>
              </w:rPr>
              <w:tab/>
              <w:t>30 In. Diameter Vessel - 500,000 BTU/HR Rate</w:t>
            </w:r>
          </w:p>
          <w:p w14:paraId="10D5F4C1" w14:textId="77777777" w:rsidR="000D7BB1" w:rsidRPr="00F317F5" w:rsidRDefault="000D7BB1" w:rsidP="00F559DD">
            <w:pPr>
              <w:tabs>
                <w:tab w:val="left" w:pos="-720"/>
                <w:tab w:val="left" w:pos="117"/>
              </w:tabs>
              <w:suppressAutoHyphens/>
              <w:rPr>
                <w:sz w:val="16"/>
                <w:szCs w:val="16"/>
              </w:rPr>
            </w:pPr>
            <w:r w:rsidRPr="00F317F5">
              <w:rPr>
                <w:sz w:val="16"/>
                <w:szCs w:val="16"/>
              </w:rPr>
              <w:tab/>
              <w:t>36 In. Diameter Vessel - 750,000 BTU/HR Rate</w:t>
            </w:r>
          </w:p>
          <w:p w14:paraId="7B1B5378" w14:textId="77777777" w:rsidR="000D7BB1" w:rsidRPr="00F317F5" w:rsidRDefault="000D7BB1" w:rsidP="00F559DD">
            <w:pPr>
              <w:tabs>
                <w:tab w:val="left" w:pos="-720"/>
                <w:tab w:val="left" w:pos="117"/>
              </w:tabs>
              <w:suppressAutoHyphens/>
              <w:rPr>
                <w:sz w:val="16"/>
                <w:szCs w:val="16"/>
              </w:rPr>
            </w:pPr>
            <w:r w:rsidRPr="00F317F5">
              <w:rPr>
                <w:sz w:val="16"/>
                <w:szCs w:val="16"/>
              </w:rPr>
              <w:tab/>
              <w:t>48 In. Diameter Vessel - 1,000,000 BTU/HR Rate</w:t>
            </w:r>
          </w:p>
          <w:p w14:paraId="625E2E1C" w14:textId="77777777" w:rsidR="000D7BB1" w:rsidRPr="00F317F5" w:rsidRDefault="000D7BB1" w:rsidP="00F559DD">
            <w:pPr>
              <w:tabs>
                <w:tab w:val="left" w:pos="-720"/>
                <w:tab w:val="left" w:pos="117"/>
              </w:tabs>
              <w:suppressAutoHyphens/>
              <w:rPr>
                <w:sz w:val="16"/>
                <w:szCs w:val="16"/>
              </w:rPr>
            </w:pPr>
            <w:r w:rsidRPr="00F317F5">
              <w:rPr>
                <w:sz w:val="16"/>
                <w:szCs w:val="16"/>
              </w:rPr>
              <w:tab/>
              <w:t xml:space="preserve">60 In. Diameter Vessel - 1,500,000 BTU/HR Rate </w:t>
            </w:r>
          </w:p>
          <w:p w14:paraId="521BCA67" w14:textId="77777777" w:rsidR="000D7BB1" w:rsidRPr="00F317F5" w:rsidRDefault="000D7BB1" w:rsidP="00F559DD">
            <w:pPr>
              <w:tabs>
                <w:tab w:val="left" w:pos="-720"/>
                <w:tab w:val="left" w:pos="117"/>
              </w:tabs>
              <w:suppressAutoHyphens/>
              <w:rPr>
                <w:sz w:val="16"/>
                <w:szCs w:val="16"/>
              </w:rPr>
            </w:pPr>
            <w:r w:rsidRPr="00F317F5">
              <w:rPr>
                <w:sz w:val="16"/>
                <w:szCs w:val="16"/>
              </w:rPr>
              <w:t>Steam—(Steam Generators):</w:t>
            </w:r>
          </w:p>
          <w:p w14:paraId="0F30B048" w14:textId="77777777" w:rsidR="000D7BB1" w:rsidRPr="00F317F5" w:rsidRDefault="000D7BB1" w:rsidP="00F559DD">
            <w:pPr>
              <w:tabs>
                <w:tab w:val="left" w:pos="-720"/>
                <w:tab w:val="left" w:pos="117"/>
              </w:tabs>
              <w:suppressAutoHyphens/>
              <w:rPr>
                <w:sz w:val="16"/>
                <w:szCs w:val="16"/>
              </w:rPr>
            </w:pPr>
            <w:r w:rsidRPr="00F317F5">
              <w:rPr>
                <w:sz w:val="16"/>
                <w:szCs w:val="16"/>
              </w:rPr>
              <w:tab/>
              <w:t>24 In. Diameter Vessel - 250,000 BTU/HR Rate</w:t>
            </w:r>
          </w:p>
          <w:p w14:paraId="59E76BFB" w14:textId="77777777" w:rsidR="000D7BB1" w:rsidRPr="00F317F5" w:rsidRDefault="000D7BB1" w:rsidP="00F559DD">
            <w:pPr>
              <w:tabs>
                <w:tab w:val="left" w:pos="-720"/>
                <w:tab w:val="left" w:pos="117"/>
              </w:tabs>
              <w:suppressAutoHyphens/>
              <w:rPr>
                <w:sz w:val="16"/>
                <w:szCs w:val="16"/>
              </w:rPr>
            </w:pPr>
            <w:r w:rsidRPr="00F317F5">
              <w:rPr>
                <w:sz w:val="16"/>
                <w:szCs w:val="16"/>
              </w:rPr>
              <w:tab/>
              <w:t>30 In. Diameter Vessel - 450,000 BTU/HR Rate</w:t>
            </w:r>
          </w:p>
          <w:p w14:paraId="1E26745F" w14:textId="77777777" w:rsidR="000D7BB1" w:rsidRPr="00F317F5" w:rsidRDefault="000D7BB1" w:rsidP="00F559DD">
            <w:pPr>
              <w:tabs>
                <w:tab w:val="left" w:pos="-720"/>
                <w:tab w:val="left" w:pos="117"/>
              </w:tabs>
              <w:suppressAutoHyphens/>
              <w:rPr>
                <w:sz w:val="16"/>
                <w:szCs w:val="16"/>
              </w:rPr>
            </w:pPr>
            <w:r w:rsidRPr="00F317F5">
              <w:rPr>
                <w:sz w:val="16"/>
                <w:szCs w:val="16"/>
              </w:rPr>
              <w:tab/>
              <w:t>36 In. Diameter Vessel - 500 to 750,000 BTU/HR Rate</w:t>
            </w:r>
          </w:p>
          <w:p w14:paraId="444B217A" w14:textId="77777777" w:rsidR="000D7BB1" w:rsidRPr="00F317F5" w:rsidRDefault="000D7BB1" w:rsidP="00F559DD">
            <w:pPr>
              <w:tabs>
                <w:tab w:val="left" w:pos="-720"/>
                <w:tab w:val="left" w:pos="117"/>
              </w:tabs>
              <w:suppressAutoHyphens/>
              <w:rPr>
                <w:sz w:val="16"/>
                <w:szCs w:val="16"/>
              </w:rPr>
            </w:pPr>
            <w:r w:rsidRPr="00F317F5">
              <w:rPr>
                <w:sz w:val="16"/>
                <w:szCs w:val="16"/>
              </w:rPr>
              <w:tab/>
              <w:t>48 In. Diameter Vessel - 1 to 2,000,000 BTU/HR Rate</w:t>
            </w:r>
          </w:p>
          <w:p w14:paraId="11500B4E" w14:textId="77777777" w:rsidR="000D7BB1" w:rsidRPr="00F317F5" w:rsidRDefault="000D7BB1" w:rsidP="00F559DD">
            <w:pPr>
              <w:tabs>
                <w:tab w:val="left" w:pos="-720"/>
                <w:tab w:val="left" w:pos="117"/>
              </w:tabs>
              <w:suppressAutoHyphens/>
              <w:rPr>
                <w:sz w:val="16"/>
                <w:szCs w:val="16"/>
              </w:rPr>
            </w:pPr>
            <w:r w:rsidRPr="00F317F5">
              <w:rPr>
                <w:sz w:val="16"/>
                <w:szCs w:val="16"/>
              </w:rPr>
              <w:tab/>
              <w:t>60 In. Diameter Vessel - 2 to 3,000,000 BTU/HR Rate</w:t>
            </w:r>
          </w:p>
          <w:p w14:paraId="46CE7BD6" w14:textId="77777777" w:rsidR="000D7BB1" w:rsidRPr="00F317F5" w:rsidRDefault="000D7BB1" w:rsidP="00F559DD">
            <w:pPr>
              <w:tabs>
                <w:tab w:val="left" w:pos="-720"/>
                <w:tab w:val="left" w:pos="117"/>
              </w:tabs>
              <w:suppressAutoHyphens/>
              <w:rPr>
                <w:sz w:val="16"/>
                <w:szCs w:val="16"/>
              </w:rPr>
            </w:pPr>
            <w:r w:rsidRPr="00F317F5">
              <w:rPr>
                <w:sz w:val="16"/>
                <w:szCs w:val="16"/>
              </w:rPr>
              <w:tab/>
              <w:t>72 In. Diameter Vessel - 3 to 6,000,000 BTU/HR Rate</w:t>
            </w:r>
          </w:p>
          <w:p w14:paraId="7A71AC09" w14:textId="77777777" w:rsidR="000D7BB1" w:rsidRPr="00F317F5" w:rsidRDefault="000D7BB1" w:rsidP="00F559DD">
            <w:pPr>
              <w:tabs>
                <w:tab w:val="left" w:pos="-720"/>
                <w:tab w:val="left" w:pos="117"/>
              </w:tabs>
              <w:suppressAutoHyphens/>
              <w:rPr>
                <w:sz w:val="16"/>
                <w:szCs w:val="16"/>
              </w:rPr>
            </w:pPr>
            <w:r w:rsidRPr="00F317F5">
              <w:rPr>
                <w:sz w:val="16"/>
                <w:szCs w:val="16"/>
              </w:rPr>
              <w:tab/>
              <w:t>96 In. Diameter Vessel - 6 to 8,000,000 BTU/HR Rate</w:t>
            </w:r>
          </w:p>
        </w:tc>
        <w:tc>
          <w:tcPr>
            <w:tcW w:w="923" w:type="dxa"/>
          </w:tcPr>
          <w:p w14:paraId="75E1D9AA" w14:textId="77777777" w:rsidR="000D7BB1" w:rsidRDefault="000D7BB1" w:rsidP="00F559DD">
            <w:pPr>
              <w:tabs>
                <w:tab w:val="center" w:pos="940"/>
              </w:tabs>
              <w:suppressAutoHyphens/>
              <w:jc w:val="center"/>
              <w:rPr>
                <w:sz w:val="16"/>
                <w:szCs w:val="16"/>
              </w:rPr>
            </w:pPr>
          </w:p>
          <w:p w14:paraId="74684D75" w14:textId="77777777" w:rsidR="000D7BB1" w:rsidRDefault="000D7BB1" w:rsidP="00F559DD">
            <w:pPr>
              <w:tabs>
                <w:tab w:val="center" w:pos="940"/>
              </w:tabs>
              <w:suppressAutoHyphens/>
              <w:jc w:val="center"/>
              <w:rPr>
                <w:sz w:val="16"/>
                <w:szCs w:val="16"/>
              </w:rPr>
            </w:pPr>
          </w:p>
          <w:p w14:paraId="607087B3" w14:textId="77777777" w:rsidR="000D7BB1" w:rsidRDefault="000D7BB1" w:rsidP="00F559DD">
            <w:pPr>
              <w:tabs>
                <w:tab w:val="center" w:pos="940"/>
              </w:tabs>
              <w:suppressAutoHyphens/>
              <w:jc w:val="center"/>
              <w:rPr>
                <w:sz w:val="16"/>
                <w:szCs w:val="16"/>
              </w:rPr>
            </w:pPr>
          </w:p>
          <w:p w14:paraId="5812C427" w14:textId="77777777" w:rsidR="000D7BB1" w:rsidRPr="00651C8A" w:rsidRDefault="000D7BB1" w:rsidP="00F559DD">
            <w:pPr>
              <w:tabs>
                <w:tab w:val="center" w:pos="940"/>
              </w:tabs>
              <w:suppressAutoHyphens/>
              <w:jc w:val="center"/>
              <w:rPr>
                <w:sz w:val="16"/>
                <w:szCs w:val="16"/>
              </w:rPr>
            </w:pPr>
            <w:r w:rsidRPr="00651C8A">
              <w:rPr>
                <w:sz w:val="16"/>
                <w:szCs w:val="16"/>
              </w:rPr>
              <w:t>9,730</w:t>
            </w:r>
          </w:p>
          <w:p w14:paraId="62FBFC1C" w14:textId="77777777" w:rsidR="000D7BB1" w:rsidRPr="00651C8A" w:rsidRDefault="000D7BB1" w:rsidP="00F559DD">
            <w:pPr>
              <w:tabs>
                <w:tab w:val="center" w:pos="940"/>
              </w:tabs>
              <w:suppressAutoHyphens/>
              <w:jc w:val="center"/>
              <w:rPr>
                <w:sz w:val="16"/>
                <w:szCs w:val="16"/>
              </w:rPr>
            </w:pPr>
            <w:r w:rsidRPr="00651C8A">
              <w:rPr>
                <w:sz w:val="16"/>
                <w:szCs w:val="16"/>
              </w:rPr>
              <w:t>12,220</w:t>
            </w:r>
          </w:p>
          <w:p w14:paraId="7803A63F" w14:textId="77777777" w:rsidR="000D7BB1" w:rsidRPr="00651C8A" w:rsidRDefault="000D7BB1" w:rsidP="00F559DD">
            <w:pPr>
              <w:tabs>
                <w:tab w:val="center" w:pos="940"/>
              </w:tabs>
              <w:suppressAutoHyphens/>
              <w:jc w:val="center"/>
              <w:rPr>
                <w:sz w:val="16"/>
                <w:szCs w:val="16"/>
              </w:rPr>
            </w:pPr>
            <w:r w:rsidRPr="00651C8A">
              <w:rPr>
                <w:sz w:val="16"/>
                <w:szCs w:val="16"/>
              </w:rPr>
              <w:t>14,780</w:t>
            </w:r>
          </w:p>
          <w:p w14:paraId="3F0DA431" w14:textId="77777777" w:rsidR="000D7BB1" w:rsidRPr="00651C8A" w:rsidRDefault="000D7BB1" w:rsidP="00F559DD">
            <w:pPr>
              <w:tabs>
                <w:tab w:val="center" w:pos="940"/>
              </w:tabs>
              <w:suppressAutoHyphens/>
              <w:jc w:val="center"/>
              <w:rPr>
                <w:sz w:val="16"/>
                <w:szCs w:val="16"/>
              </w:rPr>
            </w:pPr>
            <w:r w:rsidRPr="00651C8A">
              <w:rPr>
                <w:sz w:val="16"/>
                <w:szCs w:val="16"/>
              </w:rPr>
              <w:t>21,860</w:t>
            </w:r>
          </w:p>
          <w:p w14:paraId="0960B575" w14:textId="77777777" w:rsidR="000D7BB1" w:rsidRDefault="000D7BB1" w:rsidP="00F559DD">
            <w:pPr>
              <w:tabs>
                <w:tab w:val="center" w:pos="940"/>
              </w:tabs>
              <w:suppressAutoHyphens/>
              <w:jc w:val="center"/>
              <w:rPr>
                <w:sz w:val="16"/>
                <w:szCs w:val="16"/>
              </w:rPr>
            </w:pPr>
            <w:r w:rsidRPr="00651C8A">
              <w:rPr>
                <w:sz w:val="16"/>
                <w:szCs w:val="16"/>
              </w:rPr>
              <w:t>26,990</w:t>
            </w:r>
          </w:p>
          <w:p w14:paraId="5E1E122F" w14:textId="77777777" w:rsidR="000D7BB1" w:rsidRDefault="000D7BB1" w:rsidP="00F559DD">
            <w:pPr>
              <w:tabs>
                <w:tab w:val="center" w:pos="940"/>
              </w:tabs>
              <w:suppressAutoHyphens/>
              <w:jc w:val="center"/>
              <w:rPr>
                <w:sz w:val="16"/>
                <w:szCs w:val="16"/>
              </w:rPr>
            </w:pPr>
          </w:p>
          <w:p w14:paraId="42AC7642" w14:textId="77777777" w:rsidR="000D7BB1" w:rsidRPr="00651C8A" w:rsidRDefault="000D7BB1" w:rsidP="00F559DD">
            <w:pPr>
              <w:tabs>
                <w:tab w:val="center" w:pos="940"/>
              </w:tabs>
              <w:suppressAutoHyphens/>
              <w:jc w:val="center"/>
              <w:rPr>
                <w:sz w:val="16"/>
                <w:szCs w:val="16"/>
              </w:rPr>
            </w:pPr>
            <w:r w:rsidRPr="00651C8A">
              <w:rPr>
                <w:sz w:val="16"/>
                <w:szCs w:val="16"/>
              </w:rPr>
              <w:t>8,300</w:t>
            </w:r>
          </w:p>
          <w:p w14:paraId="6D418C01" w14:textId="77777777" w:rsidR="000D7BB1" w:rsidRPr="00651C8A" w:rsidRDefault="000D7BB1" w:rsidP="00F559DD">
            <w:pPr>
              <w:tabs>
                <w:tab w:val="center" w:pos="940"/>
              </w:tabs>
              <w:suppressAutoHyphens/>
              <w:jc w:val="center"/>
              <w:rPr>
                <w:sz w:val="16"/>
                <w:szCs w:val="16"/>
              </w:rPr>
            </w:pPr>
            <w:r w:rsidRPr="00651C8A">
              <w:rPr>
                <w:sz w:val="16"/>
                <w:szCs w:val="16"/>
              </w:rPr>
              <w:t>11,390</w:t>
            </w:r>
          </w:p>
          <w:p w14:paraId="06A4EDE4" w14:textId="77777777" w:rsidR="000D7BB1" w:rsidRPr="00651C8A" w:rsidRDefault="000D7BB1" w:rsidP="00F559DD">
            <w:pPr>
              <w:tabs>
                <w:tab w:val="center" w:pos="940"/>
              </w:tabs>
              <w:suppressAutoHyphens/>
              <w:jc w:val="center"/>
              <w:rPr>
                <w:sz w:val="16"/>
                <w:szCs w:val="16"/>
              </w:rPr>
            </w:pPr>
            <w:r w:rsidRPr="00651C8A">
              <w:rPr>
                <w:sz w:val="16"/>
                <w:szCs w:val="16"/>
              </w:rPr>
              <w:t>14,850</w:t>
            </w:r>
          </w:p>
          <w:p w14:paraId="0046EA1F" w14:textId="77777777" w:rsidR="000D7BB1" w:rsidRPr="00651C8A" w:rsidRDefault="000D7BB1" w:rsidP="00F559DD">
            <w:pPr>
              <w:tabs>
                <w:tab w:val="center" w:pos="940"/>
              </w:tabs>
              <w:suppressAutoHyphens/>
              <w:jc w:val="center"/>
              <w:rPr>
                <w:sz w:val="16"/>
                <w:szCs w:val="16"/>
              </w:rPr>
            </w:pPr>
            <w:r w:rsidRPr="00651C8A">
              <w:rPr>
                <w:sz w:val="16"/>
                <w:szCs w:val="16"/>
              </w:rPr>
              <w:t>21,030</w:t>
            </w:r>
          </w:p>
          <w:p w14:paraId="3B9053C5" w14:textId="77777777" w:rsidR="000D7BB1" w:rsidRDefault="000D7BB1" w:rsidP="00F559DD">
            <w:pPr>
              <w:tabs>
                <w:tab w:val="center" w:pos="940"/>
              </w:tabs>
              <w:suppressAutoHyphens/>
              <w:jc w:val="center"/>
              <w:rPr>
                <w:sz w:val="16"/>
                <w:szCs w:val="16"/>
              </w:rPr>
            </w:pPr>
            <w:r w:rsidRPr="00651C8A">
              <w:rPr>
                <w:sz w:val="16"/>
                <w:szCs w:val="16"/>
              </w:rPr>
              <w:t>26,920</w:t>
            </w:r>
          </w:p>
          <w:p w14:paraId="2AEA825D" w14:textId="77777777" w:rsidR="000D7BB1" w:rsidRDefault="000D7BB1" w:rsidP="00F559DD">
            <w:pPr>
              <w:tabs>
                <w:tab w:val="center" w:pos="940"/>
              </w:tabs>
              <w:suppressAutoHyphens/>
              <w:jc w:val="center"/>
              <w:rPr>
                <w:sz w:val="16"/>
                <w:szCs w:val="16"/>
              </w:rPr>
            </w:pPr>
          </w:p>
          <w:p w14:paraId="0197EAD4" w14:textId="77777777" w:rsidR="000D7BB1" w:rsidRPr="00651C8A" w:rsidRDefault="000D7BB1" w:rsidP="00F559DD">
            <w:pPr>
              <w:tabs>
                <w:tab w:val="center" w:pos="940"/>
              </w:tabs>
              <w:suppressAutoHyphens/>
              <w:jc w:val="center"/>
              <w:rPr>
                <w:sz w:val="16"/>
                <w:szCs w:val="16"/>
              </w:rPr>
            </w:pPr>
            <w:r w:rsidRPr="00651C8A">
              <w:rPr>
                <w:sz w:val="16"/>
                <w:szCs w:val="16"/>
              </w:rPr>
              <w:t>10,630</w:t>
            </w:r>
          </w:p>
          <w:p w14:paraId="3C186D9B" w14:textId="77777777" w:rsidR="000D7BB1" w:rsidRPr="00651C8A" w:rsidRDefault="000D7BB1" w:rsidP="00F559DD">
            <w:pPr>
              <w:tabs>
                <w:tab w:val="center" w:pos="940"/>
              </w:tabs>
              <w:suppressAutoHyphens/>
              <w:jc w:val="center"/>
              <w:rPr>
                <w:sz w:val="16"/>
                <w:szCs w:val="16"/>
              </w:rPr>
            </w:pPr>
            <w:r w:rsidRPr="00651C8A">
              <w:rPr>
                <w:sz w:val="16"/>
                <w:szCs w:val="16"/>
              </w:rPr>
              <w:t>13,270</w:t>
            </w:r>
          </w:p>
          <w:p w14:paraId="10319BB2" w14:textId="77777777" w:rsidR="000D7BB1" w:rsidRPr="00651C8A" w:rsidRDefault="000D7BB1" w:rsidP="00F559DD">
            <w:pPr>
              <w:tabs>
                <w:tab w:val="center" w:pos="940"/>
              </w:tabs>
              <w:suppressAutoHyphens/>
              <w:jc w:val="center"/>
              <w:rPr>
                <w:sz w:val="16"/>
                <w:szCs w:val="16"/>
              </w:rPr>
            </w:pPr>
            <w:r w:rsidRPr="00651C8A">
              <w:rPr>
                <w:sz w:val="16"/>
                <w:szCs w:val="16"/>
              </w:rPr>
              <w:t>19,910</w:t>
            </w:r>
          </w:p>
          <w:p w14:paraId="5A2EA612" w14:textId="77777777" w:rsidR="000D7BB1" w:rsidRPr="00651C8A" w:rsidRDefault="000D7BB1" w:rsidP="00F559DD">
            <w:pPr>
              <w:tabs>
                <w:tab w:val="center" w:pos="940"/>
              </w:tabs>
              <w:suppressAutoHyphens/>
              <w:jc w:val="center"/>
              <w:rPr>
                <w:sz w:val="16"/>
                <w:szCs w:val="16"/>
              </w:rPr>
            </w:pPr>
            <w:r w:rsidRPr="00651C8A">
              <w:rPr>
                <w:sz w:val="16"/>
                <w:szCs w:val="16"/>
              </w:rPr>
              <w:t>22,840</w:t>
            </w:r>
          </w:p>
          <w:p w14:paraId="4AA5F966" w14:textId="77777777" w:rsidR="000D7BB1" w:rsidRPr="00651C8A" w:rsidRDefault="000D7BB1" w:rsidP="00F559DD">
            <w:pPr>
              <w:tabs>
                <w:tab w:val="center" w:pos="940"/>
              </w:tabs>
              <w:suppressAutoHyphens/>
              <w:jc w:val="center"/>
              <w:rPr>
                <w:sz w:val="16"/>
                <w:szCs w:val="16"/>
              </w:rPr>
            </w:pPr>
            <w:r w:rsidRPr="00651C8A">
              <w:rPr>
                <w:sz w:val="16"/>
                <w:szCs w:val="16"/>
              </w:rPr>
              <w:t>25,860</w:t>
            </w:r>
          </w:p>
          <w:p w14:paraId="5C5D975E" w14:textId="77777777" w:rsidR="000D7BB1" w:rsidRPr="00651C8A" w:rsidRDefault="000D7BB1" w:rsidP="00F559DD">
            <w:pPr>
              <w:tabs>
                <w:tab w:val="center" w:pos="940"/>
              </w:tabs>
              <w:suppressAutoHyphens/>
              <w:jc w:val="center"/>
              <w:rPr>
                <w:sz w:val="16"/>
                <w:szCs w:val="16"/>
              </w:rPr>
            </w:pPr>
            <w:r w:rsidRPr="00651C8A">
              <w:rPr>
                <w:sz w:val="16"/>
                <w:szCs w:val="16"/>
              </w:rPr>
              <w:t>40,860</w:t>
            </w:r>
          </w:p>
          <w:p w14:paraId="0D84DEC6" w14:textId="77777777" w:rsidR="000D7BB1" w:rsidRPr="00651C8A" w:rsidRDefault="000D7BB1" w:rsidP="00F559DD">
            <w:pPr>
              <w:tabs>
                <w:tab w:val="center" w:pos="940"/>
              </w:tabs>
              <w:suppressAutoHyphens/>
              <w:jc w:val="center"/>
              <w:rPr>
                <w:sz w:val="16"/>
                <w:szCs w:val="16"/>
              </w:rPr>
            </w:pPr>
            <w:r w:rsidRPr="00651C8A">
              <w:rPr>
                <w:sz w:val="16"/>
                <w:szCs w:val="16"/>
              </w:rPr>
              <w:t>49,080</w:t>
            </w:r>
          </w:p>
        </w:tc>
      </w:tr>
      <w:tr w:rsidR="000D7BB1" w:rsidRPr="00651C8A" w14:paraId="0367EBAB" w14:textId="77777777" w:rsidTr="00F559DD">
        <w:trPr>
          <w:cantSplit/>
          <w:jc w:val="center"/>
        </w:trPr>
        <w:tc>
          <w:tcPr>
            <w:tcW w:w="4297" w:type="dxa"/>
          </w:tcPr>
          <w:p w14:paraId="1954E9A8" w14:textId="77777777" w:rsidR="000D7BB1" w:rsidRPr="00F317F5" w:rsidRDefault="000D7BB1" w:rsidP="00F559DD">
            <w:pPr>
              <w:widowControl w:val="0"/>
              <w:tabs>
                <w:tab w:val="left" w:pos="-720"/>
                <w:tab w:val="left" w:pos="327"/>
              </w:tabs>
              <w:suppressAutoHyphens/>
              <w:autoSpaceDE w:val="0"/>
              <w:autoSpaceDN w:val="0"/>
              <w:rPr>
                <w:sz w:val="16"/>
                <w:szCs w:val="16"/>
              </w:rPr>
            </w:pPr>
            <w:r w:rsidRPr="00F317F5">
              <w:rPr>
                <w:sz w:val="16"/>
                <w:szCs w:val="16"/>
              </w:rPr>
              <w:t>Heat Exchange Units-Skid Mounted—(see Production Units)</w:t>
            </w:r>
          </w:p>
        </w:tc>
        <w:tc>
          <w:tcPr>
            <w:tcW w:w="923" w:type="dxa"/>
          </w:tcPr>
          <w:p w14:paraId="69949012" w14:textId="77777777" w:rsidR="000D7BB1" w:rsidRPr="00651C8A" w:rsidRDefault="000D7BB1" w:rsidP="00F559DD">
            <w:pPr>
              <w:tabs>
                <w:tab w:val="left" w:pos="-720"/>
              </w:tabs>
              <w:suppressAutoHyphens/>
              <w:jc w:val="center"/>
              <w:rPr>
                <w:sz w:val="16"/>
                <w:szCs w:val="16"/>
              </w:rPr>
            </w:pPr>
            <w:r w:rsidRPr="00651C8A">
              <w:rPr>
                <w:sz w:val="16"/>
                <w:szCs w:val="16"/>
              </w:rPr>
              <w:t xml:space="preserve"> </w:t>
            </w:r>
          </w:p>
        </w:tc>
      </w:tr>
      <w:tr w:rsidR="000D7BB1" w:rsidRPr="00651C8A" w14:paraId="3EFACFF4" w14:textId="77777777" w:rsidTr="00F559DD">
        <w:trPr>
          <w:cantSplit/>
          <w:jc w:val="center"/>
        </w:trPr>
        <w:tc>
          <w:tcPr>
            <w:tcW w:w="4297" w:type="dxa"/>
          </w:tcPr>
          <w:p w14:paraId="44C8AC87" w14:textId="77777777" w:rsidR="000D7BB1" w:rsidRPr="00F317F5" w:rsidRDefault="000D7BB1" w:rsidP="00F559DD">
            <w:pPr>
              <w:tabs>
                <w:tab w:val="left" w:pos="-720"/>
              </w:tabs>
              <w:suppressAutoHyphens/>
              <w:rPr>
                <w:sz w:val="16"/>
                <w:szCs w:val="16"/>
              </w:rPr>
            </w:pPr>
            <w:r w:rsidRPr="00F317F5">
              <w:rPr>
                <w:sz w:val="16"/>
                <w:szCs w:val="16"/>
              </w:rPr>
              <w:t>Heater Treaters—(Necessary controls, gauges, valves and piping. No metering equipment included.):</w:t>
            </w:r>
          </w:p>
          <w:p w14:paraId="618F93BA" w14:textId="77777777" w:rsidR="000D7BB1" w:rsidRPr="00F317F5" w:rsidRDefault="000D7BB1" w:rsidP="00F559DD">
            <w:pPr>
              <w:tabs>
                <w:tab w:val="left" w:pos="-720"/>
              </w:tabs>
              <w:suppressAutoHyphens/>
              <w:rPr>
                <w:sz w:val="16"/>
                <w:szCs w:val="16"/>
              </w:rPr>
            </w:pPr>
            <w:r w:rsidRPr="00F317F5">
              <w:rPr>
                <w:sz w:val="16"/>
                <w:szCs w:val="16"/>
              </w:rPr>
              <w:t>Heater - Treaters - (non-metering):</w:t>
            </w:r>
          </w:p>
          <w:p w14:paraId="5C233ADC" w14:textId="77777777" w:rsidR="000D7BB1" w:rsidRPr="00F317F5" w:rsidRDefault="000D7BB1" w:rsidP="00F559DD">
            <w:pPr>
              <w:tabs>
                <w:tab w:val="left" w:pos="-720"/>
              </w:tabs>
              <w:suppressAutoHyphens/>
              <w:rPr>
                <w:sz w:val="16"/>
                <w:szCs w:val="16"/>
              </w:rPr>
            </w:pPr>
            <w:r w:rsidRPr="00F317F5">
              <w:rPr>
                <w:sz w:val="16"/>
                <w:szCs w:val="16"/>
              </w:rPr>
              <w:tab/>
              <w:t>4 x 20 ft.</w:t>
            </w:r>
          </w:p>
          <w:p w14:paraId="4E95E02A" w14:textId="77777777" w:rsidR="000D7BB1" w:rsidRPr="00F317F5" w:rsidRDefault="000D7BB1" w:rsidP="00F559DD">
            <w:pPr>
              <w:tabs>
                <w:tab w:val="left" w:pos="-720"/>
              </w:tabs>
              <w:suppressAutoHyphens/>
              <w:rPr>
                <w:sz w:val="16"/>
                <w:szCs w:val="16"/>
              </w:rPr>
            </w:pPr>
            <w:r w:rsidRPr="00F317F5">
              <w:rPr>
                <w:sz w:val="16"/>
                <w:szCs w:val="16"/>
              </w:rPr>
              <w:tab/>
              <w:t>4 x 27 ft.</w:t>
            </w:r>
          </w:p>
          <w:p w14:paraId="66C587B8" w14:textId="77777777" w:rsidR="000D7BB1" w:rsidRPr="00F317F5" w:rsidRDefault="000D7BB1" w:rsidP="00F559DD">
            <w:pPr>
              <w:tabs>
                <w:tab w:val="left" w:pos="-720"/>
              </w:tabs>
              <w:suppressAutoHyphens/>
              <w:rPr>
                <w:sz w:val="16"/>
                <w:szCs w:val="16"/>
              </w:rPr>
            </w:pPr>
            <w:r w:rsidRPr="00F317F5">
              <w:rPr>
                <w:sz w:val="16"/>
                <w:szCs w:val="16"/>
              </w:rPr>
              <w:tab/>
              <w:t>6 x 20 ft.</w:t>
            </w:r>
          </w:p>
          <w:p w14:paraId="42F47D3A" w14:textId="77777777" w:rsidR="000D7BB1" w:rsidRPr="00F317F5" w:rsidRDefault="000D7BB1" w:rsidP="00F559DD">
            <w:pPr>
              <w:tabs>
                <w:tab w:val="left" w:pos="-720"/>
              </w:tabs>
              <w:suppressAutoHyphens/>
              <w:rPr>
                <w:sz w:val="16"/>
                <w:szCs w:val="16"/>
              </w:rPr>
            </w:pPr>
            <w:r w:rsidRPr="00F317F5">
              <w:rPr>
                <w:sz w:val="16"/>
                <w:szCs w:val="16"/>
              </w:rPr>
              <w:tab/>
              <w:t>6 x 27 ft.</w:t>
            </w:r>
          </w:p>
          <w:p w14:paraId="3874FCAD" w14:textId="77777777" w:rsidR="000D7BB1" w:rsidRPr="00F317F5" w:rsidRDefault="000D7BB1" w:rsidP="00F559DD">
            <w:pPr>
              <w:tabs>
                <w:tab w:val="left" w:pos="-720"/>
              </w:tabs>
              <w:suppressAutoHyphens/>
              <w:rPr>
                <w:sz w:val="16"/>
                <w:szCs w:val="16"/>
              </w:rPr>
            </w:pPr>
            <w:r w:rsidRPr="00F317F5">
              <w:rPr>
                <w:sz w:val="16"/>
                <w:szCs w:val="16"/>
              </w:rPr>
              <w:tab/>
              <w:t>8 x 20 ft.</w:t>
            </w:r>
          </w:p>
          <w:p w14:paraId="7B0E542F" w14:textId="77777777" w:rsidR="000D7BB1" w:rsidRPr="00F317F5" w:rsidRDefault="000D7BB1" w:rsidP="00F559DD">
            <w:pPr>
              <w:tabs>
                <w:tab w:val="left" w:pos="-720"/>
              </w:tabs>
              <w:suppressAutoHyphens/>
              <w:rPr>
                <w:sz w:val="16"/>
                <w:szCs w:val="16"/>
              </w:rPr>
            </w:pPr>
            <w:r w:rsidRPr="00F317F5">
              <w:rPr>
                <w:sz w:val="16"/>
                <w:szCs w:val="16"/>
              </w:rPr>
              <w:tab/>
              <w:t>8 x 27 ft.</w:t>
            </w:r>
          </w:p>
          <w:p w14:paraId="6FC07905" w14:textId="77777777" w:rsidR="000D7BB1" w:rsidRPr="00F317F5" w:rsidRDefault="000D7BB1" w:rsidP="00F559DD">
            <w:pPr>
              <w:tabs>
                <w:tab w:val="left" w:pos="-720"/>
              </w:tabs>
              <w:suppressAutoHyphens/>
              <w:rPr>
                <w:sz w:val="16"/>
                <w:szCs w:val="16"/>
              </w:rPr>
            </w:pPr>
            <w:r w:rsidRPr="00F317F5">
              <w:rPr>
                <w:sz w:val="16"/>
                <w:szCs w:val="16"/>
              </w:rPr>
              <w:tab/>
              <w:t>10 x 20 ft.</w:t>
            </w:r>
          </w:p>
          <w:p w14:paraId="45EFAF06" w14:textId="77777777" w:rsidR="000D7BB1" w:rsidRPr="00F317F5" w:rsidRDefault="000D7BB1" w:rsidP="00F559DD">
            <w:pPr>
              <w:tabs>
                <w:tab w:val="left" w:pos="-720"/>
              </w:tabs>
              <w:suppressAutoHyphens/>
              <w:rPr>
                <w:sz w:val="16"/>
                <w:szCs w:val="16"/>
              </w:rPr>
            </w:pPr>
            <w:r w:rsidRPr="00F317F5">
              <w:rPr>
                <w:sz w:val="16"/>
                <w:szCs w:val="16"/>
              </w:rPr>
              <w:tab/>
              <w:t>10 x 27 ft.</w:t>
            </w:r>
          </w:p>
        </w:tc>
        <w:tc>
          <w:tcPr>
            <w:tcW w:w="923" w:type="dxa"/>
          </w:tcPr>
          <w:p w14:paraId="171A5CE9" w14:textId="77777777" w:rsidR="000D7BB1" w:rsidRDefault="000D7BB1" w:rsidP="00F559DD">
            <w:pPr>
              <w:tabs>
                <w:tab w:val="center" w:pos="940"/>
              </w:tabs>
              <w:suppressAutoHyphens/>
              <w:jc w:val="center"/>
              <w:rPr>
                <w:sz w:val="16"/>
                <w:szCs w:val="16"/>
              </w:rPr>
            </w:pPr>
          </w:p>
          <w:p w14:paraId="696B276A" w14:textId="77777777" w:rsidR="000D7BB1" w:rsidRDefault="000D7BB1" w:rsidP="00F559DD">
            <w:pPr>
              <w:tabs>
                <w:tab w:val="center" w:pos="940"/>
              </w:tabs>
              <w:suppressAutoHyphens/>
              <w:jc w:val="center"/>
              <w:rPr>
                <w:sz w:val="16"/>
                <w:szCs w:val="16"/>
              </w:rPr>
            </w:pPr>
          </w:p>
          <w:p w14:paraId="4ED4065E" w14:textId="77777777" w:rsidR="000D7BB1" w:rsidRDefault="000D7BB1" w:rsidP="00F559DD">
            <w:pPr>
              <w:tabs>
                <w:tab w:val="center" w:pos="940"/>
              </w:tabs>
              <w:suppressAutoHyphens/>
              <w:jc w:val="center"/>
              <w:rPr>
                <w:sz w:val="16"/>
                <w:szCs w:val="16"/>
              </w:rPr>
            </w:pPr>
          </w:p>
          <w:p w14:paraId="37051D77" w14:textId="77777777" w:rsidR="000D7BB1" w:rsidRPr="00651C8A" w:rsidRDefault="000D7BB1" w:rsidP="00F559DD">
            <w:pPr>
              <w:tabs>
                <w:tab w:val="center" w:pos="940"/>
              </w:tabs>
              <w:suppressAutoHyphens/>
              <w:jc w:val="center"/>
              <w:rPr>
                <w:sz w:val="16"/>
                <w:szCs w:val="16"/>
              </w:rPr>
            </w:pPr>
            <w:r w:rsidRPr="00651C8A">
              <w:rPr>
                <w:sz w:val="16"/>
                <w:szCs w:val="16"/>
              </w:rPr>
              <w:t>21,260</w:t>
            </w:r>
          </w:p>
          <w:p w14:paraId="5A48257C" w14:textId="77777777" w:rsidR="000D7BB1" w:rsidRPr="00651C8A" w:rsidRDefault="000D7BB1" w:rsidP="00F559DD">
            <w:pPr>
              <w:tabs>
                <w:tab w:val="center" w:pos="940"/>
              </w:tabs>
              <w:suppressAutoHyphens/>
              <w:jc w:val="center"/>
              <w:rPr>
                <w:sz w:val="16"/>
                <w:szCs w:val="16"/>
              </w:rPr>
            </w:pPr>
            <w:r w:rsidRPr="00651C8A">
              <w:rPr>
                <w:sz w:val="16"/>
                <w:szCs w:val="16"/>
              </w:rPr>
              <w:t>27,370</w:t>
            </w:r>
          </w:p>
          <w:p w14:paraId="1CD2FC49" w14:textId="77777777" w:rsidR="000D7BB1" w:rsidRPr="00651C8A" w:rsidRDefault="000D7BB1" w:rsidP="00F559DD">
            <w:pPr>
              <w:tabs>
                <w:tab w:val="center" w:pos="940"/>
              </w:tabs>
              <w:suppressAutoHyphens/>
              <w:jc w:val="center"/>
              <w:rPr>
                <w:sz w:val="16"/>
                <w:szCs w:val="16"/>
              </w:rPr>
            </w:pPr>
            <w:r w:rsidRPr="00651C8A">
              <w:rPr>
                <w:sz w:val="16"/>
                <w:szCs w:val="16"/>
              </w:rPr>
              <w:t>28,650</w:t>
            </w:r>
          </w:p>
          <w:p w14:paraId="6525481F" w14:textId="77777777" w:rsidR="000D7BB1" w:rsidRPr="00651C8A" w:rsidRDefault="000D7BB1" w:rsidP="00F559DD">
            <w:pPr>
              <w:tabs>
                <w:tab w:val="center" w:pos="940"/>
              </w:tabs>
              <w:suppressAutoHyphens/>
              <w:jc w:val="center"/>
              <w:rPr>
                <w:sz w:val="16"/>
                <w:szCs w:val="16"/>
              </w:rPr>
            </w:pPr>
            <w:r w:rsidRPr="00651C8A">
              <w:rPr>
                <w:sz w:val="16"/>
                <w:szCs w:val="16"/>
              </w:rPr>
              <w:t>36,030</w:t>
            </w:r>
          </w:p>
          <w:p w14:paraId="624CB1AA" w14:textId="77777777" w:rsidR="000D7BB1" w:rsidRPr="00651C8A" w:rsidRDefault="000D7BB1" w:rsidP="00F559DD">
            <w:pPr>
              <w:tabs>
                <w:tab w:val="center" w:pos="940"/>
              </w:tabs>
              <w:suppressAutoHyphens/>
              <w:jc w:val="center"/>
              <w:rPr>
                <w:sz w:val="16"/>
                <w:szCs w:val="16"/>
              </w:rPr>
            </w:pPr>
            <w:r w:rsidRPr="00651C8A">
              <w:rPr>
                <w:sz w:val="16"/>
                <w:szCs w:val="16"/>
              </w:rPr>
              <w:t>45,910</w:t>
            </w:r>
          </w:p>
          <w:p w14:paraId="3348AFE2" w14:textId="77777777" w:rsidR="000D7BB1" w:rsidRPr="00651C8A" w:rsidRDefault="000D7BB1" w:rsidP="00F559DD">
            <w:pPr>
              <w:tabs>
                <w:tab w:val="center" w:pos="940"/>
              </w:tabs>
              <w:suppressAutoHyphens/>
              <w:jc w:val="center"/>
              <w:rPr>
                <w:sz w:val="16"/>
                <w:szCs w:val="16"/>
              </w:rPr>
            </w:pPr>
            <w:r w:rsidRPr="00651C8A">
              <w:rPr>
                <w:sz w:val="16"/>
                <w:szCs w:val="16"/>
              </w:rPr>
              <w:t>53,740</w:t>
            </w:r>
          </w:p>
          <w:p w14:paraId="069044E0" w14:textId="77777777" w:rsidR="000D7BB1" w:rsidRPr="00651C8A" w:rsidRDefault="000D7BB1" w:rsidP="00F559DD">
            <w:pPr>
              <w:tabs>
                <w:tab w:val="center" w:pos="940"/>
              </w:tabs>
              <w:suppressAutoHyphens/>
              <w:jc w:val="center"/>
              <w:rPr>
                <w:sz w:val="16"/>
                <w:szCs w:val="16"/>
              </w:rPr>
            </w:pPr>
            <w:r w:rsidRPr="00651C8A">
              <w:rPr>
                <w:sz w:val="16"/>
                <w:szCs w:val="16"/>
              </w:rPr>
              <w:t>60,690</w:t>
            </w:r>
          </w:p>
          <w:p w14:paraId="67AEFBB2" w14:textId="77777777" w:rsidR="000D7BB1" w:rsidRPr="00651C8A" w:rsidRDefault="000D7BB1" w:rsidP="00F559DD">
            <w:pPr>
              <w:tabs>
                <w:tab w:val="center" w:pos="940"/>
              </w:tabs>
              <w:suppressAutoHyphens/>
              <w:jc w:val="center"/>
              <w:rPr>
                <w:sz w:val="16"/>
                <w:szCs w:val="16"/>
              </w:rPr>
            </w:pPr>
            <w:r w:rsidRPr="00651C8A">
              <w:rPr>
                <w:sz w:val="16"/>
                <w:szCs w:val="16"/>
              </w:rPr>
              <w:t>71,410</w:t>
            </w:r>
          </w:p>
        </w:tc>
      </w:tr>
      <w:tr w:rsidR="000D7BB1" w:rsidRPr="00651C8A" w14:paraId="206D26B3" w14:textId="77777777" w:rsidTr="00F559DD">
        <w:trPr>
          <w:cantSplit/>
          <w:jc w:val="center"/>
        </w:trPr>
        <w:tc>
          <w:tcPr>
            <w:tcW w:w="4297" w:type="dxa"/>
          </w:tcPr>
          <w:p w14:paraId="370899E2" w14:textId="77777777" w:rsidR="000D7BB1" w:rsidRPr="00F317F5" w:rsidRDefault="000D7BB1" w:rsidP="00F559DD">
            <w:pPr>
              <w:widowControl w:val="0"/>
              <w:tabs>
                <w:tab w:val="left" w:pos="-720"/>
              </w:tabs>
              <w:suppressAutoHyphens/>
              <w:autoSpaceDE w:val="0"/>
              <w:autoSpaceDN w:val="0"/>
              <w:rPr>
                <w:sz w:val="16"/>
                <w:szCs w:val="16"/>
              </w:rPr>
            </w:pPr>
            <w:r w:rsidRPr="00F317F5">
              <w:rPr>
                <w:sz w:val="16"/>
                <w:szCs w:val="16"/>
              </w:rPr>
              <w:t>L.A.C.T. (Lease Automatic Custody Transfer)—see Metering Equipment)</w:t>
            </w:r>
          </w:p>
        </w:tc>
        <w:tc>
          <w:tcPr>
            <w:tcW w:w="923" w:type="dxa"/>
            <w:vAlign w:val="bottom"/>
          </w:tcPr>
          <w:p w14:paraId="60044F90" w14:textId="77777777" w:rsidR="000D7BB1" w:rsidRPr="00651C8A" w:rsidRDefault="000D7BB1" w:rsidP="00F559DD">
            <w:pPr>
              <w:tabs>
                <w:tab w:val="left" w:pos="-720"/>
              </w:tabs>
              <w:suppressAutoHyphens/>
              <w:jc w:val="center"/>
              <w:rPr>
                <w:sz w:val="16"/>
                <w:szCs w:val="16"/>
              </w:rPr>
            </w:pPr>
            <w:r w:rsidRPr="00651C8A">
              <w:rPr>
                <w:sz w:val="16"/>
                <w:szCs w:val="16"/>
              </w:rPr>
              <w:t xml:space="preserve"> </w:t>
            </w:r>
          </w:p>
        </w:tc>
      </w:tr>
      <w:tr w:rsidR="000D7BB1" w:rsidRPr="00651C8A" w14:paraId="035C043B" w14:textId="77777777" w:rsidTr="00F559DD">
        <w:trPr>
          <w:cantSplit/>
          <w:jc w:val="center"/>
        </w:trPr>
        <w:tc>
          <w:tcPr>
            <w:tcW w:w="4297" w:type="dxa"/>
          </w:tcPr>
          <w:p w14:paraId="16725D46" w14:textId="77777777" w:rsidR="000D7BB1" w:rsidRPr="00F317F5" w:rsidRDefault="000D7BB1" w:rsidP="00F559DD">
            <w:pPr>
              <w:tabs>
                <w:tab w:val="left" w:pos="-720"/>
              </w:tabs>
              <w:suppressAutoHyphens/>
              <w:rPr>
                <w:sz w:val="16"/>
                <w:szCs w:val="16"/>
              </w:rPr>
            </w:pPr>
            <w:r w:rsidRPr="00F317F5">
              <w:rPr>
                <w:sz w:val="16"/>
                <w:szCs w:val="16"/>
              </w:rPr>
              <w:t>JT Skid (Low Temperature Extraction)—(includes safety valves, temperature controllers, chokes, regulators, metering equipment, etc.—complete unit.):</w:t>
            </w:r>
          </w:p>
          <w:p w14:paraId="3C70FB68" w14:textId="77777777" w:rsidR="000D7BB1" w:rsidRPr="00F317F5" w:rsidRDefault="000D7BB1" w:rsidP="00F559DD">
            <w:pPr>
              <w:tabs>
                <w:tab w:val="left" w:pos="-720"/>
              </w:tabs>
              <w:suppressAutoHyphens/>
              <w:rPr>
                <w:sz w:val="16"/>
                <w:szCs w:val="16"/>
              </w:rPr>
            </w:pPr>
            <w:r w:rsidRPr="00F317F5">
              <w:rPr>
                <w:sz w:val="16"/>
                <w:szCs w:val="16"/>
              </w:rPr>
              <w:tab/>
              <w:t>Up to 2 MMCF/D</w:t>
            </w:r>
          </w:p>
          <w:p w14:paraId="5569885E" w14:textId="77777777" w:rsidR="000D7BB1" w:rsidRPr="00F317F5" w:rsidRDefault="000D7BB1" w:rsidP="00F559DD">
            <w:pPr>
              <w:tabs>
                <w:tab w:val="left" w:pos="-720"/>
              </w:tabs>
              <w:suppressAutoHyphens/>
              <w:rPr>
                <w:sz w:val="16"/>
                <w:szCs w:val="16"/>
              </w:rPr>
            </w:pPr>
            <w:r w:rsidRPr="00F317F5">
              <w:rPr>
                <w:sz w:val="16"/>
                <w:szCs w:val="16"/>
              </w:rPr>
              <w:tab/>
              <w:t>Up to 5 MMCF/D</w:t>
            </w:r>
          </w:p>
          <w:p w14:paraId="4CA151D8" w14:textId="77777777" w:rsidR="000D7BB1" w:rsidRPr="00F317F5" w:rsidRDefault="000D7BB1" w:rsidP="00F559DD">
            <w:pPr>
              <w:tabs>
                <w:tab w:val="left" w:pos="-720"/>
              </w:tabs>
              <w:suppressAutoHyphens/>
              <w:rPr>
                <w:sz w:val="16"/>
                <w:szCs w:val="16"/>
              </w:rPr>
            </w:pPr>
            <w:r w:rsidRPr="00F317F5">
              <w:rPr>
                <w:sz w:val="16"/>
                <w:szCs w:val="16"/>
              </w:rPr>
              <w:tab/>
              <w:t>Up to 10 MMCF/D</w:t>
            </w:r>
          </w:p>
          <w:p w14:paraId="63CDA12F" w14:textId="77777777" w:rsidR="000D7BB1" w:rsidRPr="00F317F5" w:rsidRDefault="000D7BB1" w:rsidP="00F559DD">
            <w:pPr>
              <w:tabs>
                <w:tab w:val="left" w:pos="-720"/>
              </w:tabs>
              <w:suppressAutoHyphens/>
              <w:rPr>
                <w:sz w:val="16"/>
                <w:szCs w:val="16"/>
              </w:rPr>
            </w:pPr>
            <w:r w:rsidRPr="00F317F5">
              <w:rPr>
                <w:sz w:val="16"/>
                <w:szCs w:val="16"/>
              </w:rPr>
              <w:tab/>
              <w:t>Up to 20 MMCF/D</w:t>
            </w:r>
          </w:p>
        </w:tc>
        <w:tc>
          <w:tcPr>
            <w:tcW w:w="923" w:type="dxa"/>
          </w:tcPr>
          <w:p w14:paraId="62AD807B" w14:textId="77777777" w:rsidR="000D7BB1" w:rsidRDefault="000D7BB1" w:rsidP="00F559DD">
            <w:pPr>
              <w:tabs>
                <w:tab w:val="center" w:pos="880"/>
              </w:tabs>
              <w:suppressAutoHyphens/>
              <w:jc w:val="center"/>
              <w:rPr>
                <w:sz w:val="16"/>
                <w:szCs w:val="16"/>
              </w:rPr>
            </w:pPr>
          </w:p>
          <w:p w14:paraId="3526EAEA" w14:textId="77777777" w:rsidR="000D7BB1" w:rsidRDefault="000D7BB1" w:rsidP="00F559DD">
            <w:pPr>
              <w:tabs>
                <w:tab w:val="center" w:pos="880"/>
              </w:tabs>
              <w:suppressAutoHyphens/>
              <w:jc w:val="center"/>
              <w:rPr>
                <w:sz w:val="16"/>
                <w:szCs w:val="16"/>
              </w:rPr>
            </w:pPr>
          </w:p>
          <w:p w14:paraId="310EF2FE" w14:textId="77777777" w:rsidR="000D7BB1" w:rsidRDefault="000D7BB1" w:rsidP="00F559DD">
            <w:pPr>
              <w:tabs>
                <w:tab w:val="center" w:pos="880"/>
              </w:tabs>
              <w:suppressAutoHyphens/>
              <w:jc w:val="center"/>
              <w:rPr>
                <w:sz w:val="16"/>
                <w:szCs w:val="16"/>
              </w:rPr>
            </w:pPr>
          </w:p>
          <w:p w14:paraId="258CC7E7" w14:textId="77777777" w:rsidR="000D7BB1" w:rsidRPr="00651C8A" w:rsidRDefault="000D7BB1" w:rsidP="00F559DD">
            <w:pPr>
              <w:tabs>
                <w:tab w:val="center" w:pos="880"/>
              </w:tabs>
              <w:suppressAutoHyphens/>
              <w:jc w:val="center"/>
              <w:rPr>
                <w:sz w:val="16"/>
                <w:szCs w:val="16"/>
              </w:rPr>
            </w:pPr>
            <w:r w:rsidRPr="00651C8A">
              <w:rPr>
                <w:sz w:val="16"/>
                <w:szCs w:val="16"/>
              </w:rPr>
              <w:t>52,770</w:t>
            </w:r>
          </w:p>
          <w:p w14:paraId="24DDA34A" w14:textId="77777777" w:rsidR="000D7BB1" w:rsidRPr="00651C8A" w:rsidRDefault="000D7BB1" w:rsidP="00F559DD">
            <w:pPr>
              <w:tabs>
                <w:tab w:val="center" w:pos="880"/>
              </w:tabs>
              <w:suppressAutoHyphens/>
              <w:jc w:val="center"/>
              <w:rPr>
                <w:sz w:val="16"/>
                <w:szCs w:val="16"/>
              </w:rPr>
            </w:pPr>
            <w:r w:rsidRPr="00651C8A">
              <w:rPr>
                <w:sz w:val="16"/>
                <w:szCs w:val="16"/>
              </w:rPr>
              <w:t>75,390</w:t>
            </w:r>
          </w:p>
          <w:p w14:paraId="65CE1477" w14:textId="77777777" w:rsidR="000D7BB1" w:rsidRPr="00651C8A" w:rsidRDefault="000D7BB1" w:rsidP="00F559DD">
            <w:pPr>
              <w:tabs>
                <w:tab w:val="center" w:pos="880"/>
              </w:tabs>
              <w:suppressAutoHyphens/>
              <w:jc w:val="center"/>
              <w:rPr>
                <w:sz w:val="16"/>
                <w:szCs w:val="16"/>
              </w:rPr>
            </w:pPr>
            <w:r w:rsidRPr="00651C8A">
              <w:rPr>
                <w:sz w:val="16"/>
                <w:szCs w:val="16"/>
              </w:rPr>
              <w:t>180,940</w:t>
            </w:r>
          </w:p>
          <w:p w14:paraId="2DF3F71E" w14:textId="77777777" w:rsidR="000D7BB1" w:rsidRPr="00651C8A" w:rsidRDefault="000D7BB1" w:rsidP="00F559DD">
            <w:pPr>
              <w:tabs>
                <w:tab w:val="center" w:pos="880"/>
              </w:tabs>
              <w:suppressAutoHyphens/>
              <w:jc w:val="center"/>
              <w:rPr>
                <w:sz w:val="16"/>
                <w:szCs w:val="16"/>
              </w:rPr>
            </w:pPr>
            <w:r w:rsidRPr="00651C8A">
              <w:rPr>
                <w:sz w:val="16"/>
                <w:szCs w:val="16"/>
              </w:rPr>
              <w:t>301,550</w:t>
            </w:r>
          </w:p>
        </w:tc>
      </w:tr>
      <w:tr w:rsidR="000D7BB1" w:rsidRPr="00651C8A" w14:paraId="4C776C78" w14:textId="77777777" w:rsidTr="00F559DD">
        <w:trPr>
          <w:cantSplit/>
          <w:jc w:val="center"/>
        </w:trPr>
        <w:tc>
          <w:tcPr>
            <w:tcW w:w="4297" w:type="dxa"/>
          </w:tcPr>
          <w:p w14:paraId="7C1B0619" w14:textId="77777777" w:rsidR="000D7BB1" w:rsidRPr="00F317F5" w:rsidRDefault="000D7BB1" w:rsidP="00F559DD">
            <w:pPr>
              <w:widowControl w:val="0"/>
              <w:tabs>
                <w:tab w:val="left" w:pos="-720"/>
              </w:tabs>
              <w:suppressAutoHyphens/>
              <w:autoSpaceDE w:val="0"/>
              <w:autoSpaceDN w:val="0"/>
              <w:rPr>
                <w:sz w:val="16"/>
                <w:szCs w:val="16"/>
              </w:rPr>
            </w:pPr>
            <w:r w:rsidRPr="00F317F5">
              <w:rPr>
                <w:sz w:val="16"/>
                <w:szCs w:val="16"/>
              </w:rPr>
              <w:t>Liqua Meter Units—(see Metering Equipment)</w:t>
            </w:r>
          </w:p>
        </w:tc>
        <w:tc>
          <w:tcPr>
            <w:tcW w:w="923" w:type="dxa"/>
            <w:vAlign w:val="bottom"/>
          </w:tcPr>
          <w:p w14:paraId="33C5F5E7" w14:textId="77777777" w:rsidR="000D7BB1" w:rsidRPr="00651C8A" w:rsidRDefault="000D7BB1" w:rsidP="00F559DD">
            <w:pPr>
              <w:tabs>
                <w:tab w:val="left" w:pos="-720"/>
              </w:tabs>
              <w:suppressAutoHyphens/>
              <w:jc w:val="center"/>
              <w:rPr>
                <w:sz w:val="16"/>
                <w:szCs w:val="16"/>
              </w:rPr>
            </w:pPr>
            <w:r w:rsidRPr="00651C8A">
              <w:rPr>
                <w:sz w:val="16"/>
                <w:szCs w:val="16"/>
              </w:rPr>
              <w:t xml:space="preserve"> </w:t>
            </w:r>
          </w:p>
        </w:tc>
      </w:tr>
      <w:tr w:rsidR="000D7BB1" w:rsidRPr="00651C8A" w14:paraId="2DDCC623" w14:textId="77777777" w:rsidTr="00F559DD">
        <w:trPr>
          <w:cantSplit/>
          <w:jc w:val="center"/>
        </w:trPr>
        <w:tc>
          <w:tcPr>
            <w:tcW w:w="4297" w:type="dxa"/>
          </w:tcPr>
          <w:p w14:paraId="1C89115C" w14:textId="77777777" w:rsidR="000D7BB1" w:rsidRPr="00F317F5" w:rsidRDefault="000D7BB1" w:rsidP="00F559DD">
            <w:pPr>
              <w:tabs>
                <w:tab w:val="left" w:pos="-720"/>
              </w:tabs>
              <w:suppressAutoHyphens/>
              <w:rPr>
                <w:sz w:val="16"/>
                <w:szCs w:val="16"/>
              </w:rPr>
            </w:pPr>
            <w:r w:rsidRPr="00F317F5">
              <w:rPr>
                <w:sz w:val="16"/>
                <w:szCs w:val="16"/>
              </w:rPr>
              <w:t>Manifolds—(see Metering Equipment)</w:t>
            </w:r>
          </w:p>
        </w:tc>
        <w:tc>
          <w:tcPr>
            <w:tcW w:w="923" w:type="dxa"/>
            <w:vAlign w:val="bottom"/>
          </w:tcPr>
          <w:p w14:paraId="516BC120" w14:textId="77777777" w:rsidR="000D7BB1" w:rsidRPr="00651C8A" w:rsidRDefault="000D7BB1" w:rsidP="00F559DD">
            <w:pPr>
              <w:tabs>
                <w:tab w:val="left" w:pos="-720"/>
              </w:tabs>
              <w:suppressAutoHyphens/>
              <w:jc w:val="center"/>
              <w:rPr>
                <w:sz w:val="16"/>
                <w:szCs w:val="16"/>
              </w:rPr>
            </w:pPr>
            <w:r w:rsidRPr="00651C8A">
              <w:rPr>
                <w:sz w:val="16"/>
                <w:szCs w:val="16"/>
              </w:rPr>
              <w:t xml:space="preserve"> </w:t>
            </w:r>
          </w:p>
        </w:tc>
      </w:tr>
      <w:tr w:rsidR="000D7BB1" w:rsidRPr="00651C8A" w14:paraId="311A59DC" w14:textId="77777777" w:rsidTr="00F559DD">
        <w:trPr>
          <w:cantSplit/>
          <w:jc w:val="center"/>
        </w:trPr>
        <w:tc>
          <w:tcPr>
            <w:tcW w:w="4297" w:type="dxa"/>
          </w:tcPr>
          <w:p w14:paraId="09A9FA92" w14:textId="77777777" w:rsidR="000D7BB1" w:rsidRPr="00F317F5" w:rsidRDefault="000D7BB1" w:rsidP="00F559DD">
            <w:pPr>
              <w:tabs>
                <w:tab w:val="left" w:pos="-720"/>
              </w:tabs>
              <w:suppressAutoHyphens/>
              <w:rPr>
                <w:sz w:val="16"/>
                <w:szCs w:val="16"/>
              </w:rPr>
            </w:pPr>
            <w:r w:rsidRPr="00F317F5">
              <w:rPr>
                <w:sz w:val="16"/>
                <w:szCs w:val="16"/>
              </w:rPr>
              <w:t>Material and Supplies-Inventories—(assessed on an individual basis)</w:t>
            </w:r>
          </w:p>
        </w:tc>
        <w:tc>
          <w:tcPr>
            <w:tcW w:w="923" w:type="dxa"/>
            <w:vAlign w:val="bottom"/>
          </w:tcPr>
          <w:p w14:paraId="58FE5BF3" w14:textId="77777777" w:rsidR="000D7BB1" w:rsidRPr="00651C8A" w:rsidRDefault="000D7BB1" w:rsidP="00F559DD">
            <w:pPr>
              <w:tabs>
                <w:tab w:val="left" w:pos="-720"/>
              </w:tabs>
              <w:suppressAutoHyphens/>
              <w:jc w:val="center"/>
              <w:rPr>
                <w:sz w:val="16"/>
                <w:szCs w:val="16"/>
              </w:rPr>
            </w:pPr>
            <w:r w:rsidRPr="00651C8A">
              <w:rPr>
                <w:sz w:val="16"/>
                <w:szCs w:val="16"/>
              </w:rPr>
              <w:t xml:space="preserve"> </w:t>
            </w:r>
          </w:p>
        </w:tc>
      </w:tr>
      <w:tr w:rsidR="000D7BB1" w:rsidRPr="00651C8A" w14:paraId="6F2E7D6F" w14:textId="77777777" w:rsidTr="00F559DD">
        <w:trPr>
          <w:cantSplit/>
          <w:jc w:val="center"/>
        </w:trPr>
        <w:tc>
          <w:tcPr>
            <w:tcW w:w="4297" w:type="dxa"/>
          </w:tcPr>
          <w:p w14:paraId="5AF62BEE" w14:textId="77777777" w:rsidR="000D7BB1" w:rsidRPr="00F317F5" w:rsidRDefault="000D7BB1" w:rsidP="00F559DD">
            <w:pPr>
              <w:tabs>
                <w:tab w:val="left" w:pos="-720"/>
              </w:tabs>
              <w:suppressAutoHyphens/>
              <w:rPr>
                <w:sz w:val="16"/>
                <w:szCs w:val="16"/>
              </w:rPr>
            </w:pPr>
            <w:r w:rsidRPr="00F317F5">
              <w:rPr>
                <w:sz w:val="16"/>
                <w:szCs w:val="16"/>
              </w:rPr>
              <w:t>Meter Calibrating Vessels—(see Metering Equipment)</w:t>
            </w:r>
          </w:p>
        </w:tc>
        <w:tc>
          <w:tcPr>
            <w:tcW w:w="923" w:type="dxa"/>
            <w:vAlign w:val="bottom"/>
          </w:tcPr>
          <w:p w14:paraId="31002F97" w14:textId="77777777" w:rsidR="000D7BB1" w:rsidRPr="00651C8A" w:rsidRDefault="000D7BB1" w:rsidP="00F559DD">
            <w:pPr>
              <w:tabs>
                <w:tab w:val="left" w:pos="-720"/>
              </w:tabs>
              <w:suppressAutoHyphens/>
              <w:jc w:val="center"/>
              <w:rPr>
                <w:sz w:val="16"/>
                <w:szCs w:val="16"/>
              </w:rPr>
            </w:pPr>
            <w:r w:rsidRPr="00651C8A">
              <w:rPr>
                <w:sz w:val="16"/>
                <w:szCs w:val="16"/>
              </w:rPr>
              <w:t xml:space="preserve"> </w:t>
            </w:r>
          </w:p>
        </w:tc>
      </w:tr>
      <w:tr w:rsidR="000D7BB1" w:rsidRPr="00651C8A" w14:paraId="36D1F3F3" w14:textId="77777777" w:rsidTr="00F559DD">
        <w:trPr>
          <w:cantSplit/>
          <w:jc w:val="center"/>
        </w:trPr>
        <w:tc>
          <w:tcPr>
            <w:tcW w:w="4297" w:type="dxa"/>
          </w:tcPr>
          <w:p w14:paraId="658EF366" w14:textId="77777777" w:rsidR="000D7BB1" w:rsidRPr="00F317F5" w:rsidRDefault="000D7BB1" w:rsidP="00F559DD">
            <w:pPr>
              <w:tabs>
                <w:tab w:val="left" w:pos="-720"/>
              </w:tabs>
              <w:suppressAutoHyphens/>
              <w:rPr>
                <w:sz w:val="16"/>
                <w:szCs w:val="16"/>
              </w:rPr>
            </w:pPr>
            <w:r w:rsidRPr="00F317F5">
              <w:rPr>
                <w:sz w:val="16"/>
                <w:szCs w:val="16"/>
              </w:rPr>
              <w:t>Meter Prover Tanks—(see Metering Equipment)</w:t>
            </w:r>
          </w:p>
        </w:tc>
        <w:tc>
          <w:tcPr>
            <w:tcW w:w="923" w:type="dxa"/>
            <w:vAlign w:val="bottom"/>
          </w:tcPr>
          <w:p w14:paraId="381C756F" w14:textId="77777777" w:rsidR="000D7BB1" w:rsidRPr="00651C8A" w:rsidRDefault="000D7BB1" w:rsidP="00F559DD">
            <w:pPr>
              <w:tabs>
                <w:tab w:val="left" w:pos="-720"/>
              </w:tabs>
              <w:suppressAutoHyphens/>
              <w:jc w:val="center"/>
              <w:rPr>
                <w:sz w:val="16"/>
                <w:szCs w:val="16"/>
              </w:rPr>
            </w:pPr>
            <w:r w:rsidRPr="00651C8A">
              <w:rPr>
                <w:sz w:val="16"/>
                <w:szCs w:val="16"/>
              </w:rPr>
              <w:t xml:space="preserve"> </w:t>
            </w:r>
          </w:p>
        </w:tc>
      </w:tr>
      <w:tr w:rsidR="000D7BB1" w:rsidRPr="00651C8A" w14:paraId="0203747C" w14:textId="77777777" w:rsidTr="00F559DD">
        <w:trPr>
          <w:cantSplit/>
          <w:jc w:val="center"/>
        </w:trPr>
        <w:tc>
          <w:tcPr>
            <w:tcW w:w="4297" w:type="dxa"/>
          </w:tcPr>
          <w:p w14:paraId="2F8875D7" w14:textId="77777777" w:rsidR="000D7BB1" w:rsidRPr="00F317F5" w:rsidRDefault="000D7BB1" w:rsidP="00F559DD">
            <w:pPr>
              <w:tabs>
                <w:tab w:val="left" w:pos="-720"/>
              </w:tabs>
              <w:suppressAutoHyphens/>
              <w:rPr>
                <w:sz w:val="16"/>
                <w:szCs w:val="16"/>
              </w:rPr>
            </w:pPr>
            <w:r w:rsidRPr="00F317F5">
              <w:rPr>
                <w:sz w:val="16"/>
                <w:szCs w:val="16"/>
              </w:rPr>
              <w:t>Meter Runs—(see Metering Equipment)</w:t>
            </w:r>
          </w:p>
        </w:tc>
        <w:tc>
          <w:tcPr>
            <w:tcW w:w="923" w:type="dxa"/>
            <w:vAlign w:val="bottom"/>
          </w:tcPr>
          <w:p w14:paraId="211D744D" w14:textId="77777777" w:rsidR="000D7BB1" w:rsidRPr="00651C8A" w:rsidRDefault="000D7BB1" w:rsidP="00F559DD">
            <w:pPr>
              <w:tabs>
                <w:tab w:val="left" w:pos="-720"/>
              </w:tabs>
              <w:suppressAutoHyphens/>
              <w:jc w:val="center"/>
              <w:rPr>
                <w:sz w:val="16"/>
                <w:szCs w:val="16"/>
              </w:rPr>
            </w:pPr>
            <w:r w:rsidRPr="00651C8A">
              <w:rPr>
                <w:sz w:val="16"/>
                <w:szCs w:val="16"/>
              </w:rPr>
              <w:t xml:space="preserve"> </w:t>
            </w:r>
          </w:p>
        </w:tc>
      </w:tr>
      <w:tr w:rsidR="000D7BB1" w:rsidRPr="00651C8A" w14:paraId="7FE0A559" w14:textId="77777777" w:rsidTr="00F559DD">
        <w:trPr>
          <w:cantSplit/>
          <w:jc w:val="center"/>
        </w:trPr>
        <w:tc>
          <w:tcPr>
            <w:tcW w:w="4297" w:type="dxa"/>
          </w:tcPr>
          <w:p w14:paraId="59986999" w14:textId="77777777" w:rsidR="000D7BB1" w:rsidRPr="00F317F5" w:rsidRDefault="000D7BB1" w:rsidP="00F559DD">
            <w:pPr>
              <w:tabs>
                <w:tab w:val="left" w:pos="-720"/>
              </w:tabs>
              <w:suppressAutoHyphens/>
              <w:rPr>
                <w:sz w:val="16"/>
                <w:szCs w:val="16"/>
              </w:rPr>
            </w:pPr>
            <w:r w:rsidRPr="00F317F5">
              <w:rPr>
                <w:sz w:val="16"/>
                <w:szCs w:val="16"/>
              </w:rPr>
              <w:t>Meter Control Stations—(not considered Communication Equipment) - (assessed on an individual basis)</w:t>
            </w:r>
          </w:p>
        </w:tc>
        <w:tc>
          <w:tcPr>
            <w:tcW w:w="923" w:type="dxa"/>
            <w:vAlign w:val="bottom"/>
          </w:tcPr>
          <w:p w14:paraId="47180766" w14:textId="77777777" w:rsidR="000D7BB1" w:rsidRPr="00651C8A" w:rsidRDefault="000D7BB1" w:rsidP="00F559DD">
            <w:pPr>
              <w:tabs>
                <w:tab w:val="left" w:pos="-720"/>
              </w:tabs>
              <w:suppressAutoHyphens/>
              <w:jc w:val="center"/>
              <w:rPr>
                <w:sz w:val="16"/>
                <w:szCs w:val="16"/>
              </w:rPr>
            </w:pPr>
            <w:r w:rsidRPr="00651C8A">
              <w:rPr>
                <w:sz w:val="16"/>
                <w:szCs w:val="16"/>
              </w:rPr>
              <w:t xml:space="preserve"> </w:t>
            </w:r>
          </w:p>
        </w:tc>
      </w:tr>
      <w:tr w:rsidR="000D7BB1" w:rsidRPr="00651C8A" w14:paraId="11FBE482" w14:textId="77777777" w:rsidTr="00F559DD">
        <w:trPr>
          <w:cantSplit/>
          <w:jc w:val="center"/>
        </w:trPr>
        <w:tc>
          <w:tcPr>
            <w:tcW w:w="4297" w:type="dxa"/>
          </w:tcPr>
          <w:p w14:paraId="68344A9B" w14:textId="77777777" w:rsidR="000D7BB1" w:rsidRPr="00F317F5" w:rsidRDefault="000D7BB1" w:rsidP="00F559DD">
            <w:pPr>
              <w:widowControl w:val="0"/>
              <w:tabs>
                <w:tab w:val="left" w:pos="-720"/>
              </w:tabs>
              <w:suppressAutoHyphens/>
              <w:autoSpaceDE w:val="0"/>
              <w:autoSpaceDN w:val="0"/>
              <w:rPr>
                <w:sz w:val="16"/>
                <w:szCs w:val="16"/>
              </w:rPr>
            </w:pPr>
            <w:r w:rsidRPr="00F317F5">
              <w:rPr>
                <w:sz w:val="16"/>
                <w:szCs w:val="16"/>
              </w:rPr>
              <w:t>Metering Equipment</w:t>
            </w:r>
          </w:p>
          <w:p w14:paraId="391EFF24" w14:textId="77777777" w:rsidR="000D7BB1" w:rsidRPr="00F317F5" w:rsidRDefault="000D7BB1" w:rsidP="00F559DD">
            <w:pPr>
              <w:tabs>
                <w:tab w:val="left" w:pos="-720"/>
                <w:tab w:val="left" w:pos="162"/>
              </w:tabs>
              <w:suppressAutoHyphens/>
              <w:rPr>
                <w:sz w:val="16"/>
                <w:szCs w:val="16"/>
              </w:rPr>
            </w:pPr>
            <w:r w:rsidRPr="00F317F5">
              <w:rPr>
                <w:sz w:val="16"/>
                <w:szCs w:val="16"/>
              </w:rPr>
              <w:tab/>
              <w:t>Actuators—hydraulic, pneumatic and electric valves</w:t>
            </w:r>
          </w:p>
          <w:p w14:paraId="752ED1F4" w14:textId="77777777" w:rsidR="000D7BB1" w:rsidRPr="00F317F5" w:rsidRDefault="000D7BB1" w:rsidP="00F559DD">
            <w:pPr>
              <w:tabs>
                <w:tab w:val="left" w:pos="-720"/>
                <w:tab w:val="left" w:pos="162"/>
              </w:tabs>
              <w:suppressAutoHyphens/>
              <w:rPr>
                <w:sz w:val="16"/>
                <w:szCs w:val="16"/>
              </w:rPr>
            </w:pPr>
            <w:r w:rsidRPr="00F317F5">
              <w:rPr>
                <w:sz w:val="16"/>
                <w:szCs w:val="16"/>
              </w:rPr>
              <w:tab/>
              <w:t>Controllers—time cycle valve - valve controlling device (also known as Intermitter)</w:t>
            </w:r>
          </w:p>
          <w:p w14:paraId="20398197" w14:textId="77777777" w:rsidR="000D7BB1" w:rsidRPr="00F317F5" w:rsidRDefault="000D7BB1" w:rsidP="00F559DD">
            <w:pPr>
              <w:tabs>
                <w:tab w:val="left" w:pos="-720"/>
                <w:tab w:val="left" w:pos="162"/>
              </w:tabs>
              <w:suppressAutoHyphens/>
              <w:rPr>
                <w:sz w:val="16"/>
                <w:szCs w:val="16"/>
              </w:rPr>
            </w:pPr>
            <w:r w:rsidRPr="00F317F5">
              <w:rPr>
                <w:sz w:val="16"/>
                <w:szCs w:val="16"/>
              </w:rPr>
              <w:tab/>
              <w:t>Fluid Meters:</w:t>
            </w:r>
          </w:p>
          <w:p w14:paraId="592D52BF" w14:textId="77777777" w:rsidR="000D7BB1" w:rsidRPr="00F317F5" w:rsidRDefault="000D7BB1" w:rsidP="00F559DD">
            <w:pPr>
              <w:tabs>
                <w:tab w:val="left" w:pos="-720"/>
                <w:tab w:val="left" w:pos="237"/>
              </w:tabs>
              <w:suppressAutoHyphens/>
              <w:rPr>
                <w:sz w:val="16"/>
                <w:szCs w:val="16"/>
              </w:rPr>
            </w:pPr>
            <w:r w:rsidRPr="00F317F5">
              <w:rPr>
                <w:sz w:val="16"/>
                <w:szCs w:val="16"/>
              </w:rPr>
              <w:tab/>
              <w:t>1 Level Control</w:t>
            </w:r>
          </w:p>
          <w:p w14:paraId="3ACC61DF" w14:textId="77777777" w:rsidR="000D7BB1" w:rsidRPr="00F317F5" w:rsidRDefault="000D7BB1" w:rsidP="00F559DD">
            <w:pPr>
              <w:tabs>
                <w:tab w:val="left" w:pos="-720"/>
                <w:tab w:val="left" w:pos="337"/>
              </w:tabs>
              <w:suppressAutoHyphens/>
              <w:rPr>
                <w:sz w:val="16"/>
                <w:szCs w:val="16"/>
              </w:rPr>
            </w:pPr>
            <w:r w:rsidRPr="00F317F5">
              <w:rPr>
                <w:sz w:val="16"/>
                <w:szCs w:val="16"/>
              </w:rPr>
              <w:tab/>
              <w:t>24 In. Diameter Vessel - 1/2 bbl. Dump</w:t>
            </w:r>
          </w:p>
          <w:p w14:paraId="4DD384D9" w14:textId="77777777" w:rsidR="000D7BB1" w:rsidRPr="00F317F5" w:rsidRDefault="000D7BB1" w:rsidP="00F559DD">
            <w:pPr>
              <w:tabs>
                <w:tab w:val="left" w:pos="-720"/>
                <w:tab w:val="left" w:pos="337"/>
              </w:tabs>
              <w:suppressAutoHyphens/>
              <w:rPr>
                <w:sz w:val="16"/>
                <w:szCs w:val="16"/>
              </w:rPr>
            </w:pPr>
            <w:r w:rsidRPr="00F317F5">
              <w:rPr>
                <w:sz w:val="16"/>
                <w:szCs w:val="16"/>
              </w:rPr>
              <w:tab/>
              <w:t>30 In. Diameter Vessel - 1 bbl. Dump</w:t>
            </w:r>
          </w:p>
          <w:p w14:paraId="469C54B2" w14:textId="77777777" w:rsidR="000D7BB1" w:rsidRPr="00F317F5" w:rsidRDefault="000D7BB1" w:rsidP="00F559DD">
            <w:pPr>
              <w:tabs>
                <w:tab w:val="left" w:pos="-720"/>
                <w:tab w:val="left" w:pos="337"/>
              </w:tabs>
              <w:suppressAutoHyphens/>
              <w:rPr>
                <w:sz w:val="16"/>
                <w:szCs w:val="16"/>
              </w:rPr>
            </w:pPr>
            <w:r w:rsidRPr="00F317F5">
              <w:rPr>
                <w:sz w:val="16"/>
                <w:szCs w:val="16"/>
              </w:rPr>
              <w:tab/>
              <w:t>36 In. Diameter Vessel - 2 bbl. Dump</w:t>
            </w:r>
          </w:p>
          <w:p w14:paraId="7669FEA9" w14:textId="77777777" w:rsidR="000D7BB1" w:rsidRPr="00F317F5" w:rsidRDefault="000D7BB1" w:rsidP="00F559DD">
            <w:pPr>
              <w:tabs>
                <w:tab w:val="left" w:pos="-720"/>
                <w:tab w:val="left" w:pos="237"/>
              </w:tabs>
              <w:suppressAutoHyphens/>
              <w:rPr>
                <w:sz w:val="16"/>
                <w:szCs w:val="16"/>
              </w:rPr>
            </w:pPr>
            <w:r w:rsidRPr="00F317F5">
              <w:rPr>
                <w:sz w:val="16"/>
                <w:szCs w:val="16"/>
              </w:rPr>
              <w:tab/>
              <w:t>2 Level Control</w:t>
            </w:r>
          </w:p>
          <w:p w14:paraId="5B5B9CF8" w14:textId="77777777" w:rsidR="000D7BB1" w:rsidRPr="00F317F5" w:rsidRDefault="000D7BB1" w:rsidP="00F559DD">
            <w:pPr>
              <w:tabs>
                <w:tab w:val="left" w:pos="-720"/>
                <w:tab w:val="left" w:pos="337"/>
              </w:tabs>
              <w:suppressAutoHyphens/>
              <w:rPr>
                <w:sz w:val="16"/>
                <w:szCs w:val="16"/>
              </w:rPr>
            </w:pPr>
            <w:r w:rsidRPr="00F317F5">
              <w:rPr>
                <w:sz w:val="16"/>
                <w:szCs w:val="16"/>
              </w:rPr>
              <w:tab/>
              <w:t>20 In. Diameter Vessel - 1/2 bbl. Dump</w:t>
            </w:r>
          </w:p>
          <w:p w14:paraId="64A1AE6F" w14:textId="77777777" w:rsidR="000D7BB1" w:rsidRPr="00F317F5" w:rsidRDefault="000D7BB1" w:rsidP="00F559DD">
            <w:pPr>
              <w:tabs>
                <w:tab w:val="left" w:pos="-720"/>
                <w:tab w:val="left" w:pos="337"/>
              </w:tabs>
              <w:suppressAutoHyphens/>
              <w:rPr>
                <w:sz w:val="16"/>
                <w:szCs w:val="16"/>
              </w:rPr>
            </w:pPr>
            <w:r w:rsidRPr="00F317F5">
              <w:rPr>
                <w:sz w:val="16"/>
                <w:szCs w:val="16"/>
              </w:rPr>
              <w:tab/>
              <w:t>24 In. Diameter Vessel - 1/2 bbl. Dump</w:t>
            </w:r>
          </w:p>
          <w:p w14:paraId="29ADB816" w14:textId="77777777" w:rsidR="000D7BB1" w:rsidRPr="00F317F5" w:rsidRDefault="000D7BB1" w:rsidP="00F559DD">
            <w:pPr>
              <w:tabs>
                <w:tab w:val="left" w:pos="-720"/>
                <w:tab w:val="left" w:pos="337"/>
              </w:tabs>
              <w:suppressAutoHyphens/>
              <w:rPr>
                <w:sz w:val="16"/>
                <w:szCs w:val="16"/>
              </w:rPr>
            </w:pPr>
            <w:r w:rsidRPr="00F317F5">
              <w:rPr>
                <w:sz w:val="16"/>
                <w:szCs w:val="16"/>
              </w:rPr>
              <w:tab/>
              <w:t>30 In. Diameter Vessel - 1 bbl. Dump</w:t>
            </w:r>
          </w:p>
          <w:p w14:paraId="087BDCB7" w14:textId="77777777" w:rsidR="000D7BB1" w:rsidRPr="00F317F5" w:rsidRDefault="000D7BB1" w:rsidP="00F559DD">
            <w:pPr>
              <w:widowControl w:val="0"/>
              <w:tabs>
                <w:tab w:val="left" w:pos="-720"/>
              </w:tabs>
              <w:suppressAutoHyphens/>
              <w:autoSpaceDE w:val="0"/>
              <w:autoSpaceDN w:val="0"/>
              <w:rPr>
                <w:sz w:val="16"/>
                <w:szCs w:val="16"/>
              </w:rPr>
            </w:pPr>
            <w:r w:rsidRPr="00F317F5">
              <w:rPr>
                <w:sz w:val="16"/>
                <w:szCs w:val="16"/>
              </w:rPr>
              <w:t xml:space="preserve"> 36 In. Diameter Vessel - 2 bbl. Dump</w:t>
            </w:r>
          </w:p>
        </w:tc>
        <w:tc>
          <w:tcPr>
            <w:tcW w:w="923" w:type="dxa"/>
          </w:tcPr>
          <w:p w14:paraId="12CF1F37" w14:textId="77777777" w:rsidR="000D7BB1" w:rsidRDefault="000D7BB1" w:rsidP="00F559DD">
            <w:pPr>
              <w:tabs>
                <w:tab w:val="center" w:pos="880"/>
              </w:tabs>
              <w:suppressAutoHyphens/>
              <w:jc w:val="center"/>
              <w:rPr>
                <w:sz w:val="16"/>
                <w:szCs w:val="16"/>
              </w:rPr>
            </w:pPr>
          </w:p>
          <w:p w14:paraId="2EED4671" w14:textId="77777777" w:rsidR="000D7BB1" w:rsidRPr="00651C8A" w:rsidRDefault="000D7BB1" w:rsidP="00F559DD">
            <w:pPr>
              <w:tabs>
                <w:tab w:val="center" w:pos="880"/>
              </w:tabs>
              <w:suppressAutoHyphens/>
              <w:jc w:val="center"/>
              <w:rPr>
                <w:sz w:val="16"/>
                <w:szCs w:val="16"/>
              </w:rPr>
            </w:pPr>
            <w:r w:rsidRPr="00651C8A">
              <w:rPr>
                <w:sz w:val="16"/>
                <w:szCs w:val="16"/>
              </w:rPr>
              <w:t>8,210</w:t>
            </w:r>
          </w:p>
          <w:p w14:paraId="5FB41F23" w14:textId="77777777" w:rsidR="000D7BB1" w:rsidRDefault="000D7BB1" w:rsidP="00F559DD">
            <w:pPr>
              <w:tabs>
                <w:tab w:val="center" w:pos="880"/>
              </w:tabs>
              <w:suppressAutoHyphens/>
              <w:jc w:val="center"/>
              <w:rPr>
                <w:sz w:val="16"/>
                <w:szCs w:val="16"/>
              </w:rPr>
            </w:pPr>
            <w:r w:rsidRPr="00651C8A">
              <w:rPr>
                <w:sz w:val="16"/>
                <w:szCs w:val="16"/>
              </w:rPr>
              <w:t>2,560</w:t>
            </w:r>
          </w:p>
          <w:p w14:paraId="1C1B6380" w14:textId="77777777" w:rsidR="000D7BB1" w:rsidRDefault="000D7BB1" w:rsidP="00F559DD">
            <w:pPr>
              <w:tabs>
                <w:tab w:val="center" w:pos="880"/>
              </w:tabs>
              <w:suppressAutoHyphens/>
              <w:jc w:val="center"/>
              <w:rPr>
                <w:sz w:val="16"/>
                <w:szCs w:val="16"/>
              </w:rPr>
            </w:pPr>
          </w:p>
          <w:p w14:paraId="61C4DA8C" w14:textId="77777777" w:rsidR="000D7BB1" w:rsidRDefault="000D7BB1" w:rsidP="00F559DD">
            <w:pPr>
              <w:tabs>
                <w:tab w:val="center" w:pos="880"/>
              </w:tabs>
              <w:suppressAutoHyphens/>
              <w:jc w:val="center"/>
              <w:rPr>
                <w:sz w:val="16"/>
                <w:szCs w:val="16"/>
              </w:rPr>
            </w:pPr>
          </w:p>
          <w:p w14:paraId="58011DC6" w14:textId="77777777" w:rsidR="000D7BB1" w:rsidRDefault="000D7BB1" w:rsidP="00F559DD">
            <w:pPr>
              <w:tabs>
                <w:tab w:val="center" w:pos="880"/>
              </w:tabs>
              <w:suppressAutoHyphens/>
              <w:jc w:val="center"/>
              <w:rPr>
                <w:sz w:val="16"/>
                <w:szCs w:val="16"/>
              </w:rPr>
            </w:pPr>
          </w:p>
          <w:p w14:paraId="3DE02ADE" w14:textId="77777777" w:rsidR="000D7BB1" w:rsidRPr="00651C8A" w:rsidRDefault="000D7BB1" w:rsidP="00F559DD">
            <w:pPr>
              <w:tabs>
                <w:tab w:val="center" w:pos="880"/>
              </w:tabs>
              <w:suppressAutoHyphens/>
              <w:jc w:val="center"/>
              <w:rPr>
                <w:sz w:val="16"/>
                <w:szCs w:val="16"/>
              </w:rPr>
            </w:pPr>
            <w:r w:rsidRPr="00651C8A">
              <w:rPr>
                <w:sz w:val="16"/>
                <w:szCs w:val="16"/>
              </w:rPr>
              <w:t>6,250</w:t>
            </w:r>
          </w:p>
          <w:p w14:paraId="5BD95CBD" w14:textId="77777777" w:rsidR="000D7BB1" w:rsidRPr="00651C8A" w:rsidRDefault="000D7BB1" w:rsidP="00F559DD">
            <w:pPr>
              <w:tabs>
                <w:tab w:val="center" w:pos="880"/>
              </w:tabs>
              <w:suppressAutoHyphens/>
              <w:jc w:val="center"/>
              <w:rPr>
                <w:sz w:val="16"/>
                <w:szCs w:val="16"/>
              </w:rPr>
            </w:pPr>
            <w:r w:rsidRPr="00651C8A">
              <w:rPr>
                <w:sz w:val="16"/>
                <w:szCs w:val="16"/>
              </w:rPr>
              <w:t>8,070</w:t>
            </w:r>
          </w:p>
          <w:p w14:paraId="3CC7B38C" w14:textId="77777777" w:rsidR="000D7BB1" w:rsidRDefault="000D7BB1" w:rsidP="00F559DD">
            <w:pPr>
              <w:tabs>
                <w:tab w:val="center" w:pos="880"/>
              </w:tabs>
              <w:suppressAutoHyphens/>
              <w:jc w:val="center"/>
              <w:rPr>
                <w:sz w:val="16"/>
                <w:szCs w:val="16"/>
              </w:rPr>
            </w:pPr>
            <w:r w:rsidRPr="00651C8A">
              <w:rPr>
                <w:sz w:val="16"/>
                <w:szCs w:val="16"/>
              </w:rPr>
              <w:t>11,160</w:t>
            </w:r>
          </w:p>
          <w:p w14:paraId="543FE97C" w14:textId="77777777" w:rsidR="000D7BB1" w:rsidRDefault="000D7BB1" w:rsidP="00F559DD">
            <w:pPr>
              <w:tabs>
                <w:tab w:val="center" w:pos="880"/>
              </w:tabs>
              <w:suppressAutoHyphens/>
              <w:jc w:val="center"/>
              <w:rPr>
                <w:sz w:val="16"/>
                <w:szCs w:val="16"/>
              </w:rPr>
            </w:pPr>
          </w:p>
          <w:p w14:paraId="32ED1BE8" w14:textId="77777777" w:rsidR="000D7BB1" w:rsidRPr="00651C8A" w:rsidRDefault="000D7BB1" w:rsidP="00F559DD">
            <w:pPr>
              <w:tabs>
                <w:tab w:val="center" w:pos="880"/>
              </w:tabs>
              <w:suppressAutoHyphens/>
              <w:jc w:val="center"/>
              <w:rPr>
                <w:sz w:val="16"/>
                <w:szCs w:val="16"/>
              </w:rPr>
            </w:pPr>
            <w:r w:rsidRPr="00651C8A">
              <w:rPr>
                <w:sz w:val="16"/>
                <w:szCs w:val="16"/>
              </w:rPr>
              <w:t>5,880</w:t>
            </w:r>
          </w:p>
          <w:p w14:paraId="4D544F4C" w14:textId="77777777" w:rsidR="000D7BB1" w:rsidRPr="00651C8A" w:rsidRDefault="000D7BB1" w:rsidP="00F559DD">
            <w:pPr>
              <w:tabs>
                <w:tab w:val="center" w:pos="880"/>
              </w:tabs>
              <w:suppressAutoHyphens/>
              <w:jc w:val="center"/>
              <w:rPr>
                <w:sz w:val="16"/>
                <w:szCs w:val="16"/>
              </w:rPr>
            </w:pPr>
            <w:r w:rsidRPr="00651C8A">
              <w:rPr>
                <w:sz w:val="16"/>
                <w:szCs w:val="16"/>
              </w:rPr>
              <w:t>7,080</w:t>
            </w:r>
          </w:p>
          <w:p w14:paraId="36730368" w14:textId="77777777" w:rsidR="000D7BB1" w:rsidRPr="00651C8A" w:rsidRDefault="000D7BB1" w:rsidP="00F559DD">
            <w:pPr>
              <w:tabs>
                <w:tab w:val="center" w:pos="880"/>
              </w:tabs>
              <w:suppressAutoHyphens/>
              <w:jc w:val="center"/>
              <w:rPr>
                <w:sz w:val="16"/>
                <w:szCs w:val="16"/>
              </w:rPr>
            </w:pPr>
            <w:r w:rsidRPr="00651C8A">
              <w:rPr>
                <w:sz w:val="16"/>
                <w:szCs w:val="16"/>
              </w:rPr>
              <w:t>8,890</w:t>
            </w:r>
          </w:p>
          <w:p w14:paraId="75567CBA" w14:textId="77777777" w:rsidR="000D7BB1" w:rsidRPr="00651C8A" w:rsidRDefault="000D7BB1" w:rsidP="00F559DD">
            <w:pPr>
              <w:tabs>
                <w:tab w:val="center" w:pos="880"/>
              </w:tabs>
              <w:suppressAutoHyphens/>
              <w:jc w:val="center"/>
              <w:rPr>
                <w:sz w:val="16"/>
                <w:szCs w:val="16"/>
              </w:rPr>
            </w:pPr>
            <w:r w:rsidRPr="00651C8A">
              <w:rPr>
                <w:sz w:val="16"/>
                <w:szCs w:val="16"/>
              </w:rPr>
              <w:t>11,980</w:t>
            </w:r>
          </w:p>
        </w:tc>
      </w:tr>
      <w:tr w:rsidR="000D7BB1" w:rsidRPr="00651C8A" w14:paraId="108AF96A" w14:textId="77777777" w:rsidTr="00F559DD">
        <w:trPr>
          <w:cantSplit/>
          <w:trHeight w:val="1005"/>
          <w:jc w:val="center"/>
        </w:trPr>
        <w:tc>
          <w:tcPr>
            <w:tcW w:w="4297" w:type="dxa"/>
          </w:tcPr>
          <w:p w14:paraId="077A094D" w14:textId="77777777" w:rsidR="000D7BB1" w:rsidRPr="00F317F5" w:rsidRDefault="000D7BB1" w:rsidP="00F559DD">
            <w:pPr>
              <w:tabs>
                <w:tab w:val="left" w:pos="-720"/>
                <w:tab w:val="left" w:pos="162"/>
              </w:tabs>
              <w:suppressAutoHyphens/>
              <w:rPr>
                <w:sz w:val="16"/>
                <w:szCs w:val="16"/>
              </w:rPr>
            </w:pPr>
            <w:r w:rsidRPr="00F317F5">
              <w:rPr>
                <w:sz w:val="16"/>
                <w:szCs w:val="16"/>
              </w:rPr>
              <w:lastRenderedPageBreak/>
              <w:tab/>
              <w:t>L.A.C.T. and A.T.S. Units:</w:t>
            </w:r>
          </w:p>
          <w:p w14:paraId="6FC379AE" w14:textId="77777777" w:rsidR="000D7BB1" w:rsidRPr="00F317F5" w:rsidRDefault="000D7BB1" w:rsidP="00F559DD">
            <w:pPr>
              <w:tabs>
                <w:tab w:val="left" w:pos="-720"/>
                <w:tab w:val="left" w:pos="237"/>
              </w:tabs>
              <w:suppressAutoHyphens/>
              <w:rPr>
                <w:sz w:val="16"/>
                <w:szCs w:val="16"/>
              </w:rPr>
            </w:pPr>
            <w:r w:rsidRPr="00F317F5">
              <w:rPr>
                <w:sz w:val="16"/>
                <w:szCs w:val="16"/>
              </w:rPr>
              <w:tab/>
              <w:t>30 lb. Discharge</w:t>
            </w:r>
          </w:p>
          <w:p w14:paraId="391FF695" w14:textId="77777777" w:rsidR="000D7BB1" w:rsidRPr="00F317F5" w:rsidRDefault="000D7BB1" w:rsidP="00F559DD">
            <w:pPr>
              <w:tabs>
                <w:tab w:val="left" w:pos="-720"/>
                <w:tab w:val="left" w:pos="237"/>
              </w:tabs>
              <w:suppressAutoHyphens/>
              <w:rPr>
                <w:sz w:val="16"/>
                <w:szCs w:val="16"/>
              </w:rPr>
            </w:pPr>
            <w:r w:rsidRPr="00F317F5">
              <w:rPr>
                <w:sz w:val="16"/>
                <w:szCs w:val="16"/>
              </w:rPr>
              <w:tab/>
              <w:t>60 lb. Discharge</w:t>
            </w:r>
          </w:p>
          <w:p w14:paraId="1A437B09" w14:textId="77777777" w:rsidR="000D7BB1" w:rsidRPr="00F317F5" w:rsidRDefault="000D7BB1" w:rsidP="00F559DD">
            <w:pPr>
              <w:tabs>
                <w:tab w:val="left" w:pos="-720"/>
                <w:tab w:val="left" w:pos="162"/>
              </w:tabs>
              <w:suppressAutoHyphens/>
              <w:rPr>
                <w:sz w:val="16"/>
                <w:szCs w:val="16"/>
              </w:rPr>
            </w:pPr>
            <w:r w:rsidRPr="00F317F5">
              <w:rPr>
                <w:sz w:val="16"/>
                <w:szCs w:val="16"/>
              </w:rPr>
              <w:tab/>
              <w:t>Manifolds—Manual Operated:</w:t>
            </w:r>
          </w:p>
          <w:p w14:paraId="29D3D7FF" w14:textId="77777777" w:rsidR="000D7BB1" w:rsidRPr="00F317F5" w:rsidRDefault="000D7BB1" w:rsidP="00F559DD">
            <w:pPr>
              <w:tabs>
                <w:tab w:val="left" w:pos="-720"/>
                <w:tab w:val="left" w:pos="237"/>
              </w:tabs>
              <w:suppressAutoHyphens/>
              <w:rPr>
                <w:sz w:val="16"/>
                <w:szCs w:val="16"/>
              </w:rPr>
            </w:pPr>
            <w:r w:rsidRPr="00F317F5">
              <w:rPr>
                <w:sz w:val="16"/>
                <w:szCs w:val="16"/>
              </w:rPr>
              <w:tab/>
              <w:t>High Pressure</w:t>
            </w:r>
          </w:p>
          <w:p w14:paraId="3F120F4E" w14:textId="77777777" w:rsidR="000D7BB1" w:rsidRPr="00F317F5" w:rsidRDefault="000D7BB1" w:rsidP="00F559DD">
            <w:pPr>
              <w:tabs>
                <w:tab w:val="left" w:pos="-720"/>
                <w:tab w:val="left" w:pos="337"/>
              </w:tabs>
              <w:suppressAutoHyphens/>
              <w:rPr>
                <w:sz w:val="16"/>
                <w:szCs w:val="16"/>
              </w:rPr>
            </w:pPr>
            <w:r w:rsidRPr="00F317F5">
              <w:rPr>
                <w:sz w:val="16"/>
                <w:szCs w:val="16"/>
              </w:rPr>
              <w:tab/>
              <w:t>per well</w:t>
            </w:r>
          </w:p>
          <w:p w14:paraId="32E1E99F" w14:textId="77777777" w:rsidR="000D7BB1" w:rsidRPr="00F317F5" w:rsidRDefault="000D7BB1" w:rsidP="00F559DD">
            <w:pPr>
              <w:tabs>
                <w:tab w:val="left" w:pos="-720"/>
                <w:tab w:val="left" w:pos="337"/>
              </w:tabs>
              <w:suppressAutoHyphens/>
              <w:rPr>
                <w:sz w:val="16"/>
                <w:szCs w:val="16"/>
              </w:rPr>
            </w:pPr>
            <w:r w:rsidRPr="00F317F5">
              <w:rPr>
                <w:sz w:val="16"/>
                <w:szCs w:val="16"/>
              </w:rPr>
              <w:tab/>
              <w:t>per valve</w:t>
            </w:r>
          </w:p>
          <w:p w14:paraId="1FCC3AC7" w14:textId="77777777" w:rsidR="000D7BB1" w:rsidRPr="00F317F5" w:rsidRDefault="000D7BB1" w:rsidP="00F559DD">
            <w:pPr>
              <w:tabs>
                <w:tab w:val="left" w:pos="-720"/>
                <w:tab w:val="left" w:pos="237"/>
              </w:tabs>
              <w:suppressAutoHyphens/>
              <w:rPr>
                <w:sz w:val="16"/>
                <w:szCs w:val="16"/>
              </w:rPr>
            </w:pPr>
            <w:r w:rsidRPr="00F317F5">
              <w:rPr>
                <w:sz w:val="16"/>
                <w:szCs w:val="16"/>
              </w:rPr>
              <w:tab/>
              <w:t>Low Pressure</w:t>
            </w:r>
          </w:p>
          <w:p w14:paraId="78F798BD" w14:textId="77777777" w:rsidR="000D7BB1" w:rsidRPr="00F317F5" w:rsidRDefault="000D7BB1" w:rsidP="00F559DD">
            <w:pPr>
              <w:tabs>
                <w:tab w:val="left" w:pos="-720"/>
                <w:tab w:val="left" w:pos="337"/>
              </w:tabs>
              <w:suppressAutoHyphens/>
              <w:rPr>
                <w:sz w:val="16"/>
                <w:szCs w:val="16"/>
              </w:rPr>
            </w:pPr>
            <w:r w:rsidRPr="00F317F5">
              <w:rPr>
                <w:sz w:val="16"/>
                <w:szCs w:val="16"/>
              </w:rPr>
              <w:tab/>
              <w:t>per well</w:t>
            </w:r>
          </w:p>
          <w:p w14:paraId="4DAB908E" w14:textId="77777777" w:rsidR="000D7BB1" w:rsidRPr="00F317F5" w:rsidRDefault="000D7BB1" w:rsidP="00F559DD">
            <w:pPr>
              <w:tabs>
                <w:tab w:val="left" w:pos="-720"/>
                <w:tab w:val="left" w:pos="337"/>
              </w:tabs>
              <w:suppressAutoHyphens/>
              <w:rPr>
                <w:sz w:val="16"/>
                <w:szCs w:val="16"/>
              </w:rPr>
            </w:pPr>
            <w:r w:rsidRPr="00F317F5">
              <w:rPr>
                <w:sz w:val="16"/>
                <w:szCs w:val="16"/>
              </w:rPr>
              <w:tab/>
              <w:t>per valve</w:t>
            </w:r>
          </w:p>
        </w:tc>
        <w:tc>
          <w:tcPr>
            <w:tcW w:w="923" w:type="dxa"/>
          </w:tcPr>
          <w:p w14:paraId="49D58834" w14:textId="77777777" w:rsidR="000D7BB1" w:rsidRDefault="000D7BB1" w:rsidP="00F559DD">
            <w:pPr>
              <w:tabs>
                <w:tab w:val="center" w:pos="880"/>
              </w:tabs>
              <w:suppressAutoHyphens/>
              <w:jc w:val="center"/>
              <w:rPr>
                <w:sz w:val="16"/>
                <w:szCs w:val="16"/>
              </w:rPr>
            </w:pPr>
          </w:p>
          <w:p w14:paraId="1FD70CF5" w14:textId="77777777" w:rsidR="000D7BB1" w:rsidRPr="00651C8A" w:rsidRDefault="000D7BB1" w:rsidP="00F559DD">
            <w:pPr>
              <w:tabs>
                <w:tab w:val="center" w:pos="880"/>
              </w:tabs>
              <w:suppressAutoHyphens/>
              <w:jc w:val="center"/>
              <w:rPr>
                <w:sz w:val="16"/>
                <w:szCs w:val="16"/>
              </w:rPr>
            </w:pPr>
            <w:r w:rsidRPr="00651C8A">
              <w:rPr>
                <w:sz w:val="16"/>
                <w:szCs w:val="16"/>
              </w:rPr>
              <w:t>39,510</w:t>
            </w:r>
          </w:p>
          <w:p w14:paraId="1818D338" w14:textId="77777777" w:rsidR="000D7BB1" w:rsidRDefault="000D7BB1" w:rsidP="00F559DD">
            <w:pPr>
              <w:tabs>
                <w:tab w:val="center" w:pos="880"/>
              </w:tabs>
              <w:suppressAutoHyphens/>
              <w:jc w:val="center"/>
              <w:rPr>
                <w:sz w:val="16"/>
                <w:szCs w:val="16"/>
              </w:rPr>
            </w:pPr>
            <w:r w:rsidRPr="00651C8A">
              <w:rPr>
                <w:sz w:val="16"/>
                <w:szCs w:val="16"/>
              </w:rPr>
              <w:t>45,000</w:t>
            </w:r>
          </w:p>
          <w:p w14:paraId="0B6BD860" w14:textId="77777777" w:rsidR="000D7BB1" w:rsidRDefault="000D7BB1" w:rsidP="00F559DD">
            <w:pPr>
              <w:tabs>
                <w:tab w:val="center" w:pos="880"/>
              </w:tabs>
              <w:suppressAutoHyphens/>
              <w:jc w:val="center"/>
              <w:rPr>
                <w:sz w:val="16"/>
                <w:szCs w:val="16"/>
              </w:rPr>
            </w:pPr>
          </w:p>
          <w:p w14:paraId="435883DC" w14:textId="77777777" w:rsidR="000D7BB1" w:rsidRDefault="000D7BB1" w:rsidP="00F559DD">
            <w:pPr>
              <w:tabs>
                <w:tab w:val="center" w:pos="880"/>
              </w:tabs>
              <w:suppressAutoHyphens/>
              <w:jc w:val="center"/>
              <w:rPr>
                <w:sz w:val="16"/>
                <w:szCs w:val="16"/>
              </w:rPr>
            </w:pPr>
          </w:p>
          <w:p w14:paraId="35C77679" w14:textId="77777777" w:rsidR="000D7BB1" w:rsidRPr="00651C8A" w:rsidRDefault="000D7BB1" w:rsidP="00F559DD">
            <w:pPr>
              <w:tabs>
                <w:tab w:val="center" w:pos="880"/>
              </w:tabs>
              <w:suppressAutoHyphens/>
              <w:jc w:val="center"/>
              <w:rPr>
                <w:sz w:val="16"/>
                <w:szCs w:val="16"/>
              </w:rPr>
            </w:pPr>
            <w:r w:rsidRPr="00651C8A">
              <w:rPr>
                <w:sz w:val="16"/>
                <w:szCs w:val="16"/>
              </w:rPr>
              <w:t>30,980</w:t>
            </w:r>
          </w:p>
          <w:p w14:paraId="4018DAD8" w14:textId="77777777" w:rsidR="000D7BB1" w:rsidRDefault="000D7BB1" w:rsidP="00F559DD">
            <w:pPr>
              <w:tabs>
                <w:tab w:val="center" w:pos="880"/>
              </w:tabs>
              <w:suppressAutoHyphens/>
              <w:jc w:val="center"/>
              <w:rPr>
                <w:sz w:val="16"/>
                <w:szCs w:val="16"/>
              </w:rPr>
            </w:pPr>
            <w:r w:rsidRPr="00651C8A">
              <w:rPr>
                <w:sz w:val="16"/>
                <w:szCs w:val="16"/>
              </w:rPr>
              <w:t>10,490</w:t>
            </w:r>
          </w:p>
          <w:p w14:paraId="149076F9" w14:textId="77777777" w:rsidR="000D7BB1" w:rsidRDefault="000D7BB1" w:rsidP="00F559DD">
            <w:pPr>
              <w:tabs>
                <w:tab w:val="center" w:pos="880"/>
              </w:tabs>
              <w:suppressAutoHyphens/>
              <w:jc w:val="center"/>
              <w:rPr>
                <w:sz w:val="16"/>
                <w:szCs w:val="16"/>
              </w:rPr>
            </w:pPr>
          </w:p>
          <w:p w14:paraId="0530F485" w14:textId="77777777" w:rsidR="000D7BB1" w:rsidRPr="00651C8A" w:rsidRDefault="000D7BB1" w:rsidP="00F559DD">
            <w:pPr>
              <w:tabs>
                <w:tab w:val="center" w:pos="880"/>
              </w:tabs>
              <w:suppressAutoHyphens/>
              <w:jc w:val="center"/>
              <w:rPr>
                <w:sz w:val="16"/>
                <w:szCs w:val="16"/>
              </w:rPr>
            </w:pPr>
            <w:r w:rsidRPr="00651C8A">
              <w:rPr>
                <w:sz w:val="16"/>
                <w:szCs w:val="16"/>
              </w:rPr>
              <w:t>15,000</w:t>
            </w:r>
          </w:p>
          <w:p w14:paraId="42213F6C" w14:textId="77777777" w:rsidR="000D7BB1" w:rsidRPr="00651C8A" w:rsidRDefault="000D7BB1" w:rsidP="00F559DD">
            <w:pPr>
              <w:tabs>
                <w:tab w:val="center" w:pos="880"/>
              </w:tabs>
              <w:suppressAutoHyphens/>
              <w:jc w:val="center"/>
              <w:rPr>
                <w:sz w:val="16"/>
                <w:szCs w:val="16"/>
              </w:rPr>
            </w:pPr>
            <w:r w:rsidRPr="00651C8A">
              <w:rPr>
                <w:sz w:val="16"/>
                <w:szCs w:val="16"/>
              </w:rPr>
              <w:t>4,970</w:t>
            </w:r>
          </w:p>
        </w:tc>
      </w:tr>
      <w:tr w:rsidR="000D7BB1" w:rsidRPr="00651C8A" w14:paraId="133E9FC9" w14:textId="77777777" w:rsidTr="00F559DD">
        <w:trPr>
          <w:cantSplit/>
          <w:jc w:val="center"/>
        </w:trPr>
        <w:tc>
          <w:tcPr>
            <w:tcW w:w="4297" w:type="dxa"/>
          </w:tcPr>
          <w:p w14:paraId="3E8F0F8E" w14:textId="77777777" w:rsidR="000D7BB1" w:rsidRPr="00F317F5" w:rsidRDefault="000D7BB1" w:rsidP="00F559DD">
            <w:pPr>
              <w:tabs>
                <w:tab w:val="left" w:pos="-720"/>
                <w:tab w:val="left" w:pos="162"/>
              </w:tabs>
              <w:suppressAutoHyphens/>
              <w:rPr>
                <w:sz w:val="16"/>
                <w:szCs w:val="16"/>
              </w:rPr>
            </w:pPr>
            <w:r w:rsidRPr="00F317F5">
              <w:rPr>
                <w:sz w:val="16"/>
                <w:szCs w:val="16"/>
              </w:rPr>
              <w:tab/>
              <w:t>Manifolds—Automatic Operated:</w:t>
            </w:r>
          </w:p>
          <w:p w14:paraId="11548F55" w14:textId="77777777" w:rsidR="000D7BB1" w:rsidRPr="00F317F5" w:rsidRDefault="000D7BB1" w:rsidP="00F559DD">
            <w:pPr>
              <w:tabs>
                <w:tab w:val="left" w:pos="-720"/>
                <w:tab w:val="left" w:pos="237"/>
              </w:tabs>
              <w:suppressAutoHyphens/>
              <w:rPr>
                <w:sz w:val="16"/>
                <w:szCs w:val="16"/>
              </w:rPr>
            </w:pPr>
            <w:r w:rsidRPr="00F317F5">
              <w:rPr>
                <w:sz w:val="16"/>
                <w:szCs w:val="16"/>
              </w:rPr>
              <w:tab/>
              <w:t>High Pressure</w:t>
            </w:r>
          </w:p>
          <w:p w14:paraId="740B7410" w14:textId="77777777" w:rsidR="000D7BB1" w:rsidRPr="00F317F5" w:rsidRDefault="000D7BB1" w:rsidP="00F559DD">
            <w:pPr>
              <w:tabs>
                <w:tab w:val="left" w:pos="-720"/>
                <w:tab w:val="left" w:pos="337"/>
              </w:tabs>
              <w:suppressAutoHyphens/>
              <w:rPr>
                <w:sz w:val="16"/>
                <w:szCs w:val="16"/>
              </w:rPr>
            </w:pPr>
            <w:r w:rsidRPr="00F317F5">
              <w:rPr>
                <w:sz w:val="16"/>
                <w:szCs w:val="16"/>
              </w:rPr>
              <w:tab/>
              <w:t>per well</w:t>
            </w:r>
          </w:p>
          <w:p w14:paraId="76706EE3" w14:textId="77777777" w:rsidR="000D7BB1" w:rsidRPr="00F317F5" w:rsidRDefault="000D7BB1" w:rsidP="00F559DD">
            <w:pPr>
              <w:tabs>
                <w:tab w:val="left" w:pos="-720"/>
                <w:tab w:val="left" w:pos="337"/>
              </w:tabs>
              <w:suppressAutoHyphens/>
              <w:rPr>
                <w:sz w:val="16"/>
                <w:szCs w:val="16"/>
              </w:rPr>
            </w:pPr>
            <w:r w:rsidRPr="00F317F5">
              <w:rPr>
                <w:sz w:val="16"/>
                <w:szCs w:val="16"/>
              </w:rPr>
              <w:tab/>
              <w:t>per valve</w:t>
            </w:r>
          </w:p>
          <w:p w14:paraId="525AFC04" w14:textId="77777777" w:rsidR="000D7BB1" w:rsidRPr="00F317F5" w:rsidRDefault="000D7BB1" w:rsidP="00F559DD">
            <w:pPr>
              <w:tabs>
                <w:tab w:val="left" w:pos="-720"/>
                <w:tab w:val="left" w:pos="237"/>
              </w:tabs>
              <w:suppressAutoHyphens/>
              <w:rPr>
                <w:sz w:val="16"/>
                <w:szCs w:val="16"/>
              </w:rPr>
            </w:pPr>
            <w:r w:rsidRPr="00F317F5">
              <w:rPr>
                <w:sz w:val="16"/>
                <w:szCs w:val="16"/>
              </w:rPr>
              <w:tab/>
              <w:t>Low Pressure</w:t>
            </w:r>
          </w:p>
          <w:p w14:paraId="0783018B" w14:textId="77777777" w:rsidR="000D7BB1" w:rsidRPr="00F317F5" w:rsidRDefault="000D7BB1" w:rsidP="00F559DD">
            <w:pPr>
              <w:tabs>
                <w:tab w:val="left" w:pos="-720"/>
                <w:tab w:val="left" w:pos="337"/>
              </w:tabs>
              <w:suppressAutoHyphens/>
              <w:rPr>
                <w:sz w:val="16"/>
                <w:szCs w:val="16"/>
              </w:rPr>
            </w:pPr>
            <w:r w:rsidRPr="00F317F5">
              <w:rPr>
                <w:sz w:val="16"/>
                <w:szCs w:val="16"/>
              </w:rPr>
              <w:tab/>
              <w:t>per well</w:t>
            </w:r>
          </w:p>
          <w:p w14:paraId="47DEEE0A" w14:textId="77777777" w:rsidR="000D7BB1" w:rsidRPr="00F317F5" w:rsidRDefault="000D7BB1" w:rsidP="00F559DD">
            <w:pPr>
              <w:tabs>
                <w:tab w:val="left" w:pos="-720"/>
                <w:tab w:val="left" w:pos="337"/>
              </w:tabs>
              <w:suppressAutoHyphens/>
              <w:rPr>
                <w:sz w:val="16"/>
                <w:szCs w:val="16"/>
              </w:rPr>
            </w:pPr>
            <w:r w:rsidRPr="00F317F5">
              <w:rPr>
                <w:sz w:val="16"/>
                <w:szCs w:val="16"/>
              </w:rPr>
              <w:tab/>
              <w:t>per valve</w:t>
            </w:r>
          </w:p>
          <w:p w14:paraId="4E5EC67B" w14:textId="77777777" w:rsidR="000D7BB1" w:rsidRPr="00F317F5" w:rsidRDefault="000D7BB1" w:rsidP="00F559DD">
            <w:pPr>
              <w:tabs>
                <w:tab w:val="left" w:pos="-720"/>
              </w:tabs>
              <w:suppressAutoHyphens/>
              <w:ind w:left="297" w:right="162"/>
              <w:jc w:val="both"/>
              <w:rPr>
                <w:sz w:val="16"/>
                <w:szCs w:val="16"/>
              </w:rPr>
            </w:pPr>
            <w:r w:rsidRPr="00F317F5">
              <w:rPr>
                <w:bCs/>
                <w:sz w:val="16"/>
                <w:szCs w:val="16"/>
              </w:rPr>
              <w:t>NOTE:</w:t>
            </w:r>
            <w:r w:rsidRPr="00F317F5">
              <w:rPr>
                <w:sz w:val="16"/>
                <w:szCs w:val="16"/>
              </w:rPr>
              <w:t xml:space="preserve"> Automatic Operated System includes gas hydraulic and pneumatic valve actuators, (or motorized valves), block valves, flow monitors-in addition to normal equipment found on manual operated system. No Metering Equipment Included.</w:t>
            </w:r>
          </w:p>
        </w:tc>
        <w:tc>
          <w:tcPr>
            <w:tcW w:w="923" w:type="dxa"/>
          </w:tcPr>
          <w:p w14:paraId="24F13626" w14:textId="77777777" w:rsidR="000D7BB1" w:rsidRDefault="000D7BB1" w:rsidP="00F559DD">
            <w:pPr>
              <w:tabs>
                <w:tab w:val="center" w:pos="904"/>
              </w:tabs>
              <w:suppressAutoHyphens/>
              <w:jc w:val="center"/>
              <w:rPr>
                <w:sz w:val="16"/>
                <w:szCs w:val="16"/>
              </w:rPr>
            </w:pPr>
          </w:p>
          <w:p w14:paraId="54B724FF" w14:textId="77777777" w:rsidR="000D7BB1" w:rsidRDefault="000D7BB1" w:rsidP="00F559DD">
            <w:pPr>
              <w:tabs>
                <w:tab w:val="center" w:pos="904"/>
              </w:tabs>
              <w:suppressAutoHyphens/>
              <w:jc w:val="center"/>
              <w:rPr>
                <w:sz w:val="16"/>
                <w:szCs w:val="16"/>
              </w:rPr>
            </w:pPr>
          </w:p>
          <w:p w14:paraId="111338A2" w14:textId="77777777" w:rsidR="000D7BB1" w:rsidRPr="00651C8A" w:rsidRDefault="000D7BB1" w:rsidP="00F559DD">
            <w:pPr>
              <w:tabs>
                <w:tab w:val="center" w:pos="904"/>
              </w:tabs>
              <w:suppressAutoHyphens/>
              <w:jc w:val="center"/>
              <w:rPr>
                <w:sz w:val="16"/>
                <w:szCs w:val="16"/>
              </w:rPr>
            </w:pPr>
            <w:r w:rsidRPr="00651C8A">
              <w:rPr>
                <w:sz w:val="16"/>
                <w:szCs w:val="16"/>
              </w:rPr>
              <w:t>56,020</w:t>
            </w:r>
          </w:p>
          <w:p w14:paraId="29706B35" w14:textId="77777777" w:rsidR="000D7BB1" w:rsidRDefault="000D7BB1" w:rsidP="00F559DD">
            <w:pPr>
              <w:tabs>
                <w:tab w:val="center" w:pos="904"/>
              </w:tabs>
              <w:suppressAutoHyphens/>
              <w:jc w:val="center"/>
              <w:rPr>
                <w:sz w:val="16"/>
                <w:szCs w:val="16"/>
              </w:rPr>
            </w:pPr>
            <w:r w:rsidRPr="00651C8A">
              <w:rPr>
                <w:sz w:val="16"/>
                <w:szCs w:val="16"/>
              </w:rPr>
              <w:t>18,470</w:t>
            </w:r>
          </w:p>
          <w:p w14:paraId="58CD8740" w14:textId="77777777" w:rsidR="000D7BB1" w:rsidRDefault="000D7BB1" w:rsidP="00F559DD">
            <w:pPr>
              <w:tabs>
                <w:tab w:val="center" w:pos="904"/>
              </w:tabs>
              <w:suppressAutoHyphens/>
              <w:jc w:val="center"/>
              <w:rPr>
                <w:sz w:val="16"/>
                <w:szCs w:val="16"/>
              </w:rPr>
            </w:pPr>
          </w:p>
          <w:p w14:paraId="5FCA8887" w14:textId="77777777" w:rsidR="000D7BB1" w:rsidRPr="00651C8A" w:rsidRDefault="000D7BB1" w:rsidP="00F559DD">
            <w:pPr>
              <w:tabs>
                <w:tab w:val="center" w:pos="904"/>
              </w:tabs>
              <w:suppressAutoHyphens/>
              <w:jc w:val="center"/>
              <w:rPr>
                <w:sz w:val="16"/>
                <w:szCs w:val="16"/>
              </w:rPr>
            </w:pPr>
            <w:r w:rsidRPr="00651C8A">
              <w:rPr>
                <w:sz w:val="16"/>
                <w:szCs w:val="16"/>
              </w:rPr>
              <w:t>39,960</w:t>
            </w:r>
          </w:p>
          <w:p w14:paraId="77E47A8E" w14:textId="77777777" w:rsidR="000D7BB1" w:rsidRPr="00651C8A" w:rsidRDefault="000D7BB1" w:rsidP="00F559DD">
            <w:pPr>
              <w:tabs>
                <w:tab w:val="center" w:pos="904"/>
              </w:tabs>
              <w:suppressAutoHyphens/>
              <w:jc w:val="center"/>
              <w:rPr>
                <w:sz w:val="16"/>
                <w:szCs w:val="16"/>
              </w:rPr>
            </w:pPr>
            <w:r w:rsidRPr="00651C8A">
              <w:rPr>
                <w:sz w:val="16"/>
                <w:szCs w:val="16"/>
              </w:rPr>
              <w:t>13,490</w:t>
            </w:r>
          </w:p>
        </w:tc>
      </w:tr>
      <w:tr w:rsidR="000D7BB1" w:rsidRPr="00651C8A" w14:paraId="4243178D" w14:textId="77777777" w:rsidTr="00F559DD">
        <w:trPr>
          <w:cantSplit/>
          <w:trHeight w:val="3495"/>
          <w:jc w:val="center"/>
        </w:trPr>
        <w:tc>
          <w:tcPr>
            <w:tcW w:w="4297" w:type="dxa"/>
          </w:tcPr>
          <w:p w14:paraId="6484A1C8" w14:textId="77777777" w:rsidR="000D7BB1" w:rsidRPr="00F317F5" w:rsidRDefault="000D7BB1" w:rsidP="00F559DD">
            <w:pPr>
              <w:tabs>
                <w:tab w:val="left" w:pos="-720"/>
                <w:tab w:val="left" w:pos="162"/>
              </w:tabs>
              <w:suppressAutoHyphens/>
              <w:rPr>
                <w:sz w:val="16"/>
                <w:szCs w:val="16"/>
              </w:rPr>
            </w:pPr>
            <w:r w:rsidRPr="00F317F5">
              <w:rPr>
                <w:sz w:val="16"/>
                <w:szCs w:val="16"/>
              </w:rPr>
              <w:t>Meter Runs—piping, valves and supports—no meters:</w:t>
            </w:r>
          </w:p>
          <w:p w14:paraId="4F3F6599" w14:textId="77777777" w:rsidR="000D7BB1" w:rsidRPr="00F317F5" w:rsidRDefault="000D7BB1" w:rsidP="00F559DD">
            <w:pPr>
              <w:tabs>
                <w:tab w:val="left" w:pos="-720"/>
                <w:tab w:val="left" w:pos="237"/>
              </w:tabs>
              <w:suppressAutoHyphens/>
              <w:rPr>
                <w:sz w:val="16"/>
                <w:szCs w:val="16"/>
              </w:rPr>
            </w:pPr>
            <w:r w:rsidRPr="00F317F5">
              <w:rPr>
                <w:sz w:val="16"/>
                <w:szCs w:val="16"/>
              </w:rPr>
              <w:tab/>
              <w:t>2 In. piping and valve</w:t>
            </w:r>
          </w:p>
          <w:p w14:paraId="4E2986A8" w14:textId="77777777" w:rsidR="000D7BB1" w:rsidRPr="00F317F5" w:rsidRDefault="000D7BB1" w:rsidP="00F559DD">
            <w:pPr>
              <w:tabs>
                <w:tab w:val="left" w:pos="-720"/>
                <w:tab w:val="left" w:pos="237"/>
              </w:tabs>
              <w:suppressAutoHyphens/>
              <w:rPr>
                <w:sz w:val="16"/>
                <w:szCs w:val="16"/>
              </w:rPr>
            </w:pPr>
            <w:r w:rsidRPr="00F317F5">
              <w:rPr>
                <w:sz w:val="16"/>
                <w:szCs w:val="16"/>
              </w:rPr>
              <w:tab/>
              <w:t>3 In. piping and valve</w:t>
            </w:r>
          </w:p>
          <w:p w14:paraId="2A1FC056" w14:textId="77777777" w:rsidR="000D7BB1" w:rsidRPr="00F317F5" w:rsidRDefault="000D7BB1" w:rsidP="00F559DD">
            <w:pPr>
              <w:tabs>
                <w:tab w:val="left" w:pos="-720"/>
                <w:tab w:val="left" w:pos="237"/>
              </w:tabs>
              <w:suppressAutoHyphens/>
              <w:rPr>
                <w:sz w:val="16"/>
                <w:szCs w:val="16"/>
              </w:rPr>
            </w:pPr>
            <w:r w:rsidRPr="00F317F5">
              <w:rPr>
                <w:sz w:val="16"/>
                <w:szCs w:val="16"/>
              </w:rPr>
              <w:tab/>
              <w:t>4 In. piping and valve</w:t>
            </w:r>
          </w:p>
          <w:p w14:paraId="1F226CE6" w14:textId="77777777" w:rsidR="000D7BB1" w:rsidRPr="00F317F5" w:rsidRDefault="000D7BB1" w:rsidP="00F559DD">
            <w:pPr>
              <w:tabs>
                <w:tab w:val="left" w:pos="-720"/>
                <w:tab w:val="left" w:pos="237"/>
              </w:tabs>
              <w:suppressAutoHyphens/>
              <w:rPr>
                <w:sz w:val="16"/>
                <w:szCs w:val="16"/>
              </w:rPr>
            </w:pPr>
            <w:r w:rsidRPr="00F317F5">
              <w:rPr>
                <w:sz w:val="16"/>
                <w:szCs w:val="16"/>
              </w:rPr>
              <w:tab/>
              <w:t>6 In. piping and valve</w:t>
            </w:r>
          </w:p>
          <w:p w14:paraId="06B87C3D" w14:textId="77777777" w:rsidR="000D7BB1" w:rsidRPr="00F317F5" w:rsidRDefault="000D7BB1" w:rsidP="00F559DD">
            <w:pPr>
              <w:tabs>
                <w:tab w:val="left" w:pos="-720"/>
                <w:tab w:val="left" w:pos="237"/>
              </w:tabs>
              <w:suppressAutoHyphens/>
              <w:rPr>
                <w:sz w:val="16"/>
                <w:szCs w:val="16"/>
              </w:rPr>
            </w:pPr>
            <w:r w:rsidRPr="00F317F5">
              <w:rPr>
                <w:sz w:val="16"/>
                <w:szCs w:val="16"/>
              </w:rPr>
              <w:tab/>
              <w:t>8 In. piping and valve</w:t>
            </w:r>
          </w:p>
          <w:p w14:paraId="6E82EAFA" w14:textId="77777777" w:rsidR="000D7BB1" w:rsidRPr="00F317F5" w:rsidRDefault="000D7BB1" w:rsidP="00F559DD">
            <w:pPr>
              <w:tabs>
                <w:tab w:val="left" w:pos="-720"/>
                <w:tab w:val="left" w:pos="237"/>
              </w:tabs>
              <w:suppressAutoHyphens/>
              <w:rPr>
                <w:sz w:val="16"/>
                <w:szCs w:val="16"/>
              </w:rPr>
            </w:pPr>
            <w:r w:rsidRPr="00F317F5">
              <w:rPr>
                <w:sz w:val="16"/>
                <w:szCs w:val="16"/>
              </w:rPr>
              <w:tab/>
              <w:t>10 In. piping and valve</w:t>
            </w:r>
          </w:p>
          <w:p w14:paraId="2F7D6937" w14:textId="77777777" w:rsidR="000D7BB1" w:rsidRPr="00F317F5" w:rsidRDefault="000D7BB1" w:rsidP="00F559DD">
            <w:pPr>
              <w:tabs>
                <w:tab w:val="left" w:pos="-720"/>
                <w:tab w:val="left" w:pos="237"/>
              </w:tabs>
              <w:suppressAutoHyphens/>
              <w:rPr>
                <w:sz w:val="16"/>
                <w:szCs w:val="16"/>
              </w:rPr>
            </w:pPr>
            <w:r w:rsidRPr="00F317F5">
              <w:rPr>
                <w:sz w:val="16"/>
                <w:szCs w:val="16"/>
              </w:rPr>
              <w:tab/>
              <w:t>12 In. piping and valve</w:t>
            </w:r>
          </w:p>
          <w:p w14:paraId="793A2823" w14:textId="77777777" w:rsidR="000D7BB1" w:rsidRPr="00F317F5" w:rsidRDefault="000D7BB1" w:rsidP="00F559DD">
            <w:pPr>
              <w:tabs>
                <w:tab w:val="left" w:pos="-720"/>
                <w:tab w:val="left" w:pos="237"/>
              </w:tabs>
              <w:suppressAutoHyphens/>
              <w:rPr>
                <w:sz w:val="16"/>
                <w:szCs w:val="16"/>
              </w:rPr>
            </w:pPr>
            <w:r w:rsidRPr="00F317F5">
              <w:rPr>
                <w:sz w:val="16"/>
                <w:szCs w:val="16"/>
              </w:rPr>
              <w:tab/>
              <w:t>14 In. piping and valve</w:t>
            </w:r>
          </w:p>
          <w:p w14:paraId="4722B9A8" w14:textId="77777777" w:rsidR="000D7BB1" w:rsidRPr="00F317F5" w:rsidRDefault="000D7BB1" w:rsidP="00F559DD">
            <w:pPr>
              <w:tabs>
                <w:tab w:val="left" w:pos="-720"/>
                <w:tab w:val="left" w:pos="237"/>
              </w:tabs>
              <w:suppressAutoHyphens/>
              <w:rPr>
                <w:sz w:val="16"/>
                <w:szCs w:val="16"/>
              </w:rPr>
            </w:pPr>
            <w:r w:rsidRPr="00F317F5">
              <w:rPr>
                <w:sz w:val="16"/>
                <w:szCs w:val="16"/>
              </w:rPr>
              <w:tab/>
              <w:t>16 In. piping and valve</w:t>
            </w:r>
          </w:p>
          <w:p w14:paraId="1A392E16" w14:textId="77777777" w:rsidR="000D7BB1" w:rsidRPr="00F317F5" w:rsidRDefault="000D7BB1" w:rsidP="00F559DD">
            <w:pPr>
              <w:tabs>
                <w:tab w:val="left" w:pos="-720"/>
                <w:tab w:val="left" w:pos="237"/>
              </w:tabs>
              <w:suppressAutoHyphens/>
              <w:rPr>
                <w:sz w:val="16"/>
                <w:szCs w:val="16"/>
              </w:rPr>
            </w:pPr>
            <w:r w:rsidRPr="00F317F5">
              <w:rPr>
                <w:sz w:val="16"/>
                <w:szCs w:val="16"/>
              </w:rPr>
              <w:tab/>
              <w:t>18 In. piping and valve</w:t>
            </w:r>
          </w:p>
          <w:p w14:paraId="1EA9C37B" w14:textId="77777777" w:rsidR="000D7BB1" w:rsidRPr="00F317F5" w:rsidRDefault="000D7BB1" w:rsidP="00F559DD">
            <w:pPr>
              <w:tabs>
                <w:tab w:val="left" w:pos="-720"/>
                <w:tab w:val="left" w:pos="237"/>
              </w:tabs>
              <w:suppressAutoHyphens/>
              <w:rPr>
                <w:sz w:val="16"/>
                <w:szCs w:val="16"/>
              </w:rPr>
            </w:pPr>
            <w:r w:rsidRPr="00F317F5">
              <w:rPr>
                <w:sz w:val="16"/>
                <w:szCs w:val="16"/>
              </w:rPr>
              <w:tab/>
              <w:t>20 In. piping and valve</w:t>
            </w:r>
          </w:p>
          <w:p w14:paraId="71BD1614" w14:textId="77777777" w:rsidR="000D7BB1" w:rsidRPr="00F317F5" w:rsidRDefault="000D7BB1" w:rsidP="00F559DD">
            <w:pPr>
              <w:tabs>
                <w:tab w:val="left" w:pos="-720"/>
                <w:tab w:val="left" w:pos="237"/>
              </w:tabs>
              <w:suppressAutoHyphens/>
              <w:rPr>
                <w:sz w:val="16"/>
                <w:szCs w:val="16"/>
              </w:rPr>
            </w:pPr>
            <w:r w:rsidRPr="00F317F5">
              <w:rPr>
                <w:sz w:val="16"/>
                <w:szCs w:val="16"/>
              </w:rPr>
              <w:tab/>
              <w:t>22 In. piping and valve</w:t>
            </w:r>
          </w:p>
          <w:p w14:paraId="7E04F9A5" w14:textId="77777777" w:rsidR="000D7BB1" w:rsidRPr="00F317F5" w:rsidRDefault="000D7BB1" w:rsidP="00F559DD">
            <w:pPr>
              <w:tabs>
                <w:tab w:val="left" w:pos="-720"/>
                <w:tab w:val="left" w:pos="237"/>
              </w:tabs>
              <w:suppressAutoHyphens/>
              <w:rPr>
                <w:sz w:val="16"/>
                <w:szCs w:val="16"/>
              </w:rPr>
            </w:pPr>
            <w:r w:rsidRPr="00F317F5">
              <w:rPr>
                <w:sz w:val="16"/>
                <w:szCs w:val="16"/>
              </w:rPr>
              <w:tab/>
              <w:t>24 In. piping and valve</w:t>
            </w:r>
          </w:p>
          <w:p w14:paraId="1FEA1CDD" w14:textId="77777777" w:rsidR="000D7BB1" w:rsidRPr="00F317F5" w:rsidRDefault="000D7BB1" w:rsidP="00F559DD">
            <w:pPr>
              <w:tabs>
                <w:tab w:val="left" w:pos="-720"/>
                <w:tab w:val="left" w:pos="162"/>
              </w:tabs>
              <w:suppressAutoHyphens/>
              <w:rPr>
                <w:sz w:val="16"/>
                <w:szCs w:val="16"/>
              </w:rPr>
            </w:pPr>
            <w:r w:rsidRPr="00F317F5">
              <w:rPr>
                <w:sz w:val="16"/>
                <w:szCs w:val="16"/>
              </w:rPr>
              <w:tab/>
              <w:t>Metering Vessels (Accumulators):</w:t>
            </w:r>
          </w:p>
          <w:p w14:paraId="73620FBE" w14:textId="77777777" w:rsidR="000D7BB1" w:rsidRPr="00F317F5" w:rsidRDefault="000D7BB1" w:rsidP="00F559DD">
            <w:pPr>
              <w:tabs>
                <w:tab w:val="left" w:pos="-720"/>
                <w:tab w:val="left" w:pos="237"/>
              </w:tabs>
              <w:suppressAutoHyphens/>
              <w:rPr>
                <w:sz w:val="16"/>
                <w:szCs w:val="16"/>
              </w:rPr>
            </w:pPr>
            <w:r w:rsidRPr="00F317F5">
              <w:rPr>
                <w:sz w:val="16"/>
                <w:szCs w:val="16"/>
              </w:rPr>
              <w:tab/>
              <w:t>1 bbl. calibration plate (20 x 9)</w:t>
            </w:r>
          </w:p>
          <w:p w14:paraId="1402D47A" w14:textId="77777777" w:rsidR="000D7BB1" w:rsidRPr="00F317F5" w:rsidRDefault="000D7BB1" w:rsidP="00F559DD">
            <w:pPr>
              <w:tabs>
                <w:tab w:val="left" w:pos="-720"/>
                <w:tab w:val="left" w:pos="237"/>
              </w:tabs>
              <w:suppressAutoHyphens/>
              <w:rPr>
                <w:sz w:val="16"/>
                <w:szCs w:val="16"/>
              </w:rPr>
            </w:pPr>
            <w:r w:rsidRPr="00F317F5">
              <w:rPr>
                <w:sz w:val="16"/>
                <w:szCs w:val="16"/>
              </w:rPr>
              <w:tab/>
              <w:t>5 bbl. calibration plate (24 x 10)</w:t>
            </w:r>
          </w:p>
          <w:p w14:paraId="4B9E07E3" w14:textId="77777777" w:rsidR="000D7BB1" w:rsidRPr="00F317F5" w:rsidRDefault="000D7BB1" w:rsidP="00F559DD">
            <w:pPr>
              <w:tabs>
                <w:tab w:val="left" w:pos="-720"/>
                <w:tab w:val="left" w:pos="237"/>
              </w:tabs>
              <w:suppressAutoHyphens/>
              <w:rPr>
                <w:sz w:val="16"/>
                <w:szCs w:val="16"/>
              </w:rPr>
            </w:pPr>
            <w:r w:rsidRPr="00F317F5">
              <w:rPr>
                <w:sz w:val="16"/>
                <w:szCs w:val="16"/>
              </w:rPr>
              <w:tab/>
              <w:t>7.5 bbl. calibration plate (30 x 10)</w:t>
            </w:r>
          </w:p>
          <w:p w14:paraId="08A178D1" w14:textId="77777777" w:rsidR="000D7BB1" w:rsidRPr="00F317F5" w:rsidRDefault="000D7BB1" w:rsidP="00F559DD">
            <w:pPr>
              <w:tabs>
                <w:tab w:val="left" w:pos="-720"/>
                <w:tab w:val="left" w:pos="237"/>
              </w:tabs>
              <w:suppressAutoHyphens/>
              <w:rPr>
                <w:sz w:val="16"/>
                <w:szCs w:val="16"/>
              </w:rPr>
            </w:pPr>
            <w:r w:rsidRPr="00F317F5">
              <w:rPr>
                <w:sz w:val="16"/>
                <w:szCs w:val="16"/>
              </w:rPr>
              <w:tab/>
              <w:t>10 bbl. calibration plate (36 x 10)</w:t>
            </w:r>
          </w:p>
          <w:p w14:paraId="35A4AC3D" w14:textId="77777777" w:rsidR="000D7BB1" w:rsidRPr="00F317F5" w:rsidRDefault="000D7BB1" w:rsidP="00F559DD">
            <w:pPr>
              <w:tabs>
                <w:tab w:val="left" w:pos="-720"/>
                <w:tab w:val="left" w:pos="162"/>
              </w:tabs>
              <w:suppressAutoHyphens/>
              <w:ind w:left="158" w:hanging="158"/>
              <w:rPr>
                <w:sz w:val="16"/>
                <w:szCs w:val="16"/>
              </w:rPr>
            </w:pPr>
            <w:r w:rsidRPr="00F317F5">
              <w:rPr>
                <w:sz w:val="16"/>
                <w:szCs w:val="16"/>
              </w:rPr>
              <w:tab/>
              <w:t>Recorders (Meters)—Includes both static element and tube drive pulsation dampener-also one and two pen operations.</w:t>
            </w:r>
          </w:p>
          <w:p w14:paraId="0970707D" w14:textId="77777777" w:rsidR="000D7BB1" w:rsidRPr="00F317F5" w:rsidRDefault="000D7BB1" w:rsidP="00F559DD">
            <w:pPr>
              <w:tabs>
                <w:tab w:val="left" w:pos="-720"/>
                <w:tab w:val="left" w:pos="237"/>
              </w:tabs>
              <w:suppressAutoHyphens/>
              <w:rPr>
                <w:sz w:val="16"/>
                <w:szCs w:val="16"/>
              </w:rPr>
            </w:pPr>
            <w:r w:rsidRPr="00F317F5">
              <w:rPr>
                <w:sz w:val="16"/>
                <w:szCs w:val="16"/>
              </w:rPr>
              <w:tab/>
              <w:t>per meter</w:t>
            </w:r>
          </w:p>
          <w:p w14:paraId="39981419" w14:textId="77777777" w:rsidR="000D7BB1" w:rsidRPr="00F317F5" w:rsidRDefault="000D7BB1" w:rsidP="00F559DD">
            <w:pPr>
              <w:tabs>
                <w:tab w:val="left" w:pos="-720"/>
                <w:tab w:val="left" w:pos="162"/>
              </w:tabs>
              <w:suppressAutoHyphens/>
              <w:rPr>
                <w:sz w:val="16"/>
                <w:szCs w:val="16"/>
              </w:rPr>
            </w:pPr>
            <w:r w:rsidRPr="00F317F5">
              <w:rPr>
                <w:sz w:val="16"/>
                <w:szCs w:val="16"/>
              </w:rPr>
              <w:tab/>
              <w:t>Solar Panel (also see Telecommunications)</w:t>
            </w:r>
          </w:p>
          <w:p w14:paraId="1A47CEC3" w14:textId="77777777" w:rsidR="000D7BB1" w:rsidRPr="00F317F5" w:rsidRDefault="000D7BB1" w:rsidP="00F559DD">
            <w:pPr>
              <w:tabs>
                <w:tab w:val="left" w:pos="-720"/>
                <w:tab w:val="left" w:pos="162"/>
              </w:tabs>
              <w:suppressAutoHyphens/>
              <w:rPr>
                <w:sz w:val="16"/>
                <w:szCs w:val="16"/>
              </w:rPr>
            </w:pPr>
            <w:r w:rsidRPr="00F317F5">
              <w:rPr>
                <w:sz w:val="16"/>
                <w:szCs w:val="16"/>
              </w:rPr>
              <w:tab/>
              <w:t>per unit (10' x 10')</w:t>
            </w:r>
          </w:p>
        </w:tc>
        <w:tc>
          <w:tcPr>
            <w:tcW w:w="923" w:type="dxa"/>
          </w:tcPr>
          <w:p w14:paraId="4FD3D3D9" w14:textId="77777777" w:rsidR="000D7BB1" w:rsidRDefault="000D7BB1" w:rsidP="00F559DD">
            <w:pPr>
              <w:tabs>
                <w:tab w:val="center" w:pos="904"/>
              </w:tabs>
              <w:suppressAutoHyphens/>
              <w:jc w:val="center"/>
              <w:rPr>
                <w:sz w:val="16"/>
                <w:szCs w:val="16"/>
              </w:rPr>
            </w:pPr>
          </w:p>
          <w:p w14:paraId="0C7310D7" w14:textId="77777777" w:rsidR="000D7BB1" w:rsidRPr="00651C8A" w:rsidRDefault="000D7BB1" w:rsidP="00F559DD">
            <w:pPr>
              <w:tabs>
                <w:tab w:val="center" w:pos="904"/>
              </w:tabs>
              <w:suppressAutoHyphens/>
              <w:jc w:val="center"/>
              <w:rPr>
                <w:sz w:val="16"/>
                <w:szCs w:val="16"/>
              </w:rPr>
            </w:pPr>
            <w:r w:rsidRPr="00651C8A">
              <w:rPr>
                <w:sz w:val="16"/>
                <w:szCs w:val="16"/>
              </w:rPr>
              <w:t>8,440</w:t>
            </w:r>
          </w:p>
          <w:p w14:paraId="3559B5E3" w14:textId="77777777" w:rsidR="000D7BB1" w:rsidRPr="00651C8A" w:rsidRDefault="000D7BB1" w:rsidP="00F559DD">
            <w:pPr>
              <w:tabs>
                <w:tab w:val="center" w:pos="904"/>
              </w:tabs>
              <w:suppressAutoHyphens/>
              <w:jc w:val="center"/>
              <w:rPr>
                <w:sz w:val="16"/>
                <w:szCs w:val="16"/>
              </w:rPr>
            </w:pPr>
            <w:r w:rsidRPr="00651C8A">
              <w:rPr>
                <w:sz w:val="16"/>
                <w:szCs w:val="16"/>
              </w:rPr>
              <w:t>9,500</w:t>
            </w:r>
          </w:p>
          <w:p w14:paraId="4DA39EA1" w14:textId="77777777" w:rsidR="000D7BB1" w:rsidRPr="00651C8A" w:rsidRDefault="000D7BB1" w:rsidP="00F559DD">
            <w:pPr>
              <w:tabs>
                <w:tab w:val="center" w:pos="904"/>
              </w:tabs>
              <w:suppressAutoHyphens/>
              <w:jc w:val="center"/>
              <w:rPr>
                <w:sz w:val="16"/>
                <w:szCs w:val="16"/>
              </w:rPr>
            </w:pPr>
            <w:r w:rsidRPr="00651C8A">
              <w:rPr>
                <w:sz w:val="16"/>
                <w:szCs w:val="16"/>
              </w:rPr>
              <w:t>11,470</w:t>
            </w:r>
          </w:p>
          <w:p w14:paraId="1909662D" w14:textId="77777777" w:rsidR="000D7BB1" w:rsidRPr="00651C8A" w:rsidRDefault="000D7BB1" w:rsidP="00F559DD">
            <w:pPr>
              <w:tabs>
                <w:tab w:val="center" w:pos="904"/>
              </w:tabs>
              <w:suppressAutoHyphens/>
              <w:jc w:val="center"/>
              <w:rPr>
                <w:sz w:val="16"/>
                <w:szCs w:val="16"/>
              </w:rPr>
            </w:pPr>
            <w:r w:rsidRPr="00651C8A">
              <w:rPr>
                <w:sz w:val="16"/>
                <w:szCs w:val="16"/>
              </w:rPr>
              <w:t>15,980</w:t>
            </w:r>
          </w:p>
          <w:p w14:paraId="18A17E1A" w14:textId="77777777" w:rsidR="000D7BB1" w:rsidRPr="00651C8A" w:rsidRDefault="000D7BB1" w:rsidP="00F559DD">
            <w:pPr>
              <w:tabs>
                <w:tab w:val="center" w:pos="904"/>
              </w:tabs>
              <w:suppressAutoHyphens/>
              <w:jc w:val="center"/>
              <w:rPr>
                <w:sz w:val="16"/>
                <w:szCs w:val="16"/>
              </w:rPr>
            </w:pPr>
            <w:r w:rsidRPr="00651C8A">
              <w:rPr>
                <w:sz w:val="16"/>
                <w:szCs w:val="16"/>
              </w:rPr>
              <w:t>24,000</w:t>
            </w:r>
          </w:p>
          <w:p w14:paraId="066F764D" w14:textId="77777777" w:rsidR="000D7BB1" w:rsidRPr="00651C8A" w:rsidRDefault="000D7BB1" w:rsidP="00F559DD">
            <w:pPr>
              <w:tabs>
                <w:tab w:val="center" w:pos="904"/>
              </w:tabs>
              <w:suppressAutoHyphens/>
              <w:jc w:val="center"/>
              <w:rPr>
                <w:sz w:val="16"/>
                <w:szCs w:val="16"/>
              </w:rPr>
            </w:pPr>
            <w:r w:rsidRPr="00651C8A">
              <w:rPr>
                <w:sz w:val="16"/>
                <w:szCs w:val="16"/>
              </w:rPr>
              <w:t>31,960</w:t>
            </w:r>
          </w:p>
          <w:p w14:paraId="7D1A2D0E" w14:textId="77777777" w:rsidR="000D7BB1" w:rsidRPr="00651C8A" w:rsidRDefault="000D7BB1" w:rsidP="00F559DD">
            <w:pPr>
              <w:tabs>
                <w:tab w:val="center" w:pos="904"/>
              </w:tabs>
              <w:suppressAutoHyphens/>
              <w:jc w:val="center"/>
              <w:rPr>
                <w:sz w:val="16"/>
                <w:szCs w:val="16"/>
              </w:rPr>
            </w:pPr>
            <w:r w:rsidRPr="00651C8A">
              <w:rPr>
                <w:sz w:val="16"/>
                <w:szCs w:val="16"/>
              </w:rPr>
              <w:t>39,960</w:t>
            </w:r>
          </w:p>
          <w:p w14:paraId="703F5E0E" w14:textId="77777777" w:rsidR="000D7BB1" w:rsidRPr="00651C8A" w:rsidRDefault="000D7BB1" w:rsidP="00F559DD">
            <w:pPr>
              <w:tabs>
                <w:tab w:val="center" w:pos="904"/>
              </w:tabs>
              <w:suppressAutoHyphens/>
              <w:jc w:val="center"/>
              <w:rPr>
                <w:sz w:val="16"/>
                <w:szCs w:val="16"/>
              </w:rPr>
            </w:pPr>
            <w:r w:rsidRPr="00651C8A">
              <w:rPr>
                <w:sz w:val="16"/>
                <w:szCs w:val="16"/>
              </w:rPr>
              <w:t>54,420</w:t>
            </w:r>
          </w:p>
          <w:p w14:paraId="4A08358C" w14:textId="77777777" w:rsidR="000D7BB1" w:rsidRPr="00651C8A" w:rsidRDefault="000D7BB1" w:rsidP="00F559DD">
            <w:pPr>
              <w:tabs>
                <w:tab w:val="center" w:pos="904"/>
              </w:tabs>
              <w:suppressAutoHyphens/>
              <w:jc w:val="center"/>
              <w:rPr>
                <w:sz w:val="16"/>
                <w:szCs w:val="16"/>
              </w:rPr>
            </w:pPr>
            <w:r w:rsidRPr="00651C8A">
              <w:rPr>
                <w:sz w:val="16"/>
                <w:szCs w:val="16"/>
              </w:rPr>
              <w:t>71,090</w:t>
            </w:r>
          </w:p>
          <w:p w14:paraId="37FB1C71" w14:textId="77777777" w:rsidR="000D7BB1" w:rsidRPr="00651C8A" w:rsidRDefault="000D7BB1" w:rsidP="00F559DD">
            <w:pPr>
              <w:tabs>
                <w:tab w:val="center" w:pos="904"/>
              </w:tabs>
              <w:suppressAutoHyphens/>
              <w:jc w:val="center"/>
              <w:rPr>
                <w:sz w:val="16"/>
                <w:szCs w:val="16"/>
              </w:rPr>
            </w:pPr>
            <w:r w:rsidRPr="00651C8A">
              <w:rPr>
                <w:sz w:val="16"/>
                <w:szCs w:val="16"/>
              </w:rPr>
              <w:t>88,060</w:t>
            </w:r>
          </w:p>
          <w:p w14:paraId="377EFA10" w14:textId="77777777" w:rsidR="000D7BB1" w:rsidRPr="00651C8A" w:rsidRDefault="000D7BB1" w:rsidP="00F559DD">
            <w:pPr>
              <w:tabs>
                <w:tab w:val="center" w:pos="904"/>
              </w:tabs>
              <w:suppressAutoHyphens/>
              <w:jc w:val="center"/>
              <w:rPr>
                <w:sz w:val="16"/>
                <w:szCs w:val="16"/>
              </w:rPr>
            </w:pPr>
            <w:r w:rsidRPr="00651C8A">
              <w:rPr>
                <w:sz w:val="16"/>
                <w:szCs w:val="16"/>
              </w:rPr>
              <w:t>114,430</w:t>
            </w:r>
          </w:p>
          <w:p w14:paraId="1D4BF794" w14:textId="77777777" w:rsidR="000D7BB1" w:rsidRPr="00651C8A" w:rsidRDefault="000D7BB1" w:rsidP="00F559DD">
            <w:pPr>
              <w:tabs>
                <w:tab w:val="center" w:pos="904"/>
              </w:tabs>
              <w:suppressAutoHyphens/>
              <w:jc w:val="center"/>
              <w:rPr>
                <w:sz w:val="16"/>
                <w:szCs w:val="16"/>
              </w:rPr>
            </w:pPr>
            <w:r w:rsidRPr="00651C8A">
              <w:rPr>
                <w:sz w:val="16"/>
                <w:szCs w:val="16"/>
              </w:rPr>
              <w:t>144,220</w:t>
            </w:r>
          </w:p>
          <w:p w14:paraId="0665B259" w14:textId="77777777" w:rsidR="000D7BB1" w:rsidRDefault="000D7BB1" w:rsidP="00F559DD">
            <w:pPr>
              <w:tabs>
                <w:tab w:val="center" w:pos="904"/>
              </w:tabs>
              <w:suppressAutoHyphens/>
              <w:jc w:val="center"/>
              <w:rPr>
                <w:sz w:val="16"/>
                <w:szCs w:val="16"/>
              </w:rPr>
            </w:pPr>
            <w:r w:rsidRPr="00651C8A">
              <w:rPr>
                <w:sz w:val="16"/>
                <w:szCs w:val="16"/>
              </w:rPr>
              <w:t>176,570</w:t>
            </w:r>
          </w:p>
          <w:p w14:paraId="0677C20C" w14:textId="77777777" w:rsidR="000D7BB1" w:rsidRDefault="000D7BB1" w:rsidP="00F559DD">
            <w:pPr>
              <w:tabs>
                <w:tab w:val="center" w:pos="904"/>
              </w:tabs>
              <w:suppressAutoHyphens/>
              <w:jc w:val="center"/>
              <w:rPr>
                <w:sz w:val="16"/>
                <w:szCs w:val="16"/>
              </w:rPr>
            </w:pPr>
          </w:p>
          <w:p w14:paraId="3B5C054D" w14:textId="77777777" w:rsidR="000D7BB1" w:rsidRPr="00651C8A" w:rsidRDefault="000D7BB1" w:rsidP="00F559DD">
            <w:pPr>
              <w:tabs>
                <w:tab w:val="center" w:pos="904"/>
              </w:tabs>
              <w:suppressAutoHyphens/>
              <w:jc w:val="center"/>
              <w:rPr>
                <w:sz w:val="16"/>
                <w:szCs w:val="16"/>
              </w:rPr>
            </w:pPr>
            <w:r w:rsidRPr="00651C8A">
              <w:rPr>
                <w:sz w:val="16"/>
                <w:szCs w:val="16"/>
              </w:rPr>
              <w:t>4,900</w:t>
            </w:r>
          </w:p>
          <w:p w14:paraId="544424A0" w14:textId="77777777" w:rsidR="000D7BB1" w:rsidRPr="00651C8A" w:rsidRDefault="000D7BB1" w:rsidP="00F559DD">
            <w:pPr>
              <w:tabs>
                <w:tab w:val="center" w:pos="904"/>
              </w:tabs>
              <w:suppressAutoHyphens/>
              <w:jc w:val="center"/>
              <w:rPr>
                <w:sz w:val="16"/>
                <w:szCs w:val="16"/>
              </w:rPr>
            </w:pPr>
            <w:r w:rsidRPr="00651C8A">
              <w:rPr>
                <w:sz w:val="16"/>
                <w:szCs w:val="16"/>
              </w:rPr>
              <w:t>5,270</w:t>
            </w:r>
          </w:p>
          <w:p w14:paraId="553DFD2B" w14:textId="77777777" w:rsidR="000D7BB1" w:rsidRPr="00651C8A" w:rsidRDefault="000D7BB1" w:rsidP="00F559DD">
            <w:pPr>
              <w:tabs>
                <w:tab w:val="center" w:pos="904"/>
              </w:tabs>
              <w:suppressAutoHyphens/>
              <w:jc w:val="center"/>
              <w:rPr>
                <w:sz w:val="16"/>
                <w:szCs w:val="16"/>
              </w:rPr>
            </w:pPr>
            <w:r w:rsidRPr="00651C8A">
              <w:rPr>
                <w:sz w:val="16"/>
                <w:szCs w:val="16"/>
              </w:rPr>
              <w:t>7,390</w:t>
            </w:r>
          </w:p>
          <w:p w14:paraId="46263BCE" w14:textId="77777777" w:rsidR="000D7BB1" w:rsidRDefault="000D7BB1" w:rsidP="00F559DD">
            <w:pPr>
              <w:tabs>
                <w:tab w:val="center" w:pos="904"/>
              </w:tabs>
              <w:suppressAutoHyphens/>
              <w:jc w:val="center"/>
              <w:rPr>
                <w:sz w:val="16"/>
                <w:szCs w:val="16"/>
              </w:rPr>
            </w:pPr>
            <w:r w:rsidRPr="00651C8A">
              <w:rPr>
                <w:sz w:val="16"/>
                <w:szCs w:val="16"/>
              </w:rPr>
              <w:t>9,190</w:t>
            </w:r>
          </w:p>
          <w:p w14:paraId="43D117DD" w14:textId="77777777" w:rsidR="000D7BB1" w:rsidRDefault="000D7BB1" w:rsidP="00F559DD">
            <w:pPr>
              <w:tabs>
                <w:tab w:val="center" w:pos="904"/>
              </w:tabs>
              <w:suppressAutoHyphens/>
              <w:jc w:val="center"/>
              <w:rPr>
                <w:sz w:val="16"/>
                <w:szCs w:val="16"/>
              </w:rPr>
            </w:pPr>
          </w:p>
          <w:p w14:paraId="478D64CF" w14:textId="77777777" w:rsidR="000D7BB1" w:rsidRDefault="000D7BB1" w:rsidP="00F559DD">
            <w:pPr>
              <w:tabs>
                <w:tab w:val="center" w:pos="904"/>
              </w:tabs>
              <w:suppressAutoHyphens/>
              <w:jc w:val="center"/>
              <w:rPr>
                <w:sz w:val="16"/>
                <w:szCs w:val="16"/>
              </w:rPr>
            </w:pPr>
          </w:p>
          <w:p w14:paraId="166125C7" w14:textId="77777777" w:rsidR="000D7BB1" w:rsidRDefault="000D7BB1" w:rsidP="00F559DD">
            <w:pPr>
              <w:tabs>
                <w:tab w:val="center" w:pos="904"/>
              </w:tabs>
              <w:suppressAutoHyphens/>
              <w:jc w:val="center"/>
              <w:rPr>
                <w:sz w:val="16"/>
                <w:szCs w:val="16"/>
              </w:rPr>
            </w:pPr>
          </w:p>
          <w:p w14:paraId="27F30F32" w14:textId="77777777" w:rsidR="000D7BB1" w:rsidRDefault="000D7BB1" w:rsidP="00F559DD">
            <w:pPr>
              <w:tabs>
                <w:tab w:val="center" w:pos="904"/>
              </w:tabs>
              <w:suppressAutoHyphens/>
              <w:jc w:val="center"/>
              <w:rPr>
                <w:sz w:val="16"/>
                <w:szCs w:val="16"/>
              </w:rPr>
            </w:pPr>
            <w:r w:rsidRPr="00651C8A">
              <w:rPr>
                <w:sz w:val="16"/>
                <w:szCs w:val="16"/>
              </w:rPr>
              <w:t>3,400</w:t>
            </w:r>
          </w:p>
          <w:p w14:paraId="329ACB14" w14:textId="77777777" w:rsidR="000D7BB1" w:rsidRDefault="000D7BB1" w:rsidP="00F559DD">
            <w:pPr>
              <w:tabs>
                <w:tab w:val="center" w:pos="904"/>
              </w:tabs>
              <w:suppressAutoHyphens/>
              <w:jc w:val="center"/>
              <w:rPr>
                <w:sz w:val="16"/>
                <w:szCs w:val="16"/>
              </w:rPr>
            </w:pPr>
          </w:p>
          <w:p w14:paraId="776D96E7" w14:textId="77777777" w:rsidR="000D7BB1" w:rsidRPr="00651C8A" w:rsidRDefault="000D7BB1" w:rsidP="00F559DD">
            <w:pPr>
              <w:tabs>
                <w:tab w:val="center" w:pos="904"/>
              </w:tabs>
              <w:suppressAutoHyphens/>
              <w:jc w:val="center"/>
              <w:rPr>
                <w:sz w:val="16"/>
                <w:szCs w:val="16"/>
              </w:rPr>
            </w:pPr>
            <w:r w:rsidRPr="00651C8A">
              <w:rPr>
                <w:sz w:val="16"/>
                <w:szCs w:val="16"/>
              </w:rPr>
              <w:t>440</w:t>
            </w:r>
          </w:p>
        </w:tc>
      </w:tr>
      <w:tr w:rsidR="000D7BB1" w:rsidRPr="00651C8A" w14:paraId="0CCB7AF5" w14:textId="77777777" w:rsidTr="00F559DD">
        <w:trPr>
          <w:cantSplit/>
          <w:jc w:val="center"/>
        </w:trPr>
        <w:tc>
          <w:tcPr>
            <w:tcW w:w="4297" w:type="dxa"/>
          </w:tcPr>
          <w:p w14:paraId="22EB4AF9" w14:textId="77777777" w:rsidR="000D7BB1" w:rsidRPr="00F317F5" w:rsidRDefault="000D7BB1" w:rsidP="00F559DD">
            <w:pPr>
              <w:widowControl w:val="0"/>
              <w:tabs>
                <w:tab w:val="left" w:pos="-720"/>
              </w:tabs>
              <w:suppressAutoHyphens/>
              <w:autoSpaceDE w:val="0"/>
              <w:autoSpaceDN w:val="0"/>
              <w:rPr>
                <w:sz w:val="16"/>
                <w:szCs w:val="16"/>
              </w:rPr>
            </w:pPr>
            <w:r w:rsidRPr="00F317F5">
              <w:rPr>
                <w:sz w:val="16"/>
                <w:szCs w:val="16"/>
              </w:rPr>
              <w:t>Pipe Lines—Lease Lines</w:t>
            </w:r>
          </w:p>
          <w:p w14:paraId="37A808A0" w14:textId="77777777" w:rsidR="000D7BB1" w:rsidRPr="00F317F5" w:rsidRDefault="000D7BB1" w:rsidP="00F559DD">
            <w:pPr>
              <w:tabs>
                <w:tab w:val="left" w:pos="-720"/>
                <w:tab w:val="left" w:pos="162"/>
              </w:tabs>
              <w:suppressAutoHyphens/>
              <w:rPr>
                <w:sz w:val="16"/>
                <w:szCs w:val="16"/>
              </w:rPr>
            </w:pPr>
            <w:r w:rsidRPr="00F317F5">
              <w:rPr>
                <w:sz w:val="16"/>
                <w:szCs w:val="16"/>
              </w:rPr>
              <w:tab/>
              <w:t>Steel</w:t>
            </w:r>
          </w:p>
          <w:p w14:paraId="445FB79E" w14:textId="77777777" w:rsidR="000D7BB1" w:rsidRPr="00F317F5" w:rsidRDefault="000D7BB1" w:rsidP="00F559DD">
            <w:pPr>
              <w:tabs>
                <w:tab w:val="left" w:pos="-720"/>
                <w:tab w:val="left" w:pos="237"/>
              </w:tabs>
              <w:suppressAutoHyphens/>
              <w:rPr>
                <w:sz w:val="16"/>
                <w:szCs w:val="16"/>
              </w:rPr>
            </w:pPr>
            <w:r w:rsidRPr="00F317F5">
              <w:rPr>
                <w:sz w:val="16"/>
                <w:szCs w:val="16"/>
              </w:rPr>
              <w:tab/>
              <w:t>2 In. nominal size - per mile</w:t>
            </w:r>
          </w:p>
          <w:p w14:paraId="27140BE8" w14:textId="77777777" w:rsidR="000D7BB1" w:rsidRPr="00F317F5" w:rsidRDefault="000D7BB1" w:rsidP="00F559DD">
            <w:pPr>
              <w:tabs>
                <w:tab w:val="left" w:pos="-720"/>
                <w:tab w:val="left" w:pos="237"/>
              </w:tabs>
              <w:suppressAutoHyphens/>
              <w:rPr>
                <w:sz w:val="16"/>
                <w:szCs w:val="16"/>
              </w:rPr>
            </w:pPr>
            <w:r w:rsidRPr="00F317F5">
              <w:rPr>
                <w:sz w:val="16"/>
                <w:szCs w:val="16"/>
              </w:rPr>
              <w:tab/>
              <w:t>2 1/2 In. nominal size - per mile</w:t>
            </w:r>
          </w:p>
          <w:p w14:paraId="47197F26" w14:textId="77777777" w:rsidR="000D7BB1" w:rsidRPr="00F317F5" w:rsidRDefault="000D7BB1" w:rsidP="00F559DD">
            <w:pPr>
              <w:tabs>
                <w:tab w:val="left" w:pos="-720"/>
                <w:tab w:val="left" w:pos="237"/>
              </w:tabs>
              <w:suppressAutoHyphens/>
              <w:rPr>
                <w:sz w:val="16"/>
                <w:szCs w:val="16"/>
              </w:rPr>
            </w:pPr>
            <w:r w:rsidRPr="00F317F5">
              <w:rPr>
                <w:sz w:val="16"/>
                <w:szCs w:val="16"/>
              </w:rPr>
              <w:tab/>
              <w:t>3 and 3 1/2 In. nominal size - per mile</w:t>
            </w:r>
          </w:p>
          <w:p w14:paraId="382FB3AA" w14:textId="77777777" w:rsidR="000D7BB1" w:rsidRPr="00F317F5" w:rsidRDefault="000D7BB1" w:rsidP="00F559DD">
            <w:pPr>
              <w:tabs>
                <w:tab w:val="left" w:pos="-720"/>
                <w:tab w:val="left" w:pos="237"/>
              </w:tabs>
              <w:suppressAutoHyphens/>
              <w:rPr>
                <w:sz w:val="16"/>
                <w:szCs w:val="16"/>
              </w:rPr>
            </w:pPr>
            <w:r w:rsidRPr="00F317F5">
              <w:rPr>
                <w:sz w:val="16"/>
                <w:szCs w:val="16"/>
              </w:rPr>
              <w:tab/>
              <w:t>4, 4 1/2 and 5 In. nominal size - per mile</w:t>
            </w:r>
          </w:p>
          <w:p w14:paraId="190C58F3" w14:textId="77777777" w:rsidR="000D7BB1" w:rsidRPr="00F317F5" w:rsidRDefault="000D7BB1" w:rsidP="00F559DD">
            <w:pPr>
              <w:tabs>
                <w:tab w:val="left" w:pos="-720"/>
                <w:tab w:val="left" w:pos="237"/>
              </w:tabs>
              <w:suppressAutoHyphens/>
              <w:rPr>
                <w:sz w:val="16"/>
                <w:szCs w:val="16"/>
              </w:rPr>
            </w:pPr>
            <w:r w:rsidRPr="00F317F5">
              <w:rPr>
                <w:sz w:val="16"/>
                <w:szCs w:val="16"/>
              </w:rPr>
              <w:tab/>
              <w:t>6 In. nominal size - per mile</w:t>
            </w:r>
          </w:p>
          <w:p w14:paraId="09BD341A" w14:textId="77777777" w:rsidR="000D7BB1" w:rsidRPr="00F317F5" w:rsidRDefault="000D7BB1" w:rsidP="00F559DD">
            <w:pPr>
              <w:tabs>
                <w:tab w:val="left" w:pos="-720"/>
                <w:tab w:val="left" w:pos="162"/>
              </w:tabs>
              <w:suppressAutoHyphens/>
              <w:rPr>
                <w:sz w:val="16"/>
                <w:szCs w:val="16"/>
              </w:rPr>
            </w:pPr>
            <w:r w:rsidRPr="00F317F5">
              <w:rPr>
                <w:sz w:val="16"/>
                <w:szCs w:val="16"/>
              </w:rPr>
              <w:tab/>
              <w:t>Poly Pipe</w:t>
            </w:r>
          </w:p>
          <w:p w14:paraId="3A848A69" w14:textId="77777777" w:rsidR="000D7BB1" w:rsidRPr="00F317F5" w:rsidRDefault="000D7BB1" w:rsidP="00F559DD">
            <w:pPr>
              <w:tabs>
                <w:tab w:val="left" w:pos="-720"/>
                <w:tab w:val="left" w:pos="237"/>
              </w:tabs>
              <w:suppressAutoHyphens/>
              <w:rPr>
                <w:sz w:val="16"/>
                <w:szCs w:val="16"/>
              </w:rPr>
            </w:pPr>
            <w:r w:rsidRPr="00F317F5">
              <w:rPr>
                <w:sz w:val="16"/>
                <w:szCs w:val="16"/>
              </w:rPr>
              <w:tab/>
              <w:t>2 In. nominal size - per mile</w:t>
            </w:r>
          </w:p>
          <w:p w14:paraId="09BEA422" w14:textId="77777777" w:rsidR="000D7BB1" w:rsidRPr="00F317F5" w:rsidRDefault="000D7BB1" w:rsidP="00F559DD">
            <w:pPr>
              <w:tabs>
                <w:tab w:val="left" w:pos="-720"/>
                <w:tab w:val="left" w:pos="237"/>
              </w:tabs>
              <w:suppressAutoHyphens/>
              <w:rPr>
                <w:sz w:val="16"/>
                <w:szCs w:val="16"/>
              </w:rPr>
            </w:pPr>
            <w:r w:rsidRPr="00F317F5">
              <w:rPr>
                <w:sz w:val="16"/>
                <w:szCs w:val="16"/>
              </w:rPr>
              <w:tab/>
              <w:t>2 1/2 In. nominal size - per mile</w:t>
            </w:r>
          </w:p>
          <w:p w14:paraId="71AB527D" w14:textId="77777777" w:rsidR="000D7BB1" w:rsidRPr="00F317F5" w:rsidRDefault="000D7BB1" w:rsidP="00F559DD">
            <w:pPr>
              <w:tabs>
                <w:tab w:val="left" w:pos="-720"/>
                <w:tab w:val="left" w:pos="237"/>
              </w:tabs>
              <w:suppressAutoHyphens/>
              <w:rPr>
                <w:sz w:val="16"/>
                <w:szCs w:val="16"/>
              </w:rPr>
            </w:pPr>
            <w:r w:rsidRPr="00F317F5">
              <w:rPr>
                <w:sz w:val="16"/>
                <w:szCs w:val="16"/>
              </w:rPr>
              <w:tab/>
              <w:t>3 In. nominal size - per mile</w:t>
            </w:r>
          </w:p>
          <w:p w14:paraId="548870B5" w14:textId="77777777" w:rsidR="000D7BB1" w:rsidRPr="00F317F5" w:rsidRDefault="000D7BB1" w:rsidP="00F559DD">
            <w:pPr>
              <w:tabs>
                <w:tab w:val="left" w:pos="-720"/>
                <w:tab w:val="left" w:pos="237"/>
              </w:tabs>
              <w:suppressAutoHyphens/>
              <w:rPr>
                <w:sz w:val="16"/>
                <w:szCs w:val="16"/>
              </w:rPr>
            </w:pPr>
            <w:r w:rsidRPr="00F317F5">
              <w:rPr>
                <w:sz w:val="16"/>
                <w:szCs w:val="16"/>
              </w:rPr>
              <w:tab/>
              <w:t>4 In. nominal size - per mile</w:t>
            </w:r>
          </w:p>
          <w:p w14:paraId="1158ADCB" w14:textId="77777777" w:rsidR="000D7BB1" w:rsidRPr="00F317F5" w:rsidRDefault="000D7BB1" w:rsidP="00F559DD">
            <w:pPr>
              <w:tabs>
                <w:tab w:val="left" w:pos="-720"/>
                <w:tab w:val="left" w:pos="237"/>
              </w:tabs>
              <w:suppressAutoHyphens/>
              <w:rPr>
                <w:sz w:val="16"/>
                <w:szCs w:val="16"/>
              </w:rPr>
            </w:pPr>
            <w:r w:rsidRPr="00F317F5">
              <w:rPr>
                <w:sz w:val="16"/>
                <w:szCs w:val="16"/>
              </w:rPr>
              <w:tab/>
              <w:t xml:space="preserve">6 In. nominal size - per mile </w:t>
            </w:r>
          </w:p>
        </w:tc>
        <w:tc>
          <w:tcPr>
            <w:tcW w:w="923" w:type="dxa"/>
          </w:tcPr>
          <w:p w14:paraId="120FF6A7" w14:textId="77777777" w:rsidR="000D7BB1" w:rsidRDefault="000D7BB1" w:rsidP="00F559DD">
            <w:pPr>
              <w:tabs>
                <w:tab w:val="center" w:pos="904"/>
              </w:tabs>
              <w:suppressAutoHyphens/>
              <w:jc w:val="center"/>
              <w:rPr>
                <w:sz w:val="16"/>
                <w:szCs w:val="16"/>
              </w:rPr>
            </w:pPr>
          </w:p>
          <w:p w14:paraId="09761719" w14:textId="77777777" w:rsidR="000D7BB1" w:rsidRDefault="000D7BB1" w:rsidP="00F559DD">
            <w:pPr>
              <w:tabs>
                <w:tab w:val="center" w:pos="904"/>
              </w:tabs>
              <w:suppressAutoHyphens/>
              <w:jc w:val="center"/>
              <w:rPr>
                <w:sz w:val="16"/>
                <w:szCs w:val="16"/>
              </w:rPr>
            </w:pPr>
          </w:p>
          <w:p w14:paraId="1260D6ED" w14:textId="77777777" w:rsidR="000D7BB1" w:rsidRPr="00651C8A" w:rsidRDefault="000D7BB1" w:rsidP="00F559DD">
            <w:pPr>
              <w:tabs>
                <w:tab w:val="center" w:pos="904"/>
              </w:tabs>
              <w:suppressAutoHyphens/>
              <w:jc w:val="center"/>
              <w:rPr>
                <w:sz w:val="16"/>
                <w:szCs w:val="16"/>
              </w:rPr>
            </w:pPr>
            <w:r w:rsidRPr="00651C8A">
              <w:rPr>
                <w:sz w:val="16"/>
                <w:szCs w:val="16"/>
              </w:rPr>
              <w:t>24,570</w:t>
            </w:r>
          </w:p>
          <w:p w14:paraId="28220875" w14:textId="77777777" w:rsidR="000D7BB1" w:rsidRPr="00651C8A" w:rsidRDefault="000D7BB1" w:rsidP="00F559DD">
            <w:pPr>
              <w:tabs>
                <w:tab w:val="center" w:pos="904"/>
              </w:tabs>
              <w:suppressAutoHyphens/>
              <w:jc w:val="center"/>
              <w:rPr>
                <w:sz w:val="16"/>
                <w:szCs w:val="16"/>
              </w:rPr>
            </w:pPr>
            <w:r w:rsidRPr="00651C8A">
              <w:rPr>
                <w:sz w:val="16"/>
                <w:szCs w:val="16"/>
              </w:rPr>
              <w:t>33,090</w:t>
            </w:r>
          </w:p>
          <w:p w14:paraId="3CAB397C" w14:textId="77777777" w:rsidR="000D7BB1" w:rsidRPr="00651C8A" w:rsidRDefault="000D7BB1" w:rsidP="00F559DD">
            <w:pPr>
              <w:tabs>
                <w:tab w:val="center" w:pos="904"/>
              </w:tabs>
              <w:suppressAutoHyphens/>
              <w:jc w:val="center"/>
              <w:rPr>
                <w:sz w:val="16"/>
                <w:szCs w:val="16"/>
              </w:rPr>
            </w:pPr>
            <w:r w:rsidRPr="00651C8A">
              <w:rPr>
                <w:sz w:val="16"/>
                <w:szCs w:val="16"/>
              </w:rPr>
              <w:t>42,220</w:t>
            </w:r>
          </w:p>
          <w:p w14:paraId="0FC920BE" w14:textId="77777777" w:rsidR="000D7BB1" w:rsidRPr="00651C8A" w:rsidRDefault="000D7BB1" w:rsidP="00F559DD">
            <w:pPr>
              <w:tabs>
                <w:tab w:val="center" w:pos="904"/>
              </w:tabs>
              <w:suppressAutoHyphens/>
              <w:jc w:val="center"/>
              <w:rPr>
                <w:sz w:val="16"/>
                <w:szCs w:val="16"/>
              </w:rPr>
            </w:pPr>
            <w:r w:rsidRPr="00651C8A">
              <w:rPr>
                <w:sz w:val="16"/>
                <w:szCs w:val="16"/>
              </w:rPr>
              <w:t>72,600</w:t>
            </w:r>
          </w:p>
          <w:p w14:paraId="31F9D292" w14:textId="77777777" w:rsidR="000D7BB1" w:rsidRDefault="000D7BB1" w:rsidP="00F559DD">
            <w:pPr>
              <w:tabs>
                <w:tab w:val="center" w:pos="904"/>
              </w:tabs>
              <w:suppressAutoHyphens/>
              <w:jc w:val="center"/>
              <w:rPr>
                <w:sz w:val="16"/>
                <w:szCs w:val="16"/>
              </w:rPr>
            </w:pPr>
            <w:r w:rsidRPr="00651C8A">
              <w:rPr>
                <w:sz w:val="16"/>
                <w:szCs w:val="16"/>
              </w:rPr>
              <w:t>106,600</w:t>
            </w:r>
          </w:p>
          <w:p w14:paraId="580FF1B2" w14:textId="77777777" w:rsidR="000D7BB1" w:rsidRDefault="000D7BB1" w:rsidP="00F559DD">
            <w:pPr>
              <w:tabs>
                <w:tab w:val="center" w:pos="904"/>
              </w:tabs>
              <w:suppressAutoHyphens/>
              <w:jc w:val="center"/>
              <w:rPr>
                <w:sz w:val="16"/>
                <w:szCs w:val="16"/>
              </w:rPr>
            </w:pPr>
          </w:p>
          <w:p w14:paraId="76B81E84" w14:textId="77777777" w:rsidR="000D7BB1" w:rsidRPr="00651C8A" w:rsidRDefault="000D7BB1" w:rsidP="00F559DD">
            <w:pPr>
              <w:tabs>
                <w:tab w:val="center" w:pos="904"/>
              </w:tabs>
              <w:suppressAutoHyphens/>
              <w:jc w:val="center"/>
              <w:rPr>
                <w:sz w:val="16"/>
                <w:szCs w:val="16"/>
              </w:rPr>
            </w:pPr>
            <w:r w:rsidRPr="00651C8A">
              <w:rPr>
                <w:sz w:val="16"/>
                <w:szCs w:val="16"/>
              </w:rPr>
              <w:t>13,490</w:t>
            </w:r>
          </w:p>
          <w:p w14:paraId="10779A87" w14:textId="77777777" w:rsidR="000D7BB1" w:rsidRPr="00651C8A" w:rsidRDefault="000D7BB1" w:rsidP="00F559DD">
            <w:pPr>
              <w:tabs>
                <w:tab w:val="center" w:pos="904"/>
              </w:tabs>
              <w:suppressAutoHyphens/>
              <w:jc w:val="center"/>
              <w:rPr>
                <w:sz w:val="16"/>
                <w:szCs w:val="16"/>
              </w:rPr>
            </w:pPr>
            <w:r w:rsidRPr="00651C8A">
              <w:rPr>
                <w:sz w:val="16"/>
                <w:szCs w:val="16"/>
              </w:rPr>
              <w:t>18,180</w:t>
            </w:r>
          </w:p>
          <w:p w14:paraId="576FE829" w14:textId="77777777" w:rsidR="000D7BB1" w:rsidRPr="00651C8A" w:rsidRDefault="000D7BB1" w:rsidP="00F559DD">
            <w:pPr>
              <w:tabs>
                <w:tab w:val="center" w:pos="904"/>
              </w:tabs>
              <w:suppressAutoHyphens/>
              <w:jc w:val="center"/>
              <w:rPr>
                <w:sz w:val="16"/>
                <w:szCs w:val="16"/>
              </w:rPr>
            </w:pPr>
            <w:r w:rsidRPr="00651C8A">
              <w:rPr>
                <w:sz w:val="16"/>
                <w:szCs w:val="16"/>
              </w:rPr>
              <w:t>23,220</w:t>
            </w:r>
          </w:p>
          <w:p w14:paraId="7B2A52CB" w14:textId="77777777" w:rsidR="000D7BB1" w:rsidRPr="00651C8A" w:rsidRDefault="000D7BB1" w:rsidP="00F559DD">
            <w:pPr>
              <w:tabs>
                <w:tab w:val="center" w:pos="904"/>
              </w:tabs>
              <w:suppressAutoHyphens/>
              <w:jc w:val="center"/>
              <w:rPr>
                <w:sz w:val="16"/>
                <w:szCs w:val="16"/>
              </w:rPr>
            </w:pPr>
            <w:r w:rsidRPr="00651C8A">
              <w:rPr>
                <w:sz w:val="16"/>
                <w:szCs w:val="16"/>
              </w:rPr>
              <w:t>39,880</w:t>
            </w:r>
          </w:p>
          <w:p w14:paraId="21B73726" w14:textId="77777777" w:rsidR="000D7BB1" w:rsidRPr="00651C8A" w:rsidRDefault="000D7BB1" w:rsidP="00F559DD">
            <w:pPr>
              <w:tabs>
                <w:tab w:val="center" w:pos="904"/>
              </w:tabs>
              <w:suppressAutoHyphens/>
              <w:jc w:val="center"/>
              <w:rPr>
                <w:sz w:val="16"/>
                <w:szCs w:val="16"/>
              </w:rPr>
            </w:pPr>
            <w:r w:rsidRPr="00651C8A">
              <w:rPr>
                <w:sz w:val="16"/>
                <w:szCs w:val="16"/>
              </w:rPr>
              <w:t>58,570</w:t>
            </w:r>
          </w:p>
        </w:tc>
      </w:tr>
      <w:tr w:rsidR="000D7BB1" w:rsidRPr="00651C8A" w14:paraId="0879D8C9" w14:textId="77777777" w:rsidTr="00F559DD">
        <w:trPr>
          <w:cantSplit/>
          <w:jc w:val="center"/>
        </w:trPr>
        <w:tc>
          <w:tcPr>
            <w:tcW w:w="4297" w:type="dxa"/>
          </w:tcPr>
          <w:p w14:paraId="7538CDC9" w14:textId="77777777" w:rsidR="000D7BB1" w:rsidRPr="00F317F5" w:rsidRDefault="000D7BB1" w:rsidP="00F559DD">
            <w:pPr>
              <w:tabs>
                <w:tab w:val="left" w:pos="-720"/>
                <w:tab w:val="left" w:pos="162"/>
              </w:tabs>
              <w:suppressAutoHyphens/>
              <w:rPr>
                <w:sz w:val="16"/>
                <w:szCs w:val="16"/>
              </w:rPr>
            </w:pPr>
            <w:r w:rsidRPr="00F317F5">
              <w:rPr>
                <w:sz w:val="16"/>
                <w:szCs w:val="16"/>
              </w:rPr>
              <w:tab/>
              <w:t>Plastic-Fiberglass</w:t>
            </w:r>
          </w:p>
          <w:p w14:paraId="1F3B8E7C" w14:textId="77777777" w:rsidR="000D7BB1" w:rsidRPr="00F317F5" w:rsidRDefault="000D7BB1" w:rsidP="00F559DD">
            <w:pPr>
              <w:tabs>
                <w:tab w:val="left" w:pos="-720"/>
                <w:tab w:val="left" w:pos="237"/>
              </w:tabs>
              <w:suppressAutoHyphens/>
              <w:rPr>
                <w:sz w:val="16"/>
                <w:szCs w:val="16"/>
              </w:rPr>
            </w:pPr>
            <w:r w:rsidRPr="00F317F5">
              <w:rPr>
                <w:sz w:val="16"/>
                <w:szCs w:val="16"/>
              </w:rPr>
              <w:tab/>
              <w:t>2 In. nominal size - per mile</w:t>
            </w:r>
          </w:p>
          <w:p w14:paraId="4AD5E544" w14:textId="77777777" w:rsidR="000D7BB1" w:rsidRPr="00F317F5" w:rsidRDefault="000D7BB1" w:rsidP="00F559DD">
            <w:pPr>
              <w:tabs>
                <w:tab w:val="left" w:pos="-720"/>
                <w:tab w:val="left" w:pos="237"/>
              </w:tabs>
              <w:suppressAutoHyphens/>
              <w:rPr>
                <w:sz w:val="16"/>
                <w:szCs w:val="16"/>
              </w:rPr>
            </w:pPr>
            <w:r w:rsidRPr="00F317F5">
              <w:rPr>
                <w:sz w:val="16"/>
                <w:szCs w:val="16"/>
              </w:rPr>
              <w:tab/>
              <w:t>3 In. nominal size - per mile</w:t>
            </w:r>
          </w:p>
          <w:p w14:paraId="0AC940B7" w14:textId="77777777" w:rsidR="000D7BB1" w:rsidRPr="00F317F5" w:rsidRDefault="000D7BB1" w:rsidP="00F559DD">
            <w:pPr>
              <w:tabs>
                <w:tab w:val="left" w:pos="-720"/>
                <w:tab w:val="left" w:pos="237"/>
              </w:tabs>
              <w:suppressAutoHyphens/>
              <w:rPr>
                <w:sz w:val="16"/>
                <w:szCs w:val="16"/>
              </w:rPr>
            </w:pPr>
            <w:r w:rsidRPr="00F317F5">
              <w:rPr>
                <w:sz w:val="16"/>
                <w:szCs w:val="16"/>
              </w:rPr>
              <w:tab/>
              <w:t>4 In. nominal size - per mile</w:t>
            </w:r>
          </w:p>
          <w:p w14:paraId="65C46C3E" w14:textId="77777777" w:rsidR="000D7BB1" w:rsidRPr="00F317F5" w:rsidRDefault="000D7BB1" w:rsidP="00F559DD">
            <w:pPr>
              <w:tabs>
                <w:tab w:val="left" w:pos="-720"/>
                <w:tab w:val="left" w:pos="237"/>
              </w:tabs>
              <w:suppressAutoHyphens/>
              <w:rPr>
                <w:sz w:val="16"/>
                <w:szCs w:val="16"/>
              </w:rPr>
            </w:pPr>
            <w:r w:rsidRPr="00F317F5">
              <w:rPr>
                <w:sz w:val="16"/>
                <w:szCs w:val="16"/>
              </w:rPr>
              <w:tab/>
              <w:t>6 In. nominal size - per mile</w:t>
            </w:r>
          </w:p>
          <w:p w14:paraId="3B797678" w14:textId="77777777" w:rsidR="000D7BB1" w:rsidRPr="00F317F5" w:rsidRDefault="000D7BB1" w:rsidP="00F559DD">
            <w:pPr>
              <w:tabs>
                <w:tab w:val="left" w:pos="-720"/>
              </w:tabs>
              <w:suppressAutoHyphens/>
              <w:ind w:left="437" w:right="292"/>
              <w:jc w:val="both"/>
              <w:rPr>
                <w:spacing w:val="-2"/>
                <w:sz w:val="16"/>
                <w:szCs w:val="16"/>
              </w:rPr>
            </w:pPr>
            <w:r w:rsidRPr="00F317F5">
              <w:rPr>
                <w:sz w:val="16"/>
                <w:szCs w:val="16"/>
              </w:rPr>
              <w:t>NOTE: Allow 90 percent obsolescence credit for lines that are inactive, idle, open on both ends and dormant, which are being carried on corporate records solely for the purpose of retaining right of ways on the land and/or due to excessive capital outlay to refurbish or remove the lines.</w:t>
            </w:r>
            <w:r w:rsidRPr="00F317F5">
              <w:rPr>
                <w:spacing w:val="-2"/>
                <w:sz w:val="16"/>
                <w:szCs w:val="16"/>
              </w:rPr>
              <w:t xml:space="preserve"> </w:t>
            </w:r>
          </w:p>
        </w:tc>
        <w:tc>
          <w:tcPr>
            <w:tcW w:w="923" w:type="dxa"/>
          </w:tcPr>
          <w:p w14:paraId="3DC29B4E" w14:textId="77777777" w:rsidR="000D7BB1" w:rsidRDefault="000D7BB1" w:rsidP="00F559DD">
            <w:pPr>
              <w:tabs>
                <w:tab w:val="center" w:pos="880"/>
              </w:tabs>
              <w:suppressAutoHyphens/>
              <w:jc w:val="center"/>
              <w:rPr>
                <w:spacing w:val="-2"/>
                <w:sz w:val="16"/>
                <w:szCs w:val="16"/>
              </w:rPr>
            </w:pPr>
          </w:p>
          <w:p w14:paraId="6DCCE4A3"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20,960</w:t>
            </w:r>
          </w:p>
          <w:p w14:paraId="686C313B"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35,880</w:t>
            </w:r>
          </w:p>
          <w:p w14:paraId="19A9938E"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61,670</w:t>
            </w:r>
          </w:p>
          <w:p w14:paraId="198E7060"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90,530</w:t>
            </w:r>
          </w:p>
        </w:tc>
      </w:tr>
      <w:tr w:rsidR="000D7BB1" w:rsidRPr="00651C8A" w14:paraId="03077D3E" w14:textId="77777777" w:rsidTr="00F559DD">
        <w:trPr>
          <w:cantSplit/>
          <w:jc w:val="center"/>
        </w:trPr>
        <w:tc>
          <w:tcPr>
            <w:tcW w:w="4297" w:type="dxa"/>
          </w:tcPr>
          <w:p w14:paraId="457E5C8E" w14:textId="77777777" w:rsidR="000D7BB1" w:rsidRPr="00F317F5" w:rsidRDefault="000D7BB1" w:rsidP="00F559DD">
            <w:pPr>
              <w:tabs>
                <w:tab w:val="left" w:pos="-720"/>
              </w:tabs>
              <w:suppressAutoHyphens/>
              <w:rPr>
                <w:spacing w:val="-2"/>
                <w:sz w:val="16"/>
                <w:szCs w:val="16"/>
              </w:rPr>
            </w:pPr>
            <w:r w:rsidRPr="00F317F5">
              <w:rPr>
                <w:spacing w:val="-2"/>
                <w:sz w:val="16"/>
                <w:szCs w:val="16"/>
              </w:rPr>
              <w:t>Pipe Stock—(assessed on an individual basis)</w:t>
            </w:r>
          </w:p>
        </w:tc>
        <w:tc>
          <w:tcPr>
            <w:tcW w:w="923" w:type="dxa"/>
            <w:vAlign w:val="bottom"/>
          </w:tcPr>
          <w:p w14:paraId="1BB17CA5" w14:textId="77777777" w:rsidR="000D7BB1" w:rsidRPr="00651C8A" w:rsidRDefault="000D7BB1" w:rsidP="00F559DD">
            <w:pPr>
              <w:tabs>
                <w:tab w:val="left" w:pos="-720"/>
              </w:tabs>
              <w:suppressAutoHyphens/>
              <w:jc w:val="center"/>
              <w:rPr>
                <w:spacing w:val="-2"/>
                <w:sz w:val="16"/>
                <w:szCs w:val="16"/>
              </w:rPr>
            </w:pPr>
            <w:r w:rsidRPr="00651C8A">
              <w:rPr>
                <w:spacing w:val="-2"/>
                <w:sz w:val="16"/>
                <w:szCs w:val="16"/>
              </w:rPr>
              <w:t xml:space="preserve"> </w:t>
            </w:r>
          </w:p>
        </w:tc>
      </w:tr>
      <w:tr w:rsidR="000D7BB1" w:rsidRPr="00651C8A" w14:paraId="7B934408" w14:textId="77777777" w:rsidTr="00F559DD">
        <w:trPr>
          <w:cantSplit/>
          <w:jc w:val="center"/>
        </w:trPr>
        <w:tc>
          <w:tcPr>
            <w:tcW w:w="4297" w:type="dxa"/>
          </w:tcPr>
          <w:p w14:paraId="515C68F2" w14:textId="77777777" w:rsidR="000D7BB1" w:rsidRPr="00F317F5" w:rsidRDefault="000D7BB1" w:rsidP="00F559DD">
            <w:pPr>
              <w:tabs>
                <w:tab w:val="left" w:pos="-720"/>
              </w:tabs>
              <w:suppressAutoHyphens/>
              <w:rPr>
                <w:spacing w:val="-2"/>
                <w:sz w:val="16"/>
                <w:szCs w:val="16"/>
              </w:rPr>
            </w:pPr>
            <w:r w:rsidRPr="00F317F5">
              <w:rPr>
                <w:spacing w:val="-2"/>
                <w:sz w:val="16"/>
                <w:szCs w:val="16"/>
              </w:rPr>
              <w:t>Pipe Stock - Exempt—Under La. Const., Art. X, §4 (19-C)</w:t>
            </w:r>
          </w:p>
        </w:tc>
        <w:tc>
          <w:tcPr>
            <w:tcW w:w="923" w:type="dxa"/>
            <w:vAlign w:val="bottom"/>
          </w:tcPr>
          <w:p w14:paraId="6132F94F" w14:textId="77777777" w:rsidR="000D7BB1" w:rsidRPr="00651C8A" w:rsidRDefault="000D7BB1" w:rsidP="00F559DD">
            <w:pPr>
              <w:tabs>
                <w:tab w:val="left" w:pos="-720"/>
              </w:tabs>
              <w:suppressAutoHyphens/>
              <w:jc w:val="center"/>
              <w:rPr>
                <w:spacing w:val="-2"/>
                <w:sz w:val="16"/>
                <w:szCs w:val="16"/>
              </w:rPr>
            </w:pPr>
            <w:r w:rsidRPr="00651C8A">
              <w:rPr>
                <w:spacing w:val="-2"/>
                <w:sz w:val="16"/>
                <w:szCs w:val="16"/>
              </w:rPr>
              <w:t xml:space="preserve"> </w:t>
            </w:r>
          </w:p>
        </w:tc>
      </w:tr>
      <w:tr w:rsidR="000D7BB1" w:rsidRPr="00651C8A" w14:paraId="4704C808" w14:textId="77777777" w:rsidTr="00F559DD">
        <w:trPr>
          <w:cantSplit/>
          <w:jc w:val="center"/>
        </w:trPr>
        <w:tc>
          <w:tcPr>
            <w:tcW w:w="4297" w:type="dxa"/>
          </w:tcPr>
          <w:p w14:paraId="5BA5DC2B" w14:textId="77777777" w:rsidR="000D7BB1" w:rsidRPr="00F317F5" w:rsidRDefault="000D7BB1" w:rsidP="00F559DD">
            <w:pPr>
              <w:tabs>
                <w:tab w:val="left" w:pos="-720"/>
              </w:tabs>
              <w:suppressAutoHyphens/>
              <w:rPr>
                <w:spacing w:val="-2"/>
                <w:sz w:val="16"/>
                <w:szCs w:val="16"/>
              </w:rPr>
            </w:pPr>
            <w:r w:rsidRPr="00F317F5">
              <w:rPr>
                <w:spacing w:val="-2"/>
                <w:sz w:val="16"/>
                <w:szCs w:val="16"/>
              </w:rPr>
              <w:t>Production Units:</w:t>
            </w:r>
          </w:p>
          <w:p w14:paraId="04FC41CE" w14:textId="77777777" w:rsidR="000D7BB1" w:rsidRPr="00F317F5" w:rsidRDefault="000D7BB1" w:rsidP="00F559DD">
            <w:pPr>
              <w:tabs>
                <w:tab w:val="left" w:pos="-720"/>
                <w:tab w:val="left" w:pos="162"/>
              </w:tabs>
              <w:suppressAutoHyphens/>
              <w:rPr>
                <w:sz w:val="16"/>
                <w:szCs w:val="16"/>
              </w:rPr>
            </w:pPr>
            <w:r w:rsidRPr="00F317F5">
              <w:rPr>
                <w:sz w:val="16"/>
                <w:szCs w:val="16"/>
              </w:rPr>
              <w:tab/>
              <w:t>Class I - per unit—separator and 1 heater—500 MCF/D</w:t>
            </w:r>
          </w:p>
          <w:p w14:paraId="5C7529B1" w14:textId="77777777" w:rsidR="000D7BB1" w:rsidRPr="00F317F5" w:rsidRDefault="000D7BB1" w:rsidP="00F559DD">
            <w:pPr>
              <w:tabs>
                <w:tab w:val="left" w:pos="-720"/>
                <w:tab w:val="left" w:pos="162"/>
              </w:tabs>
              <w:suppressAutoHyphens/>
              <w:rPr>
                <w:spacing w:val="-2"/>
                <w:sz w:val="16"/>
                <w:szCs w:val="16"/>
              </w:rPr>
            </w:pPr>
            <w:r w:rsidRPr="00F317F5">
              <w:rPr>
                <w:sz w:val="16"/>
                <w:szCs w:val="16"/>
              </w:rPr>
              <w:tab/>
              <w:t>Class II - per unit—separator and 1 heater—750 MCF/D</w:t>
            </w:r>
          </w:p>
        </w:tc>
        <w:tc>
          <w:tcPr>
            <w:tcW w:w="923" w:type="dxa"/>
          </w:tcPr>
          <w:p w14:paraId="15CD4B70" w14:textId="77777777" w:rsidR="000D7BB1" w:rsidRDefault="000D7BB1" w:rsidP="00F559DD">
            <w:pPr>
              <w:tabs>
                <w:tab w:val="center" w:pos="880"/>
              </w:tabs>
              <w:suppressAutoHyphens/>
              <w:jc w:val="center"/>
              <w:rPr>
                <w:spacing w:val="-2"/>
                <w:sz w:val="16"/>
                <w:szCs w:val="16"/>
              </w:rPr>
            </w:pPr>
          </w:p>
          <w:p w14:paraId="7FD3BCE2"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26,540</w:t>
            </w:r>
          </w:p>
          <w:p w14:paraId="790228F4" w14:textId="77777777" w:rsidR="000D7BB1" w:rsidRDefault="000D7BB1" w:rsidP="00F559DD">
            <w:pPr>
              <w:tabs>
                <w:tab w:val="center" w:pos="880"/>
              </w:tabs>
              <w:suppressAutoHyphens/>
              <w:jc w:val="center"/>
              <w:rPr>
                <w:spacing w:val="-2"/>
                <w:sz w:val="16"/>
                <w:szCs w:val="16"/>
              </w:rPr>
            </w:pPr>
          </w:p>
          <w:p w14:paraId="62EA0669"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35,350</w:t>
            </w:r>
          </w:p>
        </w:tc>
      </w:tr>
      <w:tr w:rsidR="000D7BB1" w:rsidRPr="00651C8A" w14:paraId="7D2EDA78" w14:textId="77777777" w:rsidTr="00F559DD">
        <w:trPr>
          <w:cantSplit/>
          <w:jc w:val="center"/>
        </w:trPr>
        <w:tc>
          <w:tcPr>
            <w:tcW w:w="4297" w:type="dxa"/>
          </w:tcPr>
          <w:p w14:paraId="1D7AA53D" w14:textId="77777777" w:rsidR="000D7BB1" w:rsidRPr="00F317F5" w:rsidRDefault="000D7BB1" w:rsidP="00F559DD">
            <w:pPr>
              <w:tabs>
                <w:tab w:val="left" w:pos="-720"/>
              </w:tabs>
              <w:suppressAutoHyphens/>
              <w:rPr>
                <w:spacing w:val="-2"/>
                <w:sz w:val="16"/>
                <w:szCs w:val="16"/>
              </w:rPr>
            </w:pPr>
            <w:r w:rsidRPr="00F317F5">
              <w:rPr>
                <w:spacing w:val="-2"/>
                <w:sz w:val="16"/>
                <w:szCs w:val="16"/>
              </w:rPr>
              <w:t>Production Process Units—These units are by specific design and not in the same category as gas compressors, liquid and gas production units or pump-motor units. (Assessed on an individual basis.)</w:t>
            </w:r>
          </w:p>
        </w:tc>
        <w:tc>
          <w:tcPr>
            <w:tcW w:w="923" w:type="dxa"/>
            <w:vAlign w:val="bottom"/>
          </w:tcPr>
          <w:p w14:paraId="0521CFD5" w14:textId="77777777" w:rsidR="000D7BB1" w:rsidRPr="00651C8A" w:rsidRDefault="000D7BB1" w:rsidP="00F559DD">
            <w:pPr>
              <w:tabs>
                <w:tab w:val="left" w:pos="-720"/>
              </w:tabs>
              <w:suppressAutoHyphens/>
              <w:jc w:val="center"/>
              <w:rPr>
                <w:spacing w:val="-2"/>
                <w:sz w:val="16"/>
                <w:szCs w:val="16"/>
              </w:rPr>
            </w:pPr>
            <w:r w:rsidRPr="00651C8A">
              <w:rPr>
                <w:spacing w:val="-2"/>
                <w:sz w:val="16"/>
                <w:szCs w:val="16"/>
              </w:rPr>
              <w:t xml:space="preserve"> </w:t>
            </w:r>
          </w:p>
        </w:tc>
      </w:tr>
      <w:tr w:rsidR="000D7BB1" w:rsidRPr="00651C8A" w14:paraId="6AE76F31" w14:textId="77777777" w:rsidTr="00F559DD">
        <w:trPr>
          <w:cantSplit/>
          <w:jc w:val="center"/>
        </w:trPr>
        <w:tc>
          <w:tcPr>
            <w:tcW w:w="4297" w:type="dxa"/>
          </w:tcPr>
          <w:p w14:paraId="0980215D" w14:textId="77777777" w:rsidR="000D7BB1" w:rsidRPr="00F317F5" w:rsidRDefault="000D7BB1" w:rsidP="00F559DD">
            <w:pPr>
              <w:tabs>
                <w:tab w:val="left" w:pos="-720"/>
              </w:tabs>
              <w:suppressAutoHyphens/>
              <w:rPr>
                <w:spacing w:val="-2"/>
                <w:sz w:val="16"/>
                <w:szCs w:val="16"/>
              </w:rPr>
            </w:pPr>
            <w:r w:rsidRPr="00F317F5">
              <w:rPr>
                <w:spacing w:val="-2"/>
                <w:sz w:val="16"/>
                <w:szCs w:val="16"/>
              </w:rPr>
              <w:t>Pumps—In Line</w:t>
            </w:r>
          </w:p>
          <w:p w14:paraId="138C9254" w14:textId="77777777" w:rsidR="000D7BB1" w:rsidRPr="00F317F5" w:rsidRDefault="000D7BB1" w:rsidP="00F559DD">
            <w:pPr>
              <w:tabs>
                <w:tab w:val="left" w:pos="-720"/>
                <w:tab w:val="left" w:pos="162"/>
              </w:tabs>
              <w:suppressAutoHyphens/>
              <w:rPr>
                <w:spacing w:val="-2"/>
                <w:sz w:val="16"/>
                <w:szCs w:val="16"/>
              </w:rPr>
            </w:pPr>
            <w:r w:rsidRPr="00F317F5">
              <w:rPr>
                <w:sz w:val="16"/>
                <w:szCs w:val="16"/>
              </w:rPr>
              <w:tab/>
              <w:t>per horsepower rating of motor</w:t>
            </w:r>
          </w:p>
        </w:tc>
        <w:tc>
          <w:tcPr>
            <w:tcW w:w="923" w:type="dxa"/>
          </w:tcPr>
          <w:p w14:paraId="12D65412" w14:textId="77777777" w:rsidR="000D7BB1" w:rsidRDefault="000D7BB1" w:rsidP="00F559DD">
            <w:pPr>
              <w:tabs>
                <w:tab w:val="center" w:pos="880"/>
              </w:tabs>
              <w:suppressAutoHyphens/>
              <w:jc w:val="center"/>
              <w:rPr>
                <w:spacing w:val="-2"/>
                <w:sz w:val="16"/>
                <w:szCs w:val="16"/>
              </w:rPr>
            </w:pPr>
          </w:p>
          <w:p w14:paraId="4363E8D1"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370</w:t>
            </w:r>
          </w:p>
        </w:tc>
      </w:tr>
      <w:tr w:rsidR="000D7BB1" w:rsidRPr="00651C8A" w14:paraId="42A206E0" w14:textId="77777777" w:rsidTr="00F559DD">
        <w:trPr>
          <w:cantSplit/>
          <w:jc w:val="center"/>
        </w:trPr>
        <w:tc>
          <w:tcPr>
            <w:tcW w:w="4297" w:type="dxa"/>
          </w:tcPr>
          <w:p w14:paraId="4BA19FC3" w14:textId="77777777" w:rsidR="000D7BB1" w:rsidRPr="00F317F5" w:rsidRDefault="000D7BB1" w:rsidP="00F559DD">
            <w:pPr>
              <w:tabs>
                <w:tab w:val="left" w:pos="-720"/>
              </w:tabs>
              <w:suppressAutoHyphens/>
              <w:rPr>
                <w:spacing w:val="-2"/>
                <w:sz w:val="16"/>
                <w:szCs w:val="16"/>
              </w:rPr>
            </w:pPr>
            <w:r w:rsidRPr="00F317F5">
              <w:rPr>
                <w:spacing w:val="-2"/>
                <w:sz w:val="16"/>
                <w:szCs w:val="16"/>
              </w:rPr>
              <w:t>Pump-Motor Unit—pump and motor only</w:t>
            </w:r>
          </w:p>
          <w:p w14:paraId="127AEA83" w14:textId="77777777" w:rsidR="000D7BB1" w:rsidRPr="00F317F5" w:rsidRDefault="000D7BB1" w:rsidP="00F559DD">
            <w:pPr>
              <w:tabs>
                <w:tab w:val="left" w:pos="-720"/>
                <w:tab w:val="left" w:pos="162"/>
              </w:tabs>
              <w:suppressAutoHyphens/>
              <w:rPr>
                <w:sz w:val="16"/>
                <w:szCs w:val="16"/>
              </w:rPr>
            </w:pPr>
            <w:r w:rsidRPr="00F317F5">
              <w:rPr>
                <w:sz w:val="16"/>
                <w:szCs w:val="16"/>
              </w:rPr>
              <w:tab/>
              <w:t>Class I - (water flood, s/w disposal, p/l, etc.)</w:t>
            </w:r>
          </w:p>
          <w:p w14:paraId="108361EF"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Up to 300 HP - per HP of motor</w:t>
            </w:r>
          </w:p>
          <w:p w14:paraId="1B50C619" w14:textId="77777777" w:rsidR="000D7BB1" w:rsidRPr="00F317F5" w:rsidRDefault="000D7BB1" w:rsidP="00F559DD">
            <w:pPr>
              <w:tabs>
                <w:tab w:val="left" w:pos="-720"/>
                <w:tab w:val="left" w:pos="162"/>
              </w:tabs>
              <w:suppressAutoHyphens/>
              <w:rPr>
                <w:sz w:val="16"/>
                <w:szCs w:val="16"/>
              </w:rPr>
            </w:pPr>
            <w:r w:rsidRPr="00F317F5">
              <w:rPr>
                <w:sz w:val="16"/>
                <w:szCs w:val="16"/>
              </w:rPr>
              <w:tab/>
              <w:t>Class II - (high pressure injection, etc.)</w:t>
            </w:r>
          </w:p>
          <w:p w14:paraId="04CC705F"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301 HP and up per HP of motor</w:t>
            </w:r>
          </w:p>
        </w:tc>
        <w:tc>
          <w:tcPr>
            <w:tcW w:w="923" w:type="dxa"/>
          </w:tcPr>
          <w:p w14:paraId="31FFA456" w14:textId="77777777" w:rsidR="000D7BB1" w:rsidRDefault="000D7BB1" w:rsidP="00F559DD">
            <w:pPr>
              <w:tabs>
                <w:tab w:val="center" w:pos="880"/>
              </w:tabs>
              <w:suppressAutoHyphens/>
              <w:jc w:val="center"/>
              <w:rPr>
                <w:spacing w:val="-2"/>
                <w:sz w:val="16"/>
                <w:szCs w:val="16"/>
              </w:rPr>
            </w:pPr>
          </w:p>
          <w:p w14:paraId="37503715" w14:textId="77777777" w:rsidR="000D7BB1" w:rsidRDefault="000D7BB1" w:rsidP="00F559DD">
            <w:pPr>
              <w:tabs>
                <w:tab w:val="center" w:pos="880"/>
              </w:tabs>
              <w:suppressAutoHyphens/>
              <w:jc w:val="center"/>
              <w:rPr>
                <w:spacing w:val="-2"/>
                <w:sz w:val="16"/>
                <w:szCs w:val="16"/>
              </w:rPr>
            </w:pPr>
          </w:p>
          <w:p w14:paraId="1B5DF12E" w14:textId="77777777" w:rsidR="000D7BB1" w:rsidRDefault="000D7BB1" w:rsidP="00F559DD">
            <w:pPr>
              <w:tabs>
                <w:tab w:val="center" w:pos="880"/>
              </w:tabs>
              <w:suppressAutoHyphens/>
              <w:jc w:val="center"/>
              <w:rPr>
                <w:spacing w:val="-2"/>
                <w:sz w:val="16"/>
                <w:szCs w:val="16"/>
              </w:rPr>
            </w:pPr>
            <w:r w:rsidRPr="00651C8A">
              <w:rPr>
                <w:spacing w:val="-2"/>
                <w:sz w:val="16"/>
                <w:szCs w:val="16"/>
              </w:rPr>
              <w:t>440</w:t>
            </w:r>
          </w:p>
          <w:p w14:paraId="7DFA2F4C" w14:textId="77777777" w:rsidR="000D7BB1" w:rsidRDefault="000D7BB1" w:rsidP="00F559DD">
            <w:pPr>
              <w:tabs>
                <w:tab w:val="center" w:pos="880"/>
              </w:tabs>
              <w:suppressAutoHyphens/>
              <w:jc w:val="center"/>
              <w:rPr>
                <w:spacing w:val="-2"/>
                <w:sz w:val="16"/>
                <w:szCs w:val="16"/>
              </w:rPr>
            </w:pPr>
          </w:p>
          <w:p w14:paraId="01F582A8"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540</w:t>
            </w:r>
          </w:p>
        </w:tc>
      </w:tr>
      <w:tr w:rsidR="000D7BB1" w:rsidRPr="00651C8A" w14:paraId="137D4373" w14:textId="77777777" w:rsidTr="00F559DD">
        <w:trPr>
          <w:cantSplit/>
          <w:jc w:val="center"/>
        </w:trPr>
        <w:tc>
          <w:tcPr>
            <w:tcW w:w="4297" w:type="dxa"/>
          </w:tcPr>
          <w:p w14:paraId="5CEEA0C8" w14:textId="77777777" w:rsidR="000D7BB1" w:rsidRPr="00F317F5" w:rsidRDefault="000D7BB1" w:rsidP="00F559DD">
            <w:pPr>
              <w:tabs>
                <w:tab w:val="left" w:pos="-720"/>
              </w:tabs>
              <w:suppressAutoHyphens/>
              <w:rPr>
                <w:spacing w:val="-2"/>
                <w:sz w:val="16"/>
                <w:szCs w:val="16"/>
              </w:rPr>
            </w:pPr>
            <w:r w:rsidRPr="00F317F5">
              <w:rPr>
                <w:spacing w:val="-2"/>
                <w:sz w:val="16"/>
                <w:szCs w:val="16"/>
              </w:rPr>
              <w:t>Pumping Units-Conventional and Beam Balance—(unit value includes motor) - assessed according to API designation.</w:t>
            </w:r>
          </w:p>
          <w:p w14:paraId="499B0E98" w14:textId="77777777" w:rsidR="000D7BB1" w:rsidRPr="00F317F5" w:rsidRDefault="000D7BB1" w:rsidP="00F559DD">
            <w:pPr>
              <w:tabs>
                <w:tab w:val="left" w:pos="-720"/>
                <w:tab w:val="left" w:pos="162"/>
              </w:tabs>
              <w:suppressAutoHyphens/>
              <w:rPr>
                <w:sz w:val="16"/>
                <w:szCs w:val="16"/>
              </w:rPr>
            </w:pPr>
            <w:r w:rsidRPr="00F317F5">
              <w:rPr>
                <w:sz w:val="16"/>
                <w:szCs w:val="16"/>
              </w:rPr>
              <w:tab/>
              <w:t>16 D</w:t>
            </w:r>
          </w:p>
          <w:p w14:paraId="5C8BB34F" w14:textId="77777777" w:rsidR="000D7BB1" w:rsidRPr="00F317F5" w:rsidRDefault="000D7BB1" w:rsidP="00F559DD">
            <w:pPr>
              <w:tabs>
                <w:tab w:val="left" w:pos="-720"/>
                <w:tab w:val="left" w:pos="162"/>
              </w:tabs>
              <w:suppressAutoHyphens/>
              <w:rPr>
                <w:sz w:val="16"/>
                <w:szCs w:val="16"/>
              </w:rPr>
            </w:pPr>
            <w:r w:rsidRPr="00F317F5">
              <w:rPr>
                <w:sz w:val="16"/>
                <w:szCs w:val="16"/>
              </w:rPr>
              <w:tab/>
              <w:t>25 D</w:t>
            </w:r>
          </w:p>
          <w:p w14:paraId="766AD296" w14:textId="77777777" w:rsidR="000D7BB1" w:rsidRPr="00F317F5" w:rsidRDefault="000D7BB1" w:rsidP="00F559DD">
            <w:pPr>
              <w:tabs>
                <w:tab w:val="left" w:pos="-720"/>
                <w:tab w:val="left" w:pos="162"/>
              </w:tabs>
              <w:suppressAutoHyphens/>
              <w:rPr>
                <w:sz w:val="16"/>
                <w:szCs w:val="16"/>
              </w:rPr>
            </w:pPr>
            <w:r w:rsidRPr="00F317F5">
              <w:rPr>
                <w:sz w:val="16"/>
                <w:szCs w:val="16"/>
              </w:rPr>
              <w:tab/>
              <w:t>40 D</w:t>
            </w:r>
          </w:p>
          <w:p w14:paraId="7B1DAC1D" w14:textId="77777777" w:rsidR="000D7BB1" w:rsidRPr="00F317F5" w:rsidRDefault="000D7BB1" w:rsidP="00F559DD">
            <w:pPr>
              <w:tabs>
                <w:tab w:val="left" w:pos="-720"/>
                <w:tab w:val="left" w:pos="162"/>
              </w:tabs>
              <w:suppressAutoHyphens/>
              <w:rPr>
                <w:sz w:val="16"/>
                <w:szCs w:val="16"/>
              </w:rPr>
            </w:pPr>
            <w:r w:rsidRPr="00F317F5">
              <w:rPr>
                <w:sz w:val="16"/>
                <w:szCs w:val="16"/>
              </w:rPr>
              <w:tab/>
              <w:t>57 D</w:t>
            </w:r>
          </w:p>
          <w:p w14:paraId="3C60DCD5" w14:textId="77777777" w:rsidR="000D7BB1" w:rsidRPr="00F317F5" w:rsidRDefault="000D7BB1" w:rsidP="00F559DD">
            <w:pPr>
              <w:tabs>
                <w:tab w:val="left" w:pos="-720"/>
                <w:tab w:val="left" w:pos="162"/>
              </w:tabs>
              <w:suppressAutoHyphens/>
              <w:rPr>
                <w:sz w:val="16"/>
                <w:szCs w:val="16"/>
              </w:rPr>
            </w:pPr>
            <w:r w:rsidRPr="00F317F5">
              <w:rPr>
                <w:sz w:val="16"/>
                <w:szCs w:val="16"/>
              </w:rPr>
              <w:tab/>
              <w:t>80 D</w:t>
            </w:r>
          </w:p>
          <w:p w14:paraId="6B049A70" w14:textId="77777777" w:rsidR="000D7BB1" w:rsidRPr="00F317F5" w:rsidRDefault="000D7BB1" w:rsidP="00F559DD">
            <w:pPr>
              <w:tabs>
                <w:tab w:val="left" w:pos="-720"/>
                <w:tab w:val="left" w:pos="162"/>
              </w:tabs>
              <w:suppressAutoHyphens/>
              <w:rPr>
                <w:sz w:val="16"/>
                <w:szCs w:val="16"/>
              </w:rPr>
            </w:pPr>
            <w:r w:rsidRPr="00F317F5">
              <w:rPr>
                <w:sz w:val="16"/>
                <w:szCs w:val="16"/>
              </w:rPr>
              <w:tab/>
              <w:t>114 D</w:t>
            </w:r>
          </w:p>
          <w:p w14:paraId="2AA5AA55" w14:textId="77777777" w:rsidR="000D7BB1" w:rsidRPr="00F317F5" w:rsidRDefault="000D7BB1" w:rsidP="00F559DD">
            <w:pPr>
              <w:tabs>
                <w:tab w:val="left" w:pos="-720"/>
                <w:tab w:val="left" w:pos="162"/>
              </w:tabs>
              <w:suppressAutoHyphens/>
              <w:rPr>
                <w:sz w:val="16"/>
                <w:szCs w:val="16"/>
              </w:rPr>
            </w:pPr>
            <w:r w:rsidRPr="00F317F5">
              <w:rPr>
                <w:sz w:val="16"/>
                <w:szCs w:val="16"/>
              </w:rPr>
              <w:tab/>
              <w:t>160 D</w:t>
            </w:r>
          </w:p>
          <w:p w14:paraId="30844B3B" w14:textId="77777777" w:rsidR="000D7BB1" w:rsidRPr="00F317F5" w:rsidRDefault="000D7BB1" w:rsidP="00F559DD">
            <w:pPr>
              <w:tabs>
                <w:tab w:val="left" w:pos="-720"/>
                <w:tab w:val="left" w:pos="162"/>
              </w:tabs>
              <w:suppressAutoHyphens/>
              <w:rPr>
                <w:sz w:val="16"/>
                <w:szCs w:val="16"/>
              </w:rPr>
            </w:pPr>
            <w:r w:rsidRPr="00F317F5">
              <w:rPr>
                <w:sz w:val="16"/>
                <w:szCs w:val="16"/>
              </w:rPr>
              <w:tab/>
              <w:t>228 D</w:t>
            </w:r>
          </w:p>
          <w:p w14:paraId="5E46F3CB" w14:textId="77777777" w:rsidR="000D7BB1" w:rsidRPr="00F317F5" w:rsidRDefault="000D7BB1" w:rsidP="00F559DD">
            <w:pPr>
              <w:tabs>
                <w:tab w:val="left" w:pos="-720"/>
                <w:tab w:val="left" w:pos="162"/>
              </w:tabs>
              <w:suppressAutoHyphens/>
              <w:rPr>
                <w:sz w:val="16"/>
                <w:szCs w:val="16"/>
              </w:rPr>
            </w:pPr>
            <w:r w:rsidRPr="00F317F5">
              <w:rPr>
                <w:sz w:val="16"/>
                <w:szCs w:val="16"/>
              </w:rPr>
              <w:tab/>
              <w:t>320 D</w:t>
            </w:r>
          </w:p>
          <w:p w14:paraId="63039905" w14:textId="77777777" w:rsidR="000D7BB1" w:rsidRPr="00F317F5" w:rsidRDefault="000D7BB1" w:rsidP="00F559DD">
            <w:pPr>
              <w:tabs>
                <w:tab w:val="left" w:pos="-720"/>
                <w:tab w:val="left" w:pos="162"/>
              </w:tabs>
              <w:suppressAutoHyphens/>
              <w:rPr>
                <w:sz w:val="16"/>
                <w:szCs w:val="16"/>
              </w:rPr>
            </w:pPr>
            <w:r w:rsidRPr="00F317F5">
              <w:rPr>
                <w:sz w:val="16"/>
                <w:szCs w:val="16"/>
              </w:rPr>
              <w:tab/>
              <w:t>456 D</w:t>
            </w:r>
          </w:p>
          <w:p w14:paraId="1C1252B3" w14:textId="77777777" w:rsidR="000D7BB1" w:rsidRPr="00F317F5" w:rsidRDefault="000D7BB1" w:rsidP="00F559DD">
            <w:pPr>
              <w:tabs>
                <w:tab w:val="left" w:pos="-720"/>
                <w:tab w:val="left" w:pos="162"/>
              </w:tabs>
              <w:suppressAutoHyphens/>
              <w:rPr>
                <w:sz w:val="16"/>
                <w:szCs w:val="16"/>
              </w:rPr>
            </w:pPr>
            <w:r w:rsidRPr="00F317F5">
              <w:rPr>
                <w:sz w:val="16"/>
                <w:szCs w:val="16"/>
              </w:rPr>
              <w:tab/>
              <w:t>640 D</w:t>
            </w:r>
          </w:p>
          <w:p w14:paraId="05FB5680" w14:textId="77777777" w:rsidR="000D7BB1" w:rsidRPr="00F317F5" w:rsidRDefault="000D7BB1" w:rsidP="00F559DD">
            <w:pPr>
              <w:tabs>
                <w:tab w:val="left" w:pos="-720"/>
                <w:tab w:val="left" w:pos="162"/>
              </w:tabs>
              <w:suppressAutoHyphens/>
              <w:rPr>
                <w:sz w:val="16"/>
                <w:szCs w:val="16"/>
              </w:rPr>
            </w:pPr>
            <w:r w:rsidRPr="00F317F5">
              <w:rPr>
                <w:sz w:val="16"/>
                <w:szCs w:val="16"/>
              </w:rPr>
              <w:tab/>
              <w:t>912 D</w:t>
            </w:r>
          </w:p>
          <w:p w14:paraId="16322C31" w14:textId="77777777" w:rsidR="000D7BB1" w:rsidRPr="00F317F5" w:rsidRDefault="000D7BB1" w:rsidP="00F559DD">
            <w:pPr>
              <w:tabs>
                <w:tab w:val="left" w:pos="-720"/>
              </w:tabs>
              <w:suppressAutoHyphens/>
              <w:ind w:left="437" w:right="292"/>
              <w:jc w:val="both"/>
              <w:rPr>
                <w:spacing w:val="-2"/>
                <w:sz w:val="16"/>
                <w:szCs w:val="16"/>
              </w:rPr>
            </w:pPr>
            <w:r w:rsidRPr="00F317F5">
              <w:rPr>
                <w:sz w:val="16"/>
                <w:szCs w:val="16"/>
              </w:rPr>
              <w:t>NOTE: For "Air Balance" and "Heavy Duty" units, multiply the above values by 1.30.</w:t>
            </w:r>
            <w:r w:rsidRPr="00F317F5">
              <w:rPr>
                <w:spacing w:val="-2"/>
                <w:sz w:val="16"/>
                <w:szCs w:val="16"/>
              </w:rPr>
              <w:t xml:space="preserve"> </w:t>
            </w:r>
          </w:p>
        </w:tc>
        <w:tc>
          <w:tcPr>
            <w:tcW w:w="923" w:type="dxa"/>
          </w:tcPr>
          <w:p w14:paraId="1DD6166A" w14:textId="77777777" w:rsidR="000D7BB1" w:rsidRDefault="000D7BB1" w:rsidP="00F559DD">
            <w:pPr>
              <w:tabs>
                <w:tab w:val="center" w:pos="880"/>
              </w:tabs>
              <w:suppressAutoHyphens/>
              <w:jc w:val="center"/>
              <w:rPr>
                <w:spacing w:val="-2"/>
                <w:sz w:val="16"/>
                <w:szCs w:val="16"/>
              </w:rPr>
            </w:pPr>
          </w:p>
          <w:p w14:paraId="3926A657" w14:textId="77777777" w:rsidR="000D7BB1" w:rsidRDefault="000D7BB1" w:rsidP="00F559DD">
            <w:pPr>
              <w:tabs>
                <w:tab w:val="center" w:pos="880"/>
              </w:tabs>
              <w:suppressAutoHyphens/>
              <w:jc w:val="center"/>
              <w:rPr>
                <w:spacing w:val="-2"/>
                <w:sz w:val="16"/>
                <w:szCs w:val="16"/>
              </w:rPr>
            </w:pPr>
          </w:p>
          <w:p w14:paraId="1AC83C89" w14:textId="77777777" w:rsidR="000D7BB1" w:rsidRDefault="000D7BB1" w:rsidP="00F559DD">
            <w:pPr>
              <w:tabs>
                <w:tab w:val="center" w:pos="880"/>
              </w:tabs>
              <w:suppressAutoHyphens/>
              <w:jc w:val="center"/>
              <w:rPr>
                <w:spacing w:val="-2"/>
                <w:sz w:val="16"/>
                <w:szCs w:val="16"/>
              </w:rPr>
            </w:pPr>
          </w:p>
          <w:p w14:paraId="0EC720F3"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8,670</w:t>
            </w:r>
          </w:p>
          <w:p w14:paraId="0847C134"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16,290</w:t>
            </w:r>
          </w:p>
          <w:p w14:paraId="43CBA0D6"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20,350</w:t>
            </w:r>
          </w:p>
          <w:p w14:paraId="75E60D60"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27,140</w:t>
            </w:r>
          </w:p>
          <w:p w14:paraId="159C21B3"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45,310</w:t>
            </w:r>
          </w:p>
          <w:p w14:paraId="21C59364"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47,120</w:t>
            </w:r>
          </w:p>
          <w:p w14:paraId="33B4221E"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63,400</w:t>
            </w:r>
          </w:p>
          <w:p w14:paraId="208DBAFB"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68,820</w:t>
            </w:r>
          </w:p>
          <w:p w14:paraId="784B001A"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87,000</w:t>
            </w:r>
          </w:p>
          <w:p w14:paraId="704FEC3D"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103,290</w:t>
            </w:r>
          </w:p>
          <w:p w14:paraId="4526D7AC"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125,070</w:t>
            </w:r>
          </w:p>
          <w:p w14:paraId="7E2CB088"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132,310</w:t>
            </w:r>
          </w:p>
        </w:tc>
      </w:tr>
      <w:tr w:rsidR="000D7BB1" w:rsidRPr="00651C8A" w14:paraId="202B511C" w14:textId="77777777" w:rsidTr="00F559DD">
        <w:trPr>
          <w:cantSplit/>
          <w:jc w:val="center"/>
        </w:trPr>
        <w:tc>
          <w:tcPr>
            <w:tcW w:w="4297" w:type="dxa"/>
          </w:tcPr>
          <w:p w14:paraId="479157F0" w14:textId="77777777" w:rsidR="000D7BB1" w:rsidRPr="00F317F5" w:rsidRDefault="000D7BB1" w:rsidP="00F559DD">
            <w:pPr>
              <w:widowControl w:val="0"/>
              <w:tabs>
                <w:tab w:val="left" w:pos="-720"/>
              </w:tabs>
              <w:suppressAutoHyphens/>
              <w:autoSpaceDE w:val="0"/>
              <w:autoSpaceDN w:val="0"/>
              <w:rPr>
                <w:spacing w:val="-2"/>
                <w:sz w:val="16"/>
                <w:szCs w:val="16"/>
              </w:rPr>
            </w:pPr>
            <w:r w:rsidRPr="00F317F5">
              <w:rPr>
                <w:spacing w:val="-2"/>
                <w:sz w:val="16"/>
                <w:szCs w:val="16"/>
              </w:rPr>
              <w:t>Regenerators (Accumulator)—(see Metering Equipment)</w:t>
            </w:r>
          </w:p>
        </w:tc>
        <w:tc>
          <w:tcPr>
            <w:tcW w:w="923" w:type="dxa"/>
            <w:vAlign w:val="bottom"/>
          </w:tcPr>
          <w:p w14:paraId="2DE75EC4" w14:textId="77777777" w:rsidR="000D7BB1" w:rsidRPr="00651C8A" w:rsidRDefault="000D7BB1" w:rsidP="00F559DD">
            <w:pPr>
              <w:tabs>
                <w:tab w:val="left" w:pos="-720"/>
              </w:tabs>
              <w:suppressAutoHyphens/>
              <w:jc w:val="center"/>
              <w:rPr>
                <w:spacing w:val="-2"/>
                <w:sz w:val="16"/>
                <w:szCs w:val="16"/>
              </w:rPr>
            </w:pPr>
            <w:r w:rsidRPr="00651C8A">
              <w:rPr>
                <w:spacing w:val="-2"/>
                <w:sz w:val="16"/>
                <w:szCs w:val="16"/>
              </w:rPr>
              <w:t xml:space="preserve"> </w:t>
            </w:r>
          </w:p>
        </w:tc>
      </w:tr>
      <w:tr w:rsidR="000D7BB1" w:rsidRPr="00651C8A" w14:paraId="497C6997" w14:textId="77777777" w:rsidTr="00F559DD">
        <w:trPr>
          <w:cantSplit/>
          <w:jc w:val="center"/>
        </w:trPr>
        <w:tc>
          <w:tcPr>
            <w:tcW w:w="4297" w:type="dxa"/>
          </w:tcPr>
          <w:p w14:paraId="38D352B9" w14:textId="77777777" w:rsidR="000D7BB1" w:rsidRPr="00F317F5" w:rsidRDefault="000D7BB1" w:rsidP="00F559DD">
            <w:pPr>
              <w:tabs>
                <w:tab w:val="left" w:pos="-720"/>
              </w:tabs>
              <w:suppressAutoHyphens/>
              <w:rPr>
                <w:spacing w:val="-2"/>
                <w:sz w:val="16"/>
                <w:szCs w:val="16"/>
              </w:rPr>
            </w:pPr>
            <w:r w:rsidRPr="00F317F5">
              <w:rPr>
                <w:spacing w:val="-2"/>
                <w:sz w:val="16"/>
                <w:szCs w:val="16"/>
              </w:rPr>
              <w:t>Regulators:</w:t>
            </w:r>
          </w:p>
          <w:p w14:paraId="1E195BD9" w14:textId="77777777" w:rsidR="000D7BB1" w:rsidRPr="00F317F5" w:rsidRDefault="000D7BB1" w:rsidP="00F559DD">
            <w:pPr>
              <w:tabs>
                <w:tab w:val="left" w:pos="-720"/>
                <w:tab w:val="left" w:pos="162"/>
              </w:tabs>
              <w:suppressAutoHyphens/>
              <w:rPr>
                <w:spacing w:val="-2"/>
                <w:sz w:val="16"/>
                <w:szCs w:val="16"/>
              </w:rPr>
            </w:pPr>
            <w:r w:rsidRPr="00F317F5">
              <w:rPr>
                <w:sz w:val="16"/>
                <w:szCs w:val="16"/>
              </w:rPr>
              <w:tab/>
              <w:t>per unit</w:t>
            </w:r>
          </w:p>
        </w:tc>
        <w:tc>
          <w:tcPr>
            <w:tcW w:w="923" w:type="dxa"/>
          </w:tcPr>
          <w:p w14:paraId="4DE5691A" w14:textId="77777777" w:rsidR="000D7BB1" w:rsidRDefault="000D7BB1" w:rsidP="00F559DD">
            <w:pPr>
              <w:tabs>
                <w:tab w:val="center" w:pos="880"/>
              </w:tabs>
              <w:suppressAutoHyphens/>
              <w:jc w:val="center"/>
              <w:rPr>
                <w:spacing w:val="-2"/>
                <w:sz w:val="16"/>
                <w:szCs w:val="16"/>
              </w:rPr>
            </w:pPr>
          </w:p>
          <w:p w14:paraId="74FDD90B"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3,470</w:t>
            </w:r>
          </w:p>
        </w:tc>
      </w:tr>
      <w:tr w:rsidR="000D7BB1" w:rsidRPr="00651C8A" w14:paraId="74C1772C" w14:textId="77777777" w:rsidTr="00F559DD">
        <w:trPr>
          <w:cantSplit/>
          <w:jc w:val="center"/>
        </w:trPr>
        <w:tc>
          <w:tcPr>
            <w:tcW w:w="4297" w:type="dxa"/>
          </w:tcPr>
          <w:p w14:paraId="44EBA397" w14:textId="77777777" w:rsidR="000D7BB1" w:rsidRPr="00F317F5" w:rsidRDefault="000D7BB1" w:rsidP="00F559DD">
            <w:pPr>
              <w:tabs>
                <w:tab w:val="left" w:pos="-720"/>
              </w:tabs>
              <w:suppressAutoHyphens/>
              <w:rPr>
                <w:spacing w:val="-2"/>
                <w:sz w:val="16"/>
                <w:szCs w:val="16"/>
              </w:rPr>
            </w:pPr>
            <w:r w:rsidRPr="00F317F5">
              <w:rPr>
                <w:spacing w:val="-2"/>
                <w:sz w:val="16"/>
                <w:szCs w:val="16"/>
              </w:rPr>
              <w:t>Safety Systems</w:t>
            </w:r>
          </w:p>
          <w:p w14:paraId="1EEFBA9D" w14:textId="77777777" w:rsidR="000D7BB1" w:rsidRPr="00F317F5" w:rsidRDefault="000D7BB1" w:rsidP="00F559DD">
            <w:pPr>
              <w:tabs>
                <w:tab w:val="left" w:pos="-720"/>
                <w:tab w:val="left" w:pos="162"/>
              </w:tabs>
              <w:suppressAutoHyphens/>
              <w:rPr>
                <w:sz w:val="16"/>
                <w:szCs w:val="16"/>
              </w:rPr>
            </w:pPr>
            <w:r w:rsidRPr="00F317F5">
              <w:rPr>
                <w:sz w:val="16"/>
                <w:szCs w:val="16"/>
              </w:rPr>
              <w:tab/>
              <w:t>Onshore And Marsh Area</w:t>
            </w:r>
          </w:p>
          <w:p w14:paraId="6DD6DBF2" w14:textId="77777777" w:rsidR="000D7BB1" w:rsidRPr="00F317F5" w:rsidRDefault="000D7BB1" w:rsidP="00F559DD">
            <w:pPr>
              <w:tabs>
                <w:tab w:val="left" w:pos="-720"/>
                <w:tab w:val="left" w:pos="162"/>
              </w:tabs>
              <w:suppressAutoHyphens/>
              <w:rPr>
                <w:sz w:val="16"/>
                <w:szCs w:val="16"/>
              </w:rPr>
            </w:pPr>
            <w:r w:rsidRPr="00F317F5">
              <w:rPr>
                <w:sz w:val="16"/>
                <w:szCs w:val="16"/>
              </w:rPr>
              <w:tab/>
              <w:t>Basic Case:</w:t>
            </w:r>
          </w:p>
          <w:p w14:paraId="66C0B49E"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well only</w:t>
            </w:r>
          </w:p>
          <w:p w14:paraId="09DE0C36"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well and production equipment</w:t>
            </w:r>
          </w:p>
          <w:p w14:paraId="26871BEE"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with surface op. ssv, add</w:t>
            </w:r>
          </w:p>
          <w:p w14:paraId="284748A9" w14:textId="77777777" w:rsidR="000D7BB1" w:rsidRPr="00F317F5" w:rsidRDefault="000D7BB1" w:rsidP="00F559DD">
            <w:pPr>
              <w:tabs>
                <w:tab w:val="left" w:pos="-720"/>
                <w:tab w:val="left" w:pos="162"/>
              </w:tabs>
              <w:suppressAutoHyphens/>
              <w:rPr>
                <w:sz w:val="16"/>
                <w:szCs w:val="16"/>
              </w:rPr>
            </w:pPr>
            <w:r w:rsidRPr="00F317F5">
              <w:rPr>
                <w:sz w:val="16"/>
                <w:szCs w:val="16"/>
              </w:rPr>
              <w:tab/>
              <w:t>Offshore 0 - 3 Miles</w:t>
            </w:r>
          </w:p>
          <w:p w14:paraId="51BB5502"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Wellhead safety system (excludes wellhead actuators)</w:t>
            </w:r>
          </w:p>
          <w:p w14:paraId="1AB910DC" w14:textId="77777777" w:rsidR="000D7BB1" w:rsidRPr="00F317F5" w:rsidRDefault="000D7BB1" w:rsidP="00F559DD">
            <w:pPr>
              <w:tabs>
                <w:tab w:val="left" w:pos="-720"/>
                <w:tab w:val="left" w:pos="337"/>
                <w:tab w:val="left" w:pos="536"/>
              </w:tabs>
              <w:suppressAutoHyphens/>
              <w:rPr>
                <w:spacing w:val="-2"/>
                <w:sz w:val="16"/>
                <w:szCs w:val="16"/>
              </w:rPr>
            </w:pPr>
            <w:r w:rsidRPr="00F317F5">
              <w:rPr>
                <w:spacing w:val="-2"/>
                <w:sz w:val="16"/>
                <w:szCs w:val="16"/>
              </w:rPr>
              <w:tab/>
              <w:t>per well</w:t>
            </w:r>
          </w:p>
          <w:p w14:paraId="48C88750" w14:textId="77777777" w:rsidR="000D7BB1" w:rsidRPr="00F317F5" w:rsidRDefault="000D7BB1" w:rsidP="00F559DD">
            <w:pPr>
              <w:tabs>
                <w:tab w:val="left" w:pos="-720"/>
                <w:tab w:val="left" w:pos="337"/>
                <w:tab w:val="left" w:pos="536"/>
              </w:tabs>
              <w:suppressAutoHyphens/>
              <w:rPr>
                <w:spacing w:val="-2"/>
                <w:sz w:val="16"/>
                <w:szCs w:val="16"/>
              </w:rPr>
            </w:pPr>
            <w:r w:rsidRPr="00F317F5">
              <w:rPr>
                <w:spacing w:val="-2"/>
                <w:sz w:val="16"/>
                <w:szCs w:val="16"/>
              </w:rPr>
              <w:tab/>
              <w:t>production train</w:t>
            </w:r>
          </w:p>
          <w:p w14:paraId="4FFBD52A" w14:textId="77777777" w:rsidR="000D7BB1" w:rsidRPr="00F317F5" w:rsidRDefault="000D7BB1" w:rsidP="00F559DD">
            <w:pPr>
              <w:tabs>
                <w:tab w:val="left" w:pos="-720"/>
                <w:tab w:val="left" w:pos="337"/>
                <w:tab w:val="left" w:pos="536"/>
              </w:tabs>
              <w:suppressAutoHyphens/>
              <w:rPr>
                <w:spacing w:val="-2"/>
                <w:sz w:val="16"/>
                <w:szCs w:val="16"/>
              </w:rPr>
            </w:pPr>
            <w:r w:rsidRPr="00F317F5">
              <w:rPr>
                <w:spacing w:val="-2"/>
                <w:sz w:val="16"/>
                <w:szCs w:val="16"/>
              </w:rPr>
              <w:tab/>
              <w:t>glycol dehydration system</w:t>
            </w:r>
          </w:p>
          <w:p w14:paraId="0B2D8294" w14:textId="77777777" w:rsidR="000D7BB1" w:rsidRPr="00F317F5" w:rsidRDefault="000D7BB1" w:rsidP="00F559DD">
            <w:pPr>
              <w:tabs>
                <w:tab w:val="left" w:pos="-720"/>
                <w:tab w:val="left" w:pos="337"/>
                <w:tab w:val="left" w:pos="536"/>
              </w:tabs>
              <w:suppressAutoHyphens/>
              <w:rPr>
                <w:spacing w:val="-2"/>
                <w:sz w:val="16"/>
                <w:szCs w:val="16"/>
              </w:rPr>
            </w:pPr>
            <w:r w:rsidRPr="00F317F5">
              <w:rPr>
                <w:spacing w:val="-2"/>
                <w:sz w:val="16"/>
                <w:szCs w:val="16"/>
              </w:rPr>
              <w:tab/>
              <w:t>P/L pumps and LACT</w:t>
            </w:r>
          </w:p>
          <w:p w14:paraId="6BF724D4" w14:textId="77777777" w:rsidR="000D7BB1" w:rsidRPr="00F317F5" w:rsidRDefault="000D7BB1" w:rsidP="00F559DD">
            <w:pPr>
              <w:tabs>
                <w:tab w:val="left" w:pos="-720"/>
                <w:tab w:val="left" w:pos="162"/>
              </w:tabs>
              <w:suppressAutoHyphens/>
              <w:rPr>
                <w:spacing w:val="-2"/>
                <w:sz w:val="16"/>
                <w:szCs w:val="16"/>
              </w:rPr>
            </w:pPr>
            <w:r w:rsidRPr="00F317F5">
              <w:rPr>
                <w:sz w:val="16"/>
                <w:szCs w:val="16"/>
              </w:rPr>
              <w:tab/>
              <w:t>Compressors</w:t>
            </w:r>
          </w:p>
          <w:p w14:paraId="034CDAA5" w14:textId="77777777" w:rsidR="000D7BB1" w:rsidRPr="00F317F5" w:rsidRDefault="000D7BB1" w:rsidP="00F559DD">
            <w:pPr>
              <w:keepNext/>
              <w:tabs>
                <w:tab w:val="left" w:pos="-720"/>
                <w:tab w:val="left" w:pos="162"/>
              </w:tabs>
              <w:suppressAutoHyphens/>
              <w:rPr>
                <w:spacing w:val="-2"/>
                <w:sz w:val="16"/>
                <w:szCs w:val="16"/>
              </w:rPr>
            </w:pPr>
            <w:r w:rsidRPr="00F317F5">
              <w:rPr>
                <w:spacing w:val="-2"/>
                <w:sz w:val="16"/>
                <w:szCs w:val="16"/>
              </w:rPr>
              <w:tab/>
              <w:t>Wellhead Actuators (does not include price of the valve)</w:t>
            </w:r>
          </w:p>
          <w:p w14:paraId="366CA8B6" w14:textId="77777777" w:rsidR="000D7BB1" w:rsidRPr="00F317F5" w:rsidRDefault="000D7BB1" w:rsidP="00F559DD">
            <w:pPr>
              <w:keepNext/>
              <w:tabs>
                <w:tab w:val="left" w:pos="-720"/>
                <w:tab w:val="left" w:pos="337"/>
              </w:tabs>
              <w:suppressAutoHyphens/>
              <w:rPr>
                <w:spacing w:val="-2"/>
                <w:sz w:val="16"/>
                <w:szCs w:val="16"/>
              </w:rPr>
            </w:pPr>
            <w:r w:rsidRPr="00F317F5">
              <w:rPr>
                <w:spacing w:val="-2"/>
                <w:sz w:val="16"/>
                <w:szCs w:val="16"/>
              </w:rPr>
              <w:tab/>
              <w:t>5,000 psi</w:t>
            </w:r>
          </w:p>
          <w:p w14:paraId="01910D83" w14:textId="77777777" w:rsidR="000D7BB1" w:rsidRPr="00F317F5" w:rsidRDefault="000D7BB1" w:rsidP="00F559DD">
            <w:pPr>
              <w:keepNext/>
              <w:tabs>
                <w:tab w:val="left" w:pos="-720"/>
                <w:tab w:val="left" w:pos="337"/>
              </w:tabs>
              <w:suppressAutoHyphens/>
              <w:rPr>
                <w:spacing w:val="-2"/>
                <w:sz w:val="16"/>
                <w:szCs w:val="16"/>
              </w:rPr>
            </w:pPr>
            <w:r w:rsidRPr="00F317F5">
              <w:rPr>
                <w:spacing w:val="-2"/>
                <w:sz w:val="16"/>
                <w:szCs w:val="16"/>
              </w:rPr>
              <w:tab/>
              <w:t>10,000 psi and over</w:t>
            </w:r>
          </w:p>
          <w:p w14:paraId="34C01855" w14:textId="77777777" w:rsidR="000D7BB1" w:rsidRPr="00F317F5" w:rsidRDefault="000D7BB1" w:rsidP="00F559DD">
            <w:pPr>
              <w:tabs>
                <w:tab w:val="left" w:pos="-720"/>
              </w:tabs>
              <w:suppressAutoHyphens/>
              <w:ind w:left="437" w:right="292"/>
              <w:jc w:val="both"/>
              <w:rPr>
                <w:spacing w:val="-2"/>
                <w:sz w:val="16"/>
                <w:szCs w:val="16"/>
              </w:rPr>
            </w:pPr>
            <w:r w:rsidRPr="00F317F5">
              <w:rPr>
                <w:sz w:val="16"/>
                <w:szCs w:val="16"/>
              </w:rPr>
              <w:t>NOTE: For installation costs - add 25 percent</w:t>
            </w:r>
          </w:p>
        </w:tc>
        <w:tc>
          <w:tcPr>
            <w:tcW w:w="923" w:type="dxa"/>
          </w:tcPr>
          <w:p w14:paraId="48724222" w14:textId="77777777" w:rsidR="000D7BB1" w:rsidRDefault="000D7BB1" w:rsidP="00F559DD">
            <w:pPr>
              <w:tabs>
                <w:tab w:val="center" w:pos="880"/>
              </w:tabs>
              <w:suppressAutoHyphens/>
              <w:jc w:val="center"/>
              <w:rPr>
                <w:spacing w:val="-2"/>
                <w:sz w:val="16"/>
                <w:szCs w:val="16"/>
              </w:rPr>
            </w:pPr>
          </w:p>
          <w:p w14:paraId="625FDBBE" w14:textId="77777777" w:rsidR="000D7BB1" w:rsidRDefault="000D7BB1" w:rsidP="00F559DD">
            <w:pPr>
              <w:tabs>
                <w:tab w:val="center" w:pos="880"/>
              </w:tabs>
              <w:suppressAutoHyphens/>
              <w:jc w:val="center"/>
              <w:rPr>
                <w:spacing w:val="-2"/>
                <w:sz w:val="16"/>
                <w:szCs w:val="16"/>
              </w:rPr>
            </w:pPr>
          </w:p>
          <w:p w14:paraId="127DF1D3" w14:textId="77777777" w:rsidR="000D7BB1" w:rsidRDefault="000D7BB1" w:rsidP="00F559DD">
            <w:pPr>
              <w:tabs>
                <w:tab w:val="center" w:pos="880"/>
              </w:tabs>
              <w:suppressAutoHyphens/>
              <w:jc w:val="center"/>
              <w:rPr>
                <w:spacing w:val="-2"/>
                <w:sz w:val="16"/>
                <w:szCs w:val="16"/>
              </w:rPr>
            </w:pPr>
          </w:p>
          <w:p w14:paraId="04B2F16A"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6,930</w:t>
            </w:r>
          </w:p>
          <w:p w14:paraId="5FE4271A"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8,000</w:t>
            </w:r>
          </w:p>
          <w:p w14:paraId="4EBD081B" w14:textId="77777777" w:rsidR="000D7BB1" w:rsidRDefault="000D7BB1" w:rsidP="00F559DD">
            <w:pPr>
              <w:tabs>
                <w:tab w:val="center" w:pos="880"/>
              </w:tabs>
              <w:suppressAutoHyphens/>
              <w:jc w:val="center"/>
              <w:rPr>
                <w:spacing w:val="-2"/>
                <w:sz w:val="16"/>
                <w:szCs w:val="16"/>
              </w:rPr>
            </w:pPr>
            <w:r w:rsidRPr="00651C8A">
              <w:rPr>
                <w:spacing w:val="-2"/>
                <w:sz w:val="16"/>
                <w:szCs w:val="16"/>
              </w:rPr>
              <w:t>11,980</w:t>
            </w:r>
          </w:p>
          <w:p w14:paraId="44ECD0B8" w14:textId="77777777" w:rsidR="000D7BB1" w:rsidRDefault="000D7BB1" w:rsidP="00F559DD">
            <w:pPr>
              <w:tabs>
                <w:tab w:val="center" w:pos="880"/>
              </w:tabs>
              <w:suppressAutoHyphens/>
              <w:jc w:val="center"/>
              <w:rPr>
                <w:spacing w:val="-2"/>
                <w:sz w:val="16"/>
                <w:szCs w:val="16"/>
              </w:rPr>
            </w:pPr>
          </w:p>
          <w:p w14:paraId="4C1005AC" w14:textId="77777777" w:rsidR="000D7BB1" w:rsidRDefault="000D7BB1" w:rsidP="00F559DD">
            <w:pPr>
              <w:tabs>
                <w:tab w:val="center" w:pos="880"/>
              </w:tabs>
              <w:suppressAutoHyphens/>
              <w:jc w:val="center"/>
              <w:rPr>
                <w:spacing w:val="-2"/>
                <w:sz w:val="16"/>
                <w:szCs w:val="16"/>
              </w:rPr>
            </w:pPr>
          </w:p>
          <w:p w14:paraId="1DB687BB"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19,980</w:t>
            </w:r>
          </w:p>
          <w:p w14:paraId="7E81C827"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49,990</w:t>
            </w:r>
          </w:p>
          <w:p w14:paraId="53E87B59"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30,010</w:t>
            </w:r>
          </w:p>
          <w:p w14:paraId="18D0F6DA"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69,970</w:t>
            </w:r>
          </w:p>
          <w:p w14:paraId="239AC3CB" w14:textId="77777777" w:rsidR="000D7BB1" w:rsidRDefault="000D7BB1" w:rsidP="00F559DD">
            <w:pPr>
              <w:tabs>
                <w:tab w:val="center" w:pos="880"/>
              </w:tabs>
              <w:suppressAutoHyphens/>
              <w:jc w:val="center"/>
              <w:rPr>
                <w:spacing w:val="-2"/>
                <w:sz w:val="16"/>
                <w:szCs w:val="16"/>
              </w:rPr>
            </w:pPr>
            <w:r w:rsidRPr="00651C8A">
              <w:rPr>
                <w:spacing w:val="-2"/>
                <w:sz w:val="16"/>
                <w:szCs w:val="16"/>
              </w:rPr>
              <w:t>43,950</w:t>
            </w:r>
          </w:p>
          <w:p w14:paraId="0355F7E0" w14:textId="77777777" w:rsidR="000D7BB1" w:rsidRDefault="000D7BB1" w:rsidP="00F559DD">
            <w:pPr>
              <w:tabs>
                <w:tab w:val="center" w:pos="880"/>
              </w:tabs>
              <w:suppressAutoHyphens/>
              <w:jc w:val="center"/>
              <w:rPr>
                <w:spacing w:val="-2"/>
                <w:sz w:val="16"/>
                <w:szCs w:val="16"/>
              </w:rPr>
            </w:pPr>
          </w:p>
          <w:p w14:paraId="1412F789"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4,970</w:t>
            </w:r>
          </w:p>
          <w:p w14:paraId="36AF0E39"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7,460</w:t>
            </w:r>
          </w:p>
        </w:tc>
      </w:tr>
      <w:tr w:rsidR="000D7BB1" w:rsidRPr="00651C8A" w14:paraId="42AEC715" w14:textId="77777777" w:rsidTr="00F559DD">
        <w:trPr>
          <w:cantSplit/>
          <w:jc w:val="center"/>
        </w:trPr>
        <w:tc>
          <w:tcPr>
            <w:tcW w:w="4297" w:type="dxa"/>
          </w:tcPr>
          <w:p w14:paraId="3D05C45A" w14:textId="77777777" w:rsidR="000D7BB1" w:rsidRPr="00F317F5" w:rsidRDefault="000D7BB1" w:rsidP="00F559DD">
            <w:pPr>
              <w:keepNext/>
              <w:tabs>
                <w:tab w:val="left" w:pos="-720"/>
              </w:tabs>
              <w:suppressAutoHyphens/>
              <w:rPr>
                <w:spacing w:val="-2"/>
                <w:sz w:val="16"/>
                <w:szCs w:val="16"/>
              </w:rPr>
            </w:pPr>
            <w:r w:rsidRPr="00F317F5">
              <w:rPr>
                <w:spacing w:val="-2"/>
                <w:sz w:val="16"/>
                <w:szCs w:val="16"/>
              </w:rPr>
              <w:lastRenderedPageBreak/>
              <w:t>Sampler—(see Metering Equipment</w:t>
            </w:r>
            <w:r w:rsidRPr="00F317F5">
              <w:rPr>
                <w:sz w:val="16"/>
                <w:szCs w:val="16"/>
              </w:rPr>
              <w:t>—</w:t>
            </w:r>
            <w:r w:rsidRPr="00F317F5">
              <w:rPr>
                <w:spacing w:val="-2"/>
                <w:sz w:val="16"/>
                <w:szCs w:val="16"/>
              </w:rPr>
              <w:t>"Fluid Meters")</w:t>
            </w:r>
          </w:p>
        </w:tc>
        <w:tc>
          <w:tcPr>
            <w:tcW w:w="923" w:type="dxa"/>
          </w:tcPr>
          <w:p w14:paraId="214A83CB" w14:textId="77777777" w:rsidR="000D7BB1" w:rsidRPr="00651C8A" w:rsidRDefault="000D7BB1" w:rsidP="00F559DD">
            <w:pPr>
              <w:tabs>
                <w:tab w:val="left" w:pos="-720"/>
              </w:tabs>
              <w:suppressAutoHyphens/>
              <w:jc w:val="center"/>
              <w:rPr>
                <w:spacing w:val="-2"/>
                <w:sz w:val="16"/>
                <w:szCs w:val="16"/>
              </w:rPr>
            </w:pPr>
            <w:r w:rsidRPr="00651C8A">
              <w:rPr>
                <w:spacing w:val="-2"/>
                <w:sz w:val="16"/>
                <w:szCs w:val="16"/>
              </w:rPr>
              <w:t xml:space="preserve"> </w:t>
            </w:r>
          </w:p>
        </w:tc>
      </w:tr>
      <w:tr w:rsidR="000D7BB1" w:rsidRPr="00651C8A" w14:paraId="321BCB84" w14:textId="77777777" w:rsidTr="00F559DD">
        <w:trPr>
          <w:cantSplit/>
          <w:jc w:val="center"/>
        </w:trPr>
        <w:tc>
          <w:tcPr>
            <w:tcW w:w="4297" w:type="dxa"/>
          </w:tcPr>
          <w:p w14:paraId="46183D48" w14:textId="77777777" w:rsidR="000D7BB1" w:rsidRPr="00F317F5" w:rsidRDefault="000D7BB1" w:rsidP="00F559DD">
            <w:pPr>
              <w:tabs>
                <w:tab w:val="left" w:pos="-720"/>
              </w:tabs>
              <w:suppressAutoHyphens/>
              <w:rPr>
                <w:spacing w:val="-2"/>
                <w:sz w:val="16"/>
                <w:szCs w:val="16"/>
              </w:rPr>
            </w:pPr>
            <w:r w:rsidRPr="00F317F5">
              <w:rPr>
                <w:spacing w:val="-2"/>
                <w:sz w:val="16"/>
                <w:szCs w:val="16"/>
              </w:rPr>
              <w:t>Scrubbers—Two Classes</w:t>
            </w:r>
          </w:p>
          <w:p w14:paraId="2AF3C607" w14:textId="77777777" w:rsidR="000D7BB1" w:rsidRPr="00F317F5" w:rsidRDefault="000D7BB1" w:rsidP="00F559DD">
            <w:pPr>
              <w:tabs>
                <w:tab w:val="left" w:pos="-720"/>
                <w:tab w:val="left" w:pos="162"/>
              </w:tabs>
              <w:suppressAutoHyphens/>
              <w:rPr>
                <w:sz w:val="16"/>
                <w:szCs w:val="16"/>
              </w:rPr>
            </w:pPr>
            <w:r w:rsidRPr="00F317F5">
              <w:rPr>
                <w:sz w:val="16"/>
                <w:szCs w:val="16"/>
              </w:rPr>
              <w:tab/>
              <w:t>Class I - Manufactured for use with other major equipment and, at times, included with such equipment as part of a package unit.</w:t>
            </w:r>
          </w:p>
          <w:p w14:paraId="6500D055" w14:textId="77777777" w:rsidR="000D7BB1" w:rsidRPr="00F317F5" w:rsidRDefault="000D7BB1" w:rsidP="00F559DD">
            <w:pPr>
              <w:tabs>
                <w:tab w:val="left" w:pos="-720"/>
                <w:tab w:val="left" w:pos="237"/>
              </w:tabs>
              <w:suppressAutoHyphens/>
              <w:rPr>
                <w:sz w:val="16"/>
                <w:szCs w:val="16"/>
              </w:rPr>
            </w:pPr>
            <w:r w:rsidRPr="00F317F5">
              <w:rPr>
                <w:sz w:val="16"/>
                <w:szCs w:val="16"/>
              </w:rPr>
              <w:tab/>
              <w:t>8 In. Diameter Vessel</w:t>
            </w:r>
          </w:p>
          <w:p w14:paraId="6B454C41" w14:textId="77777777" w:rsidR="000D7BB1" w:rsidRPr="00F317F5" w:rsidRDefault="000D7BB1" w:rsidP="00F559DD">
            <w:pPr>
              <w:tabs>
                <w:tab w:val="left" w:pos="-720"/>
                <w:tab w:val="left" w:pos="237"/>
              </w:tabs>
              <w:suppressAutoHyphens/>
              <w:rPr>
                <w:sz w:val="16"/>
                <w:szCs w:val="16"/>
              </w:rPr>
            </w:pPr>
            <w:r w:rsidRPr="00F317F5">
              <w:rPr>
                <w:sz w:val="16"/>
                <w:szCs w:val="16"/>
              </w:rPr>
              <w:tab/>
              <w:t>10 In. Diameter Vessel</w:t>
            </w:r>
          </w:p>
          <w:p w14:paraId="5C8B51B9" w14:textId="77777777" w:rsidR="000D7BB1" w:rsidRPr="00F317F5" w:rsidRDefault="000D7BB1" w:rsidP="00F559DD">
            <w:pPr>
              <w:tabs>
                <w:tab w:val="left" w:pos="-720"/>
                <w:tab w:val="left" w:pos="237"/>
              </w:tabs>
              <w:suppressAutoHyphens/>
              <w:rPr>
                <w:sz w:val="16"/>
                <w:szCs w:val="16"/>
              </w:rPr>
            </w:pPr>
            <w:r w:rsidRPr="00F317F5">
              <w:rPr>
                <w:sz w:val="16"/>
                <w:szCs w:val="16"/>
              </w:rPr>
              <w:tab/>
              <w:t>12 In. Diameter Vessel</w:t>
            </w:r>
          </w:p>
          <w:p w14:paraId="67CB06A3" w14:textId="77777777" w:rsidR="000D7BB1" w:rsidRPr="00F317F5" w:rsidRDefault="000D7BB1" w:rsidP="00F559DD">
            <w:pPr>
              <w:tabs>
                <w:tab w:val="left" w:pos="-720"/>
                <w:tab w:val="left" w:pos="162"/>
              </w:tabs>
              <w:suppressAutoHyphens/>
              <w:rPr>
                <w:sz w:val="16"/>
                <w:szCs w:val="16"/>
              </w:rPr>
            </w:pPr>
            <w:r w:rsidRPr="00F317F5">
              <w:rPr>
                <w:sz w:val="16"/>
                <w:szCs w:val="16"/>
              </w:rPr>
              <w:tab/>
              <w:t>Class II - Small "in-line" scrubber used in flow system usually direct from gas well. Much of this type is "shop-made" and not considered as major scrubbing equipment.</w:t>
            </w:r>
          </w:p>
          <w:p w14:paraId="72CA92A6" w14:textId="77777777" w:rsidR="000D7BB1" w:rsidRPr="00F317F5" w:rsidRDefault="000D7BB1" w:rsidP="00F559DD">
            <w:pPr>
              <w:tabs>
                <w:tab w:val="left" w:pos="-720"/>
                <w:tab w:val="left" w:pos="237"/>
              </w:tabs>
              <w:suppressAutoHyphens/>
              <w:rPr>
                <w:sz w:val="16"/>
                <w:szCs w:val="16"/>
              </w:rPr>
            </w:pPr>
            <w:r w:rsidRPr="00F317F5">
              <w:rPr>
                <w:sz w:val="16"/>
                <w:szCs w:val="16"/>
              </w:rPr>
              <w:tab/>
              <w:t>8 In. Diameter Vessel</w:t>
            </w:r>
          </w:p>
          <w:p w14:paraId="6068D8AC" w14:textId="77777777" w:rsidR="000D7BB1" w:rsidRPr="00F317F5" w:rsidRDefault="000D7BB1" w:rsidP="00F559DD">
            <w:pPr>
              <w:tabs>
                <w:tab w:val="left" w:pos="-720"/>
                <w:tab w:val="left" w:pos="237"/>
              </w:tabs>
              <w:suppressAutoHyphens/>
              <w:rPr>
                <w:sz w:val="16"/>
                <w:szCs w:val="16"/>
              </w:rPr>
            </w:pPr>
            <w:r w:rsidRPr="00F317F5">
              <w:rPr>
                <w:sz w:val="16"/>
                <w:szCs w:val="16"/>
              </w:rPr>
              <w:tab/>
              <w:t>12 In. Diameter Vessel</w:t>
            </w:r>
          </w:p>
          <w:p w14:paraId="314D2DC1" w14:textId="77777777" w:rsidR="000D7BB1" w:rsidRPr="00F317F5" w:rsidRDefault="000D7BB1" w:rsidP="00F559DD">
            <w:pPr>
              <w:tabs>
                <w:tab w:val="left" w:pos="-720"/>
              </w:tabs>
              <w:suppressAutoHyphens/>
              <w:ind w:left="437" w:right="292"/>
              <w:jc w:val="both"/>
              <w:rPr>
                <w:spacing w:val="-2"/>
                <w:sz w:val="16"/>
                <w:szCs w:val="16"/>
              </w:rPr>
            </w:pPr>
            <w:r w:rsidRPr="00F317F5">
              <w:rPr>
                <w:sz w:val="16"/>
                <w:szCs w:val="16"/>
              </w:rPr>
              <w:t>NOTE: No metering or regulating equipment included in the above.</w:t>
            </w:r>
          </w:p>
        </w:tc>
        <w:tc>
          <w:tcPr>
            <w:tcW w:w="923" w:type="dxa"/>
          </w:tcPr>
          <w:p w14:paraId="78E114D5" w14:textId="77777777" w:rsidR="000D7BB1" w:rsidRDefault="000D7BB1" w:rsidP="00F559DD">
            <w:pPr>
              <w:tabs>
                <w:tab w:val="center" w:pos="880"/>
              </w:tabs>
              <w:suppressAutoHyphens/>
              <w:jc w:val="center"/>
              <w:rPr>
                <w:spacing w:val="-2"/>
                <w:sz w:val="16"/>
                <w:szCs w:val="16"/>
              </w:rPr>
            </w:pPr>
          </w:p>
          <w:p w14:paraId="6DE939C5" w14:textId="77777777" w:rsidR="000D7BB1" w:rsidRDefault="000D7BB1" w:rsidP="00F559DD">
            <w:pPr>
              <w:tabs>
                <w:tab w:val="center" w:pos="880"/>
              </w:tabs>
              <w:suppressAutoHyphens/>
              <w:jc w:val="center"/>
              <w:rPr>
                <w:spacing w:val="-2"/>
                <w:sz w:val="16"/>
                <w:szCs w:val="16"/>
              </w:rPr>
            </w:pPr>
          </w:p>
          <w:p w14:paraId="275A274A" w14:textId="77777777" w:rsidR="000D7BB1" w:rsidRDefault="000D7BB1" w:rsidP="00F559DD">
            <w:pPr>
              <w:tabs>
                <w:tab w:val="center" w:pos="880"/>
              </w:tabs>
              <w:suppressAutoHyphens/>
              <w:jc w:val="center"/>
              <w:rPr>
                <w:spacing w:val="-2"/>
                <w:sz w:val="16"/>
                <w:szCs w:val="16"/>
              </w:rPr>
            </w:pPr>
          </w:p>
          <w:p w14:paraId="48A20AF0" w14:textId="77777777" w:rsidR="000D7BB1" w:rsidRDefault="000D7BB1" w:rsidP="00F559DD">
            <w:pPr>
              <w:tabs>
                <w:tab w:val="center" w:pos="880"/>
              </w:tabs>
              <w:suppressAutoHyphens/>
              <w:jc w:val="center"/>
              <w:rPr>
                <w:spacing w:val="-2"/>
                <w:sz w:val="16"/>
                <w:szCs w:val="16"/>
              </w:rPr>
            </w:pPr>
          </w:p>
          <w:p w14:paraId="0B8A76DA"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4,220</w:t>
            </w:r>
          </w:p>
          <w:p w14:paraId="59FE3E9E"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6,020</w:t>
            </w:r>
          </w:p>
          <w:p w14:paraId="09B520CC" w14:textId="77777777" w:rsidR="000D7BB1" w:rsidRDefault="000D7BB1" w:rsidP="00F559DD">
            <w:pPr>
              <w:tabs>
                <w:tab w:val="center" w:pos="880"/>
              </w:tabs>
              <w:suppressAutoHyphens/>
              <w:jc w:val="center"/>
              <w:rPr>
                <w:spacing w:val="-2"/>
                <w:sz w:val="16"/>
                <w:szCs w:val="16"/>
              </w:rPr>
            </w:pPr>
            <w:r w:rsidRPr="00651C8A">
              <w:rPr>
                <w:spacing w:val="-2"/>
                <w:sz w:val="16"/>
                <w:szCs w:val="16"/>
              </w:rPr>
              <w:t>6,860</w:t>
            </w:r>
          </w:p>
          <w:p w14:paraId="04B7ED15" w14:textId="77777777" w:rsidR="000D7BB1" w:rsidRDefault="000D7BB1" w:rsidP="00F559DD">
            <w:pPr>
              <w:tabs>
                <w:tab w:val="center" w:pos="880"/>
              </w:tabs>
              <w:suppressAutoHyphens/>
              <w:jc w:val="center"/>
              <w:rPr>
                <w:spacing w:val="-2"/>
                <w:sz w:val="16"/>
                <w:szCs w:val="16"/>
              </w:rPr>
            </w:pPr>
          </w:p>
          <w:p w14:paraId="1F0EF03C" w14:textId="77777777" w:rsidR="000D7BB1" w:rsidRDefault="000D7BB1" w:rsidP="00F559DD">
            <w:pPr>
              <w:tabs>
                <w:tab w:val="center" w:pos="880"/>
              </w:tabs>
              <w:suppressAutoHyphens/>
              <w:jc w:val="center"/>
              <w:rPr>
                <w:spacing w:val="-2"/>
                <w:sz w:val="16"/>
                <w:szCs w:val="16"/>
              </w:rPr>
            </w:pPr>
          </w:p>
          <w:p w14:paraId="1B22EAB7" w14:textId="77777777" w:rsidR="000D7BB1" w:rsidRDefault="000D7BB1" w:rsidP="00F559DD">
            <w:pPr>
              <w:tabs>
                <w:tab w:val="center" w:pos="880"/>
              </w:tabs>
              <w:suppressAutoHyphens/>
              <w:jc w:val="center"/>
              <w:rPr>
                <w:spacing w:val="-2"/>
                <w:sz w:val="16"/>
                <w:szCs w:val="16"/>
              </w:rPr>
            </w:pPr>
          </w:p>
          <w:p w14:paraId="25933BCF"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1,960</w:t>
            </w:r>
          </w:p>
          <w:p w14:paraId="1C6A3910"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2,560</w:t>
            </w:r>
          </w:p>
        </w:tc>
      </w:tr>
      <w:tr w:rsidR="000D7BB1" w:rsidRPr="00651C8A" w14:paraId="3CB5658C" w14:textId="77777777" w:rsidTr="00F559DD">
        <w:trPr>
          <w:cantSplit/>
          <w:jc w:val="center"/>
        </w:trPr>
        <w:tc>
          <w:tcPr>
            <w:tcW w:w="4297" w:type="dxa"/>
          </w:tcPr>
          <w:p w14:paraId="6F5B6356" w14:textId="77777777" w:rsidR="000D7BB1" w:rsidRPr="00F317F5" w:rsidRDefault="000D7BB1" w:rsidP="00F559DD">
            <w:pPr>
              <w:tabs>
                <w:tab w:val="left" w:pos="-720"/>
              </w:tabs>
              <w:suppressAutoHyphens/>
              <w:rPr>
                <w:spacing w:val="-2"/>
                <w:sz w:val="16"/>
                <w:szCs w:val="16"/>
              </w:rPr>
            </w:pPr>
            <w:r w:rsidRPr="00F317F5">
              <w:rPr>
                <w:spacing w:val="-2"/>
                <w:sz w:val="16"/>
                <w:szCs w:val="16"/>
              </w:rPr>
              <w:t>Separators—(no metering equipment included)</w:t>
            </w:r>
          </w:p>
          <w:p w14:paraId="1FFED906" w14:textId="77777777" w:rsidR="000D7BB1" w:rsidRPr="00F317F5" w:rsidRDefault="000D7BB1" w:rsidP="00F559DD">
            <w:pPr>
              <w:tabs>
                <w:tab w:val="left" w:pos="-720"/>
              </w:tabs>
              <w:suppressAutoHyphens/>
              <w:rPr>
                <w:spacing w:val="-2"/>
                <w:sz w:val="16"/>
                <w:szCs w:val="16"/>
              </w:rPr>
            </w:pPr>
            <w:r w:rsidRPr="00F317F5">
              <w:rPr>
                <w:spacing w:val="-2"/>
                <w:sz w:val="16"/>
                <w:szCs w:val="16"/>
              </w:rPr>
              <w:t xml:space="preserve">Horizontal—Filter /1,440 psi (High Pressure) </w:t>
            </w:r>
          </w:p>
          <w:p w14:paraId="0ED87B8C"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6-5/8” OD x 5’-6”</w:t>
            </w:r>
          </w:p>
          <w:p w14:paraId="22085E76"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8-5/8” OD x 7’-6”</w:t>
            </w:r>
          </w:p>
          <w:p w14:paraId="361C9BFA"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10-3/4” OD x 8’-0”</w:t>
            </w:r>
          </w:p>
          <w:p w14:paraId="029887C3"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12-3/4” OD x 8’-0”</w:t>
            </w:r>
          </w:p>
          <w:p w14:paraId="309CF153"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16” OD x 8’-6”</w:t>
            </w:r>
          </w:p>
          <w:p w14:paraId="0FE2BA73"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20” OD x 8’-6”</w:t>
            </w:r>
          </w:p>
          <w:p w14:paraId="0817883A"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20” OD x 12’-0”</w:t>
            </w:r>
          </w:p>
          <w:p w14:paraId="09D1C043"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24” OD x 12’-6”</w:t>
            </w:r>
          </w:p>
          <w:p w14:paraId="4EC97DBD"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30” OD x 12’-6”</w:t>
            </w:r>
          </w:p>
          <w:p w14:paraId="22E9ACBB"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36” OD x 12’-6”</w:t>
            </w:r>
          </w:p>
        </w:tc>
        <w:tc>
          <w:tcPr>
            <w:tcW w:w="923" w:type="dxa"/>
          </w:tcPr>
          <w:p w14:paraId="79943914" w14:textId="77777777" w:rsidR="000D7BB1" w:rsidRDefault="000D7BB1" w:rsidP="00F559DD">
            <w:pPr>
              <w:tabs>
                <w:tab w:val="center" w:pos="880"/>
              </w:tabs>
              <w:suppressAutoHyphens/>
              <w:jc w:val="center"/>
              <w:rPr>
                <w:spacing w:val="-2"/>
                <w:sz w:val="16"/>
                <w:szCs w:val="16"/>
              </w:rPr>
            </w:pPr>
          </w:p>
          <w:p w14:paraId="465EA87B" w14:textId="77777777" w:rsidR="000D7BB1" w:rsidRDefault="000D7BB1" w:rsidP="00F559DD">
            <w:pPr>
              <w:tabs>
                <w:tab w:val="center" w:pos="880"/>
              </w:tabs>
              <w:suppressAutoHyphens/>
              <w:jc w:val="center"/>
              <w:rPr>
                <w:spacing w:val="-2"/>
                <w:sz w:val="16"/>
                <w:szCs w:val="16"/>
              </w:rPr>
            </w:pPr>
          </w:p>
          <w:p w14:paraId="38724609"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6,180</w:t>
            </w:r>
          </w:p>
          <w:p w14:paraId="12F58876"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6,710</w:t>
            </w:r>
          </w:p>
          <w:p w14:paraId="7080CB64"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9,420</w:t>
            </w:r>
          </w:p>
          <w:p w14:paraId="1807A1D5"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12,660</w:t>
            </w:r>
          </w:p>
          <w:p w14:paraId="77D82E6F"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20,350</w:t>
            </w:r>
          </w:p>
          <w:p w14:paraId="3B7A5229"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30,080</w:t>
            </w:r>
          </w:p>
          <w:p w14:paraId="5EAEAFDB"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31,660</w:t>
            </w:r>
          </w:p>
          <w:p w14:paraId="6E9D50E7"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42,670</w:t>
            </w:r>
          </w:p>
          <w:p w14:paraId="2435A0C9"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62,280</w:t>
            </w:r>
          </w:p>
          <w:p w14:paraId="38660407"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74,030</w:t>
            </w:r>
          </w:p>
        </w:tc>
      </w:tr>
      <w:tr w:rsidR="000D7BB1" w:rsidRPr="00651C8A" w14:paraId="3A438B13" w14:textId="77777777" w:rsidTr="00F559DD">
        <w:trPr>
          <w:cantSplit/>
          <w:jc w:val="center"/>
        </w:trPr>
        <w:tc>
          <w:tcPr>
            <w:tcW w:w="4297" w:type="dxa"/>
          </w:tcPr>
          <w:p w14:paraId="16058002" w14:textId="77777777" w:rsidR="000D7BB1" w:rsidRPr="00F317F5" w:rsidRDefault="000D7BB1" w:rsidP="00F559DD">
            <w:pPr>
              <w:tabs>
                <w:tab w:val="left" w:pos="-720"/>
              </w:tabs>
              <w:suppressAutoHyphens/>
              <w:rPr>
                <w:spacing w:val="-2"/>
                <w:sz w:val="16"/>
                <w:szCs w:val="16"/>
              </w:rPr>
            </w:pPr>
            <w:r w:rsidRPr="00F317F5">
              <w:rPr>
                <w:spacing w:val="-2"/>
                <w:sz w:val="16"/>
                <w:szCs w:val="16"/>
              </w:rPr>
              <w:t>Separators—(no metering equipment included)</w:t>
            </w:r>
          </w:p>
          <w:p w14:paraId="6C0C7F87" w14:textId="77777777" w:rsidR="000D7BB1" w:rsidRPr="00F317F5" w:rsidRDefault="000D7BB1" w:rsidP="00F559DD">
            <w:pPr>
              <w:tabs>
                <w:tab w:val="left" w:pos="-720"/>
              </w:tabs>
              <w:suppressAutoHyphens/>
              <w:rPr>
                <w:spacing w:val="-2"/>
                <w:sz w:val="16"/>
                <w:szCs w:val="16"/>
              </w:rPr>
            </w:pPr>
            <w:r w:rsidRPr="00F317F5">
              <w:rPr>
                <w:spacing w:val="-2"/>
                <w:sz w:val="16"/>
                <w:szCs w:val="16"/>
              </w:rPr>
              <w:t>Vertical 2—Phase /125 psi (Low Pressure)</w:t>
            </w:r>
          </w:p>
          <w:p w14:paraId="36853DBA"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24” OD x 7’-6”</w:t>
            </w:r>
          </w:p>
          <w:p w14:paraId="309DE0C3"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30” OD x 10’-0”</w:t>
            </w:r>
          </w:p>
          <w:p w14:paraId="33C46AAA"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36” OD x 10’-0”</w:t>
            </w:r>
          </w:p>
          <w:p w14:paraId="113CBCB9"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Vertical 3—Phase /125 psi (Low Pressure)</w:t>
            </w:r>
          </w:p>
          <w:p w14:paraId="6220CB30"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24” OD x 7’-6”</w:t>
            </w:r>
          </w:p>
          <w:p w14:paraId="1F1FE34E"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24” OD x 10’-0”</w:t>
            </w:r>
          </w:p>
          <w:p w14:paraId="255FEC46"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30” OD x 10’-0”</w:t>
            </w:r>
          </w:p>
          <w:p w14:paraId="6BF7F119"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36” OD x 10’-0”</w:t>
            </w:r>
          </w:p>
          <w:p w14:paraId="21E94AB7"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42” OD x 10’-0”</w:t>
            </w:r>
          </w:p>
          <w:p w14:paraId="0DE4010F" w14:textId="77777777" w:rsidR="000D7BB1" w:rsidRPr="00F317F5" w:rsidRDefault="000D7BB1" w:rsidP="00F559DD">
            <w:pPr>
              <w:tabs>
                <w:tab w:val="left" w:pos="-720"/>
              </w:tabs>
              <w:suppressAutoHyphens/>
              <w:rPr>
                <w:spacing w:val="-2"/>
                <w:sz w:val="16"/>
                <w:szCs w:val="16"/>
              </w:rPr>
            </w:pPr>
            <w:r w:rsidRPr="00F317F5">
              <w:rPr>
                <w:spacing w:val="-2"/>
                <w:sz w:val="16"/>
                <w:szCs w:val="16"/>
              </w:rPr>
              <w:t>Horizontal 3—Phase /125 psi (Low Pressure)</w:t>
            </w:r>
          </w:p>
          <w:p w14:paraId="7F096739"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24” OD x 10’-0”</w:t>
            </w:r>
          </w:p>
          <w:p w14:paraId="26CA008D"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30” OD x 10’-0”</w:t>
            </w:r>
          </w:p>
          <w:p w14:paraId="2E83EB07"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36” OD x 10’-0”</w:t>
            </w:r>
          </w:p>
          <w:p w14:paraId="15DC422A"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42” OD x 10’-0”</w:t>
            </w:r>
          </w:p>
        </w:tc>
        <w:tc>
          <w:tcPr>
            <w:tcW w:w="923" w:type="dxa"/>
          </w:tcPr>
          <w:p w14:paraId="3DE2F7D6" w14:textId="77777777" w:rsidR="000D7BB1" w:rsidRDefault="000D7BB1" w:rsidP="00F559DD">
            <w:pPr>
              <w:tabs>
                <w:tab w:val="center" w:pos="880"/>
              </w:tabs>
              <w:suppressAutoHyphens/>
              <w:jc w:val="center"/>
              <w:rPr>
                <w:spacing w:val="-2"/>
                <w:sz w:val="16"/>
                <w:szCs w:val="16"/>
              </w:rPr>
            </w:pPr>
          </w:p>
          <w:p w14:paraId="474A9785" w14:textId="77777777" w:rsidR="000D7BB1" w:rsidRDefault="000D7BB1" w:rsidP="00F559DD">
            <w:pPr>
              <w:tabs>
                <w:tab w:val="center" w:pos="880"/>
              </w:tabs>
              <w:suppressAutoHyphens/>
              <w:jc w:val="center"/>
              <w:rPr>
                <w:spacing w:val="-2"/>
                <w:sz w:val="16"/>
                <w:szCs w:val="16"/>
              </w:rPr>
            </w:pPr>
          </w:p>
          <w:p w14:paraId="13A3ADCC"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7,000</w:t>
            </w:r>
          </w:p>
          <w:p w14:paraId="094F34D8"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7,550</w:t>
            </w:r>
          </w:p>
          <w:p w14:paraId="3EAAEBC1" w14:textId="77777777" w:rsidR="000D7BB1" w:rsidRDefault="000D7BB1" w:rsidP="00F559DD">
            <w:pPr>
              <w:tabs>
                <w:tab w:val="center" w:pos="880"/>
              </w:tabs>
              <w:suppressAutoHyphens/>
              <w:jc w:val="center"/>
              <w:rPr>
                <w:spacing w:val="-2"/>
                <w:sz w:val="16"/>
                <w:szCs w:val="16"/>
              </w:rPr>
            </w:pPr>
            <w:r w:rsidRPr="00651C8A">
              <w:rPr>
                <w:spacing w:val="-2"/>
                <w:sz w:val="16"/>
                <w:szCs w:val="16"/>
              </w:rPr>
              <w:t>15,760</w:t>
            </w:r>
          </w:p>
          <w:p w14:paraId="3E23282D" w14:textId="77777777" w:rsidR="000D7BB1" w:rsidRDefault="000D7BB1" w:rsidP="00F559DD">
            <w:pPr>
              <w:tabs>
                <w:tab w:val="center" w:pos="880"/>
              </w:tabs>
              <w:suppressAutoHyphens/>
              <w:jc w:val="center"/>
              <w:rPr>
                <w:spacing w:val="-2"/>
                <w:sz w:val="16"/>
                <w:szCs w:val="16"/>
              </w:rPr>
            </w:pPr>
          </w:p>
          <w:p w14:paraId="65C910C0"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7,390</w:t>
            </w:r>
          </w:p>
          <w:p w14:paraId="6D947DBF"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8,370</w:t>
            </w:r>
          </w:p>
          <w:p w14:paraId="74A90D15"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11,610</w:t>
            </w:r>
          </w:p>
          <w:p w14:paraId="1467D2D8"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16,510</w:t>
            </w:r>
          </w:p>
          <w:p w14:paraId="6E1077D1" w14:textId="77777777" w:rsidR="000D7BB1" w:rsidRDefault="000D7BB1" w:rsidP="00F559DD">
            <w:pPr>
              <w:tabs>
                <w:tab w:val="center" w:pos="880"/>
              </w:tabs>
              <w:suppressAutoHyphens/>
              <w:jc w:val="center"/>
              <w:rPr>
                <w:spacing w:val="-2"/>
                <w:sz w:val="16"/>
                <w:szCs w:val="16"/>
              </w:rPr>
            </w:pPr>
            <w:r w:rsidRPr="00651C8A">
              <w:rPr>
                <w:spacing w:val="-2"/>
                <w:sz w:val="16"/>
                <w:szCs w:val="16"/>
              </w:rPr>
              <w:t>19,160</w:t>
            </w:r>
          </w:p>
          <w:p w14:paraId="08D1747B" w14:textId="77777777" w:rsidR="000D7BB1" w:rsidRDefault="000D7BB1" w:rsidP="00F559DD">
            <w:pPr>
              <w:tabs>
                <w:tab w:val="center" w:pos="880"/>
              </w:tabs>
              <w:suppressAutoHyphens/>
              <w:jc w:val="center"/>
              <w:rPr>
                <w:spacing w:val="-2"/>
                <w:sz w:val="16"/>
                <w:szCs w:val="16"/>
              </w:rPr>
            </w:pPr>
          </w:p>
          <w:p w14:paraId="666E475B"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10,930</w:t>
            </w:r>
          </w:p>
          <w:p w14:paraId="2FB46280"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14,020</w:t>
            </w:r>
          </w:p>
          <w:p w14:paraId="36338651"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15,310</w:t>
            </w:r>
          </w:p>
          <w:p w14:paraId="71B4A5A4"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24,420</w:t>
            </w:r>
          </w:p>
        </w:tc>
      </w:tr>
      <w:tr w:rsidR="000D7BB1" w:rsidRPr="00651C8A" w14:paraId="6E91FA65" w14:textId="77777777" w:rsidTr="00F559DD">
        <w:trPr>
          <w:cantSplit/>
          <w:jc w:val="center"/>
        </w:trPr>
        <w:tc>
          <w:tcPr>
            <w:tcW w:w="4297" w:type="dxa"/>
          </w:tcPr>
          <w:p w14:paraId="4C3B338A" w14:textId="77777777" w:rsidR="000D7BB1" w:rsidRPr="00F317F5" w:rsidRDefault="000D7BB1" w:rsidP="00F559DD">
            <w:pPr>
              <w:tabs>
                <w:tab w:val="left" w:pos="-720"/>
              </w:tabs>
              <w:suppressAutoHyphens/>
              <w:rPr>
                <w:spacing w:val="-2"/>
                <w:sz w:val="16"/>
                <w:szCs w:val="16"/>
              </w:rPr>
            </w:pPr>
            <w:r w:rsidRPr="00F317F5">
              <w:rPr>
                <w:spacing w:val="-2"/>
                <w:sz w:val="16"/>
                <w:szCs w:val="16"/>
              </w:rPr>
              <w:t>Vertical 2—Phase /1440 psi (High Pressure)</w:t>
            </w:r>
          </w:p>
          <w:p w14:paraId="16351498"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12-3/4” OD x 5’-0”</w:t>
            </w:r>
          </w:p>
          <w:p w14:paraId="0D63CE6F"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16” OD x 5’-6”</w:t>
            </w:r>
          </w:p>
          <w:p w14:paraId="48F3292D"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20” OD x 7’-6”</w:t>
            </w:r>
          </w:p>
          <w:p w14:paraId="337F8DAC"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24” OD x 7’-6”</w:t>
            </w:r>
          </w:p>
          <w:p w14:paraId="3F6ACFA8"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30” OD x 10’-0”</w:t>
            </w:r>
          </w:p>
          <w:p w14:paraId="7FAD4781"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36” OD x 10’-0”</w:t>
            </w:r>
          </w:p>
          <w:p w14:paraId="359D1A26"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42” OD x 10’-0”</w:t>
            </w:r>
          </w:p>
          <w:p w14:paraId="6700E810"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48” OD x 10’-0”</w:t>
            </w:r>
          </w:p>
          <w:p w14:paraId="28D399DC"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54” OD x 10’-0”</w:t>
            </w:r>
          </w:p>
          <w:p w14:paraId="58C263EA"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60” OD x 10’-0”</w:t>
            </w:r>
          </w:p>
          <w:p w14:paraId="347FDD6D" w14:textId="77777777" w:rsidR="000D7BB1" w:rsidRPr="00F317F5" w:rsidRDefault="000D7BB1" w:rsidP="00F559DD">
            <w:pPr>
              <w:tabs>
                <w:tab w:val="left" w:pos="-720"/>
              </w:tabs>
              <w:suppressAutoHyphens/>
              <w:rPr>
                <w:spacing w:val="-2"/>
                <w:sz w:val="16"/>
                <w:szCs w:val="16"/>
              </w:rPr>
            </w:pPr>
            <w:r w:rsidRPr="00F317F5">
              <w:rPr>
                <w:spacing w:val="-2"/>
                <w:sz w:val="16"/>
                <w:szCs w:val="16"/>
              </w:rPr>
              <w:t>Vertical 3 - Phase /1440 psi (High Pressure)</w:t>
            </w:r>
          </w:p>
          <w:p w14:paraId="285E7B23"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16” OD x 7’-6”</w:t>
            </w:r>
          </w:p>
          <w:p w14:paraId="4BA6ADB4"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20” OD x 7’-6”</w:t>
            </w:r>
          </w:p>
          <w:p w14:paraId="5462B0E0"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24” OD x 7’-6”</w:t>
            </w:r>
          </w:p>
          <w:p w14:paraId="69285D16"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30” OD x 10’-0”</w:t>
            </w:r>
          </w:p>
          <w:p w14:paraId="4C87FB6B"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36” OD x 10’-0”</w:t>
            </w:r>
          </w:p>
          <w:p w14:paraId="17C51D54"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42” OD x 10’-0”</w:t>
            </w:r>
          </w:p>
          <w:p w14:paraId="0002D0BF"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48” OD x 10’-0”</w:t>
            </w:r>
          </w:p>
          <w:p w14:paraId="070EEFD4" w14:textId="77777777" w:rsidR="000D7BB1" w:rsidRPr="00F317F5" w:rsidRDefault="000D7BB1" w:rsidP="00F559DD">
            <w:pPr>
              <w:tabs>
                <w:tab w:val="left" w:pos="-720"/>
              </w:tabs>
              <w:suppressAutoHyphens/>
              <w:rPr>
                <w:spacing w:val="-2"/>
                <w:sz w:val="16"/>
                <w:szCs w:val="16"/>
              </w:rPr>
            </w:pPr>
            <w:r w:rsidRPr="00F317F5">
              <w:rPr>
                <w:spacing w:val="-2"/>
                <w:sz w:val="16"/>
                <w:szCs w:val="16"/>
              </w:rPr>
              <w:t>Horizontal 2—Phase /1440 psi (High Pressure)</w:t>
            </w:r>
          </w:p>
          <w:p w14:paraId="63135395"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16” OD x 7’-6”</w:t>
            </w:r>
          </w:p>
          <w:p w14:paraId="777A724F"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20” OD x 7’-6”</w:t>
            </w:r>
          </w:p>
          <w:p w14:paraId="2F80391C"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24” OD x 10’-0”</w:t>
            </w:r>
          </w:p>
          <w:p w14:paraId="651BBD1D"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30” OD x 10’-0”</w:t>
            </w:r>
          </w:p>
          <w:p w14:paraId="7432E87C"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36” OD x 10’-0”</w:t>
            </w:r>
          </w:p>
          <w:p w14:paraId="600DCCEA"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42” OD x 15’-0”</w:t>
            </w:r>
          </w:p>
          <w:p w14:paraId="0C7B0E31"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48” OD x 15’-0”</w:t>
            </w:r>
          </w:p>
          <w:p w14:paraId="67DC37D4" w14:textId="77777777" w:rsidR="000D7BB1" w:rsidRPr="00F317F5" w:rsidRDefault="000D7BB1" w:rsidP="00F559DD">
            <w:pPr>
              <w:tabs>
                <w:tab w:val="left" w:pos="-720"/>
              </w:tabs>
              <w:suppressAutoHyphens/>
              <w:rPr>
                <w:spacing w:val="-2"/>
                <w:sz w:val="16"/>
                <w:szCs w:val="16"/>
              </w:rPr>
            </w:pPr>
            <w:r w:rsidRPr="00F317F5">
              <w:rPr>
                <w:spacing w:val="-2"/>
                <w:sz w:val="16"/>
                <w:szCs w:val="16"/>
              </w:rPr>
              <w:t>Horizontal 3—Phase /1440 psi (High Pressure)</w:t>
            </w:r>
          </w:p>
          <w:p w14:paraId="0656AB8B"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16” OD x 7’-6”</w:t>
            </w:r>
          </w:p>
          <w:p w14:paraId="45FF99B6"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20” OD x 7’-6”</w:t>
            </w:r>
          </w:p>
          <w:p w14:paraId="79B8A704"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24” OD x 10’-0”</w:t>
            </w:r>
          </w:p>
          <w:p w14:paraId="3BEC44BB"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30” OD x 10’-0”</w:t>
            </w:r>
          </w:p>
          <w:p w14:paraId="72159292"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36” OD x 10’-0”</w:t>
            </w:r>
          </w:p>
          <w:p w14:paraId="40A4E6AC"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36” OD x 15’-0”</w:t>
            </w:r>
          </w:p>
          <w:p w14:paraId="1132233D" w14:textId="77777777" w:rsidR="000D7BB1" w:rsidRPr="00F317F5" w:rsidRDefault="000D7BB1" w:rsidP="00F559DD">
            <w:pPr>
              <w:tabs>
                <w:tab w:val="left" w:pos="-720"/>
              </w:tabs>
              <w:suppressAutoHyphens/>
              <w:rPr>
                <w:spacing w:val="-2"/>
                <w:sz w:val="16"/>
                <w:szCs w:val="16"/>
              </w:rPr>
            </w:pPr>
            <w:r w:rsidRPr="00F317F5">
              <w:rPr>
                <w:spacing w:val="-2"/>
                <w:sz w:val="16"/>
                <w:szCs w:val="16"/>
              </w:rPr>
              <w:t>Offshore Horizontal 3—Phase /1440 psi (High Pressure)</w:t>
            </w:r>
          </w:p>
          <w:p w14:paraId="4B7E8AF7"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30” OD x 10’-0”</w:t>
            </w:r>
          </w:p>
          <w:p w14:paraId="50A5FB39"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36” OD x 10’-0”</w:t>
            </w:r>
          </w:p>
          <w:p w14:paraId="0AA39D37"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36” OD x 12’-0”</w:t>
            </w:r>
          </w:p>
          <w:p w14:paraId="41D302D9"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36” OD x 15’-0”</w:t>
            </w:r>
          </w:p>
          <w:p w14:paraId="57211DB1"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42” OD x 15’-0”</w:t>
            </w:r>
          </w:p>
        </w:tc>
        <w:tc>
          <w:tcPr>
            <w:tcW w:w="923" w:type="dxa"/>
          </w:tcPr>
          <w:p w14:paraId="2C7CE77E" w14:textId="77777777" w:rsidR="000D7BB1" w:rsidRDefault="000D7BB1" w:rsidP="00F559DD">
            <w:pPr>
              <w:tabs>
                <w:tab w:val="center" w:pos="880"/>
              </w:tabs>
              <w:suppressAutoHyphens/>
              <w:jc w:val="center"/>
              <w:rPr>
                <w:spacing w:val="-2"/>
                <w:sz w:val="16"/>
                <w:szCs w:val="16"/>
              </w:rPr>
            </w:pPr>
          </w:p>
          <w:p w14:paraId="4EC99E98"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4,150</w:t>
            </w:r>
          </w:p>
          <w:p w14:paraId="27D6148C"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6,180</w:t>
            </w:r>
          </w:p>
          <w:p w14:paraId="5ADF04D7"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11,760</w:t>
            </w:r>
          </w:p>
          <w:p w14:paraId="38C99EF9"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14,250</w:t>
            </w:r>
          </w:p>
          <w:p w14:paraId="29E47B65"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21,710</w:t>
            </w:r>
          </w:p>
          <w:p w14:paraId="3D5E895D"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28,120</w:t>
            </w:r>
          </w:p>
          <w:p w14:paraId="6EC88D0C"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45,000</w:t>
            </w:r>
          </w:p>
          <w:p w14:paraId="1ED80484"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53,080</w:t>
            </w:r>
          </w:p>
          <w:p w14:paraId="6031F8DE"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80,360</w:t>
            </w:r>
          </w:p>
          <w:p w14:paraId="78255056" w14:textId="77777777" w:rsidR="000D7BB1" w:rsidRDefault="000D7BB1" w:rsidP="00F559DD">
            <w:pPr>
              <w:tabs>
                <w:tab w:val="center" w:pos="880"/>
              </w:tabs>
              <w:suppressAutoHyphens/>
              <w:jc w:val="center"/>
              <w:rPr>
                <w:spacing w:val="-2"/>
                <w:sz w:val="16"/>
                <w:szCs w:val="16"/>
              </w:rPr>
            </w:pPr>
            <w:r w:rsidRPr="00651C8A">
              <w:rPr>
                <w:spacing w:val="-2"/>
                <w:sz w:val="16"/>
                <w:szCs w:val="16"/>
              </w:rPr>
              <w:t>100,500</w:t>
            </w:r>
          </w:p>
          <w:p w14:paraId="4A87DE77" w14:textId="77777777" w:rsidR="000D7BB1" w:rsidRDefault="000D7BB1" w:rsidP="00F559DD">
            <w:pPr>
              <w:tabs>
                <w:tab w:val="center" w:pos="880"/>
              </w:tabs>
              <w:suppressAutoHyphens/>
              <w:jc w:val="center"/>
              <w:rPr>
                <w:spacing w:val="-2"/>
                <w:sz w:val="16"/>
                <w:szCs w:val="16"/>
              </w:rPr>
            </w:pPr>
          </w:p>
          <w:p w14:paraId="596E525F"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7,240</w:t>
            </w:r>
          </w:p>
          <w:p w14:paraId="785AE9DD"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12,660</w:t>
            </w:r>
          </w:p>
          <w:p w14:paraId="52CABDF1"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14,700</w:t>
            </w:r>
          </w:p>
          <w:p w14:paraId="46E5ADBA"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22,690</w:t>
            </w:r>
          </w:p>
          <w:p w14:paraId="744696FA"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29,030</w:t>
            </w:r>
          </w:p>
          <w:p w14:paraId="531AEFED"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47,350</w:t>
            </w:r>
          </w:p>
          <w:p w14:paraId="4B7341B8" w14:textId="77777777" w:rsidR="000D7BB1" w:rsidRDefault="000D7BB1" w:rsidP="00F559DD">
            <w:pPr>
              <w:tabs>
                <w:tab w:val="center" w:pos="880"/>
              </w:tabs>
              <w:suppressAutoHyphens/>
              <w:jc w:val="center"/>
              <w:rPr>
                <w:spacing w:val="-2"/>
                <w:sz w:val="16"/>
                <w:szCs w:val="16"/>
              </w:rPr>
            </w:pPr>
            <w:r w:rsidRPr="00651C8A">
              <w:rPr>
                <w:spacing w:val="-2"/>
                <w:sz w:val="16"/>
                <w:szCs w:val="16"/>
              </w:rPr>
              <w:t>54,890</w:t>
            </w:r>
          </w:p>
          <w:p w14:paraId="1FAD1BE5" w14:textId="77777777" w:rsidR="000D7BB1" w:rsidRDefault="000D7BB1" w:rsidP="00F559DD">
            <w:pPr>
              <w:tabs>
                <w:tab w:val="center" w:pos="880"/>
              </w:tabs>
              <w:suppressAutoHyphens/>
              <w:jc w:val="center"/>
              <w:rPr>
                <w:spacing w:val="-2"/>
                <w:sz w:val="16"/>
                <w:szCs w:val="16"/>
              </w:rPr>
            </w:pPr>
          </w:p>
          <w:p w14:paraId="4F13D0D2"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7,080</w:t>
            </w:r>
          </w:p>
          <w:p w14:paraId="463EDDB5"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11,390</w:t>
            </w:r>
          </w:p>
          <w:p w14:paraId="74CC454A"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15,530</w:t>
            </w:r>
          </w:p>
          <w:p w14:paraId="5B8B0E3C"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23,900</w:t>
            </w:r>
          </w:p>
          <w:p w14:paraId="00ADF26F"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30,300</w:t>
            </w:r>
          </w:p>
          <w:p w14:paraId="2C3A4F9D"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61,510</w:t>
            </w:r>
          </w:p>
          <w:p w14:paraId="540CF1DB" w14:textId="77777777" w:rsidR="000D7BB1" w:rsidRDefault="000D7BB1" w:rsidP="00F559DD">
            <w:pPr>
              <w:tabs>
                <w:tab w:val="center" w:pos="880"/>
              </w:tabs>
              <w:suppressAutoHyphens/>
              <w:jc w:val="center"/>
              <w:rPr>
                <w:spacing w:val="-2"/>
                <w:sz w:val="16"/>
                <w:szCs w:val="16"/>
                <w:highlight w:val="yellow"/>
              </w:rPr>
            </w:pPr>
            <w:r w:rsidRPr="00651C8A">
              <w:rPr>
                <w:spacing w:val="-2"/>
                <w:sz w:val="16"/>
                <w:szCs w:val="16"/>
              </w:rPr>
              <w:t>70,940</w:t>
            </w:r>
          </w:p>
          <w:p w14:paraId="0FA75044" w14:textId="77777777" w:rsidR="000D7BB1" w:rsidRDefault="000D7BB1" w:rsidP="00F559DD">
            <w:pPr>
              <w:tabs>
                <w:tab w:val="center" w:pos="880"/>
              </w:tabs>
              <w:suppressAutoHyphens/>
              <w:jc w:val="center"/>
              <w:rPr>
                <w:spacing w:val="-2"/>
                <w:sz w:val="16"/>
                <w:szCs w:val="16"/>
              </w:rPr>
            </w:pPr>
          </w:p>
          <w:p w14:paraId="20BEF980"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10,930</w:t>
            </w:r>
          </w:p>
          <w:p w14:paraId="59767133"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12,220</w:t>
            </w:r>
          </w:p>
          <w:p w14:paraId="2FE1993B"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17,790</w:t>
            </w:r>
          </w:p>
          <w:p w14:paraId="7CC02EE4"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25,320</w:t>
            </w:r>
          </w:p>
          <w:p w14:paraId="73D3E573"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36,490</w:t>
            </w:r>
          </w:p>
          <w:p w14:paraId="23165A1A" w14:textId="77777777" w:rsidR="000D7BB1" w:rsidRDefault="000D7BB1" w:rsidP="00F559DD">
            <w:pPr>
              <w:tabs>
                <w:tab w:val="center" w:pos="880"/>
              </w:tabs>
              <w:suppressAutoHyphens/>
              <w:jc w:val="center"/>
              <w:rPr>
                <w:spacing w:val="-2"/>
                <w:sz w:val="16"/>
                <w:szCs w:val="16"/>
              </w:rPr>
            </w:pPr>
            <w:r w:rsidRPr="00651C8A">
              <w:rPr>
                <w:spacing w:val="-2"/>
                <w:sz w:val="16"/>
                <w:szCs w:val="16"/>
              </w:rPr>
              <w:t>40,780</w:t>
            </w:r>
          </w:p>
          <w:p w14:paraId="2B8B4B86" w14:textId="77777777" w:rsidR="000D7BB1" w:rsidRDefault="000D7BB1" w:rsidP="00F559DD">
            <w:pPr>
              <w:tabs>
                <w:tab w:val="center" w:pos="880"/>
              </w:tabs>
              <w:suppressAutoHyphens/>
              <w:jc w:val="center"/>
              <w:rPr>
                <w:spacing w:val="-2"/>
                <w:sz w:val="16"/>
                <w:szCs w:val="16"/>
              </w:rPr>
            </w:pPr>
          </w:p>
          <w:p w14:paraId="19DD1060"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52,550</w:t>
            </w:r>
          </w:p>
          <w:p w14:paraId="50C9EB4C"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50,140</w:t>
            </w:r>
          </w:p>
          <w:p w14:paraId="6D5493D4"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72,750</w:t>
            </w:r>
          </w:p>
          <w:p w14:paraId="60B82852" w14:textId="77777777" w:rsidR="000D7BB1" w:rsidRPr="00651C8A" w:rsidRDefault="000D7BB1" w:rsidP="00F559DD">
            <w:pPr>
              <w:tabs>
                <w:tab w:val="center" w:pos="880"/>
              </w:tabs>
              <w:suppressAutoHyphens/>
              <w:jc w:val="center"/>
              <w:rPr>
                <w:spacing w:val="-2"/>
                <w:sz w:val="16"/>
                <w:szCs w:val="16"/>
              </w:rPr>
            </w:pPr>
            <w:r w:rsidRPr="00651C8A">
              <w:rPr>
                <w:spacing w:val="-2"/>
                <w:sz w:val="16"/>
                <w:szCs w:val="16"/>
              </w:rPr>
              <w:t>75,920</w:t>
            </w:r>
          </w:p>
          <w:p w14:paraId="13EFB8D2" w14:textId="77777777" w:rsidR="000D7BB1" w:rsidRPr="00651C8A" w:rsidRDefault="000D7BB1" w:rsidP="00F559DD">
            <w:pPr>
              <w:tabs>
                <w:tab w:val="center" w:pos="880"/>
              </w:tabs>
              <w:suppressAutoHyphens/>
              <w:jc w:val="center"/>
              <w:rPr>
                <w:spacing w:val="-2"/>
                <w:sz w:val="16"/>
                <w:szCs w:val="16"/>
                <w:highlight w:val="yellow"/>
              </w:rPr>
            </w:pPr>
            <w:r w:rsidRPr="00651C8A">
              <w:rPr>
                <w:spacing w:val="-2"/>
                <w:sz w:val="16"/>
                <w:szCs w:val="16"/>
              </w:rPr>
              <w:t>117,830</w:t>
            </w:r>
          </w:p>
        </w:tc>
      </w:tr>
      <w:tr w:rsidR="000D7BB1" w:rsidRPr="00651C8A" w14:paraId="40442507" w14:textId="77777777" w:rsidTr="00F559DD">
        <w:trPr>
          <w:cantSplit/>
          <w:jc w:val="center"/>
        </w:trPr>
        <w:tc>
          <w:tcPr>
            <w:tcW w:w="4297" w:type="dxa"/>
          </w:tcPr>
          <w:p w14:paraId="713FF80A" w14:textId="77777777" w:rsidR="000D7BB1" w:rsidRPr="00F317F5" w:rsidRDefault="000D7BB1" w:rsidP="00F559DD">
            <w:pPr>
              <w:tabs>
                <w:tab w:val="left" w:pos="-720"/>
              </w:tabs>
              <w:suppressAutoHyphens/>
              <w:rPr>
                <w:spacing w:val="-2"/>
                <w:sz w:val="16"/>
                <w:szCs w:val="16"/>
              </w:rPr>
            </w:pPr>
            <w:r w:rsidRPr="00F317F5">
              <w:rPr>
                <w:spacing w:val="-2"/>
                <w:sz w:val="16"/>
                <w:szCs w:val="16"/>
              </w:rPr>
              <w:t>Skimmer Tanks—(see Flow Tanks in Tanks section)</w:t>
            </w:r>
          </w:p>
        </w:tc>
        <w:tc>
          <w:tcPr>
            <w:tcW w:w="923" w:type="dxa"/>
          </w:tcPr>
          <w:p w14:paraId="3E1B8182" w14:textId="77777777" w:rsidR="000D7BB1" w:rsidRPr="00651C8A" w:rsidRDefault="000D7BB1" w:rsidP="00F559DD">
            <w:pPr>
              <w:tabs>
                <w:tab w:val="left" w:pos="-720"/>
              </w:tabs>
              <w:suppressAutoHyphens/>
              <w:jc w:val="right"/>
              <w:rPr>
                <w:spacing w:val="-2"/>
                <w:sz w:val="16"/>
                <w:szCs w:val="16"/>
              </w:rPr>
            </w:pPr>
            <w:r w:rsidRPr="00651C8A">
              <w:rPr>
                <w:spacing w:val="-2"/>
                <w:sz w:val="16"/>
                <w:szCs w:val="16"/>
              </w:rPr>
              <w:t xml:space="preserve"> </w:t>
            </w:r>
          </w:p>
        </w:tc>
      </w:tr>
      <w:tr w:rsidR="000D7BB1" w:rsidRPr="00651C8A" w14:paraId="30C3FAA7" w14:textId="77777777" w:rsidTr="00F559DD">
        <w:trPr>
          <w:cantSplit/>
          <w:jc w:val="center"/>
        </w:trPr>
        <w:tc>
          <w:tcPr>
            <w:tcW w:w="4297" w:type="dxa"/>
          </w:tcPr>
          <w:p w14:paraId="114D5E5A" w14:textId="77777777" w:rsidR="000D7BB1" w:rsidRPr="00F317F5" w:rsidRDefault="000D7BB1" w:rsidP="00F559DD">
            <w:pPr>
              <w:tabs>
                <w:tab w:val="left" w:pos="-720"/>
              </w:tabs>
              <w:suppressAutoHyphens/>
              <w:rPr>
                <w:spacing w:val="-2"/>
                <w:sz w:val="16"/>
                <w:szCs w:val="16"/>
              </w:rPr>
            </w:pPr>
            <w:r w:rsidRPr="00F317F5">
              <w:rPr>
                <w:spacing w:val="-2"/>
                <w:sz w:val="16"/>
                <w:szCs w:val="16"/>
              </w:rPr>
              <w:t>Stabilizers—per unit</w:t>
            </w:r>
          </w:p>
        </w:tc>
        <w:tc>
          <w:tcPr>
            <w:tcW w:w="923" w:type="dxa"/>
          </w:tcPr>
          <w:p w14:paraId="6029703F"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7,760</w:t>
            </w:r>
          </w:p>
        </w:tc>
      </w:tr>
      <w:tr w:rsidR="000D7BB1" w:rsidRPr="00F317F5" w14:paraId="144F5106" w14:textId="77777777" w:rsidTr="00F559DD">
        <w:trPr>
          <w:cantSplit/>
          <w:jc w:val="center"/>
        </w:trPr>
        <w:tc>
          <w:tcPr>
            <w:tcW w:w="5220" w:type="dxa"/>
            <w:gridSpan w:val="2"/>
          </w:tcPr>
          <w:p w14:paraId="6973A35F" w14:textId="77777777" w:rsidR="000D7BB1" w:rsidRPr="00F317F5" w:rsidRDefault="000D7BB1" w:rsidP="00F559DD">
            <w:pPr>
              <w:tabs>
                <w:tab w:val="left" w:pos="-720"/>
              </w:tabs>
              <w:suppressAutoHyphens/>
              <w:rPr>
                <w:spacing w:val="-2"/>
                <w:sz w:val="16"/>
                <w:szCs w:val="16"/>
              </w:rPr>
            </w:pPr>
            <w:r w:rsidRPr="00F317F5">
              <w:rPr>
                <w:spacing w:val="-2"/>
                <w:sz w:val="16"/>
                <w:szCs w:val="16"/>
              </w:rPr>
              <w:t>Sump/Dump Tanks—(See Metering Equipment -"Fluid Tanks")</w:t>
            </w:r>
          </w:p>
        </w:tc>
      </w:tr>
      <w:tr w:rsidR="000D7BB1" w:rsidRPr="00651C8A" w14:paraId="47D5E00E" w14:textId="77777777" w:rsidTr="00F559DD">
        <w:trPr>
          <w:cantSplit/>
          <w:jc w:val="center"/>
        </w:trPr>
        <w:tc>
          <w:tcPr>
            <w:tcW w:w="4297" w:type="dxa"/>
          </w:tcPr>
          <w:p w14:paraId="41E42108" w14:textId="77777777" w:rsidR="000D7BB1" w:rsidRPr="00F317F5" w:rsidRDefault="000D7BB1" w:rsidP="00F559DD">
            <w:pPr>
              <w:tabs>
                <w:tab w:val="left" w:pos="-720"/>
              </w:tabs>
              <w:suppressAutoHyphens/>
              <w:rPr>
                <w:spacing w:val="-2"/>
                <w:sz w:val="16"/>
                <w:szCs w:val="16"/>
              </w:rPr>
            </w:pPr>
            <w:r w:rsidRPr="00F317F5">
              <w:rPr>
                <w:spacing w:val="-2"/>
                <w:sz w:val="16"/>
                <w:szCs w:val="16"/>
              </w:rPr>
              <w:t>Tanks—no metering equipment</w:t>
            </w:r>
          </w:p>
          <w:p w14:paraId="67D3FF2E" w14:textId="77777777" w:rsidR="000D7BB1" w:rsidRPr="00F317F5" w:rsidRDefault="000D7BB1" w:rsidP="00F559DD">
            <w:pPr>
              <w:tabs>
                <w:tab w:val="left" w:pos="-720"/>
                <w:tab w:val="left" w:pos="162"/>
              </w:tabs>
              <w:suppressAutoHyphens/>
              <w:rPr>
                <w:sz w:val="16"/>
                <w:szCs w:val="16"/>
              </w:rPr>
            </w:pPr>
            <w:r w:rsidRPr="00F317F5">
              <w:rPr>
                <w:sz w:val="16"/>
                <w:szCs w:val="16"/>
              </w:rPr>
              <w:tab/>
              <w:t>Flow Tanks (receiver or gunbarrel)</w:t>
            </w:r>
          </w:p>
          <w:p w14:paraId="4AF1684B"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50 to 548 bbl. Range (average tank size - 250 bbl.)</w:t>
            </w:r>
          </w:p>
          <w:p w14:paraId="2A3AE442" w14:textId="77777777" w:rsidR="000D7BB1" w:rsidRPr="00F317F5" w:rsidRDefault="000D7BB1" w:rsidP="00F559DD">
            <w:pPr>
              <w:tabs>
                <w:tab w:val="left" w:pos="-720"/>
                <w:tab w:val="left" w:pos="162"/>
              </w:tabs>
              <w:suppressAutoHyphens/>
              <w:rPr>
                <w:sz w:val="16"/>
                <w:szCs w:val="16"/>
              </w:rPr>
            </w:pPr>
            <w:r w:rsidRPr="00F317F5">
              <w:rPr>
                <w:sz w:val="16"/>
                <w:szCs w:val="16"/>
              </w:rPr>
              <w:tab/>
              <w:t>Stock Tanks (lease tanks)</w:t>
            </w:r>
          </w:p>
          <w:p w14:paraId="305377BE"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100 to 750 bbl. Range (average tank size – 300 bbl.)</w:t>
            </w:r>
          </w:p>
        </w:tc>
        <w:tc>
          <w:tcPr>
            <w:tcW w:w="923" w:type="dxa"/>
          </w:tcPr>
          <w:p w14:paraId="0D257D9B" w14:textId="77777777" w:rsidR="000D7BB1" w:rsidRDefault="000D7BB1" w:rsidP="00F559DD">
            <w:pPr>
              <w:tabs>
                <w:tab w:val="center" w:pos="940"/>
              </w:tabs>
              <w:suppressAutoHyphens/>
              <w:jc w:val="center"/>
              <w:rPr>
                <w:spacing w:val="-2"/>
                <w:sz w:val="16"/>
                <w:szCs w:val="16"/>
              </w:rPr>
            </w:pPr>
            <w:r w:rsidRPr="00651C8A">
              <w:rPr>
                <w:bCs/>
                <w:spacing w:val="-2"/>
                <w:sz w:val="16"/>
                <w:szCs w:val="16"/>
              </w:rPr>
              <w:t>Per Barrel*</w:t>
            </w:r>
          </w:p>
          <w:p w14:paraId="72506505" w14:textId="77777777" w:rsidR="000D7BB1" w:rsidRDefault="000D7BB1" w:rsidP="00F559DD">
            <w:pPr>
              <w:tabs>
                <w:tab w:val="left" w:pos="-720"/>
              </w:tabs>
              <w:suppressAutoHyphens/>
              <w:jc w:val="center"/>
              <w:rPr>
                <w:spacing w:val="-2"/>
                <w:sz w:val="16"/>
                <w:szCs w:val="16"/>
              </w:rPr>
            </w:pPr>
          </w:p>
          <w:p w14:paraId="1140561F" w14:textId="77777777" w:rsidR="000D7BB1" w:rsidRDefault="000D7BB1" w:rsidP="00F559DD">
            <w:pPr>
              <w:tabs>
                <w:tab w:val="left" w:pos="-720"/>
              </w:tabs>
              <w:suppressAutoHyphens/>
              <w:jc w:val="center"/>
              <w:rPr>
                <w:spacing w:val="-2"/>
                <w:sz w:val="16"/>
                <w:szCs w:val="16"/>
              </w:rPr>
            </w:pPr>
            <w:r w:rsidRPr="00651C8A">
              <w:rPr>
                <w:spacing w:val="-2"/>
                <w:sz w:val="16"/>
                <w:szCs w:val="16"/>
              </w:rPr>
              <w:t>48.50</w:t>
            </w:r>
          </w:p>
          <w:p w14:paraId="6C34ACEA" w14:textId="77777777" w:rsidR="000D7BB1" w:rsidRDefault="000D7BB1" w:rsidP="00F559DD">
            <w:pPr>
              <w:tabs>
                <w:tab w:val="left" w:pos="-720"/>
              </w:tabs>
              <w:suppressAutoHyphens/>
              <w:jc w:val="center"/>
              <w:rPr>
                <w:spacing w:val="-2"/>
                <w:sz w:val="16"/>
                <w:szCs w:val="16"/>
              </w:rPr>
            </w:pPr>
          </w:p>
          <w:p w14:paraId="3BDA7C0D" w14:textId="77777777" w:rsidR="000D7BB1" w:rsidRPr="00651C8A" w:rsidRDefault="000D7BB1" w:rsidP="00F559DD">
            <w:pPr>
              <w:tabs>
                <w:tab w:val="left" w:pos="-720"/>
              </w:tabs>
              <w:suppressAutoHyphens/>
              <w:jc w:val="center"/>
              <w:rPr>
                <w:spacing w:val="-2"/>
                <w:sz w:val="16"/>
                <w:szCs w:val="16"/>
              </w:rPr>
            </w:pPr>
            <w:r w:rsidRPr="00651C8A">
              <w:rPr>
                <w:spacing w:val="-2"/>
                <w:sz w:val="16"/>
                <w:szCs w:val="16"/>
              </w:rPr>
              <w:t>37.80</w:t>
            </w:r>
          </w:p>
        </w:tc>
      </w:tr>
      <w:tr w:rsidR="000D7BB1" w:rsidRPr="00651C8A" w14:paraId="46F4BEAD" w14:textId="77777777" w:rsidTr="00F559DD">
        <w:trPr>
          <w:cantSplit/>
          <w:jc w:val="center"/>
        </w:trPr>
        <w:tc>
          <w:tcPr>
            <w:tcW w:w="4297" w:type="dxa"/>
          </w:tcPr>
          <w:p w14:paraId="7301510D" w14:textId="77777777" w:rsidR="000D7BB1" w:rsidRPr="00F317F5" w:rsidRDefault="000D7BB1" w:rsidP="00F559DD">
            <w:pPr>
              <w:tabs>
                <w:tab w:val="left" w:pos="-720"/>
                <w:tab w:val="left" w:pos="162"/>
              </w:tabs>
              <w:suppressAutoHyphens/>
              <w:rPr>
                <w:sz w:val="16"/>
                <w:szCs w:val="16"/>
              </w:rPr>
            </w:pPr>
            <w:r w:rsidRPr="00F317F5">
              <w:rPr>
                <w:sz w:val="16"/>
                <w:szCs w:val="16"/>
              </w:rPr>
              <w:tab/>
              <w:t>Storage Tanks (Closed Top)</w:t>
            </w:r>
          </w:p>
          <w:p w14:paraId="148F4301" w14:textId="77777777" w:rsidR="000D7BB1" w:rsidRPr="00F317F5" w:rsidRDefault="000D7BB1" w:rsidP="00F559DD">
            <w:pPr>
              <w:keepNext/>
              <w:tabs>
                <w:tab w:val="left" w:pos="-720"/>
                <w:tab w:val="left" w:pos="337"/>
              </w:tabs>
              <w:suppressAutoHyphens/>
              <w:rPr>
                <w:spacing w:val="-2"/>
                <w:sz w:val="16"/>
                <w:szCs w:val="16"/>
              </w:rPr>
            </w:pPr>
            <w:r w:rsidRPr="00F317F5">
              <w:rPr>
                <w:spacing w:val="-2"/>
                <w:sz w:val="16"/>
                <w:szCs w:val="16"/>
              </w:rPr>
              <w:tab/>
              <w:t>1,000 barrel</w:t>
            </w:r>
          </w:p>
          <w:p w14:paraId="570A4AC3" w14:textId="77777777" w:rsidR="000D7BB1" w:rsidRPr="00F317F5" w:rsidRDefault="000D7BB1" w:rsidP="00F559DD">
            <w:pPr>
              <w:keepNext/>
              <w:tabs>
                <w:tab w:val="left" w:pos="-720"/>
                <w:tab w:val="left" w:pos="337"/>
              </w:tabs>
              <w:suppressAutoHyphens/>
              <w:rPr>
                <w:spacing w:val="-2"/>
                <w:sz w:val="16"/>
                <w:szCs w:val="16"/>
              </w:rPr>
            </w:pPr>
            <w:r w:rsidRPr="00F317F5">
              <w:rPr>
                <w:spacing w:val="-2"/>
                <w:sz w:val="16"/>
                <w:szCs w:val="16"/>
              </w:rPr>
              <w:tab/>
              <w:t>1,500 barrel</w:t>
            </w:r>
          </w:p>
          <w:p w14:paraId="40E30D08" w14:textId="77777777" w:rsidR="000D7BB1" w:rsidRPr="00F317F5" w:rsidRDefault="000D7BB1" w:rsidP="00F559DD">
            <w:pPr>
              <w:keepNext/>
              <w:tabs>
                <w:tab w:val="left" w:pos="-720"/>
                <w:tab w:val="left" w:pos="337"/>
              </w:tabs>
              <w:suppressAutoHyphens/>
              <w:rPr>
                <w:spacing w:val="-2"/>
                <w:sz w:val="16"/>
                <w:szCs w:val="16"/>
              </w:rPr>
            </w:pPr>
            <w:r w:rsidRPr="00F317F5">
              <w:rPr>
                <w:spacing w:val="-2"/>
                <w:sz w:val="16"/>
                <w:szCs w:val="16"/>
              </w:rPr>
              <w:tab/>
              <w:t>2,000 barrel</w:t>
            </w:r>
          </w:p>
          <w:p w14:paraId="6177BEDA" w14:textId="77777777" w:rsidR="000D7BB1" w:rsidRPr="00F317F5" w:rsidRDefault="000D7BB1" w:rsidP="00F559DD">
            <w:pPr>
              <w:keepNext/>
              <w:tabs>
                <w:tab w:val="left" w:pos="-720"/>
                <w:tab w:val="left" w:pos="337"/>
              </w:tabs>
              <w:suppressAutoHyphens/>
              <w:rPr>
                <w:spacing w:val="-2"/>
                <w:sz w:val="16"/>
                <w:szCs w:val="16"/>
              </w:rPr>
            </w:pPr>
            <w:r w:rsidRPr="00F317F5">
              <w:rPr>
                <w:spacing w:val="-2"/>
                <w:sz w:val="16"/>
                <w:szCs w:val="16"/>
              </w:rPr>
              <w:tab/>
              <w:t>2,001 - 5,000 barrel</w:t>
            </w:r>
          </w:p>
          <w:p w14:paraId="49E18DF5" w14:textId="77777777" w:rsidR="000D7BB1" w:rsidRPr="00F317F5" w:rsidRDefault="000D7BB1" w:rsidP="00F559DD">
            <w:pPr>
              <w:keepNext/>
              <w:tabs>
                <w:tab w:val="left" w:pos="-720"/>
                <w:tab w:val="left" w:pos="337"/>
              </w:tabs>
              <w:suppressAutoHyphens/>
              <w:rPr>
                <w:spacing w:val="-2"/>
                <w:sz w:val="16"/>
                <w:szCs w:val="16"/>
              </w:rPr>
            </w:pPr>
            <w:r w:rsidRPr="00F317F5">
              <w:rPr>
                <w:spacing w:val="-2"/>
                <w:sz w:val="16"/>
                <w:szCs w:val="16"/>
              </w:rPr>
              <w:tab/>
              <w:t>5,001 - 10,000 barrel</w:t>
            </w:r>
          </w:p>
          <w:p w14:paraId="6D0FC4E5" w14:textId="77777777" w:rsidR="000D7BB1" w:rsidRPr="00F317F5" w:rsidRDefault="000D7BB1" w:rsidP="00F559DD">
            <w:pPr>
              <w:keepNext/>
              <w:tabs>
                <w:tab w:val="left" w:pos="-720"/>
                <w:tab w:val="left" w:pos="337"/>
              </w:tabs>
              <w:suppressAutoHyphens/>
              <w:rPr>
                <w:spacing w:val="-2"/>
                <w:sz w:val="16"/>
                <w:szCs w:val="16"/>
              </w:rPr>
            </w:pPr>
            <w:r w:rsidRPr="00F317F5">
              <w:rPr>
                <w:spacing w:val="-2"/>
                <w:sz w:val="16"/>
                <w:szCs w:val="16"/>
              </w:rPr>
              <w:tab/>
              <w:t>10,001 - 15,000 barrel</w:t>
            </w:r>
          </w:p>
          <w:p w14:paraId="11017DAE" w14:textId="77777777" w:rsidR="000D7BB1" w:rsidRPr="00F317F5" w:rsidRDefault="000D7BB1" w:rsidP="00F559DD">
            <w:pPr>
              <w:keepNext/>
              <w:tabs>
                <w:tab w:val="left" w:pos="-720"/>
                <w:tab w:val="left" w:pos="337"/>
              </w:tabs>
              <w:suppressAutoHyphens/>
              <w:rPr>
                <w:spacing w:val="-2"/>
                <w:sz w:val="16"/>
                <w:szCs w:val="16"/>
              </w:rPr>
            </w:pPr>
            <w:r w:rsidRPr="00F317F5">
              <w:rPr>
                <w:spacing w:val="-2"/>
                <w:sz w:val="16"/>
                <w:szCs w:val="16"/>
              </w:rPr>
              <w:tab/>
              <w:t>15,001 - 55,000 barrel</w:t>
            </w:r>
          </w:p>
          <w:p w14:paraId="013F32B0" w14:textId="77777777" w:rsidR="000D7BB1" w:rsidRPr="00F317F5" w:rsidRDefault="000D7BB1" w:rsidP="00F559DD">
            <w:pPr>
              <w:keepNext/>
              <w:tabs>
                <w:tab w:val="left" w:pos="-720"/>
                <w:tab w:val="left" w:pos="337"/>
              </w:tabs>
              <w:suppressAutoHyphens/>
              <w:rPr>
                <w:spacing w:val="-2"/>
                <w:sz w:val="16"/>
                <w:szCs w:val="16"/>
              </w:rPr>
            </w:pPr>
            <w:r w:rsidRPr="00F317F5">
              <w:rPr>
                <w:spacing w:val="-2"/>
                <w:sz w:val="16"/>
                <w:szCs w:val="16"/>
              </w:rPr>
              <w:tab/>
              <w:t>55,001 - 150,000 barrel</w:t>
            </w:r>
          </w:p>
          <w:p w14:paraId="70883F6F" w14:textId="77777777" w:rsidR="000D7BB1" w:rsidRPr="00F317F5" w:rsidRDefault="000D7BB1" w:rsidP="00F559DD">
            <w:pPr>
              <w:keepNext/>
              <w:tabs>
                <w:tab w:val="left" w:pos="-720"/>
                <w:tab w:val="left" w:pos="162"/>
              </w:tabs>
              <w:suppressAutoHyphens/>
              <w:rPr>
                <w:sz w:val="16"/>
                <w:szCs w:val="16"/>
              </w:rPr>
            </w:pPr>
            <w:r w:rsidRPr="00F317F5">
              <w:rPr>
                <w:sz w:val="16"/>
                <w:szCs w:val="16"/>
              </w:rPr>
              <w:tab/>
              <w:t>Internal Floating Roof</w:t>
            </w:r>
          </w:p>
          <w:p w14:paraId="35F679B1" w14:textId="77777777" w:rsidR="000D7BB1" w:rsidRPr="00F317F5" w:rsidRDefault="000D7BB1" w:rsidP="00F559DD">
            <w:pPr>
              <w:keepNext/>
              <w:tabs>
                <w:tab w:val="left" w:pos="-720"/>
                <w:tab w:val="left" w:pos="337"/>
              </w:tabs>
              <w:suppressAutoHyphens/>
              <w:rPr>
                <w:spacing w:val="-2"/>
                <w:sz w:val="16"/>
                <w:szCs w:val="16"/>
              </w:rPr>
            </w:pPr>
            <w:r w:rsidRPr="00F317F5">
              <w:rPr>
                <w:spacing w:val="-2"/>
                <w:sz w:val="16"/>
                <w:szCs w:val="16"/>
              </w:rPr>
              <w:tab/>
              <w:t>10,000 barrel</w:t>
            </w:r>
          </w:p>
          <w:p w14:paraId="4BA73DC3" w14:textId="77777777" w:rsidR="000D7BB1" w:rsidRPr="00F317F5" w:rsidRDefault="000D7BB1" w:rsidP="00F559DD">
            <w:pPr>
              <w:keepNext/>
              <w:tabs>
                <w:tab w:val="left" w:pos="-720"/>
                <w:tab w:val="left" w:pos="337"/>
              </w:tabs>
              <w:suppressAutoHyphens/>
              <w:rPr>
                <w:spacing w:val="-2"/>
                <w:sz w:val="16"/>
                <w:szCs w:val="16"/>
              </w:rPr>
            </w:pPr>
            <w:r w:rsidRPr="00F317F5">
              <w:rPr>
                <w:spacing w:val="-2"/>
                <w:sz w:val="16"/>
                <w:szCs w:val="16"/>
              </w:rPr>
              <w:tab/>
              <w:t>20,000 barrel</w:t>
            </w:r>
          </w:p>
          <w:p w14:paraId="69F94019" w14:textId="77777777" w:rsidR="000D7BB1" w:rsidRPr="00F317F5" w:rsidRDefault="000D7BB1" w:rsidP="00F559DD">
            <w:pPr>
              <w:keepNext/>
              <w:tabs>
                <w:tab w:val="left" w:pos="-720"/>
                <w:tab w:val="left" w:pos="337"/>
              </w:tabs>
              <w:suppressAutoHyphens/>
              <w:rPr>
                <w:spacing w:val="-2"/>
                <w:sz w:val="16"/>
                <w:szCs w:val="16"/>
              </w:rPr>
            </w:pPr>
            <w:r w:rsidRPr="00F317F5">
              <w:rPr>
                <w:spacing w:val="-2"/>
                <w:sz w:val="16"/>
                <w:szCs w:val="16"/>
              </w:rPr>
              <w:tab/>
              <w:t>30,000 barrel</w:t>
            </w:r>
          </w:p>
          <w:p w14:paraId="1A1CEC41" w14:textId="77777777" w:rsidR="000D7BB1" w:rsidRPr="00F317F5" w:rsidRDefault="000D7BB1" w:rsidP="00F559DD">
            <w:pPr>
              <w:keepNext/>
              <w:tabs>
                <w:tab w:val="left" w:pos="-720"/>
                <w:tab w:val="left" w:pos="337"/>
              </w:tabs>
              <w:suppressAutoHyphens/>
              <w:rPr>
                <w:spacing w:val="-2"/>
                <w:sz w:val="16"/>
                <w:szCs w:val="16"/>
              </w:rPr>
            </w:pPr>
            <w:r w:rsidRPr="00F317F5">
              <w:rPr>
                <w:spacing w:val="-2"/>
                <w:sz w:val="16"/>
                <w:szCs w:val="16"/>
              </w:rPr>
              <w:tab/>
              <w:t>50,000 barrel</w:t>
            </w:r>
          </w:p>
          <w:p w14:paraId="62A0460A" w14:textId="77777777" w:rsidR="000D7BB1" w:rsidRPr="00F317F5" w:rsidRDefault="000D7BB1" w:rsidP="00F559DD">
            <w:pPr>
              <w:keepNext/>
              <w:tabs>
                <w:tab w:val="left" w:pos="-720"/>
                <w:tab w:val="left" w:pos="337"/>
              </w:tabs>
              <w:suppressAutoHyphens/>
              <w:rPr>
                <w:spacing w:val="-2"/>
                <w:sz w:val="16"/>
                <w:szCs w:val="16"/>
              </w:rPr>
            </w:pPr>
            <w:r w:rsidRPr="00F317F5">
              <w:rPr>
                <w:spacing w:val="-2"/>
                <w:sz w:val="16"/>
                <w:szCs w:val="16"/>
              </w:rPr>
              <w:tab/>
              <w:t>55,000 barrel</w:t>
            </w:r>
          </w:p>
          <w:p w14:paraId="39ABD1F6" w14:textId="77777777" w:rsidR="000D7BB1" w:rsidRPr="00F317F5" w:rsidRDefault="000D7BB1" w:rsidP="00F559DD">
            <w:pPr>
              <w:keepNext/>
              <w:tabs>
                <w:tab w:val="left" w:pos="-720"/>
                <w:tab w:val="left" w:pos="337"/>
              </w:tabs>
              <w:suppressAutoHyphens/>
              <w:rPr>
                <w:spacing w:val="-2"/>
                <w:sz w:val="16"/>
                <w:szCs w:val="16"/>
              </w:rPr>
            </w:pPr>
            <w:r w:rsidRPr="00F317F5">
              <w:rPr>
                <w:spacing w:val="-2"/>
                <w:sz w:val="16"/>
                <w:szCs w:val="16"/>
              </w:rPr>
              <w:tab/>
              <w:t>80,000 barrel</w:t>
            </w:r>
          </w:p>
          <w:p w14:paraId="0FA2AC87" w14:textId="77777777" w:rsidR="000D7BB1" w:rsidRPr="00F317F5" w:rsidRDefault="000D7BB1" w:rsidP="00F559DD">
            <w:pPr>
              <w:keepNext/>
              <w:tabs>
                <w:tab w:val="left" w:pos="-720"/>
                <w:tab w:val="left" w:pos="337"/>
              </w:tabs>
              <w:suppressAutoHyphens/>
              <w:rPr>
                <w:spacing w:val="-2"/>
                <w:sz w:val="16"/>
                <w:szCs w:val="16"/>
              </w:rPr>
            </w:pPr>
            <w:r w:rsidRPr="00F317F5">
              <w:rPr>
                <w:spacing w:val="-2"/>
                <w:sz w:val="16"/>
                <w:szCs w:val="16"/>
              </w:rPr>
              <w:tab/>
              <w:t>100,000 barrel</w:t>
            </w:r>
          </w:p>
          <w:p w14:paraId="6EC16891" w14:textId="77777777" w:rsidR="000D7BB1" w:rsidRPr="00F317F5" w:rsidRDefault="000D7BB1" w:rsidP="00F559DD">
            <w:pPr>
              <w:keepNext/>
              <w:tabs>
                <w:tab w:val="left" w:pos="-720"/>
                <w:tab w:val="left" w:pos="0"/>
                <w:tab w:val="left" w:pos="720"/>
              </w:tabs>
              <w:suppressAutoHyphens/>
              <w:rPr>
                <w:spacing w:val="-2"/>
                <w:sz w:val="16"/>
                <w:szCs w:val="16"/>
              </w:rPr>
            </w:pPr>
            <w:r w:rsidRPr="00F317F5">
              <w:rPr>
                <w:bCs/>
                <w:spacing w:val="-2"/>
                <w:sz w:val="16"/>
                <w:szCs w:val="16"/>
              </w:rPr>
              <w:t>*</w:t>
            </w:r>
            <w:r w:rsidRPr="00F317F5">
              <w:rPr>
                <w:spacing w:val="-2"/>
                <w:sz w:val="16"/>
                <w:szCs w:val="16"/>
              </w:rPr>
              <w:t>I.E.: (tanks size bbls.) X (no. of bbls.) X (cost-new factor.)</w:t>
            </w:r>
          </w:p>
        </w:tc>
        <w:tc>
          <w:tcPr>
            <w:tcW w:w="923" w:type="dxa"/>
          </w:tcPr>
          <w:p w14:paraId="0CD5855B" w14:textId="77777777" w:rsidR="000D7BB1" w:rsidRDefault="000D7BB1" w:rsidP="00F559DD">
            <w:pPr>
              <w:keepNext/>
              <w:tabs>
                <w:tab w:val="center" w:pos="940"/>
              </w:tabs>
              <w:suppressAutoHyphens/>
              <w:jc w:val="center"/>
              <w:rPr>
                <w:spacing w:val="-2"/>
                <w:sz w:val="16"/>
                <w:szCs w:val="16"/>
              </w:rPr>
            </w:pPr>
          </w:p>
          <w:p w14:paraId="76699F24" w14:textId="77777777" w:rsidR="000D7BB1" w:rsidRPr="00651C8A" w:rsidRDefault="000D7BB1" w:rsidP="00F559DD">
            <w:pPr>
              <w:keepNext/>
              <w:tabs>
                <w:tab w:val="center" w:pos="940"/>
              </w:tabs>
              <w:suppressAutoHyphens/>
              <w:jc w:val="center"/>
              <w:rPr>
                <w:spacing w:val="-2"/>
                <w:sz w:val="16"/>
                <w:szCs w:val="16"/>
              </w:rPr>
            </w:pPr>
            <w:r w:rsidRPr="00651C8A">
              <w:rPr>
                <w:spacing w:val="-2"/>
                <w:sz w:val="16"/>
                <w:szCs w:val="16"/>
              </w:rPr>
              <w:t>32.10</w:t>
            </w:r>
          </w:p>
          <w:p w14:paraId="4D0B12ED" w14:textId="77777777" w:rsidR="000D7BB1" w:rsidRPr="00651C8A" w:rsidRDefault="000D7BB1" w:rsidP="00F559DD">
            <w:pPr>
              <w:keepNext/>
              <w:tabs>
                <w:tab w:val="center" w:pos="940"/>
              </w:tabs>
              <w:suppressAutoHyphens/>
              <w:jc w:val="center"/>
              <w:rPr>
                <w:spacing w:val="-2"/>
                <w:sz w:val="16"/>
                <w:szCs w:val="16"/>
              </w:rPr>
            </w:pPr>
            <w:r w:rsidRPr="00651C8A">
              <w:rPr>
                <w:spacing w:val="-2"/>
                <w:sz w:val="16"/>
                <w:szCs w:val="16"/>
              </w:rPr>
              <w:t>28.40</w:t>
            </w:r>
          </w:p>
          <w:p w14:paraId="3CE1E8D6" w14:textId="77777777" w:rsidR="000D7BB1" w:rsidRPr="00651C8A" w:rsidRDefault="000D7BB1" w:rsidP="00F559DD">
            <w:pPr>
              <w:keepNext/>
              <w:tabs>
                <w:tab w:val="center" w:pos="940"/>
              </w:tabs>
              <w:suppressAutoHyphens/>
              <w:jc w:val="center"/>
              <w:rPr>
                <w:spacing w:val="-2"/>
                <w:sz w:val="16"/>
                <w:szCs w:val="16"/>
              </w:rPr>
            </w:pPr>
            <w:r w:rsidRPr="00651C8A">
              <w:rPr>
                <w:spacing w:val="-2"/>
                <w:sz w:val="16"/>
                <w:szCs w:val="16"/>
              </w:rPr>
              <w:t>27.60</w:t>
            </w:r>
          </w:p>
          <w:p w14:paraId="41AE324F" w14:textId="77777777" w:rsidR="000D7BB1" w:rsidRPr="00651C8A" w:rsidRDefault="000D7BB1" w:rsidP="00F559DD">
            <w:pPr>
              <w:keepNext/>
              <w:tabs>
                <w:tab w:val="center" w:pos="940"/>
              </w:tabs>
              <w:suppressAutoHyphens/>
              <w:jc w:val="center"/>
              <w:rPr>
                <w:spacing w:val="-2"/>
                <w:sz w:val="16"/>
                <w:szCs w:val="16"/>
              </w:rPr>
            </w:pPr>
            <w:r w:rsidRPr="00651C8A">
              <w:rPr>
                <w:spacing w:val="-2"/>
                <w:sz w:val="16"/>
                <w:szCs w:val="16"/>
              </w:rPr>
              <w:t>25.30</w:t>
            </w:r>
          </w:p>
          <w:p w14:paraId="52CCCF00" w14:textId="77777777" w:rsidR="000D7BB1" w:rsidRPr="00651C8A" w:rsidRDefault="000D7BB1" w:rsidP="00F559DD">
            <w:pPr>
              <w:keepNext/>
              <w:tabs>
                <w:tab w:val="center" w:pos="940"/>
              </w:tabs>
              <w:suppressAutoHyphens/>
              <w:jc w:val="center"/>
              <w:rPr>
                <w:spacing w:val="-2"/>
                <w:sz w:val="16"/>
                <w:szCs w:val="16"/>
              </w:rPr>
            </w:pPr>
            <w:r w:rsidRPr="00651C8A">
              <w:rPr>
                <w:spacing w:val="-2"/>
                <w:sz w:val="16"/>
                <w:szCs w:val="16"/>
              </w:rPr>
              <w:t>23.80</w:t>
            </w:r>
          </w:p>
          <w:p w14:paraId="162E05B9" w14:textId="77777777" w:rsidR="000D7BB1" w:rsidRPr="00651C8A" w:rsidRDefault="000D7BB1" w:rsidP="00F559DD">
            <w:pPr>
              <w:keepNext/>
              <w:tabs>
                <w:tab w:val="center" w:pos="940"/>
              </w:tabs>
              <w:suppressAutoHyphens/>
              <w:jc w:val="center"/>
              <w:rPr>
                <w:spacing w:val="-2"/>
                <w:sz w:val="16"/>
                <w:szCs w:val="16"/>
              </w:rPr>
            </w:pPr>
            <w:r w:rsidRPr="00651C8A">
              <w:rPr>
                <w:spacing w:val="-2"/>
                <w:sz w:val="16"/>
                <w:szCs w:val="16"/>
              </w:rPr>
              <w:t>22.30</w:t>
            </w:r>
          </w:p>
          <w:p w14:paraId="7E9E520F" w14:textId="77777777" w:rsidR="000D7BB1" w:rsidRPr="00651C8A" w:rsidRDefault="000D7BB1" w:rsidP="00F559DD">
            <w:pPr>
              <w:keepNext/>
              <w:tabs>
                <w:tab w:val="center" w:pos="940"/>
              </w:tabs>
              <w:suppressAutoHyphens/>
              <w:jc w:val="center"/>
              <w:rPr>
                <w:spacing w:val="-2"/>
                <w:sz w:val="16"/>
                <w:szCs w:val="16"/>
              </w:rPr>
            </w:pPr>
            <w:r w:rsidRPr="00651C8A">
              <w:rPr>
                <w:spacing w:val="-2"/>
                <w:sz w:val="16"/>
                <w:szCs w:val="16"/>
              </w:rPr>
              <w:t>15.60</w:t>
            </w:r>
          </w:p>
          <w:p w14:paraId="1ABF1112" w14:textId="77777777" w:rsidR="000D7BB1" w:rsidRDefault="000D7BB1" w:rsidP="00F559DD">
            <w:pPr>
              <w:keepNext/>
              <w:tabs>
                <w:tab w:val="center" w:pos="940"/>
              </w:tabs>
              <w:suppressAutoHyphens/>
              <w:jc w:val="center"/>
              <w:rPr>
                <w:spacing w:val="-2"/>
                <w:sz w:val="16"/>
                <w:szCs w:val="16"/>
              </w:rPr>
            </w:pPr>
            <w:r w:rsidRPr="00651C8A">
              <w:rPr>
                <w:spacing w:val="-2"/>
                <w:sz w:val="16"/>
                <w:szCs w:val="16"/>
              </w:rPr>
              <w:t>11.70</w:t>
            </w:r>
          </w:p>
          <w:p w14:paraId="2EFEB0B0" w14:textId="77777777" w:rsidR="000D7BB1" w:rsidRDefault="000D7BB1" w:rsidP="00F559DD">
            <w:pPr>
              <w:keepNext/>
              <w:tabs>
                <w:tab w:val="center" w:pos="940"/>
              </w:tabs>
              <w:suppressAutoHyphens/>
              <w:jc w:val="center"/>
              <w:rPr>
                <w:spacing w:val="-2"/>
                <w:sz w:val="16"/>
                <w:szCs w:val="16"/>
              </w:rPr>
            </w:pPr>
          </w:p>
          <w:p w14:paraId="7BCD1EE9" w14:textId="77777777" w:rsidR="000D7BB1" w:rsidRPr="00651C8A" w:rsidRDefault="000D7BB1" w:rsidP="00F559DD">
            <w:pPr>
              <w:keepNext/>
              <w:tabs>
                <w:tab w:val="center" w:pos="940"/>
              </w:tabs>
              <w:suppressAutoHyphens/>
              <w:jc w:val="center"/>
              <w:rPr>
                <w:spacing w:val="-2"/>
                <w:sz w:val="16"/>
                <w:szCs w:val="16"/>
              </w:rPr>
            </w:pPr>
            <w:r w:rsidRPr="00651C8A">
              <w:rPr>
                <w:spacing w:val="-2"/>
                <w:sz w:val="16"/>
                <w:szCs w:val="16"/>
              </w:rPr>
              <w:t>45.80</w:t>
            </w:r>
          </w:p>
          <w:p w14:paraId="0727BBB9" w14:textId="77777777" w:rsidR="000D7BB1" w:rsidRPr="00651C8A" w:rsidRDefault="000D7BB1" w:rsidP="00F559DD">
            <w:pPr>
              <w:keepNext/>
              <w:tabs>
                <w:tab w:val="center" w:pos="940"/>
              </w:tabs>
              <w:suppressAutoHyphens/>
              <w:jc w:val="center"/>
              <w:rPr>
                <w:spacing w:val="-2"/>
                <w:sz w:val="16"/>
                <w:szCs w:val="16"/>
              </w:rPr>
            </w:pPr>
            <w:r w:rsidRPr="00651C8A">
              <w:rPr>
                <w:spacing w:val="-2"/>
                <w:sz w:val="16"/>
                <w:szCs w:val="16"/>
              </w:rPr>
              <w:t>31.00</w:t>
            </w:r>
          </w:p>
          <w:p w14:paraId="1A594B0D" w14:textId="77777777" w:rsidR="000D7BB1" w:rsidRPr="00651C8A" w:rsidRDefault="000D7BB1" w:rsidP="00F559DD">
            <w:pPr>
              <w:keepNext/>
              <w:tabs>
                <w:tab w:val="center" w:pos="940"/>
              </w:tabs>
              <w:suppressAutoHyphens/>
              <w:jc w:val="center"/>
              <w:rPr>
                <w:spacing w:val="-2"/>
                <w:sz w:val="16"/>
                <w:szCs w:val="16"/>
              </w:rPr>
            </w:pPr>
            <w:r w:rsidRPr="00651C8A">
              <w:rPr>
                <w:spacing w:val="-2"/>
                <w:sz w:val="16"/>
                <w:szCs w:val="16"/>
              </w:rPr>
              <w:t>23.10</w:t>
            </w:r>
          </w:p>
          <w:p w14:paraId="6EA0F6F4" w14:textId="77777777" w:rsidR="000D7BB1" w:rsidRPr="00651C8A" w:rsidRDefault="000D7BB1" w:rsidP="00F559DD">
            <w:pPr>
              <w:keepNext/>
              <w:tabs>
                <w:tab w:val="center" w:pos="940"/>
              </w:tabs>
              <w:suppressAutoHyphens/>
              <w:jc w:val="center"/>
              <w:rPr>
                <w:spacing w:val="-2"/>
                <w:sz w:val="16"/>
                <w:szCs w:val="16"/>
              </w:rPr>
            </w:pPr>
            <w:r w:rsidRPr="00651C8A">
              <w:rPr>
                <w:spacing w:val="-2"/>
                <w:sz w:val="16"/>
                <w:szCs w:val="16"/>
              </w:rPr>
              <w:t>20.50</w:t>
            </w:r>
          </w:p>
          <w:p w14:paraId="302EE88D" w14:textId="77777777" w:rsidR="000D7BB1" w:rsidRPr="00651C8A" w:rsidRDefault="000D7BB1" w:rsidP="00F559DD">
            <w:pPr>
              <w:keepNext/>
              <w:tabs>
                <w:tab w:val="center" w:pos="940"/>
              </w:tabs>
              <w:suppressAutoHyphens/>
              <w:jc w:val="center"/>
              <w:rPr>
                <w:spacing w:val="-2"/>
                <w:sz w:val="16"/>
                <w:szCs w:val="16"/>
              </w:rPr>
            </w:pPr>
            <w:r w:rsidRPr="00651C8A">
              <w:rPr>
                <w:spacing w:val="-2"/>
                <w:sz w:val="16"/>
                <w:szCs w:val="16"/>
              </w:rPr>
              <w:t>19.80</w:t>
            </w:r>
          </w:p>
          <w:p w14:paraId="129C3115" w14:textId="77777777" w:rsidR="000D7BB1" w:rsidRPr="00651C8A" w:rsidRDefault="000D7BB1" w:rsidP="00F559DD">
            <w:pPr>
              <w:keepNext/>
              <w:tabs>
                <w:tab w:val="center" w:pos="940"/>
              </w:tabs>
              <w:suppressAutoHyphens/>
              <w:jc w:val="center"/>
              <w:rPr>
                <w:spacing w:val="-2"/>
                <w:sz w:val="16"/>
                <w:szCs w:val="16"/>
              </w:rPr>
            </w:pPr>
            <w:r w:rsidRPr="00651C8A">
              <w:rPr>
                <w:spacing w:val="-2"/>
                <w:sz w:val="16"/>
                <w:szCs w:val="16"/>
              </w:rPr>
              <w:t>17.50</w:t>
            </w:r>
          </w:p>
          <w:p w14:paraId="0D13AD87" w14:textId="77777777" w:rsidR="000D7BB1" w:rsidRPr="00651C8A" w:rsidRDefault="000D7BB1" w:rsidP="00F559DD">
            <w:pPr>
              <w:keepNext/>
              <w:tabs>
                <w:tab w:val="center" w:pos="940"/>
              </w:tabs>
              <w:suppressAutoHyphens/>
              <w:jc w:val="center"/>
              <w:rPr>
                <w:spacing w:val="-2"/>
                <w:sz w:val="16"/>
                <w:szCs w:val="16"/>
              </w:rPr>
            </w:pPr>
            <w:r w:rsidRPr="00651C8A">
              <w:rPr>
                <w:spacing w:val="-2"/>
                <w:sz w:val="16"/>
                <w:szCs w:val="16"/>
              </w:rPr>
              <w:t>15.20</w:t>
            </w:r>
          </w:p>
        </w:tc>
      </w:tr>
      <w:tr w:rsidR="000D7BB1" w:rsidRPr="00651C8A" w14:paraId="4E595A4C" w14:textId="77777777" w:rsidTr="00F559DD">
        <w:trPr>
          <w:cantSplit/>
          <w:jc w:val="center"/>
        </w:trPr>
        <w:tc>
          <w:tcPr>
            <w:tcW w:w="4297" w:type="dxa"/>
          </w:tcPr>
          <w:p w14:paraId="3643DA40" w14:textId="77777777" w:rsidR="000D7BB1" w:rsidRPr="00F317F5" w:rsidRDefault="000D7BB1" w:rsidP="00F559DD">
            <w:pPr>
              <w:tabs>
                <w:tab w:val="left" w:pos="-720"/>
              </w:tabs>
              <w:suppressAutoHyphens/>
              <w:rPr>
                <w:spacing w:val="-2"/>
                <w:sz w:val="16"/>
                <w:szCs w:val="16"/>
              </w:rPr>
            </w:pPr>
            <w:r w:rsidRPr="00F317F5">
              <w:rPr>
                <w:spacing w:val="-2"/>
                <w:sz w:val="16"/>
                <w:szCs w:val="16"/>
              </w:rPr>
              <w:lastRenderedPageBreak/>
              <w:t>Telecommunications Equipment</w:t>
            </w:r>
          </w:p>
          <w:p w14:paraId="64189633" w14:textId="77777777" w:rsidR="000D7BB1" w:rsidRPr="00F317F5" w:rsidRDefault="000D7BB1" w:rsidP="00F559DD">
            <w:pPr>
              <w:tabs>
                <w:tab w:val="left" w:pos="-720"/>
                <w:tab w:val="left" w:pos="162"/>
              </w:tabs>
              <w:suppressAutoHyphens/>
              <w:rPr>
                <w:sz w:val="16"/>
                <w:szCs w:val="16"/>
              </w:rPr>
            </w:pPr>
            <w:r w:rsidRPr="00F317F5">
              <w:rPr>
                <w:sz w:val="16"/>
                <w:szCs w:val="16"/>
              </w:rPr>
              <w:tab/>
              <w:t>Microwave System</w:t>
            </w:r>
          </w:p>
          <w:p w14:paraId="1E471146"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Telephone and data transmission</w:t>
            </w:r>
          </w:p>
          <w:p w14:paraId="276E6FBD"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Radio telephone</w:t>
            </w:r>
          </w:p>
          <w:p w14:paraId="52C1802C" w14:textId="77777777" w:rsidR="000D7BB1" w:rsidRPr="00F317F5" w:rsidRDefault="000D7BB1" w:rsidP="00F559DD">
            <w:pPr>
              <w:tabs>
                <w:tab w:val="left" w:pos="-720"/>
                <w:tab w:val="left" w:pos="337"/>
              </w:tabs>
              <w:suppressAutoHyphens/>
              <w:rPr>
                <w:spacing w:val="-2"/>
                <w:sz w:val="16"/>
                <w:szCs w:val="16"/>
              </w:rPr>
            </w:pPr>
            <w:r w:rsidRPr="00F317F5">
              <w:rPr>
                <w:spacing w:val="-2"/>
                <w:sz w:val="16"/>
                <w:szCs w:val="16"/>
              </w:rPr>
              <w:tab/>
              <w:t>Supervisory controls:</w:t>
            </w:r>
          </w:p>
          <w:p w14:paraId="645F0202" w14:textId="77777777" w:rsidR="000D7BB1" w:rsidRPr="00F317F5" w:rsidRDefault="000D7BB1" w:rsidP="00F559DD">
            <w:pPr>
              <w:tabs>
                <w:tab w:val="left" w:pos="-720"/>
                <w:tab w:val="left" w:pos="437"/>
              </w:tabs>
              <w:suppressAutoHyphens/>
              <w:rPr>
                <w:spacing w:val="-2"/>
                <w:sz w:val="16"/>
                <w:szCs w:val="16"/>
              </w:rPr>
            </w:pPr>
            <w:r w:rsidRPr="00F317F5">
              <w:rPr>
                <w:spacing w:val="-2"/>
                <w:sz w:val="16"/>
                <w:szCs w:val="16"/>
              </w:rPr>
              <w:tab/>
              <w:t>remote terminal unit, well</w:t>
            </w:r>
          </w:p>
          <w:p w14:paraId="2BDCE164" w14:textId="77777777" w:rsidR="000D7BB1" w:rsidRPr="00F317F5" w:rsidRDefault="000D7BB1" w:rsidP="00F559DD">
            <w:pPr>
              <w:tabs>
                <w:tab w:val="left" w:pos="-720"/>
                <w:tab w:val="left" w:pos="437"/>
              </w:tabs>
              <w:suppressAutoHyphens/>
              <w:rPr>
                <w:spacing w:val="-2"/>
                <w:sz w:val="16"/>
                <w:szCs w:val="16"/>
              </w:rPr>
            </w:pPr>
            <w:r w:rsidRPr="00F317F5">
              <w:rPr>
                <w:spacing w:val="-2"/>
                <w:sz w:val="16"/>
                <w:szCs w:val="16"/>
              </w:rPr>
              <w:tab/>
              <w:t>master station</w:t>
            </w:r>
          </w:p>
          <w:p w14:paraId="53BF8AED" w14:textId="77777777" w:rsidR="000D7BB1" w:rsidRPr="00F317F5" w:rsidRDefault="000D7BB1" w:rsidP="00F559DD">
            <w:pPr>
              <w:tabs>
                <w:tab w:val="left" w:pos="-720"/>
                <w:tab w:val="left" w:pos="437"/>
              </w:tabs>
              <w:suppressAutoHyphens/>
              <w:rPr>
                <w:spacing w:val="-2"/>
                <w:sz w:val="16"/>
                <w:szCs w:val="16"/>
              </w:rPr>
            </w:pPr>
            <w:r w:rsidRPr="00F317F5">
              <w:rPr>
                <w:spacing w:val="-2"/>
                <w:sz w:val="16"/>
                <w:szCs w:val="16"/>
              </w:rPr>
              <w:tab/>
              <w:t>towers (installed):</w:t>
            </w:r>
          </w:p>
          <w:p w14:paraId="76417884" w14:textId="77777777" w:rsidR="000D7BB1" w:rsidRPr="00F317F5" w:rsidRDefault="000D7BB1" w:rsidP="00F559DD">
            <w:pPr>
              <w:tabs>
                <w:tab w:val="left" w:pos="-720"/>
                <w:tab w:val="left" w:pos="637"/>
              </w:tabs>
              <w:suppressAutoHyphens/>
              <w:rPr>
                <w:spacing w:val="-2"/>
                <w:sz w:val="16"/>
                <w:szCs w:val="16"/>
              </w:rPr>
            </w:pPr>
            <w:r w:rsidRPr="00F317F5">
              <w:rPr>
                <w:spacing w:val="-2"/>
                <w:sz w:val="16"/>
                <w:szCs w:val="16"/>
              </w:rPr>
              <w:tab/>
              <w:t>heavy duty, guyed, per foot</w:t>
            </w:r>
          </w:p>
          <w:p w14:paraId="48B958AA" w14:textId="77777777" w:rsidR="000D7BB1" w:rsidRPr="00F317F5" w:rsidRDefault="000D7BB1" w:rsidP="00F559DD">
            <w:pPr>
              <w:tabs>
                <w:tab w:val="left" w:pos="-720"/>
                <w:tab w:val="left" w:pos="637"/>
              </w:tabs>
              <w:suppressAutoHyphens/>
              <w:rPr>
                <w:spacing w:val="-2"/>
                <w:sz w:val="16"/>
                <w:szCs w:val="16"/>
              </w:rPr>
            </w:pPr>
            <w:r w:rsidRPr="00F317F5">
              <w:rPr>
                <w:spacing w:val="-2"/>
                <w:sz w:val="16"/>
                <w:szCs w:val="16"/>
              </w:rPr>
              <w:tab/>
              <w:t>light duty, guyed, per foot</w:t>
            </w:r>
          </w:p>
          <w:p w14:paraId="098B3D37" w14:textId="77777777" w:rsidR="000D7BB1" w:rsidRPr="00F317F5" w:rsidRDefault="000D7BB1" w:rsidP="00F559DD">
            <w:pPr>
              <w:tabs>
                <w:tab w:val="left" w:pos="-720"/>
                <w:tab w:val="left" w:pos="637"/>
              </w:tabs>
              <w:suppressAutoHyphens/>
              <w:rPr>
                <w:spacing w:val="-2"/>
                <w:sz w:val="16"/>
                <w:szCs w:val="16"/>
              </w:rPr>
            </w:pPr>
            <w:r w:rsidRPr="00F317F5">
              <w:rPr>
                <w:spacing w:val="-2"/>
                <w:sz w:val="16"/>
                <w:szCs w:val="16"/>
              </w:rPr>
              <w:tab/>
              <w:t>heavy duty, self supporting, per foot</w:t>
            </w:r>
          </w:p>
          <w:p w14:paraId="3DB81716" w14:textId="77777777" w:rsidR="000D7BB1" w:rsidRPr="00F317F5" w:rsidRDefault="000D7BB1" w:rsidP="00F559DD">
            <w:pPr>
              <w:tabs>
                <w:tab w:val="left" w:pos="-720"/>
                <w:tab w:val="left" w:pos="637"/>
              </w:tabs>
              <w:suppressAutoHyphens/>
              <w:rPr>
                <w:spacing w:val="-2"/>
                <w:sz w:val="16"/>
                <w:szCs w:val="16"/>
              </w:rPr>
            </w:pPr>
            <w:r w:rsidRPr="00F317F5">
              <w:rPr>
                <w:spacing w:val="-2"/>
                <w:sz w:val="16"/>
                <w:szCs w:val="16"/>
              </w:rPr>
              <w:tab/>
              <w:t>light duty, self supporting, per foot</w:t>
            </w:r>
          </w:p>
          <w:p w14:paraId="5A5A71FE" w14:textId="77777777" w:rsidR="000D7BB1" w:rsidRPr="00F317F5" w:rsidRDefault="000D7BB1" w:rsidP="00F559DD">
            <w:pPr>
              <w:tabs>
                <w:tab w:val="left" w:pos="-720"/>
                <w:tab w:val="left" w:pos="637"/>
              </w:tabs>
              <w:suppressAutoHyphens/>
              <w:rPr>
                <w:spacing w:val="-2"/>
                <w:sz w:val="16"/>
                <w:szCs w:val="16"/>
              </w:rPr>
            </w:pPr>
            <w:r w:rsidRPr="00F317F5">
              <w:rPr>
                <w:spacing w:val="-2"/>
                <w:sz w:val="16"/>
                <w:szCs w:val="16"/>
              </w:rPr>
              <w:tab/>
              <w:t>equipment building, per sq. ft.</w:t>
            </w:r>
          </w:p>
          <w:p w14:paraId="5AD416A8" w14:textId="77777777" w:rsidR="000D7BB1" w:rsidRPr="00F317F5" w:rsidRDefault="000D7BB1" w:rsidP="00F559DD">
            <w:pPr>
              <w:tabs>
                <w:tab w:val="left" w:pos="-720"/>
                <w:tab w:val="left" w:pos="637"/>
              </w:tabs>
              <w:suppressAutoHyphens/>
              <w:rPr>
                <w:spacing w:val="-2"/>
                <w:sz w:val="16"/>
                <w:szCs w:val="16"/>
              </w:rPr>
            </w:pPr>
            <w:r w:rsidRPr="00F317F5">
              <w:rPr>
                <w:spacing w:val="-2"/>
                <w:sz w:val="16"/>
                <w:szCs w:val="16"/>
              </w:rPr>
              <w:tab/>
              <w:t>solar panels, per sq. ft.</w:t>
            </w:r>
          </w:p>
        </w:tc>
        <w:tc>
          <w:tcPr>
            <w:tcW w:w="923" w:type="dxa"/>
          </w:tcPr>
          <w:p w14:paraId="15760EC4" w14:textId="77777777" w:rsidR="000D7BB1" w:rsidRDefault="000D7BB1" w:rsidP="00F559DD">
            <w:pPr>
              <w:tabs>
                <w:tab w:val="center" w:pos="940"/>
              </w:tabs>
              <w:suppressAutoHyphens/>
              <w:jc w:val="center"/>
              <w:rPr>
                <w:spacing w:val="-2"/>
                <w:sz w:val="16"/>
                <w:szCs w:val="16"/>
              </w:rPr>
            </w:pPr>
          </w:p>
          <w:p w14:paraId="6D211F9C" w14:textId="77777777" w:rsidR="000D7BB1" w:rsidRDefault="000D7BB1" w:rsidP="00F559DD">
            <w:pPr>
              <w:tabs>
                <w:tab w:val="center" w:pos="940"/>
              </w:tabs>
              <w:suppressAutoHyphens/>
              <w:jc w:val="center"/>
              <w:rPr>
                <w:spacing w:val="-2"/>
                <w:sz w:val="16"/>
                <w:szCs w:val="16"/>
              </w:rPr>
            </w:pPr>
          </w:p>
          <w:p w14:paraId="2AC69C88"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60,310</w:t>
            </w:r>
          </w:p>
          <w:p w14:paraId="206FE6CC" w14:textId="77777777" w:rsidR="000D7BB1" w:rsidRDefault="000D7BB1" w:rsidP="00F559DD">
            <w:pPr>
              <w:tabs>
                <w:tab w:val="center" w:pos="940"/>
              </w:tabs>
              <w:suppressAutoHyphens/>
              <w:jc w:val="center"/>
              <w:rPr>
                <w:spacing w:val="-2"/>
                <w:sz w:val="16"/>
                <w:szCs w:val="16"/>
              </w:rPr>
            </w:pPr>
            <w:r w:rsidRPr="00651C8A">
              <w:rPr>
                <w:spacing w:val="-2"/>
                <w:sz w:val="16"/>
                <w:szCs w:val="16"/>
              </w:rPr>
              <w:t>4,520</w:t>
            </w:r>
          </w:p>
          <w:p w14:paraId="7FF5EE55" w14:textId="77777777" w:rsidR="000D7BB1" w:rsidRDefault="000D7BB1" w:rsidP="00F559DD">
            <w:pPr>
              <w:tabs>
                <w:tab w:val="center" w:pos="940"/>
              </w:tabs>
              <w:suppressAutoHyphens/>
              <w:jc w:val="center"/>
              <w:rPr>
                <w:spacing w:val="-2"/>
                <w:sz w:val="16"/>
                <w:szCs w:val="16"/>
              </w:rPr>
            </w:pPr>
          </w:p>
          <w:p w14:paraId="18C524FF"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12,890</w:t>
            </w:r>
          </w:p>
          <w:p w14:paraId="5E2916B0" w14:textId="77777777" w:rsidR="000D7BB1" w:rsidRDefault="000D7BB1" w:rsidP="00F559DD">
            <w:pPr>
              <w:tabs>
                <w:tab w:val="center" w:pos="940"/>
              </w:tabs>
              <w:suppressAutoHyphens/>
              <w:jc w:val="center"/>
              <w:rPr>
                <w:spacing w:val="-2"/>
                <w:sz w:val="16"/>
                <w:szCs w:val="16"/>
              </w:rPr>
            </w:pPr>
            <w:r w:rsidRPr="00651C8A">
              <w:rPr>
                <w:spacing w:val="-2"/>
                <w:sz w:val="16"/>
                <w:szCs w:val="16"/>
              </w:rPr>
              <w:t>29,400</w:t>
            </w:r>
          </w:p>
          <w:p w14:paraId="695845C9" w14:textId="77777777" w:rsidR="000D7BB1" w:rsidRDefault="000D7BB1" w:rsidP="00F559DD">
            <w:pPr>
              <w:tabs>
                <w:tab w:val="center" w:pos="940"/>
              </w:tabs>
              <w:suppressAutoHyphens/>
              <w:jc w:val="center"/>
              <w:rPr>
                <w:spacing w:val="-2"/>
                <w:sz w:val="16"/>
                <w:szCs w:val="16"/>
              </w:rPr>
            </w:pPr>
          </w:p>
          <w:p w14:paraId="7A7A26C7"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760</w:t>
            </w:r>
          </w:p>
          <w:p w14:paraId="3B2E9CAD"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60</w:t>
            </w:r>
          </w:p>
          <w:p w14:paraId="063D6068"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770</w:t>
            </w:r>
          </w:p>
          <w:p w14:paraId="7BA83B29"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150</w:t>
            </w:r>
          </w:p>
          <w:p w14:paraId="7FF29BBC"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220</w:t>
            </w:r>
          </w:p>
          <w:p w14:paraId="194D87A4"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70</w:t>
            </w:r>
          </w:p>
        </w:tc>
      </w:tr>
      <w:tr w:rsidR="000D7BB1" w:rsidRPr="00651C8A" w14:paraId="792078B7" w14:textId="77777777" w:rsidTr="00F559DD">
        <w:trPr>
          <w:cantSplit/>
          <w:jc w:val="center"/>
        </w:trPr>
        <w:tc>
          <w:tcPr>
            <w:tcW w:w="4297" w:type="dxa"/>
          </w:tcPr>
          <w:p w14:paraId="54E9E688" w14:textId="77777777" w:rsidR="000D7BB1" w:rsidRPr="00F317F5" w:rsidRDefault="000D7BB1" w:rsidP="00F559DD">
            <w:pPr>
              <w:tabs>
                <w:tab w:val="left" w:pos="-720"/>
              </w:tabs>
              <w:suppressAutoHyphens/>
              <w:rPr>
                <w:spacing w:val="-2"/>
                <w:sz w:val="16"/>
                <w:szCs w:val="16"/>
              </w:rPr>
            </w:pPr>
            <w:r w:rsidRPr="00F317F5">
              <w:rPr>
                <w:spacing w:val="-2"/>
                <w:sz w:val="16"/>
                <w:szCs w:val="16"/>
              </w:rPr>
              <w:t>Utility Compressors</w:t>
            </w:r>
          </w:p>
          <w:p w14:paraId="2C3DCFD7" w14:textId="77777777" w:rsidR="000D7BB1" w:rsidRPr="00F317F5" w:rsidRDefault="000D7BB1" w:rsidP="00F559DD">
            <w:pPr>
              <w:tabs>
                <w:tab w:val="left" w:pos="-720"/>
                <w:tab w:val="left" w:pos="162"/>
              </w:tabs>
              <w:suppressAutoHyphens/>
              <w:rPr>
                <w:spacing w:val="-2"/>
                <w:sz w:val="16"/>
                <w:szCs w:val="16"/>
              </w:rPr>
            </w:pPr>
            <w:r w:rsidRPr="00F317F5">
              <w:rPr>
                <w:sz w:val="16"/>
                <w:szCs w:val="16"/>
              </w:rPr>
              <w:tab/>
              <w:t>per horsepower - rated on motor</w:t>
            </w:r>
          </w:p>
        </w:tc>
        <w:tc>
          <w:tcPr>
            <w:tcW w:w="923" w:type="dxa"/>
            <w:vAlign w:val="bottom"/>
          </w:tcPr>
          <w:p w14:paraId="5A5B3C2D"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990</w:t>
            </w:r>
          </w:p>
        </w:tc>
      </w:tr>
      <w:tr w:rsidR="000D7BB1" w:rsidRPr="00651C8A" w14:paraId="70767E1F" w14:textId="77777777" w:rsidTr="00F559DD">
        <w:trPr>
          <w:cantSplit/>
          <w:jc w:val="center"/>
        </w:trPr>
        <w:tc>
          <w:tcPr>
            <w:tcW w:w="4297" w:type="dxa"/>
          </w:tcPr>
          <w:p w14:paraId="6DC3F3AC" w14:textId="77777777" w:rsidR="000D7BB1" w:rsidRPr="00F317F5" w:rsidRDefault="000D7BB1" w:rsidP="00F559DD">
            <w:pPr>
              <w:widowControl w:val="0"/>
              <w:tabs>
                <w:tab w:val="left" w:pos="-720"/>
              </w:tabs>
              <w:suppressAutoHyphens/>
              <w:autoSpaceDE w:val="0"/>
              <w:autoSpaceDN w:val="0"/>
              <w:rPr>
                <w:spacing w:val="-2"/>
                <w:sz w:val="16"/>
                <w:szCs w:val="16"/>
              </w:rPr>
            </w:pPr>
            <w:r w:rsidRPr="00F317F5">
              <w:rPr>
                <w:spacing w:val="-2"/>
                <w:sz w:val="16"/>
                <w:szCs w:val="16"/>
              </w:rPr>
              <w:t>Vapor Recovery Unit—no Metering Equipment</w:t>
            </w:r>
          </w:p>
          <w:p w14:paraId="1167FC9B" w14:textId="77777777" w:rsidR="000D7BB1" w:rsidRPr="00F317F5" w:rsidRDefault="000D7BB1" w:rsidP="00F559DD">
            <w:pPr>
              <w:tabs>
                <w:tab w:val="left" w:pos="-720"/>
                <w:tab w:val="left" w:pos="162"/>
              </w:tabs>
              <w:suppressAutoHyphens/>
              <w:rPr>
                <w:sz w:val="16"/>
                <w:szCs w:val="16"/>
              </w:rPr>
            </w:pPr>
            <w:r w:rsidRPr="00F317F5">
              <w:rPr>
                <w:sz w:val="16"/>
                <w:szCs w:val="16"/>
              </w:rPr>
              <w:tab/>
              <w:t>60 MCF/D or less</w:t>
            </w:r>
          </w:p>
          <w:p w14:paraId="5D52882B" w14:textId="77777777" w:rsidR="000D7BB1" w:rsidRPr="00F317F5" w:rsidRDefault="000D7BB1" w:rsidP="00F559DD">
            <w:pPr>
              <w:tabs>
                <w:tab w:val="left" w:pos="-720"/>
                <w:tab w:val="left" w:pos="162"/>
              </w:tabs>
              <w:suppressAutoHyphens/>
              <w:rPr>
                <w:sz w:val="16"/>
                <w:szCs w:val="16"/>
              </w:rPr>
            </w:pPr>
            <w:r w:rsidRPr="00F317F5">
              <w:rPr>
                <w:sz w:val="16"/>
                <w:szCs w:val="16"/>
              </w:rPr>
              <w:tab/>
              <w:t>105 MCF/D max</w:t>
            </w:r>
          </w:p>
          <w:p w14:paraId="423ECCDC" w14:textId="77777777" w:rsidR="000D7BB1" w:rsidRPr="00F317F5" w:rsidRDefault="000D7BB1" w:rsidP="00F559DD">
            <w:pPr>
              <w:tabs>
                <w:tab w:val="left" w:pos="-720"/>
                <w:tab w:val="left" w:pos="162"/>
              </w:tabs>
              <w:suppressAutoHyphens/>
              <w:rPr>
                <w:spacing w:val="-2"/>
                <w:sz w:val="16"/>
                <w:szCs w:val="16"/>
              </w:rPr>
            </w:pPr>
            <w:r w:rsidRPr="00F317F5">
              <w:rPr>
                <w:sz w:val="16"/>
                <w:szCs w:val="16"/>
              </w:rPr>
              <w:tab/>
              <w:t>250 MCF/D max</w:t>
            </w:r>
          </w:p>
        </w:tc>
        <w:tc>
          <w:tcPr>
            <w:tcW w:w="923" w:type="dxa"/>
            <w:vAlign w:val="bottom"/>
          </w:tcPr>
          <w:p w14:paraId="7E45FBB2"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26,390</w:t>
            </w:r>
          </w:p>
          <w:p w14:paraId="5DD5CB75"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37,700</w:t>
            </w:r>
          </w:p>
          <w:p w14:paraId="6DEB21A4"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49,760</w:t>
            </w:r>
          </w:p>
        </w:tc>
      </w:tr>
      <w:tr w:rsidR="000D7BB1" w:rsidRPr="00651C8A" w14:paraId="427C8FAD" w14:textId="77777777" w:rsidTr="00F559DD">
        <w:trPr>
          <w:cantSplit/>
          <w:jc w:val="center"/>
        </w:trPr>
        <w:tc>
          <w:tcPr>
            <w:tcW w:w="4297" w:type="dxa"/>
          </w:tcPr>
          <w:p w14:paraId="0CD15AAF" w14:textId="77777777" w:rsidR="000D7BB1" w:rsidRPr="00F317F5" w:rsidRDefault="000D7BB1" w:rsidP="00F559DD">
            <w:pPr>
              <w:tabs>
                <w:tab w:val="left" w:pos="-720"/>
                <w:tab w:val="left" w:pos="0"/>
                <w:tab w:val="left" w:pos="720"/>
                <w:tab w:val="left" w:pos="1440"/>
              </w:tabs>
              <w:suppressAutoHyphens/>
              <w:rPr>
                <w:spacing w:val="-2"/>
                <w:sz w:val="16"/>
                <w:szCs w:val="16"/>
              </w:rPr>
            </w:pPr>
            <w:r w:rsidRPr="00F317F5">
              <w:rPr>
                <w:spacing w:val="-2"/>
                <w:sz w:val="16"/>
                <w:szCs w:val="16"/>
              </w:rPr>
              <w:t>Waterknockouts—Includes unit, backpressure valve and regulator, but, no metering equipment.</w:t>
            </w:r>
          </w:p>
          <w:p w14:paraId="5690A2F2" w14:textId="77777777" w:rsidR="000D7BB1" w:rsidRPr="00F317F5" w:rsidRDefault="000D7BB1" w:rsidP="00F559DD">
            <w:pPr>
              <w:tabs>
                <w:tab w:val="left" w:pos="-720"/>
                <w:tab w:val="left" w:pos="162"/>
              </w:tabs>
              <w:suppressAutoHyphens/>
              <w:rPr>
                <w:sz w:val="16"/>
                <w:szCs w:val="16"/>
              </w:rPr>
            </w:pPr>
            <w:r w:rsidRPr="00F317F5">
              <w:rPr>
                <w:sz w:val="16"/>
                <w:szCs w:val="16"/>
              </w:rPr>
              <w:tab/>
              <w:t xml:space="preserve"> 2’ diam. x 16’</w:t>
            </w:r>
          </w:p>
          <w:p w14:paraId="05C800AC" w14:textId="77777777" w:rsidR="000D7BB1" w:rsidRPr="00F317F5" w:rsidRDefault="000D7BB1" w:rsidP="00F559DD">
            <w:pPr>
              <w:tabs>
                <w:tab w:val="left" w:pos="-720"/>
                <w:tab w:val="left" w:pos="162"/>
              </w:tabs>
              <w:suppressAutoHyphens/>
              <w:rPr>
                <w:sz w:val="16"/>
                <w:szCs w:val="16"/>
              </w:rPr>
            </w:pPr>
            <w:r w:rsidRPr="00F317F5">
              <w:rPr>
                <w:sz w:val="16"/>
                <w:szCs w:val="16"/>
              </w:rPr>
              <w:tab/>
              <w:t xml:space="preserve"> 3’ diam. x 10’</w:t>
            </w:r>
          </w:p>
          <w:p w14:paraId="64CE8965" w14:textId="77777777" w:rsidR="000D7BB1" w:rsidRPr="00F317F5" w:rsidRDefault="000D7BB1" w:rsidP="00F559DD">
            <w:pPr>
              <w:tabs>
                <w:tab w:val="left" w:pos="-720"/>
                <w:tab w:val="left" w:pos="162"/>
              </w:tabs>
              <w:suppressAutoHyphens/>
              <w:rPr>
                <w:sz w:val="16"/>
                <w:szCs w:val="16"/>
              </w:rPr>
            </w:pPr>
            <w:r w:rsidRPr="00F317F5">
              <w:rPr>
                <w:sz w:val="16"/>
                <w:szCs w:val="16"/>
              </w:rPr>
              <w:tab/>
              <w:t xml:space="preserve"> 4’ diam. x 10’</w:t>
            </w:r>
          </w:p>
          <w:p w14:paraId="6279C965" w14:textId="77777777" w:rsidR="000D7BB1" w:rsidRPr="00F317F5" w:rsidRDefault="000D7BB1" w:rsidP="00F559DD">
            <w:pPr>
              <w:tabs>
                <w:tab w:val="left" w:pos="-720"/>
                <w:tab w:val="left" w:pos="162"/>
              </w:tabs>
              <w:suppressAutoHyphens/>
              <w:rPr>
                <w:sz w:val="16"/>
                <w:szCs w:val="16"/>
              </w:rPr>
            </w:pPr>
            <w:r w:rsidRPr="00F317F5">
              <w:rPr>
                <w:sz w:val="16"/>
                <w:szCs w:val="16"/>
              </w:rPr>
              <w:tab/>
              <w:t xml:space="preserve"> 6’ diam. x 10’</w:t>
            </w:r>
          </w:p>
          <w:p w14:paraId="7530227F" w14:textId="77777777" w:rsidR="000D7BB1" w:rsidRPr="00F317F5" w:rsidRDefault="000D7BB1" w:rsidP="00F559DD">
            <w:pPr>
              <w:tabs>
                <w:tab w:val="left" w:pos="-720"/>
                <w:tab w:val="left" w:pos="162"/>
              </w:tabs>
              <w:suppressAutoHyphens/>
              <w:rPr>
                <w:sz w:val="16"/>
                <w:szCs w:val="16"/>
              </w:rPr>
            </w:pPr>
            <w:r w:rsidRPr="00F317F5">
              <w:rPr>
                <w:sz w:val="16"/>
                <w:szCs w:val="16"/>
              </w:rPr>
              <w:tab/>
              <w:t xml:space="preserve"> 6’ diam. x 15’</w:t>
            </w:r>
          </w:p>
          <w:p w14:paraId="52A8572D" w14:textId="77777777" w:rsidR="000D7BB1" w:rsidRPr="00F317F5" w:rsidRDefault="000D7BB1" w:rsidP="00F559DD">
            <w:pPr>
              <w:tabs>
                <w:tab w:val="left" w:pos="-720"/>
                <w:tab w:val="left" w:pos="162"/>
              </w:tabs>
              <w:suppressAutoHyphens/>
              <w:rPr>
                <w:sz w:val="16"/>
                <w:szCs w:val="16"/>
              </w:rPr>
            </w:pPr>
            <w:r w:rsidRPr="00F317F5">
              <w:rPr>
                <w:sz w:val="16"/>
                <w:szCs w:val="16"/>
              </w:rPr>
              <w:tab/>
              <w:t xml:space="preserve"> 8’ diam. x 10’</w:t>
            </w:r>
          </w:p>
          <w:p w14:paraId="1F2528B3" w14:textId="77777777" w:rsidR="000D7BB1" w:rsidRPr="00F317F5" w:rsidRDefault="000D7BB1" w:rsidP="00F559DD">
            <w:pPr>
              <w:tabs>
                <w:tab w:val="left" w:pos="-720"/>
                <w:tab w:val="left" w:pos="162"/>
              </w:tabs>
              <w:suppressAutoHyphens/>
              <w:rPr>
                <w:sz w:val="16"/>
                <w:szCs w:val="16"/>
              </w:rPr>
            </w:pPr>
            <w:r w:rsidRPr="00F317F5">
              <w:rPr>
                <w:sz w:val="16"/>
                <w:szCs w:val="16"/>
              </w:rPr>
              <w:tab/>
              <w:t xml:space="preserve"> 8’ diam. x 15’</w:t>
            </w:r>
          </w:p>
          <w:p w14:paraId="6F971C36" w14:textId="77777777" w:rsidR="000D7BB1" w:rsidRPr="00F317F5" w:rsidRDefault="000D7BB1" w:rsidP="00F559DD">
            <w:pPr>
              <w:tabs>
                <w:tab w:val="left" w:pos="-720"/>
                <w:tab w:val="left" w:pos="162"/>
              </w:tabs>
              <w:suppressAutoHyphens/>
              <w:rPr>
                <w:sz w:val="16"/>
                <w:szCs w:val="16"/>
              </w:rPr>
            </w:pPr>
            <w:r w:rsidRPr="00F317F5">
              <w:rPr>
                <w:sz w:val="16"/>
                <w:szCs w:val="16"/>
              </w:rPr>
              <w:tab/>
              <w:t xml:space="preserve"> 8’ diam. x 20’</w:t>
            </w:r>
          </w:p>
          <w:p w14:paraId="132244DF" w14:textId="77777777" w:rsidR="000D7BB1" w:rsidRPr="00F317F5" w:rsidRDefault="000D7BB1" w:rsidP="00F559DD">
            <w:pPr>
              <w:tabs>
                <w:tab w:val="left" w:pos="-720"/>
                <w:tab w:val="left" w:pos="162"/>
              </w:tabs>
              <w:suppressAutoHyphens/>
              <w:rPr>
                <w:sz w:val="16"/>
                <w:szCs w:val="16"/>
              </w:rPr>
            </w:pPr>
            <w:r w:rsidRPr="00F317F5">
              <w:rPr>
                <w:sz w:val="16"/>
                <w:szCs w:val="16"/>
              </w:rPr>
              <w:tab/>
              <w:t xml:space="preserve"> 8’ diam. x 25’</w:t>
            </w:r>
          </w:p>
          <w:p w14:paraId="24B8DF3A" w14:textId="77777777" w:rsidR="000D7BB1" w:rsidRPr="00F317F5" w:rsidRDefault="000D7BB1" w:rsidP="00F559DD">
            <w:pPr>
              <w:tabs>
                <w:tab w:val="left" w:pos="-720"/>
                <w:tab w:val="left" w:pos="162"/>
              </w:tabs>
              <w:suppressAutoHyphens/>
              <w:rPr>
                <w:spacing w:val="-2"/>
                <w:sz w:val="16"/>
                <w:szCs w:val="16"/>
              </w:rPr>
            </w:pPr>
            <w:r w:rsidRPr="00F317F5">
              <w:rPr>
                <w:sz w:val="16"/>
                <w:szCs w:val="16"/>
              </w:rPr>
              <w:tab/>
              <w:t>10’ diam. x 20’</w:t>
            </w:r>
          </w:p>
        </w:tc>
        <w:tc>
          <w:tcPr>
            <w:tcW w:w="923" w:type="dxa"/>
          </w:tcPr>
          <w:p w14:paraId="63588118" w14:textId="77777777" w:rsidR="000D7BB1" w:rsidRDefault="000D7BB1" w:rsidP="00F559DD">
            <w:pPr>
              <w:tabs>
                <w:tab w:val="center" w:pos="940"/>
              </w:tabs>
              <w:suppressAutoHyphens/>
              <w:jc w:val="center"/>
              <w:rPr>
                <w:spacing w:val="-2"/>
                <w:sz w:val="16"/>
                <w:szCs w:val="16"/>
              </w:rPr>
            </w:pPr>
          </w:p>
          <w:p w14:paraId="555D6B6E" w14:textId="77777777" w:rsidR="000D7BB1" w:rsidRDefault="000D7BB1" w:rsidP="00F559DD">
            <w:pPr>
              <w:tabs>
                <w:tab w:val="center" w:pos="940"/>
              </w:tabs>
              <w:suppressAutoHyphens/>
              <w:jc w:val="center"/>
              <w:rPr>
                <w:spacing w:val="-2"/>
                <w:sz w:val="16"/>
                <w:szCs w:val="16"/>
              </w:rPr>
            </w:pPr>
          </w:p>
          <w:p w14:paraId="7BEF4282"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7,160</w:t>
            </w:r>
          </w:p>
          <w:p w14:paraId="24D7767B"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10,710</w:t>
            </w:r>
          </w:p>
          <w:p w14:paraId="78E90CE5"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14,780</w:t>
            </w:r>
          </w:p>
          <w:p w14:paraId="1FA0A095"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24,200</w:t>
            </w:r>
          </w:p>
          <w:p w14:paraId="703D437A"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27,980</w:t>
            </w:r>
          </w:p>
          <w:p w14:paraId="795286DE"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35,050</w:t>
            </w:r>
          </w:p>
          <w:p w14:paraId="6E0CF40C"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40.260</w:t>
            </w:r>
          </w:p>
          <w:p w14:paraId="01FB64E1"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44,620</w:t>
            </w:r>
          </w:p>
          <w:p w14:paraId="2459AA3C"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49,680</w:t>
            </w:r>
          </w:p>
          <w:p w14:paraId="1EE496DE" w14:textId="77777777" w:rsidR="000D7BB1" w:rsidRPr="00651C8A" w:rsidRDefault="000D7BB1" w:rsidP="00F559DD">
            <w:pPr>
              <w:tabs>
                <w:tab w:val="center" w:pos="940"/>
              </w:tabs>
              <w:suppressAutoHyphens/>
              <w:jc w:val="center"/>
              <w:rPr>
                <w:spacing w:val="-2"/>
                <w:sz w:val="16"/>
                <w:szCs w:val="16"/>
              </w:rPr>
            </w:pPr>
            <w:r w:rsidRPr="00651C8A">
              <w:rPr>
                <w:spacing w:val="-2"/>
                <w:sz w:val="16"/>
                <w:szCs w:val="16"/>
              </w:rPr>
              <w:t>58,430</w:t>
            </w:r>
          </w:p>
        </w:tc>
      </w:tr>
    </w:tbl>
    <w:p w14:paraId="3FA0AF32" w14:textId="77777777" w:rsidR="000D7BB1" w:rsidRPr="00651C8A" w:rsidRDefault="000D7BB1" w:rsidP="000D7BB1">
      <w:pPr>
        <w:tabs>
          <w:tab w:val="left" w:pos="-720"/>
        </w:tabs>
        <w:suppressAutoHyphens/>
        <w:jc w:val="both"/>
      </w:pPr>
    </w:p>
    <w:p w14:paraId="126DF8B8" w14:textId="77777777" w:rsidR="000D7BB1" w:rsidRDefault="000D7BB1" w:rsidP="000D7BB1">
      <w:pPr>
        <w:pStyle w:val="1"/>
      </w:pPr>
      <w:r w:rsidRPr="00651C8A">
        <w:t>8.</w:t>
      </w:r>
      <w:r w:rsidRPr="00651C8A">
        <w:tab/>
        <w:t>Service Stations</w:t>
      </w:r>
    </w:p>
    <w:p w14:paraId="037F69CE" w14:textId="77777777" w:rsidR="005A1382" w:rsidRDefault="005A1382" w:rsidP="000D7BB1">
      <w:pPr>
        <w:pStyle w:val="1"/>
      </w:pPr>
    </w:p>
    <w:tbl>
      <w:tblPr>
        <w:tblW w:w="4986"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3816"/>
        <w:gridCol w:w="1170"/>
      </w:tblGrid>
      <w:tr w:rsidR="000D7BB1" w:rsidRPr="00651C8A" w14:paraId="26DA279C" w14:textId="77777777" w:rsidTr="00CB6F7A">
        <w:trPr>
          <w:cantSplit/>
          <w:tblHeader/>
          <w:jc w:val="center"/>
        </w:trPr>
        <w:tc>
          <w:tcPr>
            <w:tcW w:w="4986" w:type="dxa"/>
            <w:gridSpan w:val="2"/>
            <w:tcBorders>
              <w:top w:val="double" w:sz="6" w:space="0" w:color="000000"/>
              <w:bottom w:val="single" w:sz="6" w:space="0" w:color="000000"/>
            </w:tcBorders>
            <w:shd w:val="clear" w:color="auto" w:fill="BFBFBF"/>
          </w:tcPr>
          <w:p w14:paraId="23B67FA7" w14:textId="77777777" w:rsidR="000D7BB1" w:rsidRPr="00B05055" w:rsidRDefault="000D7BB1" w:rsidP="00F559DD">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center"/>
              <w:outlineLvl w:val="3"/>
              <w:rPr>
                <w:b/>
                <w:bCs/>
                <w:kern w:val="2"/>
                <w:sz w:val="16"/>
                <w:szCs w:val="16"/>
              </w:rPr>
            </w:pPr>
            <w:r w:rsidRPr="00B05055">
              <w:rPr>
                <w:b/>
                <w:bCs/>
                <w:kern w:val="2"/>
                <w:sz w:val="16"/>
                <w:szCs w:val="16"/>
              </w:rPr>
              <w:t>Table 907.D-8</w:t>
            </w:r>
          </w:p>
          <w:p w14:paraId="2B4BEFBA" w14:textId="77777777" w:rsidR="000D7BB1" w:rsidRPr="00B05055" w:rsidRDefault="000D7BB1" w:rsidP="00F559DD">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bCs/>
                <w:kern w:val="2"/>
                <w:sz w:val="16"/>
                <w:szCs w:val="16"/>
              </w:rPr>
            </w:pPr>
            <w:r w:rsidRPr="00B05055">
              <w:rPr>
                <w:b/>
                <w:bCs/>
                <w:kern w:val="2"/>
                <w:sz w:val="16"/>
                <w:szCs w:val="16"/>
              </w:rPr>
              <w:t>Service Stations</w:t>
            </w:r>
          </w:p>
          <w:p w14:paraId="1B38860B" w14:textId="77777777" w:rsidR="000D7BB1" w:rsidRPr="00B05055" w:rsidRDefault="000D7BB1" w:rsidP="00F559DD">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bCs/>
                <w:kern w:val="2"/>
                <w:sz w:val="16"/>
                <w:szCs w:val="16"/>
              </w:rPr>
            </w:pPr>
            <w:r w:rsidRPr="00B05055">
              <w:rPr>
                <w:b/>
                <w:bCs/>
                <w:kern w:val="2"/>
                <w:sz w:val="16"/>
                <w:szCs w:val="16"/>
              </w:rPr>
              <w:t>Marketing Personal Property</w:t>
            </w:r>
          </w:p>
          <w:p w14:paraId="627B14CF" w14:textId="77777777" w:rsidR="000D7BB1" w:rsidRPr="00B05055" w:rsidRDefault="000D7BB1" w:rsidP="00F559DD">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bCs/>
                <w:kern w:val="2"/>
                <w:sz w:val="16"/>
                <w:szCs w:val="16"/>
              </w:rPr>
            </w:pPr>
            <w:r w:rsidRPr="00B05055">
              <w:rPr>
                <w:b/>
                <w:bCs/>
                <w:kern w:val="2"/>
                <w:sz w:val="16"/>
                <w:szCs w:val="16"/>
              </w:rPr>
              <w:t>*Alternative Procedure</w:t>
            </w:r>
          </w:p>
        </w:tc>
      </w:tr>
      <w:tr w:rsidR="000D7BB1" w:rsidRPr="00651C8A" w14:paraId="263CD72B" w14:textId="77777777" w:rsidTr="00CB6F7A">
        <w:trPr>
          <w:cantSplit/>
          <w:tblHeader/>
          <w:jc w:val="center"/>
        </w:trPr>
        <w:tc>
          <w:tcPr>
            <w:tcW w:w="3816" w:type="dxa"/>
            <w:tcBorders>
              <w:top w:val="single" w:sz="6" w:space="0" w:color="000000"/>
              <w:bottom w:val="single" w:sz="6" w:space="0" w:color="000000"/>
            </w:tcBorders>
            <w:shd w:val="clear" w:color="auto" w:fill="BFBFBF"/>
          </w:tcPr>
          <w:p w14:paraId="1A2E606B" w14:textId="77777777" w:rsidR="000D7BB1" w:rsidRPr="00B05055"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bCs/>
                <w:kern w:val="2"/>
                <w:sz w:val="16"/>
                <w:szCs w:val="16"/>
              </w:rPr>
            </w:pPr>
            <w:r w:rsidRPr="00B05055">
              <w:rPr>
                <w:b/>
                <w:bCs/>
                <w:kern w:val="2"/>
                <w:sz w:val="16"/>
                <w:szCs w:val="16"/>
              </w:rPr>
              <w:t>Property Description</w:t>
            </w:r>
          </w:p>
        </w:tc>
        <w:tc>
          <w:tcPr>
            <w:tcW w:w="1170" w:type="dxa"/>
            <w:tcBorders>
              <w:top w:val="single" w:sz="6" w:space="0" w:color="000000"/>
              <w:bottom w:val="single" w:sz="6" w:space="0" w:color="000000"/>
            </w:tcBorders>
            <w:shd w:val="clear" w:color="auto" w:fill="BFBFBF"/>
          </w:tcPr>
          <w:p w14:paraId="0035AD0F" w14:textId="77777777" w:rsidR="000D7BB1" w:rsidRPr="00B05055"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bCs/>
                <w:kern w:val="2"/>
                <w:sz w:val="16"/>
                <w:szCs w:val="16"/>
              </w:rPr>
            </w:pPr>
            <w:r w:rsidRPr="00B05055">
              <w:rPr>
                <w:b/>
                <w:bCs/>
                <w:kern w:val="2"/>
                <w:sz w:val="16"/>
                <w:szCs w:val="16"/>
              </w:rPr>
              <w:t>$ Cost New</w:t>
            </w:r>
          </w:p>
        </w:tc>
      </w:tr>
      <w:tr w:rsidR="000D7BB1" w:rsidRPr="00651C8A" w14:paraId="733C8B59" w14:textId="77777777" w:rsidTr="00CB6F7A">
        <w:trPr>
          <w:cantSplit/>
          <w:jc w:val="center"/>
        </w:trPr>
        <w:tc>
          <w:tcPr>
            <w:tcW w:w="3816" w:type="dxa"/>
          </w:tcPr>
          <w:p w14:paraId="07174160" w14:textId="77777777" w:rsidR="000D7BB1" w:rsidRPr="00651C8A" w:rsidRDefault="000D7BB1" w:rsidP="00F559DD">
            <w:pPr>
              <w:tabs>
                <w:tab w:val="left" w:pos="-720"/>
              </w:tabs>
              <w:suppressAutoHyphens/>
              <w:rPr>
                <w:spacing w:val="-2"/>
                <w:sz w:val="16"/>
                <w:szCs w:val="16"/>
              </w:rPr>
            </w:pPr>
            <w:r w:rsidRPr="00651C8A">
              <w:rPr>
                <w:spacing w:val="-2"/>
                <w:sz w:val="16"/>
                <w:szCs w:val="16"/>
              </w:rPr>
              <w:t>Air and Water Units:</w:t>
            </w:r>
          </w:p>
          <w:p w14:paraId="2233BCF2"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kern w:val="2"/>
                <w:sz w:val="16"/>
              </w:rPr>
            </w:pPr>
            <w:r w:rsidRPr="00651C8A">
              <w:rPr>
                <w:kern w:val="2"/>
                <w:sz w:val="16"/>
              </w:rPr>
              <w:t>Above ground</w:t>
            </w:r>
          </w:p>
          <w:p w14:paraId="35E444D0"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spacing w:val="-2"/>
                <w:sz w:val="16"/>
                <w:szCs w:val="16"/>
              </w:rPr>
            </w:pPr>
            <w:r w:rsidRPr="00651C8A">
              <w:rPr>
                <w:kern w:val="2"/>
                <w:sz w:val="16"/>
              </w:rPr>
              <w:t>Below ground</w:t>
            </w:r>
          </w:p>
        </w:tc>
        <w:tc>
          <w:tcPr>
            <w:tcW w:w="1170" w:type="dxa"/>
          </w:tcPr>
          <w:p w14:paraId="1130C28C" w14:textId="77777777" w:rsidR="000D7BB1"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spacing w:val="-2"/>
                <w:sz w:val="16"/>
                <w:szCs w:val="16"/>
              </w:rPr>
            </w:pPr>
          </w:p>
          <w:p w14:paraId="16A42651"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spacing w:val="-2"/>
                <w:sz w:val="16"/>
                <w:szCs w:val="16"/>
              </w:rPr>
            </w:pPr>
            <w:r w:rsidRPr="00651C8A">
              <w:rPr>
                <w:spacing w:val="-2"/>
                <w:sz w:val="16"/>
                <w:szCs w:val="16"/>
              </w:rPr>
              <w:t>1,680</w:t>
            </w:r>
          </w:p>
          <w:p w14:paraId="325EA068"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spacing w:val="-2"/>
                <w:sz w:val="16"/>
                <w:szCs w:val="16"/>
              </w:rPr>
            </w:pPr>
            <w:r w:rsidRPr="00651C8A">
              <w:rPr>
                <w:spacing w:val="-2"/>
                <w:sz w:val="16"/>
                <w:szCs w:val="16"/>
              </w:rPr>
              <w:t>710</w:t>
            </w:r>
          </w:p>
        </w:tc>
      </w:tr>
      <w:tr w:rsidR="000D7BB1" w:rsidRPr="00651C8A" w14:paraId="5D43A01B" w14:textId="77777777" w:rsidTr="00CB6F7A">
        <w:trPr>
          <w:cantSplit/>
          <w:trHeight w:val="318"/>
          <w:jc w:val="center"/>
        </w:trPr>
        <w:tc>
          <w:tcPr>
            <w:tcW w:w="3816" w:type="dxa"/>
            <w:tcBorders>
              <w:bottom w:val="single" w:sz="6" w:space="0" w:color="000000"/>
            </w:tcBorders>
          </w:tcPr>
          <w:p w14:paraId="74BABFCD" w14:textId="77777777" w:rsidR="000D7BB1" w:rsidRPr="00651C8A" w:rsidRDefault="000D7BB1" w:rsidP="00F559DD">
            <w:pPr>
              <w:tabs>
                <w:tab w:val="left" w:pos="-720"/>
              </w:tabs>
              <w:suppressAutoHyphens/>
              <w:rPr>
                <w:spacing w:val="-2"/>
                <w:sz w:val="16"/>
                <w:szCs w:val="16"/>
              </w:rPr>
            </w:pPr>
            <w:r w:rsidRPr="00651C8A">
              <w:rPr>
                <w:spacing w:val="-2"/>
                <w:sz w:val="16"/>
                <w:szCs w:val="16"/>
              </w:rPr>
              <w:t>Air Compressors:</w:t>
            </w:r>
          </w:p>
          <w:p w14:paraId="3B5D2005"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kern w:val="2"/>
                <w:sz w:val="16"/>
              </w:rPr>
            </w:pPr>
            <w:r w:rsidRPr="00651C8A">
              <w:rPr>
                <w:kern w:val="2"/>
                <w:sz w:val="16"/>
              </w:rPr>
              <w:t>1/3 to 1 H.P.</w:t>
            </w:r>
          </w:p>
          <w:p w14:paraId="7EA24617"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spacing w:val="-2"/>
                <w:sz w:val="16"/>
                <w:szCs w:val="16"/>
              </w:rPr>
            </w:pPr>
            <w:r w:rsidRPr="00651C8A">
              <w:rPr>
                <w:kern w:val="2"/>
                <w:sz w:val="16"/>
              </w:rPr>
              <w:t>1/2 to 5 H.P.</w:t>
            </w:r>
          </w:p>
        </w:tc>
        <w:tc>
          <w:tcPr>
            <w:tcW w:w="1170" w:type="dxa"/>
            <w:tcBorders>
              <w:bottom w:val="single" w:sz="6" w:space="0" w:color="000000"/>
            </w:tcBorders>
          </w:tcPr>
          <w:p w14:paraId="3267DE3C" w14:textId="77777777" w:rsidR="000D7BB1"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p>
          <w:p w14:paraId="55C583A1"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2,260</w:t>
            </w:r>
          </w:p>
          <w:p w14:paraId="15579D8B"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3,820</w:t>
            </w:r>
          </w:p>
        </w:tc>
      </w:tr>
      <w:tr w:rsidR="000D7BB1" w:rsidRPr="00651C8A" w14:paraId="1351000A" w14:textId="77777777" w:rsidTr="00CB6F7A">
        <w:trPr>
          <w:cantSplit/>
          <w:jc w:val="center"/>
        </w:trPr>
        <w:tc>
          <w:tcPr>
            <w:tcW w:w="3816" w:type="dxa"/>
            <w:tcBorders>
              <w:top w:val="single" w:sz="6" w:space="0" w:color="000000"/>
              <w:bottom w:val="single" w:sz="6" w:space="0" w:color="000000"/>
            </w:tcBorders>
          </w:tcPr>
          <w:p w14:paraId="06621802" w14:textId="77777777" w:rsidR="000D7BB1" w:rsidRPr="00651C8A" w:rsidRDefault="000D7BB1" w:rsidP="00F559DD">
            <w:pPr>
              <w:tabs>
                <w:tab w:val="left" w:pos="-720"/>
              </w:tabs>
              <w:suppressAutoHyphens/>
              <w:rPr>
                <w:spacing w:val="-2"/>
                <w:sz w:val="16"/>
                <w:szCs w:val="16"/>
              </w:rPr>
            </w:pPr>
            <w:r w:rsidRPr="00651C8A">
              <w:rPr>
                <w:spacing w:val="-2"/>
                <w:sz w:val="16"/>
                <w:szCs w:val="16"/>
              </w:rPr>
              <w:t>Car Wash Equipment:</w:t>
            </w:r>
          </w:p>
          <w:p w14:paraId="7C3FC34A"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kern w:val="2"/>
                <w:sz w:val="16"/>
              </w:rPr>
            </w:pPr>
            <w:r w:rsidRPr="00651C8A">
              <w:rPr>
                <w:kern w:val="2"/>
                <w:sz w:val="16"/>
              </w:rPr>
              <w:t>In Bay (roll over brushes)</w:t>
            </w:r>
          </w:p>
          <w:p w14:paraId="3533E16C"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kern w:val="2"/>
                <w:sz w:val="16"/>
              </w:rPr>
            </w:pPr>
            <w:r w:rsidRPr="00651C8A">
              <w:rPr>
                <w:kern w:val="2"/>
                <w:sz w:val="16"/>
              </w:rPr>
              <w:t>In Bay (pull through)</w:t>
            </w:r>
          </w:p>
          <w:p w14:paraId="225BC9AC"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kern w:val="2"/>
                <w:sz w:val="16"/>
              </w:rPr>
            </w:pPr>
            <w:r w:rsidRPr="00651C8A">
              <w:rPr>
                <w:kern w:val="2"/>
                <w:sz w:val="16"/>
              </w:rPr>
              <w:t>Tunnel (40 to 50 ft.)</w:t>
            </w:r>
          </w:p>
          <w:p w14:paraId="3654925E"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spacing w:val="-2"/>
                <w:sz w:val="16"/>
                <w:szCs w:val="16"/>
              </w:rPr>
            </w:pPr>
            <w:r w:rsidRPr="00651C8A">
              <w:rPr>
                <w:kern w:val="2"/>
                <w:sz w:val="16"/>
              </w:rPr>
              <w:t>Tunnel (60 to 75 ft.)</w:t>
            </w:r>
          </w:p>
        </w:tc>
        <w:tc>
          <w:tcPr>
            <w:tcW w:w="1170" w:type="dxa"/>
            <w:tcBorders>
              <w:top w:val="single" w:sz="6" w:space="0" w:color="000000"/>
              <w:bottom w:val="single" w:sz="6" w:space="0" w:color="000000"/>
            </w:tcBorders>
          </w:tcPr>
          <w:p w14:paraId="657FF38B" w14:textId="77777777" w:rsidR="000D7BB1"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p>
          <w:p w14:paraId="78AEFBB3"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60,690</w:t>
            </w:r>
          </w:p>
          <w:p w14:paraId="6BFB0AEB"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94,220</w:t>
            </w:r>
          </w:p>
          <w:p w14:paraId="18DED42E"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205,070</w:t>
            </w:r>
          </w:p>
          <w:p w14:paraId="377EB776"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274,420</w:t>
            </w:r>
          </w:p>
        </w:tc>
      </w:tr>
      <w:tr w:rsidR="000D7BB1" w:rsidRPr="00651C8A" w14:paraId="7F4225A6" w14:textId="77777777" w:rsidTr="00CB6F7A">
        <w:trPr>
          <w:cantSplit/>
          <w:jc w:val="center"/>
        </w:trPr>
        <w:tc>
          <w:tcPr>
            <w:tcW w:w="3816" w:type="dxa"/>
            <w:tcBorders>
              <w:top w:val="single" w:sz="6" w:space="0" w:color="000000"/>
            </w:tcBorders>
          </w:tcPr>
          <w:p w14:paraId="257B2EC4" w14:textId="77777777" w:rsidR="000D7BB1" w:rsidRPr="00651C8A" w:rsidRDefault="000D7BB1" w:rsidP="00F559DD">
            <w:pPr>
              <w:tabs>
                <w:tab w:val="left" w:pos="-720"/>
              </w:tabs>
              <w:suppressAutoHyphens/>
              <w:rPr>
                <w:spacing w:val="-2"/>
                <w:sz w:val="16"/>
                <w:szCs w:val="16"/>
              </w:rPr>
            </w:pPr>
            <w:r w:rsidRPr="00651C8A">
              <w:rPr>
                <w:spacing w:val="-2"/>
                <w:sz w:val="16"/>
                <w:szCs w:val="16"/>
              </w:rPr>
              <w:t>Drive On Lifts:</w:t>
            </w:r>
          </w:p>
          <w:p w14:paraId="01BDD259"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kern w:val="2"/>
                <w:sz w:val="16"/>
              </w:rPr>
            </w:pPr>
            <w:r w:rsidRPr="00651C8A">
              <w:rPr>
                <w:kern w:val="2"/>
                <w:sz w:val="16"/>
              </w:rPr>
              <w:t>Single Post</w:t>
            </w:r>
          </w:p>
          <w:p w14:paraId="6A3B5C33"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spacing w:val="-2"/>
                <w:sz w:val="16"/>
                <w:szCs w:val="16"/>
              </w:rPr>
            </w:pPr>
            <w:r w:rsidRPr="00651C8A">
              <w:rPr>
                <w:kern w:val="2"/>
                <w:sz w:val="16"/>
              </w:rPr>
              <w:t>Dual Post</w:t>
            </w:r>
          </w:p>
        </w:tc>
        <w:tc>
          <w:tcPr>
            <w:tcW w:w="1170" w:type="dxa"/>
            <w:tcBorders>
              <w:top w:val="single" w:sz="6" w:space="0" w:color="000000"/>
            </w:tcBorders>
            <w:vAlign w:val="bottom"/>
          </w:tcPr>
          <w:p w14:paraId="024CEF65"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11,080</w:t>
            </w:r>
          </w:p>
          <w:p w14:paraId="5C889828"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12,480</w:t>
            </w:r>
          </w:p>
        </w:tc>
      </w:tr>
      <w:tr w:rsidR="000D7BB1" w:rsidRPr="00651C8A" w14:paraId="6037112F" w14:textId="77777777" w:rsidTr="00CB6F7A">
        <w:trPr>
          <w:cantSplit/>
          <w:jc w:val="center"/>
        </w:trPr>
        <w:tc>
          <w:tcPr>
            <w:tcW w:w="3816" w:type="dxa"/>
          </w:tcPr>
          <w:p w14:paraId="27AB5076" w14:textId="77777777" w:rsidR="000D7BB1" w:rsidRPr="00651C8A" w:rsidRDefault="000D7BB1" w:rsidP="00F559DD">
            <w:pPr>
              <w:tabs>
                <w:tab w:val="left" w:pos="-720"/>
              </w:tabs>
              <w:suppressAutoHyphens/>
              <w:rPr>
                <w:spacing w:val="-2"/>
                <w:sz w:val="16"/>
                <w:szCs w:val="16"/>
              </w:rPr>
            </w:pPr>
            <w:r w:rsidRPr="00651C8A">
              <w:rPr>
                <w:spacing w:val="-2"/>
                <w:sz w:val="16"/>
                <w:szCs w:val="16"/>
              </w:rPr>
              <w:t>Lights:</w:t>
            </w:r>
          </w:p>
          <w:p w14:paraId="723A7BC8"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kern w:val="2"/>
                <w:sz w:val="16"/>
              </w:rPr>
            </w:pPr>
            <w:r w:rsidRPr="00651C8A">
              <w:rPr>
                <w:kern w:val="2"/>
                <w:sz w:val="16"/>
              </w:rPr>
              <w:t>Light Poles (each)</w:t>
            </w:r>
          </w:p>
          <w:p w14:paraId="48AB9B58"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spacing w:val="-2"/>
                <w:sz w:val="16"/>
                <w:szCs w:val="16"/>
              </w:rPr>
            </w:pPr>
            <w:r w:rsidRPr="00651C8A">
              <w:rPr>
                <w:kern w:val="2"/>
                <w:sz w:val="16"/>
              </w:rPr>
              <w:t>Lights - per pole unit</w:t>
            </w:r>
          </w:p>
        </w:tc>
        <w:tc>
          <w:tcPr>
            <w:tcW w:w="1170" w:type="dxa"/>
            <w:vAlign w:val="bottom"/>
          </w:tcPr>
          <w:p w14:paraId="7A736A30"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1,120</w:t>
            </w:r>
          </w:p>
          <w:p w14:paraId="38BDB0DE"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1,260</w:t>
            </w:r>
          </w:p>
        </w:tc>
      </w:tr>
      <w:tr w:rsidR="000D7BB1" w:rsidRPr="00651C8A" w14:paraId="05072CA2" w14:textId="77777777" w:rsidTr="00CB6F7A">
        <w:trPr>
          <w:cantSplit/>
          <w:jc w:val="center"/>
        </w:trPr>
        <w:tc>
          <w:tcPr>
            <w:tcW w:w="3816" w:type="dxa"/>
          </w:tcPr>
          <w:p w14:paraId="3B9B1E6D" w14:textId="77777777" w:rsidR="000D7BB1" w:rsidRPr="00651C8A" w:rsidRDefault="000D7BB1" w:rsidP="00F559DD">
            <w:pPr>
              <w:tabs>
                <w:tab w:val="left" w:pos="-720"/>
              </w:tabs>
              <w:suppressAutoHyphens/>
              <w:rPr>
                <w:spacing w:val="-2"/>
                <w:sz w:val="16"/>
                <w:szCs w:val="16"/>
              </w:rPr>
            </w:pPr>
            <w:r w:rsidRPr="00651C8A">
              <w:rPr>
                <w:spacing w:val="-2"/>
                <w:sz w:val="16"/>
                <w:szCs w:val="16"/>
              </w:rPr>
              <w:t>Pumps:</w:t>
            </w:r>
          </w:p>
          <w:p w14:paraId="48EB1A15" w14:textId="77777777" w:rsidR="000D7BB1" w:rsidRPr="00651C8A" w:rsidRDefault="000D7BB1" w:rsidP="00F559DD">
            <w:pPr>
              <w:tabs>
                <w:tab w:val="left" w:pos="-720"/>
              </w:tabs>
              <w:suppressAutoHyphens/>
              <w:ind w:left="137"/>
              <w:rPr>
                <w:spacing w:val="-2"/>
                <w:sz w:val="16"/>
                <w:szCs w:val="16"/>
              </w:rPr>
            </w:pPr>
            <w:r w:rsidRPr="00651C8A">
              <w:rPr>
                <w:spacing w:val="-2"/>
                <w:sz w:val="16"/>
                <w:szCs w:val="16"/>
              </w:rPr>
              <w:t>Non-Electronic - self contained and/or remote controlled computer</w:t>
            </w:r>
          </w:p>
          <w:p w14:paraId="7E547356"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kern w:val="2"/>
                <w:sz w:val="16"/>
              </w:rPr>
            </w:pPr>
            <w:r w:rsidRPr="00651C8A">
              <w:rPr>
                <w:kern w:val="2"/>
                <w:sz w:val="16"/>
              </w:rPr>
              <w:t>Single</w:t>
            </w:r>
          </w:p>
          <w:p w14:paraId="08D9B709"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kern w:val="2"/>
                <w:sz w:val="16"/>
              </w:rPr>
            </w:pPr>
            <w:r w:rsidRPr="00651C8A">
              <w:rPr>
                <w:kern w:val="2"/>
                <w:sz w:val="16"/>
              </w:rPr>
              <w:t>Dual</w:t>
            </w:r>
          </w:p>
          <w:p w14:paraId="234F9370" w14:textId="77777777" w:rsidR="000D7BB1" w:rsidRPr="00651C8A" w:rsidRDefault="000D7BB1" w:rsidP="00F559DD">
            <w:pPr>
              <w:tabs>
                <w:tab w:val="left" w:pos="-720"/>
              </w:tabs>
              <w:suppressAutoHyphens/>
              <w:ind w:left="137"/>
              <w:rPr>
                <w:spacing w:val="-2"/>
                <w:sz w:val="16"/>
                <w:szCs w:val="16"/>
              </w:rPr>
            </w:pPr>
            <w:r w:rsidRPr="00651C8A">
              <w:rPr>
                <w:spacing w:val="-2"/>
                <w:sz w:val="16"/>
                <w:szCs w:val="16"/>
              </w:rPr>
              <w:t>Computerized - non-self service, post pay, pre/post pay. self contained and/or remote controlled dispensers</w:t>
            </w:r>
          </w:p>
          <w:p w14:paraId="3ED7E7E2"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kern w:val="2"/>
                <w:sz w:val="16"/>
              </w:rPr>
            </w:pPr>
            <w:r w:rsidRPr="00651C8A">
              <w:rPr>
                <w:kern w:val="2"/>
                <w:sz w:val="16"/>
              </w:rPr>
              <w:t>Single</w:t>
            </w:r>
          </w:p>
          <w:p w14:paraId="7BE7ABC7"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spacing w:val="-2"/>
                <w:sz w:val="16"/>
                <w:szCs w:val="16"/>
              </w:rPr>
            </w:pPr>
            <w:r w:rsidRPr="00651C8A">
              <w:rPr>
                <w:kern w:val="2"/>
                <w:sz w:val="16"/>
              </w:rPr>
              <w:t>Dual</w:t>
            </w:r>
          </w:p>
        </w:tc>
        <w:tc>
          <w:tcPr>
            <w:tcW w:w="1170" w:type="dxa"/>
          </w:tcPr>
          <w:p w14:paraId="01B5F9F7" w14:textId="77777777" w:rsidR="000D7BB1"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p>
          <w:p w14:paraId="3D433832" w14:textId="77777777" w:rsidR="000D7BB1"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p>
          <w:p w14:paraId="56CFAA3C" w14:textId="77777777" w:rsidR="000D7BB1"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p>
          <w:p w14:paraId="77C2A8FE"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4,800</w:t>
            </w:r>
          </w:p>
          <w:p w14:paraId="01DA1961" w14:textId="77777777" w:rsidR="000D7BB1"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7,130</w:t>
            </w:r>
          </w:p>
          <w:p w14:paraId="270C5084" w14:textId="77777777" w:rsidR="000D7BB1"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p>
          <w:p w14:paraId="1E79AD3A" w14:textId="77777777" w:rsidR="000D7BB1"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p>
          <w:p w14:paraId="3CF7494F"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8,110</w:t>
            </w:r>
          </w:p>
          <w:p w14:paraId="75C44139"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10,930</w:t>
            </w:r>
          </w:p>
        </w:tc>
      </w:tr>
      <w:tr w:rsidR="000D7BB1" w:rsidRPr="00651C8A" w14:paraId="0E0E0351" w14:textId="77777777" w:rsidTr="00CB6F7A">
        <w:trPr>
          <w:cantSplit/>
          <w:jc w:val="center"/>
        </w:trPr>
        <w:tc>
          <w:tcPr>
            <w:tcW w:w="3816" w:type="dxa"/>
          </w:tcPr>
          <w:p w14:paraId="7F47FF51" w14:textId="77777777" w:rsidR="000D7BB1" w:rsidRPr="00651C8A" w:rsidRDefault="000D7BB1" w:rsidP="00F559DD">
            <w:pPr>
              <w:tabs>
                <w:tab w:val="left" w:pos="-720"/>
              </w:tabs>
              <w:suppressAutoHyphens/>
              <w:rPr>
                <w:spacing w:val="-2"/>
                <w:sz w:val="16"/>
                <w:szCs w:val="16"/>
              </w:rPr>
            </w:pPr>
            <w:r w:rsidRPr="00651C8A">
              <w:rPr>
                <w:spacing w:val="-2"/>
                <w:sz w:val="16"/>
                <w:szCs w:val="16"/>
              </w:rPr>
              <w:t>Read-Out Equipment (at operator of self service)</w:t>
            </w:r>
          </w:p>
          <w:p w14:paraId="081AB6AC"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spacing w:val="-2"/>
                <w:sz w:val="16"/>
                <w:szCs w:val="16"/>
              </w:rPr>
            </w:pPr>
            <w:r w:rsidRPr="00651C8A">
              <w:rPr>
                <w:kern w:val="2"/>
                <w:sz w:val="16"/>
              </w:rPr>
              <w:t>Per Hose Outlet</w:t>
            </w:r>
          </w:p>
        </w:tc>
        <w:tc>
          <w:tcPr>
            <w:tcW w:w="1170" w:type="dxa"/>
            <w:vAlign w:val="bottom"/>
          </w:tcPr>
          <w:p w14:paraId="03DE9BDC"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1,780</w:t>
            </w:r>
          </w:p>
        </w:tc>
      </w:tr>
      <w:tr w:rsidR="000D7BB1" w:rsidRPr="00651C8A" w14:paraId="45115044" w14:textId="77777777" w:rsidTr="00CB6F7A">
        <w:trPr>
          <w:cantSplit/>
          <w:jc w:val="center"/>
        </w:trPr>
        <w:tc>
          <w:tcPr>
            <w:tcW w:w="3816" w:type="dxa"/>
          </w:tcPr>
          <w:p w14:paraId="4AA1FD56" w14:textId="77777777" w:rsidR="000D7BB1" w:rsidRPr="00651C8A" w:rsidRDefault="000D7BB1" w:rsidP="00F559DD">
            <w:pPr>
              <w:tabs>
                <w:tab w:val="left" w:pos="-720"/>
              </w:tabs>
              <w:suppressAutoHyphens/>
              <w:rPr>
                <w:spacing w:val="-2"/>
                <w:sz w:val="16"/>
                <w:szCs w:val="16"/>
              </w:rPr>
            </w:pPr>
            <w:r w:rsidRPr="00651C8A">
              <w:rPr>
                <w:spacing w:val="-2"/>
                <w:sz w:val="16"/>
                <w:szCs w:val="16"/>
              </w:rPr>
              <w:t>Signs:</w:t>
            </w:r>
          </w:p>
          <w:p w14:paraId="4380ADF3" w14:textId="77777777" w:rsidR="000D7BB1" w:rsidRPr="00651C8A" w:rsidRDefault="000D7BB1" w:rsidP="00F559DD">
            <w:pPr>
              <w:tabs>
                <w:tab w:val="left" w:pos="-720"/>
              </w:tabs>
              <w:suppressAutoHyphens/>
              <w:ind w:left="137"/>
              <w:rPr>
                <w:spacing w:val="-2"/>
                <w:sz w:val="16"/>
                <w:szCs w:val="16"/>
              </w:rPr>
            </w:pPr>
            <w:r w:rsidRPr="00651C8A">
              <w:rPr>
                <w:spacing w:val="-2"/>
                <w:sz w:val="16"/>
                <w:szCs w:val="16"/>
              </w:rPr>
              <w:t>Station Signs</w:t>
            </w:r>
          </w:p>
          <w:p w14:paraId="3A9E17B9"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kern w:val="2"/>
                <w:sz w:val="16"/>
              </w:rPr>
            </w:pPr>
            <w:r w:rsidRPr="00651C8A">
              <w:rPr>
                <w:kern w:val="2"/>
                <w:sz w:val="16"/>
              </w:rPr>
              <w:t>6 ft. lighted - installed on 12 ft. pole</w:t>
            </w:r>
          </w:p>
          <w:p w14:paraId="5E00E2E1"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kern w:val="2"/>
                <w:sz w:val="16"/>
              </w:rPr>
            </w:pPr>
            <w:r w:rsidRPr="00651C8A">
              <w:rPr>
                <w:kern w:val="2"/>
                <w:sz w:val="16"/>
              </w:rPr>
              <w:t>10 ft. lighted - installed on 16 ft. pole</w:t>
            </w:r>
          </w:p>
          <w:p w14:paraId="630CC74D" w14:textId="77777777" w:rsidR="000D7BB1" w:rsidRPr="00651C8A" w:rsidRDefault="000D7BB1" w:rsidP="00F559DD">
            <w:pPr>
              <w:tabs>
                <w:tab w:val="left" w:pos="-720"/>
              </w:tabs>
              <w:suppressAutoHyphens/>
              <w:ind w:left="137"/>
              <w:rPr>
                <w:spacing w:val="-2"/>
                <w:sz w:val="16"/>
                <w:szCs w:val="16"/>
              </w:rPr>
            </w:pPr>
            <w:r w:rsidRPr="00651C8A">
              <w:rPr>
                <w:spacing w:val="-2"/>
                <w:sz w:val="16"/>
                <w:szCs w:val="16"/>
              </w:rPr>
              <w:t>Attachment Signs (for station signs)</w:t>
            </w:r>
          </w:p>
          <w:p w14:paraId="7C46AE95"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kern w:val="2"/>
                <w:sz w:val="16"/>
              </w:rPr>
            </w:pPr>
            <w:r w:rsidRPr="00651C8A">
              <w:rPr>
                <w:kern w:val="2"/>
                <w:sz w:val="16"/>
              </w:rPr>
              <w:t>Lighted "self-serve" (4 x 11 ft.)</w:t>
            </w:r>
          </w:p>
          <w:p w14:paraId="3EA4939F"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kern w:val="2"/>
                <w:sz w:val="16"/>
              </w:rPr>
            </w:pPr>
            <w:r w:rsidRPr="00651C8A">
              <w:rPr>
                <w:kern w:val="2"/>
                <w:sz w:val="16"/>
              </w:rPr>
              <w:t>Lighted "pricing" (5 x 9 ft.)</w:t>
            </w:r>
          </w:p>
          <w:p w14:paraId="4AC02097" w14:textId="77777777" w:rsidR="000D7BB1" w:rsidRPr="00651C8A" w:rsidRDefault="000D7BB1" w:rsidP="00F559DD">
            <w:pPr>
              <w:tabs>
                <w:tab w:val="left" w:pos="-720"/>
              </w:tabs>
              <w:suppressAutoHyphens/>
              <w:ind w:left="137"/>
              <w:rPr>
                <w:spacing w:val="-2"/>
                <w:sz w:val="16"/>
                <w:szCs w:val="16"/>
              </w:rPr>
            </w:pPr>
            <w:r w:rsidRPr="00651C8A">
              <w:rPr>
                <w:spacing w:val="-2"/>
                <w:sz w:val="16"/>
                <w:szCs w:val="16"/>
              </w:rPr>
              <w:t>High Rise Signs - 16 ft. lighted - installed on:</w:t>
            </w:r>
          </w:p>
          <w:p w14:paraId="47AF14ED"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kern w:val="2"/>
                <w:sz w:val="16"/>
              </w:rPr>
            </w:pPr>
            <w:r w:rsidRPr="00651C8A">
              <w:rPr>
                <w:kern w:val="2"/>
                <w:sz w:val="16"/>
              </w:rPr>
              <w:t>1 pole</w:t>
            </w:r>
          </w:p>
          <w:p w14:paraId="22C29A4C"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kern w:val="2"/>
                <w:sz w:val="16"/>
              </w:rPr>
            </w:pPr>
            <w:r w:rsidRPr="00651C8A">
              <w:rPr>
                <w:kern w:val="2"/>
                <w:sz w:val="16"/>
              </w:rPr>
              <w:t>2 poles</w:t>
            </w:r>
          </w:p>
          <w:p w14:paraId="1EA6130E"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kern w:val="2"/>
                <w:sz w:val="16"/>
              </w:rPr>
            </w:pPr>
            <w:r w:rsidRPr="00651C8A">
              <w:rPr>
                <w:kern w:val="2"/>
                <w:sz w:val="16"/>
              </w:rPr>
              <w:t>3 poles</w:t>
            </w:r>
          </w:p>
          <w:p w14:paraId="6435B176" w14:textId="77777777" w:rsidR="000D7BB1" w:rsidRPr="00651C8A" w:rsidRDefault="000D7BB1" w:rsidP="00F559DD">
            <w:pPr>
              <w:tabs>
                <w:tab w:val="left" w:pos="-720"/>
              </w:tabs>
              <w:suppressAutoHyphens/>
              <w:ind w:left="137"/>
              <w:rPr>
                <w:spacing w:val="-2"/>
                <w:sz w:val="16"/>
                <w:szCs w:val="16"/>
              </w:rPr>
            </w:pPr>
            <w:r w:rsidRPr="00651C8A">
              <w:rPr>
                <w:spacing w:val="-2"/>
                <w:sz w:val="16"/>
                <w:szCs w:val="16"/>
              </w:rPr>
              <w:t>Attachment Signs (for high rise signs)</w:t>
            </w:r>
          </w:p>
          <w:p w14:paraId="7AE5F09A"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kern w:val="2"/>
                <w:sz w:val="16"/>
              </w:rPr>
            </w:pPr>
            <w:r w:rsidRPr="00651C8A">
              <w:rPr>
                <w:kern w:val="2"/>
                <w:sz w:val="16"/>
              </w:rPr>
              <w:t>Lighted "self-serve" (5 x 17 ft.)</w:t>
            </w:r>
          </w:p>
          <w:p w14:paraId="624C43FF"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432"/>
              <w:rPr>
                <w:spacing w:val="-2"/>
                <w:sz w:val="16"/>
                <w:szCs w:val="16"/>
              </w:rPr>
            </w:pPr>
            <w:r w:rsidRPr="00651C8A">
              <w:rPr>
                <w:kern w:val="2"/>
                <w:sz w:val="16"/>
              </w:rPr>
              <w:t>Lighted "pricing" (5 x 9 ft.)</w:t>
            </w:r>
            <w:r w:rsidRPr="00651C8A">
              <w:rPr>
                <w:spacing w:val="-2"/>
                <w:sz w:val="16"/>
                <w:szCs w:val="16"/>
              </w:rPr>
              <w:t xml:space="preserve"> </w:t>
            </w:r>
          </w:p>
        </w:tc>
        <w:tc>
          <w:tcPr>
            <w:tcW w:w="1170" w:type="dxa"/>
          </w:tcPr>
          <w:p w14:paraId="22D977D0" w14:textId="77777777" w:rsidR="000D7BB1"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p>
          <w:p w14:paraId="0BD628CD" w14:textId="77777777" w:rsidR="000D7BB1"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p>
          <w:p w14:paraId="31E809D4"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5,360</w:t>
            </w:r>
          </w:p>
          <w:p w14:paraId="2DCDDD30" w14:textId="77777777" w:rsidR="000D7BB1"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9,800</w:t>
            </w:r>
          </w:p>
          <w:p w14:paraId="4DAB45BD" w14:textId="77777777" w:rsidR="000D7BB1"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p>
          <w:p w14:paraId="3E9F528E"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4,470</w:t>
            </w:r>
          </w:p>
          <w:p w14:paraId="012EE4D6" w14:textId="77777777" w:rsidR="000D7BB1"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4,560</w:t>
            </w:r>
          </w:p>
          <w:p w14:paraId="7F0D91A6" w14:textId="77777777" w:rsidR="000D7BB1"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p>
          <w:p w14:paraId="46997814"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16,230</w:t>
            </w:r>
          </w:p>
          <w:p w14:paraId="08A07681"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21,240</w:t>
            </w:r>
          </w:p>
          <w:p w14:paraId="0EEEE12C" w14:textId="77777777" w:rsidR="000D7BB1"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23,760</w:t>
            </w:r>
          </w:p>
          <w:p w14:paraId="7D411233" w14:textId="77777777" w:rsidR="000D7BB1"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p>
          <w:p w14:paraId="446417BA"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8,630</w:t>
            </w:r>
          </w:p>
          <w:p w14:paraId="4EEF154F"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4,560</w:t>
            </w:r>
          </w:p>
        </w:tc>
      </w:tr>
      <w:tr w:rsidR="000D7BB1" w:rsidRPr="00651C8A" w14:paraId="2BE44FDA" w14:textId="77777777" w:rsidTr="00CB6F7A">
        <w:trPr>
          <w:cantSplit/>
          <w:jc w:val="center"/>
        </w:trPr>
        <w:tc>
          <w:tcPr>
            <w:tcW w:w="3816" w:type="dxa"/>
          </w:tcPr>
          <w:p w14:paraId="44410F01" w14:textId="77777777" w:rsidR="000D7BB1" w:rsidRPr="00651C8A" w:rsidRDefault="000D7BB1" w:rsidP="00F559DD">
            <w:pPr>
              <w:tabs>
                <w:tab w:val="left" w:pos="-720"/>
                <w:tab w:val="left" w:pos="0"/>
                <w:tab w:val="left" w:pos="720"/>
                <w:tab w:val="left" w:pos="1440"/>
              </w:tabs>
              <w:suppressAutoHyphens/>
              <w:rPr>
                <w:spacing w:val="-2"/>
                <w:sz w:val="16"/>
                <w:szCs w:val="16"/>
              </w:rPr>
            </w:pPr>
            <w:r w:rsidRPr="00651C8A">
              <w:rPr>
                <w:spacing w:val="-2"/>
                <w:sz w:val="16"/>
                <w:szCs w:val="16"/>
              </w:rPr>
              <w:t>Submerged Pumps—(used with remote control equipment, according to number used - per unit)</w:t>
            </w:r>
          </w:p>
        </w:tc>
        <w:tc>
          <w:tcPr>
            <w:tcW w:w="1170" w:type="dxa"/>
            <w:vAlign w:val="bottom"/>
          </w:tcPr>
          <w:p w14:paraId="0EE96C16"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4,790</w:t>
            </w:r>
          </w:p>
        </w:tc>
      </w:tr>
      <w:tr w:rsidR="000D7BB1" w:rsidRPr="00651C8A" w14:paraId="3F7DD7E8" w14:textId="77777777" w:rsidTr="00CB6F7A">
        <w:trPr>
          <w:cantSplit/>
          <w:jc w:val="center"/>
        </w:trPr>
        <w:tc>
          <w:tcPr>
            <w:tcW w:w="3816" w:type="dxa"/>
          </w:tcPr>
          <w:p w14:paraId="70D81916" w14:textId="77777777" w:rsidR="000D7BB1" w:rsidRPr="00651C8A" w:rsidRDefault="000D7BB1" w:rsidP="00F559DD">
            <w:pPr>
              <w:tabs>
                <w:tab w:val="left" w:pos="-720"/>
              </w:tabs>
              <w:suppressAutoHyphens/>
              <w:rPr>
                <w:spacing w:val="-2"/>
                <w:sz w:val="16"/>
                <w:szCs w:val="16"/>
              </w:rPr>
            </w:pPr>
            <w:r w:rsidRPr="00651C8A">
              <w:rPr>
                <w:spacing w:val="-2"/>
                <w:sz w:val="16"/>
                <w:szCs w:val="16"/>
              </w:rPr>
              <w:t>Tanks—(average for all tank sizes)</w:t>
            </w:r>
          </w:p>
          <w:p w14:paraId="2D47585B" w14:textId="77777777" w:rsidR="000D7BB1" w:rsidRPr="00651C8A" w:rsidRDefault="000D7BB1" w:rsidP="00F559DD">
            <w:pPr>
              <w:tabs>
                <w:tab w:val="left" w:pos="-720"/>
              </w:tabs>
              <w:suppressAutoHyphens/>
              <w:rPr>
                <w:spacing w:val="-2"/>
                <w:sz w:val="16"/>
                <w:szCs w:val="16"/>
              </w:rPr>
            </w:pPr>
            <w:r w:rsidRPr="00651C8A">
              <w:rPr>
                <w:spacing w:val="-2"/>
                <w:sz w:val="16"/>
                <w:szCs w:val="16"/>
              </w:rPr>
              <w:t>Underground - per gallon</w:t>
            </w:r>
          </w:p>
        </w:tc>
        <w:tc>
          <w:tcPr>
            <w:tcW w:w="1170" w:type="dxa"/>
            <w:vAlign w:val="bottom"/>
          </w:tcPr>
          <w:p w14:paraId="25155C2C" w14:textId="77777777" w:rsidR="000D7BB1" w:rsidRPr="00651C8A" w:rsidRDefault="000D7BB1"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44"/>
              <w:jc w:val="center"/>
              <w:rPr>
                <w:kern w:val="2"/>
                <w:sz w:val="16"/>
              </w:rPr>
            </w:pPr>
            <w:r w:rsidRPr="00651C8A">
              <w:rPr>
                <w:kern w:val="2"/>
                <w:sz w:val="16"/>
              </w:rPr>
              <w:t>2.80</w:t>
            </w:r>
          </w:p>
        </w:tc>
      </w:tr>
    </w:tbl>
    <w:p w14:paraId="59D0A38A" w14:textId="77777777" w:rsidR="000D7BB1" w:rsidRPr="00B05055" w:rsidRDefault="000D7BB1" w:rsidP="000D7BB1">
      <w:pPr>
        <w:pStyle w:val="RegDoubleIndent"/>
        <w:rPr>
          <w:sz w:val="16"/>
          <w:szCs w:val="16"/>
        </w:rPr>
      </w:pPr>
      <w:r w:rsidRPr="00B05055">
        <w:rPr>
          <w:sz w:val="16"/>
          <w:szCs w:val="16"/>
        </w:rPr>
        <w:t>NOTE: The above represents the cost-new value of modern stations and self-service marketing equipment. Other costs associated with such equipment are included in improvements. Old style stations and equipment should be assessed on an individual basis, at the discretion of the tax assessor, when evidence is furnished to substantiate such action.</w:t>
      </w:r>
    </w:p>
    <w:p w14:paraId="341ED12E" w14:textId="77777777" w:rsidR="000D7BB1" w:rsidRDefault="000D7BB1" w:rsidP="000D7BB1">
      <w:pPr>
        <w:pStyle w:val="RegDoubleIndent"/>
        <w:rPr>
          <w:sz w:val="16"/>
          <w:szCs w:val="16"/>
        </w:rPr>
      </w:pPr>
      <w:r w:rsidRPr="00B05055">
        <w:rPr>
          <w:sz w:val="16"/>
          <w:szCs w:val="16"/>
        </w:rPr>
        <w:t>*This alternative assessment procedure should be used only when acquisition cost and age are unknown or unavailable. Otherwise, see general business section (Chapter 25) for normal assessment procedure.</w:t>
      </w:r>
    </w:p>
    <w:p w14:paraId="0687A246" w14:textId="77777777" w:rsidR="002176B7" w:rsidRPr="002D02CC" w:rsidRDefault="002176B7" w:rsidP="002176B7">
      <w:pPr>
        <w:pStyle w:val="RegDoubleIndent"/>
        <w:rPr>
          <w:sz w:val="16"/>
          <w:szCs w:val="16"/>
        </w:rPr>
      </w:pPr>
    </w:p>
    <w:p w14:paraId="1C690464" w14:textId="77777777" w:rsidR="00A23300" w:rsidRDefault="00D62F24" w:rsidP="00F61DEC">
      <w:pPr>
        <w:pStyle w:val="AuthorityNote"/>
      </w:pPr>
      <w:r w:rsidRPr="005B3940">
        <w:t>AUTHORITY NOTE:</w:t>
      </w:r>
      <w:r w:rsidRPr="005B3940">
        <w:tab/>
        <w:t>Promulgated in accordance with R.S. 47:1837 and R.S. 47:2326.</w:t>
      </w:r>
    </w:p>
    <w:p w14:paraId="056EA141" w14:textId="77777777" w:rsidR="000D7BB1" w:rsidRPr="00651C8A" w:rsidRDefault="009E03D9" w:rsidP="000D7BB1">
      <w:pPr>
        <w:pStyle w:val="HistoricalNote"/>
      </w:pPr>
      <w:r w:rsidRPr="0063022D">
        <w:t>HISTORICAL NOTE:</w:t>
      </w:r>
      <w:r>
        <w:tab/>
      </w:r>
      <w:r w:rsidRPr="0063022D">
        <w:t>Promulgated by the Department of Revenue and Taxation, Tax Commission, LR 8:102 (February 1982), amended LR 12:36 (January 1986), LR 13:188 (March 1987), LR 13:764 (December 1987), LR 14:872 (December 1988), LR 15:1097 (December 1989), LR 16:1063 (December 1990), LR 17:1213 (December 1991), LR 19:212 (February 1993), LR 20:198 (February 1994), LR 21:186 (February 1995), LR 22:117 (February 1996), LR 23:205 (February 1997), amended by the Department of Revenue, Tax Commission</w:t>
      </w:r>
      <w:r>
        <w:t>,</w:t>
      </w:r>
      <w:r w:rsidRPr="0063022D">
        <w:t xml:space="preserve"> LR 24:480 (March 1998), LR 25:313 (February 1999), LR 26:507 (March 2000), LR 27:425 (March 2001), LR 28:518 (March 2002), LR 29:368 (March 2003), LR 30:488 (March 2004), LR 31:717 (March 2005), LR 32:431 (March 2006), LR 33:</w:t>
      </w:r>
      <w:r>
        <w:t>492</w:t>
      </w:r>
      <w:r w:rsidR="004562D7">
        <w:t xml:space="preserve"> (Marc</w:t>
      </w:r>
      <w:r w:rsidR="007015AF">
        <w:t>h 2007), LR 34:679 (April 2008), LR 35:495 (March 2009)</w:t>
      </w:r>
      <w:r w:rsidR="003D32D5">
        <w:t>, LR 36:773 (April 2010)</w:t>
      </w:r>
      <w:r w:rsidR="00446430">
        <w:t xml:space="preserve">, </w:t>
      </w:r>
      <w:r w:rsidR="00CF544E" w:rsidRPr="004943A3">
        <w:t xml:space="preserve">amended by the </w:t>
      </w:r>
      <w:r w:rsidR="00CF544E">
        <w:t xml:space="preserve">Office of the Governor, </w:t>
      </w:r>
      <w:r w:rsidR="00CF544E" w:rsidRPr="004943A3">
        <w:t>Division of Administration, Tax Commission,</w:t>
      </w:r>
      <w:r w:rsidR="00CF544E">
        <w:t xml:space="preserve"> </w:t>
      </w:r>
      <w:r w:rsidR="00446430" w:rsidRPr="00CF564B">
        <w:t>LR 37:</w:t>
      </w:r>
      <w:r w:rsidR="00446430">
        <w:t>1395</w:t>
      </w:r>
      <w:r w:rsidR="00446430" w:rsidRPr="00CF564B">
        <w:t xml:space="preserve"> (May 2011)</w:t>
      </w:r>
      <w:r w:rsidR="002C51C9">
        <w:t xml:space="preserve">, </w:t>
      </w:r>
      <w:r w:rsidR="002C51C9" w:rsidRPr="004943A3">
        <w:t>LR 38:</w:t>
      </w:r>
      <w:r w:rsidR="00102026">
        <w:t xml:space="preserve">803 (March 2012), </w:t>
      </w:r>
      <w:r w:rsidR="00D62F24">
        <w:t>LR 39:490 (March 2013), LR 40:531 (March 2014</w:t>
      </w:r>
      <w:r w:rsidR="000740E3">
        <w:t>), LR 41:673 (Ap</w:t>
      </w:r>
      <w:r w:rsidR="00F061D8">
        <w:t>ril 2015), LR 42:746 (Ma</w:t>
      </w:r>
      <w:r w:rsidR="00B066A0">
        <w:t>y 2016), LR 43:653 (Apri</w:t>
      </w:r>
      <w:r w:rsidR="00A740C7">
        <w:t>l 2017), LR 44:580 (March 2018), rep</w:t>
      </w:r>
      <w:r w:rsidR="0051044E">
        <w:t xml:space="preserve">romulgated LR 44:917 (May 2018), </w:t>
      </w:r>
      <w:r w:rsidR="0051044E" w:rsidRPr="00AE2955">
        <w:t>LR 45:</w:t>
      </w:r>
      <w:r w:rsidR="0051044E">
        <w:t>534</w:t>
      </w:r>
      <w:r w:rsidR="0051044E" w:rsidRPr="00AE2955">
        <w:t xml:space="preserve"> (April 2019)</w:t>
      </w:r>
      <w:r w:rsidR="00CB7693" w:rsidRPr="002F6019">
        <w:t xml:space="preserve">, </w:t>
      </w:r>
      <w:r w:rsidR="00CB7693">
        <w:t>LR 46:561 (April 2020)</w:t>
      </w:r>
      <w:r w:rsidR="00757DBF" w:rsidRPr="00F316D1">
        <w:t>, LR 47:</w:t>
      </w:r>
      <w:r w:rsidR="00757DBF">
        <w:t>465 (April 2021</w:t>
      </w:r>
      <w:r w:rsidR="00CE6D93">
        <w:t>), LR 48:15</w:t>
      </w:r>
      <w:r w:rsidR="001C0ACF">
        <w:t>23 (June 2022),</w:t>
      </w:r>
      <w:r w:rsidR="001C0ACF" w:rsidRPr="001C0ACF">
        <w:rPr>
          <w:kern w:val="0"/>
          <w:sz w:val="20"/>
        </w:rPr>
        <w:t xml:space="preserve"> </w:t>
      </w:r>
      <w:r w:rsidR="001C0ACF" w:rsidRPr="001C0ACF">
        <w:t>LR 49:1049 (June 2023</w:t>
      </w:r>
      <w:r w:rsidR="00F61DEC">
        <w:t>), LR 50:3</w:t>
      </w:r>
      <w:r w:rsidR="00272F34">
        <w:t>61</w:t>
      </w:r>
      <w:r w:rsidR="002176B7">
        <w:t xml:space="preserve"> (March 2024), LR 51:384 (March 2025)</w:t>
      </w:r>
      <w:r w:rsidR="000D7BB1">
        <w:t>, LR 52:962 (June 2026).</w:t>
      </w:r>
    </w:p>
    <w:p w14:paraId="6285688A" w14:textId="77777777" w:rsidR="001C0ACF" w:rsidRPr="007B2525" w:rsidRDefault="001C0ACF" w:rsidP="001C0ACF">
      <w:pPr>
        <w:pStyle w:val="Chapter"/>
      </w:pPr>
      <w:bookmarkStart w:id="2067" w:name="TOC_Chap95"/>
      <w:bookmarkStart w:id="2068" w:name="_Toc233690246"/>
      <w:bookmarkStart w:id="2069" w:name="_Toc234030830"/>
      <w:bookmarkStart w:id="2070" w:name="_Toc243721456"/>
      <w:bookmarkStart w:id="2071" w:name="_Toc259619703"/>
      <w:bookmarkStart w:id="2072" w:name="_Toc262718789"/>
      <w:bookmarkStart w:id="2073" w:name="_Toc275165562"/>
      <w:bookmarkStart w:id="2074" w:name="_Toc238197876"/>
      <w:r w:rsidRPr="007B2525">
        <w:t>Chapter 10.</w:t>
      </w:r>
      <w:r w:rsidRPr="007B2525">
        <w:tab/>
        <w:t>Brine Operation Properties</w:t>
      </w:r>
      <w:bookmarkEnd w:id="2074"/>
    </w:p>
    <w:p w14:paraId="3308707E" w14:textId="77777777" w:rsidR="001C0ACF" w:rsidRPr="007B2525" w:rsidRDefault="001C0ACF" w:rsidP="001C0ACF">
      <w:pPr>
        <w:pStyle w:val="Section"/>
      </w:pPr>
      <w:bookmarkStart w:id="2075" w:name="_Toc238197877"/>
      <w:r w:rsidRPr="007B2525">
        <w:t>§1001.</w:t>
      </w:r>
      <w:r w:rsidRPr="007B2525">
        <w:tab/>
        <w:t>Guidelines for Ascertaining the Fair Market Value of Brine Operation Properties</w:t>
      </w:r>
      <w:bookmarkEnd w:id="2075"/>
    </w:p>
    <w:p w14:paraId="65D05D00" w14:textId="77777777" w:rsidR="001C0ACF" w:rsidRPr="007B2525" w:rsidRDefault="001C0ACF" w:rsidP="001C0ACF">
      <w:pPr>
        <w:pStyle w:val="A"/>
      </w:pPr>
      <w:r w:rsidRPr="007B2525">
        <w:t>A.</w:t>
      </w:r>
      <w:r w:rsidRPr="007B2525">
        <w:tab/>
        <w:t xml:space="preserve">The assessment of brine operation properties shall be made in accordance with the Louisiana Constitution of 1974, Article VII, Section 18, and in accordance with guidelines </w:t>
      </w:r>
      <w:r w:rsidRPr="007B2525">
        <w:lastRenderedPageBreak/>
        <w:t>adopted by the Tax Commission and applied uniformly throughout the state.</w:t>
      </w:r>
    </w:p>
    <w:p w14:paraId="058CB0EE" w14:textId="77777777" w:rsidR="001C0ACF" w:rsidRPr="007B2525" w:rsidRDefault="001C0ACF" w:rsidP="001C0ACF">
      <w:pPr>
        <w:pStyle w:val="A"/>
      </w:pPr>
      <w:r w:rsidRPr="007B2525">
        <w:t>B.</w:t>
      </w:r>
      <w:r w:rsidRPr="007B2525">
        <w:tab/>
        <w:t>The Well</w:t>
      </w:r>
    </w:p>
    <w:p w14:paraId="016C4B78" w14:textId="77777777" w:rsidR="001C0ACF" w:rsidRPr="007B2525" w:rsidRDefault="001C0ACF" w:rsidP="001C0ACF">
      <w:pPr>
        <w:pStyle w:val="1"/>
      </w:pPr>
      <w:r w:rsidRPr="007B2525">
        <w:t>1.</w:t>
      </w:r>
      <w:r w:rsidRPr="007B2525">
        <w:tab/>
        <w:t>The well includes all the equipment and any other taxable property located below the wellhead, as well as the casinghead, wellhead and/or xmas tree.</w:t>
      </w:r>
    </w:p>
    <w:p w14:paraId="3297E621" w14:textId="77777777" w:rsidR="001C0ACF" w:rsidRPr="007B2525" w:rsidRDefault="001C0ACF" w:rsidP="001C0ACF">
      <w:pPr>
        <w:pStyle w:val="1"/>
      </w:pPr>
      <w:r w:rsidRPr="007B2525">
        <w:t>2.</w:t>
      </w:r>
      <w:r w:rsidRPr="007B2525">
        <w:tab/>
        <w:t>Each string of casing runs from the surface down. There will always be at least two sizes of casing; the surface pipe which seals off freshwater zones, and the production string. The larger surface pipe usually extends only a few feet, depending on the depth of usable underground water, while the small production string extends to the depth of the brine operation formations. However, in some wells, and, in particular the deeper wells, it may be necessary to set more than two strings of casing, each of which extends to a specific depth.</w:t>
      </w:r>
    </w:p>
    <w:p w14:paraId="086447ED" w14:textId="77777777" w:rsidR="001C0ACF" w:rsidRPr="007B2525" w:rsidRDefault="001C0ACF" w:rsidP="001C0ACF">
      <w:pPr>
        <w:pStyle w:val="1"/>
      </w:pPr>
      <w:r w:rsidRPr="007B2525">
        <w:t>3.</w:t>
      </w:r>
      <w:r w:rsidRPr="007B2525">
        <w:tab/>
        <w:t>Each well is assessed in accordance with guidelines establishing "fair market value".</w:t>
      </w:r>
    </w:p>
    <w:p w14:paraId="0A27F61A" w14:textId="77777777" w:rsidR="00F61DEC" w:rsidRPr="005A3A32" w:rsidRDefault="001C0ACF" w:rsidP="00F61DEC">
      <w:pPr>
        <w:pStyle w:val="A"/>
      </w:pPr>
      <w:r w:rsidRPr="007B2525">
        <w:t>C.</w:t>
      </w:r>
      <w:r w:rsidRPr="007B2525">
        <w:tab/>
      </w:r>
      <w:r w:rsidR="00F61DEC" w:rsidRPr="005A3A32">
        <w:t>Explanations</w:t>
      </w:r>
    </w:p>
    <w:p w14:paraId="3A18F89C" w14:textId="77777777" w:rsidR="00F61DEC" w:rsidRPr="005A3A32" w:rsidRDefault="00F61DEC" w:rsidP="00F61DEC">
      <w:pPr>
        <w:pStyle w:val="1"/>
      </w:pPr>
      <w:r w:rsidRPr="005A3A32">
        <w:rPr>
          <w:i/>
        </w:rPr>
        <w:t>Inactive Wells</w:t>
      </w:r>
      <w:r w:rsidRPr="005A3A32">
        <w:t>—wells that are shut-in. Shut-in status becomes effective on the date the application for shut-in status is filed, consistent with the Louisiana Office of Conservation requirements.</w:t>
      </w:r>
    </w:p>
    <w:p w14:paraId="6B063A7E" w14:textId="77777777" w:rsidR="00F61DEC" w:rsidRPr="005A3A32" w:rsidRDefault="00F61DEC" w:rsidP="00F61DEC">
      <w:pPr>
        <w:pStyle w:val="1"/>
      </w:pPr>
      <w:r w:rsidRPr="005A3A32">
        <w:rPr>
          <w:i/>
        </w:rPr>
        <w:t>Injection Wells</w:t>
      </w:r>
      <w:r w:rsidRPr="005A3A32">
        <w:t>—wells completed as single, or wells reclassified by the Louisiana Office of Conservation after a conversion of another well. Wells are used for water injection or for disposal wells.</w:t>
      </w:r>
    </w:p>
    <w:p w14:paraId="68FEF6BF" w14:textId="77777777" w:rsidR="00F61DEC" w:rsidRPr="005A3A32" w:rsidRDefault="00F61DEC" w:rsidP="00F61DEC">
      <w:pPr>
        <w:pStyle w:val="1"/>
      </w:pPr>
      <w:r w:rsidRPr="005A3A32">
        <w:rPr>
          <w:i/>
        </w:rPr>
        <w:t>Production Depth</w:t>
      </w:r>
      <w:r w:rsidRPr="005A3A32">
        <w:t>—is the depth in feet from the surface to the end of the inner-most long-string casing set into the salt dome.</w:t>
      </w:r>
    </w:p>
    <w:p w14:paraId="184CEAB6" w14:textId="77777777" w:rsidR="00F61DEC" w:rsidRPr="005A3A32" w:rsidRDefault="00F61DEC" w:rsidP="00F61DEC">
      <w:pPr>
        <w:pStyle w:val="1"/>
      </w:pPr>
      <w:r w:rsidRPr="005A3A32">
        <w:rPr>
          <w:i/>
        </w:rPr>
        <w:t>Brine Operation Wells</w:t>
      </w:r>
      <w:r w:rsidRPr="005A3A32">
        <w:t>—wells used to inject fluid into a subsurface salt formation for the purpose of extracting a brine-laden solution which is then further processed at separate surface facilities for production of salt. This type of well is categorized as Class III for underground injection control (UIC) regulatory purposes. The term “brine mining well” does not include a well used to inject fluid for the purpose of disposal of waste or leaching a cavern for the underground storage of hydrocarbons or other products.</w:t>
      </w:r>
    </w:p>
    <w:p w14:paraId="59D4FC1E" w14:textId="77777777" w:rsidR="001C0ACF" w:rsidRPr="007B2525" w:rsidRDefault="00F61DEC" w:rsidP="00F61DEC">
      <w:pPr>
        <w:pStyle w:val="1"/>
      </w:pPr>
      <w:r w:rsidRPr="005A3A32">
        <w:rPr>
          <w:i/>
        </w:rPr>
        <w:t>Service Wells</w:t>
      </w:r>
      <w:r w:rsidRPr="005A3A32">
        <w:t>—wells used for ancillary non-income producing purposes such as water source wells or injection of fluid for the purpose of disposal of brine waste.</w:t>
      </w:r>
    </w:p>
    <w:p w14:paraId="5AD8E6FC" w14:textId="77777777" w:rsidR="001C0ACF" w:rsidRPr="007B2525" w:rsidRDefault="001C0ACF" w:rsidP="001C0ACF">
      <w:pPr>
        <w:pStyle w:val="A"/>
      </w:pPr>
      <w:r w:rsidRPr="007B2525">
        <w:t>D.</w:t>
      </w:r>
      <w:r w:rsidRPr="007B2525">
        <w:tab/>
        <w:t>Well Fair Market Value Classifications. Each individual well must be listed separately by ward, field name and Louisiana Office of Conservation field code number, location (Sec.-Twp.-Range), lease name, well serial number, lease well number, well type and production depth (active lower perforation of each zone), in accordance with guidelines established by the Tax Commission.</w:t>
      </w:r>
    </w:p>
    <w:p w14:paraId="4E223474" w14:textId="77777777" w:rsidR="001C0ACF" w:rsidRPr="007B2525" w:rsidRDefault="001C0ACF" w:rsidP="001C0ACF">
      <w:pPr>
        <w:pStyle w:val="A"/>
      </w:pPr>
      <w:r w:rsidRPr="007B2525">
        <w:t>E.</w:t>
      </w:r>
      <w:r w:rsidRPr="007B2525">
        <w:tab/>
        <w:t xml:space="preserve">Permanently Abandoned Wells. Must be reported only the first tax year after abandonment, however, no assessment shall be made on such well. A PandA permit number, issued by the Louisiana Office of Conservation, must be provided. A copy of the PandA report (Conservation Form # PandA) may </w:t>
      </w:r>
      <w:r w:rsidRPr="007B2525">
        <w:t>be requested of the taxpayer, if necessary. A work permit or well history report is not acceptable.</w:t>
      </w:r>
    </w:p>
    <w:p w14:paraId="114316FE" w14:textId="77777777" w:rsidR="001C0ACF" w:rsidRPr="007B2525" w:rsidRDefault="001C0ACF" w:rsidP="001C0ACF">
      <w:pPr>
        <w:pStyle w:val="AuthorityNote"/>
      </w:pPr>
      <w:r w:rsidRPr="007B2525">
        <w:t>AUTHORITY NOTE:</w:t>
      </w:r>
      <w:r w:rsidRPr="007B2525">
        <w:tab/>
        <w:t>Promulgated in accordance with R.S. 47:1837 and R.S. 47:2323.</w:t>
      </w:r>
    </w:p>
    <w:p w14:paraId="55D5C160" w14:textId="77777777" w:rsidR="001C0ACF" w:rsidRPr="007B2525" w:rsidRDefault="001C0ACF" w:rsidP="001C0ACF">
      <w:pPr>
        <w:pStyle w:val="HistoricalNote"/>
      </w:pPr>
      <w:r w:rsidRPr="007B2525">
        <w:t>HISTORICAL NOTE:</w:t>
      </w:r>
      <w:r w:rsidRPr="007B2525">
        <w:tab/>
        <w:t xml:space="preserve">Promulgated by the Office of the Governor, Division of Administration, Tax Commission, </w:t>
      </w:r>
      <w:r>
        <w:t>LR 49:1055 (June 2023</w:t>
      </w:r>
      <w:r w:rsidR="00F61DEC" w:rsidRPr="005A3A32">
        <w:t>)</w:t>
      </w:r>
      <w:r w:rsidR="00F61DEC">
        <w:t>, amended LR 50:3</w:t>
      </w:r>
      <w:r w:rsidR="00272F34">
        <w:t>67</w:t>
      </w:r>
      <w:r w:rsidR="00F61DEC">
        <w:t xml:space="preserve"> (March 2024).</w:t>
      </w:r>
    </w:p>
    <w:p w14:paraId="04685513" w14:textId="77777777" w:rsidR="001C0ACF" w:rsidRPr="007B2525" w:rsidRDefault="001C0ACF" w:rsidP="001C0ACF">
      <w:pPr>
        <w:pStyle w:val="Section"/>
      </w:pPr>
      <w:bookmarkStart w:id="2076" w:name="_Toc238197878"/>
      <w:r w:rsidRPr="007B2525">
        <w:t>§1003.</w:t>
      </w:r>
      <w:r w:rsidRPr="007B2525">
        <w:tab/>
        <w:t>Instructions for Reporting Brine Operation Properties</w:t>
      </w:r>
      <w:bookmarkEnd w:id="2076"/>
    </w:p>
    <w:p w14:paraId="31945B2C" w14:textId="77777777" w:rsidR="001C0ACF" w:rsidRPr="007B2525" w:rsidRDefault="001C0ACF" w:rsidP="001C0ACF">
      <w:pPr>
        <w:pStyle w:val="A"/>
      </w:pPr>
      <w:r w:rsidRPr="007B2525">
        <w:t>A.</w:t>
      </w:r>
      <w:r w:rsidRPr="007B2525">
        <w:tab/>
        <w:t>A separate LAT-10 form is used for each lease or facility. An attachment in lieu of the form is permitted only if information is in the same sequence. The LAT-10 form may be reproduced and used as an attachment; however, all attachments must be properly identified and attached to the original.</w:t>
      </w:r>
    </w:p>
    <w:p w14:paraId="237A7357" w14:textId="77777777" w:rsidR="001C0ACF" w:rsidRPr="007B2525" w:rsidRDefault="001C0ACF" w:rsidP="001C0ACF">
      <w:pPr>
        <w:pStyle w:val="1"/>
      </w:pPr>
      <w:r w:rsidRPr="007B2525">
        <w:t>1.</w:t>
      </w:r>
      <w:r w:rsidRPr="007B2525">
        <w:tab/>
        <w:t>Wells under the same assessment number are required to be listed in serial number order.</w:t>
      </w:r>
    </w:p>
    <w:p w14:paraId="2BA7879B" w14:textId="77777777" w:rsidR="001C0ACF" w:rsidRPr="007B2525" w:rsidRDefault="001C0ACF" w:rsidP="001C0ACF">
      <w:pPr>
        <w:pStyle w:val="1"/>
      </w:pPr>
      <w:r w:rsidRPr="007B2525">
        <w:t>2.</w:t>
      </w:r>
      <w:r w:rsidRPr="007B2525">
        <w:tab/>
        <w:t>All additional supporting documentation is recommended to be listed in serial number order.</w:t>
      </w:r>
    </w:p>
    <w:p w14:paraId="550A0539" w14:textId="77777777" w:rsidR="001C0ACF" w:rsidRPr="007B2525" w:rsidRDefault="001C0ACF" w:rsidP="001C0ACF">
      <w:pPr>
        <w:pStyle w:val="A"/>
      </w:pPr>
      <w:r w:rsidRPr="007B2525">
        <w:t>B.</w:t>
      </w:r>
      <w:r w:rsidRPr="007B2525">
        <w:tab/>
        <w:t>For operations with more than one lease or facility in any one field (by ward), the following will be permitted:</w:t>
      </w:r>
    </w:p>
    <w:p w14:paraId="7C773338" w14:textId="77777777" w:rsidR="001C0ACF" w:rsidRPr="007B2525" w:rsidRDefault="001C0ACF" w:rsidP="001C0ACF">
      <w:pPr>
        <w:pStyle w:val="1"/>
      </w:pPr>
      <w:r w:rsidRPr="007B2525">
        <w:t>1.</w:t>
      </w:r>
      <w:r w:rsidRPr="007B2525">
        <w:tab/>
        <w:t>furnish an original LAT-10 showing parish, ward, and field with notation that attachments are made. Only this form needs date and signature;</w:t>
      </w:r>
    </w:p>
    <w:p w14:paraId="03F4F18B" w14:textId="77777777" w:rsidR="001C0ACF" w:rsidRPr="007B2525" w:rsidRDefault="001C0ACF" w:rsidP="001C0ACF">
      <w:pPr>
        <w:pStyle w:val="1"/>
      </w:pPr>
      <w:r w:rsidRPr="007B2525">
        <w:t>2.</w:t>
      </w:r>
      <w:r w:rsidRPr="007B2525">
        <w:tab/>
        <w:t>furnish separate attachment(s) (as stated above) for each lease or facility;</w:t>
      </w:r>
    </w:p>
    <w:p w14:paraId="66E32142" w14:textId="77777777" w:rsidR="001C0ACF" w:rsidRPr="007B2525" w:rsidRDefault="001C0ACF" w:rsidP="001C0ACF">
      <w:pPr>
        <w:pStyle w:val="1"/>
      </w:pPr>
      <w:r w:rsidRPr="007B2525">
        <w:t>3.</w:t>
      </w:r>
      <w:r w:rsidRPr="007B2525">
        <w:tab/>
        <w:t>total each attachment, by property classes and summarize;</w:t>
      </w:r>
    </w:p>
    <w:p w14:paraId="327FD0EC" w14:textId="77777777" w:rsidR="001C0ACF" w:rsidRPr="007B2525" w:rsidRDefault="001C0ACF" w:rsidP="001C0ACF">
      <w:pPr>
        <w:pStyle w:val="1"/>
      </w:pPr>
      <w:r w:rsidRPr="007B2525">
        <w:t>4.</w:t>
      </w:r>
      <w:r w:rsidRPr="007B2525">
        <w:tab/>
        <w:t>summary of all attachments, by property classes, may be on an attachment or in the space provided on the original.</w:t>
      </w:r>
    </w:p>
    <w:p w14:paraId="6C7EAF72" w14:textId="77777777" w:rsidR="001C0ACF" w:rsidRPr="007B2525" w:rsidRDefault="001C0ACF" w:rsidP="001C0ACF">
      <w:pPr>
        <w:pStyle w:val="AuthorityNote"/>
      </w:pPr>
      <w:r w:rsidRPr="007B2525">
        <w:t>AUTHORITY NOTE:</w:t>
      </w:r>
      <w:r w:rsidRPr="007B2525">
        <w:tab/>
        <w:t>Promulgated in accordance with R.S. 47:1837 and R.S. 47:2326.</w:t>
      </w:r>
    </w:p>
    <w:p w14:paraId="531D8DB7" w14:textId="77777777" w:rsidR="001C0ACF" w:rsidRPr="007B2525" w:rsidRDefault="001C0ACF" w:rsidP="001C0ACF">
      <w:pPr>
        <w:pStyle w:val="HistoricalNote"/>
      </w:pPr>
      <w:r w:rsidRPr="007B2525">
        <w:t>HISTORICAL NOTE:</w:t>
      </w:r>
      <w:r w:rsidRPr="007B2525">
        <w:tab/>
        <w:t xml:space="preserve">Promulgated by the Office of the Governor, Division of Administration, Tax Commission, </w:t>
      </w:r>
      <w:r>
        <w:t>LR 49:1055 (June 2023).</w:t>
      </w:r>
    </w:p>
    <w:p w14:paraId="2FD29580" w14:textId="77777777" w:rsidR="001C0ACF" w:rsidRPr="007B2525" w:rsidRDefault="001C0ACF" w:rsidP="001C0ACF">
      <w:pPr>
        <w:pStyle w:val="Section"/>
      </w:pPr>
      <w:bookmarkStart w:id="2077" w:name="_Toc238197879"/>
      <w:r w:rsidRPr="007B2525">
        <w:t>§1005.</w:t>
      </w:r>
      <w:r w:rsidRPr="007B2525">
        <w:tab/>
        <w:t>Reporting Procedures</w:t>
      </w:r>
      <w:bookmarkEnd w:id="2077"/>
    </w:p>
    <w:p w14:paraId="3CBE182E" w14:textId="77777777" w:rsidR="001C0ACF" w:rsidRPr="007B2525" w:rsidRDefault="001C0ACF" w:rsidP="001C0ACF">
      <w:pPr>
        <w:pStyle w:val="A"/>
      </w:pPr>
      <w:r w:rsidRPr="007B2525">
        <w:t>A.</w:t>
      </w:r>
      <w:r w:rsidRPr="007B2525">
        <w:tab/>
        <w:t>Brine Operation Wells—Property Class #1—see guidelines adopted by the Louisiana Tax Commission and report in accordance with form requirements or as outlined above.</w:t>
      </w:r>
    </w:p>
    <w:p w14:paraId="63B27DE4" w14:textId="77777777" w:rsidR="001C0ACF" w:rsidRPr="007B2525" w:rsidRDefault="001C0ACF" w:rsidP="001C0ACF">
      <w:pPr>
        <w:pStyle w:val="A"/>
      </w:pPr>
      <w:r w:rsidRPr="007B2525">
        <w:t>B.</w:t>
      </w:r>
      <w:r w:rsidRPr="007B2525">
        <w:tab/>
        <w:t>Surface Equipment</w:t>
      </w:r>
    </w:p>
    <w:p w14:paraId="51948438" w14:textId="77777777" w:rsidR="001C0ACF" w:rsidRPr="007B2525" w:rsidRDefault="001C0ACF" w:rsidP="001C0ACF">
      <w:pPr>
        <w:pStyle w:val="1"/>
      </w:pPr>
      <w:r w:rsidRPr="007B2525">
        <w:rPr>
          <w:spacing w:val="-3"/>
        </w:rPr>
        <w:t>1.</w:t>
      </w:r>
      <w:r w:rsidRPr="007B2525">
        <w:rPr>
          <w:spacing w:val="-3"/>
        </w:rPr>
        <w:tab/>
        <w:t xml:space="preserve">See guidelines adopted by the Louisiana Tax </w:t>
      </w:r>
      <w:r w:rsidRPr="007B2525">
        <w:t>Commission. Various sizes, items, etc. may not be commingled into one category or value. Property must be grouped, totaled, and included in summary according to the following property classes:</w:t>
      </w:r>
    </w:p>
    <w:p w14:paraId="49A143DE" w14:textId="77777777" w:rsidR="001C0ACF" w:rsidRPr="007B2525" w:rsidRDefault="001C0ACF" w:rsidP="001C0ACF">
      <w:pPr>
        <w:pStyle w:val="1"/>
      </w:pPr>
      <w:r w:rsidRPr="007B2525">
        <w:t>2.</w:t>
      </w:r>
      <w:r w:rsidRPr="007B2525">
        <w:tab/>
        <w:t xml:space="preserve">Property Class #2—Process Equipment—major items of equipment are shown as a schedule item. For other equipment (not included as a schedule item), year of construction or purchase, original cost and composite multiplier must be shown and used to determine fair market </w:t>
      </w:r>
      <w:r w:rsidRPr="007B2525">
        <w:lastRenderedPageBreak/>
        <w:t>value. Refer to composite multipliers in the general business section (Chapter 25) of these guidelines.</w:t>
      </w:r>
    </w:p>
    <w:p w14:paraId="4AB5683A" w14:textId="77777777" w:rsidR="001C0ACF" w:rsidRPr="007B2525" w:rsidRDefault="001C0ACF" w:rsidP="001C0ACF">
      <w:pPr>
        <w:pStyle w:val="1"/>
      </w:pPr>
      <w:r w:rsidRPr="007B2525">
        <w:t>3.</w:t>
      </w:r>
      <w:r w:rsidRPr="007B2525">
        <w:tab/>
        <w:t>Property Class #3—Tanks—see schedule for type, size, unit cost, etc.</w:t>
      </w:r>
    </w:p>
    <w:p w14:paraId="2C6C44F9" w14:textId="77777777" w:rsidR="001C0ACF" w:rsidRPr="007B2525" w:rsidRDefault="001C0ACF" w:rsidP="001C0ACF">
      <w:pPr>
        <w:pStyle w:val="1"/>
      </w:pPr>
      <w:r w:rsidRPr="007B2525">
        <w:t>4.</w:t>
      </w:r>
      <w:r w:rsidRPr="007B2525">
        <w:tab/>
        <w:t>Property Class #4—Lease Lines</w:t>
      </w:r>
    </w:p>
    <w:p w14:paraId="509EDE5F" w14:textId="77777777" w:rsidR="001C0ACF" w:rsidRPr="007B2525" w:rsidRDefault="001C0ACF" w:rsidP="001C0ACF">
      <w:pPr>
        <w:pStyle w:val="a0"/>
      </w:pPr>
      <w:r w:rsidRPr="007B2525">
        <w:t>a.</w:t>
      </w:r>
      <w:r w:rsidRPr="007B2525">
        <w:tab/>
        <w:t>Steel: Up through 6" in diameter—see schedule. For larger sizes—see schedule in pipelines section (Chapter 13) and use LAT—14 form.</w:t>
      </w:r>
    </w:p>
    <w:p w14:paraId="79C5BB26" w14:textId="77777777" w:rsidR="001C0ACF" w:rsidRPr="007B2525" w:rsidRDefault="001C0ACF" w:rsidP="001C0ACF">
      <w:pPr>
        <w:pStyle w:val="a0"/>
      </w:pPr>
      <w:r w:rsidRPr="007B2525">
        <w:t>b.</w:t>
      </w:r>
      <w:r w:rsidRPr="007B2525">
        <w:tab/>
        <w:t>Plastic: Up through 6" in diameter—see schedule.</w:t>
      </w:r>
    </w:p>
    <w:p w14:paraId="31A99C70" w14:textId="77777777" w:rsidR="001C0ACF" w:rsidRPr="007B2525" w:rsidRDefault="001C0ACF" w:rsidP="001C0ACF">
      <w:pPr>
        <w:pStyle w:val="1"/>
      </w:pPr>
      <w:r w:rsidRPr="007B2525">
        <w:t>5.</w:t>
      </w:r>
      <w:r w:rsidRPr="007B2525">
        <w:tab/>
        <w:t>Property Class #5—Inventories</w:t>
      </w:r>
    </w:p>
    <w:p w14:paraId="52E34370" w14:textId="77777777" w:rsidR="001C0ACF" w:rsidRPr="007B2525" w:rsidRDefault="001C0ACF" w:rsidP="001C0ACF">
      <w:pPr>
        <w:pStyle w:val="a0"/>
      </w:pPr>
      <w:r w:rsidRPr="007B2525">
        <w:t>a.</w:t>
      </w:r>
      <w:r w:rsidRPr="007B2525">
        <w:tab/>
        <w:t>may be reported as a total accumulated cost in the fair market value column—with property description and on appropriate LAT form.</w:t>
      </w:r>
    </w:p>
    <w:p w14:paraId="739EF5DA" w14:textId="77777777" w:rsidR="001C0ACF" w:rsidRPr="007B2525" w:rsidRDefault="001C0ACF" w:rsidP="001C0ACF">
      <w:pPr>
        <w:pStyle w:val="a0"/>
      </w:pPr>
      <w:r w:rsidRPr="007B2525">
        <w:t>b.</w:t>
      </w:r>
      <w:r w:rsidRPr="007B2525">
        <w:tab/>
        <w:t>Material and Supplies:</w:t>
      </w:r>
    </w:p>
    <w:p w14:paraId="344AA80E" w14:textId="77777777" w:rsidR="001C0ACF" w:rsidRPr="007B2525" w:rsidRDefault="001C0ACF" w:rsidP="001C0ACF">
      <w:pPr>
        <w:pStyle w:val="i0"/>
      </w:pPr>
      <w:r w:rsidRPr="007B2525">
        <w:tab/>
        <w:t>i.</w:t>
      </w:r>
      <w:r w:rsidRPr="007B2525">
        <w:tab/>
        <w:t>located on lease or facility—use LAT—10 form;</w:t>
      </w:r>
    </w:p>
    <w:p w14:paraId="2F1DDE4E" w14:textId="77777777" w:rsidR="001C0ACF" w:rsidRPr="007B2525" w:rsidRDefault="001C0ACF" w:rsidP="001C0ACF">
      <w:pPr>
        <w:pStyle w:val="i0"/>
      </w:pPr>
      <w:r w:rsidRPr="007B2525">
        <w:tab/>
        <w:t>ii.</w:t>
      </w:r>
      <w:r w:rsidRPr="007B2525">
        <w:tab/>
        <w:t>located at a public or private storage—use LAT—5 form (Sec. 1).</w:t>
      </w:r>
    </w:p>
    <w:p w14:paraId="27E6192C" w14:textId="77777777" w:rsidR="001C0ACF" w:rsidRPr="007B2525" w:rsidRDefault="001C0ACF" w:rsidP="001C0ACF">
      <w:pPr>
        <w:pStyle w:val="a0"/>
      </w:pPr>
      <w:r w:rsidRPr="007B2525">
        <w:t>c.</w:t>
      </w:r>
      <w:r w:rsidRPr="007B2525">
        <w:tab/>
        <w:t>Pipe Stock—report footage or tonnage in unit column (indicating measurement) cost per unit measurement in unit value column and extend total fair market value.</w:t>
      </w:r>
    </w:p>
    <w:p w14:paraId="416087B9" w14:textId="77777777" w:rsidR="001C0ACF" w:rsidRPr="007B2525" w:rsidRDefault="001C0ACF" w:rsidP="001C0ACF">
      <w:pPr>
        <w:pStyle w:val="i0"/>
      </w:pPr>
      <w:r w:rsidRPr="007B2525">
        <w:tab/>
        <w:t>i.</w:t>
      </w:r>
      <w:r w:rsidRPr="007B2525">
        <w:tab/>
        <w:t>located on lease or facility—use LAT—10 form;</w:t>
      </w:r>
    </w:p>
    <w:p w14:paraId="2F439CC6" w14:textId="77777777" w:rsidR="001C0ACF" w:rsidRPr="007B2525" w:rsidRDefault="001C0ACF" w:rsidP="001C0ACF">
      <w:pPr>
        <w:pStyle w:val="i0"/>
      </w:pPr>
      <w:r w:rsidRPr="007B2525">
        <w:tab/>
        <w:t>ii.</w:t>
      </w:r>
      <w:r w:rsidRPr="007B2525">
        <w:tab/>
        <w:t>located at a public or private storage—use LAT—5 form (Sec. 1).</w:t>
      </w:r>
    </w:p>
    <w:p w14:paraId="4FE2263B" w14:textId="77777777" w:rsidR="001C0ACF" w:rsidRPr="007B2525" w:rsidRDefault="001C0ACF" w:rsidP="001C0ACF">
      <w:pPr>
        <w:pStyle w:val="a0"/>
      </w:pPr>
      <w:r w:rsidRPr="007B2525">
        <w:t>d.</w:t>
      </w:r>
      <w:r w:rsidRPr="007B2525">
        <w:tab/>
        <w:t>Pipe Stock—exempt under La. Const., Art. VII, §21(D—3)—use LAT—5 form (Sec. 1).</w:t>
      </w:r>
    </w:p>
    <w:p w14:paraId="31E17828" w14:textId="77777777" w:rsidR="001C0ACF" w:rsidRPr="007B2525" w:rsidRDefault="001C0ACF" w:rsidP="001C0ACF">
      <w:pPr>
        <w:pStyle w:val="1"/>
      </w:pPr>
      <w:r w:rsidRPr="007B2525">
        <w:t>6.</w:t>
      </w:r>
      <w:r w:rsidRPr="007B2525">
        <w:tab/>
        <w:t>Property Class #6—Field Improvements—docks, lease buildings, equipment sheds and buildings, warehouses, land, and leasehold improvements, etc.—furnish year constructed and cost. Use composite multiplier from appropriate table on original cost and extend fair market value for each.</w:t>
      </w:r>
    </w:p>
    <w:p w14:paraId="31CB5E64" w14:textId="77777777" w:rsidR="001C0ACF" w:rsidRPr="007B2525" w:rsidRDefault="001C0ACF" w:rsidP="001C0ACF">
      <w:pPr>
        <w:pStyle w:val="1"/>
      </w:pPr>
      <w:r w:rsidRPr="007B2525">
        <w:t>7.</w:t>
      </w:r>
      <w:r w:rsidRPr="007B2525">
        <w:tab/>
        <w:t>Property Class #7—Other Property—on lease or producing facilities, but not included in the above classes viz:</w:t>
      </w:r>
    </w:p>
    <w:p w14:paraId="61F0DD38" w14:textId="77777777" w:rsidR="001C0ACF" w:rsidRPr="007B2525" w:rsidRDefault="001C0ACF" w:rsidP="001C0ACF">
      <w:pPr>
        <w:pStyle w:val="a0"/>
      </w:pPr>
      <w:r w:rsidRPr="007B2525">
        <w:t>a.</w:t>
      </w:r>
      <w:r w:rsidRPr="007B2525">
        <w:tab/>
        <w:t>furniture and fixtures—may be reported as a total cost with the composite multiplier from the appropriate table on original cost. Report such property on LAT-10 form (Brine Operation Property).</w:t>
      </w:r>
    </w:p>
    <w:p w14:paraId="7063A4B4" w14:textId="77777777" w:rsidR="001C0ACF" w:rsidRPr="007B2525" w:rsidRDefault="001C0ACF" w:rsidP="001C0ACF">
      <w:pPr>
        <w:pStyle w:val="AuthorityNote"/>
      </w:pPr>
      <w:r w:rsidRPr="007B2525">
        <w:t>AUTHORITY NOTE:</w:t>
      </w:r>
      <w:r w:rsidRPr="007B2525">
        <w:tab/>
        <w:t>Promulgated in accordance with R.S. 47:1837 and R.S. 47:2323.</w:t>
      </w:r>
    </w:p>
    <w:p w14:paraId="39B274CB" w14:textId="77777777" w:rsidR="001C0ACF" w:rsidRPr="007B2525" w:rsidRDefault="001C0ACF" w:rsidP="001C0ACF">
      <w:pPr>
        <w:pStyle w:val="HistoricalNote"/>
      </w:pPr>
      <w:r w:rsidRPr="007B2525">
        <w:t>HISTORICAL NOTE:</w:t>
      </w:r>
      <w:r w:rsidRPr="007B2525">
        <w:tab/>
        <w:t xml:space="preserve">Promulgated by the Office of the Governor, Division of Administration, Tax Commission, </w:t>
      </w:r>
      <w:r>
        <w:t>LR 49:1056 (June 2023).</w:t>
      </w:r>
    </w:p>
    <w:p w14:paraId="0E375CB3" w14:textId="77777777" w:rsidR="001C0ACF" w:rsidRPr="007B2525" w:rsidRDefault="001C0ACF" w:rsidP="001C0ACF">
      <w:pPr>
        <w:pStyle w:val="Section"/>
      </w:pPr>
      <w:bookmarkStart w:id="2078" w:name="_Toc238197880"/>
      <w:r w:rsidRPr="007B2525">
        <w:t>§1007.</w:t>
      </w:r>
      <w:r w:rsidRPr="007B2525">
        <w:tab/>
        <w:t>Valuation of Brine Operation Wells</w:t>
      </w:r>
      <w:bookmarkEnd w:id="2078"/>
    </w:p>
    <w:p w14:paraId="2FF1D944" w14:textId="77777777" w:rsidR="00137D5B" w:rsidRPr="00651C8A" w:rsidRDefault="001C0ACF" w:rsidP="00137D5B">
      <w:pPr>
        <w:pStyle w:val="A"/>
      </w:pPr>
      <w:r w:rsidRPr="007B2525">
        <w:t>A.</w:t>
      </w:r>
      <w:r w:rsidRPr="007B2525">
        <w:tab/>
      </w:r>
      <w:r w:rsidR="00137D5B" w:rsidRPr="00651C8A">
        <w:t>The Cost-New schedules below cover only that portion of the well subject to ad valorem taxation. Functional and/or economic obsolescence shall be considered in the analysis of fair market value as substantiated by the taxpayer in writing. Consistent with Louisiana R.S. 47:1957, the assessor may request additional documentation.</w:t>
      </w:r>
    </w:p>
    <w:p w14:paraId="6C28E10A" w14:textId="77777777" w:rsidR="00137D5B" w:rsidRPr="00651C8A" w:rsidRDefault="00137D5B" w:rsidP="00137D5B">
      <w:pPr>
        <w:pStyle w:val="A"/>
      </w:pPr>
      <w:r w:rsidRPr="00651C8A">
        <w:t>B.</w:t>
      </w:r>
      <w:r w:rsidRPr="00651C8A">
        <w:tab/>
        <w:t>Instructions for Use of Table 1007.B and 1007.C and Procedure for Arriving at Assessed Value</w:t>
      </w:r>
    </w:p>
    <w:p w14:paraId="774E2694" w14:textId="77777777" w:rsidR="00137D5B" w:rsidRPr="00651C8A" w:rsidRDefault="00137D5B" w:rsidP="00137D5B">
      <w:pPr>
        <w:pStyle w:val="1"/>
      </w:pPr>
      <w:r w:rsidRPr="00651C8A">
        <w:t>1.</w:t>
      </w:r>
      <w:r w:rsidRPr="00651C8A">
        <w:tab/>
        <w:t>Multiply the appropriate percent good factor based on age of the well as found in Table 1007.D.</w:t>
      </w:r>
    </w:p>
    <w:p w14:paraId="0C2AF5FA" w14:textId="77777777" w:rsidR="00137D5B" w:rsidRPr="00651C8A" w:rsidRDefault="00137D5B" w:rsidP="00137D5B">
      <w:pPr>
        <w:pStyle w:val="1"/>
      </w:pPr>
      <w:r w:rsidRPr="00651C8A">
        <w:t>2.</w:t>
      </w:r>
      <w:r w:rsidRPr="00651C8A">
        <w:tab/>
        <w:t>Cost-New tables.</w:t>
      </w:r>
    </w:p>
    <w:p w14:paraId="672B352F" w14:textId="77777777" w:rsidR="00137D5B" w:rsidRPr="00651C8A" w:rsidRDefault="00137D5B" w:rsidP="00137D5B">
      <w:pPr>
        <w:pStyle w:val="a0"/>
      </w:pPr>
      <w:r w:rsidRPr="00651C8A">
        <w:t>a.</w:t>
      </w:r>
      <w:r w:rsidRPr="00651C8A">
        <w:tab/>
        <w:t>Use Table 1007.B to assess all service wells based on producing depth.</w:t>
      </w:r>
    </w:p>
    <w:p w14:paraId="7FA44335" w14:textId="77777777" w:rsidR="00137D5B" w:rsidRPr="00651C8A" w:rsidRDefault="00137D5B" w:rsidP="00137D5B">
      <w:pPr>
        <w:pStyle w:val="a0"/>
      </w:pPr>
      <w:r w:rsidRPr="00651C8A">
        <w:t>b.</w:t>
      </w:r>
      <w:r w:rsidRPr="00651C8A">
        <w:tab/>
        <w:t>Use Table 1007.C to assess all operation wells based on long-string casing diameter size.</w:t>
      </w:r>
    </w:p>
    <w:p w14:paraId="5BB3411D" w14:textId="77777777" w:rsidR="00137D5B" w:rsidRPr="00651C8A" w:rsidRDefault="00137D5B" w:rsidP="00137D5B">
      <w:pPr>
        <w:pStyle w:val="1"/>
      </w:pPr>
      <w:r w:rsidRPr="00651C8A">
        <w:t>3.</w:t>
      </w:r>
      <w:r w:rsidRPr="00651C8A">
        <w:tab/>
        <w:t>Recompleted Wells</w:t>
      </w:r>
    </w:p>
    <w:p w14:paraId="06D5CEEE" w14:textId="77777777" w:rsidR="00137D5B" w:rsidRPr="00651C8A" w:rsidRDefault="00137D5B" w:rsidP="00137D5B">
      <w:pPr>
        <w:pStyle w:val="a0"/>
      </w:pPr>
      <w:r w:rsidRPr="00651C8A">
        <w:t>a.</w:t>
      </w:r>
      <w:r w:rsidRPr="00651C8A">
        <w:tab/>
        <w:t>For service wells recompleted, use new long-string casing depth to determine Cost-New amount.</w:t>
      </w:r>
    </w:p>
    <w:p w14:paraId="53702852" w14:textId="77777777" w:rsidR="00137D5B" w:rsidRPr="00651C8A" w:rsidRDefault="00137D5B" w:rsidP="00137D5B">
      <w:pPr>
        <w:pStyle w:val="a0"/>
      </w:pPr>
      <w:r w:rsidRPr="00651C8A">
        <w:t>b.</w:t>
      </w:r>
      <w:r w:rsidRPr="00651C8A">
        <w:tab/>
        <w:t>For operation wells recompleted, use new long-string casing diameter size to determine Cost-New amount.</w:t>
      </w:r>
    </w:p>
    <w:p w14:paraId="10C7C3E8" w14:textId="77777777" w:rsidR="00137D5B" w:rsidRPr="00651C8A" w:rsidRDefault="00137D5B" w:rsidP="00137D5B">
      <w:pPr>
        <w:pStyle w:val="1"/>
      </w:pPr>
      <w:r w:rsidRPr="00651C8A">
        <w:t>4.</w:t>
      </w:r>
      <w:r w:rsidRPr="00651C8A">
        <w:tab/>
        <w:t>Adjustments for Allowance of Economic Obsolescence</w:t>
      </w:r>
    </w:p>
    <w:p w14:paraId="5AB36742" w14:textId="77777777" w:rsidR="00137D5B" w:rsidRPr="00651C8A" w:rsidRDefault="00137D5B" w:rsidP="00137D5B">
      <w:pPr>
        <w:pStyle w:val="a0"/>
      </w:pPr>
      <w:r w:rsidRPr="00651C8A">
        <w:t>a.</w:t>
      </w:r>
      <w:r w:rsidRPr="00651C8A">
        <w:tab/>
        <w:t>All inactive (shut</w:t>
      </w:r>
      <w:r w:rsidRPr="00651C8A">
        <w:noBreakHyphen/>
        <w:t>in) wells shall be allowed a 90 percent reduction.</w:t>
      </w:r>
    </w:p>
    <w:p w14:paraId="2F8D2FDC" w14:textId="77777777" w:rsidR="00137D5B" w:rsidRPr="00651C8A" w:rsidRDefault="00137D5B" w:rsidP="00137D5B">
      <w:pPr>
        <w:pStyle w:val="a0"/>
      </w:pPr>
      <w:r w:rsidRPr="00651C8A">
        <w:t>b.</w:t>
      </w:r>
      <w:r w:rsidRPr="00651C8A">
        <w:tab/>
        <w:t>Deduct any additional obsolescence that has been appropriately documented by the taxpayer, as warranted, to reflect fair market value.</w:t>
      </w:r>
    </w:p>
    <w:p w14:paraId="5671DF71" w14:textId="77777777" w:rsidR="00137D5B" w:rsidRPr="00651C8A" w:rsidRDefault="00137D5B" w:rsidP="00137D5B">
      <w:pPr>
        <w:pStyle w:val="a0"/>
      </w:pPr>
      <w:r w:rsidRPr="00651C8A">
        <w:t>c.</w:t>
      </w:r>
      <w:r w:rsidRPr="00651C8A">
        <w:tab/>
        <w:t>Sales, properly documented, should be considered by the assessor as fair market value, provided the sale meets all tests relative to it being a valid sale.</w:t>
      </w:r>
    </w:p>
    <w:p w14:paraId="6995C7B1" w14:textId="77777777" w:rsidR="00137D5B" w:rsidRPr="00651C8A" w:rsidRDefault="00137D5B" w:rsidP="00137D5B">
      <w:pPr>
        <w:pStyle w:val="1"/>
      </w:pPr>
      <w:r w:rsidRPr="00651C8A">
        <w:t>5.</w:t>
      </w:r>
      <w:r w:rsidRPr="00651C8A">
        <w:tab/>
        <w:t>Multiply depth of well by appropriate 15 percent of Cost</w:t>
      </w:r>
      <w:r w:rsidRPr="00651C8A">
        <w:noBreakHyphen/>
        <w:t>New amount as indicated in Table 1007.B/Table 1007.C.</w:t>
      </w:r>
    </w:p>
    <w:p w14:paraId="321AC2BE" w14:textId="77777777" w:rsidR="00137D5B" w:rsidRDefault="00137D5B" w:rsidP="00137D5B">
      <w:pPr>
        <w:pStyle w:val="1"/>
      </w:pPr>
      <w:r w:rsidRPr="00651C8A">
        <w:t>6.</w:t>
      </w:r>
      <w:r w:rsidRPr="00651C8A">
        <w:tab/>
        <w:t>Brine Service Wells: All Regions—Louisiana</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1902"/>
        <w:gridCol w:w="1440"/>
        <w:gridCol w:w="1218"/>
      </w:tblGrid>
      <w:tr w:rsidR="00137D5B" w:rsidRPr="002D02CC" w14:paraId="415E8466" w14:textId="77777777" w:rsidTr="00F559DD">
        <w:trPr>
          <w:trHeight w:val="20"/>
          <w:tblHeader/>
          <w:jc w:val="center"/>
        </w:trPr>
        <w:tc>
          <w:tcPr>
            <w:tcW w:w="4560" w:type="dxa"/>
            <w:gridSpan w:val="3"/>
            <w:shd w:val="clear" w:color="auto" w:fill="BFBFBF"/>
            <w:vAlign w:val="bottom"/>
          </w:tcPr>
          <w:p w14:paraId="719ECBB2" w14:textId="77777777" w:rsidR="00137D5B" w:rsidRPr="002D02CC" w:rsidRDefault="00137D5B" w:rsidP="00F559DD">
            <w:pPr>
              <w:pStyle w:val="Text"/>
              <w:jc w:val="center"/>
              <w:rPr>
                <w:b/>
                <w:sz w:val="16"/>
                <w:szCs w:val="16"/>
              </w:rPr>
            </w:pPr>
            <w:r>
              <w:rPr>
                <w:b/>
                <w:sz w:val="16"/>
                <w:szCs w:val="16"/>
              </w:rPr>
              <w:t>Table 1007.B</w:t>
            </w:r>
          </w:p>
          <w:p w14:paraId="73F9632C" w14:textId="77777777" w:rsidR="00137D5B" w:rsidRPr="002D02CC" w:rsidRDefault="00137D5B" w:rsidP="00F559DD">
            <w:pPr>
              <w:tabs>
                <w:tab w:val="center" w:pos="4680"/>
              </w:tabs>
              <w:suppressAutoHyphens/>
              <w:jc w:val="center"/>
              <w:rPr>
                <w:b/>
                <w:bCs/>
                <w:spacing w:val="-3"/>
                <w:sz w:val="16"/>
                <w:szCs w:val="16"/>
              </w:rPr>
            </w:pPr>
            <w:r w:rsidRPr="002D02CC">
              <w:rPr>
                <w:b/>
                <w:spacing w:val="-3"/>
                <w:sz w:val="16"/>
                <w:szCs w:val="16"/>
              </w:rPr>
              <w:t xml:space="preserve">Brine </w:t>
            </w:r>
            <w:r>
              <w:rPr>
                <w:b/>
                <w:spacing w:val="-3"/>
                <w:sz w:val="16"/>
                <w:szCs w:val="16"/>
              </w:rPr>
              <w:t>Service</w:t>
            </w:r>
            <w:r w:rsidRPr="002D02CC">
              <w:rPr>
                <w:b/>
                <w:spacing w:val="-3"/>
                <w:sz w:val="16"/>
                <w:szCs w:val="16"/>
              </w:rPr>
              <w:t xml:space="preserve"> Wells</w:t>
            </w:r>
            <w:r>
              <w:rPr>
                <w:b/>
                <w:spacing w:val="-3"/>
                <w:sz w:val="16"/>
                <w:szCs w:val="16"/>
              </w:rPr>
              <w:br/>
            </w:r>
            <w:r w:rsidRPr="002D02CC">
              <w:rPr>
                <w:b/>
                <w:bCs/>
                <w:spacing w:val="-3"/>
                <w:sz w:val="16"/>
                <w:szCs w:val="16"/>
              </w:rPr>
              <w:t>All Regions—Louisiana</w:t>
            </w:r>
          </w:p>
        </w:tc>
      </w:tr>
      <w:tr w:rsidR="00137D5B" w:rsidRPr="002D02CC" w14:paraId="54CCD43B" w14:textId="77777777" w:rsidTr="00F559DD">
        <w:trPr>
          <w:trHeight w:val="20"/>
          <w:tblHeader/>
          <w:jc w:val="center"/>
        </w:trPr>
        <w:tc>
          <w:tcPr>
            <w:tcW w:w="1902" w:type="dxa"/>
            <w:shd w:val="clear" w:color="auto" w:fill="BFBFBF"/>
            <w:vAlign w:val="center"/>
          </w:tcPr>
          <w:p w14:paraId="620A08CE" w14:textId="77777777" w:rsidR="00137D5B" w:rsidRPr="002D02CC" w:rsidRDefault="00137D5B" w:rsidP="00F559DD">
            <w:pPr>
              <w:tabs>
                <w:tab w:val="center" w:pos="1408"/>
              </w:tabs>
              <w:suppressAutoHyphens/>
              <w:jc w:val="center"/>
              <w:rPr>
                <w:b/>
                <w:spacing w:val="-3"/>
                <w:sz w:val="16"/>
                <w:szCs w:val="16"/>
              </w:rPr>
            </w:pPr>
            <w:r w:rsidRPr="002D02CC">
              <w:rPr>
                <w:b/>
                <w:bCs/>
                <w:spacing w:val="-3"/>
                <w:sz w:val="16"/>
                <w:szCs w:val="16"/>
              </w:rPr>
              <w:t>Producing Depths</w:t>
            </w:r>
          </w:p>
        </w:tc>
        <w:tc>
          <w:tcPr>
            <w:tcW w:w="2658" w:type="dxa"/>
            <w:gridSpan w:val="2"/>
            <w:shd w:val="clear" w:color="auto" w:fill="BFBFBF"/>
            <w:vAlign w:val="bottom"/>
          </w:tcPr>
          <w:p w14:paraId="3600B92D" w14:textId="77777777" w:rsidR="00137D5B" w:rsidRPr="002D02CC" w:rsidRDefault="00137D5B" w:rsidP="00F559DD">
            <w:pPr>
              <w:tabs>
                <w:tab w:val="center" w:pos="1473"/>
              </w:tabs>
              <w:suppressAutoHyphens/>
              <w:jc w:val="center"/>
              <w:rPr>
                <w:b/>
                <w:bCs/>
                <w:spacing w:val="-3"/>
                <w:sz w:val="16"/>
                <w:szCs w:val="16"/>
              </w:rPr>
            </w:pPr>
            <w:r w:rsidRPr="002D02CC">
              <w:rPr>
                <w:b/>
                <w:bCs/>
                <w:spacing w:val="-3"/>
                <w:sz w:val="16"/>
                <w:szCs w:val="16"/>
              </w:rPr>
              <w:t xml:space="preserve">Cost—New by depth, per foot for Brine </w:t>
            </w:r>
            <w:r>
              <w:rPr>
                <w:b/>
                <w:bCs/>
                <w:spacing w:val="-3"/>
                <w:sz w:val="16"/>
                <w:szCs w:val="16"/>
              </w:rPr>
              <w:t>Service</w:t>
            </w:r>
            <w:r w:rsidRPr="002D02CC">
              <w:rPr>
                <w:b/>
                <w:bCs/>
                <w:spacing w:val="-3"/>
                <w:sz w:val="16"/>
                <w:szCs w:val="16"/>
              </w:rPr>
              <w:t xml:space="preserve"> Wells</w:t>
            </w:r>
          </w:p>
        </w:tc>
      </w:tr>
      <w:tr w:rsidR="00137D5B" w:rsidRPr="002D02CC" w14:paraId="6F253791" w14:textId="77777777" w:rsidTr="00F559DD">
        <w:trPr>
          <w:trHeight w:val="20"/>
          <w:jc w:val="center"/>
        </w:trPr>
        <w:tc>
          <w:tcPr>
            <w:tcW w:w="1902" w:type="dxa"/>
          </w:tcPr>
          <w:p w14:paraId="50F6AFF4" w14:textId="77777777" w:rsidR="00137D5B" w:rsidRPr="002D02CC" w:rsidRDefault="00137D5B" w:rsidP="00F559DD">
            <w:pPr>
              <w:tabs>
                <w:tab w:val="left" w:pos="-720"/>
              </w:tabs>
              <w:suppressAutoHyphens/>
              <w:rPr>
                <w:spacing w:val="-3"/>
                <w:sz w:val="16"/>
                <w:szCs w:val="16"/>
              </w:rPr>
            </w:pPr>
          </w:p>
        </w:tc>
        <w:tc>
          <w:tcPr>
            <w:tcW w:w="1440" w:type="dxa"/>
          </w:tcPr>
          <w:p w14:paraId="22C8F949" w14:textId="77777777" w:rsidR="00137D5B" w:rsidRPr="002D02CC" w:rsidRDefault="00137D5B" w:rsidP="00F559DD">
            <w:pPr>
              <w:tabs>
                <w:tab w:val="center" w:pos="681"/>
              </w:tabs>
              <w:suppressAutoHyphens/>
              <w:rPr>
                <w:bCs/>
                <w:spacing w:val="-3"/>
                <w:sz w:val="16"/>
                <w:szCs w:val="16"/>
              </w:rPr>
            </w:pPr>
            <w:r w:rsidRPr="002D02CC">
              <w:rPr>
                <w:bCs/>
                <w:spacing w:val="-3"/>
                <w:sz w:val="16"/>
                <w:szCs w:val="16"/>
              </w:rPr>
              <w:t>Cost @ 100%</w:t>
            </w:r>
          </w:p>
        </w:tc>
        <w:tc>
          <w:tcPr>
            <w:tcW w:w="1218" w:type="dxa"/>
          </w:tcPr>
          <w:p w14:paraId="1310309A" w14:textId="77777777" w:rsidR="00137D5B" w:rsidRPr="002D02CC" w:rsidRDefault="00137D5B" w:rsidP="00F559DD">
            <w:pPr>
              <w:tabs>
                <w:tab w:val="center" w:pos="681"/>
              </w:tabs>
              <w:suppressAutoHyphens/>
              <w:rPr>
                <w:bCs/>
                <w:spacing w:val="-3"/>
                <w:sz w:val="16"/>
                <w:szCs w:val="16"/>
              </w:rPr>
            </w:pPr>
            <w:r w:rsidRPr="002D02CC">
              <w:rPr>
                <w:bCs/>
                <w:spacing w:val="-3"/>
                <w:sz w:val="16"/>
                <w:szCs w:val="16"/>
              </w:rPr>
              <w:t>15% Assessed</w:t>
            </w:r>
          </w:p>
        </w:tc>
      </w:tr>
      <w:tr w:rsidR="00137D5B" w:rsidRPr="002D02CC" w14:paraId="27C4C79D" w14:textId="77777777" w:rsidTr="00F559DD">
        <w:trPr>
          <w:trHeight w:val="20"/>
          <w:jc w:val="center"/>
        </w:trPr>
        <w:tc>
          <w:tcPr>
            <w:tcW w:w="1902" w:type="dxa"/>
          </w:tcPr>
          <w:p w14:paraId="01D1BBA7" w14:textId="77777777" w:rsidR="00137D5B" w:rsidRPr="002D02CC" w:rsidRDefault="00137D5B" w:rsidP="00F559DD">
            <w:pPr>
              <w:tabs>
                <w:tab w:val="left" w:pos="-720"/>
              </w:tabs>
              <w:suppressAutoHyphens/>
              <w:jc w:val="center"/>
              <w:rPr>
                <w:spacing w:val="-3"/>
                <w:sz w:val="16"/>
                <w:szCs w:val="16"/>
              </w:rPr>
            </w:pPr>
            <w:r w:rsidRPr="002D02CC">
              <w:rPr>
                <w:spacing w:val="-3"/>
                <w:sz w:val="16"/>
                <w:szCs w:val="16"/>
              </w:rPr>
              <w:t>0 – 1,249 ft.</w:t>
            </w:r>
          </w:p>
        </w:tc>
        <w:tc>
          <w:tcPr>
            <w:tcW w:w="1440" w:type="dxa"/>
          </w:tcPr>
          <w:p w14:paraId="6618A073" w14:textId="77777777" w:rsidR="00137D5B" w:rsidRPr="002D02CC" w:rsidRDefault="00137D5B" w:rsidP="00F559DD">
            <w:pPr>
              <w:tabs>
                <w:tab w:val="center" w:pos="681"/>
              </w:tabs>
              <w:suppressAutoHyphens/>
              <w:jc w:val="center"/>
              <w:rPr>
                <w:spacing w:val="-3"/>
                <w:sz w:val="16"/>
                <w:szCs w:val="16"/>
              </w:rPr>
            </w:pPr>
            <w:r w:rsidRPr="002D02CC">
              <w:rPr>
                <w:spacing w:val="-3"/>
                <w:sz w:val="16"/>
                <w:szCs w:val="16"/>
              </w:rPr>
              <w:t>S 163.31</w:t>
            </w:r>
          </w:p>
        </w:tc>
        <w:tc>
          <w:tcPr>
            <w:tcW w:w="1218" w:type="dxa"/>
          </w:tcPr>
          <w:p w14:paraId="59D0511E" w14:textId="77777777" w:rsidR="00137D5B" w:rsidRPr="002D02CC" w:rsidRDefault="00137D5B" w:rsidP="00F559DD">
            <w:pPr>
              <w:tabs>
                <w:tab w:val="center" w:pos="681"/>
              </w:tabs>
              <w:suppressAutoHyphens/>
              <w:jc w:val="center"/>
              <w:rPr>
                <w:spacing w:val="-3"/>
                <w:sz w:val="16"/>
                <w:szCs w:val="16"/>
              </w:rPr>
            </w:pPr>
            <w:r w:rsidRPr="002D02CC">
              <w:rPr>
                <w:spacing w:val="-3"/>
                <w:sz w:val="16"/>
                <w:szCs w:val="16"/>
              </w:rPr>
              <w:t>$ 24.50</w:t>
            </w:r>
          </w:p>
        </w:tc>
      </w:tr>
      <w:tr w:rsidR="00137D5B" w:rsidRPr="002D02CC" w14:paraId="375DD139" w14:textId="77777777" w:rsidTr="00F559DD">
        <w:trPr>
          <w:trHeight w:val="20"/>
          <w:jc w:val="center"/>
        </w:trPr>
        <w:tc>
          <w:tcPr>
            <w:tcW w:w="1902" w:type="dxa"/>
          </w:tcPr>
          <w:p w14:paraId="432A9219" w14:textId="77777777" w:rsidR="00137D5B" w:rsidRPr="002D02CC" w:rsidRDefault="00137D5B" w:rsidP="00F559DD">
            <w:pPr>
              <w:tabs>
                <w:tab w:val="left" w:pos="-720"/>
              </w:tabs>
              <w:suppressAutoHyphens/>
              <w:jc w:val="center"/>
              <w:rPr>
                <w:sz w:val="16"/>
                <w:szCs w:val="16"/>
              </w:rPr>
            </w:pPr>
            <w:r w:rsidRPr="002D02CC">
              <w:rPr>
                <w:sz w:val="16"/>
                <w:szCs w:val="16"/>
              </w:rPr>
              <w:t>1,250 – 2,499 ft.</w:t>
            </w:r>
          </w:p>
        </w:tc>
        <w:tc>
          <w:tcPr>
            <w:tcW w:w="1440" w:type="dxa"/>
          </w:tcPr>
          <w:p w14:paraId="5333AE89" w14:textId="77777777" w:rsidR="00137D5B" w:rsidRPr="002D02CC" w:rsidRDefault="00137D5B" w:rsidP="00F559DD">
            <w:pPr>
              <w:tabs>
                <w:tab w:val="center" w:pos="681"/>
              </w:tabs>
              <w:suppressAutoHyphens/>
              <w:jc w:val="center"/>
              <w:rPr>
                <w:sz w:val="16"/>
                <w:szCs w:val="16"/>
              </w:rPr>
            </w:pPr>
            <w:r w:rsidRPr="002D02CC">
              <w:rPr>
                <w:sz w:val="16"/>
                <w:szCs w:val="16"/>
              </w:rPr>
              <w:t>$ 120.98</w:t>
            </w:r>
          </w:p>
        </w:tc>
        <w:tc>
          <w:tcPr>
            <w:tcW w:w="1218" w:type="dxa"/>
          </w:tcPr>
          <w:p w14:paraId="00BB955D" w14:textId="77777777" w:rsidR="00137D5B" w:rsidRPr="002D02CC" w:rsidRDefault="00137D5B" w:rsidP="00F559DD">
            <w:pPr>
              <w:tabs>
                <w:tab w:val="center" w:pos="681"/>
              </w:tabs>
              <w:suppressAutoHyphens/>
              <w:jc w:val="center"/>
              <w:rPr>
                <w:sz w:val="16"/>
                <w:szCs w:val="16"/>
              </w:rPr>
            </w:pPr>
            <w:r w:rsidRPr="002D02CC">
              <w:rPr>
                <w:sz w:val="16"/>
                <w:szCs w:val="16"/>
              </w:rPr>
              <w:t>$ 18.15</w:t>
            </w:r>
          </w:p>
        </w:tc>
      </w:tr>
      <w:tr w:rsidR="00137D5B" w:rsidRPr="002D02CC" w14:paraId="627F5281" w14:textId="77777777" w:rsidTr="00F559DD">
        <w:trPr>
          <w:trHeight w:val="20"/>
          <w:jc w:val="center"/>
        </w:trPr>
        <w:tc>
          <w:tcPr>
            <w:tcW w:w="1902" w:type="dxa"/>
          </w:tcPr>
          <w:p w14:paraId="253059A4" w14:textId="77777777" w:rsidR="00137D5B" w:rsidRPr="002D02CC" w:rsidRDefault="00137D5B" w:rsidP="00F559DD">
            <w:pPr>
              <w:tabs>
                <w:tab w:val="left" w:pos="-720"/>
              </w:tabs>
              <w:suppressAutoHyphens/>
              <w:jc w:val="center"/>
              <w:rPr>
                <w:sz w:val="16"/>
                <w:szCs w:val="16"/>
              </w:rPr>
            </w:pPr>
            <w:r w:rsidRPr="002D02CC">
              <w:rPr>
                <w:sz w:val="16"/>
                <w:szCs w:val="16"/>
              </w:rPr>
              <w:t>2,500 – 3,749 ft.</w:t>
            </w:r>
          </w:p>
        </w:tc>
        <w:tc>
          <w:tcPr>
            <w:tcW w:w="1440" w:type="dxa"/>
          </w:tcPr>
          <w:p w14:paraId="4AEBB707" w14:textId="77777777" w:rsidR="00137D5B" w:rsidRPr="002D02CC" w:rsidRDefault="00137D5B" w:rsidP="00F559DD">
            <w:pPr>
              <w:tabs>
                <w:tab w:val="center" w:pos="681"/>
              </w:tabs>
              <w:suppressAutoHyphens/>
              <w:jc w:val="center"/>
              <w:rPr>
                <w:sz w:val="16"/>
                <w:szCs w:val="16"/>
              </w:rPr>
            </w:pPr>
            <w:r w:rsidRPr="002D02CC">
              <w:rPr>
                <w:sz w:val="16"/>
                <w:szCs w:val="16"/>
              </w:rPr>
              <w:t>$ 118.13</w:t>
            </w:r>
          </w:p>
        </w:tc>
        <w:tc>
          <w:tcPr>
            <w:tcW w:w="1218" w:type="dxa"/>
          </w:tcPr>
          <w:p w14:paraId="4FD96833" w14:textId="77777777" w:rsidR="00137D5B" w:rsidRPr="002D02CC" w:rsidRDefault="00137D5B" w:rsidP="00F559DD">
            <w:pPr>
              <w:tabs>
                <w:tab w:val="center" w:pos="681"/>
              </w:tabs>
              <w:suppressAutoHyphens/>
              <w:jc w:val="center"/>
              <w:rPr>
                <w:sz w:val="16"/>
                <w:szCs w:val="16"/>
              </w:rPr>
            </w:pPr>
            <w:r w:rsidRPr="002D02CC">
              <w:rPr>
                <w:sz w:val="16"/>
                <w:szCs w:val="16"/>
              </w:rPr>
              <w:t>$ 17.72</w:t>
            </w:r>
          </w:p>
        </w:tc>
      </w:tr>
      <w:tr w:rsidR="00137D5B" w:rsidRPr="002D02CC" w14:paraId="3C14DD38" w14:textId="77777777" w:rsidTr="00F559DD">
        <w:trPr>
          <w:trHeight w:val="20"/>
          <w:jc w:val="center"/>
        </w:trPr>
        <w:tc>
          <w:tcPr>
            <w:tcW w:w="1902" w:type="dxa"/>
          </w:tcPr>
          <w:p w14:paraId="498D00DF" w14:textId="77777777" w:rsidR="00137D5B" w:rsidRPr="002D02CC" w:rsidRDefault="00137D5B" w:rsidP="00F559DD">
            <w:pPr>
              <w:tabs>
                <w:tab w:val="left" w:pos="-720"/>
              </w:tabs>
              <w:suppressAutoHyphens/>
              <w:jc w:val="center"/>
              <w:rPr>
                <w:sz w:val="16"/>
                <w:szCs w:val="16"/>
              </w:rPr>
            </w:pPr>
            <w:r w:rsidRPr="002D02CC">
              <w:rPr>
                <w:sz w:val="16"/>
                <w:szCs w:val="16"/>
              </w:rPr>
              <w:t>3,750 – 4,999 ft.</w:t>
            </w:r>
          </w:p>
        </w:tc>
        <w:tc>
          <w:tcPr>
            <w:tcW w:w="1440" w:type="dxa"/>
          </w:tcPr>
          <w:p w14:paraId="416734F7" w14:textId="77777777" w:rsidR="00137D5B" w:rsidRPr="002D02CC" w:rsidRDefault="00137D5B" w:rsidP="00F559DD">
            <w:pPr>
              <w:tabs>
                <w:tab w:val="center" w:pos="681"/>
              </w:tabs>
              <w:suppressAutoHyphens/>
              <w:jc w:val="center"/>
              <w:rPr>
                <w:sz w:val="16"/>
                <w:szCs w:val="16"/>
              </w:rPr>
            </w:pPr>
            <w:r w:rsidRPr="002D02CC">
              <w:rPr>
                <w:sz w:val="16"/>
                <w:szCs w:val="16"/>
              </w:rPr>
              <w:t>$ 104.13</w:t>
            </w:r>
          </w:p>
        </w:tc>
        <w:tc>
          <w:tcPr>
            <w:tcW w:w="1218" w:type="dxa"/>
          </w:tcPr>
          <w:p w14:paraId="2F67CC49" w14:textId="77777777" w:rsidR="00137D5B" w:rsidRPr="002D02CC" w:rsidRDefault="00137D5B" w:rsidP="00F559DD">
            <w:pPr>
              <w:tabs>
                <w:tab w:val="center" w:pos="681"/>
              </w:tabs>
              <w:suppressAutoHyphens/>
              <w:jc w:val="center"/>
              <w:rPr>
                <w:sz w:val="16"/>
                <w:szCs w:val="16"/>
              </w:rPr>
            </w:pPr>
            <w:r w:rsidRPr="002D02CC">
              <w:rPr>
                <w:sz w:val="16"/>
                <w:szCs w:val="16"/>
              </w:rPr>
              <w:t>$ 15.62</w:t>
            </w:r>
          </w:p>
        </w:tc>
      </w:tr>
      <w:tr w:rsidR="00137D5B" w:rsidRPr="002D02CC" w14:paraId="06ECC0CB" w14:textId="77777777" w:rsidTr="00F559DD">
        <w:trPr>
          <w:trHeight w:val="20"/>
          <w:jc w:val="center"/>
        </w:trPr>
        <w:tc>
          <w:tcPr>
            <w:tcW w:w="1902" w:type="dxa"/>
          </w:tcPr>
          <w:p w14:paraId="077778E0" w14:textId="77777777" w:rsidR="00137D5B" w:rsidRPr="002D02CC" w:rsidRDefault="00137D5B" w:rsidP="00F559DD">
            <w:pPr>
              <w:tabs>
                <w:tab w:val="left" w:pos="-720"/>
              </w:tabs>
              <w:suppressAutoHyphens/>
              <w:jc w:val="center"/>
              <w:rPr>
                <w:sz w:val="16"/>
                <w:szCs w:val="16"/>
              </w:rPr>
            </w:pPr>
            <w:r w:rsidRPr="002D02CC">
              <w:rPr>
                <w:sz w:val="16"/>
                <w:szCs w:val="16"/>
              </w:rPr>
              <w:t>5,000 – 7,499 ft.</w:t>
            </w:r>
          </w:p>
        </w:tc>
        <w:tc>
          <w:tcPr>
            <w:tcW w:w="1440" w:type="dxa"/>
          </w:tcPr>
          <w:p w14:paraId="0D64E073" w14:textId="77777777" w:rsidR="00137D5B" w:rsidRPr="002D02CC" w:rsidRDefault="00137D5B" w:rsidP="00F559DD">
            <w:pPr>
              <w:tabs>
                <w:tab w:val="center" w:pos="681"/>
              </w:tabs>
              <w:suppressAutoHyphens/>
              <w:jc w:val="center"/>
              <w:rPr>
                <w:sz w:val="16"/>
                <w:szCs w:val="16"/>
              </w:rPr>
            </w:pPr>
            <w:r w:rsidRPr="002D02CC">
              <w:rPr>
                <w:sz w:val="16"/>
                <w:szCs w:val="16"/>
              </w:rPr>
              <w:t>$ 142.25</w:t>
            </w:r>
          </w:p>
        </w:tc>
        <w:tc>
          <w:tcPr>
            <w:tcW w:w="1218" w:type="dxa"/>
          </w:tcPr>
          <w:p w14:paraId="720362A8" w14:textId="77777777" w:rsidR="00137D5B" w:rsidRPr="002D02CC" w:rsidRDefault="00137D5B" w:rsidP="00F559DD">
            <w:pPr>
              <w:tabs>
                <w:tab w:val="center" w:pos="681"/>
              </w:tabs>
              <w:suppressAutoHyphens/>
              <w:jc w:val="center"/>
              <w:rPr>
                <w:sz w:val="16"/>
                <w:szCs w:val="16"/>
              </w:rPr>
            </w:pPr>
            <w:r w:rsidRPr="002D02CC">
              <w:rPr>
                <w:sz w:val="16"/>
                <w:szCs w:val="16"/>
              </w:rPr>
              <w:t>$ 21.34</w:t>
            </w:r>
          </w:p>
        </w:tc>
      </w:tr>
      <w:tr w:rsidR="00137D5B" w:rsidRPr="002D02CC" w14:paraId="7A901126" w14:textId="77777777" w:rsidTr="00F559DD">
        <w:trPr>
          <w:trHeight w:val="20"/>
          <w:jc w:val="center"/>
        </w:trPr>
        <w:tc>
          <w:tcPr>
            <w:tcW w:w="1902" w:type="dxa"/>
          </w:tcPr>
          <w:p w14:paraId="43ACE5AA" w14:textId="77777777" w:rsidR="00137D5B" w:rsidRPr="002D02CC" w:rsidRDefault="00137D5B" w:rsidP="00F559DD">
            <w:pPr>
              <w:tabs>
                <w:tab w:val="left" w:pos="-720"/>
              </w:tabs>
              <w:suppressAutoHyphens/>
              <w:jc w:val="center"/>
              <w:rPr>
                <w:sz w:val="16"/>
                <w:szCs w:val="16"/>
              </w:rPr>
            </w:pPr>
            <w:r w:rsidRPr="002D02CC">
              <w:rPr>
                <w:sz w:val="16"/>
                <w:szCs w:val="16"/>
              </w:rPr>
              <w:t>7,500 – 9,999 ft.</w:t>
            </w:r>
          </w:p>
        </w:tc>
        <w:tc>
          <w:tcPr>
            <w:tcW w:w="1440" w:type="dxa"/>
          </w:tcPr>
          <w:p w14:paraId="5AF39441" w14:textId="77777777" w:rsidR="00137D5B" w:rsidRPr="002D02CC" w:rsidRDefault="00137D5B" w:rsidP="00F559DD">
            <w:pPr>
              <w:tabs>
                <w:tab w:val="center" w:pos="681"/>
              </w:tabs>
              <w:suppressAutoHyphens/>
              <w:jc w:val="center"/>
              <w:rPr>
                <w:sz w:val="16"/>
                <w:szCs w:val="16"/>
              </w:rPr>
            </w:pPr>
            <w:r w:rsidRPr="002D02CC">
              <w:rPr>
                <w:sz w:val="16"/>
                <w:szCs w:val="16"/>
              </w:rPr>
              <w:t>$ 194.06</w:t>
            </w:r>
          </w:p>
        </w:tc>
        <w:tc>
          <w:tcPr>
            <w:tcW w:w="1218" w:type="dxa"/>
          </w:tcPr>
          <w:p w14:paraId="4D8B7839" w14:textId="77777777" w:rsidR="00137D5B" w:rsidRPr="002D02CC" w:rsidRDefault="00137D5B" w:rsidP="00F559DD">
            <w:pPr>
              <w:tabs>
                <w:tab w:val="center" w:pos="681"/>
              </w:tabs>
              <w:suppressAutoHyphens/>
              <w:jc w:val="center"/>
              <w:rPr>
                <w:sz w:val="16"/>
                <w:szCs w:val="16"/>
              </w:rPr>
            </w:pPr>
            <w:r w:rsidRPr="002D02CC">
              <w:rPr>
                <w:sz w:val="16"/>
                <w:szCs w:val="16"/>
              </w:rPr>
              <w:t>$ 29.11</w:t>
            </w:r>
          </w:p>
        </w:tc>
      </w:tr>
      <w:tr w:rsidR="00137D5B" w:rsidRPr="002D02CC" w14:paraId="230B955C" w14:textId="77777777" w:rsidTr="00F559DD">
        <w:trPr>
          <w:trHeight w:val="20"/>
          <w:jc w:val="center"/>
        </w:trPr>
        <w:tc>
          <w:tcPr>
            <w:tcW w:w="1902" w:type="dxa"/>
          </w:tcPr>
          <w:p w14:paraId="03EED4F8" w14:textId="77777777" w:rsidR="00137D5B" w:rsidRPr="002D02CC" w:rsidRDefault="00137D5B" w:rsidP="00F559DD">
            <w:pPr>
              <w:tabs>
                <w:tab w:val="left" w:pos="-720"/>
              </w:tabs>
              <w:suppressAutoHyphens/>
              <w:jc w:val="center"/>
              <w:rPr>
                <w:sz w:val="16"/>
                <w:szCs w:val="16"/>
              </w:rPr>
            </w:pPr>
            <w:r w:rsidRPr="002D02CC">
              <w:rPr>
                <w:sz w:val="16"/>
                <w:szCs w:val="16"/>
              </w:rPr>
              <w:t>10,000 – 12,499 ft.</w:t>
            </w:r>
          </w:p>
        </w:tc>
        <w:tc>
          <w:tcPr>
            <w:tcW w:w="1440" w:type="dxa"/>
          </w:tcPr>
          <w:p w14:paraId="7C6CF2CD" w14:textId="77777777" w:rsidR="00137D5B" w:rsidRPr="002D02CC" w:rsidRDefault="00137D5B" w:rsidP="00F559DD">
            <w:pPr>
              <w:tabs>
                <w:tab w:val="center" w:pos="681"/>
              </w:tabs>
              <w:suppressAutoHyphens/>
              <w:jc w:val="center"/>
              <w:rPr>
                <w:sz w:val="16"/>
                <w:szCs w:val="16"/>
              </w:rPr>
            </w:pPr>
            <w:r w:rsidRPr="002D02CC">
              <w:rPr>
                <w:sz w:val="16"/>
                <w:szCs w:val="16"/>
              </w:rPr>
              <w:t>$ 264.61</w:t>
            </w:r>
          </w:p>
        </w:tc>
        <w:tc>
          <w:tcPr>
            <w:tcW w:w="1218" w:type="dxa"/>
          </w:tcPr>
          <w:p w14:paraId="7AAB91F6" w14:textId="77777777" w:rsidR="00137D5B" w:rsidRPr="002D02CC" w:rsidRDefault="00137D5B" w:rsidP="00F559DD">
            <w:pPr>
              <w:tabs>
                <w:tab w:val="center" w:pos="681"/>
              </w:tabs>
              <w:suppressAutoHyphens/>
              <w:jc w:val="center"/>
              <w:rPr>
                <w:sz w:val="16"/>
                <w:szCs w:val="16"/>
              </w:rPr>
            </w:pPr>
            <w:r w:rsidRPr="002D02CC">
              <w:rPr>
                <w:sz w:val="16"/>
                <w:szCs w:val="16"/>
              </w:rPr>
              <w:t>$ 39.69</w:t>
            </w:r>
          </w:p>
        </w:tc>
      </w:tr>
      <w:tr w:rsidR="00137D5B" w:rsidRPr="002D02CC" w14:paraId="6A86A33B" w14:textId="77777777" w:rsidTr="00F559DD">
        <w:trPr>
          <w:trHeight w:val="20"/>
          <w:jc w:val="center"/>
        </w:trPr>
        <w:tc>
          <w:tcPr>
            <w:tcW w:w="1902" w:type="dxa"/>
          </w:tcPr>
          <w:p w14:paraId="0E6DC22B" w14:textId="77777777" w:rsidR="00137D5B" w:rsidRPr="002D02CC" w:rsidRDefault="00137D5B" w:rsidP="00F559DD">
            <w:pPr>
              <w:tabs>
                <w:tab w:val="center" w:pos="1408"/>
              </w:tabs>
              <w:suppressAutoHyphens/>
              <w:jc w:val="center"/>
              <w:rPr>
                <w:sz w:val="16"/>
                <w:szCs w:val="16"/>
              </w:rPr>
            </w:pPr>
            <w:r w:rsidRPr="002D02CC">
              <w:rPr>
                <w:sz w:val="16"/>
                <w:szCs w:val="16"/>
              </w:rPr>
              <w:t>12,500 – 14,999 ft.</w:t>
            </w:r>
          </w:p>
        </w:tc>
        <w:tc>
          <w:tcPr>
            <w:tcW w:w="1440" w:type="dxa"/>
          </w:tcPr>
          <w:p w14:paraId="23BE93A3" w14:textId="77777777" w:rsidR="00137D5B" w:rsidRPr="002D02CC" w:rsidRDefault="00137D5B" w:rsidP="00F559DD">
            <w:pPr>
              <w:tabs>
                <w:tab w:val="center" w:pos="681"/>
              </w:tabs>
              <w:suppressAutoHyphens/>
              <w:jc w:val="center"/>
              <w:rPr>
                <w:sz w:val="16"/>
                <w:szCs w:val="16"/>
              </w:rPr>
            </w:pPr>
            <w:r w:rsidRPr="002D02CC">
              <w:rPr>
                <w:sz w:val="16"/>
                <w:szCs w:val="16"/>
              </w:rPr>
              <w:t>$ 347.13</w:t>
            </w:r>
          </w:p>
        </w:tc>
        <w:tc>
          <w:tcPr>
            <w:tcW w:w="1218" w:type="dxa"/>
          </w:tcPr>
          <w:p w14:paraId="6132878A" w14:textId="77777777" w:rsidR="00137D5B" w:rsidRPr="002D02CC" w:rsidRDefault="00137D5B" w:rsidP="00F559DD">
            <w:pPr>
              <w:tabs>
                <w:tab w:val="center" w:pos="681"/>
              </w:tabs>
              <w:suppressAutoHyphens/>
              <w:jc w:val="center"/>
              <w:rPr>
                <w:sz w:val="16"/>
                <w:szCs w:val="16"/>
              </w:rPr>
            </w:pPr>
            <w:r w:rsidRPr="002D02CC">
              <w:rPr>
                <w:sz w:val="16"/>
                <w:szCs w:val="16"/>
              </w:rPr>
              <w:t>$ 52.07</w:t>
            </w:r>
          </w:p>
        </w:tc>
      </w:tr>
      <w:tr w:rsidR="00137D5B" w:rsidRPr="002D02CC" w14:paraId="0F4B0A0F" w14:textId="77777777" w:rsidTr="00F559DD">
        <w:trPr>
          <w:trHeight w:val="20"/>
          <w:jc w:val="center"/>
        </w:trPr>
        <w:tc>
          <w:tcPr>
            <w:tcW w:w="1902" w:type="dxa"/>
          </w:tcPr>
          <w:p w14:paraId="4A30F011" w14:textId="77777777" w:rsidR="00137D5B" w:rsidRPr="002D02CC" w:rsidRDefault="00137D5B" w:rsidP="00F559DD">
            <w:pPr>
              <w:tabs>
                <w:tab w:val="center" w:pos="1408"/>
              </w:tabs>
              <w:suppressAutoHyphens/>
              <w:jc w:val="center"/>
              <w:rPr>
                <w:sz w:val="16"/>
                <w:szCs w:val="16"/>
              </w:rPr>
            </w:pPr>
            <w:r w:rsidRPr="002D02CC">
              <w:rPr>
                <w:sz w:val="16"/>
                <w:szCs w:val="16"/>
              </w:rPr>
              <w:t>15,000 – 17,499 ft.</w:t>
            </w:r>
          </w:p>
        </w:tc>
        <w:tc>
          <w:tcPr>
            <w:tcW w:w="1440" w:type="dxa"/>
          </w:tcPr>
          <w:p w14:paraId="527689A7" w14:textId="77777777" w:rsidR="00137D5B" w:rsidRPr="002D02CC" w:rsidRDefault="00137D5B" w:rsidP="00F559DD">
            <w:pPr>
              <w:tabs>
                <w:tab w:val="center" w:pos="681"/>
              </w:tabs>
              <w:suppressAutoHyphens/>
              <w:jc w:val="center"/>
              <w:rPr>
                <w:sz w:val="16"/>
                <w:szCs w:val="16"/>
              </w:rPr>
            </w:pPr>
            <w:r w:rsidRPr="002D02CC">
              <w:rPr>
                <w:sz w:val="16"/>
                <w:szCs w:val="16"/>
              </w:rPr>
              <w:t>$ 562.28</w:t>
            </w:r>
          </w:p>
        </w:tc>
        <w:tc>
          <w:tcPr>
            <w:tcW w:w="1218" w:type="dxa"/>
          </w:tcPr>
          <w:p w14:paraId="288B9E77" w14:textId="77777777" w:rsidR="00137D5B" w:rsidRPr="002D02CC" w:rsidRDefault="00137D5B" w:rsidP="00F559DD">
            <w:pPr>
              <w:tabs>
                <w:tab w:val="center" w:pos="681"/>
              </w:tabs>
              <w:suppressAutoHyphens/>
              <w:jc w:val="center"/>
              <w:rPr>
                <w:sz w:val="16"/>
                <w:szCs w:val="16"/>
              </w:rPr>
            </w:pPr>
            <w:r w:rsidRPr="002D02CC">
              <w:rPr>
                <w:sz w:val="16"/>
                <w:szCs w:val="16"/>
              </w:rPr>
              <w:t>$ 84.34</w:t>
            </w:r>
          </w:p>
        </w:tc>
      </w:tr>
      <w:tr w:rsidR="00137D5B" w:rsidRPr="002D02CC" w14:paraId="5EFF1526" w14:textId="77777777" w:rsidTr="00F559DD">
        <w:trPr>
          <w:trHeight w:val="20"/>
          <w:jc w:val="center"/>
        </w:trPr>
        <w:tc>
          <w:tcPr>
            <w:tcW w:w="1902" w:type="dxa"/>
          </w:tcPr>
          <w:p w14:paraId="4CCD9839" w14:textId="77777777" w:rsidR="00137D5B" w:rsidRPr="002D02CC" w:rsidRDefault="00137D5B" w:rsidP="00F559DD">
            <w:pPr>
              <w:tabs>
                <w:tab w:val="center" w:pos="1408"/>
              </w:tabs>
              <w:suppressAutoHyphens/>
              <w:jc w:val="center"/>
              <w:rPr>
                <w:sz w:val="16"/>
                <w:szCs w:val="16"/>
              </w:rPr>
            </w:pPr>
            <w:r w:rsidRPr="002D02CC">
              <w:rPr>
                <w:sz w:val="16"/>
                <w:szCs w:val="16"/>
              </w:rPr>
              <w:t>17,500 – 19,999 ft.</w:t>
            </w:r>
          </w:p>
        </w:tc>
        <w:tc>
          <w:tcPr>
            <w:tcW w:w="1440" w:type="dxa"/>
          </w:tcPr>
          <w:p w14:paraId="06559415" w14:textId="77777777" w:rsidR="00137D5B" w:rsidRPr="002D02CC" w:rsidRDefault="00137D5B" w:rsidP="00F559DD">
            <w:pPr>
              <w:tabs>
                <w:tab w:val="center" w:pos="681"/>
              </w:tabs>
              <w:suppressAutoHyphens/>
              <w:jc w:val="center"/>
              <w:rPr>
                <w:sz w:val="16"/>
                <w:szCs w:val="16"/>
              </w:rPr>
            </w:pPr>
            <w:r w:rsidRPr="002D02CC">
              <w:rPr>
                <w:sz w:val="16"/>
                <w:szCs w:val="16"/>
              </w:rPr>
              <w:t>$ 686.51</w:t>
            </w:r>
          </w:p>
        </w:tc>
        <w:tc>
          <w:tcPr>
            <w:tcW w:w="1218" w:type="dxa"/>
          </w:tcPr>
          <w:p w14:paraId="1C1EA726" w14:textId="77777777" w:rsidR="00137D5B" w:rsidRPr="002D02CC" w:rsidRDefault="00137D5B" w:rsidP="00F559DD">
            <w:pPr>
              <w:tabs>
                <w:tab w:val="center" w:pos="681"/>
              </w:tabs>
              <w:suppressAutoHyphens/>
              <w:jc w:val="center"/>
              <w:rPr>
                <w:sz w:val="16"/>
                <w:szCs w:val="16"/>
              </w:rPr>
            </w:pPr>
            <w:r w:rsidRPr="002D02CC">
              <w:rPr>
                <w:sz w:val="16"/>
                <w:szCs w:val="16"/>
              </w:rPr>
              <w:t>$ 102.98</w:t>
            </w:r>
          </w:p>
        </w:tc>
      </w:tr>
      <w:tr w:rsidR="00137D5B" w:rsidRPr="002D02CC" w14:paraId="69FA0034" w14:textId="77777777" w:rsidTr="00F559DD">
        <w:trPr>
          <w:trHeight w:val="20"/>
          <w:jc w:val="center"/>
        </w:trPr>
        <w:tc>
          <w:tcPr>
            <w:tcW w:w="1902" w:type="dxa"/>
          </w:tcPr>
          <w:p w14:paraId="7ADB436B" w14:textId="77777777" w:rsidR="00137D5B" w:rsidRPr="002D02CC" w:rsidRDefault="00137D5B" w:rsidP="00F559DD">
            <w:pPr>
              <w:tabs>
                <w:tab w:val="left" w:pos="-720"/>
              </w:tabs>
              <w:suppressAutoHyphens/>
              <w:jc w:val="center"/>
              <w:rPr>
                <w:sz w:val="16"/>
                <w:szCs w:val="16"/>
              </w:rPr>
            </w:pPr>
            <w:r w:rsidRPr="002D02CC">
              <w:rPr>
                <w:sz w:val="16"/>
                <w:szCs w:val="16"/>
              </w:rPr>
              <w:t>20,000 Deeper ft.</w:t>
            </w:r>
          </w:p>
        </w:tc>
        <w:tc>
          <w:tcPr>
            <w:tcW w:w="1440" w:type="dxa"/>
          </w:tcPr>
          <w:p w14:paraId="48B6604C" w14:textId="77777777" w:rsidR="00137D5B" w:rsidRPr="002D02CC" w:rsidRDefault="00137D5B" w:rsidP="00F559DD">
            <w:pPr>
              <w:tabs>
                <w:tab w:val="center" w:pos="681"/>
              </w:tabs>
              <w:suppressAutoHyphens/>
              <w:jc w:val="center"/>
              <w:rPr>
                <w:sz w:val="16"/>
                <w:szCs w:val="16"/>
              </w:rPr>
            </w:pPr>
            <w:r w:rsidRPr="002D02CC">
              <w:rPr>
                <w:sz w:val="16"/>
                <w:szCs w:val="16"/>
              </w:rPr>
              <w:t>$ 366.58</w:t>
            </w:r>
          </w:p>
        </w:tc>
        <w:tc>
          <w:tcPr>
            <w:tcW w:w="1218" w:type="dxa"/>
          </w:tcPr>
          <w:p w14:paraId="17992A57" w14:textId="77777777" w:rsidR="00137D5B" w:rsidRPr="002D02CC" w:rsidRDefault="00137D5B" w:rsidP="00F559DD">
            <w:pPr>
              <w:tabs>
                <w:tab w:val="center" w:pos="681"/>
              </w:tabs>
              <w:suppressAutoHyphens/>
              <w:jc w:val="center"/>
              <w:rPr>
                <w:sz w:val="16"/>
                <w:szCs w:val="16"/>
              </w:rPr>
            </w:pPr>
            <w:r w:rsidRPr="002D02CC">
              <w:rPr>
                <w:sz w:val="16"/>
                <w:szCs w:val="16"/>
              </w:rPr>
              <w:t>$ 54.99</w:t>
            </w:r>
          </w:p>
        </w:tc>
      </w:tr>
    </w:tbl>
    <w:p w14:paraId="36E6B85D" w14:textId="55542FAA" w:rsidR="007A18C8" w:rsidRDefault="007A18C8" w:rsidP="00137D5B">
      <w:pPr>
        <w:pStyle w:val="1"/>
      </w:pPr>
      <w:r>
        <w:br w:type="page"/>
      </w:r>
    </w:p>
    <w:p w14:paraId="19B5719D" w14:textId="77777777" w:rsidR="00137D5B" w:rsidRDefault="00137D5B" w:rsidP="00137D5B">
      <w:pPr>
        <w:pStyle w:val="1"/>
      </w:pPr>
    </w:p>
    <w:p w14:paraId="4C3B89B9" w14:textId="62F23267" w:rsidR="00137D5B" w:rsidRDefault="00137D5B" w:rsidP="00137D5B">
      <w:pPr>
        <w:pStyle w:val="A"/>
      </w:pPr>
      <w:r w:rsidRPr="00651C8A">
        <w:t>C.</w:t>
      </w:r>
      <w:r w:rsidRPr="00651C8A">
        <w:tab/>
        <w:t>Brine Operation Wells: All Regions—Louisiana</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1902"/>
        <w:gridCol w:w="1440"/>
        <w:gridCol w:w="1218"/>
      </w:tblGrid>
      <w:tr w:rsidR="00137D5B" w:rsidRPr="00651C8A" w14:paraId="1C9E439E" w14:textId="77777777" w:rsidTr="00F559DD">
        <w:trPr>
          <w:cantSplit/>
          <w:trHeight w:val="20"/>
          <w:tblHeader/>
          <w:jc w:val="center"/>
        </w:trPr>
        <w:tc>
          <w:tcPr>
            <w:tcW w:w="4560" w:type="dxa"/>
            <w:gridSpan w:val="3"/>
            <w:shd w:val="clear" w:color="auto" w:fill="BFBFBF"/>
            <w:vAlign w:val="bottom"/>
          </w:tcPr>
          <w:p w14:paraId="039BA062" w14:textId="77777777" w:rsidR="00137D5B" w:rsidRPr="00B05055" w:rsidRDefault="00137D5B" w:rsidP="00F559DD">
            <w:pPr>
              <w:pStyle w:val="Text"/>
              <w:keepNext/>
              <w:jc w:val="center"/>
              <w:outlineLvl w:val="9"/>
              <w:rPr>
                <w:b/>
                <w:bCs/>
                <w:sz w:val="16"/>
                <w:szCs w:val="16"/>
              </w:rPr>
            </w:pPr>
            <w:r w:rsidRPr="00B05055">
              <w:rPr>
                <w:b/>
                <w:bCs/>
                <w:sz w:val="16"/>
                <w:szCs w:val="16"/>
              </w:rPr>
              <w:t>Table 1007.C</w:t>
            </w:r>
          </w:p>
          <w:p w14:paraId="0464730C" w14:textId="77777777" w:rsidR="00137D5B" w:rsidRPr="00B05055" w:rsidRDefault="00137D5B" w:rsidP="00F559DD">
            <w:pPr>
              <w:keepNext/>
              <w:tabs>
                <w:tab w:val="center" w:pos="4680"/>
              </w:tabs>
              <w:suppressAutoHyphens/>
              <w:jc w:val="center"/>
              <w:rPr>
                <w:b/>
                <w:bCs/>
                <w:spacing w:val="-3"/>
                <w:sz w:val="16"/>
                <w:szCs w:val="16"/>
              </w:rPr>
            </w:pPr>
            <w:r w:rsidRPr="00B05055">
              <w:rPr>
                <w:b/>
                <w:bCs/>
                <w:spacing w:val="-3"/>
                <w:sz w:val="16"/>
                <w:szCs w:val="16"/>
              </w:rPr>
              <w:t>Brine Operation Wells</w:t>
            </w:r>
            <w:r w:rsidRPr="00B05055">
              <w:rPr>
                <w:b/>
                <w:bCs/>
                <w:spacing w:val="-3"/>
                <w:sz w:val="16"/>
                <w:szCs w:val="16"/>
              </w:rPr>
              <w:br/>
              <w:t>All Regions—Louisiana</w:t>
            </w:r>
          </w:p>
        </w:tc>
      </w:tr>
      <w:tr w:rsidR="00137D5B" w:rsidRPr="00651C8A" w14:paraId="40202CE8" w14:textId="77777777" w:rsidTr="00F559DD">
        <w:trPr>
          <w:cantSplit/>
          <w:trHeight w:val="20"/>
          <w:tblHeader/>
          <w:jc w:val="center"/>
        </w:trPr>
        <w:tc>
          <w:tcPr>
            <w:tcW w:w="1902" w:type="dxa"/>
            <w:shd w:val="clear" w:color="auto" w:fill="BFBFBF"/>
            <w:vAlign w:val="center"/>
          </w:tcPr>
          <w:p w14:paraId="7E94B6F9" w14:textId="77777777" w:rsidR="00137D5B" w:rsidRPr="00B05055" w:rsidRDefault="00137D5B" w:rsidP="00F559DD">
            <w:pPr>
              <w:tabs>
                <w:tab w:val="center" w:pos="1408"/>
              </w:tabs>
              <w:suppressAutoHyphens/>
              <w:jc w:val="center"/>
              <w:rPr>
                <w:b/>
                <w:bCs/>
                <w:spacing w:val="-3"/>
                <w:sz w:val="16"/>
                <w:szCs w:val="16"/>
              </w:rPr>
            </w:pPr>
            <w:r w:rsidRPr="00B05055">
              <w:rPr>
                <w:b/>
                <w:bCs/>
                <w:spacing w:val="-3"/>
                <w:sz w:val="16"/>
                <w:szCs w:val="16"/>
              </w:rPr>
              <w:t>Long-String Casing</w:t>
            </w:r>
          </w:p>
          <w:p w14:paraId="2A3C5F9A" w14:textId="77777777" w:rsidR="00137D5B" w:rsidRPr="00B05055" w:rsidRDefault="00137D5B" w:rsidP="00F559DD">
            <w:pPr>
              <w:tabs>
                <w:tab w:val="center" w:pos="1408"/>
              </w:tabs>
              <w:suppressAutoHyphens/>
              <w:jc w:val="center"/>
              <w:rPr>
                <w:b/>
                <w:bCs/>
                <w:spacing w:val="-3"/>
                <w:sz w:val="16"/>
                <w:szCs w:val="16"/>
              </w:rPr>
            </w:pPr>
            <w:r w:rsidRPr="00B05055">
              <w:rPr>
                <w:b/>
                <w:bCs/>
                <w:spacing w:val="-3"/>
                <w:sz w:val="16"/>
                <w:szCs w:val="16"/>
              </w:rPr>
              <w:t>Diameter Size</w:t>
            </w:r>
          </w:p>
        </w:tc>
        <w:tc>
          <w:tcPr>
            <w:tcW w:w="2658" w:type="dxa"/>
            <w:gridSpan w:val="2"/>
            <w:shd w:val="clear" w:color="auto" w:fill="BFBFBF"/>
            <w:vAlign w:val="bottom"/>
          </w:tcPr>
          <w:p w14:paraId="692C5535" w14:textId="77777777" w:rsidR="00137D5B" w:rsidRPr="00B05055" w:rsidRDefault="00137D5B" w:rsidP="00F559DD">
            <w:pPr>
              <w:tabs>
                <w:tab w:val="center" w:pos="1473"/>
              </w:tabs>
              <w:suppressAutoHyphens/>
              <w:jc w:val="center"/>
              <w:rPr>
                <w:b/>
                <w:bCs/>
                <w:spacing w:val="-3"/>
                <w:sz w:val="16"/>
                <w:szCs w:val="16"/>
              </w:rPr>
            </w:pPr>
            <w:r w:rsidRPr="00B05055">
              <w:rPr>
                <w:b/>
                <w:bCs/>
                <w:spacing w:val="-3"/>
                <w:sz w:val="16"/>
                <w:szCs w:val="16"/>
              </w:rPr>
              <w:t>Cost—New</w:t>
            </w:r>
          </w:p>
          <w:p w14:paraId="64CDD048" w14:textId="77777777" w:rsidR="00137D5B" w:rsidRPr="00B05055" w:rsidRDefault="00137D5B" w:rsidP="00F559DD">
            <w:pPr>
              <w:tabs>
                <w:tab w:val="center" w:pos="1473"/>
              </w:tabs>
              <w:suppressAutoHyphens/>
              <w:jc w:val="center"/>
              <w:rPr>
                <w:b/>
                <w:bCs/>
                <w:spacing w:val="-3"/>
                <w:sz w:val="16"/>
                <w:szCs w:val="16"/>
              </w:rPr>
            </w:pPr>
            <w:r w:rsidRPr="00B05055">
              <w:rPr>
                <w:b/>
                <w:bCs/>
                <w:spacing w:val="-3"/>
                <w:sz w:val="16"/>
                <w:szCs w:val="16"/>
              </w:rPr>
              <w:t>$ per foot for</w:t>
            </w:r>
          </w:p>
          <w:p w14:paraId="46BC47ED" w14:textId="77777777" w:rsidR="00137D5B" w:rsidRPr="00B05055" w:rsidRDefault="00137D5B" w:rsidP="00F559DD">
            <w:pPr>
              <w:tabs>
                <w:tab w:val="center" w:pos="1473"/>
              </w:tabs>
              <w:suppressAutoHyphens/>
              <w:jc w:val="center"/>
              <w:rPr>
                <w:b/>
                <w:bCs/>
                <w:spacing w:val="-3"/>
                <w:sz w:val="16"/>
                <w:szCs w:val="16"/>
              </w:rPr>
            </w:pPr>
            <w:r w:rsidRPr="00B05055">
              <w:rPr>
                <w:b/>
                <w:bCs/>
                <w:spacing w:val="-3"/>
                <w:sz w:val="16"/>
                <w:szCs w:val="16"/>
              </w:rPr>
              <w:t>Brine Operation Wells</w:t>
            </w:r>
          </w:p>
        </w:tc>
      </w:tr>
      <w:tr w:rsidR="00137D5B" w:rsidRPr="00651C8A" w14:paraId="605AE144" w14:textId="77777777" w:rsidTr="00F559DD">
        <w:trPr>
          <w:cantSplit/>
          <w:trHeight w:val="20"/>
          <w:jc w:val="center"/>
        </w:trPr>
        <w:tc>
          <w:tcPr>
            <w:tcW w:w="1902" w:type="dxa"/>
            <w:shd w:val="clear" w:color="auto" w:fill="BFBFBF"/>
          </w:tcPr>
          <w:p w14:paraId="2D67AA02" w14:textId="77777777" w:rsidR="00137D5B" w:rsidRPr="00B05055" w:rsidRDefault="00137D5B" w:rsidP="00F559DD">
            <w:pPr>
              <w:tabs>
                <w:tab w:val="left" w:pos="-720"/>
              </w:tabs>
              <w:suppressAutoHyphens/>
              <w:jc w:val="center"/>
              <w:rPr>
                <w:b/>
                <w:bCs/>
                <w:spacing w:val="-3"/>
                <w:sz w:val="16"/>
                <w:szCs w:val="16"/>
              </w:rPr>
            </w:pPr>
            <w:r w:rsidRPr="00B05055">
              <w:rPr>
                <w:b/>
                <w:bCs/>
                <w:spacing w:val="-3"/>
                <w:sz w:val="16"/>
                <w:szCs w:val="16"/>
              </w:rPr>
              <w:t>Inches</w:t>
            </w:r>
          </w:p>
        </w:tc>
        <w:tc>
          <w:tcPr>
            <w:tcW w:w="1440" w:type="dxa"/>
            <w:shd w:val="clear" w:color="auto" w:fill="BFBFBF"/>
          </w:tcPr>
          <w:p w14:paraId="7CF1CD83" w14:textId="77777777" w:rsidR="00137D5B" w:rsidRPr="00B05055" w:rsidRDefault="00137D5B" w:rsidP="00F559DD">
            <w:pPr>
              <w:tabs>
                <w:tab w:val="center" w:pos="681"/>
              </w:tabs>
              <w:suppressAutoHyphens/>
              <w:jc w:val="center"/>
              <w:rPr>
                <w:b/>
                <w:bCs/>
                <w:spacing w:val="-3"/>
                <w:sz w:val="16"/>
                <w:szCs w:val="16"/>
              </w:rPr>
            </w:pPr>
            <w:r w:rsidRPr="00B05055">
              <w:rPr>
                <w:b/>
                <w:bCs/>
                <w:spacing w:val="-3"/>
                <w:sz w:val="16"/>
                <w:szCs w:val="16"/>
              </w:rPr>
              <w:t>Cost @ 100%</w:t>
            </w:r>
          </w:p>
        </w:tc>
        <w:tc>
          <w:tcPr>
            <w:tcW w:w="1218" w:type="dxa"/>
            <w:shd w:val="clear" w:color="auto" w:fill="BFBFBF"/>
          </w:tcPr>
          <w:p w14:paraId="63662308" w14:textId="77777777" w:rsidR="00137D5B" w:rsidRPr="00B05055" w:rsidRDefault="00137D5B" w:rsidP="00F559DD">
            <w:pPr>
              <w:tabs>
                <w:tab w:val="center" w:pos="681"/>
              </w:tabs>
              <w:suppressAutoHyphens/>
              <w:jc w:val="center"/>
              <w:rPr>
                <w:b/>
                <w:bCs/>
                <w:spacing w:val="-3"/>
                <w:sz w:val="16"/>
                <w:szCs w:val="16"/>
              </w:rPr>
            </w:pPr>
            <w:r w:rsidRPr="00B05055">
              <w:rPr>
                <w:b/>
                <w:bCs/>
                <w:spacing w:val="-3"/>
                <w:sz w:val="16"/>
                <w:szCs w:val="16"/>
              </w:rPr>
              <w:t>15% Assessed</w:t>
            </w:r>
          </w:p>
        </w:tc>
      </w:tr>
      <w:tr w:rsidR="00137D5B" w:rsidRPr="00651C8A" w14:paraId="421B6E2A" w14:textId="77777777" w:rsidTr="00F559DD">
        <w:trPr>
          <w:cantSplit/>
          <w:trHeight w:val="20"/>
          <w:jc w:val="center"/>
        </w:trPr>
        <w:tc>
          <w:tcPr>
            <w:tcW w:w="1902" w:type="dxa"/>
          </w:tcPr>
          <w:p w14:paraId="1980D51B" w14:textId="77777777" w:rsidR="00137D5B" w:rsidRPr="00651C8A" w:rsidRDefault="00137D5B" w:rsidP="00F559DD">
            <w:pPr>
              <w:tabs>
                <w:tab w:val="left" w:pos="-720"/>
              </w:tabs>
              <w:suppressAutoHyphens/>
              <w:jc w:val="center"/>
              <w:rPr>
                <w:spacing w:val="-3"/>
                <w:sz w:val="16"/>
                <w:szCs w:val="16"/>
              </w:rPr>
            </w:pPr>
            <w:r w:rsidRPr="00651C8A">
              <w:rPr>
                <w:spacing w:val="-3"/>
                <w:sz w:val="16"/>
                <w:szCs w:val="16"/>
              </w:rPr>
              <w:t>4</w:t>
            </w:r>
          </w:p>
        </w:tc>
        <w:tc>
          <w:tcPr>
            <w:tcW w:w="1440" w:type="dxa"/>
          </w:tcPr>
          <w:p w14:paraId="7E7C39C2" w14:textId="77777777" w:rsidR="00137D5B" w:rsidRPr="00651C8A" w:rsidRDefault="00137D5B" w:rsidP="00F559DD">
            <w:pPr>
              <w:tabs>
                <w:tab w:val="center" w:pos="681"/>
              </w:tabs>
              <w:suppressAutoHyphens/>
              <w:jc w:val="center"/>
              <w:rPr>
                <w:spacing w:val="-3"/>
                <w:sz w:val="16"/>
                <w:szCs w:val="16"/>
              </w:rPr>
            </w:pPr>
            <w:r w:rsidRPr="00651C8A">
              <w:rPr>
                <w:spacing w:val="-3"/>
                <w:sz w:val="16"/>
                <w:szCs w:val="16"/>
              </w:rPr>
              <w:t>$ 722.31</w:t>
            </w:r>
          </w:p>
        </w:tc>
        <w:tc>
          <w:tcPr>
            <w:tcW w:w="1218" w:type="dxa"/>
          </w:tcPr>
          <w:p w14:paraId="7EC0B638" w14:textId="77777777" w:rsidR="00137D5B" w:rsidRPr="00651C8A" w:rsidRDefault="00137D5B" w:rsidP="00F559DD">
            <w:pPr>
              <w:tabs>
                <w:tab w:val="center" w:pos="681"/>
              </w:tabs>
              <w:suppressAutoHyphens/>
              <w:jc w:val="center"/>
              <w:rPr>
                <w:spacing w:val="-3"/>
                <w:sz w:val="16"/>
                <w:szCs w:val="16"/>
              </w:rPr>
            </w:pPr>
            <w:r w:rsidRPr="00651C8A">
              <w:rPr>
                <w:spacing w:val="-3"/>
                <w:sz w:val="16"/>
                <w:szCs w:val="16"/>
              </w:rPr>
              <w:t>$ 108.35</w:t>
            </w:r>
          </w:p>
        </w:tc>
      </w:tr>
      <w:tr w:rsidR="00137D5B" w:rsidRPr="00651C8A" w14:paraId="5A37B2D4" w14:textId="77777777" w:rsidTr="00F559DD">
        <w:trPr>
          <w:cantSplit/>
          <w:trHeight w:val="20"/>
          <w:jc w:val="center"/>
        </w:trPr>
        <w:tc>
          <w:tcPr>
            <w:tcW w:w="1902" w:type="dxa"/>
          </w:tcPr>
          <w:p w14:paraId="315E29C9" w14:textId="77777777" w:rsidR="00137D5B" w:rsidRPr="00651C8A" w:rsidRDefault="00137D5B" w:rsidP="00F559DD">
            <w:pPr>
              <w:tabs>
                <w:tab w:val="left" w:pos="-720"/>
              </w:tabs>
              <w:suppressAutoHyphens/>
              <w:jc w:val="center"/>
              <w:rPr>
                <w:sz w:val="16"/>
                <w:szCs w:val="16"/>
              </w:rPr>
            </w:pPr>
            <w:r w:rsidRPr="00651C8A">
              <w:rPr>
                <w:sz w:val="16"/>
                <w:szCs w:val="16"/>
              </w:rPr>
              <w:t>5</w:t>
            </w:r>
          </w:p>
        </w:tc>
        <w:tc>
          <w:tcPr>
            <w:tcW w:w="1440" w:type="dxa"/>
          </w:tcPr>
          <w:p w14:paraId="0475C669" w14:textId="77777777" w:rsidR="00137D5B" w:rsidRPr="00651C8A" w:rsidRDefault="00137D5B" w:rsidP="00F559DD">
            <w:pPr>
              <w:tabs>
                <w:tab w:val="center" w:pos="681"/>
              </w:tabs>
              <w:suppressAutoHyphens/>
              <w:jc w:val="center"/>
              <w:rPr>
                <w:sz w:val="16"/>
                <w:szCs w:val="16"/>
              </w:rPr>
            </w:pPr>
            <w:r w:rsidRPr="00651C8A">
              <w:rPr>
                <w:sz w:val="16"/>
                <w:szCs w:val="16"/>
              </w:rPr>
              <w:t>$ 868.80</w:t>
            </w:r>
          </w:p>
        </w:tc>
        <w:tc>
          <w:tcPr>
            <w:tcW w:w="1218" w:type="dxa"/>
          </w:tcPr>
          <w:p w14:paraId="35495B13" w14:textId="77777777" w:rsidR="00137D5B" w:rsidRPr="00651C8A" w:rsidRDefault="00137D5B" w:rsidP="00F559DD">
            <w:pPr>
              <w:tabs>
                <w:tab w:val="center" w:pos="681"/>
              </w:tabs>
              <w:suppressAutoHyphens/>
              <w:jc w:val="center"/>
              <w:rPr>
                <w:sz w:val="16"/>
                <w:szCs w:val="16"/>
              </w:rPr>
            </w:pPr>
            <w:r w:rsidRPr="00651C8A">
              <w:rPr>
                <w:sz w:val="16"/>
                <w:szCs w:val="16"/>
              </w:rPr>
              <w:t>$ 130.32</w:t>
            </w:r>
          </w:p>
        </w:tc>
      </w:tr>
      <w:tr w:rsidR="00137D5B" w:rsidRPr="00651C8A" w14:paraId="76858262" w14:textId="77777777" w:rsidTr="00F559DD">
        <w:trPr>
          <w:cantSplit/>
          <w:trHeight w:val="20"/>
          <w:jc w:val="center"/>
        </w:trPr>
        <w:tc>
          <w:tcPr>
            <w:tcW w:w="1902" w:type="dxa"/>
          </w:tcPr>
          <w:p w14:paraId="25D4616F" w14:textId="77777777" w:rsidR="00137D5B" w:rsidRPr="00651C8A" w:rsidRDefault="00137D5B" w:rsidP="00F559DD">
            <w:pPr>
              <w:tabs>
                <w:tab w:val="left" w:pos="-720"/>
              </w:tabs>
              <w:suppressAutoHyphens/>
              <w:jc w:val="center"/>
              <w:rPr>
                <w:sz w:val="16"/>
                <w:szCs w:val="16"/>
              </w:rPr>
            </w:pPr>
            <w:r w:rsidRPr="00651C8A">
              <w:rPr>
                <w:sz w:val="16"/>
                <w:szCs w:val="16"/>
              </w:rPr>
              <w:t>6</w:t>
            </w:r>
          </w:p>
        </w:tc>
        <w:tc>
          <w:tcPr>
            <w:tcW w:w="1440" w:type="dxa"/>
          </w:tcPr>
          <w:p w14:paraId="5FAAA0CF" w14:textId="77777777" w:rsidR="00137D5B" w:rsidRPr="00651C8A" w:rsidRDefault="00137D5B" w:rsidP="00F559DD">
            <w:pPr>
              <w:tabs>
                <w:tab w:val="center" w:pos="681"/>
              </w:tabs>
              <w:suppressAutoHyphens/>
              <w:jc w:val="center"/>
              <w:rPr>
                <w:sz w:val="16"/>
                <w:szCs w:val="16"/>
              </w:rPr>
            </w:pPr>
            <w:r w:rsidRPr="00651C8A">
              <w:rPr>
                <w:sz w:val="16"/>
                <w:szCs w:val="16"/>
              </w:rPr>
              <w:t>$ 1,013.49</w:t>
            </w:r>
          </w:p>
        </w:tc>
        <w:tc>
          <w:tcPr>
            <w:tcW w:w="1218" w:type="dxa"/>
          </w:tcPr>
          <w:p w14:paraId="2FE81BF6" w14:textId="77777777" w:rsidR="00137D5B" w:rsidRPr="00651C8A" w:rsidRDefault="00137D5B" w:rsidP="00F559DD">
            <w:pPr>
              <w:tabs>
                <w:tab w:val="center" w:pos="681"/>
              </w:tabs>
              <w:suppressAutoHyphens/>
              <w:jc w:val="center"/>
              <w:rPr>
                <w:sz w:val="16"/>
                <w:szCs w:val="16"/>
              </w:rPr>
            </w:pPr>
            <w:r w:rsidRPr="00651C8A">
              <w:rPr>
                <w:sz w:val="16"/>
                <w:szCs w:val="16"/>
              </w:rPr>
              <w:t>$ 152.02</w:t>
            </w:r>
          </w:p>
        </w:tc>
      </w:tr>
      <w:tr w:rsidR="00137D5B" w:rsidRPr="00651C8A" w14:paraId="11B494EA" w14:textId="77777777" w:rsidTr="00F559DD">
        <w:trPr>
          <w:cantSplit/>
          <w:trHeight w:val="20"/>
          <w:jc w:val="center"/>
        </w:trPr>
        <w:tc>
          <w:tcPr>
            <w:tcW w:w="1902" w:type="dxa"/>
          </w:tcPr>
          <w:p w14:paraId="7AE7D785" w14:textId="77777777" w:rsidR="00137D5B" w:rsidRPr="00651C8A" w:rsidRDefault="00137D5B" w:rsidP="00F559DD">
            <w:pPr>
              <w:tabs>
                <w:tab w:val="left" w:pos="-720"/>
              </w:tabs>
              <w:suppressAutoHyphens/>
              <w:jc w:val="center"/>
              <w:rPr>
                <w:sz w:val="16"/>
                <w:szCs w:val="16"/>
              </w:rPr>
            </w:pPr>
            <w:r w:rsidRPr="00651C8A">
              <w:rPr>
                <w:sz w:val="16"/>
                <w:szCs w:val="16"/>
              </w:rPr>
              <w:t>7</w:t>
            </w:r>
          </w:p>
        </w:tc>
        <w:tc>
          <w:tcPr>
            <w:tcW w:w="1440" w:type="dxa"/>
          </w:tcPr>
          <w:p w14:paraId="2B43F524" w14:textId="77777777" w:rsidR="00137D5B" w:rsidRPr="00651C8A" w:rsidRDefault="00137D5B" w:rsidP="00F559DD">
            <w:pPr>
              <w:tabs>
                <w:tab w:val="center" w:pos="681"/>
              </w:tabs>
              <w:suppressAutoHyphens/>
              <w:jc w:val="center"/>
              <w:rPr>
                <w:sz w:val="16"/>
                <w:szCs w:val="16"/>
              </w:rPr>
            </w:pPr>
            <w:r w:rsidRPr="00651C8A">
              <w:rPr>
                <w:sz w:val="16"/>
                <w:szCs w:val="16"/>
              </w:rPr>
              <w:t>$ 1,157.10</w:t>
            </w:r>
          </w:p>
        </w:tc>
        <w:tc>
          <w:tcPr>
            <w:tcW w:w="1218" w:type="dxa"/>
          </w:tcPr>
          <w:p w14:paraId="6920283D" w14:textId="77777777" w:rsidR="00137D5B" w:rsidRPr="00651C8A" w:rsidRDefault="00137D5B" w:rsidP="00F559DD">
            <w:pPr>
              <w:tabs>
                <w:tab w:val="center" w:pos="681"/>
              </w:tabs>
              <w:suppressAutoHyphens/>
              <w:jc w:val="center"/>
              <w:rPr>
                <w:sz w:val="16"/>
                <w:szCs w:val="16"/>
              </w:rPr>
            </w:pPr>
            <w:r w:rsidRPr="00651C8A">
              <w:rPr>
                <w:sz w:val="16"/>
                <w:szCs w:val="16"/>
              </w:rPr>
              <w:t>$ 173.56</w:t>
            </w:r>
          </w:p>
        </w:tc>
      </w:tr>
      <w:tr w:rsidR="00137D5B" w:rsidRPr="00651C8A" w14:paraId="1DA71F21" w14:textId="77777777" w:rsidTr="00F559DD">
        <w:trPr>
          <w:cantSplit/>
          <w:trHeight w:val="20"/>
          <w:jc w:val="center"/>
        </w:trPr>
        <w:tc>
          <w:tcPr>
            <w:tcW w:w="1902" w:type="dxa"/>
          </w:tcPr>
          <w:p w14:paraId="57C185EF" w14:textId="77777777" w:rsidR="00137D5B" w:rsidRPr="00651C8A" w:rsidRDefault="00137D5B" w:rsidP="00F559DD">
            <w:pPr>
              <w:tabs>
                <w:tab w:val="left" w:pos="-720"/>
              </w:tabs>
              <w:suppressAutoHyphens/>
              <w:jc w:val="center"/>
              <w:rPr>
                <w:sz w:val="16"/>
                <w:szCs w:val="16"/>
              </w:rPr>
            </w:pPr>
            <w:r w:rsidRPr="00651C8A">
              <w:rPr>
                <w:sz w:val="16"/>
                <w:szCs w:val="16"/>
              </w:rPr>
              <w:t>8</w:t>
            </w:r>
          </w:p>
        </w:tc>
        <w:tc>
          <w:tcPr>
            <w:tcW w:w="1440" w:type="dxa"/>
          </w:tcPr>
          <w:p w14:paraId="363C131E" w14:textId="77777777" w:rsidR="00137D5B" w:rsidRPr="00651C8A" w:rsidRDefault="00137D5B" w:rsidP="00F559DD">
            <w:pPr>
              <w:tabs>
                <w:tab w:val="center" w:pos="681"/>
              </w:tabs>
              <w:suppressAutoHyphens/>
              <w:jc w:val="center"/>
              <w:rPr>
                <w:sz w:val="16"/>
                <w:szCs w:val="16"/>
              </w:rPr>
            </w:pPr>
            <w:r w:rsidRPr="00651C8A">
              <w:rPr>
                <w:sz w:val="16"/>
                <w:szCs w:val="16"/>
              </w:rPr>
              <w:t>$ 1,300.06</w:t>
            </w:r>
          </w:p>
        </w:tc>
        <w:tc>
          <w:tcPr>
            <w:tcW w:w="1218" w:type="dxa"/>
          </w:tcPr>
          <w:p w14:paraId="39B631F4" w14:textId="77777777" w:rsidR="00137D5B" w:rsidRPr="00651C8A" w:rsidRDefault="00137D5B" w:rsidP="00F559DD">
            <w:pPr>
              <w:tabs>
                <w:tab w:val="center" w:pos="681"/>
              </w:tabs>
              <w:suppressAutoHyphens/>
              <w:jc w:val="center"/>
              <w:rPr>
                <w:sz w:val="16"/>
                <w:szCs w:val="16"/>
              </w:rPr>
            </w:pPr>
            <w:r w:rsidRPr="00651C8A">
              <w:rPr>
                <w:sz w:val="16"/>
                <w:szCs w:val="16"/>
              </w:rPr>
              <w:t>$ 195.01</w:t>
            </w:r>
          </w:p>
        </w:tc>
      </w:tr>
      <w:tr w:rsidR="00137D5B" w:rsidRPr="00651C8A" w14:paraId="67D9AC31" w14:textId="77777777" w:rsidTr="00F559DD">
        <w:trPr>
          <w:cantSplit/>
          <w:trHeight w:val="20"/>
          <w:jc w:val="center"/>
        </w:trPr>
        <w:tc>
          <w:tcPr>
            <w:tcW w:w="1902" w:type="dxa"/>
          </w:tcPr>
          <w:p w14:paraId="2F620563" w14:textId="77777777" w:rsidR="00137D5B" w:rsidRPr="00651C8A" w:rsidRDefault="00137D5B" w:rsidP="00F559DD">
            <w:pPr>
              <w:tabs>
                <w:tab w:val="left" w:pos="-720"/>
              </w:tabs>
              <w:suppressAutoHyphens/>
              <w:jc w:val="center"/>
              <w:rPr>
                <w:sz w:val="16"/>
                <w:szCs w:val="16"/>
              </w:rPr>
            </w:pPr>
            <w:r w:rsidRPr="00651C8A">
              <w:rPr>
                <w:sz w:val="16"/>
                <w:szCs w:val="16"/>
              </w:rPr>
              <w:t>9</w:t>
            </w:r>
          </w:p>
        </w:tc>
        <w:tc>
          <w:tcPr>
            <w:tcW w:w="1440" w:type="dxa"/>
          </w:tcPr>
          <w:p w14:paraId="5E757CFB" w14:textId="77777777" w:rsidR="00137D5B" w:rsidRPr="00651C8A" w:rsidRDefault="00137D5B" w:rsidP="00F559DD">
            <w:pPr>
              <w:tabs>
                <w:tab w:val="center" w:pos="681"/>
              </w:tabs>
              <w:suppressAutoHyphens/>
              <w:jc w:val="center"/>
              <w:rPr>
                <w:sz w:val="16"/>
                <w:szCs w:val="16"/>
              </w:rPr>
            </w:pPr>
            <w:r w:rsidRPr="00651C8A">
              <w:rPr>
                <w:sz w:val="16"/>
                <w:szCs w:val="16"/>
              </w:rPr>
              <w:t>$ 1,442.67</w:t>
            </w:r>
          </w:p>
        </w:tc>
        <w:tc>
          <w:tcPr>
            <w:tcW w:w="1218" w:type="dxa"/>
          </w:tcPr>
          <w:p w14:paraId="5C48971A" w14:textId="77777777" w:rsidR="00137D5B" w:rsidRPr="00651C8A" w:rsidRDefault="00137D5B" w:rsidP="00F559DD">
            <w:pPr>
              <w:tabs>
                <w:tab w:val="center" w:pos="681"/>
              </w:tabs>
              <w:suppressAutoHyphens/>
              <w:jc w:val="center"/>
              <w:rPr>
                <w:sz w:val="16"/>
                <w:szCs w:val="16"/>
              </w:rPr>
            </w:pPr>
            <w:r w:rsidRPr="00651C8A">
              <w:rPr>
                <w:sz w:val="16"/>
                <w:szCs w:val="16"/>
              </w:rPr>
              <w:t>$ 216.40</w:t>
            </w:r>
          </w:p>
        </w:tc>
      </w:tr>
      <w:tr w:rsidR="00137D5B" w:rsidRPr="00651C8A" w14:paraId="6BD7B47C" w14:textId="77777777" w:rsidTr="00F559DD">
        <w:trPr>
          <w:cantSplit/>
          <w:trHeight w:val="20"/>
          <w:jc w:val="center"/>
        </w:trPr>
        <w:tc>
          <w:tcPr>
            <w:tcW w:w="1902" w:type="dxa"/>
          </w:tcPr>
          <w:p w14:paraId="24AFB549" w14:textId="77777777" w:rsidR="00137D5B" w:rsidRPr="00651C8A" w:rsidRDefault="00137D5B" w:rsidP="00F559DD">
            <w:pPr>
              <w:tabs>
                <w:tab w:val="left" w:pos="-720"/>
              </w:tabs>
              <w:suppressAutoHyphens/>
              <w:jc w:val="center"/>
              <w:rPr>
                <w:sz w:val="16"/>
                <w:szCs w:val="16"/>
              </w:rPr>
            </w:pPr>
            <w:r w:rsidRPr="00651C8A">
              <w:rPr>
                <w:sz w:val="16"/>
                <w:szCs w:val="16"/>
              </w:rPr>
              <w:t>10</w:t>
            </w:r>
          </w:p>
        </w:tc>
        <w:tc>
          <w:tcPr>
            <w:tcW w:w="1440" w:type="dxa"/>
          </w:tcPr>
          <w:p w14:paraId="03CA7110" w14:textId="77777777" w:rsidR="00137D5B" w:rsidRPr="00651C8A" w:rsidRDefault="00137D5B" w:rsidP="00F559DD">
            <w:pPr>
              <w:tabs>
                <w:tab w:val="center" w:pos="681"/>
              </w:tabs>
              <w:suppressAutoHyphens/>
              <w:jc w:val="center"/>
              <w:rPr>
                <w:sz w:val="16"/>
                <w:szCs w:val="16"/>
              </w:rPr>
            </w:pPr>
            <w:r w:rsidRPr="00651C8A">
              <w:rPr>
                <w:sz w:val="16"/>
                <w:szCs w:val="16"/>
              </w:rPr>
              <w:t>$ 1,585.11</w:t>
            </w:r>
          </w:p>
        </w:tc>
        <w:tc>
          <w:tcPr>
            <w:tcW w:w="1218" w:type="dxa"/>
          </w:tcPr>
          <w:p w14:paraId="0860277E" w14:textId="77777777" w:rsidR="00137D5B" w:rsidRPr="00651C8A" w:rsidRDefault="00137D5B" w:rsidP="00F559DD">
            <w:pPr>
              <w:tabs>
                <w:tab w:val="center" w:pos="681"/>
              </w:tabs>
              <w:suppressAutoHyphens/>
              <w:jc w:val="center"/>
              <w:rPr>
                <w:sz w:val="16"/>
                <w:szCs w:val="16"/>
              </w:rPr>
            </w:pPr>
            <w:r w:rsidRPr="00651C8A">
              <w:rPr>
                <w:sz w:val="16"/>
                <w:szCs w:val="16"/>
              </w:rPr>
              <w:t>$ 237.77</w:t>
            </w:r>
          </w:p>
        </w:tc>
      </w:tr>
      <w:tr w:rsidR="00137D5B" w:rsidRPr="00651C8A" w14:paraId="7F7457E7" w14:textId="77777777" w:rsidTr="00F559DD">
        <w:trPr>
          <w:cantSplit/>
          <w:trHeight w:val="20"/>
          <w:jc w:val="center"/>
        </w:trPr>
        <w:tc>
          <w:tcPr>
            <w:tcW w:w="1902" w:type="dxa"/>
          </w:tcPr>
          <w:p w14:paraId="4D33DD3A" w14:textId="77777777" w:rsidR="00137D5B" w:rsidRPr="00651C8A" w:rsidRDefault="00137D5B" w:rsidP="00F559DD">
            <w:pPr>
              <w:tabs>
                <w:tab w:val="center" w:pos="1408"/>
              </w:tabs>
              <w:suppressAutoHyphens/>
              <w:jc w:val="center"/>
              <w:rPr>
                <w:sz w:val="16"/>
                <w:szCs w:val="16"/>
              </w:rPr>
            </w:pPr>
            <w:r w:rsidRPr="00651C8A">
              <w:rPr>
                <w:sz w:val="16"/>
                <w:szCs w:val="16"/>
              </w:rPr>
              <w:t>11</w:t>
            </w:r>
          </w:p>
        </w:tc>
        <w:tc>
          <w:tcPr>
            <w:tcW w:w="1440" w:type="dxa"/>
          </w:tcPr>
          <w:p w14:paraId="59BACE5D" w14:textId="77777777" w:rsidR="00137D5B" w:rsidRPr="00651C8A" w:rsidRDefault="00137D5B" w:rsidP="00F559DD">
            <w:pPr>
              <w:tabs>
                <w:tab w:val="center" w:pos="681"/>
              </w:tabs>
              <w:suppressAutoHyphens/>
              <w:jc w:val="center"/>
              <w:rPr>
                <w:sz w:val="16"/>
                <w:szCs w:val="16"/>
              </w:rPr>
            </w:pPr>
            <w:r w:rsidRPr="00651C8A">
              <w:rPr>
                <w:sz w:val="16"/>
                <w:szCs w:val="16"/>
              </w:rPr>
              <w:t>$ 1,727.53</w:t>
            </w:r>
          </w:p>
        </w:tc>
        <w:tc>
          <w:tcPr>
            <w:tcW w:w="1218" w:type="dxa"/>
          </w:tcPr>
          <w:p w14:paraId="6E8BACE2" w14:textId="77777777" w:rsidR="00137D5B" w:rsidRPr="00651C8A" w:rsidRDefault="00137D5B" w:rsidP="00F559DD">
            <w:pPr>
              <w:tabs>
                <w:tab w:val="center" w:pos="681"/>
              </w:tabs>
              <w:suppressAutoHyphens/>
              <w:jc w:val="center"/>
              <w:rPr>
                <w:sz w:val="16"/>
                <w:szCs w:val="16"/>
              </w:rPr>
            </w:pPr>
            <w:r w:rsidRPr="00651C8A">
              <w:rPr>
                <w:sz w:val="16"/>
                <w:szCs w:val="16"/>
              </w:rPr>
              <w:t>$ 259.13</w:t>
            </w:r>
          </w:p>
        </w:tc>
      </w:tr>
      <w:tr w:rsidR="00137D5B" w:rsidRPr="00651C8A" w14:paraId="5CDF38D0" w14:textId="77777777" w:rsidTr="00F559DD">
        <w:trPr>
          <w:cantSplit/>
          <w:trHeight w:val="20"/>
          <w:jc w:val="center"/>
        </w:trPr>
        <w:tc>
          <w:tcPr>
            <w:tcW w:w="1902" w:type="dxa"/>
          </w:tcPr>
          <w:p w14:paraId="2D5D3839" w14:textId="77777777" w:rsidR="00137D5B" w:rsidRPr="00651C8A" w:rsidRDefault="00137D5B" w:rsidP="00F559DD">
            <w:pPr>
              <w:tabs>
                <w:tab w:val="center" w:pos="1408"/>
              </w:tabs>
              <w:suppressAutoHyphens/>
              <w:jc w:val="center"/>
              <w:rPr>
                <w:sz w:val="16"/>
                <w:szCs w:val="16"/>
              </w:rPr>
            </w:pPr>
            <w:r w:rsidRPr="00651C8A">
              <w:rPr>
                <w:sz w:val="16"/>
                <w:szCs w:val="16"/>
              </w:rPr>
              <w:t>12</w:t>
            </w:r>
          </w:p>
        </w:tc>
        <w:tc>
          <w:tcPr>
            <w:tcW w:w="1440" w:type="dxa"/>
          </w:tcPr>
          <w:p w14:paraId="6C42AD8F" w14:textId="77777777" w:rsidR="00137D5B" w:rsidRPr="00651C8A" w:rsidRDefault="00137D5B" w:rsidP="00F559DD">
            <w:pPr>
              <w:tabs>
                <w:tab w:val="center" w:pos="681"/>
              </w:tabs>
              <w:suppressAutoHyphens/>
              <w:jc w:val="center"/>
              <w:rPr>
                <w:sz w:val="16"/>
                <w:szCs w:val="16"/>
              </w:rPr>
            </w:pPr>
            <w:r w:rsidRPr="00651C8A">
              <w:rPr>
                <w:sz w:val="16"/>
                <w:szCs w:val="16"/>
              </w:rPr>
              <w:t>$ 1,870.03</w:t>
            </w:r>
          </w:p>
        </w:tc>
        <w:tc>
          <w:tcPr>
            <w:tcW w:w="1218" w:type="dxa"/>
          </w:tcPr>
          <w:p w14:paraId="55093265" w14:textId="77777777" w:rsidR="00137D5B" w:rsidRPr="00651C8A" w:rsidRDefault="00137D5B" w:rsidP="00F559DD">
            <w:pPr>
              <w:tabs>
                <w:tab w:val="center" w:pos="681"/>
              </w:tabs>
              <w:suppressAutoHyphens/>
              <w:jc w:val="center"/>
              <w:rPr>
                <w:sz w:val="16"/>
                <w:szCs w:val="16"/>
              </w:rPr>
            </w:pPr>
            <w:r w:rsidRPr="00651C8A">
              <w:rPr>
                <w:sz w:val="16"/>
                <w:szCs w:val="16"/>
              </w:rPr>
              <w:t>$ 280.50</w:t>
            </w:r>
          </w:p>
        </w:tc>
      </w:tr>
      <w:tr w:rsidR="00137D5B" w:rsidRPr="00651C8A" w14:paraId="6153A1A3" w14:textId="77777777" w:rsidTr="00F559DD">
        <w:trPr>
          <w:cantSplit/>
          <w:trHeight w:val="20"/>
          <w:jc w:val="center"/>
        </w:trPr>
        <w:tc>
          <w:tcPr>
            <w:tcW w:w="1902" w:type="dxa"/>
          </w:tcPr>
          <w:p w14:paraId="7A936185" w14:textId="77777777" w:rsidR="00137D5B" w:rsidRPr="00651C8A" w:rsidRDefault="00137D5B" w:rsidP="00F559DD">
            <w:pPr>
              <w:tabs>
                <w:tab w:val="center" w:pos="1408"/>
              </w:tabs>
              <w:suppressAutoHyphens/>
              <w:jc w:val="center"/>
              <w:rPr>
                <w:sz w:val="16"/>
                <w:szCs w:val="16"/>
              </w:rPr>
            </w:pPr>
            <w:r w:rsidRPr="00651C8A">
              <w:rPr>
                <w:sz w:val="16"/>
                <w:szCs w:val="16"/>
              </w:rPr>
              <w:t>13</w:t>
            </w:r>
          </w:p>
        </w:tc>
        <w:tc>
          <w:tcPr>
            <w:tcW w:w="1440" w:type="dxa"/>
          </w:tcPr>
          <w:p w14:paraId="031122FB" w14:textId="77777777" w:rsidR="00137D5B" w:rsidRPr="00651C8A" w:rsidRDefault="00137D5B" w:rsidP="00F559DD">
            <w:pPr>
              <w:tabs>
                <w:tab w:val="center" w:pos="681"/>
              </w:tabs>
              <w:suppressAutoHyphens/>
              <w:jc w:val="center"/>
              <w:rPr>
                <w:sz w:val="16"/>
                <w:szCs w:val="16"/>
              </w:rPr>
            </w:pPr>
            <w:r w:rsidRPr="00651C8A">
              <w:rPr>
                <w:sz w:val="16"/>
                <w:szCs w:val="16"/>
              </w:rPr>
              <w:t>$ 2,012.68</w:t>
            </w:r>
          </w:p>
        </w:tc>
        <w:tc>
          <w:tcPr>
            <w:tcW w:w="1218" w:type="dxa"/>
          </w:tcPr>
          <w:p w14:paraId="4377ADCE" w14:textId="77777777" w:rsidR="00137D5B" w:rsidRPr="00651C8A" w:rsidRDefault="00137D5B" w:rsidP="00F559DD">
            <w:pPr>
              <w:tabs>
                <w:tab w:val="center" w:pos="681"/>
              </w:tabs>
              <w:suppressAutoHyphens/>
              <w:jc w:val="center"/>
              <w:rPr>
                <w:sz w:val="16"/>
                <w:szCs w:val="16"/>
              </w:rPr>
            </w:pPr>
            <w:r w:rsidRPr="00651C8A">
              <w:rPr>
                <w:sz w:val="16"/>
                <w:szCs w:val="16"/>
              </w:rPr>
              <w:t>$ 301.90</w:t>
            </w:r>
          </w:p>
        </w:tc>
      </w:tr>
      <w:tr w:rsidR="00137D5B" w:rsidRPr="00651C8A" w14:paraId="71A237C7" w14:textId="77777777" w:rsidTr="00F559DD">
        <w:trPr>
          <w:cantSplit/>
          <w:trHeight w:val="20"/>
          <w:jc w:val="center"/>
        </w:trPr>
        <w:tc>
          <w:tcPr>
            <w:tcW w:w="1902" w:type="dxa"/>
          </w:tcPr>
          <w:p w14:paraId="606CC6F9" w14:textId="77777777" w:rsidR="00137D5B" w:rsidRPr="00651C8A" w:rsidRDefault="00137D5B" w:rsidP="00F559DD">
            <w:pPr>
              <w:tabs>
                <w:tab w:val="left" w:pos="-720"/>
              </w:tabs>
              <w:suppressAutoHyphens/>
              <w:jc w:val="center"/>
              <w:rPr>
                <w:sz w:val="16"/>
                <w:szCs w:val="16"/>
              </w:rPr>
            </w:pPr>
            <w:r w:rsidRPr="00651C8A">
              <w:rPr>
                <w:sz w:val="16"/>
                <w:szCs w:val="16"/>
              </w:rPr>
              <w:t>14</w:t>
            </w:r>
          </w:p>
        </w:tc>
        <w:tc>
          <w:tcPr>
            <w:tcW w:w="1440" w:type="dxa"/>
          </w:tcPr>
          <w:p w14:paraId="481A39B7" w14:textId="77777777" w:rsidR="00137D5B" w:rsidRPr="00651C8A" w:rsidRDefault="00137D5B" w:rsidP="00F559DD">
            <w:pPr>
              <w:tabs>
                <w:tab w:val="center" w:pos="681"/>
              </w:tabs>
              <w:suppressAutoHyphens/>
              <w:jc w:val="center"/>
              <w:rPr>
                <w:sz w:val="16"/>
                <w:szCs w:val="16"/>
              </w:rPr>
            </w:pPr>
            <w:r w:rsidRPr="00651C8A">
              <w:rPr>
                <w:sz w:val="16"/>
                <w:szCs w:val="16"/>
              </w:rPr>
              <w:t>$ 2,155.54</w:t>
            </w:r>
          </w:p>
        </w:tc>
        <w:tc>
          <w:tcPr>
            <w:tcW w:w="1218" w:type="dxa"/>
          </w:tcPr>
          <w:p w14:paraId="3124F39A" w14:textId="77777777" w:rsidR="00137D5B" w:rsidRPr="00651C8A" w:rsidRDefault="00137D5B" w:rsidP="00F559DD">
            <w:pPr>
              <w:tabs>
                <w:tab w:val="center" w:pos="681"/>
              </w:tabs>
              <w:suppressAutoHyphens/>
              <w:jc w:val="center"/>
              <w:rPr>
                <w:sz w:val="16"/>
                <w:szCs w:val="16"/>
              </w:rPr>
            </w:pPr>
            <w:r w:rsidRPr="00651C8A">
              <w:rPr>
                <w:sz w:val="16"/>
                <w:szCs w:val="16"/>
              </w:rPr>
              <w:t>$ 323.33</w:t>
            </w:r>
          </w:p>
        </w:tc>
      </w:tr>
      <w:tr w:rsidR="00137D5B" w:rsidRPr="00651C8A" w14:paraId="644FA035" w14:textId="77777777" w:rsidTr="00F559DD">
        <w:trPr>
          <w:cantSplit/>
          <w:trHeight w:val="20"/>
          <w:jc w:val="center"/>
        </w:trPr>
        <w:tc>
          <w:tcPr>
            <w:tcW w:w="1902" w:type="dxa"/>
          </w:tcPr>
          <w:p w14:paraId="7742CF84" w14:textId="77777777" w:rsidR="00137D5B" w:rsidRPr="00651C8A" w:rsidRDefault="00137D5B" w:rsidP="00F559DD">
            <w:pPr>
              <w:tabs>
                <w:tab w:val="left" w:pos="-720"/>
              </w:tabs>
              <w:suppressAutoHyphens/>
              <w:jc w:val="center"/>
              <w:rPr>
                <w:sz w:val="16"/>
                <w:szCs w:val="16"/>
              </w:rPr>
            </w:pPr>
            <w:r w:rsidRPr="00651C8A">
              <w:rPr>
                <w:sz w:val="16"/>
                <w:szCs w:val="16"/>
              </w:rPr>
              <w:t>15</w:t>
            </w:r>
          </w:p>
        </w:tc>
        <w:tc>
          <w:tcPr>
            <w:tcW w:w="1440" w:type="dxa"/>
          </w:tcPr>
          <w:p w14:paraId="591FEF77" w14:textId="77777777" w:rsidR="00137D5B" w:rsidRPr="00651C8A" w:rsidRDefault="00137D5B" w:rsidP="00F559DD">
            <w:pPr>
              <w:tabs>
                <w:tab w:val="center" w:pos="681"/>
              </w:tabs>
              <w:suppressAutoHyphens/>
              <w:jc w:val="center"/>
              <w:rPr>
                <w:sz w:val="16"/>
                <w:szCs w:val="16"/>
              </w:rPr>
            </w:pPr>
            <w:r w:rsidRPr="00651C8A">
              <w:rPr>
                <w:sz w:val="16"/>
                <w:szCs w:val="16"/>
              </w:rPr>
              <w:t>$ 2,298.65</w:t>
            </w:r>
          </w:p>
        </w:tc>
        <w:tc>
          <w:tcPr>
            <w:tcW w:w="1218" w:type="dxa"/>
          </w:tcPr>
          <w:p w14:paraId="39329374" w14:textId="77777777" w:rsidR="00137D5B" w:rsidRPr="00651C8A" w:rsidRDefault="00137D5B" w:rsidP="00F559DD">
            <w:pPr>
              <w:tabs>
                <w:tab w:val="center" w:pos="681"/>
              </w:tabs>
              <w:suppressAutoHyphens/>
              <w:jc w:val="center"/>
              <w:rPr>
                <w:sz w:val="16"/>
                <w:szCs w:val="16"/>
              </w:rPr>
            </w:pPr>
            <w:r w:rsidRPr="00651C8A">
              <w:rPr>
                <w:sz w:val="16"/>
                <w:szCs w:val="16"/>
              </w:rPr>
              <w:t>$ 344.80</w:t>
            </w:r>
          </w:p>
        </w:tc>
      </w:tr>
      <w:tr w:rsidR="00137D5B" w:rsidRPr="00651C8A" w14:paraId="7F8C3A09" w14:textId="77777777" w:rsidTr="00F559DD">
        <w:trPr>
          <w:cantSplit/>
          <w:trHeight w:val="20"/>
          <w:jc w:val="center"/>
        </w:trPr>
        <w:tc>
          <w:tcPr>
            <w:tcW w:w="1902" w:type="dxa"/>
          </w:tcPr>
          <w:p w14:paraId="5DC1EDA4" w14:textId="77777777" w:rsidR="00137D5B" w:rsidRPr="00651C8A" w:rsidRDefault="00137D5B" w:rsidP="00F559DD">
            <w:pPr>
              <w:tabs>
                <w:tab w:val="left" w:pos="-720"/>
              </w:tabs>
              <w:suppressAutoHyphens/>
              <w:jc w:val="center"/>
              <w:rPr>
                <w:sz w:val="16"/>
                <w:szCs w:val="16"/>
              </w:rPr>
            </w:pPr>
            <w:r w:rsidRPr="00651C8A">
              <w:rPr>
                <w:sz w:val="16"/>
                <w:szCs w:val="16"/>
              </w:rPr>
              <w:t>16</w:t>
            </w:r>
          </w:p>
        </w:tc>
        <w:tc>
          <w:tcPr>
            <w:tcW w:w="1440" w:type="dxa"/>
          </w:tcPr>
          <w:p w14:paraId="73C684FE" w14:textId="77777777" w:rsidR="00137D5B" w:rsidRPr="00651C8A" w:rsidRDefault="00137D5B" w:rsidP="00F559DD">
            <w:pPr>
              <w:tabs>
                <w:tab w:val="center" w:pos="681"/>
              </w:tabs>
              <w:suppressAutoHyphens/>
              <w:jc w:val="center"/>
              <w:rPr>
                <w:sz w:val="16"/>
                <w:szCs w:val="16"/>
              </w:rPr>
            </w:pPr>
            <w:r w:rsidRPr="00651C8A">
              <w:rPr>
                <w:sz w:val="16"/>
                <w:szCs w:val="16"/>
              </w:rPr>
              <w:t>$ 2,442.05</w:t>
            </w:r>
          </w:p>
        </w:tc>
        <w:tc>
          <w:tcPr>
            <w:tcW w:w="1218" w:type="dxa"/>
          </w:tcPr>
          <w:p w14:paraId="21E8EB01" w14:textId="77777777" w:rsidR="00137D5B" w:rsidRPr="00651C8A" w:rsidRDefault="00137D5B" w:rsidP="00F559DD">
            <w:pPr>
              <w:tabs>
                <w:tab w:val="center" w:pos="681"/>
              </w:tabs>
              <w:suppressAutoHyphens/>
              <w:jc w:val="center"/>
              <w:rPr>
                <w:sz w:val="16"/>
                <w:szCs w:val="16"/>
              </w:rPr>
            </w:pPr>
            <w:r w:rsidRPr="00651C8A">
              <w:rPr>
                <w:sz w:val="16"/>
                <w:szCs w:val="16"/>
              </w:rPr>
              <w:t>$ 366.31</w:t>
            </w:r>
          </w:p>
        </w:tc>
      </w:tr>
      <w:tr w:rsidR="00137D5B" w:rsidRPr="00651C8A" w14:paraId="21A780EA" w14:textId="77777777" w:rsidTr="00F559DD">
        <w:trPr>
          <w:cantSplit/>
          <w:trHeight w:val="20"/>
          <w:jc w:val="center"/>
        </w:trPr>
        <w:tc>
          <w:tcPr>
            <w:tcW w:w="1902" w:type="dxa"/>
          </w:tcPr>
          <w:p w14:paraId="419B5FB5" w14:textId="77777777" w:rsidR="00137D5B" w:rsidRPr="00651C8A" w:rsidRDefault="00137D5B" w:rsidP="00F559DD">
            <w:pPr>
              <w:tabs>
                <w:tab w:val="left" w:pos="-720"/>
              </w:tabs>
              <w:suppressAutoHyphens/>
              <w:jc w:val="center"/>
              <w:rPr>
                <w:sz w:val="16"/>
                <w:szCs w:val="16"/>
              </w:rPr>
            </w:pPr>
            <w:r w:rsidRPr="00651C8A">
              <w:rPr>
                <w:sz w:val="16"/>
                <w:szCs w:val="16"/>
              </w:rPr>
              <w:t>17</w:t>
            </w:r>
          </w:p>
        </w:tc>
        <w:tc>
          <w:tcPr>
            <w:tcW w:w="1440" w:type="dxa"/>
          </w:tcPr>
          <w:p w14:paraId="00B38716" w14:textId="77777777" w:rsidR="00137D5B" w:rsidRPr="00651C8A" w:rsidRDefault="00137D5B" w:rsidP="00F559DD">
            <w:pPr>
              <w:tabs>
                <w:tab w:val="center" w:pos="681"/>
              </w:tabs>
              <w:suppressAutoHyphens/>
              <w:jc w:val="center"/>
              <w:rPr>
                <w:sz w:val="16"/>
                <w:szCs w:val="16"/>
              </w:rPr>
            </w:pPr>
            <w:r w:rsidRPr="00651C8A">
              <w:rPr>
                <w:sz w:val="16"/>
                <w:szCs w:val="16"/>
              </w:rPr>
              <w:t>$ 2,585.75</w:t>
            </w:r>
          </w:p>
        </w:tc>
        <w:tc>
          <w:tcPr>
            <w:tcW w:w="1218" w:type="dxa"/>
          </w:tcPr>
          <w:p w14:paraId="025212CA" w14:textId="77777777" w:rsidR="00137D5B" w:rsidRPr="00651C8A" w:rsidRDefault="00137D5B" w:rsidP="00F559DD">
            <w:pPr>
              <w:tabs>
                <w:tab w:val="center" w:pos="681"/>
              </w:tabs>
              <w:suppressAutoHyphens/>
              <w:jc w:val="center"/>
              <w:rPr>
                <w:sz w:val="16"/>
                <w:szCs w:val="16"/>
              </w:rPr>
            </w:pPr>
            <w:r w:rsidRPr="00651C8A">
              <w:rPr>
                <w:sz w:val="16"/>
                <w:szCs w:val="16"/>
              </w:rPr>
              <w:t>$ 387.86</w:t>
            </w:r>
          </w:p>
        </w:tc>
      </w:tr>
      <w:tr w:rsidR="00137D5B" w:rsidRPr="00651C8A" w14:paraId="38B7E368" w14:textId="77777777" w:rsidTr="00F559DD">
        <w:trPr>
          <w:cantSplit/>
          <w:trHeight w:val="20"/>
          <w:jc w:val="center"/>
        </w:trPr>
        <w:tc>
          <w:tcPr>
            <w:tcW w:w="1902" w:type="dxa"/>
          </w:tcPr>
          <w:p w14:paraId="32095275" w14:textId="77777777" w:rsidR="00137D5B" w:rsidRPr="00651C8A" w:rsidRDefault="00137D5B" w:rsidP="00F559DD">
            <w:pPr>
              <w:tabs>
                <w:tab w:val="left" w:pos="-720"/>
              </w:tabs>
              <w:suppressAutoHyphens/>
              <w:jc w:val="center"/>
              <w:rPr>
                <w:sz w:val="16"/>
                <w:szCs w:val="16"/>
              </w:rPr>
            </w:pPr>
            <w:r w:rsidRPr="00651C8A">
              <w:rPr>
                <w:sz w:val="16"/>
                <w:szCs w:val="16"/>
              </w:rPr>
              <w:t>18</w:t>
            </w:r>
          </w:p>
        </w:tc>
        <w:tc>
          <w:tcPr>
            <w:tcW w:w="1440" w:type="dxa"/>
          </w:tcPr>
          <w:p w14:paraId="2AAD1B99" w14:textId="77777777" w:rsidR="00137D5B" w:rsidRPr="00651C8A" w:rsidRDefault="00137D5B" w:rsidP="00F559DD">
            <w:pPr>
              <w:tabs>
                <w:tab w:val="center" w:pos="681"/>
              </w:tabs>
              <w:suppressAutoHyphens/>
              <w:jc w:val="center"/>
              <w:rPr>
                <w:sz w:val="16"/>
                <w:szCs w:val="16"/>
              </w:rPr>
            </w:pPr>
            <w:r w:rsidRPr="00651C8A">
              <w:rPr>
                <w:sz w:val="16"/>
                <w:szCs w:val="16"/>
              </w:rPr>
              <w:t>$ 2,729.78</w:t>
            </w:r>
          </w:p>
        </w:tc>
        <w:tc>
          <w:tcPr>
            <w:tcW w:w="1218" w:type="dxa"/>
          </w:tcPr>
          <w:p w14:paraId="4E088A8B" w14:textId="77777777" w:rsidR="00137D5B" w:rsidRPr="00651C8A" w:rsidRDefault="00137D5B" w:rsidP="00F559DD">
            <w:pPr>
              <w:tabs>
                <w:tab w:val="center" w:pos="681"/>
              </w:tabs>
              <w:suppressAutoHyphens/>
              <w:jc w:val="center"/>
              <w:rPr>
                <w:sz w:val="16"/>
                <w:szCs w:val="16"/>
              </w:rPr>
            </w:pPr>
            <w:r w:rsidRPr="00651C8A">
              <w:rPr>
                <w:sz w:val="16"/>
                <w:szCs w:val="16"/>
              </w:rPr>
              <w:t>$ 409.47</w:t>
            </w:r>
          </w:p>
        </w:tc>
      </w:tr>
      <w:tr w:rsidR="00137D5B" w:rsidRPr="00651C8A" w14:paraId="7E37FDAD" w14:textId="77777777" w:rsidTr="00F559DD">
        <w:trPr>
          <w:cantSplit/>
          <w:trHeight w:val="20"/>
          <w:jc w:val="center"/>
        </w:trPr>
        <w:tc>
          <w:tcPr>
            <w:tcW w:w="1902" w:type="dxa"/>
          </w:tcPr>
          <w:p w14:paraId="019BD3F8" w14:textId="77777777" w:rsidR="00137D5B" w:rsidRPr="00651C8A" w:rsidRDefault="00137D5B" w:rsidP="00F559DD">
            <w:pPr>
              <w:tabs>
                <w:tab w:val="left" w:pos="-720"/>
              </w:tabs>
              <w:suppressAutoHyphens/>
              <w:jc w:val="center"/>
              <w:rPr>
                <w:sz w:val="16"/>
                <w:szCs w:val="16"/>
              </w:rPr>
            </w:pPr>
            <w:r w:rsidRPr="00651C8A">
              <w:rPr>
                <w:sz w:val="16"/>
                <w:szCs w:val="16"/>
              </w:rPr>
              <w:t>19</w:t>
            </w:r>
          </w:p>
        </w:tc>
        <w:tc>
          <w:tcPr>
            <w:tcW w:w="1440" w:type="dxa"/>
          </w:tcPr>
          <w:p w14:paraId="521F73A3" w14:textId="77777777" w:rsidR="00137D5B" w:rsidRPr="00651C8A" w:rsidRDefault="00137D5B" w:rsidP="00F559DD">
            <w:pPr>
              <w:tabs>
                <w:tab w:val="center" w:pos="681"/>
              </w:tabs>
              <w:suppressAutoHyphens/>
              <w:jc w:val="center"/>
              <w:rPr>
                <w:sz w:val="16"/>
                <w:szCs w:val="16"/>
              </w:rPr>
            </w:pPr>
            <w:r w:rsidRPr="00651C8A">
              <w:rPr>
                <w:sz w:val="16"/>
                <w:szCs w:val="16"/>
              </w:rPr>
              <w:t>$ 2,874.15</w:t>
            </w:r>
          </w:p>
        </w:tc>
        <w:tc>
          <w:tcPr>
            <w:tcW w:w="1218" w:type="dxa"/>
          </w:tcPr>
          <w:p w14:paraId="1BA403F1" w14:textId="77777777" w:rsidR="00137D5B" w:rsidRPr="00651C8A" w:rsidRDefault="00137D5B" w:rsidP="00F559DD">
            <w:pPr>
              <w:tabs>
                <w:tab w:val="center" w:pos="681"/>
              </w:tabs>
              <w:suppressAutoHyphens/>
              <w:jc w:val="center"/>
              <w:rPr>
                <w:sz w:val="16"/>
                <w:szCs w:val="16"/>
              </w:rPr>
            </w:pPr>
            <w:r w:rsidRPr="00651C8A">
              <w:rPr>
                <w:sz w:val="16"/>
                <w:szCs w:val="16"/>
              </w:rPr>
              <w:t>$ 431.12</w:t>
            </w:r>
          </w:p>
        </w:tc>
      </w:tr>
      <w:tr w:rsidR="00137D5B" w:rsidRPr="00651C8A" w14:paraId="408D1918" w14:textId="77777777" w:rsidTr="00F559DD">
        <w:trPr>
          <w:cantSplit/>
          <w:trHeight w:val="20"/>
          <w:jc w:val="center"/>
        </w:trPr>
        <w:tc>
          <w:tcPr>
            <w:tcW w:w="1902" w:type="dxa"/>
          </w:tcPr>
          <w:p w14:paraId="450BE0D7" w14:textId="77777777" w:rsidR="00137D5B" w:rsidRPr="00651C8A" w:rsidRDefault="00137D5B" w:rsidP="00F559DD">
            <w:pPr>
              <w:tabs>
                <w:tab w:val="left" w:pos="-720"/>
              </w:tabs>
              <w:suppressAutoHyphens/>
              <w:jc w:val="center"/>
              <w:rPr>
                <w:sz w:val="16"/>
                <w:szCs w:val="16"/>
              </w:rPr>
            </w:pPr>
            <w:r w:rsidRPr="00651C8A">
              <w:rPr>
                <w:sz w:val="16"/>
                <w:szCs w:val="16"/>
              </w:rPr>
              <w:t>20</w:t>
            </w:r>
          </w:p>
        </w:tc>
        <w:tc>
          <w:tcPr>
            <w:tcW w:w="1440" w:type="dxa"/>
          </w:tcPr>
          <w:p w14:paraId="73BD6FD8" w14:textId="77777777" w:rsidR="00137D5B" w:rsidRPr="00651C8A" w:rsidRDefault="00137D5B" w:rsidP="00F559DD">
            <w:pPr>
              <w:tabs>
                <w:tab w:val="center" w:pos="681"/>
              </w:tabs>
              <w:suppressAutoHyphens/>
              <w:jc w:val="center"/>
              <w:rPr>
                <w:sz w:val="16"/>
                <w:szCs w:val="16"/>
              </w:rPr>
            </w:pPr>
            <w:r w:rsidRPr="00651C8A">
              <w:rPr>
                <w:sz w:val="16"/>
                <w:szCs w:val="16"/>
              </w:rPr>
              <w:t>$ 3,018.88</w:t>
            </w:r>
          </w:p>
        </w:tc>
        <w:tc>
          <w:tcPr>
            <w:tcW w:w="1218" w:type="dxa"/>
          </w:tcPr>
          <w:p w14:paraId="4578A635" w14:textId="77777777" w:rsidR="00137D5B" w:rsidRPr="00651C8A" w:rsidRDefault="00137D5B" w:rsidP="00F559DD">
            <w:pPr>
              <w:tabs>
                <w:tab w:val="center" w:pos="681"/>
              </w:tabs>
              <w:suppressAutoHyphens/>
              <w:jc w:val="center"/>
              <w:rPr>
                <w:sz w:val="16"/>
                <w:szCs w:val="16"/>
              </w:rPr>
            </w:pPr>
            <w:r w:rsidRPr="00651C8A">
              <w:rPr>
                <w:sz w:val="16"/>
                <w:szCs w:val="16"/>
              </w:rPr>
              <w:t>$ 452.83</w:t>
            </w:r>
          </w:p>
        </w:tc>
      </w:tr>
      <w:tr w:rsidR="00137D5B" w:rsidRPr="00651C8A" w14:paraId="079E80EF" w14:textId="77777777" w:rsidTr="00F559DD">
        <w:trPr>
          <w:cantSplit/>
          <w:trHeight w:val="20"/>
          <w:jc w:val="center"/>
        </w:trPr>
        <w:tc>
          <w:tcPr>
            <w:tcW w:w="1902" w:type="dxa"/>
          </w:tcPr>
          <w:p w14:paraId="00087F65" w14:textId="77777777" w:rsidR="00137D5B" w:rsidRPr="00651C8A" w:rsidRDefault="00137D5B" w:rsidP="00F559DD">
            <w:pPr>
              <w:tabs>
                <w:tab w:val="left" w:pos="-720"/>
              </w:tabs>
              <w:suppressAutoHyphens/>
              <w:jc w:val="center"/>
              <w:rPr>
                <w:sz w:val="16"/>
                <w:szCs w:val="16"/>
              </w:rPr>
            </w:pPr>
            <w:r w:rsidRPr="00651C8A">
              <w:rPr>
                <w:sz w:val="16"/>
                <w:szCs w:val="16"/>
              </w:rPr>
              <w:t>21</w:t>
            </w:r>
          </w:p>
        </w:tc>
        <w:tc>
          <w:tcPr>
            <w:tcW w:w="1440" w:type="dxa"/>
          </w:tcPr>
          <w:p w14:paraId="610BF8B7" w14:textId="77777777" w:rsidR="00137D5B" w:rsidRPr="00651C8A" w:rsidRDefault="00137D5B" w:rsidP="00F559DD">
            <w:pPr>
              <w:tabs>
                <w:tab w:val="center" w:pos="681"/>
              </w:tabs>
              <w:suppressAutoHyphens/>
              <w:jc w:val="center"/>
              <w:rPr>
                <w:sz w:val="16"/>
                <w:szCs w:val="16"/>
              </w:rPr>
            </w:pPr>
            <w:r w:rsidRPr="00651C8A">
              <w:rPr>
                <w:sz w:val="16"/>
                <w:szCs w:val="16"/>
              </w:rPr>
              <w:t>$ 3,163.97</w:t>
            </w:r>
          </w:p>
        </w:tc>
        <w:tc>
          <w:tcPr>
            <w:tcW w:w="1218" w:type="dxa"/>
          </w:tcPr>
          <w:p w14:paraId="23517913" w14:textId="77777777" w:rsidR="00137D5B" w:rsidRPr="00651C8A" w:rsidRDefault="00137D5B" w:rsidP="00F559DD">
            <w:pPr>
              <w:tabs>
                <w:tab w:val="center" w:pos="681"/>
              </w:tabs>
              <w:suppressAutoHyphens/>
              <w:jc w:val="center"/>
              <w:rPr>
                <w:sz w:val="16"/>
                <w:szCs w:val="16"/>
              </w:rPr>
            </w:pPr>
            <w:r w:rsidRPr="00651C8A">
              <w:rPr>
                <w:sz w:val="16"/>
                <w:szCs w:val="16"/>
              </w:rPr>
              <w:t>$ 474.59</w:t>
            </w:r>
          </w:p>
        </w:tc>
      </w:tr>
      <w:tr w:rsidR="00137D5B" w:rsidRPr="00651C8A" w14:paraId="6BA4E9AC" w14:textId="77777777" w:rsidTr="00F559DD">
        <w:trPr>
          <w:cantSplit/>
          <w:trHeight w:val="20"/>
          <w:jc w:val="center"/>
        </w:trPr>
        <w:tc>
          <w:tcPr>
            <w:tcW w:w="1902" w:type="dxa"/>
          </w:tcPr>
          <w:p w14:paraId="66C4F8AF" w14:textId="77777777" w:rsidR="00137D5B" w:rsidRPr="00651C8A" w:rsidRDefault="00137D5B" w:rsidP="00F559DD">
            <w:pPr>
              <w:tabs>
                <w:tab w:val="left" w:pos="-720"/>
              </w:tabs>
              <w:suppressAutoHyphens/>
              <w:jc w:val="center"/>
              <w:rPr>
                <w:sz w:val="16"/>
                <w:szCs w:val="16"/>
              </w:rPr>
            </w:pPr>
            <w:r w:rsidRPr="00651C8A">
              <w:rPr>
                <w:sz w:val="16"/>
                <w:szCs w:val="16"/>
              </w:rPr>
              <w:t>22</w:t>
            </w:r>
          </w:p>
        </w:tc>
        <w:tc>
          <w:tcPr>
            <w:tcW w:w="1440" w:type="dxa"/>
          </w:tcPr>
          <w:p w14:paraId="2D8543B1" w14:textId="77777777" w:rsidR="00137D5B" w:rsidRPr="00651C8A" w:rsidRDefault="00137D5B" w:rsidP="00F559DD">
            <w:pPr>
              <w:tabs>
                <w:tab w:val="center" w:pos="681"/>
              </w:tabs>
              <w:suppressAutoHyphens/>
              <w:jc w:val="center"/>
              <w:rPr>
                <w:sz w:val="16"/>
                <w:szCs w:val="16"/>
              </w:rPr>
            </w:pPr>
            <w:r w:rsidRPr="00651C8A">
              <w:rPr>
                <w:sz w:val="16"/>
                <w:szCs w:val="16"/>
              </w:rPr>
              <w:t>$ 3,309.42</w:t>
            </w:r>
          </w:p>
        </w:tc>
        <w:tc>
          <w:tcPr>
            <w:tcW w:w="1218" w:type="dxa"/>
          </w:tcPr>
          <w:p w14:paraId="6C82A947" w14:textId="77777777" w:rsidR="00137D5B" w:rsidRPr="00651C8A" w:rsidRDefault="00137D5B" w:rsidP="00F559DD">
            <w:pPr>
              <w:tabs>
                <w:tab w:val="center" w:pos="681"/>
              </w:tabs>
              <w:suppressAutoHyphens/>
              <w:jc w:val="center"/>
              <w:rPr>
                <w:sz w:val="16"/>
                <w:szCs w:val="16"/>
              </w:rPr>
            </w:pPr>
            <w:r w:rsidRPr="00651C8A">
              <w:rPr>
                <w:sz w:val="16"/>
                <w:szCs w:val="16"/>
              </w:rPr>
              <w:t>$ 496.41</w:t>
            </w:r>
          </w:p>
        </w:tc>
      </w:tr>
      <w:tr w:rsidR="00137D5B" w:rsidRPr="00651C8A" w14:paraId="0F0251BD" w14:textId="77777777" w:rsidTr="00F559DD">
        <w:trPr>
          <w:cantSplit/>
          <w:trHeight w:val="20"/>
          <w:jc w:val="center"/>
        </w:trPr>
        <w:tc>
          <w:tcPr>
            <w:tcW w:w="1902" w:type="dxa"/>
          </w:tcPr>
          <w:p w14:paraId="30A56671" w14:textId="77777777" w:rsidR="00137D5B" w:rsidRPr="00651C8A" w:rsidRDefault="00137D5B" w:rsidP="00F559DD">
            <w:pPr>
              <w:tabs>
                <w:tab w:val="left" w:pos="-720"/>
              </w:tabs>
              <w:suppressAutoHyphens/>
              <w:jc w:val="center"/>
              <w:rPr>
                <w:sz w:val="16"/>
                <w:szCs w:val="16"/>
              </w:rPr>
            </w:pPr>
            <w:r w:rsidRPr="00651C8A">
              <w:rPr>
                <w:sz w:val="16"/>
                <w:szCs w:val="16"/>
              </w:rPr>
              <w:t>23</w:t>
            </w:r>
          </w:p>
        </w:tc>
        <w:tc>
          <w:tcPr>
            <w:tcW w:w="1440" w:type="dxa"/>
          </w:tcPr>
          <w:p w14:paraId="5457D9BC" w14:textId="77777777" w:rsidR="00137D5B" w:rsidRPr="00651C8A" w:rsidRDefault="00137D5B" w:rsidP="00F559DD">
            <w:pPr>
              <w:tabs>
                <w:tab w:val="center" w:pos="681"/>
              </w:tabs>
              <w:suppressAutoHyphens/>
              <w:jc w:val="center"/>
              <w:rPr>
                <w:sz w:val="16"/>
                <w:szCs w:val="16"/>
              </w:rPr>
            </w:pPr>
            <w:r w:rsidRPr="00651C8A">
              <w:rPr>
                <w:sz w:val="16"/>
                <w:szCs w:val="16"/>
              </w:rPr>
              <w:t>$ 3,455.25</w:t>
            </w:r>
          </w:p>
        </w:tc>
        <w:tc>
          <w:tcPr>
            <w:tcW w:w="1218" w:type="dxa"/>
          </w:tcPr>
          <w:p w14:paraId="4948F596" w14:textId="77777777" w:rsidR="00137D5B" w:rsidRPr="00651C8A" w:rsidRDefault="00137D5B" w:rsidP="00F559DD">
            <w:pPr>
              <w:tabs>
                <w:tab w:val="center" w:pos="681"/>
              </w:tabs>
              <w:suppressAutoHyphens/>
              <w:jc w:val="center"/>
              <w:rPr>
                <w:sz w:val="16"/>
                <w:szCs w:val="16"/>
              </w:rPr>
            </w:pPr>
            <w:r w:rsidRPr="00651C8A">
              <w:rPr>
                <w:sz w:val="16"/>
                <w:szCs w:val="16"/>
              </w:rPr>
              <w:t>$ 518.29</w:t>
            </w:r>
          </w:p>
        </w:tc>
      </w:tr>
      <w:tr w:rsidR="00137D5B" w:rsidRPr="00651C8A" w14:paraId="6088CA61" w14:textId="77777777" w:rsidTr="00F559DD">
        <w:trPr>
          <w:cantSplit/>
          <w:trHeight w:val="20"/>
          <w:jc w:val="center"/>
        </w:trPr>
        <w:tc>
          <w:tcPr>
            <w:tcW w:w="1902" w:type="dxa"/>
          </w:tcPr>
          <w:p w14:paraId="670675C2" w14:textId="77777777" w:rsidR="00137D5B" w:rsidRPr="00651C8A" w:rsidRDefault="00137D5B" w:rsidP="00F559DD">
            <w:pPr>
              <w:tabs>
                <w:tab w:val="left" w:pos="-720"/>
              </w:tabs>
              <w:suppressAutoHyphens/>
              <w:jc w:val="center"/>
              <w:rPr>
                <w:sz w:val="16"/>
                <w:szCs w:val="16"/>
              </w:rPr>
            </w:pPr>
            <w:r w:rsidRPr="00651C8A">
              <w:rPr>
                <w:sz w:val="16"/>
                <w:szCs w:val="16"/>
              </w:rPr>
              <w:t>24</w:t>
            </w:r>
          </w:p>
        </w:tc>
        <w:tc>
          <w:tcPr>
            <w:tcW w:w="1440" w:type="dxa"/>
          </w:tcPr>
          <w:p w14:paraId="7DE072DB" w14:textId="77777777" w:rsidR="00137D5B" w:rsidRPr="00651C8A" w:rsidRDefault="00137D5B" w:rsidP="00F559DD">
            <w:pPr>
              <w:tabs>
                <w:tab w:val="center" w:pos="681"/>
              </w:tabs>
              <w:suppressAutoHyphens/>
              <w:jc w:val="center"/>
              <w:rPr>
                <w:sz w:val="16"/>
                <w:szCs w:val="16"/>
              </w:rPr>
            </w:pPr>
            <w:r w:rsidRPr="00651C8A">
              <w:rPr>
                <w:sz w:val="16"/>
                <w:szCs w:val="16"/>
              </w:rPr>
              <w:t>$ 3,601.46</w:t>
            </w:r>
          </w:p>
        </w:tc>
        <w:tc>
          <w:tcPr>
            <w:tcW w:w="1218" w:type="dxa"/>
          </w:tcPr>
          <w:p w14:paraId="26A34488" w14:textId="77777777" w:rsidR="00137D5B" w:rsidRPr="00651C8A" w:rsidRDefault="00137D5B" w:rsidP="00F559DD">
            <w:pPr>
              <w:tabs>
                <w:tab w:val="center" w:pos="681"/>
              </w:tabs>
              <w:suppressAutoHyphens/>
              <w:jc w:val="center"/>
              <w:rPr>
                <w:sz w:val="16"/>
                <w:szCs w:val="16"/>
              </w:rPr>
            </w:pPr>
            <w:r w:rsidRPr="00651C8A">
              <w:rPr>
                <w:sz w:val="16"/>
                <w:szCs w:val="16"/>
              </w:rPr>
              <w:t>$ 540.22</w:t>
            </w:r>
          </w:p>
        </w:tc>
      </w:tr>
      <w:tr w:rsidR="00137D5B" w:rsidRPr="00651C8A" w14:paraId="3AA6F075" w14:textId="77777777" w:rsidTr="00F559DD">
        <w:trPr>
          <w:cantSplit/>
          <w:trHeight w:val="20"/>
          <w:jc w:val="center"/>
        </w:trPr>
        <w:tc>
          <w:tcPr>
            <w:tcW w:w="1902" w:type="dxa"/>
          </w:tcPr>
          <w:p w14:paraId="7AC8D52F" w14:textId="77777777" w:rsidR="00137D5B" w:rsidRPr="00651C8A" w:rsidRDefault="00137D5B" w:rsidP="00F559DD">
            <w:pPr>
              <w:tabs>
                <w:tab w:val="left" w:pos="-720"/>
              </w:tabs>
              <w:suppressAutoHyphens/>
              <w:jc w:val="center"/>
              <w:rPr>
                <w:sz w:val="16"/>
                <w:szCs w:val="16"/>
              </w:rPr>
            </w:pPr>
            <w:r w:rsidRPr="00651C8A">
              <w:rPr>
                <w:sz w:val="16"/>
                <w:szCs w:val="16"/>
              </w:rPr>
              <w:t>25</w:t>
            </w:r>
          </w:p>
        </w:tc>
        <w:tc>
          <w:tcPr>
            <w:tcW w:w="1440" w:type="dxa"/>
          </w:tcPr>
          <w:p w14:paraId="05A76623" w14:textId="77777777" w:rsidR="00137D5B" w:rsidRPr="00651C8A" w:rsidRDefault="00137D5B" w:rsidP="00F559DD">
            <w:pPr>
              <w:tabs>
                <w:tab w:val="center" w:pos="681"/>
              </w:tabs>
              <w:suppressAutoHyphens/>
              <w:jc w:val="center"/>
              <w:rPr>
                <w:sz w:val="16"/>
                <w:szCs w:val="16"/>
              </w:rPr>
            </w:pPr>
            <w:r w:rsidRPr="00651C8A">
              <w:rPr>
                <w:sz w:val="16"/>
                <w:szCs w:val="16"/>
              </w:rPr>
              <w:t>$ 3,748.04</w:t>
            </w:r>
          </w:p>
        </w:tc>
        <w:tc>
          <w:tcPr>
            <w:tcW w:w="1218" w:type="dxa"/>
          </w:tcPr>
          <w:p w14:paraId="0205FC26" w14:textId="77777777" w:rsidR="00137D5B" w:rsidRPr="00651C8A" w:rsidRDefault="00137D5B" w:rsidP="00F559DD">
            <w:pPr>
              <w:tabs>
                <w:tab w:val="center" w:pos="681"/>
              </w:tabs>
              <w:suppressAutoHyphens/>
              <w:jc w:val="center"/>
              <w:rPr>
                <w:sz w:val="16"/>
                <w:szCs w:val="16"/>
              </w:rPr>
            </w:pPr>
            <w:r w:rsidRPr="00651C8A">
              <w:rPr>
                <w:sz w:val="16"/>
                <w:szCs w:val="16"/>
              </w:rPr>
              <w:t>$ 562.21</w:t>
            </w:r>
          </w:p>
        </w:tc>
      </w:tr>
      <w:tr w:rsidR="00137D5B" w:rsidRPr="00651C8A" w14:paraId="303AFDDB" w14:textId="77777777" w:rsidTr="00F559DD">
        <w:trPr>
          <w:cantSplit/>
          <w:trHeight w:val="20"/>
          <w:jc w:val="center"/>
        </w:trPr>
        <w:tc>
          <w:tcPr>
            <w:tcW w:w="1902" w:type="dxa"/>
          </w:tcPr>
          <w:p w14:paraId="31638A41" w14:textId="77777777" w:rsidR="00137D5B" w:rsidRPr="00651C8A" w:rsidRDefault="00137D5B" w:rsidP="00F559DD">
            <w:pPr>
              <w:tabs>
                <w:tab w:val="left" w:pos="-720"/>
              </w:tabs>
              <w:suppressAutoHyphens/>
              <w:jc w:val="center"/>
              <w:rPr>
                <w:sz w:val="16"/>
                <w:szCs w:val="16"/>
              </w:rPr>
            </w:pPr>
            <w:r w:rsidRPr="00651C8A">
              <w:rPr>
                <w:sz w:val="16"/>
                <w:szCs w:val="16"/>
              </w:rPr>
              <w:t>26</w:t>
            </w:r>
          </w:p>
        </w:tc>
        <w:tc>
          <w:tcPr>
            <w:tcW w:w="1440" w:type="dxa"/>
          </w:tcPr>
          <w:p w14:paraId="52BBB09C" w14:textId="77777777" w:rsidR="00137D5B" w:rsidRPr="00651C8A" w:rsidRDefault="00137D5B" w:rsidP="00F559DD">
            <w:pPr>
              <w:tabs>
                <w:tab w:val="center" w:pos="681"/>
              </w:tabs>
              <w:suppressAutoHyphens/>
              <w:jc w:val="center"/>
              <w:rPr>
                <w:sz w:val="16"/>
                <w:szCs w:val="16"/>
              </w:rPr>
            </w:pPr>
            <w:r w:rsidRPr="00651C8A">
              <w:rPr>
                <w:sz w:val="16"/>
                <w:szCs w:val="16"/>
              </w:rPr>
              <w:t>$ 3,895.00</w:t>
            </w:r>
          </w:p>
        </w:tc>
        <w:tc>
          <w:tcPr>
            <w:tcW w:w="1218" w:type="dxa"/>
          </w:tcPr>
          <w:p w14:paraId="05733814" w14:textId="77777777" w:rsidR="00137D5B" w:rsidRPr="00651C8A" w:rsidRDefault="00137D5B" w:rsidP="00F559DD">
            <w:pPr>
              <w:tabs>
                <w:tab w:val="center" w:pos="681"/>
              </w:tabs>
              <w:suppressAutoHyphens/>
              <w:jc w:val="center"/>
              <w:rPr>
                <w:sz w:val="16"/>
                <w:szCs w:val="16"/>
              </w:rPr>
            </w:pPr>
            <w:r w:rsidRPr="00651C8A">
              <w:rPr>
                <w:sz w:val="16"/>
                <w:szCs w:val="16"/>
              </w:rPr>
              <w:t>$ 584.25</w:t>
            </w:r>
          </w:p>
        </w:tc>
      </w:tr>
      <w:tr w:rsidR="00137D5B" w:rsidRPr="00651C8A" w14:paraId="5489D259" w14:textId="77777777" w:rsidTr="00F559DD">
        <w:trPr>
          <w:cantSplit/>
          <w:trHeight w:val="20"/>
          <w:jc w:val="center"/>
        </w:trPr>
        <w:tc>
          <w:tcPr>
            <w:tcW w:w="1902" w:type="dxa"/>
          </w:tcPr>
          <w:p w14:paraId="622982F0" w14:textId="77777777" w:rsidR="00137D5B" w:rsidRPr="00651C8A" w:rsidRDefault="00137D5B" w:rsidP="00F559DD">
            <w:pPr>
              <w:tabs>
                <w:tab w:val="left" w:pos="-720"/>
              </w:tabs>
              <w:suppressAutoHyphens/>
              <w:jc w:val="center"/>
              <w:rPr>
                <w:sz w:val="16"/>
                <w:szCs w:val="16"/>
              </w:rPr>
            </w:pPr>
            <w:r w:rsidRPr="00651C8A">
              <w:rPr>
                <w:sz w:val="16"/>
                <w:szCs w:val="16"/>
              </w:rPr>
              <w:t>27</w:t>
            </w:r>
          </w:p>
        </w:tc>
        <w:tc>
          <w:tcPr>
            <w:tcW w:w="1440" w:type="dxa"/>
          </w:tcPr>
          <w:p w14:paraId="6D911CDB" w14:textId="77777777" w:rsidR="00137D5B" w:rsidRPr="00651C8A" w:rsidRDefault="00137D5B" w:rsidP="00F559DD">
            <w:pPr>
              <w:tabs>
                <w:tab w:val="center" w:pos="681"/>
              </w:tabs>
              <w:suppressAutoHyphens/>
              <w:jc w:val="center"/>
              <w:rPr>
                <w:sz w:val="16"/>
                <w:szCs w:val="16"/>
              </w:rPr>
            </w:pPr>
            <w:r w:rsidRPr="00651C8A">
              <w:rPr>
                <w:sz w:val="16"/>
                <w:szCs w:val="16"/>
              </w:rPr>
              <w:t>$ 4,042.34</w:t>
            </w:r>
          </w:p>
        </w:tc>
        <w:tc>
          <w:tcPr>
            <w:tcW w:w="1218" w:type="dxa"/>
          </w:tcPr>
          <w:p w14:paraId="730CFE6F" w14:textId="77777777" w:rsidR="00137D5B" w:rsidRPr="00651C8A" w:rsidRDefault="00137D5B" w:rsidP="00F559DD">
            <w:pPr>
              <w:tabs>
                <w:tab w:val="center" w:pos="681"/>
              </w:tabs>
              <w:suppressAutoHyphens/>
              <w:jc w:val="center"/>
              <w:rPr>
                <w:sz w:val="16"/>
                <w:szCs w:val="16"/>
              </w:rPr>
            </w:pPr>
            <w:r w:rsidRPr="00651C8A">
              <w:rPr>
                <w:sz w:val="16"/>
                <w:szCs w:val="16"/>
              </w:rPr>
              <w:t>$ 606.35</w:t>
            </w:r>
          </w:p>
        </w:tc>
      </w:tr>
      <w:tr w:rsidR="00137D5B" w:rsidRPr="00651C8A" w14:paraId="772CC0E4" w14:textId="77777777" w:rsidTr="00F559DD">
        <w:trPr>
          <w:cantSplit/>
          <w:trHeight w:val="20"/>
          <w:jc w:val="center"/>
        </w:trPr>
        <w:tc>
          <w:tcPr>
            <w:tcW w:w="1902" w:type="dxa"/>
          </w:tcPr>
          <w:p w14:paraId="46577B12" w14:textId="77777777" w:rsidR="00137D5B" w:rsidRPr="00651C8A" w:rsidRDefault="00137D5B" w:rsidP="00F559DD">
            <w:pPr>
              <w:tabs>
                <w:tab w:val="left" w:pos="-720"/>
              </w:tabs>
              <w:suppressAutoHyphens/>
              <w:jc w:val="center"/>
              <w:rPr>
                <w:sz w:val="16"/>
                <w:szCs w:val="16"/>
              </w:rPr>
            </w:pPr>
            <w:r w:rsidRPr="00651C8A">
              <w:rPr>
                <w:sz w:val="16"/>
                <w:szCs w:val="16"/>
              </w:rPr>
              <w:t>28</w:t>
            </w:r>
          </w:p>
        </w:tc>
        <w:tc>
          <w:tcPr>
            <w:tcW w:w="1440" w:type="dxa"/>
          </w:tcPr>
          <w:p w14:paraId="25193A1B" w14:textId="77777777" w:rsidR="00137D5B" w:rsidRPr="00651C8A" w:rsidRDefault="00137D5B" w:rsidP="00F559DD">
            <w:pPr>
              <w:tabs>
                <w:tab w:val="center" w:pos="681"/>
              </w:tabs>
              <w:suppressAutoHyphens/>
              <w:jc w:val="center"/>
              <w:rPr>
                <w:sz w:val="16"/>
                <w:szCs w:val="16"/>
              </w:rPr>
            </w:pPr>
            <w:r w:rsidRPr="00651C8A">
              <w:rPr>
                <w:sz w:val="16"/>
                <w:szCs w:val="16"/>
              </w:rPr>
              <w:t>$ 4,190.06</w:t>
            </w:r>
          </w:p>
        </w:tc>
        <w:tc>
          <w:tcPr>
            <w:tcW w:w="1218" w:type="dxa"/>
          </w:tcPr>
          <w:p w14:paraId="53D6EC1C" w14:textId="77777777" w:rsidR="00137D5B" w:rsidRPr="00651C8A" w:rsidRDefault="00137D5B" w:rsidP="00F559DD">
            <w:pPr>
              <w:tabs>
                <w:tab w:val="center" w:pos="681"/>
              </w:tabs>
              <w:suppressAutoHyphens/>
              <w:jc w:val="center"/>
              <w:rPr>
                <w:sz w:val="16"/>
                <w:szCs w:val="16"/>
              </w:rPr>
            </w:pPr>
            <w:r w:rsidRPr="00651C8A">
              <w:rPr>
                <w:sz w:val="16"/>
                <w:szCs w:val="16"/>
              </w:rPr>
              <w:t>$ 628.51</w:t>
            </w:r>
          </w:p>
        </w:tc>
      </w:tr>
      <w:tr w:rsidR="00137D5B" w:rsidRPr="00651C8A" w14:paraId="32D34BFC" w14:textId="77777777" w:rsidTr="00F559DD">
        <w:trPr>
          <w:cantSplit/>
          <w:trHeight w:val="20"/>
          <w:jc w:val="center"/>
        </w:trPr>
        <w:tc>
          <w:tcPr>
            <w:tcW w:w="1902" w:type="dxa"/>
          </w:tcPr>
          <w:p w14:paraId="0AF0D90D" w14:textId="77777777" w:rsidR="00137D5B" w:rsidRPr="00651C8A" w:rsidRDefault="00137D5B" w:rsidP="00F559DD">
            <w:pPr>
              <w:tabs>
                <w:tab w:val="left" w:pos="-720"/>
              </w:tabs>
              <w:suppressAutoHyphens/>
              <w:jc w:val="center"/>
              <w:rPr>
                <w:sz w:val="16"/>
                <w:szCs w:val="16"/>
              </w:rPr>
            </w:pPr>
            <w:r w:rsidRPr="00651C8A">
              <w:rPr>
                <w:sz w:val="16"/>
                <w:szCs w:val="16"/>
              </w:rPr>
              <w:t>29</w:t>
            </w:r>
          </w:p>
        </w:tc>
        <w:tc>
          <w:tcPr>
            <w:tcW w:w="1440" w:type="dxa"/>
          </w:tcPr>
          <w:p w14:paraId="54C382B1" w14:textId="77777777" w:rsidR="00137D5B" w:rsidRPr="00651C8A" w:rsidRDefault="00137D5B" w:rsidP="00F559DD">
            <w:pPr>
              <w:tabs>
                <w:tab w:val="center" w:pos="681"/>
              </w:tabs>
              <w:suppressAutoHyphens/>
              <w:jc w:val="center"/>
              <w:rPr>
                <w:sz w:val="16"/>
                <w:szCs w:val="16"/>
              </w:rPr>
            </w:pPr>
            <w:r w:rsidRPr="00651C8A">
              <w:rPr>
                <w:sz w:val="16"/>
                <w:szCs w:val="16"/>
              </w:rPr>
              <w:t>$ 4,338.16</w:t>
            </w:r>
          </w:p>
        </w:tc>
        <w:tc>
          <w:tcPr>
            <w:tcW w:w="1218" w:type="dxa"/>
          </w:tcPr>
          <w:p w14:paraId="6B799844" w14:textId="77777777" w:rsidR="00137D5B" w:rsidRPr="00651C8A" w:rsidRDefault="00137D5B" w:rsidP="00F559DD">
            <w:pPr>
              <w:tabs>
                <w:tab w:val="center" w:pos="681"/>
              </w:tabs>
              <w:suppressAutoHyphens/>
              <w:jc w:val="center"/>
              <w:rPr>
                <w:sz w:val="16"/>
                <w:szCs w:val="16"/>
              </w:rPr>
            </w:pPr>
            <w:r w:rsidRPr="00651C8A">
              <w:rPr>
                <w:sz w:val="16"/>
                <w:szCs w:val="16"/>
              </w:rPr>
              <w:t>$ 650.72</w:t>
            </w:r>
          </w:p>
        </w:tc>
      </w:tr>
      <w:tr w:rsidR="00137D5B" w:rsidRPr="00651C8A" w14:paraId="03E9DFE1" w14:textId="77777777" w:rsidTr="00F559DD">
        <w:trPr>
          <w:cantSplit/>
          <w:trHeight w:val="20"/>
          <w:jc w:val="center"/>
        </w:trPr>
        <w:tc>
          <w:tcPr>
            <w:tcW w:w="1902" w:type="dxa"/>
          </w:tcPr>
          <w:p w14:paraId="6F16CFF2" w14:textId="77777777" w:rsidR="00137D5B" w:rsidRPr="00651C8A" w:rsidRDefault="00137D5B" w:rsidP="00F559DD">
            <w:pPr>
              <w:tabs>
                <w:tab w:val="left" w:pos="-720"/>
              </w:tabs>
              <w:suppressAutoHyphens/>
              <w:jc w:val="center"/>
              <w:rPr>
                <w:sz w:val="16"/>
                <w:szCs w:val="16"/>
              </w:rPr>
            </w:pPr>
            <w:r w:rsidRPr="00651C8A">
              <w:rPr>
                <w:sz w:val="16"/>
                <w:szCs w:val="16"/>
              </w:rPr>
              <w:t>30</w:t>
            </w:r>
          </w:p>
        </w:tc>
        <w:tc>
          <w:tcPr>
            <w:tcW w:w="1440" w:type="dxa"/>
          </w:tcPr>
          <w:p w14:paraId="5934691B" w14:textId="77777777" w:rsidR="00137D5B" w:rsidRPr="00651C8A" w:rsidRDefault="00137D5B" w:rsidP="00F559DD">
            <w:pPr>
              <w:tabs>
                <w:tab w:val="center" w:pos="681"/>
              </w:tabs>
              <w:suppressAutoHyphens/>
              <w:jc w:val="center"/>
              <w:rPr>
                <w:sz w:val="16"/>
                <w:szCs w:val="16"/>
              </w:rPr>
            </w:pPr>
            <w:r w:rsidRPr="00651C8A">
              <w:rPr>
                <w:sz w:val="16"/>
                <w:szCs w:val="16"/>
              </w:rPr>
              <w:t>$ 4,486.64</w:t>
            </w:r>
          </w:p>
        </w:tc>
        <w:tc>
          <w:tcPr>
            <w:tcW w:w="1218" w:type="dxa"/>
          </w:tcPr>
          <w:p w14:paraId="4AB103C1" w14:textId="77777777" w:rsidR="00137D5B" w:rsidRPr="00651C8A" w:rsidRDefault="00137D5B" w:rsidP="00F559DD">
            <w:pPr>
              <w:tabs>
                <w:tab w:val="center" w:pos="681"/>
              </w:tabs>
              <w:suppressAutoHyphens/>
              <w:jc w:val="center"/>
              <w:rPr>
                <w:sz w:val="16"/>
                <w:szCs w:val="16"/>
              </w:rPr>
            </w:pPr>
            <w:r w:rsidRPr="00651C8A">
              <w:rPr>
                <w:sz w:val="16"/>
                <w:szCs w:val="16"/>
              </w:rPr>
              <w:t>$ 673.00</w:t>
            </w:r>
          </w:p>
        </w:tc>
      </w:tr>
      <w:tr w:rsidR="00137D5B" w:rsidRPr="00651C8A" w14:paraId="6528AD5D" w14:textId="77777777" w:rsidTr="00F559DD">
        <w:trPr>
          <w:cantSplit/>
          <w:trHeight w:val="20"/>
          <w:jc w:val="center"/>
        </w:trPr>
        <w:tc>
          <w:tcPr>
            <w:tcW w:w="1902" w:type="dxa"/>
          </w:tcPr>
          <w:p w14:paraId="3E3E6945" w14:textId="77777777" w:rsidR="00137D5B" w:rsidRPr="00651C8A" w:rsidRDefault="00137D5B" w:rsidP="00F559DD">
            <w:pPr>
              <w:tabs>
                <w:tab w:val="left" w:pos="-720"/>
              </w:tabs>
              <w:suppressAutoHyphens/>
              <w:jc w:val="center"/>
              <w:rPr>
                <w:sz w:val="16"/>
                <w:szCs w:val="16"/>
              </w:rPr>
            </w:pPr>
            <w:r w:rsidRPr="00651C8A">
              <w:rPr>
                <w:sz w:val="16"/>
                <w:szCs w:val="16"/>
              </w:rPr>
              <w:t>31</w:t>
            </w:r>
          </w:p>
        </w:tc>
        <w:tc>
          <w:tcPr>
            <w:tcW w:w="1440" w:type="dxa"/>
          </w:tcPr>
          <w:p w14:paraId="7B594E2F" w14:textId="77777777" w:rsidR="00137D5B" w:rsidRPr="00651C8A" w:rsidRDefault="00137D5B" w:rsidP="00F559DD">
            <w:pPr>
              <w:tabs>
                <w:tab w:val="center" w:pos="681"/>
              </w:tabs>
              <w:suppressAutoHyphens/>
              <w:jc w:val="center"/>
              <w:rPr>
                <w:sz w:val="16"/>
                <w:szCs w:val="16"/>
              </w:rPr>
            </w:pPr>
            <w:r w:rsidRPr="00651C8A">
              <w:rPr>
                <w:sz w:val="16"/>
                <w:szCs w:val="16"/>
              </w:rPr>
              <w:t>$ 4,635.49</w:t>
            </w:r>
          </w:p>
        </w:tc>
        <w:tc>
          <w:tcPr>
            <w:tcW w:w="1218" w:type="dxa"/>
          </w:tcPr>
          <w:p w14:paraId="2C196446" w14:textId="77777777" w:rsidR="00137D5B" w:rsidRPr="00651C8A" w:rsidRDefault="00137D5B" w:rsidP="00F559DD">
            <w:pPr>
              <w:tabs>
                <w:tab w:val="center" w:pos="681"/>
              </w:tabs>
              <w:suppressAutoHyphens/>
              <w:jc w:val="center"/>
              <w:rPr>
                <w:sz w:val="16"/>
                <w:szCs w:val="16"/>
              </w:rPr>
            </w:pPr>
            <w:r w:rsidRPr="00651C8A">
              <w:rPr>
                <w:sz w:val="16"/>
                <w:szCs w:val="16"/>
              </w:rPr>
              <w:t>$ 695.32</w:t>
            </w:r>
          </w:p>
        </w:tc>
      </w:tr>
      <w:tr w:rsidR="00137D5B" w:rsidRPr="00651C8A" w14:paraId="5028735C" w14:textId="77777777" w:rsidTr="00F559DD">
        <w:trPr>
          <w:cantSplit/>
          <w:trHeight w:val="20"/>
          <w:jc w:val="center"/>
        </w:trPr>
        <w:tc>
          <w:tcPr>
            <w:tcW w:w="1902" w:type="dxa"/>
          </w:tcPr>
          <w:p w14:paraId="648FC41D" w14:textId="77777777" w:rsidR="00137D5B" w:rsidRPr="00651C8A" w:rsidRDefault="00137D5B" w:rsidP="00F559DD">
            <w:pPr>
              <w:tabs>
                <w:tab w:val="left" w:pos="-720"/>
              </w:tabs>
              <w:suppressAutoHyphens/>
              <w:jc w:val="center"/>
              <w:rPr>
                <w:sz w:val="16"/>
                <w:szCs w:val="16"/>
              </w:rPr>
            </w:pPr>
            <w:r w:rsidRPr="00651C8A">
              <w:rPr>
                <w:sz w:val="16"/>
                <w:szCs w:val="16"/>
              </w:rPr>
              <w:t>32</w:t>
            </w:r>
          </w:p>
        </w:tc>
        <w:tc>
          <w:tcPr>
            <w:tcW w:w="1440" w:type="dxa"/>
          </w:tcPr>
          <w:p w14:paraId="7A638BFC" w14:textId="77777777" w:rsidR="00137D5B" w:rsidRPr="00651C8A" w:rsidRDefault="00137D5B" w:rsidP="00F559DD">
            <w:pPr>
              <w:tabs>
                <w:tab w:val="center" w:pos="681"/>
              </w:tabs>
              <w:suppressAutoHyphens/>
              <w:jc w:val="center"/>
              <w:rPr>
                <w:sz w:val="16"/>
                <w:szCs w:val="16"/>
              </w:rPr>
            </w:pPr>
            <w:r w:rsidRPr="00651C8A">
              <w:rPr>
                <w:sz w:val="16"/>
                <w:szCs w:val="16"/>
              </w:rPr>
              <w:t>$ 4,784.71</w:t>
            </w:r>
          </w:p>
        </w:tc>
        <w:tc>
          <w:tcPr>
            <w:tcW w:w="1218" w:type="dxa"/>
          </w:tcPr>
          <w:p w14:paraId="57FE41A0" w14:textId="77777777" w:rsidR="00137D5B" w:rsidRPr="00651C8A" w:rsidRDefault="00137D5B" w:rsidP="00F559DD">
            <w:pPr>
              <w:tabs>
                <w:tab w:val="center" w:pos="681"/>
              </w:tabs>
              <w:suppressAutoHyphens/>
              <w:jc w:val="center"/>
              <w:rPr>
                <w:sz w:val="16"/>
                <w:szCs w:val="16"/>
              </w:rPr>
            </w:pPr>
            <w:r w:rsidRPr="00651C8A">
              <w:rPr>
                <w:sz w:val="16"/>
                <w:szCs w:val="16"/>
              </w:rPr>
              <w:t>$ 717.71</w:t>
            </w:r>
          </w:p>
        </w:tc>
      </w:tr>
      <w:tr w:rsidR="00137D5B" w:rsidRPr="00651C8A" w14:paraId="6D46D528" w14:textId="77777777" w:rsidTr="00F559DD">
        <w:trPr>
          <w:cantSplit/>
          <w:trHeight w:val="20"/>
          <w:jc w:val="center"/>
        </w:trPr>
        <w:tc>
          <w:tcPr>
            <w:tcW w:w="1902" w:type="dxa"/>
          </w:tcPr>
          <w:p w14:paraId="3ADE8144" w14:textId="77777777" w:rsidR="00137D5B" w:rsidRPr="00651C8A" w:rsidRDefault="00137D5B" w:rsidP="00F559DD">
            <w:pPr>
              <w:tabs>
                <w:tab w:val="left" w:pos="-720"/>
              </w:tabs>
              <w:suppressAutoHyphens/>
              <w:jc w:val="center"/>
              <w:rPr>
                <w:sz w:val="16"/>
                <w:szCs w:val="16"/>
              </w:rPr>
            </w:pPr>
            <w:r w:rsidRPr="00651C8A">
              <w:rPr>
                <w:sz w:val="16"/>
                <w:szCs w:val="16"/>
              </w:rPr>
              <w:t>33</w:t>
            </w:r>
          </w:p>
        </w:tc>
        <w:tc>
          <w:tcPr>
            <w:tcW w:w="1440" w:type="dxa"/>
          </w:tcPr>
          <w:p w14:paraId="0511D650" w14:textId="77777777" w:rsidR="00137D5B" w:rsidRPr="00651C8A" w:rsidRDefault="00137D5B" w:rsidP="00F559DD">
            <w:pPr>
              <w:tabs>
                <w:tab w:val="center" w:pos="681"/>
              </w:tabs>
              <w:suppressAutoHyphens/>
              <w:jc w:val="center"/>
              <w:rPr>
                <w:sz w:val="16"/>
                <w:szCs w:val="16"/>
              </w:rPr>
            </w:pPr>
            <w:r w:rsidRPr="00651C8A">
              <w:rPr>
                <w:sz w:val="16"/>
                <w:szCs w:val="16"/>
              </w:rPr>
              <w:t>$ 4,934.30</w:t>
            </w:r>
          </w:p>
        </w:tc>
        <w:tc>
          <w:tcPr>
            <w:tcW w:w="1218" w:type="dxa"/>
          </w:tcPr>
          <w:p w14:paraId="18576EEA" w14:textId="77777777" w:rsidR="00137D5B" w:rsidRPr="00651C8A" w:rsidRDefault="00137D5B" w:rsidP="00F559DD">
            <w:pPr>
              <w:tabs>
                <w:tab w:val="center" w:pos="681"/>
              </w:tabs>
              <w:suppressAutoHyphens/>
              <w:jc w:val="center"/>
              <w:rPr>
                <w:sz w:val="16"/>
                <w:szCs w:val="16"/>
              </w:rPr>
            </w:pPr>
            <w:r w:rsidRPr="00651C8A">
              <w:rPr>
                <w:sz w:val="16"/>
                <w:szCs w:val="16"/>
              </w:rPr>
              <w:t>$ 740.15</w:t>
            </w:r>
          </w:p>
        </w:tc>
      </w:tr>
      <w:tr w:rsidR="00137D5B" w:rsidRPr="00651C8A" w14:paraId="0DD2C514" w14:textId="77777777" w:rsidTr="00F559DD">
        <w:trPr>
          <w:cantSplit/>
          <w:trHeight w:val="20"/>
          <w:jc w:val="center"/>
        </w:trPr>
        <w:tc>
          <w:tcPr>
            <w:tcW w:w="1902" w:type="dxa"/>
          </w:tcPr>
          <w:p w14:paraId="516C4AAE" w14:textId="77777777" w:rsidR="00137D5B" w:rsidRPr="00651C8A" w:rsidRDefault="00137D5B" w:rsidP="00F559DD">
            <w:pPr>
              <w:tabs>
                <w:tab w:val="left" w:pos="-720"/>
              </w:tabs>
              <w:suppressAutoHyphens/>
              <w:jc w:val="center"/>
              <w:rPr>
                <w:sz w:val="16"/>
                <w:szCs w:val="16"/>
              </w:rPr>
            </w:pPr>
            <w:r w:rsidRPr="00651C8A">
              <w:rPr>
                <w:sz w:val="16"/>
                <w:szCs w:val="16"/>
              </w:rPr>
              <w:t>34</w:t>
            </w:r>
          </w:p>
        </w:tc>
        <w:tc>
          <w:tcPr>
            <w:tcW w:w="1440" w:type="dxa"/>
          </w:tcPr>
          <w:p w14:paraId="4279C576" w14:textId="77777777" w:rsidR="00137D5B" w:rsidRPr="00651C8A" w:rsidRDefault="00137D5B" w:rsidP="00F559DD">
            <w:pPr>
              <w:tabs>
                <w:tab w:val="center" w:pos="681"/>
              </w:tabs>
              <w:suppressAutoHyphens/>
              <w:jc w:val="center"/>
              <w:rPr>
                <w:sz w:val="16"/>
                <w:szCs w:val="16"/>
              </w:rPr>
            </w:pPr>
            <w:r w:rsidRPr="00651C8A">
              <w:rPr>
                <w:sz w:val="16"/>
                <w:szCs w:val="16"/>
              </w:rPr>
              <w:t>$ 5,084.27</w:t>
            </w:r>
          </w:p>
        </w:tc>
        <w:tc>
          <w:tcPr>
            <w:tcW w:w="1218" w:type="dxa"/>
          </w:tcPr>
          <w:p w14:paraId="549907F3" w14:textId="77777777" w:rsidR="00137D5B" w:rsidRPr="00651C8A" w:rsidRDefault="00137D5B" w:rsidP="00F559DD">
            <w:pPr>
              <w:tabs>
                <w:tab w:val="center" w:pos="681"/>
              </w:tabs>
              <w:suppressAutoHyphens/>
              <w:jc w:val="center"/>
              <w:rPr>
                <w:sz w:val="16"/>
                <w:szCs w:val="16"/>
              </w:rPr>
            </w:pPr>
            <w:r w:rsidRPr="00651C8A">
              <w:rPr>
                <w:sz w:val="16"/>
                <w:szCs w:val="16"/>
              </w:rPr>
              <w:t>$ 762.64</w:t>
            </w:r>
          </w:p>
        </w:tc>
      </w:tr>
      <w:tr w:rsidR="00137D5B" w:rsidRPr="00651C8A" w14:paraId="0553BCC0" w14:textId="77777777" w:rsidTr="00F559DD">
        <w:trPr>
          <w:cantSplit/>
          <w:trHeight w:val="20"/>
          <w:jc w:val="center"/>
        </w:trPr>
        <w:tc>
          <w:tcPr>
            <w:tcW w:w="1902" w:type="dxa"/>
          </w:tcPr>
          <w:p w14:paraId="69DF54E6" w14:textId="77777777" w:rsidR="00137D5B" w:rsidRPr="00651C8A" w:rsidRDefault="00137D5B" w:rsidP="00F559DD">
            <w:pPr>
              <w:tabs>
                <w:tab w:val="left" w:pos="-720"/>
              </w:tabs>
              <w:suppressAutoHyphens/>
              <w:jc w:val="center"/>
              <w:rPr>
                <w:sz w:val="16"/>
                <w:szCs w:val="16"/>
              </w:rPr>
            </w:pPr>
            <w:r w:rsidRPr="00651C8A">
              <w:rPr>
                <w:sz w:val="16"/>
                <w:szCs w:val="16"/>
              </w:rPr>
              <w:t>35</w:t>
            </w:r>
          </w:p>
        </w:tc>
        <w:tc>
          <w:tcPr>
            <w:tcW w:w="1440" w:type="dxa"/>
          </w:tcPr>
          <w:p w14:paraId="37C8E415" w14:textId="77777777" w:rsidR="00137D5B" w:rsidRPr="00651C8A" w:rsidRDefault="00137D5B" w:rsidP="00F559DD">
            <w:pPr>
              <w:tabs>
                <w:tab w:val="center" w:pos="681"/>
              </w:tabs>
              <w:suppressAutoHyphens/>
              <w:jc w:val="center"/>
              <w:rPr>
                <w:sz w:val="16"/>
                <w:szCs w:val="16"/>
              </w:rPr>
            </w:pPr>
            <w:r w:rsidRPr="00651C8A">
              <w:rPr>
                <w:sz w:val="16"/>
                <w:szCs w:val="16"/>
              </w:rPr>
              <w:t>$ 5,234.60</w:t>
            </w:r>
          </w:p>
        </w:tc>
        <w:tc>
          <w:tcPr>
            <w:tcW w:w="1218" w:type="dxa"/>
          </w:tcPr>
          <w:p w14:paraId="30E2BC04" w14:textId="77777777" w:rsidR="00137D5B" w:rsidRPr="00651C8A" w:rsidRDefault="00137D5B" w:rsidP="00F559DD">
            <w:pPr>
              <w:tabs>
                <w:tab w:val="center" w:pos="681"/>
              </w:tabs>
              <w:suppressAutoHyphens/>
              <w:jc w:val="center"/>
              <w:rPr>
                <w:sz w:val="16"/>
                <w:szCs w:val="16"/>
              </w:rPr>
            </w:pPr>
            <w:r w:rsidRPr="00651C8A">
              <w:rPr>
                <w:sz w:val="16"/>
                <w:szCs w:val="16"/>
              </w:rPr>
              <w:t>$ 785.19</w:t>
            </w:r>
          </w:p>
        </w:tc>
      </w:tr>
      <w:tr w:rsidR="00137D5B" w:rsidRPr="00651C8A" w14:paraId="6130ED40" w14:textId="77777777" w:rsidTr="00F559DD">
        <w:trPr>
          <w:cantSplit/>
          <w:trHeight w:val="20"/>
          <w:jc w:val="center"/>
        </w:trPr>
        <w:tc>
          <w:tcPr>
            <w:tcW w:w="1902" w:type="dxa"/>
          </w:tcPr>
          <w:p w14:paraId="787CB650" w14:textId="77777777" w:rsidR="00137D5B" w:rsidRPr="00651C8A" w:rsidRDefault="00137D5B" w:rsidP="00F559DD">
            <w:pPr>
              <w:tabs>
                <w:tab w:val="left" w:pos="-720"/>
              </w:tabs>
              <w:suppressAutoHyphens/>
              <w:jc w:val="center"/>
              <w:rPr>
                <w:sz w:val="16"/>
                <w:szCs w:val="16"/>
              </w:rPr>
            </w:pPr>
            <w:r w:rsidRPr="00651C8A">
              <w:rPr>
                <w:sz w:val="16"/>
                <w:szCs w:val="16"/>
              </w:rPr>
              <w:t>36</w:t>
            </w:r>
          </w:p>
        </w:tc>
        <w:tc>
          <w:tcPr>
            <w:tcW w:w="1440" w:type="dxa"/>
          </w:tcPr>
          <w:p w14:paraId="636B0D7A" w14:textId="77777777" w:rsidR="00137D5B" w:rsidRPr="00651C8A" w:rsidRDefault="00137D5B" w:rsidP="00F559DD">
            <w:pPr>
              <w:tabs>
                <w:tab w:val="center" w:pos="681"/>
              </w:tabs>
              <w:suppressAutoHyphens/>
              <w:jc w:val="center"/>
              <w:rPr>
                <w:sz w:val="16"/>
                <w:szCs w:val="16"/>
              </w:rPr>
            </w:pPr>
            <w:r w:rsidRPr="00651C8A">
              <w:rPr>
                <w:sz w:val="16"/>
                <w:szCs w:val="16"/>
              </w:rPr>
              <w:t>$ 5,385.29</w:t>
            </w:r>
          </w:p>
        </w:tc>
        <w:tc>
          <w:tcPr>
            <w:tcW w:w="1218" w:type="dxa"/>
          </w:tcPr>
          <w:p w14:paraId="1CF0E940" w14:textId="77777777" w:rsidR="00137D5B" w:rsidRPr="00651C8A" w:rsidRDefault="00137D5B" w:rsidP="00F559DD">
            <w:pPr>
              <w:tabs>
                <w:tab w:val="center" w:pos="681"/>
              </w:tabs>
              <w:suppressAutoHyphens/>
              <w:jc w:val="center"/>
              <w:rPr>
                <w:sz w:val="16"/>
                <w:szCs w:val="16"/>
              </w:rPr>
            </w:pPr>
            <w:r w:rsidRPr="00651C8A">
              <w:rPr>
                <w:sz w:val="16"/>
                <w:szCs w:val="16"/>
              </w:rPr>
              <w:t>$ 807.79</w:t>
            </w:r>
          </w:p>
        </w:tc>
      </w:tr>
      <w:tr w:rsidR="00137D5B" w:rsidRPr="00651C8A" w14:paraId="13401860" w14:textId="77777777" w:rsidTr="00F559DD">
        <w:trPr>
          <w:cantSplit/>
          <w:trHeight w:val="20"/>
          <w:jc w:val="center"/>
        </w:trPr>
        <w:tc>
          <w:tcPr>
            <w:tcW w:w="1902" w:type="dxa"/>
          </w:tcPr>
          <w:p w14:paraId="2D0AA883" w14:textId="77777777" w:rsidR="00137D5B" w:rsidRPr="00651C8A" w:rsidRDefault="00137D5B" w:rsidP="00F559DD">
            <w:pPr>
              <w:tabs>
                <w:tab w:val="left" w:pos="-720"/>
              </w:tabs>
              <w:suppressAutoHyphens/>
              <w:jc w:val="center"/>
              <w:rPr>
                <w:sz w:val="16"/>
                <w:szCs w:val="16"/>
              </w:rPr>
            </w:pPr>
            <w:r w:rsidRPr="00651C8A">
              <w:rPr>
                <w:sz w:val="16"/>
                <w:szCs w:val="16"/>
              </w:rPr>
              <w:t>37</w:t>
            </w:r>
          </w:p>
        </w:tc>
        <w:tc>
          <w:tcPr>
            <w:tcW w:w="1440" w:type="dxa"/>
          </w:tcPr>
          <w:p w14:paraId="0CEF7186" w14:textId="77777777" w:rsidR="00137D5B" w:rsidRPr="00651C8A" w:rsidRDefault="00137D5B" w:rsidP="00F559DD">
            <w:pPr>
              <w:tabs>
                <w:tab w:val="center" w:pos="681"/>
              </w:tabs>
              <w:suppressAutoHyphens/>
              <w:jc w:val="center"/>
              <w:rPr>
                <w:sz w:val="16"/>
                <w:szCs w:val="16"/>
              </w:rPr>
            </w:pPr>
            <w:r w:rsidRPr="00651C8A">
              <w:rPr>
                <w:sz w:val="16"/>
                <w:szCs w:val="16"/>
              </w:rPr>
              <w:t>$ 5,536.34</w:t>
            </w:r>
          </w:p>
        </w:tc>
        <w:tc>
          <w:tcPr>
            <w:tcW w:w="1218" w:type="dxa"/>
          </w:tcPr>
          <w:p w14:paraId="58E2E38A" w14:textId="77777777" w:rsidR="00137D5B" w:rsidRPr="00651C8A" w:rsidRDefault="00137D5B" w:rsidP="00F559DD">
            <w:pPr>
              <w:tabs>
                <w:tab w:val="center" w:pos="681"/>
              </w:tabs>
              <w:suppressAutoHyphens/>
              <w:jc w:val="center"/>
              <w:rPr>
                <w:sz w:val="16"/>
                <w:szCs w:val="16"/>
              </w:rPr>
            </w:pPr>
            <w:r w:rsidRPr="00651C8A">
              <w:rPr>
                <w:sz w:val="16"/>
                <w:szCs w:val="16"/>
              </w:rPr>
              <w:t>$ 830.45</w:t>
            </w:r>
          </w:p>
        </w:tc>
      </w:tr>
      <w:tr w:rsidR="00137D5B" w:rsidRPr="00651C8A" w14:paraId="11C6D913" w14:textId="77777777" w:rsidTr="00F559DD">
        <w:trPr>
          <w:cantSplit/>
          <w:trHeight w:val="20"/>
          <w:jc w:val="center"/>
        </w:trPr>
        <w:tc>
          <w:tcPr>
            <w:tcW w:w="1902" w:type="dxa"/>
          </w:tcPr>
          <w:p w14:paraId="1CF3DC4A" w14:textId="77777777" w:rsidR="00137D5B" w:rsidRPr="00651C8A" w:rsidRDefault="00137D5B" w:rsidP="00F559DD">
            <w:pPr>
              <w:tabs>
                <w:tab w:val="left" w:pos="-720"/>
              </w:tabs>
              <w:suppressAutoHyphens/>
              <w:jc w:val="center"/>
              <w:rPr>
                <w:sz w:val="16"/>
                <w:szCs w:val="16"/>
              </w:rPr>
            </w:pPr>
            <w:r w:rsidRPr="00651C8A">
              <w:rPr>
                <w:sz w:val="16"/>
                <w:szCs w:val="16"/>
              </w:rPr>
              <w:t>38</w:t>
            </w:r>
          </w:p>
        </w:tc>
        <w:tc>
          <w:tcPr>
            <w:tcW w:w="1440" w:type="dxa"/>
          </w:tcPr>
          <w:p w14:paraId="5256CC50" w14:textId="77777777" w:rsidR="00137D5B" w:rsidRPr="00651C8A" w:rsidRDefault="00137D5B" w:rsidP="00F559DD">
            <w:pPr>
              <w:tabs>
                <w:tab w:val="center" w:pos="681"/>
              </w:tabs>
              <w:suppressAutoHyphens/>
              <w:jc w:val="center"/>
              <w:rPr>
                <w:sz w:val="16"/>
                <w:szCs w:val="16"/>
              </w:rPr>
            </w:pPr>
            <w:r w:rsidRPr="00651C8A">
              <w:rPr>
                <w:sz w:val="16"/>
                <w:szCs w:val="16"/>
              </w:rPr>
              <w:t>$ 5,687.75</w:t>
            </w:r>
          </w:p>
        </w:tc>
        <w:tc>
          <w:tcPr>
            <w:tcW w:w="1218" w:type="dxa"/>
          </w:tcPr>
          <w:p w14:paraId="66E8F333" w14:textId="77777777" w:rsidR="00137D5B" w:rsidRPr="00651C8A" w:rsidRDefault="00137D5B" w:rsidP="00F559DD">
            <w:pPr>
              <w:tabs>
                <w:tab w:val="center" w:pos="681"/>
              </w:tabs>
              <w:suppressAutoHyphens/>
              <w:jc w:val="center"/>
              <w:rPr>
                <w:sz w:val="16"/>
                <w:szCs w:val="16"/>
              </w:rPr>
            </w:pPr>
            <w:r w:rsidRPr="00651C8A">
              <w:rPr>
                <w:sz w:val="16"/>
                <w:szCs w:val="16"/>
              </w:rPr>
              <w:t>$ 853.16</w:t>
            </w:r>
          </w:p>
        </w:tc>
      </w:tr>
      <w:tr w:rsidR="00137D5B" w:rsidRPr="00651C8A" w14:paraId="17018490" w14:textId="77777777" w:rsidTr="00F559DD">
        <w:trPr>
          <w:cantSplit/>
          <w:trHeight w:val="20"/>
          <w:jc w:val="center"/>
        </w:trPr>
        <w:tc>
          <w:tcPr>
            <w:tcW w:w="1902" w:type="dxa"/>
          </w:tcPr>
          <w:p w14:paraId="148276D0" w14:textId="77777777" w:rsidR="00137D5B" w:rsidRPr="00651C8A" w:rsidRDefault="00137D5B" w:rsidP="00F559DD">
            <w:pPr>
              <w:tabs>
                <w:tab w:val="left" w:pos="-720"/>
              </w:tabs>
              <w:suppressAutoHyphens/>
              <w:jc w:val="center"/>
              <w:rPr>
                <w:sz w:val="16"/>
                <w:szCs w:val="16"/>
              </w:rPr>
            </w:pPr>
            <w:r w:rsidRPr="00651C8A">
              <w:rPr>
                <w:sz w:val="16"/>
                <w:szCs w:val="16"/>
              </w:rPr>
              <w:t>39</w:t>
            </w:r>
          </w:p>
        </w:tc>
        <w:tc>
          <w:tcPr>
            <w:tcW w:w="1440" w:type="dxa"/>
          </w:tcPr>
          <w:p w14:paraId="6C14B2EC" w14:textId="77777777" w:rsidR="00137D5B" w:rsidRPr="00651C8A" w:rsidRDefault="00137D5B" w:rsidP="00F559DD">
            <w:pPr>
              <w:tabs>
                <w:tab w:val="center" w:pos="681"/>
              </w:tabs>
              <w:suppressAutoHyphens/>
              <w:jc w:val="center"/>
              <w:rPr>
                <w:sz w:val="16"/>
                <w:szCs w:val="16"/>
              </w:rPr>
            </w:pPr>
            <w:r w:rsidRPr="00651C8A">
              <w:rPr>
                <w:sz w:val="16"/>
                <w:szCs w:val="16"/>
              </w:rPr>
              <w:t>$ 5,839.52</w:t>
            </w:r>
          </w:p>
        </w:tc>
        <w:tc>
          <w:tcPr>
            <w:tcW w:w="1218" w:type="dxa"/>
          </w:tcPr>
          <w:p w14:paraId="7120EBC3" w14:textId="77777777" w:rsidR="00137D5B" w:rsidRPr="00651C8A" w:rsidRDefault="00137D5B" w:rsidP="00F559DD">
            <w:pPr>
              <w:tabs>
                <w:tab w:val="center" w:pos="681"/>
              </w:tabs>
              <w:suppressAutoHyphens/>
              <w:jc w:val="center"/>
              <w:rPr>
                <w:sz w:val="16"/>
                <w:szCs w:val="16"/>
              </w:rPr>
            </w:pPr>
            <w:r w:rsidRPr="00651C8A">
              <w:rPr>
                <w:sz w:val="16"/>
                <w:szCs w:val="16"/>
              </w:rPr>
              <w:t>$ 875.93</w:t>
            </w:r>
          </w:p>
        </w:tc>
      </w:tr>
      <w:tr w:rsidR="00137D5B" w:rsidRPr="00651C8A" w14:paraId="639F70F1" w14:textId="77777777" w:rsidTr="00F559DD">
        <w:trPr>
          <w:cantSplit/>
          <w:trHeight w:val="20"/>
          <w:jc w:val="center"/>
        </w:trPr>
        <w:tc>
          <w:tcPr>
            <w:tcW w:w="1902" w:type="dxa"/>
          </w:tcPr>
          <w:p w14:paraId="3047515E" w14:textId="77777777" w:rsidR="00137D5B" w:rsidRPr="00651C8A" w:rsidRDefault="00137D5B" w:rsidP="00F559DD">
            <w:pPr>
              <w:tabs>
                <w:tab w:val="left" w:pos="-720"/>
              </w:tabs>
              <w:suppressAutoHyphens/>
              <w:jc w:val="center"/>
              <w:rPr>
                <w:sz w:val="16"/>
                <w:szCs w:val="16"/>
              </w:rPr>
            </w:pPr>
            <w:r w:rsidRPr="00651C8A">
              <w:rPr>
                <w:sz w:val="16"/>
                <w:szCs w:val="16"/>
              </w:rPr>
              <w:t>40</w:t>
            </w:r>
          </w:p>
        </w:tc>
        <w:tc>
          <w:tcPr>
            <w:tcW w:w="1440" w:type="dxa"/>
          </w:tcPr>
          <w:p w14:paraId="3B0960CF" w14:textId="77777777" w:rsidR="00137D5B" w:rsidRPr="00651C8A" w:rsidRDefault="00137D5B" w:rsidP="00F559DD">
            <w:pPr>
              <w:tabs>
                <w:tab w:val="center" w:pos="681"/>
              </w:tabs>
              <w:suppressAutoHyphens/>
              <w:jc w:val="center"/>
              <w:rPr>
                <w:sz w:val="16"/>
                <w:szCs w:val="16"/>
              </w:rPr>
            </w:pPr>
            <w:r w:rsidRPr="00651C8A">
              <w:rPr>
                <w:sz w:val="16"/>
                <w:szCs w:val="16"/>
              </w:rPr>
              <w:t>$ 5,991.64</w:t>
            </w:r>
          </w:p>
        </w:tc>
        <w:tc>
          <w:tcPr>
            <w:tcW w:w="1218" w:type="dxa"/>
          </w:tcPr>
          <w:p w14:paraId="71D3C0FC" w14:textId="77777777" w:rsidR="00137D5B" w:rsidRPr="00651C8A" w:rsidRDefault="00137D5B" w:rsidP="00F559DD">
            <w:pPr>
              <w:tabs>
                <w:tab w:val="center" w:pos="681"/>
              </w:tabs>
              <w:suppressAutoHyphens/>
              <w:jc w:val="center"/>
              <w:rPr>
                <w:sz w:val="16"/>
                <w:szCs w:val="16"/>
              </w:rPr>
            </w:pPr>
            <w:r w:rsidRPr="00651C8A">
              <w:rPr>
                <w:sz w:val="16"/>
                <w:szCs w:val="16"/>
              </w:rPr>
              <w:t>$ 898.75</w:t>
            </w:r>
          </w:p>
        </w:tc>
      </w:tr>
    </w:tbl>
    <w:p w14:paraId="76BCAEE1" w14:textId="77777777" w:rsidR="00137D5B" w:rsidRPr="00651C8A" w:rsidRDefault="00137D5B" w:rsidP="00137D5B">
      <w:pPr>
        <w:tabs>
          <w:tab w:val="left" w:pos="-720"/>
        </w:tabs>
        <w:suppressAutoHyphens/>
        <w:jc w:val="both"/>
      </w:pPr>
    </w:p>
    <w:p w14:paraId="3F8DEC11" w14:textId="77777777" w:rsidR="00137D5B" w:rsidRDefault="00137D5B" w:rsidP="00137D5B">
      <w:pPr>
        <w:pStyle w:val="A"/>
      </w:pPr>
      <w:r w:rsidRPr="00651C8A">
        <w:t>D.</w:t>
      </w:r>
      <w:r w:rsidRPr="00651C8A">
        <w:tab/>
        <w:t>Serial Number to Percent Good Conversion</w:t>
      </w:r>
    </w:p>
    <w:p w14:paraId="5DD55B9B" w14:textId="77777777" w:rsidR="005A1382" w:rsidRDefault="005A1382" w:rsidP="00137D5B">
      <w:pPr>
        <w:pStyle w:val="A"/>
      </w:pPr>
    </w:p>
    <w:tbl>
      <w:tblPr>
        <w:tblW w:w="4553"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1223"/>
        <w:gridCol w:w="1110"/>
        <w:gridCol w:w="1110"/>
        <w:gridCol w:w="1110"/>
      </w:tblGrid>
      <w:tr w:rsidR="00137D5B" w:rsidRPr="00651C8A" w14:paraId="4D731FB5" w14:textId="77777777" w:rsidTr="00F559DD">
        <w:trPr>
          <w:cantSplit/>
          <w:tblHeader/>
          <w:jc w:val="center"/>
        </w:trPr>
        <w:tc>
          <w:tcPr>
            <w:tcW w:w="4553" w:type="dxa"/>
            <w:gridSpan w:val="4"/>
            <w:shd w:val="clear" w:color="auto" w:fill="BFBFBF"/>
          </w:tcPr>
          <w:p w14:paraId="7BE3B491" w14:textId="77777777" w:rsidR="00137D5B" w:rsidRPr="00B05055" w:rsidRDefault="00137D5B" w:rsidP="00F559DD">
            <w:pPr>
              <w:pStyle w:val="Text"/>
              <w:keepNext/>
              <w:jc w:val="center"/>
              <w:rPr>
                <w:b/>
                <w:bCs/>
                <w:sz w:val="16"/>
                <w:szCs w:val="16"/>
              </w:rPr>
            </w:pPr>
            <w:r w:rsidRPr="00B05055">
              <w:rPr>
                <w:b/>
                <w:bCs/>
                <w:sz w:val="16"/>
                <w:szCs w:val="16"/>
              </w:rPr>
              <w:t>Table 1007.D</w:t>
            </w:r>
          </w:p>
          <w:p w14:paraId="69932804" w14:textId="77777777" w:rsidR="00137D5B" w:rsidRPr="00B05055" w:rsidRDefault="00137D5B" w:rsidP="00F559DD">
            <w:pPr>
              <w:keepNext/>
              <w:tabs>
                <w:tab w:val="center" w:pos="1030"/>
              </w:tabs>
              <w:suppressAutoHyphens/>
              <w:jc w:val="center"/>
              <w:rPr>
                <w:b/>
                <w:bCs/>
                <w:sz w:val="16"/>
                <w:szCs w:val="16"/>
              </w:rPr>
            </w:pPr>
            <w:r w:rsidRPr="00B05055">
              <w:rPr>
                <w:b/>
                <w:bCs/>
                <w:sz w:val="16"/>
                <w:szCs w:val="16"/>
              </w:rPr>
              <w:t>Serial Number to Percent Good Conversion Chart</w:t>
            </w:r>
          </w:p>
        </w:tc>
      </w:tr>
      <w:tr w:rsidR="00137D5B" w:rsidRPr="00651C8A" w14:paraId="4F36BF59" w14:textId="77777777" w:rsidTr="00F559DD">
        <w:trPr>
          <w:cantSplit/>
          <w:tblHeader/>
          <w:jc w:val="center"/>
        </w:trPr>
        <w:tc>
          <w:tcPr>
            <w:tcW w:w="1223" w:type="dxa"/>
            <w:shd w:val="clear" w:color="auto" w:fill="BFBFBF"/>
            <w:vAlign w:val="bottom"/>
          </w:tcPr>
          <w:p w14:paraId="54943F11" w14:textId="77777777" w:rsidR="00137D5B" w:rsidRPr="00B05055" w:rsidRDefault="00137D5B" w:rsidP="00F559DD">
            <w:pPr>
              <w:tabs>
                <w:tab w:val="left" w:pos="-720"/>
              </w:tabs>
              <w:suppressAutoHyphens/>
              <w:jc w:val="center"/>
              <w:rPr>
                <w:b/>
                <w:bCs/>
                <w:sz w:val="16"/>
                <w:szCs w:val="16"/>
              </w:rPr>
            </w:pPr>
            <w:r w:rsidRPr="00B05055">
              <w:rPr>
                <w:b/>
                <w:bCs/>
                <w:sz w:val="16"/>
                <w:szCs w:val="16"/>
              </w:rPr>
              <w:t>Year</w:t>
            </w:r>
          </w:p>
        </w:tc>
        <w:tc>
          <w:tcPr>
            <w:tcW w:w="1110" w:type="dxa"/>
            <w:shd w:val="clear" w:color="auto" w:fill="BFBFBF"/>
            <w:vAlign w:val="bottom"/>
          </w:tcPr>
          <w:p w14:paraId="5644409F" w14:textId="77777777" w:rsidR="00137D5B" w:rsidRPr="00B05055" w:rsidRDefault="00137D5B" w:rsidP="00F559DD">
            <w:pPr>
              <w:tabs>
                <w:tab w:val="center" w:pos="1059"/>
              </w:tabs>
              <w:suppressAutoHyphens/>
              <w:jc w:val="center"/>
              <w:rPr>
                <w:b/>
                <w:bCs/>
                <w:sz w:val="16"/>
                <w:szCs w:val="16"/>
              </w:rPr>
            </w:pPr>
            <w:r w:rsidRPr="00B05055">
              <w:rPr>
                <w:b/>
                <w:bCs/>
                <w:sz w:val="16"/>
                <w:szCs w:val="16"/>
              </w:rPr>
              <w:t>Beginning</w:t>
            </w:r>
          </w:p>
          <w:p w14:paraId="136FFE9D" w14:textId="77777777" w:rsidR="00137D5B" w:rsidRPr="00B05055" w:rsidRDefault="00137D5B" w:rsidP="00F559DD">
            <w:pPr>
              <w:tabs>
                <w:tab w:val="center" w:pos="1059"/>
              </w:tabs>
              <w:suppressAutoHyphens/>
              <w:jc w:val="center"/>
              <w:rPr>
                <w:b/>
                <w:bCs/>
                <w:sz w:val="16"/>
                <w:szCs w:val="16"/>
              </w:rPr>
            </w:pPr>
            <w:r w:rsidRPr="00B05055">
              <w:rPr>
                <w:b/>
                <w:bCs/>
                <w:sz w:val="16"/>
                <w:szCs w:val="16"/>
              </w:rPr>
              <w:t>Serial</w:t>
            </w:r>
          </w:p>
          <w:p w14:paraId="4A878143" w14:textId="77777777" w:rsidR="00137D5B" w:rsidRPr="00B05055" w:rsidRDefault="00137D5B" w:rsidP="00F559DD">
            <w:pPr>
              <w:tabs>
                <w:tab w:val="center" w:pos="1059"/>
              </w:tabs>
              <w:suppressAutoHyphens/>
              <w:jc w:val="center"/>
              <w:rPr>
                <w:b/>
                <w:bCs/>
                <w:sz w:val="16"/>
                <w:szCs w:val="16"/>
              </w:rPr>
            </w:pPr>
            <w:r w:rsidRPr="00B05055">
              <w:rPr>
                <w:b/>
                <w:bCs/>
                <w:sz w:val="16"/>
                <w:szCs w:val="16"/>
              </w:rPr>
              <w:t>Number</w:t>
            </w:r>
          </w:p>
        </w:tc>
        <w:tc>
          <w:tcPr>
            <w:tcW w:w="1110" w:type="dxa"/>
            <w:shd w:val="clear" w:color="auto" w:fill="BFBFBF"/>
            <w:vAlign w:val="bottom"/>
          </w:tcPr>
          <w:p w14:paraId="4B76B1F8" w14:textId="77777777" w:rsidR="00137D5B" w:rsidRPr="00B05055" w:rsidRDefault="00137D5B" w:rsidP="00F559DD">
            <w:pPr>
              <w:tabs>
                <w:tab w:val="center" w:pos="1059"/>
              </w:tabs>
              <w:suppressAutoHyphens/>
              <w:jc w:val="center"/>
              <w:rPr>
                <w:b/>
                <w:bCs/>
                <w:sz w:val="16"/>
                <w:szCs w:val="16"/>
              </w:rPr>
            </w:pPr>
            <w:r w:rsidRPr="00B05055">
              <w:rPr>
                <w:b/>
                <w:bCs/>
                <w:sz w:val="16"/>
                <w:szCs w:val="16"/>
              </w:rPr>
              <w:t>Ending Serial</w:t>
            </w:r>
          </w:p>
          <w:p w14:paraId="23964DA3" w14:textId="77777777" w:rsidR="00137D5B" w:rsidRPr="00B05055" w:rsidRDefault="00137D5B" w:rsidP="00F559DD">
            <w:pPr>
              <w:tabs>
                <w:tab w:val="center" w:pos="1059"/>
              </w:tabs>
              <w:suppressAutoHyphens/>
              <w:jc w:val="center"/>
              <w:rPr>
                <w:b/>
                <w:bCs/>
                <w:sz w:val="16"/>
                <w:szCs w:val="16"/>
              </w:rPr>
            </w:pPr>
            <w:r w:rsidRPr="00B05055">
              <w:rPr>
                <w:b/>
                <w:bCs/>
                <w:sz w:val="16"/>
                <w:szCs w:val="16"/>
              </w:rPr>
              <w:t>Number</w:t>
            </w:r>
          </w:p>
        </w:tc>
        <w:tc>
          <w:tcPr>
            <w:tcW w:w="1110" w:type="dxa"/>
            <w:shd w:val="clear" w:color="auto" w:fill="BFBFBF"/>
            <w:vAlign w:val="bottom"/>
          </w:tcPr>
          <w:p w14:paraId="582D382F" w14:textId="77777777" w:rsidR="00137D5B" w:rsidRPr="00B05055" w:rsidRDefault="00137D5B" w:rsidP="00F559DD">
            <w:pPr>
              <w:tabs>
                <w:tab w:val="center" w:pos="1030"/>
              </w:tabs>
              <w:suppressAutoHyphens/>
              <w:jc w:val="center"/>
              <w:rPr>
                <w:b/>
                <w:bCs/>
                <w:sz w:val="16"/>
                <w:szCs w:val="16"/>
              </w:rPr>
            </w:pPr>
            <w:r w:rsidRPr="00B05055">
              <w:rPr>
                <w:b/>
                <w:bCs/>
                <w:sz w:val="16"/>
                <w:szCs w:val="16"/>
              </w:rPr>
              <w:t>20 Year Life</w:t>
            </w:r>
          </w:p>
          <w:p w14:paraId="59D15856" w14:textId="77777777" w:rsidR="00137D5B" w:rsidRPr="00B05055" w:rsidRDefault="00137D5B" w:rsidP="00F559DD">
            <w:pPr>
              <w:tabs>
                <w:tab w:val="center" w:pos="1030"/>
              </w:tabs>
              <w:suppressAutoHyphens/>
              <w:jc w:val="center"/>
              <w:rPr>
                <w:b/>
                <w:bCs/>
                <w:sz w:val="16"/>
                <w:szCs w:val="16"/>
              </w:rPr>
            </w:pPr>
            <w:r w:rsidRPr="00B05055">
              <w:rPr>
                <w:b/>
                <w:bCs/>
                <w:sz w:val="16"/>
                <w:szCs w:val="16"/>
              </w:rPr>
              <w:t>Percent Good</w:t>
            </w:r>
          </w:p>
        </w:tc>
      </w:tr>
      <w:tr w:rsidR="00137D5B" w:rsidRPr="00651C8A" w14:paraId="0B6F4BEE" w14:textId="77777777" w:rsidTr="00F559DD">
        <w:trPr>
          <w:cantSplit/>
          <w:jc w:val="center"/>
        </w:trPr>
        <w:tc>
          <w:tcPr>
            <w:tcW w:w="1223" w:type="dxa"/>
          </w:tcPr>
          <w:p w14:paraId="02578696" w14:textId="77777777" w:rsidR="00137D5B" w:rsidRPr="00651C8A" w:rsidRDefault="00137D5B" w:rsidP="00F559DD">
            <w:pPr>
              <w:tabs>
                <w:tab w:val="center" w:pos="1078"/>
              </w:tabs>
              <w:suppressAutoHyphens/>
              <w:jc w:val="center"/>
              <w:rPr>
                <w:sz w:val="16"/>
                <w:szCs w:val="16"/>
              </w:rPr>
            </w:pPr>
            <w:r w:rsidRPr="00651C8A">
              <w:rPr>
                <w:sz w:val="16"/>
                <w:szCs w:val="16"/>
              </w:rPr>
              <w:t>2025</w:t>
            </w:r>
          </w:p>
        </w:tc>
        <w:tc>
          <w:tcPr>
            <w:tcW w:w="1110" w:type="dxa"/>
          </w:tcPr>
          <w:p w14:paraId="72D2E661" w14:textId="77777777" w:rsidR="00137D5B" w:rsidRPr="00651C8A" w:rsidRDefault="00137D5B" w:rsidP="00F559DD">
            <w:pPr>
              <w:tabs>
                <w:tab w:val="center" w:pos="1059"/>
              </w:tabs>
              <w:suppressAutoHyphens/>
              <w:jc w:val="center"/>
              <w:rPr>
                <w:sz w:val="16"/>
                <w:szCs w:val="16"/>
              </w:rPr>
            </w:pPr>
            <w:r w:rsidRPr="00651C8A">
              <w:rPr>
                <w:sz w:val="16"/>
                <w:szCs w:val="16"/>
              </w:rPr>
              <w:t>254960</w:t>
            </w:r>
          </w:p>
        </w:tc>
        <w:tc>
          <w:tcPr>
            <w:tcW w:w="1110" w:type="dxa"/>
          </w:tcPr>
          <w:p w14:paraId="1FDD18CB" w14:textId="77777777" w:rsidR="00137D5B" w:rsidRPr="00651C8A" w:rsidRDefault="00137D5B" w:rsidP="00F559DD">
            <w:pPr>
              <w:tabs>
                <w:tab w:val="center" w:pos="1059"/>
              </w:tabs>
              <w:suppressAutoHyphens/>
              <w:jc w:val="center"/>
              <w:rPr>
                <w:sz w:val="16"/>
                <w:szCs w:val="16"/>
              </w:rPr>
            </w:pPr>
            <w:r w:rsidRPr="00651C8A">
              <w:rPr>
                <w:sz w:val="16"/>
                <w:szCs w:val="16"/>
              </w:rPr>
              <w:t>Higher</w:t>
            </w:r>
          </w:p>
        </w:tc>
        <w:tc>
          <w:tcPr>
            <w:tcW w:w="1110" w:type="dxa"/>
          </w:tcPr>
          <w:p w14:paraId="000CF067" w14:textId="77777777" w:rsidR="00137D5B" w:rsidRPr="00651C8A" w:rsidRDefault="00137D5B" w:rsidP="00F559DD">
            <w:pPr>
              <w:tabs>
                <w:tab w:val="center" w:pos="1030"/>
              </w:tabs>
              <w:suppressAutoHyphens/>
              <w:jc w:val="center"/>
              <w:rPr>
                <w:sz w:val="16"/>
                <w:szCs w:val="16"/>
              </w:rPr>
            </w:pPr>
            <w:r w:rsidRPr="00651C8A">
              <w:rPr>
                <w:sz w:val="16"/>
                <w:szCs w:val="16"/>
              </w:rPr>
              <w:t>97</w:t>
            </w:r>
          </w:p>
        </w:tc>
      </w:tr>
      <w:tr w:rsidR="00137D5B" w:rsidRPr="00651C8A" w14:paraId="414E0F31" w14:textId="77777777" w:rsidTr="00F559DD">
        <w:trPr>
          <w:cantSplit/>
          <w:jc w:val="center"/>
        </w:trPr>
        <w:tc>
          <w:tcPr>
            <w:tcW w:w="1223" w:type="dxa"/>
          </w:tcPr>
          <w:p w14:paraId="47C098E4" w14:textId="77777777" w:rsidR="00137D5B" w:rsidRPr="00651C8A" w:rsidRDefault="00137D5B" w:rsidP="00F559DD">
            <w:pPr>
              <w:tabs>
                <w:tab w:val="center" w:pos="1078"/>
              </w:tabs>
              <w:suppressAutoHyphens/>
              <w:jc w:val="center"/>
              <w:rPr>
                <w:sz w:val="16"/>
                <w:szCs w:val="16"/>
              </w:rPr>
            </w:pPr>
            <w:r w:rsidRPr="00651C8A">
              <w:rPr>
                <w:sz w:val="16"/>
                <w:szCs w:val="16"/>
              </w:rPr>
              <w:t>2024</w:t>
            </w:r>
          </w:p>
        </w:tc>
        <w:tc>
          <w:tcPr>
            <w:tcW w:w="1110" w:type="dxa"/>
          </w:tcPr>
          <w:p w14:paraId="42B64980" w14:textId="77777777" w:rsidR="00137D5B" w:rsidRPr="00651C8A" w:rsidRDefault="00137D5B" w:rsidP="00F559DD">
            <w:pPr>
              <w:tabs>
                <w:tab w:val="center" w:pos="1059"/>
              </w:tabs>
              <w:suppressAutoHyphens/>
              <w:jc w:val="center"/>
              <w:rPr>
                <w:sz w:val="16"/>
                <w:szCs w:val="16"/>
              </w:rPr>
            </w:pPr>
            <w:r w:rsidRPr="00651C8A">
              <w:rPr>
                <w:sz w:val="16"/>
                <w:szCs w:val="16"/>
              </w:rPr>
              <w:t>254511</w:t>
            </w:r>
          </w:p>
        </w:tc>
        <w:tc>
          <w:tcPr>
            <w:tcW w:w="1110" w:type="dxa"/>
          </w:tcPr>
          <w:p w14:paraId="662E7FA0" w14:textId="77777777" w:rsidR="00137D5B" w:rsidRPr="00651C8A" w:rsidRDefault="00137D5B" w:rsidP="00F559DD">
            <w:pPr>
              <w:tabs>
                <w:tab w:val="center" w:pos="1059"/>
              </w:tabs>
              <w:suppressAutoHyphens/>
              <w:jc w:val="center"/>
              <w:rPr>
                <w:sz w:val="16"/>
                <w:szCs w:val="16"/>
              </w:rPr>
            </w:pPr>
            <w:r w:rsidRPr="00651C8A">
              <w:rPr>
                <w:sz w:val="16"/>
                <w:szCs w:val="16"/>
              </w:rPr>
              <w:t>254959</w:t>
            </w:r>
          </w:p>
        </w:tc>
        <w:tc>
          <w:tcPr>
            <w:tcW w:w="1110" w:type="dxa"/>
          </w:tcPr>
          <w:p w14:paraId="20E30BF2" w14:textId="77777777" w:rsidR="00137D5B" w:rsidRPr="00651C8A" w:rsidRDefault="00137D5B" w:rsidP="00F559DD">
            <w:pPr>
              <w:tabs>
                <w:tab w:val="center" w:pos="1030"/>
              </w:tabs>
              <w:suppressAutoHyphens/>
              <w:jc w:val="center"/>
              <w:rPr>
                <w:sz w:val="16"/>
                <w:szCs w:val="16"/>
              </w:rPr>
            </w:pPr>
            <w:r w:rsidRPr="00651C8A">
              <w:rPr>
                <w:sz w:val="16"/>
                <w:szCs w:val="16"/>
              </w:rPr>
              <w:t>93</w:t>
            </w:r>
          </w:p>
        </w:tc>
      </w:tr>
      <w:tr w:rsidR="00137D5B" w:rsidRPr="00651C8A" w14:paraId="0BAB019E" w14:textId="77777777" w:rsidTr="00F559DD">
        <w:trPr>
          <w:cantSplit/>
          <w:jc w:val="center"/>
        </w:trPr>
        <w:tc>
          <w:tcPr>
            <w:tcW w:w="1223" w:type="dxa"/>
          </w:tcPr>
          <w:p w14:paraId="6AA9A131" w14:textId="77777777" w:rsidR="00137D5B" w:rsidRPr="00651C8A" w:rsidRDefault="00137D5B" w:rsidP="00F559DD">
            <w:pPr>
              <w:tabs>
                <w:tab w:val="center" w:pos="1078"/>
              </w:tabs>
              <w:suppressAutoHyphens/>
              <w:jc w:val="center"/>
              <w:rPr>
                <w:sz w:val="16"/>
                <w:szCs w:val="16"/>
              </w:rPr>
            </w:pPr>
            <w:r w:rsidRPr="00651C8A">
              <w:rPr>
                <w:sz w:val="16"/>
                <w:szCs w:val="16"/>
              </w:rPr>
              <w:t>2023</w:t>
            </w:r>
          </w:p>
        </w:tc>
        <w:tc>
          <w:tcPr>
            <w:tcW w:w="1110" w:type="dxa"/>
          </w:tcPr>
          <w:p w14:paraId="0899BF34" w14:textId="77777777" w:rsidR="00137D5B" w:rsidRPr="00651C8A" w:rsidRDefault="00137D5B" w:rsidP="00F559DD">
            <w:pPr>
              <w:tabs>
                <w:tab w:val="center" w:pos="1059"/>
              </w:tabs>
              <w:suppressAutoHyphens/>
              <w:jc w:val="center"/>
              <w:rPr>
                <w:sz w:val="16"/>
                <w:szCs w:val="16"/>
              </w:rPr>
            </w:pPr>
            <w:r w:rsidRPr="00651C8A">
              <w:rPr>
                <w:sz w:val="16"/>
                <w:szCs w:val="16"/>
              </w:rPr>
              <w:t>253984</w:t>
            </w:r>
          </w:p>
        </w:tc>
        <w:tc>
          <w:tcPr>
            <w:tcW w:w="1110" w:type="dxa"/>
          </w:tcPr>
          <w:p w14:paraId="0D48DEAC" w14:textId="77777777" w:rsidR="00137D5B" w:rsidRPr="00651C8A" w:rsidRDefault="00137D5B" w:rsidP="00F559DD">
            <w:pPr>
              <w:tabs>
                <w:tab w:val="center" w:pos="1059"/>
              </w:tabs>
              <w:suppressAutoHyphens/>
              <w:jc w:val="center"/>
              <w:rPr>
                <w:sz w:val="16"/>
                <w:szCs w:val="16"/>
              </w:rPr>
            </w:pPr>
            <w:r w:rsidRPr="00651C8A">
              <w:rPr>
                <w:sz w:val="16"/>
                <w:szCs w:val="16"/>
              </w:rPr>
              <w:t>254510</w:t>
            </w:r>
          </w:p>
        </w:tc>
        <w:tc>
          <w:tcPr>
            <w:tcW w:w="1110" w:type="dxa"/>
          </w:tcPr>
          <w:p w14:paraId="3F93297A" w14:textId="77777777" w:rsidR="00137D5B" w:rsidRPr="00651C8A" w:rsidRDefault="00137D5B" w:rsidP="00F559DD">
            <w:pPr>
              <w:tabs>
                <w:tab w:val="center" w:pos="1030"/>
              </w:tabs>
              <w:suppressAutoHyphens/>
              <w:jc w:val="center"/>
              <w:rPr>
                <w:sz w:val="16"/>
                <w:szCs w:val="16"/>
              </w:rPr>
            </w:pPr>
            <w:r w:rsidRPr="00651C8A">
              <w:rPr>
                <w:sz w:val="16"/>
                <w:szCs w:val="16"/>
              </w:rPr>
              <w:t>90</w:t>
            </w:r>
          </w:p>
        </w:tc>
      </w:tr>
      <w:tr w:rsidR="00137D5B" w:rsidRPr="00651C8A" w14:paraId="1D425AE3" w14:textId="77777777" w:rsidTr="00F559DD">
        <w:trPr>
          <w:cantSplit/>
          <w:jc w:val="center"/>
        </w:trPr>
        <w:tc>
          <w:tcPr>
            <w:tcW w:w="1223" w:type="dxa"/>
          </w:tcPr>
          <w:p w14:paraId="3A69CB23" w14:textId="77777777" w:rsidR="00137D5B" w:rsidRPr="00651C8A" w:rsidRDefault="00137D5B" w:rsidP="00F559DD">
            <w:pPr>
              <w:tabs>
                <w:tab w:val="center" w:pos="1078"/>
              </w:tabs>
              <w:suppressAutoHyphens/>
              <w:jc w:val="center"/>
              <w:rPr>
                <w:sz w:val="16"/>
                <w:szCs w:val="16"/>
              </w:rPr>
            </w:pPr>
            <w:r w:rsidRPr="00651C8A">
              <w:rPr>
                <w:sz w:val="16"/>
                <w:szCs w:val="16"/>
              </w:rPr>
              <w:t>2022</w:t>
            </w:r>
          </w:p>
        </w:tc>
        <w:tc>
          <w:tcPr>
            <w:tcW w:w="1110" w:type="dxa"/>
          </w:tcPr>
          <w:p w14:paraId="07A2D529" w14:textId="77777777" w:rsidR="00137D5B" w:rsidRPr="00651C8A" w:rsidRDefault="00137D5B" w:rsidP="00F559DD">
            <w:pPr>
              <w:tabs>
                <w:tab w:val="center" w:pos="1059"/>
              </w:tabs>
              <w:suppressAutoHyphens/>
              <w:jc w:val="center"/>
              <w:rPr>
                <w:sz w:val="16"/>
                <w:szCs w:val="16"/>
              </w:rPr>
            </w:pPr>
            <w:r w:rsidRPr="00651C8A">
              <w:rPr>
                <w:sz w:val="16"/>
                <w:szCs w:val="16"/>
              </w:rPr>
              <w:t>253176</w:t>
            </w:r>
          </w:p>
        </w:tc>
        <w:tc>
          <w:tcPr>
            <w:tcW w:w="1110" w:type="dxa"/>
          </w:tcPr>
          <w:p w14:paraId="0CD83866" w14:textId="77777777" w:rsidR="00137D5B" w:rsidRPr="00651C8A" w:rsidRDefault="00137D5B" w:rsidP="00F559DD">
            <w:pPr>
              <w:tabs>
                <w:tab w:val="center" w:pos="1059"/>
              </w:tabs>
              <w:suppressAutoHyphens/>
              <w:jc w:val="center"/>
              <w:rPr>
                <w:sz w:val="16"/>
                <w:szCs w:val="16"/>
              </w:rPr>
            </w:pPr>
            <w:r w:rsidRPr="00651C8A">
              <w:rPr>
                <w:sz w:val="16"/>
                <w:szCs w:val="16"/>
              </w:rPr>
              <w:t>253983</w:t>
            </w:r>
          </w:p>
        </w:tc>
        <w:tc>
          <w:tcPr>
            <w:tcW w:w="1110" w:type="dxa"/>
          </w:tcPr>
          <w:p w14:paraId="5DF864DD" w14:textId="77777777" w:rsidR="00137D5B" w:rsidRPr="00651C8A" w:rsidRDefault="00137D5B" w:rsidP="00F559DD">
            <w:pPr>
              <w:tabs>
                <w:tab w:val="center" w:pos="1030"/>
              </w:tabs>
              <w:suppressAutoHyphens/>
              <w:jc w:val="center"/>
              <w:rPr>
                <w:sz w:val="16"/>
                <w:szCs w:val="16"/>
              </w:rPr>
            </w:pPr>
            <w:r w:rsidRPr="00651C8A">
              <w:rPr>
                <w:sz w:val="16"/>
                <w:szCs w:val="16"/>
              </w:rPr>
              <w:t>86</w:t>
            </w:r>
          </w:p>
        </w:tc>
      </w:tr>
      <w:tr w:rsidR="00137D5B" w:rsidRPr="00651C8A" w14:paraId="38156B33" w14:textId="77777777" w:rsidTr="00F559DD">
        <w:trPr>
          <w:cantSplit/>
          <w:jc w:val="center"/>
        </w:trPr>
        <w:tc>
          <w:tcPr>
            <w:tcW w:w="1223" w:type="dxa"/>
          </w:tcPr>
          <w:p w14:paraId="15A57FD3" w14:textId="77777777" w:rsidR="00137D5B" w:rsidRPr="00651C8A" w:rsidRDefault="00137D5B" w:rsidP="00F559DD">
            <w:pPr>
              <w:tabs>
                <w:tab w:val="center" w:pos="1078"/>
              </w:tabs>
              <w:suppressAutoHyphens/>
              <w:jc w:val="center"/>
              <w:rPr>
                <w:sz w:val="16"/>
                <w:szCs w:val="16"/>
              </w:rPr>
            </w:pPr>
            <w:r w:rsidRPr="00651C8A">
              <w:rPr>
                <w:sz w:val="16"/>
                <w:szCs w:val="16"/>
              </w:rPr>
              <w:t>2021</w:t>
            </w:r>
          </w:p>
        </w:tc>
        <w:tc>
          <w:tcPr>
            <w:tcW w:w="1110" w:type="dxa"/>
          </w:tcPr>
          <w:p w14:paraId="09256E77" w14:textId="77777777" w:rsidR="00137D5B" w:rsidRPr="00651C8A" w:rsidRDefault="00137D5B" w:rsidP="00F559DD">
            <w:pPr>
              <w:tabs>
                <w:tab w:val="center" w:pos="1059"/>
              </w:tabs>
              <w:suppressAutoHyphens/>
              <w:jc w:val="center"/>
              <w:rPr>
                <w:sz w:val="16"/>
                <w:szCs w:val="16"/>
              </w:rPr>
            </w:pPr>
            <w:r w:rsidRPr="00651C8A">
              <w:rPr>
                <w:sz w:val="16"/>
                <w:szCs w:val="16"/>
              </w:rPr>
              <w:t>252613</w:t>
            </w:r>
          </w:p>
        </w:tc>
        <w:tc>
          <w:tcPr>
            <w:tcW w:w="1110" w:type="dxa"/>
          </w:tcPr>
          <w:p w14:paraId="7C0B702B" w14:textId="77777777" w:rsidR="00137D5B" w:rsidRPr="00651C8A" w:rsidRDefault="00137D5B" w:rsidP="00F559DD">
            <w:pPr>
              <w:tabs>
                <w:tab w:val="center" w:pos="1059"/>
              </w:tabs>
              <w:suppressAutoHyphens/>
              <w:jc w:val="center"/>
              <w:rPr>
                <w:sz w:val="16"/>
                <w:szCs w:val="16"/>
              </w:rPr>
            </w:pPr>
            <w:r w:rsidRPr="00651C8A">
              <w:rPr>
                <w:sz w:val="16"/>
                <w:szCs w:val="16"/>
              </w:rPr>
              <w:t>253175</w:t>
            </w:r>
          </w:p>
        </w:tc>
        <w:tc>
          <w:tcPr>
            <w:tcW w:w="1110" w:type="dxa"/>
          </w:tcPr>
          <w:p w14:paraId="5DDB1083" w14:textId="77777777" w:rsidR="00137D5B" w:rsidRPr="00651C8A" w:rsidRDefault="00137D5B" w:rsidP="00F559DD">
            <w:pPr>
              <w:tabs>
                <w:tab w:val="center" w:pos="1030"/>
              </w:tabs>
              <w:suppressAutoHyphens/>
              <w:jc w:val="center"/>
              <w:rPr>
                <w:sz w:val="16"/>
                <w:szCs w:val="16"/>
              </w:rPr>
            </w:pPr>
            <w:r w:rsidRPr="00651C8A">
              <w:rPr>
                <w:sz w:val="16"/>
                <w:szCs w:val="16"/>
              </w:rPr>
              <w:t>82</w:t>
            </w:r>
          </w:p>
        </w:tc>
      </w:tr>
      <w:tr w:rsidR="00137D5B" w:rsidRPr="00651C8A" w14:paraId="089A622D" w14:textId="77777777" w:rsidTr="00F559DD">
        <w:trPr>
          <w:cantSplit/>
          <w:jc w:val="center"/>
        </w:trPr>
        <w:tc>
          <w:tcPr>
            <w:tcW w:w="1223" w:type="dxa"/>
          </w:tcPr>
          <w:p w14:paraId="28BE55CD" w14:textId="77777777" w:rsidR="00137D5B" w:rsidRPr="00651C8A" w:rsidRDefault="00137D5B" w:rsidP="00F559DD">
            <w:pPr>
              <w:tabs>
                <w:tab w:val="center" w:pos="1078"/>
              </w:tabs>
              <w:suppressAutoHyphens/>
              <w:jc w:val="center"/>
              <w:rPr>
                <w:sz w:val="16"/>
                <w:szCs w:val="16"/>
              </w:rPr>
            </w:pPr>
            <w:r w:rsidRPr="00651C8A">
              <w:rPr>
                <w:sz w:val="16"/>
                <w:szCs w:val="16"/>
              </w:rPr>
              <w:t>2020</w:t>
            </w:r>
          </w:p>
        </w:tc>
        <w:tc>
          <w:tcPr>
            <w:tcW w:w="1110" w:type="dxa"/>
          </w:tcPr>
          <w:p w14:paraId="28EE5DE2" w14:textId="77777777" w:rsidR="00137D5B" w:rsidRPr="00651C8A" w:rsidRDefault="00137D5B" w:rsidP="00F559DD">
            <w:pPr>
              <w:tabs>
                <w:tab w:val="center" w:pos="1059"/>
              </w:tabs>
              <w:suppressAutoHyphens/>
              <w:jc w:val="center"/>
              <w:rPr>
                <w:sz w:val="16"/>
                <w:szCs w:val="16"/>
              </w:rPr>
            </w:pPr>
            <w:r w:rsidRPr="00651C8A">
              <w:rPr>
                <w:sz w:val="16"/>
                <w:szCs w:val="16"/>
              </w:rPr>
              <w:t>252171</w:t>
            </w:r>
          </w:p>
        </w:tc>
        <w:tc>
          <w:tcPr>
            <w:tcW w:w="1110" w:type="dxa"/>
          </w:tcPr>
          <w:p w14:paraId="5B947AB8" w14:textId="77777777" w:rsidR="00137D5B" w:rsidRPr="00651C8A" w:rsidRDefault="00137D5B" w:rsidP="00F559DD">
            <w:pPr>
              <w:tabs>
                <w:tab w:val="center" w:pos="1059"/>
              </w:tabs>
              <w:suppressAutoHyphens/>
              <w:jc w:val="center"/>
              <w:rPr>
                <w:sz w:val="16"/>
                <w:szCs w:val="16"/>
              </w:rPr>
            </w:pPr>
            <w:r w:rsidRPr="00651C8A">
              <w:rPr>
                <w:sz w:val="16"/>
                <w:szCs w:val="16"/>
              </w:rPr>
              <w:t>252612</w:t>
            </w:r>
          </w:p>
        </w:tc>
        <w:tc>
          <w:tcPr>
            <w:tcW w:w="1110" w:type="dxa"/>
          </w:tcPr>
          <w:p w14:paraId="6A34D9F4" w14:textId="77777777" w:rsidR="00137D5B" w:rsidRPr="00651C8A" w:rsidRDefault="00137D5B" w:rsidP="00F559DD">
            <w:pPr>
              <w:tabs>
                <w:tab w:val="center" w:pos="1030"/>
              </w:tabs>
              <w:suppressAutoHyphens/>
              <w:jc w:val="center"/>
              <w:rPr>
                <w:sz w:val="16"/>
                <w:szCs w:val="16"/>
              </w:rPr>
            </w:pPr>
            <w:r w:rsidRPr="00651C8A">
              <w:rPr>
                <w:sz w:val="16"/>
                <w:szCs w:val="16"/>
              </w:rPr>
              <w:t>78</w:t>
            </w:r>
          </w:p>
        </w:tc>
      </w:tr>
      <w:tr w:rsidR="00137D5B" w:rsidRPr="00651C8A" w14:paraId="6C540F8E" w14:textId="77777777" w:rsidTr="00F559DD">
        <w:trPr>
          <w:cantSplit/>
          <w:jc w:val="center"/>
        </w:trPr>
        <w:tc>
          <w:tcPr>
            <w:tcW w:w="1223" w:type="dxa"/>
          </w:tcPr>
          <w:p w14:paraId="25B5077B" w14:textId="77777777" w:rsidR="00137D5B" w:rsidRPr="00651C8A" w:rsidRDefault="00137D5B" w:rsidP="00F559DD">
            <w:pPr>
              <w:tabs>
                <w:tab w:val="center" w:pos="1078"/>
              </w:tabs>
              <w:suppressAutoHyphens/>
              <w:jc w:val="center"/>
              <w:rPr>
                <w:sz w:val="16"/>
                <w:szCs w:val="16"/>
              </w:rPr>
            </w:pPr>
            <w:r w:rsidRPr="00651C8A">
              <w:rPr>
                <w:sz w:val="16"/>
                <w:szCs w:val="16"/>
              </w:rPr>
              <w:t>2019</w:t>
            </w:r>
          </w:p>
        </w:tc>
        <w:tc>
          <w:tcPr>
            <w:tcW w:w="1110" w:type="dxa"/>
          </w:tcPr>
          <w:p w14:paraId="2CECB6D4" w14:textId="77777777" w:rsidR="00137D5B" w:rsidRPr="00651C8A" w:rsidRDefault="00137D5B" w:rsidP="00F559DD">
            <w:pPr>
              <w:tabs>
                <w:tab w:val="center" w:pos="1059"/>
              </w:tabs>
              <w:suppressAutoHyphens/>
              <w:jc w:val="center"/>
              <w:rPr>
                <w:sz w:val="16"/>
                <w:szCs w:val="16"/>
              </w:rPr>
            </w:pPr>
            <w:r w:rsidRPr="00651C8A">
              <w:rPr>
                <w:sz w:val="16"/>
                <w:szCs w:val="16"/>
              </w:rPr>
              <w:t>251497</w:t>
            </w:r>
          </w:p>
        </w:tc>
        <w:tc>
          <w:tcPr>
            <w:tcW w:w="1110" w:type="dxa"/>
          </w:tcPr>
          <w:p w14:paraId="102E9EE3" w14:textId="77777777" w:rsidR="00137D5B" w:rsidRPr="00651C8A" w:rsidRDefault="00137D5B" w:rsidP="00F559DD">
            <w:pPr>
              <w:tabs>
                <w:tab w:val="center" w:pos="1059"/>
              </w:tabs>
              <w:suppressAutoHyphens/>
              <w:jc w:val="center"/>
              <w:rPr>
                <w:sz w:val="16"/>
                <w:szCs w:val="16"/>
              </w:rPr>
            </w:pPr>
            <w:r w:rsidRPr="00651C8A">
              <w:rPr>
                <w:sz w:val="16"/>
                <w:szCs w:val="16"/>
              </w:rPr>
              <w:t>252170</w:t>
            </w:r>
          </w:p>
        </w:tc>
        <w:tc>
          <w:tcPr>
            <w:tcW w:w="1110" w:type="dxa"/>
          </w:tcPr>
          <w:p w14:paraId="679222F5" w14:textId="77777777" w:rsidR="00137D5B" w:rsidRPr="00651C8A" w:rsidRDefault="00137D5B" w:rsidP="00F559DD">
            <w:pPr>
              <w:tabs>
                <w:tab w:val="center" w:pos="1030"/>
              </w:tabs>
              <w:suppressAutoHyphens/>
              <w:jc w:val="center"/>
              <w:rPr>
                <w:sz w:val="16"/>
                <w:szCs w:val="16"/>
              </w:rPr>
            </w:pPr>
            <w:r w:rsidRPr="00651C8A">
              <w:rPr>
                <w:sz w:val="16"/>
                <w:szCs w:val="16"/>
              </w:rPr>
              <w:t>74</w:t>
            </w:r>
          </w:p>
        </w:tc>
      </w:tr>
      <w:tr w:rsidR="00137D5B" w:rsidRPr="00651C8A" w14:paraId="40557905" w14:textId="77777777" w:rsidTr="00F559DD">
        <w:trPr>
          <w:cantSplit/>
          <w:jc w:val="center"/>
        </w:trPr>
        <w:tc>
          <w:tcPr>
            <w:tcW w:w="1223" w:type="dxa"/>
          </w:tcPr>
          <w:p w14:paraId="6FE5B2C5" w14:textId="77777777" w:rsidR="00137D5B" w:rsidRPr="00651C8A" w:rsidRDefault="00137D5B" w:rsidP="00F559DD">
            <w:pPr>
              <w:tabs>
                <w:tab w:val="center" w:pos="1078"/>
              </w:tabs>
              <w:suppressAutoHyphens/>
              <w:jc w:val="center"/>
              <w:rPr>
                <w:sz w:val="16"/>
                <w:szCs w:val="16"/>
              </w:rPr>
            </w:pPr>
            <w:r w:rsidRPr="00651C8A">
              <w:rPr>
                <w:sz w:val="16"/>
                <w:szCs w:val="16"/>
              </w:rPr>
              <w:t>2018</w:t>
            </w:r>
          </w:p>
        </w:tc>
        <w:tc>
          <w:tcPr>
            <w:tcW w:w="1110" w:type="dxa"/>
          </w:tcPr>
          <w:p w14:paraId="5A0816E4" w14:textId="77777777" w:rsidR="00137D5B" w:rsidRPr="00651C8A" w:rsidRDefault="00137D5B" w:rsidP="00F559DD">
            <w:pPr>
              <w:tabs>
                <w:tab w:val="center" w:pos="1059"/>
              </w:tabs>
              <w:suppressAutoHyphens/>
              <w:jc w:val="center"/>
              <w:rPr>
                <w:sz w:val="16"/>
                <w:szCs w:val="16"/>
              </w:rPr>
            </w:pPr>
            <w:r w:rsidRPr="00651C8A">
              <w:rPr>
                <w:sz w:val="16"/>
                <w:szCs w:val="16"/>
              </w:rPr>
              <w:t>250707</w:t>
            </w:r>
          </w:p>
        </w:tc>
        <w:tc>
          <w:tcPr>
            <w:tcW w:w="1110" w:type="dxa"/>
          </w:tcPr>
          <w:p w14:paraId="03631541" w14:textId="77777777" w:rsidR="00137D5B" w:rsidRPr="00651C8A" w:rsidRDefault="00137D5B" w:rsidP="00F559DD">
            <w:pPr>
              <w:tabs>
                <w:tab w:val="center" w:pos="1059"/>
              </w:tabs>
              <w:suppressAutoHyphens/>
              <w:jc w:val="center"/>
              <w:rPr>
                <w:sz w:val="16"/>
                <w:szCs w:val="16"/>
              </w:rPr>
            </w:pPr>
            <w:r w:rsidRPr="00651C8A">
              <w:rPr>
                <w:sz w:val="16"/>
                <w:szCs w:val="16"/>
              </w:rPr>
              <w:t>251496</w:t>
            </w:r>
          </w:p>
        </w:tc>
        <w:tc>
          <w:tcPr>
            <w:tcW w:w="1110" w:type="dxa"/>
          </w:tcPr>
          <w:p w14:paraId="0B330BB9" w14:textId="77777777" w:rsidR="00137D5B" w:rsidRPr="00651C8A" w:rsidRDefault="00137D5B" w:rsidP="00F559DD">
            <w:pPr>
              <w:tabs>
                <w:tab w:val="center" w:pos="1030"/>
              </w:tabs>
              <w:suppressAutoHyphens/>
              <w:jc w:val="center"/>
              <w:rPr>
                <w:sz w:val="16"/>
                <w:szCs w:val="16"/>
              </w:rPr>
            </w:pPr>
            <w:r w:rsidRPr="00651C8A">
              <w:rPr>
                <w:sz w:val="16"/>
                <w:szCs w:val="16"/>
              </w:rPr>
              <w:t>70</w:t>
            </w:r>
          </w:p>
        </w:tc>
      </w:tr>
      <w:tr w:rsidR="00137D5B" w:rsidRPr="00651C8A" w14:paraId="1E91AF5D" w14:textId="77777777" w:rsidTr="00F559DD">
        <w:trPr>
          <w:cantSplit/>
          <w:jc w:val="center"/>
        </w:trPr>
        <w:tc>
          <w:tcPr>
            <w:tcW w:w="1223" w:type="dxa"/>
          </w:tcPr>
          <w:p w14:paraId="2A10933A" w14:textId="77777777" w:rsidR="00137D5B" w:rsidRPr="00651C8A" w:rsidRDefault="00137D5B" w:rsidP="00F559DD">
            <w:pPr>
              <w:tabs>
                <w:tab w:val="center" w:pos="1078"/>
              </w:tabs>
              <w:suppressAutoHyphens/>
              <w:jc w:val="center"/>
              <w:rPr>
                <w:sz w:val="16"/>
                <w:szCs w:val="16"/>
              </w:rPr>
            </w:pPr>
            <w:r w:rsidRPr="00651C8A">
              <w:rPr>
                <w:sz w:val="16"/>
                <w:szCs w:val="16"/>
              </w:rPr>
              <w:t>2017</w:t>
            </w:r>
          </w:p>
        </w:tc>
        <w:tc>
          <w:tcPr>
            <w:tcW w:w="1110" w:type="dxa"/>
          </w:tcPr>
          <w:p w14:paraId="58ECECD0" w14:textId="77777777" w:rsidR="00137D5B" w:rsidRPr="00651C8A" w:rsidRDefault="00137D5B" w:rsidP="00F559DD">
            <w:pPr>
              <w:tabs>
                <w:tab w:val="center" w:pos="1059"/>
              </w:tabs>
              <w:suppressAutoHyphens/>
              <w:jc w:val="center"/>
              <w:rPr>
                <w:sz w:val="16"/>
                <w:szCs w:val="16"/>
              </w:rPr>
            </w:pPr>
            <w:r w:rsidRPr="00651C8A">
              <w:rPr>
                <w:sz w:val="16"/>
                <w:szCs w:val="16"/>
              </w:rPr>
              <w:t>249951</w:t>
            </w:r>
          </w:p>
        </w:tc>
        <w:tc>
          <w:tcPr>
            <w:tcW w:w="1110" w:type="dxa"/>
          </w:tcPr>
          <w:p w14:paraId="1445D21D" w14:textId="77777777" w:rsidR="00137D5B" w:rsidRPr="00651C8A" w:rsidRDefault="00137D5B" w:rsidP="00F559DD">
            <w:pPr>
              <w:tabs>
                <w:tab w:val="center" w:pos="1059"/>
              </w:tabs>
              <w:suppressAutoHyphens/>
              <w:jc w:val="center"/>
              <w:rPr>
                <w:sz w:val="16"/>
                <w:szCs w:val="16"/>
              </w:rPr>
            </w:pPr>
            <w:r w:rsidRPr="00651C8A">
              <w:rPr>
                <w:sz w:val="16"/>
                <w:szCs w:val="16"/>
              </w:rPr>
              <w:t>250706</w:t>
            </w:r>
          </w:p>
        </w:tc>
        <w:tc>
          <w:tcPr>
            <w:tcW w:w="1110" w:type="dxa"/>
          </w:tcPr>
          <w:p w14:paraId="559A6140" w14:textId="77777777" w:rsidR="00137D5B" w:rsidRPr="00651C8A" w:rsidRDefault="00137D5B" w:rsidP="00F559DD">
            <w:pPr>
              <w:tabs>
                <w:tab w:val="center" w:pos="1030"/>
              </w:tabs>
              <w:suppressAutoHyphens/>
              <w:jc w:val="center"/>
              <w:rPr>
                <w:sz w:val="16"/>
                <w:szCs w:val="16"/>
              </w:rPr>
            </w:pPr>
            <w:r w:rsidRPr="00651C8A">
              <w:rPr>
                <w:sz w:val="16"/>
                <w:szCs w:val="16"/>
              </w:rPr>
              <w:t>65</w:t>
            </w:r>
          </w:p>
        </w:tc>
      </w:tr>
      <w:tr w:rsidR="00137D5B" w:rsidRPr="00651C8A" w14:paraId="1F7F75B6" w14:textId="77777777" w:rsidTr="00F559DD">
        <w:trPr>
          <w:cantSplit/>
          <w:jc w:val="center"/>
        </w:trPr>
        <w:tc>
          <w:tcPr>
            <w:tcW w:w="1223" w:type="dxa"/>
          </w:tcPr>
          <w:p w14:paraId="560157D4" w14:textId="77777777" w:rsidR="00137D5B" w:rsidRPr="00651C8A" w:rsidRDefault="00137D5B" w:rsidP="00F559DD">
            <w:pPr>
              <w:tabs>
                <w:tab w:val="center" w:pos="1078"/>
              </w:tabs>
              <w:suppressAutoHyphens/>
              <w:jc w:val="center"/>
              <w:rPr>
                <w:sz w:val="16"/>
                <w:szCs w:val="16"/>
              </w:rPr>
            </w:pPr>
            <w:r w:rsidRPr="00651C8A">
              <w:rPr>
                <w:sz w:val="16"/>
                <w:szCs w:val="16"/>
              </w:rPr>
              <w:t>2016</w:t>
            </w:r>
          </w:p>
        </w:tc>
        <w:tc>
          <w:tcPr>
            <w:tcW w:w="1110" w:type="dxa"/>
          </w:tcPr>
          <w:p w14:paraId="0C934014" w14:textId="77777777" w:rsidR="00137D5B" w:rsidRPr="00651C8A" w:rsidRDefault="00137D5B" w:rsidP="00F559DD">
            <w:pPr>
              <w:tabs>
                <w:tab w:val="center" w:pos="1059"/>
              </w:tabs>
              <w:suppressAutoHyphens/>
              <w:jc w:val="center"/>
              <w:rPr>
                <w:sz w:val="16"/>
                <w:szCs w:val="16"/>
              </w:rPr>
            </w:pPr>
            <w:r w:rsidRPr="00651C8A">
              <w:rPr>
                <w:sz w:val="16"/>
                <w:szCs w:val="16"/>
              </w:rPr>
              <w:t>249476</w:t>
            </w:r>
          </w:p>
        </w:tc>
        <w:tc>
          <w:tcPr>
            <w:tcW w:w="1110" w:type="dxa"/>
          </w:tcPr>
          <w:p w14:paraId="080DED80" w14:textId="77777777" w:rsidR="00137D5B" w:rsidRPr="00651C8A" w:rsidRDefault="00137D5B" w:rsidP="00F559DD">
            <w:pPr>
              <w:tabs>
                <w:tab w:val="center" w:pos="1059"/>
              </w:tabs>
              <w:suppressAutoHyphens/>
              <w:jc w:val="center"/>
              <w:rPr>
                <w:sz w:val="16"/>
                <w:szCs w:val="16"/>
              </w:rPr>
            </w:pPr>
            <w:r w:rsidRPr="00651C8A">
              <w:rPr>
                <w:sz w:val="16"/>
                <w:szCs w:val="16"/>
              </w:rPr>
              <w:t>249950</w:t>
            </w:r>
          </w:p>
        </w:tc>
        <w:tc>
          <w:tcPr>
            <w:tcW w:w="1110" w:type="dxa"/>
          </w:tcPr>
          <w:p w14:paraId="195CFDC0" w14:textId="77777777" w:rsidR="00137D5B" w:rsidRPr="00651C8A" w:rsidRDefault="00137D5B" w:rsidP="00F559DD">
            <w:pPr>
              <w:tabs>
                <w:tab w:val="center" w:pos="1030"/>
              </w:tabs>
              <w:suppressAutoHyphens/>
              <w:jc w:val="center"/>
              <w:rPr>
                <w:sz w:val="16"/>
                <w:szCs w:val="16"/>
              </w:rPr>
            </w:pPr>
            <w:r w:rsidRPr="00651C8A">
              <w:rPr>
                <w:sz w:val="16"/>
                <w:szCs w:val="16"/>
              </w:rPr>
              <w:t>60</w:t>
            </w:r>
          </w:p>
        </w:tc>
      </w:tr>
      <w:tr w:rsidR="00137D5B" w:rsidRPr="00651C8A" w14:paraId="05FADA45" w14:textId="77777777" w:rsidTr="00F559DD">
        <w:trPr>
          <w:cantSplit/>
          <w:jc w:val="center"/>
        </w:trPr>
        <w:tc>
          <w:tcPr>
            <w:tcW w:w="1223" w:type="dxa"/>
          </w:tcPr>
          <w:p w14:paraId="77D37B1D" w14:textId="77777777" w:rsidR="00137D5B" w:rsidRPr="00651C8A" w:rsidRDefault="00137D5B" w:rsidP="00F559DD">
            <w:pPr>
              <w:keepNext/>
              <w:tabs>
                <w:tab w:val="center" w:pos="1078"/>
              </w:tabs>
              <w:suppressAutoHyphens/>
              <w:jc w:val="center"/>
              <w:rPr>
                <w:sz w:val="16"/>
                <w:szCs w:val="16"/>
              </w:rPr>
            </w:pPr>
            <w:r w:rsidRPr="00651C8A">
              <w:rPr>
                <w:sz w:val="16"/>
                <w:szCs w:val="16"/>
              </w:rPr>
              <w:t>2015</w:t>
            </w:r>
          </w:p>
        </w:tc>
        <w:tc>
          <w:tcPr>
            <w:tcW w:w="1110" w:type="dxa"/>
          </w:tcPr>
          <w:p w14:paraId="072709FD" w14:textId="77777777" w:rsidR="00137D5B" w:rsidRPr="00651C8A" w:rsidRDefault="00137D5B" w:rsidP="00F559DD">
            <w:pPr>
              <w:keepNext/>
              <w:tabs>
                <w:tab w:val="center" w:pos="1059"/>
              </w:tabs>
              <w:suppressAutoHyphens/>
              <w:jc w:val="center"/>
              <w:rPr>
                <w:sz w:val="16"/>
                <w:szCs w:val="16"/>
              </w:rPr>
            </w:pPr>
            <w:r w:rsidRPr="00651C8A">
              <w:rPr>
                <w:sz w:val="16"/>
                <w:szCs w:val="16"/>
              </w:rPr>
              <w:t>248832</w:t>
            </w:r>
          </w:p>
        </w:tc>
        <w:tc>
          <w:tcPr>
            <w:tcW w:w="1110" w:type="dxa"/>
          </w:tcPr>
          <w:p w14:paraId="7FB6EB86" w14:textId="77777777" w:rsidR="00137D5B" w:rsidRPr="00651C8A" w:rsidRDefault="00137D5B" w:rsidP="00F559DD">
            <w:pPr>
              <w:keepNext/>
              <w:tabs>
                <w:tab w:val="center" w:pos="1059"/>
              </w:tabs>
              <w:suppressAutoHyphens/>
              <w:jc w:val="center"/>
              <w:rPr>
                <w:sz w:val="16"/>
                <w:szCs w:val="16"/>
              </w:rPr>
            </w:pPr>
            <w:r w:rsidRPr="00651C8A">
              <w:rPr>
                <w:sz w:val="16"/>
                <w:szCs w:val="16"/>
              </w:rPr>
              <w:t>249475</w:t>
            </w:r>
          </w:p>
        </w:tc>
        <w:tc>
          <w:tcPr>
            <w:tcW w:w="1110" w:type="dxa"/>
          </w:tcPr>
          <w:p w14:paraId="277671DC" w14:textId="77777777" w:rsidR="00137D5B" w:rsidRPr="00651C8A" w:rsidRDefault="00137D5B" w:rsidP="00F559DD">
            <w:pPr>
              <w:keepNext/>
              <w:tabs>
                <w:tab w:val="center" w:pos="1030"/>
              </w:tabs>
              <w:suppressAutoHyphens/>
              <w:jc w:val="center"/>
              <w:rPr>
                <w:sz w:val="16"/>
                <w:szCs w:val="16"/>
              </w:rPr>
            </w:pPr>
            <w:r w:rsidRPr="00651C8A">
              <w:rPr>
                <w:sz w:val="16"/>
                <w:szCs w:val="16"/>
              </w:rPr>
              <w:t>55</w:t>
            </w:r>
          </w:p>
        </w:tc>
      </w:tr>
      <w:tr w:rsidR="00137D5B" w:rsidRPr="00651C8A" w14:paraId="15C5B539" w14:textId="77777777" w:rsidTr="00F559DD">
        <w:trPr>
          <w:cantSplit/>
          <w:jc w:val="center"/>
        </w:trPr>
        <w:tc>
          <w:tcPr>
            <w:tcW w:w="1223" w:type="dxa"/>
          </w:tcPr>
          <w:p w14:paraId="03943846" w14:textId="77777777" w:rsidR="00137D5B" w:rsidRPr="00651C8A" w:rsidRDefault="00137D5B" w:rsidP="00F559DD">
            <w:pPr>
              <w:keepNext/>
              <w:tabs>
                <w:tab w:val="center" w:pos="1078"/>
              </w:tabs>
              <w:suppressAutoHyphens/>
              <w:jc w:val="center"/>
              <w:rPr>
                <w:sz w:val="16"/>
                <w:szCs w:val="16"/>
              </w:rPr>
            </w:pPr>
            <w:r w:rsidRPr="00651C8A">
              <w:rPr>
                <w:sz w:val="16"/>
                <w:szCs w:val="16"/>
              </w:rPr>
              <w:t>2014</w:t>
            </w:r>
          </w:p>
        </w:tc>
        <w:tc>
          <w:tcPr>
            <w:tcW w:w="1110" w:type="dxa"/>
          </w:tcPr>
          <w:p w14:paraId="683F998A" w14:textId="77777777" w:rsidR="00137D5B" w:rsidRPr="00651C8A" w:rsidRDefault="00137D5B" w:rsidP="00F559DD">
            <w:pPr>
              <w:keepNext/>
              <w:tabs>
                <w:tab w:val="center" w:pos="1059"/>
              </w:tabs>
              <w:suppressAutoHyphens/>
              <w:jc w:val="center"/>
              <w:rPr>
                <w:sz w:val="16"/>
                <w:szCs w:val="16"/>
              </w:rPr>
            </w:pPr>
            <w:r w:rsidRPr="00651C8A">
              <w:rPr>
                <w:sz w:val="16"/>
                <w:szCs w:val="16"/>
              </w:rPr>
              <w:t>247423</w:t>
            </w:r>
          </w:p>
        </w:tc>
        <w:tc>
          <w:tcPr>
            <w:tcW w:w="1110" w:type="dxa"/>
          </w:tcPr>
          <w:p w14:paraId="6AF2213E" w14:textId="77777777" w:rsidR="00137D5B" w:rsidRPr="00651C8A" w:rsidRDefault="00137D5B" w:rsidP="00F559DD">
            <w:pPr>
              <w:keepNext/>
              <w:tabs>
                <w:tab w:val="center" w:pos="1059"/>
              </w:tabs>
              <w:suppressAutoHyphens/>
              <w:jc w:val="center"/>
              <w:rPr>
                <w:sz w:val="16"/>
                <w:szCs w:val="16"/>
              </w:rPr>
            </w:pPr>
            <w:r w:rsidRPr="00651C8A">
              <w:rPr>
                <w:sz w:val="16"/>
                <w:szCs w:val="16"/>
              </w:rPr>
              <w:t>248831</w:t>
            </w:r>
          </w:p>
        </w:tc>
        <w:tc>
          <w:tcPr>
            <w:tcW w:w="1110" w:type="dxa"/>
          </w:tcPr>
          <w:p w14:paraId="65F226C1" w14:textId="77777777" w:rsidR="00137D5B" w:rsidRPr="00651C8A" w:rsidRDefault="00137D5B" w:rsidP="00F559DD">
            <w:pPr>
              <w:keepNext/>
              <w:tabs>
                <w:tab w:val="center" w:pos="1030"/>
              </w:tabs>
              <w:suppressAutoHyphens/>
              <w:jc w:val="center"/>
              <w:rPr>
                <w:sz w:val="16"/>
                <w:szCs w:val="16"/>
              </w:rPr>
            </w:pPr>
            <w:r w:rsidRPr="00651C8A">
              <w:rPr>
                <w:sz w:val="16"/>
                <w:szCs w:val="16"/>
              </w:rPr>
              <w:t>50</w:t>
            </w:r>
          </w:p>
        </w:tc>
      </w:tr>
      <w:tr w:rsidR="00137D5B" w:rsidRPr="00651C8A" w14:paraId="3321285B" w14:textId="77777777" w:rsidTr="00F559DD">
        <w:trPr>
          <w:cantSplit/>
          <w:jc w:val="center"/>
        </w:trPr>
        <w:tc>
          <w:tcPr>
            <w:tcW w:w="1223" w:type="dxa"/>
          </w:tcPr>
          <w:p w14:paraId="5CC60FE4" w14:textId="77777777" w:rsidR="00137D5B" w:rsidRPr="00651C8A" w:rsidRDefault="00137D5B" w:rsidP="00F559DD">
            <w:pPr>
              <w:keepNext/>
              <w:tabs>
                <w:tab w:val="center" w:pos="1078"/>
              </w:tabs>
              <w:suppressAutoHyphens/>
              <w:jc w:val="center"/>
              <w:rPr>
                <w:sz w:val="16"/>
                <w:szCs w:val="16"/>
              </w:rPr>
            </w:pPr>
            <w:r w:rsidRPr="00651C8A">
              <w:rPr>
                <w:sz w:val="16"/>
                <w:szCs w:val="16"/>
              </w:rPr>
              <w:t>2013</w:t>
            </w:r>
          </w:p>
        </w:tc>
        <w:tc>
          <w:tcPr>
            <w:tcW w:w="1110" w:type="dxa"/>
          </w:tcPr>
          <w:p w14:paraId="355C82E8" w14:textId="77777777" w:rsidR="00137D5B" w:rsidRPr="00651C8A" w:rsidRDefault="00137D5B" w:rsidP="00F559DD">
            <w:pPr>
              <w:keepNext/>
              <w:tabs>
                <w:tab w:val="center" w:pos="1059"/>
              </w:tabs>
              <w:suppressAutoHyphens/>
              <w:jc w:val="center"/>
              <w:rPr>
                <w:sz w:val="16"/>
                <w:szCs w:val="16"/>
              </w:rPr>
            </w:pPr>
            <w:r w:rsidRPr="00651C8A">
              <w:rPr>
                <w:sz w:val="16"/>
                <w:szCs w:val="16"/>
              </w:rPr>
              <w:t>245849</w:t>
            </w:r>
          </w:p>
        </w:tc>
        <w:tc>
          <w:tcPr>
            <w:tcW w:w="1110" w:type="dxa"/>
          </w:tcPr>
          <w:p w14:paraId="3916D965" w14:textId="77777777" w:rsidR="00137D5B" w:rsidRPr="00651C8A" w:rsidRDefault="00137D5B" w:rsidP="00F559DD">
            <w:pPr>
              <w:keepNext/>
              <w:tabs>
                <w:tab w:val="center" w:pos="1059"/>
              </w:tabs>
              <w:suppressAutoHyphens/>
              <w:jc w:val="center"/>
              <w:rPr>
                <w:sz w:val="16"/>
                <w:szCs w:val="16"/>
              </w:rPr>
            </w:pPr>
            <w:r w:rsidRPr="00651C8A">
              <w:rPr>
                <w:sz w:val="16"/>
                <w:szCs w:val="16"/>
              </w:rPr>
              <w:t>247422</w:t>
            </w:r>
          </w:p>
        </w:tc>
        <w:tc>
          <w:tcPr>
            <w:tcW w:w="1110" w:type="dxa"/>
          </w:tcPr>
          <w:p w14:paraId="3C9ECCBC" w14:textId="77777777" w:rsidR="00137D5B" w:rsidRPr="00651C8A" w:rsidRDefault="00137D5B" w:rsidP="00F559DD">
            <w:pPr>
              <w:keepNext/>
              <w:tabs>
                <w:tab w:val="center" w:pos="1030"/>
              </w:tabs>
              <w:suppressAutoHyphens/>
              <w:jc w:val="center"/>
              <w:rPr>
                <w:sz w:val="16"/>
                <w:szCs w:val="16"/>
              </w:rPr>
            </w:pPr>
            <w:r w:rsidRPr="00651C8A">
              <w:rPr>
                <w:sz w:val="16"/>
                <w:szCs w:val="16"/>
              </w:rPr>
              <w:t>45</w:t>
            </w:r>
          </w:p>
        </w:tc>
      </w:tr>
      <w:tr w:rsidR="00137D5B" w:rsidRPr="00651C8A" w14:paraId="180BF4A5" w14:textId="77777777" w:rsidTr="00F559DD">
        <w:trPr>
          <w:cantSplit/>
          <w:jc w:val="center"/>
        </w:trPr>
        <w:tc>
          <w:tcPr>
            <w:tcW w:w="1223" w:type="dxa"/>
          </w:tcPr>
          <w:p w14:paraId="1A15FFA8" w14:textId="77777777" w:rsidR="00137D5B" w:rsidRPr="00651C8A" w:rsidRDefault="00137D5B" w:rsidP="00F559DD">
            <w:pPr>
              <w:keepNext/>
              <w:tabs>
                <w:tab w:val="center" w:pos="1078"/>
              </w:tabs>
              <w:suppressAutoHyphens/>
              <w:jc w:val="center"/>
              <w:rPr>
                <w:sz w:val="16"/>
                <w:szCs w:val="16"/>
              </w:rPr>
            </w:pPr>
            <w:r w:rsidRPr="00651C8A">
              <w:rPr>
                <w:sz w:val="16"/>
                <w:szCs w:val="16"/>
              </w:rPr>
              <w:t>2012</w:t>
            </w:r>
          </w:p>
        </w:tc>
        <w:tc>
          <w:tcPr>
            <w:tcW w:w="1110" w:type="dxa"/>
          </w:tcPr>
          <w:p w14:paraId="58FD8647" w14:textId="77777777" w:rsidR="00137D5B" w:rsidRPr="00651C8A" w:rsidRDefault="00137D5B" w:rsidP="00F559DD">
            <w:pPr>
              <w:keepNext/>
              <w:tabs>
                <w:tab w:val="center" w:pos="1059"/>
              </w:tabs>
              <w:suppressAutoHyphens/>
              <w:jc w:val="center"/>
              <w:rPr>
                <w:sz w:val="16"/>
                <w:szCs w:val="16"/>
              </w:rPr>
            </w:pPr>
            <w:r w:rsidRPr="00651C8A">
              <w:rPr>
                <w:sz w:val="16"/>
                <w:szCs w:val="16"/>
              </w:rPr>
              <w:t>244268</w:t>
            </w:r>
          </w:p>
        </w:tc>
        <w:tc>
          <w:tcPr>
            <w:tcW w:w="1110" w:type="dxa"/>
          </w:tcPr>
          <w:p w14:paraId="11153F1E" w14:textId="77777777" w:rsidR="00137D5B" w:rsidRPr="00651C8A" w:rsidRDefault="00137D5B" w:rsidP="00F559DD">
            <w:pPr>
              <w:keepNext/>
              <w:tabs>
                <w:tab w:val="center" w:pos="1059"/>
              </w:tabs>
              <w:suppressAutoHyphens/>
              <w:jc w:val="center"/>
              <w:rPr>
                <w:sz w:val="16"/>
                <w:szCs w:val="16"/>
              </w:rPr>
            </w:pPr>
            <w:r w:rsidRPr="00651C8A">
              <w:rPr>
                <w:sz w:val="16"/>
                <w:szCs w:val="16"/>
              </w:rPr>
              <w:t>245848</w:t>
            </w:r>
          </w:p>
        </w:tc>
        <w:tc>
          <w:tcPr>
            <w:tcW w:w="1110" w:type="dxa"/>
          </w:tcPr>
          <w:p w14:paraId="772315E5" w14:textId="77777777" w:rsidR="00137D5B" w:rsidRPr="00651C8A" w:rsidRDefault="00137D5B" w:rsidP="00F559DD">
            <w:pPr>
              <w:keepNext/>
              <w:tabs>
                <w:tab w:val="center" w:pos="1030"/>
              </w:tabs>
              <w:suppressAutoHyphens/>
              <w:jc w:val="center"/>
              <w:rPr>
                <w:sz w:val="16"/>
                <w:szCs w:val="16"/>
              </w:rPr>
            </w:pPr>
            <w:r w:rsidRPr="00651C8A">
              <w:rPr>
                <w:sz w:val="16"/>
                <w:szCs w:val="16"/>
              </w:rPr>
              <w:t>40</w:t>
            </w:r>
          </w:p>
        </w:tc>
      </w:tr>
      <w:tr w:rsidR="00137D5B" w:rsidRPr="00651C8A" w14:paraId="4EB03738" w14:textId="77777777" w:rsidTr="00F559DD">
        <w:trPr>
          <w:cantSplit/>
          <w:jc w:val="center"/>
        </w:trPr>
        <w:tc>
          <w:tcPr>
            <w:tcW w:w="1223" w:type="dxa"/>
          </w:tcPr>
          <w:p w14:paraId="1DB51A90" w14:textId="77777777" w:rsidR="00137D5B" w:rsidRPr="00651C8A" w:rsidRDefault="00137D5B" w:rsidP="00F559DD">
            <w:pPr>
              <w:keepNext/>
              <w:tabs>
                <w:tab w:val="center" w:pos="1078"/>
              </w:tabs>
              <w:suppressAutoHyphens/>
              <w:jc w:val="center"/>
              <w:rPr>
                <w:sz w:val="16"/>
                <w:szCs w:val="16"/>
              </w:rPr>
            </w:pPr>
            <w:r w:rsidRPr="00651C8A">
              <w:rPr>
                <w:sz w:val="16"/>
                <w:szCs w:val="16"/>
              </w:rPr>
              <w:t>2011</w:t>
            </w:r>
          </w:p>
        </w:tc>
        <w:tc>
          <w:tcPr>
            <w:tcW w:w="1110" w:type="dxa"/>
          </w:tcPr>
          <w:p w14:paraId="47C8B7C4" w14:textId="77777777" w:rsidR="00137D5B" w:rsidRPr="00651C8A" w:rsidRDefault="00137D5B" w:rsidP="00F559DD">
            <w:pPr>
              <w:keepNext/>
              <w:tabs>
                <w:tab w:val="center" w:pos="1059"/>
              </w:tabs>
              <w:suppressAutoHyphens/>
              <w:jc w:val="center"/>
              <w:rPr>
                <w:sz w:val="16"/>
                <w:szCs w:val="16"/>
              </w:rPr>
            </w:pPr>
            <w:r w:rsidRPr="00651C8A">
              <w:rPr>
                <w:sz w:val="16"/>
                <w:szCs w:val="16"/>
              </w:rPr>
              <w:t>242592</w:t>
            </w:r>
          </w:p>
        </w:tc>
        <w:tc>
          <w:tcPr>
            <w:tcW w:w="1110" w:type="dxa"/>
          </w:tcPr>
          <w:p w14:paraId="7A3EAF8B" w14:textId="77777777" w:rsidR="00137D5B" w:rsidRPr="00651C8A" w:rsidRDefault="00137D5B" w:rsidP="00F559DD">
            <w:pPr>
              <w:keepNext/>
              <w:tabs>
                <w:tab w:val="center" w:pos="1059"/>
              </w:tabs>
              <w:suppressAutoHyphens/>
              <w:jc w:val="center"/>
              <w:rPr>
                <w:sz w:val="16"/>
                <w:szCs w:val="16"/>
              </w:rPr>
            </w:pPr>
            <w:r w:rsidRPr="00651C8A">
              <w:rPr>
                <w:sz w:val="16"/>
                <w:szCs w:val="16"/>
              </w:rPr>
              <w:t>244267</w:t>
            </w:r>
          </w:p>
        </w:tc>
        <w:tc>
          <w:tcPr>
            <w:tcW w:w="1110" w:type="dxa"/>
          </w:tcPr>
          <w:p w14:paraId="51E1636D" w14:textId="77777777" w:rsidR="00137D5B" w:rsidRPr="00651C8A" w:rsidRDefault="00137D5B" w:rsidP="00F559DD">
            <w:pPr>
              <w:keepNext/>
              <w:tabs>
                <w:tab w:val="center" w:pos="1030"/>
              </w:tabs>
              <w:suppressAutoHyphens/>
              <w:jc w:val="center"/>
              <w:rPr>
                <w:sz w:val="16"/>
                <w:szCs w:val="16"/>
              </w:rPr>
            </w:pPr>
            <w:r w:rsidRPr="00651C8A">
              <w:rPr>
                <w:sz w:val="16"/>
                <w:szCs w:val="16"/>
              </w:rPr>
              <w:t>35</w:t>
            </w:r>
          </w:p>
        </w:tc>
      </w:tr>
      <w:tr w:rsidR="00137D5B" w:rsidRPr="00651C8A" w14:paraId="7C4455BB" w14:textId="77777777" w:rsidTr="00F559DD">
        <w:trPr>
          <w:cantSplit/>
          <w:jc w:val="center"/>
        </w:trPr>
        <w:tc>
          <w:tcPr>
            <w:tcW w:w="1223" w:type="dxa"/>
          </w:tcPr>
          <w:p w14:paraId="59434B64" w14:textId="77777777" w:rsidR="00137D5B" w:rsidRPr="00651C8A" w:rsidRDefault="00137D5B" w:rsidP="00F559DD">
            <w:pPr>
              <w:keepNext/>
              <w:tabs>
                <w:tab w:val="center" w:pos="1078"/>
              </w:tabs>
              <w:suppressAutoHyphens/>
              <w:jc w:val="center"/>
              <w:rPr>
                <w:sz w:val="16"/>
                <w:szCs w:val="16"/>
              </w:rPr>
            </w:pPr>
            <w:r w:rsidRPr="00651C8A">
              <w:rPr>
                <w:sz w:val="16"/>
                <w:szCs w:val="16"/>
              </w:rPr>
              <w:t>2010</w:t>
            </w:r>
          </w:p>
        </w:tc>
        <w:tc>
          <w:tcPr>
            <w:tcW w:w="1110" w:type="dxa"/>
          </w:tcPr>
          <w:p w14:paraId="05B01253" w14:textId="77777777" w:rsidR="00137D5B" w:rsidRPr="00651C8A" w:rsidRDefault="00137D5B" w:rsidP="00F559DD">
            <w:pPr>
              <w:keepNext/>
              <w:tabs>
                <w:tab w:val="center" w:pos="1059"/>
              </w:tabs>
              <w:suppressAutoHyphens/>
              <w:jc w:val="center"/>
              <w:rPr>
                <w:sz w:val="16"/>
                <w:szCs w:val="16"/>
              </w:rPr>
            </w:pPr>
            <w:r w:rsidRPr="00651C8A">
              <w:rPr>
                <w:sz w:val="16"/>
                <w:szCs w:val="16"/>
              </w:rPr>
              <w:t>240636</w:t>
            </w:r>
          </w:p>
        </w:tc>
        <w:tc>
          <w:tcPr>
            <w:tcW w:w="1110" w:type="dxa"/>
          </w:tcPr>
          <w:p w14:paraId="4EBBA935" w14:textId="77777777" w:rsidR="00137D5B" w:rsidRPr="00651C8A" w:rsidRDefault="00137D5B" w:rsidP="00F559DD">
            <w:pPr>
              <w:keepNext/>
              <w:tabs>
                <w:tab w:val="center" w:pos="1059"/>
              </w:tabs>
              <w:suppressAutoHyphens/>
              <w:jc w:val="center"/>
              <w:rPr>
                <w:sz w:val="16"/>
                <w:szCs w:val="16"/>
              </w:rPr>
            </w:pPr>
            <w:r w:rsidRPr="00651C8A">
              <w:rPr>
                <w:sz w:val="16"/>
                <w:szCs w:val="16"/>
              </w:rPr>
              <w:t>242591</w:t>
            </w:r>
          </w:p>
        </w:tc>
        <w:tc>
          <w:tcPr>
            <w:tcW w:w="1110" w:type="dxa"/>
          </w:tcPr>
          <w:p w14:paraId="105732CB" w14:textId="77777777" w:rsidR="00137D5B" w:rsidRPr="00651C8A" w:rsidRDefault="00137D5B" w:rsidP="00F559DD">
            <w:pPr>
              <w:keepNext/>
              <w:tabs>
                <w:tab w:val="center" w:pos="1030"/>
              </w:tabs>
              <w:suppressAutoHyphens/>
              <w:jc w:val="center"/>
              <w:rPr>
                <w:sz w:val="16"/>
                <w:szCs w:val="16"/>
              </w:rPr>
            </w:pPr>
            <w:r w:rsidRPr="00651C8A">
              <w:rPr>
                <w:sz w:val="16"/>
                <w:szCs w:val="16"/>
              </w:rPr>
              <w:t>31</w:t>
            </w:r>
          </w:p>
        </w:tc>
      </w:tr>
      <w:tr w:rsidR="00137D5B" w:rsidRPr="00651C8A" w14:paraId="0A19905B" w14:textId="77777777" w:rsidTr="00F559DD">
        <w:trPr>
          <w:cantSplit/>
          <w:jc w:val="center"/>
        </w:trPr>
        <w:tc>
          <w:tcPr>
            <w:tcW w:w="1223" w:type="dxa"/>
          </w:tcPr>
          <w:p w14:paraId="6499EBC8" w14:textId="77777777" w:rsidR="00137D5B" w:rsidRPr="00651C8A" w:rsidRDefault="00137D5B" w:rsidP="00F559DD">
            <w:pPr>
              <w:keepNext/>
              <w:tabs>
                <w:tab w:val="center" w:pos="1078"/>
              </w:tabs>
              <w:suppressAutoHyphens/>
              <w:jc w:val="center"/>
              <w:rPr>
                <w:sz w:val="16"/>
                <w:szCs w:val="16"/>
              </w:rPr>
            </w:pPr>
            <w:r w:rsidRPr="00651C8A">
              <w:rPr>
                <w:sz w:val="16"/>
                <w:szCs w:val="16"/>
              </w:rPr>
              <w:t>2009</w:t>
            </w:r>
          </w:p>
        </w:tc>
        <w:tc>
          <w:tcPr>
            <w:tcW w:w="1110" w:type="dxa"/>
          </w:tcPr>
          <w:p w14:paraId="7FF73371" w14:textId="77777777" w:rsidR="00137D5B" w:rsidRPr="00651C8A" w:rsidRDefault="00137D5B" w:rsidP="00F559DD">
            <w:pPr>
              <w:keepNext/>
              <w:tabs>
                <w:tab w:val="center" w:pos="1059"/>
              </w:tabs>
              <w:suppressAutoHyphens/>
              <w:jc w:val="center"/>
              <w:rPr>
                <w:sz w:val="16"/>
                <w:szCs w:val="16"/>
              </w:rPr>
            </w:pPr>
            <w:r w:rsidRPr="00651C8A">
              <w:rPr>
                <w:sz w:val="16"/>
                <w:szCs w:val="16"/>
              </w:rPr>
              <w:t>239277</w:t>
            </w:r>
          </w:p>
        </w:tc>
        <w:tc>
          <w:tcPr>
            <w:tcW w:w="1110" w:type="dxa"/>
          </w:tcPr>
          <w:p w14:paraId="497D6372" w14:textId="77777777" w:rsidR="00137D5B" w:rsidRPr="00651C8A" w:rsidRDefault="00137D5B" w:rsidP="00F559DD">
            <w:pPr>
              <w:keepNext/>
              <w:tabs>
                <w:tab w:val="center" w:pos="1059"/>
              </w:tabs>
              <w:suppressAutoHyphens/>
              <w:jc w:val="center"/>
              <w:rPr>
                <w:sz w:val="16"/>
                <w:szCs w:val="16"/>
              </w:rPr>
            </w:pPr>
            <w:r w:rsidRPr="00651C8A">
              <w:rPr>
                <w:sz w:val="16"/>
                <w:szCs w:val="16"/>
              </w:rPr>
              <w:t>240635</w:t>
            </w:r>
          </w:p>
        </w:tc>
        <w:tc>
          <w:tcPr>
            <w:tcW w:w="1110" w:type="dxa"/>
          </w:tcPr>
          <w:p w14:paraId="6A5CEDBE" w14:textId="77777777" w:rsidR="00137D5B" w:rsidRPr="00651C8A" w:rsidRDefault="00137D5B" w:rsidP="00F559DD">
            <w:pPr>
              <w:keepNext/>
              <w:tabs>
                <w:tab w:val="center" w:pos="1030"/>
              </w:tabs>
              <w:suppressAutoHyphens/>
              <w:jc w:val="center"/>
              <w:rPr>
                <w:sz w:val="16"/>
                <w:szCs w:val="16"/>
              </w:rPr>
            </w:pPr>
            <w:r w:rsidRPr="00651C8A">
              <w:rPr>
                <w:sz w:val="16"/>
                <w:szCs w:val="16"/>
              </w:rPr>
              <w:t>27</w:t>
            </w:r>
          </w:p>
        </w:tc>
      </w:tr>
      <w:tr w:rsidR="00137D5B" w:rsidRPr="00651C8A" w14:paraId="09DA6431" w14:textId="77777777" w:rsidTr="00F559DD">
        <w:trPr>
          <w:cantSplit/>
          <w:jc w:val="center"/>
        </w:trPr>
        <w:tc>
          <w:tcPr>
            <w:tcW w:w="1223" w:type="dxa"/>
          </w:tcPr>
          <w:p w14:paraId="11C3AFFA" w14:textId="77777777" w:rsidR="00137D5B" w:rsidRPr="00651C8A" w:rsidRDefault="00137D5B" w:rsidP="00F559DD">
            <w:pPr>
              <w:keepNext/>
              <w:tabs>
                <w:tab w:val="center" w:pos="1078"/>
              </w:tabs>
              <w:suppressAutoHyphens/>
              <w:jc w:val="center"/>
              <w:rPr>
                <w:sz w:val="16"/>
                <w:szCs w:val="16"/>
              </w:rPr>
            </w:pPr>
            <w:r w:rsidRPr="00651C8A">
              <w:rPr>
                <w:sz w:val="16"/>
                <w:szCs w:val="16"/>
              </w:rPr>
              <w:t>2008</w:t>
            </w:r>
          </w:p>
        </w:tc>
        <w:tc>
          <w:tcPr>
            <w:tcW w:w="1110" w:type="dxa"/>
          </w:tcPr>
          <w:p w14:paraId="1B42D726" w14:textId="77777777" w:rsidR="00137D5B" w:rsidRPr="00651C8A" w:rsidRDefault="00137D5B" w:rsidP="00F559DD">
            <w:pPr>
              <w:keepNext/>
              <w:tabs>
                <w:tab w:val="center" w:pos="1059"/>
              </w:tabs>
              <w:suppressAutoHyphens/>
              <w:jc w:val="center"/>
              <w:rPr>
                <w:sz w:val="16"/>
                <w:szCs w:val="16"/>
              </w:rPr>
            </w:pPr>
            <w:r w:rsidRPr="00651C8A">
              <w:rPr>
                <w:sz w:val="16"/>
                <w:szCs w:val="16"/>
              </w:rPr>
              <w:t>236927</w:t>
            </w:r>
          </w:p>
        </w:tc>
        <w:tc>
          <w:tcPr>
            <w:tcW w:w="1110" w:type="dxa"/>
          </w:tcPr>
          <w:p w14:paraId="6E4491A9" w14:textId="77777777" w:rsidR="00137D5B" w:rsidRPr="00651C8A" w:rsidRDefault="00137D5B" w:rsidP="00F559DD">
            <w:pPr>
              <w:keepNext/>
              <w:tabs>
                <w:tab w:val="center" w:pos="1059"/>
              </w:tabs>
              <w:suppressAutoHyphens/>
              <w:jc w:val="center"/>
              <w:rPr>
                <w:sz w:val="16"/>
                <w:szCs w:val="16"/>
              </w:rPr>
            </w:pPr>
            <w:r w:rsidRPr="00651C8A">
              <w:rPr>
                <w:sz w:val="16"/>
                <w:szCs w:val="16"/>
              </w:rPr>
              <w:t>239276</w:t>
            </w:r>
          </w:p>
        </w:tc>
        <w:tc>
          <w:tcPr>
            <w:tcW w:w="1110" w:type="dxa"/>
          </w:tcPr>
          <w:p w14:paraId="5794FDD3" w14:textId="77777777" w:rsidR="00137D5B" w:rsidRPr="00651C8A" w:rsidRDefault="00137D5B" w:rsidP="00F559DD">
            <w:pPr>
              <w:keepNext/>
              <w:tabs>
                <w:tab w:val="center" w:pos="1030"/>
              </w:tabs>
              <w:suppressAutoHyphens/>
              <w:jc w:val="center"/>
              <w:rPr>
                <w:sz w:val="16"/>
                <w:szCs w:val="16"/>
              </w:rPr>
            </w:pPr>
            <w:r w:rsidRPr="00651C8A">
              <w:rPr>
                <w:sz w:val="16"/>
                <w:szCs w:val="16"/>
              </w:rPr>
              <w:t>24</w:t>
            </w:r>
          </w:p>
        </w:tc>
      </w:tr>
      <w:tr w:rsidR="00137D5B" w:rsidRPr="00651C8A" w14:paraId="4C2632C0" w14:textId="77777777" w:rsidTr="00F559DD">
        <w:trPr>
          <w:cantSplit/>
          <w:jc w:val="center"/>
        </w:trPr>
        <w:tc>
          <w:tcPr>
            <w:tcW w:w="1223" w:type="dxa"/>
          </w:tcPr>
          <w:p w14:paraId="1A426BCB" w14:textId="77777777" w:rsidR="00137D5B" w:rsidRPr="00651C8A" w:rsidRDefault="00137D5B" w:rsidP="00F559DD">
            <w:pPr>
              <w:tabs>
                <w:tab w:val="center" w:pos="1078"/>
              </w:tabs>
              <w:suppressAutoHyphens/>
              <w:jc w:val="center"/>
              <w:rPr>
                <w:sz w:val="16"/>
                <w:szCs w:val="16"/>
              </w:rPr>
            </w:pPr>
            <w:r w:rsidRPr="00651C8A">
              <w:rPr>
                <w:sz w:val="16"/>
                <w:szCs w:val="16"/>
              </w:rPr>
              <w:t>2007</w:t>
            </w:r>
          </w:p>
        </w:tc>
        <w:tc>
          <w:tcPr>
            <w:tcW w:w="1110" w:type="dxa"/>
          </w:tcPr>
          <w:p w14:paraId="012E02DF" w14:textId="77777777" w:rsidR="00137D5B" w:rsidRPr="00651C8A" w:rsidRDefault="00137D5B" w:rsidP="00F559DD">
            <w:pPr>
              <w:tabs>
                <w:tab w:val="center" w:pos="1059"/>
              </w:tabs>
              <w:suppressAutoHyphens/>
              <w:jc w:val="center"/>
              <w:rPr>
                <w:sz w:val="16"/>
                <w:szCs w:val="16"/>
              </w:rPr>
            </w:pPr>
            <w:r w:rsidRPr="00651C8A">
              <w:rPr>
                <w:sz w:val="16"/>
                <w:szCs w:val="16"/>
              </w:rPr>
              <w:t>234780</w:t>
            </w:r>
          </w:p>
        </w:tc>
        <w:tc>
          <w:tcPr>
            <w:tcW w:w="1110" w:type="dxa"/>
          </w:tcPr>
          <w:p w14:paraId="5D30DA5C" w14:textId="77777777" w:rsidR="00137D5B" w:rsidRPr="00651C8A" w:rsidRDefault="00137D5B" w:rsidP="00F559DD">
            <w:pPr>
              <w:tabs>
                <w:tab w:val="center" w:pos="1059"/>
              </w:tabs>
              <w:suppressAutoHyphens/>
              <w:jc w:val="center"/>
              <w:rPr>
                <w:sz w:val="16"/>
                <w:szCs w:val="16"/>
              </w:rPr>
            </w:pPr>
            <w:r w:rsidRPr="00651C8A">
              <w:rPr>
                <w:sz w:val="16"/>
                <w:szCs w:val="16"/>
              </w:rPr>
              <w:t>236926</w:t>
            </w:r>
          </w:p>
        </w:tc>
        <w:tc>
          <w:tcPr>
            <w:tcW w:w="1110" w:type="dxa"/>
          </w:tcPr>
          <w:p w14:paraId="3635E1DA" w14:textId="77777777" w:rsidR="00137D5B" w:rsidRPr="00651C8A" w:rsidRDefault="00137D5B" w:rsidP="00F559DD">
            <w:pPr>
              <w:tabs>
                <w:tab w:val="center" w:pos="1030"/>
              </w:tabs>
              <w:suppressAutoHyphens/>
              <w:jc w:val="center"/>
              <w:rPr>
                <w:sz w:val="16"/>
                <w:szCs w:val="16"/>
              </w:rPr>
            </w:pPr>
            <w:r w:rsidRPr="00651C8A">
              <w:rPr>
                <w:sz w:val="16"/>
                <w:szCs w:val="16"/>
              </w:rPr>
              <w:t>22</w:t>
            </w:r>
          </w:p>
        </w:tc>
      </w:tr>
      <w:tr w:rsidR="00137D5B" w:rsidRPr="00651C8A" w14:paraId="5D2FAC42" w14:textId="77777777" w:rsidTr="00F559DD">
        <w:trPr>
          <w:cantSplit/>
          <w:jc w:val="center"/>
        </w:trPr>
        <w:tc>
          <w:tcPr>
            <w:tcW w:w="1223" w:type="dxa"/>
          </w:tcPr>
          <w:p w14:paraId="7075BF52" w14:textId="77777777" w:rsidR="00137D5B" w:rsidRPr="00651C8A" w:rsidRDefault="00137D5B" w:rsidP="00F559DD">
            <w:pPr>
              <w:tabs>
                <w:tab w:val="center" w:pos="1078"/>
              </w:tabs>
              <w:suppressAutoHyphens/>
              <w:jc w:val="center"/>
              <w:rPr>
                <w:sz w:val="16"/>
                <w:szCs w:val="16"/>
              </w:rPr>
            </w:pPr>
            <w:r w:rsidRPr="00651C8A">
              <w:rPr>
                <w:sz w:val="16"/>
                <w:szCs w:val="16"/>
              </w:rPr>
              <w:t>2006</w:t>
            </w:r>
          </w:p>
        </w:tc>
        <w:tc>
          <w:tcPr>
            <w:tcW w:w="1110" w:type="dxa"/>
          </w:tcPr>
          <w:p w14:paraId="7039A93E" w14:textId="77777777" w:rsidR="00137D5B" w:rsidRPr="00651C8A" w:rsidRDefault="00137D5B" w:rsidP="00F559DD">
            <w:pPr>
              <w:tabs>
                <w:tab w:val="center" w:pos="1059"/>
              </w:tabs>
              <w:suppressAutoHyphens/>
              <w:jc w:val="center"/>
              <w:rPr>
                <w:sz w:val="16"/>
                <w:szCs w:val="16"/>
              </w:rPr>
            </w:pPr>
            <w:r w:rsidRPr="00651C8A">
              <w:rPr>
                <w:sz w:val="16"/>
                <w:szCs w:val="16"/>
              </w:rPr>
              <w:t>232639</w:t>
            </w:r>
          </w:p>
        </w:tc>
        <w:tc>
          <w:tcPr>
            <w:tcW w:w="1110" w:type="dxa"/>
          </w:tcPr>
          <w:p w14:paraId="6F1EA47C" w14:textId="77777777" w:rsidR="00137D5B" w:rsidRPr="00651C8A" w:rsidRDefault="00137D5B" w:rsidP="00F559DD">
            <w:pPr>
              <w:tabs>
                <w:tab w:val="center" w:pos="1059"/>
              </w:tabs>
              <w:suppressAutoHyphens/>
              <w:jc w:val="center"/>
              <w:rPr>
                <w:sz w:val="16"/>
                <w:szCs w:val="16"/>
              </w:rPr>
            </w:pPr>
            <w:r w:rsidRPr="00651C8A">
              <w:rPr>
                <w:sz w:val="16"/>
                <w:szCs w:val="16"/>
              </w:rPr>
              <w:t>234779</w:t>
            </w:r>
          </w:p>
        </w:tc>
        <w:tc>
          <w:tcPr>
            <w:tcW w:w="1110" w:type="dxa"/>
          </w:tcPr>
          <w:p w14:paraId="059917B8" w14:textId="77777777" w:rsidR="00137D5B" w:rsidRPr="00651C8A" w:rsidRDefault="00137D5B" w:rsidP="00F559DD">
            <w:pPr>
              <w:tabs>
                <w:tab w:val="center" w:pos="1030"/>
              </w:tabs>
              <w:suppressAutoHyphens/>
              <w:jc w:val="center"/>
              <w:rPr>
                <w:sz w:val="16"/>
                <w:szCs w:val="16"/>
              </w:rPr>
            </w:pPr>
            <w:r w:rsidRPr="00651C8A">
              <w:rPr>
                <w:sz w:val="16"/>
                <w:szCs w:val="16"/>
              </w:rPr>
              <w:t>21</w:t>
            </w:r>
          </w:p>
        </w:tc>
      </w:tr>
      <w:tr w:rsidR="00137D5B" w:rsidRPr="00651C8A" w14:paraId="5EFAAE42" w14:textId="77777777" w:rsidTr="00F559DD">
        <w:trPr>
          <w:cantSplit/>
          <w:jc w:val="center"/>
        </w:trPr>
        <w:tc>
          <w:tcPr>
            <w:tcW w:w="1223" w:type="dxa"/>
          </w:tcPr>
          <w:p w14:paraId="08F04595" w14:textId="77777777" w:rsidR="00137D5B" w:rsidRPr="00651C8A" w:rsidRDefault="00137D5B" w:rsidP="00F559DD">
            <w:pPr>
              <w:tabs>
                <w:tab w:val="center" w:pos="1078"/>
              </w:tabs>
              <w:suppressAutoHyphens/>
              <w:jc w:val="center"/>
              <w:rPr>
                <w:sz w:val="16"/>
                <w:szCs w:val="16"/>
              </w:rPr>
            </w:pPr>
            <w:r w:rsidRPr="00651C8A">
              <w:rPr>
                <w:sz w:val="16"/>
                <w:szCs w:val="16"/>
              </w:rPr>
              <w:t>2005</w:t>
            </w:r>
          </w:p>
        </w:tc>
        <w:tc>
          <w:tcPr>
            <w:tcW w:w="1110" w:type="dxa"/>
          </w:tcPr>
          <w:p w14:paraId="04AA244C" w14:textId="77777777" w:rsidR="00137D5B" w:rsidRPr="00651C8A" w:rsidRDefault="00137D5B" w:rsidP="00F559DD">
            <w:pPr>
              <w:tabs>
                <w:tab w:val="center" w:pos="1059"/>
              </w:tabs>
              <w:suppressAutoHyphens/>
              <w:jc w:val="center"/>
              <w:rPr>
                <w:sz w:val="16"/>
                <w:szCs w:val="16"/>
              </w:rPr>
            </w:pPr>
            <w:r w:rsidRPr="00651C8A">
              <w:rPr>
                <w:sz w:val="16"/>
                <w:szCs w:val="16"/>
              </w:rPr>
              <w:t>Lower</w:t>
            </w:r>
          </w:p>
        </w:tc>
        <w:tc>
          <w:tcPr>
            <w:tcW w:w="1110" w:type="dxa"/>
          </w:tcPr>
          <w:p w14:paraId="0E3F2FCF" w14:textId="77777777" w:rsidR="00137D5B" w:rsidRPr="00651C8A" w:rsidRDefault="00137D5B" w:rsidP="00F559DD">
            <w:pPr>
              <w:tabs>
                <w:tab w:val="center" w:pos="1059"/>
              </w:tabs>
              <w:suppressAutoHyphens/>
              <w:jc w:val="center"/>
              <w:rPr>
                <w:sz w:val="16"/>
                <w:szCs w:val="16"/>
              </w:rPr>
            </w:pPr>
            <w:r w:rsidRPr="00651C8A">
              <w:rPr>
                <w:sz w:val="16"/>
                <w:szCs w:val="16"/>
              </w:rPr>
              <w:t>232638</w:t>
            </w:r>
          </w:p>
        </w:tc>
        <w:tc>
          <w:tcPr>
            <w:tcW w:w="1110" w:type="dxa"/>
          </w:tcPr>
          <w:p w14:paraId="2919D485" w14:textId="77777777" w:rsidR="00137D5B" w:rsidRPr="00651C8A" w:rsidRDefault="00137D5B" w:rsidP="00F559DD">
            <w:pPr>
              <w:tabs>
                <w:tab w:val="center" w:pos="1030"/>
              </w:tabs>
              <w:suppressAutoHyphens/>
              <w:jc w:val="center"/>
              <w:rPr>
                <w:sz w:val="16"/>
                <w:szCs w:val="16"/>
              </w:rPr>
            </w:pPr>
            <w:r w:rsidRPr="00651C8A">
              <w:rPr>
                <w:sz w:val="16"/>
                <w:szCs w:val="16"/>
              </w:rPr>
              <w:t>20 *</w:t>
            </w:r>
          </w:p>
        </w:tc>
      </w:tr>
      <w:tr w:rsidR="00137D5B" w:rsidRPr="00651C8A" w14:paraId="0D460E5F" w14:textId="77777777" w:rsidTr="00F559DD">
        <w:trPr>
          <w:cantSplit/>
          <w:jc w:val="center"/>
        </w:trPr>
        <w:tc>
          <w:tcPr>
            <w:tcW w:w="1223" w:type="dxa"/>
          </w:tcPr>
          <w:p w14:paraId="51FBFFCE" w14:textId="77777777" w:rsidR="00137D5B" w:rsidRPr="00651C8A" w:rsidRDefault="00137D5B" w:rsidP="00F559DD">
            <w:pPr>
              <w:tabs>
                <w:tab w:val="center" w:pos="1078"/>
              </w:tabs>
              <w:suppressAutoHyphens/>
              <w:jc w:val="center"/>
              <w:rPr>
                <w:sz w:val="16"/>
                <w:szCs w:val="16"/>
              </w:rPr>
            </w:pPr>
            <w:r w:rsidRPr="00651C8A">
              <w:rPr>
                <w:sz w:val="16"/>
                <w:szCs w:val="16"/>
              </w:rPr>
              <w:t>VAR.</w:t>
            </w:r>
          </w:p>
        </w:tc>
        <w:tc>
          <w:tcPr>
            <w:tcW w:w="1110" w:type="dxa"/>
          </w:tcPr>
          <w:p w14:paraId="4B9155E8" w14:textId="77777777" w:rsidR="00137D5B" w:rsidRPr="00651C8A" w:rsidRDefault="00137D5B" w:rsidP="00F559DD">
            <w:pPr>
              <w:tabs>
                <w:tab w:val="center" w:pos="1059"/>
              </w:tabs>
              <w:suppressAutoHyphens/>
              <w:jc w:val="center"/>
              <w:rPr>
                <w:sz w:val="16"/>
                <w:szCs w:val="16"/>
              </w:rPr>
            </w:pPr>
            <w:r w:rsidRPr="00651C8A">
              <w:rPr>
                <w:sz w:val="16"/>
                <w:szCs w:val="16"/>
              </w:rPr>
              <w:t>900000</w:t>
            </w:r>
          </w:p>
        </w:tc>
        <w:tc>
          <w:tcPr>
            <w:tcW w:w="1110" w:type="dxa"/>
          </w:tcPr>
          <w:p w14:paraId="2199777B" w14:textId="77777777" w:rsidR="00137D5B" w:rsidRPr="00651C8A" w:rsidRDefault="00137D5B" w:rsidP="00F559DD">
            <w:pPr>
              <w:tabs>
                <w:tab w:val="center" w:pos="1059"/>
              </w:tabs>
              <w:suppressAutoHyphens/>
              <w:jc w:val="center"/>
              <w:rPr>
                <w:sz w:val="16"/>
                <w:szCs w:val="16"/>
              </w:rPr>
            </w:pPr>
            <w:r w:rsidRPr="00651C8A">
              <w:rPr>
                <w:sz w:val="16"/>
                <w:szCs w:val="16"/>
              </w:rPr>
              <w:t>Higher</w:t>
            </w:r>
          </w:p>
        </w:tc>
        <w:tc>
          <w:tcPr>
            <w:tcW w:w="1110" w:type="dxa"/>
          </w:tcPr>
          <w:p w14:paraId="17896721" w14:textId="77777777" w:rsidR="00137D5B" w:rsidRPr="00651C8A" w:rsidRDefault="00137D5B" w:rsidP="00F559DD">
            <w:pPr>
              <w:tabs>
                <w:tab w:val="left" w:pos="-720"/>
              </w:tabs>
              <w:suppressAutoHyphens/>
              <w:jc w:val="center"/>
              <w:rPr>
                <w:sz w:val="16"/>
                <w:szCs w:val="16"/>
              </w:rPr>
            </w:pPr>
            <w:r w:rsidRPr="00651C8A">
              <w:rPr>
                <w:sz w:val="16"/>
                <w:szCs w:val="16"/>
              </w:rPr>
              <w:t>50</w:t>
            </w:r>
          </w:p>
        </w:tc>
      </w:tr>
    </w:tbl>
    <w:p w14:paraId="53A1FA86" w14:textId="77777777" w:rsidR="00137D5B" w:rsidRPr="00B05055" w:rsidRDefault="00137D5B" w:rsidP="00137D5B">
      <w:pPr>
        <w:pStyle w:val="RegDoubleIndent"/>
        <w:rPr>
          <w:sz w:val="16"/>
          <w:szCs w:val="16"/>
        </w:rPr>
      </w:pPr>
      <w:r w:rsidRPr="00B05055">
        <w:rPr>
          <w:bCs/>
          <w:sz w:val="16"/>
          <w:szCs w:val="16"/>
        </w:rPr>
        <w:t>*</w:t>
      </w:r>
      <w:r w:rsidRPr="00B05055">
        <w:rPr>
          <w:sz w:val="16"/>
          <w:szCs w:val="16"/>
        </w:rPr>
        <w:t xml:space="preserve">Reflects residual or floor rate. </w:t>
      </w:r>
    </w:p>
    <w:p w14:paraId="0814C05F" w14:textId="77777777" w:rsidR="00137D5B" w:rsidRDefault="00137D5B" w:rsidP="00137D5B">
      <w:pPr>
        <w:pStyle w:val="RegDoubleIndent"/>
        <w:rPr>
          <w:sz w:val="16"/>
          <w:szCs w:val="16"/>
        </w:rPr>
      </w:pPr>
      <w:r w:rsidRPr="00B05055">
        <w:rPr>
          <w:bCs/>
          <w:sz w:val="16"/>
          <w:szCs w:val="16"/>
        </w:rPr>
        <w:t xml:space="preserve">NOTE: </w:t>
      </w:r>
      <w:r w:rsidRPr="00B05055">
        <w:rPr>
          <w:sz w:val="16"/>
          <w:szCs w:val="16"/>
        </w:rPr>
        <w:t>For any serial number categories not listed above, use year well completed to determine appropriate percent good. If spud date is later than year indicated by serial number; or, if serial number is unknown, use spud date to determine appropriate percent good.</w:t>
      </w:r>
    </w:p>
    <w:p w14:paraId="1F24C040" w14:textId="77777777" w:rsidR="00137D5B" w:rsidRPr="00B05055" w:rsidRDefault="00137D5B" w:rsidP="00137D5B">
      <w:pPr>
        <w:pStyle w:val="RegDoubleIndent"/>
        <w:rPr>
          <w:sz w:val="16"/>
          <w:szCs w:val="16"/>
        </w:rPr>
      </w:pPr>
    </w:p>
    <w:p w14:paraId="5FF01284" w14:textId="77777777" w:rsidR="00137D5B" w:rsidRPr="00651C8A" w:rsidRDefault="00137D5B" w:rsidP="00137D5B">
      <w:pPr>
        <w:pStyle w:val="A"/>
      </w:pPr>
      <w:r w:rsidRPr="00651C8A">
        <w:t>E.</w:t>
      </w:r>
      <w:r>
        <w:tab/>
      </w:r>
      <w:r w:rsidRPr="00651C8A">
        <w:t>Surface Equipment</w:t>
      </w:r>
    </w:p>
    <w:p w14:paraId="180345CC" w14:textId="77777777" w:rsidR="00137D5B" w:rsidRPr="00651C8A" w:rsidRDefault="00137D5B" w:rsidP="00137D5B">
      <w:pPr>
        <w:pStyle w:val="1"/>
      </w:pPr>
      <w:r w:rsidRPr="00651C8A">
        <w:t>1.</w:t>
      </w:r>
      <w:r w:rsidRPr="00651C8A">
        <w:tab/>
        <w:t>Listed below is the cost-new of major items potentially used in the brine operation process. Any equipment not shown shall be assessed on an individual basis.</w:t>
      </w:r>
    </w:p>
    <w:p w14:paraId="50994F8B" w14:textId="77777777" w:rsidR="00137D5B" w:rsidRPr="00651C8A" w:rsidRDefault="00137D5B" w:rsidP="00137D5B">
      <w:pPr>
        <w:pStyle w:val="1"/>
      </w:pPr>
      <w:r w:rsidRPr="00651C8A">
        <w:t>2.</w:t>
      </w:r>
      <w:r w:rsidRPr="00651C8A">
        <w:tab/>
        <w:t>All surface equipment, including other property associated or used in connection with brine operations, must be rendered in accordance with guidelines established by the Tax Commission and in accordance with requirements set forth on LAT Form 10—Personal Property Tax Report—Brine Operation Property.</w:t>
      </w:r>
    </w:p>
    <w:p w14:paraId="248D5653" w14:textId="77777777" w:rsidR="00137D5B" w:rsidRPr="00651C8A" w:rsidRDefault="00137D5B" w:rsidP="00137D5B">
      <w:pPr>
        <w:pStyle w:val="1"/>
      </w:pPr>
      <w:r w:rsidRPr="00651C8A">
        <w:t>3.</w:t>
      </w:r>
      <w:r w:rsidRPr="00651C8A">
        <w:tab/>
        <w:t>Brine operation personal property will be assessed in 7 major categories, as follows:</w:t>
      </w:r>
    </w:p>
    <w:p w14:paraId="5D3564EC" w14:textId="77777777" w:rsidR="00137D5B" w:rsidRPr="00651C8A" w:rsidRDefault="00137D5B" w:rsidP="00137D5B">
      <w:pPr>
        <w:pStyle w:val="a0"/>
      </w:pPr>
      <w:r w:rsidRPr="00651C8A">
        <w:t>a.</w:t>
      </w:r>
      <w:r w:rsidRPr="00651C8A">
        <w:tab/>
        <w:t>wells;</w:t>
      </w:r>
    </w:p>
    <w:p w14:paraId="646DA978" w14:textId="77777777" w:rsidR="00137D5B" w:rsidRPr="00651C8A" w:rsidRDefault="00137D5B" w:rsidP="00137D5B">
      <w:pPr>
        <w:pStyle w:val="a0"/>
      </w:pPr>
      <w:r w:rsidRPr="00651C8A">
        <w:t>b.</w:t>
      </w:r>
      <w:r w:rsidRPr="00651C8A">
        <w:tab/>
        <w:t>operation equipment (surface equipment);</w:t>
      </w:r>
    </w:p>
    <w:p w14:paraId="5E0B4479" w14:textId="77777777" w:rsidR="00137D5B" w:rsidRPr="00651C8A" w:rsidRDefault="00137D5B" w:rsidP="00137D5B">
      <w:pPr>
        <w:pStyle w:val="a0"/>
      </w:pPr>
      <w:r w:rsidRPr="00651C8A">
        <w:t>c.</w:t>
      </w:r>
      <w:r w:rsidRPr="00651C8A">
        <w:tab/>
        <w:t>tanks (surface equipment);</w:t>
      </w:r>
    </w:p>
    <w:p w14:paraId="714EB4AA" w14:textId="77777777" w:rsidR="00137D5B" w:rsidRPr="00651C8A" w:rsidRDefault="00137D5B" w:rsidP="00137D5B">
      <w:pPr>
        <w:pStyle w:val="a0"/>
      </w:pPr>
      <w:r w:rsidRPr="00651C8A">
        <w:t>d.</w:t>
      </w:r>
      <w:r w:rsidRPr="00651C8A">
        <w:tab/>
        <w:t>lines;</w:t>
      </w:r>
    </w:p>
    <w:p w14:paraId="7375CE5F" w14:textId="77777777" w:rsidR="00137D5B" w:rsidRPr="00651C8A" w:rsidRDefault="00137D5B" w:rsidP="00137D5B">
      <w:pPr>
        <w:pStyle w:val="a0"/>
      </w:pPr>
      <w:r w:rsidRPr="00651C8A">
        <w:t>e.</w:t>
      </w:r>
      <w:r w:rsidRPr="00651C8A">
        <w:tab/>
        <w:t>inventories (material and supplies);</w:t>
      </w:r>
    </w:p>
    <w:p w14:paraId="097B1304" w14:textId="77777777" w:rsidR="00137D5B" w:rsidRPr="00651C8A" w:rsidRDefault="00137D5B" w:rsidP="00137D5B">
      <w:pPr>
        <w:pStyle w:val="a0"/>
      </w:pPr>
      <w:r w:rsidRPr="00651C8A">
        <w:t>f.</w:t>
      </w:r>
      <w:r w:rsidRPr="00651C8A">
        <w:tab/>
        <w:t>field improvements (docks, buildings, etc.);</w:t>
      </w:r>
    </w:p>
    <w:p w14:paraId="519547B6" w14:textId="77777777" w:rsidR="00137D5B" w:rsidRPr="00651C8A" w:rsidRDefault="00137D5B" w:rsidP="00137D5B">
      <w:pPr>
        <w:pStyle w:val="a0"/>
      </w:pPr>
      <w:r w:rsidRPr="00651C8A">
        <w:t>g.</w:t>
      </w:r>
      <w:r w:rsidRPr="00651C8A">
        <w:tab/>
        <w:t>other property (not included above).</w:t>
      </w:r>
    </w:p>
    <w:p w14:paraId="66ECE0FD" w14:textId="77777777" w:rsidR="00137D5B" w:rsidRPr="00651C8A" w:rsidRDefault="00137D5B" w:rsidP="00137D5B">
      <w:pPr>
        <w:pStyle w:val="1"/>
      </w:pPr>
      <w:r w:rsidRPr="00651C8A">
        <w:t>4.</w:t>
      </w:r>
      <w:r w:rsidRPr="00651C8A">
        <w:tab/>
        <w:t>The cost-new values listed below are to be adjusted to allow depreciation by use of the appropriate percent good listed in Table 1007.C. When determining the value of equipment associated with a single well, use the age of that well to determine the appropriate percent good. When determining the value of equipment used on multiple wells, the average age of the wells will determine the appropriate year to be used for this purpose.</w:t>
      </w:r>
    </w:p>
    <w:p w14:paraId="28803BE1" w14:textId="77777777" w:rsidR="00137D5B" w:rsidRPr="00651C8A" w:rsidRDefault="00137D5B" w:rsidP="00137D5B">
      <w:pPr>
        <w:pStyle w:val="1"/>
      </w:pPr>
      <w:r w:rsidRPr="00651C8A">
        <w:t>5.</w:t>
      </w:r>
      <w:r w:rsidRPr="00651C8A">
        <w:tab/>
        <w:t>Functional and/or economic obsolescence shall be considered in the analysis of fair market value as substantiated by the taxpayer in writing. Consistent with Louisiana R.S. 47:1957, the assessor may request additional documentation.</w:t>
      </w:r>
    </w:p>
    <w:p w14:paraId="5A85E4C7" w14:textId="77777777" w:rsidR="00137D5B" w:rsidRPr="00651C8A" w:rsidRDefault="00137D5B" w:rsidP="00137D5B">
      <w:pPr>
        <w:pStyle w:val="1"/>
      </w:pPr>
      <w:r w:rsidRPr="00651C8A">
        <w:lastRenderedPageBreak/>
        <w:t>6.</w:t>
      </w:r>
      <w:r w:rsidRPr="00651C8A">
        <w:tab/>
        <w:t>Sales, properly documented, should be considered by the assessor as fair market value, provided the sale meets all tests relative to it being a valid sale.</w:t>
      </w:r>
    </w:p>
    <w:p w14:paraId="5DA68F6A" w14:textId="77777777" w:rsidR="00137D5B" w:rsidRDefault="00137D5B" w:rsidP="00137D5B">
      <w:pPr>
        <w:pStyle w:val="1"/>
      </w:pPr>
      <w:r w:rsidRPr="00651C8A">
        <w:t>7.</w:t>
      </w:r>
      <w:r w:rsidRPr="00651C8A">
        <w:tab/>
        <w:t>Surface Equipment—Property Description</w:t>
      </w:r>
    </w:p>
    <w:p w14:paraId="7411355F" w14:textId="77777777" w:rsidR="005A1382" w:rsidRDefault="005A1382" w:rsidP="00137D5B">
      <w:pPr>
        <w:pStyle w:val="1"/>
      </w:pPr>
    </w:p>
    <w:tbl>
      <w:tblPr>
        <w:tblW w:w="4679" w:type="dxa"/>
        <w:jc w:val="center"/>
        <w:tblBorders>
          <w:top w:val="double" w:sz="6" w:space="0" w:color="auto"/>
          <w:left w:val="double" w:sz="6" w:space="0" w:color="auto"/>
          <w:bottom w:val="double" w:sz="4" w:space="0" w:color="auto"/>
          <w:right w:val="doub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3633"/>
        <w:gridCol w:w="1046"/>
      </w:tblGrid>
      <w:tr w:rsidR="00137D5B" w:rsidRPr="00651C8A" w14:paraId="203C37BC" w14:textId="77777777" w:rsidTr="00F559DD">
        <w:trPr>
          <w:cantSplit/>
          <w:trHeight w:val="20"/>
          <w:tblHeader/>
          <w:jc w:val="center"/>
        </w:trPr>
        <w:tc>
          <w:tcPr>
            <w:tcW w:w="4679" w:type="dxa"/>
            <w:gridSpan w:val="2"/>
            <w:shd w:val="clear" w:color="auto" w:fill="BFBFBF"/>
          </w:tcPr>
          <w:p w14:paraId="6DA2A343" w14:textId="77777777" w:rsidR="00137D5B" w:rsidRPr="00F317F5" w:rsidRDefault="00137D5B" w:rsidP="00F559DD">
            <w:pPr>
              <w:pStyle w:val="Text"/>
              <w:keepNext/>
              <w:jc w:val="center"/>
              <w:rPr>
                <w:b/>
                <w:bCs/>
                <w:sz w:val="16"/>
                <w:szCs w:val="16"/>
              </w:rPr>
            </w:pPr>
            <w:r w:rsidRPr="00F317F5">
              <w:rPr>
                <w:b/>
                <w:bCs/>
                <w:sz w:val="16"/>
                <w:szCs w:val="16"/>
              </w:rPr>
              <w:t>Table 1007.E</w:t>
            </w:r>
          </w:p>
          <w:p w14:paraId="135E35A2" w14:textId="77777777" w:rsidR="00137D5B" w:rsidRPr="00F317F5" w:rsidRDefault="00137D5B" w:rsidP="00F559DD">
            <w:pPr>
              <w:pStyle w:val="Text"/>
              <w:keepNext/>
              <w:jc w:val="center"/>
              <w:rPr>
                <w:b/>
                <w:bCs/>
                <w:sz w:val="16"/>
                <w:szCs w:val="16"/>
              </w:rPr>
            </w:pPr>
            <w:r w:rsidRPr="00F317F5">
              <w:rPr>
                <w:b/>
                <w:bCs/>
                <w:sz w:val="16"/>
                <w:szCs w:val="16"/>
              </w:rPr>
              <w:t>Surface Equipment</w:t>
            </w:r>
          </w:p>
        </w:tc>
      </w:tr>
      <w:tr w:rsidR="00137D5B" w:rsidRPr="00651C8A" w14:paraId="3DA0FA82" w14:textId="77777777" w:rsidTr="00F559DD">
        <w:trPr>
          <w:cantSplit/>
          <w:trHeight w:val="20"/>
          <w:tblHeader/>
          <w:jc w:val="center"/>
        </w:trPr>
        <w:tc>
          <w:tcPr>
            <w:tcW w:w="3633" w:type="dxa"/>
            <w:shd w:val="clear" w:color="auto" w:fill="BFBFBF"/>
          </w:tcPr>
          <w:p w14:paraId="4132DD65" w14:textId="77777777" w:rsidR="00137D5B" w:rsidRPr="0071107E" w:rsidRDefault="00137D5B" w:rsidP="00F559DD">
            <w:pPr>
              <w:pStyle w:val="Text"/>
              <w:spacing w:line="240" w:lineRule="auto"/>
              <w:jc w:val="center"/>
              <w:rPr>
                <w:b/>
                <w:bCs/>
                <w:sz w:val="16"/>
                <w:szCs w:val="16"/>
                <w:highlight w:val="yellow"/>
              </w:rPr>
            </w:pPr>
            <w:r w:rsidRPr="00F317F5">
              <w:rPr>
                <w:b/>
                <w:bCs/>
                <w:sz w:val="16"/>
                <w:szCs w:val="16"/>
              </w:rPr>
              <w:t>Property Description</w:t>
            </w:r>
          </w:p>
        </w:tc>
        <w:tc>
          <w:tcPr>
            <w:tcW w:w="1046" w:type="dxa"/>
            <w:shd w:val="clear" w:color="auto" w:fill="BFBFBF"/>
          </w:tcPr>
          <w:p w14:paraId="57644B13" w14:textId="77777777" w:rsidR="00137D5B" w:rsidRPr="00F317F5" w:rsidRDefault="00137D5B" w:rsidP="00F559DD">
            <w:pPr>
              <w:tabs>
                <w:tab w:val="left" w:pos="-720"/>
              </w:tabs>
              <w:suppressAutoHyphens/>
              <w:jc w:val="center"/>
              <w:rPr>
                <w:b/>
                <w:bCs/>
                <w:sz w:val="16"/>
                <w:szCs w:val="16"/>
              </w:rPr>
            </w:pPr>
            <w:r w:rsidRPr="00F317F5">
              <w:rPr>
                <w:b/>
                <w:bCs/>
                <w:sz w:val="16"/>
                <w:szCs w:val="16"/>
              </w:rPr>
              <w:t>$ Cost New</w:t>
            </w:r>
          </w:p>
        </w:tc>
      </w:tr>
      <w:tr w:rsidR="00137D5B" w:rsidRPr="00651C8A" w14:paraId="70A90C08" w14:textId="77777777" w:rsidTr="00F559DD">
        <w:trPr>
          <w:cantSplit/>
          <w:trHeight w:val="20"/>
          <w:jc w:val="center"/>
        </w:trPr>
        <w:tc>
          <w:tcPr>
            <w:tcW w:w="3633" w:type="dxa"/>
          </w:tcPr>
          <w:p w14:paraId="63B72890" w14:textId="77777777" w:rsidR="00137D5B" w:rsidRPr="00651C8A" w:rsidRDefault="00137D5B" w:rsidP="00F559DD">
            <w:pPr>
              <w:pStyle w:val="CENTER"/>
              <w:tabs>
                <w:tab w:val="clear" w:pos="4680"/>
                <w:tab w:val="left" w:pos="-720"/>
              </w:tabs>
              <w:spacing w:after="0"/>
              <w:rPr>
                <w:rFonts w:ascii="Times New Roman" w:hAnsi="Times New Roman" w:cs="Times New Roman"/>
                <w:sz w:val="16"/>
                <w:szCs w:val="16"/>
              </w:rPr>
            </w:pPr>
            <w:r w:rsidRPr="00651C8A">
              <w:rPr>
                <w:rFonts w:ascii="Times New Roman" w:hAnsi="Times New Roman" w:cs="Times New Roman"/>
                <w:sz w:val="16"/>
                <w:szCs w:val="16"/>
              </w:rPr>
              <w:t>Actuators—(See Metering Equipment)</w:t>
            </w:r>
          </w:p>
        </w:tc>
        <w:tc>
          <w:tcPr>
            <w:tcW w:w="1046" w:type="dxa"/>
          </w:tcPr>
          <w:p w14:paraId="049C0644" w14:textId="77777777" w:rsidR="00137D5B" w:rsidRPr="00651C8A" w:rsidRDefault="00137D5B" w:rsidP="00F559DD">
            <w:pPr>
              <w:pStyle w:val="CENTER"/>
              <w:tabs>
                <w:tab w:val="clear" w:pos="4680"/>
                <w:tab w:val="left" w:pos="-720"/>
              </w:tabs>
              <w:spacing w:after="0"/>
              <w:rPr>
                <w:rFonts w:ascii="Times New Roman" w:hAnsi="Times New Roman" w:cs="Times New Roman"/>
                <w:sz w:val="16"/>
                <w:szCs w:val="16"/>
              </w:rPr>
            </w:pPr>
            <w:r w:rsidRPr="00651C8A">
              <w:rPr>
                <w:rFonts w:ascii="Times New Roman" w:hAnsi="Times New Roman" w:cs="Times New Roman"/>
                <w:sz w:val="16"/>
                <w:szCs w:val="16"/>
              </w:rPr>
              <w:t xml:space="preserve"> </w:t>
            </w:r>
          </w:p>
        </w:tc>
      </w:tr>
      <w:tr w:rsidR="00137D5B" w:rsidRPr="00651C8A" w14:paraId="3526D5DF" w14:textId="77777777" w:rsidTr="00F559DD">
        <w:trPr>
          <w:cantSplit/>
          <w:trHeight w:val="20"/>
          <w:jc w:val="center"/>
        </w:trPr>
        <w:tc>
          <w:tcPr>
            <w:tcW w:w="3633" w:type="dxa"/>
          </w:tcPr>
          <w:p w14:paraId="203F8AFD" w14:textId="77777777" w:rsidR="00137D5B" w:rsidRPr="00651C8A" w:rsidRDefault="00137D5B" w:rsidP="00F559DD">
            <w:pPr>
              <w:tabs>
                <w:tab w:val="left" w:pos="-720"/>
              </w:tabs>
              <w:suppressAutoHyphens/>
              <w:rPr>
                <w:sz w:val="16"/>
                <w:szCs w:val="16"/>
              </w:rPr>
            </w:pPr>
            <w:r w:rsidRPr="00651C8A">
              <w:rPr>
                <w:sz w:val="16"/>
                <w:szCs w:val="16"/>
              </w:rPr>
              <w:t>Automatic Control Equipment—(See Safety Systems)</w:t>
            </w:r>
          </w:p>
        </w:tc>
        <w:tc>
          <w:tcPr>
            <w:tcW w:w="1046" w:type="dxa"/>
          </w:tcPr>
          <w:p w14:paraId="40C3DDF5" w14:textId="77777777" w:rsidR="00137D5B" w:rsidRPr="00651C8A" w:rsidRDefault="00137D5B" w:rsidP="00F559DD">
            <w:pPr>
              <w:tabs>
                <w:tab w:val="left" w:pos="-720"/>
              </w:tabs>
              <w:suppressAutoHyphens/>
              <w:rPr>
                <w:sz w:val="16"/>
                <w:szCs w:val="16"/>
              </w:rPr>
            </w:pPr>
            <w:r w:rsidRPr="00651C8A">
              <w:rPr>
                <w:sz w:val="16"/>
                <w:szCs w:val="16"/>
              </w:rPr>
              <w:t xml:space="preserve"> </w:t>
            </w:r>
          </w:p>
        </w:tc>
      </w:tr>
      <w:tr w:rsidR="00137D5B" w:rsidRPr="00651C8A" w14:paraId="385BA213" w14:textId="77777777" w:rsidTr="00F559DD">
        <w:trPr>
          <w:cantSplit/>
          <w:trHeight w:val="20"/>
          <w:jc w:val="center"/>
        </w:trPr>
        <w:tc>
          <w:tcPr>
            <w:tcW w:w="3633" w:type="dxa"/>
          </w:tcPr>
          <w:p w14:paraId="2DE7ABFF" w14:textId="77777777" w:rsidR="00137D5B" w:rsidRPr="00651C8A" w:rsidRDefault="00137D5B" w:rsidP="00F559DD">
            <w:pPr>
              <w:tabs>
                <w:tab w:val="left" w:pos="-720"/>
              </w:tabs>
              <w:suppressAutoHyphens/>
              <w:rPr>
                <w:sz w:val="16"/>
                <w:szCs w:val="16"/>
              </w:rPr>
            </w:pPr>
            <w:r w:rsidRPr="00651C8A">
              <w:rPr>
                <w:sz w:val="16"/>
                <w:szCs w:val="16"/>
              </w:rPr>
              <w:t>Automatic Tank Switch Unit—(See Metering Equipment)</w:t>
            </w:r>
          </w:p>
        </w:tc>
        <w:tc>
          <w:tcPr>
            <w:tcW w:w="1046" w:type="dxa"/>
          </w:tcPr>
          <w:p w14:paraId="2BBE2344" w14:textId="77777777" w:rsidR="00137D5B" w:rsidRPr="00651C8A" w:rsidRDefault="00137D5B" w:rsidP="00F559DD">
            <w:pPr>
              <w:tabs>
                <w:tab w:val="left" w:pos="-720"/>
              </w:tabs>
              <w:suppressAutoHyphens/>
              <w:rPr>
                <w:sz w:val="16"/>
                <w:szCs w:val="16"/>
              </w:rPr>
            </w:pPr>
            <w:r w:rsidRPr="00651C8A">
              <w:rPr>
                <w:sz w:val="16"/>
                <w:szCs w:val="16"/>
              </w:rPr>
              <w:t xml:space="preserve"> </w:t>
            </w:r>
          </w:p>
        </w:tc>
      </w:tr>
      <w:tr w:rsidR="00137D5B" w:rsidRPr="00651C8A" w14:paraId="3F8A0627" w14:textId="77777777" w:rsidTr="00F559DD">
        <w:trPr>
          <w:cantSplit/>
          <w:trHeight w:val="20"/>
          <w:jc w:val="center"/>
        </w:trPr>
        <w:tc>
          <w:tcPr>
            <w:tcW w:w="3633" w:type="dxa"/>
          </w:tcPr>
          <w:p w14:paraId="2E65797C" w14:textId="77777777" w:rsidR="00137D5B" w:rsidRPr="00651C8A" w:rsidRDefault="00137D5B" w:rsidP="00F559DD">
            <w:pPr>
              <w:tabs>
                <w:tab w:val="left" w:pos="-720"/>
              </w:tabs>
              <w:suppressAutoHyphens/>
              <w:rPr>
                <w:sz w:val="16"/>
                <w:szCs w:val="16"/>
              </w:rPr>
            </w:pPr>
            <w:r w:rsidRPr="00651C8A">
              <w:rPr>
                <w:sz w:val="16"/>
                <w:szCs w:val="16"/>
              </w:rPr>
              <w:t>Communication Equipment—(See Telecommunications)</w:t>
            </w:r>
          </w:p>
        </w:tc>
        <w:tc>
          <w:tcPr>
            <w:tcW w:w="1046" w:type="dxa"/>
          </w:tcPr>
          <w:p w14:paraId="05F267F0" w14:textId="77777777" w:rsidR="00137D5B" w:rsidRPr="00651C8A" w:rsidRDefault="00137D5B" w:rsidP="00F559DD">
            <w:pPr>
              <w:tabs>
                <w:tab w:val="left" w:pos="-720"/>
              </w:tabs>
              <w:suppressAutoHyphens/>
              <w:rPr>
                <w:sz w:val="16"/>
                <w:szCs w:val="16"/>
              </w:rPr>
            </w:pPr>
            <w:r w:rsidRPr="00651C8A">
              <w:rPr>
                <w:sz w:val="16"/>
                <w:szCs w:val="16"/>
              </w:rPr>
              <w:t xml:space="preserve"> </w:t>
            </w:r>
          </w:p>
        </w:tc>
      </w:tr>
      <w:tr w:rsidR="00137D5B" w:rsidRPr="00651C8A" w14:paraId="1D359DF3" w14:textId="77777777" w:rsidTr="00F559DD">
        <w:trPr>
          <w:cantSplit/>
          <w:trHeight w:val="20"/>
          <w:jc w:val="center"/>
        </w:trPr>
        <w:tc>
          <w:tcPr>
            <w:tcW w:w="3633" w:type="dxa"/>
          </w:tcPr>
          <w:p w14:paraId="2D1AE734" w14:textId="77777777" w:rsidR="00137D5B" w:rsidRPr="00651C8A" w:rsidRDefault="00137D5B" w:rsidP="00F559DD">
            <w:pPr>
              <w:tabs>
                <w:tab w:val="left" w:pos="-720"/>
              </w:tabs>
              <w:suppressAutoHyphens/>
              <w:rPr>
                <w:sz w:val="16"/>
                <w:szCs w:val="16"/>
              </w:rPr>
            </w:pPr>
            <w:r w:rsidRPr="00651C8A">
              <w:rPr>
                <w:sz w:val="16"/>
                <w:szCs w:val="16"/>
              </w:rPr>
              <w:t>Dampeners—(See Metering Equipment—"Recorders")</w:t>
            </w:r>
          </w:p>
        </w:tc>
        <w:tc>
          <w:tcPr>
            <w:tcW w:w="1046" w:type="dxa"/>
          </w:tcPr>
          <w:p w14:paraId="7C2471FB" w14:textId="77777777" w:rsidR="00137D5B" w:rsidRPr="00651C8A" w:rsidRDefault="00137D5B" w:rsidP="00F559DD">
            <w:pPr>
              <w:pStyle w:val="CENTER"/>
              <w:tabs>
                <w:tab w:val="clear" w:pos="4680"/>
                <w:tab w:val="left" w:pos="-720"/>
              </w:tabs>
              <w:spacing w:after="0"/>
              <w:rPr>
                <w:rFonts w:ascii="Times New Roman" w:hAnsi="Times New Roman" w:cs="Times New Roman"/>
                <w:sz w:val="16"/>
                <w:szCs w:val="16"/>
              </w:rPr>
            </w:pPr>
            <w:r w:rsidRPr="00651C8A">
              <w:rPr>
                <w:rFonts w:ascii="Times New Roman" w:hAnsi="Times New Roman" w:cs="Times New Roman"/>
                <w:sz w:val="16"/>
                <w:szCs w:val="16"/>
              </w:rPr>
              <w:t xml:space="preserve"> </w:t>
            </w:r>
          </w:p>
        </w:tc>
      </w:tr>
      <w:tr w:rsidR="00137D5B" w:rsidRPr="00651C8A" w14:paraId="71282F11" w14:textId="77777777" w:rsidTr="00F559DD">
        <w:trPr>
          <w:cantSplit/>
          <w:trHeight w:val="20"/>
          <w:jc w:val="center"/>
        </w:trPr>
        <w:tc>
          <w:tcPr>
            <w:tcW w:w="3633" w:type="dxa"/>
          </w:tcPr>
          <w:p w14:paraId="2CF93F2E" w14:textId="77777777" w:rsidR="00137D5B" w:rsidRPr="00651C8A" w:rsidRDefault="00137D5B" w:rsidP="00F559DD">
            <w:pPr>
              <w:tabs>
                <w:tab w:val="left" w:pos="-720"/>
              </w:tabs>
              <w:suppressAutoHyphens/>
              <w:rPr>
                <w:sz w:val="16"/>
                <w:szCs w:val="16"/>
              </w:rPr>
            </w:pPr>
            <w:r w:rsidRPr="00651C8A">
              <w:rPr>
                <w:sz w:val="16"/>
                <w:szCs w:val="16"/>
              </w:rPr>
              <w:t>Engines - Unattached—(Only includes engine and skids):</w:t>
            </w:r>
          </w:p>
          <w:p w14:paraId="70F9A19F" w14:textId="77777777" w:rsidR="00137D5B" w:rsidRPr="00651C8A" w:rsidRDefault="00137D5B" w:rsidP="00F559DD">
            <w:pPr>
              <w:tabs>
                <w:tab w:val="left" w:pos="-720"/>
              </w:tabs>
              <w:suppressAutoHyphens/>
              <w:rPr>
                <w:sz w:val="16"/>
                <w:szCs w:val="16"/>
              </w:rPr>
            </w:pPr>
            <w:r w:rsidRPr="00651C8A">
              <w:rPr>
                <w:sz w:val="16"/>
                <w:szCs w:val="16"/>
              </w:rPr>
              <w:t xml:space="preserve"> Per Horsepower</w:t>
            </w:r>
          </w:p>
        </w:tc>
        <w:tc>
          <w:tcPr>
            <w:tcW w:w="1046" w:type="dxa"/>
          </w:tcPr>
          <w:p w14:paraId="33BA4FC4" w14:textId="77777777" w:rsidR="00137D5B" w:rsidRDefault="00137D5B" w:rsidP="00F559DD">
            <w:pPr>
              <w:pStyle w:val="CENTER"/>
              <w:tabs>
                <w:tab w:val="clear" w:pos="4680"/>
                <w:tab w:val="left" w:pos="-720"/>
              </w:tabs>
              <w:spacing w:after="0"/>
              <w:jc w:val="center"/>
              <w:rPr>
                <w:rFonts w:ascii="Times New Roman" w:hAnsi="Times New Roman" w:cs="Times New Roman"/>
                <w:sz w:val="16"/>
                <w:szCs w:val="16"/>
              </w:rPr>
            </w:pPr>
          </w:p>
          <w:p w14:paraId="0D92E78D" w14:textId="77777777" w:rsidR="00137D5B" w:rsidRDefault="00137D5B" w:rsidP="00F559DD">
            <w:pPr>
              <w:pStyle w:val="CENTER"/>
              <w:tabs>
                <w:tab w:val="clear" w:pos="4680"/>
                <w:tab w:val="left" w:pos="-720"/>
              </w:tabs>
              <w:spacing w:after="0"/>
              <w:jc w:val="center"/>
              <w:rPr>
                <w:rFonts w:ascii="Times New Roman" w:hAnsi="Times New Roman" w:cs="Times New Roman"/>
                <w:sz w:val="16"/>
                <w:szCs w:val="16"/>
              </w:rPr>
            </w:pPr>
          </w:p>
          <w:p w14:paraId="57C9BB6D" w14:textId="77777777" w:rsidR="00137D5B" w:rsidRPr="00651C8A" w:rsidRDefault="00137D5B" w:rsidP="00F559DD">
            <w:pPr>
              <w:pStyle w:val="CENTER"/>
              <w:tabs>
                <w:tab w:val="clear" w:pos="4680"/>
                <w:tab w:val="left" w:pos="-720"/>
              </w:tabs>
              <w:spacing w:after="0"/>
              <w:jc w:val="center"/>
              <w:rPr>
                <w:rFonts w:ascii="Times New Roman" w:hAnsi="Times New Roman" w:cs="Times New Roman"/>
                <w:sz w:val="16"/>
                <w:szCs w:val="16"/>
              </w:rPr>
            </w:pPr>
            <w:r w:rsidRPr="00651C8A">
              <w:rPr>
                <w:rFonts w:ascii="Times New Roman" w:hAnsi="Times New Roman" w:cs="Times New Roman"/>
                <w:sz w:val="16"/>
                <w:szCs w:val="16"/>
              </w:rPr>
              <w:t>440</w:t>
            </w:r>
          </w:p>
        </w:tc>
      </w:tr>
      <w:tr w:rsidR="00137D5B" w:rsidRPr="00651C8A" w14:paraId="163AE0CE" w14:textId="77777777" w:rsidTr="00F559DD">
        <w:trPr>
          <w:cantSplit/>
          <w:trHeight w:val="20"/>
          <w:jc w:val="center"/>
        </w:trPr>
        <w:tc>
          <w:tcPr>
            <w:tcW w:w="3633" w:type="dxa"/>
          </w:tcPr>
          <w:p w14:paraId="2DA2A3A7" w14:textId="77777777" w:rsidR="00137D5B" w:rsidRPr="00651C8A" w:rsidRDefault="00137D5B" w:rsidP="00F559DD">
            <w:pPr>
              <w:tabs>
                <w:tab w:val="left" w:pos="-720"/>
              </w:tabs>
              <w:suppressAutoHyphens/>
              <w:rPr>
                <w:sz w:val="16"/>
                <w:szCs w:val="16"/>
              </w:rPr>
            </w:pPr>
            <w:r w:rsidRPr="00651C8A">
              <w:rPr>
                <w:sz w:val="16"/>
                <w:szCs w:val="16"/>
              </w:rPr>
              <w:t>Fire Control System—(Assessed on an individual basis)</w:t>
            </w:r>
          </w:p>
        </w:tc>
        <w:tc>
          <w:tcPr>
            <w:tcW w:w="1046" w:type="dxa"/>
          </w:tcPr>
          <w:p w14:paraId="536CF68A" w14:textId="77777777" w:rsidR="00137D5B" w:rsidRPr="00651C8A" w:rsidRDefault="00137D5B" w:rsidP="00F559DD">
            <w:pPr>
              <w:tabs>
                <w:tab w:val="left" w:pos="-720"/>
              </w:tabs>
              <w:suppressAutoHyphens/>
              <w:rPr>
                <w:sz w:val="16"/>
                <w:szCs w:val="16"/>
              </w:rPr>
            </w:pPr>
            <w:r w:rsidRPr="00651C8A">
              <w:rPr>
                <w:sz w:val="16"/>
                <w:szCs w:val="16"/>
              </w:rPr>
              <w:t xml:space="preserve"> </w:t>
            </w:r>
          </w:p>
        </w:tc>
      </w:tr>
      <w:tr w:rsidR="00137D5B" w:rsidRPr="00651C8A" w14:paraId="43373199" w14:textId="77777777" w:rsidTr="00F559DD">
        <w:trPr>
          <w:cantSplit/>
          <w:trHeight w:val="20"/>
          <w:jc w:val="center"/>
        </w:trPr>
        <w:tc>
          <w:tcPr>
            <w:tcW w:w="3633" w:type="dxa"/>
          </w:tcPr>
          <w:p w14:paraId="6BCEFC0D" w14:textId="77777777" w:rsidR="00137D5B" w:rsidRPr="00651C8A" w:rsidRDefault="00137D5B" w:rsidP="00F559DD">
            <w:pPr>
              <w:tabs>
                <w:tab w:val="left" w:pos="-720"/>
              </w:tabs>
              <w:suppressAutoHyphens/>
              <w:rPr>
                <w:sz w:val="16"/>
                <w:szCs w:val="16"/>
              </w:rPr>
            </w:pPr>
            <w:r w:rsidRPr="00651C8A">
              <w:rPr>
                <w:sz w:val="16"/>
                <w:szCs w:val="16"/>
              </w:rPr>
              <w:t>Furniture and Fixtures—(Assessed on an individual basis)</w:t>
            </w:r>
          </w:p>
          <w:p w14:paraId="7EA867EB" w14:textId="77777777" w:rsidR="00137D5B" w:rsidRPr="00651C8A" w:rsidRDefault="00137D5B" w:rsidP="00F559DD">
            <w:pPr>
              <w:pStyle w:val="CENTER"/>
              <w:tabs>
                <w:tab w:val="clear" w:pos="4680"/>
                <w:tab w:val="left" w:pos="-720"/>
              </w:tabs>
              <w:spacing w:after="0"/>
              <w:rPr>
                <w:rFonts w:ascii="Times New Roman" w:hAnsi="Times New Roman" w:cs="Times New Roman"/>
                <w:sz w:val="16"/>
                <w:szCs w:val="16"/>
              </w:rPr>
            </w:pPr>
            <w:r w:rsidRPr="00651C8A">
              <w:rPr>
                <w:rFonts w:ascii="Times New Roman" w:hAnsi="Times New Roman" w:cs="Times New Roman"/>
                <w:sz w:val="16"/>
                <w:szCs w:val="16"/>
              </w:rPr>
              <w:t xml:space="preserve"> (Field operations only, according to location.)</w:t>
            </w:r>
          </w:p>
        </w:tc>
        <w:tc>
          <w:tcPr>
            <w:tcW w:w="1046" w:type="dxa"/>
          </w:tcPr>
          <w:p w14:paraId="1DA7A37A" w14:textId="77777777" w:rsidR="00137D5B" w:rsidRPr="00651C8A" w:rsidRDefault="00137D5B" w:rsidP="00F559DD">
            <w:pPr>
              <w:pStyle w:val="CENTER"/>
              <w:tabs>
                <w:tab w:val="clear" w:pos="4680"/>
                <w:tab w:val="left" w:pos="-720"/>
              </w:tabs>
              <w:spacing w:after="0"/>
              <w:rPr>
                <w:rFonts w:ascii="Times New Roman" w:hAnsi="Times New Roman" w:cs="Times New Roman"/>
                <w:sz w:val="16"/>
                <w:szCs w:val="16"/>
              </w:rPr>
            </w:pPr>
            <w:r w:rsidRPr="00651C8A">
              <w:rPr>
                <w:rFonts w:ascii="Times New Roman" w:hAnsi="Times New Roman" w:cs="Times New Roman"/>
                <w:sz w:val="16"/>
                <w:szCs w:val="16"/>
              </w:rPr>
              <w:t xml:space="preserve"> </w:t>
            </w:r>
          </w:p>
        </w:tc>
      </w:tr>
      <w:tr w:rsidR="00137D5B" w:rsidRPr="00651C8A" w14:paraId="582F9B91" w14:textId="77777777" w:rsidTr="00F559DD">
        <w:trPr>
          <w:cantSplit/>
          <w:trHeight w:val="20"/>
          <w:jc w:val="center"/>
        </w:trPr>
        <w:tc>
          <w:tcPr>
            <w:tcW w:w="3633" w:type="dxa"/>
          </w:tcPr>
          <w:p w14:paraId="37768FDA" w14:textId="77777777" w:rsidR="00137D5B" w:rsidRPr="00651C8A" w:rsidRDefault="00137D5B" w:rsidP="00F559DD">
            <w:pPr>
              <w:tabs>
                <w:tab w:val="left" w:pos="-720"/>
              </w:tabs>
              <w:suppressAutoHyphens/>
              <w:rPr>
                <w:sz w:val="16"/>
                <w:szCs w:val="16"/>
              </w:rPr>
            </w:pPr>
            <w:r w:rsidRPr="00651C8A">
              <w:rPr>
                <w:sz w:val="16"/>
                <w:szCs w:val="16"/>
              </w:rPr>
              <w:t>Generators—Package Unit only—(No special installation)</w:t>
            </w:r>
          </w:p>
          <w:p w14:paraId="5A796CCB" w14:textId="77777777" w:rsidR="00137D5B" w:rsidRPr="00651C8A" w:rsidRDefault="00137D5B" w:rsidP="00F559DD">
            <w:pPr>
              <w:tabs>
                <w:tab w:val="left" w:pos="-720"/>
              </w:tabs>
              <w:suppressAutoHyphens/>
              <w:rPr>
                <w:sz w:val="16"/>
                <w:szCs w:val="16"/>
              </w:rPr>
            </w:pPr>
            <w:r w:rsidRPr="00651C8A">
              <w:rPr>
                <w:sz w:val="16"/>
                <w:szCs w:val="16"/>
              </w:rPr>
              <w:t xml:space="preserve"> Per K.W.</w:t>
            </w:r>
          </w:p>
        </w:tc>
        <w:tc>
          <w:tcPr>
            <w:tcW w:w="1046" w:type="dxa"/>
          </w:tcPr>
          <w:p w14:paraId="7F4F9656" w14:textId="77777777" w:rsidR="00137D5B" w:rsidRDefault="00137D5B" w:rsidP="00F559DD">
            <w:pPr>
              <w:pStyle w:val="CENTER"/>
              <w:tabs>
                <w:tab w:val="clear" w:pos="4680"/>
                <w:tab w:val="left" w:pos="-720"/>
              </w:tabs>
              <w:spacing w:after="0"/>
              <w:jc w:val="center"/>
              <w:rPr>
                <w:rFonts w:ascii="Times New Roman" w:hAnsi="Times New Roman" w:cs="Times New Roman"/>
                <w:sz w:val="16"/>
                <w:szCs w:val="16"/>
              </w:rPr>
            </w:pPr>
          </w:p>
          <w:p w14:paraId="2B476558" w14:textId="77777777" w:rsidR="00137D5B" w:rsidRDefault="00137D5B" w:rsidP="00F559DD">
            <w:pPr>
              <w:pStyle w:val="CENTER"/>
              <w:tabs>
                <w:tab w:val="clear" w:pos="4680"/>
                <w:tab w:val="left" w:pos="-720"/>
              </w:tabs>
              <w:spacing w:after="0"/>
              <w:jc w:val="center"/>
              <w:rPr>
                <w:rFonts w:ascii="Times New Roman" w:hAnsi="Times New Roman" w:cs="Times New Roman"/>
                <w:sz w:val="16"/>
                <w:szCs w:val="16"/>
              </w:rPr>
            </w:pPr>
          </w:p>
          <w:p w14:paraId="6D079D6F" w14:textId="77777777" w:rsidR="00137D5B" w:rsidRPr="00651C8A" w:rsidRDefault="00137D5B" w:rsidP="00F559DD">
            <w:pPr>
              <w:pStyle w:val="CENTER"/>
              <w:tabs>
                <w:tab w:val="clear" w:pos="4680"/>
                <w:tab w:val="left" w:pos="-720"/>
              </w:tabs>
              <w:spacing w:after="0"/>
              <w:jc w:val="center"/>
              <w:rPr>
                <w:rFonts w:ascii="Times New Roman" w:hAnsi="Times New Roman" w:cs="Times New Roman"/>
                <w:sz w:val="16"/>
                <w:szCs w:val="16"/>
              </w:rPr>
            </w:pPr>
            <w:r w:rsidRPr="00651C8A">
              <w:rPr>
                <w:rFonts w:ascii="Times New Roman" w:hAnsi="Times New Roman" w:cs="Times New Roman"/>
                <w:sz w:val="16"/>
                <w:szCs w:val="16"/>
              </w:rPr>
              <w:t>300</w:t>
            </w:r>
          </w:p>
        </w:tc>
      </w:tr>
      <w:tr w:rsidR="00137D5B" w:rsidRPr="00651C8A" w14:paraId="1F7025D5" w14:textId="77777777" w:rsidTr="00F559DD">
        <w:trPr>
          <w:cantSplit/>
          <w:trHeight w:val="20"/>
          <w:jc w:val="center"/>
        </w:trPr>
        <w:tc>
          <w:tcPr>
            <w:tcW w:w="3633" w:type="dxa"/>
          </w:tcPr>
          <w:p w14:paraId="356FE769" w14:textId="77777777" w:rsidR="00137D5B" w:rsidRPr="00651C8A" w:rsidRDefault="00137D5B" w:rsidP="00F559DD">
            <w:pPr>
              <w:tabs>
                <w:tab w:val="left" w:pos="-720"/>
              </w:tabs>
              <w:suppressAutoHyphens/>
              <w:rPr>
                <w:sz w:val="16"/>
                <w:szCs w:val="16"/>
              </w:rPr>
            </w:pPr>
            <w:r w:rsidRPr="00651C8A">
              <w:rPr>
                <w:sz w:val="16"/>
                <w:szCs w:val="16"/>
              </w:rPr>
              <w:t>Manifolds—(See Metering Equipment)</w:t>
            </w:r>
          </w:p>
        </w:tc>
        <w:tc>
          <w:tcPr>
            <w:tcW w:w="1046" w:type="dxa"/>
          </w:tcPr>
          <w:p w14:paraId="210D89E7" w14:textId="77777777" w:rsidR="00137D5B" w:rsidRPr="00651C8A" w:rsidRDefault="00137D5B" w:rsidP="00F559DD">
            <w:pPr>
              <w:pStyle w:val="CENTER"/>
              <w:tabs>
                <w:tab w:val="clear" w:pos="4680"/>
                <w:tab w:val="left" w:pos="-720"/>
              </w:tabs>
              <w:spacing w:after="0"/>
              <w:rPr>
                <w:rFonts w:ascii="Times New Roman" w:hAnsi="Times New Roman" w:cs="Times New Roman"/>
                <w:sz w:val="16"/>
                <w:szCs w:val="16"/>
              </w:rPr>
            </w:pPr>
            <w:r w:rsidRPr="00651C8A">
              <w:rPr>
                <w:rFonts w:ascii="Times New Roman" w:hAnsi="Times New Roman" w:cs="Times New Roman"/>
                <w:sz w:val="16"/>
                <w:szCs w:val="16"/>
              </w:rPr>
              <w:t xml:space="preserve"> </w:t>
            </w:r>
          </w:p>
        </w:tc>
      </w:tr>
      <w:tr w:rsidR="00137D5B" w:rsidRPr="00651C8A" w14:paraId="5D841D57" w14:textId="77777777" w:rsidTr="00F559DD">
        <w:trPr>
          <w:cantSplit/>
          <w:trHeight w:val="20"/>
          <w:jc w:val="center"/>
        </w:trPr>
        <w:tc>
          <w:tcPr>
            <w:tcW w:w="3633" w:type="dxa"/>
          </w:tcPr>
          <w:p w14:paraId="2C6817B9" w14:textId="77777777" w:rsidR="00137D5B" w:rsidRPr="00992D56" w:rsidRDefault="00137D5B" w:rsidP="00F559DD">
            <w:pPr>
              <w:tabs>
                <w:tab w:val="left" w:pos="-720"/>
              </w:tabs>
              <w:suppressAutoHyphens/>
              <w:rPr>
                <w:sz w:val="16"/>
                <w:szCs w:val="16"/>
                <w:highlight w:val="yellow"/>
              </w:rPr>
            </w:pPr>
            <w:r w:rsidRPr="0071107E">
              <w:rPr>
                <w:sz w:val="16"/>
                <w:szCs w:val="16"/>
              </w:rPr>
              <w:t>Material snd Supplies—Inventories—(Assessed on an individual basis)</w:t>
            </w:r>
          </w:p>
        </w:tc>
        <w:tc>
          <w:tcPr>
            <w:tcW w:w="1046" w:type="dxa"/>
          </w:tcPr>
          <w:p w14:paraId="3062E8A7" w14:textId="77777777" w:rsidR="00137D5B" w:rsidRPr="00992D56" w:rsidRDefault="00137D5B" w:rsidP="00F559DD">
            <w:pPr>
              <w:pStyle w:val="CENTER"/>
              <w:tabs>
                <w:tab w:val="clear" w:pos="4680"/>
                <w:tab w:val="left" w:pos="-720"/>
              </w:tabs>
              <w:spacing w:after="0"/>
              <w:rPr>
                <w:rFonts w:ascii="Times New Roman" w:hAnsi="Times New Roman" w:cs="Times New Roman"/>
                <w:sz w:val="16"/>
                <w:szCs w:val="16"/>
                <w:highlight w:val="yellow"/>
              </w:rPr>
            </w:pPr>
            <w:r w:rsidRPr="00992D56">
              <w:rPr>
                <w:rFonts w:ascii="Times New Roman" w:hAnsi="Times New Roman" w:cs="Times New Roman"/>
                <w:sz w:val="16"/>
                <w:szCs w:val="16"/>
                <w:highlight w:val="yellow"/>
              </w:rPr>
              <w:t xml:space="preserve"> </w:t>
            </w:r>
          </w:p>
        </w:tc>
      </w:tr>
      <w:tr w:rsidR="00137D5B" w:rsidRPr="00651C8A" w14:paraId="7922E7ED" w14:textId="77777777" w:rsidTr="00F559DD">
        <w:trPr>
          <w:cantSplit/>
          <w:trHeight w:val="20"/>
          <w:jc w:val="center"/>
        </w:trPr>
        <w:tc>
          <w:tcPr>
            <w:tcW w:w="3633" w:type="dxa"/>
          </w:tcPr>
          <w:p w14:paraId="3066882B" w14:textId="77777777" w:rsidR="00137D5B" w:rsidRPr="00651C8A" w:rsidRDefault="00137D5B" w:rsidP="00F559DD">
            <w:pPr>
              <w:tabs>
                <w:tab w:val="left" w:pos="-720"/>
              </w:tabs>
              <w:suppressAutoHyphens/>
              <w:rPr>
                <w:sz w:val="16"/>
                <w:szCs w:val="16"/>
              </w:rPr>
            </w:pPr>
            <w:r w:rsidRPr="00651C8A">
              <w:rPr>
                <w:sz w:val="16"/>
                <w:szCs w:val="16"/>
              </w:rPr>
              <w:t>Meter Calibrating Vessels—(See Metering Equipment)</w:t>
            </w:r>
          </w:p>
        </w:tc>
        <w:tc>
          <w:tcPr>
            <w:tcW w:w="1046" w:type="dxa"/>
          </w:tcPr>
          <w:p w14:paraId="6882B33C" w14:textId="77777777" w:rsidR="00137D5B" w:rsidRPr="00651C8A" w:rsidRDefault="00137D5B" w:rsidP="00F559DD">
            <w:pPr>
              <w:pStyle w:val="CENTER"/>
              <w:tabs>
                <w:tab w:val="clear" w:pos="4680"/>
                <w:tab w:val="left" w:pos="-720"/>
              </w:tabs>
              <w:spacing w:after="0"/>
              <w:rPr>
                <w:rFonts w:ascii="Times New Roman" w:hAnsi="Times New Roman" w:cs="Times New Roman"/>
                <w:sz w:val="16"/>
                <w:szCs w:val="16"/>
              </w:rPr>
            </w:pPr>
            <w:r w:rsidRPr="00651C8A">
              <w:rPr>
                <w:rFonts w:ascii="Times New Roman" w:hAnsi="Times New Roman" w:cs="Times New Roman"/>
                <w:sz w:val="16"/>
                <w:szCs w:val="16"/>
              </w:rPr>
              <w:t xml:space="preserve"> </w:t>
            </w:r>
          </w:p>
        </w:tc>
      </w:tr>
      <w:tr w:rsidR="00137D5B" w:rsidRPr="00651C8A" w14:paraId="2F2085AB" w14:textId="77777777" w:rsidTr="00F559DD">
        <w:trPr>
          <w:cantSplit/>
          <w:trHeight w:val="20"/>
          <w:jc w:val="center"/>
        </w:trPr>
        <w:tc>
          <w:tcPr>
            <w:tcW w:w="3633" w:type="dxa"/>
          </w:tcPr>
          <w:p w14:paraId="4B2854DA" w14:textId="77777777" w:rsidR="00137D5B" w:rsidRPr="00651C8A" w:rsidRDefault="00137D5B" w:rsidP="00F559DD">
            <w:pPr>
              <w:tabs>
                <w:tab w:val="left" w:pos="-720"/>
              </w:tabs>
              <w:suppressAutoHyphens/>
              <w:rPr>
                <w:sz w:val="16"/>
                <w:szCs w:val="16"/>
              </w:rPr>
            </w:pPr>
            <w:r w:rsidRPr="00651C8A">
              <w:rPr>
                <w:sz w:val="16"/>
                <w:szCs w:val="16"/>
              </w:rPr>
              <w:t>Meter Prover Tanks—(See Metering Equipment)</w:t>
            </w:r>
          </w:p>
        </w:tc>
        <w:tc>
          <w:tcPr>
            <w:tcW w:w="1046" w:type="dxa"/>
          </w:tcPr>
          <w:p w14:paraId="654BFC72" w14:textId="77777777" w:rsidR="00137D5B" w:rsidRPr="00651C8A" w:rsidRDefault="00137D5B" w:rsidP="00F559DD">
            <w:pPr>
              <w:pStyle w:val="CENTER"/>
              <w:tabs>
                <w:tab w:val="clear" w:pos="4680"/>
                <w:tab w:val="left" w:pos="-720"/>
              </w:tabs>
              <w:spacing w:after="0"/>
              <w:rPr>
                <w:rFonts w:ascii="Times New Roman" w:hAnsi="Times New Roman" w:cs="Times New Roman"/>
                <w:sz w:val="16"/>
                <w:szCs w:val="16"/>
              </w:rPr>
            </w:pPr>
            <w:r w:rsidRPr="00651C8A">
              <w:rPr>
                <w:rFonts w:ascii="Times New Roman" w:hAnsi="Times New Roman" w:cs="Times New Roman"/>
                <w:sz w:val="16"/>
                <w:szCs w:val="16"/>
              </w:rPr>
              <w:t xml:space="preserve"> </w:t>
            </w:r>
          </w:p>
        </w:tc>
      </w:tr>
      <w:tr w:rsidR="00137D5B" w:rsidRPr="00651C8A" w14:paraId="0F1CF80F" w14:textId="77777777" w:rsidTr="00F559DD">
        <w:trPr>
          <w:cantSplit/>
          <w:trHeight w:val="20"/>
          <w:jc w:val="center"/>
        </w:trPr>
        <w:tc>
          <w:tcPr>
            <w:tcW w:w="3633" w:type="dxa"/>
          </w:tcPr>
          <w:p w14:paraId="0DB4CC50" w14:textId="77777777" w:rsidR="00137D5B" w:rsidRPr="00651C8A" w:rsidRDefault="00137D5B" w:rsidP="00F559DD">
            <w:pPr>
              <w:tabs>
                <w:tab w:val="left" w:pos="-720"/>
              </w:tabs>
              <w:suppressAutoHyphens/>
              <w:rPr>
                <w:sz w:val="16"/>
                <w:szCs w:val="16"/>
              </w:rPr>
            </w:pPr>
            <w:r w:rsidRPr="00651C8A">
              <w:rPr>
                <w:sz w:val="16"/>
                <w:szCs w:val="16"/>
              </w:rPr>
              <w:t>Meter Runs—(See Metering Equipment)</w:t>
            </w:r>
          </w:p>
        </w:tc>
        <w:tc>
          <w:tcPr>
            <w:tcW w:w="1046" w:type="dxa"/>
          </w:tcPr>
          <w:p w14:paraId="6C0ECEB5" w14:textId="77777777" w:rsidR="00137D5B" w:rsidRPr="00651C8A" w:rsidRDefault="00137D5B" w:rsidP="00F559DD">
            <w:pPr>
              <w:pStyle w:val="CENTER"/>
              <w:tabs>
                <w:tab w:val="clear" w:pos="4680"/>
                <w:tab w:val="left" w:pos="-720"/>
              </w:tabs>
              <w:spacing w:after="0"/>
              <w:rPr>
                <w:rFonts w:ascii="Times New Roman" w:hAnsi="Times New Roman" w:cs="Times New Roman"/>
                <w:sz w:val="16"/>
                <w:szCs w:val="16"/>
              </w:rPr>
            </w:pPr>
            <w:r w:rsidRPr="00651C8A">
              <w:rPr>
                <w:rFonts w:ascii="Times New Roman" w:hAnsi="Times New Roman" w:cs="Times New Roman"/>
                <w:sz w:val="16"/>
                <w:szCs w:val="16"/>
              </w:rPr>
              <w:t xml:space="preserve"> </w:t>
            </w:r>
          </w:p>
        </w:tc>
      </w:tr>
      <w:tr w:rsidR="00137D5B" w:rsidRPr="00651C8A" w14:paraId="4173A0F4" w14:textId="77777777" w:rsidTr="00F559DD">
        <w:trPr>
          <w:cantSplit/>
          <w:trHeight w:val="20"/>
          <w:jc w:val="center"/>
        </w:trPr>
        <w:tc>
          <w:tcPr>
            <w:tcW w:w="3633" w:type="dxa"/>
          </w:tcPr>
          <w:p w14:paraId="65650621" w14:textId="77777777" w:rsidR="00137D5B" w:rsidRPr="00651C8A" w:rsidRDefault="00137D5B" w:rsidP="00F559DD">
            <w:pPr>
              <w:tabs>
                <w:tab w:val="left" w:pos="-720"/>
              </w:tabs>
              <w:suppressAutoHyphens/>
              <w:rPr>
                <w:sz w:val="16"/>
                <w:szCs w:val="16"/>
              </w:rPr>
            </w:pPr>
            <w:r w:rsidRPr="00651C8A">
              <w:rPr>
                <w:sz w:val="16"/>
                <w:szCs w:val="16"/>
              </w:rPr>
              <w:t>Meter Control Stations—(not considered Communication Equipment)—(Assessed on an individual basis)</w:t>
            </w:r>
          </w:p>
        </w:tc>
        <w:tc>
          <w:tcPr>
            <w:tcW w:w="1046" w:type="dxa"/>
          </w:tcPr>
          <w:p w14:paraId="6FA9000B" w14:textId="77777777" w:rsidR="00137D5B" w:rsidRPr="00651C8A" w:rsidRDefault="00137D5B" w:rsidP="00F559DD">
            <w:pPr>
              <w:pStyle w:val="CENTER"/>
              <w:tabs>
                <w:tab w:val="clear" w:pos="4680"/>
                <w:tab w:val="left" w:pos="-720"/>
              </w:tabs>
              <w:spacing w:after="0"/>
              <w:rPr>
                <w:rFonts w:ascii="Times New Roman" w:hAnsi="Times New Roman" w:cs="Times New Roman"/>
                <w:sz w:val="16"/>
                <w:szCs w:val="16"/>
              </w:rPr>
            </w:pPr>
            <w:r w:rsidRPr="00651C8A">
              <w:rPr>
                <w:rFonts w:ascii="Times New Roman" w:hAnsi="Times New Roman" w:cs="Times New Roman"/>
                <w:sz w:val="16"/>
                <w:szCs w:val="16"/>
              </w:rPr>
              <w:t xml:space="preserve"> </w:t>
            </w:r>
          </w:p>
        </w:tc>
      </w:tr>
      <w:tr w:rsidR="00137D5B" w:rsidRPr="00651C8A" w14:paraId="05931ACF" w14:textId="77777777" w:rsidTr="00F559DD">
        <w:trPr>
          <w:cantSplit/>
          <w:trHeight w:val="20"/>
          <w:jc w:val="center"/>
        </w:trPr>
        <w:tc>
          <w:tcPr>
            <w:tcW w:w="3633" w:type="dxa"/>
          </w:tcPr>
          <w:p w14:paraId="0BF28D55" w14:textId="77777777" w:rsidR="00137D5B" w:rsidRPr="00651C8A" w:rsidRDefault="00137D5B" w:rsidP="00F559DD">
            <w:pPr>
              <w:tabs>
                <w:tab w:val="left" w:pos="-720"/>
              </w:tabs>
              <w:suppressAutoHyphens/>
              <w:rPr>
                <w:sz w:val="16"/>
                <w:szCs w:val="16"/>
              </w:rPr>
            </w:pPr>
            <w:r w:rsidRPr="00651C8A">
              <w:rPr>
                <w:sz w:val="16"/>
                <w:szCs w:val="16"/>
              </w:rPr>
              <w:t>Metering Equipment</w:t>
            </w:r>
          </w:p>
          <w:p w14:paraId="73249D70" w14:textId="77777777" w:rsidR="00137D5B" w:rsidRPr="00651C8A" w:rsidRDefault="00137D5B" w:rsidP="00F559DD">
            <w:pPr>
              <w:tabs>
                <w:tab w:val="left" w:pos="-720"/>
              </w:tabs>
              <w:suppressAutoHyphens/>
              <w:rPr>
                <w:sz w:val="16"/>
                <w:szCs w:val="16"/>
              </w:rPr>
            </w:pPr>
            <w:r w:rsidRPr="00651C8A">
              <w:rPr>
                <w:sz w:val="16"/>
                <w:szCs w:val="16"/>
              </w:rPr>
              <w:t xml:space="preserve"> Manifolds—Automatic Operated:</w:t>
            </w:r>
          </w:p>
          <w:p w14:paraId="5EB8CE4B" w14:textId="77777777" w:rsidR="00137D5B" w:rsidRPr="00651C8A" w:rsidRDefault="00137D5B" w:rsidP="00F559DD">
            <w:pPr>
              <w:tabs>
                <w:tab w:val="left" w:pos="-720"/>
              </w:tabs>
              <w:suppressAutoHyphens/>
              <w:rPr>
                <w:sz w:val="16"/>
                <w:szCs w:val="16"/>
              </w:rPr>
            </w:pPr>
            <w:r w:rsidRPr="00651C8A">
              <w:rPr>
                <w:sz w:val="16"/>
                <w:szCs w:val="16"/>
              </w:rPr>
              <w:t xml:space="preserve"> High Pressure</w:t>
            </w:r>
          </w:p>
          <w:p w14:paraId="72CEEFC8" w14:textId="77777777" w:rsidR="00137D5B" w:rsidRPr="00651C8A" w:rsidRDefault="00137D5B" w:rsidP="00F559DD">
            <w:pPr>
              <w:tabs>
                <w:tab w:val="left" w:pos="-720"/>
              </w:tabs>
              <w:suppressAutoHyphens/>
              <w:rPr>
                <w:sz w:val="16"/>
                <w:szCs w:val="16"/>
              </w:rPr>
            </w:pPr>
            <w:r w:rsidRPr="00651C8A">
              <w:rPr>
                <w:sz w:val="16"/>
                <w:szCs w:val="16"/>
              </w:rPr>
              <w:t xml:space="preserve"> per well</w:t>
            </w:r>
          </w:p>
          <w:p w14:paraId="07D1B203" w14:textId="77777777" w:rsidR="00137D5B" w:rsidRPr="00651C8A" w:rsidRDefault="00137D5B" w:rsidP="00F559DD">
            <w:pPr>
              <w:tabs>
                <w:tab w:val="left" w:pos="-720"/>
              </w:tabs>
              <w:suppressAutoHyphens/>
              <w:rPr>
                <w:sz w:val="16"/>
                <w:szCs w:val="16"/>
              </w:rPr>
            </w:pPr>
            <w:r w:rsidRPr="00651C8A">
              <w:rPr>
                <w:sz w:val="16"/>
                <w:szCs w:val="16"/>
              </w:rPr>
              <w:t xml:space="preserve"> per valve</w:t>
            </w:r>
          </w:p>
          <w:p w14:paraId="12A6D55D" w14:textId="77777777" w:rsidR="00137D5B" w:rsidRPr="00651C8A" w:rsidRDefault="00137D5B" w:rsidP="00F559DD">
            <w:pPr>
              <w:tabs>
                <w:tab w:val="left" w:pos="-720"/>
              </w:tabs>
              <w:suppressAutoHyphens/>
              <w:rPr>
                <w:sz w:val="16"/>
                <w:szCs w:val="16"/>
              </w:rPr>
            </w:pPr>
            <w:r w:rsidRPr="00651C8A">
              <w:rPr>
                <w:sz w:val="16"/>
                <w:szCs w:val="16"/>
              </w:rPr>
              <w:t xml:space="preserve"> Low Pressure</w:t>
            </w:r>
          </w:p>
          <w:p w14:paraId="25541413" w14:textId="77777777" w:rsidR="00137D5B" w:rsidRPr="00651C8A" w:rsidRDefault="00137D5B" w:rsidP="00F559DD">
            <w:pPr>
              <w:tabs>
                <w:tab w:val="left" w:pos="-720"/>
              </w:tabs>
              <w:suppressAutoHyphens/>
              <w:rPr>
                <w:sz w:val="16"/>
                <w:szCs w:val="16"/>
              </w:rPr>
            </w:pPr>
            <w:r w:rsidRPr="00651C8A">
              <w:rPr>
                <w:sz w:val="16"/>
                <w:szCs w:val="16"/>
              </w:rPr>
              <w:t xml:space="preserve"> per well</w:t>
            </w:r>
          </w:p>
          <w:p w14:paraId="2592D4BA" w14:textId="77777777" w:rsidR="00137D5B" w:rsidRPr="00651C8A" w:rsidRDefault="00137D5B" w:rsidP="00F559DD">
            <w:pPr>
              <w:tabs>
                <w:tab w:val="left" w:pos="-720"/>
              </w:tabs>
              <w:suppressAutoHyphens/>
              <w:rPr>
                <w:sz w:val="16"/>
                <w:szCs w:val="16"/>
              </w:rPr>
            </w:pPr>
            <w:r w:rsidRPr="00651C8A">
              <w:rPr>
                <w:sz w:val="16"/>
                <w:szCs w:val="16"/>
              </w:rPr>
              <w:t xml:space="preserve"> per valve</w:t>
            </w:r>
          </w:p>
          <w:p w14:paraId="0CF7A36A" w14:textId="77777777" w:rsidR="00137D5B" w:rsidRPr="00651C8A" w:rsidRDefault="00137D5B" w:rsidP="00F559DD">
            <w:pPr>
              <w:tabs>
                <w:tab w:val="left" w:pos="-720"/>
              </w:tabs>
              <w:suppressAutoHyphens/>
              <w:rPr>
                <w:sz w:val="16"/>
                <w:szCs w:val="16"/>
              </w:rPr>
            </w:pPr>
            <w:r w:rsidRPr="00651C8A">
              <w:rPr>
                <w:bCs/>
                <w:sz w:val="16"/>
                <w:szCs w:val="16"/>
              </w:rPr>
              <w:t>NOTE:</w:t>
            </w:r>
            <w:r w:rsidRPr="00651C8A">
              <w:rPr>
                <w:bCs/>
                <w:sz w:val="16"/>
                <w:szCs w:val="16"/>
              </w:rPr>
              <w:tab/>
            </w:r>
            <w:r w:rsidRPr="00651C8A">
              <w:rPr>
                <w:sz w:val="16"/>
                <w:szCs w:val="16"/>
              </w:rPr>
              <w:t>Automatic Operated System includes gas hydraulic and pneumatic valve actuators, (or motorized valves), block valves, flow monitors—in addition to normal equipment found on manual operated system. NO METERING EQUIPMENT INCLUDED.</w:t>
            </w:r>
          </w:p>
          <w:p w14:paraId="1344C3B2" w14:textId="77777777" w:rsidR="00137D5B" w:rsidRPr="00651C8A" w:rsidRDefault="00137D5B" w:rsidP="00F559DD">
            <w:pPr>
              <w:tabs>
                <w:tab w:val="left" w:pos="-720"/>
              </w:tabs>
              <w:suppressAutoHyphens/>
              <w:rPr>
                <w:sz w:val="16"/>
                <w:szCs w:val="16"/>
              </w:rPr>
            </w:pPr>
            <w:r w:rsidRPr="00651C8A">
              <w:rPr>
                <w:sz w:val="16"/>
                <w:szCs w:val="16"/>
              </w:rPr>
              <w:t xml:space="preserve"> </w:t>
            </w:r>
          </w:p>
          <w:p w14:paraId="50144141" w14:textId="77777777" w:rsidR="00137D5B" w:rsidRPr="00651C8A" w:rsidRDefault="00137D5B" w:rsidP="00F559DD">
            <w:pPr>
              <w:pStyle w:val="TOC"/>
              <w:tabs>
                <w:tab w:val="clear" w:pos="-32"/>
                <w:tab w:val="clear" w:pos="240"/>
                <w:tab w:val="clear" w:pos="480"/>
                <w:tab w:val="clear" w:pos="720"/>
                <w:tab w:val="clear" w:pos="960"/>
                <w:tab w:val="clear" w:pos="1200"/>
                <w:tab w:val="clear" w:pos="1440"/>
                <w:tab w:val="clear" w:pos="1680"/>
                <w:tab w:val="clear" w:pos="1920"/>
                <w:tab w:val="clear" w:pos="2160"/>
                <w:tab w:val="clear" w:pos="2400"/>
                <w:tab w:val="clear" w:pos="2640"/>
                <w:tab w:val="clear" w:pos="2880"/>
                <w:tab w:val="clear" w:pos="3120"/>
                <w:tab w:val="clear" w:pos="3360"/>
                <w:tab w:val="clear" w:pos="3600"/>
                <w:tab w:val="clear" w:pos="3840"/>
                <w:tab w:val="clear" w:pos="4080"/>
                <w:tab w:val="clear" w:pos="4320"/>
                <w:tab w:val="clear" w:pos="4560"/>
                <w:tab w:val="clear" w:pos="4800"/>
                <w:tab w:val="clear" w:pos="5040"/>
                <w:tab w:val="clear" w:pos="5280"/>
                <w:tab w:val="clear" w:pos="5520"/>
                <w:tab w:val="clear" w:pos="5760"/>
                <w:tab w:val="clear" w:pos="6000"/>
                <w:tab w:val="clear" w:pos="6240"/>
                <w:tab w:val="clear" w:pos="6480"/>
                <w:tab w:val="clear" w:pos="6720"/>
                <w:tab w:val="clear" w:pos="6960"/>
                <w:tab w:val="clear" w:pos="7200"/>
                <w:tab w:val="clear" w:pos="7440"/>
                <w:tab w:val="clear" w:pos="7680"/>
                <w:tab w:val="clear" w:pos="7920"/>
                <w:tab w:val="clear" w:pos="8160"/>
                <w:tab w:val="clear" w:pos="8640"/>
                <w:tab w:val="clear" w:pos="9120"/>
                <w:tab w:val="clear" w:pos="9600"/>
                <w:tab w:val="clear" w:pos="10080"/>
                <w:tab w:val="clear" w:pos="10560"/>
                <w:tab w:val="left" w:pos="-720"/>
              </w:tabs>
              <w:rPr>
                <w:rFonts w:ascii="Times New Roman" w:hAnsi="Times New Roman" w:cs="Times New Roman"/>
                <w:sz w:val="16"/>
                <w:szCs w:val="16"/>
              </w:rPr>
            </w:pPr>
            <w:r w:rsidRPr="00651C8A">
              <w:rPr>
                <w:rFonts w:ascii="Times New Roman" w:hAnsi="Times New Roman" w:cs="Times New Roman"/>
                <w:sz w:val="16"/>
                <w:szCs w:val="16"/>
              </w:rPr>
              <w:t xml:space="preserve"> Meter Runs - piping, valves and supports—no meters:</w:t>
            </w:r>
          </w:p>
          <w:p w14:paraId="3418404B" w14:textId="77777777" w:rsidR="00137D5B" w:rsidRPr="00651C8A" w:rsidRDefault="00137D5B" w:rsidP="00F559DD">
            <w:pPr>
              <w:tabs>
                <w:tab w:val="left" w:pos="-720"/>
              </w:tabs>
              <w:suppressAutoHyphens/>
              <w:rPr>
                <w:sz w:val="16"/>
                <w:szCs w:val="16"/>
              </w:rPr>
            </w:pPr>
            <w:r w:rsidRPr="00651C8A">
              <w:rPr>
                <w:sz w:val="16"/>
                <w:szCs w:val="16"/>
              </w:rPr>
              <w:t xml:space="preserve"> 2 In. piping and valve</w:t>
            </w:r>
          </w:p>
          <w:p w14:paraId="21674362" w14:textId="77777777" w:rsidR="00137D5B" w:rsidRPr="00651C8A" w:rsidRDefault="00137D5B" w:rsidP="00F559DD">
            <w:pPr>
              <w:tabs>
                <w:tab w:val="left" w:pos="-720"/>
              </w:tabs>
              <w:suppressAutoHyphens/>
              <w:rPr>
                <w:sz w:val="16"/>
                <w:szCs w:val="16"/>
              </w:rPr>
            </w:pPr>
            <w:r w:rsidRPr="00651C8A">
              <w:rPr>
                <w:sz w:val="16"/>
                <w:szCs w:val="16"/>
              </w:rPr>
              <w:t xml:space="preserve"> 3 In. piping and valve</w:t>
            </w:r>
          </w:p>
          <w:p w14:paraId="1190BAAE" w14:textId="77777777" w:rsidR="00137D5B" w:rsidRPr="00651C8A" w:rsidRDefault="00137D5B" w:rsidP="00F559DD">
            <w:pPr>
              <w:tabs>
                <w:tab w:val="left" w:pos="-720"/>
              </w:tabs>
              <w:suppressAutoHyphens/>
              <w:rPr>
                <w:sz w:val="16"/>
                <w:szCs w:val="16"/>
              </w:rPr>
            </w:pPr>
            <w:r w:rsidRPr="00651C8A">
              <w:rPr>
                <w:sz w:val="16"/>
                <w:szCs w:val="16"/>
              </w:rPr>
              <w:t xml:space="preserve"> 4 In. piping and valve</w:t>
            </w:r>
          </w:p>
          <w:p w14:paraId="785661E6" w14:textId="77777777" w:rsidR="00137D5B" w:rsidRPr="00651C8A" w:rsidRDefault="00137D5B" w:rsidP="00F559DD">
            <w:pPr>
              <w:tabs>
                <w:tab w:val="left" w:pos="-720"/>
              </w:tabs>
              <w:suppressAutoHyphens/>
              <w:rPr>
                <w:sz w:val="16"/>
                <w:szCs w:val="16"/>
              </w:rPr>
            </w:pPr>
            <w:r w:rsidRPr="00651C8A">
              <w:rPr>
                <w:sz w:val="16"/>
                <w:szCs w:val="16"/>
              </w:rPr>
              <w:t xml:space="preserve"> 6 In. piping and valve</w:t>
            </w:r>
          </w:p>
          <w:p w14:paraId="24F6B9B4" w14:textId="77777777" w:rsidR="00137D5B" w:rsidRPr="00651C8A" w:rsidRDefault="00137D5B" w:rsidP="00F559DD">
            <w:pPr>
              <w:tabs>
                <w:tab w:val="left" w:pos="-720"/>
              </w:tabs>
              <w:suppressAutoHyphens/>
              <w:rPr>
                <w:sz w:val="16"/>
                <w:szCs w:val="16"/>
              </w:rPr>
            </w:pPr>
            <w:r w:rsidRPr="00651C8A">
              <w:rPr>
                <w:sz w:val="16"/>
                <w:szCs w:val="16"/>
              </w:rPr>
              <w:t xml:space="preserve"> 8 In. piping and valve</w:t>
            </w:r>
          </w:p>
          <w:p w14:paraId="283EFFB1" w14:textId="77777777" w:rsidR="00137D5B" w:rsidRPr="00651C8A" w:rsidRDefault="00137D5B" w:rsidP="00F559DD">
            <w:pPr>
              <w:tabs>
                <w:tab w:val="left" w:pos="-720"/>
              </w:tabs>
              <w:suppressAutoHyphens/>
              <w:rPr>
                <w:sz w:val="16"/>
                <w:szCs w:val="16"/>
              </w:rPr>
            </w:pPr>
            <w:r w:rsidRPr="00651C8A">
              <w:rPr>
                <w:sz w:val="16"/>
                <w:szCs w:val="16"/>
              </w:rPr>
              <w:t xml:space="preserve"> 10 In. piping and valve</w:t>
            </w:r>
          </w:p>
          <w:p w14:paraId="13E3DFDA" w14:textId="77777777" w:rsidR="00137D5B" w:rsidRPr="00651C8A" w:rsidRDefault="00137D5B" w:rsidP="00F559DD">
            <w:pPr>
              <w:tabs>
                <w:tab w:val="left" w:pos="-720"/>
              </w:tabs>
              <w:suppressAutoHyphens/>
              <w:rPr>
                <w:sz w:val="16"/>
                <w:szCs w:val="16"/>
              </w:rPr>
            </w:pPr>
            <w:r w:rsidRPr="00651C8A">
              <w:rPr>
                <w:sz w:val="16"/>
                <w:szCs w:val="16"/>
              </w:rPr>
              <w:t xml:space="preserve"> 12 In. piping and valve</w:t>
            </w:r>
          </w:p>
          <w:p w14:paraId="280F6AAA" w14:textId="77777777" w:rsidR="00137D5B" w:rsidRPr="00651C8A" w:rsidRDefault="00137D5B" w:rsidP="00F559DD">
            <w:pPr>
              <w:tabs>
                <w:tab w:val="left" w:pos="-720"/>
              </w:tabs>
              <w:suppressAutoHyphens/>
              <w:rPr>
                <w:sz w:val="16"/>
                <w:szCs w:val="16"/>
              </w:rPr>
            </w:pPr>
            <w:r w:rsidRPr="00651C8A">
              <w:rPr>
                <w:sz w:val="16"/>
                <w:szCs w:val="16"/>
              </w:rPr>
              <w:t xml:space="preserve"> 14 In. piping and valve</w:t>
            </w:r>
          </w:p>
          <w:p w14:paraId="727BC5A2" w14:textId="77777777" w:rsidR="00137D5B" w:rsidRPr="00651C8A" w:rsidRDefault="00137D5B" w:rsidP="00F559DD">
            <w:pPr>
              <w:tabs>
                <w:tab w:val="left" w:pos="-720"/>
              </w:tabs>
              <w:suppressAutoHyphens/>
              <w:rPr>
                <w:sz w:val="16"/>
                <w:szCs w:val="16"/>
              </w:rPr>
            </w:pPr>
            <w:r w:rsidRPr="00651C8A">
              <w:rPr>
                <w:sz w:val="16"/>
                <w:szCs w:val="16"/>
              </w:rPr>
              <w:t xml:space="preserve"> 16 In. piping and valve</w:t>
            </w:r>
          </w:p>
          <w:p w14:paraId="1159DBCE" w14:textId="77777777" w:rsidR="00137D5B" w:rsidRPr="00651C8A" w:rsidRDefault="00137D5B" w:rsidP="00F559DD">
            <w:pPr>
              <w:tabs>
                <w:tab w:val="left" w:pos="-720"/>
              </w:tabs>
              <w:suppressAutoHyphens/>
              <w:rPr>
                <w:sz w:val="16"/>
                <w:szCs w:val="16"/>
              </w:rPr>
            </w:pPr>
            <w:r w:rsidRPr="00651C8A">
              <w:rPr>
                <w:sz w:val="16"/>
                <w:szCs w:val="16"/>
              </w:rPr>
              <w:t xml:space="preserve"> 18 In. piping and valve</w:t>
            </w:r>
          </w:p>
          <w:p w14:paraId="3F521C5E" w14:textId="77777777" w:rsidR="00137D5B" w:rsidRPr="00651C8A" w:rsidRDefault="00137D5B" w:rsidP="00F559DD">
            <w:pPr>
              <w:tabs>
                <w:tab w:val="left" w:pos="-720"/>
              </w:tabs>
              <w:suppressAutoHyphens/>
              <w:rPr>
                <w:sz w:val="16"/>
                <w:szCs w:val="16"/>
              </w:rPr>
            </w:pPr>
            <w:r w:rsidRPr="00651C8A">
              <w:rPr>
                <w:sz w:val="16"/>
                <w:szCs w:val="16"/>
              </w:rPr>
              <w:t xml:space="preserve"> 20 In. piping and valve</w:t>
            </w:r>
          </w:p>
          <w:p w14:paraId="4C171445" w14:textId="77777777" w:rsidR="00137D5B" w:rsidRPr="00651C8A" w:rsidRDefault="00137D5B" w:rsidP="00F559DD">
            <w:pPr>
              <w:tabs>
                <w:tab w:val="left" w:pos="-720"/>
              </w:tabs>
              <w:suppressAutoHyphens/>
              <w:rPr>
                <w:sz w:val="16"/>
                <w:szCs w:val="16"/>
              </w:rPr>
            </w:pPr>
            <w:r w:rsidRPr="00651C8A">
              <w:rPr>
                <w:sz w:val="16"/>
                <w:szCs w:val="16"/>
              </w:rPr>
              <w:t xml:space="preserve"> 22 In. piping and valve</w:t>
            </w:r>
          </w:p>
          <w:p w14:paraId="2C7177E7" w14:textId="77777777" w:rsidR="00137D5B" w:rsidRPr="00651C8A" w:rsidRDefault="00137D5B" w:rsidP="00F559DD">
            <w:pPr>
              <w:tabs>
                <w:tab w:val="left" w:pos="-720"/>
              </w:tabs>
              <w:suppressAutoHyphens/>
              <w:rPr>
                <w:sz w:val="16"/>
                <w:szCs w:val="16"/>
              </w:rPr>
            </w:pPr>
            <w:r w:rsidRPr="00651C8A">
              <w:rPr>
                <w:sz w:val="16"/>
                <w:szCs w:val="16"/>
              </w:rPr>
              <w:t xml:space="preserve"> 24 In. piping and valve</w:t>
            </w:r>
          </w:p>
          <w:p w14:paraId="1811B4C8" w14:textId="77777777" w:rsidR="00137D5B" w:rsidRPr="00651C8A" w:rsidRDefault="00137D5B" w:rsidP="00F559DD">
            <w:pPr>
              <w:tabs>
                <w:tab w:val="left" w:pos="-720"/>
              </w:tabs>
              <w:suppressAutoHyphens/>
              <w:rPr>
                <w:sz w:val="16"/>
                <w:szCs w:val="16"/>
              </w:rPr>
            </w:pPr>
            <w:r w:rsidRPr="00651C8A">
              <w:rPr>
                <w:sz w:val="16"/>
                <w:szCs w:val="16"/>
              </w:rPr>
              <w:t xml:space="preserve"> Metering Vessels</w:t>
            </w:r>
            <w:r>
              <w:rPr>
                <w:sz w:val="16"/>
                <w:szCs w:val="16"/>
              </w:rPr>
              <w:t xml:space="preserve"> </w:t>
            </w:r>
            <w:r w:rsidRPr="00651C8A">
              <w:rPr>
                <w:sz w:val="16"/>
                <w:szCs w:val="16"/>
              </w:rPr>
              <w:t>(Accumulators):</w:t>
            </w:r>
          </w:p>
          <w:p w14:paraId="7A512AA7" w14:textId="77777777" w:rsidR="00137D5B" w:rsidRPr="00651C8A" w:rsidRDefault="00137D5B" w:rsidP="00F559DD">
            <w:pPr>
              <w:tabs>
                <w:tab w:val="left" w:pos="-720"/>
              </w:tabs>
              <w:suppressAutoHyphens/>
              <w:rPr>
                <w:sz w:val="16"/>
                <w:szCs w:val="16"/>
              </w:rPr>
            </w:pPr>
            <w:r w:rsidRPr="00651C8A">
              <w:rPr>
                <w:sz w:val="16"/>
                <w:szCs w:val="16"/>
              </w:rPr>
              <w:t xml:space="preserve"> 1 bbl. calibration plate (20 x 9)</w:t>
            </w:r>
          </w:p>
          <w:p w14:paraId="16DE4C3F" w14:textId="77777777" w:rsidR="00137D5B" w:rsidRPr="00651C8A" w:rsidRDefault="00137D5B" w:rsidP="00F559DD">
            <w:pPr>
              <w:tabs>
                <w:tab w:val="left" w:pos="-720"/>
              </w:tabs>
              <w:suppressAutoHyphens/>
              <w:rPr>
                <w:sz w:val="16"/>
                <w:szCs w:val="16"/>
              </w:rPr>
            </w:pPr>
            <w:r w:rsidRPr="00651C8A">
              <w:rPr>
                <w:sz w:val="16"/>
                <w:szCs w:val="16"/>
              </w:rPr>
              <w:t xml:space="preserve"> 5 bbl. calibration plate (24 x 10)</w:t>
            </w:r>
          </w:p>
          <w:p w14:paraId="691FBEDD" w14:textId="77777777" w:rsidR="00137D5B" w:rsidRPr="00651C8A" w:rsidRDefault="00137D5B" w:rsidP="00F559DD">
            <w:pPr>
              <w:tabs>
                <w:tab w:val="left" w:pos="-720"/>
              </w:tabs>
              <w:suppressAutoHyphens/>
              <w:rPr>
                <w:sz w:val="16"/>
                <w:szCs w:val="16"/>
              </w:rPr>
            </w:pPr>
            <w:r w:rsidRPr="00651C8A">
              <w:rPr>
                <w:sz w:val="16"/>
                <w:szCs w:val="16"/>
              </w:rPr>
              <w:t xml:space="preserve"> 7.5 bbl. calibration plate (30 x 10)</w:t>
            </w:r>
          </w:p>
          <w:p w14:paraId="01EA040C" w14:textId="77777777" w:rsidR="00137D5B" w:rsidRPr="00651C8A" w:rsidRDefault="00137D5B" w:rsidP="00F559DD">
            <w:pPr>
              <w:tabs>
                <w:tab w:val="left" w:pos="-720"/>
              </w:tabs>
              <w:suppressAutoHyphens/>
              <w:rPr>
                <w:sz w:val="16"/>
                <w:szCs w:val="16"/>
              </w:rPr>
            </w:pPr>
            <w:r w:rsidRPr="00651C8A">
              <w:rPr>
                <w:sz w:val="16"/>
                <w:szCs w:val="16"/>
              </w:rPr>
              <w:t xml:space="preserve"> 10 bbl. calibration plate (36 x 10)</w:t>
            </w:r>
          </w:p>
          <w:p w14:paraId="09A9F915" w14:textId="77777777" w:rsidR="00137D5B" w:rsidRPr="00651C8A" w:rsidRDefault="00137D5B" w:rsidP="00F559DD">
            <w:pPr>
              <w:tabs>
                <w:tab w:val="left" w:pos="-720"/>
              </w:tabs>
              <w:suppressAutoHyphens/>
              <w:rPr>
                <w:sz w:val="16"/>
                <w:szCs w:val="16"/>
              </w:rPr>
            </w:pPr>
            <w:r w:rsidRPr="00651C8A">
              <w:rPr>
                <w:sz w:val="16"/>
                <w:szCs w:val="16"/>
              </w:rPr>
              <w:t xml:space="preserve"> Recorders (Meters)—Includes both static element and tube drive pulsation dampener—also one and two pen operations.</w:t>
            </w:r>
          </w:p>
          <w:p w14:paraId="58C5615D" w14:textId="77777777" w:rsidR="00137D5B" w:rsidRPr="00651C8A" w:rsidRDefault="00137D5B" w:rsidP="00F559DD">
            <w:pPr>
              <w:tabs>
                <w:tab w:val="left" w:pos="-720"/>
              </w:tabs>
              <w:suppressAutoHyphens/>
              <w:rPr>
                <w:sz w:val="16"/>
                <w:szCs w:val="16"/>
              </w:rPr>
            </w:pPr>
            <w:r w:rsidRPr="00651C8A">
              <w:rPr>
                <w:sz w:val="16"/>
                <w:szCs w:val="16"/>
              </w:rPr>
              <w:t xml:space="preserve"> per meter</w:t>
            </w:r>
          </w:p>
          <w:p w14:paraId="2735093D" w14:textId="77777777" w:rsidR="00137D5B" w:rsidRPr="00651C8A" w:rsidRDefault="00137D5B" w:rsidP="00F559DD">
            <w:pPr>
              <w:tabs>
                <w:tab w:val="left" w:pos="-720"/>
              </w:tabs>
              <w:suppressAutoHyphens/>
              <w:rPr>
                <w:sz w:val="16"/>
                <w:szCs w:val="16"/>
              </w:rPr>
            </w:pPr>
            <w:r w:rsidRPr="00651C8A">
              <w:rPr>
                <w:sz w:val="16"/>
                <w:szCs w:val="16"/>
              </w:rPr>
              <w:t xml:space="preserve"> SOLAR PANEL (also see Telecommunications)</w:t>
            </w:r>
          </w:p>
          <w:p w14:paraId="38B03942" w14:textId="77777777" w:rsidR="00137D5B" w:rsidRPr="00651C8A" w:rsidRDefault="00137D5B" w:rsidP="00F559DD">
            <w:pPr>
              <w:pStyle w:val="CENTER"/>
              <w:tabs>
                <w:tab w:val="clear" w:pos="4680"/>
                <w:tab w:val="left" w:pos="-720"/>
              </w:tabs>
              <w:spacing w:after="0"/>
              <w:rPr>
                <w:rFonts w:ascii="Times New Roman" w:hAnsi="Times New Roman" w:cs="Times New Roman"/>
                <w:sz w:val="16"/>
                <w:szCs w:val="16"/>
              </w:rPr>
            </w:pPr>
            <w:r w:rsidRPr="00651C8A">
              <w:rPr>
                <w:rFonts w:ascii="Times New Roman" w:hAnsi="Times New Roman" w:cs="Times New Roman"/>
                <w:sz w:val="16"/>
                <w:szCs w:val="16"/>
              </w:rPr>
              <w:t xml:space="preserve"> per unit (10' x 10')</w:t>
            </w:r>
          </w:p>
        </w:tc>
        <w:tc>
          <w:tcPr>
            <w:tcW w:w="1046" w:type="dxa"/>
          </w:tcPr>
          <w:p w14:paraId="5B91797C" w14:textId="77777777" w:rsidR="00137D5B" w:rsidRDefault="00137D5B" w:rsidP="00F559DD">
            <w:pPr>
              <w:tabs>
                <w:tab w:val="center" w:pos="904"/>
              </w:tabs>
              <w:suppressAutoHyphens/>
              <w:jc w:val="center"/>
              <w:rPr>
                <w:sz w:val="16"/>
                <w:szCs w:val="16"/>
              </w:rPr>
            </w:pPr>
          </w:p>
          <w:p w14:paraId="76EE6216" w14:textId="77777777" w:rsidR="00137D5B" w:rsidRDefault="00137D5B" w:rsidP="00F559DD">
            <w:pPr>
              <w:tabs>
                <w:tab w:val="center" w:pos="904"/>
              </w:tabs>
              <w:suppressAutoHyphens/>
              <w:jc w:val="center"/>
              <w:rPr>
                <w:sz w:val="16"/>
                <w:szCs w:val="16"/>
              </w:rPr>
            </w:pPr>
          </w:p>
          <w:p w14:paraId="3235D03E" w14:textId="77777777" w:rsidR="00137D5B" w:rsidRDefault="00137D5B" w:rsidP="00F559DD">
            <w:pPr>
              <w:tabs>
                <w:tab w:val="center" w:pos="904"/>
              </w:tabs>
              <w:suppressAutoHyphens/>
              <w:jc w:val="center"/>
              <w:rPr>
                <w:sz w:val="16"/>
                <w:szCs w:val="16"/>
              </w:rPr>
            </w:pPr>
          </w:p>
          <w:p w14:paraId="5582A3E1" w14:textId="77777777" w:rsidR="00137D5B" w:rsidRPr="00651C8A" w:rsidRDefault="00137D5B" w:rsidP="00F559DD">
            <w:pPr>
              <w:tabs>
                <w:tab w:val="center" w:pos="904"/>
              </w:tabs>
              <w:suppressAutoHyphens/>
              <w:jc w:val="center"/>
              <w:rPr>
                <w:sz w:val="16"/>
                <w:szCs w:val="16"/>
              </w:rPr>
            </w:pPr>
            <w:r w:rsidRPr="00651C8A">
              <w:rPr>
                <w:sz w:val="16"/>
                <w:szCs w:val="16"/>
              </w:rPr>
              <w:t>56,020</w:t>
            </w:r>
          </w:p>
          <w:p w14:paraId="0FD5C1E9" w14:textId="77777777" w:rsidR="00137D5B" w:rsidRDefault="00137D5B" w:rsidP="00F559DD">
            <w:pPr>
              <w:tabs>
                <w:tab w:val="center" w:pos="904"/>
              </w:tabs>
              <w:suppressAutoHyphens/>
              <w:jc w:val="center"/>
              <w:rPr>
                <w:sz w:val="16"/>
                <w:szCs w:val="16"/>
              </w:rPr>
            </w:pPr>
            <w:r w:rsidRPr="00651C8A">
              <w:rPr>
                <w:sz w:val="16"/>
                <w:szCs w:val="16"/>
              </w:rPr>
              <w:t>18,470</w:t>
            </w:r>
          </w:p>
          <w:p w14:paraId="167CD2F3" w14:textId="77777777" w:rsidR="00137D5B" w:rsidRDefault="00137D5B" w:rsidP="00F559DD">
            <w:pPr>
              <w:tabs>
                <w:tab w:val="center" w:pos="904"/>
              </w:tabs>
              <w:suppressAutoHyphens/>
              <w:jc w:val="center"/>
              <w:rPr>
                <w:sz w:val="16"/>
                <w:szCs w:val="16"/>
              </w:rPr>
            </w:pPr>
          </w:p>
          <w:p w14:paraId="4DB57CCF" w14:textId="77777777" w:rsidR="00137D5B" w:rsidRPr="00651C8A" w:rsidRDefault="00137D5B" w:rsidP="00F559DD">
            <w:pPr>
              <w:tabs>
                <w:tab w:val="center" w:pos="904"/>
              </w:tabs>
              <w:suppressAutoHyphens/>
              <w:jc w:val="center"/>
              <w:rPr>
                <w:sz w:val="16"/>
                <w:szCs w:val="16"/>
              </w:rPr>
            </w:pPr>
            <w:r w:rsidRPr="00651C8A">
              <w:rPr>
                <w:sz w:val="16"/>
                <w:szCs w:val="16"/>
              </w:rPr>
              <w:t>39,960</w:t>
            </w:r>
          </w:p>
          <w:p w14:paraId="4681E472" w14:textId="77777777" w:rsidR="00137D5B" w:rsidRDefault="00137D5B" w:rsidP="00F559DD">
            <w:pPr>
              <w:tabs>
                <w:tab w:val="center" w:pos="904"/>
              </w:tabs>
              <w:suppressAutoHyphens/>
              <w:jc w:val="center"/>
              <w:rPr>
                <w:sz w:val="16"/>
                <w:szCs w:val="16"/>
              </w:rPr>
            </w:pPr>
            <w:r w:rsidRPr="00651C8A">
              <w:rPr>
                <w:sz w:val="16"/>
                <w:szCs w:val="16"/>
              </w:rPr>
              <w:t>13,490</w:t>
            </w:r>
          </w:p>
          <w:p w14:paraId="0025BBB1" w14:textId="77777777" w:rsidR="00137D5B" w:rsidRDefault="00137D5B" w:rsidP="00F559DD">
            <w:pPr>
              <w:tabs>
                <w:tab w:val="center" w:pos="904"/>
              </w:tabs>
              <w:suppressAutoHyphens/>
              <w:jc w:val="center"/>
              <w:rPr>
                <w:sz w:val="16"/>
                <w:szCs w:val="16"/>
              </w:rPr>
            </w:pPr>
          </w:p>
          <w:p w14:paraId="429E1359" w14:textId="77777777" w:rsidR="00137D5B" w:rsidRDefault="00137D5B" w:rsidP="00F559DD">
            <w:pPr>
              <w:tabs>
                <w:tab w:val="center" w:pos="904"/>
              </w:tabs>
              <w:suppressAutoHyphens/>
              <w:jc w:val="center"/>
              <w:rPr>
                <w:sz w:val="16"/>
                <w:szCs w:val="16"/>
              </w:rPr>
            </w:pPr>
          </w:p>
          <w:p w14:paraId="455910F4" w14:textId="77777777" w:rsidR="00137D5B" w:rsidRDefault="00137D5B" w:rsidP="00F559DD">
            <w:pPr>
              <w:tabs>
                <w:tab w:val="center" w:pos="904"/>
              </w:tabs>
              <w:suppressAutoHyphens/>
              <w:jc w:val="center"/>
              <w:rPr>
                <w:sz w:val="16"/>
                <w:szCs w:val="16"/>
              </w:rPr>
            </w:pPr>
          </w:p>
          <w:p w14:paraId="04EC3DC8" w14:textId="77777777" w:rsidR="00137D5B" w:rsidRDefault="00137D5B" w:rsidP="00F559DD">
            <w:pPr>
              <w:tabs>
                <w:tab w:val="center" w:pos="904"/>
              </w:tabs>
              <w:suppressAutoHyphens/>
              <w:jc w:val="center"/>
              <w:rPr>
                <w:sz w:val="16"/>
                <w:szCs w:val="16"/>
              </w:rPr>
            </w:pPr>
          </w:p>
          <w:p w14:paraId="760ACCAA" w14:textId="77777777" w:rsidR="00137D5B" w:rsidRDefault="00137D5B" w:rsidP="00F559DD">
            <w:pPr>
              <w:tabs>
                <w:tab w:val="center" w:pos="904"/>
              </w:tabs>
              <w:suppressAutoHyphens/>
              <w:jc w:val="center"/>
              <w:rPr>
                <w:sz w:val="16"/>
                <w:szCs w:val="16"/>
              </w:rPr>
            </w:pPr>
          </w:p>
          <w:p w14:paraId="175A79A4" w14:textId="77777777" w:rsidR="00137D5B" w:rsidRDefault="00137D5B" w:rsidP="00F559DD">
            <w:pPr>
              <w:tabs>
                <w:tab w:val="center" w:pos="904"/>
              </w:tabs>
              <w:suppressAutoHyphens/>
              <w:jc w:val="center"/>
              <w:rPr>
                <w:sz w:val="16"/>
                <w:szCs w:val="16"/>
              </w:rPr>
            </w:pPr>
          </w:p>
          <w:p w14:paraId="04F94101" w14:textId="77777777" w:rsidR="00137D5B" w:rsidRDefault="00137D5B" w:rsidP="00F559DD">
            <w:pPr>
              <w:tabs>
                <w:tab w:val="center" w:pos="904"/>
              </w:tabs>
              <w:suppressAutoHyphens/>
              <w:jc w:val="center"/>
              <w:rPr>
                <w:sz w:val="16"/>
                <w:szCs w:val="16"/>
              </w:rPr>
            </w:pPr>
          </w:p>
          <w:p w14:paraId="693F6E38" w14:textId="77777777" w:rsidR="00137D5B" w:rsidRDefault="00137D5B" w:rsidP="00F559DD">
            <w:pPr>
              <w:tabs>
                <w:tab w:val="center" w:pos="904"/>
              </w:tabs>
              <w:suppressAutoHyphens/>
              <w:jc w:val="center"/>
              <w:rPr>
                <w:sz w:val="16"/>
                <w:szCs w:val="16"/>
              </w:rPr>
            </w:pPr>
          </w:p>
          <w:p w14:paraId="417456A6" w14:textId="77777777" w:rsidR="00137D5B" w:rsidRDefault="00137D5B" w:rsidP="00F559DD">
            <w:pPr>
              <w:tabs>
                <w:tab w:val="center" w:pos="904"/>
              </w:tabs>
              <w:suppressAutoHyphens/>
              <w:jc w:val="center"/>
              <w:rPr>
                <w:sz w:val="16"/>
                <w:szCs w:val="16"/>
              </w:rPr>
            </w:pPr>
          </w:p>
          <w:p w14:paraId="272D0542" w14:textId="77777777" w:rsidR="00137D5B" w:rsidRPr="00651C8A" w:rsidRDefault="00137D5B" w:rsidP="00F559DD">
            <w:pPr>
              <w:tabs>
                <w:tab w:val="center" w:pos="904"/>
              </w:tabs>
              <w:suppressAutoHyphens/>
              <w:jc w:val="center"/>
              <w:rPr>
                <w:sz w:val="16"/>
                <w:szCs w:val="16"/>
              </w:rPr>
            </w:pPr>
            <w:r w:rsidRPr="00651C8A">
              <w:rPr>
                <w:sz w:val="16"/>
                <w:szCs w:val="16"/>
              </w:rPr>
              <w:t>8,440</w:t>
            </w:r>
          </w:p>
          <w:p w14:paraId="052F7E7C" w14:textId="77777777" w:rsidR="00137D5B" w:rsidRPr="00651C8A" w:rsidRDefault="00137D5B" w:rsidP="00F559DD">
            <w:pPr>
              <w:tabs>
                <w:tab w:val="center" w:pos="904"/>
              </w:tabs>
              <w:suppressAutoHyphens/>
              <w:jc w:val="center"/>
              <w:rPr>
                <w:sz w:val="16"/>
                <w:szCs w:val="16"/>
              </w:rPr>
            </w:pPr>
            <w:r w:rsidRPr="00651C8A">
              <w:rPr>
                <w:sz w:val="16"/>
                <w:szCs w:val="16"/>
              </w:rPr>
              <w:t>9,500</w:t>
            </w:r>
          </w:p>
          <w:p w14:paraId="0A1415CB" w14:textId="77777777" w:rsidR="00137D5B" w:rsidRPr="00651C8A" w:rsidRDefault="00137D5B" w:rsidP="00F559DD">
            <w:pPr>
              <w:tabs>
                <w:tab w:val="center" w:pos="904"/>
              </w:tabs>
              <w:suppressAutoHyphens/>
              <w:jc w:val="center"/>
              <w:rPr>
                <w:sz w:val="16"/>
                <w:szCs w:val="16"/>
              </w:rPr>
            </w:pPr>
            <w:r w:rsidRPr="00651C8A">
              <w:rPr>
                <w:sz w:val="16"/>
                <w:szCs w:val="16"/>
              </w:rPr>
              <w:t>11,470</w:t>
            </w:r>
          </w:p>
          <w:p w14:paraId="3F94CFCF" w14:textId="77777777" w:rsidR="00137D5B" w:rsidRPr="00651C8A" w:rsidRDefault="00137D5B" w:rsidP="00F559DD">
            <w:pPr>
              <w:tabs>
                <w:tab w:val="center" w:pos="904"/>
              </w:tabs>
              <w:suppressAutoHyphens/>
              <w:jc w:val="center"/>
              <w:rPr>
                <w:sz w:val="16"/>
                <w:szCs w:val="16"/>
              </w:rPr>
            </w:pPr>
            <w:r w:rsidRPr="00651C8A">
              <w:rPr>
                <w:sz w:val="16"/>
                <w:szCs w:val="16"/>
              </w:rPr>
              <w:t>15,980</w:t>
            </w:r>
          </w:p>
          <w:p w14:paraId="4AF5017B" w14:textId="77777777" w:rsidR="00137D5B" w:rsidRPr="00651C8A" w:rsidRDefault="00137D5B" w:rsidP="00F559DD">
            <w:pPr>
              <w:tabs>
                <w:tab w:val="center" w:pos="904"/>
              </w:tabs>
              <w:suppressAutoHyphens/>
              <w:jc w:val="center"/>
              <w:rPr>
                <w:sz w:val="16"/>
                <w:szCs w:val="16"/>
              </w:rPr>
            </w:pPr>
            <w:r w:rsidRPr="00651C8A">
              <w:rPr>
                <w:sz w:val="16"/>
                <w:szCs w:val="16"/>
              </w:rPr>
              <w:t>24,000</w:t>
            </w:r>
          </w:p>
          <w:p w14:paraId="344697E3" w14:textId="77777777" w:rsidR="00137D5B" w:rsidRPr="00651C8A" w:rsidRDefault="00137D5B" w:rsidP="00F559DD">
            <w:pPr>
              <w:tabs>
                <w:tab w:val="center" w:pos="904"/>
              </w:tabs>
              <w:suppressAutoHyphens/>
              <w:jc w:val="center"/>
              <w:rPr>
                <w:sz w:val="16"/>
                <w:szCs w:val="16"/>
              </w:rPr>
            </w:pPr>
            <w:r w:rsidRPr="00651C8A">
              <w:rPr>
                <w:sz w:val="16"/>
                <w:szCs w:val="16"/>
              </w:rPr>
              <w:t>31,960</w:t>
            </w:r>
          </w:p>
          <w:p w14:paraId="133DAEE4" w14:textId="77777777" w:rsidR="00137D5B" w:rsidRPr="00651C8A" w:rsidRDefault="00137D5B" w:rsidP="00F559DD">
            <w:pPr>
              <w:tabs>
                <w:tab w:val="center" w:pos="904"/>
              </w:tabs>
              <w:suppressAutoHyphens/>
              <w:jc w:val="center"/>
              <w:rPr>
                <w:sz w:val="16"/>
                <w:szCs w:val="16"/>
              </w:rPr>
            </w:pPr>
            <w:r w:rsidRPr="00651C8A">
              <w:rPr>
                <w:sz w:val="16"/>
                <w:szCs w:val="16"/>
              </w:rPr>
              <w:t>39,960</w:t>
            </w:r>
          </w:p>
          <w:p w14:paraId="406B28FC" w14:textId="77777777" w:rsidR="00137D5B" w:rsidRPr="00651C8A" w:rsidRDefault="00137D5B" w:rsidP="00F559DD">
            <w:pPr>
              <w:tabs>
                <w:tab w:val="center" w:pos="904"/>
              </w:tabs>
              <w:suppressAutoHyphens/>
              <w:jc w:val="center"/>
              <w:rPr>
                <w:sz w:val="16"/>
                <w:szCs w:val="16"/>
              </w:rPr>
            </w:pPr>
            <w:r w:rsidRPr="00651C8A">
              <w:rPr>
                <w:sz w:val="16"/>
                <w:szCs w:val="16"/>
              </w:rPr>
              <w:t>54,420</w:t>
            </w:r>
          </w:p>
          <w:p w14:paraId="6A102250" w14:textId="77777777" w:rsidR="00137D5B" w:rsidRPr="00651C8A" w:rsidRDefault="00137D5B" w:rsidP="00F559DD">
            <w:pPr>
              <w:tabs>
                <w:tab w:val="center" w:pos="904"/>
              </w:tabs>
              <w:suppressAutoHyphens/>
              <w:jc w:val="center"/>
              <w:rPr>
                <w:sz w:val="16"/>
                <w:szCs w:val="16"/>
              </w:rPr>
            </w:pPr>
            <w:r w:rsidRPr="00651C8A">
              <w:rPr>
                <w:sz w:val="16"/>
                <w:szCs w:val="16"/>
              </w:rPr>
              <w:t>71,090</w:t>
            </w:r>
          </w:p>
          <w:p w14:paraId="08013DF1" w14:textId="77777777" w:rsidR="00137D5B" w:rsidRPr="00651C8A" w:rsidRDefault="00137D5B" w:rsidP="00F559DD">
            <w:pPr>
              <w:tabs>
                <w:tab w:val="center" w:pos="904"/>
              </w:tabs>
              <w:suppressAutoHyphens/>
              <w:jc w:val="center"/>
              <w:rPr>
                <w:sz w:val="16"/>
                <w:szCs w:val="16"/>
              </w:rPr>
            </w:pPr>
            <w:r w:rsidRPr="00651C8A">
              <w:rPr>
                <w:sz w:val="16"/>
                <w:szCs w:val="16"/>
              </w:rPr>
              <w:t>88,060</w:t>
            </w:r>
          </w:p>
          <w:p w14:paraId="32B20917" w14:textId="77777777" w:rsidR="00137D5B" w:rsidRPr="00651C8A" w:rsidRDefault="00137D5B" w:rsidP="00F559DD">
            <w:pPr>
              <w:tabs>
                <w:tab w:val="center" w:pos="904"/>
              </w:tabs>
              <w:suppressAutoHyphens/>
              <w:jc w:val="center"/>
              <w:rPr>
                <w:sz w:val="16"/>
                <w:szCs w:val="16"/>
              </w:rPr>
            </w:pPr>
            <w:r w:rsidRPr="00651C8A">
              <w:rPr>
                <w:sz w:val="16"/>
                <w:szCs w:val="16"/>
              </w:rPr>
              <w:t>114,430</w:t>
            </w:r>
          </w:p>
          <w:p w14:paraId="73137638" w14:textId="77777777" w:rsidR="00137D5B" w:rsidRPr="00651C8A" w:rsidRDefault="00137D5B" w:rsidP="00F559DD">
            <w:pPr>
              <w:tabs>
                <w:tab w:val="center" w:pos="904"/>
              </w:tabs>
              <w:suppressAutoHyphens/>
              <w:jc w:val="center"/>
              <w:rPr>
                <w:sz w:val="16"/>
                <w:szCs w:val="16"/>
              </w:rPr>
            </w:pPr>
            <w:r w:rsidRPr="00651C8A">
              <w:rPr>
                <w:sz w:val="16"/>
                <w:szCs w:val="16"/>
              </w:rPr>
              <w:t>144,220</w:t>
            </w:r>
          </w:p>
          <w:p w14:paraId="4CAB2B65" w14:textId="77777777" w:rsidR="00137D5B" w:rsidRDefault="00137D5B" w:rsidP="00F559DD">
            <w:pPr>
              <w:tabs>
                <w:tab w:val="center" w:pos="904"/>
              </w:tabs>
              <w:suppressAutoHyphens/>
              <w:jc w:val="center"/>
              <w:rPr>
                <w:sz w:val="16"/>
                <w:szCs w:val="16"/>
              </w:rPr>
            </w:pPr>
            <w:r w:rsidRPr="00651C8A">
              <w:rPr>
                <w:sz w:val="16"/>
                <w:szCs w:val="16"/>
              </w:rPr>
              <w:t>176,570</w:t>
            </w:r>
          </w:p>
          <w:p w14:paraId="5DAC8EA4" w14:textId="77777777" w:rsidR="00137D5B" w:rsidRDefault="00137D5B" w:rsidP="00F559DD">
            <w:pPr>
              <w:tabs>
                <w:tab w:val="center" w:pos="904"/>
              </w:tabs>
              <w:suppressAutoHyphens/>
              <w:jc w:val="center"/>
              <w:rPr>
                <w:sz w:val="16"/>
                <w:szCs w:val="16"/>
              </w:rPr>
            </w:pPr>
          </w:p>
          <w:p w14:paraId="3FE91853" w14:textId="77777777" w:rsidR="00137D5B" w:rsidRPr="00651C8A" w:rsidRDefault="00137D5B" w:rsidP="00F559DD">
            <w:pPr>
              <w:tabs>
                <w:tab w:val="center" w:pos="904"/>
              </w:tabs>
              <w:suppressAutoHyphens/>
              <w:jc w:val="center"/>
              <w:rPr>
                <w:sz w:val="16"/>
                <w:szCs w:val="16"/>
              </w:rPr>
            </w:pPr>
            <w:r w:rsidRPr="00651C8A">
              <w:rPr>
                <w:sz w:val="16"/>
                <w:szCs w:val="16"/>
              </w:rPr>
              <w:t>4,900</w:t>
            </w:r>
          </w:p>
          <w:p w14:paraId="6C56ED75" w14:textId="77777777" w:rsidR="00137D5B" w:rsidRPr="00651C8A" w:rsidRDefault="00137D5B" w:rsidP="00F559DD">
            <w:pPr>
              <w:tabs>
                <w:tab w:val="center" w:pos="904"/>
              </w:tabs>
              <w:suppressAutoHyphens/>
              <w:jc w:val="center"/>
              <w:rPr>
                <w:sz w:val="16"/>
                <w:szCs w:val="16"/>
              </w:rPr>
            </w:pPr>
            <w:r w:rsidRPr="00651C8A">
              <w:rPr>
                <w:sz w:val="16"/>
                <w:szCs w:val="16"/>
              </w:rPr>
              <w:t>5,270</w:t>
            </w:r>
          </w:p>
          <w:p w14:paraId="5DE0A261" w14:textId="77777777" w:rsidR="00137D5B" w:rsidRPr="00651C8A" w:rsidRDefault="00137D5B" w:rsidP="00F559DD">
            <w:pPr>
              <w:tabs>
                <w:tab w:val="center" w:pos="904"/>
              </w:tabs>
              <w:suppressAutoHyphens/>
              <w:jc w:val="center"/>
              <w:rPr>
                <w:sz w:val="16"/>
                <w:szCs w:val="16"/>
              </w:rPr>
            </w:pPr>
            <w:r w:rsidRPr="00651C8A">
              <w:rPr>
                <w:sz w:val="16"/>
                <w:szCs w:val="16"/>
              </w:rPr>
              <w:t>7,390</w:t>
            </w:r>
          </w:p>
          <w:p w14:paraId="0DC24D44" w14:textId="77777777" w:rsidR="00137D5B" w:rsidRDefault="00137D5B" w:rsidP="00F559DD">
            <w:pPr>
              <w:tabs>
                <w:tab w:val="center" w:pos="904"/>
              </w:tabs>
              <w:suppressAutoHyphens/>
              <w:jc w:val="center"/>
              <w:rPr>
                <w:sz w:val="16"/>
                <w:szCs w:val="16"/>
              </w:rPr>
            </w:pPr>
            <w:r w:rsidRPr="00651C8A">
              <w:rPr>
                <w:sz w:val="16"/>
                <w:szCs w:val="16"/>
              </w:rPr>
              <w:t>9,190</w:t>
            </w:r>
          </w:p>
          <w:p w14:paraId="721ADE00" w14:textId="77777777" w:rsidR="00137D5B" w:rsidRDefault="00137D5B" w:rsidP="00F559DD">
            <w:pPr>
              <w:tabs>
                <w:tab w:val="center" w:pos="904"/>
              </w:tabs>
              <w:suppressAutoHyphens/>
              <w:jc w:val="center"/>
              <w:rPr>
                <w:sz w:val="16"/>
                <w:szCs w:val="16"/>
              </w:rPr>
            </w:pPr>
          </w:p>
          <w:p w14:paraId="0BC39DF7" w14:textId="77777777" w:rsidR="00137D5B" w:rsidRDefault="00137D5B" w:rsidP="00F559DD">
            <w:pPr>
              <w:tabs>
                <w:tab w:val="center" w:pos="904"/>
              </w:tabs>
              <w:suppressAutoHyphens/>
              <w:jc w:val="center"/>
              <w:rPr>
                <w:sz w:val="16"/>
                <w:szCs w:val="16"/>
              </w:rPr>
            </w:pPr>
          </w:p>
          <w:p w14:paraId="6A8FB8DC" w14:textId="77777777" w:rsidR="00137D5B" w:rsidRDefault="00137D5B" w:rsidP="00F559DD">
            <w:pPr>
              <w:tabs>
                <w:tab w:val="center" w:pos="904"/>
              </w:tabs>
              <w:suppressAutoHyphens/>
              <w:jc w:val="center"/>
              <w:rPr>
                <w:sz w:val="16"/>
                <w:szCs w:val="16"/>
              </w:rPr>
            </w:pPr>
          </w:p>
          <w:p w14:paraId="26B3CF9A" w14:textId="77777777" w:rsidR="00137D5B" w:rsidRDefault="00137D5B" w:rsidP="00F559DD">
            <w:pPr>
              <w:tabs>
                <w:tab w:val="center" w:pos="904"/>
              </w:tabs>
              <w:suppressAutoHyphens/>
              <w:jc w:val="center"/>
              <w:rPr>
                <w:sz w:val="16"/>
                <w:szCs w:val="16"/>
              </w:rPr>
            </w:pPr>
            <w:r w:rsidRPr="00651C8A">
              <w:rPr>
                <w:sz w:val="16"/>
                <w:szCs w:val="16"/>
              </w:rPr>
              <w:t>3,400</w:t>
            </w:r>
          </w:p>
          <w:p w14:paraId="5B300E33" w14:textId="77777777" w:rsidR="00137D5B" w:rsidRDefault="00137D5B" w:rsidP="00F559DD">
            <w:pPr>
              <w:tabs>
                <w:tab w:val="center" w:pos="904"/>
              </w:tabs>
              <w:suppressAutoHyphens/>
              <w:jc w:val="center"/>
              <w:rPr>
                <w:sz w:val="16"/>
                <w:szCs w:val="16"/>
              </w:rPr>
            </w:pPr>
          </w:p>
          <w:p w14:paraId="5D9DB0C3" w14:textId="77777777" w:rsidR="00137D5B" w:rsidRPr="00651C8A" w:rsidRDefault="00137D5B" w:rsidP="00F559DD">
            <w:pPr>
              <w:tabs>
                <w:tab w:val="center" w:pos="904"/>
              </w:tabs>
              <w:suppressAutoHyphens/>
              <w:jc w:val="center"/>
              <w:rPr>
                <w:sz w:val="16"/>
                <w:szCs w:val="16"/>
              </w:rPr>
            </w:pPr>
            <w:r w:rsidRPr="00651C8A">
              <w:rPr>
                <w:sz w:val="16"/>
                <w:szCs w:val="16"/>
              </w:rPr>
              <w:t>440</w:t>
            </w:r>
          </w:p>
        </w:tc>
      </w:tr>
      <w:tr w:rsidR="00137D5B" w:rsidRPr="00651C8A" w14:paraId="69FC9371" w14:textId="77777777" w:rsidTr="00F559DD">
        <w:trPr>
          <w:cantSplit/>
          <w:trHeight w:val="20"/>
          <w:jc w:val="center"/>
        </w:trPr>
        <w:tc>
          <w:tcPr>
            <w:tcW w:w="3633" w:type="dxa"/>
          </w:tcPr>
          <w:p w14:paraId="7778353D" w14:textId="77777777" w:rsidR="00137D5B" w:rsidRPr="00651C8A" w:rsidRDefault="00137D5B" w:rsidP="00F559DD">
            <w:pPr>
              <w:pStyle w:val="TOC"/>
              <w:tabs>
                <w:tab w:val="clear" w:pos="-32"/>
                <w:tab w:val="clear" w:pos="240"/>
                <w:tab w:val="clear" w:pos="480"/>
                <w:tab w:val="clear" w:pos="720"/>
                <w:tab w:val="clear" w:pos="960"/>
                <w:tab w:val="clear" w:pos="1200"/>
                <w:tab w:val="clear" w:pos="1440"/>
                <w:tab w:val="clear" w:pos="1680"/>
                <w:tab w:val="clear" w:pos="1920"/>
                <w:tab w:val="clear" w:pos="2160"/>
                <w:tab w:val="clear" w:pos="2400"/>
                <w:tab w:val="clear" w:pos="2640"/>
                <w:tab w:val="clear" w:pos="2880"/>
                <w:tab w:val="clear" w:pos="3120"/>
                <w:tab w:val="clear" w:pos="3360"/>
                <w:tab w:val="clear" w:pos="3600"/>
                <w:tab w:val="clear" w:pos="3840"/>
                <w:tab w:val="clear" w:pos="4080"/>
                <w:tab w:val="clear" w:pos="4320"/>
                <w:tab w:val="clear" w:pos="4560"/>
                <w:tab w:val="clear" w:pos="4800"/>
                <w:tab w:val="clear" w:pos="5040"/>
                <w:tab w:val="clear" w:pos="5280"/>
                <w:tab w:val="clear" w:pos="5520"/>
                <w:tab w:val="clear" w:pos="5760"/>
                <w:tab w:val="clear" w:pos="6000"/>
                <w:tab w:val="clear" w:pos="6240"/>
                <w:tab w:val="clear" w:pos="6480"/>
                <w:tab w:val="clear" w:pos="6720"/>
                <w:tab w:val="clear" w:pos="6960"/>
                <w:tab w:val="clear" w:pos="7200"/>
                <w:tab w:val="clear" w:pos="7440"/>
                <w:tab w:val="clear" w:pos="7680"/>
                <w:tab w:val="clear" w:pos="7920"/>
                <w:tab w:val="clear" w:pos="8160"/>
                <w:tab w:val="clear" w:pos="8640"/>
                <w:tab w:val="clear" w:pos="9120"/>
                <w:tab w:val="clear" w:pos="9600"/>
                <w:tab w:val="clear" w:pos="10080"/>
                <w:tab w:val="clear" w:pos="10560"/>
                <w:tab w:val="left" w:pos="-720"/>
              </w:tabs>
              <w:rPr>
                <w:rFonts w:ascii="Times New Roman" w:hAnsi="Times New Roman" w:cs="Times New Roman"/>
                <w:sz w:val="16"/>
                <w:szCs w:val="16"/>
              </w:rPr>
            </w:pPr>
            <w:r w:rsidRPr="00651C8A">
              <w:rPr>
                <w:rFonts w:ascii="Times New Roman" w:hAnsi="Times New Roman" w:cs="Times New Roman"/>
                <w:sz w:val="16"/>
                <w:szCs w:val="16"/>
              </w:rPr>
              <w:t>Pipe Lines - Lease Lines</w:t>
            </w:r>
          </w:p>
          <w:p w14:paraId="599F4E49" w14:textId="77777777" w:rsidR="00137D5B" w:rsidRPr="00651C8A" w:rsidRDefault="00137D5B" w:rsidP="00F559DD">
            <w:pPr>
              <w:tabs>
                <w:tab w:val="left" w:pos="-720"/>
              </w:tabs>
              <w:suppressAutoHyphens/>
              <w:rPr>
                <w:sz w:val="16"/>
                <w:szCs w:val="16"/>
              </w:rPr>
            </w:pPr>
            <w:r w:rsidRPr="00651C8A">
              <w:rPr>
                <w:sz w:val="16"/>
                <w:szCs w:val="16"/>
              </w:rPr>
              <w:t xml:space="preserve"> Steel</w:t>
            </w:r>
          </w:p>
          <w:p w14:paraId="4F8B1A5D" w14:textId="77777777" w:rsidR="00137D5B" w:rsidRPr="00651C8A" w:rsidRDefault="00137D5B" w:rsidP="00F559DD">
            <w:pPr>
              <w:tabs>
                <w:tab w:val="left" w:pos="-720"/>
              </w:tabs>
              <w:suppressAutoHyphens/>
              <w:rPr>
                <w:sz w:val="16"/>
                <w:szCs w:val="16"/>
              </w:rPr>
            </w:pPr>
            <w:r w:rsidRPr="00651C8A">
              <w:rPr>
                <w:sz w:val="16"/>
                <w:szCs w:val="16"/>
              </w:rPr>
              <w:t xml:space="preserve"> 2 In. nominal size—per mile</w:t>
            </w:r>
          </w:p>
          <w:p w14:paraId="267F4571" w14:textId="77777777" w:rsidR="00137D5B" w:rsidRPr="00651C8A" w:rsidRDefault="00137D5B" w:rsidP="00F559DD">
            <w:pPr>
              <w:tabs>
                <w:tab w:val="left" w:pos="-720"/>
              </w:tabs>
              <w:suppressAutoHyphens/>
              <w:rPr>
                <w:sz w:val="16"/>
                <w:szCs w:val="16"/>
              </w:rPr>
            </w:pPr>
            <w:r w:rsidRPr="00651C8A">
              <w:rPr>
                <w:sz w:val="16"/>
                <w:szCs w:val="16"/>
              </w:rPr>
              <w:t xml:space="preserve"> 2 ½ In. nominal size—per mile</w:t>
            </w:r>
          </w:p>
          <w:p w14:paraId="7B97C9DA" w14:textId="77777777" w:rsidR="00137D5B" w:rsidRPr="00651C8A" w:rsidRDefault="00137D5B" w:rsidP="00F559DD">
            <w:pPr>
              <w:tabs>
                <w:tab w:val="left" w:pos="-720"/>
              </w:tabs>
              <w:suppressAutoHyphens/>
              <w:rPr>
                <w:sz w:val="16"/>
                <w:szCs w:val="16"/>
              </w:rPr>
            </w:pPr>
            <w:r w:rsidRPr="00651C8A">
              <w:rPr>
                <w:sz w:val="16"/>
                <w:szCs w:val="16"/>
              </w:rPr>
              <w:t xml:space="preserve"> 3 and 3 ½ In. nominal size—per mile</w:t>
            </w:r>
          </w:p>
          <w:p w14:paraId="0927AD2E" w14:textId="77777777" w:rsidR="00137D5B" w:rsidRPr="00651C8A" w:rsidRDefault="00137D5B" w:rsidP="00F559DD">
            <w:pPr>
              <w:tabs>
                <w:tab w:val="left" w:pos="-720"/>
              </w:tabs>
              <w:suppressAutoHyphens/>
              <w:rPr>
                <w:sz w:val="16"/>
                <w:szCs w:val="16"/>
              </w:rPr>
            </w:pPr>
            <w:r w:rsidRPr="00651C8A">
              <w:rPr>
                <w:sz w:val="16"/>
                <w:szCs w:val="16"/>
              </w:rPr>
              <w:t xml:space="preserve"> 4, 4 ½ and 5 In. nominal size—per mile</w:t>
            </w:r>
          </w:p>
          <w:p w14:paraId="522B7049" w14:textId="77777777" w:rsidR="00137D5B" w:rsidRPr="00651C8A" w:rsidRDefault="00137D5B" w:rsidP="00F559DD">
            <w:pPr>
              <w:tabs>
                <w:tab w:val="left" w:pos="-720"/>
              </w:tabs>
              <w:suppressAutoHyphens/>
              <w:rPr>
                <w:sz w:val="16"/>
                <w:szCs w:val="16"/>
              </w:rPr>
            </w:pPr>
            <w:r w:rsidRPr="00651C8A">
              <w:rPr>
                <w:sz w:val="16"/>
                <w:szCs w:val="16"/>
              </w:rPr>
              <w:t xml:space="preserve"> 6 In. nominal size—per mile</w:t>
            </w:r>
          </w:p>
          <w:p w14:paraId="677F91A9" w14:textId="77777777" w:rsidR="00137D5B" w:rsidRPr="00651C8A" w:rsidRDefault="00137D5B" w:rsidP="00F559DD">
            <w:pPr>
              <w:tabs>
                <w:tab w:val="left" w:pos="-720"/>
              </w:tabs>
              <w:suppressAutoHyphens/>
              <w:rPr>
                <w:sz w:val="16"/>
                <w:szCs w:val="16"/>
              </w:rPr>
            </w:pPr>
            <w:r w:rsidRPr="00651C8A">
              <w:rPr>
                <w:sz w:val="16"/>
                <w:szCs w:val="16"/>
              </w:rPr>
              <w:t xml:space="preserve"> Poly Pipe</w:t>
            </w:r>
          </w:p>
          <w:p w14:paraId="2403E4E0" w14:textId="77777777" w:rsidR="00137D5B" w:rsidRPr="00651C8A" w:rsidRDefault="00137D5B" w:rsidP="00F559DD">
            <w:pPr>
              <w:tabs>
                <w:tab w:val="left" w:pos="-720"/>
              </w:tabs>
              <w:suppressAutoHyphens/>
              <w:rPr>
                <w:sz w:val="16"/>
                <w:szCs w:val="16"/>
              </w:rPr>
            </w:pPr>
            <w:r w:rsidRPr="00651C8A">
              <w:rPr>
                <w:sz w:val="16"/>
                <w:szCs w:val="16"/>
              </w:rPr>
              <w:t xml:space="preserve"> 2 In. nominal size—per mile</w:t>
            </w:r>
          </w:p>
          <w:p w14:paraId="44702F1B" w14:textId="77777777" w:rsidR="00137D5B" w:rsidRPr="00651C8A" w:rsidRDefault="00137D5B" w:rsidP="00F559DD">
            <w:pPr>
              <w:tabs>
                <w:tab w:val="left" w:pos="-720"/>
              </w:tabs>
              <w:suppressAutoHyphens/>
              <w:rPr>
                <w:sz w:val="16"/>
                <w:szCs w:val="16"/>
              </w:rPr>
            </w:pPr>
            <w:r w:rsidRPr="00651C8A">
              <w:rPr>
                <w:sz w:val="16"/>
                <w:szCs w:val="16"/>
              </w:rPr>
              <w:t xml:space="preserve"> 2 ½ In. nominal size—per mile</w:t>
            </w:r>
          </w:p>
          <w:p w14:paraId="1ECBEE76" w14:textId="77777777" w:rsidR="00137D5B" w:rsidRPr="00651C8A" w:rsidRDefault="00137D5B" w:rsidP="00F559DD">
            <w:pPr>
              <w:tabs>
                <w:tab w:val="left" w:pos="-720"/>
              </w:tabs>
              <w:suppressAutoHyphens/>
              <w:rPr>
                <w:sz w:val="16"/>
                <w:szCs w:val="16"/>
              </w:rPr>
            </w:pPr>
            <w:r w:rsidRPr="00651C8A">
              <w:rPr>
                <w:sz w:val="16"/>
                <w:szCs w:val="16"/>
              </w:rPr>
              <w:t xml:space="preserve"> 3 In. nominal size—per mile</w:t>
            </w:r>
          </w:p>
          <w:p w14:paraId="1087DB91" w14:textId="77777777" w:rsidR="00137D5B" w:rsidRPr="00651C8A" w:rsidRDefault="00137D5B" w:rsidP="00F559DD">
            <w:pPr>
              <w:tabs>
                <w:tab w:val="left" w:pos="-720"/>
              </w:tabs>
              <w:suppressAutoHyphens/>
              <w:rPr>
                <w:sz w:val="16"/>
                <w:szCs w:val="16"/>
              </w:rPr>
            </w:pPr>
            <w:r w:rsidRPr="00651C8A">
              <w:rPr>
                <w:sz w:val="16"/>
                <w:szCs w:val="16"/>
              </w:rPr>
              <w:t xml:space="preserve"> 4 In. nominal size—per mile</w:t>
            </w:r>
          </w:p>
          <w:p w14:paraId="46FF1414" w14:textId="77777777" w:rsidR="00137D5B" w:rsidRPr="00651C8A" w:rsidRDefault="00137D5B" w:rsidP="00F559DD">
            <w:pPr>
              <w:tabs>
                <w:tab w:val="left" w:pos="-720"/>
              </w:tabs>
              <w:suppressAutoHyphens/>
              <w:rPr>
                <w:sz w:val="16"/>
                <w:szCs w:val="16"/>
              </w:rPr>
            </w:pPr>
            <w:r w:rsidRPr="00651C8A">
              <w:rPr>
                <w:sz w:val="16"/>
                <w:szCs w:val="16"/>
              </w:rPr>
              <w:t xml:space="preserve"> 6 In. nominal size—per mile</w:t>
            </w:r>
          </w:p>
        </w:tc>
        <w:tc>
          <w:tcPr>
            <w:tcW w:w="1046" w:type="dxa"/>
          </w:tcPr>
          <w:p w14:paraId="42B22B44" w14:textId="77777777" w:rsidR="00137D5B" w:rsidRDefault="00137D5B" w:rsidP="00F559DD">
            <w:pPr>
              <w:tabs>
                <w:tab w:val="center" w:pos="904"/>
              </w:tabs>
              <w:suppressAutoHyphens/>
              <w:jc w:val="center"/>
              <w:rPr>
                <w:sz w:val="16"/>
                <w:szCs w:val="16"/>
              </w:rPr>
            </w:pPr>
          </w:p>
          <w:p w14:paraId="4832AE0A" w14:textId="77777777" w:rsidR="00137D5B" w:rsidRDefault="00137D5B" w:rsidP="00F559DD">
            <w:pPr>
              <w:tabs>
                <w:tab w:val="center" w:pos="904"/>
              </w:tabs>
              <w:suppressAutoHyphens/>
              <w:jc w:val="center"/>
              <w:rPr>
                <w:sz w:val="16"/>
                <w:szCs w:val="16"/>
              </w:rPr>
            </w:pPr>
          </w:p>
          <w:p w14:paraId="5B4B8368" w14:textId="77777777" w:rsidR="00137D5B" w:rsidRPr="00651C8A" w:rsidRDefault="00137D5B" w:rsidP="00F559DD">
            <w:pPr>
              <w:tabs>
                <w:tab w:val="center" w:pos="904"/>
              </w:tabs>
              <w:suppressAutoHyphens/>
              <w:jc w:val="center"/>
              <w:rPr>
                <w:sz w:val="16"/>
                <w:szCs w:val="16"/>
              </w:rPr>
            </w:pPr>
            <w:r w:rsidRPr="00651C8A">
              <w:rPr>
                <w:sz w:val="16"/>
                <w:szCs w:val="16"/>
              </w:rPr>
              <w:t>24,570</w:t>
            </w:r>
          </w:p>
          <w:p w14:paraId="7AFD1B72" w14:textId="77777777" w:rsidR="00137D5B" w:rsidRPr="00651C8A" w:rsidRDefault="00137D5B" w:rsidP="00F559DD">
            <w:pPr>
              <w:tabs>
                <w:tab w:val="center" w:pos="904"/>
              </w:tabs>
              <w:suppressAutoHyphens/>
              <w:jc w:val="center"/>
              <w:rPr>
                <w:sz w:val="16"/>
                <w:szCs w:val="16"/>
              </w:rPr>
            </w:pPr>
            <w:r w:rsidRPr="00651C8A">
              <w:rPr>
                <w:sz w:val="16"/>
                <w:szCs w:val="16"/>
              </w:rPr>
              <w:t>33,090</w:t>
            </w:r>
          </w:p>
          <w:p w14:paraId="5B12EF7B" w14:textId="77777777" w:rsidR="00137D5B" w:rsidRPr="00651C8A" w:rsidRDefault="00137D5B" w:rsidP="00F559DD">
            <w:pPr>
              <w:tabs>
                <w:tab w:val="center" w:pos="904"/>
              </w:tabs>
              <w:suppressAutoHyphens/>
              <w:jc w:val="center"/>
              <w:rPr>
                <w:sz w:val="16"/>
                <w:szCs w:val="16"/>
              </w:rPr>
            </w:pPr>
            <w:r w:rsidRPr="00651C8A">
              <w:rPr>
                <w:sz w:val="16"/>
                <w:szCs w:val="16"/>
              </w:rPr>
              <w:t>42,220</w:t>
            </w:r>
          </w:p>
          <w:p w14:paraId="007A2052" w14:textId="77777777" w:rsidR="00137D5B" w:rsidRPr="00651C8A" w:rsidRDefault="00137D5B" w:rsidP="00F559DD">
            <w:pPr>
              <w:tabs>
                <w:tab w:val="center" w:pos="904"/>
              </w:tabs>
              <w:suppressAutoHyphens/>
              <w:jc w:val="center"/>
              <w:rPr>
                <w:sz w:val="16"/>
                <w:szCs w:val="16"/>
              </w:rPr>
            </w:pPr>
            <w:r w:rsidRPr="00651C8A">
              <w:rPr>
                <w:sz w:val="16"/>
                <w:szCs w:val="16"/>
              </w:rPr>
              <w:t>72,600</w:t>
            </w:r>
          </w:p>
          <w:p w14:paraId="6836AD13" w14:textId="77777777" w:rsidR="00137D5B" w:rsidRDefault="00137D5B" w:rsidP="00F559DD">
            <w:pPr>
              <w:tabs>
                <w:tab w:val="center" w:pos="904"/>
              </w:tabs>
              <w:suppressAutoHyphens/>
              <w:jc w:val="center"/>
              <w:rPr>
                <w:sz w:val="16"/>
                <w:szCs w:val="16"/>
              </w:rPr>
            </w:pPr>
            <w:r w:rsidRPr="00651C8A">
              <w:rPr>
                <w:sz w:val="16"/>
                <w:szCs w:val="16"/>
              </w:rPr>
              <w:t>106,600</w:t>
            </w:r>
          </w:p>
          <w:p w14:paraId="149A9017" w14:textId="77777777" w:rsidR="00137D5B" w:rsidRDefault="00137D5B" w:rsidP="00F559DD">
            <w:pPr>
              <w:tabs>
                <w:tab w:val="center" w:pos="904"/>
              </w:tabs>
              <w:suppressAutoHyphens/>
              <w:jc w:val="center"/>
              <w:rPr>
                <w:sz w:val="16"/>
                <w:szCs w:val="16"/>
              </w:rPr>
            </w:pPr>
          </w:p>
          <w:p w14:paraId="08968DAA" w14:textId="77777777" w:rsidR="00137D5B" w:rsidRPr="00651C8A" w:rsidRDefault="00137D5B" w:rsidP="00F559DD">
            <w:pPr>
              <w:tabs>
                <w:tab w:val="center" w:pos="904"/>
              </w:tabs>
              <w:suppressAutoHyphens/>
              <w:jc w:val="center"/>
              <w:rPr>
                <w:sz w:val="16"/>
                <w:szCs w:val="16"/>
              </w:rPr>
            </w:pPr>
            <w:r w:rsidRPr="00651C8A">
              <w:rPr>
                <w:sz w:val="16"/>
                <w:szCs w:val="16"/>
              </w:rPr>
              <w:t>13,490</w:t>
            </w:r>
          </w:p>
          <w:p w14:paraId="12C554EE" w14:textId="77777777" w:rsidR="00137D5B" w:rsidRPr="00651C8A" w:rsidRDefault="00137D5B" w:rsidP="00F559DD">
            <w:pPr>
              <w:tabs>
                <w:tab w:val="center" w:pos="904"/>
              </w:tabs>
              <w:suppressAutoHyphens/>
              <w:jc w:val="center"/>
              <w:rPr>
                <w:sz w:val="16"/>
                <w:szCs w:val="16"/>
              </w:rPr>
            </w:pPr>
            <w:r w:rsidRPr="00651C8A">
              <w:rPr>
                <w:sz w:val="16"/>
                <w:szCs w:val="16"/>
              </w:rPr>
              <w:t>18,180</w:t>
            </w:r>
          </w:p>
          <w:p w14:paraId="3757DB58" w14:textId="77777777" w:rsidR="00137D5B" w:rsidRPr="00651C8A" w:rsidRDefault="00137D5B" w:rsidP="00F559DD">
            <w:pPr>
              <w:tabs>
                <w:tab w:val="center" w:pos="904"/>
              </w:tabs>
              <w:suppressAutoHyphens/>
              <w:jc w:val="center"/>
              <w:rPr>
                <w:sz w:val="16"/>
                <w:szCs w:val="16"/>
              </w:rPr>
            </w:pPr>
            <w:r w:rsidRPr="00651C8A">
              <w:rPr>
                <w:sz w:val="16"/>
                <w:szCs w:val="16"/>
              </w:rPr>
              <w:t>23,220</w:t>
            </w:r>
          </w:p>
          <w:p w14:paraId="4086913E" w14:textId="77777777" w:rsidR="00137D5B" w:rsidRPr="00651C8A" w:rsidRDefault="00137D5B" w:rsidP="00F559DD">
            <w:pPr>
              <w:tabs>
                <w:tab w:val="center" w:pos="904"/>
              </w:tabs>
              <w:suppressAutoHyphens/>
              <w:jc w:val="center"/>
              <w:rPr>
                <w:sz w:val="16"/>
                <w:szCs w:val="16"/>
              </w:rPr>
            </w:pPr>
            <w:r w:rsidRPr="00651C8A">
              <w:rPr>
                <w:sz w:val="16"/>
                <w:szCs w:val="16"/>
              </w:rPr>
              <w:t>39,880</w:t>
            </w:r>
          </w:p>
          <w:p w14:paraId="057EBBF0" w14:textId="77777777" w:rsidR="00137D5B" w:rsidRPr="00651C8A" w:rsidRDefault="00137D5B" w:rsidP="00F559DD">
            <w:pPr>
              <w:tabs>
                <w:tab w:val="center" w:pos="904"/>
              </w:tabs>
              <w:suppressAutoHyphens/>
              <w:jc w:val="center"/>
              <w:rPr>
                <w:sz w:val="16"/>
                <w:szCs w:val="16"/>
              </w:rPr>
            </w:pPr>
            <w:r w:rsidRPr="00651C8A">
              <w:rPr>
                <w:sz w:val="16"/>
                <w:szCs w:val="16"/>
              </w:rPr>
              <w:t>58,570</w:t>
            </w:r>
          </w:p>
        </w:tc>
      </w:tr>
      <w:tr w:rsidR="00137D5B" w:rsidRPr="00651C8A" w14:paraId="27BE129E" w14:textId="77777777" w:rsidTr="00F559DD">
        <w:trPr>
          <w:cantSplit/>
          <w:trHeight w:val="20"/>
          <w:jc w:val="center"/>
        </w:trPr>
        <w:tc>
          <w:tcPr>
            <w:tcW w:w="3633" w:type="dxa"/>
          </w:tcPr>
          <w:p w14:paraId="19B14B2B" w14:textId="77777777" w:rsidR="00137D5B" w:rsidRPr="00651C8A" w:rsidRDefault="00137D5B" w:rsidP="00F559DD">
            <w:pPr>
              <w:pStyle w:val="CENTER"/>
              <w:tabs>
                <w:tab w:val="clear" w:pos="4680"/>
                <w:tab w:val="left" w:pos="-720"/>
              </w:tabs>
              <w:spacing w:after="0"/>
              <w:rPr>
                <w:rFonts w:ascii="Times New Roman" w:hAnsi="Times New Roman" w:cs="Times New Roman"/>
                <w:spacing w:val="-2"/>
                <w:sz w:val="16"/>
                <w:szCs w:val="16"/>
              </w:rPr>
            </w:pPr>
            <w:r w:rsidRPr="00651C8A">
              <w:rPr>
                <w:rFonts w:ascii="Times New Roman" w:hAnsi="Times New Roman" w:cs="Times New Roman"/>
                <w:spacing w:val="-2"/>
                <w:sz w:val="16"/>
                <w:szCs w:val="16"/>
              </w:rPr>
              <w:t>Pipe Lines—Lease Lines (Cont’d)</w:t>
            </w:r>
          </w:p>
          <w:p w14:paraId="419D606D"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Plastic—Fiberglass</w:t>
            </w:r>
          </w:p>
          <w:p w14:paraId="4D890B17"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2 In. nominal size</w:t>
            </w:r>
            <w:r w:rsidRPr="00651C8A">
              <w:rPr>
                <w:sz w:val="16"/>
                <w:szCs w:val="16"/>
              </w:rPr>
              <w:t>—</w:t>
            </w:r>
            <w:r w:rsidRPr="00651C8A">
              <w:rPr>
                <w:spacing w:val="-2"/>
                <w:sz w:val="16"/>
                <w:szCs w:val="16"/>
              </w:rPr>
              <w:t>per mile</w:t>
            </w:r>
          </w:p>
          <w:p w14:paraId="1D7B54DD"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3 In. nominal size</w:t>
            </w:r>
            <w:r w:rsidRPr="00651C8A">
              <w:rPr>
                <w:sz w:val="16"/>
                <w:szCs w:val="16"/>
              </w:rPr>
              <w:t>—</w:t>
            </w:r>
            <w:r w:rsidRPr="00651C8A">
              <w:rPr>
                <w:spacing w:val="-2"/>
                <w:sz w:val="16"/>
                <w:szCs w:val="16"/>
              </w:rPr>
              <w:t>per mile</w:t>
            </w:r>
          </w:p>
          <w:p w14:paraId="1F735E28"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4 In. nominal size</w:t>
            </w:r>
            <w:r w:rsidRPr="00651C8A">
              <w:rPr>
                <w:sz w:val="16"/>
                <w:szCs w:val="16"/>
              </w:rPr>
              <w:t>—</w:t>
            </w:r>
            <w:r w:rsidRPr="00651C8A">
              <w:rPr>
                <w:spacing w:val="-2"/>
                <w:sz w:val="16"/>
                <w:szCs w:val="16"/>
              </w:rPr>
              <w:t>per mile</w:t>
            </w:r>
          </w:p>
          <w:p w14:paraId="27EFDD07"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6 In. nominal size</w:t>
            </w:r>
            <w:r w:rsidRPr="00651C8A">
              <w:rPr>
                <w:sz w:val="16"/>
                <w:szCs w:val="16"/>
              </w:rPr>
              <w:t>—</w:t>
            </w:r>
            <w:r w:rsidRPr="00651C8A">
              <w:rPr>
                <w:spacing w:val="-2"/>
                <w:sz w:val="16"/>
                <w:szCs w:val="16"/>
              </w:rPr>
              <w:t>per mile</w:t>
            </w:r>
          </w:p>
          <w:p w14:paraId="37FF2DBC" w14:textId="77777777" w:rsidR="00137D5B" w:rsidRPr="00651C8A" w:rsidRDefault="00137D5B" w:rsidP="00F559DD">
            <w:pPr>
              <w:tabs>
                <w:tab w:val="left" w:pos="-720"/>
                <w:tab w:val="left" w:pos="0"/>
                <w:tab w:val="left" w:pos="720"/>
              </w:tabs>
              <w:suppressAutoHyphens/>
              <w:ind w:left="150" w:hanging="150"/>
              <w:rPr>
                <w:spacing w:val="-2"/>
                <w:sz w:val="16"/>
                <w:szCs w:val="16"/>
              </w:rPr>
            </w:pPr>
            <w:r w:rsidRPr="00651C8A">
              <w:rPr>
                <w:spacing w:val="-2"/>
                <w:sz w:val="16"/>
                <w:szCs w:val="16"/>
              </w:rPr>
              <w:t xml:space="preserve"> </w:t>
            </w:r>
            <w:r w:rsidRPr="00651C8A">
              <w:rPr>
                <w:bCs/>
                <w:spacing w:val="-2"/>
                <w:sz w:val="16"/>
                <w:szCs w:val="16"/>
              </w:rPr>
              <w:t>NOTE:</w:t>
            </w:r>
            <w:r w:rsidRPr="00651C8A">
              <w:rPr>
                <w:spacing w:val="-2"/>
                <w:sz w:val="16"/>
                <w:szCs w:val="16"/>
              </w:rPr>
              <w:tab/>
              <w:t xml:space="preserve"> Allow 90% obsolescence credit for lines that are inactive, idle, open on both ends and dormant, which are being carried on corporate records solely for the purpose of retaining right of ways on the land and/or due to excessive capital outlay to refurbish or remove the lines. </w:t>
            </w:r>
          </w:p>
        </w:tc>
        <w:tc>
          <w:tcPr>
            <w:tcW w:w="1046" w:type="dxa"/>
          </w:tcPr>
          <w:p w14:paraId="538A571E" w14:textId="77777777" w:rsidR="00137D5B" w:rsidRDefault="00137D5B" w:rsidP="00F559DD">
            <w:pPr>
              <w:tabs>
                <w:tab w:val="center" w:pos="904"/>
              </w:tabs>
              <w:suppressAutoHyphens/>
              <w:jc w:val="center"/>
              <w:rPr>
                <w:sz w:val="16"/>
                <w:szCs w:val="16"/>
              </w:rPr>
            </w:pPr>
          </w:p>
          <w:p w14:paraId="7D3D0139" w14:textId="77777777" w:rsidR="00137D5B" w:rsidRDefault="00137D5B" w:rsidP="00F559DD">
            <w:pPr>
              <w:tabs>
                <w:tab w:val="center" w:pos="904"/>
              </w:tabs>
              <w:suppressAutoHyphens/>
              <w:jc w:val="center"/>
              <w:rPr>
                <w:sz w:val="16"/>
                <w:szCs w:val="16"/>
              </w:rPr>
            </w:pPr>
          </w:p>
          <w:p w14:paraId="2864D40E" w14:textId="77777777" w:rsidR="00137D5B" w:rsidRPr="00651C8A" w:rsidRDefault="00137D5B" w:rsidP="00F559DD">
            <w:pPr>
              <w:tabs>
                <w:tab w:val="center" w:pos="904"/>
              </w:tabs>
              <w:suppressAutoHyphens/>
              <w:jc w:val="center"/>
              <w:rPr>
                <w:sz w:val="16"/>
                <w:szCs w:val="16"/>
              </w:rPr>
            </w:pPr>
            <w:r w:rsidRPr="00651C8A">
              <w:rPr>
                <w:sz w:val="16"/>
                <w:szCs w:val="16"/>
              </w:rPr>
              <w:t>20,960</w:t>
            </w:r>
          </w:p>
          <w:p w14:paraId="3F27E9BD" w14:textId="77777777" w:rsidR="00137D5B" w:rsidRPr="00651C8A" w:rsidRDefault="00137D5B" w:rsidP="00F559DD">
            <w:pPr>
              <w:tabs>
                <w:tab w:val="center" w:pos="904"/>
              </w:tabs>
              <w:suppressAutoHyphens/>
              <w:jc w:val="center"/>
              <w:rPr>
                <w:sz w:val="16"/>
                <w:szCs w:val="16"/>
              </w:rPr>
            </w:pPr>
            <w:r w:rsidRPr="00651C8A">
              <w:rPr>
                <w:sz w:val="16"/>
                <w:szCs w:val="16"/>
              </w:rPr>
              <w:t>35,880</w:t>
            </w:r>
          </w:p>
          <w:p w14:paraId="793ECA87" w14:textId="77777777" w:rsidR="00137D5B" w:rsidRPr="00651C8A" w:rsidRDefault="00137D5B" w:rsidP="00F559DD">
            <w:pPr>
              <w:tabs>
                <w:tab w:val="center" w:pos="904"/>
              </w:tabs>
              <w:suppressAutoHyphens/>
              <w:jc w:val="center"/>
              <w:rPr>
                <w:sz w:val="16"/>
                <w:szCs w:val="16"/>
              </w:rPr>
            </w:pPr>
            <w:r w:rsidRPr="00651C8A">
              <w:rPr>
                <w:sz w:val="16"/>
                <w:szCs w:val="16"/>
              </w:rPr>
              <w:t>61,670</w:t>
            </w:r>
          </w:p>
          <w:p w14:paraId="78EC9932" w14:textId="77777777" w:rsidR="00137D5B" w:rsidRPr="00651C8A" w:rsidRDefault="00137D5B" w:rsidP="00F559DD">
            <w:pPr>
              <w:tabs>
                <w:tab w:val="center" w:pos="904"/>
              </w:tabs>
              <w:suppressAutoHyphens/>
              <w:jc w:val="center"/>
              <w:rPr>
                <w:sz w:val="16"/>
                <w:szCs w:val="16"/>
              </w:rPr>
            </w:pPr>
            <w:r w:rsidRPr="00651C8A">
              <w:rPr>
                <w:sz w:val="16"/>
                <w:szCs w:val="16"/>
              </w:rPr>
              <w:t>90,530</w:t>
            </w:r>
          </w:p>
        </w:tc>
      </w:tr>
      <w:tr w:rsidR="00137D5B" w:rsidRPr="00651C8A" w14:paraId="58C2E4A4" w14:textId="77777777" w:rsidTr="00F559DD">
        <w:trPr>
          <w:cantSplit/>
          <w:trHeight w:val="20"/>
          <w:jc w:val="center"/>
        </w:trPr>
        <w:tc>
          <w:tcPr>
            <w:tcW w:w="4679" w:type="dxa"/>
            <w:gridSpan w:val="2"/>
          </w:tcPr>
          <w:p w14:paraId="41DD1030" w14:textId="77777777" w:rsidR="00137D5B" w:rsidRPr="00192A66" w:rsidRDefault="00137D5B" w:rsidP="00F559DD">
            <w:pPr>
              <w:tabs>
                <w:tab w:val="left" w:pos="-720"/>
              </w:tabs>
              <w:suppressAutoHyphens/>
              <w:rPr>
                <w:spacing w:val="-2"/>
                <w:sz w:val="16"/>
                <w:szCs w:val="16"/>
              </w:rPr>
            </w:pPr>
            <w:r w:rsidRPr="00651C8A">
              <w:rPr>
                <w:spacing w:val="-2"/>
                <w:sz w:val="16"/>
                <w:szCs w:val="16"/>
              </w:rPr>
              <w:t>Pipe Stock</w:t>
            </w:r>
            <w:r w:rsidRPr="00192A66">
              <w:rPr>
                <w:spacing w:val="-2"/>
                <w:sz w:val="16"/>
                <w:szCs w:val="16"/>
              </w:rPr>
              <w:t>—</w:t>
            </w:r>
            <w:r w:rsidRPr="00651C8A">
              <w:rPr>
                <w:spacing w:val="-2"/>
                <w:sz w:val="16"/>
                <w:szCs w:val="16"/>
              </w:rPr>
              <w:t>(Assessed on an individual basis)</w:t>
            </w:r>
          </w:p>
        </w:tc>
      </w:tr>
      <w:tr w:rsidR="00137D5B" w:rsidRPr="00651C8A" w14:paraId="3810D6F4" w14:textId="77777777" w:rsidTr="00F559DD">
        <w:trPr>
          <w:cantSplit/>
          <w:trHeight w:val="20"/>
          <w:jc w:val="center"/>
        </w:trPr>
        <w:tc>
          <w:tcPr>
            <w:tcW w:w="4679" w:type="dxa"/>
            <w:gridSpan w:val="2"/>
          </w:tcPr>
          <w:p w14:paraId="47CA544D" w14:textId="77777777" w:rsidR="00137D5B" w:rsidRDefault="00137D5B" w:rsidP="00F559DD">
            <w:pPr>
              <w:tabs>
                <w:tab w:val="left" w:pos="-720"/>
              </w:tabs>
              <w:suppressAutoHyphens/>
              <w:rPr>
                <w:spacing w:val="-2"/>
                <w:sz w:val="16"/>
                <w:szCs w:val="16"/>
              </w:rPr>
            </w:pPr>
            <w:r w:rsidRPr="00651C8A">
              <w:rPr>
                <w:spacing w:val="-2"/>
                <w:sz w:val="16"/>
                <w:szCs w:val="16"/>
              </w:rPr>
              <w:t>Pipe Stock</w:t>
            </w:r>
            <w:r w:rsidRPr="00651C8A">
              <w:rPr>
                <w:sz w:val="16"/>
                <w:szCs w:val="16"/>
              </w:rPr>
              <w:t>—</w:t>
            </w:r>
            <w:r w:rsidRPr="00651C8A">
              <w:rPr>
                <w:spacing w:val="-2"/>
                <w:sz w:val="16"/>
                <w:szCs w:val="16"/>
              </w:rPr>
              <w:t>Exempt</w:t>
            </w:r>
            <w:r w:rsidRPr="00651C8A">
              <w:rPr>
                <w:sz w:val="16"/>
                <w:szCs w:val="16"/>
              </w:rPr>
              <w:t>—</w:t>
            </w:r>
            <w:r w:rsidRPr="00651C8A">
              <w:rPr>
                <w:spacing w:val="-2"/>
                <w:sz w:val="16"/>
                <w:szCs w:val="16"/>
              </w:rPr>
              <w:t>Under La. Const., Art. X, §4 (19-C)</w:t>
            </w:r>
          </w:p>
        </w:tc>
      </w:tr>
      <w:tr w:rsidR="00137D5B" w:rsidRPr="00651C8A" w14:paraId="6CC1627C" w14:textId="77777777" w:rsidTr="00F559DD">
        <w:trPr>
          <w:cantSplit/>
          <w:trHeight w:val="20"/>
          <w:jc w:val="center"/>
        </w:trPr>
        <w:tc>
          <w:tcPr>
            <w:tcW w:w="3633" w:type="dxa"/>
          </w:tcPr>
          <w:p w14:paraId="79132554" w14:textId="77777777" w:rsidR="00137D5B" w:rsidRPr="00651C8A" w:rsidRDefault="00137D5B" w:rsidP="00F559DD">
            <w:pPr>
              <w:tabs>
                <w:tab w:val="left" w:pos="-720"/>
              </w:tabs>
              <w:suppressAutoHyphens/>
              <w:rPr>
                <w:spacing w:val="-2"/>
                <w:sz w:val="16"/>
                <w:szCs w:val="16"/>
              </w:rPr>
            </w:pPr>
            <w:r w:rsidRPr="00651C8A">
              <w:rPr>
                <w:spacing w:val="-2"/>
                <w:sz w:val="16"/>
                <w:szCs w:val="16"/>
              </w:rPr>
              <w:lastRenderedPageBreak/>
              <w:t>Pumps</w:t>
            </w:r>
            <w:r w:rsidRPr="00651C8A">
              <w:rPr>
                <w:sz w:val="16"/>
                <w:szCs w:val="16"/>
              </w:rPr>
              <w:t>—</w:t>
            </w:r>
            <w:r w:rsidRPr="00651C8A">
              <w:rPr>
                <w:spacing w:val="-2"/>
                <w:sz w:val="16"/>
                <w:szCs w:val="16"/>
              </w:rPr>
              <w:t>In Line</w:t>
            </w:r>
          </w:p>
          <w:p w14:paraId="6E8C0DC9"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per horsepower rating of motor</w:t>
            </w:r>
          </w:p>
        </w:tc>
        <w:tc>
          <w:tcPr>
            <w:tcW w:w="1046" w:type="dxa"/>
          </w:tcPr>
          <w:p w14:paraId="0DF9C50B" w14:textId="77777777" w:rsidR="00137D5B" w:rsidRDefault="00137D5B" w:rsidP="00F559DD">
            <w:pPr>
              <w:tabs>
                <w:tab w:val="center" w:pos="880"/>
              </w:tabs>
              <w:suppressAutoHyphens/>
              <w:jc w:val="center"/>
              <w:rPr>
                <w:spacing w:val="-2"/>
                <w:sz w:val="16"/>
                <w:szCs w:val="16"/>
              </w:rPr>
            </w:pPr>
          </w:p>
          <w:p w14:paraId="4208F590" w14:textId="77777777" w:rsidR="00137D5B" w:rsidRPr="00651C8A" w:rsidRDefault="00137D5B" w:rsidP="00F559DD">
            <w:pPr>
              <w:tabs>
                <w:tab w:val="center" w:pos="880"/>
              </w:tabs>
              <w:suppressAutoHyphens/>
              <w:jc w:val="center"/>
              <w:rPr>
                <w:spacing w:val="-2"/>
                <w:sz w:val="16"/>
                <w:szCs w:val="16"/>
              </w:rPr>
            </w:pPr>
            <w:r w:rsidRPr="00651C8A">
              <w:rPr>
                <w:spacing w:val="-2"/>
                <w:sz w:val="16"/>
                <w:szCs w:val="16"/>
              </w:rPr>
              <w:t>370</w:t>
            </w:r>
          </w:p>
        </w:tc>
      </w:tr>
      <w:tr w:rsidR="00137D5B" w:rsidRPr="00651C8A" w14:paraId="353EBCA9" w14:textId="77777777" w:rsidTr="00F559DD">
        <w:trPr>
          <w:cantSplit/>
          <w:trHeight w:val="20"/>
          <w:jc w:val="center"/>
        </w:trPr>
        <w:tc>
          <w:tcPr>
            <w:tcW w:w="3633" w:type="dxa"/>
          </w:tcPr>
          <w:p w14:paraId="51EC32B2" w14:textId="77777777" w:rsidR="00137D5B" w:rsidRPr="00651C8A" w:rsidRDefault="00137D5B" w:rsidP="00F559DD">
            <w:pPr>
              <w:tabs>
                <w:tab w:val="left" w:pos="-720"/>
              </w:tabs>
              <w:suppressAutoHyphens/>
              <w:rPr>
                <w:spacing w:val="-2"/>
                <w:sz w:val="16"/>
                <w:szCs w:val="16"/>
              </w:rPr>
            </w:pPr>
            <w:r w:rsidRPr="00651C8A">
              <w:rPr>
                <w:spacing w:val="-2"/>
                <w:sz w:val="16"/>
                <w:szCs w:val="16"/>
              </w:rPr>
              <w:t>Pump</w:t>
            </w:r>
            <w:r w:rsidRPr="00651C8A">
              <w:rPr>
                <w:sz w:val="16"/>
                <w:szCs w:val="16"/>
              </w:rPr>
              <w:t>—</w:t>
            </w:r>
            <w:r w:rsidRPr="00651C8A">
              <w:rPr>
                <w:spacing w:val="-2"/>
                <w:sz w:val="16"/>
                <w:szCs w:val="16"/>
              </w:rPr>
              <w:t>Motor Unit</w:t>
            </w:r>
            <w:r w:rsidRPr="00651C8A">
              <w:rPr>
                <w:sz w:val="16"/>
                <w:szCs w:val="16"/>
              </w:rPr>
              <w:t>—</w:t>
            </w:r>
            <w:r w:rsidRPr="00651C8A">
              <w:rPr>
                <w:spacing w:val="-2"/>
                <w:sz w:val="16"/>
                <w:szCs w:val="16"/>
              </w:rPr>
              <w:t>pump and motor only</w:t>
            </w:r>
          </w:p>
          <w:p w14:paraId="6D61B60C"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Class I</w:t>
            </w:r>
            <w:r w:rsidRPr="00651C8A">
              <w:rPr>
                <w:sz w:val="16"/>
                <w:szCs w:val="16"/>
              </w:rPr>
              <w:t>—</w:t>
            </w:r>
            <w:r w:rsidRPr="00651C8A">
              <w:rPr>
                <w:spacing w:val="-2"/>
                <w:sz w:val="16"/>
                <w:szCs w:val="16"/>
              </w:rPr>
              <w:t>(water flood, s/w disposal, p/l, etc.)</w:t>
            </w:r>
          </w:p>
          <w:p w14:paraId="5891CCF7"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Up to 300 HP</w:t>
            </w:r>
            <w:r w:rsidRPr="00651C8A">
              <w:rPr>
                <w:sz w:val="16"/>
                <w:szCs w:val="16"/>
              </w:rPr>
              <w:t>—</w:t>
            </w:r>
            <w:r w:rsidRPr="00651C8A">
              <w:rPr>
                <w:spacing w:val="-2"/>
                <w:sz w:val="16"/>
                <w:szCs w:val="16"/>
              </w:rPr>
              <w:t>per HP of motor</w:t>
            </w:r>
          </w:p>
          <w:p w14:paraId="6C70FB11"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Class II</w:t>
            </w:r>
            <w:r w:rsidRPr="00651C8A">
              <w:rPr>
                <w:sz w:val="16"/>
                <w:szCs w:val="16"/>
              </w:rPr>
              <w:t>—</w:t>
            </w:r>
            <w:r w:rsidRPr="00651C8A">
              <w:rPr>
                <w:spacing w:val="-2"/>
                <w:sz w:val="16"/>
                <w:szCs w:val="16"/>
              </w:rPr>
              <w:t>(high pressure injection, etc.)</w:t>
            </w:r>
          </w:p>
          <w:p w14:paraId="455CA520" w14:textId="77777777" w:rsidR="00137D5B" w:rsidRPr="00651C8A" w:rsidRDefault="00137D5B" w:rsidP="00F559DD">
            <w:pPr>
              <w:pStyle w:val="CENTER"/>
              <w:tabs>
                <w:tab w:val="clear" w:pos="4680"/>
                <w:tab w:val="left" w:pos="-720"/>
              </w:tabs>
              <w:spacing w:after="0"/>
              <w:rPr>
                <w:rFonts w:ascii="Times New Roman" w:hAnsi="Times New Roman" w:cs="Times New Roman"/>
                <w:spacing w:val="-2"/>
                <w:sz w:val="16"/>
                <w:szCs w:val="16"/>
              </w:rPr>
            </w:pPr>
            <w:r w:rsidRPr="00651C8A">
              <w:rPr>
                <w:rFonts w:ascii="Times New Roman" w:hAnsi="Times New Roman" w:cs="Times New Roman"/>
                <w:spacing w:val="-2"/>
                <w:sz w:val="16"/>
                <w:szCs w:val="16"/>
              </w:rPr>
              <w:t xml:space="preserve"> 301 HP and up</w:t>
            </w:r>
            <w:r w:rsidRPr="00651C8A">
              <w:rPr>
                <w:rFonts w:ascii="Times New Roman" w:hAnsi="Times New Roman" w:cs="Times New Roman"/>
                <w:sz w:val="16"/>
                <w:szCs w:val="16"/>
              </w:rPr>
              <w:t>—</w:t>
            </w:r>
            <w:r w:rsidRPr="00651C8A">
              <w:rPr>
                <w:rFonts w:ascii="Times New Roman" w:hAnsi="Times New Roman" w:cs="Times New Roman"/>
                <w:spacing w:val="-2"/>
                <w:sz w:val="16"/>
                <w:szCs w:val="16"/>
              </w:rPr>
              <w:t>per HP of motor</w:t>
            </w:r>
          </w:p>
        </w:tc>
        <w:tc>
          <w:tcPr>
            <w:tcW w:w="1046" w:type="dxa"/>
          </w:tcPr>
          <w:p w14:paraId="0E379079" w14:textId="77777777" w:rsidR="00137D5B" w:rsidRDefault="00137D5B" w:rsidP="00F559DD">
            <w:pPr>
              <w:tabs>
                <w:tab w:val="center" w:pos="880"/>
              </w:tabs>
              <w:suppressAutoHyphens/>
              <w:jc w:val="center"/>
              <w:rPr>
                <w:spacing w:val="-2"/>
                <w:sz w:val="16"/>
                <w:szCs w:val="16"/>
              </w:rPr>
            </w:pPr>
          </w:p>
          <w:p w14:paraId="04AE2F41" w14:textId="77777777" w:rsidR="00137D5B" w:rsidRDefault="00137D5B" w:rsidP="00F559DD">
            <w:pPr>
              <w:tabs>
                <w:tab w:val="center" w:pos="880"/>
              </w:tabs>
              <w:suppressAutoHyphens/>
              <w:jc w:val="center"/>
              <w:rPr>
                <w:spacing w:val="-2"/>
                <w:sz w:val="16"/>
                <w:szCs w:val="16"/>
              </w:rPr>
            </w:pPr>
          </w:p>
          <w:p w14:paraId="2957740E" w14:textId="77777777" w:rsidR="00137D5B" w:rsidRDefault="00137D5B" w:rsidP="00F559DD">
            <w:pPr>
              <w:tabs>
                <w:tab w:val="center" w:pos="880"/>
              </w:tabs>
              <w:suppressAutoHyphens/>
              <w:jc w:val="center"/>
              <w:rPr>
                <w:spacing w:val="-2"/>
                <w:sz w:val="16"/>
                <w:szCs w:val="16"/>
              </w:rPr>
            </w:pPr>
            <w:r w:rsidRPr="00651C8A">
              <w:rPr>
                <w:spacing w:val="-2"/>
                <w:sz w:val="16"/>
                <w:szCs w:val="16"/>
              </w:rPr>
              <w:t>440</w:t>
            </w:r>
          </w:p>
          <w:p w14:paraId="1B0C13B5" w14:textId="77777777" w:rsidR="00137D5B" w:rsidRDefault="00137D5B" w:rsidP="00F559DD">
            <w:pPr>
              <w:tabs>
                <w:tab w:val="center" w:pos="904"/>
              </w:tabs>
              <w:suppressAutoHyphens/>
              <w:jc w:val="center"/>
              <w:rPr>
                <w:spacing w:val="-2"/>
                <w:sz w:val="16"/>
                <w:szCs w:val="16"/>
              </w:rPr>
            </w:pPr>
          </w:p>
          <w:p w14:paraId="395CB955" w14:textId="77777777" w:rsidR="00137D5B" w:rsidRPr="00651C8A" w:rsidRDefault="00137D5B" w:rsidP="00F559DD">
            <w:pPr>
              <w:tabs>
                <w:tab w:val="center" w:pos="904"/>
              </w:tabs>
              <w:suppressAutoHyphens/>
              <w:jc w:val="center"/>
              <w:rPr>
                <w:sz w:val="16"/>
                <w:szCs w:val="16"/>
              </w:rPr>
            </w:pPr>
            <w:r w:rsidRPr="00651C8A">
              <w:rPr>
                <w:spacing w:val="-2"/>
                <w:sz w:val="16"/>
                <w:szCs w:val="16"/>
              </w:rPr>
              <w:t>540</w:t>
            </w:r>
          </w:p>
        </w:tc>
      </w:tr>
      <w:tr w:rsidR="00137D5B" w:rsidRPr="00651C8A" w14:paraId="01883453" w14:textId="77777777" w:rsidTr="00F559DD">
        <w:trPr>
          <w:cantSplit/>
          <w:trHeight w:val="20"/>
          <w:jc w:val="center"/>
        </w:trPr>
        <w:tc>
          <w:tcPr>
            <w:tcW w:w="4679" w:type="dxa"/>
            <w:gridSpan w:val="2"/>
          </w:tcPr>
          <w:p w14:paraId="42D85D83" w14:textId="77777777" w:rsidR="00137D5B" w:rsidRDefault="00137D5B" w:rsidP="00F559DD">
            <w:pPr>
              <w:tabs>
                <w:tab w:val="left" w:pos="-720"/>
              </w:tabs>
              <w:suppressAutoHyphens/>
              <w:rPr>
                <w:spacing w:val="-2"/>
                <w:sz w:val="16"/>
                <w:szCs w:val="16"/>
              </w:rPr>
            </w:pPr>
            <w:r w:rsidRPr="00651C8A">
              <w:rPr>
                <w:spacing w:val="-2"/>
                <w:sz w:val="16"/>
                <w:szCs w:val="16"/>
              </w:rPr>
              <w:t>Regenerators (Accumulator)</w:t>
            </w:r>
            <w:r w:rsidRPr="00651C8A">
              <w:rPr>
                <w:sz w:val="16"/>
                <w:szCs w:val="16"/>
              </w:rPr>
              <w:t>—</w:t>
            </w:r>
            <w:r w:rsidRPr="00651C8A">
              <w:rPr>
                <w:spacing w:val="-2"/>
                <w:sz w:val="16"/>
                <w:szCs w:val="16"/>
              </w:rPr>
              <w:t>(See Metering Equipment)</w:t>
            </w:r>
            <w:r w:rsidRPr="00651C8A">
              <w:rPr>
                <w:sz w:val="16"/>
                <w:szCs w:val="16"/>
              </w:rPr>
              <w:t xml:space="preserve"> </w:t>
            </w:r>
          </w:p>
        </w:tc>
      </w:tr>
      <w:tr w:rsidR="00137D5B" w:rsidRPr="00651C8A" w14:paraId="65BB2F3A" w14:textId="77777777" w:rsidTr="00F559DD">
        <w:trPr>
          <w:cantSplit/>
          <w:trHeight w:val="20"/>
          <w:jc w:val="center"/>
        </w:trPr>
        <w:tc>
          <w:tcPr>
            <w:tcW w:w="3633" w:type="dxa"/>
          </w:tcPr>
          <w:p w14:paraId="614BFD70" w14:textId="77777777" w:rsidR="00137D5B" w:rsidRPr="00651C8A" w:rsidRDefault="00137D5B" w:rsidP="00F559DD">
            <w:pPr>
              <w:tabs>
                <w:tab w:val="left" w:pos="-720"/>
              </w:tabs>
              <w:suppressAutoHyphens/>
              <w:rPr>
                <w:spacing w:val="-2"/>
                <w:sz w:val="16"/>
                <w:szCs w:val="16"/>
              </w:rPr>
            </w:pPr>
            <w:r w:rsidRPr="00651C8A">
              <w:rPr>
                <w:spacing w:val="-2"/>
                <w:sz w:val="16"/>
                <w:szCs w:val="16"/>
              </w:rPr>
              <w:t>Regulators</w:t>
            </w:r>
          </w:p>
          <w:p w14:paraId="3B468EC0"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per unit</w:t>
            </w:r>
          </w:p>
        </w:tc>
        <w:tc>
          <w:tcPr>
            <w:tcW w:w="1046" w:type="dxa"/>
          </w:tcPr>
          <w:p w14:paraId="1CDF319F" w14:textId="77777777" w:rsidR="00137D5B" w:rsidRDefault="00137D5B" w:rsidP="00F559DD">
            <w:pPr>
              <w:tabs>
                <w:tab w:val="center" w:pos="880"/>
              </w:tabs>
              <w:suppressAutoHyphens/>
              <w:jc w:val="center"/>
              <w:rPr>
                <w:spacing w:val="-2"/>
                <w:sz w:val="16"/>
                <w:szCs w:val="16"/>
              </w:rPr>
            </w:pPr>
          </w:p>
          <w:p w14:paraId="397F5A62" w14:textId="77777777" w:rsidR="00137D5B" w:rsidRPr="00651C8A" w:rsidRDefault="00137D5B" w:rsidP="00F559DD">
            <w:pPr>
              <w:tabs>
                <w:tab w:val="center" w:pos="880"/>
              </w:tabs>
              <w:suppressAutoHyphens/>
              <w:jc w:val="center"/>
              <w:rPr>
                <w:spacing w:val="-2"/>
                <w:sz w:val="16"/>
                <w:szCs w:val="16"/>
              </w:rPr>
            </w:pPr>
            <w:r w:rsidRPr="00651C8A">
              <w:rPr>
                <w:spacing w:val="-2"/>
                <w:sz w:val="16"/>
                <w:szCs w:val="16"/>
              </w:rPr>
              <w:t>3,470</w:t>
            </w:r>
          </w:p>
        </w:tc>
      </w:tr>
      <w:tr w:rsidR="00137D5B" w:rsidRPr="00651C8A" w14:paraId="4832396B" w14:textId="77777777" w:rsidTr="00F559DD">
        <w:trPr>
          <w:cantSplit/>
          <w:trHeight w:val="20"/>
          <w:jc w:val="center"/>
        </w:trPr>
        <w:tc>
          <w:tcPr>
            <w:tcW w:w="4679" w:type="dxa"/>
            <w:gridSpan w:val="2"/>
          </w:tcPr>
          <w:p w14:paraId="590FA4CD" w14:textId="77777777" w:rsidR="00137D5B" w:rsidRDefault="00137D5B" w:rsidP="00F559DD">
            <w:pPr>
              <w:tabs>
                <w:tab w:val="left" w:pos="-720"/>
              </w:tabs>
              <w:suppressAutoHyphens/>
              <w:rPr>
                <w:spacing w:val="-2"/>
                <w:sz w:val="16"/>
                <w:szCs w:val="16"/>
              </w:rPr>
            </w:pPr>
            <w:r w:rsidRPr="00651C8A">
              <w:rPr>
                <w:spacing w:val="-2"/>
                <w:sz w:val="16"/>
                <w:szCs w:val="16"/>
              </w:rPr>
              <w:t>Skimmer Tanks</w:t>
            </w:r>
            <w:r w:rsidRPr="00192A66">
              <w:rPr>
                <w:spacing w:val="-2"/>
                <w:sz w:val="16"/>
                <w:szCs w:val="16"/>
              </w:rPr>
              <w:t>—</w:t>
            </w:r>
            <w:r w:rsidRPr="00651C8A">
              <w:rPr>
                <w:spacing w:val="-2"/>
                <w:sz w:val="16"/>
                <w:szCs w:val="16"/>
              </w:rPr>
              <w:t>(See Flow Tanks in Tanks section)</w:t>
            </w:r>
            <w:r w:rsidRPr="00192A66">
              <w:rPr>
                <w:spacing w:val="-2"/>
                <w:sz w:val="16"/>
                <w:szCs w:val="16"/>
              </w:rPr>
              <w:t xml:space="preserve"> </w:t>
            </w:r>
          </w:p>
        </w:tc>
      </w:tr>
      <w:tr w:rsidR="00137D5B" w:rsidRPr="00651C8A" w14:paraId="09512BCF" w14:textId="77777777" w:rsidTr="00F559DD">
        <w:trPr>
          <w:cantSplit/>
          <w:trHeight w:val="20"/>
          <w:jc w:val="center"/>
        </w:trPr>
        <w:tc>
          <w:tcPr>
            <w:tcW w:w="4679" w:type="dxa"/>
            <w:gridSpan w:val="2"/>
          </w:tcPr>
          <w:p w14:paraId="49D19BC2" w14:textId="77777777" w:rsidR="00137D5B" w:rsidRPr="00651C8A" w:rsidRDefault="00137D5B" w:rsidP="00F559DD">
            <w:pPr>
              <w:tabs>
                <w:tab w:val="left" w:pos="-720"/>
              </w:tabs>
              <w:suppressAutoHyphens/>
              <w:rPr>
                <w:spacing w:val="-2"/>
                <w:sz w:val="16"/>
                <w:szCs w:val="16"/>
              </w:rPr>
            </w:pPr>
            <w:r w:rsidRPr="00BB6521">
              <w:rPr>
                <w:spacing w:val="-2"/>
                <w:sz w:val="16"/>
                <w:szCs w:val="16"/>
              </w:rPr>
              <w:t>Sump/Dump Tanks</w:t>
            </w:r>
            <w:r w:rsidRPr="00BB6521">
              <w:rPr>
                <w:sz w:val="16"/>
                <w:szCs w:val="16"/>
              </w:rPr>
              <w:t>—</w:t>
            </w:r>
            <w:r w:rsidRPr="00BB6521">
              <w:rPr>
                <w:spacing w:val="-2"/>
                <w:sz w:val="16"/>
                <w:szCs w:val="16"/>
              </w:rPr>
              <w:t>(See Metering Equipment -"Fluid Tanks")</w:t>
            </w:r>
          </w:p>
        </w:tc>
      </w:tr>
      <w:tr w:rsidR="00137D5B" w:rsidRPr="00651C8A" w14:paraId="30B2D15A" w14:textId="77777777" w:rsidTr="00F559DD">
        <w:trPr>
          <w:cantSplit/>
          <w:trHeight w:val="20"/>
          <w:jc w:val="center"/>
        </w:trPr>
        <w:tc>
          <w:tcPr>
            <w:tcW w:w="3633" w:type="dxa"/>
          </w:tcPr>
          <w:p w14:paraId="0A0A5EDF" w14:textId="77777777" w:rsidR="00137D5B" w:rsidRPr="00651C8A" w:rsidRDefault="00137D5B" w:rsidP="00F559DD">
            <w:pPr>
              <w:tabs>
                <w:tab w:val="left" w:pos="-720"/>
              </w:tabs>
              <w:suppressAutoHyphens/>
              <w:rPr>
                <w:spacing w:val="-2"/>
                <w:sz w:val="16"/>
                <w:szCs w:val="16"/>
              </w:rPr>
            </w:pPr>
            <w:r w:rsidRPr="00651C8A">
              <w:rPr>
                <w:spacing w:val="-2"/>
                <w:sz w:val="16"/>
                <w:szCs w:val="16"/>
              </w:rPr>
              <w:t>Tanks</w:t>
            </w:r>
            <w:r w:rsidRPr="00651C8A">
              <w:rPr>
                <w:sz w:val="16"/>
                <w:szCs w:val="16"/>
              </w:rPr>
              <w:t>—</w:t>
            </w:r>
            <w:r w:rsidRPr="00651C8A">
              <w:rPr>
                <w:spacing w:val="-2"/>
                <w:sz w:val="16"/>
                <w:szCs w:val="16"/>
              </w:rPr>
              <w:t>No metering equipment</w:t>
            </w:r>
          </w:p>
          <w:p w14:paraId="4AE64D1B"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Flow Tanks (receiver or gunbarrel)</w:t>
            </w:r>
          </w:p>
          <w:p w14:paraId="0028D237"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50 to 548 bbl. Range</w:t>
            </w:r>
          </w:p>
          <w:p w14:paraId="39152D72"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average tank size</w:t>
            </w:r>
            <w:r w:rsidRPr="00651C8A">
              <w:rPr>
                <w:sz w:val="16"/>
                <w:szCs w:val="16"/>
              </w:rPr>
              <w:t>—</w:t>
            </w:r>
            <w:r w:rsidRPr="00651C8A">
              <w:rPr>
                <w:spacing w:val="-2"/>
                <w:sz w:val="16"/>
                <w:szCs w:val="16"/>
              </w:rPr>
              <w:t>250 bbl.</w:t>
            </w:r>
          </w:p>
          <w:p w14:paraId="7C7D415C"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Stock Tanks (lease tanks)</w:t>
            </w:r>
          </w:p>
          <w:p w14:paraId="6C415191"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100 to 750 bbl. Range</w:t>
            </w:r>
          </w:p>
          <w:p w14:paraId="20E31E4A"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average tank size</w:t>
            </w:r>
            <w:r w:rsidRPr="00651C8A">
              <w:rPr>
                <w:sz w:val="16"/>
                <w:szCs w:val="16"/>
              </w:rPr>
              <w:t>—</w:t>
            </w:r>
            <w:r w:rsidRPr="00651C8A">
              <w:rPr>
                <w:spacing w:val="-2"/>
                <w:sz w:val="16"/>
                <w:szCs w:val="16"/>
              </w:rPr>
              <w:t>300 bbl.</w:t>
            </w:r>
          </w:p>
          <w:p w14:paraId="440DC50A"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Storage Tanks (Closed Top)</w:t>
            </w:r>
          </w:p>
          <w:p w14:paraId="5F4CE766"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1,000 barrels</w:t>
            </w:r>
          </w:p>
          <w:p w14:paraId="24561AEF"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1,500 barrels</w:t>
            </w:r>
          </w:p>
          <w:p w14:paraId="1654055D"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2,000 barrels</w:t>
            </w:r>
          </w:p>
          <w:p w14:paraId="305E7FA7"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2,001</w:t>
            </w:r>
            <w:r w:rsidRPr="00651C8A">
              <w:rPr>
                <w:sz w:val="16"/>
                <w:szCs w:val="16"/>
              </w:rPr>
              <w:t>—</w:t>
            </w:r>
            <w:r w:rsidRPr="00651C8A">
              <w:rPr>
                <w:spacing w:val="-2"/>
                <w:sz w:val="16"/>
                <w:szCs w:val="16"/>
              </w:rPr>
              <w:t>5,000 barrels</w:t>
            </w:r>
          </w:p>
          <w:p w14:paraId="3453EC5B"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5,001</w:t>
            </w:r>
            <w:r w:rsidRPr="00651C8A">
              <w:rPr>
                <w:sz w:val="16"/>
                <w:szCs w:val="16"/>
              </w:rPr>
              <w:t>—</w:t>
            </w:r>
            <w:r w:rsidRPr="00651C8A">
              <w:rPr>
                <w:spacing w:val="-2"/>
                <w:sz w:val="16"/>
                <w:szCs w:val="16"/>
              </w:rPr>
              <w:t>10,000 barrels</w:t>
            </w:r>
          </w:p>
          <w:p w14:paraId="129F2BDD"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10,001</w:t>
            </w:r>
            <w:r w:rsidRPr="00651C8A">
              <w:rPr>
                <w:sz w:val="16"/>
                <w:szCs w:val="16"/>
              </w:rPr>
              <w:t>—</w:t>
            </w:r>
            <w:r w:rsidRPr="00651C8A">
              <w:rPr>
                <w:spacing w:val="-2"/>
                <w:sz w:val="16"/>
                <w:szCs w:val="16"/>
              </w:rPr>
              <w:t>15,000 barrels</w:t>
            </w:r>
          </w:p>
          <w:p w14:paraId="7F6277BA"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15,001</w:t>
            </w:r>
            <w:r w:rsidRPr="00651C8A">
              <w:rPr>
                <w:sz w:val="16"/>
                <w:szCs w:val="16"/>
              </w:rPr>
              <w:t>—</w:t>
            </w:r>
            <w:r w:rsidRPr="00651C8A">
              <w:rPr>
                <w:spacing w:val="-2"/>
                <w:sz w:val="16"/>
                <w:szCs w:val="16"/>
              </w:rPr>
              <w:t>55,000 barrels</w:t>
            </w:r>
          </w:p>
          <w:p w14:paraId="7F980E7B"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55,001</w:t>
            </w:r>
            <w:r w:rsidRPr="00651C8A">
              <w:rPr>
                <w:sz w:val="16"/>
                <w:szCs w:val="16"/>
              </w:rPr>
              <w:t>—</w:t>
            </w:r>
            <w:r w:rsidRPr="00651C8A">
              <w:rPr>
                <w:spacing w:val="-2"/>
                <w:sz w:val="16"/>
                <w:szCs w:val="16"/>
              </w:rPr>
              <w:t>150,000 barrels</w:t>
            </w:r>
          </w:p>
          <w:p w14:paraId="077084E4"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Internal Floating Roof</w:t>
            </w:r>
          </w:p>
          <w:p w14:paraId="02A6CA37"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10,000 barrels</w:t>
            </w:r>
          </w:p>
          <w:p w14:paraId="53A859F9"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20,000 barrels</w:t>
            </w:r>
          </w:p>
          <w:p w14:paraId="7C9095EC"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30,000 barrels</w:t>
            </w:r>
          </w:p>
          <w:p w14:paraId="51D4883A"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50,000 barrels</w:t>
            </w:r>
          </w:p>
          <w:p w14:paraId="617AFEE5"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55,000 barrels</w:t>
            </w:r>
          </w:p>
          <w:p w14:paraId="469191A0"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80,000 barrels</w:t>
            </w:r>
          </w:p>
          <w:p w14:paraId="598C7952"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100,000 barrels</w:t>
            </w:r>
          </w:p>
          <w:p w14:paraId="7D172297" w14:textId="77777777" w:rsidR="00137D5B" w:rsidRPr="00651C8A" w:rsidRDefault="00137D5B" w:rsidP="00F559DD">
            <w:pPr>
              <w:tabs>
                <w:tab w:val="left" w:pos="-720"/>
                <w:tab w:val="left" w:pos="0"/>
                <w:tab w:val="left" w:pos="720"/>
              </w:tabs>
              <w:suppressAutoHyphens/>
              <w:ind w:left="70" w:hanging="70"/>
              <w:rPr>
                <w:spacing w:val="-2"/>
                <w:sz w:val="16"/>
                <w:szCs w:val="16"/>
              </w:rPr>
            </w:pPr>
            <w:r w:rsidRPr="00651C8A">
              <w:rPr>
                <w:spacing w:val="-2"/>
                <w:sz w:val="16"/>
                <w:szCs w:val="16"/>
              </w:rPr>
              <w:t xml:space="preserve"> </w:t>
            </w:r>
            <w:r w:rsidRPr="00651C8A">
              <w:rPr>
                <w:bCs/>
                <w:spacing w:val="-2"/>
                <w:sz w:val="16"/>
                <w:szCs w:val="16"/>
              </w:rPr>
              <w:t>*</w:t>
            </w:r>
            <w:r w:rsidRPr="00651C8A">
              <w:rPr>
                <w:spacing w:val="-2"/>
                <w:sz w:val="16"/>
                <w:szCs w:val="16"/>
              </w:rPr>
              <w:t xml:space="preserve"> I.E.: (tanks size bbls.) x (no. of bbls.) x (cost-new factor)</w:t>
            </w:r>
          </w:p>
        </w:tc>
        <w:tc>
          <w:tcPr>
            <w:tcW w:w="1046" w:type="dxa"/>
          </w:tcPr>
          <w:p w14:paraId="7B96F8F5" w14:textId="77777777" w:rsidR="00137D5B" w:rsidRDefault="00137D5B" w:rsidP="00F559DD">
            <w:pPr>
              <w:tabs>
                <w:tab w:val="center" w:pos="940"/>
              </w:tabs>
              <w:suppressAutoHyphens/>
              <w:jc w:val="center"/>
              <w:rPr>
                <w:spacing w:val="-2"/>
                <w:sz w:val="16"/>
                <w:szCs w:val="16"/>
              </w:rPr>
            </w:pPr>
            <w:r w:rsidRPr="00651C8A">
              <w:rPr>
                <w:bCs/>
                <w:spacing w:val="-2"/>
                <w:sz w:val="16"/>
                <w:szCs w:val="16"/>
              </w:rPr>
              <w:t>Per Barrel*</w:t>
            </w:r>
          </w:p>
          <w:p w14:paraId="69D9C3D1" w14:textId="77777777" w:rsidR="00137D5B" w:rsidRDefault="00137D5B" w:rsidP="00F559DD">
            <w:pPr>
              <w:tabs>
                <w:tab w:val="center" w:pos="940"/>
              </w:tabs>
              <w:suppressAutoHyphens/>
              <w:jc w:val="center"/>
              <w:rPr>
                <w:spacing w:val="-2"/>
                <w:sz w:val="16"/>
                <w:szCs w:val="16"/>
              </w:rPr>
            </w:pPr>
          </w:p>
          <w:p w14:paraId="623A09A8" w14:textId="77777777" w:rsidR="00137D5B" w:rsidRDefault="00137D5B" w:rsidP="00F559DD">
            <w:pPr>
              <w:tabs>
                <w:tab w:val="center" w:pos="940"/>
              </w:tabs>
              <w:suppressAutoHyphens/>
              <w:jc w:val="center"/>
              <w:rPr>
                <w:spacing w:val="-2"/>
                <w:sz w:val="16"/>
                <w:szCs w:val="16"/>
              </w:rPr>
            </w:pPr>
            <w:r w:rsidRPr="00651C8A">
              <w:rPr>
                <w:spacing w:val="-2"/>
                <w:sz w:val="16"/>
                <w:szCs w:val="16"/>
              </w:rPr>
              <w:t>48.50</w:t>
            </w:r>
          </w:p>
          <w:p w14:paraId="67915EFA" w14:textId="77777777" w:rsidR="00137D5B" w:rsidRDefault="00137D5B" w:rsidP="00F559DD">
            <w:pPr>
              <w:tabs>
                <w:tab w:val="center" w:pos="940"/>
              </w:tabs>
              <w:suppressAutoHyphens/>
              <w:jc w:val="center"/>
              <w:rPr>
                <w:spacing w:val="-2"/>
                <w:sz w:val="16"/>
                <w:szCs w:val="16"/>
              </w:rPr>
            </w:pPr>
          </w:p>
          <w:p w14:paraId="4EF57AB4" w14:textId="77777777" w:rsidR="00137D5B" w:rsidRDefault="00137D5B" w:rsidP="00F559DD">
            <w:pPr>
              <w:tabs>
                <w:tab w:val="center" w:pos="940"/>
              </w:tabs>
              <w:suppressAutoHyphens/>
              <w:jc w:val="center"/>
              <w:rPr>
                <w:spacing w:val="-2"/>
                <w:sz w:val="16"/>
                <w:szCs w:val="16"/>
              </w:rPr>
            </w:pPr>
          </w:p>
          <w:p w14:paraId="3A713C15" w14:textId="77777777" w:rsidR="00137D5B" w:rsidRDefault="00137D5B" w:rsidP="00F559DD">
            <w:pPr>
              <w:tabs>
                <w:tab w:val="center" w:pos="940"/>
              </w:tabs>
              <w:suppressAutoHyphens/>
              <w:jc w:val="center"/>
              <w:rPr>
                <w:spacing w:val="-2"/>
                <w:sz w:val="16"/>
                <w:szCs w:val="16"/>
              </w:rPr>
            </w:pPr>
            <w:r w:rsidRPr="00651C8A">
              <w:rPr>
                <w:spacing w:val="-2"/>
                <w:sz w:val="16"/>
                <w:szCs w:val="16"/>
              </w:rPr>
              <w:t>37.80</w:t>
            </w:r>
          </w:p>
          <w:p w14:paraId="251AD2AA" w14:textId="77777777" w:rsidR="00137D5B" w:rsidRDefault="00137D5B" w:rsidP="00F559DD">
            <w:pPr>
              <w:tabs>
                <w:tab w:val="center" w:pos="940"/>
              </w:tabs>
              <w:suppressAutoHyphens/>
              <w:jc w:val="center"/>
              <w:rPr>
                <w:spacing w:val="-2"/>
                <w:sz w:val="16"/>
                <w:szCs w:val="16"/>
              </w:rPr>
            </w:pPr>
          </w:p>
          <w:p w14:paraId="11107FDA" w14:textId="77777777" w:rsidR="00137D5B" w:rsidRDefault="00137D5B" w:rsidP="00F559DD">
            <w:pPr>
              <w:tabs>
                <w:tab w:val="center" w:pos="940"/>
              </w:tabs>
              <w:suppressAutoHyphens/>
              <w:jc w:val="center"/>
              <w:rPr>
                <w:spacing w:val="-2"/>
                <w:sz w:val="16"/>
                <w:szCs w:val="16"/>
              </w:rPr>
            </w:pPr>
          </w:p>
          <w:p w14:paraId="41059B99"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32.10</w:t>
            </w:r>
          </w:p>
          <w:p w14:paraId="0F2F086A"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28.40</w:t>
            </w:r>
          </w:p>
          <w:p w14:paraId="1A627718"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27.60</w:t>
            </w:r>
          </w:p>
          <w:p w14:paraId="4E7F8A1E"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25.30</w:t>
            </w:r>
          </w:p>
          <w:p w14:paraId="0DE275CC"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23.80</w:t>
            </w:r>
          </w:p>
          <w:p w14:paraId="43CDBEDE"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22.30</w:t>
            </w:r>
          </w:p>
          <w:p w14:paraId="4720277C"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15.60</w:t>
            </w:r>
          </w:p>
          <w:p w14:paraId="37979BE9" w14:textId="77777777" w:rsidR="00137D5B" w:rsidRDefault="00137D5B" w:rsidP="00F559DD">
            <w:pPr>
              <w:tabs>
                <w:tab w:val="center" w:pos="940"/>
              </w:tabs>
              <w:suppressAutoHyphens/>
              <w:jc w:val="center"/>
              <w:rPr>
                <w:spacing w:val="-2"/>
                <w:sz w:val="16"/>
                <w:szCs w:val="16"/>
              </w:rPr>
            </w:pPr>
            <w:r w:rsidRPr="00651C8A">
              <w:rPr>
                <w:spacing w:val="-2"/>
                <w:sz w:val="16"/>
                <w:szCs w:val="16"/>
              </w:rPr>
              <w:t>11.70</w:t>
            </w:r>
          </w:p>
          <w:p w14:paraId="4E4507A5" w14:textId="77777777" w:rsidR="00137D5B" w:rsidRDefault="00137D5B" w:rsidP="00F559DD">
            <w:pPr>
              <w:tabs>
                <w:tab w:val="center" w:pos="940"/>
              </w:tabs>
              <w:suppressAutoHyphens/>
              <w:jc w:val="center"/>
              <w:rPr>
                <w:spacing w:val="-2"/>
                <w:sz w:val="16"/>
                <w:szCs w:val="16"/>
              </w:rPr>
            </w:pPr>
          </w:p>
          <w:p w14:paraId="49432227"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45.80</w:t>
            </w:r>
          </w:p>
          <w:p w14:paraId="2F820A82"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31.00</w:t>
            </w:r>
          </w:p>
          <w:p w14:paraId="2AD9FCFD"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23.10</w:t>
            </w:r>
          </w:p>
          <w:p w14:paraId="07CB2EA2"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20.50</w:t>
            </w:r>
          </w:p>
          <w:p w14:paraId="18C8C396"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19.80</w:t>
            </w:r>
          </w:p>
          <w:p w14:paraId="690416F3"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17.50</w:t>
            </w:r>
          </w:p>
          <w:p w14:paraId="5CF150BA"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15.20</w:t>
            </w:r>
          </w:p>
        </w:tc>
      </w:tr>
      <w:tr w:rsidR="00137D5B" w:rsidRPr="00651C8A" w14:paraId="48798BE7" w14:textId="77777777" w:rsidTr="00F559DD">
        <w:trPr>
          <w:cantSplit/>
          <w:trHeight w:val="20"/>
          <w:jc w:val="center"/>
        </w:trPr>
        <w:tc>
          <w:tcPr>
            <w:tcW w:w="3633" w:type="dxa"/>
          </w:tcPr>
          <w:p w14:paraId="5716451B" w14:textId="77777777" w:rsidR="00137D5B" w:rsidRPr="00651C8A" w:rsidRDefault="00137D5B" w:rsidP="00F559DD">
            <w:pPr>
              <w:tabs>
                <w:tab w:val="left" w:pos="-720"/>
              </w:tabs>
              <w:suppressAutoHyphens/>
              <w:rPr>
                <w:spacing w:val="-2"/>
                <w:sz w:val="16"/>
                <w:szCs w:val="16"/>
              </w:rPr>
            </w:pPr>
            <w:r w:rsidRPr="00651C8A">
              <w:rPr>
                <w:spacing w:val="-2"/>
                <w:sz w:val="16"/>
                <w:szCs w:val="16"/>
              </w:rPr>
              <w:t>Telecommunications Equipment</w:t>
            </w:r>
          </w:p>
          <w:p w14:paraId="0C660DBB"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Microwave System</w:t>
            </w:r>
          </w:p>
          <w:p w14:paraId="42296825"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Telephone and data transmission</w:t>
            </w:r>
          </w:p>
          <w:p w14:paraId="498D2989"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Radio telephone</w:t>
            </w:r>
          </w:p>
          <w:p w14:paraId="477F3B4B"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Supervisory controls</w:t>
            </w:r>
          </w:p>
          <w:p w14:paraId="771293DE"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remote terminal unit, well</w:t>
            </w:r>
          </w:p>
          <w:p w14:paraId="1EBFB3DF"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master station</w:t>
            </w:r>
          </w:p>
          <w:p w14:paraId="3B642E2E"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towers (installed):</w:t>
            </w:r>
          </w:p>
          <w:p w14:paraId="0D4C6F15"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heavy duty, guyed, per foot</w:t>
            </w:r>
          </w:p>
          <w:p w14:paraId="484E4056"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light duty, guyed, per foot</w:t>
            </w:r>
          </w:p>
          <w:p w14:paraId="7D06F68F"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heavy duty, self supporting, per foot</w:t>
            </w:r>
          </w:p>
          <w:p w14:paraId="0F2DCB8E"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light duty, self supporting, per foot</w:t>
            </w:r>
          </w:p>
          <w:p w14:paraId="6AE6C6F2"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equipment building, per sq. ft.</w:t>
            </w:r>
          </w:p>
          <w:p w14:paraId="326B333E"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solar panels, per sq. ft.</w:t>
            </w:r>
          </w:p>
        </w:tc>
        <w:tc>
          <w:tcPr>
            <w:tcW w:w="1046" w:type="dxa"/>
          </w:tcPr>
          <w:p w14:paraId="559998C7" w14:textId="77777777" w:rsidR="00137D5B" w:rsidRDefault="00137D5B" w:rsidP="00F559DD">
            <w:pPr>
              <w:tabs>
                <w:tab w:val="center" w:pos="940"/>
              </w:tabs>
              <w:suppressAutoHyphens/>
              <w:jc w:val="center"/>
              <w:rPr>
                <w:spacing w:val="-2"/>
                <w:sz w:val="16"/>
                <w:szCs w:val="16"/>
              </w:rPr>
            </w:pPr>
          </w:p>
          <w:p w14:paraId="00870089" w14:textId="77777777" w:rsidR="00137D5B" w:rsidRDefault="00137D5B" w:rsidP="00F559DD">
            <w:pPr>
              <w:tabs>
                <w:tab w:val="center" w:pos="940"/>
              </w:tabs>
              <w:suppressAutoHyphens/>
              <w:jc w:val="center"/>
              <w:rPr>
                <w:spacing w:val="-2"/>
                <w:sz w:val="16"/>
                <w:szCs w:val="16"/>
              </w:rPr>
            </w:pPr>
          </w:p>
          <w:p w14:paraId="562C2D02"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60,310</w:t>
            </w:r>
          </w:p>
          <w:p w14:paraId="77C78A21" w14:textId="77777777" w:rsidR="00137D5B" w:rsidRDefault="00137D5B" w:rsidP="00F559DD">
            <w:pPr>
              <w:tabs>
                <w:tab w:val="center" w:pos="940"/>
              </w:tabs>
              <w:suppressAutoHyphens/>
              <w:jc w:val="center"/>
              <w:rPr>
                <w:spacing w:val="-2"/>
                <w:sz w:val="16"/>
                <w:szCs w:val="16"/>
              </w:rPr>
            </w:pPr>
            <w:r w:rsidRPr="00651C8A">
              <w:rPr>
                <w:spacing w:val="-2"/>
                <w:sz w:val="16"/>
                <w:szCs w:val="16"/>
              </w:rPr>
              <w:t>4,520</w:t>
            </w:r>
          </w:p>
          <w:p w14:paraId="3D0B0894" w14:textId="77777777" w:rsidR="00137D5B" w:rsidRDefault="00137D5B" w:rsidP="00F559DD">
            <w:pPr>
              <w:tabs>
                <w:tab w:val="center" w:pos="940"/>
              </w:tabs>
              <w:suppressAutoHyphens/>
              <w:jc w:val="center"/>
              <w:rPr>
                <w:spacing w:val="-2"/>
                <w:sz w:val="16"/>
                <w:szCs w:val="16"/>
              </w:rPr>
            </w:pPr>
          </w:p>
          <w:p w14:paraId="6B54E184"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12,890</w:t>
            </w:r>
          </w:p>
          <w:p w14:paraId="325C774B" w14:textId="77777777" w:rsidR="00137D5B" w:rsidRDefault="00137D5B" w:rsidP="00F559DD">
            <w:pPr>
              <w:tabs>
                <w:tab w:val="center" w:pos="940"/>
              </w:tabs>
              <w:suppressAutoHyphens/>
              <w:jc w:val="center"/>
              <w:rPr>
                <w:spacing w:val="-2"/>
                <w:sz w:val="16"/>
                <w:szCs w:val="16"/>
              </w:rPr>
            </w:pPr>
            <w:r w:rsidRPr="00651C8A">
              <w:rPr>
                <w:spacing w:val="-2"/>
                <w:sz w:val="16"/>
                <w:szCs w:val="16"/>
              </w:rPr>
              <w:t>29,400</w:t>
            </w:r>
          </w:p>
          <w:p w14:paraId="20595948" w14:textId="77777777" w:rsidR="00137D5B" w:rsidRDefault="00137D5B" w:rsidP="00F559DD">
            <w:pPr>
              <w:tabs>
                <w:tab w:val="center" w:pos="940"/>
              </w:tabs>
              <w:suppressAutoHyphens/>
              <w:jc w:val="center"/>
              <w:rPr>
                <w:spacing w:val="-2"/>
                <w:sz w:val="16"/>
                <w:szCs w:val="16"/>
              </w:rPr>
            </w:pPr>
          </w:p>
          <w:p w14:paraId="1EC2DB40"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760</w:t>
            </w:r>
          </w:p>
          <w:p w14:paraId="3461F3A7"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60</w:t>
            </w:r>
          </w:p>
          <w:p w14:paraId="2CCD197F"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770</w:t>
            </w:r>
          </w:p>
          <w:p w14:paraId="5357F015"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150</w:t>
            </w:r>
          </w:p>
          <w:p w14:paraId="6FA23263"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220</w:t>
            </w:r>
          </w:p>
          <w:p w14:paraId="3C73FB39"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70</w:t>
            </w:r>
          </w:p>
        </w:tc>
      </w:tr>
      <w:tr w:rsidR="00137D5B" w:rsidRPr="00651C8A" w14:paraId="28F41F0D" w14:textId="77777777" w:rsidTr="00F559DD">
        <w:trPr>
          <w:cantSplit/>
          <w:trHeight w:val="20"/>
          <w:jc w:val="center"/>
        </w:trPr>
        <w:tc>
          <w:tcPr>
            <w:tcW w:w="3633" w:type="dxa"/>
          </w:tcPr>
          <w:p w14:paraId="79F900B8" w14:textId="77777777" w:rsidR="00137D5B" w:rsidRPr="00651C8A" w:rsidRDefault="00137D5B" w:rsidP="00F559DD">
            <w:pPr>
              <w:tabs>
                <w:tab w:val="left" w:pos="-720"/>
              </w:tabs>
              <w:suppressAutoHyphens/>
              <w:rPr>
                <w:spacing w:val="-2"/>
                <w:sz w:val="16"/>
                <w:szCs w:val="16"/>
              </w:rPr>
            </w:pPr>
            <w:r w:rsidRPr="00651C8A">
              <w:rPr>
                <w:spacing w:val="-2"/>
                <w:sz w:val="16"/>
                <w:szCs w:val="16"/>
              </w:rPr>
              <w:t>Utility Compressors</w:t>
            </w:r>
          </w:p>
          <w:p w14:paraId="609D90F2" w14:textId="77777777" w:rsidR="00137D5B" w:rsidRPr="00651C8A" w:rsidRDefault="00137D5B" w:rsidP="00F559DD">
            <w:pPr>
              <w:tabs>
                <w:tab w:val="left" w:pos="-720"/>
              </w:tabs>
              <w:suppressAutoHyphens/>
              <w:rPr>
                <w:spacing w:val="-2"/>
                <w:sz w:val="16"/>
                <w:szCs w:val="16"/>
              </w:rPr>
            </w:pPr>
            <w:r w:rsidRPr="00651C8A">
              <w:rPr>
                <w:spacing w:val="-2"/>
                <w:sz w:val="16"/>
                <w:szCs w:val="16"/>
              </w:rPr>
              <w:t xml:space="preserve"> per horsepower</w:t>
            </w:r>
            <w:r w:rsidRPr="00651C8A">
              <w:rPr>
                <w:sz w:val="16"/>
                <w:szCs w:val="16"/>
              </w:rPr>
              <w:t>—</w:t>
            </w:r>
            <w:r w:rsidRPr="00651C8A">
              <w:rPr>
                <w:spacing w:val="-2"/>
                <w:sz w:val="16"/>
                <w:szCs w:val="16"/>
              </w:rPr>
              <w:t>rated on motor</w:t>
            </w:r>
          </w:p>
        </w:tc>
        <w:tc>
          <w:tcPr>
            <w:tcW w:w="1046" w:type="dxa"/>
          </w:tcPr>
          <w:p w14:paraId="17CE88BB" w14:textId="77777777" w:rsidR="00137D5B" w:rsidRDefault="00137D5B" w:rsidP="00F559DD">
            <w:pPr>
              <w:tabs>
                <w:tab w:val="center" w:pos="940"/>
              </w:tabs>
              <w:suppressAutoHyphens/>
              <w:jc w:val="center"/>
              <w:rPr>
                <w:spacing w:val="-2"/>
                <w:sz w:val="16"/>
                <w:szCs w:val="16"/>
              </w:rPr>
            </w:pPr>
          </w:p>
          <w:p w14:paraId="6960283A" w14:textId="77777777" w:rsidR="00137D5B" w:rsidRPr="00651C8A" w:rsidRDefault="00137D5B" w:rsidP="00F559DD">
            <w:pPr>
              <w:tabs>
                <w:tab w:val="center" w:pos="940"/>
              </w:tabs>
              <w:suppressAutoHyphens/>
              <w:jc w:val="center"/>
              <w:rPr>
                <w:spacing w:val="-2"/>
                <w:sz w:val="16"/>
                <w:szCs w:val="16"/>
              </w:rPr>
            </w:pPr>
            <w:r w:rsidRPr="00651C8A">
              <w:rPr>
                <w:spacing w:val="-2"/>
                <w:sz w:val="16"/>
                <w:szCs w:val="16"/>
              </w:rPr>
              <w:t>990</w:t>
            </w:r>
          </w:p>
        </w:tc>
      </w:tr>
    </w:tbl>
    <w:p w14:paraId="4D972809" w14:textId="3857F15E" w:rsidR="002176B7" w:rsidRPr="002D02CC" w:rsidRDefault="002176B7" w:rsidP="00137D5B">
      <w:pPr>
        <w:pStyle w:val="A"/>
      </w:pPr>
    </w:p>
    <w:p w14:paraId="3AE7B1BF" w14:textId="77777777" w:rsidR="001C0ACF" w:rsidRPr="007B2525" w:rsidRDefault="001C0ACF" w:rsidP="002176B7">
      <w:pPr>
        <w:pStyle w:val="AuthorityNote"/>
      </w:pPr>
      <w:r w:rsidRPr="007B2525">
        <w:t>AUTHORITY NOTE:</w:t>
      </w:r>
      <w:r w:rsidRPr="007B2525">
        <w:tab/>
        <w:t>Promulgated in accordance with R.S. 47:1837 and R.S. 47:2326.</w:t>
      </w:r>
    </w:p>
    <w:p w14:paraId="659AAE79" w14:textId="32081C3E" w:rsidR="001C0ACF" w:rsidRPr="007B2525" w:rsidRDefault="001C0ACF" w:rsidP="001C0ACF">
      <w:pPr>
        <w:pStyle w:val="HistoricalNote"/>
        <w:rPr>
          <w:lang w:eastAsia="x-none"/>
        </w:rPr>
      </w:pPr>
      <w:r w:rsidRPr="007B2525">
        <w:t>HISTORICAL NOTE:</w:t>
      </w:r>
      <w:r w:rsidRPr="007B2525">
        <w:tab/>
        <w:t xml:space="preserve">Promulgated by the Division of Administration, Tax Commission, </w:t>
      </w:r>
      <w:r>
        <w:t>LR 49:1056 (June 2023</w:t>
      </w:r>
      <w:r w:rsidR="00F61DEC">
        <w:t>), amended LR 50:3</w:t>
      </w:r>
      <w:r w:rsidR="00272F34">
        <w:t>67</w:t>
      </w:r>
      <w:r w:rsidR="002176B7">
        <w:t xml:space="preserve"> (March 2024), LR 51:388 (March 2025)</w:t>
      </w:r>
      <w:r w:rsidR="00137D5B">
        <w:t>, LR 52:967 (June 2026).</w:t>
      </w:r>
    </w:p>
    <w:p w14:paraId="7A2439BC" w14:textId="77777777" w:rsidR="000A70F9" w:rsidRDefault="000A70F9">
      <w:pPr>
        <w:pStyle w:val="Chapter"/>
        <w:spacing w:after="80"/>
      </w:pPr>
      <w:bookmarkStart w:id="2079" w:name="_Toc238197881"/>
      <w:r w:rsidRPr="005145C4">
        <w:t>Chapter 11.</w:t>
      </w:r>
      <w:bookmarkEnd w:id="2067"/>
      <w:r w:rsidR="00C97BFA" w:rsidRPr="00C97BFA">
        <w:tab/>
      </w:r>
      <w:bookmarkStart w:id="2080" w:name="TOCT_Chap176"/>
      <w:bookmarkStart w:id="2081" w:name="TOCT_Chap138"/>
      <w:bookmarkStart w:id="2082" w:name="TOCT_Chap141"/>
      <w:bookmarkStart w:id="2083" w:name="TOCT_Chap92"/>
      <w:bookmarkStart w:id="2084" w:name="TOCT_Chap95"/>
      <w:r>
        <w:t>Drilling Rigs and Related Equipment</w:t>
      </w:r>
      <w:bookmarkEnd w:id="2068"/>
      <w:bookmarkEnd w:id="2069"/>
      <w:bookmarkEnd w:id="2070"/>
      <w:bookmarkEnd w:id="2071"/>
      <w:bookmarkEnd w:id="2072"/>
      <w:bookmarkEnd w:id="2073"/>
      <w:bookmarkEnd w:id="2079"/>
      <w:bookmarkEnd w:id="2080"/>
      <w:bookmarkEnd w:id="2081"/>
      <w:bookmarkEnd w:id="2082"/>
      <w:bookmarkEnd w:id="2083"/>
      <w:bookmarkEnd w:id="2084"/>
    </w:p>
    <w:p w14:paraId="5AC7E312" w14:textId="77777777" w:rsidR="002C51C9" w:rsidRPr="004943A3" w:rsidRDefault="002C51C9" w:rsidP="002C51C9">
      <w:pPr>
        <w:pStyle w:val="Section"/>
      </w:pPr>
      <w:bookmarkStart w:id="2085" w:name="_Toc233690247"/>
      <w:bookmarkStart w:id="2086" w:name="_Toc234030831"/>
      <w:bookmarkStart w:id="2087" w:name="_Toc243721457"/>
      <w:bookmarkStart w:id="2088" w:name="_Toc259619704"/>
      <w:bookmarkStart w:id="2089" w:name="_Toc262718790"/>
      <w:bookmarkStart w:id="2090" w:name="_Toc275165563"/>
      <w:bookmarkStart w:id="2091" w:name="_Toc238197882"/>
      <w:r w:rsidRPr="004943A3">
        <w:t>§1101.</w:t>
      </w:r>
      <w:r w:rsidRPr="004943A3">
        <w:tab/>
        <w:t>Guidelines for Ascertaining the Fair Market Value of Drilling Rigs and Related Equipment</w:t>
      </w:r>
      <w:bookmarkEnd w:id="2085"/>
      <w:bookmarkEnd w:id="2086"/>
      <w:bookmarkEnd w:id="2087"/>
      <w:bookmarkEnd w:id="2088"/>
      <w:bookmarkEnd w:id="2089"/>
      <w:bookmarkEnd w:id="2090"/>
      <w:bookmarkEnd w:id="2091"/>
    </w:p>
    <w:p w14:paraId="415F1A75" w14:textId="77777777" w:rsidR="00557798" w:rsidRDefault="00557798" w:rsidP="003A0CDE">
      <w:pPr>
        <w:pStyle w:val="A"/>
        <w:spacing w:after="0"/>
      </w:pPr>
      <w:r>
        <w:t>A.</w:t>
      </w:r>
      <w:r>
        <w:tab/>
        <w:t>General. The standard for valuation of drilling rigs and related equipment is fair market value. Assessors are to valuate and assess each drilling rig individually with the appropriate allowance provided for depreciation and obsolence where necessary. The recommended procedures for discovery and valuation of drilling rigs follow.</w:t>
      </w:r>
    </w:p>
    <w:p w14:paraId="7886CA13" w14:textId="77777777" w:rsidR="00557798" w:rsidRDefault="002C51C9" w:rsidP="003A0CDE">
      <w:pPr>
        <w:pStyle w:val="A"/>
        <w:spacing w:after="0"/>
      </w:pPr>
      <w:r w:rsidRPr="004943A3">
        <w:t>B.</w:t>
      </w:r>
      <w:r w:rsidRPr="004943A3">
        <w:tab/>
        <w:t>Discovery. Each assessor is to assess those drilling rigs located in his parish as of January 1, each year. Discovery of drilling rigs operating in a parish is the responsibility of the parish tax assessor. Personnel of each parish assessor’s office should use a visual survey or other method to establish the name and location of drilling rigs operating in a particular parish on the first of the year. The parish assessor should then contact the drilling contractor to determine if a drilling rig is currently located on the site. The drilling contractor should then be provided a notification of the assessor’s intent to assess the drilling rig and a copy of LAT Form 13. The drilling contractor should also be provided a copy of LAT Form 5 on which to record the name and address of owners of leased equipment and inventories located on the drill site such as equipment buildings, cement, etc.</w:t>
      </w:r>
    </w:p>
    <w:p w14:paraId="6603375B" w14:textId="77777777" w:rsidR="008E4C4A" w:rsidRDefault="008E4C4A" w:rsidP="003A0CDE">
      <w:pPr>
        <w:pStyle w:val="A"/>
        <w:spacing w:after="0"/>
      </w:pPr>
      <w:r>
        <w:t>C.</w:t>
      </w:r>
      <w:r>
        <w:tab/>
        <w:t>Valuation. The valuation standard for drilling rigs and related equipment is fair market value. Fair market value for drilling rigs and related equipment, when using the cost approach, is to be achieved through use of the information provided the assessor on LAT Form 13. The assessor shall take the depth of operating capability or engine rated horsepower and apply the appropriate assessment of the drilling rig as presented in Table 1103.A, 1103.B, 1103.C or 1103.D, as appropriate.</w:t>
      </w:r>
    </w:p>
    <w:p w14:paraId="246F9306" w14:textId="77777777" w:rsidR="008E4C4A" w:rsidRPr="0063022D" w:rsidRDefault="008E4C4A" w:rsidP="008E4C4A">
      <w:pPr>
        <w:pStyle w:val="AuthorityNote"/>
      </w:pPr>
      <w:r w:rsidRPr="0063022D">
        <w:t>AUTHORITY NOTE:</w:t>
      </w:r>
      <w:r>
        <w:tab/>
      </w:r>
      <w:r w:rsidRPr="0063022D">
        <w:t>Promulgated in accordance with R.S. 47:1837 and R.S. 47:232</w:t>
      </w:r>
      <w:r w:rsidR="00645DC1">
        <w:t>6</w:t>
      </w:r>
      <w:r w:rsidRPr="0063022D">
        <w:t>.</w:t>
      </w:r>
    </w:p>
    <w:p w14:paraId="67681569" w14:textId="77777777" w:rsidR="008E4C4A" w:rsidRPr="0063022D" w:rsidRDefault="008E4C4A" w:rsidP="008E4C4A">
      <w:pPr>
        <w:pStyle w:val="HistoricalNote"/>
      </w:pPr>
      <w:r w:rsidRPr="0063022D">
        <w:t>HISTORICAL NOTE:</w:t>
      </w:r>
      <w:r>
        <w:tab/>
      </w:r>
      <w:r w:rsidRPr="0063022D">
        <w:t>Promulgated by the Department of Revenue and Taxation, Tax Commission, LR 8:102 (February 1982), amended LR 1</w:t>
      </w:r>
      <w:r>
        <w:t>5</w:t>
      </w:r>
      <w:r w:rsidRPr="0063022D">
        <w:t>:</w:t>
      </w:r>
      <w:r>
        <w:t>10</w:t>
      </w:r>
      <w:r w:rsidRPr="0063022D">
        <w:t>9</w:t>
      </w:r>
      <w:r>
        <w:t>7</w:t>
      </w:r>
      <w:r w:rsidRPr="0063022D">
        <w:t xml:space="preserve"> (</w:t>
      </w:r>
      <w:r>
        <w:t>Dec</w:t>
      </w:r>
      <w:r w:rsidRPr="0063022D">
        <w:t>ember 198</w:t>
      </w:r>
      <w:r>
        <w:t>9</w:t>
      </w:r>
      <w:r w:rsidRPr="0063022D">
        <w:t>), LR 16:1063 (December 1990), LR 22:117 (February 1996), amended by the Department of Revenue, Tax Commission, LR 24:487 (March 1998)</w:t>
      </w:r>
      <w:r w:rsidR="002C51C9">
        <w:t xml:space="preserve">, </w:t>
      </w:r>
      <w:r w:rsidR="002C51C9" w:rsidRPr="004943A3">
        <w:t>amended by the Division of Administration, Tax Commission, LR 38:</w:t>
      </w:r>
      <w:r w:rsidR="002C51C9">
        <w:t>808 (March 2012).</w:t>
      </w:r>
    </w:p>
    <w:p w14:paraId="1F0A3AE2" w14:textId="77777777" w:rsidR="002C51C9" w:rsidRPr="004943A3" w:rsidRDefault="002C51C9" w:rsidP="002C51C9">
      <w:pPr>
        <w:pStyle w:val="Section"/>
      </w:pPr>
      <w:bookmarkStart w:id="2092" w:name="_Toc238197883"/>
      <w:r w:rsidRPr="004943A3">
        <w:t>§1103.</w:t>
      </w:r>
      <w:r w:rsidRPr="004943A3">
        <w:tab/>
        <w:t>Drilling Rigs and Related Equipment Tables</w:t>
      </w:r>
      <w:bookmarkEnd w:id="2092"/>
    </w:p>
    <w:p w14:paraId="39E95DFF" w14:textId="77777777" w:rsidR="00137D5B" w:rsidRDefault="001C0ACF" w:rsidP="00137D5B">
      <w:pPr>
        <w:pStyle w:val="A"/>
      </w:pPr>
      <w:r w:rsidRPr="007B2525">
        <w:t>A.</w:t>
      </w:r>
      <w:r w:rsidRPr="007B2525">
        <w:tab/>
      </w:r>
      <w:r w:rsidR="00137D5B" w:rsidRPr="00651C8A">
        <w:t>Land Rigs</w:t>
      </w:r>
    </w:p>
    <w:p w14:paraId="48C7D6B4" w14:textId="77777777" w:rsidR="00137D5B" w:rsidRPr="00651C8A" w:rsidRDefault="00137D5B" w:rsidP="00137D5B">
      <w:pPr>
        <w:pStyle w:val="A"/>
      </w:pPr>
    </w:p>
    <w:tbl>
      <w:tblPr>
        <w:tblW w:w="4823"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428"/>
        <w:gridCol w:w="45"/>
        <w:gridCol w:w="19"/>
        <w:gridCol w:w="1733"/>
        <w:gridCol w:w="48"/>
        <w:gridCol w:w="18"/>
        <w:gridCol w:w="1532"/>
      </w:tblGrid>
      <w:tr w:rsidR="00137D5B" w:rsidRPr="00651C8A" w14:paraId="6182337B" w14:textId="77777777" w:rsidTr="00F559DD">
        <w:trPr>
          <w:cantSplit/>
          <w:tblHeader/>
          <w:jc w:val="center"/>
        </w:trPr>
        <w:tc>
          <w:tcPr>
            <w:tcW w:w="4823" w:type="dxa"/>
            <w:gridSpan w:val="7"/>
            <w:shd w:val="clear" w:color="auto" w:fill="BFBFBF"/>
          </w:tcPr>
          <w:p w14:paraId="358493C7" w14:textId="77777777" w:rsidR="00137D5B" w:rsidRPr="00B05055" w:rsidRDefault="00137D5B" w:rsidP="00F559DD">
            <w:pPr>
              <w:pStyle w:val="Text"/>
              <w:keepNext/>
              <w:jc w:val="center"/>
              <w:rPr>
                <w:b/>
                <w:bCs/>
                <w:sz w:val="16"/>
                <w:szCs w:val="16"/>
              </w:rPr>
            </w:pPr>
            <w:r w:rsidRPr="00B05055">
              <w:rPr>
                <w:b/>
                <w:bCs/>
                <w:sz w:val="16"/>
                <w:szCs w:val="16"/>
              </w:rPr>
              <w:t>Table 1103.A</w:t>
            </w:r>
          </w:p>
          <w:p w14:paraId="3A2611B6" w14:textId="77777777" w:rsidR="00137D5B" w:rsidRPr="00B05055" w:rsidRDefault="00137D5B" w:rsidP="00F559DD">
            <w:pPr>
              <w:keepNext/>
              <w:jc w:val="center"/>
              <w:outlineLvl w:val="0"/>
              <w:rPr>
                <w:b/>
                <w:bCs/>
                <w:sz w:val="16"/>
                <w:szCs w:val="16"/>
              </w:rPr>
            </w:pPr>
            <w:r w:rsidRPr="00B05055">
              <w:rPr>
                <w:b/>
                <w:bCs/>
                <w:sz w:val="16"/>
                <w:szCs w:val="16"/>
              </w:rPr>
              <w:t>Land Rigs</w:t>
            </w:r>
          </w:p>
        </w:tc>
      </w:tr>
      <w:tr w:rsidR="00137D5B" w:rsidRPr="00651C8A" w14:paraId="563A3769" w14:textId="77777777" w:rsidTr="00F559DD">
        <w:trPr>
          <w:cantSplit/>
          <w:jc w:val="center"/>
        </w:trPr>
        <w:tc>
          <w:tcPr>
            <w:tcW w:w="4823" w:type="dxa"/>
            <w:gridSpan w:val="7"/>
            <w:shd w:val="clear" w:color="auto" w:fill="BFBFBF"/>
          </w:tcPr>
          <w:p w14:paraId="5AFDD0A5" w14:textId="77777777" w:rsidR="00137D5B" w:rsidRPr="00B05055" w:rsidRDefault="00137D5B" w:rsidP="00F559DD">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center"/>
              <w:outlineLvl w:val="0"/>
              <w:rPr>
                <w:b/>
                <w:bCs/>
                <w:sz w:val="16"/>
                <w:szCs w:val="16"/>
              </w:rPr>
            </w:pPr>
            <w:r w:rsidRPr="00B05055">
              <w:rPr>
                <w:b/>
                <w:bCs/>
                <w:sz w:val="16"/>
                <w:szCs w:val="16"/>
              </w:rPr>
              <w:t>Depth "0" to 7,000 Feet</w:t>
            </w:r>
          </w:p>
        </w:tc>
      </w:tr>
      <w:tr w:rsidR="00137D5B" w:rsidRPr="00651C8A" w14:paraId="4FCD67CE" w14:textId="77777777" w:rsidTr="00F559DD">
        <w:trPr>
          <w:cantSplit/>
          <w:jc w:val="center"/>
        </w:trPr>
        <w:tc>
          <w:tcPr>
            <w:tcW w:w="1428" w:type="dxa"/>
            <w:shd w:val="clear" w:color="auto" w:fill="BFBFBF"/>
          </w:tcPr>
          <w:p w14:paraId="126C9F73" w14:textId="77777777" w:rsidR="00137D5B" w:rsidRPr="00B05055" w:rsidRDefault="00137D5B" w:rsidP="00F559DD">
            <w:pPr>
              <w:jc w:val="center"/>
              <w:outlineLvl w:val="0"/>
              <w:rPr>
                <w:b/>
                <w:bCs/>
                <w:sz w:val="16"/>
                <w:szCs w:val="16"/>
              </w:rPr>
            </w:pPr>
            <w:r w:rsidRPr="00B05055">
              <w:rPr>
                <w:b/>
                <w:bCs/>
                <w:sz w:val="16"/>
                <w:szCs w:val="16"/>
              </w:rPr>
              <w:t>Depth (Ft.)</w:t>
            </w:r>
          </w:p>
        </w:tc>
        <w:tc>
          <w:tcPr>
            <w:tcW w:w="1797" w:type="dxa"/>
            <w:gridSpan w:val="3"/>
            <w:shd w:val="clear" w:color="auto" w:fill="BFBFBF"/>
          </w:tcPr>
          <w:p w14:paraId="6C2DAC42" w14:textId="77777777" w:rsidR="00137D5B" w:rsidRPr="00B05055" w:rsidRDefault="00137D5B" w:rsidP="00F559DD">
            <w:pPr>
              <w:jc w:val="center"/>
              <w:outlineLvl w:val="0"/>
              <w:rPr>
                <w:b/>
                <w:bCs/>
                <w:sz w:val="16"/>
                <w:szCs w:val="16"/>
              </w:rPr>
            </w:pPr>
            <w:r w:rsidRPr="00B05055">
              <w:rPr>
                <w:b/>
                <w:bCs/>
                <w:sz w:val="16"/>
                <w:szCs w:val="16"/>
              </w:rPr>
              <w:t>Fair Market Value</w:t>
            </w:r>
          </w:p>
        </w:tc>
        <w:tc>
          <w:tcPr>
            <w:tcW w:w="1598" w:type="dxa"/>
            <w:gridSpan w:val="3"/>
            <w:shd w:val="clear" w:color="auto" w:fill="BFBFBF"/>
          </w:tcPr>
          <w:p w14:paraId="2F3643A2" w14:textId="77777777" w:rsidR="00137D5B" w:rsidRPr="00B05055" w:rsidRDefault="00137D5B" w:rsidP="00F559DD">
            <w:pPr>
              <w:jc w:val="center"/>
              <w:outlineLvl w:val="0"/>
              <w:rPr>
                <w:b/>
                <w:bCs/>
                <w:sz w:val="16"/>
                <w:szCs w:val="16"/>
              </w:rPr>
            </w:pPr>
            <w:r w:rsidRPr="00B05055">
              <w:rPr>
                <w:b/>
                <w:bCs/>
                <w:sz w:val="16"/>
                <w:szCs w:val="16"/>
              </w:rPr>
              <w:t>Assessment</w:t>
            </w:r>
          </w:p>
        </w:tc>
      </w:tr>
      <w:tr w:rsidR="00137D5B" w:rsidRPr="00651C8A" w14:paraId="5BA8E2F9" w14:textId="77777777" w:rsidTr="00F559DD">
        <w:trPr>
          <w:cantSplit/>
          <w:jc w:val="center"/>
        </w:trPr>
        <w:tc>
          <w:tcPr>
            <w:tcW w:w="1428" w:type="dxa"/>
          </w:tcPr>
          <w:p w14:paraId="16142E65" w14:textId="77777777" w:rsidR="00137D5B" w:rsidRPr="00651C8A" w:rsidRDefault="00137D5B" w:rsidP="00F559DD">
            <w:pPr>
              <w:jc w:val="center"/>
              <w:outlineLvl w:val="0"/>
              <w:rPr>
                <w:sz w:val="16"/>
                <w:szCs w:val="16"/>
              </w:rPr>
            </w:pPr>
            <w:r w:rsidRPr="00651C8A">
              <w:rPr>
                <w:sz w:val="16"/>
                <w:szCs w:val="16"/>
              </w:rPr>
              <w:t xml:space="preserve"> </w:t>
            </w:r>
          </w:p>
        </w:tc>
        <w:tc>
          <w:tcPr>
            <w:tcW w:w="1797" w:type="dxa"/>
            <w:gridSpan w:val="3"/>
          </w:tcPr>
          <w:p w14:paraId="1F448307" w14:textId="77777777" w:rsidR="00137D5B" w:rsidRPr="00651C8A" w:rsidRDefault="00137D5B" w:rsidP="00F559DD">
            <w:pPr>
              <w:outlineLvl w:val="0"/>
              <w:rPr>
                <w:sz w:val="16"/>
                <w:szCs w:val="16"/>
              </w:rPr>
            </w:pPr>
            <w:r w:rsidRPr="00651C8A">
              <w:rPr>
                <w:sz w:val="16"/>
                <w:szCs w:val="16"/>
              </w:rPr>
              <w:t>$</w:t>
            </w:r>
          </w:p>
        </w:tc>
        <w:tc>
          <w:tcPr>
            <w:tcW w:w="1598" w:type="dxa"/>
            <w:gridSpan w:val="3"/>
          </w:tcPr>
          <w:p w14:paraId="22636F13" w14:textId="77777777" w:rsidR="00137D5B" w:rsidRPr="00651C8A" w:rsidRDefault="00137D5B" w:rsidP="00F559DD">
            <w:pPr>
              <w:outlineLvl w:val="0"/>
              <w:rPr>
                <w:sz w:val="16"/>
                <w:szCs w:val="16"/>
              </w:rPr>
            </w:pPr>
            <w:r w:rsidRPr="00651C8A">
              <w:rPr>
                <w:sz w:val="16"/>
                <w:szCs w:val="16"/>
              </w:rPr>
              <w:t>$</w:t>
            </w:r>
          </w:p>
        </w:tc>
      </w:tr>
      <w:tr w:rsidR="00137D5B" w:rsidRPr="00651C8A" w14:paraId="59DDF578" w14:textId="77777777" w:rsidTr="00F559DD">
        <w:trPr>
          <w:cantSplit/>
          <w:jc w:val="center"/>
        </w:trPr>
        <w:tc>
          <w:tcPr>
            <w:tcW w:w="1428" w:type="dxa"/>
          </w:tcPr>
          <w:p w14:paraId="791857B3" w14:textId="77777777" w:rsidR="00137D5B" w:rsidRPr="00651C8A" w:rsidRDefault="00137D5B" w:rsidP="00F559DD">
            <w:pPr>
              <w:jc w:val="center"/>
              <w:outlineLvl w:val="0"/>
              <w:rPr>
                <w:sz w:val="16"/>
                <w:szCs w:val="16"/>
              </w:rPr>
            </w:pPr>
            <w:r w:rsidRPr="00651C8A">
              <w:rPr>
                <w:sz w:val="16"/>
                <w:szCs w:val="16"/>
              </w:rPr>
              <w:t>3,000</w:t>
            </w:r>
          </w:p>
        </w:tc>
        <w:tc>
          <w:tcPr>
            <w:tcW w:w="1797" w:type="dxa"/>
            <w:gridSpan w:val="3"/>
          </w:tcPr>
          <w:p w14:paraId="35E967C9" w14:textId="77777777" w:rsidR="00137D5B" w:rsidRPr="00651C8A" w:rsidRDefault="00137D5B" w:rsidP="00F559DD">
            <w:pPr>
              <w:jc w:val="center"/>
              <w:outlineLvl w:val="0"/>
              <w:rPr>
                <w:sz w:val="16"/>
                <w:szCs w:val="16"/>
              </w:rPr>
            </w:pPr>
            <w:r w:rsidRPr="00651C8A">
              <w:rPr>
                <w:sz w:val="16"/>
                <w:szCs w:val="16"/>
              </w:rPr>
              <w:t>221,100</w:t>
            </w:r>
          </w:p>
        </w:tc>
        <w:tc>
          <w:tcPr>
            <w:tcW w:w="1598" w:type="dxa"/>
            <w:gridSpan w:val="3"/>
          </w:tcPr>
          <w:p w14:paraId="563F6A4D" w14:textId="77777777" w:rsidR="00137D5B" w:rsidRPr="00651C8A" w:rsidRDefault="00137D5B" w:rsidP="00F559DD">
            <w:pPr>
              <w:jc w:val="center"/>
              <w:outlineLvl w:val="0"/>
              <w:rPr>
                <w:sz w:val="16"/>
                <w:szCs w:val="16"/>
              </w:rPr>
            </w:pPr>
            <w:r w:rsidRPr="00651C8A">
              <w:rPr>
                <w:sz w:val="16"/>
                <w:szCs w:val="16"/>
              </w:rPr>
              <w:t>33,200</w:t>
            </w:r>
          </w:p>
        </w:tc>
      </w:tr>
      <w:tr w:rsidR="00137D5B" w:rsidRPr="00651C8A" w14:paraId="514371A1" w14:textId="77777777" w:rsidTr="00F559DD">
        <w:trPr>
          <w:cantSplit/>
          <w:jc w:val="center"/>
        </w:trPr>
        <w:tc>
          <w:tcPr>
            <w:tcW w:w="1428" w:type="dxa"/>
          </w:tcPr>
          <w:p w14:paraId="331EF335" w14:textId="77777777" w:rsidR="00137D5B" w:rsidRPr="00651C8A" w:rsidRDefault="00137D5B" w:rsidP="00F559DD">
            <w:pPr>
              <w:jc w:val="center"/>
              <w:outlineLvl w:val="0"/>
              <w:rPr>
                <w:sz w:val="16"/>
                <w:szCs w:val="16"/>
              </w:rPr>
            </w:pPr>
            <w:r w:rsidRPr="00651C8A">
              <w:rPr>
                <w:sz w:val="16"/>
                <w:szCs w:val="16"/>
              </w:rPr>
              <w:t>4,000</w:t>
            </w:r>
          </w:p>
        </w:tc>
        <w:tc>
          <w:tcPr>
            <w:tcW w:w="1797" w:type="dxa"/>
            <w:gridSpan w:val="3"/>
          </w:tcPr>
          <w:p w14:paraId="45650056" w14:textId="77777777" w:rsidR="00137D5B" w:rsidRPr="00651C8A" w:rsidRDefault="00137D5B" w:rsidP="00F559DD">
            <w:pPr>
              <w:jc w:val="center"/>
              <w:outlineLvl w:val="0"/>
              <w:rPr>
                <w:sz w:val="16"/>
                <w:szCs w:val="16"/>
              </w:rPr>
            </w:pPr>
            <w:r w:rsidRPr="00651C8A">
              <w:rPr>
                <w:sz w:val="16"/>
                <w:szCs w:val="16"/>
              </w:rPr>
              <w:t>271,300</w:t>
            </w:r>
          </w:p>
        </w:tc>
        <w:tc>
          <w:tcPr>
            <w:tcW w:w="1598" w:type="dxa"/>
            <w:gridSpan w:val="3"/>
          </w:tcPr>
          <w:p w14:paraId="4ECAB30A" w14:textId="77777777" w:rsidR="00137D5B" w:rsidRPr="00651C8A" w:rsidRDefault="00137D5B" w:rsidP="00F559DD">
            <w:pPr>
              <w:jc w:val="center"/>
              <w:outlineLvl w:val="0"/>
              <w:rPr>
                <w:sz w:val="16"/>
                <w:szCs w:val="16"/>
              </w:rPr>
            </w:pPr>
            <w:r w:rsidRPr="00651C8A">
              <w:rPr>
                <w:sz w:val="16"/>
                <w:szCs w:val="16"/>
              </w:rPr>
              <w:t>40,700</w:t>
            </w:r>
          </w:p>
        </w:tc>
      </w:tr>
      <w:tr w:rsidR="00137D5B" w:rsidRPr="00651C8A" w14:paraId="25A767FC" w14:textId="77777777" w:rsidTr="00F559DD">
        <w:trPr>
          <w:cantSplit/>
          <w:jc w:val="center"/>
        </w:trPr>
        <w:tc>
          <w:tcPr>
            <w:tcW w:w="1428" w:type="dxa"/>
          </w:tcPr>
          <w:p w14:paraId="236B1604" w14:textId="77777777" w:rsidR="00137D5B" w:rsidRPr="00651C8A" w:rsidRDefault="00137D5B" w:rsidP="00F559DD">
            <w:pPr>
              <w:jc w:val="center"/>
              <w:outlineLvl w:val="0"/>
              <w:rPr>
                <w:sz w:val="16"/>
                <w:szCs w:val="16"/>
              </w:rPr>
            </w:pPr>
            <w:r w:rsidRPr="00651C8A">
              <w:rPr>
                <w:sz w:val="16"/>
                <w:szCs w:val="16"/>
              </w:rPr>
              <w:t>5,000</w:t>
            </w:r>
          </w:p>
        </w:tc>
        <w:tc>
          <w:tcPr>
            <w:tcW w:w="1797" w:type="dxa"/>
            <w:gridSpan w:val="3"/>
          </w:tcPr>
          <w:p w14:paraId="5E3859D7" w14:textId="77777777" w:rsidR="00137D5B" w:rsidRPr="00651C8A" w:rsidRDefault="00137D5B" w:rsidP="00F559DD">
            <w:pPr>
              <w:jc w:val="center"/>
              <w:outlineLvl w:val="0"/>
              <w:rPr>
                <w:sz w:val="16"/>
                <w:szCs w:val="16"/>
              </w:rPr>
            </w:pPr>
            <w:r w:rsidRPr="00651C8A">
              <w:rPr>
                <w:sz w:val="16"/>
                <w:szCs w:val="16"/>
              </w:rPr>
              <w:t>279,900</w:t>
            </w:r>
          </w:p>
        </w:tc>
        <w:tc>
          <w:tcPr>
            <w:tcW w:w="1598" w:type="dxa"/>
            <w:gridSpan w:val="3"/>
          </w:tcPr>
          <w:p w14:paraId="32DB6466" w14:textId="77777777" w:rsidR="00137D5B" w:rsidRPr="00651C8A" w:rsidRDefault="00137D5B" w:rsidP="00F559DD">
            <w:pPr>
              <w:jc w:val="center"/>
              <w:outlineLvl w:val="0"/>
              <w:rPr>
                <w:sz w:val="16"/>
                <w:szCs w:val="16"/>
              </w:rPr>
            </w:pPr>
            <w:r w:rsidRPr="00651C8A">
              <w:rPr>
                <w:sz w:val="16"/>
                <w:szCs w:val="16"/>
              </w:rPr>
              <w:t>42,000</w:t>
            </w:r>
          </w:p>
        </w:tc>
      </w:tr>
      <w:tr w:rsidR="00137D5B" w:rsidRPr="00651C8A" w14:paraId="5EFB184C" w14:textId="77777777" w:rsidTr="00F559DD">
        <w:trPr>
          <w:cantSplit/>
          <w:jc w:val="center"/>
        </w:trPr>
        <w:tc>
          <w:tcPr>
            <w:tcW w:w="1428" w:type="dxa"/>
            <w:tcBorders>
              <w:bottom w:val="single" w:sz="6" w:space="0" w:color="auto"/>
            </w:tcBorders>
          </w:tcPr>
          <w:p w14:paraId="224CFA9A" w14:textId="77777777" w:rsidR="00137D5B" w:rsidRPr="00651C8A" w:rsidRDefault="00137D5B" w:rsidP="00F559DD">
            <w:pPr>
              <w:jc w:val="center"/>
              <w:outlineLvl w:val="0"/>
              <w:rPr>
                <w:sz w:val="16"/>
                <w:szCs w:val="16"/>
              </w:rPr>
            </w:pPr>
            <w:r w:rsidRPr="00651C8A">
              <w:rPr>
                <w:sz w:val="16"/>
                <w:szCs w:val="16"/>
              </w:rPr>
              <w:t>6,000</w:t>
            </w:r>
          </w:p>
        </w:tc>
        <w:tc>
          <w:tcPr>
            <w:tcW w:w="1797" w:type="dxa"/>
            <w:gridSpan w:val="3"/>
            <w:tcBorders>
              <w:bottom w:val="single" w:sz="6" w:space="0" w:color="auto"/>
            </w:tcBorders>
          </w:tcPr>
          <w:p w14:paraId="7E36A76E" w14:textId="77777777" w:rsidR="00137D5B" w:rsidRPr="00651C8A" w:rsidRDefault="00137D5B" w:rsidP="00F559DD">
            <w:pPr>
              <w:jc w:val="center"/>
              <w:outlineLvl w:val="0"/>
              <w:rPr>
                <w:sz w:val="16"/>
                <w:szCs w:val="16"/>
              </w:rPr>
            </w:pPr>
            <w:r w:rsidRPr="00651C8A">
              <w:rPr>
                <w:sz w:val="16"/>
                <w:szCs w:val="16"/>
              </w:rPr>
              <w:t>305,400</w:t>
            </w:r>
          </w:p>
        </w:tc>
        <w:tc>
          <w:tcPr>
            <w:tcW w:w="1598" w:type="dxa"/>
            <w:gridSpan w:val="3"/>
            <w:tcBorders>
              <w:bottom w:val="single" w:sz="6" w:space="0" w:color="auto"/>
            </w:tcBorders>
          </w:tcPr>
          <w:p w14:paraId="11C21DBA" w14:textId="77777777" w:rsidR="00137D5B" w:rsidRPr="00651C8A" w:rsidRDefault="00137D5B" w:rsidP="00F559DD">
            <w:pPr>
              <w:jc w:val="center"/>
              <w:outlineLvl w:val="0"/>
              <w:rPr>
                <w:sz w:val="16"/>
                <w:szCs w:val="16"/>
              </w:rPr>
            </w:pPr>
            <w:r w:rsidRPr="00651C8A">
              <w:rPr>
                <w:sz w:val="16"/>
                <w:szCs w:val="16"/>
              </w:rPr>
              <w:t>45,800</w:t>
            </w:r>
          </w:p>
        </w:tc>
      </w:tr>
      <w:tr w:rsidR="00137D5B" w:rsidRPr="00651C8A" w14:paraId="0FB4F833" w14:textId="77777777" w:rsidTr="00F559DD">
        <w:trPr>
          <w:cantSplit/>
          <w:jc w:val="center"/>
        </w:trPr>
        <w:tc>
          <w:tcPr>
            <w:tcW w:w="1428" w:type="dxa"/>
            <w:tcBorders>
              <w:top w:val="single" w:sz="6" w:space="0" w:color="auto"/>
              <w:bottom w:val="single" w:sz="6" w:space="0" w:color="auto"/>
            </w:tcBorders>
          </w:tcPr>
          <w:p w14:paraId="61E0107F" w14:textId="77777777" w:rsidR="00137D5B" w:rsidRPr="00651C8A" w:rsidRDefault="00137D5B" w:rsidP="00F559DD">
            <w:pPr>
              <w:jc w:val="center"/>
              <w:outlineLvl w:val="0"/>
              <w:rPr>
                <w:sz w:val="16"/>
                <w:szCs w:val="16"/>
              </w:rPr>
            </w:pPr>
            <w:r w:rsidRPr="00651C8A">
              <w:rPr>
                <w:sz w:val="16"/>
                <w:szCs w:val="16"/>
              </w:rPr>
              <w:t>7,000</w:t>
            </w:r>
          </w:p>
        </w:tc>
        <w:tc>
          <w:tcPr>
            <w:tcW w:w="1797" w:type="dxa"/>
            <w:gridSpan w:val="3"/>
            <w:tcBorders>
              <w:top w:val="single" w:sz="6" w:space="0" w:color="auto"/>
              <w:bottom w:val="single" w:sz="6" w:space="0" w:color="auto"/>
            </w:tcBorders>
          </w:tcPr>
          <w:p w14:paraId="6BE5BFC3" w14:textId="77777777" w:rsidR="00137D5B" w:rsidRPr="00651C8A" w:rsidRDefault="00137D5B" w:rsidP="00F559DD">
            <w:pPr>
              <w:jc w:val="center"/>
              <w:outlineLvl w:val="0"/>
              <w:rPr>
                <w:sz w:val="16"/>
                <w:szCs w:val="16"/>
              </w:rPr>
            </w:pPr>
            <w:r w:rsidRPr="00651C8A">
              <w:rPr>
                <w:sz w:val="16"/>
                <w:szCs w:val="16"/>
              </w:rPr>
              <w:t>385,200</w:t>
            </w:r>
          </w:p>
        </w:tc>
        <w:tc>
          <w:tcPr>
            <w:tcW w:w="1598" w:type="dxa"/>
            <w:gridSpan w:val="3"/>
            <w:tcBorders>
              <w:top w:val="single" w:sz="6" w:space="0" w:color="auto"/>
              <w:bottom w:val="single" w:sz="6" w:space="0" w:color="auto"/>
            </w:tcBorders>
          </w:tcPr>
          <w:p w14:paraId="67FA7DB2" w14:textId="77777777" w:rsidR="00137D5B" w:rsidRPr="00651C8A" w:rsidRDefault="00137D5B" w:rsidP="00F559DD">
            <w:pPr>
              <w:jc w:val="center"/>
              <w:outlineLvl w:val="0"/>
              <w:rPr>
                <w:sz w:val="16"/>
                <w:szCs w:val="16"/>
              </w:rPr>
            </w:pPr>
            <w:r w:rsidRPr="00651C8A">
              <w:rPr>
                <w:sz w:val="16"/>
                <w:szCs w:val="16"/>
              </w:rPr>
              <w:t>57,800</w:t>
            </w:r>
          </w:p>
        </w:tc>
      </w:tr>
      <w:tr w:rsidR="00137D5B" w:rsidRPr="00651C8A" w14:paraId="6DDDD179" w14:textId="77777777" w:rsidTr="00F559DD">
        <w:trPr>
          <w:cantSplit/>
          <w:jc w:val="center"/>
        </w:trPr>
        <w:tc>
          <w:tcPr>
            <w:tcW w:w="4823" w:type="dxa"/>
            <w:gridSpan w:val="7"/>
            <w:tcBorders>
              <w:top w:val="single" w:sz="6" w:space="0" w:color="auto"/>
            </w:tcBorders>
            <w:shd w:val="clear" w:color="auto" w:fill="BFBFBF"/>
          </w:tcPr>
          <w:p w14:paraId="2CA26A89" w14:textId="77777777" w:rsidR="00137D5B" w:rsidRPr="00B05055" w:rsidRDefault="00137D5B" w:rsidP="00F559DD">
            <w:pPr>
              <w:keepNext/>
              <w:jc w:val="center"/>
              <w:outlineLvl w:val="0"/>
              <w:rPr>
                <w:b/>
                <w:bCs/>
                <w:sz w:val="16"/>
                <w:szCs w:val="16"/>
              </w:rPr>
            </w:pPr>
            <w:r w:rsidRPr="00B05055">
              <w:rPr>
                <w:b/>
                <w:bCs/>
                <w:sz w:val="16"/>
                <w:szCs w:val="16"/>
              </w:rPr>
              <w:lastRenderedPageBreak/>
              <w:t>th 8,000 to 10,000 Feet</w:t>
            </w:r>
          </w:p>
        </w:tc>
      </w:tr>
      <w:tr w:rsidR="00137D5B" w:rsidRPr="00651C8A" w14:paraId="36862DA2" w14:textId="77777777" w:rsidTr="00F559DD">
        <w:trPr>
          <w:cantSplit/>
          <w:jc w:val="center"/>
        </w:trPr>
        <w:tc>
          <w:tcPr>
            <w:tcW w:w="1473" w:type="dxa"/>
            <w:gridSpan w:val="2"/>
            <w:shd w:val="clear" w:color="auto" w:fill="BFBFBF"/>
          </w:tcPr>
          <w:p w14:paraId="71BA08A3" w14:textId="77777777" w:rsidR="00137D5B" w:rsidRPr="00B05055" w:rsidRDefault="00137D5B" w:rsidP="00F559DD">
            <w:pPr>
              <w:keepNext/>
              <w:jc w:val="center"/>
              <w:outlineLvl w:val="0"/>
              <w:rPr>
                <w:b/>
                <w:bCs/>
                <w:sz w:val="16"/>
                <w:szCs w:val="16"/>
              </w:rPr>
            </w:pPr>
            <w:r w:rsidRPr="00B05055">
              <w:rPr>
                <w:b/>
                <w:bCs/>
                <w:sz w:val="16"/>
                <w:szCs w:val="16"/>
              </w:rPr>
              <w:t>Depth (Ft.)</w:t>
            </w:r>
          </w:p>
        </w:tc>
        <w:tc>
          <w:tcPr>
            <w:tcW w:w="1800" w:type="dxa"/>
            <w:gridSpan w:val="3"/>
            <w:shd w:val="clear" w:color="auto" w:fill="BFBFBF"/>
          </w:tcPr>
          <w:p w14:paraId="08EA54D2" w14:textId="77777777" w:rsidR="00137D5B" w:rsidRPr="00B05055" w:rsidRDefault="00137D5B" w:rsidP="00F559DD">
            <w:pPr>
              <w:keepNext/>
              <w:jc w:val="center"/>
              <w:outlineLvl w:val="0"/>
              <w:rPr>
                <w:b/>
                <w:bCs/>
                <w:sz w:val="16"/>
                <w:szCs w:val="16"/>
              </w:rPr>
            </w:pPr>
            <w:r w:rsidRPr="00B05055">
              <w:rPr>
                <w:b/>
                <w:bCs/>
                <w:sz w:val="16"/>
                <w:szCs w:val="16"/>
              </w:rPr>
              <w:t>Fair Market Value</w:t>
            </w:r>
          </w:p>
        </w:tc>
        <w:tc>
          <w:tcPr>
            <w:tcW w:w="1550" w:type="dxa"/>
            <w:gridSpan w:val="2"/>
            <w:shd w:val="clear" w:color="auto" w:fill="BFBFBF"/>
          </w:tcPr>
          <w:p w14:paraId="20C4BCA8" w14:textId="77777777" w:rsidR="00137D5B" w:rsidRPr="00B05055" w:rsidRDefault="00137D5B" w:rsidP="00F559DD">
            <w:pPr>
              <w:keepNext/>
              <w:jc w:val="center"/>
              <w:outlineLvl w:val="0"/>
              <w:rPr>
                <w:b/>
                <w:bCs/>
                <w:sz w:val="16"/>
                <w:szCs w:val="16"/>
              </w:rPr>
            </w:pPr>
            <w:r w:rsidRPr="00B05055">
              <w:rPr>
                <w:b/>
                <w:bCs/>
                <w:sz w:val="16"/>
                <w:szCs w:val="16"/>
              </w:rPr>
              <w:t>Assessment</w:t>
            </w:r>
          </w:p>
        </w:tc>
      </w:tr>
      <w:tr w:rsidR="00137D5B" w:rsidRPr="00651C8A" w14:paraId="0473915F" w14:textId="77777777" w:rsidTr="00F559DD">
        <w:trPr>
          <w:cantSplit/>
          <w:jc w:val="center"/>
        </w:trPr>
        <w:tc>
          <w:tcPr>
            <w:tcW w:w="1473" w:type="dxa"/>
            <w:gridSpan w:val="2"/>
          </w:tcPr>
          <w:p w14:paraId="549166F5" w14:textId="77777777" w:rsidR="00137D5B" w:rsidRPr="00651C8A" w:rsidRDefault="00137D5B" w:rsidP="00F559DD">
            <w:pPr>
              <w:keepNext/>
              <w:jc w:val="center"/>
              <w:outlineLvl w:val="0"/>
              <w:rPr>
                <w:sz w:val="16"/>
                <w:szCs w:val="16"/>
              </w:rPr>
            </w:pPr>
            <w:r w:rsidRPr="00651C8A">
              <w:rPr>
                <w:sz w:val="16"/>
                <w:szCs w:val="16"/>
              </w:rPr>
              <w:t xml:space="preserve"> </w:t>
            </w:r>
          </w:p>
        </w:tc>
        <w:tc>
          <w:tcPr>
            <w:tcW w:w="1800" w:type="dxa"/>
            <w:gridSpan w:val="3"/>
          </w:tcPr>
          <w:p w14:paraId="6927AD4D" w14:textId="77777777" w:rsidR="00137D5B" w:rsidRPr="00651C8A" w:rsidRDefault="00137D5B" w:rsidP="00F559DD">
            <w:pPr>
              <w:keepNext/>
              <w:outlineLvl w:val="0"/>
              <w:rPr>
                <w:sz w:val="16"/>
                <w:szCs w:val="16"/>
              </w:rPr>
            </w:pPr>
            <w:r w:rsidRPr="00651C8A">
              <w:rPr>
                <w:sz w:val="16"/>
                <w:szCs w:val="16"/>
              </w:rPr>
              <w:t>$</w:t>
            </w:r>
          </w:p>
        </w:tc>
        <w:tc>
          <w:tcPr>
            <w:tcW w:w="1550" w:type="dxa"/>
            <w:gridSpan w:val="2"/>
          </w:tcPr>
          <w:p w14:paraId="32305D2F" w14:textId="77777777" w:rsidR="00137D5B" w:rsidRPr="00651C8A" w:rsidRDefault="00137D5B" w:rsidP="00F559DD">
            <w:pPr>
              <w:keepNext/>
              <w:outlineLvl w:val="0"/>
              <w:rPr>
                <w:sz w:val="16"/>
                <w:szCs w:val="16"/>
              </w:rPr>
            </w:pPr>
            <w:r w:rsidRPr="00651C8A">
              <w:rPr>
                <w:sz w:val="16"/>
                <w:szCs w:val="16"/>
              </w:rPr>
              <w:t>$</w:t>
            </w:r>
          </w:p>
        </w:tc>
      </w:tr>
      <w:tr w:rsidR="00137D5B" w:rsidRPr="00651C8A" w14:paraId="129DE93A" w14:textId="77777777" w:rsidTr="00F559DD">
        <w:trPr>
          <w:cantSplit/>
          <w:jc w:val="center"/>
        </w:trPr>
        <w:tc>
          <w:tcPr>
            <w:tcW w:w="1473" w:type="dxa"/>
            <w:gridSpan w:val="2"/>
          </w:tcPr>
          <w:p w14:paraId="609C8CF3" w14:textId="77777777" w:rsidR="00137D5B" w:rsidRPr="00651C8A" w:rsidRDefault="00137D5B" w:rsidP="00F559DD">
            <w:pPr>
              <w:keepNext/>
              <w:jc w:val="center"/>
              <w:outlineLvl w:val="0"/>
              <w:rPr>
                <w:sz w:val="16"/>
                <w:szCs w:val="16"/>
              </w:rPr>
            </w:pPr>
            <w:r w:rsidRPr="00651C8A">
              <w:rPr>
                <w:sz w:val="16"/>
                <w:szCs w:val="16"/>
              </w:rPr>
              <w:t>8,000</w:t>
            </w:r>
          </w:p>
        </w:tc>
        <w:tc>
          <w:tcPr>
            <w:tcW w:w="1800" w:type="dxa"/>
            <w:gridSpan w:val="3"/>
          </w:tcPr>
          <w:p w14:paraId="70D84341" w14:textId="77777777" w:rsidR="00137D5B" w:rsidRPr="00651C8A" w:rsidRDefault="00137D5B" w:rsidP="00F559DD">
            <w:pPr>
              <w:keepNext/>
              <w:jc w:val="center"/>
              <w:outlineLvl w:val="0"/>
              <w:rPr>
                <w:sz w:val="16"/>
                <w:szCs w:val="16"/>
              </w:rPr>
            </w:pPr>
            <w:r w:rsidRPr="00651C8A">
              <w:rPr>
                <w:sz w:val="16"/>
                <w:szCs w:val="16"/>
              </w:rPr>
              <w:t>537,900</w:t>
            </w:r>
          </w:p>
        </w:tc>
        <w:tc>
          <w:tcPr>
            <w:tcW w:w="1550" w:type="dxa"/>
            <w:gridSpan w:val="2"/>
          </w:tcPr>
          <w:p w14:paraId="339913EB" w14:textId="77777777" w:rsidR="00137D5B" w:rsidRPr="00651C8A" w:rsidRDefault="00137D5B" w:rsidP="00F559DD">
            <w:pPr>
              <w:keepNext/>
              <w:jc w:val="center"/>
              <w:outlineLvl w:val="0"/>
              <w:rPr>
                <w:sz w:val="16"/>
                <w:szCs w:val="16"/>
              </w:rPr>
            </w:pPr>
            <w:r w:rsidRPr="00651C8A">
              <w:rPr>
                <w:sz w:val="16"/>
                <w:szCs w:val="16"/>
              </w:rPr>
              <w:t>80,700</w:t>
            </w:r>
          </w:p>
        </w:tc>
      </w:tr>
      <w:tr w:rsidR="00137D5B" w:rsidRPr="00651C8A" w14:paraId="66416AFC" w14:textId="77777777" w:rsidTr="00F559DD">
        <w:trPr>
          <w:cantSplit/>
          <w:jc w:val="center"/>
        </w:trPr>
        <w:tc>
          <w:tcPr>
            <w:tcW w:w="1473" w:type="dxa"/>
            <w:gridSpan w:val="2"/>
          </w:tcPr>
          <w:p w14:paraId="4F091B27" w14:textId="77777777" w:rsidR="00137D5B" w:rsidRPr="00651C8A" w:rsidRDefault="00137D5B" w:rsidP="00F559DD">
            <w:pPr>
              <w:keepNext/>
              <w:jc w:val="center"/>
              <w:outlineLvl w:val="0"/>
              <w:rPr>
                <w:sz w:val="16"/>
                <w:szCs w:val="16"/>
              </w:rPr>
            </w:pPr>
            <w:r w:rsidRPr="00651C8A">
              <w:rPr>
                <w:sz w:val="16"/>
                <w:szCs w:val="16"/>
              </w:rPr>
              <w:t>9,000</w:t>
            </w:r>
          </w:p>
        </w:tc>
        <w:tc>
          <w:tcPr>
            <w:tcW w:w="1800" w:type="dxa"/>
            <w:gridSpan w:val="3"/>
          </w:tcPr>
          <w:p w14:paraId="2B639324" w14:textId="77777777" w:rsidR="00137D5B" w:rsidRPr="00651C8A" w:rsidRDefault="00137D5B" w:rsidP="00F559DD">
            <w:pPr>
              <w:keepNext/>
              <w:jc w:val="center"/>
              <w:outlineLvl w:val="0"/>
              <w:rPr>
                <w:sz w:val="16"/>
                <w:szCs w:val="16"/>
              </w:rPr>
            </w:pPr>
            <w:r w:rsidRPr="00651C8A">
              <w:rPr>
                <w:sz w:val="16"/>
                <w:szCs w:val="16"/>
              </w:rPr>
              <w:t>766,800</w:t>
            </w:r>
          </w:p>
        </w:tc>
        <w:tc>
          <w:tcPr>
            <w:tcW w:w="1550" w:type="dxa"/>
            <w:gridSpan w:val="2"/>
          </w:tcPr>
          <w:p w14:paraId="26109C1A" w14:textId="77777777" w:rsidR="00137D5B" w:rsidRPr="00651C8A" w:rsidRDefault="00137D5B" w:rsidP="00F559DD">
            <w:pPr>
              <w:keepNext/>
              <w:jc w:val="center"/>
              <w:outlineLvl w:val="0"/>
              <w:rPr>
                <w:sz w:val="16"/>
                <w:szCs w:val="16"/>
              </w:rPr>
            </w:pPr>
            <w:r w:rsidRPr="00651C8A">
              <w:rPr>
                <w:sz w:val="16"/>
                <w:szCs w:val="16"/>
              </w:rPr>
              <w:t>115,000</w:t>
            </w:r>
          </w:p>
        </w:tc>
      </w:tr>
      <w:tr w:rsidR="00137D5B" w:rsidRPr="00651C8A" w14:paraId="3906C6B1" w14:textId="77777777" w:rsidTr="00F559DD">
        <w:trPr>
          <w:cantSplit/>
          <w:jc w:val="center"/>
        </w:trPr>
        <w:tc>
          <w:tcPr>
            <w:tcW w:w="1473" w:type="dxa"/>
            <w:gridSpan w:val="2"/>
          </w:tcPr>
          <w:p w14:paraId="76B221B5" w14:textId="77777777" w:rsidR="00137D5B" w:rsidRPr="00651C8A" w:rsidRDefault="00137D5B" w:rsidP="00F559DD">
            <w:pPr>
              <w:keepNext/>
              <w:jc w:val="center"/>
              <w:outlineLvl w:val="0"/>
              <w:rPr>
                <w:sz w:val="16"/>
                <w:szCs w:val="16"/>
              </w:rPr>
            </w:pPr>
            <w:r w:rsidRPr="00651C8A">
              <w:rPr>
                <w:sz w:val="16"/>
                <w:szCs w:val="16"/>
              </w:rPr>
              <w:t>10,000</w:t>
            </w:r>
          </w:p>
        </w:tc>
        <w:tc>
          <w:tcPr>
            <w:tcW w:w="1800" w:type="dxa"/>
            <w:gridSpan w:val="3"/>
          </w:tcPr>
          <w:p w14:paraId="2AC406A1" w14:textId="77777777" w:rsidR="00137D5B" w:rsidRPr="00651C8A" w:rsidRDefault="00137D5B" w:rsidP="00F559DD">
            <w:pPr>
              <w:keepNext/>
              <w:jc w:val="center"/>
              <w:outlineLvl w:val="0"/>
              <w:rPr>
                <w:sz w:val="16"/>
                <w:szCs w:val="16"/>
              </w:rPr>
            </w:pPr>
            <w:r w:rsidRPr="00651C8A">
              <w:rPr>
                <w:sz w:val="16"/>
                <w:szCs w:val="16"/>
              </w:rPr>
              <w:t>1,062,900</w:t>
            </w:r>
          </w:p>
        </w:tc>
        <w:tc>
          <w:tcPr>
            <w:tcW w:w="1550" w:type="dxa"/>
            <w:gridSpan w:val="2"/>
          </w:tcPr>
          <w:p w14:paraId="3D3F1B4A" w14:textId="77777777" w:rsidR="00137D5B" w:rsidRPr="00651C8A" w:rsidRDefault="00137D5B" w:rsidP="00F559DD">
            <w:pPr>
              <w:keepNext/>
              <w:jc w:val="center"/>
              <w:outlineLvl w:val="0"/>
              <w:rPr>
                <w:sz w:val="16"/>
                <w:szCs w:val="16"/>
              </w:rPr>
            </w:pPr>
            <w:r w:rsidRPr="00651C8A">
              <w:rPr>
                <w:sz w:val="16"/>
                <w:szCs w:val="16"/>
              </w:rPr>
              <w:t>159,400</w:t>
            </w:r>
          </w:p>
        </w:tc>
      </w:tr>
      <w:tr w:rsidR="00137D5B" w:rsidRPr="00651C8A" w14:paraId="4F4821F5" w14:textId="77777777" w:rsidTr="00F559DD">
        <w:trPr>
          <w:cantSplit/>
          <w:jc w:val="center"/>
        </w:trPr>
        <w:tc>
          <w:tcPr>
            <w:tcW w:w="4823" w:type="dxa"/>
            <w:gridSpan w:val="7"/>
            <w:shd w:val="clear" w:color="auto" w:fill="BFBFBF"/>
          </w:tcPr>
          <w:p w14:paraId="540141DA" w14:textId="77777777" w:rsidR="00137D5B" w:rsidRPr="00B05055" w:rsidRDefault="00137D5B" w:rsidP="00F559DD">
            <w:pPr>
              <w:keepNext/>
              <w:jc w:val="center"/>
              <w:outlineLvl w:val="0"/>
              <w:rPr>
                <w:b/>
                <w:bCs/>
                <w:sz w:val="16"/>
                <w:szCs w:val="16"/>
              </w:rPr>
            </w:pPr>
            <w:r w:rsidRPr="00B05055">
              <w:rPr>
                <w:b/>
                <w:bCs/>
                <w:sz w:val="16"/>
                <w:szCs w:val="16"/>
              </w:rPr>
              <w:t>Depth 11,000 to 15,000 Feet</w:t>
            </w:r>
          </w:p>
        </w:tc>
      </w:tr>
      <w:tr w:rsidR="00137D5B" w:rsidRPr="00651C8A" w14:paraId="76E8DFC0" w14:textId="77777777" w:rsidTr="00F559DD">
        <w:trPr>
          <w:cantSplit/>
          <w:jc w:val="center"/>
        </w:trPr>
        <w:tc>
          <w:tcPr>
            <w:tcW w:w="1473" w:type="dxa"/>
            <w:gridSpan w:val="2"/>
            <w:shd w:val="clear" w:color="auto" w:fill="BFBFBF"/>
          </w:tcPr>
          <w:p w14:paraId="1D4BA513" w14:textId="77777777" w:rsidR="00137D5B" w:rsidRPr="00B05055" w:rsidRDefault="00137D5B" w:rsidP="00F559DD">
            <w:pPr>
              <w:keepNext/>
              <w:jc w:val="center"/>
              <w:outlineLvl w:val="0"/>
              <w:rPr>
                <w:b/>
                <w:bCs/>
                <w:sz w:val="16"/>
                <w:szCs w:val="16"/>
              </w:rPr>
            </w:pPr>
            <w:r w:rsidRPr="00B05055">
              <w:rPr>
                <w:b/>
                <w:bCs/>
                <w:sz w:val="16"/>
                <w:szCs w:val="16"/>
              </w:rPr>
              <w:t>Depth (Ft.)</w:t>
            </w:r>
          </w:p>
        </w:tc>
        <w:tc>
          <w:tcPr>
            <w:tcW w:w="1800" w:type="dxa"/>
            <w:gridSpan w:val="3"/>
            <w:shd w:val="clear" w:color="auto" w:fill="BFBFBF"/>
          </w:tcPr>
          <w:p w14:paraId="7A08810C" w14:textId="77777777" w:rsidR="00137D5B" w:rsidRPr="00B05055" w:rsidRDefault="00137D5B" w:rsidP="00F559DD">
            <w:pPr>
              <w:keepNext/>
              <w:jc w:val="center"/>
              <w:outlineLvl w:val="0"/>
              <w:rPr>
                <w:b/>
                <w:bCs/>
                <w:sz w:val="16"/>
                <w:szCs w:val="16"/>
              </w:rPr>
            </w:pPr>
            <w:r w:rsidRPr="00B05055">
              <w:rPr>
                <w:b/>
                <w:bCs/>
                <w:sz w:val="16"/>
                <w:szCs w:val="16"/>
              </w:rPr>
              <w:t>Fair Market Value</w:t>
            </w:r>
          </w:p>
        </w:tc>
        <w:tc>
          <w:tcPr>
            <w:tcW w:w="1550" w:type="dxa"/>
            <w:gridSpan w:val="2"/>
            <w:shd w:val="clear" w:color="auto" w:fill="BFBFBF"/>
          </w:tcPr>
          <w:p w14:paraId="334B9D93" w14:textId="77777777" w:rsidR="00137D5B" w:rsidRPr="00B05055" w:rsidRDefault="00137D5B" w:rsidP="00F559DD">
            <w:pPr>
              <w:keepNext/>
              <w:jc w:val="center"/>
              <w:outlineLvl w:val="0"/>
              <w:rPr>
                <w:b/>
                <w:bCs/>
                <w:sz w:val="16"/>
                <w:szCs w:val="16"/>
              </w:rPr>
            </w:pPr>
            <w:r w:rsidRPr="00B05055">
              <w:rPr>
                <w:b/>
                <w:bCs/>
                <w:sz w:val="16"/>
                <w:szCs w:val="16"/>
              </w:rPr>
              <w:t>Assessment</w:t>
            </w:r>
          </w:p>
        </w:tc>
      </w:tr>
      <w:tr w:rsidR="00137D5B" w:rsidRPr="00651C8A" w14:paraId="5E11896F" w14:textId="77777777" w:rsidTr="00F559DD">
        <w:trPr>
          <w:cantSplit/>
          <w:jc w:val="center"/>
        </w:trPr>
        <w:tc>
          <w:tcPr>
            <w:tcW w:w="1473" w:type="dxa"/>
            <w:gridSpan w:val="2"/>
          </w:tcPr>
          <w:p w14:paraId="5EDCB04D" w14:textId="77777777" w:rsidR="00137D5B" w:rsidRPr="00651C8A" w:rsidRDefault="00137D5B" w:rsidP="00F559DD">
            <w:pPr>
              <w:keepNext/>
              <w:jc w:val="center"/>
              <w:outlineLvl w:val="0"/>
              <w:rPr>
                <w:sz w:val="16"/>
                <w:szCs w:val="16"/>
              </w:rPr>
            </w:pPr>
            <w:r w:rsidRPr="00651C8A">
              <w:rPr>
                <w:sz w:val="16"/>
                <w:szCs w:val="16"/>
              </w:rPr>
              <w:t xml:space="preserve"> </w:t>
            </w:r>
          </w:p>
        </w:tc>
        <w:tc>
          <w:tcPr>
            <w:tcW w:w="1800" w:type="dxa"/>
            <w:gridSpan w:val="3"/>
          </w:tcPr>
          <w:p w14:paraId="53645502" w14:textId="77777777" w:rsidR="00137D5B" w:rsidRPr="00651C8A" w:rsidRDefault="00137D5B" w:rsidP="00F559DD">
            <w:pPr>
              <w:keepNext/>
              <w:outlineLvl w:val="0"/>
              <w:rPr>
                <w:sz w:val="16"/>
                <w:szCs w:val="16"/>
              </w:rPr>
            </w:pPr>
            <w:r w:rsidRPr="00651C8A">
              <w:rPr>
                <w:sz w:val="16"/>
                <w:szCs w:val="16"/>
              </w:rPr>
              <w:t>$</w:t>
            </w:r>
          </w:p>
        </w:tc>
        <w:tc>
          <w:tcPr>
            <w:tcW w:w="1550" w:type="dxa"/>
            <w:gridSpan w:val="2"/>
          </w:tcPr>
          <w:p w14:paraId="4B1E222A" w14:textId="77777777" w:rsidR="00137D5B" w:rsidRPr="00651C8A" w:rsidRDefault="00137D5B" w:rsidP="00F559DD">
            <w:pPr>
              <w:keepNext/>
              <w:outlineLvl w:val="0"/>
              <w:rPr>
                <w:sz w:val="16"/>
                <w:szCs w:val="16"/>
              </w:rPr>
            </w:pPr>
            <w:r w:rsidRPr="00651C8A">
              <w:rPr>
                <w:sz w:val="16"/>
                <w:szCs w:val="16"/>
              </w:rPr>
              <w:t>$</w:t>
            </w:r>
          </w:p>
        </w:tc>
      </w:tr>
      <w:tr w:rsidR="00137D5B" w:rsidRPr="00651C8A" w14:paraId="51143A07" w14:textId="77777777" w:rsidTr="00F559DD">
        <w:trPr>
          <w:cantSplit/>
          <w:jc w:val="center"/>
        </w:trPr>
        <w:tc>
          <w:tcPr>
            <w:tcW w:w="1473" w:type="dxa"/>
            <w:gridSpan w:val="2"/>
          </w:tcPr>
          <w:p w14:paraId="61D261E8" w14:textId="77777777" w:rsidR="00137D5B" w:rsidRPr="00651C8A" w:rsidRDefault="00137D5B" w:rsidP="00F559DD">
            <w:pPr>
              <w:keepNext/>
              <w:jc w:val="center"/>
              <w:outlineLvl w:val="0"/>
              <w:rPr>
                <w:sz w:val="16"/>
                <w:szCs w:val="16"/>
              </w:rPr>
            </w:pPr>
            <w:r w:rsidRPr="00651C8A">
              <w:rPr>
                <w:sz w:val="16"/>
                <w:szCs w:val="16"/>
              </w:rPr>
              <w:t>11,000</w:t>
            </w:r>
          </w:p>
        </w:tc>
        <w:tc>
          <w:tcPr>
            <w:tcW w:w="1800" w:type="dxa"/>
            <w:gridSpan w:val="3"/>
          </w:tcPr>
          <w:p w14:paraId="5F02E16A" w14:textId="77777777" w:rsidR="00137D5B" w:rsidRPr="00651C8A" w:rsidRDefault="00137D5B" w:rsidP="00F559DD">
            <w:pPr>
              <w:keepNext/>
              <w:jc w:val="center"/>
              <w:outlineLvl w:val="0"/>
              <w:rPr>
                <w:sz w:val="16"/>
                <w:szCs w:val="16"/>
              </w:rPr>
            </w:pPr>
            <w:r w:rsidRPr="00651C8A">
              <w:rPr>
                <w:sz w:val="16"/>
                <w:szCs w:val="16"/>
              </w:rPr>
              <w:t>1,408,000</w:t>
            </w:r>
          </w:p>
        </w:tc>
        <w:tc>
          <w:tcPr>
            <w:tcW w:w="1550" w:type="dxa"/>
            <w:gridSpan w:val="2"/>
          </w:tcPr>
          <w:p w14:paraId="0C8E7B13" w14:textId="77777777" w:rsidR="00137D5B" w:rsidRPr="00651C8A" w:rsidRDefault="00137D5B" w:rsidP="00F559DD">
            <w:pPr>
              <w:keepNext/>
              <w:jc w:val="center"/>
              <w:outlineLvl w:val="0"/>
              <w:rPr>
                <w:sz w:val="16"/>
                <w:szCs w:val="16"/>
              </w:rPr>
            </w:pPr>
            <w:r w:rsidRPr="00651C8A">
              <w:rPr>
                <w:sz w:val="16"/>
                <w:szCs w:val="16"/>
              </w:rPr>
              <w:t>211,200</w:t>
            </w:r>
          </w:p>
        </w:tc>
      </w:tr>
      <w:tr w:rsidR="00137D5B" w:rsidRPr="00651C8A" w14:paraId="330DAB40" w14:textId="77777777" w:rsidTr="00F559DD">
        <w:trPr>
          <w:cantSplit/>
          <w:jc w:val="center"/>
        </w:trPr>
        <w:tc>
          <w:tcPr>
            <w:tcW w:w="1473" w:type="dxa"/>
            <w:gridSpan w:val="2"/>
          </w:tcPr>
          <w:p w14:paraId="10030C3E" w14:textId="77777777" w:rsidR="00137D5B" w:rsidRPr="00651C8A" w:rsidRDefault="00137D5B" w:rsidP="00F559DD">
            <w:pPr>
              <w:keepNext/>
              <w:jc w:val="center"/>
              <w:outlineLvl w:val="0"/>
              <w:rPr>
                <w:sz w:val="16"/>
                <w:szCs w:val="16"/>
              </w:rPr>
            </w:pPr>
            <w:r w:rsidRPr="00651C8A">
              <w:rPr>
                <w:sz w:val="16"/>
                <w:szCs w:val="16"/>
              </w:rPr>
              <w:t>12,000</w:t>
            </w:r>
          </w:p>
        </w:tc>
        <w:tc>
          <w:tcPr>
            <w:tcW w:w="1800" w:type="dxa"/>
            <w:gridSpan w:val="3"/>
          </w:tcPr>
          <w:p w14:paraId="5FF95700" w14:textId="77777777" w:rsidR="00137D5B" w:rsidRPr="00651C8A" w:rsidRDefault="00137D5B" w:rsidP="00F559DD">
            <w:pPr>
              <w:keepNext/>
              <w:jc w:val="center"/>
              <w:outlineLvl w:val="0"/>
              <w:rPr>
                <w:sz w:val="16"/>
                <w:szCs w:val="16"/>
              </w:rPr>
            </w:pPr>
            <w:r w:rsidRPr="00651C8A">
              <w:rPr>
                <w:sz w:val="16"/>
                <w:szCs w:val="16"/>
              </w:rPr>
              <w:t>1,778,000</w:t>
            </w:r>
          </w:p>
        </w:tc>
        <w:tc>
          <w:tcPr>
            <w:tcW w:w="1550" w:type="dxa"/>
            <w:gridSpan w:val="2"/>
          </w:tcPr>
          <w:p w14:paraId="7B8B88D7" w14:textId="77777777" w:rsidR="00137D5B" w:rsidRPr="00651C8A" w:rsidRDefault="00137D5B" w:rsidP="00F559DD">
            <w:pPr>
              <w:keepNext/>
              <w:jc w:val="center"/>
              <w:outlineLvl w:val="0"/>
              <w:rPr>
                <w:sz w:val="16"/>
                <w:szCs w:val="16"/>
              </w:rPr>
            </w:pPr>
            <w:r w:rsidRPr="00651C8A">
              <w:rPr>
                <w:sz w:val="16"/>
                <w:szCs w:val="16"/>
              </w:rPr>
              <w:t>266,700</w:t>
            </w:r>
          </w:p>
        </w:tc>
      </w:tr>
      <w:tr w:rsidR="00137D5B" w:rsidRPr="00651C8A" w14:paraId="2E5B1C45" w14:textId="77777777" w:rsidTr="00F559DD">
        <w:trPr>
          <w:cantSplit/>
          <w:jc w:val="center"/>
        </w:trPr>
        <w:tc>
          <w:tcPr>
            <w:tcW w:w="1473" w:type="dxa"/>
            <w:gridSpan w:val="2"/>
          </w:tcPr>
          <w:p w14:paraId="2E6F7591" w14:textId="77777777" w:rsidR="00137D5B" w:rsidRPr="00651C8A" w:rsidRDefault="00137D5B" w:rsidP="00F559DD">
            <w:pPr>
              <w:keepNext/>
              <w:jc w:val="center"/>
              <w:outlineLvl w:val="0"/>
              <w:rPr>
                <w:sz w:val="16"/>
                <w:szCs w:val="16"/>
              </w:rPr>
            </w:pPr>
            <w:r w:rsidRPr="00651C8A">
              <w:rPr>
                <w:sz w:val="16"/>
                <w:szCs w:val="16"/>
              </w:rPr>
              <w:t>13,000</w:t>
            </w:r>
          </w:p>
        </w:tc>
        <w:tc>
          <w:tcPr>
            <w:tcW w:w="1800" w:type="dxa"/>
            <w:gridSpan w:val="3"/>
          </w:tcPr>
          <w:p w14:paraId="04FE01D0" w14:textId="77777777" w:rsidR="00137D5B" w:rsidRPr="00651C8A" w:rsidRDefault="00137D5B" w:rsidP="00F559DD">
            <w:pPr>
              <w:keepNext/>
              <w:jc w:val="center"/>
              <w:outlineLvl w:val="0"/>
              <w:rPr>
                <w:sz w:val="16"/>
                <w:szCs w:val="16"/>
              </w:rPr>
            </w:pPr>
            <w:r w:rsidRPr="00651C8A">
              <w:rPr>
                <w:sz w:val="16"/>
                <w:szCs w:val="16"/>
              </w:rPr>
              <w:t>2,145,600</w:t>
            </w:r>
          </w:p>
        </w:tc>
        <w:tc>
          <w:tcPr>
            <w:tcW w:w="1550" w:type="dxa"/>
            <w:gridSpan w:val="2"/>
          </w:tcPr>
          <w:p w14:paraId="1F983CA4" w14:textId="77777777" w:rsidR="00137D5B" w:rsidRPr="00651C8A" w:rsidRDefault="00137D5B" w:rsidP="00F559DD">
            <w:pPr>
              <w:keepNext/>
              <w:jc w:val="center"/>
              <w:outlineLvl w:val="0"/>
              <w:rPr>
                <w:sz w:val="16"/>
                <w:szCs w:val="16"/>
              </w:rPr>
            </w:pPr>
            <w:r w:rsidRPr="00651C8A">
              <w:rPr>
                <w:sz w:val="16"/>
                <w:szCs w:val="16"/>
              </w:rPr>
              <w:t>321,800</w:t>
            </w:r>
          </w:p>
        </w:tc>
      </w:tr>
      <w:tr w:rsidR="00137D5B" w:rsidRPr="00651C8A" w14:paraId="0560F998" w14:textId="77777777" w:rsidTr="00F559DD">
        <w:trPr>
          <w:cantSplit/>
          <w:jc w:val="center"/>
        </w:trPr>
        <w:tc>
          <w:tcPr>
            <w:tcW w:w="1473" w:type="dxa"/>
            <w:gridSpan w:val="2"/>
          </w:tcPr>
          <w:p w14:paraId="785861D9" w14:textId="77777777" w:rsidR="00137D5B" w:rsidRPr="00651C8A" w:rsidRDefault="00137D5B" w:rsidP="00F559DD">
            <w:pPr>
              <w:keepNext/>
              <w:jc w:val="center"/>
              <w:outlineLvl w:val="0"/>
              <w:rPr>
                <w:sz w:val="16"/>
                <w:szCs w:val="16"/>
              </w:rPr>
            </w:pPr>
            <w:r w:rsidRPr="00651C8A">
              <w:rPr>
                <w:sz w:val="16"/>
                <w:szCs w:val="16"/>
              </w:rPr>
              <w:t>14,000</w:t>
            </w:r>
          </w:p>
        </w:tc>
        <w:tc>
          <w:tcPr>
            <w:tcW w:w="1800" w:type="dxa"/>
            <w:gridSpan w:val="3"/>
          </w:tcPr>
          <w:p w14:paraId="71AEB96A" w14:textId="77777777" w:rsidR="00137D5B" w:rsidRPr="00651C8A" w:rsidRDefault="00137D5B" w:rsidP="00F559DD">
            <w:pPr>
              <w:keepNext/>
              <w:jc w:val="center"/>
              <w:outlineLvl w:val="0"/>
              <w:rPr>
                <w:sz w:val="16"/>
                <w:szCs w:val="16"/>
              </w:rPr>
            </w:pPr>
            <w:r w:rsidRPr="00651C8A">
              <w:rPr>
                <w:sz w:val="16"/>
                <w:szCs w:val="16"/>
              </w:rPr>
              <w:t>2,484,000</w:t>
            </w:r>
          </w:p>
        </w:tc>
        <w:tc>
          <w:tcPr>
            <w:tcW w:w="1550" w:type="dxa"/>
            <w:gridSpan w:val="2"/>
          </w:tcPr>
          <w:p w14:paraId="570C13D0" w14:textId="77777777" w:rsidR="00137D5B" w:rsidRPr="00651C8A" w:rsidRDefault="00137D5B" w:rsidP="00F559DD">
            <w:pPr>
              <w:keepNext/>
              <w:jc w:val="center"/>
              <w:outlineLvl w:val="0"/>
              <w:rPr>
                <w:sz w:val="16"/>
                <w:szCs w:val="16"/>
              </w:rPr>
            </w:pPr>
            <w:r w:rsidRPr="00651C8A">
              <w:rPr>
                <w:sz w:val="16"/>
                <w:szCs w:val="16"/>
              </w:rPr>
              <w:t>372,600</w:t>
            </w:r>
          </w:p>
        </w:tc>
      </w:tr>
      <w:tr w:rsidR="00137D5B" w:rsidRPr="00651C8A" w14:paraId="7A89B099" w14:textId="77777777" w:rsidTr="00F559DD">
        <w:trPr>
          <w:cantSplit/>
          <w:jc w:val="center"/>
        </w:trPr>
        <w:tc>
          <w:tcPr>
            <w:tcW w:w="1473" w:type="dxa"/>
            <w:gridSpan w:val="2"/>
          </w:tcPr>
          <w:p w14:paraId="7453E653" w14:textId="77777777" w:rsidR="00137D5B" w:rsidRPr="00651C8A" w:rsidRDefault="00137D5B" w:rsidP="00F559DD">
            <w:pPr>
              <w:jc w:val="center"/>
              <w:outlineLvl w:val="0"/>
              <w:rPr>
                <w:sz w:val="16"/>
                <w:szCs w:val="16"/>
              </w:rPr>
            </w:pPr>
            <w:r w:rsidRPr="00651C8A">
              <w:rPr>
                <w:sz w:val="16"/>
                <w:szCs w:val="16"/>
              </w:rPr>
              <w:t>15,000</w:t>
            </w:r>
          </w:p>
        </w:tc>
        <w:tc>
          <w:tcPr>
            <w:tcW w:w="1800" w:type="dxa"/>
            <w:gridSpan w:val="3"/>
          </w:tcPr>
          <w:p w14:paraId="51B80180" w14:textId="77777777" w:rsidR="00137D5B" w:rsidRPr="00651C8A" w:rsidRDefault="00137D5B" w:rsidP="00F559DD">
            <w:pPr>
              <w:jc w:val="center"/>
              <w:outlineLvl w:val="0"/>
              <w:rPr>
                <w:sz w:val="16"/>
                <w:szCs w:val="16"/>
              </w:rPr>
            </w:pPr>
            <w:r w:rsidRPr="00651C8A">
              <w:rPr>
                <w:sz w:val="16"/>
                <w:szCs w:val="16"/>
              </w:rPr>
              <w:t>2,769,200</w:t>
            </w:r>
          </w:p>
        </w:tc>
        <w:tc>
          <w:tcPr>
            <w:tcW w:w="1550" w:type="dxa"/>
            <w:gridSpan w:val="2"/>
          </w:tcPr>
          <w:p w14:paraId="1B1E7560" w14:textId="77777777" w:rsidR="00137D5B" w:rsidRPr="00651C8A" w:rsidRDefault="00137D5B" w:rsidP="00F559DD">
            <w:pPr>
              <w:jc w:val="center"/>
              <w:outlineLvl w:val="0"/>
              <w:rPr>
                <w:sz w:val="16"/>
                <w:szCs w:val="16"/>
              </w:rPr>
            </w:pPr>
            <w:r w:rsidRPr="00651C8A">
              <w:rPr>
                <w:sz w:val="16"/>
                <w:szCs w:val="16"/>
              </w:rPr>
              <w:t>415,400</w:t>
            </w:r>
          </w:p>
        </w:tc>
      </w:tr>
      <w:tr w:rsidR="00137D5B" w:rsidRPr="00651C8A" w14:paraId="797139C3" w14:textId="77777777" w:rsidTr="00F559DD">
        <w:trPr>
          <w:cantSplit/>
          <w:jc w:val="center"/>
        </w:trPr>
        <w:tc>
          <w:tcPr>
            <w:tcW w:w="4823" w:type="dxa"/>
            <w:gridSpan w:val="7"/>
            <w:shd w:val="clear" w:color="auto" w:fill="BFBFBF"/>
          </w:tcPr>
          <w:p w14:paraId="0F48DDCA" w14:textId="77777777" w:rsidR="00137D5B" w:rsidRPr="00B05055" w:rsidRDefault="00137D5B" w:rsidP="00F559DD">
            <w:pPr>
              <w:jc w:val="center"/>
              <w:outlineLvl w:val="0"/>
              <w:rPr>
                <w:b/>
                <w:bCs/>
                <w:sz w:val="16"/>
                <w:szCs w:val="16"/>
              </w:rPr>
            </w:pPr>
            <w:r w:rsidRPr="00B05055">
              <w:rPr>
                <w:b/>
                <w:bCs/>
                <w:sz w:val="16"/>
                <w:szCs w:val="16"/>
              </w:rPr>
              <w:t>Depth 16,000 to 20,000 Feet</w:t>
            </w:r>
          </w:p>
        </w:tc>
      </w:tr>
      <w:tr w:rsidR="00137D5B" w:rsidRPr="00651C8A" w14:paraId="317C8F3D" w14:textId="77777777" w:rsidTr="00F559DD">
        <w:trPr>
          <w:cantSplit/>
          <w:jc w:val="center"/>
        </w:trPr>
        <w:tc>
          <w:tcPr>
            <w:tcW w:w="1492" w:type="dxa"/>
            <w:gridSpan w:val="3"/>
            <w:shd w:val="clear" w:color="auto" w:fill="BFBFBF"/>
          </w:tcPr>
          <w:p w14:paraId="07C1F491" w14:textId="77777777" w:rsidR="00137D5B" w:rsidRPr="00B05055" w:rsidRDefault="00137D5B" w:rsidP="00F559DD">
            <w:pPr>
              <w:jc w:val="center"/>
              <w:outlineLvl w:val="0"/>
              <w:rPr>
                <w:b/>
                <w:bCs/>
                <w:sz w:val="16"/>
                <w:szCs w:val="16"/>
              </w:rPr>
            </w:pPr>
            <w:r w:rsidRPr="00B05055">
              <w:rPr>
                <w:b/>
                <w:bCs/>
                <w:sz w:val="16"/>
                <w:szCs w:val="16"/>
              </w:rPr>
              <w:t>Depth (Ft.)</w:t>
            </w:r>
          </w:p>
        </w:tc>
        <w:tc>
          <w:tcPr>
            <w:tcW w:w="1799" w:type="dxa"/>
            <w:gridSpan w:val="3"/>
            <w:shd w:val="clear" w:color="auto" w:fill="BFBFBF"/>
          </w:tcPr>
          <w:p w14:paraId="36D00291" w14:textId="77777777" w:rsidR="00137D5B" w:rsidRPr="00B05055" w:rsidRDefault="00137D5B" w:rsidP="00F559DD">
            <w:pPr>
              <w:jc w:val="center"/>
              <w:outlineLvl w:val="0"/>
              <w:rPr>
                <w:b/>
                <w:bCs/>
                <w:sz w:val="16"/>
                <w:szCs w:val="16"/>
              </w:rPr>
            </w:pPr>
            <w:r w:rsidRPr="00B05055">
              <w:rPr>
                <w:b/>
                <w:bCs/>
                <w:sz w:val="16"/>
                <w:szCs w:val="16"/>
              </w:rPr>
              <w:t>Fair Market Value</w:t>
            </w:r>
          </w:p>
        </w:tc>
        <w:tc>
          <w:tcPr>
            <w:tcW w:w="1532" w:type="dxa"/>
            <w:shd w:val="clear" w:color="auto" w:fill="BFBFBF"/>
          </w:tcPr>
          <w:p w14:paraId="64FF4EBD" w14:textId="77777777" w:rsidR="00137D5B" w:rsidRPr="00B05055" w:rsidRDefault="00137D5B" w:rsidP="00F559DD">
            <w:pPr>
              <w:jc w:val="center"/>
              <w:outlineLvl w:val="0"/>
              <w:rPr>
                <w:b/>
                <w:bCs/>
                <w:sz w:val="16"/>
                <w:szCs w:val="16"/>
              </w:rPr>
            </w:pPr>
            <w:r w:rsidRPr="00B05055">
              <w:rPr>
                <w:b/>
                <w:bCs/>
                <w:sz w:val="16"/>
                <w:szCs w:val="16"/>
              </w:rPr>
              <w:t>Assessment</w:t>
            </w:r>
          </w:p>
        </w:tc>
      </w:tr>
      <w:tr w:rsidR="00137D5B" w:rsidRPr="00651C8A" w14:paraId="164B5DEE" w14:textId="77777777" w:rsidTr="00F559DD">
        <w:trPr>
          <w:cantSplit/>
          <w:jc w:val="center"/>
        </w:trPr>
        <w:tc>
          <w:tcPr>
            <w:tcW w:w="1492" w:type="dxa"/>
            <w:gridSpan w:val="3"/>
          </w:tcPr>
          <w:p w14:paraId="128FE431" w14:textId="77777777" w:rsidR="00137D5B" w:rsidRPr="00651C8A" w:rsidRDefault="00137D5B" w:rsidP="00F559DD">
            <w:pPr>
              <w:jc w:val="center"/>
              <w:outlineLvl w:val="0"/>
              <w:rPr>
                <w:sz w:val="16"/>
                <w:szCs w:val="16"/>
              </w:rPr>
            </w:pPr>
            <w:r w:rsidRPr="00651C8A">
              <w:rPr>
                <w:sz w:val="16"/>
                <w:szCs w:val="16"/>
              </w:rPr>
              <w:t xml:space="preserve"> </w:t>
            </w:r>
          </w:p>
        </w:tc>
        <w:tc>
          <w:tcPr>
            <w:tcW w:w="1799" w:type="dxa"/>
            <w:gridSpan w:val="3"/>
          </w:tcPr>
          <w:p w14:paraId="3531D4CA" w14:textId="77777777" w:rsidR="00137D5B" w:rsidRPr="00651C8A" w:rsidRDefault="00137D5B" w:rsidP="00F559DD">
            <w:pPr>
              <w:outlineLvl w:val="0"/>
              <w:rPr>
                <w:sz w:val="16"/>
                <w:szCs w:val="16"/>
              </w:rPr>
            </w:pPr>
            <w:r w:rsidRPr="00651C8A">
              <w:rPr>
                <w:sz w:val="16"/>
                <w:szCs w:val="16"/>
              </w:rPr>
              <w:t>$</w:t>
            </w:r>
          </w:p>
        </w:tc>
        <w:tc>
          <w:tcPr>
            <w:tcW w:w="1532" w:type="dxa"/>
          </w:tcPr>
          <w:p w14:paraId="53BD0A92" w14:textId="77777777" w:rsidR="00137D5B" w:rsidRPr="00651C8A" w:rsidRDefault="00137D5B" w:rsidP="00F559DD">
            <w:pPr>
              <w:outlineLvl w:val="0"/>
              <w:rPr>
                <w:sz w:val="16"/>
                <w:szCs w:val="16"/>
              </w:rPr>
            </w:pPr>
            <w:r w:rsidRPr="00651C8A">
              <w:rPr>
                <w:sz w:val="16"/>
                <w:szCs w:val="16"/>
              </w:rPr>
              <w:t>$</w:t>
            </w:r>
          </w:p>
        </w:tc>
      </w:tr>
      <w:tr w:rsidR="00137D5B" w:rsidRPr="00651C8A" w14:paraId="27A5708F" w14:textId="77777777" w:rsidTr="00F559DD">
        <w:trPr>
          <w:cantSplit/>
          <w:jc w:val="center"/>
        </w:trPr>
        <w:tc>
          <w:tcPr>
            <w:tcW w:w="1492" w:type="dxa"/>
            <w:gridSpan w:val="3"/>
          </w:tcPr>
          <w:p w14:paraId="645F3399" w14:textId="77777777" w:rsidR="00137D5B" w:rsidRPr="00651C8A" w:rsidRDefault="00137D5B" w:rsidP="00F559DD">
            <w:pPr>
              <w:jc w:val="center"/>
              <w:outlineLvl w:val="0"/>
              <w:rPr>
                <w:sz w:val="16"/>
                <w:szCs w:val="16"/>
              </w:rPr>
            </w:pPr>
            <w:r w:rsidRPr="00651C8A">
              <w:rPr>
                <w:sz w:val="16"/>
                <w:szCs w:val="16"/>
              </w:rPr>
              <w:t>16,000</w:t>
            </w:r>
          </w:p>
        </w:tc>
        <w:tc>
          <w:tcPr>
            <w:tcW w:w="1799" w:type="dxa"/>
            <w:gridSpan w:val="3"/>
          </w:tcPr>
          <w:p w14:paraId="334B6101" w14:textId="77777777" w:rsidR="00137D5B" w:rsidRPr="00651C8A" w:rsidRDefault="00137D5B" w:rsidP="00F559DD">
            <w:pPr>
              <w:jc w:val="center"/>
              <w:outlineLvl w:val="0"/>
              <w:rPr>
                <w:sz w:val="16"/>
                <w:szCs w:val="16"/>
              </w:rPr>
            </w:pPr>
            <w:r w:rsidRPr="00651C8A">
              <w:rPr>
                <w:sz w:val="16"/>
                <w:szCs w:val="16"/>
              </w:rPr>
              <w:t>2,984,100</w:t>
            </w:r>
          </w:p>
        </w:tc>
        <w:tc>
          <w:tcPr>
            <w:tcW w:w="1532" w:type="dxa"/>
          </w:tcPr>
          <w:p w14:paraId="6DD536D5" w14:textId="77777777" w:rsidR="00137D5B" w:rsidRPr="00651C8A" w:rsidRDefault="00137D5B" w:rsidP="00F559DD">
            <w:pPr>
              <w:jc w:val="center"/>
              <w:outlineLvl w:val="0"/>
              <w:rPr>
                <w:sz w:val="16"/>
                <w:szCs w:val="16"/>
              </w:rPr>
            </w:pPr>
            <w:r w:rsidRPr="00651C8A">
              <w:rPr>
                <w:sz w:val="16"/>
                <w:szCs w:val="16"/>
              </w:rPr>
              <w:t>447,600</w:t>
            </w:r>
          </w:p>
        </w:tc>
      </w:tr>
      <w:tr w:rsidR="00137D5B" w:rsidRPr="00651C8A" w14:paraId="6B67E74C" w14:textId="77777777" w:rsidTr="00F559DD">
        <w:trPr>
          <w:cantSplit/>
          <w:jc w:val="center"/>
        </w:trPr>
        <w:tc>
          <w:tcPr>
            <w:tcW w:w="1492" w:type="dxa"/>
            <w:gridSpan w:val="3"/>
          </w:tcPr>
          <w:p w14:paraId="10DBD613" w14:textId="77777777" w:rsidR="00137D5B" w:rsidRPr="00651C8A" w:rsidRDefault="00137D5B" w:rsidP="00F559DD">
            <w:pPr>
              <w:jc w:val="center"/>
              <w:outlineLvl w:val="0"/>
              <w:rPr>
                <w:sz w:val="16"/>
                <w:szCs w:val="16"/>
              </w:rPr>
            </w:pPr>
            <w:r w:rsidRPr="00651C8A">
              <w:rPr>
                <w:sz w:val="16"/>
                <w:szCs w:val="16"/>
              </w:rPr>
              <w:t>17,000</w:t>
            </w:r>
          </w:p>
        </w:tc>
        <w:tc>
          <w:tcPr>
            <w:tcW w:w="1799" w:type="dxa"/>
            <w:gridSpan w:val="3"/>
          </w:tcPr>
          <w:p w14:paraId="5CB04C40" w14:textId="77777777" w:rsidR="00137D5B" w:rsidRPr="00651C8A" w:rsidRDefault="00137D5B" w:rsidP="00F559DD">
            <w:pPr>
              <w:jc w:val="center"/>
              <w:outlineLvl w:val="0"/>
              <w:rPr>
                <w:sz w:val="16"/>
                <w:szCs w:val="16"/>
              </w:rPr>
            </w:pPr>
            <w:r w:rsidRPr="00651C8A">
              <w:rPr>
                <w:sz w:val="16"/>
                <w:szCs w:val="16"/>
              </w:rPr>
              <w:t>3,120,700</w:t>
            </w:r>
          </w:p>
        </w:tc>
        <w:tc>
          <w:tcPr>
            <w:tcW w:w="1532" w:type="dxa"/>
          </w:tcPr>
          <w:p w14:paraId="726A19AD" w14:textId="77777777" w:rsidR="00137D5B" w:rsidRPr="00651C8A" w:rsidRDefault="00137D5B" w:rsidP="00F559DD">
            <w:pPr>
              <w:jc w:val="center"/>
              <w:outlineLvl w:val="0"/>
              <w:rPr>
                <w:sz w:val="16"/>
                <w:szCs w:val="16"/>
              </w:rPr>
            </w:pPr>
            <w:r w:rsidRPr="00651C8A">
              <w:rPr>
                <w:sz w:val="16"/>
                <w:szCs w:val="16"/>
              </w:rPr>
              <w:t>468,100</w:t>
            </w:r>
          </w:p>
        </w:tc>
      </w:tr>
      <w:tr w:rsidR="00137D5B" w:rsidRPr="00651C8A" w14:paraId="5FC3EA06" w14:textId="77777777" w:rsidTr="00F559DD">
        <w:trPr>
          <w:cantSplit/>
          <w:jc w:val="center"/>
        </w:trPr>
        <w:tc>
          <w:tcPr>
            <w:tcW w:w="1492" w:type="dxa"/>
            <w:gridSpan w:val="3"/>
          </w:tcPr>
          <w:p w14:paraId="0C214CB8" w14:textId="77777777" w:rsidR="00137D5B" w:rsidRPr="00651C8A" w:rsidRDefault="00137D5B" w:rsidP="00F559DD">
            <w:pPr>
              <w:jc w:val="center"/>
              <w:outlineLvl w:val="0"/>
              <w:rPr>
                <w:sz w:val="16"/>
                <w:szCs w:val="16"/>
              </w:rPr>
            </w:pPr>
            <w:r w:rsidRPr="00651C8A">
              <w:rPr>
                <w:sz w:val="16"/>
                <w:szCs w:val="16"/>
              </w:rPr>
              <w:t>18,000</w:t>
            </w:r>
          </w:p>
        </w:tc>
        <w:tc>
          <w:tcPr>
            <w:tcW w:w="1799" w:type="dxa"/>
            <w:gridSpan w:val="3"/>
          </w:tcPr>
          <w:p w14:paraId="7488D6ED" w14:textId="77777777" w:rsidR="00137D5B" w:rsidRPr="00651C8A" w:rsidRDefault="00137D5B" w:rsidP="00F559DD">
            <w:pPr>
              <w:jc w:val="center"/>
              <w:outlineLvl w:val="0"/>
              <w:rPr>
                <w:sz w:val="16"/>
                <w:szCs w:val="16"/>
              </w:rPr>
            </w:pPr>
            <w:r w:rsidRPr="00651C8A">
              <w:rPr>
                <w:sz w:val="16"/>
                <w:szCs w:val="16"/>
              </w:rPr>
              <w:t>3,183,700</w:t>
            </w:r>
          </w:p>
        </w:tc>
        <w:tc>
          <w:tcPr>
            <w:tcW w:w="1532" w:type="dxa"/>
          </w:tcPr>
          <w:p w14:paraId="40AA491E" w14:textId="77777777" w:rsidR="00137D5B" w:rsidRPr="00651C8A" w:rsidRDefault="00137D5B" w:rsidP="00F559DD">
            <w:pPr>
              <w:jc w:val="center"/>
              <w:outlineLvl w:val="0"/>
              <w:rPr>
                <w:sz w:val="16"/>
                <w:szCs w:val="16"/>
              </w:rPr>
            </w:pPr>
            <w:r w:rsidRPr="00651C8A">
              <w:rPr>
                <w:sz w:val="16"/>
                <w:szCs w:val="16"/>
              </w:rPr>
              <w:t>477,600</w:t>
            </w:r>
          </w:p>
        </w:tc>
      </w:tr>
      <w:tr w:rsidR="00137D5B" w:rsidRPr="00651C8A" w14:paraId="2AA03963" w14:textId="77777777" w:rsidTr="00F559DD">
        <w:trPr>
          <w:cantSplit/>
          <w:jc w:val="center"/>
        </w:trPr>
        <w:tc>
          <w:tcPr>
            <w:tcW w:w="1492" w:type="dxa"/>
            <w:gridSpan w:val="3"/>
          </w:tcPr>
          <w:p w14:paraId="79F5D81F" w14:textId="77777777" w:rsidR="00137D5B" w:rsidRPr="00651C8A" w:rsidRDefault="00137D5B" w:rsidP="00F559DD">
            <w:pPr>
              <w:jc w:val="center"/>
              <w:outlineLvl w:val="0"/>
              <w:rPr>
                <w:sz w:val="16"/>
                <w:szCs w:val="16"/>
              </w:rPr>
            </w:pPr>
            <w:r w:rsidRPr="00651C8A">
              <w:rPr>
                <w:sz w:val="16"/>
                <w:szCs w:val="16"/>
              </w:rPr>
              <w:t>19,000</w:t>
            </w:r>
          </w:p>
        </w:tc>
        <w:tc>
          <w:tcPr>
            <w:tcW w:w="1799" w:type="dxa"/>
            <w:gridSpan w:val="3"/>
          </w:tcPr>
          <w:p w14:paraId="67710556" w14:textId="77777777" w:rsidR="00137D5B" w:rsidRPr="00651C8A" w:rsidRDefault="00137D5B" w:rsidP="00F559DD">
            <w:pPr>
              <w:jc w:val="center"/>
              <w:outlineLvl w:val="0"/>
              <w:rPr>
                <w:sz w:val="16"/>
                <w:szCs w:val="16"/>
              </w:rPr>
            </w:pPr>
            <w:r w:rsidRPr="00651C8A">
              <w:rPr>
                <w:sz w:val="16"/>
                <w:szCs w:val="16"/>
              </w:rPr>
              <w:t>3,193,500</w:t>
            </w:r>
          </w:p>
        </w:tc>
        <w:tc>
          <w:tcPr>
            <w:tcW w:w="1532" w:type="dxa"/>
          </w:tcPr>
          <w:p w14:paraId="75E6999E" w14:textId="77777777" w:rsidR="00137D5B" w:rsidRPr="00651C8A" w:rsidRDefault="00137D5B" w:rsidP="00F559DD">
            <w:pPr>
              <w:jc w:val="center"/>
              <w:outlineLvl w:val="0"/>
              <w:rPr>
                <w:sz w:val="16"/>
                <w:szCs w:val="16"/>
              </w:rPr>
            </w:pPr>
            <w:r w:rsidRPr="00651C8A">
              <w:rPr>
                <w:sz w:val="16"/>
                <w:szCs w:val="16"/>
              </w:rPr>
              <w:t>479,000</w:t>
            </w:r>
          </w:p>
        </w:tc>
      </w:tr>
      <w:tr w:rsidR="00137D5B" w:rsidRPr="00651C8A" w14:paraId="48EF2A0A" w14:textId="77777777" w:rsidTr="00F559DD">
        <w:trPr>
          <w:cantSplit/>
          <w:jc w:val="center"/>
        </w:trPr>
        <w:tc>
          <w:tcPr>
            <w:tcW w:w="1492" w:type="dxa"/>
            <w:gridSpan w:val="3"/>
          </w:tcPr>
          <w:p w14:paraId="5FC64F86" w14:textId="77777777" w:rsidR="00137D5B" w:rsidRPr="00651C8A" w:rsidRDefault="00137D5B" w:rsidP="00F559DD">
            <w:pPr>
              <w:jc w:val="center"/>
              <w:outlineLvl w:val="0"/>
              <w:rPr>
                <w:sz w:val="16"/>
                <w:szCs w:val="16"/>
              </w:rPr>
            </w:pPr>
            <w:r w:rsidRPr="00651C8A">
              <w:rPr>
                <w:sz w:val="16"/>
                <w:szCs w:val="16"/>
              </w:rPr>
              <w:t>20,000</w:t>
            </w:r>
          </w:p>
        </w:tc>
        <w:tc>
          <w:tcPr>
            <w:tcW w:w="1799" w:type="dxa"/>
            <w:gridSpan w:val="3"/>
          </w:tcPr>
          <w:p w14:paraId="55E5A93C" w14:textId="77777777" w:rsidR="00137D5B" w:rsidRPr="00651C8A" w:rsidRDefault="00137D5B" w:rsidP="00F559DD">
            <w:pPr>
              <w:jc w:val="center"/>
              <w:outlineLvl w:val="0"/>
              <w:rPr>
                <w:sz w:val="16"/>
                <w:szCs w:val="16"/>
              </w:rPr>
            </w:pPr>
            <w:r w:rsidRPr="00651C8A">
              <w:rPr>
                <w:sz w:val="16"/>
                <w:szCs w:val="16"/>
              </w:rPr>
              <w:t>3,189,400</w:t>
            </w:r>
          </w:p>
        </w:tc>
        <w:tc>
          <w:tcPr>
            <w:tcW w:w="1532" w:type="dxa"/>
          </w:tcPr>
          <w:p w14:paraId="669A4FAA" w14:textId="77777777" w:rsidR="00137D5B" w:rsidRPr="00651C8A" w:rsidRDefault="00137D5B" w:rsidP="00F559DD">
            <w:pPr>
              <w:jc w:val="center"/>
              <w:outlineLvl w:val="0"/>
              <w:rPr>
                <w:sz w:val="16"/>
                <w:szCs w:val="16"/>
              </w:rPr>
            </w:pPr>
            <w:r w:rsidRPr="00651C8A">
              <w:rPr>
                <w:sz w:val="16"/>
                <w:szCs w:val="16"/>
              </w:rPr>
              <w:t>478,400</w:t>
            </w:r>
          </w:p>
        </w:tc>
      </w:tr>
      <w:tr w:rsidR="00137D5B" w:rsidRPr="00651C8A" w14:paraId="3AA05649" w14:textId="77777777" w:rsidTr="00F559DD">
        <w:trPr>
          <w:cantSplit/>
          <w:jc w:val="center"/>
        </w:trPr>
        <w:tc>
          <w:tcPr>
            <w:tcW w:w="4823" w:type="dxa"/>
            <w:gridSpan w:val="7"/>
            <w:shd w:val="clear" w:color="auto" w:fill="BFBFBF"/>
          </w:tcPr>
          <w:p w14:paraId="1A2C9016" w14:textId="77777777" w:rsidR="00137D5B" w:rsidRPr="00B05055" w:rsidRDefault="00137D5B" w:rsidP="00F559DD">
            <w:pPr>
              <w:keepNext/>
              <w:jc w:val="center"/>
              <w:outlineLvl w:val="0"/>
              <w:rPr>
                <w:b/>
                <w:bCs/>
                <w:sz w:val="16"/>
                <w:szCs w:val="16"/>
              </w:rPr>
            </w:pPr>
            <w:r w:rsidRPr="00B05055">
              <w:rPr>
                <w:b/>
                <w:bCs/>
                <w:sz w:val="16"/>
                <w:szCs w:val="16"/>
              </w:rPr>
              <w:t>Depth 21,000 + Feet</w:t>
            </w:r>
          </w:p>
        </w:tc>
      </w:tr>
      <w:tr w:rsidR="00137D5B" w:rsidRPr="00651C8A" w14:paraId="435B063F" w14:textId="77777777" w:rsidTr="00F559DD">
        <w:trPr>
          <w:cantSplit/>
          <w:jc w:val="center"/>
        </w:trPr>
        <w:tc>
          <w:tcPr>
            <w:tcW w:w="1492" w:type="dxa"/>
            <w:gridSpan w:val="3"/>
            <w:shd w:val="clear" w:color="auto" w:fill="BFBFBF"/>
          </w:tcPr>
          <w:p w14:paraId="341B147F" w14:textId="77777777" w:rsidR="00137D5B" w:rsidRPr="00B05055" w:rsidRDefault="00137D5B" w:rsidP="00F559DD">
            <w:pPr>
              <w:keepNext/>
              <w:jc w:val="center"/>
              <w:outlineLvl w:val="0"/>
              <w:rPr>
                <w:b/>
                <w:bCs/>
                <w:sz w:val="16"/>
                <w:szCs w:val="16"/>
              </w:rPr>
            </w:pPr>
            <w:r w:rsidRPr="00B05055">
              <w:rPr>
                <w:b/>
                <w:bCs/>
                <w:sz w:val="16"/>
                <w:szCs w:val="16"/>
              </w:rPr>
              <w:t>Depth (Ft.)</w:t>
            </w:r>
          </w:p>
        </w:tc>
        <w:tc>
          <w:tcPr>
            <w:tcW w:w="1799" w:type="dxa"/>
            <w:gridSpan w:val="3"/>
            <w:shd w:val="clear" w:color="auto" w:fill="BFBFBF"/>
          </w:tcPr>
          <w:p w14:paraId="0DEE2E25" w14:textId="77777777" w:rsidR="00137D5B" w:rsidRPr="00B05055" w:rsidRDefault="00137D5B" w:rsidP="00F559DD">
            <w:pPr>
              <w:keepNext/>
              <w:jc w:val="center"/>
              <w:outlineLvl w:val="0"/>
              <w:rPr>
                <w:b/>
                <w:bCs/>
                <w:sz w:val="16"/>
                <w:szCs w:val="16"/>
              </w:rPr>
            </w:pPr>
            <w:r w:rsidRPr="00B05055">
              <w:rPr>
                <w:b/>
                <w:bCs/>
                <w:sz w:val="16"/>
                <w:szCs w:val="16"/>
              </w:rPr>
              <w:t>Fair Market Value</w:t>
            </w:r>
          </w:p>
        </w:tc>
        <w:tc>
          <w:tcPr>
            <w:tcW w:w="1532" w:type="dxa"/>
            <w:shd w:val="clear" w:color="auto" w:fill="BFBFBF"/>
          </w:tcPr>
          <w:p w14:paraId="056D0B66" w14:textId="77777777" w:rsidR="00137D5B" w:rsidRPr="00B05055" w:rsidRDefault="00137D5B" w:rsidP="00F559DD">
            <w:pPr>
              <w:keepNext/>
              <w:jc w:val="center"/>
              <w:outlineLvl w:val="0"/>
              <w:rPr>
                <w:b/>
                <w:bCs/>
                <w:sz w:val="16"/>
                <w:szCs w:val="16"/>
              </w:rPr>
            </w:pPr>
            <w:r w:rsidRPr="00B05055">
              <w:rPr>
                <w:b/>
                <w:bCs/>
                <w:sz w:val="16"/>
                <w:szCs w:val="16"/>
              </w:rPr>
              <w:t>Assessment</w:t>
            </w:r>
          </w:p>
        </w:tc>
      </w:tr>
      <w:tr w:rsidR="00137D5B" w:rsidRPr="00651C8A" w14:paraId="61A7AE7E" w14:textId="77777777" w:rsidTr="00F559DD">
        <w:trPr>
          <w:cantSplit/>
          <w:jc w:val="center"/>
        </w:trPr>
        <w:tc>
          <w:tcPr>
            <w:tcW w:w="1492" w:type="dxa"/>
            <w:gridSpan w:val="3"/>
          </w:tcPr>
          <w:p w14:paraId="160B6F96" w14:textId="77777777" w:rsidR="00137D5B" w:rsidRPr="00651C8A" w:rsidRDefault="00137D5B" w:rsidP="00F559DD">
            <w:pPr>
              <w:keepNext/>
              <w:jc w:val="center"/>
              <w:outlineLvl w:val="0"/>
              <w:rPr>
                <w:sz w:val="16"/>
                <w:szCs w:val="16"/>
              </w:rPr>
            </w:pPr>
            <w:r w:rsidRPr="00651C8A">
              <w:rPr>
                <w:sz w:val="16"/>
                <w:szCs w:val="16"/>
              </w:rPr>
              <w:t xml:space="preserve"> </w:t>
            </w:r>
          </w:p>
        </w:tc>
        <w:tc>
          <w:tcPr>
            <w:tcW w:w="1799" w:type="dxa"/>
            <w:gridSpan w:val="3"/>
          </w:tcPr>
          <w:p w14:paraId="4FC49905" w14:textId="77777777" w:rsidR="00137D5B" w:rsidRPr="00651C8A" w:rsidRDefault="00137D5B" w:rsidP="00F559DD">
            <w:pPr>
              <w:keepNext/>
              <w:outlineLvl w:val="0"/>
              <w:rPr>
                <w:sz w:val="16"/>
                <w:szCs w:val="16"/>
              </w:rPr>
            </w:pPr>
            <w:r w:rsidRPr="00651C8A">
              <w:rPr>
                <w:sz w:val="16"/>
                <w:szCs w:val="16"/>
              </w:rPr>
              <w:t>$</w:t>
            </w:r>
          </w:p>
        </w:tc>
        <w:tc>
          <w:tcPr>
            <w:tcW w:w="1532" w:type="dxa"/>
          </w:tcPr>
          <w:p w14:paraId="442F3241" w14:textId="77777777" w:rsidR="00137D5B" w:rsidRPr="00651C8A" w:rsidRDefault="00137D5B" w:rsidP="00F559DD">
            <w:pPr>
              <w:keepNext/>
              <w:outlineLvl w:val="0"/>
              <w:rPr>
                <w:sz w:val="16"/>
                <w:szCs w:val="16"/>
              </w:rPr>
            </w:pPr>
            <w:r w:rsidRPr="00651C8A">
              <w:rPr>
                <w:sz w:val="16"/>
                <w:szCs w:val="16"/>
              </w:rPr>
              <w:t>$</w:t>
            </w:r>
          </w:p>
        </w:tc>
      </w:tr>
      <w:tr w:rsidR="00137D5B" w:rsidRPr="00651C8A" w14:paraId="14AA121F" w14:textId="77777777" w:rsidTr="00F559DD">
        <w:trPr>
          <w:cantSplit/>
          <w:jc w:val="center"/>
        </w:trPr>
        <w:tc>
          <w:tcPr>
            <w:tcW w:w="1492" w:type="dxa"/>
            <w:gridSpan w:val="3"/>
          </w:tcPr>
          <w:p w14:paraId="78DE1187" w14:textId="77777777" w:rsidR="00137D5B" w:rsidRPr="00651C8A" w:rsidRDefault="00137D5B" w:rsidP="00F559DD">
            <w:pPr>
              <w:keepNext/>
              <w:jc w:val="center"/>
              <w:outlineLvl w:val="0"/>
              <w:rPr>
                <w:sz w:val="16"/>
                <w:szCs w:val="16"/>
              </w:rPr>
            </w:pPr>
            <w:r w:rsidRPr="00651C8A">
              <w:rPr>
                <w:sz w:val="16"/>
                <w:szCs w:val="16"/>
              </w:rPr>
              <w:t>21,000</w:t>
            </w:r>
          </w:p>
        </w:tc>
        <w:tc>
          <w:tcPr>
            <w:tcW w:w="1799" w:type="dxa"/>
            <w:gridSpan w:val="3"/>
          </w:tcPr>
          <w:p w14:paraId="7A536E9C" w14:textId="77777777" w:rsidR="00137D5B" w:rsidRPr="00651C8A" w:rsidRDefault="00137D5B" w:rsidP="00F559DD">
            <w:pPr>
              <w:keepNext/>
              <w:jc w:val="center"/>
              <w:outlineLvl w:val="0"/>
              <w:rPr>
                <w:sz w:val="16"/>
                <w:szCs w:val="16"/>
              </w:rPr>
            </w:pPr>
            <w:r w:rsidRPr="00651C8A">
              <w:rPr>
                <w:sz w:val="16"/>
                <w:szCs w:val="16"/>
              </w:rPr>
              <w:t>3,232,600</w:t>
            </w:r>
          </w:p>
        </w:tc>
        <w:tc>
          <w:tcPr>
            <w:tcW w:w="1532" w:type="dxa"/>
          </w:tcPr>
          <w:p w14:paraId="6DC75F90" w14:textId="77777777" w:rsidR="00137D5B" w:rsidRPr="00651C8A" w:rsidRDefault="00137D5B" w:rsidP="00F559DD">
            <w:pPr>
              <w:keepNext/>
              <w:jc w:val="center"/>
              <w:outlineLvl w:val="0"/>
              <w:rPr>
                <w:sz w:val="16"/>
                <w:szCs w:val="16"/>
              </w:rPr>
            </w:pPr>
            <w:r w:rsidRPr="00651C8A">
              <w:rPr>
                <w:sz w:val="16"/>
                <w:szCs w:val="16"/>
              </w:rPr>
              <w:t>484,900</w:t>
            </w:r>
          </w:p>
        </w:tc>
      </w:tr>
      <w:tr w:rsidR="00137D5B" w:rsidRPr="00651C8A" w14:paraId="27375B1A" w14:textId="77777777" w:rsidTr="00F559DD">
        <w:trPr>
          <w:cantSplit/>
          <w:jc w:val="center"/>
        </w:trPr>
        <w:tc>
          <w:tcPr>
            <w:tcW w:w="1492" w:type="dxa"/>
            <w:gridSpan w:val="3"/>
          </w:tcPr>
          <w:p w14:paraId="5B85FE03" w14:textId="77777777" w:rsidR="00137D5B" w:rsidRPr="00651C8A" w:rsidRDefault="00137D5B" w:rsidP="00F559DD">
            <w:pPr>
              <w:keepNext/>
              <w:jc w:val="center"/>
              <w:outlineLvl w:val="0"/>
              <w:rPr>
                <w:sz w:val="16"/>
                <w:szCs w:val="16"/>
              </w:rPr>
            </w:pPr>
            <w:r w:rsidRPr="00651C8A">
              <w:rPr>
                <w:sz w:val="16"/>
                <w:szCs w:val="16"/>
              </w:rPr>
              <w:t>25,000 +</w:t>
            </w:r>
          </w:p>
        </w:tc>
        <w:tc>
          <w:tcPr>
            <w:tcW w:w="1799" w:type="dxa"/>
            <w:gridSpan w:val="3"/>
          </w:tcPr>
          <w:p w14:paraId="3E6E8F42" w14:textId="77777777" w:rsidR="00137D5B" w:rsidRPr="00651C8A" w:rsidRDefault="00137D5B" w:rsidP="00F559DD">
            <w:pPr>
              <w:keepNext/>
              <w:jc w:val="center"/>
              <w:outlineLvl w:val="0"/>
              <w:rPr>
                <w:sz w:val="16"/>
                <w:szCs w:val="16"/>
              </w:rPr>
            </w:pPr>
            <w:r w:rsidRPr="00651C8A">
              <w:rPr>
                <w:sz w:val="16"/>
                <w:szCs w:val="16"/>
              </w:rPr>
              <w:t>3,306,800</w:t>
            </w:r>
          </w:p>
        </w:tc>
        <w:tc>
          <w:tcPr>
            <w:tcW w:w="1532" w:type="dxa"/>
          </w:tcPr>
          <w:p w14:paraId="327AAC79" w14:textId="77777777" w:rsidR="00137D5B" w:rsidRPr="00651C8A" w:rsidRDefault="00137D5B" w:rsidP="00F559DD">
            <w:pPr>
              <w:keepNext/>
              <w:jc w:val="center"/>
              <w:outlineLvl w:val="0"/>
              <w:rPr>
                <w:sz w:val="16"/>
                <w:szCs w:val="16"/>
              </w:rPr>
            </w:pPr>
            <w:r w:rsidRPr="00651C8A">
              <w:rPr>
                <w:sz w:val="16"/>
                <w:szCs w:val="16"/>
              </w:rPr>
              <w:t>496,000</w:t>
            </w:r>
          </w:p>
        </w:tc>
      </w:tr>
    </w:tbl>
    <w:p w14:paraId="00D0F996" w14:textId="11AEB051" w:rsidR="005145C4" w:rsidRPr="002D02CC" w:rsidRDefault="005145C4" w:rsidP="00137D5B">
      <w:pPr>
        <w:pStyle w:val="A"/>
      </w:pPr>
    </w:p>
    <w:p w14:paraId="6C03A883" w14:textId="77777777" w:rsidR="00202FE2" w:rsidRPr="00CF564B" w:rsidRDefault="00202FE2" w:rsidP="005145C4">
      <w:pPr>
        <w:pStyle w:val="A"/>
      </w:pPr>
      <w:r w:rsidRPr="00CF564B">
        <w:t>1.</w:t>
      </w:r>
      <w:r w:rsidRPr="00CF564B">
        <w:tab/>
        <w:t>Barges (Hull)—Assess Barges (Hull) at 25 percent of the assessment for the rig value bracket, and add this to the proper rig assessment to arrive at total for barge and its drilling rig.</w:t>
      </w:r>
    </w:p>
    <w:p w14:paraId="63648C32" w14:textId="77777777" w:rsidR="00202FE2" w:rsidRPr="00CF564B" w:rsidRDefault="00202FE2" w:rsidP="00202FE2">
      <w:pPr>
        <w:pStyle w:val="1"/>
      </w:pPr>
      <w:r w:rsidRPr="00CF564B">
        <w:t>2.</w:t>
      </w:r>
      <w:r w:rsidRPr="00CF564B">
        <w:tab/>
        <w:t>Living quarters are to be assessed on an individual basis.</w:t>
      </w:r>
    </w:p>
    <w:p w14:paraId="11594F21" w14:textId="77777777" w:rsidR="00137D5B" w:rsidRDefault="001C0ACF" w:rsidP="00137D5B">
      <w:pPr>
        <w:pStyle w:val="A"/>
      </w:pPr>
      <w:r w:rsidRPr="007B2525">
        <w:t>B.</w:t>
      </w:r>
      <w:r w:rsidRPr="007B2525">
        <w:tab/>
      </w:r>
      <w:r w:rsidR="00137D5B" w:rsidRPr="00651C8A">
        <w:t>Jack-Ups</w:t>
      </w:r>
    </w:p>
    <w:p w14:paraId="2A3D4E5A" w14:textId="77777777" w:rsidR="00137D5B" w:rsidRPr="00651C8A" w:rsidRDefault="00137D5B" w:rsidP="00137D5B">
      <w:pPr>
        <w:pStyle w:val="A"/>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auto"/>
          <w:insideV w:val="single" w:sz="4" w:space="0" w:color="auto"/>
        </w:tblBorders>
        <w:tblLayout w:type="fixed"/>
        <w:tblLook w:val="0000" w:firstRow="0" w:lastRow="0" w:firstColumn="0" w:lastColumn="0" w:noHBand="0" w:noVBand="0"/>
      </w:tblPr>
      <w:tblGrid>
        <w:gridCol w:w="946"/>
        <w:gridCol w:w="1484"/>
        <w:gridCol w:w="1200"/>
        <w:gridCol w:w="1100"/>
      </w:tblGrid>
      <w:tr w:rsidR="00137D5B" w:rsidRPr="00651C8A" w14:paraId="5753A28D" w14:textId="77777777" w:rsidTr="00F559DD">
        <w:trPr>
          <w:cantSplit/>
          <w:trHeight w:val="390"/>
          <w:tblHeader/>
          <w:jc w:val="center"/>
        </w:trPr>
        <w:tc>
          <w:tcPr>
            <w:tcW w:w="4730" w:type="dxa"/>
            <w:gridSpan w:val="4"/>
            <w:tcBorders>
              <w:top w:val="double" w:sz="6" w:space="0" w:color="000000"/>
              <w:bottom w:val="single" w:sz="6" w:space="0" w:color="auto"/>
            </w:tcBorders>
            <w:shd w:val="clear" w:color="auto" w:fill="BFBFBF"/>
            <w:vAlign w:val="center"/>
          </w:tcPr>
          <w:p w14:paraId="0CF3905D" w14:textId="77777777" w:rsidR="00137D5B" w:rsidRPr="00B05055" w:rsidRDefault="00137D5B" w:rsidP="00F559DD">
            <w:pPr>
              <w:pStyle w:val="Text"/>
              <w:keepNext/>
              <w:jc w:val="center"/>
              <w:rPr>
                <w:b/>
                <w:bCs/>
                <w:sz w:val="16"/>
                <w:szCs w:val="16"/>
              </w:rPr>
            </w:pPr>
            <w:r w:rsidRPr="00B05055">
              <w:rPr>
                <w:b/>
                <w:bCs/>
                <w:sz w:val="16"/>
                <w:szCs w:val="16"/>
              </w:rPr>
              <w:t>Table 1103.B</w:t>
            </w:r>
          </w:p>
          <w:p w14:paraId="76F60611" w14:textId="77777777" w:rsidR="00137D5B" w:rsidRPr="00B05055" w:rsidRDefault="00137D5B" w:rsidP="00F559DD">
            <w:pPr>
              <w:keepNext/>
              <w:jc w:val="center"/>
              <w:rPr>
                <w:b/>
                <w:bCs/>
                <w:kern w:val="2"/>
                <w:sz w:val="16"/>
                <w:szCs w:val="16"/>
              </w:rPr>
            </w:pPr>
            <w:r w:rsidRPr="00B05055">
              <w:rPr>
                <w:b/>
                <w:bCs/>
                <w:sz w:val="16"/>
                <w:szCs w:val="16"/>
              </w:rPr>
              <w:t>Jack-Ups</w:t>
            </w:r>
          </w:p>
        </w:tc>
      </w:tr>
      <w:tr w:rsidR="00137D5B" w:rsidRPr="00651C8A" w14:paraId="2DFE0CA0" w14:textId="77777777" w:rsidTr="00F559DD">
        <w:trPr>
          <w:cantSplit/>
          <w:trHeight w:val="390"/>
          <w:tblHeader/>
          <w:jc w:val="center"/>
        </w:trPr>
        <w:tc>
          <w:tcPr>
            <w:tcW w:w="946" w:type="dxa"/>
            <w:tcBorders>
              <w:top w:val="single" w:sz="6" w:space="0" w:color="auto"/>
              <w:bottom w:val="single" w:sz="6" w:space="0" w:color="auto"/>
              <w:right w:val="single" w:sz="6" w:space="0" w:color="auto"/>
            </w:tcBorders>
            <w:shd w:val="clear" w:color="auto" w:fill="BFBFBF"/>
            <w:vAlign w:val="center"/>
          </w:tcPr>
          <w:p w14:paraId="3E8FD61C" w14:textId="77777777" w:rsidR="00137D5B" w:rsidRPr="00B05055" w:rsidRDefault="00137D5B" w:rsidP="00F559DD">
            <w:pPr>
              <w:keepNext/>
              <w:jc w:val="center"/>
              <w:rPr>
                <w:b/>
                <w:bCs/>
                <w:kern w:val="2"/>
                <w:sz w:val="16"/>
                <w:szCs w:val="16"/>
              </w:rPr>
            </w:pPr>
            <w:r w:rsidRPr="00B05055">
              <w:rPr>
                <w:b/>
                <w:bCs/>
                <w:kern w:val="2"/>
                <w:sz w:val="16"/>
                <w:szCs w:val="16"/>
              </w:rPr>
              <w:t>Type</w:t>
            </w:r>
          </w:p>
        </w:tc>
        <w:tc>
          <w:tcPr>
            <w:tcW w:w="1484" w:type="dxa"/>
            <w:tcBorders>
              <w:top w:val="single" w:sz="6" w:space="0" w:color="auto"/>
              <w:left w:val="single" w:sz="6" w:space="0" w:color="auto"/>
              <w:bottom w:val="single" w:sz="6" w:space="0" w:color="auto"/>
              <w:right w:val="single" w:sz="6" w:space="0" w:color="auto"/>
            </w:tcBorders>
            <w:shd w:val="clear" w:color="auto" w:fill="BFBFBF"/>
            <w:vAlign w:val="center"/>
          </w:tcPr>
          <w:p w14:paraId="2F15D6AD" w14:textId="77777777" w:rsidR="00137D5B" w:rsidRPr="00B05055" w:rsidRDefault="00137D5B" w:rsidP="00F559DD">
            <w:pPr>
              <w:keepNext/>
              <w:jc w:val="center"/>
              <w:rPr>
                <w:b/>
                <w:bCs/>
                <w:kern w:val="2"/>
                <w:sz w:val="16"/>
                <w:szCs w:val="16"/>
              </w:rPr>
            </w:pPr>
            <w:r w:rsidRPr="00B05055">
              <w:rPr>
                <w:b/>
                <w:bCs/>
                <w:kern w:val="2"/>
                <w:sz w:val="16"/>
                <w:szCs w:val="16"/>
              </w:rPr>
              <w:t>Water Depth</w:t>
            </w:r>
          </w:p>
          <w:p w14:paraId="73D970E7" w14:textId="77777777" w:rsidR="00137D5B" w:rsidRPr="00B05055" w:rsidRDefault="00137D5B" w:rsidP="00F559DD">
            <w:pPr>
              <w:keepNext/>
              <w:jc w:val="center"/>
              <w:rPr>
                <w:b/>
                <w:bCs/>
                <w:kern w:val="2"/>
                <w:sz w:val="16"/>
                <w:szCs w:val="16"/>
              </w:rPr>
            </w:pPr>
            <w:r w:rsidRPr="00B05055">
              <w:rPr>
                <w:b/>
                <w:bCs/>
                <w:kern w:val="2"/>
                <w:sz w:val="16"/>
                <w:szCs w:val="16"/>
              </w:rPr>
              <w:t>Rating</w:t>
            </w:r>
          </w:p>
        </w:tc>
        <w:tc>
          <w:tcPr>
            <w:tcW w:w="1200" w:type="dxa"/>
            <w:tcBorders>
              <w:top w:val="single" w:sz="6" w:space="0" w:color="auto"/>
              <w:left w:val="single" w:sz="6" w:space="0" w:color="auto"/>
              <w:bottom w:val="single" w:sz="6" w:space="0" w:color="auto"/>
              <w:right w:val="single" w:sz="6" w:space="0" w:color="auto"/>
            </w:tcBorders>
            <w:shd w:val="clear" w:color="auto" w:fill="BFBFBF"/>
            <w:vAlign w:val="center"/>
          </w:tcPr>
          <w:p w14:paraId="77CD47C0" w14:textId="77777777" w:rsidR="00137D5B" w:rsidRPr="00B05055" w:rsidRDefault="00137D5B" w:rsidP="00F559DD">
            <w:pPr>
              <w:keepNext/>
              <w:jc w:val="center"/>
              <w:rPr>
                <w:b/>
                <w:bCs/>
                <w:kern w:val="2"/>
                <w:sz w:val="16"/>
                <w:szCs w:val="16"/>
              </w:rPr>
            </w:pPr>
            <w:r w:rsidRPr="00B05055">
              <w:rPr>
                <w:b/>
                <w:bCs/>
                <w:kern w:val="2"/>
                <w:sz w:val="16"/>
                <w:szCs w:val="16"/>
              </w:rPr>
              <w:t>Fair Market</w:t>
            </w:r>
          </w:p>
          <w:p w14:paraId="19467814" w14:textId="77777777" w:rsidR="00137D5B" w:rsidRPr="00B05055" w:rsidRDefault="00137D5B" w:rsidP="00F559DD">
            <w:pPr>
              <w:keepNext/>
              <w:jc w:val="center"/>
              <w:rPr>
                <w:b/>
                <w:bCs/>
                <w:kern w:val="2"/>
                <w:sz w:val="16"/>
                <w:szCs w:val="16"/>
              </w:rPr>
            </w:pPr>
            <w:r w:rsidRPr="00B05055">
              <w:rPr>
                <w:b/>
                <w:bCs/>
                <w:kern w:val="2"/>
                <w:sz w:val="16"/>
                <w:szCs w:val="16"/>
              </w:rPr>
              <w:t>Value</w:t>
            </w:r>
          </w:p>
        </w:tc>
        <w:tc>
          <w:tcPr>
            <w:tcW w:w="1100" w:type="dxa"/>
            <w:tcBorders>
              <w:top w:val="single" w:sz="6" w:space="0" w:color="auto"/>
              <w:left w:val="single" w:sz="6" w:space="0" w:color="auto"/>
              <w:bottom w:val="single" w:sz="6" w:space="0" w:color="auto"/>
            </w:tcBorders>
            <w:shd w:val="clear" w:color="auto" w:fill="BFBFBF"/>
            <w:vAlign w:val="center"/>
          </w:tcPr>
          <w:p w14:paraId="3F795D53" w14:textId="77777777" w:rsidR="00137D5B" w:rsidRPr="00B05055" w:rsidRDefault="00137D5B" w:rsidP="00F559DD">
            <w:pPr>
              <w:keepNext/>
              <w:jc w:val="center"/>
              <w:rPr>
                <w:b/>
                <w:bCs/>
                <w:kern w:val="2"/>
                <w:sz w:val="16"/>
                <w:szCs w:val="16"/>
              </w:rPr>
            </w:pPr>
            <w:r w:rsidRPr="00B05055">
              <w:rPr>
                <w:b/>
                <w:bCs/>
                <w:kern w:val="2"/>
                <w:sz w:val="16"/>
                <w:szCs w:val="16"/>
              </w:rPr>
              <w:t>Assessment</w:t>
            </w:r>
          </w:p>
        </w:tc>
      </w:tr>
      <w:tr w:rsidR="00137D5B" w:rsidRPr="00651C8A" w14:paraId="6435DB1B" w14:textId="77777777" w:rsidTr="00F559DD">
        <w:trPr>
          <w:cantSplit/>
          <w:jc w:val="center"/>
        </w:trPr>
        <w:tc>
          <w:tcPr>
            <w:tcW w:w="946" w:type="dxa"/>
            <w:tcBorders>
              <w:top w:val="single" w:sz="6" w:space="0" w:color="auto"/>
              <w:bottom w:val="single" w:sz="6" w:space="0" w:color="auto"/>
              <w:right w:val="single" w:sz="6" w:space="0" w:color="auto"/>
            </w:tcBorders>
          </w:tcPr>
          <w:p w14:paraId="063716F1" w14:textId="77777777" w:rsidR="00137D5B" w:rsidRPr="00651C8A" w:rsidRDefault="00137D5B" w:rsidP="00F559DD">
            <w:pPr>
              <w:jc w:val="center"/>
              <w:rPr>
                <w:kern w:val="2"/>
                <w:sz w:val="16"/>
              </w:rPr>
            </w:pPr>
            <w:r w:rsidRPr="00651C8A">
              <w:rPr>
                <w:kern w:val="2"/>
                <w:sz w:val="16"/>
              </w:rPr>
              <w:t>IC</w:t>
            </w:r>
          </w:p>
        </w:tc>
        <w:tc>
          <w:tcPr>
            <w:tcW w:w="1484" w:type="dxa"/>
            <w:tcBorders>
              <w:top w:val="single" w:sz="6" w:space="0" w:color="auto"/>
              <w:left w:val="single" w:sz="6" w:space="0" w:color="auto"/>
              <w:bottom w:val="single" w:sz="6" w:space="0" w:color="auto"/>
              <w:right w:val="single" w:sz="6" w:space="0" w:color="auto"/>
            </w:tcBorders>
          </w:tcPr>
          <w:p w14:paraId="0A77D39A" w14:textId="77777777" w:rsidR="00137D5B" w:rsidRPr="00651C8A" w:rsidRDefault="00137D5B" w:rsidP="00F559DD">
            <w:pPr>
              <w:jc w:val="center"/>
              <w:rPr>
                <w:kern w:val="2"/>
                <w:sz w:val="16"/>
              </w:rPr>
            </w:pPr>
            <w:r w:rsidRPr="00651C8A">
              <w:rPr>
                <w:kern w:val="2"/>
                <w:sz w:val="16"/>
              </w:rPr>
              <w:t xml:space="preserve"> 0-199 FT.</w:t>
            </w:r>
          </w:p>
        </w:tc>
        <w:tc>
          <w:tcPr>
            <w:tcW w:w="1200" w:type="dxa"/>
            <w:tcBorders>
              <w:top w:val="single" w:sz="6" w:space="0" w:color="auto"/>
              <w:left w:val="single" w:sz="6" w:space="0" w:color="auto"/>
              <w:bottom w:val="single" w:sz="6" w:space="0" w:color="auto"/>
              <w:right w:val="single" w:sz="6" w:space="0" w:color="auto"/>
            </w:tcBorders>
          </w:tcPr>
          <w:p w14:paraId="31FD6954" w14:textId="77777777" w:rsidR="00137D5B" w:rsidRPr="00651C8A" w:rsidRDefault="00137D5B" w:rsidP="00F559DD">
            <w:pPr>
              <w:jc w:val="center"/>
              <w:rPr>
                <w:sz w:val="16"/>
                <w:szCs w:val="16"/>
              </w:rPr>
            </w:pPr>
            <w:r w:rsidRPr="00651C8A">
              <w:rPr>
                <w:sz w:val="16"/>
                <w:szCs w:val="16"/>
              </w:rPr>
              <w:t>$ 71,500,000</w:t>
            </w:r>
          </w:p>
        </w:tc>
        <w:tc>
          <w:tcPr>
            <w:tcW w:w="1100" w:type="dxa"/>
            <w:tcBorders>
              <w:top w:val="single" w:sz="6" w:space="0" w:color="auto"/>
              <w:left w:val="single" w:sz="6" w:space="0" w:color="auto"/>
              <w:bottom w:val="single" w:sz="6" w:space="0" w:color="auto"/>
            </w:tcBorders>
          </w:tcPr>
          <w:p w14:paraId="61BE7FB3" w14:textId="77777777" w:rsidR="00137D5B" w:rsidRPr="00651C8A" w:rsidRDefault="00137D5B" w:rsidP="00F559DD">
            <w:pPr>
              <w:jc w:val="center"/>
              <w:rPr>
                <w:sz w:val="16"/>
                <w:szCs w:val="16"/>
              </w:rPr>
            </w:pPr>
            <w:r w:rsidRPr="00651C8A">
              <w:rPr>
                <w:sz w:val="16"/>
                <w:szCs w:val="16"/>
              </w:rPr>
              <w:t>$ 10,725,000</w:t>
            </w:r>
          </w:p>
        </w:tc>
      </w:tr>
      <w:tr w:rsidR="00137D5B" w:rsidRPr="00651C8A" w14:paraId="3C5B6DB6" w14:textId="77777777" w:rsidTr="00F559DD">
        <w:trPr>
          <w:cantSplit/>
          <w:jc w:val="center"/>
        </w:trPr>
        <w:tc>
          <w:tcPr>
            <w:tcW w:w="946" w:type="dxa"/>
            <w:tcBorders>
              <w:top w:val="single" w:sz="6" w:space="0" w:color="auto"/>
              <w:bottom w:val="single" w:sz="6" w:space="0" w:color="auto"/>
              <w:right w:val="single" w:sz="6" w:space="0" w:color="auto"/>
            </w:tcBorders>
          </w:tcPr>
          <w:p w14:paraId="012375ED" w14:textId="77777777" w:rsidR="00137D5B" w:rsidRPr="00651C8A" w:rsidRDefault="00137D5B" w:rsidP="00F559DD">
            <w:pPr>
              <w:jc w:val="center"/>
              <w:rPr>
                <w:kern w:val="2"/>
                <w:sz w:val="16"/>
              </w:rPr>
            </w:pPr>
            <w:r w:rsidRPr="00651C8A">
              <w:rPr>
                <w:kern w:val="2"/>
                <w:sz w:val="16"/>
              </w:rPr>
              <w:t xml:space="preserve"> </w:t>
            </w:r>
          </w:p>
        </w:tc>
        <w:tc>
          <w:tcPr>
            <w:tcW w:w="1484" w:type="dxa"/>
            <w:tcBorders>
              <w:top w:val="single" w:sz="6" w:space="0" w:color="auto"/>
              <w:left w:val="single" w:sz="6" w:space="0" w:color="auto"/>
              <w:bottom w:val="single" w:sz="6" w:space="0" w:color="auto"/>
              <w:right w:val="single" w:sz="6" w:space="0" w:color="auto"/>
            </w:tcBorders>
            <w:vAlign w:val="center"/>
          </w:tcPr>
          <w:p w14:paraId="486FB3C7" w14:textId="77777777" w:rsidR="00137D5B" w:rsidRPr="00651C8A" w:rsidRDefault="00137D5B" w:rsidP="00F559DD">
            <w:pPr>
              <w:jc w:val="center"/>
              <w:rPr>
                <w:sz w:val="16"/>
                <w:szCs w:val="16"/>
              </w:rPr>
            </w:pPr>
            <w:r w:rsidRPr="00651C8A">
              <w:rPr>
                <w:sz w:val="16"/>
                <w:szCs w:val="16"/>
              </w:rPr>
              <w:t>200-299 FT.</w:t>
            </w:r>
          </w:p>
        </w:tc>
        <w:tc>
          <w:tcPr>
            <w:tcW w:w="1200" w:type="dxa"/>
            <w:tcBorders>
              <w:top w:val="single" w:sz="6" w:space="0" w:color="auto"/>
              <w:left w:val="single" w:sz="6" w:space="0" w:color="auto"/>
              <w:bottom w:val="single" w:sz="6" w:space="0" w:color="auto"/>
              <w:right w:val="single" w:sz="6" w:space="0" w:color="auto"/>
            </w:tcBorders>
          </w:tcPr>
          <w:p w14:paraId="0050B95B" w14:textId="77777777" w:rsidR="00137D5B" w:rsidRPr="00651C8A" w:rsidRDefault="00137D5B" w:rsidP="00F559DD">
            <w:pPr>
              <w:jc w:val="center"/>
              <w:rPr>
                <w:sz w:val="16"/>
                <w:szCs w:val="16"/>
              </w:rPr>
            </w:pPr>
            <w:r w:rsidRPr="00651C8A">
              <w:rPr>
                <w:sz w:val="16"/>
                <w:szCs w:val="16"/>
              </w:rPr>
              <w:t>142,600,000</w:t>
            </w:r>
          </w:p>
        </w:tc>
        <w:tc>
          <w:tcPr>
            <w:tcW w:w="1100" w:type="dxa"/>
            <w:tcBorders>
              <w:top w:val="single" w:sz="6" w:space="0" w:color="auto"/>
              <w:left w:val="single" w:sz="6" w:space="0" w:color="auto"/>
              <w:bottom w:val="single" w:sz="6" w:space="0" w:color="auto"/>
            </w:tcBorders>
          </w:tcPr>
          <w:p w14:paraId="33E391C1" w14:textId="77777777" w:rsidR="00137D5B" w:rsidRPr="00651C8A" w:rsidRDefault="00137D5B" w:rsidP="00F559DD">
            <w:pPr>
              <w:jc w:val="center"/>
              <w:rPr>
                <w:sz w:val="16"/>
                <w:szCs w:val="16"/>
              </w:rPr>
            </w:pPr>
            <w:r w:rsidRPr="00651C8A">
              <w:rPr>
                <w:sz w:val="16"/>
                <w:szCs w:val="16"/>
              </w:rPr>
              <w:t>21,390,000</w:t>
            </w:r>
          </w:p>
        </w:tc>
      </w:tr>
      <w:tr w:rsidR="00137D5B" w:rsidRPr="00651C8A" w14:paraId="28F3CC5E" w14:textId="77777777" w:rsidTr="00F559DD">
        <w:trPr>
          <w:cantSplit/>
          <w:jc w:val="center"/>
        </w:trPr>
        <w:tc>
          <w:tcPr>
            <w:tcW w:w="946" w:type="dxa"/>
            <w:tcBorders>
              <w:top w:val="single" w:sz="6" w:space="0" w:color="auto"/>
              <w:bottom w:val="single" w:sz="6" w:space="0" w:color="auto"/>
              <w:right w:val="single" w:sz="6" w:space="0" w:color="auto"/>
            </w:tcBorders>
          </w:tcPr>
          <w:p w14:paraId="1A8CA3C1" w14:textId="77777777" w:rsidR="00137D5B" w:rsidRPr="00651C8A" w:rsidRDefault="00137D5B" w:rsidP="00F559DD">
            <w:pPr>
              <w:jc w:val="center"/>
              <w:rPr>
                <w:kern w:val="2"/>
                <w:sz w:val="16"/>
              </w:rPr>
            </w:pPr>
            <w:r w:rsidRPr="00651C8A">
              <w:rPr>
                <w:kern w:val="2"/>
                <w:sz w:val="16"/>
              </w:rPr>
              <w:t xml:space="preserve"> </w:t>
            </w:r>
          </w:p>
        </w:tc>
        <w:tc>
          <w:tcPr>
            <w:tcW w:w="1484" w:type="dxa"/>
            <w:tcBorders>
              <w:top w:val="single" w:sz="6" w:space="0" w:color="auto"/>
              <w:left w:val="single" w:sz="6" w:space="0" w:color="auto"/>
              <w:bottom w:val="single" w:sz="6" w:space="0" w:color="auto"/>
              <w:right w:val="single" w:sz="6" w:space="0" w:color="auto"/>
            </w:tcBorders>
          </w:tcPr>
          <w:p w14:paraId="2072E547" w14:textId="77777777" w:rsidR="00137D5B" w:rsidRPr="00651C8A" w:rsidRDefault="00137D5B" w:rsidP="00F559DD">
            <w:pPr>
              <w:jc w:val="center"/>
              <w:rPr>
                <w:sz w:val="16"/>
                <w:szCs w:val="16"/>
              </w:rPr>
            </w:pPr>
            <w:r w:rsidRPr="00651C8A">
              <w:rPr>
                <w:kern w:val="2"/>
                <w:sz w:val="16"/>
              </w:rPr>
              <w:t>300 FT. and Deeper</w:t>
            </w:r>
          </w:p>
        </w:tc>
        <w:tc>
          <w:tcPr>
            <w:tcW w:w="1200" w:type="dxa"/>
            <w:tcBorders>
              <w:top w:val="single" w:sz="6" w:space="0" w:color="auto"/>
              <w:left w:val="single" w:sz="6" w:space="0" w:color="auto"/>
              <w:bottom w:val="single" w:sz="6" w:space="0" w:color="auto"/>
              <w:right w:val="single" w:sz="6" w:space="0" w:color="auto"/>
            </w:tcBorders>
          </w:tcPr>
          <w:p w14:paraId="72D2972D" w14:textId="77777777" w:rsidR="00137D5B" w:rsidRPr="00651C8A" w:rsidRDefault="00137D5B" w:rsidP="00F559DD">
            <w:pPr>
              <w:jc w:val="center"/>
              <w:rPr>
                <w:sz w:val="16"/>
                <w:szCs w:val="16"/>
              </w:rPr>
            </w:pPr>
            <w:r w:rsidRPr="00651C8A">
              <w:rPr>
                <w:sz w:val="16"/>
                <w:szCs w:val="16"/>
              </w:rPr>
              <w:t>285,100,000</w:t>
            </w:r>
          </w:p>
        </w:tc>
        <w:tc>
          <w:tcPr>
            <w:tcW w:w="1100" w:type="dxa"/>
            <w:tcBorders>
              <w:top w:val="single" w:sz="6" w:space="0" w:color="auto"/>
              <w:left w:val="single" w:sz="6" w:space="0" w:color="auto"/>
              <w:bottom w:val="single" w:sz="6" w:space="0" w:color="auto"/>
            </w:tcBorders>
          </w:tcPr>
          <w:p w14:paraId="13FE9701" w14:textId="77777777" w:rsidR="00137D5B" w:rsidRPr="00651C8A" w:rsidRDefault="00137D5B" w:rsidP="00F559DD">
            <w:pPr>
              <w:jc w:val="center"/>
              <w:rPr>
                <w:sz w:val="16"/>
                <w:szCs w:val="16"/>
              </w:rPr>
            </w:pPr>
            <w:r w:rsidRPr="00651C8A">
              <w:rPr>
                <w:sz w:val="16"/>
                <w:szCs w:val="16"/>
              </w:rPr>
              <w:t>42,765,000</w:t>
            </w:r>
          </w:p>
        </w:tc>
      </w:tr>
      <w:tr w:rsidR="00137D5B" w:rsidRPr="00651C8A" w14:paraId="0E5854AC" w14:textId="77777777" w:rsidTr="00F559DD">
        <w:trPr>
          <w:cantSplit/>
          <w:jc w:val="center"/>
        </w:trPr>
        <w:tc>
          <w:tcPr>
            <w:tcW w:w="946" w:type="dxa"/>
            <w:tcBorders>
              <w:top w:val="single" w:sz="6" w:space="0" w:color="auto"/>
              <w:bottom w:val="single" w:sz="6" w:space="0" w:color="auto"/>
              <w:right w:val="single" w:sz="6" w:space="0" w:color="auto"/>
            </w:tcBorders>
          </w:tcPr>
          <w:p w14:paraId="2BF4052C" w14:textId="77777777" w:rsidR="00137D5B" w:rsidRPr="00651C8A" w:rsidRDefault="00137D5B" w:rsidP="00F559DD">
            <w:pPr>
              <w:jc w:val="center"/>
              <w:rPr>
                <w:kern w:val="2"/>
                <w:sz w:val="16"/>
              </w:rPr>
            </w:pPr>
          </w:p>
        </w:tc>
        <w:tc>
          <w:tcPr>
            <w:tcW w:w="1484" w:type="dxa"/>
            <w:tcBorders>
              <w:top w:val="single" w:sz="6" w:space="0" w:color="auto"/>
              <w:left w:val="single" w:sz="6" w:space="0" w:color="auto"/>
              <w:bottom w:val="single" w:sz="6" w:space="0" w:color="auto"/>
              <w:right w:val="single" w:sz="6" w:space="0" w:color="auto"/>
            </w:tcBorders>
          </w:tcPr>
          <w:p w14:paraId="4B77265A" w14:textId="77777777" w:rsidR="00137D5B" w:rsidRPr="00651C8A" w:rsidRDefault="00137D5B" w:rsidP="00F559DD">
            <w:pPr>
              <w:jc w:val="center"/>
              <w:rPr>
                <w:kern w:val="2"/>
                <w:sz w:val="16"/>
              </w:rPr>
            </w:pPr>
          </w:p>
        </w:tc>
        <w:tc>
          <w:tcPr>
            <w:tcW w:w="1200" w:type="dxa"/>
            <w:tcBorders>
              <w:top w:val="single" w:sz="6" w:space="0" w:color="auto"/>
              <w:left w:val="single" w:sz="6" w:space="0" w:color="auto"/>
              <w:bottom w:val="single" w:sz="6" w:space="0" w:color="auto"/>
              <w:right w:val="single" w:sz="6" w:space="0" w:color="auto"/>
            </w:tcBorders>
          </w:tcPr>
          <w:p w14:paraId="35071B78" w14:textId="77777777" w:rsidR="00137D5B" w:rsidRPr="00651C8A" w:rsidRDefault="00137D5B" w:rsidP="00F559DD">
            <w:pPr>
              <w:jc w:val="center"/>
              <w:rPr>
                <w:sz w:val="16"/>
                <w:szCs w:val="16"/>
              </w:rPr>
            </w:pPr>
          </w:p>
        </w:tc>
        <w:tc>
          <w:tcPr>
            <w:tcW w:w="1100" w:type="dxa"/>
            <w:tcBorders>
              <w:top w:val="single" w:sz="6" w:space="0" w:color="auto"/>
              <w:left w:val="single" w:sz="6" w:space="0" w:color="auto"/>
              <w:bottom w:val="single" w:sz="6" w:space="0" w:color="auto"/>
            </w:tcBorders>
          </w:tcPr>
          <w:p w14:paraId="6CB59D16" w14:textId="77777777" w:rsidR="00137D5B" w:rsidRPr="00651C8A" w:rsidRDefault="00137D5B" w:rsidP="00F559DD">
            <w:pPr>
              <w:jc w:val="center"/>
              <w:rPr>
                <w:sz w:val="16"/>
                <w:szCs w:val="16"/>
              </w:rPr>
            </w:pPr>
          </w:p>
        </w:tc>
      </w:tr>
      <w:tr w:rsidR="00137D5B" w:rsidRPr="00651C8A" w14:paraId="7F708BBA" w14:textId="77777777" w:rsidTr="00F559DD">
        <w:trPr>
          <w:cantSplit/>
          <w:jc w:val="center"/>
        </w:trPr>
        <w:tc>
          <w:tcPr>
            <w:tcW w:w="946" w:type="dxa"/>
            <w:tcBorders>
              <w:top w:val="single" w:sz="6" w:space="0" w:color="auto"/>
              <w:bottom w:val="single" w:sz="6" w:space="0" w:color="auto"/>
              <w:right w:val="single" w:sz="6" w:space="0" w:color="auto"/>
            </w:tcBorders>
          </w:tcPr>
          <w:p w14:paraId="6DB511BD" w14:textId="77777777" w:rsidR="00137D5B" w:rsidRPr="00651C8A" w:rsidRDefault="00137D5B" w:rsidP="00F559DD">
            <w:pPr>
              <w:jc w:val="center"/>
              <w:rPr>
                <w:kern w:val="2"/>
                <w:sz w:val="16"/>
              </w:rPr>
            </w:pPr>
            <w:r w:rsidRPr="00651C8A">
              <w:rPr>
                <w:kern w:val="2"/>
                <w:sz w:val="16"/>
              </w:rPr>
              <w:t>IS</w:t>
            </w:r>
          </w:p>
        </w:tc>
        <w:tc>
          <w:tcPr>
            <w:tcW w:w="1484" w:type="dxa"/>
            <w:tcBorders>
              <w:top w:val="single" w:sz="6" w:space="0" w:color="auto"/>
              <w:left w:val="single" w:sz="6" w:space="0" w:color="auto"/>
              <w:bottom w:val="single" w:sz="6" w:space="0" w:color="auto"/>
              <w:right w:val="single" w:sz="6" w:space="0" w:color="auto"/>
            </w:tcBorders>
          </w:tcPr>
          <w:p w14:paraId="567675E5" w14:textId="77777777" w:rsidR="00137D5B" w:rsidRPr="00651C8A" w:rsidRDefault="00137D5B" w:rsidP="00F559DD">
            <w:pPr>
              <w:jc w:val="center"/>
              <w:rPr>
                <w:kern w:val="2"/>
                <w:sz w:val="16"/>
              </w:rPr>
            </w:pPr>
            <w:r w:rsidRPr="00651C8A">
              <w:rPr>
                <w:kern w:val="2"/>
                <w:sz w:val="16"/>
              </w:rPr>
              <w:t xml:space="preserve"> 0-199 FT.</w:t>
            </w:r>
          </w:p>
        </w:tc>
        <w:tc>
          <w:tcPr>
            <w:tcW w:w="1200" w:type="dxa"/>
            <w:tcBorders>
              <w:top w:val="single" w:sz="6" w:space="0" w:color="auto"/>
              <w:left w:val="single" w:sz="6" w:space="0" w:color="auto"/>
              <w:bottom w:val="single" w:sz="6" w:space="0" w:color="auto"/>
              <w:right w:val="single" w:sz="6" w:space="0" w:color="auto"/>
            </w:tcBorders>
          </w:tcPr>
          <w:p w14:paraId="1995C44F" w14:textId="77777777" w:rsidR="00137D5B" w:rsidRPr="00651C8A" w:rsidRDefault="00137D5B" w:rsidP="00F559DD">
            <w:pPr>
              <w:jc w:val="center"/>
              <w:rPr>
                <w:kern w:val="2"/>
                <w:sz w:val="16"/>
              </w:rPr>
            </w:pPr>
            <w:r w:rsidRPr="00651C8A">
              <w:rPr>
                <w:kern w:val="2"/>
                <w:sz w:val="16"/>
              </w:rPr>
              <w:t>21,400,000</w:t>
            </w:r>
          </w:p>
        </w:tc>
        <w:tc>
          <w:tcPr>
            <w:tcW w:w="1100" w:type="dxa"/>
            <w:tcBorders>
              <w:top w:val="single" w:sz="6" w:space="0" w:color="auto"/>
              <w:left w:val="single" w:sz="6" w:space="0" w:color="auto"/>
              <w:bottom w:val="single" w:sz="6" w:space="0" w:color="auto"/>
            </w:tcBorders>
          </w:tcPr>
          <w:p w14:paraId="2198D6AE" w14:textId="77777777" w:rsidR="00137D5B" w:rsidRPr="00651C8A" w:rsidRDefault="00137D5B" w:rsidP="00F559DD">
            <w:pPr>
              <w:jc w:val="center"/>
              <w:rPr>
                <w:kern w:val="2"/>
                <w:sz w:val="16"/>
              </w:rPr>
            </w:pPr>
            <w:r w:rsidRPr="00651C8A">
              <w:rPr>
                <w:kern w:val="2"/>
                <w:sz w:val="16"/>
              </w:rPr>
              <w:t>3,210,000</w:t>
            </w:r>
          </w:p>
        </w:tc>
      </w:tr>
      <w:tr w:rsidR="00137D5B" w:rsidRPr="00651C8A" w14:paraId="6F249D25" w14:textId="77777777" w:rsidTr="00F559DD">
        <w:trPr>
          <w:cantSplit/>
          <w:jc w:val="center"/>
        </w:trPr>
        <w:tc>
          <w:tcPr>
            <w:tcW w:w="946" w:type="dxa"/>
            <w:tcBorders>
              <w:top w:val="single" w:sz="6" w:space="0" w:color="auto"/>
              <w:bottom w:val="single" w:sz="6" w:space="0" w:color="auto"/>
              <w:right w:val="single" w:sz="6" w:space="0" w:color="auto"/>
            </w:tcBorders>
          </w:tcPr>
          <w:p w14:paraId="1BAD5975" w14:textId="77777777" w:rsidR="00137D5B" w:rsidRPr="00651C8A" w:rsidRDefault="00137D5B" w:rsidP="00F559DD">
            <w:pPr>
              <w:jc w:val="center"/>
              <w:rPr>
                <w:kern w:val="2"/>
                <w:sz w:val="16"/>
              </w:rPr>
            </w:pPr>
            <w:r w:rsidRPr="00651C8A">
              <w:rPr>
                <w:kern w:val="2"/>
                <w:sz w:val="16"/>
              </w:rPr>
              <w:t xml:space="preserve"> </w:t>
            </w:r>
          </w:p>
        </w:tc>
        <w:tc>
          <w:tcPr>
            <w:tcW w:w="1484" w:type="dxa"/>
            <w:tcBorders>
              <w:top w:val="single" w:sz="6" w:space="0" w:color="auto"/>
              <w:left w:val="single" w:sz="6" w:space="0" w:color="auto"/>
              <w:bottom w:val="single" w:sz="6" w:space="0" w:color="auto"/>
              <w:right w:val="single" w:sz="6" w:space="0" w:color="auto"/>
            </w:tcBorders>
          </w:tcPr>
          <w:p w14:paraId="644D8CC8" w14:textId="77777777" w:rsidR="00137D5B" w:rsidRPr="00651C8A" w:rsidRDefault="00137D5B" w:rsidP="00F559DD">
            <w:pPr>
              <w:jc w:val="center"/>
              <w:rPr>
                <w:kern w:val="2"/>
                <w:sz w:val="16"/>
              </w:rPr>
            </w:pPr>
            <w:r w:rsidRPr="00651C8A">
              <w:rPr>
                <w:kern w:val="2"/>
                <w:sz w:val="16"/>
              </w:rPr>
              <w:t>200-299 FT.</w:t>
            </w:r>
          </w:p>
        </w:tc>
        <w:tc>
          <w:tcPr>
            <w:tcW w:w="1200" w:type="dxa"/>
            <w:tcBorders>
              <w:top w:val="single" w:sz="6" w:space="0" w:color="auto"/>
              <w:left w:val="single" w:sz="6" w:space="0" w:color="auto"/>
              <w:bottom w:val="single" w:sz="6" w:space="0" w:color="auto"/>
              <w:right w:val="single" w:sz="6" w:space="0" w:color="auto"/>
            </w:tcBorders>
          </w:tcPr>
          <w:p w14:paraId="0E1EC61A" w14:textId="77777777" w:rsidR="00137D5B" w:rsidRPr="00651C8A" w:rsidRDefault="00137D5B" w:rsidP="00F559DD">
            <w:pPr>
              <w:jc w:val="center"/>
              <w:rPr>
                <w:kern w:val="2"/>
                <w:sz w:val="16"/>
              </w:rPr>
            </w:pPr>
            <w:r w:rsidRPr="00651C8A">
              <w:rPr>
                <w:kern w:val="2"/>
                <w:sz w:val="16"/>
              </w:rPr>
              <w:t>35,600,000</w:t>
            </w:r>
          </w:p>
        </w:tc>
        <w:tc>
          <w:tcPr>
            <w:tcW w:w="1100" w:type="dxa"/>
            <w:tcBorders>
              <w:top w:val="single" w:sz="6" w:space="0" w:color="auto"/>
              <w:left w:val="single" w:sz="6" w:space="0" w:color="auto"/>
              <w:bottom w:val="single" w:sz="6" w:space="0" w:color="auto"/>
            </w:tcBorders>
          </w:tcPr>
          <w:p w14:paraId="4DA28712" w14:textId="77777777" w:rsidR="00137D5B" w:rsidRPr="00651C8A" w:rsidRDefault="00137D5B" w:rsidP="00F559DD">
            <w:pPr>
              <w:jc w:val="center"/>
              <w:rPr>
                <w:kern w:val="2"/>
                <w:sz w:val="16"/>
              </w:rPr>
            </w:pPr>
            <w:r w:rsidRPr="00651C8A">
              <w:rPr>
                <w:kern w:val="2"/>
                <w:sz w:val="16"/>
              </w:rPr>
              <w:t>5,340,000</w:t>
            </w:r>
          </w:p>
        </w:tc>
      </w:tr>
      <w:tr w:rsidR="00137D5B" w:rsidRPr="00651C8A" w14:paraId="7063C5CD" w14:textId="77777777" w:rsidTr="00F559DD">
        <w:trPr>
          <w:cantSplit/>
          <w:jc w:val="center"/>
        </w:trPr>
        <w:tc>
          <w:tcPr>
            <w:tcW w:w="946" w:type="dxa"/>
            <w:tcBorders>
              <w:top w:val="single" w:sz="6" w:space="0" w:color="auto"/>
              <w:bottom w:val="single" w:sz="6" w:space="0" w:color="auto"/>
              <w:right w:val="single" w:sz="6" w:space="0" w:color="auto"/>
            </w:tcBorders>
          </w:tcPr>
          <w:p w14:paraId="6AAD8BF3" w14:textId="77777777" w:rsidR="00137D5B" w:rsidRPr="00651C8A" w:rsidRDefault="00137D5B" w:rsidP="00F559DD">
            <w:pPr>
              <w:jc w:val="center"/>
              <w:rPr>
                <w:kern w:val="2"/>
                <w:sz w:val="16"/>
              </w:rPr>
            </w:pPr>
            <w:r w:rsidRPr="00651C8A">
              <w:rPr>
                <w:kern w:val="2"/>
                <w:sz w:val="16"/>
              </w:rPr>
              <w:t xml:space="preserve"> </w:t>
            </w:r>
          </w:p>
        </w:tc>
        <w:tc>
          <w:tcPr>
            <w:tcW w:w="1484" w:type="dxa"/>
            <w:tcBorders>
              <w:top w:val="single" w:sz="6" w:space="0" w:color="auto"/>
              <w:left w:val="single" w:sz="6" w:space="0" w:color="auto"/>
              <w:bottom w:val="single" w:sz="6" w:space="0" w:color="auto"/>
              <w:right w:val="single" w:sz="6" w:space="0" w:color="auto"/>
            </w:tcBorders>
          </w:tcPr>
          <w:p w14:paraId="1EDEDEB1" w14:textId="77777777" w:rsidR="00137D5B" w:rsidRPr="00651C8A" w:rsidRDefault="00137D5B" w:rsidP="00F559DD">
            <w:pPr>
              <w:jc w:val="center"/>
              <w:rPr>
                <w:kern w:val="2"/>
                <w:sz w:val="16"/>
              </w:rPr>
            </w:pPr>
            <w:r w:rsidRPr="00651C8A">
              <w:rPr>
                <w:kern w:val="2"/>
                <w:sz w:val="16"/>
              </w:rPr>
              <w:t>300 FT. and Deeper</w:t>
            </w:r>
          </w:p>
        </w:tc>
        <w:tc>
          <w:tcPr>
            <w:tcW w:w="1200" w:type="dxa"/>
            <w:tcBorders>
              <w:top w:val="single" w:sz="6" w:space="0" w:color="auto"/>
              <w:left w:val="single" w:sz="6" w:space="0" w:color="auto"/>
              <w:bottom w:val="single" w:sz="6" w:space="0" w:color="auto"/>
              <w:right w:val="single" w:sz="6" w:space="0" w:color="auto"/>
            </w:tcBorders>
          </w:tcPr>
          <w:p w14:paraId="6711F7FA" w14:textId="77777777" w:rsidR="00137D5B" w:rsidRPr="00651C8A" w:rsidRDefault="00137D5B" w:rsidP="00F559DD">
            <w:pPr>
              <w:jc w:val="center"/>
              <w:rPr>
                <w:kern w:val="2"/>
                <w:sz w:val="16"/>
              </w:rPr>
            </w:pPr>
            <w:r w:rsidRPr="00651C8A">
              <w:rPr>
                <w:kern w:val="2"/>
                <w:sz w:val="16"/>
              </w:rPr>
              <w:t>42,900,000</w:t>
            </w:r>
          </w:p>
        </w:tc>
        <w:tc>
          <w:tcPr>
            <w:tcW w:w="1100" w:type="dxa"/>
            <w:tcBorders>
              <w:top w:val="single" w:sz="6" w:space="0" w:color="auto"/>
              <w:left w:val="single" w:sz="6" w:space="0" w:color="auto"/>
              <w:bottom w:val="single" w:sz="6" w:space="0" w:color="auto"/>
            </w:tcBorders>
          </w:tcPr>
          <w:p w14:paraId="37631D32" w14:textId="77777777" w:rsidR="00137D5B" w:rsidRPr="00651C8A" w:rsidRDefault="00137D5B" w:rsidP="00F559DD">
            <w:pPr>
              <w:jc w:val="center"/>
              <w:rPr>
                <w:kern w:val="2"/>
                <w:sz w:val="16"/>
              </w:rPr>
            </w:pPr>
            <w:r w:rsidRPr="00651C8A">
              <w:rPr>
                <w:kern w:val="2"/>
                <w:sz w:val="16"/>
              </w:rPr>
              <w:t>6,435,000</w:t>
            </w:r>
          </w:p>
        </w:tc>
      </w:tr>
      <w:tr w:rsidR="00137D5B" w:rsidRPr="00651C8A" w14:paraId="4D097018" w14:textId="77777777" w:rsidTr="00F559DD">
        <w:trPr>
          <w:cantSplit/>
          <w:jc w:val="center"/>
        </w:trPr>
        <w:tc>
          <w:tcPr>
            <w:tcW w:w="946" w:type="dxa"/>
            <w:tcBorders>
              <w:top w:val="single" w:sz="6" w:space="0" w:color="auto"/>
              <w:bottom w:val="single" w:sz="6" w:space="0" w:color="auto"/>
              <w:right w:val="single" w:sz="6" w:space="0" w:color="auto"/>
            </w:tcBorders>
          </w:tcPr>
          <w:p w14:paraId="3EA843FB" w14:textId="77777777" w:rsidR="00137D5B" w:rsidRPr="00651C8A" w:rsidRDefault="00137D5B" w:rsidP="00F559DD">
            <w:pPr>
              <w:jc w:val="center"/>
              <w:rPr>
                <w:kern w:val="2"/>
                <w:sz w:val="16"/>
              </w:rPr>
            </w:pPr>
          </w:p>
        </w:tc>
        <w:tc>
          <w:tcPr>
            <w:tcW w:w="1484" w:type="dxa"/>
            <w:tcBorders>
              <w:top w:val="single" w:sz="6" w:space="0" w:color="auto"/>
              <w:left w:val="single" w:sz="6" w:space="0" w:color="auto"/>
              <w:bottom w:val="single" w:sz="6" w:space="0" w:color="auto"/>
              <w:right w:val="single" w:sz="6" w:space="0" w:color="auto"/>
            </w:tcBorders>
          </w:tcPr>
          <w:p w14:paraId="5844CD6C" w14:textId="77777777" w:rsidR="00137D5B" w:rsidRPr="00651C8A" w:rsidRDefault="00137D5B" w:rsidP="00F559DD">
            <w:pPr>
              <w:jc w:val="center"/>
              <w:rPr>
                <w:kern w:val="2"/>
                <w:sz w:val="16"/>
              </w:rPr>
            </w:pPr>
          </w:p>
        </w:tc>
        <w:tc>
          <w:tcPr>
            <w:tcW w:w="1200" w:type="dxa"/>
            <w:tcBorders>
              <w:top w:val="single" w:sz="6" w:space="0" w:color="auto"/>
              <w:left w:val="single" w:sz="6" w:space="0" w:color="auto"/>
              <w:bottom w:val="single" w:sz="6" w:space="0" w:color="auto"/>
              <w:right w:val="single" w:sz="6" w:space="0" w:color="auto"/>
            </w:tcBorders>
          </w:tcPr>
          <w:p w14:paraId="62898EE2" w14:textId="77777777" w:rsidR="00137D5B" w:rsidRPr="00651C8A" w:rsidRDefault="00137D5B" w:rsidP="00F559DD">
            <w:pPr>
              <w:jc w:val="center"/>
              <w:rPr>
                <w:kern w:val="2"/>
                <w:sz w:val="16"/>
              </w:rPr>
            </w:pPr>
          </w:p>
        </w:tc>
        <w:tc>
          <w:tcPr>
            <w:tcW w:w="1100" w:type="dxa"/>
            <w:tcBorders>
              <w:top w:val="single" w:sz="6" w:space="0" w:color="auto"/>
              <w:left w:val="single" w:sz="6" w:space="0" w:color="auto"/>
              <w:bottom w:val="single" w:sz="6" w:space="0" w:color="auto"/>
            </w:tcBorders>
          </w:tcPr>
          <w:p w14:paraId="523B6E75" w14:textId="77777777" w:rsidR="00137D5B" w:rsidRPr="00651C8A" w:rsidRDefault="00137D5B" w:rsidP="00F559DD">
            <w:pPr>
              <w:jc w:val="center"/>
              <w:rPr>
                <w:kern w:val="2"/>
                <w:sz w:val="16"/>
              </w:rPr>
            </w:pPr>
          </w:p>
        </w:tc>
      </w:tr>
      <w:tr w:rsidR="00137D5B" w:rsidRPr="00651C8A" w14:paraId="72E10B98" w14:textId="77777777" w:rsidTr="00F559DD">
        <w:trPr>
          <w:cantSplit/>
          <w:jc w:val="center"/>
        </w:trPr>
        <w:tc>
          <w:tcPr>
            <w:tcW w:w="946" w:type="dxa"/>
            <w:tcBorders>
              <w:top w:val="single" w:sz="6" w:space="0" w:color="auto"/>
              <w:bottom w:val="single" w:sz="6" w:space="0" w:color="auto"/>
              <w:right w:val="single" w:sz="6" w:space="0" w:color="auto"/>
            </w:tcBorders>
          </w:tcPr>
          <w:p w14:paraId="7E1E30A4" w14:textId="77777777" w:rsidR="00137D5B" w:rsidRPr="00651C8A" w:rsidRDefault="00137D5B" w:rsidP="00F559DD">
            <w:pPr>
              <w:jc w:val="center"/>
              <w:rPr>
                <w:kern w:val="2"/>
                <w:sz w:val="16"/>
              </w:rPr>
            </w:pPr>
            <w:r w:rsidRPr="00651C8A">
              <w:rPr>
                <w:kern w:val="2"/>
                <w:sz w:val="16"/>
              </w:rPr>
              <w:t>MC</w:t>
            </w:r>
          </w:p>
        </w:tc>
        <w:tc>
          <w:tcPr>
            <w:tcW w:w="1484" w:type="dxa"/>
            <w:tcBorders>
              <w:top w:val="single" w:sz="6" w:space="0" w:color="auto"/>
              <w:left w:val="single" w:sz="6" w:space="0" w:color="auto"/>
              <w:bottom w:val="single" w:sz="6" w:space="0" w:color="auto"/>
              <w:right w:val="single" w:sz="6" w:space="0" w:color="auto"/>
            </w:tcBorders>
          </w:tcPr>
          <w:p w14:paraId="673D014E" w14:textId="77777777" w:rsidR="00137D5B" w:rsidRPr="00651C8A" w:rsidRDefault="00137D5B" w:rsidP="00F559DD">
            <w:pPr>
              <w:jc w:val="center"/>
              <w:rPr>
                <w:kern w:val="2"/>
                <w:sz w:val="16"/>
              </w:rPr>
            </w:pPr>
            <w:r w:rsidRPr="00651C8A">
              <w:rPr>
                <w:kern w:val="2"/>
                <w:sz w:val="16"/>
              </w:rPr>
              <w:t xml:space="preserve"> 0-199 FT</w:t>
            </w:r>
          </w:p>
        </w:tc>
        <w:tc>
          <w:tcPr>
            <w:tcW w:w="1200" w:type="dxa"/>
            <w:tcBorders>
              <w:top w:val="single" w:sz="6" w:space="0" w:color="auto"/>
              <w:left w:val="single" w:sz="6" w:space="0" w:color="auto"/>
              <w:bottom w:val="single" w:sz="6" w:space="0" w:color="auto"/>
              <w:right w:val="single" w:sz="6" w:space="0" w:color="auto"/>
            </w:tcBorders>
          </w:tcPr>
          <w:p w14:paraId="2A6805BF" w14:textId="77777777" w:rsidR="00137D5B" w:rsidRPr="00651C8A" w:rsidRDefault="00137D5B" w:rsidP="00F559DD">
            <w:pPr>
              <w:ind w:hanging="92"/>
              <w:jc w:val="center"/>
              <w:rPr>
                <w:kern w:val="2"/>
                <w:sz w:val="16"/>
              </w:rPr>
            </w:pPr>
            <w:r w:rsidRPr="00651C8A">
              <w:rPr>
                <w:kern w:val="2"/>
                <w:sz w:val="16"/>
              </w:rPr>
              <w:t>7,100,000</w:t>
            </w:r>
          </w:p>
        </w:tc>
        <w:tc>
          <w:tcPr>
            <w:tcW w:w="1100" w:type="dxa"/>
            <w:tcBorders>
              <w:top w:val="single" w:sz="6" w:space="0" w:color="auto"/>
              <w:left w:val="single" w:sz="6" w:space="0" w:color="auto"/>
              <w:bottom w:val="single" w:sz="6" w:space="0" w:color="auto"/>
            </w:tcBorders>
          </w:tcPr>
          <w:p w14:paraId="73B14640" w14:textId="77777777" w:rsidR="00137D5B" w:rsidRPr="00651C8A" w:rsidRDefault="00137D5B" w:rsidP="00F559DD">
            <w:pPr>
              <w:jc w:val="center"/>
              <w:rPr>
                <w:kern w:val="2"/>
                <w:sz w:val="16"/>
              </w:rPr>
            </w:pPr>
            <w:r w:rsidRPr="00651C8A">
              <w:rPr>
                <w:kern w:val="2"/>
                <w:sz w:val="16"/>
              </w:rPr>
              <w:t>1,065,000</w:t>
            </w:r>
          </w:p>
        </w:tc>
      </w:tr>
      <w:tr w:rsidR="00137D5B" w:rsidRPr="00651C8A" w14:paraId="5B35C74B" w14:textId="77777777" w:rsidTr="00F559DD">
        <w:trPr>
          <w:cantSplit/>
          <w:jc w:val="center"/>
        </w:trPr>
        <w:tc>
          <w:tcPr>
            <w:tcW w:w="946" w:type="dxa"/>
            <w:tcBorders>
              <w:top w:val="single" w:sz="6" w:space="0" w:color="auto"/>
              <w:bottom w:val="single" w:sz="6" w:space="0" w:color="auto"/>
              <w:right w:val="single" w:sz="6" w:space="0" w:color="auto"/>
            </w:tcBorders>
          </w:tcPr>
          <w:p w14:paraId="3E86BA48" w14:textId="77777777" w:rsidR="00137D5B" w:rsidRPr="00651C8A" w:rsidRDefault="00137D5B" w:rsidP="00F559DD">
            <w:pPr>
              <w:jc w:val="center"/>
              <w:rPr>
                <w:kern w:val="2"/>
                <w:sz w:val="16"/>
              </w:rPr>
            </w:pPr>
            <w:r w:rsidRPr="00651C8A">
              <w:rPr>
                <w:kern w:val="2"/>
                <w:sz w:val="16"/>
              </w:rPr>
              <w:t xml:space="preserve"> </w:t>
            </w:r>
          </w:p>
        </w:tc>
        <w:tc>
          <w:tcPr>
            <w:tcW w:w="1484" w:type="dxa"/>
            <w:tcBorders>
              <w:top w:val="single" w:sz="6" w:space="0" w:color="auto"/>
              <w:left w:val="single" w:sz="6" w:space="0" w:color="auto"/>
              <w:bottom w:val="single" w:sz="6" w:space="0" w:color="auto"/>
              <w:right w:val="single" w:sz="6" w:space="0" w:color="auto"/>
            </w:tcBorders>
          </w:tcPr>
          <w:p w14:paraId="51A543EE" w14:textId="77777777" w:rsidR="00137D5B" w:rsidRPr="00651C8A" w:rsidRDefault="00137D5B" w:rsidP="00F559DD">
            <w:pPr>
              <w:jc w:val="center"/>
              <w:rPr>
                <w:kern w:val="2"/>
                <w:sz w:val="16"/>
              </w:rPr>
            </w:pPr>
            <w:r w:rsidRPr="00651C8A">
              <w:rPr>
                <w:kern w:val="2"/>
                <w:sz w:val="16"/>
              </w:rPr>
              <w:t>200-299 FT.</w:t>
            </w:r>
          </w:p>
        </w:tc>
        <w:tc>
          <w:tcPr>
            <w:tcW w:w="1200" w:type="dxa"/>
            <w:tcBorders>
              <w:top w:val="single" w:sz="6" w:space="0" w:color="auto"/>
              <w:left w:val="single" w:sz="6" w:space="0" w:color="auto"/>
              <w:bottom w:val="single" w:sz="6" w:space="0" w:color="auto"/>
              <w:right w:val="single" w:sz="6" w:space="0" w:color="auto"/>
            </w:tcBorders>
          </w:tcPr>
          <w:p w14:paraId="4C2BF141" w14:textId="77777777" w:rsidR="00137D5B" w:rsidRPr="00651C8A" w:rsidRDefault="00137D5B" w:rsidP="00F559DD">
            <w:pPr>
              <w:jc w:val="center"/>
              <w:rPr>
                <w:kern w:val="2"/>
                <w:sz w:val="16"/>
              </w:rPr>
            </w:pPr>
            <w:r w:rsidRPr="00651C8A">
              <w:rPr>
                <w:kern w:val="2"/>
                <w:sz w:val="16"/>
              </w:rPr>
              <w:t>14,300,000</w:t>
            </w:r>
          </w:p>
        </w:tc>
        <w:tc>
          <w:tcPr>
            <w:tcW w:w="1100" w:type="dxa"/>
            <w:tcBorders>
              <w:top w:val="single" w:sz="6" w:space="0" w:color="auto"/>
              <w:left w:val="single" w:sz="6" w:space="0" w:color="auto"/>
              <w:bottom w:val="single" w:sz="6" w:space="0" w:color="auto"/>
            </w:tcBorders>
          </w:tcPr>
          <w:p w14:paraId="4CD324C0" w14:textId="77777777" w:rsidR="00137D5B" w:rsidRPr="00651C8A" w:rsidRDefault="00137D5B" w:rsidP="00F559DD">
            <w:pPr>
              <w:jc w:val="center"/>
              <w:rPr>
                <w:kern w:val="2"/>
                <w:sz w:val="16"/>
              </w:rPr>
            </w:pPr>
            <w:r w:rsidRPr="00651C8A">
              <w:rPr>
                <w:kern w:val="2"/>
                <w:sz w:val="16"/>
              </w:rPr>
              <w:t>2,145,000</w:t>
            </w:r>
          </w:p>
        </w:tc>
      </w:tr>
      <w:tr w:rsidR="00137D5B" w:rsidRPr="00651C8A" w14:paraId="06A6D832" w14:textId="77777777" w:rsidTr="00F559DD">
        <w:trPr>
          <w:cantSplit/>
          <w:jc w:val="center"/>
        </w:trPr>
        <w:tc>
          <w:tcPr>
            <w:tcW w:w="946" w:type="dxa"/>
            <w:tcBorders>
              <w:top w:val="single" w:sz="6" w:space="0" w:color="auto"/>
              <w:bottom w:val="single" w:sz="6" w:space="0" w:color="auto"/>
              <w:right w:val="single" w:sz="6" w:space="0" w:color="auto"/>
            </w:tcBorders>
          </w:tcPr>
          <w:p w14:paraId="392B7784" w14:textId="77777777" w:rsidR="00137D5B" w:rsidRPr="00651C8A" w:rsidRDefault="00137D5B" w:rsidP="00F559DD">
            <w:pPr>
              <w:jc w:val="center"/>
              <w:rPr>
                <w:kern w:val="2"/>
                <w:sz w:val="16"/>
              </w:rPr>
            </w:pPr>
            <w:r w:rsidRPr="00651C8A">
              <w:rPr>
                <w:kern w:val="2"/>
                <w:sz w:val="16"/>
              </w:rPr>
              <w:t xml:space="preserve"> </w:t>
            </w:r>
          </w:p>
        </w:tc>
        <w:tc>
          <w:tcPr>
            <w:tcW w:w="1484" w:type="dxa"/>
            <w:tcBorders>
              <w:top w:val="single" w:sz="6" w:space="0" w:color="auto"/>
              <w:left w:val="single" w:sz="6" w:space="0" w:color="auto"/>
              <w:bottom w:val="single" w:sz="6" w:space="0" w:color="auto"/>
              <w:right w:val="single" w:sz="6" w:space="0" w:color="auto"/>
            </w:tcBorders>
          </w:tcPr>
          <w:p w14:paraId="5394D2AD" w14:textId="77777777" w:rsidR="00137D5B" w:rsidRPr="00651C8A" w:rsidRDefault="00137D5B" w:rsidP="00F559DD">
            <w:pPr>
              <w:jc w:val="center"/>
              <w:rPr>
                <w:kern w:val="2"/>
                <w:sz w:val="16"/>
              </w:rPr>
            </w:pPr>
            <w:r w:rsidRPr="00651C8A">
              <w:rPr>
                <w:kern w:val="2"/>
                <w:sz w:val="16"/>
              </w:rPr>
              <w:t>300 FT. and Deeper</w:t>
            </w:r>
          </w:p>
        </w:tc>
        <w:tc>
          <w:tcPr>
            <w:tcW w:w="1200" w:type="dxa"/>
            <w:tcBorders>
              <w:top w:val="single" w:sz="6" w:space="0" w:color="auto"/>
              <w:left w:val="single" w:sz="6" w:space="0" w:color="auto"/>
              <w:bottom w:val="single" w:sz="6" w:space="0" w:color="auto"/>
              <w:right w:val="single" w:sz="6" w:space="0" w:color="auto"/>
            </w:tcBorders>
          </w:tcPr>
          <w:p w14:paraId="0F631AE1" w14:textId="77777777" w:rsidR="00137D5B" w:rsidRPr="00651C8A" w:rsidRDefault="00137D5B" w:rsidP="00F559DD">
            <w:pPr>
              <w:jc w:val="center"/>
              <w:rPr>
                <w:sz w:val="16"/>
                <w:szCs w:val="16"/>
              </w:rPr>
            </w:pPr>
            <w:r w:rsidRPr="00651C8A">
              <w:rPr>
                <w:sz w:val="16"/>
                <w:szCs w:val="16"/>
              </w:rPr>
              <w:t>57,100,000</w:t>
            </w:r>
          </w:p>
        </w:tc>
        <w:tc>
          <w:tcPr>
            <w:tcW w:w="1100" w:type="dxa"/>
            <w:tcBorders>
              <w:top w:val="single" w:sz="6" w:space="0" w:color="auto"/>
              <w:left w:val="single" w:sz="6" w:space="0" w:color="auto"/>
              <w:bottom w:val="single" w:sz="6" w:space="0" w:color="auto"/>
            </w:tcBorders>
          </w:tcPr>
          <w:p w14:paraId="680AF005" w14:textId="77777777" w:rsidR="00137D5B" w:rsidRPr="00651C8A" w:rsidRDefault="00137D5B" w:rsidP="00F559DD">
            <w:pPr>
              <w:jc w:val="center"/>
              <w:rPr>
                <w:sz w:val="16"/>
                <w:szCs w:val="16"/>
              </w:rPr>
            </w:pPr>
            <w:r w:rsidRPr="00651C8A">
              <w:rPr>
                <w:sz w:val="16"/>
                <w:szCs w:val="16"/>
              </w:rPr>
              <w:t>8,565,000</w:t>
            </w:r>
          </w:p>
        </w:tc>
      </w:tr>
      <w:tr w:rsidR="00137D5B" w:rsidRPr="00651C8A" w14:paraId="17907921" w14:textId="77777777" w:rsidTr="00F559DD">
        <w:trPr>
          <w:cantSplit/>
          <w:jc w:val="center"/>
        </w:trPr>
        <w:tc>
          <w:tcPr>
            <w:tcW w:w="946" w:type="dxa"/>
            <w:tcBorders>
              <w:top w:val="single" w:sz="6" w:space="0" w:color="auto"/>
              <w:bottom w:val="single" w:sz="6" w:space="0" w:color="auto"/>
              <w:right w:val="single" w:sz="6" w:space="0" w:color="auto"/>
            </w:tcBorders>
          </w:tcPr>
          <w:p w14:paraId="49C0AA9D" w14:textId="77777777" w:rsidR="00137D5B" w:rsidRPr="00651C8A" w:rsidRDefault="00137D5B" w:rsidP="00F559DD">
            <w:pPr>
              <w:jc w:val="center"/>
              <w:rPr>
                <w:kern w:val="2"/>
                <w:sz w:val="16"/>
              </w:rPr>
            </w:pPr>
          </w:p>
        </w:tc>
        <w:tc>
          <w:tcPr>
            <w:tcW w:w="1484" w:type="dxa"/>
            <w:tcBorders>
              <w:top w:val="single" w:sz="6" w:space="0" w:color="auto"/>
              <w:left w:val="single" w:sz="6" w:space="0" w:color="auto"/>
              <w:bottom w:val="single" w:sz="6" w:space="0" w:color="auto"/>
              <w:right w:val="single" w:sz="6" w:space="0" w:color="auto"/>
            </w:tcBorders>
          </w:tcPr>
          <w:p w14:paraId="7F5E2891" w14:textId="77777777" w:rsidR="00137D5B" w:rsidRPr="00651C8A" w:rsidRDefault="00137D5B" w:rsidP="00F559DD">
            <w:pPr>
              <w:jc w:val="center"/>
              <w:rPr>
                <w:kern w:val="2"/>
                <w:sz w:val="16"/>
              </w:rPr>
            </w:pPr>
          </w:p>
        </w:tc>
        <w:tc>
          <w:tcPr>
            <w:tcW w:w="1200" w:type="dxa"/>
            <w:tcBorders>
              <w:top w:val="single" w:sz="6" w:space="0" w:color="auto"/>
              <w:left w:val="single" w:sz="6" w:space="0" w:color="auto"/>
              <w:bottom w:val="single" w:sz="6" w:space="0" w:color="auto"/>
              <w:right w:val="single" w:sz="6" w:space="0" w:color="auto"/>
            </w:tcBorders>
          </w:tcPr>
          <w:p w14:paraId="5A473338" w14:textId="77777777" w:rsidR="00137D5B" w:rsidRPr="00651C8A" w:rsidRDefault="00137D5B" w:rsidP="00F559DD">
            <w:pPr>
              <w:jc w:val="center"/>
              <w:rPr>
                <w:sz w:val="16"/>
                <w:szCs w:val="16"/>
              </w:rPr>
            </w:pPr>
          </w:p>
        </w:tc>
        <w:tc>
          <w:tcPr>
            <w:tcW w:w="1100" w:type="dxa"/>
            <w:tcBorders>
              <w:top w:val="single" w:sz="6" w:space="0" w:color="auto"/>
              <w:left w:val="single" w:sz="6" w:space="0" w:color="auto"/>
              <w:bottom w:val="single" w:sz="6" w:space="0" w:color="auto"/>
            </w:tcBorders>
          </w:tcPr>
          <w:p w14:paraId="7884BE96" w14:textId="77777777" w:rsidR="00137D5B" w:rsidRPr="00651C8A" w:rsidRDefault="00137D5B" w:rsidP="00F559DD">
            <w:pPr>
              <w:jc w:val="center"/>
              <w:rPr>
                <w:sz w:val="16"/>
                <w:szCs w:val="16"/>
              </w:rPr>
            </w:pPr>
          </w:p>
        </w:tc>
      </w:tr>
      <w:tr w:rsidR="00137D5B" w:rsidRPr="00651C8A" w14:paraId="748B31FB" w14:textId="77777777" w:rsidTr="00F559DD">
        <w:trPr>
          <w:cantSplit/>
          <w:jc w:val="center"/>
        </w:trPr>
        <w:tc>
          <w:tcPr>
            <w:tcW w:w="946" w:type="dxa"/>
            <w:tcBorders>
              <w:top w:val="single" w:sz="6" w:space="0" w:color="auto"/>
              <w:bottom w:val="single" w:sz="6" w:space="0" w:color="auto"/>
              <w:right w:val="single" w:sz="6" w:space="0" w:color="auto"/>
            </w:tcBorders>
          </w:tcPr>
          <w:p w14:paraId="1C83AB8D" w14:textId="77777777" w:rsidR="00137D5B" w:rsidRPr="00651C8A" w:rsidRDefault="00137D5B" w:rsidP="00F559DD">
            <w:pPr>
              <w:jc w:val="center"/>
              <w:rPr>
                <w:kern w:val="2"/>
                <w:sz w:val="16"/>
              </w:rPr>
            </w:pPr>
            <w:r w:rsidRPr="00651C8A">
              <w:rPr>
                <w:kern w:val="2"/>
                <w:sz w:val="16"/>
              </w:rPr>
              <w:t>MS</w:t>
            </w:r>
          </w:p>
        </w:tc>
        <w:tc>
          <w:tcPr>
            <w:tcW w:w="1484" w:type="dxa"/>
            <w:tcBorders>
              <w:top w:val="single" w:sz="6" w:space="0" w:color="auto"/>
              <w:left w:val="single" w:sz="6" w:space="0" w:color="auto"/>
              <w:bottom w:val="single" w:sz="6" w:space="0" w:color="auto"/>
              <w:right w:val="single" w:sz="6" w:space="0" w:color="auto"/>
            </w:tcBorders>
          </w:tcPr>
          <w:p w14:paraId="0258FB6C" w14:textId="77777777" w:rsidR="00137D5B" w:rsidRPr="00651C8A" w:rsidRDefault="00137D5B" w:rsidP="00F559DD">
            <w:pPr>
              <w:jc w:val="center"/>
              <w:rPr>
                <w:kern w:val="2"/>
                <w:sz w:val="16"/>
              </w:rPr>
            </w:pPr>
            <w:r w:rsidRPr="00651C8A">
              <w:rPr>
                <w:kern w:val="2"/>
                <w:sz w:val="16"/>
              </w:rPr>
              <w:t xml:space="preserve"> 0-249 FT.</w:t>
            </w:r>
          </w:p>
        </w:tc>
        <w:tc>
          <w:tcPr>
            <w:tcW w:w="1200" w:type="dxa"/>
            <w:tcBorders>
              <w:top w:val="single" w:sz="6" w:space="0" w:color="auto"/>
              <w:left w:val="single" w:sz="6" w:space="0" w:color="auto"/>
              <w:bottom w:val="single" w:sz="6" w:space="0" w:color="auto"/>
              <w:right w:val="single" w:sz="6" w:space="0" w:color="auto"/>
            </w:tcBorders>
          </w:tcPr>
          <w:p w14:paraId="2AB1FE61" w14:textId="77777777" w:rsidR="00137D5B" w:rsidRPr="00651C8A" w:rsidRDefault="00137D5B" w:rsidP="00F559DD">
            <w:pPr>
              <w:jc w:val="center"/>
              <w:rPr>
                <w:kern w:val="2"/>
                <w:sz w:val="16"/>
              </w:rPr>
            </w:pPr>
            <w:r w:rsidRPr="00651C8A">
              <w:rPr>
                <w:kern w:val="2"/>
                <w:sz w:val="16"/>
              </w:rPr>
              <w:t>14,900,000</w:t>
            </w:r>
          </w:p>
        </w:tc>
        <w:tc>
          <w:tcPr>
            <w:tcW w:w="1100" w:type="dxa"/>
            <w:tcBorders>
              <w:top w:val="single" w:sz="6" w:space="0" w:color="auto"/>
              <w:left w:val="single" w:sz="6" w:space="0" w:color="auto"/>
              <w:bottom w:val="single" w:sz="6" w:space="0" w:color="auto"/>
            </w:tcBorders>
          </w:tcPr>
          <w:p w14:paraId="0978A629" w14:textId="77777777" w:rsidR="00137D5B" w:rsidRPr="00651C8A" w:rsidRDefault="00137D5B" w:rsidP="00F559DD">
            <w:pPr>
              <w:jc w:val="center"/>
              <w:rPr>
                <w:kern w:val="2"/>
                <w:sz w:val="16"/>
              </w:rPr>
            </w:pPr>
            <w:r w:rsidRPr="00651C8A">
              <w:rPr>
                <w:kern w:val="2"/>
                <w:sz w:val="16"/>
              </w:rPr>
              <w:t>2,235,000</w:t>
            </w:r>
          </w:p>
        </w:tc>
      </w:tr>
      <w:tr w:rsidR="00137D5B" w:rsidRPr="00651C8A" w14:paraId="7F2511A7" w14:textId="77777777" w:rsidTr="00F559DD">
        <w:trPr>
          <w:cantSplit/>
          <w:jc w:val="center"/>
        </w:trPr>
        <w:tc>
          <w:tcPr>
            <w:tcW w:w="946" w:type="dxa"/>
            <w:tcBorders>
              <w:top w:val="single" w:sz="6" w:space="0" w:color="auto"/>
              <w:bottom w:val="double" w:sz="6" w:space="0" w:color="000000"/>
              <w:right w:val="single" w:sz="6" w:space="0" w:color="auto"/>
            </w:tcBorders>
          </w:tcPr>
          <w:p w14:paraId="1B096824" w14:textId="77777777" w:rsidR="00137D5B" w:rsidRPr="00651C8A" w:rsidRDefault="00137D5B" w:rsidP="00F559DD">
            <w:pPr>
              <w:jc w:val="center"/>
              <w:rPr>
                <w:kern w:val="2"/>
                <w:sz w:val="16"/>
              </w:rPr>
            </w:pPr>
            <w:r w:rsidRPr="00651C8A">
              <w:rPr>
                <w:kern w:val="2"/>
                <w:sz w:val="16"/>
              </w:rPr>
              <w:t xml:space="preserve"> </w:t>
            </w:r>
          </w:p>
        </w:tc>
        <w:tc>
          <w:tcPr>
            <w:tcW w:w="1484" w:type="dxa"/>
            <w:tcBorders>
              <w:top w:val="single" w:sz="6" w:space="0" w:color="auto"/>
              <w:left w:val="single" w:sz="6" w:space="0" w:color="auto"/>
              <w:bottom w:val="double" w:sz="6" w:space="0" w:color="000000"/>
              <w:right w:val="single" w:sz="6" w:space="0" w:color="auto"/>
            </w:tcBorders>
          </w:tcPr>
          <w:p w14:paraId="52ECED97" w14:textId="77777777" w:rsidR="00137D5B" w:rsidRPr="00651C8A" w:rsidRDefault="00137D5B" w:rsidP="00F559DD">
            <w:pPr>
              <w:jc w:val="center"/>
              <w:rPr>
                <w:kern w:val="2"/>
                <w:sz w:val="16"/>
              </w:rPr>
            </w:pPr>
            <w:r w:rsidRPr="00651C8A">
              <w:rPr>
                <w:kern w:val="2"/>
                <w:sz w:val="16"/>
              </w:rPr>
              <w:t>250 FT. and Deeper</w:t>
            </w:r>
          </w:p>
        </w:tc>
        <w:tc>
          <w:tcPr>
            <w:tcW w:w="1200" w:type="dxa"/>
            <w:tcBorders>
              <w:top w:val="single" w:sz="6" w:space="0" w:color="auto"/>
              <w:left w:val="single" w:sz="6" w:space="0" w:color="auto"/>
              <w:bottom w:val="double" w:sz="6" w:space="0" w:color="000000"/>
              <w:right w:val="single" w:sz="6" w:space="0" w:color="auto"/>
            </w:tcBorders>
          </w:tcPr>
          <w:p w14:paraId="6663A2C1" w14:textId="77777777" w:rsidR="00137D5B" w:rsidRPr="00651C8A" w:rsidRDefault="00137D5B" w:rsidP="00F559DD">
            <w:pPr>
              <w:jc w:val="center"/>
              <w:rPr>
                <w:kern w:val="2"/>
                <w:sz w:val="16"/>
              </w:rPr>
            </w:pPr>
            <w:r w:rsidRPr="00651C8A">
              <w:rPr>
                <w:kern w:val="2"/>
                <w:sz w:val="16"/>
              </w:rPr>
              <w:t>29,500,000</w:t>
            </w:r>
          </w:p>
        </w:tc>
        <w:tc>
          <w:tcPr>
            <w:tcW w:w="1100" w:type="dxa"/>
            <w:tcBorders>
              <w:top w:val="single" w:sz="6" w:space="0" w:color="auto"/>
              <w:left w:val="single" w:sz="6" w:space="0" w:color="auto"/>
              <w:bottom w:val="double" w:sz="6" w:space="0" w:color="000000"/>
            </w:tcBorders>
          </w:tcPr>
          <w:p w14:paraId="1767AB58" w14:textId="77777777" w:rsidR="00137D5B" w:rsidRPr="00651C8A" w:rsidRDefault="00137D5B" w:rsidP="00F559DD">
            <w:pPr>
              <w:jc w:val="center"/>
              <w:rPr>
                <w:kern w:val="2"/>
                <w:sz w:val="16"/>
              </w:rPr>
            </w:pPr>
            <w:r w:rsidRPr="00651C8A">
              <w:rPr>
                <w:kern w:val="2"/>
                <w:sz w:val="16"/>
              </w:rPr>
              <w:t>4,425,000</w:t>
            </w:r>
          </w:p>
        </w:tc>
      </w:tr>
    </w:tbl>
    <w:p w14:paraId="4C2326D5" w14:textId="77777777" w:rsidR="00137D5B" w:rsidRPr="00B05055" w:rsidRDefault="00137D5B" w:rsidP="00137D5B">
      <w:pPr>
        <w:pStyle w:val="RegDoubleIndent"/>
        <w:rPr>
          <w:sz w:val="16"/>
          <w:szCs w:val="16"/>
        </w:rPr>
      </w:pPr>
      <w:r w:rsidRPr="00B05055">
        <w:rPr>
          <w:sz w:val="16"/>
          <w:szCs w:val="16"/>
        </w:rPr>
        <w:t>IC - Independent Leg Cantilever</w:t>
      </w:r>
    </w:p>
    <w:p w14:paraId="7B959A42" w14:textId="77777777" w:rsidR="00137D5B" w:rsidRPr="00B05055" w:rsidRDefault="00137D5B" w:rsidP="00137D5B">
      <w:pPr>
        <w:pStyle w:val="RegDoubleIndent"/>
        <w:rPr>
          <w:sz w:val="16"/>
          <w:szCs w:val="16"/>
        </w:rPr>
      </w:pPr>
      <w:r w:rsidRPr="00B05055">
        <w:rPr>
          <w:sz w:val="16"/>
          <w:szCs w:val="16"/>
        </w:rPr>
        <w:t>IS - Independent Leg Slot</w:t>
      </w:r>
    </w:p>
    <w:p w14:paraId="354BD0DC" w14:textId="77777777" w:rsidR="00137D5B" w:rsidRPr="00B05055" w:rsidRDefault="00137D5B" w:rsidP="00137D5B">
      <w:pPr>
        <w:pStyle w:val="RegDoubleIndent"/>
        <w:rPr>
          <w:sz w:val="16"/>
          <w:szCs w:val="16"/>
        </w:rPr>
      </w:pPr>
      <w:r w:rsidRPr="00B05055">
        <w:rPr>
          <w:sz w:val="16"/>
          <w:szCs w:val="16"/>
        </w:rPr>
        <w:t>MC - Mat Cantilever</w:t>
      </w:r>
    </w:p>
    <w:p w14:paraId="105FAFD6" w14:textId="41E965DB" w:rsidR="00137D5B" w:rsidRPr="00B05055" w:rsidRDefault="00137D5B" w:rsidP="00137D5B">
      <w:pPr>
        <w:pStyle w:val="RegDoubleIndent"/>
        <w:rPr>
          <w:sz w:val="16"/>
          <w:szCs w:val="16"/>
        </w:rPr>
      </w:pPr>
      <w:r w:rsidRPr="00B05055">
        <w:rPr>
          <w:sz w:val="16"/>
          <w:szCs w:val="16"/>
        </w:rPr>
        <w:t>MS - Mat Slot</w:t>
      </w:r>
    </w:p>
    <w:p w14:paraId="7D2D8609" w14:textId="77777777" w:rsidR="008379C8" w:rsidRDefault="008379C8" w:rsidP="00137D5B">
      <w:pPr>
        <w:pStyle w:val="A"/>
      </w:pPr>
    </w:p>
    <w:p w14:paraId="525FABBB" w14:textId="77777777" w:rsidR="005F4A0A" w:rsidRDefault="005F4A0A" w:rsidP="00137D5B">
      <w:pPr>
        <w:pStyle w:val="A"/>
      </w:pPr>
    </w:p>
    <w:p w14:paraId="484A4EC1" w14:textId="674B649C" w:rsidR="00137D5B" w:rsidRDefault="00137D5B" w:rsidP="00137D5B">
      <w:pPr>
        <w:pStyle w:val="A"/>
      </w:pPr>
      <w:r w:rsidRPr="00B05055">
        <w:t>C.</w:t>
      </w:r>
      <w:r w:rsidRPr="00B05055">
        <w:tab/>
        <w:t>Semisubmersible Rigs</w:t>
      </w:r>
    </w:p>
    <w:p w14:paraId="7F1098A3" w14:textId="77777777" w:rsidR="005A1382" w:rsidRDefault="005A1382" w:rsidP="00137D5B">
      <w:pPr>
        <w:pStyle w:val="A"/>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656"/>
        <w:gridCol w:w="1530"/>
        <w:gridCol w:w="1422"/>
      </w:tblGrid>
      <w:tr w:rsidR="00137D5B" w:rsidRPr="00651C8A" w14:paraId="496507D9" w14:textId="77777777" w:rsidTr="00F559DD">
        <w:trPr>
          <w:cantSplit/>
          <w:jc w:val="center"/>
        </w:trPr>
        <w:tc>
          <w:tcPr>
            <w:tcW w:w="4608" w:type="dxa"/>
            <w:gridSpan w:val="3"/>
            <w:tcBorders>
              <w:top w:val="double" w:sz="6" w:space="0" w:color="000000"/>
              <w:bottom w:val="single" w:sz="6" w:space="0" w:color="000000"/>
            </w:tcBorders>
            <w:shd w:val="clear" w:color="auto" w:fill="BFBFBF"/>
            <w:vAlign w:val="center"/>
          </w:tcPr>
          <w:p w14:paraId="7C8EF10D" w14:textId="77777777" w:rsidR="00137D5B" w:rsidRPr="00B05055" w:rsidRDefault="00137D5B" w:rsidP="00F559DD">
            <w:pPr>
              <w:pStyle w:val="Text"/>
              <w:keepNext/>
              <w:jc w:val="center"/>
              <w:rPr>
                <w:b/>
                <w:bCs/>
                <w:sz w:val="16"/>
                <w:szCs w:val="16"/>
              </w:rPr>
            </w:pPr>
            <w:r w:rsidRPr="00B05055">
              <w:rPr>
                <w:b/>
                <w:bCs/>
                <w:sz w:val="16"/>
                <w:szCs w:val="16"/>
              </w:rPr>
              <w:t>Table 1103.C</w:t>
            </w:r>
          </w:p>
          <w:p w14:paraId="12C2773D" w14:textId="77777777" w:rsidR="00137D5B" w:rsidRPr="00651C8A" w:rsidRDefault="00137D5B" w:rsidP="00F559DD">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szCs w:val="16"/>
              </w:rPr>
            </w:pPr>
            <w:r w:rsidRPr="00B05055">
              <w:rPr>
                <w:b/>
                <w:bCs/>
                <w:kern w:val="2"/>
                <w:sz w:val="16"/>
                <w:szCs w:val="16"/>
              </w:rPr>
              <w:t>Semisubmersible Rigs</w:t>
            </w:r>
          </w:p>
        </w:tc>
      </w:tr>
      <w:tr w:rsidR="00137D5B" w:rsidRPr="00651C8A" w14:paraId="69BEF5A2" w14:textId="77777777" w:rsidTr="00F559DD">
        <w:trPr>
          <w:cantSplit/>
          <w:jc w:val="center"/>
        </w:trPr>
        <w:tc>
          <w:tcPr>
            <w:tcW w:w="1656" w:type="dxa"/>
            <w:tcBorders>
              <w:top w:val="single" w:sz="6" w:space="0" w:color="000000"/>
              <w:bottom w:val="single" w:sz="6" w:space="0" w:color="000000"/>
              <w:right w:val="single" w:sz="6" w:space="0" w:color="auto"/>
            </w:tcBorders>
            <w:shd w:val="clear" w:color="auto" w:fill="BFBFBF"/>
            <w:vAlign w:val="bottom"/>
          </w:tcPr>
          <w:p w14:paraId="43EADB82" w14:textId="77777777" w:rsidR="00137D5B" w:rsidRPr="00397B6F" w:rsidRDefault="00137D5B" w:rsidP="00F559DD">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bCs/>
                <w:kern w:val="2"/>
                <w:sz w:val="16"/>
                <w:szCs w:val="16"/>
              </w:rPr>
            </w:pPr>
            <w:r w:rsidRPr="00397B6F">
              <w:rPr>
                <w:b/>
                <w:bCs/>
                <w:kern w:val="2"/>
                <w:sz w:val="16"/>
                <w:szCs w:val="16"/>
              </w:rPr>
              <w:t>Water Depth Rating</w:t>
            </w:r>
          </w:p>
        </w:tc>
        <w:tc>
          <w:tcPr>
            <w:tcW w:w="1530" w:type="dxa"/>
            <w:tcBorders>
              <w:top w:val="single" w:sz="6" w:space="0" w:color="000000"/>
              <w:left w:val="single" w:sz="6" w:space="0" w:color="auto"/>
              <w:bottom w:val="single" w:sz="6" w:space="0" w:color="000000"/>
              <w:right w:val="single" w:sz="6" w:space="0" w:color="auto"/>
            </w:tcBorders>
            <w:shd w:val="clear" w:color="auto" w:fill="BFBFBF"/>
            <w:vAlign w:val="bottom"/>
          </w:tcPr>
          <w:p w14:paraId="23F3F59A" w14:textId="77777777" w:rsidR="00137D5B" w:rsidRPr="00397B6F" w:rsidRDefault="00137D5B" w:rsidP="00F559DD">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bCs/>
                <w:kern w:val="2"/>
                <w:sz w:val="16"/>
                <w:szCs w:val="16"/>
              </w:rPr>
            </w:pPr>
            <w:r w:rsidRPr="00397B6F">
              <w:rPr>
                <w:b/>
                <w:bCs/>
                <w:kern w:val="2"/>
                <w:sz w:val="16"/>
                <w:szCs w:val="16"/>
              </w:rPr>
              <w:t>Fair Market Value</w:t>
            </w:r>
          </w:p>
        </w:tc>
        <w:tc>
          <w:tcPr>
            <w:tcW w:w="1422" w:type="dxa"/>
            <w:tcBorders>
              <w:top w:val="single" w:sz="6" w:space="0" w:color="000000"/>
              <w:left w:val="single" w:sz="6" w:space="0" w:color="auto"/>
              <w:bottom w:val="single" w:sz="6" w:space="0" w:color="000000"/>
            </w:tcBorders>
            <w:shd w:val="clear" w:color="auto" w:fill="BFBFBF"/>
            <w:vAlign w:val="bottom"/>
          </w:tcPr>
          <w:p w14:paraId="6121D395" w14:textId="77777777" w:rsidR="00137D5B" w:rsidRPr="00397B6F" w:rsidRDefault="00137D5B" w:rsidP="00F559DD">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bCs/>
                <w:sz w:val="16"/>
                <w:szCs w:val="16"/>
              </w:rPr>
            </w:pPr>
            <w:r w:rsidRPr="00397B6F">
              <w:rPr>
                <w:b/>
                <w:bCs/>
                <w:kern w:val="2"/>
                <w:sz w:val="16"/>
                <w:szCs w:val="16"/>
              </w:rPr>
              <w:t xml:space="preserve">Assessment </w:t>
            </w:r>
          </w:p>
        </w:tc>
      </w:tr>
      <w:tr w:rsidR="00137D5B" w:rsidRPr="00651C8A" w14:paraId="61BEC20C" w14:textId="77777777" w:rsidTr="00F559DD">
        <w:trPr>
          <w:cantSplit/>
          <w:jc w:val="center"/>
        </w:trPr>
        <w:tc>
          <w:tcPr>
            <w:tcW w:w="1656" w:type="dxa"/>
            <w:tcBorders>
              <w:top w:val="single" w:sz="6" w:space="0" w:color="000000"/>
            </w:tcBorders>
            <w:vAlign w:val="bottom"/>
          </w:tcPr>
          <w:p w14:paraId="5DE24761" w14:textId="77777777" w:rsidR="00137D5B" w:rsidRPr="00651C8A" w:rsidRDefault="00137D5B" w:rsidP="00F559DD">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szCs w:val="16"/>
              </w:rPr>
            </w:pPr>
          </w:p>
        </w:tc>
        <w:tc>
          <w:tcPr>
            <w:tcW w:w="1530" w:type="dxa"/>
            <w:tcBorders>
              <w:top w:val="single" w:sz="6" w:space="0" w:color="000000"/>
            </w:tcBorders>
            <w:vAlign w:val="bottom"/>
          </w:tcPr>
          <w:p w14:paraId="4CD933EC" w14:textId="77777777" w:rsidR="00137D5B" w:rsidRPr="00651C8A" w:rsidRDefault="00137D5B" w:rsidP="00F559DD">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Pr>
                <w:kern w:val="2"/>
                <w:sz w:val="16"/>
                <w:szCs w:val="16"/>
              </w:rPr>
              <w:t>$</w:t>
            </w:r>
          </w:p>
        </w:tc>
        <w:tc>
          <w:tcPr>
            <w:tcW w:w="1422" w:type="dxa"/>
            <w:tcBorders>
              <w:top w:val="single" w:sz="6" w:space="0" w:color="000000"/>
            </w:tcBorders>
            <w:vAlign w:val="bottom"/>
          </w:tcPr>
          <w:p w14:paraId="43A9BCDA" w14:textId="77777777" w:rsidR="00137D5B" w:rsidRPr="00651C8A" w:rsidRDefault="00137D5B" w:rsidP="00F559DD">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szCs w:val="16"/>
              </w:rPr>
            </w:pPr>
            <w:r>
              <w:rPr>
                <w:kern w:val="2"/>
                <w:sz w:val="16"/>
                <w:szCs w:val="16"/>
              </w:rPr>
              <w:t>$</w:t>
            </w:r>
          </w:p>
        </w:tc>
      </w:tr>
      <w:tr w:rsidR="00137D5B" w:rsidRPr="00651C8A" w14:paraId="03323432" w14:textId="77777777" w:rsidTr="00F559DD">
        <w:trPr>
          <w:cantSplit/>
          <w:jc w:val="center"/>
        </w:trPr>
        <w:tc>
          <w:tcPr>
            <w:tcW w:w="1656" w:type="dxa"/>
            <w:vAlign w:val="bottom"/>
          </w:tcPr>
          <w:p w14:paraId="6E2731CE" w14:textId="77777777" w:rsidR="00137D5B" w:rsidRPr="00651C8A" w:rsidRDefault="00137D5B" w:rsidP="00F559DD">
            <w:pPr>
              <w:jc w:val="center"/>
              <w:rPr>
                <w:sz w:val="16"/>
                <w:szCs w:val="16"/>
              </w:rPr>
            </w:pPr>
            <w:r w:rsidRPr="00651C8A">
              <w:rPr>
                <w:sz w:val="16"/>
                <w:szCs w:val="16"/>
              </w:rPr>
              <w:t>0- 800 FT.</w:t>
            </w:r>
          </w:p>
        </w:tc>
        <w:tc>
          <w:tcPr>
            <w:tcW w:w="1530" w:type="dxa"/>
            <w:vAlign w:val="bottom"/>
          </w:tcPr>
          <w:p w14:paraId="70AE97CE" w14:textId="77777777" w:rsidR="00137D5B" w:rsidRPr="00651C8A" w:rsidRDefault="00137D5B" w:rsidP="00F559DD">
            <w:pPr>
              <w:jc w:val="center"/>
              <w:rPr>
                <w:sz w:val="16"/>
                <w:szCs w:val="16"/>
              </w:rPr>
            </w:pPr>
            <w:r w:rsidRPr="00651C8A">
              <w:rPr>
                <w:sz w:val="16"/>
                <w:szCs w:val="16"/>
              </w:rPr>
              <w:t>65,200,000</w:t>
            </w:r>
          </w:p>
        </w:tc>
        <w:tc>
          <w:tcPr>
            <w:tcW w:w="1422" w:type="dxa"/>
            <w:vAlign w:val="bottom"/>
          </w:tcPr>
          <w:p w14:paraId="7502B04B" w14:textId="77777777" w:rsidR="00137D5B" w:rsidRPr="00651C8A" w:rsidRDefault="00137D5B" w:rsidP="00F559DD">
            <w:pPr>
              <w:jc w:val="center"/>
              <w:rPr>
                <w:sz w:val="16"/>
                <w:szCs w:val="16"/>
              </w:rPr>
            </w:pPr>
            <w:r w:rsidRPr="00651C8A">
              <w:rPr>
                <w:sz w:val="16"/>
                <w:szCs w:val="16"/>
              </w:rPr>
              <w:t>9,780,000</w:t>
            </w:r>
          </w:p>
        </w:tc>
      </w:tr>
      <w:tr w:rsidR="00137D5B" w:rsidRPr="00651C8A" w14:paraId="77BF2E4A" w14:textId="77777777" w:rsidTr="00F559DD">
        <w:trPr>
          <w:cantSplit/>
          <w:jc w:val="center"/>
        </w:trPr>
        <w:tc>
          <w:tcPr>
            <w:tcW w:w="1656" w:type="dxa"/>
            <w:vAlign w:val="bottom"/>
          </w:tcPr>
          <w:p w14:paraId="38091AE3" w14:textId="77777777" w:rsidR="00137D5B" w:rsidRPr="00651C8A" w:rsidRDefault="00137D5B" w:rsidP="00F559DD">
            <w:pPr>
              <w:jc w:val="center"/>
              <w:rPr>
                <w:sz w:val="16"/>
                <w:szCs w:val="16"/>
              </w:rPr>
            </w:pPr>
            <w:r w:rsidRPr="00651C8A">
              <w:rPr>
                <w:sz w:val="16"/>
                <w:szCs w:val="16"/>
              </w:rPr>
              <w:t>801-1,800 FT.</w:t>
            </w:r>
          </w:p>
        </w:tc>
        <w:tc>
          <w:tcPr>
            <w:tcW w:w="1530" w:type="dxa"/>
            <w:vAlign w:val="bottom"/>
          </w:tcPr>
          <w:p w14:paraId="50593D33" w14:textId="77777777" w:rsidR="00137D5B" w:rsidRPr="00651C8A" w:rsidRDefault="00137D5B" w:rsidP="00F559DD">
            <w:pPr>
              <w:jc w:val="center"/>
              <w:rPr>
                <w:sz w:val="16"/>
                <w:szCs w:val="16"/>
              </w:rPr>
            </w:pPr>
            <w:r w:rsidRPr="00651C8A">
              <w:rPr>
                <w:sz w:val="16"/>
                <w:szCs w:val="16"/>
              </w:rPr>
              <w:t>116,800,000</w:t>
            </w:r>
          </w:p>
        </w:tc>
        <w:tc>
          <w:tcPr>
            <w:tcW w:w="1422" w:type="dxa"/>
            <w:vAlign w:val="bottom"/>
          </w:tcPr>
          <w:p w14:paraId="0A8DA9FE" w14:textId="77777777" w:rsidR="00137D5B" w:rsidRPr="00651C8A" w:rsidRDefault="00137D5B" w:rsidP="00F559DD">
            <w:pPr>
              <w:jc w:val="center"/>
              <w:rPr>
                <w:sz w:val="16"/>
                <w:szCs w:val="16"/>
              </w:rPr>
            </w:pPr>
            <w:r w:rsidRPr="00651C8A">
              <w:rPr>
                <w:sz w:val="16"/>
                <w:szCs w:val="16"/>
              </w:rPr>
              <w:t>17,520,000</w:t>
            </w:r>
          </w:p>
        </w:tc>
      </w:tr>
      <w:tr w:rsidR="00137D5B" w:rsidRPr="00651C8A" w14:paraId="2F4AF4A0" w14:textId="77777777" w:rsidTr="00F559DD">
        <w:trPr>
          <w:cantSplit/>
          <w:jc w:val="center"/>
        </w:trPr>
        <w:tc>
          <w:tcPr>
            <w:tcW w:w="1656" w:type="dxa"/>
            <w:vAlign w:val="bottom"/>
          </w:tcPr>
          <w:p w14:paraId="7C5FD5D9" w14:textId="77777777" w:rsidR="00137D5B" w:rsidRPr="00651C8A" w:rsidRDefault="00137D5B" w:rsidP="00F559DD">
            <w:pPr>
              <w:jc w:val="center"/>
              <w:rPr>
                <w:sz w:val="16"/>
                <w:szCs w:val="16"/>
              </w:rPr>
            </w:pPr>
            <w:r w:rsidRPr="00651C8A">
              <w:rPr>
                <w:sz w:val="16"/>
                <w:szCs w:val="16"/>
              </w:rPr>
              <w:t>1,801-2,500 FT.</w:t>
            </w:r>
          </w:p>
        </w:tc>
        <w:tc>
          <w:tcPr>
            <w:tcW w:w="1530" w:type="dxa"/>
            <w:vAlign w:val="bottom"/>
          </w:tcPr>
          <w:p w14:paraId="039BE789" w14:textId="77777777" w:rsidR="00137D5B" w:rsidRPr="00651C8A" w:rsidRDefault="00137D5B" w:rsidP="00F559DD">
            <w:pPr>
              <w:jc w:val="center"/>
              <w:rPr>
                <w:sz w:val="16"/>
                <w:szCs w:val="16"/>
              </w:rPr>
            </w:pPr>
            <w:r w:rsidRPr="00651C8A">
              <w:rPr>
                <w:sz w:val="16"/>
                <w:szCs w:val="16"/>
              </w:rPr>
              <w:t>214,100,000</w:t>
            </w:r>
          </w:p>
        </w:tc>
        <w:tc>
          <w:tcPr>
            <w:tcW w:w="1422" w:type="dxa"/>
            <w:vAlign w:val="bottom"/>
          </w:tcPr>
          <w:p w14:paraId="0F0E366F" w14:textId="77777777" w:rsidR="00137D5B" w:rsidRPr="00651C8A" w:rsidRDefault="00137D5B" w:rsidP="00F559DD">
            <w:pPr>
              <w:jc w:val="center"/>
              <w:rPr>
                <w:sz w:val="16"/>
                <w:szCs w:val="16"/>
              </w:rPr>
            </w:pPr>
            <w:r w:rsidRPr="00651C8A">
              <w:rPr>
                <w:sz w:val="16"/>
                <w:szCs w:val="16"/>
              </w:rPr>
              <w:t>32,115,000</w:t>
            </w:r>
          </w:p>
        </w:tc>
      </w:tr>
      <w:tr w:rsidR="00137D5B" w:rsidRPr="00651C8A" w14:paraId="45A61532" w14:textId="77777777" w:rsidTr="00F559DD">
        <w:trPr>
          <w:cantSplit/>
          <w:jc w:val="center"/>
        </w:trPr>
        <w:tc>
          <w:tcPr>
            <w:tcW w:w="1656" w:type="dxa"/>
          </w:tcPr>
          <w:p w14:paraId="69976FB8" w14:textId="77777777" w:rsidR="00137D5B" w:rsidRPr="00651C8A" w:rsidRDefault="00137D5B"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2,501FT. and Deeper</w:t>
            </w:r>
          </w:p>
        </w:tc>
        <w:tc>
          <w:tcPr>
            <w:tcW w:w="1530" w:type="dxa"/>
          </w:tcPr>
          <w:p w14:paraId="71A5DEA0" w14:textId="77777777" w:rsidR="00137D5B" w:rsidRPr="00651C8A" w:rsidRDefault="00137D5B" w:rsidP="00F559DD">
            <w:pPr>
              <w:jc w:val="center"/>
              <w:rPr>
                <w:sz w:val="16"/>
                <w:szCs w:val="16"/>
              </w:rPr>
            </w:pPr>
            <w:r w:rsidRPr="00651C8A">
              <w:rPr>
                <w:sz w:val="16"/>
                <w:szCs w:val="16"/>
              </w:rPr>
              <w:t>671,800,000</w:t>
            </w:r>
          </w:p>
        </w:tc>
        <w:tc>
          <w:tcPr>
            <w:tcW w:w="1422" w:type="dxa"/>
          </w:tcPr>
          <w:p w14:paraId="035A98D7" w14:textId="77777777" w:rsidR="00137D5B" w:rsidRPr="00651C8A" w:rsidRDefault="00137D5B" w:rsidP="00F559DD">
            <w:pPr>
              <w:jc w:val="center"/>
              <w:rPr>
                <w:sz w:val="16"/>
                <w:szCs w:val="16"/>
              </w:rPr>
            </w:pPr>
            <w:r w:rsidRPr="00651C8A">
              <w:rPr>
                <w:sz w:val="16"/>
                <w:szCs w:val="16"/>
              </w:rPr>
              <w:t>100,770,000</w:t>
            </w:r>
          </w:p>
        </w:tc>
      </w:tr>
    </w:tbl>
    <w:p w14:paraId="0757515A" w14:textId="0F87F5A2" w:rsidR="005145C4" w:rsidRDefault="00137D5B" w:rsidP="00137D5B">
      <w:pPr>
        <w:pStyle w:val="A"/>
        <w:rPr>
          <w:sz w:val="16"/>
          <w:szCs w:val="16"/>
        </w:rPr>
      </w:pPr>
      <w:r w:rsidRPr="00B05055">
        <w:rPr>
          <w:bCs/>
          <w:sz w:val="16"/>
          <w:szCs w:val="16"/>
        </w:rPr>
        <w:t xml:space="preserve">NOTE: </w:t>
      </w:r>
      <w:r w:rsidRPr="00B05055">
        <w:rPr>
          <w:sz w:val="16"/>
          <w:szCs w:val="16"/>
        </w:rPr>
        <w:t>The fair market values and assessed values indicated by these tables are based on the current market (sales) appraisal approach and not the cost approach.</w:t>
      </w:r>
    </w:p>
    <w:p w14:paraId="3BD8A38A" w14:textId="77777777" w:rsidR="005145C4" w:rsidRPr="002D02CC" w:rsidRDefault="005145C4" w:rsidP="005145C4">
      <w:pPr>
        <w:pStyle w:val="RegDoubleIndent"/>
        <w:rPr>
          <w:sz w:val="16"/>
          <w:szCs w:val="16"/>
        </w:rPr>
      </w:pPr>
    </w:p>
    <w:p w14:paraId="0106C7AB" w14:textId="77777777" w:rsidR="00A15672" w:rsidRPr="006E6C5A" w:rsidRDefault="00A15672" w:rsidP="00F61DEC">
      <w:pPr>
        <w:pStyle w:val="1"/>
      </w:pPr>
      <w:r w:rsidRPr="006E6C5A">
        <w:t>1.</w:t>
      </w:r>
      <w:r w:rsidRPr="006E6C5A">
        <w:tab/>
        <w:t>The fair market values and assessed values indicated by the tables above for drilling rigs are based on the current market (sales) appraisal approach and not the cost approach.</w:t>
      </w:r>
    </w:p>
    <w:p w14:paraId="7C269920" w14:textId="77777777" w:rsidR="00A15672" w:rsidRPr="006E6C5A" w:rsidRDefault="00A15672" w:rsidP="00A15672">
      <w:pPr>
        <w:pStyle w:val="1"/>
      </w:pPr>
      <w:r w:rsidRPr="006E6C5A">
        <w:t>2.</w:t>
      </w:r>
      <w:r w:rsidRPr="006E6C5A">
        <w:tab/>
        <w:t>These tables assume complete rigs in good condition. If it is documented to the assessor that any drilling rig is incomplete or is in less than good condition, these amounts should be adjusted.</w:t>
      </w:r>
    </w:p>
    <w:p w14:paraId="6FCD4EB1" w14:textId="77777777" w:rsidR="00A15672" w:rsidRPr="006E6C5A" w:rsidRDefault="00A15672" w:rsidP="00A15672">
      <w:pPr>
        <w:pStyle w:val="1"/>
        <w:spacing w:after="60"/>
      </w:pPr>
      <w:r w:rsidRPr="006E6C5A">
        <w:t>3.</w:t>
      </w:r>
      <w:r w:rsidRPr="006E6C5A">
        <w:tab/>
        <w:t>Significant variations from the "Good" condition are possible and must be considered when the drilling rig is valued. These variations in condition are acknowledged by HADCO in the newsletter pricing. Conditions from "poor" to "excellent" are priced for all depth ratings. If adjustments are needed, the most recent HADCO newsletter shall be used to determine the proper adjusted condition.</w:t>
      </w:r>
    </w:p>
    <w:p w14:paraId="3250E199" w14:textId="77777777" w:rsidR="00A15672" w:rsidRPr="006E6C5A" w:rsidRDefault="00A15672" w:rsidP="00A15672">
      <w:pPr>
        <w:pStyle w:val="a0"/>
      </w:pPr>
      <w:r w:rsidRPr="006E6C5A">
        <w:t>a.</w:t>
      </w:r>
      <w:r w:rsidRPr="006E6C5A">
        <w:tab/>
        <w:t xml:space="preserve">Significant factors that would </w:t>
      </w:r>
      <w:r w:rsidR="00086DA1">
        <w:t>downgrade</w:t>
      </w:r>
      <w:r w:rsidRPr="006E6C5A">
        <w:t xml:space="preserve"> the condition can be identified by:</w:t>
      </w:r>
    </w:p>
    <w:p w14:paraId="63EB89D0" w14:textId="77777777" w:rsidR="00A15672" w:rsidRPr="006E6C5A" w:rsidRDefault="00A15672" w:rsidP="00A15672">
      <w:pPr>
        <w:pStyle w:val="i0"/>
      </w:pPr>
      <w:r w:rsidRPr="006E6C5A">
        <w:tab/>
        <w:t>i.</w:t>
      </w:r>
      <w:r w:rsidRPr="006E6C5A">
        <w:tab/>
        <w:t>a detailed estimate and description of substantial capital repairs needed on the rig and/or rig data sheet verifying the rig is of outdated technology (mechanical rig or the like).</w:t>
      </w:r>
    </w:p>
    <w:p w14:paraId="5E12EB98" w14:textId="77777777" w:rsidR="00A15672" w:rsidRPr="006E6C5A" w:rsidRDefault="00A15672" w:rsidP="00A15672">
      <w:pPr>
        <w:pStyle w:val="a0"/>
      </w:pPr>
      <w:r w:rsidRPr="006E6C5A">
        <w:t>b.</w:t>
      </w:r>
      <w:r w:rsidRPr="006E6C5A">
        <w:tab/>
        <w:t>Significant factors that would UPGRADE the condition can be identified by:</w:t>
      </w:r>
    </w:p>
    <w:p w14:paraId="16E509CD" w14:textId="77777777" w:rsidR="00A15672" w:rsidRPr="006E6C5A" w:rsidRDefault="00A15672" w:rsidP="00A15672">
      <w:pPr>
        <w:pStyle w:val="i0"/>
      </w:pPr>
      <w:r>
        <w:tab/>
      </w:r>
      <w:r w:rsidRPr="006E6C5A">
        <w:t>i.</w:t>
      </w:r>
      <w:r w:rsidRPr="006E6C5A">
        <w:tab/>
        <w:t>a rig manufactured date on the</w:t>
      </w:r>
      <w:r w:rsidR="00446430">
        <w:t xml:space="preserve"> LAT form of less than three</w:t>
      </w:r>
      <w:r w:rsidRPr="006E6C5A">
        <w:t xml:space="preserve"> years.</w:t>
      </w:r>
    </w:p>
    <w:p w14:paraId="5751ABBB" w14:textId="77777777" w:rsidR="00137D5B" w:rsidRDefault="001C0ACF" w:rsidP="00137D5B">
      <w:pPr>
        <w:pStyle w:val="A"/>
      </w:pPr>
      <w:r w:rsidRPr="007B2525">
        <w:t>D.</w:t>
      </w:r>
      <w:r w:rsidRPr="007B2525">
        <w:tab/>
      </w:r>
      <w:r w:rsidR="00137D5B" w:rsidRPr="00651C8A">
        <w:t>Well Service Rigs Land Only</w:t>
      </w:r>
    </w:p>
    <w:p w14:paraId="0D4BF1AC" w14:textId="77777777" w:rsidR="005A1382" w:rsidRDefault="005A1382" w:rsidP="00137D5B">
      <w:pPr>
        <w:pStyle w:val="A"/>
      </w:pP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605"/>
        <w:gridCol w:w="1240"/>
        <w:gridCol w:w="960"/>
        <w:gridCol w:w="960"/>
        <w:gridCol w:w="1080"/>
      </w:tblGrid>
      <w:tr w:rsidR="00137D5B" w:rsidRPr="00651C8A" w14:paraId="2D2B5681" w14:textId="77777777" w:rsidTr="00F559DD">
        <w:trPr>
          <w:cantSplit/>
          <w:trHeight w:val="241"/>
          <w:tblHeader/>
          <w:jc w:val="center"/>
        </w:trPr>
        <w:tc>
          <w:tcPr>
            <w:tcW w:w="4845" w:type="dxa"/>
            <w:gridSpan w:val="5"/>
            <w:shd w:val="clear" w:color="auto" w:fill="BFBFBF"/>
            <w:vAlign w:val="bottom"/>
          </w:tcPr>
          <w:p w14:paraId="7D167A16" w14:textId="77777777" w:rsidR="00137D5B" w:rsidRPr="00B05055" w:rsidRDefault="00137D5B" w:rsidP="00F559DD">
            <w:pPr>
              <w:pStyle w:val="Text"/>
              <w:keepNext/>
              <w:jc w:val="center"/>
              <w:rPr>
                <w:b/>
                <w:bCs/>
                <w:sz w:val="16"/>
                <w:szCs w:val="16"/>
              </w:rPr>
            </w:pPr>
            <w:r w:rsidRPr="00B05055">
              <w:rPr>
                <w:b/>
                <w:bCs/>
                <w:sz w:val="16"/>
                <w:szCs w:val="16"/>
              </w:rPr>
              <w:t>Table 1103.D</w:t>
            </w:r>
          </w:p>
          <w:p w14:paraId="62568B50" w14:textId="77777777" w:rsidR="00137D5B" w:rsidRPr="00B05055" w:rsidRDefault="00137D5B" w:rsidP="00F559DD">
            <w:pPr>
              <w:keepNext/>
              <w:jc w:val="center"/>
              <w:outlineLvl w:val="0"/>
              <w:rPr>
                <w:b/>
                <w:bCs/>
                <w:kern w:val="2"/>
                <w:sz w:val="16"/>
                <w:szCs w:val="16"/>
              </w:rPr>
            </w:pPr>
            <w:r w:rsidRPr="00B05055">
              <w:rPr>
                <w:b/>
                <w:bCs/>
                <w:kern w:val="2"/>
                <w:sz w:val="16"/>
                <w:szCs w:val="16"/>
              </w:rPr>
              <w:t>Well Service Rigs Land Only</w:t>
            </w:r>
          </w:p>
        </w:tc>
      </w:tr>
      <w:tr w:rsidR="00137D5B" w:rsidRPr="00651C8A" w14:paraId="36A98DE2" w14:textId="77777777" w:rsidTr="00F559DD">
        <w:trPr>
          <w:cantSplit/>
          <w:trHeight w:val="241"/>
          <w:tblHeader/>
          <w:jc w:val="center"/>
        </w:trPr>
        <w:tc>
          <w:tcPr>
            <w:tcW w:w="605" w:type="dxa"/>
            <w:shd w:val="clear" w:color="auto" w:fill="BFBFBF"/>
            <w:vAlign w:val="bottom"/>
          </w:tcPr>
          <w:p w14:paraId="72A24F8D" w14:textId="77777777" w:rsidR="00137D5B" w:rsidRPr="00B05055" w:rsidRDefault="00137D5B" w:rsidP="00F559DD">
            <w:pPr>
              <w:keepNext/>
              <w:jc w:val="center"/>
              <w:outlineLvl w:val="0"/>
              <w:rPr>
                <w:b/>
                <w:bCs/>
                <w:sz w:val="16"/>
                <w:szCs w:val="16"/>
              </w:rPr>
            </w:pPr>
            <w:r w:rsidRPr="00B05055">
              <w:rPr>
                <w:b/>
                <w:bCs/>
                <w:sz w:val="16"/>
                <w:szCs w:val="16"/>
              </w:rPr>
              <w:t>Class</w:t>
            </w:r>
          </w:p>
        </w:tc>
        <w:tc>
          <w:tcPr>
            <w:tcW w:w="1240" w:type="dxa"/>
            <w:shd w:val="clear" w:color="auto" w:fill="BFBFBF"/>
            <w:vAlign w:val="bottom"/>
          </w:tcPr>
          <w:p w14:paraId="57D2D95E" w14:textId="77777777" w:rsidR="00137D5B" w:rsidRPr="00B05055" w:rsidRDefault="00137D5B" w:rsidP="00F559DD">
            <w:pPr>
              <w:keepNext/>
              <w:jc w:val="center"/>
              <w:outlineLvl w:val="0"/>
              <w:rPr>
                <w:b/>
                <w:bCs/>
                <w:sz w:val="16"/>
                <w:szCs w:val="16"/>
              </w:rPr>
            </w:pPr>
            <w:r w:rsidRPr="00B05055">
              <w:rPr>
                <w:b/>
                <w:bCs/>
                <w:sz w:val="16"/>
                <w:szCs w:val="16"/>
              </w:rPr>
              <w:t>Mast</w:t>
            </w:r>
          </w:p>
        </w:tc>
        <w:tc>
          <w:tcPr>
            <w:tcW w:w="960" w:type="dxa"/>
            <w:shd w:val="clear" w:color="auto" w:fill="BFBFBF"/>
            <w:vAlign w:val="bottom"/>
          </w:tcPr>
          <w:p w14:paraId="4EE9E2CF" w14:textId="77777777" w:rsidR="00137D5B" w:rsidRPr="00B05055" w:rsidRDefault="00137D5B" w:rsidP="00F559DD">
            <w:pPr>
              <w:keepNext/>
              <w:jc w:val="center"/>
              <w:outlineLvl w:val="0"/>
              <w:rPr>
                <w:b/>
                <w:bCs/>
                <w:sz w:val="16"/>
                <w:szCs w:val="16"/>
              </w:rPr>
            </w:pPr>
            <w:r w:rsidRPr="00B05055">
              <w:rPr>
                <w:b/>
                <w:bCs/>
                <w:sz w:val="16"/>
                <w:szCs w:val="16"/>
              </w:rPr>
              <w:t>Engine</w:t>
            </w:r>
          </w:p>
        </w:tc>
        <w:tc>
          <w:tcPr>
            <w:tcW w:w="960" w:type="dxa"/>
            <w:shd w:val="clear" w:color="auto" w:fill="BFBFBF"/>
            <w:vAlign w:val="bottom"/>
          </w:tcPr>
          <w:p w14:paraId="7DAEFC1B" w14:textId="77777777" w:rsidR="00137D5B" w:rsidRPr="00B05055" w:rsidRDefault="00137D5B" w:rsidP="00F559DD">
            <w:pPr>
              <w:keepNext/>
              <w:jc w:val="center"/>
              <w:outlineLvl w:val="0"/>
              <w:rPr>
                <w:b/>
                <w:bCs/>
                <w:sz w:val="16"/>
                <w:szCs w:val="16"/>
              </w:rPr>
            </w:pPr>
            <w:r w:rsidRPr="00B05055">
              <w:rPr>
                <w:b/>
                <w:bCs/>
                <w:sz w:val="16"/>
                <w:szCs w:val="16"/>
              </w:rPr>
              <w:t>Fair Market</w:t>
            </w:r>
          </w:p>
          <w:p w14:paraId="3D0AA101" w14:textId="77777777" w:rsidR="00137D5B" w:rsidRPr="00B05055" w:rsidRDefault="00137D5B" w:rsidP="00F559DD">
            <w:pPr>
              <w:keepNext/>
              <w:jc w:val="center"/>
              <w:outlineLvl w:val="0"/>
              <w:rPr>
                <w:b/>
                <w:bCs/>
                <w:sz w:val="16"/>
                <w:szCs w:val="16"/>
              </w:rPr>
            </w:pPr>
            <w:r w:rsidRPr="00B05055">
              <w:rPr>
                <w:b/>
                <w:bCs/>
                <w:sz w:val="16"/>
                <w:szCs w:val="16"/>
              </w:rPr>
              <w:t>Value</w:t>
            </w:r>
          </w:p>
          <w:p w14:paraId="5BCF6D51" w14:textId="77777777" w:rsidR="00137D5B" w:rsidRPr="00B05055" w:rsidRDefault="00137D5B" w:rsidP="00F559DD">
            <w:pPr>
              <w:keepNext/>
              <w:jc w:val="center"/>
              <w:outlineLvl w:val="0"/>
              <w:rPr>
                <w:b/>
                <w:bCs/>
                <w:sz w:val="16"/>
                <w:szCs w:val="16"/>
              </w:rPr>
            </w:pPr>
            <w:r w:rsidRPr="00B05055">
              <w:rPr>
                <w:b/>
                <w:bCs/>
                <w:sz w:val="16"/>
                <w:szCs w:val="16"/>
              </w:rPr>
              <w:t>(RCNLD)</w:t>
            </w:r>
          </w:p>
        </w:tc>
        <w:tc>
          <w:tcPr>
            <w:tcW w:w="1080" w:type="dxa"/>
            <w:shd w:val="clear" w:color="auto" w:fill="BFBFBF"/>
            <w:vAlign w:val="bottom"/>
          </w:tcPr>
          <w:p w14:paraId="3FA1A0FB" w14:textId="77777777" w:rsidR="00137D5B" w:rsidRPr="00B05055" w:rsidRDefault="00137D5B" w:rsidP="00F559DD">
            <w:pPr>
              <w:jc w:val="center"/>
              <w:outlineLvl w:val="0"/>
              <w:rPr>
                <w:b/>
                <w:bCs/>
                <w:sz w:val="16"/>
                <w:szCs w:val="16"/>
              </w:rPr>
            </w:pPr>
            <w:r w:rsidRPr="00B05055">
              <w:rPr>
                <w:b/>
                <w:bCs/>
                <w:sz w:val="16"/>
                <w:szCs w:val="16"/>
              </w:rPr>
              <w:t>Assessment</w:t>
            </w:r>
          </w:p>
        </w:tc>
      </w:tr>
      <w:tr w:rsidR="00137D5B" w:rsidRPr="00651C8A" w14:paraId="41B70D96" w14:textId="77777777" w:rsidTr="00F559DD">
        <w:trPr>
          <w:cantSplit/>
          <w:jc w:val="center"/>
        </w:trPr>
        <w:tc>
          <w:tcPr>
            <w:tcW w:w="605" w:type="dxa"/>
          </w:tcPr>
          <w:p w14:paraId="21B4E2A2" w14:textId="77777777" w:rsidR="00137D5B" w:rsidRPr="00651C8A" w:rsidRDefault="00137D5B" w:rsidP="00F559DD">
            <w:pPr>
              <w:jc w:val="center"/>
              <w:rPr>
                <w:sz w:val="16"/>
                <w:szCs w:val="16"/>
              </w:rPr>
            </w:pPr>
            <w:r w:rsidRPr="00651C8A">
              <w:rPr>
                <w:sz w:val="16"/>
                <w:szCs w:val="16"/>
              </w:rPr>
              <w:t>I</w:t>
            </w:r>
          </w:p>
        </w:tc>
        <w:tc>
          <w:tcPr>
            <w:tcW w:w="1240" w:type="dxa"/>
          </w:tcPr>
          <w:p w14:paraId="336717ED" w14:textId="77777777" w:rsidR="00137D5B" w:rsidRPr="00651C8A" w:rsidRDefault="00137D5B" w:rsidP="00F559DD">
            <w:pPr>
              <w:jc w:val="center"/>
              <w:rPr>
                <w:sz w:val="16"/>
                <w:szCs w:val="16"/>
              </w:rPr>
            </w:pPr>
            <w:r w:rsidRPr="00651C8A">
              <w:rPr>
                <w:sz w:val="16"/>
                <w:szCs w:val="16"/>
              </w:rPr>
              <w:t>71’ X 125M#</w:t>
            </w:r>
          </w:p>
          <w:p w14:paraId="150DA5FC" w14:textId="77777777" w:rsidR="00137D5B" w:rsidRPr="00651C8A" w:rsidRDefault="00137D5B" w:rsidP="00F559DD">
            <w:pPr>
              <w:jc w:val="center"/>
              <w:rPr>
                <w:sz w:val="16"/>
                <w:szCs w:val="16"/>
              </w:rPr>
            </w:pPr>
            <w:r w:rsidRPr="00651C8A">
              <w:rPr>
                <w:sz w:val="16"/>
                <w:szCs w:val="16"/>
              </w:rPr>
              <w:t>71’ X 150M#</w:t>
            </w:r>
          </w:p>
          <w:p w14:paraId="47A56194" w14:textId="77777777" w:rsidR="00137D5B" w:rsidRPr="00651C8A" w:rsidRDefault="00137D5B" w:rsidP="00F559DD">
            <w:pPr>
              <w:jc w:val="center"/>
              <w:rPr>
                <w:sz w:val="16"/>
                <w:szCs w:val="16"/>
              </w:rPr>
            </w:pPr>
            <w:r w:rsidRPr="00651C8A">
              <w:rPr>
                <w:sz w:val="16"/>
                <w:szCs w:val="16"/>
              </w:rPr>
              <w:t>72’ X 125M#</w:t>
            </w:r>
          </w:p>
          <w:p w14:paraId="2E9D4AFA" w14:textId="77777777" w:rsidR="00137D5B" w:rsidRPr="00651C8A" w:rsidRDefault="00137D5B" w:rsidP="00F559DD">
            <w:pPr>
              <w:jc w:val="center"/>
              <w:rPr>
                <w:sz w:val="16"/>
                <w:szCs w:val="16"/>
              </w:rPr>
            </w:pPr>
            <w:r w:rsidRPr="00651C8A">
              <w:rPr>
                <w:sz w:val="16"/>
                <w:szCs w:val="16"/>
              </w:rPr>
              <w:t>72’ X 150M#</w:t>
            </w:r>
          </w:p>
          <w:p w14:paraId="635214FC" w14:textId="77777777" w:rsidR="00137D5B" w:rsidRPr="00651C8A" w:rsidRDefault="00137D5B" w:rsidP="00F559DD">
            <w:pPr>
              <w:jc w:val="center"/>
              <w:rPr>
                <w:sz w:val="16"/>
                <w:szCs w:val="16"/>
              </w:rPr>
            </w:pPr>
            <w:r w:rsidRPr="00651C8A">
              <w:rPr>
                <w:sz w:val="16"/>
                <w:szCs w:val="16"/>
              </w:rPr>
              <w:t>75’ X 150M#</w:t>
            </w:r>
          </w:p>
        </w:tc>
        <w:tc>
          <w:tcPr>
            <w:tcW w:w="960" w:type="dxa"/>
          </w:tcPr>
          <w:p w14:paraId="5EFC0247" w14:textId="77777777" w:rsidR="00137D5B" w:rsidRPr="00651C8A" w:rsidRDefault="00137D5B" w:rsidP="00F559DD">
            <w:pPr>
              <w:jc w:val="center"/>
              <w:rPr>
                <w:sz w:val="16"/>
                <w:szCs w:val="16"/>
              </w:rPr>
            </w:pPr>
            <w:r w:rsidRPr="00651C8A">
              <w:rPr>
                <w:sz w:val="16"/>
                <w:szCs w:val="16"/>
              </w:rPr>
              <w:t>C-7</w:t>
            </w:r>
          </w:p>
          <w:p w14:paraId="04F04BDE" w14:textId="77777777" w:rsidR="00137D5B" w:rsidRPr="00651C8A" w:rsidRDefault="00137D5B" w:rsidP="00F559DD">
            <w:pPr>
              <w:jc w:val="center"/>
              <w:rPr>
                <w:sz w:val="16"/>
                <w:szCs w:val="16"/>
              </w:rPr>
            </w:pPr>
            <w:r w:rsidRPr="00651C8A">
              <w:rPr>
                <w:sz w:val="16"/>
                <w:szCs w:val="16"/>
              </w:rPr>
              <w:t>50 SERIES</w:t>
            </w:r>
          </w:p>
          <w:p w14:paraId="119B309C" w14:textId="77777777" w:rsidR="00137D5B" w:rsidRPr="00651C8A" w:rsidRDefault="00137D5B" w:rsidP="00F559DD">
            <w:pPr>
              <w:jc w:val="center"/>
              <w:rPr>
                <w:sz w:val="16"/>
                <w:szCs w:val="16"/>
              </w:rPr>
            </w:pPr>
            <w:r w:rsidRPr="00651C8A">
              <w:rPr>
                <w:sz w:val="16"/>
                <w:szCs w:val="16"/>
              </w:rPr>
              <w:t>6V71</w:t>
            </w:r>
          </w:p>
        </w:tc>
        <w:tc>
          <w:tcPr>
            <w:tcW w:w="960" w:type="dxa"/>
          </w:tcPr>
          <w:p w14:paraId="09A4838D" w14:textId="77777777" w:rsidR="00137D5B" w:rsidRPr="00651C8A" w:rsidRDefault="00137D5B" w:rsidP="00F559DD">
            <w:pPr>
              <w:jc w:val="center"/>
              <w:rPr>
                <w:sz w:val="16"/>
                <w:szCs w:val="16"/>
              </w:rPr>
            </w:pPr>
            <w:r w:rsidRPr="00651C8A">
              <w:rPr>
                <w:sz w:val="16"/>
                <w:szCs w:val="16"/>
              </w:rPr>
              <w:t>95,000</w:t>
            </w:r>
          </w:p>
        </w:tc>
        <w:tc>
          <w:tcPr>
            <w:tcW w:w="1080" w:type="dxa"/>
          </w:tcPr>
          <w:p w14:paraId="07577884" w14:textId="77777777" w:rsidR="00137D5B" w:rsidRPr="00651C8A" w:rsidRDefault="00137D5B" w:rsidP="00F559DD">
            <w:pPr>
              <w:jc w:val="center"/>
              <w:rPr>
                <w:sz w:val="16"/>
                <w:szCs w:val="16"/>
              </w:rPr>
            </w:pPr>
            <w:r w:rsidRPr="00651C8A">
              <w:rPr>
                <w:sz w:val="16"/>
                <w:szCs w:val="16"/>
              </w:rPr>
              <w:t>14,300</w:t>
            </w:r>
          </w:p>
        </w:tc>
      </w:tr>
      <w:tr w:rsidR="00137D5B" w:rsidRPr="00651C8A" w14:paraId="693683A8" w14:textId="77777777" w:rsidTr="00F559DD">
        <w:trPr>
          <w:cantSplit/>
          <w:jc w:val="center"/>
        </w:trPr>
        <w:tc>
          <w:tcPr>
            <w:tcW w:w="605" w:type="dxa"/>
          </w:tcPr>
          <w:p w14:paraId="2690FEB9" w14:textId="77777777" w:rsidR="00137D5B" w:rsidRPr="00651C8A" w:rsidRDefault="00137D5B" w:rsidP="00F559DD">
            <w:pPr>
              <w:jc w:val="center"/>
              <w:rPr>
                <w:sz w:val="16"/>
                <w:szCs w:val="16"/>
              </w:rPr>
            </w:pPr>
            <w:r w:rsidRPr="00651C8A">
              <w:rPr>
                <w:sz w:val="16"/>
                <w:szCs w:val="16"/>
              </w:rPr>
              <w:lastRenderedPageBreak/>
              <w:t>II</w:t>
            </w:r>
          </w:p>
        </w:tc>
        <w:tc>
          <w:tcPr>
            <w:tcW w:w="1240" w:type="dxa"/>
          </w:tcPr>
          <w:p w14:paraId="2388C0C5" w14:textId="77777777" w:rsidR="00137D5B" w:rsidRPr="00651C8A" w:rsidRDefault="00137D5B" w:rsidP="00F559DD">
            <w:pPr>
              <w:jc w:val="center"/>
              <w:rPr>
                <w:sz w:val="16"/>
                <w:szCs w:val="16"/>
              </w:rPr>
            </w:pPr>
            <w:r w:rsidRPr="00651C8A">
              <w:rPr>
                <w:sz w:val="16"/>
                <w:szCs w:val="16"/>
              </w:rPr>
              <w:t>96’ X 150M#</w:t>
            </w:r>
          </w:p>
          <w:p w14:paraId="50581CEF" w14:textId="77777777" w:rsidR="00137D5B" w:rsidRPr="00651C8A" w:rsidRDefault="00137D5B" w:rsidP="00F559DD">
            <w:pPr>
              <w:jc w:val="center"/>
              <w:rPr>
                <w:sz w:val="16"/>
                <w:szCs w:val="16"/>
              </w:rPr>
            </w:pPr>
            <w:r w:rsidRPr="00651C8A">
              <w:rPr>
                <w:sz w:val="16"/>
                <w:szCs w:val="16"/>
              </w:rPr>
              <w:t>96’ X 180M#</w:t>
            </w:r>
          </w:p>
          <w:p w14:paraId="5F5ACEB8" w14:textId="77777777" w:rsidR="00137D5B" w:rsidRPr="00651C8A" w:rsidRDefault="00137D5B" w:rsidP="00F559DD">
            <w:pPr>
              <w:jc w:val="center"/>
              <w:rPr>
                <w:sz w:val="16"/>
                <w:szCs w:val="16"/>
              </w:rPr>
            </w:pPr>
            <w:r w:rsidRPr="00651C8A">
              <w:rPr>
                <w:sz w:val="16"/>
                <w:szCs w:val="16"/>
              </w:rPr>
              <w:t>96’ X 185M#</w:t>
            </w:r>
          </w:p>
          <w:p w14:paraId="39B95724" w14:textId="77777777" w:rsidR="00137D5B" w:rsidRPr="00651C8A" w:rsidRDefault="00137D5B" w:rsidP="00F559DD">
            <w:pPr>
              <w:jc w:val="center"/>
              <w:rPr>
                <w:sz w:val="16"/>
                <w:szCs w:val="16"/>
              </w:rPr>
            </w:pPr>
            <w:r w:rsidRPr="00651C8A">
              <w:rPr>
                <w:sz w:val="16"/>
                <w:szCs w:val="16"/>
              </w:rPr>
              <w:t>96’ X 200M#</w:t>
            </w:r>
          </w:p>
          <w:p w14:paraId="1650C1F1" w14:textId="77777777" w:rsidR="00137D5B" w:rsidRPr="00651C8A" w:rsidRDefault="00137D5B" w:rsidP="00F559DD">
            <w:pPr>
              <w:jc w:val="center"/>
              <w:rPr>
                <w:sz w:val="16"/>
                <w:szCs w:val="16"/>
              </w:rPr>
            </w:pPr>
            <w:r w:rsidRPr="00651C8A">
              <w:rPr>
                <w:sz w:val="16"/>
                <w:szCs w:val="16"/>
              </w:rPr>
              <w:t>96’ X 205M#</w:t>
            </w:r>
          </w:p>
          <w:p w14:paraId="332D076E" w14:textId="77777777" w:rsidR="00137D5B" w:rsidRPr="00651C8A" w:rsidRDefault="00137D5B" w:rsidP="00F559DD">
            <w:pPr>
              <w:jc w:val="center"/>
              <w:rPr>
                <w:sz w:val="16"/>
                <w:szCs w:val="16"/>
              </w:rPr>
            </w:pPr>
            <w:r w:rsidRPr="00651C8A">
              <w:rPr>
                <w:sz w:val="16"/>
                <w:szCs w:val="16"/>
              </w:rPr>
              <w:t>96’ X 210M#</w:t>
            </w:r>
          </w:p>
          <w:p w14:paraId="6182C85F" w14:textId="77777777" w:rsidR="00137D5B" w:rsidRPr="00651C8A" w:rsidRDefault="00137D5B" w:rsidP="00F559DD">
            <w:pPr>
              <w:jc w:val="center"/>
              <w:rPr>
                <w:sz w:val="16"/>
                <w:szCs w:val="16"/>
              </w:rPr>
            </w:pPr>
            <w:r w:rsidRPr="00651C8A">
              <w:rPr>
                <w:sz w:val="16"/>
                <w:szCs w:val="16"/>
              </w:rPr>
              <w:t>96’ X 212M#</w:t>
            </w:r>
          </w:p>
          <w:p w14:paraId="714DD44D" w14:textId="77777777" w:rsidR="00137D5B" w:rsidRPr="00651C8A" w:rsidRDefault="00137D5B" w:rsidP="00F559DD">
            <w:pPr>
              <w:jc w:val="center"/>
              <w:rPr>
                <w:sz w:val="16"/>
                <w:szCs w:val="16"/>
              </w:rPr>
            </w:pPr>
            <w:r w:rsidRPr="00651C8A">
              <w:rPr>
                <w:sz w:val="16"/>
                <w:szCs w:val="16"/>
              </w:rPr>
              <w:t>96’ X 215M#</w:t>
            </w:r>
          </w:p>
        </w:tc>
        <w:tc>
          <w:tcPr>
            <w:tcW w:w="960" w:type="dxa"/>
          </w:tcPr>
          <w:p w14:paraId="51D68E79" w14:textId="77777777" w:rsidR="00137D5B" w:rsidRPr="00651C8A" w:rsidRDefault="00137D5B" w:rsidP="00F559DD">
            <w:pPr>
              <w:jc w:val="center"/>
              <w:rPr>
                <w:sz w:val="16"/>
                <w:szCs w:val="16"/>
              </w:rPr>
            </w:pPr>
            <w:r w:rsidRPr="00651C8A">
              <w:rPr>
                <w:sz w:val="16"/>
                <w:szCs w:val="16"/>
              </w:rPr>
              <w:t>C-11</w:t>
            </w:r>
          </w:p>
          <w:p w14:paraId="2F24A594" w14:textId="77777777" w:rsidR="00137D5B" w:rsidRPr="00651C8A" w:rsidRDefault="00137D5B" w:rsidP="00F559DD">
            <w:pPr>
              <w:jc w:val="center"/>
              <w:rPr>
                <w:sz w:val="16"/>
                <w:szCs w:val="16"/>
              </w:rPr>
            </w:pPr>
            <w:r w:rsidRPr="00651C8A">
              <w:rPr>
                <w:sz w:val="16"/>
                <w:szCs w:val="16"/>
              </w:rPr>
              <w:t>50 SERIES</w:t>
            </w:r>
          </w:p>
          <w:p w14:paraId="2BF0EEA4" w14:textId="77777777" w:rsidR="00137D5B" w:rsidRPr="00651C8A" w:rsidRDefault="00137D5B" w:rsidP="00F559DD">
            <w:pPr>
              <w:jc w:val="center"/>
              <w:rPr>
                <w:sz w:val="16"/>
                <w:szCs w:val="16"/>
              </w:rPr>
            </w:pPr>
            <w:r w:rsidRPr="00651C8A">
              <w:rPr>
                <w:sz w:val="16"/>
                <w:szCs w:val="16"/>
              </w:rPr>
              <w:t>8V71</w:t>
            </w:r>
          </w:p>
        </w:tc>
        <w:tc>
          <w:tcPr>
            <w:tcW w:w="960" w:type="dxa"/>
          </w:tcPr>
          <w:p w14:paraId="54FFD52E" w14:textId="77777777" w:rsidR="00137D5B" w:rsidRPr="00651C8A" w:rsidRDefault="00137D5B" w:rsidP="00F559DD">
            <w:pPr>
              <w:jc w:val="center"/>
              <w:rPr>
                <w:sz w:val="16"/>
                <w:szCs w:val="16"/>
              </w:rPr>
            </w:pPr>
            <w:r w:rsidRPr="00651C8A">
              <w:rPr>
                <w:sz w:val="16"/>
                <w:szCs w:val="16"/>
              </w:rPr>
              <w:t>135,000</w:t>
            </w:r>
          </w:p>
        </w:tc>
        <w:tc>
          <w:tcPr>
            <w:tcW w:w="1080" w:type="dxa"/>
          </w:tcPr>
          <w:p w14:paraId="75A22A1D" w14:textId="77777777" w:rsidR="00137D5B" w:rsidRPr="00651C8A" w:rsidRDefault="00137D5B" w:rsidP="00F559DD">
            <w:pPr>
              <w:jc w:val="center"/>
              <w:rPr>
                <w:sz w:val="16"/>
                <w:szCs w:val="16"/>
              </w:rPr>
            </w:pPr>
            <w:r w:rsidRPr="00651C8A">
              <w:rPr>
                <w:sz w:val="16"/>
                <w:szCs w:val="16"/>
              </w:rPr>
              <w:t>20,300</w:t>
            </w:r>
          </w:p>
        </w:tc>
      </w:tr>
      <w:tr w:rsidR="00137D5B" w:rsidRPr="00651C8A" w14:paraId="2359F975" w14:textId="77777777" w:rsidTr="00F559DD">
        <w:trPr>
          <w:cantSplit/>
          <w:jc w:val="center"/>
        </w:trPr>
        <w:tc>
          <w:tcPr>
            <w:tcW w:w="605" w:type="dxa"/>
          </w:tcPr>
          <w:p w14:paraId="6B65BE3D" w14:textId="77777777" w:rsidR="00137D5B" w:rsidRPr="00651C8A" w:rsidRDefault="00137D5B" w:rsidP="00F559DD">
            <w:pPr>
              <w:jc w:val="center"/>
              <w:rPr>
                <w:sz w:val="16"/>
                <w:szCs w:val="16"/>
              </w:rPr>
            </w:pPr>
            <w:r w:rsidRPr="00651C8A">
              <w:rPr>
                <w:sz w:val="16"/>
                <w:szCs w:val="16"/>
              </w:rPr>
              <w:t>III</w:t>
            </w:r>
          </w:p>
        </w:tc>
        <w:tc>
          <w:tcPr>
            <w:tcW w:w="1240" w:type="dxa"/>
          </w:tcPr>
          <w:p w14:paraId="39400DD1" w14:textId="77777777" w:rsidR="00137D5B" w:rsidRPr="00651C8A" w:rsidRDefault="00137D5B" w:rsidP="00F559DD">
            <w:pPr>
              <w:jc w:val="center"/>
              <w:rPr>
                <w:sz w:val="16"/>
                <w:szCs w:val="16"/>
              </w:rPr>
            </w:pPr>
            <w:r w:rsidRPr="00651C8A">
              <w:rPr>
                <w:sz w:val="16"/>
                <w:szCs w:val="16"/>
              </w:rPr>
              <w:t>96’ X 240M#</w:t>
            </w:r>
          </w:p>
          <w:p w14:paraId="695ED4E1" w14:textId="77777777" w:rsidR="00137D5B" w:rsidRPr="00651C8A" w:rsidRDefault="00137D5B" w:rsidP="00F559DD">
            <w:pPr>
              <w:jc w:val="center"/>
              <w:rPr>
                <w:sz w:val="16"/>
                <w:szCs w:val="16"/>
              </w:rPr>
            </w:pPr>
            <w:r w:rsidRPr="00651C8A">
              <w:rPr>
                <w:sz w:val="16"/>
                <w:szCs w:val="16"/>
              </w:rPr>
              <w:t>96’ X 250M#</w:t>
            </w:r>
          </w:p>
          <w:p w14:paraId="7619A04A" w14:textId="77777777" w:rsidR="00137D5B" w:rsidRPr="00651C8A" w:rsidRDefault="00137D5B" w:rsidP="00F559DD">
            <w:pPr>
              <w:jc w:val="center"/>
              <w:rPr>
                <w:sz w:val="16"/>
                <w:szCs w:val="16"/>
              </w:rPr>
            </w:pPr>
            <w:r w:rsidRPr="00651C8A">
              <w:rPr>
                <w:sz w:val="16"/>
                <w:szCs w:val="16"/>
              </w:rPr>
              <w:t>96’ X 260M#</w:t>
            </w:r>
          </w:p>
          <w:p w14:paraId="50272DF1" w14:textId="77777777" w:rsidR="00137D5B" w:rsidRPr="00651C8A" w:rsidRDefault="00137D5B" w:rsidP="00F559DD">
            <w:pPr>
              <w:jc w:val="center"/>
              <w:rPr>
                <w:sz w:val="16"/>
                <w:szCs w:val="16"/>
              </w:rPr>
            </w:pPr>
            <w:r w:rsidRPr="00651C8A">
              <w:rPr>
                <w:sz w:val="16"/>
                <w:szCs w:val="16"/>
              </w:rPr>
              <w:t>102’ X 215M#</w:t>
            </w:r>
          </w:p>
        </w:tc>
        <w:tc>
          <w:tcPr>
            <w:tcW w:w="960" w:type="dxa"/>
          </w:tcPr>
          <w:p w14:paraId="0A1A6885" w14:textId="77777777" w:rsidR="00137D5B" w:rsidRPr="00651C8A" w:rsidRDefault="00137D5B" w:rsidP="00F559DD">
            <w:pPr>
              <w:jc w:val="center"/>
              <w:rPr>
                <w:sz w:val="16"/>
                <w:szCs w:val="16"/>
              </w:rPr>
            </w:pPr>
            <w:r w:rsidRPr="00651C8A">
              <w:rPr>
                <w:sz w:val="16"/>
                <w:szCs w:val="16"/>
              </w:rPr>
              <w:t>C-11</w:t>
            </w:r>
          </w:p>
          <w:p w14:paraId="3228745C" w14:textId="77777777" w:rsidR="00137D5B" w:rsidRPr="00651C8A" w:rsidRDefault="00137D5B" w:rsidP="00F559DD">
            <w:pPr>
              <w:jc w:val="center"/>
              <w:rPr>
                <w:sz w:val="16"/>
                <w:szCs w:val="16"/>
              </w:rPr>
            </w:pPr>
            <w:r w:rsidRPr="00651C8A">
              <w:rPr>
                <w:sz w:val="16"/>
                <w:szCs w:val="16"/>
              </w:rPr>
              <w:t>50 SERIES</w:t>
            </w:r>
          </w:p>
          <w:p w14:paraId="5504B02F" w14:textId="77777777" w:rsidR="00137D5B" w:rsidRPr="00651C8A" w:rsidRDefault="00137D5B" w:rsidP="00F559DD">
            <w:pPr>
              <w:jc w:val="center"/>
              <w:rPr>
                <w:sz w:val="16"/>
                <w:szCs w:val="16"/>
              </w:rPr>
            </w:pPr>
            <w:r w:rsidRPr="00651C8A">
              <w:rPr>
                <w:sz w:val="16"/>
                <w:szCs w:val="16"/>
              </w:rPr>
              <w:t>8V92</w:t>
            </w:r>
          </w:p>
        </w:tc>
        <w:tc>
          <w:tcPr>
            <w:tcW w:w="960" w:type="dxa"/>
          </w:tcPr>
          <w:p w14:paraId="2FE7CED8" w14:textId="77777777" w:rsidR="00137D5B" w:rsidRPr="00651C8A" w:rsidRDefault="00137D5B" w:rsidP="00F559DD">
            <w:pPr>
              <w:jc w:val="center"/>
              <w:rPr>
                <w:sz w:val="16"/>
                <w:szCs w:val="16"/>
              </w:rPr>
            </w:pPr>
            <w:r w:rsidRPr="00651C8A">
              <w:rPr>
                <w:sz w:val="16"/>
                <w:szCs w:val="16"/>
              </w:rPr>
              <w:t>170,000</w:t>
            </w:r>
          </w:p>
        </w:tc>
        <w:tc>
          <w:tcPr>
            <w:tcW w:w="1080" w:type="dxa"/>
          </w:tcPr>
          <w:p w14:paraId="6AF71127" w14:textId="77777777" w:rsidR="00137D5B" w:rsidRPr="00651C8A" w:rsidRDefault="00137D5B" w:rsidP="00F559DD">
            <w:pPr>
              <w:jc w:val="center"/>
              <w:rPr>
                <w:sz w:val="16"/>
                <w:szCs w:val="16"/>
              </w:rPr>
            </w:pPr>
            <w:r w:rsidRPr="00651C8A">
              <w:rPr>
                <w:sz w:val="16"/>
                <w:szCs w:val="16"/>
              </w:rPr>
              <w:t>25,500</w:t>
            </w:r>
          </w:p>
        </w:tc>
      </w:tr>
      <w:tr w:rsidR="00137D5B" w:rsidRPr="00651C8A" w14:paraId="13A15231" w14:textId="77777777" w:rsidTr="00F559DD">
        <w:trPr>
          <w:cantSplit/>
          <w:jc w:val="center"/>
        </w:trPr>
        <w:tc>
          <w:tcPr>
            <w:tcW w:w="605" w:type="dxa"/>
          </w:tcPr>
          <w:p w14:paraId="4DC3D3BF" w14:textId="77777777" w:rsidR="00137D5B" w:rsidRPr="00651C8A" w:rsidRDefault="00137D5B" w:rsidP="00F559DD">
            <w:pPr>
              <w:jc w:val="center"/>
              <w:rPr>
                <w:sz w:val="16"/>
                <w:szCs w:val="16"/>
              </w:rPr>
            </w:pPr>
            <w:r w:rsidRPr="00651C8A">
              <w:rPr>
                <w:sz w:val="16"/>
                <w:szCs w:val="16"/>
              </w:rPr>
              <w:t>IV</w:t>
            </w:r>
          </w:p>
        </w:tc>
        <w:tc>
          <w:tcPr>
            <w:tcW w:w="1240" w:type="dxa"/>
          </w:tcPr>
          <w:p w14:paraId="6C9F22D9" w14:textId="77777777" w:rsidR="00137D5B" w:rsidRPr="00651C8A" w:rsidRDefault="00137D5B" w:rsidP="00F559DD">
            <w:pPr>
              <w:jc w:val="center"/>
              <w:rPr>
                <w:sz w:val="16"/>
                <w:szCs w:val="16"/>
              </w:rPr>
            </w:pPr>
            <w:r w:rsidRPr="00651C8A">
              <w:rPr>
                <w:sz w:val="16"/>
                <w:szCs w:val="16"/>
              </w:rPr>
              <w:t>102’ X 224M#</w:t>
            </w:r>
          </w:p>
          <w:p w14:paraId="3008BE38" w14:textId="77777777" w:rsidR="00137D5B" w:rsidRPr="00651C8A" w:rsidRDefault="00137D5B" w:rsidP="00F559DD">
            <w:pPr>
              <w:jc w:val="center"/>
              <w:rPr>
                <w:sz w:val="16"/>
                <w:szCs w:val="16"/>
              </w:rPr>
            </w:pPr>
            <w:r w:rsidRPr="00651C8A">
              <w:rPr>
                <w:sz w:val="16"/>
                <w:szCs w:val="16"/>
              </w:rPr>
              <w:t>102’ X 250M#</w:t>
            </w:r>
          </w:p>
          <w:p w14:paraId="5A7626A9" w14:textId="77777777" w:rsidR="00137D5B" w:rsidRPr="00651C8A" w:rsidRDefault="00137D5B" w:rsidP="00F559DD">
            <w:pPr>
              <w:jc w:val="center"/>
              <w:rPr>
                <w:sz w:val="16"/>
                <w:szCs w:val="16"/>
              </w:rPr>
            </w:pPr>
            <w:r w:rsidRPr="00651C8A">
              <w:rPr>
                <w:sz w:val="16"/>
                <w:szCs w:val="16"/>
              </w:rPr>
              <w:t>103’ X 225M#</w:t>
            </w:r>
          </w:p>
          <w:p w14:paraId="01B603B4" w14:textId="77777777" w:rsidR="00137D5B" w:rsidRPr="00651C8A" w:rsidRDefault="00137D5B" w:rsidP="00F559DD">
            <w:pPr>
              <w:jc w:val="center"/>
              <w:rPr>
                <w:sz w:val="16"/>
                <w:szCs w:val="16"/>
              </w:rPr>
            </w:pPr>
            <w:r w:rsidRPr="00651C8A">
              <w:rPr>
                <w:sz w:val="16"/>
                <w:szCs w:val="16"/>
              </w:rPr>
              <w:t>103’ X 250M#</w:t>
            </w:r>
          </w:p>
          <w:p w14:paraId="3EB8CFDB" w14:textId="77777777" w:rsidR="00137D5B" w:rsidRPr="00651C8A" w:rsidRDefault="00137D5B" w:rsidP="00F559DD">
            <w:pPr>
              <w:jc w:val="center"/>
              <w:rPr>
                <w:sz w:val="16"/>
                <w:szCs w:val="16"/>
              </w:rPr>
            </w:pPr>
            <w:r w:rsidRPr="00651C8A">
              <w:rPr>
                <w:sz w:val="16"/>
                <w:szCs w:val="16"/>
              </w:rPr>
              <w:t>104’ X 250M#</w:t>
            </w:r>
          </w:p>
          <w:p w14:paraId="530AD8A1" w14:textId="77777777" w:rsidR="00137D5B" w:rsidRPr="00651C8A" w:rsidRDefault="00137D5B" w:rsidP="00F559DD">
            <w:pPr>
              <w:jc w:val="center"/>
              <w:rPr>
                <w:sz w:val="16"/>
                <w:szCs w:val="16"/>
              </w:rPr>
            </w:pPr>
            <w:r w:rsidRPr="00651C8A">
              <w:rPr>
                <w:sz w:val="16"/>
                <w:szCs w:val="16"/>
              </w:rPr>
              <w:t>105’ X 225M#</w:t>
            </w:r>
          </w:p>
          <w:p w14:paraId="622581B0" w14:textId="77777777" w:rsidR="00137D5B" w:rsidRPr="00651C8A" w:rsidRDefault="00137D5B" w:rsidP="00F559DD">
            <w:pPr>
              <w:jc w:val="center"/>
              <w:rPr>
                <w:sz w:val="16"/>
                <w:szCs w:val="16"/>
              </w:rPr>
            </w:pPr>
            <w:r w:rsidRPr="00651C8A">
              <w:rPr>
                <w:sz w:val="16"/>
                <w:szCs w:val="16"/>
              </w:rPr>
              <w:t>105’ X 250M#</w:t>
            </w:r>
          </w:p>
        </w:tc>
        <w:tc>
          <w:tcPr>
            <w:tcW w:w="960" w:type="dxa"/>
          </w:tcPr>
          <w:p w14:paraId="53ED17AD" w14:textId="77777777" w:rsidR="00137D5B" w:rsidRPr="00651C8A" w:rsidRDefault="00137D5B" w:rsidP="00F559DD">
            <w:pPr>
              <w:jc w:val="center"/>
              <w:rPr>
                <w:sz w:val="16"/>
                <w:szCs w:val="16"/>
              </w:rPr>
            </w:pPr>
            <w:r w:rsidRPr="00651C8A">
              <w:rPr>
                <w:sz w:val="16"/>
                <w:szCs w:val="16"/>
              </w:rPr>
              <w:t>C-15/C-13</w:t>
            </w:r>
          </w:p>
          <w:p w14:paraId="49B2206A" w14:textId="77777777" w:rsidR="00137D5B" w:rsidRPr="00651C8A" w:rsidRDefault="00137D5B" w:rsidP="00F559DD">
            <w:pPr>
              <w:jc w:val="center"/>
              <w:rPr>
                <w:sz w:val="16"/>
                <w:szCs w:val="16"/>
              </w:rPr>
            </w:pPr>
            <w:r w:rsidRPr="00651C8A">
              <w:rPr>
                <w:sz w:val="16"/>
                <w:szCs w:val="16"/>
              </w:rPr>
              <w:t>60 SERIES</w:t>
            </w:r>
          </w:p>
          <w:p w14:paraId="519250CF" w14:textId="77777777" w:rsidR="00137D5B" w:rsidRPr="00651C8A" w:rsidRDefault="00137D5B" w:rsidP="00F559DD">
            <w:pPr>
              <w:jc w:val="center"/>
              <w:rPr>
                <w:sz w:val="16"/>
                <w:szCs w:val="16"/>
              </w:rPr>
            </w:pPr>
            <w:r w:rsidRPr="00651C8A">
              <w:rPr>
                <w:sz w:val="16"/>
                <w:szCs w:val="16"/>
              </w:rPr>
              <w:t>12V71</w:t>
            </w:r>
          </w:p>
        </w:tc>
        <w:tc>
          <w:tcPr>
            <w:tcW w:w="960" w:type="dxa"/>
          </w:tcPr>
          <w:p w14:paraId="7532E7EB" w14:textId="77777777" w:rsidR="00137D5B" w:rsidRPr="00651C8A" w:rsidRDefault="00137D5B" w:rsidP="00F559DD">
            <w:pPr>
              <w:jc w:val="center"/>
              <w:rPr>
                <w:sz w:val="16"/>
                <w:szCs w:val="16"/>
              </w:rPr>
            </w:pPr>
            <w:r w:rsidRPr="00651C8A">
              <w:rPr>
                <w:sz w:val="16"/>
                <w:szCs w:val="16"/>
              </w:rPr>
              <w:t>200,000</w:t>
            </w:r>
          </w:p>
        </w:tc>
        <w:tc>
          <w:tcPr>
            <w:tcW w:w="1080" w:type="dxa"/>
          </w:tcPr>
          <w:p w14:paraId="3CF81097" w14:textId="77777777" w:rsidR="00137D5B" w:rsidRPr="00651C8A" w:rsidRDefault="00137D5B" w:rsidP="00F559DD">
            <w:pPr>
              <w:jc w:val="center"/>
              <w:rPr>
                <w:sz w:val="16"/>
                <w:szCs w:val="16"/>
              </w:rPr>
            </w:pPr>
            <w:r w:rsidRPr="00651C8A">
              <w:rPr>
                <w:sz w:val="16"/>
                <w:szCs w:val="16"/>
              </w:rPr>
              <w:t>30,000</w:t>
            </w:r>
          </w:p>
        </w:tc>
      </w:tr>
      <w:tr w:rsidR="00137D5B" w:rsidRPr="00651C8A" w14:paraId="06095984" w14:textId="77777777" w:rsidTr="00F559DD">
        <w:trPr>
          <w:cantSplit/>
          <w:jc w:val="center"/>
        </w:trPr>
        <w:tc>
          <w:tcPr>
            <w:tcW w:w="605" w:type="dxa"/>
          </w:tcPr>
          <w:p w14:paraId="2EDAD368" w14:textId="77777777" w:rsidR="00137D5B" w:rsidRPr="00651C8A" w:rsidRDefault="00137D5B" w:rsidP="00F559DD">
            <w:pPr>
              <w:jc w:val="center"/>
              <w:rPr>
                <w:sz w:val="16"/>
                <w:szCs w:val="16"/>
              </w:rPr>
            </w:pPr>
            <w:r w:rsidRPr="00651C8A">
              <w:rPr>
                <w:sz w:val="16"/>
                <w:szCs w:val="16"/>
              </w:rPr>
              <w:t>V</w:t>
            </w:r>
          </w:p>
        </w:tc>
        <w:tc>
          <w:tcPr>
            <w:tcW w:w="1240" w:type="dxa"/>
          </w:tcPr>
          <w:p w14:paraId="1BECF9B3" w14:textId="77777777" w:rsidR="00137D5B" w:rsidRPr="00651C8A" w:rsidRDefault="00137D5B" w:rsidP="00F559DD">
            <w:pPr>
              <w:jc w:val="center"/>
              <w:rPr>
                <w:sz w:val="16"/>
                <w:szCs w:val="16"/>
              </w:rPr>
            </w:pPr>
            <w:r w:rsidRPr="00651C8A">
              <w:rPr>
                <w:sz w:val="16"/>
                <w:szCs w:val="16"/>
              </w:rPr>
              <w:t>105’ X 280M#</w:t>
            </w:r>
          </w:p>
          <w:p w14:paraId="6D34155A" w14:textId="77777777" w:rsidR="00137D5B" w:rsidRPr="00651C8A" w:rsidRDefault="00137D5B" w:rsidP="00F559DD">
            <w:pPr>
              <w:jc w:val="center"/>
              <w:rPr>
                <w:sz w:val="16"/>
                <w:szCs w:val="16"/>
              </w:rPr>
            </w:pPr>
            <w:r w:rsidRPr="00651C8A">
              <w:rPr>
                <w:sz w:val="16"/>
                <w:szCs w:val="16"/>
              </w:rPr>
              <w:t>106’ X 250M#</w:t>
            </w:r>
          </w:p>
          <w:p w14:paraId="022408EC" w14:textId="77777777" w:rsidR="00137D5B" w:rsidRPr="00651C8A" w:rsidRDefault="00137D5B" w:rsidP="00F559DD">
            <w:pPr>
              <w:jc w:val="center"/>
              <w:rPr>
                <w:sz w:val="16"/>
                <w:szCs w:val="16"/>
              </w:rPr>
            </w:pPr>
            <w:r w:rsidRPr="00651C8A">
              <w:rPr>
                <w:sz w:val="16"/>
                <w:szCs w:val="16"/>
              </w:rPr>
              <w:t>108’ X 250M#</w:t>
            </w:r>
          </w:p>
          <w:p w14:paraId="3B76F683" w14:textId="77777777" w:rsidR="00137D5B" w:rsidRPr="00651C8A" w:rsidRDefault="00137D5B" w:rsidP="00F559DD">
            <w:pPr>
              <w:jc w:val="center"/>
              <w:rPr>
                <w:sz w:val="16"/>
                <w:szCs w:val="16"/>
              </w:rPr>
            </w:pPr>
            <w:r w:rsidRPr="00651C8A">
              <w:rPr>
                <w:sz w:val="16"/>
                <w:szCs w:val="16"/>
              </w:rPr>
              <w:t>108’ X 260M#</w:t>
            </w:r>
          </w:p>
          <w:p w14:paraId="5DDBE2F2" w14:textId="77777777" w:rsidR="00137D5B" w:rsidRPr="00651C8A" w:rsidRDefault="00137D5B" w:rsidP="00F559DD">
            <w:pPr>
              <w:jc w:val="center"/>
              <w:rPr>
                <w:sz w:val="16"/>
                <w:szCs w:val="16"/>
              </w:rPr>
            </w:pPr>
            <w:r w:rsidRPr="00651C8A">
              <w:rPr>
                <w:sz w:val="16"/>
                <w:szCs w:val="16"/>
              </w:rPr>
              <w:t>108’ X 268M#</w:t>
            </w:r>
          </w:p>
          <w:p w14:paraId="579E4936" w14:textId="77777777" w:rsidR="00137D5B" w:rsidRPr="00651C8A" w:rsidRDefault="00137D5B" w:rsidP="00F559DD">
            <w:pPr>
              <w:jc w:val="center"/>
              <w:rPr>
                <w:sz w:val="16"/>
                <w:szCs w:val="16"/>
              </w:rPr>
            </w:pPr>
            <w:r w:rsidRPr="00651C8A">
              <w:rPr>
                <w:sz w:val="16"/>
                <w:szCs w:val="16"/>
              </w:rPr>
              <w:t>108’ X 270M#</w:t>
            </w:r>
          </w:p>
          <w:p w14:paraId="6E6B7AA6" w14:textId="77777777" w:rsidR="00137D5B" w:rsidRPr="00651C8A" w:rsidRDefault="00137D5B" w:rsidP="00F559DD">
            <w:pPr>
              <w:jc w:val="center"/>
              <w:rPr>
                <w:sz w:val="16"/>
                <w:szCs w:val="16"/>
              </w:rPr>
            </w:pPr>
            <w:r w:rsidRPr="00651C8A">
              <w:rPr>
                <w:sz w:val="16"/>
                <w:szCs w:val="16"/>
              </w:rPr>
              <w:t>108’ X 300M#</w:t>
            </w:r>
          </w:p>
        </w:tc>
        <w:tc>
          <w:tcPr>
            <w:tcW w:w="960" w:type="dxa"/>
          </w:tcPr>
          <w:p w14:paraId="2C4D30EF" w14:textId="77777777" w:rsidR="00137D5B" w:rsidRPr="00651C8A" w:rsidRDefault="00137D5B" w:rsidP="00F559DD">
            <w:pPr>
              <w:jc w:val="center"/>
              <w:rPr>
                <w:sz w:val="16"/>
                <w:szCs w:val="16"/>
              </w:rPr>
            </w:pPr>
            <w:r w:rsidRPr="00651C8A">
              <w:rPr>
                <w:sz w:val="16"/>
                <w:szCs w:val="16"/>
              </w:rPr>
              <w:t>C-15/C-13</w:t>
            </w:r>
          </w:p>
          <w:p w14:paraId="285B19C4" w14:textId="77777777" w:rsidR="00137D5B" w:rsidRPr="00651C8A" w:rsidRDefault="00137D5B" w:rsidP="00F559DD">
            <w:pPr>
              <w:jc w:val="center"/>
              <w:rPr>
                <w:sz w:val="16"/>
                <w:szCs w:val="16"/>
              </w:rPr>
            </w:pPr>
            <w:r w:rsidRPr="00651C8A">
              <w:rPr>
                <w:sz w:val="16"/>
                <w:szCs w:val="16"/>
              </w:rPr>
              <w:t>60 SERIES</w:t>
            </w:r>
          </w:p>
          <w:p w14:paraId="49F83EFB" w14:textId="77777777" w:rsidR="00137D5B" w:rsidRPr="00651C8A" w:rsidRDefault="00137D5B" w:rsidP="00F559DD">
            <w:pPr>
              <w:jc w:val="center"/>
              <w:rPr>
                <w:sz w:val="16"/>
                <w:szCs w:val="16"/>
              </w:rPr>
            </w:pPr>
            <w:r w:rsidRPr="00651C8A">
              <w:rPr>
                <w:sz w:val="16"/>
                <w:szCs w:val="16"/>
              </w:rPr>
              <w:t>12V71</w:t>
            </w:r>
          </w:p>
          <w:p w14:paraId="539507A9" w14:textId="77777777" w:rsidR="00137D5B" w:rsidRPr="00651C8A" w:rsidRDefault="00137D5B" w:rsidP="00F559DD">
            <w:pPr>
              <w:jc w:val="center"/>
              <w:rPr>
                <w:sz w:val="16"/>
                <w:szCs w:val="16"/>
              </w:rPr>
            </w:pPr>
            <w:r w:rsidRPr="00651C8A">
              <w:rPr>
                <w:sz w:val="16"/>
                <w:szCs w:val="16"/>
              </w:rPr>
              <w:t>12V92</w:t>
            </w:r>
          </w:p>
        </w:tc>
        <w:tc>
          <w:tcPr>
            <w:tcW w:w="960" w:type="dxa"/>
          </w:tcPr>
          <w:p w14:paraId="1753CE7D" w14:textId="77777777" w:rsidR="00137D5B" w:rsidRPr="00651C8A" w:rsidRDefault="00137D5B" w:rsidP="00F559DD">
            <w:pPr>
              <w:jc w:val="center"/>
              <w:rPr>
                <w:sz w:val="16"/>
                <w:szCs w:val="16"/>
              </w:rPr>
            </w:pPr>
            <w:r w:rsidRPr="00651C8A">
              <w:rPr>
                <w:sz w:val="16"/>
                <w:szCs w:val="16"/>
              </w:rPr>
              <w:t>230,000</w:t>
            </w:r>
          </w:p>
        </w:tc>
        <w:tc>
          <w:tcPr>
            <w:tcW w:w="1080" w:type="dxa"/>
          </w:tcPr>
          <w:p w14:paraId="05256110" w14:textId="77777777" w:rsidR="00137D5B" w:rsidRPr="00651C8A" w:rsidRDefault="00137D5B" w:rsidP="00F559DD">
            <w:pPr>
              <w:jc w:val="center"/>
              <w:rPr>
                <w:sz w:val="16"/>
                <w:szCs w:val="16"/>
              </w:rPr>
            </w:pPr>
            <w:r w:rsidRPr="00651C8A">
              <w:rPr>
                <w:sz w:val="16"/>
                <w:szCs w:val="16"/>
              </w:rPr>
              <w:t>34,500</w:t>
            </w:r>
          </w:p>
        </w:tc>
      </w:tr>
      <w:tr w:rsidR="00137D5B" w:rsidRPr="00651C8A" w14:paraId="1F424DF8" w14:textId="77777777" w:rsidTr="00F559DD">
        <w:trPr>
          <w:cantSplit/>
          <w:jc w:val="center"/>
        </w:trPr>
        <w:tc>
          <w:tcPr>
            <w:tcW w:w="605" w:type="dxa"/>
          </w:tcPr>
          <w:p w14:paraId="2FBBC0FF" w14:textId="77777777" w:rsidR="00137D5B" w:rsidRPr="00651C8A" w:rsidRDefault="00137D5B" w:rsidP="00F559DD">
            <w:pPr>
              <w:jc w:val="center"/>
              <w:rPr>
                <w:sz w:val="16"/>
                <w:szCs w:val="16"/>
              </w:rPr>
            </w:pPr>
            <w:r w:rsidRPr="00651C8A">
              <w:rPr>
                <w:sz w:val="16"/>
                <w:szCs w:val="16"/>
              </w:rPr>
              <w:t>VI</w:t>
            </w:r>
          </w:p>
        </w:tc>
        <w:tc>
          <w:tcPr>
            <w:tcW w:w="1240" w:type="dxa"/>
          </w:tcPr>
          <w:p w14:paraId="50E7B846" w14:textId="77777777" w:rsidR="00137D5B" w:rsidRPr="00651C8A" w:rsidRDefault="00137D5B" w:rsidP="00F559DD">
            <w:pPr>
              <w:jc w:val="center"/>
              <w:rPr>
                <w:sz w:val="16"/>
                <w:szCs w:val="16"/>
              </w:rPr>
            </w:pPr>
            <w:r w:rsidRPr="00651C8A">
              <w:rPr>
                <w:sz w:val="16"/>
                <w:szCs w:val="16"/>
              </w:rPr>
              <w:t>110’ X 250M#</w:t>
            </w:r>
          </w:p>
          <w:p w14:paraId="649533C3" w14:textId="77777777" w:rsidR="00137D5B" w:rsidRPr="00651C8A" w:rsidRDefault="00137D5B" w:rsidP="00F559DD">
            <w:pPr>
              <w:jc w:val="center"/>
              <w:rPr>
                <w:sz w:val="16"/>
                <w:szCs w:val="16"/>
              </w:rPr>
            </w:pPr>
            <w:r w:rsidRPr="00651C8A">
              <w:rPr>
                <w:sz w:val="16"/>
                <w:szCs w:val="16"/>
              </w:rPr>
              <w:t>110’ X 275M#</w:t>
            </w:r>
          </w:p>
          <w:p w14:paraId="4AEFB3FA" w14:textId="77777777" w:rsidR="00137D5B" w:rsidRPr="00651C8A" w:rsidRDefault="00137D5B" w:rsidP="00F559DD">
            <w:pPr>
              <w:jc w:val="center"/>
              <w:rPr>
                <w:sz w:val="16"/>
                <w:szCs w:val="16"/>
              </w:rPr>
            </w:pPr>
            <w:r w:rsidRPr="00651C8A">
              <w:rPr>
                <w:sz w:val="16"/>
                <w:szCs w:val="16"/>
              </w:rPr>
              <w:t>112’ X 300M#</w:t>
            </w:r>
          </w:p>
          <w:p w14:paraId="68D86C7D" w14:textId="77777777" w:rsidR="00137D5B" w:rsidRPr="00651C8A" w:rsidRDefault="00137D5B" w:rsidP="00F559DD">
            <w:pPr>
              <w:jc w:val="center"/>
              <w:rPr>
                <w:sz w:val="16"/>
                <w:szCs w:val="16"/>
              </w:rPr>
            </w:pPr>
            <w:r w:rsidRPr="00651C8A">
              <w:rPr>
                <w:sz w:val="16"/>
                <w:szCs w:val="16"/>
              </w:rPr>
              <w:t>112’ X 350M#</w:t>
            </w:r>
          </w:p>
        </w:tc>
        <w:tc>
          <w:tcPr>
            <w:tcW w:w="960" w:type="dxa"/>
          </w:tcPr>
          <w:p w14:paraId="51C6DC1D" w14:textId="77777777" w:rsidR="00137D5B" w:rsidRPr="00651C8A" w:rsidRDefault="00137D5B" w:rsidP="00F559DD">
            <w:pPr>
              <w:jc w:val="center"/>
              <w:rPr>
                <w:sz w:val="16"/>
                <w:szCs w:val="16"/>
              </w:rPr>
            </w:pPr>
            <w:r w:rsidRPr="00651C8A">
              <w:rPr>
                <w:sz w:val="16"/>
                <w:szCs w:val="16"/>
              </w:rPr>
              <w:t>C-15</w:t>
            </w:r>
          </w:p>
          <w:p w14:paraId="54F7232B" w14:textId="77777777" w:rsidR="00137D5B" w:rsidRPr="00651C8A" w:rsidRDefault="00137D5B" w:rsidP="00F559DD">
            <w:pPr>
              <w:jc w:val="center"/>
              <w:rPr>
                <w:sz w:val="16"/>
                <w:szCs w:val="16"/>
              </w:rPr>
            </w:pPr>
            <w:r w:rsidRPr="00651C8A">
              <w:rPr>
                <w:sz w:val="16"/>
                <w:szCs w:val="16"/>
              </w:rPr>
              <w:t>60 SERIES</w:t>
            </w:r>
          </w:p>
          <w:p w14:paraId="280D1246" w14:textId="77777777" w:rsidR="00137D5B" w:rsidRPr="00651C8A" w:rsidRDefault="00137D5B" w:rsidP="00F559DD">
            <w:pPr>
              <w:jc w:val="center"/>
              <w:rPr>
                <w:sz w:val="16"/>
                <w:szCs w:val="16"/>
              </w:rPr>
            </w:pPr>
            <w:r w:rsidRPr="00651C8A">
              <w:rPr>
                <w:sz w:val="16"/>
                <w:szCs w:val="16"/>
              </w:rPr>
              <w:t>12V71</w:t>
            </w:r>
          </w:p>
          <w:p w14:paraId="1882BF41" w14:textId="77777777" w:rsidR="00137D5B" w:rsidRPr="00651C8A" w:rsidRDefault="00137D5B" w:rsidP="00F559DD">
            <w:pPr>
              <w:jc w:val="center"/>
              <w:rPr>
                <w:sz w:val="16"/>
                <w:szCs w:val="16"/>
              </w:rPr>
            </w:pPr>
            <w:r w:rsidRPr="00651C8A">
              <w:rPr>
                <w:sz w:val="16"/>
                <w:szCs w:val="16"/>
              </w:rPr>
              <w:t>(2) 8V92</w:t>
            </w:r>
          </w:p>
        </w:tc>
        <w:tc>
          <w:tcPr>
            <w:tcW w:w="960" w:type="dxa"/>
          </w:tcPr>
          <w:p w14:paraId="6AEFE073" w14:textId="77777777" w:rsidR="00137D5B" w:rsidRPr="00651C8A" w:rsidRDefault="00137D5B" w:rsidP="00F559DD">
            <w:pPr>
              <w:jc w:val="center"/>
              <w:rPr>
                <w:sz w:val="16"/>
                <w:szCs w:val="16"/>
              </w:rPr>
            </w:pPr>
            <w:r w:rsidRPr="00651C8A">
              <w:rPr>
                <w:sz w:val="16"/>
                <w:szCs w:val="16"/>
              </w:rPr>
              <w:t>265,000</w:t>
            </w:r>
          </w:p>
        </w:tc>
        <w:tc>
          <w:tcPr>
            <w:tcW w:w="1080" w:type="dxa"/>
          </w:tcPr>
          <w:p w14:paraId="0F8292B1" w14:textId="77777777" w:rsidR="00137D5B" w:rsidRPr="00651C8A" w:rsidRDefault="00137D5B" w:rsidP="00F559DD">
            <w:pPr>
              <w:jc w:val="center"/>
              <w:rPr>
                <w:sz w:val="16"/>
                <w:szCs w:val="16"/>
              </w:rPr>
            </w:pPr>
            <w:r w:rsidRPr="00651C8A">
              <w:rPr>
                <w:sz w:val="16"/>
                <w:szCs w:val="16"/>
              </w:rPr>
              <w:t>39,800</w:t>
            </w:r>
          </w:p>
        </w:tc>
      </w:tr>
      <w:tr w:rsidR="00137D5B" w:rsidRPr="00651C8A" w14:paraId="64493580" w14:textId="77777777" w:rsidTr="00F559DD">
        <w:trPr>
          <w:cantSplit/>
          <w:jc w:val="center"/>
        </w:trPr>
        <w:tc>
          <w:tcPr>
            <w:tcW w:w="605" w:type="dxa"/>
          </w:tcPr>
          <w:p w14:paraId="4DB5E960" w14:textId="77777777" w:rsidR="00137D5B" w:rsidRPr="00651C8A" w:rsidRDefault="00137D5B" w:rsidP="00F559DD">
            <w:pPr>
              <w:jc w:val="center"/>
              <w:rPr>
                <w:sz w:val="16"/>
                <w:szCs w:val="16"/>
              </w:rPr>
            </w:pPr>
            <w:r w:rsidRPr="00651C8A">
              <w:rPr>
                <w:sz w:val="16"/>
                <w:szCs w:val="16"/>
              </w:rPr>
              <w:t>VII</w:t>
            </w:r>
          </w:p>
        </w:tc>
        <w:tc>
          <w:tcPr>
            <w:tcW w:w="1240" w:type="dxa"/>
          </w:tcPr>
          <w:p w14:paraId="56C6F040" w14:textId="77777777" w:rsidR="00137D5B" w:rsidRPr="00651C8A" w:rsidRDefault="00137D5B" w:rsidP="00F559DD">
            <w:pPr>
              <w:jc w:val="center"/>
              <w:rPr>
                <w:sz w:val="16"/>
                <w:szCs w:val="16"/>
              </w:rPr>
            </w:pPr>
            <w:r w:rsidRPr="00651C8A">
              <w:rPr>
                <w:sz w:val="16"/>
                <w:szCs w:val="16"/>
              </w:rPr>
              <w:t>117’ X 350M#</w:t>
            </w:r>
          </w:p>
        </w:tc>
        <w:tc>
          <w:tcPr>
            <w:tcW w:w="960" w:type="dxa"/>
          </w:tcPr>
          <w:p w14:paraId="28FBA211" w14:textId="77777777" w:rsidR="00137D5B" w:rsidRPr="00651C8A" w:rsidRDefault="00137D5B" w:rsidP="00F559DD">
            <w:pPr>
              <w:jc w:val="center"/>
              <w:rPr>
                <w:sz w:val="16"/>
                <w:szCs w:val="16"/>
              </w:rPr>
            </w:pPr>
            <w:r w:rsidRPr="00651C8A">
              <w:rPr>
                <w:sz w:val="16"/>
                <w:szCs w:val="16"/>
              </w:rPr>
              <w:t>(2) C-18</w:t>
            </w:r>
          </w:p>
          <w:p w14:paraId="58851F58" w14:textId="77777777" w:rsidR="00137D5B" w:rsidRPr="00651C8A" w:rsidRDefault="00137D5B" w:rsidP="00F559DD">
            <w:pPr>
              <w:jc w:val="center"/>
              <w:rPr>
                <w:sz w:val="16"/>
                <w:szCs w:val="16"/>
              </w:rPr>
            </w:pPr>
            <w:r w:rsidRPr="00651C8A">
              <w:rPr>
                <w:sz w:val="16"/>
                <w:szCs w:val="16"/>
              </w:rPr>
              <w:t>(2) 60 SERIES</w:t>
            </w:r>
          </w:p>
          <w:p w14:paraId="06106384" w14:textId="77777777" w:rsidR="00137D5B" w:rsidRPr="00651C8A" w:rsidRDefault="00137D5B" w:rsidP="00F559DD">
            <w:pPr>
              <w:jc w:val="center"/>
              <w:rPr>
                <w:sz w:val="16"/>
                <w:szCs w:val="16"/>
              </w:rPr>
            </w:pPr>
            <w:r w:rsidRPr="00651C8A">
              <w:rPr>
                <w:sz w:val="16"/>
                <w:szCs w:val="16"/>
              </w:rPr>
              <w:t>(2) 8V92</w:t>
            </w:r>
          </w:p>
          <w:p w14:paraId="3DC66BB0" w14:textId="77777777" w:rsidR="00137D5B" w:rsidRPr="00651C8A" w:rsidRDefault="00137D5B" w:rsidP="00F559DD">
            <w:pPr>
              <w:jc w:val="center"/>
              <w:rPr>
                <w:sz w:val="16"/>
                <w:szCs w:val="16"/>
              </w:rPr>
            </w:pPr>
            <w:r w:rsidRPr="00651C8A">
              <w:rPr>
                <w:sz w:val="16"/>
                <w:szCs w:val="16"/>
              </w:rPr>
              <w:t>(2) 12V71</w:t>
            </w:r>
          </w:p>
        </w:tc>
        <w:tc>
          <w:tcPr>
            <w:tcW w:w="960" w:type="dxa"/>
          </w:tcPr>
          <w:p w14:paraId="001E0347" w14:textId="77777777" w:rsidR="00137D5B" w:rsidRPr="00651C8A" w:rsidRDefault="00137D5B" w:rsidP="00F559DD">
            <w:pPr>
              <w:jc w:val="center"/>
              <w:rPr>
                <w:sz w:val="16"/>
                <w:szCs w:val="16"/>
              </w:rPr>
            </w:pPr>
            <w:r w:rsidRPr="00651C8A">
              <w:rPr>
                <w:sz w:val="16"/>
                <w:szCs w:val="16"/>
              </w:rPr>
              <w:t>310,000</w:t>
            </w:r>
          </w:p>
        </w:tc>
        <w:tc>
          <w:tcPr>
            <w:tcW w:w="1080" w:type="dxa"/>
          </w:tcPr>
          <w:p w14:paraId="1A706115" w14:textId="77777777" w:rsidR="00137D5B" w:rsidRPr="00651C8A" w:rsidRDefault="00137D5B" w:rsidP="00F559DD">
            <w:pPr>
              <w:jc w:val="center"/>
              <w:rPr>
                <w:sz w:val="16"/>
                <w:szCs w:val="16"/>
              </w:rPr>
            </w:pPr>
            <w:r w:rsidRPr="00651C8A">
              <w:rPr>
                <w:sz w:val="16"/>
                <w:szCs w:val="16"/>
              </w:rPr>
              <w:t>46,500</w:t>
            </w:r>
          </w:p>
        </w:tc>
      </w:tr>
    </w:tbl>
    <w:p w14:paraId="74C74F0A" w14:textId="679653A9" w:rsidR="005145C4" w:rsidRPr="002D02CC" w:rsidRDefault="005145C4" w:rsidP="00137D5B">
      <w:pPr>
        <w:pStyle w:val="A"/>
      </w:pPr>
    </w:p>
    <w:p w14:paraId="1D30238D" w14:textId="77777777" w:rsidR="00A15672" w:rsidRPr="006E6C5A" w:rsidRDefault="00A15672" w:rsidP="005145C4">
      <w:pPr>
        <w:pStyle w:val="1"/>
      </w:pPr>
      <w:r>
        <w:t>1.</w:t>
      </w:r>
      <w:r>
        <w:tab/>
      </w:r>
      <w:r w:rsidRPr="006E6C5A">
        <w:t>The RCNLD values given in the table above for service rigs have been determined with 60</w:t>
      </w:r>
      <w:r w:rsidR="0043560F">
        <w:t xml:space="preserve"> percent</w:t>
      </w:r>
      <w:r w:rsidRPr="006E6C5A">
        <w:t xml:space="preserve"> default depreciation rate. The HADCO data for RCN of service rigs does not contain a stated condition (excellent, good, fair, etc.) similar to drilling rigs.</w:t>
      </w:r>
    </w:p>
    <w:p w14:paraId="5AD0A7DF" w14:textId="77777777" w:rsidR="00A15672" w:rsidRPr="006E6C5A" w:rsidRDefault="00A15672" w:rsidP="00A15672">
      <w:pPr>
        <w:pStyle w:val="A"/>
      </w:pPr>
      <w:r w:rsidRPr="006E6C5A">
        <w:t>E.</w:t>
      </w:r>
      <w:r w:rsidRPr="006E6C5A">
        <w:tab/>
        <w:t>Consideration of Obsolescence</w:t>
      </w:r>
    </w:p>
    <w:p w14:paraId="11C4F313" w14:textId="77777777" w:rsidR="00A15672" w:rsidRPr="006E6C5A" w:rsidRDefault="00A15672" w:rsidP="00A15672">
      <w:pPr>
        <w:pStyle w:val="1"/>
      </w:pPr>
      <w:r w:rsidRPr="006E6C5A">
        <w:t>1.</w:t>
      </w:r>
      <w:r w:rsidRPr="006E6C5A">
        <w:tab/>
        <w:t>Functional and/or economic obsolescence is a loss in value of personal property above and beyond physical deterioration. Functional and/or economic obsolescence shall be considered in the analysis of fair market value as substantiated by the taxpayer in writing. Consistent with Louisiana R.S. 47:1957, the assessor may request additional documentation.</w:t>
      </w:r>
    </w:p>
    <w:p w14:paraId="4BADEA4E" w14:textId="77777777" w:rsidR="00A15672" w:rsidRPr="006E6C5A" w:rsidRDefault="000740E3" w:rsidP="00A15672">
      <w:pPr>
        <w:pStyle w:val="AuthorityNote"/>
      </w:pPr>
      <w:r w:rsidRPr="00ED7867">
        <w:t>AUTHORITY NOTE:</w:t>
      </w:r>
      <w:r w:rsidRPr="00ED7867">
        <w:tab/>
        <w:t>Promulgated in accordance with R.S. 47:1837 and R.S. 47:2323.</w:t>
      </w:r>
    </w:p>
    <w:p w14:paraId="6A029A56" w14:textId="3908CD48" w:rsidR="005145C4" w:rsidRDefault="009E03D9" w:rsidP="005145C4">
      <w:pPr>
        <w:pStyle w:val="HistoricalNote"/>
      </w:pPr>
      <w:r w:rsidRPr="0063022D">
        <w:t>HISTORICAL NOTE:</w:t>
      </w:r>
      <w:r>
        <w:tab/>
      </w:r>
      <w:r w:rsidRPr="0063022D">
        <w:t xml:space="preserve">Promulgated by the Department of Revenue and Taxation, Tax Commission, LR 8:102 (February 1982), amended LR 10:939 (November 1984), LR 12:36 (January 1986), LR 13:188 (March 1987), LR 16:1063 (December 1990), LR 17:1213 (December 1991), LR 22:117 (February 1996), LR 23:205 (February 1997), amended by the Department of Revenue, Tax Commission, LR 24:487 (March 1998), LR 25:315 (February 1999), LR 26:508 (March 2000), LR 27:426 (March 2001), LR 28:519 (March 2002), LR 30:488 (March 2004), LR 31:718 (March 2005), </w:t>
      </w:r>
      <w:r w:rsidRPr="0063022D">
        <w:t>LR 32:431 (March 2006), LR 33:</w:t>
      </w:r>
      <w:r w:rsidR="007F48FD">
        <w:t>493 (Marc</w:t>
      </w:r>
      <w:r w:rsidR="00104D5C">
        <w:t>h 2007), LR 34:683 (April 2008), LR 35:497 (March 2009)</w:t>
      </w:r>
      <w:r w:rsidR="00974052">
        <w:t>, LR 36:778 (April 2010)</w:t>
      </w:r>
      <w:r w:rsidR="00446430">
        <w:t xml:space="preserve">, </w:t>
      </w:r>
      <w:r w:rsidR="00E53690" w:rsidRPr="004943A3">
        <w:t xml:space="preserve">amended by the </w:t>
      </w:r>
      <w:r w:rsidR="00121AE4">
        <w:t xml:space="preserve">Office of the Governor, </w:t>
      </w:r>
      <w:r w:rsidR="00E53690" w:rsidRPr="004943A3">
        <w:t>Division of Administration, Tax Commission, LR 37:1399 (May 2011), LR 38:</w:t>
      </w:r>
      <w:r w:rsidR="004A0BEF">
        <w:t xml:space="preserve">808 (March 2012), </w:t>
      </w:r>
      <w:r w:rsidR="00F42051">
        <w:t>LR 39:495 (Marc</w:t>
      </w:r>
      <w:r w:rsidR="000E7D41">
        <w:t>h 2013), LR 40:536 (March 2014), LR 41:678 (Apri</w:t>
      </w:r>
      <w:r w:rsidR="00F061D8">
        <w:t>l 2015), LR 42:748 (Ma</w:t>
      </w:r>
      <w:r w:rsidR="0043560F">
        <w:t>y 2016), LR 43:654 (Apri</w:t>
      </w:r>
      <w:r w:rsidR="0051044E">
        <w:t xml:space="preserve">l 2017), LR 44:581 (March 2018), </w:t>
      </w:r>
      <w:r w:rsidR="0051044E" w:rsidRPr="00AE2955">
        <w:t>LR 45:</w:t>
      </w:r>
      <w:r w:rsidR="0051044E">
        <w:t>535</w:t>
      </w:r>
      <w:r w:rsidR="0051044E" w:rsidRPr="00AE2955">
        <w:t xml:space="preserve"> (April 2019)</w:t>
      </w:r>
      <w:r w:rsidR="0034517E" w:rsidRPr="002F6019">
        <w:t xml:space="preserve">, </w:t>
      </w:r>
      <w:r w:rsidR="0034517E">
        <w:t>LR 46:562 (April 2020)</w:t>
      </w:r>
      <w:r w:rsidR="00757DBF" w:rsidRPr="00F316D1">
        <w:t>, LR 47:</w:t>
      </w:r>
      <w:r w:rsidR="00757DBF">
        <w:t>467 (April 2021</w:t>
      </w:r>
      <w:r w:rsidR="001C0ACF">
        <w:t>), LR 48:1525 (June 2022),</w:t>
      </w:r>
      <w:r w:rsidR="001C0ACF" w:rsidRPr="001C0ACF">
        <w:rPr>
          <w:kern w:val="0"/>
          <w:sz w:val="20"/>
        </w:rPr>
        <w:t xml:space="preserve"> </w:t>
      </w:r>
      <w:r w:rsidR="001C0ACF" w:rsidRPr="001C0ACF">
        <w:t>LR 49:1058 (June 2023</w:t>
      </w:r>
      <w:r w:rsidR="00DF5A03">
        <w:t>), LR 50:3</w:t>
      </w:r>
      <w:r w:rsidR="00272F34">
        <w:t>69</w:t>
      </w:r>
      <w:r w:rsidR="005145C4">
        <w:t xml:space="preserve"> (March 2024), LR 51:391 (March 2025)</w:t>
      </w:r>
      <w:r w:rsidR="00137D5B">
        <w:t>, LR 52:969 (June 2026).</w:t>
      </w:r>
    </w:p>
    <w:p w14:paraId="00E7B395" w14:textId="77777777" w:rsidR="000A70F9" w:rsidRDefault="000A70F9" w:rsidP="00E15AAC">
      <w:pPr>
        <w:pStyle w:val="Chapter"/>
        <w:spacing w:after="80"/>
      </w:pPr>
      <w:bookmarkStart w:id="2093" w:name="TOC_Chap96"/>
      <w:bookmarkStart w:id="2094" w:name="_Toc233690249"/>
      <w:bookmarkStart w:id="2095" w:name="_Toc234030833"/>
      <w:bookmarkStart w:id="2096" w:name="_Toc243721459"/>
      <w:bookmarkStart w:id="2097" w:name="_Toc259619707"/>
      <w:bookmarkStart w:id="2098" w:name="_Toc262718793"/>
      <w:bookmarkStart w:id="2099" w:name="_Toc275165566"/>
      <w:bookmarkStart w:id="2100" w:name="_Toc238197884"/>
      <w:r>
        <w:t>Chapter 13.</w:t>
      </w:r>
      <w:bookmarkEnd w:id="2093"/>
      <w:r w:rsidR="00C97BFA" w:rsidRPr="00C97BFA">
        <w:tab/>
      </w:r>
      <w:bookmarkStart w:id="2101" w:name="TOCT_Chap177"/>
      <w:bookmarkStart w:id="2102" w:name="TOCT_Chap139"/>
      <w:bookmarkStart w:id="2103" w:name="TOCT_Chap142"/>
      <w:bookmarkStart w:id="2104" w:name="TOCT_Chap93"/>
      <w:bookmarkStart w:id="2105" w:name="TOCT_Chap96"/>
      <w:r>
        <w:t>Pipelines</w:t>
      </w:r>
      <w:bookmarkEnd w:id="2094"/>
      <w:bookmarkEnd w:id="2095"/>
      <w:bookmarkEnd w:id="2096"/>
      <w:bookmarkEnd w:id="2097"/>
      <w:bookmarkEnd w:id="2098"/>
      <w:bookmarkEnd w:id="2099"/>
      <w:bookmarkEnd w:id="2100"/>
      <w:bookmarkEnd w:id="2101"/>
      <w:bookmarkEnd w:id="2102"/>
      <w:bookmarkEnd w:id="2103"/>
      <w:bookmarkEnd w:id="2104"/>
      <w:bookmarkEnd w:id="2105"/>
    </w:p>
    <w:p w14:paraId="53E1028A" w14:textId="77777777" w:rsidR="000A70F9" w:rsidRDefault="000A70F9" w:rsidP="00E15AAC">
      <w:pPr>
        <w:pStyle w:val="Section"/>
        <w:spacing w:after="80"/>
      </w:pPr>
      <w:bookmarkStart w:id="2106" w:name="_Toc233690250"/>
      <w:bookmarkStart w:id="2107" w:name="_Toc234030834"/>
      <w:bookmarkStart w:id="2108" w:name="_Toc243721460"/>
      <w:bookmarkStart w:id="2109" w:name="_Toc259619708"/>
      <w:bookmarkStart w:id="2110" w:name="_Toc262718794"/>
      <w:bookmarkStart w:id="2111" w:name="_Toc275165567"/>
      <w:bookmarkStart w:id="2112" w:name="_Toc238197885"/>
      <w:r>
        <w:t>§1301.</w:t>
      </w:r>
      <w:r>
        <w:tab/>
        <w:t>Guidelines for Ascertaining the Fair Market Value of Pipelines</w:t>
      </w:r>
      <w:bookmarkEnd w:id="2106"/>
      <w:bookmarkEnd w:id="2107"/>
      <w:bookmarkEnd w:id="2108"/>
      <w:bookmarkEnd w:id="2109"/>
      <w:bookmarkEnd w:id="2110"/>
      <w:bookmarkEnd w:id="2111"/>
      <w:bookmarkEnd w:id="2112"/>
    </w:p>
    <w:p w14:paraId="7A2B56CD" w14:textId="77777777" w:rsidR="000A70F9" w:rsidRDefault="000A70F9" w:rsidP="00E15AAC">
      <w:pPr>
        <w:pStyle w:val="A"/>
        <w:spacing w:after="80"/>
      </w:pPr>
      <w:r>
        <w:t>A.</w:t>
      </w:r>
      <w:r>
        <w:tab/>
        <w:t>General</w:t>
      </w:r>
    </w:p>
    <w:p w14:paraId="6BADE6A3" w14:textId="77777777" w:rsidR="00206EAE" w:rsidRPr="00622F5A" w:rsidRDefault="00206EAE" w:rsidP="00E15AAC">
      <w:pPr>
        <w:pStyle w:val="1"/>
        <w:spacing w:after="80"/>
      </w:pPr>
      <w:r w:rsidRPr="00622F5A">
        <w:t>1.</w:t>
      </w:r>
      <w:r w:rsidRPr="00622F5A">
        <w:tab/>
        <w:t>Pipelines, except those regulated pipelines, which are assessed as public service properties as provided by R.S. 47:1851(K), are to be assessed by parish assessors. Two separate classes of pipelines are identified because of differences in function, design and quality. The two classes are "lease lines," which are generally of lower quality, subject to changes in routes, etc.; and, "other pipelines," which are generally larger and of higher quality.</w:t>
      </w:r>
    </w:p>
    <w:p w14:paraId="0975F846" w14:textId="77777777" w:rsidR="00206EAE" w:rsidRPr="00622F5A" w:rsidRDefault="00206EAE" w:rsidP="00206EAE">
      <w:pPr>
        <w:pStyle w:val="1"/>
      </w:pPr>
      <w:r w:rsidRPr="00622F5A">
        <w:t>2.</w:t>
      </w:r>
      <w:r w:rsidRPr="00622F5A">
        <w:tab/>
        <w:t>Both classes of pipelines are to be assessed in the taxing district where located. A copy of LAT Form 14 is to be provided the pipeline owner. Surface equipment associated with pipelines (compressor stations, booster stations, etc.) are to be reported separately on LAT Form 5. Surface pipeline related equipment is to be valued individually at cost factored to current value less physical deterioration. Pipelines are to be valued for assessment purposes at cost less physical deterioration. A cost schedule is provided for the various sizes of "other pipelines" (See Tables 1307.A and B). Represented in these schedules is the cost-new, as of the appropriate assessment date, for the different size pipelines. This cost is to be reduced for the appropriate allowance for physical deterioration (See Table 1307.C), based on the age of the pipeline, by multiplying replacement cost by the appropriate percent good factor. Functional and/or economic obsolescence shall be considered in the analysis of fair market value as substantiated by the taxpayer in writing. Consistent with Louisiana R.S. 47:1957, the assessor may request additional documentation.</w:t>
      </w:r>
    </w:p>
    <w:p w14:paraId="0DC24F0E" w14:textId="77777777" w:rsidR="000A70F9" w:rsidRDefault="000A70F9">
      <w:pPr>
        <w:pStyle w:val="A"/>
      </w:pPr>
      <w:r>
        <w:t>B.</w:t>
      </w:r>
      <w:r>
        <w:tab/>
        <w:t>Lease Lines. The category "lease lines" represents pipelines which are generally in the 2 inches to 6 inches size range. These pipelines are considered to be subject to changes in routes due to equipment and well requirements; and, generally are not of the same quality as "other pipelines." These lines are generally associated with wells and surface equipment on the oil and gas production field. Fiberglass and plastic lines which are now being used in some areas are also covered in this category. Refer to Oil and Gas Properties Section, Surface Equipment (See T</w:t>
      </w:r>
      <w:r w:rsidR="004A0BEF">
        <w:t>able 907.C.1) for "lease lines."</w:t>
      </w:r>
    </w:p>
    <w:p w14:paraId="725F7358" w14:textId="77777777" w:rsidR="005145C4" w:rsidRDefault="000A70F9" w:rsidP="005145C4">
      <w:pPr>
        <w:pStyle w:val="A"/>
      </w:pPr>
      <w:r>
        <w:t>C.</w:t>
      </w:r>
      <w:r>
        <w:tab/>
      </w:r>
      <w:r w:rsidR="005145C4">
        <w:t xml:space="preserve">Carbon capture pipelines. The category “carbon capture pipelines” includes lateral and transmission pipelines used for the transportation of carbon oxide that has been captured and permanently isolated from the atmosphere by disposal in secure geological storage or displaced from being </w:t>
      </w:r>
      <w:r w:rsidR="005145C4">
        <w:lastRenderedPageBreak/>
        <w:t>emitted into the atmosphere by utilization in enhanced oil or natural gas recovery or other purpose for which a commercial market exits. Lateral pipelines are from an emission source to a transmission line or from the transmission line to the disposal or utilization site. Transmission lines gather carbon oxide from lateral lines for transportation to the disposal or utilization area. Note: A line running from an emission source directly to a sequestration or utilization site is a transmission line. As carbon capture pipelines are a new category of property in this chapter beginning 2025, rules related to such pipelines are intended to be applicable until additional sufficient information becomes available from operations and/or market data to support revised rules.</w:t>
      </w:r>
    </w:p>
    <w:p w14:paraId="52D8FE10" w14:textId="77777777" w:rsidR="000A70F9" w:rsidRDefault="005145C4" w:rsidP="005145C4">
      <w:pPr>
        <w:pStyle w:val="A"/>
      </w:pPr>
      <w:r>
        <w:t>D.</w:t>
      </w:r>
      <w:r>
        <w:tab/>
        <w:t>Other pipelines. The category “other pipelines” is generally represented by the larger gathering and transmission pipelines, but includes all lines, other than plastic, 2 inches and larger in diameter. This class of pipelines is normally of better quality, requiring more rigid controls, and not subject to changes in routes as are “lease lines”. Tables 1307.A and 1307. B describe the cost-new per mile for various size pipelines in the “other pipelines” category.</w:t>
      </w:r>
    </w:p>
    <w:p w14:paraId="699798D5" w14:textId="77777777" w:rsidR="000A70F9" w:rsidRDefault="000A70F9">
      <w:pPr>
        <w:pStyle w:val="AuthorityNote"/>
      </w:pPr>
      <w:r>
        <w:t>AUTHORITY NOTE:</w:t>
      </w:r>
      <w:r>
        <w:tab/>
        <w:t>Promulgated in accordance with R.S. 47:1837 and R.S. 47:2323.</w:t>
      </w:r>
    </w:p>
    <w:p w14:paraId="77CF083B" w14:textId="77777777" w:rsidR="005145C4" w:rsidRDefault="000A70F9" w:rsidP="005145C4">
      <w:pPr>
        <w:pStyle w:val="HistoricalNote"/>
      </w:pPr>
      <w:r>
        <w:t>HISTORICAL NOTE:</w:t>
      </w:r>
      <w:r>
        <w:tab/>
        <w:t>Promulgated by the Department of Revenue and Taxation, Tax Commission, LR 8:102 (February 1982), amended LR 10:940 (November 1984), LR 12:36 (January 1986), LR 13:188 (March 1987), LR 13:764 (December 1987), LR 15:1097 (December 1989), amended by the Department of Revenue, Tax Com</w:t>
      </w:r>
      <w:r w:rsidR="00206EAE">
        <w:t>mission, LR 24:488 (Marc</w:t>
      </w:r>
      <w:r w:rsidR="005145C4">
        <w:t>h 1998), LR 35:498 (March 2009), LR 51:392 (March 2025).</w:t>
      </w:r>
    </w:p>
    <w:p w14:paraId="5C7BAC01" w14:textId="77777777" w:rsidR="000A70F9" w:rsidRDefault="000A70F9">
      <w:pPr>
        <w:pStyle w:val="Section"/>
      </w:pPr>
      <w:bookmarkStart w:id="2113" w:name="_Toc233690251"/>
      <w:bookmarkStart w:id="2114" w:name="_Toc234030835"/>
      <w:bookmarkStart w:id="2115" w:name="_Toc243721461"/>
      <w:bookmarkStart w:id="2116" w:name="_Toc259619709"/>
      <w:bookmarkStart w:id="2117" w:name="_Toc262718795"/>
      <w:bookmarkStart w:id="2118" w:name="_Toc275165568"/>
      <w:bookmarkStart w:id="2119" w:name="_Toc238197886"/>
      <w:r>
        <w:t>§1303.</w:t>
      </w:r>
      <w:r>
        <w:tab/>
        <w:t>Instructions for Reporting "Other Pipelines"</w:t>
      </w:r>
      <w:bookmarkEnd w:id="2113"/>
      <w:bookmarkEnd w:id="2114"/>
      <w:bookmarkEnd w:id="2115"/>
      <w:bookmarkEnd w:id="2116"/>
      <w:bookmarkEnd w:id="2117"/>
      <w:bookmarkEnd w:id="2118"/>
      <w:bookmarkEnd w:id="2119"/>
    </w:p>
    <w:p w14:paraId="0F8283D9" w14:textId="77777777" w:rsidR="005145C4" w:rsidRDefault="000A70F9" w:rsidP="005145C4">
      <w:pPr>
        <w:pStyle w:val="A"/>
      </w:pPr>
      <w:r>
        <w:t>A.</w:t>
      </w:r>
      <w:r>
        <w:tab/>
      </w:r>
      <w:r w:rsidR="005145C4">
        <w:t>A separate LAT Form 14 must be used for each ward and tax district (viz., levee districts, drainage districts, special district, etc. – ward). Carbon capture pipelines must be clearly identified on the form as either a lateral or transmission line. An attachment in lieu of the form is permitted only if information is in the same sequence. The LAT Form 14 may be reproduced and used as an attachment. However, all attachments must be properly identified and attached to the original which is signed and dated. A map of the carbon capture pipelines reported shall accompany the LAT-14 Form.</w:t>
      </w:r>
    </w:p>
    <w:p w14:paraId="1D08DB60" w14:textId="77777777" w:rsidR="000A70F9" w:rsidRDefault="005145C4" w:rsidP="005145C4">
      <w:pPr>
        <w:pStyle w:val="A"/>
      </w:pPr>
      <w:r>
        <w:t>B.</w:t>
      </w:r>
      <w:r>
        <w:tab/>
        <w:t>If information is not complete and the LAT Form 14 is not properly prepared, report will be returned for further compliance</w:t>
      </w:r>
      <w:r w:rsidR="000A70F9">
        <w:t>.</w:t>
      </w:r>
    </w:p>
    <w:p w14:paraId="77D4A68C" w14:textId="77777777" w:rsidR="000A70F9" w:rsidRDefault="000A70F9">
      <w:pPr>
        <w:pStyle w:val="AuthorityNote"/>
      </w:pPr>
      <w:r>
        <w:t>AUTHORITY NOTE:</w:t>
      </w:r>
      <w:r>
        <w:tab/>
        <w:t>Promulgated in accordance with R.S. 47:1837 and R.S. 47:2326.</w:t>
      </w:r>
    </w:p>
    <w:p w14:paraId="34063D4D" w14:textId="77777777" w:rsidR="000A70F9" w:rsidRDefault="000A70F9">
      <w:pPr>
        <w:pStyle w:val="HistoricalNote"/>
      </w:pPr>
      <w:r>
        <w:t>HISTORICAL NOTE:</w:t>
      </w:r>
      <w:r>
        <w:tab/>
        <w:t>Promulgated by the Department of Revenue and Taxation, Tax Commi</w:t>
      </w:r>
      <w:r w:rsidR="005145C4">
        <w:t>ssion, LR 8:102 (February 1982), LR 51:392 (March 2025).</w:t>
      </w:r>
    </w:p>
    <w:p w14:paraId="6E6A70F0" w14:textId="77777777" w:rsidR="000A70F9" w:rsidRDefault="000A70F9">
      <w:pPr>
        <w:pStyle w:val="Section"/>
      </w:pPr>
      <w:bookmarkStart w:id="2120" w:name="_Toc233690252"/>
      <w:bookmarkStart w:id="2121" w:name="_Toc234030836"/>
      <w:bookmarkStart w:id="2122" w:name="_Toc243721462"/>
      <w:bookmarkStart w:id="2123" w:name="_Toc259619710"/>
      <w:bookmarkStart w:id="2124" w:name="_Toc262718796"/>
      <w:bookmarkStart w:id="2125" w:name="_Toc275165569"/>
      <w:bookmarkStart w:id="2126" w:name="_Toc238197887"/>
      <w:r>
        <w:t>§1305.</w:t>
      </w:r>
      <w:r>
        <w:tab/>
        <w:t>Reporting Procedures</w:t>
      </w:r>
      <w:bookmarkEnd w:id="2120"/>
      <w:bookmarkEnd w:id="2121"/>
      <w:bookmarkEnd w:id="2122"/>
      <w:bookmarkEnd w:id="2123"/>
      <w:bookmarkEnd w:id="2124"/>
      <w:bookmarkEnd w:id="2125"/>
      <w:bookmarkEnd w:id="2126"/>
    </w:p>
    <w:p w14:paraId="047B8959" w14:textId="77777777" w:rsidR="000A70F9" w:rsidRDefault="000A70F9">
      <w:pPr>
        <w:pStyle w:val="A"/>
      </w:pPr>
      <w:r>
        <w:t>A.</w:t>
      </w:r>
      <w:r>
        <w:tab/>
        <w:t>Each pipe size, type and length in miles must be reported separately.</w:t>
      </w:r>
    </w:p>
    <w:p w14:paraId="1250CD03" w14:textId="77777777" w:rsidR="000A70F9" w:rsidRDefault="000A70F9">
      <w:pPr>
        <w:pStyle w:val="A"/>
      </w:pPr>
      <w:r>
        <w:t>B.</w:t>
      </w:r>
      <w:r>
        <w:tab/>
        <w:t>Each form will cover four listings with sufficient space provided to indicate location of each, viz: from lease or facility to junctions of lines of other companies or to lines assessed by Louisiana Tax Commission, from ward line to ward line (according to taxing districts), etc.</w:t>
      </w:r>
    </w:p>
    <w:p w14:paraId="40D5AFFA" w14:textId="77777777" w:rsidR="000A70F9" w:rsidRDefault="00446430">
      <w:pPr>
        <w:pStyle w:val="A"/>
      </w:pPr>
      <w:r w:rsidRPr="00CF564B">
        <w:t>C.</w:t>
      </w:r>
      <w:r w:rsidRPr="00CF564B">
        <w:tab/>
        <w:t>Use schedules adopted by the Tax Commission and report cost per mile, calculate and ex</w:t>
      </w:r>
      <w:r>
        <w:t>tend "total replacement cost."</w:t>
      </w:r>
    </w:p>
    <w:p w14:paraId="60CCD306" w14:textId="77777777" w:rsidR="000A70F9" w:rsidRDefault="000A70F9">
      <w:pPr>
        <w:pStyle w:val="A"/>
      </w:pPr>
      <w:r>
        <w:t>D.</w:t>
      </w:r>
      <w:r>
        <w:tab/>
        <w:t>Year installed will determine tax age and percent good, unless conditions warrant change.</w:t>
      </w:r>
    </w:p>
    <w:p w14:paraId="2CC878C7" w14:textId="77777777" w:rsidR="00974052" w:rsidRPr="006E6C5A" w:rsidRDefault="00974052" w:rsidP="00974052">
      <w:pPr>
        <w:pStyle w:val="A"/>
      </w:pPr>
      <w:r w:rsidRPr="006E6C5A">
        <w:t>E.</w:t>
      </w:r>
      <w:r w:rsidRPr="006E6C5A">
        <w:tab/>
        <w:t>Refer to current cost tables (1307.A and 1307.B) and depreciation guidelines (Table 1307.C) adopted by the Louisiana Tax Commission. Yearly depreciation will be allowed, according to actual age, on an economic life of 26.5 years, however, as long as pipeline is in place and subject to operation, the remaining percent good shall not be lower than that allowed for the maximum actual age shown in Table 1307.C.</w:t>
      </w:r>
    </w:p>
    <w:p w14:paraId="21CE3DD7" w14:textId="77777777" w:rsidR="00974052" w:rsidRPr="006E6C5A" w:rsidRDefault="00974052" w:rsidP="00974052">
      <w:pPr>
        <w:pStyle w:val="A"/>
      </w:pPr>
      <w:r w:rsidRPr="006E6C5A">
        <w:t>F.</w:t>
      </w:r>
      <w:r w:rsidRPr="006E6C5A">
        <w:tab/>
        <w:t>Assessment will be based on fair market value. Functional and/or economic obsolescence shall be considered in the analysis of fair market value as substantiated by the taxpayer in writing. Consistent with Louisiana R.S. 47:1957, the assessor may request additional documentation.</w:t>
      </w:r>
    </w:p>
    <w:p w14:paraId="002728E4" w14:textId="77777777" w:rsidR="00974052" w:rsidRPr="006E6C5A" w:rsidRDefault="00974052" w:rsidP="00974052">
      <w:pPr>
        <w:pStyle w:val="A"/>
      </w:pPr>
      <w:r w:rsidRPr="006E6C5A">
        <w:t>G.</w:t>
      </w:r>
      <w:r w:rsidRPr="006E6C5A">
        <w:tab/>
        <w:t>Pipeline sales, properly documented, should be considered by the assessor as the fair market value, provided the sale meets all tests relative to it being a valid sale.</w:t>
      </w:r>
    </w:p>
    <w:p w14:paraId="795866C0" w14:textId="77777777" w:rsidR="00974052" w:rsidRPr="006E6C5A" w:rsidRDefault="00974052" w:rsidP="00974052">
      <w:pPr>
        <w:pStyle w:val="AuthorityNote"/>
      </w:pPr>
      <w:r w:rsidRPr="006E6C5A">
        <w:t>AUTHORITY NOTE:</w:t>
      </w:r>
      <w:r w:rsidRPr="006E6C5A">
        <w:tab/>
        <w:t>Promulgated in accordance with R.S. 47:1837.</w:t>
      </w:r>
    </w:p>
    <w:p w14:paraId="4F6ACF3C" w14:textId="77777777" w:rsidR="000A70F9" w:rsidRDefault="000A70F9">
      <w:pPr>
        <w:pStyle w:val="HistoricalNote"/>
        <w:spacing w:after="120"/>
      </w:pPr>
      <w:r>
        <w:t>HISTORICAL NOTE:</w:t>
      </w:r>
      <w:r>
        <w:tab/>
        <w:t>Promulgated by the Department of Revenue and Taxation, Tax Commission, LR 8:102 (February 1982), amended LR 10:940 (November 1984), LR 17:1213 (December 1991), amended by the Department of Revenue, Tax Commission, LR 24:488 (March 1998), LR 25:316 (Februar</w:t>
      </w:r>
      <w:r w:rsidR="00206EAE">
        <w:t>y 1999), LR 26:508 (March 2000), LR 35:498 (March 2009)</w:t>
      </w:r>
      <w:r w:rsidR="00974052">
        <w:t xml:space="preserve">, </w:t>
      </w:r>
      <w:r w:rsidR="00376153">
        <w:t>LR 36:778 (April 2010)</w:t>
      </w:r>
      <w:r w:rsidR="00446430">
        <w:t xml:space="preserve">, </w:t>
      </w:r>
      <w:r w:rsidR="00446430" w:rsidRPr="00CF564B">
        <w:t>LR 37:</w:t>
      </w:r>
      <w:r w:rsidR="00446430">
        <w:t>1400</w:t>
      </w:r>
      <w:r w:rsidR="00446430" w:rsidRPr="00CF564B">
        <w:t xml:space="preserve"> (May 2011).</w:t>
      </w:r>
    </w:p>
    <w:p w14:paraId="4F9CFFD8" w14:textId="77777777" w:rsidR="00E53690" w:rsidRDefault="00E53690" w:rsidP="00E53690">
      <w:pPr>
        <w:pStyle w:val="Section"/>
      </w:pPr>
      <w:bookmarkStart w:id="2127" w:name="_Toc233690253"/>
      <w:bookmarkStart w:id="2128" w:name="_Toc234030837"/>
      <w:bookmarkStart w:id="2129" w:name="_Toc243721463"/>
      <w:bookmarkStart w:id="2130" w:name="_Toc259619711"/>
      <w:bookmarkStart w:id="2131" w:name="_Toc262718797"/>
      <w:bookmarkStart w:id="2132" w:name="_Toc275165570"/>
      <w:bookmarkStart w:id="2133" w:name="_Toc238197888"/>
      <w:r w:rsidRPr="004943A3">
        <w:t>§1307.</w:t>
      </w:r>
      <w:r w:rsidRPr="004943A3">
        <w:tab/>
        <w:t>Pipeline Transportation Tables</w:t>
      </w:r>
      <w:bookmarkEnd w:id="2127"/>
      <w:bookmarkEnd w:id="2128"/>
      <w:bookmarkEnd w:id="2129"/>
      <w:bookmarkEnd w:id="2130"/>
      <w:bookmarkEnd w:id="2131"/>
      <w:bookmarkEnd w:id="2132"/>
      <w:bookmarkEnd w:id="2133"/>
    </w:p>
    <w:p w14:paraId="7E852FF0" w14:textId="77777777" w:rsidR="005A1382" w:rsidRDefault="001C0ACF" w:rsidP="005A1382">
      <w:pPr>
        <w:pStyle w:val="A"/>
      </w:pPr>
      <w:r w:rsidRPr="007B2525">
        <w:t>A.</w:t>
      </w:r>
      <w:r w:rsidRPr="007B2525">
        <w:tab/>
      </w:r>
      <w:r w:rsidR="005A1382" w:rsidRPr="00651C8A">
        <w:t>Current Costs for Other Pipelines (Onshore)</w:t>
      </w:r>
    </w:p>
    <w:p w14:paraId="568D0957" w14:textId="77777777" w:rsidR="005A1382" w:rsidRPr="00651C8A" w:rsidRDefault="005A1382" w:rsidP="005A1382">
      <w:pPr>
        <w:pStyle w:val="A"/>
      </w:pP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1E0" w:firstRow="1" w:lastRow="1" w:firstColumn="1" w:lastColumn="1" w:noHBand="0" w:noVBand="0"/>
      </w:tblPr>
      <w:tblGrid>
        <w:gridCol w:w="1022"/>
        <w:gridCol w:w="1944"/>
        <w:gridCol w:w="1884"/>
      </w:tblGrid>
      <w:tr w:rsidR="005A1382" w:rsidRPr="00651C8A" w14:paraId="0DA88F61" w14:textId="77777777" w:rsidTr="00F559DD">
        <w:trPr>
          <w:cantSplit/>
          <w:trHeight w:val="20"/>
          <w:tblHeader/>
          <w:jc w:val="center"/>
        </w:trPr>
        <w:tc>
          <w:tcPr>
            <w:tcW w:w="4947" w:type="dxa"/>
            <w:gridSpan w:val="3"/>
            <w:shd w:val="clear" w:color="auto" w:fill="BFBFBF"/>
            <w:vAlign w:val="bottom"/>
          </w:tcPr>
          <w:p w14:paraId="7BAC31E2" w14:textId="77777777" w:rsidR="005A1382" w:rsidRPr="00B05055" w:rsidRDefault="005A1382" w:rsidP="00F559DD">
            <w:pPr>
              <w:pStyle w:val="Text"/>
              <w:keepNext/>
              <w:jc w:val="center"/>
              <w:rPr>
                <w:b/>
                <w:bCs/>
                <w:sz w:val="16"/>
                <w:szCs w:val="16"/>
              </w:rPr>
            </w:pPr>
            <w:r w:rsidRPr="00B05055">
              <w:rPr>
                <w:b/>
                <w:bCs/>
                <w:sz w:val="16"/>
                <w:szCs w:val="16"/>
              </w:rPr>
              <w:t>Table 1307.A</w:t>
            </w:r>
          </w:p>
          <w:p w14:paraId="18029ECB" w14:textId="77777777" w:rsidR="005A1382" w:rsidRPr="00B05055" w:rsidRDefault="005A1382" w:rsidP="00F559DD">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center"/>
              <w:outlineLvl w:val="0"/>
              <w:rPr>
                <w:b/>
                <w:bCs/>
                <w:sz w:val="16"/>
                <w:szCs w:val="16"/>
              </w:rPr>
            </w:pPr>
            <w:r w:rsidRPr="00B05055">
              <w:rPr>
                <w:b/>
                <w:bCs/>
                <w:sz w:val="16"/>
                <w:szCs w:val="16"/>
              </w:rPr>
              <w:t>Current Costs for Other Pipelines</w:t>
            </w:r>
          </w:p>
          <w:p w14:paraId="3792969B" w14:textId="77777777" w:rsidR="005A1382" w:rsidRPr="00B05055" w:rsidRDefault="005A1382" w:rsidP="00F559DD">
            <w:pPr>
              <w:keepNext/>
              <w:jc w:val="center"/>
              <w:outlineLvl w:val="0"/>
              <w:rPr>
                <w:b/>
                <w:bCs/>
                <w:sz w:val="16"/>
                <w:szCs w:val="16"/>
              </w:rPr>
            </w:pPr>
            <w:r w:rsidRPr="00B05055">
              <w:rPr>
                <w:b/>
                <w:bCs/>
                <w:sz w:val="16"/>
                <w:szCs w:val="16"/>
              </w:rPr>
              <w:t>(Onshore)</w:t>
            </w:r>
          </w:p>
        </w:tc>
      </w:tr>
      <w:tr w:rsidR="005A1382" w:rsidRPr="00651C8A" w14:paraId="0C41C912" w14:textId="77777777" w:rsidTr="00F559DD">
        <w:trPr>
          <w:cantSplit/>
          <w:trHeight w:val="20"/>
          <w:tblHeader/>
          <w:jc w:val="center"/>
        </w:trPr>
        <w:tc>
          <w:tcPr>
            <w:tcW w:w="1030" w:type="dxa"/>
            <w:shd w:val="clear" w:color="auto" w:fill="BFBFBF"/>
            <w:vAlign w:val="bottom"/>
          </w:tcPr>
          <w:p w14:paraId="16913244" w14:textId="77777777" w:rsidR="005A1382" w:rsidRPr="00B05055" w:rsidRDefault="005A1382" w:rsidP="00F559DD">
            <w:pPr>
              <w:keepNext/>
              <w:jc w:val="center"/>
              <w:outlineLvl w:val="0"/>
              <w:rPr>
                <w:b/>
                <w:bCs/>
                <w:sz w:val="16"/>
                <w:szCs w:val="16"/>
              </w:rPr>
            </w:pPr>
            <w:r w:rsidRPr="00B05055">
              <w:rPr>
                <w:b/>
                <w:bCs/>
                <w:sz w:val="16"/>
                <w:szCs w:val="16"/>
              </w:rPr>
              <w:t>Diameter (inches)</w:t>
            </w:r>
          </w:p>
        </w:tc>
        <w:tc>
          <w:tcPr>
            <w:tcW w:w="1980" w:type="dxa"/>
            <w:shd w:val="clear" w:color="auto" w:fill="BFBFBF"/>
            <w:vAlign w:val="bottom"/>
          </w:tcPr>
          <w:p w14:paraId="5B420CC1" w14:textId="77777777" w:rsidR="005A1382" w:rsidRPr="00B05055" w:rsidRDefault="005A1382" w:rsidP="00F559DD">
            <w:pPr>
              <w:keepNext/>
              <w:jc w:val="center"/>
              <w:outlineLvl w:val="0"/>
              <w:rPr>
                <w:b/>
                <w:bCs/>
                <w:sz w:val="16"/>
                <w:szCs w:val="16"/>
              </w:rPr>
            </w:pPr>
            <w:r w:rsidRPr="00B05055">
              <w:rPr>
                <w:b/>
                <w:bCs/>
                <w:sz w:val="16"/>
                <w:szCs w:val="16"/>
              </w:rPr>
              <w:t>Cost per Mile</w:t>
            </w:r>
          </w:p>
        </w:tc>
        <w:tc>
          <w:tcPr>
            <w:tcW w:w="1937" w:type="dxa"/>
            <w:shd w:val="clear" w:color="auto" w:fill="BFBFBF"/>
            <w:vAlign w:val="bottom"/>
          </w:tcPr>
          <w:p w14:paraId="0FF02ED8" w14:textId="77777777" w:rsidR="005A1382" w:rsidRPr="00B05055" w:rsidRDefault="005A1382" w:rsidP="00F559DD">
            <w:pPr>
              <w:keepNext/>
              <w:jc w:val="center"/>
              <w:outlineLvl w:val="0"/>
              <w:rPr>
                <w:b/>
                <w:bCs/>
                <w:sz w:val="16"/>
                <w:szCs w:val="16"/>
              </w:rPr>
            </w:pPr>
            <w:r w:rsidRPr="00B05055">
              <w:rPr>
                <w:b/>
                <w:bCs/>
                <w:sz w:val="16"/>
                <w:szCs w:val="16"/>
              </w:rPr>
              <w:t>15% of Cost per Mile</w:t>
            </w:r>
          </w:p>
        </w:tc>
      </w:tr>
      <w:tr w:rsidR="005A1382" w:rsidRPr="00651C8A" w14:paraId="242787CE" w14:textId="77777777" w:rsidTr="00F559DD">
        <w:trPr>
          <w:cantSplit/>
          <w:trHeight w:val="20"/>
          <w:jc w:val="center"/>
        </w:trPr>
        <w:tc>
          <w:tcPr>
            <w:tcW w:w="1030" w:type="dxa"/>
          </w:tcPr>
          <w:p w14:paraId="52CB7EA5" w14:textId="77777777" w:rsidR="005A1382" w:rsidRPr="00651C8A" w:rsidRDefault="005A1382" w:rsidP="00F559DD">
            <w:pPr>
              <w:jc w:val="center"/>
              <w:outlineLvl w:val="0"/>
              <w:rPr>
                <w:sz w:val="16"/>
                <w:szCs w:val="16"/>
              </w:rPr>
            </w:pPr>
            <w:r w:rsidRPr="00651C8A">
              <w:rPr>
                <w:sz w:val="16"/>
                <w:szCs w:val="16"/>
              </w:rPr>
              <w:t>2</w:t>
            </w:r>
          </w:p>
        </w:tc>
        <w:tc>
          <w:tcPr>
            <w:tcW w:w="1980" w:type="dxa"/>
          </w:tcPr>
          <w:p w14:paraId="63C6683D" w14:textId="77777777" w:rsidR="005A1382" w:rsidRPr="00651C8A" w:rsidRDefault="005A1382" w:rsidP="00F559DD">
            <w:pPr>
              <w:ind w:left="508"/>
              <w:rPr>
                <w:sz w:val="16"/>
                <w:szCs w:val="16"/>
              </w:rPr>
            </w:pPr>
            <w:r w:rsidRPr="00651C8A">
              <w:rPr>
                <w:sz w:val="16"/>
                <w:szCs w:val="16"/>
              </w:rPr>
              <w:t>$ 255,880</w:t>
            </w:r>
          </w:p>
        </w:tc>
        <w:tc>
          <w:tcPr>
            <w:tcW w:w="1937" w:type="dxa"/>
          </w:tcPr>
          <w:p w14:paraId="4D99E65E" w14:textId="77777777" w:rsidR="005A1382" w:rsidRPr="00651C8A" w:rsidRDefault="005A1382" w:rsidP="00F559DD">
            <w:pPr>
              <w:jc w:val="center"/>
              <w:rPr>
                <w:sz w:val="16"/>
                <w:szCs w:val="16"/>
              </w:rPr>
            </w:pPr>
            <w:r w:rsidRPr="00651C8A">
              <w:rPr>
                <w:sz w:val="16"/>
                <w:szCs w:val="16"/>
              </w:rPr>
              <w:t>$ 38,380</w:t>
            </w:r>
          </w:p>
        </w:tc>
      </w:tr>
      <w:tr w:rsidR="005A1382" w:rsidRPr="00651C8A" w14:paraId="62B12A96" w14:textId="77777777" w:rsidTr="00F559DD">
        <w:trPr>
          <w:cantSplit/>
          <w:trHeight w:val="20"/>
          <w:jc w:val="center"/>
        </w:trPr>
        <w:tc>
          <w:tcPr>
            <w:tcW w:w="1030" w:type="dxa"/>
          </w:tcPr>
          <w:p w14:paraId="1B91B3A5" w14:textId="77777777" w:rsidR="005A1382" w:rsidRPr="00651C8A" w:rsidRDefault="005A1382" w:rsidP="00F559DD">
            <w:pPr>
              <w:jc w:val="center"/>
              <w:outlineLvl w:val="0"/>
              <w:rPr>
                <w:sz w:val="16"/>
                <w:szCs w:val="16"/>
              </w:rPr>
            </w:pPr>
            <w:r w:rsidRPr="00651C8A">
              <w:rPr>
                <w:sz w:val="16"/>
                <w:szCs w:val="16"/>
              </w:rPr>
              <w:t>4</w:t>
            </w:r>
          </w:p>
        </w:tc>
        <w:tc>
          <w:tcPr>
            <w:tcW w:w="1980" w:type="dxa"/>
          </w:tcPr>
          <w:p w14:paraId="3FA57132" w14:textId="77777777" w:rsidR="005A1382" w:rsidRPr="00651C8A" w:rsidRDefault="005A1382" w:rsidP="00F559DD">
            <w:pPr>
              <w:jc w:val="center"/>
              <w:rPr>
                <w:sz w:val="16"/>
                <w:szCs w:val="16"/>
              </w:rPr>
            </w:pPr>
            <w:r w:rsidRPr="00651C8A">
              <w:rPr>
                <w:sz w:val="16"/>
                <w:szCs w:val="16"/>
              </w:rPr>
              <w:t>302,470</w:t>
            </w:r>
          </w:p>
        </w:tc>
        <w:tc>
          <w:tcPr>
            <w:tcW w:w="1937" w:type="dxa"/>
          </w:tcPr>
          <w:p w14:paraId="48F4641B" w14:textId="77777777" w:rsidR="005A1382" w:rsidRPr="00651C8A" w:rsidRDefault="005A1382" w:rsidP="00F559DD">
            <w:pPr>
              <w:jc w:val="center"/>
              <w:rPr>
                <w:sz w:val="16"/>
                <w:szCs w:val="16"/>
              </w:rPr>
            </w:pPr>
            <w:r w:rsidRPr="00651C8A">
              <w:rPr>
                <w:sz w:val="16"/>
                <w:szCs w:val="16"/>
              </w:rPr>
              <w:t>45,370</w:t>
            </w:r>
          </w:p>
        </w:tc>
      </w:tr>
      <w:tr w:rsidR="005A1382" w:rsidRPr="00651C8A" w14:paraId="64AD100D" w14:textId="77777777" w:rsidTr="00F559DD">
        <w:trPr>
          <w:cantSplit/>
          <w:trHeight w:val="20"/>
          <w:jc w:val="center"/>
        </w:trPr>
        <w:tc>
          <w:tcPr>
            <w:tcW w:w="1030" w:type="dxa"/>
          </w:tcPr>
          <w:p w14:paraId="41BBA0F9" w14:textId="77777777" w:rsidR="005A1382" w:rsidRPr="00651C8A" w:rsidRDefault="005A1382" w:rsidP="00F559DD">
            <w:pPr>
              <w:jc w:val="center"/>
              <w:outlineLvl w:val="0"/>
              <w:rPr>
                <w:sz w:val="16"/>
                <w:szCs w:val="16"/>
              </w:rPr>
            </w:pPr>
            <w:r w:rsidRPr="00651C8A">
              <w:rPr>
                <w:sz w:val="16"/>
                <w:szCs w:val="16"/>
              </w:rPr>
              <w:t>6</w:t>
            </w:r>
          </w:p>
        </w:tc>
        <w:tc>
          <w:tcPr>
            <w:tcW w:w="1980" w:type="dxa"/>
          </w:tcPr>
          <w:p w14:paraId="561B3A2F" w14:textId="77777777" w:rsidR="005A1382" w:rsidRPr="00651C8A" w:rsidRDefault="005A1382" w:rsidP="00F559DD">
            <w:pPr>
              <w:jc w:val="center"/>
              <w:rPr>
                <w:sz w:val="16"/>
                <w:szCs w:val="16"/>
              </w:rPr>
            </w:pPr>
            <w:r w:rsidRPr="00651C8A">
              <w:rPr>
                <w:sz w:val="16"/>
                <w:szCs w:val="16"/>
              </w:rPr>
              <w:t>357,560</w:t>
            </w:r>
          </w:p>
        </w:tc>
        <w:tc>
          <w:tcPr>
            <w:tcW w:w="1937" w:type="dxa"/>
          </w:tcPr>
          <w:p w14:paraId="6D941315" w14:textId="77777777" w:rsidR="005A1382" w:rsidRPr="00651C8A" w:rsidRDefault="005A1382" w:rsidP="00F559DD">
            <w:pPr>
              <w:jc w:val="center"/>
              <w:rPr>
                <w:sz w:val="16"/>
                <w:szCs w:val="16"/>
              </w:rPr>
            </w:pPr>
            <w:r w:rsidRPr="00651C8A">
              <w:rPr>
                <w:sz w:val="16"/>
                <w:szCs w:val="16"/>
              </w:rPr>
              <w:t>53,630</w:t>
            </w:r>
          </w:p>
        </w:tc>
      </w:tr>
      <w:tr w:rsidR="005A1382" w:rsidRPr="00651C8A" w14:paraId="128248DE" w14:textId="77777777" w:rsidTr="00F559DD">
        <w:trPr>
          <w:cantSplit/>
          <w:trHeight w:val="20"/>
          <w:jc w:val="center"/>
        </w:trPr>
        <w:tc>
          <w:tcPr>
            <w:tcW w:w="1030" w:type="dxa"/>
          </w:tcPr>
          <w:p w14:paraId="5E4DB3A3" w14:textId="77777777" w:rsidR="005A1382" w:rsidRPr="00651C8A" w:rsidRDefault="005A1382" w:rsidP="00F559DD">
            <w:pPr>
              <w:jc w:val="center"/>
              <w:outlineLvl w:val="0"/>
              <w:rPr>
                <w:sz w:val="16"/>
                <w:szCs w:val="16"/>
              </w:rPr>
            </w:pPr>
            <w:r w:rsidRPr="00651C8A">
              <w:rPr>
                <w:sz w:val="16"/>
                <w:szCs w:val="16"/>
              </w:rPr>
              <w:t>8</w:t>
            </w:r>
          </w:p>
        </w:tc>
        <w:tc>
          <w:tcPr>
            <w:tcW w:w="1980" w:type="dxa"/>
          </w:tcPr>
          <w:p w14:paraId="65F16A26" w14:textId="77777777" w:rsidR="005A1382" w:rsidRPr="00651C8A" w:rsidRDefault="005A1382" w:rsidP="00F559DD">
            <w:pPr>
              <w:jc w:val="center"/>
              <w:rPr>
                <w:sz w:val="16"/>
                <w:szCs w:val="16"/>
              </w:rPr>
            </w:pPr>
            <w:r w:rsidRPr="00651C8A">
              <w:rPr>
                <w:sz w:val="16"/>
                <w:szCs w:val="16"/>
              </w:rPr>
              <w:t>422,670</w:t>
            </w:r>
          </w:p>
        </w:tc>
        <w:tc>
          <w:tcPr>
            <w:tcW w:w="1937" w:type="dxa"/>
          </w:tcPr>
          <w:p w14:paraId="79823042" w14:textId="77777777" w:rsidR="005A1382" w:rsidRPr="00651C8A" w:rsidRDefault="005A1382" w:rsidP="00F559DD">
            <w:pPr>
              <w:jc w:val="center"/>
              <w:rPr>
                <w:sz w:val="16"/>
                <w:szCs w:val="16"/>
              </w:rPr>
            </w:pPr>
            <w:r w:rsidRPr="00651C8A">
              <w:rPr>
                <w:sz w:val="16"/>
                <w:szCs w:val="16"/>
              </w:rPr>
              <w:t>63,400</w:t>
            </w:r>
          </w:p>
        </w:tc>
      </w:tr>
      <w:tr w:rsidR="005A1382" w:rsidRPr="00651C8A" w14:paraId="307A8189" w14:textId="77777777" w:rsidTr="00F559DD">
        <w:trPr>
          <w:cantSplit/>
          <w:trHeight w:val="20"/>
          <w:jc w:val="center"/>
        </w:trPr>
        <w:tc>
          <w:tcPr>
            <w:tcW w:w="1030" w:type="dxa"/>
          </w:tcPr>
          <w:p w14:paraId="2B322DEA" w14:textId="77777777" w:rsidR="005A1382" w:rsidRPr="00651C8A" w:rsidRDefault="005A1382" w:rsidP="00F559DD">
            <w:pPr>
              <w:jc w:val="center"/>
              <w:outlineLvl w:val="0"/>
              <w:rPr>
                <w:sz w:val="16"/>
                <w:szCs w:val="16"/>
              </w:rPr>
            </w:pPr>
            <w:r w:rsidRPr="00651C8A">
              <w:rPr>
                <w:sz w:val="16"/>
                <w:szCs w:val="16"/>
              </w:rPr>
              <w:t>10</w:t>
            </w:r>
          </w:p>
        </w:tc>
        <w:tc>
          <w:tcPr>
            <w:tcW w:w="1980" w:type="dxa"/>
          </w:tcPr>
          <w:p w14:paraId="3F182580" w14:textId="77777777" w:rsidR="005A1382" w:rsidRPr="00651C8A" w:rsidRDefault="005A1382" w:rsidP="00F559DD">
            <w:pPr>
              <w:jc w:val="center"/>
              <w:rPr>
                <w:sz w:val="16"/>
                <w:szCs w:val="16"/>
              </w:rPr>
            </w:pPr>
            <w:r w:rsidRPr="00651C8A">
              <w:rPr>
                <w:sz w:val="16"/>
                <w:szCs w:val="16"/>
              </w:rPr>
              <w:t>499,640</w:t>
            </w:r>
          </w:p>
        </w:tc>
        <w:tc>
          <w:tcPr>
            <w:tcW w:w="1937" w:type="dxa"/>
          </w:tcPr>
          <w:p w14:paraId="1C6381E2" w14:textId="77777777" w:rsidR="005A1382" w:rsidRPr="00651C8A" w:rsidRDefault="005A1382" w:rsidP="00F559DD">
            <w:pPr>
              <w:jc w:val="center"/>
              <w:rPr>
                <w:sz w:val="16"/>
                <w:szCs w:val="16"/>
              </w:rPr>
            </w:pPr>
            <w:r w:rsidRPr="00651C8A">
              <w:rPr>
                <w:sz w:val="16"/>
                <w:szCs w:val="16"/>
              </w:rPr>
              <w:t>74,950</w:t>
            </w:r>
          </w:p>
        </w:tc>
      </w:tr>
      <w:tr w:rsidR="005A1382" w:rsidRPr="00651C8A" w14:paraId="003AF9E3" w14:textId="77777777" w:rsidTr="00F559DD">
        <w:trPr>
          <w:cantSplit/>
          <w:trHeight w:val="20"/>
          <w:jc w:val="center"/>
        </w:trPr>
        <w:tc>
          <w:tcPr>
            <w:tcW w:w="1030" w:type="dxa"/>
          </w:tcPr>
          <w:p w14:paraId="66C834B7" w14:textId="77777777" w:rsidR="005A1382" w:rsidRPr="00651C8A" w:rsidRDefault="005A1382" w:rsidP="00F559DD">
            <w:pPr>
              <w:jc w:val="center"/>
              <w:outlineLvl w:val="0"/>
              <w:rPr>
                <w:sz w:val="16"/>
                <w:szCs w:val="16"/>
              </w:rPr>
            </w:pPr>
            <w:r w:rsidRPr="00651C8A">
              <w:rPr>
                <w:sz w:val="16"/>
                <w:szCs w:val="16"/>
              </w:rPr>
              <w:t>12</w:t>
            </w:r>
          </w:p>
        </w:tc>
        <w:tc>
          <w:tcPr>
            <w:tcW w:w="1980" w:type="dxa"/>
          </w:tcPr>
          <w:p w14:paraId="299B496B" w14:textId="77777777" w:rsidR="005A1382" w:rsidRPr="00651C8A" w:rsidRDefault="005A1382" w:rsidP="00F559DD">
            <w:pPr>
              <w:jc w:val="center"/>
              <w:rPr>
                <w:sz w:val="16"/>
                <w:szCs w:val="16"/>
              </w:rPr>
            </w:pPr>
            <w:r w:rsidRPr="00651C8A">
              <w:rPr>
                <w:sz w:val="16"/>
                <w:szCs w:val="16"/>
              </w:rPr>
              <w:t>590,630</w:t>
            </w:r>
          </w:p>
        </w:tc>
        <w:tc>
          <w:tcPr>
            <w:tcW w:w="1937" w:type="dxa"/>
          </w:tcPr>
          <w:p w14:paraId="455C47CA" w14:textId="77777777" w:rsidR="005A1382" w:rsidRPr="00651C8A" w:rsidRDefault="005A1382" w:rsidP="00F559DD">
            <w:pPr>
              <w:jc w:val="center"/>
              <w:rPr>
                <w:sz w:val="16"/>
                <w:szCs w:val="16"/>
              </w:rPr>
            </w:pPr>
            <w:r w:rsidRPr="00651C8A">
              <w:rPr>
                <w:sz w:val="16"/>
                <w:szCs w:val="16"/>
              </w:rPr>
              <w:t>88,590</w:t>
            </w:r>
          </w:p>
        </w:tc>
      </w:tr>
      <w:tr w:rsidR="005A1382" w:rsidRPr="00651C8A" w14:paraId="2BC23186" w14:textId="77777777" w:rsidTr="00F559DD">
        <w:trPr>
          <w:cantSplit/>
          <w:trHeight w:val="20"/>
          <w:jc w:val="center"/>
        </w:trPr>
        <w:tc>
          <w:tcPr>
            <w:tcW w:w="1030" w:type="dxa"/>
          </w:tcPr>
          <w:p w14:paraId="71912359" w14:textId="77777777" w:rsidR="005A1382" w:rsidRPr="00651C8A" w:rsidRDefault="005A1382" w:rsidP="00F559DD">
            <w:pPr>
              <w:jc w:val="center"/>
              <w:outlineLvl w:val="0"/>
              <w:rPr>
                <w:sz w:val="16"/>
                <w:szCs w:val="16"/>
              </w:rPr>
            </w:pPr>
            <w:r w:rsidRPr="00651C8A">
              <w:rPr>
                <w:sz w:val="16"/>
                <w:szCs w:val="16"/>
              </w:rPr>
              <w:t>14</w:t>
            </w:r>
          </w:p>
        </w:tc>
        <w:tc>
          <w:tcPr>
            <w:tcW w:w="1980" w:type="dxa"/>
          </w:tcPr>
          <w:p w14:paraId="6805FBC7" w14:textId="77777777" w:rsidR="005A1382" w:rsidRPr="00651C8A" w:rsidRDefault="005A1382" w:rsidP="00F559DD">
            <w:pPr>
              <w:jc w:val="center"/>
              <w:rPr>
                <w:sz w:val="16"/>
                <w:szCs w:val="16"/>
              </w:rPr>
            </w:pPr>
            <w:r w:rsidRPr="00651C8A">
              <w:rPr>
                <w:sz w:val="16"/>
                <w:szCs w:val="16"/>
              </w:rPr>
              <w:t>698,190</w:t>
            </w:r>
          </w:p>
        </w:tc>
        <w:tc>
          <w:tcPr>
            <w:tcW w:w="1937" w:type="dxa"/>
          </w:tcPr>
          <w:p w14:paraId="4898DF7A" w14:textId="77777777" w:rsidR="005A1382" w:rsidRPr="00651C8A" w:rsidRDefault="005A1382" w:rsidP="00F559DD">
            <w:pPr>
              <w:jc w:val="center"/>
              <w:rPr>
                <w:sz w:val="16"/>
                <w:szCs w:val="16"/>
              </w:rPr>
            </w:pPr>
            <w:r w:rsidRPr="00651C8A">
              <w:rPr>
                <w:sz w:val="16"/>
                <w:szCs w:val="16"/>
              </w:rPr>
              <w:t>104,730</w:t>
            </w:r>
          </w:p>
        </w:tc>
      </w:tr>
      <w:tr w:rsidR="005A1382" w:rsidRPr="00651C8A" w14:paraId="4E12F40E" w14:textId="77777777" w:rsidTr="00F559DD">
        <w:trPr>
          <w:cantSplit/>
          <w:trHeight w:val="20"/>
          <w:jc w:val="center"/>
        </w:trPr>
        <w:tc>
          <w:tcPr>
            <w:tcW w:w="1030" w:type="dxa"/>
          </w:tcPr>
          <w:p w14:paraId="53F2B23A" w14:textId="77777777" w:rsidR="005A1382" w:rsidRPr="00651C8A" w:rsidRDefault="005A1382" w:rsidP="00F559DD">
            <w:pPr>
              <w:jc w:val="center"/>
              <w:outlineLvl w:val="0"/>
              <w:rPr>
                <w:sz w:val="16"/>
                <w:szCs w:val="16"/>
              </w:rPr>
            </w:pPr>
            <w:r w:rsidRPr="00651C8A">
              <w:rPr>
                <w:sz w:val="16"/>
                <w:szCs w:val="16"/>
              </w:rPr>
              <w:t>16</w:t>
            </w:r>
          </w:p>
        </w:tc>
        <w:tc>
          <w:tcPr>
            <w:tcW w:w="1980" w:type="dxa"/>
          </w:tcPr>
          <w:p w14:paraId="20AC3F07" w14:textId="77777777" w:rsidR="005A1382" w:rsidRPr="00651C8A" w:rsidRDefault="005A1382" w:rsidP="00F559DD">
            <w:pPr>
              <w:jc w:val="center"/>
              <w:rPr>
                <w:sz w:val="16"/>
                <w:szCs w:val="16"/>
              </w:rPr>
            </w:pPr>
            <w:r w:rsidRPr="00651C8A">
              <w:rPr>
                <w:sz w:val="16"/>
                <w:szCs w:val="16"/>
              </w:rPr>
              <w:t>825,340</w:t>
            </w:r>
          </w:p>
        </w:tc>
        <w:tc>
          <w:tcPr>
            <w:tcW w:w="1937" w:type="dxa"/>
          </w:tcPr>
          <w:p w14:paraId="0AFAAEDC" w14:textId="77777777" w:rsidR="005A1382" w:rsidRPr="00651C8A" w:rsidRDefault="005A1382" w:rsidP="00F559DD">
            <w:pPr>
              <w:jc w:val="center"/>
              <w:rPr>
                <w:sz w:val="16"/>
                <w:szCs w:val="16"/>
              </w:rPr>
            </w:pPr>
            <w:r w:rsidRPr="00651C8A">
              <w:rPr>
                <w:sz w:val="16"/>
                <w:szCs w:val="16"/>
              </w:rPr>
              <w:t>123,800</w:t>
            </w:r>
          </w:p>
        </w:tc>
      </w:tr>
      <w:tr w:rsidR="005A1382" w:rsidRPr="00651C8A" w14:paraId="589FD7ED" w14:textId="77777777" w:rsidTr="00F559DD">
        <w:trPr>
          <w:cantSplit/>
          <w:trHeight w:val="20"/>
          <w:jc w:val="center"/>
        </w:trPr>
        <w:tc>
          <w:tcPr>
            <w:tcW w:w="1030" w:type="dxa"/>
          </w:tcPr>
          <w:p w14:paraId="48299786" w14:textId="77777777" w:rsidR="005A1382" w:rsidRPr="00651C8A" w:rsidRDefault="005A1382" w:rsidP="00F559DD">
            <w:pPr>
              <w:jc w:val="center"/>
              <w:outlineLvl w:val="0"/>
              <w:rPr>
                <w:sz w:val="16"/>
                <w:szCs w:val="16"/>
              </w:rPr>
            </w:pPr>
            <w:r w:rsidRPr="00651C8A">
              <w:rPr>
                <w:sz w:val="16"/>
                <w:szCs w:val="16"/>
              </w:rPr>
              <w:t>18</w:t>
            </w:r>
          </w:p>
        </w:tc>
        <w:tc>
          <w:tcPr>
            <w:tcW w:w="1980" w:type="dxa"/>
          </w:tcPr>
          <w:p w14:paraId="7EA6D2BB" w14:textId="77777777" w:rsidR="005A1382" w:rsidRPr="00651C8A" w:rsidRDefault="005A1382" w:rsidP="00F559DD">
            <w:pPr>
              <w:jc w:val="center"/>
              <w:rPr>
                <w:sz w:val="16"/>
                <w:szCs w:val="16"/>
              </w:rPr>
            </w:pPr>
            <w:r w:rsidRPr="00651C8A">
              <w:rPr>
                <w:sz w:val="16"/>
                <w:szCs w:val="16"/>
              </w:rPr>
              <w:t>975,640</w:t>
            </w:r>
          </w:p>
        </w:tc>
        <w:tc>
          <w:tcPr>
            <w:tcW w:w="1937" w:type="dxa"/>
          </w:tcPr>
          <w:p w14:paraId="60EF5514" w14:textId="77777777" w:rsidR="005A1382" w:rsidRPr="00651C8A" w:rsidRDefault="005A1382" w:rsidP="00F559DD">
            <w:pPr>
              <w:jc w:val="center"/>
              <w:rPr>
                <w:sz w:val="16"/>
                <w:szCs w:val="16"/>
              </w:rPr>
            </w:pPr>
            <w:r w:rsidRPr="00651C8A">
              <w:rPr>
                <w:sz w:val="16"/>
                <w:szCs w:val="16"/>
              </w:rPr>
              <w:t>146,350</w:t>
            </w:r>
          </w:p>
        </w:tc>
      </w:tr>
      <w:tr w:rsidR="005A1382" w:rsidRPr="00651C8A" w14:paraId="658AF099" w14:textId="77777777" w:rsidTr="00F559DD">
        <w:trPr>
          <w:cantSplit/>
          <w:trHeight w:val="20"/>
          <w:jc w:val="center"/>
        </w:trPr>
        <w:tc>
          <w:tcPr>
            <w:tcW w:w="1030" w:type="dxa"/>
          </w:tcPr>
          <w:p w14:paraId="072B7C03" w14:textId="77777777" w:rsidR="005A1382" w:rsidRPr="00651C8A" w:rsidRDefault="005A1382" w:rsidP="00F559DD">
            <w:pPr>
              <w:jc w:val="center"/>
              <w:outlineLvl w:val="0"/>
              <w:rPr>
                <w:sz w:val="16"/>
                <w:szCs w:val="16"/>
              </w:rPr>
            </w:pPr>
            <w:r w:rsidRPr="00651C8A">
              <w:rPr>
                <w:sz w:val="16"/>
                <w:szCs w:val="16"/>
              </w:rPr>
              <w:t>20</w:t>
            </w:r>
          </w:p>
        </w:tc>
        <w:tc>
          <w:tcPr>
            <w:tcW w:w="1980" w:type="dxa"/>
          </w:tcPr>
          <w:p w14:paraId="2A413B8F" w14:textId="77777777" w:rsidR="005A1382" w:rsidRPr="00651C8A" w:rsidRDefault="005A1382" w:rsidP="00F559DD">
            <w:pPr>
              <w:jc w:val="center"/>
              <w:rPr>
                <w:sz w:val="16"/>
                <w:szCs w:val="16"/>
              </w:rPr>
            </w:pPr>
            <w:r w:rsidRPr="00651C8A">
              <w:rPr>
                <w:sz w:val="16"/>
                <w:szCs w:val="16"/>
              </w:rPr>
              <w:t>1,153,320</w:t>
            </w:r>
          </w:p>
        </w:tc>
        <w:tc>
          <w:tcPr>
            <w:tcW w:w="1937" w:type="dxa"/>
          </w:tcPr>
          <w:p w14:paraId="2396A6D5" w14:textId="77777777" w:rsidR="005A1382" w:rsidRPr="00651C8A" w:rsidRDefault="005A1382" w:rsidP="00F559DD">
            <w:pPr>
              <w:jc w:val="center"/>
              <w:rPr>
                <w:sz w:val="16"/>
                <w:szCs w:val="16"/>
              </w:rPr>
            </w:pPr>
            <w:r w:rsidRPr="00651C8A">
              <w:rPr>
                <w:sz w:val="16"/>
                <w:szCs w:val="16"/>
              </w:rPr>
              <w:t>173,000</w:t>
            </w:r>
          </w:p>
        </w:tc>
      </w:tr>
      <w:tr w:rsidR="005A1382" w:rsidRPr="00651C8A" w14:paraId="4855DAF1" w14:textId="77777777" w:rsidTr="00F559DD">
        <w:trPr>
          <w:cantSplit/>
          <w:trHeight w:val="20"/>
          <w:jc w:val="center"/>
        </w:trPr>
        <w:tc>
          <w:tcPr>
            <w:tcW w:w="1030" w:type="dxa"/>
          </w:tcPr>
          <w:p w14:paraId="1E3D18C4" w14:textId="77777777" w:rsidR="005A1382" w:rsidRPr="00651C8A" w:rsidRDefault="005A1382" w:rsidP="00F559DD">
            <w:pPr>
              <w:jc w:val="center"/>
              <w:outlineLvl w:val="0"/>
              <w:rPr>
                <w:sz w:val="16"/>
                <w:szCs w:val="16"/>
              </w:rPr>
            </w:pPr>
            <w:r w:rsidRPr="00651C8A">
              <w:rPr>
                <w:sz w:val="16"/>
                <w:szCs w:val="16"/>
              </w:rPr>
              <w:t>22</w:t>
            </w:r>
          </w:p>
        </w:tc>
        <w:tc>
          <w:tcPr>
            <w:tcW w:w="1980" w:type="dxa"/>
          </w:tcPr>
          <w:p w14:paraId="28EBE25C" w14:textId="77777777" w:rsidR="005A1382" w:rsidRPr="00651C8A" w:rsidRDefault="005A1382" w:rsidP="00F559DD">
            <w:pPr>
              <w:jc w:val="center"/>
              <w:rPr>
                <w:sz w:val="16"/>
                <w:szCs w:val="16"/>
              </w:rPr>
            </w:pPr>
            <w:r w:rsidRPr="00651C8A">
              <w:rPr>
                <w:sz w:val="16"/>
                <w:szCs w:val="16"/>
              </w:rPr>
              <w:t>1,363,350</w:t>
            </w:r>
          </w:p>
        </w:tc>
        <w:tc>
          <w:tcPr>
            <w:tcW w:w="1937" w:type="dxa"/>
          </w:tcPr>
          <w:p w14:paraId="7C579E03" w14:textId="77777777" w:rsidR="005A1382" w:rsidRPr="00651C8A" w:rsidRDefault="005A1382" w:rsidP="00F559DD">
            <w:pPr>
              <w:jc w:val="center"/>
              <w:rPr>
                <w:sz w:val="16"/>
                <w:szCs w:val="16"/>
              </w:rPr>
            </w:pPr>
            <w:r w:rsidRPr="00651C8A">
              <w:rPr>
                <w:sz w:val="16"/>
                <w:szCs w:val="16"/>
              </w:rPr>
              <w:t>204,500</w:t>
            </w:r>
          </w:p>
        </w:tc>
      </w:tr>
      <w:tr w:rsidR="005A1382" w:rsidRPr="00651C8A" w14:paraId="24D6B440" w14:textId="77777777" w:rsidTr="00F559DD">
        <w:trPr>
          <w:cantSplit/>
          <w:trHeight w:val="20"/>
          <w:jc w:val="center"/>
        </w:trPr>
        <w:tc>
          <w:tcPr>
            <w:tcW w:w="1030" w:type="dxa"/>
          </w:tcPr>
          <w:p w14:paraId="20BD2126" w14:textId="77777777" w:rsidR="005A1382" w:rsidRPr="00651C8A" w:rsidRDefault="005A1382" w:rsidP="00F559DD">
            <w:pPr>
              <w:jc w:val="center"/>
              <w:outlineLvl w:val="0"/>
              <w:rPr>
                <w:sz w:val="16"/>
                <w:szCs w:val="16"/>
              </w:rPr>
            </w:pPr>
            <w:r w:rsidRPr="00651C8A">
              <w:rPr>
                <w:sz w:val="16"/>
                <w:szCs w:val="16"/>
              </w:rPr>
              <w:t>24</w:t>
            </w:r>
          </w:p>
        </w:tc>
        <w:tc>
          <w:tcPr>
            <w:tcW w:w="1980" w:type="dxa"/>
          </w:tcPr>
          <w:p w14:paraId="12AD813B" w14:textId="77777777" w:rsidR="005A1382" w:rsidRPr="00651C8A" w:rsidRDefault="005A1382" w:rsidP="00F559DD">
            <w:pPr>
              <w:jc w:val="center"/>
              <w:rPr>
                <w:sz w:val="16"/>
                <w:szCs w:val="16"/>
              </w:rPr>
            </w:pPr>
            <w:r w:rsidRPr="00651C8A">
              <w:rPr>
                <w:sz w:val="16"/>
                <w:szCs w:val="16"/>
              </w:rPr>
              <w:t>1,611,620</w:t>
            </w:r>
          </w:p>
        </w:tc>
        <w:tc>
          <w:tcPr>
            <w:tcW w:w="1937" w:type="dxa"/>
          </w:tcPr>
          <w:p w14:paraId="2543606B" w14:textId="77777777" w:rsidR="005A1382" w:rsidRPr="00651C8A" w:rsidRDefault="005A1382" w:rsidP="00F559DD">
            <w:pPr>
              <w:jc w:val="center"/>
              <w:rPr>
                <w:sz w:val="16"/>
                <w:szCs w:val="16"/>
              </w:rPr>
            </w:pPr>
            <w:r w:rsidRPr="00651C8A">
              <w:rPr>
                <w:sz w:val="16"/>
                <w:szCs w:val="16"/>
              </w:rPr>
              <w:t>241,740</w:t>
            </w:r>
          </w:p>
        </w:tc>
      </w:tr>
      <w:tr w:rsidR="005A1382" w:rsidRPr="00651C8A" w14:paraId="5E7E2111" w14:textId="77777777" w:rsidTr="00F559DD">
        <w:trPr>
          <w:cantSplit/>
          <w:trHeight w:val="20"/>
          <w:jc w:val="center"/>
        </w:trPr>
        <w:tc>
          <w:tcPr>
            <w:tcW w:w="1030" w:type="dxa"/>
          </w:tcPr>
          <w:p w14:paraId="5BCDCABF" w14:textId="77777777" w:rsidR="005A1382" w:rsidRPr="00651C8A" w:rsidRDefault="005A1382" w:rsidP="00F559DD">
            <w:pPr>
              <w:jc w:val="center"/>
              <w:outlineLvl w:val="0"/>
              <w:rPr>
                <w:sz w:val="16"/>
                <w:szCs w:val="16"/>
              </w:rPr>
            </w:pPr>
            <w:r w:rsidRPr="00651C8A">
              <w:rPr>
                <w:sz w:val="16"/>
                <w:szCs w:val="16"/>
              </w:rPr>
              <w:t>26</w:t>
            </w:r>
          </w:p>
        </w:tc>
        <w:tc>
          <w:tcPr>
            <w:tcW w:w="1980" w:type="dxa"/>
          </w:tcPr>
          <w:p w14:paraId="00E7F6E1" w14:textId="77777777" w:rsidR="005A1382" w:rsidRPr="00651C8A" w:rsidRDefault="005A1382" w:rsidP="00F559DD">
            <w:pPr>
              <w:jc w:val="center"/>
              <w:rPr>
                <w:sz w:val="16"/>
                <w:szCs w:val="16"/>
              </w:rPr>
            </w:pPr>
            <w:r w:rsidRPr="00651C8A">
              <w:rPr>
                <w:sz w:val="16"/>
                <w:szCs w:val="16"/>
              </w:rPr>
              <w:t>1,905,110</w:t>
            </w:r>
          </w:p>
        </w:tc>
        <w:tc>
          <w:tcPr>
            <w:tcW w:w="1937" w:type="dxa"/>
          </w:tcPr>
          <w:p w14:paraId="5DF6C205" w14:textId="77777777" w:rsidR="005A1382" w:rsidRPr="00651C8A" w:rsidRDefault="005A1382" w:rsidP="00F559DD">
            <w:pPr>
              <w:jc w:val="center"/>
              <w:rPr>
                <w:sz w:val="16"/>
                <w:szCs w:val="16"/>
              </w:rPr>
            </w:pPr>
            <w:r w:rsidRPr="00651C8A">
              <w:rPr>
                <w:sz w:val="16"/>
                <w:szCs w:val="16"/>
              </w:rPr>
              <w:t>285,770</w:t>
            </w:r>
          </w:p>
        </w:tc>
      </w:tr>
      <w:tr w:rsidR="005A1382" w:rsidRPr="00651C8A" w14:paraId="233D78EE" w14:textId="77777777" w:rsidTr="00F559DD">
        <w:trPr>
          <w:cantSplit/>
          <w:trHeight w:val="20"/>
          <w:jc w:val="center"/>
        </w:trPr>
        <w:tc>
          <w:tcPr>
            <w:tcW w:w="1030" w:type="dxa"/>
          </w:tcPr>
          <w:p w14:paraId="27C77A05" w14:textId="77777777" w:rsidR="005A1382" w:rsidRPr="00651C8A" w:rsidRDefault="005A1382" w:rsidP="00F559DD">
            <w:pPr>
              <w:jc w:val="center"/>
              <w:outlineLvl w:val="0"/>
              <w:rPr>
                <w:sz w:val="16"/>
                <w:szCs w:val="16"/>
              </w:rPr>
            </w:pPr>
            <w:r w:rsidRPr="00651C8A">
              <w:rPr>
                <w:sz w:val="16"/>
                <w:szCs w:val="16"/>
              </w:rPr>
              <w:t>28</w:t>
            </w:r>
          </w:p>
        </w:tc>
        <w:tc>
          <w:tcPr>
            <w:tcW w:w="1980" w:type="dxa"/>
          </w:tcPr>
          <w:p w14:paraId="2AA0DA6C" w14:textId="77777777" w:rsidR="005A1382" w:rsidRPr="00651C8A" w:rsidRDefault="005A1382" w:rsidP="00F559DD">
            <w:pPr>
              <w:jc w:val="center"/>
              <w:rPr>
                <w:sz w:val="16"/>
                <w:szCs w:val="16"/>
              </w:rPr>
            </w:pPr>
            <w:r w:rsidRPr="00651C8A">
              <w:rPr>
                <w:sz w:val="16"/>
                <w:szCs w:val="16"/>
              </w:rPr>
              <w:t>2,252,050</w:t>
            </w:r>
          </w:p>
        </w:tc>
        <w:tc>
          <w:tcPr>
            <w:tcW w:w="1937" w:type="dxa"/>
          </w:tcPr>
          <w:p w14:paraId="77E83B72" w14:textId="77777777" w:rsidR="005A1382" w:rsidRPr="00651C8A" w:rsidRDefault="005A1382" w:rsidP="00F559DD">
            <w:pPr>
              <w:jc w:val="center"/>
              <w:rPr>
                <w:sz w:val="16"/>
                <w:szCs w:val="16"/>
              </w:rPr>
            </w:pPr>
            <w:r w:rsidRPr="00651C8A">
              <w:rPr>
                <w:sz w:val="16"/>
                <w:szCs w:val="16"/>
              </w:rPr>
              <w:t>337,810</w:t>
            </w:r>
          </w:p>
        </w:tc>
      </w:tr>
      <w:tr w:rsidR="005A1382" w:rsidRPr="00651C8A" w14:paraId="51F23854" w14:textId="77777777" w:rsidTr="00F559DD">
        <w:trPr>
          <w:cantSplit/>
          <w:trHeight w:val="20"/>
          <w:jc w:val="center"/>
        </w:trPr>
        <w:tc>
          <w:tcPr>
            <w:tcW w:w="1030" w:type="dxa"/>
          </w:tcPr>
          <w:p w14:paraId="08550753" w14:textId="77777777" w:rsidR="005A1382" w:rsidRPr="00651C8A" w:rsidRDefault="005A1382" w:rsidP="00F559DD">
            <w:pPr>
              <w:jc w:val="center"/>
              <w:outlineLvl w:val="0"/>
              <w:rPr>
                <w:sz w:val="16"/>
                <w:szCs w:val="16"/>
              </w:rPr>
            </w:pPr>
            <w:r w:rsidRPr="00651C8A">
              <w:rPr>
                <w:sz w:val="16"/>
                <w:szCs w:val="16"/>
              </w:rPr>
              <w:t>30</w:t>
            </w:r>
          </w:p>
        </w:tc>
        <w:tc>
          <w:tcPr>
            <w:tcW w:w="1980" w:type="dxa"/>
          </w:tcPr>
          <w:p w14:paraId="4106ABDB" w14:textId="77777777" w:rsidR="005A1382" w:rsidRPr="00651C8A" w:rsidRDefault="005A1382" w:rsidP="00F559DD">
            <w:pPr>
              <w:jc w:val="center"/>
              <w:rPr>
                <w:sz w:val="16"/>
                <w:szCs w:val="16"/>
              </w:rPr>
            </w:pPr>
            <w:r w:rsidRPr="00651C8A">
              <w:rPr>
                <w:sz w:val="16"/>
                <w:szCs w:val="16"/>
              </w:rPr>
              <w:t>2,662,170</w:t>
            </w:r>
          </w:p>
        </w:tc>
        <w:tc>
          <w:tcPr>
            <w:tcW w:w="1937" w:type="dxa"/>
          </w:tcPr>
          <w:p w14:paraId="37FBCCF2" w14:textId="77777777" w:rsidR="005A1382" w:rsidRPr="00651C8A" w:rsidRDefault="005A1382" w:rsidP="00F559DD">
            <w:pPr>
              <w:jc w:val="center"/>
              <w:rPr>
                <w:sz w:val="16"/>
                <w:szCs w:val="16"/>
              </w:rPr>
            </w:pPr>
            <w:r w:rsidRPr="00651C8A">
              <w:rPr>
                <w:sz w:val="16"/>
                <w:szCs w:val="16"/>
              </w:rPr>
              <w:t>399,330</w:t>
            </w:r>
          </w:p>
        </w:tc>
      </w:tr>
      <w:tr w:rsidR="005A1382" w:rsidRPr="00651C8A" w14:paraId="2F022041" w14:textId="77777777" w:rsidTr="00F559DD">
        <w:trPr>
          <w:cantSplit/>
          <w:trHeight w:val="20"/>
          <w:jc w:val="center"/>
        </w:trPr>
        <w:tc>
          <w:tcPr>
            <w:tcW w:w="1030" w:type="dxa"/>
          </w:tcPr>
          <w:p w14:paraId="5467D53E" w14:textId="77777777" w:rsidR="005A1382" w:rsidRPr="00651C8A" w:rsidRDefault="005A1382" w:rsidP="00F559DD">
            <w:pPr>
              <w:jc w:val="center"/>
              <w:outlineLvl w:val="0"/>
              <w:rPr>
                <w:sz w:val="16"/>
                <w:szCs w:val="16"/>
              </w:rPr>
            </w:pPr>
            <w:r w:rsidRPr="00651C8A">
              <w:rPr>
                <w:sz w:val="16"/>
                <w:szCs w:val="16"/>
              </w:rPr>
              <w:t>32</w:t>
            </w:r>
          </w:p>
        </w:tc>
        <w:tc>
          <w:tcPr>
            <w:tcW w:w="1980" w:type="dxa"/>
          </w:tcPr>
          <w:p w14:paraId="2E6C867D" w14:textId="77777777" w:rsidR="005A1382" w:rsidRPr="00651C8A" w:rsidRDefault="005A1382" w:rsidP="00F559DD">
            <w:pPr>
              <w:jc w:val="center"/>
              <w:rPr>
                <w:sz w:val="16"/>
                <w:szCs w:val="16"/>
              </w:rPr>
            </w:pPr>
            <w:r w:rsidRPr="00651C8A">
              <w:rPr>
                <w:sz w:val="16"/>
                <w:szCs w:val="16"/>
              </w:rPr>
              <w:t>3,146,970</w:t>
            </w:r>
          </w:p>
        </w:tc>
        <w:tc>
          <w:tcPr>
            <w:tcW w:w="1937" w:type="dxa"/>
          </w:tcPr>
          <w:p w14:paraId="14703085" w14:textId="77777777" w:rsidR="005A1382" w:rsidRPr="00651C8A" w:rsidRDefault="005A1382" w:rsidP="00F559DD">
            <w:pPr>
              <w:jc w:val="center"/>
              <w:rPr>
                <w:sz w:val="16"/>
                <w:szCs w:val="16"/>
              </w:rPr>
            </w:pPr>
            <w:r w:rsidRPr="00651C8A">
              <w:rPr>
                <w:sz w:val="16"/>
                <w:szCs w:val="16"/>
              </w:rPr>
              <w:t>472,050</w:t>
            </w:r>
          </w:p>
        </w:tc>
      </w:tr>
      <w:tr w:rsidR="005A1382" w:rsidRPr="00651C8A" w14:paraId="7C55A062" w14:textId="77777777" w:rsidTr="00F559DD">
        <w:trPr>
          <w:cantSplit/>
          <w:trHeight w:val="20"/>
          <w:jc w:val="center"/>
        </w:trPr>
        <w:tc>
          <w:tcPr>
            <w:tcW w:w="1030" w:type="dxa"/>
          </w:tcPr>
          <w:p w14:paraId="7F9C3174" w14:textId="77777777" w:rsidR="005A1382" w:rsidRPr="00651C8A" w:rsidRDefault="005A1382" w:rsidP="00F559DD">
            <w:pPr>
              <w:jc w:val="center"/>
              <w:outlineLvl w:val="0"/>
              <w:rPr>
                <w:sz w:val="16"/>
                <w:szCs w:val="16"/>
              </w:rPr>
            </w:pPr>
            <w:r w:rsidRPr="00651C8A">
              <w:rPr>
                <w:sz w:val="16"/>
                <w:szCs w:val="16"/>
              </w:rPr>
              <w:t>34</w:t>
            </w:r>
          </w:p>
        </w:tc>
        <w:tc>
          <w:tcPr>
            <w:tcW w:w="1980" w:type="dxa"/>
          </w:tcPr>
          <w:p w14:paraId="26223929" w14:textId="77777777" w:rsidR="005A1382" w:rsidRPr="00651C8A" w:rsidRDefault="005A1382" w:rsidP="00F559DD">
            <w:pPr>
              <w:jc w:val="center"/>
              <w:rPr>
                <w:sz w:val="16"/>
                <w:szCs w:val="16"/>
              </w:rPr>
            </w:pPr>
            <w:r w:rsidRPr="00651C8A">
              <w:rPr>
                <w:sz w:val="16"/>
                <w:szCs w:val="16"/>
              </w:rPr>
              <w:t>3,720,070</w:t>
            </w:r>
          </w:p>
        </w:tc>
        <w:tc>
          <w:tcPr>
            <w:tcW w:w="1937" w:type="dxa"/>
          </w:tcPr>
          <w:p w14:paraId="09F7A3DA" w14:textId="77777777" w:rsidR="005A1382" w:rsidRPr="00651C8A" w:rsidRDefault="005A1382" w:rsidP="00F559DD">
            <w:pPr>
              <w:jc w:val="center"/>
              <w:rPr>
                <w:sz w:val="16"/>
                <w:szCs w:val="16"/>
              </w:rPr>
            </w:pPr>
            <w:r w:rsidRPr="00651C8A">
              <w:rPr>
                <w:sz w:val="16"/>
                <w:szCs w:val="16"/>
              </w:rPr>
              <w:t>558,010</w:t>
            </w:r>
          </w:p>
        </w:tc>
      </w:tr>
      <w:tr w:rsidR="005A1382" w:rsidRPr="00651C8A" w14:paraId="5F0D4BA5" w14:textId="77777777" w:rsidTr="00F559DD">
        <w:trPr>
          <w:cantSplit/>
          <w:trHeight w:val="20"/>
          <w:jc w:val="center"/>
        </w:trPr>
        <w:tc>
          <w:tcPr>
            <w:tcW w:w="1030" w:type="dxa"/>
          </w:tcPr>
          <w:p w14:paraId="7BF6C6A9" w14:textId="77777777" w:rsidR="005A1382" w:rsidRPr="00651C8A" w:rsidRDefault="005A1382" w:rsidP="00F559DD">
            <w:pPr>
              <w:jc w:val="center"/>
              <w:outlineLvl w:val="0"/>
              <w:rPr>
                <w:sz w:val="16"/>
                <w:szCs w:val="16"/>
              </w:rPr>
            </w:pPr>
            <w:r w:rsidRPr="00651C8A">
              <w:rPr>
                <w:sz w:val="16"/>
                <w:szCs w:val="16"/>
              </w:rPr>
              <w:t>36</w:t>
            </w:r>
          </w:p>
        </w:tc>
        <w:tc>
          <w:tcPr>
            <w:tcW w:w="1980" w:type="dxa"/>
          </w:tcPr>
          <w:p w14:paraId="4530335C" w14:textId="77777777" w:rsidR="005A1382" w:rsidRPr="00651C8A" w:rsidRDefault="005A1382" w:rsidP="00F559DD">
            <w:pPr>
              <w:jc w:val="center"/>
              <w:rPr>
                <w:sz w:val="16"/>
                <w:szCs w:val="16"/>
              </w:rPr>
            </w:pPr>
            <w:r w:rsidRPr="00651C8A">
              <w:rPr>
                <w:sz w:val="16"/>
                <w:szCs w:val="16"/>
              </w:rPr>
              <w:t>4,397,520</w:t>
            </w:r>
          </w:p>
        </w:tc>
        <w:tc>
          <w:tcPr>
            <w:tcW w:w="1937" w:type="dxa"/>
          </w:tcPr>
          <w:p w14:paraId="652F34E6" w14:textId="77777777" w:rsidR="005A1382" w:rsidRPr="00651C8A" w:rsidRDefault="005A1382" w:rsidP="00F559DD">
            <w:pPr>
              <w:jc w:val="center"/>
              <w:rPr>
                <w:sz w:val="16"/>
                <w:szCs w:val="16"/>
              </w:rPr>
            </w:pPr>
            <w:r w:rsidRPr="00651C8A">
              <w:rPr>
                <w:sz w:val="16"/>
                <w:szCs w:val="16"/>
              </w:rPr>
              <w:t>659,630</w:t>
            </w:r>
          </w:p>
        </w:tc>
      </w:tr>
      <w:tr w:rsidR="005A1382" w:rsidRPr="00651C8A" w14:paraId="125265D3" w14:textId="77777777" w:rsidTr="00F559DD">
        <w:trPr>
          <w:cantSplit/>
          <w:trHeight w:val="20"/>
          <w:jc w:val="center"/>
        </w:trPr>
        <w:tc>
          <w:tcPr>
            <w:tcW w:w="1030" w:type="dxa"/>
          </w:tcPr>
          <w:p w14:paraId="1C1BEEF5" w14:textId="77777777" w:rsidR="005A1382" w:rsidRPr="00651C8A" w:rsidRDefault="005A1382" w:rsidP="00F559DD">
            <w:pPr>
              <w:jc w:val="center"/>
              <w:outlineLvl w:val="0"/>
              <w:rPr>
                <w:sz w:val="16"/>
                <w:szCs w:val="16"/>
              </w:rPr>
            </w:pPr>
            <w:r w:rsidRPr="00651C8A">
              <w:rPr>
                <w:sz w:val="16"/>
                <w:szCs w:val="16"/>
              </w:rPr>
              <w:t>38</w:t>
            </w:r>
          </w:p>
        </w:tc>
        <w:tc>
          <w:tcPr>
            <w:tcW w:w="1980" w:type="dxa"/>
          </w:tcPr>
          <w:p w14:paraId="76AAE3B3" w14:textId="77777777" w:rsidR="005A1382" w:rsidRPr="00651C8A" w:rsidRDefault="005A1382" w:rsidP="00F559DD">
            <w:pPr>
              <w:jc w:val="center"/>
              <w:rPr>
                <w:sz w:val="16"/>
                <w:szCs w:val="16"/>
              </w:rPr>
            </w:pPr>
            <w:r w:rsidRPr="00651C8A">
              <w:rPr>
                <w:sz w:val="16"/>
                <w:szCs w:val="16"/>
              </w:rPr>
              <w:t>5,198,350</w:t>
            </w:r>
          </w:p>
        </w:tc>
        <w:tc>
          <w:tcPr>
            <w:tcW w:w="1937" w:type="dxa"/>
          </w:tcPr>
          <w:p w14:paraId="14EE3ACC" w14:textId="77777777" w:rsidR="005A1382" w:rsidRPr="00651C8A" w:rsidRDefault="005A1382" w:rsidP="00F559DD">
            <w:pPr>
              <w:jc w:val="center"/>
              <w:rPr>
                <w:sz w:val="16"/>
                <w:szCs w:val="16"/>
              </w:rPr>
            </w:pPr>
            <w:r w:rsidRPr="00651C8A">
              <w:rPr>
                <w:sz w:val="16"/>
                <w:szCs w:val="16"/>
              </w:rPr>
              <w:t>779,750</w:t>
            </w:r>
          </w:p>
        </w:tc>
      </w:tr>
      <w:tr w:rsidR="005A1382" w:rsidRPr="00651C8A" w14:paraId="6FEDE223" w14:textId="77777777" w:rsidTr="00F559DD">
        <w:trPr>
          <w:cantSplit/>
          <w:trHeight w:val="20"/>
          <w:jc w:val="center"/>
        </w:trPr>
        <w:tc>
          <w:tcPr>
            <w:tcW w:w="1030" w:type="dxa"/>
          </w:tcPr>
          <w:p w14:paraId="7E190E97" w14:textId="77777777" w:rsidR="005A1382" w:rsidRPr="00651C8A" w:rsidRDefault="005A1382" w:rsidP="00F559DD">
            <w:pPr>
              <w:jc w:val="center"/>
              <w:outlineLvl w:val="0"/>
              <w:rPr>
                <w:sz w:val="16"/>
                <w:szCs w:val="16"/>
              </w:rPr>
            </w:pPr>
            <w:r w:rsidRPr="00651C8A">
              <w:rPr>
                <w:sz w:val="16"/>
                <w:szCs w:val="16"/>
              </w:rPr>
              <w:t>40</w:t>
            </w:r>
          </w:p>
        </w:tc>
        <w:tc>
          <w:tcPr>
            <w:tcW w:w="1980" w:type="dxa"/>
          </w:tcPr>
          <w:p w14:paraId="2251A6E0" w14:textId="77777777" w:rsidR="005A1382" w:rsidRPr="00651C8A" w:rsidRDefault="005A1382" w:rsidP="00F559DD">
            <w:pPr>
              <w:jc w:val="center"/>
              <w:rPr>
                <w:sz w:val="16"/>
                <w:szCs w:val="16"/>
              </w:rPr>
            </w:pPr>
            <w:r w:rsidRPr="00651C8A">
              <w:rPr>
                <w:sz w:val="16"/>
                <w:szCs w:val="16"/>
              </w:rPr>
              <w:t>6,145,020</w:t>
            </w:r>
          </w:p>
        </w:tc>
        <w:tc>
          <w:tcPr>
            <w:tcW w:w="1937" w:type="dxa"/>
          </w:tcPr>
          <w:p w14:paraId="317BA822" w14:textId="77777777" w:rsidR="005A1382" w:rsidRPr="00651C8A" w:rsidRDefault="005A1382" w:rsidP="00F559DD">
            <w:pPr>
              <w:jc w:val="center"/>
              <w:rPr>
                <w:sz w:val="16"/>
                <w:szCs w:val="16"/>
              </w:rPr>
            </w:pPr>
            <w:r w:rsidRPr="00651C8A">
              <w:rPr>
                <w:sz w:val="16"/>
                <w:szCs w:val="16"/>
              </w:rPr>
              <w:t>921,750</w:t>
            </w:r>
          </w:p>
        </w:tc>
      </w:tr>
      <w:tr w:rsidR="005A1382" w:rsidRPr="00651C8A" w14:paraId="567FA425" w14:textId="77777777" w:rsidTr="00F559DD">
        <w:trPr>
          <w:cantSplit/>
          <w:trHeight w:val="20"/>
          <w:jc w:val="center"/>
        </w:trPr>
        <w:tc>
          <w:tcPr>
            <w:tcW w:w="1030" w:type="dxa"/>
          </w:tcPr>
          <w:p w14:paraId="140944FD" w14:textId="77777777" w:rsidR="005A1382" w:rsidRPr="00651C8A" w:rsidRDefault="005A1382" w:rsidP="00F559DD">
            <w:pPr>
              <w:jc w:val="center"/>
              <w:outlineLvl w:val="0"/>
              <w:rPr>
                <w:sz w:val="16"/>
                <w:szCs w:val="16"/>
              </w:rPr>
            </w:pPr>
            <w:r w:rsidRPr="00651C8A">
              <w:rPr>
                <w:sz w:val="16"/>
                <w:szCs w:val="16"/>
              </w:rPr>
              <w:t>42</w:t>
            </w:r>
          </w:p>
        </w:tc>
        <w:tc>
          <w:tcPr>
            <w:tcW w:w="1980" w:type="dxa"/>
          </w:tcPr>
          <w:p w14:paraId="42A86385" w14:textId="77777777" w:rsidR="005A1382" w:rsidRPr="00651C8A" w:rsidRDefault="005A1382" w:rsidP="00F559DD">
            <w:pPr>
              <w:jc w:val="center"/>
              <w:rPr>
                <w:sz w:val="16"/>
                <w:szCs w:val="16"/>
              </w:rPr>
            </w:pPr>
            <w:r w:rsidRPr="00651C8A">
              <w:rPr>
                <w:sz w:val="16"/>
                <w:szCs w:val="16"/>
              </w:rPr>
              <w:t>7,227,760</w:t>
            </w:r>
          </w:p>
        </w:tc>
        <w:tc>
          <w:tcPr>
            <w:tcW w:w="1937" w:type="dxa"/>
          </w:tcPr>
          <w:p w14:paraId="50FEB557" w14:textId="77777777" w:rsidR="005A1382" w:rsidRPr="00651C8A" w:rsidRDefault="005A1382" w:rsidP="00F559DD">
            <w:pPr>
              <w:jc w:val="center"/>
              <w:rPr>
                <w:sz w:val="16"/>
                <w:szCs w:val="16"/>
              </w:rPr>
            </w:pPr>
            <w:r w:rsidRPr="00651C8A">
              <w:rPr>
                <w:sz w:val="16"/>
                <w:szCs w:val="16"/>
              </w:rPr>
              <w:t>1,084,160</w:t>
            </w:r>
          </w:p>
        </w:tc>
      </w:tr>
      <w:tr w:rsidR="005A1382" w:rsidRPr="00651C8A" w14:paraId="7672F029" w14:textId="77777777" w:rsidTr="00F559DD">
        <w:trPr>
          <w:cantSplit/>
          <w:trHeight w:val="20"/>
          <w:jc w:val="center"/>
        </w:trPr>
        <w:tc>
          <w:tcPr>
            <w:tcW w:w="1030" w:type="dxa"/>
          </w:tcPr>
          <w:p w14:paraId="79C8FB9A" w14:textId="77777777" w:rsidR="005A1382" w:rsidRPr="00651C8A" w:rsidRDefault="005A1382" w:rsidP="00F559DD">
            <w:pPr>
              <w:jc w:val="center"/>
              <w:outlineLvl w:val="0"/>
              <w:rPr>
                <w:sz w:val="16"/>
                <w:szCs w:val="16"/>
              </w:rPr>
            </w:pPr>
            <w:r w:rsidRPr="00651C8A">
              <w:rPr>
                <w:sz w:val="16"/>
                <w:szCs w:val="16"/>
              </w:rPr>
              <w:lastRenderedPageBreak/>
              <w:t>44</w:t>
            </w:r>
          </w:p>
        </w:tc>
        <w:tc>
          <w:tcPr>
            <w:tcW w:w="1980" w:type="dxa"/>
          </w:tcPr>
          <w:p w14:paraId="2E692CD2" w14:textId="77777777" w:rsidR="005A1382" w:rsidRPr="00651C8A" w:rsidRDefault="005A1382" w:rsidP="00F559DD">
            <w:pPr>
              <w:jc w:val="center"/>
              <w:rPr>
                <w:sz w:val="16"/>
                <w:szCs w:val="16"/>
              </w:rPr>
            </w:pPr>
            <w:r w:rsidRPr="00651C8A">
              <w:rPr>
                <w:sz w:val="16"/>
                <w:szCs w:val="16"/>
              </w:rPr>
              <w:t>8,458,130</w:t>
            </w:r>
          </w:p>
        </w:tc>
        <w:tc>
          <w:tcPr>
            <w:tcW w:w="1937" w:type="dxa"/>
          </w:tcPr>
          <w:p w14:paraId="13E94118" w14:textId="77777777" w:rsidR="005A1382" w:rsidRPr="00651C8A" w:rsidRDefault="005A1382" w:rsidP="00F559DD">
            <w:pPr>
              <w:jc w:val="center"/>
              <w:rPr>
                <w:sz w:val="16"/>
                <w:szCs w:val="16"/>
              </w:rPr>
            </w:pPr>
            <w:r w:rsidRPr="00651C8A">
              <w:rPr>
                <w:sz w:val="16"/>
                <w:szCs w:val="16"/>
              </w:rPr>
              <w:t>1,268,720</w:t>
            </w:r>
          </w:p>
        </w:tc>
      </w:tr>
      <w:tr w:rsidR="005A1382" w:rsidRPr="00651C8A" w14:paraId="55EC75B9" w14:textId="77777777" w:rsidTr="00F559DD">
        <w:trPr>
          <w:cantSplit/>
          <w:trHeight w:val="20"/>
          <w:jc w:val="center"/>
        </w:trPr>
        <w:tc>
          <w:tcPr>
            <w:tcW w:w="1030" w:type="dxa"/>
          </w:tcPr>
          <w:p w14:paraId="327448CF" w14:textId="77777777" w:rsidR="005A1382" w:rsidRPr="00651C8A" w:rsidRDefault="005A1382" w:rsidP="00F559DD">
            <w:pPr>
              <w:jc w:val="center"/>
              <w:outlineLvl w:val="0"/>
              <w:rPr>
                <w:sz w:val="16"/>
                <w:szCs w:val="16"/>
              </w:rPr>
            </w:pPr>
            <w:r w:rsidRPr="00651C8A">
              <w:rPr>
                <w:sz w:val="16"/>
                <w:szCs w:val="16"/>
              </w:rPr>
              <w:t>46</w:t>
            </w:r>
          </w:p>
        </w:tc>
        <w:tc>
          <w:tcPr>
            <w:tcW w:w="1980" w:type="dxa"/>
          </w:tcPr>
          <w:p w14:paraId="321A070A" w14:textId="77777777" w:rsidR="005A1382" w:rsidRPr="00651C8A" w:rsidRDefault="005A1382" w:rsidP="00F559DD">
            <w:pPr>
              <w:jc w:val="center"/>
              <w:rPr>
                <w:sz w:val="16"/>
                <w:szCs w:val="16"/>
              </w:rPr>
            </w:pPr>
            <w:r w:rsidRPr="00651C8A">
              <w:rPr>
                <w:sz w:val="16"/>
                <w:szCs w:val="16"/>
              </w:rPr>
              <w:t>9,744,660</w:t>
            </w:r>
          </w:p>
        </w:tc>
        <w:tc>
          <w:tcPr>
            <w:tcW w:w="1937" w:type="dxa"/>
          </w:tcPr>
          <w:p w14:paraId="2B8CDC4E" w14:textId="77777777" w:rsidR="005A1382" w:rsidRPr="00651C8A" w:rsidRDefault="005A1382" w:rsidP="00F559DD">
            <w:pPr>
              <w:jc w:val="center"/>
              <w:rPr>
                <w:sz w:val="16"/>
                <w:szCs w:val="16"/>
              </w:rPr>
            </w:pPr>
            <w:r w:rsidRPr="00651C8A">
              <w:rPr>
                <w:sz w:val="16"/>
                <w:szCs w:val="16"/>
              </w:rPr>
              <w:t>1,461,700</w:t>
            </w:r>
          </w:p>
        </w:tc>
      </w:tr>
      <w:tr w:rsidR="005A1382" w:rsidRPr="00651C8A" w14:paraId="564AB817" w14:textId="77777777" w:rsidTr="00F559DD">
        <w:trPr>
          <w:cantSplit/>
          <w:trHeight w:val="20"/>
          <w:jc w:val="center"/>
        </w:trPr>
        <w:tc>
          <w:tcPr>
            <w:tcW w:w="1030" w:type="dxa"/>
          </w:tcPr>
          <w:p w14:paraId="6B6D2ECB" w14:textId="77777777" w:rsidR="005A1382" w:rsidRPr="00651C8A" w:rsidRDefault="005A1382" w:rsidP="00F559DD">
            <w:pPr>
              <w:jc w:val="center"/>
              <w:outlineLvl w:val="0"/>
              <w:rPr>
                <w:sz w:val="16"/>
                <w:szCs w:val="16"/>
              </w:rPr>
            </w:pPr>
            <w:r w:rsidRPr="00651C8A">
              <w:rPr>
                <w:sz w:val="16"/>
                <w:szCs w:val="16"/>
              </w:rPr>
              <w:t>48</w:t>
            </w:r>
          </w:p>
        </w:tc>
        <w:tc>
          <w:tcPr>
            <w:tcW w:w="1980" w:type="dxa"/>
          </w:tcPr>
          <w:p w14:paraId="56A913DC" w14:textId="77777777" w:rsidR="005A1382" w:rsidRPr="00651C8A" w:rsidRDefault="005A1382" w:rsidP="00F559DD">
            <w:pPr>
              <w:jc w:val="center"/>
              <w:rPr>
                <w:sz w:val="16"/>
                <w:szCs w:val="16"/>
              </w:rPr>
            </w:pPr>
            <w:r w:rsidRPr="00651C8A">
              <w:rPr>
                <w:sz w:val="16"/>
                <w:szCs w:val="16"/>
              </w:rPr>
              <w:t>11,339,260</w:t>
            </w:r>
          </w:p>
        </w:tc>
        <w:tc>
          <w:tcPr>
            <w:tcW w:w="1937" w:type="dxa"/>
          </w:tcPr>
          <w:p w14:paraId="2F6BD157" w14:textId="77777777" w:rsidR="005A1382" w:rsidRPr="00651C8A" w:rsidRDefault="005A1382" w:rsidP="00F559DD">
            <w:pPr>
              <w:jc w:val="center"/>
              <w:rPr>
                <w:sz w:val="16"/>
                <w:szCs w:val="16"/>
              </w:rPr>
            </w:pPr>
            <w:r w:rsidRPr="00651C8A">
              <w:rPr>
                <w:sz w:val="16"/>
                <w:szCs w:val="16"/>
              </w:rPr>
              <w:t>1,700,890</w:t>
            </w:r>
          </w:p>
        </w:tc>
      </w:tr>
    </w:tbl>
    <w:p w14:paraId="0B85411F" w14:textId="77777777" w:rsidR="005A1382" w:rsidRDefault="005A1382" w:rsidP="005A1382">
      <w:pPr>
        <w:pStyle w:val="RegDoubleIndent"/>
        <w:rPr>
          <w:sz w:val="16"/>
          <w:szCs w:val="16"/>
        </w:rPr>
      </w:pPr>
    </w:p>
    <w:p w14:paraId="121FF1EB" w14:textId="77777777" w:rsidR="005A1382" w:rsidRDefault="005A1382" w:rsidP="005A1382">
      <w:pPr>
        <w:pStyle w:val="RegDoubleIndent"/>
        <w:rPr>
          <w:sz w:val="16"/>
          <w:szCs w:val="16"/>
        </w:rPr>
      </w:pPr>
      <w:r w:rsidRPr="005951E9">
        <w:rPr>
          <w:sz w:val="16"/>
          <w:szCs w:val="16"/>
        </w:rPr>
        <w:t>NOTE: Excludes river and canal crossings. For river and canal crossings, apply a factor of 2.0 to Cost Per Mile figures in table above.</w:t>
      </w:r>
    </w:p>
    <w:p w14:paraId="6E908BED" w14:textId="77777777" w:rsidR="005A1382" w:rsidRPr="005951E9" w:rsidRDefault="005A1382" w:rsidP="005A1382">
      <w:pPr>
        <w:pStyle w:val="RegDoubleIndent"/>
        <w:rPr>
          <w:sz w:val="16"/>
          <w:szCs w:val="16"/>
          <w:lang w:eastAsia="x-none"/>
        </w:rPr>
      </w:pPr>
    </w:p>
    <w:p w14:paraId="3A54EED8" w14:textId="77777777" w:rsidR="005A1382" w:rsidRDefault="005A1382" w:rsidP="005A1382">
      <w:pPr>
        <w:pStyle w:val="A"/>
      </w:pPr>
      <w:r w:rsidRPr="00651C8A">
        <w:t>B.</w:t>
      </w:r>
      <w:r w:rsidRPr="00651C8A">
        <w:tab/>
        <w:t>Current Costs for Other Pipelines (Offshore)</w:t>
      </w:r>
    </w:p>
    <w:p w14:paraId="675BB619" w14:textId="77777777" w:rsidR="005A1382" w:rsidRPr="00651C8A" w:rsidRDefault="005A1382" w:rsidP="005A1382">
      <w:pPr>
        <w:pStyle w:val="A"/>
      </w:pP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1E0" w:firstRow="1" w:lastRow="1" w:firstColumn="1" w:lastColumn="1" w:noHBand="0" w:noVBand="0"/>
      </w:tblPr>
      <w:tblGrid>
        <w:gridCol w:w="1509"/>
        <w:gridCol w:w="1528"/>
        <w:gridCol w:w="1813"/>
      </w:tblGrid>
      <w:tr w:rsidR="005A1382" w:rsidRPr="00651C8A" w14:paraId="7006E491" w14:textId="77777777" w:rsidTr="00F559DD">
        <w:trPr>
          <w:cantSplit/>
          <w:tblHeader/>
          <w:jc w:val="center"/>
        </w:trPr>
        <w:tc>
          <w:tcPr>
            <w:tcW w:w="4859" w:type="dxa"/>
            <w:gridSpan w:val="3"/>
            <w:shd w:val="clear" w:color="auto" w:fill="BFBFBF"/>
            <w:vAlign w:val="bottom"/>
          </w:tcPr>
          <w:p w14:paraId="4465D0EC" w14:textId="77777777" w:rsidR="005A1382" w:rsidRPr="005951E9" w:rsidRDefault="005A1382" w:rsidP="00F559DD">
            <w:pPr>
              <w:pStyle w:val="Text"/>
              <w:keepNext/>
              <w:jc w:val="center"/>
              <w:rPr>
                <w:b/>
                <w:bCs/>
                <w:sz w:val="16"/>
                <w:szCs w:val="16"/>
              </w:rPr>
            </w:pPr>
            <w:r w:rsidRPr="005951E9">
              <w:rPr>
                <w:b/>
                <w:bCs/>
                <w:sz w:val="16"/>
                <w:szCs w:val="16"/>
              </w:rPr>
              <w:t>Table 1307.B</w:t>
            </w:r>
          </w:p>
          <w:p w14:paraId="110CC089" w14:textId="77777777" w:rsidR="005A1382" w:rsidRPr="005951E9" w:rsidRDefault="005A1382" w:rsidP="00F559DD">
            <w:pPr>
              <w:keepNext/>
              <w:jc w:val="center"/>
              <w:outlineLvl w:val="0"/>
              <w:rPr>
                <w:b/>
                <w:bCs/>
                <w:sz w:val="16"/>
                <w:szCs w:val="16"/>
              </w:rPr>
            </w:pPr>
            <w:r w:rsidRPr="005951E9">
              <w:rPr>
                <w:b/>
                <w:bCs/>
                <w:sz w:val="16"/>
                <w:szCs w:val="16"/>
              </w:rPr>
              <w:t>Current Costs for Other Pipelines</w:t>
            </w:r>
          </w:p>
          <w:p w14:paraId="3142F03B" w14:textId="77777777" w:rsidR="005A1382" w:rsidRPr="005951E9" w:rsidRDefault="005A1382" w:rsidP="00F559DD">
            <w:pPr>
              <w:keepNext/>
              <w:jc w:val="center"/>
              <w:outlineLvl w:val="0"/>
              <w:rPr>
                <w:b/>
                <w:bCs/>
                <w:sz w:val="16"/>
                <w:szCs w:val="16"/>
              </w:rPr>
            </w:pPr>
            <w:r w:rsidRPr="005951E9">
              <w:rPr>
                <w:b/>
                <w:bCs/>
                <w:sz w:val="16"/>
                <w:szCs w:val="16"/>
              </w:rPr>
              <w:t>(Offshore)</w:t>
            </w:r>
          </w:p>
        </w:tc>
      </w:tr>
      <w:tr w:rsidR="005A1382" w:rsidRPr="00651C8A" w14:paraId="36873ADD" w14:textId="77777777" w:rsidTr="00F559DD">
        <w:trPr>
          <w:cantSplit/>
          <w:tblHeader/>
          <w:jc w:val="center"/>
        </w:trPr>
        <w:tc>
          <w:tcPr>
            <w:tcW w:w="1512" w:type="dxa"/>
            <w:shd w:val="clear" w:color="auto" w:fill="BFBFBF"/>
          </w:tcPr>
          <w:p w14:paraId="537B8669" w14:textId="77777777" w:rsidR="005A1382" w:rsidRPr="00651C8A" w:rsidRDefault="005A1382" w:rsidP="00F559DD">
            <w:pPr>
              <w:jc w:val="center"/>
              <w:outlineLvl w:val="0"/>
              <w:rPr>
                <w:sz w:val="16"/>
                <w:szCs w:val="16"/>
              </w:rPr>
            </w:pPr>
            <w:r w:rsidRPr="00651C8A">
              <w:rPr>
                <w:sz w:val="16"/>
                <w:szCs w:val="16"/>
              </w:rPr>
              <w:t>Diameter (inches)</w:t>
            </w:r>
          </w:p>
        </w:tc>
        <w:tc>
          <w:tcPr>
            <w:tcW w:w="1530" w:type="dxa"/>
            <w:shd w:val="clear" w:color="auto" w:fill="BFBFBF"/>
          </w:tcPr>
          <w:p w14:paraId="44E04E2C" w14:textId="77777777" w:rsidR="005A1382" w:rsidRPr="00651C8A" w:rsidRDefault="005A1382" w:rsidP="00F559DD">
            <w:pPr>
              <w:jc w:val="center"/>
              <w:outlineLvl w:val="0"/>
              <w:rPr>
                <w:sz w:val="16"/>
                <w:szCs w:val="16"/>
              </w:rPr>
            </w:pPr>
            <w:r w:rsidRPr="00651C8A">
              <w:rPr>
                <w:sz w:val="16"/>
                <w:szCs w:val="16"/>
              </w:rPr>
              <w:t>Cost per Mile</w:t>
            </w:r>
          </w:p>
        </w:tc>
        <w:tc>
          <w:tcPr>
            <w:tcW w:w="1817" w:type="dxa"/>
            <w:shd w:val="clear" w:color="auto" w:fill="BFBFBF"/>
          </w:tcPr>
          <w:p w14:paraId="6C23DAA1" w14:textId="77777777" w:rsidR="005A1382" w:rsidRPr="00651C8A" w:rsidRDefault="005A1382" w:rsidP="00F559DD">
            <w:pPr>
              <w:jc w:val="center"/>
              <w:outlineLvl w:val="0"/>
              <w:rPr>
                <w:sz w:val="16"/>
                <w:szCs w:val="16"/>
              </w:rPr>
            </w:pPr>
            <w:r w:rsidRPr="00651C8A">
              <w:rPr>
                <w:sz w:val="16"/>
                <w:szCs w:val="16"/>
              </w:rPr>
              <w:t>15% of Cost per Mile</w:t>
            </w:r>
          </w:p>
        </w:tc>
      </w:tr>
      <w:tr w:rsidR="005A1382" w:rsidRPr="00651C8A" w14:paraId="2534D111" w14:textId="77777777" w:rsidTr="00F559DD">
        <w:trPr>
          <w:cantSplit/>
          <w:jc w:val="center"/>
        </w:trPr>
        <w:tc>
          <w:tcPr>
            <w:tcW w:w="1512" w:type="dxa"/>
          </w:tcPr>
          <w:p w14:paraId="7CEA0B2B" w14:textId="77777777" w:rsidR="005A1382" w:rsidRPr="00651C8A" w:rsidRDefault="005A1382" w:rsidP="00F559DD">
            <w:pPr>
              <w:jc w:val="center"/>
              <w:outlineLvl w:val="0"/>
              <w:rPr>
                <w:sz w:val="16"/>
                <w:szCs w:val="16"/>
              </w:rPr>
            </w:pPr>
            <w:r w:rsidRPr="00651C8A">
              <w:rPr>
                <w:sz w:val="16"/>
                <w:szCs w:val="16"/>
              </w:rPr>
              <w:t>2</w:t>
            </w:r>
          </w:p>
        </w:tc>
        <w:tc>
          <w:tcPr>
            <w:tcW w:w="1530" w:type="dxa"/>
          </w:tcPr>
          <w:p w14:paraId="39BB7D7D" w14:textId="77777777" w:rsidR="005A1382" w:rsidRPr="00651C8A" w:rsidRDefault="005A1382" w:rsidP="00F559DD">
            <w:pPr>
              <w:jc w:val="center"/>
              <w:rPr>
                <w:sz w:val="16"/>
                <w:szCs w:val="16"/>
              </w:rPr>
            </w:pPr>
            <w:r w:rsidRPr="00651C8A">
              <w:rPr>
                <w:sz w:val="16"/>
                <w:szCs w:val="16"/>
              </w:rPr>
              <w:t>$ 1,495,270</w:t>
            </w:r>
          </w:p>
        </w:tc>
        <w:tc>
          <w:tcPr>
            <w:tcW w:w="1817" w:type="dxa"/>
          </w:tcPr>
          <w:p w14:paraId="68C9EA77" w14:textId="77777777" w:rsidR="005A1382" w:rsidRPr="00651C8A" w:rsidRDefault="005A1382" w:rsidP="00F559DD">
            <w:pPr>
              <w:jc w:val="center"/>
              <w:rPr>
                <w:sz w:val="16"/>
                <w:szCs w:val="16"/>
              </w:rPr>
            </w:pPr>
            <w:r w:rsidRPr="00651C8A">
              <w:rPr>
                <w:sz w:val="16"/>
                <w:szCs w:val="16"/>
              </w:rPr>
              <w:t>$ 224,290</w:t>
            </w:r>
          </w:p>
        </w:tc>
      </w:tr>
      <w:tr w:rsidR="005A1382" w:rsidRPr="00651C8A" w14:paraId="1D1E56F5" w14:textId="77777777" w:rsidTr="00F559DD">
        <w:trPr>
          <w:cantSplit/>
          <w:jc w:val="center"/>
        </w:trPr>
        <w:tc>
          <w:tcPr>
            <w:tcW w:w="1512" w:type="dxa"/>
          </w:tcPr>
          <w:p w14:paraId="764539FC" w14:textId="77777777" w:rsidR="005A1382" w:rsidRPr="00651C8A" w:rsidRDefault="005A1382" w:rsidP="00F559DD">
            <w:pPr>
              <w:jc w:val="center"/>
              <w:outlineLvl w:val="0"/>
              <w:rPr>
                <w:sz w:val="16"/>
                <w:szCs w:val="16"/>
              </w:rPr>
            </w:pPr>
            <w:r w:rsidRPr="00651C8A">
              <w:rPr>
                <w:sz w:val="16"/>
                <w:szCs w:val="16"/>
              </w:rPr>
              <w:t>4</w:t>
            </w:r>
          </w:p>
        </w:tc>
        <w:tc>
          <w:tcPr>
            <w:tcW w:w="1530" w:type="dxa"/>
          </w:tcPr>
          <w:p w14:paraId="58CE7D52" w14:textId="77777777" w:rsidR="005A1382" w:rsidRPr="00651C8A" w:rsidRDefault="005A1382" w:rsidP="00F559DD">
            <w:pPr>
              <w:jc w:val="center"/>
              <w:rPr>
                <w:sz w:val="16"/>
                <w:szCs w:val="16"/>
              </w:rPr>
            </w:pPr>
            <w:r w:rsidRPr="00651C8A">
              <w:rPr>
                <w:sz w:val="16"/>
                <w:szCs w:val="16"/>
              </w:rPr>
              <w:t>1,501,900</w:t>
            </w:r>
          </w:p>
        </w:tc>
        <w:tc>
          <w:tcPr>
            <w:tcW w:w="1817" w:type="dxa"/>
          </w:tcPr>
          <w:p w14:paraId="04AA8789" w14:textId="77777777" w:rsidR="005A1382" w:rsidRPr="00651C8A" w:rsidRDefault="005A1382" w:rsidP="00F559DD">
            <w:pPr>
              <w:jc w:val="center"/>
              <w:rPr>
                <w:sz w:val="16"/>
                <w:szCs w:val="16"/>
              </w:rPr>
            </w:pPr>
            <w:r w:rsidRPr="00651C8A">
              <w:rPr>
                <w:sz w:val="16"/>
                <w:szCs w:val="16"/>
              </w:rPr>
              <w:t>225,290</w:t>
            </w:r>
          </w:p>
        </w:tc>
      </w:tr>
      <w:tr w:rsidR="005A1382" w:rsidRPr="00651C8A" w14:paraId="29CA9C6B" w14:textId="77777777" w:rsidTr="00F559DD">
        <w:trPr>
          <w:cantSplit/>
          <w:jc w:val="center"/>
        </w:trPr>
        <w:tc>
          <w:tcPr>
            <w:tcW w:w="1512" w:type="dxa"/>
          </w:tcPr>
          <w:p w14:paraId="2FFAB3B8" w14:textId="77777777" w:rsidR="005A1382" w:rsidRPr="00651C8A" w:rsidRDefault="005A1382" w:rsidP="00F559DD">
            <w:pPr>
              <w:jc w:val="center"/>
              <w:outlineLvl w:val="0"/>
              <w:rPr>
                <w:sz w:val="16"/>
                <w:szCs w:val="16"/>
              </w:rPr>
            </w:pPr>
            <w:r w:rsidRPr="00651C8A">
              <w:rPr>
                <w:sz w:val="16"/>
                <w:szCs w:val="16"/>
              </w:rPr>
              <w:t>6</w:t>
            </w:r>
          </w:p>
        </w:tc>
        <w:tc>
          <w:tcPr>
            <w:tcW w:w="1530" w:type="dxa"/>
          </w:tcPr>
          <w:p w14:paraId="3FCD74F5" w14:textId="77777777" w:rsidR="005A1382" w:rsidRPr="00651C8A" w:rsidRDefault="005A1382" w:rsidP="00F559DD">
            <w:pPr>
              <w:jc w:val="center"/>
              <w:rPr>
                <w:sz w:val="16"/>
                <w:szCs w:val="16"/>
              </w:rPr>
            </w:pPr>
            <w:r w:rsidRPr="00651C8A">
              <w:rPr>
                <w:sz w:val="16"/>
                <w:szCs w:val="16"/>
              </w:rPr>
              <w:t>1,509,940</w:t>
            </w:r>
          </w:p>
        </w:tc>
        <w:tc>
          <w:tcPr>
            <w:tcW w:w="1817" w:type="dxa"/>
          </w:tcPr>
          <w:p w14:paraId="480CB00C" w14:textId="77777777" w:rsidR="005A1382" w:rsidRPr="00651C8A" w:rsidRDefault="005A1382" w:rsidP="00F559DD">
            <w:pPr>
              <w:jc w:val="center"/>
              <w:rPr>
                <w:sz w:val="16"/>
                <w:szCs w:val="16"/>
              </w:rPr>
            </w:pPr>
            <w:r w:rsidRPr="00651C8A">
              <w:rPr>
                <w:sz w:val="16"/>
                <w:szCs w:val="16"/>
              </w:rPr>
              <w:t>226,490</w:t>
            </w:r>
          </w:p>
        </w:tc>
      </w:tr>
      <w:tr w:rsidR="005A1382" w:rsidRPr="00651C8A" w14:paraId="0F2D46F7" w14:textId="77777777" w:rsidTr="00F559DD">
        <w:trPr>
          <w:cantSplit/>
          <w:jc w:val="center"/>
        </w:trPr>
        <w:tc>
          <w:tcPr>
            <w:tcW w:w="1512" w:type="dxa"/>
          </w:tcPr>
          <w:p w14:paraId="5CDF8977" w14:textId="77777777" w:rsidR="005A1382" w:rsidRPr="00651C8A" w:rsidRDefault="005A1382" w:rsidP="00F559DD">
            <w:pPr>
              <w:jc w:val="center"/>
              <w:outlineLvl w:val="0"/>
              <w:rPr>
                <w:sz w:val="16"/>
                <w:szCs w:val="16"/>
              </w:rPr>
            </w:pPr>
            <w:r w:rsidRPr="00651C8A">
              <w:rPr>
                <w:sz w:val="16"/>
                <w:szCs w:val="16"/>
              </w:rPr>
              <w:t>8</w:t>
            </w:r>
          </w:p>
        </w:tc>
        <w:tc>
          <w:tcPr>
            <w:tcW w:w="1530" w:type="dxa"/>
          </w:tcPr>
          <w:p w14:paraId="06A976D8" w14:textId="77777777" w:rsidR="005A1382" w:rsidRPr="00651C8A" w:rsidRDefault="005A1382" w:rsidP="00F559DD">
            <w:pPr>
              <w:jc w:val="center"/>
              <w:rPr>
                <w:sz w:val="16"/>
                <w:szCs w:val="16"/>
              </w:rPr>
            </w:pPr>
            <w:r w:rsidRPr="00651C8A">
              <w:rPr>
                <w:sz w:val="16"/>
                <w:szCs w:val="16"/>
              </w:rPr>
              <w:t>1,520,000</w:t>
            </w:r>
          </w:p>
        </w:tc>
        <w:tc>
          <w:tcPr>
            <w:tcW w:w="1817" w:type="dxa"/>
          </w:tcPr>
          <w:p w14:paraId="2E41036D" w14:textId="77777777" w:rsidR="005A1382" w:rsidRPr="00651C8A" w:rsidRDefault="005A1382" w:rsidP="00F559DD">
            <w:pPr>
              <w:jc w:val="center"/>
              <w:rPr>
                <w:sz w:val="16"/>
                <w:szCs w:val="16"/>
              </w:rPr>
            </w:pPr>
            <w:r w:rsidRPr="00651C8A">
              <w:rPr>
                <w:sz w:val="16"/>
                <w:szCs w:val="16"/>
              </w:rPr>
              <w:t>228,000</w:t>
            </w:r>
          </w:p>
        </w:tc>
      </w:tr>
      <w:tr w:rsidR="005A1382" w:rsidRPr="00651C8A" w14:paraId="7007C3CA" w14:textId="77777777" w:rsidTr="00F559DD">
        <w:trPr>
          <w:cantSplit/>
          <w:jc w:val="center"/>
        </w:trPr>
        <w:tc>
          <w:tcPr>
            <w:tcW w:w="1512" w:type="dxa"/>
          </w:tcPr>
          <w:p w14:paraId="57082774" w14:textId="77777777" w:rsidR="005A1382" w:rsidRPr="00651C8A" w:rsidRDefault="005A1382" w:rsidP="00F559DD">
            <w:pPr>
              <w:jc w:val="center"/>
              <w:outlineLvl w:val="0"/>
              <w:rPr>
                <w:sz w:val="16"/>
                <w:szCs w:val="16"/>
              </w:rPr>
            </w:pPr>
            <w:r w:rsidRPr="00651C8A">
              <w:rPr>
                <w:sz w:val="16"/>
                <w:szCs w:val="16"/>
              </w:rPr>
              <w:t>10</w:t>
            </w:r>
          </w:p>
        </w:tc>
        <w:tc>
          <w:tcPr>
            <w:tcW w:w="1530" w:type="dxa"/>
          </w:tcPr>
          <w:p w14:paraId="6EDE700B" w14:textId="77777777" w:rsidR="005A1382" w:rsidRPr="00651C8A" w:rsidRDefault="005A1382" w:rsidP="00F559DD">
            <w:pPr>
              <w:jc w:val="center"/>
              <w:rPr>
                <w:sz w:val="16"/>
                <w:szCs w:val="16"/>
              </w:rPr>
            </w:pPr>
            <w:r w:rsidRPr="00651C8A">
              <w:rPr>
                <w:sz w:val="16"/>
                <w:szCs w:val="16"/>
              </w:rPr>
              <w:t>1,542,890</w:t>
            </w:r>
          </w:p>
        </w:tc>
        <w:tc>
          <w:tcPr>
            <w:tcW w:w="1817" w:type="dxa"/>
          </w:tcPr>
          <w:p w14:paraId="667D4D34" w14:textId="77777777" w:rsidR="005A1382" w:rsidRPr="00651C8A" w:rsidRDefault="005A1382" w:rsidP="00F559DD">
            <w:pPr>
              <w:jc w:val="center"/>
              <w:rPr>
                <w:sz w:val="16"/>
                <w:szCs w:val="16"/>
              </w:rPr>
            </w:pPr>
            <w:r w:rsidRPr="00651C8A">
              <w:rPr>
                <w:sz w:val="16"/>
                <w:szCs w:val="16"/>
              </w:rPr>
              <w:t>231,430</w:t>
            </w:r>
          </w:p>
        </w:tc>
      </w:tr>
      <w:tr w:rsidR="005A1382" w:rsidRPr="00651C8A" w14:paraId="479D6478" w14:textId="77777777" w:rsidTr="00F559DD">
        <w:trPr>
          <w:cantSplit/>
          <w:jc w:val="center"/>
        </w:trPr>
        <w:tc>
          <w:tcPr>
            <w:tcW w:w="1512" w:type="dxa"/>
          </w:tcPr>
          <w:p w14:paraId="74EF1EE8" w14:textId="77777777" w:rsidR="005A1382" w:rsidRPr="00651C8A" w:rsidRDefault="005A1382" w:rsidP="00F559DD">
            <w:pPr>
              <w:jc w:val="center"/>
              <w:outlineLvl w:val="0"/>
              <w:rPr>
                <w:sz w:val="16"/>
                <w:szCs w:val="16"/>
              </w:rPr>
            </w:pPr>
            <w:r w:rsidRPr="00651C8A">
              <w:rPr>
                <w:sz w:val="16"/>
                <w:szCs w:val="16"/>
              </w:rPr>
              <w:t>12</w:t>
            </w:r>
          </w:p>
        </w:tc>
        <w:tc>
          <w:tcPr>
            <w:tcW w:w="1530" w:type="dxa"/>
          </w:tcPr>
          <w:p w14:paraId="1481944F" w14:textId="77777777" w:rsidR="005A1382" w:rsidRPr="00651C8A" w:rsidRDefault="005A1382" w:rsidP="00F559DD">
            <w:pPr>
              <w:jc w:val="center"/>
              <w:rPr>
                <w:sz w:val="16"/>
                <w:szCs w:val="16"/>
              </w:rPr>
            </w:pPr>
            <w:r w:rsidRPr="00651C8A">
              <w:rPr>
                <w:sz w:val="16"/>
                <w:szCs w:val="16"/>
              </w:rPr>
              <w:t>1,578,620</w:t>
            </w:r>
          </w:p>
        </w:tc>
        <w:tc>
          <w:tcPr>
            <w:tcW w:w="1817" w:type="dxa"/>
          </w:tcPr>
          <w:p w14:paraId="4A234F13" w14:textId="77777777" w:rsidR="005A1382" w:rsidRPr="00651C8A" w:rsidRDefault="005A1382" w:rsidP="00F559DD">
            <w:pPr>
              <w:jc w:val="center"/>
              <w:rPr>
                <w:sz w:val="16"/>
                <w:szCs w:val="16"/>
              </w:rPr>
            </w:pPr>
            <w:r w:rsidRPr="00651C8A">
              <w:rPr>
                <w:sz w:val="16"/>
                <w:szCs w:val="16"/>
              </w:rPr>
              <w:t>236,790</w:t>
            </w:r>
          </w:p>
        </w:tc>
      </w:tr>
      <w:tr w:rsidR="005A1382" w:rsidRPr="00651C8A" w14:paraId="61D5838A" w14:textId="77777777" w:rsidTr="00F559DD">
        <w:trPr>
          <w:cantSplit/>
          <w:jc w:val="center"/>
        </w:trPr>
        <w:tc>
          <w:tcPr>
            <w:tcW w:w="1512" w:type="dxa"/>
          </w:tcPr>
          <w:p w14:paraId="7C241DE4" w14:textId="77777777" w:rsidR="005A1382" w:rsidRPr="00651C8A" w:rsidRDefault="005A1382" w:rsidP="00F559DD">
            <w:pPr>
              <w:jc w:val="center"/>
              <w:outlineLvl w:val="0"/>
              <w:rPr>
                <w:sz w:val="16"/>
                <w:szCs w:val="16"/>
              </w:rPr>
            </w:pPr>
            <w:r w:rsidRPr="00651C8A">
              <w:rPr>
                <w:sz w:val="16"/>
                <w:szCs w:val="16"/>
              </w:rPr>
              <w:t>14</w:t>
            </w:r>
          </w:p>
        </w:tc>
        <w:tc>
          <w:tcPr>
            <w:tcW w:w="1530" w:type="dxa"/>
          </w:tcPr>
          <w:p w14:paraId="109BACEA" w14:textId="77777777" w:rsidR="005A1382" w:rsidRPr="00651C8A" w:rsidRDefault="005A1382" w:rsidP="00F559DD">
            <w:pPr>
              <w:jc w:val="center"/>
              <w:rPr>
                <w:sz w:val="16"/>
                <w:szCs w:val="16"/>
              </w:rPr>
            </w:pPr>
            <w:r w:rsidRPr="00651C8A">
              <w:rPr>
                <w:sz w:val="16"/>
                <w:szCs w:val="16"/>
              </w:rPr>
              <w:t>1,627,180</w:t>
            </w:r>
          </w:p>
        </w:tc>
        <w:tc>
          <w:tcPr>
            <w:tcW w:w="1817" w:type="dxa"/>
          </w:tcPr>
          <w:p w14:paraId="3F4554DD" w14:textId="77777777" w:rsidR="005A1382" w:rsidRPr="00651C8A" w:rsidRDefault="005A1382" w:rsidP="00F559DD">
            <w:pPr>
              <w:jc w:val="center"/>
              <w:rPr>
                <w:sz w:val="16"/>
                <w:szCs w:val="16"/>
              </w:rPr>
            </w:pPr>
            <w:r w:rsidRPr="00651C8A">
              <w:rPr>
                <w:sz w:val="16"/>
                <w:szCs w:val="16"/>
              </w:rPr>
              <w:t>244,080</w:t>
            </w:r>
          </w:p>
        </w:tc>
      </w:tr>
      <w:tr w:rsidR="005A1382" w:rsidRPr="00651C8A" w14:paraId="08C2CE5B" w14:textId="77777777" w:rsidTr="00F559DD">
        <w:trPr>
          <w:cantSplit/>
          <w:jc w:val="center"/>
        </w:trPr>
        <w:tc>
          <w:tcPr>
            <w:tcW w:w="1512" w:type="dxa"/>
          </w:tcPr>
          <w:p w14:paraId="57243C7E" w14:textId="77777777" w:rsidR="005A1382" w:rsidRPr="00651C8A" w:rsidRDefault="005A1382" w:rsidP="00F559DD">
            <w:pPr>
              <w:jc w:val="center"/>
              <w:outlineLvl w:val="0"/>
              <w:rPr>
                <w:sz w:val="16"/>
                <w:szCs w:val="16"/>
              </w:rPr>
            </w:pPr>
            <w:r w:rsidRPr="00651C8A">
              <w:rPr>
                <w:sz w:val="16"/>
                <w:szCs w:val="16"/>
              </w:rPr>
              <w:t>16</w:t>
            </w:r>
          </w:p>
        </w:tc>
        <w:tc>
          <w:tcPr>
            <w:tcW w:w="1530" w:type="dxa"/>
          </w:tcPr>
          <w:p w14:paraId="2431952D" w14:textId="77777777" w:rsidR="005A1382" w:rsidRPr="00651C8A" w:rsidRDefault="005A1382" w:rsidP="00F559DD">
            <w:pPr>
              <w:jc w:val="center"/>
              <w:rPr>
                <w:sz w:val="16"/>
                <w:szCs w:val="16"/>
              </w:rPr>
            </w:pPr>
            <w:r w:rsidRPr="00651C8A">
              <w:rPr>
                <w:sz w:val="16"/>
                <w:szCs w:val="16"/>
              </w:rPr>
              <w:t>1,688,580</w:t>
            </w:r>
          </w:p>
        </w:tc>
        <w:tc>
          <w:tcPr>
            <w:tcW w:w="1817" w:type="dxa"/>
          </w:tcPr>
          <w:p w14:paraId="1D34AC4D" w14:textId="77777777" w:rsidR="005A1382" w:rsidRPr="00651C8A" w:rsidRDefault="005A1382" w:rsidP="00F559DD">
            <w:pPr>
              <w:jc w:val="center"/>
              <w:rPr>
                <w:sz w:val="16"/>
                <w:szCs w:val="16"/>
              </w:rPr>
            </w:pPr>
            <w:r w:rsidRPr="00651C8A">
              <w:rPr>
                <w:sz w:val="16"/>
                <w:szCs w:val="16"/>
              </w:rPr>
              <w:t>253,290</w:t>
            </w:r>
          </w:p>
        </w:tc>
      </w:tr>
      <w:tr w:rsidR="005A1382" w:rsidRPr="00651C8A" w14:paraId="0915B28A" w14:textId="77777777" w:rsidTr="00F559DD">
        <w:trPr>
          <w:cantSplit/>
          <w:jc w:val="center"/>
        </w:trPr>
        <w:tc>
          <w:tcPr>
            <w:tcW w:w="1512" w:type="dxa"/>
          </w:tcPr>
          <w:p w14:paraId="34733E5E" w14:textId="77777777" w:rsidR="005A1382" w:rsidRPr="00651C8A" w:rsidRDefault="005A1382" w:rsidP="00F559DD">
            <w:pPr>
              <w:jc w:val="center"/>
              <w:outlineLvl w:val="0"/>
              <w:rPr>
                <w:sz w:val="16"/>
                <w:szCs w:val="16"/>
              </w:rPr>
            </w:pPr>
            <w:r w:rsidRPr="00651C8A">
              <w:rPr>
                <w:sz w:val="16"/>
                <w:szCs w:val="16"/>
              </w:rPr>
              <w:t>18</w:t>
            </w:r>
          </w:p>
        </w:tc>
        <w:tc>
          <w:tcPr>
            <w:tcW w:w="1530" w:type="dxa"/>
          </w:tcPr>
          <w:p w14:paraId="442C76A9" w14:textId="77777777" w:rsidR="005A1382" w:rsidRPr="00651C8A" w:rsidRDefault="005A1382" w:rsidP="00F559DD">
            <w:pPr>
              <w:jc w:val="center"/>
              <w:rPr>
                <w:sz w:val="16"/>
                <w:szCs w:val="16"/>
              </w:rPr>
            </w:pPr>
            <w:r w:rsidRPr="00651C8A">
              <w:rPr>
                <w:sz w:val="16"/>
                <w:szCs w:val="16"/>
              </w:rPr>
              <w:t>1,762,810</w:t>
            </w:r>
          </w:p>
        </w:tc>
        <w:tc>
          <w:tcPr>
            <w:tcW w:w="1817" w:type="dxa"/>
          </w:tcPr>
          <w:p w14:paraId="78D11B6A" w14:textId="77777777" w:rsidR="005A1382" w:rsidRPr="00651C8A" w:rsidRDefault="005A1382" w:rsidP="00F559DD">
            <w:pPr>
              <w:jc w:val="center"/>
              <w:rPr>
                <w:sz w:val="16"/>
                <w:szCs w:val="16"/>
              </w:rPr>
            </w:pPr>
            <w:r w:rsidRPr="00651C8A">
              <w:rPr>
                <w:sz w:val="16"/>
                <w:szCs w:val="16"/>
              </w:rPr>
              <w:t>264,420</w:t>
            </w:r>
          </w:p>
        </w:tc>
      </w:tr>
      <w:tr w:rsidR="005A1382" w:rsidRPr="00651C8A" w14:paraId="36CC7FC0" w14:textId="77777777" w:rsidTr="00F559DD">
        <w:trPr>
          <w:cantSplit/>
          <w:jc w:val="center"/>
        </w:trPr>
        <w:tc>
          <w:tcPr>
            <w:tcW w:w="1512" w:type="dxa"/>
          </w:tcPr>
          <w:p w14:paraId="206F0385" w14:textId="77777777" w:rsidR="005A1382" w:rsidRPr="00651C8A" w:rsidRDefault="005A1382" w:rsidP="00F559DD">
            <w:pPr>
              <w:jc w:val="center"/>
              <w:outlineLvl w:val="0"/>
              <w:rPr>
                <w:sz w:val="16"/>
                <w:szCs w:val="16"/>
              </w:rPr>
            </w:pPr>
            <w:r w:rsidRPr="00651C8A">
              <w:rPr>
                <w:sz w:val="16"/>
                <w:szCs w:val="16"/>
              </w:rPr>
              <w:t>20</w:t>
            </w:r>
          </w:p>
        </w:tc>
        <w:tc>
          <w:tcPr>
            <w:tcW w:w="1530" w:type="dxa"/>
          </w:tcPr>
          <w:p w14:paraId="5DE6BF4F" w14:textId="77777777" w:rsidR="005A1382" w:rsidRPr="00651C8A" w:rsidRDefault="005A1382" w:rsidP="00F559DD">
            <w:pPr>
              <w:jc w:val="center"/>
              <w:rPr>
                <w:sz w:val="16"/>
                <w:szCs w:val="16"/>
              </w:rPr>
            </w:pPr>
            <w:r w:rsidRPr="00651C8A">
              <w:rPr>
                <w:sz w:val="16"/>
                <w:szCs w:val="16"/>
              </w:rPr>
              <w:t>1,849,880</w:t>
            </w:r>
          </w:p>
        </w:tc>
        <w:tc>
          <w:tcPr>
            <w:tcW w:w="1817" w:type="dxa"/>
          </w:tcPr>
          <w:p w14:paraId="78462A2A" w14:textId="77777777" w:rsidR="005A1382" w:rsidRPr="00651C8A" w:rsidRDefault="005A1382" w:rsidP="00F559DD">
            <w:pPr>
              <w:jc w:val="center"/>
              <w:rPr>
                <w:sz w:val="16"/>
                <w:szCs w:val="16"/>
              </w:rPr>
            </w:pPr>
            <w:r w:rsidRPr="00651C8A">
              <w:rPr>
                <w:sz w:val="16"/>
                <w:szCs w:val="16"/>
              </w:rPr>
              <w:t>277,480</w:t>
            </w:r>
          </w:p>
        </w:tc>
      </w:tr>
      <w:tr w:rsidR="005A1382" w:rsidRPr="00651C8A" w14:paraId="67045181" w14:textId="77777777" w:rsidTr="00F559DD">
        <w:trPr>
          <w:cantSplit/>
          <w:jc w:val="center"/>
        </w:trPr>
        <w:tc>
          <w:tcPr>
            <w:tcW w:w="1512" w:type="dxa"/>
          </w:tcPr>
          <w:p w14:paraId="5E4DB134" w14:textId="77777777" w:rsidR="005A1382" w:rsidRPr="00651C8A" w:rsidRDefault="005A1382" w:rsidP="00F559DD">
            <w:pPr>
              <w:jc w:val="center"/>
              <w:outlineLvl w:val="0"/>
              <w:rPr>
                <w:sz w:val="16"/>
                <w:szCs w:val="16"/>
              </w:rPr>
            </w:pPr>
            <w:r w:rsidRPr="00651C8A">
              <w:rPr>
                <w:sz w:val="16"/>
                <w:szCs w:val="16"/>
              </w:rPr>
              <w:t>22</w:t>
            </w:r>
          </w:p>
        </w:tc>
        <w:tc>
          <w:tcPr>
            <w:tcW w:w="1530" w:type="dxa"/>
          </w:tcPr>
          <w:p w14:paraId="65940A87" w14:textId="77777777" w:rsidR="005A1382" w:rsidRPr="00651C8A" w:rsidRDefault="005A1382" w:rsidP="00F559DD">
            <w:pPr>
              <w:jc w:val="center"/>
              <w:rPr>
                <w:sz w:val="16"/>
                <w:szCs w:val="16"/>
              </w:rPr>
            </w:pPr>
            <w:r w:rsidRPr="00651C8A">
              <w:rPr>
                <w:sz w:val="16"/>
                <w:szCs w:val="16"/>
              </w:rPr>
              <w:t>1,949,780</w:t>
            </w:r>
          </w:p>
        </w:tc>
        <w:tc>
          <w:tcPr>
            <w:tcW w:w="1817" w:type="dxa"/>
          </w:tcPr>
          <w:p w14:paraId="7B64D9CC" w14:textId="77777777" w:rsidR="005A1382" w:rsidRPr="00651C8A" w:rsidRDefault="005A1382" w:rsidP="00F559DD">
            <w:pPr>
              <w:jc w:val="center"/>
              <w:rPr>
                <w:sz w:val="16"/>
                <w:szCs w:val="16"/>
              </w:rPr>
            </w:pPr>
            <w:r w:rsidRPr="00651C8A">
              <w:rPr>
                <w:sz w:val="16"/>
                <w:szCs w:val="16"/>
              </w:rPr>
              <w:t>292,470</w:t>
            </w:r>
          </w:p>
        </w:tc>
      </w:tr>
      <w:tr w:rsidR="005A1382" w:rsidRPr="00651C8A" w14:paraId="09A906A3" w14:textId="77777777" w:rsidTr="00F559DD">
        <w:trPr>
          <w:cantSplit/>
          <w:jc w:val="center"/>
        </w:trPr>
        <w:tc>
          <w:tcPr>
            <w:tcW w:w="1512" w:type="dxa"/>
          </w:tcPr>
          <w:p w14:paraId="2BB7BF5F" w14:textId="77777777" w:rsidR="005A1382" w:rsidRPr="00651C8A" w:rsidRDefault="005A1382" w:rsidP="00F559DD">
            <w:pPr>
              <w:jc w:val="center"/>
              <w:outlineLvl w:val="0"/>
              <w:rPr>
                <w:sz w:val="16"/>
                <w:szCs w:val="16"/>
              </w:rPr>
            </w:pPr>
            <w:r w:rsidRPr="00651C8A">
              <w:rPr>
                <w:sz w:val="16"/>
                <w:szCs w:val="16"/>
              </w:rPr>
              <w:t>24</w:t>
            </w:r>
          </w:p>
        </w:tc>
        <w:tc>
          <w:tcPr>
            <w:tcW w:w="1530" w:type="dxa"/>
          </w:tcPr>
          <w:p w14:paraId="43355C81" w14:textId="77777777" w:rsidR="005A1382" w:rsidRPr="00651C8A" w:rsidRDefault="005A1382" w:rsidP="00F559DD">
            <w:pPr>
              <w:jc w:val="center"/>
              <w:rPr>
                <w:sz w:val="16"/>
                <w:szCs w:val="16"/>
              </w:rPr>
            </w:pPr>
            <w:r w:rsidRPr="00651C8A">
              <w:rPr>
                <w:sz w:val="16"/>
                <w:szCs w:val="16"/>
              </w:rPr>
              <w:t>2,062,520</w:t>
            </w:r>
          </w:p>
        </w:tc>
        <w:tc>
          <w:tcPr>
            <w:tcW w:w="1817" w:type="dxa"/>
          </w:tcPr>
          <w:p w14:paraId="712A9528" w14:textId="77777777" w:rsidR="005A1382" w:rsidRPr="00651C8A" w:rsidRDefault="005A1382" w:rsidP="00F559DD">
            <w:pPr>
              <w:jc w:val="center"/>
              <w:rPr>
                <w:sz w:val="16"/>
                <w:szCs w:val="16"/>
              </w:rPr>
            </w:pPr>
            <w:r w:rsidRPr="00651C8A">
              <w:rPr>
                <w:sz w:val="16"/>
                <w:szCs w:val="16"/>
              </w:rPr>
              <w:t>309,380</w:t>
            </w:r>
          </w:p>
        </w:tc>
      </w:tr>
      <w:tr w:rsidR="005A1382" w:rsidRPr="00651C8A" w14:paraId="58320691" w14:textId="77777777" w:rsidTr="00F559DD">
        <w:trPr>
          <w:cantSplit/>
          <w:jc w:val="center"/>
        </w:trPr>
        <w:tc>
          <w:tcPr>
            <w:tcW w:w="1512" w:type="dxa"/>
          </w:tcPr>
          <w:p w14:paraId="34704C4B" w14:textId="77777777" w:rsidR="005A1382" w:rsidRPr="00651C8A" w:rsidRDefault="005A1382" w:rsidP="00F559DD">
            <w:pPr>
              <w:jc w:val="center"/>
              <w:outlineLvl w:val="0"/>
              <w:rPr>
                <w:sz w:val="16"/>
                <w:szCs w:val="16"/>
              </w:rPr>
            </w:pPr>
            <w:r w:rsidRPr="00651C8A">
              <w:rPr>
                <w:sz w:val="16"/>
                <w:szCs w:val="16"/>
              </w:rPr>
              <w:t>26</w:t>
            </w:r>
          </w:p>
        </w:tc>
        <w:tc>
          <w:tcPr>
            <w:tcW w:w="1530" w:type="dxa"/>
          </w:tcPr>
          <w:p w14:paraId="532BB21C" w14:textId="77777777" w:rsidR="005A1382" w:rsidRPr="00651C8A" w:rsidRDefault="005A1382" w:rsidP="00F559DD">
            <w:pPr>
              <w:jc w:val="center"/>
              <w:rPr>
                <w:sz w:val="16"/>
                <w:szCs w:val="16"/>
              </w:rPr>
            </w:pPr>
            <w:r w:rsidRPr="00651C8A">
              <w:rPr>
                <w:sz w:val="16"/>
                <w:szCs w:val="16"/>
              </w:rPr>
              <w:t>2,188,100</w:t>
            </w:r>
          </w:p>
        </w:tc>
        <w:tc>
          <w:tcPr>
            <w:tcW w:w="1817" w:type="dxa"/>
          </w:tcPr>
          <w:p w14:paraId="4E5CC658" w14:textId="77777777" w:rsidR="005A1382" w:rsidRPr="00651C8A" w:rsidRDefault="005A1382" w:rsidP="00F559DD">
            <w:pPr>
              <w:jc w:val="center"/>
              <w:rPr>
                <w:sz w:val="16"/>
                <w:szCs w:val="16"/>
              </w:rPr>
            </w:pPr>
            <w:r w:rsidRPr="00651C8A">
              <w:rPr>
                <w:sz w:val="16"/>
                <w:szCs w:val="16"/>
              </w:rPr>
              <w:t>328,220</w:t>
            </w:r>
          </w:p>
        </w:tc>
      </w:tr>
      <w:tr w:rsidR="005A1382" w:rsidRPr="00651C8A" w14:paraId="1EF9A363" w14:textId="77777777" w:rsidTr="00F559DD">
        <w:trPr>
          <w:cantSplit/>
          <w:jc w:val="center"/>
        </w:trPr>
        <w:tc>
          <w:tcPr>
            <w:tcW w:w="1512" w:type="dxa"/>
          </w:tcPr>
          <w:p w14:paraId="1232D866" w14:textId="77777777" w:rsidR="005A1382" w:rsidRPr="00651C8A" w:rsidRDefault="005A1382" w:rsidP="00F559DD">
            <w:pPr>
              <w:keepNext/>
              <w:jc w:val="center"/>
              <w:outlineLvl w:val="0"/>
              <w:rPr>
                <w:sz w:val="16"/>
                <w:szCs w:val="16"/>
              </w:rPr>
            </w:pPr>
            <w:r w:rsidRPr="00651C8A">
              <w:rPr>
                <w:sz w:val="16"/>
                <w:szCs w:val="16"/>
              </w:rPr>
              <w:t>28</w:t>
            </w:r>
          </w:p>
        </w:tc>
        <w:tc>
          <w:tcPr>
            <w:tcW w:w="1530" w:type="dxa"/>
          </w:tcPr>
          <w:p w14:paraId="43A46DDD" w14:textId="77777777" w:rsidR="005A1382" w:rsidRPr="00651C8A" w:rsidRDefault="005A1382" w:rsidP="00F559DD">
            <w:pPr>
              <w:keepNext/>
              <w:jc w:val="center"/>
              <w:rPr>
                <w:sz w:val="16"/>
                <w:szCs w:val="16"/>
              </w:rPr>
            </w:pPr>
            <w:r w:rsidRPr="00651C8A">
              <w:rPr>
                <w:sz w:val="16"/>
                <w:szCs w:val="16"/>
              </w:rPr>
              <w:t>2,326,510</w:t>
            </w:r>
          </w:p>
        </w:tc>
        <w:tc>
          <w:tcPr>
            <w:tcW w:w="1817" w:type="dxa"/>
          </w:tcPr>
          <w:p w14:paraId="16178297" w14:textId="77777777" w:rsidR="005A1382" w:rsidRPr="00651C8A" w:rsidRDefault="005A1382" w:rsidP="00F559DD">
            <w:pPr>
              <w:keepNext/>
              <w:jc w:val="center"/>
              <w:rPr>
                <w:sz w:val="16"/>
                <w:szCs w:val="16"/>
              </w:rPr>
            </w:pPr>
            <w:r w:rsidRPr="00651C8A">
              <w:rPr>
                <w:sz w:val="16"/>
                <w:szCs w:val="16"/>
              </w:rPr>
              <w:t>348,980</w:t>
            </w:r>
          </w:p>
        </w:tc>
      </w:tr>
      <w:tr w:rsidR="005A1382" w:rsidRPr="00651C8A" w14:paraId="06021BC9" w14:textId="77777777" w:rsidTr="00F559DD">
        <w:trPr>
          <w:cantSplit/>
          <w:jc w:val="center"/>
        </w:trPr>
        <w:tc>
          <w:tcPr>
            <w:tcW w:w="1512" w:type="dxa"/>
          </w:tcPr>
          <w:p w14:paraId="69FDE035" w14:textId="77777777" w:rsidR="005A1382" w:rsidRPr="00651C8A" w:rsidRDefault="005A1382" w:rsidP="00F559DD">
            <w:pPr>
              <w:keepNext/>
              <w:jc w:val="center"/>
              <w:outlineLvl w:val="0"/>
              <w:rPr>
                <w:sz w:val="16"/>
                <w:szCs w:val="16"/>
              </w:rPr>
            </w:pPr>
            <w:r w:rsidRPr="00651C8A">
              <w:rPr>
                <w:sz w:val="16"/>
                <w:szCs w:val="16"/>
              </w:rPr>
              <w:t>30</w:t>
            </w:r>
          </w:p>
        </w:tc>
        <w:tc>
          <w:tcPr>
            <w:tcW w:w="1530" w:type="dxa"/>
          </w:tcPr>
          <w:p w14:paraId="4B8F49E3" w14:textId="77777777" w:rsidR="005A1382" w:rsidRPr="00651C8A" w:rsidRDefault="005A1382" w:rsidP="00F559DD">
            <w:pPr>
              <w:keepNext/>
              <w:jc w:val="center"/>
              <w:rPr>
                <w:sz w:val="16"/>
                <w:szCs w:val="16"/>
              </w:rPr>
            </w:pPr>
            <w:r w:rsidRPr="00651C8A">
              <w:rPr>
                <w:sz w:val="16"/>
                <w:szCs w:val="16"/>
              </w:rPr>
              <w:t>2,477,760</w:t>
            </w:r>
          </w:p>
        </w:tc>
        <w:tc>
          <w:tcPr>
            <w:tcW w:w="1817" w:type="dxa"/>
          </w:tcPr>
          <w:p w14:paraId="5312743D" w14:textId="77777777" w:rsidR="005A1382" w:rsidRPr="00651C8A" w:rsidRDefault="005A1382" w:rsidP="00F559DD">
            <w:pPr>
              <w:keepNext/>
              <w:jc w:val="center"/>
              <w:rPr>
                <w:sz w:val="16"/>
                <w:szCs w:val="16"/>
              </w:rPr>
            </w:pPr>
            <w:r w:rsidRPr="00651C8A">
              <w:rPr>
                <w:sz w:val="16"/>
                <w:szCs w:val="16"/>
              </w:rPr>
              <w:t>371,660</w:t>
            </w:r>
          </w:p>
        </w:tc>
      </w:tr>
      <w:tr w:rsidR="005A1382" w:rsidRPr="00651C8A" w14:paraId="7D9A3D11" w14:textId="77777777" w:rsidTr="00F559DD">
        <w:trPr>
          <w:cantSplit/>
          <w:jc w:val="center"/>
        </w:trPr>
        <w:tc>
          <w:tcPr>
            <w:tcW w:w="1512" w:type="dxa"/>
          </w:tcPr>
          <w:p w14:paraId="19F09669" w14:textId="77777777" w:rsidR="005A1382" w:rsidRPr="00651C8A" w:rsidRDefault="005A1382" w:rsidP="00F559DD">
            <w:pPr>
              <w:keepNext/>
              <w:jc w:val="center"/>
              <w:outlineLvl w:val="0"/>
              <w:rPr>
                <w:sz w:val="16"/>
                <w:szCs w:val="16"/>
              </w:rPr>
            </w:pPr>
            <w:r w:rsidRPr="00651C8A">
              <w:rPr>
                <w:sz w:val="16"/>
                <w:szCs w:val="16"/>
              </w:rPr>
              <w:t>32</w:t>
            </w:r>
          </w:p>
        </w:tc>
        <w:tc>
          <w:tcPr>
            <w:tcW w:w="1530" w:type="dxa"/>
          </w:tcPr>
          <w:p w14:paraId="3DC6E9F3" w14:textId="77777777" w:rsidR="005A1382" w:rsidRPr="00651C8A" w:rsidRDefault="005A1382" w:rsidP="00F559DD">
            <w:pPr>
              <w:keepNext/>
              <w:jc w:val="center"/>
              <w:rPr>
                <w:sz w:val="16"/>
                <w:szCs w:val="16"/>
              </w:rPr>
            </w:pPr>
            <w:r w:rsidRPr="00651C8A">
              <w:rPr>
                <w:sz w:val="16"/>
                <w:szCs w:val="16"/>
              </w:rPr>
              <w:t>2,641,840</w:t>
            </w:r>
          </w:p>
        </w:tc>
        <w:tc>
          <w:tcPr>
            <w:tcW w:w="1817" w:type="dxa"/>
          </w:tcPr>
          <w:p w14:paraId="1309E4C6" w14:textId="77777777" w:rsidR="005A1382" w:rsidRPr="00651C8A" w:rsidRDefault="005A1382" w:rsidP="00F559DD">
            <w:pPr>
              <w:keepNext/>
              <w:jc w:val="center"/>
              <w:rPr>
                <w:sz w:val="16"/>
                <w:szCs w:val="16"/>
              </w:rPr>
            </w:pPr>
            <w:r w:rsidRPr="00651C8A">
              <w:rPr>
                <w:sz w:val="16"/>
                <w:szCs w:val="16"/>
              </w:rPr>
              <w:t>396,280</w:t>
            </w:r>
          </w:p>
        </w:tc>
      </w:tr>
      <w:tr w:rsidR="005A1382" w:rsidRPr="00651C8A" w14:paraId="5C3A0F18" w14:textId="77777777" w:rsidTr="00F559DD">
        <w:trPr>
          <w:cantSplit/>
          <w:jc w:val="center"/>
        </w:trPr>
        <w:tc>
          <w:tcPr>
            <w:tcW w:w="1512" w:type="dxa"/>
          </w:tcPr>
          <w:p w14:paraId="2125BDC6" w14:textId="77777777" w:rsidR="005A1382" w:rsidRPr="00651C8A" w:rsidRDefault="005A1382" w:rsidP="00F559DD">
            <w:pPr>
              <w:keepNext/>
              <w:jc w:val="center"/>
              <w:outlineLvl w:val="0"/>
              <w:rPr>
                <w:sz w:val="16"/>
                <w:szCs w:val="16"/>
              </w:rPr>
            </w:pPr>
            <w:r w:rsidRPr="00651C8A">
              <w:rPr>
                <w:sz w:val="16"/>
                <w:szCs w:val="16"/>
              </w:rPr>
              <w:t>34</w:t>
            </w:r>
          </w:p>
        </w:tc>
        <w:tc>
          <w:tcPr>
            <w:tcW w:w="1530" w:type="dxa"/>
          </w:tcPr>
          <w:p w14:paraId="3FEE0D80" w14:textId="77777777" w:rsidR="005A1382" w:rsidRPr="00651C8A" w:rsidRDefault="005A1382" w:rsidP="00F559DD">
            <w:pPr>
              <w:keepNext/>
              <w:jc w:val="center"/>
              <w:rPr>
                <w:sz w:val="16"/>
                <w:szCs w:val="16"/>
              </w:rPr>
            </w:pPr>
            <w:r w:rsidRPr="00651C8A">
              <w:rPr>
                <w:sz w:val="16"/>
                <w:szCs w:val="16"/>
              </w:rPr>
              <w:t>2,818,760</w:t>
            </w:r>
          </w:p>
        </w:tc>
        <w:tc>
          <w:tcPr>
            <w:tcW w:w="1817" w:type="dxa"/>
          </w:tcPr>
          <w:p w14:paraId="2A88C6A9" w14:textId="77777777" w:rsidR="005A1382" w:rsidRPr="00651C8A" w:rsidRDefault="005A1382" w:rsidP="00F559DD">
            <w:pPr>
              <w:keepNext/>
              <w:jc w:val="center"/>
              <w:rPr>
                <w:sz w:val="16"/>
                <w:szCs w:val="16"/>
              </w:rPr>
            </w:pPr>
            <w:r w:rsidRPr="00651C8A">
              <w:rPr>
                <w:sz w:val="16"/>
                <w:szCs w:val="16"/>
              </w:rPr>
              <w:t>422,810</w:t>
            </w:r>
          </w:p>
        </w:tc>
      </w:tr>
      <w:tr w:rsidR="005A1382" w:rsidRPr="00651C8A" w14:paraId="407164E8" w14:textId="77777777" w:rsidTr="00F559DD">
        <w:trPr>
          <w:cantSplit/>
          <w:jc w:val="center"/>
        </w:trPr>
        <w:tc>
          <w:tcPr>
            <w:tcW w:w="1512" w:type="dxa"/>
          </w:tcPr>
          <w:p w14:paraId="3A61F36C" w14:textId="77777777" w:rsidR="005A1382" w:rsidRPr="00651C8A" w:rsidRDefault="005A1382" w:rsidP="00F559DD">
            <w:pPr>
              <w:keepNext/>
              <w:jc w:val="center"/>
              <w:outlineLvl w:val="0"/>
              <w:rPr>
                <w:sz w:val="16"/>
                <w:szCs w:val="16"/>
              </w:rPr>
            </w:pPr>
            <w:r w:rsidRPr="00651C8A">
              <w:rPr>
                <w:sz w:val="16"/>
                <w:szCs w:val="16"/>
              </w:rPr>
              <w:t>36</w:t>
            </w:r>
          </w:p>
        </w:tc>
        <w:tc>
          <w:tcPr>
            <w:tcW w:w="1530" w:type="dxa"/>
          </w:tcPr>
          <w:p w14:paraId="5AC438B2" w14:textId="77777777" w:rsidR="005A1382" w:rsidRPr="00651C8A" w:rsidRDefault="005A1382" w:rsidP="00F559DD">
            <w:pPr>
              <w:keepNext/>
              <w:jc w:val="center"/>
              <w:rPr>
                <w:sz w:val="16"/>
                <w:szCs w:val="16"/>
              </w:rPr>
            </w:pPr>
            <w:r w:rsidRPr="00651C8A">
              <w:rPr>
                <w:sz w:val="16"/>
                <w:szCs w:val="16"/>
              </w:rPr>
              <w:t>3,008,510</w:t>
            </w:r>
          </w:p>
        </w:tc>
        <w:tc>
          <w:tcPr>
            <w:tcW w:w="1817" w:type="dxa"/>
          </w:tcPr>
          <w:p w14:paraId="34BFE2ED" w14:textId="77777777" w:rsidR="005A1382" w:rsidRPr="00651C8A" w:rsidRDefault="005A1382" w:rsidP="00F559DD">
            <w:pPr>
              <w:keepNext/>
              <w:jc w:val="center"/>
              <w:rPr>
                <w:sz w:val="16"/>
                <w:szCs w:val="16"/>
              </w:rPr>
            </w:pPr>
            <w:r w:rsidRPr="00651C8A">
              <w:rPr>
                <w:sz w:val="16"/>
                <w:szCs w:val="16"/>
              </w:rPr>
              <w:t>451,280</w:t>
            </w:r>
          </w:p>
        </w:tc>
      </w:tr>
      <w:tr w:rsidR="005A1382" w:rsidRPr="00651C8A" w14:paraId="46A31A0F" w14:textId="77777777" w:rsidTr="00F559DD">
        <w:trPr>
          <w:cantSplit/>
          <w:jc w:val="center"/>
        </w:trPr>
        <w:tc>
          <w:tcPr>
            <w:tcW w:w="1512" w:type="dxa"/>
          </w:tcPr>
          <w:p w14:paraId="5938E4B5" w14:textId="77777777" w:rsidR="005A1382" w:rsidRPr="00651C8A" w:rsidRDefault="005A1382" w:rsidP="00F559DD">
            <w:pPr>
              <w:keepNext/>
              <w:jc w:val="center"/>
              <w:outlineLvl w:val="0"/>
              <w:rPr>
                <w:sz w:val="16"/>
                <w:szCs w:val="16"/>
              </w:rPr>
            </w:pPr>
            <w:r w:rsidRPr="00651C8A">
              <w:rPr>
                <w:sz w:val="16"/>
                <w:szCs w:val="16"/>
              </w:rPr>
              <w:t>38</w:t>
            </w:r>
          </w:p>
        </w:tc>
        <w:tc>
          <w:tcPr>
            <w:tcW w:w="1530" w:type="dxa"/>
          </w:tcPr>
          <w:p w14:paraId="76AAD814" w14:textId="77777777" w:rsidR="005A1382" w:rsidRPr="00651C8A" w:rsidRDefault="005A1382" w:rsidP="00F559DD">
            <w:pPr>
              <w:keepNext/>
              <w:jc w:val="center"/>
              <w:rPr>
                <w:sz w:val="16"/>
                <w:szCs w:val="16"/>
              </w:rPr>
            </w:pPr>
            <w:r w:rsidRPr="00651C8A">
              <w:rPr>
                <w:sz w:val="16"/>
                <w:szCs w:val="16"/>
              </w:rPr>
              <w:t>3,211,100</w:t>
            </w:r>
          </w:p>
        </w:tc>
        <w:tc>
          <w:tcPr>
            <w:tcW w:w="1817" w:type="dxa"/>
          </w:tcPr>
          <w:p w14:paraId="13307FCA" w14:textId="77777777" w:rsidR="005A1382" w:rsidRPr="00651C8A" w:rsidRDefault="005A1382" w:rsidP="00F559DD">
            <w:pPr>
              <w:keepNext/>
              <w:jc w:val="center"/>
              <w:rPr>
                <w:sz w:val="16"/>
                <w:szCs w:val="16"/>
              </w:rPr>
            </w:pPr>
            <w:r w:rsidRPr="00651C8A">
              <w:rPr>
                <w:sz w:val="16"/>
                <w:szCs w:val="16"/>
              </w:rPr>
              <w:t>481,670</w:t>
            </w:r>
          </w:p>
        </w:tc>
      </w:tr>
      <w:tr w:rsidR="005A1382" w:rsidRPr="00651C8A" w14:paraId="56224065" w14:textId="77777777" w:rsidTr="00F559DD">
        <w:trPr>
          <w:cantSplit/>
          <w:jc w:val="center"/>
        </w:trPr>
        <w:tc>
          <w:tcPr>
            <w:tcW w:w="1512" w:type="dxa"/>
          </w:tcPr>
          <w:p w14:paraId="7A2B9BB2" w14:textId="77777777" w:rsidR="005A1382" w:rsidRPr="00651C8A" w:rsidRDefault="005A1382" w:rsidP="00F559DD">
            <w:pPr>
              <w:keepNext/>
              <w:jc w:val="center"/>
              <w:outlineLvl w:val="0"/>
              <w:rPr>
                <w:sz w:val="16"/>
                <w:szCs w:val="16"/>
              </w:rPr>
            </w:pPr>
            <w:r w:rsidRPr="00651C8A">
              <w:rPr>
                <w:sz w:val="16"/>
                <w:szCs w:val="16"/>
              </w:rPr>
              <w:t>40</w:t>
            </w:r>
          </w:p>
        </w:tc>
        <w:tc>
          <w:tcPr>
            <w:tcW w:w="1530" w:type="dxa"/>
          </w:tcPr>
          <w:p w14:paraId="7600EB3B" w14:textId="77777777" w:rsidR="005A1382" w:rsidRPr="00651C8A" w:rsidRDefault="005A1382" w:rsidP="00F559DD">
            <w:pPr>
              <w:keepNext/>
              <w:jc w:val="center"/>
              <w:rPr>
                <w:sz w:val="16"/>
                <w:szCs w:val="16"/>
              </w:rPr>
            </w:pPr>
            <w:r w:rsidRPr="00651C8A">
              <w:rPr>
                <w:sz w:val="16"/>
                <w:szCs w:val="16"/>
              </w:rPr>
              <w:t>3,426,520</w:t>
            </w:r>
          </w:p>
        </w:tc>
        <w:tc>
          <w:tcPr>
            <w:tcW w:w="1817" w:type="dxa"/>
          </w:tcPr>
          <w:p w14:paraId="1C4D221C" w14:textId="77777777" w:rsidR="005A1382" w:rsidRPr="00651C8A" w:rsidRDefault="005A1382" w:rsidP="00F559DD">
            <w:pPr>
              <w:keepNext/>
              <w:jc w:val="center"/>
              <w:rPr>
                <w:sz w:val="16"/>
                <w:szCs w:val="16"/>
              </w:rPr>
            </w:pPr>
            <w:r w:rsidRPr="00651C8A">
              <w:rPr>
                <w:sz w:val="16"/>
                <w:szCs w:val="16"/>
              </w:rPr>
              <w:t>513,980</w:t>
            </w:r>
          </w:p>
        </w:tc>
      </w:tr>
      <w:tr w:rsidR="005A1382" w:rsidRPr="00651C8A" w14:paraId="53F158C8" w14:textId="77777777" w:rsidTr="00F559DD">
        <w:trPr>
          <w:cantSplit/>
          <w:jc w:val="center"/>
        </w:trPr>
        <w:tc>
          <w:tcPr>
            <w:tcW w:w="1512" w:type="dxa"/>
            <w:tcBorders>
              <w:bottom w:val="single" w:sz="6" w:space="0" w:color="auto"/>
            </w:tcBorders>
          </w:tcPr>
          <w:p w14:paraId="7B0D53AE" w14:textId="77777777" w:rsidR="005A1382" w:rsidRPr="00651C8A" w:rsidRDefault="005A1382" w:rsidP="00F559DD">
            <w:pPr>
              <w:keepNext/>
              <w:jc w:val="center"/>
              <w:outlineLvl w:val="0"/>
              <w:rPr>
                <w:sz w:val="16"/>
                <w:szCs w:val="16"/>
              </w:rPr>
            </w:pPr>
            <w:r w:rsidRPr="00651C8A">
              <w:rPr>
                <w:sz w:val="16"/>
                <w:szCs w:val="16"/>
              </w:rPr>
              <w:t>42</w:t>
            </w:r>
          </w:p>
        </w:tc>
        <w:tc>
          <w:tcPr>
            <w:tcW w:w="1530" w:type="dxa"/>
            <w:tcBorders>
              <w:bottom w:val="single" w:sz="6" w:space="0" w:color="auto"/>
            </w:tcBorders>
          </w:tcPr>
          <w:p w14:paraId="4950371E" w14:textId="77777777" w:rsidR="005A1382" w:rsidRPr="00651C8A" w:rsidRDefault="005A1382" w:rsidP="00F559DD">
            <w:pPr>
              <w:keepNext/>
              <w:jc w:val="center"/>
              <w:rPr>
                <w:sz w:val="16"/>
                <w:szCs w:val="16"/>
              </w:rPr>
            </w:pPr>
            <w:r w:rsidRPr="00651C8A">
              <w:rPr>
                <w:sz w:val="16"/>
                <w:szCs w:val="16"/>
              </w:rPr>
              <w:t>3,654,790</w:t>
            </w:r>
          </w:p>
        </w:tc>
        <w:tc>
          <w:tcPr>
            <w:tcW w:w="1817" w:type="dxa"/>
            <w:tcBorders>
              <w:bottom w:val="single" w:sz="6" w:space="0" w:color="auto"/>
            </w:tcBorders>
          </w:tcPr>
          <w:p w14:paraId="255F4BF2" w14:textId="77777777" w:rsidR="005A1382" w:rsidRPr="00651C8A" w:rsidRDefault="005A1382" w:rsidP="00F559DD">
            <w:pPr>
              <w:keepNext/>
              <w:jc w:val="center"/>
              <w:rPr>
                <w:sz w:val="16"/>
                <w:szCs w:val="16"/>
              </w:rPr>
            </w:pPr>
            <w:r w:rsidRPr="00651C8A">
              <w:rPr>
                <w:sz w:val="16"/>
                <w:szCs w:val="16"/>
              </w:rPr>
              <w:t>548,220</w:t>
            </w:r>
          </w:p>
        </w:tc>
      </w:tr>
      <w:tr w:rsidR="005A1382" w:rsidRPr="00651C8A" w14:paraId="760618B4" w14:textId="77777777" w:rsidTr="00F559DD">
        <w:trPr>
          <w:cantSplit/>
          <w:jc w:val="center"/>
        </w:trPr>
        <w:tc>
          <w:tcPr>
            <w:tcW w:w="1512" w:type="dxa"/>
            <w:tcBorders>
              <w:top w:val="single" w:sz="6" w:space="0" w:color="auto"/>
              <w:bottom w:val="single" w:sz="6" w:space="0" w:color="auto"/>
            </w:tcBorders>
          </w:tcPr>
          <w:p w14:paraId="6CE7D0A3" w14:textId="77777777" w:rsidR="005A1382" w:rsidRPr="00651C8A" w:rsidRDefault="005A1382" w:rsidP="00F559DD">
            <w:pPr>
              <w:keepNext/>
              <w:jc w:val="center"/>
              <w:outlineLvl w:val="0"/>
              <w:rPr>
                <w:sz w:val="16"/>
                <w:szCs w:val="16"/>
              </w:rPr>
            </w:pPr>
            <w:r w:rsidRPr="00651C8A">
              <w:rPr>
                <w:sz w:val="16"/>
                <w:szCs w:val="16"/>
              </w:rPr>
              <w:t>44</w:t>
            </w:r>
          </w:p>
        </w:tc>
        <w:tc>
          <w:tcPr>
            <w:tcW w:w="1530" w:type="dxa"/>
            <w:tcBorders>
              <w:top w:val="single" w:sz="6" w:space="0" w:color="auto"/>
              <w:bottom w:val="single" w:sz="6" w:space="0" w:color="auto"/>
            </w:tcBorders>
          </w:tcPr>
          <w:p w14:paraId="143BF135" w14:textId="77777777" w:rsidR="005A1382" w:rsidRPr="00651C8A" w:rsidRDefault="005A1382" w:rsidP="00F559DD">
            <w:pPr>
              <w:keepNext/>
              <w:jc w:val="center"/>
              <w:rPr>
                <w:sz w:val="16"/>
                <w:szCs w:val="16"/>
              </w:rPr>
            </w:pPr>
            <w:r w:rsidRPr="00651C8A">
              <w:rPr>
                <w:sz w:val="16"/>
                <w:szCs w:val="16"/>
              </w:rPr>
              <w:t>3,895,880</w:t>
            </w:r>
          </w:p>
        </w:tc>
        <w:tc>
          <w:tcPr>
            <w:tcW w:w="1817" w:type="dxa"/>
            <w:tcBorders>
              <w:top w:val="single" w:sz="6" w:space="0" w:color="auto"/>
              <w:bottom w:val="single" w:sz="6" w:space="0" w:color="auto"/>
            </w:tcBorders>
          </w:tcPr>
          <w:p w14:paraId="5AA1389F" w14:textId="77777777" w:rsidR="005A1382" w:rsidRPr="00651C8A" w:rsidRDefault="005A1382" w:rsidP="00F559DD">
            <w:pPr>
              <w:keepNext/>
              <w:jc w:val="center"/>
              <w:rPr>
                <w:sz w:val="16"/>
                <w:szCs w:val="16"/>
              </w:rPr>
            </w:pPr>
            <w:r w:rsidRPr="00651C8A">
              <w:rPr>
                <w:sz w:val="16"/>
                <w:szCs w:val="16"/>
              </w:rPr>
              <w:t>584,380</w:t>
            </w:r>
          </w:p>
        </w:tc>
      </w:tr>
      <w:tr w:rsidR="005A1382" w:rsidRPr="00651C8A" w14:paraId="603CC868" w14:textId="77777777" w:rsidTr="00F559DD">
        <w:trPr>
          <w:cantSplit/>
          <w:jc w:val="center"/>
        </w:trPr>
        <w:tc>
          <w:tcPr>
            <w:tcW w:w="1512" w:type="dxa"/>
            <w:tcBorders>
              <w:top w:val="single" w:sz="6" w:space="0" w:color="auto"/>
            </w:tcBorders>
          </w:tcPr>
          <w:p w14:paraId="62EEB5A3" w14:textId="77777777" w:rsidR="005A1382" w:rsidRPr="00651C8A" w:rsidRDefault="005A1382" w:rsidP="00F559DD">
            <w:pPr>
              <w:keepNext/>
              <w:jc w:val="center"/>
              <w:rPr>
                <w:sz w:val="16"/>
                <w:szCs w:val="16"/>
              </w:rPr>
            </w:pPr>
            <w:r w:rsidRPr="00651C8A">
              <w:rPr>
                <w:sz w:val="16"/>
                <w:szCs w:val="16"/>
              </w:rPr>
              <w:t>46</w:t>
            </w:r>
          </w:p>
        </w:tc>
        <w:tc>
          <w:tcPr>
            <w:tcW w:w="1530" w:type="dxa"/>
            <w:tcBorders>
              <w:top w:val="single" w:sz="6" w:space="0" w:color="auto"/>
            </w:tcBorders>
          </w:tcPr>
          <w:p w14:paraId="7ABB1EFB" w14:textId="77777777" w:rsidR="005A1382" w:rsidRPr="00651C8A" w:rsidRDefault="005A1382" w:rsidP="00F559DD">
            <w:pPr>
              <w:keepNext/>
              <w:jc w:val="center"/>
              <w:rPr>
                <w:sz w:val="16"/>
                <w:szCs w:val="16"/>
              </w:rPr>
            </w:pPr>
            <w:r w:rsidRPr="00651C8A">
              <w:rPr>
                <w:sz w:val="16"/>
                <w:szCs w:val="16"/>
              </w:rPr>
              <w:t>4,149,810</w:t>
            </w:r>
          </w:p>
        </w:tc>
        <w:tc>
          <w:tcPr>
            <w:tcW w:w="1817" w:type="dxa"/>
            <w:tcBorders>
              <w:top w:val="single" w:sz="6" w:space="0" w:color="auto"/>
            </w:tcBorders>
          </w:tcPr>
          <w:p w14:paraId="77A06B2E" w14:textId="77777777" w:rsidR="005A1382" w:rsidRPr="00651C8A" w:rsidRDefault="005A1382" w:rsidP="00F559DD">
            <w:pPr>
              <w:keepNext/>
              <w:jc w:val="center"/>
              <w:rPr>
                <w:sz w:val="16"/>
                <w:szCs w:val="16"/>
              </w:rPr>
            </w:pPr>
            <w:r w:rsidRPr="00651C8A">
              <w:rPr>
                <w:sz w:val="16"/>
                <w:szCs w:val="16"/>
              </w:rPr>
              <w:t>622,470</w:t>
            </w:r>
          </w:p>
        </w:tc>
      </w:tr>
      <w:tr w:rsidR="005A1382" w:rsidRPr="00651C8A" w14:paraId="18023115" w14:textId="77777777" w:rsidTr="00F559DD">
        <w:trPr>
          <w:cantSplit/>
          <w:jc w:val="center"/>
        </w:trPr>
        <w:tc>
          <w:tcPr>
            <w:tcW w:w="1512" w:type="dxa"/>
          </w:tcPr>
          <w:p w14:paraId="16E131FF" w14:textId="77777777" w:rsidR="005A1382" w:rsidRPr="00651C8A" w:rsidRDefault="005A1382" w:rsidP="00F559DD">
            <w:pPr>
              <w:jc w:val="center"/>
              <w:rPr>
                <w:sz w:val="16"/>
                <w:szCs w:val="16"/>
              </w:rPr>
            </w:pPr>
            <w:r w:rsidRPr="00651C8A">
              <w:rPr>
                <w:sz w:val="16"/>
                <w:szCs w:val="16"/>
              </w:rPr>
              <w:t>48</w:t>
            </w:r>
          </w:p>
        </w:tc>
        <w:tc>
          <w:tcPr>
            <w:tcW w:w="1530" w:type="dxa"/>
          </w:tcPr>
          <w:p w14:paraId="5847D2E9" w14:textId="77777777" w:rsidR="005A1382" w:rsidRPr="00651C8A" w:rsidRDefault="005A1382" w:rsidP="00F559DD">
            <w:pPr>
              <w:jc w:val="center"/>
              <w:rPr>
                <w:sz w:val="16"/>
                <w:szCs w:val="16"/>
              </w:rPr>
            </w:pPr>
            <w:r w:rsidRPr="00651C8A">
              <w:rPr>
                <w:sz w:val="16"/>
                <w:szCs w:val="16"/>
              </w:rPr>
              <w:t>4,416,580</w:t>
            </w:r>
          </w:p>
        </w:tc>
        <w:tc>
          <w:tcPr>
            <w:tcW w:w="1817" w:type="dxa"/>
          </w:tcPr>
          <w:p w14:paraId="5673153A" w14:textId="77777777" w:rsidR="005A1382" w:rsidRPr="00651C8A" w:rsidRDefault="005A1382" w:rsidP="00F559DD">
            <w:pPr>
              <w:jc w:val="center"/>
              <w:rPr>
                <w:sz w:val="16"/>
                <w:szCs w:val="16"/>
              </w:rPr>
            </w:pPr>
            <w:r w:rsidRPr="00651C8A">
              <w:rPr>
                <w:sz w:val="16"/>
                <w:szCs w:val="16"/>
              </w:rPr>
              <w:t>662,490</w:t>
            </w:r>
          </w:p>
        </w:tc>
      </w:tr>
    </w:tbl>
    <w:p w14:paraId="2721B265" w14:textId="77777777" w:rsidR="005A1382" w:rsidRPr="00651C8A" w:rsidRDefault="005A1382" w:rsidP="005A1382">
      <w:pPr>
        <w:tabs>
          <w:tab w:val="left" w:pos="144"/>
          <w:tab w:val="left" w:pos="187"/>
          <w:tab w:val="left" w:pos="540"/>
          <w:tab w:val="left" w:pos="907"/>
          <w:tab w:val="left" w:pos="1080"/>
        </w:tabs>
        <w:jc w:val="both"/>
        <w:outlineLvl w:val="3"/>
        <w:rPr>
          <w:kern w:val="2"/>
        </w:rPr>
      </w:pPr>
    </w:p>
    <w:p w14:paraId="52C59645" w14:textId="77777777" w:rsidR="005A1382" w:rsidRDefault="005A1382" w:rsidP="005A1382">
      <w:pPr>
        <w:pStyle w:val="A"/>
      </w:pPr>
      <w:r w:rsidRPr="00651C8A">
        <w:t>C.</w:t>
      </w:r>
      <w:r w:rsidRPr="00651C8A">
        <w:tab/>
        <w:t>Pipeline Transportation Allowance for Physical Deterioration (Depreciation)</w:t>
      </w:r>
    </w:p>
    <w:p w14:paraId="0122BD25" w14:textId="77777777" w:rsidR="005A1382" w:rsidRPr="00651C8A" w:rsidRDefault="005A1382" w:rsidP="005A1382">
      <w:pPr>
        <w:pStyle w:val="A"/>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345"/>
        <w:gridCol w:w="2440"/>
      </w:tblGrid>
      <w:tr w:rsidR="005A1382" w:rsidRPr="00651C8A" w14:paraId="001D865E" w14:textId="77777777" w:rsidTr="00F559DD">
        <w:trPr>
          <w:cantSplit/>
          <w:tblHeader/>
          <w:jc w:val="center"/>
        </w:trPr>
        <w:tc>
          <w:tcPr>
            <w:tcW w:w="4785" w:type="dxa"/>
            <w:gridSpan w:val="2"/>
            <w:tcBorders>
              <w:top w:val="double" w:sz="6" w:space="0" w:color="000000"/>
              <w:bottom w:val="single" w:sz="6" w:space="0" w:color="000000"/>
            </w:tcBorders>
            <w:shd w:val="clear" w:color="auto" w:fill="BFBFBF"/>
            <w:vAlign w:val="bottom"/>
          </w:tcPr>
          <w:p w14:paraId="2CBEF362" w14:textId="77777777" w:rsidR="005A1382" w:rsidRPr="005951E9" w:rsidRDefault="005A1382" w:rsidP="00F559DD">
            <w:pPr>
              <w:pStyle w:val="Text"/>
              <w:keepNext/>
              <w:jc w:val="center"/>
              <w:rPr>
                <w:b/>
                <w:bCs/>
                <w:sz w:val="16"/>
                <w:szCs w:val="16"/>
              </w:rPr>
            </w:pPr>
            <w:r w:rsidRPr="005951E9">
              <w:rPr>
                <w:b/>
                <w:bCs/>
                <w:sz w:val="16"/>
                <w:szCs w:val="16"/>
              </w:rPr>
              <w:t>Table 1307.C</w:t>
            </w:r>
          </w:p>
          <w:p w14:paraId="348BC042" w14:textId="77777777" w:rsidR="005A1382" w:rsidRPr="005951E9" w:rsidRDefault="005A1382" w:rsidP="00F559DD">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bCs/>
                <w:kern w:val="2"/>
                <w:sz w:val="16"/>
                <w:szCs w:val="16"/>
              </w:rPr>
            </w:pPr>
            <w:r w:rsidRPr="005951E9">
              <w:rPr>
                <w:b/>
                <w:bCs/>
                <w:kern w:val="2"/>
                <w:sz w:val="16"/>
                <w:szCs w:val="16"/>
              </w:rPr>
              <w:t>Pipeline Transportation Allowance for Physical</w:t>
            </w:r>
          </w:p>
          <w:p w14:paraId="705B7828" w14:textId="77777777" w:rsidR="005A1382" w:rsidRPr="005951E9" w:rsidRDefault="005A1382" w:rsidP="00F559DD">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bCs/>
                <w:kern w:val="2"/>
                <w:sz w:val="16"/>
                <w:szCs w:val="16"/>
              </w:rPr>
            </w:pPr>
            <w:r w:rsidRPr="005951E9">
              <w:rPr>
                <w:b/>
                <w:bCs/>
                <w:kern w:val="2"/>
                <w:sz w:val="16"/>
                <w:szCs w:val="16"/>
              </w:rPr>
              <w:t>Deterioration (Depreciation)</w:t>
            </w:r>
          </w:p>
        </w:tc>
      </w:tr>
      <w:tr w:rsidR="005A1382" w:rsidRPr="00651C8A" w14:paraId="163F462F" w14:textId="77777777" w:rsidTr="00F559DD">
        <w:trPr>
          <w:cantSplit/>
          <w:tblHeader/>
          <w:jc w:val="center"/>
        </w:trPr>
        <w:tc>
          <w:tcPr>
            <w:tcW w:w="2345" w:type="dxa"/>
            <w:tcBorders>
              <w:top w:val="single" w:sz="6" w:space="0" w:color="000000"/>
              <w:bottom w:val="single" w:sz="6" w:space="0" w:color="000000"/>
            </w:tcBorders>
            <w:shd w:val="clear" w:color="auto" w:fill="BFBFBF"/>
            <w:vAlign w:val="center"/>
          </w:tcPr>
          <w:p w14:paraId="07B86858"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szCs w:val="16"/>
              </w:rPr>
            </w:pPr>
            <w:r w:rsidRPr="00651C8A">
              <w:rPr>
                <w:kern w:val="2"/>
                <w:sz w:val="16"/>
                <w:szCs w:val="16"/>
              </w:rPr>
              <w:t>Actual Age (Yrs)</w:t>
            </w:r>
          </w:p>
        </w:tc>
        <w:tc>
          <w:tcPr>
            <w:tcW w:w="2440" w:type="dxa"/>
            <w:tcBorders>
              <w:top w:val="single" w:sz="6" w:space="0" w:color="000000"/>
              <w:bottom w:val="single" w:sz="6" w:space="0" w:color="000000"/>
            </w:tcBorders>
            <w:shd w:val="clear" w:color="auto" w:fill="BFBFBF"/>
            <w:vAlign w:val="center"/>
          </w:tcPr>
          <w:p w14:paraId="4887A12E"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szCs w:val="16"/>
              </w:rPr>
            </w:pPr>
            <w:r w:rsidRPr="00651C8A">
              <w:rPr>
                <w:kern w:val="2"/>
                <w:sz w:val="16"/>
                <w:szCs w:val="16"/>
              </w:rPr>
              <w:t>26.5 Year Life Percent Good</w:t>
            </w:r>
          </w:p>
        </w:tc>
      </w:tr>
      <w:tr w:rsidR="005A1382" w:rsidRPr="00651C8A" w14:paraId="37B7186A" w14:textId="77777777" w:rsidTr="00F559DD">
        <w:trPr>
          <w:cantSplit/>
          <w:jc w:val="center"/>
        </w:trPr>
        <w:tc>
          <w:tcPr>
            <w:tcW w:w="2345" w:type="dxa"/>
            <w:tcBorders>
              <w:top w:val="single" w:sz="6" w:space="0" w:color="000000"/>
            </w:tcBorders>
            <w:vAlign w:val="bottom"/>
          </w:tcPr>
          <w:p w14:paraId="14743385"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 xml:space="preserve"> 1</w:t>
            </w:r>
          </w:p>
        </w:tc>
        <w:tc>
          <w:tcPr>
            <w:tcW w:w="2440" w:type="dxa"/>
            <w:tcBorders>
              <w:top w:val="single" w:sz="6" w:space="0" w:color="000000"/>
            </w:tcBorders>
            <w:vAlign w:val="bottom"/>
          </w:tcPr>
          <w:p w14:paraId="48E942DE"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98</w:t>
            </w:r>
          </w:p>
        </w:tc>
      </w:tr>
      <w:tr w:rsidR="005A1382" w:rsidRPr="00651C8A" w14:paraId="7F9D0DD6" w14:textId="77777777" w:rsidTr="00F559DD">
        <w:trPr>
          <w:cantSplit/>
          <w:jc w:val="center"/>
        </w:trPr>
        <w:tc>
          <w:tcPr>
            <w:tcW w:w="2345" w:type="dxa"/>
            <w:vAlign w:val="bottom"/>
          </w:tcPr>
          <w:p w14:paraId="06306537"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 xml:space="preserve"> 2</w:t>
            </w:r>
          </w:p>
        </w:tc>
        <w:tc>
          <w:tcPr>
            <w:tcW w:w="2440" w:type="dxa"/>
            <w:vAlign w:val="bottom"/>
          </w:tcPr>
          <w:p w14:paraId="09A7A622"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96</w:t>
            </w:r>
          </w:p>
        </w:tc>
      </w:tr>
      <w:tr w:rsidR="005A1382" w:rsidRPr="00651C8A" w14:paraId="3A7BFC0A" w14:textId="77777777" w:rsidTr="00F559DD">
        <w:trPr>
          <w:cantSplit/>
          <w:jc w:val="center"/>
        </w:trPr>
        <w:tc>
          <w:tcPr>
            <w:tcW w:w="2345" w:type="dxa"/>
            <w:vAlign w:val="bottom"/>
          </w:tcPr>
          <w:p w14:paraId="4728C061"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 xml:space="preserve"> 3</w:t>
            </w:r>
          </w:p>
        </w:tc>
        <w:tc>
          <w:tcPr>
            <w:tcW w:w="2440" w:type="dxa"/>
            <w:vAlign w:val="bottom"/>
          </w:tcPr>
          <w:p w14:paraId="016929FA"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94</w:t>
            </w:r>
          </w:p>
        </w:tc>
      </w:tr>
      <w:tr w:rsidR="005A1382" w:rsidRPr="00651C8A" w14:paraId="444C3030" w14:textId="77777777" w:rsidTr="00F559DD">
        <w:trPr>
          <w:cantSplit/>
          <w:jc w:val="center"/>
        </w:trPr>
        <w:tc>
          <w:tcPr>
            <w:tcW w:w="2345" w:type="dxa"/>
            <w:vAlign w:val="bottom"/>
          </w:tcPr>
          <w:p w14:paraId="4180E985"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 xml:space="preserve"> 4</w:t>
            </w:r>
          </w:p>
        </w:tc>
        <w:tc>
          <w:tcPr>
            <w:tcW w:w="2440" w:type="dxa"/>
            <w:vAlign w:val="bottom"/>
          </w:tcPr>
          <w:p w14:paraId="098B691D"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91</w:t>
            </w:r>
          </w:p>
        </w:tc>
      </w:tr>
      <w:tr w:rsidR="005A1382" w:rsidRPr="00651C8A" w14:paraId="1726166E" w14:textId="77777777" w:rsidTr="00F559DD">
        <w:trPr>
          <w:cantSplit/>
          <w:jc w:val="center"/>
        </w:trPr>
        <w:tc>
          <w:tcPr>
            <w:tcW w:w="2345" w:type="dxa"/>
            <w:vAlign w:val="bottom"/>
          </w:tcPr>
          <w:p w14:paraId="39E1732F"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 xml:space="preserve"> 5</w:t>
            </w:r>
          </w:p>
        </w:tc>
        <w:tc>
          <w:tcPr>
            <w:tcW w:w="2440" w:type="dxa"/>
            <w:vAlign w:val="bottom"/>
          </w:tcPr>
          <w:p w14:paraId="190CB26F"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88</w:t>
            </w:r>
          </w:p>
        </w:tc>
      </w:tr>
      <w:tr w:rsidR="005A1382" w:rsidRPr="00651C8A" w14:paraId="4FC0FFD7" w14:textId="77777777" w:rsidTr="00F559DD">
        <w:trPr>
          <w:cantSplit/>
          <w:jc w:val="center"/>
        </w:trPr>
        <w:tc>
          <w:tcPr>
            <w:tcW w:w="2345" w:type="dxa"/>
            <w:vAlign w:val="bottom"/>
          </w:tcPr>
          <w:p w14:paraId="2B374617"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 xml:space="preserve"> 6</w:t>
            </w:r>
          </w:p>
        </w:tc>
        <w:tc>
          <w:tcPr>
            <w:tcW w:w="2440" w:type="dxa"/>
            <w:vAlign w:val="bottom"/>
          </w:tcPr>
          <w:p w14:paraId="0288A8D1"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86</w:t>
            </w:r>
          </w:p>
        </w:tc>
      </w:tr>
      <w:tr w:rsidR="005A1382" w:rsidRPr="00651C8A" w14:paraId="45CDBA35" w14:textId="77777777" w:rsidTr="00F559DD">
        <w:trPr>
          <w:cantSplit/>
          <w:jc w:val="center"/>
        </w:trPr>
        <w:tc>
          <w:tcPr>
            <w:tcW w:w="2345" w:type="dxa"/>
            <w:vAlign w:val="bottom"/>
          </w:tcPr>
          <w:p w14:paraId="3A23B180"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 xml:space="preserve"> 7</w:t>
            </w:r>
          </w:p>
        </w:tc>
        <w:tc>
          <w:tcPr>
            <w:tcW w:w="2440" w:type="dxa"/>
            <w:vAlign w:val="bottom"/>
          </w:tcPr>
          <w:p w14:paraId="065D568B"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83</w:t>
            </w:r>
          </w:p>
        </w:tc>
      </w:tr>
      <w:tr w:rsidR="005A1382" w:rsidRPr="00651C8A" w14:paraId="484A71A1" w14:textId="77777777" w:rsidTr="00F559DD">
        <w:trPr>
          <w:cantSplit/>
          <w:jc w:val="center"/>
        </w:trPr>
        <w:tc>
          <w:tcPr>
            <w:tcW w:w="2345" w:type="dxa"/>
            <w:vAlign w:val="bottom"/>
          </w:tcPr>
          <w:p w14:paraId="006D6770"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 xml:space="preserve"> 8</w:t>
            </w:r>
          </w:p>
        </w:tc>
        <w:tc>
          <w:tcPr>
            <w:tcW w:w="2440" w:type="dxa"/>
            <w:vAlign w:val="bottom"/>
          </w:tcPr>
          <w:p w14:paraId="0025E18C"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80</w:t>
            </w:r>
          </w:p>
        </w:tc>
      </w:tr>
      <w:tr w:rsidR="005A1382" w:rsidRPr="00651C8A" w14:paraId="149D8642" w14:textId="77777777" w:rsidTr="00F559DD">
        <w:trPr>
          <w:cantSplit/>
          <w:jc w:val="center"/>
        </w:trPr>
        <w:tc>
          <w:tcPr>
            <w:tcW w:w="2345" w:type="dxa"/>
            <w:vAlign w:val="bottom"/>
          </w:tcPr>
          <w:p w14:paraId="6AF6148C"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 xml:space="preserve"> 9</w:t>
            </w:r>
          </w:p>
        </w:tc>
        <w:tc>
          <w:tcPr>
            <w:tcW w:w="2440" w:type="dxa"/>
            <w:vAlign w:val="bottom"/>
          </w:tcPr>
          <w:p w14:paraId="7D7F383D"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77</w:t>
            </w:r>
          </w:p>
        </w:tc>
      </w:tr>
      <w:tr w:rsidR="005A1382" w:rsidRPr="00651C8A" w14:paraId="44B01639" w14:textId="77777777" w:rsidTr="00F559DD">
        <w:trPr>
          <w:cantSplit/>
          <w:jc w:val="center"/>
        </w:trPr>
        <w:tc>
          <w:tcPr>
            <w:tcW w:w="2345" w:type="dxa"/>
            <w:vAlign w:val="bottom"/>
          </w:tcPr>
          <w:p w14:paraId="7A343C75"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10</w:t>
            </w:r>
          </w:p>
        </w:tc>
        <w:tc>
          <w:tcPr>
            <w:tcW w:w="2440" w:type="dxa"/>
            <w:vAlign w:val="bottom"/>
          </w:tcPr>
          <w:p w14:paraId="41005455"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73</w:t>
            </w:r>
          </w:p>
        </w:tc>
      </w:tr>
      <w:tr w:rsidR="005A1382" w:rsidRPr="00651C8A" w14:paraId="2242B508" w14:textId="77777777" w:rsidTr="00F559DD">
        <w:trPr>
          <w:cantSplit/>
          <w:jc w:val="center"/>
        </w:trPr>
        <w:tc>
          <w:tcPr>
            <w:tcW w:w="2345" w:type="dxa"/>
            <w:vAlign w:val="bottom"/>
          </w:tcPr>
          <w:p w14:paraId="32515E47"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11</w:t>
            </w:r>
          </w:p>
        </w:tc>
        <w:tc>
          <w:tcPr>
            <w:tcW w:w="2440" w:type="dxa"/>
            <w:vAlign w:val="bottom"/>
          </w:tcPr>
          <w:p w14:paraId="769A8DE6"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70</w:t>
            </w:r>
          </w:p>
        </w:tc>
      </w:tr>
      <w:tr w:rsidR="005A1382" w:rsidRPr="00651C8A" w14:paraId="1F761B19" w14:textId="77777777" w:rsidTr="00F559DD">
        <w:trPr>
          <w:cantSplit/>
          <w:jc w:val="center"/>
        </w:trPr>
        <w:tc>
          <w:tcPr>
            <w:tcW w:w="2345" w:type="dxa"/>
            <w:vAlign w:val="bottom"/>
          </w:tcPr>
          <w:p w14:paraId="7427ACC6"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12</w:t>
            </w:r>
          </w:p>
        </w:tc>
        <w:tc>
          <w:tcPr>
            <w:tcW w:w="2440" w:type="dxa"/>
            <w:vAlign w:val="bottom"/>
          </w:tcPr>
          <w:p w14:paraId="311C22F7"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67</w:t>
            </w:r>
          </w:p>
        </w:tc>
      </w:tr>
      <w:tr w:rsidR="005A1382" w:rsidRPr="00651C8A" w14:paraId="0EF55467" w14:textId="77777777" w:rsidTr="00F559DD">
        <w:trPr>
          <w:cantSplit/>
          <w:jc w:val="center"/>
        </w:trPr>
        <w:tc>
          <w:tcPr>
            <w:tcW w:w="2345" w:type="dxa"/>
            <w:vAlign w:val="bottom"/>
          </w:tcPr>
          <w:p w14:paraId="10FA5EDC"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13</w:t>
            </w:r>
          </w:p>
        </w:tc>
        <w:tc>
          <w:tcPr>
            <w:tcW w:w="2440" w:type="dxa"/>
            <w:vAlign w:val="bottom"/>
          </w:tcPr>
          <w:p w14:paraId="7015CA0D"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63</w:t>
            </w:r>
          </w:p>
        </w:tc>
      </w:tr>
      <w:tr w:rsidR="005A1382" w:rsidRPr="00651C8A" w14:paraId="4F91DAF5" w14:textId="77777777" w:rsidTr="00F559DD">
        <w:trPr>
          <w:cantSplit/>
          <w:jc w:val="center"/>
        </w:trPr>
        <w:tc>
          <w:tcPr>
            <w:tcW w:w="2345" w:type="dxa"/>
            <w:vAlign w:val="bottom"/>
          </w:tcPr>
          <w:p w14:paraId="74B3BAAC"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14</w:t>
            </w:r>
          </w:p>
        </w:tc>
        <w:tc>
          <w:tcPr>
            <w:tcW w:w="2440" w:type="dxa"/>
            <w:vAlign w:val="bottom"/>
          </w:tcPr>
          <w:p w14:paraId="2E0D4EB9"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60</w:t>
            </w:r>
          </w:p>
        </w:tc>
      </w:tr>
      <w:tr w:rsidR="005A1382" w:rsidRPr="00651C8A" w14:paraId="1AF142B8" w14:textId="77777777" w:rsidTr="00F559DD">
        <w:trPr>
          <w:cantSplit/>
          <w:jc w:val="center"/>
        </w:trPr>
        <w:tc>
          <w:tcPr>
            <w:tcW w:w="2345" w:type="dxa"/>
            <w:vAlign w:val="bottom"/>
          </w:tcPr>
          <w:p w14:paraId="2989DB59"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15</w:t>
            </w:r>
          </w:p>
        </w:tc>
        <w:tc>
          <w:tcPr>
            <w:tcW w:w="2440" w:type="dxa"/>
            <w:vAlign w:val="bottom"/>
          </w:tcPr>
          <w:p w14:paraId="28B09FDA"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56</w:t>
            </w:r>
          </w:p>
        </w:tc>
      </w:tr>
      <w:tr w:rsidR="005A1382" w:rsidRPr="00651C8A" w14:paraId="3E6B6D61" w14:textId="77777777" w:rsidTr="00F559DD">
        <w:trPr>
          <w:cantSplit/>
          <w:jc w:val="center"/>
        </w:trPr>
        <w:tc>
          <w:tcPr>
            <w:tcW w:w="2345" w:type="dxa"/>
            <w:vAlign w:val="bottom"/>
          </w:tcPr>
          <w:p w14:paraId="34993C20"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16</w:t>
            </w:r>
          </w:p>
        </w:tc>
        <w:tc>
          <w:tcPr>
            <w:tcW w:w="2440" w:type="dxa"/>
            <w:vAlign w:val="bottom"/>
          </w:tcPr>
          <w:p w14:paraId="75A462B3"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52</w:t>
            </w:r>
          </w:p>
        </w:tc>
      </w:tr>
      <w:tr w:rsidR="005A1382" w:rsidRPr="00651C8A" w14:paraId="3C1C800D" w14:textId="77777777" w:rsidTr="00F559DD">
        <w:trPr>
          <w:cantSplit/>
          <w:jc w:val="center"/>
        </w:trPr>
        <w:tc>
          <w:tcPr>
            <w:tcW w:w="2345" w:type="dxa"/>
            <w:vAlign w:val="bottom"/>
          </w:tcPr>
          <w:p w14:paraId="3A5001EC"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17</w:t>
            </w:r>
          </w:p>
        </w:tc>
        <w:tc>
          <w:tcPr>
            <w:tcW w:w="2440" w:type="dxa"/>
            <w:vAlign w:val="bottom"/>
          </w:tcPr>
          <w:p w14:paraId="2A6692DA" w14:textId="77777777" w:rsidR="005A1382" w:rsidRPr="00651C8A" w:rsidRDefault="005A1382"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651C8A">
              <w:rPr>
                <w:kern w:val="2"/>
                <w:sz w:val="16"/>
              </w:rPr>
              <w:t>48</w:t>
            </w:r>
          </w:p>
        </w:tc>
      </w:tr>
      <w:tr w:rsidR="005A1382" w:rsidRPr="00651C8A" w14:paraId="0F47663A" w14:textId="77777777" w:rsidTr="00F559DD">
        <w:trPr>
          <w:cantSplit/>
          <w:jc w:val="center"/>
        </w:trPr>
        <w:tc>
          <w:tcPr>
            <w:tcW w:w="2345" w:type="dxa"/>
          </w:tcPr>
          <w:p w14:paraId="2C6937CF" w14:textId="77777777" w:rsidR="005A1382" w:rsidRPr="00651C8A" w:rsidRDefault="005A1382" w:rsidP="00F559DD">
            <w:pPr>
              <w:jc w:val="center"/>
              <w:rPr>
                <w:kern w:val="2"/>
                <w:sz w:val="16"/>
              </w:rPr>
            </w:pPr>
            <w:r w:rsidRPr="00651C8A">
              <w:rPr>
                <w:kern w:val="2"/>
                <w:sz w:val="16"/>
              </w:rPr>
              <w:t>18</w:t>
            </w:r>
          </w:p>
        </w:tc>
        <w:tc>
          <w:tcPr>
            <w:tcW w:w="2440" w:type="dxa"/>
          </w:tcPr>
          <w:p w14:paraId="5B8EC5CE" w14:textId="77777777" w:rsidR="005A1382" w:rsidRPr="00651C8A" w:rsidRDefault="005A1382" w:rsidP="00F559DD">
            <w:pPr>
              <w:jc w:val="center"/>
              <w:rPr>
                <w:kern w:val="2"/>
                <w:sz w:val="16"/>
              </w:rPr>
            </w:pPr>
            <w:r w:rsidRPr="00651C8A">
              <w:rPr>
                <w:kern w:val="2"/>
                <w:sz w:val="16"/>
              </w:rPr>
              <w:t>44</w:t>
            </w:r>
          </w:p>
        </w:tc>
      </w:tr>
      <w:tr w:rsidR="005A1382" w:rsidRPr="00651C8A" w14:paraId="124B313C" w14:textId="77777777" w:rsidTr="00F559DD">
        <w:trPr>
          <w:cantSplit/>
          <w:jc w:val="center"/>
        </w:trPr>
        <w:tc>
          <w:tcPr>
            <w:tcW w:w="2345" w:type="dxa"/>
          </w:tcPr>
          <w:p w14:paraId="4129723F" w14:textId="77777777" w:rsidR="005A1382" w:rsidRPr="00651C8A" w:rsidRDefault="005A1382" w:rsidP="00F559DD">
            <w:pPr>
              <w:jc w:val="center"/>
              <w:rPr>
                <w:kern w:val="2"/>
                <w:sz w:val="16"/>
              </w:rPr>
            </w:pPr>
            <w:r w:rsidRPr="00651C8A">
              <w:rPr>
                <w:kern w:val="2"/>
                <w:sz w:val="16"/>
              </w:rPr>
              <w:t>19</w:t>
            </w:r>
          </w:p>
        </w:tc>
        <w:tc>
          <w:tcPr>
            <w:tcW w:w="2440" w:type="dxa"/>
          </w:tcPr>
          <w:p w14:paraId="6E10B70C" w14:textId="77777777" w:rsidR="005A1382" w:rsidRPr="00651C8A" w:rsidRDefault="005A1382" w:rsidP="00F559DD">
            <w:pPr>
              <w:jc w:val="center"/>
              <w:rPr>
                <w:kern w:val="2"/>
                <w:sz w:val="16"/>
              </w:rPr>
            </w:pPr>
            <w:r w:rsidRPr="00651C8A">
              <w:rPr>
                <w:kern w:val="2"/>
                <w:sz w:val="16"/>
              </w:rPr>
              <w:t>39</w:t>
            </w:r>
          </w:p>
        </w:tc>
      </w:tr>
      <w:tr w:rsidR="005A1382" w:rsidRPr="00651C8A" w14:paraId="54AF2EE1" w14:textId="77777777" w:rsidTr="00F559DD">
        <w:trPr>
          <w:cantSplit/>
          <w:jc w:val="center"/>
        </w:trPr>
        <w:tc>
          <w:tcPr>
            <w:tcW w:w="2345" w:type="dxa"/>
          </w:tcPr>
          <w:p w14:paraId="69AC9799" w14:textId="77777777" w:rsidR="005A1382" w:rsidRPr="00651C8A" w:rsidRDefault="005A1382" w:rsidP="00F559DD">
            <w:pPr>
              <w:jc w:val="center"/>
              <w:rPr>
                <w:kern w:val="2"/>
                <w:sz w:val="16"/>
              </w:rPr>
            </w:pPr>
            <w:r w:rsidRPr="00651C8A">
              <w:rPr>
                <w:kern w:val="2"/>
                <w:sz w:val="16"/>
              </w:rPr>
              <w:t>20</w:t>
            </w:r>
          </w:p>
        </w:tc>
        <w:tc>
          <w:tcPr>
            <w:tcW w:w="2440" w:type="dxa"/>
          </w:tcPr>
          <w:p w14:paraId="1D40A964" w14:textId="77777777" w:rsidR="005A1382" w:rsidRPr="00651C8A" w:rsidRDefault="005A1382" w:rsidP="00F559DD">
            <w:pPr>
              <w:jc w:val="center"/>
              <w:rPr>
                <w:kern w:val="2"/>
                <w:sz w:val="16"/>
              </w:rPr>
            </w:pPr>
            <w:r w:rsidRPr="00651C8A">
              <w:rPr>
                <w:kern w:val="2"/>
                <w:sz w:val="16"/>
              </w:rPr>
              <w:t>35</w:t>
            </w:r>
          </w:p>
        </w:tc>
      </w:tr>
      <w:tr w:rsidR="005A1382" w:rsidRPr="00651C8A" w14:paraId="0F609A31" w14:textId="77777777" w:rsidTr="00F559DD">
        <w:trPr>
          <w:cantSplit/>
          <w:jc w:val="center"/>
        </w:trPr>
        <w:tc>
          <w:tcPr>
            <w:tcW w:w="2345" w:type="dxa"/>
          </w:tcPr>
          <w:p w14:paraId="5FA64780" w14:textId="77777777" w:rsidR="005A1382" w:rsidRPr="00651C8A" w:rsidRDefault="005A1382" w:rsidP="00F559DD">
            <w:pPr>
              <w:jc w:val="center"/>
              <w:rPr>
                <w:kern w:val="2"/>
                <w:sz w:val="16"/>
              </w:rPr>
            </w:pPr>
            <w:r w:rsidRPr="00651C8A">
              <w:rPr>
                <w:kern w:val="2"/>
                <w:sz w:val="16"/>
              </w:rPr>
              <w:t>21</w:t>
            </w:r>
          </w:p>
        </w:tc>
        <w:tc>
          <w:tcPr>
            <w:tcW w:w="2440" w:type="dxa"/>
          </w:tcPr>
          <w:p w14:paraId="0911EA92" w14:textId="77777777" w:rsidR="005A1382" w:rsidRPr="00651C8A" w:rsidRDefault="005A1382" w:rsidP="00F559DD">
            <w:pPr>
              <w:jc w:val="center"/>
              <w:rPr>
                <w:kern w:val="2"/>
                <w:sz w:val="16"/>
              </w:rPr>
            </w:pPr>
            <w:r w:rsidRPr="00651C8A">
              <w:rPr>
                <w:kern w:val="2"/>
                <w:sz w:val="16"/>
              </w:rPr>
              <w:t>33</w:t>
            </w:r>
          </w:p>
        </w:tc>
      </w:tr>
      <w:tr w:rsidR="005A1382" w:rsidRPr="00651C8A" w14:paraId="790EA61C" w14:textId="77777777" w:rsidTr="00F559DD">
        <w:trPr>
          <w:cantSplit/>
          <w:jc w:val="center"/>
        </w:trPr>
        <w:tc>
          <w:tcPr>
            <w:tcW w:w="2345" w:type="dxa"/>
          </w:tcPr>
          <w:p w14:paraId="0807F14B" w14:textId="77777777" w:rsidR="005A1382" w:rsidRPr="00651C8A" w:rsidRDefault="005A1382" w:rsidP="00F559DD">
            <w:pPr>
              <w:jc w:val="center"/>
              <w:rPr>
                <w:kern w:val="2"/>
                <w:sz w:val="16"/>
              </w:rPr>
            </w:pPr>
            <w:r w:rsidRPr="00651C8A">
              <w:rPr>
                <w:kern w:val="2"/>
                <w:sz w:val="16"/>
              </w:rPr>
              <w:t>22</w:t>
            </w:r>
          </w:p>
        </w:tc>
        <w:tc>
          <w:tcPr>
            <w:tcW w:w="2440" w:type="dxa"/>
          </w:tcPr>
          <w:p w14:paraId="33C07328" w14:textId="77777777" w:rsidR="005A1382" w:rsidRPr="00651C8A" w:rsidRDefault="005A1382" w:rsidP="00F559DD">
            <w:pPr>
              <w:jc w:val="center"/>
              <w:rPr>
                <w:kern w:val="2"/>
                <w:sz w:val="16"/>
              </w:rPr>
            </w:pPr>
            <w:r w:rsidRPr="00651C8A">
              <w:rPr>
                <w:kern w:val="2"/>
                <w:sz w:val="16"/>
              </w:rPr>
              <w:t>30</w:t>
            </w:r>
          </w:p>
        </w:tc>
      </w:tr>
      <w:tr w:rsidR="005A1382" w:rsidRPr="00651C8A" w14:paraId="1819C2B5" w14:textId="77777777" w:rsidTr="00F559DD">
        <w:trPr>
          <w:cantSplit/>
          <w:jc w:val="center"/>
        </w:trPr>
        <w:tc>
          <w:tcPr>
            <w:tcW w:w="2345" w:type="dxa"/>
          </w:tcPr>
          <w:p w14:paraId="4207858B" w14:textId="77777777" w:rsidR="005A1382" w:rsidRPr="00651C8A" w:rsidRDefault="005A1382" w:rsidP="00F559DD">
            <w:pPr>
              <w:jc w:val="center"/>
              <w:rPr>
                <w:kern w:val="2"/>
                <w:sz w:val="16"/>
              </w:rPr>
            </w:pPr>
            <w:r w:rsidRPr="00651C8A">
              <w:rPr>
                <w:kern w:val="2"/>
                <w:sz w:val="16"/>
              </w:rPr>
              <w:t>23</w:t>
            </w:r>
          </w:p>
        </w:tc>
        <w:tc>
          <w:tcPr>
            <w:tcW w:w="2440" w:type="dxa"/>
          </w:tcPr>
          <w:p w14:paraId="359B0BA0" w14:textId="77777777" w:rsidR="005A1382" w:rsidRPr="00651C8A" w:rsidRDefault="005A1382" w:rsidP="00F559DD">
            <w:pPr>
              <w:jc w:val="center"/>
              <w:rPr>
                <w:kern w:val="2"/>
                <w:sz w:val="16"/>
              </w:rPr>
            </w:pPr>
            <w:r w:rsidRPr="00651C8A">
              <w:rPr>
                <w:kern w:val="2"/>
                <w:sz w:val="16"/>
              </w:rPr>
              <w:t>28</w:t>
            </w:r>
          </w:p>
        </w:tc>
      </w:tr>
      <w:tr w:rsidR="005A1382" w:rsidRPr="00651C8A" w14:paraId="2564566D" w14:textId="77777777" w:rsidTr="00F559DD">
        <w:trPr>
          <w:cantSplit/>
          <w:jc w:val="center"/>
        </w:trPr>
        <w:tc>
          <w:tcPr>
            <w:tcW w:w="2345" w:type="dxa"/>
          </w:tcPr>
          <w:p w14:paraId="2F4F5B78" w14:textId="77777777" w:rsidR="005A1382" w:rsidRPr="00651C8A" w:rsidRDefault="005A1382" w:rsidP="00F559DD">
            <w:pPr>
              <w:jc w:val="center"/>
              <w:rPr>
                <w:kern w:val="2"/>
                <w:sz w:val="16"/>
              </w:rPr>
            </w:pPr>
            <w:r w:rsidRPr="00651C8A">
              <w:rPr>
                <w:kern w:val="2"/>
                <w:sz w:val="16"/>
              </w:rPr>
              <w:t>24</w:t>
            </w:r>
          </w:p>
        </w:tc>
        <w:tc>
          <w:tcPr>
            <w:tcW w:w="2440" w:type="dxa"/>
          </w:tcPr>
          <w:p w14:paraId="1274C989" w14:textId="77777777" w:rsidR="005A1382" w:rsidRPr="00651C8A" w:rsidRDefault="005A1382" w:rsidP="00F559DD">
            <w:pPr>
              <w:jc w:val="center"/>
              <w:rPr>
                <w:kern w:val="2"/>
                <w:sz w:val="16"/>
              </w:rPr>
            </w:pPr>
            <w:r w:rsidRPr="00651C8A">
              <w:rPr>
                <w:kern w:val="2"/>
                <w:sz w:val="16"/>
              </w:rPr>
              <w:t>26</w:t>
            </w:r>
          </w:p>
        </w:tc>
      </w:tr>
      <w:tr w:rsidR="005A1382" w:rsidRPr="00651C8A" w14:paraId="1B7D70DA" w14:textId="77777777" w:rsidTr="00F559DD">
        <w:trPr>
          <w:cantSplit/>
          <w:jc w:val="center"/>
        </w:trPr>
        <w:tc>
          <w:tcPr>
            <w:tcW w:w="2345" w:type="dxa"/>
          </w:tcPr>
          <w:p w14:paraId="15545C48" w14:textId="77777777" w:rsidR="005A1382" w:rsidRPr="00651C8A" w:rsidRDefault="005A1382" w:rsidP="00F559DD">
            <w:pPr>
              <w:jc w:val="center"/>
              <w:rPr>
                <w:kern w:val="2"/>
                <w:sz w:val="16"/>
              </w:rPr>
            </w:pPr>
            <w:r w:rsidRPr="00651C8A">
              <w:rPr>
                <w:kern w:val="2"/>
                <w:sz w:val="16"/>
              </w:rPr>
              <w:t>25</w:t>
            </w:r>
          </w:p>
        </w:tc>
        <w:tc>
          <w:tcPr>
            <w:tcW w:w="2440" w:type="dxa"/>
          </w:tcPr>
          <w:p w14:paraId="6064F0F9" w14:textId="77777777" w:rsidR="005A1382" w:rsidRPr="00651C8A" w:rsidRDefault="005A1382" w:rsidP="00F559DD">
            <w:pPr>
              <w:jc w:val="center"/>
              <w:rPr>
                <w:kern w:val="2"/>
                <w:sz w:val="16"/>
              </w:rPr>
            </w:pPr>
            <w:r w:rsidRPr="00651C8A">
              <w:rPr>
                <w:kern w:val="2"/>
                <w:sz w:val="16"/>
              </w:rPr>
              <w:t>25</w:t>
            </w:r>
          </w:p>
        </w:tc>
      </w:tr>
      <w:tr w:rsidR="005A1382" w:rsidRPr="00651C8A" w14:paraId="2B89AC1E" w14:textId="77777777" w:rsidTr="00F559DD">
        <w:trPr>
          <w:cantSplit/>
          <w:jc w:val="center"/>
        </w:trPr>
        <w:tc>
          <w:tcPr>
            <w:tcW w:w="2345" w:type="dxa"/>
          </w:tcPr>
          <w:p w14:paraId="365F205B" w14:textId="77777777" w:rsidR="005A1382" w:rsidRPr="00651C8A" w:rsidRDefault="005A1382" w:rsidP="00F559DD">
            <w:pPr>
              <w:jc w:val="center"/>
              <w:rPr>
                <w:kern w:val="2"/>
                <w:sz w:val="16"/>
              </w:rPr>
            </w:pPr>
            <w:r w:rsidRPr="00651C8A">
              <w:rPr>
                <w:kern w:val="2"/>
                <w:sz w:val="16"/>
              </w:rPr>
              <w:t>26</w:t>
            </w:r>
          </w:p>
        </w:tc>
        <w:tc>
          <w:tcPr>
            <w:tcW w:w="2440" w:type="dxa"/>
          </w:tcPr>
          <w:p w14:paraId="7A690FA2" w14:textId="77777777" w:rsidR="005A1382" w:rsidRPr="00651C8A" w:rsidRDefault="005A1382" w:rsidP="00F559DD">
            <w:pPr>
              <w:jc w:val="center"/>
              <w:rPr>
                <w:kern w:val="2"/>
                <w:sz w:val="16"/>
              </w:rPr>
            </w:pPr>
            <w:r w:rsidRPr="00651C8A">
              <w:rPr>
                <w:kern w:val="2"/>
                <w:sz w:val="16"/>
              </w:rPr>
              <w:t>23</w:t>
            </w:r>
          </w:p>
        </w:tc>
      </w:tr>
      <w:tr w:rsidR="005A1382" w:rsidRPr="00651C8A" w14:paraId="5396F20C" w14:textId="77777777" w:rsidTr="00F559DD">
        <w:trPr>
          <w:cantSplit/>
          <w:jc w:val="center"/>
        </w:trPr>
        <w:tc>
          <w:tcPr>
            <w:tcW w:w="2345" w:type="dxa"/>
          </w:tcPr>
          <w:p w14:paraId="5B9CD4E3" w14:textId="77777777" w:rsidR="005A1382" w:rsidRPr="00651C8A" w:rsidRDefault="005A1382" w:rsidP="00F559DD">
            <w:pPr>
              <w:jc w:val="center"/>
              <w:rPr>
                <w:kern w:val="2"/>
                <w:sz w:val="16"/>
              </w:rPr>
            </w:pPr>
            <w:r w:rsidRPr="00651C8A">
              <w:rPr>
                <w:kern w:val="2"/>
                <w:sz w:val="16"/>
              </w:rPr>
              <w:t>27 and older</w:t>
            </w:r>
          </w:p>
        </w:tc>
        <w:tc>
          <w:tcPr>
            <w:tcW w:w="2440" w:type="dxa"/>
          </w:tcPr>
          <w:p w14:paraId="2A9FE813" w14:textId="77777777" w:rsidR="005A1382" w:rsidRPr="00651C8A" w:rsidRDefault="005A1382" w:rsidP="00F559DD">
            <w:pPr>
              <w:jc w:val="center"/>
              <w:rPr>
                <w:kern w:val="2"/>
                <w:sz w:val="16"/>
              </w:rPr>
            </w:pPr>
            <w:r w:rsidRPr="00651C8A">
              <w:rPr>
                <w:kern w:val="2"/>
                <w:sz w:val="16"/>
              </w:rPr>
              <w:t xml:space="preserve"> 20 *</w:t>
            </w:r>
          </w:p>
        </w:tc>
      </w:tr>
    </w:tbl>
    <w:p w14:paraId="008E9068" w14:textId="77777777" w:rsidR="00F3382E" w:rsidRDefault="005A1382" w:rsidP="00F3382E">
      <w:pPr>
        <w:pStyle w:val="RegDoubleIndent"/>
        <w:rPr>
          <w:sz w:val="16"/>
          <w:szCs w:val="16"/>
        </w:rPr>
      </w:pPr>
      <w:r w:rsidRPr="005951E9">
        <w:rPr>
          <w:sz w:val="16"/>
          <w:szCs w:val="16"/>
        </w:rPr>
        <w:t>*Reflects residual or floor rate.</w:t>
      </w:r>
    </w:p>
    <w:p w14:paraId="07F67814" w14:textId="4A177273" w:rsidR="005A1382" w:rsidRDefault="005A1382" w:rsidP="00F3382E">
      <w:pPr>
        <w:pStyle w:val="RegDoubleIndent"/>
        <w:rPr>
          <w:sz w:val="16"/>
          <w:szCs w:val="16"/>
        </w:rPr>
      </w:pPr>
      <w:r w:rsidRPr="005951E9">
        <w:rPr>
          <w:sz w:val="16"/>
          <w:szCs w:val="16"/>
        </w:rPr>
        <w:t>NOTE: See §1305.G (page PL-3) for method of recognizing economic obsolescence</w:t>
      </w:r>
      <w:r>
        <w:rPr>
          <w:sz w:val="16"/>
          <w:szCs w:val="16"/>
        </w:rPr>
        <w:t>.</w:t>
      </w:r>
    </w:p>
    <w:p w14:paraId="446D0D70" w14:textId="77777777" w:rsidR="00F3382E" w:rsidRDefault="00F3382E" w:rsidP="00F3382E">
      <w:pPr>
        <w:pStyle w:val="RegDoubleIndent"/>
        <w:rPr>
          <w:sz w:val="16"/>
          <w:szCs w:val="16"/>
        </w:rPr>
      </w:pPr>
    </w:p>
    <w:p w14:paraId="2E62081F" w14:textId="11B92CC0" w:rsidR="00F061D8" w:rsidRPr="001703DE" w:rsidRDefault="0043560F" w:rsidP="005A1382">
      <w:pPr>
        <w:pStyle w:val="AuthorityNote"/>
      </w:pPr>
      <w:r w:rsidRPr="001B37AF">
        <w:t>AUTHORITY NOTE:</w:t>
      </w:r>
      <w:r w:rsidRPr="001B37AF">
        <w:tab/>
        <w:t>Promulgated in accordance with R.S. 47:1837 and R.S. 47:2323.</w:t>
      </w:r>
    </w:p>
    <w:p w14:paraId="01DE6681" w14:textId="02C08563" w:rsidR="00E77FAD" w:rsidRPr="002D02CC" w:rsidRDefault="009E03D9" w:rsidP="00E77FAD">
      <w:pPr>
        <w:pStyle w:val="HistoricalNote"/>
      </w:pPr>
      <w:r w:rsidRPr="0063022D">
        <w:t>HISTORICAL NOTE:</w:t>
      </w:r>
      <w:r>
        <w:tab/>
      </w:r>
      <w:r w:rsidRPr="0063022D">
        <w:t>Promulgated by the Department of Revenue and Taxation, Tax Commission, LR 8:102 (February 1982), amended</w:t>
      </w:r>
      <w:r>
        <w:t xml:space="preserve"> </w:t>
      </w:r>
      <w:r w:rsidRPr="0063022D">
        <w:t>LR 10:941 (November 1984), LR 12:36 (January 1986), LR 16:1063 (December 1990), amended by the Department of Revenue, Tax Commission, LR 24:489 (March 1998), LR 25:316 (February 1999), LR 26:509 (March 2000), LR 27:426 (March 2001), LR 31:719 (March 2005), LR 32:432 (March 2006), LR 33:</w:t>
      </w:r>
      <w:r w:rsidR="00055B84">
        <w:t>494 (Marc</w:t>
      </w:r>
      <w:r w:rsidR="002F2868">
        <w:t>h 2007), LR 34:684 (April 2008), LR 35:499 (March 2009)</w:t>
      </w:r>
      <w:r w:rsidR="00477832">
        <w:t>, LR 36:778 (April 2010)</w:t>
      </w:r>
      <w:r w:rsidR="00AD6CC9">
        <w:t xml:space="preserve">, </w:t>
      </w:r>
      <w:r w:rsidR="00D5339A" w:rsidRPr="004943A3">
        <w:t xml:space="preserve">amended by the </w:t>
      </w:r>
      <w:r w:rsidR="003E3EB7">
        <w:t xml:space="preserve">Office of the Governor, </w:t>
      </w:r>
      <w:r w:rsidR="00D5339A" w:rsidRPr="004943A3">
        <w:t>Division of Administration, Tax Co</w:t>
      </w:r>
      <w:r w:rsidR="00D5339A">
        <w:t>mmission, LR 37:1401 (May 2011)</w:t>
      </w:r>
      <w:r w:rsidR="003E3EB7">
        <w:t xml:space="preserve">, LR 38:809 (March 2012), </w:t>
      </w:r>
      <w:r w:rsidR="007B195D">
        <w:t>LR 39:496 (Marc</w:t>
      </w:r>
      <w:r w:rsidR="004328DF">
        <w:t xml:space="preserve">h 2013), LR 40:537 (March 2014), </w:t>
      </w:r>
      <w:r w:rsidR="008B1EF1">
        <w:t>LR 41:680 (Apr</w:t>
      </w:r>
      <w:r w:rsidR="00C55FB2">
        <w:t>il 2015), LR 42:748 (Ma</w:t>
      </w:r>
      <w:r w:rsidR="0043560F">
        <w:t>y 2016), LR 43:655 (Apri</w:t>
      </w:r>
      <w:r w:rsidR="00A5521F">
        <w:t xml:space="preserve">l 2017), LR 44:582 (March 2018), </w:t>
      </w:r>
      <w:r w:rsidR="00A5521F" w:rsidRPr="00AE2955">
        <w:t>LR 45:</w:t>
      </w:r>
      <w:r w:rsidR="00A5521F">
        <w:t>535</w:t>
      </w:r>
      <w:r w:rsidR="00A5521F" w:rsidRPr="00AE2955">
        <w:t xml:space="preserve"> (April 2019)</w:t>
      </w:r>
      <w:r w:rsidR="0034517E" w:rsidRPr="002F6019">
        <w:t xml:space="preserve">, </w:t>
      </w:r>
      <w:r w:rsidR="0034517E">
        <w:t>LR 46:563 (April 2020)</w:t>
      </w:r>
      <w:r w:rsidR="00757DBF" w:rsidRPr="00F316D1">
        <w:t>, LR 47:</w:t>
      </w:r>
      <w:r w:rsidR="00757DBF">
        <w:t>468 (April 2021</w:t>
      </w:r>
      <w:r w:rsidR="001C0ACF">
        <w:t>), LR 48:1526 (June 2022),</w:t>
      </w:r>
      <w:r w:rsidR="001C0ACF" w:rsidRPr="001C0ACF">
        <w:rPr>
          <w:kern w:val="0"/>
          <w:sz w:val="20"/>
        </w:rPr>
        <w:t xml:space="preserve"> </w:t>
      </w:r>
      <w:r w:rsidR="001C0ACF" w:rsidRPr="001C0ACF">
        <w:t>LR 49:1059 (June 2023</w:t>
      </w:r>
      <w:r w:rsidR="00DF5A03">
        <w:t>), LR 50:3</w:t>
      </w:r>
      <w:r w:rsidR="00272F34">
        <w:t>71</w:t>
      </w:r>
      <w:r w:rsidR="00E77FAD">
        <w:t xml:space="preserve"> (March 2024), LR 51:392 (March 2025)</w:t>
      </w:r>
      <w:r w:rsidR="005A1382">
        <w:t>, LR 52:970 (June 2026).</w:t>
      </w:r>
    </w:p>
    <w:p w14:paraId="4C0F2327" w14:textId="77777777" w:rsidR="000A70F9" w:rsidRDefault="000A70F9">
      <w:pPr>
        <w:pStyle w:val="Chapter"/>
      </w:pPr>
      <w:bookmarkStart w:id="2134" w:name="TOC_Chap97"/>
      <w:bookmarkStart w:id="2135" w:name="_Toc233690254"/>
      <w:bookmarkStart w:id="2136" w:name="_Toc234030838"/>
      <w:bookmarkStart w:id="2137" w:name="_Toc243721464"/>
      <w:bookmarkStart w:id="2138" w:name="_Toc259619712"/>
      <w:bookmarkStart w:id="2139" w:name="_Toc262718798"/>
      <w:bookmarkStart w:id="2140" w:name="_Toc275165571"/>
      <w:bookmarkStart w:id="2141" w:name="_Toc238197889"/>
      <w:r>
        <w:t>Chapter 15.</w:t>
      </w:r>
      <w:bookmarkEnd w:id="2134"/>
      <w:r w:rsidR="00C97BFA" w:rsidRPr="00C97BFA">
        <w:tab/>
      </w:r>
      <w:bookmarkStart w:id="2142" w:name="TOCT_Chap178"/>
      <w:bookmarkStart w:id="2143" w:name="TOCT_Chap140"/>
      <w:bookmarkStart w:id="2144" w:name="TOCT_Chap143"/>
      <w:bookmarkStart w:id="2145" w:name="TOCT_Chap94"/>
      <w:bookmarkStart w:id="2146" w:name="TOCT_Chap97"/>
      <w:r>
        <w:t>Aircraft</w:t>
      </w:r>
      <w:bookmarkEnd w:id="2135"/>
      <w:bookmarkEnd w:id="2136"/>
      <w:bookmarkEnd w:id="2137"/>
      <w:bookmarkEnd w:id="2138"/>
      <w:bookmarkEnd w:id="2139"/>
      <w:bookmarkEnd w:id="2140"/>
      <w:bookmarkEnd w:id="2141"/>
      <w:bookmarkEnd w:id="2142"/>
      <w:bookmarkEnd w:id="2143"/>
      <w:bookmarkEnd w:id="2144"/>
      <w:bookmarkEnd w:id="2145"/>
      <w:bookmarkEnd w:id="2146"/>
    </w:p>
    <w:p w14:paraId="7BC46329" w14:textId="77777777" w:rsidR="000A70F9" w:rsidRDefault="000A70F9">
      <w:pPr>
        <w:pStyle w:val="Section"/>
      </w:pPr>
      <w:bookmarkStart w:id="2147" w:name="_Toc233690255"/>
      <w:bookmarkStart w:id="2148" w:name="_Toc234030839"/>
      <w:bookmarkStart w:id="2149" w:name="_Toc243721465"/>
      <w:bookmarkStart w:id="2150" w:name="_Toc259619713"/>
      <w:bookmarkStart w:id="2151" w:name="_Toc262718799"/>
      <w:bookmarkStart w:id="2152" w:name="_Toc275165572"/>
      <w:bookmarkStart w:id="2153" w:name="_Toc238197890"/>
      <w:r>
        <w:t>§1501.</w:t>
      </w:r>
      <w:r>
        <w:tab/>
        <w:t>Guidelines for Ascertaining the Fair Market Value of Aircraft</w:t>
      </w:r>
      <w:bookmarkEnd w:id="2147"/>
      <w:bookmarkEnd w:id="2148"/>
      <w:bookmarkEnd w:id="2149"/>
      <w:bookmarkEnd w:id="2150"/>
      <w:bookmarkEnd w:id="2151"/>
      <w:bookmarkEnd w:id="2152"/>
      <w:bookmarkEnd w:id="2153"/>
    </w:p>
    <w:p w14:paraId="381D247D" w14:textId="77777777" w:rsidR="00C00661" w:rsidRPr="001B37AF" w:rsidRDefault="00C00661" w:rsidP="00C00661">
      <w:pPr>
        <w:pStyle w:val="A"/>
      </w:pPr>
      <w:r w:rsidRPr="001B37AF">
        <w:t>A.</w:t>
      </w:r>
      <w:r w:rsidRPr="001B37AF">
        <w:tab/>
        <w:t>General</w:t>
      </w:r>
    </w:p>
    <w:p w14:paraId="510DAE58" w14:textId="77777777" w:rsidR="00C00661" w:rsidRPr="001B37AF" w:rsidRDefault="00C00661" w:rsidP="00C00661">
      <w:pPr>
        <w:pStyle w:val="1"/>
      </w:pPr>
      <w:r w:rsidRPr="001B37AF">
        <w:t>1.</w:t>
      </w:r>
      <w:r w:rsidRPr="001B37AF">
        <w:tab/>
        <w:t>Airplanes and helicopters, except those owned by a company engaged in the business of transporting passengers and/or property for hire on regularly scheduled flights, which are assessed as public service properties, are subject to valuation and assessment by parish assessors.</w:t>
      </w:r>
    </w:p>
    <w:p w14:paraId="14E64521" w14:textId="77777777" w:rsidR="00C00661" w:rsidRPr="001B37AF" w:rsidRDefault="00C00661" w:rsidP="00C00661">
      <w:pPr>
        <w:pStyle w:val="1"/>
      </w:pPr>
      <w:r w:rsidRPr="001B37AF">
        <w:t>2.</w:t>
      </w:r>
      <w:r w:rsidRPr="001B37AF">
        <w:tab/>
        <w:t>Antique airplanes, those manufactured at least 25 years ago, and not being used in commerce, are exempt from personal property taxes. Any aircraft weighing less than 6,000 pounds, which is owned by a private individual and not used for commercial or profit-making purposes is also exempt from personal property taxes (R.S. 47:6001).</w:t>
      </w:r>
    </w:p>
    <w:p w14:paraId="60F6D0B0" w14:textId="77777777" w:rsidR="00C00661" w:rsidRPr="001B37AF" w:rsidRDefault="00C00661" w:rsidP="00C00661">
      <w:pPr>
        <w:pStyle w:val="1"/>
      </w:pPr>
      <w:r w:rsidRPr="001B37AF">
        <w:t>3.</w:t>
      </w:r>
      <w:r w:rsidRPr="001B37AF">
        <w:tab/>
        <w:t>Crop dusting airplanes used exclusively for agricultural purposes are exempt from personal property taxes (R.S. 47:1707).</w:t>
      </w:r>
    </w:p>
    <w:p w14:paraId="77B0D7A3" w14:textId="77777777" w:rsidR="00C00661" w:rsidRPr="001B37AF" w:rsidRDefault="00C00661" w:rsidP="00C00661">
      <w:pPr>
        <w:pStyle w:val="1"/>
      </w:pPr>
      <w:r w:rsidRPr="001B37AF">
        <w:lastRenderedPageBreak/>
        <w:t>4.</w:t>
      </w:r>
      <w:r w:rsidRPr="001B37AF">
        <w:tab/>
        <w:t>As with other forms of personal property, aircraft are to be taxed where situated on January 1. Fair market value is the standard for valuation of aircraft. When determining the three approaches to value, th</w:t>
      </w:r>
      <w:r>
        <w:t>e assessor may use any industry-</w:t>
      </w:r>
      <w:r w:rsidRPr="001B37AF">
        <w:t>recognized manual/manuals for weighting and correlating current market conditions as a part of the fair market valuation process. The procedures for discovery and valuation of aircraft follow.</w:t>
      </w:r>
    </w:p>
    <w:p w14:paraId="564D710A" w14:textId="77777777" w:rsidR="00C00661" w:rsidRPr="001B37AF" w:rsidRDefault="00C00661" w:rsidP="00C00661">
      <w:pPr>
        <w:pStyle w:val="A"/>
      </w:pPr>
      <w:r w:rsidRPr="001B37AF">
        <w:t>B.</w:t>
      </w:r>
      <w:r w:rsidRPr="001B37AF">
        <w:tab/>
        <w:t>Valuation When Using the Cost Approach. Fair market value is the valuation standard for aircraft. The assessor shall estimate the fair market value of each aircraft having situs in his parish through use of the information provided him on LAT Form 15. The same procedure shall be used as for other forms of machinery and equipment. That is, the original cost of the aircraft will be brought up to current value through use of the appropriate cost index, percent good factors and composite multipliers appearing in Table 1503.</w:t>
      </w:r>
    </w:p>
    <w:p w14:paraId="73F66AF7" w14:textId="77777777" w:rsidR="00C00661" w:rsidRPr="0034189E" w:rsidRDefault="00C00661" w:rsidP="00C00661">
      <w:pPr>
        <w:pStyle w:val="A"/>
      </w:pPr>
      <w:r w:rsidRPr="001B37AF">
        <w:t>C.</w:t>
      </w:r>
      <w:r w:rsidRPr="001B37AF">
        <w:tab/>
        <w:t>Offshore oil and gas helicopters providing transportation and support services engaged in coastal trade shall be valued according to procedures established in paragraphs A. and B. of this chapter with obsolescence that may be granted according to Table 1504.</w:t>
      </w:r>
      <w:r>
        <w:t xml:space="preserve"> </w:t>
      </w:r>
      <w:r w:rsidRPr="001B37AF">
        <w:t>Consideration of additional obsolescence may be granted upon showing evidence of loss, substantiated by the taxpayer in writing</w:t>
      </w:r>
      <w:r w:rsidRPr="0034189E">
        <w:t>.</w:t>
      </w:r>
    </w:p>
    <w:p w14:paraId="4F7279DE" w14:textId="77777777" w:rsidR="00DB55B9" w:rsidRPr="00336751" w:rsidRDefault="00C00661" w:rsidP="00C00661">
      <w:pPr>
        <w:pStyle w:val="AuthorityNote"/>
      </w:pPr>
      <w:r w:rsidRPr="001B37AF">
        <w:t>AUT</w:t>
      </w:r>
      <w:r>
        <w:t>HORITY NOTE:</w:t>
      </w:r>
      <w:r>
        <w:tab/>
      </w:r>
      <w:r w:rsidRPr="001B37AF">
        <w:t>Promulgated in accordance with R.S. 47:1837, R.S. 47:</w:t>
      </w:r>
      <w:r w:rsidRPr="0034189E">
        <w:t>1952, R.S. 47:2323, R.S. 47:2326, R.S. 47:6001</w:t>
      </w:r>
      <w:r>
        <w:t>,</w:t>
      </w:r>
      <w:r w:rsidRPr="0034189E">
        <w:t xml:space="preserve"> and R.S. 47:1707.</w:t>
      </w:r>
    </w:p>
    <w:p w14:paraId="75BA2877" w14:textId="77777777" w:rsidR="000A70F9" w:rsidRDefault="00DB55B9" w:rsidP="00DB55B9">
      <w:pPr>
        <w:pStyle w:val="HistoricalNote"/>
      </w:pPr>
      <w:r>
        <w:t>HISTORICAL NOTE:</w:t>
      </w:r>
      <w:r>
        <w:tab/>
      </w:r>
      <w:r w:rsidRPr="00336751">
        <w:t>Promulgated by the Department of Revenue and Taxation, Tax Commission, LR 8:102 (February 1982), amended LR 10:942 (November 1984), LR 12:36 (January 1986), LR 13:188 (March 1987), LR 16:1063 (December 1990), LR 19:212 (February 1993), LR 20:198 (February 1994), amended by the Department of Revenue, Tax Com</w:t>
      </w:r>
      <w:r w:rsidR="00C00661">
        <w:t>mission, LR 32:433 (March 2006</w:t>
      </w:r>
      <w:r w:rsidR="00C00661" w:rsidRPr="001B37AF">
        <w:t xml:space="preserve">), amended by the Office of the Governor, Division of Administration, Tax Commission, </w:t>
      </w:r>
      <w:r w:rsidR="00C00661">
        <w:t>LR 44:583 (March 2018).</w:t>
      </w:r>
    </w:p>
    <w:p w14:paraId="01AF4FE0" w14:textId="77777777" w:rsidR="00361F63" w:rsidRPr="004943A3" w:rsidRDefault="00361F63" w:rsidP="00361F63">
      <w:pPr>
        <w:pStyle w:val="Section"/>
      </w:pPr>
      <w:bookmarkStart w:id="2154" w:name="_Toc233690256"/>
      <w:bookmarkStart w:id="2155" w:name="_Toc234030840"/>
      <w:bookmarkStart w:id="2156" w:name="_Toc243721466"/>
      <w:bookmarkStart w:id="2157" w:name="_Toc259619714"/>
      <w:bookmarkStart w:id="2158" w:name="_Toc262718800"/>
      <w:bookmarkStart w:id="2159" w:name="_Toc275165573"/>
      <w:bookmarkStart w:id="2160" w:name="_Toc238197891"/>
      <w:r w:rsidRPr="004943A3">
        <w:t>§1503.</w:t>
      </w:r>
      <w:r w:rsidRPr="004943A3">
        <w:tab/>
        <w:t>Aircraft (Including Helicopters) Table</w:t>
      </w:r>
      <w:bookmarkEnd w:id="2154"/>
      <w:bookmarkEnd w:id="2155"/>
      <w:bookmarkEnd w:id="2156"/>
      <w:bookmarkEnd w:id="2157"/>
      <w:bookmarkEnd w:id="2158"/>
      <w:bookmarkEnd w:id="2159"/>
      <w:bookmarkEnd w:id="2160"/>
    </w:p>
    <w:p w14:paraId="6FE1FE18" w14:textId="77777777" w:rsidR="005A1382" w:rsidRDefault="001C0ACF" w:rsidP="005A1382">
      <w:pPr>
        <w:pStyle w:val="A"/>
      </w:pPr>
      <w:r w:rsidRPr="007B2525">
        <w:t>A.</w:t>
      </w:r>
      <w:r w:rsidRPr="007B2525">
        <w:tab/>
      </w:r>
      <w:r w:rsidR="005A1382" w:rsidRPr="00651C8A">
        <w:t>Aircraft (Including Helicopters)</w:t>
      </w:r>
    </w:p>
    <w:p w14:paraId="4BDDD003" w14:textId="77777777" w:rsidR="005A1382" w:rsidRPr="00651C8A" w:rsidRDefault="005A1382" w:rsidP="005A1382">
      <w:pPr>
        <w:pStyle w:val="A"/>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4" w:space="0" w:color="auto"/>
        </w:tblBorders>
        <w:tblLayout w:type="fixed"/>
        <w:tblLook w:val="0000" w:firstRow="0" w:lastRow="0" w:firstColumn="0" w:lastColumn="0" w:noHBand="0" w:noVBand="0"/>
      </w:tblPr>
      <w:tblGrid>
        <w:gridCol w:w="923"/>
        <w:gridCol w:w="810"/>
        <w:gridCol w:w="979"/>
        <w:gridCol w:w="869"/>
        <w:gridCol w:w="1122"/>
      </w:tblGrid>
      <w:tr w:rsidR="005A1382" w:rsidRPr="00651C8A" w14:paraId="63DC9DDB" w14:textId="77777777" w:rsidTr="00F559DD">
        <w:trPr>
          <w:cantSplit/>
          <w:tblHeader/>
          <w:jc w:val="center"/>
        </w:trPr>
        <w:tc>
          <w:tcPr>
            <w:tcW w:w="4703" w:type="dxa"/>
            <w:gridSpan w:val="5"/>
            <w:shd w:val="clear" w:color="auto" w:fill="BFBFBF"/>
            <w:vAlign w:val="bottom"/>
          </w:tcPr>
          <w:p w14:paraId="1781CF25" w14:textId="77777777" w:rsidR="005A1382" w:rsidRPr="005951E9" w:rsidRDefault="005A1382" w:rsidP="00F559DD">
            <w:pPr>
              <w:pStyle w:val="Text"/>
              <w:keepNext/>
              <w:jc w:val="center"/>
              <w:rPr>
                <w:b/>
                <w:bCs/>
                <w:sz w:val="16"/>
                <w:szCs w:val="16"/>
              </w:rPr>
            </w:pPr>
            <w:r w:rsidRPr="005951E9">
              <w:rPr>
                <w:b/>
                <w:bCs/>
                <w:sz w:val="16"/>
                <w:szCs w:val="16"/>
              </w:rPr>
              <w:t>Table 1503</w:t>
            </w:r>
          </w:p>
          <w:p w14:paraId="69F47FED" w14:textId="77777777" w:rsidR="005A1382" w:rsidRPr="005951E9" w:rsidRDefault="005A1382" w:rsidP="00F559DD">
            <w:pPr>
              <w:keepNext/>
              <w:jc w:val="center"/>
              <w:rPr>
                <w:b/>
                <w:bCs/>
                <w:kern w:val="2"/>
                <w:sz w:val="16"/>
                <w:szCs w:val="16"/>
              </w:rPr>
            </w:pPr>
            <w:r w:rsidRPr="005951E9">
              <w:rPr>
                <w:b/>
                <w:bCs/>
                <w:sz w:val="16"/>
                <w:szCs w:val="16"/>
              </w:rPr>
              <w:t>Aircraft (Including Helicopters)</w:t>
            </w:r>
          </w:p>
        </w:tc>
      </w:tr>
      <w:tr w:rsidR="005A1382" w:rsidRPr="00651C8A" w14:paraId="7C807513" w14:textId="77777777" w:rsidTr="00F559DD">
        <w:trPr>
          <w:cantSplit/>
          <w:tblHeader/>
          <w:jc w:val="center"/>
        </w:trPr>
        <w:tc>
          <w:tcPr>
            <w:tcW w:w="1733" w:type="dxa"/>
            <w:gridSpan w:val="2"/>
            <w:shd w:val="clear" w:color="auto" w:fill="BFBFBF"/>
            <w:vAlign w:val="bottom"/>
          </w:tcPr>
          <w:p w14:paraId="21A0D6F1" w14:textId="77777777" w:rsidR="005A1382" w:rsidRPr="005951E9" w:rsidRDefault="005A1382" w:rsidP="00F559DD">
            <w:pPr>
              <w:keepNext/>
              <w:jc w:val="center"/>
              <w:rPr>
                <w:b/>
                <w:bCs/>
                <w:kern w:val="2"/>
                <w:sz w:val="16"/>
                <w:szCs w:val="16"/>
              </w:rPr>
            </w:pPr>
            <w:r w:rsidRPr="005951E9">
              <w:rPr>
                <w:b/>
                <w:bCs/>
                <w:kern w:val="2"/>
                <w:sz w:val="16"/>
                <w:szCs w:val="16"/>
              </w:rPr>
              <w:t>Cost Index</w:t>
            </w:r>
          </w:p>
          <w:p w14:paraId="3262A31C" w14:textId="77777777" w:rsidR="005A1382" w:rsidRPr="005951E9" w:rsidRDefault="005A1382" w:rsidP="00F559DD">
            <w:pPr>
              <w:keepNext/>
              <w:jc w:val="center"/>
              <w:rPr>
                <w:b/>
                <w:bCs/>
                <w:kern w:val="2"/>
                <w:sz w:val="16"/>
                <w:szCs w:val="16"/>
              </w:rPr>
            </w:pPr>
            <w:r w:rsidRPr="005951E9">
              <w:rPr>
                <w:b/>
                <w:bCs/>
                <w:kern w:val="2"/>
                <w:sz w:val="16"/>
                <w:szCs w:val="16"/>
              </w:rPr>
              <w:t>(Average)</w:t>
            </w:r>
          </w:p>
        </w:tc>
        <w:tc>
          <w:tcPr>
            <w:tcW w:w="2970" w:type="dxa"/>
            <w:gridSpan w:val="3"/>
            <w:shd w:val="clear" w:color="auto" w:fill="BFBFBF"/>
            <w:vAlign w:val="bottom"/>
          </w:tcPr>
          <w:p w14:paraId="0D182E8F" w14:textId="77777777" w:rsidR="005A1382" w:rsidRPr="005951E9" w:rsidRDefault="005A1382" w:rsidP="00F559DD">
            <w:pPr>
              <w:keepNext/>
              <w:jc w:val="center"/>
              <w:rPr>
                <w:b/>
                <w:bCs/>
                <w:kern w:val="2"/>
                <w:sz w:val="16"/>
                <w:szCs w:val="16"/>
              </w:rPr>
            </w:pPr>
            <w:r w:rsidRPr="005951E9">
              <w:rPr>
                <w:b/>
                <w:bCs/>
                <w:kern w:val="2"/>
                <w:sz w:val="16"/>
                <w:szCs w:val="16"/>
              </w:rPr>
              <w:t>Average Economic Life</w:t>
            </w:r>
          </w:p>
          <w:p w14:paraId="73BEDF11" w14:textId="77777777" w:rsidR="005A1382" w:rsidRPr="005951E9" w:rsidRDefault="005A1382" w:rsidP="00F559DD">
            <w:pPr>
              <w:keepNext/>
              <w:jc w:val="center"/>
              <w:rPr>
                <w:b/>
                <w:bCs/>
                <w:kern w:val="2"/>
                <w:sz w:val="16"/>
                <w:szCs w:val="16"/>
              </w:rPr>
            </w:pPr>
            <w:r w:rsidRPr="005951E9">
              <w:rPr>
                <w:b/>
                <w:bCs/>
                <w:kern w:val="2"/>
                <w:sz w:val="16"/>
                <w:szCs w:val="16"/>
              </w:rPr>
              <w:t>(20 Years)</w:t>
            </w:r>
          </w:p>
        </w:tc>
      </w:tr>
      <w:tr w:rsidR="005A1382" w:rsidRPr="00651C8A" w14:paraId="39A34118" w14:textId="77777777" w:rsidTr="00F559DD">
        <w:trPr>
          <w:cantSplit/>
          <w:tblHeader/>
          <w:jc w:val="center"/>
        </w:trPr>
        <w:tc>
          <w:tcPr>
            <w:tcW w:w="923" w:type="dxa"/>
            <w:shd w:val="clear" w:color="auto" w:fill="BFBFBF"/>
            <w:vAlign w:val="bottom"/>
          </w:tcPr>
          <w:p w14:paraId="67185B4D" w14:textId="77777777" w:rsidR="005A1382" w:rsidRPr="005951E9" w:rsidRDefault="005A1382" w:rsidP="00F559DD">
            <w:pPr>
              <w:jc w:val="center"/>
              <w:rPr>
                <w:b/>
                <w:bCs/>
                <w:kern w:val="2"/>
                <w:sz w:val="16"/>
                <w:szCs w:val="16"/>
              </w:rPr>
            </w:pPr>
            <w:r w:rsidRPr="005951E9">
              <w:rPr>
                <w:b/>
                <w:bCs/>
                <w:kern w:val="2"/>
                <w:sz w:val="16"/>
                <w:szCs w:val="16"/>
              </w:rPr>
              <w:t>Year</w:t>
            </w:r>
          </w:p>
        </w:tc>
        <w:tc>
          <w:tcPr>
            <w:tcW w:w="810" w:type="dxa"/>
            <w:shd w:val="clear" w:color="auto" w:fill="BFBFBF"/>
            <w:vAlign w:val="bottom"/>
          </w:tcPr>
          <w:p w14:paraId="2C738D7D" w14:textId="77777777" w:rsidR="005A1382" w:rsidRPr="005951E9" w:rsidRDefault="005A1382" w:rsidP="00F559DD">
            <w:pPr>
              <w:jc w:val="center"/>
              <w:rPr>
                <w:b/>
                <w:bCs/>
                <w:kern w:val="2"/>
                <w:sz w:val="16"/>
                <w:szCs w:val="16"/>
              </w:rPr>
            </w:pPr>
            <w:r w:rsidRPr="005951E9">
              <w:rPr>
                <w:b/>
                <w:bCs/>
                <w:kern w:val="2"/>
                <w:sz w:val="16"/>
                <w:szCs w:val="16"/>
              </w:rPr>
              <w:t>Index</w:t>
            </w:r>
          </w:p>
        </w:tc>
        <w:tc>
          <w:tcPr>
            <w:tcW w:w="979" w:type="dxa"/>
            <w:shd w:val="clear" w:color="auto" w:fill="BFBFBF"/>
            <w:vAlign w:val="bottom"/>
          </w:tcPr>
          <w:p w14:paraId="6807B931" w14:textId="77777777" w:rsidR="005A1382" w:rsidRPr="005951E9" w:rsidRDefault="005A1382" w:rsidP="00F559DD">
            <w:pPr>
              <w:jc w:val="center"/>
              <w:rPr>
                <w:b/>
                <w:bCs/>
                <w:kern w:val="2"/>
                <w:sz w:val="16"/>
                <w:szCs w:val="16"/>
              </w:rPr>
            </w:pPr>
            <w:r w:rsidRPr="005951E9">
              <w:rPr>
                <w:b/>
                <w:bCs/>
                <w:kern w:val="2"/>
                <w:sz w:val="16"/>
                <w:szCs w:val="16"/>
              </w:rPr>
              <w:t>Effective</w:t>
            </w:r>
          </w:p>
          <w:p w14:paraId="0B588344" w14:textId="77777777" w:rsidR="005A1382" w:rsidRPr="005951E9" w:rsidRDefault="005A1382" w:rsidP="00F559DD">
            <w:pPr>
              <w:jc w:val="center"/>
              <w:rPr>
                <w:b/>
                <w:bCs/>
                <w:kern w:val="2"/>
                <w:sz w:val="16"/>
                <w:szCs w:val="16"/>
              </w:rPr>
            </w:pPr>
            <w:r w:rsidRPr="005951E9">
              <w:rPr>
                <w:b/>
                <w:bCs/>
                <w:kern w:val="2"/>
                <w:sz w:val="16"/>
                <w:szCs w:val="16"/>
              </w:rPr>
              <w:t>Age</w:t>
            </w:r>
          </w:p>
        </w:tc>
        <w:tc>
          <w:tcPr>
            <w:tcW w:w="869" w:type="dxa"/>
            <w:shd w:val="clear" w:color="auto" w:fill="BFBFBF"/>
            <w:vAlign w:val="bottom"/>
          </w:tcPr>
          <w:p w14:paraId="5DB081D9" w14:textId="77777777" w:rsidR="005A1382" w:rsidRPr="005951E9" w:rsidRDefault="005A1382" w:rsidP="00F559DD">
            <w:pPr>
              <w:jc w:val="center"/>
              <w:rPr>
                <w:b/>
                <w:bCs/>
                <w:kern w:val="2"/>
                <w:sz w:val="16"/>
                <w:szCs w:val="16"/>
              </w:rPr>
            </w:pPr>
            <w:r w:rsidRPr="005951E9">
              <w:rPr>
                <w:b/>
                <w:bCs/>
                <w:kern w:val="2"/>
                <w:sz w:val="16"/>
                <w:szCs w:val="16"/>
              </w:rPr>
              <w:t>Percent</w:t>
            </w:r>
          </w:p>
          <w:p w14:paraId="577239DF" w14:textId="77777777" w:rsidR="005A1382" w:rsidRPr="005951E9" w:rsidRDefault="005A1382" w:rsidP="00F559DD">
            <w:pPr>
              <w:jc w:val="center"/>
              <w:rPr>
                <w:b/>
                <w:bCs/>
                <w:kern w:val="2"/>
                <w:sz w:val="16"/>
                <w:szCs w:val="16"/>
              </w:rPr>
            </w:pPr>
            <w:r w:rsidRPr="005951E9">
              <w:rPr>
                <w:b/>
                <w:bCs/>
                <w:kern w:val="2"/>
                <w:sz w:val="16"/>
                <w:szCs w:val="16"/>
              </w:rPr>
              <w:t>Good</w:t>
            </w:r>
          </w:p>
        </w:tc>
        <w:tc>
          <w:tcPr>
            <w:tcW w:w="1122" w:type="dxa"/>
            <w:shd w:val="clear" w:color="auto" w:fill="BFBFBF"/>
            <w:vAlign w:val="bottom"/>
          </w:tcPr>
          <w:p w14:paraId="54230A42" w14:textId="77777777" w:rsidR="005A1382" w:rsidRPr="005951E9" w:rsidRDefault="005A1382" w:rsidP="00F559DD">
            <w:pPr>
              <w:jc w:val="center"/>
              <w:rPr>
                <w:b/>
                <w:bCs/>
                <w:kern w:val="2"/>
                <w:sz w:val="16"/>
                <w:szCs w:val="16"/>
              </w:rPr>
            </w:pPr>
            <w:r w:rsidRPr="005951E9">
              <w:rPr>
                <w:b/>
                <w:bCs/>
                <w:kern w:val="2"/>
                <w:sz w:val="16"/>
                <w:szCs w:val="16"/>
              </w:rPr>
              <w:t>Composite</w:t>
            </w:r>
          </w:p>
          <w:p w14:paraId="5F4D758B" w14:textId="77777777" w:rsidR="005A1382" w:rsidRPr="005951E9" w:rsidRDefault="005A1382" w:rsidP="00F559DD">
            <w:pPr>
              <w:jc w:val="center"/>
              <w:rPr>
                <w:b/>
                <w:bCs/>
                <w:kern w:val="2"/>
                <w:sz w:val="16"/>
                <w:szCs w:val="16"/>
              </w:rPr>
            </w:pPr>
            <w:r w:rsidRPr="005951E9">
              <w:rPr>
                <w:b/>
                <w:bCs/>
                <w:kern w:val="2"/>
                <w:sz w:val="16"/>
                <w:szCs w:val="16"/>
              </w:rPr>
              <w:t>Multiplier</w:t>
            </w:r>
          </w:p>
        </w:tc>
      </w:tr>
      <w:tr w:rsidR="005A1382" w:rsidRPr="00651C8A" w14:paraId="751C6C3F" w14:textId="77777777" w:rsidTr="00F559DD">
        <w:trPr>
          <w:cantSplit/>
          <w:jc w:val="center"/>
        </w:trPr>
        <w:tc>
          <w:tcPr>
            <w:tcW w:w="923" w:type="dxa"/>
          </w:tcPr>
          <w:p w14:paraId="47050944" w14:textId="77777777" w:rsidR="005A1382" w:rsidRPr="00651C8A" w:rsidRDefault="005A1382" w:rsidP="00F559DD">
            <w:pPr>
              <w:jc w:val="center"/>
              <w:rPr>
                <w:sz w:val="16"/>
                <w:szCs w:val="16"/>
              </w:rPr>
            </w:pPr>
            <w:r w:rsidRPr="00651C8A">
              <w:rPr>
                <w:sz w:val="16"/>
                <w:szCs w:val="16"/>
              </w:rPr>
              <w:t>2025</w:t>
            </w:r>
          </w:p>
        </w:tc>
        <w:tc>
          <w:tcPr>
            <w:tcW w:w="810" w:type="dxa"/>
          </w:tcPr>
          <w:p w14:paraId="27413D7C" w14:textId="77777777" w:rsidR="005A1382" w:rsidRPr="00651C8A" w:rsidRDefault="005A1382" w:rsidP="00F559DD">
            <w:pPr>
              <w:jc w:val="center"/>
              <w:rPr>
                <w:sz w:val="16"/>
                <w:szCs w:val="16"/>
              </w:rPr>
            </w:pPr>
            <w:r w:rsidRPr="00651C8A">
              <w:rPr>
                <w:sz w:val="16"/>
                <w:szCs w:val="16"/>
              </w:rPr>
              <w:t>0.977</w:t>
            </w:r>
          </w:p>
        </w:tc>
        <w:tc>
          <w:tcPr>
            <w:tcW w:w="979" w:type="dxa"/>
          </w:tcPr>
          <w:p w14:paraId="0CE09857" w14:textId="77777777" w:rsidR="005A1382" w:rsidRPr="00651C8A" w:rsidRDefault="005A1382" w:rsidP="00F559DD">
            <w:pPr>
              <w:jc w:val="center"/>
              <w:rPr>
                <w:sz w:val="16"/>
                <w:szCs w:val="16"/>
              </w:rPr>
            </w:pPr>
            <w:r w:rsidRPr="00651C8A">
              <w:rPr>
                <w:sz w:val="16"/>
                <w:szCs w:val="16"/>
              </w:rPr>
              <w:t>1</w:t>
            </w:r>
          </w:p>
        </w:tc>
        <w:tc>
          <w:tcPr>
            <w:tcW w:w="869" w:type="dxa"/>
          </w:tcPr>
          <w:p w14:paraId="1F40F05D" w14:textId="77777777" w:rsidR="005A1382" w:rsidRPr="00651C8A" w:rsidRDefault="005A1382" w:rsidP="00F559DD">
            <w:pPr>
              <w:jc w:val="center"/>
              <w:rPr>
                <w:sz w:val="16"/>
                <w:szCs w:val="16"/>
              </w:rPr>
            </w:pPr>
            <w:r w:rsidRPr="00651C8A">
              <w:rPr>
                <w:sz w:val="16"/>
                <w:szCs w:val="16"/>
              </w:rPr>
              <w:t>97</w:t>
            </w:r>
          </w:p>
        </w:tc>
        <w:tc>
          <w:tcPr>
            <w:tcW w:w="1122" w:type="dxa"/>
          </w:tcPr>
          <w:p w14:paraId="1951E073" w14:textId="77777777" w:rsidR="005A1382" w:rsidRPr="00651C8A" w:rsidRDefault="005A1382" w:rsidP="00F559DD">
            <w:pPr>
              <w:jc w:val="center"/>
              <w:rPr>
                <w:sz w:val="16"/>
                <w:szCs w:val="16"/>
              </w:rPr>
            </w:pPr>
            <w:r w:rsidRPr="00651C8A">
              <w:rPr>
                <w:sz w:val="16"/>
                <w:szCs w:val="16"/>
              </w:rPr>
              <w:t>.95</w:t>
            </w:r>
          </w:p>
        </w:tc>
      </w:tr>
      <w:tr w:rsidR="005A1382" w:rsidRPr="00651C8A" w14:paraId="2BBFE8BD" w14:textId="77777777" w:rsidTr="00F559DD">
        <w:trPr>
          <w:cantSplit/>
          <w:jc w:val="center"/>
        </w:trPr>
        <w:tc>
          <w:tcPr>
            <w:tcW w:w="923" w:type="dxa"/>
          </w:tcPr>
          <w:p w14:paraId="5E71B03C" w14:textId="77777777" w:rsidR="005A1382" w:rsidRPr="00651C8A" w:rsidRDefault="005A1382" w:rsidP="00F559DD">
            <w:pPr>
              <w:jc w:val="center"/>
              <w:rPr>
                <w:sz w:val="16"/>
                <w:szCs w:val="16"/>
              </w:rPr>
            </w:pPr>
            <w:r w:rsidRPr="00651C8A">
              <w:rPr>
                <w:sz w:val="16"/>
                <w:szCs w:val="16"/>
              </w:rPr>
              <w:t>2024</w:t>
            </w:r>
          </w:p>
        </w:tc>
        <w:tc>
          <w:tcPr>
            <w:tcW w:w="810" w:type="dxa"/>
          </w:tcPr>
          <w:p w14:paraId="4A82D7AC" w14:textId="77777777" w:rsidR="005A1382" w:rsidRPr="00651C8A" w:rsidRDefault="005A1382" w:rsidP="00F559DD">
            <w:pPr>
              <w:jc w:val="center"/>
              <w:rPr>
                <w:sz w:val="16"/>
                <w:szCs w:val="16"/>
              </w:rPr>
            </w:pPr>
            <w:r w:rsidRPr="00651C8A">
              <w:rPr>
                <w:sz w:val="16"/>
                <w:szCs w:val="16"/>
              </w:rPr>
              <w:t>1.009</w:t>
            </w:r>
          </w:p>
        </w:tc>
        <w:tc>
          <w:tcPr>
            <w:tcW w:w="979" w:type="dxa"/>
          </w:tcPr>
          <w:p w14:paraId="1898AE37" w14:textId="77777777" w:rsidR="005A1382" w:rsidRPr="00651C8A" w:rsidRDefault="005A1382" w:rsidP="00F559DD">
            <w:pPr>
              <w:jc w:val="center"/>
              <w:rPr>
                <w:sz w:val="16"/>
                <w:szCs w:val="16"/>
              </w:rPr>
            </w:pPr>
            <w:r w:rsidRPr="00651C8A">
              <w:rPr>
                <w:sz w:val="16"/>
                <w:szCs w:val="16"/>
              </w:rPr>
              <w:t>2</w:t>
            </w:r>
          </w:p>
        </w:tc>
        <w:tc>
          <w:tcPr>
            <w:tcW w:w="869" w:type="dxa"/>
          </w:tcPr>
          <w:p w14:paraId="34602775" w14:textId="77777777" w:rsidR="005A1382" w:rsidRPr="00651C8A" w:rsidRDefault="005A1382" w:rsidP="00F559DD">
            <w:pPr>
              <w:jc w:val="center"/>
              <w:rPr>
                <w:sz w:val="16"/>
                <w:szCs w:val="16"/>
              </w:rPr>
            </w:pPr>
            <w:r w:rsidRPr="00651C8A">
              <w:rPr>
                <w:sz w:val="16"/>
                <w:szCs w:val="16"/>
              </w:rPr>
              <w:t>93</w:t>
            </w:r>
          </w:p>
        </w:tc>
        <w:tc>
          <w:tcPr>
            <w:tcW w:w="1122" w:type="dxa"/>
          </w:tcPr>
          <w:p w14:paraId="67D6852C" w14:textId="77777777" w:rsidR="005A1382" w:rsidRPr="00651C8A" w:rsidRDefault="005A1382" w:rsidP="00F559DD">
            <w:pPr>
              <w:jc w:val="center"/>
              <w:rPr>
                <w:sz w:val="16"/>
                <w:szCs w:val="16"/>
              </w:rPr>
            </w:pPr>
            <w:r w:rsidRPr="00651C8A">
              <w:rPr>
                <w:sz w:val="16"/>
                <w:szCs w:val="16"/>
              </w:rPr>
              <w:t>.94</w:t>
            </w:r>
          </w:p>
        </w:tc>
      </w:tr>
      <w:tr w:rsidR="005A1382" w:rsidRPr="00651C8A" w14:paraId="65CD5CF3" w14:textId="77777777" w:rsidTr="00F559DD">
        <w:trPr>
          <w:cantSplit/>
          <w:jc w:val="center"/>
        </w:trPr>
        <w:tc>
          <w:tcPr>
            <w:tcW w:w="923" w:type="dxa"/>
          </w:tcPr>
          <w:p w14:paraId="7C5068E2" w14:textId="77777777" w:rsidR="005A1382" w:rsidRPr="00651C8A" w:rsidRDefault="005A1382" w:rsidP="00F559DD">
            <w:pPr>
              <w:jc w:val="center"/>
              <w:rPr>
                <w:sz w:val="16"/>
                <w:szCs w:val="16"/>
              </w:rPr>
            </w:pPr>
            <w:r w:rsidRPr="00651C8A">
              <w:rPr>
                <w:sz w:val="16"/>
                <w:szCs w:val="16"/>
              </w:rPr>
              <w:t>2023</w:t>
            </w:r>
          </w:p>
        </w:tc>
        <w:tc>
          <w:tcPr>
            <w:tcW w:w="810" w:type="dxa"/>
          </w:tcPr>
          <w:p w14:paraId="33D49838" w14:textId="77777777" w:rsidR="005A1382" w:rsidRPr="00651C8A" w:rsidRDefault="005A1382" w:rsidP="00F559DD">
            <w:pPr>
              <w:jc w:val="center"/>
              <w:rPr>
                <w:sz w:val="16"/>
                <w:szCs w:val="16"/>
              </w:rPr>
            </w:pPr>
            <w:r w:rsidRPr="00651C8A">
              <w:rPr>
                <w:sz w:val="16"/>
                <w:szCs w:val="16"/>
              </w:rPr>
              <w:t>1.023</w:t>
            </w:r>
          </w:p>
        </w:tc>
        <w:tc>
          <w:tcPr>
            <w:tcW w:w="979" w:type="dxa"/>
          </w:tcPr>
          <w:p w14:paraId="7DE06864" w14:textId="77777777" w:rsidR="005A1382" w:rsidRPr="00651C8A" w:rsidRDefault="005A1382" w:rsidP="00F559DD">
            <w:pPr>
              <w:jc w:val="center"/>
              <w:rPr>
                <w:sz w:val="16"/>
                <w:szCs w:val="16"/>
              </w:rPr>
            </w:pPr>
            <w:r w:rsidRPr="00651C8A">
              <w:rPr>
                <w:sz w:val="16"/>
                <w:szCs w:val="16"/>
              </w:rPr>
              <w:t>3</w:t>
            </w:r>
          </w:p>
        </w:tc>
        <w:tc>
          <w:tcPr>
            <w:tcW w:w="869" w:type="dxa"/>
          </w:tcPr>
          <w:p w14:paraId="2511D28B" w14:textId="77777777" w:rsidR="005A1382" w:rsidRPr="00651C8A" w:rsidRDefault="005A1382" w:rsidP="00F559DD">
            <w:pPr>
              <w:jc w:val="center"/>
              <w:rPr>
                <w:sz w:val="16"/>
                <w:szCs w:val="16"/>
              </w:rPr>
            </w:pPr>
            <w:r w:rsidRPr="00651C8A">
              <w:rPr>
                <w:sz w:val="16"/>
                <w:szCs w:val="16"/>
              </w:rPr>
              <w:t>90</w:t>
            </w:r>
          </w:p>
        </w:tc>
        <w:tc>
          <w:tcPr>
            <w:tcW w:w="1122" w:type="dxa"/>
          </w:tcPr>
          <w:p w14:paraId="37C6EF0B" w14:textId="77777777" w:rsidR="005A1382" w:rsidRPr="00651C8A" w:rsidRDefault="005A1382" w:rsidP="00F559DD">
            <w:pPr>
              <w:jc w:val="center"/>
              <w:rPr>
                <w:sz w:val="16"/>
                <w:szCs w:val="16"/>
              </w:rPr>
            </w:pPr>
            <w:r w:rsidRPr="00651C8A">
              <w:rPr>
                <w:sz w:val="16"/>
                <w:szCs w:val="16"/>
              </w:rPr>
              <w:t>.92</w:t>
            </w:r>
          </w:p>
        </w:tc>
      </w:tr>
      <w:tr w:rsidR="005A1382" w:rsidRPr="00651C8A" w14:paraId="5793BDE3" w14:textId="77777777" w:rsidTr="00F559DD">
        <w:trPr>
          <w:cantSplit/>
          <w:jc w:val="center"/>
        </w:trPr>
        <w:tc>
          <w:tcPr>
            <w:tcW w:w="923" w:type="dxa"/>
          </w:tcPr>
          <w:p w14:paraId="1273BBF5" w14:textId="77777777" w:rsidR="005A1382" w:rsidRPr="00651C8A" w:rsidRDefault="005A1382" w:rsidP="00F559DD">
            <w:pPr>
              <w:jc w:val="center"/>
              <w:rPr>
                <w:sz w:val="16"/>
                <w:szCs w:val="16"/>
              </w:rPr>
            </w:pPr>
            <w:r w:rsidRPr="00651C8A">
              <w:rPr>
                <w:sz w:val="16"/>
                <w:szCs w:val="16"/>
              </w:rPr>
              <w:t>2022</w:t>
            </w:r>
          </w:p>
        </w:tc>
        <w:tc>
          <w:tcPr>
            <w:tcW w:w="810" w:type="dxa"/>
          </w:tcPr>
          <w:p w14:paraId="7CFE6C22" w14:textId="77777777" w:rsidR="005A1382" w:rsidRPr="00651C8A" w:rsidRDefault="005A1382" w:rsidP="00F559DD">
            <w:pPr>
              <w:jc w:val="center"/>
              <w:rPr>
                <w:sz w:val="16"/>
                <w:szCs w:val="16"/>
              </w:rPr>
            </w:pPr>
            <w:r w:rsidRPr="00651C8A">
              <w:rPr>
                <w:sz w:val="16"/>
                <w:szCs w:val="16"/>
              </w:rPr>
              <w:t>1.041</w:t>
            </w:r>
          </w:p>
        </w:tc>
        <w:tc>
          <w:tcPr>
            <w:tcW w:w="979" w:type="dxa"/>
          </w:tcPr>
          <w:p w14:paraId="47875527" w14:textId="77777777" w:rsidR="005A1382" w:rsidRPr="00651C8A" w:rsidRDefault="005A1382" w:rsidP="00F559DD">
            <w:pPr>
              <w:jc w:val="center"/>
              <w:rPr>
                <w:sz w:val="16"/>
                <w:szCs w:val="16"/>
              </w:rPr>
            </w:pPr>
            <w:r w:rsidRPr="00651C8A">
              <w:rPr>
                <w:sz w:val="16"/>
                <w:szCs w:val="16"/>
              </w:rPr>
              <w:t>4</w:t>
            </w:r>
          </w:p>
        </w:tc>
        <w:tc>
          <w:tcPr>
            <w:tcW w:w="869" w:type="dxa"/>
          </w:tcPr>
          <w:p w14:paraId="2DDA9C4D" w14:textId="77777777" w:rsidR="005A1382" w:rsidRPr="00651C8A" w:rsidRDefault="005A1382" w:rsidP="00F559DD">
            <w:pPr>
              <w:jc w:val="center"/>
              <w:rPr>
                <w:sz w:val="16"/>
                <w:szCs w:val="16"/>
              </w:rPr>
            </w:pPr>
            <w:r w:rsidRPr="00651C8A">
              <w:rPr>
                <w:sz w:val="16"/>
                <w:szCs w:val="16"/>
              </w:rPr>
              <w:t>86</w:t>
            </w:r>
          </w:p>
        </w:tc>
        <w:tc>
          <w:tcPr>
            <w:tcW w:w="1122" w:type="dxa"/>
          </w:tcPr>
          <w:p w14:paraId="36AAF55D" w14:textId="77777777" w:rsidR="005A1382" w:rsidRPr="00651C8A" w:rsidRDefault="005A1382" w:rsidP="00F559DD">
            <w:pPr>
              <w:jc w:val="center"/>
              <w:rPr>
                <w:sz w:val="16"/>
                <w:szCs w:val="16"/>
              </w:rPr>
            </w:pPr>
            <w:r w:rsidRPr="00651C8A">
              <w:rPr>
                <w:sz w:val="16"/>
                <w:szCs w:val="16"/>
              </w:rPr>
              <w:t>.90</w:t>
            </w:r>
          </w:p>
        </w:tc>
      </w:tr>
      <w:tr w:rsidR="005A1382" w:rsidRPr="00651C8A" w14:paraId="573C379D" w14:textId="77777777" w:rsidTr="00F559DD">
        <w:trPr>
          <w:cantSplit/>
          <w:jc w:val="center"/>
        </w:trPr>
        <w:tc>
          <w:tcPr>
            <w:tcW w:w="923" w:type="dxa"/>
          </w:tcPr>
          <w:p w14:paraId="59E883C8" w14:textId="77777777" w:rsidR="005A1382" w:rsidRPr="00651C8A" w:rsidRDefault="005A1382" w:rsidP="00F559DD">
            <w:pPr>
              <w:jc w:val="center"/>
              <w:rPr>
                <w:sz w:val="16"/>
                <w:szCs w:val="16"/>
              </w:rPr>
            </w:pPr>
            <w:r w:rsidRPr="00651C8A">
              <w:rPr>
                <w:sz w:val="16"/>
                <w:szCs w:val="16"/>
              </w:rPr>
              <w:t>2021</w:t>
            </w:r>
          </w:p>
        </w:tc>
        <w:tc>
          <w:tcPr>
            <w:tcW w:w="810" w:type="dxa"/>
          </w:tcPr>
          <w:p w14:paraId="48147316" w14:textId="77777777" w:rsidR="005A1382" w:rsidRPr="00651C8A" w:rsidRDefault="005A1382" w:rsidP="00F559DD">
            <w:pPr>
              <w:jc w:val="center"/>
              <w:rPr>
                <w:sz w:val="16"/>
                <w:szCs w:val="16"/>
              </w:rPr>
            </w:pPr>
            <w:r w:rsidRPr="00651C8A">
              <w:rPr>
                <w:sz w:val="16"/>
                <w:szCs w:val="16"/>
              </w:rPr>
              <w:t>1.223</w:t>
            </w:r>
          </w:p>
        </w:tc>
        <w:tc>
          <w:tcPr>
            <w:tcW w:w="979" w:type="dxa"/>
          </w:tcPr>
          <w:p w14:paraId="538FEE41" w14:textId="77777777" w:rsidR="005A1382" w:rsidRPr="00651C8A" w:rsidRDefault="005A1382" w:rsidP="00F559DD">
            <w:pPr>
              <w:jc w:val="center"/>
              <w:rPr>
                <w:sz w:val="16"/>
                <w:szCs w:val="16"/>
              </w:rPr>
            </w:pPr>
            <w:r w:rsidRPr="00651C8A">
              <w:rPr>
                <w:sz w:val="16"/>
                <w:szCs w:val="16"/>
              </w:rPr>
              <w:t>5</w:t>
            </w:r>
          </w:p>
        </w:tc>
        <w:tc>
          <w:tcPr>
            <w:tcW w:w="869" w:type="dxa"/>
          </w:tcPr>
          <w:p w14:paraId="53B41698" w14:textId="77777777" w:rsidR="005A1382" w:rsidRPr="00651C8A" w:rsidRDefault="005A1382" w:rsidP="00F559DD">
            <w:pPr>
              <w:jc w:val="center"/>
              <w:rPr>
                <w:sz w:val="16"/>
                <w:szCs w:val="16"/>
              </w:rPr>
            </w:pPr>
            <w:r w:rsidRPr="00651C8A">
              <w:rPr>
                <w:sz w:val="16"/>
                <w:szCs w:val="16"/>
              </w:rPr>
              <w:t>82</w:t>
            </w:r>
          </w:p>
        </w:tc>
        <w:tc>
          <w:tcPr>
            <w:tcW w:w="1122" w:type="dxa"/>
          </w:tcPr>
          <w:p w14:paraId="3ED39D09" w14:textId="77777777" w:rsidR="005A1382" w:rsidRPr="00651C8A" w:rsidRDefault="005A1382" w:rsidP="00F559DD">
            <w:pPr>
              <w:jc w:val="center"/>
              <w:rPr>
                <w:sz w:val="16"/>
                <w:szCs w:val="16"/>
              </w:rPr>
            </w:pPr>
            <w:r w:rsidRPr="00651C8A">
              <w:rPr>
                <w:sz w:val="16"/>
                <w:szCs w:val="16"/>
              </w:rPr>
              <w:t>1.00</w:t>
            </w:r>
          </w:p>
        </w:tc>
      </w:tr>
      <w:tr w:rsidR="005A1382" w:rsidRPr="00651C8A" w14:paraId="533A9DB6" w14:textId="77777777" w:rsidTr="00F559DD">
        <w:trPr>
          <w:cantSplit/>
          <w:jc w:val="center"/>
        </w:trPr>
        <w:tc>
          <w:tcPr>
            <w:tcW w:w="923" w:type="dxa"/>
          </w:tcPr>
          <w:p w14:paraId="3C2E579B" w14:textId="77777777" w:rsidR="005A1382" w:rsidRPr="00651C8A" w:rsidRDefault="005A1382" w:rsidP="00F559DD">
            <w:pPr>
              <w:jc w:val="center"/>
              <w:rPr>
                <w:sz w:val="16"/>
                <w:szCs w:val="16"/>
              </w:rPr>
            </w:pPr>
            <w:r w:rsidRPr="00651C8A">
              <w:rPr>
                <w:sz w:val="16"/>
                <w:szCs w:val="16"/>
              </w:rPr>
              <w:t>2020</w:t>
            </w:r>
          </w:p>
        </w:tc>
        <w:tc>
          <w:tcPr>
            <w:tcW w:w="810" w:type="dxa"/>
          </w:tcPr>
          <w:p w14:paraId="58E3996B" w14:textId="77777777" w:rsidR="005A1382" w:rsidRPr="00651C8A" w:rsidRDefault="005A1382" w:rsidP="00F559DD">
            <w:pPr>
              <w:jc w:val="center"/>
              <w:rPr>
                <w:sz w:val="16"/>
                <w:szCs w:val="16"/>
              </w:rPr>
            </w:pPr>
            <w:r w:rsidRPr="00651C8A">
              <w:rPr>
                <w:sz w:val="16"/>
                <w:szCs w:val="16"/>
              </w:rPr>
              <w:t>1.330</w:t>
            </w:r>
          </w:p>
        </w:tc>
        <w:tc>
          <w:tcPr>
            <w:tcW w:w="979" w:type="dxa"/>
          </w:tcPr>
          <w:p w14:paraId="2E817BFB" w14:textId="77777777" w:rsidR="005A1382" w:rsidRPr="00651C8A" w:rsidRDefault="005A1382" w:rsidP="00F559DD">
            <w:pPr>
              <w:jc w:val="center"/>
              <w:rPr>
                <w:sz w:val="16"/>
                <w:szCs w:val="16"/>
              </w:rPr>
            </w:pPr>
            <w:r w:rsidRPr="00651C8A">
              <w:rPr>
                <w:sz w:val="16"/>
                <w:szCs w:val="16"/>
              </w:rPr>
              <w:t>6</w:t>
            </w:r>
          </w:p>
        </w:tc>
        <w:tc>
          <w:tcPr>
            <w:tcW w:w="869" w:type="dxa"/>
          </w:tcPr>
          <w:p w14:paraId="387E2B6B" w14:textId="77777777" w:rsidR="005A1382" w:rsidRPr="00651C8A" w:rsidRDefault="005A1382" w:rsidP="00F559DD">
            <w:pPr>
              <w:jc w:val="center"/>
              <w:rPr>
                <w:sz w:val="16"/>
                <w:szCs w:val="16"/>
              </w:rPr>
            </w:pPr>
            <w:r w:rsidRPr="00651C8A">
              <w:rPr>
                <w:sz w:val="16"/>
                <w:szCs w:val="16"/>
              </w:rPr>
              <w:t>78</w:t>
            </w:r>
          </w:p>
        </w:tc>
        <w:tc>
          <w:tcPr>
            <w:tcW w:w="1122" w:type="dxa"/>
          </w:tcPr>
          <w:p w14:paraId="5B547C8A" w14:textId="77777777" w:rsidR="005A1382" w:rsidRPr="00651C8A" w:rsidRDefault="005A1382" w:rsidP="00F559DD">
            <w:pPr>
              <w:jc w:val="center"/>
              <w:rPr>
                <w:sz w:val="16"/>
                <w:szCs w:val="16"/>
              </w:rPr>
            </w:pPr>
            <w:r w:rsidRPr="00651C8A">
              <w:rPr>
                <w:sz w:val="16"/>
                <w:szCs w:val="16"/>
              </w:rPr>
              <w:t>1.04</w:t>
            </w:r>
          </w:p>
        </w:tc>
      </w:tr>
      <w:tr w:rsidR="005A1382" w:rsidRPr="00651C8A" w14:paraId="31AC5FA5" w14:textId="77777777" w:rsidTr="00F559DD">
        <w:trPr>
          <w:cantSplit/>
          <w:jc w:val="center"/>
        </w:trPr>
        <w:tc>
          <w:tcPr>
            <w:tcW w:w="923" w:type="dxa"/>
          </w:tcPr>
          <w:p w14:paraId="0AC13852" w14:textId="77777777" w:rsidR="005A1382" w:rsidRPr="00651C8A" w:rsidRDefault="005A1382" w:rsidP="00F559DD">
            <w:pPr>
              <w:jc w:val="center"/>
              <w:rPr>
                <w:sz w:val="16"/>
                <w:szCs w:val="16"/>
              </w:rPr>
            </w:pPr>
            <w:r w:rsidRPr="00651C8A">
              <w:rPr>
                <w:sz w:val="16"/>
                <w:szCs w:val="16"/>
              </w:rPr>
              <w:t>2019</w:t>
            </w:r>
          </w:p>
        </w:tc>
        <w:tc>
          <w:tcPr>
            <w:tcW w:w="810" w:type="dxa"/>
          </w:tcPr>
          <w:p w14:paraId="319A562A" w14:textId="77777777" w:rsidR="005A1382" w:rsidRPr="00651C8A" w:rsidRDefault="005A1382" w:rsidP="00F559DD">
            <w:pPr>
              <w:jc w:val="center"/>
              <w:rPr>
                <w:sz w:val="16"/>
                <w:szCs w:val="16"/>
              </w:rPr>
            </w:pPr>
            <w:r w:rsidRPr="00651C8A">
              <w:rPr>
                <w:sz w:val="16"/>
                <w:szCs w:val="16"/>
              </w:rPr>
              <w:t>1.337</w:t>
            </w:r>
          </w:p>
        </w:tc>
        <w:tc>
          <w:tcPr>
            <w:tcW w:w="979" w:type="dxa"/>
          </w:tcPr>
          <w:p w14:paraId="08E861D4" w14:textId="77777777" w:rsidR="005A1382" w:rsidRPr="00651C8A" w:rsidRDefault="005A1382" w:rsidP="00F559DD">
            <w:pPr>
              <w:keepNext/>
              <w:jc w:val="center"/>
              <w:rPr>
                <w:sz w:val="16"/>
                <w:szCs w:val="16"/>
              </w:rPr>
            </w:pPr>
            <w:r w:rsidRPr="00651C8A">
              <w:rPr>
                <w:sz w:val="16"/>
                <w:szCs w:val="16"/>
              </w:rPr>
              <w:t>7</w:t>
            </w:r>
          </w:p>
        </w:tc>
        <w:tc>
          <w:tcPr>
            <w:tcW w:w="869" w:type="dxa"/>
          </w:tcPr>
          <w:p w14:paraId="55FDA9F4" w14:textId="77777777" w:rsidR="005A1382" w:rsidRPr="00651C8A" w:rsidRDefault="005A1382" w:rsidP="00F559DD">
            <w:pPr>
              <w:keepNext/>
              <w:jc w:val="center"/>
              <w:rPr>
                <w:sz w:val="16"/>
                <w:szCs w:val="16"/>
              </w:rPr>
            </w:pPr>
            <w:r w:rsidRPr="00651C8A">
              <w:rPr>
                <w:sz w:val="16"/>
                <w:szCs w:val="16"/>
              </w:rPr>
              <w:t>74</w:t>
            </w:r>
          </w:p>
        </w:tc>
        <w:tc>
          <w:tcPr>
            <w:tcW w:w="1122" w:type="dxa"/>
          </w:tcPr>
          <w:p w14:paraId="7F6DC85C" w14:textId="77777777" w:rsidR="005A1382" w:rsidRPr="00651C8A" w:rsidRDefault="005A1382" w:rsidP="00F559DD">
            <w:pPr>
              <w:jc w:val="center"/>
              <w:rPr>
                <w:sz w:val="16"/>
                <w:szCs w:val="16"/>
              </w:rPr>
            </w:pPr>
            <w:r w:rsidRPr="00651C8A">
              <w:rPr>
                <w:sz w:val="16"/>
                <w:szCs w:val="16"/>
              </w:rPr>
              <w:t>.99</w:t>
            </w:r>
          </w:p>
        </w:tc>
      </w:tr>
      <w:tr w:rsidR="005A1382" w:rsidRPr="00651C8A" w14:paraId="0F0E3EB6" w14:textId="77777777" w:rsidTr="00F559DD">
        <w:trPr>
          <w:cantSplit/>
          <w:jc w:val="center"/>
        </w:trPr>
        <w:tc>
          <w:tcPr>
            <w:tcW w:w="923" w:type="dxa"/>
          </w:tcPr>
          <w:p w14:paraId="3CDDF7E9" w14:textId="77777777" w:rsidR="005A1382" w:rsidRPr="00651C8A" w:rsidRDefault="005A1382" w:rsidP="00F559DD">
            <w:pPr>
              <w:keepNext/>
              <w:jc w:val="center"/>
              <w:rPr>
                <w:sz w:val="16"/>
                <w:szCs w:val="16"/>
              </w:rPr>
            </w:pPr>
            <w:r w:rsidRPr="00651C8A">
              <w:rPr>
                <w:sz w:val="16"/>
                <w:szCs w:val="16"/>
              </w:rPr>
              <w:t>2018</w:t>
            </w:r>
          </w:p>
        </w:tc>
        <w:tc>
          <w:tcPr>
            <w:tcW w:w="810" w:type="dxa"/>
          </w:tcPr>
          <w:p w14:paraId="2A7C7D9D" w14:textId="77777777" w:rsidR="005A1382" w:rsidRPr="00651C8A" w:rsidRDefault="005A1382" w:rsidP="00F559DD">
            <w:pPr>
              <w:keepNext/>
              <w:jc w:val="center"/>
              <w:rPr>
                <w:sz w:val="16"/>
                <w:szCs w:val="16"/>
              </w:rPr>
            </w:pPr>
            <w:r w:rsidRPr="00651C8A">
              <w:rPr>
                <w:sz w:val="16"/>
                <w:szCs w:val="16"/>
              </w:rPr>
              <w:t>1.385</w:t>
            </w:r>
          </w:p>
        </w:tc>
        <w:tc>
          <w:tcPr>
            <w:tcW w:w="979" w:type="dxa"/>
          </w:tcPr>
          <w:p w14:paraId="04EBACF5" w14:textId="77777777" w:rsidR="005A1382" w:rsidRPr="00651C8A" w:rsidRDefault="005A1382" w:rsidP="00F559DD">
            <w:pPr>
              <w:keepNext/>
              <w:jc w:val="center"/>
              <w:rPr>
                <w:sz w:val="16"/>
                <w:szCs w:val="16"/>
              </w:rPr>
            </w:pPr>
            <w:r w:rsidRPr="00651C8A">
              <w:rPr>
                <w:sz w:val="16"/>
                <w:szCs w:val="16"/>
              </w:rPr>
              <w:t>8</w:t>
            </w:r>
          </w:p>
        </w:tc>
        <w:tc>
          <w:tcPr>
            <w:tcW w:w="869" w:type="dxa"/>
          </w:tcPr>
          <w:p w14:paraId="6056D9F7" w14:textId="77777777" w:rsidR="005A1382" w:rsidRPr="00651C8A" w:rsidRDefault="005A1382" w:rsidP="00F559DD">
            <w:pPr>
              <w:keepNext/>
              <w:jc w:val="center"/>
              <w:rPr>
                <w:sz w:val="16"/>
                <w:szCs w:val="16"/>
              </w:rPr>
            </w:pPr>
            <w:r w:rsidRPr="00651C8A">
              <w:rPr>
                <w:sz w:val="16"/>
                <w:szCs w:val="16"/>
              </w:rPr>
              <w:t>70</w:t>
            </w:r>
          </w:p>
        </w:tc>
        <w:tc>
          <w:tcPr>
            <w:tcW w:w="1122" w:type="dxa"/>
          </w:tcPr>
          <w:p w14:paraId="7EF4C3F3" w14:textId="77777777" w:rsidR="005A1382" w:rsidRPr="00651C8A" w:rsidRDefault="005A1382" w:rsidP="00F559DD">
            <w:pPr>
              <w:keepNext/>
              <w:jc w:val="center"/>
              <w:rPr>
                <w:sz w:val="16"/>
                <w:szCs w:val="16"/>
              </w:rPr>
            </w:pPr>
            <w:r w:rsidRPr="00651C8A">
              <w:rPr>
                <w:sz w:val="16"/>
                <w:szCs w:val="16"/>
              </w:rPr>
              <w:t>.97</w:t>
            </w:r>
          </w:p>
        </w:tc>
      </w:tr>
      <w:tr w:rsidR="005A1382" w:rsidRPr="00651C8A" w14:paraId="7765873E" w14:textId="77777777" w:rsidTr="00F559DD">
        <w:trPr>
          <w:cantSplit/>
          <w:jc w:val="center"/>
        </w:trPr>
        <w:tc>
          <w:tcPr>
            <w:tcW w:w="923" w:type="dxa"/>
          </w:tcPr>
          <w:p w14:paraId="3088824B" w14:textId="77777777" w:rsidR="005A1382" w:rsidRPr="00651C8A" w:rsidRDefault="005A1382" w:rsidP="00F559DD">
            <w:pPr>
              <w:keepNext/>
              <w:jc w:val="center"/>
              <w:rPr>
                <w:sz w:val="16"/>
                <w:szCs w:val="16"/>
              </w:rPr>
            </w:pPr>
            <w:r w:rsidRPr="00651C8A">
              <w:rPr>
                <w:sz w:val="16"/>
                <w:szCs w:val="16"/>
              </w:rPr>
              <w:t>2017</w:t>
            </w:r>
          </w:p>
        </w:tc>
        <w:tc>
          <w:tcPr>
            <w:tcW w:w="810" w:type="dxa"/>
          </w:tcPr>
          <w:p w14:paraId="7FFB373B" w14:textId="77777777" w:rsidR="005A1382" w:rsidRPr="00651C8A" w:rsidRDefault="005A1382" w:rsidP="00F559DD">
            <w:pPr>
              <w:keepNext/>
              <w:jc w:val="center"/>
              <w:rPr>
                <w:sz w:val="16"/>
                <w:szCs w:val="16"/>
              </w:rPr>
            </w:pPr>
            <w:r w:rsidRPr="00651C8A">
              <w:rPr>
                <w:sz w:val="16"/>
                <w:szCs w:val="16"/>
              </w:rPr>
              <w:t>1.433</w:t>
            </w:r>
          </w:p>
        </w:tc>
        <w:tc>
          <w:tcPr>
            <w:tcW w:w="979" w:type="dxa"/>
          </w:tcPr>
          <w:p w14:paraId="6382D748" w14:textId="77777777" w:rsidR="005A1382" w:rsidRPr="00651C8A" w:rsidRDefault="005A1382" w:rsidP="00F559DD">
            <w:pPr>
              <w:keepNext/>
              <w:jc w:val="center"/>
              <w:rPr>
                <w:sz w:val="16"/>
                <w:szCs w:val="16"/>
              </w:rPr>
            </w:pPr>
            <w:r w:rsidRPr="00651C8A">
              <w:rPr>
                <w:sz w:val="16"/>
                <w:szCs w:val="16"/>
              </w:rPr>
              <w:t>9</w:t>
            </w:r>
          </w:p>
        </w:tc>
        <w:tc>
          <w:tcPr>
            <w:tcW w:w="869" w:type="dxa"/>
          </w:tcPr>
          <w:p w14:paraId="2D89C0F2" w14:textId="77777777" w:rsidR="005A1382" w:rsidRPr="00651C8A" w:rsidRDefault="005A1382" w:rsidP="00F559DD">
            <w:pPr>
              <w:keepNext/>
              <w:jc w:val="center"/>
              <w:rPr>
                <w:sz w:val="16"/>
                <w:szCs w:val="16"/>
              </w:rPr>
            </w:pPr>
            <w:r w:rsidRPr="00651C8A">
              <w:rPr>
                <w:sz w:val="16"/>
                <w:szCs w:val="16"/>
              </w:rPr>
              <w:t>65</w:t>
            </w:r>
          </w:p>
        </w:tc>
        <w:tc>
          <w:tcPr>
            <w:tcW w:w="1122" w:type="dxa"/>
          </w:tcPr>
          <w:p w14:paraId="18BBCAF3" w14:textId="77777777" w:rsidR="005A1382" w:rsidRPr="00651C8A" w:rsidRDefault="005A1382" w:rsidP="00F559DD">
            <w:pPr>
              <w:keepNext/>
              <w:jc w:val="center"/>
              <w:rPr>
                <w:sz w:val="16"/>
                <w:szCs w:val="16"/>
              </w:rPr>
            </w:pPr>
            <w:r w:rsidRPr="00651C8A">
              <w:rPr>
                <w:sz w:val="16"/>
                <w:szCs w:val="16"/>
              </w:rPr>
              <w:t>.93</w:t>
            </w:r>
          </w:p>
        </w:tc>
      </w:tr>
      <w:tr w:rsidR="005A1382" w:rsidRPr="00651C8A" w14:paraId="192B1048" w14:textId="77777777" w:rsidTr="00F559DD">
        <w:trPr>
          <w:cantSplit/>
          <w:jc w:val="center"/>
        </w:trPr>
        <w:tc>
          <w:tcPr>
            <w:tcW w:w="923" w:type="dxa"/>
          </w:tcPr>
          <w:p w14:paraId="0D0253DB" w14:textId="77777777" w:rsidR="005A1382" w:rsidRPr="00651C8A" w:rsidRDefault="005A1382" w:rsidP="00F559DD">
            <w:pPr>
              <w:keepNext/>
              <w:jc w:val="center"/>
              <w:rPr>
                <w:sz w:val="16"/>
                <w:szCs w:val="16"/>
              </w:rPr>
            </w:pPr>
            <w:r w:rsidRPr="00651C8A">
              <w:rPr>
                <w:sz w:val="16"/>
                <w:szCs w:val="16"/>
              </w:rPr>
              <w:t>2016</w:t>
            </w:r>
          </w:p>
        </w:tc>
        <w:tc>
          <w:tcPr>
            <w:tcW w:w="810" w:type="dxa"/>
          </w:tcPr>
          <w:p w14:paraId="2D57B5A0" w14:textId="77777777" w:rsidR="005A1382" w:rsidRPr="00651C8A" w:rsidRDefault="005A1382" w:rsidP="00F559DD">
            <w:pPr>
              <w:keepNext/>
              <w:jc w:val="center"/>
              <w:rPr>
                <w:sz w:val="16"/>
                <w:szCs w:val="16"/>
              </w:rPr>
            </w:pPr>
            <w:r w:rsidRPr="00651C8A">
              <w:rPr>
                <w:sz w:val="16"/>
                <w:szCs w:val="16"/>
              </w:rPr>
              <w:t>1.461</w:t>
            </w:r>
          </w:p>
        </w:tc>
        <w:tc>
          <w:tcPr>
            <w:tcW w:w="979" w:type="dxa"/>
          </w:tcPr>
          <w:p w14:paraId="18DF9664" w14:textId="77777777" w:rsidR="005A1382" w:rsidRPr="00651C8A" w:rsidRDefault="005A1382" w:rsidP="00F559DD">
            <w:pPr>
              <w:keepNext/>
              <w:jc w:val="center"/>
              <w:rPr>
                <w:sz w:val="16"/>
                <w:szCs w:val="16"/>
              </w:rPr>
            </w:pPr>
            <w:r w:rsidRPr="00651C8A">
              <w:rPr>
                <w:sz w:val="16"/>
                <w:szCs w:val="16"/>
              </w:rPr>
              <w:t>10</w:t>
            </w:r>
          </w:p>
        </w:tc>
        <w:tc>
          <w:tcPr>
            <w:tcW w:w="869" w:type="dxa"/>
          </w:tcPr>
          <w:p w14:paraId="549936F2" w14:textId="77777777" w:rsidR="005A1382" w:rsidRPr="00651C8A" w:rsidRDefault="005A1382" w:rsidP="00F559DD">
            <w:pPr>
              <w:keepNext/>
              <w:jc w:val="center"/>
              <w:rPr>
                <w:sz w:val="16"/>
                <w:szCs w:val="16"/>
              </w:rPr>
            </w:pPr>
            <w:r w:rsidRPr="00651C8A">
              <w:rPr>
                <w:sz w:val="16"/>
                <w:szCs w:val="16"/>
              </w:rPr>
              <w:t>60</w:t>
            </w:r>
          </w:p>
        </w:tc>
        <w:tc>
          <w:tcPr>
            <w:tcW w:w="1122" w:type="dxa"/>
          </w:tcPr>
          <w:p w14:paraId="14DDB9BC" w14:textId="77777777" w:rsidR="005A1382" w:rsidRPr="00651C8A" w:rsidRDefault="005A1382" w:rsidP="00F559DD">
            <w:pPr>
              <w:keepNext/>
              <w:jc w:val="center"/>
              <w:rPr>
                <w:sz w:val="16"/>
                <w:szCs w:val="16"/>
              </w:rPr>
            </w:pPr>
            <w:r w:rsidRPr="00651C8A">
              <w:rPr>
                <w:sz w:val="16"/>
                <w:szCs w:val="16"/>
              </w:rPr>
              <w:t>.88</w:t>
            </w:r>
          </w:p>
        </w:tc>
      </w:tr>
      <w:tr w:rsidR="005A1382" w:rsidRPr="00651C8A" w14:paraId="5BE9E676" w14:textId="77777777" w:rsidTr="00F559DD">
        <w:trPr>
          <w:cantSplit/>
          <w:jc w:val="center"/>
        </w:trPr>
        <w:tc>
          <w:tcPr>
            <w:tcW w:w="923" w:type="dxa"/>
          </w:tcPr>
          <w:p w14:paraId="241C495D" w14:textId="77777777" w:rsidR="005A1382" w:rsidRPr="00651C8A" w:rsidRDefault="005A1382" w:rsidP="00F559DD">
            <w:pPr>
              <w:keepNext/>
              <w:jc w:val="center"/>
              <w:rPr>
                <w:sz w:val="16"/>
                <w:szCs w:val="16"/>
              </w:rPr>
            </w:pPr>
            <w:r w:rsidRPr="00651C8A">
              <w:rPr>
                <w:sz w:val="16"/>
                <w:szCs w:val="16"/>
              </w:rPr>
              <w:t>2015</w:t>
            </w:r>
          </w:p>
        </w:tc>
        <w:tc>
          <w:tcPr>
            <w:tcW w:w="810" w:type="dxa"/>
          </w:tcPr>
          <w:p w14:paraId="6C3738E5" w14:textId="77777777" w:rsidR="005A1382" w:rsidRPr="00651C8A" w:rsidRDefault="005A1382" w:rsidP="00F559DD">
            <w:pPr>
              <w:keepNext/>
              <w:jc w:val="center"/>
              <w:rPr>
                <w:sz w:val="16"/>
                <w:szCs w:val="16"/>
              </w:rPr>
            </w:pPr>
            <w:r w:rsidRPr="00651C8A">
              <w:rPr>
                <w:sz w:val="16"/>
                <w:szCs w:val="16"/>
              </w:rPr>
              <w:t>1.449</w:t>
            </w:r>
          </w:p>
        </w:tc>
        <w:tc>
          <w:tcPr>
            <w:tcW w:w="979" w:type="dxa"/>
          </w:tcPr>
          <w:p w14:paraId="1D8E874E" w14:textId="77777777" w:rsidR="005A1382" w:rsidRPr="00651C8A" w:rsidRDefault="005A1382" w:rsidP="00F559DD">
            <w:pPr>
              <w:keepNext/>
              <w:jc w:val="center"/>
              <w:rPr>
                <w:sz w:val="16"/>
                <w:szCs w:val="16"/>
              </w:rPr>
            </w:pPr>
            <w:r w:rsidRPr="00651C8A">
              <w:rPr>
                <w:sz w:val="16"/>
                <w:szCs w:val="16"/>
              </w:rPr>
              <w:t>11</w:t>
            </w:r>
          </w:p>
        </w:tc>
        <w:tc>
          <w:tcPr>
            <w:tcW w:w="869" w:type="dxa"/>
          </w:tcPr>
          <w:p w14:paraId="7FE97434" w14:textId="77777777" w:rsidR="005A1382" w:rsidRPr="00651C8A" w:rsidRDefault="005A1382" w:rsidP="00F559DD">
            <w:pPr>
              <w:keepNext/>
              <w:jc w:val="center"/>
              <w:rPr>
                <w:sz w:val="16"/>
                <w:szCs w:val="16"/>
              </w:rPr>
            </w:pPr>
            <w:r w:rsidRPr="00651C8A">
              <w:rPr>
                <w:sz w:val="16"/>
                <w:szCs w:val="16"/>
              </w:rPr>
              <w:t>55</w:t>
            </w:r>
          </w:p>
        </w:tc>
        <w:tc>
          <w:tcPr>
            <w:tcW w:w="1122" w:type="dxa"/>
          </w:tcPr>
          <w:p w14:paraId="3A1BE9EC" w14:textId="77777777" w:rsidR="005A1382" w:rsidRPr="00651C8A" w:rsidRDefault="005A1382" w:rsidP="00F559DD">
            <w:pPr>
              <w:keepNext/>
              <w:jc w:val="center"/>
              <w:rPr>
                <w:sz w:val="16"/>
                <w:szCs w:val="16"/>
              </w:rPr>
            </w:pPr>
            <w:r w:rsidRPr="00651C8A">
              <w:rPr>
                <w:sz w:val="16"/>
                <w:szCs w:val="16"/>
              </w:rPr>
              <w:t>.80</w:t>
            </w:r>
          </w:p>
        </w:tc>
      </w:tr>
      <w:tr w:rsidR="005A1382" w:rsidRPr="00651C8A" w14:paraId="5BF316FD" w14:textId="77777777" w:rsidTr="00F559DD">
        <w:trPr>
          <w:cantSplit/>
          <w:jc w:val="center"/>
        </w:trPr>
        <w:tc>
          <w:tcPr>
            <w:tcW w:w="923" w:type="dxa"/>
          </w:tcPr>
          <w:p w14:paraId="373B3401" w14:textId="77777777" w:rsidR="005A1382" w:rsidRPr="00651C8A" w:rsidRDefault="005A1382" w:rsidP="00F559DD">
            <w:pPr>
              <w:keepNext/>
              <w:jc w:val="center"/>
              <w:rPr>
                <w:sz w:val="16"/>
                <w:szCs w:val="16"/>
              </w:rPr>
            </w:pPr>
            <w:r w:rsidRPr="00651C8A">
              <w:rPr>
                <w:sz w:val="16"/>
                <w:szCs w:val="16"/>
              </w:rPr>
              <w:t>2014</w:t>
            </w:r>
          </w:p>
        </w:tc>
        <w:tc>
          <w:tcPr>
            <w:tcW w:w="810" w:type="dxa"/>
          </w:tcPr>
          <w:p w14:paraId="7546DCDB" w14:textId="77777777" w:rsidR="005A1382" w:rsidRPr="00651C8A" w:rsidRDefault="005A1382" w:rsidP="00F559DD">
            <w:pPr>
              <w:keepNext/>
              <w:jc w:val="center"/>
              <w:rPr>
                <w:sz w:val="16"/>
                <w:szCs w:val="16"/>
              </w:rPr>
            </w:pPr>
            <w:r w:rsidRPr="00651C8A">
              <w:rPr>
                <w:sz w:val="16"/>
                <w:szCs w:val="16"/>
              </w:rPr>
              <w:t>1.463</w:t>
            </w:r>
          </w:p>
        </w:tc>
        <w:tc>
          <w:tcPr>
            <w:tcW w:w="979" w:type="dxa"/>
          </w:tcPr>
          <w:p w14:paraId="3A93BD3D" w14:textId="77777777" w:rsidR="005A1382" w:rsidRPr="00651C8A" w:rsidRDefault="005A1382" w:rsidP="00F559DD">
            <w:pPr>
              <w:keepNext/>
              <w:jc w:val="center"/>
              <w:rPr>
                <w:sz w:val="16"/>
                <w:szCs w:val="16"/>
              </w:rPr>
            </w:pPr>
            <w:r w:rsidRPr="00651C8A">
              <w:rPr>
                <w:sz w:val="16"/>
                <w:szCs w:val="16"/>
              </w:rPr>
              <w:t>12</w:t>
            </w:r>
          </w:p>
        </w:tc>
        <w:tc>
          <w:tcPr>
            <w:tcW w:w="869" w:type="dxa"/>
          </w:tcPr>
          <w:p w14:paraId="50CF946B" w14:textId="77777777" w:rsidR="005A1382" w:rsidRPr="00651C8A" w:rsidRDefault="005A1382" w:rsidP="00F559DD">
            <w:pPr>
              <w:keepNext/>
              <w:jc w:val="center"/>
              <w:rPr>
                <w:sz w:val="16"/>
                <w:szCs w:val="16"/>
              </w:rPr>
            </w:pPr>
            <w:r w:rsidRPr="00651C8A">
              <w:rPr>
                <w:sz w:val="16"/>
                <w:szCs w:val="16"/>
              </w:rPr>
              <w:t>50</w:t>
            </w:r>
          </w:p>
        </w:tc>
        <w:tc>
          <w:tcPr>
            <w:tcW w:w="1122" w:type="dxa"/>
          </w:tcPr>
          <w:p w14:paraId="467D9CBF" w14:textId="77777777" w:rsidR="005A1382" w:rsidRPr="00651C8A" w:rsidRDefault="005A1382" w:rsidP="00F559DD">
            <w:pPr>
              <w:keepNext/>
              <w:jc w:val="center"/>
              <w:rPr>
                <w:sz w:val="16"/>
                <w:szCs w:val="16"/>
              </w:rPr>
            </w:pPr>
            <w:r w:rsidRPr="00651C8A">
              <w:rPr>
                <w:sz w:val="16"/>
                <w:szCs w:val="16"/>
              </w:rPr>
              <w:t>.73</w:t>
            </w:r>
          </w:p>
        </w:tc>
      </w:tr>
      <w:tr w:rsidR="005A1382" w:rsidRPr="00651C8A" w14:paraId="6A8C2D8F" w14:textId="77777777" w:rsidTr="00F559DD">
        <w:trPr>
          <w:cantSplit/>
          <w:jc w:val="center"/>
        </w:trPr>
        <w:tc>
          <w:tcPr>
            <w:tcW w:w="923" w:type="dxa"/>
          </w:tcPr>
          <w:p w14:paraId="17C5CC51" w14:textId="77777777" w:rsidR="005A1382" w:rsidRPr="00651C8A" w:rsidRDefault="005A1382" w:rsidP="00F559DD">
            <w:pPr>
              <w:keepNext/>
              <w:jc w:val="center"/>
              <w:rPr>
                <w:sz w:val="16"/>
                <w:szCs w:val="16"/>
              </w:rPr>
            </w:pPr>
            <w:r w:rsidRPr="00651C8A">
              <w:rPr>
                <w:sz w:val="16"/>
                <w:szCs w:val="16"/>
              </w:rPr>
              <w:t>2013</w:t>
            </w:r>
          </w:p>
        </w:tc>
        <w:tc>
          <w:tcPr>
            <w:tcW w:w="810" w:type="dxa"/>
          </w:tcPr>
          <w:p w14:paraId="1A3C0231" w14:textId="77777777" w:rsidR="005A1382" w:rsidRPr="00651C8A" w:rsidRDefault="005A1382" w:rsidP="00F559DD">
            <w:pPr>
              <w:keepNext/>
              <w:jc w:val="center"/>
              <w:rPr>
                <w:sz w:val="16"/>
                <w:szCs w:val="16"/>
              </w:rPr>
            </w:pPr>
            <w:r w:rsidRPr="00651C8A">
              <w:rPr>
                <w:sz w:val="16"/>
                <w:szCs w:val="16"/>
              </w:rPr>
              <w:t>1.482</w:t>
            </w:r>
          </w:p>
        </w:tc>
        <w:tc>
          <w:tcPr>
            <w:tcW w:w="979" w:type="dxa"/>
          </w:tcPr>
          <w:p w14:paraId="0B2CBF36" w14:textId="77777777" w:rsidR="005A1382" w:rsidRPr="00651C8A" w:rsidRDefault="005A1382" w:rsidP="00F559DD">
            <w:pPr>
              <w:keepNext/>
              <w:jc w:val="center"/>
              <w:rPr>
                <w:sz w:val="16"/>
                <w:szCs w:val="16"/>
              </w:rPr>
            </w:pPr>
            <w:r w:rsidRPr="00651C8A">
              <w:rPr>
                <w:sz w:val="16"/>
                <w:szCs w:val="16"/>
              </w:rPr>
              <w:t>13</w:t>
            </w:r>
          </w:p>
        </w:tc>
        <w:tc>
          <w:tcPr>
            <w:tcW w:w="869" w:type="dxa"/>
          </w:tcPr>
          <w:p w14:paraId="4EB030F1" w14:textId="77777777" w:rsidR="005A1382" w:rsidRPr="00651C8A" w:rsidRDefault="005A1382" w:rsidP="00F559DD">
            <w:pPr>
              <w:keepNext/>
              <w:jc w:val="center"/>
              <w:rPr>
                <w:sz w:val="16"/>
                <w:szCs w:val="16"/>
              </w:rPr>
            </w:pPr>
            <w:r w:rsidRPr="00651C8A">
              <w:rPr>
                <w:sz w:val="16"/>
                <w:szCs w:val="16"/>
              </w:rPr>
              <w:t>45</w:t>
            </w:r>
          </w:p>
        </w:tc>
        <w:tc>
          <w:tcPr>
            <w:tcW w:w="1122" w:type="dxa"/>
          </w:tcPr>
          <w:p w14:paraId="58525B7A" w14:textId="77777777" w:rsidR="005A1382" w:rsidRPr="00651C8A" w:rsidRDefault="005A1382" w:rsidP="00F559DD">
            <w:pPr>
              <w:keepNext/>
              <w:jc w:val="center"/>
              <w:rPr>
                <w:sz w:val="16"/>
                <w:szCs w:val="16"/>
              </w:rPr>
            </w:pPr>
            <w:r w:rsidRPr="00651C8A">
              <w:rPr>
                <w:sz w:val="16"/>
                <w:szCs w:val="16"/>
              </w:rPr>
              <w:t>.67</w:t>
            </w:r>
          </w:p>
        </w:tc>
      </w:tr>
      <w:tr w:rsidR="005A1382" w:rsidRPr="00651C8A" w14:paraId="1DDE1DD7" w14:textId="77777777" w:rsidTr="00F559DD">
        <w:trPr>
          <w:cantSplit/>
          <w:jc w:val="center"/>
        </w:trPr>
        <w:tc>
          <w:tcPr>
            <w:tcW w:w="923" w:type="dxa"/>
          </w:tcPr>
          <w:p w14:paraId="1EBCC9C7" w14:textId="77777777" w:rsidR="005A1382" w:rsidRPr="00651C8A" w:rsidRDefault="005A1382" w:rsidP="00F559DD">
            <w:pPr>
              <w:keepNext/>
              <w:jc w:val="center"/>
              <w:rPr>
                <w:sz w:val="16"/>
                <w:szCs w:val="16"/>
              </w:rPr>
            </w:pPr>
            <w:r w:rsidRPr="00651C8A">
              <w:rPr>
                <w:sz w:val="16"/>
                <w:szCs w:val="16"/>
              </w:rPr>
              <w:t>2012</w:t>
            </w:r>
          </w:p>
        </w:tc>
        <w:tc>
          <w:tcPr>
            <w:tcW w:w="810" w:type="dxa"/>
          </w:tcPr>
          <w:p w14:paraId="4B959050" w14:textId="77777777" w:rsidR="005A1382" w:rsidRPr="00651C8A" w:rsidRDefault="005A1382" w:rsidP="00F559DD">
            <w:pPr>
              <w:keepNext/>
              <w:jc w:val="center"/>
              <w:rPr>
                <w:sz w:val="16"/>
                <w:szCs w:val="16"/>
              </w:rPr>
            </w:pPr>
            <w:r w:rsidRPr="00651C8A">
              <w:rPr>
                <w:sz w:val="16"/>
                <w:szCs w:val="16"/>
              </w:rPr>
              <w:t>1.494</w:t>
            </w:r>
          </w:p>
        </w:tc>
        <w:tc>
          <w:tcPr>
            <w:tcW w:w="979" w:type="dxa"/>
          </w:tcPr>
          <w:p w14:paraId="43CE2FAB" w14:textId="77777777" w:rsidR="005A1382" w:rsidRPr="00651C8A" w:rsidRDefault="005A1382" w:rsidP="00F559DD">
            <w:pPr>
              <w:keepNext/>
              <w:jc w:val="center"/>
              <w:rPr>
                <w:sz w:val="16"/>
                <w:szCs w:val="16"/>
              </w:rPr>
            </w:pPr>
            <w:r w:rsidRPr="00651C8A">
              <w:rPr>
                <w:sz w:val="16"/>
                <w:szCs w:val="16"/>
              </w:rPr>
              <w:t>14</w:t>
            </w:r>
          </w:p>
        </w:tc>
        <w:tc>
          <w:tcPr>
            <w:tcW w:w="869" w:type="dxa"/>
          </w:tcPr>
          <w:p w14:paraId="58078E75" w14:textId="77777777" w:rsidR="005A1382" w:rsidRPr="00651C8A" w:rsidRDefault="005A1382" w:rsidP="00F559DD">
            <w:pPr>
              <w:keepNext/>
              <w:jc w:val="center"/>
              <w:rPr>
                <w:sz w:val="16"/>
                <w:szCs w:val="16"/>
              </w:rPr>
            </w:pPr>
            <w:r w:rsidRPr="00651C8A">
              <w:rPr>
                <w:sz w:val="16"/>
                <w:szCs w:val="16"/>
              </w:rPr>
              <w:t>40</w:t>
            </w:r>
          </w:p>
        </w:tc>
        <w:tc>
          <w:tcPr>
            <w:tcW w:w="1122" w:type="dxa"/>
          </w:tcPr>
          <w:p w14:paraId="34F10874" w14:textId="77777777" w:rsidR="005A1382" w:rsidRPr="00651C8A" w:rsidRDefault="005A1382" w:rsidP="00F559DD">
            <w:pPr>
              <w:keepNext/>
              <w:jc w:val="center"/>
              <w:rPr>
                <w:sz w:val="16"/>
                <w:szCs w:val="16"/>
              </w:rPr>
            </w:pPr>
            <w:r w:rsidRPr="00651C8A">
              <w:rPr>
                <w:sz w:val="16"/>
                <w:szCs w:val="16"/>
              </w:rPr>
              <w:t>.60</w:t>
            </w:r>
          </w:p>
        </w:tc>
      </w:tr>
      <w:tr w:rsidR="005A1382" w:rsidRPr="00651C8A" w14:paraId="5FCE3F4B" w14:textId="77777777" w:rsidTr="00F559DD">
        <w:trPr>
          <w:cantSplit/>
          <w:jc w:val="center"/>
        </w:trPr>
        <w:tc>
          <w:tcPr>
            <w:tcW w:w="923" w:type="dxa"/>
          </w:tcPr>
          <w:p w14:paraId="6D2B7075" w14:textId="77777777" w:rsidR="005A1382" w:rsidRPr="00651C8A" w:rsidRDefault="005A1382" w:rsidP="00F559DD">
            <w:pPr>
              <w:keepNext/>
              <w:jc w:val="center"/>
              <w:rPr>
                <w:sz w:val="16"/>
                <w:szCs w:val="16"/>
              </w:rPr>
            </w:pPr>
            <w:r w:rsidRPr="00651C8A">
              <w:rPr>
                <w:sz w:val="16"/>
                <w:szCs w:val="16"/>
              </w:rPr>
              <w:t>2011</w:t>
            </w:r>
          </w:p>
        </w:tc>
        <w:tc>
          <w:tcPr>
            <w:tcW w:w="810" w:type="dxa"/>
          </w:tcPr>
          <w:p w14:paraId="368630EA" w14:textId="77777777" w:rsidR="005A1382" w:rsidRPr="00651C8A" w:rsidRDefault="005A1382" w:rsidP="00F559DD">
            <w:pPr>
              <w:keepNext/>
              <w:jc w:val="center"/>
              <w:rPr>
                <w:sz w:val="16"/>
                <w:szCs w:val="16"/>
              </w:rPr>
            </w:pPr>
            <w:r w:rsidRPr="00651C8A">
              <w:rPr>
                <w:sz w:val="16"/>
                <w:szCs w:val="16"/>
              </w:rPr>
              <w:t>1.537</w:t>
            </w:r>
          </w:p>
        </w:tc>
        <w:tc>
          <w:tcPr>
            <w:tcW w:w="979" w:type="dxa"/>
          </w:tcPr>
          <w:p w14:paraId="550F56F3" w14:textId="77777777" w:rsidR="005A1382" w:rsidRPr="00651C8A" w:rsidRDefault="005A1382" w:rsidP="00F559DD">
            <w:pPr>
              <w:keepNext/>
              <w:jc w:val="center"/>
              <w:rPr>
                <w:sz w:val="16"/>
                <w:szCs w:val="16"/>
              </w:rPr>
            </w:pPr>
            <w:r w:rsidRPr="00651C8A">
              <w:rPr>
                <w:sz w:val="16"/>
                <w:szCs w:val="16"/>
              </w:rPr>
              <w:t>15</w:t>
            </w:r>
          </w:p>
        </w:tc>
        <w:tc>
          <w:tcPr>
            <w:tcW w:w="869" w:type="dxa"/>
          </w:tcPr>
          <w:p w14:paraId="48878F3B" w14:textId="77777777" w:rsidR="005A1382" w:rsidRPr="00651C8A" w:rsidRDefault="005A1382" w:rsidP="00F559DD">
            <w:pPr>
              <w:keepNext/>
              <w:jc w:val="center"/>
              <w:rPr>
                <w:sz w:val="16"/>
                <w:szCs w:val="16"/>
              </w:rPr>
            </w:pPr>
            <w:r w:rsidRPr="00651C8A">
              <w:rPr>
                <w:sz w:val="16"/>
                <w:szCs w:val="16"/>
              </w:rPr>
              <w:t>35</w:t>
            </w:r>
          </w:p>
        </w:tc>
        <w:tc>
          <w:tcPr>
            <w:tcW w:w="1122" w:type="dxa"/>
          </w:tcPr>
          <w:p w14:paraId="138E93F1" w14:textId="77777777" w:rsidR="005A1382" w:rsidRPr="00651C8A" w:rsidRDefault="005A1382" w:rsidP="00F559DD">
            <w:pPr>
              <w:keepNext/>
              <w:jc w:val="center"/>
              <w:rPr>
                <w:sz w:val="16"/>
                <w:szCs w:val="16"/>
              </w:rPr>
            </w:pPr>
            <w:r w:rsidRPr="00651C8A">
              <w:rPr>
                <w:sz w:val="16"/>
                <w:szCs w:val="16"/>
              </w:rPr>
              <w:t>.54</w:t>
            </w:r>
          </w:p>
        </w:tc>
      </w:tr>
      <w:tr w:rsidR="005A1382" w:rsidRPr="00651C8A" w14:paraId="66FBFFFC" w14:textId="77777777" w:rsidTr="00F559DD">
        <w:trPr>
          <w:cantSplit/>
          <w:jc w:val="center"/>
        </w:trPr>
        <w:tc>
          <w:tcPr>
            <w:tcW w:w="923" w:type="dxa"/>
          </w:tcPr>
          <w:p w14:paraId="065F09AD" w14:textId="77777777" w:rsidR="005A1382" w:rsidRPr="00651C8A" w:rsidRDefault="005A1382" w:rsidP="00F559DD">
            <w:pPr>
              <w:keepNext/>
              <w:jc w:val="center"/>
              <w:rPr>
                <w:sz w:val="16"/>
                <w:szCs w:val="16"/>
              </w:rPr>
            </w:pPr>
            <w:r w:rsidRPr="00651C8A">
              <w:rPr>
                <w:sz w:val="16"/>
                <w:szCs w:val="16"/>
              </w:rPr>
              <w:t>2010</w:t>
            </w:r>
          </w:p>
        </w:tc>
        <w:tc>
          <w:tcPr>
            <w:tcW w:w="810" w:type="dxa"/>
          </w:tcPr>
          <w:p w14:paraId="0702D4C5" w14:textId="77777777" w:rsidR="005A1382" w:rsidRPr="00651C8A" w:rsidRDefault="005A1382" w:rsidP="00F559DD">
            <w:pPr>
              <w:keepNext/>
              <w:jc w:val="center"/>
              <w:rPr>
                <w:sz w:val="16"/>
                <w:szCs w:val="16"/>
              </w:rPr>
            </w:pPr>
            <w:r w:rsidRPr="00651C8A">
              <w:rPr>
                <w:sz w:val="16"/>
                <w:szCs w:val="16"/>
              </w:rPr>
              <w:t>1.585</w:t>
            </w:r>
          </w:p>
        </w:tc>
        <w:tc>
          <w:tcPr>
            <w:tcW w:w="979" w:type="dxa"/>
          </w:tcPr>
          <w:p w14:paraId="12A92F69" w14:textId="77777777" w:rsidR="005A1382" w:rsidRPr="00651C8A" w:rsidRDefault="005A1382" w:rsidP="00F559DD">
            <w:pPr>
              <w:keepNext/>
              <w:jc w:val="center"/>
              <w:rPr>
                <w:sz w:val="16"/>
                <w:szCs w:val="16"/>
              </w:rPr>
            </w:pPr>
            <w:r w:rsidRPr="00651C8A">
              <w:rPr>
                <w:sz w:val="16"/>
                <w:szCs w:val="16"/>
              </w:rPr>
              <w:t>16</w:t>
            </w:r>
          </w:p>
        </w:tc>
        <w:tc>
          <w:tcPr>
            <w:tcW w:w="869" w:type="dxa"/>
          </w:tcPr>
          <w:p w14:paraId="7F8C7834" w14:textId="77777777" w:rsidR="005A1382" w:rsidRPr="00651C8A" w:rsidRDefault="005A1382" w:rsidP="00F559DD">
            <w:pPr>
              <w:keepNext/>
              <w:jc w:val="center"/>
              <w:rPr>
                <w:sz w:val="16"/>
                <w:szCs w:val="16"/>
              </w:rPr>
            </w:pPr>
            <w:r w:rsidRPr="00651C8A">
              <w:rPr>
                <w:sz w:val="16"/>
                <w:szCs w:val="16"/>
              </w:rPr>
              <w:t>31</w:t>
            </w:r>
          </w:p>
        </w:tc>
        <w:tc>
          <w:tcPr>
            <w:tcW w:w="1122" w:type="dxa"/>
          </w:tcPr>
          <w:p w14:paraId="4AEC5169" w14:textId="77777777" w:rsidR="005A1382" w:rsidRPr="00651C8A" w:rsidRDefault="005A1382" w:rsidP="00F559DD">
            <w:pPr>
              <w:keepNext/>
              <w:jc w:val="center"/>
              <w:rPr>
                <w:sz w:val="16"/>
                <w:szCs w:val="16"/>
              </w:rPr>
            </w:pPr>
            <w:r w:rsidRPr="00651C8A">
              <w:rPr>
                <w:sz w:val="16"/>
                <w:szCs w:val="16"/>
              </w:rPr>
              <w:t>.49</w:t>
            </w:r>
          </w:p>
        </w:tc>
      </w:tr>
      <w:tr w:rsidR="005A1382" w:rsidRPr="00651C8A" w14:paraId="21D65CE2" w14:textId="77777777" w:rsidTr="00F559DD">
        <w:trPr>
          <w:cantSplit/>
          <w:jc w:val="center"/>
        </w:trPr>
        <w:tc>
          <w:tcPr>
            <w:tcW w:w="923" w:type="dxa"/>
          </w:tcPr>
          <w:p w14:paraId="6C985464" w14:textId="77777777" w:rsidR="005A1382" w:rsidRPr="00651C8A" w:rsidRDefault="005A1382" w:rsidP="00F559DD">
            <w:pPr>
              <w:keepNext/>
              <w:jc w:val="center"/>
              <w:rPr>
                <w:sz w:val="16"/>
                <w:szCs w:val="16"/>
              </w:rPr>
            </w:pPr>
            <w:r w:rsidRPr="00651C8A">
              <w:rPr>
                <w:sz w:val="16"/>
                <w:szCs w:val="16"/>
              </w:rPr>
              <w:t>2009</w:t>
            </w:r>
          </w:p>
        </w:tc>
        <w:tc>
          <w:tcPr>
            <w:tcW w:w="810" w:type="dxa"/>
          </w:tcPr>
          <w:p w14:paraId="2AEA651C" w14:textId="77777777" w:rsidR="005A1382" w:rsidRPr="00651C8A" w:rsidRDefault="005A1382" w:rsidP="00F559DD">
            <w:pPr>
              <w:keepNext/>
              <w:jc w:val="center"/>
              <w:rPr>
                <w:sz w:val="16"/>
                <w:szCs w:val="16"/>
              </w:rPr>
            </w:pPr>
            <w:r w:rsidRPr="00651C8A">
              <w:rPr>
                <w:sz w:val="16"/>
                <w:szCs w:val="16"/>
              </w:rPr>
              <w:t>1.573</w:t>
            </w:r>
          </w:p>
        </w:tc>
        <w:tc>
          <w:tcPr>
            <w:tcW w:w="979" w:type="dxa"/>
          </w:tcPr>
          <w:p w14:paraId="7D35A27C" w14:textId="77777777" w:rsidR="005A1382" w:rsidRPr="00651C8A" w:rsidRDefault="005A1382" w:rsidP="00F559DD">
            <w:pPr>
              <w:keepNext/>
              <w:jc w:val="center"/>
              <w:rPr>
                <w:sz w:val="16"/>
                <w:szCs w:val="16"/>
              </w:rPr>
            </w:pPr>
            <w:r w:rsidRPr="00651C8A">
              <w:rPr>
                <w:sz w:val="16"/>
                <w:szCs w:val="16"/>
              </w:rPr>
              <w:t>17</w:t>
            </w:r>
          </w:p>
        </w:tc>
        <w:tc>
          <w:tcPr>
            <w:tcW w:w="869" w:type="dxa"/>
          </w:tcPr>
          <w:p w14:paraId="0DA75B8C" w14:textId="77777777" w:rsidR="005A1382" w:rsidRPr="00651C8A" w:rsidRDefault="005A1382" w:rsidP="00F559DD">
            <w:pPr>
              <w:keepNext/>
              <w:jc w:val="center"/>
              <w:rPr>
                <w:sz w:val="16"/>
                <w:szCs w:val="16"/>
              </w:rPr>
            </w:pPr>
            <w:r w:rsidRPr="00651C8A">
              <w:rPr>
                <w:sz w:val="16"/>
                <w:szCs w:val="16"/>
              </w:rPr>
              <w:t>27</w:t>
            </w:r>
          </w:p>
        </w:tc>
        <w:tc>
          <w:tcPr>
            <w:tcW w:w="1122" w:type="dxa"/>
          </w:tcPr>
          <w:p w14:paraId="686FBDEF" w14:textId="77777777" w:rsidR="005A1382" w:rsidRPr="00651C8A" w:rsidRDefault="005A1382" w:rsidP="00F559DD">
            <w:pPr>
              <w:keepNext/>
              <w:jc w:val="center"/>
              <w:rPr>
                <w:sz w:val="16"/>
                <w:szCs w:val="16"/>
              </w:rPr>
            </w:pPr>
            <w:r w:rsidRPr="00651C8A">
              <w:rPr>
                <w:sz w:val="16"/>
                <w:szCs w:val="16"/>
              </w:rPr>
              <w:t>.42</w:t>
            </w:r>
          </w:p>
        </w:tc>
      </w:tr>
      <w:tr w:rsidR="005A1382" w:rsidRPr="00651C8A" w14:paraId="300B6697" w14:textId="77777777" w:rsidTr="00F559DD">
        <w:trPr>
          <w:cantSplit/>
          <w:jc w:val="center"/>
        </w:trPr>
        <w:tc>
          <w:tcPr>
            <w:tcW w:w="923" w:type="dxa"/>
          </w:tcPr>
          <w:p w14:paraId="37B60286" w14:textId="77777777" w:rsidR="005A1382" w:rsidRPr="00651C8A" w:rsidRDefault="005A1382" w:rsidP="00F559DD">
            <w:pPr>
              <w:keepNext/>
              <w:jc w:val="center"/>
              <w:rPr>
                <w:sz w:val="16"/>
                <w:szCs w:val="16"/>
              </w:rPr>
            </w:pPr>
            <w:r w:rsidRPr="00651C8A">
              <w:rPr>
                <w:sz w:val="16"/>
                <w:szCs w:val="16"/>
              </w:rPr>
              <w:t>2008</w:t>
            </w:r>
          </w:p>
        </w:tc>
        <w:tc>
          <w:tcPr>
            <w:tcW w:w="810" w:type="dxa"/>
          </w:tcPr>
          <w:p w14:paraId="5C8B9FE7" w14:textId="77777777" w:rsidR="005A1382" w:rsidRPr="00651C8A" w:rsidRDefault="005A1382" w:rsidP="00F559DD">
            <w:pPr>
              <w:keepNext/>
              <w:jc w:val="center"/>
              <w:rPr>
                <w:sz w:val="16"/>
                <w:szCs w:val="16"/>
              </w:rPr>
            </w:pPr>
            <w:r w:rsidRPr="00651C8A">
              <w:rPr>
                <w:sz w:val="16"/>
                <w:szCs w:val="16"/>
              </w:rPr>
              <w:t>1.618</w:t>
            </w:r>
          </w:p>
        </w:tc>
        <w:tc>
          <w:tcPr>
            <w:tcW w:w="979" w:type="dxa"/>
          </w:tcPr>
          <w:p w14:paraId="738236DC" w14:textId="77777777" w:rsidR="005A1382" w:rsidRPr="00651C8A" w:rsidRDefault="005A1382" w:rsidP="00F559DD">
            <w:pPr>
              <w:keepNext/>
              <w:jc w:val="center"/>
              <w:rPr>
                <w:sz w:val="16"/>
                <w:szCs w:val="16"/>
              </w:rPr>
            </w:pPr>
            <w:r w:rsidRPr="00651C8A">
              <w:rPr>
                <w:sz w:val="16"/>
                <w:szCs w:val="16"/>
              </w:rPr>
              <w:t>18</w:t>
            </w:r>
          </w:p>
        </w:tc>
        <w:tc>
          <w:tcPr>
            <w:tcW w:w="869" w:type="dxa"/>
          </w:tcPr>
          <w:p w14:paraId="657F7CDF" w14:textId="77777777" w:rsidR="005A1382" w:rsidRPr="00651C8A" w:rsidRDefault="005A1382" w:rsidP="00F559DD">
            <w:pPr>
              <w:keepNext/>
              <w:jc w:val="center"/>
              <w:rPr>
                <w:sz w:val="16"/>
                <w:szCs w:val="16"/>
              </w:rPr>
            </w:pPr>
            <w:r w:rsidRPr="00651C8A">
              <w:rPr>
                <w:sz w:val="16"/>
                <w:szCs w:val="16"/>
              </w:rPr>
              <w:t>24</w:t>
            </w:r>
          </w:p>
        </w:tc>
        <w:tc>
          <w:tcPr>
            <w:tcW w:w="1122" w:type="dxa"/>
          </w:tcPr>
          <w:p w14:paraId="66E66707" w14:textId="77777777" w:rsidR="005A1382" w:rsidRPr="00651C8A" w:rsidRDefault="005A1382" w:rsidP="00F559DD">
            <w:pPr>
              <w:keepNext/>
              <w:jc w:val="center"/>
              <w:rPr>
                <w:sz w:val="16"/>
                <w:szCs w:val="16"/>
              </w:rPr>
            </w:pPr>
            <w:r w:rsidRPr="00651C8A">
              <w:rPr>
                <w:sz w:val="16"/>
                <w:szCs w:val="16"/>
              </w:rPr>
              <w:t>.39</w:t>
            </w:r>
          </w:p>
        </w:tc>
      </w:tr>
      <w:tr w:rsidR="005A1382" w:rsidRPr="00651C8A" w14:paraId="6D315049" w14:textId="77777777" w:rsidTr="00F559DD">
        <w:trPr>
          <w:cantSplit/>
          <w:jc w:val="center"/>
        </w:trPr>
        <w:tc>
          <w:tcPr>
            <w:tcW w:w="923" w:type="dxa"/>
          </w:tcPr>
          <w:p w14:paraId="406B69AD" w14:textId="77777777" w:rsidR="005A1382" w:rsidRPr="00651C8A" w:rsidRDefault="005A1382" w:rsidP="00F559DD">
            <w:pPr>
              <w:keepNext/>
              <w:jc w:val="center"/>
              <w:rPr>
                <w:sz w:val="16"/>
                <w:szCs w:val="16"/>
              </w:rPr>
            </w:pPr>
            <w:r w:rsidRPr="00651C8A">
              <w:rPr>
                <w:sz w:val="16"/>
                <w:szCs w:val="16"/>
              </w:rPr>
              <w:t>2007</w:t>
            </w:r>
          </w:p>
        </w:tc>
        <w:tc>
          <w:tcPr>
            <w:tcW w:w="810" w:type="dxa"/>
          </w:tcPr>
          <w:p w14:paraId="73C1DBE0" w14:textId="77777777" w:rsidR="005A1382" w:rsidRPr="00651C8A" w:rsidRDefault="005A1382" w:rsidP="00F559DD">
            <w:pPr>
              <w:keepNext/>
              <w:jc w:val="center"/>
              <w:rPr>
                <w:sz w:val="16"/>
                <w:szCs w:val="16"/>
              </w:rPr>
            </w:pPr>
            <w:r w:rsidRPr="00651C8A">
              <w:rPr>
                <w:sz w:val="16"/>
                <w:szCs w:val="16"/>
              </w:rPr>
              <w:t>1.682</w:t>
            </w:r>
          </w:p>
        </w:tc>
        <w:tc>
          <w:tcPr>
            <w:tcW w:w="979" w:type="dxa"/>
          </w:tcPr>
          <w:p w14:paraId="6F1D0BE5" w14:textId="77777777" w:rsidR="005A1382" w:rsidRPr="00651C8A" w:rsidRDefault="005A1382" w:rsidP="00F559DD">
            <w:pPr>
              <w:jc w:val="center"/>
              <w:rPr>
                <w:sz w:val="16"/>
                <w:szCs w:val="16"/>
              </w:rPr>
            </w:pPr>
            <w:r w:rsidRPr="00651C8A">
              <w:rPr>
                <w:sz w:val="16"/>
                <w:szCs w:val="16"/>
              </w:rPr>
              <w:t>19</w:t>
            </w:r>
          </w:p>
        </w:tc>
        <w:tc>
          <w:tcPr>
            <w:tcW w:w="869" w:type="dxa"/>
          </w:tcPr>
          <w:p w14:paraId="485E4335" w14:textId="77777777" w:rsidR="005A1382" w:rsidRPr="00651C8A" w:rsidRDefault="005A1382" w:rsidP="00F559DD">
            <w:pPr>
              <w:jc w:val="center"/>
              <w:rPr>
                <w:sz w:val="16"/>
                <w:szCs w:val="16"/>
              </w:rPr>
            </w:pPr>
            <w:r w:rsidRPr="00651C8A">
              <w:rPr>
                <w:sz w:val="16"/>
                <w:szCs w:val="16"/>
              </w:rPr>
              <w:t>22</w:t>
            </w:r>
          </w:p>
        </w:tc>
        <w:tc>
          <w:tcPr>
            <w:tcW w:w="1122" w:type="dxa"/>
          </w:tcPr>
          <w:p w14:paraId="63451B33" w14:textId="77777777" w:rsidR="005A1382" w:rsidRPr="00651C8A" w:rsidRDefault="005A1382" w:rsidP="00F559DD">
            <w:pPr>
              <w:keepNext/>
              <w:jc w:val="center"/>
              <w:rPr>
                <w:sz w:val="16"/>
                <w:szCs w:val="16"/>
              </w:rPr>
            </w:pPr>
            <w:r w:rsidRPr="00651C8A">
              <w:rPr>
                <w:sz w:val="16"/>
                <w:szCs w:val="16"/>
              </w:rPr>
              <w:t>.37</w:t>
            </w:r>
          </w:p>
        </w:tc>
      </w:tr>
      <w:tr w:rsidR="005A1382" w:rsidRPr="00651C8A" w14:paraId="452013D1" w14:textId="77777777" w:rsidTr="00F559DD">
        <w:trPr>
          <w:cantSplit/>
          <w:jc w:val="center"/>
        </w:trPr>
        <w:tc>
          <w:tcPr>
            <w:tcW w:w="923" w:type="dxa"/>
          </w:tcPr>
          <w:p w14:paraId="17E1FBC8" w14:textId="77777777" w:rsidR="005A1382" w:rsidRPr="00651C8A" w:rsidRDefault="005A1382" w:rsidP="00F559DD">
            <w:pPr>
              <w:jc w:val="center"/>
              <w:rPr>
                <w:sz w:val="16"/>
                <w:szCs w:val="16"/>
              </w:rPr>
            </w:pPr>
            <w:r w:rsidRPr="00651C8A">
              <w:rPr>
                <w:sz w:val="16"/>
                <w:szCs w:val="16"/>
              </w:rPr>
              <w:t>2006</w:t>
            </w:r>
          </w:p>
        </w:tc>
        <w:tc>
          <w:tcPr>
            <w:tcW w:w="810" w:type="dxa"/>
          </w:tcPr>
          <w:p w14:paraId="5384D37D" w14:textId="77777777" w:rsidR="005A1382" w:rsidRPr="00651C8A" w:rsidRDefault="005A1382" w:rsidP="00F559DD">
            <w:pPr>
              <w:jc w:val="center"/>
              <w:rPr>
                <w:sz w:val="16"/>
                <w:szCs w:val="16"/>
              </w:rPr>
            </w:pPr>
            <w:r w:rsidRPr="00651C8A">
              <w:rPr>
                <w:sz w:val="16"/>
                <w:szCs w:val="16"/>
              </w:rPr>
              <w:t>1.774</w:t>
            </w:r>
          </w:p>
        </w:tc>
        <w:tc>
          <w:tcPr>
            <w:tcW w:w="979" w:type="dxa"/>
          </w:tcPr>
          <w:p w14:paraId="29B24637" w14:textId="77777777" w:rsidR="005A1382" w:rsidRPr="00651C8A" w:rsidRDefault="005A1382" w:rsidP="00F559DD">
            <w:pPr>
              <w:jc w:val="center"/>
              <w:rPr>
                <w:sz w:val="16"/>
                <w:szCs w:val="16"/>
              </w:rPr>
            </w:pPr>
            <w:r w:rsidRPr="00651C8A">
              <w:rPr>
                <w:sz w:val="16"/>
                <w:szCs w:val="16"/>
              </w:rPr>
              <w:t>20</w:t>
            </w:r>
          </w:p>
        </w:tc>
        <w:tc>
          <w:tcPr>
            <w:tcW w:w="869" w:type="dxa"/>
          </w:tcPr>
          <w:p w14:paraId="373C83B9" w14:textId="77777777" w:rsidR="005A1382" w:rsidRPr="00651C8A" w:rsidRDefault="005A1382" w:rsidP="00F559DD">
            <w:pPr>
              <w:jc w:val="center"/>
              <w:rPr>
                <w:sz w:val="16"/>
                <w:szCs w:val="16"/>
              </w:rPr>
            </w:pPr>
            <w:r w:rsidRPr="00651C8A">
              <w:rPr>
                <w:sz w:val="16"/>
                <w:szCs w:val="16"/>
              </w:rPr>
              <w:t>21</w:t>
            </w:r>
          </w:p>
        </w:tc>
        <w:tc>
          <w:tcPr>
            <w:tcW w:w="1122" w:type="dxa"/>
          </w:tcPr>
          <w:p w14:paraId="27961E95" w14:textId="77777777" w:rsidR="005A1382" w:rsidRPr="00651C8A" w:rsidRDefault="005A1382" w:rsidP="00F559DD">
            <w:pPr>
              <w:jc w:val="center"/>
              <w:rPr>
                <w:sz w:val="16"/>
                <w:szCs w:val="16"/>
              </w:rPr>
            </w:pPr>
            <w:r w:rsidRPr="00651C8A">
              <w:rPr>
                <w:sz w:val="16"/>
                <w:szCs w:val="16"/>
              </w:rPr>
              <w:t>.37</w:t>
            </w:r>
          </w:p>
        </w:tc>
      </w:tr>
      <w:tr w:rsidR="005A1382" w:rsidRPr="00651C8A" w14:paraId="09294B5D" w14:textId="77777777" w:rsidTr="00F559DD">
        <w:trPr>
          <w:cantSplit/>
          <w:jc w:val="center"/>
        </w:trPr>
        <w:tc>
          <w:tcPr>
            <w:tcW w:w="923" w:type="dxa"/>
          </w:tcPr>
          <w:p w14:paraId="7AA52305" w14:textId="77777777" w:rsidR="005A1382" w:rsidRPr="00651C8A" w:rsidRDefault="005A1382" w:rsidP="00F559DD">
            <w:pPr>
              <w:jc w:val="center"/>
              <w:rPr>
                <w:sz w:val="16"/>
                <w:szCs w:val="16"/>
              </w:rPr>
            </w:pPr>
            <w:r w:rsidRPr="00651C8A">
              <w:rPr>
                <w:sz w:val="16"/>
                <w:szCs w:val="16"/>
              </w:rPr>
              <w:t>2005</w:t>
            </w:r>
          </w:p>
        </w:tc>
        <w:tc>
          <w:tcPr>
            <w:tcW w:w="810" w:type="dxa"/>
          </w:tcPr>
          <w:p w14:paraId="2C3D7ED0" w14:textId="77777777" w:rsidR="005A1382" w:rsidRPr="00651C8A" w:rsidRDefault="005A1382" w:rsidP="00F559DD">
            <w:pPr>
              <w:jc w:val="center"/>
              <w:rPr>
                <w:sz w:val="16"/>
                <w:szCs w:val="16"/>
              </w:rPr>
            </w:pPr>
            <w:r w:rsidRPr="00651C8A">
              <w:rPr>
                <w:sz w:val="16"/>
                <w:szCs w:val="16"/>
              </w:rPr>
              <w:t>1.856</w:t>
            </w:r>
          </w:p>
        </w:tc>
        <w:tc>
          <w:tcPr>
            <w:tcW w:w="979" w:type="dxa"/>
          </w:tcPr>
          <w:p w14:paraId="4E36BF1D" w14:textId="77777777" w:rsidR="005A1382" w:rsidRPr="00651C8A" w:rsidRDefault="005A1382" w:rsidP="00F559DD">
            <w:pPr>
              <w:jc w:val="center"/>
              <w:rPr>
                <w:sz w:val="16"/>
                <w:szCs w:val="16"/>
              </w:rPr>
            </w:pPr>
            <w:r w:rsidRPr="00651C8A">
              <w:rPr>
                <w:sz w:val="16"/>
                <w:szCs w:val="16"/>
              </w:rPr>
              <w:t>21</w:t>
            </w:r>
          </w:p>
        </w:tc>
        <w:tc>
          <w:tcPr>
            <w:tcW w:w="869" w:type="dxa"/>
          </w:tcPr>
          <w:p w14:paraId="254E954D" w14:textId="77777777" w:rsidR="005A1382" w:rsidRPr="00651C8A" w:rsidRDefault="005A1382" w:rsidP="00F559DD">
            <w:pPr>
              <w:jc w:val="center"/>
              <w:rPr>
                <w:sz w:val="16"/>
                <w:szCs w:val="16"/>
              </w:rPr>
            </w:pPr>
            <w:r w:rsidRPr="00651C8A">
              <w:rPr>
                <w:sz w:val="16"/>
                <w:szCs w:val="16"/>
              </w:rPr>
              <w:t>20</w:t>
            </w:r>
          </w:p>
        </w:tc>
        <w:tc>
          <w:tcPr>
            <w:tcW w:w="1122" w:type="dxa"/>
          </w:tcPr>
          <w:p w14:paraId="52C275AD" w14:textId="77777777" w:rsidR="005A1382" w:rsidRPr="00651C8A" w:rsidRDefault="005A1382" w:rsidP="00F559DD">
            <w:pPr>
              <w:jc w:val="center"/>
              <w:rPr>
                <w:sz w:val="16"/>
                <w:szCs w:val="16"/>
              </w:rPr>
            </w:pPr>
            <w:r w:rsidRPr="00651C8A">
              <w:rPr>
                <w:sz w:val="16"/>
                <w:szCs w:val="16"/>
              </w:rPr>
              <w:t>.37</w:t>
            </w:r>
          </w:p>
        </w:tc>
      </w:tr>
    </w:tbl>
    <w:p w14:paraId="10CC2F9C" w14:textId="103CD647" w:rsidR="00E77FAD" w:rsidRPr="002D02CC" w:rsidRDefault="00E77FAD" w:rsidP="005A1382">
      <w:pPr>
        <w:pStyle w:val="A"/>
      </w:pPr>
    </w:p>
    <w:p w14:paraId="044B29D9" w14:textId="77777777" w:rsidR="007B195D" w:rsidRPr="005B3940" w:rsidRDefault="00E77FAD" w:rsidP="00E77FAD">
      <w:pPr>
        <w:pStyle w:val="AuthorityNote"/>
      </w:pPr>
      <w:r w:rsidRPr="002D02CC">
        <w:t xml:space="preserve">AUTHORITY </w:t>
      </w:r>
      <w:r w:rsidR="00C00661" w:rsidRPr="001B37AF">
        <w:t>NOTE:</w:t>
      </w:r>
      <w:r w:rsidR="00C00661" w:rsidRPr="001B37AF">
        <w:tab/>
        <w:t>Promulgated in accordance with R.S. 47:1837 and R.S. 47:2323.</w:t>
      </w:r>
    </w:p>
    <w:p w14:paraId="529129D2" w14:textId="71D21D03" w:rsidR="00E05768" w:rsidRPr="00AE2955" w:rsidRDefault="000A70F9" w:rsidP="00E05768">
      <w:pPr>
        <w:pStyle w:val="HistoricalNote"/>
      </w:pPr>
      <w:r>
        <w:t>HISTORICAL NOTE:</w:t>
      </w:r>
      <w:r>
        <w:tab/>
        <w:t>Promulgated by the Department of Revenue and Taxation, Tax Commission, LR 8:102 (February 1982), amended LR 10:943 (November 1984), LR 12:36 (January 1986), LR 13:188 (March 1987), LR 13:764 (December 1987), LR 14:872 (December 1988), LR 15:1097 (December 1989), LR 16:1063 (December 1990), LR 17:1213 (December 1991), LR 19:212 (February 1993), LR 20:198 (February 1994), LR 21:186 (February 1995), LR 22:117 (February 1996), LR 23:206 (February 1997), amended by the Department of Revenue, Tax Commission, LR 24:490 (March 1998), LR 25:316 (February 1999), LR 26:509 (March 2000), LR 27:427 (March 2001), LR 28:520 (March 2002), LR 29:370 (Marc</w:t>
      </w:r>
      <w:r w:rsidR="00B45192">
        <w:t xml:space="preserve">h 2003), LR 30:489 (March 2004), </w:t>
      </w:r>
      <w:r w:rsidR="00B45192" w:rsidRPr="00336751">
        <w:t>LR 31:719 (Marc</w:t>
      </w:r>
      <w:r w:rsidR="00916F1A">
        <w:t>h 2005), LR 32:433 (Marc</w:t>
      </w:r>
      <w:r w:rsidR="00B724F3">
        <w:t>h 2006), LR 33:495 (Marc</w:t>
      </w:r>
      <w:r w:rsidR="002F2868">
        <w:t>h 2007), LR 34:685 (April 2008), LR 35:499 (March 2009)</w:t>
      </w:r>
      <w:r w:rsidR="00D57BBA">
        <w:t>, LR 36:779 (April 2010)</w:t>
      </w:r>
      <w:r w:rsidR="00AD6CC9">
        <w:t xml:space="preserve">, </w:t>
      </w:r>
      <w:r w:rsidR="00361F63" w:rsidRPr="004943A3">
        <w:t xml:space="preserve">amended by the </w:t>
      </w:r>
      <w:r w:rsidR="003E3EB7">
        <w:t xml:space="preserve">Office of the Governor, </w:t>
      </w:r>
      <w:r w:rsidR="00361F63" w:rsidRPr="004943A3">
        <w:t>Division of Administration, Tax Commission, LR 37:1401 (May 2011), LR 38:</w:t>
      </w:r>
      <w:r w:rsidR="003E3EB7">
        <w:t xml:space="preserve">809 (March 2012), </w:t>
      </w:r>
      <w:r w:rsidR="007B195D">
        <w:t>LR 39:497</w:t>
      </w:r>
      <w:r w:rsidR="0094400B">
        <w:t xml:space="preserve"> </w:t>
      </w:r>
      <w:r w:rsidR="007B195D">
        <w:t>(Marc</w:t>
      </w:r>
      <w:r w:rsidR="00E335E3">
        <w:t xml:space="preserve">h 2013), LR 40:538 (March 2014), </w:t>
      </w:r>
      <w:r w:rsidR="008B1EF1">
        <w:t>LR 41:680 (Ap</w:t>
      </w:r>
      <w:r w:rsidR="00C55FB2">
        <w:t>ril 2015), LR 42:749 (Ma</w:t>
      </w:r>
      <w:r w:rsidR="00C00661">
        <w:t>y 2016), LR 43:656 (April 2017), LR 44:5</w:t>
      </w:r>
      <w:r w:rsidR="00E05768">
        <w:t xml:space="preserve">84 (March 2018), </w:t>
      </w:r>
      <w:r w:rsidR="00E05768" w:rsidRPr="00AE2955">
        <w:t>LR 45:</w:t>
      </w:r>
      <w:r w:rsidR="00E05768">
        <w:t>537</w:t>
      </w:r>
      <w:r w:rsidR="00E05768" w:rsidRPr="00AE2955">
        <w:t xml:space="preserve"> (April 2019)</w:t>
      </w:r>
      <w:r w:rsidR="0034517E" w:rsidRPr="002F6019">
        <w:t xml:space="preserve">, </w:t>
      </w:r>
      <w:r w:rsidR="0034517E">
        <w:t>LR 46:564 (April 2020)</w:t>
      </w:r>
      <w:r w:rsidR="0037320A" w:rsidRPr="00F316D1">
        <w:t>, LR 47:</w:t>
      </w:r>
      <w:r w:rsidR="0037320A">
        <w:t>469 (April 2021</w:t>
      </w:r>
      <w:r w:rsidR="001C0ACF">
        <w:t>), LR 48:1527 (June 2022</w:t>
      </w:r>
      <w:r w:rsidR="001C0ACF" w:rsidRPr="001C0ACF">
        <w:t>), LR 49:1060 (June 2023</w:t>
      </w:r>
      <w:r w:rsidR="002C5C6C">
        <w:t>), LR 50:3</w:t>
      </w:r>
      <w:r w:rsidR="00272F34">
        <w:t>72</w:t>
      </w:r>
      <w:r w:rsidR="00E77FAD">
        <w:t xml:space="preserve"> (March 2024), LR 51:393 (March 2025)</w:t>
      </w:r>
      <w:r w:rsidR="005A1382">
        <w:t>, LR 52:971 (June 2026).</w:t>
      </w:r>
    </w:p>
    <w:p w14:paraId="25FE3BC7" w14:textId="77777777" w:rsidR="00C00661" w:rsidRPr="001B37AF" w:rsidRDefault="00C00661" w:rsidP="00C00661">
      <w:pPr>
        <w:pStyle w:val="Section"/>
      </w:pPr>
      <w:bookmarkStart w:id="2161" w:name="_Toc238197892"/>
      <w:r w:rsidRPr="001B37AF">
        <w:t>§1504.</w:t>
      </w:r>
      <w:r w:rsidRPr="001B37AF">
        <w:tab/>
      </w:r>
      <w:r w:rsidR="001C0ACF" w:rsidRPr="001C0ACF">
        <w:t xml:space="preserve">Economic Obsolescence for Days Contracted </w:t>
      </w:r>
      <w:r w:rsidRPr="001B37AF">
        <w:t>Table</w:t>
      </w:r>
      <w:bookmarkEnd w:id="2161"/>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2538"/>
        <w:gridCol w:w="1260"/>
        <w:gridCol w:w="1314"/>
      </w:tblGrid>
      <w:tr w:rsidR="00C00661" w:rsidRPr="00C00661" w14:paraId="77E483D0" w14:textId="77777777" w:rsidTr="00C00661">
        <w:trPr>
          <w:tblHeader/>
          <w:jc w:val="center"/>
        </w:trPr>
        <w:tc>
          <w:tcPr>
            <w:tcW w:w="5112" w:type="dxa"/>
            <w:gridSpan w:val="3"/>
            <w:shd w:val="clear" w:color="auto" w:fill="BFBFBF"/>
            <w:vAlign w:val="bottom"/>
          </w:tcPr>
          <w:p w14:paraId="2547F6A5" w14:textId="77777777" w:rsidR="00C00661" w:rsidRPr="00C00661" w:rsidRDefault="00C00661" w:rsidP="007D0186">
            <w:pPr>
              <w:tabs>
                <w:tab w:val="left" w:pos="-720"/>
              </w:tabs>
              <w:suppressAutoHyphens/>
              <w:jc w:val="center"/>
              <w:rPr>
                <w:b/>
                <w:spacing w:val="-3"/>
                <w:sz w:val="16"/>
                <w:szCs w:val="16"/>
              </w:rPr>
            </w:pPr>
            <w:r w:rsidRPr="00C00661">
              <w:rPr>
                <w:b/>
                <w:spacing w:val="-3"/>
                <w:sz w:val="16"/>
                <w:szCs w:val="16"/>
              </w:rPr>
              <w:t>Table 1504</w:t>
            </w:r>
          </w:p>
          <w:p w14:paraId="54CDD801" w14:textId="77777777" w:rsidR="00C00661" w:rsidRPr="00C00661" w:rsidRDefault="00C00661" w:rsidP="007D0186">
            <w:pPr>
              <w:tabs>
                <w:tab w:val="left" w:pos="-720"/>
              </w:tabs>
              <w:suppressAutoHyphens/>
              <w:jc w:val="center"/>
              <w:rPr>
                <w:rFonts w:ascii="Arial" w:hAnsi="Arial" w:cs="Arial"/>
                <w:b/>
                <w:spacing w:val="-3"/>
                <w:sz w:val="16"/>
                <w:szCs w:val="16"/>
              </w:rPr>
            </w:pPr>
            <w:r w:rsidRPr="00C00661">
              <w:rPr>
                <w:b/>
                <w:spacing w:val="-3"/>
                <w:sz w:val="16"/>
                <w:szCs w:val="16"/>
              </w:rPr>
              <w:t>Economic Obsolescence for Days Contracted</w:t>
            </w:r>
          </w:p>
        </w:tc>
      </w:tr>
      <w:tr w:rsidR="00C00661" w:rsidRPr="00C00661" w14:paraId="60602D3C" w14:textId="77777777" w:rsidTr="00C00661">
        <w:trPr>
          <w:tblHeader/>
          <w:jc w:val="center"/>
        </w:trPr>
        <w:tc>
          <w:tcPr>
            <w:tcW w:w="2538" w:type="dxa"/>
            <w:shd w:val="clear" w:color="auto" w:fill="BFBFBF"/>
            <w:vAlign w:val="bottom"/>
          </w:tcPr>
          <w:p w14:paraId="14A1C085" w14:textId="77777777" w:rsidR="00C00661" w:rsidRPr="00C00661" w:rsidRDefault="00C00661" w:rsidP="007D0186">
            <w:pPr>
              <w:tabs>
                <w:tab w:val="left" w:pos="-720"/>
              </w:tabs>
              <w:suppressAutoHyphens/>
              <w:jc w:val="center"/>
              <w:rPr>
                <w:b/>
                <w:spacing w:val="-3"/>
                <w:sz w:val="16"/>
                <w:szCs w:val="16"/>
              </w:rPr>
            </w:pPr>
            <w:r w:rsidRPr="00C00661">
              <w:rPr>
                <w:b/>
                <w:spacing w:val="-3"/>
                <w:sz w:val="16"/>
                <w:szCs w:val="16"/>
              </w:rPr>
              <w:t>No. of Days Worked</w:t>
            </w:r>
          </w:p>
        </w:tc>
        <w:tc>
          <w:tcPr>
            <w:tcW w:w="1260" w:type="dxa"/>
            <w:shd w:val="clear" w:color="auto" w:fill="BFBFBF"/>
            <w:vAlign w:val="bottom"/>
          </w:tcPr>
          <w:p w14:paraId="1C636ED5" w14:textId="77777777" w:rsidR="00C00661" w:rsidRPr="00C00661" w:rsidRDefault="00C00661" w:rsidP="007D0186">
            <w:pPr>
              <w:tabs>
                <w:tab w:val="left" w:pos="-720"/>
              </w:tabs>
              <w:suppressAutoHyphens/>
              <w:jc w:val="center"/>
              <w:rPr>
                <w:b/>
                <w:spacing w:val="-3"/>
                <w:sz w:val="16"/>
                <w:szCs w:val="16"/>
              </w:rPr>
            </w:pPr>
            <w:r w:rsidRPr="00C00661">
              <w:rPr>
                <w:b/>
                <w:spacing w:val="-3"/>
                <w:sz w:val="16"/>
                <w:szCs w:val="16"/>
              </w:rPr>
              <w:t>Obsolescence Amount</w:t>
            </w:r>
          </w:p>
        </w:tc>
        <w:tc>
          <w:tcPr>
            <w:tcW w:w="1314" w:type="dxa"/>
            <w:shd w:val="clear" w:color="auto" w:fill="BFBFBF"/>
            <w:vAlign w:val="bottom"/>
          </w:tcPr>
          <w:p w14:paraId="2D9FA3EB" w14:textId="77777777" w:rsidR="00C00661" w:rsidRPr="00C00661" w:rsidRDefault="00C00661" w:rsidP="007D0186">
            <w:pPr>
              <w:tabs>
                <w:tab w:val="left" w:pos="-720"/>
              </w:tabs>
              <w:suppressAutoHyphens/>
              <w:jc w:val="center"/>
              <w:rPr>
                <w:b/>
                <w:spacing w:val="-3"/>
                <w:sz w:val="16"/>
                <w:szCs w:val="16"/>
              </w:rPr>
            </w:pPr>
            <w:r w:rsidRPr="00C00661">
              <w:rPr>
                <w:b/>
                <w:spacing w:val="-3"/>
                <w:sz w:val="16"/>
                <w:szCs w:val="16"/>
              </w:rPr>
              <w:t>Manual Adj. Factor</w:t>
            </w:r>
          </w:p>
        </w:tc>
      </w:tr>
      <w:tr w:rsidR="00C00661" w:rsidRPr="00C00661" w14:paraId="6B8E1FF1" w14:textId="77777777" w:rsidTr="00C00661">
        <w:trPr>
          <w:jc w:val="center"/>
        </w:trPr>
        <w:tc>
          <w:tcPr>
            <w:tcW w:w="2538" w:type="dxa"/>
          </w:tcPr>
          <w:p w14:paraId="64B43FD8" w14:textId="77777777" w:rsidR="00C00661" w:rsidRPr="00C00661" w:rsidRDefault="00C00661" w:rsidP="00C00661">
            <w:pPr>
              <w:tabs>
                <w:tab w:val="left" w:pos="-720"/>
              </w:tabs>
              <w:suppressAutoHyphens/>
              <w:ind w:firstLine="90"/>
              <w:rPr>
                <w:spacing w:val="-3"/>
                <w:sz w:val="16"/>
                <w:szCs w:val="16"/>
              </w:rPr>
            </w:pPr>
            <w:r>
              <w:rPr>
                <w:spacing w:val="-3"/>
                <w:sz w:val="16"/>
                <w:szCs w:val="16"/>
              </w:rPr>
              <w:t>329 and</w:t>
            </w:r>
            <w:r w:rsidRPr="00C00661">
              <w:rPr>
                <w:spacing w:val="-3"/>
                <w:sz w:val="16"/>
                <w:szCs w:val="16"/>
              </w:rPr>
              <w:t xml:space="preserve"> Over</w:t>
            </w:r>
          </w:p>
        </w:tc>
        <w:tc>
          <w:tcPr>
            <w:tcW w:w="1260" w:type="dxa"/>
          </w:tcPr>
          <w:p w14:paraId="720234A1" w14:textId="77777777" w:rsidR="00C00661" w:rsidRPr="00C00661" w:rsidRDefault="00C00661" w:rsidP="00C00661">
            <w:pPr>
              <w:tabs>
                <w:tab w:val="left" w:pos="-720"/>
              </w:tabs>
              <w:suppressAutoHyphens/>
              <w:jc w:val="center"/>
              <w:rPr>
                <w:spacing w:val="-3"/>
                <w:sz w:val="16"/>
                <w:szCs w:val="16"/>
              </w:rPr>
            </w:pPr>
            <w:r w:rsidRPr="00C00661">
              <w:rPr>
                <w:spacing w:val="-3"/>
                <w:sz w:val="16"/>
                <w:szCs w:val="16"/>
              </w:rPr>
              <w:t>0</w:t>
            </w:r>
          </w:p>
        </w:tc>
        <w:tc>
          <w:tcPr>
            <w:tcW w:w="1314" w:type="dxa"/>
          </w:tcPr>
          <w:p w14:paraId="59AA0BA8" w14:textId="77777777" w:rsidR="00C00661" w:rsidRPr="00C00661" w:rsidRDefault="00C00661" w:rsidP="00C00661">
            <w:pPr>
              <w:tabs>
                <w:tab w:val="left" w:pos="-720"/>
              </w:tabs>
              <w:suppressAutoHyphens/>
              <w:jc w:val="center"/>
              <w:rPr>
                <w:spacing w:val="-3"/>
                <w:sz w:val="16"/>
                <w:szCs w:val="16"/>
              </w:rPr>
            </w:pPr>
            <w:r w:rsidRPr="00C00661">
              <w:rPr>
                <w:spacing w:val="-3"/>
                <w:sz w:val="16"/>
                <w:szCs w:val="16"/>
              </w:rPr>
              <w:t>1.00</w:t>
            </w:r>
          </w:p>
        </w:tc>
      </w:tr>
      <w:tr w:rsidR="00C00661" w:rsidRPr="00C00661" w14:paraId="06356AF4" w14:textId="77777777" w:rsidTr="00C00661">
        <w:trPr>
          <w:jc w:val="center"/>
        </w:trPr>
        <w:tc>
          <w:tcPr>
            <w:tcW w:w="2538" w:type="dxa"/>
          </w:tcPr>
          <w:p w14:paraId="466C60AE" w14:textId="77777777" w:rsidR="00C00661" w:rsidRPr="00C00661" w:rsidRDefault="00C00661" w:rsidP="00C00661">
            <w:pPr>
              <w:tabs>
                <w:tab w:val="left" w:pos="-720"/>
              </w:tabs>
              <w:suppressAutoHyphens/>
              <w:ind w:firstLine="90"/>
              <w:rPr>
                <w:spacing w:val="-3"/>
                <w:sz w:val="16"/>
                <w:szCs w:val="16"/>
              </w:rPr>
            </w:pPr>
            <w:r w:rsidRPr="00C00661">
              <w:rPr>
                <w:spacing w:val="-3"/>
                <w:sz w:val="16"/>
                <w:szCs w:val="16"/>
              </w:rPr>
              <w:t>274 to 328</w:t>
            </w:r>
          </w:p>
        </w:tc>
        <w:tc>
          <w:tcPr>
            <w:tcW w:w="1260" w:type="dxa"/>
          </w:tcPr>
          <w:p w14:paraId="46C5BE10" w14:textId="77777777" w:rsidR="00C00661" w:rsidRPr="00C00661" w:rsidRDefault="00C00661" w:rsidP="00C00661">
            <w:pPr>
              <w:tabs>
                <w:tab w:val="left" w:pos="-720"/>
              </w:tabs>
              <w:suppressAutoHyphens/>
              <w:jc w:val="center"/>
              <w:rPr>
                <w:spacing w:val="-3"/>
                <w:sz w:val="16"/>
                <w:szCs w:val="16"/>
              </w:rPr>
            </w:pPr>
            <w:r w:rsidRPr="00C00661">
              <w:rPr>
                <w:spacing w:val="-3"/>
                <w:sz w:val="16"/>
                <w:szCs w:val="16"/>
              </w:rPr>
              <w:t>10%</w:t>
            </w:r>
          </w:p>
        </w:tc>
        <w:tc>
          <w:tcPr>
            <w:tcW w:w="1314" w:type="dxa"/>
          </w:tcPr>
          <w:p w14:paraId="2B195743" w14:textId="77777777" w:rsidR="00C00661" w:rsidRPr="00C00661" w:rsidRDefault="00C00661" w:rsidP="00C00661">
            <w:pPr>
              <w:tabs>
                <w:tab w:val="left" w:pos="-720"/>
              </w:tabs>
              <w:suppressAutoHyphens/>
              <w:jc w:val="center"/>
              <w:rPr>
                <w:spacing w:val="-3"/>
                <w:sz w:val="16"/>
                <w:szCs w:val="16"/>
              </w:rPr>
            </w:pPr>
            <w:r w:rsidRPr="00C00661">
              <w:rPr>
                <w:spacing w:val="-3"/>
                <w:sz w:val="16"/>
                <w:szCs w:val="16"/>
              </w:rPr>
              <w:t>.90</w:t>
            </w:r>
          </w:p>
        </w:tc>
      </w:tr>
      <w:tr w:rsidR="00C00661" w:rsidRPr="00C00661" w14:paraId="07497FA1" w14:textId="77777777" w:rsidTr="00C00661">
        <w:trPr>
          <w:jc w:val="center"/>
        </w:trPr>
        <w:tc>
          <w:tcPr>
            <w:tcW w:w="2538" w:type="dxa"/>
          </w:tcPr>
          <w:p w14:paraId="4A54BC4D" w14:textId="77777777" w:rsidR="00C00661" w:rsidRPr="00C00661" w:rsidRDefault="00C00661" w:rsidP="00C00661">
            <w:pPr>
              <w:tabs>
                <w:tab w:val="left" w:pos="-720"/>
              </w:tabs>
              <w:suppressAutoHyphens/>
              <w:ind w:firstLine="90"/>
              <w:rPr>
                <w:spacing w:val="-3"/>
                <w:sz w:val="16"/>
                <w:szCs w:val="16"/>
              </w:rPr>
            </w:pPr>
            <w:r w:rsidRPr="00C00661">
              <w:rPr>
                <w:spacing w:val="-3"/>
                <w:sz w:val="16"/>
                <w:szCs w:val="16"/>
              </w:rPr>
              <w:t>219 to 273</w:t>
            </w:r>
          </w:p>
        </w:tc>
        <w:tc>
          <w:tcPr>
            <w:tcW w:w="1260" w:type="dxa"/>
          </w:tcPr>
          <w:p w14:paraId="2FC8AF83" w14:textId="77777777" w:rsidR="00C00661" w:rsidRPr="00C00661" w:rsidRDefault="00C00661" w:rsidP="00C00661">
            <w:pPr>
              <w:tabs>
                <w:tab w:val="left" w:pos="-720"/>
              </w:tabs>
              <w:suppressAutoHyphens/>
              <w:jc w:val="center"/>
              <w:rPr>
                <w:spacing w:val="-3"/>
                <w:sz w:val="16"/>
                <w:szCs w:val="16"/>
              </w:rPr>
            </w:pPr>
            <w:r w:rsidRPr="00C00661">
              <w:rPr>
                <w:spacing w:val="-3"/>
                <w:sz w:val="16"/>
                <w:szCs w:val="16"/>
              </w:rPr>
              <w:t>20%</w:t>
            </w:r>
          </w:p>
        </w:tc>
        <w:tc>
          <w:tcPr>
            <w:tcW w:w="1314" w:type="dxa"/>
          </w:tcPr>
          <w:p w14:paraId="410210C0" w14:textId="77777777" w:rsidR="00C00661" w:rsidRPr="00C00661" w:rsidRDefault="00C00661" w:rsidP="00C00661">
            <w:pPr>
              <w:tabs>
                <w:tab w:val="left" w:pos="-720"/>
              </w:tabs>
              <w:suppressAutoHyphens/>
              <w:jc w:val="center"/>
              <w:rPr>
                <w:spacing w:val="-3"/>
                <w:sz w:val="16"/>
                <w:szCs w:val="16"/>
              </w:rPr>
            </w:pPr>
            <w:r w:rsidRPr="00C00661">
              <w:rPr>
                <w:spacing w:val="-3"/>
                <w:sz w:val="16"/>
                <w:szCs w:val="16"/>
              </w:rPr>
              <w:t>.80</w:t>
            </w:r>
          </w:p>
        </w:tc>
      </w:tr>
      <w:tr w:rsidR="00C00661" w:rsidRPr="00C00661" w14:paraId="100232F2" w14:textId="77777777" w:rsidTr="00C00661">
        <w:trPr>
          <w:jc w:val="center"/>
        </w:trPr>
        <w:tc>
          <w:tcPr>
            <w:tcW w:w="2538" w:type="dxa"/>
          </w:tcPr>
          <w:p w14:paraId="29B1E9DA" w14:textId="77777777" w:rsidR="00C00661" w:rsidRPr="00C00661" w:rsidRDefault="00C00661" w:rsidP="00C00661">
            <w:pPr>
              <w:tabs>
                <w:tab w:val="left" w:pos="-720"/>
              </w:tabs>
              <w:suppressAutoHyphens/>
              <w:ind w:firstLine="90"/>
              <w:rPr>
                <w:spacing w:val="-3"/>
                <w:sz w:val="16"/>
                <w:szCs w:val="16"/>
              </w:rPr>
            </w:pPr>
            <w:r w:rsidRPr="00C00661">
              <w:rPr>
                <w:spacing w:val="-3"/>
                <w:sz w:val="16"/>
                <w:szCs w:val="16"/>
              </w:rPr>
              <w:t>164 to 218</w:t>
            </w:r>
          </w:p>
        </w:tc>
        <w:tc>
          <w:tcPr>
            <w:tcW w:w="1260" w:type="dxa"/>
          </w:tcPr>
          <w:p w14:paraId="29652A09" w14:textId="77777777" w:rsidR="00C00661" w:rsidRPr="00C00661" w:rsidRDefault="00C00661" w:rsidP="00C00661">
            <w:pPr>
              <w:tabs>
                <w:tab w:val="left" w:pos="-720"/>
              </w:tabs>
              <w:suppressAutoHyphens/>
              <w:jc w:val="center"/>
              <w:rPr>
                <w:spacing w:val="-3"/>
                <w:sz w:val="16"/>
                <w:szCs w:val="16"/>
              </w:rPr>
            </w:pPr>
            <w:r w:rsidRPr="00C00661">
              <w:rPr>
                <w:spacing w:val="-3"/>
                <w:sz w:val="16"/>
                <w:szCs w:val="16"/>
              </w:rPr>
              <w:t>30%</w:t>
            </w:r>
          </w:p>
        </w:tc>
        <w:tc>
          <w:tcPr>
            <w:tcW w:w="1314" w:type="dxa"/>
          </w:tcPr>
          <w:p w14:paraId="290A6CF1" w14:textId="77777777" w:rsidR="00C00661" w:rsidRPr="00C00661" w:rsidRDefault="00C00661" w:rsidP="00C00661">
            <w:pPr>
              <w:tabs>
                <w:tab w:val="left" w:pos="-720"/>
              </w:tabs>
              <w:suppressAutoHyphens/>
              <w:jc w:val="center"/>
              <w:rPr>
                <w:spacing w:val="-3"/>
                <w:sz w:val="16"/>
                <w:szCs w:val="16"/>
              </w:rPr>
            </w:pPr>
            <w:r w:rsidRPr="00C00661">
              <w:rPr>
                <w:spacing w:val="-3"/>
                <w:sz w:val="16"/>
                <w:szCs w:val="16"/>
              </w:rPr>
              <w:t>.70</w:t>
            </w:r>
          </w:p>
        </w:tc>
      </w:tr>
      <w:tr w:rsidR="00C00661" w:rsidRPr="00C00661" w14:paraId="6B88731F" w14:textId="77777777" w:rsidTr="00C00661">
        <w:trPr>
          <w:jc w:val="center"/>
        </w:trPr>
        <w:tc>
          <w:tcPr>
            <w:tcW w:w="2538" w:type="dxa"/>
          </w:tcPr>
          <w:p w14:paraId="3F6915C7" w14:textId="77777777" w:rsidR="00C00661" w:rsidRPr="00C00661" w:rsidRDefault="00C00661" w:rsidP="00C00661">
            <w:pPr>
              <w:tabs>
                <w:tab w:val="left" w:pos="-720"/>
              </w:tabs>
              <w:suppressAutoHyphens/>
              <w:ind w:firstLine="90"/>
              <w:rPr>
                <w:spacing w:val="-3"/>
                <w:sz w:val="16"/>
                <w:szCs w:val="16"/>
              </w:rPr>
            </w:pPr>
            <w:r w:rsidRPr="00C00661">
              <w:rPr>
                <w:spacing w:val="-3"/>
                <w:sz w:val="16"/>
                <w:szCs w:val="16"/>
              </w:rPr>
              <w:t>111 to 163</w:t>
            </w:r>
          </w:p>
        </w:tc>
        <w:tc>
          <w:tcPr>
            <w:tcW w:w="1260" w:type="dxa"/>
          </w:tcPr>
          <w:p w14:paraId="3D753F0C" w14:textId="77777777" w:rsidR="00C00661" w:rsidRPr="00C00661" w:rsidRDefault="00C00661" w:rsidP="00C00661">
            <w:pPr>
              <w:tabs>
                <w:tab w:val="left" w:pos="-720"/>
              </w:tabs>
              <w:suppressAutoHyphens/>
              <w:jc w:val="center"/>
              <w:rPr>
                <w:spacing w:val="-3"/>
                <w:sz w:val="16"/>
                <w:szCs w:val="16"/>
              </w:rPr>
            </w:pPr>
            <w:r w:rsidRPr="00C00661">
              <w:rPr>
                <w:spacing w:val="-3"/>
                <w:sz w:val="16"/>
                <w:szCs w:val="16"/>
              </w:rPr>
              <w:t>40%</w:t>
            </w:r>
          </w:p>
        </w:tc>
        <w:tc>
          <w:tcPr>
            <w:tcW w:w="1314" w:type="dxa"/>
          </w:tcPr>
          <w:p w14:paraId="56007B56" w14:textId="77777777" w:rsidR="00C00661" w:rsidRPr="00C00661" w:rsidRDefault="00C00661" w:rsidP="00C00661">
            <w:pPr>
              <w:tabs>
                <w:tab w:val="left" w:pos="-720"/>
              </w:tabs>
              <w:suppressAutoHyphens/>
              <w:jc w:val="center"/>
              <w:rPr>
                <w:spacing w:val="-3"/>
                <w:sz w:val="16"/>
                <w:szCs w:val="16"/>
              </w:rPr>
            </w:pPr>
            <w:r w:rsidRPr="00C00661">
              <w:rPr>
                <w:spacing w:val="-3"/>
                <w:sz w:val="16"/>
                <w:szCs w:val="16"/>
              </w:rPr>
              <w:t>.60</w:t>
            </w:r>
          </w:p>
        </w:tc>
      </w:tr>
      <w:tr w:rsidR="00C00661" w:rsidRPr="00C00661" w14:paraId="4262F366" w14:textId="77777777" w:rsidTr="00C00661">
        <w:trPr>
          <w:jc w:val="center"/>
        </w:trPr>
        <w:tc>
          <w:tcPr>
            <w:tcW w:w="2538" w:type="dxa"/>
          </w:tcPr>
          <w:p w14:paraId="6CB56724" w14:textId="77777777" w:rsidR="00C00661" w:rsidRPr="00C00661" w:rsidRDefault="00C00661" w:rsidP="00C00661">
            <w:pPr>
              <w:tabs>
                <w:tab w:val="left" w:pos="-720"/>
              </w:tabs>
              <w:suppressAutoHyphens/>
              <w:ind w:firstLine="90"/>
              <w:rPr>
                <w:spacing w:val="-3"/>
                <w:sz w:val="16"/>
                <w:szCs w:val="16"/>
              </w:rPr>
            </w:pPr>
            <w:r w:rsidRPr="00C00661">
              <w:rPr>
                <w:spacing w:val="-3"/>
                <w:sz w:val="16"/>
                <w:szCs w:val="16"/>
              </w:rPr>
              <w:t>54 to 110</w:t>
            </w:r>
          </w:p>
        </w:tc>
        <w:tc>
          <w:tcPr>
            <w:tcW w:w="1260" w:type="dxa"/>
          </w:tcPr>
          <w:p w14:paraId="0642CC17" w14:textId="77777777" w:rsidR="00C00661" w:rsidRPr="00C00661" w:rsidRDefault="00C00661" w:rsidP="00C00661">
            <w:pPr>
              <w:tabs>
                <w:tab w:val="left" w:pos="-720"/>
              </w:tabs>
              <w:suppressAutoHyphens/>
              <w:jc w:val="center"/>
              <w:rPr>
                <w:spacing w:val="-3"/>
                <w:sz w:val="16"/>
                <w:szCs w:val="16"/>
              </w:rPr>
            </w:pPr>
            <w:r w:rsidRPr="00C00661">
              <w:rPr>
                <w:spacing w:val="-3"/>
                <w:sz w:val="16"/>
                <w:szCs w:val="16"/>
              </w:rPr>
              <w:t>50%</w:t>
            </w:r>
          </w:p>
        </w:tc>
        <w:tc>
          <w:tcPr>
            <w:tcW w:w="1314" w:type="dxa"/>
          </w:tcPr>
          <w:p w14:paraId="4B9C3325" w14:textId="77777777" w:rsidR="00C00661" w:rsidRPr="00C00661" w:rsidRDefault="00C00661" w:rsidP="00C00661">
            <w:pPr>
              <w:tabs>
                <w:tab w:val="left" w:pos="-720"/>
              </w:tabs>
              <w:suppressAutoHyphens/>
              <w:jc w:val="center"/>
              <w:rPr>
                <w:spacing w:val="-3"/>
                <w:sz w:val="16"/>
                <w:szCs w:val="16"/>
              </w:rPr>
            </w:pPr>
            <w:r w:rsidRPr="00C00661">
              <w:rPr>
                <w:spacing w:val="-3"/>
                <w:sz w:val="16"/>
                <w:szCs w:val="16"/>
              </w:rPr>
              <w:t>.50</w:t>
            </w:r>
          </w:p>
        </w:tc>
      </w:tr>
      <w:tr w:rsidR="00C00661" w:rsidRPr="00C00661" w14:paraId="02D8198A" w14:textId="77777777" w:rsidTr="00C00661">
        <w:trPr>
          <w:jc w:val="center"/>
        </w:trPr>
        <w:tc>
          <w:tcPr>
            <w:tcW w:w="2538" w:type="dxa"/>
          </w:tcPr>
          <w:p w14:paraId="69206B8A" w14:textId="77777777" w:rsidR="00C00661" w:rsidRPr="00C00661" w:rsidRDefault="00C00661" w:rsidP="00C00661">
            <w:pPr>
              <w:tabs>
                <w:tab w:val="left" w:pos="-720"/>
              </w:tabs>
              <w:suppressAutoHyphens/>
              <w:ind w:firstLine="90"/>
              <w:rPr>
                <w:spacing w:val="-3"/>
                <w:sz w:val="16"/>
                <w:szCs w:val="16"/>
              </w:rPr>
            </w:pPr>
            <w:r w:rsidRPr="00C00661">
              <w:rPr>
                <w:spacing w:val="-3"/>
                <w:sz w:val="16"/>
                <w:szCs w:val="16"/>
              </w:rPr>
              <w:t>Less than 53</w:t>
            </w:r>
          </w:p>
        </w:tc>
        <w:tc>
          <w:tcPr>
            <w:tcW w:w="1260" w:type="dxa"/>
          </w:tcPr>
          <w:p w14:paraId="1BCA8505" w14:textId="77777777" w:rsidR="00C00661" w:rsidRPr="00C00661" w:rsidRDefault="00C00661" w:rsidP="00C00661">
            <w:pPr>
              <w:tabs>
                <w:tab w:val="left" w:pos="-720"/>
              </w:tabs>
              <w:suppressAutoHyphens/>
              <w:jc w:val="center"/>
              <w:rPr>
                <w:spacing w:val="-3"/>
                <w:sz w:val="16"/>
                <w:szCs w:val="16"/>
              </w:rPr>
            </w:pPr>
            <w:r w:rsidRPr="00C00661">
              <w:rPr>
                <w:spacing w:val="-3"/>
                <w:sz w:val="16"/>
                <w:szCs w:val="16"/>
              </w:rPr>
              <w:t>60%</w:t>
            </w:r>
          </w:p>
        </w:tc>
        <w:tc>
          <w:tcPr>
            <w:tcW w:w="1314" w:type="dxa"/>
          </w:tcPr>
          <w:p w14:paraId="435DDC45" w14:textId="77777777" w:rsidR="00C00661" w:rsidRPr="00C00661" w:rsidRDefault="00C00661" w:rsidP="00C00661">
            <w:pPr>
              <w:tabs>
                <w:tab w:val="left" w:pos="-720"/>
              </w:tabs>
              <w:suppressAutoHyphens/>
              <w:jc w:val="center"/>
              <w:rPr>
                <w:spacing w:val="-3"/>
                <w:sz w:val="16"/>
                <w:szCs w:val="16"/>
              </w:rPr>
            </w:pPr>
            <w:r w:rsidRPr="00C00661">
              <w:rPr>
                <w:spacing w:val="-3"/>
                <w:sz w:val="16"/>
                <w:szCs w:val="16"/>
              </w:rPr>
              <w:t>.40</w:t>
            </w:r>
          </w:p>
        </w:tc>
      </w:tr>
      <w:tr w:rsidR="00C00661" w:rsidRPr="00C00661" w14:paraId="1091DCCD" w14:textId="77777777" w:rsidTr="00C00661">
        <w:trPr>
          <w:jc w:val="center"/>
        </w:trPr>
        <w:tc>
          <w:tcPr>
            <w:tcW w:w="2538" w:type="dxa"/>
          </w:tcPr>
          <w:p w14:paraId="375867C6" w14:textId="77777777" w:rsidR="00C00661" w:rsidRPr="00C00661" w:rsidRDefault="00C00661" w:rsidP="00C00661">
            <w:pPr>
              <w:tabs>
                <w:tab w:val="left" w:pos="-720"/>
              </w:tabs>
              <w:suppressAutoHyphens/>
              <w:ind w:firstLine="90"/>
              <w:rPr>
                <w:spacing w:val="-3"/>
                <w:sz w:val="16"/>
                <w:szCs w:val="16"/>
              </w:rPr>
            </w:pPr>
            <w:r w:rsidRPr="00C00661">
              <w:rPr>
                <w:spacing w:val="-3"/>
                <w:sz w:val="16"/>
                <w:szCs w:val="16"/>
              </w:rPr>
              <w:t>Grounded Current Year</w:t>
            </w:r>
          </w:p>
        </w:tc>
        <w:tc>
          <w:tcPr>
            <w:tcW w:w="1260" w:type="dxa"/>
          </w:tcPr>
          <w:p w14:paraId="5591E9F4" w14:textId="77777777" w:rsidR="00C00661" w:rsidRPr="00C00661" w:rsidRDefault="00C00661" w:rsidP="00C00661">
            <w:pPr>
              <w:tabs>
                <w:tab w:val="left" w:pos="-720"/>
              </w:tabs>
              <w:suppressAutoHyphens/>
              <w:jc w:val="center"/>
              <w:rPr>
                <w:spacing w:val="-3"/>
                <w:sz w:val="16"/>
                <w:szCs w:val="16"/>
              </w:rPr>
            </w:pPr>
            <w:r w:rsidRPr="00C00661">
              <w:rPr>
                <w:spacing w:val="-3"/>
                <w:sz w:val="16"/>
                <w:szCs w:val="16"/>
              </w:rPr>
              <w:t>75%</w:t>
            </w:r>
          </w:p>
        </w:tc>
        <w:tc>
          <w:tcPr>
            <w:tcW w:w="1314" w:type="dxa"/>
          </w:tcPr>
          <w:p w14:paraId="59C90A02" w14:textId="77777777" w:rsidR="00C00661" w:rsidRPr="00C00661" w:rsidRDefault="00C00661" w:rsidP="00C00661">
            <w:pPr>
              <w:tabs>
                <w:tab w:val="left" w:pos="-720"/>
              </w:tabs>
              <w:suppressAutoHyphens/>
              <w:jc w:val="center"/>
              <w:rPr>
                <w:spacing w:val="-3"/>
                <w:sz w:val="16"/>
                <w:szCs w:val="16"/>
              </w:rPr>
            </w:pPr>
            <w:r w:rsidRPr="00C00661">
              <w:rPr>
                <w:spacing w:val="-3"/>
                <w:sz w:val="16"/>
                <w:szCs w:val="16"/>
              </w:rPr>
              <w:t>.25</w:t>
            </w:r>
          </w:p>
        </w:tc>
      </w:tr>
      <w:tr w:rsidR="00C00661" w:rsidRPr="00C00661" w14:paraId="3F4E89B5" w14:textId="77777777" w:rsidTr="00C00661">
        <w:trPr>
          <w:jc w:val="center"/>
        </w:trPr>
        <w:tc>
          <w:tcPr>
            <w:tcW w:w="2538" w:type="dxa"/>
          </w:tcPr>
          <w:p w14:paraId="46D0516E" w14:textId="77777777" w:rsidR="00C00661" w:rsidRPr="00C00661" w:rsidRDefault="00C00661" w:rsidP="00C00661">
            <w:pPr>
              <w:tabs>
                <w:tab w:val="left" w:pos="-720"/>
              </w:tabs>
              <w:suppressAutoHyphens/>
              <w:ind w:firstLine="90"/>
              <w:rPr>
                <w:spacing w:val="-3"/>
                <w:sz w:val="16"/>
                <w:szCs w:val="16"/>
              </w:rPr>
            </w:pPr>
            <w:r w:rsidRPr="00C00661">
              <w:rPr>
                <w:spacing w:val="-3"/>
                <w:sz w:val="16"/>
                <w:szCs w:val="16"/>
              </w:rPr>
              <w:t>Grounded More Than One Year</w:t>
            </w:r>
          </w:p>
        </w:tc>
        <w:tc>
          <w:tcPr>
            <w:tcW w:w="1260" w:type="dxa"/>
          </w:tcPr>
          <w:p w14:paraId="40D0C233" w14:textId="77777777" w:rsidR="00C00661" w:rsidRPr="00C00661" w:rsidRDefault="00C00661" w:rsidP="00C00661">
            <w:pPr>
              <w:tabs>
                <w:tab w:val="left" w:pos="-720"/>
              </w:tabs>
              <w:suppressAutoHyphens/>
              <w:jc w:val="center"/>
              <w:rPr>
                <w:spacing w:val="-3"/>
                <w:sz w:val="16"/>
                <w:szCs w:val="16"/>
              </w:rPr>
            </w:pPr>
            <w:r w:rsidRPr="00C00661">
              <w:rPr>
                <w:spacing w:val="-3"/>
                <w:sz w:val="16"/>
                <w:szCs w:val="16"/>
              </w:rPr>
              <w:t>90%</w:t>
            </w:r>
          </w:p>
        </w:tc>
        <w:tc>
          <w:tcPr>
            <w:tcW w:w="1314" w:type="dxa"/>
          </w:tcPr>
          <w:p w14:paraId="23B7052E" w14:textId="77777777" w:rsidR="00C00661" w:rsidRPr="00C00661" w:rsidRDefault="00C00661" w:rsidP="00C00661">
            <w:pPr>
              <w:tabs>
                <w:tab w:val="left" w:pos="-720"/>
              </w:tabs>
              <w:suppressAutoHyphens/>
              <w:jc w:val="center"/>
              <w:rPr>
                <w:spacing w:val="-3"/>
                <w:sz w:val="16"/>
                <w:szCs w:val="16"/>
              </w:rPr>
            </w:pPr>
            <w:r w:rsidRPr="00C00661">
              <w:rPr>
                <w:spacing w:val="-3"/>
                <w:sz w:val="16"/>
                <w:szCs w:val="16"/>
              </w:rPr>
              <w:t>.10</w:t>
            </w:r>
          </w:p>
        </w:tc>
      </w:tr>
    </w:tbl>
    <w:p w14:paraId="4305AFFB" w14:textId="77777777" w:rsidR="00C00661" w:rsidRPr="00C00661" w:rsidRDefault="00C00661" w:rsidP="00C00661">
      <w:pPr>
        <w:pStyle w:val="AuthorityNote"/>
        <w:rPr>
          <w:sz w:val="20"/>
        </w:rPr>
      </w:pPr>
    </w:p>
    <w:p w14:paraId="4C3D181C" w14:textId="77777777" w:rsidR="00C00661" w:rsidRPr="001B37AF" w:rsidRDefault="00C00661" w:rsidP="00C00661">
      <w:pPr>
        <w:pStyle w:val="AuthorityNote"/>
      </w:pPr>
      <w:r w:rsidRPr="001B37AF">
        <w:t>AUTHORITY NOTE:</w:t>
      </w:r>
      <w:r w:rsidRPr="001B37AF">
        <w:tab/>
        <w:t>Promulgated in accordance with La. Const. of 1974, Article VII, §18 and §21, R.S. 47:1837 and R.S. 47:2323.</w:t>
      </w:r>
    </w:p>
    <w:p w14:paraId="5ED2C189" w14:textId="77777777" w:rsidR="00C00661" w:rsidRDefault="00C00661" w:rsidP="00C00661">
      <w:pPr>
        <w:pStyle w:val="HistoricalNote"/>
        <w:spacing w:after="120"/>
      </w:pPr>
      <w:r w:rsidRPr="001B37AF">
        <w:lastRenderedPageBreak/>
        <w:t>HISTORICAL NOTE:</w:t>
      </w:r>
      <w:r w:rsidRPr="001B37AF">
        <w:tab/>
        <w:t xml:space="preserve">Promulgated by the Office of the Governor, Division of Administration, Tax Commission, </w:t>
      </w:r>
      <w:r>
        <w:t>LR 44:584 (March 2018).</w:t>
      </w:r>
    </w:p>
    <w:p w14:paraId="56579D07" w14:textId="77777777" w:rsidR="000A70F9" w:rsidRDefault="000A70F9">
      <w:pPr>
        <w:pStyle w:val="Chapter"/>
      </w:pPr>
      <w:bookmarkStart w:id="2162" w:name="TOC_Chap98"/>
      <w:bookmarkStart w:id="2163" w:name="_Toc233690257"/>
      <w:bookmarkStart w:id="2164" w:name="_Toc234030841"/>
      <w:bookmarkStart w:id="2165" w:name="_Toc243721467"/>
      <w:bookmarkStart w:id="2166" w:name="_Toc259619715"/>
      <w:bookmarkStart w:id="2167" w:name="_Toc262718801"/>
      <w:bookmarkStart w:id="2168" w:name="_Toc275165574"/>
      <w:bookmarkStart w:id="2169" w:name="_Toc238197893"/>
      <w:r>
        <w:t>Chapter 17.</w:t>
      </w:r>
      <w:bookmarkEnd w:id="2162"/>
      <w:r w:rsidR="00C97BFA" w:rsidRPr="00C97BFA">
        <w:tab/>
      </w:r>
      <w:bookmarkStart w:id="2170" w:name="TOCT_Chap179"/>
      <w:bookmarkStart w:id="2171" w:name="TOCT_Chap144"/>
      <w:bookmarkStart w:id="2172" w:name="TOCT_Chap98"/>
      <w:r>
        <w:t>Inventories</w:t>
      </w:r>
      <w:bookmarkEnd w:id="2163"/>
      <w:bookmarkEnd w:id="2164"/>
      <w:bookmarkEnd w:id="2165"/>
      <w:bookmarkEnd w:id="2166"/>
      <w:bookmarkEnd w:id="2167"/>
      <w:bookmarkEnd w:id="2168"/>
      <w:bookmarkEnd w:id="2169"/>
      <w:bookmarkEnd w:id="2170"/>
      <w:bookmarkEnd w:id="2171"/>
      <w:bookmarkEnd w:id="2172"/>
    </w:p>
    <w:p w14:paraId="7A3003D6" w14:textId="77777777" w:rsidR="000A70F9" w:rsidRDefault="000A70F9">
      <w:pPr>
        <w:pStyle w:val="Section"/>
      </w:pPr>
      <w:bookmarkStart w:id="2173" w:name="_Toc233690258"/>
      <w:bookmarkStart w:id="2174" w:name="_Toc234030842"/>
      <w:bookmarkStart w:id="2175" w:name="_Toc243721468"/>
      <w:bookmarkStart w:id="2176" w:name="_Toc259619716"/>
      <w:bookmarkStart w:id="2177" w:name="_Toc262718802"/>
      <w:bookmarkStart w:id="2178" w:name="_Toc275165575"/>
      <w:bookmarkStart w:id="2179" w:name="_Toc238197894"/>
      <w:r>
        <w:t>§1701.</w:t>
      </w:r>
      <w:r>
        <w:tab/>
        <w:t>Guidelines for Ascertaining the Fair Market Value of Inventories</w:t>
      </w:r>
      <w:bookmarkEnd w:id="2173"/>
      <w:bookmarkEnd w:id="2174"/>
      <w:bookmarkEnd w:id="2175"/>
      <w:bookmarkEnd w:id="2176"/>
      <w:bookmarkEnd w:id="2177"/>
      <w:bookmarkEnd w:id="2178"/>
      <w:bookmarkEnd w:id="2179"/>
    </w:p>
    <w:p w14:paraId="1F1010F8" w14:textId="77777777" w:rsidR="000A70F9" w:rsidRDefault="000A70F9">
      <w:pPr>
        <w:pStyle w:val="A"/>
      </w:pPr>
      <w:r>
        <w:t>A.</w:t>
      </w:r>
      <w:r>
        <w:tab/>
        <w:t xml:space="preserve">Definition of Inventory. The term </w:t>
      </w:r>
      <w:r>
        <w:rPr>
          <w:i/>
          <w:iCs/>
        </w:rPr>
        <w:t>inventory</w:t>
      </w:r>
      <w:r>
        <w:t xml:space="preserve"> is defined as the aggregate of those items of tangible personal property which are:</w:t>
      </w:r>
    </w:p>
    <w:p w14:paraId="4667C70C" w14:textId="77777777" w:rsidR="000A70F9" w:rsidRDefault="000A70F9">
      <w:pPr>
        <w:pStyle w:val="1"/>
      </w:pPr>
      <w:r>
        <w:t>1.</w:t>
      </w:r>
      <w:r>
        <w:tab/>
        <w:t>held for sale in the ordinary course of business;</w:t>
      </w:r>
    </w:p>
    <w:p w14:paraId="164BDFBE" w14:textId="77777777" w:rsidR="000A70F9" w:rsidRDefault="000A70F9">
      <w:pPr>
        <w:pStyle w:val="1"/>
      </w:pPr>
      <w:r>
        <w:t>2.</w:t>
      </w:r>
      <w:r>
        <w:tab/>
        <w:t>are currently in the process of production for subsequent sale;</w:t>
      </w:r>
    </w:p>
    <w:p w14:paraId="77D34154" w14:textId="77777777" w:rsidR="000A70F9" w:rsidRDefault="000A70F9">
      <w:pPr>
        <w:pStyle w:val="1"/>
      </w:pPr>
      <w:r>
        <w:t>3.</w:t>
      </w:r>
      <w:r>
        <w:tab/>
        <w:t>are ultimately to be consumed in the production of the goods or services to be available for sale; or</w:t>
      </w:r>
    </w:p>
    <w:p w14:paraId="7E7E3464" w14:textId="77777777" w:rsidR="000A70F9" w:rsidRDefault="000A70F9">
      <w:pPr>
        <w:pStyle w:val="1"/>
      </w:pPr>
      <w:r>
        <w:t>4.</w:t>
      </w:r>
      <w:r>
        <w:tab/>
        <w:t>are utilized in marketing or distribution activities.</w:t>
      </w:r>
    </w:p>
    <w:p w14:paraId="4AACCA5A" w14:textId="77777777" w:rsidR="000A70F9" w:rsidRDefault="000A70F9">
      <w:pPr>
        <w:pStyle w:val="A"/>
      </w:pPr>
      <w:r>
        <w:t>B.</w:t>
      </w:r>
      <w:r>
        <w:tab/>
        <w:t xml:space="preserve">The term </w:t>
      </w:r>
      <w:r>
        <w:rPr>
          <w:i/>
          <w:iCs/>
        </w:rPr>
        <w:t>inventory</w:t>
      </w:r>
      <w:r>
        <w:t xml:space="preserve"> embraces the following:</w:t>
      </w:r>
    </w:p>
    <w:p w14:paraId="61DBB96F" w14:textId="77777777" w:rsidR="000A70F9" w:rsidRDefault="000A70F9">
      <w:pPr>
        <w:pStyle w:val="1"/>
      </w:pPr>
      <w:r>
        <w:t>1.</w:t>
      </w:r>
      <w:r>
        <w:tab/>
      </w:r>
      <w:r>
        <w:rPr>
          <w:i/>
          <w:iCs/>
        </w:rPr>
        <w:t>goods awaiting sale</w:t>
      </w:r>
      <w:r w:rsidR="003471AC">
        <w:t>―</w:t>
      </w:r>
      <w:r>
        <w:t>goods or commodities awaiting sale which include, but, are not limited to: the merchandise of a retail or wholesale concern; the finished goods of a manufacturer; commodities from farms, mines and quarries; goods which are used or trade-in merchandise and by-products of a manufacturer;</w:t>
      </w:r>
    </w:p>
    <w:p w14:paraId="4565AFE4" w14:textId="77777777" w:rsidR="000A70F9" w:rsidRDefault="000A70F9">
      <w:pPr>
        <w:pStyle w:val="1"/>
      </w:pPr>
      <w:r>
        <w:t>2.</w:t>
      </w:r>
      <w:r>
        <w:tab/>
      </w:r>
      <w:r>
        <w:rPr>
          <w:i/>
          <w:iCs/>
        </w:rPr>
        <w:t>work in process</w:t>
      </w:r>
      <w:r w:rsidR="003471AC">
        <w:t>―</w:t>
      </w:r>
      <w:r>
        <w:t xml:space="preserve">goods or commodities which are in the course of production, i.e., </w:t>
      </w:r>
      <w:r w:rsidRPr="003421A9">
        <w:rPr>
          <w:i/>
        </w:rPr>
        <w:t>work in process</w:t>
      </w:r>
      <w:r>
        <w:t>;</w:t>
      </w:r>
    </w:p>
    <w:p w14:paraId="69198C20" w14:textId="77777777" w:rsidR="000A70F9" w:rsidRDefault="000A70F9">
      <w:pPr>
        <w:pStyle w:val="1"/>
      </w:pPr>
      <w:r>
        <w:t>3.</w:t>
      </w:r>
      <w:r>
        <w:tab/>
      </w:r>
      <w:r>
        <w:rPr>
          <w:i/>
          <w:iCs/>
        </w:rPr>
        <w:t>raw materials and supplies</w:t>
      </w:r>
      <w:r w:rsidR="003471AC">
        <w:t>―</w:t>
      </w:r>
      <w:r>
        <w:t>goods which will be consumed or used in either the Louisiana manufacturing process or in any other manner by the taxpayer, directly or indirectly. This category would include, but, not be limited to: raw materials, supplies, repair part</w:t>
      </w:r>
      <w:r w:rsidR="00FE7902">
        <w:t>s, expendable tools and samples;</w:t>
      </w:r>
    </w:p>
    <w:p w14:paraId="1421A0B6" w14:textId="77777777" w:rsidR="00F26FF8" w:rsidRPr="00336751" w:rsidRDefault="00F26FF8" w:rsidP="00F26FF8">
      <w:pPr>
        <w:pStyle w:val="1"/>
      </w:pPr>
      <w:r w:rsidRPr="00336751">
        <w:t>4.</w:t>
      </w:r>
      <w:r w:rsidRPr="00336751">
        <w:tab/>
        <w:t>does not include oil stored in tanks held by a producer prior to the first sale of the oil. Oil stored in tanks held by a producer prior to the first sale of the oil, shall not be subject to ad valorem tax.</w:t>
      </w:r>
    </w:p>
    <w:p w14:paraId="691F2DF9" w14:textId="77777777" w:rsidR="000A70F9" w:rsidRDefault="000A70F9" w:rsidP="007B195D">
      <w:pPr>
        <w:pStyle w:val="A"/>
        <w:spacing w:after="0"/>
      </w:pPr>
      <w:r>
        <w:t>C.</w:t>
      </w:r>
      <w:r>
        <w:tab/>
        <w:t>Inventory Records. The law provides that: all persons, engaged in business in the state, whose gross sales shall be in excess of $15,000, shall make and keep an inventory of their merchandise, fixtures, machinery, equipment and other assets within the state showing the quantity, description and value thereof as of the first day of January of each year; such persons shall likewise make and keep on hand a true and accurate record of all other business transactions had in connection with their stores, mercantile or manufacturing establishments.</w:t>
      </w:r>
    </w:p>
    <w:p w14:paraId="6C338AB6" w14:textId="77777777" w:rsidR="000A70F9" w:rsidRDefault="000A70F9">
      <w:pPr>
        <w:pStyle w:val="LACNote"/>
        <w:tabs>
          <w:tab w:val="left" w:pos="1200"/>
        </w:tabs>
        <w:ind w:left="432" w:right="432"/>
      </w:pPr>
      <w:r>
        <w:rPr>
          <w:caps/>
        </w:rPr>
        <w:t>Note:</w:t>
      </w:r>
      <w:r>
        <w:tab/>
        <w:t>See addendum for record requirements.</w:t>
      </w:r>
    </w:p>
    <w:p w14:paraId="105D5F7B" w14:textId="77777777" w:rsidR="000A70F9" w:rsidRDefault="000A70F9">
      <w:pPr>
        <w:pStyle w:val="A"/>
      </w:pPr>
      <w:r>
        <w:t>D.</w:t>
      </w:r>
      <w:r>
        <w:tab/>
        <w:t>Inspection of Inventories and Records</w:t>
      </w:r>
    </w:p>
    <w:p w14:paraId="6924B2CB" w14:textId="77777777" w:rsidR="000A70F9" w:rsidRDefault="000A70F9">
      <w:pPr>
        <w:pStyle w:val="1"/>
      </w:pPr>
      <w:r>
        <w:t>1.</w:t>
      </w:r>
      <w:r>
        <w:tab/>
        <w:t>The law provides that: these inventories and records shall be separately made for and kept on hand in each store or establishment within the state. The inventories and records for more than one establishment belonging to the same person may be kept for inspection at one place of business within the state.</w:t>
      </w:r>
    </w:p>
    <w:p w14:paraId="3FEC1008" w14:textId="77777777" w:rsidR="000A70F9" w:rsidRDefault="000A70F9">
      <w:pPr>
        <w:pStyle w:val="1"/>
      </w:pPr>
      <w:r>
        <w:t>2.</w:t>
      </w:r>
      <w:r>
        <w:tab/>
        <w:t>Such records shall be open for inspection by the tax assessor or any of his deputies, or any other taxing authority, at any reasonable time and shall be made in such a manner as to segregate the stores or establishments from each other and from those in other parishes.</w:t>
      </w:r>
    </w:p>
    <w:p w14:paraId="5E2FC72A" w14:textId="77777777" w:rsidR="000A70F9" w:rsidRDefault="000A70F9">
      <w:pPr>
        <w:pStyle w:val="1"/>
      </w:pPr>
      <w:r>
        <w:t>3.</w:t>
      </w:r>
      <w:r>
        <w:tab/>
        <w:t>Information as to the place where such inventories and records are kept shall be given the tax assessor and deputies and other taxing authorities on demand.</w:t>
      </w:r>
    </w:p>
    <w:p w14:paraId="69F8824D" w14:textId="77777777" w:rsidR="000A70F9" w:rsidRDefault="000A70F9">
      <w:pPr>
        <w:pStyle w:val="1"/>
      </w:pPr>
      <w:r>
        <w:t>4.</w:t>
      </w:r>
      <w:r>
        <w:tab/>
        <w:t xml:space="preserve">When demanded by one of the officers, the inventories and records shall be produced and the officers afforded the opportunity to make a complete and thorough examination of the </w:t>
      </w:r>
      <w:r w:rsidRPr="00FE7902">
        <w:t>inventory</w:t>
      </w:r>
      <w:r>
        <w:t xml:space="preserve"> and records for the purpose of ascertaining the proper assessment to be made on the property of such person.</w:t>
      </w:r>
    </w:p>
    <w:p w14:paraId="7DABC153" w14:textId="77777777" w:rsidR="000A70F9" w:rsidRDefault="000A70F9">
      <w:pPr>
        <w:pStyle w:val="A"/>
      </w:pPr>
      <w:r>
        <w:t>E.</w:t>
      </w:r>
      <w:r>
        <w:tab/>
        <w:t xml:space="preserve">Preservation of </w:t>
      </w:r>
      <w:r w:rsidRPr="00FE7902">
        <w:t>Inventory</w:t>
      </w:r>
      <w:r>
        <w:t xml:space="preserve"> Records. The law provides that: the inventories and records herein provided to be made and kept on hand as herein provided for a period of three years from December 31 of the year for which they were made or kept (R.S. 47:1961).</w:t>
      </w:r>
    </w:p>
    <w:p w14:paraId="412488EF" w14:textId="77777777" w:rsidR="00C55FB2" w:rsidRPr="00B06C94" w:rsidRDefault="00C55FB2" w:rsidP="00C55FB2">
      <w:pPr>
        <w:pStyle w:val="A"/>
      </w:pPr>
      <w:r w:rsidRPr="00B06C94">
        <w:t>F.</w:t>
      </w:r>
      <w:r w:rsidRPr="00B06C94">
        <w:tab/>
        <w:t>Reporting of Inventory. All persons, engaged in a business in the state, shall report, on LAT Form 5, a full and accurate disclosure of all merchandise on hand without respect as to whether or not all items are recorded on the person's accounting records.</w:t>
      </w:r>
      <w:r>
        <w:t xml:space="preserve"> </w:t>
      </w:r>
      <w:r w:rsidRPr="00B06C94">
        <w:t>Reported inventory shall be itemized in specific detail, showing the quantity, description, and value.</w:t>
      </w:r>
    </w:p>
    <w:p w14:paraId="31A6155D" w14:textId="77777777" w:rsidR="00C55FB2" w:rsidRPr="00513BCA" w:rsidRDefault="00C55FB2" w:rsidP="00C55FB2">
      <w:pPr>
        <w:pStyle w:val="RegDoubleIndent"/>
        <w:spacing w:after="120"/>
        <w:rPr>
          <w:sz w:val="16"/>
          <w:szCs w:val="16"/>
        </w:rPr>
      </w:pPr>
      <w:r w:rsidRPr="00513BCA">
        <w:rPr>
          <w:sz w:val="16"/>
          <w:szCs w:val="16"/>
        </w:rPr>
        <w:t>NOTE: See addendum for reporting requirements.</w:t>
      </w:r>
    </w:p>
    <w:p w14:paraId="4B8E50C6" w14:textId="77777777" w:rsidR="00C55FB2" w:rsidRPr="00B06C94" w:rsidRDefault="00C55FB2" w:rsidP="00C55FB2">
      <w:pPr>
        <w:pStyle w:val="A"/>
      </w:pPr>
      <w:r w:rsidRPr="00B06C94">
        <w:t>G.</w:t>
      </w:r>
      <w:r w:rsidRPr="00B06C94">
        <w:tab/>
        <w:t>Inventory Values. The law provides that: in the assessment of merchandise or stock in trade on hand, the inventory value of the merchandise shall be ascertained by computing the cost or purchase price at the point of origin, plus the carrying charges to the point of destination, and the average value as so determined during the year preceding the calendar year in which the assessment is made shall be the basis for fixing the assessed value (R.S. 47:1961).</w:t>
      </w:r>
    </w:p>
    <w:p w14:paraId="2DBD9A6A" w14:textId="77777777" w:rsidR="00C55FB2" w:rsidRPr="00B06C94" w:rsidRDefault="00C55FB2" w:rsidP="00C55FB2">
      <w:pPr>
        <w:pStyle w:val="A"/>
      </w:pPr>
      <w:r w:rsidRPr="00B06C94">
        <w:t>H.</w:t>
      </w:r>
      <w:r w:rsidRPr="00B06C94">
        <w:tab/>
        <w:t>Assessment of Inventory. The assessed value shall be based upon 15 percent of the average inventory cost for the preceding calendar or fiscal year. Any inventory that existed less than a full year shall be averaged for the months it had situs at the reported location. However, this does not mean to annualize the monthly inventory costs if less than 12 months are used to calculate the average inventory to be assessed.</w:t>
      </w:r>
    </w:p>
    <w:p w14:paraId="5DD9B038" w14:textId="77777777" w:rsidR="00C55FB2" w:rsidRPr="00513BCA" w:rsidRDefault="00C55FB2" w:rsidP="00C55FB2">
      <w:pPr>
        <w:pStyle w:val="RegDoubleIndent"/>
        <w:spacing w:after="120"/>
        <w:rPr>
          <w:sz w:val="16"/>
          <w:szCs w:val="16"/>
        </w:rPr>
      </w:pPr>
      <w:r w:rsidRPr="00513BCA">
        <w:rPr>
          <w:sz w:val="16"/>
          <w:szCs w:val="16"/>
        </w:rPr>
        <w:t>NOTE: See addendum for assessment guidelines.</w:t>
      </w:r>
    </w:p>
    <w:p w14:paraId="034A3AC6" w14:textId="77777777" w:rsidR="00F26FF8" w:rsidRPr="00336751" w:rsidRDefault="00C55FB2" w:rsidP="00C55FB2">
      <w:pPr>
        <w:pStyle w:val="AuthorityNote"/>
      </w:pPr>
      <w:r w:rsidRPr="00B06C94">
        <w:t>AUTHORITY NOTE:</w:t>
      </w:r>
      <w:r w:rsidRPr="00B06C94">
        <w:tab/>
        <w:t>Promulgated in accordance with R.S. 47:1837, R.S. 47:2322, and Louisiana Constitution, Article VII §4(B).</w:t>
      </w:r>
    </w:p>
    <w:p w14:paraId="51BD7D05" w14:textId="77777777" w:rsidR="00F26FF8" w:rsidRPr="00336751" w:rsidRDefault="00F26FF8" w:rsidP="00F26FF8">
      <w:pPr>
        <w:pStyle w:val="HistoricalNote"/>
      </w:pPr>
      <w:r w:rsidRPr="00336751">
        <w:t>HISTORICAL NOTE:</w:t>
      </w:r>
      <w:r w:rsidRPr="00336751">
        <w:tab/>
        <w:t>Promulgated by the Department of Revenue and Taxation, Tax Commission, LR 8:102 (February 1982), amended LR 13:188 (March 1987), LR 23:207 (February 1997), amended by the Department of Revenue, Tax Commission, LR 31:719 (March 20</w:t>
      </w:r>
      <w:r w:rsidR="00C55FB2">
        <w:t xml:space="preserve">05), </w:t>
      </w:r>
      <w:r w:rsidR="00C55FB2" w:rsidRPr="00B06C94">
        <w:t xml:space="preserve">amended by the Office of the Governor, Division of Administration, Tax Commission, </w:t>
      </w:r>
      <w:r w:rsidR="00C55FB2">
        <w:t>LR 43:656 (April 2017).</w:t>
      </w:r>
    </w:p>
    <w:p w14:paraId="6D720068" w14:textId="77777777" w:rsidR="000A70F9" w:rsidRDefault="000A70F9">
      <w:pPr>
        <w:pStyle w:val="Section"/>
      </w:pPr>
      <w:bookmarkStart w:id="2180" w:name="_Toc233690259"/>
      <w:bookmarkStart w:id="2181" w:name="_Toc234030843"/>
      <w:bookmarkStart w:id="2182" w:name="_Toc243721469"/>
      <w:bookmarkStart w:id="2183" w:name="_Toc259619717"/>
      <w:bookmarkStart w:id="2184" w:name="_Toc262718803"/>
      <w:bookmarkStart w:id="2185" w:name="_Toc275165576"/>
      <w:bookmarkStart w:id="2186" w:name="_Toc238197895"/>
      <w:r>
        <w:t>§1703.</w:t>
      </w:r>
      <w:r>
        <w:tab/>
        <w:t>Addendum</w:t>
      </w:r>
      <w:bookmarkEnd w:id="2180"/>
      <w:bookmarkEnd w:id="2181"/>
      <w:bookmarkEnd w:id="2182"/>
      <w:bookmarkEnd w:id="2183"/>
      <w:bookmarkEnd w:id="2184"/>
      <w:bookmarkEnd w:id="2185"/>
      <w:bookmarkEnd w:id="2186"/>
    </w:p>
    <w:p w14:paraId="49869396" w14:textId="77777777" w:rsidR="000A70F9" w:rsidRDefault="000A70F9">
      <w:pPr>
        <w:pStyle w:val="A"/>
      </w:pPr>
      <w:r>
        <w:t>A.</w:t>
      </w:r>
      <w:r>
        <w:tab/>
        <w:t>Addendum for Record Requirements</w:t>
      </w:r>
    </w:p>
    <w:p w14:paraId="4AD8BA6F" w14:textId="77777777" w:rsidR="000A70F9" w:rsidRDefault="000A70F9" w:rsidP="00E15AAC">
      <w:pPr>
        <w:pStyle w:val="1"/>
        <w:spacing w:after="80"/>
      </w:pPr>
      <w:r>
        <w:lastRenderedPageBreak/>
        <w:t>1.</w:t>
      </w:r>
      <w:r>
        <w:tab/>
        <w:t>Proper records require that in addition to the above stated, should also include, but, is not limited to, a copy of the following:</w:t>
      </w:r>
    </w:p>
    <w:p w14:paraId="7774FF19" w14:textId="77777777" w:rsidR="000A70F9" w:rsidRDefault="000A70F9" w:rsidP="00E15AAC">
      <w:pPr>
        <w:pStyle w:val="a0"/>
        <w:spacing w:after="80"/>
      </w:pPr>
      <w:r>
        <w:t>a.</w:t>
      </w:r>
      <w:r>
        <w:tab/>
        <w:t>the annual report for the business;</w:t>
      </w:r>
    </w:p>
    <w:p w14:paraId="5E6B6CEC" w14:textId="77777777" w:rsidR="000A70F9" w:rsidRDefault="000A70F9" w:rsidP="00E15AAC">
      <w:pPr>
        <w:pStyle w:val="a0"/>
        <w:spacing w:after="80"/>
      </w:pPr>
      <w:r>
        <w:t>b.</w:t>
      </w:r>
      <w:r>
        <w:tab/>
        <w:t>federal income tax return;</w:t>
      </w:r>
    </w:p>
    <w:p w14:paraId="5A3E89E7" w14:textId="77777777" w:rsidR="000A70F9" w:rsidRDefault="000A70F9" w:rsidP="00E15AAC">
      <w:pPr>
        <w:pStyle w:val="a0"/>
        <w:spacing w:after="80"/>
      </w:pPr>
      <w:r>
        <w:t>c.</w:t>
      </w:r>
      <w:r>
        <w:tab/>
        <w:t>Louisiana state income tax return;</w:t>
      </w:r>
    </w:p>
    <w:p w14:paraId="2C3D3989" w14:textId="77777777" w:rsidR="000A70F9" w:rsidRDefault="000A70F9" w:rsidP="00E15AAC">
      <w:pPr>
        <w:pStyle w:val="a0"/>
        <w:spacing w:after="80"/>
      </w:pPr>
      <w:r>
        <w:t>d.</w:t>
      </w:r>
      <w:r>
        <w:tab/>
        <w:t>dealer manufacturer's operating reports</w:t>
      </w:r>
      <w:r w:rsidR="003471AC">
        <w:rPr>
          <w:sz w:val="18"/>
        </w:rPr>
        <w:t>―</w:t>
      </w:r>
      <w:r>
        <w:t>monthly;</w:t>
      </w:r>
    </w:p>
    <w:p w14:paraId="43D515B6" w14:textId="77777777" w:rsidR="000A70F9" w:rsidRDefault="000A70F9" w:rsidP="00E15AAC">
      <w:pPr>
        <w:pStyle w:val="a0"/>
        <w:spacing w:after="80"/>
      </w:pPr>
      <w:r>
        <w:t>e.</w:t>
      </w:r>
      <w:r>
        <w:tab/>
        <w:t>floor plan statements</w:t>
      </w:r>
      <w:r w:rsidR="003471AC">
        <w:t>―</w:t>
      </w:r>
      <w:r>
        <w:t>monthly;</w:t>
      </w:r>
    </w:p>
    <w:p w14:paraId="60AEB1E5" w14:textId="77777777" w:rsidR="000A70F9" w:rsidRDefault="000A70F9" w:rsidP="00E15AAC">
      <w:pPr>
        <w:pStyle w:val="a0"/>
        <w:spacing w:after="80"/>
      </w:pPr>
      <w:r>
        <w:t>f.</w:t>
      </w:r>
      <w:r>
        <w:tab/>
        <w:t>insurance valuations and policies;</w:t>
      </w:r>
    </w:p>
    <w:p w14:paraId="28EB82AC" w14:textId="77777777" w:rsidR="000A70F9" w:rsidRDefault="000A70F9" w:rsidP="00E15AAC">
      <w:pPr>
        <w:pStyle w:val="a0"/>
        <w:spacing w:after="80"/>
      </w:pPr>
      <w:r>
        <w:t>g.</w:t>
      </w:r>
      <w:r>
        <w:tab/>
        <w:t>other inventory reports filed with state agencies</w:t>
      </w:r>
      <w:r w:rsidR="003471AC">
        <w:t>―</w:t>
      </w:r>
      <w:r>
        <w:t>monthly e.g. (La. Dept. of Natural Resources Reports R-2, R-3, R-5T and R-6).</w:t>
      </w:r>
    </w:p>
    <w:p w14:paraId="6E00CA36" w14:textId="77777777" w:rsidR="000A70F9" w:rsidRDefault="000A70F9">
      <w:pPr>
        <w:pStyle w:val="1"/>
      </w:pPr>
      <w:r>
        <w:t>2.</w:t>
      </w:r>
      <w:r>
        <w:tab/>
        <w:t>All reports are to be kept open and available for inspection by the tax assessor or his deputy, or other taxing authorities on demand.</w:t>
      </w:r>
    </w:p>
    <w:p w14:paraId="2F5A6FA1" w14:textId="77777777" w:rsidR="00C55FB2" w:rsidRPr="00B06C94" w:rsidRDefault="00C55FB2" w:rsidP="00C55FB2">
      <w:pPr>
        <w:pStyle w:val="A"/>
      </w:pPr>
      <w:r w:rsidRPr="00B06C94">
        <w:t>B.</w:t>
      </w:r>
      <w:r w:rsidRPr="00B06C94">
        <w:tab/>
        <w:t>Addendum for Reporting Requirements</w:t>
      </w:r>
    </w:p>
    <w:p w14:paraId="3B7950A0" w14:textId="77777777" w:rsidR="00C55FB2" w:rsidRPr="00B06C94" w:rsidRDefault="00C55FB2" w:rsidP="00C55FB2">
      <w:pPr>
        <w:pStyle w:val="1"/>
      </w:pPr>
      <w:r w:rsidRPr="00B06C94">
        <w:t>1.</w:t>
      </w:r>
      <w:r w:rsidRPr="00B06C94">
        <w:tab/>
        <w:t>The LAT Form 5 is required for each business location. If items of inventory are exempt under Louisiana Constitution article VII, §21(D-3), the inventory must be reported in section 1 (or attachment, if required), with type, number of units and value. Notation must be made that this inventory qualifies for exemption under the subject article and section of the state constitution that exempts such property from ad valorem taxation.</w:t>
      </w:r>
    </w:p>
    <w:p w14:paraId="3816DB7F" w14:textId="77777777" w:rsidR="00C55FB2" w:rsidRPr="00B06C94" w:rsidRDefault="00C55FB2" w:rsidP="00C55FB2">
      <w:pPr>
        <w:pStyle w:val="1"/>
      </w:pPr>
      <w:r w:rsidRPr="00B06C94">
        <w:t>2.</w:t>
      </w:r>
      <w:r w:rsidRPr="00B06C94">
        <w:tab/>
        <w:t>Inventories are to be reported on the actual physical inventory taken either at each month's end or taken at three points in the year (opening, mid and closing).</w:t>
      </w:r>
    </w:p>
    <w:p w14:paraId="5FEF7B04" w14:textId="77777777" w:rsidR="000A70F9" w:rsidRDefault="00C55FB2" w:rsidP="00C55FB2">
      <w:pPr>
        <w:pStyle w:val="1"/>
        <w:spacing w:after="80"/>
      </w:pPr>
      <w:r w:rsidRPr="00B06C94">
        <w:t>3.</w:t>
      </w:r>
      <w:r w:rsidRPr="00B06C94">
        <w:tab/>
        <w:t>For reporting purposes, the value of this inventory is the average cost, production or purchase, at point of origin, plus carrying charges to the point of destination, for the preceding year. The accounting method used should be noted on the LAT form.</w:t>
      </w:r>
    </w:p>
    <w:p w14:paraId="014F272B" w14:textId="77777777" w:rsidR="000A70F9" w:rsidRDefault="000A70F9">
      <w:pPr>
        <w:pStyle w:val="A"/>
        <w:spacing w:after="80"/>
      </w:pPr>
      <w:r>
        <w:t>C.</w:t>
      </w:r>
      <w:r>
        <w:tab/>
        <w:t>Addendum for Assessment Guidelines</w:t>
      </w:r>
    </w:p>
    <w:p w14:paraId="549E4083" w14:textId="77777777" w:rsidR="000A70F9" w:rsidRDefault="000A70F9">
      <w:pPr>
        <w:pStyle w:val="1"/>
        <w:spacing w:after="80"/>
      </w:pPr>
      <w:r>
        <w:t>1.</w:t>
      </w:r>
      <w:r>
        <w:tab/>
        <w:t>There are a variety of generally accepted cost accounting methods for valuing inventory, such as LIFO (Last-in; First-out), which may not reflect a current fair market value for ad valorem tax purposes.</w:t>
      </w:r>
    </w:p>
    <w:p w14:paraId="561DBBA7" w14:textId="77777777" w:rsidR="000A70F9" w:rsidRDefault="000A70F9">
      <w:pPr>
        <w:pStyle w:val="1"/>
        <w:spacing w:after="80"/>
      </w:pPr>
      <w:r>
        <w:t>2.</w:t>
      </w:r>
      <w:r>
        <w:tab/>
        <w:t>As a part of the assessment-appraisal process, an adjustment to the cost or value reported for the inventory on LAT Form 5 may be necessary to establish the current fair market value of the reported inventory.</w:t>
      </w:r>
    </w:p>
    <w:p w14:paraId="4DB4E7B5" w14:textId="77777777" w:rsidR="000A70F9" w:rsidRDefault="000A70F9">
      <w:pPr>
        <w:pStyle w:val="1"/>
        <w:spacing w:after="80"/>
      </w:pPr>
      <w:r>
        <w:t>3.</w:t>
      </w:r>
      <w:r>
        <w:tab/>
        <w:t>The assessor-appraiser should request the additional taxpayer records (See: Addendum for Records) in order to determine what, if any, adjustment is necessary to bring the reported inventory value to fair market value.</w:t>
      </w:r>
    </w:p>
    <w:p w14:paraId="3029F621" w14:textId="77777777" w:rsidR="000A70F9" w:rsidRDefault="00C55FB2">
      <w:pPr>
        <w:pStyle w:val="AuthorityNote"/>
      </w:pPr>
      <w:r w:rsidRPr="00B06C94">
        <w:t>AUTHORITY NOTE:</w:t>
      </w:r>
      <w:r w:rsidRPr="00B06C94">
        <w:tab/>
        <w:t>Promulgated in accordance with R.S. 47:1837, R.S. 47:1961 and R.S. 47:2326.</w:t>
      </w:r>
    </w:p>
    <w:p w14:paraId="54D40EA1" w14:textId="77777777" w:rsidR="000A70F9" w:rsidRDefault="000A70F9">
      <w:pPr>
        <w:pStyle w:val="HistoricalNote"/>
      </w:pPr>
      <w:r>
        <w:t>HISTORICAL NOTE:</w:t>
      </w:r>
      <w:r>
        <w:tab/>
        <w:t>Promulgated by the Department of Revenue and Taxation, Tax Commission, LR 8:102 (February 1982), amended LR 10:921 (November 19</w:t>
      </w:r>
      <w:r w:rsidR="00C55FB2">
        <w:t xml:space="preserve">84), LR 15:1097 (December 1989), </w:t>
      </w:r>
      <w:r w:rsidR="00C55FB2" w:rsidRPr="00B06C94">
        <w:t xml:space="preserve">amended by the Office of the Governor, Division of Administration, Tax Commission, </w:t>
      </w:r>
      <w:r w:rsidR="00C55FB2">
        <w:t>LR 43:656 (April 2017).</w:t>
      </w:r>
    </w:p>
    <w:p w14:paraId="66420AA1" w14:textId="77777777" w:rsidR="000A70F9" w:rsidRDefault="000A70F9" w:rsidP="00E15AAC">
      <w:pPr>
        <w:pStyle w:val="Chapter"/>
        <w:spacing w:after="80"/>
      </w:pPr>
      <w:bookmarkStart w:id="2187" w:name="TOC_Chap99"/>
      <w:bookmarkStart w:id="2188" w:name="_Toc233690260"/>
      <w:bookmarkStart w:id="2189" w:name="_Toc234030844"/>
      <w:bookmarkStart w:id="2190" w:name="_Toc243721470"/>
      <w:bookmarkStart w:id="2191" w:name="_Toc259619718"/>
      <w:bookmarkStart w:id="2192" w:name="_Toc262718804"/>
      <w:bookmarkStart w:id="2193" w:name="_Toc275165577"/>
      <w:bookmarkStart w:id="2194" w:name="_Toc238197896"/>
      <w:r>
        <w:t>Chapter 19.</w:t>
      </w:r>
      <w:bookmarkEnd w:id="2187"/>
      <w:r w:rsidR="00C97BFA" w:rsidRPr="00C97BFA">
        <w:tab/>
      </w:r>
      <w:bookmarkStart w:id="2195" w:name="TOCT_Chap180"/>
      <w:bookmarkStart w:id="2196" w:name="TOCT_Chap145"/>
      <w:bookmarkStart w:id="2197" w:name="TOCT_Chap99"/>
      <w:r>
        <w:t>Leasehold Improvements</w:t>
      </w:r>
      <w:bookmarkEnd w:id="2188"/>
      <w:bookmarkEnd w:id="2189"/>
      <w:bookmarkEnd w:id="2190"/>
      <w:bookmarkEnd w:id="2191"/>
      <w:bookmarkEnd w:id="2192"/>
      <w:bookmarkEnd w:id="2193"/>
      <w:bookmarkEnd w:id="2194"/>
      <w:bookmarkEnd w:id="2195"/>
      <w:bookmarkEnd w:id="2196"/>
      <w:bookmarkEnd w:id="2197"/>
    </w:p>
    <w:p w14:paraId="0E9EC205" w14:textId="77777777" w:rsidR="000A70F9" w:rsidRDefault="000A70F9" w:rsidP="00E15AAC">
      <w:pPr>
        <w:pStyle w:val="Section"/>
        <w:spacing w:after="80"/>
      </w:pPr>
      <w:bookmarkStart w:id="2198" w:name="_Toc233690261"/>
      <w:bookmarkStart w:id="2199" w:name="_Toc234030845"/>
      <w:bookmarkStart w:id="2200" w:name="_Toc243721471"/>
      <w:bookmarkStart w:id="2201" w:name="_Toc259619719"/>
      <w:bookmarkStart w:id="2202" w:name="_Toc262718805"/>
      <w:bookmarkStart w:id="2203" w:name="_Toc275165578"/>
      <w:bookmarkStart w:id="2204" w:name="_Toc238197897"/>
      <w:r>
        <w:t>§1901.</w:t>
      </w:r>
      <w:r>
        <w:tab/>
        <w:t>Guidelines for Ascertaining the Fair Market Value of Leasehold Improvements</w:t>
      </w:r>
      <w:bookmarkEnd w:id="2198"/>
      <w:bookmarkEnd w:id="2199"/>
      <w:bookmarkEnd w:id="2200"/>
      <w:bookmarkEnd w:id="2201"/>
      <w:bookmarkEnd w:id="2202"/>
      <w:bookmarkEnd w:id="2203"/>
      <w:bookmarkEnd w:id="2204"/>
    </w:p>
    <w:p w14:paraId="7B85F322" w14:textId="77777777" w:rsidR="000A70F9" w:rsidRDefault="000A70F9" w:rsidP="00E15AAC">
      <w:pPr>
        <w:pStyle w:val="A"/>
        <w:spacing w:after="80"/>
      </w:pPr>
      <w:r>
        <w:t>A.</w:t>
      </w:r>
      <w:r>
        <w:tab/>
        <w:t>Leasehold improvements are expenditures by the lessee to property of the lessor to make the property adaptable to the lessee's use. Such expenditures can be either real or personal property in nature.</w:t>
      </w:r>
    </w:p>
    <w:p w14:paraId="5CCD5DD4" w14:textId="77777777" w:rsidR="000A70F9" w:rsidRDefault="000A70F9" w:rsidP="00E15AAC">
      <w:pPr>
        <w:pStyle w:val="A"/>
        <w:spacing w:after="80"/>
      </w:pPr>
      <w:r>
        <w:t>B.</w:t>
      </w:r>
      <w:r>
        <w:tab/>
        <w:t>Expenditures classified as real property shall be assessed like all other real property.</w:t>
      </w:r>
    </w:p>
    <w:p w14:paraId="4D957F3B" w14:textId="77777777" w:rsidR="000A70F9" w:rsidRDefault="000A70F9" w:rsidP="00E15AAC">
      <w:pPr>
        <w:pStyle w:val="A"/>
        <w:spacing w:after="80"/>
      </w:pPr>
      <w:r>
        <w:t>C.</w:t>
      </w:r>
      <w:r>
        <w:tab/>
        <w:t>For expenditures classified as personal property, the fair market value shall be determined in the same manner as machinery and equipment, office furniture and fixtures, and other personal property of businesses. Refer to the guidelines for ascertaining the fair market value of office furniture and equipment, machinery and equipment, and other assets used in §2501.</w:t>
      </w:r>
    </w:p>
    <w:p w14:paraId="7B3EE5E1" w14:textId="77777777" w:rsidR="000A70F9" w:rsidRDefault="000A70F9">
      <w:pPr>
        <w:pStyle w:val="AuthorityNote"/>
      </w:pPr>
      <w:r>
        <w:t>AUTHORITY NOTE:</w:t>
      </w:r>
      <w:r>
        <w:tab/>
        <w:t>Promulgated in accordance with R.S. 47:1837 and R.S. 47:2323.</w:t>
      </w:r>
    </w:p>
    <w:p w14:paraId="3705D4B6" w14:textId="77777777" w:rsidR="000A70F9" w:rsidRDefault="000A70F9">
      <w:pPr>
        <w:pStyle w:val="HistoricalNote"/>
      </w:pPr>
      <w:r>
        <w:t>HISTORICAL NOTE:</w:t>
      </w:r>
      <w:r>
        <w:tab/>
        <w:t>Promulgated by the Department of Revenue and Taxation, Tax Commission, LR 8:102 (February 1982), amended LR 13:764 (December 1987).</w:t>
      </w:r>
    </w:p>
    <w:p w14:paraId="75BE1A36" w14:textId="77777777" w:rsidR="000A70F9" w:rsidRDefault="000A70F9" w:rsidP="00E15AAC">
      <w:pPr>
        <w:pStyle w:val="Section"/>
        <w:spacing w:after="80"/>
      </w:pPr>
      <w:bookmarkStart w:id="2205" w:name="_Toc233690262"/>
      <w:bookmarkStart w:id="2206" w:name="_Toc234030846"/>
      <w:bookmarkStart w:id="2207" w:name="_Toc243721472"/>
      <w:bookmarkStart w:id="2208" w:name="_Toc259619720"/>
      <w:bookmarkStart w:id="2209" w:name="_Toc262718806"/>
      <w:bookmarkStart w:id="2210" w:name="_Toc275165579"/>
      <w:bookmarkStart w:id="2211" w:name="_Toc238197898"/>
      <w:r>
        <w:t>§1903.</w:t>
      </w:r>
      <w:r>
        <w:tab/>
        <w:t>Reporting and Assessment of Leasehold Improvements</w:t>
      </w:r>
      <w:bookmarkEnd w:id="2205"/>
      <w:bookmarkEnd w:id="2206"/>
      <w:bookmarkEnd w:id="2207"/>
      <w:bookmarkEnd w:id="2208"/>
      <w:bookmarkEnd w:id="2209"/>
      <w:bookmarkEnd w:id="2210"/>
      <w:bookmarkEnd w:id="2211"/>
    </w:p>
    <w:p w14:paraId="1900907E" w14:textId="77777777" w:rsidR="000A70F9" w:rsidRDefault="000A70F9" w:rsidP="00E15AAC">
      <w:pPr>
        <w:pStyle w:val="A"/>
        <w:spacing w:after="80"/>
      </w:pPr>
      <w:r>
        <w:t>A.</w:t>
      </w:r>
      <w:r>
        <w:tab/>
        <w:t>Leasehold improvements shall be reported by and assessed to the lessee in the taxing district where the property is located as of January 1 (August 1 for Orleans Parish) of each year.</w:t>
      </w:r>
    </w:p>
    <w:p w14:paraId="45B3E373" w14:textId="77777777" w:rsidR="000A70F9" w:rsidRDefault="000A70F9">
      <w:pPr>
        <w:pStyle w:val="AuthorityNote"/>
      </w:pPr>
      <w:r>
        <w:t>AUTHORITY NOTE:</w:t>
      </w:r>
      <w:r>
        <w:tab/>
        <w:t>Promulgated in accordance with R.S. 47:1952.</w:t>
      </w:r>
    </w:p>
    <w:p w14:paraId="21299D07" w14:textId="77777777" w:rsidR="000A70F9" w:rsidRDefault="000A70F9">
      <w:pPr>
        <w:pStyle w:val="HistoricalNote"/>
      </w:pPr>
      <w:r>
        <w:t>HISTORICAL NOTE:</w:t>
      </w:r>
      <w:r>
        <w:tab/>
        <w:t>Promulgated by the Department of Revenue and Taxation, Tax Commission, LR 8:102 (February 1982).</w:t>
      </w:r>
    </w:p>
    <w:p w14:paraId="5479DEBF" w14:textId="77777777" w:rsidR="000A70F9" w:rsidRDefault="000A70F9">
      <w:pPr>
        <w:pStyle w:val="Chapter"/>
      </w:pPr>
      <w:bookmarkStart w:id="2212" w:name="TOC_Chap100"/>
      <w:bookmarkStart w:id="2213" w:name="_Toc233690263"/>
      <w:bookmarkStart w:id="2214" w:name="_Toc234030847"/>
      <w:bookmarkStart w:id="2215" w:name="_Toc243721473"/>
      <w:bookmarkStart w:id="2216" w:name="_Toc259619721"/>
      <w:bookmarkStart w:id="2217" w:name="_Toc262718807"/>
      <w:bookmarkStart w:id="2218" w:name="_Toc275165580"/>
      <w:bookmarkStart w:id="2219" w:name="_Toc238197899"/>
      <w:r>
        <w:t>Chapter 21.</w:t>
      </w:r>
      <w:bookmarkEnd w:id="2212"/>
      <w:r w:rsidR="00C97BFA" w:rsidRPr="00C97BFA">
        <w:tab/>
      </w:r>
      <w:bookmarkStart w:id="2220" w:name="TOCT_Chap181"/>
      <w:bookmarkStart w:id="2221" w:name="TOCT_Chap146"/>
      <w:bookmarkStart w:id="2222" w:name="TOCT_Chap100"/>
      <w:r>
        <w:t>Leased Equipment</w:t>
      </w:r>
      <w:bookmarkEnd w:id="2213"/>
      <w:bookmarkEnd w:id="2214"/>
      <w:bookmarkEnd w:id="2215"/>
      <w:bookmarkEnd w:id="2216"/>
      <w:bookmarkEnd w:id="2217"/>
      <w:bookmarkEnd w:id="2218"/>
      <w:bookmarkEnd w:id="2219"/>
      <w:bookmarkEnd w:id="2220"/>
      <w:bookmarkEnd w:id="2221"/>
      <w:bookmarkEnd w:id="2222"/>
    </w:p>
    <w:p w14:paraId="626330FB" w14:textId="77777777" w:rsidR="000A70F9" w:rsidRDefault="000A70F9" w:rsidP="00E15AAC">
      <w:pPr>
        <w:pStyle w:val="Section"/>
        <w:spacing w:after="80"/>
      </w:pPr>
      <w:bookmarkStart w:id="2223" w:name="_Toc233690264"/>
      <w:bookmarkStart w:id="2224" w:name="_Toc234030848"/>
      <w:bookmarkStart w:id="2225" w:name="_Toc243721474"/>
      <w:bookmarkStart w:id="2226" w:name="_Toc259619722"/>
      <w:bookmarkStart w:id="2227" w:name="_Toc262718808"/>
      <w:bookmarkStart w:id="2228" w:name="_Toc275165581"/>
      <w:bookmarkStart w:id="2229" w:name="_Toc238197900"/>
      <w:r>
        <w:t>§2101.</w:t>
      </w:r>
      <w:r>
        <w:tab/>
        <w:t>Guidelines for Ascertaining the Fair Market Value of Leased Equipment</w:t>
      </w:r>
      <w:bookmarkEnd w:id="2223"/>
      <w:bookmarkEnd w:id="2224"/>
      <w:bookmarkEnd w:id="2225"/>
      <w:bookmarkEnd w:id="2226"/>
      <w:bookmarkEnd w:id="2227"/>
      <w:bookmarkEnd w:id="2228"/>
      <w:bookmarkEnd w:id="2229"/>
    </w:p>
    <w:p w14:paraId="125B0718" w14:textId="77777777" w:rsidR="000A70F9" w:rsidRDefault="000A70F9" w:rsidP="00E15AAC">
      <w:pPr>
        <w:pStyle w:val="A"/>
        <w:spacing w:after="80"/>
      </w:pPr>
      <w:r>
        <w:t>A.</w:t>
      </w:r>
      <w:r>
        <w:tab/>
        <w:t>All leased personal property shall be reported, itemized by and assessed to the lessor in the taxing district where the property is located on January 1 of each year on Form LAT-5. The lessee shall be required to furnish the owner's name and address on Form LAT-5.</w:t>
      </w:r>
    </w:p>
    <w:p w14:paraId="492BEB80" w14:textId="77777777" w:rsidR="000A70F9" w:rsidRDefault="000A70F9" w:rsidP="00E15AAC">
      <w:pPr>
        <w:pStyle w:val="A"/>
        <w:spacing w:after="80"/>
      </w:pPr>
      <w:r>
        <w:t>B.</w:t>
      </w:r>
      <w:r>
        <w:tab/>
        <w:t>The assessor may utilize the cost, income or market approach to valuation, and will utilize the approach that is most representative of fair market value.</w:t>
      </w:r>
    </w:p>
    <w:p w14:paraId="34F667CA" w14:textId="77777777" w:rsidR="000A70F9" w:rsidRDefault="000A70F9" w:rsidP="00E15AAC">
      <w:pPr>
        <w:pStyle w:val="A"/>
        <w:spacing w:after="80"/>
      </w:pPr>
      <w:r>
        <w:t>C.</w:t>
      </w:r>
      <w:r>
        <w:tab/>
        <w:t>In applying the cost approach, leased equipment shall be classified by activity/type and the appropriate cost index and percent good table used in the same manner as for other like equipment.</w:t>
      </w:r>
    </w:p>
    <w:p w14:paraId="6BF88580" w14:textId="77777777" w:rsidR="000A70F9" w:rsidRDefault="000A70F9" w:rsidP="00E15AAC">
      <w:pPr>
        <w:pStyle w:val="A"/>
        <w:spacing w:after="80"/>
      </w:pPr>
      <w:r>
        <w:t>D.</w:t>
      </w:r>
      <w:r>
        <w:tab/>
        <w:t>The lessor shall submit to each assessment jurisdiction, the age and original selling price-new of this equipment. The original selling price-new shall include transportation, installation cost and sales tax.</w:t>
      </w:r>
    </w:p>
    <w:p w14:paraId="38266687" w14:textId="77777777" w:rsidR="000A70F9" w:rsidRDefault="000A70F9">
      <w:pPr>
        <w:pStyle w:val="A"/>
      </w:pPr>
      <w:r>
        <w:t>E.</w:t>
      </w:r>
      <w:r>
        <w:tab/>
        <w:t>The lessor shall furnish the assessor with a listing of equipment, by location, for each taxing district and shall submit information concerning income from each lease, if requested by the assessor.</w:t>
      </w:r>
    </w:p>
    <w:p w14:paraId="34381998" w14:textId="77777777" w:rsidR="000A70F9" w:rsidRDefault="000A70F9" w:rsidP="00E15AAC">
      <w:pPr>
        <w:pStyle w:val="A"/>
        <w:spacing w:after="80"/>
      </w:pPr>
      <w:r>
        <w:lastRenderedPageBreak/>
        <w:t>F.</w:t>
      </w:r>
      <w:r>
        <w:tab/>
        <w:t>Equipment Restricted for Sale by the Federal Government</w:t>
      </w:r>
    </w:p>
    <w:p w14:paraId="673A99CF" w14:textId="77777777" w:rsidR="000A70F9" w:rsidRDefault="000A70F9" w:rsidP="00E15AAC">
      <w:pPr>
        <w:pStyle w:val="1"/>
        <w:spacing w:after="80"/>
      </w:pPr>
      <w:r>
        <w:t>1.</w:t>
      </w:r>
      <w:r>
        <w:tab/>
        <w:t>Postage Meter. The methodology to value this equipment shall be to multiply the average production cost by a level of trade factor of 2.068. This will represent fair market value for such property.</w:t>
      </w:r>
    </w:p>
    <w:p w14:paraId="4E2B7FE0" w14:textId="77777777" w:rsidR="00BB52EE" w:rsidRPr="00622F5A" w:rsidRDefault="00BB52EE" w:rsidP="00E15AAC">
      <w:pPr>
        <w:pStyle w:val="A"/>
        <w:spacing w:after="80"/>
      </w:pPr>
      <w:r w:rsidRPr="00622F5A">
        <w:t>G.</w:t>
      </w:r>
      <w:r w:rsidRPr="00622F5A">
        <w:tab/>
        <w:t>Consideration of Obsolescence when Using the Cost Approach. Functional and/or economic obsolescence shall be considered in the analysis of fair market value as substantiated by the taxpayer in writing. Consistent with Louisiana R.S. 47:1957, the assessor may request additional documentation.</w:t>
      </w:r>
    </w:p>
    <w:p w14:paraId="75D5A0DE" w14:textId="77777777" w:rsidR="000A70F9" w:rsidRDefault="000A70F9">
      <w:pPr>
        <w:pStyle w:val="AuthorityNote"/>
      </w:pPr>
      <w:r>
        <w:t>AUTHORITY NOTE:</w:t>
      </w:r>
      <w:r>
        <w:tab/>
        <w:t>Promulgated in accordance with R.S. 47:1952 and R.S. 47:2323.</w:t>
      </w:r>
    </w:p>
    <w:p w14:paraId="1F896574" w14:textId="77777777" w:rsidR="000A70F9" w:rsidRDefault="000A70F9">
      <w:pPr>
        <w:pStyle w:val="HistoricalNote"/>
      </w:pPr>
      <w:r>
        <w:t>HISTORICAL NOTE:</w:t>
      </w:r>
      <w:r>
        <w:tab/>
        <w:t>Promulgated by the Louisiana Tax Commission, LR 4: 209 (May 1978), amended by the Department of Revenue and Taxation, Tax Commission, LR 8:102 (February 1982), LR 10:40 (January 1984), LR 13:248 (April 1987), LR 13:764 (December 1987), LR 16:1063 (December 19</w:t>
      </w:r>
      <w:r w:rsidR="00BB52EE">
        <w:t>90), LR 17:1213 (December</w:t>
      </w:r>
      <w:r w:rsidR="006A6CC9">
        <w:t xml:space="preserve"> 1991), amended by the Department of Revenue, Tax Commission, </w:t>
      </w:r>
      <w:r w:rsidR="00BB52EE">
        <w:t>LR 35:499 (March 2009).</w:t>
      </w:r>
    </w:p>
    <w:p w14:paraId="7505CFE8" w14:textId="77777777" w:rsidR="000A70F9" w:rsidRDefault="000A70F9" w:rsidP="00E15AAC">
      <w:pPr>
        <w:pStyle w:val="Chapter"/>
        <w:spacing w:after="80"/>
      </w:pPr>
      <w:bookmarkStart w:id="2230" w:name="TOC_Chap101"/>
      <w:bookmarkStart w:id="2231" w:name="_Toc233690265"/>
      <w:bookmarkStart w:id="2232" w:name="_Toc234030849"/>
      <w:bookmarkStart w:id="2233" w:name="_Toc243721475"/>
      <w:bookmarkStart w:id="2234" w:name="_Toc259619723"/>
      <w:bookmarkStart w:id="2235" w:name="_Toc262718809"/>
      <w:bookmarkStart w:id="2236" w:name="_Toc275165582"/>
      <w:bookmarkStart w:id="2237" w:name="_Toc238197901"/>
      <w:r>
        <w:t>Chapter 23.</w:t>
      </w:r>
      <w:bookmarkEnd w:id="2230"/>
      <w:r w:rsidR="00C97BFA" w:rsidRPr="00C97BFA">
        <w:tab/>
      </w:r>
      <w:bookmarkStart w:id="2238" w:name="TOCT_Chap182"/>
      <w:bookmarkStart w:id="2239" w:name="TOCT_Chap147"/>
      <w:bookmarkStart w:id="2240" w:name="TOCT_Chap101"/>
      <w:r>
        <w:t>Insurance Companies</w:t>
      </w:r>
      <w:bookmarkEnd w:id="2231"/>
      <w:bookmarkEnd w:id="2232"/>
      <w:bookmarkEnd w:id="2233"/>
      <w:bookmarkEnd w:id="2234"/>
      <w:bookmarkEnd w:id="2235"/>
      <w:bookmarkEnd w:id="2236"/>
      <w:bookmarkEnd w:id="2237"/>
      <w:bookmarkEnd w:id="2238"/>
      <w:bookmarkEnd w:id="2239"/>
      <w:bookmarkEnd w:id="2240"/>
    </w:p>
    <w:p w14:paraId="7B05DD08" w14:textId="77777777" w:rsidR="000A70F9" w:rsidRDefault="000A70F9" w:rsidP="00E15AAC">
      <w:pPr>
        <w:pStyle w:val="Section"/>
        <w:spacing w:after="80"/>
      </w:pPr>
      <w:bookmarkStart w:id="2241" w:name="_Toc233690266"/>
      <w:bookmarkStart w:id="2242" w:name="_Toc234030850"/>
      <w:bookmarkStart w:id="2243" w:name="_Toc243721476"/>
      <w:bookmarkStart w:id="2244" w:name="_Toc259619724"/>
      <w:bookmarkStart w:id="2245" w:name="_Toc262718810"/>
      <w:bookmarkStart w:id="2246" w:name="_Toc275165583"/>
      <w:bookmarkStart w:id="2247" w:name="_Toc238197902"/>
      <w:r>
        <w:t>§2301.</w:t>
      </w:r>
      <w:r>
        <w:tab/>
        <w:t>Guidelines for Ascertaining the Fair Market Value of Insurance Companies</w:t>
      </w:r>
      <w:bookmarkEnd w:id="2241"/>
      <w:bookmarkEnd w:id="2242"/>
      <w:bookmarkEnd w:id="2243"/>
      <w:bookmarkEnd w:id="2244"/>
      <w:bookmarkEnd w:id="2245"/>
      <w:bookmarkEnd w:id="2246"/>
      <w:bookmarkEnd w:id="2247"/>
    </w:p>
    <w:p w14:paraId="2AFD6F86" w14:textId="77777777" w:rsidR="000A70F9" w:rsidRDefault="000A70F9" w:rsidP="00E15AAC">
      <w:pPr>
        <w:pStyle w:val="A"/>
        <w:spacing w:after="80"/>
      </w:pPr>
      <w:r>
        <w:t>A.</w:t>
      </w:r>
      <w:r>
        <w:tab/>
        <w:t xml:space="preserve">The Tax Commission will assess insurance companies with a taxable situs within the state of Louisiana at </w:t>
      </w:r>
      <w:r w:rsidR="007243E4">
        <w:br/>
      </w:r>
      <w:r>
        <w:t>15 percent of the average monthly amount of direct premiums written during the previous year.</w:t>
      </w:r>
    </w:p>
    <w:p w14:paraId="57AC25A5" w14:textId="77777777" w:rsidR="000A70F9" w:rsidRDefault="000A70F9" w:rsidP="00E15AAC">
      <w:pPr>
        <w:pStyle w:val="A"/>
        <w:spacing w:after="80"/>
      </w:pPr>
      <w:r>
        <w:t>B.</w:t>
      </w:r>
      <w:r>
        <w:tab/>
        <w:t>Credit assessments of insurance companies shall be allocated to the parish where the company's official domicile is registered and/or recorded or, lacking same, to the parish of domicile of its designated principal agent pursuant to R.S. 47:1952(C).</w:t>
      </w:r>
    </w:p>
    <w:p w14:paraId="022D0D1A" w14:textId="77777777" w:rsidR="000A70F9" w:rsidRDefault="000A70F9" w:rsidP="00E15AAC">
      <w:pPr>
        <w:pStyle w:val="A"/>
        <w:spacing w:after="80"/>
      </w:pPr>
      <w:r>
        <w:t>C.</w:t>
      </w:r>
      <w:r>
        <w:tab/>
        <w:t xml:space="preserve">The Secretary of State will act as agent for service of process for those companies operating within Louisiana which do not designate a principal agent. In these cases, the secretary of state will become the non-reporting insurance company's principal agent for taxation purposes and the appropriate assessment will be allocated to the parish where the </w:t>
      </w:r>
      <w:r w:rsidR="00FE7902">
        <w:t>S</w:t>
      </w:r>
      <w:r>
        <w:t xml:space="preserve">ecretary of </w:t>
      </w:r>
      <w:r w:rsidR="00FE7902">
        <w:t>S</w:t>
      </w:r>
      <w:r>
        <w:t>tate's office is located (East Baton Rouge Parish).</w:t>
      </w:r>
    </w:p>
    <w:p w14:paraId="155C4FFA" w14:textId="77777777" w:rsidR="000A70F9" w:rsidRDefault="000A70F9">
      <w:pPr>
        <w:pStyle w:val="AuthorityNote"/>
      </w:pPr>
      <w:r>
        <w:t>AUTHORITY NOTE:</w:t>
      </w:r>
      <w:r>
        <w:tab/>
        <w:t>Promulgated in accordance with La. Constitution of 1974, Article VII, Section 21, R.S. 47:1709, R.S. 47:1837 and R.S. 47:2323.</w:t>
      </w:r>
    </w:p>
    <w:p w14:paraId="1174DFC6" w14:textId="77777777" w:rsidR="000A70F9" w:rsidRDefault="000A70F9">
      <w:pPr>
        <w:pStyle w:val="HistoricalNote"/>
      </w:pPr>
      <w:r>
        <w:t>HISTORICAL NOTE:</w:t>
      </w:r>
      <w:r>
        <w:tab/>
        <w:t>Promulgated by the Department of Revenue and Taxation, Tax Commission, LR 8:102 (February 1982), amended LR 15:1097 (December 1989), LR 20:198 (February 1994), amended by the Department of Revenue, Tax Commission, LR 25:317 (February 1999).</w:t>
      </w:r>
    </w:p>
    <w:p w14:paraId="4BB97104" w14:textId="77777777" w:rsidR="000A70F9" w:rsidRDefault="000A70F9">
      <w:pPr>
        <w:pStyle w:val="Section"/>
      </w:pPr>
      <w:bookmarkStart w:id="2248" w:name="_Toc233690267"/>
      <w:bookmarkStart w:id="2249" w:name="_Toc234030851"/>
      <w:bookmarkStart w:id="2250" w:name="_Toc243721477"/>
      <w:bookmarkStart w:id="2251" w:name="_Toc259619725"/>
      <w:bookmarkStart w:id="2252" w:name="_Toc262718811"/>
      <w:bookmarkStart w:id="2253" w:name="_Toc275165584"/>
      <w:bookmarkStart w:id="2254" w:name="_Toc238197903"/>
      <w:r>
        <w:t>§2303.</w:t>
      </w:r>
      <w:r>
        <w:tab/>
        <w:t>Exemption of Life Insurance Companies and Other Insurance Premiums</w:t>
      </w:r>
      <w:bookmarkEnd w:id="2248"/>
      <w:bookmarkEnd w:id="2249"/>
      <w:bookmarkEnd w:id="2250"/>
      <w:bookmarkEnd w:id="2251"/>
      <w:bookmarkEnd w:id="2252"/>
      <w:bookmarkEnd w:id="2253"/>
      <w:bookmarkEnd w:id="2254"/>
    </w:p>
    <w:p w14:paraId="2431883D" w14:textId="77777777" w:rsidR="000A70F9" w:rsidRDefault="000A70F9">
      <w:pPr>
        <w:pStyle w:val="A"/>
      </w:pPr>
      <w:r>
        <w:t>A.</w:t>
      </w:r>
      <w:r>
        <w:tab/>
        <w:t>Life insurance companies and accident and health premiums are exempted from ad valorem taxation by Louisiana statute. In addition, national flood plan and multiple peril crop premiums are exempt by virtue of their being programs underwritten by the United States government.</w:t>
      </w:r>
    </w:p>
    <w:p w14:paraId="1B444136" w14:textId="77777777" w:rsidR="000A70F9" w:rsidRDefault="000A70F9">
      <w:pPr>
        <w:pStyle w:val="AuthorityNote"/>
      </w:pPr>
      <w:r>
        <w:t>AUTHORITY NOTE:</w:t>
      </w:r>
      <w:r>
        <w:tab/>
        <w:t>Promulgated in accordance with R.S. 47:1954.</w:t>
      </w:r>
    </w:p>
    <w:p w14:paraId="24867F2C" w14:textId="77777777" w:rsidR="000A70F9" w:rsidRDefault="000A70F9">
      <w:pPr>
        <w:pStyle w:val="HistoricalNote"/>
      </w:pPr>
      <w:r>
        <w:t>HISTORICAL NOTE:</w:t>
      </w:r>
      <w:r>
        <w:tab/>
        <w:t>Promulgated by the Department of Revenue and Taxation, Tax Commission, LR 8:102 (February 1982), amended by the Department of Revenue, Tax Commission, LR 25:317 (February 1999).</w:t>
      </w:r>
    </w:p>
    <w:p w14:paraId="56C98A8F" w14:textId="77777777" w:rsidR="000A70F9" w:rsidRDefault="000A70F9">
      <w:pPr>
        <w:pStyle w:val="Chapter"/>
      </w:pPr>
      <w:bookmarkStart w:id="2255" w:name="TOC_Chap102"/>
      <w:bookmarkStart w:id="2256" w:name="_Toc233690268"/>
      <w:bookmarkStart w:id="2257" w:name="_Toc234030852"/>
      <w:bookmarkStart w:id="2258" w:name="_Toc243721478"/>
      <w:bookmarkStart w:id="2259" w:name="_Toc259619726"/>
      <w:bookmarkStart w:id="2260" w:name="_Toc262718812"/>
      <w:bookmarkStart w:id="2261" w:name="_Toc275165585"/>
      <w:bookmarkStart w:id="2262" w:name="_Toc238197904"/>
      <w:r>
        <w:t>Chapter 25.</w:t>
      </w:r>
      <w:bookmarkEnd w:id="2255"/>
      <w:r w:rsidR="00C97BFA" w:rsidRPr="00C97BFA">
        <w:tab/>
      </w:r>
      <w:bookmarkStart w:id="2263" w:name="TOCT_Chap154"/>
      <w:bookmarkStart w:id="2264" w:name="TOCT_Chap183"/>
      <w:bookmarkStart w:id="2265" w:name="TOCT_Chap148"/>
      <w:bookmarkStart w:id="2266" w:name="TOCT_Chap102"/>
      <w:r>
        <w:t>General Business Assets</w:t>
      </w:r>
      <w:bookmarkEnd w:id="2256"/>
      <w:bookmarkEnd w:id="2257"/>
      <w:bookmarkEnd w:id="2258"/>
      <w:bookmarkEnd w:id="2259"/>
      <w:bookmarkEnd w:id="2260"/>
      <w:bookmarkEnd w:id="2261"/>
      <w:bookmarkEnd w:id="2262"/>
      <w:bookmarkEnd w:id="2263"/>
      <w:bookmarkEnd w:id="2264"/>
      <w:bookmarkEnd w:id="2265"/>
      <w:bookmarkEnd w:id="2266"/>
    </w:p>
    <w:p w14:paraId="0CD5660C" w14:textId="77777777" w:rsidR="000A70F9" w:rsidRDefault="000A70F9">
      <w:pPr>
        <w:pStyle w:val="Section"/>
      </w:pPr>
      <w:bookmarkStart w:id="2267" w:name="_Toc233690269"/>
      <w:bookmarkStart w:id="2268" w:name="_Toc234030853"/>
      <w:bookmarkStart w:id="2269" w:name="_Toc243721479"/>
      <w:bookmarkStart w:id="2270" w:name="_Toc259619727"/>
      <w:bookmarkStart w:id="2271" w:name="_Toc262718813"/>
      <w:bookmarkStart w:id="2272" w:name="_Toc275165586"/>
      <w:bookmarkStart w:id="2273" w:name="_Toc238197905"/>
      <w:r>
        <w:t>§2501.</w:t>
      </w:r>
      <w:r>
        <w:tab/>
        <w:t>Guidelines for Ascertaining the Fair Market Value of Office Furniture and Equipment, Machinery and Equipment, and Other Assets Used in General Business Activity</w:t>
      </w:r>
      <w:bookmarkEnd w:id="2267"/>
      <w:bookmarkEnd w:id="2268"/>
      <w:bookmarkEnd w:id="2269"/>
      <w:bookmarkEnd w:id="2270"/>
      <w:bookmarkEnd w:id="2271"/>
      <w:bookmarkEnd w:id="2272"/>
      <w:bookmarkEnd w:id="2273"/>
    </w:p>
    <w:p w14:paraId="71B88285" w14:textId="77777777" w:rsidR="00B724F3" w:rsidRPr="00CA33DC" w:rsidRDefault="00B724F3" w:rsidP="00B724F3">
      <w:pPr>
        <w:pStyle w:val="A"/>
      </w:pPr>
      <w:r w:rsidRPr="00CA33DC">
        <w:t>A.</w:t>
      </w:r>
      <w:r w:rsidRPr="00CA33DC">
        <w:tab/>
      </w:r>
      <w:r w:rsidR="00E77FAD">
        <w:t>The fair market value of office furniture and equipment, machinery and equipment and other assets used in general business activity can generally best be estimated by the cost approach with consideration of information provided by property owners on annual LAT 5 forms, written and verbal description of valuation factors impacting the property, and other sources. This approach allows the assessors across the state of Louisiana to fairly and uniformly assess business and industrial personal property, while, at the same time, allowing each assessor the discretion that is necessary to accommodate modernization, facelifting of equipment, and obsolescence. However, when market and/or income data is presented or reasonably available, all of the three approaches to value with reliable data should be considered to determine the reconciled fair market value of the assessed property</w:t>
      </w:r>
      <w:r w:rsidR="0037320A" w:rsidRPr="00F316D1">
        <w:t>.</w:t>
      </w:r>
    </w:p>
    <w:p w14:paraId="4E740FF1" w14:textId="77777777" w:rsidR="0037320A" w:rsidRPr="00F316D1" w:rsidRDefault="00B724F3" w:rsidP="0037320A">
      <w:pPr>
        <w:pStyle w:val="A"/>
      </w:pPr>
      <w:r w:rsidRPr="00CA33DC">
        <w:t>B.</w:t>
      </w:r>
      <w:r w:rsidRPr="00CA33DC">
        <w:tab/>
      </w:r>
      <w:r w:rsidR="0037320A" w:rsidRPr="00F316D1">
        <w:t>The following data is required to use the cost approach to value:</w:t>
      </w:r>
    </w:p>
    <w:p w14:paraId="5594727B" w14:textId="77777777" w:rsidR="0037320A" w:rsidRPr="00F316D1" w:rsidRDefault="0037320A" w:rsidP="0037320A">
      <w:pPr>
        <w:pStyle w:val="1"/>
      </w:pPr>
      <w:r w:rsidRPr="00F316D1">
        <w:t>1.</w:t>
      </w:r>
      <w:r w:rsidRPr="00F316D1">
        <w:tab/>
        <w:t>total acquisition costs of equipment (including freight, installation, taxes and fees, as well as, date of purchase) indexed to adjust the cost for the effects of inflation;</w:t>
      </w:r>
    </w:p>
    <w:p w14:paraId="3AF8C209" w14:textId="77777777" w:rsidR="0037320A" w:rsidRPr="00F316D1" w:rsidRDefault="0037320A" w:rsidP="0037320A">
      <w:pPr>
        <w:pStyle w:val="i0"/>
      </w:pPr>
      <w:r>
        <w:tab/>
      </w:r>
      <w:r w:rsidRPr="00F316D1">
        <w:t>i</w:t>
      </w:r>
      <w:r w:rsidRPr="00F316D1">
        <w:tab/>
        <w:t>acquisition costs can alternatively be determined using market data and/or through a study of current market conditions when actual costs are not available;</w:t>
      </w:r>
    </w:p>
    <w:p w14:paraId="74389594" w14:textId="77777777" w:rsidR="0037320A" w:rsidRPr="00F316D1" w:rsidRDefault="0037320A" w:rsidP="0037320A">
      <w:pPr>
        <w:pStyle w:val="1"/>
      </w:pPr>
      <w:r w:rsidRPr="00F316D1">
        <w:t>2.</w:t>
      </w:r>
      <w:r w:rsidRPr="00F316D1">
        <w:tab/>
        <w:t>the average expected economic life of the equipment;</w:t>
      </w:r>
    </w:p>
    <w:p w14:paraId="39CF4574" w14:textId="77777777" w:rsidR="0037320A" w:rsidRPr="00F316D1" w:rsidRDefault="0037320A" w:rsidP="0037320A">
      <w:pPr>
        <w:pStyle w:val="1"/>
      </w:pPr>
      <w:r w:rsidRPr="00F316D1">
        <w:t>3.</w:t>
      </w:r>
      <w:r w:rsidRPr="00F316D1">
        <w:tab/>
        <w:t xml:space="preserve">a typical depreciation schedule for the equipment; and </w:t>
      </w:r>
    </w:p>
    <w:p w14:paraId="5FA84230" w14:textId="77777777" w:rsidR="00B724F3" w:rsidRPr="00CA33DC" w:rsidRDefault="0037320A" w:rsidP="0037320A">
      <w:pPr>
        <w:pStyle w:val="A"/>
      </w:pPr>
      <w:r w:rsidRPr="00F316D1">
        <w:t>4.</w:t>
      </w:r>
      <w:r w:rsidRPr="00F316D1">
        <w:tab/>
        <w:t>information to determine external (economic) and/or functional obsolescence, if any.</w:t>
      </w:r>
    </w:p>
    <w:p w14:paraId="55001D7A" w14:textId="77777777" w:rsidR="00B724F3" w:rsidRPr="00CA33DC" w:rsidRDefault="00B724F3" w:rsidP="00B724F3">
      <w:pPr>
        <w:pStyle w:val="A"/>
      </w:pPr>
      <w:r w:rsidRPr="00CA33DC">
        <w:t>C.</w:t>
      </w:r>
      <w:r w:rsidRPr="00CA33DC">
        <w:tab/>
        <w:t>The assessor should obtain from the taxpayer the acquisition cost of the equipment, the actual age of the equipment, and any information that may reflect on the average economic life and fair market value of the equipment.</w:t>
      </w:r>
      <w:r>
        <w:t xml:space="preserve"> </w:t>
      </w:r>
      <w:r w:rsidRPr="00CA33DC">
        <w:t>These regulations, as adopted by the Louisiana Tax Commission, contain guidelines for average economic life, typical depreciation schedules and cost indices.</w:t>
      </w:r>
    </w:p>
    <w:p w14:paraId="0077BCB2" w14:textId="77777777" w:rsidR="001C0ACF" w:rsidRPr="007B2525" w:rsidRDefault="001C0ACF" w:rsidP="001C0ACF">
      <w:pPr>
        <w:pStyle w:val="A"/>
      </w:pPr>
      <w:r w:rsidRPr="007B2525">
        <w:t>D.</w:t>
      </w:r>
      <w:r w:rsidRPr="007B2525">
        <w:tab/>
      </w:r>
      <w:r w:rsidR="00E77FAD">
        <w:t>The procedure for establishing the fair market value of business and industrial personal property with the cost approach to value (excluding oil and gas properties, drilling rigs, wells related to permanent sequestration of captured carbon, inventories and leased equipment), includes these steps:</w:t>
      </w:r>
    </w:p>
    <w:p w14:paraId="0C8EB74F" w14:textId="77777777" w:rsidR="001C0ACF" w:rsidRPr="007B2525" w:rsidRDefault="001C0ACF" w:rsidP="001C0ACF">
      <w:pPr>
        <w:pStyle w:val="1"/>
      </w:pPr>
      <w:r w:rsidRPr="007B2525">
        <w:lastRenderedPageBreak/>
        <w:t>1.</w:t>
      </w:r>
      <w:r w:rsidRPr="007B2525">
        <w:tab/>
        <w:t>classify the personal property according to the classifications listed in Table 2503.A, or a different economic life supported by reliable evidence;</w:t>
      </w:r>
    </w:p>
    <w:p w14:paraId="5A1AFF7B" w14:textId="77777777" w:rsidR="001C0ACF" w:rsidRPr="007B2525" w:rsidRDefault="001C0ACF" w:rsidP="001C0ACF">
      <w:pPr>
        <w:pStyle w:val="1"/>
      </w:pPr>
      <w:r w:rsidRPr="007B2525">
        <w:t>2.</w:t>
      </w:r>
      <w:r w:rsidRPr="007B2525">
        <w:tab/>
        <w:t>the classification table will refer the assessor to the correct composite multiplier column in Table 2503.D. The composite multiplier is a composite of the cost index and the percent good, which shall be updated annually by the LTC in order to comply with uniform assessment of personal property in this chapter;</w:t>
      </w:r>
    </w:p>
    <w:p w14:paraId="58C7F659" w14:textId="77777777" w:rsidR="001C0ACF" w:rsidRPr="007B2525" w:rsidRDefault="001C0ACF" w:rsidP="001C0ACF">
      <w:pPr>
        <w:pStyle w:val="1"/>
      </w:pPr>
      <w:r w:rsidRPr="007B2525">
        <w:t>3.</w:t>
      </w:r>
      <w:r w:rsidRPr="007B2525">
        <w:tab/>
        <w:t>select the correct composite multiplier from this table, based on the actual age of the equipment. For example, the age 1 composite multiplier applies to personal property purchased the year prior to the year it is being assessed (two years back for Orleans) and so on for the other ages;</w:t>
      </w:r>
    </w:p>
    <w:p w14:paraId="0A42A2A1" w14:textId="77777777" w:rsidR="001C0ACF" w:rsidRPr="007B2525" w:rsidRDefault="001C0ACF" w:rsidP="001C0ACF">
      <w:pPr>
        <w:pStyle w:val="1"/>
      </w:pPr>
      <w:r w:rsidRPr="007B2525">
        <w:t>4.</w:t>
      </w:r>
      <w:r w:rsidRPr="007B2525">
        <w:tab/>
        <w:t>multiply the composite multiplier times the acquisition cost by year of the equipment. The result is the reproduction cost new less physical depreciation (RCNLPD) of the equipment;</w:t>
      </w:r>
    </w:p>
    <w:p w14:paraId="3965BC5A" w14:textId="77777777" w:rsidR="001C0ACF" w:rsidRPr="007B2525" w:rsidRDefault="001C0ACF" w:rsidP="001C0ACF">
      <w:pPr>
        <w:pStyle w:val="1"/>
      </w:pPr>
      <w:r w:rsidRPr="007B2525">
        <w:t>5.</w:t>
      </w:r>
      <w:r w:rsidRPr="007B2525">
        <w:tab/>
        <w:t>in the year in which the personal property has reached its minimum percent good, the applicable composite multiplier in use at that time is “frozen”. For the assessment years that follow, the RCNLD value does not change until the personal property is permanently taken out of service. An exception to this rule applies when the property has been reconditioned to extend its remaining economic life.</w:t>
      </w:r>
    </w:p>
    <w:p w14:paraId="0EF79593" w14:textId="77777777" w:rsidR="001C0ACF" w:rsidRPr="007B2525" w:rsidRDefault="001C0ACF" w:rsidP="001C0ACF">
      <w:pPr>
        <w:pStyle w:val="1"/>
      </w:pPr>
      <w:r w:rsidRPr="007B2525">
        <w:t>6.</w:t>
      </w:r>
      <w:r w:rsidRPr="007B2525">
        <w:tab/>
        <w:t>determine the amount of other forms of depreciation, when present:</w:t>
      </w:r>
    </w:p>
    <w:p w14:paraId="4B31E9D0" w14:textId="77777777" w:rsidR="001C0ACF" w:rsidRPr="007B2525" w:rsidRDefault="001C0ACF" w:rsidP="001C0ACF">
      <w:pPr>
        <w:pStyle w:val="a0"/>
      </w:pPr>
      <w:r w:rsidRPr="007B2525">
        <w:t>a.</w:t>
      </w:r>
      <w:r w:rsidRPr="007B2525">
        <w:tab/>
        <w:t>functional obsolescence as defined in §301;</w:t>
      </w:r>
    </w:p>
    <w:p w14:paraId="54E3C05B" w14:textId="77777777" w:rsidR="001C0ACF" w:rsidRPr="007B2525" w:rsidRDefault="001C0ACF" w:rsidP="001C0ACF">
      <w:pPr>
        <w:pStyle w:val="a0"/>
      </w:pPr>
      <w:r w:rsidRPr="007B2525">
        <w:t>b.</w:t>
      </w:r>
      <w:r w:rsidRPr="007B2525">
        <w:tab/>
        <w:t>onomic (external) obsolescence as defined in §301;</w:t>
      </w:r>
    </w:p>
    <w:p w14:paraId="40573D33" w14:textId="77777777" w:rsidR="001C0ACF" w:rsidRPr="007B2525" w:rsidRDefault="001C0ACF" w:rsidP="001C0ACF">
      <w:pPr>
        <w:pStyle w:val="1"/>
      </w:pPr>
      <w:r w:rsidRPr="007B2525">
        <w:t>7.</w:t>
      </w:r>
      <w:r w:rsidRPr="007B2525">
        <w:tab/>
        <w:t>deduct functional and/or economic (external) obsolescence from RCNLPD. The result is the fair market value of the equipment.</w:t>
      </w:r>
    </w:p>
    <w:p w14:paraId="6DD394B5" w14:textId="77777777" w:rsidR="00E77FAD" w:rsidRDefault="001C0ACF" w:rsidP="00E77FAD">
      <w:pPr>
        <w:pStyle w:val="A"/>
      </w:pPr>
      <w:r w:rsidRPr="007B2525">
        <w:t>E.</w:t>
      </w:r>
      <w:r w:rsidRPr="007B2525">
        <w:tab/>
      </w:r>
      <w:r w:rsidR="00E77FAD">
        <w:t>Wells related to permanent sequestration of captured carbon are to be valued as the value per foot indicated in Table 2503.E times depth of the well.</w:t>
      </w:r>
    </w:p>
    <w:p w14:paraId="68FCD305" w14:textId="77777777" w:rsidR="001C0ACF" w:rsidRPr="007B2525" w:rsidRDefault="00E77FAD" w:rsidP="00E77FAD">
      <w:pPr>
        <w:pStyle w:val="A"/>
      </w:pPr>
      <w:r>
        <w:t>F.</w:t>
      </w:r>
      <w:r>
        <w:tab/>
        <w:t>Nothing in this Section prohibits a taxpayer/property owner from arguing and submitting evidence that the tables contained in this Chapter fail to achieve fair market value in a particular appeal. A taxpayer/property owner has the burden to prove that a deviation from the tables contained in this Chapter is necessary to achieve fair market value</w:t>
      </w:r>
      <w:r w:rsidR="001C0ACF" w:rsidRPr="007B2525">
        <w:t>.</w:t>
      </w:r>
    </w:p>
    <w:p w14:paraId="46385CFA" w14:textId="77777777" w:rsidR="00776FA9" w:rsidRPr="0063022D" w:rsidRDefault="00776FA9" w:rsidP="00776FA9">
      <w:pPr>
        <w:pStyle w:val="AuthorityNote"/>
      </w:pPr>
      <w:r w:rsidRPr="0063022D">
        <w:t>AUTHORITY NOTE:</w:t>
      </w:r>
      <w:r>
        <w:tab/>
      </w:r>
      <w:r w:rsidRPr="0063022D">
        <w:t>Promulgated in accordance with R.S. 47:2323.</w:t>
      </w:r>
    </w:p>
    <w:p w14:paraId="7B53CDD1" w14:textId="77777777" w:rsidR="00776FA9" w:rsidRPr="0063022D" w:rsidRDefault="00776FA9" w:rsidP="00393393">
      <w:pPr>
        <w:pStyle w:val="HistoricalNote"/>
        <w:spacing w:after="120"/>
      </w:pPr>
      <w:r w:rsidRPr="0063022D">
        <w:t>HISTORICAL NOTE:</w:t>
      </w:r>
      <w:r>
        <w:tab/>
      </w:r>
      <w:r w:rsidRPr="0063022D">
        <w:t>Promulgated by the Department of Revenue and Taxation, Tax Commission, LR 8:102 (February 1982), amended LR 10:943 (November 1984), LR 12:36 (January 1986), LR 15:1097 (December 1989), LR 16:1063 (December 1990), LR 17:1213 (December 1991), LR 19:212 (February 1993), amended by the Department of Revenue, Tax Commission, LR 31:719 (March 2005), LR 33:</w:t>
      </w:r>
      <w:r w:rsidR="00B724F3">
        <w:t>495 (Marc</w:t>
      </w:r>
      <w:r w:rsidR="00BB52EE">
        <w:t>h 2007), LR 34:685 (Apri</w:t>
      </w:r>
      <w:r w:rsidR="008B1EF1">
        <w:t xml:space="preserve">l 2008), LR 35:500 (March 2009), </w:t>
      </w:r>
      <w:r w:rsidR="008B1EF1" w:rsidRPr="004943A3">
        <w:t xml:space="preserve">amended by the </w:t>
      </w:r>
      <w:r w:rsidR="008B1EF1">
        <w:t xml:space="preserve">Office of the Governor, </w:t>
      </w:r>
      <w:r w:rsidR="008B1EF1" w:rsidRPr="004943A3">
        <w:t>Division of Administration, Tax Commission,</w:t>
      </w:r>
      <w:r w:rsidR="008B1EF1">
        <w:t>LR 42:749 (May 2016)</w:t>
      </w:r>
      <w:r w:rsidR="0037320A" w:rsidRPr="00F316D1">
        <w:t>, LR 47:</w:t>
      </w:r>
      <w:r w:rsidR="0037320A">
        <w:t>469 (April 2021</w:t>
      </w:r>
      <w:r w:rsidR="001C0ACF">
        <w:t>), LR 48:1527 (June 2022</w:t>
      </w:r>
      <w:r w:rsidR="00E77FAD">
        <w:t>), LR 49:1061 (June 2023), LR 51:394 (March 2025).</w:t>
      </w:r>
    </w:p>
    <w:p w14:paraId="590BB373" w14:textId="77777777" w:rsidR="00D442B2" w:rsidRPr="004943A3" w:rsidRDefault="00D442B2" w:rsidP="00D442B2">
      <w:pPr>
        <w:pStyle w:val="Section"/>
      </w:pPr>
      <w:bookmarkStart w:id="2274" w:name="_Toc233690270"/>
      <w:bookmarkStart w:id="2275" w:name="_Toc234030854"/>
      <w:bookmarkStart w:id="2276" w:name="_Toc243721480"/>
      <w:bookmarkStart w:id="2277" w:name="_Toc259619728"/>
      <w:bookmarkStart w:id="2278" w:name="_Toc262718814"/>
      <w:bookmarkStart w:id="2279" w:name="_Toc275165587"/>
      <w:bookmarkStart w:id="2280" w:name="_Toc238197906"/>
      <w:r w:rsidRPr="004943A3">
        <w:t>§2503.</w:t>
      </w:r>
      <w:r w:rsidRPr="004943A3">
        <w:tab/>
        <w:t>Tables Ascertaining Economic Lives, Percent Good and Composite Multipliers of Business and Industrial Personal Property</w:t>
      </w:r>
      <w:bookmarkEnd w:id="2274"/>
      <w:bookmarkEnd w:id="2275"/>
      <w:bookmarkEnd w:id="2276"/>
      <w:bookmarkEnd w:id="2277"/>
      <w:bookmarkEnd w:id="2278"/>
      <w:bookmarkEnd w:id="2279"/>
      <w:bookmarkEnd w:id="2280"/>
    </w:p>
    <w:p w14:paraId="30F02B9A" w14:textId="77777777" w:rsidR="00D442B2" w:rsidRDefault="00D442B2" w:rsidP="00D442B2">
      <w:pPr>
        <w:pStyle w:val="A"/>
      </w:pPr>
      <w:r w:rsidRPr="004943A3">
        <w:t>A.</w:t>
      </w:r>
      <w:r w:rsidRPr="004943A3">
        <w:tab/>
        <w:t>Suggested Guideline For Ascertaining Economic Lives of Business and Industrial Personal Property. The following alphabetical list includes most of the principal activities and types of machinery and equipment used in business throughout this state. The years shown represent an estimate of the average economic life of the equipment as experienced by the particular business or industry. The actual economic life of the assets of the business under appraisal may be more or less than the guidelines shown. The assessor must use his best judgment in consultation with the property owner in establishing the economic life of the property under appraisal.</w:t>
      </w:r>
    </w:p>
    <w:p w14:paraId="08C59135" w14:textId="77777777" w:rsidR="00EE715B" w:rsidRDefault="00F94496" w:rsidP="00EE715B">
      <w:pPr>
        <w:pStyle w:val="1"/>
      </w:pPr>
      <w:r>
        <w:t>1.</w:t>
      </w:r>
      <w:r>
        <w:tab/>
      </w:r>
      <w:r w:rsidR="00EE715B" w:rsidRPr="002D02CC">
        <w:t>Suggested Guidelines for Ascertaining Economic Lives of Business and Industrial Personal Property</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120" w:type="dxa"/>
          <w:right w:w="120" w:type="dxa"/>
        </w:tblCellMar>
        <w:tblLook w:val="0000" w:firstRow="0" w:lastRow="0" w:firstColumn="0" w:lastColumn="0" w:noHBand="0" w:noVBand="0"/>
      </w:tblPr>
      <w:tblGrid>
        <w:gridCol w:w="3910"/>
        <w:gridCol w:w="1065"/>
      </w:tblGrid>
      <w:tr w:rsidR="00F30068" w:rsidRPr="00F30068" w14:paraId="21F2C0A5" w14:textId="77777777" w:rsidTr="00231760">
        <w:trPr>
          <w:cantSplit/>
          <w:tblHeader/>
          <w:jc w:val="center"/>
        </w:trPr>
        <w:tc>
          <w:tcPr>
            <w:tcW w:w="3910" w:type="dxa"/>
            <w:tcBorders>
              <w:top w:val="double" w:sz="6" w:space="0" w:color="000000"/>
              <w:bottom w:val="single" w:sz="6" w:space="0" w:color="000000"/>
            </w:tcBorders>
            <w:shd w:val="clear" w:color="000000" w:fill="BFBFBF"/>
            <w:vAlign w:val="bottom"/>
          </w:tcPr>
          <w:p w14:paraId="1E606510" w14:textId="77777777" w:rsidR="00F30068" w:rsidRPr="00F30068" w:rsidRDefault="00F30068" w:rsidP="00F30068">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F30068">
              <w:rPr>
                <w:b/>
                <w:kern w:val="2"/>
                <w:sz w:val="16"/>
              </w:rPr>
              <w:t>Table 2503.A</w:t>
            </w:r>
          </w:p>
          <w:p w14:paraId="7311E33D" w14:textId="77777777" w:rsidR="00F30068" w:rsidRPr="00F30068" w:rsidRDefault="00F30068" w:rsidP="00F30068">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F30068">
              <w:rPr>
                <w:b/>
                <w:kern w:val="2"/>
                <w:sz w:val="16"/>
              </w:rPr>
              <w:t>Business Activity/Type of Equipment</w:t>
            </w:r>
          </w:p>
        </w:tc>
        <w:tc>
          <w:tcPr>
            <w:tcW w:w="1065" w:type="dxa"/>
            <w:tcBorders>
              <w:top w:val="double" w:sz="6" w:space="0" w:color="000000"/>
              <w:bottom w:val="single" w:sz="6" w:space="0" w:color="000000"/>
            </w:tcBorders>
            <w:shd w:val="clear" w:color="000000" w:fill="BFBFBF"/>
            <w:vAlign w:val="bottom"/>
          </w:tcPr>
          <w:p w14:paraId="10477F7E" w14:textId="77777777" w:rsidR="00F30068" w:rsidRPr="00F30068" w:rsidRDefault="00F30068" w:rsidP="00F30068">
            <w:pPr>
              <w:keepNext/>
              <w:tabs>
                <w:tab w:val="left" w:pos="180"/>
                <w:tab w:val="left" w:pos="360"/>
                <w:tab w:val="left" w:pos="54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35"/>
              <w:jc w:val="center"/>
              <w:rPr>
                <w:b/>
                <w:kern w:val="2"/>
                <w:sz w:val="16"/>
              </w:rPr>
            </w:pPr>
            <w:r w:rsidRPr="00F30068">
              <w:rPr>
                <w:b/>
                <w:kern w:val="2"/>
                <w:sz w:val="16"/>
              </w:rPr>
              <w:t>Average Economic</w:t>
            </w:r>
            <w:r w:rsidRPr="00F30068">
              <w:rPr>
                <w:b/>
                <w:kern w:val="2"/>
                <w:sz w:val="16"/>
              </w:rPr>
              <w:br/>
              <w:t>Life in Years</w:t>
            </w:r>
          </w:p>
        </w:tc>
      </w:tr>
      <w:tr w:rsidR="00F30068" w:rsidRPr="00F30068" w14:paraId="20E337AB" w14:textId="77777777" w:rsidTr="00231760">
        <w:trPr>
          <w:cantSplit/>
          <w:jc w:val="center"/>
        </w:trPr>
        <w:tc>
          <w:tcPr>
            <w:tcW w:w="3910" w:type="dxa"/>
            <w:tcBorders>
              <w:top w:val="single" w:sz="6" w:space="0" w:color="000000"/>
            </w:tcBorders>
          </w:tcPr>
          <w:p w14:paraId="78D5326F" w14:textId="77777777" w:rsidR="00F30068" w:rsidRPr="00F30068" w:rsidRDefault="00F30068" w:rsidP="00F30068">
            <w:pPr>
              <w:keepNext/>
              <w:tabs>
                <w:tab w:val="left" w:pos="1440"/>
              </w:tabs>
              <w:autoSpaceDE w:val="0"/>
              <w:autoSpaceDN w:val="0"/>
              <w:adjustRightInd w:val="0"/>
              <w:rPr>
                <w:color w:val="000000"/>
                <w:sz w:val="16"/>
                <w:szCs w:val="18"/>
                <w:lang w:eastAsia="x-none"/>
              </w:rPr>
            </w:pPr>
            <w:r w:rsidRPr="00F30068">
              <w:rPr>
                <w:color w:val="000000"/>
                <w:sz w:val="16"/>
                <w:szCs w:val="18"/>
                <w:lang w:eastAsia="x-none"/>
              </w:rPr>
              <w:t>Agricultural Machinery and Equipment</w:t>
            </w:r>
          </w:p>
          <w:p w14:paraId="25FCCAE1" w14:textId="77777777" w:rsidR="00F30068" w:rsidRPr="00F30068" w:rsidRDefault="00F30068" w:rsidP="00F30068">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firstLine="100"/>
              <w:rPr>
                <w:kern w:val="2"/>
                <w:sz w:val="16"/>
              </w:rPr>
            </w:pPr>
            <w:r w:rsidRPr="00F30068">
              <w:rPr>
                <w:color w:val="000000"/>
                <w:sz w:val="16"/>
              </w:rPr>
              <w:t>Feed Mill Equipment (Production Line)</w:t>
            </w:r>
          </w:p>
        </w:tc>
        <w:tc>
          <w:tcPr>
            <w:tcW w:w="1065" w:type="dxa"/>
            <w:tcBorders>
              <w:top w:val="single" w:sz="6" w:space="0" w:color="000000"/>
            </w:tcBorders>
            <w:vAlign w:val="bottom"/>
          </w:tcPr>
          <w:p w14:paraId="6DFFEBA2" w14:textId="77777777" w:rsidR="00F30068" w:rsidRPr="00F30068" w:rsidRDefault="00F30068" w:rsidP="00F30068">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p w14:paraId="0DFF9426" w14:textId="77777777" w:rsidR="00F30068" w:rsidRPr="00F30068" w:rsidRDefault="00F30068" w:rsidP="00F30068">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527170F0" w14:textId="77777777" w:rsidTr="00231760">
        <w:trPr>
          <w:cantSplit/>
          <w:jc w:val="center"/>
        </w:trPr>
        <w:tc>
          <w:tcPr>
            <w:tcW w:w="3910" w:type="dxa"/>
          </w:tcPr>
          <w:p w14:paraId="47DB67FF" w14:textId="77777777" w:rsidR="00F30068" w:rsidRPr="00F30068" w:rsidRDefault="00F30068" w:rsidP="00F30068">
            <w:pPr>
              <w:rPr>
                <w:sz w:val="16"/>
                <w:szCs w:val="16"/>
              </w:rPr>
            </w:pPr>
            <w:r w:rsidRPr="00F30068">
              <w:rPr>
                <w:sz w:val="16"/>
                <w:szCs w:val="16"/>
              </w:rPr>
              <w:t>Air Conditioning and Heat Repair</w:t>
            </w:r>
          </w:p>
        </w:tc>
        <w:tc>
          <w:tcPr>
            <w:tcW w:w="1065" w:type="dxa"/>
          </w:tcPr>
          <w:p w14:paraId="4731896A" w14:textId="77777777" w:rsidR="00F30068" w:rsidRPr="00F30068" w:rsidRDefault="00F30068" w:rsidP="00F30068">
            <w:pPr>
              <w:jc w:val="center"/>
              <w:rPr>
                <w:sz w:val="16"/>
                <w:szCs w:val="16"/>
              </w:rPr>
            </w:pPr>
            <w:r w:rsidRPr="00F30068">
              <w:rPr>
                <w:sz w:val="16"/>
                <w:szCs w:val="16"/>
              </w:rPr>
              <w:t>10</w:t>
            </w:r>
          </w:p>
        </w:tc>
      </w:tr>
      <w:tr w:rsidR="00F30068" w:rsidRPr="00F30068" w14:paraId="1584ADEF" w14:textId="77777777" w:rsidTr="00231760">
        <w:trPr>
          <w:cantSplit/>
          <w:jc w:val="center"/>
        </w:trPr>
        <w:tc>
          <w:tcPr>
            <w:tcW w:w="3910" w:type="dxa"/>
          </w:tcPr>
          <w:p w14:paraId="65068153" w14:textId="77777777" w:rsidR="00F30068" w:rsidRPr="00F30068" w:rsidRDefault="00F30068" w:rsidP="00F30068">
            <w:pPr>
              <w:rPr>
                <w:sz w:val="16"/>
                <w:szCs w:val="16"/>
              </w:rPr>
            </w:pPr>
            <w:r w:rsidRPr="00F30068">
              <w:rPr>
                <w:sz w:val="16"/>
                <w:szCs w:val="16"/>
              </w:rPr>
              <w:t>Air Conditioning Single Room Unit</w:t>
            </w:r>
          </w:p>
        </w:tc>
        <w:tc>
          <w:tcPr>
            <w:tcW w:w="1065" w:type="dxa"/>
          </w:tcPr>
          <w:p w14:paraId="459C3AB3" w14:textId="77777777" w:rsidR="00F30068" w:rsidRPr="00F30068" w:rsidRDefault="00F30068" w:rsidP="00F30068">
            <w:pPr>
              <w:jc w:val="center"/>
              <w:rPr>
                <w:sz w:val="16"/>
                <w:szCs w:val="16"/>
              </w:rPr>
            </w:pPr>
            <w:r w:rsidRPr="00F30068">
              <w:rPr>
                <w:sz w:val="16"/>
                <w:szCs w:val="16"/>
              </w:rPr>
              <w:t>8</w:t>
            </w:r>
          </w:p>
        </w:tc>
      </w:tr>
      <w:tr w:rsidR="00F30068" w:rsidRPr="00F30068" w14:paraId="467D981C" w14:textId="77777777" w:rsidTr="00231760">
        <w:trPr>
          <w:cantSplit/>
          <w:jc w:val="center"/>
        </w:trPr>
        <w:tc>
          <w:tcPr>
            <w:tcW w:w="3910" w:type="dxa"/>
          </w:tcPr>
          <w:p w14:paraId="1E11798D" w14:textId="77777777" w:rsidR="00F30068" w:rsidRPr="00F30068" w:rsidRDefault="00F30068" w:rsidP="00F30068">
            <w:pPr>
              <w:rPr>
                <w:sz w:val="16"/>
                <w:szCs w:val="16"/>
              </w:rPr>
            </w:pPr>
            <w:r w:rsidRPr="00F30068">
              <w:rPr>
                <w:sz w:val="16"/>
                <w:szCs w:val="16"/>
              </w:rPr>
              <w:t>Aircraft Parts Mfg. M and E</w:t>
            </w:r>
          </w:p>
        </w:tc>
        <w:tc>
          <w:tcPr>
            <w:tcW w:w="1065" w:type="dxa"/>
          </w:tcPr>
          <w:p w14:paraId="1F70D3E4" w14:textId="77777777" w:rsidR="00F30068" w:rsidRPr="00F30068" w:rsidRDefault="00F30068" w:rsidP="00F30068">
            <w:pPr>
              <w:jc w:val="center"/>
              <w:rPr>
                <w:sz w:val="16"/>
                <w:szCs w:val="16"/>
              </w:rPr>
            </w:pPr>
            <w:r w:rsidRPr="00F30068">
              <w:rPr>
                <w:sz w:val="16"/>
                <w:szCs w:val="16"/>
              </w:rPr>
              <w:t>12</w:t>
            </w:r>
          </w:p>
        </w:tc>
      </w:tr>
      <w:tr w:rsidR="00F30068" w:rsidRPr="00F30068" w14:paraId="09E26906" w14:textId="77777777" w:rsidTr="00231760">
        <w:trPr>
          <w:cantSplit/>
          <w:jc w:val="center"/>
        </w:trPr>
        <w:tc>
          <w:tcPr>
            <w:tcW w:w="3910" w:type="dxa"/>
          </w:tcPr>
          <w:p w14:paraId="5B41528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color w:val="000000"/>
                <w:sz w:val="16"/>
              </w:rPr>
            </w:pPr>
            <w:r w:rsidRPr="00F30068">
              <w:rPr>
                <w:color w:val="000000"/>
                <w:sz w:val="16"/>
              </w:rPr>
              <w:t>All Terrain Vehicles</w:t>
            </w:r>
          </w:p>
        </w:tc>
        <w:tc>
          <w:tcPr>
            <w:tcW w:w="1065" w:type="dxa"/>
          </w:tcPr>
          <w:p w14:paraId="74089FA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color w:val="000000"/>
                <w:sz w:val="16"/>
              </w:rPr>
            </w:pPr>
            <w:r w:rsidRPr="00F30068">
              <w:rPr>
                <w:color w:val="000000"/>
                <w:sz w:val="16"/>
              </w:rPr>
              <w:t>10</w:t>
            </w:r>
          </w:p>
        </w:tc>
      </w:tr>
      <w:tr w:rsidR="00F30068" w:rsidRPr="00F30068" w14:paraId="0F893D87" w14:textId="77777777" w:rsidTr="00231760">
        <w:trPr>
          <w:cantSplit/>
          <w:jc w:val="center"/>
        </w:trPr>
        <w:tc>
          <w:tcPr>
            <w:tcW w:w="3910" w:type="dxa"/>
          </w:tcPr>
          <w:p w14:paraId="4DE3AF1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Aluminum Industry M and E</w:t>
            </w:r>
          </w:p>
        </w:tc>
        <w:tc>
          <w:tcPr>
            <w:tcW w:w="1065" w:type="dxa"/>
          </w:tcPr>
          <w:p w14:paraId="32C01F9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24507A00" w14:textId="77777777" w:rsidTr="00231760">
        <w:trPr>
          <w:cantSplit/>
          <w:jc w:val="center"/>
        </w:trPr>
        <w:tc>
          <w:tcPr>
            <w:tcW w:w="3910" w:type="dxa"/>
          </w:tcPr>
          <w:p w14:paraId="1F0A0AB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Amusement Devices (Music, Pinball Mach., etc.)</w:t>
            </w:r>
          </w:p>
        </w:tc>
        <w:tc>
          <w:tcPr>
            <w:tcW w:w="1065" w:type="dxa"/>
          </w:tcPr>
          <w:p w14:paraId="5F49911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6810B621" w14:textId="77777777" w:rsidTr="00231760">
        <w:trPr>
          <w:cantSplit/>
          <w:jc w:val="center"/>
        </w:trPr>
        <w:tc>
          <w:tcPr>
            <w:tcW w:w="3910" w:type="dxa"/>
          </w:tcPr>
          <w:p w14:paraId="3E65068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VCR and DVD Players</w:t>
            </w:r>
          </w:p>
        </w:tc>
        <w:tc>
          <w:tcPr>
            <w:tcW w:w="1065" w:type="dxa"/>
          </w:tcPr>
          <w:p w14:paraId="44B8292E" w14:textId="77777777" w:rsidR="00F30068" w:rsidRPr="00F30068" w:rsidRDefault="00F30068" w:rsidP="00F30068">
            <w:pPr>
              <w:jc w:val="center"/>
              <w:rPr>
                <w:sz w:val="16"/>
                <w:szCs w:val="16"/>
              </w:rPr>
            </w:pPr>
            <w:r w:rsidRPr="00F30068">
              <w:rPr>
                <w:sz w:val="16"/>
                <w:szCs w:val="16"/>
              </w:rPr>
              <w:t>5</w:t>
            </w:r>
          </w:p>
        </w:tc>
      </w:tr>
      <w:tr w:rsidR="00F30068" w:rsidRPr="00F30068" w14:paraId="796B47A3" w14:textId="77777777" w:rsidTr="00231760">
        <w:trPr>
          <w:cantSplit/>
          <w:jc w:val="center"/>
        </w:trPr>
        <w:tc>
          <w:tcPr>
            <w:tcW w:w="3910" w:type="dxa"/>
          </w:tcPr>
          <w:p w14:paraId="642809D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59"/>
              <w:rPr>
                <w:kern w:val="2"/>
                <w:sz w:val="16"/>
              </w:rPr>
            </w:pPr>
            <w:r w:rsidRPr="00F30068">
              <w:rPr>
                <w:kern w:val="2"/>
                <w:sz w:val="16"/>
              </w:rPr>
              <w:t>Video Games</w:t>
            </w:r>
          </w:p>
        </w:tc>
        <w:tc>
          <w:tcPr>
            <w:tcW w:w="1065" w:type="dxa"/>
          </w:tcPr>
          <w:p w14:paraId="6F0DA47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3</w:t>
            </w:r>
          </w:p>
        </w:tc>
      </w:tr>
      <w:tr w:rsidR="00F30068" w:rsidRPr="00F30068" w14:paraId="6AB39730" w14:textId="77777777" w:rsidTr="00231760">
        <w:trPr>
          <w:cantSplit/>
          <w:jc w:val="center"/>
        </w:trPr>
        <w:tc>
          <w:tcPr>
            <w:tcW w:w="3910" w:type="dxa"/>
          </w:tcPr>
          <w:p w14:paraId="23A8335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59"/>
              <w:rPr>
                <w:kern w:val="2"/>
                <w:sz w:val="16"/>
              </w:rPr>
            </w:pPr>
            <w:r w:rsidRPr="00F30068">
              <w:rPr>
                <w:kern w:val="2"/>
                <w:sz w:val="16"/>
              </w:rPr>
              <w:t>Video Poker Gaming Equipment</w:t>
            </w:r>
          </w:p>
        </w:tc>
        <w:tc>
          <w:tcPr>
            <w:tcW w:w="1065" w:type="dxa"/>
          </w:tcPr>
          <w:p w14:paraId="06C5BB6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5</w:t>
            </w:r>
          </w:p>
        </w:tc>
      </w:tr>
      <w:tr w:rsidR="00F30068" w:rsidRPr="00F30068" w14:paraId="38B7D5CC" w14:textId="77777777" w:rsidTr="00231760">
        <w:trPr>
          <w:cantSplit/>
          <w:jc w:val="center"/>
        </w:trPr>
        <w:tc>
          <w:tcPr>
            <w:tcW w:w="3910" w:type="dxa"/>
          </w:tcPr>
          <w:p w14:paraId="06BC09C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firstLine="316"/>
              <w:rPr>
                <w:color w:val="000000"/>
                <w:sz w:val="16"/>
              </w:rPr>
            </w:pPr>
            <w:r w:rsidRPr="00F30068">
              <w:rPr>
                <w:color w:val="000000"/>
                <w:sz w:val="16"/>
              </w:rPr>
              <w:t>Inflatable Air Bouncers</w:t>
            </w:r>
          </w:p>
        </w:tc>
        <w:tc>
          <w:tcPr>
            <w:tcW w:w="1065" w:type="dxa"/>
          </w:tcPr>
          <w:p w14:paraId="76D0862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color w:val="000000"/>
                <w:sz w:val="16"/>
              </w:rPr>
            </w:pPr>
            <w:r w:rsidRPr="00F30068">
              <w:rPr>
                <w:color w:val="000000"/>
                <w:sz w:val="16"/>
              </w:rPr>
              <w:t>5</w:t>
            </w:r>
          </w:p>
        </w:tc>
      </w:tr>
      <w:tr w:rsidR="00F30068" w:rsidRPr="00F30068" w14:paraId="1D4C946E" w14:textId="77777777" w:rsidTr="00231760">
        <w:trPr>
          <w:cantSplit/>
          <w:jc w:val="center"/>
        </w:trPr>
        <w:tc>
          <w:tcPr>
            <w:tcW w:w="3910" w:type="dxa"/>
          </w:tcPr>
          <w:p w14:paraId="7F91B32B" w14:textId="77777777" w:rsidR="00F30068" w:rsidRPr="00F30068" w:rsidRDefault="00F30068" w:rsidP="00F30068">
            <w:pPr>
              <w:rPr>
                <w:sz w:val="16"/>
                <w:szCs w:val="16"/>
              </w:rPr>
            </w:pPr>
            <w:r w:rsidRPr="00F30068">
              <w:rPr>
                <w:sz w:val="16"/>
                <w:szCs w:val="16"/>
              </w:rPr>
              <w:t>Amusement and Theme Parks</w:t>
            </w:r>
          </w:p>
        </w:tc>
        <w:tc>
          <w:tcPr>
            <w:tcW w:w="1065" w:type="dxa"/>
          </w:tcPr>
          <w:p w14:paraId="13938471" w14:textId="77777777" w:rsidR="00F30068" w:rsidRPr="00F30068" w:rsidRDefault="00F30068" w:rsidP="00F30068">
            <w:pPr>
              <w:jc w:val="center"/>
              <w:rPr>
                <w:sz w:val="16"/>
                <w:szCs w:val="16"/>
              </w:rPr>
            </w:pPr>
            <w:r w:rsidRPr="00F30068">
              <w:rPr>
                <w:sz w:val="16"/>
                <w:szCs w:val="16"/>
              </w:rPr>
              <w:t>12</w:t>
            </w:r>
          </w:p>
        </w:tc>
      </w:tr>
      <w:tr w:rsidR="00F30068" w:rsidRPr="00F30068" w14:paraId="5F33F594" w14:textId="77777777" w:rsidTr="00231760">
        <w:trPr>
          <w:cantSplit/>
          <w:jc w:val="center"/>
        </w:trPr>
        <w:tc>
          <w:tcPr>
            <w:tcW w:w="3910" w:type="dxa"/>
          </w:tcPr>
          <w:p w14:paraId="1DE70E57" w14:textId="77777777" w:rsidR="00F30068" w:rsidRPr="00F30068" w:rsidRDefault="00F30068" w:rsidP="00F30068">
            <w:pPr>
              <w:rPr>
                <w:sz w:val="16"/>
                <w:szCs w:val="16"/>
              </w:rPr>
            </w:pPr>
            <w:r w:rsidRPr="00F30068">
              <w:rPr>
                <w:sz w:val="16"/>
                <w:szCs w:val="16"/>
              </w:rPr>
              <w:t>Antenna (ex. Mounted on Towers) for Telephone Cellular and CATV, etc.</w:t>
            </w:r>
          </w:p>
        </w:tc>
        <w:tc>
          <w:tcPr>
            <w:tcW w:w="1065" w:type="dxa"/>
          </w:tcPr>
          <w:p w14:paraId="441DD2EE" w14:textId="77777777" w:rsidR="00F30068" w:rsidRPr="00F30068" w:rsidRDefault="00F30068" w:rsidP="00F30068">
            <w:pPr>
              <w:jc w:val="center"/>
              <w:rPr>
                <w:sz w:val="16"/>
                <w:szCs w:val="16"/>
              </w:rPr>
            </w:pPr>
          </w:p>
          <w:p w14:paraId="4731DE8F" w14:textId="77777777" w:rsidR="00F30068" w:rsidRPr="00F30068" w:rsidRDefault="00F30068" w:rsidP="00F30068">
            <w:pPr>
              <w:jc w:val="center"/>
              <w:rPr>
                <w:sz w:val="16"/>
                <w:szCs w:val="16"/>
              </w:rPr>
            </w:pPr>
            <w:r w:rsidRPr="00F30068">
              <w:rPr>
                <w:sz w:val="16"/>
                <w:szCs w:val="16"/>
              </w:rPr>
              <w:t>8</w:t>
            </w:r>
          </w:p>
        </w:tc>
      </w:tr>
      <w:tr w:rsidR="00F30068" w:rsidRPr="00F30068" w14:paraId="107545A3" w14:textId="77777777" w:rsidTr="00231760">
        <w:trPr>
          <w:cantSplit/>
          <w:jc w:val="center"/>
        </w:trPr>
        <w:tc>
          <w:tcPr>
            <w:tcW w:w="3910" w:type="dxa"/>
          </w:tcPr>
          <w:p w14:paraId="6761229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Apparel Mfg. M and E</w:t>
            </w:r>
          </w:p>
        </w:tc>
        <w:tc>
          <w:tcPr>
            <w:tcW w:w="1065" w:type="dxa"/>
          </w:tcPr>
          <w:p w14:paraId="1479671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2B797130" w14:textId="77777777" w:rsidTr="00231760">
        <w:trPr>
          <w:cantSplit/>
          <w:jc w:val="center"/>
        </w:trPr>
        <w:tc>
          <w:tcPr>
            <w:tcW w:w="3910" w:type="dxa"/>
          </w:tcPr>
          <w:p w14:paraId="7DFD34FC" w14:textId="77777777" w:rsidR="00F30068" w:rsidRPr="00F30068" w:rsidRDefault="00F30068" w:rsidP="00F30068">
            <w:pPr>
              <w:rPr>
                <w:sz w:val="16"/>
                <w:szCs w:val="16"/>
              </w:rPr>
            </w:pPr>
            <w:r w:rsidRPr="00F30068">
              <w:rPr>
                <w:sz w:val="16"/>
                <w:szCs w:val="16"/>
              </w:rPr>
              <w:t>Auto Parts Retail</w:t>
            </w:r>
          </w:p>
        </w:tc>
        <w:tc>
          <w:tcPr>
            <w:tcW w:w="1065" w:type="dxa"/>
          </w:tcPr>
          <w:p w14:paraId="75E69F48" w14:textId="77777777" w:rsidR="00F30068" w:rsidRPr="00F30068" w:rsidRDefault="00F30068" w:rsidP="00F30068">
            <w:pPr>
              <w:jc w:val="center"/>
              <w:rPr>
                <w:sz w:val="16"/>
                <w:szCs w:val="16"/>
              </w:rPr>
            </w:pPr>
            <w:r w:rsidRPr="00F30068">
              <w:rPr>
                <w:sz w:val="16"/>
                <w:szCs w:val="16"/>
              </w:rPr>
              <w:t>10</w:t>
            </w:r>
          </w:p>
        </w:tc>
      </w:tr>
      <w:tr w:rsidR="00F30068" w:rsidRPr="00F30068" w14:paraId="0F017C33" w14:textId="77777777" w:rsidTr="00231760">
        <w:trPr>
          <w:cantSplit/>
          <w:jc w:val="center"/>
        </w:trPr>
        <w:tc>
          <w:tcPr>
            <w:tcW w:w="3910" w:type="dxa"/>
          </w:tcPr>
          <w:p w14:paraId="6CF804CB" w14:textId="77777777" w:rsidR="00F30068" w:rsidRPr="00F30068" w:rsidRDefault="00F30068" w:rsidP="00F30068">
            <w:pPr>
              <w:rPr>
                <w:sz w:val="16"/>
                <w:szCs w:val="16"/>
              </w:rPr>
            </w:pPr>
            <w:r w:rsidRPr="00F30068">
              <w:rPr>
                <w:sz w:val="16"/>
                <w:szCs w:val="16"/>
              </w:rPr>
              <w:t>Auto Quick Service</w:t>
            </w:r>
          </w:p>
        </w:tc>
        <w:tc>
          <w:tcPr>
            <w:tcW w:w="1065" w:type="dxa"/>
          </w:tcPr>
          <w:p w14:paraId="01DCCF18" w14:textId="77777777" w:rsidR="00F30068" w:rsidRPr="00F30068" w:rsidRDefault="00F30068" w:rsidP="00F30068">
            <w:pPr>
              <w:jc w:val="center"/>
              <w:rPr>
                <w:sz w:val="16"/>
                <w:szCs w:val="16"/>
              </w:rPr>
            </w:pPr>
            <w:r w:rsidRPr="00F30068">
              <w:rPr>
                <w:sz w:val="16"/>
                <w:szCs w:val="16"/>
              </w:rPr>
              <w:t>10</w:t>
            </w:r>
          </w:p>
        </w:tc>
      </w:tr>
      <w:tr w:rsidR="00F30068" w:rsidRPr="00F30068" w14:paraId="7A4FB7C3" w14:textId="77777777" w:rsidTr="00231760">
        <w:trPr>
          <w:cantSplit/>
          <w:jc w:val="center"/>
        </w:trPr>
        <w:tc>
          <w:tcPr>
            <w:tcW w:w="3910" w:type="dxa"/>
          </w:tcPr>
          <w:p w14:paraId="47067803" w14:textId="77777777" w:rsidR="00F30068" w:rsidRPr="00F30068" w:rsidRDefault="00F30068" w:rsidP="00F30068">
            <w:pPr>
              <w:rPr>
                <w:sz w:val="16"/>
                <w:szCs w:val="16"/>
              </w:rPr>
            </w:pPr>
            <w:r w:rsidRPr="00F30068">
              <w:rPr>
                <w:sz w:val="16"/>
                <w:szCs w:val="16"/>
              </w:rPr>
              <w:t>Auto Repair M and E</w:t>
            </w:r>
          </w:p>
        </w:tc>
        <w:tc>
          <w:tcPr>
            <w:tcW w:w="1065" w:type="dxa"/>
          </w:tcPr>
          <w:p w14:paraId="5E36E082" w14:textId="77777777" w:rsidR="00F30068" w:rsidRPr="00F30068" w:rsidRDefault="00F30068" w:rsidP="00F30068">
            <w:pPr>
              <w:jc w:val="center"/>
              <w:rPr>
                <w:sz w:val="16"/>
                <w:szCs w:val="16"/>
              </w:rPr>
            </w:pPr>
            <w:r w:rsidRPr="00F30068">
              <w:rPr>
                <w:sz w:val="16"/>
                <w:szCs w:val="16"/>
              </w:rPr>
              <w:t>8</w:t>
            </w:r>
          </w:p>
        </w:tc>
      </w:tr>
      <w:tr w:rsidR="00F30068" w:rsidRPr="00F30068" w14:paraId="7EF513F8" w14:textId="77777777" w:rsidTr="00231760">
        <w:trPr>
          <w:cantSplit/>
          <w:jc w:val="center"/>
        </w:trPr>
        <w:tc>
          <w:tcPr>
            <w:tcW w:w="3910" w:type="dxa"/>
          </w:tcPr>
          <w:p w14:paraId="5F499A3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Diagnostic Equipment (Electronic)</w:t>
            </w:r>
          </w:p>
        </w:tc>
        <w:tc>
          <w:tcPr>
            <w:tcW w:w="1065" w:type="dxa"/>
          </w:tcPr>
          <w:p w14:paraId="25AD2870" w14:textId="77777777" w:rsidR="00F30068" w:rsidRPr="00F30068" w:rsidRDefault="00F30068" w:rsidP="00F30068">
            <w:pPr>
              <w:jc w:val="center"/>
              <w:rPr>
                <w:sz w:val="16"/>
                <w:szCs w:val="16"/>
              </w:rPr>
            </w:pPr>
            <w:r w:rsidRPr="00F30068">
              <w:rPr>
                <w:sz w:val="16"/>
                <w:szCs w:val="16"/>
              </w:rPr>
              <w:t>5</w:t>
            </w:r>
          </w:p>
        </w:tc>
      </w:tr>
      <w:tr w:rsidR="00F30068" w:rsidRPr="00F30068" w14:paraId="5ABE1B13" w14:textId="77777777" w:rsidTr="00231760">
        <w:trPr>
          <w:cantSplit/>
          <w:jc w:val="center"/>
        </w:trPr>
        <w:tc>
          <w:tcPr>
            <w:tcW w:w="3910" w:type="dxa"/>
          </w:tcPr>
          <w:p w14:paraId="1B0C15A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Small Tools</w:t>
            </w:r>
          </w:p>
        </w:tc>
        <w:tc>
          <w:tcPr>
            <w:tcW w:w="1065" w:type="dxa"/>
          </w:tcPr>
          <w:p w14:paraId="39A71ADB" w14:textId="77777777" w:rsidR="00F30068" w:rsidRPr="00F30068" w:rsidRDefault="00F30068" w:rsidP="00F30068">
            <w:pPr>
              <w:jc w:val="center"/>
              <w:rPr>
                <w:sz w:val="16"/>
                <w:szCs w:val="16"/>
              </w:rPr>
            </w:pPr>
            <w:r w:rsidRPr="00F30068">
              <w:rPr>
                <w:sz w:val="16"/>
                <w:szCs w:val="16"/>
              </w:rPr>
              <w:t>5</w:t>
            </w:r>
          </w:p>
        </w:tc>
      </w:tr>
      <w:tr w:rsidR="00F30068" w:rsidRPr="00F30068" w14:paraId="3FAFC84F" w14:textId="77777777" w:rsidTr="00231760">
        <w:trPr>
          <w:cantSplit/>
          <w:jc w:val="center"/>
        </w:trPr>
        <w:tc>
          <w:tcPr>
            <w:tcW w:w="3910" w:type="dxa"/>
          </w:tcPr>
          <w:p w14:paraId="4A2187B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Bakeries</w:t>
            </w:r>
          </w:p>
        </w:tc>
        <w:tc>
          <w:tcPr>
            <w:tcW w:w="1065" w:type="dxa"/>
          </w:tcPr>
          <w:p w14:paraId="03611D5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26C1826C" w14:textId="77777777" w:rsidTr="00231760">
        <w:trPr>
          <w:cantSplit/>
          <w:jc w:val="center"/>
        </w:trPr>
        <w:tc>
          <w:tcPr>
            <w:tcW w:w="3910" w:type="dxa"/>
          </w:tcPr>
          <w:p w14:paraId="55A4448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Industrial (i.e., Holsum, Sunbeam Bread)</w:t>
            </w:r>
          </w:p>
        </w:tc>
        <w:tc>
          <w:tcPr>
            <w:tcW w:w="1065" w:type="dxa"/>
          </w:tcPr>
          <w:p w14:paraId="19E5FA5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0CAB7CBF" w14:textId="77777777" w:rsidTr="00231760">
        <w:trPr>
          <w:cantSplit/>
          <w:jc w:val="center"/>
        </w:trPr>
        <w:tc>
          <w:tcPr>
            <w:tcW w:w="3910" w:type="dxa"/>
          </w:tcPr>
          <w:p w14:paraId="68B5202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Commercial (i.e., Albertson's, Mom and Pop, etc.)</w:t>
            </w:r>
          </w:p>
        </w:tc>
        <w:tc>
          <w:tcPr>
            <w:tcW w:w="1065" w:type="dxa"/>
          </w:tcPr>
          <w:p w14:paraId="079F7DD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0A313732" w14:textId="77777777" w:rsidTr="00231760">
        <w:trPr>
          <w:cantSplit/>
          <w:jc w:val="center"/>
        </w:trPr>
        <w:tc>
          <w:tcPr>
            <w:tcW w:w="3910" w:type="dxa"/>
          </w:tcPr>
          <w:p w14:paraId="29DD647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Bank F nd F</w:t>
            </w:r>
          </w:p>
        </w:tc>
        <w:tc>
          <w:tcPr>
            <w:tcW w:w="1065" w:type="dxa"/>
          </w:tcPr>
          <w:p w14:paraId="2D64AC4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7E22AD95" w14:textId="77777777" w:rsidTr="00231760">
        <w:trPr>
          <w:cantSplit/>
          <w:jc w:val="center"/>
        </w:trPr>
        <w:tc>
          <w:tcPr>
            <w:tcW w:w="3910" w:type="dxa"/>
          </w:tcPr>
          <w:p w14:paraId="1D1F3D2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Bank Safety Deposit Boxes</w:t>
            </w:r>
          </w:p>
        </w:tc>
        <w:tc>
          <w:tcPr>
            <w:tcW w:w="1065" w:type="dxa"/>
          </w:tcPr>
          <w:p w14:paraId="5278C4C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25</w:t>
            </w:r>
          </w:p>
        </w:tc>
      </w:tr>
      <w:tr w:rsidR="00F30068" w:rsidRPr="00F30068" w14:paraId="6B5A383F" w14:textId="77777777" w:rsidTr="00231760">
        <w:trPr>
          <w:cantSplit/>
          <w:jc w:val="center"/>
        </w:trPr>
        <w:tc>
          <w:tcPr>
            <w:tcW w:w="3910" w:type="dxa"/>
          </w:tcPr>
          <w:p w14:paraId="136A276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sz w:val="16"/>
              </w:rPr>
              <w:t>Banks</w:t>
            </w:r>
          </w:p>
        </w:tc>
        <w:tc>
          <w:tcPr>
            <w:tcW w:w="1065" w:type="dxa"/>
          </w:tcPr>
          <w:p w14:paraId="6A76D1C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 xml:space="preserve">  </w:t>
            </w:r>
          </w:p>
        </w:tc>
      </w:tr>
      <w:tr w:rsidR="00F30068" w:rsidRPr="00F30068" w14:paraId="5D2C9308" w14:textId="77777777" w:rsidTr="00231760">
        <w:trPr>
          <w:cantSplit/>
          <w:jc w:val="center"/>
        </w:trPr>
        <w:tc>
          <w:tcPr>
            <w:tcW w:w="3910" w:type="dxa"/>
          </w:tcPr>
          <w:p w14:paraId="7F2CC63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Alarm Systems</w:t>
            </w:r>
          </w:p>
        </w:tc>
        <w:tc>
          <w:tcPr>
            <w:tcW w:w="1065" w:type="dxa"/>
          </w:tcPr>
          <w:p w14:paraId="73BE0E04" w14:textId="77777777" w:rsidR="00F30068" w:rsidRPr="00F30068" w:rsidRDefault="00F30068" w:rsidP="00F30068">
            <w:pPr>
              <w:jc w:val="center"/>
              <w:rPr>
                <w:sz w:val="16"/>
                <w:szCs w:val="16"/>
              </w:rPr>
            </w:pPr>
            <w:r w:rsidRPr="00F30068">
              <w:rPr>
                <w:sz w:val="16"/>
                <w:szCs w:val="16"/>
              </w:rPr>
              <w:t>5</w:t>
            </w:r>
          </w:p>
        </w:tc>
      </w:tr>
      <w:tr w:rsidR="00F30068" w:rsidRPr="00F30068" w14:paraId="3B26A651" w14:textId="77777777" w:rsidTr="00231760">
        <w:trPr>
          <w:cantSplit/>
          <w:jc w:val="center"/>
        </w:trPr>
        <w:tc>
          <w:tcPr>
            <w:tcW w:w="3910" w:type="dxa"/>
          </w:tcPr>
          <w:p w14:paraId="1211832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Automatic Teller Machines (ATM's)</w:t>
            </w:r>
          </w:p>
        </w:tc>
        <w:tc>
          <w:tcPr>
            <w:tcW w:w="1065" w:type="dxa"/>
          </w:tcPr>
          <w:p w14:paraId="44E25D6B" w14:textId="77777777" w:rsidR="00F30068" w:rsidRPr="00F30068" w:rsidRDefault="00F30068" w:rsidP="00F30068">
            <w:pPr>
              <w:tabs>
                <w:tab w:val="left" w:pos="0"/>
                <w:tab w:val="left" w:pos="180"/>
                <w:tab w:val="left" w:pos="360"/>
                <w:tab w:val="left" w:pos="48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55A0378E" w14:textId="77777777" w:rsidTr="00231760">
        <w:trPr>
          <w:cantSplit/>
          <w:jc w:val="center"/>
        </w:trPr>
        <w:tc>
          <w:tcPr>
            <w:tcW w:w="3910" w:type="dxa"/>
          </w:tcPr>
          <w:p w14:paraId="54C7401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Furniture and Fixtures</w:t>
            </w:r>
          </w:p>
        </w:tc>
        <w:tc>
          <w:tcPr>
            <w:tcW w:w="1065" w:type="dxa"/>
          </w:tcPr>
          <w:p w14:paraId="7AF2F4A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7DD5A20B" w14:textId="77777777" w:rsidTr="00231760">
        <w:trPr>
          <w:cantSplit/>
          <w:jc w:val="center"/>
        </w:trPr>
        <w:tc>
          <w:tcPr>
            <w:tcW w:w="3910" w:type="dxa"/>
          </w:tcPr>
          <w:p w14:paraId="7E8025B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Safety Deposit Boxes</w:t>
            </w:r>
          </w:p>
        </w:tc>
        <w:tc>
          <w:tcPr>
            <w:tcW w:w="1065" w:type="dxa"/>
          </w:tcPr>
          <w:p w14:paraId="1533C33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25</w:t>
            </w:r>
          </w:p>
        </w:tc>
      </w:tr>
      <w:tr w:rsidR="00F30068" w:rsidRPr="00F30068" w14:paraId="26131A76" w14:textId="77777777" w:rsidTr="00231760">
        <w:trPr>
          <w:cantSplit/>
          <w:jc w:val="center"/>
        </w:trPr>
        <w:tc>
          <w:tcPr>
            <w:tcW w:w="3910" w:type="dxa"/>
          </w:tcPr>
          <w:p w14:paraId="07B68A9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Vault Doors</w:t>
            </w:r>
          </w:p>
        </w:tc>
        <w:tc>
          <w:tcPr>
            <w:tcW w:w="1065" w:type="dxa"/>
          </w:tcPr>
          <w:p w14:paraId="00F08460" w14:textId="77777777" w:rsidR="00F30068" w:rsidRPr="00F30068" w:rsidRDefault="00F30068" w:rsidP="00F30068">
            <w:pPr>
              <w:jc w:val="center"/>
              <w:rPr>
                <w:sz w:val="16"/>
                <w:szCs w:val="16"/>
              </w:rPr>
            </w:pPr>
            <w:r w:rsidRPr="00F30068">
              <w:rPr>
                <w:sz w:val="16"/>
                <w:szCs w:val="16"/>
              </w:rPr>
              <w:t>25</w:t>
            </w:r>
          </w:p>
        </w:tc>
      </w:tr>
      <w:tr w:rsidR="00F30068" w:rsidRPr="00F30068" w14:paraId="7BA1570F" w14:textId="77777777" w:rsidTr="00231760">
        <w:trPr>
          <w:cantSplit/>
          <w:jc w:val="center"/>
        </w:trPr>
        <w:tc>
          <w:tcPr>
            <w:tcW w:w="3910" w:type="dxa"/>
            <w:tcBorders>
              <w:bottom w:val="single" w:sz="6" w:space="0" w:color="000000"/>
            </w:tcBorders>
          </w:tcPr>
          <w:p w14:paraId="45EAF49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Video Equipment</w:t>
            </w:r>
          </w:p>
        </w:tc>
        <w:tc>
          <w:tcPr>
            <w:tcW w:w="1065" w:type="dxa"/>
            <w:tcBorders>
              <w:bottom w:val="single" w:sz="6" w:space="0" w:color="000000"/>
            </w:tcBorders>
          </w:tcPr>
          <w:p w14:paraId="61B51988" w14:textId="77777777" w:rsidR="00F30068" w:rsidRPr="00F30068" w:rsidRDefault="00F30068" w:rsidP="00F30068">
            <w:pPr>
              <w:jc w:val="center"/>
              <w:rPr>
                <w:sz w:val="16"/>
                <w:szCs w:val="16"/>
              </w:rPr>
            </w:pPr>
            <w:r w:rsidRPr="00F30068">
              <w:rPr>
                <w:sz w:val="16"/>
                <w:szCs w:val="16"/>
              </w:rPr>
              <w:t>5</w:t>
            </w:r>
          </w:p>
        </w:tc>
      </w:tr>
      <w:tr w:rsidR="00F30068" w:rsidRPr="00F30068" w14:paraId="0B15673B" w14:textId="77777777" w:rsidTr="00231760">
        <w:trPr>
          <w:cantSplit/>
          <w:jc w:val="center"/>
        </w:trPr>
        <w:tc>
          <w:tcPr>
            <w:tcW w:w="3910" w:type="dxa"/>
            <w:tcBorders>
              <w:top w:val="single" w:sz="6" w:space="0" w:color="000000"/>
              <w:bottom w:val="single" w:sz="6" w:space="0" w:color="000000"/>
            </w:tcBorders>
          </w:tcPr>
          <w:p w14:paraId="7795E6C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Encoders</w:t>
            </w:r>
          </w:p>
        </w:tc>
        <w:tc>
          <w:tcPr>
            <w:tcW w:w="1065" w:type="dxa"/>
            <w:tcBorders>
              <w:top w:val="single" w:sz="6" w:space="0" w:color="000000"/>
              <w:bottom w:val="single" w:sz="6" w:space="0" w:color="000000"/>
            </w:tcBorders>
          </w:tcPr>
          <w:p w14:paraId="4CC3B57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color w:val="000000"/>
                <w:sz w:val="16"/>
              </w:rPr>
            </w:pPr>
            <w:r w:rsidRPr="00F30068">
              <w:rPr>
                <w:color w:val="000000"/>
                <w:sz w:val="16"/>
              </w:rPr>
              <w:t>10</w:t>
            </w:r>
          </w:p>
        </w:tc>
      </w:tr>
      <w:tr w:rsidR="00F30068" w:rsidRPr="00F30068" w14:paraId="7ECF8406" w14:textId="77777777" w:rsidTr="00231760">
        <w:trPr>
          <w:cantSplit/>
          <w:jc w:val="center"/>
        </w:trPr>
        <w:tc>
          <w:tcPr>
            <w:tcW w:w="3910" w:type="dxa"/>
            <w:tcBorders>
              <w:top w:val="single" w:sz="6" w:space="0" w:color="000000"/>
            </w:tcBorders>
          </w:tcPr>
          <w:p w14:paraId="4F26037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Barber and Beauty Shops</w:t>
            </w:r>
          </w:p>
        </w:tc>
        <w:tc>
          <w:tcPr>
            <w:tcW w:w="1065" w:type="dxa"/>
            <w:tcBorders>
              <w:top w:val="single" w:sz="6" w:space="0" w:color="000000"/>
            </w:tcBorders>
          </w:tcPr>
          <w:p w14:paraId="006005E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03EDCEE5" w14:textId="77777777" w:rsidTr="00231760">
        <w:trPr>
          <w:cantSplit/>
          <w:jc w:val="center"/>
        </w:trPr>
        <w:tc>
          <w:tcPr>
            <w:tcW w:w="3910" w:type="dxa"/>
          </w:tcPr>
          <w:p w14:paraId="7A08C5D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Tanning Beds</w:t>
            </w:r>
          </w:p>
        </w:tc>
        <w:tc>
          <w:tcPr>
            <w:tcW w:w="1065" w:type="dxa"/>
          </w:tcPr>
          <w:p w14:paraId="3D9B252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color w:val="000000"/>
                <w:sz w:val="16"/>
              </w:rPr>
            </w:pPr>
            <w:r w:rsidRPr="00F30068">
              <w:rPr>
                <w:color w:val="000000"/>
                <w:sz w:val="16"/>
              </w:rPr>
              <w:t>10</w:t>
            </w:r>
          </w:p>
        </w:tc>
      </w:tr>
      <w:tr w:rsidR="00F30068" w:rsidRPr="00F30068" w14:paraId="2DA52BC9" w14:textId="77777777" w:rsidTr="00231760">
        <w:trPr>
          <w:cantSplit/>
          <w:jc w:val="center"/>
        </w:trPr>
        <w:tc>
          <w:tcPr>
            <w:tcW w:w="3910" w:type="dxa"/>
          </w:tcPr>
          <w:p w14:paraId="5526ECB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Billboards, Poster Panels and Bulletin Boards</w:t>
            </w:r>
          </w:p>
        </w:tc>
        <w:tc>
          <w:tcPr>
            <w:tcW w:w="1065" w:type="dxa"/>
          </w:tcPr>
          <w:p w14:paraId="515464A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15</w:t>
            </w:r>
          </w:p>
        </w:tc>
      </w:tr>
      <w:tr w:rsidR="00F30068" w:rsidRPr="00F30068" w14:paraId="6E68F5C3" w14:textId="77777777" w:rsidTr="00231760">
        <w:trPr>
          <w:cantSplit/>
          <w:jc w:val="center"/>
        </w:trPr>
        <w:tc>
          <w:tcPr>
            <w:tcW w:w="3910" w:type="dxa"/>
          </w:tcPr>
          <w:p w14:paraId="348D99C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Bleach Mfg. M and E</w:t>
            </w:r>
          </w:p>
        </w:tc>
        <w:tc>
          <w:tcPr>
            <w:tcW w:w="1065" w:type="dxa"/>
          </w:tcPr>
          <w:p w14:paraId="3752613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2B9AB6EF" w14:textId="77777777" w:rsidTr="00231760">
        <w:trPr>
          <w:cantSplit/>
          <w:jc w:val="center"/>
        </w:trPr>
        <w:tc>
          <w:tcPr>
            <w:tcW w:w="3910" w:type="dxa"/>
          </w:tcPr>
          <w:p w14:paraId="4BA9382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 xml:space="preserve">Blueprinting, Photostating, Mimeographing and </w:t>
            </w:r>
          </w:p>
          <w:p w14:paraId="35DCAD0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Lithographing (non-electronic)</w:t>
            </w:r>
          </w:p>
        </w:tc>
        <w:tc>
          <w:tcPr>
            <w:tcW w:w="1065" w:type="dxa"/>
          </w:tcPr>
          <w:p w14:paraId="6DE7A6F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p w14:paraId="6AFDF48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236FACA3" w14:textId="77777777" w:rsidTr="00231760">
        <w:trPr>
          <w:cantSplit/>
          <w:jc w:val="center"/>
        </w:trPr>
        <w:tc>
          <w:tcPr>
            <w:tcW w:w="3910" w:type="dxa"/>
          </w:tcPr>
          <w:p w14:paraId="6968CB3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Boat Molds (fiberglass)</w:t>
            </w:r>
          </w:p>
        </w:tc>
        <w:tc>
          <w:tcPr>
            <w:tcW w:w="1065" w:type="dxa"/>
          </w:tcPr>
          <w:p w14:paraId="7448AF0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0021DF1A" w14:textId="77777777" w:rsidTr="00231760">
        <w:trPr>
          <w:cantSplit/>
          <w:jc w:val="center"/>
        </w:trPr>
        <w:tc>
          <w:tcPr>
            <w:tcW w:w="3910" w:type="dxa"/>
          </w:tcPr>
          <w:p w14:paraId="0E3E9DE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Book Bindery</w:t>
            </w:r>
          </w:p>
        </w:tc>
        <w:tc>
          <w:tcPr>
            <w:tcW w:w="1065" w:type="dxa"/>
          </w:tcPr>
          <w:p w14:paraId="133C01E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00173DC3" w14:textId="77777777" w:rsidTr="00231760">
        <w:trPr>
          <w:cantSplit/>
          <w:jc w:val="center"/>
        </w:trPr>
        <w:tc>
          <w:tcPr>
            <w:tcW w:w="3910" w:type="dxa"/>
          </w:tcPr>
          <w:p w14:paraId="2E78964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Bottling and Soft Drinks Mfg. M and E</w:t>
            </w:r>
          </w:p>
        </w:tc>
        <w:tc>
          <w:tcPr>
            <w:tcW w:w="1065" w:type="dxa"/>
          </w:tcPr>
          <w:p w14:paraId="632AE81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1F343918" w14:textId="77777777" w:rsidTr="00231760">
        <w:trPr>
          <w:cantSplit/>
          <w:jc w:val="center"/>
        </w:trPr>
        <w:tc>
          <w:tcPr>
            <w:tcW w:w="3910" w:type="dxa"/>
          </w:tcPr>
          <w:p w14:paraId="16A90F2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Bowling Lanes</w:t>
            </w:r>
          </w:p>
        </w:tc>
        <w:tc>
          <w:tcPr>
            <w:tcW w:w="1065" w:type="dxa"/>
          </w:tcPr>
          <w:p w14:paraId="6EB7E0B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1AE810EE" w14:textId="77777777" w:rsidTr="00231760">
        <w:trPr>
          <w:cantSplit/>
          <w:jc w:val="center"/>
        </w:trPr>
        <w:tc>
          <w:tcPr>
            <w:tcW w:w="3910" w:type="dxa"/>
          </w:tcPr>
          <w:p w14:paraId="317F1E1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Automatic Pinsetters and Other M and E</w:t>
            </w:r>
          </w:p>
        </w:tc>
        <w:tc>
          <w:tcPr>
            <w:tcW w:w="1065" w:type="dxa"/>
          </w:tcPr>
          <w:p w14:paraId="74B33AE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0F441413" w14:textId="77777777" w:rsidTr="00231760">
        <w:trPr>
          <w:cantSplit/>
          <w:jc w:val="center"/>
        </w:trPr>
        <w:tc>
          <w:tcPr>
            <w:tcW w:w="3910" w:type="dxa"/>
          </w:tcPr>
          <w:p w14:paraId="53DE3FE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Brewing and Distilling M and E</w:t>
            </w:r>
          </w:p>
        </w:tc>
        <w:tc>
          <w:tcPr>
            <w:tcW w:w="1065" w:type="dxa"/>
          </w:tcPr>
          <w:p w14:paraId="104702D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34C775BD" w14:textId="77777777" w:rsidTr="00231760">
        <w:trPr>
          <w:cantSplit/>
          <w:jc w:val="center"/>
        </w:trPr>
        <w:tc>
          <w:tcPr>
            <w:tcW w:w="3910" w:type="dxa"/>
          </w:tcPr>
          <w:p w14:paraId="41C2D1F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lastRenderedPageBreak/>
              <w:t>Butcher Shops</w:t>
            </w:r>
          </w:p>
        </w:tc>
        <w:tc>
          <w:tcPr>
            <w:tcW w:w="1065" w:type="dxa"/>
          </w:tcPr>
          <w:p w14:paraId="69FD483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030F97D8" w14:textId="77777777" w:rsidTr="00231760">
        <w:trPr>
          <w:cantSplit/>
          <w:jc w:val="center"/>
        </w:trPr>
        <w:tc>
          <w:tcPr>
            <w:tcW w:w="3910" w:type="dxa"/>
          </w:tcPr>
          <w:p w14:paraId="62FCA9C0" w14:textId="77777777" w:rsidR="00F30068" w:rsidRPr="00F30068" w:rsidRDefault="00F30068" w:rsidP="00F30068">
            <w:pPr>
              <w:rPr>
                <w:sz w:val="16"/>
                <w:szCs w:val="16"/>
              </w:rPr>
            </w:pPr>
            <w:r w:rsidRPr="00F30068">
              <w:rPr>
                <w:sz w:val="16"/>
                <w:szCs w:val="16"/>
              </w:rPr>
              <w:t>C.A.T.V. Equipment</w:t>
            </w:r>
          </w:p>
        </w:tc>
        <w:tc>
          <w:tcPr>
            <w:tcW w:w="1065" w:type="dxa"/>
          </w:tcPr>
          <w:p w14:paraId="12091FA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59B99A2D" w14:textId="77777777" w:rsidTr="00231760">
        <w:trPr>
          <w:cantSplit/>
          <w:jc w:val="center"/>
        </w:trPr>
        <w:tc>
          <w:tcPr>
            <w:tcW w:w="3910" w:type="dxa"/>
          </w:tcPr>
          <w:p w14:paraId="0840F4F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Headend Active (Equipment and Tower)</w:t>
            </w:r>
          </w:p>
        </w:tc>
        <w:tc>
          <w:tcPr>
            <w:tcW w:w="1065" w:type="dxa"/>
          </w:tcPr>
          <w:p w14:paraId="3F0263C0" w14:textId="77777777" w:rsidR="00F30068" w:rsidRPr="00F30068" w:rsidRDefault="00F30068" w:rsidP="00F30068">
            <w:pPr>
              <w:jc w:val="center"/>
              <w:rPr>
                <w:sz w:val="16"/>
                <w:szCs w:val="16"/>
              </w:rPr>
            </w:pPr>
            <w:r w:rsidRPr="00F30068">
              <w:rPr>
                <w:sz w:val="16"/>
                <w:szCs w:val="16"/>
              </w:rPr>
              <w:t>8</w:t>
            </w:r>
          </w:p>
        </w:tc>
      </w:tr>
      <w:tr w:rsidR="00F30068" w:rsidRPr="00F30068" w14:paraId="6B733C8C" w14:textId="77777777" w:rsidTr="00231760">
        <w:trPr>
          <w:cantSplit/>
          <w:jc w:val="center"/>
        </w:trPr>
        <w:tc>
          <w:tcPr>
            <w:tcW w:w="3910" w:type="dxa"/>
          </w:tcPr>
          <w:p w14:paraId="405C8E4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House Drops and Converters</w:t>
            </w:r>
          </w:p>
        </w:tc>
        <w:tc>
          <w:tcPr>
            <w:tcW w:w="1065" w:type="dxa"/>
          </w:tcPr>
          <w:p w14:paraId="39CC3DFF" w14:textId="77777777" w:rsidR="00F30068" w:rsidRPr="00F30068" w:rsidRDefault="00F30068" w:rsidP="00F30068">
            <w:pPr>
              <w:jc w:val="center"/>
              <w:rPr>
                <w:sz w:val="16"/>
                <w:szCs w:val="16"/>
              </w:rPr>
            </w:pPr>
            <w:r w:rsidRPr="00F30068">
              <w:rPr>
                <w:sz w:val="16"/>
                <w:szCs w:val="16"/>
              </w:rPr>
              <w:t>3</w:t>
            </w:r>
          </w:p>
        </w:tc>
      </w:tr>
      <w:tr w:rsidR="00F30068" w:rsidRPr="00F30068" w14:paraId="131E632C" w14:textId="77777777" w:rsidTr="00231760">
        <w:trPr>
          <w:cantSplit/>
          <w:jc w:val="center"/>
        </w:trPr>
        <w:tc>
          <w:tcPr>
            <w:tcW w:w="3910" w:type="dxa"/>
          </w:tcPr>
          <w:p w14:paraId="3EE6A9B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P and E (Distribution)</w:t>
            </w:r>
          </w:p>
        </w:tc>
        <w:tc>
          <w:tcPr>
            <w:tcW w:w="1065" w:type="dxa"/>
          </w:tcPr>
          <w:p w14:paraId="3208B542" w14:textId="77777777" w:rsidR="00F30068" w:rsidRPr="00F30068" w:rsidRDefault="00F30068" w:rsidP="00F30068">
            <w:pPr>
              <w:jc w:val="center"/>
              <w:rPr>
                <w:sz w:val="16"/>
                <w:szCs w:val="16"/>
              </w:rPr>
            </w:pPr>
            <w:r w:rsidRPr="00F30068">
              <w:rPr>
                <w:sz w:val="16"/>
                <w:szCs w:val="16"/>
              </w:rPr>
              <w:t>10</w:t>
            </w:r>
          </w:p>
        </w:tc>
      </w:tr>
      <w:tr w:rsidR="00F30068" w:rsidRPr="00F30068" w14:paraId="1A1C62DD" w14:textId="77777777" w:rsidTr="00231760">
        <w:trPr>
          <w:cantSplit/>
          <w:jc w:val="center"/>
        </w:trPr>
        <w:tc>
          <w:tcPr>
            <w:tcW w:w="3910" w:type="dxa"/>
          </w:tcPr>
          <w:p w14:paraId="0FCF395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Test Equipment and Tools</w:t>
            </w:r>
          </w:p>
        </w:tc>
        <w:tc>
          <w:tcPr>
            <w:tcW w:w="1065" w:type="dxa"/>
          </w:tcPr>
          <w:p w14:paraId="1BD6CA52" w14:textId="77777777" w:rsidR="00F30068" w:rsidRPr="00F30068" w:rsidRDefault="00F30068" w:rsidP="00F30068">
            <w:pPr>
              <w:jc w:val="center"/>
              <w:rPr>
                <w:sz w:val="16"/>
                <w:szCs w:val="16"/>
              </w:rPr>
            </w:pPr>
            <w:r w:rsidRPr="00F30068">
              <w:rPr>
                <w:sz w:val="16"/>
                <w:szCs w:val="16"/>
              </w:rPr>
              <w:t>5</w:t>
            </w:r>
          </w:p>
        </w:tc>
      </w:tr>
      <w:tr w:rsidR="00F30068" w:rsidRPr="00F30068" w14:paraId="568341A9" w14:textId="77777777" w:rsidTr="00231760">
        <w:trPr>
          <w:cantSplit/>
          <w:jc w:val="center"/>
        </w:trPr>
        <w:tc>
          <w:tcPr>
            <w:tcW w:w="3910" w:type="dxa"/>
          </w:tcPr>
          <w:p w14:paraId="4E097F2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Tower</w:t>
            </w:r>
          </w:p>
        </w:tc>
        <w:tc>
          <w:tcPr>
            <w:tcW w:w="1065" w:type="dxa"/>
          </w:tcPr>
          <w:p w14:paraId="5D606804" w14:textId="77777777" w:rsidR="00F30068" w:rsidRPr="00F30068" w:rsidRDefault="00F30068" w:rsidP="00F30068">
            <w:pPr>
              <w:jc w:val="center"/>
              <w:rPr>
                <w:sz w:val="16"/>
                <w:szCs w:val="16"/>
              </w:rPr>
            </w:pPr>
            <w:r w:rsidRPr="00F30068">
              <w:rPr>
                <w:sz w:val="16"/>
                <w:szCs w:val="16"/>
              </w:rPr>
              <w:t>20</w:t>
            </w:r>
          </w:p>
        </w:tc>
      </w:tr>
      <w:tr w:rsidR="00F30068" w:rsidRPr="00F30068" w14:paraId="08379D4E" w14:textId="77777777" w:rsidTr="00231760">
        <w:trPr>
          <w:cantSplit/>
          <w:jc w:val="center"/>
        </w:trPr>
        <w:tc>
          <w:tcPr>
            <w:tcW w:w="3910" w:type="dxa"/>
          </w:tcPr>
          <w:p w14:paraId="047AD2E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Cabinet Shop M and E</w:t>
            </w:r>
          </w:p>
        </w:tc>
        <w:tc>
          <w:tcPr>
            <w:tcW w:w="1065" w:type="dxa"/>
          </w:tcPr>
          <w:p w14:paraId="76FAA27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1CF1F997" w14:textId="77777777" w:rsidTr="00231760">
        <w:trPr>
          <w:cantSplit/>
          <w:jc w:val="center"/>
        </w:trPr>
        <w:tc>
          <w:tcPr>
            <w:tcW w:w="3910" w:type="dxa"/>
          </w:tcPr>
          <w:p w14:paraId="589A665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Candy and Confections Mfg. M and E</w:t>
            </w:r>
          </w:p>
        </w:tc>
        <w:tc>
          <w:tcPr>
            <w:tcW w:w="1065" w:type="dxa"/>
          </w:tcPr>
          <w:p w14:paraId="3656045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3F40F79D" w14:textId="77777777" w:rsidTr="00231760">
        <w:trPr>
          <w:cantSplit/>
          <w:jc w:val="center"/>
        </w:trPr>
        <w:tc>
          <w:tcPr>
            <w:tcW w:w="3910" w:type="dxa"/>
          </w:tcPr>
          <w:p w14:paraId="0A00EA3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Cannery M and E</w:t>
            </w:r>
          </w:p>
        </w:tc>
        <w:tc>
          <w:tcPr>
            <w:tcW w:w="1065" w:type="dxa"/>
          </w:tcPr>
          <w:p w14:paraId="60267AC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481380A0" w14:textId="77777777" w:rsidTr="00231760">
        <w:trPr>
          <w:cantSplit/>
          <w:jc w:val="center"/>
        </w:trPr>
        <w:tc>
          <w:tcPr>
            <w:tcW w:w="3910" w:type="dxa"/>
          </w:tcPr>
          <w:p w14:paraId="3A681B4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Car Wash (5 min. and coin-op)</w:t>
            </w:r>
          </w:p>
        </w:tc>
        <w:tc>
          <w:tcPr>
            <w:tcW w:w="1065" w:type="dxa"/>
          </w:tcPr>
          <w:p w14:paraId="46EB331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5187D881" w14:textId="77777777" w:rsidTr="00231760">
        <w:trPr>
          <w:cantSplit/>
          <w:jc w:val="center"/>
        </w:trPr>
        <w:tc>
          <w:tcPr>
            <w:tcW w:w="3910" w:type="dxa"/>
          </w:tcPr>
          <w:p w14:paraId="2F3A455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60" w:line="259" w:lineRule="auto"/>
              <w:rPr>
                <w:rFonts w:eastAsia="Calibri"/>
                <w:kern w:val="2"/>
                <w:sz w:val="16"/>
                <w:szCs w:val="22"/>
              </w:rPr>
            </w:pPr>
            <w:r w:rsidRPr="00F30068">
              <w:rPr>
                <w:rFonts w:eastAsia="Calibri"/>
                <w:kern w:val="2"/>
                <w:sz w:val="16"/>
                <w:szCs w:val="22"/>
              </w:rPr>
              <w:t>Carbon Capture, Utilization and Sequestration*</w:t>
            </w:r>
          </w:p>
          <w:p w14:paraId="6983759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60" w:line="259" w:lineRule="auto"/>
              <w:rPr>
                <w:rFonts w:eastAsia="Calibri"/>
                <w:kern w:val="2"/>
                <w:sz w:val="16"/>
                <w:szCs w:val="22"/>
              </w:rPr>
            </w:pPr>
            <w:r w:rsidRPr="00F30068">
              <w:rPr>
                <w:rFonts w:eastAsia="Calibri"/>
                <w:kern w:val="2"/>
                <w:sz w:val="16"/>
                <w:szCs w:val="22"/>
              </w:rPr>
              <w:t xml:space="preserve"> Carbon Capture Equipment</w:t>
            </w:r>
          </w:p>
          <w:p w14:paraId="73442C2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60" w:line="259" w:lineRule="auto"/>
              <w:rPr>
                <w:rFonts w:eastAsia="Calibri"/>
                <w:kern w:val="2"/>
                <w:sz w:val="16"/>
                <w:szCs w:val="22"/>
              </w:rPr>
            </w:pPr>
            <w:r w:rsidRPr="00F30068">
              <w:rPr>
                <w:rFonts w:eastAsia="Calibri"/>
                <w:kern w:val="2"/>
                <w:sz w:val="16"/>
                <w:szCs w:val="22"/>
              </w:rPr>
              <w:t xml:space="preserve"> Equipment Utilizing Captured Carbon to Make Products</w:t>
            </w:r>
          </w:p>
          <w:p w14:paraId="195DBFE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60" w:line="259" w:lineRule="auto"/>
              <w:rPr>
                <w:rFonts w:eastAsia="Calibri"/>
                <w:kern w:val="2"/>
                <w:sz w:val="16"/>
                <w:szCs w:val="22"/>
              </w:rPr>
            </w:pPr>
            <w:r w:rsidRPr="00F30068">
              <w:rPr>
                <w:rFonts w:eastAsia="Calibri"/>
                <w:kern w:val="2"/>
                <w:sz w:val="16"/>
                <w:szCs w:val="22"/>
              </w:rPr>
              <w:t xml:space="preserve"> Equipment Related to Permanent Sequestration of Captured Carbon</w:t>
            </w:r>
          </w:p>
          <w:p w14:paraId="3C972F7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60" w:line="259" w:lineRule="auto"/>
              <w:rPr>
                <w:rFonts w:eastAsia="Calibri"/>
                <w:kern w:val="2"/>
                <w:sz w:val="16"/>
                <w:szCs w:val="22"/>
              </w:rPr>
            </w:pPr>
            <w:r w:rsidRPr="00F30068">
              <w:rPr>
                <w:rFonts w:eastAsia="Calibri"/>
                <w:kern w:val="2"/>
                <w:sz w:val="16"/>
                <w:szCs w:val="22"/>
              </w:rPr>
              <w:t>(See Chapter 13 for CCUS pipelines and §2501.E for CCS wells)</w:t>
            </w:r>
          </w:p>
          <w:p w14:paraId="0F04FDC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60" w:line="259" w:lineRule="auto"/>
              <w:jc w:val="both"/>
              <w:rPr>
                <w:rFonts w:eastAsia="Calibri"/>
                <w:kern w:val="2"/>
                <w:sz w:val="16"/>
                <w:szCs w:val="22"/>
              </w:rPr>
            </w:pPr>
            <w:r w:rsidRPr="00F30068">
              <w:rPr>
                <w:rFonts w:eastAsia="Calibri"/>
                <w:kern w:val="2"/>
                <w:sz w:val="16"/>
                <w:szCs w:val="22"/>
              </w:rPr>
              <w:t>* As carbon capture, utilization and sequestration (CCUS) property is a new category of property in this Chapter beginning 2025, rules related to CCUS are intended to be applicable until additional sufficient information becomes available from operations and/or market data to support revised rules.</w:t>
            </w:r>
          </w:p>
        </w:tc>
        <w:tc>
          <w:tcPr>
            <w:tcW w:w="1065" w:type="dxa"/>
          </w:tcPr>
          <w:p w14:paraId="4D88F72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60" w:line="259" w:lineRule="auto"/>
              <w:jc w:val="center"/>
              <w:rPr>
                <w:rFonts w:eastAsia="Calibri"/>
                <w:kern w:val="2"/>
                <w:sz w:val="16"/>
                <w:szCs w:val="22"/>
              </w:rPr>
            </w:pPr>
          </w:p>
          <w:p w14:paraId="1A7DE1D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60" w:line="259" w:lineRule="auto"/>
              <w:jc w:val="center"/>
              <w:rPr>
                <w:rFonts w:eastAsia="Calibri"/>
                <w:kern w:val="2"/>
                <w:sz w:val="16"/>
                <w:szCs w:val="22"/>
              </w:rPr>
            </w:pPr>
            <w:r w:rsidRPr="00F30068">
              <w:rPr>
                <w:rFonts w:eastAsia="Calibri"/>
                <w:kern w:val="2"/>
                <w:sz w:val="16"/>
                <w:szCs w:val="22"/>
              </w:rPr>
              <w:t>15</w:t>
            </w:r>
          </w:p>
          <w:p w14:paraId="6A4EC78E" w14:textId="77777777" w:rsidR="00F30068" w:rsidRPr="00F30068" w:rsidRDefault="005451C9"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60" w:line="259" w:lineRule="auto"/>
              <w:jc w:val="center"/>
              <w:rPr>
                <w:rFonts w:eastAsia="Calibri"/>
                <w:kern w:val="2"/>
                <w:sz w:val="16"/>
                <w:szCs w:val="22"/>
              </w:rPr>
            </w:pPr>
            <w:r>
              <w:rPr>
                <w:rFonts w:eastAsia="Calibri"/>
                <w:kern w:val="2"/>
                <w:sz w:val="16"/>
                <w:szCs w:val="22"/>
              </w:rPr>
              <w:t>15</w:t>
            </w:r>
          </w:p>
          <w:p w14:paraId="6B4A7E7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60" w:line="259" w:lineRule="auto"/>
              <w:jc w:val="center"/>
              <w:rPr>
                <w:rFonts w:eastAsia="Calibri"/>
                <w:kern w:val="2"/>
                <w:sz w:val="16"/>
                <w:szCs w:val="22"/>
              </w:rPr>
            </w:pPr>
            <w:r w:rsidRPr="00F30068">
              <w:rPr>
                <w:rFonts w:eastAsia="Calibri"/>
                <w:kern w:val="2"/>
                <w:sz w:val="16"/>
                <w:szCs w:val="22"/>
              </w:rPr>
              <w:t>15</w:t>
            </w:r>
          </w:p>
          <w:p w14:paraId="23E3241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60" w:line="259" w:lineRule="auto"/>
              <w:jc w:val="center"/>
              <w:rPr>
                <w:rFonts w:eastAsia="Calibri"/>
                <w:kern w:val="2"/>
                <w:sz w:val="16"/>
                <w:szCs w:val="22"/>
              </w:rPr>
            </w:pPr>
          </w:p>
          <w:p w14:paraId="5BECD72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60" w:line="259" w:lineRule="auto"/>
              <w:jc w:val="center"/>
              <w:rPr>
                <w:rFonts w:eastAsia="Calibri"/>
                <w:kern w:val="2"/>
                <w:sz w:val="16"/>
                <w:szCs w:val="22"/>
              </w:rPr>
            </w:pPr>
          </w:p>
          <w:p w14:paraId="2807E27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60" w:line="259" w:lineRule="auto"/>
              <w:jc w:val="center"/>
              <w:rPr>
                <w:rFonts w:eastAsia="Calibri"/>
                <w:kern w:val="2"/>
                <w:sz w:val="16"/>
                <w:szCs w:val="22"/>
              </w:rPr>
            </w:pPr>
          </w:p>
        </w:tc>
      </w:tr>
      <w:tr w:rsidR="00F30068" w:rsidRPr="00F30068" w14:paraId="3C28C2B9" w14:textId="77777777" w:rsidTr="00231760">
        <w:trPr>
          <w:cantSplit/>
          <w:jc w:val="center"/>
        </w:trPr>
        <w:tc>
          <w:tcPr>
            <w:tcW w:w="3910" w:type="dxa"/>
          </w:tcPr>
          <w:p w14:paraId="6389AE91" w14:textId="77777777" w:rsidR="00F30068" w:rsidRPr="00F30068" w:rsidRDefault="00F30068" w:rsidP="00F30068">
            <w:pPr>
              <w:rPr>
                <w:sz w:val="16"/>
                <w:szCs w:val="16"/>
              </w:rPr>
            </w:pPr>
            <w:r w:rsidRPr="00F30068">
              <w:rPr>
                <w:color w:val="000000"/>
                <w:sz w:val="16"/>
              </w:rPr>
              <w:t>Cash Registers and Scanners (also see Supermarkets)</w:t>
            </w:r>
          </w:p>
        </w:tc>
        <w:tc>
          <w:tcPr>
            <w:tcW w:w="1065" w:type="dxa"/>
          </w:tcPr>
          <w:p w14:paraId="33FAEB7C" w14:textId="77777777" w:rsidR="00F30068" w:rsidRPr="00F30068" w:rsidRDefault="00F30068" w:rsidP="00F30068">
            <w:pPr>
              <w:jc w:val="center"/>
              <w:rPr>
                <w:sz w:val="16"/>
                <w:szCs w:val="16"/>
              </w:rPr>
            </w:pPr>
            <w:r w:rsidRPr="00F30068">
              <w:rPr>
                <w:sz w:val="16"/>
                <w:szCs w:val="16"/>
              </w:rPr>
              <w:t>5</w:t>
            </w:r>
          </w:p>
        </w:tc>
      </w:tr>
      <w:tr w:rsidR="00F30068" w:rsidRPr="00F30068" w14:paraId="4E80EAD3" w14:textId="77777777" w:rsidTr="00231760">
        <w:trPr>
          <w:cantSplit/>
          <w:jc w:val="center"/>
        </w:trPr>
        <w:tc>
          <w:tcPr>
            <w:tcW w:w="3910" w:type="dxa"/>
          </w:tcPr>
          <w:p w14:paraId="02C30269" w14:textId="77777777" w:rsidR="00F30068" w:rsidRPr="00F30068" w:rsidRDefault="00F30068" w:rsidP="00F30068">
            <w:pPr>
              <w:rPr>
                <w:color w:val="000000"/>
                <w:sz w:val="16"/>
              </w:rPr>
            </w:pPr>
            <w:r w:rsidRPr="00F30068">
              <w:rPr>
                <w:color w:val="000000"/>
                <w:sz w:val="16"/>
              </w:rPr>
              <w:t>Cellular/PCS</w:t>
            </w:r>
          </w:p>
        </w:tc>
        <w:tc>
          <w:tcPr>
            <w:tcW w:w="1065" w:type="dxa"/>
          </w:tcPr>
          <w:p w14:paraId="0E402966" w14:textId="77777777" w:rsidR="00F30068" w:rsidRPr="00F30068" w:rsidRDefault="00F30068" w:rsidP="00F30068">
            <w:pPr>
              <w:jc w:val="center"/>
              <w:rPr>
                <w:color w:val="000000"/>
                <w:sz w:val="16"/>
              </w:rPr>
            </w:pPr>
          </w:p>
        </w:tc>
      </w:tr>
      <w:tr w:rsidR="00F30068" w:rsidRPr="00F30068" w14:paraId="2963B8D6" w14:textId="77777777" w:rsidTr="00231760">
        <w:trPr>
          <w:cantSplit/>
          <w:jc w:val="center"/>
        </w:trPr>
        <w:tc>
          <w:tcPr>
            <w:tcW w:w="3910" w:type="dxa"/>
          </w:tcPr>
          <w:p w14:paraId="42BD770B" w14:textId="77777777" w:rsidR="00F30068" w:rsidRPr="00F30068" w:rsidRDefault="00F30068" w:rsidP="00F30068">
            <w:pPr>
              <w:ind w:firstLine="145"/>
              <w:rPr>
                <w:sz w:val="16"/>
                <w:szCs w:val="16"/>
              </w:rPr>
            </w:pPr>
            <w:r w:rsidRPr="00F30068">
              <w:rPr>
                <w:sz w:val="16"/>
                <w:szCs w:val="16"/>
              </w:rPr>
              <w:t>Antennas</w:t>
            </w:r>
          </w:p>
        </w:tc>
        <w:tc>
          <w:tcPr>
            <w:tcW w:w="1065" w:type="dxa"/>
          </w:tcPr>
          <w:p w14:paraId="798CCB64" w14:textId="77777777" w:rsidR="00F30068" w:rsidRPr="00F30068" w:rsidRDefault="00F30068" w:rsidP="00F30068">
            <w:pPr>
              <w:jc w:val="center"/>
              <w:rPr>
                <w:color w:val="000000"/>
                <w:sz w:val="16"/>
              </w:rPr>
            </w:pPr>
            <w:r w:rsidRPr="00F30068">
              <w:rPr>
                <w:color w:val="000000"/>
                <w:sz w:val="16"/>
              </w:rPr>
              <w:t>5</w:t>
            </w:r>
          </w:p>
        </w:tc>
      </w:tr>
      <w:tr w:rsidR="00F30068" w:rsidRPr="00F30068" w14:paraId="784547FF" w14:textId="77777777" w:rsidTr="00231760">
        <w:trPr>
          <w:cantSplit/>
          <w:jc w:val="center"/>
        </w:trPr>
        <w:tc>
          <w:tcPr>
            <w:tcW w:w="3910" w:type="dxa"/>
          </w:tcPr>
          <w:p w14:paraId="71B6A6CE" w14:textId="77777777" w:rsidR="00F30068" w:rsidRPr="00F30068" w:rsidRDefault="00F30068" w:rsidP="00F30068">
            <w:pPr>
              <w:ind w:firstLine="145"/>
              <w:rPr>
                <w:sz w:val="16"/>
                <w:szCs w:val="16"/>
              </w:rPr>
            </w:pPr>
            <w:r w:rsidRPr="00F30068">
              <w:rPr>
                <w:sz w:val="16"/>
                <w:szCs w:val="16"/>
              </w:rPr>
              <w:t>Cellular/PCS Telephone Handsets</w:t>
            </w:r>
          </w:p>
        </w:tc>
        <w:tc>
          <w:tcPr>
            <w:tcW w:w="1065" w:type="dxa"/>
          </w:tcPr>
          <w:p w14:paraId="072A2E77" w14:textId="77777777" w:rsidR="00F30068" w:rsidRPr="00F30068" w:rsidRDefault="00F30068" w:rsidP="00F30068">
            <w:pPr>
              <w:jc w:val="center"/>
              <w:rPr>
                <w:color w:val="000000"/>
                <w:sz w:val="16"/>
              </w:rPr>
            </w:pPr>
            <w:r w:rsidRPr="00F30068">
              <w:rPr>
                <w:color w:val="000000"/>
                <w:sz w:val="16"/>
              </w:rPr>
              <w:t>3</w:t>
            </w:r>
          </w:p>
        </w:tc>
      </w:tr>
      <w:tr w:rsidR="00F30068" w:rsidRPr="00F30068" w14:paraId="0CB07606" w14:textId="77777777" w:rsidTr="00231760">
        <w:trPr>
          <w:cantSplit/>
          <w:jc w:val="center"/>
        </w:trPr>
        <w:tc>
          <w:tcPr>
            <w:tcW w:w="3910" w:type="dxa"/>
          </w:tcPr>
          <w:p w14:paraId="14E7E764" w14:textId="77777777" w:rsidR="00F30068" w:rsidRPr="00F30068" w:rsidRDefault="00F30068" w:rsidP="00F30068">
            <w:pPr>
              <w:ind w:firstLine="145"/>
              <w:rPr>
                <w:sz w:val="16"/>
                <w:szCs w:val="16"/>
              </w:rPr>
            </w:pPr>
            <w:r w:rsidRPr="00F30068">
              <w:rPr>
                <w:sz w:val="16"/>
                <w:szCs w:val="16"/>
              </w:rPr>
              <w:t>Electronics</w:t>
            </w:r>
          </w:p>
        </w:tc>
        <w:tc>
          <w:tcPr>
            <w:tcW w:w="1065" w:type="dxa"/>
          </w:tcPr>
          <w:p w14:paraId="1FA4B495" w14:textId="77777777" w:rsidR="00F30068" w:rsidRPr="00F30068" w:rsidRDefault="00F30068" w:rsidP="00F30068">
            <w:pPr>
              <w:jc w:val="center"/>
              <w:rPr>
                <w:color w:val="000000"/>
                <w:sz w:val="16"/>
              </w:rPr>
            </w:pPr>
            <w:r w:rsidRPr="00F30068">
              <w:rPr>
                <w:color w:val="000000"/>
                <w:sz w:val="16"/>
              </w:rPr>
              <w:t>5</w:t>
            </w:r>
          </w:p>
        </w:tc>
      </w:tr>
      <w:tr w:rsidR="00F30068" w:rsidRPr="00F30068" w14:paraId="28E0F9D0" w14:textId="77777777" w:rsidTr="00231760">
        <w:trPr>
          <w:cantSplit/>
          <w:jc w:val="center"/>
        </w:trPr>
        <w:tc>
          <w:tcPr>
            <w:tcW w:w="3910" w:type="dxa"/>
          </w:tcPr>
          <w:p w14:paraId="68AC7901" w14:textId="77777777" w:rsidR="00F30068" w:rsidRPr="00F30068" w:rsidRDefault="00F30068" w:rsidP="00F30068">
            <w:pPr>
              <w:ind w:firstLine="145"/>
              <w:rPr>
                <w:sz w:val="16"/>
                <w:szCs w:val="16"/>
              </w:rPr>
            </w:pPr>
            <w:r w:rsidRPr="00F30068">
              <w:rPr>
                <w:sz w:val="16"/>
                <w:szCs w:val="16"/>
              </w:rPr>
              <w:t>Leasehold Improvements</w:t>
            </w:r>
          </w:p>
        </w:tc>
        <w:tc>
          <w:tcPr>
            <w:tcW w:w="1065" w:type="dxa"/>
          </w:tcPr>
          <w:p w14:paraId="3BAAF760" w14:textId="77777777" w:rsidR="00F30068" w:rsidRPr="00F30068" w:rsidRDefault="00F30068" w:rsidP="00F30068">
            <w:pPr>
              <w:jc w:val="center"/>
              <w:rPr>
                <w:color w:val="000000"/>
                <w:sz w:val="16"/>
              </w:rPr>
            </w:pPr>
            <w:r w:rsidRPr="00F30068">
              <w:rPr>
                <w:color w:val="000000"/>
                <w:sz w:val="16"/>
              </w:rPr>
              <w:t>15</w:t>
            </w:r>
          </w:p>
        </w:tc>
      </w:tr>
      <w:tr w:rsidR="00F30068" w:rsidRPr="00F30068" w14:paraId="0046CFDB" w14:textId="77777777" w:rsidTr="00231760">
        <w:trPr>
          <w:cantSplit/>
          <w:jc w:val="center"/>
        </w:trPr>
        <w:tc>
          <w:tcPr>
            <w:tcW w:w="3910" w:type="dxa"/>
          </w:tcPr>
          <w:p w14:paraId="59DC7588" w14:textId="77777777" w:rsidR="00F30068" w:rsidRPr="00F30068" w:rsidRDefault="00F30068" w:rsidP="00F30068">
            <w:pPr>
              <w:ind w:firstLine="145"/>
              <w:rPr>
                <w:sz w:val="16"/>
                <w:szCs w:val="16"/>
              </w:rPr>
            </w:pPr>
            <w:r w:rsidRPr="00F30068">
              <w:rPr>
                <w:sz w:val="16"/>
                <w:szCs w:val="16"/>
              </w:rPr>
              <w:t>Power and Batteries</w:t>
            </w:r>
          </w:p>
        </w:tc>
        <w:tc>
          <w:tcPr>
            <w:tcW w:w="1065" w:type="dxa"/>
          </w:tcPr>
          <w:p w14:paraId="7995BB7E" w14:textId="77777777" w:rsidR="00F30068" w:rsidRPr="00F30068" w:rsidRDefault="00F30068" w:rsidP="00F30068">
            <w:pPr>
              <w:jc w:val="center"/>
              <w:rPr>
                <w:color w:val="000000"/>
                <w:sz w:val="16"/>
              </w:rPr>
            </w:pPr>
            <w:r w:rsidRPr="00F30068">
              <w:rPr>
                <w:color w:val="000000"/>
                <w:sz w:val="16"/>
              </w:rPr>
              <w:t>5</w:t>
            </w:r>
          </w:p>
        </w:tc>
      </w:tr>
      <w:tr w:rsidR="00F30068" w:rsidRPr="00F30068" w14:paraId="6F67FBD3" w14:textId="77777777" w:rsidTr="00231760">
        <w:trPr>
          <w:cantSplit/>
          <w:jc w:val="center"/>
        </w:trPr>
        <w:tc>
          <w:tcPr>
            <w:tcW w:w="3910" w:type="dxa"/>
          </w:tcPr>
          <w:p w14:paraId="37A0BA6F" w14:textId="77777777" w:rsidR="00F30068" w:rsidRPr="00F30068" w:rsidRDefault="00F30068" w:rsidP="00F30068">
            <w:pPr>
              <w:ind w:firstLine="145"/>
              <w:rPr>
                <w:sz w:val="16"/>
                <w:szCs w:val="16"/>
              </w:rPr>
            </w:pPr>
            <w:r w:rsidRPr="00F30068">
              <w:rPr>
                <w:sz w:val="16"/>
                <w:szCs w:val="16"/>
              </w:rPr>
              <w:t>Software</w:t>
            </w:r>
          </w:p>
        </w:tc>
        <w:tc>
          <w:tcPr>
            <w:tcW w:w="1065" w:type="dxa"/>
          </w:tcPr>
          <w:p w14:paraId="2C1CFECE" w14:textId="77777777" w:rsidR="00F30068" w:rsidRPr="00F30068" w:rsidRDefault="00F30068" w:rsidP="00F30068">
            <w:pPr>
              <w:jc w:val="center"/>
              <w:rPr>
                <w:color w:val="000000"/>
                <w:sz w:val="16"/>
              </w:rPr>
            </w:pPr>
            <w:r w:rsidRPr="00F30068">
              <w:rPr>
                <w:color w:val="000000"/>
                <w:sz w:val="16"/>
              </w:rPr>
              <w:t>3</w:t>
            </w:r>
          </w:p>
        </w:tc>
      </w:tr>
      <w:tr w:rsidR="00F30068" w:rsidRPr="00F30068" w14:paraId="496F7547" w14:textId="77777777" w:rsidTr="00231760">
        <w:trPr>
          <w:cantSplit/>
          <w:jc w:val="center"/>
        </w:trPr>
        <w:tc>
          <w:tcPr>
            <w:tcW w:w="3910" w:type="dxa"/>
          </w:tcPr>
          <w:p w14:paraId="0334C970" w14:textId="77777777" w:rsidR="00F30068" w:rsidRPr="00F30068" w:rsidRDefault="00F30068" w:rsidP="00F30068">
            <w:pPr>
              <w:ind w:firstLine="145"/>
              <w:rPr>
                <w:sz w:val="16"/>
                <w:szCs w:val="16"/>
              </w:rPr>
            </w:pPr>
            <w:r w:rsidRPr="00F30068">
              <w:rPr>
                <w:sz w:val="16"/>
                <w:szCs w:val="16"/>
              </w:rPr>
              <w:t>Switching</w:t>
            </w:r>
          </w:p>
        </w:tc>
        <w:tc>
          <w:tcPr>
            <w:tcW w:w="1065" w:type="dxa"/>
          </w:tcPr>
          <w:p w14:paraId="1B2083DD" w14:textId="77777777" w:rsidR="00F30068" w:rsidRPr="00F30068" w:rsidRDefault="00F30068" w:rsidP="00F30068">
            <w:pPr>
              <w:jc w:val="center"/>
              <w:rPr>
                <w:color w:val="000000"/>
                <w:sz w:val="16"/>
              </w:rPr>
            </w:pPr>
            <w:r w:rsidRPr="00F30068">
              <w:rPr>
                <w:color w:val="000000"/>
                <w:sz w:val="16"/>
              </w:rPr>
              <w:t>5</w:t>
            </w:r>
          </w:p>
        </w:tc>
      </w:tr>
      <w:tr w:rsidR="00F30068" w:rsidRPr="00F30068" w14:paraId="3124EDB5" w14:textId="77777777" w:rsidTr="00231760">
        <w:trPr>
          <w:cantSplit/>
          <w:jc w:val="center"/>
        </w:trPr>
        <w:tc>
          <w:tcPr>
            <w:tcW w:w="3910" w:type="dxa"/>
          </w:tcPr>
          <w:p w14:paraId="53F2F3EB" w14:textId="77777777" w:rsidR="00F30068" w:rsidRPr="00F30068" w:rsidRDefault="00F30068" w:rsidP="00F30068">
            <w:pPr>
              <w:ind w:firstLine="145"/>
              <w:rPr>
                <w:sz w:val="16"/>
                <w:szCs w:val="16"/>
              </w:rPr>
            </w:pPr>
            <w:r w:rsidRPr="00F30068">
              <w:rPr>
                <w:sz w:val="16"/>
                <w:szCs w:val="16"/>
              </w:rPr>
              <w:t>Towers—Cellular/PCS and Microwave</w:t>
            </w:r>
          </w:p>
        </w:tc>
        <w:tc>
          <w:tcPr>
            <w:tcW w:w="1065" w:type="dxa"/>
          </w:tcPr>
          <w:p w14:paraId="2A845105" w14:textId="77777777" w:rsidR="00F30068" w:rsidRPr="00F30068" w:rsidRDefault="00F30068" w:rsidP="00F30068">
            <w:pPr>
              <w:jc w:val="center"/>
              <w:rPr>
                <w:color w:val="000000"/>
                <w:sz w:val="16"/>
              </w:rPr>
            </w:pPr>
            <w:r w:rsidRPr="00F30068">
              <w:rPr>
                <w:color w:val="000000"/>
                <w:sz w:val="16"/>
              </w:rPr>
              <w:t>20</w:t>
            </w:r>
          </w:p>
        </w:tc>
      </w:tr>
      <w:tr w:rsidR="00F30068" w:rsidRPr="00F30068" w14:paraId="4B4D495C" w14:textId="77777777" w:rsidTr="00231760">
        <w:trPr>
          <w:cantSplit/>
          <w:jc w:val="center"/>
        </w:trPr>
        <w:tc>
          <w:tcPr>
            <w:tcW w:w="3910" w:type="dxa"/>
          </w:tcPr>
          <w:p w14:paraId="70BFF7C4" w14:textId="77777777" w:rsidR="00F30068" w:rsidRPr="00F30068" w:rsidRDefault="00F30068" w:rsidP="00F30068">
            <w:pPr>
              <w:ind w:firstLine="145"/>
              <w:rPr>
                <w:sz w:val="16"/>
                <w:szCs w:val="16"/>
              </w:rPr>
            </w:pPr>
            <w:r w:rsidRPr="00F30068">
              <w:rPr>
                <w:sz w:val="16"/>
                <w:szCs w:val="16"/>
              </w:rPr>
              <w:t>Transmission</w:t>
            </w:r>
          </w:p>
        </w:tc>
        <w:tc>
          <w:tcPr>
            <w:tcW w:w="1065" w:type="dxa"/>
          </w:tcPr>
          <w:p w14:paraId="0F911131" w14:textId="77777777" w:rsidR="00F30068" w:rsidRPr="00F30068" w:rsidRDefault="00F30068" w:rsidP="00F30068">
            <w:pPr>
              <w:jc w:val="center"/>
              <w:rPr>
                <w:color w:val="000000"/>
                <w:sz w:val="16"/>
              </w:rPr>
            </w:pPr>
            <w:r w:rsidRPr="00F30068">
              <w:rPr>
                <w:color w:val="000000"/>
                <w:sz w:val="16"/>
              </w:rPr>
              <w:t>5</w:t>
            </w:r>
          </w:p>
        </w:tc>
      </w:tr>
      <w:tr w:rsidR="00F30068" w:rsidRPr="00F30068" w14:paraId="49233B4B" w14:textId="77777777" w:rsidTr="00231760">
        <w:trPr>
          <w:cantSplit/>
          <w:jc w:val="center"/>
        </w:trPr>
        <w:tc>
          <w:tcPr>
            <w:tcW w:w="3910" w:type="dxa"/>
          </w:tcPr>
          <w:p w14:paraId="6F042FF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color w:val="000000"/>
                <w:sz w:val="16"/>
              </w:rPr>
              <w:t>Cement, Clay and Brick Prods. Mfg. M and E</w:t>
            </w:r>
          </w:p>
        </w:tc>
        <w:tc>
          <w:tcPr>
            <w:tcW w:w="1065" w:type="dxa"/>
          </w:tcPr>
          <w:p w14:paraId="0EB176B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36C1AA99" w14:textId="77777777" w:rsidTr="00231760">
        <w:trPr>
          <w:cantSplit/>
          <w:jc w:val="center"/>
        </w:trPr>
        <w:tc>
          <w:tcPr>
            <w:tcW w:w="3910" w:type="dxa"/>
          </w:tcPr>
          <w:p w14:paraId="67A681A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Chemical Industry M and E</w:t>
            </w:r>
          </w:p>
        </w:tc>
        <w:tc>
          <w:tcPr>
            <w:tcW w:w="1065" w:type="dxa"/>
          </w:tcPr>
          <w:p w14:paraId="79C9334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15</w:t>
            </w:r>
          </w:p>
        </w:tc>
      </w:tr>
      <w:tr w:rsidR="00F30068" w:rsidRPr="00F30068" w14:paraId="02EDA7AD" w14:textId="77777777" w:rsidTr="00231760">
        <w:trPr>
          <w:cantSplit/>
          <w:jc w:val="center"/>
        </w:trPr>
        <w:tc>
          <w:tcPr>
            <w:tcW w:w="3910" w:type="dxa"/>
          </w:tcPr>
          <w:p w14:paraId="3EBA8E38" w14:textId="77777777" w:rsidR="00F30068" w:rsidRPr="00F30068" w:rsidRDefault="00F30068" w:rsidP="00F30068">
            <w:pPr>
              <w:rPr>
                <w:sz w:val="16"/>
                <w:szCs w:val="16"/>
              </w:rPr>
            </w:pPr>
            <w:r w:rsidRPr="00F30068">
              <w:rPr>
                <w:sz w:val="16"/>
                <w:szCs w:val="16"/>
              </w:rPr>
              <w:t>Chiropractic Equipment</w:t>
            </w:r>
          </w:p>
        </w:tc>
        <w:tc>
          <w:tcPr>
            <w:tcW w:w="1065" w:type="dxa"/>
          </w:tcPr>
          <w:p w14:paraId="15EEBDA2" w14:textId="77777777" w:rsidR="00F30068" w:rsidRPr="00F30068" w:rsidRDefault="00F30068" w:rsidP="00F30068">
            <w:pPr>
              <w:jc w:val="center"/>
              <w:rPr>
                <w:sz w:val="16"/>
                <w:szCs w:val="16"/>
              </w:rPr>
            </w:pPr>
            <w:r w:rsidRPr="00F30068">
              <w:rPr>
                <w:sz w:val="16"/>
                <w:szCs w:val="16"/>
              </w:rPr>
              <w:t>10</w:t>
            </w:r>
          </w:p>
        </w:tc>
      </w:tr>
      <w:tr w:rsidR="00F30068" w:rsidRPr="00F30068" w14:paraId="59F14F01" w14:textId="77777777" w:rsidTr="00231760">
        <w:trPr>
          <w:cantSplit/>
          <w:jc w:val="center"/>
        </w:trPr>
        <w:tc>
          <w:tcPr>
            <w:tcW w:w="3910" w:type="dxa"/>
          </w:tcPr>
          <w:p w14:paraId="724657A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Clothing Mfg. M and E</w:t>
            </w:r>
          </w:p>
        </w:tc>
        <w:tc>
          <w:tcPr>
            <w:tcW w:w="1065" w:type="dxa"/>
          </w:tcPr>
          <w:p w14:paraId="0F9ECB7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2B97F2A8" w14:textId="77777777" w:rsidTr="00231760">
        <w:trPr>
          <w:cantSplit/>
          <w:jc w:val="center"/>
        </w:trPr>
        <w:tc>
          <w:tcPr>
            <w:tcW w:w="3910" w:type="dxa"/>
          </w:tcPr>
          <w:p w14:paraId="1970B5F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Cocktail and Beer Bars</w:t>
            </w:r>
          </w:p>
        </w:tc>
        <w:tc>
          <w:tcPr>
            <w:tcW w:w="1065" w:type="dxa"/>
          </w:tcPr>
          <w:p w14:paraId="1401FEC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266BB7AF" w14:textId="77777777" w:rsidTr="00231760">
        <w:trPr>
          <w:cantSplit/>
          <w:jc w:val="center"/>
        </w:trPr>
        <w:tc>
          <w:tcPr>
            <w:tcW w:w="3910" w:type="dxa"/>
          </w:tcPr>
          <w:p w14:paraId="7F44F31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Coin-op Machines</w:t>
            </w:r>
          </w:p>
        </w:tc>
        <w:tc>
          <w:tcPr>
            <w:tcW w:w="1065" w:type="dxa"/>
          </w:tcPr>
          <w:p w14:paraId="132FA8C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23A08EA6" w14:textId="77777777" w:rsidTr="00231760">
        <w:trPr>
          <w:cantSplit/>
          <w:jc w:val="center"/>
        </w:trPr>
        <w:tc>
          <w:tcPr>
            <w:tcW w:w="3910" w:type="dxa"/>
          </w:tcPr>
          <w:p w14:paraId="0D728E0B" w14:textId="77777777" w:rsidR="00F30068" w:rsidRPr="00F30068" w:rsidRDefault="00F30068" w:rsidP="00F30068">
            <w:pPr>
              <w:rPr>
                <w:sz w:val="16"/>
                <w:szCs w:val="16"/>
              </w:rPr>
            </w:pPr>
            <w:r w:rsidRPr="00F30068">
              <w:rPr>
                <w:sz w:val="16"/>
                <w:szCs w:val="16"/>
              </w:rPr>
              <w:t>Cold Storage Warehouse Equipment</w:t>
            </w:r>
          </w:p>
        </w:tc>
        <w:tc>
          <w:tcPr>
            <w:tcW w:w="1065" w:type="dxa"/>
          </w:tcPr>
          <w:p w14:paraId="7EBFEAD3" w14:textId="77777777" w:rsidR="00F30068" w:rsidRPr="00F30068" w:rsidRDefault="00F30068" w:rsidP="00F30068">
            <w:pPr>
              <w:jc w:val="center"/>
              <w:rPr>
                <w:sz w:val="16"/>
                <w:szCs w:val="16"/>
              </w:rPr>
            </w:pPr>
            <w:r w:rsidRPr="00F30068">
              <w:rPr>
                <w:sz w:val="16"/>
                <w:szCs w:val="16"/>
              </w:rPr>
              <w:t>12</w:t>
            </w:r>
          </w:p>
        </w:tc>
      </w:tr>
      <w:tr w:rsidR="00F30068" w:rsidRPr="00F30068" w14:paraId="3D0C569B" w14:textId="77777777" w:rsidTr="00231760">
        <w:trPr>
          <w:cantSplit/>
          <w:jc w:val="center"/>
        </w:trPr>
        <w:tc>
          <w:tcPr>
            <w:tcW w:w="3910" w:type="dxa"/>
          </w:tcPr>
          <w:p w14:paraId="618D42A8" w14:textId="77777777" w:rsidR="00F30068" w:rsidRPr="00F30068" w:rsidRDefault="00F30068" w:rsidP="00F30068">
            <w:pPr>
              <w:rPr>
                <w:sz w:val="16"/>
                <w:szCs w:val="16"/>
              </w:rPr>
            </w:pPr>
            <w:r w:rsidRPr="00F30068">
              <w:rPr>
                <w:sz w:val="16"/>
                <w:szCs w:val="16"/>
              </w:rPr>
              <w:t>Compressors (General Business Assets Only)</w:t>
            </w:r>
          </w:p>
        </w:tc>
        <w:tc>
          <w:tcPr>
            <w:tcW w:w="1065" w:type="dxa"/>
          </w:tcPr>
          <w:p w14:paraId="03430465" w14:textId="77777777" w:rsidR="00F30068" w:rsidRPr="00F30068" w:rsidRDefault="00F30068" w:rsidP="00F30068">
            <w:pPr>
              <w:jc w:val="center"/>
              <w:rPr>
                <w:sz w:val="16"/>
                <w:szCs w:val="16"/>
              </w:rPr>
            </w:pPr>
            <w:r w:rsidRPr="00F30068">
              <w:rPr>
                <w:sz w:val="16"/>
                <w:szCs w:val="16"/>
              </w:rPr>
              <w:t>12</w:t>
            </w:r>
          </w:p>
        </w:tc>
      </w:tr>
      <w:tr w:rsidR="00F30068" w:rsidRPr="00F30068" w14:paraId="6DBBC065" w14:textId="77777777" w:rsidTr="00231760">
        <w:trPr>
          <w:cantSplit/>
          <w:jc w:val="center"/>
        </w:trPr>
        <w:tc>
          <w:tcPr>
            <w:tcW w:w="3910" w:type="dxa"/>
          </w:tcPr>
          <w:p w14:paraId="1D634FD4" w14:textId="77777777" w:rsidR="00F30068" w:rsidRPr="00F30068" w:rsidRDefault="00F30068" w:rsidP="00F30068">
            <w:pPr>
              <w:rPr>
                <w:sz w:val="16"/>
                <w:szCs w:val="16"/>
              </w:rPr>
            </w:pPr>
            <w:r w:rsidRPr="00F30068">
              <w:rPr>
                <w:sz w:val="16"/>
                <w:szCs w:val="16"/>
              </w:rPr>
              <w:t>Computers</w:t>
            </w:r>
          </w:p>
        </w:tc>
        <w:tc>
          <w:tcPr>
            <w:tcW w:w="1065" w:type="dxa"/>
          </w:tcPr>
          <w:p w14:paraId="05FA487E" w14:textId="77777777" w:rsidR="00F30068" w:rsidRPr="00F30068" w:rsidRDefault="00F30068" w:rsidP="00F30068">
            <w:pPr>
              <w:jc w:val="center"/>
              <w:rPr>
                <w:sz w:val="16"/>
                <w:szCs w:val="16"/>
              </w:rPr>
            </w:pPr>
          </w:p>
        </w:tc>
      </w:tr>
      <w:tr w:rsidR="00F30068" w:rsidRPr="00F30068" w14:paraId="2CF7165E" w14:textId="77777777" w:rsidTr="00231760">
        <w:trPr>
          <w:cantSplit/>
          <w:jc w:val="center"/>
        </w:trPr>
        <w:tc>
          <w:tcPr>
            <w:tcW w:w="3910" w:type="dxa"/>
          </w:tcPr>
          <w:p w14:paraId="56D0CC7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Desktops</w:t>
            </w:r>
          </w:p>
        </w:tc>
        <w:tc>
          <w:tcPr>
            <w:tcW w:w="1065" w:type="dxa"/>
          </w:tcPr>
          <w:p w14:paraId="2341C389" w14:textId="77777777" w:rsidR="00F30068" w:rsidRPr="00F30068" w:rsidRDefault="00F30068" w:rsidP="00F30068">
            <w:pPr>
              <w:jc w:val="center"/>
              <w:rPr>
                <w:sz w:val="16"/>
                <w:szCs w:val="16"/>
              </w:rPr>
            </w:pPr>
            <w:r w:rsidRPr="00F30068">
              <w:rPr>
                <w:sz w:val="16"/>
                <w:szCs w:val="16"/>
              </w:rPr>
              <w:t>3</w:t>
            </w:r>
          </w:p>
        </w:tc>
      </w:tr>
      <w:tr w:rsidR="00F30068" w:rsidRPr="00F30068" w14:paraId="709409FB" w14:textId="77777777" w:rsidTr="00231760">
        <w:trPr>
          <w:cantSplit/>
          <w:jc w:val="center"/>
        </w:trPr>
        <w:tc>
          <w:tcPr>
            <w:tcW w:w="3910" w:type="dxa"/>
          </w:tcPr>
          <w:p w14:paraId="1E21E57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Handhelds</w:t>
            </w:r>
          </w:p>
        </w:tc>
        <w:tc>
          <w:tcPr>
            <w:tcW w:w="1065" w:type="dxa"/>
          </w:tcPr>
          <w:p w14:paraId="156C2354" w14:textId="77777777" w:rsidR="00F30068" w:rsidRPr="00F30068" w:rsidRDefault="00F30068" w:rsidP="00F30068">
            <w:pPr>
              <w:jc w:val="center"/>
              <w:rPr>
                <w:sz w:val="16"/>
                <w:szCs w:val="16"/>
              </w:rPr>
            </w:pPr>
            <w:r w:rsidRPr="00F30068">
              <w:rPr>
                <w:sz w:val="16"/>
                <w:szCs w:val="16"/>
              </w:rPr>
              <w:t>3</w:t>
            </w:r>
          </w:p>
        </w:tc>
      </w:tr>
      <w:tr w:rsidR="00F30068" w:rsidRPr="00F30068" w14:paraId="6EFD08B5" w14:textId="77777777" w:rsidTr="00231760">
        <w:trPr>
          <w:cantSplit/>
          <w:jc w:val="center"/>
        </w:trPr>
        <w:tc>
          <w:tcPr>
            <w:tcW w:w="3910" w:type="dxa"/>
          </w:tcPr>
          <w:p w14:paraId="7A4FD26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Laptops</w:t>
            </w:r>
          </w:p>
        </w:tc>
        <w:tc>
          <w:tcPr>
            <w:tcW w:w="1065" w:type="dxa"/>
          </w:tcPr>
          <w:p w14:paraId="63487D55" w14:textId="77777777" w:rsidR="00F30068" w:rsidRPr="00F30068" w:rsidRDefault="00F30068" w:rsidP="00F30068">
            <w:pPr>
              <w:jc w:val="center"/>
              <w:rPr>
                <w:sz w:val="16"/>
                <w:szCs w:val="16"/>
              </w:rPr>
            </w:pPr>
            <w:r w:rsidRPr="00F30068">
              <w:rPr>
                <w:sz w:val="16"/>
                <w:szCs w:val="16"/>
              </w:rPr>
              <w:t>3</w:t>
            </w:r>
          </w:p>
        </w:tc>
      </w:tr>
      <w:tr w:rsidR="00F30068" w:rsidRPr="00F30068" w14:paraId="19595258" w14:textId="77777777" w:rsidTr="00231760">
        <w:trPr>
          <w:cantSplit/>
          <w:jc w:val="center"/>
        </w:trPr>
        <w:tc>
          <w:tcPr>
            <w:tcW w:w="3910" w:type="dxa"/>
          </w:tcPr>
          <w:p w14:paraId="7C43F7F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Main Frame</w:t>
            </w:r>
          </w:p>
        </w:tc>
        <w:tc>
          <w:tcPr>
            <w:tcW w:w="1065" w:type="dxa"/>
          </w:tcPr>
          <w:p w14:paraId="568DCF5F" w14:textId="77777777" w:rsidR="00F30068" w:rsidRPr="00F30068" w:rsidRDefault="00F30068" w:rsidP="00F30068">
            <w:pPr>
              <w:jc w:val="center"/>
              <w:rPr>
                <w:sz w:val="16"/>
                <w:szCs w:val="16"/>
              </w:rPr>
            </w:pPr>
            <w:r w:rsidRPr="00F30068">
              <w:rPr>
                <w:sz w:val="16"/>
                <w:szCs w:val="16"/>
              </w:rPr>
              <w:t>5</w:t>
            </w:r>
          </w:p>
        </w:tc>
      </w:tr>
      <w:tr w:rsidR="00F30068" w:rsidRPr="00F30068" w14:paraId="4F2D92B0" w14:textId="77777777" w:rsidTr="00231760">
        <w:trPr>
          <w:cantSplit/>
          <w:jc w:val="center"/>
        </w:trPr>
        <w:tc>
          <w:tcPr>
            <w:tcW w:w="3910" w:type="dxa"/>
          </w:tcPr>
          <w:p w14:paraId="12B8C3D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Midrange</w:t>
            </w:r>
          </w:p>
        </w:tc>
        <w:tc>
          <w:tcPr>
            <w:tcW w:w="1065" w:type="dxa"/>
          </w:tcPr>
          <w:p w14:paraId="553E396B" w14:textId="77777777" w:rsidR="00F30068" w:rsidRPr="00F30068" w:rsidRDefault="00F30068" w:rsidP="00F30068">
            <w:pPr>
              <w:jc w:val="center"/>
              <w:rPr>
                <w:sz w:val="16"/>
                <w:szCs w:val="16"/>
              </w:rPr>
            </w:pPr>
            <w:r w:rsidRPr="00F30068">
              <w:rPr>
                <w:sz w:val="16"/>
                <w:szCs w:val="16"/>
              </w:rPr>
              <w:t>5</w:t>
            </w:r>
          </w:p>
        </w:tc>
      </w:tr>
      <w:tr w:rsidR="00F30068" w:rsidRPr="00F30068" w14:paraId="36A06492" w14:textId="77777777" w:rsidTr="00231760">
        <w:trPr>
          <w:cantSplit/>
          <w:jc w:val="center"/>
        </w:trPr>
        <w:tc>
          <w:tcPr>
            <w:tcW w:w="3910" w:type="dxa"/>
          </w:tcPr>
          <w:p w14:paraId="22615B7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Peripherals</w:t>
            </w:r>
          </w:p>
        </w:tc>
        <w:tc>
          <w:tcPr>
            <w:tcW w:w="1065" w:type="dxa"/>
          </w:tcPr>
          <w:p w14:paraId="0BFE521A" w14:textId="77777777" w:rsidR="00F30068" w:rsidRPr="00F30068" w:rsidRDefault="00F30068" w:rsidP="00F30068">
            <w:pPr>
              <w:jc w:val="center"/>
              <w:rPr>
                <w:sz w:val="16"/>
                <w:szCs w:val="16"/>
              </w:rPr>
            </w:pPr>
            <w:r w:rsidRPr="00F30068">
              <w:rPr>
                <w:sz w:val="16"/>
                <w:szCs w:val="16"/>
              </w:rPr>
              <w:t>3</w:t>
            </w:r>
          </w:p>
        </w:tc>
      </w:tr>
      <w:tr w:rsidR="00F30068" w:rsidRPr="00F30068" w14:paraId="15AA6EAC" w14:textId="77777777" w:rsidTr="00231760">
        <w:trPr>
          <w:cantSplit/>
          <w:jc w:val="center"/>
        </w:trPr>
        <w:tc>
          <w:tcPr>
            <w:tcW w:w="3910" w:type="dxa"/>
          </w:tcPr>
          <w:p w14:paraId="423F069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Personal Computers</w:t>
            </w:r>
          </w:p>
        </w:tc>
        <w:tc>
          <w:tcPr>
            <w:tcW w:w="1065" w:type="dxa"/>
          </w:tcPr>
          <w:p w14:paraId="06EB8DC5" w14:textId="77777777" w:rsidR="00F30068" w:rsidRPr="00F30068" w:rsidRDefault="00F30068" w:rsidP="00F30068">
            <w:pPr>
              <w:jc w:val="center"/>
              <w:rPr>
                <w:sz w:val="16"/>
                <w:szCs w:val="16"/>
              </w:rPr>
            </w:pPr>
            <w:r w:rsidRPr="00F30068">
              <w:rPr>
                <w:sz w:val="16"/>
                <w:szCs w:val="16"/>
              </w:rPr>
              <w:t>3</w:t>
            </w:r>
          </w:p>
        </w:tc>
      </w:tr>
      <w:tr w:rsidR="00F30068" w:rsidRPr="00F30068" w14:paraId="5A40F4B0" w14:textId="77777777" w:rsidTr="00231760">
        <w:trPr>
          <w:cantSplit/>
          <w:jc w:val="center"/>
        </w:trPr>
        <w:tc>
          <w:tcPr>
            <w:tcW w:w="3910" w:type="dxa"/>
          </w:tcPr>
          <w:p w14:paraId="4664877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Servers</w:t>
            </w:r>
          </w:p>
        </w:tc>
        <w:tc>
          <w:tcPr>
            <w:tcW w:w="1065" w:type="dxa"/>
          </w:tcPr>
          <w:p w14:paraId="19AE996F" w14:textId="77777777" w:rsidR="00F30068" w:rsidRPr="00F30068" w:rsidRDefault="00F30068" w:rsidP="00F30068">
            <w:pPr>
              <w:jc w:val="center"/>
              <w:rPr>
                <w:sz w:val="16"/>
                <w:szCs w:val="16"/>
              </w:rPr>
            </w:pPr>
            <w:r w:rsidRPr="00F30068">
              <w:rPr>
                <w:sz w:val="16"/>
                <w:szCs w:val="16"/>
              </w:rPr>
              <w:t>5</w:t>
            </w:r>
          </w:p>
        </w:tc>
      </w:tr>
      <w:tr w:rsidR="00F30068" w:rsidRPr="00F30068" w14:paraId="2732545F" w14:textId="77777777" w:rsidTr="00231760">
        <w:trPr>
          <w:cantSplit/>
          <w:jc w:val="center"/>
        </w:trPr>
        <w:tc>
          <w:tcPr>
            <w:tcW w:w="3910" w:type="dxa"/>
          </w:tcPr>
          <w:p w14:paraId="08F7FB1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Concrete Products M and E</w:t>
            </w:r>
          </w:p>
        </w:tc>
        <w:tc>
          <w:tcPr>
            <w:tcW w:w="1065" w:type="dxa"/>
          </w:tcPr>
          <w:p w14:paraId="2C67DA6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0A249AA8" w14:textId="77777777" w:rsidTr="00231760">
        <w:trPr>
          <w:cantSplit/>
          <w:jc w:val="center"/>
        </w:trPr>
        <w:tc>
          <w:tcPr>
            <w:tcW w:w="3910" w:type="dxa"/>
          </w:tcPr>
          <w:p w14:paraId="50DB87C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Construction M and E</w:t>
            </w:r>
          </w:p>
        </w:tc>
        <w:tc>
          <w:tcPr>
            <w:tcW w:w="1065" w:type="dxa"/>
          </w:tcPr>
          <w:p w14:paraId="10F4607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1E1F2188" w14:textId="77777777" w:rsidTr="00231760">
        <w:trPr>
          <w:cantSplit/>
          <w:jc w:val="center"/>
        </w:trPr>
        <w:tc>
          <w:tcPr>
            <w:tcW w:w="3910" w:type="dxa"/>
          </w:tcPr>
          <w:p w14:paraId="394DDD1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Cranes, Crawler</w:t>
            </w:r>
          </w:p>
        </w:tc>
        <w:tc>
          <w:tcPr>
            <w:tcW w:w="1065" w:type="dxa"/>
          </w:tcPr>
          <w:p w14:paraId="7B26E4A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643AFCF2" w14:textId="77777777" w:rsidTr="00231760">
        <w:trPr>
          <w:cantSplit/>
          <w:jc w:val="center"/>
        </w:trPr>
        <w:tc>
          <w:tcPr>
            <w:tcW w:w="3910" w:type="dxa"/>
          </w:tcPr>
          <w:p w14:paraId="2B5614E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General Construction</w:t>
            </w:r>
          </w:p>
        </w:tc>
        <w:tc>
          <w:tcPr>
            <w:tcW w:w="1065" w:type="dxa"/>
          </w:tcPr>
          <w:p w14:paraId="206BD79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0AC2EF7E" w14:textId="77777777" w:rsidTr="00231760">
        <w:trPr>
          <w:cantSplit/>
          <w:jc w:val="center"/>
        </w:trPr>
        <w:tc>
          <w:tcPr>
            <w:tcW w:w="3910" w:type="dxa"/>
          </w:tcPr>
          <w:p w14:paraId="4606AD2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Asphalt Plants</w:t>
            </w:r>
          </w:p>
        </w:tc>
        <w:tc>
          <w:tcPr>
            <w:tcW w:w="1065" w:type="dxa"/>
          </w:tcPr>
          <w:p w14:paraId="092C7CF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32589B79" w14:textId="77777777" w:rsidTr="00231760">
        <w:trPr>
          <w:cantSplit/>
          <w:jc w:val="center"/>
        </w:trPr>
        <w:tc>
          <w:tcPr>
            <w:tcW w:w="3910" w:type="dxa"/>
          </w:tcPr>
          <w:p w14:paraId="736A6D7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59"/>
              <w:rPr>
                <w:kern w:val="2"/>
                <w:sz w:val="16"/>
              </w:rPr>
            </w:pPr>
            <w:r w:rsidRPr="00F30068">
              <w:rPr>
                <w:kern w:val="2"/>
                <w:sz w:val="16"/>
              </w:rPr>
              <w:t>Portable</w:t>
            </w:r>
          </w:p>
        </w:tc>
        <w:tc>
          <w:tcPr>
            <w:tcW w:w="1065" w:type="dxa"/>
          </w:tcPr>
          <w:p w14:paraId="54F767D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42E3C3B5" w14:textId="77777777" w:rsidTr="00231760">
        <w:trPr>
          <w:cantSplit/>
          <w:jc w:val="center"/>
        </w:trPr>
        <w:tc>
          <w:tcPr>
            <w:tcW w:w="3910" w:type="dxa"/>
          </w:tcPr>
          <w:p w14:paraId="0C51330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59"/>
              <w:rPr>
                <w:kern w:val="2"/>
                <w:sz w:val="16"/>
              </w:rPr>
            </w:pPr>
            <w:r w:rsidRPr="00F30068">
              <w:rPr>
                <w:kern w:val="2"/>
                <w:sz w:val="16"/>
              </w:rPr>
              <w:t>Stationary</w:t>
            </w:r>
          </w:p>
        </w:tc>
        <w:tc>
          <w:tcPr>
            <w:tcW w:w="1065" w:type="dxa"/>
          </w:tcPr>
          <w:p w14:paraId="22200EC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73932A85" w14:textId="77777777" w:rsidTr="00231760">
        <w:trPr>
          <w:cantSplit/>
          <w:jc w:val="center"/>
        </w:trPr>
        <w:tc>
          <w:tcPr>
            <w:tcW w:w="3910" w:type="dxa"/>
          </w:tcPr>
          <w:p w14:paraId="36D7C14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Land Clearing</w:t>
            </w:r>
          </w:p>
        </w:tc>
        <w:tc>
          <w:tcPr>
            <w:tcW w:w="1065" w:type="dxa"/>
          </w:tcPr>
          <w:p w14:paraId="0E1FC34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4E2A60E2" w14:textId="77777777" w:rsidTr="00231760">
        <w:trPr>
          <w:cantSplit/>
          <w:jc w:val="center"/>
        </w:trPr>
        <w:tc>
          <w:tcPr>
            <w:tcW w:w="3910" w:type="dxa"/>
          </w:tcPr>
          <w:p w14:paraId="6FD3253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Marine Construction</w:t>
            </w:r>
          </w:p>
        </w:tc>
        <w:tc>
          <w:tcPr>
            <w:tcW w:w="1065" w:type="dxa"/>
          </w:tcPr>
          <w:p w14:paraId="1247238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09E26578" w14:textId="77777777" w:rsidTr="00231760">
        <w:trPr>
          <w:cantSplit/>
          <w:jc w:val="center"/>
        </w:trPr>
        <w:tc>
          <w:tcPr>
            <w:tcW w:w="3910" w:type="dxa"/>
          </w:tcPr>
          <w:p w14:paraId="4AD3A77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59"/>
              <w:rPr>
                <w:kern w:val="2"/>
                <w:sz w:val="16"/>
              </w:rPr>
            </w:pPr>
            <w:r w:rsidRPr="00F30068">
              <w:rPr>
                <w:kern w:val="2"/>
                <w:sz w:val="16"/>
              </w:rPr>
              <w:t>Ships and Vessels</w:t>
            </w:r>
          </w:p>
        </w:tc>
        <w:tc>
          <w:tcPr>
            <w:tcW w:w="1065" w:type="dxa"/>
          </w:tcPr>
          <w:p w14:paraId="34CBCF7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0852B4C1" w14:textId="77777777" w:rsidTr="00231760">
        <w:trPr>
          <w:cantSplit/>
          <w:jc w:val="center"/>
        </w:trPr>
        <w:tc>
          <w:tcPr>
            <w:tcW w:w="3910" w:type="dxa"/>
          </w:tcPr>
          <w:p w14:paraId="4D5B554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59"/>
              <w:rPr>
                <w:kern w:val="2"/>
                <w:sz w:val="16"/>
              </w:rPr>
            </w:pPr>
            <w:r w:rsidRPr="00F30068">
              <w:rPr>
                <w:kern w:val="2"/>
                <w:sz w:val="16"/>
              </w:rPr>
              <w:t>Pleasure Craft</w:t>
            </w:r>
          </w:p>
        </w:tc>
        <w:tc>
          <w:tcPr>
            <w:tcW w:w="1065" w:type="dxa"/>
          </w:tcPr>
          <w:p w14:paraId="43E376D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3A377B24" w14:textId="77777777" w:rsidTr="00231760">
        <w:trPr>
          <w:cantSplit/>
          <w:jc w:val="center"/>
        </w:trPr>
        <w:tc>
          <w:tcPr>
            <w:tcW w:w="3910" w:type="dxa"/>
          </w:tcPr>
          <w:p w14:paraId="67ED0EC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Mobile Telescopic</w:t>
            </w:r>
          </w:p>
        </w:tc>
        <w:tc>
          <w:tcPr>
            <w:tcW w:w="1065" w:type="dxa"/>
          </w:tcPr>
          <w:p w14:paraId="0C5BD643" w14:textId="77777777" w:rsidR="00F30068" w:rsidRPr="00F30068" w:rsidRDefault="00F30068" w:rsidP="00F30068">
            <w:pPr>
              <w:jc w:val="center"/>
              <w:rPr>
                <w:sz w:val="16"/>
                <w:szCs w:val="16"/>
              </w:rPr>
            </w:pPr>
            <w:r w:rsidRPr="00F30068">
              <w:rPr>
                <w:sz w:val="16"/>
                <w:szCs w:val="16"/>
              </w:rPr>
              <w:t>8</w:t>
            </w:r>
          </w:p>
        </w:tc>
      </w:tr>
      <w:tr w:rsidR="00F30068" w:rsidRPr="00F30068" w14:paraId="0D921CDC" w14:textId="77777777" w:rsidTr="00231760">
        <w:trPr>
          <w:cantSplit/>
          <w:jc w:val="center"/>
        </w:trPr>
        <w:tc>
          <w:tcPr>
            <w:tcW w:w="3910" w:type="dxa"/>
          </w:tcPr>
          <w:p w14:paraId="7D7BF3C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Road Construction (heavy)</w:t>
            </w:r>
          </w:p>
        </w:tc>
        <w:tc>
          <w:tcPr>
            <w:tcW w:w="1065" w:type="dxa"/>
          </w:tcPr>
          <w:p w14:paraId="174357F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7BB22E43" w14:textId="77777777" w:rsidTr="00231760">
        <w:trPr>
          <w:cantSplit/>
          <w:jc w:val="center"/>
        </w:trPr>
        <w:tc>
          <w:tcPr>
            <w:tcW w:w="3910" w:type="dxa"/>
          </w:tcPr>
          <w:p w14:paraId="3969E90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Rock Crushing</w:t>
            </w:r>
          </w:p>
        </w:tc>
        <w:tc>
          <w:tcPr>
            <w:tcW w:w="1065" w:type="dxa"/>
          </w:tcPr>
          <w:p w14:paraId="2F1CB75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01BD9166" w14:textId="77777777" w:rsidTr="00231760">
        <w:trPr>
          <w:cantSplit/>
          <w:jc w:val="center"/>
        </w:trPr>
        <w:tc>
          <w:tcPr>
            <w:tcW w:w="3910" w:type="dxa"/>
            <w:tcBorders>
              <w:bottom w:val="single" w:sz="6" w:space="0" w:color="000000"/>
            </w:tcBorders>
          </w:tcPr>
          <w:p w14:paraId="7DA5C03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59"/>
              <w:rPr>
                <w:kern w:val="2"/>
                <w:sz w:val="16"/>
              </w:rPr>
            </w:pPr>
            <w:r w:rsidRPr="00F30068">
              <w:rPr>
                <w:kern w:val="2"/>
                <w:sz w:val="16"/>
              </w:rPr>
              <w:t>Portable</w:t>
            </w:r>
          </w:p>
        </w:tc>
        <w:tc>
          <w:tcPr>
            <w:tcW w:w="1065" w:type="dxa"/>
            <w:tcBorders>
              <w:bottom w:val="single" w:sz="6" w:space="0" w:color="000000"/>
            </w:tcBorders>
          </w:tcPr>
          <w:p w14:paraId="5ACCE6C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7B037CA2" w14:textId="77777777" w:rsidTr="00231760">
        <w:trPr>
          <w:cantSplit/>
          <w:jc w:val="center"/>
        </w:trPr>
        <w:tc>
          <w:tcPr>
            <w:tcW w:w="3910" w:type="dxa"/>
            <w:tcBorders>
              <w:top w:val="single" w:sz="6" w:space="0" w:color="000000"/>
              <w:bottom w:val="single" w:sz="6" w:space="0" w:color="000000"/>
            </w:tcBorders>
          </w:tcPr>
          <w:p w14:paraId="607F9F4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59"/>
              <w:rPr>
                <w:kern w:val="2"/>
                <w:sz w:val="16"/>
              </w:rPr>
            </w:pPr>
            <w:r w:rsidRPr="00F30068">
              <w:rPr>
                <w:kern w:val="2"/>
                <w:sz w:val="16"/>
              </w:rPr>
              <w:t>Stationary</w:t>
            </w:r>
          </w:p>
        </w:tc>
        <w:tc>
          <w:tcPr>
            <w:tcW w:w="1065" w:type="dxa"/>
            <w:tcBorders>
              <w:top w:val="single" w:sz="6" w:space="0" w:color="000000"/>
              <w:bottom w:val="single" w:sz="6" w:space="0" w:color="000000"/>
            </w:tcBorders>
          </w:tcPr>
          <w:p w14:paraId="1B0DC9C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6C4BE7B7" w14:textId="77777777" w:rsidTr="00231760">
        <w:trPr>
          <w:cantSplit/>
          <w:jc w:val="center"/>
        </w:trPr>
        <w:tc>
          <w:tcPr>
            <w:tcW w:w="3910" w:type="dxa"/>
            <w:tcBorders>
              <w:top w:val="single" w:sz="6" w:space="0" w:color="000000"/>
            </w:tcBorders>
          </w:tcPr>
          <w:p w14:paraId="4FD157C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Sewer and Utilities</w:t>
            </w:r>
          </w:p>
        </w:tc>
        <w:tc>
          <w:tcPr>
            <w:tcW w:w="1065" w:type="dxa"/>
            <w:tcBorders>
              <w:top w:val="single" w:sz="6" w:space="0" w:color="000000"/>
            </w:tcBorders>
          </w:tcPr>
          <w:p w14:paraId="2D2129C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5B1726AE" w14:textId="77777777" w:rsidTr="00231760">
        <w:trPr>
          <w:cantSplit/>
          <w:jc w:val="center"/>
        </w:trPr>
        <w:tc>
          <w:tcPr>
            <w:tcW w:w="3910" w:type="dxa"/>
          </w:tcPr>
          <w:p w14:paraId="37055B6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Well Drilling (other than O and G)</w:t>
            </w:r>
          </w:p>
        </w:tc>
        <w:tc>
          <w:tcPr>
            <w:tcW w:w="1065" w:type="dxa"/>
          </w:tcPr>
          <w:p w14:paraId="63915FD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6C3E8EB4" w14:textId="77777777" w:rsidTr="00231760">
        <w:trPr>
          <w:cantSplit/>
          <w:jc w:val="center"/>
        </w:trPr>
        <w:tc>
          <w:tcPr>
            <w:tcW w:w="3910" w:type="dxa"/>
          </w:tcPr>
          <w:p w14:paraId="2233BE0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Container Mfg. M and E</w:t>
            </w:r>
          </w:p>
        </w:tc>
        <w:tc>
          <w:tcPr>
            <w:tcW w:w="1065" w:type="dxa"/>
          </w:tcPr>
          <w:p w14:paraId="360EAE3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446E204C" w14:textId="77777777" w:rsidTr="00231760">
        <w:trPr>
          <w:cantSplit/>
          <w:jc w:val="center"/>
        </w:trPr>
        <w:tc>
          <w:tcPr>
            <w:tcW w:w="3910" w:type="dxa"/>
          </w:tcPr>
          <w:p w14:paraId="36F592F7" w14:textId="77777777" w:rsidR="00F30068" w:rsidRPr="00F30068" w:rsidRDefault="00F30068" w:rsidP="00F30068">
            <w:pPr>
              <w:rPr>
                <w:sz w:val="16"/>
                <w:szCs w:val="16"/>
              </w:rPr>
            </w:pPr>
            <w:r w:rsidRPr="00F30068">
              <w:rPr>
                <w:sz w:val="16"/>
                <w:szCs w:val="16"/>
              </w:rPr>
              <w:t>Converters (Residential Type)</w:t>
            </w:r>
          </w:p>
        </w:tc>
        <w:tc>
          <w:tcPr>
            <w:tcW w:w="1065" w:type="dxa"/>
          </w:tcPr>
          <w:p w14:paraId="0613E613" w14:textId="77777777" w:rsidR="00F30068" w:rsidRPr="00F30068" w:rsidRDefault="00F30068" w:rsidP="00F30068">
            <w:pPr>
              <w:jc w:val="center"/>
              <w:rPr>
                <w:sz w:val="16"/>
                <w:szCs w:val="16"/>
              </w:rPr>
            </w:pPr>
            <w:r w:rsidRPr="00F30068">
              <w:rPr>
                <w:sz w:val="16"/>
                <w:szCs w:val="16"/>
              </w:rPr>
              <w:t>3</w:t>
            </w:r>
          </w:p>
        </w:tc>
      </w:tr>
      <w:tr w:rsidR="00F30068" w:rsidRPr="00F30068" w14:paraId="7F6F4782" w14:textId="77777777" w:rsidTr="00231760">
        <w:trPr>
          <w:cantSplit/>
          <w:jc w:val="center"/>
        </w:trPr>
        <w:tc>
          <w:tcPr>
            <w:tcW w:w="3910" w:type="dxa"/>
          </w:tcPr>
          <w:p w14:paraId="4FD9E2B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Coolers (walk-in)</w:t>
            </w:r>
          </w:p>
        </w:tc>
        <w:tc>
          <w:tcPr>
            <w:tcW w:w="1065" w:type="dxa"/>
          </w:tcPr>
          <w:p w14:paraId="74DA8D6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3</w:t>
            </w:r>
          </w:p>
        </w:tc>
      </w:tr>
      <w:tr w:rsidR="00F30068" w:rsidRPr="00F30068" w14:paraId="3A1801C2" w14:textId="77777777" w:rsidTr="00231760">
        <w:trPr>
          <w:cantSplit/>
          <w:jc w:val="center"/>
        </w:trPr>
        <w:tc>
          <w:tcPr>
            <w:tcW w:w="3910" w:type="dxa"/>
          </w:tcPr>
          <w:p w14:paraId="6B17551D" w14:textId="77777777" w:rsidR="00F30068" w:rsidRPr="00F30068" w:rsidRDefault="00F30068" w:rsidP="00F30068">
            <w:pPr>
              <w:rPr>
                <w:sz w:val="16"/>
                <w:szCs w:val="16"/>
              </w:rPr>
            </w:pPr>
            <w:r w:rsidRPr="00F30068">
              <w:rPr>
                <w:sz w:val="16"/>
                <w:szCs w:val="16"/>
              </w:rPr>
              <w:t>Coolers</w:t>
            </w:r>
          </w:p>
        </w:tc>
        <w:tc>
          <w:tcPr>
            <w:tcW w:w="1065" w:type="dxa"/>
          </w:tcPr>
          <w:p w14:paraId="7929225B" w14:textId="77777777" w:rsidR="00F30068" w:rsidRPr="00F30068" w:rsidRDefault="00F30068" w:rsidP="00F30068">
            <w:pPr>
              <w:jc w:val="center"/>
              <w:rPr>
                <w:sz w:val="16"/>
                <w:szCs w:val="16"/>
              </w:rPr>
            </w:pPr>
          </w:p>
        </w:tc>
      </w:tr>
      <w:tr w:rsidR="00F30068" w:rsidRPr="00F30068" w14:paraId="4CE3BBF7" w14:textId="77777777" w:rsidTr="00231760">
        <w:trPr>
          <w:cantSplit/>
          <w:jc w:val="center"/>
        </w:trPr>
        <w:tc>
          <w:tcPr>
            <w:tcW w:w="3910" w:type="dxa"/>
          </w:tcPr>
          <w:p w14:paraId="46083D5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Water (Installed/Water Fountain)</w:t>
            </w:r>
          </w:p>
        </w:tc>
        <w:tc>
          <w:tcPr>
            <w:tcW w:w="1065" w:type="dxa"/>
          </w:tcPr>
          <w:p w14:paraId="45258ECA" w14:textId="77777777" w:rsidR="00F30068" w:rsidRPr="00F30068" w:rsidRDefault="00F30068" w:rsidP="00F30068">
            <w:pPr>
              <w:jc w:val="center"/>
              <w:rPr>
                <w:sz w:val="16"/>
                <w:szCs w:val="16"/>
              </w:rPr>
            </w:pPr>
            <w:r w:rsidRPr="00F30068">
              <w:rPr>
                <w:sz w:val="16"/>
                <w:szCs w:val="16"/>
              </w:rPr>
              <w:t>10</w:t>
            </w:r>
          </w:p>
        </w:tc>
      </w:tr>
      <w:tr w:rsidR="00F30068" w:rsidRPr="00F30068" w14:paraId="6F037FF6" w14:textId="77777777" w:rsidTr="00231760">
        <w:trPr>
          <w:cantSplit/>
          <w:jc w:val="center"/>
        </w:trPr>
        <w:tc>
          <w:tcPr>
            <w:tcW w:w="3910" w:type="dxa"/>
          </w:tcPr>
          <w:p w14:paraId="57AED1B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Water (Portable)</w:t>
            </w:r>
          </w:p>
        </w:tc>
        <w:tc>
          <w:tcPr>
            <w:tcW w:w="1065" w:type="dxa"/>
          </w:tcPr>
          <w:p w14:paraId="68B125C9" w14:textId="77777777" w:rsidR="00F30068" w:rsidRPr="00F30068" w:rsidRDefault="00F30068" w:rsidP="00F30068">
            <w:pPr>
              <w:jc w:val="center"/>
              <w:rPr>
                <w:sz w:val="16"/>
                <w:szCs w:val="16"/>
              </w:rPr>
            </w:pPr>
            <w:r w:rsidRPr="00F30068">
              <w:rPr>
                <w:sz w:val="16"/>
                <w:szCs w:val="16"/>
              </w:rPr>
              <w:t>5</w:t>
            </w:r>
          </w:p>
        </w:tc>
      </w:tr>
      <w:tr w:rsidR="00F30068" w:rsidRPr="00F30068" w14:paraId="093978AA" w14:textId="77777777" w:rsidTr="00231760">
        <w:trPr>
          <w:cantSplit/>
          <w:jc w:val="center"/>
        </w:trPr>
        <w:tc>
          <w:tcPr>
            <w:tcW w:w="3910" w:type="dxa"/>
          </w:tcPr>
          <w:p w14:paraId="7450E87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Water Bottles (5 gallon)</w:t>
            </w:r>
          </w:p>
        </w:tc>
        <w:tc>
          <w:tcPr>
            <w:tcW w:w="1065" w:type="dxa"/>
          </w:tcPr>
          <w:p w14:paraId="5EF21C6D" w14:textId="77777777" w:rsidR="00F30068" w:rsidRPr="00F30068" w:rsidRDefault="00F30068" w:rsidP="00F30068">
            <w:pPr>
              <w:jc w:val="center"/>
              <w:rPr>
                <w:sz w:val="16"/>
                <w:szCs w:val="16"/>
              </w:rPr>
            </w:pPr>
            <w:r w:rsidRPr="00F30068">
              <w:rPr>
                <w:sz w:val="16"/>
                <w:szCs w:val="16"/>
              </w:rPr>
              <w:t>3</w:t>
            </w:r>
          </w:p>
        </w:tc>
      </w:tr>
      <w:tr w:rsidR="00F30068" w:rsidRPr="00F30068" w14:paraId="774DB3F0" w14:textId="77777777" w:rsidTr="00231760">
        <w:trPr>
          <w:cantSplit/>
          <w:jc w:val="center"/>
        </w:trPr>
        <w:tc>
          <w:tcPr>
            <w:tcW w:w="3910" w:type="dxa"/>
          </w:tcPr>
          <w:p w14:paraId="7CD6B6EB" w14:textId="77777777" w:rsidR="00F30068" w:rsidRPr="00F30068" w:rsidRDefault="00F30068" w:rsidP="00F30068">
            <w:pPr>
              <w:rPr>
                <w:sz w:val="16"/>
                <w:szCs w:val="16"/>
              </w:rPr>
            </w:pPr>
            <w:r w:rsidRPr="00F30068">
              <w:rPr>
                <w:sz w:val="16"/>
                <w:szCs w:val="16"/>
              </w:rPr>
              <w:t>Copy Machines</w:t>
            </w:r>
          </w:p>
        </w:tc>
        <w:tc>
          <w:tcPr>
            <w:tcW w:w="1065" w:type="dxa"/>
          </w:tcPr>
          <w:p w14:paraId="5434592B" w14:textId="77777777" w:rsidR="00F30068" w:rsidRPr="00F30068" w:rsidRDefault="00F30068" w:rsidP="00F30068">
            <w:pPr>
              <w:jc w:val="center"/>
              <w:rPr>
                <w:sz w:val="16"/>
                <w:szCs w:val="16"/>
              </w:rPr>
            </w:pPr>
            <w:r w:rsidRPr="00F30068">
              <w:rPr>
                <w:sz w:val="16"/>
                <w:szCs w:val="16"/>
              </w:rPr>
              <w:t>3</w:t>
            </w:r>
          </w:p>
        </w:tc>
      </w:tr>
      <w:tr w:rsidR="00F30068" w:rsidRPr="00F30068" w14:paraId="72D6C270" w14:textId="77777777" w:rsidTr="00231760">
        <w:trPr>
          <w:cantSplit/>
          <w:jc w:val="center"/>
        </w:trPr>
        <w:tc>
          <w:tcPr>
            <w:tcW w:w="3910" w:type="dxa"/>
          </w:tcPr>
          <w:p w14:paraId="7AFCFEE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Costumes (rental)</w:t>
            </w:r>
          </w:p>
        </w:tc>
        <w:tc>
          <w:tcPr>
            <w:tcW w:w="1065" w:type="dxa"/>
          </w:tcPr>
          <w:p w14:paraId="56CC333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5</w:t>
            </w:r>
          </w:p>
        </w:tc>
      </w:tr>
      <w:tr w:rsidR="00F30068" w:rsidRPr="00F30068" w14:paraId="5BBC7A9C" w14:textId="77777777" w:rsidTr="00231760">
        <w:trPr>
          <w:cantSplit/>
          <w:jc w:val="center"/>
        </w:trPr>
        <w:tc>
          <w:tcPr>
            <w:tcW w:w="3910" w:type="dxa"/>
          </w:tcPr>
          <w:p w14:paraId="33EE38A0" w14:textId="77777777" w:rsidR="00F30068" w:rsidRPr="00F30068" w:rsidRDefault="00F30068" w:rsidP="00F30068">
            <w:pPr>
              <w:rPr>
                <w:sz w:val="16"/>
                <w:szCs w:val="16"/>
              </w:rPr>
            </w:pPr>
            <w:r w:rsidRPr="00F30068">
              <w:rPr>
                <w:sz w:val="16"/>
                <w:szCs w:val="16"/>
              </w:rPr>
              <w:t>Cotton Gins</w:t>
            </w:r>
          </w:p>
        </w:tc>
        <w:tc>
          <w:tcPr>
            <w:tcW w:w="1065" w:type="dxa"/>
          </w:tcPr>
          <w:p w14:paraId="54FF285E" w14:textId="77777777" w:rsidR="00F30068" w:rsidRPr="00F30068" w:rsidRDefault="00F30068" w:rsidP="00F30068">
            <w:pPr>
              <w:jc w:val="center"/>
              <w:rPr>
                <w:sz w:val="16"/>
                <w:szCs w:val="16"/>
              </w:rPr>
            </w:pPr>
            <w:r w:rsidRPr="00F30068">
              <w:rPr>
                <w:sz w:val="16"/>
                <w:szCs w:val="16"/>
              </w:rPr>
              <w:t>12</w:t>
            </w:r>
          </w:p>
        </w:tc>
      </w:tr>
      <w:tr w:rsidR="00F30068" w:rsidRPr="00F30068" w14:paraId="138F32A4" w14:textId="77777777" w:rsidTr="00231760">
        <w:trPr>
          <w:cantSplit/>
          <w:jc w:val="center"/>
        </w:trPr>
        <w:tc>
          <w:tcPr>
            <w:tcW w:w="3910" w:type="dxa"/>
          </w:tcPr>
          <w:p w14:paraId="68B8920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Cranes (crawler)</w:t>
            </w:r>
          </w:p>
        </w:tc>
        <w:tc>
          <w:tcPr>
            <w:tcW w:w="1065" w:type="dxa"/>
          </w:tcPr>
          <w:p w14:paraId="0BC805B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08FF9570" w14:textId="77777777" w:rsidTr="00231760">
        <w:trPr>
          <w:cantSplit/>
          <w:jc w:val="center"/>
        </w:trPr>
        <w:tc>
          <w:tcPr>
            <w:tcW w:w="3910" w:type="dxa"/>
          </w:tcPr>
          <w:p w14:paraId="77968129" w14:textId="77777777" w:rsidR="00F30068" w:rsidRPr="00F30068" w:rsidRDefault="00F30068" w:rsidP="00F30068">
            <w:pPr>
              <w:rPr>
                <w:sz w:val="16"/>
                <w:szCs w:val="16"/>
              </w:rPr>
            </w:pPr>
            <w:r w:rsidRPr="00F30068">
              <w:rPr>
                <w:sz w:val="16"/>
                <w:szCs w:val="16"/>
              </w:rPr>
              <w:t>Credit Card Machine (In Store Swipe-Type)</w:t>
            </w:r>
          </w:p>
        </w:tc>
        <w:tc>
          <w:tcPr>
            <w:tcW w:w="1065" w:type="dxa"/>
          </w:tcPr>
          <w:p w14:paraId="63E5FBF3" w14:textId="77777777" w:rsidR="00F30068" w:rsidRPr="00F30068" w:rsidRDefault="00F30068" w:rsidP="00F30068">
            <w:pPr>
              <w:jc w:val="center"/>
              <w:rPr>
                <w:sz w:val="16"/>
                <w:szCs w:val="16"/>
              </w:rPr>
            </w:pPr>
            <w:r w:rsidRPr="00F30068">
              <w:rPr>
                <w:sz w:val="16"/>
                <w:szCs w:val="16"/>
              </w:rPr>
              <w:t>5</w:t>
            </w:r>
          </w:p>
        </w:tc>
      </w:tr>
      <w:tr w:rsidR="00F30068" w:rsidRPr="00F30068" w14:paraId="455B680E" w14:textId="77777777" w:rsidTr="00231760">
        <w:trPr>
          <w:cantSplit/>
          <w:jc w:val="center"/>
        </w:trPr>
        <w:tc>
          <w:tcPr>
            <w:tcW w:w="3910" w:type="dxa"/>
          </w:tcPr>
          <w:p w14:paraId="50149C57" w14:textId="77777777" w:rsidR="00F30068" w:rsidRPr="00F30068" w:rsidRDefault="00F30068" w:rsidP="00F30068">
            <w:pPr>
              <w:rPr>
                <w:sz w:val="16"/>
                <w:szCs w:val="16"/>
              </w:rPr>
            </w:pPr>
            <w:r w:rsidRPr="00F30068">
              <w:rPr>
                <w:sz w:val="16"/>
                <w:szCs w:val="16"/>
              </w:rPr>
              <w:t>Credit Card Machines (See Supermarket POS)</w:t>
            </w:r>
          </w:p>
        </w:tc>
        <w:tc>
          <w:tcPr>
            <w:tcW w:w="1065" w:type="dxa"/>
          </w:tcPr>
          <w:p w14:paraId="41BE875A" w14:textId="77777777" w:rsidR="00F30068" w:rsidRPr="00F30068" w:rsidRDefault="00F30068" w:rsidP="00F30068">
            <w:pPr>
              <w:jc w:val="center"/>
              <w:rPr>
                <w:sz w:val="16"/>
                <w:szCs w:val="16"/>
              </w:rPr>
            </w:pPr>
          </w:p>
        </w:tc>
      </w:tr>
      <w:tr w:rsidR="00F30068" w:rsidRPr="00F30068" w14:paraId="04036CEC" w14:textId="77777777" w:rsidTr="00231760">
        <w:trPr>
          <w:cantSplit/>
          <w:jc w:val="center"/>
        </w:trPr>
        <w:tc>
          <w:tcPr>
            <w:tcW w:w="3910" w:type="dxa"/>
          </w:tcPr>
          <w:p w14:paraId="5EB3AB3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Dairy Processing M and E</w:t>
            </w:r>
          </w:p>
        </w:tc>
        <w:tc>
          <w:tcPr>
            <w:tcW w:w="1065" w:type="dxa"/>
          </w:tcPr>
          <w:p w14:paraId="2DBB42E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5D392C10" w14:textId="77777777" w:rsidTr="00231760">
        <w:trPr>
          <w:cantSplit/>
          <w:jc w:val="center"/>
        </w:trPr>
        <w:tc>
          <w:tcPr>
            <w:tcW w:w="3910" w:type="dxa"/>
          </w:tcPr>
          <w:p w14:paraId="12763FA7" w14:textId="77777777" w:rsidR="00F30068" w:rsidRPr="00F30068" w:rsidRDefault="00F30068" w:rsidP="00F30068">
            <w:pPr>
              <w:ind w:right="-120"/>
              <w:rPr>
                <w:sz w:val="16"/>
                <w:szCs w:val="16"/>
              </w:rPr>
            </w:pPr>
            <w:r w:rsidRPr="00F30068">
              <w:rPr>
                <w:sz w:val="16"/>
                <w:szCs w:val="16"/>
              </w:rPr>
              <w:t>Day Care (Exclude Office, Kitchen and Computer Assets)</w:t>
            </w:r>
          </w:p>
        </w:tc>
        <w:tc>
          <w:tcPr>
            <w:tcW w:w="1065" w:type="dxa"/>
          </w:tcPr>
          <w:p w14:paraId="5D7499B2" w14:textId="77777777" w:rsidR="00F30068" w:rsidRPr="00F30068" w:rsidRDefault="00F30068" w:rsidP="00F30068">
            <w:pPr>
              <w:jc w:val="center"/>
              <w:rPr>
                <w:sz w:val="16"/>
                <w:szCs w:val="16"/>
              </w:rPr>
            </w:pPr>
            <w:r w:rsidRPr="00F30068">
              <w:rPr>
                <w:sz w:val="16"/>
                <w:szCs w:val="16"/>
              </w:rPr>
              <w:t>5</w:t>
            </w:r>
          </w:p>
        </w:tc>
      </w:tr>
      <w:tr w:rsidR="00F30068" w:rsidRPr="00F30068" w14:paraId="55FBCA14" w14:textId="77777777" w:rsidTr="00231760">
        <w:trPr>
          <w:cantSplit/>
          <w:jc w:val="center"/>
        </w:trPr>
        <w:tc>
          <w:tcPr>
            <w:tcW w:w="3910" w:type="dxa"/>
          </w:tcPr>
          <w:p w14:paraId="755C38F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Dental Equipment</w:t>
            </w:r>
          </w:p>
        </w:tc>
        <w:tc>
          <w:tcPr>
            <w:tcW w:w="1065" w:type="dxa"/>
          </w:tcPr>
          <w:p w14:paraId="6E01CBF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788D7445" w14:textId="77777777" w:rsidTr="00231760">
        <w:trPr>
          <w:cantSplit/>
          <w:jc w:val="center"/>
        </w:trPr>
        <w:tc>
          <w:tcPr>
            <w:tcW w:w="3910" w:type="dxa"/>
          </w:tcPr>
          <w:p w14:paraId="3784566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Department Store Furniture and Equip.</w:t>
            </w:r>
          </w:p>
        </w:tc>
        <w:tc>
          <w:tcPr>
            <w:tcW w:w="1065" w:type="dxa"/>
          </w:tcPr>
          <w:p w14:paraId="6AF29D6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4538ECB5" w14:textId="77777777" w:rsidTr="00231760">
        <w:trPr>
          <w:cantSplit/>
          <w:jc w:val="center"/>
        </w:trPr>
        <w:tc>
          <w:tcPr>
            <w:tcW w:w="3910" w:type="dxa"/>
          </w:tcPr>
          <w:p w14:paraId="65B2850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Dies and Molds</w:t>
            </w:r>
          </w:p>
        </w:tc>
        <w:tc>
          <w:tcPr>
            <w:tcW w:w="1065" w:type="dxa"/>
          </w:tcPr>
          <w:p w14:paraId="0CA5870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2E939117" w14:textId="77777777" w:rsidTr="00231760">
        <w:trPr>
          <w:cantSplit/>
          <w:jc w:val="center"/>
        </w:trPr>
        <w:tc>
          <w:tcPr>
            <w:tcW w:w="3910" w:type="dxa"/>
          </w:tcPr>
          <w:p w14:paraId="33DDB033" w14:textId="77777777" w:rsidR="00F30068" w:rsidRPr="00F30068" w:rsidRDefault="00F30068" w:rsidP="00F30068">
            <w:pPr>
              <w:rPr>
                <w:sz w:val="16"/>
                <w:szCs w:val="16"/>
              </w:rPr>
            </w:pPr>
            <w:r w:rsidRPr="00F30068">
              <w:rPr>
                <w:sz w:val="16"/>
                <w:szCs w:val="16"/>
              </w:rPr>
              <w:t>Digital Cameras &amp; Recorders</w:t>
            </w:r>
          </w:p>
        </w:tc>
        <w:tc>
          <w:tcPr>
            <w:tcW w:w="1065" w:type="dxa"/>
          </w:tcPr>
          <w:p w14:paraId="5ABD6333" w14:textId="77777777" w:rsidR="00F30068" w:rsidRPr="00F30068" w:rsidRDefault="00F30068" w:rsidP="00F30068">
            <w:pPr>
              <w:jc w:val="center"/>
              <w:rPr>
                <w:sz w:val="16"/>
                <w:szCs w:val="16"/>
              </w:rPr>
            </w:pPr>
            <w:r w:rsidRPr="00F30068">
              <w:rPr>
                <w:sz w:val="16"/>
                <w:szCs w:val="16"/>
              </w:rPr>
              <w:t>5</w:t>
            </w:r>
          </w:p>
        </w:tc>
      </w:tr>
      <w:tr w:rsidR="00F30068" w:rsidRPr="00F30068" w14:paraId="5B85E189" w14:textId="77777777" w:rsidTr="00231760">
        <w:trPr>
          <w:cantSplit/>
          <w:jc w:val="center"/>
        </w:trPr>
        <w:tc>
          <w:tcPr>
            <w:tcW w:w="3910" w:type="dxa"/>
          </w:tcPr>
          <w:p w14:paraId="6E31F8F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Dispensing Machinery (coin-op)</w:t>
            </w:r>
          </w:p>
        </w:tc>
        <w:tc>
          <w:tcPr>
            <w:tcW w:w="1065" w:type="dxa"/>
          </w:tcPr>
          <w:p w14:paraId="0E29253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50B5E7C7" w14:textId="77777777" w:rsidTr="00231760">
        <w:trPr>
          <w:cantSplit/>
          <w:jc w:val="center"/>
        </w:trPr>
        <w:tc>
          <w:tcPr>
            <w:tcW w:w="3910" w:type="dxa"/>
          </w:tcPr>
          <w:p w14:paraId="3A2A18D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Distilling and Brewing M and E</w:t>
            </w:r>
          </w:p>
        </w:tc>
        <w:tc>
          <w:tcPr>
            <w:tcW w:w="1065" w:type="dxa"/>
          </w:tcPr>
          <w:p w14:paraId="7C07C24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481ABBC8" w14:textId="77777777" w:rsidTr="00231760">
        <w:trPr>
          <w:cantSplit/>
          <w:jc w:val="center"/>
        </w:trPr>
        <w:tc>
          <w:tcPr>
            <w:tcW w:w="3910" w:type="dxa"/>
          </w:tcPr>
          <w:p w14:paraId="6D89950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Doctors, Dentists and Professional Equip.</w:t>
            </w:r>
          </w:p>
        </w:tc>
        <w:tc>
          <w:tcPr>
            <w:tcW w:w="1065" w:type="dxa"/>
          </w:tcPr>
          <w:p w14:paraId="522748A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473F2682" w14:textId="77777777" w:rsidTr="00231760">
        <w:trPr>
          <w:cantSplit/>
          <w:jc w:val="center"/>
        </w:trPr>
        <w:tc>
          <w:tcPr>
            <w:tcW w:w="3910" w:type="dxa"/>
          </w:tcPr>
          <w:p w14:paraId="44A2B95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Drug Store F and F</w:t>
            </w:r>
          </w:p>
        </w:tc>
        <w:tc>
          <w:tcPr>
            <w:tcW w:w="1065" w:type="dxa"/>
          </w:tcPr>
          <w:p w14:paraId="31ACA4E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5DE9DEC6" w14:textId="77777777" w:rsidTr="00231760">
        <w:trPr>
          <w:cantSplit/>
          <w:jc w:val="center"/>
        </w:trPr>
        <w:tc>
          <w:tcPr>
            <w:tcW w:w="3910" w:type="dxa"/>
          </w:tcPr>
          <w:p w14:paraId="5CB514F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Dry Cleaning and Laundry M and E</w:t>
            </w:r>
          </w:p>
        </w:tc>
        <w:tc>
          <w:tcPr>
            <w:tcW w:w="1065" w:type="dxa"/>
          </w:tcPr>
          <w:p w14:paraId="29F2AD2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3242C568" w14:textId="77777777" w:rsidTr="00231760">
        <w:trPr>
          <w:cantSplit/>
          <w:jc w:val="center"/>
        </w:trPr>
        <w:tc>
          <w:tcPr>
            <w:tcW w:w="3910" w:type="dxa"/>
          </w:tcPr>
          <w:p w14:paraId="70144CC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(Except coin-op)</w:t>
            </w:r>
          </w:p>
        </w:tc>
        <w:tc>
          <w:tcPr>
            <w:tcW w:w="1065" w:type="dxa"/>
          </w:tcPr>
          <w:p w14:paraId="55D39D3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7088B853" w14:textId="77777777" w:rsidTr="00231760">
        <w:trPr>
          <w:cantSplit/>
          <w:jc w:val="center"/>
        </w:trPr>
        <w:tc>
          <w:tcPr>
            <w:tcW w:w="3910" w:type="dxa"/>
          </w:tcPr>
          <w:p w14:paraId="469C07B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(Coin-op)</w:t>
            </w:r>
          </w:p>
        </w:tc>
        <w:tc>
          <w:tcPr>
            <w:tcW w:w="1065" w:type="dxa"/>
          </w:tcPr>
          <w:p w14:paraId="6AE1B92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5</w:t>
            </w:r>
          </w:p>
        </w:tc>
      </w:tr>
      <w:tr w:rsidR="00F30068" w:rsidRPr="00F30068" w14:paraId="7545002F" w14:textId="77777777" w:rsidTr="00231760">
        <w:trPr>
          <w:cantSplit/>
          <w:jc w:val="center"/>
        </w:trPr>
        <w:tc>
          <w:tcPr>
            <w:tcW w:w="3910" w:type="dxa"/>
          </w:tcPr>
          <w:p w14:paraId="481439F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Electrical Generating</w:t>
            </w:r>
          </w:p>
        </w:tc>
        <w:tc>
          <w:tcPr>
            <w:tcW w:w="1065" w:type="dxa"/>
          </w:tcPr>
          <w:p w14:paraId="4B00B5A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00114E88" w14:textId="77777777" w:rsidTr="00231760">
        <w:trPr>
          <w:cantSplit/>
          <w:jc w:val="center"/>
        </w:trPr>
        <w:tc>
          <w:tcPr>
            <w:tcW w:w="3910" w:type="dxa"/>
          </w:tcPr>
          <w:p w14:paraId="7325005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Gas and Diesel</w:t>
            </w:r>
          </w:p>
        </w:tc>
        <w:tc>
          <w:tcPr>
            <w:tcW w:w="1065" w:type="dxa"/>
          </w:tcPr>
          <w:p w14:paraId="6D8AC76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0A13007F" w14:textId="77777777" w:rsidTr="00231760">
        <w:trPr>
          <w:cantSplit/>
          <w:jc w:val="center"/>
        </w:trPr>
        <w:tc>
          <w:tcPr>
            <w:tcW w:w="3910" w:type="dxa"/>
          </w:tcPr>
          <w:p w14:paraId="32FE783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Steam</w:t>
            </w:r>
          </w:p>
        </w:tc>
        <w:tc>
          <w:tcPr>
            <w:tcW w:w="1065" w:type="dxa"/>
          </w:tcPr>
          <w:p w14:paraId="6756DAC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25</w:t>
            </w:r>
          </w:p>
        </w:tc>
      </w:tr>
      <w:tr w:rsidR="00F30068" w:rsidRPr="00F30068" w14:paraId="205A6A7C" w14:textId="77777777" w:rsidTr="00231760">
        <w:trPr>
          <w:cantSplit/>
          <w:jc w:val="center"/>
        </w:trPr>
        <w:tc>
          <w:tcPr>
            <w:tcW w:w="3910" w:type="dxa"/>
          </w:tcPr>
          <w:p w14:paraId="1606CE9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Electrical Mfg. M and E</w:t>
            </w:r>
          </w:p>
        </w:tc>
        <w:tc>
          <w:tcPr>
            <w:tcW w:w="1065" w:type="dxa"/>
          </w:tcPr>
          <w:p w14:paraId="1E2F86F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15</w:t>
            </w:r>
          </w:p>
        </w:tc>
      </w:tr>
      <w:tr w:rsidR="00F30068" w:rsidRPr="00F30068" w14:paraId="222510AF" w14:textId="77777777" w:rsidTr="00231760">
        <w:trPr>
          <w:cantSplit/>
          <w:jc w:val="center"/>
        </w:trPr>
        <w:tc>
          <w:tcPr>
            <w:tcW w:w="3910" w:type="dxa"/>
          </w:tcPr>
          <w:p w14:paraId="47B3D0F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Electrical Transmission and Distribution</w:t>
            </w:r>
          </w:p>
        </w:tc>
        <w:tc>
          <w:tcPr>
            <w:tcW w:w="1065" w:type="dxa"/>
          </w:tcPr>
          <w:p w14:paraId="58647D3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25</w:t>
            </w:r>
          </w:p>
        </w:tc>
      </w:tr>
      <w:tr w:rsidR="00F30068" w:rsidRPr="00F30068" w14:paraId="46F75504" w14:textId="77777777" w:rsidTr="00231760">
        <w:trPr>
          <w:cantSplit/>
          <w:jc w:val="center"/>
        </w:trPr>
        <w:tc>
          <w:tcPr>
            <w:tcW w:w="3910" w:type="dxa"/>
          </w:tcPr>
          <w:p w14:paraId="02FDD1A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Electronic Equipment</w:t>
            </w:r>
          </w:p>
        </w:tc>
        <w:tc>
          <w:tcPr>
            <w:tcW w:w="1065" w:type="dxa"/>
          </w:tcPr>
          <w:p w14:paraId="5E60E9D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5</w:t>
            </w:r>
          </w:p>
        </w:tc>
      </w:tr>
      <w:tr w:rsidR="00F30068" w:rsidRPr="00F30068" w14:paraId="493A61BF" w14:textId="77777777" w:rsidTr="00231760">
        <w:trPr>
          <w:cantSplit/>
          <w:jc w:val="center"/>
        </w:trPr>
        <w:tc>
          <w:tcPr>
            <w:tcW w:w="3910" w:type="dxa"/>
          </w:tcPr>
          <w:p w14:paraId="1985539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Electronic Mfg. Equip.</w:t>
            </w:r>
          </w:p>
        </w:tc>
        <w:tc>
          <w:tcPr>
            <w:tcW w:w="1065" w:type="dxa"/>
          </w:tcPr>
          <w:p w14:paraId="2AE5B41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3213B848" w14:textId="77777777" w:rsidTr="00231760">
        <w:trPr>
          <w:cantSplit/>
          <w:jc w:val="center"/>
        </w:trPr>
        <w:tc>
          <w:tcPr>
            <w:tcW w:w="3910" w:type="dxa"/>
          </w:tcPr>
          <w:p w14:paraId="5FC4A73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Feedmill M and E</w:t>
            </w:r>
          </w:p>
        </w:tc>
        <w:tc>
          <w:tcPr>
            <w:tcW w:w="1065" w:type="dxa"/>
          </w:tcPr>
          <w:p w14:paraId="1650BA9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01D2FB6A" w14:textId="77777777" w:rsidTr="00231760">
        <w:trPr>
          <w:cantSplit/>
          <w:jc w:val="center"/>
        </w:trPr>
        <w:tc>
          <w:tcPr>
            <w:tcW w:w="3910" w:type="dxa"/>
          </w:tcPr>
          <w:p w14:paraId="3991722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Fertilizer Applicators</w:t>
            </w:r>
          </w:p>
        </w:tc>
        <w:tc>
          <w:tcPr>
            <w:tcW w:w="1065" w:type="dxa"/>
          </w:tcPr>
          <w:p w14:paraId="1BD6284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7A18DE56" w14:textId="77777777" w:rsidTr="00231760">
        <w:trPr>
          <w:cantSplit/>
          <w:jc w:val="center"/>
        </w:trPr>
        <w:tc>
          <w:tcPr>
            <w:tcW w:w="3910" w:type="dxa"/>
          </w:tcPr>
          <w:p w14:paraId="1603D50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Fertilizer Mfg. M and E</w:t>
            </w:r>
          </w:p>
        </w:tc>
        <w:tc>
          <w:tcPr>
            <w:tcW w:w="1065" w:type="dxa"/>
          </w:tcPr>
          <w:p w14:paraId="2C0FED8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5CCD5E66" w14:textId="77777777" w:rsidTr="00231760">
        <w:trPr>
          <w:cantSplit/>
          <w:jc w:val="center"/>
        </w:trPr>
        <w:tc>
          <w:tcPr>
            <w:tcW w:w="3910" w:type="dxa"/>
          </w:tcPr>
          <w:p w14:paraId="2716783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Fiberglass Molds</w:t>
            </w:r>
          </w:p>
        </w:tc>
        <w:tc>
          <w:tcPr>
            <w:tcW w:w="1065" w:type="dxa"/>
          </w:tcPr>
          <w:p w14:paraId="240E89E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7265A66E" w14:textId="77777777" w:rsidTr="00231760">
        <w:trPr>
          <w:cantSplit/>
          <w:jc w:val="center"/>
        </w:trPr>
        <w:tc>
          <w:tcPr>
            <w:tcW w:w="3910" w:type="dxa"/>
          </w:tcPr>
          <w:p w14:paraId="4DAB561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Fish Processing M and E</w:t>
            </w:r>
          </w:p>
        </w:tc>
        <w:tc>
          <w:tcPr>
            <w:tcW w:w="1065" w:type="dxa"/>
          </w:tcPr>
          <w:p w14:paraId="4112341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056A9C8C" w14:textId="77777777" w:rsidTr="00231760">
        <w:trPr>
          <w:cantSplit/>
          <w:jc w:val="center"/>
        </w:trPr>
        <w:tc>
          <w:tcPr>
            <w:tcW w:w="3910" w:type="dxa"/>
          </w:tcPr>
          <w:p w14:paraId="40AEB3C3" w14:textId="77777777" w:rsidR="00F30068" w:rsidRPr="00F30068" w:rsidRDefault="00F30068" w:rsidP="00F30068">
            <w:pPr>
              <w:rPr>
                <w:sz w:val="16"/>
                <w:szCs w:val="16"/>
              </w:rPr>
            </w:pPr>
            <w:r w:rsidRPr="00F30068">
              <w:rPr>
                <w:sz w:val="16"/>
                <w:szCs w:val="16"/>
              </w:rPr>
              <w:t>Fitness Equipment</w:t>
            </w:r>
          </w:p>
        </w:tc>
        <w:tc>
          <w:tcPr>
            <w:tcW w:w="1065" w:type="dxa"/>
          </w:tcPr>
          <w:p w14:paraId="0933059A" w14:textId="77777777" w:rsidR="00F30068" w:rsidRPr="00F30068" w:rsidRDefault="00F30068" w:rsidP="00F30068">
            <w:pPr>
              <w:jc w:val="center"/>
              <w:rPr>
                <w:sz w:val="16"/>
                <w:szCs w:val="16"/>
              </w:rPr>
            </w:pPr>
          </w:p>
        </w:tc>
      </w:tr>
      <w:tr w:rsidR="00F30068" w:rsidRPr="00F30068" w14:paraId="1EBFD0DD" w14:textId="77777777" w:rsidTr="00231760">
        <w:trPr>
          <w:cantSplit/>
          <w:jc w:val="center"/>
        </w:trPr>
        <w:tc>
          <w:tcPr>
            <w:tcW w:w="3910" w:type="dxa"/>
          </w:tcPr>
          <w:p w14:paraId="660451C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Manual</w:t>
            </w:r>
          </w:p>
        </w:tc>
        <w:tc>
          <w:tcPr>
            <w:tcW w:w="1065" w:type="dxa"/>
          </w:tcPr>
          <w:p w14:paraId="4EC2B5A8" w14:textId="77777777" w:rsidR="00F30068" w:rsidRPr="00F30068" w:rsidRDefault="00F30068" w:rsidP="00F30068">
            <w:pPr>
              <w:jc w:val="center"/>
              <w:rPr>
                <w:sz w:val="16"/>
                <w:szCs w:val="16"/>
              </w:rPr>
            </w:pPr>
            <w:r w:rsidRPr="00F30068">
              <w:rPr>
                <w:sz w:val="16"/>
                <w:szCs w:val="16"/>
              </w:rPr>
              <w:t>8</w:t>
            </w:r>
          </w:p>
        </w:tc>
      </w:tr>
      <w:tr w:rsidR="00F30068" w:rsidRPr="00F30068" w14:paraId="00A4F34B" w14:textId="77777777" w:rsidTr="00231760">
        <w:trPr>
          <w:cantSplit/>
          <w:jc w:val="center"/>
        </w:trPr>
        <w:tc>
          <w:tcPr>
            <w:tcW w:w="3910" w:type="dxa"/>
          </w:tcPr>
          <w:p w14:paraId="3FBC782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Electronic</w:t>
            </w:r>
          </w:p>
        </w:tc>
        <w:tc>
          <w:tcPr>
            <w:tcW w:w="1065" w:type="dxa"/>
          </w:tcPr>
          <w:p w14:paraId="3C5AC0D8" w14:textId="77777777" w:rsidR="00F30068" w:rsidRPr="00F30068" w:rsidRDefault="00F30068" w:rsidP="00F30068">
            <w:pPr>
              <w:jc w:val="center"/>
              <w:rPr>
                <w:sz w:val="16"/>
                <w:szCs w:val="16"/>
              </w:rPr>
            </w:pPr>
            <w:r w:rsidRPr="00F30068">
              <w:rPr>
                <w:sz w:val="16"/>
                <w:szCs w:val="16"/>
              </w:rPr>
              <w:t>5</w:t>
            </w:r>
          </w:p>
        </w:tc>
      </w:tr>
      <w:tr w:rsidR="00F30068" w:rsidRPr="00F30068" w14:paraId="6673A0AE" w14:textId="77777777" w:rsidTr="00231760">
        <w:trPr>
          <w:cantSplit/>
          <w:jc w:val="center"/>
        </w:trPr>
        <w:tc>
          <w:tcPr>
            <w:tcW w:w="3910" w:type="dxa"/>
          </w:tcPr>
          <w:p w14:paraId="53162909" w14:textId="77777777" w:rsidR="00F30068" w:rsidRPr="00F30068" w:rsidRDefault="00F30068" w:rsidP="00F30068">
            <w:pPr>
              <w:rPr>
                <w:sz w:val="16"/>
                <w:szCs w:val="16"/>
              </w:rPr>
            </w:pPr>
            <w:r w:rsidRPr="00F30068">
              <w:rPr>
                <w:sz w:val="16"/>
                <w:szCs w:val="16"/>
              </w:rPr>
              <w:t>Florist Retail</w:t>
            </w:r>
          </w:p>
          <w:p w14:paraId="14311F3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sz w:val="16"/>
                <w:szCs w:val="16"/>
              </w:rPr>
            </w:pPr>
            <w:r w:rsidRPr="00F30068">
              <w:rPr>
                <w:sz w:val="16"/>
                <w:szCs w:val="16"/>
              </w:rPr>
              <w:t>(Except Computers and Other Office Equipment)</w:t>
            </w:r>
          </w:p>
        </w:tc>
        <w:tc>
          <w:tcPr>
            <w:tcW w:w="1065" w:type="dxa"/>
          </w:tcPr>
          <w:p w14:paraId="3B87DB06" w14:textId="77777777" w:rsidR="00F30068" w:rsidRPr="00F30068" w:rsidRDefault="00F30068" w:rsidP="00F30068">
            <w:pPr>
              <w:jc w:val="center"/>
              <w:rPr>
                <w:sz w:val="16"/>
                <w:szCs w:val="16"/>
              </w:rPr>
            </w:pPr>
          </w:p>
          <w:p w14:paraId="65EA3EAF" w14:textId="77777777" w:rsidR="00F30068" w:rsidRPr="00F30068" w:rsidRDefault="00F30068" w:rsidP="00F30068">
            <w:pPr>
              <w:jc w:val="center"/>
              <w:rPr>
                <w:sz w:val="16"/>
                <w:szCs w:val="16"/>
              </w:rPr>
            </w:pPr>
            <w:r w:rsidRPr="00F30068">
              <w:rPr>
                <w:sz w:val="16"/>
                <w:szCs w:val="16"/>
              </w:rPr>
              <w:t>8</w:t>
            </w:r>
          </w:p>
        </w:tc>
      </w:tr>
      <w:tr w:rsidR="00F30068" w:rsidRPr="00F30068" w14:paraId="50926E7D" w14:textId="77777777" w:rsidTr="00231760">
        <w:trPr>
          <w:cantSplit/>
          <w:jc w:val="center"/>
        </w:trPr>
        <w:tc>
          <w:tcPr>
            <w:tcW w:w="3910" w:type="dxa"/>
          </w:tcPr>
          <w:p w14:paraId="7CE81CA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Flour, Cereal and Grain Milling</w:t>
            </w:r>
          </w:p>
        </w:tc>
        <w:tc>
          <w:tcPr>
            <w:tcW w:w="1065" w:type="dxa"/>
          </w:tcPr>
          <w:p w14:paraId="6F9F627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5D90FCE0" w14:textId="77777777" w:rsidTr="00231760">
        <w:trPr>
          <w:cantSplit/>
          <w:jc w:val="center"/>
        </w:trPr>
        <w:tc>
          <w:tcPr>
            <w:tcW w:w="3910" w:type="dxa"/>
          </w:tcPr>
          <w:p w14:paraId="1CA58ED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Food Processing M and E</w:t>
            </w:r>
          </w:p>
        </w:tc>
        <w:tc>
          <w:tcPr>
            <w:tcW w:w="1065" w:type="dxa"/>
          </w:tcPr>
          <w:p w14:paraId="1665E1B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6D8D6AC3" w14:textId="77777777" w:rsidTr="00231760">
        <w:trPr>
          <w:cantSplit/>
          <w:jc w:val="center"/>
        </w:trPr>
        <w:tc>
          <w:tcPr>
            <w:tcW w:w="3910" w:type="dxa"/>
          </w:tcPr>
          <w:p w14:paraId="1E41FD9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Forklifts</w:t>
            </w:r>
          </w:p>
        </w:tc>
        <w:tc>
          <w:tcPr>
            <w:tcW w:w="1065" w:type="dxa"/>
          </w:tcPr>
          <w:p w14:paraId="64AA1FA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5A534DD7" w14:textId="77777777" w:rsidTr="00231760">
        <w:trPr>
          <w:cantSplit/>
          <w:jc w:val="center"/>
        </w:trPr>
        <w:tc>
          <w:tcPr>
            <w:tcW w:w="3910" w:type="dxa"/>
          </w:tcPr>
          <w:p w14:paraId="6545A8E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Inside</w:t>
            </w:r>
          </w:p>
        </w:tc>
        <w:tc>
          <w:tcPr>
            <w:tcW w:w="1065" w:type="dxa"/>
          </w:tcPr>
          <w:p w14:paraId="3C6DC60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56B5CA33" w14:textId="77777777" w:rsidTr="00231760">
        <w:trPr>
          <w:cantSplit/>
          <w:jc w:val="center"/>
        </w:trPr>
        <w:tc>
          <w:tcPr>
            <w:tcW w:w="3910" w:type="dxa"/>
          </w:tcPr>
          <w:p w14:paraId="48DE13A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Outside</w:t>
            </w:r>
          </w:p>
        </w:tc>
        <w:tc>
          <w:tcPr>
            <w:tcW w:w="1065" w:type="dxa"/>
          </w:tcPr>
          <w:p w14:paraId="0AA4289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13C82032" w14:textId="77777777" w:rsidTr="00231760">
        <w:trPr>
          <w:cantSplit/>
          <w:jc w:val="center"/>
        </w:trPr>
        <w:tc>
          <w:tcPr>
            <w:tcW w:w="3910" w:type="dxa"/>
          </w:tcPr>
          <w:p w14:paraId="171AD9D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Foundry M amd E</w:t>
            </w:r>
          </w:p>
        </w:tc>
        <w:tc>
          <w:tcPr>
            <w:tcW w:w="1065" w:type="dxa"/>
          </w:tcPr>
          <w:p w14:paraId="7C24331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1DB2CB1A" w14:textId="77777777" w:rsidTr="00231760">
        <w:trPr>
          <w:cantSplit/>
          <w:jc w:val="center"/>
        </w:trPr>
        <w:tc>
          <w:tcPr>
            <w:tcW w:w="3910" w:type="dxa"/>
          </w:tcPr>
          <w:p w14:paraId="7F87CBF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Fruit Bins and Cargo Pallets</w:t>
            </w:r>
          </w:p>
        </w:tc>
        <w:tc>
          <w:tcPr>
            <w:tcW w:w="1065" w:type="dxa"/>
          </w:tcPr>
          <w:p w14:paraId="17A7DC1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55C23D6C" w14:textId="77777777" w:rsidTr="00231760">
        <w:trPr>
          <w:cantSplit/>
          <w:jc w:val="center"/>
        </w:trPr>
        <w:tc>
          <w:tcPr>
            <w:tcW w:w="3910" w:type="dxa"/>
          </w:tcPr>
          <w:p w14:paraId="6F26642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Gaming Equipment</w:t>
            </w:r>
          </w:p>
        </w:tc>
        <w:tc>
          <w:tcPr>
            <w:tcW w:w="1065" w:type="dxa"/>
          </w:tcPr>
          <w:p w14:paraId="2EDC555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373D9471" w14:textId="77777777" w:rsidTr="00231760">
        <w:trPr>
          <w:cantSplit/>
          <w:jc w:val="center"/>
        </w:trPr>
        <w:tc>
          <w:tcPr>
            <w:tcW w:w="3910" w:type="dxa"/>
          </w:tcPr>
          <w:p w14:paraId="17BB442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Casino Equipment (see riverboat casinos)</w:t>
            </w:r>
          </w:p>
        </w:tc>
        <w:tc>
          <w:tcPr>
            <w:tcW w:w="1065" w:type="dxa"/>
          </w:tcPr>
          <w:p w14:paraId="0631956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529E410C" w14:textId="77777777" w:rsidTr="00231760">
        <w:trPr>
          <w:cantSplit/>
          <w:jc w:val="center"/>
        </w:trPr>
        <w:tc>
          <w:tcPr>
            <w:tcW w:w="3910" w:type="dxa"/>
          </w:tcPr>
          <w:p w14:paraId="50748ED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Electronic, Slots or Computers</w:t>
            </w:r>
          </w:p>
        </w:tc>
        <w:tc>
          <w:tcPr>
            <w:tcW w:w="1065" w:type="dxa"/>
          </w:tcPr>
          <w:p w14:paraId="2298952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5</w:t>
            </w:r>
          </w:p>
        </w:tc>
      </w:tr>
      <w:tr w:rsidR="00F30068" w:rsidRPr="00F30068" w14:paraId="72149FA6" w14:textId="77777777" w:rsidTr="00231760">
        <w:trPr>
          <w:cantSplit/>
          <w:jc w:val="center"/>
        </w:trPr>
        <w:tc>
          <w:tcPr>
            <w:tcW w:w="3910" w:type="dxa"/>
          </w:tcPr>
          <w:p w14:paraId="1C32415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Lotto Machines</w:t>
            </w:r>
          </w:p>
        </w:tc>
        <w:tc>
          <w:tcPr>
            <w:tcW w:w="1065" w:type="dxa"/>
          </w:tcPr>
          <w:p w14:paraId="4F00F06F" w14:textId="77777777" w:rsidR="00F30068" w:rsidRPr="00F30068" w:rsidRDefault="00F30068" w:rsidP="00F30068">
            <w:pPr>
              <w:jc w:val="center"/>
              <w:rPr>
                <w:sz w:val="16"/>
                <w:szCs w:val="16"/>
              </w:rPr>
            </w:pPr>
            <w:r w:rsidRPr="00F30068">
              <w:rPr>
                <w:sz w:val="16"/>
                <w:szCs w:val="16"/>
              </w:rPr>
              <w:t>3</w:t>
            </w:r>
          </w:p>
        </w:tc>
      </w:tr>
      <w:tr w:rsidR="00F30068" w:rsidRPr="00F30068" w14:paraId="6EEDF66D" w14:textId="77777777" w:rsidTr="00231760">
        <w:trPr>
          <w:cantSplit/>
          <w:jc w:val="center"/>
        </w:trPr>
        <w:tc>
          <w:tcPr>
            <w:tcW w:w="3910" w:type="dxa"/>
          </w:tcPr>
          <w:p w14:paraId="1C3D8E8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Mechanical, Slots</w:t>
            </w:r>
          </w:p>
        </w:tc>
        <w:tc>
          <w:tcPr>
            <w:tcW w:w="1065" w:type="dxa"/>
          </w:tcPr>
          <w:p w14:paraId="0091A83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436101E0" w14:textId="77777777" w:rsidTr="00231760">
        <w:trPr>
          <w:cantSplit/>
          <w:jc w:val="center"/>
        </w:trPr>
        <w:tc>
          <w:tcPr>
            <w:tcW w:w="3910" w:type="dxa"/>
          </w:tcPr>
          <w:p w14:paraId="3A13AE4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All Other Gaming Equipment</w:t>
            </w:r>
          </w:p>
        </w:tc>
        <w:tc>
          <w:tcPr>
            <w:tcW w:w="1065" w:type="dxa"/>
          </w:tcPr>
          <w:p w14:paraId="2010E65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15</w:t>
            </w:r>
          </w:p>
        </w:tc>
      </w:tr>
      <w:tr w:rsidR="00F30068" w:rsidRPr="00F30068" w14:paraId="71CD04E8" w14:textId="77777777" w:rsidTr="00231760">
        <w:trPr>
          <w:cantSplit/>
          <w:jc w:val="center"/>
        </w:trPr>
        <w:tc>
          <w:tcPr>
            <w:tcW w:w="3910" w:type="dxa"/>
          </w:tcPr>
          <w:p w14:paraId="7B91D4A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Garage M and E</w:t>
            </w:r>
          </w:p>
        </w:tc>
        <w:tc>
          <w:tcPr>
            <w:tcW w:w="1065" w:type="dxa"/>
          </w:tcPr>
          <w:p w14:paraId="2497E23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5111D622" w14:textId="77777777" w:rsidTr="00231760">
        <w:trPr>
          <w:cantSplit/>
          <w:jc w:val="center"/>
        </w:trPr>
        <w:tc>
          <w:tcPr>
            <w:tcW w:w="3910" w:type="dxa"/>
          </w:tcPr>
          <w:p w14:paraId="61421E5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lastRenderedPageBreak/>
              <w:t>General Contractor M and E</w:t>
            </w:r>
          </w:p>
        </w:tc>
        <w:tc>
          <w:tcPr>
            <w:tcW w:w="1065" w:type="dxa"/>
          </w:tcPr>
          <w:p w14:paraId="40928C0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4345C831" w14:textId="77777777" w:rsidTr="00231760">
        <w:trPr>
          <w:cantSplit/>
          <w:jc w:val="center"/>
        </w:trPr>
        <w:tc>
          <w:tcPr>
            <w:tcW w:w="3910" w:type="dxa"/>
          </w:tcPr>
          <w:p w14:paraId="3450B30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Golf Carts</w:t>
            </w:r>
          </w:p>
        </w:tc>
        <w:tc>
          <w:tcPr>
            <w:tcW w:w="1065" w:type="dxa"/>
          </w:tcPr>
          <w:p w14:paraId="16F1549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7EEEFCCF" w14:textId="77777777" w:rsidTr="00231760">
        <w:trPr>
          <w:cantSplit/>
          <w:jc w:val="center"/>
        </w:trPr>
        <w:tc>
          <w:tcPr>
            <w:tcW w:w="3910" w:type="dxa"/>
          </w:tcPr>
          <w:p w14:paraId="671DDC4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Golf Course Equip.</w:t>
            </w:r>
          </w:p>
        </w:tc>
        <w:tc>
          <w:tcPr>
            <w:tcW w:w="1065" w:type="dxa"/>
          </w:tcPr>
          <w:p w14:paraId="7F97D5B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3748E76E" w14:textId="77777777" w:rsidTr="00231760">
        <w:trPr>
          <w:cantSplit/>
          <w:jc w:val="center"/>
        </w:trPr>
        <w:tc>
          <w:tcPr>
            <w:tcW w:w="3910" w:type="dxa"/>
          </w:tcPr>
          <w:p w14:paraId="316592E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Golf Course Tractors</w:t>
            </w:r>
          </w:p>
        </w:tc>
        <w:tc>
          <w:tcPr>
            <w:tcW w:w="1065" w:type="dxa"/>
          </w:tcPr>
          <w:p w14:paraId="20C16B9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58CB46DC" w14:textId="77777777" w:rsidTr="00231760">
        <w:trPr>
          <w:cantSplit/>
          <w:jc w:val="center"/>
        </w:trPr>
        <w:tc>
          <w:tcPr>
            <w:tcW w:w="3910" w:type="dxa"/>
            <w:tcBorders>
              <w:bottom w:val="single" w:sz="6" w:space="0" w:color="000000"/>
            </w:tcBorders>
          </w:tcPr>
          <w:p w14:paraId="02E33890" w14:textId="77777777" w:rsidR="00F30068" w:rsidRPr="00F30068" w:rsidRDefault="00F30068" w:rsidP="00F30068">
            <w:pPr>
              <w:rPr>
                <w:sz w:val="16"/>
                <w:szCs w:val="16"/>
              </w:rPr>
            </w:pPr>
            <w:r w:rsidRPr="00F30068">
              <w:rPr>
                <w:sz w:val="16"/>
                <w:szCs w:val="16"/>
              </w:rPr>
              <w:t>GPS Receivers (Hand Held)</w:t>
            </w:r>
          </w:p>
        </w:tc>
        <w:tc>
          <w:tcPr>
            <w:tcW w:w="1065" w:type="dxa"/>
            <w:tcBorders>
              <w:bottom w:val="single" w:sz="6" w:space="0" w:color="000000"/>
            </w:tcBorders>
          </w:tcPr>
          <w:p w14:paraId="61FD985E" w14:textId="77777777" w:rsidR="00F30068" w:rsidRPr="00F30068" w:rsidRDefault="00F30068" w:rsidP="00F30068">
            <w:pPr>
              <w:jc w:val="center"/>
              <w:rPr>
                <w:sz w:val="16"/>
                <w:szCs w:val="16"/>
              </w:rPr>
            </w:pPr>
            <w:r w:rsidRPr="00F30068">
              <w:rPr>
                <w:sz w:val="16"/>
                <w:szCs w:val="16"/>
              </w:rPr>
              <w:t>3</w:t>
            </w:r>
          </w:p>
        </w:tc>
      </w:tr>
      <w:tr w:rsidR="00F30068" w:rsidRPr="00F30068" w14:paraId="282BBB84" w14:textId="77777777" w:rsidTr="00231760">
        <w:trPr>
          <w:cantSplit/>
          <w:jc w:val="center"/>
        </w:trPr>
        <w:tc>
          <w:tcPr>
            <w:tcW w:w="3910" w:type="dxa"/>
            <w:tcBorders>
              <w:top w:val="single" w:sz="6" w:space="0" w:color="000000"/>
              <w:bottom w:val="single" w:sz="6" w:space="0" w:color="000000"/>
            </w:tcBorders>
          </w:tcPr>
          <w:p w14:paraId="096A484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Greenhouse and Nursery M&amp;E</w:t>
            </w:r>
          </w:p>
        </w:tc>
        <w:tc>
          <w:tcPr>
            <w:tcW w:w="1065" w:type="dxa"/>
            <w:tcBorders>
              <w:top w:val="single" w:sz="6" w:space="0" w:color="000000"/>
              <w:bottom w:val="single" w:sz="6" w:space="0" w:color="000000"/>
            </w:tcBorders>
          </w:tcPr>
          <w:p w14:paraId="4D649EC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329FFBDE" w14:textId="77777777" w:rsidTr="00231760">
        <w:trPr>
          <w:cantSplit/>
          <w:jc w:val="center"/>
        </w:trPr>
        <w:tc>
          <w:tcPr>
            <w:tcW w:w="3910" w:type="dxa"/>
            <w:tcBorders>
              <w:top w:val="single" w:sz="6" w:space="0" w:color="000000"/>
            </w:tcBorders>
          </w:tcPr>
          <w:p w14:paraId="30C5898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Grocery Store F and F</w:t>
            </w:r>
          </w:p>
        </w:tc>
        <w:tc>
          <w:tcPr>
            <w:tcW w:w="1065" w:type="dxa"/>
            <w:tcBorders>
              <w:top w:val="single" w:sz="6" w:space="0" w:color="000000"/>
            </w:tcBorders>
          </w:tcPr>
          <w:p w14:paraId="2539B9F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20D2BB04" w14:textId="77777777" w:rsidTr="00231760">
        <w:trPr>
          <w:cantSplit/>
          <w:jc w:val="center"/>
        </w:trPr>
        <w:tc>
          <w:tcPr>
            <w:tcW w:w="3910" w:type="dxa"/>
          </w:tcPr>
          <w:p w14:paraId="3E8E43E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Grocery Store Walk-In Coolers</w:t>
            </w:r>
          </w:p>
        </w:tc>
        <w:tc>
          <w:tcPr>
            <w:tcW w:w="1065" w:type="dxa"/>
          </w:tcPr>
          <w:p w14:paraId="72CF96A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6B1C7397" w14:textId="77777777" w:rsidTr="00231760">
        <w:trPr>
          <w:cantSplit/>
          <w:jc w:val="center"/>
        </w:trPr>
        <w:tc>
          <w:tcPr>
            <w:tcW w:w="3910" w:type="dxa"/>
          </w:tcPr>
          <w:p w14:paraId="4F5D4D2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Hardware Store F and F</w:t>
            </w:r>
          </w:p>
        </w:tc>
        <w:tc>
          <w:tcPr>
            <w:tcW w:w="1065" w:type="dxa"/>
          </w:tcPr>
          <w:p w14:paraId="49660D6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04591491" w14:textId="77777777" w:rsidTr="00231760">
        <w:trPr>
          <w:cantSplit/>
          <w:jc w:val="center"/>
        </w:trPr>
        <w:tc>
          <w:tcPr>
            <w:tcW w:w="3910" w:type="dxa"/>
          </w:tcPr>
          <w:p w14:paraId="3D8B65E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Hatchery M and E</w:t>
            </w:r>
          </w:p>
        </w:tc>
        <w:tc>
          <w:tcPr>
            <w:tcW w:w="1065" w:type="dxa"/>
          </w:tcPr>
          <w:p w14:paraId="27D07D0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1AB46958" w14:textId="77777777" w:rsidTr="00231760">
        <w:trPr>
          <w:cantSplit/>
          <w:jc w:val="center"/>
        </w:trPr>
        <w:tc>
          <w:tcPr>
            <w:tcW w:w="3910" w:type="dxa"/>
          </w:tcPr>
          <w:p w14:paraId="6876B9C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Health Spa Equip.</w:t>
            </w:r>
          </w:p>
        </w:tc>
        <w:tc>
          <w:tcPr>
            <w:tcW w:w="1065" w:type="dxa"/>
          </w:tcPr>
          <w:p w14:paraId="2DC286A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14542F92" w14:textId="77777777" w:rsidTr="00231760">
        <w:trPr>
          <w:cantSplit/>
          <w:jc w:val="center"/>
        </w:trPr>
        <w:tc>
          <w:tcPr>
            <w:tcW w:w="3910" w:type="dxa"/>
          </w:tcPr>
          <w:p w14:paraId="163A230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Hospital and Nursing Home Equipment</w:t>
            </w:r>
          </w:p>
        </w:tc>
        <w:tc>
          <w:tcPr>
            <w:tcW w:w="1065" w:type="dxa"/>
          </w:tcPr>
          <w:p w14:paraId="4F5F412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2494467B" w14:textId="77777777" w:rsidTr="00231760">
        <w:trPr>
          <w:cantSplit/>
          <w:jc w:val="center"/>
        </w:trPr>
        <w:tc>
          <w:tcPr>
            <w:tcW w:w="3910" w:type="dxa"/>
          </w:tcPr>
          <w:p w14:paraId="7CB1ADCE" w14:textId="77777777" w:rsidR="00F30068" w:rsidRPr="00F30068" w:rsidRDefault="00F30068" w:rsidP="00F30068">
            <w:pPr>
              <w:rPr>
                <w:sz w:val="16"/>
                <w:szCs w:val="16"/>
              </w:rPr>
            </w:pPr>
            <w:r w:rsidRPr="00F30068">
              <w:rPr>
                <w:sz w:val="16"/>
                <w:szCs w:val="16"/>
              </w:rPr>
              <w:t>High Tech (Computer Driven) Equipment</w:t>
            </w:r>
          </w:p>
        </w:tc>
        <w:tc>
          <w:tcPr>
            <w:tcW w:w="1065" w:type="dxa"/>
          </w:tcPr>
          <w:p w14:paraId="4765B9C3" w14:textId="77777777" w:rsidR="00F30068" w:rsidRPr="00F30068" w:rsidRDefault="00F30068" w:rsidP="00F30068">
            <w:pPr>
              <w:jc w:val="center"/>
              <w:rPr>
                <w:sz w:val="16"/>
                <w:szCs w:val="16"/>
              </w:rPr>
            </w:pPr>
            <w:r w:rsidRPr="00F30068">
              <w:rPr>
                <w:sz w:val="16"/>
                <w:szCs w:val="16"/>
              </w:rPr>
              <w:t>5</w:t>
            </w:r>
          </w:p>
        </w:tc>
      </w:tr>
      <w:tr w:rsidR="00F30068" w:rsidRPr="00F30068" w14:paraId="6CB78EC0" w14:textId="77777777" w:rsidTr="00231760">
        <w:trPr>
          <w:cantSplit/>
          <w:jc w:val="center"/>
        </w:trPr>
        <w:tc>
          <w:tcPr>
            <w:tcW w:w="3910" w:type="dxa"/>
          </w:tcPr>
          <w:p w14:paraId="6760B1F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Hotel F and F</w:t>
            </w:r>
          </w:p>
        </w:tc>
        <w:tc>
          <w:tcPr>
            <w:tcW w:w="1065" w:type="dxa"/>
          </w:tcPr>
          <w:p w14:paraId="0397AC3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6CA845A2" w14:textId="77777777" w:rsidTr="00231760">
        <w:trPr>
          <w:cantSplit/>
          <w:jc w:val="center"/>
        </w:trPr>
        <w:tc>
          <w:tcPr>
            <w:tcW w:w="3910" w:type="dxa"/>
          </w:tcPr>
          <w:p w14:paraId="58EC5FD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Ice Cream Cabinets</w:t>
            </w:r>
          </w:p>
        </w:tc>
        <w:tc>
          <w:tcPr>
            <w:tcW w:w="1065" w:type="dxa"/>
          </w:tcPr>
          <w:p w14:paraId="7F25EAA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4F82680D" w14:textId="77777777" w:rsidTr="00231760">
        <w:trPr>
          <w:cantSplit/>
          <w:jc w:val="center"/>
        </w:trPr>
        <w:tc>
          <w:tcPr>
            <w:tcW w:w="3910" w:type="dxa"/>
          </w:tcPr>
          <w:p w14:paraId="0E845BF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Ice and Refrigeration M and E</w:t>
            </w:r>
          </w:p>
        </w:tc>
        <w:tc>
          <w:tcPr>
            <w:tcW w:w="1065" w:type="dxa"/>
          </w:tcPr>
          <w:p w14:paraId="06C85C1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21763079" w14:textId="77777777" w:rsidTr="00231760">
        <w:trPr>
          <w:cantSplit/>
          <w:jc w:val="center"/>
        </w:trPr>
        <w:tc>
          <w:tcPr>
            <w:tcW w:w="3910" w:type="dxa"/>
          </w:tcPr>
          <w:p w14:paraId="58DE984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Iron and Steel Industry M and E</w:t>
            </w:r>
          </w:p>
        </w:tc>
        <w:tc>
          <w:tcPr>
            <w:tcW w:w="1065" w:type="dxa"/>
          </w:tcPr>
          <w:p w14:paraId="6E85E38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25</w:t>
            </w:r>
          </w:p>
        </w:tc>
      </w:tr>
      <w:tr w:rsidR="00F30068" w:rsidRPr="00F30068" w14:paraId="34A4B988" w14:textId="77777777" w:rsidTr="00231760">
        <w:trPr>
          <w:cantSplit/>
          <w:jc w:val="center"/>
        </w:trPr>
        <w:tc>
          <w:tcPr>
            <w:tcW w:w="3910" w:type="dxa"/>
          </w:tcPr>
          <w:p w14:paraId="4E2E4CA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Janitorial Service M and E</w:t>
            </w:r>
          </w:p>
        </w:tc>
        <w:tc>
          <w:tcPr>
            <w:tcW w:w="1065" w:type="dxa"/>
          </w:tcPr>
          <w:p w14:paraId="613E789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3FFAD7C9" w14:textId="77777777" w:rsidTr="00231760">
        <w:trPr>
          <w:cantSplit/>
          <w:jc w:val="center"/>
        </w:trPr>
        <w:tc>
          <w:tcPr>
            <w:tcW w:w="3910" w:type="dxa"/>
          </w:tcPr>
          <w:p w14:paraId="2E6E623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Jewelry Store F and F and Equip.</w:t>
            </w:r>
          </w:p>
        </w:tc>
        <w:tc>
          <w:tcPr>
            <w:tcW w:w="1065" w:type="dxa"/>
          </w:tcPr>
          <w:p w14:paraId="5BBB6AB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5B2743D3" w14:textId="77777777" w:rsidTr="00231760">
        <w:trPr>
          <w:cantSplit/>
          <w:jc w:val="center"/>
        </w:trPr>
        <w:tc>
          <w:tcPr>
            <w:tcW w:w="3910" w:type="dxa"/>
          </w:tcPr>
          <w:p w14:paraId="15350EE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Key Duplication Equip.</w:t>
            </w:r>
          </w:p>
        </w:tc>
        <w:tc>
          <w:tcPr>
            <w:tcW w:w="1065" w:type="dxa"/>
          </w:tcPr>
          <w:p w14:paraId="2F89F92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2B3FA7DA" w14:textId="77777777" w:rsidTr="00231760">
        <w:trPr>
          <w:cantSplit/>
          <w:jc w:val="center"/>
        </w:trPr>
        <w:tc>
          <w:tcPr>
            <w:tcW w:w="3910" w:type="dxa"/>
          </w:tcPr>
          <w:p w14:paraId="0C61D18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Laboratory Equip. (non-electronic)</w:t>
            </w:r>
          </w:p>
        </w:tc>
        <w:tc>
          <w:tcPr>
            <w:tcW w:w="1065" w:type="dxa"/>
          </w:tcPr>
          <w:p w14:paraId="1FAF82F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50B6A320" w14:textId="77777777" w:rsidTr="00231760">
        <w:trPr>
          <w:cantSplit/>
          <w:jc w:val="center"/>
        </w:trPr>
        <w:tc>
          <w:tcPr>
            <w:tcW w:w="3910" w:type="dxa"/>
          </w:tcPr>
          <w:p w14:paraId="44172E8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Landscaping M and E</w:t>
            </w:r>
          </w:p>
        </w:tc>
        <w:tc>
          <w:tcPr>
            <w:tcW w:w="1065" w:type="dxa"/>
          </w:tcPr>
          <w:p w14:paraId="48611D8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353ACF35" w14:textId="77777777" w:rsidTr="00231760">
        <w:trPr>
          <w:cantSplit/>
          <w:jc w:val="center"/>
        </w:trPr>
        <w:tc>
          <w:tcPr>
            <w:tcW w:w="3910" w:type="dxa"/>
          </w:tcPr>
          <w:p w14:paraId="099CEFB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Laundry and Dry  Cleaning M and E</w:t>
            </w:r>
          </w:p>
        </w:tc>
        <w:tc>
          <w:tcPr>
            <w:tcW w:w="1065" w:type="dxa"/>
          </w:tcPr>
          <w:p w14:paraId="64A551A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34069E21" w14:textId="77777777" w:rsidTr="00231760">
        <w:trPr>
          <w:cantSplit/>
          <w:jc w:val="center"/>
        </w:trPr>
        <w:tc>
          <w:tcPr>
            <w:tcW w:w="3910" w:type="dxa"/>
          </w:tcPr>
          <w:p w14:paraId="2C2C060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(Except Coin-op)</w:t>
            </w:r>
          </w:p>
        </w:tc>
        <w:tc>
          <w:tcPr>
            <w:tcW w:w="1065" w:type="dxa"/>
          </w:tcPr>
          <w:p w14:paraId="2FF062A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57578561" w14:textId="77777777" w:rsidTr="00231760">
        <w:trPr>
          <w:cantSplit/>
          <w:jc w:val="center"/>
        </w:trPr>
        <w:tc>
          <w:tcPr>
            <w:tcW w:w="3910" w:type="dxa"/>
          </w:tcPr>
          <w:p w14:paraId="7CED278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(Coin-op)</w:t>
            </w:r>
          </w:p>
        </w:tc>
        <w:tc>
          <w:tcPr>
            <w:tcW w:w="1065" w:type="dxa"/>
          </w:tcPr>
          <w:p w14:paraId="3113956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5</w:t>
            </w:r>
          </w:p>
        </w:tc>
      </w:tr>
      <w:tr w:rsidR="00F30068" w:rsidRPr="00F30068" w14:paraId="2C35484B" w14:textId="77777777" w:rsidTr="00231760">
        <w:trPr>
          <w:cantSplit/>
          <w:jc w:val="center"/>
        </w:trPr>
        <w:tc>
          <w:tcPr>
            <w:tcW w:w="3910" w:type="dxa"/>
          </w:tcPr>
          <w:p w14:paraId="53A4C8D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Leather Products Mfg. M and E</w:t>
            </w:r>
          </w:p>
        </w:tc>
        <w:tc>
          <w:tcPr>
            <w:tcW w:w="1065" w:type="dxa"/>
          </w:tcPr>
          <w:p w14:paraId="73B9711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6DE09462" w14:textId="77777777" w:rsidTr="00231760">
        <w:trPr>
          <w:cantSplit/>
          <w:jc w:val="center"/>
        </w:trPr>
        <w:tc>
          <w:tcPr>
            <w:tcW w:w="3910" w:type="dxa"/>
          </w:tcPr>
          <w:p w14:paraId="1323284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Libraries (professional)</w:t>
            </w:r>
          </w:p>
        </w:tc>
        <w:tc>
          <w:tcPr>
            <w:tcW w:w="1065" w:type="dxa"/>
          </w:tcPr>
          <w:p w14:paraId="46CE27F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15</w:t>
            </w:r>
          </w:p>
        </w:tc>
      </w:tr>
      <w:tr w:rsidR="00F30068" w:rsidRPr="00F30068" w14:paraId="74D610D0" w14:textId="77777777" w:rsidTr="00231760">
        <w:trPr>
          <w:cantSplit/>
          <w:jc w:val="center"/>
        </w:trPr>
        <w:tc>
          <w:tcPr>
            <w:tcW w:w="3910" w:type="dxa"/>
          </w:tcPr>
          <w:p w14:paraId="5BA9696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Lift Trucks (See Forklift)</w:t>
            </w:r>
          </w:p>
        </w:tc>
        <w:tc>
          <w:tcPr>
            <w:tcW w:w="1065" w:type="dxa"/>
          </w:tcPr>
          <w:p w14:paraId="0D3CE97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5EC7FE97" w14:textId="77777777" w:rsidTr="00231760">
        <w:trPr>
          <w:cantSplit/>
          <w:jc w:val="center"/>
        </w:trPr>
        <w:tc>
          <w:tcPr>
            <w:tcW w:w="3910" w:type="dxa"/>
          </w:tcPr>
          <w:p w14:paraId="534FE27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Lumber and Wood Products Industry</w:t>
            </w:r>
          </w:p>
        </w:tc>
        <w:tc>
          <w:tcPr>
            <w:tcW w:w="1065" w:type="dxa"/>
          </w:tcPr>
          <w:p w14:paraId="3AAECBA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0E207A74" w14:textId="77777777" w:rsidTr="00231760">
        <w:trPr>
          <w:cantSplit/>
          <w:jc w:val="center"/>
        </w:trPr>
        <w:tc>
          <w:tcPr>
            <w:tcW w:w="3910" w:type="dxa"/>
          </w:tcPr>
          <w:p w14:paraId="397ECBC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Logging M and E</w:t>
            </w:r>
          </w:p>
        </w:tc>
        <w:tc>
          <w:tcPr>
            <w:tcW w:w="1065" w:type="dxa"/>
          </w:tcPr>
          <w:p w14:paraId="505CAB3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3351BFF3" w14:textId="77777777" w:rsidTr="00231760">
        <w:trPr>
          <w:cantSplit/>
          <w:jc w:val="center"/>
        </w:trPr>
        <w:tc>
          <w:tcPr>
            <w:tcW w:w="3910" w:type="dxa"/>
          </w:tcPr>
          <w:p w14:paraId="0F066D1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Log Stackers</w:t>
            </w:r>
          </w:p>
        </w:tc>
        <w:tc>
          <w:tcPr>
            <w:tcW w:w="1065" w:type="dxa"/>
          </w:tcPr>
          <w:p w14:paraId="0493C0A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2AEEFE73" w14:textId="77777777" w:rsidTr="00231760">
        <w:trPr>
          <w:cantSplit/>
          <w:jc w:val="center"/>
        </w:trPr>
        <w:tc>
          <w:tcPr>
            <w:tcW w:w="3910" w:type="dxa"/>
          </w:tcPr>
          <w:p w14:paraId="623D907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Pulp, Paper and Paperboard M and E</w:t>
            </w:r>
          </w:p>
        </w:tc>
        <w:tc>
          <w:tcPr>
            <w:tcW w:w="1065" w:type="dxa"/>
          </w:tcPr>
          <w:p w14:paraId="6EDCE2A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51312FEC" w14:textId="77777777" w:rsidTr="00231760">
        <w:trPr>
          <w:cantSplit/>
          <w:jc w:val="center"/>
        </w:trPr>
        <w:tc>
          <w:tcPr>
            <w:tcW w:w="3910" w:type="dxa"/>
          </w:tcPr>
          <w:p w14:paraId="2DA4520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Plywood and Veneer M and E</w:t>
            </w:r>
          </w:p>
        </w:tc>
        <w:tc>
          <w:tcPr>
            <w:tcW w:w="1065" w:type="dxa"/>
          </w:tcPr>
          <w:p w14:paraId="13EB9EA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020F5A42" w14:textId="77777777" w:rsidTr="00231760">
        <w:trPr>
          <w:cantSplit/>
          <w:jc w:val="center"/>
        </w:trPr>
        <w:tc>
          <w:tcPr>
            <w:tcW w:w="3910" w:type="dxa"/>
          </w:tcPr>
          <w:p w14:paraId="67085BB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Scarifying M and E</w:t>
            </w:r>
          </w:p>
        </w:tc>
        <w:tc>
          <w:tcPr>
            <w:tcW w:w="1065" w:type="dxa"/>
          </w:tcPr>
          <w:p w14:paraId="46B3FD7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1D30E3AD" w14:textId="77777777" w:rsidTr="00231760">
        <w:trPr>
          <w:cantSplit/>
          <w:jc w:val="center"/>
        </w:trPr>
        <w:tc>
          <w:tcPr>
            <w:tcW w:w="3910" w:type="dxa"/>
          </w:tcPr>
          <w:p w14:paraId="220646E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Sawmills</w:t>
            </w:r>
          </w:p>
        </w:tc>
        <w:tc>
          <w:tcPr>
            <w:tcW w:w="1065" w:type="dxa"/>
          </w:tcPr>
          <w:p w14:paraId="65DAFD3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32E670D4" w14:textId="77777777" w:rsidTr="00231760">
        <w:trPr>
          <w:cantSplit/>
          <w:jc w:val="center"/>
        </w:trPr>
        <w:tc>
          <w:tcPr>
            <w:tcW w:w="3910" w:type="dxa"/>
          </w:tcPr>
          <w:p w14:paraId="779B1C4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59"/>
              <w:rPr>
                <w:kern w:val="2"/>
                <w:sz w:val="16"/>
              </w:rPr>
            </w:pPr>
            <w:r w:rsidRPr="00F30068">
              <w:rPr>
                <w:kern w:val="2"/>
                <w:sz w:val="16"/>
              </w:rPr>
              <w:t>Portable</w:t>
            </w:r>
          </w:p>
        </w:tc>
        <w:tc>
          <w:tcPr>
            <w:tcW w:w="1065" w:type="dxa"/>
          </w:tcPr>
          <w:p w14:paraId="1498544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14D8C0AC" w14:textId="77777777" w:rsidTr="00231760">
        <w:trPr>
          <w:cantSplit/>
          <w:jc w:val="center"/>
        </w:trPr>
        <w:tc>
          <w:tcPr>
            <w:tcW w:w="3910" w:type="dxa"/>
          </w:tcPr>
          <w:p w14:paraId="4D83359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59"/>
              <w:rPr>
                <w:kern w:val="2"/>
                <w:sz w:val="16"/>
              </w:rPr>
            </w:pPr>
            <w:r w:rsidRPr="00F30068">
              <w:rPr>
                <w:kern w:val="2"/>
                <w:sz w:val="16"/>
              </w:rPr>
              <w:t>Stationary</w:t>
            </w:r>
          </w:p>
        </w:tc>
        <w:tc>
          <w:tcPr>
            <w:tcW w:w="1065" w:type="dxa"/>
          </w:tcPr>
          <w:p w14:paraId="3DAC44D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7310B647" w14:textId="77777777" w:rsidTr="00231760">
        <w:trPr>
          <w:cantSplit/>
          <w:jc w:val="center"/>
        </w:trPr>
        <w:tc>
          <w:tcPr>
            <w:tcW w:w="3910" w:type="dxa"/>
          </w:tcPr>
          <w:p w14:paraId="5A64498B" w14:textId="77777777" w:rsidR="00F30068" w:rsidRPr="00F30068" w:rsidRDefault="00F30068" w:rsidP="00F30068">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Shake and Shingle Mills</w:t>
            </w:r>
          </w:p>
        </w:tc>
        <w:tc>
          <w:tcPr>
            <w:tcW w:w="1065" w:type="dxa"/>
          </w:tcPr>
          <w:p w14:paraId="54664923" w14:textId="77777777" w:rsidR="00F30068" w:rsidRPr="00F30068" w:rsidRDefault="00F30068" w:rsidP="00F30068">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5500A249" w14:textId="77777777" w:rsidTr="00231760">
        <w:trPr>
          <w:cantSplit/>
          <w:jc w:val="center"/>
        </w:trPr>
        <w:tc>
          <w:tcPr>
            <w:tcW w:w="3910" w:type="dxa"/>
          </w:tcPr>
          <w:p w14:paraId="632DB79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59"/>
              <w:rPr>
                <w:kern w:val="2"/>
                <w:sz w:val="16"/>
              </w:rPr>
            </w:pPr>
            <w:r w:rsidRPr="00F30068">
              <w:rPr>
                <w:kern w:val="2"/>
                <w:sz w:val="16"/>
              </w:rPr>
              <w:t>Portable</w:t>
            </w:r>
          </w:p>
        </w:tc>
        <w:tc>
          <w:tcPr>
            <w:tcW w:w="1065" w:type="dxa"/>
          </w:tcPr>
          <w:p w14:paraId="6BE8974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708851DD" w14:textId="77777777" w:rsidTr="00231760">
        <w:trPr>
          <w:cantSplit/>
          <w:jc w:val="center"/>
        </w:trPr>
        <w:tc>
          <w:tcPr>
            <w:tcW w:w="3910" w:type="dxa"/>
          </w:tcPr>
          <w:p w14:paraId="145EB18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59"/>
              <w:rPr>
                <w:kern w:val="2"/>
                <w:sz w:val="16"/>
              </w:rPr>
            </w:pPr>
            <w:r w:rsidRPr="00F30068">
              <w:rPr>
                <w:kern w:val="2"/>
                <w:sz w:val="16"/>
              </w:rPr>
              <w:t>Stationary</w:t>
            </w:r>
          </w:p>
        </w:tc>
        <w:tc>
          <w:tcPr>
            <w:tcW w:w="1065" w:type="dxa"/>
          </w:tcPr>
          <w:p w14:paraId="0FCE185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1283ADB7" w14:textId="77777777" w:rsidTr="00231760">
        <w:trPr>
          <w:cantSplit/>
          <w:jc w:val="center"/>
        </w:trPr>
        <w:tc>
          <w:tcPr>
            <w:tcW w:w="3910" w:type="dxa"/>
          </w:tcPr>
          <w:p w14:paraId="38B9751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Machine Shop M and E (Maintenance)</w:t>
            </w:r>
          </w:p>
        </w:tc>
        <w:tc>
          <w:tcPr>
            <w:tcW w:w="1065" w:type="dxa"/>
          </w:tcPr>
          <w:p w14:paraId="3DCD92C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2017BEB4" w14:textId="77777777" w:rsidTr="00231760">
        <w:trPr>
          <w:cantSplit/>
          <w:jc w:val="center"/>
        </w:trPr>
        <w:tc>
          <w:tcPr>
            <w:tcW w:w="3910" w:type="dxa"/>
          </w:tcPr>
          <w:p w14:paraId="60ABF06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Machine Shop M and E (Production)</w:t>
            </w:r>
          </w:p>
        </w:tc>
        <w:tc>
          <w:tcPr>
            <w:tcW w:w="1065" w:type="dxa"/>
          </w:tcPr>
          <w:p w14:paraId="3F32EF6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5561907C" w14:textId="77777777" w:rsidTr="00231760">
        <w:trPr>
          <w:cantSplit/>
          <w:jc w:val="center"/>
        </w:trPr>
        <w:tc>
          <w:tcPr>
            <w:tcW w:w="3910" w:type="dxa"/>
          </w:tcPr>
          <w:p w14:paraId="49FBC94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Mailing Machines</w:t>
            </w:r>
          </w:p>
        </w:tc>
        <w:tc>
          <w:tcPr>
            <w:tcW w:w="1065" w:type="dxa"/>
          </w:tcPr>
          <w:p w14:paraId="5B6539A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330FB98E" w14:textId="77777777" w:rsidTr="00231760">
        <w:trPr>
          <w:cantSplit/>
          <w:jc w:val="center"/>
        </w:trPr>
        <w:tc>
          <w:tcPr>
            <w:tcW w:w="3910" w:type="dxa"/>
          </w:tcPr>
          <w:p w14:paraId="1AF0D69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Meat Packing M and E</w:t>
            </w:r>
          </w:p>
        </w:tc>
        <w:tc>
          <w:tcPr>
            <w:tcW w:w="1065" w:type="dxa"/>
          </w:tcPr>
          <w:p w14:paraId="2464334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59EFF7AA" w14:textId="77777777" w:rsidTr="00231760">
        <w:trPr>
          <w:cantSplit/>
          <w:jc w:val="center"/>
        </w:trPr>
        <w:tc>
          <w:tcPr>
            <w:tcW w:w="3910" w:type="dxa"/>
          </w:tcPr>
          <w:p w14:paraId="7D4E4E1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Meat Processing M&amp;E (complex)</w:t>
            </w:r>
          </w:p>
        </w:tc>
        <w:tc>
          <w:tcPr>
            <w:tcW w:w="1065" w:type="dxa"/>
          </w:tcPr>
          <w:p w14:paraId="401753A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70655180" w14:textId="77777777" w:rsidTr="00231760">
        <w:trPr>
          <w:cantSplit/>
          <w:jc w:val="center"/>
        </w:trPr>
        <w:tc>
          <w:tcPr>
            <w:tcW w:w="3910" w:type="dxa"/>
          </w:tcPr>
          <w:p w14:paraId="65FD2D1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Medical Equipment</w:t>
            </w:r>
          </w:p>
        </w:tc>
        <w:tc>
          <w:tcPr>
            <w:tcW w:w="1065" w:type="dxa"/>
          </w:tcPr>
          <w:p w14:paraId="3CB7C09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7EF01383" w14:textId="77777777" w:rsidTr="00231760">
        <w:trPr>
          <w:cantSplit/>
          <w:jc w:val="center"/>
        </w:trPr>
        <w:tc>
          <w:tcPr>
            <w:tcW w:w="3910" w:type="dxa"/>
          </w:tcPr>
          <w:p w14:paraId="79F48F1C" w14:textId="77777777" w:rsidR="00F30068" w:rsidRPr="00F30068" w:rsidRDefault="00F30068" w:rsidP="00F30068">
            <w:pPr>
              <w:rPr>
                <w:sz w:val="16"/>
                <w:szCs w:val="16"/>
              </w:rPr>
            </w:pPr>
            <w:r w:rsidRPr="00F30068">
              <w:rPr>
                <w:sz w:val="16"/>
                <w:szCs w:val="16"/>
              </w:rPr>
              <w:t xml:space="preserve">  Computer Driven</w:t>
            </w:r>
          </w:p>
        </w:tc>
        <w:tc>
          <w:tcPr>
            <w:tcW w:w="1065" w:type="dxa"/>
          </w:tcPr>
          <w:p w14:paraId="36232FDD" w14:textId="77777777" w:rsidR="00F30068" w:rsidRPr="00F30068" w:rsidRDefault="00F30068" w:rsidP="00F30068">
            <w:pPr>
              <w:jc w:val="center"/>
              <w:rPr>
                <w:sz w:val="16"/>
                <w:szCs w:val="16"/>
              </w:rPr>
            </w:pPr>
            <w:r w:rsidRPr="00F30068">
              <w:rPr>
                <w:sz w:val="16"/>
                <w:szCs w:val="16"/>
              </w:rPr>
              <w:t>5</w:t>
            </w:r>
          </w:p>
        </w:tc>
      </w:tr>
      <w:tr w:rsidR="00F30068" w:rsidRPr="00F30068" w14:paraId="765749AC" w14:textId="77777777" w:rsidTr="00231760">
        <w:trPr>
          <w:cantSplit/>
          <w:jc w:val="center"/>
        </w:trPr>
        <w:tc>
          <w:tcPr>
            <w:tcW w:w="3910" w:type="dxa"/>
          </w:tcPr>
          <w:p w14:paraId="5B298DD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Metal Fabrication and Extrusion Mfg. M and E</w:t>
            </w:r>
          </w:p>
        </w:tc>
        <w:tc>
          <w:tcPr>
            <w:tcW w:w="1065" w:type="dxa"/>
          </w:tcPr>
          <w:p w14:paraId="64323CE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4846BE47" w14:textId="77777777" w:rsidTr="00231760">
        <w:trPr>
          <w:cantSplit/>
          <w:jc w:val="center"/>
        </w:trPr>
        <w:tc>
          <w:tcPr>
            <w:tcW w:w="3910" w:type="dxa"/>
          </w:tcPr>
          <w:p w14:paraId="0DB250E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Metal Sheet Fabrication</w:t>
            </w:r>
          </w:p>
        </w:tc>
        <w:tc>
          <w:tcPr>
            <w:tcW w:w="1065" w:type="dxa"/>
          </w:tcPr>
          <w:p w14:paraId="0CD7A7A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6F3869C2" w14:textId="77777777" w:rsidTr="00231760">
        <w:trPr>
          <w:cantSplit/>
          <w:jc w:val="center"/>
        </w:trPr>
        <w:tc>
          <w:tcPr>
            <w:tcW w:w="3910" w:type="dxa"/>
          </w:tcPr>
          <w:p w14:paraId="5CFE8E1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Mining, Milling and Quarry M and E</w:t>
            </w:r>
          </w:p>
        </w:tc>
        <w:tc>
          <w:tcPr>
            <w:tcW w:w="1065" w:type="dxa"/>
          </w:tcPr>
          <w:p w14:paraId="2C9F1D6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0FAF60E3" w14:textId="77777777" w:rsidTr="00231760">
        <w:trPr>
          <w:cantSplit/>
          <w:jc w:val="center"/>
        </w:trPr>
        <w:tc>
          <w:tcPr>
            <w:tcW w:w="3910" w:type="dxa"/>
          </w:tcPr>
          <w:p w14:paraId="623E3A2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Mobile Yard Equipment</w:t>
            </w:r>
          </w:p>
        </w:tc>
        <w:tc>
          <w:tcPr>
            <w:tcW w:w="1065" w:type="dxa"/>
          </w:tcPr>
          <w:p w14:paraId="0849BB9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5D4BE900" w14:textId="77777777" w:rsidTr="00231760">
        <w:trPr>
          <w:cantSplit/>
          <w:jc w:val="center"/>
        </w:trPr>
        <w:tc>
          <w:tcPr>
            <w:tcW w:w="3910" w:type="dxa"/>
          </w:tcPr>
          <w:p w14:paraId="562498B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color w:val="000000"/>
                <w:sz w:val="16"/>
              </w:rPr>
            </w:pPr>
            <w:r w:rsidRPr="00F30068">
              <w:rPr>
                <w:color w:val="000000"/>
                <w:sz w:val="16"/>
              </w:rPr>
              <w:t>Modular Office Buildings (portable)</w:t>
            </w:r>
          </w:p>
        </w:tc>
        <w:tc>
          <w:tcPr>
            <w:tcW w:w="1065" w:type="dxa"/>
          </w:tcPr>
          <w:p w14:paraId="550288E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color w:val="000000"/>
                <w:sz w:val="16"/>
              </w:rPr>
            </w:pPr>
            <w:r w:rsidRPr="00F30068">
              <w:rPr>
                <w:color w:val="000000"/>
                <w:sz w:val="16"/>
              </w:rPr>
              <w:t>15</w:t>
            </w:r>
          </w:p>
        </w:tc>
      </w:tr>
      <w:tr w:rsidR="00F30068" w:rsidRPr="00F30068" w14:paraId="479E382F" w14:textId="77777777" w:rsidTr="00231760">
        <w:trPr>
          <w:cantSplit/>
          <w:jc w:val="center"/>
        </w:trPr>
        <w:tc>
          <w:tcPr>
            <w:tcW w:w="3910" w:type="dxa"/>
          </w:tcPr>
          <w:p w14:paraId="44369D5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Mortuary Service Equip.</w:t>
            </w:r>
          </w:p>
        </w:tc>
        <w:tc>
          <w:tcPr>
            <w:tcW w:w="1065" w:type="dxa"/>
          </w:tcPr>
          <w:p w14:paraId="7E3EBB2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70ABA4F7" w14:textId="77777777" w:rsidTr="00231760">
        <w:trPr>
          <w:cantSplit/>
          <w:jc w:val="center"/>
        </w:trPr>
        <w:tc>
          <w:tcPr>
            <w:tcW w:w="3910" w:type="dxa"/>
          </w:tcPr>
          <w:p w14:paraId="1BDE305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Motel Furniture and Equipment</w:t>
            </w:r>
          </w:p>
        </w:tc>
        <w:tc>
          <w:tcPr>
            <w:tcW w:w="1065" w:type="dxa"/>
          </w:tcPr>
          <w:p w14:paraId="35F0C46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2CC6495B" w14:textId="77777777" w:rsidTr="00231760">
        <w:trPr>
          <w:cantSplit/>
          <w:jc w:val="center"/>
        </w:trPr>
        <w:tc>
          <w:tcPr>
            <w:tcW w:w="3910" w:type="dxa"/>
          </w:tcPr>
          <w:p w14:paraId="03E49A1C" w14:textId="77777777" w:rsidR="00F30068" w:rsidRPr="00F30068" w:rsidRDefault="00F30068" w:rsidP="00F30068">
            <w:pPr>
              <w:rPr>
                <w:sz w:val="16"/>
                <w:szCs w:val="16"/>
              </w:rPr>
            </w:pPr>
            <w:r w:rsidRPr="00F30068">
              <w:rPr>
                <w:sz w:val="16"/>
                <w:szCs w:val="16"/>
              </w:rPr>
              <w:t>Movie (Film Making)</w:t>
            </w:r>
          </w:p>
        </w:tc>
        <w:tc>
          <w:tcPr>
            <w:tcW w:w="1065" w:type="dxa"/>
          </w:tcPr>
          <w:p w14:paraId="73F8D9BE" w14:textId="77777777" w:rsidR="00F30068" w:rsidRPr="00F30068" w:rsidRDefault="00F30068" w:rsidP="00F30068">
            <w:pPr>
              <w:jc w:val="center"/>
              <w:rPr>
                <w:sz w:val="16"/>
                <w:szCs w:val="16"/>
              </w:rPr>
            </w:pPr>
            <w:r w:rsidRPr="00F30068">
              <w:rPr>
                <w:sz w:val="16"/>
                <w:szCs w:val="16"/>
              </w:rPr>
              <w:t>8</w:t>
            </w:r>
          </w:p>
        </w:tc>
      </w:tr>
      <w:tr w:rsidR="00F30068" w:rsidRPr="00F30068" w14:paraId="5B248955" w14:textId="77777777" w:rsidTr="00231760">
        <w:trPr>
          <w:cantSplit/>
          <w:jc w:val="center"/>
        </w:trPr>
        <w:tc>
          <w:tcPr>
            <w:tcW w:w="3910" w:type="dxa"/>
          </w:tcPr>
          <w:p w14:paraId="4DF9014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Music Instruments (rental)</w:t>
            </w:r>
          </w:p>
        </w:tc>
        <w:tc>
          <w:tcPr>
            <w:tcW w:w="1065" w:type="dxa"/>
          </w:tcPr>
          <w:p w14:paraId="64B3A74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576987AF" w14:textId="77777777" w:rsidTr="00231760">
        <w:trPr>
          <w:cantSplit/>
          <w:jc w:val="center"/>
        </w:trPr>
        <w:tc>
          <w:tcPr>
            <w:tcW w:w="3910" w:type="dxa"/>
          </w:tcPr>
          <w:p w14:paraId="23B57379" w14:textId="77777777" w:rsidR="00F30068" w:rsidRPr="00F30068" w:rsidRDefault="00F30068" w:rsidP="00F30068">
            <w:pPr>
              <w:rPr>
                <w:sz w:val="16"/>
                <w:szCs w:val="16"/>
              </w:rPr>
            </w:pPr>
            <w:r w:rsidRPr="00F30068">
              <w:rPr>
                <w:sz w:val="16"/>
                <w:szCs w:val="16"/>
              </w:rPr>
              <w:t>Music Studio Recording Equipment</w:t>
            </w:r>
          </w:p>
        </w:tc>
        <w:tc>
          <w:tcPr>
            <w:tcW w:w="1065" w:type="dxa"/>
          </w:tcPr>
          <w:p w14:paraId="031BAA86" w14:textId="77777777" w:rsidR="00F30068" w:rsidRPr="00F30068" w:rsidRDefault="00F30068" w:rsidP="00F30068">
            <w:pPr>
              <w:jc w:val="center"/>
              <w:rPr>
                <w:sz w:val="16"/>
                <w:szCs w:val="16"/>
              </w:rPr>
            </w:pPr>
            <w:r w:rsidRPr="00F30068">
              <w:rPr>
                <w:sz w:val="16"/>
                <w:szCs w:val="16"/>
              </w:rPr>
              <w:t>5</w:t>
            </w:r>
          </w:p>
        </w:tc>
      </w:tr>
      <w:tr w:rsidR="00F30068" w:rsidRPr="00F30068" w14:paraId="54C04FFC" w14:textId="77777777" w:rsidTr="00231760">
        <w:trPr>
          <w:cantSplit/>
          <w:jc w:val="center"/>
        </w:trPr>
        <w:tc>
          <w:tcPr>
            <w:tcW w:w="3910" w:type="dxa"/>
          </w:tcPr>
          <w:p w14:paraId="0687167A" w14:textId="77777777" w:rsidR="00F30068" w:rsidRPr="00F30068" w:rsidRDefault="00F30068" w:rsidP="00F30068">
            <w:pPr>
              <w:rPr>
                <w:sz w:val="16"/>
                <w:szCs w:val="16"/>
              </w:rPr>
            </w:pPr>
            <w:r w:rsidRPr="00F30068">
              <w:rPr>
                <w:sz w:val="16"/>
                <w:szCs w:val="16"/>
              </w:rPr>
              <w:t>Music Systems (Background)</w:t>
            </w:r>
          </w:p>
        </w:tc>
        <w:tc>
          <w:tcPr>
            <w:tcW w:w="1065" w:type="dxa"/>
          </w:tcPr>
          <w:p w14:paraId="0775FEE5" w14:textId="77777777" w:rsidR="00F30068" w:rsidRPr="00F30068" w:rsidRDefault="00F30068" w:rsidP="00F30068">
            <w:pPr>
              <w:jc w:val="center"/>
              <w:rPr>
                <w:sz w:val="16"/>
                <w:szCs w:val="16"/>
              </w:rPr>
            </w:pPr>
            <w:r w:rsidRPr="00F30068">
              <w:rPr>
                <w:sz w:val="16"/>
                <w:szCs w:val="16"/>
              </w:rPr>
              <w:t>5</w:t>
            </w:r>
          </w:p>
        </w:tc>
      </w:tr>
      <w:tr w:rsidR="00F30068" w:rsidRPr="00F30068" w14:paraId="315F8756" w14:textId="77777777" w:rsidTr="00231760">
        <w:trPr>
          <w:cantSplit/>
          <w:jc w:val="center"/>
        </w:trPr>
        <w:tc>
          <w:tcPr>
            <w:tcW w:w="3910" w:type="dxa"/>
          </w:tcPr>
          <w:p w14:paraId="70C96A9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Neon Signs</w:t>
            </w:r>
          </w:p>
        </w:tc>
        <w:tc>
          <w:tcPr>
            <w:tcW w:w="1065" w:type="dxa"/>
          </w:tcPr>
          <w:p w14:paraId="7A0BCA5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4F23F7CD" w14:textId="77777777" w:rsidTr="00231760">
        <w:trPr>
          <w:cantSplit/>
          <w:jc w:val="center"/>
        </w:trPr>
        <w:tc>
          <w:tcPr>
            <w:tcW w:w="3910" w:type="dxa"/>
          </w:tcPr>
          <w:p w14:paraId="38D7CC9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Newspaper M and E</w:t>
            </w:r>
          </w:p>
        </w:tc>
        <w:tc>
          <w:tcPr>
            <w:tcW w:w="1065" w:type="dxa"/>
          </w:tcPr>
          <w:p w14:paraId="49D0178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3F4D4AD5" w14:textId="77777777" w:rsidTr="00231760">
        <w:trPr>
          <w:cantSplit/>
          <w:jc w:val="center"/>
        </w:trPr>
        <w:tc>
          <w:tcPr>
            <w:tcW w:w="3910" w:type="dxa"/>
          </w:tcPr>
          <w:p w14:paraId="31E6582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Press</w:t>
            </w:r>
          </w:p>
        </w:tc>
        <w:tc>
          <w:tcPr>
            <w:tcW w:w="1065" w:type="dxa"/>
          </w:tcPr>
          <w:p w14:paraId="6CD194F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15</w:t>
            </w:r>
          </w:p>
        </w:tc>
      </w:tr>
      <w:tr w:rsidR="00F30068" w:rsidRPr="00F30068" w14:paraId="6B310148" w14:textId="77777777" w:rsidTr="00231760">
        <w:trPr>
          <w:cantSplit/>
          <w:jc w:val="center"/>
        </w:trPr>
        <w:tc>
          <w:tcPr>
            <w:tcW w:w="3910" w:type="dxa"/>
          </w:tcPr>
          <w:p w14:paraId="133CABB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Photographic</w:t>
            </w:r>
          </w:p>
        </w:tc>
        <w:tc>
          <w:tcPr>
            <w:tcW w:w="1065" w:type="dxa"/>
          </w:tcPr>
          <w:p w14:paraId="1994594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0F57923D" w14:textId="77777777" w:rsidTr="00231760">
        <w:trPr>
          <w:cantSplit/>
          <w:jc w:val="center"/>
        </w:trPr>
        <w:tc>
          <w:tcPr>
            <w:tcW w:w="3910" w:type="dxa"/>
          </w:tcPr>
          <w:p w14:paraId="520B0BD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Other M and E</w:t>
            </w:r>
          </w:p>
        </w:tc>
        <w:tc>
          <w:tcPr>
            <w:tcW w:w="1065" w:type="dxa"/>
          </w:tcPr>
          <w:p w14:paraId="0CD2D58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15</w:t>
            </w:r>
          </w:p>
        </w:tc>
      </w:tr>
      <w:tr w:rsidR="00F30068" w:rsidRPr="00F30068" w14:paraId="54850A83" w14:textId="77777777" w:rsidTr="00231760">
        <w:trPr>
          <w:cantSplit/>
          <w:jc w:val="center"/>
        </w:trPr>
        <w:tc>
          <w:tcPr>
            <w:tcW w:w="3910" w:type="dxa"/>
          </w:tcPr>
          <w:p w14:paraId="2D91E5F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Nursing Home Equipment</w:t>
            </w:r>
          </w:p>
        </w:tc>
        <w:tc>
          <w:tcPr>
            <w:tcW w:w="1065" w:type="dxa"/>
          </w:tcPr>
          <w:p w14:paraId="5130B46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5612B57B" w14:textId="77777777" w:rsidTr="00231760">
        <w:trPr>
          <w:cantSplit/>
          <w:jc w:val="center"/>
        </w:trPr>
        <w:tc>
          <w:tcPr>
            <w:tcW w:w="3910" w:type="dxa"/>
          </w:tcPr>
          <w:p w14:paraId="0EF1278C" w14:textId="77777777" w:rsidR="00F30068" w:rsidRPr="00F30068" w:rsidRDefault="00F30068" w:rsidP="00F30068">
            <w:pPr>
              <w:rPr>
                <w:sz w:val="16"/>
                <w:szCs w:val="16"/>
              </w:rPr>
            </w:pPr>
            <w:r w:rsidRPr="00F30068">
              <w:rPr>
                <w:sz w:val="16"/>
                <w:szCs w:val="16"/>
              </w:rPr>
              <w:t xml:space="preserve">  Mattresses</w:t>
            </w:r>
          </w:p>
        </w:tc>
        <w:tc>
          <w:tcPr>
            <w:tcW w:w="1065" w:type="dxa"/>
          </w:tcPr>
          <w:p w14:paraId="5486E52C" w14:textId="77777777" w:rsidR="00F30068" w:rsidRPr="00F30068" w:rsidRDefault="00F30068" w:rsidP="00F30068">
            <w:pPr>
              <w:jc w:val="center"/>
              <w:rPr>
                <w:sz w:val="16"/>
                <w:szCs w:val="16"/>
              </w:rPr>
            </w:pPr>
            <w:r w:rsidRPr="00F30068">
              <w:rPr>
                <w:sz w:val="16"/>
                <w:szCs w:val="16"/>
              </w:rPr>
              <w:t>3</w:t>
            </w:r>
          </w:p>
        </w:tc>
      </w:tr>
      <w:tr w:rsidR="00F30068" w:rsidRPr="00F30068" w14:paraId="60E24435" w14:textId="77777777" w:rsidTr="00231760">
        <w:trPr>
          <w:cantSplit/>
          <w:jc w:val="center"/>
        </w:trPr>
        <w:tc>
          <w:tcPr>
            <w:tcW w:w="3910" w:type="dxa"/>
          </w:tcPr>
          <w:p w14:paraId="26C90A2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Nursing and Greenhouse M and E</w:t>
            </w:r>
          </w:p>
        </w:tc>
        <w:tc>
          <w:tcPr>
            <w:tcW w:w="1065" w:type="dxa"/>
          </w:tcPr>
          <w:p w14:paraId="09962A5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2ABE4550" w14:textId="77777777" w:rsidTr="00231760">
        <w:trPr>
          <w:cantSplit/>
          <w:jc w:val="center"/>
        </w:trPr>
        <w:tc>
          <w:tcPr>
            <w:tcW w:w="3910" w:type="dxa"/>
          </w:tcPr>
          <w:p w14:paraId="635F9CD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Office Computers</w:t>
            </w:r>
          </w:p>
        </w:tc>
        <w:tc>
          <w:tcPr>
            <w:tcW w:w="1065" w:type="dxa"/>
          </w:tcPr>
          <w:p w14:paraId="6610BA0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5</w:t>
            </w:r>
          </w:p>
        </w:tc>
      </w:tr>
      <w:tr w:rsidR="00F30068" w:rsidRPr="00F30068" w14:paraId="3F000015" w14:textId="77777777" w:rsidTr="00231760">
        <w:trPr>
          <w:cantSplit/>
          <w:jc w:val="center"/>
        </w:trPr>
        <w:tc>
          <w:tcPr>
            <w:tcW w:w="3910" w:type="dxa"/>
          </w:tcPr>
          <w:p w14:paraId="6075D79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Office Copy Machines</w:t>
            </w:r>
          </w:p>
        </w:tc>
        <w:tc>
          <w:tcPr>
            <w:tcW w:w="1065" w:type="dxa"/>
          </w:tcPr>
          <w:p w14:paraId="23DBB6C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5FBE5054" w14:textId="77777777" w:rsidTr="00231760">
        <w:trPr>
          <w:cantSplit/>
          <w:jc w:val="center"/>
        </w:trPr>
        <w:tc>
          <w:tcPr>
            <w:tcW w:w="3910" w:type="dxa"/>
          </w:tcPr>
          <w:p w14:paraId="7E0FEEE8" w14:textId="77777777" w:rsidR="00F30068" w:rsidRPr="00F30068" w:rsidRDefault="00F30068" w:rsidP="00F30068">
            <w:pPr>
              <w:rPr>
                <w:sz w:val="16"/>
                <w:szCs w:val="16"/>
              </w:rPr>
            </w:pPr>
            <w:r w:rsidRPr="00F30068">
              <w:rPr>
                <w:sz w:val="16"/>
                <w:szCs w:val="16"/>
              </w:rPr>
              <w:t>Office Copy Machines, Faxes and Printers</w:t>
            </w:r>
          </w:p>
        </w:tc>
        <w:tc>
          <w:tcPr>
            <w:tcW w:w="1065" w:type="dxa"/>
          </w:tcPr>
          <w:p w14:paraId="444D2CD9" w14:textId="77777777" w:rsidR="00F30068" w:rsidRPr="00F30068" w:rsidRDefault="00F30068" w:rsidP="00F30068">
            <w:pPr>
              <w:jc w:val="center"/>
              <w:rPr>
                <w:sz w:val="16"/>
                <w:szCs w:val="16"/>
              </w:rPr>
            </w:pPr>
            <w:r w:rsidRPr="00F30068">
              <w:rPr>
                <w:sz w:val="16"/>
                <w:szCs w:val="16"/>
              </w:rPr>
              <w:t>3</w:t>
            </w:r>
          </w:p>
        </w:tc>
      </w:tr>
      <w:tr w:rsidR="00F30068" w:rsidRPr="00F30068" w14:paraId="705C24FA" w14:textId="77777777" w:rsidTr="00231760">
        <w:trPr>
          <w:cantSplit/>
          <w:jc w:val="center"/>
        </w:trPr>
        <w:tc>
          <w:tcPr>
            <w:tcW w:w="3910" w:type="dxa"/>
            <w:tcBorders>
              <w:bottom w:val="single" w:sz="6" w:space="0" w:color="000000"/>
            </w:tcBorders>
          </w:tcPr>
          <w:p w14:paraId="231C9C0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Office Electronic Machines</w:t>
            </w:r>
          </w:p>
        </w:tc>
        <w:tc>
          <w:tcPr>
            <w:tcW w:w="1065" w:type="dxa"/>
            <w:tcBorders>
              <w:bottom w:val="single" w:sz="6" w:space="0" w:color="000000"/>
            </w:tcBorders>
          </w:tcPr>
          <w:p w14:paraId="1B99A50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5</w:t>
            </w:r>
          </w:p>
        </w:tc>
      </w:tr>
      <w:tr w:rsidR="00F30068" w:rsidRPr="00F30068" w14:paraId="0144ED9A" w14:textId="77777777" w:rsidTr="00231760">
        <w:trPr>
          <w:cantSplit/>
          <w:jc w:val="center"/>
        </w:trPr>
        <w:tc>
          <w:tcPr>
            <w:tcW w:w="3910" w:type="dxa"/>
            <w:tcBorders>
              <w:top w:val="single" w:sz="6" w:space="0" w:color="000000"/>
              <w:bottom w:val="single" w:sz="6" w:space="0" w:color="000000"/>
            </w:tcBorders>
          </w:tcPr>
          <w:p w14:paraId="1A03703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Office F and F</w:t>
            </w:r>
          </w:p>
        </w:tc>
        <w:tc>
          <w:tcPr>
            <w:tcW w:w="1065" w:type="dxa"/>
            <w:tcBorders>
              <w:top w:val="single" w:sz="6" w:space="0" w:color="000000"/>
              <w:bottom w:val="single" w:sz="6" w:space="0" w:color="000000"/>
            </w:tcBorders>
          </w:tcPr>
          <w:p w14:paraId="10F4253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586F63E3" w14:textId="77777777" w:rsidTr="00231760">
        <w:trPr>
          <w:cantSplit/>
          <w:jc w:val="center"/>
        </w:trPr>
        <w:tc>
          <w:tcPr>
            <w:tcW w:w="3910" w:type="dxa"/>
            <w:tcBorders>
              <w:top w:val="single" w:sz="6" w:space="0" w:color="000000"/>
            </w:tcBorders>
          </w:tcPr>
          <w:p w14:paraId="4C5BE40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Office Mailing Machines</w:t>
            </w:r>
          </w:p>
        </w:tc>
        <w:tc>
          <w:tcPr>
            <w:tcW w:w="1065" w:type="dxa"/>
            <w:tcBorders>
              <w:top w:val="single" w:sz="6" w:space="0" w:color="000000"/>
            </w:tcBorders>
          </w:tcPr>
          <w:p w14:paraId="7C475AB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64F7574D" w14:textId="77777777" w:rsidTr="00231760">
        <w:trPr>
          <w:cantSplit/>
          <w:jc w:val="center"/>
        </w:trPr>
        <w:tc>
          <w:tcPr>
            <w:tcW w:w="3910" w:type="dxa"/>
          </w:tcPr>
          <w:p w14:paraId="4457D3C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Office Safes</w:t>
            </w:r>
          </w:p>
        </w:tc>
        <w:tc>
          <w:tcPr>
            <w:tcW w:w="1065" w:type="dxa"/>
          </w:tcPr>
          <w:p w14:paraId="7865659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25</w:t>
            </w:r>
          </w:p>
        </w:tc>
      </w:tr>
      <w:tr w:rsidR="00F30068" w:rsidRPr="00F30068" w14:paraId="329EE5FB" w14:textId="77777777" w:rsidTr="00231760">
        <w:trPr>
          <w:cantSplit/>
          <w:jc w:val="center"/>
        </w:trPr>
        <w:tc>
          <w:tcPr>
            <w:tcW w:w="3910" w:type="dxa"/>
          </w:tcPr>
          <w:p w14:paraId="7FDD122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Oilfield Rental Tanks</w:t>
            </w:r>
          </w:p>
        </w:tc>
        <w:tc>
          <w:tcPr>
            <w:tcW w:w="1065" w:type="dxa"/>
          </w:tcPr>
          <w:p w14:paraId="5F0DE1D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15</w:t>
            </w:r>
          </w:p>
        </w:tc>
      </w:tr>
      <w:tr w:rsidR="00F30068" w:rsidRPr="00F30068" w14:paraId="0084096F" w14:textId="77777777" w:rsidTr="00231760">
        <w:trPr>
          <w:cantSplit/>
          <w:jc w:val="center"/>
        </w:trPr>
        <w:tc>
          <w:tcPr>
            <w:tcW w:w="3910" w:type="dxa"/>
          </w:tcPr>
          <w:p w14:paraId="14E989F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Outdoor Advertising Structures (see Signs)</w:t>
            </w:r>
          </w:p>
        </w:tc>
        <w:tc>
          <w:tcPr>
            <w:tcW w:w="1065" w:type="dxa"/>
          </w:tcPr>
          <w:p w14:paraId="5E5F13B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22F6288B" w14:textId="77777777" w:rsidTr="00231760">
        <w:trPr>
          <w:cantSplit/>
          <w:jc w:val="center"/>
        </w:trPr>
        <w:tc>
          <w:tcPr>
            <w:tcW w:w="3910" w:type="dxa"/>
          </w:tcPr>
          <w:p w14:paraId="646A926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Oxygen and Acetylene Tanks</w:t>
            </w:r>
          </w:p>
        </w:tc>
        <w:tc>
          <w:tcPr>
            <w:tcW w:w="1065" w:type="dxa"/>
          </w:tcPr>
          <w:p w14:paraId="677F8AA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25</w:t>
            </w:r>
          </w:p>
        </w:tc>
      </w:tr>
      <w:tr w:rsidR="00F30068" w:rsidRPr="00F30068" w14:paraId="2DF07A4B" w14:textId="77777777" w:rsidTr="00231760">
        <w:trPr>
          <w:cantSplit/>
          <w:jc w:val="center"/>
        </w:trPr>
        <w:tc>
          <w:tcPr>
            <w:tcW w:w="3910" w:type="dxa"/>
          </w:tcPr>
          <w:p w14:paraId="587E1F1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P.A. Systems</w:t>
            </w:r>
          </w:p>
        </w:tc>
        <w:tc>
          <w:tcPr>
            <w:tcW w:w="1065" w:type="dxa"/>
          </w:tcPr>
          <w:p w14:paraId="797C3B0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0100CFAB" w14:textId="77777777" w:rsidTr="00231760">
        <w:trPr>
          <w:cantSplit/>
          <w:jc w:val="center"/>
        </w:trPr>
        <w:tc>
          <w:tcPr>
            <w:tcW w:w="3910" w:type="dxa"/>
          </w:tcPr>
          <w:p w14:paraId="7D905C7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Packing and Sorting M and E (fruit, veg., etc.)</w:t>
            </w:r>
          </w:p>
        </w:tc>
        <w:tc>
          <w:tcPr>
            <w:tcW w:w="1065" w:type="dxa"/>
          </w:tcPr>
          <w:p w14:paraId="2639586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2FAA2A00" w14:textId="77777777" w:rsidTr="00231760">
        <w:trPr>
          <w:cantSplit/>
          <w:jc w:val="center"/>
        </w:trPr>
        <w:tc>
          <w:tcPr>
            <w:tcW w:w="3910" w:type="dxa"/>
          </w:tcPr>
          <w:p w14:paraId="172B96B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Paint and Varnish Mfg. M and E</w:t>
            </w:r>
          </w:p>
        </w:tc>
        <w:tc>
          <w:tcPr>
            <w:tcW w:w="1065" w:type="dxa"/>
          </w:tcPr>
          <w:p w14:paraId="7E41717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5BC5699A" w14:textId="77777777" w:rsidTr="00231760">
        <w:trPr>
          <w:cantSplit/>
          <w:jc w:val="center"/>
        </w:trPr>
        <w:tc>
          <w:tcPr>
            <w:tcW w:w="3910" w:type="dxa"/>
          </w:tcPr>
          <w:p w14:paraId="2E19FC5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Pallets, Crates, Lugs, Bins, etc.</w:t>
            </w:r>
          </w:p>
        </w:tc>
        <w:tc>
          <w:tcPr>
            <w:tcW w:w="1065" w:type="dxa"/>
          </w:tcPr>
          <w:p w14:paraId="35F38F1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7355DA57" w14:textId="77777777" w:rsidTr="00231760">
        <w:trPr>
          <w:cantSplit/>
          <w:jc w:val="center"/>
        </w:trPr>
        <w:tc>
          <w:tcPr>
            <w:tcW w:w="3910" w:type="dxa"/>
          </w:tcPr>
          <w:p w14:paraId="3F7129A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Petroleum Products Industry</w:t>
            </w:r>
          </w:p>
        </w:tc>
        <w:tc>
          <w:tcPr>
            <w:tcW w:w="1065" w:type="dxa"/>
          </w:tcPr>
          <w:p w14:paraId="7357333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0ED95F35" w14:textId="77777777" w:rsidTr="00231760">
        <w:trPr>
          <w:cantSplit/>
          <w:jc w:val="center"/>
        </w:trPr>
        <w:tc>
          <w:tcPr>
            <w:tcW w:w="3910" w:type="dxa"/>
          </w:tcPr>
          <w:p w14:paraId="3FA62F8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Bulk Station Equip.</w:t>
            </w:r>
          </w:p>
        </w:tc>
        <w:tc>
          <w:tcPr>
            <w:tcW w:w="1065" w:type="dxa"/>
          </w:tcPr>
          <w:p w14:paraId="6579DB2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25</w:t>
            </w:r>
          </w:p>
        </w:tc>
      </w:tr>
      <w:tr w:rsidR="00F30068" w:rsidRPr="00F30068" w14:paraId="38FD525B" w14:textId="77777777" w:rsidTr="00231760">
        <w:trPr>
          <w:cantSplit/>
          <w:jc w:val="center"/>
        </w:trPr>
        <w:tc>
          <w:tcPr>
            <w:tcW w:w="3910" w:type="dxa"/>
          </w:tcPr>
          <w:p w14:paraId="4426274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Refining M and E</w:t>
            </w:r>
          </w:p>
        </w:tc>
        <w:tc>
          <w:tcPr>
            <w:tcW w:w="1065" w:type="dxa"/>
          </w:tcPr>
          <w:p w14:paraId="06BDC36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43907FB0" w14:textId="77777777" w:rsidTr="00231760">
        <w:trPr>
          <w:cantSplit/>
          <w:jc w:val="center"/>
        </w:trPr>
        <w:tc>
          <w:tcPr>
            <w:tcW w:w="3910" w:type="dxa"/>
          </w:tcPr>
          <w:p w14:paraId="694D390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Service Station Equip.*</w:t>
            </w:r>
          </w:p>
        </w:tc>
        <w:tc>
          <w:tcPr>
            <w:tcW w:w="1065" w:type="dxa"/>
          </w:tcPr>
          <w:p w14:paraId="5291EF2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5E65263E" w14:textId="77777777" w:rsidTr="00231760">
        <w:trPr>
          <w:cantSplit/>
          <w:jc w:val="center"/>
        </w:trPr>
        <w:tc>
          <w:tcPr>
            <w:tcW w:w="3910" w:type="dxa"/>
          </w:tcPr>
          <w:p w14:paraId="197F589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Photography Equipment</w:t>
            </w:r>
          </w:p>
        </w:tc>
        <w:tc>
          <w:tcPr>
            <w:tcW w:w="1065" w:type="dxa"/>
          </w:tcPr>
          <w:p w14:paraId="4576173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404A5A7A" w14:textId="77777777" w:rsidTr="00231760">
        <w:trPr>
          <w:cantSplit/>
          <w:jc w:val="center"/>
        </w:trPr>
        <w:tc>
          <w:tcPr>
            <w:tcW w:w="3910" w:type="dxa"/>
          </w:tcPr>
          <w:p w14:paraId="6978F82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One Hour Photoprocessing Equipment</w:t>
            </w:r>
          </w:p>
        </w:tc>
        <w:tc>
          <w:tcPr>
            <w:tcW w:w="1065" w:type="dxa"/>
          </w:tcPr>
          <w:p w14:paraId="60D4017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7348C0E5" w14:textId="77777777" w:rsidTr="00231760">
        <w:trPr>
          <w:cantSplit/>
          <w:jc w:val="center"/>
        </w:trPr>
        <w:tc>
          <w:tcPr>
            <w:tcW w:w="3910" w:type="dxa"/>
          </w:tcPr>
          <w:p w14:paraId="7F7DBF0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Plastic Extrusion Equipment</w:t>
            </w:r>
          </w:p>
        </w:tc>
        <w:tc>
          <w:tcPr>
            <w:tcW w:w="1065" w:type="dxa"/>
          </w:tcPr>
          <w:p w14:paraId="16165F0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28E58717" w14:textId="77777777" w:rsidTr="00231760">
        <w:trPr>
          <w:cantSplit/>
          <w:jc w:val="center"/>
        </w:trPr>
        <w:tc>
          <w:tcPr>
            <w:tcW w:w="3910" w:type="dxa"/>
          </w:tcPr>
          <w:p w14:paraId="491D0F3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Plastic Illuminated Signs</w:t>
            </w:r>
          </w:p>
        </w:tc>
        <w:tc>
          <w:tcPr>
            <w:tcW w:w="1065" w:type="dxa"/>
          </w:tcPr>
          <w:p w14:paraId="7ADDC54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13EA29BE" w14:textId="77777777" w:rsidTr="00231760">
        <w:trPr>
          <w:cantSplit/>
          <w:jc w:val="center"/>
        </w:trPr>
        <w:tc>
          <w:tcPr>
            <w:tcW w:w="3910" w:type="dxa"/>
          </w:tcPr>
          <w:p w14:paraId="087C38A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Plumbing Shop Equipment</w:t>
            </w:r>
          </w:p>
        </w:tc>
        <w:tc>
          <w:tcPr>
            <w:tcW w:w="1065" w:type="dxa"/>
          </w:tcPr>
          <w:p w14:paraId="20951F9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1B82C478" w14:textId="77777777" w:rsidTr="00231760">
        <w:trPr>
          <w:cantSplit/>
          <w:jc w:val="center"/>
        </w:trPr>
        <w:tc>
          <w:tcPr>
            <w:tcW w:w="3910" w:type="dxa"/>
          </w:tcPr>
          <w:p w14:paraId="19502CD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Plywood and Veneer Mfg. M and E</w:t>
            </w:r>
          </w:p>
        </w:tc>
        <w:tc>
          <w:tcPr>
            <w:tcW w:w="1065" w:type="dxa"/>
          </w:tcPr>
          <w:p w14:paraId="33D55DF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38238D5C" w14:textId="77777777" w:rsidTr="00231760">
        <w:trPr>
          <w:cantSplit/>
          <w:jc w:val="center"/>
        </w:trPr>
        <w:tc>
          <w:tcPr>
            <w:tcW w:w="3910" w:type="dxa"/>
          </w:tcPr>
          <w:p w14:paraId="02B7ED1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Pollution Control M and E</w:t>
            </w:r>
          </w:p>
        </w:tc>
        <w:tc>
          <w:tcPr>
            <w:tcW w:w="1065" w:type="dxa"/>
          </w:tcPr>
          <w:p w14:paraId="651029E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15</w:t>
            </w:r>
          </w:p>
        </w:tc>
      </w:tr>
      <w:tr w:rsidR="00F30068" w:rsidRPr="00F30068" w14:paraId="788E6690" w14:textId="77777777" w:rsidTr="00231760">
        <w:trPr>
          <w:cantSplit/>
          <w:jc w:val="center"/>
        </w:trPr>
        <w:tc>
          <w:tcPr>
            <w:tcW w:w="3910" w:type="dxa"/>
          </w:tcPr>
          <w:p w14:paraId="46F2CD2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Pool Hall Equipment</w:t>
            </w:r>
          </w:p>
        </w:tc>
        <w:tc>
          <w:tcPr>
            <w:tcW w:w="1065" w:type="dxa"/>
          </w:tcPr>
          <w:p w14:paraId="6BB4222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130"/>
              <w:jc w:val="center"/>
              <w:rPr>
                <w:kern w:val="2"/>
                <w:sz w:val="16"/>
              </w:rPr>
            </w:pPr>
            <w:r w:rsidRPr="00F30068">
              <w:rPr>
                <w:kern w:val="2"/>
                <w:sz w:val="16"/>
              </w:rPr>
              <w:t>125</w:t>
            </w:r>
          </w:p>
        </w:tc>
      </w:tr>
      <w:tr w:rsidR="00F30068" w:rsidRPr="00F30068" w14:paraId="6C1591B1" w14:textId="77777777" w:rsidTr="00231760">
        <w:trPr>
          <w:cantSplit/>
          <w:jc w:val="center"/>
        </w:trPr>
        <w:tc>
          <w:tcPr>
            <w:tcW w:w="3910" w:type="dxa"/>
          </w:tcPr>
          <w:p w14:paraId="0A01980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Poultry Plants M and E</w:t>
            </w:r>
          </w:p>
        </w:tc>
        <w:tc>
          <w:tcPr>
            <w:tcW w:w="1065" w:type="dxa"/>
          </w:tcPr>
          <w:p w14:paraId="7A3205C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19344D54" w14:textId="77777777" w:rsidTr="00231760">
        <w:trPr>
          <w:cantSplit/>
          <w:jc w:val="center"/>
        </w:trPr>
        <w:tc>
          <w:tcPr>
            <w:tcW w:w="3910" w:type="dxa"/>
          </w:tcPr>
          <w:p w14:paraId="128315D6" w14:textId="77777777" w:rsidR="00F30068" w:rsidRPr="00F30068" w:rsidRDefault="00F30068" w:rsidP="00F30068">
            <w:pPr>
              <w:rPr>
                <w:sz w:val="16"/>
                <w:szCs w:val="16"/>
              </w:rPr>
            </w:pPr>
            <w:r w:rsidRPr="00F30068">
              <w:rPr>
                <w:sz w:val="16"/>
                <w:szCs w:val="16"/>
              </w:rPr>
              <w:t>Portalets</w:t>
            </w:r>
          </w:p>
        </w:tc>
        <w:tc>
          <w:tcPr>
            <w:tcW w:w="1065" w:type="dxa"/>
          </w:tcPr>
          <w:p w14:paraId="49E960D3" w14:textId="77777777" w:rsidR="00F30068" w:rsidRPr="00F30068" w:rsidRDefault="00F30068" w:rsidP="00F30068">
            <w:pPr>
              <w:jc w:val="center"/>
              <w:rPr>
                <w:sz w:val="16"/>
                <w:szCs w:val="16"/>
              </w:rPr>
            </w:pPr>
            <w:r w:rsidRPr="00F30068">
              <w:rPr>
                <w:sz w:val="16"/>
                <w:szCs w:val="16"/>
              </w:rPr>
              <w:t>5</w:t>
            </w:r>
          </w:p>
        </w:tc>
      </w:tr>
      <w:tr w:rsidR="00F30068" w:rsidRPr="00F30068" w14:paraId="25C4B7DA" w14:textId="77777777" w:rsidTr="00231760">
        <w:trPr>
          <w:cantSplit/>
          <w:jc w:val="center"/>
        </w:trPr>
        <w:tc>
          <w:tcPr>
            <w:tcW w:w="3910" w:type="dxa"/>
          </w:tcPr>
          <w:p w14:paraId="06875EB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Power and Generation M and E</w:t>
            </w:r>
          </w:p>
        </w:tc>
        <w:tc>
          <w:tcPr>
            <w:tcW w:w="1065" w:type="dxa"/>
          </w:tcPr>
          <w:p w14:paraId="12496C1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68383589" w14:textId="77777777" w:rsidTr="00231760">
        <w:trPr>
          <w:cantSplit/>
          <w:jc w:val="center"/>
        </w:trPr>
        <w:tc>
          <w:tcPr>
            <w:tcW w:w="3910" w:type="dxa"/>
          </w:tcPr>
          <w:p w14:paraId="06CDE59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Gas and Diesel</w:t>
            </w:r>
          </w:p>
        </w:tc>
        <w:tc>
          <w:tcPr>
            <w:tcW w:w="1065" w:type="dxa"/>
          </w:tcPr>
          <w:p w14:paraId="23ED789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6C34575C" w14:textId="77777777" w:rsidTr="00231760">
        <w:trPr>
          <w:cantSplit/>
          <w:jc w:val="center"/>
        </w:trPr>
        <w:tc>
          <w:tcPr>
            <w:tcW w:w="3910" w:type="dxa"/>
          </w:tcPr>
          <w:p w14:paraId="4F6AAC3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Steam</w:t>
            </w:r>
          </w:p>
        </w:tc>
        <w:tc>
          <w:tcPr>
            <w:tcW w:w="1065" w:type="dxa"/>
          </w:tcPr>
          <w:p w14:paraId="4A5CFBC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25</w:t>
            </w:r>
          </w:p>
        </w:tc>
      </w:tr>
      <w:tr w:rsidR="00F30068" w:rsidRPr="00F30068" w14:paraId="07A88374" w14:textId="77777777" w:rsidTr="00231760">
        <w:trPr>
          <w:cantSplit/>
          <w:jc w:val="center"/>
        </w:trPr>
        <w:tc>
          <w:tcPr>
            <w:tcW w:w="3910" w:type="dxa"/>
          </w:tcPr>
          <w:p w14:paraId="2F08629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Printing and Publishing Equip.(see Newspaper)</w:t>
            </w:r>
          </w:p>
        </w:tc>
        <w:tc>
          <w:tcPr>
            <w:tcW w:w="1065" w:type="dxa"/>
          </w:tcPr>
          <w:p w14:paraId="6FBB834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508A6270" w14:textId="77777777" w:rsidTr="00231760">
        <w:trPr>
          <w:cantSplit/>
          <w:jc w:val="center"/>
        </w:trPr>
        <w:tc>
          <w:tcPr>
            <w:tcW w:w="3910" w:type="dxa"/>
          </w:tcPr>
          <w:p w14:paraId="66C7BD6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Professional Equipment</w:t>
            </w:r>
          </w:p>
        </w:tc>
        <w:tc>
          <w:tcPr>
            <w:tcW w:w="1065" w:type="dxa"/>
          </w:tcPr>
          <w:p w14:paraId="17B9DE1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71D95651" w14:textId="77777777" w:rsidTr="00231760">
        <w:trPr>
          <w:cantSplit/>
          <w:jc w:val="center"/>
        </w:trPr>
        <w:tc>
          <w:tcPr>
            <w:tcW w:w="3910" w:type="dxa"/>
          </w:tcPr>
          <w:p w14:paraId="67EF381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Scientific, Doctors, Dentists, etc.</w:t>
            </w:r>
          </w:p>
        </w:tc>
        <w:tc>
          <w:tcPr>
            <w:tcW w:w="1065" w:type="dxa"/>
          </w:tcPr>
          <w:p w14:paraId="5F48405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017D9661" w14:textId="77777777" w:rsidTr="00231760">
        <w:trPr>
          <w:cantSplit/>
          <w:jc w:val="center"/>
        </w:trPr>
        <w:tc>
          <w:tcPr>
            <w:tcW w:w="3910" w:type="dxa"/>
          </w:tcPr>
          <w:p w14:paraId="39D1664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Libraries</w:t>
            </w:r>
          </w:p>
        </w:tc>
        <w:tc>
          <w:tcPr>
            <w:tcW w:w="1065" w:type="dxa"/>
          </w:tcPr>
          <w:p w14:paraId="314D673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15</w:t>
            </w:r>
          </w:p>
        </w:tc>
      </w:tr>
      <w:tr w:rsidR="00F30068" w:rsidRPr="00F30068" w14:paraId="73B8AA16" w14:textId="77777777" w:rsidTr="00231760">
        <w:trPr>
          <w:cantSplit/>
          <w:jc w:val="center"/>
        </w:trPr>
        <w:tc>
          <w:tcPr>
            <w:tcW w:w="3910" w:type="dxa"/>
          </w:tcPr>
          <w:p w14:paraId="49FEC23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Propane Tanks</w:t>
            </w:r>
          </w:p>
        </w:tc>
        <w:tc>
          <w:tcPr>
            <w:tcW w:w="1065" w:type="dxa"/>
          </w:tcPr>
          <w:p w14:paraId="4D6D433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25</w:t>
            </w:r>
          </w:p>
        </w:tc>
      </w:tr>
      <w:tr w:rsidR="00F30068" w:rsidRPr="00F30068" w14:paraId="0F4025F7" w14:textId="77777777" w:rsidTr="00231760">
        <w:trPr>
          <w:cantSplit/>
          <w:jc w:val="center"/>
        </w:trPr>
        <w:tc>
          <w:tcPr>
            <w:tcW w:w="3910" w:type="dxa"/>
          </w:tcPr>
          <w:p w14:paraId="0E61F9A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Pulp and Paper Mfg. M and E</w:t>
            </w:r>
          </w:p>
        </w:tc>
        <w:tc>
          <w:tcPr>
            <w:tcW w:w="1065" w:type="dxa"/>
          </w:tcPr>
          <w:p w14:paraId="5FB3C95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11B90C4D" w14:textId="77777777" w:rsidTr="00231760">
        <w:trPr>
          <w:cantSplit/>
          <w:jc w:val="center"/>
        </w:trPr>
        <w:tc>
          <w:tcPr>
            <w:tcW w:w="3910" w:type="dxa"/>
          </w:tcPr>
          <w:p w14:paraId="2AFD24E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Radio and Television</w:t>
            </w:r>
          </w:p>
        </w:tc>
        <w:tc>
          <w:tcPr>
            <w:tcW w:w="1065" w:type="dxa"/>
          </w:tcPr>
          <w:p w14:paraId="4C7DD09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6AB39A30" w14:textId="77777777" w:rsidTr="00231760">
        <w:trPr>
          <w:cantSplit/>
          <w:jc w:val="center"/>
        </w:trPr>
        <w:tc>
          <w:tcPr>
            <w:tcW w:w="3910" w:type="dxa"/>
          </w:tcPr>
          <w:p w14:paraId="0319A3B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Broadcasting Equipment</w:t>
            </w:r>
          </w:p>
        </w:tc>
        <w:tc>
          <w:tcPr>
            <w:tcW w:w="1065" w:type="dxa"/>
          </w:tcPr>
          <w:p w14:paraId="09AA70B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774A61E5" w14:textId="77777777" w:rsidTr="00231760">
        <w:trPr>
          <w:cantSplit/>
          <w:jc w:val="center"/>
        </w:trPr>
        <w:tc>
          <w:tcPr>
            <w:tcW w:w="3910" w:type="dxa"/>
          </w:tcPr>
          <w:p w14:paraId="072F159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C.A.T.V. (Cable System)</w:t>
            </w:r>
          </w:p>
        </w:tc>
        <w:tc>
          <w:tcPr>
            <w:tcW w:w="1065" w:type="dxa"/>
          </w:tcPr>
          <w:p w14:paraId="345D386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516B4B26" w14:textId="77777777" w:rsidTr="00231760">
        <w:trPr>
          <w:cantSplit/>
          <w:jc w:val="center"/>
        </w:trPr>
        <w:tc>
          <w:tcPr>
            <w:tcW w:w="3910" w:type="dxa"/>
          </w:tcPr>
          <w:p w14:paraId="7B9A862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Digital Radio Equipment</w:t>
            </w:r>
          </w:p>
        </w:tc>
        <w:tc>
          <w:tcPr>
            <w:tcW w:w="1065" w:type="dxa"/>
          </w:tcPr>
          <w:p w14:paraId="721958A9" w14:textId="77777777" w:rsidR="00F30068" w:rsidRPr="00F30068" w:rsidRDefault="00F30068" w:rsidP="00F30068">
            <w:pPr>
              <w:jc w:val="center"/>
              <w:rPr>
                <w:sz w:val="16"/>
                <w:szCs w:val="16"/>
              </w:rPr>
            </w:pPr>
            <w:r w:rsidRPr="00F30068">
              <w:rPr>
                <w:sz w:val="16"/>
                <w:szCs w:val="16"/>
              </w:rPr>
              <w:t>5</w:t>
            </w:r>
          </w:p>
        </w:tc>
      </w:tr>
      <w:tr w:rsidR="00F30068" w:rsidRPr="00F30068" w14:paraId="15ECC644" w14:textId="77777777" w:rsidTr="00231760">
        <w:trPr>
          <w:cantSplit/>
          <w:jc w:val="center"/>
        </w:trPr>
        <w:tc>
          <w:tcPr>
            <w:tcW w:w="3910" w:type="dxa"/>
          </w:tcPr>
          <w:p w14:paraId="1C2EBF1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Recording Equipment</w:t>
            </w:r>
          </w:p>
        </w:tc>
        <w:tc>
          <w:tcPr>
            <w:tcW w:w="1065" w:type="dxa"/>
          </w:tcPr>
          <w:p w14:paraId="4866418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65207C2A" w14:textId="77777777" w:rsidTr="00231760">
        <w:trPr>
          <w:cantSplit/>
          <w:jc w:val="center"/>
        </w:trPr>
        <w:tc>
          <w:tcPr>
            <w:tcW w:w="3910" w:type="dxa"/>
          </w:tcPr>
          <w:p w14:paraId="377ED99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Service and Repair Equipment</w:t>
            </w:r>
          </w:p>
        </w:tc>
        <w:tc>
          <w:tcPr>
            <w:tcW w:w="1065" w:type="dxa"/>
          </w:tcPr>
          <w:p w14:paraId="186E939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68EE3153" w14:textId="77777777" w:rsidTr="00231760">
        <w:trPr>
          <w:cantSplit/>
          <w:jc w:val="center"/>
        </w:trPr>
        <w:tc>
          <w:tcPr>
            <w:tcW w:w="3910" w:type="dxa"/>
          </w:tcPr>
          <w:p w14:paraId="2A484A9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Towers</w:t>
            </w:r>
          </w:p>
        </w:tc>
        <w:tc>
          <w:tcPr>
            <w:tcW w:w="1065" w:type="dxa"/>
          </w:tcPr>
          <w:p w14:paraId="3261B1C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660EA156" w14:textId="77777777" w:rsidTr="00231760">
        <w:trPr>
          <w:cantSplit/>
          <w:jc w:val="center"/>
        </w:trPr>
        <w:tc>
          <w:tcPr>
            <w:tcW w:w="3910" w:type="dxa"/>
          </w:tcPr>
          <w:p w14:paraId="14E73E0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Radio</w:t>
            </w:r>
            <w:r w:rsidRPr="00F30068">
              <w:rPr>
                <w:kern w:val="2"/>
                <w:sz w:val="16"/>
              </w:rPr>
              <w:sym w:font="Symbol" w:char="F0BE"/>
            </w:r>
            <w:r w:rsidRPr="00F30068">
              <w:rPr>
                <w:kern w:val="2"/>
                <w:sz w:val="16"/>
              </w:rPr>
              <w:t>Telephone Equip.</w:t>
            </w:r>
            <w:r w:rsidRPr="00F30068">
              <w:rPr>
                <w:kern w:val="2"/>
                <w:sz w:val="16"/>
              </w:rPr>
              <w:sym w:font="Symbol" w:char="F0BE"/>
            </w:r>
            <w:r w:rsidRPr="00F30068">
              <w:rPr>
                <w:kern w:val="2"/>
                <w:sz w:val="16"/>
              </w:rPr>
              <w:t>2-Way</w:t>
            </w:r>
          </w:p>
        </w:tc>
        <w:tc>
          <w:tcPr>
            <w:tcW w:w="1065" w:type="dxa"/>
          </w:tcPr>
          <w:p w14:paraId="06437C9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62F0F068" w14:textId="77777777" w:rsidTr="00231760">
        <w:trPr>
          <w:cantSplit/>
          <w:jc w:val="center"/>
        </w:trPr>
        <w:tc>
          <w:tcPr>
            <w:tcW w:w="3910" w:type="dxa"/>
          </w:tcPr>
          <w:p w14:paraId="5A505833" w14:textId="77777777" w:rsidR="00F30068" w:rsidRPr="00F30068" w:rsidRDefault="00F30068" w:rsidP="00F30068">
            <w:pPr>
              <w:rPr>
                <w:sz w:val="16"/>
                <w:szCs w:val="16"/>
              </w:rPr>
            </w:pPr>
            <w:r w:rsidRPr="00F30068">
              <w:rPr>
                <w:sz w:val="16"/>
                <w:szCs w:val="16"/>
              </w:rPr>
              <w:t>Rental Equipment</w:t>
            </w:r>
          </w:p>
        </w:tc>
        <w:tc>
          <w:tcPr>
            <w:tcW w:w="1065" w:type="dxa"/>
          </w:tcPr>
          <w:p w14:paraId="57549550" w14:textId="77777777" w:rsidR="00F30068" w:rsidRPr="00F30068" w:rsidRDefault="00F30068" w:rsidP="00F30068">
            <w:pPr>
              <w:jc w:val="center"/>
              <w:rPr>
                <w:sz w:val="16"/>
                <w:szCs w:val="16"/>
              </w:rPr>
            </w:pPr>
          </w:p>
        </w:tc>
      </w:tr>
      <w:tr w:rsidR="00F30068" w:rsidRPr="00F30068" w14:paraId="642436D5" w14:textId="77777777" w:rsidTr="00231760">
        <w:trPr>
          <w:cantSplit/>
          <w:jc w:val="center"/>
        </w:trPr>
        <w:tc>
          <w:tcPr>
            <w:tcW w:w="3910" w:type="dxa"/>
          </w:tcPr>
          <w:p w14:paraId="5043B78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Public U-Rent (except heavy equipment)</w:t>
            </w:r>
          </w:p>
        </w:tc>
        <w:tc>
          <w:tcPr>
            <w:tcW w:w="1065" w:type="dxa"/>
          </w:tcPr>
          <w:p w14:paraId="50E45F2E" w14:textId="77777777" w:rsidR="00F30068" w:rsidRPr="00F30068" w:rsidRDefault="00F30068" w:rsidP="00F30068">
            <w:pPr>
              <w:jc w:val="center"/>
              <w:rPr>
                <w:sz w:val="16"/>
                <w:szCs w:val="16"/>
              </w:rPr>
            </w:pPr>
            <w:r w:rsidRPr="00F30068">
              <w:rPr>
                <w:sz w:val="16"/>
                <w:szCs w:val="16"/>
              </w:rPr>
              <w:t>5</w:t>
            </w:r>
          </w:p>
        </w:tc>
      </w:tr>
      <w:tr w:rsidR="00F30068" w:rsidRPr="00F30068" w14:paraId="69AEDE5B" w14:textId="77777777" w:rsidTr="00231760">
        <w:trPr>
          <w:cantSplit/>
          <w:jc w:val="center"/>
        </w:trPr>
        <w:tc>
          <w:tcPr>
            <w:tcW w:w="3910" w:type="dxa"/>
          </w:tcPr>
          <w:p w14:paraId="5C58826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Tuxedos</w:t>
            </w:r>
          </w:p>
        </w:tc>
        <w:tc>
          <w:tcPr>
            <w:tcW w:w="1065" w:type="dxa"/>
          </w:tcPr>
          <w:p w14:paraId="4A8EF73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5</w:t>
            </w:r>
          </w:p>
        </w:tc>
      </w:tr>
      <w:tr w:rsidR="00F30068" w:rsidRPr="00F30068" w14:paraId="1249A901" w14:textId="77777777" w:rsidTr="00231760">
        <w:trPr>
          <w:cantSplit/>
          <w:jc w:val="center"/>
        </w:trPr>
        <w:tc>
          <w:tcPr>
            <w:tcW w:w="3910" w:type="dxa"/>
          </w:tcPr>
          <w:p w14:paraId="7495400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Linens</w:t>
            </w:r>
          </w:p>
        </w:tc>
        <w:tc>
          <w:tcPr>
            <w:tcW w:w="1065" w:type="dxa"/>
          </w:tcPr>
          <w:p w14:paraId="1CC6D0E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color w:val="000000"/>
                <w:sz w:val="16"/>
              </w:rPr>
            </w:pPr>
            <w:r w:rsidRPr="00F30068">
              <w:rPr>
                <w:color w:val="000000"/>
                <w:sz w:val="16"/>
              </w:rPr>
              <w:t>3</w:t>
            </w:r>
          </w:p>
        </w:tc>
      </w:tr>
      <w:tr w:rsidR="00F30068" w:rsidRPr="00F30068" w14:paraId="761226BD" w14:textId="77777777" w:rsidTr="00231760">
        <w:trPr>
          <w:cantSplit/>
          <w:jc w:val="center"/>
        </w:trPr>
        <w:tc>
          <w:tcPr>
            <w:tcW w:w="3910" w:type="dxa"/>
          </w:tcPr>
          <w:p w14:paraId="2EE558D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Video Tape, DVD and Game Rental</w:t>
            </w:r>
          </w:p>
        </w:tc>
        <w:tc>
          <w:tcPr>
            <w:tcW w:w="1065" w:type="dxa"/>
          </w:tcPr>
          <w:p w14:paraId="2F8E02E7" w14:textId="77777777" w:rsidR="00F30068" w:rsidRPr="00F30068" w:rsidRDefault="00F30068" w:rsidP="00F30068">
            <w:pPr>
              <w:jc w:val="center"/>
              <w:rPr>
                <w:sz w:val="16"/>
                <w:szCs w:val="16"/>
              </w:rPr>
            </w:pPr>
            <w:r w:rsidRPr="00F30068">
              <w:rPr>
                <w:sz w:val="16"/>
                <w:szCs w:val="16"/>
              </w:rPr>
              <w:t>3</w:t>
            </w:r>
          </w:p>
        </w:tc>
      </w:tr>
      <w:tr w:rsidR="00F30068" w:rsidRPr="00F30068" w14:paraId="117E9675" w14:textId="77777777" w:rsidTr="00231760">
        <w:trPr>
          <w:cantSplit/>
          <w:jc w:val="center"/>
        </w:trPr>
        <w:tc>
          <w:tcPr>
            <w:tcW w:w="3910" w:type="dxa"/>
          </w:tcPr>
          <w:p w14:paraId="3165242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Research and Development M and E</w:t>
            </w:r>
          </w:p>
        </w:tc>
        <w:tc>
          <w:tcPr>
            <w:tcW w:w="1065" w:type="dxa"/>
          </w:tcPr>
          <w:p w14:paraId="10290A5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3</w:t>
            </w:r>
          </w:p>
        </w:tc>
      </w:tr>
      <w:tr w:rsidR="00F30068" w:rsidRPr="00F30068" w14:paraId="478804DB" w14:textId="77777777" w:rsidTr="00231760">
        <w:trPr>
          <w:cantSplit/>
          <w:jc w:val="center"/>
        </w:trPr>
        <w:tc>
          <w:tcPr>
            <w:tcW w:w="3910" w:type="dxa"/>
          </w:tcPr>
          <w:p w14:paraId="405EBAB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Restaurants, Soda Fountains and Drive-Ins</w:t>
            </w:r>
          </w:p>
        </w:tc>
        <w:tc>
          <w:tcPr>
            <w:tcW w:w="1065" w:type="dxa"/>
          </w:tcPr>
          <w:p w14:paraId="0D2E629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7D3B1370" w14:textId="77777777" w:rsidTr="00231760">
        <w:trPr>
          <w:cantSplit/>
          <w:jc w:val="center"/>
        </w:trPr>
        <w:tc>
          <w:tcPr>
            <w:tcW w:w="3910" w:type="dxa"/>
          </w:tcPr>
          <w:p w14:paraId="482F178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Retail Stores F and F</w:t>
            </w:r>
          </w:p>
        </w:tc>
        <w:tc>
          <w:tcPr>
            <w:tcW w:w="1065" w:type="dxa"/>
          </w:tcPr>
          <w:p w14:paraId="51A68B4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57705D21" w14:textId="77777777" w:rsidTr="00231760">
        <w:trPr>
          <w:cantSplit/>
          <w:jc w:val="center"/>
        </w:trPr>
        <w:tc>
          <w:tcPr>
            <w:tcW w:w="3910" w:type="dxa"/>
          </w:tcPr>
          <w:p w14:paraId="5E65A34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Riverboat Casinos</w:t>
            </w:r>
          </w:p>
        </w:tc>
        <w:tc>
          <w:tcPr>
            <w:tcW w:w="1065" w:type="dxa"/>
          </w:tcPr>
          <w:p w14:paraId="7C36A54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3FB4FDF4" w14:textId="77777777" w:rsidTr="00231760">
        <w:trPr>
          <w:cantSplit/>
          <w:jc w:val="center"/>
        </w:trPr>
        <w:tc>
          <w:tcPr>
            <w:tcW w:w="3910" w:type="dxa"/>
          </w:tcPr>
          <w:p w14:paraId="0CB1930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Required to cruise</w:t>
            </w:r>
          </w:p>
        </w:tc>
        <w:tc>
          <w:tcPr>
            <w:tcW w:w="1065" w:type="dxa"/>
          </w:tcPr>
          <w:p w14:paraId="13625DC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15</w:t>
            </w:r>
          </w:p>
        </w:tc>
      </w:tr>
      <w:tr w:rsidR="00F30068" w:rsidRPr="00F30068" w14:paraId="39902784" w14:textId="77777777" w:rsidTr="00231760">
        <w:trPr>
          <w:cantSplit/>
          <w:jc w:val="center"/>
        </w:trPr>
        <w:tc>
          <w:tcPr>
            <w:tcW w:w="3910" w:type="dxa"/>
          </w:tcPr>
          <w:p w14:paraId="1D7F3EE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Dockside on a permanent basis</w:t>
            </w:r>
          </w:p>
        </w:tc>
        <w:tc>
          <w:tcPr>
            <w:tcW w:w="1065" w:type="dxa"/>
          </w:tcPr>
          <w:p w14:paraId="359BEAE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604AB29A" w14:textId="77777777" w:rsidTr="00231760">
        <w:trPr>
          <w:cantSplit/>
          <w:jc w:val="center"/>
        </w:trPr>
        <w:tc>
          <w:tcPr>
            <w:tcW w:w="3910" w:type="dxa"/>
          </w:tcPr>
          <w:p w14:paraId="6A48CD3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Rock Crushers (See: Construction)</w:t>
            </w:r>
          </w:p>
        </w:tc>
        <w:tc>
          <w:tcPr>
            <w:tcW w:w="1065" w:type="dxa"/>
          </w:tcPr>
          <w:p w14:paraId="05F698A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 xml:space="preserve">  </w:t>
            </w:r>
          </w:p>
        </w:tc>
      </w:tr>
      <w:tr w:rsidR="00F30068" w:rsidRPr="00F30068" w14:paraId="33F9AC99" w14:textId="77777777" w:rsidTr="00231760">
        <w:trPr>
          <w:cantSplit/>
          <w:jc w:val="center"/>
        </w:trPr>
        <w:tc>
          <w:tcPr>
            <w:tcW w:w="3910" w:type="dxa"/>
          </w:tcPr>
          <w:p w14:paraId="2CB2B4C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Salt Dome Storage Wells and Caverns</w:t>
            </w:r>
          </w:p>
          <w:p w14:paraId="5ECE39A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color w:val="000000"/>
                <w:sz w:val="16"/>
              </w:rPr>
              <w:t>(LDNR Class II Type 10, 11-L or 11-N)</w:t>
            </w:r>
          </w:p>
        </w:tc>
        <w:tc>
          <w:tcPr>
            <w:tcW w:w="1065" w:type="dxa"/>
          </w:tcPr>
          <w:p w14:paraId="2886326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p w14:paraId="3F4778F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30</w:t>
            </w:r>
          </w:p>
        </w:tc>
      </w:tr>
      <w:tr w:rsidR="00F30068" w:rsidRPr="00F30068" w14:paraId="2FA01123" w14:textId="77777777" w:rsidTr="00231760">
        <w:trPr>
          <w:cantSplit/>
          <w:jc w:val="center"/>
        </w:trPr>
        <w:tc>
          <w:tcPr>
            <w:tcW w:w="3910" w:type="dxa"/>
          </w:tcPr>
          <w:p w14:paraId="0C5F3AE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Sawmills (See: Lumber)</w:t>
            </w:r>
          </w:p>
        </w:tc>
        <w:tc>
          <w:tcPr>
            <w:tcW w:w="1065" w:type="dxa"/>
          </w:tcPr>
          <w:p w14:paraId="3C62A6A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 xml:space="preserve">  </w:t>
            </w:r>
          </w:p>
        </w:tc>
      </w:tr>
      <w:tr w:rsidR="00F30068" w:rsidRPr="00F30068" w14:paraId="48EEE4A8" w14:textId="77777777" w:rsidTr="00231760">
        <w:trPr>
          <w:cantSplit/>
          <w:jc w:val="center"/>
        </w:trPr>
        <w:tc>
          <w:tcPr>
            <w:tcW w:w="3910" w:type="dxa"/>
          </w:tcPr>
          <w:p w14:paraId="2ABE359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Scaffolding (rental)</w:t>
            </w:r>
          </w:p>
        </w:tc>
        <w:tc>
          <w:tcPr>
            <w:tcW w:w="1065" w:type="dxa"/>
          </w:tcPr>
          <w:p w14:paraId="5E1AE5C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4204F665" w14:textId="77777777" w:rsidTr="00231760">
        <w:trPr>
          <w:cantSplit/>
          <w:jc w:val="center"/>
        </w:trPr>
        <w:tc>
          <w:tcPr>
            <w:tcW w:w="3910" w:type="dxa"/>
          </w:tcPr>
          <w:p w14:paraId="0FC6CC3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Search Lights</w:t>
            </w:r>
          </w:p>
        </w:tc>
        <w:tc>
          <w:tcPr>
            <w:tcW w:w="1065" w:type="dxa"/>
          </w:tcPr>
          <w:p w14:paraId="5894080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75771FCA" w14:textId="77777777" w:rsidTr="00231760">
        <w:trPr>
          <w:cantSplit/>
          <w:jc w:val="center"/>
        </w:trPr>
        <w:tc>
          <w:tcPr>
            <w:tcW w:w="3910" w:type="dxa"/>
          </w:tcPr>
          <w:p w14:paraId="536D523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Service Station Equipment*</w:t>
            </w:r>
          </w:p>
        </w:tc>
        <w:tc>
          <w:tcPr>
            <w:tcW w:w="1065" w:type="dxa"/>
          </w:tcPr>
          <w:p w14:paraId="23F7D36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1430823F" w14:textId="77777777" w:rsidTr="00231760">
        <w:trPr>
          <w:cantSplit/>
          <w:jc w:val="center"/>
        </w:trPr>
        <w:tc>
          <w:tcPr>
            <w:tcW w:w="3910" w:type="dxa"/>
          </w:tcPr>
          <w:p w14:paraId="760B79B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Sewer Construction Equip.</w:t>
            </w:r>
          </w:p>
        </w:tc>
        <w:tc>
          <w:tcPr>
            <w:tcW w:w="1065" w:type="dxa"/>
          </w:tcPr>
          <w:p w14:paraId="314A8DD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1520F7F9" w14:textId="77777777" w:rsidTr="00231760">
        <w:trPr>
          <w:cantSplit/>
          <w:jc w:val="center"/>
        </w:trPr>
        <w:tc>
          <w:tcPr>
            <w:tcW w:w="3910" w:type="dxa"/>
          </w:tcPr>
          <w:p w14:paraId="2401582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Sewing Equipment</w:t>
            </w:r>
          </w:p>
        </w:tc>
        <w:tc>
          <w:tcPr>
            <w:tcW w:w="1065" w:type="dxa"/>
          </w:tcPr>
          <w:p w14:paraId="629F523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7AFAEBDD" w14:textId="77777777" w:rsidTr="00231760">
        <w:trPr>
          <w:cantSplit/>
          <w:jc w:val="center"/>
        </w:trPr>
        <w:tc>
          <w:tcPr>
            <w:tcW w:w="3910" w:type="dxa"/>
          </w:tcPr>
          <w:p w14:paraId="2CD5BA9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Sheet Metal Fabrication</w:t>
            </w:r>
          </w:p>
        </w:tc>
        <w:tc>
          <w:tcPr>
            <w:tcW w:w="1065" w:type="dxa"/>
          </w:tcPr>
          <w:p w14:paraId="1E63F00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65C1D36F" w14:textId="77777777" w:rsidTr="00231760">
        <w:trPr>
          <w:cantSplit/>
          <w:jc w:val="center"/>
        </w:trPr>
        <w:tc>
          <w:tcPr>
            <w:tcW w:w="3910" w:type="dxa"/>
          </w:tcPr>
          <w:p w14:paraId="0737828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lastRenderedPageBreak/>
              <w:t>Shipbuilding (see Construction)</w:t>
            </w:r>
          </w:p>
        </w:tc>
        <w:tc>
          <w:tcPr>
            <w:tcW w:w="1065" w:type="dxa"/>
          </w:tcPr>
          <w:p w14:paraId="77968D9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306AF2FB" w14:textId="77777777" w:rsidTr="00231760">
        <w:trPr>
          <w:cantSplit/>
          <w:jc w:val="center"/>
        </w:trPr>
        <w:tc>
          <w:tcPr>
            <w:tcW w:w="3910" w:type="dxa"/>
          </w:tcPr>
          <w:p w14:paraId="57D9288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Shoes and Leather Prods. Mfg. M and E</w:t>
            </w:r>
          </w:p>
        </w:tc>
        <w:tc>
          <w:tcPr>
            <w:tcW w:w="1065" w:type="dxa"/>
          </w:tcPr>
          <w:p w14:paraId="40F5CA9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14832C27" w14:textId="77777777" w:rsidTr="00231760">
        <w:trPr>
          <w:cantSplit/>
          <w:jc w:val="center"/>
        </w:trPr>
        <w:tc>
          <w:tcPr>
            <w:tcW w:w="3910" w:type="dxa"/>
          </w:tcPr>
          <w:p w14:paraId="11F84A0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Shipyards (see Construction)</w:t>
            </w:r>
          </w:p>
        </w:tc>
        <w:tc>
          <w:tcPr>
            <w:tcW w:w="1065" w:type="dxa"/>
          </w:tcPr>
          <w:p w14:paraId="7D3C7C8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 xml:space="preserve">  </w:t>
            </w:r>
          </w:p>
        </w:tc>
      </w:tr>
      <w:tr w:rsidR="00F30068" w:rsidRPr="00F30068" w14:paraId="698CC710" w14:textId="77777777" w:rsidTr="00231760">
        <w:trPr>
          <w:cantSplit/>
          <w:jc w:val="center"/>
        </w:trPr>
        <w:tc>
          <w:tcPr>
            <w:tcW w:w="3910" w:type="dxa"/>
          </w:tcPr>
          <w:p w14:paraId="0741A29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Signs</w:t>
            </w:r>
          </w:p>
        </w:tc>
        <w:tc>
          <w:tcPr>
            <w:tcW w:w="1065" w:type="dxa"/>
          </w:tcPr>
          <w:p w14:paraId="7C08680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 xml:space="preserve">  </w:t>
            </w:r>
          </w:p>
        </w:tc>
      </w:tr>
      <w:tr w:rsidR="00F30068" w:rsidRPr="00F30068" w14:paraId="09DE34F9" w14:textId="77777777" w:rsidTr="00231760">
        <w:trPr>
          <w:cantSplit/>
          <w:jc w:val="center"/>
        </w:trPr>
        <w:tc>
          <w:tcPr>
            <w:tcW w:w="3910" w:type="dxa"/>
          </w:tcPr>
          <w:p w14:paraId="58BD92E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Bulletin Boards</w:t>
            </w:r>
          </w:p>
        </w:tc>
        <w:tc>
          <w:tcPr>
            <w:tcW w:w="1065" w:type="dxa"/>
          </w:tcPr>
          <w:p w14:paraId="7BB92C1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15</w:t>
            </w:r>
          </w:p>
        </w:tc>
      </w:tr>
      <w:tr w:rsidR="00F30068" w:rsidRPr="00F30068" w14:paraId="65611F35" w14:textId="77777777" w:rsidTr="00231760">
        <w:trPr>
          <w:cantSplit/>
          <w:jc w:val="center"/>
        </w:trPr>
        <w:tc>
          <w:tcPr>
            <w:tcW w:w="3910" w:type="dxa"/>
            <w:tcBorders>
              <w:bottom w:val="single" w:sz="6" w:space="0" w:color="000000"/>
            </w:tcBorders>
          </w:tcPr>
          <w:p w14:paraId="2CA2DF3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Billboards</w:t>
            </w:r>
          </w:p>
        </w:tc>
        <w:tc>
          <w:tcPr>
            <w:tcW w:w="1065" w:type="dxa"/>
            <w:tcBorders>
              <w:bottom w:val="single" w:sz="6" w:space="0" w:color="000000"/>
            </w:tcBorders>
          </w:tcPr>
          <w:p w14:paraId="7F5B1C7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15</w:t>
            </w:r>
          </w:p>
        </w:tc>
      </w:tr>
      <w:tr w:rsidR="00F30068" w:rsidRPr="00F30068" w14:paraId="45E24A03" w14:textId="77777777" w:rsidTr="00231760">
        <w:trPr>
          <w:cantSplit/>
          <w:jc w:val="center"/>
        </w:trPr>
        <w:tc>
          <w:tcPr>
            <w:tcW w:w="3910" w:type="dxa"/>
            <w:tcBorders>
              <w:top w:val="single" w:sz="6" w:space="0" w:color="000000"/>
              <w:bottom w:val="single" w:sz="6" w:space="0" w:color="000000"/>
            </w:tcBorders>
          </w:tcPr>
          <w:p w14:paraId="59F723D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Neon</w:t>
            </w:r>
          </w:p>
        </w:tc>
        <w:tc>
          <w:tcPr>
            <w:tcW w:w="1065" w:type="dxa"/>
            <w:tcBorders>
              <w:top w:val="single" w:sz="6" w:space="0" w:color="000000"/>
              <w:bottom w:val="single" w:sz="6" w:space="0" w:color="000000"/>
            </w:tcBorders>
          </w:tcPr>
          <w:p w14:paraId="79261AE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33DBD5FC" w14:textId="77777777" w:rsidTr="00231760">
        <w:trPr>
          <w:cantSplit/>
          <w:jc w:val="center"/>
        </w:trPr>
        <w:tc>
          <w:tcPr>
            <w:tcW w:w="3910" w:type="dxa"/>
            <w:tcBorders>
              <w:top w:val="single" w:sz="6" w:space="0" w:color="000000"/>
            </w:tcBorders>
          </w:tcPr>
          <w:p w14:paraId="153E1CF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Plastic Illuminated</w:t>
            </w:r>
          </w:p>
        </w:tc>
        <w:tc>
          <w:tcPr>
            <w:tcW w:w="1065" w:type="dxa"/>
            <w:tcBorders>
              <w:top w:val="single" w:sz="6" w:space="0" w:color="000000"/>
            </w:tcBorders>
          </w:tcPr>
          <w:p w14:paraId="0AE9512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264975CC" w14:textId="77777777" w:rsidTr="00231760">
        <w:trPr>
          <w:cantSplit/>
          <w:jc w:val="center"/>
        </w:trPr>
        <w:tc>
          <w:tcPr>
            <w:tcW w:w="3910" w:type="dxa"/>
          </w:tcPr>
          <w:p w14:paraId="13ACE59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Poster Panels</w:t>
            </w:r>
          </w:p>
        </w:tc>
        <w:tc>
          <w:tcPr>
            <w:tcW w:w="1065" w:type="dxa"/>
          </w:tcPr>
          <w:p w14:paraId="6AF0787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15</w:t>
            </w:r>
          </w:p>
        </w:tc>
      </w:tr>
      <w:tr w:rsidR="00F30068" w:rsidRPr="00F30068" w14:paraId="69F27C8E" w14:textId="77777777" w:rsidTr="00231760">
        <w:trPr>
          <w:cantSplit/>
          <w:jc w:val="center"/>
        </w:trPr>
        <w:tc>
          <w:tcPr>
            <w:tcW w:w="3910" w:type="dxa"/>
          </w:tcPr>
          <w:p w14:paraId="6B38D89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color w:val="000000"/>
                <w:sz w:val="16"/>
              </w:rPr>
            </w:pPr>
            <w:r w:rsidRPr="00F30068">
              <w:rPr>
                <w:color w:val="000000"/>
                <w:sz w:val="16"/>
              </w:rPr>
              <w:t>Electronic Three-sided Billboard</w:t>
            </w:r>
          </w:p>
        </w:tc>
        <w:tc>
          <w:tcPr>
            <w:tcW w:w="1065" w:type="dxa"/>
          </w:tcPr>
          <w:p w14:paraId="7ED91B1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color w:val="000000"/>
                <w:sz w:val="16"/>
              </w:rPr>
            </w:pPr>
            <w:r w:rsidRPr="00F30068">
              <w:rPr>
                <w:color w:val="000000"/>
                <w:sz w:val="16"/>
              </w:rPr>
              <w:t>10</w:t>
            </w:r>
          </w:p>
        </w:tc>
      </w:tr>
      <w:tr w:rsidR="00F30068" w:rsidRPr="00F30068" w14:paraId="3773B9B7" w14:textId="77777777" w:rsidTr="00231760">
        <w:trPr>
          <w:cantSplit/>
          <w:jc w:val="center"/>
        </w:trPr>
        <w:tc>
          <w:tcPr>
            <w:tcW w:w="3910" w:type="dxa"/>
          </w:tcPr>
          <w:p w14:paraId="16A13D0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Small Tools</w:t>
            </w:r>
            <w:r w:rsidRPr="00F30068">
              <w:rPr>
                <w:kern w:val="2"/>
                <w:sz w:val="16"/>
              </w:rPr>
              <w:sym w:font="Symbol" w:char="F0BE"/>
            </w:r>
            <w:r w:rsidRPr="00F30068">
              <w:rPr>
                <w:kern w:val="2"/>
                <w:sz w:val="16"/>
              </w:rPr>
              <w:t>perishable</w:t>
            </w:r>
          </w:p>
        </w:tc>
        <w:tc>
          <w:tcPr>
            <w:tcW w:w="1065" w:type="dxa"/>
          </w:tcPr>
          <w:p w14:paraId="42AE655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 xml:space="preserve">  5</w:t>
            </w:r>
          </w:p>
        </w:tc>
      </w:tr>
      <w:tr w:rsidR="00F30068" w:rsidRPr="00F30068" w14:paraId="0E1B6B88" w14:textId="77777777" w:rsidTr="00231760">
        <w:trPr>
          <w:cantSplit/>
          <w:jc w:val="center"/>
        </w:trPr>
        <w:tc>
          <w:tcPr>
            <w:tcW w:w="3910" w:type="dxa"/>
          </w:tcPr>
          <w:p w14:paraId="6DA870E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Smelting M&amp;E</w:t>
            </w:r>
          </w:p>
        </w:tc>
        <w:tc>
          <w:tcPr>
            <w:tcW w:w="1065" w:type="dxa"/>
          </w:tcPr>
          <w:p w14:paraId="72003C6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62AEBE04" w14:textId="77777777" w:rsidTr="00231760">
        <w:trPr>
          <w:cantSplit/>
          <w:jc w:val="center"/>
        </w:trPr>
        <w:tc>
          <w:tcPr>
            <w:tcW w:w="3910" w:type="dxa"/>
          </w:tcPr>
          <w:p w14:paraId="4CF907F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Soft Drink Mfg. M and E (batch)</w:t>
            </w:r>
          </w:p>
        </w:tc>
        <w:tc>
          <w:tcPr>
            <w:tcW w:w="1065" w:type="dxa"/>
          </w:tcPr>
          <w:p w14:paraId="08B3541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4F6FFE64" w14:textId="77777777" w:rsidTr="00231760">
        <w:trPr>
          <w:cantSplit/>
          <w:jc w:val="center"/>
        </w:trPr>
        <w:tc>
          <w:tcPr>
            <w:tcW w:w="3910" w:type="dxa"/>
          </w:tcPr>
          <w:p w14:paraId="64BC855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Solar Farm</w:t>
            </w:r>
          </w:p>
          <w:p w14:paraId="2F54CF1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 xml:space="preserve"> Panels</w:t>
            </w:r>
          </w:p>
          <w:p w14:paraId="6399C02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 xml:space="preserve"> Racking</w:t>
            </w:r>
          </w:p>
          <w:p w14:paraId="1C6DA2B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 xml:space="preserve"> Controls/Electronics</w:t>
            </w:r>
          </w:p>
          <w:p w14:paraId="3507F45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 xml:space="preserve"> Tracking/Motors</w:t>
            </w:r>
          </w:p>
          <w:p w14:paraId="0D35676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 xml:space="preserve"> Inverters</w:t>
            </w:r>
          </w:p>
          <w:p w14:paraId="54CBA97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 xml:space="preserve"> Feeder Lines</w:t>
            </w:r>
          </w:p>
          <w:p w14:paraId="2430062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 xml:space="preserve"> O and M Facility</w:t>
            </w:r>
          </w:p>
          <w:p w14:paraId="6169DA0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 xml:space="preserve"> Fencing</w:t>
            </w:r>
          </w:p>
        </w:tc>
        <w:tc>
          <w:tcPr>
            <w:tcW w:w="1065" w:type="dxa"/>
          </w:tcPr>
          <w:p w14:paraId="34DEAED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p w14:paraId="5DE6359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25</w:t>
            </w:r>
          </w:p>
          <w:p w14:paraId="63A2A04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p w14:paraId="70EB5CA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5</w:t>
            </w:r>
          </w:p>
          <w:p w14:paraId="104EF1A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p w14:paraId="3F994BF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p w14:paraId="77031FD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p w14:paraId="4DE932E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25</w:t>
            </w:r>
          </w:p>
          <w:p w14:paraId="0653946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15</w:t>
            </w:r>
          </w:p>
        </w:tc>
      </w:tr>
      <w:tr w:rsidR="00F30068" w:rsidRPr="00F30068" w14:paraId="288380E4" w14:textId="77777777" w:rsidTr="00231760">
        <w:trPr>
          <w:cantSplit/>
          <w:jc w:val="center"/>
        </w:trPr>
        <w:tc>
          <w:tcPr>
            <w:tcW w:w="3910" w:type="dxa"/>
          </w:tcPr>
          <w:p w14:paraId="167F222A" w14:textId="77777777" w:rsidR="00F30068" w:rsidRPr="00F30068" w:rsidRDefault="00F30068" w:rsidP="00F30068">
            <w:pPr>
              <w:tabs>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color w:val="000000"/>
                <w:sz w:val="16"/>
              </w:rPr>
            </w:pPr>
            <w:r w:rsidRPr="00F30068">
              <w:rPr>
                <w:color w:val="000000"/>
                <w:sz w:val="16"/>
              </w:rPr>
              <w:t>Storage Buildings (portable)</w:t>
            </w:r>
          </w:p>
        </w:tc>
        <w:tc>
          <w:tcPr>
            <w:tcW w:w="1065" w:type="dxa"/>
          </w:tcPr>
          <w:p w14:paraId="264E64F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color w:val="000000"/>
                <w:sz w:val="16"/>
              </w:rPr>
            </w:pPr>
            <w:r w:rsidRPr="00F30068">
              <w:rPr>
                <w:color w:val="000000"/>
                <w:sz w:val="16"/>
              </w:rPr>
              <w:t>10</w:t>
            </w:r>
          </w:p>
        </w:tc>
      </w:tr>
      <w:tr w:rsidR="00F30068" w:rsidRPr="00F30068" w14:paraId="39E78554" w14:textId="77777777" w:rsidTr="00231760">
        <w:trPr>
          <w:cantSplit/>
          <w:jc w:val="center"/>
        </w:trPr>
        <w:tc>
          <w:tcPr>
            <w:tcW w:w="3910" w:type="dxa"/>
          </w:tcPr>
          <w:p w14:paraId="57F470A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Stores</w:t>
            </w:r>
          </w:p>
        </w:tc>
        <w:tc>
          <w:tcPr>
            <w:tcW w:w="1065" w:type="dxa"/>
          </w:tcPr>
          <w:p w14:paraId="5792E85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 xml:space="preserve">  </w:t>
            </w:r>
          </w:p>
        </w:tc>
      </w:tr>
      <w:tr w:rsidR="00F30068" w:rsidRPr="00F30068" w14:paraId="70BA934B" w14:textId="77777777" w:rsidTr="00231760">
        <w:trPr>
          <w:cantSplit/>
          <w:jc w:val="center"/>
        </w:trPr>
        <w:tc>
          <w:tcPr>
            <w:tcW w:w="3910" w:type="dxa"/>
          </w:tcPr>
          <w:p w14:paraId="01F2C4C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Retail</w:t>
            </w:r>
          </w:p>
        </w:tc>
        <w:tc>
          <w:tcPr>
            <w:tcW w:w="1065" w:type="dxa"/>
          </w:tcPr>
          <w:p w14:paraId="5974CBC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38C5AC41" w14:textId="77777777" w:rsidTr="00231760">
        <w:trPr>
          <w:cantSplit/>
          <w:jc w:val="center"/>
        </w:trPr>
        <w:tc>
          <w:tcPr>
            <w:tcW w:w="3910" w:type="dxa"/>
          </w:tcPr>
          <w:p w14:paraId="40B19AB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Wholesale</w:t>
            </w:r>
          </w:p>
        </w:tc>
        <w:tc>
          <w:tcPr>
            <w:tcW w:w="1065" w:type="dxa"/>
          </w:tcPr>
          <w:p w14:paraId="7888F25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72728500" w14:textId="77777777" w:rsidTr="00231760">
        <w:trPr>
          <w:cantSplit/>
          <w:jc w:val="center"/>
        </w:trPr>
        <w:tc>
          <w:tcPr>
            <w:tcW w:w="3910" w:type="dxa"/>
          </w:tcPr>
          <w:p w14:paraId="126DF96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lang w:val="es-MX"/>
              </w:rPr>
            </w:pPr>
            <w:r w:rsidRPr="00F30068">
              <w:rPr>
                <w:kern w:val="2"/>
                <w:sz w:val="16"/>
                <w:lang w:val="es-MX"/>
              </w:rPr>
              <w:t>Sugar Cane Refining M and E</w:t>
            </w:r>
          </w:p>
        </w:tc>
        <w:tc>
          <w:tcPr>
            <w:tcW w:w="1065" w:type="dxa"/>
          </w:tcPr>
          <w:p w14:paraId="2004C7D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056233F5" w14:textId="77777777" w:rsidTr="00231760">
        <w:trPr>
          <w:cantSplit/>
          <w:jc w:val="center"/>
        </w:trPr>
        <w:tc>
          <w:tcPr>
            <w:tcW w:w="3910" w:type="dxa"/>
          </w:tcPr>
          <w:p w14:paraId="2E65364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Supermarkets</w:t>
            </w:r>
          </w:p>
        </w:tc>
        <w:tc>
          <w:tcPr>
            <w:tcW w:w="1065" w:type="dxa"/>
          </w:tcPr>
          <w:p w14:paraId="7BE117F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73475283" w14:textId="77777777" w:rsidTr="00231760">
        <w:trPr>
          <w:cantSplit/>
          <w:jc w:val="center"/>
        </w:trPr>
        <w:tc>
          <w:tcPr>
            <w:tcW w:w="3910" w:type="dxa"/>
          </w:tcPr>
          <w:p w14:paraId="236FF8F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Cash Register Scanners</w:t>
            </w:r>
          </w:p>
        </w:tc>
        <w:tc>
          <w:tcPr>
            <w:tcW w:w="1065" w:type="dxa"/>
          </w:tcPr>
          <w:p w14:paraId="19AF406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5</w:t>
            </w:r>
          </w:p>
        </w:tc>
      </w:tr>
      <w:tr w:rsidR="00F30068" w:rsidRPr="00F30068" w14:paraId="05E0FA86" w14:textId="77777777" w:rsidTr="00231760">
        <w:trPr>
          <w:cantSplit/>
          <w:jc w:val="center"/>
        </w:trPr>
        <w:tc>
          <w:tcPr>
            <w:tcW w:w="3910" w:type="dxa"/>
          </w:tcPr>
          <w:p w14:paraId="12355F4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PA Systems (Public Address)</w:t>
            </w:r>
          </w:p>
        </w:tc>
        <w:tc>
          <w:tcPr>
            <w:tcW w:w="1065" w:type="dxa"/>
          </w:tcPr>
          <w:p w14:paraId="24951204" w14:textId="77777777" w:rsidR="00F30068" w:rsidRPr="00F30068" w:rsidRDefault="00F30068" w:rsidP="00F30068">
            <w:pPr>
              <w:jc w:val="center"/>
              <w:rPr>
                <w:sz w:val="16"/>
                <w:szCs w:val="16"/>
              </w:rPr>
            </w:pPr>
            <w:r w:rsidRPr="00F30068">
              <w:rPr>
                <w:sz w:val="16"/>
                <w:szCs w:val="16"/>
              </w:rPr>
              <w:t>5</w:t>
            </w:r>
          </w:p>
        </w:tc>
      </w:tr>
      <w:tr w:rsidR="00F30068" w:rsidRPr="00F30068" w14:paraId="083E2E91" w14:textId="77777777" w:rsidTr="00231760">
        <w:trPr>
          <w:cantSplit/>
          <w:jc w:val="center"/>
        </w:trPr>
        <w:tc>
          <w:tcPr>
            <w:tcW w:w="3910" w:type="dxa"/>
          </w:tcPr>
          <w:p w14:paraId="22F79CB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POS Computer Systems</w:t>
            </w:r>
          </w:p>
        </w:tc>
        <w:tc>
          <w:tcPr>
            <w:tcW w:w="1065" w:type="dxa"/>
          </w:tcPr>
          <w:p w14:paraId="10437DCF" w14:textId="77777777" w:rsidR="00F30068" w:rsidRPr="00F30068" w:rsidRDefault="00F30068" w:rsidP="00F30068">
            <w:pPr>
              <w:jc w:val="center"/>
              <w:rPr>
                <w:sz w:val="16"/>
                <w:szCs w:val="16"/>
              </w:rPr>
            </w:pPr>
            <w:r w:rsidRPr="00F30068">
              <w:rPr>
                <w:sz w:val="16"/>
                <w:szCs w:val="16"/>
              </w:rPr>
              <w:t>3</w:t>
            </w:r>
          </w:p>
        </w:tc>
      </w:tr>
      <w:tr w:rsidR="00F30068" w:rsidRPr="00F30068" w14:paraId="1E8FEEDB" w14:textId="77777777" w:rsidTr="00231760">
        <w:trPr>
          <w:cantSplit/>
          <w:jc w:val="center"/>
        </w:trPr>
        <w:tc>
          <w:tcPr>
            <w:tcW w:w="3910" w:type="dxa"/>
          </w:tcPr>
          <w:p w14:paraId="548D254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Walk-In Coolers</w:t>
            </w:r>
          </w:p>
        </w:tc>
        <w:tc>
          <w:tcPr>
            <w:tcW w:w="1065" w:type="dxa"/>
          </w:tcPr>
          <w:p w14:paraId="45DBDBE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0212FCB6" w14:textId="77777777" w:rsidTr="00231760">
        <w:trPr>
          <w:cantSplit/>
          <w:jc w:val="center"/>
        </w:trPr>
        <w:tc>
          <w:tcPr>
            <w:tcW w:w="3910" w:type="dxa"/>
          </w:tcPr>
          <w:p w14:paraId="12CB1B68" w14:textId="77777777" w:rsidR="00F30068" w:rsidRPr="00F30068" w:rsidRDefault="00F30068" w:rsidP="00F30068">
            <w:pPr>
              <w:rPr>
                <w:sz w:val="16"/>
                <w:szCs w:val="16"/>
              </w:rPr>
            </w:pPr>
            <w:r w:rsidRPr="00F30068">
              <w:rPr>
                <w:sz w:val="16"/>
                <w:szCs w:val="16"/>
              </w:rPr>
              <w:t>Surveying Equipment (also see Professional Equipment)</w:t>
            </w:r>
          </w:p>
        </w:tc>
        <w:tc>
          <w:tcPr>
            <w:tcW w:w="1065" w:type="dxa"/>
          </w:tcPr>
          <w:p w14:paraId="14E72213" w14:textId="77777777" w:rsidR="00F30068" w:rsidRPr="00F30068" w:rsidRDefault="00F30068" w:rsidP="00F30068">
            <w:pPr>
              <w:jc w:val="center"/>
              <w:rPr>
                <w:sz w:val="16"/>
                <w:szCs w:val="16"/>
              </w:rPr>
            </w:pPr>
            <w:r w:rsidRPr="00F30068">
              <w:rPr>
                <w:sz w:val="16"/>
                <w:szCs w:val="16"/>
              </w:rPr>
              <w:t>8</w:t>
            </w:r>
          </w:p>
        </w:tc>
      </w:tr>
      <w:tr w:rsidR="00F30068" w:rsidRPr="00F30068" w14:paraId="694FF6EB" w14:textId="77777777" w:rsidTr="00231760">
        <w:trPr>
          <w:cantSplit/>
          <w:jc w:val="center"/>
        </w:trPr>
        <w:tc>
          <w:tcPr>
            <w:tcW w:w="3910" w:type="dxa"/>
          </w:tcPr>
          <w:p w14:paraId="2D75825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Tavern and Bar Equipment</w:t>
            </w:r>
          </w:p>
        </w:tc>
        <w:tc>
          <w:tcPr>
            <w:tcW w:w="1065" w:type="dxa"/>
          </w:tcPr>
          <w:p w14:paraId="10174F7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71EB33FE" w14:textId="77777777" w:rsidTr="00231760">
        <w:trPr>
          <w:cantSplit/>
          <w:jc w:val="center"/>
        </w:trPr>
        <w:tc>
          <w:tcPr>
            <w:tcW w:w="3910" w:type="dxa"/>
          </w:tcPr>
          <w:p w14:paraId="3BC0972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Telecommunications Equipment (electronic)</w:t>
            </w:r>
          </w:p>
        </w:tc>
        <w:tc>
          <w:tcPr>
            <w:tcW w:w="1065" w:type="dxa"/>
          </w:tcPr>
          <w:p w14:paraId="6673575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09CEBF01" w14:textId="77777777" w:rsidTr="00231760">
        <w:trPr>
          <w:cantSplit/>
          <w:jc w:val="center"/>
        </w:trPr>
        <w:tc>
          <w:tcPr>
            <w:tcW w:w="3910" w:type="dxa"/>
          </w:tcPr>
          <w:p w14:paraId="673693B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Fiber Optic Cable (buried)</w:t>
            </w:r>
          </w:p>
        </w:tc>
        <w:tc>
          <w:tcPr>
            <w:tcW w:w="1065" w:type="dxa"/>
          </w:tcPr>
          <w:p w14:paraId="33CE3B8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color w:val="000000"/>
                <w:sz w:val="16"/>
              </w:rPr>
            </w:pPr>
            <w:r w:rsidRPr="00F30068">
              <w:rPr>
                <w:color w:val="000000"/>
                <w:sz w:val="16"/>
              </w:rPr>
              <w:t>15</w:t>
            </w:r>
          </w:p>
        </w:tc>
      </w:tr>
      <w:tr w:rsidR="00F30068" w:rsidRPr="00F30068" w14:paraId="53B78EFF" w14:textId="77777777" w:rsidTr="00231760">
        <w:trPr>
          <w:cantSplit/>
          <w:jc w:val="center"/>
        </w:trPr>
        <w:tc>
          <w:tcPr>
            <w:tcW w:w="3910" w:type="dxa"/>
          </w:tcPr>
          <w:p w14:paraId="5B8240B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Fiber Optic Cable (exposed)</w:t>
            </w:r>
          </w:p>
        </w:tc>
        <w:tc>
          <w:tcPr>
            <w:tcW w:w="1065" w:type="dxa"/>
          </w:tcPr>
          <w:p w14:paraId="2EFA4F0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color w:val="000000"/>
                <w:sz w:val="16"/>
              </w:rPr>
            </w:pPr>
            <w:r w:rsidRPr="00F30068">
              <w:rPr>
                <w:color w:val="000000"/>
                <w:sz w:val="16"/>
              </w:rPr>
              <w:t>8</w:t>
            </w:r>
          </w:p>
        </w:tc>
      </w:tr>
      <w:tr w:rsidR="00F30068" w:rsidRPr="00F30068" w14:paraId="5F83C32E" w14:textId="77777777" w:rsidTr="00231760">
        <w:trPr>
          <w:cantSplit/>
          <w:jc w:val="center"/>
        </w:trPr>
        <w:tc>
          <w:tcPr>
            <w:tcW w:w="3910" w:type="dxa"/>
          </w:tcPr>
          <w:p w14:paraId="43F5AE5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Telephone and Intercom Systems</w:t>
            </w:r>
          </w:p>
        </w:tc>
        <w:tc>
          <w:tcPr>
            <w:tcW w:w="1065" w:type="dxa"/>
          </w:tcPr>
          <w:p w14:paraId="432E3A6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00E61D21" w14:textId="77777777" w:rsidTr="00231760">
        <w:trPr>
          <w:cantSplit/>
          <w:jc w:val="center"/>
        </w:trPr>
        <w:tc>
          <w:tcPr>
            <w:tcW w:w="3910" w:type="dxa"/>
          </w:tcPr>
          <w:p w14:paraId="5CE3B14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Electronic</w:t>
            </w:r>
          </w:p>
        </w:tc>
        <w:tc>
          <w:tcPr>
            <w:tcW w:w="1065" w:type="dxa"/>
          </w:tcPr>
          <w:p w14:paraId="2614A40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1483B36D" w14:textId="77777777" w:rsidTr="00231760">
        <w:trPr>
          <w:cantSplit/>
          <w:jc w:val="center"/>
        </w:trPr>
        <w:tc>
          <w:tcPr>
            <w:tcW w:w="3910" w:type="dxa"/>
          </w:tcPr>
          <w:p w14:paraId="16F83A6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Manual (non-electronic)</w:t>
            </w:r>
          </w:p>
        </w:tc>
        <w:tc>
          <w:tcPr>
            <w:tcW w:w="1065" w:type="dxa"/>
          </w:tcPr>
          <w:p w14:paraId="4BE4685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29C2CD7A" w14:textId="77777777" w:rsidTr="00231760">
        <w:trPr>
          <w:cantSplit/>
          <w:jc w:val="center"/>
        </w:trPr>
        <w:tc>
          <w:tcPr>
            <w:tcW w:w="3910" w:type="dxa"/>
          </w:tcPr>
          <w:p w14:paraId="1B87284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Television and Radio (see Radio)</w:t>
            </w:r>
          </w:p>
        </w:tc>
        <w:tc>
          <w:tcPr>
            <w:tcW w:w="1065" w:type="dxa"/>
          </w:tcPr>
          <w:p w14:paraId="2B20F0C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22243561" w14:textId="77777777" w:rsidTr="00231760">
        <w:trPr>
          <w:cantSplit/>
          <w:jc w:val="center"/>
        </w:trPr>
        <w:tc>
          <w:tcPr>
            <w:tcW w:w="3910" w:type="dxa"/>
          </w:tcPr>
          <w:p w14:paraId="3151957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Textile, Tent and Awning Mfg. M and E</w:t>
            </w:r>
          </w:p>
        </w:tc>
        <w:tc>
          <w:tcPr>
            <w:tcW w:w="1065" w:type="dxa"/>
          </w:tcPr>
          <w:p w14:paraId="21DFCF6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545CD912" w14:textId="77777777" w:rsidTr="00231760">
        <w:trPr>
          <w:cantSplit/>
          <w:jc w:val="center"/>
        </w:trPr>
        <w:tc>
          <w:tcPr>
            <w:tcW w:w="3910" w:type="dxa"/>
          </w:tcPr>
          <w:p w14:paraId="62207BF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Theater</w:t>
            </w:r>
          </w:p>
        </w:tc>
        <w:tc>
          <w:tcPr>
            <w:tcW w:w="1065" w:type="dxa"/>
          </w:tcPr>
          <w:p w14:paraId="13418A2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p>
        </w:tc>
      </w:tr>
      <w:tr w:rsidR="00F30068" w:rsidRPr="00F30068" w14:paraId="79F4B892" w14:textId="77777777" w:rsidTr="00231760">
        <w:trPr>
          <w:cantSplit/>
          <w:jc w:val="center"/>
        </w:trPr>
        <w:tc>
          <w:tcPr>
            <w:tcW w:w="3910" w:type="dxa"/>
          </w:tcPr>
          <w:p w14:paraId="0900738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Projection Equipment</w:t>
            </w:r>
          </w:p>
        </w:tc>
        <w:tc>
          <w:tcPr>
            <w:tcW w:w="1065" w:type="dxa"/>
          </w:tcPr>
          <w:p w14:paraId="715C389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2A1BE0ED" w14:textId="77777777" w:rsidTr="00231760">
        <w:trPr>
          <w:cantSplit/>
          <w:jc w:val="center"/>
        </w:trPr>
        <w:tc>
          <w:tcPr>
            <w:tcW w:w="3910" w:type="dxa"/>
          </w:tcPr>
          <w:p w14:paraId="3C59BBA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F and F</w:t>
            </w:r>
          </w:p>
        </w:tc>
        <w:tc>
          <w:tcPr>
            <w:tcW w:w="1065" w:type="dxa"/>
          </w:tcPr>
          <w:p w14:paraId="59804D2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15</w:t>
            </w:r>
          </w:p>
        </w:tc>
      </w:tr>
      <w:tr w:rsidR="00F30068" w:rsidRPr="00F30068" w14:paraId="5A032FC7" w14:textId="77777777" w:rsidTr="00231760">
        <w:trPr>
          <w:cantSplit/>
          <w:jc w:val="center"/>
        </w:trPr>
        <w:tc>
          <w:tcPr>
            <w:tcW w:w="3910" w:type="dxa"/>
          </w:tcPr>
          <w:p w14:paraId="0A90BA3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Tire Recapping Equipment</w:t>
            </w:r>
          </w:p>
        </w:tc>
        <w:tc>
          <w:tcPr>
            <w:tcW w:w="1065" w:type="dxa"/>
          </w:tcPr>
          <w:p w14:paraId="6D43B85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444564C3" w14:textId="77777777" w:rsidTr="00231760">
        <w:trPr>
          <w:cantSplit/>
          <w:jc w:val="center"/>
        </w:trPr>
        <w:tc>
          <w:tcPr>
            <w:tcW w:w="3910" w:type="dxa"/>
          </w:tcPr>
          <w:p w14:paraId="474CC73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Toilets, portable</w:t>
            </w:r>
          </w:p>
        </w:tc>
        <w:tc>
          <w:tcPr>
            <w:tcW w:w="1065" w:type="dxa"/>
          </w:tcPr>
          <w:p w14:paraId="6783BF0E"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52061960" w14:textId="77777777" w:rsidTr="00231760">
        <w:trPr>
          <w:cantSplit/>
          <w:jc w:val="center"/>
        </w:trPr>
        <w:tc>
          <w:tcPr>
            <w:tcW w:w="3910" w:type="dxa"/>
          </w:tcPr>
          <w:p w14:paraId="35375D2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Towers</w:t>
            </w:r>
          </w:p>
        </w:tc>
        <w:tc>
          <w:tcPr>
            <w:tcW w:w="1065" w:type="dxa"/>
          </w:tcPr>
          <w:p w14:paraId="27FDE34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 xml:space="preserve"> </w:t>
            </w:r>
          </w:p>
        </w:tc>
      </w:tr>
      <w:tr w:rsidR="00F30068" w:rsidRPr="00F30068" w14:paraId="5E969AF9" w14:textId="77777777" w:rsidTr="00231760">
        <w:trPr>
          <w:cantSplit/>
          <w:jc w:val="center"/>
        </w:trPr>
        <w:tc>
          <w:tcPr>
            <w:tcW w:w="3910" w:type="dxa"/>
          </w:tcPr>
          <w:p w14:paraId="4F08633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Cellular</w:t>
            </w:r>
          </w:p>
        </w:tc>
        <w:tc>
          <w:tcPr>
            <w:tcW w:w="1065" w:type="dxa"/>
          </w:tcPr>
          <w:p w14:paraId="0FD44CE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52ED2787" w14:textId="77777777" w:rsidTr="00231760">
        <w:trPr>
          <w:cantSplit/>
          <w:jc w:val="center"/>
        </w:trPr>
        <w:tc>
          <w:tcPr>
            <w:tcW w:w="3910" w:type="dxa"/>
          </w:tcPr>
          <w:p w14:paraId="52C41B9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44"/>
              <w:rPr>
                <w:kern w:val="2"/>
                <w:sz w:val="16"/>
              </w:rPr>
            </w:pPr>
            <w:r w:rsidRPr="00F30068">
              <w:rPr>
                <w:kern w:val="2"/>
                <w:sz w:val="16"/>
              </w:rPr>
              <w:t>Microwave</w:t>
            </w:r>
          </w:p>
        </w:tc>
        <w:tc>
          <w:tcPr>
            <w:tcW w:w="1065" w:type="dxa"/>
          </w:tcPr>
          <w:p w14:paraId="4864827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20</w:t>
            </w:r>
          </w:p>
        </w:tc>
      </w:tr>
      <w:tr w:rsidR="00F30068" w:rsidRPr="00F30068" w14:paraId="7DC19D5A" w14:textId="77777777" w:rsidTr="00231760">
        <w:trPr>
          <w:cantSplit/>
          <w:jc w:val="center"/>
        </w:trPr>
        <w:tc>
          <w:tcPr>
            <w:tcW w:w="3910" w:type="dxa"/>
          </w:tcPr>
          <w:p w14:paraId="6F12574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Tuxedo Rental</w:t>
            </w:r>
          </w:p>
        </w:tc>
        <w:tc>
          <w:tcPr>
            <w:tcW w:w="1065" w:type="dxa"/>
          </w:tcPr>
          <w:p w14:paraId="2DAA6A6D"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5</w:t>
            </w:r>
          </w:p>
        </w:tc>
      </w:tr>
      <w:tr w:rsidR="00F30068" w:rsidRPr="00F30068" w14:paraId="2906FC30" w14:textId="77777777" w:rsidTr="00231760">
        <w:trPr>
          <w:cantSplit/>
          <w:jc w:val="center"/>
        </w:trPr>
        <w:tc>
          <w:tcPr>
            <w:tcW w:w="3910" w:type="dxa"/>
          </w:tcPr>
          <w:p w14:paraId="07BE8A06"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Unlicensed Vehicles</w:t>
            </w:r>
          </w:p>
        </w:tc>
        <w:tc>
          <w:tcPr>
            <w:tcW w:w="1065" w:type="dxa"/>
          </w:tcPr>
          <w:p w14:paraId="33C1B34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76A0E186" w14:textId="77777777" w:rsidTr="00231760">
        <w:trPr>
          <w:cantSplit/>
          <w:jc w:val="center"/>
        </w:trPr>
        <w:tc>
          <w:tcPr>
            <w:tcW w:w="3910" w:type="dxa"/>
          </w:tcPr>
          <w:p w14:paraId="0C05980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Upholstery Equipment</w:t>
            </w:r>
          </w:p>
        </w:tc>
        <w:tc>
          <w:tcPr>
            <w:tcW w:w="1065" w:type="dxa"/>
          </w:tcPr>
          <w:p w14:paraId="4DA60F2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46E7828A" w14:textId="77777777" w:rsidTr="00231760">
        <w:trPr>
          <w:cantSplit/>
          <w:jc w:val="center"/>
        </w:trPr>
        <w:tc>
          <w:tcPr>
            <w:tcW w:w="3910" w:type="dxa"/>
          </w:tcPr>
          <w:p w14:paraId="14F8CA04" w14:textId="77777777" w:rsidR="00F30068" w:rsidRPr="00F30068" w:rsidRDefault="00F30068" w:rsidP="00F30068">
            <w:pPr>
              <w:rPr>
                <w:sz w:val="16"/>
                <w:szCs w:val="16"/>
              </w:rPr>
            </w:pPr>
            <w:r w:rsidRPr="00F30068">
              <w:rPr>
                <w:sz w:val="16"/>
                <w:szCs w:val="16"/>
              </w:rPr>
              <w:t>VCR and DVD Equipment (If Rental Units, see Rental)</w:t>
            </w:r>
          </w:p>
        </w:tc>
        <w:tc>
          <w:tcPr>
            <w:tcW w:w="1065" w:type="dxa"/>
          </w:tcPr>
          <w:p w14:paraId="276ACA81" w14:textId="77777777" w:rsidR="00F30068" w:rsidRPr="00F30068" w:rsidRDefault="00F30068" w:rsidP="00F30068">
            <w:pPr>
              <w:jc w:val="center"/>
              <w:rPr>
                <w:sz w:val="16"/>
                <w:szCs w:val="16"/>
              </w:rPr>
            </w:pPr>
            <w:r w:rsidRPr="00F30068">
              <w:rPr>
                <w:sz w:val="16"/>
                <w:szCs w:val="16"/>
              </w:rPr>
              <w:t>5</w:t>
            </w:r>
          </w:p>
        </w:tc>
      </w:tr>
      <w:tr w:rsidR="00F30068" w:rsidRPr="00F30068" w14:paraId="66C478CA" w14:textId="77777777" w:rsidTr="00231760">
        <w:trPr>
          <w:cantSplit/>
          <w:jc w:val="center"/>
        </w:trPr>
        <w:tc>
          <w:tcPr>
            <w:tcW w:w="3910" w:type="dxa"/>
          </w:tcPr>
          <w:p w14:paraId="3A87D38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Vending Machines</w:t>
            </w:r>
          </w:p>
        </w:tc>
        <w:tc>
          <w:tcPr>
            <w:tcW w:w="1065" w:type="dxa"/>
          </w:tcPr>
          <w:p w14:paraId="07C9E0D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10</w:t>
            </w:r>
          </w:p>
        </w:tc>
      </w:tr>
      <w:tr w:rsidR="00F30068" w:rsidRPr="00F30068" w14:paraId="7D348CA1" w14:textId="77777777" w:rsidTr="00231760">
        <w:trPr>
          <w:cantSplit/>
          <w:jc w:val="center"/>
        </w:trPr>
        <w:tc>
          <w:tcPr>
            <w:tcW w:w="3910" w:type="dxa"/>
          </w:tcPr>
          <w:p w14:paraId="1A5ADCEA"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Video Games</w:t>
            </w:r>
          </w:p>
        </w:tc>
        <w:tc>
          <w:tcPr>
            <w:tcW w:w="1065" w:type="dxa"/>
          </w:tcPr>
          <w:p w14:paraId="2AD9B65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3</w:t>
            </w:r>
          </w:p>
        </w:tc>
      </w:tr>
      <w:tr w:rsidR="00F30068" w:rsidRPr="00F30068" w14:paraId="2493C696" w14:textId="77777777" w:rsidTr="00231760">
        <w:trPr>
          <w:cantSplit/>
          <w:jc w:val="center"/>
        </w:trPr>
        <w:tc>
          <w:tcPr>
            <w:tcW w:w="3910" w:type="dxa"/>
          </w:tcPr>
          <w:p w14:paraId="6403EDB4"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Video Poker Gaming Equipment</w:t>
            </w:r>
          </w:p>
        </w:tc>
        <w:tc>
          <w:tcPr>
            <w:tcW w:w="1065" w:type="dxa"/>
          </w:tcPr>
          <w:p w14:paraId="05C2FDE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5</w:t>
            </w:r>
          </w:p>
        </w:tc>
      </w:tr>
      <w:tr w:rsidR="00F30068" w:rsidRPr="00F30068" w14:paraId="0AA972F4" w14:textId="77777777" w:rsidTr="00231760">
        <w:trPr>
          <w:cantSplit/>
          <w:jc w:val="center"/>
        </w:trPr>
        <w:tc>
          <w:tcPr>
            <w:tcW w:w="3910" w:type="dxa"/>
          </w:tcPr>
          <w:p w14:paraId="5436346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Warehouse Equipment</w:t>
            </w:r>
          </w:p>
        </w:tc>
        <w:tc>
          <w:tcPr>
            <w:tcW w:w="1065" w:type="dxa"/>
          </w:tcPr>
          <w:p w14:paraId="3E84E09B"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3CC72D19" w14:textId="77777777" w:rsidTr="00231760">
        <w:trPr>
          <w:cantSplit/>
          <w:jc w:val="center"/>
        </w:trPr>
        <w:tc>
          <w:tcPr>
            <w:tcW w:w="3910" w:type="dxa"/>
          </w:tcPr>
          <w:p w14:paraId="21ABA98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Water Systems</w:t>
            </w:r>
          </w:p>
        </w:tc>
        <w:tc>
          <w:tcPr>
            <w:tcW w:w="1065" w:type="dxa"/>
          </w:tcPr>
          <w:p w14:paraId="51942E75"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53303D7C" w14:textId="77777777" w:rsidTr="00231760">
        <w:trPr>
          <w:cantSplit/>
          <w:jc w:val="center"/>
        </w:trPr>
        <w:tc>
          <w:tcPr>
            <w:tcW w:w="3910" w:type="dxa"/>
          </w:tcPr>
          <w:p w14:paraId="4019F5D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Welding Shop Equipment</w:t>
            </w:r>
          </w:p>
        </w:tc>
        <w:tc>
          <w:tcPr>
            <w:tcW w:w="1065" w:type="dxa"/>
          </w:tcPr>
          <w:p w14:paraId="3EF835AF"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5237D3B3" w14:textId="77777777" w:rsidTr="00231760">
        <w:trPr>
          <w:cantSplit/>
          <w:jc w:val="center"/>
        </w:trPr>
        <w:tc>
          <w:tcPr>
            <w:tcW w:w="3910" w:type="dxa"/>
          </w:tcPr>
          <w:p w14:paraId="7CB39FC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Wholesale Stores</w:t>
            </w:r>
          </w:p>
        </w:tc>
        <w:tc>
          <w:tcPr>
            <w:tcW w:w="1065" w:type="dxa"/>
          </w:tcPr>
          <w:p w14:paraId="12048390"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47B20789" w14:textId="77777777" w:rsidTr="00231760">
        <w:trPr>
          <w:cantSplit/>
          <w:jc w:val="center"/>
        </w:trPr>
        <w:tc>
          <w:tcPr>
            <w:tcW w:w="3910" w:type="dxa"/>
          </w:tcPr>
          <w:p w14:paraId="42C15032"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Winery Equipment</w:t>
            </w:r>
          </w:p>
        </w:tc>
        <w:tc>
          <w:tcPr>
            <w:tcW w:w="1065" w:type="dxa"/>
          </w:tcPr>
          <w:p w14:paraId="0D2E63A9"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273ED31D" w14:textId="77777777" w:rsidTr="00231760">
        <w:trPr>
          <w:cantSplit/>
          <w:jc w:val="center"/>
        </w:trPr>
        <w:tc>
          <w:tcPr>
            <w:tcW w:w="3910" w:type="dxa"/>
          </w:tcPr>
          <w:p w14:paraId="13D7F501"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Woodworking Shops M and E</w:t>
            </w:r>
          </w:p>
        </w:tc>
        <w:tc>
          <w:tcPr>
            <w:tcW w:w="1065" w:type="dxa"/>
          </w:tcPr>
          <w:p w14:paraId="5EDEDFD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8</w:t>
            </w:r>
          </w:p>
        </w:tc>
      </w:tr>
      <w:tr w:rsidR="00F30068" w:rsidRPr="00F30068" w14:paraId="68C9D6F2" w14:textId="77777777" w:rsidTr="00231760">
        <w:trPr>
          <w:cantSplit/>
          <w:jc w:val="center"/>
        </w:trPr>
        <w:tc>
          <w:tcPr>
            <w:tcW w:w="3910" w:type="dxa"/>
          </w:tcPr>
          <w:p w14:paraId="3035D15C"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F30068">
              <w:rPr>
                <w:kern w:val="2"/>
                <w:sz w:val="16"/>
              </w:rPr>
              <w:t>X-Ray Equipment</w:t>
            </w:r>
          </w:p>
        </w:tc>
        <w:tc>
          <w:tcPr>
            <w:tcW w:w="1065" w:type="dxa"/>
          </w:tcPr>
          <w:p w14:paraId="1BAD7763"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12</w:t>
            </w:r>
          </w:p>
        </w:tc>
      </w:tr>
      <w:tr w:rsidR="00F30068" w:rsidRPr="00F30068" w14:paraId="675ABBE3" w14:textId="77777777" w:rsidTr="00231760">
        <w:trPr>
          <w:cantSplit/>
          <w:jc w:val="center"/>
        </w:trPr>
        <w:tc>
          <w:tcPr>
            <w:tcW w:w="3910" w:type="dxa"/>
          </w:tcPr>
          <w:p w14:paraId="2247F4C8"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01" w:hanging="101"/>
              <w:jc w:val="both"/>
              <w:rPr>
                <w:kern w:val="2"/>
                <w:sz w:val="16"/>
              </w:rPr>
            </w:pPr>
            <w:r w:rsidRPr="00F30068">
              <w:rPr>
                <w:kern w:val="2"/>
                <w:sz w:val="16"/>
              </w:rPr>
              <w:t>*If acquisition cost and age of service station equipment are not available, see Chapter 9, Table 907.C-4 for alternative assessment procedure.</w:t>
            </w:r>
          </w:p>
        </w:tc>
        <w:tc>
          <w:tcPr>
            <w:tcW w:w="1065" w:type="dxa"/>
          </w:tcPr>
          <w:p w14:paraId="3D866197" w14:textId="77777777" w:rsidR="00F30068" w:rsidRPr="00F30068" w:rsidRDefault="00F30068" w:rsidP="00F3006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F30068">
              <w:rPr>
                <w:kern w:val="2"/>
                <w:sz w:val="16"/>
              </w:rPr>
              <w:t xml:space="preserve">  </w:t>
            </w:r>
          </w:p>
        </w:tc>
      </w:tr>
    </w:tbl>
    <w:p w14:paraId="7F02B0AC" w14:textId="77777777" w:rsidR="0090673C" w:rsidRDefault="0090673C" w:rsidP="00D23906">
      <w:pPr>
        <w:pStyle w:val="A"/>
      </w:pPr>
    </w:p>
    <w:p w14:paraId="10A063F0" w14:textId="4169482D" w:rsidR="00D23906" w:rsidRPr="00651C8A" w:rsidRDefault="00EE715B" w:rsidP="00D23906">
      <w:pPr>
        <w:pStyle w:val="A"/>
      </w:pPr>
      <w:r>
        <w:t>B.</w:t>
      </w:r>
      <w:r>
        <w:tab/>
      </w:r>
      <w:r w:rsidR="00D23906" w:rsidRPr="00651C8A">
        <w:t>Cost Indices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760"/>
        <w:gridCol w:w="540"/>
        <w:gridCol w:w="1800"/>
        <w:gridCol w:w="1875"/>
      </w:tblGrid>
      <w:tr w:rsidR="00D23906" w:rsidRPr="00651C8A" w14:paraId="67370D94" w14:textId="77777777" w:rsidTr="00F559DD">
        <w:trPr>
          <w:cantSplit/>
          <w:trHeight w:val="306"/>
          <w:tblHeader/>
          <w:jc w:val="center"/>
        </w:trPr>
        <w:tc>
          <w:tcPr>
            <w:tcW w:w="4975" w:type="dxa"/>
            <w:gridSpan w:val="4"/>
            <w:shd w:val="clear" w:color="auto" w:fill="BFBFBF"/>
            <w:vAlign w:val="bottom"/>
          </w:tcPr>
          <w:p w14:paraId="7426B4B1" w14:textId="77777777" w:rsidR="00D23906" w:rsidRPr="00CB405E" w:rsidRDefault="00D23906" w:rsidP="00F559DD">
            <w:pPr>
              <w:pStyle w:val="Text"/>
              <w:keepNext/>
              <w:jc w:val="center"/>
              <w:rPr>
                <w:b/>
                <w:bCs/>
                <w:sz w:val="16"/>
                <w:szCs w:val="16"/>
              </w:rPr>
            </w:pPr>
            <w:r w:rsidRPr="00CB405E">
              <w:rPr>
                <w:b/>
                <w:bCs/>
                <w:sz w:val="16"/>
                <w:szCs w:val="16"/>
              </w:rPr>
              <w:t>Table 2503.B</w:t>
            </w:r>
          </w:p>
          <w:p w14:paraId="0BEEE796" w14:textId="77777777" w:rsidR="00D23906" w:rsidRPr="00CB405E" w:rsidRDefault="00D23906" w:rsidP="00F559DD">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ind w:firstLine="187"/>
              <w:jc w:val="center"/>
              <w:outlineLvl w:val="3"/>
              <w:rPr>
                <w:b/>
                <w:bCs/>
                <w:kern w:val="2"/>
                <w:sz w:val="16"/>
                <w:szCs w:val="16"/>
              </w:rPr>
            </w:pPr>
            <w:r w:rsidRPr="00CB405E">
              <w:rPr>
                <w:b/>
                <w:bCs/>
                <w:sz w:val="16"/>
                <w:szCs w:val="16"/>
              </w:rPr>
              <w:t>Cost Indices</w:t>
            </w:r>
          </w:p>
        </w:tc>
      </w:tr>
      <w:tr w:rsidR="00D23906" w:rsidRPr="00651C8A" w14:paraId="0903E124" w14:textId="77777777" w:rsidTr="00F559DD">
        <w:trPr>
          <w:cantSplit/>
          <w:tblHeader/>
          <w:jc w:val="center"/>
        </w:trPr>
        <w:tc>
          <w:tcPr>
            <w:tcW w:w="760" w:type="dxa"/>
            <w:shd w:val="clear" w:color="auto" w:fill="BFBFBF"/>
            <w:vAlign w:val="bottom"/>
          </w:tcPr>
          <w:p w14:paraId="4610C76C" w14:textId="77777777" w:rsidR="00D23906" w:rsidRPr="00CB405E" w:rsidRDefault="00D23906" w:rsidP="00F559DD">
            <w:pPr>
              <w:keepNext/>
              <w:jc w:val="center"/>
              <w:rPr>
                <w:b/>
                <w:bCs/>
                <w:sz w:val="16"/>
                <w:szCs w:val="16"/>
              </w:rPr>
            </w:pPr>
            <w:r w:rsidRPr="00CB405E">
              <w:rPr>
                <w:b/>
                <w:bCs/>
                <w:sz w:val="16"/>
                <w:szCs w:val="16"/>
              </w:rPr>
              <w:t>Year</w:t>
            </w:r>
          </w:p>
        </w:tc>
        <w:tc>
          <w:tcPr>
            <w:tcW w:w="540" w:type="dxa"/>
            <w:shd w:val="clear" w:color="auto" w:fill="BFBFBF"/>
            <w:vAlign w:val="bottom"/>
          </w:tcPr>
          <w:p w14:paraId="0CBF6037" w14:textId="77777777" w:rsidR="00D23906" w:rsidRPr="00CB405E" w:rsidRDefault="00D23906" w:rsidP="00F559DD">
            <w:pPr>
              <w:keepNext/>
              <w:jc w:val="center"/>
              <w:rPr>
                <w:b/>
                <w:bCs/>
                <w:sz w:val="16"/>
                <w:szCs w:val="16"/>
              </w:rPr>
            </w:pPr>
            <w:r w:rsidRPr="00CB405E">
              <w:rPr>
                <w:b/>
                <w:bCs/>
                <w:sz w:val="16"/>
                <w:szCs w:val="16"/>
              </w:rPr>
              <w:t>Age</w:t>
            </w:r>
          </w:p>
        </w:tc>
        <w:tc>
          <w:tcPr>
            <w:tcW w:w="1800" w:type="dxa"/>
            <w:shd w:val="clear" w:color="auto" w:fill="BFBFBF"/>
            <w:vAlign w:val="bottom"/>
          </w:tcPr>
          <w:p w14:paraId="24DAD9A0" w14:textId="77777777" w:rsidR="00D23906" w:rsidRPr="00CB405E" w:rsidRDefault="00D23906" w:rsidP="00F559DD">
            <w:pPr>
              <w:keepNext/>
              <w:jc w:val="center"/>
              <w:rPr>
                <w:b/>
                <w:bCs/>
                <w:sz w:val="16"/>
                <w:szCs w:val="16"/>
              </w:rPr>
            </w:pPr>
            <w:r w:rsidRPr="00CB405E">
              <w:rPr>
                <w:b/>
                <w:bCs/>
                <w:sz w:val="16"/>
                <w:szCs w:val="16"/>
              </w:rPr>
              <w:t>National Average</w:t>
            </w:r>
          </w:p>
          <w:p w14:paraId="7ADB9913" w14:textId="77777777" w:rsidR="00D23906" w:rsidRPr="00CB405E" w:rsidRDefault="00D23906" w:rsidP="00F559DD">
            <w:pPr>
              <w:keepNext/>
              <w:jc w:val="center"/>
              <w:rPr>
                <w:b/>
                <w:bCs/>
                <w:sz w:val="16"/>
                <w:szCs w:val="16"/>
              </w:rPr>
            </w:pPr>
            <w:r w:rsidRPr="00CB405E">
              <w:rPr>
                <w:b/>
                <w:bCs/>
                <w:sz w:val="16"/>
                <w:szCs w:val="16"/>
              </w:rPr>
              <w:t>1926 = 100</w:t>
            </w:r>
          </w:p>
        </w:tc>
        <w:tc>
          <w:tcPr>
            <w:tcW w:w="1875" w:type="dxa"/>
            <w:shd w:val="clear" w:color="auto" w:fill="BFBFBF"/>
            <w:vAlign w:val="bottom"/>
          </w:tcPr>
          <w:p w14:paraId="558C78D2" w14:textId="77777777" w:rsidR="00D23906" w:rsidRPr="00CB405E" w:rsidRDefault="00D23906" w:rsidP="00F559DD">
            <w:pPr>
              <w:keepNext/>
              <w:jc w:val="center"/>
              <w:rPr>
                <w:b/>
                <w:bCs/>
                <w:sz w:val="16"/>
                <w:szCs w:val="16"/>
              </w:rPr>
            </w:pPr>
            <w:r w:rsidRPr="00CB405E">
              <w:rPr>
                <w:b/>
                <w:bCs/>
                <w:sz w:val="16"/>
                <w:szCs w:val="16"/>
              </w:rPr>
              <w:t>January 1, 2025 = 100*</w:t>
            </w:r>
          </w:p>
        </w:tc>
      </w:tr>
      <w:tr w:rsidR="00D23906" w:rsidRPr="00651C8A" w14:paraId="17B3DE8C" w14:textId="77777777" w:rsidTr="00F559DD">
        <w:trPr>
          <w:cantSplit/>
          <w:jc w:val="center"/>
        </w:trPr>
        <w:tc>
          <w:tcPr>
            <w:tcW w:w="760" w:type="dxa"/>
          </w:tcPr>
          <w:p w14:paraId="74E0D52D" w14:textId="77777777" w:rsidR="00D23906" w:rsidRPr="00651C8A" w:rsidRDefault="00D23906" w:rsidP="00F559DD">
            <w:pPr>
              <w:keepNext/>
              <w:jc w:val="center"/>
              <w:rPr>
                <w:sz w:val="16"/>
                <w:szCs w:val="16"/>
              </w:rPr>
            </w:pPr>
            <w:r w:rsidRPr="00651C8A">
              <w:rPr>
                <w:sz w:val="16"/>
                <w:szCs w:val="16"/>
              </w:rPr>
              <w:t>2025</w:t>
            </w:r>
          </w:p>
        </w:tc>
        <w:tc>
          <w:tcPr>
            <w:tcW w:w="540" w:type="dxa"/>
          </w:tcPr>
          <w:p w14:paraId="705F1AE7" w14:textId="77777777" w:rsidR="00D23906" w:rsidRPr="00651C8A" w:rsidRDefault="00D23906" w:rsidP="00F559DD">
            <w:pPr>
              <w:keepNext/>
              <w:jc w:val="center"/>
              <w:rPr>
                <w:sz w:val="16"/>
                <w:szCs w:val="16"/>
              </w:rPr>
            </w:pPr>
            <w:r w:rsidRPr="00651C8A">
              <w:rPr>
                <w:sz w:val="16"/>
                <w:szCs w:val="16"/>
              </w:rPr>
              <w:t>1</w:t>
            </w:r>
          </w:p>
        </w:tc>
        <w:tc>
          <w:tcPr>
            <w:tcW w:w="1800" w:type="dxa"/>
          </w:tcPr>
          <w:p w14:paraId="0B97FDFE" w14:textId="77777777" w:rsidR="00D23906" w:rsidRPr="00651C8A" w:rsidRDefault="00D23906" w:rsidP="00F559DD">
            <w:pPr>
              <w:keepNext/>
              <w:tabs>
                <w:tab w:val="left" w:pos="99"/>
              </w:tabs>
              <w:jc w:val="center"/>
              <w:rPr>
                <w:sz w:val="16"/>
                <w:szCs w:val="16"/>
              </w:rPr>
            </w:pPr>
            <w:r w:rsidRPr="00651C8A">
              <w:rPr>
                <w:sz w:val="16"/>
                <w:szCs w:val="16"/>
              </w:rPr>
              <w:t>2365.2</w:t>
            </w:r>
          </w:p>
        </w:tc>
        <w:tc>
          <w:tcPr>
            <w:tcW w:w="1875" w:type="dxa"/>
          </w:tcPr>
          <w:p w14:paraId="60F7A64E" w14:textId="77777777" w:rsidR="00D23906" w:rsidRPr="00651C8A" w:rsidRDefault="00D23906" w:rsidP="00F559DD">
            <w:pPr>
              <w:keepNext/>
              <w:jc w:val="center"/>
              <w:rPr>
                <w:sz w:val="16"/>
                <w:szCs w:val="16"/>
              </w:rPr>
            </w:pPr>
            <w:r w:rsidRPr="00651C8A">
              <w:rPr>
                <w:sz w:val="16"/>
                <w:szCs w:val="16"/>
              </w:rPr>
              <w:t>0.977</w:t>
            </w:r>
          </w:p>
        </w:tc>
      </w:tr>
      <w:tr w:rsidR="00D23906" w:rsidRPr="00651C8A" w14:paraId="47266537" w14:textId="77777777" w:rsidTr="00F559DD">
        <w:trPr>
          <w:cantSplit/>
          <w:jc w:val="center"/>
        </w:trPr>
        <w:tc>
          <w:tcPr>
            <w:tcW w:w="760" w:type="dxa"/>
          </w:tcPr>
          <w:p w14:paraId="6A6D5D06" w14:textId="77777777" w:rsidR="00D23906" w:rsidRPr="00651C8A" w:rsidRDefault="00D23906" w:rsidP="00F559DD">
            <w:pPr>
              <w:keepNext/>
              <w:jc w:val="center"/>
              <w:rPr>
                <w:sz w:val="16"/>
                <w:szCs w:val="16"/>
              </w:rPr>
            </w:pPr>
            <w:r w:rsidRPr="00651C8A">
              <w:rPr>
                <w:sz w:val="16"/>
                <w:szCs w:val="16"/>
              </w:rPr>
              <w:t>2024</w:t>
            </w:r>
          </w:p>
        </w:tc>
        <w:tc>
          <w:tcPr>
            <w:tcW w:w="540" w:type="dxa"/>
          </w:tcPr>
          <w:p w14:paraId="0096A9EB" w14:textId="77777777" w:rsidR="00D23906" w:rsidRPr="00651C8A" w:rsidRDefault="00D23906" w:rsidP="00F559DD">
            <w:pPr>
              <w:keepNext/>
              <w:jc w:val="center"/>
              <w:rPr>
                <w:sz w:val="16"/>
                <w:szCs w:val="16"/>
              </w:rPr>
            </w:pPr>
            <w:r w:rsidRPr="00651C8A">
              <w:rPr>
                <w:sz w:val="16"/>
                <w:szCs w:val="16"/>
              </w:rPr>
              <w:t>2</w:t>
            </w:r>
          </w:p>
        </w:tc>
        <w:tc>
          <w:tcPr>
            <w:tcW w:w="1800" w:type="dxa"/>
          </w:tcPr>
          <w:p w14:paraId="2F013DB7" w14:textId="77777777" w:rsidR="00D23906" w:rsidRPr="00651C8A" w:rsidRDefault="00D23906" w:rsidP="00F559DD">
            <w:pPr>
              <w:keepNext/>
              <w:tabs>
                <w:tab w:val="left" w:pos="99"/>
              </w:tabs>
              <w:jc w:val="center"/>
              <w:rPr>
                <w:sz w:val="16"/>
                <w:szCs w:val="16"/>
              </w:rPr>
            </w:pPr>
            <w:r w:rsidRPr="00651C8A">
              <w:rPr>
                <w:sz w:val="16"/>
                <w:szCs w:val="16"/>
              </w:rPr>
              <w:t>2289.6</w:t>
            </w:r>
          </w:p>
        </w:tc>
        <w:tc>
          <w:tcPr>
            <w:tcW w:w="1875" w:type="dxa"/>
          </w:tcPr>
          <w:p w14:paraId="5DA968CD" w14:textId="77777777" w:rsidR="00D23906" w:rsidRPr="00651C8A" w:rsidRDefault="00D23906" w:rsidP="00F559DD">
            <w:pPr>
              <w:keepNext/>
              <w:jc w:val="center"/>
              <w:rPr>
                <w:sz w:val="16"/>
                <w:szCs w:val="16"/>
              </w:rPr>
            </w:pPr>
            <w:r w:rsidRPr="00651C8A">
              <w:rPr>
                <w:sz w:val="16"/>
                <w:szCs w:val="16"/>
              </w:rPr>
              <w:t>1.009</w:t>
            </w:r>
          </w:p>
        </w:tc>
      </w:tr>
      <w:tr w:rsidR="00D23906" w:rsidRPr="00651C8A" w14:paraId="41FFC3A4" w14:textId="77777777" w:rsidTr="00F559DD">
        <w:trPr>
          <w:cantSplit/>
          <w:jc w:val="center"/>
        </w:trPr>
        <w:tc>
          <w:tcPr>
            <w:tcW w:w="760" w:type="dxa"/>
          </w:tcPr>
          <w:p w14:paraId="2705BDF5" w14:textId="77777777" w:rsidR="00D23906" w:rsidRPr="00651C8A" w:rsidRDefault="00D23906" w:rsidP="00F559DD">
            <w:pPr>
              <w:keepNext/>
              <w:jc w:val="center"/>
              <w:rPr>
                <w:sz w:val="16"/>
                <w:szCs w:val="16"/>
              </w:rPr>
            </w:pPr>
            <w:r w:rsidRPr="00651C8A">
              <w:rPr>
                <w:sz w:val="16"/>
                <w:szCs w:val="16"/>
              </w:rPr>
              <w:t>2023</w:t>
            </w:r>
          </w:p>
        </w:tc>
        <w:tc>
          <w:tcPr>
            <w:tcW w:w="540" w:type="dxa"/>
          </w:tcPr>
          <w:p w14:paraId="225524B7" w14:textId="77777777" w:rsidR="00D23906" w:rsidRPr="00651C8A" w:rsidRDefault="00D23906" w:rsidP="00F559DD">
            <w:pPr>
              <w:keepNext/>
              <w:jc w:val="center"/>
              <w:rPr>
                <w:sz w:val="16"/>
                <w:szCs w:val="16"/>
              </w:rPr>
            </w:pPr>
            <w:r w:rsidRPr="00651C8A">
              <w:rPr>
                <w:sz w:val="16"/>
                <w:szCs w:val="16"/>
              </w:rPr>
              <w:t>3</w:t>
            </w:r>
          </w:p>
        </w:tc>
        <w:tc>
          <w:tcPr>
            <w:tcW w:w="1800" w:type="dxa"/>
          </w:tcPr>
          <w:p w14:paraId="376E499D" w14:textId="77777777" w:rsidR="00D23906" w:rsidRPr="00651C8A" w:rsidRDefault="00D23906" w:rsidP="00F559DD">
            <w:pPr>
              <w:keepNext/>
              <w:tabs>
                <w:tab w:val="left" w:pos="99"/>
              </w:tabs>
              <w:jc w:val="center"/>
              <w:rPr>
                <w:sz w:val="16"/>
                <w:szCs w:val="16"/>
              </w:rPr>
            </w:pPr>
            <w:r w:rsidRPr="00651C8A">
              <w:rPr>
                <w:sz w:val="16"/>
                <w:szCs w:val="16"/>
              </w:rPr>
              <w:t>2257.4</w:t>
            </w:r>
          </w:p>
        </w:tc>
        <w:tc>
          <w:tcPr>
            <w:tcW w:w="1875" w:type="dxa"/>
          </w:tcPr>
          <w:p w14:paraId="1D0ACA4E" w14:textId="77777777" w:rsidR="00D23906" w:rsidRPr="00651C8A" w:rsidRDefault="00D23906" w:rsidP="00F559DD">
            <w:pPr>
              <w:keepNext/>
              <w:jc w:val="center"/>
              <w:rPr>
                <w:sz w:val="16"/>
                <w:szCs w:val="16"/>
              </w:rPr>
            </w:pPr>
            <w:r w:rsidRPr="00651C8A">
              <w:rPr>
                <w:sz w:val="16"/>
                <w:szCs w:val="16"/>
              </w:rPr>
              <w:t>1.023</w:t>
            </w:r>
          </w:p>
        </w:tc>
      </w:tr>
      <w:tr w:rsidR="00D23906" w:rsidRPr="00651C8A" w14:paraId="5C354247" w14:textId="77777777" w:rsidTr="00F559DD">
        <w:trPr>
          <w:cantSplit/>
          <w:jc w:val="center"/>
        </w:trPr>
        <w:tc>
          <w:tcPr>
            <w:tcW w:w="760" w:type="dxa"/>
          </w:tcPr>
          <w:p w14:paraId="0C0131FD" w14:textId="77777777" w:rsidR="00D23906" w:rsidRPr="00651C8A" w:rsidRDefault="00D23906" w:rsidP="00F559DD">
            <w:pPr>
              <w:keepNext/>
              <w:jc w:val="center"/>
              <w:rPr>
                <w:sz w:val="16"/>
                <w:szCs w:val="16"/>
              </w:rPr>
            </w:pPr>
            <w:r w:rsidRPr="00651C8A">
              <w:rPr>
                <w:sz w:val="16"/>
                <w:szCs w:val="16"/>
              </w:rPr>
              <w:t>2022</w:t>
            </w:r>
          </w:p>
        </w:tc>
        <w:tc>
          <w:tcPr>
            <w:tcW w:w="540" w:type="dxa"/>
          </w:tcPr>
          <w:p w14:paraId="24E76E5C" w14:textId="77777777" w:rsidR="00D23906" w:rsidRPr="00651C8A" w:rsidRDefault="00D23906" w:rsidP="00F559DD">
            <w:pPr>
              <w:keepNext/>
              <w:jc w:val="center"/>
              <w:rPr>
                <w:sz w:val="16"/>
                <w:szCs w:val="16"/>
              </w:rPr>
            </w:pPr>
            <w:r w:rsidRPr="00651C8A">
              <w:rPr>
                <w:sz w:val="16"/>
                <w:szCs w:val="16"/>
              </w:rPr>
              <w:t>4</w:t>
            </w:r>
          </w:p>
        </w:tc>
        <w:tc>
          <w:tcPr>
            <w:tcW w:w="1800" w:type="dxa"/>
          </w:tcPr>
          <w:p w14:paraId="5D8182C8" w14:textId="77777777" w:rsidR="00D23906" w:rsidRPr="00651C8A" w:rsidRDefault="00D23906" w:rsidP="00F559DD">
            <w:pPr>
              <w:keepNext/>
              <w:tabs>
                <w:tab w:val="left" w:pos="99"/>
              </w:tabs>
              <w:jc w:val="center"/>
              <w:rPr>
                <w:sz w:val="16"/>
                <w:szCs w:val="16"/>
              </w:rPr>
            </w:pPr>
            <w:r w:rsidRPr="00651C8A">
              <w:rPr>
                <w:sz w:val="16"/>
                <w:szCs w:val="16"/>
              </w:rPr>
              <w:t>2218.3</w:t>
            </w:r>
          </w:p>
        </w:tc>
        <w:tc>
          <w:tcPr>
            <w:tcW w:w="1875" w:type="dxa"/>
          </w:tcPr>
          <w:p w14:paraId="4C8317CF" w14:textId="77777777" w:rsidR="00D23906" w:rsidRPr="00651C8A" w:rsidRDefault="00D23906" w:rsidP="00F559DD">
            <w:pPr>
              <w:keepNext/>
              <w:jc w:val="center"/>
              <w:rPr>
                <w:sz w:val="16"/>
                <w:szCs w:val="16"/>
              </w:rPr>
            </w:pPr>
            <w:r w:rsidRPr="00651C8A">
              <w:rPr>
                <w:sz w:val="16"/>
                <w:szCs w:val="16"/>
              </w:rPr>
              <w:t>1.041</w:t>
            </w:r>
          </w:p>
        </w:tc>
      </w:tr>
      <w:tr w:rsidR="00D23906" w:rsidRPr="00651C8A" w14:paraId="6D714044" w14:textId="77777777" w:rsidTr="00F559DD">
        <w:trPr>
          <w:cantSplit/>
          <w:jc w:val="center"/>
        </w:trPr>
        <w:tc>
          <w:tcPr>
            <w:tcW w:w="760" w:type="dxa"/>
          </w:tcPr>
          <w:p w14:paraId="023C9515" w14:textId="77777777" w:rsidR="00D23906" w:rsidRPr="00651C8A" w:rsidRDefault="00D23906" w:rsidP="00F559DD">
            <w:pPr>
              <w:keepNext/>
              <w:jc w:val="center"/>
              <w:rPr>
                <w:sz w:val="16"/>
                <w:szCs w:val="16"/>
              </w:rPr>
            </w:pPr>
            <w:r w:rsidRPr="00651C8A">
              <w:rPr>
                <w:sz w:val="16"/>
                <w:szCs w:val="16"/>
              </w:rPr>
              <w:t>2021</w:t>
            </w:r>
          </w:p>
        </w:tc>
        <w:tc>
          <w:tcPr>
            <w:tcW w:w="540" w:type="dxa"/>
          </w:tcPr>
          <w:p w14:paraId="693000B2" w14:textId="77777777" w:rsidR="00D23906" w:rsidRPr="00651C8A" w:rsidRDefault="00D23906" w:rsidP="00F559DD">
            <w:pPr>
              <w:keepNext/>
              <w:jc w:val="center"/>
              <w:rPr>
                <w:sz w:val="16"/>
                <w:szCs w:val="16"/>
              </w:rPr>
            </w:pPr>
            <w:r w:rsidRPr="00651C8A">
              <w:rPr>
                <w:sz w:val="16"/>
                <w:szCs w:val="16"/>
              </w:rPr>
              <w:t>5</w:t>
            </w:r>
          </w:p>
        </w:tc>
        <w:tc>
          <w:tcPr>
            <w:tcW w:w="1800" w:type="dxa"/>
          </w:tcPr>
          <w:p w14:paraId="7197A419" w14:textId="77777777" w:rsidR="00D23906" w:rsidRPr="00651C8A" w:rsidRDefault="00D23906" w:rsidP="00F559DD">
            <w:pPr>
              <w:keepNext/>
              <w:tabs>
                <w:tab w:val="left" w:pos="99"/>
              </w:tabs>
              <w:jc w:val="center"/>
              <w:rPr>
                <w:sz w:val="16"/>
                <w:szCs w:val="16"/>
              </w:rPr>
            </w:pPr>
            <w:r w:rsidRPr="00651C8A">
              <w:rPr>
                <w:sz w:val="16"/>
                <w:szCs w:val="16"/>
              </w:rPr>
              <w:t>1888.1</w:t>
            </w:r>
          </w:p>
        </w:tc>
        <w:tc>
          <w:tcPr>
            <w:tcW w:w="1875" w:type="dxa"/>
          </w:tcPr>
          <w:p w14:paraId="617F5874" w14:textId="77777777" w:rsidR="00D23906" w:rsidRPr="00651C8A" w:rsidRDefault="00D23906" w:rsidP="00F559DD">
            <w:pPr>
              <w:keepNext/>
              <w:jc w:val="center"/>
              <w:rPr>
                <w:sz w:val="16"/>
                <w:szCs w:val="16"/>
              </w:rPr>
            </w:pPr>
            <w:r w:rsidRPr="00651C8A">
              <w:rPr>
                <w:sz w:val="16"/>
                <w:szCs w:val="16"/>
              </w:rPr>
              <w:t>1.223</w:t>
            </w:r>
          </w:p>
        </w:tc>
      </w:tr>
      <w:tr w:rsidR="00D23906" w:rsidRPr="00651C8A" w14:paraId="490AE570" w14:textId="77777777" w:rsidTr="00F559DD">
        <w:trPr>
          <w:cantSplit/>
          <w:jc w:val="center"/>
        </w:trPr>
        <w:tc>
          <w:tcPr>
            <w:tcW w:w="760" w:type="dxa"/>
          </w:tcPr>
          <w:p w14:paraId="2CBB60A6" w14:textId="77777777" w:rsidR="00D23906" w:rsidRPr="00651C8A" w:rsidRDefault="00D23906" w:rsidP="00F559DD">
            <w:pPr>
              <w:keepNext/>
              <w:jc w:val="center"/>
              <w:rPr>
                <w:sz w:val="16"/>
                <w:szCs w:val="16"/>
              </w:rPr>
            </w:pPr>
            <w:r w:rsidRPr="00651C8A">
              <w:rPr>
                <w:sz w:val="16"/>
                <w:szCs w:val="16"/>
              </w:rPr>
              <w:t>2020</w:t>
            </w:r>
          </w:p>
        </w:tc>
        <w:tc>
          <w:tcPr>
            <w:tcW w:w="540" w:type="dxa"/>
          </w:tcPr>
          <w:p w14:paraId="2B77822B" w14:textId="77777777" w:rsidR="00D23906" w:rsidRPr="00651C8A" w:rsidRDefault="00D23906" w:rsidP="00F559DD">
            <w:pPr>
              <w:keepNext/>
              <w:jc w:val="center"/>
              <w:rPr>
                <w:sz w:val="16"/>
                <w:szCs w:val="16"/>
              </w:rPr>
            </w:pPr>
            <w:r w:rsidRPr="00651C8A">
              <w:rPr>
                <w:sz w:val="16"/>
                <w:szCs w:val="16"/>
              </w:rPr>
              <w:t>6</w:t>
            </w:r>
          </w:p>
        </w:tc>
        <w:tc>
          <w:tcPr>
            <w:tcW w:w="1800" w:type="dxa"/>
          </w:tcPr>
          <w:p w14:paraId="22C97880" w14:textId="77777777" w:rsidR="00D23906" w:rsidRPr="00651C8A" w:rsidRDefault="00D23906" w:rsidP="00F559DD">
            <w:pPr>
              <w:keepNext/>
              <w:tabs>
                <w:tab w:val="left" w:pos="99"/>
              </w:tabs>
              <w:jc w:val="center"/>
              <w:rPr>
                <w:sz w:val="16"/>
                <w:szCs w:val="16"/>
              </w:rPr>
            </w:pPr>
            <w:r w:rsidRPr="00651C8A">
              <w:rPr>
                <w:sz w:val="16"/>
                <w:szCs w:val="16"/>
              </w:rPr>
              <w:t>1736.4</w:t>
            </w:r>
          </w:p>
        </w:tc>
        <w:tc>
          <w:tcPr>
            <w:tcW w:w="1875" w:type="dxa"/>
          </w:tcPr>
          <w:p w14:paraId="262087EA" w14:textId="77777777" w:rsidR="00D23906" w:rsidRPr="00651C8A" w:rsidRDefault="00D23906" w:rsidP="00F559DD">
            <w:pPr>
              <w:keepNext/>
              <w:jc w:val="center"/>
              <w:rPr>
                <w:sz w:val="16"/>
                <w:szCs w:val="16"/>
              </w:rPr>
            </w:pPr>
            <w:r w:rsidRPr="00651C8A">
              <w:rPr>
                <w:sz w:val="16"/>
                <w:szCs w:val="16"/>
              </w:rPr>
              <w:t>1.330</w:t>
            </w:r>
          </w:p>
        </w:tc>
      </w:tr>
      <w:tr w:rsidR="00D23906" w:rsidRPr="00651C8A" w14:paraId="4C0FAE63" w14:textId="77777777" w:rsidTr="00F559DD">
        <w:trPr>
          <w:cantSplit/>
          <w:jc w:val="center"/>
        </w:trPr>
        <w:tc>
          <w:tcPr>
            <w:tcW w:w="760" w:type="dxa"/>
          </w:tcPr>
          <w:p w14:paraId="4210D3D4" w14:textId="77777777" w:rsidR="00D23906" w:rsidRPr="00651C8A" w:rsidRDefault="00D23906" w:rsidP="00F559DD">
            <w:pPr>
              <w:keepNext/>
              <w:jc w:val="center"/>
              <w:rPr>
                <w:sz w:val="16"/>
                <w:szCs w:val="16"/>
              </w:rPr>
            </w:pPr>
            <w:r w:rsidRPr="00651C8A">
              <w:rPr>
                <w:sz w:val="16"/>
                <w:szCs w:val="16"/>
              </w:rPr>
              <w:t>2019</w:t>
            </w:r>
          </w:p>
        </w:tc>
        <w:tc>
          <w:tcPr>
            <w:tcW w:w="540" w:type="dxa"/>
          </w:tcPr>
          <w:p w14:paraId="1A9B3333" w14:textId="77777777" w:rsidR="00D23906" w:rsidRPr="00651C8A" w:rsidRDefault="00D23906" w:rsidP="00F559DD">
            <w:pPr>
              <w:keepNext/>
              <w:jc w:val="center"/>
              <w:rPr>
                <w:sz w:val="16"/>
                <w:szCs w:val="16"/>
              </w:rPr>
            </w:pPr>
            <w:r w:rsidRPr="00651C8A">
              <w:rPr>
                <w:sz w:val="16"/>
                <w:szCs w:val="16"/>
              </w:rPr>
              <w:t>7</w:t>
            </w:r>
          </w:p>
        </w:tc>
        <w:tc>
          <w:tcPr>
            <w:tcW w:w="1800" w:type="dxa"/>
          </w:tcPr>
          <w:p w14:paraId="4F07F46F" w14:textId="77777777" w:rsidR="00D23906" w:rsidRPr="00651C8A" w:rsidRDefault="00D23906" w:rsidP="00F559DD">
            <w:pPr>
              <w:keepNext/>
              <w:tabs>
                <w:tab w:val="left" w:pos="99"/>
              </w:tabs>
              <w:jc w:val="center"/>
              <w:rPr>
                <w:sz w:val="16"/>
                <w:szCs w:val="16"/>
              </w:rPr>
            </w:pPr>
            <w:r w:rsidRPr="00651C8A">
              <w:rPr>
                <w:sz w:val="16"/>
                <w:szCs w:val="16"/>
              </w:rPr>
              <w:t>1727.8</w:t>
            </w:r>
          </w:p>
        </w:tc>
        <w:tc>
          <w:tcPr>
            <w:tcW w:w="1875" w:type="dxa"/>
          </w:tcPr>
          <w:p w14:paraId="7F39160B" w14:textId="77777777" w:rsidR="00D23906" w:rsidRPr="00651C8A" w:rsidRDefault="00D23906" w:rsidP="00F559DD">
            <w:pPr>
              <w:keepNext/>
              <w:jc w:val="center"/>
              <w:rPr>
                <w:sz w:val="16"/>
                <w:szCs w:val="16"/>
              </w:rPr>
            </w:pPr>
            <w:r w:rsidRPr="00651C8A">
              <w:rPr>
                <w:sz w:val="16"/>
                <w:szCs w:val="16"/>
              </w:rPr>
              <w:t>1.337</w:t>
            </w:r>
          </w:p>
        </w:tc>
      </w:tr>
      <w:tr w:rsidR="00D23906" w:rsidRPr="00651C8A" w14:paraId="4F0ACEDD" w14:textId="77777777" w:rsidTr="00F559DD">
        <w:trPr>
          <w:cantSplit/>
          <w:jc w:val="center"/>
        </w:trPr>
        <w:tc>
          <w:tcPr>
            <w:tcW w:w="760" w:type="dxa"/>
          </w:tcPr>
          <w:p w14:paraId="10A1F8B0" w14:textId="77777777" w:rsidR="00D23906" w:rsidRPr="00651C8A" w:rsidRDefault="00D23906" w:rsidP="00F559DD">
            <w:pPr>
              <w:keepNext/>
              <w:jc w:val="center"/>
              <w:rPr>
                <w:sz w:val="16"/>
                <w:szCs w:val="16"/>
              </w:rPr>
            </w:pPr>
            <w:r w:rsidRPr="00651C8A">
              <w:rPr>
                <w:sz w:val="16"/>
                <w:szCs w:val="16"/>
              </w:rPr>
              <w:t>2018</w:t>
            </w:r>
          </w:p>
        </w:tc>
        <w:tc>
          <w:tcPr>
            <w:tcW w:w="540" w:type="dxa"/>
          </w:tcPr>
          <w:p w14:paraId="30CE40EB" w14:textId="77777777" w:rsidR="00D23906" w:rsidRPr="00651C8A" w:rsidRDefault="00D23906" w:rsidP="00F559DD">
            <w:pPr>
              <w:keepNext/>
              <w:jc w:val="center"/>
              <w:rPr>
                <w:sz w:val="16"/>
                <w:szCs w:val="16"/>
              </w:rPr>
            </w:pPr>
            <w:r w:rsidRPr="00651C8A">
              <w:rPr>
                <w:sz w:val="16"/>
                <w:szCs w:val="16"/>
              </w:rPr>
              <w:t>8</w:t>
            </w:r>
          </w:p>
        </w:tc>
        <w:tc>
          <w:tcPr>
            <w:tcW w:w="1800" w:type="dxa"/>
          </w:tcPr>
          <w:p w14:paraId="739D4E0F" w14:textId="77777777" w:rsidR="00D23906" w:rsidRPr="00651C8A" w:rsidRDefault="00D23906" w:rsidP="00F559DD">
            <w:pPr>
              <w:keepNext/>
              <w:tabs>
                <w:tab w:val="left" w:pos="99"/>
              </w:tabs>
              <w:jc w:val="center"/>
              <w:rPr>
                <w:sz w:val="16"/>
                <w:szCs w:val="16"/>
              </w:rPr>
            </w:pPr>
            <w:r w:rsidRPr="00651C8A">
              <w:rPr>
                <w:sz w:val="16"/>
                <w:szCs w:val="16"/>
              </w:rPr>
              <w:t>1667.7</w:t>
            </w:r>
          </w:p>
        </w:tc>
        <w:tc>
          <w:tcPr>
            <w:tcW w:w="1875" w:type="dxa"/>
          </w:tcPr>
          <w:p w14:paraId="74C89BB8" w14:textId="77777777" w:rsidR="00D23906" w:rsidRPr="00651C8A" w:rsidRDefault="00D23906" w:rsidP="00F559DD">
            <w:pPr>
              <w:keepNext/>
              <w:jc w:val="center"/>
              <w:rPr>
                <w:sz w:val="16"/>
                <w:szCs w:val="16"/>
              </w:rPr>
            </w:pPr>
            <w:r w:rsidRPr="00651C8A">
              <w:rPr>
                <w:sz w:val="16"/>
                <w:szCs w:val="16"/>
              </w:rPr>
              <w:t>1.385</w:t>
            </w:r>
          </w:p>
        </w:tc>
      </w:tr>
      <w:tr w:rsidR="00D23906" w:rsidRPr="00651C8A" w14:paraId="3582CD37" w14:textId="77777777" w:rsidTr="00F559DD">
        <w:trPr>
          <w:cantSplit/>
          <w:jc w:val="center"/>
        </w:trPr>
        <w:tc>
          <w:tcPr>
            <w:tcW w:w="760" w:type="dxa"/>
          </w:tcPr>
          <w:p w14:paraId="6CAED936" w14:textId="77777777" w:rsidR="00D23906" w:rsidRPr="00651C8A" w:rsidRDefault="00D23906" w:rsidP="00F559DD">
            <w:pPr>
              <w:keepNext/>
              <w:jc w:val="center"/>
              <w:rPr>
                <w:sz w:val="16"/>
                <w:szCs w:val="16"/>
              </w:rPr>
            </w:pPr>
            <w:r w:rsidRPr="00651C8A">
              <w:rPr>
                <w:sz w:val="16"/>
                <w:szCs w:val="16"/>
              </w:rPr>
              <w:t>2017</w:t>
            </w:r>
          </w:p>
        </w:tc>
        <w:tc>
          <w:tcPr>
            <w:tcW w:w="540" w:type="dxa"/>
          </w:tcPr>
          <w:p w14:paraId="0ACFE029" w14:textId="77777777" w:rsidR="00D23906" w:rsidRPr="00651C8A" w:rsidRDefault="00D23906" w:rsidP="00F559DD">
            <w:pPr>
              <w:keepNext/>
              <w:jc w:val="center"/>
              <w:rPr>
                <w:sz w:val="16"/>
                <w:szCs w:val="16"/>
              </w:rPr>
            </w:pPr>
            <w:r w:rsidRPr="00651C8A">
              <w:rPr>
                <w:sz w:val="16"/>
                <w:szCs w:val="16"/>
              </w:rPr>
              <w:t>9</w:t>
            </w:r>
          </w:p>
        </w:tc>
        <w:tc>
          <w:tcPr>
            <w:tcW w:w="1800" w:type="dxa"/>
          </w:tcPr>
          <w:p w14:paraId="63D73BF7" w14:textId="77777777" w:rsidR="00D23906" w:rsidRPr="00651C8A" w:rsidRDefault="00D23906" w:rsidP="00F559DD">
            <w:pPr>
              <w:keepNext/>
              <w:tabs>
                <w:tab w:val="left" w:pos="99"/>
              </w:tabs>
              <w:jc w:val="center"/>
              <w:rPr>
                <w:sz w:val="16"/>
                <w:szCs w:val="16"/>
              </w:rPr>
            </w:pPr>
            <w:r w:rsidRPr="00651C8A">
              <w:rPr>
                <w:sz w:val="16"/>
                <w:szCs w:val="16"/>
              </w:rPr>
              <w:t>1612.2</w:t>
            </w:r>
          </w:p>
        </w:tc>
        <w:tc>
          <w:tcPr>
            <w:tcW w:w="1875" w:type="dxa"/>
          </w:tcPr>
          <w:p w14:paraId="53245FFA" w14:textId="77777777" w:rsidR="00D23906" w:rsidRPr="00651C8A" w:rsidRDefault="00D23906" w:rsidP="00F559DD">
            <w:pPr>
              <w:keepNext/>
              <w:jc w:val="center"/>
              <w:rPr>
                <w:sz w:val="16"/>
                <w:szCs w:val="16"/>
              </w:rPr>
            </w:pPr>
            <w:r w:rsidRPr="00651C8A">
              <w:rPr>
                <w:sz w:val="16"/>
                <w:szCs w:val="16"/>
              </w:rPr>
              <w:t>1.433</w:t>
            </w:r>
          </w:p>
        </w:tc>
      </w:tr>
      <w:tr w:rsidR="00D23906" w:rsidRPr="00651C8A" w14:paraId="5CB3F466" w14:textId="77777777" w:rsidTr="00F559DD">
        <w:trPr>
          <w:cantSplit/>
          <w:jc w:val="center"/>
        </w:trPr>
        <w:tc>
          <w:tcPr>
            <w:tcW w:w="760" w:type="dxa"/>
          </w:tcPr>
          <w:p w14:paraId="7607972F" w14:textId="77777777" w:rsidR="00D23906" w:rsidRPr="00651C8A" w:rsidRDefault="00D23906" w:rsidP="00F559DD">
            <w:pPr>
              <w:keepNext/>
              <w:jc w:val="center"/>
              <w:rPr>
                <w:sz w:val="16"/>
                <w:szCs w:val="16"/>
              </w:rPr>
            </w:pPr>
            <w:r w:rsidRPr="00651C8A">
              <w:rPr>
                <w:sz w:val="16"/>
                <w:szCs w:val="16"/>
              </w:rPr>
              <w:t>2016</w:t>
            </w:r>
          </w:p>
        </w:tc>
        <w:tc>
          <w:tcPr>
            <w:tcW w:w="540" w:type="dxa"/>
          </w:tcPr>
          <w:p w14:paraId="1C3FEEF9" w14:textId="77777777" w:rsidR="00D23906" w:rsidRPr="00651C8A" w:rsidRDefault="00D23906" w:rsidP="00F559DD">
            <w:pPr>
              <w:keepNext/>
              <w:jc w:val="center"/>
              <w:rPr>
                <w:sz w:val="16"/>
                <w:szCs w:val="16"/>
              </w:rPr>
            </w:pPr>
            <w:r w:rsidRPr="00651C8A">
              <w:rPr>
                <w:sz w:val="16"/>
                <w:szCs w:val="16"/>
              </w:rPr>
              <w:t>10</w:t>
            </w:r>
          </w:p>
        </w:tc>
        <w:tc>
          <w:tcPr>
            <w:tcW w:w="1800" w:type="dxa"/>
          </w:tcPr>
          <w:p w14:paraId="5BBF7489" w14:textId="77777777" w:rsidR="00D23906" w:rsidRPr="00651C8A" w:rsidRDefault="00D23906" w:rsidP="00F559DD">
            <w:pPr>
              <w:keepNext/>
              <w:tabs>
                <w:tab w:val="left" w:pos="99"/>
              </w:tabs>
              <w:jc w:val="center"/>
              <w:rPr>
                <w:sz w:val="16"/>
                <w:szCs w:val="16"/>
              </w:rPr>
            </w:pPr>
            <w:r w:rsidRPr="00651C8A">
              <w:rPr>
                <w:sz w:val="16"/>
                <w:szCs w:val="16"/>
              </w:rPr>
              <w:t>1580.9</w:t>
            </w:r>
          </w:p>
        </w:tc>
        <w:tc>
          <w:tcPr>
            <w:tcW w:w="1875" w:type="dxa"/>
          </w:tcPr>
          <w:p w14:paraId="5AE6A0CE" w14:textId="77777777" w:rsidR="00D23906" w:rsidRPr="00651C8A" w:rsidRDefault="00D23906" w:rsidP="00F559DD">
            <w:pPr>
              <w:keepNext/>
              <w:jc w:val="center"/>
              <w:rPr>
                <w:sz w:val="16"/>
                <w:szCs w:val="16"/>
              </w:rPr>
            </w:pPr>
            <w:r w:rsidRPr="00651C8A">
              <w:rPr>
                <w:sz w:val="16"/>
                <w:szCs w:val="16"/>
              </w:rPr>
              <w:t>1.461</w:t>
            </w:r>
          </w:p>
        </w:tc>
      </w:tr>
      <w:tr w:rsidR="00D23906" w:rsidRPr="00651C8A" w14:paraId="07A3B671" w14:textId="77777777" w:rsidTr="00F559DD">
        <w:trPr>
          <w:cantSplit/>
          <w:jc w:val="center"/>
        </w:trPr>
        <w:tc>
          <w:tcPr>
            <w:tcW w:w="760" w:type="dxa"/>
          </w:tcPr>
          <w:p w14:paraId="7EB3C6AA" w14:textId="77777777" w:rsidR="00D23906" w:rsidRPr="00651C8A" w:rsidRDefault="00D23906" w:rsidP="00F559DD">
            <w:pPr>
              <w:keepNext/>
              <w:jc w:val="center"/>
              <w:rPr>
                <w:sz w:val="16"/>
                <w:szCs w:val="16"/>
              </w:rPr>
            </w:pPr>
            <w:r w:rsidRPr="00651C8A">
              <w:rPr>
                <w:sz w:val="16"/>
                <w:szCs w:val="16"/>
              </w:rPr>
              <w:t>2015</w:t>
            </w:r>
          </w:p>
        </w:tc>
        <w:tc>
          <w:tcPr>
            <w:tcW w:w="540" w:type="dxa"/>
          </w:tcPr>
          <w:p w14:paraId="51D97140" w14:textId="77777777" w:rsidR="00D23906" w:rsidRPr="00651C8A" w:rsidRDefault="00D23906" w:rsidP="00F559DD">
            <w:pPr>
              <w:keepNext/>
              <w:jc w:val="center"/>
              <w:rPr>
                <w:sz w:val="16"/>
                <w:szCs w:val="16"/>
              </w:rPr>
            </w:pPr>
            <w:r w:rsidRPr="00651C8A">
              <w:rPr>
                <w:sz w:val="16"/>
                <w:szCs w:val="16"/>
              </w:rPr>
              <w:t>11</w:t>
            </w:r>
          </w:p>
        </w:tc>
        <w:tc>
          <w:tcPr>
            <w:tcW w:w="1800" w:type="dxa"/>
          </w:tcPr>
          <w:p w14:paraId="1DDA8A14" w14:textId="77777777" w:rsidR="00D23906" w:rsidRPr="00651C8A" w:rsidRDefault="00D23906" w:rsidP="00F559DD">
            <w:pPr>
              <w:keepNext/>
              <w:tabs>
                <w:tab w:val="left" w:pos="99"/>
              </w:tabs>
              <w:jc w:val="center"/>
              <w:rPr>
                <w:sz w:val="16"/>
                <w:szCs w:val="16"/>
              </w:rPr>
            </w:pPr>
            <w:r w:rsidRPr="00651C8A">
              <w:rPr>
                <w:sz w:val="16"/>
                <w:szCs w:val="16"/>
              </w:rPr>
              <w:t>1593.7</w:t>
            </w:r>
          </w:p>
        </w:tc>
        <w:tc>
          <w:tcPr>
            <w:tcW w:w="1875" w:type="dxa"/>
          </w:tcPr>
          <w:p w14:paraId="63EFF555" w14:textId="77777777" w:rsidR="00D23906" w:rsidRPr="00651C8A" w:rsidRDefault="00D23906" w:rsidP="00F559DD">
            <w:pPr>
              <w:keepNext/>
              <w:jc w:val="center"/>
              <w:rPr>
                <w:sz w:val="16"/>
                <w:szCs w:val="16"/>
              </w:rPr>
            </w:pPr>
            <w:r w:rsidRPr="00651C8A">
              <w:rPr>
                <w:sz w:val="16"/>
                <w:szCs w:val="16"/>
              </w:rPr>
              <w:t>1.449</w:t>
            </w:r>
          </w:p>
        </w:tc>
      </w:tr>
      <w:tr w:rsidR="00D23906" w:rsidRPr="00651C8A" w14:paraId="5E11B1FD" w14:textId="77777777" w:rsidTr="00F559DD">
        <w:trPr>
          <w:cantSplit/>
          <w:jc w:val="center"/>
        </w:trPr>
        <w:tc>
          <w:tcPr>
            <w:tcW w:w="760" w:type="dxa"/>
          </w:tcPr>
          <w:p w14:paraId="2E9ACA7E" w14:textId="77777777" w:rsidR="00D23906" w:rsidRPr="00651C8A" w:rsidRDefault="00D23906" w:rsidP="00F559DD">
            <w:pPr>
              <w:keepNext/>
              <w:jc w:val="center"/>
              <w:rPr>
                <w:sz w:val="16"/>
                <w:szCs w:val="16"/>
              </w:rPr>
            </w:pPr>
            <w:r w:rsidRPr="00651C8A">
              <w:rPr>
                <w:sz w:val="16"/>
                <w:szCs w:val="16"/>
              </w:rPr>
              <w:t>2014</w:t>
            </w:r>
          </w:p>
        </w:tc>
        <w:tc>
          <w:tcPr>
            <w:tcW w:w="540" w:type="dxa"/>
          </w:tcPr>
          <w:p w14:paraId="03571B85" w14:textId="77777777" w:rsidR="00D23906" w:rsidRPr="00651C8A" w:rsidRDefault="00D23906" w:rsidP="00F559DD">
            <w:pPr>
              <w:keepNext/>
              <w:jc w:val="center"/>
              <w:rPr>
                <w:sz w:val="16"/>
                <w:szCs w:val="16"/>
              </w:rPr>
            </w:pPr>
            <w:r w:rsidRPr="00651C8A">
              <w:rPr>
                <w:sz w:val="16"/>
                <w:szCs w:val="16"/>
              </w:rPr>
              <w:t>12</w:t>
            </w:r>
          </w:p>
        </w:tc>
        <w:tc>
          <w:tcPr>
            <w:tcW w:w="1800" w:type="dxa"/>
          </w:tcPr>
          <w:p w14:paraId="3FC76554" w14:textId="77777777" w:rsidR="00D23906" w:rsidRPr="00651C8A" w:rsidRDefault="00D23906" w:rsidP="00F559DD">
            <w:pPr>
              <w:keepNext/>
              <w:tabs>
                <w:tab w:val="left" w:pos="99"/>
              </w:tabs>
              <w:jc w:val="center"/>
              <w:rPr>
                <w:sz w:val="16"/>
                <w:szCs w:val="16"/>
              </w:rPr>
            </w:pPr>
            <w:r w:rsidRPr="00651C8A">
              <w:rPr>
                <w:sz w:val="16"/>
                <w:szCs w:val="16"/>
              </w:rPr>
              <w:t>1578.8</w:t>
            </w:r>
          </w:p>
        </w:tc>
        <w:tc>
          <w:tcPr>
            <w:tcW w:w="1875" w:type="dxa"/>
          </w:tcPr>
          <w:p w14:paraId="5F872134" w14:textId="77777777" w:rsidR="00D23906" w:rsidRPr="00651C8A" w:rsidRDefault="00D23906" w:rsidP="00F559DD">
            <w:pPr>
              <w:keepNext/>
              <w:jc w:val="center"/>
              <w:rPr>
                <w:sz w:val="16"/>
                <w:szCs w:val="16"/>
              </w:rPr>
            </w:pPr>
            <w:r w:rsidRPr="00651C8A">
              <w:rPr>
                <w:sz w:val="16"/>
                <w:szCs w:val="16"/>
              </w:rPr>
              <w:t>1.463</w:t>
            </w:r>
          </w:p>
        </w:tc>
      </w:tr>
      <w:tr w:rsidR="00D23906" w:rsidRPr="00651C8A" w14:paraId="2D3CC54A" w14:textId="77777777" w:rsidTr="00F559DD">
        <w:trPr>
          <w:cantSplit/>
          <w:jc w:val="center"/>
        </w:trPr>
        <w:tc>
          <w:tcPr>
            <w:tcW w:w="760" w:type="dxa"/>
          </w:tcPr>
          <w:p w14:paraId="67E6188A" w14:textId="77777777" w:rsidR="00D23906" w:rsidRPr="00651C8A" w:rsidRDefault="00D23906" w:rsidP="00F559DD">
            <w:pPr>
              <w:keepNext/>
              <w:jc w:val="center"/>
              <w:rPr>
                <w:sz w:val="16"/>
                <w:szCs w:val="16"/>
              </w:rPr>
            </w:pPr>
            <w:r w:rsidRPr="00651C8A">
              <w:rPr>
                <w:sz w:val="16"/>
                <w:szCs w:val="16"/>
              </w:rPr>
              <w:t>2013</w:t>
            </w:r>
          </w:p>
        </w:tc>
        <w:tc>
          <w:tcPr>
            <w:tcW w:w="540" w:type="dxa"/>
          </w:tcPr>
          <w:p w14:paraId="014859FA" w14:textId="77777777" w:rsidR="00D23906" w:rsidRPr="00651C8A" w:rsidRDefault="00D23906" w:rsidP="00F559DD">
            <w:pPr>
              <w:keepNext/>
              <w:jc w:val="center"/>
              <w:rPr>
                <w:sz w:val="16"/>
                <w:szCs w:val="16"/>
              </w:rPr>
            </w:pPr>
            <w:r w:rsidRPr="00651C8A">
              <w:rPr>
                <w:sz w:val="16"/>
                <w:szCs w:val="16"/>
              </w:rPr>
              <w:t>13</w:t>
            </w:r>
          </w:p>
        </w:tc>
        <w:tc>
          <w:tcPr>
            <w:tcW w:w="1800" w:type="dxa"/>
          </w:tcPr>
          <w:p w14:paraId="4FB07841" w14:textId="77777777" w:rsidR="00D23906" w:rsidRPr="00651C8A" w:rsidRDefault="00D23906" w:rsidP="00F559DD">
            <w:pPr>
              <w:keepNext/>
              <w:tabs>
                <w:tab w:val="left" w:pos="99"/>
              </w:tabs>
              <w:jc w:val="center"/>
              <w:rPr>
                <w:sz w:val="16"/>
                <w:szCs w:val="16"/>
              </w:rPr>
            </w:pPr>
            <w:r w:rsidRPr="00651C8A">
              <w:rPr>
                <w:sz w:val="16"/>
                <w:szCs w:val="16"/>
              </w:rPr>
              <w:t>1558.7</w:t>
            </w:r>
          </w:p>
        </w:tc>
        <w:tc>
          <w:tcPr>
            <w:tcW w:w="1875" w:type="dxa"/>
          </w:tcPr>
          <w:p w14:paraId="40022470" w14:textId="77777777" w:rsidR="00D23906" w:rsidRPr="00651C8A" w:rsidRDefault="00D23906" w:rsidP="00F559DD">
            <w:pPr>
              <w:keepNext/>
              <w:jc w:val="center"/>
              <w:rPr>
                <w:sz w:val="16"/>
                <w:szCs w:val="16"/>
              </w:rPr>
            </w:pPr>
            <w:r w:rsidRPr="00651C8A">
              <w:rPr>
                <w:sz w:val="16"/>
                <w:szCs w:val="16"/>
              </w:rPr>
              <w:t>1.482</w:t>
            </w:r>
          </w:p>
        </w:tc>
      </w:tr>
      <w:tr w:rsidR="00D23906" w:rsidRPr="00651C8A" w14:paraId="620F908D" w14:textId="77777777" w:rsidTr="00F559DD">
        <w:trPr>
          <w:cantSplit/>
          <w:jc w:val="center"/>
        </w:trPr>
        <w:tc>
          <w:tcPr>
            <w:tcW w:w="760" w:type="dxa"/>
          </w:tcPr>
          <w:p w14:paraId="0F69713E" w14:textId="77777777" w:rsidR="00D23906" w:rsidRPr="00651C8A" w:rsidRDefault="00D23906" w:rsidP="00F559DD">
            <w:pPr>
              <w:keepNext/>
              <w:jc w:val="center"/>
              <w:rPr>
                <w:sz w:val="16"/>
                <w:szCs w:val="16"/>
              </w:rPr>
            </w:pPr>
            <w:r w:rsidRPr="00651C8A">
              <w:rPr>
                <w:sz w:val="16"/>
                <w:szCs w:val="16"/>
              </w:rPr>
              <w:t>2012</w:t>
            </w:r>
          </w:p>
        </w:tc>
        <w:tc>
          <w:tcPr>
            <w:tcW w:w="540" w:type="dxa"/>
          </w:tcPr>
          <w:p w14:paraId="5B2A0454" w14:textId="77777777" w:rsidR="00D23906" w:rsidRPr="00651C8A" w:rsidRDefault="00D23906" w:rsidP="00F559DD">
            <w:pPr>
              <w:keepNext/>
              <w:jc w:val="center"/>
              <w:rPr>
                <w:sz w:val="16"/>
                <w:szCs w:val="16"/>
              </w:rPr>
            </w:pPr>
            <w:r w:rsidRPr="00651C8A">
              <w:rPr>
                <w:sz w:val="16"/>
                <w:szCs w:val="16"/>
              </w:rPr>
              <w:t>14</w:t>
            </w:r>
          </w:p>
        </w:tc>
        <w:tc>
          <w:tcPr>
            <w:tcW w:w="1800" w:type="dxa"/>
          </w:tcPr>
          <w:p w14:paraId="75F4FC2E" w14:textId="77777777" w:rsidR="00D23906" w:rsidRPr="00651C8A" w:rsidRDefault="00D23906" w:rsidP="00F559DD">
            <w:pPr>
              <w:keepNext/>
              <w:tabs>
                <w:tab w:val="left" w:pos="99"/>
              </w:tabs>
              <w:jc w:val="center"/>
              <w:rPr>
                <w:sz w:val="16"/>
                <w:szCs w:val="16"/>
              </w:rPr>
            </w:pPr>
            <w:r w:rsidRPr="00651C8A">
              <w:rPr>
                <w:sz w:val="16"/>
                <w:szCs w:val="16"/>
              </w:rPr>
              <w:t>1545.9</w:t>
            </w:r>
          </w:p>
        </w:tc>
        <w:tc>
          <w:tcPr>
            <w:tcW w:w="1875" w:type="dxa"/>
          </w:tcPr>
          <w:p w14:paraId="527B5F9B" w14:textId="77777777" w:rsidR="00D23906" w:rsidRPr="00651C8A" w:rsidRDefault="00D23906" w:rsidP="00F559DD">
            <w:pPr>
              <w:keepNext/>
              <w:jc w:val="center"/>
              <w:rPr>
                <w:sz w:val="16"/>
                <w:szCs w:val="16"/>
              </w:rPr>
            </w:pPr>
            <w:r w:rsidRPr="00651C8A">
              <w:rPr>
                <w:sz w:val="16"/>
                <w:szCs w:val="16"/>
              </w:rPr>
              <w:t>1.494</w:t>
            </w:r>
          </w:p>
        </w:tc>
      </w:tr>
      <w:tr w:rsidR="00D23906" w:rsidRPr="00651C8A" w14:paraId="1777CB6C" w14:textId="77777777" w:rsidTr="00F559DD">
        <w:trPr>
          <w:cantSplit/>
          <w:jc w:val="center"/>
        </w:trPr>
        <w:tc>
          <w:tcPr>
            <w:tcW w:w="760" w:type="dxa"/>
          </w:tcPr>
          <w:p w14:paraId="0A2969DC" w14:textId="77777777" w:rsidR="00D23906" w:rsidRPr="00651C8A" w:rsidRDefault="00D23906" w:rsidP="00F559DD">
            <w:pPr>
              <w:keepNext/>
              <w:jc w:val="center"/>
              <w:rPr>
                <w:sz w:val="16"/>
                <w:szCs w:val="16"/>
              </w:rPr>
            </w:pPr>
            <w:r w:rsidRPr="00651C8A">
              <w:rPr>
                <w:sz w:val="16"/>
                <w:szCs w:val="16"/>
              </w:rPr>
              <w:t>2011</w:t>
            </w:r>
          </w:p>
        </w:tc>
        <w:tc>
          <w:tcPr>
            <w:tcW w:w="540" w:type="dxa"/>
          </w:tcPr>
          <w:p w14:paraId="71CEE154" w14:textId="77777777" w:rsidR="00D23906" w:rsidRPr="00651C8A" w:rsidRDefault="00D23906" w:rsidP="00F559DD">
            <w:pPr>
              <w:jc w:val="center"/>
              <w:rPr>
                <w:sz w:val="16"/>
                <w:szCs w:val="16"/>
              </w:rPr>
            </w:pPr>
            <w:r w:rsidRPr="00651C8A">
              <w:rPr>
                <w:sz w:val="16"/>
                <w:szCs w:val="16"/>
              </w:rPr>
              <w:t>15</w:t>
            </w:r>
          </w:p>
        </w:tc>
        <w:tc>
          <w:tcPr>
            <w:tcW w:w="1800" w:type="dxa"/>
          </w:tcPr>
          <w:p w14:paraId="28A74D80" w14:textId="77777777" w:rsidR="00D23906" w:rsidRPr="00651C8A" w:rsidRDefault="00D23906" w:rsidP="00F559DD">
            <w:pPr>
              <w:keepNext/>
              <w:tabs>
                <w:tab w:val="left" w:pos="99"/>
              </w:tabs>
              <w:jc w:val="center"/>
              <w:rPr>
                <w:sz w:val="16"/>
                <w:szCs w:val="16"/>
              </w:rPr>
            </w:pPr>
            <w:r w:rsidRPr="00651C8A">
              <w:rPr>
                <w:sz w:val="16"/>
                <w:szCs w:val="16"/>
              </w:rPr>
              <w:t>1503.2</w:t>
            </w:r>
          </w:p>
        </w:tc>
        <w:tc>
          <w:tcPr>
            <w:tcW w:w="1875" w:type="dxa"/>
          </w:tcPr>
          <w:p w14:paraId="3554F640" w14:textId="77777777" w:rsidR="00D23906" w:rsidRPr="00651C8A" w:rsidRDefault="00D23906" w:rsidP="00F559DD">
            <w:pPr>
              <w:keepNext/>
              <w:jc w:val="center"/>
              <w:rPr>
                <w:sz w:val="16"/>
                <w:szCs w:val="16"/>
              </w:rPr>
            </w:pPr>
            <w:r w:rsidRPr="00651C8A">
              <w:rPr>
                <w:sz w:val="16"/>
                <w:szCs w:val="16"/>
              </w:rPr>
              <w:t>1.537</w:t>
            </w:r>
          </w:p>
        </w:tc>
      </w:tr>
      <w:tr w:rsidR="00D23906" w:rsidRPr="00651C8A" w14:paraId="506AC2E2" w14:textId="77777777" w:rsidTr="00F559DD">
        <w:trPr>
          <w:cantSplit/>
          <w:jc w:val="center"/>
        </w:trPr>
        <w:tc>
          <w:tcPr>
            <w:tcW w:w="760" w:type="dxa"/>
          </w:tcPr>
          <w:p w14:paraId="69C39D5D" w14:textId="77777777" w:rsidR="00D23906" w:rsidRPr="00651C8A" w:rsidRDefault="00D23906" w:rsidP="00F559DD">
            <w:pPr>
              <w:keepNext/>
              <w:jc w:val="center"/>
              <w:rPr>
                <w:sz w:val="16"/>
                <w:szCs w:val="16"/>
              </w:rPr>
            </w:pPr>
            <w:r w:rsidRPr="00651C8A">
              <w:rPr>
                <w:sz w:val="16"/>
                <w:szCs w:val="16"/>
              </w:rPr>
              <w:t>2010</w:t>
            </w:r>
          </w:p>
        </w:tc>
        <w:tc>
          <w:tcPr>
            <w:tcW w:w="540" w:type="dxa"/>
          </w:tcPr>
          <w:p w14:paraId="1078DC4B" w14:textId="77777777" w:rsidR="00D23906" w:rsidRPr="00651C8A" w:rsidRDefault="00D23906" w:rsidP="00F559DD">
            <w:pPr>
              <w:jc w:val="center"/>
              <w:rPr>
                <w:sz w:val="16"/>
                <w:szCs w:val="16"/>
              </w:rPr>
            </w:pPr>
            <w:r w:rsidRPr="00651C8A">
              <w:rPr>
                <w:sz w:val="16"/>
                <w:szCs w:val="16"/>
              </w:rPr>
              <w:t>16</w:t>
            </w:r>
          </w:p>
        </w:tc>
        <w:tc>
          <w:tcPr>
            <w:tcW w:w="1800" w:type="dxa"/>
          </w:tcPr>
          <w:p w14:paraId="07A7E51E" w14:textId="77777777" w:rsidR="00D23906" w:rsidRPr="00651C8A" w:rsidRDefault="00D23906" w:rsidP="00F559DD">
            <w:pPr>
              <w:keepNext/>
              <w:tabs>
                <w:tab w:val="left" w:pos="99"/>
              </w:tabs>
              <w:jc w:val="center"/>
              <w:rPr>
                <w:sz w:val="16"/>
                <w:szCs w:val="16"/>
              </w:rPr>
            </w:pPr>
            <w:r w:rsidRPr="00651C8A">
              <w:rPr>
                <w:sz w:val="16"/>
                <w:szCs w:val="16"/>
              </w:rPr>
              <w:t>1457.4</w:t>
            </w:r>
          </w:p>
        </w:tc>
        <w:tc>
          <w:tcPr>
            <w:tcW w:w="1875" w:type="dxa"/>
          </w:tcPr>
          <w:p w14:paraId="4F0D6865" w14:textId="77777777" w:rsidR="00D23906" w:rsidRPr="00651C8A" w:rsidRDefault="00D23906" w:rsidP="00F559DD">
            <w:pPr>
              <w:keepNext/>
              <w:jc w:val="center"/>
              <w:rPr>
                <w:sz w:val="16"/>
                <w:szCs w:val="16"/>
              </w:rPr>
            </w:pPr>
            <w:r w:rsidRPr="00651C8A">
              <w:rPr>
                <w:sz w:val="16"/>
                <w:szCs w:val="16"/>
              </w:rPr>
              <w:t>1.585</w:t>
            </w:r>
          </w:p>
        </w:tc>
      </w:tr>
      <w:tr w:rsidR="00D23906" w:rsidRPr="00651C8A" w14:paraId="1C2E06F9" w14:textId="77777777" w:rsidTr="00F559DD">
        <w:trPr>
          <w:cantSplit/>
          <w:jc w:val="center"/>
        </w:trPr>
        <w:tc>
          <w:tcPr>
            <w:tcW w:w="760" w:type="dxa"/>
          </w:tcPr>
          <w:p w14:paraId="2AC329ED" w14:textId="77777777" w:rsidR="00D23906" w:rsidRPr="00651C8A" w:rsidRDefault="00D23906" w:rsidP="00F559DD">
            <w:pPr>
              <w:jc w:val="center"/>
              <w:rPr>
                <w:sz w:val="16"/>
                <w:szCs w:val="16"/>
              </w:rPr>
            </w:pPr>
            <w:r w:rsidRPr="00651C8A">
              <w:rPr>
                <w:sz w:val="16"/>
                <w:szCs w:val="16"/>
              </w:rPr>
              <w:t>2009</w:t>
            </w:r>
          </w:p>
        </w:tc>
        <w:tc>
          <w:tcPr>
            <w:tcW w:w="540" w:type="dxa"/>
          </w:tcPr>
          <w:p w14:paraId="1C2C2A10" w14:textId="77777777" w:rsidR="00D23906" w:rsidRPr="00651C8A" w:rsidRDefault="00D23906" w:rsidP="00F559DD">
            <w:pPr>
              <w:jc w:val="center"/>
              <w:rPr>
                <w:sz w:val="16"/>
                <w:szCs w:val="16"/>
              </w:rPr>
            </w:pPr>
            <w:r w:rsidRPr="00651C8A">
              <w:rPr>
                <w:sz w:val="16"/>
                <w:szCs w:val="16"/>
              </w:rPr>
              <w:t>17</w:t>
            </w:r>
          </w:p>
        </w:tc>
        <w:tc>
          <w:tcPr>
            <w:tcW w:w="1800" w:type="dxa"/>
          </w:tcPr>
          <w:p w14:paraId="65566DCB" w14:textId="77777777" w:rsidR="00D23906" w:rsidRPr="00651C8A" w:rsidRDefault="00D23906" w:rsidP="00F559DD">
            <w:pPr>
              <w:keepNext/>
              <w:tabs>
                <w:tab w:val="left" w:pos="99"/>
              </w:tabs>
              <w:jc w:val="center"/>
              <w:rPr>
                <w:sz w:val="16"/>
                <w:szCs w:val="16"/>
              </w:rPr>
            </w:pPr>
            <w:r w:rsidRPr="00651C8A">
              <w:rPr>
                <w:sz w:val="16"/>
                <w:szCs w:val="16"/>
              </w:rPr>
              <w:t>1468.6</w:t>
            </w:r>
          </w:p>
        </w:tc>
        <w:tc>
          <w:tcPr>
            <w:tcW w:w="1875" w:type="dxa"/>
          </w:tcPr>
          <w:p w14:paraId="3FBEF79D" w14:textId="77777777" w:rsidR="00D23906" w:rsidRPr="00651C8A" w:rsidRDefault="00D23906" w:rsidP="00F559DD">
            <w:pPr>
              <w:jc w:val="center"/>
              <w:rPr>
                <w:sz w:val="16"/>
                <w:szCs w:val="16"/>
              </w:rPr>
            </w:pPr>
            <w:r w:rsidRPr="00651C8A">
              <w:rPr>
                <w:sz w:val="16"/>
                <w:szCs w:val="16"/>
              </w:rPr>
              <w:t>1.573</w:t>
            </w:r>
          </w:p>
        </w:tc>
      </w:tr>
      <w:tr w:rsidR="00D23906" w:rsidRPr="00651C8A" w14:paraId="3B54385B" w14:textId="77777777" w:rsidTr="00F559DD">
        <w:trPr>
          <w:cantSplit/>
          <w:jc w:val="center"/>
        </w:trPr>
        <w:tc>
          <w:tcPr>
            <w:tcW w:w="760" w:type="dxa"/>
          </w:tcPr>
          <w:p w14:paraId="2CCE3621" w14:textId="77777777" w:rsidR="00D23906" w:rsidRPr="00651C8A" w:rsidRDefault="00D23906" w:rsidP="00F559DD">
            <w:pPr>
              <w:jc w:val="center"/>
              <w:rPr>
                <w:sz w:val="16"/>
                <w:szCs w:val="16"/>
              </w:rPr>
            </w:pPr>
            <w:r w:rsidRPr="00651C8A">
              <w:rPr>
                <w:sz w:val="16"/>
                <w:szCs w:val="16"/>
              </w:rPr>
              <w:t>2008</w:t>
            </w:r>
          </w:p>
        </w:tc>
        <w:tc>
          <w:tcPr>
            <w:tcW w:w="540" w:type="dxa"/>
          </w:tcPr>
          <w:p w14:paraId="7DFF6840" w14:textId="77777777" w:rsidR="00D23906" w:rsidRPr="00651C8A" w:rsidRDefault="00D23906" w:rsidP="00F559DD">
            <w:pPr>
              <w:jc w:val="center"/>
              <w:rPr>
                <w:sz w:val="16"/>
                <w:szCs w:val="16"/>
              </w:rPr>
            </w:pPr>
            <w:r w:rsidRPr="00651C8A">
              <w:rPr>
                <w:sz w:val="16"/>
                <w:szCs w:val="16"/>
              </w:rPr>
              <w:t>18</w:t>
            </w:r>
          </w:p>
        </w:tc>
        <w:tc>
          <w:tcPr>
            <w:tcW w:w="1800" w:type="dxa"/>
          </w:tcPr>
          <w:p w14:paraId="4A4F5E67" w14:textId="77777777" w:rsidR="00D23906" w:rsidRPr="00651C8A" w:rsidRDefault="00D23906" w:rsidP="00F559DD">
            <w:pPr>
              <w:keepNext/>
              <w:tabs>
                <w:tab w:val="left" w:pos="99"/>
              </w:tabs>
              <w:jc w:val="center"/>
              <w:rPr>
                <w:sz w:val="16"/>
                <w:szCs w:val="16"/>
              </w:rPr>
            </w:pPr>
            <w:r w:rsidRPr="00651C8A">
              <w:rPr>
                <w:sz w:val="16"/>
                <w:szCs w:val="16"/>
              </w:rPr>
              <w:t>1427.3</w:t>
            </w:r>
          </w:p>
        </w:tc>
        <w:tc>
          <w:tcPr>
            <w:tcW w:w="1875" w:type="dxa"/>
          </w:tcPr>
          <w:p w14:paraId="61E578B2" w14:textId="77777777" w:rsidR="00D23906" w:rsidRPr="00651C8A" w:rsidRDefault="00D23906" w:rsidP="00F559DD">
            <w:pPr>
              <w:jc w:val="center"/>
              <w:rPr>
                <w:sz w:val="16"/>
                <w:szCs w:val="16"/>
              </w:rPr>
            </w:pPr>
            <w:r w:rsidRPr="00651C8A">
              <w:rPr>
                <w:sz w:val="16"/>
                <w:szCs w:val="16"/>
              </w:rPr>
              <w:t>1.618</w:t>
            </w:r>
          </w:p>
        </w:tc>
      </w:tr>
      <w:tr w:rsidR="00D23906" w:rsidRPr="00651C8A" w14:paraId="1F211928" w14:textId="77777777" w:rsidTr="00F559DD">
        <w:trPr>
          <w:cantSplit/>
          <w:jc w:val="center"/>
        </w:trPr>
        <w:tc>
          <w:tcPr>
            <w:tcW w:w="760" w:type="dxa"/>
          </w:tcPr>
          <w:p w14:paraId="2902BFEB" w14:textId="77777777" w:rsidR="00D23906" w:rsidRPr="00651C8A" w:rsidRDefault="00D23906" w:rsidP="00F559DD">
            <w:pPr>
              <w:jc w:val="center"/>
              <w:rPr>
                <w:sz w:val="16"/>
                <w:szCs w:val="16"/>
              </w:rPr>
            </w:pPr>
            <w:r w:rsidRPr="00651C8A">
              <w:rPr>
                <w:sz w:val="16"/>
                <w:szCs w:val="16"/>
              </w:rPr>
              <w:t>2007</w:t>
            </w:r>
          </w:p>
        </w:tc>
        <w:tc>
          <w:tcPr>
            <w:tcW w:w="540" w:type="dxa"/>
          </w:tcPr>
          <w:p w14:paraId="69897170" w14:textId="77777777" w:rsidR="00D23906" w:rsidRPr="00651C8A" w:rsidRDefault="00D23906" w:rsidP="00F559DD">
            <w:pPr>
              <w:jc w:val="center"/>
              <w:rPr>
                <w:sz w:val="16"/>
                <w:szCs w:val="16"/>
              </w:rPr>
            </w:pPr>
            <w:r w:rsidRPr="00651C8A">
              <w:rPr>
                <w:sz w:val="16"/>
                <w:szCs w:val="16"/>
              </w:rPr>
              <w:t>19</w:t>
            </w:r>
          </w:p>
        </w:tc>
        <w:tc>
          <w:tcPr>
            <w:tcW w:w="1800" w:type="dxa"/>
          </w:tcPr>
          <w:p w14:paraId="58D1B213" w14:textId="77777777" w:rsidR="00D23906" w:rsidRPr="00651C8A" w:rsidRDefault="00D23906" w:rsidP="00F559DD">
            <w:pPr>
              <w:tabs>
                <w:tab w:val="left" w:pos="99"/>
              </w:tabs>
              <w:jc w:val="center"/>
              <w:rPr>
                <w:sz w:val="16"/>
                <w:szCs w:val="16"/>
              </w:rPr>
            </w:pPr>
            <w:r w:rsidRPr="00651C8A">
              <w:rPr>
                <w:sz w:val="16"/>
                <w:szCs w:val="16"/>
              </w:rPr>
              <w:t>1373.3</w:t>
            </w:r>
          </w:p>
        </w:tc>
        <w:tc>
          <w:tcPr>
            <w:tcW w:w="1875" w:type="dxa"/>
          </w:tcPr>
          <w:p w14:paraId="7FA95B50" w14:textId="77777777" w:rsidR="00D23906" w:rsidRPr="00651C8A" w:rsidRDefault="00D23906" w:rsidP="00F559DD">
            <w:pPr>
              <w:jc w:val="center"/>
              <w:rPr>
                <w:sz w:val="16"/>
                <w:szCs w:val="16"/>
              </w:rPr>
            </w:pPr>
            <w:r w:rsidRPr="00651C8A">
              <w:rPr>
                <w:sz w:val="16"/>
                <w:szCs w:val="16"/>
              </w:rPr>
              <w:t>1.682</w:t>
            </w:r>
          </w:p>
        </w:tc>
      </w:tr>
      <w:tr w:rsidR="00D23906" w:rsidRPr="00651C8A" w14:paraId="39840B3C" w14:textId="77777777" w:rsidTr="00F559DD">
        <w:trPr>
          <w:cantSplit/>
          <w:jc w:val="center"/>
        </w:trPr>
        <w:tc>
          <w:tcPr>
            <w:tcW w:w="760" w:type="dxa"/>
            <w:tcBorders>
              <w:bottom w:val="single" w:sz="6" w:space="0" w:color="auto"/>
            </w:tcBorders>
          </w:tcPr>
          <w:p w14:paraId="53CEC834" w14:textId="77777777" w:rsidR="00D23906" w:rsidRPr="00651C8A" w:rsidRDefault="00D23906" w:rsidP="00F559DD">
            <w:pPr>
              <w:jc w:val="center"/>
              <w:rPr>
                <w:sz w:val="16"/>
                <w:szCs w:val="16"/>
              </w:rPr>
            </w:pPr>
            <w:r w:rsidRPr="00651C8A">
              <w:rPr>
                <w:sz w:val="16"/>
                <w:szCs w:val="16"/>
              </w:rPr>
              <w:t>2006</w:t>
            </w:r>
          </w:p>
        </w:tc>
        <w:tc>
          <w:tcPr>
            <w:tcW w:w="540" w:type="dxa"/>
            <w:tcBorders>
              <w:bottom w:val="single" w:sz="6" w:space="0" w:color="auto"/>
            </w:tcBorders>
          </w:tcPr>
          <w:p w14:paraId="3EE36754" w14:textId="77777777" w:rsidR="00D23906" w:rsidRPr="00651C8A" w:rsidRDefault="00D23906" w:rsidP="00F559DD">
            <w:pPr>
              <w:jc w:val="center"/>
              <w:rPr>
                <w:sz w:val="16"/>
                <w:szCs w:val="16"/>
              </w:rPr>
            </w:pPr>
            <w:r w:rsidRPr="00651C8A">
              <w:rPr>
                <w:sz w:val="16"/>
                <w:szCs w:val="16"/>
              </w:rPr>
              <w:t>20</w:t>
            </w:r>
          </w:p>
        </w:tc>
        <w:tc>
          <w:tcPr>
            <w:tcW w:w="1800" w:type="dxa"/>
            <w:tcBorders>
              <w:bottom w:val="single" w:sz="6" w:space="0" w:color="auto"/>
            </w:tcBorders>
          </w:tcPr>
          <w:p w14:paraId="34FFE5B2" w14:textId="77777777" w:rsidR="00D23906" w:rsidRPr="00651C8A" w:rsidRDefault="00D23906" w:rsidP="00F559DD">
            <w:pPr>
              <w:tabs>
                <w:tab w:val="left" w:pos="99"/>
              </w:tabs>
              <w:jc w:val="center"/>
              <w:rPr>
                <w:sz w:val="16"/>
                <w:szCs w:val="16"/>
              </w:rPr>
            </w:pPr>
            <w:r w:rsidRPr="00651C8A">
              <w:rPr>
                <w:sz w:val="16"/>
                <w:szCs w:val="16"/>
              </w:rPr>
              <w:t>1302.3</w:t>
            </w:r>
          </w:p>
        </w:tc>
        <w:tc>
          <w:tcPr>
            <w:tcW w:w="1875" w:type="dxa"/>
            <w:tcBorders>
              <w:bottom w:val="single" w:sz="6" w:space="0" w:color="auto"/>
            </w:tcBorders>
          </w:tcPr>
          <w:p w14:paraId="581BB1E2" w14:textId="77777777" w:rsidR="00D23906" w:rsidRPr="00651C8A" w:rsidRDefault="00D23906" w:rsidP="00F559DD">
            <w:pPr>
              <w:jc w:val="center"/>
              <w:rPr>
                <w:sz w:val="16"/>
                <w:szCs w:val="16"/>
              </w:rPr>
            </w:pPr>
            <w:r w:rsidRPr="00651C8A">
              <w:rPr>
                <w:sz w:val="16"/>
                <w:szCs w:val="16"/>
              </w:rPr>
              <w:t>1.774</w:t>
            </w:r>
          </w:p>
        </w:tc>
      </w:tr>
      <w:tr w:rsidR="00D23906" w:rsidRPr="00651C8A" w14:paraId="5E917842" w14:textId="77777777" w:rsidTr="00F559DD">
        <w:trPr>
          <w:cantSplit/>
          <w:jc w:val="center"/>
        </w:trPr>
        <w:tc>
          <w:tcPr>
            <w:tcW w:w="760" w:type="dxa"/>
            <w:tcBorders>
              <w:top w:val="single" w:sz="6" w:space="0" w:color="auto"/>
              <w:bottom w:val="single" w:sz="6" w:space="0" w:color="auto"/>
            </w:tcBorders>
          </w:tcPr>
          <w:p w14:paraId="19AFD85D" w14:textId="77777777" w:rsidR="00D23906" w:rsidRPr="00651C8A" w:rsidRDefault="00D23906" w:rsidP="00F559DD">
            <w:pPr>
              <w:jc w:val="center"/>
              <w:rPr>
                <w:sz w:val="16"/>
                <w:szCs w:val="16"/>
              </w:rPr>
            </w:pPr>
            <w:r w:rsidRPr="00651C8A">
              <w:rPr>
                <w:sz w:val="16"/>
                <w:szCs w:val="16"/>
              </w:rPr>
              <w:t>2005</w:t>
            </w:r>
          </w:p>
        </w:tc>
        <w:tc>
          <w:tcPr>
            <w:tcW w:w="540" w:type="dxa"/>
            <w:tcBorders>
              <w:top w:val="single" w:sz="6" w:space="0" w:color="auto"/>
              <w:bottom w:val="single" w:sz="6" w:space="0" w:color="auto"/>
            </w:tcBorders>
          </w:tcPr>
          <w:p w14:paraId="0A0C19EA" w14:textId="77777777" w:rsidR="00D23906" w:rsidRPr="00651C8A" w:rsidRDefault="00D23906" w:rsidP="00F559DD">
            <w:pPr>
              <w:jc w:val="center"/>
              <w:rPr>
                <w:sz w:val="16"/>
                <w:szCs w:val="16"/>
              </w:rPr>
            </w:pPr>
            <w:r w:rsidRPr="00651C8A">
              <w:rPr>
                <w:sz w:val="16"/>
                <w:szCs w:val="16"/>
              </w:rPr>
              <w:t>21</w:t>
            </w:r>
          </w:p>
        </w:tc>
        <w:tc>
          <w:tcPr>
            <w:tcW w:w="1800" w:type="dxa"/>
            <w:tcBorders>
              <w:top w:val="single" w:sz="6" w:space="0" w:color="auto"/>
              <w:bottom w:val="single" w:sz="6" w:space="0" w:color="auto"/>
            </w:tcBorders>
          </w:tcPr>
          <w:p w14:paraId="0D4AED58" w14:textId="77777777" w:rsidR="00D23906" w:rsidRPr="00651C8A" w:rsidRDefault="00D23906" w:rsidP="00F559DD">
            <w:pPr>
              <w:tabs>
                <w:tab w:val="left" w:pos="99"/>
              </w:tabs>
              <w:jc w:val="center"/>
              <w:rPr>
                <w:sz w:val="16"/>
                <w:szCs w:val="16"/>
              </w:rPr>
            </w:pPr>
            <w:r w:rsidRPr="00651C8A">
              <w:rPr>
                <w:sz w:val="16"/>
                <w:szCs w:val="16"/>
              </w:rPr>
              <w:t>1244.5</w:t>
            </w:r>
          </w:p>
        </w:tc>
        <w:tc>
          <w:tcPr>
            <w:tcW w:w="1875" w:type="dxa"/>
            <w:tcBorders>
              <w:top w:val="single" w:sz="6" w:space="0" w:color="auto"/>
              <w:bottom w:val="single" w:sz="6" w:space="0" w:color="auto"/>
            </w:tcBorders>
          </w:tcPr>
          <w:p w14:paraId="0E7FF973" w14:textId="77777777" w:rsidR="00D23906" w:rsidRPr="00651C8A" w:rsidRDefault="00D23906" w:rsidP="00F559DD">
            <w:pPr>
              <w:jc w:val="center"/>
              <w:rPr>
                <w:sz w:val="16"/>
                <w:szCs w:val="16"/>
              </w:rPr>
            </w:pPr>
            <w:r w:rsidRPr="00651C8A">
              <w:rPr>
                <w:sz w:val="16"/>
                <w:szCs w:val="16"/>
              </w:rPr>
              <w:t>1.856</w:t>
            </w:r>
          </w:p>
        </w:tc>
      </w:tr>
      <w:tr w:rsidR="00D23906" w:rsidRPr="00651C8A" w14:paraId="576B6034" w14:textId="77777777" w:rsidTr="00F559DD">
        <w:trPr>
          <w:cantSplit/>
          <w:jc w:val="center"/>
        </w:trPr>
        <w:tc>
          <w:tcPr>
            <w:tcW w:w="760" w:type="dxa"/>
            <w:tcBorders>
              <w:top w:val="single" w:sz="6" w:space="0" w:color="auto"/>
            </w:tcBorders>
          </w:tcPr>
          <w:p w14:paraId="0DBF60C2" w14:textId="77777777" w:rsidR="00D23906" w:rsidRPr="00651C8A" w:rsidRDefault="00D23906" w:rsidP="00F559DD">
            <w:pPr>
              <w:jc w:val="center"/>
              <w:rPr>
                <w:sz w:val="16"/>
                <w:szCs w:val="16"/>
              </w:rPr>
            </w:pPr>
            <w:r w:rsidRPr="00651C8A">
              <w:rPr>
                <w:sz w:val="16"/>
                <w:szCs w:val="16"/>
              </w:rPr>
              <w:t>2004</w:t>
            </w:r>
          </w:p>
        </w:tc>
        <w:tc>
          <w:tcPr>
            <w:tcW w:w="540" w:type="dxa"/>
            <w:tcBorders>
              <w:top w:val="single" w:sz="6" w:space="0" w:color="auto"/>
            </w:tcBorders>
          </w:tcPr>
          <w:p w14:paraId="01EFB1B8" w14:textId="77777777" w:rsidR="00D23906" w:rsidRPr="00651C8A" w:rsidRDefault="00D23906" w:rsidP="00F559DD">
            <w:pPr>
              <w:jc w:val="center"/>
              <w:rPr>
                <w:sz w:val="16"/>
                <w:szCs w:val="16"/>
              </w:rPr>
            </w:pPr>
            <w:r w:rsidRPr="00651C8A">
              <w:rPr>
                <w:sz w:val="16"/>
                <w:szCs w:val="16"/>
              </w:rPr>
              <w:t>22</w:t>
            </w:r>
          </w:p>
        </w:tc>
        <w:tc>
          <w:tcPr>
            <w:tcW w:w="1800" w:type="dxa"/>
            <w:tcBorders>
              <w:top w:val="single" w:sz="6" w:space="0" w:color="auto"/>
            </w:tcBorders>
          </w:tcPr>
          <w:p w14:paraId="63819F02" w14:textId="77777777" w:rsidR="00D23906" w:rsidRPr="00651C8A" w:rsidRDefault="00D23906" w:rsidP="00F559DD">
            <w:pPr>
              <w:tabs>
                <w:tab w:val="left" w:pos="99"/>
              </w:tabs>
              <w:jc w:val="center"/>
              <w:rPr>
                <w:sz w:val="16"/>
                <w:szCs w:val="16"/>
              </w:rPr>
            </w:pPr>
            <w:r w:rsidRPr="00651C8A">
              <w:rPr>
                <w:sz w:val="16"/>
                <w:szCs w:val="16"/>
              </w:rPr>
              <w:t>1157.3</w:t>
            </w:r>
          </w:p>
        </w:tc>
        <w:tc>
          <w:tcPr>
            <w:tcW w:w="1875" w:type="dxa"/>
            <w:tcBorders>
              <w:top w:val="single" w:sz="6" w:space="0" w:color="auto"/>
            </w:tcBorders>
          </w:tcPr>
          <w:p w14:paraId="7EBDEE49" w14:textId="77777777" w:rsidR="00D23906" w:rsidRPr="00651C8A" w:rsidRDefault="00D23906" w:rsidP="00F559DD">
            <w:pPr>
              <w:jc w:val="center"/>
              <w:rPr>
                <w:sz w:val="16"/>
                <w:szCs w:val="16"/>
              </w:rPr>
            </w:pPr>
            <w:r w:rsidRPr="00651C8A">
              <w:rPr>
                <w:sz w:val="16"/>
                <w:szCs w:val="16"/>
              </w:rPr>
              <w:t>1.996</w:t>
            </w:r>
          </w:p>
        </w:tc>
      </w:tr>
      <w:tr w:rsidR="00D23906" w:rsidRPr="00651C8A" w14:paraId="5B372D6A" w14:textId="77777777" w:rsidTr="00F559DD">
        <w:trPr>
          <w:cantSplit/>
          <w:jc w:val="center"/>
        </w:trPr>
        <w:tc>
          <w:tcPr>
            <w:tcW w:w="760" w:type="dxa"/>
          </w:tcPr>
          <w:p w14:paraId="4D568421" w14:textId="77777777" w:rsidR="00D23906" w:rsidRPr="00651C8A" w:rsidRDefault="00D23906" w:rsidP="00F559DD">
            <w:pPr>
              <w:jc w:val="center"/>
              <w:rPr>
                <w:sz w:val="16"/>
                <w:szCs w:val="16"/>
              </w:rPr>
            </w:pPr>
            <w:r w:rsidRPr="00651C8A">
              <w:rPr>
                <w:sz w:val="16"/>
                <w:szCs w:val="16"/>
              </w:rPr>
              <w:t>2003</w:t>
            </w:r>
          </w:p>
        </w:tc>
        <w:tc>
          <w:tcPr>
            <w:tcW w:w="540" w:type="dxa"/>
          </w:tcPr>
          <w:p w14:paraId="0B17CCA5" w14:textId="77777777" w:rsidR="00D23906" w:rsidRPr="00651C8A" w:rsidRDefault="00D23906" w:rsidP="00F559DD">
            <w:pPr>
              <w:jc w:val="center"/>
              <w:rPr>
                <w:sz w:val="16"/>
                <w:szCs w:val="16"/>
              </w:rPr>
            </w:pPr>
            <w:r w:rsidRPr="00651C8A">
              <w:rPr>
                <w:sz w:val="16"/>
                <w:szCs w:val="16"/>
              </w:rPr>
              <w:t>23</w:t>
            </w:r>
          </w:p>
        </w:tc>
        <w:tc>
          <w:tcPr>
            <w:tcW w:w="1800" w:type="dxa"/>
          </w:tcPr>
          <w:p w14:paraId="2B128393" w14:textId="77777777" w:rsidR="00D23906" w:rsidRPr="00651C8A" w:rsidRDefault="00D23906" w:rsidP="00F559DD">
            <w:pPr>
              <w:jc w:val="center"/>
              <w:rPr>
                <w:sz w:val="16"/>
                <w:szCs w:val="16"/>
              </w:rPr>
            </w:pPr>
            <w:r w:rsidRPr="00651C8A">
              <w:rPr>
                <w:sz w:val="16"/>
                <w:szCs w:val="16"/>
              </w:rPr>
              <w:t>1118.6</w:t>
            </w:r>
          </w:p>
        </w:tc>
        <w:tc>
          <w:tcPr>
            <w:tcW w:w="1875" w:type="dxa"/>
          </w:tcPr>
          <w:p w14:paraId="004E69A2" w14:textId="77777777" w:rsidR="00D23906" w:rsidRPr="00651C8A" w:rsidRDefault="00D23906" w:rsidP="00F559DD">
            <w:pPr>
              <w:jc w:val="center"/>
              <w:rPr>
                <w:sz w:val="16"/>
                <w:szCs w:val="16"/>
              </w:rPr>
            </w:pPr>
            <w:r w:rsidRPr="00651C8A">
              <w:rPr>
                <w:sz w:val="16"/>
                <w:szCs w:val="16"/>
              </w:rPr>
              <w:t>2.065</w:t>
            </w:r>
          </w:p>
        </w:tc>
      </w:tr>
      <w:tr w:rsidR="00D23906" w:rsidRPr="00651C8A" w14:paraId="7C195900" w14:textId="77777777" w:rsidTr="00F559DD">
        <w:trPr>
          <w:cantSplit/>
          <w:jc w:val="center"/>
        </w:trPr>
        <w:tc>
          <w:tcPr>
            <w:tcW w:w="760" w:type="dxa"/>
          </w:tcPr>
          <w:p w14:paraId="6ED612E0" w14:textId="77777777" w:rsidR="00D23906" w:rsidRPr="00651C8A" w:rsidRDefault="00D23906" w:rsidP="00F559DD">
            <w:pPr>
              <w:jc w:val="center"/>
              <w:rPr>
                <w:sz w:val="16"/>
                <w:szCs w:val="16"/>
              </w:rPr>
            </w:pPr>
            <w:r w:rsidRPr="00651C8A">
              <w:rPr>
                <w:sz w:val="16"/>
                <w:szCs w:val="16"/>
              </w:rPr>
              <w:t>2002</w:t>
            </w:r>
          </w:p>
        </w:tc>
        <w:tc>
          <w:tcPr>
            <w:tcW w:w="540" w:type="dxa"/>
          </w:tcPr>
          <w:p w14:paraId="259EFBA9" w14:textId="77777777" w:rsidR="00D23906" w:rsidRPr="00651C8A" w:rsidRDefault="00D23906" w:rsidP="00F559DD">
            <w:pPr>
              <w:jc w:val="center"/>
              <w:rPr>
                <w:sz w:val="16"/>
                <w:szCs w:val="16"/>
              </w:rPr>
            </w:pPr>
            <w:r w:rsidRPr="00651C8A">
              <w:rPr>
                <w:sz w:val="16"/>
                <w:szCs w:val="16"/>
              </w:rPr>
              <w:t>24</w:t>
            </w:r>
          </w:p>
        </w:tc>
        <w:tc>
          <w:tcPr>
            <w:tcW w:w="1800" w:type="dxa"/>
          </w:tcPr>
          <w:p w14:paraId="5F29459B" w14:textId="77777777" w:rsidR="00D23906" w:rsidRPr="00651C8A" w:rsidRDefault="00D23906" w:rsidP="00F559DD">
            <w:pPr>
              <w:jc w:val="center"/>
              <w:rPr>
                <w:sz w:val="16"/>
                <w:szCs w:val="16"/>
              </w:rPr>
            </w:pPr>
            <w:r w:rsidRPr="00651C8A">
              <w:rPr>
                <w:sz w:val="16"/>
                <w:szCs w:val="16"/>
              </w:rPr>
              <w:t>1100.0</w:t>
            </w:r>
          </w:p>
        </w:tc>
        <w:tc>
          <w:tcPr>
            <w:tcW w:w="1875" w:type="dxa"/>
          </w:tcPr>
          <w:p w14:paraId="4D602286" w14:textId="77777777" w:rsidR="00D23906" w:rsidRPr="00651C8A" w:rsidRDefault="00D23906" w:rsidP="00F559DD">
            <w:pPr>
              <w:jc w:val="center"/>
              <w:rPr>
                <w:sz w:val="16"/>
                <w:szCs w:val="16"/>
              </w:rPr>
            </w:pPr>
            <w:r w:rsidRPr="00651C8A">
              <w:rPr>
                <w:sz w:val="16"/>
                <w:szCs w:val="16"/>
              </w:rPr>
              <w:t>2.100</w:t>
            </w:r>
          </w:p>
        </w:tc>
      </w:tr>
      <w:tr w:rsidR="00D23906" w:rsidRPr="00651C8A" w14:paraId="0E2C4DDA" w14:textId="77777777" w:rsidTr="00F559DD">
        <w:trPr>
          <w:cantSplit/>
          <w:jc w:val="center"/>
        </w:trPr>
        <w:tc>
          <w:tcPr>
            <w:tcW w:w="760" w:type="dxa"/>
          </w:tcPr>
          <w:p w14:paraId="73784B89" w14:textId="77777777" w:rsidR="00D23906" w:rsidRPr="00651C8A" w:rsidRDefault="00D23906" w:rsidP="00F559DD">
            <w:pPr>
              <w:jc w:val="center"/>
              <w:rPr>
                <w:sz w:val="16"/>
                <w:szCs w:val="16"/>
              </w:rPr>
            </w:pPr>
            <w:r w:rsidRPr="00651C8A">
              <w:rPr>
                <w:sz w:val="16"/>
                <w:szCs w:val="16"/>
              </w:rPr>
              <w:t>2001</w:t>
            </w:r>
          </w:p>
        </w:tc>
        <w:tc>
          <w:tcPr>
            <w:tcW w:w="540" w:type="dxa"/>
          </w:tcPr>
          <w:p w14:paraId="68F6AE65" w14:textId="77777777" w:rsidR="00D23906" w:rsidRPr="00651C8A" w:rsidRDefault="00D23906" w:rsidP="00F559DD">
            <w:pPr>
              <w:jc w:val="center"/>
              <w:rPr>
                <w:sz w:val="16"/>
                <w:szCs w:val="16"/>
              </w:rPr>
            </w:pPr>
            <w:r w:rsidRPr="00651C8A">
              <w:rPr>
                <w:sz w:val="16"/>
                <w:szCs w:val="16"/>
              </w:rPr>
              <w:t>25</w:t>
            </w:r>
          </w:p>
        </w:tc>
        <w:tc>
          <w:tcPr>
            <w:tcW w:w="1800" w:type="dxa"/>
          </w:tcPr>
          <w:p w14:paraId="5A8D3A9F" w14:textId="77777777" w:rsidR="00D23906" w:rsidRPr="00651C8A" w:rsidRDefault="00D23906" w:rsidP="00F559DD">
            <w:pPr>
              <w:jc w:val="center"/>
              <w:rPr>
                <w:sz w:val="16"/>
                <w:szCs w:val="16"/>
              </w:rPr>
            </w:pPr>
            <w:r w:rsidRPr="00651C8A">
              <w:rPr>
                <w:sz w:val="16"/>
                <w:szCs w:val="16"/>
              </w:rPr>
              <w:t>1093.4</w:t>
            </w:r>
          </w:p>
        </w:tc>
        <w:tc>
          <w:tcPr>
            <w:tcW w:w="1875" w:type="dxa"/>
          </w:tcPr>
          <w:p w14:paraId="770ECF1C" w14:textId="77777777" w:rsidR="00D23906" w:rsidRPr="00651C8A" w:rsidRDefault="00D23906" w:rsidP="00F559DD">
            <w:pPr>
              <w:jc w:val="center"/>
              <w:rPr>
                <w:sz w:val="16"/>
                <w:szCs w:val="16"/>
              </w:rPr>
            </w:pPr>
            <w:r w:rsidRPr="00651C8A">
              <w:rPr>
                <w:sz w:val="16"/>
                <w:szCs w:val="16"/>
              </w:rPr>
              <w:t>2.112</w:t>
            </w:r>
          </w:p>
        </w:tc>
      </w:tr>
      <w:tr w:rsidR="00D23906" w:rsidRPr="00651C8A" w14:paraId="175DF580" w14:textId="77777777" w:rsidTr="00F559DD">
        <w:trPr>
          <w:cantSplit/>
          <w:jc w:val="center"/>
        </w:trPr>
        <w:tc>
          <w:tcPr>
            <w:tcW w:w="760" w:type="dxa"/>
          </w:tcPr>
          <w:p w14:paraId="54B34E3B" w14:textId="77777777" w:rsidR="00D23906" w:rsidRPr="00651C8A" w:rsidRDefault="00D23906" w:rsidP="00F559DD">
            <w:pPr>
              <w:jc w:val="center"/>
              <w:rPr>
                <w:sz w:val="16"/>
                <w:szCs w:val="16"/>
              </w:rPr>
            </w:pPr>
            <w:r w:rsidRPr="00651C8A">
              <w:rPr>
                <w:sz w:val="16"/>
                <w:szCs w:val="16"/>
              </w:rPr>
              <w:t>2000</w:t>
            </w:r>
          </w:p>
        </w:tc>
        <w:tc>
          <w:tcPr>
            <w:tcW w:w="540" w:type="dxa"/>
          </w:tcPr>
          <w:p w14:paraId="7DCD0373" w14:textId="77777777" w:rsidR="00D23906" w:rsidRPr="00651C8A" w:rsidRDefault="00D23906" w:rsidP="00F559DD">
            <w:pPr>
              <w:jc w:val="center"/>
              <w:rPr>
                <w:sz w:val="16"/>
                <w:szCs w:val="16"/>
              </w:rPr>
            </w:pPr>
            <w:r w:rsidRPr="00651C8A">
              <w:rPr>
                <w:sz w:val="16"/>
                <w:szCs w:val="16"/>
              </w:rPr>
              <w:t>26</w:t>
            </w:r>
          </w:p>
        </w:tc>
        <w:tc>
          <w:tcPr>
            <w:tcW w:w="1800" w:type="dxa"/>
          </w:tcPr>
          <w:p w14:paraId="3D0A40B3" w14:textId="77777777" w:rsidR="00D23906" w:rsidRPr="00651C8A" w:rsidRDefault="00D23906" w:rsidP="00F559DD">
            <w:pPr>
              <w:jc w:val="center"/>
              <w:rPr>
                <w:sz w:val="16"/>
                <w:szCs w:val="16"/>
              </w:rPr>
            </w:pPr>
            <w:r w:rsidRPr="00651C8A">
              <w:rPr>
                <w:sz w:val="16"/>
                <w:szCs w:val="16"/>
              </w:rPr>
              <w:t>1084.3</w:t>
            </w:r>
          </w:p>
        </w:tc>
        <w:tc>
          <w:tcPr>
            <w:tcW w:w="1875" w:type="dxa"/>
          </w:tcPr>
          <w:p w14:paraId="4D60D87C" w14:textId="77777777" w:rsidR="00D23906" w:rsidRPr="00651C8A" w:rsidRDefault="00D23906" w:rsidP="00F559DD">
            <w:pPr>
              <w:jc w:val="center"/>
              <w:rPr>
                <w:sz w:val="16"/>
                <w:szCs w:val="16"/>
              </w:rPr>
            </w:pPr>
            <w:r w:rsidRPr="00651C8A">
              <w:rPr>
                <w:sz w:val="16"/>
                <w:szCs w:val="16"/>
              </w:rPr>
              <w:t>2.130</w:t>
            </w:r>
          </w:p>
        </w:tc>
      </w:tr>
      <w:tr w:rsidR="00D23906" w:rsidRPr="00651C8A" w14:paraId="2C085FEA" w14:textId="77777777" w:rsidTr="00F559DD">
        <w:trPr>
          <w:cantSplit/>
          <w:jc w:val="center"/>
        </w:trPr>
        <w:tc>
          <w:tcPr>
            <w:tcW w:w="760" w:type="dxa"/>
          </w:tcPr>
          <w:p w14:paraId="0A9FEAEC" w14:textId="77777777" w:rsidR="00D23906" w:rsidRPr="00651C8A" w:rsidRDefault="00D23906" w:rsidP="00F559DD">
            <w:pPr>
              <w:jc w:val="center"/>
              <w:rPr>
                <w:sz w:val="16"/>
                <w:szCs w:val="16"/>
              </w:rPr>
            </w:pPr>
            <w:r w:rsidRPr="00651C8A">
              <w:rPr>
                <w:sz w:val="16"/>
                <w:szCs w:val="16"/>
              </w:rPr>
              <w:t>1999</w:t>
            </w:r>
          </w:p>
        </w:tc>
        <w:tc>
          <w:tcPr>
            <w:tcW w:w="540" w:type="dxa"/>
          </w:tcPr>
          <w:p w14:paraId="340414C9" w14:textId="77777777" w:rsidR="00D23906" w:rsidRPr="00651C8A" w:rsidRDefault="00D23906" w:rsidP="00F559DD">
            <w:pPr>
              <w:jc w:val="center"/>
              <w:rPr>
                <w:sz w:val="16"/>
                <w:szCs w:val="16"/>
              </w:rPr>
            </w:pPr>
            <w:r w:rsidRPr="00651C8A">
              <w:rPr>
                <w:sz w:val="16"/>
                <w:szCs w:val="16"/>
              </w:rPr>
              <w:t>27</w:t>
            </w:r>
          </w:p>
        </w:tc>
        <w:tc>
          <w:tcPr>
            <w:tcW w:w="1800" w:type="dxa"/>
          </w:tcPr>
          <w:p w14:paraId="1B9E2D93" w14:textId="77777777" w:rsidR="00D23906" w:rsidRPr="00651C8A" w:rsidRDefault="00D23906" w:rsidP="00F559DD">
            <w:pPr>
              <w:jc w:val="center"/>
              <w:rPr>
                <w:sz w:val="16"/>
                <w:szCs w:val="16"/>
              </w:rPr>
            </w:pPr>
            <w:r w:rsidRPr="00651C8A">
              <w:rPr>
                <w:sz w:val="16"/>
                <w:szCs w:val="16"/>
              </w:rPr>
              <w:t>1065.0</w:t>
            </w:r>
          </w:p>
        </w:tc>
        <w:tc>
          <w:tcPr>
            <w:tcW w:w="1875" w:type="dxa"/>
          </w:tcPr>
          <w:p w14:paraId="1E472FFB" w14:textId="77777777" w:rsidR="00D23906" w:rsidRPr="00651C8A" w:rsidRDefault="00D23906" w:rsidP="00F559DD">
            <w:pPr>
              <w:jc w:val="center"/>
              <w:rPr>
                <w:sz w:val="16"/>
                <w:szCs w:val="16"/>
              </w:rPr>
            </w:pPr>
            <w:r w:rsidRPr="00651C8A">
              <w:rPr>
                <w:sz w:val="16"/>
                <w:szCs w:val="16"/>
              </w:rPr>
              <w:t>2.169</w:t>
            </w:r>
          </w:p>
        </w:tc>
      </w:tr>
      <w:tr w:rsidR="00D23906" w:rsidRPr="00651C8A" w14:paraId="4C354324" w14:textId="77777777" w:rsidTr="00F559DD">
        <w:trPr>
          <w:cantSplit/>
          <w:jc w:val="center"/>
        </w:trPr>
        <w:tc>
          <w:tcPr>
            <w:tcW w:w="760" w:type="dxa"/>
          </w:tcPr>
          <w:p w14:paraId="58546288" w14:textId="77777777" w:rsidR="00D23906" w:rsidRPr="00651C8A" w:rsidRDefault="00D23906" w:rsidP="00F559DD">
            <w:pPr>
              <w:jc w:val="center"/>
              <w:rPr>
                <w:sz w:val="16"/>
                <w:szCs w:val="16"/>
              </w:rPr>
            </w:pPr>
            <w:r w:rsidRPr="00651C8A">
              <w:rPr>
                <w:sz w:val="16"/>
                <w:szCs w:val="16"/>
              </w:rPr>
              <w:t>1998</w:t>
            </w:r>
          </w:p>
        </w:tc>
        <w:tc>
          <w:tcPr>
            <w:tcW w:w="540" w:type="dxa"/>
          </w:tcPr>
          <w:p w14:paraId="3854E308" w14:textId="77777777" w:rsidR="00D23906" w:rsidRPr="00651C8A" w:rsidRDefault="00D23906" w:rsidP="00F559DD">
            <w:pPr>
              <w:jc w:val="center"/>
              <w:rPr>
                <w:sz w:val="16"/>
                <w:szCs w:val="16"/>
              </w:rPr>
            </w:pPr>
            <w:r w:rsidRPr="00651C8A">
              <w:rPr>
                <w:sz w:val="16"/>
                <w:szCs w:val="16"/>
              </w:rPr>
              <w:t>28</w:t>
            </w:r>
          </w:p>
        </w:tc>
        <w:tc>
          <w:tcPr>
            <w:tcW w:w="1800" w:type="dxa"/>
          </w:tcPr>
          <w:p w14:paraId="2B968BC4" w14:textId="77777777" w:rsidR="00D23906" w:rsidRPr="00651C8A" w:rsidRDefault="00D23906" w:rsidP="00F559DD">
            <w:pPr>
              <w:jc w:val="center"/>
              <w:rPr>
                <w:sz w:val="16"/>
                <w:szCs w:val="16"/>
              </w:rPr>
            </w:pPr>
            <w:r w:rsidRPr="00651C8A">
              <w:rPr>
                <w:sz w:val="16"/>
                <w:szCs w:val="16"/>
              </w:rPr>
              <w:t>1061.8</w:t>
            </w:r>
          </w:p>
        </w:tc>
        <w:tc>
          <w:tcPr>
            <w:tcW w:w="1875" w:type="dxa"/>
          </w:tcPr>
          <w:p w14:paraId="497C9A38" w14:textId="77777777" w:rsidR="00D23906" w:rsidRPr="00651C8A" w:rsidRDefault="00D23906" w:rsidP="00F559DD">
            <w:pPr>
              <w:jc w:val="center"/>
              <w:rPr>
                <w:sz w:val="16"/>
                <w:szCs w:val="16"/>
              </w:rPr>
            </w:pPr>
            <w:r w:rsidRPr="00651C8A">
              <w:rPr>
                <w:sz w:val="16"/>
                <w:szCs w:val="16"/>
              </w:rPr>
              <w:t>2.175</w:t>
            </w:r>
          </w:p>
        </w:tc>
      </w:tr>
      <w:tr w:rsidR="00D23906" w:rsidRPr="00651C8A" w14:paraId="35FE33D9" w14:textId="77777777" w:rsidTr="00F559DD">
        <w:trPr>
          <w:cantSplit/>
          <w:jc w:val="center"/>
        </w:trPr>
        <w:tc>
          <w:tcPr>
            <w:tcW w:w="760" w:type="dxa"/>
          </w:tcPr>
          <w:p w14:paraId="325D8C07" w14:textId="77777777" w:rsidR="00D23906" w:rsidRPr="00651C8A" w:rsidRDefault="00D23906" w:rsidP="00F559DD">
            <w:pPr>
              <w:jc w:val="center"/>
              <w:rPr>
                <w:sz w:val="16"/>
                <w:szCs w:val="16"/>
              </w:rPr>
            </w:pPr>
            <w:r w:rsidRPr="00651C8A">
              <w:rPr>
                <w:sz w:val="16"/>
                <w:szCs w:val="16"/>
              </w:rPr>
              <w:t>1997</w:t>
            </w:r>
          </w:p>
        </w:tc>
        <w:tc>
          <w:tcPr>
            <w:tcW w:w="540" w:type="dxa"/>
          </w:tcPr>
          <w:p w14:paraId="49D1BB1D" w14:textId="77777777" w:rsidR="00D23906" w:rsidRPr="00651C8A" w:rsidRDefault="00D23906" w:rsidP="00F559DD">
            <w:pPr>
              <w:jc w:val="center"/>
              <w:rPr>
                <w:sz w:val="16"/>
                <w:szCs w:val="16"/>
              </w:rPr>
            </w:pPr>
            <w:r w:rsidRPr="00651C8A">
              <w:rPr>
                <w:sz w:val="16"/>
                <w:szCs w:val="16"/>
              </w:rPr>
              <w:t>29</w:t>
            </w:r>
          </w:p>
        </w:tc>
        <w:tc>
          <w:tcPr>
            <w:tcW w:w="1800" w:type="dxa"/>
          </w:tcPr>
          <w:p w14:paraId="0E0427D2" w14:textId="77777777" w:rsidR="00D23906" w:rsidRPr="00651C8A" w:rsidRDefault="00D23906" w:rsidP="00F559DD">
            <w:pPr>
              <w:jc w:val="center"/>
              <w:rPr>
                <w:sz w:val="16"/>
                <w:szCs w:val="16"/>
              </w:rPr>
            </w:pPr>
            <w:r w:rsidRPr="00651C8A">
              <w:rPr>
                <w:sz w:val="16"/>
                <w:szCs w:val="16"/>
              </w:rPr>
              <w:t>1052.7</w:t>
            </w:r>
          </w:p>
        </w:tc>
        <w:tc>
          <w:tcPr>
            <w:tcW w:w="1875" w:type="dxa"/>
          </w:tcPr>
          <w:p w14:paraId="5078666D" w14:textId="77777777" w:rsidR="00D23906" w:rsidRPr="00651C8A" w:rsidRDefault="00D23906" w:rsidP="00F559DD">
            <w:pPr>
              <w:jc w:val="center"/>
              <w:rPr>
                <w:sz w:val="16"/>
                <w:szCs w:val="16"/>
              </w:rPr>
            </w:pPr>
            <w:r w:rsidRPr="00651C8A">
              <w:rPr>
                <w:sz w:val="16"/>
                <w:szCs w:val="16"/>
              </w:rPr>
              <w:t>2.194</w:t>
            </w:r>
          </w:p>
        </w:tc>
      </w:tr>
      <w:tr w:rsidR="00D23906" w:rsidRPr="00651C8A" w14:paraId="7C1E0B8E" w14:textId="77777777" w:rsidTr="00F559DD">
        <w:trPr>
          <w:cantSplit/>
          <w:jc w:val="center"/>
        </w:trPr>
        <w:tc>
          <w:tcPr>
            <w:tcW w:w="760" w:type="dxa"/>
          </w:tcPr>
          <w:p w14:paraId="7417D3E9" w14:textId="77777777" w:rsidR="00D23906" w:rsidRPr="00651C8A" w:rsidRDefault="00D23906" w:rsidP="00F559DD">
            <w:pPr>
              <w:jc w:val="center"/>
              <w:rPr>
                <w:sz w:val="16"/>
                <w:szCs w:val="16"/>
              </w:rPr>
            </w:pPr>
            <w:r w:rsidRPr="00651C8A">
              <w:rPr>
                <w:sz w:val="16"/>
                <w:szCs w:val="16"/>
              </w:rPr>
              <w:t>1996</w:t>
            </w:r>
          </w:p>
        </w:tc>
        <w:tc>
          <w:tcPr>
            <w:tcW w:w="540" w:type="dxa"/>
          </w:tcPr>
          <w:p w14:paraId="512987CE" w14:textId="77777777" w:rsidR="00D23906" w:rsidRPr="00651C8A" w:rsidRDefault="00D23906" w:rsidP="00F559DD">
            <w:pPr>
              <w:jc w:val="center"/>
              <w:rPr>
                <w:sz w:val="16"/>
                <w:szCs w:val="16"/>
              </w:rPr>
            </w:pPr>
            <w:r w:rsidRPr="00651C8A">
              <w:rPr>
                <w:sz w:val="16"/>
                <w:szCs w:val="16"/>
              </w:rPr>
              <w:t>30</w:t>
            </w:r>
          </w:p>
        </w:tc>
        <w:tc>
          <w:tcPr>
            <w:tcW w:w="1800" w:type="dxa"/>
          </w:tcPr>
          <w:p w14:paraId="414BD4E9" w14:textId="77777777" w:rsidR="00D23906" w:rsidRPr="00651C8A" w:rsidRDefault="00D23906" w:rsidP="00F559DD">
            <w:pPr>
              <w:jc w:val="center"/>
              <w:rPr>
                <w:sz w:val="16"/>
                <w:szCs w:val="16"/>
              </w:rPr>
            </w:pPr>
            <w:r w:rsidRPr="00651C8A">
              <w:rPr>
                <w:sz w:val="16"/>
                <w:szCs w:val="16"/>
              </w:rPr>
              <w:t>1036.0</w:t>
            </w:r>
          </w:p>
        </w:tc>
        <w:tc>
          <w:tcPr>
            <w:tcW w:w="1875" w:type="dxa"/>
          </w:tcPr>
          <w:p w14:paraId="1533B7C7" w14:textId="77777777" w:rsidR="00D23906" w:rsidRPr="00651C8A" w:rsidRDefault="00D23906" w:rsidP="00F559DD">
            <w:pPr>
              <w:jc w:val="center"/>
              <w:rPr>
                <w:sz w:val="16"/>
                <w:szCs w:val="16"/>
              </w:rPr>
            </w:pPr>
            <w:r w:rsidRPr="00651C8A">
              <w:rPr>
                <w:sz w:val="16"/>
                <w:szCs w:val="16"/>
              </w:rPr>
              <w:t>2.229</w:t>
            </w:r>
          </w:p>
        </w:tc>
      </w:tr>
      <w:tr w:rsidR="00D23906" w:rsidRPr="00651C8A" w14:paraId="18B79A65" w14:textId="77777777" w:rsidTr="00F559DD">
        <w:trPr>
          <w:cantSplit/>
          <w:jc w:val="center"/>
        </w:trPr>
        <w:tc>
          <w:tcPr>
            <w:tcW w:w="760" w:type="dxa"/>
          </w:tcPr>
          <w:p w14:paraId="27AE449E" w14:textId="77777777" w:rsidR="00D23906" w:rsidRPr="00651C8A" w:rsidRDefault="00D23906" w:rsidP="00F559DD">
            <w:pPr>
              <w:jc w:val="center"/>
              <w:rPr>
                <w:sz w:val="16"/>
                <w:szCs w:val="16"/>
              </w:rPr>
            </w:pPr>
            <w:r w:rsidRPr="00651C8A">
              <w:rPr>
                <w:sz w:val="16"/>
                <w:szCs w:val="16"/>
              </w:rPr>
              <w:t>1995</w:t>
            </w:r>
          </w:p>
        </w:tc>
        <w:tc>
          <w:tcPr>
            <w:tcW w:w="540" w:type="dxa"/>
          </w:tcPr>
          <w:p w14:paraId="638B28F4" w14:textId="77777777" w:rsidR="00D23906" w:rsidRPr="00651C8A" w:rsidRDefault="00D23906" w:rsidP="00F559DD">
            <w:pPr>
              <w:jc w:val="center"/>
              <w:rPr>
                <w:sz w:val="16"/>
                <w:szCs w:val="16"/>
              </w:rPr>
            </w:pPr>
            <w:r w:rsidRPr="00651C8A">
              <w:rPr>
                <w:sz w:val="16"/>
                <w:szCs w:val="16"/>
              </w:rPr>
              <w:t>31</w:t>
            </w:r>
          </w:p>
        </w:tc>
        <w:tc>
          <w:tcPr>
            <w:tcW w:w="1800" w:type="dxa"/>
          </w:tcPr>
          <w:p w14:paraId="6CAF0463" w14:textId="77777777" w:rsidR="00D23906" w:rsidRPr="00651C8A" w:rsidRDefault="00D23906" w:rsidP="00F559DD">
            <w:pPr>
              <w:jc w:val="center"/>
              <w:rPr>
                <w:sz w:val="16"/>
                <w:szCs w:val="16"/>
              </w:rPr>
            </w:pPr>
            <w:r w:rsidRPr="00651C8A">
              <w:rPr>
                <w:sz w:val="16"/>
                <w:szCs w:val="16"/>
              </w:rPr>
              <w:t>1020.4</w:t>
            </w:r>
          </w:p>
        </w:tc>
        <w:tc>
          <w:tcPr>
            <w:tcW w:w="1875" w:type="dxa"/>
          </w:tcPr>
          <w:p w14:paraId="11482B73" w14:textId="77777777" w:rsidR="00D23906" w:rsidRPr="00651C8A" w:rsidRDefault="00D23906" w:rsidP="00F559DD">
            <w:pPr>
              <w:jc w:val="center"/>
              <w:rPr>
                <w:sz w:val="16"/>
                <w:szCs w:val="16"/>
              </w:rPr>
            </w:pPr>
            <w:r w:rsidRPr="00651C8A">
              <w:rPr>
                <w:sz w:val="16"/>
                <w:szCs w:val="16"/>
              </w:rPr>
              <w:t>2.264</w:t>
            </w:r>
          </w:p>
        </w:tc>
      </w:tr>
    </w:tbl>
    <w:p w14:paraId="56AAD055" w14:textId="77777777" w:rsidR="00D23906" w:rsidRDefault="00D23906" w:rsidP="00D23906">
      <w:pPr>
        <w:pStyle w:val="RegDoubleIndent"/>
        <w:rPr>
          <w:sz w:val="16"/>
          <w:szCs w:val="16"/>
        </w:rPr>
      </w:pPr>
      <w:r w:rsidRPr="00CB405E">
        <w:rPr>
          <w:sz w:val="16"/>
          <w:szCs w:val="16"/>
        </w:rPr>
        <w:t>*Reappraisal Date: January 1, 2025 – 2309.7 (Base Year)</w:t>
      </w:r>
    </w:p>
    <w:p w14:paraId="0C141555" w14:textId="72073D32" w:rsidR="001C0ACF" w:rsidRPr="007A18C8" w:rsidRDefault="001C0ACF" w:rsidP="00D23906">
      <w:pPr>
        <w:pStyle w:val="A"/>
        <w:rPr>
          <w:sz w:val="12"/>
          <w:szCs w:val="12"/>
        </w:rPr>
      </w:pPr>
    </w:p>
    <w:p w14:paraId="79830DC1" w14:textId="77777777" w:rsidR="008B1EF1" w:rsidRPr="00ED7867" w:rsidRDefault="008B1EF1" w:rsidP="00527CF3">
      <w:pPr>
        <w:pStyle w:val="A"/>
        <w:keepNext/>
      </w:pPr>
      <w:r>
        <w:t>C.</w:t>
      </w:r>
      <w:r w:rsidRPr="00ED7867">
        <w:tab/>
        <w:t>Percent Good</w:t>
      </w:r>
    </w:p>
    <w:tbl>
      <w:tblPr>
        <w:tblW w:w="5003" w:type="dxa"/>
        <w:jc w:val="center"/>
        <w:tblBorders>
          <w:top w:val="double" w:sz="6" w:space="0" w:color="auto"/>
          <w:left w:val="double" w:sz="6" w:space="0" w:color="auto"/>
          <w:bottom w:val="double" w:sz="6" w:space="0" w:color="auto"/>
          <w:right w:val="double" w:sz="6" w:space="0" w:color="auto"/>
          <w:insideH w:val="double" w:sz="6" w:space="0" w:color="auto"/>
        </w:tblBorders>
        <w:tblLayout w:type="fixed"/>
        <w:tblCellMar>
          <w:left w:w="120" w:type="dxa"/>
          <w:right w:w="120" w:type="dxa"/>
        </w:tblCellMar>
        <w:tblLook w:val="04A0" w:firstRow="1" w:lastRow="0" w:firstColumn="1" w:lastColumn="0" w:noHBand="0" w:noVBand="1"/>
      </w:tblPr>
      <w:tblGrid>
        <w:gridCol w:w="450"/>
        <w:gridCol w:w="450"/>
        <w:gridCol w:w="450"/>
        <w:gridCol w:w="450"/>
        <w:gridCol w:w="450"/>
        <w:gridCol w:w="450"/>
        <w:gridCol w:w="458"/>
        <w:gridCol w:w="500"/>
        <w:gridCol w:w="445"/>
        <w:gridCol w:w="450"/>
        <w:gridCol w:w="450"/>
      </w:tblGrid>
      <w:tr w:rsidR="008B1EF1" w:rsidRPr="000C2A7E" w14:paraId="0F036064" w14:textId="77777777" w:rsidTr="00413012">
        <w:trPr>
          <w:cantSplit/>
          <w:tblHeader/>
          <w:jc w:val="center"/>
        </w:trPr>
        <w:tc>
          <w:tcPr>
            <w:tcW w:w="5003" w:type="dxa"/>
            <w:gridSpan w:val="11"/>
            <w:tcBorders>
              <w:top w:val="double" w:sz="6" w:space="0" w:color="auto"/>
              <w:left w:val="double" w:sz="6" w:space="0" w:color="auto"/>
              <w:bottom w:val="single" w:sz="6" w:space="0" w:color="auto"/>
            </w:tcBorders>
            <w:shd w:val="clear" w:color="auto" w:fill="BFBFBF"/>
            <w:vAlign w:val="center"/>
            <w:hideMark/>
          </w:tcPr>
          <w:p w14:paraId="33B3A7F0" w14:textId="77777777" w:rsidR="008B1EF1" w:rsidRPr="00ED7867" w:rsidRDefault="008B1EF1" w:rsidP="00527CF3">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ED7867">
              <w:rPr>
                <w:b/>
                <w:kern w:val="2"/>
                <w:sz w:val="16"/>
              </w:rPr>
              <w:t>Table 2503.C</w:t>
            </w:r>
          </w:p>
          <w:p w14:paraId="0E3E81B9" w14:textId="77777777" w:rsidR="008B1EF1" w:rsidRPr="00ED7867" w:rsidRDefault="008B1EF1" w:rsidP="00527CF3">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ED7867">
              <w:rPr>
                <w:b/>
                <w:kern w:val="2"/>
                <w:sz w:val="16"/>
              </w:rPr>
              <w:t>Percent Good</w:t>
            </w:r>
          </w:p>
        </w:tc>
      </w:tr>
      <w:tr w:rsidR="008B1EF1" w:rsidRPr="000C2A7E" w14:paraId="571E11A5" w14:textId="77777777" w:rsidTr="00413012">
        <w:trPr>
          <w:cantSplit/>
          <w:tblHeader/>
          <w:jc w:val="center"/>
        </w:trPr>
        <w:tc>
          <w:tcPr>
            <w:tcW w:w="450" w:type="dxa"/>
            <w:tcBorders>
              <w:top w:val="single" w:sz="6" w:space="0" w:color="auto"/>
              <w:left w:val="double" w:sz="6" w:space="0" w:color="auto"/>
              <w:bottom w:val="single" w:sz="6" w:space="0" w:color="auto"/>
              <w:right w:val="single" w:sz="6" w:space="0" w:color="auto"/>
            </w:tcBorders>
            <w:shd w:val="clear" w:color="auto" w:fill="BFBFBF"/>
            <w:vAlign w:val="bottom"/>
            <w:hideMark/>
          </w:tcPr>
          <w:p w14:paraId="0F958910" w14:textId="77777777" w:rsidR="008B1EF1" w:rsidRPr="00ED7867" w:rsidRDefault="008B1EF1" w:rsidP="00527CF3">
            <w:pPr>
              <w:keepNext/>
              <w:tabs>
                <w:tab w:val="left" w:pos="-120"/>
                <w:tab w:val="left" w:pos="1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right="-88" w:hanging="84"/>
              <w:jc w:val="center"/>
              <w:rPr>
                <w:b/>
                <w:kern w:val="2"/>
                <w:sz w:val="14"/>
                <w:szCs w:val="14"/>
              </w:rPr>
            </w:pPr>
            <w:r w:rsidRPr="00ED7867">
              <w:rPr>
                <w:b/>
                <w:kern w:val="2"/>
                <w:sz w:val="14"/>
                <w:szCs w:val="14"/>
              </w:rPr>
              <w:t>Age</w:t>
            </w:r>
          </w:p>
        </w:tc>
        <w:tc>
          <w:tcPr>
            <w:tcW w:w="45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6B7EF25" w14:textId="77777777" w:rsidR="008B1EF1" w:rsidRPr="00ED7867" w:rsidRDefault="008B1EF1" w:rsidP="00527CF3">
            <w:pPr>
              <w:keepNext/>
              <w:tabs>
                <w:tab w:val="left" w:pos="0"/>
                <w:tab w:val="left" w:pos="180"/>
                <w:tab w:val="left" w:pos="309"/>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5"/>
                <w:szCs w:val="15"/>
              </w:rPr>
            </w:pPr>
            <w:r w:rsidRPr="00ED7867">
              <w:rPr>
                <w:b/>
                <w:kern w:val="2"/>
                <w:sz w:val="15"/>
                <w:szCs w:val="15"/>
              </w:rPr>
              <w:t>3 Yr</w:t>
            </w:r>
          </w:p>
        </w:tc>
        <w:tc>
          <w:tcPr>
            <w:tcW w:w="45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95E5176" w14:textId="77777777" w:rsidR="008B1EF1" w:rsidRPr="00ED7867" w:rsidRDefault="008B1EF1" w:rsidP="00527CF3">
            <w:pPr>
              <w:keepNext/>
              <w:tabs>
                <w:tab w:val="left" w:pos="-12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5"/>
                <w:szCs w:val="15"/>
              </w:rPr>
            </w:pPr>
            <w:r w:rsidRPr="00ED7867">
              <w:rPr>
                <w:b/>
                <w:kern w:val="2"/>
                <w:sz w:val="15"/>
                <w:szCs w:val="15"/>
              </w:rPr>
              <w:t>5 Yr</w:t>
            </w:r>
          </w:p>
        </w:tc>
        <w:tc>
          <w:tcPr>
            <w:tcW w:w="45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267C874" w14:textId="77777777" w:rsidR="008B1EF1" w:rsidRPr="00ED7867" w:rsidRDefault="008B1EF1" w:rsidP="00527CF3">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5"/>
                <w:szCs w:val="15"/>
              </w:rPr>
            </w:pPr>
            <w:r>
              <w:rPr>
                <w:b/>
                <w:kern w:val="2"/>
                <w:sz w:val="15"/>
                <w:szCs w:val="15"/>
              </w:rPr>
              <w:t xml:space="preserve">6 </w:t>
            </w:r>
            <w:r w:rsidRPr="00ED7867">
              <w:rPr>
                <w:b/>
                <w:kern w:val="2"/>
                <w:sz w:val="15"/>
                <w:szCs w:val="15"/>
              </w:rPr>
              <w:t>Yr</w:t>
            </w:r>
          </w:p>
        </w:tc>
        <w:tc>
          <w:tcPr>
            <w:tcW w:w="45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281C089" w14:textId="77777777" w:rsidR="008B1EF1" w:rsidRPr="00ED7867" w:rsidRDefault="008B1EF1" w:rsidP="00527CF3">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5"/>
                <w:szCs w:val="15"/>
              </w:rPr>
            </w:pPr>
            <w:r w:rsidRPr="00ED7867">
              <w:rPr>
                <w:b/>
                <w:kern w:val="2"/>
                <w:sz w:val="15"/>
                <w:szCs w:val="15"/>
              </w:rPr>
              <w:t>8 Yr</w:t>
            </w:r>
          </w:p>
        </w:tc>
        <w:tc>
          <w:tcPr>
            <w:tcW w:w="45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6C44308" w14:textId="77777777" w:rsidR="008B1EF1" w:rsidRPr="00ED7867" w:rsidRDefault="008B1EF1" w:rsidP="00527CF3">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5"/>
                <w:szCs w:val="15"/>
              </w:rPr>
            </w:pPr>
            <w:r w:rsidRPr="00ED7867">
              <w:rPr>
                <w:b/>
                <w:kern w:val="2"/>
                <w:sz w:val="15"/>
                <w:szCs w:val="15"/>
              </w:rPr>
              <w:t>10 Yr</w:t>
            </w:r>
          </w:p>
        </w:tc>
        <w:tc>
          <w:tcPr>
            <w:tcW w:w="458"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24C4CAB" w14:textId="77777777" w:rsidR="008B1EF1" w:rsidRPr="00ED7867" w:rsidRDefault="008B1EF1" w:rsidP="00527CF3">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5"/>
                <w:szCs w:val="15"/>
              </w:rPr>
            </w:pPr>
            <w:r w:rsidRPr="00ED7867">
              <w:rPr>
                <w:b/>
                <w:kern w:val="2"/>
                <w:sz w:val="15"/>
                <w:szCs w:val="15"/>
              </w:rPr>
              <w:t>12 Yr</w:t>
            </w:r>
          </w:p>
        </w:tc>
        <w:tc>
          <w:tcPr>
            <w:tcW w:w="50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4260FE4" w14:textId="77777777" w:rsidR="008B1EF1" w:rsidRPr="00ED7867" w:rsidRDefault="008B1EF1" w:rsidP="00527CF3">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5"/>
                <w:szCs w:val="15"/>
              </w:rPr>
            </w:pPr>
            <w:r w:rsidRPr="00ED7867">
              <w:rPr>
                <w:b/>
                <w:kern w:val="2"/>
                <w:sz w:val="15"/>
                <w:szCs w:val="15"/>
              </w:rPr>
              <w:t>15 Yr</w:t>
            </w:r>
          </w:p>
        </w:tc>
        <w:tc>
          <w:tcPr>
            <w:tcW w:w="44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33C7A83" w14:textId="77777777" w:rsidR="008B1EF1" w:rsidRPr="00ED7867" w:rsidRDefault="008B1EF1" w:rsidP="00527CF3">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5"/>
                <w:szCs w:val="15"/>
              </w:rPr>
            </w:pPr>
            <w:r w:rsidRPr="00ED7867">
              <w:rPr>
                <w:b/>
                <w:kern w:val="2"/>
                <w:sz w:val="15"/>
                <w:szCs w:val="15"/>
              </w:rPr>
              <w:t>20 Yr</w:t>
            </w:r>
          </w:p>
        </w:tc>
        <w:tc>
          <w:tcPr>
            <w:tcW w:w="450" w:type="dxa"/>
            <w:tcBorders>
              <w:top w:val="single" w:sz="6" w:space="0" w:color="auto"/>
              <w:left w:val="single" w:sz="6" w:space="0" w:color="auto"/>
              <w:bottom w:val="single" w:sz="6" w:space="0" w:color="auto"/>
              <w:right w:val="single" w:sz="6" w:space="0" w:color="auto"/>
            </w:tcBorders>
            <w:shd w:val="clear" w:color="auto" w:fill="BFBFBF"/>
            <w:vAlign w:val="bottom"/>
            <w:hideMark/>
          </w:tcPr>
          <w:p w14:paraId="5234E7E1" w14:textId="77777777" w:rsidR="008B1EF1" w:rsidRPr="00ED7867" w:rsidRDefault="008B1EF1" w:rsidP="00527CF3">
            <w:pPr>
              <w:keepNext/>
              <w:tabs>
                <w:tab w:val="left" w:pos="-120"/>
                <w:tab w:val="left" w:pos="1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5"/>
                <w:szCs w:val="15"/>
              </w:rPr>
            </w:pPr>
            <w:r w:rsidRPr="00ED7867">
              <w:rPr>
                <w:b/>
                <w:kern w:val="2"/>
                <w:sz w:val="15"/>
                <w:szCs w:val="15"/>
              </w:rPr>
              <w:t>25</w:t>
            </w:r>
            <w:r>
              <w:rPr>
                <w:b/>
                <w:kern w:val="2"/>
                <w:sz w:val="15"/>
                <w:szCs w:val="15"/>
              </w:rPr>
              <w:t xml:space="preserve"> </w:t>
            </w:r>
            <w:r w:rsidRPr="00ED7867">
              <w:rPr>
                <w:b/>
                <w:kern w:val="2"/>
                <w:sz w:val="15"/>
                <w:szCs w:val="15"/>
              </w:rPr>
              <w:t>Yr</w:t>
            </w:r>
          </w:p>
        </w:tc>
        <w:tc>
          <w:tcPr>
            <w:tcW w:w="450" w:type="dxa"/>
            <w:tcBorders>
              <w:top w:val="single" w:sz="6" w:space="0" w:color="auto"/>
              <w:left w:val="single" w:sz="6" w:space="0" w:color="auto"/>
              <w:bottom w:val="single" w:sz="6" w:space="0" w:color="auto"/>
              <w:right w:val="double" w:sz="6" w:space="0" w:color="auto"/>
            </w:tcBorders>
            <w:shd w:val="clear" w:color="auto" w:fill="BFBFBF"/>
          </w:tcPr>
          <w:p w14:paraId="52B078FB" w14:textId="77777777" w:rsidR="008B1EF1" w:rsidRPr="00ED7867" w:rsidRDefault="008B1EF1" w:rsidP="00527CF3">
            <w:pPr>
              <w:keepNext/>
              <w:tabs>
                <w:tab w:val="left" w:pos="-120"/>
                <w:tab w:val="left" w:pos="1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5"/>
                <w:szCs w:val="15"/>
              </w:rPr>
            </w:pPr>
            <w:r w:rsidRPr="00ED7867">
              <w:rPr>
                <w:b/>
                <w:kern w:val="2"/>
                <w:sz w:val="15"/>
                <w:szCs w:val="15"/>
              </w:rPr>
              <w:t>30</w:t>
            </w:r>
            <w:r>
              <w:rPr>
                <w:b/>
                <w:kern w:val="2"/>
                <w:sz w:val="15"/>
                <w:szCs w:val="15"/>
              </w:rPr>
              <w:t xml:space="preserve"> </w:t>
            </w:r>
            <w:r w:rsidRPr="00ED7867">
              <w:rPr>
                <w:b/>
                <w:kern w:val="2"/>
                <w:sz w:val="15"/>
                <w:szCs w:val="15"/>
              </w:rPr>
              <w:t>Yr</w:t>
            </w:r>
          </w:p>
        </w:tc>
      </w:tr>
      <w:tr w:rsidR="008B1EF1" w:rsidRPr="000C2A7E" w14:paraId="2139062C"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3797C653" w14:textId="77777777" w:rsidR="008B1EF1" w:rsidRPr="00ED7867" w:rsidRDefault="008B1EF1" w:rsidP="00527CF3">
            <w:pPr>
              <w:keepNext/>
              <w:tabs>
                <w:tab w:val="center" w:pos="428"/>
              </w:tabs>
              <w:suppressAutoHyphens/>
              <w:jc w:val="center"/>
              <w:rPr>
                <w:color w:val="000000"/>
                <w:sz w:val="16"/>
                <w:szCs w:val="22"/>
              </w:rPr>
            </w:pPr>
            <w:r w:rsidRPr="00ED7867">
              <w:rPr>
                <w:bCs/>
                <w:color w:val="000000"/>
                <w:sz w:val="16"/>
                <w:szCs w:val="22"/>
              </w:rPr>
              <w:t>1</w:t>
            </w:r>
          </w:p>
        </w:tc>
        <w:tc>
          <w:tcPr>
            <w:tcW w:w="450" w:type="dxa"/>
            <w:tcBorders>
              <w:top w:val="single" w:sz="6" w:space="0" w:color="auto"/>
              <w:left w:val="single" w:sz="6" w:space="0" w:color="auto"/>
              <w:bottom w:val="single" w:sz="6" w:space="0" w:color="auto"/>
              <w:right w:val="single" w:sz="6" w:space="0" w:color="auto"/>
            </w:tcBorders>
            <w:hideMark/>
          </w:tcPr>
          <w:p w14:paraId="54A040C2" w14:textId="77777777" w:rsidR="008B1EF1" w:rsidRPr="00ED7867" w:rsidRDefault="008B1EF1" w:rsidP="00527CF3">
            <w:pPr>
              <w:keepNext/>
              <w:tabs>
                <w:tab w:val="center" w:pos="409"/>
              </w:tabs>
              <w:suppressAutoHyphens/>
              <w:jc w:val="center"/>
              <w:rPr>
                <w:color w:val="000000"/>
                <w:sz w:val="16"/>
                <w:szCs w:val="16"/>
              </w:rPr>
            </w:pPr>
            <w:r w:rsidRPr="00ED7867">
              <w:rPr>
                <w:color w:val="000000"/>
                <w:sz w:val="16"/>
                <w:szCs w:val="16"/>
              </w:rPr>
              <w:t>.70</w:t>
            </w:r>
          </w:p>
        </w:tc>
        <w:tc>
          <w:tcPr>
            <w:tcW w:w="450" w:type="dxa"/>
            <w:tcBorders>
              <w:top w:val="single" w:sz="6" w:space="0" w:color="auto"/>
              <w:left w:val="single" w:sz="6" w:space="0" w:color="auto"/>
              <w:bottom w:val="single" w:sz="6" w:space="0" w:color="auto"/>
              <w:right w:val="single" w:sz="6" w:space="0" w:color="auto"/>
            </w:tcBorders>
            <w:hideMark/>
          </w:tcPr>
          <w:p w14:paraId="22E12DD1" w14:textId="77777777" w:rsidR="008B1EF1" w:rsidRPr="00ED7867" w:rsidRDefault="008B1EF1" w:rsidP="00527CF3">
            <w:pPr>
              <w:keepNext/>
              <w:tabs>
                <w:tab w:val="center" w:pos="409"/>
              </w:tabs>
              <w:suppressAutoHyphens/>
              <w:jc w:val="center"/>
              <w:rPr>
                <w:color w:val="000000"/>
                <w:sz w:val="16"/>
                <w:szCs w:val="16"/>
              </w:rPr>
            </w:pPr>
            <w:r w:rsidRPr="00ED7867">
              <w:rPr>
                <w:color w:val="000000"/>
                <w:sz w:val="16"/>
                <w:szCs w:val="16"/>
              </w:rPr>
              <w:t>.85</w:t>
            </w:r>
          </w:p>
        </w:tc>
        <w:tc>
          <w:tcPr>
            <w:tcW w:w="450" w:type="dxa"/>
            <w:tcBorders>
              <w:top w:val="single" w:sz="6" w:space="0" w:color="auto"/>
              <w:left w:val="single" w:sz="6" w:space="0" w:color="auto"/>
              <w:bottom w:val="single" w:sz="6" w:space="0" w:color="auto"/>
              <w:right w:val="single" w:sz="6" w:space="0" w:color="auto"/>
            </w:tcBorders>
            <w:hideMark/>
          </w:tcPr>
          <w:p w14:paraId="33A76E83" w14:textId="77777777" w:rsidR="008B1EF1" w:rsidRPr="00ED7867" w:rsidRDefault="008B1EF1" w:rsidP="00527CF3">
            <w:pPr>
              <w:keepNext/>
              <w:tabs>
                <w:tab w:val="center" w:pos="409"/>
              </w:tabs>
              <w:suppressAutoHyphens/>
              <w:jc w:val="center"/>
              <w:rPr>
                <w:color w:val="000000"/>
                <w:sz w:val="16"/>
                <w:szCs w:val="16"/>
              </w:rPr>
            </w:pPr>
            <w:r w:rsidRPr="00ED7867">
              <w:rPr>
                <w:color w:val="000000"/>
                <w:sz w:val="16"/>
                <w:szCs w:val="16"/>
              </w:rPr>
              <w:t>.87</w:t>
            </w:r>
          </w:p>
        </w:tc>
        <w:tc>
          <w:tcPr>
            <w:tcW w:w="450" w:type="dxa"/>
            <w:tcBorders>
              <w:top w:val="single" w:sz="6" w:space="0" w:color="auto"/>
              <w:left w:val="single" w:sz="6" w:space="0" w:color="auto"/>
              <w:bottom w:val="single" w:sz="6" w:space="0" w:color="auto"/>
              <w:right w:val="single" w:sz="6" w:space="0" w:color="auto"/>
            </w:tcBorders>
            <w:hideMark/>
          </w:tcPr>
          <w:p w14:paraId="39476B49" w14:textId="77777777" w:rsidR="008B1EF1" w:rsidRPr="00ED7867" w:rsidRDefault="008B1EF1" w:rsidP="00527CF3">
            <w:pPr>
              <w:keepNext/>
              <w:tabs>
                <w:tab w:val="center" w:pos="409"/>
              </w:tabs>
              <w:suppressAutoHyphens/>
              <w:jc w:val="center"/>
              <w:rPr>
                <w:color w:val="000000"/>
                <w:sz w:val="16"/>
                <w:szCs w:val="16"/>
              </w:rPr>
            </w:pPr>
            <w:r w:rsidRPr="00ED7867">
              <w:rPr>
                <w:color w:val="000000"/>
                <w:sz w:val="16"/>
                <w:szCs w:val="16"/>
              </w:rPr>
              <w:t>.90</w:t>
            </w:r>
          </w:p>
        </w:tc>
        <w:tc>
          <w:tcPr>
            <w:tcW w:w="450" w:type="dxa"/>
            <w:tcBorders>
              <w:top w:val="single" w:sz="6" w:space="0" w:color="auto"/>
              <w:left w:val="single" w:sz="6" w:space="0" w:color="auto"/>
              <w:bottom w:val="single" w:sz="6" w:space="0" w:color="auto"/>
              <w:right w:val="single" w:sz="6" w:space="0" w:color="auto"/>
            </w:tcBorders>
            <w:hideMark/>
          </w:tcPr>
          <w:p w14:paraId="03EBA53E" w14:textId="77777777" w:rsidR="008B1EF1" w:rsidRPr="00ED7867" w:rsidRDefault="008B1EF1" w:rsidP="00527CF3">
            <w:pPr>
              <w:keepNext/>
              <w:tabs>
                <w:tab w:val="center" w:pos="410"/>
              </w:tabs>
              <w:suppressAutoHyphens/>
              <w:jc w:val="center"/>
              <w:rPr>
                <w:color w:val="000000"/>
                <w:sz w:val="16"/>
                <w:szCs w:val="16"/>
              </w:rPr>
            </w:pPr>
            <w:r w:rsidRPr="00ED7867">
              <w:rPr>
                <w:color w:val="000000"/>
                <w:sz w:val="16"/>
                <w:szCs w:val="16"/>
              </w:rPr>
              <w:t>.92</w:t>
            </w:r>
          </w:p>
        </w:tc>
        <w:tc>
          <w:tcPr>
            <w:tcW w:w="458" w:type="dxa"/>
            <w:tcBorders>
              <w:top w:val="single" w:sz="6" w:space="0" w:color="auto"/>
              <w:left w:val="single" w:sz="6" w:space="0" w:color="auto"/>
              <w:bottom w:val="single" w:sz="6" w:space="0" w:color="auto"/>
              <w:right w:val="single" w:sz="6" w:space="0" w:color="auto"/>
            </w:tcBorders>
            <w:hideMark/>
          </w:tcPr>
          <w:p w14:paraId="022EE736" w14:textId="77777777" w:rsidR="008B1EF1" w:rsidRPr="00ED7867" w:rsidRDefault="008B1EF1" w:rsidP="00527CF3">
            <w:pPr>
              <w:keepNext/>
              <w:tabs>
                <w:tab w:val="center" w:pos="410"/>
              </w:tabs>
              <w:suppressAutoHyphens/>
              <w:jc w:val="center"/>
              <w:rPr>
                <w:color w:val="000000"/>
                <w:sz w:val="16"/>
                <w:szCs w:val="16"/>
              </w:rPr>
            </w:pPr>
            <w:r w:rsidRPr="00ED7867">
              <w:rPr>
                <w:color w:val="000000"/>
                <w:sz w:val="16"/>
                <w:szCs w:val="16"/>
              </w:rPr>
              <w:t>.94</w:t>
            </w:r>
          </w:p>
        </w:tc>
        <w:tc>
          <w:tcPr>
            <w:tcW w:w="500" w:type="dxa"/>
            <w:tcBorders>
              <w:top w:val="single" w:sz="6" w:space="0" w:color="auto"/>
              <w:left w:val="single" w:sz="6" w:space="0" w:color="auto"/>
              <w:bottom w:val="single" w:sz="6" w:space="0" w:color="auto"/>
              <w:right w:val="single" w:sz="6" w:space="0" w:color="auto"/>
            </w:tcBorders>
            <w:hideMark/>
          </w:tcPr>
          <w:p w14:paraId="5C68B21F" w14:textId="77777777" w:rsidR="008B1EF1" w:rsidRPr="00ED7867" w:rsidRDefault="008B1EF1" w:rsidP="00527CF3">
            <w:pPr>
              <w:keepNext/>
              <w:tabs>
                <w:tab w:val="center" w:pos="410"/>
              </w:tabs>
              <w:suppressAutoHyphens/>
              <w:jc w:val="center"/>
              <w:rPr>
                <w:color w:val="000000"/>
                <w:sz w:val="16"/>
                <w:szCs w:val="16"/>
              </w:rPr>
            </w:pPr>
            <w:r w:rsidRPr="00ED7867">
              <w:rPr>
                <w:color w:val="000000"/>
                <w:sz w:val="16"/>
                <w:szCs w:val="16"/>
              </w:rPr>
              <w:t>.95</w:t>
            </w:r>
          </w:p>
        </w:tc>
        <w:tc>
          <w:tcPr>
            <w:tcW w:w="445" w:type="dxa"/>
            <w:tcBorders>
              <w:top w:val="single" w:sz="6" w:space="0" w:color="auto"/>
              <w:left w:val="single" w:sz="6" w:space="0" w:color="auto"/>
              <w:bottom w:val="single" w:sz="6" w:space="0" w:color="auto"/>
              <w:right w:val="single" w:sz="6" w:space="0" w:color="auto"/>
            </w:tcBorders>
            <w:hideMark/>
          </w:tcPr>
          <w:p w14:paraId="37862F3F" w14:textId="77777777" w:rsidR="008B1EF1" w:rsidRPr="00ED7867" w:rsidRDefault="008B1EF1" w:rsidP="00527CF3">
            <w:pPr>
              <w:keepNext/>
              <w:tabs>
                <w:tab w:val="center" w:pos="410"/>
              </w:tabs>
              <w:suppressAutoHyphens/>
              <w:jc w:val="center"/>
              <w:rPr>
                <w:color w:val="000000"/>
                <w:sz w:val="16"/>
                <w:szCs w:val="16"/>
              </w:rPr>
            </w:pPr>
            <w:r w:rsidRPr="00ED7867">
              <w:rPr>
                <w:color w:val="000000"/>
                <w:sz w:val="16"/>
                <w:szCs w:val="16"/>
              </w:rPr>
              <w:t>.97</w:t>
            </w:r>
          </w:p>
        </w:tc>
        <w:tc>
          <w:tcPr>
            <w:tcW w:w="450" w:type="dxa"/>
            <w:tcBorders>
              <w:top w:val="single" w:sz="6" w:space="0" w:color="auto"/>
              <w:left w:val="single" w:sz="6" w:space="0" w:color="auto"/>
              <w:bottom w:val="single" w:sz="6" w:space="0" w:color="auto"/>
              <w:right w:val="single" w:sz="6" w:space="0" w:color="auto"/>
            </w:tcBorders>
            <w:hideMark/>
          </w:tcPr>
          <w:p w14:paraId="31CF6884" w14:textId="77777777" w:rsidR="008B1EF1" w:rsidRPr="00ED7867" w:rsidRDefault="008B1EF1" w:rsidP="00527CF3">
            <w:pPr>
              <w:keepNext/>
              <w:tabs>
                <w:tab w:val="center" w:pos="385"/>
              </w:tabs>
              <w:suppressAutoHyphens/>
              <w:jc w:val="center"/>
              <w:rPr>
                <w:color w:val="000000"/>
                <w:sz w:val="16"/>
                <w:szCs w:val="16"/>
              </w:rPr>
            </w:pPr>
            <w:r w:rsidRPr="00ED7867">
              <w:rPr>
                <w:color w:val="000000"/>
                <w:sz w:val="16"/>
                <w:szCs w:val="16"/>
              </w:rPr>
              <w:t>.98</w:t>
            </w:r>
          </w:p>
        </w:tc>
        <w:tc>
          <w:tcPr>
            <w:tcW w:w="450" w:type="dxa"/>
            <w:tcBorders>
              <w:top w:val="single" w:sz="6" w:space="0" w:color="auto"/>
              <w:left w:val="single" w:sz="6" w:space="0" w:color="auto"/>
              <w:bottom w:val="single" w:sz="6" w:space="0" w:color="auto"/>
            </w:tcBorders>
          </w:tcPr>
          <w:p w14:paraId="7CE9679E" w14:textId="77777777" w:rsidR="008B1EF1" w:rsidRPr="00ED7867" w:rsidRDefault="008B1EF1" w:rsidP="00527CF3">
            <w:pPr>
              <w:keepNext/>
              <w:tabs>
                <w:tab w:val="center" w:pos="385"/>
              </w:tabs>
              <w:suppressAutoHyphens/>
              <w:jc w:val="center"/>
              <w:rPr>
                <w:color w:val="000000"/>
                <w:sz w:val="16"/>
                <w:szCs w:val="16"/>
              </w:rPr>
            </w:pPr>
            <w:r w:rsidRPr="00ED7867">
              <w:rPr>
                <w:color w:val="000000"/>
                <w:sz w:val="16"/>
                <w:szCs w:val="16"/>
              </w:rPr>
              <w:t>.98</w:t>
            </w:r>
          </w:p>
        </w:tc>
      </w:tr>
      <w:tr w:rsidR="008B1EF1" w:rsidRPr="000C2A7E" w14:paraId="5A445056"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23AE7D82" w14:textId="77777777" w:rsidR="008B1EF1" w:rsidRPr="00ED7867" w:rsidRDefault="008B1EF1" w:rsidP="00D6038D">
            <w:pPr>
              <w:tabs>
                <w:tab w:val="center" w:pos="428"/>
              </w:tabs>
              <w:suppressAutoHyphens/>
              <w:jc w:val="center"/>
              <w:rPr>
                <w:color w:val="000000"/>
                <w:sz w:val="16"/>
                <w:szCs w:val="22"/>
              </w:rPr>
            </w:pPr>
            <w:r w:rsidRPr="00ED7867">
              <w:rPr>
                <w:bCs/>
                <w:color w:val="000000"/>
                <w:sz w:val="16"/>
                <w:szCs w:val="22"/>
              </w:rPr>
              <w:t>2</w:t>
            </w:r>
          </w:p>
        </w:tc>
        <w:tc>
          <w:tcPr>
            <w:tcW w:w="450" w:type="dxa"/>
            <w:tcBorders>
              <w:top w:val="single" w:sz="6" w:space="0" w:color="auto"/>
              <w:left w:val="single" w:sz="6" w:space="0" w:color="auto"/>
              <w:bottom w:val="single" w:sz="6" w:space="0" w:color="auto"/>
              <w:right w:val="single" w:sz="6" w:space="0" w:color="auto"/>
            </w:tcBorders>
            <w:hideMark/>
          </w:tcPr>
          <w:p w14:paraId="7811AE8D"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.49</w:t>
            </w:r>
          </w:p>
        </w:tc>
        <w:tc>
          <w:tcPr>
            <w:tcW w:w="450" w:type="dxa"/>
            <w:tcBorders>
              <w:top w:val="single" w:sz="6" w:space="0" w:color="auto"/>
              <w:left w:val="single" w:sz="6" w:space="0" w:color="auto"/>
              <w:bottom w:val="single" w:sz="6" w:space="0" w:color="auto"/>
              <w:right w:val="single" w:sz="6" w:space="0" w:color="auto"/>
            </w:tcBorders>
            <w:hideMark/>
          </w:tcPr>
          <w:p w14:paraId="59625E9E"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.69</w:t>
            </w:r>
          </w:p>
        </w:tc>
        <w:tc>
          <w:tcPr>
            <w:tcW w:w="450" w:type="dxa"/>
            <w:tcBorders>
              <w:top w:val="single" w:sz="6" w:space="0" w:color="auto"/>
              <w:left w:val="single" w:sz="6" w:space="0" w:color="auto"/>
              <w:bottom w:val="single" w:sz="6" w:space="0" w:color="auto"/>
              <w:right w:val="single" w:sz="6" w:space="0" w:color="auto"/>
            </w:tcBorders>
            <w:hideMark/>
          </w:tcPr>
          <w:p w14:paraId="2DD4B5EE"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.73</w:t>
            </w:r>
          </w:p>
        </w:tc>
        <w:tc>
          <w:tcPr>
            <w:tcW w:w="450" w:type="dxa"/>
            <w:tcBorders>
              <w:top w:val="single" w:sz="6" w:space="0" w:color="auto"/>
              <w:left w:val="single" w:sz="6" w:space="0" w:color="auto"/>
              <w:bottom w:val="single" w:sz="6" w:space="0" w:color="auto"/>
              <w:right w:val="single" w:sz="6" w:space="0" w:color="auto"/>
            </w:tcBorders>
            <w:hideMark/>
          </w:tcPr>
          <w:p w14:paraId="54543FD4"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.79</w:t>
            </w:r>
          </w:p>
        </w:tc>
        <w:tc>
          <w:tcPr>
            <w:tcW w:w="450" w:type="dxa"/>
            <w:tcBorders>
              <w:top w:val="single" w:sz="6" w:space="0" w:color="auto"/>
              <w:left w:val="single" w:sz="6" w:space="0" w:color="auto"/>
              <w:bottom w:val="single" w:sz="6" w:space="0" w:color="auto"/>
              <w:right w:val="single" w:sz="6" w:space="0" w:color="auto"/>
            </w:tcBorders>
            <w:hideMark/>
          </w:tcPr>
          <w:p w14:paraId="3F219616"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.84</w:t>
            </w:r>
          </w:p>
        </w:tc>
        <w:tc>
          <w:tcPr>
            <w:tcW w:w="458" w:type="dxa"/>
            <w:tcBorders>
              <w:top w:val="single" w:sz="6" w:space="0" w:color="auto"/>
              <w:left w:val="single" w:sz="6" w:space="0" w:color="auto"/>
              <w:bottom w:val="single" w:sz="6" w:space="0" w:color="auto"/>
              <w:right w:val="single" w:sz="6" w:space="0" w:color="auto"/>
            </w:tcBorders>
            <w:hideMark/>
          </w:tcPr>
          <w:p w14:paraId="06879D51"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.87</w:t>
            </w:r>
          </w:p>
        </w:tc>
        <w:tc>
          <w:tcPr>
            <w:tcW w:w="500" w:type="dxa"/>
            <w:tcBorders>
              <w:top w:val="single" w:sz="6" w:space="0" w:color="auto"/>
              <w:left w:val="single" w:sz="6" w:space="0" w:color="auto"/>
              <w:bottom w:val="single" w:sz="6" w:space="0" w:color="auto"/>
              <w:right w:val="single" w:sz="6" w:space="0" w:color="auto"/>
            </w:tcBorders>
            <w:hideMark/>
          </w:tcPr>
          <w:p w14:paraId="1BAADF4E"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.90</w:t>
            </w:r>
          </w:p>
        </w:tc>
        <w:tc>
          <w:tcPr>
            <w:tcW w:w="445" w:type="dxa"/>
            <w:tcBorders>
              <w:top w:val="single" w:sz="6" w:space="0" w:color="auto"/>
              <w:left w:val="single" w:sz="6" w:space="0" w:color="auto"/>
              <w:bottom w:val="single" w:sz="6" w:space="0" w:color="auto"/>
              <w:right w:val="single" w:sz="6" w:space="0" w:color="auto"/>
            </w:tcBorders>
            <w:hideMark/>
          </w:tcPr>
          <w:p w14:paraId="054573A1"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.93</w:t>
            </w:r>
          </w:p>
        </w:tc>
        <w:tc>
          <w:tcPr>
            <w:tcW w:w="450" w:type="dxa"/>
            <w:tcBorders>
              <w:top w:val="single" w:sz="6" w:space="0" w:color="auto"/>
              <w:left w:val="single" w:sz="6" w:space="0" w:color="auto"/>
              <w:bottom w:val="single" w:sz="6" w:space="0" w:color="auto"/>
              <w:right w:val="single" w:sz="6" w:space="0" w:color="auto"/>
            </w:tcBorders>
            <w:hideMark/>
          </w:tcPr>
          <w:p w14:paraId="5471951E"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.95</w:t>
            </w:r>
          </w:p>
        </w:tc>
        <w:tc>
          <w:tcPr>
            <w:tcW w:w="450" w:type="dxa"/>
            <w:tcBorders>
              <w:top w:val="single" w:sz="6" w:space="0" w:color="auto"/>
              <w:left w:val="single" w:sz="6" w:space="0" w:color="auto"/>
              <w:bottom w:val="single" w:sz="6" w:space="0" w:color="auto"/>
            </w:tcBorders>
          </w:tcPr>
          <w:p w14:paraId="2472917E"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.97</w:t>
            </w:r>
          </w:p>
        </w:tc>
      </w:tr>
      <w:tr w:rsidR="008B1EF1" w:rsidRPr="000C2A7E" w14:paraId="62BDA1C5"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09CACA9D" w14:textId="77777777" w:rsidR="008B1EF1" w:rsidRPr="00ED7867" w:rsidRDefault="008B1EF1" w:rsidP="00D6038D">
            <w:pPr>
              <w:tabs>
                <w:tab w:val="center" w:pos="428"/>
              </w:tabs>
              <w:suppressAutoHyphens/>
              <w:jc w:val="center"/>
              <w:rPr>
                <w:color w:val="000000"/>
                <w:sz w:val="16"/>
                <w:szCs w:val="22"/>
              </w:rPr>
            </w:pPr>
            <w:r w:rsidRPr="00ED7867">
              <w:rPr>
                <w:bCs/>
                <w:color w:val="000000"/>
                <w:sz w:val="16"/>
                <w:szCs w:val="22"/>
              </w:rPr>
              <w:t>3</w:t>
            </w:r>
          </w:p>
        </w:tc>
        <w:tc>
          <w:tcPr>
            <w:tcW w:w="450" w:type="dxa"/>
            <w:tcBorders>
              <w:top w:val="single" w:sz="6" w:space="0" w:color="auto"/>
              <w:left w:val="single" w:sz="6" w:space="0" w:color="auto"/>
              <w:bottom w:val="single" w:sz="6" w:space="0" w:color="auto"/>
              <w:right w:val="single" w:sz="6" w:space="0" w:color="auto"/>
            </w:tcBorders>
            <w:hideMark/>
          </w:tcPr>
          <w:p w14:paraId="43CB9492"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.34</w:t>
            </w:r>
          </w:p>
        </w:tc>
        <w:tc>
          <w:tcPr>
            <w:tcW w:w="450" w:type="dxa"/>
            <w:tcBorders>
              <w:top w:val="single" w:sz="6" w:space="0" w:color="auto"/>
              <w:left w:val="single" w:sz="6" w:space="0" w:color="auto"/>
              <w:bottom w:val="single" w:sz="6" w:space="0" w:color="auto"/>
              <w:right w:val="single" w:sz="6" w:space="0" w:color="auto"/>
            </w:tcBorders>
            <w:hideMark/>
          </w:tcPr>
          <w:p w14:paraId="740F6CF8"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.52</w:t>
            </w:r>
          </w:p>
        </w:tc>
        <w:tc>
          <w:tcPr>
            <w:tcW w:w="450" w:type="dxa"/>
            <w:tcBorders>
              <w:top w:val="single" w:sz="6" w:space="0" w:color="auto"/>
              <w:left w:val="single" w:sz="6" w:space="0" w:color="auto"/>
              <w:bottom w:val="single" w:sz="6" w:space="0" w:color="auto"/>
              <w:right w:val="single" w:sz="6" w:space="0" w:color="auto"/>
            </w:tcBorders>
            <w:hideMark/>
          </w:tcPr>
          <w:p w14:paraId="0ED44E53"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.57</w:t>
            </w:r>
          </w:p>
        </w:tc>
        <w:tc>
          <w:tcPr>
            <w:tcW w:w="450" w:type="dxa"/>
            <w:tcBorders>
              <w:top w:val="single" w:sz="6" w:space="0" w:color="auto"/>
              <w:left w:val="single" w:sz="6" w:space="0" w:color="auto"/>
              <w:bottom w:val="single" w:sz="6" w:space="0" w:color="auto"/>
              <w:right w:val="single" w:sz="6" w:space="0" w:color="auto"/>
            </w:tcBorders>
            <w:hideMark/>
          </w:tcPr>
          <w:p w14:paraId="01CD6CBF"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.67</w:t>
            </w:r>
          </w:p>
        </w:tc>
        <w:tc>
          <w:tcPr>
            <w:tcW w:w="450" w:type="dxa"/>
            <w:tcBorders>
              <w:top w:val="single" w:sz="6" w:space="0" w:color="auto"/>
              <w:left w:val="single" w:sz="6" w:space="0" w:color="auto"/>
              <w:bottom w:val="single" w:sz="6" w:space="0" w:color="auto"/>
              <w:right w:val="single" w:sz="6" w:space="0" w:color="auto"/>
            </w:tcBorders>
            <w:hideMark/>
          </w:tcPr>
          <w:p w14:paraId="40D17D68"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.76</w:t>
            </w:r>
          </w:p>
        </w:tc>
        <w:tc>
          <w:tcPr>
            <w:tcW w:w="458" w:type="dxa"/>
            <w:tcBorders>
              <w:top w:val="single" w:sz="6" w:space="0" w:color="auto"/>
              <w:left w:val="single" w:sz="6" w:space="0" w:color="auto"/>
              <w:bottom w:val="single" w:sz="6" w:space="0" w:color="auto"/>
              <w:right w:val="single" w:sz="6" w:space="0" w:color="auto"/>
            </w:tcBorders>
            <w:hideMark/>
          </w:tcPr>
          <w:p w14:paraId="3FC4C418"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.80</w:t>
            </w:r>
          </w:p>
        </w:tc>
        <w:tc>
          <w:tcPr>
            <w:tcW w:w="500" w:type="dxa"/>
            <w:tcBorders>
              <w:top w:val="single" w:sz="6" w:space="0" w:color="auto"/>
              <w:left w:val="single" w:sz="6" w:space="0" w:color="auto"/>
              <w:bottom w:val="single" w:sz="6" w:space="0" w:color="auto"/>
              <w:right w:val="single" w:sz="6" w:space="0" w:color="auto"/>
            </w:tcBorders>
            <w:hideMark/>
          </w:tcPr>
          <w:p w14:paraId="7AA397DE"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.85</w:t>
            </w:r>
          </w:p>
        </w:tc>
        <w:tc>
          <w:tcPr>
            <w:tcW w:w="445" w:type="dxa"/>
            <w:tcBorders>
              <w:top w:val="single" w:sz="6" w:space="0" w:color="auto"/>
              <w:left w:val="single" w:sz="6" w:space="0" w:color="auto"/>
              <w:bottom w:val="single" w:sz="6" w:space="0" w:color="auto"/>
              <w:right w:val="single" w:sz="6" w:space="0" w:color="auto"/>
            </w:tcBorders>
            <w:hideMark/>
          </w:tcPr>
          <w:p w14:paraId="710626F7"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.90</w:t>
            </w:r>
          </w:p>
        </w:tc>
        <w:tc>
          <w:tcPr>
            <w:tcW w:w="450" w:type="dxa"/>
            <w:tcBorders>
              <w:top w:val="single" w:sz="6" w:space="0" w:color="auto"/>
              <w:left w:val="single" w:sz="6" w:space="0" w:color="auto"/>
              <w:bottom w:val="single" w:sz="6" w:space="0" w:color="auto"/>
              <w:right w:val="single" w:sz="6" w:space="0" w:color="auto"/>
            </w:tcBorders>
            <w:hideMark/>
          </w:tcPr>
          <w:p w14:paraId="1411D3BC"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.93</w:t>
            </w:r>
          </w:p>
        </w:tc>
        <w:tc>
          <w:tcPr>
            <w:tcW w:w="450" w:type="dxa"/>
            <w:tcBorders>
              <w:top w:val="single" w:sz="6" w:space="0" w:color="auto"/>
              <w:left w:val="single" w:sz="6" w:space="0" w:color="auto"/>
              <w:bottom w:val="single" w:sz="6" w:space="0" w:color="auto"/>
            </w:tcBorders>
          </w:tcPr>
          <w:p w14:paraId="0AF48C79"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.95</w:t>
            </w:r>
          </w:p>
        </w:tc>
      </w:tr>
      <w:tr w:rsidR="008B1EF1" w:rsidRPr="000C2A7E" w14:paraId="4D65B83F"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1FF3FC07" w14:textId="77777777" w:rsidR="008B1EF1" w:rsidRPr="00ED7867" w:rsidRDefault="008B1EF1" w:rsidP="00D6038D">
            <w:pPr>
              <w:tabs>
                <w:tab w:val="center" w:pos="428"/>
              </w:tabs>
              <w:suppressAutoHyphens/>
              <w:jc w:val="center"/>
              <w:rPr>
                <w:color w:val="000000"/>
                <w:sz w:val="16"/>
                <w:szCs w:val="22"/>
              </w:rPr>
            </w:pPr>
            <w:r w:rsidRPr="00ED7867">
              <w:rPr>
                <w:bCs/>
                <w:color w:val="000000"/>
                <w:sz w:val="16"/>
                <w:szCs w:val="22"/>
              </w:rPr>
              <w:t>4</w:t>
            </w:r>
          </w:p>
        </w:tc>
        <w:tc>
          <w:tcPr>
            <w:tcW w:w="450" w:type="dxa"/>
            <w:tcBorders>
              <w:top w:val="single" w:sz="6" w:space="0" w:color="auto"/>
              <w:left w:val="single" w:sz="6" w:space="0" w:color="auto"/>
              <w:bottom w:val="single" w:sz="6" w:space="0" w:color="auto"/>
              <w:right w:val="single" w:sz="6" w:space="0" w:color="auto"/>
            </w:tcBorders>
            <w:hideMark/>
          </w:tcPr>
          <w:p w14:paraId="6E185CE0"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.16</w:t>
            </w:r>
          </w:p>
        </w:tc>
        <w:tc>
          <w:tcPr>
            <w:tcW w:w="450" w:type="dxa"/>
            <w:tcBorders>
              <w:top w:val="single" w:sz="6" w:space="0" w:color="auto"/>
              <w:left w:val="single" w:sz="6" w:space="0" w:color="auto"/>
              <w:bottom w:val="single" w:sz="6" w:space="0" w:color="auto"/>
              <w:right w:val="single" w:sz="6" w:space="0" w:color="auto"/>
            </w:tcBorders>
            <w:hideMark/>
          </w:tcPr>
          <w:p w14:paraId="37AFF064"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.34</w:t>
            </w:r>
          </w:p>
        </w:tc>
        <w:tc>
          <w:tcPr>
            <w:tcW w:w="450" w:type="dxa"/>
            <w:tcBorders>
              <w:top w:val="single" w:sz="6" w:space="0" w:color="auto"/>
              <w:left w:val="single" w:sz="6" w:space="0" w:color="auto"/>
              <w:bottom w:val="single" w:sz="6" w:space="0" w:color="auto"/>
              <w:right w:val="single" w:sz="6" w:space="0" w:color="auto"/>
            </w:tcBorders>
            <w:hideMark/>
          </w:tcPr>
          <w:p w14:paraId="73A5FF45"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.41</w:t>
            </w:r>
          </w:p>
        </w:tc>
        <w:tc>
          <w:tcPr>
            <w:tcW w:w="450" w:type="dxa"/>
            <w:tcBorders>
              <w:top w:val="single" w:sz="6" w:space="0" w:color="auto"/>
              <w:left w:val="single" w:sz="6" w:space="0" w:color="auto"/>
              <w:bottom w:val="single" w:sz="6" w:space="0" w:color="auto"/>
              <w:right w:val="single" w:sz="6" w:space="0" w:color="auto"/>
            </w:tcBorders>
            <w:hideMark/>
          </w:tcPr>
          <w:p w14:paraId="423EFD31"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.54</w:t>
            </w:r>
          </w:p>
        </w:tc>
        <w:tc>
          <w:tcPr>
            <w:tcW w:w="450" w:type="dxa"/>
            <w:tcBorders>
              <w:top w:val="single" w:sz="6" w:space="0" w:color="auto"/>
              <w:left w:val="single" w:sz="6" w:space="0" w:color="auto"/>
              <w:bottom w:val="single" w:sz="6" w:space="0" w:color="auto"/>
              <w:right w:val="single" w:sz="6" w:space="0" w:color="auto"/>
            </w:tcBorders>
            <w:hideMark/>
          </w:tcPr>
          <w:p w14:paraId="058415D9"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.67</w:t>
            </w:r>
          </w:p>
        </w:tc>
        <w:tc>
          <w:tcPr>
            <w:tcW w:w="458" w:type="dxa"/>
            <w:tcBorders>
              <w:top w:val="single" w:sz="6" w:space="0" w:color="auto"/>
              <w:left w:val="single" w:sz="6" w:space="0" w:color="auto"/>
              <w:bottom w:val="single" w:sz="6" w:space="0" w:color="auto"/>
              <w:right w:val="single" w:sz="6" w:space="0" w:color="auto"/>
            </w:tcBorders>
            <w:hideMark/>
          </w:tcPr>
          <w:p w14:paraId="3746DF87"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.73</w:t>
            </w:r>
          </w:p>
        </w:tc>
        <w:tc>
          <w:tcPr>
            <w:tcW w:w="500" w:type="dxa"/>
            <w:tcBorders>
              <w:top w:val="single" w:sz="6" w:space="0" w:color="auto"/>
              <w:left w:val="single" w:sz="6" w:space="0" w:color="auto"/>
              <w:bottom w:val="single" w:sz="6" w:space="0" w:color="auto"/>
              <w:right w:val="single" w:sz="6" w:space="0" w:color="auto"/>
            </w:tcBorders>
            <w:hideMark/>
          </w:tcPr>
          <w:p w14:paraId="34FA12A3"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.79</w:t>
            </w:r>
          </w:p>
        </w:tc>
        <w:tc>
          <w:tcPr>
            <w:tcW w:w="445" w:type="dxa"/>
            <w:tcBorders>
              <w:top w:val="single" w:sz="6" w:space="0" w:color="auto"/>
              <w:left w:val="single" w:sz="6" w:space="0" w:color="auto"/>
              <w:bottom w:val="single" w:sz="6" w:space="0" w:color="auto"/>
              <w:right w:val="single" w:sz="6" w:space="0" w:color="auto"/>
            </w:tcBorders>
            <w:hideMark/>
          </w:tcPr>
          <w:p w14:paraId="78A9D3D3"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.86</w:t>
            </w:r>
          </w:p>
        </w:tc>
        <w:tc>
          <w:tcPr>
            <w:tcW w:w="450" w:type="dxa"/>
            <w:tcBorders>
              <w:top w:val="single" w:sz="6" w:space="0" w:color="auto"/>
              <w:left w:val="single" w:sz="6" w:space="0" w:color="auto"/>
              <w:bottom w:val="single" w:sz="6" w:space="0" w:color="auto"/>
              <w:right w:val="single" w:sz="6" w:space="0" w:color="auto"/>
            </w:tcBorders>
            <w:hideMark/>
          </w:tcPr>
          <w:p w14:paraId="263032FA"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.90</w:t>
            </w:r>
          </w:p>
        </w:tc>
        <w:tc>
          <w:tcPr>
            <w:tcW w:w="450" w:type="dxa"/>
            <w:tcBorders>
              <w:top w:val="single" w:sz="6" w:space="0" w:color="auto"/>
              <w:left w:val="single" w:sz="6" w:space="0" w:color="auto"/>
              <w:bottom w:val="single" w:sz="6" w:space="0" w:color="auto"/>
            </w:tcBorders>
          </w:tcPr>
          <w:p w14:paraId="222054E6"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.93</w:t>
            </w:r>
          </w:p>
        </w:tc>
      </w:tr>
      <w:tr w:rsidR="008B1EF1" w:rsidRPr="000C2A7E" w14:paraId="103ECFE8"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525A27AC" w14:textId="77777777" w:rsidR="008B1EF1" w:rsidRPr="00ED7867" w:rsidRDefault="008B1EF1" w:rsidP="00D6038D">
            <w:pPr>
              <w:tabs>
                <w:tab w:val="center" w:pos="428"/>
              </w:tabs>
              <w:suppressAutoHyphens/>
              <w:jc w:val="center"/>
              <w:rPr>
                <w:color w:val="000000"/>
                <w:sz w:val="16"/>
                <w:szCs w:val="22"/>
              </w:rPr>
            </w:pPr>
            <w:r w:rsidRPr="00ED7867">
              <w:rPr>
                <w:bCs/>
                <w:color w:val="000000"/>
                <w:sz w:val="16"/>
                <w:szCs w:val="22"/>
              </w:rPr>
              <w:t>5</w:t>
            </w:r>
          </w:p>
        </w:tc>
        <w:tc>
          <w:tcPr>
            <w:tcW w:w="450" w:type="dxa"/>
            <w:tcBorders>
              <w:top w:val="single" w:sz="6" w:space="0" w:color="auto"/>
              <w:left w:val="single" w:sz="6" w:space="0" w:color="auto"/>
              <w:bottom w:val="single" w:sz="6" w:space="0" w:color="auto"/>
              <w:right w:val="single" w:sz="6" w:space="0" w:color="auto"/>
            </w:tcBorders>
            <w:hideMark/>
          </w:tcPr>
          <w:p w14:paraId="67B0C2B4" w14:textId="77777777" w:rsidR="008B1EF1" w:rsidRPr="00C64972" w:rsidRDefault="008B1EF1" w:rsidP="00D6038D">
            <w:pPr>
              <w:rPr>
                <w:sz w:val="16"/>
                <w:szCs w:val="16"/>
              </w:rPr>
            </w:pPr>
            <w:r w:rsidRPr="00C64972">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032A6FB3"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.23</w:t>
            </w:r>
          </w:p>
        </w:tc>
        <w:tc>
          <w:tcPr>
            <w:tcW w:w="450" w:type="dxa"/>
            <w:tcBorders>
              <w:top w:val="single" w:sz="6" w:space="0" w:color="auto"/>
              <w:left w:val="single" w:sz="6" w:space="0" w:color="auto"/>
              <w:bottom w:val="single" w:sz="6" w:space="0" w:color="auto"/>
              <w:right w:val="single" w:sz="6" w:space="0" w:color="auto"/>
            </w:tcBorders>
            <w:hideMark/>
          </w:tcPr>
          <w:p w14:paraId="0E0BE69E"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.30</w:t>
            </w:r>
          </w:p>
        </w:tc>
        <w:tc>
          <w:tcPr>
            <w:tcW w:w="450" w:type="dxa"/>
            <w:tcBorders>
              <w:top w:val="single" w:sz="6" w:space="0" w:color="auto"/>
              <w:left w:val="single" w:sz="6" w:space="0" w:color="auto"/>
              <w:bottom w:val="single" w:sz="6" w:space="0" w:color="auto"/>
              <w:right w:val="single" w:sz="6" w:space="0" w:color="auto"/>
            </w:tcBorders>
            <w:hideMark/>
          </w:tcPr>
          <w:p w14:paraId="799B04E7"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.43</w:t>
            </w:r>
          </w:p>
        </w:tc>
        <w:tc>
          <w:tcPr>
            <w:tcW w:w="450" w:type="dxa"/>
            <w:tcBorders>
              <w:top w:val="single" w:sz="6" w:space="0" w:color="auto"/>
              <w:left w:val="single" w:sz="6" w:space="0" w:color="auto"/>
              <w:bottom w:val="single" w:sz="6" w:space="0" w:color="auto"/>
              <w:right w:val="single" w:sz="6" w:space="0" w:color="auto"/>
            </w:tcBorders>
            <w:hideMark/>
          </w:tcPr>
          <w:p w14:paraId="4B180A07"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.58</w:t>
            </w:r>
          </w:p>
        </w:tc>
        <w:tc>
          <w:tcPr>
            <w:tcW w:w="458" w:type="dxa"/>
            <w:tcBorders>
              <w:top w:val="single" w:sz="6" w:space="0" w:color="auto"/>
              <w:left w:val="single" w:sz="6" w:space="0" w:color="auto"/>
              <w:bottom w:val="single" w:sz="6" w:space="0" w:color="auto"/>
              <w:right w:val="single" w:sz="6" w:space="0" w:color="auto"/>
            </w:tcBorders>
            <w:hideMark/>
          </w:tcPr>
          <w:p w14:paraId="74458EF9"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.66</w:t>
            </w:r>
          </w:p>
        </w:tc>
        <w:tc>
          <w:tcPr>
            <w:tcW w:w="500" w:type="dxa"/>
            <w:tcBorders>
              <w:top w:val="single" w:sz="6" w:space="0" w:color="auto"/>
              <w:left w:val="single" w:sz="6" w:space="0" w:color="auto"/>
              <w:bottom w:val="single" w:sz="6" w:space="0" w:color="auto"/>
              <w:right w:val="single" w:sz="6" w:space="0" w:color="auto"/>
            </w:tcBorders>
            <w:hideMark/>
          </w:tcPr>
          <w:p w14:paraId="2B8ADDE5"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.73</w:t>
            </w:r>
          </w:p>
        </w:tc>
        <w:tc>
          <w:tcPr>
            <w:tcW w:w="445" w:type="dxa"/>
            <w:tcBorders>
              <w:top w:val="single" w:sz="6" w:space="0" w:color="auto"/>
              <w:left w:val="single" w:sz="6" w:space="0" w:color="auto"/>
              <w:bottom w:val="single" w:sz="6" w:space="0" w:color="auto"/>
              <w:right w:val="single" w:sz="6" w:space="0" w:color="auto"/>
            </w:tcBorders>
            <w:hideMark/>
          </w:tcPr>
          <w:p w14:paraId="096F625A"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.82</w:t>
            </w:r>
          </w:p>
        </w:tc>
        <w:tc>
          <w:tcPr>
            <w:tcW w:w="450" w:type="dxa"/>
            <w:tcBorders>
              <w:top w:val="single" w:sz="6" w:space="0" w:color="auto"/>
              <w:left w:val="single" w:sz="6" w:space="0" w:color="auto"/>
              <w:bottom w:val="single" w:sz="6" w:space="0" w:color="auto"/>
              <w:right w:val="single" w:sz="6" w:space="0" w:color="auto"/>
            </w:tcBorders>
            <w:hideMark/>
          </w:tcPr>
          <w:p w14:paraId="111CC71A"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.87</w:t>
            </w:r>
          </w:p>
        </w:tc>
        <w:tc>
          <w:tcPr>
            <w:tcW w:w="450" w:type="dxa"/>
            <w:tcBorders>
              <w:top w:val="single" w:sz="6" w:space="0" w:color="auto"/>
              <w:left w:val="single" w:sz="6" w:space="0" w:color="auto"/>
              <w:bottom w:val="single" w:sz="6" w:space="0" w:color="auto"/>
            </w:tcBorders>
          </w:tcPr>
          <w:p w14:paraId="180EF0F6"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.91</w:t>
            </w:r>
          </w:p>
        </w:tc>
      </w:tr>
      <w:tr w:rsidR="008B1EF1" w:rsidRPr="000C2A7E" w14:paraId="072E7982"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54BAB625" w14:textId="77777777" w:rsidR="008B1EF1" w:rsidRPr="00ED7867" w:rsidRDefault="008B1EF1" w:rsidP="00D6038D">
            <w:pPr>
              <w:tabs>
                <w:tab w:val="center" w:pos="428"/>
              </w:tabs>
              <w:suppressAutoHyphens/>
              <w:jc w:val="center"/>
              <w:rPr>
                <w:color w:val="000000"/>
                <w:sz w:val="16"/>
                <w:szCs w:val="22"/>
              </w:rPr>
            </w:pPr>
            <w:r w:rsidRPr="00ED7867">
              <w:rPr>
                <w:bCs/>
                <w:color w:val="000000"/>
                <w:sz w:val="16"/>
                <w:szCs w:val="22"/>
              </w:rPr>
              <w:t>6</w:t>
            </w:r>
          </w:p>
        </w:tc>
        <w:tc>
          <w:tcPr>
            <w:tcW w:w="450" w:type="dxa"/>
            <w:tcBorders>
              <w:top w:val="single" w:sz="6" w:space="0" w:color="auto"/>
              <w:left w:val="single" w:sz="6" w:space="0" w:color="auto"/>
              <w:bottom w:val="single" w:sz="6" w:space="0" w:color="auto"/>
              <w:right w:val="single" w:sz="6" w:space="0" w:color="auto"/>
            </w:tcBorders>
            <w:hideMark/>
          </w:tcPr>
          <w:p w14:paraId="19EA927E" w14:textId="77777777" w:rsidR="008B1EF1" w:rsidRPr="00C64972" w:rsidRDefault="008B1EF1" w:rsidP="00D6038D">
            <w:pPr>
              <w:rPr>
                <w:sz w:val="16"/>
                <w:szCs w:val="16"/>
              </w:rPr>
            </w:pPr>
            <w:r w:rsidRPr="00C64972">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5702B893"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.18</w:t>
            </w:r>
          </w:p>
        </w:tc>
        <w:tc>
          <w:tcPr>
            <w:tcW w:w="450" w:type="dxa"/>
            <w:tcBorders>
              <w:top w:val="single" w:sz="6" w:space="0" w:color="auto"/>
              <w:left w:val="single" w:sz="6" w:space="0" w:color="auto"/>
              <w:bottom w:val="single" w:sz="6" w:space="0" w:color="auto"/>
              <w:right w:val="single" w:sz="6" w:space="0" w:color="auto"/>
            </w:tcBorders>
            <w:hideMark/>
          </w:tcPr>
          <w:p w14:paraId="1E6FC036"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.19</w:t>
            </w:r>
          </w:p>
        </w:tc>
        <w:tc>
          <w:tcPr>
            <w:tcW w:w="450" w:type="dxa"/>
            <w:tcBorders>
              <w:top w:val="single" w:sz="6" w:space="0" w:color="auto"/>
              <w:left w:val="single" w:sz="6" w:space="0" w:color="auto"/>
              <w:bottom w:val="single" w:sz="6" w:space="0" w:color="auto"/>
              <w:right w:val="single" w:sz="6" w:space="0" w:color="auto"/>
            </w:tcBorders>
            <w:hideMark/>
          </w:tcPr>
          <w:p w14:paraId="402DA52B"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.33</w:t>
            </w:r>
          </w:p>
        </w:tc>
        <w:tc>
          <w:tcPr>
            <w:tcW w:w="450" w:type="dxa"/>
            <w:tcBorders>
              <w:top w:val="single" w:sz="6" w:space="0" w:color="auto"/>
              <w:left w:val="single" w:sz="6" w:space="0" w:color="auto"/>
              <w:bottom w:val="single" w:sz="6" w:space="0" w:color="auto"/>
              <w:right w:val="single" w:sz="6" w:space="0" w:color="auto"/>
            </w:tcBorders>
            <w:hideMark/>
          </w:tcPr>
          <w:p w14:paraId="32263C63"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.49</w:t>
            </w:r>
          </w:p>
        </w:tc>
        <w:tc>
          <w:tcPr>
            <w:tcW w:w="458" w:type="dxa"/>
            <w:tcBorders>
              <w:top w:val="single" w:sz="6" w:space="0" w:color="auto"/>
              <w:left w:val="single" w:sz="6" w:space="0" w:color="auto"/>
              <w:bottom w:val="single" w:sz="6" w:space="0" w:color="auto"/>
              <w:right w:val="single" w:sz="6" w:space="0" w:color="auto"/>
            </w:tcBorders>
            <w:hideMark/>
          </w:tcPr>
          <w:p w14:paraId="7FE76CAA"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.58</w:t>
            </w:r>
          </w:p>
        </w:tc>
        <w:tc>
          <w:tcPr>
            <w:tcW w:w="500" w:type="dxa"/>
            <w:tcBorders>
              <w:top w:val="single" w:sz="6" w:space="0" w:color="auto"/>
              <w:left w:val="single" w:sz="6" w:space="0" w:color="auto"/>
              <w:bottom w:val="single" w:sz="6" w:space="0" w:color="auto"/>
              <w:right w:val="single" w:sz="6" w:space="0" w:color="auto"/>
            </w:tcBorders>
            <w:hideMark/>
          </w:tcPr>
          <w:p w14:paraId="6C40B9A1"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.68</w:t>
            </w:r>
          </w:p>
        </w:tc>
        <w:tc>
          <w:tcPr>
            <w:tcW w:w="445" w:type="dxa"/>
            <w:tcBorders>
              <w:top w:val="single" w:sz="6" w:space="0" w:color="auto"/>
              <w:left w:val="single" w:sz="6" w:space="0" w:color="auto"/>
              <w:bottom w:val="single" w:sz="6" w:space="0" w:color="auto"/>
              <w:right w:val="single" w:sz="6" w:space="0" w:color="auto"/>
            </w:tcBorders>
            <w:hideMark/>
          </w:tcPr>
          <w:p w14:paraId="0A1E49B5"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.78</w:t>
            </w:r>
          </w:p>
        </w:tc>
        <w:tc>
          <w:tcPr>
            <w:tcW w:w="450" w:type="dxa"/>
            <w:tcBorders>
              <w:top w:val="single" w:sz="6" w:space="0" w:color="auto"/>
              <w:left w:val="single" w:sz="6" w:space="0" w:color="auto"/>
              <w:bottom w:val="single" w:sz="6" w:space="0" w:color="auto"/>
              <w:right w:val="single" w:sz="6" w:space="0" w:color="auto"/>
            </w:tcBorders>
            <w:hideMark/>
          </w:tcPr>
          <w:p w14:paraId="46FE4DBD"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.84</w:t>
            </w:r>
          </w:p>
        </w:tc>
        <w:tc>
          <w:tcPr>
            <w:tcW w:w="450" w:type="dxa"/>
            <w:tcBorders>
              <w:top w:val="single" w:sz="6" w:space="0" w:color="auto"/>
              <w:left w:val="single" w:sz="6" w:space="0" w:color="auto"/>
              <w:bottom w:val="single" w:sz="6" w:space="0" w:color="auto"/>
            </w:tcBorders>
          </w:tcPr>
          <w:p w14:paraId="24F93337"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.89</w:t>
            </w:r>
          </w:p>
        </w:tc>
      </w:tr>
      <w:tr w:rsidR="008B1EF1" w:rsidRPr="000C2A7E" w14:paraId="21E9D295"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1CF8305E" w14:textId="77777777" w:rsidR="008B1EF1" w:rsidRPr="00ED7867" w:rsidRDefault="008B1EF1" w:rsidP="00D6038D">
            <w:pPr>
              <w:tabs>
                <w:tab w:val="center" w:pos="428"/>
              </w:tabs>
              <w:suppressAutoHyphens/>
              <w:jc w:val="center"/>
              <w:rPr>
                <w:color w:val="000000"/>
                <w:sz w:val="16"/>
                <w:szCs w:val="22"/>
              </w:rPr>
            </w:pPr>
            <w:r w:rsidRPr="00ED7867">
              <w:rPr>
                <w:bCs/>
                <w:color w:val="000000"/>
                <w:sz w:val="16"/>
                <w:szCs w:val="22"/>
              </w:rPr>
              <w:t>7</w:t>
            </w:r>
          </w:p>
        </w:tc>
        <w:tc>
          <w:tcPr>
            <w:tcW w:w="450" w:type="dxa"/>
            <w:tcBorders>
              <w:top w:val="single" w:sz="6" w:space="0" w:color="auto"/>
              <w:left w:val="single" w:sz="6" w:space="0" w:color="auto"/>
              <w:bottom w:val="single" w:sz="6" w:space="0" w:color="auto"/>
              <w:right w:val="single" w:sz="6" w:space="0" w:color="auto"/>
            </w:tcBorders>
            <w:hideMark/>
          </w:tcPr>
          <w:p w14:paraId="78644C34" w14:textId="77777777" w:rsidR="008B1EF1" w:rsidRPr="00C64972" w:rsidRDefault="008B1EF1" w:rsidP="00D6038D">
            <w:pPr>
              <w:rPr>
                <w:sz w:val="16"/>
                <w:szCs w:val="16"/>
              </w:rPr>
            </w:pPr>
            <w:r w:rsidRPr="00C64972">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3ACC60BA" w14:textId="77777777" w:rsidR="008B1EF1" w:rsidRPr="00C64972" w:rsidRDefault="008B1EF1" w:rsidP="00D6038D">
            <w:pPr>
              <w:rPr>
                <w:sz w:val="16"/>
                <w:szCs w:val="16"/>
              </w:rPr>
            </w:pPr>
            <w:r w:rsidRPr="00C64972">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4DA78088"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.18</w:t>
            </w:r>
          </w:p>
        </w:tc>
        <w:tc>
          <w:tcPr>
            <w:tcW w:w="450" w:type="dxa"/>
            <w:tcBorders>
              <w:top w:val="single" w:sz="6" w:space="0" w:color="auto"/>
              <w:left w:val="single" w:sz="6" w:space="0" w:color="auto"/>
              <w:bottom w:val="single" w:sz="6" w:space="0" w:color="auto"/>
              <w:right w:val="single" w:sz="6" w:space="0" w:color="auto"/>
            </w:tcBorders>
            <w:hideMark/>
          </w:tcPr>
          <w:p w14:paraId="2DFACDC1"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.26</w:t>
            </w:r>
          </w:p>
        </w:tc>
        <w:tc>
          <w:tcPr>
            <w:tcW w:w="450" w:type="dxa"/>
            <w:tcBorders>
              <w:top w:val="single" w:sz="6" w:space="0" w:color="auto"/>
              <w:left w:val="single" w:sz="6" w:space="0" w:color="auto"/>
              <w:bottom w:val="single" w:sz="6" w:space="0" w:color="auto"/>
              <w:right w:val="single" w:sz="6" w:space="0" w:color="auto"/>
            </w:tcBorders>
            <w:hideMark/>
          </w:tcPr>
          <w:p w14:paraId="09B4319E"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.39</w:t>
            </w:r>
          </w:p>
        </w:tc>
        <w:tc>
          <w:tcPr>
            <w:tcW w:w="458" w:type="dxa"/>
            <w:tcBorders>
              <w:top w:val="single" w:sz="6" w:space="0" w:color="auto"/>
              <w:left w:val="single" w:sz="6" w:space="0" w:color="auto"/>
              <w:bottom w:val="single" w:sz="6" w:space="0" w:color="auto"/>
              <w:right w:val="single" w:sz="6" w:space="0" w:color="auto"/>
            </w:tcBorders>
            <w:hideMark/>
          </w:tcPr>
          <w:p w14:paraId="60E03F55"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.50</w:t>
            </w:r>
          </w:p>
        </w:tc>
        <w:tc>
          <w:tcPr>
            <w:tcW w:w="500" w:type="dxa"/>
            <w:tcBorders>
              <w:top w:val="single" w:sz="6" w:space="0" w:color="auto"/>
              <w:left w:val="single" w:sz="6" w:space="0" w:color="auto"/>
              <w:bottom w:val="single" w:sz="6" w:space="0" w:color="auto"/>
              <w:right w:val="single" w:sz="6" w:space="0" w:color="auto"/>
            </w:tcBorders>
            <w:hideMark/>
          </w:tcPr>
          <w:p w14:paraId="15EA7DEB"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.62</w:t>
            </w:r>
          </w:p>
        </w:tc>
        <w:tc>
          <w:tcPr>
            <w:tcW w:w="445" w:type="dxa"/>
            <w:tcBorders>
              <w:top w:val="single" w:sz="6" w:space="0" w:color="auto"/>
              <w:left w:val="single" w:sz="6" w:space="0" w:color="auto"/>
              <w:bottom w:val="single" w:sz="6" w:space="0" w:color="auto"/>
              <w:right w:val="single" w:sz="6" w:space="0" w:color="auto"/>
            </w:tcBorders>
            <w:hideMark/>
          </w:tcPr>
          <w:p w14:paraId="5FED5246"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.74</w:t>
            </w:r>
          </w:p>
        </w:tc>
        <w:tc>
          <w:tcPr>
            <w:tcW w:w="450" w:type="dxa"/>
            <w:tcBorders>
              <w:top w:val="single" w:sz="6" w:space="0" w:color="auto"/>
              <w:left w:val="single" w:sz="6" w:space="0" w:color="auto"/>
              <w:bottom w:val="single" w:sz="6" w:space="0" w:color="auto"/>
              <w:right w:val="single" w:sz="6" w:space="0" w:color="auto"/>
            </w:tcBorders>
            <w:hideMark/>
          </w:tcPr>
          <w:p w14:paraId="2E7A2039"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.81</w:t>
            </w:r>
          </w:p>
        </w:tc>
        <w:tc>
          <w:tcPr>
            <w:tcW w:w="450" w:type="dxa"/>
            <w:tcBorders>
              <w:top w:val="single" w:sz="6" w:space="0" w:color="auto"/>
              <w:left w:val="single" w:sz="6" w:space="0" w:color="auto"/>
              <w:bottom w:val="single" w:sz="6" w:space="0" w:color="auto"/>
            </w:tcBorders>
          </w:tcPr>
          <w:p w14:paraId="1E32E78D"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.86</w:t>
            </w:r>
          </w:p>
        </w:tc>
      </w:tr>
      <w:tr w:rsidR="008B1EF1" w:rsidRPr="000C2A7E" w14:paraId="0E771D07"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2240671C" w14:textId="77777777" w:rsidR="008B1EF1" w:rsidRPr="00ED7867" w:rsidRDefault="008B1EF1" w:rsidP="00D6038D">
            <w:pPr>
              <w:tabs>
                <w:tab w:val="center" w:pos="428"/>
              </w:tabs>
              <w:suppressAutoHyphens/>
              <w:jc w:val="center"/>
              <w:rPr>
                <w:color w:val="000000"/>
                <w:sz w:val="16"/>
                <w:szCs w:val="22"/>
              </w:rPr>
            </w:pPr>
            <w:r w:rsidRPr="00ED7867">
              <w:rPr>
                <w:bCs/>
                <w:color w:val="000000"/>
                <w:sz w:val="16"/>
                <w:szCs w:val="22"/>
              </w:rPr>
              <w:t>8</w:t>
            </w:r>
          </w:p>
        </w:tc>
        <w:tc>
          <w:tcPr>
            <w:tcW w:w="450" w:type="dxa"/>
            <w:tcBorders>
              <w:top w:val="single" w:sz="6" w:space="0" w:color="auto"/>
              <w:left w:val="single" w:sz="6" w:space="0" w:color="auto"/>
              <w:bottom w:val="single" w:sz="6" w:space="0" w:color="auto"/>
              <w:right w:val="single" w:sz="6" w:space="0" w:color="auto"/>
            </w:tcBorders>
            <w:hideMark/>
          </w:tcPr>
          <w:p w14:paraId="1BC073DE" w14:textId="77777777" w:rsidR="008B1EF1" w:rsidRPr="00C64972" w:rsidRDefault="008B1EF1" w:rsidP="00D6038D">
            <w:pPr>
              <w:rPr>
                <w:sz w:val="16"/>
                <w:szCs w:val="16"/>
              </w:rPr>
            </w:pPr>
            <w:r w:rsidRPr="00C64972">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4129C532" w14:textId="77777777" w:rsidR="008B1EF1" w:rsidRPr="00C64972" w:rsidRDefault="008B1EF1" w:rsidP="00D6038D">
            <w:pPr>
              <w:rPr>
                <w:sz w:val="16"/>
                <w:szCs w:val="16"/>
              </w:rPr>
            </w:pPr>
            <w:r w:rsidRPr="00C64972">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7A7ED5D1" w14:textId="77777777" w:rsidR="008B1EF1" w:rsidRPr="00C64972" w:rsidRDefault="008B1EF1" w:rsidP="00D6038D">
            <w:pPr>
              <w:rPr>
                <w:sz w:val="16"/>
                <w:szCs w:val="16"/>
              </w:rPr>
            </w:pPr>
            <w:r w:rsidRPr="00C64972">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6EDDBE24"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.22</w:t>
            </w:r>
          </w:p>
        </w:tc>
        <w:tc>
          <w:tcPr>
            <w:tcW w:w="450" w:type="dxa"/>
            <w:tcBorders>
              <w:top w:val="single" w:sz="6" w:space="0" w:color="auto"/>
              <w:left w:val="single" w:sz="6" w:space="0" w:color="auto"/>
              <w:bottom w:val="single" w:sz="6" w:space="0" w:color="auto"/>
              <w:right w:val="single" w:sz="6" w:space="0" w:color="auto"/>
            </w:tcBorders>
            <w:hideMark/>
          </w:tcPr>
          <w:p w14:paraId="4BD457CC"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.30</w:t>
            </w:r>
          </w:p>
        </w:tc>
        <w:tc>
          <w:tcPr>
            <w:tcW w:w="458" w:type="dxa"/>
            <w:tcBorders>
              <w:top w:val="single" w:sz="6" w:space="0" w:color="auto"/>
              <w:left w:val="single" w:sz="6" w:space="0" w:color="auto"/>
              <w:bottom w:val="single" w:sz="6" w:space="0" w:color="auto"/>
              <w:right w:val="single" w:sz="6" w:space="0" w:color="auto"/>
            </w:tcBorders>
            <w:hideMark/>
          </w:tcPr>
          <w:p w14:paraId="2C391C87"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.43</w:t>
            </w:r>
          </w:p>
        </w:tc>
        <w:tc>
          <w:tcPr>
            <w:tcW w:w="500" w:type="dxa"/>
            <w:tcBorders>
              <w:top w:val="single" w:sz="6" w:space="0" w:color="auto"/>
              <w:left w:val="single" w:sz="6" w:space="0" w:color="auto"/>
              <w:bottom w:val="single" w:sz="6" w:space="0" w:color="auto"/>
              <w:right w:val="single" w:sz="6" w:space="0" w:color="auto"/>
            </w:tcBorders>
            <w:hideMark/>
          </w:tcPr>
          <w:p w14:paraId="260844B5"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.55</w:t>
            </w:r>
          </w:p>
        </w:tc>
        <w:tc>
          <w:tcPr>
            <w:tcW w:w="445" w:type="dxa"/>
            <w:tcBorders>
              <w:top w:val="single" w:sz="6" w:space="0" w:color="auto"/>
              <w:left w:val="single" w:sz="6" w:space="0" w:color="auto"/>
              <w:bottom w:val="single" w:sz="6" w:space="0" w:color="auto"/>
              <w:right w:val="single" w:sz="6" w:space="0" w:color="auto"/>
            </w:tcBorders>
            <w:hideMark/>
          </w:tcPr>
          <w:p w14:paraId="2640892E"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.70</w:t>
            </w:r>
          </w:p>
        </w:tc>
        <w:tc>
          <w:tcPr>
            <w:tcW w:w="450" w:type="dxa"/>
            <w:tcBorders>
              <w:top w:val="single" w:sz="6" w:space="0" w:color="auto"/>
              <w:left w:val="single" w:sz="6" w:space="0" w:color="auto"/>
              <w:bottom w:val="single" w:sz="6" w:space="0" w:color="auto"/>
              <w:right w:val="single" w:sz="6" w:space="0" w:color="auto"/>
            </w:tcBorders>
            <w:hideMark/>
          </w:tcPr>
          <w:p w14:paraId="14DB70BF"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.78</w:t>
            </w:r>
          </w:p>
        </w:tc>
        <w:tc>
          <w:tcPr>
            <w:tcW w:w="450" w:type="dxa"/>
            <w:tcBorders>
              <w:top w:val="single" w:sz="6" w:space="0" w:color="auto"/>
              <w:left w:val="single" w:sz="6" w:space="0" w:color="auto"/>
              <w:bottom w:val="single" w:sz="6" w:space="0" w:color="auto"/>
            </w:tcBorders>
          </w:tcPr>
          <w:p w14:paraId="41810A5B"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.84</w:t>
            </w:r>
          </w:p>
        </w:tc>
      </w:tr>
      <w:tr w:rsidR="008B1EF1" w:rsidRPr="000C2A7E" w14:paraId="652CF60C"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0AA15277" w14:textId="77777777" w:rsidR="008B1EF1" w:rsidRPr="00ED7867" w:rsidRDefault="008B1EF1" w:rsidP="00D6038D">
            <w:pPr>
              <w:tabs>
                <w:tab w:val="center" w:pos="428"/>
              </w:tabs>
              <w:suppressAutoHyphens/>
              <w:jc w:val="center"/>
              <w:rPr>
                <w:color w:val="000000"/>
                <w:sz w:val="16"/>
                <w:szCs w:val="22"/>
              </w:rPr>
            </w:pPr>
            <w:r w:rsidRPr="00ED7867">
              <w:rPr>
                <w:bCs/>
                <w:color w:val="000000"/>
                <w:sz w:val="16"/>
                <w:szCs w:val="22"/>
              </w:rPr>
              <w:t>9</w:t>
            </w:r>
          </w:p>
        </w:tc>
        <w:tc>
          <w:tcPr>
            <w:tcW w:w="450" w:type="dxa"/>
            <w:tcBorders>
              <w:top w:val="single" w:sz="6" w:space="0" w:color="auto"/>
              <w:left w:val="single" w:sz="6" w:space="0" w:color="auto"/>
              <w:bottom w:val="single" w:sz="6" w:space="0" w:color="auto"/>
              <w:right w:val="single" w:sz="6" w:space="0" w:color="auto"/>
            </w:tcBorders>
            <w:hideMark/>
          </w:tcPr>
          <w:p w14:paraId="69E54631" w14:textId="77777777" w:rsidR="008B1EF1" w:rsidRPr="00C64972" w:rsidRDefault="008B1EF1" w:rsidP="00D6038D">
            <w:pPr>
              <w:rPr>
                <w:sz w:val="16"/>
                <w:szCs w:val="16"/>
              </w:rPr>
            </w:pPr>
            <w:r w:rsidRPr="00C64972">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1BC2B107" w14:textId="77777777" w:rsidR="008B1EF1" w:rsidRPr="00C64972" w:rsidRDefault="008B1EF1" w:rsidP="00D6038D">
            <w:pPr>
              <w:rPr>
                <w:sz w:val="16"/>
                <w:szCs w:val="16"/>
              </w:rPr>
            </w:pPr>
            <w:r w:rsidRPr="00C64972">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170E0A40" w14:textId="77777777" w:rsidR="008B1EF1" w:rsidRPr="00C64972" w:rsidRDefault="008B1EF1" w:rsidP="00D6038D">
            <w:pPr>
              <w:rPr>
                <w:sz w:val="16"/>
                <w:szCs w:val="16"/>
              </w:rPr>
            </w:pPr>
            <w:r w:rsidRPr="00C64972">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10ABEF47" w14:textId="77777777" w:rsidR="008B1EF1" w:rsidRPr="00ED7867" w:rsidRDefault="008B1EF1" w:rsidP="00D6038D">
            <w:pPr>
              <w:tabs>
                <w:tab w:val="center" w:pos="409"/>
              </w:tabs>
              <w:suppressAutoHyphens/>
              <w:jc w:val="center"/>
              <w:rPr>
                <w:color w:val="000000"/>
                <w:sz w:val="16"/>
                <w:szCs w:val="16"/>
              </w:rPr>
            </w:pPr>
            <w:r w:rsidRPr="00ED7867">
              <w:rPr>
                <w:color w:val="000000"/>
                <w:sz w:val="16"/>
                <w:szCs w:val="16"/>
              </w:rPr>
              <w:t>.20</w:t>
            </w:r>
          </w:p>
        </w:tc>
        <w:tc>
          <w:tcPr>
            <w:tcW w:w="450" w:type="dxa"/>
            <w:tcBorders>
              <w:top w:val="single" w:sz="6" w:space="0" w:color="auto"/>
              <w:left w:val="single" w:sz="6" w:space="0" w:color="auto"/>
              <w:bottom w:val="single" w:sz="6" w:space="0" w:color="auto"/>
              <w:right w:val="single" w:sz="6" w:space="0" w:color="auto"/>
            </w:tcBorders>
            <w:hideMark/>
          </w:tcPr>
          <w:p w14:paraId="2F0728D9"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.24</w:t>
            </w:r>
          </w:p>
        </w:tc>
        <w:tc>
          <w:tcPr>
            <w:tcW w:w="458" w:type="dxa"/>
            <w:tcBorders>
              <w:top w:val="single" w:sz="6" w:space="0" w:color="auto"/>
              <w:left w:val="single" w:sz="6" w:space="0" w:color="auto"/>
              <w:bottom w:val="single" w:sz="6" w:space="0" w:color="auto"/>
              <w:right w:val="single" w:sz="6" w:space="0" w:color="auto"/>
            </w:tcBorders>
            <w:hideMark/>
          </w:tcPr>
          <w:p w14:paraId="40B6CD32"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.36</w:t>
            </w:r>
          </w:p>
        </w:tc>
        <w:tc>
          <w:tcPr>
            <w:tcW w:w="500" w:type="dxa"/>
            <w:tcBorders>
              <w:top w:val="single" w:sz="6" w:space="0" w:color="auto"/>
              <w:left w:val="single" w:sz="6" w:space="0" w:color="auto"/>
              <w:bottom w:val="single" w:sz="6" w:space="0" w:color="auto"/>
              <w:right w:val="single" w:sz="6" w:space="0" w:color="auto"/>
            </w:tcBorders>
            <w:hideMark/>
          </w:tcPr>
          <w:p w14:paraId="3FEAD221"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.49</w:t>
            </w:r>
          </w:p>
        </w:tc>
        <w:tc>
          <w:tcPr>
            <w:tcW w:w="445" w:type="dxa"/>
            <w:tcBorders>
              <w:top w:val="single" w:sz="6" w:space="0" w:color="auto"/>
              <w:left w:val="single" w:sz="6" w:space="0" w:color="auto"/>
              <w:bottom w:val="single" w:sz="6" w:space="0" w:color="auto"/>
              <w:right w:val="single" w:sz="6" w:space="0" w:color="auto"/>
            </w:tcBorders>
            <w:hideMark/>
          </w:tcPr>
          <w:p w14:paraId="2E8C0319"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.65</w:t>
            </w:r>
          </w:p>
        </w:tc>
        <w:tc>
          <w:tcPr>
            <w:tcW w:w="450" w:type="dxa"/>
            <w:tcBorders>
              <w:top w:val="single" w:sz="6" w:space="0" w:color="auto"/>
              <w:left w:val="single" w:sz="6" w:space="0" w:color="auto"/>
              <w:bottom w:val="single" w:sz="6" w:space="0" w:color="auto"/>
              <w:right w:val="single" w:sz="6" w:space="0" w:color="auto"/>
            </w:tcBorders>
            <w:hideMark/>
          </w:tcPr>
          <w:p w14:paraId="4C5F9805"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.75</w:t>
            </w:r>
          </w:p>
        </w:tc>
        <w:tc>
          <w:tcPr>
            <w:tcW w:w="450" w:type="dxa"/>
            <w:tcBorders>
              <w:top w:val="single" w:sz="6" w:space="0" w:color="auto"/>
              <w:left w:val="single" w:sz="6" w:space="0" w:color="auto"/>
              <w:bottom w:val="single" w:sz="6" w:space="0" w:color="auto"/>
            </w:tcBorders>
          </w:tcPr>
          <w:p w14:paraId="0A57CBAA"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.82</w:t>
            </w:r>
          </w:p>
        </w:tc>
      </w:tr>
      <w:tr w:rsidR="008B1EF1" w:rsidRPr="000C2A7E" w14:paraId="5385F06C"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08E81A88" w14:textId="77777777" w:rsidR="008B1EF1" w:rsidRPr="00ED7867" w:rsidRDefault="008B1EF1" w:rsidP="00D6038D">
            <w:pPr>
              <w:tabs>
                <w:tab w:val="center" w:pos="428"/>
              </w:tabs>
              <w:suppressAutoHyphens/>
              <w:jc w:val="center"/>
              <w:rPr>
                <w:color w:val="000000"/>
                <w:sz w:val="16"/>
                <w:szCs w:val="22"/>
              </w:rPr>
            </w:pPr>
            <w:r w:rsidRPr="00ED7867">
              <w:rPr>
                <w:bCs/>
                <w:color w:val="000000"/>
                <w:sz w:val="16"/>
                <w:szCs w:val="22"/>
              </w:rPr>
              <w:t>10</w:t>
            </w:r>
          </w:p>
        </w:tc>
        <w:tc>
          <w:tcPr>
            <w:tcW w:w="450" w:type="dxa"/>
            <w:tcBorders>
              <w:top w:val="single" w:sz="6" w:space="0" w:color="auto"/>
              <w:left w:val="single" w:sz="6" w:space="0" w:color="auto"/>
              <w:bottom w:val="single" w:sz="6" w:space="0" w:color="auto"/>
              <w:right w:val="single" w:sz="6" w:space="0" w:color="auto"/>
            </w:tcBorders>
            <w:hideMark/>
          </w:tcPr>
          <w:p w14:paraId="4B4E83A9" w14:textId="77777777" w:rsidR="008B1EF1" w:rsidRPr="00EE6E0F" w:rsidRDefault="008B1EF1" w:rsidP="00D6038D">
            <w:pPr>
              <w:rPr>
                <w:sz w:val="16"/>
                <w:szCs w:val="16"/>
              </w:rPr>
            </w:pPr>
            <w:r w:rsidRPr="00EE6E0F">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1E1DC356" w14:textId="77777777" w:rsidR="008B1EF1" w:rsidRPr="00EE6E0F" w:rsidRDefault="008B1EF1" w:rsidP="00D6038D">
            <w:pPr>
              <w:rPr>
                <w:sz w:val="16"/>
                <w:szCs w:val="16"/>
              </w:rPr>
            </w:pPr>
            <w:r w:rsidRPr="00EE6E0F">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76DB8505" w14:textId="77777777" w:rsidR="008B1EF1" w:rsidRPr="00EE6E0F" w:rsidRDefault="008B1EF1" w:rsidP="00D6038D">
            <w:pPr>
              <w:rPr>
                <w:sz w:val="16"/>
                <w:szCs w:val="16"/>
              </w:rPr>
            </w:pPr>
            <w:r w:rsidRPr="00EE6E0F">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5E8AF54B" w14:textId="77777777" w:rsidR="008B1EF1" w:rsidRPr="00EE6E0F" w:rsidRDefault="008B1EF1" w:rsidP="00D6038D">
            <w:pPr>
              <w:rPr>
                <w:sz w:val="16"/>
                <w:szCs w:val="16"/>
              </w:rPr>
            </w:pPr>
            <w:r w:rsidRPr="00EE6E0F">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13F12E6B"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.21</w:t>
            </w:r>
          </w:p>
        </w:tc>
        <w:tc>
          <w:tcPr>
            <w:tcW w:w="458" w:type="dxa"/>
            <w:tcBorders>
              <w:top w:val="single" w:sz="6" w:space="0" w:color="auto"/>
              <w:left w:val="single" w:sz="6" w:space="0" w:color="auto"/>
              <w:bottom w:val="single" w:sz="6" w:space="0" w:color="auto"/>
              <w:right w:val="single" w:sz="6" w:space="0" w:color="auto"/>
            </w:tcBorders>
            <w:hideMark/>
          </w:tcPr>
          <w:p w14:paraId="268E6F20"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.29</w:t>
            </w:r>
          </w:p>
        </w:tc>
        <w:tc>
          <w:tcPr>
            <w:tcW w:w="500" w:type="dxa"/>
            <w:tcBorders>
              <w:top w:val="single" w:sz="6" w:space="0" w:color="auto"/>
              <w:left w:val="single" w:sz="6" w:space="0" w:color="auto"/>
              <w:bottom w:val="single" w:sz="6" w:space="0" w:color="auto"/>
              <w:right w:val="single" w:sz="6" w:space="0" w:color="auto"/>
            </w:tcBorders>
            <w:hideMark/>
          </w:tcPr>
          <w:p w14:paraId="4149F791"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.43</w:t>
            </w:r>
          </w:p>
        </w:tc>
        <w:tc>
          <w:tcPr>
            <w:tcW w:w="445" w:type="dxa"/>
            <w:tcBorders>
              <w:top w:val="single" w:sz="6" w:space="0" w:color="auto"/>
              <w:left w:val="single" w:sz="6" w:space="0" w:color="auto"/>
              <w:bottom w:val="single" w:sz="6" w:space="0" w:color="auto"/>
              <w:right w:val="single" w:sz="6" w:space="0" w:color="auto"/>
            </w:tcBorders>
            <w:hideMark/>
          </w:tcPr>
          <w:p w14:paraId="4DAB4074"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.60</w:t>
            </w:r>
          </w:p>
        </w:tc>
        <w:tc>
          <w:tcPr>
            <w:tcW w:w="450" w:type="dxa"/>
            <w:tcBorders>
              <w:top w:val="single" w:sz="6" w:space="0" w:color="auto"/>
              <w:left w:val="single" w:sz="6" w:space="0" w:color="auto"/>
              <w:bottom w:val="single" w:sz="6" w:space="0" w:color="auto"/>
              <w:right w:val="single" w:sz="6" w:space="0" w:color="auto"/>
            </w:tcBorders>
            <w:hideMark/>
          </w:tcPr>
          <w:p w14:paraId="3DD4869F"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.71</w:t>
            </w:r>
          </w:p>
        </w:tc>
        <w:tc>
          <w:tcPr>
            <w:tcW w:w="450" w:type="dxa"/>
            <w:tcBorders>
              <w:top w:val="single" w:sz="6" w:space="0" w:color="auto"/>
              <w:left w:val="single" w:sz="6" w:space="0" w:color="auto"/>
              <w:bottom w:val="single" w:sz="6" w:space="0" w:color="auto"/>
            </w:tcBorders>
          </w:tcPr>
          <w:p w14:paraId="1D3D4B7E"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.79</w:t>
            </w:r>
          </w:p>
        </w:tc>
      </w:tr>
      <w:tr w:rsidR="008B1EF1" w:rsidRPr="000C2A7E" w14:paraId="3C34B4BE"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54653C4B" w14:textId="77777777" w:rsidR="008B1EF1" w:rsidRPr="00ED7867" w:rsidRDefault="008B1EF1" w:rsidP="00D6038D">
            <w:pPr>
              <w:tabs>
                <w:tab w:val="center" w:pos="428"/>
              </w:tabs>
              <w:suppressAutoHyphens/>
              <w:jc w:val="center"/>
              <w:rPr>
                <w:color w:val="000000"/>
                <w:sz w:val="16"/>
                <w:szCs w:val="22"/>
              </w:rPr>
            </w:pPr>
            <w:r w:rsidRPr="00ED7867">
              <w:rPr>
                <w:bCs/>
                <w:color w:val="000000"/>
                <w:sz w:val="16"/>
                <w:szCs w:val="22"/>
              </w:rPr>
              <w:t>11</w:t>
            </w:r>
          </w:p>
        </w:tc>
        <w:tc>
          <w:tcPr>
            <w:tcW w:w="450" w:type="dxa"/>
            <w:tcBorders>
              <w:top w:val="single" w:sz="6" w:space="0" w:color="auto"/>
              <w:left w:val="single" w:sz="6" w:space="0" w:color="auto"/>
              <w:bottom w:val="single" w:sz="6" w:space="0" w:color="auto"/>
              <w:right w:val="single" w:sz="6" w:space="0" w:color="auto"/>
            </w:tcBorders>
            <w:hideMark/>
          </w:tcPr>
          <w:p w14:paraId="4AC6FA03" w14:textId="77777777" w:rsidR="008B1EF1" w:rsidRPr="00EE6E0F" w:rsidRDefault="008B1EF1" w:rsidP="00D6038D">
            <w:pPr>
              <w:rPr>
                <w:sz w:val="16"/>
                <w:szCs w:val="16"/>
              </w:rPr>
            </w:pPr>
            <w:r w:rsidRPr="00EE6E0F">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4E722D17" w14:textId="77777777" w:rsidR="008B1EF1" w:rsidRPr="00EE6E0F" w:rsidRDefault="008B1EF1" w:rsidP="00D6038D">
            <w:pPr>
              <w:rPr>
                <w:sz w:val="16"/>
                <w:szCs w:val="16"/>
              </w:rPr>
            </w:pPr>
            <w:r w:rsidRPr="00EE6E0F">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0D38A9B2" w14:textId="77777777" w:rsidR="008B1EF1" w:rsidRPr="00EE6E0F" w:rsidRDefault="008B1EF1" w:rsidP="00D6038D">
            <w:pPr>
              <w:rPr>
                <w:sz w:val="16"/>
                <w:szCs w:val="16"/>
              </w:rPr>
            </w:pPr>
            <w:r w:rsidRPr="00EE6E0F">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51D2B913" w14:textId="77777777" w:rsidR="008B1EF1" w:rsidRPr="00EE6E0F" w:rsidRDefault="008B1EF1" w:rsidP="00D6038D">
            <w:pPr>
              <w:rPr>
                <w:sz w:val="16"/>
                <w:szCs w:val="16"/>
              </w:rPr>
            </w:pPr>
            <w:r w:rsidRPr="00EE6E0F">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1C12FC93"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.20</w:t>
            </w:r>
          </w:p>
        </w:tc>
        <w:tc>
          <w:tcPr>
            <w:tcW w:w="458" w:type="dxa"/>
            <w:tcBorders>
              <w:top w:val="single" w:sz="6" w:space="0" w:color="auto"/>
              <w:left w:val="single" w:sz="6" w:space="0" w:color="auto"/>
              <w:bottom w:val="single" w:sz="6" w:space="0" w:color="auto"/>
              <w:right w:val="single" w:sz="6" w:space="0" w:color="auto"/>
            </w:tcBorders>
            <w:hideMark/>
          </w:tcPr>
          <w:p w14:paraId="1F7051BF"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.24</w:t>
            </w:r>
          </w:p>
        </w:tc>
        <w:tc>
          <w:tcPr>
            <w:tcW w:w="500" w:type="dxa"/>
            <w:tcBorders>
              <w:top w:val="single" w:sz="6" w:space="0" w:color="auto"/>
              <w:left w:val="single" w:sz="6" w:space="0" w:color="auto"/>
              <w:bottom w:val="single" w:sz="6" w:space="0" w:color="auto"/>
              <w:right w:val="single" w:sz="6" w:space="0" w:color="auto"/>
            </w:tcBorders>
            <w:hideMark/>
          </w:tcPr>
          <w:p w14:paraId="32FCC4A9"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.37</w:t>
            </w:r>
          </w:p>
        </w:tc>
        <w:tc>
          <w:tcPr>
            <w:tcW w:w="445" w:type="dxa"/>
            <w:tcBorders>
              <w:top w:val="single" w:sz="6" w:space="0" w:color="auto"/>
              <w:left w:val="single" w:sz="6" w:space="0" w:color="auto"/>
              <w:bottom w:val="single" w:sz="6" w:space="0" w:color="auto"/>
              <w:right w:val="single" w:sz="6" w:space="0" w:color="auto"/>
            </w:tcBorders>
            <w:hideMark/>
          </w:tcPr>
          <w:p w14:paraId="26114AAF"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.55</w:t>
            </w:r>
          </w:p>
        </w:tc>
        <w:tc>
          <w:tcPr>
            <w:tcW w:w="450" w:type="dxa"/>
            <w:tcBorders>
              <w:top w:val="single" w:sz="6" w:space="0" w:color="auto"/>
              <w:left w:val="single" w:sz="6" w:space="0" w:color="auto"/>
              <w:bottom w:val="single" w:sz="6" w:space="0" w:color="auto"/>
              <w:right w:val="single" w:sz="6" w:space="0" w:color="auto"/>
            </w:tcBorders>
            <w:hideMark/>
          </w:tcPr>
          <w:p w14:paraId="006AD366"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.68</w:t>
            </w:r>
          </w:p>
        </w:tc>
        <w:tc>
          <w:tcPr>
            <w:tcW w:w="450" w:type="dxa"/>
            <w:tcBorders>
              <w:top w:val="single" w:sz="6" w:space="0" w:color="auto"/>
              <w:left w:val="single" w:sz="6" w:space="0" w:color="auto"/>
              <w:bottom w:val="single" w:sz="6" w:space="0" w:color="auto"/>
            </w:tcBorders>
          </w:tcPr>
          <w:p w14:paraId="1D3CAFE5"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.76</w:t>
            </w:r>
          </w:p>
        </w:tc>
      </w:tr>
      <w:tr w:rsidR="008B1EF1" w:rsidRPr="000C2A7E" w14:paraId="0237CD62"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4D06A61E" w14:textId="77777777" w:rsidR="008B1EF1" w:rsidRPr="00ED7867" w:rsidRDefault="008B1EF1" w:rsidP="00D6038D">
            <w:pPr>
              <w:tabs>
                <w:tab w:val="center" w:pos="428"/>
              </w:tabs>
              <w:suppressAutoHyphens/>
              <w:jc w:val="center"/>
              <w:rPr>
                <w:color w:val="000000"/>
                <w:sz w:val="16"/>
                <w:szCs w:val="22"/>
              </w:rPr>
            </w:pPr>
            <w:r w:rsidRPr="00ED7867">
              <w:rPr>
                <w:bCs/>
                <w:color w:val="000000"/>
                <w:sz w:val="16"/>
                <w:szCs w:val="22"/>
              </w:rPr>
              <w:t>12</w:t>
            </w:r>
          </w:p>
        </w:tc>
        <w:tc>
          <w:tcPr>
            <w:tcW w:w="450" w:type="dxa"/>
            <w:tcBorders>
              <w:top w:val="single" w:sz="6" w:space="0" w:color="auto"/>
              <w:left w:val="single" w:sz="6" w:space="0" w:color="auto"/>
              <w:bottom w:val="single" w:sz="6" w:space="0" w:color="auto"/>
              <w:right w:val="single" w:sz="6" w:space="0" w:color="auto"/>
            </w:tcBorders>
            <w:hideMark/>
          </w:tcPr>
          <w:p w14:paraId="131F9AD4"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3E8366E5"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520F3BA7"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2D70550E"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497BB654" w14:textId="77777777" w:rsidR="008B1EF1" w:rsidRPr="00F612C4" w:rsidRDefault="008B1EF1" w:rsidP="00D6038D">
            <w:pPr>
              <w:rPr>
                <w:sz w:val="16"/>
                <w:szCs w:val="16"/>
              </w:rPr>
            </w:pPr>
            <w:r w:rsidRPr="00F612C4">
              <w:rPr>
                <w:bCs/>
                <w:color w:val="000000"/>
                <w:sz w:val="16"/>
                <w:szCs w:val="16"/>
              </w:rPr>
              <w:t xml:space="preserve">  </w:t>
            </w:r>
          </w:p>
        </w:tc>
        <w:tc>
          <w:tcPr>
            <w:tcW w:w="458" w:type="dxa"/>
            <w:tcBorders>
              <w:top w:val="single" w:sz="6" w:space="0" w:color="auto"/>
              <w:left w:val="single" w:sz="6" w:space="0" w:color="auto"/>
              <w:bottom w:val="single" w:sz="6" w:space="0" w:color="auto"/>
              <w:right w:val="single" w:sz="6" w:space="0" w:color="auto"/>
            </w:tcBorders>
            <w:hideMark/>
          </w:tcPr>
          <w:p w14:paraId="2A0E8FDB"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.22</w:t>
            </w:r>
          </w:p>
        </w:tc>
        <w:tc>
          <w:tcPr>
            <w:tcW w:w="500" w:type="dxa"/>
            <w:tcBorders>
              <w:top w:val="single" w:sz="6" w:space="0" w:color="auto"/>
              <w:left w:val="single" w:sz="6" w:space="0" w:color="auto"/>
              <w:bottom w:val="single" w:sz="6" w:space="0" w:color="auto"/>
              <w:right w:val="single" w:sz="6" w:space="0" w:color="auto"/>
            </w:tcBorders>
            <w:hideMark/>
          </w:tcPr>
          <w:p w14:paraId="0BB18826"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.31</w:t>
            </w:r>
          </w:p>
        </w:tc>
        <w:tc>
          <w:tcPr>
            <w:tcW w:w="445" w:type="dxa"/>
            <w:tcBorders>
              <w:top w:val="single" w:sz="6" w:space="0" w:color="auto"/>
              <w:left w:val="single" w:sz="6" w:space="0" w:color="auto"/>
              <w:bottom w:val="single" w:sz="6" w:space="0" w:color="auto"/>
              <w:right w:val="single" w:sz="6" w:space="0" w:color="auto"/>
            </w:tcBorders>
            <w:hideMark/>
          </w:tcPr>
          <w:p w14:paraId="34C0C723"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.50</w:t>
            </w:r>
          </w:p>
        </w:tc>
        <w:tc>
          <w:tcPr>
            <w:tcW w:w="450" w:type="dxa"/>
            <w:tcBorders>
              <w:top w:val="single" w:sz="6" w:space="0" w:color="auto"/>
              <w:left w:val="single" w:sz="6" w:space="0" w:color="auto"/>
              <w:bottom w:val="single" w:sz="6" w:space="0" w:color="auto"/>
              <w:right w:val="single" w:sz="6" w:space="0" w:color="auto"/>
            </w:tcBorders>
            <w:hideMark/>
          </w:tcPr>
          <w:p w14:paraId="62A45F6E"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.64</w:t>
            </w:r>
          </w:p>
        </w:tc>
        <w:tc>
          <w:tcPr>
            <w:tcW w:w="450" w:type="dxa"/>
            <w:tcBorders>
              <w:top w:val="single" w:sz="6" w:space="0" w:color="auto"/>
              <w:left w:val="single" w:sz="6" w:space="0" w:color="auto"/>
              <w:bottom w:val="single" w:sz="6" w:space="0" w:color="auto"/>
            </w:tcBorders>
          </w:tcPr>
          <w:p w14:paraId="56EDF75F"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.74</w:t>
            </w:r>
          </w:p>
        </w:tc>
      </w:tr>
      <w:tr w:rsidR="008B1EF1" w:rsidRPr="000C2A7E" w14:paraId="5C6BA035"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31CEE239" w14:textId="77777777" w:rsidR="008B1EF1" w:rsidRPr="00ED7867" w:rsidRDefault="008B1EF1" w:rsidP="00D6038D">
            <w:pPr>
              <w:tabs>
                <w:tab w:val="center" w:pos="428"/>
              </w:tabs>
              <w:suppressAutoHyphens/>
              <w:jc w:val="center"/>
              <w:rPr>
                <w:color w:val="000000"/>
                <w:sz w:val="16"/>
                <w:szCs w:val="22"/>
              </w:rPr>
            </w:pPr>
            <w:r w:rsidRPr="00ED7867">
              <w:rPr>
                <w:bCs/>
                <w:color w:val="000000"/>
                <w:sz w:val="16"/>
                <w:szCs w:val="22"/>
              </w:rPr>
              <w:t>13</w:t>
            </w:r>
          </w:p>
        </w:tc>
        <w:tc>
          <w:tcPr>
            <w:tcW w:w="450" w:type="dxa"/>
            <w:tcBorders>
              <w:top w:val="single" w:sz="6" w:space="0" w:color="auto"/>
              <w:left w:val="single" w:sz="6" w:space="0" w:color="auto"/>
              <w:bottom w:val="single" w:sz="6" w:space="0" w:color="auto"/>
              <w:right w:val="single" w:sz="6" w:space="0" w:color="auto"/>
            </w:tcBorders>
            <w:hideMark/>
          </w:tcPr>
          <w:p w14:paraId="68C97255"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13341E9E"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518750EA"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4F37FFB7"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325A0019" w14:textId="77777777" w:rsidR="008B1EF1" w:rsidRPr="00F612C4" w:rsidRDefault="008B1EF1" w:rsidP="00D6038D">
            <w:pPr>
              <w:rPr>
                <w:sz w:val="16"/>
                <w:szCs w:val="16"/>
              </w:rPr>
            </w:pPr>
            <w:r w:rsidRPr="00F612C4">
              <w:rPr>
                <w:bCs/>
                <w:color w:val="000000"/>
                <w:sz w:val="16"/>
                <w:szCs w:val="16"/>
              </w:rPr>
              <w:t xml:space="preserve">  </w:t>
            </w:r>
          </w:p>
        </w:tc>
        <w:tc>
          <w:tcPr>
            <w:tcW w:w="458" w:type="dxa"/>
            <w:tcBorders>
              <w:top w:val="single" w:sz="6" w:space="0" w:color="auto"/>
              <w:left w:val="single" w:sz="6" w:space="0" w:color="auto"/>
              <w:bottom w:val="single" w:sz="6" w:space="0" w:color="auto"/>
              <w:right w:val="single" w:sz="6" w:space="0" w:color="auto"/>
            </w:tcBorders>
            <w:hideMark/>
          </w:tcPr>
          <w:p w14:paraId="41C29925"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.20</w:t>
            </w:r>
          </w:p>
        </w:tc>
        <w:tc>
          <w:tcPr>
            <w:tcW w:w="500" w:type="dxa"/>
            <w:tcBorders>
              <w:top w:val="single" w:sz="6" w:space="0" w:color="auto"/>
              <w:left w:val="single" w:sz="6" w:space="0" w:color="auto"/>
              <w:bottom w:val="single" w:sz="6" w:space="0" w:color="auto"/>
              <w:right w:val="single" w:sz="6" w:space="0" w:color="auto"/>
            </w:tcBorders>
            <w:hideMark/>
          </w:tcPr>
          <w:p w14:paraId="617A0704"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.26</w:t>
            </w:r>
          </w:p>
        </w:tc>
        <w:tc>
          <w:tcPr>
            <w:tcW w:w="445" w:type="dxa"/>
            <w:tcBorders>
              <w:top w:val="single" w:sz="6" w:space="0" w:color="auto"/>
              <w:left w:val="single" w:sz="6" w:space="0" w:color="auto"/>
              <w:bottom w:val="single" w:sz="6" w:space="0" w:color="auto"/>
              <w:right w:val="single" w:sz="6" w:space="0" w:color="auto"/>
            </w:tcBorders>
            <w:hideMark/>
          </w:tcPr>
          <w:p w14:paraId="216C17D8"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.45</w:t>
            </w:r>
          </w:p>
        </w:tc>
        <w:tc>
          <w:tcPr>
            <w:tcW w:w="450" w:type="dxa"/>
            <w:tcBorders>
              <w:top w:val="single" w:sz="6" w:space="0" w:color="auto"/>
              <w:left w:val="single" w:sz="6" w:space="0" w:color="auto"/>
              <w:bottom w:val="single" w:sz="6" w:space="0" w:color="auto"/>
              <w:right w:val="single" w:sz="6" w:space="0" w:color="auto"/>
            </w:tcBorders>
            <w:hideMark/>
          </w:tcPr>
          <w:p w14:paraId="4ADB88D1"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.60</w:t>
            </w:r>
          </w:p>
        </w:tc>
        <w:tc>
          <w:tcPr>
            <w:tcW w:w="450" w:type="dxa"/>
            <w:tcBorders>
              <w:top w:val="single" w:sz="6" w:space="0" w:color="auto"/>
              <w:left w:val="single" w:sz="6" w:space="0" w:color="auto"/>
              <w:bottom w:val="single" w:sz="6" w:space="0" w:color="auto"/>
            </w:tcBorders>
          </w:tcPr>
          <w:p w14:paraId="631CA17A"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.71</w:t>
            </w:r>
          </w:p>
        </w:tc>
      </w:tr>
      <w:tr w:rsidR="008B1EF1" w:rsidRPr="000C2A7E" w14:paraId="15C77621"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27EDF7C2" w14:textId="77777777" w:rsidR="008B1EF1" w:rsidRPr="00ED7867" w:rsidRDefault="008B1EF1" w:rsidP="00D6038D">
            <w:pPr>
              <w:tabs>
                <w:tab w:val="center" w:pos="428"/>
              </w:tabs>
              <w:suppressAutoHyphens/>
              <w:jc w:val="center"/>
              <w:rPr>
                <w:color w:val="000000"/>
                <w:sz w:val="16"/>
                <w:szCs w:val="22"/>
              </w:rPr>
            </w:pPr>
            <w:r w:rsidRPr="00ED7867">
              <w:rPr>
                <w:bCs/>
                <w:color w:val="000000"/>
                <w:sz w:val="16"/>
                <w:szCs w:val="22"/>
              </w:rPr>
              <w:t>14</w:t>
            </w:r>
          </w:p>
        </w:tc>
        <w:tc>
          <w:tcPr>
            <w:tcW w:w="450" w:type="dxa"/>
            <w:tcBorders>
              <w:top w:val="single" w:sz="6" w:space="0" w:color="auto"/>
              <w:left w:val="single" w:sz="6" w:space="0" w:color="auto"/>
              <w:bottom w:val="single" w:sz="6" w:space="0" w:color="auto"/>
              <w:right w:val="single" w:sz="6" w:space="0" w:color="auto"/>
            </w:tcBorders>
            <w:hideMark/>
          </w:tcPr>
          <w:p w14:paraId="6F469388"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0196C23E"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0FA6857D"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025BD266"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17A344B3" w14:textId="77777777" w:rsidR="008B1EF1" w:rsidRPr="00F612C4" w:rsidRDefault="008B1EF1" w:rsidP="00D6038D">
            <w:pPr>
              <w:rPr>
                <w:sz w:val="16"/>
                <w:szCs w:val="16"/>
              </w:rPr>
            </w:pPr>
            <w:r w:rsidRPr="00F612C4">
              <w:rPr>
                <w:bCs/>
                <w:color w:val="000000"/>
                <w:sz w:val="16"/>
                <w:szCs w:val="16"/>
              </w:rPr>
              <w:t xml:space="preserve">  </w:t>
            </w:r>
          </w:p>
        </w:tc>
        <w:tc>
          <w:tcPr>
            <w:tcW w:w="458" w:type="dxa"/>
            <w:tcBorders>
              <w:top w:val="single" w:sz="6" w:space="0" w:color="auto"/>
              <w:left w:val="single" w:sz="6" w:space="0" w:color="auto"/>
              <w:bottom w:val="single" w:sz="6" w:space="0" w:color="auto"/>
              <w:right w:val="single" w:sz="6" w:space="0" w:color="auto"/>
            </w:tcBorders>
            <w:hideMark/>
          </w:tcPr>
          <w:p w14:paraId="6D8F343F" w14:textId="77777777" w:rsidR="008B1EF1" w:rsidRPr="00F612C4" w:rsidRDefault="008B1EF1" w:rsidP="00D6038D">
            <w:pPr>
              <w:rPr>
                <w:sz w:val="16"/>
                <w:szCs w:val="16"/>
              </w:rPr>
            </w:pPr>
            <w:r w:rsidRPr="00F612C4">
              <w:rPr>
                <w:bCs/>
                <w:color w:val="000000"/>
                <w:sz w:val="16"/>
                <w:szCs w:val="16"/>
              </w:rPr>
              <w:t xml:space="preserve">  </w:t>
            </w:r>
          </w:p>
        </w:tc>
        <w:tc>
          <w:tcPr>
            <w:tcW w:w="500" w:type="dxa"/>
            <w:tcBorders>
              <w:top w:val="single" w:sz="6" w:space="0" w:color="auto"/>
              <w:left w:val="single" w:sz="6" w:space="0" w:color="auto"/>
              <w:bottom w:val="single" w:sz="6" w:space="0" w:color="auto"/>
              <w:right w:val="single" w:sz="6" w:space="0" w:color="auto"/>
            </w:tcBorders>
            <w:hideMark/>
          </w:tcPr>
          <w:p w14:paraId="29D44A57"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.23</w:t>
            </w:r>
          </w:p>
        </w:tc>
        <w:tc>
          <w:tcPr>
            <w:tcW w:w="445" w:type="dxa"/>
            <w:tcBorders>
              <w:top w:val="single" w:sz="6" w:space="0" w:color="auto"/>
              <w:left w:val="single" w:sz="6" w:space="0" w:color="auto"/>
              <w:bottom w:val="single" w:sz="6" w:space="0" w:color="auto"/>
              <w:right w:val="single" w:sz="6" w:space="0" w:color="auto"/>
            </w:tcBorders>
            <w:hideMark/>
          </w:tcPr>
          <w:p w14:paraId="5034A79F"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.40</w:t>
            </w:r>
          </w:p>
        </w:tc>
        <w:tc>
          <w:tcPr>
            <w:tcW w:w="450" w:type="dxa"/>
            <w:tcBorders>
              <w:top w:val="single" w:sz="6" w:space="0" w:color="auto"/>
              <w:left w:val="single" w:sz="6" w:space="0" w:color="auto"/>
              <w:bottom w:val="single" w:sz="6" w:space="0" w:color="auto"/>
              <w:right w:val="single" w:sz="6" w:space="0" w:color="auto"/>
            </w:tcBorders>
            <w:hideMark/>
          </w:tcPr>
          <w:p w14:paraId="0F0F6B90"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.56</w:t>
            </w:r>
          </w:p>
        </w:tc>
        <w:tc>
          <w:tcPr>
            <w:tcW w:w="450" w:type="dxa"/>
            <w:tcBorders>
              <w:top w:val="single" w:sz="6" w:space="0" w:color="auto"/>
              <w:left w:val="single" w:sz="6" w:space="0" w:color="auto"/>
              <w:bottom w:val="single" w:sz="6" w:space="0" w:color="auto"/>
            </w:tcBorders>
          </w:tcPr>
          <w:p w14:paraId="5D9E1CE5"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.68</w:t>
            </w:r>
          </w:p>
        </w:tc>
      </w:tr>
      <w:tr w:rsidR="008B1EF1" w:rsidRPr="000C2A7E" w14:paraId="733617E9"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200B89E9" w14:textId="77777777" w:rsidR="008B1EF1" w:rsidRPr="00ED7867" w:rsidRDefault="008B1EF1" w:rsidP="00D6038D">
            <w:pPr>
              <w:tabs>
                <w:tab w:val="center" w:pos="428"/>
              </w:tabs>
              <w:suppressAutoHyphens/>
              <w:jc w:val="center"/>
              <w:rPr>
                <w:color w:val="000000"/>
                <w:sz w:val="16"/>
                <w:szCs w:val="22"/>
              </w:rPr>
            </w:pPr>
            <w:r w:rsidRPr="00ED7867">
              <w:rPr>
                <w:bCs/>
                <w:color w:val="000000"/>
                <w:sz w:val="16"/>
                <w:szCs w:val="22"/>
              </w:rPr>
              <w:t>15</w:t>
            </w:r>
          </w:p>
        </w:tc>
        <w:tc>
          <w:tcPr>
            <w:tcW w:w="450" w:type="dxa"/>
            <w:tcBorders>
              <w:top w:val="single" w:sz="6" w:space="0" w:color="auto"/>
              <w:left w:val="single" w:sz="6" w:space="0" w:color="auto"/>
              <w:bottom w:val="single" w:sz="6" w:space="0" w:color="auto"/>
              <w:right w:val="single" w:sz="6" w:space="0" w:color="auto"/>
            </w:tcBorders>
            <w:hideMark/>
          </w:tcPr>
          <w:p w14:paraId="75B672C7"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735E32E7"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7FD3B66F"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780ABD87"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4F15D1F6" w14:textId="77777777" w:rsidR="008B1EF1" w:rsidRPr="00F612C4" w:rsidRDefault="008B1EF1" w:rsidP="00D6038D">
            <w:pPr>
              <w:rPr>
                <w:sz w:val="16"/>
                <w:szCs w:val="16"/>
              </w:rPr>
            </w:pPr>
            <w:r w:rsidRPr="00F612C4">
              <w:rPr>
                <w:bCs/>
                <w:color w:val="000000"/>
                <w:sz w:val="16"/>
                <w:szCs w:val="16"/>
              </w:rPr>
              <w:t xml:space="preserve">  </w:t>
            </w:r>
          </w:p>
        </w:tc>
        <w:tc>
          <w:tcPr>
            <w:tcW w:w="458" w:type="dxa"/>
            <w:tcBorders>
              <w:top w:val="single" w:sz="6" w:space="0" w:color="auto"/>
              <w:left w:val="single" w:sz="6" w:space="0" w:color="auto"/>
              <w:bottom w:val="single" w:sz="6" w:space="0" w:color="auto"/>
              <w:right w:val="single" w:sz="6" w:space="0" w:color="auto"/>
            </w:tcBorders>
            <w:hideMark/>
          </w:tcPr>
          <w:p w14:paraId="1324B631" w14:textId="77777777" w:rsidR="008B1EF1" w:rsidRPr="00F612C4" w:rsidRDefault="008B1EF1" w:rsidP="00D6038D">
            <w:pPr>
              <w:rPr>
                <w:sz w:val="16"/>
                <w:szCs w:val="16"/>
              </w:rPr>
            </w:pPr>
            <w:r w:rsidRPr="00F612C4">
              <w:rPr>
                <w:bCs/>
                <w:color w:val="000000"/>
                <w:sz w:val="16"/>
                <w:szCs w:val="16"/>
              </w:rPr>
              <w:t xml:space="preserve">  </w:t>
            </w:r>
          </w:p>
        </w:tc>
        <w:tc>
          <w:tcPr>
            <w:tcW w:w="500" w:type="dxa"/>
            <w:tcBorders>
              <w:top w:val="single" w:sz="6" w:space="0" w:color="auto"/>
              <w:left w:val="single" w:sz="6" w:space="0" w:color="auto"/>
              <w:bottom w:val="single" w:sz="6" w:space="0" w:color="auto"/>
              <w:right w:val="single" w:sz="6" w:space="0" w:color="auto"/>
            </w:tcBorders>
            <w:hideMark/>
          </w:tcPr>
          <w:p w14:paraId="026E37E4"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.21</w:t>
            </w:r>
          </w:p>
        </w:tc>
        <w:tc>
          <w:tcPr>
            <w:tcW w:w="445" w:type="dxa"/>
            <w:tcBorders>
              <w:top w:val="single" w:sz="6" w:space="0" w:color="auto"/>
              <w:left w:val="single" w:sz="6" w:space="0" w:color="auto"/>
              <w:bottom w:val="single" w:sz="6" w:space="0" w:color="auto"/>
              <w:right w:val="single" w:sz="6" w:space="0" w:color="auto"/>
            </w:tcBorders>
            <w:hideMark/>
          </w:tcPr>
          <w:p w14:paraId="5962E13F"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.35</w:t>
            </w:r>
          </w:p>
        </w:tc>
        <w:tc>
          <w:tcPr>
            <w:tcW w:w="450" w:type="dxa"/>
            <w:tcBorders>
              <w:top w:val="single" w:sz="6" w:space="0" w:color="auto"/>
              <w:left w:val="single" w:sz="6" w:space="0" w:color="auto"/>
              <w:bottom w:val="single" w:sz="6" w:space="0" w:color="auto"/>
              <w:right w:val="single" w:sz="6" w:space="0" w:color="auto"/>
            </w:tcBorders>
            <w:hideMark/>
          </w:tcPr>
          <w:p w14:paraId="4168094D"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.52</w:t>
            </w:r>
          </w:p>
        </w:tc>
        <w:tc>
          <w:tcPr>
            <w:tcW w:w="450" w:type="dxa"/>
            <w:tcBorders>
              <w:top w:val="single" w:sz="6" w:space="0" w:color="auto"/>
              <w:left w:val="single" w:sz="6" w:space="0" w:color="auto"/>
              <w:bottom w:val="single" w:sz="6" w:space="0" w:color="auto"/>
            </w:tcBorders>
          </w:tcPr>
          <w:p w14:paraId="4F39B087"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.65</w:t>
            </w:r>
          </w:p>
        </w:tc>
      </w:tr>
      <w:tr w:rsidR="008B1EF1" w:rsidRPr="000C2A7E" w14:paraId="4DD989B5"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7D4042EC" w14:textId="77777777" w:rsidR="008B1EF1" w:rsidRPr="00ED7867" w:rsidRDefault="008B1EF1" w:rsidP="00D6038D">
            <w:pPr>
              <w:tabs>
                <w:tab w:val="center" w:pos="428"/>
              </w:tabs>
              <w:suppressAutoHyphens/>
              <w:jc w:val="center"/>
              <w:rPr>
                <w:color w:val="000000"/>
                <w:sz w:val="16"/>
                <w:szCs w:val="22"/>
              </w:rPr>
            </w:pPr>
            <w:r w:rsidRPr="00ED7867">
              <w:rPr>
                <w:bCs/>
                <w:color w:val="000000"/>
                <w:sz w:val="16"/>
                <w:szCs w:val="22"/>
              </w:rPr>
              <w:t>16</w:t>
            </w:r>
          </w:p>
        </w:tc>
        <w:tc>
          <w:tcPr>
            <w:tcW w:w="450" w:type="dxa"/>
            <w:tcBorders>
              <w:top w:val="single" w:sz="6" w:space="0" w:color="auto"/>
              <w:left w:val="single" w:sz="6" w:space="0" w:color="auto"/>
              <w:bottom w:val="single" w:sz="6" w:space="0" w:color="auto"/>
              <w:right w:val="single" w:sz="6" w:space="0" w:color="auto"/>
            </w:tcBorders>
            <w:hideMark/>
          </w:tcPr>
          <w:p w14:paraId="25544C8D"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2E097798"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3C3DC8CD"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294D3E5C"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135E19C1" w14:textId="77777777" w:rsidR="008B1EF1" w:rsidRPr="00F612C4" w:rsidRDefault="008B1EF1" w:rsidP="00D6038D">
            <w:pPr>
              <w:rPr>
                <w:sz w:val="16"/>
                <w:szCs w:val="16"/>
              </w:rPr>
            </w:pPr>
            <w:r w:rsidRPr="00F612C4">
              <w:rPr>
                <w:bCs/>
                <w:color w:val="000000"/>
                <w:sz w:val="16"/>
                <w:szCs w:val="16"/>
              </w:rPr>
              <w:t xml:space="preserve">  </w:t>
            </w:r>
          </w:p>
        </w:tc>
        <w:tc>
          <w:tcPr>
            <w:tcW w:w="458" w:type="dxa"/>
            <w:tcBorders>
              <w:top w:val="single" w:sz="6" w:space="0" w:color="auto"/>
              <w:left w:val="single" w:sz="6" w:space="0" w:color="auto"/>
              <w:bottom w:val="single" w:sz="6" w:space="0" w:color="auto"/>
              <w:right w:val="single" w:sz="6" w:space="0" w:color="auto"/>
            </w:tcBorders>
            <w:hideMark/>
          </w:tcPr>
          <w:p w14:paraId="1C0EBBC9" w14:textId="77777777" w:rsidR="008B1EF1" w:rsidRPr="00F612C4" w:rsidRDefault="008B1EF1" w:rsidP="00D6038D">
            <w:pPr>
              <w:rPr>
                <w:sz w:val="16"/>
                <w:szCs w:val="16"/>
              </w:rPr>
            </w:pPr>
            <w:r w:rsidRPr="00F612C4">
              <w:rPr>
                <w:bCs/>
                <w:color w:val="000000"/>
                <w:sz w:val="16"/>
                <w:szCs w:val="16"/>
              </w:rPr>
              <w:t xml:space="preserve">  </w:t>
            </w:r>
          </w:p>
        </w:tc>
        <w:tc>
          <w:tcPr>
            <w:tcW w:w="500" w:type="dxa"/>
            <w:tcBorders>
              <w:top w:val="single" w:sz="6" w:space="0" w:color="auto"/>
              <w:left w:val="single" w:sz="6" w:space="0" w:color="auto"/>
              <w:bottom w:val="single" w:sz="6" w:space="0" w:color="auto"/>
              <w:right w:val="single" w:sz="6" w:space="0" w:color="auto"/>
            </w:tcBorders>
            <w:hideMark/>
          </w:tcPr>
          <w:p w14:paraId="7C46CA1C"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.20</w:t>
            </w:r>
          </w:p>
        </w:tc>
        <w:tc>
          <w:tcPr>
            <w:tcW w:w="445" w:type="dxa"/>
            <w:tcBorders>
              <w:top w:val="single" w:sz="6" w:space="0" w:color="auto"/>
              <w:left w:val="single" w:sz="6" w:space="0" w:color="auto"/>
              <w:bottom w:val="single" w:sz="6" w:space="0" w:color="auto"/>
              <w:right w:val="single" w:sz="6" w:space="0" w:color="auto"/>
            </w:tcBorders>
            <w:hideMark/>
          </w:tcPr>
          <w:p w14:paraId="42C487F0"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.31</w:t>
            </w:r>
          </w:p>
        </w:tc>
        <w:tc>
          <w:tcPr>
            <w:tcW w:w="450" w:type="dxa"/>
            <w:tcBorders>
              <w:top w:val="single" w:sz="6" w:space="0" w:color="auto"/>
              <w:left w:val="single" w:sz="6" w:space="0" w:color="auto"/>
              <w:bottom w:val="single" w:sz="6" w:space="0" w:color="auto"/>
              <w:right w:val="single" w:sz="6" w:space="0" w:color="auto"/>
            </w:tcBorders>
            <w:hideMark/>
          </w:tcPr>
          <w:p w14:paraId="089FCE18"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.48</w:t>
            </w:r>
          </w:p>
        </w:tc>
        <w:tc>
          <w:tcPr>
            <w:tcW w:w="450" w:type="dxa"/>
            <w:tcBorders>
              <w:top w:val="single" w:sz="6" w:space="0" w:color="auto"/>
              <w:left w:val="single" w:sz="6" w:space="0" w:color="auto"/>
              <w:bottom w:val="single" w:sz="6" w:space="0" w:color="auto"/>
            </w:tcBorders>
          </w:tcPr>
          <w:p w14:paraId="75B22244"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.61</w:t>
            </w:r>
          </w:p>
        </w:tc>
      </w:tr>
      <w:tr w:rsidR="008B1EF1" w:rsidRPr="000C2A7E" w14:paraId="73A81848"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2D84BA19" w14:textId="77777777" w:rsidR="008B1EF1" w:rsidRPr="00ED7867" w:rsidRDefault="008B1EF1" w:rsidP="00D6038D">
            <w:pPr>
              <w:tabs>
                <w:tab w:val="center" w:pos="428"/>
              </w:tabs>
              <w:suppressAutoHyphens/>
              <w:jc w:val="center"/>
              <w:rPr>
                <w:color w:val="000000"/>
                <w:sz w:val="16"/>
                <w:szCs w:val="22"/>
              </w:rPr>
            </w:pPr>
            <w:r w:rsidRPr="00ED7867">
              <w:rPr>
                <w:bCs/>
                <w:color w:val="000000"/>
                <w:sz w:val="16"/>
                <w:szCs w:val="22"/>
              </w:rPr>
              <w:t>17</w:t>
            </w:r>
          </w:p>
        </w:tc>
        <w:tc>
          <w:tcPr>
            <w:tcW w:w="450" w:type="dxa"/>
            <w:tcBorders>
              <w:top w:val="single" w:sz="6" w:space="0" w:color="auto"/>
              <w:left w:val="single" w:sz="6" w:space="0" w:color="auto"/>
              <w:bottom w:val="single" w:sz="6" w:space="0" w:color="auto"/>
              <w:right w:val="single" w:sz="6" w:space="0" w:color="auto"/>
            </w:tcBorders>
            <w:hideMark/>
          </w:tcPr>
          <w:p w14:paraId="57E426A6"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66AB98C7"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6010E867"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03B096A8"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28905957" w14:textId="77777777" w:rsidR="008B1EF1" w:rsidRPr="00F612C4" w:rsidRDefault="008B1EF1" w:rsidP="00D6038D">
            <w:pPr>
              <w:rPr>
                <w:sz w:val="16"/>
                <w:szCs w:val="16"/>
              </w:rPr>
            </w:pPr>
            <w:r w:rsidRPr="00F612C4">
              <w:rPr>
                <w:bCs/>
                <w:color w:val="000000"/>
                <w:sz w:val="16"/>
                <w:szCs w:val="16"/>
              </w:rPr>
              <w:t xml:space="preserve">  </w:t>
            </w:r>
          </w:p>
        </w:tc>
        <w:tc>
          <w:tcPr>
            <w:tcW w:w="458" w:type="dxa"/>
            <w:tcBorders>
              <w:top w:val="single" w:sz="6" w:space="0" w:color="auto"/>
              <w:left w:val="single" w:sz="6" w:space="0" w:color="auto"/>
              <w:bottom w:val="single" w:sz="6" w:space="0" w:color="auto"/>
              <w:right w:val="single" w:sz="6" w:space="0" w:color="auto"/>
            </w:tcBorders>
            <w:hideMark/>
          </w:tcPr>
          <w:p w14:paraId="44C01BD2" w14:textId="77777777" w:rsidR="008B1EF1" w:rsidRPr="00F612C4" w:rsidRDefault="008B1EF1" w:rsidP="00D6038D">
            <w:pPr>
              <w:rPr>
                <w:sz w:val="16"/>
                <w:szCs w:val="16"/>
              </w:rPr>
            </w:pPr>
            <w:r w:rsidRPr="00F612C4">
              <w:rPr>
                <w:bCs/>
                <w:color w:val="000000"/>
                <w:sz w:val="16"/>
                <w:szCs w:val="16"/>
              </w:rPr>
              <w:t xml:space="preserve">  </w:t>
            </w:r>
          </w:p>
        </w:tc>
        <w:tc>
          <w:tcPr>
            <w:tcW w:w="500" w:type="dxa"/>
            <w:tcBorders>
              <w:top w:val="single" w:sz="6" w:space="0" w:color="auto"/>
              <w:left w:val="single" w:sz="6" w:space="0" w:color="auto"/>
              <w:bottom w:val="single" w:sz="6" w:space="0" w:color="auto"/>
              <w:right w:val="single" w:sz="6" w:space="0" w:color="auto"/>
            </w:tcBorders>
            <w:hideMark/>
          </w:tcPr>
          <w:p w14:paraId="18F8307E" w14:textId="77777777" w:rsidR="008B1EF1" w:rsidRPr="00F612C4" w:rsidRDefault="008B1EF1" w:rsidP="00D6038D">
            <w:pPr>
              <w:rPr>
                <w:sz w:val="16"/>
                <w:szCs w:val="16"/>
              </w:rPr>
            </w:pPr>
            <w:r w:rsidRPr="00F612C4">
              <w:rPr>
                <w:bCs/>
                <w:color w:val="000000"/>
                <w:sz w:val="16"/>
                <w:szCs w:val="16"/>
              </w:rPr>
              <w:t xml:space="preserve">  </w:t>
            </w:r>
          </w:p>
        </w:tc>
        <w:tc>
          <w:tcPr>
            <w:tcW w:w="445" w:type="dxa"/>
            <w:tcBorders>
              <w:top w:val="single" w:sz="6" w:space="0" w:color="auto"/>
              <w:left w:val="single" w:sz="6" w:space="0" w:color="auto"/>
              <w:bottom w:val="single" w:sz="6" w:space="0" w:color="auto"/>
              <w:right w:val="single" w:sz="6" w:space="0" w:color="auto"/>
            </w:tcBorders>
            <w:hideMark/>
          </w:tcPr>
          <w:p w14:paraId="04690627"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.27</w:t>
            </w:r>
          </w:p>
        </w:tc>
        <w:tc>
          <w:tcPr>
            <w:tcW w:w="450" w:type="dxa"/>
            <w:tcBorders>
              <w:top w:val="single" w:sz="6" w:space="0" w:color="auto"/>
              <w:left w:val="single" w:sz="6" w:space="0" w:color="auto"/>
              <w:bottom w:val="single" w:sz="6" w:space="0" w:color="auto"/>
              <w:right w:val="single" w:sz="6" w:space="0" w:color="auto"/>
            </w:tcBorders>
            <w:hideMark/>
          </w:tcPr>
          <w:p w14:paraId="4C1DB85F"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.44</w:t>
            </w:r>
          </w:p>
        </w:tc>
        <w:tc>
          <w:tcPr>
            <w:tcW w:w="450" w:type="dxa"/>
            <w:tcBorders>
              <w:top w:val="single" w:sz="6" w:space="0" w:color="auto"/>
              <w:left w:val="single" w:sz="6" w:space="0" w:color="auto"/>
              <w:bottom w:val="single" w:sz="6" w:space="0" w:color="auto"/>
            </w:tcBorders>
          </w:tcPr>
          <w:p w14:paraId="2B36E2D0"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.58</w:t>
            </w:r>
          </w:p>
        </w:tc>
      </w:tr>
      <w:tr w:rsidR="008B1EF1" w:rsidRPr="000C2A7E" w14:paraId="07444897"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12B87061" w14:textId="77777777" w:rsidR="008B1EF1" w:rsidRPr="00ED7867" w:rsidRDefault="008B1EF1" w:rsidP="00D6038D">
            <w:pPr>
              <w:tabs>
                <w:tab w:val="center" w:pos="428"/>
              </w:tabs>
              <w:suppressAutoHyphens/>
              <w:jc w:val="center"/>
              <w:rPr>
                <w:color w:val="000000"/>
                <w:sz w:val="16"/>
                <w:szCs w:val="22"/>
              </w:rPr>
            </w:pPr>
            <w:r w:rsidRPr="00ED7867">
              <w:rPr>
                <w:bCs/>
                <w:color w:val="000000"/>
                <w:sz w:val="16"/>
                <w:szCs w:val="22"/>
              </w:rPr>
              <w:t>18</w:t>
            </w:r>
          </w:p>
        </w:tc>
        <w:tc>
          <w:tcPr>
            <w:tcW w:w="450" w:type="dxa"/>
            <w:tcBorders>
              <w:top w:val="single" w:sz="6" w:space="0" w:color="auto"/>
              <w:left w:val="single" w:sz="6" w:space="0" w:color="auto"/>
              <w:bottom w:val="single" w:sz="6" w:space="0" w:color="auto"/>
              <w:right w:val="single" w:sz="6" w:space="0" w:color="auto"/>
            </w:tcBorders>
            <w:hideMark/>
          </w:tcPr>
          <w:p w14:paraId="48BBF435"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6D946D38"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722EE09F"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0B6C2788"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4F3531F2" w14:textId="77777777" w:rsidR="008B1EF1" w:rsidRPr="00F612C4" w:rsidRDefault="008B1EF1" w:rsidP="00D6038D">
            <w:pPr>
              <w:rPr>
                <w:sz w:val="16"/>
                <w:szCs w:val="16"/>
              </w:rPr>
            </w:pPr>
            <w:r w:rsidRPr="00F612C4">
              <w:rPr>
                <w:bCs/>
                <w:color w:val="000000"/>
                <w:sz w:val="16"/>
                <w:szCs w:val="16"/>
              </w:rPr>
              <w:t xml:space="preserve">  </w:t>
            </w:r>
          </w:p>
        </w:tc>
        <w:tc>
          <w:tcPr>
            <w:tcW w:w="458" w:type="dxa"/>
            <w:tcBorders>
              <w:top w:val="single" w:sz="6" w:space="0" w:color="auto"/>
              <w:left w:val="single" w:sz="6" w:space="0" w:color="auto"/>
              <w:bottom w:val="single" w:sz="6" w:space="0" w:color="auto"/>
              <w:right w:val="single" w:sz="6" w:space="0" w:color="auto"/>
            </w:tcBorders>
            <w:hideMark/>
          </w:tcPr>
          <w:p w14:paraId="46C9EAD4" w14:textId="77777777" w:rsidR="008B1EF1" w:rsidRPr="00F612C4" w:rsidRDefault="008B1EF1" w:rsidP="00D6038D">
            <w:pPr>
              <w:rPr>
                <w:sz w:val="16"/>
                <w:szCs w:val="16"/>
              </w:rPr>
            </w:pPr>
            <w:r w:rsidRPr="00F612C4">
              <w:rPr>
                <w:bCs/>
                <w:color w:val="000000"/>
                <w:sz w:val="16"/>
                <w:szCs w:val="16"/>
              </w:rPr>
              <w:t xml:space="preserve">  </w:t>
            </w:r>
          </w:p>
        </w:tc>
        <w:tc>
          <w:tcPr>
            <w:tcW w:w="500" w:type="dxa"/>
            <w:tcBorders>
              <w:top w:val="single" w:sz="6" w:space="0" w:color="auto"/>
              <w:left w:val="single" w:sz="6" w:space="0" w:color="auto"/>
              <w:bottom w:val="single" w:sz="6" w:space="0" w:color="auto"/>
              <w:right w:val="single" w:sz="6" w:space="0" w:color="auto"/>
            </w:tcBorders>
            <w:hideMark/>
          </w:tcPr>
          <w:p w14:paraId="4B429FA8" w14:textId="77777777" w:rsidR="008B1EF1" w:rsidRPr="00F612C4" w:rsidRDefault="008B1EF1" w:rsidP="00D6038D">
            <w:pPr>
              <w:rPr>
                <w:sz w:val="16"/>
                <w:szCs w:val="16"/>
              </w:rPr>
            </w:pPr>
            <w:r w:rsidRPr="00F612C4">
              <w:rPr>
                <w:bCs/>
                <w:color w:val="000000"/>
                <w:sz w:val="16"/>
                <w:szCs w:val="16"/>
              </w:rPr>
              <w:t xml:space="preserve">  </w:t>
            </w:r>
          </w:p>
        </w:tc>
        <w:tc>
          <w:tcPr>
            <w:tcW w:w="445" w:type="dxa"/>
            <w:tcBorders>
              <w:top w:val="single" w:sz="6" w:space="0" w:color="auto"/>
              <w:left w:val="single" w:sz="6" w:space="0" w:color="auto"/>
              <w:bottom w:val="single" w:sz="6" w:space="0" w:color="auto"/>
              <w:right w:val="single" w:sz="6" w:space="0" w:color="auto"/>
            </w:tcBorders>
            <w:hideMark/>
          </w:tcPr>
          <w:p w14:paraId="55F3C54C"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.24</w:t>
            </w:r>
          </w:p>
        </w:tc>
        <w:tc>
          <w:tcPr>
            <w:tcW w:w="450" w:type="dxa"/>
            <w:tcBorders>
              <w:top w:val="single" w:sz="6" w:space="0" w:color="auto"/>
              <w:left w:val="single" w:sz="6" w:space="0" w:color="auto"/>
              <w:bottom w:val="single" w:sz="6" w:space="0" w:color="auto"/>
              <w:right w:val="single" w:sz="6" w:space="0" w:color="auto"/>
            </w:tcBorders>
            <w:hideMark/>
          </w:tcPr>
          <w:p w14:paraId="03E4E994"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.39</w:t>
            </w:r>
          </w:p>
        </w:tc>
        <w:tc>
          <w:tcPr>
            <w:tcW w:w="450" w:type="dxa"/>
            <w:tcBorders>
              <w:top w:val="single" w:sz="6" w:space="0" w:color="auto"/>
              <w:left w:val="single" w:sz="6" w:space="0" w:color="auto"/>
              <w:bottom w:val="single" w:sz="6" w:space="0" w:color="auto"/>
            </w:tcBorders>
          </w:tcPr>
          <w:p w14:paraId="7FE174A1"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.54</w:t>
            </w:r>
          </w:p>
        </w:tc>
      </w:tr>
      <w:tr w:rsidR="008B1EF1" w:rsidRPr="000C2A7E" w14:paraId="593CE8B5"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61A18552" w14:textId="77777777" w:rsidR="008B1EF1" w:rsidRPr="00ED7867" w:rsidRDefault="008B1EF1" w:rsidP="00D6038D">
            <w:pPr>
              <w:tabs>
                <w:tab w:val="center" w:pos="428"/>
              </w:tabs>
              <w:suppressAutoHyphens/>
              <w:jc w:val="center"/>
              <w:rPr>
                <w:color w:val="000000"/>
                <w:sz w:val="16"/>
                <w:szCs w:val="22"/>
              </w:rPr>
            </w:pPr>
            <w:r w:rsidRPr="00ED7867">
              <w:rPr>
                <w:bCs/>
                <w:color w:val="000000"/>
                <w:sz w:val="16"/>
                <w:szCs w:val="22"/>
              </w:rPr>
              <w:t>19</w:t>
            </w:r>
          </w:p>
        </w:tc>
        <w:tc>
          <w:tcPr>
            <w:tcW w:w="450" w:type="dxa"/>
            <w:tcBorders>
              <w:top w:val="single" w:sz="6" w:space="0" w:color="auto"/>
              <w:left w:val="single" w:sz="6" w:space="0" w:color="auto"/>
              <w:bottom w:val="single" w:sz="6" w:space="0" w:color="auto"/>
              <w:right w:val="single" w:sz="6" w:space="0" w:color="auto"/>
            </w:tcBorders>
            <w:hideMark/>
          </w:tcPr>
          <w:p w14:paraId="0C848B09"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53D68F7E"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694BA997"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16B5F760"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5DDFD878" w14:textId="77777777" w:rsidR="008B1EF1" w:rsidRPr="00F612C4" w:rsidRDefault="008B1EF1" w:rsidP="00D6038D">
            <w:pPr>
              <w:rPr>
                <w:sz w:val="16"/>
                <w:szCs w:val="16"/>
              </w:rPr>
            </w:pPr>
            <w:r w:rsidRPr="00F612C4">
              <w:rPr>
                <w:bCs/>
                <w:color w:val="000000"/>
                <w:sz w:val="16"/>
                <w:szCs w:val="16"/>
              </w:rPr>
              <w:t xml:space="preserve">  </w:t>
            </w:r>
          </w:p>
        </w:tc>
        <w:tc>
          <w:tcPr>
            <w:tcW w:w="458" w:type="dxa"/>
            <w:tcBorders>
              <w:top w:val="single" w:sz="6" w:space="0" w:color="auto"/>
              <w:left w:val="single" w:sz="6" w:space="0" w:color="auto"/>
              <w:bottom w:val="single" w:sz="6" w:space="0" w:color="auto"/>
              <w:right w:val="single" w:sz="6" w:space="0" w:color="auto"/>
            </w:tcBorders>
            <w:hideMark/>
          </w:tcPr>
          <w:p w14:paraId="6F804F14" w14:textId="77777777" w:rsidR="008B1EF1" w:rsidRPr="00F612C4" w:rsidRDefault="008B1EF1" w:rsidP="00D6038D">
            <w:pPr>
              <w:rPr>
                <w:sz w:val="16"/>
                <w:szCs w:val="16"/>
              </w:rPr>
            </w:pPr>
            <w:r w:rsidRPr="00F612C4">
              <w:rPr>
                <w:bCs/>
                <w:color w:val="000000"/>
                <w:sz w:val="16"/>
                <w:szCs w:val="16"/>
              </w:rPr>
              <w:t xml:space="preserve">  </w:t>
            </w:r>
          </w:p>
        </w:tc>
        <w:tc>
          <w:tcPr>
            <w:tcW w:w="500" w:type="dxa"/>
            <w:tcBorders>
              <w:top w:val="single" w:sz="6" w:space="0" w:color="auto"/>
              <w:left w:val="single" w:sz="6" w:space="0" w:color="auto"/>
              <w:bottom w:val="single" w:sz="6" w:space="0" w:color="auto"/>
              <w:right w:val="single" w:sz="6" w:space="0" w:color="auto"/>
            </w:tcBorders>
            <w:hideMark/>
          </w:tcPr>
          <w:p w14:paraId="2866AA27" w14:textId="77777777" w:rsidR="008B1EF1" w:rsidRPr="00F612C4" w:rsidRDefault="008B1EF1" w:rsidP="00D6038D">
            <w:pPr>
              <w:rPr>
                <w:sz w:val="16"/>
                <w:szCs w:val="16"/>
              </w:rPr>
            </w:pPr>
            <w:r w:rsidRPr="00F612C4">
              <w:rPr>
                <w:bCs/>
                <w:color w:val="000000"/>
                <w:sz w:val="16"/>
                <w:szCs w:val="16"/>
              </w:rPr>
              <w:t xml:space="preserve">  </w:t>
            </w:r>
          </w:p>
        </w:tc>
        <w:tc>
          <w:tcPr>
            <w:tcW w:w="445" w:type="dxa"/>
            <w:tcBorders>
              <w:top w:val="single" w:sz="6" w:space="0" w:color="auto"/>
              <w:left w:val="single" w:sz="6" w:space="0" w:color="auto"/>
              <w:bottom w:val="single" w:sz="6" w:space="0" w:color="auto"/>
              <w:right w:val="single" w:sz="6" w:space="0" w:color="auto"/>
            </w:tcBorders>
            <w:hideMark/>
          </w:tcPr>
          <w:p w14:paraId="059A65A0"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.22</w:t>
            </w:r>
          </w:p>
        </w:tc>
        <w:tc>
          <w:tcPr>
            <w:tcW w:w="450" w:type="dxa"/>
            <w:tcBorders>
              <w:top w:val="single" w:sz="6" w:space="0" w:color="auto"/>
              <w:left w:val="single" w:sz="6" w:space="0" w:color="auto"/>
              <w:bottom w:val="single" w:sz="6" w:space="0" w:color="auto"/>
              <w:right w:val="single" w:sz="6" w:space="0" w:color="auto"/>
            </w:tcBorders>
            <w:hideMark/>
          </w:tcPr>
          <w:p w14:paraId="0F395B3B"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.34</w:t>
            </w:r>
          </w:p>
        </w:tc>
        <w:tc>
          <w:tcPr>
            <w:tcW w:w="450" w:type="dxa"/>
            <w:tcBorders>
              <w:top w:val="single" w:sz="6" w:space="0" w:color="auto"/>
              <w:left w:val="single" w:sz="6" w:space="0" w:color="auto"/>
              <w:bottom w:val="single" w:sz="6" w:space="0" w:color="auto"/>
            </w:tcBorders>
          </w:tcPr>
          <w:p w14:paraId="266DB170"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.51</w:t>
            </w:r>
          </w:p>
        </w:tc>
      </w:tr>
      <w:tr w:rsidR="008B1EF1" w:rsidRPr="000C2A7E" w14:paraId="2F8AC12D"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10B84B7D" w14:textId="77777777" w:rsidR="008B1EF1" w:rsidRPr="00ED7867" w:rsidRDefault="008B1EF1" w:rsidP="00D6038D">
            <w:pPr>
              <w:tabs>
                <w:tab w:val="center" w:pos="428"/>
              </w:tabs>
              <w:suppressAutoHyphens/>
              <w:jc w:val="center"/>
              <w:rPr>
                <w:color w:val="000000"/>
                <w:sz w:val="16"/>
                <w:szCs w:val="22"/>
              </w:rPr>
            </w:pPr>
            <w:r w:rsidRPr="00ED7867">
              <w:rPr>
                <w:bCs/>
                <w:color w:val="000000"/>
                <w:sz w:val="16"/>
                <w:szCs w:val="22"/>
              </w:rPr>
              <w:t>20</w:t>
            </w:r>
          </w:p>
        </w:tc>
        <w:tc>
          <w:tcPr>
            <w:tcW w:w="450" w:type="dxa"/>
            <w:tcBorders>
              <w:top w:val="single" w:sz="6" w:space="0" w:color="auto"/>
              <w:left w:val="single" w:sz="6" w:space="0" w:color="auto"/>
              <w:bottom w:val="single" w:sz="6" w:space="0" w:color="auto"/>
              <w:right w:val="single" w:sz="6" w:space="0" w:color="auto"/>
            </w:tcBorders>
            <w:hideMark/>
          </w:tcPr>
          <w:p w14:paraId="0934A4D3"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43A3DEC9"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00A69E57"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13151081"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2A26CE60" w14:textId="77777777" w:rsidR="008B1EF1" w:rsidRPr="00F612C4" w:rsidRDefault="008B1EF1" w:rsidP="00D6038D">
            <w:pPr>
              <w:rPr>
                <w:sz w:val="16"/>
                <w:szCs w:val="16"/>
              </w:rPr>
            </w:pPr>
            <w:r w:rsidRPr="00F612C4">
              <w:rPr>
                <w:bCs/>
                <w:color w:val="000000"/>
                <w:sz w:val="16"/>
                <w:szCs w:val="16"/>
              </w:rPr>
              <w:t xml:space="preserve">  </w:t>
            </w:r>
          </w:p>
        </w:tc>
        <w:tc>
          <w:tcPr>
            <w:tcW w:w="458" w:type="dxa"/>
            <w:tcBorders>
              <w:top w:val="single" w:sz="6" w:space="0" w:color="auto"/>
              <w:left w:val="single" w:sz="6" w:space="0" w:color="auto"/>
              <w:bottom w:val="single" w:sz="6" w:space="0" w:color="auto"/>
              <w:right w:val="single" w:sz="6" w:space="0" w:color="auto"/>
            </w:tcBorders>
            <w:hideMark/>
          </w:tcPr>
          <w:p w14:paraId="2DC80FFB" w14:textId="77777777" w:rsidR="008B1EF1" w:rsidRPr="00F612C4" w:rsidRDefault="008B1EF1" w:rsidP="00D6038D">
            <w:pPr>
              <w:rPr>
                <w:sz w:val="16"/>
                <w:szCs w:val="16"/>
              </w:rPr>
            </w:pPr>
            <w:r w:rsidRPr="00F612C4">
              <w:rPr>
                <w:bCs/>
                <w:color w:val="000000"/>
                <w:sz w:val="16"/>
                <w:szCs w:val="16"/>
              </w:rPr>
              <w:t xml:space="preserve">  </w:t>
            </w:r>
          </w:p>
        </w:tc>
        <w:tc>
          <w:tcPr>
            <w:tcW w:w="500" w:type="dxa"/>
            <w:tcBorders>
              <w:top w:val="single" w:sz="6" w:space="0" w:color="auto"/>
              <w:left w:val="single" w:sz="6" w:space="0" w:color="auto"/>
              <w:bottom w:val="single" w:sz="6" w:space="0" w:color="auto"/>
              <w:right w:val="single" w:sz="6" w:space="0" w:color="auto"/>
            </w:tcBorders>
            <w:hideMark/>
          </w:tcPr>
          <w:p w14:paraId="6F19DCDF" w14:textId="77777777" w:rsidR="008B1EF1" w:rsidRPr="00F612C4" w:rsidRDefault="008B1EF1" w:rsidP="00D6038D">
            <w:pPr>
              <w:rPr>
                <w:sz w:val="16"/>
                <w:szCs w:val="16"/>
              </w:rPr>
            </w:pPr>
            <w:r w:rsidRPr="00F612C4">
              <w:rPr>
                <w:bCs/>
                <w:color w:val="000000"/>
                <w:sz w:val="16"/>
                <w:szCs w:val="16"/>
              </w:rPr>
              <w:t xml:space="preserve">  </w:t>
            </w:r>
          </w:p>
        </w:tc>
        <w:tc>
          <w:tcPr>
            <w:tcW w:w="445" w:type="dxa"/>
            <w:tcBorders>
              <w:top w:val="single" w:sz="6" w:space="0" w:color="auto"/>
              <w:left w:val="single" w:sz="6" w:space="0" w:color="auto"/>
              <w:bottom w:val="single" w:sz="6" w:space="0" w:color="auto"/>
              <w:right w:val="single" w:sz="6" w:space="0" w:color="auto"/>
            </w:tcBorders>
            <w:hideMark/>
          </w:tcPr>
          <w:p w14:paraId="4E3B408C"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.21</w:t>
            </w:r>
          </w:p>
        </w:tc>
        <w:tc>
          <w:tcPr>
            <w:tcW w:w="450" w:type="dxa"/>
            <w:tcBorders>
              <w:top w:val="single" w:sz="6" w:space="0" w:color="auto"/>
              <w:left w:val="single" w:sz="6" w:space="0" w:color="auto"/>
              <w:bottom w:val="single" w:sz="6" w:space="0" w:color="auto"/>
              <w:right w:val="single" w:sz="6" w:space="0" w:color="auto"/>
            </w:tcBorders>
            <w:hideMark/>
          </w:tcPr>
          <w:p w14:paraId="522821E3"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.30</w:t>
            </w:r>
          </w:p>
        </w:tc>
        <w:tc>
          <w:tcPr>
            <w:tcW w:w="450" w:type="dxa"/>
            <w:tcBorders>
              <w:top w:val="single" w:sz="6" w:space="0" w:color="auto"/>
              <w:left w:val="single" w:sz="6" w:space="0" w:color="auto"/>
              <w:bottom w:val="single" w:sz="6" w:space="0" w:color="auto"/>
            </w:tcBorders>
          </w:tcPr>
          <w:p w14:paraId="68A8D1F0"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.47</w:t>
            </w:r>
          </w:p>
        </w:tc>
      </w:tr>
      <w:tr w:rsidR="008B1EF1" w:rsidRPr="000C2A7E" w14:paraId="4EC39E7F"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hideMark/>
          </w:tcPr>
          <w:p w14:paraId="79219EC8" w14:textId="77777777" w:rsidR="008B1EF1" w:rsidRPr="00ED7867" w:rsidRDefault="008B1EF1" w:rsidP="00D6038D">
            <w:pPr>
              <w:tabs>
                <w:tab w:val="center" w:pos="428"/>
              </w:tabs>
              <w:suppressAutoHyphens/>
              <w:jc w:val="center"/>
              <w:rPr>
                <w:color w:val="000000"/>
                <w:sz w:val="16"/>
                <w:szCs w:val="22"/>
              </w:rPr>
            </w:pPr>
            <w:r w:rsidRPr="00ED7867">
              <w:rPr>
                <w:bCs/>
                <w:color w:val="000000"/>
                <w:sz w:val="16"/>
                <w:szCs w:val="22"/>
              </w:rPr>
              <w:t>21</w:t>
            </w:r>
          </w:p>
        </w:tc>
        <w:tc>
          <w:tcPr>
            <w:tcW w:w="450" w:type="dxa"/>
            <w:tcBorders>
              <w:top w:val="single" w:sz="6" w:space="0" w:color="auto"/>
              <w:left w:val="single" w:sz="6" w:space="0" w:color="auto"/>
              <w:bottom w:val="single" w:sz="6" w:space="0" w:color="auto"/>
              <w:right w:val="single" w:sz="6" w:space="0" w:color="auto"/>
            </w:tcBorders>
            <w:hideMark/>
          </w:tcPr>
          <w:p w14:paraId="19D54AC8"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26A29254"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45D478C8"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032A6973"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hideMark/>
          </w:tcPr>
          <w:p w14:paraId="0D1C1D9F" w14:textId="77777777" w:rsidR="008B1EF1" w:rsidRPr="00F612C4" w:rsidRDefault="008B1EF1" w:rsidP="00D6038D">
            <w:pPr>
              <w:rPr>
                <w:sz w:val="16"/>
                <w:szCs w:val="16"/>
              </w:rPr>
            </w:pPr>
            <w:r w:rsidRPr="00F612C4">
              <w:rPr>
                <w:bCs/>
                <w:color w:val="000000"/>
                <w:sz w:val="16"/>
                <w:szCs w:val="16"/>
              </w:rPr>
              <w:t xml:space="preserve">  </w:t>
            </w:r>
          </w:p>
        </w:tc>
        <w:tc>
          <w:tcPr>
            <w:tcW w:w="458" w:type="dxa"/>
            <w:tcBorders>
              <w:top w:val="single" w:sz="6" w:space="0" w:color="auto"/>
              <w:left w:val="single" w:sz="6" w:space="0" w:color="auto"/>
              <w:bottom w:val="single" w:sz="6" w:space="0" w:color="auto"/>
              <w:right w:val="single" w:sz="6" w:space="0" w:color="auto"/>
            </w:tcBorders>
            <w:hideMark/>
          </w:tcPr>
          <w:p w14:paraId="0AA92320" w14:textId="77777777" w:rsidR="008B1EF1" w:rsidRPr="00F612C4" w:rsidRDefault="008B1EF1" w:rsidP="00D6038D">
            <w:pPr>
              <w:rPr>
                <w:sz w:val="16"/>
                <w:szCs w:val="16"/>
              </w:rPr>
            </w:pPr>
            <w:r w:rsidRPr="00F612C4">
              <w:rPr>
                <w:bCs/>
                <w:color w:val="000000"/>
                <w:sz w:val="16"/>
                <w:szCs w:val="16"/>
              </w:rPr>
              <w:t xml:space="preserve">  </w:t>
            </w:r>
          </w:p>
        </w:tc>
        <w:tc>
          <w:tcPr>
            <w:tcW w:w="500" w:type="dxa"/>
            <w:tcBorders>
              <w:top w:val="single" w:sz="6" w:space="0" w:color="auto"/>
              <w:left w:val="single" w:sz="6" w:space="0" w:color="auto"/>
              <w:bottom w:val="single" w:sz="6" w:space="0" w:color="auto"/>
              <w:right w:val="single" w:sz="6" w:space="0" w:color="auto"/>
            </w:tcBorders>
            <w:hideMark/>
          </w:tcPr>
          <w:p w14:paraId="15B53C3D" w14:textId="77777777" w:rsidR="008B1EF1" w:rsidRPr="00F612C4" w:rsidRDefault="008B1EF1" w:rsidP="00D6038D">
            <w:pPr>
              <w:rPr>
                <w:sz w:val="16"/>
                <w:szCs w:val="16"/>
              </w:rPr>
            </w:pPr>
            <w:r w:rsidRPr="00F612C4">
              <w:rPr>
                <w:bCs/>
                <w:color w:val="000000"/>
                <w:sz w:val="16"/>
                <w:szCs w:val="16"/>
              </w:rPr>
              <w:t xml:space="preserve">  </w:t>
            </w:r>
          </w:p>
        </w:tc>
        <w:tc>
          <w:tcPr>
            <w:tcW w:w="445" w:type="dxa"/>
            <w:tcBorders>
              <w:top w:val="single" w:sz="6" w:space="0" w:color="auto"/>
              <w:left w:val="single" w:sz="6" w:space="0" w:color="auto"/>
              <w:bottom w:val="single" w:sz="6" w:space="0" w:color="auto"/>
              <w:right w:val="single" w:sz="6" w:space="0" w:color="auto"/>
            </w:tcBorders>
            <w:hideMark/>
          </w:tcPr>
          <w:p w14:paraId="64D4AE87" w14:textId="77777777" w:rsidR="008B1EF1" w:rsidRPr="00ED7867" w:rsidRDefault="008B1EF1" w:rsidP="00D6038D">
            <w:pPr>
              <w:tabs>
                <w:tab w:val="center" w:pos="410"/>
              </w:tabs>
              <w:suppressAutoHyphens/>
              <w:jc w:val="center"/>
              <w:rPr>
                <w:color w:val="000000"/>
                <w:sz w:val="16"/>
                <w:szCs w:val="16"/>
              </w:rPr>
            </w:pPr>
            <w:r w:rsidRPr="00ED7867">
              <w:rPr>
                <w:color w:val="000000"/>
                <w:sz w:val="16"/>
                <w:szCs w:val="16"/>
              </w:rPr>
              <w:t>.20</w:t>
            </w:r>
          </w:p>
        </w:tc>
        <w:tc>
          <w:tcPr>
            <w:tcW w:w="450" w:type="dxa"/>
            <w:tcBorders>
              <w:top w:val="single" w:sz="6" w:space="0" w:color="auto"/>
              <w:left w:val="single" w:sz="6" w:space="0" w:color="auto"/>
              <w:bottom w:val="single" w:sz="6" w:space="0" w:color="auto"/>
              <w:right w:val="single" w:sz="6" w:space="0" w:color="auto"/>
            </w:tcBorders>
            <w:hideMark/>
          </w:tcPr>
          <w:p w14:paraId="4E385718"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.28</w:t>
            </w:r>
          </w:p>
        </w:tc>
        <w:tc>
          <w:tcPr>
            <w:tcW w:w="450" w:type="dxa"/>
            <w:tcBorders>
              <w:top w:val="single" w:sz="6" w:space="0" w:color="auto"/>
              <w:left w:val="single" w:sz="6" w:space="0" w:color="auto"/>
              <w:bottom w:val="single" w:sz="6" w:space="0" w:color="auto"/>
            </w:tcBorders>
          </w:tcPr>
          <w:p w14:paraId="62721CB1"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.44</w:t>
            </w:r>
          </w:p>
        </w:tc>
      </w:tr>
      <w:tr w:rsidR="008B1EF1" w:rsidRPr="000C2A7E" w14:paraId="40FD2B71"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tcPr>
          <w:p w14:paraId="41A45311" w14:textId="77777777" w:rsidR="008B1EF1" w:rsidRPr="00ED7867" w:rsidRDefault="008B1EF1" w:rsidP="00D6038D">
            <w:pPr>
              <w:tabs>
                <w:tab w:val="center" w:pos="428"/>
              </w:tabs>
              <w:suppressAutoHyphens/>
              <w:jc w:val="center"/>
              <w:rPr>
                <w:bCs/>
                <w:color w:val="000000"/>
                <w:sz w:val="16"/>
                <w:szCs w:val="22"/>
              </w:rPr>
            </w:pPr>
            <w:r w:rsidRPr="00ED7867">
              <w:rPr>
                <w:bCs/>
                <w:color w:val="000000"/>
                <w:sz w:val="16"/>
                <w:szCs w:val="22"/>
              </w:rPr>
              <w:t>22</w:t>
            </w:r>
          </w:p>
        </w:tc>
        <w:tc>
          <w:tcPr>
            <w:tcW w:w="450" w:type="dxa"/>
            <w:tcBorders>
              <w:top w:val="single" w:sz="6" w:space="0" w:color="auto"/>
              <w:left w:val="single" w:sz="6" w:space="0" w:color="auto"/>
              <w:bottom w:val="single" w:sz="6" w:space="0" w:color="auto"/>
              <w:right w:val="single" w:sz="6" w:space="0" w:color="auto"/>
            </w:tcBorders>
          </w:tcPr>
          <w:p w14:paraId="5813805A"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7F2FD9FA"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69CA517D"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11A52A6A"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0858DD9B" w14:textId="77777777" w:rsidR="008B1EF1" w:rsidRPr="00F612C4" w:rsidRDefault="008B1EF1" w:rsidP="00D6038D">
            <w:pPr>
              <w:rPr>
                <w:sz w:val="16"/>
                <w:szCs w:val="16"/>
              </w:rPr>
            </w:pPr>
            <w:r w:rsidRPr="00F612C4">
              <w:rPr>
                <w:bCs/>
                <w:color w:val="000000"/>
                <w:sz w:val="16"/>
                <w:szCs w:val="16"/>
              </w:rPr>
              <w:t xml:space="preserve">  </w:t>
            </w:r>
          </w:p>
        </w:tc>
        <w:tc>
          <w:tcPr>
            <w:tcW w:w="458" w:type="dxa"/>
            <w:tcBorders>
              <w:top w:val="single" w:sz="6" w:space="0" w:color="auto"/>
              <w:left w:val="single" w:sz="6" w:space="0" w:color="auto"/>
              <w:bottom w:val="single" w:sz="6" w:space="0" w:color="auto"/>
              <w:right w:val="single" w:sz="6" w:space="0" w:color="auto"/>
            </w:tcBorders>
          </w:tcPr>
          <w:p w14:paraId="543A4685" w14:textId="77777777" w:rsidR="008B1EF1" w:rsidRPr="00F612C4" w:rsidRDefault="008B1EF1" w:rsidP="00D6038D">
            <w:pPr>
              <w:rPr>
                <w:sz w:val="16"/>
                <w:szCs w:val="16"/>
              </w:rPr>
            </w:pPr>
            <w:r w:rsidRPr="00F612C4">
              <w:rPr>
                <w:bCs/>
                <w:color w:val="000000"/>
                <w:sz w:val="16"/>
                <w:szCs w:val="16"/>
              </w:rPr>
              <w:t xml:space="preserve">  </w:t>
            </w:r>
          </w:p>
        </w:tc>
        <w:tc>
          <w:tcPr>
            <w:tcW w:w="500" w:type="dxa"/>
            <w:tcBorders>
              <w:top w:val="single" w:sz="6" w:space="0" w:color="auto"/>
              <w:left w:val="single" w:sz="6" w:space="0" w:color="auto"/>
              <w:bottom w:val="single" w:sz="6" w:space="0" w:color="auto"/>
              <w:right w:val="single" w:sz="6" w:space="0" w:color="auto"/>
            </w:tcBorders>
          </w:tcPr>
          <w:p w14:paraId="5AB03388" w14:textId="77777777" w:rsidR="008B1EF1" w:rsidRPr="00F612C4" w:rsidRDefault="008B1EF1" w:rsidP="00D6038D">
            <w:pPr>
              <w:rPr>
                <w:sz w:val="16"/>
                <w:szCs w:val="16"/>
              </w:rPr>
            </w:pPr>
            <w:r w:rsidRPr="00F612C4">
              <w:rPr>
                <w:bCs/>
                <w:color w:val="000000"/>
                <w:sz w:val="16"/>
                <w:szCs w:val="16"/>
              </w:rPr>
              <w:t xml:space="preserve">  </w:t>
            </w:r>
          </w:p>
        </w:tc>
        <w:tc>
          <w:tcPr>
            <w:tcW w:w="445" w:type="dxa"/>
            <w:tcBorders>
              <w:top w:val="single" w:sz="6" w:space="0" w:color="auto"/>
              <w:left w:val="single" w:sz="6" w:space="0" w:color="auto"/>
              <w:bottom w:val="single" w:sz="6" w:space="0" w:color="auto"/>
              <w:right w:val="single" w:sz="6" w:space="0" w:color="auto"/>
            </w:tcBorders>
          </w:tcPr>
          <w:p w14:paraId="34B5D2BB"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3E62201B"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.26</w:t>
            </w:r>
          </w:p>
        </w:tc>
        <w:tc>
          <w:tcPr>
            <w:tcW w:w="450" w:type="dxa"/>
            <w:tcBorders>
              <w:top w:val="single" w:sz="6" w:space="0" w:color="auto"/>
              <w:left w:val="single" w:sz="6" w:space="0" w:color="auto"/>
              <w:bottom w:val="single" w:sz="6" w:space="0" w:color="auto"/>
            </w:tcBorders>
          </w:tcPr>
          <w:p w14:paraId="55769349"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.40</w:t>
            </w:r>
          </w:p>
        </w:tc>
      </w:tr>
      <w:tr w:rsidR="008B1EF1" w:rsidRPr="000C2A7E" w14:paraId="6772C815"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tcPr>
          <w:p w14:paraId="4B78524F" w14:textId="77777777" w:rsidR="008B1EF1" w:rsidRPr="00ED7867" w:rsidRDefault="008B1EF1" w:rsidP="00D6038D">
            <w:pPr>
              <w:tabs>
                <w:tab w:val="center" w:pos="428"/>
              </w:tabs>
              <w:suppressAutoHyphens/>
              <w:jc w:val="center"/>
              <w:rPr>
                <w:bCs/>
                <w:color w:val="000000"/>
                <w:sz w:val="16"/>
                <w:szCs w:val="22"/>
              </w:rPr>
            </w:pPr>
            <w:r w:rsidRPr="00ED7867">
              <w:rPr>
                <w:bCs/>
                <w:color w:val="000000"/>
                <w:sz w:val="16"/>
                <w:szCs w:val="22"/>
              </w:rPr>
              <w:lastRenderedPageBreak/>
              <w:t>23</w:t>
            </w:r>
          </w:p>
        </w:tc>
        <w:tc>
          <w:tcPr>
            <w:tcW w:w="450" w:type="dxa"/>
            <w:tcBorders>
              <w:top w:val="single" w:sz="6" w:space="0" w:color="auto"/>
              <w:left w:val="single" w:sz="6" w:space="0" w:color="auto"/>
              <w:bottom w:val="single" w:sz="6" w:space="0" w:color="auto"/>
              <w:right w:val="single" w:sz="6" w:space="0" w:color="auto"/>
            </w:tcBorders>
          </w:tcPr>
          <w:p w14:paraId="61FA8CBE"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63F65260"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7BC328A7"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08FB9192"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360C4E1B" w14:textId="77777777" w:rsidR="008B1EF1" w:rsidRPr="00F612C4" w:rsidRDefault="008B1EF1" w:rsidP="00D6038D">
            <w:pPr>
              <w:rPr>
                <w:sz w:val="16"/>
                <w:szCs w:val="16"/>
              </w:rPr>
            </w:pPr>
            <w:r w:rsidRPr="00F612C4">
              <w:rPr>
                <w:bCs/>
                <w:color w:val="000000"/>
                <w:sz w:val="16"/>
                <w:szCs w:val="16"/>
              </w:rPr>
              <w:t xml:space="preserve">  </w:t>
            </w:r>
          </w:p>
        </w:tc>
        <w:tc>
          <w:tcPr>
            <w:tcW w:w="458" w:type="dxa"/>
            <w:tcBorders>
              <w:top w:val="single" w:sz="6" w:space="0" w:color="auto"/>
              <w:left w:val="single" w:sz="6" w:space="0" w:color="auto"/>
              <w:bottom w:val="single" w:sz="6" w:space="0" w:color="auto"/>
              <w:right w:val="single" w:sz="6" w:space="0" w:color="auto"/>
            </w:tcBorders>
          </w:tcPr>
          <w:p w14:paraId="111D20E7" w14:textId="77777777" w:rsidR="008B1EF1" w:rsidRPr="00F612C4" w:rsidRDefault="008B1EF1" w:rsidP="00D6038D">
            <w:pPr>
              <w:rPr>
                <w:sz w:val="16"/>
                <w:szCs w:val="16"/>
              </w:rPr>
            </w:pPr>
            <w:r w:rsidRPr="00F612C4">
              <w:rPr>
                <w:bCs/>
                <w:color w:val="000000"/>
                <w:sz w:val="16"/>
                <w:szCs w:val="16"/>
              </w:rPr>
              <w:t xml:space="preserve">  </w:t>
            </w:r>
          </w:p>
        </w:tc>
        <w:tc>
          <w:tcPr>
            <w:tcW w:w="500" w:type="dxa"/>
            <w:tcBorders>
              <w:top w:val="single" w:sz="6" w:space="0" w:color="auto"/>
              <w:left w:val="single" w:sz="6" w:space="0" w:color="auto"/>
              <w:bottom w:val="single" w:sz="6" w:space="0" w:color="auto"/>
              <w:right w:val="single" w:sz="6" w:space="0" w:color="auto"/>
            </w:tcBorders>
          </w:tcPr>
          <w:p w14:paraId="2583EF26" w14:textId="77777777" w:rsidR="008B1EF1" w:rsidRPr="00F612C4" w:rsidRDefault="008B1EF1" w:rsidP="00D6038D">
            <w:pPr>
              <w:rPr>
                <w:sz w:val="16"/>
                <w:szCs w:val="16"/>
              </w:rPr>
            </w:pPr>
            <w:r w:rsidRPr="00F612C4">
              <w:rPr>
                <w:bCs/>
                <w:color w:val="000000"/>
                <w:sz w:val="16"/>
                <w:szCs w:val="16"/>
              </w:rPr>
              <w:t xml:space="preserve">  </w:t>
            </w:r>
          </w:p>
        </w:tc>
        <w:tc>
          <w:tcPr>
            <w:tcW w:w="445" w:type="dxa"/>
            <w:tcBorders>
              <w:top w:val="single" w:sz="6" w:space="0" w:color="auto"/>
              <w:left w:val="single" w:sz="6" w:space="0" w:color="auto"/>
              <w:bottom w:val="single" w:sz="6" w:space="0" w:color="auto"/>
              <w:right w:val="single" w:sz="6" w:space="0" w:color="auto"/>
            </w:tcBorders>
          </w:tcPr>
          <w:p w14:paraId="517A453E"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5ABF3D74"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.24</w:t>
            </w:r>
          </w:p>
        </w:tc>
        <w:tc>
          <w:tcPr>
            <w:tcW w:w="450" w:type="dxa"/>
            <w:tcBorders>
              <w:top w:val="single" w:sz="6" w:space="0" w:color="auto"/>
              <w:left w:val="single" w:sz="6" w:space="0" w:color="auto"/>
              <w:bottom w:val="single" w:sz="6" w:space="0" w:color="auto"/>
            </w:tcBorders>
          </w:tcPr>
          <w:p w14:paraId="75A5747D"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.37</w:t>
            </w:r>
          </w:p>
        </w:tc>
      </w:tr>
      <w:tr w:rsidR="008B1EF1" w:rsidRPr="000C2A7E" w14:paraId="7054EB8D"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tcPr>
          <w:p w14:paraId="3972C464" w14:textId="77777777" w:rsidR="008B1EF1" w:rsidRPr="00ED7867" w:rsidRDefault="008B1EF1" w:rsidP="00D6038D">
            <w:pPr>
              <w:tabs>
                <w:tab w:val="center" w:pos="428"/>
              </w:tabs>
              <w:suppressAutoHyphens/>
              <w:jc w:val="center"/>
              <w:rPr>
                <w:bCs/>
                <w:color w:val="000000"/>
                <w:sz w:val="16"/>
                <w:szCs w:val="22"/>
              </w:rPr>
            </w:pPr>
            <w:r w:rsidRPr="00ED7867">
              <w:rPr>
                <w:bCs/>
                <w:color w:val="000000"/>
                <w:sz w:val="16"/>
                <w:szCs w:val="22"/>
              </w:rPr>
              <w:t>24</w:t>
            </w:r>
          </w:p>
        </w:tc>
        <w:tc>
          <w:tcPr>
            <w:tcW w:w="450" w:type="dxa"/>
            <w:tcBorders>
              <w:top w:val="single" w:sz="6" w:space="0" w:color="auto"/>
              <w:left w:val="single" w:sz="6" w:space="0" w:color="auto"/>
              <w:bottom w:val="single" w:sz="6" w:space="0" w:color="auto"/>
              <w:right w:val="single" w:sz="6" w:space="0" w:color="auto"/>
            </w:tcBorders>
          </w:tcPr>
          <w:p w14:paraId="02E5065A"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27314BE4"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29392F37"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11D5231B"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38B07948" w14:textId="77777777" w:rsidR="008B1EF1" w:rsidRPr="00F612C4" w:rsidRDefault="008B1EF1" w:rsidP="00D6038D">
            <w:pPr>
              <w:rPr>
                <w:sz w:val="16"/>
                <w:szCs w:val="16"/>
              </w:rPr>
            </w:pPr>
            <w:r w:rsidRPr="00F612C4">
              <w:rPr>
                <w:bCs/>
                <w:color w:val="000000"/>
                <w:sz w:val="16"/>
                <w:szCs w:val="16"/>
              </w:rPr>
              <w:t xml:space="preserve">  </w:t>
            </w:r>
          </w:p>
        </w:tc>
        <w:tc>
          <w:tcPr>
            <w:tcW w:w="458" w:type="dxa"/>
            <w:tcBorders>
              <w:top w:val="single" w:sz="6" w:space="0" w:color="auto"/>
              <w:left w:val="single" w:sz="6" w:space="0" w:color="auto"/>
              <w:bottom w:val="single" w:sz="6" w:space="0" w:color="auto"/>
              <w:right w:val="single" w:sz="6" w:space="0" w:color="auto"/>
            </w:tcBorders>
          </w:tcPr>
          <w:p w14:paraId="65299B04" w14:textId="77777777" w:rsidR="008B1EF1" w:rsidRPr="00F612C4" w:rsidRDefault="008B1EF1" w:rsidP="00D6038D">
            <w:pPr>
              <w:rPr>
                <w:sz w:val="16"/>
                <w:szCs w:val="16"/>
              </w:rPr>
            </w:pPr>
            <w:r w:rsidRPr="00F612C4">
              <w:rPr>
                <w:bCs/>
                <w:color w:val="000000"/>
                <w:sz w:val="16"/>
                <w:szCs w:val="16"/>
              </w:rPr>
              <w:t xml:space="preserve">  </w:t>
            </w:r>
          </w:p>
        </w:tc>
        <w:tc>
          <w:tcPr>
            <w:tcW w:w="500" w:type="dxa"/>
            <w:tcBorders>
              <w:top w:val="single" w:sz="6" w:space="0" w:color="auto"/>
              <w:left w:val="single" w:sz="6" w:space="0" w:color="auto"/>
              <w:bottom w:val="single" w:sz="6" w:space="0" w:color="auto"/>
              <w:right w:val="single" w:sz="6" w:space="0" w:color="auto"/>
            </w:tcBorders>
          </w:tcPr>
          <w:p w14:paraId="082CDCD2" w14:textId="77777777" w:rsidR="008B1EF1" w:rsidRPr="00F612C4" w:rsidRDefault="008B1EF1" w:rsidP="00D6038D">
            <w:pPr>
              <w:rPr>
                <w:sz w:val="16"/>
                <w:szCs w:val="16"/>
              </w:rPr>
            </w:pPr>
            <w:r w:rsidRPr="00F612C4">
              <w:rPr>
                <w:bCs/>
                <w:color w:val="000000"/>
                <w:sz w:val="16"/>
                <w:szCs w:val="16"/>
              </w:rPr>
              <w:t xml:space="preserve">  </w:t>
            </w:r>
          </w:p>
        </w:tc>
        <w:tc>
          <w:tcPr>
            <w:tcW w:w="445" w:type="dxa"/>
            <w:tcBorders>
              <w:top w:val="single" w:sz="6" w:space="0" w:color="auto"/>
              <w:left w:val="single" w:sz="6" w:space="0" w:color="auto"/>
              <w:bottom w:val="single" w:sz="6" w:space="0" w:color="auto"/>
              <w:right w:val="single" w:sz="6" w:space="0" w:color="auto"/>
            </w:tcBorders>
          </w:tcPr>
          <w:p w14:paraId="3C201B23"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36BDE60E"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.20</w:t>
            </w:r>
          </w:p>
        </w:tc>
        <w:tc>
          <w:tcPr>
            <w:tcW w:w="450" w:type="dxa"/>
            <w:tcBorders>
              <w:top w:val="single" w:sz="6" w:space="0" w:color="auto"/>
              <w:left w:val="single" w:sz="6" w:space="0" w:color="auto"/>
              <w:bottom w:val="single" w:sz="6" w:space="0" w:color="auto"/>
            </w:tcBorders>
          </w:tcPr>
          <w:p w14:paraId="2E2F86D9"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.34</w:t>
            </w:r>
          </w:p>
        </w:tc>
      </w:tr>
      <w:tr w:rsidR="008B1EF1" w:rsidRPr="000C2A7E" w14:paraId="06D3763C"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tcPr>
          <w:p w14:paraId="04DD6D52" w14:textId="77777777" w:rsidR="008B1EF1" w:rsidRPr="00ED7867" w:rsidRDefault="008B1EF1" w:rsidP="00D6038D">
            <w:pPr>
              <w:tabs>
                <w:tab w:val="center" w:pos="428"/>
              </w:tabs>
              <w:suppressAutoHyphens/>
              <w:jc w:val="center"/>
              <w:rPr>
                <w:bCs/>
                <w:color w:val="000000"/>
                <w:sz w:val="16"/>
                <w:szCs w:val="22"/>
              </w:rPr>
            </w:pPr>
            <w:r w:rsidRPr="00ED7867">
              <w:rPr>
                <w:bCs/>
                <w:color w:val="000000"/>
                <w:sz w:val="16"/>
                <w:szCs w:val="22"/>
              </w:rPr>
              <w:t>25</w:t>
            </w:r>
          </w:p>
        </w:tc>
        <w:tc>
          <w:tcPr>
            <w:tcW w:w="450" w:type="dxa"/>
            <w:tcBorders>
              <w:top w:val="single" w:sz="6" w:space="0" w:color="auto"/>
              <w:left w:val="single" w:sz="6" w:space="0" w:color="auto"/>
              <w:bottom w:val="single" w:sz="6" w:space="0" w:color="auto"/>
              <w:right w:val="single" w:sz="6" w:space="0" w:color="auto"/>
            </w:tcBorders>
          </w:tcPr>
          <w:p w14:paraId="3DB7A840"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49BE6156"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27A90207"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19BF7B98"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61F540C5" w14:textId="77777777" w:rsidR="008B1EF1" w:rsidRPr="00F612C4" w:rsidRDefault="008B1EF1" w:rsidP="00D6038D">
            <w:pPr>
              <w:rPr>
                <w:sz w:val="16"/>
                <w:szCs w:val="16"/>
              </w:rPr>
            </w:pPr>
            <w:r w:rsidRPr="00F612C4">
              <w:rPr>
                <w:bCs/>
                <w:color w:val="000000"/>
                <w:sz w:val="16"/>
                <w:szCs w:val="16"/>
              </w:rPr>
              <w:t xml:space="preserve">  </w:t>
            </w:r>
          </w:p>
        </w:tc>
        <w:tc>
          <w:tcPr>
            <w:tcW w:w="458" w:type="dxa"/>
            <w:tcBorders>
              <w:top w:val="single" w:sz="6" w:space="0" w:color="auto"/>
              <w:left w:val="single" w:sz="6" w:space="0" w:color="auto"/>
              <w:bottom w:val="single" w:sz="6" w:space="0" w:color="auto"/>
              <w:right w:val="single" w:sz="6" w:space="0" w:color="auto"/>
            </w:tcBorders>
          </w:tcPr>
          <w:p w14:paraId="18C2BB82" w14:textId="77777777" w:rsidR="008B1EF1" w:rsidRPr="00F612C4" w:rsidRDefault="008B1EF1" w:rsidP="00D6038D">
            <w:pPr>
              <w:rPr>
                <w:sz w:val="16"/>
                <w:szCs w:val="16"/>
              </w:rPr>
            </w:pPr>
            <w:r w:rsidRPr="00F612C4">
              <w:rPr>
                <w:bCs/>
                <w:color w:val="000000"/>
                <w:sz w:val="16"/>
                <w:szCs w:val="16"/>
              </w:rPr>
              <w:t xml:space="preserve">  </w:t>
            </w:r>
          </w:p>
        </w:tc>
        <w:tc>
          <w:tcPr>
            <w:tcW w:w="500" w:type="dxa"/>
            <w:tcBorders>
              <w:top w:val="single" w:sz="6" w:space="0" w:color="auto"/>
              <w:left w:val="single" w:sz="6" w:space="0" w:color="auto"/>
              <w:bottom w:val="single" w:sz="6" w:space="0" w:color="auto"/>
              <w:right w:val="single" w:sz="6" w:space="0" w:color="auto"/>
            </w:tcBorders>
          </w:tcPr>
          <w:p w14:paraId="01A019F6" w14:textId="77777777" w:rsidR="008B1EF1" w:rsidRPr="00F612C4" w:rsidRDefault="008B1EF1" w:rsidP="00D6038D">
            <w:pPr>
              <w:rPr>
                <w:sz w:val="16"/>
                <w:szCs w:val="16"/>
              </w:rPr>
            </w:pPr>
            <w:r w:rsidRPr="00F612C4">
              <w:rPr>
                <w:bCs/>
                <w:color w:val="000000"/>
                <w:sz w:val="16"/>
                <w:szCs w:val="16"/>
              </w:rPr>
              <w:t xml:space="preserve">  </w:t>
            </w:r>
          </w:p>
        </w:tc>
        <w:tc>
          <w:tcPr>
            <w:tcW w:w="445" w:type="dxa"/>
            <w:tcBorders>
              <w:top w:val="single" w:sz="6" w:space="0" w:color="auto"/>
              <w:left w:val="single" w:sz="6" w:space="0" w:color="auto"/>
              <w:bottom w:val="single" w:sz="6" w:space="0" w:color="auto"/>
              <w:right w:val="single" w:sz="6" w:space="0" w:color="auto"/>
            </w:tcBorders>
          </w:tcPr>
          <w:p w14:paraId="76109A87"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760514AB"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.20</w:t>
            </w:r>
          </w:p>
        </w:tc>
        <w:tc>
          <w:tcPr>
            <w:tcW w:w="450" w:type="dxa"/>
            <w:tcBorders>
              <w:top w:val="single" w:sz="6" w:space="0" w:color="auto"/>
              <w:left w:val="single" w:sz="6" w:space="0" w:color="auto"/>
              <w:bottom w:val="single" w:sz="6" w:space="0" w:color="auto"/>
            </w:tcBorders>
          </w:tcPr>
          <w:p w14:paraId="3BF6D198"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.31</w:t>
            </w:r>
          </w:p>
        </w:tc>
      </w:tr>
      <w:tr w:rsidR="008B1EF1" w:rsidRPr="000C2A7E" w14:paraId="30E24BCE"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tcPr>
          <w:p w14:paraId="796B903E" w14:textId="77777777" w:rsidR="008B1EF1" w:rsidRPr="00ED7867" w:rsidRDefault="008B1EF1" w:rsidP="00D6038D">
            <w:pPr>
              <w:tabs>
                <w:tab w:val="center" w:pos="428"/>
              </w:tabs>
              <w:suppressAutoHyphens/>
              <w:jc w:val="center"/>
              <w:rPr>
                <w:bCs/>
                <w:color w:val="000000"/>
                <w:sz w:val="16"/>
                <w:szCs w:val="22"/>
              </w:rPr>
            </w:pPr>
            <w:r w:rsidRPr="00ED7867">
              <w:rPr>
                <w:bCs/>
                <w:color w:val="000000"/>
                <w:sz w:val="16"/>
                <w:szCs w:val="22"/>
              </w:rPr>
              <w:t>26</w:t>
            </w:r>
          </w:p>
        </w:tc>
        <w:tc>
          <w:tcPr>
            <w:tcW w:w="450" w:type="dxa"/>
            <w:tcBorders>
              <w:top w:val="single" w:sz="6" w:space="0" w:color="auto"/>
              <w:left w:val="single" w:sz="6" w:space="0" w:color="auto"/>
              <w:bottom w:val="single" w:sz="6" w:space="0" w:color="auto"/>
              <w:right w:val="single" w:sz="6" w:space="0" w:color="auto"/>
            </w:tcBorders>
          </w:tcPr>
          <w:p w14:paraId="2E89A06C"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70DC197C"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46CAAA79"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67FACAAE"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1B3E768A" w14:textId="77777777" w:rsidR="008B1EF1" w:rsidRPr="00F612C4" w:rsidRDefault="008B1EF1" w:rsidP="00D6038D">
            <w:pPr>
              <w:rPr>
                <w:sz w:val="16"/>
                <w:szCs w:val="16"/>
              </w:rPr>
            </w:pPr>
            <w:r w:rsidRPr="00F612C4">
              <w:rPr>
                <w:bCs/>
                <w:color w:val="000000"/>
                <w:sz w:val="16"/>
                <w:szCs w:val="16"/>
              </w:rPr>
              <w:t xml:space="preserve">  </w:t>
            </w:r>
          </w:p>
        </w:tc>
        <w:tc>
          <w:tcPr>
            <w:tcW w:w="458" w:type="dxa"/>
            <w:tcBorders>
              <w:top w:val="single" w:sz="6" w:space="0" w:color="auto"/>
              <w:left w:val="single" w:sz="6" w:space="0" w:color="auto"/>
              <w:bottom w:val="single" w:sz="6" w:space="0" w:color="auto"/>
              <w:right w:val="single" w:sz="6" w:space="0" w:color="auto"/>
            </w:tcBorders>
          </w:tcPr>
          <w:p w14:paraId="4656533D" w14:textId="77777777" w:rsidR="008B1EF1" w:rsidRPr="00F612C4" w:rsidRDefault="008B1EF1" w:rsidP="00D6038D">
            <w:pPr>
              <w:rPr>
                <w:sz w:val="16"/>
                <w:szCs w:val="16"/>
              </w:rPr>
            </w:pPr>
            <w:r w:rsidRPr="00F612C4">
              <w:rPr>
                <w:bCs/>
                <w:color w:val="000000"/>
                <w:sz w:val="16"/>
                <w:szCs w:val="16"/>
              </w:rPr>
              <w:t xml:space="preserve">  </w:t>
            </w:r>
          </w:p>
        </w:tc>
        <w:tc>
          <w:tcPr>
            <w:tcW w:w="500" w:type="dxa"/>
            <w:tcBorders>
              <w:top w:val="single" w:sz="6" w:space="0" w:color="auto"/>
              <w:left w:val="single" w:sz="6" w:space="0" w:color="auto"/>
              <w:bottom w:val="single" w:sz="6" w:space="0" w:color="auto"/>
              <w:right w:val="single" w:sz="6" w:space="0" w:color="auto"/>
            </w:tcBorders>
          </w:tcPr>
          <w:p w14:paraId="78C43375" w14:textId="77777777" w:rsidR="008B1EF1" w:rsidRPr="00F612C4" w:rsidRDefault="008B1EF1" w:rsidP="00D6038D">
            <w:pPr>
              <w:rPr>
                <w:sz w:val="16"/>
                <w:szCs w:val="16"/>
              </w:rPr>
            </w:pPr>
            <w:r w:rsidRPr="00F612C4">
              <w:rPr>
                <w:bCs/>
                <w:color w:val="000000"/>
                <w:sz w:val="16"/>
                <w:szCs w:val="16"/>
              </w:rPr>
              <w:t xml:space="preserve">  </w:t>
            </w:r>
          </w:p>
        </w:tc>
        <w:tc>
          <w:tcPr>
            <w:tcW w:w="445" w:type="dxa"/>
            <w:tcBorders>
              <w:top w:val="single" w:sz="6" w:space="0" w:color="auto"/>
              <w:left w:val="single" w:sz="6" w:space="0" w:color="auto"/>
              <w:bottom w:val="single" w:sz="6" w:space="0" w:color="auto"/>
              <w:right w:val="single" w:sz="6" w:space="0" w:color="auto"/>
            </w:tcBorders>
          </w:tcPr>
          <w:p w14:paraId="19F709B7"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353C6ED9"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.20</w:t>
            </w:r>
          </w:p>
        </w:tc>
        <w:tc>
          <w:tcPr>
            <w:tcW w:w="450" w:type="dxa"/>
            <w:tcBorders>
              <w:top w:val="single" w:sz="6" w:space="0" w:color="auto"/>
              <w:left w:val="single" w:sz="6" w:space="0" w:color="auto"/>
              <w:bottom w:val="single" w:sz="6" w:space="0" w:color="auto"/>
            </w:tcBorders>
          </w:tcPr>
          <w:p w14:paraId="6A754B9A"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.28</w:t>
            </w:r>
          </w:p>
        </w:tc>
      </w:tr>
      <w:tr w:rsidR="008B1EF1" w:rsidRPr="000C2A7E" w14:paraId="1D66799D"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tcPr>
          <w:p w14:paraId="7482F726" w14:textId="77777777" w:rsidR="008B1EF1" w:rsidRPr="00ED7867" w:rsidRDefault="008B1EF1" w:rsidP="00D6038D">
            <w:pPr>
              <w:tabs>
                <w:tab w:val="center" w:pos="428"/>
              </w:tabs>
              <w:suppressAutoHyphens/>
              <w:jc w:val="center"/>
              <w:rPr>
                <w:bCs/>
                <w:color w:val="000000"/>
                <w:sz w:val="16"/>
                <w:szCs w:val="22"/>
              </w:rPr>
            </w:pPr>
            <w:r w:rsidRPr="00ED7867">
              <w:rPr>
                <w:bCs/>
                <w:color w:val="000000"/>
                <w:sz w:val="16"/>
                <w:szCs w:val="22"/>
              </w:rPr>
              <w:t>27</w:t>
            </w:r>
          </w:p>
        </w:tc>
        <w:tc>
          <w:tcPr>
            <w:tcW w:w="450" w:type="dxa"/>
            <w:tcBorders>
              <w:top w:val="single" w:sz="6" w:space="0" w:color="auto"/>
              <w:left w:val="single" w:sz="6" w:space="0" w:color="auto"/>
              <w:bottom w:val="single" w:sz="6" w:space="0" w:color="auto"/>
              <w:right w:val="single" w:sz="6" w:space="0" w:color="auto"/>
            </w:tcBorders>
          </w:tcPr>
          <w:p w14:paraId="5F505A6C"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28A9D78C"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16BEE86F"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34E7A43F"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3594C806" w14:textId="77777777" w:rsidR="008B1EF1" w:rsidRPr="00F612C4" w:rsidRDefault="008B1EF1" w:rsidP="00D6038D">
            <w:pPr>
              <w:rPr>
                <w:sz w:val="16"/>
                <w:szCs w:val="16"/>
              </w:rPr>
            </w:pPr>
            <w:r w:rsidRPr="00F612C4">
              <w:rPr>
                <w:bCs/>
                <w:color w:val="000000"/>
                <w:sz w:val="16"/>
                <w:szCs w:val="16"/>
              </w:rPr>
              <w:t xml:space="preserve">  </w:t>
            </w:r>
          </w:p>
        </w:tc>
        <w:tc>
          <w:tcPr>
            <w:tcW w:w="458" w:type="dxa"/>
            <w:tcBorders>
              <w:top w:val="single" w:sz="6" w:space="0" w:color="auto"/>
              <w:left w:val="single" w:sz="6" w:space="0" w:color="auto"/>
              <w:bottom w:val="single" w:sz="6" w:space="0" w:color="auto"/>
              <w:right w:val="single" w:sz="6" w:space="0" w:color="auto"/>
            </w:tcBorders>
          </w:tcPr>
          <w:p w14:paraId="27CA5E6E" w14:textId="77777777" w:rsidR="008B1EF1" w:rsidRPr="00F612C4" w:rsidRDefault="008B1EF1" w:rsidP="00D6038D">
            <w:pPr>
              <w:rPr>
                <w:sz w:val="16"/>
                <w:szCs w:val="16"/>
              </w:rPr>
            </w:pPr>
            <w:r w:rsidRPr="00F612C4">
              <w:rPr>
                <w:bCs/>
                <w:color w:val="000000"/>
                <w:sz w:val="16"/>
                <w:szCs w:val="16"/>
              </w:rPr>
              <w:t xml:space="preserve">  </w:t>
            </w:r>
          </w:p>
        </w:tc>
        <w:tc>
          <w:tcPr>
            <w:tcW w:w="500" w:type="dxa"/>
            <w:tcBorders>
              <w:top w:val="single" w:sz="6" w:space="0" w:color="auto"/>
              <w:left w:val="single" w:sz="6" w:space="0" w:color="auto"/>
              <w:bottom w:val="single" w:sz="6" w:space="0" w:color="auto"/>
              <w:right w:val="single" w:sz="6" w:space="0" w:color="auto"/>
            </w:tcBorders>
          </w:tcPr>
          <w:p w14:paraId="19956A0B" w14:textId="77777777" w:rsidR="008B1EF1" w:rsidRPr="00F612C4" w:rsidRDefault="008B1EF1" w:rsidP="00D6038D">
            <w:pPr>
              <w:rPr>
                <w:sz w:val="16"/>
                <w:szCs w:val="16"/>
              </w:rPr>
            </w:pPr>
            <w:r w:rsidRPr="00F612C4">
              <w:rPr>
                <w:bCs/>
                <w:color w:val="000000"/>
                <w:sz w:val="16"/>
                <w:szCs w:val="16"/>
              </w:rPr>
              <w:t xml:space="preserve">  </w:t>
            </w:r>
          </w:p>
        </w:tc>
        <w:tc>
          <w:tcPr>
            <w:tcW w:w="445" w:type="dxa"/>
            <w:tcBorders>
              <w:top w:val="single" w:sz="6" w:space="0" w:color="auto"/>
              <w:left w:val="single" w:sz="6" w:space="0" w:color="auto"/>
              <w:bottom w:val="single" w:sz="6" w:space="0" w:color="auto"/>
              <w:right w:val="single" w:sz="6" w:space="0" w:color="auto"/>
            </w:tcBorders>
          </w:tcPr>
          <w:p w14:paraId="1411F7CC"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105C11BF"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tcBorders>
          </w:tcPr>
          <w:p w14:paraId="37218E8D"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.26</w:t>
            </w:r>
          </w:p>
        </w:tc>
      </w:tr>
      <w:tr w:rsidR="008B1EF1" w:rsidRPr="000C2A7E" w14:paraId="2AD406B8"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tcPr>
          <w:p w14:paraId="7F542CF6" w14:textId="77777777" w:rsidR="008B1EF1" w:rsidRPr="00ED7867" w:rsidRDefault="008B1EF1" w:rsidP="00D6038D">
            <w:pPr>
              <w:tabs>
                <w:tab w:val="center" w:pos="428"/>
              </w:tabs>
              <w:suppressAutoHyphens/>
              <w:jc w:val="center"/>
              <w:rPr>
                <w:bCs/>
                <w:color w:val="000000"/>
                <w:sz w:val="16"/>
                <w:szCs w:val="22"/>
              </w:rPr>
            </w:pPr>
            <w:r w:rsidRPr="00ED7867">
              <w:rPr>
                <w:bCs/>
                <w:color w:val="000000"/>
                <w:sz w:val="16"/>
                <w:szCs w:val="22"/>
              </w:rPr>
              <w:t>28</w:t>
            </w:r>
          </w:p>
        </w:tc>
        <w:tc>
          <w:tcPr>
            <w:tcW w:w="450" w:type="dxa"/>
            <w:tcBorders>
              <w:top w:val="single" w:sz="6" w:space="0" w:color="auto"/>
              <w:left w:val="single" w:sz="6" w:space="0" w:color="auto"/>
              <w:bottom w:val="single" w:sz="6" w:space="0" w:color="auto"/>
              <w:right w:val="single" w:sz="6" w:space="0" w:color="auto"/>
            </w:tcBorders>
          </w:tcPr>
          <w:p w14:paraId="5B4DCAA8"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52648172"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74C6DA43"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0BB0331B"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01A5428B" w14:textId="77777777" w:rsidR="008B1EF1" w:rsidRPr="00F612C4" w:rsidRDefault="008B1EF1" w:rsidP="00D6038D">
            <w:pPr>
              <w:rPr>
                <w:sz w:val="16"/>
                <w:szCs w:val="16"/>
              </w:rPr>
            </w:pPr>
            <w:r w:rsidRPr="00F612C4">
              <w:rPr>
                <w:bCs/>
                <w:color w:val="000000"/>
                <w:sz w:val="16"/>
                <w:szCs w:val="16"/>
              </w:rPr>
              <w:t xml:space="preserve">  </w:t>
            </w:r>
          </w:p>
        </w:tc>
        <w:tc>
          <w:tcPr>
            <w:tcW w:w="458" w:type="dxa"/>
            <w:tcBorders>
              <w:top w:val="single" w:sz="6" w:space="0" w:color="auto"/>
              <w:left w:val="single" w:sz="6" w:space="0" w:color="auto"/>
              <w:bottom w:val="single" w:sz="6" w:space="0" w:color="auto"/>
              <w:right w:val="single" w:sz="6" w:space="0" w:color="auto"/>
            </w:tcBorders>
          </w:tcPr>
          <w:p w14:paraId="3BF676A9" w14:textId="77777777" w:rsidR="008B1EF1" w:rsidRPr="00F612C4" w:rsidRDefault="008B1EF1" w:rsidP="00D6038D">
            <w:pPr>
              <w:rPr>
                <w:sz w:val="16"/>
                <w:szCs w:val="16"/>
              </w:rPr>
            </w:pPr>
            <w:r w:rsidRPr="00F612C4">
              <w:rPr>
                <w:bCs/>
                <w:color w:val="000000"/>
                <w:sz w:val="16"/>
                <w:szCs w:val="16"/>
              </w:rPr>
              <w:t xml:space="preserve">  </w:t>
            </w:r>
          </w:p>
        </w:tc>
        <w:tc>
          <w:tcPr>
            <w:tcW w:w="500" w:type="dxa"/>
            <w:tcBorders>
              <w:top w:val="single" w:sz="6" w:space="0" w:color="auto"/>
              <w:left w:val="single" w:sz="6" w:space="0" w:color="auto"/>
              <w:bottom w:val="single" w:sz="6" w:space="0" w:color="auto"/>
              <w:right w:val="single" w:sz="6" w:space="0" w:color="auto"/>
            </w:tcBorders>
          </w:tcPr>
          <w:p w14:paraId="7932F2A8" w14:textId="77777777" w:rsidR="008B1EF1" w:rsidRPr="00F612C4" w:rsidRDefault="008B1EF1" w:rsidP="00D6038D">
            <w:pPr>
              <w:rPr>
                <w:sz w:val="16"/>
                <w:szCs w:val="16"/>
              </w:rPr>
            </w:pPr>
            <w:r w:rsidRPr="00F612C4">
              <w:rPr>
                <w:bCs/>
                <w:color w:val="000000"/>
                <w:sz w:val="16"/>
                <w:szCs w:val="16"/>
              </w:rPr>
              <w:t xml:space="preserve">  </w:t>
            </w:r>
          </w:p>
        </w:tc>
        <w:tc>
          <w:tcPr>
            <w:tcW w:w="445" w:type="dxa"/>
            <w:tcBorders>
              <w:top w:val="single" w:sz="6" w:space="0" w:color="auto"/>
              <w:left w:val="single" w:sz="6" w:space="0" w:color="auto"/>
              <w:bottom w:val="single" w:sz="6" w:space="0" w:color="auto"/>
              <w:right w:val="single" w:sz="6" w:space="0" w:color="auto"/>
            </w:tcBorders>
          </w:tcPr>
          <w:p w14:paraId="3294045A"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7377CB22"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tcBorders>
          </w:tcPr>
          <w:p w14:paraId="55B8BA68"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.23</w:t>
            </w:r>
          </w:p>
        </w:tc>
      </w:tr>
      <w:tr w:rsidR="008B1EF1" w:rsidRPr="000C2A7E" w14:paraId="620993B9"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tcPr>
          <w:p w14:paraId="231279A4" w14:textId="77777777" w:rsidR="008B1EF1" w:rsidRPr="00ED7867" w:rsidRDefault="008B1EF1" w:rsidP="00D6038D">
            <w:pPr>
              <w:tabs>
                <w:tab w:val="center" w:pos="428"/>
              </w:tabs>
              <w:suppressAutoHyphens/>
              <w:jc w:val="center"/>
              <w:rPr>
                <w:bCs/>
                <w:color w:val="000000"/>
                <w:sz w:val="16"/>
                <w:szCs w:val="22"/>
              </w:rPr>
            </w:pPr>
            <w:r w:rsidRPr="00ED7867">
              <w:rPr>
                <w:bCs/>
                <w:color w:val="000000"/>
                <w:sz w:val="16"/>
                <w:szCs w:val="22"/>
              </w:rPr>
              <w:t>29</w:t>
            </w:r>
          </w:p>
        </w:tc>
        <w:tc>
          <w:tcPr>
            <w:tcW w:w="450" w:type="dxa"/>
            <w:tcBorders>
              <w:top w:val="single" w:sz="6" w:space="0" w:color="auto"/>
              <w:left w:val="single" w:sz="6" w:space="0" w:color="auto"/>
              <w:bottom w:val="single" w:sz="6" w:space="0" w:color="auto"/>
              <w:right w:val="single" w:sz="6" w:space="0" w:color="auto"/>
            </w:tcBorders>
          </w:tcPr>
          <w:p w14:paraId="16D15648"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77E7C97E"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1229CF9A"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690DFEEA"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58F94B25" w14:textId="77777777" w:rsidR="008B1EF1" w:rsidRPr="00F612C4" w:rsidRDefault="008B1EF1" w:rsidP="00D6038D">
            <w:pPr>
              <w:rPr>
                <w:sz w:val="16"/>
                <w:szCs w:val="16"/>
              </w:rPr>
            </w:pPr>
            <w:r w:rsidRPr="00F612C4">
              <w:rPr>
                <w:bCs/>
                <w:color w:val="000000"/>
                <w:sz w:val="16"/>
                <w:szCs w:val="16"/>
              </w:rPr>
              <w:t xml:space="preserve">  </w:t>
            </w:r>
          </w:p>
        </w:tc>
        <w:tc>
          <w:tcPr>
            <w:tcW w:w="458" w:type="dxa"/>
            <w:tcBorders>
              <w:top w:val="single" w:sz="6" w:space="0" w:color="auto"/>
              <w:left w:val="single" w:sz="6" w:space="0" w:color="auto"/>
              <w:bottom w:val="single" w:sz="6" w:space="0" w:color="auto"/>
              <w:right w:val="single" w:sz="6" w:space="0" w:color="auto"/>
            </w:tcBorders>
          </w:tcPr>
          <w:p w14:paraId="6EC4B91C" w14:textId="77777777" w:rsidR="008B1EF1" w:rsidRPr="00F612C4" w:rsidRDefault="008B1EF1" w:rsidP="00D6038D">
            <w:pPr>
              <w:rPr>
                <w:sz w:val="16"/>
                <w:szCs w:val="16"/>
              </w:rPr>
            </w:pPr>
            <w:r w:rsidRPr="00F612C4">
              <w:rPr>
                <w:bCs/>
                <w:color w:val="000000"/>
                <w:sz w:val="16"/>
                <w:szCs w:val="16"/>
              </w:rPr>
              <w:t xml:space="preserve">  </w:t>
            </w:r>
          </w:p>
        </w:tc>
        <w:tc>
          <w:tcPr>
            <w:tcW w:w="500" w:type="dxa"/>
            <w:tcBorders>
              <w:top w:val="single" w:sz="6" w:space="0" w:color="auto"/>
              <w:left w:val="single" w:sz="6" w:space="0" w:color="auto"/>
              <w:bottom w:val="single" w:sz="6" w:space="0" w:color="auto"/>
              <w:right w:val="single" w:sz="6" w:space="0" w:color="auto"/>
            </w:tcBorders>
          </w:tcPr>
          <w:p w14:paraId="0BFE4BE1" w14:textId="77777777" w:rsidR="008B1EF1" w:rsidRPr="00F612C4" w:rsidRDefault="008B1EF1" w:rsidP="00D6038D">
            <w:pPr>
              <w:rPr>
                <w:sz w:val="16"/>
                <w:szCs w:val="16"/>
              </w:rPr>
            </w:pPr>
            <w:r w:rsidRPr="00F612C4">
              <w:rPr>
                <w:bCs/>
                <w:color w:val="000000"/>
                <w:sz w:val="16"/>
                <w:szCs w:val="16"/>
              </w:rPr>
              <w:t xml:space="preserve">  </w:t>
            </w:r>
          </w:p>
        </w:tc>
        <w:tc>
          <w:tcPr>
            <w:tcW w:w="445" w:type="dxa"/>
            <w:tcBorders>
              <w:top w:val="single" w:sz="6" w:space="0" w:color="auto"/>
              <w:left w:val="single" w:sz="6" w:space="0" w:color="auto"/>
              <w:bottom w:val="single" w:sz="6" w:space="0" w:color="auto"/>
              <w:right w:val="single" w:sz="6" w:space="0" w:color="auto"/>
            </w:tcBorders>
          </w:tcPr>
          <w:p w14:paraId="35B1AF03"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7C93C95F"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tcBorders>
          </w:tcPr>
          <w:p w14:paraId="4CA1460F"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.21</w:t>
            </w:r>
          </w:p>
        </w:tc>
      </w:tr>
      <w:tr w:rsidR="008B1EF1" w:rsidRPr="000C2A7E" w14:paraId="1A52D7DB" w14:textId="77777777" w:rsidTr="00413012">
        <w:trPr>
          <w:cantSplit/>
          <w:jc w:val="center"/>
        </w:trPr>
        <w:tc>
          <w:tcPr>
            <w:tcW w:w="450" w:type="dxa"/>
            <w:tcBorders>
              <w:top w:val="single" w:sz="6" w:space="0" w:color="auto"/>
              <w:left w:val="double" w:sz="6" w:space="0" w:color="auto"/>
              <w:bottom w:val="single" w:sz="6" w:space="0" w:color="auto"/>
              <w:right w:val="single" w:sz="6" w:space="0" w:color="auto"/>
            </w:tcBorders>
          </w:tcPr>
          <w:p w14:paraId="24751E17" w14:textId="77777777" w:rsidR="008B1EF1" w:rsidRPr="00ED7867" w:rsidRDefault="008B1EF1" w:rsidP="00D6038D">
            <w:pPr>
              <w:tabs>
                <w:tab w:val="center" w:pos="428"/>
              </w:tabs>
              <w:suppressAutoHyphens/>
              <w:jc w:val="center"/>
              <w:rPr>
                <w:bCs/>
                <w:color w:val="000000"/>
                <w:sz w:val="16"/>
                <w:szCs w:val="22"/>
              </w:rPr>
            </w:pPr>
            <w:r w:rsidRPr="00ED7867">
              <w:rPr>
                <w:bCs/>
                <w:color w:val="000000"/>
                <w:sz w:val="16"/>
                <w:szCs w:val="22"/>
              </w:rPr>
              <w:t>30</w:t>
            </w:r>
          </w:p>
        </w:tc>
        <w:tc>
          <w:tcPr>
            <w:tcW w:w="450" w:type="dxa"/>
            <w:tcBorders>
              <w:top w:val="single" w:sz="6" w:space="0" w:color="auto"/>
              <w:left w:val="single" w:sz="6" w:space="0" w:color="auto"/>
              <w:bottom w:val="single" w:sz="6" w:space="0" w:color="auto"/>
              <w:right w:val="single" w:sz="6" w:space="0" w:color="auto"/>
            </w:tcBorders>
          </w:tcPr>
          <w:p w14:paraId="3C1011D3"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4F88B1B4"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4A162F5D"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5023EEFB"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0D93F81E" w14:textId="77777777" w:rsidR="008B1EF1" w:rsidRPr="00F612C4" w:rsidRDefault="008B1EF1" w:rsidP="00D6038D">
            <w:pPr>
              <w:rPr>
                <w:sz w:val="16"/>
                <w:szCs w:val="16"/>
              </w:rPr>
            </w:pPr>
            <w:r w:rsidRPr="00F612C4">
              <w:rPr>
                <w:bCs/>
                <w:color w:val="000000"/>
                <w:sz w:val="16"/>
                <w:szCs w:val="16"/>
              </w:rPr>
              <w:t xml:space="preserve">  </w:t>
            </w:r>
          </w:p>
        </w:tc>
        <w:tc>
          <w:tcPr>
            <w:tcW w:w="458" w:type="dxa"/>
            <w:tcBorders>
              <w:top w:val="single" w:sz="6" w:space="0" w:color="auto"/>
              <w:left w:val="single" w:sz="6" w:space="0" w:color="auto"/>
              <w:bottom w:val="single" w:sz="6" w:space="0" w:color="auto"/>
              <w:right w:val="single" w:sz="6" w:space="0" w:color="auto"/>
            </w:tcBorders>
          </w:tcPr>
          <w:p w14:paraId="00A23DB7" w14:textId="77777777" w:rsidR="008B1EF1" w:rsidRPr="00F612C4" w:rsidRDefault="008B1EF1" w:rsidP="00D6038D">
            <w:pPr>
              <w:rPr>
                <w:sz w:val="16"/>
                <w:szCs w:val="16"/>
              </w:rPr>
            </w:pPr>
            <w:r w:rsidRPr="00F612C4">
              <w:rPr>
                <w:bCs/>
                <w:color w:val="000000"/>
                <w:sz w:val="16"/>
                <w:szCs w:val="16"/>
              </w:rPr>
              <w:t xml:space="preserve">  </w:t>
            </w:r>
          </w:p>
        </w:tc>
        <w:tc>
          <w:tcPr>
            <w:tcW w:w="500" w:type="dxa"/>
            <w:tcBorders>
              <w:top w:val="single" w:sz="6" w:space="0" w:color="auto"/>
              <w:left w:val="single" w:sz="6" w:space="0" w:color="auto"/>
              <w:bottom w:val="single" w:sz="6" w:space="0" w:color="auto"/>
              <w:right w:val="single" w:sz="6" w:space="0" w:color="auto"/>
            </w:tcBorders>
          </w:tcPr>
          <w:p w14:paraId="6B264C67" w14:textId="77777777" w:rsidR="008B1EF1" w:rsidRPr="00F612C4" w:rsidRDefault="008B1EF1" w:rsidP="00D6038D">
            <w:pPr>
              <w:rPr>
                <w:sz w:val="16"/>
                <w:szCs w:val="16"/>
              </w:rPr>
            </w:pPr>
            <w:r w:rsidRPr="00F612C4">
              <w:rPr>
                <w:bCs/>
                <w:color w:val="000000"/>
                <w:sz w:val="16"/>
                <w:szCs w:val="16"/>
              </w:rPr>
              <w:t xml:space="preserve">  </w:t>
            </w:r>
          </w:p>
        </w:tc>
        <w:tc>
          <w:tcPr>
            <w:tcW w:w="445" w:type="dxa"/>
            <w:tcBorders>
              <w:top w:val="single" w:sz="6" w:space="0" w:color="auto"/>
              <w:left w:val="single" w:sz="6" w:space="0" w:color="auto"/>
              <w:bottom w:val="single" w:sz="6" w:space="0" w:color="auto"/>
              <w:right w:val="single" w:sz="6" w:space="0" w:color="auto"/>
            </w:tcBorders>
          </w:tcPr>
          <w:p w14:paraId="374DEABB"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right w:val="single" w:sz="6" w:space="0" w:color="auto"/>
            </w:tcBorders>
          </w:tcPr>
          <w:p w14:paraId="4332C8BF"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single" w:sz="6" w:space="0" w:color="auto"/>
            </w:tcBorders>
          </w:tcPr>
          <w:p w14:paraId="0E4C25CD"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.20</w:t>
            </w:r>
          </w:p>
        </w:tc>
      </w:tr>
      <w:tr w:rsidR="008B1EF1" w:rsidRPr="000C2A7E" w14:paraId="45B957AD" w14:textId="77777777" w:rsidTr="00413012">
        <w:trPr>
          <w:cantSplit/>
          <w:jc w:val="center"/>
        </w:trPr>
        <w:tc>
          <w:tcPr>
            <w:tcW w:w="450" w:type="dxa"/>
            <w:tcBorders>
              <w:top w:val="single" w:sz="6" w:space="0" w:color="auto"/>
              <w:left w:val="double" w:sz="6" w:space="0" w:color="auto"/>
              <w:bottom w:val="double" w:sz="6" w:space="0" w:color="auto"/>
              <w:right w:val="single" w:sz="6" w:space="0" w:color="auto"/>
            </w:tcBorders>
          </w:tcPr>
          <w:p w14:paraId="772FB0BE" w14:textId="77777777" w:rsidR="008B1EF1" w:rsidRPr="00ED7867" w:rsidRDefault="008B1EF1" w:rsidP="00D6038D">
            <w:pPr>
              <w:tabs>
                <w:tab w:val="center" w:pos="428"/>
              </w:tabs>
              <w:suppressAutoHyphens/>
              <w:jc w:val="center"/>
              <w:rPr>
                <w:color w:val="000000"/>
                <w:sz w:val="16"/>
                <w:szCs w:val="22"/>
              </w:rPr>
            </w:pPr>
            <w:r w:rsidRPr="00ED7867">
              <w:rPr>
                <w:color w:val="000000"/>
                <w:sz w:val="16"/>
                <w:szCs w:val="22"/>
              </w:rPr>
              <w:t>31</w:t>
            </w:r>
          </w:p>
        </w:tc>
        <w:tc>
          <w:tcPr>
            <w:tcW w:w="450" w:type="dxa"/>
            <w:tcBorders>
              <w:top w:val="single" w:sz="6" w:space="0" w:color="auto"/>
              <w:left w:val="single" w:sz="6" w:space="0" w:color="auto"/>
              <w:bottom w:val="double" w:sz="6" w:space="0" w:color="auto"/>
              <w:right w:val="single" w:sz="6" w:space="0" w:color="auto"/>
            </w:tcBorders>
          </w:tcPr>
          <w:p w14:paraId="7B9C4E19"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double" w:sz="6" w:space="0" w:color="auto"/>
              <w:right w:val="single" w:sz="6" w:space="0" w:color="auto"/>
            </w:tcBorders>
            <w:hideMark/>
          </w:tcPr>
          <w:p w14:paraId="366D16A2"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double" w:sz="6" w:space="0" w:color="auto"/>
              <w:right w:val="single" w:sz="6" w:space="0" w:color="auto"/>
            </w:tcBorders>
            <w:hideMark/>
          </w:tcPr>
          <w:p w14:paraId="120A20F1"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double" w:sz="6" w:space="0" w:color="auto"/>
              <w:right w:val="single" w:sz="6" w:space="0" w:color="auto"/>
            </w:tcBorders>
            <w:hideMark/>
          </w:tcPr>
          <w:p w14:paraId="299E7A18"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double" w:sz="6" w:space="0" w:color="auto"/>
              <w:right w:val="single" w:sz="6" w:space="0" w:color="auto"/>
            </w:tcBorders>
            <w:hideMark/>
          </w:tcPr>
          <w:p w14:paraId="3FBEBB91" w14:textId="77777777" w:rsidR="008B1EF1" w:rsidRPr="00F612C4" w:rsidRDefault="008B1EF1" w:rsidP="00D6038D">
            <w:pPr>
              <w:rPr>
                <w:sz w:val="16"/>
                <w:szCs w:val="16"/>
              </w:rPr>
            </w:pPr>
            <w:r w:rsidRPr="00F612C4">
              <w:rPr>
                <w:bCs/>
                <w:color w:val="000000"/>
                <w:sz w:val="16"/>
                <w:szCs w:val="16"/>
              </w:rPr>
              <w:t xml:space="preserve">  </w:t>
            </w:r>
          </w:p>
        </w:tc>
        <w:tc>
          <w:tcPr>
            <w:tcW w:w="458" w:type="dxa"/>
            <w:tcBorders>
              <w:top w:val="single" w:sz="6" w:space="0" w:color="auto"/>
              <w:left w:val="single" w:sz="6" w:space="0" w:color="auto"/>
              <w:bottom w:val="double" w:sz="6" w:space="0" w:color="auto"/>
              <w:right w:val="single" w:sz="6" w:space="0" w:color="auto"/>
            </w:tcBorders>
            <w:hideMark/>
          </w:tcPr>
          <w:p w14:paraId="132E8325" w14:textId="77777777" w:rsidR="008B1EF1" w:rsidRPr="00F612C4" w:rsidRDefault="008B1EF1" w:rsidP="00D6038D">
            <w:pPr>
              <w:rPr>
                <w:sz w:val="16"/>
                <w:szCs w:val="16"/>
              </w:rPr>
            </w:pPr>
            <w:r w:rsidRPr="00F612C4">
              <w:rPr>
                <w:bCs/>
                <w:color w:val="000000"/>
                <w:sz w:val="16"/>
                <w:szCs w:val="16"/>
              </w:rPr>
              <w:t xml:space="preserve">  </w:t>
            </w:r>
          </w:p>
        </w:tc>
        <w:tc>
          <w:tcPr>
            <w:tcW w:w="500" w:type="dxa"/>
            <w:tcBorders>
              <w:top w:val="single" w:sz="6" w:space="0" w:color="auto"/>
              <w:left w:val="single" w:sz="6" w:space="0" w:color="auto"/>
              <w:bottom w:val="double" w:sz="6" w:space="0" w:color="auto"/>
              <w:right w:val="single" w:sz="6" w:space="0" w:color="auto"/>
            </w:tcBorders>
            <w:hideMark/>
          </w:tcPr>
          <w:p w14:paraId="7A69D145" w14:textId="77777777" w:rsidR="008B1EF1" w:rsidRPr="00F612C4" w:rsidRDefault="008B1EF1" w:rsidP="00D6038D">
            <w:pPr>
              <w:rPr>
                <w:sz w:val="16"/>
                <w:szCs w:val="16"/>
              </w:rPr>
            </w:pPr>
            <w:r w:rsidRPr="00F612C4">
              <w:rPr>
                <w:bCs/>
                <w:color w:val="000000"/>
                <w:sz w:val="16"/>
                <w:szCs w:val="16"/>
              </w:rPr>
              <w:t xml:space="preserve">  </w:t>
            </w:r>
          </w:p>
        </w:tc>
        <w:tc>
          <w:tcPr>
            <w:tcW w:w="445" w:type="dxa"/>
            <w:tcBorders>
              <w:top w:val="single" w:sz="6" w:space="0" w:color="auto"/>
              <w:left w:val="single" w:sz="6" w:space="0" w:color="auto"/>
              <w:bottom w:val="double" w:sz="6" w:space="0" w:color="auto"/>
              <w:right w:val="single" w:sz="6" w:space="0" w:color="auto"/>
            </w:tcBorders>
            <w:hideMark/>
          </w:tcPr>
          <w:p w14:paraId="488E3210"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double" w:sz="6" w:space="0" w:color="auto"/>
              <w:right w:val="single" w:sz="6" w:space="0" w:color="auto"/>
            </w:tcBorders>
            <w:hideMark/>
          </w:tcPr>
          <w:p w14:paraId="12235C2B" w14:textId="77777777" w:rsidR="008B1EF1" w:rsidRPr="00F612C4" w:rsidRDefault="008B1EF1" w:rsidP="00D6038D">
            <w:pPr>
              <w:rPr>
                <w:sz w:val="16"/>
                <w:szCs w:val="16"/>
              </w:rPr>
            </w:pPr>
            <w:r w:rsidRPr="00F612C4">
              <w:rPr>
                <w:bCs/>
                <w:color w:val="000000"/>
                <w:sz w:val="16"/>
                <w:szCs w:val="16"/>
              </w:rPr>
              <w:t xml:space="preserve">  </w:t>
            </w:r>
          </w:p>
        </w:tc>
        <w:tc>
          <w:tcPr>
            <w:tcW w:w="450" w:type="dxa"/>
            <w:tcBorders>
              <w:top w:val="single" w:sz="6" w:space="0" w:color="auto"/>
              <w:left w:val="single" w:sz="6" w:space="0" w:color="auto"/>
              <w:bottom w:val="double" w:sz="6" w:space="0" w:color="auto"/>
            </w:tcBorders>
          </w:tcPr>
          <w:p w14:paraId="7193949E" w14:textId="77777777" w:rsidR="008B1EF1" w:rsidRPr="00ED7867" w:rsidRDefault="008B1EF1" w:rsidP="00D6038D">
            <w:pPr>
              <w:tabs>
                <w:tab w:val="center" w:pos="385"/>
              </w:tabs>
              <w:suppressAutoHyphens/>
              <w:jc w:val="center"/>
              <w:rPr>
                <w:color w:val="000000"/>
                <w:sz w:val="16"/>
                <w:szCs w:val="16"/>
              </w:rPr>
            </w:pPr>
            <w:r w:rsidRPr="00ED7867">
              <w:rPr>
                <w:color w:val="000000"/>
                <w:sz w:val="16"/>
                <w:szCs w:val="16"/>
              </w:rPr>
              <w:t>.20</w:t>
            </w:r>
          </w:p>
        </w:tc>
      </w:tr>
    </w:tbl>
    <w:p w14:paraId="72655F70" w14:textId="77777777" w:rsidR="00EE715B" w:rsidRDefault="00EE715B" w:rsidP="00EE715B">
      <w:pPr>
        <w:pStyle w:val="A"/>
      </w:pPr>
    </w:p>
    <w:p w14:paraId="304D0F18" w14:textId="77777777" w:rsidR="00D23906" w:rsidRDefault="001C0ACF" w:rsidP="00D23906">
      <w:pPr>
        <w:pStyle w:val="A"/>
      </w:pPr>
      <w:r w:rsidRPr="007B2525">
        <w:t>D.</w:t>
      </w:r>
      <w:r w:rsidRPr="007B2525">
        <w:tab/>
      </w:r>
      <w:r w:rsidR="00D23906" w:rsidRPr="00651C8A">
        <w:t>Composite Multipliers 2026 (2027 Orleans Parish)</w:t>
      </w:r>
    </w:p>
    <w:tbl>
      <w:tblPr>
        <w:tblW w:w="5490"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540"/>
        <w:gridCol w:w="450"/>
        <w:gridCol w:w="450"/>
        <w:gridCol w:w="450"/>
        <w:gridCol w:w="450"/>
        <w:gridCol w:w="450"/>
        <w:gridCol w:w="450"/>
        <w:gridCol w:w="540"/>
        <w:gridCol w:w="540"/>
        <w:gridCol w:w="630"/>
        <w:gridCol w:w="540"/>
      </w:tblGrid>
      <w:tr w:rsidR="00D23906" w:rsidRPr="002D02CC" w14:paraId="4F729AAF" w14:textId="77777777" w:rsidTr="00F559DD">
        <w:trPr>
          <w:cantSplit/>
          <w:tblHeader/>
          <w:jc w:val="center"/>
        </w:trPr>
        <w:tc>
          <w:tcPr>
            <w:tcW w:w="5490" w:type="dxa"/>
            <w:gridSpan w:val="11"/>
            <w:shd w:val="clear" w:color="auto" w:fill="BFBFBF"/>
          </w:tcPr>
          <w:p w14:paraId="622875CB" w14:textId="77777777" w:rsidR="00D23906" w:rsidRPr="00B7685B" w:rsidRDefault="00D23906" w:rsidP="00F559DD">
            <w:pPr>
              <w:pStyle w:val="Text"/>
              <w:jc w:val="center"/>
              <w:rPr>
                <w:b/>
                <w:sz w:val="16"/>
                <w:szCs w:val="16"/>
              </w:rPr>
            </w:pPr>
            <w:r w:rsidRPr="00B7685B">
              <w:rPr>
                <w:b/>
                <w:sz w:val="16"/>
                <w:szCs w:val="16"/>
              </w:rPr>
              <w:t>Table 2503.D</w:t>
            </w:r>
          </w:p>
          <w:p w14:paraId="453BD186" w14:textId="77777777" w:rsidR="00D23906" w:rsidRPr="00B7685B" w:rsidRDefault="00D23906" w:rsidP="00F559D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jc w:val="center"/>
              <w:outlineLvl w:val="0"/>
              <w:rPr>
                <w:b/>
                <w:sz w:val="16"/>
                <w:szCs w:val="16"/>
              </w:rPr>
            </w:pPr>
            <w:r w:rsidRPr="00B7685B">
              <w:rPr>
                <w:b/>
                <w:sz w:val="16"/>
                <w:szCs w:val="16"/>
              </w:rPr>
              <w:t>Composite Multipliers</w:t>
            </w:r>
          </w:p>
          <w:p w14:paraId="22E1E749" w14:textId="77777777" w:rsidR="00D23906" w:rsidRPr="00B7685B" w:rsidRDefault="00D23906" w:rsidP="00F559DD">
            <w:pPr>
              <w:keepNext/>
              <w:tabs>
                <w:tab w:val="center" w:pos="385"/>
              </w:tabs>
              <w:suppressAutoHyphens/>
              <w:jc w:val="center"/>
              <w:rPr>
                <w:b/>
                <w:bCs/>
                <w:sz w:val="16"/>
                <w:szCs w:val="16"/>
              </w:rPr>
            </w:pPr>
            <w:r w:rsidRPr="00B7685B">
              <w:rPr>
                <w:b/>
                <w:sz w:val="16"/>
                <w:szCs w:val="16"/>
              </w:rPr>
              <w:t>202</w:t>
            </w:r>
            <w:r>
              <w:rPr>
                <w:b/>
                <w:sz w:val="16"/>
                <w:szCs w:val="16"/>
              </w:rPr>
              <w:t>6</w:t>
            </w:r>
            <w:r w:rsidRPr="00B7685B">
              <w:rPr>
                <w:b/>
                <w:sz w:val="16"/>
                <w:szCs w:val="16"/>
              </w:rPr>
              <w:t xml:space="preserve"> (202</w:t>
            </w:r>
            <w:r>
              <w:rPr>
                <w:b/>
                <w:sz w:val="16"/>
                <w:szCs w:val="16"/>
              </w:rPr>
              <w:t>7</w:t>
            </w:r>
            <w:r w:rsidRPr="00B7685B">
              <w:rPr>
                <w:b/>
                <w:sz w:val="16"/>
                <w:szCs w:val="16"/>
              </w:rPr>
              <w:t xml:space="preserve"> Orleans Parish)</w:t>
            </w:r>
          </w:p>
        </w:tc>
      </w:tr>
      <w:tr w:rsidR="00D23906" w:rsidRPr="002D02CC" w14:paraId="4DBB8B88" w14:textId="77777777" w:rsidTr="00F559DD">
        <w:trPr>
          <w:cantSplit/>
          <w:jc w:val="center"/>
        </w:trPr>
        <w:tc>
          <w:tcPr>
            <w:tcW w:w="540" w:type="dxa"/>
            <w:shd w:val="clear" w:color="auto" w:fill="BFBFBF"/>
            <w:vAlign w:val="bottom"/>
          </w:tcPr>
          <w:p w14:paraId="7AA50A21" w14:textId="77777777" w:rsidR="00D23906" w:rsidRPr="00B7685B" w:rsidRDefault="00D23906" w:rsidP="00F559DD">
            <w:pPr>
              <w:keepNext/>
              <w:tabs>
                <w:tab w:val="center" w:pos="428"/>
              </w:tabs>
              <w:suppressAutoHyphens/>
              <w:jc w:val="center"/>
              <w:rPr>
                <w:b/>
                <w:sz w:val="16"/>
                <w:szCs w:val="16"/>
              </w:rPr>
            </w:pPr>
            <w:r w:rsidRPr="00B7685B">
              <w:rPr>
                <w:b/>
                <w:bCs/>
                <w:sz w:val="16"/>
                <w:szCs w:val="16"/>
              </w:rPr>
              <w:t>Age</w:t>
            </w:r>
          </w:p>
        </w:tc>
        <w:tc>
          <w:tcPr>
            <w:tcW w:w="450" w:type="dxa"/>
            <w:shd w:val="clear" w:color="auto" w:fill="BFBFBF"/>
          </w:tcPr>
          <w:p w14:paraId="28829D09" w14:textId="77777777" w:rsidR="00D23906" w:rsidRPr="00B7685B" w:rsidRDefault="00D23906" w:rsidP="00F559DD">
            <w:pPr>
              <w:keepNext/>
              <w:tabs>
                <w:tab w:val="center" w:pos="409"/>
              </w:tabs>
              <w:suppressAutoHyphens/>
              <w:jc w:val="center"/>
              <w:rPr>
                <w:b/>
                <w:sz w:val="16"/>
                <w:szCs w:val="16"/>
              </w:rPr>
            </w:pPr>
            <w:r w:rsidRPr="00B7685B">
              <w:rPr>
                <w:b/>
                <w:bCs/>
                <w:sz w:val="16"/>
                <w:szCs w:val="16"/>
              </w:rPr>
              <w:t>3 Yr</w:t>
            </w:r>
          </w:p>
        </w:tc>
        <w:tc>
          <w:tcPr>
            <w:tcW w:w="450" w:type="dxa"/>
            <w:shd w:val="clear" w:color="auto" w:fill="BFBFBF"/>
          </w:tcPr>
          <w:p w14:paraId="35CF1E4A" w14:textId="77777777" w:rsidR="00D23906" w:rsidRPr="00B7685B" w:rsidRDefault="00D23906" w:rsidP="00F559DD">
            <w:pPr>
              <w:keepNext/>
              <w:tabs>
                <w:tab w:val="center" w:pos="409"/>
              </w:tabs>
              <w:suppressAutoHyphens/>
              <w:jc w:val="center"/>
              <w:rPr>
                <w:b/>
                <w:sz w:val="16"/>
                <w:szCs w:val="16"/>
              </w:rPr>
            </w:pPr>
            <w:r w:rsidRPr="00B7685B">
              <w:rPr>
                <w:b/>
                <w:bCs/>
                <w:sz w:val="16"/>
                <w:szCs w:val="16"/>
              </w:rPr>
              <w:t>5 Yr</w:t>
            </w:r>
          </w:p>
        </w:tc>
        <w:tc>
          <w:tcPr>
            <w:tcW w:w="450" w:type="dxa"/>
            <w:shd w:val="clear" w:color="auto" w:fill="BFBFBF"/>
          </w:tcPr>
          <w:p w14:paraId="65C9C350" w14:textId="77777777" w:rsidR="00D23906" w:rsidRPr="00B7685B" w:rsidRDefault="00D23906" w:rsidP="00F559DD">
            <w:pPr>
              <w:keepNext/>
              <w:tabs>
                <w:tab w:val="center" w:pos="409"/>
              </w:tabs>
              <w:suppressAutoHyphens/>
              <w:jc w:val="center"/>
              <w:rPr>
                <w:b/>
                <w:bCs/>
                <w:sz w:val="16"/>
                <w:szCs w:val="16"/>
              </w:rPr>
            </w:pPr>
            <w:r w:rsidRPr="00B7685B">
              <w:rPr>
                <w:b/>
                <w:bCs/>
                <w:sz w:val="16"/>
                <w:szCs w:val="16"/>
              </w:rPr>
              <w:t>6 Yr</w:t>
            </w:r>
          </w:p>
        </w:tc>
        <w:tc>
          <w:tcPr>
            <w:tcW w:w="450" w:type="dxa"/>
            <w:shd w:val="clear" w:color="auto" w:fill="BFBFBF"/>
          </w:tcPr>
          <w:p w14:paraId="0856CA61" w14:textId="77777777" w:rsidR="00D23906" w:rsidRPr="00B7685B" w:rsidRDefault="00D23906" w:rsidP="00F559DD">
            <w:pPr>
              <w:keepNext/>
              <w:tabs>
                <w:tab w:val="center" w:pos="409"/>
              </w:tabs>
              <w:suppressAutoHyphens/>
              <w:jc w:val="center"/>
              <w:rPr>
                <w:b/>
                <w:sz w:val="16"/>
                <w:szCs w:val="16"/>
              </w:rPr>
            </w:pPr>
            <w:r w:rsidRPr="00B7685B">
              <w:rPr>
                <w:b/>
                <w:bCs/>
                <w:sz w:val="16"/>
                <w:szCs w:val="16"/>
              </w:rPr>
              <w:t>8 Yr</w:t>
            </w:r>
          </w:p>
        </w:tc>
        <w:tc>
          <w:tcPr>
            <w:tcW w:w="450" w:type="dxa"/>
            <w:shd w:val="clear" w:color="auto" w:fill="BFBFBF"/>
          </w:tcPr>
          <w:p w14:paraId="049E9773" w14:textId="77777777" w:rsidR="00D23906" w:rsidRPr="00B7685B" w:rsidRDefault="00D23906" w:rsidP="00F559DD">
            <w:pPr>
              <w:keepNext/>
              <w:tabs>
                <w:tab w:val="center" w:pos="410"/>
              </w:tabs>
              <w:suppressAutoHyphens/>
              <w:jc w:val="center"/>
              <w:rPr>
                <w:b/>
                <w:sz w:val="16"/>
                <w:szCs w:val="16"/>
              </w:rPr>
            </w:pPr>
            <w:r w:rsidRPr="00B7685B">
              <w:rPr>
                <w:b/>
                <w:bCs/>
                <w:sz w:val="16"/>
                <w:szCs w:val="16"/>
              </w:rPr>
              <w:t>10 Yr</w:t>
            </w:r>
          </w:p>
        </w:tc>
        <w:tc>
          <w:tcPr>
            <w:tcW w:w="450" w:type="dxa"/>
            <w:shd w:val="clear" w:color="auto" w:fill="BFBFBF"/>
          </w:tcPr>
          <w:p w14:paraId="5324D0B2" w14:textId="77777777" w:rsidR="00D23906" w:rsidRPr="00B7685B" w:rsidRDefault="00D23906" w:rsidP="00F559DD">
            <w:pPr>
              <w:keepNext/>
              <w:tabs>
                <w:tab w:val="center" w:pos="410"/>
              </w:tabs>
              <w:suppressAutoHyphens/>
              <w:jc w:val="center"/>
              <w:rPr>
                <w:b/>
                <w:sz w:val="16"/>
                <w:szCs w:val="16"/>
              </w:rPr>
            </w:pPr>
            <w:r w:rsidRPr="00B7685B">
              <w:rPr>
                <w:b/>
                <w:bCs/>
                <w:sz w:val="16"/>
                <w:szCs w:val="16"/>
              </w:rPr>
              <w:t>12 Yr</w:t>
            </w:r>
          </w:p>
        </w:tc>
        <w:tc>
          <w:tcPr>
            <w:tcW w:w="540" w:type="dxa"/>
            <w:shd w:val="clear" w:color="auto" w:fill="BFBFBF"/>
          </w:tcPr>
          <w:p w14:paraId="4667262A" w14:textId="77777777" w:rsidR="00D23906" w:rsidRPr="00B7685B" w:rsidRDefault="00D23906" w:rsidP="00F559DD">
            <w:pPr>
              <w:keepNext/>
              <w:tabs>
                <w:tab w:val="center" w:pos="410"/>
              </w:tabs>
              <w:suppressAutoHyphens/>
              <w:jc w:val="center"/>
              <w:rPr>
                <w:b/>
                <w:sz w:val="16"/>
                <w:szCs w:val="16"/>
              </w:rPr>
            </w:pPr>
            <w:r w:rsidRPr="00B7685B">
              <w:rPr>
                <w:b/>
                <w:bCs/>
                <w:sz w:val="16"/>
                <w:szCs w:val="16"/>
              </w:rPr>
              <w:t>15 Yr</w:t>
            </w:r>
          </w:p>
        </w:tc>
        <w:tc>
          <w:tcPr>
            <w:tcW w:w="540" w:type="dxa"/>
            <w:shd w:val="clear" w:color="auto" w:fill="BFBFBF"/>
          </w:tcPr>
          <w:p w14:paraId="7E2FE981" w14:textId="77777777" w:rsidR="00D23906" w:rsidRPr="00B7685B" w:rsidRDefault="00D23906" w:rsidP="00F559DD">
            <w:pPr>
              <w:keepNext/>
              <w:tabs>
                <w:tab w:val="center" w:pos="410"/>
              </w:tabs>
              <w:suppressAutoHyphens/>
              <w:jc w:val="center"/>
              <w:rPr>
                <w:b/>
                <w:sz w:val="16"/>
                <w:szCs w:val="16"/>
              </w:rPr>
            </w:pPr>
            <w:r w:rsidRPr="00B7685B">
              <w:rPr>
                <w:b/>
                <w:bCs/>
                <w:sz w:val="16"/>
                <w:szCs w:val="16"/>
              </w:rPr>
              <w:t>20 Yr</w:t>
            </w:r>
          </w:p>
        </w:tc>
        <w:tc>
          <w:tcPr>
            <w:tcW w:w="630" w:type="dxa"/>
            <w:shd w:val="clear" w:color="auto" w:fill="BFBFBF"/>
          </w:tcPr>
          <w:p w14:paraId="0F1DE850" w14:textId="77777777" w:rsidR="00D23906" w:rsidRPr="00B7685B" w:rsidRDefault="00D23906" w:rsidP="00F559DD">
            <w:pPr>
              <w:keepNext/>
              <w:tabs>
                <w:tab w:val="center" w:pos="385"/>
              </w:tabs>
              <w:suppressAutoHyphens/>
              <w:jc w:val="center"/>
              <w:rPr>
                <w:b/>
                <w:bCs/>
                <w:sz w:val="16"/>
                <w:szCs w:val="16"/>
              </w:rPr>
            </w:pPr>
            <w:r w:rsidRPr="00B7685B">
              <w:rPr>
                <w:b/>
                <w:bCs/>
                <w:sz w:val="16"/>
                <w:szCs w:val="16"/>
              </w:rPr>
              <w:t>25</w:t>
            </w:r>
          </w:p>
          <w:p w14:paraId="0965EEA7" w14:textId="77777777" w:rsidR="00D23906" w:rsidRPr="00B7685B" w:rsidRDefault="00D23906" w:rsidP="00F559DD">
            <w:pPr>
              <w:keepNext/>
              <w:tabs>
                <w:tab w:val="center" w:pos="385"/>
              </w:tabs>
              <w:suppressAutoHyphens/>
              <w:jc w:val="center"/>
              <w:rPr>
                <w:b/>
                <w:bCs/>
                <w:sz w:val="16"/>
                <w:szCs w:val="16"/>
              </w:rPr>
            </w:pPr>
            <w:r w:rsidRPr="00B7685B">
              <w:rPr>
                <w:b/>
                <w:bCs/>
                <w:sz w:val="16"/>
                <w:szCs w:val="16"/>
              </w:rPr>
              <w:t>Yr</w:t>
            </w:r>
          </w:p>
        </w:tc>
        <w:tc>
          <w:tcPr>
            <w:tcW w:w="540" w:type="dxa"/>
            <w:shd w:val="clear" w:color="auto" w:fill="BFBFBF"/>
          </w:tcPr>
          <w:p w14:paraId="268128E1" w14:textId="77777777" w:rsidR="00D23906" w:rsidRPr="00B7685B" w:rsidRDefault="00D23906" w:rsidP="00F559DD">
            <w:pPr>
              <w:keepNext/>
              <w:tabs>
                <w:tab w:val="center" w:pos="385"/>
              </w:tabs>
              <w:suppressAutoHyphens/>
              <w:jc w:val="center"/>
              <w:rPr>
                <w:b/>
                <w:bCs/>
                <w:sz w:val="16"/>
                <w:szCs w:val="16"/>
              </w:rPr>
            </w:pPr>
            <w:r w:rsidRPr="00B7685B">
              <w:rPr>
                <w:b/>
                <w:bCs/>
                <w:sz w:val="16"/>
                <w:szCs w:val="16"/>
              </w:rPr>
              <w:t>30</w:t>
            </w:r>
          </w:p>
          <w:p w14:paraId="4409F9A8" w14:textId="77777777" w:rsidR="00D23906" w:rsidRPr="00B7685B" w:rsidRDefault="00D23906" w:rsidP="00F559DD">
            <w:pPr>
              <w:keepNext/>
              <w:tabs>
                <w:tab w:val="center" w:pos="385"/>
              </w:tabs>
              <w:suppressAutoHyphens/>
              <w:jc w:val="center"/>
              <w:rPr>
                <w:b/>
                <w:sz w:val="16"/>
                <w:szCs w:val="16"/>
              </w:rPr>
            </w:pPr>
            <w:r w:rsidRPr="00B7685B">
              <w:rPr>
                <w:b/>
                <w:bCs/>
                <w:sz w:val="16"/>
                <w:szCs w:val="16"/>
              </w:rPr>
              <w:t>Yr</w:t>
            </w:r>
          </w:p>
        </w:tc>
      </w:tr>
      <w:tr w:rsidR="00D23906" w:rsidRPr="002D02CC" w14:paraId="1ED3A26C" w14:textId="77777777" w:rsidTr="00F559DD">
        <w:trPr>
          <w:cantSplit/>
          <w:jc w:val="center"/>
        </w:trPr>
        <w:tc>
          <w:tcPr>
            <w:tcW w:w="540" w:type="dxa"/>
          </w:tcPr>
          <w:p w14:paraId="2EE4B0A8" w14:textId="77777777" w:rsidR="00D23906" w:rsidRPr="002D02CC" w:rsidRDefault="00D23906" w:rsidP="00F559DD">
            <w:pPr>
              <w:tabs>
                <w:tab w:val="center" w:pos="418"/>
              </w:tabs>
              <w:suppressAutoHyphens/>
              <w:jc w:val="center"/>
              <w:rPr>
                <w:sz w:val="16"/>
                <w:szCs w:val="22"/>
              </w:rPr>
            </w:pPr>
            <w:r w:rsidRPr="002D02CC">
              <w:rPr>
                <w:bCs/>
                <w:sz w:val="16"/>
                <w:szCs w:val="22"/>
              </w:rPr>
              <w:t>1</w:t>
            </w:r>
          </w:p>
        </w:tc>
        <w:tc>
          <w:tcPr>
            <w:tcW w:w="450" w:type="dxa"/>
          </w:tcPr>
          <w:p w14:paraId="1659E51D" w14:textId="77777777" w:rsidR="00D23906" w:rsidRPr="002D02CC" w:rsidRDefault="00D23906" w:rsidP="00F559DD">
            <w:pPr>
              <w:tabs>
                <w:tab w:val="center" w:pos="409"/>
              </w:tabs>
              <w:suppressAutoHyphens/>
              <w:jc w:val="center"/>
              <w:rPr>
                <w:sz w:val="16"/>
                <w:szCs w:val="22"/>
              </w:rPr>
            </w:pPr>
            <w:r>
              <w:rPr>
                <w:sz w:val="16"/>
                <w:szCs w:val="22"/>
              </w:rPr>
              <w:t>.68</w:t>
            </w:r>
          </w:p>
        </w:tc>
        <w:tc>
          <w:tcPr>
            <w:tcW w:w="450" w:type="dxa"/>
          </w:tcPr>
          <w:p w14:paraId="11B75956" w14:textId="77777777" w:rsidR="00D23906" w:rsidRPr="002D02CC" w:rsidRDefault="00D23906" w:rsidP="00F559DD">
            <w:pPr>
              <w:tabs>
                <w:tab w:val="center" w:pos="409"/>
              </w:tabs>
              <w:suppressAutoHyphens/>
              <w:jc w:val="center"/>
              <w:rPr>
                <w:sz w:val="16"/>
                <w:szCs w:val="22"/>
              </w:rPr>
            </w:pPr>
            <w:r>
              <w:rPr>
                <w:sz w:val="16"/>
                <w:szCs w:val="22"/>
              </w:rPr>
              <w:t>.83</w:t>
            </w:r>
          </w:p>
        </w:tc>
        <w:tc>
          <w:tcPr>
            <w:tcW w:w="450" w:type="dxa"/>
          </w:tcPr>
          <w:p w14:paraId="41EAFCE0" w14:textId="77777777" w:rsidR="00D23906" w:rsidRPr="002D02CC" w:rsidRDefault="00D23906" w:rsidP="00F559DD">
            <w:pPr>
              <w:tabs>
                <w:tab w:val="center" w:pos="409"/>
              </w:tabs>
              <w:suppressAutoHyphens/>
              <w:jc w:val="center"/>
              <w:rPr>
                <w:sz w:val="16"/>
                <w:szCs w:val="22"/>
              </w:rPr>
            </w:pPr>
            <w:r>
              <w:rPr>
                <w:sz w:val="16"/>
                <w:szCs w:val="22"/>
              </w:rPr>
              <w:t>.85</w:t>
            </w:r>
          </w:p>
        </w:tc>
        <w:tc>
          <w:tcPr>
            <w:tcW w:w="450" w:type="dxa"/>
          </w:tcPr>
          <w:p w14:paraId="6EF405E6" w14:textId="77777777" w:rsidR="00D23906" w:rsidRPr="002D02CC" w:rsidRDefault="00D23906" w:rsidP="00F559DD">
            <w:pPr>
              <w:tabs>
                <w:tab w:val="center" w:pos="409"/>
              </w:tabs>
              <w:suppressAutoHyphens/>
              <w:jc w:val="center"/>
              <w:rPr>
                <w:sz w:val="16"/>
                <w:szCs w:val="22"/>
              </w:rPr>
            </w:pPr>
            <w:r>
              <w:rPr>
                <w:sz w:val="16"/>
                <w:szCs w:val="22"/>
              </w:rPr>
              <w:t>.88</w:t>
            </w:r>
          </w:p>
        </w:tc>
        <w:tc>
          <w:tcPr>
            <w:tcW w:w="450" w:type="dxa"/>
          </w:tcPr>
          <w:p w14:paraId="2293314E" w14:textId="77777777" w:rsidR="00D23906" w:rsidRPr="002D02CC" w:rsidRDefault="00D23906" w:rsidP="00F559DD">
            <w:pPr>
              <w:tabs>
                <w:tab w:val="center" w:pos="410"/>
              </w:tabs>
              <w:suppressAutoHyphens/>
              <w:jc w:val="center"/>
              <w:rPr>
                <w:sz w:val="16"/>
                <w:szCs w:val="22"/>
              </w:rPr>
            </w:pPr>
            <w:r>
              <w:rPr>
                <w:sz w:val="16"/>
                <w:szCs w:val="22"/>
              </w:rPr>
              <w:t>.90</w:t>
            </w:r>
          </w:p>
        </w:tc>
        <w:tc>
          <w:tcPr>
            <w:tcW w:w="450" w:type="dxa"/>
          </w:tcPr>
          <w:p w14:paraId="03D754C8" w14:textId="77777777" w:rsidR="00D23906" w:rsidRPr="002D02CC" w:rsidRDefault="00D23906" w:rsidP="00F559DD">
            <w:pPr>
              <w:tabs>
                <w:tab w:val="center" w:pos="410"/>
              </w:tabs>
              <w:suppressAutoHyphens/>
              <w:jc w:val="center"/>
              <w:rPr>
                <w:sz w:val="16"/>
                <w:szCs w:val="22"/>
              </w:rPr>
            </w:pPr>
            <w:r>
              <w:rPr>
                <w:sz w:val="16"/>
                <w:szCs w:val="22"/>
              </w:rPr>
              <w:t>.92</w:t>
            </w:r>
          </w:p>
        </w:tc>
        <w:tc>
          <w:tcPr>
            <w:tcW w:w="540" w:type="dxa"/>
          </w:tcPr>
          <w:p w14:paraId="76DC2F28" w14:textId="77777777" w:rsidR="00D23906" w:rsidRPr="002D02CC" w:rsidRDefault="00D23906" w:rsidP="00F559DD">
            <w:pPr>
              <w:tabs>
                <w:tab w:val="center" w:pos="410"/>
              </w:tabs>
              <w:suppressAutoHyphens/>
              <w:jc w:val="center"/>
              <w:rPr>
                <w:sz w:val="16"/>
                <w:szCs w:val="22"/>
              </w:rPr>
            </w:pPr>
            <w:r>
              <w:rPr>
                <w:sz w:val="16"/>
                <w:szCs w:val="22"/>
              </w:rPr>
              <w:t>.93</w:t>
            </w:r>
          </w:p>
        </w:tc>
        <w:tc>
          <w:tcPr>
            <w:tcW w:w="540" w:type="dxa"/>
          </w:tcPr>
          <w:p w14:paraId="7809FBB4" w14:textId="77777777" w:rsidR="00D23906" w:rsidRPr="002D02CC" w:rsidRDefault="00D23906" w:rsidP="00F559DD">
            <w:pPr>
              <w:tabs>
                <w:tab w:val="center" w:pos="410"/>
              </w:tabs>
              <w:suppressAutoHyphens/>
              <w:jc w:val="center"/>
              <w:rPr>
                <w:sz w:val="16"/>
                <w:szCs w:val="22"/>
              </w:rPr>
            </w:pPr>
            <w:r>
              <w:rPr>
                <w:sz w:val="16"/>
                <w:szCs w:val="22"/>
              </w:rPr>
              <w:t>.95</w:t>
            </w:r>
          </w:p>
        </w:tc>
        <w:tc>
          <w:tcPr>
            <w:tcW w:w="630" w:type="dxa"/>
          </w:tcPr>
          <w:p w14:paraId="320A1111" w14:textId="77777777" w:rsidR="00D23906" w:rsidRPr="002D02CC" w:rsidRDefault="00D23906" w:rsidP="00F559DD">
            <w:pPr>
              <w:tabs>
                <w:tab w:val="center" w:pos="385"/>
              </w:tabs>
              <w:suppressAutoHyphens/>
              <w:jc w:val="center"/>
              <w:rPr>
                <w:sz w:val="16"/>
                <w:szCs w:val="22"/>
              </w:rPr>
            </w:pPr>
            <w:r>
              <w:rPr>
                <w:sz w:val="16"/>
                <w:szCs w:val="22"/>
              </w:rPr>
              <w:t>.96</w:t>
            </w:r>
          </w:p>
        </w:tc>
        <w:tc>
          <w:tcPr>
            <w:tcW w:w="540" w:type="dxa"/>
          </w:tcPr>
          <w:p w14:paraId="473D8993" w14:textId="77777777" w:rsidR="00D23906" w:rsidRPr="002D02CC" w:rsidRDefault="00D23906" w:rsidP="00F559DD">
            <w:pPr>
              <w:tabs>
                <w:tab w:val="center" w:pos="385"/>
              </w:tabs>
              <w:suppressAutoHyphens/>
              <w:jc w:val="center"/>
              <w:rPr>
                <w:sz w:val="16"/>
                <w:szCs w:val="22"/>
              </w:rPr>
            </w:pPr>
            <w:r>
              <w:rPr>
                <w:sz w:val="16"/>
                <w:szCs w:val="22"/>
              </w:rPr>
              <w:t>.96</w:t>
            </w:r>
          </w:p>
        </w:tc>
      </w:tr>
      <w:tr w:rsidR="00D23906" w:rsidRPr="002D02CC" w14:paraId="2BBE5CAF" w14:textId="77777777" w:rsidTr="00F559DD">
        <w:trPr>
          <w:cantSplit/>
          <w:jc w:val="center"/>
        </w:trPr>
        <w:tc>
          <w:tcPr>
            <w:tcW w:w="540" w:type="dxa"/>
          </w:tcPr>
          <w:p w14:paraId="380AD0CB" w14:textId="77777777" w:rsidR="00D23906" w:rsidRPr="002D02CC" w:rsidRDefault="00D23906" w:rsidP="00F559DD">
            <w:pPr>
              <w:tabs>
                <w:tab w:val="center" w:pos="428"/>
              </w:tabs>
              <w:suppressAutoHyphens/>
              <w:jc w:val="center"/>
              <w:rPr>
                <w:sz w:val="16"/>
                <w:szCs w:val="22"/>
              </w:rPr>
            </w:pPr>
            <w:r w:rsidRPr="002D02CC">
              <w:rPr>
                <w:bCs/>
                <w:sz w:val="16"/>
                <w:szCs w:val="22"/>
              </w:rPr>
              <w:t>2</w:t>
            </w:r>
          </w:p>
        </w:tc>
        <w:tc>
          <w:tcPr>
            <w:tcW w:w="450" w:type="dxa"/>
          </w:tcPr>
          <w:p w14:paraId="11F8C122" w14:textId="77777777" w:rsidR="00D23906" w:rsidRPr="002D02CC" w:rsidRDefault="00D23906" w:rsidP="00F559DD">
            <w:pPr>
              <w:tabs>
                <w:tab w:val="center" w:pos="409"/>
              </w:tabs>
              <w:suppressAutoHyphens/>
              <w:jc w:val="center"/>
              <w:rPr>
                <w:sz w:val="16"/>
                <w:szCs w:val="22"/>
              </w:rPr>
            </w:pPr>
            <w:r>
              <w:rPr>
                <w:sz w:val="16"/>
                <w:szCs w:val="22"/>
              </w:rPr>
              <w:t>.49</w:t>
            </w:r>
          </w:p>
        </w:tc>
        <w:tc>
          <w:tcPr>
            <w:tcW w:w="450" w:type="dxa"/>
          </w:tcPr>
          <w:p w14:paraId="0F15F079" w14:textId="77777777" w:rsidR="00D23906" w:rsidRPr="002D02CC" w:rsidRDefault="00D23906" w:rsidP="00F559DD">
            <w:pPr>
              <w:tabs>
                <w:tab w:val="center" w:pos="409"/>
              </w:tabs>
              <w:suppressAutoHyphens/>
              <w:jc w:val="center"/>
              <w:rPr>
                <w:sz w:val="16"/>
                <w:szCs w:val="22"/>
              </w:rPr>
            </w:pPr>
            <w:r>
              <w:rPr>
                <w:sz w:val="16"/>
                <w:szCs w:val="22"/>
              </w:rPr>
              <w:t>.70</w:t>
            </w:r>
          </w:p>
        </w:tc>
        <w:tc>
          <w:tcPr>
            <w:tcW w:w="450" w:type="dxa"/>
          </w:tcPr>
          <w:p w14:paraId="57B7117F" w14:textId="77777777" w:rsidR="00D23906" w:rsidRPr="002D02CC" w:rsidRDefault="00D23906" w:rsidP="00F559DD">
            <w:pPr>
              <w:tabs>
                <w:tab w:val="center" w:pos="409"/>
              </w:tabs>
              <w:suppressAutoHyphens/>
              <w:jc w:val="center"/>
              <w:rPr>
                <w:sz w:val="16"/>
                <w:szCs w:val="22"/>
              </w:rPr>
            </w:pPr>
            <w:r>
              <w:rPr>
                <w:sz w:val="16"/>
                <w:szCs w:val="22"/>
              </w:rPr>
              <w:t>.74</w:t>
            </w:r>
          </w:p>
        </w:tc>
        <w:tc>
          <w:tcPr>
            <w:tcW w:w="450" w:type="dxa"/>
          </w:tcPr>
          <w:p w14:paraId="2527102D" w14:textId="77777777" w:rsidR="00D23906" w:rsidRPr="002D02CC" w:rsidRDefault="00D23906" w:rsidP="00F559DD">
            <w:pPr>
              <w:tabs>
                <w:tab w:val="center" w:pos="409"/>
              </w:tabs>
              <w:suppressAutoHyphens/>
              <w:jc w:val="center"/>
              <w:rPr>
                <w:sz w:val="16"/>
                <w:szCs w:val="22"/>
              </w:rPr>
            </w:pPr>
            <w:r>
              <w:rPr>
                <w:sz w:val="16"/>
                <w:szCs w:val="22"/>
              </w:rPr>
              <w:t>.80</w:t>
            </w:r>
          </w:p>
        </w:tc>
        <w:tc>
          <w:tcPr>
            <w:tcW w:w="450" w:type="dxa"/>
          </w:tcPr>
          <w:p w14:paraId="66A45C6C" w14:textId="77777777" w:rsidR="00D23906" w:rsidRPr="002D02CC" w:rsidRDefault="00D23906" w:rsidP="00F559DD">
            <w:pPr>
              <w:tabs>
                <w:tab w:val="center" w:pos="410"/>
              </w:tabs>
              <w:suppressAutoHyphens/>
              <w:jc w:val="center"/>
              <w:rPr>
                <w:sz w:val="16"/>
                <w:szCs w:val="22"/>
              </w:rPr>
            </w:pPr>
            <w:r>
              <w:rPr>
                <w:sz w:val="16"/>
                <w:szCs w:val="22"/>
              </w:rPr>
              <w:t>.85</w:t>
            </w:r>
          </w:p>
        </w:tc>
        <w:tc>
          <w:tcPr>
            <w:tcW w:w="450" w:type="dxa"/>
          </w:tcPr>
          <w:p w14:paraId="4A7A7F6A" w14:textId="77777777" w:rsidR="00D23906" w:rsidRPr="002D02CC" w:rsidRDefault="00D23906" w:rsidP="00F559DD">
            <w:pPr>
              <w:tabs>
                <w:tab w:val="center" w:pos="410"/>
              </w:tabs>
              <w:suppressAutoHyphens/>
              <w:jc w:val="center"/>
              <w:rPr>
                <w:sz w:val="16"/>
                <w:szCs w:val="22"/>
              </w:rPr>
            </w:pPr>
            <w:r>
              <w:rPr>
                <w:sz w:val="16"/>
                <w:szCs w:val="22"/>
              </w:rPr>
              <w:t>.88</w:t>
            </w:r>
          </w:p>
        </w:tc>
        <w:tc>
          <w:tcPr>
            <w:tcW w:w="540" w:type="dxa"/>
          </w:tcPr>
          <w:p w14:paraId="5876D9BA" w14:textId="77777777" w:rsidR="00D23906" w:rsidRPr="002D02CC" w:rsidRDefault="00D23906" w:rsidP="00F559DD">
            <w:pPr>
              <w:tabs>
                <w:tab w:val="center" w:pos="410"/>
              </w:tabs>
              <w:suppressAutoHyphens/>
              <w:jc w:val="center"/>
              <w:rPr>
                <w:sz w:val="16"/>
                <w:szCs w:val="22"/>
              </w:rPr>
            </w:pPr>
            <w:r>
              <w:rPr>
                <w:sz w:val="16"/>
                <w:szCs w:val="22"/>
              </w:rPr>
              <w:t>.91</w:t>
            </w:r>
          </w:p>
        </w:tc>
        <w:tc>
          <w:tcPr>
            <w:tcW w:w="540" w:type="dxa"/>
          </w:tcPr>
          <w:p w14:paraId="628B94B4" w14:textId="77777777" w:rsidR="00D23906" w:rsidRPr="002D02CC" w:rsidRDefault="00D23906" w:rsidP="00F559DD">
            <w:pPr>
              <w:tabs>
                <w:tab w:val="center" w:pos="410"/>
              </w:tabs>
              <w:suppressAutoHyphens/>
              <w:jc w:val="center"/>
              <w:rPr>
                <w:sz w:val="16"/>
                <w:szCs w:val="22"/>
              </w:rPr>
            </w:pPr>
            <w:r>
              <w:rPr>
                <w:sz w:val="16"/>
                <w:szCs w:val="22"/>
              </w:rPr>
              <w:t>.94</w:t>
            </w:r>
          </w:p>
        </w:tc>
        <w:tc>
          <w:tcPr>
            <w:tcW w:w="630" w:type="dxa"/>
          </w:tcPr>
          <w:p w14:paraId="1FD498F5" w14:textId="77777777" w:rsidR="00D23906" w:rsidRPr="002D02CC" w:rsidRDefault="00D23906" w:rsidP="00F559DD">
            <w:pPr>
              <w:tabs>
                <w:tab w:val="center" w:pos="385"/>
              </w:tabs>
              <w:suppressAutoHyphens/>
              <w:jc w:val="center"/>
              <w:rPr>
                <w:sz w:val="16"/>
                <w:szCs w:val="22"/>
              </w:rPr>
            </w:pPr>
            <w:r>
              <w:rPr>
                <w:sz w:val="16"/>
                <w:szCs w:val="22"/>
              </w:rPr>
              <w:t>.96</w:t>
            </w:r>
          </w:p>
        </w:tc>
        <w:tc>
          <w:tcPr>
            <w:tcW w:w="540" w:type="dxa"/>
          </w:tcPr>
          <w:p w14:paraId="39FCA122" w14:textId="77777777" w:rsidR="00D23906" w:rsidRPr="002D02CC" w:rsidRDefault="00D23906" w:rsidP="00F559DD">
            <w:pPr>
              <w:tabs>
                <w:tab w:val="center" w:pos="385"/>
              </w:tabs>
              <w:suppressAutoHyphens/>
              <w:jc w:val="center"/>
              <w:rPr>
                <w:sz w:val="16"/>
                <w:szCs w:val="22"/>
              </w:rPr>
            </w:pPr>
            <w:r>
              <w:rPr>
                <w:sz w:val="16"/>
                <w:szCs w:val="22"/>
              </w:rPr>
              <w:t>.98</w:t>
            </w:r>
          </w:p>
        </w:tc>
      </w:tr>
      <w:tr w:rsidR="00D23906" w:rsidRPr="002D02CC" w14:paraId="17AEC6FC" w14:textId="77777777" w:rsidTr="00F559DD">
        <w:trPr>
          <w:cantSplit/>
          <w:jc w:val="center"/>
        </w:trPr>
        <w:tc>
          <w:tcPr>
            <w:tcW w:w="540" w:type="dxa"/>
          </w:tcPr>
          <w:p w14:paraId="40F67C6B" w14:textId="77777777" w:rsidR="00D23906" w:rsidRPr="002D02CC" w:rsidRDefault="00D23906" w:rsidP="00F559DD">
            <w:pPr>
              <w:tabs>
                <w:tab w:val="center" w:pos="428"/>
              </w:tabs>
              <w:suppressAutoHyphens/>
              <w:jc w:val="center"/>
              <w:rPr>
                <w:sz w:val="16"/>
                <w:szCs w:val="22"/>
              </w:rPr>
            </w:pPr>
            <w:r w:rsidRPr="002D02CC">
              <w:rPr>
                <w:bCs/>
                <w:sz w:val="16"/>
                <w:szCs w:val="22"/>
              </w:rPr>
              <w:t>3</w:t>
            </w:r>
          </w:p>
        </w:tc>
        <w:tc>
          <w:tcPr>
            <w:tcW w:w="450" w:type="dxa"/>
          </w:tcPr>
          <w:p w14:paraId="4B0FDC5A" w14:textId="77777777" w:rsidR="00D23906" w:rsidRPr="002D02CC" w:rsidRDefault="00D23906" w:rsidP="00F559DD">
            <w:pPr>
              <w:tabs>
                <w:tab w:val="center" w:pos="409"/>
              </w:tabs>
              <w:suppressAutoHyphens/>
              <w:jc w:val="center"/>
              <w:rPr>
                <w:sz w:val="16"/>
                <w:szCs w:val="22"/>
              </w:rPr>
            </w:pPr>
            <w:r>
              <w:rPr>
                <w:sz w:val="16"/>
                <w:szCs w:val="22"/>
              </w:rPr>
              <w:t>.35</w:t>
            </w:r>
          </w:p>
        </w:tc>
        <w:tc>
          <w:tcPr>
            <w:tcW w:w="450" w:type="dxa"/>
          </w:tcPr>
          <w:p w14:paraId="3A854D79" w14:textId="77777777" w:rsidR="00D23906" w:rsidRPr="002D02CC" w:rsidRDefault="00D23906" w:rsidP="00F559DD">
            <w:pPr>
              <w:tabs>
                <w:tab w:val="center" w:pos="409"/>
              </w:tabs>
              <w:suppressAutoHyphens/>
              <w:jc w:val="center"/>
              <w:rPr>
                <w:sz w:val="16"/>
                <w:szCs w:val="22"/>
              </w:rPr>
            </w:pPr>
            <w:r>
              <w:rPr>
                <w:sz w:val="16"/>
                <w:szCs w:val="22"/>
              </w:rPr>
              <w:t>.53</w:t>
            </w:r>
          </w:p>
        </w:tc>
        <w:tc>
          <w:tcPr>
            <w:tcW w:w="450" w:type="dxa"/>
          </w:tcPr>
          <w:p w14:paraId="26FA0090" w14:textId="77777777" w:rsidR="00D23906" w:rsidRPr="002D02CC" w:rsidRDefault="00D23906" w:rsidP="00F559DD">
            <w:pPr>
              <w:tabs>
                <w:tab w:val="center" w:pos="409"/>
              </w:tabs>
              <w:suppressAutoHyphens/>
              <w:jc w:val="center"/>
              <w:rPr>
                <w:sz w:val="16"/>
                <w:szCs w:val="22"/>
              </w:rPr>
            </w:pPr>
            <w:r>
              <w:rPr>
                <w:sz w:val="16"/>
                <w:szCs w:val="22"/>
              </w:rPr>
              <w:t>.58</w:t>
            </w:r>
          </w:p>
        </w:tc>
        <w:tc>
          <w:tcPr>
            <w:tcW w:w="450" w:type="dxa"/>
          </w:tcPr>
          <w:p w14:paraId="5FF4537A" w14:textId="77777777" w:rsidR="00D23906" w:rsidRPr="002D02CC" w:rsidRDefault="00D23906" w:rsidP="00F559DD">
            <w:pPr>
              <w:tabs>
                <w:tab w:val="center" w:pos="409"/>
              </w:tabs>
              <w:suppressAutoHyphens/>
              <w:jc w:val="center"/>
              <w:rPr>
                <w:sz w:val="16"/>
                <w:szCs w:val="22"/>
              </w:rPr>
            </w:pPr>
            <w:r>
              <w:rPr>
                <w:sz w:val="16"/>
                <w:szCs w:val="22"/>
              </w:rPr>
              <w:t>.69</w:t>
            </w:r>
          </w:p>
        </w:tc>
        <w:tc>
          <w:tcPr>
            <w:tcW w:w="450" w:type="dxa"/>
          </w:tcPr>
          <w:p w14:paraId="3B334DE1" w14:textId="77777777" w:rsidR="00D23906" w:rsidRPr="002D02CC" w:rsidRDefault="00D23906" w:rsidP="00F559DD">
            <w:pPr>
              <w:tabs>
                <w:tab w:val="center" w:pos="410"/>
              </w:tabs>
              <w:suppressAutoHyphens/>
              <w:jc w:val="center"/>
              <w:rPr>
                <w:sz w:val="16"/>
                <w:szCs w:val="22"/>
              </w:rPr>
            </w:pPr>
            <w:r>
              <w:rPr>
                <w:sz w:val="16"/>
                <w:szCs w:val="22"/>
              </w:rPr>
              <w:t>.78</w:t>
            </w:r>
          </w:p>
        </w:tc>
        <w:tc>
          <w:tcPr>
            <w:tcW w:w="450" w:type="dxa"/>
          </w:tcPr>
          <w:p w14:paraId="3A3F936B" w14:textId="77777777" w:rsidR="00D23906" w:rsidRPr="002D02CC" w:rsidRDefault="00D23906" w:rsidP="00F559DD">
            <w:pPr>
              <w:tabs>
                <w:tab w:val="center" w:pos="410"/>
              </w:tabs>
              <w:suppressAutoHyphens/>
              <w:jc w:val="center"/>
              <w:rPr>
                <w:sz w:val="16"/>
                <w:szCs w:val="22"/>
              </w:rPr>
            </w:pPr>
            <w:r>
              <w:rPr>
                <w:sz w:val="16"/>
                <w:szCs w:val="22"/>
              </w:rPr>
              <w:t>.82</w:t>
            </w:r>
          </w:p>
        </w:tc>
        <w:tc>
          <w:tcPr>
            <w:tcW w:w="540" w:type="dxa"/>
          </w:tcPr>
          <w:p w14:paraId="3407522E" w14:textId="77777777" w:rsidR="00D23906" w:rsidRPr="002D02CC" w:rsidRDefault="00D23906" w:rsidP="00F559DD">
            <w:pPr>
              <w:tabs>
                <w:tab w:val="center" w:pos="410"/>
              </w:tabs>
              <w:suppressAutoHyphens/>
              <w:jc w:val="center"/>
              <w:rPr>
                <w:sz w:val="16"/>
                <w:szCs w:val="22"/>
              </w:rPr>
            </w:pPr>
            <w:r>
              <w:rPr>
                <w:sz w:val="16"/>
                <w:szCs w:val="22"/>
              </w:rPr>
              <w:t>.87</w:t>
            </w:r>
          </w:p>
        </w:tc>
        <w:tc>
          <w:tcPr>
            <w:tcW w:w="540" w:type="dxa"/>
          </w:tcPr>
          <w:p w14:paraId="17E86E2E" w14:textId="77777777" w:rsidR="00D23906" w:rsidRPr="002D02CC" w:rsidRDefault="00D23906" w:rsidP="00F559DD">
            <w:pPr>
              <w:tabs>
                <w:tab w:val="center" w:pos="410"/>
              </w:tabs>
              <w:suppressAutoHyphens/>
              <w:jc w:val="center"/>
              <w:rPr>
                <w:sz w:val="16"/>
                <w:szCs w:val="22"/>
              </w:rPr>
            </w:pPr>
            <w:r>
              <w:rPr>
                <w:sz w:val="16"/>
                <w:szCs w:val="22"/>
              </w:rPr>
              <w:t>.92</w:t>
            </w:r>
          </w:p>
        </w:tc>
        <w:tc>
          <w:tcPr>
            <w:tcW w:w="630" w:type="dxa"/>
          </w:tcPr>
          <w:p w14:paraId="4AD7886B" w14:textId="77777777" w:rsidR="00D23906" w:rsidRPr="002D02CC" w:rsidRDefault="00D23906" w:rsidP="00F559DD">
            <w:pPr>
              <w:tabs>
                <w:tab w:val="center" w:pos="385"/>
              </w:tabs>
              <w:suppressAutoHyphens/>
              <w:jc w:val="center"/>
              <w:rPr>
                <w:sz w:val="16"/>
                <w:szCs w:val="22"/>
              </w:rPr>
            </w:pPr>
            <w:r>
              <w:rPr>
                <w:sz w:val="16"/>
                <w:szCs w:val="22"/>
              </w:rPr>
              <w:t>.95</w:t>
            </w:r>
          </w:p>
        </w:tc>
        <w:tc>
          <w:tcPr>
            <w:tcW w:w="540" w:type="dxa"/>
          </w:tcPr>
          <w:p w14:paraId="49994311" w14:textId="77777777" w:rsidR="00D23906" w:rsidRPr="002D02CC" w:rsidRDefault="00D23906" w:rsidP="00F559DD">
            <w:pPr>
              <w:tabs>
                <w:tab w:val="center" w:pos="385"/>
              </w:tabs>
              <w:suppressAutoHyphens/>
              <w:jc w:val="center"/>
              <w:rPr>
                <w:sz w:val="16"/>
                <w:szCs w:val="22"/>
              </w:rPr>
            </w:pPr>
            <w:r>
              <w:rPr>
                <w:sz w:val="16"/>
                <w:szCs w:val="22"/>
              </w:rPr>
              <w:t>.97</w:t>
            </w:r>
          </w:p>
        </w:tc>
      </w:tr>
      <w:tr w:rsidR="00D23906" w:rsidRPr="002D02CC" w14:paraId="6BF371F7" w14:textId="77777777" w:rsidTr="00F559DD">
        <w:trPr>
          <w:cantSplit/>
          <w:jc w:val="center"/>
        </w:trPr>
        <w:tc>
          <w:tcPr>
            <w:tcW w:w="540" w:type="dxa"/>
          </w:tcPr>
          <w:p w14:paraId="271462ED" w14:textId="77777777" w:rsidR="00D23906" w:rsidRPr="002D02CC" w:rsidRDefault="00D23906" w:rsidP="00F559DD">
            <w:pPr>
              <w:tabs>
                <w:tab w:val="center" w:pos="428"/>
              </w:tabs>
              <w:suppressAutoHyphens/>
              <w:jc w:val="center"/>
              <w:rPr>
                <w:sz w:val="16"/>
                <w:szCs w:val="22"/>
              </w:rPr>
            </w:pPr>
            <w:r w:rsidRPr="002D02CC">
              <w:rPr>
                <w:bCs/>
                <w:sz w:val="16"/>
                <w:szCs w:val="22"/>
              </w:rPr>
              <w:t>4</w:t>
            </w:r>
          </w:p>
        </w:tc>
        <w:tc>
          <w:tcPr>
            <w:tcW w:w="450" w:type="dxa"/>
          </w:tcPr>
          <w:p w14:paraId="5423EC79" w14:textId="77777777" w:rsidR="00D23906" w:rsidRPr="002D02CC" w:rsidRDefault="00D23906" w:rsidP="00F559DD">
            <w:pPr>
              <w:tabs>
                <w:tab w:val="center" w:pos="409"/>
              </w:tabs>
              <w:suppressAutoHyphens/>
              <w:jc w:val="center"/>
              <w:rPr>
                <w:sz w:val="16"/>
                <w:szCs w:val="22"/>
              </w:rPr>
            </w:pPr>
            <w:r>
              <w:rPr>
                <w:sz w:val="16"/>
                <w:szCs w:val="22"/>
              </w:rPr>
              <w:t>.17</w:t>
            </w:r>
          </w:p>
        </w:tc>
        <w:tc>
          <w:tcPr>
            <w:tcW w:w="450" w:type="dxa"/>
          </w:tcPr>
          <w:p w14:paraId="0133B7A6" w14:textId="77777777" w:rsidR="00D23906" w:rsidRPr="002D02CC" w:rsidRDefault="00D23906" w:rsidP="00F559DD">
            <w:pPr>
              <w:tabs>
                <w:tab w:val="center" w:pos="409"/>
              </w:tabs>
              <w:suppressAutoHyphens/>
              <w:jc w:val="center"/>
              <w:rPr>
                <w:sz w:val="16"/>
                <w:szCs w:val="22"/>
              </w:rPr>
            </w:pPr>
            <w:r>
              <w:rPr>
                <w:sz w:val="16"/>
                <w:szCs w:val="22"/>
              </w:rPr>
              <w:t>.35</w:t>
            </w:r>
          </w:p>
        </w:tc>
        <w:tc>
          <w:tcPr>
            <w:tcW w:w="450" w:type="dxa"/>
          </w:tcPr>
          <w:p w14:paraId="38191F0A" w14:textId="77777777" w:rsidR="00D23906" w:rsidRPr="002D02CC" w:rsidRDefault="00D23906" w:rsidP="00F559DD">
            <w:pPr>
              <w:tabs>
                <w:tab w:val="center" w:pos="409"/>
              </w:tabs>
              <w:suppressAutoHyphens/>
              <w:jc w:val="center"/>
              <w:rPr>
                <w:sz w:val="16"/>
                <w:szCs w:val="22"/>
              </w:rPr>
            </w:pPr>
            <w:r>
              <w:rPr>
                <w:sz w:val="16"/>
                <w:szCs w:val="22"/>
              </w:rPr>
              <w:t>.43</w:t>
            </w:r>
          </w:p>
        </w:tc>
        <w:tc>
          <w:tcPr>
            <w:tcW w:w="450" w:type="dxa"/>
          </w:tcPr>
          <w:p w14:paraId="36C8A444" w14:textId="77777777" w:rsidR="00D23906" w:rsidRPr="002D02CC" w:rsidRDefault="00D23906" w:rsidP="00F559DD">
            <w:pPr>
              <w:tabs>
                <w:tab w:val="center" w:pos="409"/>
              </w:tabs>
              <w:suppressAutoHyphens/>
              <w:jc w:val="center"/>
              <w:rPr>
                <w:sz w:val="16"/>
                <w:szCs w:val="22"/>
              </w:rPr>
            </w:pPr>
            <w:r>
              <w:rPr>
                <w:sz w:val="16"/>
                <w:szCs w:val="22"/>
              </w:rPr>
              <w:t>.56</w:t>
            </w:r>
          </w:p>
        </w:tc>
        <w:tc>
          <w:tcPr>
            <w:tcW w:w="450" w:type="dxa"/>
          </w:tcPr>
          <w:p w14:paraId="4A529DA5" w14:textId="77777777" w:rsidR="00D23906" w:rsidRPr="002D02CC" w:rsidRDefault="00D23906" w:rsidP="00F559DD">
            <w:pPr>
              <w:tabs>
                <w:tab w:val="center" w:pos="410"/>
              </w:tabs>
              <w:suppressAutoHyphens/>
              <w:jc w:val="center"/>
              <w:rPr>
                <w:sz w:val="16"/>
                <w:szCs w:val="22"/>
              </w:rPr>
            </w:pPr>
            <w:r>
              <w:rPr>
                <w:sz w:val="16"/>
                <w:szCs w:val="22"/>
              </w:rPr>
              <w:t>.70</w:t>
            </w:r>
          </w:p>
        </w:tc>
        <w:tc>
          <w:tcPr>
            <w:tcW w:w="450" w:type="dxa"/>
          </w:tcPr>
          <w:p w14:paraId="5E768DB8" w14:textId="77777777" w:rsidR="00D23906" w:rsidRPr="002D02CC" w:rsidRDefault="00D23906" w:rsidP="00F559DD">
            <w:pPr>
              <w:tabs>
                <w:tab w:val="center" w:pos="410"/>
              </w:tabs>
              <w:suppressAutoHyphens/>
              <w:jc w:val="center"/>
              <w:rPr>
                <w:sz w:val="16"/>
                <w:szCs w:val="22"/>
              </w:rPr>
            </w:pPr>
            <w:r>
              <w:rPr>
                <w:sz w:val="16"/>
                <w:szCs w:val="22"/>
              </w:rPr>
              <w:t>.76</w:t>
            </w:r>
          </w:p>
        </w:tc>
        <w:tc>
          <w:tcPr>
            <w:tcW w:w="540" w:type="dxa"/>
          </w:tcPr>
          <w:p w14:paraId="0527B054" w14:textId="77777777" w:rsidR="00D23906" w:rsidRPr="002D02CC" w:rsidRDefault="00D23906" w:rsidP="00F559DD">
            <w:pPr>
              <w:tabs>
                <w:tab w:val="center" w:pos="410"/>
              </w:tabs>
              <w:suppressAutoHyphens/>
              <w:jc w:val="center"/>
              <w:rPr>
                <w:sz w:val="16"/>
                <w:szCs w:val="22"/>
              </w:rPr>
            </w:pPr>
            <w:r>
              <w:rPr>
                <w:sz w:val="16"/>
                <w:szCs w:val="22"/>
              </w:rPr>
              <w:t>.82</w:t>
            </w:r>
          </w:p>
        </w:tc>
        <w:tc>
          <w:tcPr>
            <w:tcW w:w="540" w:type="dxa"/>
          </w:tcPr>
          <w:p w14:paraId="5EA429E1" w14:textId="77777777" w:rsidR="00D23906" w:rsidRPr="002D02CC" w:rsidRDefault="00D23906" w:rsidP="00F559DD">
            <w:pPr>
              <w:tabs>
                <w:tab w:val="center" w:pos="410"/>
              </w:tabs>
              <w:suppressAutoHyphens/>
              <w:jc w:val="center"/>
              <w:rPr>
                <w:sz w:val="16"/>
                <w:szCs w:val="22"/>
              </w:rPr>
            </w:pPr>
            <w:r>
              <w:rPr>
                <w:sz w:val="16"/>
                <w:szCs w:val="22"/>
              </w:rPr>
              <w:t>.90</w:t>
            </w:r>
          </w:p>
        </w:tc>
        <w:tc>
          <w:tcPr>
            <w:tcW w:w="630" w:type="dxa"/>
          </w:tcPr>
          <w:p w14:paraId="5AE792C0" w14:textId="77777777" w:rsidR="00D23906" w:rsidRPr="002D02CC" w:rsidRDefault="00D23906" w:rsidP="00F559DD">
            <w:pPr>
              <w:tabs>
                <w:tab w:val="center" w:pos="385"/>
              </w:tabs>
              <w:suppressAutoHyphens/>
              <w:jc w:val="center"/>
              <w:rPr>
                <w:sz w:val="16"/>
                <w:szCs w:val="22"/>
              </w:rPr>
            </w:pPr>
            <w:r>
              <w:rPr>
                <w:sz w:val="16"/>
                <w:szCs w:val="22"/>
              </w:rPr>
              <w:t>.94</w:t>
            </w:r>
          </w:p>
        </w:tc>
        <w:tc>
          <w:tcPr>
            <w:tcW w:w="540" w:type="dxa"/>
          </w:tcPr>
          <w:p w14:paraId="00F5ACD1" w14:textId="77777777" w:rsidR="00D23906" w:rsidRPr="002D02CC" w:rsidRDefault="00D23906" w:rsidP="00F559DD">
            <w:pPr>
              <w:tabs>
                <w:tab w:val="center" w:pos="385"/>
              </w:tabs>
              <w:suppressAutoHyphens/>
              <w:jc w:val="center"/>
              <w:rPr>
                <w:sz w:val="16"/>
                <w:szCs w:val="22"/>
              </w:rPr>
            </w:pPr>
            <w:r>
              <w:rPr>
                <w:sz w:val="16"/>
                <w:szCs w:val="22"/>
              </w:rPr>
              <w:t>.97</w:t>
            </w:r>
          </w:p>
        </w:tc>
      </w:tr>
      <w:tr w:rsidR="00D23906" w:rsidRPr="002D02CC" w14:paraId="2B5D7ABB" w14:textId="77777777" w:rsidTr="00F559DD">
        <w:trPr>
          <w:cantSplit/>
          <w:jc w:val="center"/>
        </w:trPr>
        <w:tc>
          <w:tcPr>
            <w:tcW w:w="540" w:type="dxa"/>
          </w:tcPr>
          <w:p w14:paraId="7567F8BB" w14:textId="77777777" w:rsidR="00D23906" w:rsidRPr="002D02CC" w:rsidRDefault="00D23906" w:rsidP="00F559DD">
            <w:pPr>
              <w:tabs>
                <w:tab w:val="center" w:pos="428"/>
              </w:tabs>
              <w:suppressAutoHyphens/>
              <w:jc w:val="center"/>
              <w:rPr>
                <w:sz w:val="16"/>
                <w:szCs w:val="22"/>
              </w:rPr>
            </w:pPr>
            <w:r w:rsidRPr="002D02CC">
              <w:rPr>
                <w:bCs/>
                <w:sz w:val="16"/>
                <w:szCs w:val="22"/>
              </w:rPr>
              <w:t>5</w:t>
            </w:r>
          </w:p>
        </w:tc>
        <w:tc>
          <w:tcPr>
            <w:tcW w:w="450" w:type="dxa"/>
          </w:tcPr>
          <w:p w14:paraId="30BE07CF" w14:textId="77777777" w:rsidR="00D23906" w:rsidRPr="002D02CC" w:rsidRDefault="00D23906" w:rsidP="00F559DD">
            <w:pPr>
              <w:tabs>
                <w:tab w:val="left" w:pos="-720"/>
              </w:tabs>
              <w:suppressAutoHyphens/>
              <w:jc w:val="center"/>
              <w:rPr>
                <w:sz w:val="16"/>
                <w:szCs w:val="22"/>
              </w:rPr>
            </w:pPr>
          </w:p>
        </w:tc>
        <w:tc>
          <w:tcPr>
            <w:tcW w:w="450" w:type="dxa"/>
          </w:tcPr>
          <w:p w14:paraId="053E5D01" w14:textId="77777777" w:rsidR="00D23906" w:rsidRPr="002D02CC" w:rsidRDefault="00D23906" w:rsidP="00F559DD">
            <w:pPr>
              <w:tabs>
                <w:tab w:val="center" w:pos="409"/>
              </w:tabs>
              <w:suppressAutoHyphens/>
              <w:jc w:val="center"/>
              <w:rPr>
                <w:sz w:val="16"/>
                <w:szCs w:val="22"/>
              </w:rPr>
            </w:pPr>
            <w:r>
              <w:rPr>
                <w:sz w:val="16"/>
                <w:szCs w:val="22"/>
              </w:rPr>
              <w:t>.28</w:t>
            </w:r>
          </w:p>
        </w:tc>
        <w:tc>
          <w:tcPr>
            <w:tcW w:w="450" w:type="dxa"/>
          </w:tcPr>
          <w:p w14:paraId="4482A9CF" w14:textId="77777777" w:rsidR="00D23906" w:rsidRPr="002D02CC" w:rsidRDefault="00D23906" w:rsidP="00F559DD">
            <w:pPr>
              <w:tabs>
                <w:tab w:val="center" w:pos="409"/>
              </w:tabs>
              <w:suppressAutoHyphens/>
              <w:jc w:val="center"/>
              <w:rPr>
                <w:sz w:val="16"/>
                <w:szCs w:val="22"/>
              </w:rPr>
            </w:pPr>
            <w:r>
              <w:rPr>
                <w:sz w:val="16"/>
                <w:szCs w:val="22"/>
              </w:rPr>
              <w:t>.37</w:t>
            </w:r>
          </w:p>
        </w:tc>
        <w:tc>
          <w:tcPr>
            <w:tcW w:w="450" w:type="dxa"/>
          </w:tcPr>
          <w:p w14:paraId="63B937C0" w14:textId="77777777" w:rsidR="00D23906" w:rsidRPr="002D02CC" w:rsidRDefault="00D23906" w:rsidP="00F559DD">
            <w:pPr>
              <w:tabs>
                <w:tab w:val="center" w:pos="409"/>
              </w:tabs>
              <w:suppressAutoHyphens/>
              <w:jc w:val="center"/>
              <w:rPr>
                <w:sz w:val="16"/>
                <w:szCs w:val="22"/>
              </w:rPr>
            </w:pPr>
            <w:r>
              <w:rPr>
                <w:sz w:val="16"/>
                <w:szCs w:val="22"/>
              </w:rPr>
              <w:t>.53</w:t>
            </w:r>
          </w:p>
        </w:tc>
        <w:tc>
          <w:tcPr>
            <w:tcW w:w="450" w:type="dxa"/>
          </w:tcPr>
          <w:p w14:paraId="539C9A83" w14:textId="77777777" w:rsidR="00D23906" w:rsidRPr="002D02CC" w:rsidRDefault="00D23906" w:rsidP="00F559DD">
            <w:pPr>
              <w:tabs>
                <w:tab w:val="center" w:pos="410"/>
              </w:tabs>
              <w:suppressAutoHyphens/>
              <w:jc w:val="center"/>
              <w:rPr>
                <w:sz w:val="16"/>
                <w:szCs w:val="22"/>
              </w:rPr>
            </w:pPr>
            <w:r>
              <w:rPr>
                <w:sz w:val="16"/>
                <w:szCs w:val="22"/>
              </w:rPr>
              <w:t>.71</w:t>
            </w:r>
          </w:p>
        </w:tc>
        <w:tc>
          <w:tcPr>
            <w:tcW w:w="450" w:type="dxa"/>
          </w:tcPr>
          <w:p w14:paraId="39E084A8" w14:textId="77777777" w:rsidR="00D23906" w:rsidRPr="002D02CC" w:rsidRDefault="00D23906" w:rsidP="00F559DD">
            <w:pPr>
              <w:tabs>
                <w:tab w:val="center" w:pos="410"/>
              </w:tabs>
              <w:suppressAutoHyphens/>
              <w:jc w:val="center"/>
              <w:rPr>
                <w:sz w:val="16"/>
                <w:szCs w:val="22"/>
              </w:rPr>
            </w:pPr>
            <w:r>
              <w:rPr>
                <w:sz w:val="16"/>
                <w:szCs w:val="22"/>
              </w:rPr>
              <w:t>.81</w:t>
            </w:r>
          </w:p>
        </w:tc>
        <w:tc>
          <w:tcPr>
            <w:tcW w:w="540" w:type="dxa"/>
          </w:tcPr>
          <w:p w14:paraId="754DFE8A" w14:textId="77777777" w:rsidR="00D23906" w:rsidRPr="002D02CC" w:rsidRDefault="00D23906" w:rsidP="00F559DD">
            <w:pPr>
              <w:tabs>
                <w:tab w:val="center" w:pos="410"/>
              </w:tabs>
              <w:suppressAutoHyphens/>
              <w:jc w:val="center"/>
              <w:rPr>
                <w:sz w:val="16"/>
                <w:szCs w:val="22"/>
              </w:rPr>
            </w:pPr>
            <w:r>
              <w:rPr>
                <w:sz w:val="16"/>
                <w:szCs w:val="22"/>
              </w:rPr>
              <w:t>.89</w:t>
            </w:r>
          </w:p>
        </w:tc>
        <w:tc>
          <w:tcPr>
            <w:tcW w:w="540" w:type="dxa"/>
          </w:tcPr>
          <w:p w14:paraId="4C2AE859" w14:textId="77777777" w:rsidR="00D23906" w:rsidRPr="002D02CC" w:rsidRDefault="00D23906" w:rsidP="00F559DD">
            <w:pPr>
              <w:tabs>
                <w:tab w:val="center" w:pos="410"/>
              </w:tabs>
              <w:suppressAutoHyphens/>
              <w:jc w:val="center"/>
              <w:rPr>
                <w:sz w:val="16"/>
                <w:szCs w:val="22"/>
              </w:rPr>
            </w:pPr>
            <w:r>
              <w:rPr>
                <w:sz w:val="16"/>
                <w:szCs w:val="22"/>
              </w:rPr>
              <w:t>1.00</w:t>
            </w:r>
          </w:p>
        </w:tc>
        <w:tc>
          <w:tcPr>
            <w:tcW w:w="630" w:type="dxa"/>
          </w:tcPr>
          <w:p w14:paraId="25206DAF" w14:textId="77777777" w:rsidR="00D23906" w:rsidRPr="002D02CC" w:rsidRDefault="00D23906" w:rsidP="00F559DD">
            <w:pPr>
              <w:tabs>
                <w:tab w:val="center" w:pos="385"/>
              </w:tabs>
              <w:suppressAutoHyphens/>
              <w:jc w:val="center"/>
              <w:rPr>
                <w:sz w:val="16"/>
                <w:szCs w:val="22"/>
              </w:rPr>
            </w:pPr>
            <w:r>
              <w:rPr>
                <w:sz w:val="16"/>
                <w:szCs w:val="22"/>
              </w:rPr>
              <w:t>1.06</w:t>
            </w:r>
          </w:p>
        </w:tc>
        <w:tc>
          <w:tcPr>
            <w:tcW w:w="540" w:type="dxa"/>
          </w:tcPr>
          <w:p w14:paraId="681C93C2" w14:textId="77777777" w:rsidR="00D23906" w:rsidRPr="002D02CC" w:rsidRDefault="00D23906" w:rsidP="00F559DD">
            <w:pPr>
              <w:tabs>
                <w:tab w:val="center" w:pos="385"/>
              </w:tabs>
              <w:suppressAutoHyphens/>
              <w:jc w:val="center"/>
              <w:rPr>
                <w:sz w:val="16"/>
                <w:szCs w:val="22"/>
              </w:rPr>
            </w:pPr>
            <w:r>
              <w:rPr>
                <w:sz w:val="16"/>
                <w:szCs w:val="22"/>
              </w:rPr>
              <w:t>1.11</w:t>
            </w:r>
          </w:p>
        </w:tc>
      </w:tr>
      <w:tr w:rsidR="00D23906" w:rsidRPr="002D02CC" w14:paraId="6DE929FD" w14:textId="77777777" w:rsidTr="00F559DD">
        <w:trPr>
          <w:cantSplit/>
          <w:jc w:val="center"/>
        </w:trPr>
        <w:tc>
          <w:tcPr>
            <w:tcW w:w="540" w:type="dxa"/>
          </w:tcPr>
          <w:p w14:paraId="3C3A1813" w14:textId="77777777" w:rsidR="00D23906" w:rsidRPr="002D02CC" w:rsidRDefault="00D23906" w:rsidP="00F559DD">
            <w:pPr>
              <w:tabs>
                <w:tab w:val="center" w:pos="428"/>
              </w:tabs>
              <w:suppressAutoHyphens/>
              <w:jc w:val="center"/>
              <w:rPr>
                <w:sz w:val="16"/>
                <w:szCs w:val="22"/>
              </w:rPr>
            </w:pPr>
            <w:r w:rsidRPr="002D02CC">
              <w:rPr>
                <w:bCs/>
                <w:sz w:val="16"/>
                <w:szCs w:val="22"/>
              </w:rPr>
              <w:t>6</w:t>
            </w:r>
          </w:p>
        </w:tc>
        <w:tc>
          <w:tcPr>
            <w:tcW w:w="450" w:type="dxa"/>
          </w:tcPr>
          <w:p w14:paraId="1BBA56F6" w14:textId="77777777" w:rsidR="00D23906" w:rsidRPr="002D02CC" w:rsidRDefault="00D23906" w:rsidP="00F559DD">
            <w:pPr>
              <w:tabs>
                <w:tab w:val="left" w:pos="-720"/>
              </w:tabs>
              <w:suppressAutoHyphens/>
              <w:jc w:val="center"/>
              <w:rPr>
                <w:sz w:val="16"/>
                <w:szCs w:val="22"/>
              </w:rPr>
            </w:pPr>
          </w:p>
        </w:tc>
        <w:tc>
          <w:tcPr>
            <w:tcW w:w="450" w:type="dxa"/>
          </w:tcPr>
          <w:p w14:paraId="56A6EED6" w14:textId="77777777" w:rsidR="00D23906" w:rsidRPr="002D02CC" w:rsidRDefault="00D23906" w:rsidP="00F559DD">
            <w:pPr>
              <w:tabs>
                <w:tab w:val="center" w:pos="409"/>
              </w:tabs>
              <w:suppressAutoHyphens/>
              <w:jc w:val="center"/>
              <w:rPr>
                <w:sz w:val="16"/>
                <w:szCs w:val="22"/>
              </w:rPr>
            </w:pPr>
            <w:r>
              <w:rPr>
                <w:sz w:val="16"/>
                <w:szCs w:val="22"/>
              </w:rPr>
              <w:t>.24</w:t>
            </w:r>
          </w:p>
        </w:tc>
        <w:tc>
          <w:tcPr>
            <w:tcW w:w="450" w:type="dxa"/>
          </w:tcPr>
          <w:p w14:paraId="5D256EEB" w14:textId="77777777" w:rsidR="00D23906" w:rsidRPr="002D02CC" w:rsidRDefault="00D23906" w:rsidP="00F559DD">
            <w:pPr>
              <w:tabs>
                <w:tab w:val="center" w:pos="409"/>
              </w:tabs>
              <w:suppressAutoHyphens/>
              <w:jc w:val="center"/>
              <w:rPr>
                <w:sz w:val="16"/>
                <w:szCs w:val="22"/>
              </w:rPr>
            </w:pPr>
            <w:r>
              <w:rPr>
                <w:sz w:val="16"/>
                <w:szCs w:val="22"/>
              </w:rPr>
              <w:t>.25</w:t>
            </w:r>
          </w:p>
        </w:tc>
        <w:tc>
          <w:tcPr>
            <w:tcW w:w="450" w:type="dxa"/>
          </w:tcPr>
          <w:p w14:paraId="001D0BC9" w14:textId="77777777" w:rsidR="00D23906" w:rsidRPr="002D02CC" w:rsidRDefault="00D23906" w:rsidP="00F559DD">
            <w:pPr>
              <w:tabs>
                <w:tab w:val="center" w:pos="409"/>
              </w:tabs>
              <w:suppressAutoHyphens/>
              <w:jc w:val="center"/>
              <w:rPr>
                <w:sz w:val="16"/>
                <w:szCs w:val="22"/>
              </w:rPr>
            </w:pPr>
            <w:r>
              <w:rPr>
                <w:sz w:val="16"/>
                <w:szCs w:val="22"/>
              </w:rPr>
              <w:t>.44</w:t>
            </w:r>
          </w:p>
        </w:tc>
        <w:tc>
          <w:tcPr>
            <w:tcW w:w="450" w:type="dxa"/>
          </w:tcPr>
          <w:p w14:paraId="7559CC66" w14:textId="77777777" w:rsidR="00D23906" w:rsidRPr="002D02CC" w:rsidRDefault="00D23906" w:rsidP="00F559DD">
            <w:pPr>
              <w:tabs>
                <w:tab w:val="center" w:pos="410"/>
              </w:tabs>
              <w:suppressAutoHyphens/>
              <w:jc w:val="center"/>
              <w:rPr>
                <w:sz w:val="16"/>
                <w:szCs w:val="22"/>
              </w:rPr>
            </w:pPr>
            <w:r>
              <w:rPr>
                <w:sz w:val="16"/>
                <w:szCs w:val="22"/>
              </w:rPr>
              <w:t>.65</w:t>
            </w:r>
          </w:p>
        </w:tc>
        <w:tc>
          <w:tcPr>
            <w:tcW w:w="450" w:type="dxa"/>
          </w:tcPr>
          <w:p w14:paraId="11034F9B" w14:textId="77777777" w:rsidR="00D23906" w:rsidRPr="002D02CC" w:rsidRDefault="00D23906" w:rsidP="00F559DD">
            <w:pPr>
              <w:tabs>
                <w:tab w:val="center" w:pos="410"/>
              </w:tabs>
              <w:suppressAutoHyphens/>
              <w:jc w:val="center"/>
              <w:rPr>
                <w:sz w:val="16"/>
                <w:szCs w:val="22"/>
              </w:rPr>
            </w:pPr>
            <w:r>
              <w:rPr>
                <w:sz w:val="16"/>
                <w:szCs w:val="22"/>
              </w:rPr>
              <w:t>.77</w:t>
            </w:r>
          </w:p>
        </w:tc>
        <w:tc>
          <w:tcPr>
            <w:tcW w:w="540" w:type="dxa"/>
          </w:tcPr>
          <w:p w14:paraId="4711BA69" w14:textId="77777777" w:rsidR="00D23906" w:rsidRPr="002D02CC" w:rsidRDefault="00D23906" w:rsidP="00F559DD">
            <w:pPr>
              <w:tabs>
                <w:tab w:val="center" w:pos="410"/>
              </w:tabs>
              <w:suppressAutoHyphens/>
              <w:jc w:val="center"/>
              <w:rPr>
                <w:sz w:val="16"/>
                <w:szCs w:val="22"/>
              </w:rPr>
            </w:pPr>
            <w:r>
              <w:rPr>
                <w:sz w:val="16"/>
                <w:szCs w:val="22"/>
              </w:rPr>
              <w:t>.90</w:t>
            </w:r>
          </w:p>
        </w:tc>
        <w:tc>
          <w:tcPr>
            <w:tcW w:w="540" w:type="dxa"/>
          </w:tcPr>
          <w:p w14:paraId="0E292477" w14:textId="77777777" w:rsidR="00D23906" w:rsidRPr="002D02CC" w:rsidRDefault="00D23906" w:rsidP="00F559DD">
            <w:pPr>
              <w:tabs>
                <w:tab w:val="center" w:pos="410"/>
              </w:tabs>
              <w:suppressAutoHyphens/>
              <w:jc w:val="center"/>
              <w:rPr>
                <w:sz w:val="16"/>
                <w:szCs w:val="22"/>
              </w:rPr>
            </w:pPr>
            <w:r>
              <w:rPr>
                <w:sz w:val="16"/>
                <w:szCs w:val="22"/>
              </w:rPr>
              <w:t>1.04</w:t>
            </w:r>
          </w:p>
        </w:tc>
        <w:tc>
          <w:tcPr>
            <w:tcW w:w="630" w:type="dxa"/>
          </w:tcPr>
          <w:p w14:paraId="5B68A64C" w14:textId="77777777" w:rsidR="00D23906" w:rsidRPr="002D02CC" w:rsidRDefault="00D23906" w:rsidP="00F559DD">
            <w:pPr>
              <w:tabs>
                <w:tab w:val="center" w:pos="385"/>
              </w:tabs>
              <w:suppressAutoHyphens/>
              <w:jc w:val="center"/>
              <w:rPr>
                <w:sz w:val="16"/>
                <w:szCs w:val="22"/>
              </w:rPr>
            </w:pPr>
            <w:r>
              <w:rPr>
                <w:sz w:val="16"/>
                <w:szCs w:val="22"/>
              </w:rPr>
              <w:t>1.12</w:t>
            </w:r>
          </w:p>
        </w:tc>
        <w:tc>
          <w:tcPr>
            <w:tcW w:w="540" w:type="dxa"/>
          </w:tcPr>
          <w:p w14:paraId="58C08CDF" w14:textId="77777777" w:rsidR="00D23906" w:rsidRPr="002D02CC" w:rsidRDefault="00D23906" w:rsidP="00F559DD">
            <w:pPr>
              <w:tabs>
                <w:tab w:val="center" w:pos="385"/>
              </w:tabs>
              <w:suppressAutoHyphens/>
              <w:jc w:val="center"/>
              <w:rPr>
                <w:sz w:val="16"/>
                <w:szCs w:val="22"/>
              </w:rPr>
            </w:pPr>
            <w:r>
              <w:rPr>
                <w:sz w:val="16"/>
                <w:szCs w:val="22"/>
              </w:rPr>
              <w:t>1.18</w:t>
            </w:r>
          </w:p>
        </w:tc>
      </w:tr>
      <w:tr w:rsidR="00D23906" w:rsidRPr="002D02CC" w14:paraId="54710A4D" w14:textId="77777777" w:rsidTr="00F559DD">
        <w:trPr>
          <w:cantSplit/>
          <w:jc w:val="center"/>
        </w:trPr>
        <w:tc>
          <w:tcPr>
            <w:tcW w:w="540" w:type="dxa"/>
          </w:tcPr>
          <w:p w14:paraId="24FCCD17" w14:textId="77777777" w:rsidR="00D23906" w:rsidRPr="002D02CC" w:rsidRDefault="00D23906" w:rsidP="00F559DD">
            <w:pPr>
              <w:tabs>
                <w:tab w:val="center" w:pos="428"/>
              </w:tabs>
              <w:suppressAutoHyphens/>
              <w:jc w:val="center"/>
              <w:rPr>
                <w:sz w:val="16"/>
                <w:szCs w:val="22"/>
              </w:rPr>
            </w:pPr>
            <w:r w:rsidRPr="002D02CC">
              <w:rPr>
                <w:bCs/>
                <w:sz w:val="16"/>
                <w:szCs w:val="22"/>
              </w:rPr>
              <w:t>7</w:t>
            </w:r>
          </w:p>
        </w:tc>
        <w:tc>
          <w:tcPr>
            <w:tcW w:w="450" w:type="dxa"/>
          </w:tcPr>
          <w:p w14:paraId="1154C0B4" w14:textId="77777777" w:rsidR="00D23906" w:rsidRPr="002D02CC" w:rsidRDefault="00D23906" w:rsidP="00F559DD">
            <w:pPr>
              <w:tabs>
                <w:tab w:val="left" w:pos="-720"/>
              </w:tabs>
              <w:suppressAutoHyphens/>
              <w:jc w:val="center"/>
              <w:rPr>
                <w:sz w:val="16"/>
                <w:szCs w:val="22"/>
              </w:rPr>
            </w:pPr>
          </w:p>
        </w:tc>
        <w:tc>
          <w:tcPr>
            <w:tcW w:w="450" w:type="dxa"/>
          </w:tcPr>
          <w:p w14:paraId="7B716898" w14:textId="77777777" w:rsidR="00D23906" w:rsidRPr="002D02CC" w:rsidRDefault="00D23906" w:rsidP="00F559DD">
            <w:pPr>
              <w:tabs>
                <w:tab w:val="left" w:pos="-720"/>
              </w:tabs>
              <w:suppressAutoHyphens/>
              <w:jc w:val="center"/>
              <w:rPr>
                <w:sz w:val="16"/>
                <w:szCs w:val="22"/>
              </w:rPr>
            </w:pPr>
          </w:p>
        </w:tc>
        <w:tc>
          <w:tcPr>
            <w:tcW w:w="450" w:type="dxa"/>
          </w:tcPr>
          <w:p w14:paraId="48C679B1" w14:textId="77777777" w:rsidR="00D23906" w:rsidRPr="002D02CC" w:rsidRDefault="00D23906" w:rsidP="00F559DD">
            <w:pPr>
              <w:tabs>
                <w:tab w:val="center" w:pos="409"/>
              </w:tabs>
              <w:suppressAutoHyphens/>
              <w:jc w:val="center"/>
              <w:rPr>
                <w:sz w:val="16"/>
                <w:szCs w:val="22"/>
              </w:rPr>
            </w:pPr>
            <w:r>
              <w:rPr>
                <w:sz w:val="16"/>
                <w:szCs w:val="22"/>
              </w:rPr>
              <w:t>.24</w:t>
            </w:r>
          </w:p>
        </w:tc>
        <w:tc>
          <w:tcPr>
            <w:tcW w:w="450" w:type="dxa"/>
          </w:tcPr>
          <w:p w14:paraId="0137597D" w14:textId="77777777" w:rsidR="00D23906" w:rsidRPr="002D02CC" w:rsidRDefault="00D23906" w:rsidP="00F559DD">
            <w:pPr>
              <w:tabs>
                <w:tab w:val="center" w:pos="409"/>
              </w:tabs>
              <w:suppressAutoHyphens/>
              <w:jc w:val="center"/>
              <w:rPr>
                <w:sz w:val="16"/>
                <w:szCs w:val="22"/>
              </w:rPr>
            </w:pPr>
            <w:r>
              <w:rPr>
                <w:sz w:val="16"/>
                <w:szCs w:val="22"/>
              </w:rPr>
              <w:t>.35</w:t>
            </w:r>
          </w:p>
        </w:tc>
        <w:tc>
          <w:tcPr>
            <w:tcW w:w="450" w:type="dxa"/>
          </w:tcPr>
          <w:p w14:paraId="4370D040" w14:textId="77777777" w:rsidR="00D23906" w:rsidRPr="002D02CC" w:rsidRDefault="00D23906" w:rsidP="00F559DD">
            <w:pPr>
              <w:tabs>
                <w:tab w:val="center" w:pos="410"/>
              </w:tabs>
              <w:suppressAutoHyphens/>
              <w:jc w:val="center"/>
              <w:rPr>
                <w:sz w:val="16"/>
                <w:szCs w:val="22"/>
              </w:rPr>
            </w:pPr>
            <w:r>
              <w:rPr>
                <w:sz w:val="16"/>
                <w:szCs w:val="22"/>
              </w:rPr>
              <w:t>.52</w:t>
            </w:r>
          </w:p>
        </w:tc>
        <w:tc>
          <w:tcPr>
            <w:tcW w:w="450" w:type="dxa"/>
          </w:tcPr>
          <w:p w14:paraId="59F1F7CC" w14:textId="77777777" w:rsidR="00D23906" w:rsidRPr="002D02CC" w:rsidRDefault="00D23906" w:rsidP="00F559DD">
            <w:pPr>
              <w:tabs>
                <w:tab w:val="center" w:pos="410"/>
              </w:tabs>
              <w:suppressAutoHyphens/>
              <w:jc w:val="center"/>
              <w:rPr>
                <w:sz w:val="16"/>
                <w:szCs w:val="22"/>
              </w:rPr>
            </w:pPr>
            <w:r>
              <w:rPr>
                <w:sz w:val="16"/>
                <w:szCs w:val="22"/>
              </w:rPr>
              <w:t>.67</w:t>
            </w:r>
          </w:p>
        </w:tc>
        <w:tc>
          <w:tcPr>
            <w:tcW w:w="540" w:type="dxa"/>
          </w:tcPr>
          <w:p w14:paraId="32BC3C87" w14:textId="77777777" w:rsidR="00D23906" w:rsidRPr="002D02CC" w:rsidRDefault="00D23906" w:rsidP="00F559DD">
            <w:pPr>
              <w:tabs>
                <w:tab w:val="center" w:pos="410"/>
              </w:tabs>
              <w:suppressAutoHyphens/>
              <w:jc w:val="center"/>
              <w:rPr>
                <w:sz w:val="16"/>
                <w:szCs w:val="22"/>
              </w:rPr>
            </w:pPr>
            <w:r>
              <w:rPr>
                <w:sz w:val="16"/>
                <w:szCs w:val="22"/>
              </w:rPr>
              <w:t>.83</w:t>
            </w:r>
          </w:p>
        </w:tc>
        <w:tc>
          <w:tcPr>
            <w:tcW w:w="540" w:type="dxa"/>
          </w:tcPr>
          <w:p w14:paraId="7A6AE4B3" w14:textId="77777777" w:rsidR="00D23906" w:rsidRPr="002D02CC" w:rsidRDefault="00D23906" w:rsidP="00F559DD">
            <w:pPr>
              <w:tabs>
                <w:tab w:val="center" w:pos="410"/>
              </w:tabs>
              <w:suppressAutoHyphens/>
              <w:jc w:val="center"/>
              <w:rPr>
                <w:sz w:val="16"/>
                <w:szCs w:val="22"/>
              </w:rPr>
            </w:pPr>
            <w:r>
              <w:rPr>
                <w:sz w:val="16"/>
                <w:szCs w:val="22"/>
              </w:rPr>
              <w:t>.99</w:t>
            </w:r>
          </w:p>
        </w:tc>
        <w:tc>
          <w:tcPr>
            <w:tcW w:w="630" w:type="dxa"/>
          </w:tcPr>
          <w:p w14:paraId="71D4A92D" w14:textId="77777777" w:rsidR="00D23906" w:rsidRPr="002D02CC" w:rsidRDefault="00D23906" w:rsidP="00F559DD">
            <w:pPr>
              <w:tabs>
                <w:tab w:val="center" w:pos="385"/>
              </w:tabs>
              <w:suppressAutoHyphens/>
              <w:jc w:val="center"/>
              <w:rPr>
                <w:sz w:val="16"/>
                <w:szCs w:val="22"/>
              </w:rPr>
            </w:pPr>
            <w:r>
              <w:rPr>
                <w:sz w:val="16"/>
                <w:szCs w:val="22"/>
              </w:rPr>
              <w:t>1.08</w:t>
            </w:r>
          </w:p>
        </w:tc>
        <w:tc>
          <w:tcPr>
            <w:tcW w:w="540" w:type="dxa"/>
          </w:tcPr>
          <w:p w14:paraId="066B10D2" w14:textId="77777777" w:rsidR="00D23906" w:rsidRPr="002D02CC" w:rsidRDefault="00D23906" w:rsidP="00F559DD">
            <w:pPr>
              <w:tabs>
                <w:tab w:val="center" w:pos="385"/>
              </w:tabs>
              <w:suppressAutoHyphens/>
              <w:jc w:val="center"/>
              <w:rPr>
                <w:sz w:val="16"/>
                <w:szCs w:val="22"/>
              </w:rPr>
            </w:pPr>
            <w:r>
              <w:rPr>
                <w:sz w:val="16"/>
                <w:szCs w:val="22"/>
              </w:rPr>
              <w:t>1.15</w:t>
            </w:r>
          </w:p>
        </w:tc>
      </w:tr>
      <w:tr w:rsidR="00D23906" w:rsidRPr="002D02CC" w14:paraId="24F9DFB4" w14:textId="77777777" w:rsidTr="00F559DD">
        <w:trPr>
          <w:cantSplit/>
          <w:jc w:val="center"/>
        </w:trPr>
        <w:tc>
          <w:tcPr>
            <w:tcW w:w="540" w:type="dxa"/>
          </w:tcPr>
          <w:p w14:paraId="0FA506CA" w14:textId="77777777" w:rsidR="00D23906" w:rsidRPr="002D02CC" w:rsidRDefault="00D23906" w:rsidP="00F559DD">
            <w:pPr>
              <w:tabs>
                <w:tab w:val="center" w:pos="428"/>
              </w:tabs>
              <w:suppressAutoHyphens/>
              <w:jc w:val="center"/>
              <w:rPr>
                <w:sz w:val="16"/>
                <w:szCs w:val="22"/>
              </w:rPr>
            </w:pPr>
            <w:r w:rsidRPr="002D02CC">
              <w:rPr>
                <w:bCs/>
                <w:sz w:val="16"/>
                <w:szCs w:val="22"/>
              </w:rPr>
              <w:t>8</w:t>
            </w:r>
          </w:p>
        </w:tc>
        <w:tc>
          <w:tcPr>
            <w:tcW w:w="450" w:type="dxa"/>
          </w:tcPr>
          <w:p w14:paraId="49022C8E" w14:textId="77777777" w:rsidR="00D23906" w:rsidRPr="002D02CC" w:rsidRDefault="00D23906" w:rsidP="00F559DD">
            <w:pPr>
              <w:tabs>
                <w:tab w:val="left" w:pos="-720"/>
              </w:tabs>
              <w:suppressAutoHyphens/>
              <w:jc w:val="center"/>
              <w:rPr>
                <w:sz w:val="16"/>
                <w:szCs w:val="22"/>
              </w:rPr>
            </w:pPr>
          </w:p>
        </w:tc>
        <w:tc>
          <w:tcPr>
            <w:tcW w:w="450" w:type="dxa"/>
          </w:tcPr>
          <w:p w14:paraId="73740DC3" w14:textId="77777777" w:rsidR="00D23906" w:rsidRPr="002D02CC" w:rsidRDefault="00D23906" w:rsidP="00F559DD">
            <w:pPr>
              <w:tabs>
                <w:tab w:val="left" w:pos="-720"/>
              </w:tabs>
              <w:suppressAutoHyphens/>
              <w:jc w:val="center"/>
              <w:rPr>
                <w:sz w:val="16"/>
                <w:szCs w:val="22"/>
              </w:rPr>
            </w:pPr>
          </w:p>
        </w:tc>
        <w:tc>
          <w:tcPr>
            <w:tcW w:w="450" w:type="dxa"/>
          </w:tcPr>
          <w:p w14:paraId="4640EB4C" w14:textId="77777777" w:rsidR="00D23906" w:rsidRPr="002D02CC" w:rsidRDefault="00D23906" w:rsidP="00F559DD">
            <w:pPr>
              <w:tabs>
                <w:tab w:val="left" w:pos="-720"/>
              </w:tabs>
              <w:suppressAutoHyphens/>
              <w:jc w:val="center"/>
              <w:rPr>
                <w:sz w:val="16"/>
                <w:szCs w:val="22"/>
              </w:rPr>
            </w:pPr>
          </w:p>
        </w:tc>
        <w:tc>
          <w:tcPr>
            <w:tcW w:w="450" w:type="dxa"/>
          </w:tcPr>
          <w:p w14:paraId="438FAD62" w14:textId="77777777" w:rsidR="00D23906" w:rsidRPr="002D02CC" w:rsidRDefault="00D23906" w:rsidP="00F559DD">
            <w:pPr>
              <w:tabs>
                <w:tab w:val="center" w:pos="409"/>
              </w:tabs>
              <w:suppressAutoHyphens/>
              <w:jc w:val="center"/>
              <w:rPr>
                <w:sz w:val="16"/>
                <w:szCs w:val="22"/>
              </w:rPr>
            </w:pPr>
            <w:r>
              <w:rPr>
                <w:sz w:val="16"/>
                <w:szCs w:val="22"/>
              </w:rPr>
              <w:t>.30</w:t>
            </w:r>
          </w:p>
        </w:tc>
        <w:tc>
          <w:tcPr>
            <w:tcW w:w="450" w:type="dxa"/>
          </w:tcPr>
          <w:p w14:paraId="79FB5C38" w14:textId="77777777" w:rsidR="00D23906" w:rsidRPr="002D02CC" w:rsidRDefault="00D23906" w:rsidP="00F559DD">
            <w:pPr>
              <w:tabs>
                <w:tab w:val="center" w:pos="410"/>
              </w:tabs>
              <w:suppressAutoHyphens/>
              <w:jc w:val="center"/>
              <w:rPr>
                <w:sz w:val="16"/>
                <w:szCs w:val="22"/>
              </w:rPr>
            </w:pPr>
            <w:r>
              <w:rPr>
                <w:sz w:val="16"/>
                <w:szCs w:val="22"/>
              </w:rPr>
              <w:t>.42</w:t>
            </w:r>
          </w:p>
        </w:tc>
        <w:tc>
          <w:tcPr>
            <w:tcW w:w="450" w:type="dxa"/>
          </w:tcPr>
          <w:p w14:paraId="3B0DC575" w14:textId="77777777" w:rsidR="00D23906" w:rsidRPr="002D02CC" w:rsidRDefault="00D23906" w:rsidP="00F559DD">
            <w:pPr>
              <w:tabs>
                <w:tab w:val="center" w:pos="410"/>
              </w:tabs>
              <w:suppressAutoHyphens/>
              <w:jc w:val="center"/>
              <w:rPr>
                <w:sz w:val="16"/>
                <w:szCs w:val="22"/>
              </w:rPr>
            </w:pPr>
            <w:r>
              <w:rPr>
                <w:sz w:val="16"/>
                <w:szCs w:val="22"/>
              </w:rPr>
              <w:t>.60</w:t>
            </w:r>
          </w:p>
        </w:tc>
        <w:tc>
          <w:tcPr>
            <w:tcW w:w="540" w:type="dxa"/>
          </w:tcPr>
          <w:p w14:paraId="1A5CEFC0" w14:textId="77777777" w:rsidR="00D23906" w:rsidRPr="002D02CC" w:rsidRDefault="00D23906" w:rsidP="00F559DD">
            <w:pPr>
              <w:tabs>
                <w:tab w:val="center" w:pos="410"/>
              </w:tabs>
              <w:suppressAutoHyphens/>
              <w:jc w:val="center"/>
              <w:rPr>
                <w:sz w:val="16"/>
                <w:szCs w:val="22"/>
              </w:rPr>
            </w:pPr>
            <w:r>
              <w:rPr>
                <w:sz w:val="16"/>
                <w:szCs w:val="22"/>
              </w:rPr>
              <w:t>.76</w:t>
            </w:r>
          </w:p>
        </w:tc>
        <w:tc>
          <w:tcPr>
            <w:tcW w:w="540" w:type="dxa"/>
          </w:tcPr>
          <w:p w14:paraId="7A664ED8" w14:textId="77777777" w:rsidR="00D23906" w:rsidRPr="002D02CC" w:rsidRDefault="00D23906" w:rsidP="00F559DD">
            <w:pPr>
              <w:tabs>
                <w:tab w:val="center" w:pos="410"/>
              </w:tabs>
              <w:suppressAutoHyphens/>
              <w:jc w:val="center"/>
              <w:rPr>
                <w:sz w:val="16"/>
                <w:szCs w:val="22"/>
              </w:rPr>
            </w:pPr>
            <w:r>
              <w:rPr>
                <w:sz w:val="16"/>
                <w:szCs w:val="22"/>
              </w:rPr>
              <w:t>.97</w:t>
            </w:r>
          </w:p>
        </w:tc>
        <w:tc>
          <w:tcPr>
            <w:tcW w:w="630" w:type="dxa"/>
          </w:tcPr>
          <w:p w14:paraId="41EBBA37" w14:textId="77777777" w:rsidR="00D23906" w:rsidRPr="002D02CC" w:rsidRDefault="00D23906" w:rsidP="00F559DD">
            <w:pPr>
              <w:tabs>
                <w:tab w:val="center" w:pos="385"/>
              </w:tabs>
              <w:suppressAutoHyphens/>
              <w:jc w:val="center"/>
              <w:rPr>
                <w:sz w:val="16"/>
                <w:szCs w:val="22"/>
              </w:rPr>
            </w:pPr>
            <w:r>
              <w:rPr>
                <w:sz w:val="16"/>
                <w:szCs w:val="22"/>
              </w:rPr>
              <w:t>1.08</w:t>
            </w:r>
          </w:p>
        </w:tc>
        <w:tc>
          <w:tcPr>
            <w:tcW w:w="540" w:type="dxa"/>
          </w:tcPr>
          <w:p w14:paraId="0B53B2AA" w14:textId="77777777" w:rsidR="00D23906" w:rsidRPr="002D02CC" w:rsidRDefault="00D23906" w:rsidP="00F559DD">
            <w:pPr>
              <w:tabs>
                <w:tab w:val="center" w:pos="385"/>
              </w:tabs>
              <w:suppressAutoHyphens/>
              <w:jc w:val="center"/>
              <w:rPr>
                <w:sz w:val="16"/>
                <w:szCs w:val="22"/>
              </w:rPr>
            </w:pPr>
            <w:r>
              <w:rPr>
                <w:sz w:val="16"/>
                <w:szCs w:val="22"/>
              </w:rPr>
              <w:t>1.16</w:t>
            </w:r>
          </w:p>
        </w:tc>
      </w:tr>
      <w:tr w:rsidR="00D23906" w:rsidRPr="002D02CC" w14:paraId="23836AF1" w14:textId="77777777" w:rsidTr="00F559DD">
        <w:trPr>
          <w:cantSplit/>
          <w:jc w:val="center"/>
        </w:trPr>
        <w:tc>
          <w:tcPr>
            <w:tcW w:w="540" w:type="dxa"/>
          </w:tcPr>
          <w:p w14:paraId="2107BBDB" w14:textId="77777777" w:rsidR="00D23906" w:rsidRPr="002D02CC" w:rsidRDefault="00D23906" w:rsidP="00F559DD">
            <w:pPr>
              <w:tabs>
                <w:tab w:val="center" w:pos="428"/>
              </w:tabs>
              <w:suppressAutoHyphens/>
              <w:jc w:val="center"/>
              <w:rPr>
                <w:sz w:val="16"/>
                <w:szCs w:val="22"/>
              </w:rPr>
            </w:pPr>
            <w:r w:rsidRPr="002D02CC">
              <w:rPr>
                <w:bCs/>
                <w:sz w:val="16"/>
                <w:szCs w:val="22"/>
              </w:rPr>
              <w:t>9</w:t>
            </w:r>
          </w:p>
        </w:tc>
        <w:tc>
          <w:tcPr>
            <w:tcW w:w="450" w:type="dxa"/>
          </w:tcPr>
          <w:p w14:paraId="40BE94A1" w14:textId="77777777" w:rsidR="00D23906" w:rsidRPr="002D02CC" w:rsidRDefault="00D23906" w:rsidP="00F559DD">
            <w:pPr>
              <w:tabs>
                <w:tab w:val="left" w:pos="-720"/>
              </w:tabs>
              <w:suppressAutoHyphens/>
              <w:jc w:val="center"/>
              <w:rPr>
                <w:sz w:val="16"/>
                <w:szCs w:val="22"/>
              </w:rPr>
            </w:pPr>
          </w:p>
        </w:tc>
        <w:tc>
          <w:tcPr>
            <w:tcW w:w="450" w:type="dxa"/>
          </w:tcPr>
          <w:p w14:paraId="6A58B6AF" w14:textId="77777777" w:rsidR="00D23906" w:rsidRPr="002D02CC" w:rsidRDefault="00D23906" w:rsidP="00F559DD">
            <w:pPr>
              <w:tabs>
                <w:tab w:val="left" w:pos="-720"/>
              </w:tabs>
              <w:suppressAutoHyphens/>
              <w:jc w:val="center"/>
              <w:rPr>
                <w:sz w:val="16"/>
                <w:szCs w:val="22"/>
              </w:rPr>
            </w:pPr>
          </w:p>
        </w:tc>
        <w:tc>
          <w:tcPr>
            <w:tcW w:w="450" w:type="dxa"/>
          </w:tcPr>
          <w:p w14:paraId="68653B60" w14:textId="77777777" w:rsidR="00D23906" w:rsidRPr="002D02CC" w:rsidRDefault="00D23906" w:rsidP="00F559DD">
            <w:pPr>
              <w:tabs>
                <w:tab w:val="left" w:pos="-720"/>
              </w:tabs>
              <w:suppressAutoHyphens/>
              <w:jc w:val="center"/>
              <w:rPr>
                <w:sz w:val="16"/>
                <w:szCs w:val="22"/>
              </w:rPr>
            </w:pPr>
          </w:p>
        </w:tc>
        <w:tc>
          <w:tcPr>
            <w:tcW w:w="450" w:type="dxa"/>
          </w:tcPr>
          <w:p w14:paraId="0EA3CFFC" w14:textId="77777777" w:rsidR="00D23906" w:rsidRPr="002D02CC" w:rsidRDefault="00D23906" w:rsidP="00F559DD">
            <w:pPr>
              <w:tabs>
                <w:tab w:val="center" w:pos="409"/>
              </w:tabs>
              <w:suppressAutoHyphens/>
              <w:jc w:val="center"/>
              <w:rPr>
                <w:sz w:val="16"/>
                <w:szCs w:val="22"/>
              </w:rPr>
            </w:pPr>
            <w:r>
              <w:rPr>
                <w:sz w:val="16"/>
                <w:szCs w:val="22"/>
              </w:rPr>
              <w:t>.29</w:t>
            </w:r>
          </w:p>
        </w:tc>
        <w:tc>
          <w:tcPr>
            <w:tcW w:w="450" w:type="dxa"/>
          </w:tcPr>
          <w:p w14:paraId="3D6E9E8F" w14:textId="77777777" w:rsidR="00D23906" w:rsidRPr="002D02CC" w:rsidRDefault="00D23906" w:rsidP="00F559DD">
            <w:pPr>
              <w:tabs>
                <w:tab w:val="center" w:pos="410"/>
              </w:tabs>
              <w:suppressAutoHyphens/>
              <w:jc w:val="center"/>
              <w:rPr>
                <w:sz w:val="16"/>
                <w:szCs w:val="22"/>
              </w:rPr>
            </w:pPr>
            <w:r>
              <w:rPr>
                <w:sz w:val="16"/>
                <w:szCs w:val="22"/>
              </w:rPr>
              <w:t>.34</w:t>
            </w:r>
          </w:p>
        </w:tc>
        <w:tc>
          <w:tcPr>
            <w:tcW w:w="450" w:type="dxa"/>
          </w:tcPr>
          <w:p w14:paraId="57C5ADA3" w14:textId="77777777" w:rsidR="00D23906" w:rsidRPr="002D02CC" w:rsidRDefault="00D23906" w:rsidP="00F559DD">
            <w:pPr>
              <w:tabs>
                <w:tab w:val="center" w:pos="410"/>
              </w:tabs>
              <w:suppressAutoHyphens/>
              <w:jc w:val="center"/>
              <w:rPr>
                <w:sz w:val="16"/>
                <w:szCs w:val="22"/>
              </w:rPr>
            </w:pPr>
            <w:r>
              <w:rPr>
                <w:sz w:val="16"/>
                <w:szCs w:val="22"/>
              </w:rPr>
              <w:t>.52</w:t>
            </w:r>
          </w:p>
        </w:tc>
        <w:tc>
          <w:tcPr>
            <w:tcW w:w="540" w:type="dxa"/>
          </w:tcPr>
          <w:p w14:paraId="55A33050" w14:textId="77777777" w:rsidR="00D23906" w:rsidRPr="002D02CC" w:rsidRDefault="00D23906" w:rsidP="00F559DD">
            <w:pPr>
              <w:tabs>
                <w:tab w:val="center" w:pos="410"/>
              </w:tabs>
              <w:suppressAutoHyphens/>
              <w:jc w:val="center"/>
              <w:rPr>
                <w:sz w:val="16"/>
                <w:szCs w:val="22"/>
              </w:rPr>
            </w:pPr>
            <w:r>
              <w:rPr>
                <w:sz w:val="16"/>
                <w:szCs w:val="22"/>
              </w:rPr>
              <w:t>.70</w:t>
            </w:r>
          </w:p>
        </w:tc>
        <w:tc>
          <w:tcPr>
            <w:tcW w:w="540" w:type="dxa"/>
          </w:tcPr>
          <w:p w14:paraId="70814EB1" w14:textId="77777777" w:rsidR="00D23906" w:rsidRPr="002D02CC" w:rsidRDefault="00D23906" w:rsidP="00F559DD">
            <w:pPr>
              <w:tabs>
                <w:tab w:val="center" w:pos="410"/>
              </w:tabs>
              <w:suppressAutoHyphens/>
              <w:jc w:val="center"/>
              <w:rPr>
                <w:sz w:val="16"/>
                <w:szCs w:val="22"/>
              </w:rPr>
            </w:pPr>
            <w:r>
              <w:rPr>
                <w:sz w:val="16"/>
                <w:szCs w:val="22"/>
              </w:rPr>
              <w:t>.93</w:t>
            </w:r>
          </w:p>
        </w:tc>
        <w:tc>
          <w:tcPr>
            <w:tcW w:w="630" w:type="dxa"/>
          </w:tcPr>
          <w:p w14:paraId="2BB4D024" w14:textId="77777777" w:rsidR="00D23906" w:rsidRPr="002D02CC" w:rsidRDefault="00D23906" w:rsidP="00F559DD">
            <w:pPr>
              <w:tabs>
                <w:tab w:val="center" w:pos="385"/>
              </w:tabs>
              <w:suppressAutoHyphens/>
              <w:jc w:val="center"/>
              <w:rPr>
                <w:sz w:val="16"/>
                <w:szCs w:val="22"/>
              </w:rPr>
            </w:pPr>
            <w:r>
              <w:rPr>
                <w:sz w:val="16"/>
                <w:szCs w:val="22"/>
              </w:rPr>
              <w:t>1.07</w:t>
            </w:r>
          </w:p>
        </w:tc>
        <w:tc>
          <w:tcPr>
            <w:tcW w:w="540" w:type="dxa"/>
          </w:tcPr>
          <w:p w14:paraId="52A1C806" w14:textId="77777777" w:rsidR="00D23906" w:rsidRPr="002D02CC" w:rsidRDefault="00D23906" w:rsidP="00F559DD">
            <w:pPr>
              <w:tabs>
                <w:tab w:val="center" w:pos="385"/>
              </w:tabs>
              <w:suppressAutoHyphens/>
              <w:jc w:val="center"/>
              <w:rPr>
                <w:sz w:val="16"/>
                <w:szCs w:val="22"/>
              </w:rPr>
            </w:pPr>
            <w:r>
              <w:rPr>
                <w:sz w:val="16"/>
                <w:szCs w:val="22"/>
              </w:rPr>
              <w:t>1.18</w:t>
            </w:r>
          </w:p>
        </w:tc>
      </w:tr>
      <w:tr w:rsidR="00D23906" w:rsidRPr="002D02CC" w14:paraId="5007D405" w14:textId="77777777" w:rsidTr="00F559DD">
        <w:trPr>
          <w:cantSplit/>
          <w:jc w:val="center"/>
        </w:trPr>
        <w:tc>
          <w:tcPr>
            <w:tcW w:w="540" w:type="dxa"/>
          </w:tcPr>
          <w:p w14:paraId="03AA7473" w14:textId="77777777" w:rsidR="00D23906" w:rsidRPr="002D02CC" w:rsidRDefault="00D23906" w:rsidP="00F559DD">
            <w:pPr>
              <w:tabs>
                <w:tab w:val="center" w:pos="428"/>
              </w:tabs>
              <w:suppressAutoHyphens/>
              <w:jc w:val="center"/>
              <w:rPr>
                <w:sz w:val="16"/>
                <w:szCs w:val="22"/>
              </w:rPr>
            </w:pPr>
            <w:r w:rsidRPr="002D02CC">
              <w:rPr>
                <w:bCs/>
                <w:sz w:val="16"/>
                <w:szCs w:val="22"/>
              </w:rPr>
              <w:t>10</w:t>
            </w:r>
          </w:p>
        </w:tc>
        <w:tc>
          <w:tcPr>
            <w:tcW w:w="450" w:type="dxa"/>
          </w:tcPr>
          <w:p w14:paraId="3D420B89" w14:textId="77777777" w:rsidR="00D23906" w:rsidRPr="002D02CC" w:rsidRDefault="00D23906" w:rsidP="00F559DD">
            <w:pPr>
              <w:tabs>
                <w:tab w:val="left" w:pos="-720"/>
              </w:tabs>
              <w:suppressAutoHyphens/>
              <w:jc w:val="center"/>
              <w:rPr>
                <w:sz w:val="16"/>
                <w:szCs w:val="22"/>
              </w:rPr>
            </w:pPr>
          </w:p>
        </w:tc>
        <w:tc>
          <w:tcPr>
            <w:tcW w:w="450" w:type="dxa"/>
          </w:tcPr>
          <w:p w14:paraId="29C1639B" w14:textId="77777777" w:rsidR="00D23906" w:rsidRPr="002D02CC" w:rsidRDefault="00D23906" w:rsidP="00F559DD">
            <w:pPr>
              <w:tabs>
                <w:tab w:val="left" w:pos="-720"/>
              </w:tabs>
              <w:suppressAutoHyphens/>
              <w:jc w:val="center"/>
              <w:rPr>
                <w:sz w:val="16"/>
                <w:szCs w:val="22"/>
              </w:rPr>
            </w:pPr>
          </w:p>
        </w:tc>
        <w:tc>
          <w:tcPr>
            <w:tcW w:w="450" w:type="dxa"/>
          </w:tcPr>
          <w:p w14:paraId="7B170D2B" w14:textId="77777777" w:rsidR="00D23906" w:rsidRPr="002D02CC" w:rsidRDefault="00D23906" w:rsidP="00F559DD">
            <w:pPr>
              <w:tabs>
                <w:tab w:val="left" w:pos="-720"/>
              </w:tabs>
              <w:suppressAutoHyphens/>
              <w:jc w:val="center"/>
              <w:rPr>
                <w:sz w:val="16"/>
                <w:szCs w:val="22"/>
              </w:rPr>
            </w:pPr>
          </w:p>
        </w:tc>
        <w:tc>
          <w:tcPr>
            <w:tcW w:w="450" w:type="dxa"/>
          </w:tcPr>
          <w:p w14:paraId="3E611EFC" w14:textId="77777777" w:rsidR="00D23906" w:rsidRPr="002D02CC" w:rsidRDefault="00D23906" w:rsidP="00F559DD">
            <w:pPr>
              <w:tabs>
                <w:tab w:val="left" w:pos="-720"/>
              </w:tabs>
              <w:suppressAutoHyphens/>
              <w:jc w:val="center"/>
              <w:rPr>
                <w:sz w:val="16"/>
                <w:szCs w:val="22"/>
              </w:rPr>
            </w:pPr>
          </w:p>
        </w:tc>
        <w:tc>
          <w:tcPr>
            <w:tcW w:w="450" w:type="dxa"/>
          </w:tcPr>
          <w:p w14:paraId="2EEE86D5" w14:textId="77777777" w:rsidR="00D23906" w:rsidRPr="002D02CC" w:rsidRDefault="00D23906" w:rsidP="00F559DD">
            <w:pPr>
              <w:tabs>
                <w:tab w:val="center" w:pos="410"/>
              </w:tabs>
              <w:suppressAutoHyphens/>
              <w:jc w:val="center"/>
              <w:rPr>
                <w:sz w:val="16"/>
                <w:szCs w:val="22"/>
              </w:rPr>
            </w:pPr>
            <w:r>
              <w:rPr>
                <w:sz w:val="16"/>
                <w:szCs w:val="22"/>
              </w:rPr>
              <w:t>.31</w:t>
            </w:r>
          </w:p>
        </w:tc>
        <w:tc>
          <w:tcPr>
            <w:tcW w:w="450" w:type="dxa"/>
          </w:tcPr>
          <w:p w14:paraId="0FB778B1" w14:textId="77777777" w:rsidR="00D23906" w:rsidRPr="002D02CC" w:rsidRDefault="00D23906" w:rsidP="00F559DD">
            <w:pPr>
              <w:tabs>
                <w:tab w:val="center" w:pos="410"/>
              </w:tabs>
              <w:suppressAutoHyphens/>
              <w:jc w:val="center"/>
              <w:rPr>
                <w:sz w:val="16"/>
                <w:szCs w:val="22"/>
              </w:rPr>
            </w:pPr>
            <w:r>
              <w:rPr>
                <w:sz w:val="16"/>
                <w:szCs w:val="22"/>
              </w:rPr>
              <w:t>.42</w:t>
            </w:r>
          </w:p>
        </w:tc>
        <w:tc>
          <w:tcPr>
            <w:tcW w:w="540" w:type="dxa"/>
          </w:tcPr>
          <w:p w14:paraId="0C9DD394" w14:textId="77777777" w:rsidR="00D23906" w:rsidRPr="002D02CC" w:rsidRDefault="00D23906" w:rsidP="00F559DD">
            <w:pPr>
              <w:tabs>
                <w:tab w:val="center" w:pos="410"/>
              </w:tabs>
              <w:suppressAutoHyphens/>
              <w:jc w:val="center"/>
              <w:rPr>
                <w:sz w:val="16"/>
                <w:szCs w:val="22"/>
              </w:rPr>
            </w:pPr>
            <w:r>
              <w:rPr>
                <w:sz w:val="16"/>
                <w:szCs w:val="22"/>
              </w:rPr>
              <w:t>.63</w:t>
            </w:r>
          </w:p>
        </w:tc>
        <w:tc>
          <w:tcPr>
            <w:tcW w:w="540" w:type="dxa"/>
          </w:tcPr>
          <w:p w14:paraId="1DCA8DDD" w14:textId="77777777" w:rsidR="00D23906" w:rsidRPr="002D02CC" w:rsidRDefault="00D23906" w:rsidP="00F559DD">
            <w:pPr>
              <w:tabs>
                <w:tab w:val="center" w:pos="410"/>
              </w:tabs>
              <w:suppressAutoHyphens/>
              <w:jc w:val="center"/>
              <w:rPr>
                <w:sz w:val="16"/>
                <w:szCs w:val="22"/>
              </w:rPr>
            </w:pPr>
            <w:r>
              <w:rPr>
                <w:sz w:val="16"/>
                <w:szCs w:val="22"/>
              </w:rPr>
              <w:t>.88</w:t>
            </w:r>
          </w:p>
        </w:tc>
        <w:tc>
          <w:tcPr>
            <w:tcW w:w="630" w:type="dxa"/>
          </w:tcPr>
          <w:p w14:paraId="7EB11A7E" w14:textId="77777777" w:rsidR="00D23906" w:rsidRPr="002D02CC" w:rsidRDefault="00D23906" w:rsidP="00F559DD">
            <w:pPr>
              <w:tabs>
                <w:tab w:val="center" w:pos="385"/>
              </w:tabs>
              <w:suppressAutoHyphens/>
              <w:jc w:val="center"/>
              <w:rPr>
                <w:sz w:val="16"/>
                <w:szCs w:val="22"/>
              </w:rPr>
            </w:pPr>
            <w:r>
              <w:rPr>
                <w:sz w:val="16"/>
                <w:szCs w:val="22"/>
              </w:rPr>
              <w:t>1.04</w:t>
            </w:r>
          </w:p>
        </w:tc>
        <w:tc>
          <w:tcPr>
            <w:tcW w:w="540" w:type="dxa"/>
          </w:tcPr>
          <w:p w14:paraId="6B52515A" w14:textId="77777777" w:rsidR="00D23906" w:rsidRPr="002D02CC" w:rsidRDefault="00D23906" w:rsidP="00F559DD">
            <w:pPr>
              <w:tabs>
                <w:tab w:val="center" w:pos="385"/>
              </w:tabs>
              <w:suppressAutoHyphens/>
              <w:jc w:val="center"/>
              <w:rPr>
                <w:sz w:val="16"/>
                <w:szCs w:val="22"/>
              </w:rPr>
            </w:pPr>
            <w:r>
              <w:rPr>
                <w:sz w:val="16"/>
                <w:szCs w:val="22"/>
              </w:rPr>
              <w:t>1.15</w:t>
            </w:r>
          </w:p>
        </w:tc>
      </w:tr>
      <w:tr w:rsidR="00D23906" w:rsidRPr="002D02CC" w14:paraId="1753E875" w14:textId="77777777" w:rsidTr="00F559DD">
        <w:trPr>
          <w:cantSplit/>
          <w:jc w:val="center"/>
        </w:trPr>
        <w:tc>
          <w:tcPr>
            <w:tcW w:w="540" w:type="dxa"/>
          </w:tcPr>
          <w:p w14:paraId="575D9410" w14:textId="77777777" w:rsidR="00D23906" w:rsidRPr="002D02CC" w:rsidRDefault="00D23906" w:rsidP="00F559DD">
            <w:pPr>
              <w:tabs>
                <w:tab w:val="center" w:pos="428"/>
              </w:tabs>
              <w:suppressAutoHyphens/>
              <w:jc w:val="center"/>
              <w:rPr>
                <w:sz w:val="16"/>
                <w:szCs w:val="22"/>
              </w:rPr>
            </w:pPr>
            <w:r w:rsidRPr="002D02CC">
              <w:rPr>
                <w:bCs/>
                <w:sz w:val="16"/>
                <w:szCs w:val="22"/>
              </w:rPr>
              <w:t>11</w:t>
            </w:r>
          </w:p>
        </w:tc>
        <w:tc>
          <w:tcPr>
            <w:tcW w:w="450" w:type="dxa"/>
          </w:tcPr>
          <w:p w14:paraId="3C061842" w14:textId="77777777" w:rsidR="00D23906" w:rsidRPr="002D02CC" w:rsidRDefault="00D23906" w:rsidP="00F559DD">
            <w:pPr>
              <w:tabs>
                <w:tab w:val="left" w:pos="-720"/>
              </w:tabs>
              <w:suppressAutoHyphens/>
              <w:jc w:val="center"/>
              <w:rPr>
                <w:sz w:val="16"/>
                <w:szCs w:val="22"/>
              </w:rPr>
            </w:pPr>
          </w:p>
        </w:tc>
        <w:tc>
          <w:tcPr>
            <w:tcW w:w="450" w:type="dxa"/>
          </w:tcPr>
          <w:p w14:paraId="50DD6BC6" w14:textId="77777777" w:rsidR="00D23906" w:rsidRPr="002D02CC" w:rsidRDefault="00D23906" w:rsidP="00F559DD">
            <w:pPr>
              <w:tabs>
                <w:tab w:val="left" w:pos="-720"/>
              </w:tabs>
              <w:suppressAutoHyphens/>
              <w:jc w:val="center"/>
              <w:rPr>
                <w:sz w:val="16"/>
                <w:szCs w:val="22"/>
              </w:rPr>
            </w:pPr>
          </w:p>
        </w:tc>
        <w:tc>
          <w:tcPr>
            <w:tcW w:w="450" w:type="dxa"/>
          </w:tcPr>
          <w:p w14:paraId="597C75ED" w14:textId="77777777" w:rsidR="00D23906" w:rsidRPr="002D02CC" w:rsidRDefault="00D23906" w:rsidP="00F559DD">
            <w:pPr>
              <w:tabs>
                <w:tab w:val="left" w:pos="-720"/>
              </w:tabs>
              <w:suppressAutoHyphens/>
              <w:jc w:val="center"/>
              <w:rPr>
                <w:sz w:val="16"/>
                <w:szCs w:val="22"/>
              </w:rPr>
            </w:pPr>
          </w:p>
        </w:tc>
        <w:tc>
          <w:tcPr>
            <w:tcW w:w="450" w:type="dxa"/>
          </w:tcPr>
          <w:p w14:paraId="16C4EDA0" w14:textId="77777777" w:rsidR="00D23906" w:rsidRPr="002D02CC" w:rsidRDefault="00D23906" w:rsidP="00F559DD">
            <w:pPr>
              <w:tabs>
                <w:tab w:val="left" w:pos="-720"/>
              </w:tabs>
              <w:suppressAutoHyphens/>
              <w:jc w:val="center"/>
              <w:rPr>
                <w:sz w:val="16"/>
                <w:szCs w:val="22"/>
              </w:rPr>
            </w:pPr>
          </w:p>
        </w:tc>
        <w:tc>
          <w:tcPr>
            <w:tcW w:w="450" w:type="dxa"/>
          </w:tcPr>
          <w:p w14:paraId="1BDCD584" w14:textId="77777777" w:rsidR="00D23906" w:rsidRPr="002D02CC" w:rsidRDefault="00D23906" w:rsidP="00F559DD">
            <w:pPr>
              <w:tabs>
                <w:tab w:val="center" w:pos="410"/>
              </w:tabs>
              <w:suppressAutoHyphens/>
              <w:jc w:val="center"/>
              <w:rPr>
                <w:sz w:val="16"/>
                <w:szCs w:val="22"/>
              </w:rPr>
            </w:pPr>
            <w:r>
              <w:rPr>
                <w:sz w:val="16"/>
                <w:szCs w:val="22"/>
              </w:rPr>
              <w:t>.29</w:t>
            </w:r>
          </w:p>
        </w:tc>
        <w:tc>
          <w:tcPr>
            <w:tcW w:w="450" w:type="dxa"/>
          </w:tcPr>
          <w:p w14:paraId="01F7D9E3" w14:textId="77777777" w:rsidR="00D23906" w:rsidRPr="002D02CC" w:rsidRDefault="00D23906" w:rsidP="00F559DD">
            <w:pPr>
              <w:tabs>
                <w:tab w:val="center" w:pos="410"/>
              </w:tabs>
              <w:suppressAutoHyphens/>
              <w:jc w:val="center"/>
              <w:rPr>
                <w:sz w:val="16"/>
                <w:szCs w:val="22"/>
              </w:rPr>
            </w:pPr>
            <w:r>
              <w:rPr>
                <w:sz w:val="16"/>
                <w:szCs w:val="22"/>
              </w:rPr>
              <w:t>.35</w:t>
            </w:r>
          </w:p>
        </w:tc>
        <w:tc>
          <w:tcPr>
            <w:tcW w:w="540" w:type="dxa"/>
          </w:tcPr>
          <w:p w14:paraId="1C6E7E08" w14:textId="77777777" w:rsidR="00D23906" w:rsidRPr="002D02CC" w:rsidRDefault="00D23906" w:rsidP="00F559DD">
            <w:pPr>
              <w:tabs>
                <w:tab w:val="center" w:pos="410"/>
              </w:tabs>
              <w:suppressAutoHyphens/>
              <w:jc w:val="center"/>
              <w:rPr>
                <w:sz w:val="16"/>
                <w:szCs w:val="22"/>
              </w:rPr>
            </w:pPr>
            <w:r>
              <w:rPr>
                <w:sz w:val="16"/>
                <w:szCs w:val="22"/>
              </w:rPr>
              <w:t>.54</w:t>
            </w:r>
          </w:p>
        </w:tc>
        <w:tc>
          <w:tcPr>
            <w:tcW w:w="540" w:type="dxa"/>
          </w:tcPr>
          <w:p w14:paraId="55E5C4F6" w14:textId="77777777" w:rsidR="00D23906" w:rsidRPr="002D02CC" w:rsidRDefault="00D23906" w:rsidP="00F559DD">
            <w:pPr>
              <w:tabs>
                <w:tab w:val="center" w:pos="410"/>
              </w:tabs>
              <w:suppressAutoHyphens/>
              <w:jc w:val="center"/>
              <w:rPr>
                <w:sz w:val="16"/>
                <w:szCs w:val="22"/>
              </w:rPr>
            </w:pPr>
            <w:r>
              <w:rPr>
                <w:sz w:val="16"/>
                <w:szCs w:val="22"/>
              </w:rPr>
              <w:t>.80</w:t>
            </w:r>
          </w:p>
        </w:tc>
        <w:tc>
          <w:tcPr>
            <w:tcW w:w="630" w:type="dxa"/>
          </w:tcPr>
          <w:p w14:paraId="6AC1E9DB" w14:textId="77777777" w:rsidR="00D23906" w:rsidRPr="002D02CC" w:rsidRDefault="00D23906" w:rsidP="00F559DD">
            <w:pPr>
              <w:tabs>
                <w:tab w:val="center" w:pos="385"/>
              </w:tabs>
              <w:suppressAutoHyphens/>
              <w:jc w:val="center"/>
              <w:rPr>
                <w:sz w:val="16"/>
                <w:szCs w:val="22"/>
              </w:rPr>
            </w:pPr>
            <w:r>
              <w:rPr>
                <w:sz w:val="16"/>
                <w:szCs w:val="22"/>
              </w:rPr>
              <w:t>.99</w:t>
            </w:r>
          </w:p>
        </w:tc>
        <w:tc>
          <w:tcPr>
            <w:tcW w:w="540" w:type="dxa"/>
          </w:tcPr>
          <w:p w14:paraId="2C356441" w14:textId="77777777" w:rsidR="00D23906" w:rsidRPr="002D02CC" w:rsidRDefault="00D23906" w:rsidP="00F559DD">
            <w:pPr>
              <w:tabs>
                <w:tab w:val="center" w:pos="385"/>
              </w:tabs>
              <w:suppressAutoHyphens/>
              <w:jc w:val="center"/>
              <w:rPr>
                <w:sz w:val="16"/>
                <w:szCs w:val="22"/>
              </w:rPr>
            </w:pPr>
            <w:r>
              <w:rPr>
                <w:sz w:val="16"/>
                <w:szCs w:val="22"/>
              </w:rPr>
              <w:t>1.10</w:t>
            </w:r>
          </w:p>
        </w:tc>
      </w:tr>
      <w:tr w:rsidR="00D23906" w:rsidRPr="002D02CC" w14:paraId="022CE7A7" w14:textId="77777777" w:rsidTr="00F559DD">
        <w:trPr>
          <w:cantSplit/>
          <w:jc w:val="center"/>
        </w:trPr>
        <w:tc>
          <w:tcPr>
            <w:tcW w:w="540" w:type="dxa"/>
          </w:tcPr>
          <w:p w14:paraId="090997FD" w14:textId="77777777" w:rsidR="00D23906" w:rsidRPr="002D02CC" w:rsidRDefault="00D23906" w:rsidP="00F559DD">
            <w:pPr>
              <w:tabs>
                <w:tab w:val="center" w:pos="428"/>
              </w:tabs>
              <w:suppressAutoHyphens/>
              <w:jc w:val="center"/>
              <w:rPr>
                <w:sz w:val="16"/>
                <w:szCs w:val="22"/>
              </w:rPr>
            </w:pPr>
            <w:r w:rsidRPr="002D02CC">
              <w:rPr>
                <w:bCs/>
                <w:sz w:val="16"/>
                <w:szCs w:val="22"/>
              </w:rPr>
              <w:t>12</w:t>
            </w:r>
          </w:p>
        </w:tc>
        <w:tc>
          <w:tcPr>
            <w:tcW w:w="450" w:type="dxa"/>
          </w:tcPr>
          <w:p w14:paraId="50188353" w14:textId="77777777" w:rsidR="00D23906" w:rsidRPr="002D02CC" w:rsidRDefault="00D23906" w:rsidP="00F559DD">
            <w:pPr>
              <w:tabs>
                <w:tab w:val="left" w:pos="-720"/>
              </w:tabs>
              <w:suppressAutoHyphens/>
              <w:jc w:val="center"/>
              <w:rPr>
                <w:sz w:val="16"/>
                <w:szCs w:val="22"/>
              </w:rPr>
            </w:pPr>
          </w:p>
        </w:tc>
        <w:tc>
          <w:tcPr>
            <w:tcW w:w="450" w:type="dxa"/>
          </w:tcPr>
          <w:p w14:paraId="5772ECC1" w14:textId="77777777" w:rsidR="00D23906" w:rsidRPr="002D02CC" w:rsidRDefault="00D23906" w:rsidP="00F559DD">
            <w:pPr>
              <w:tabs>
                <w:tab w:val="left" w:pos="-720"/>
              </w:tabs>
              <w:suppressAutoHyphens/>
              <w:jc w:val="center"/>
              <w:rPr>
                <w:sz w:val="16"/>
                <w:szCs w:val="22"/>
              </w:rPr>
            </w:pPr>
          </w:p>
        </w:tc>
        <w:tc>
          <w:tcPr>
            <w:tcW w:w="450" w:type="dxa"/>
          </w:tcPr>
          <w:p w14:paraId="6EF18DA3" w14:textId="77777777" w:rsidR="00D23906" w:rsidRPr="002D02CC" w:rsidRDefault="00D23906" w:rsidP="00F559DD">
            <w:pPr>
              <w:tabs>
                <w:tab w:val="left" w:pos="-720"/>
              </w:tabs>
              <w:suppressAutoHyphens/>
              <w:jc w:val="center"/>
              <w:rPr>
                <w:sz w:val="16"/>
                <w:szCs w:val="22"/>
              </w:rPr>
            </w:pPr>
          </w:p>
        </w:tc>
        <w:tc>
          <w:tcPr>
            <w:tcW w:w="450" w:type="dxa"/>
          </w:tcPr>
          <w:p w14:paraId="43D3AB23" w14:textId="77777777" w:rsidR="00D23906" w:rsidRPr="002D02CC" w:rsidRDefault="00D23906" w:rsidP="00F559DD">
            <w:pPr>
              <w:tabs>
                <w:tab w:val="left" w:pos="-720"/>
              </w:tabs>
              <w:suppressAutoHyphens/>
              <w:jc w:val="center"/>
              <w:rPr>
                <w:sz w:val="16"/>
                <w:szCs w:val="22"/>
              </w:rPr>
            </w:pPr>
          </w:p>
        </w:tc>
        <w:tc>
          <w:tcPr>
            <w:tcW w:w="450" w:type="dxa"/>
          </w:tcPr>
          <w:p w14:paraId="2A59408C" w14:textId="77777777" w:rsidR="00D23906" w:rsidRPr="002D02CC" w:rsidRDefault="00D23906" w:rsidP="00F559DD">
            <w:pPr>
              <w:tabs>
                <w:tab w:val="left" w:pos="-720"/>
              </w:tabs>
              <w:suppressAutoHyphens/>
              <w:jc w:val="center"/>
              <w:rPr>
                <w:sz w:val="16"/>
                <w:szCs w:val="22"/>
              </w:rPr>
            </w:pPr>
          </w:p>
        </w:tc>
        <w:tc>
          <w:tcPr>
            <w:tcW w:w="450" w:type="dxa"/>
          </w:tcPr>
          <w:p w14:paraId="3D0E04BD" w14:textId="77777777" w:rsidR="00D23906" w:rsidRPr="002D02CC" w:rsidRDefault="00D23906" w:rsidP="00F559DD">
            <w:pPr>
              <w:tabs>
                <w:tab w:val="center" w:pos="410"/>
              </w:tabs>
              <w:suppressAutoHyphens/>
              <w:jc w:val="center"/>
              <w:rPr>
                <w:sz w:val="16"/>
                <w:szCs w:val="22"/>
              </w:rPr>
            </w:pPr>
            <w:r>
              <w:rPr>
                <w:sz w:val="16"/>
                <w:szCs w:val="22"/>
              </w:rPr>
              <w:t>.32</w:t>
            </w:r>
          </w:p>
        </w:tc>
        <w:tc>
          <w:tcPr>
            <w:tcW w:w="540" w:type="dxa"/>
          </w:tcPr>
          <w:p w14:paraId="5DD8A43E" w14:textId="77777777" w:rsidR="00D23906" w:rsidRPr="002D02CC" w:rsidRDefault="00D23906" w:rsidP="00F559DD">
            <w:pPr>
              <w:tabs>
                <w:tab w:val="center" w:pos="410"/>
              </w:tabs>
              <w:suppressAutoHyphens/>
              <w:jc w:val="center"/>
              <w:rPr>
                <w:sz w:val="16"/>
                <w:szCs w:val="22"/>
              </w:rPr>
            </w:pPr>
            <w:r>
              <w:rPr>
                <w:sz w:val="16"/>
                <w:szCs w:val="22"/>
              </w:rPr>
              <w:t>.45</w:t>
            </w:r>
          </w:p>
        </w:tc>
        <w:tc>
          <w:tcPr>
            <w:tcW w:w="540" w:type="dxa"/>
          </w:tcPr>
          <w:p w14:paraId="5B21D9B4" w14:textId="77777777" w:rsidR="00D23906" w:rsidRPr="002D02CC" w:rsidRDefault="00D23906" w:rsidP="00F559DD">
            <w:pPr>
              <w:tabs>
                <w:tab w:val="center" w:pos="410"/>
              </w:tabs>
              <w:suppressAutoHyphens/>
              <w:jc w:val="center"/>
              <w:rPr>
                <w:sz w:val="16"/>
                <w:szCs w:val="22"/>
              </w:rPr>
            </w:pPr>
            <w:r>
              <w:rPr>
                <w:sz w:val="16"/>
                <w:szCs w:val="22"/>
              </w:rPr>
              <w:t>.73</w:t>
            </w:r>
          </w:p>
        </w:tc>
        <w:tc>
          <w:tcPr>
            <w:tcW w:w="630" w:type="dxa"/>
          </w:tcPr>
          <w:p w14:paraId="3CA9BFE8" w14:textId="77777777" w:rsidR="00D23906" w:rsidRPr="002D02CC" w:rsidRDefault="00D23906" w:rsidP="00F559DD">
            <w:pPr>
              <w:tabs>
                <w:tab w:val="center" w:pos="385"/>
              </w:tabs>
              <w:suppressAutoHyphens/>
              <w:jc w:val="center"/>
              <w:rPr>
                <w:sz w:val="16"/>
                <w:szCs w:val="22"/>
              </w:rPr>
            </w:pPr>
            <w:r>
              <w:rPr>
                <w:sz w:val="16"/>
                <w:szCs w:val="22"/>
              </w:rPr>
              <w:t>.94</w:t>
            </w:r>
          </w:p>
        </w:tc>
        <w:tc>
          <w:tcPr>
            <w:tcW w:w="540" w:type="dxa"/>
          </w:tcPr>
          <w:p w14:paraId="5734083D" w14:textId="77777777" w:rsidR="00D23906" w:rsidRPr="002D02CC" w:rsidRDefault="00D23906" w:rsidP="00F559DD">
            <w:pPr>
              <w:tabs>
                <w:tab w:val="center" w:pos="385"/>
              </w:tabs>
              <w:suppressAutoHyphens/>
              <w:jc w:val="center"/>
              <w:rPr>
                <w:sz w:val="16"/>
                <w:szCs w:val="22"/>
              </w:rPr>
            </w:pPr>
            <w:r>
              <w:rPr>
                <w:sz w:val="16"/>
                <w:szCs w:val="22"/>
              </w:rPr>
              <w:t>1.08</w:t>
            </w:r>
          </w:p>
        </w:tc>
      </w:tr>
      <w:tr w:rsidR="00D23906" w:rsidRPr="002D02CC" w14:paraId="5361142C" w14:textId="77777777" w:rsidTr="00F559DD">
        <w:trPr>
          <w:cantSplit/>
          <w:jc w:val="center"/>
        </w:trPr>
        <w:tc>
          <w:tcPr>
            <w:tcW w:w="540" w:type="dxa"/>
          </w:tcPr>
          <w:p w14:paraId="0FBF9CD4" w14:textId="77777777" w:rsidR="00D23906" w:rsidRPr="002D02CC" w:rsidRDefault="00D23906" w:rsidP="00F559DD">
            <w:pPr>
              <w:tabs>
                <w:tab w:val="center" w:pos="428"/>
              </w:tabs>
              <w:suppressAutoHyphens/>
              <w:jc w:val="center"/>
              <w:rPr>
                <w:sz w:val="16"/>
                <w:szCs w:val="22"/>
              </w:rPr>
            </w:pPr>
            <w:r w:rsidRPr="002D02CC">
              <w:rPr>
                <w:bCs/>
                <w:sz w:val="16"/>
                <w:szCs w:val="22"/>
              </w:rPr>
              <w:t>13</w:t>
            </w:r>
          </w:p>
        </w:tc>
        <w:tc>
          <w:tcPr>
            <w:tcW w:w="450" w:type="dxa"/>
          </w:tcPr>
          <w:p w14:paraId="44F03C79" w14:textId="77777777" w:rsidR="00D23906" w:rsidRPr="002D02CC" w:rsidRDefault="00D23906" w:rsidP="00F559DD">
            <w:pPr>
              <w:tabs>
                <w:tab w:val="left" w:pos="-720"/>
              </w:tabs>
              <w:suppressAutoHyphens/>
              <w:jc w:val="center"/>
              <w:rPr>
                <w:sz w:val="16"/>
                <w:szCs w:val="22"/>
              </w:rPr>
            </w:pPr>
          </w:p>
        </w:tc>
        <w:tc>
          <w:tcPr>
            <w:tcW w:w="450" w:type="dxa"/>
          </w:tcPr>
          <w:p w14:paraId="4F4CB510" w14:textId="77777777" w:rsidR="00D23906" w:rsidRPr="002D02CC" w:rsidRDefault="00D23906" w:rsidP="00F559DD">
            <w:pPr>
              <w:tabs>
                <w:tab w:val="left" w:pos="-720"/>
              </w:tabs>
              <w:suppressAutoHyphens/>
              <w:jc w:val="center"/>
              <w:rPr>
                <w:sz w:val="16"/>
                <w:szCs w:val="22"/>
              </w:rPr>
            </w:pPr>
          </w:p>
        </w:tc>
        <w:tc>
          <w:tcPr>
            <w:tcW w:w="450" w:type="dxa"/>
          </w:tcPr>
          <w:p w14:paraId="4CCB0F1D" w14:textId="77777777" w:rsidR="00D23906" w:rsidRPr="002D02CC" w:rsidRDefault="00D23906" w:rsidP="00F559DD">
            <w:pPr>
              <w:tabs>
                <w:tab w:val="left" w:pos="-720"/>
              </w:tabs>
              <w:suppressAutoHyphens/>
              <w:jc w:val="center"/>
              <w:rPr>
                <w:sz w:val="16"/>
                <w:szCs w:val="22"/>
              </w:rPr>
            </w:pPr>
          </w:p>
        </w:tc>
        <w:tc>
          <w:tcPr>
            <w:tcW w:w="450" w:type="dxa"/>
          </w:tcPr>
          <w:p w14:paraId="250F9F62" w14:textId="77777777" w:rsidR="00D23906" w:rsidRPr="002D02CC" w:rsidRDefault="00D23906" w:rsidP="00F559DD">
            <w:pPr>
              <w:tabs>
                <w:tab w:val="left" w:pos="-720"/>
              </w:tabs>
              <w:suppressAutoHyphens/>
              <w:jc w:val="center"/>
              <w:rPr>
                <w:sz w:val="16"/>
                <w:szCs w:val="22"/>
              </w:rPr>
            </w:pPr>
          </w:p>
        </w:tc>
        <w:tc>
          <w:tcPr>
            <w:tcW w:w="450" w:type="dxa"/>
          </w:tcPr>
          <w:p w14:paraId="63622FE4" w14:textId="77777777" w:rsidR="00D23906" w:rsidRPr="002D02CC" w:rsidRDefault="00D23906" w:rsidP="00F559DD">
            <w:pPr>
              <w:tabs>
                <w:tab w:val="left" w:pos="-720"/>
              </w:tabs>
              <w:suppressAutoHyphens/>
              <w:jc w:val="center"/>
              <w:rPr>
                <w:sz w:val="16"/>
                <w:szCs w:val="22"/>
              </w:rPr>
            </w:pPr>
          </w:p>
        </w:tc>
        <w:tc>
          <w:tcPr>
            <w:tcW w:w="450" w:type="dxa"/>
          </w:tcPr>
          <w:p w14:paraId="48D42DFF" w14:textId="77777777" w:rsidR="00D23906" w:rsidRPr="002D02CC" w:rsidRDefault="00D23906" w:rsidP="00F559DD">
            <w:pPr>
              <w:tabs>
                <w:tab w:val="center" w:pos="410"/>
              </w:tabs>
              <w:suppressAutoHyphens/>
              <w:jc w:val="center"/>
              <w:rPr>
                <w:sz w:val="16"/>
                <w:szCs w:val="22"/>
              </w:rPr>
            </w:pPr>
            <w:r>
              <w:rPr>
                <w:sz w:val="16"/>
                <w:szCs w:val="22"/>
              </w:rPr>
              <w:t>.30</w:t>
            </w:r>
          </w:p>
        </w:tc>
        <w:tc>
          <w:tcPr>
            <w:tcW w:w="540" w:type="dxa"/>
          </w:tcPr>
          <w:p w14:paraId="0EF56642" w14:textId="77777777" w:rsidR="00D23906" w:rsidRPr="002D02CC" w:rsidRDefault="00D23906" w:rsidP="00F559DD">
            <w:pPr>
              <w:tabs>
                <w:tab w:val="center" w:pos="410"/>
              </w:tabs>
              <w:suppressAutoHyphens/>
              <w:jc w:val="center"/>
              <w:rPr>
                <w:sz w:val="16"/>
                <w:szCs w:val="22"/>
              </w:rPr>
            </w:pPr>
            <w:r>
              <w:rPr>
                <w:sz w:val="16"/>
                <w:szCs w:val="22"/>
              </w:rPr>
              <w:t>.39</w:t>
            </w:r>
          </w:p>
        </w:tc>
        <w:tc>
          <w:tcPr>
            <w:tcW w:w="540" w:type="dxa"/>
          </w:tcPr>
          <w:p w14:paraId="7760A48D" w14:textId="77777777" w:rsidR="00D23906" w:rsidRPr="002D02CC" w:rsidRDefault="00D23906" w:rsidP="00F559DD">
            <w:pPr>
              <w:tabs>
                <w:tab w:val="center" w:pos="410"/>
              </w:tabs>
              <w:suppressAutoHyphens/>
              <w:jc w:val="center"/>
              <w:rPr>
                <w:sz w:val="16"/>
                <w:szCs w:val="22"/>
              </w:rPr>
            </w:pPr>
            <w:r>
              <w:rPr>
                <w:sz w:val="16"/>
                <w:szCs w:val="22"/>
              </w:rPr>
              <w:t>.67</w:t>
            </w:r>
          </w:p>
        </w:tc>
        <w:tc>
          <w:tcPr>
            <w:tcW w:w="630" w:type="dxa"/>
          </w:tcPr>
          <w:p w14:paraId="5195A65D" w14:textId="77777777" w:rsidR="00D23906" w:rsidRPr="002D02CC" w:rsidRDefault="00D23906" w:rsidP="00F559DD">
            <w:pPr>
              <w:tabs>
                <w:tab w:val="center" w:pos="385"/>
              </w:tabs>
              <w:suppressAutoHyphens/>
              <w:jc w:val="center"/>
              <w:rPr>
                <w:sz w:val="16"/>
                <w:szCs w:val="22"/>
              </w:rPr>
            </w:pPr>
            <w:r>
              <w:rPr>
                <w:sz w:val="16"/>
                <w:szCs w:val="22"/>
              </w:rPr>
              <w:t>.89</w:t>
            </w:r>
          </w:p>
        </w:tc>
        <w:tc>
          <w:tcPr>
            <w:tcW w:w="540" w:type="dxa"/>
          </w:tcPr>
          <w:p w14:paraId="751C2269" w14:textId="77777777" w:rsidR="00D23906" w:rsidRPr="002D02CC" w:rsidRDefault="00D23906" w:rsidP="00F559DD">
            <w:pPr>
              <w:tabs>
                <w:tab w:val="center" w:pos="385"/>
              </w:tabs>
              <w:suppressAutoHyphens/>
              <w:jc w:val="center"/>
              <w:rPr>
                <w:sz w:val="16"/>
                <w:szCs w:val="22"/>
              </w:rPr>
            </w:pPr>
            <w:r>
              <w:rPr>
                <w:sz w:val="16"/>
                <w:szCs w:val="22"/>
              </w:rPr>
              <w:t>1.05</w:t>
            </w:r>
          </w:p>
        </w:tc>
      </w:tr>
      <w:tr w:rsidR="00D23906" w:rsidRPr="002D02CC" w14:paraId="07983AC4" w14:textId="77777777" w:rsidTr="00F559DD">
        <w:trPr>
          <w:cantSplit/>
          <w:jc w:val="center"/>
        </w:trPr>
        <w:tc>
          <w:tcPr>
            <w:tcW w:w="540" w:type="dxa"/>
          </w:tcPr>
          <w:p w14:paraId="4E4FC9E7" w14:textId="77777777" w:rsidR="00D23906" w:rsidRPr="002D02CC" w:rsidRDefault="00D23906" w:rsidP="00F559DD">
            <w:pPr>
              <w:tabs>
                <w:tab w:val="center" w:pos="428"/>
              </w:tabs>
              <w:suppressAutoHyphens/>
              <w:jc w:val="center"/>
              <w:rPr>
                <w:sz w:val="16"/>
                <w:szCs w:val="22"/>
              </w:rPr>
            </w:pPr>
            <w:r w:rsidRPr="002D02CC">
              <w:rPr>
                <w:bCs/>
                <w:sz w:val="16"/>
                <w:szCs w:val="22"/>
              </w:rPr>
              <w:t>14</w:t>
            </w:r>
          </w:p>
        </w:tc>
        <w:tc>
          <w:tcPr>
            <w:tcW w:w="450" w:type="dxa"/>
          </w:tcPr>
          <w:p w14:paraId="66018EAA" w14:textId="77777777" w:rsidR="00D23906" w:rsidRPr="002D02CC" w:rsidRDefault="00D23906" w:rsidP="00F559DD">
            <w:pPr>
              <w:tabs>
                <w:tab w:val="left" w:pos="-720"/>
              </w:tabs>
              <w:suppressAutoHyphens/>
              <w:jc w:val="center"/>
              <w:rPr>
                <w:sz w:val="16"/>
                <w:szCs w:val="22"/>
              </w:rPr>
            </w:pPr>
          </w:p>
        </w:tc>
        <w:tc>
          <w:tcPr>
            <w:tcW w:w="450" w:type="dxa"/>
          </w:tcPr>
          <w:p w14:paraId="64CAF13D" w14:textId="77777777" w:rsidR="00D23906" w:rsidRPr="002D02CC" w:rsidRDefault="00D23906" w:rsidP="00F559DD">
            <w:pPr>
              <w:tabs>
                <w:tab w:val="left" w:pos="-720"/>
              </w:tabs>
              <w:suppressAutoHyphens/>
              <w:jc w:val="center"/>
              <w:rPr>
                <w:sz w:val="16"/>
                <w:szCs w:val="22"/>
              </w:rPr>
            </w:pPr>
          </w:p>
        </w:tc>
        <w:tc>
          <w:tcPr>
            <w:tcW w:w="450" w:type="dxa"/>
          </w:tcPr>
          <w:p w14:paraId="58959710" w14:textId="77777777" w:rsidR="00D23906" w:rsidRPr="002D02CC" w:rsidRDefault="00D23906" w:rsidP="00F559DD">
            <w:pPr>
              <w:tabs>
                <w:tab w:val="left" w:pos="-720"/>
              </w:tabs>
              <w:suppressAutoHyphens/>
              <w:jc w:val="center"/>
              <w:rPr>
                <w:sz w:val="16"/>
                <w:szCs w:val="22"/>
              </w:rPr>
            </w:pPr>
          </w:p>
        </w:tc>
        <w:tc>
          <w:tcPr>
            <w:tcW w:w="450" w:type="dxa"/>
          </w:tcPr>
          <w:p w14:paraId="7DD11BD9" w14:textId="77777777" w:rsidR="00D23906" w:rsidRPr="002D02CC" w:rsidRDefault="00D23906" w:rsidP="00F559DD">
            <w:pPr>
              <w:tabs>
                <w:tab w:val="left" w:pos="-720"/>
              </w:tabs>
              <w:suppressAutoHyphens/>
              <w:jc w:val="center"/>
              <w:rPr>
                <w:sz w:val="16"/>
                <w:szCs w:val="22"/>
              </w:rPr>
            </w:pPr>
          </w:p>
        </w:tc>
        <w:tc>
          <w:tcPr>
            <w:tcW w:w="450" w:type="dxa"/>
          </w:tcPr>
          <w:p w14:paraId="5A264845" w14:textId="77777777" w:rsidR="00D23906" w:rsidRPr="002D02CC" w:rsidRDefault="00D23906" w:rsidP="00F559DD">
            <w:pPr>
              <w:tabs>
                <w:tab w:val="left" w:pos="-720"/>
              </w:tabs>
              <w:suppressAutoHyphens/>
              <w:jc w:val="center"/>
              <w:rPr>
                <w:sz w:val="16"/>
                <w:szCs w:val="22"/>
              </w:rPr>
            </w:pPr>
          </w:p>
        </w:tc>
        <w:tc>
          <w:tcPr>
            <w:tcW w:w="450" w:type="dxa"/>
          </w:tcPr>
          <w:p w14:paraId="09AF6366" w14:textId="77777777" w:rsidR="00D23906" w:rsidRPr="002D02CC" w:rsidRDefault="00D23906" w:rsidP="00F559DD">
            <w:pPr>
              <w:tabs>
                <w:tab w:val="left" w:pos="-720"/>
              </w:tabs>
              <w:suppressAutoHyphens/>
              <w:jc w:val="center"/>
              <w:rPr>
                <w:sz w:val="16"/>
                <w:szCs w:val="22"/>
              </w:rPr>
            </w:pPr>
          </w:p>
        </w:tc>
        <w:tc>
          <w:tcPr>
            <w:tcW w:w="540" w:type="dxa"/>
          </w:tcPr>
          <w:p w14:paraId="2884FBD9" w14:textId="77777777" w:rsidR="00D23906" w:rsidRPr="002D02CC" w:rsidRDefault="00D23906" w:rsidP="00F559DD">
            <w:pPr>
              <w:tabs>
                <w:tab w:val="center" w:pos="410"/>
              </w:tabs>
              <w:suppressAutoHyphens/>
              <w:jc w:val="center"/>
              <w:rPr>
                <w:sz w:val="16"/>
                <w:szCs w:val="22"/>
              </w:rPr>
            </w:pPr>
            <w:r>
              <w:rPr>
                <w:sz w:val="16"/>
                <w:szCs w:val="22"/>
              </w:rPr>
              <w:t>.34</w:t>
            </w:r>
          </w:p>
        </w:tc>
        <w:tc>
          <w:tcPr>
            <w:tcW w:w="540" w:type="dxa"/>
          </w:tcPr>
          <w:p w14:paraId="10BE8BBA" w14:textId="77777777" w:rsidR="00D23906" w:rsidRPr="002D02CC" w:rsidRDefault="00D23906" w:rsidP="00F559DD">
            <w:pPr>
              <w:tabs>
                <w:tab w:val="center" w:pos="410"/>
              </w:tabs>
              <w:suppressAutoHyphens/>
              <w:jc w:val="center"/>
              <w:rPr>
                <w:sz w:val="16"/>
                <w:szCs w:val="22"/>
              </w:rPr>
            </w:pPr>
            <w:r>
              <w:rPr>
                <w:sz w:val="16"/>
                <w:szCs w:val="22"/>
              </w:rPr>
              <w:t>.60</w:t>
            </w:r>
          </w:p>
        </w:tc>
        <w:tc>
          <w:tcPr>
            <w:tcW w:w="630" w:type="dxa"/>
          </w:tcPr>
          <w:p w14:paraId="79031484" w14:textId="77777777" w:rsidR="00D23906" w:rsidRPr="002D02CC" w:rsidRDefault="00D23906" w:rsidP="00F559DD">
            <w:pPr>
              <w:tabs>
                <w:tab w:val="center" w:pos="385"/>
              </w:tabs>
              <w:suppressAutoHyphens/>
              <w:jc w:val="center"/>
              <w:rPr>
                <w:sz w:val="16"/>
                <w:szCs w:val="22"/>
              </w:rPr>
            </w:pPr>
            <w:r>
              <w:rPr>
                <w:sz w:val="16"/>
                <w:szCs w:val="22"/>
              </w:rPr>
              <w:t>.84</w:t>
            </w:r>
          </w:p>
        </w:tc>
        <w:tc>
          <w:tcPr>
            <w:tcW w:w="540" w:type="dxa"/>
          </w:tcPr>
          <w:p w14:paraId="063703C4" w14:textId="77777777" w:rsidR="00D23906" w:rsidRPr="002D02CC" w:rsidRDefault="00D23906" w:rsidP="00F559DD">
            <w:pPr>
              <w:tabs>
                <w:tab w:val="center" w:pos="385"/>
              </w:tabs>
              <w:suppressAutoHyphens/>
              <w:jc w:val="center"/>
              <w:rPr>
                <w:sz w:val="16"/>
                <w:szCs w:val="22"/>
              </w:rPr>
            </w:pPr>
            <w:r>
              <w:rPr>
                <w:sz w:val="16"/>
                <w:szCs w:val="22"/>
              </w:rPr>
              <w:t>1.02</w:t>
            </w:r>
          </w:p>
        </w:tc>
      </w:tr>
      <w:tr w:rsidR="00D23906" w:rsidRPr="002D02CC" w14:paraId="264E25E5" w14:textId="77777777" w:rsidTr="00F559DD">
        <w:trPr>
          <w:cantSplit/>
          <w:jc w:val="center"/>
        </w:trPr>
        <w:tc>
          <w:tcPr>
            <w:tcW w:w="540" w:type="dxa"/>
          </w:tcPr>
          <w:p w14:paraId="76132C65" w14:textId="77777777" w:rsidR="00D23906" w:rsidRPr="002D02CC" w:rsidRDefault="00D23906" w:rsidP="00F559DD">
            <w:pPr>
              <w:tabs>
                <w:tab w:val="center" w:pos="428"/>
              </w:tabs>
              <w:suppressAutoHyphens/>
              <w:jc w:val="center"/>
              <w:rPr>
                <w:sz w:val="16"/>
                <w:szCs w:val="22"/>
              </w:rPr>
            </w:pPr>
            <w:r w:rsidRPr="002D02CC">
              <w:rPr>
                <w:bCs/>
                <w:sz w:val="16"/>
                <w:szCs w:val="22"/>
              </w:rPr>
              <w:t>15</w:t>
            </w:r>
          </w:p>
        </w:tc>
        <w:tc>
          <w:tcPr>
            <w:tcW w:w="450" w:type="dxa"/>
          </w:tcPr>
          <w:p w14:paraId="589B0B90" w14:textId="77777777" w:rsidR="00D23906" w:rsidRPr="002D02CC" w:rsidRDefault="00D23906" w:rsidP="00F559DD">
            <w:pPr>
              <w:tabs>
                <w:tab w:val="left" w:pos="-720"/>
              </w:tabs>
              <w:suppressAutoHyphens/>
              <w:jc w:val="center"/>
              <w:rPr>
                <w:sz w:val="16"/>
                <w:szCs w:val="22"/>
              </w:rPr>
            </w:pPr>
          </w:p>
        </w:tc>
        <w:tc>
          <w:tcPr>
            <w:tcW w:w="450" w:type="dxa"/>
          </w:tcPr>
          <w:p w14:paraId="4F176A4E" w14:textId="77777777" w:rsidR="00D23906" w:rsidRPr="002D02CC" w:rsidRDefault="00D23906" w:rsidP="00F559DD">
            <w:pPr>
              <w:tabs>
                <w:tab w:val="left" w:pos="-720"/>
              </w:tabs>
              <w:suppressAutoHyphens/>
              <w:jc w:val="center"/>
              <w:rPr>
                <w:sz w:val="16"/>
                <w:szCs w:val="22"/>
              </w:rPr>
            </w:pPr>
          </w:p>
        </w:tc>
        <w:tc>
          <w:tcPr>
            <w:tcW w:w="450" w:type="dxa"/>
          </w:tcPr>
          <w:p w14:paraId="505607C1" w14:textId="77777777" w:rsidR="00D23906" w:rsidRPr="002D02CC" w:rsidRDefault="00D23906" w:rsidP="00F559DD">
            <w:pPr>
              <w:tabs>
                <w:tab w:val="left" w:pos="-720"/>
              </w:tabs>
              <w:suppressAutoHyphens/>
              <w:jc w:val="center"/>
              <w:rPr>
                <w:sz w:val="16"/>
                <w:szCs w:val="22"/>
              </w:rPr>
            </w:pPr>
          </w:p>
        </w:tc>
        <w:tc>
          <w:tcPr>
            <w:tcW w:w="450" w:type="dxa"/>
          </w:tcPr>
          <w:p w14:paraId="0F7453A7" w14:textId="77777777" w:rsidR="00D23906" w:rsidRPr="002D02CC" w:rsidRDefault="00D23906" w:rsidP="00F559DD">
            <w:pPr>
              <w:tabs>
                <w:tab w:val="left" w:pos="-720"/>
              </w:tabs>
              <w:suppressAutoHyphens/>
              <w:jc w:val="center"/>
              <w:rPr>
                <w:sz w:val="16"/>
                <w:szCs w:val="22"/>
              </w:rPr>
            </w:pPr>
          </w:p>
        </w:tc>
        <w:tc>
          <w:tcPr>
            <w:tcW w:w="450" w:type="dxa"/>
          </w:tcPr>
          <w:p w14:paraId="7CB9EDA7" w14:textId="77777777" w:rsidR="00D23906" w:rsidRPr="002D02CC" w:rsidRDefault="00D23906" w:rsidP="00F559DD">
            <w:pPr>
              <w:tabs>
                <w:tab w:val="left" w:pos="-720"/>
              </w:tabs>
              <w:suppressAutoHyphens/>
              <w:jc w:val="center"/>
              <w:rPr>
                <w:sz w:val="16"/>
                <w:szCs w:val="22"/>
              </w:rPr>
            </w:pPr>
          </w:p>
        </w:tc>
        <w:tc>
          <w:tcPr>
            <w:tcW w:w="450" w:type="dxa"/>
          </w:tcPr>
          <w:p w14:paraId="03DF2485" w14:textId="77777777" w:rsidR="00D23906" w:rsidRPr="002D02CC" w:rsidRDefault="00D23906" w:rsidP="00F559DD">
            <w:pPr>
              <w:tabs>
                <w:tab w:val="left" w:pos="-720"/>
              </w:tabs>
              <w:suppressAutoHyphens/>
              <w:jc w:val="center"/>
              <w:rPr>
                <w:sz w:val="16"/>
                <w:szCs w:val="22"/>
              </w:rPr>
            </w:pPr>
          </w:p>
        </w:tc>
        <w:tc>
          <w:tcPr>
            <w:tcW w:w="540" w:type="dxa"/>
          </w:tcPr>
          <w:p w14:paraId="2288B7BE" w14:textId="77777777" w:rsidR="00D23906" w:rsidRPr="002D02CC" w:rsidRDefault="00D23906" w:rsidP="00F559DD">
            <w:pPr>
              <w:tabs>
                <w:tab w:val="center" w:pos="410"/>
              </w:tabs>
              <w:suppressAutoHyphens/>
              <w:jc w:val="center"/>
              <w:rPr>
                <w:sz w:val="16"/>
                <w:szCs w:val="22"/>
              </w:rPr>
            </w:pPr>
            <w:r>
              <w:rPr>
                <w:sz w:val="16"/>
                <w:szCs w:val="22"/>
              </w:rPr>
              <w:t>.32</w:t>
            </w:r>
          </w:p>
        </w:tc>
        <w:tc>
          <w:tcPr>
            <w:tcW w:w="540" w:type="dxa"/>
          </w:tcPr>
          <w:p w14:paraId="71FDBB0E" w14:textId="77777777" w:rsidR="00D23906" w:rsidRPr="002D02CC" w:rsidRDefault="00D23906" w:rsidP="00F559DD">
            <w:pPr>
              <w:tabs>
                <w:tab w:val="center" w:pos="410"/>
              </w:tabs>
              <w:suppressAutoHyphens/>
              <w:jc w:val="center"/>
              <w:rPr>
                <w:sz w:val="16"/>
                <w:szCs w:val="22"/>
              </w:rPr>
            </w:pPr>
            <w:r>
              <w:rPr>
                <w:sz w:val="16"/>
                <w:szCs w:val="22"/>
              </w:rPr>
              <w:t>.54</w:t>
            </w:r>
          </w:p>
        </w:tc>
        <w:tc>
          <w:tcPr>
            <w:tcW w:w="630" w:type="dxa"/>
          </w:tcPr>
          <w:p w14:paraId="2DFDE96B" w14:textId="77777777" w:rsidR="00D23906" w:rsidRPr="002D02CC" w:rsidRDefault="00D23906" w:rsidP="00F559DD">
            <w:pPr>
              <w:tabs>
                <w:tab w:val="center" w:pos="385"/>
              </w:tabs>
              <w:suppressAutoHyphens/>
              <w:jc w:val="center"/>
              <w:rPr>
                <w:sz w:val="16"/>
                <w:szCs w:val="22"/>
              </w:rPr>
            </w:pPr>
            <w:r>
              <w:rPr>
                <w:sz w:val="16"/>
                <w:szCs w:val="22"/>
              </w:rPr>
              <w:t>.80</w:t>
            </w:r>
          </w:p>
        </w:tc>
        <w:tc>
          <w:tcPr>
            <w:tcW w:w="540" w:type="dxa"/>
          </w:tcPr>
          <w:p w14:paraId="00F085EA" w14:textId="77777777" w:rsidR="00D23906" w:rsidRPr="002D02CC" w:rsidRDefault="00D23906" w:rsidP="00F559DD">
            <w:pPr>
              <w:tabs>
                <w:tab w:val="center" w:pos="385"/>
              </w:tabs>
              <w:suppressAutoHyphens/>
              <w:jc w:val="center"/>
              <w:rPr>
                <w:sz w:val="16"/>
                <w:szCs w:val="22"/>
              </w:rPr>
            </w:pPr>
            <w:r>
              <w:rPr>
                <w:sz w:val="16"/>
                <w:szCs w:val="22"/>
              </w:rPr>
              <w:t>1.00</w:t>
            </w:r>
          </w:p>
        </w:tc>
      </w:tr>
      <w:tr w:rsidR="00D23906" w:rsidRPr="002D02CC" w14:paraId="72664B4D" w14:textId="77777777" w:rsidTr="00F559DD">
        <w:trPr>
          <w:cantSplit/>
          <w:jc w:val="center"/>
        </w:trPr>
        <w:tc>
          <w:tcPr>
            <w:tcW w:w="540" w:type="dxa"/>
          </w:tcPr>
          <w:p w14:paraId="1F108B66" w14:textId="77777777" w:rsidR="00D23906" w:rsidRPr="002D02CC" w:rsidRDefault="00D23906" w:rsidP="00F559DD">
            <w:pPr>
              <w:tabs>
                <w:tab w:val="center" w:pos="428"/>
              </w:tabs>
              <w:suppressAutoHyphens/>
              <w:jc w:val="center"/>
              <w:rPr>
                <w:sz w:val="16"/>
                <w:szCs w:val="22"/>
              </w:rPr>
            </w:pPr>
            <w:r w:rsidRPr="002D02CC">
              <w:rPr>
                <w:bCs/>
                <w:sz w:val="16"/>
                <w:szCs w:val="22"/>
              </w:rPr>
              <w:t>16</w:t>
            </w:r>
          </w:p>
        </w:tc>
        <w:tc>
          <w:tcPr>
            <w:tcW w:w="450" w:type="dxa"/>
          </w:tcPr>
          <w:p w14:paraId="58C098CA" w14:textId="77777777" w:rsidR="00D23906" w:rsidRPr="002D02CC" w:rsidRDefault="00D23906" w:rsidP="00F559DD">
            <w:pPr>
              <w:tabs>
                <w:tab w:val="left" w:pos="-720"/>
              </w:tabs>
              <w:suppressAutoHyphens/>
              <w:jc w:val="center"/>
              <w:rPr>
                <w:sz w:val="16"/>
                <w:szCs w:val="22"/>
              </w:rPr>
            </w:pPr>
          </w:p>
        </w:tc>
        <w:tc>
          <w:tcPr>
            <w:tcW w:w="450" w:type="dxa"/>
          </w:tcPr>
          <w:p w14:paraId="6FB25F93" w14:textId="77777777" w:rsidR="00D23906" w:rsidRPr="002D02CC" w:rsidRDefault="00D23906" w:rsidP="00F559DD">
            <w:pPr>
              <w:tabs>
                <w:tab w:val="left" w:pos="-720"/>
              </w:tabs>
              <w:suppressAutoHyphens/>
              <w:jc w:val="center"/>
              <w:rPr>
                <w:sz w:val="16"/>
                <w:szCs w:val="22"/>
              </w:rPr>
            </w:pPr>
          </w:p>
        </w:tc>
        <w:tc>
          <w:tcPr>
            <w:tcW w:w="450" w:type="dxa"/>
          </w:tcPr>
          <w:p w14:paraId="29097900" w14:textId="77777777" w:rsidR="00D23906" w:rsidRPr="002D02CC" w:rsidRDefault="00D23906" w:rsidP="00F559DD">
            <w:pPr>
              <w:tabs>
                <w:tab w:val="left" w:pos="-720"/>
              </w:tabs>
              <w:suppressAutoHyphens/>
              <w:jc w:val="center"/>
              <w:rPr>
                <w:sz w:val="16"/>
                <w:szCs w:val="22"/>
              </w:rPr>
            </w:pPr>
          </w:p>
        </w:tc>
        <w:tc>
          <w:tcPr>
            <w:tcW w:w="450" w:type="dxa"/>
          </w:tcPr>
          <w:p w14:paraId="6B73AC5F" w14:textId="77777777" w:rsidR="00D23906" w:rsidRPr="002D02CC" w:rsidRDefault="00D23906" w:rsidP="00F559DD">
            <w:pPr>
              <w:tabs>
                <w:tab w:val="left" w:pos="-720"/>
              </w:tabs>
              <w:suppressAutoHyphens/>
              <w:jc w:val="center"/>
              <w:rPr>
                <w:sz w:val="16"/>
                <w:szCs w:val="22"/>
              </w:rPr>
            </w:pPr>
          </w:p>
        </w:tc>
        <w:tc>
          <w:tcPr>
            <w:tcW w:w="450" w:type="dxa"/>
          </w:tcPr>
          <w:p w14:paraId="4FA89B44" w14:textId="77777777" w:rsidR="00D23906" w:rsidRPr="002D02CC" w:rsidRDefault="00D23906" w:rsidP="00F559DD">
            <w:pPr>
              <w:tabs>
                <w:tab w:val="left" w:pos="-720"/>
              </w:tabs>
              <w:suppressAutoHyphens/>
              <w:jc w:val="center"/>
              <w:rPr>
                <w:sz w:val="16"/>
                <w:szCs w:val="22"/>
              </w:rPr>
            </w:pPr>
          </w:p>
        </w:tc>
        <w:tc>
          <w:tcPr>
            <w:tcW w:w="450" w:type="dxa"/>
          </w:tcPr>
          <w:p w14:paraId="12596921" w14:textId="77777777" w:rsidR="00D23906" w:rsidRPr="002D02CC" w:rsidRDefault="00D23906" w:rsidP="00F559DD">
            <w:pPr>
              <w:tabs>
                <w:tab w:val="left" w:pos="-720"/>
              </w:tabs>
              <w:suppressAutoHyphens/>
              <w:jc w:val="center"/>
              <w:rPr>
                <w:sz w:val="16"/>
                <w:szCs w:val="22"/>
              </w:rPr>
            </w:pPr>
          </w:p>
        </w:tc>
        <w:tc>
          <w:tcPr>
            <w:tcW w:w="540" w:type="dxa"/>
          </w:tcPr>
          <w:p w14:paraId="0B22E046" w14:textId="77777777" w:rsidR="00D23906" w:rsidRPr="002D02CC" w:rsidRDefault="00D23906" w:rsidP="00F559DD">
            <w:pPr>
              <w:tabs>
                <w:tab w:val="center" w:pos="410"/>
              </w:tabs>
              <w:suppressAutoHyphens/>
              <w:jc w:val="center"/>
              <w:rPr>
                <w:sz w:val="16"/>
                <w:szCs w:val="22"/>
              </w:rPr>
            </w:pPr>
            <w:r>
              <w:rPr>
                <w:sz w:val="16"/>
                <w:szCs w:val="22"/>
              </w:rPr>
              <w:t>.32</w:t>
            </w:r>
          </w:p>
        </w:tc>
        <w:tc>
          <w:tcPr>
            <w:tcW w:w="540" w:type="dxa"/>
          </w:tcPr>
          <w:p w14:paraId="54028345" w14:textId="77777777" w:rsidR="00D23906" w:rsidRPr="002D02CC" w:rsidRDefault="00D23906" w:rsidP="00F559DD">
            <w:pPr>
              <w:tabs>
                <w:tab w:val="center" w:pos="410"/>
              </w:tabs>
              <w:suppressAutoHyphens/>
              <w:jc w:val="center"/>
              <w:rPr>
                <w:sz w:val="16"/>
                <w:szCs w:val="22"/>
              </w:rPr>
            </w:pPr>
            <w:r>
              <w:rPr>
                <w:sz w:val="16"/>
                <w:szCs w:val="22"/>
              </w:rPr>
              <w:t>.49</w:t>
            </w:r>
          </w:p>
        </w:tc>
        <w:tc>
          <w:tcPr>
            <w:tcW w:w="630" w:type="dxa"/>
          </w:tcPr>
          <w:p w14:paraId="7F72BD7D" w14:textId="77777777" w:rsidR="00D23906" w:rsidRPr="002D02CC" w:rsidRDefault="00D23906" w:rsidP="00F559DD">
            <w:pPr>
              <w:tabs>
                <w:tab w:val="center" w:pos="385"/>
              </w:tabs>
              <w:suppressAutoHyphens/>
              <w:jc w:val="center"/>
              <w:rPr>
                <w:sz w:val="16"/>
                <w:szCs w:val="22"/>
              </w:rPr>
            </w:pPr>
            <w:r>
              <w:rPr>
                <w:sz w:val="16"/>
                <w:szCs w:val="22"/>
              </w:rPr>
              <w:t>.76</w:t>
            </w:r>
          </w:p>
        </w:tc>
        <w:tc>
          <w:tcPr>
            <w:tcW w:w="540" w:type="dxa"/>
          </w:tcPr>
          <w:p w14:paraId="6FDC52ED" w14:textId="77777777" w:rsidR="00D23906" w:rsidRPr="002D02CC" w:rsidRDefault="00D23906" w:rsidP="00F559DD">
            <w:pPr>
              <w:tabs>
                <w:tab w:val="center" w:pos="385"/>
              </w:tabs>
              <w:suppressAutoHyphens/>
              <w:jc w:val="center"/>
              <w:rPr>
                <w:sz w:val="16"/>
                <w:szCs w:val="22"/>
              </w:rPr>
            </w:pPr>
            <w:r>
              <w:rPr>
                <w:sz w:val="16"/>
                <w:szCs w:val="22"/>
              </w:rPr>
              <w:t>.97</w:t>
            </w:r>
          </w:p>
        </w:tc>
      </w:tr>
      <w:tr w:rsidR="00D23906" w:rsidRPr="002D02CC" w14:paraId="09914573" w14:textId="77777777" w:rsidTr="00F559DD">
        <w:trPr>
          <w:cantSplit/>
          <w:jc w:val="center"/>
        </w:trPr>
        <w:tc>
          <w:tcPr>
            <w:tcW w:w="540" w:type="dxa"/>
          </w:tcPr>
          <w:p w14:paraId="5963B6E4" w14:textId="77777777" w:rsidR="00D23906" w:rsidRPr="002D02CC" w:rsidRDefault="00D23906" w:rsidP="00F559DD">
            <w:pPr>
              <w:tabs>
                <w:tab w:val="center" w:pos="428"/>
              </w:tabs>
              <w:suppressAutoHyphens/>
              <w:jc w:val="center"/>
              <w:rPr>
                <w:sz w:val="16"/>
                <w:szCs w:val="22"/>
              </w:rPr>
            </w:pPr>
            <w:r w:rsidRPr="002D02CC">
              <w:rPr>
                <w:bCs/>
                <w:sz w:val="16"/>
                <w:szCs w:val="22"/>
              </w:rPr>
              <w:t>17</w:t>
            </w:r>
          </w:p>
        </w:tc>
        <w:tc>
          <w:tcPr>
            <w:tcW w:w="450" w:type="dxa"/>
          </w:tcPr>
          <w:p w14:paraId="616C34A6" w14:textId="77777777" w:rsidR="00D23906" w:rsidRPr="002D02CC" w:rsidRDefault="00D23906" w:rsidP="00F559DD">
            <w:pPr>
              <w:tabs>
                <w:tab w:val="left" w:pos="-720"/>
              </w:tabs>
              <w:suppressAutoHyphens/>
              <w:jc w:val="center"/>
              <w:rPr>
                <w:sz w:val="16"/>
                <w:szCs w:val="22"/>
              </w:rPr>
            </w:pPr>
          </w:p>
        </w:tc>
        <w:tc>
          <w:tcPr>
            <w:tcW w:w="450" w:type="dxa"/>
          </w:tcPr>
          <w:p w14:paraId="0F2CACC2" w14:textId="77777777" w:rsidR="00D23906" w:rsidRPr="002D02CC" w:rsidRDefault="00D23906" w:rsidP="00F559DD">
            <w:pPr>
              <w:tabs>
                <w:tab w:val="left" w:pos="-720"/>
              </w:tabs>
              <w:suppressAutoHyphens/>
              <w:jc w:val="center"/>
              <w:rPr>
                <w:sz w:val="16"/>
                <w:szCs w:val="22"/>
              </w:rPr>
            </w:pPr>
          </w:p>
        </w:tc>
        <w:tc>
          <w:tcPr>
            <w:tcW w:w="450" w:type="dxa"/>
          </w:tcPr>
          <w:p w14:paraId="3FEC49E5" w14:textId="77777777" w:rsidR="00D23906" w:rsidRPr="002D02CC" w:rsidRDefault="00D23906" w:rsidP="00F559DD">
            <w:pPr>
              <w:tabs>
                <w:tab w:val="left" w:pos="-720"/>
              </w:tabs>
              <w:suppressAutoHyphens/>
              <w:jc w:val="center"/>
              <w:rPr>
                <w:sz w:val="16"/>
                <w:szCs w:val="22"/>
              </w:rPr>
            </w:pPr>
          </w:p>
        </w:tc>
        <w:tc>
          <w:tcPr>
            <w:tcW w:w="450" w:type="dxa"/>
          </w:tcPr>
          <w:p w14:paraId="66DBB19A" w14:textId="77777777" w:rsidR="00D23906" w:rsidRPr="002D02CC" w:rsidRDefault="00D23906" w:rsidP="00F559DD">
            <w:pPr>
              <w:tabs>
                <w:tab w:val="left" w:pos="-720"/>
              </w:tabs>
              <w:suppressAutoHyphens/>
              <w:jc w:val="center"/>
              <w:rPr>
                <w:sz w:val="16"/>
                <w:szCs w:val="22"/>
              </w:rPr>
            </w:pPr>
          </w:p>
        </w:tc>
        <w:tc>
          <w:tcPr>
            <w:tcW w:w="450" w:type="dxa"/>
          </w:tcPr>
          <w:p w14:paraId="153951DD" w14:textId="77777777" w:rsidR="00D23906" w:rsidRPr="002D02CC" w:rsidRDefault="00D23906" w:rsidP="00F559DD">
            <w:pPr>
              <w:tabs>
                <w:tab w:val="left" w:pos="-720"/>
              </w:tabs>
              <w:suppressAutoHyphens/>
              <w:jc w:val="center"/>
              <w:rPr>
                <w:sz w:val="16"/>
                <w:szCs w:val="22"/>
              </w:rPr>
            </w:pPr>
          </w:p>
        </w:tc>
        <w:tc>
          <w:tcPr>
            <w:tcW w:w="450" w:type="dxa"/>
          </w:tcPr>
          <w:p w14:paraId="53065ADC" w14:textId="77777777" w:rsidR="00D23906" w:rsidRPr="002D02CC" w:rsidRDefault="00D23906" w:rsidP="00F559DD">
            <w:pPr>
              <w:tabs>
                <w:tab w:val="left" w:pos="-720"/>
              </w:tabs>
              <w:suppressAutoHyphens/>
              <w:jc w:val="center"/>
              <w:rPr>
                <w:sz w:val="16"/>
                <w:szCs w:val="22"/>
              </w:rPr>
            </w:pPr>
          </w:p>
        </w:tc>
        <w:tc>
          <w:tcPr>
            <w:tcW w:w="540" w:type="dxa"/>
          </w:tcPr>
          <w:p w14:paraId="35D88004" w14:textId="77777777" w:rsidR="00D23906" w:rsidRPr="002D02CC" w:rsidRDefault="00D23906" w:rsidP="00F559DD">
            <w:pPr>
              <w:tabs>
                <w:tab w:val="left" w:pos="-720"/>
              </w:tabs>
              <w:suppressAutoHyphens/>
              <w:jc w:val="center"/>
              <w:rPr>
                <w:sz w:val="16"/>
                <w:szCs w:val="22"/>
              </w:rPr>
            </w:pPr>
          </w:p>
        </w:tc>
        <w:tc>
          <w:tcPr>
            <w:tcW w:w="540" w:type="dxa"/>
          </w:tcPr>
          <w:p w14:paraId="4DB3E7FA" w14:textId="77777777" w:rsidR="00D23906" w:rsidRPr="002D02CC" w:rsidRDefault="00D23906" w:rsidP="00F559DD">
            <w:pPr>
              <w:tabs>
                <w:tab w:val="center" w:pos="410"/>
              </w:tabs>
              <w:suppressAutoHyphens/>
              <w:jc w:val="center"/>
              <w:rPr>
                <w:sz w:val="16"/>
                <w:szCs w:val="22"/>
              </w:rPr>
            </w:pPr>
            <w:r>
              <w:rPr>
                <w:sz w:val="16"/>
                <w:szCs w:val="22"/>
              </w:rPr>
              <w:t>.42</w:t>
            </w:r>
          </w:p>
        </w:tc>
        <w:tc>
          <w:tcPr>
            <w:tcW w:w="630" w:type="dxa"/>
          </w:tcPr>
          <w:p w14:paraId="09D74973" w14:textId="77777777" w:rsidR="00D23906" w:rsidRPr="002D02CC" w:rsidRDefault="00D23906" w:rsidP="00F559DD">
            <w:pPr>
              <w:tabs>
                <w:tab w:val="center" w:pos="385"/>
              </w:tabs>
              <w:suppressAutoHyphens/>
              <w:jc w:val="center"/>
              <w:rPr>
                <w:sz w:val="16"/>
                <w:szCs w:val="22"/>
              </w:rPr>
            </w:pPr>
            <w:r>
              <w:rPr>
                <w:sz w:val="16"/>
                <w:szCs w:val="22"/>
              </w:rPr>
              <w:t>.69</w:t>
            </w:r>
          </w:p>
        </w:tc>
        <w:tc>
          <w:tcPr>
            <w:tcW w:w="540" w:type="dxa"/>
          </w:tcPr>
          <w:p w14:paraId="23297C46" w14:textId="77777777" w:rsidR="00D23906" w:rsidRPr="002D02CC" w:rsidRDefault="00D23906" w:rsidP="00F559DD">
            <w:pPr>
              <w:tabs>
                <w:tab w:val="center" w:pos="385"/>
              </w:tabs>
              <w:suppressAutoHyphens/>
              <w:jc w:val="center"/>
              <w:rPr>
                <w:sz w:val="16"/>
                <w:szCs w:val="22"/>
              </w:rPr>
            </w:pPr>
            <w:r>
              <w:rPr>
                <w:sz w:val="16"/>
                <w:szCs w:val="22"/>
              </w:rPr>
              <w:t>.91</w:t>
            </w:r>
          </w:p>
        </w:tc>
      </w:tr>
      <w:tr w:rsidR="00D23906" w:rsidRPr="002D02CC" w14:paraId="6FE9673B" w14:textId="77777777" w:rsidTr="00F559DD">
        <w:trPr>
          <w:cantSplit/>
          <w:jc w:val="center"/>
        </w:trPr>
        <w:tc>
          <w:tcPr>
            <w:tcW w:w="540" w:type="dxa"/>
          </w:tcPr>
          <w:p w14:paraId="25221336" w14:textId="77777777" w:rsidR="00D23906" w:rsidRPr="002D02CC" w:rsidRDefault="00D23906" w:rsidP="00F559DD">
            <w:pPr>
              <w:tabs>
                <w:tab w:val="center" w:pos="428"/>
              </w:tabs>
              <w:suppressAutoHyphens/>
              <w:jc w:val="center"/>
              <w:rPr>
                <w:sz w:val="16"/>
                <w:szCs w:val="22"/>
              </w:rPr>
            </w:pPr>
            <w:r w:rsidRPr="002D02CC">
              <w:rPr>
                <w:bCs/>
                <w:sz w:val="16"/>
                <w:szCs w:val="22"/>
              </w:rPr>
              <w:t>18</w:t>
            </w:r>
          </w:p>
        </w:tc>
        <w:tc>
          <w:tcPr>
            <w:tcW w:w="450" w:type="dxa"/>
          </w:tcPr>
          <w:p w14:paraId="2747CE91" w14:textId="77777777" w:rsidR="00D23906" w:rsidRPr="002D02CC" w:rsidRDefault="00D23906" w:rsidP="00F559DD">
            <w:pPr>
              <w:tabs>
                <w:tab w:val="left" w:pos="-720"/>
              </w:tabs>
              <w:suppressAutoHyphens/>
              <w:jc w:val="center"/>
              <w:rPr>
                <w:sz w:val="16"/>
                <w:szCs w:val="22"/>
              </w:rPr>
            </w:pPr>
          </w:p>
        </w:tc>
        <w:tc>
          <w:tcPr>
            <w:tcW w:w="450" w:type="dxa"/>
          </w:tcPr>
          <w:p w14:paraId="08CC6340" w14:textId="77777777" w:rsidR="00D23906" w:rsidRPr="002D02CC" w:rsidRDefault="00D23906" w:rsidP="00F559DD">
            <w:pPr>
              <w:tabs>
                <w:tab w:val="left" w:pos="-720"/>
              </w:tabs>
              <w:suppressAutoHyphens/>
              <w:jc w:val="center"/>
              <w:rPr>
                <w:sz w:val="16"/>
                <w:szCs w:val="22"/>
              </w:rPr>
            </w:pPr>
          </w:p>
        </w:tc>
        <w:tc>
          <w:tcPr>
            <w:tcW w:w="450" w:type="dxa"/>
          </w:tcPr>
          <w:p w14:paraId="2408482C" w14:textId="77777777" w:rsidR="00D23906" w:rsidRPr="002D02CC" w:rsidRDefault="00D23906" w:rsidP="00F559DD">
            <w:pPr>
              <w:tabs>
                <w:tab w:val="left" w:pos="-720"/>
              </w:tabs>
              <w:suppressAutoHyphens/>
              <w:jc w:val="center"/>
              <w:rPr>
                <w:sz w:val="16"/>
                <w:szCs w:val="22"/>
              </w:rPr>
            </w:pPr>
          </w:p>
        </w:tc>
        <w:tc>
          <w:tcPr>
            <w:tcW w:w="450" w:type="dxa"/>
          </w:tcPr>
          <w:p w14:paraId="6CC5831E" w14:textId="77777777" w:rsidR="00D23906" w:rsidRPr="002D02CC" w:rsidRDefault="00D23906" w:rsidP="00F559DD">
            <w:pPr>
              <w:tabs>
                <w:tab w:val="left" w:pos="-720"/>
              </w:tabs>
              <w:suppressAutoHyphens/>
              <w:jc w:val="center"/>
              <w:rPr>
                <w:sz w:val="16"/>
                <w:szCs w:val="22"/>
              </w:rPr>
            </w:pPr>
          </w:p>
        </w:tc>
        <w:tc>
          <w:tcPr>
            <w:tcW w:w="450" w:type="dxa"/>
          </w:tcPr>
          <w:p w14:paraId="70440C82" w14:textId="77777777" w:rsidR="00D23906" w:rsidRPr="002D02CC" w:rsidRDefault="00D23906" w:rsidP="00F559DD">
            <w:pPr>
              <w:tabs>
                <w:tab w:val="left" w:pos="-720"/>
              </w:tabs>
              <w:suppressAutoHyphens/>
              <w:jc w:val="center"/>
              <w:rPr>
                <w:sz w:val="16"/>
                <w:szCs w:val="22"/>
              </w:rPr>
            </w:pPr>
          </w:p>
        </w:tc>
        <w:tc>
          <w:tcPr>
            <w:tcW w:w="450" w:type="dxa"/>
          </w:tcPr>
          <w:p w14:paraId="7DA0C5BE" w14:textId="77777777" w:rsidR="00D23906" w:rsidRPr="002D02CC" w:rsidRDefault="00D23906" w:rsidP="00F559DD">
            <w:pPr>
              <w:tabs>
                <w:tab w:val="left" w:pos="-720"/>
              </w:tabs>
              <w:suppressAutoHyphens/>
              <w:jc w:val="center"/>
              <w:rPr>
                <w:sz w:val="16"/>
                <w:szCs w:val="22"/>
              </w:rPr>
            </w:pPr>
          </w:p>
        </w:tc>
        <w:tc>
          <w:tcPr>
            <w:tcW w:w="540" w:type="dxa"/>
          </w:tcPr>
          <w:p w14:paraId="1BCF073B" w14:textId="77777777" w:rsidR="00D23906" w:rsidRPr="002D02CC" w:rsidRDefault="00D23906" w:rsidP="00F559DD">
            <w:pPr>
              <w:tabs>
                <w:tab w:val="left" w:pos="-720"/>
              </w:tabs>
              <w:suppressAutoHyphens/>
              <w:jc w:val="center"/>
              <w:rPr>
                <w:sz w:val="16"/>
                <w:szCs w:val="22"/>
              </w:rPr>
            </w:pPr>
          </w:p>
        </w:tc>
        <w:tc>
          <w:tcPr>
            <w:tcW w:w="540" w:type="dxa"/>
          </w:tcPr>
          <w:p w14:paraId="705529FD" w14:textId="77777777" w:rsidR="00D23906" w:rsidRPr="002D02CC" w:rsidRDefault="00D23906" w:rsidP="00F559DD">
            <w:pPr>
              <w:tabs>
                <w:tab w:val="center" w:pos="410"/>
              </w:tabs>
              <w:suppressAutoHyphens/>
              <w:jc w:val="center"/>
              <w:rPr>
                <w:sz w:val="16"/>
                <w:szCs w:val="22"/>
              </w:rPr>
            </w:pPr>
            <w:r>
              <w:rPr>
                <w:sz w:val="16"/>
                <w:szCs w:val="22"/>
              </w:rPr>
              <w:t>.39</w:t>
            </w:r>
          </w:p>
        </w:tc>
        <w:tc>
          <w:tcPr>
            <w:tcW w:w="630" w:type="dxa"/>
          </w:tcPr>
          <w:p w14:paraId="0E38BAA9" w14:textId="77777777" w:rsidR="00D23906" w:rsidRPr="002D02CC" w:rsidRDefault="00D23906" w:rsidP="00F559DD">
            <w:pPr>
              <w:tabs>
                <w:tab w:val="center" w:pos="385"/>
              </w:tabs>
              <w:suppressAutoHyphens/>
              <w:jc w:val="center"/>
              <w:rPr>
                <w:sz w:val="16"/>
                <w:szCs w:val="22"/>
              </w:rPr>
            </w:pPr>
            <w:r>
              <w:rPr>
                <w:sz w:val="16"/>
                <w:szCs w:val="22"/>
              </w:rPr>
              <w:t>.63</w:t>
            </w:r>
          </w:p>
        </w:tc>
        <w:tc>
          <w:tcPr>
            <w:tcW w:w="540" w:type="dxa"/>
          </w:tcPr>
          <w:p w14:paraId="315DA0AA" w14:textId="77777777" w:rsidR="00D23906" w:rsidRPr="002D02CC" w:rsidRDefault="00D23906" w:rsidP="00F559DD">
            <w:pPr>
              <w:tabs>
                <w:tab w:val="center" w:pos="385"/>
              </w:tabs>
              <w:suppressAutoHyphens/>
              <w:jc w:val="center"/>
              <w:rPr>
                <w:sz w:val="16"/>
                <w:szCs w:val="22"/>
              </w:rPr>
            </w:pPr>
            <w:r>
              <w:rPr>
                <w:sz w:val="16"/>
                <w:szCs w:val="22"/>
              </w:rPr>
              <w:t>.87</w:t>
            </w:r>
          </w:p>
        </w:tc>
      </w:tr>
      <w:tr w:rsidR="00D23906" w:rsidRPr="002D02CC" w14:paraId="618C5B17" w14:textId="77777777" w:rsidTr="00F559DD">
        <w:trPr>
          <w:cantSplit/>
          <w:jc w:val="center"/>
        </w:trPr>
        <w:tc>
          <w:tcPr>
            <w:tcW w:w="540" w:type="dxa"/>
          </w:tcPr>
          <w:p w14:paraId="682A3B97" w14:textId="77777777" w:rsidR="00D23906" w:rsidRPr="002D02CC" w:rsidRDefault="00D23906" w:rsidP="00F559DD">
            <w:pPr>
              <w:tabs>
                <w:tab w:val="center" w:pos="428"/>
              </w:tabs>
              <w:suppressAutoHyphens/>
              <w:jc w:val="center"/>
              <w:rPr>
                <w:sz w:val="16"/>
                <w:szCs w:val="22"/>
              </w:rPr>
            </w:pPr>
            <w:r w:rsidRPr="002D02CC">
              <w:rPr>
                <w:bCs/>
                <w:sz w:val="16"/>
                <w:szCs w:val="22"/>
              </w:rPr>
              <w:t>19</w:t>
            </w:r>
          </w:p>
        </w:tc>
        <w:tc>
          <w:tcPr>
            <w:tcW w:w="450" w:type="dxa"/>
          </w:tcPr>
          <w:p w14:paraId="373D051E" w14:textId="77777777" w:rsidR="00D23906" w:rsidRPr="002D02CC" w:rsidRDefault="00D23906" w:rsidP="00F559DD">
            <w:pPr>
              <w:tabs>
                <w:tab w:val="left" w:pos="-720"/>
              </w:tabs>
              <w:suppressAutoHyphens/>
              <w:jc w:val="center"/>
              <w:rPr>
                <w:sz w:val="16"/>
                <w:szCs w:val="22"/>
              </w:rPr>
            </w:pPr>
          </w:p>
        </w:tc>
        <w:tc>
          <w:tcPr>
            <w:tcW w:w="450" w:type="dxa"/>
          </w:tcPr>
          <w:p w14:paraId="3AFA3401" w14:textId="77777777" w:rsidR="00D23906" w:rsidRPr="002D02CC" w:rsidRDefault="00D23906" w:rsidP="00F559DD">
            <w:pPr>
              <w:tabs>
                <w:tab w:val="left" w:pos="-720"/>
              </w:tabs>
              <w:suppressAutoHyphens/>
              <w:jc w:val="center"/>
              <w:rPr>
                <w:sz w:val="16"/>
                <w:szCs w:val="22"/>
              </w:rPr>
            </w:pPr>
          </w:p>
        </w:tc>
        <w:tc>
          <w:tcPr>
            <w:tcW w:w="450" w:type="dxa"/>
          </w:tcPr>
          <w:p w14:paraId="2BA9D79E" w14:textId="77777777" w:rsidR="00D23906" w:rsidRPr="002D02CC" w:rsidRDefault="00D23906" w:rsidP="00F559DD">
            <w:pPr>
              <w:tabs>
                <w:tab w:val="left" w:pos="-720"/>
              </w:tabs>
              <w:suppressAutoHyphens/>
              <w:jc w:val="center"/>
              <w:rPr>
                <w:sz w:val="16"/>
                <w:szCs w:val="22"/>
              </w:rPr>
            </w:pPr>
          </w:p>
        </w:tc>
        <w:tc>
          <w:tcPr>
            <w:tcW w:w="450" w:type="dxa"/>
          </w:tcPr>
          <w:p w14:paraId="2DC1864A" w14:textId="77777777" w:rsidR="00D23906" w:rsidRPr="002D02CC" w:rsidRDefault="00D23906" w:rsidP="00F559DD">
            <w:pPr>
              <w:tabs>
                <w:tab w:val="left" w:pos="-720"/>
              </w:tabs>
              <w:suppressAutoHyphens/>
              <w:jc w:val="center"/>
              <w:rPr>
                <w:sz w:val="16"/>
                <w:szCs w:val="22"/>
              </w:rPr>
            </w:pPr>
          </w:p>
        </w:tc>
        <w:tc>
          <w:tcPr>
            <w:tcW w:w="450" w:type="dxa"/>
          </w:tcPr>
          <w:p w14:paraId="7449A011" w14:textId="77777777" w:rsidR="00D23906" w:rsidRPr="002D02CC" w:rsidRDefault="00D23906" w:rsidP="00F559DD">
            <w:pPr>
              <w:tabs>
                <w:tab w:val="left" w:pos="-720"/>
              </w:tabs>
              <w:suppressAutoHyphens/>
              <w:jc w:val="center"/>
              <w:rPr>
                <w:sz w:val="16"/>
                <w:szCs w:val="22"/>
              </w:rPr>
            </w:pPr>
          </w:p>
        </w:tc>
        <w:tc>
          <w:tcPr>
            <w:tcW w:w="450" w:type="dxa"/>
          </w:tcPr>
          <w:p w14:paraId="478EAE8D" w14:textId="77777777" w:rsidR="00D23906" w:rsidRPr="002D02CC" w:rsidRDefault="00D23906" w:rsidP="00F559DD">
            <w:pPr>
              <w:tabs>
                <w:tab w:val="left" w:pos="-720"/>
              </w:tabs>
              <w:suppressAutoHyphens/>
              <w:jc w:val="center"/>
              <w:rPr>
                <w:sz w:val="16"/>
                <w:szCs w:val="22"/>
              </w:rPr>
            </w:pPr>
          </w:p>
        </w:tc>
        <w:tc>
          <w:tcPr>
            <w:tcW w:w="540" w:type="dxa"/>
          </w:tcPr>
          <w:p w14:paraId="47CB3329" w14:textId="77777777" w:rsidR="00D23906" w:rsidRPr="002D02CC" w:rsidRDefault="00D23906" w:rsidP="00F559DD">
            <w:pPr>
              <w:tabs>
                <w:tab w:val="left" w:pos="-720"/>
              </w:tabs>
              <w:suppressAutoHyphens/>
              <w:jc w:val="center"/>
              <w:rPr>
                <w:sz w:val="16"/>
                <w:szCs w:val="22"/>
              </w:rPr>
            </w:pPr>
          </w:p>
        </w:tc>
        <w:tc>
          <w:tcPr>
            <w:tcW w:w="540" w:type="dxa"/>
          </w:tcPr>
          <w:p w14:paraId="597680DD" w14:textId="77777777" w:rsidR="00D23906" w:rsidRPr="002D02CC" w:rsidRDefault="00D23906" w:rsidP="00F559DD">
            <w:pPr>
              <w:tabs>
                <w:tab w:val="center" w:pos="410"/>
              </w:tabs>
              <w:suppressAutoHyphens/>
              <w:jc w:val="center"/>
              <w:rPr>
                <w:sz w:val="16"/>
                <w:szCs w:val="22"/>
              </w:rPr>
            </w:pPr>
            <w:r>
              <w:rPr>
                <w:sz w:val="16"/>
                <w:szCs w:val="22"/>
              </w:rPr>
              <w:t>.37</w:t>
            </w:r>
          </w:p>
        </w:tc>
        <w:tc>
          <w:tcPr>
            <w:tcW w:w="630" w:type="dxa"/>
          </w:tcPr>
          <w:p w14:paraId="323A7760" w14:textId="77777777" w:rsidR="00D23906" w:rsidRPr="002D02CC" w:rsidRDefault="00D23906" w:rsidP="00F559DD">
            <w:pPr>
              <w:tabs>
                <w:tab w:val="center" w:pos="385"/>
              </w:tabs>
              <w:suppressAutoHyphens/>
              <w:jc w:val="center"/>
              <w:rPr>
                <w:sz w:val="16"/>
                <w:szCs w:val="22"/>
              </w:rPr>
            </w:pPr>
            <w:r>
              <w:rPr>
                <w:sz w:val="16"/>
                <w:szCs w:val="22"/>
              </w:rPr>
              <w:t>.57</w:t>
            </w:r>
          </w:p>
        </w:tc>
        <w:tc>
          <w:tcPr>
            <w:tcW w:w="540" w:type="dxa"/>
          </w:tcPr>
          <w:p w14:paraId="08027698" w14:textId="77777777" w:rsidR="00D23906" w:rsidRPr="002D02CC" w:rsidRDefault="00D23906" w:rsidP="00F559DD">
            <w:pPr>
              <w:tabs>
                <w:tab w:val="center" w:pos="385"/>
              </w:tabs>
              <w:suppressAutoHyphens/>
              <w:jc w:val="center"/>
              <w:rPr>
                <w:sz w:val="16"/>
                <w:szCs w:val="22"/>
              </w:rPr>
            </w:pPr>
            <w:r>
              <w:rPr>
                <w:sz w:val="16"/>
                <w:szCs w:val="22"/>
              </w:rPr>
              <w:t>.86</w:t>
            </w:r>
          </w:p>
        </w:tc>
      </w:tr>
      <w:tr w:rsidR="00D23906" w:rsidRPr="002D02CC" w14:paraId="54BDDBFA" w14:textId="77777777" w:rsidTr="00F559DD">
        <w:trPr>
          <w:cantSplit/>
          <w:jc w:val="center"/>
        </w:trPr>
        <w:tc>
          <w:tcPr>
            <w:tcW w:w="540" w:type="dxa"/>
          </w:tcPr>
          <w:p w14:paraId="608F7232" w14:textId="77777777" w:rsidR="00D23906" w:rsidRPr="002D02CC" w:rsidRDefault="00D23906" w:rsidP="00F559DD">
            <w:pPr>
              <w:keepNext/>
              <w:tabs>
                <w:tab w:val="center" w:pos="428"/>
              </w:tabs>
              <w:suppressAutoHyphens/>
              <w:jc w:val="center"/>
              <w:rPr>
                <w:sz w:val="16"/>
                <w:szCs w:val="22"/>
              </w:rPr>
            </w:pPr>
            <w:r w:rsidRPr="002D02CC">
              <w:rPr>
                <w:bCs/>
                <w:sz w:val="16"/>
                <w:szCs w:val="22"/>
              </w:rPr>
              <w:t>20</w:t>
            </w:r>
          </w:p>
        </w:tc>
        <w:tc>
          <w:tcPr>
            <w:tcW w:w="450" w:type="dxa"/>
          </w:tcPr>
          <w:p w14:paraId="7A1CD721" w14:textId="77777777" w:rsidR="00D23906" w:rsidRPr="002D02CC" w:rsidRDefault="00D23906" w:rsidP="00F559DD">
            <w:pPr>
              <w:keepNext/>
              <w:tabs>
                <w:tab w:val="left" w:pos="-720"/>
              </w:tabs>
              <w:suppressAutoHyphens/>
              <w:jc w:val="center"/>
              <w:rPr>
                <w:sz w:val="16"/>
                <w:szCs w:val="22"/>
              </w:rPr>
            </w:pPr>
          </w:p>
        </w:tc>
        <w:tc>
          <w:tcPr>
            <w:tcW w:w="450" w:type="dxa"/>
          </w:tcPr>
          <w:p w14:paraId="3F760D91" w14:textId="77777777" w:rsidR="00D23906" w:rsidRPr="002D02CC" w:rsidRDefault="00D23906" w:rsidP="00F559DD">
            <w:pPr>
              <w:keepNext/>
              <w:tabs>
                <w:tab w:val="left" w:pos="-720"/>
              </w:tabs>
              <w:suppressAutoHyphens/>
              <w:jc w:val="center"/>
              <w:rPr>
                <w:sz w:val="16"/>
                <w:szCs w:val="22"/>
              </w:rPr>
            </w:pPr>
          </w:p>
        </w:tc>
        <w:tc>
          <w:tcPr>
            <w:tcW w:w="450" w:type="dxa"/>
          </w:tcPr>
          <w:p w14:paraId="2EF341D4" w14:textId="77777777" w:rsidR="00D23906" w:rsidRPr="002D02CC" w:rsidRDefault="00D23906" w:rsidP="00F559DD">
            <w:pPr>
              <w:keepNext/>
              <w:tabs>
                <w:tab w:val="left" w:pos="-720"/>
              </w:tabs>
              <w:suppressAutoHyphens/>
              <w:jc w:val="center"/>
              <w:rPr>
                <w:sz w:val="16"/>
                <w:szCs w:val="22"/>
              </w:rPr>
            </w:pPr>
          </w:p>
        </w:tc>
        <w:tc>
          <w:tcPr>
            <w:tcW w:w="450" w:type="dxa"/>
          </w:tcPr>
          <w:p w14:paraId="453126CD" w14:textId="77777777" w:rsidR="00D23906" w:rsidRPr="002D02CC" w:rsidRDefault="00D23906" w:rsidP="00F559DD">
            <w:pPr>
              <w:keepNext/>
              <w:tabs>
                <w:tab w:val="left" w:pos="-720"/>
              </w:tabs>
              <w:suppressAutoHyphens/>
              <w:jc w:val="center"/>
              <w:rPr>
                <w:sz w:val="16"/>
                <w:szCs w:val="22"/>
              </w:rPr>
            </w:pPr>
          </w:p>
        </w:tc>
        <w:tc>
          <w:tcPr>
            <w:tcW w:w="450" w:type="dxa"/>
          </w:tcPr>
          <w:p w14:paraId="09AA5693" w14:textId="77777777" w:rsidR="00D23906" w:rsidRPr="002D02CC" w:rsidRDefault="00D23906" w:rsidP="00F559DD">
            <w:pPr>
              <w:keepNext/>
              <w:tabs>
                <w:tab w:val="left" w:pos="-720"/>
              </w:tabs>
              <w:suppressAutoHyphens/>
              <w:jc w:val="center"/>
              <w:rPr>
                <w:sz w:val="16"/>
                <w:szCs w:val="22"/>
              </w:rPr>
            </w:pPr>
          </w:p>
        </w:tc>
        <w:tc>
          <w:tcPr>
            <w:tcW w:w="450" w:type="dxa"/>
          </w:tcPr>
          <w:p w14:paraId="66C7FF8B" w14:textId="77777777" w:rsidR="00D23906" w:rsidRPr="002D02CC" w:rsidRDefault="00D23906" w:rsidP="00F559DD">
            <w:pPr>
              <w:keepNext/>
              <w:tabs>
                <w:tab w:val="left" w:pos="-720"/>
              </w:tabs>
              <w:suppressAutoHyphens/>
              <w:jc w:val="center"/>
              <w:rPr>
                <w:sz w:val="16"/>
                <w:szCs w:val="22"/>
              </w:rPr>
            </w:pPr>
          </w:p>
        </w:tc>
        <w:tc>
          <w:tcPr>
            <w:tcW w:w="540" w:type="dxa"/>
          </w:tcPr>
          <w:p w14:paraId="21A375E7" w14:textId="77777777" w:rsidR="00D23906" w:rsidRPr="002D02CC" w:rsidRDefault="00D23906" w:rsidP="00F559DD">
            <w:pPr>
              <w:keepNext/>
              <w:tabs>
                <w:tab w:val="left" w:pos="-720"/>
              </w:tabs>
              <w:suppressAutoHyphens/>
              <w:jc w:val="center"/>
              <w:rPr>
                <w:sz w:val="16"/>
                <w:szCs w:val="22"/>
              </w:rPr>
            </w:pPr>
          </w:p>
        </w:tc>
        <w:tc>
          <w:tcPr>
            <w:tcW w:w="540" w:type="dxa"/>
          </w:tcPr>
          <w:p w14:paraId="16EEE2CE" w14:textId="77777777" w:rsidR="00D23906" w:rsidRPr="002D02CC" w:rsidRDefault="00D23906" w:rsidP="00F559DD">
            <w:pPr>
              <w:keepNext/>
              <w:tabs>
                <w:tab w:val="center" w:pos="410"/>
              </w:tabs>
              <w:suppressAutoHyphens/>
              <w:jc w:val="center"/>
              <w:rPr>
                <w:sz w:val="16"/>
                <w:szCs w:val="22"/>
              </w:rPr>
            </w:pPr>
            <w:r>
              <w:rPr>
                <w:sz w:val="16"/>
                <w:szCs w:val="22"/>
              </w:rPr>
              <w:t>.37</w:t>
            </w:r>
          </w:p>
        </w:tc>
        <w:tc>
          <w:tcPr>
            <w:tcW w:w="630" w:type="dxa"/>
          </w:tcPr>
          <w:p w14:paraId="657FC20A" w14:textId="77777777" w:rsidR="00D23906" w:rsidRPr="002D02CC" w:rsidRDefault="00D23906" w:rsidP="00F559DD">
            <w:pPr>
              <w:keepNext/>
              <w:tabs>
                <w:tab w:val="center" w:pos="385"/>
              </w:tabs>
              <w:suppressAutoHyphens/>
              <w:jc w:val="center"/>
              <w:rPr>
                <w:sz w:val="16"/>
                <w:szCs w:val="22"/>
              </w:rPr>
            </w:pPr>
            <w:r>
              <w:rPr>
                <w:sz w:val="16"/>
                <w:szCs w:val="22"/>
              </w:rPr>
              <w:t>.53</w:t>
            </w:r>
          </w:p>
        </w:tc>
        <w:tc>
          <w:tcPr>
            <w:tcW w:w="540" w:type="dxa"/>
          </w:tcPr>
          <w:p w14:paraId="7143E53A" w14:textId="77777777" w:rsidR="00D23906" w:rsidRPr="002D02CC" w:rsidRDefault="00D23906" w:rsidP="00F559DD">
            <w:pPr>
              <w:keepNext/>
              <w:tabs>
                <w:tab w:val="center" w:pos="385"/>
              </w:tabs>
              <w:suppressAutoHyphens/>
              <w:jc w:val="center"/>
              <w:rPr>
                <w:sz w:val="16"/>
                <w:szCs w:val="22"/>
              </w:rPr>
            </w:pPr>
            <w:r>
              <w:rPr>
                <w:sz w:val="16"/>
                <w:szCs w:val="22"/>
              </w:rPr>
              <w:t>.83</w:t>
            </w:r>
          </w:p>
        </w:tc>
      </w:tr>
      <w:tr w:rsidR="00D23906" w:rsidRPr="002D02CC" w14:paraId="44A35F98" w14:textId="77777777" w:rsidTr="00F559DD">
        <w:trPr>
          <w:cantSplit/>
          <w:jc w:val="center"/>
        </w:trPr>
        <w:tc>
          <w:tcPr>
            <w:tcW w:w="540" w:type="dxa"/>
          </w:tcPr>
          <w:p w14:paraId="12ACF40B" w14:textId="77777777" w:rsidR="00D23906" w:rsidRPr="002D02CC" w:rsidRDefault="00D23906" w:rsidP="00F559DD">
            <w:pPr>
              <w:keepNext/>
              <w:tabs>
                <w:tab w:val="center" w:pos="428"/>
              </w:tabs>
              <w:suppressAutoHyphens/>
              <w:jc w:val="center"/>
              <w:rPr>
                <w:sz w:val="16"/>
                <w:szCs w:val="22"/>
              </w:rPr>
            </w:pPr>
            <w:r w:rsidRPr="002D02CC">
              <w:rPr>
                <w:bCs/>
                <w:sz w:val="16"/>
                <w:szCs w:val="22"/>
              </w:rPr>
              <w:t>21</w:t>
            </w:r>
          </w:p>
        </w:tc>
        <w:tc>
          <w:tcPr>
            <w:tcW w:w="450" w:type="dxa"/>
          </w:tcPr>
          <w:p w14:paraId="101B04E5" w14:textId="77777777" w:rsidR="00D23906" w:rsidRPr="002D02CC" w:rsidRDefault="00D23906" w:rsidP="00F559DD">
            <w:pPr>
              <w:keepNext/>
              <w:tabs>
                <w:tab w:val="left" w:pos="-720"/>
              </w:tabs>
              <w:suppressAutoHyphens/>
              <w:jc w:val="center"/>
              <w:rPr>
                <w:sz w:val="16"/>
                <w:szCs w:val="22"/>
              </w:rPr>
            </w:pPr>
          </w:p>
        </w:tc>
        <w:tc>
          <w:tcPr>
            <w:tcW w:w="450" w:type="dxa"/>
          </w:tcPr>
          <w:p w14:paraId="77976FD3" w14:textId="77777777" w:rsidR="00D23906" w:rsidRPr="002D02CC" w:rsidRDefault="00D23906" w:rsidP="00F559DD">
            <w:pPr>
              <w:keepNext/>
              <w:tabs>
                <w:tab w:val="left" w:pos="-720"/>
              </w:tabs>
              <w:suppressAutoHyphens/>
              <w:jc w:val="center"/>
              <w:rPr>
                <w:sz w:val="16"/>
                <w:szCs w:val="22"/>
              </w:rPr>
            </w:pPr>
          </w:p>
        </w:tc>
        <w:tc>
          <w:tcPr>
            <w:tcW w:w="450" w:type="dxa"/>
          </w:tcPr>
          <w:p w14:paraId="07A9D90F" w14:textId="77777777" w:rsidR="00D23906" w:rsidRPr="002D02CC" w:rsidRDefault="00D23906" w:rsidP="00F559DD">
            <w:pPr>
              <w:keepNext/>
              <w:tabs>
                <w:tab w:val="left" w:pos="-720"/>
              </w:tabs>
              <w:suppressAutoHyphens/>
              <w:jc w:val="center"/>
              <w:rPr>
                <w:sz w:val="16"/>
                <w:szCs w:val="22"/>
              </w:rPr>
            </w:pPr>
          </w:p>
        </w:tc>
        <w:tc>
          <w:tcPr>
            <w:tcW w:w="450" w:type="dxa"/>
          </w:tcPr>
          <w:p w14:paraId="19F8BB0A" w14:textId="77777777" w:rsidR="00D23906" w:rsidRPr="002D02CC" w:rsidRDefault="00D23906" w:rsidP="00F559DD">
            <w:pPr>
              <w:keepNext/>
              <w:tabs>
                <w:tab w:val="left" w:pos="-720"/>
              </w:tabs>
              <w:suppressAutoHyphens/>
              <w:jc w:val="center"/>
              <w:rPr>
                <w:sz w:val="16"/>
                <w:szCs w:val="22"/>
              </w:rPr>
            </w:pPr>
          </w:p>
        </w:tc>
        <w:tc>
          <w:tcPr>
            <w:tcW w:w="450" w:type="dxa"/>
          </w:tcPr>
          <w:p w14:paraId="762C3703" w14:textId="77777777" w:rsidR="00D23906" w:rsidRPr="002D02CC" w:rsidRDefault="00D23906" w:rsidP="00F559DD">
            <w:pPr>
              <w:keepNext/>
              <w:tabs>
                <w:tab w:val="left" w:pos="-720"/>
              </w:tabs>
              <w:suppressAutoHyphens/>
              <w:jc w:val="center"/>
              <w:rPr>
                <w:sz w:val="16"/>
                <w:szCs w:val="22"/>
              </w:rPr>
            </w:pPr>
          </w:p>
        </w:tc>
        <w:tc>
          <w:tcPr>
            <w:tcW w:w="450" w:type="dxa"/>
          </w:tcPr>
          <w:p w14:paraId="194759C4" w14:textId="77777777" w:rsidR="00D23906" w:rsidRPr="002D02CC" w:rsidRDefault="00D23906" w:rsidP="00F559DD">
            <w:pPr>
              <w:keepNext/>
              <w:tabs>
                <w:tab w:val="left" w:pos="-720"/>
              </w:tabs>
              <w:suppressAutoHyphens/>
              <w:jc w:val="center"/>
              <w:rPr>
                <w:sz w:val="16"/>
                <w:szCs w:val="22"/>
              </w:rPr>
            </w:pPr>
          </w:p>
        </w:tc>
        <w:tc>
          <w:tcPr>
            <w:tcW w:w="540" w:type="dxa"/>
          </w:tcPr>
          <w:p w14:paraId="614B686D" w14:textId="77777777" w:rsidR="00D23906" w:rsidRPr="002D02CC" w:rsidRDefault="00D23906" w:rsidP="00F559DD">
            <w:pPr>
              <w:keepNext/>
              <w:tabs>
                <w:tab w:val="left" w:pos="-720"/>
              </w:tabs>
              <w:suppressAutoHyphens/>
              <w:jc w:val="center"/>
              <w:rPr>
                <w:sz w:val="16"/>
                <w:szCs w:val="22"/>
              </w:rPr>
            </w:pPr>
          </w:p>
        </w:tc>
        <w:tc>
          <w:tcPr>
            <w:tcW w:w="540" w:type="dxa"/>
          </w:tcPr>
          <w:p w14:paraId="24F20E97" w14:textId="77777777" w:rsidR="00D23906" w:rsidRPr="002D02CC" w:rsidRDefault="00D23906" w:rsidP="00F559DD">
            <w:pPr>
              <w:keepNext/>
              <w:tabs>
                <w:tab w:val="center" w:pos="410"/>
              </w:tabs>
              <w:suppressAutoHyphens/>
              <w:jc w:val="center"/>
              <w:rPr>
                <w:sz w:val="16"/>
                <w:szCs w:val="22"/>
              </w:rPr>
            </w:pPr>
            <w:r>
              <w:rPr>
                <w:sz w:val="16"/>
                <w:szCs w:val="22"/>
              </w:rPr>
              <w:t>.37</w:t>
            </w:r>
          </w:p>
        </w:tc>
        <w:tc>
          <w:tcPr>
            <w:tcW w:w="630" w:type="dxa"/>
          </w:tcPr>
          <w:p w14:paraId="75268D65" w14:textId="77777777" w:rsidR="00D23906" w:rsidRPr="002D02CC" w:rsidRDefault="00D23906" w:rsidP="00F559DD">
            <w:pPr>
              <w:keepNext/>
              <w:tabs>
                <w:tab w:val="center" w:pos="385"/>
              </w:tabs>
              <w:suppressAutoHyphens/>
              <w:jc w:val="center"/>
              <w:rPr>
                <w:sz w:val="16"/>
                <w:szCs w:val="22"/>
              </w:rPr>
            </w:pPr>
            <w:r>
              <w:rPr>
                <w:sz w:val="16"/>
                <w:szCs w:val="22"/>
              </w:rPr>
              <w:t>.52</w:t>
            </w:r>
          </w:p>
        </w:tc>
        <w:tc>
          <w:tcPr>
            <w:tcW w:w="540" w:type="dxa"/>
          </w:tcPr>
          <w:p w14:paraId="630B5406" w14:textId="77777777" w:rsidR="00D23906" w:rsidRPr="002D02CC" w:rsidRDefault="00D23906" w:rsidP="00F559DD">
            <w:pPr>
              <w:keepNext/>
              <w:tabs>
                <w:tab w:val="center" w:pos="385"/>
              </w:tabs>
              <w:suppressAutoHyphens/>
              <w:jc w:val="center"/>
              <w:rPr>
                <w:sz w:val="16"/>
                <w:szCs w:val="22"/>
              </w:rPr>
            </w:pPr>
            <w:r>
              <w:rPr>
                <w:sz w:val="16"/>
                <w:szCs w:val="22"/>
              </w:rPr>
              <w:t>.82</w:t>
            </w:r>
          </w:p>
        </w:tc>
      </w:tr>
      <w:tr w:rsidR="00D23906" w:rsidRPr="002D02CC" w14:paraId="0998ED8F" w14:textId="77777777" w:rsidTr="00F559DD">
        <w:trPr>
          <w:cantSplit/>
          <w:jc w:val="center"/>
        </w:trPr>
        <w:tc>
          <w:tcPr>
            <w:tcW w:w="540" w:type="dxa"/>
          </w:tcPr>
          <w:p w14:paraId="4A9715E5" w14:textId="77777777" w:rsidR="00D23906" w:rsidRPr="002D02CC" w:rsidRDefault="00D23906" w:rsidP="00F559DD">
            <w:pPr>
              <w:keepNext/>
              <w:tabs>
                <w:tab w:val="center" w:pos="428"/>
              </w:tabs>
              <w:suppressAutoHyphens/>
              <w:jc w:val="center"/>
              <w:rPr>
                <w:sz w:val="16"/>
                <w:szCs w:val="22"/>
              </w:rPr>
            </w:pPr>
            <w:r w:rsidRPr="002D02CC">
              <w:rPr>
                <w:bCs/>
                <w:sz w:val="16"/>
                <w:szCs w:val="22"/>
              </w:rPr>
              <w:t>22</w:t>
            </w:r>
          </w:p>
        </w:tc>
        <w:tc>
          <w:tcPr>
            <w:tcW w:w="450" w:type="dxa"/>
          </w:tcPr>
          <w:p w14:paraId="212FDD91" w14:textId="77777777" w:rsidR="00D23906" w:rsidRPr="002D02CC" w:rsidRDefault="00D23906" w:rsidP="00F559DD">
            <w:pPr>
              <w:keepNext/>
              <w:tabs>
                <w:tab w:val="left" w:pos="-720"/>
              </w:tabs>
              <w:suppressAutoHyphens/>
              <w:jc w:val="center"/>
              <w:rPr>
                <w:sz w:val="16"/>
                <w:szCs w:val="22"/>
              </w:rPr>
            </w:pPr>
          </w:p>
        </w:tc>
        <w:tc>
          <w:tcPr>
            <w:tcW w:w="450" w:type="dxa"/>
          </w:tcPr>
          <w:p w14:paraId="4453C251" w14:textId="77777777" w:rsidR="00D23906" w:rsidRPr="002D02CC" w:rsidRDefault="00D23906" w:rsidP="00F559DD">
            <w:pPr>
              <w:keepNext/>
              <w:tabs>
                <w:tab w:val="left" w:pos="-720"/>
              </w:tabs>
              <w:suppressAutoHyphens/>
              <w:jc w:val="center"/>
              <w:rPr>
                <w:sz w:val="16"/>
                <w:szCs w:val="22"/>
              </w:rPr>
            </w:pPr>
          </w:p>
        </w:tc>
        <w:tc>
          <w:tcPr>
            <w:tcW w:w="450" w:type="dxa"/>
          </w:tcPr>
          <w:p w14:paraId="5C527192" w14:textId="77777777" w:rsidR="00D23906" w:rsidRPr="002D02CC" w:rsidRDefault="00D23906" w:rsidP="00F559DD">
            <w:pPr>
              <w:keepNext/>
              <w:tabs>
                <w:tab w:val="left" w:pos="-720"/>
              </w:tabs>
              <w:suppressAutoHyphens/>
              <w:jc w:val="center"/>
              <w:rPr>
                <w:sz w:val="16"/>
                <w:szCs w:val="22"/>
              </w:rPr>
            </w:pPr>
          </w:p>
        </w:tc>
        <w:tc>
          <w:tcPr>
            <w:tcW w:w="450" w:type="dxa"/>
          </w:tcPr>
          <w:p w14:paraId="61DBC734" w14:textId="77777777" w:rsidR="00D23906" w:rsidRPr="002D02CC" w:rsidRDefault="00D23906" w:rsidP="00F559DD">
            <w:pPr>
              <w:keepNext/>
              <w:tabs>
                <w:tab w:val="left" w:pos="-720"/>
              </w:tabs>
              <w:suppressAutoHyphens/>
              <w:jc w:val="center"/>
              <w:rPr>
                <w:sz w:val="16"/>
                <w:szCs w:val="22"/>
              </w:rPr>
            </w:pPr>
          </w:p>
        </w:tc>
        <w:tc>
          <w:tcPr>
            <w:tcW w:w="450" w:type="dxa"/>
          </w:tcPr>
          <w:p w14:paraId="4775F593" w14:textId="77777777" w:rsidR="00D23906" w:rsidRPr="002D02CC" w:rsidRDefault="00D23906" w:rsidP="00F559DD">
            <w:pPr>
              <w:keepNext/>
              <w:tabs>
                <w:tab w:val="left" w:pos="-720"/>
              </w:tabs>
              <w:suppressAutoHyphens/>
              <w:jc w:val="center"/>
              <w:rPr>
                <w:sz w:val="16"/>
                <w:szCs w:val="22"/>
              </w:rPr>
            </w:pPr>
          </w:p>
        </w:tc>
        <w:tc>
          <w:tcPr>
            <w:tcW w:w="450" w:type="dxa"/>
          </w:tcPr>
          <w:p w14:paraId="135AE085" w14:textId="77777777" w:rsidR="00D23906" w:rsidRPr="002D02CC" w:rsidRDefault="00D23906" w:rsidP="00F559DD">
            <w:pPr>
              <w:keepNext/>
              <w:tabs>
                <w:tab w:val="left" w:pos="-720"/>
              </w:tabs>
              <w:suppressAutoHyphens/>
              <w:jc w:val="center"/>
              <w:rPr>
                <w:sz w:val="16"/>
                <w:szCs w:val="22"/>
              </w:rPr>
            </w:pPr>
          </w:p>
        </w:tc>
        <w:tc>
          <w:tcPr>
            <w:tcW w:w="540" w:type="dxa"/>
          </w:tcPr>
          <w:p w14:paraId="2064192C" w14:textId="77777777" w:rsidR="00D23906" w:rsidRPr="002D02CC" w:rsidRDefault="00D23906" w:rsidP="00F559DD">
            <w:pPr>
              <w:keepNext/>
              <w:tabs>
                <w:tab w:val="left" w:pos="-720"/>
              </w:tabs>
              <w:suppressAutoHyphens/>
              <w:jc w:val="center"/>
              <w:rPr>
                <w:sz w:val="16"/>
                <w:szCs w:val="22"/>
              </w:rPr>
            </w:pPr>
          </w:p>
        </w:tc>
        <w:tc>
          <w:tcPr>
            <w:tcW w:w="540" w:type="dxa"/>
          </w:tcPr>
          <w:p w14:paraId="3B267212" w14:textId="77777777" w:rsidR="00D23906" w:rsidRPr="002D02CC" w:rsidRDefault="00D23906" w:rsidP="00F559DD">
            <w:pPr>
              <w:keepNext/>
              <w:tabs>
                <w:tab w:val="left" w:pos="-720"/>
              </w:tabs>
              <w:suppressAutoHyphens/>
              <w:jc w:val="center"/>
              <w:rPr>
                <w:sz w:val="16"/>
                <w:szCs w:val="22"/>
              </w:rPr>
            </w:pPr>
          </w:p>
        </w:tc>
        <w:tc>
          <w:tcPr>
            <w:tcW w:w="630" w:type="dxa"/>
          </w:tcPr>
          <w:p w14:paraId="4CF2E226" w14:textId="77777777" w:rsidR="00D23906" w:rsidRPr="002D02CC" w:rsidRDefault="00D23906" w:rsidP="00F559DD">
            <w:pPr>
              <w:keepNext/>
              <w:tabs>
                <w:tab w:val="center" w:pos="385"/>
              </w:tabs>
              <w:suppressAutoHyphens/>
              <w:jc w:val="center"/>
              <w:rPr>
                <w:sz w:val="16"/>
                <w:szCs w:val="22"/>
              </w:rPr>
            </w:pPr>
            <w:r>
              <w:rPr>
                <w:sz w:val="16"/>
                <w:szCs w:val="22"/>
              </w:rPr>
              <w:t>.52</w:t>
            </w:r>
          </w:p>
        </w:tc>
        <w:tc>
          <w:tcPr>
            <w:tcW w:w="540" w:type="dxa"/>
          </w:tcPr>
          <w:p w14:paraId="1CDA9BD5" w14:textId="77777777" w:rsidR="00D23906" w:rsidRPr="002D02CC" w:rsidRDefault="00D23906" w:rsidP="00F559DD">
            <w:pPr>
              <w:keepNext/>
              <w:tabs>
                <w:tab w:val="center" w:pos="385"/>
              </w:tabs>
              <w:suppressAutoHyphens/>
              <w:jc w:val="center"/>
              <w:rPr>
                <w:sz w:val="16"/>
                <w:szCs w:val="22"/>
              </w:rPr>
            </w:pPr>
            <w:r>
              <w:rPr>
                <w:sz w:val="16"/>
                <w:szCs w:val="22"/>
              </w:rPr>
              <w:t>.80</w:t>
            </w:r>
          </w:p>
        </w:tc>
      </w:tr>
      <w:tr w:rsidR="00D23906" w:rsidRPr="002D02CC" w14:paraId="38EA04D0" w14:textId="77777777" w:rsidTr="00F559DD">
        <w:trPr>
          <w:cantSplit/>
          <w:jc w:val="center"/>
        </w:trPr>
        <w:tc>
          <w:tcPr>
            <w:tcW w:w="540" w:type="dxa"/>
          </w:tcPr>
          <w:p w14:paraId="4ADE3CBF" w14:textId="77777777" w:rsidR="00D23906" w:rsidRPr="002D02CC" w:rsidRDefault="00D23906" w:rsidP="00F559DD">
            <w:pPr>
              <w:keepNext/>
              <w:tabs>
                <w:tab w:val="center" w:pos="428"/>
              </w:tabs>
              <w:suppressAutoHyphens/>
              <w:jc w:val="center"/>
              <w:rPr>
                <w:sz w:val="16"/>
                <w:szCs w:val="22"/>
              </w:rPr>
            </w:pPr>
            <w:r w:rsidRPr="002D02CC">
              <w:rPr>
                <w:bCs/>
                <w:sz w:val="16"/>
                <w:szCs w:val="22"/>
              </w:rPr>
              <w:t>23</w:t>
            </w:r>
          </w:p>
        </w:tc>
        <w:tc>
          <w:tcPr>
            <w:tcW w:w="450" w:type="dxa"/>
          </w:tcPr>
          <w:p w14:paraId="4ACD5543" w14:textId="77777777" w:rsidR="00D23906" w:rsidRPr="002D02CC" w:rsidRDefault="00D23906" w:rsidP="00F559DD">
            <w:pPr>
              <w:keepNext/>
              <w:tabs>
                <w:tab w:val="left" w:pos="-720"/>
              </w:tabs>
              <w:suppressAutoHyphens/>
              <w:jc w:val="center"/>
              <w:rPr>
                <w:sz w:val="16"/>
                <w:szCs w:val="22"/>
              </w:rPr>
            </w:pPr>
          </w:p>
        </w:tc>
        <w:tc>
          <w:tcPr>
            <w:tcW w:w="450" w:type="dxa"/>
          </w:tcPr>
          <w:p w14:paraId="424CB811" w14:textId="77777777" w:rsidR="00D23906" w:rsidRPr="002D02CC" w:rsidRDefault="00D23906" w:rsidP="00F559DD">
            <w:pPr>
              <w:keepNext/>
              <w:tabs>
                <w:tab w:val="left" w:pos="-720"/>
              </w:tabs>
              <w:suppressAutoHyphens/>
              <w:jc w:val="center"/>
              <w:rPr>
                <w:sz w:val="16"/>
                <w:szCs w:val="22"/>
              </w:rPr>
            </w:pPr>
          </w:p>
        </w:tc>
        <w:tc>
          <w:tcPr>
            <w:tcW w:w="450" w:type="dxa"/>
          </w:tcPr>
          <w:p w14:paraId="143E3E05" w14:textId="77777777" w:rsidR="00D23906" w:rsidRPr="002D02CC" w:rsidRDefault="00D23906" w:rsidP="00F559DD">
            <w:pPr>
              <w:keepNext/>
              <w:tabs>
                <w:tab w:val="left" w:pos="-720"/>
              </w:tabs>
              <w:suppressAutoHyphens/>
              <w:jc w:val="center"/>
              <w:rPr>
                <w:sz w:val="16"/>
                <w:szCs w:val="22"/>
              </w:rPr>
            </w:pPr>
          </w:p>
        </w:tc>
        <w:tc>
          <w:tcPr>
            <w:tcW w:w="450" w:type="dxa"/>
          </w:tcPr>
          <w:p w14:paraId="32DDF120" w14:textId="77777777" w:rsidR="00D23906" w:rsidRPr="002D02CC" w:rsidRDefault="00D23906" w:rsidP="00F559DD">
            <w:pPr>
              <w:keepNext/>
              <w:tabs>
                <w:tab w:val="left" w:pos="-720"/>
              </w:tabs>
              <w:suppressAutoHyphens/>
              <w:jc w:val="center"/>
              <w:rPr>
                <w:sz w:val="16"/>
                <w:szCs w:val="22"/>
              </w:rPr>
            </w:pPr>
          </w:p>
        </w:tc>
        <w:tc>
          <w:tcPr>
            <w:tcW w:w="450" w:type="dxa"/>
          </w:tcPr>
          <w:p w14:paraId="07783205" w14:textId="77777777" w:rsidR="00D23906" w:rsidRPr="002D02CC" w:rsidRDefault="00D23906" w:rsidP="00F559DD">
            <w:pPr>
              <w:keepNext/>
              <w:tabs>
                <w:tab w:val="left" w:pos="-720"/>
              </w:tabs>
              <w:suppressAutoHyphens/>
              <w:jc w:val="center"/>
              <w:rPr>
                <w:sz w:val="16"/>
                <w:szCs w:val="22"/>
              </w:rPr>
            </w:pPr>
          </w:p>
        </w:tc>
        <w:tc>
          <w:tcPr>
            <w:tcW w:w="450" w:type="dxa"/>
          </w:tcPr>
          <w:p w14:paraId="292391AE" w14:textId="77777777" w:rsidR="00D23906" w:rsidRPr="002D02CC" w:rsidRDefault="00D23906" w:rsidP="00F559DD">
            <w:pPr>
              <w:keepNext/>
              <w:tabs>
                <w:tab w:val="left" w:pos="-720"/>
              </w:tabs>
              <w:suppressAutoHyphens/>
              <w:jc w:val="center"/>
              <w:rPr>
                <w:sz w:val="16"/>
                <w:szCs w:val="22"/>
              </w:rPr>
            </w:pPr>
          </w:p>
        </w:tc>
        <w:tc>
          <w:tcPr>
            <w:tcW w:w="540" w:type="dxa"/>
          </w:tcPr>
          <w:p w14:paraId="54988BF6" w14:textId="77777777" w:rsidR="00D23906" w:rsidRPr="002D02CC" w:rsidRDefault="00D23906" w:rsidP="00F559DD">
            <w:pPr>
              <w:keepNext/>
              <w:tabs>
                <w:tab w:val="left" w:pos="-720"/>
              </w:tabs>
              <w:suppressAutoHyphens/>
              <w:jc w:val="center"/>
              <w:rPr>
                <w:sz w:val="16"/>
                <w:szCs w:val="22"/>
              </w:rPr>
            </w:pPr>
          </w:p>
        </w:tc>
        <w:tc>
          <w:tcPr>
            <w:tcW w:w="540" w:type="dxa"/>
          </w:tcPr>
          <w:p w14:paraId="7B3E4EB4" w14:textId="77777777" w:rsidR="00D23906" w:rsidRPr="002D02CC" w:rsidRDefault="00D23906" w:rsidP="00F559DD">
            <w:pPr>
              <w:keepNext/>
              <w:tabs>
                <w:tab w:val="left" w:pos="-720"/>
              </w:tabs>
              <w:suppressAutoHyphens/>
              <w:jc w:val="center"/>
              <w:rPr>
                <w:sz w:val="16"/>
                <w:szCs w:val="22"/>
              </w:rPr>
            </w:pPr>
          </w:p>
        </w:tc>
        <w:tc>
          <w:tcPr>
            <w:tcW w:w="630" w:type="dxa"/>
          </w:tcPr>
          <w:p w14:paraId="205E56A3" w14:textId="77777777" w:rsidR="00D23906" w:rsidRPr="002D02CC" w:rsidRDefault="00D23906" w:rsidP="00F559DD">
            <w:pPr>
              <w:keepNext/>
              <w:tabs>
                <w:tab w:val="center" w:pos="385"/>
              </w:tabs>
              <w:suppressAutoHyphens/>
              <w:jc w:val="center"/>
              <w:rPr>
                <w:sz w:val="16"/>
                <w:szCs w:val="22"/>
              </w:rPr>
            </w:pPr>
            <w:r>
              <w:rPr>
                <w:sz w:val="16"/>
                <w:szCs w:val="22"/>
              </w:rPr>
              <w:t>.50</w:t>
            </w:r>
          </w:p>
        </w:tc>
        <w:tc>
          <w:tcPr>
            <w:tcW w:w="540" w:type="dxa"/>
          </w:tcPr>
          <w:p w14:paraId="5E2E7FCF" w14:textId="77777777" w:rsidR="00D23906" w:rsidRPr="002D02CC" w:rsidRDefault="00D23906" w:rsidP="00F559DD">
            <w:pPr>
              <w:keepNext/>
              <w:tabs>
                <w:tab w:val="center" w:pos="385"/>
              </w:tabs>
              <w:suppressAutoHyphens/>
              <w:jc w:val="center"/>
              <w:rPr>
                <w:sz w:val="16"/>
                <w:szCs w:val="22"/>
              </w:rPr>
            </w:pPr>
            <w:r>
              <w:rPr>
                <w:sz w:val="16"/>
                <w:szCs w:val="22"/>
              </w:rPr>
              <w:t>.76</w:t>
            </w:r>
          </w:p>
        </w:tc>
      </w:tr>
      <w:tr w:rsidR="00D23906" w:rsidRPr="002D02CC" w14:paraId="289B6E16" w14:textId="77777777" w:rsidTr="00F559DD">
        <w:trPr>
          <w:cantSplit/>
          <w:jc w:val="center"/>
        </w:trPr>
        <w:tc>
          <w:tcPr>
            <w:tcW w:w="540" w:type="dxa"/>
          </w:tcPr>
          <w:p w14:paraId="04C76686" w14:textId="77777777" w:rsidR="00D23906" w:rsidRPr="002D02CC" w:rsidRDefault="00D23906" w:rsidP="00F559DD">
            <w:pPr>
              <w:keepNext/>
              <w:tabs>
                <w:tab w:val="center" w:pos="428"/>
              </w:tabs>
              <w:suppressAutoHyphens/>
              <w:jc w:val="center"/>
              <w:rPr>
                <w:sz w:val="16"/>
                <w:szCs w:val="22"/>
              </w:rPr>
            </w:pPr>
            <w:r w:rsidRPr="002D02CC">
              <w:rPr>
                <w:bCs/>
                <w:sz w:val="16"/>
                <w:szCs w:val="22"/>
              </w:rPr>
              <w:t>24</w:t>
            </w:r>
          </w:p>
        </w:tc>
        <w:tc>
          <w:tcPr>
            <w:tcW w:w="450" w:type="dxa"/>
          </w:tcPr>
          <w:p w14:paraId="70B4D6AD" w14:textId="77777777" w:rsidR="00D23906" w:rsidRPr="002D02CC" w:rsidRDefault="00D23906" w:rsidP="00F559DD">
            <w:pPr>
              <w:keepNext/>
              <w:tabs>
                <w:tab w:val="left" w:pos="-720"/>
              </w:tabs>
              <w:suppressAutoHyphens/>
              <w:jc w:val="center"/>
              <w:rPr>
                <w:sz w:val="16"/>
                <w:szCs w:val="22"/>
              </w:rPr>
            </w:pPr>
          </w:p>
        </w:tc>
        <w:tc>
          <w:tcPr>
            <w:tcW w:w="450" w:type="dxa"/>
          </w:tcPr>
          <w:p w14:paraId="649CAD4C" w14:textId="77777777" w:rsidR="00D23906" w:rsidRPr="002D02CC" w:rsidRDefault="00D23906" w:rsidP="00F559DD">
            <w:pPr>
              <w:keepNext/>
              <w:tabs>
                <w:tab w:val="left" w:pos="-720"/>
              </w:tabs>
              <w:suppressAutoHyphens/>
              <w:jc w:val="center"/>
              <w:rPr>
                <w:sz w:val="16"/>
                <w:szCs w:val="22"/>
              </w:rPr>
            </w:pPr>
          </w:p>
        </w:tc>
        <w:tc>
          <w:tcPr>
            <w:tcW w:w="450" w:type="dxa"/>
          </w:tcPr>
          <w:p w14:paraId="69B11F96" w14:textId="77777777" w:rsidR="00D23906" w:rsidRPr="002D02CC" w:rsidRDefault="00D23906" w:rsidP="00F559DD">
            <w:pPr>
              <w:keepNext/>
              <w:tabs>
                <w:tab w:val="left" w:pos="-720"/>
              </w:tabs>
              <w:suppressAutoHyphens/>
              <w:jc w:val="center"/>
              <w:rPr>
                <w:sz w:val="16"/>
                <w:szCs w:val="22"/>
              </w:rPr>
            </w:pPr>
          </w:p>
        </w:tc>
        <w:tc>
          <w:tcPr>
            <w:tcW w:w="450" w:type="dxa"/>
          </w:tcPr>
          <w:p w14:paraId="4B15BBAC" w14:textId="77777777" w:rsidR="00D23906" w:rsidRPr="002D02CC" w:rsidRDefault="00D23906" w:rsidP="00F559DD">
            <w:pPr>
              <w:keepNext/>
              <w:tabs>
                <w:tab w:val="left" w:pos="-720"/>
              </w:tabs>
              <w:suppressAutoHyphens/>
              <w:jc w:val="center"/>
              <w:rPr>
                <w:sz w:val="16"/>
                <w:szCs w:val="22"/>
              </w:rPr>
            </w:pPr>
          </w:p>
        </w:tc>
        <w:tc>
          <w:tcPr>
            <w:tcW w:w="450" w:type="dxa"/>
          </w:tcPr>
          <w:p w14:paraId="1BCD8AD5" w14:textId="77777777" w:rsidR="00D23906" w:rsidRPr="002D02CC" w:rsidRDefault="00D23906" w:rsidP="00F559DD">
            <w:pPr>
              <w:keepNext/>
              <w:tabs>
                <w:tab w:val="left" w:pos="-720"/>
              </w:tabs>
              <w:suppressAutoHyphens/>
              <w:jc w:val="center"/>
              <w:rPr>
                <w:sz w:val="16"/>
                <w:szCs w:val="22"/>
              </w:rPr>
            </w:pPr>
          </w:p>
        </w:tc>
        <w:tc>
          <w:tcPr>
            <w:tcW w:w="450" w:type="dxa"/>
          </w:tcPr>
          <w:p w14:paraId="3753BC96" w14:textId="77777777" w:rsidR="00D23906" w:rsidRPr="002D02CC" w:rsidRDefault="00D23906" w:rsidP="00F559DD">
            <w:pPr>
              <w:keepNext/>
              <w:tabs>
                <w:tab w:val="left" w:pos="-720"/>
              </w:tabs>
              <w:suppressAutoHyphens/>
              <w:jc w:val="center"/>
              <w:rPr>
                <w:sz w:val="16"/>
                <w:szCs w:val="22"/>
              </w:rPr>
            </w:pPr>
          </w:p>
        </w:tc>
        <w:tc>
          <w:tcPr>
            <w:tcW w:w="540" w:type="dxa"/>
          </w:tcPr>
          <w:p w14:paraId="22768A9B" w14:textId="77777777" w:rsidR="00D23906" w:rsidRPr="002D02CC" w:rsidRDefault="00D23906" w:rsidP="00F559DD">
            <w:pPr>
              <w:keepNext/>
              <w:tabs>
                <w:tab w:val="left" w:pos="-720"/>
              </w:tabs>
              <w:suppressAutoHyphens/>
              <w:jc w:val="center"/>
              <w:rPr>
                <w:sz w:val="16"/>
                <w:szCs w:val="22"/>
              </w:rPr>
            </w:pPr>
          </w:p>
        </w:tc>
        <w:tc>
          <w:tcPr>
            <w:tcW w:w="540" w:type="dxa"/>
          </w:tcPr>
          <w:p w14:paraId="38B0140E" w14:textId="77777777" w:rsidR="00D23906" w:rsidRPr="002D02CC" w:rsidRDefault="00D23906" w:rsidP="00F559DD">
            <w:pPr>
              <w:keepNext/>
              <w:tabs>
                <w:tab w:val="left" w:pos="-720"/>
              </w:tabs>
              <w:suppressAutoHyphens/>
              <w:jc w:val="center"/>
              <w:rPr>
                <w:sz w:val="16"/>
                <w:szCs w:val="22"/>
              </w:rPr>
            </w:pPr>
          </w:p>
        </w:tc>
        <w:tc>
          <w:tcPr>
            <w:tcW w:w="630" w:type="dxa"/>
          </w:tcPr>
          <w:p w14:paraId="55FE3C52" w14:textId="77777777" w:rsidR="00D23906" w:rsidRPr="002D02CC" w:rsidRDefault="00D23906" w:rsidP="00F559DD">
            <w:pPr>
              <w:keepNext/>
              <w:tabs>
                <w:tab w:val="center" w:pos="385"/>
              </w:tabs>
              <w:suppressAutoHyphens/>
              <w:jc w:val="center"/>
              <w:rPr>
                <w:sz w:val="16"/>
                <w:szCs w:val="22"/>
              </w:rPr>
            </w:pPr>
            <w:r>
              <w:rPr>
                <w:sz w:val="16"/>
                <w:szCs w:val="22"/>
              </w:rPr>
              <w:t>.42</w:t>
            </w:r>
          </w:p>
        </w:tc>
        <w:tc>
          <w:tcPr>
            <w:tcW w:w="540" w:type="dxa"/>
          </w:tcPr>
          <w:p w14:paraId="155CEA76" w14:textId="77777777" w:rsidR="00D23906" w:rsidRPr="002D02CC" w:rsidRDefault="00D23906" w:rsidP="00F559DD">
            <w:pPr>
              <w:keepNext/>
              <w:tabs>
                <w:tab w:val="center" w:pos="385"/>
              </w:tabs>
              <w:suppressAutoHyphens/>
              <w:jc w:val="center"/>
              <w:rPr>
                <w:sz w:val="16"/>
                <w:szCs w:val="22"/>
              </w:rPr>
            </w:pPr>
            <w:r>
              <w:rPr>
                <w:sz w:val="16"/>
                <w:szCs w:val="22"/>
              </w:rPr>
              <w:t>.71</w:t>
            </w:r>
          </w:p>
        </w:tc>
      </w:tr>
      <w:tr w:rsidR="00D23906" w:rsidRPr="002D02CC" w14:paraId="6FB9E035" w14:textId="77777777" w:rsidTr="00F559DD">
        <w:trPr>
          <w:cantSplit/>
          <w:jc w:val="center"/>
        </w:trPr>
        <w:tc>
          <w:tcPr>
            <w:tcW w:w="540" w:type="dxa"/>
          </w:tcPr>
          <w:p w14:paraId="6DDB04D3" w14:textId="77777777" w:rsidR="00D23906" w:rsidRPr="002D02CC" w:rsidRDefault="00D23906" w:rsidP="00F559DD">
            <w:pPr>
              <w:keepNext/>
              <w:tabs>
                <w:tab w:val="center" w:pos="428"/>
              </w:tabs>
              <w:suppressAutoHyphens/>
              <w:jc w:val="center"/>
              <w:rPr>
                <w:sz w:val="16"/>
                <w:szCs w:val="22"/>
              </w:rPr>
            </w:pPr>
            <w:r w:rsidRPr="002D02CC">
              <w:rPr>
                <w:bCs/>
                <w:sz w:val="16"/>
                <w:szCs w:val="22"/>
              </w:rPr>
              <w:t>25</w:t>
            </w:r>
          </w:p>
        </w:tc>
        <w:tc>
          <w:tcPr>
            <w:tcW w:w="450" w:type="dxa"/>
          </w:tcPr>
          <w:p w14:paraId="065513C2" w14:textId="77777777" w:rsidR="00D23906" w:rsidRPr="002D02CC" w:rsidRDefault="00D23906" w:rsidP="00F559DD">
            <w:pPr>
              <w:keepNext/>
              <w:tabs>
                <w:tab w:val="left" w:pos="-720"/>
              </w:tabs>
              <w:suppressAutoHyphens/>
              <w:jc w:val="center"/>
              <w:rPr>
                <w:sz w:val="16"/>
                <w:szCs w:val="22"/>
              </w:rPr>
            </w:pPr>
          </w:p>
        </w:tc>
        <w:tc>
          <w:tcPr>
            <w:tcW w:w="450" w:type="dxa"/>
          </w:tcPr>
          <w:p w14:paraId="08E3ABC2" w14:textId="77777777" w:rsidR="00D23906" w:rsidRPr="002D02CC" w:rsidRDefault="00D23906" w:rsidP="00F559DD">
            <w:pPr>
              <w:keepNext/>
              <w:tabs>
                <w:tab w:val="left" w:pos="-720"/>
              </w:tabs>
              <w:suppressAutoHyphens/>
              <w:jc w:val="center"/>
              <w:rPr>
                <w:sz w:val="16"/>
                <w:szCs w:val="22"/>
              </w:rPr>
            </w:pPr>
          </w:p>
        </w:tc>
        <w:tc>
          <w:tcPr>
            <w:tcW w:w="450" w:type="dxa"/>
          </w:tcPr>
          <w:p w14:paraId="2140E062" w14:textId="77777777" w:rsidR="00D23906" w:rsidRPr="002D02CC" w:rsidRDefault="00D23906" w:rsidP="00F559DD">
            <w:pPr>
              <w:keepNext/>
              <w:tabs>
                <w:tab w:val="left" w:pos="-720"/>
              </w:tabs>
              <w:suppressAutoHyphens/>
              <w:jc w:val="center"/>
              <w:rPr>
                <w:sz w:val="16"/>
                <w:szCs w:val="22"/>
              </w:rPr>
            </w:pPr>
          </w:p>
        </w:tc>
        <w:tc>
          <w:tcPr>
            <w:tcW w:w="450" w:type="dxa"/>
          </w:tcPr>
          <w:p w14:paraId="50ECDE33" w14:textId="77777777" w:rsidR="00D23906" w:rsidRPr="002D02CC" w:rsidRDefault="00D23906" w:rsidP="00F559DD">
            <w:pPr>
              <w:keepNext/>
              <w:tabs>
                <w:tab w:val="left" w:pos="-720"/>
              </w:tabs>
              <w:suppressAutoHyphens/>
              <w:jc w:val="center"/>
              <w:rPr>
                <w:sz w:val="16"/>
                <w:szCs w:val="22"/>
              </w:rPr>
            </w:pPr>
          </w:p>
        </w:tc>
        <w:tc>
          <w:tcPr>
            <w:tcW w:w="450" w:type="dxa"/>
          </w:tcPr>
          <w:p w14:paraId="2A153920" w14:textId="77777777" w:rsidR="00D23906" w:rsidRPr="002D02CC" w:rsidRDefault="00D23906" w:rsidP="00F559DD">
            <w:pPr>
              <w:keepNext/>
              <w:tabs>
                <w:tab w:val="left" w:pos="-720"/>
              </w:tabs>
              <w:suppressAutoHyphens/>
              <w:jc w:val="center"/>
              <w:rPr>
                <w:sz w:val="16"/>
                <w:szCs w:val="22"/>
              </w:rPr>
            </w:pPr>
          </w:p>
        </w:tc>
        <w:tc>
          <w:tcPr>
            <w:tcW w:w="450" w:type="dxa"/>
          </w:tcPr>
          <w:p w14:paraId="0B3D3800" w14:textId="77777777" w:rsidR="00D23906" w:rsidRPr="002D02CC" w:rsidRDefault="00D23906" w:rsidP="00F559DD">
            <w:pPr>
              <w:keepNext/>
              <w:tabs>
                <w:tab w:val="left" w:pos="-720"/>
              </w:tabs>
              <w:suppressAutoHyphens/>
              <w:jc w:val="center"/>
              <w:rPr>
                <w:sz w:val="16"/>
                <w:szCs w:val="22"/>
              </w:rPr>
            </w:pPr>
          </w:p>
        </w:tc>
        <w:tc>
          <w:tcPr>
            <w:tcW w:w="540" w:type="dxa"/>
          </w:tcPr>
          <w:p w14:paraId="469A1464" w14:textId="77777777" w:rsidR="00D23906" w:rsidRPr="002D02CC" w:rsidRDefault="00D23906" w:rsidP="00F559DD">
            <w:pPr>
              <w:keepNext/>
              <w:tabs>
                <w:tab w:val="left" w:pos="-720"/>
              </w:tabs>
              <w:suppressAutoHyphens/>
              <w:jc w:val="center"/>
              <w:rPr>
                <w:sz w:val="16"/>
                <w:szCs w:val="22"/>
              </w:rPr>
            </w:pPr>
          </w:p>
        </w:tc>
        <w:tc>
          <w:tcPr>
            <w:tcW w:w="540" w:type="dxa"/>
          </w:tcPr>
          <w:p w14:paraId="200D299B" w14:textId="77777777" w:rsidR="00D23906" w:rsidRPr="002D02CC" w:rsidRDefault="00D23906" w:rsidP="00F559DD">
            <w:pPr>
              <w:keepNext/>
              <w:tabs>
                <w:tab w:val="left" w:pos="-720"/>
              </w:tabs>
              <w:suppressAutoHyphens/>
              <w:jc w:val="center"/>
              <w:rPr>
                <w:sz w:val="16"/>
                <w:szCs w:val="22"/>
              </w:rPr>
            </w:pPr>
          </w:p>
        </w:tc>
        <w:tc>
          <w:tcPr>
            <w:tcW w:w="630" w:type="dxa"/>
          </w:tcPr>
          <w:p w14:paraId="3401DAA7" w14:textId="77777777" w:rsidR="00D23906" w:rsidRPr="002D02CC" w:rsidRDefault="00D23906" w:rsidP="00F559DD">
            <w:pPr>
              <w:keepNext/>
              <w:tabs>
                <w:tab w:val="center" w:pos="385"/>
              </w:tabs>
              <w:suppressAutoHyphens/>
              <w:jc w:val="center"/>
              <w:rPr>
                <w:sz w:val="16"/>
                <w:szCs w:val="22"/>
              </w:rPr>
            </w:pPr>
            <w:r>
              <w:rPr>
                <w:sz w:val="16"/>
                <w:szCs w:val="22"/>
              </w:rPr>
              <w:t>.42</w:t>
            </w:r>
          </w:p>
        </w:tc>
        <w:tc>
          <w:tcPr>
            <w:tcW w:w="540" w:type="dxa"/>
          </w:tcPr>
          <w:p w14:paraId="462E0D1D" w14:textId="77777777" w:rsidR="00D23906" w:rsidRPr="002D02CC" w:rsidRDefault="00D23906" w:rsidP="00F559DD">
            <w:pPr>
              <w:keepNext/>
              <w:tabs>
                <w:tab w:val="center" w:pos="385"/>
              </w:tabs>
              <w:suppressAutoHyphens/>
              <w:jc w:val="center"/>
              <w:rPr>
                <w:sz w:val="16"/>
                <w:szCs w:val="22"/>
              </w:rPr>
            </w:pPr>
            <w:r>
              <w:rPr>
                <w:sz w:val="16"/>
                <w:szCs w:val="22"/>
              </w:rPr>
              <w:t>.65</w:t>
            </w:r>
          </w:p>
        </w:tc>
      </w:tr>
      <w:tr w:rsidR="00D23906" w:rsidRPr="002D02CC" w14:paraId="7EC8B636" w14:textId="77777777" w:rsidTr="00F559DD">
        <w:trPr>
          <w:cantSplit/>
          <w:jc w:val="center"/>
        </w:trPr>
        <w:tc>
          <w:tcPr>
            <w:tcW w:w="540" w:type="dxa"/>
          </w:tcPr>
          <w:p w14:paraId="48DB46D1" w14:textId="77777777" w:rsidR="00D23906" w:rsidRPr="002D02CC" w:rsidRDefault="00D23906" w:rsidP="00F559DD">
            <w:pPr>
              <w:keepNext/>
              <w:tabs>
                <w:tab w:val="center" w:pos="428"/>
              </w:tabs>
              <w:suppressAutoHyphens/>
              <w:jc w:val="center"/>
              <w:rPr>
                <w:bCs/>
                <w:sz w:val="16"/>
                <w:szCs w:val="22"/>
              </w:rPr>
            </w:pPr>
            <w:r w:rsidRPr="002D02CC">
              <w:rPr>
                <w:bCs/>
                <w:sz w:val="16"/>
                <w:szCs w:val="22"/>
              </w:rPr>
              <w:t>26</w:t>
            </w:r>
          </w:p>
        </w:tc>
        <w:tc>
          <w:tcPr>
            <w:tcW w:w="450" w:type="dxa"/>
          </w:tcPr>
          <w:p w14:paraId="1F38999E" w14:textId="77777777" w:rsidR="00D23906" w:rsidRPr="002D02CC" w:rsidRDefault="00D23906" w:rsidP="00F559DD">
            <w:pPr>
              <w:keepNext/>
              <w:tabs>
                <w:tab w:val="left" w:pos="-720"/>
              </w:tabs>
              <w:suppressAutoHyphens/>
              <w:jc w:val="center"/>
              <w:rPr>
                <w:sz w:val="16"/>
                <w:szCs w:val="22"/>
              </w:rPr>
            </w:pPr>
          </w:p>
        </w:tc>
        <w:tc>
          <w:tcPr>
            <w:tcW w:w="450" w:type="dxa"/>
          </w:tcPr>
          <w:p w14:paraId="596A0622" w14:textId="77777777" w:rsidR="00D23906" w:rsidRPr="002D02CC" w:rsidRDefault="00D23906" w:rsidP="00F559DD">
            <w:pPr>
              <w:keepNext/>
              <w:tabs>
                <w:tab w:val="left" w:pos="-720"/>
              </w:tabs>
              <w:suppressAutoHyphens/>
              <w:jc w:val="center"/>
              <w:rPr>
                <w:sz w:val="16"/>
                <w:szCs w:val="22"/>
              </w:rPr>
            </w:pPr>
          </w:p>
        </w:tc>
        <w:tc>
          <w:tcPr>
            <w:tcW w:w="450" w:type="dxa"/>
          </w:tcPr>
          <w:p w14:paraId="537A27FB" w14:textId="77777777" w:rsidR="00D23906" w:rsidRPr="002D02CC" w:rsidRDefault="00D23906" w:rsidP="00F559DD">
            <w:pPr>
              <w:keepNext/>
              <w:tabs>
                <w:tab w:val="left" w:pos="-720"/>
              </w:tabs>
              <w:suppressAutoHyphens/>
              <w:jc w:val="center"/>
              <w:rPr>
                <w:sz w:val="16"/>
                <w:szCs w:val="22"/>
              </w:rPr>
            </w:pPr>
          </w:p>
        </w:tc>
        <w:tc>
          <w:tcPr>
            <w:tcW w:w="450" w:type="dxa"/>
          </w:tcPr>
          <w:p w14:paraId="105CBC07" w14:textId="77777777" w:rsidR="00D23906" w:rsidRPr="002D02CC" w:rsidRDefault="00D23906" w:rsidP="00F559DD">
            <w:pPr>
              <w:keepNext/>
              <w:tabs>
                <w:tab w:val="left" w:pos="-720"/>
              </w:tabs>
              <w:suppressAutoHyphens/>
              <w:jc w:val="center"/>
              <w:rPr>
                <w:sz w:val="16"/>
                <w:szCs w:val="22"/>
              </w:rPr>
            </w:pPr>
          </w:p>
        </w:tc>
        <w:tc>
          <w:tcPr>
            <w:tcW w:w="450" w:type="dxa"/>
          </w:tcPr>
          <w:p w14:paraId="50A604FA" w14:textId="77777777" w:rsidR="00D23906" w:rsidRPr="002D02CC" w:rsidRDefault="00D23906" w:rsidP="00F559DD">
            <w:pPr>
              <w:keepNext/>
              <w:tabs>
                <w:tab w:val="left" w:pos="-720"/>
              </w:tabs>
              <w:suppressAutoHyphens/>
              <w:jc w:val="center"/>
              <w:rPr>
                <w:sz w:val="16"/>
                <w:szCs w:val="22"/>
              </w:rPr>
            </w:pPr>
          </w:p>
        </w:tc>
        <w:tc>
          <w:tcPr>
            <w:tcW w:w="450" w:type="dxa"/>
          </w:tcPr>
          <w:p w14:paraId="0C19B9A6" w14:textId="77777777" w:rsidR="00D23906" w:rsidRPr="002D02CC" w:rsidRDefault="00D23906" w:rsidP="00F559DD">
            <w:pPr>
              <w:keepNext/>
              <w:tabs>
                <w:tab w:val="left" w:pos="-720"/>
              </w:tabs>
              <w:suppressAutoHyphens/>
              <w:jc w:val="center"/>
              <w:rPr>
                <w:sz w:val="16"/>
                <w:szCs w:val="22"/>
              </w:rPr>
            </w:pPr>
          </w:p>
        </w:tc>
        <w:tc>
          <w:tcPr>
            <w:tcW w:w="540" w:type="dxa"/>
          </w:tcPr>
          <w:p w14:paraId="51F3CC14" w14:textId="77777777" w:rsidR="00D23906" w:rsidRPr="002D02CC" w:rsidRDefault="00D23906" w:rsidP="00F559DD">
            <w:pPr>
              <w:keepNext/>
              <w:tabs>
                <w:tab w:val="left" w:pos="-720"/>
              </w:tabs>
              <w:suppressAutoHyphens/>
              <w:jc w:val="center"/>
              <w:rPr>
                <w:sz w:val="16"/>
                <w:szCs w:val="22"/>
              </w:rPr>
            </w:pPr>
          </w:p>
        </w:tc>
        <w:tc>
          <w:tcPr>
            <w:tcW w:w="540" w:type="dxa"/>
          </w:tcPr>
          <w:p w14:paraId="10E8ECA4" w14:textId="77777777" w:rsidR="00D23906" w:rsidRPr="002D02CC" w:rsidRDefault="00D23906" w:rsidP="00F559DD">
            <w:pPr>
              <w:keepNext/>
              <w:tabs>
                <w:tab w:val="left" w:pos="-720"/>
              </w:tabs>
              <w:suppressAutoHyphens/>
              <w:jc w:val="center"/>
              <w:rPr>
                <w:sz w:val="16"/>
                <w:szCs w:val="22"/>
              </w:rPr>
            </w:pPr>
          </w:p>
        </w:tc>
        <w:tc>
          <w:tcPr>
            <w:tcW w:w="630" w:type="dxa"/>
          </w:tcPr>
          <w:p w14:paraId="52CB0D18" w14:textId="77777777" w:rsidR="00D23906" w:rsidRPr="002D02CC" w:rsidRDefault="00D23906" w:rsidP="00F559DD">
            <w:pPr>
              <w:keepNext/>
              <w:tabs>
                <w:tab w:val="center" w:pos="385"/>
              </w:tabs>
              <w:suppressAutoHyphens/>
              <w:jc w:val="center"/>
              <w:rPr>
                <w:sz w:val="16"/>
                <w:szCs w:val="22"/>
              </w:rPr>
            </w:pPr>
            <w:r>
              <w:rPr>
                <w:sz w:val="16"/>
                <w:szCs w:val="22"/>
              </w:rPr>
              <w:t>.43</w:t>
            </w:r>
          </w:p>
        </w:tc>
        <w:tc>
          <w:tcPr>
            <w:tcW w:w="540" w:type="dxa"/>
          </w:tcPr>
          <w:p w14:paraId="52C2306D" w14:textId="77777777" w:rsidR="00D23906" w:rsidRPr="002D02CC" w:rsidRDefault="00D23906" w:rsidP="00F559DD">
            <w:pPr>
              <w:keepNext/>
              <w:tabs>
                <w:tab w:val="center" w:pos="385"/>
              </w:tabs>
              <w:suppressAutoHyphens/>
              <w:jc w:val="center"/>
              <w:rPr>
                <w:sz w:val="16"/>
                <w:szCs w:val="22"/>
              </w:rPr>
            </w:pPr>
            <w:r>
              <w:rPr>
                <w:sz w:val="16"/>
                <w:szCs w:val="22"/>
              </w:rPr>
              <w:t>.60</w:t>
            </w:r>
          </w:p>
        </w:tc>
      </w:tr>
      <w:tr w:rsidR="00D23906" w:rsidRPr="002D02CC" w14:paraId="13724325" w14:textId="77777777" w:rsidTr="00F559DD">
        <w:trPr>
          <w:cantSplit/>
          <w:jc w:val="center"/>
        </w:trPr>
        <w:tc>
          <w:tcPr>
            <w:tcW w:w="540" w:type="dxa"/>
          </w:tcPr>
          <w:p w14:paraId="7503360B" w14:textId="77777777" w:rsidR="00D23906" w:rsidRPr="002D02CC" w:rsidRDefault="00D23906" w:rsidP="00F559DD">
            <w:pPr>
              <w:tabs>
                <w:tab w:val="center" w:pos="428"/>
              </w:tabs>
              <w:suppressAutoHyphens/>
              <w:jc w:val="center"/>
              <w:rPr>
                <w:bCs/>
                <w:sz w:val="16"/>
                <w:szCs w:val="22"/>
              </w:rPr>
            </w:pPr>
            <w:r w:rsidRPr="002D02CC">
              <w:rPr>
                <w:bCs/>
                <w:sz w:val="16"/>
                <w:szCs w:val="22"/>
              </w:rPr>
              <w:t>27</w:t>
            </w:r>
          </w:p>
        </w:tc>
        <w:tc>
          <w:tcPr>
            <w:tcW w:w="450" w:type="dxa"/>
          </w:tcPr>
          <w:p w14:paraId="173D2ABA" w14:textId="77777777" w:rsidR="00D23906" w:rsidRPr="002D02CC" w:rsidRDefault="00D23906" w:rsidP="00F559DD">
            <w:pPr>
              <w:tabs>
                <w:tab w:val="left" w:pos="-720"/>
              </w:tabs>
              <w:suppressAutoHyphens/>
              <w:jc w:val="center"/>
              <w:rPr>
                <w:sz w:val="16"/>
                <w:szCs w:val="22"/>
              </w:rPr>
            </w:pPr>
          </w:p>
        </w:tc>
        <w:tc>
          <w:tcPr>
            <w:tcW w:w="450" w:type="dxa"/>
          </w:tcPr>
          <w:p w14:paraId="209CD63F" w14:textId="77777777" w:rsidR="00D23906" w:rsidRPr="002D02CC" w:rsidRDefault="00D23906" w:rsidP="00F559DD">
            <w:pPr>
              <w:tabs>
                <w:tab w:val="left" w:pos="-720"/>
              </w:tabs>
              <w:suppressAutoHyphens/>
              <w:jc w:val="center"/>
              <w:rPr>
                <w:sz w:val="16"/>
                <w:szCs w:val="22"/>
              </w:rPr>
            </w:pPr>
          </w:p>
        </w:tc>
        <w:tc>
          <w:tcPr>
            <w:tcW w:w="450" w:type="dxa"/>
          </w:tcPr>
          <w:p w14:paraId="3BD3FCF6" w14:textId="77777777" w:rsidR="00D23906" w:rsidRPr="002D02CC" w:rsidRDefault="00D23906" w:rsidP="00F559DD">
            <w:pPr>
              <w:tabs>
                <w:tab w:val="left" w:pos="-720"/>
              </w:tabs>
              <w:suppressAutoHyphens/>
              <w:jc w:val="center"/>
              <w:rPr>
                <w:sz w:val="16"/>
                <w:szCs w:val="22"/>
              </w:rPr>
            </w:pPr>
          </w:p>
        </w:tc>
        <w:tc>
          <w:tcPr>
            <w:tcW w:w="450" w:type="dxa"/>
          </w:tcPr>
          <w:p w14:paraId="4E9C4D8C" w14:textId="77777777" w:rsidR="00D23906" w:rsidRPr="002D02CC" w:rsidRDefault="00D23906" w:rsidP="00F559DD">
            <w:pPr>
              <w:tabs>
                <w:tab w:val="left" w:pos="-720"/>
              </w:tabs>
              <w:suppressAutoHyphens/>
              <w:jc w:val="center"/>
              <w:rPr>
                <w:sz w:val="16"/>
                <w:szCs w:val="22"/>
              </w:rPr>
            </w:pPr>
          </w:p>
        </w:tc>
        <w:tc>
          <w:tcPr>
            <w:tcW w:w="450" w:type="dxa"/>
          </w:tcPr>
          <w:p w14:paraId="5D57C814" w14:textId="77777777" w:rsidR="00D23906" w:rsidRPr="002D02CC" w:rsidRDefault="00D23906" w:rsidP="00F559DD">
            <w:pPr>
              <w:tabs>
                <w:tab w:val="left" w:pos="-720"/>
              </w:tabs>
              <w:suppressAutoHyphens/>
              <w:jc w:val="center"/>
              <w:rPr>
                <w:sz w:val="16"/>
                <w:szCs w:val="22"/>
              </w:rPr>
            </w:pPr>
          </w:p>
        </w:tc>
        <w:tc>
          <w:tcPr>
            <w:tcW w:w="450" w:type="dxa"/>
          </w:tcPr>
          <w:p w14:paraId="0BA38767" w14:textId="77777777" w:rsidR="00D23906" w:rsidRPr="002D02CC" w:rsidRDefault="00D23906" w:rsidP="00F559DD">
            <w:pPr>
              <w:tabs>
                <w:tab w:val="left" w:pos="-720"/>
              </w:tabs>
              <w:suppressAutoHyphens/>
              <w:jc w:val="center"/>
              <w:rPr>
                <w:sz w:val="16"/>
                <w:szCs w:val="22"/>
              </w:rPr>
            </w:pPr>
          </w:p>
        </w:tc>
        <w:tc>
          <w:tcPr>
            <w:tcW w:w="540" w:type="dxa"/>
          </w:tcPr>
          <w:p w14:paraId="1B8E2F9F" w14:textId="77777777" w:rsidR="00D23906" w:rsidRPr="002D02CC" w:rsidRDefault="00D23906" w:rsidP="00F559DD">
            <w:pPr>
              <w:tabs>
                <w:tab w:val="left" w:pos="-720"/>
              </w:tabs>
              <w:suppressAutoHyphens/>
              <w:jc w:val="center"/>
              <w:rPr>
                <w:sz w:val="16"/>
                <w:szCs w:val="22"/>
              </w:rPr>
            </w:pPr>
          </w:p>
        </w:tc>
        <w:tc>
          <w:tcPr>
            <w:tcW w:w="540" w:type="dxa"/>
          </w:tcPr>
          <w:p w14:paraId="38C598E4" w14:textId="77777777" w:rsidR="00D23906" w:rsidRPr="002D02CC" w:rsidRDefault="00D23906" w:rsidP="00F559DD">
            <w:pPr>
              <w:tabs>
                <w:tab w:val="left" w:pos="-720"/>
              </w:tabs>
              <w:suppressAutoHyphens/>
              <w:jc w:val="center"/>
              <w:rPr>
                <w:sz w:val="16"/>
                <w:szCs w:val="22"/>
              </w:rPr>
            </w:pPr>
          </w:p>
        </w:tc>
        <w:tc>
          <w:tcPr>
            <w:tcW w:w="630" w:type="dxa"/>
          </w:tcPr>
          <w:p w14:paraId="0F872A2A" w14:textId="77777777" w:rsidR="00D23906" w:rsidRPr="002D02CC" w:rsidRDefault="00D23906" w:rsidP="00F559DD">
            <w:pPr>
              <w:tabs>
                <w:tab w:val="center" w:pos="385"/>
              </w:tabs>
              <w:suppressAutoHyphens/>
              <w:jc w:val="center"/>
              <w:rPr>
                <w:sz w:val="16"/>
                <w:szCs w:val="22"/>
              </w:rPr>
            </w:pPr>
          </w:p>
        </w:tc>
        <w:tc>
          <w:tcPr>
            <w:tcW w:w="540" w:type="dxa"/>
          </w:tcPr>
          <w:p w14:paraId="4F693DBC" w14:textId="77777777" w:rsidR="00D23906" w:rsidRPr="002D02CC" w:rsidRDefault="00D23906" w:rsidP="00F559DD">
            <w:pPr>
              <w:tabs>
                <w:tab w:val="center" w:pos="385"/>
              </w:tabs>
              <w:suppressAutoHyphens/>
              <w:jc w:val="center"/>
              <w:rPr>
                <w:sz w:val="16"/>
                <w:szCs w:val="22"/>
              </w:rPr>
            </w:pPr>
            <w:r>
              <w:rPr>
                <w:sz w:val="16"/>
                <w:szCs w:val="22"/>
              </w:rPr>
              <w:t>.56</w:t>
            </w:r>
          </w:p>
        </w:tc>
      </w:tr>
      <w:tr w:rsidR="00D23906" w:rsidRPr="002D02CC" w14:paraId="41731FA3" w14:textId="77777777" w:rsidTr="00F559DD">
        <w:trPr>
          <w:cantSplit/>
          <w:jc w:val="center"/>
        </w:trPr>
        <w:tc>
          <w:tcPr>
            <w:tcW w:w="540" w:type="dxa"/>
          </w:tcPr>
          <w:p w14:paraId="2186A0DC" w14:textId="77777777" w:rsidR="00D23906" w:rsidRPr="002D02CC" w:rsidRDefault="00D23906" w:rsidP="00F559DD">
            <w:pPr>
              <w:tabs>
                <w:tab w:val="center" w:pos="428"/>
              </w:tabs>
              <w:suppressAutoHyphens/>
              <w:jc w:val="center"/>
              <w:rPr>
                <w:bCs/>
                <w:sz w:val="16"/>
                <w:szCs w:val="22"/>
              </w:rPr>
            </w:pPr>
            <w:r w:rsidRPr="002D02CC">
              <w:rPr>
                <w:bCs/>
                <w:sz w:val="16"/>
                <w:szCs w:val="22"/>
              </w:rPr>
              <w:t>28</w:t>
            </w:r>
          </w:p>
        </w:tc>
        <w:tc>
          <w:tcPr>
            <w:tcW w:w="450" w:type="dxa"/>
          </w:tcPr>
          <w:p w14:paraId="44D5D729" w14:textId="77777777" w:rsidR="00D23906" w:rsidRPr="002D02CC" w:rsidRDefault="00D23906" w:rsidP="00F559DD">
            <w:pPr>
              <w:tabs>
                <w:tab w:val="left" w:pos="-720"/>
              </w:tabs>
              <w:suppressAutoHyphens/>
              <w:jc w:val="center"/>
              <w:rPr>
                <w:sz w:val="16"/>
                <w:szCs w:val="22"/>
              </w:rPr>
            </w:pPr>
          </w:p>
        </w:tc>
        <w:tc>
          <w:tcPr>
            <w:tcW w:w="450" w:type="dxa"/>
          </w:tcPr>
          <w:p w14:paraId="5AAC256C" w14:textId="77777777" w:rsidR="00D23906" w:rsidRPr="002D02CC" w:rsidRDefault="00D23906" w:rsidP="00F559DD">
            <w:pPr>
              <w:tabs>
                <w:tab w:val="left" w:pos="-720"/>
              </w:tabs>
              <w:suppressAutoHyphens/>
              <w:jc w:val="center"/>
              <w:rPr>
                <w:sz w:val="16"/>
                <w:szCs w:val="22"/>
              </w:rPr>
            </w:pPr>
          </w:p>
        </w:tc>
        <w:tc>
          <w:tcPr>
            <w:tcW w:w="450" w:type="dxa"/>
          </w:tcPr>
          <w:p w14:paraId="19247ECC" w14:textId="77777777" w:rsidR="00D23906" w:rsidRPr="002D02CC" w:rsidRDefault="00D23906" w:rsidP="00F559DD">
            <w:pPr>
              <w:tabs>
                <w:tab w:val="left" w:pos="-720"/>
              </w:tabs>
              <w:suppressAutoHyphens/>
              <w:jc w:val="center"/>
              <w:rPr>
                <w:sz w:val="16"/>
                <w:szCs w:val="22"/>
              </w:rPr>
            </w:pPr>
          </w:p>
        </w:tc>
        <w:tc>
          <w:tcPr>
            <w:tcW w:w="450" w:type="dxa"/>
          </w:tcPr>
          <w:p w14:paraId="2821146E" w14:textId="77777777" w:rsidR="00D23906" w:rsidRPr="002D02CC" w:rsidRDefault="00D23906" w:rsidP="00F559DD">
            <w:pPr>
              <w:tabs>
                <w:tab w:val="left" w:pos="-720"/>
              </w:tabs>
              <w:suppressAutoHyphens/>
              <w:jc w:val="center"/>
              <w:rPr>
                <w:sz w:val="16"/>
                <w:szCs w:val="22"/>
              </w:rPr>
            </w:pPr>
          </w:p>
        </w:tc>
        <w:tc>
          <w:tcPr>
            <w:tcW w:w="450" w:type="dxa"/>
          </w:tcPr>
          <w:p w14:paraId="18197BE8" w14:textId="77777777" w:rsidR="00D23906" w:rsidRPr="002D02CC" w:rsidRDefault="00D23906" w:rsidP="00F559DD">
            <w:pPr>
              <w:tabs>
                <w:tab w:val="left" w:pos="-720"/>
              </w:tabs>
              <w:suppressAutoHyphens/>
              <w:jc w:val="center"/>
              <w:rPr>
                <w:sz w:val="16"/>
                <w:szCs w:val="22"/>
              </w:rPr>
            </w:pPr>
          </w:p>
        </w:tc>
        <w:tc>
          <w:tcPr>
            <w:tcW w:w="450" w:type="dxa"/>
          </w:tcPr>
          <w:p w14:paraId="24B332BF" w14:textId="77777777" w:rsidR="00D23906" w:rsidRPr="002D02CC" w:rsidRDefault="00D23906" w:rsidP="00F559DD">
            <w:pPr>
              <w:tabs>
                <w:tab w:val="left" w:pos="-720"/>
              </w:tabs>
              <w:suppressAutoHyphens/>
              <w:jc w:val="center"/>
              <w:rPr>
                <w:sz w:val="16"/>
                <w:szCs w:val="22"/>
              </w:rPr>
            </w:pPr>
          </w:p>
        </w:tc>
        <w:tc>
          <w:tcPr>
            <w:tcW w:w="540" w:type="dxa"/>
          </w:tcPr>
          <w:p w14:paraId="09AE9D76" w14:textId="77777777" w:rsidR="00D23906" w:rsidRPr="002D02CC" w:rsidRDefault="00D23906" w:rsidP="00F559DD">
            <w:pPr>
              <w:tabs>
                <w:tab w:val="left" w:pos="-720"/>
              </w:tabs>
              <w:suppressAutoHyphens/>
              <w:jc w:val="center"/>
              <w:rPr>
                <w:sz w:val="16"/>
                <w:szCs w:val="22"/>
              </w:rPr>
            </w:pPr>
          </w:p>
        </w:tc>
        <w:tc>
          <w:tcPr>
            <w:tcW w:w="540" w:type="dxa"/>
          </w:tcPr>
          <w:p w14:paraId="0ADB63B4" w14:textId="77777777" w:rsidR="00D23906" w:rsidRPr="002D02CC" w:rsidRDefault="00D23906" w:rsidP="00F559DD">
            <w:pPr>
              <w:tabs>
                <w:tab w:val="left" w:pos="-720"/>
              </w:tabs>
              <w:suppressAutoHyphens/>
              <w:jc w:val="center"/>
              <w:rPr>
                <w:sz w:val="16"/>
                <w:szCs w:val="22"/>
              </w:rPr>
            </w:pPr>
          </w:p>
        </w:tc>
        <w:tc>
          <w:tcPr>
            <w:tcW w:w="630" w:type="dxa"/>
          </w:tcPr>
          <w:p w14:paraId="1D8CADD6" w14:textId="77777777" w:rsidR="00D23906" w:rsidRPr="002D02CC" w:rsidRDefault="00D23906" w:rsidP="00F559DD">
            <w:pPr>
              <w:tabs>
                <w:tab w:val="center" w:pos="385"/>
              </w:tabs>
              <w:suppressAutoHyphens/>
              <w:jc w:val="center"/>
              <w:rPr>
                <w:sz w:val="16"/>
                <w:szCs w:val="22"/>
              </w:rPr>
            </w:pPr>
          </w:p>
        </w:tc>
        <w:tc>
          <w:tcPr>
            <w:tcW w:w="540" w:type="dxa"/>
          </w:tcPr>
          <w:p w14:paraId="38F59C1F" w14:textId="77777777" w:rsidR="00D23906" w:rsidRPr="002D02CC" w:rsidRDefault="00D23906" w:rsidP="00F559DD">
            <w:pPr>
              <w:tabs>
                <w:tab w:val="center" w:pos="385"/>
              </w:tabs>
              <w:suppressAutoHyphens/>
              <w:jc w:val="center"/>
              <w:rPr>
                <w:sz w:val="16"/>
                <w:szCs w:val="22"/>
              </w:rPr>
            </w:pPr>
            <w:r>
              <w:rPr>
                <w:sz w:val="16"/>
                <w:szCs w:val="22"/>
              </w:rPr>
              <w:t>.50</w:t>
            </w:r>
          </w:p>
        </w:tc>
      </w:tr>
      <w:tr w:rsidR="00D23906" w:rsidRPr="002D02CC" w14:paraId="7CEF39A1" w14:textId="77777777" w:rsidTr="00F559DD">
        <w:trPr>
          <w:cantSplit/>
          <w:jc w:val="center"/>
        </w:trPr>
        <w:tc>
          <w:tcPr>
            <w:tcW w:w="540" w:type="dxa"/>
          </w:tcPr>
          <w:p w14:paraId="789189E7" w14:textId="77777777" w:rsidR="00D23906" w:rsidRPr="002D02CC" w:rsidRDefault="00D23906" w:rsidP="00F559DD">
            <w:pPr>
              <w:tabs>
                <w:tab w:val="center" w:pos="428"/>
              </w:tabs>
              <w:suppressAutoHyphens/>
              <w:jc w:val="center"/>
              <w:rPr>
                <w:bCs/>
                <w:sz w:val="16"/>
                <w:szCs w:val="22"/>
              </w:rPr>
            </w:pPr>
            <w:r w:rsidRPr="002D02CC">
              <w:rPr>
                <w:bCs/>
                <w:sz w:val="16"/>
                <w:szCs w:val="22"/>
              </w:rPr>
              <w:t>29</w:t>
            </w:r>
          </w:p>
        </w:tc>
        <w:tc>
          <w:tcPr>
            <w:tcW w:w="450" w:type="dxa"/>
          </w:tcPr>
          <w:p w14:paraId="02644D05" w14:textId="77777777" w:rsidR="00D23906" w:rsidRPr="002D02CC" w:rsidRDefault="00D23906" w:rsidP="00F559DD">
            <w:pPr>
              <w:tabs>
                <w:tab w:val="left" w:pos="-720"/>
              </w:tabs>
              <w:suppressAutoHyphens/>
              <w:jc w:val="center"/>
              <w:rPr>
                <w:sz w:val="16"/>
                <w:szCs w:val="22"/>
              </w:rPr>
            </w:pPr>
          </w:p>
        </w:tc>
        <w:tc>
          <w:tcPr>
            <w:tcW w:w="450" w:type="dxa"/>
          </w:tcPr>
          <w:p w14:paraId="5CEB7415" w14:textId="77777777" w:rsidR="00D23906" w:rsidRPr="002D02CC" w:rsidRDefault="00D23906" w:rsidP="00F559DD">
            <w:pPr>
              <w:tabs>
                <w:tab w:val="left" w:pos="-720"/>
              </w:tabs>
              <w:suppressAutoHyphens/>
              <w:jc w:val="center"/>
              <w:rPr>
                <w:sz w:val="16"/>
                <w:szCs w:val="22"/>
              </w:rPr>
            </w:pPr>
          </w:p>
        </w:tc>
        <w:tc>
          <w:tcPr>
            <w:tcW w:w="450" w:type="dxa"/>
          </w:tcPr>
          <w:p w14:paraId="4FD13D78" w14:textId="77777777" w:rsidR="00D23906" w:rsidRPr="002D02CC" w:rsidRDefault="00D23906" w:rsidP="00F559DD">
            <w:pPr>
              <w:tabs>
                <w:tab w:val="left" w:pos="-720"/>
              </w:tabs>
              <w:suppressAutoHyphens/>
              <w:jc w:val="center"/>
              <w:rPr>
                <w:sz w:val="16"/>
                <w:szCs w:val="22"/>
              </w:rPr>
            </w:pPr>
          </w:p>
        </w:tc>
        <w:tc>
          <w:tcPr>
            <w:tcW w:w="450" w:type="dxa"/>
          </w:tcPr>
          <w:p w14:paraId="29300E65" w14:textId="77777777" w:rsidR="00D23906" w:rsidRPr="002D02CC" w:rsidRDefault="00D23906" w:rsidP="00F559DD">
            <w:pPr>
              <w:tabs>
                <w:tab w:val="left" w:pos="-720"/>
              </w:tabs>
              <w:suppressAutoHyphens/>
              <w:jc w:val="center"/>
              <w:rPr>
                <w:sz w:val="16"/>
                <w:szCs w:val="22"/>
              </w:rPr>
            </w:pPr>
          </w:p>
        </w:tc>
        <w:tc>
          <w:tcPr>
            <w:tcW w:w="450" w:type="dxa"/>
          </w:tcPr>
          <w:p w14:paraId="33A4FE73" w14:textId="77777777" w:rsidR="00D23906" w:rsidRPr="002D02CC" w:rsidRDefault="00D23906" w:rsidP="00F559DD">
            <w:pPr>
              <w:tabs>
                <w:tab w:val="left" w:pos="-720"/>
              </w:tabs>
              <w:suppressAutoHyphens/>
              <w:jc w:val="center"/>
              <w:rPr>
                <w:sz w:val="16"/>
                <w:szCs w:val="22"/>
              </w:rPr>
            </w:pPr>
          </w:p>
        </w:tc>
        <w:tc>
          <w:tcPr>
            <w:tcW w:w="450" w:type="dxa"/>
          </w:tcPr>
          <w:p w14:paraId="5BC25FBC" w14:textId="77777777" w:rsidR="00D23906" w:rsidRPr="002D02CC" w:rsidRDefault="00D23906" w:rsidP="00F559DD">
            <w:pPr>
              <w:tabs>
                <w:tab w:val="left" w:pos="-720"/>
              </w:tabs>
              <w:suppressAutoHyphens/>
              <w:jc w:val="center"/>
              <w:rPr>
                <w:sz w:val="16"/>
                <w:szCs w:val="22"/>
              </w:rPr>
            </w:pPr>
          </w:p>
        </w:tc>
        <w:tc>
          <w:tcPr>
            <w:tcW w:w="540" w:type="dxa"/>
          </w:tcPr>
          <w:p w14:paraId="4ADFA6F5" w14:textId="77777777" w:rsidR="00D23906" w:rsidRPr="002D02CC" w:rsidRDefault="00D23906" w:rsidP="00F559DD">
            <w:pPr>
              <w:tabs>
                <w:tab w:val="left" w:pos="-720"/>
              </w:tabs>
              <w:suppressAutoHyphens/>
              <w:jc w:val="center"/>
              <w:rPr>
                <w:sz w:val="16"/>
                <w:szCs w:val="22"/>
              </w:rPr>
            </w:pPr>
          </w:p>
        </w:tc>
        <w:tc>
          <w:tcPr>
            <w:tcW w:w="540" w:type="dxa"/>
          </w:tcPr>
          <w:p w14:paraId="0114E1EB" w14:textId="77777777" w:rsidR="00D23906" w:rsidRPr="002D02CC" w:rsidRDefault="00D23906" w:rsidP="00F559DD">
            <w:pPr>
              <w:tabs>
                <w:tab w:val="left" w:pos="-720"/>
              </w:tabs>
              <w:suppressAutoHyphens/>
              <w:jc w:val="center"/>
              <w:rPr>
                <w:sz w:val="16"/>
                <w:szCs w:val="22"/>
              </w:rPr>
            </w:pPr>
          </w:p>
        </w:tc>
        <w:tc>
          <w:tcPr>
            <w:tcW w:w="630" w:type="dxa"/>
          </w:tcPr>
          <w:p w14:paraId="192BB0D7" w14:textId="77777777" w:rsidR="00D23906" w:rsidRPr="002D02CC" w:rsidRDefault="00D23906" w:rsidP="00F559DD">
            <w:pPr>
              <w:tabs>
                <w:tab w:val="center" w:pos="385"/>
              </w:tabs>
              <w:suppressAutoHyphens/>
              <w:jc w:val="center"/>
              <w:rPr>
                <w:sz w:val="16"/>
                <w:szCs w:val="22"/>
              </w:rPr>
            </w:pPr>
          </w:p>
        </w:tc>
        <w:tc>
          <w:tcPr>
            <w:tcW w:w="540" w:type="dxa"/>
          </w:tcPr>
          <w:p w14:paraId="3C2BF1FD" w14:textId="77777777" w:rsidR="00D23906" w:rsidRPr="002D02CC" w:rsidRDefault="00D23906" w:rsidP="00F559DD">
            <w:pPr>
              <w:tabs>
                <w:tab w:val="center" w:pos="385"/>
              </w:tabs>
              <w:suppressAutoHyphens/>
              <w:jc w:val="center"/>
              <w:rPr>
                <w:sz w:val="16"/>
                <w:szCs w:val="22"/>
              </w:rPr>
            </w:pPr>
            <w:r>
              <w:rPr>
                <w:sz w:val="16"/>
                <w:szCs w:val="22"/>
              </w:rPr>
              <w:t>.46</w:t>
            </w:r>
          </w:p>
        </w:tc>
      </w:tr>
      <w:tr w:rsidR="00D23906" w:rsidRPr="002D02CC" w14:paraId="17C3314D" w14:textId="77777777" w:rsidTr="00F559DD">
        <w:trPr>
          <w:cantSplit/>
          <w:jc w:val="center"/>
        </w:trPr>
        <w:tc>
          <w:tcPr>
            <w:tcW w:w="540" w:type="dxa"/>
          </w:tcPr>
          <w:p w14:paraId="0082DF5C" w14:textId="77777777" w:rsidR="00D23906" w:rsidRPr="002D02CC" w:rsidRDefault="00D23906" w:rsidP="00F559DD">
            <w:pPr>
              <w:tabs>
                <w:tab w:val="center" w:pos="428"/>
              </w:tabs>
              <w:suppressAutoHyphens/>
              <w:jc w:val="center"/>
              <w:rPr>
                <w:bCs/>
                <w:sz w:val="16"/>
                <w:szCs w:val="22"/>
              </w:rPr>
            </w:pPr>
            <w:r w:rsidRPr="002D02CC">
              <w:rPr>
                <w:bCs/>
                <w:sz w:val="16"/>
                <w:szCs w:val="22"/>
              </w:rPr>
              <w:t>30</w:t>
            </w:r>
          </w:p>
        </w:tc>
        <w:tc>
          <w:tcPr>
            <w:tcW w:w="450" w:type="dxa"/>
          </w:tcPr>
          <w:p w14:paraId="37BF884A" w14:textId="77777777" w:rsidR="00D23906" w:rsidRPr="002D02CC" w:rsidRDefault="00D23906" w:rsidP="00F559DD">
            <w:pPr>
              <w:tabs>
                <w:tab w:val="left" w:pos="-720"/>
              </w:tabs>
              <w:suppressAutoHyphens/>
              <w:jc w:val="center"/>
              <w:rPr>
                <w:sz w:val="16"/>
                <w:szCs w:val="22"/>
              </w:rPr>
            </w:pPr>
          </w:p>
        </w:tc>
        <w:tc>
          <w:tcPr>
            <w:tcW w:w="450" w:type="dxa"/>
          </w:tcPr>
          <w:p w14:paraId="49DC5DBE" w14:textId="77777777" w:rsidR="00D23906" w:rsidRPr="002D02CC" w:rsidRDefault="00D23906" w:rsidP="00F559DD">
            <w:pPr>
              <w:tabs>
                <w:tab w:val="left" w:pos="-720"/>
              </w:tabs>
              <w:suppressAutoHyphens/>
              <w:jc w:val="center"/>
              <w:rPr>
                <w:sz w:val="16"/>
                <w:szCs w:val="22"/>
              </w:rPr>
            </w:pPr>
          </w:p>
        </w:tc>
        <w:tc>
          <w:tcPr>
            <w:tcW w:w="450" w:type="dxa"/>
          </w:tcPr>
          <w:p w14:paraId="260525AE" w14:textId="77777777" w:rsidR="00D23906" w:rsidRPr="002D02CC" w:rsidRDefault="00D23906" w:rsidP="00F559DD">
            <w:pPr>
              <w:tabs>
                <w:tab w:val="left" w:pos="-720"/>
              </w:tabs>
              <w:suppressAutoHyphens/>
              <w:jc w:val="center"/>
              <w:rPr>
                <w:sz w:val="16"/>
                <w:szCs w:val="22"/>
              </w:rPr>
            </w:pPr>
          </w:p>
        </w:tc>
        <w:tc>
          <w:tcPr>
            <w:tcW w:w="450" w:type="dxa"/>
          </w:tcPr>
          <w:p w14:paraId="2E834E04" w14:textId="77777777" w:rsidR="00D23906" w:rsidRPr="002D02CC" w:rsidRDefault="00D23906" w:rsidP="00F559DD">
            <w:pPr>
              <w:tabs>
                <w:tab w:val="left" w:pos="-720"/>
              </w:tabs>
              <w:suppressAutoHyphens/>
              <w:jc w:val="center"/>
              <w:rPr>
                <w:sz w:val="16"/>
                <w:szCs w:val="22"/>
              </w:rPr>
            </w:pPr>
          </w:p>
        </w:tc>
        <w:tc>
          <w:tcPr>
            <w:tcW w:w="450" w:type="dxa"/>
          </w:tcPr>
          <w:p w14:paraId="7E54C611" w14:textId="77777777" w:rsidR="00D23906" w:rsidRPr="002D02CC" w:rsidRDefault="00D23906" w:rsidP="00F559DD">
            <w:pPr>
              <w:tabs>
                <w:tab w:val="left" w:pos="-720"/>
              </w:tabs>
              <w:suppressAutoHyphens/>
              <w:jc w:val="center"/>
              <w:rPr>
                <w:sz w:val="16"/>
                <w:szCs w:val="22"/>
              </w:rPr>
            </w:pPr>
          </w:p>
        </w:tc>
        <w:tc>
          <w:tcPr>
            <w:tcW w:w="450" w:type="dxa"/>
          </w:tcPr>
          <w:p w14:paraId="153F797B" w14:textId="77777777" w:rsidR="00D23906" w:rsidRPr="002D02CC" w:rsidRDefault="00D23906" w:rsidP="00F559DD">
            <w:pPr>
              <w:tabs>
                <w:tab w:val="left" w:pos="-720"/>
              </w:tabs>
              <w:suppressAutoHyphens/>
              <w:jc w:val="center"/>
              <w:rPr>
                <w:sz w:val="16"/>
                <w:szCs w:val="22"/>
              </w:rPr>
            </w:pPr>
          </w:p>
        </w:tc>
        <w:tc>
          <w:tcPr>
            <w:tcW w:w="540" w:type="dxa"/>
          </w:tcPr>
          <w:p w14:paraId="3F242E8A" w14:textId="77777777" w:rsidR="00D23906" w:rsidRPr="002D02CC" w:rsidRDefault="00D23906" w:rsidP="00F559DD">
            <w:pPr>
              <w:tabs>
                <w:tab w:val="left" w:pos="-720"/>
              </w:tabs>
              <w:suppressAutoHyphens/>
              <w:jc w:val="center"/>
              <w:rPr>
                <w:sz w:val="16"/>
                <w:szCs w:val="22"/>
              </w:rPr>
            </w:pPr>
          </w:p>
        </w:tc>
        <w:tc>
          <w:tcPr>
            <w:tcW w:w="540" w:type="dxa"/>
          </w:tcPr>
          <w:p w14:paraId="6A1A2937" w14:textId="77777777" w:rsidR="00D23906" w:rsidRPr="002D02CC" w:rsidRDefault="00D23906" w:rsidP="00F559DD">
            <w:pPr>
              <w:tabs>
                <w:tab w:val="left" w:pos="-720"/>
              </w:tabs>
              <w:suppressAutoHyphens/>
              <w:jc w:val="center"/>
              <w:rPr>
                <w:sz w:val="16"/>
                <w:szCs w:val="22"/>
              </w:rPr>
            </w:pPr>
          </w:p>
        </w:tc>
        <w:tc>
          <w:tcPr>
            <w:tcW w:w="630" w:type="dxa"/>
          </w:tcPr>
          <w:p w14:paraId="08AC0EF5" w14:textId="77777777" w:rsidR="00D23906" w:rsidRPr="002D02CC" w:rsidRDefault="00D23906" w:rsidP="00F559DD">
            <w:pPr>
              <w:tabs>
                <w:tab w:val="center" w:pos="385"/>
              </w:tabs>
              <w:suppressAutoHyphens/>
              <w:jc w:val="center"/>
              <w:rPr>
                <w:sz w:val="16"/>
                <w:szCs w:val="22"/>
              </w:rPr>
            </w:pPr>
          </w:p>
        </w:tc>
        <w:tc>
          <w:tcPr>
            <w:tcW w:w="540" w:type="dxa"/>
          </w:tcPr>
          <w:p w14:paraId="4BC676AA" w14:textId="77777777" w:rsidR="00D23906" w:rsidRPr="002D02CC" w:rsidRDefault="00D23906" w:rsidP="00F559DD">
            <w:pPr>
              <w:tabs>
                <w:tab w:val="center" w:pos="385"/>
              </w:tabs>
              <w:suppressAutoHyphens/>
              <w:jc w:val="center"/>
              <w:rPr>
                <w:sz w:val="16"/>
                <w:szCs w:val="22"/>
              </w:rPr>
            </w:pPr>
            <w:r>
              <w:rPr>
                <w:sz w:val="16"/>
                <w:szCs w:val="22"/>
              </w:rPr>
              <w:t>.45</w:t>
            </w:r>
          </w:p>
        </w:tc>
      </w:tr>
      <w:tr w:rsidR="00D23906" w:rsidRPr="002D02CC" w14:paraId="5E361B96" w14:textId="77777777" w:rsidTr="00F559DD">
        <w:trPr>
          <w:cantSplit/>
          <w:jc w:val="center"/>
        </w:trPr>
        <w:tc>
          <w:tcPr>
            <w:tcW w:w="540" w:type="dxa"/>
          </w:tcPr>
          <w:p w14:paraId="36470CC6" w14:textId="77777777" w:rsidR="00D23906" w:rsidRPr="002D02CC" w:rsidRDefault="00D23906" w:rsidP="00F559DD">
            <w:pPr>
              <w:tabs>
                <w:tab w:val="center" w:pos="428"/>
              </w:tabs>
              <w:suppressAutoHyphens/>
              <w:jc w:val="center"/>
              <w:rPr>
                <w:sz w:val="16"/>
                <w:szCs w:val="22"/>
              </w:rPr>
            </w:pPr>
            <w:r w:rsidRPr="002D02CC">
              <w:rPr>
                <w:bCs/>
                <w:sz w:val="16"/>
                <w:szCs w:val="22"/>
              </w:rPr>
              <w:t>31</w:t>
            </w:r>
          </w:p>
        </w:tc>
        <w:tc>
          <w:tcPr>
            <w:tcW w:w="450" w:type="dxa"/>
          </w:tcPr>
          <w:p w14:paraId="5EC1CB70" w14:textId="77777777" w:rsidR="00D23906" w:rsidRPr="002D02CC" w:rsidRDefault="00D23906" w:rsidP="00F559DD">
            <w:pPr>
              <w:tabs>
                <w:tab w:val="left" w:pos="-720"/>
              </w:tabs>
              <w:suppressAutoHyphens/>
              <w:jc w:val="center"/>
              <w:rPr>
                <w:sz w:val="16"/>
                <w:szCs w:val="22"/>
              </w:rPr>
            </w:pPr>
          </w:p>
        </w:tc>
        <w:tc>
          <w:tcPr>
            <w:tcW w:w="450" w:type="dxa"/>
          </w:tcPr>
          <w:p w14:paraId="4BA67AC7" w14:textId="77777777" w:rsidR="00D23906" w:rsidRPr="002D02CC" w:rsidRDefault="00D23906" w:rsidP="00F559DD">
            <w:pPr>
              <w:tabs>
                <w:tab w:val="left" w:pos="-720"/>
              </w:tabs>
              <w:suppressAutoHyphens/>
              <w:jc w:val="center"/>
              <w:rPr>
                <w:sz w:val="16"/>
                <w:szCs w:val="22"/>
              </w:rPr>
            </w:pPr>
          </w:p>
        </w:tc>
        <w:tc>
          <w:tcPr>
            <w:tcW w:w="450" w:type="dxa"/>
          </w:tcPr>
          <w:p w14:paraId="4CC0FE22" w14:textId="77777777" w:rsidR="00D23906" w:rsidRPr="002D02CC" w:rsidRDefault="00D23906" w:rsidP="00F559DD">
            <w:pPr>
              <w:tabs>
                <w:tab w:val="left" w:pos="-720"/>
              </w:tabs>
              <w:suppressAutoHyphens/>
              <w:jc w:val="center"/>
              <w:rPr>
                <w:sz w:val="16"/>
                <w:szCs w:val="22"/>
              </w:rPr>
            </w:pPr>
          </w:p>
        </w:tc>
        <w:tc>
          <w:tcPr>
            <w:tcW w:w="450" w:type="dxa"/>
          </w:tcPr>
          <w:p w14:paraId="22E23007" w14:textId="77777777" w:rsidR="00D23906" w:rsidRPr="002D02CC" w:rsidRDefault="00D23906" w:rsidP="00F559DD">
            <w:pPr>
              <w:tabs>
                <w:tab w:val="left" w:pos="-720"/>
              </w:tabs>
              <w:suppressAutoHyphens/>
              <w:jc w:val="center"/>
              <w:rPr>
                <w:sz w:val="16"/>
                <w:szCs w:val="22"/>
              </w:rPr>
            </w:pPr>
          </w:p>
        </w:tc>
        <w:tc>
          <w:tcPr>
            <w:tcW w:w="450" w:type="dxa"/>
          </w:tcPr>
          <w:p w14:paraId="5A592F91" w14:textId="77777777" w:rsidR="00D23906" w:rsidRPr="002D02CC" w:rsidRDefault="00D23906" w:rsidP="00F559DD">
            <w:pPr>
              <w:tabs>
                <w:tab w:val="left" w:pos="-720"/>
              </w:tabs>
              <w:suppressAutoHyphens/>
              <w:jc w:val="center"/>
              <w:rPr>
                <w:sz w:val="16"/>
                <w:szCs w:val="22"/>
              </w:rPr>
            </w:pPr>
          </w:p>
        </w:tc>
        <w:tc>
          <w:tcPr>
            <w:tcW w:w="450" w:type="dxa"/>
          </w:tcPr>
          <w:p w14:paraId="2A82C244" w14:textId="77777777" w:rsidR="00D23906" w:rsidRPr="002D02CC" w:rsidRDefault="00D23906" w:rsidP="00F559DD">
            <w:pPr>
              <w:tabs>
                <w:tab w:val="left" w:pos="-720"/>
              </w:tabs>
              <w:suppressAutoHyphens/>
              <w:jc w:val="center"/>
              <w:rPr>
                <w:sz w:val="16"/>
                <w:szCs w:val="22"/>
              </w:rPr>
            </w:pPr>
          </w:p>
        </w:tc>
        <w:tc>
          <w:tcPr>
            <w:tcW w:w="540" w:type="dxa"/>
          </w:tcPr>
          <w:p w14:paraId="75637674" w14:textId="77777777" w:rsidR="00D23906" w:rsidRPr="002D02CC" w:rsidRDefault="00D23906" w:rsidP="00F559DD">
            <w:pPr>
              <w:tabs>
                <w:tab w:val="left" w:pos="-720"/>
              </w:tabs>
              <w:suppressAutoHyphens/>
              <w:jc w:val="center"/>
              <w:rPr>
                <w:sz w:val="16"/>
                <w:szCs w:val="22"/>
              </w:rPr>
            </w:pPr>
          </w:p>
        </w:tc>
        <w:tc>
          <w:tcPr>
            <w:tcW w:w="540" w:type="dxa"/>
          </w:tcPr>
          <w:p w14:paraId="03C4327C" w14:textId="77777777" w:rsidR="00D23906" w:rsidRPr="002D02CC" w:rsidRDefault="00D23906" w:rsidP="00F559DD">
            <w:pPr>
              <w:tabs>
                <w:tab w:val="left" w:pos="-720"/>
              </w:tabs>
              <w:suppressAutoHyphens/>
              <w:jc w:val="center"/>
              <w:rPr>
                <w:sz w:val="16"/>
                <w:szCs w:val="22"/>
              </w:rPr>
            </w:pPr>
          </w:p>
        </w:tc>
        <w:tc>
          <w:tcPr>
            <w:tcW w:w="630" w:type="dxa"/>
          </w:tcPr>
          <w:p w14:paraId="18D179B8" w14:textId="77777777" w:rsidR="00D23906" w:rsidRPr="002D02CC" w:rsidRDefault="00D23906" w:rsidP="00F559DD">
            <w:pPr>
              <w:tabs>
                <w:tab w:val="center" w:pos="385"/>
              </w:tabs>
              <w:suppressAutoHyphens/>
              <w:jc w:val="center"/>
              <w:rPr>
                <w:sz w:val="16"/>
                <w:szCs w:val="22"/>
              </w:rPr>
            </w:pPr>
          </w:p>
        </w:tc>
        <w:tc>
          <w:tcPr>
            <w:tcW w:w="540" w:type="dxa"/>
          </w:tcPr>
          <w:p w14:paraId="373743F0" w14:textId="77777777" w:rsidR="00D23906" w:rsidRPr="002D02CC" w:rsidRDefault="00D23906" w:rsidP="00F559DD">
            <w:pPr>
              <w:tabs>
                <w:tab w:val="center" w:pos="385"/>
              </w:tabs>
              <w:suppressAutoHyphens/>
              <w:jc w:val="center"/>
              <w:rPr>
                <w:sz w:val="16"/>
                <w:szCs w:val="22"/>
              </w:rPr>
            </w:pPr>
            <w:r>
              <w:rPr>
                <w:sz w:val="16"/>
                <w:szCs w:val="22"/>
              </w:rPr>
              <w:t>.45</w:t>
            </w:r>
          </w:p>
        </w:tc>
      </w:tr>
    </w:tbl>
    <w:p w14:paraId="5CCD3BAE" w14:textId="77777777" w:rsidR="00D23906" w:rsidRPr="00651C8A" w:rsidRDefault="00D23906" w:rsidP="00D23906">
      <w:pPr>
        <w:pStyle w:val="A"/>
      </w:pPr>
    </w:p>
    <w:p w14:paraId="48777B85" w14:textId="77777777" w:rsidR="00D23906" w:rsidRPr="00651C8A" w:rsidRDefault="00D23906" w:rsidP="00D23906">
      <w:pPr>
        <w:pStyle w:val="1"/>
      </w:pPr>
      <w:r w:rsidRPr="00651C8A">
        <w:t>1.</w:t>
      </w:r>
      <w:r w:rsidRPr="00651C8A">
        <w:tab/>
        <w:t>Data sources for tables are:</w:t>
      </w:r>
    </w:p>
    <w:p w14:paraId="2ACA7A14" w14:textId="77777777" w:rsidR="00D23906" w:rsidRPr="00651C8A" w:rsidRDefault="00D23906" w:rsidP="00D23906">
      <w:pPr>
        <w:pStyle w:val="a0"/>
      </w:pPr>
      <w:r w:rsidRPr="00651C8A">
        <w:t>a.</w:t>
      </w:r>
      <w:r w:rsidRPr="00651C8A">
        <w:tab/>
        <w:t>Cost Index―Marshall and Swift Publication Co.;</w:t>
      </w:r>
    </w:p>
    <w:p w14:paraId="34BA2629" w14:textId="77777777" w:rsidR="00D23906" w:rsidRPr="00651C8A" w:rsidRDefault="00D23906" w:rsidP="00D23906">
      <w:pPr>
        <w:pStyle w:val="a0"/>
      </w:pPr>
      <w:r w:rsidRPr="00651C8A">
        <w:t>b.</w:t>
      </w:r>
      <w:r w:rsidRPr="00651C8A">
        <w:tab/>
        <w:t>Percent Good―Marshall and Swift Publication Co.;</w:t>
      </w:r>
    </w:p>
    <w:p w14:paraId="6456C504" w14:textId="77777777" w:rsidR="00D23906" w:rsidRDefault="00D23906" w:rsidP="00D23906">
      <w:pPr>
        <w:pStyle w:val="a0"/>
      </w:pPr>
      <w:r w:rsidRPr="00651C8A">
        <w:t>c.</w:t>
      </w:r>
      <w:r w:rsidRPr="00651C8A">
        <w:tab/>
        <w:t>Average Economic Life―various.</w:t>
      </w:r>
    </w:p>
    <w:p w14:paraId="6FD10749" w14:textId="77777777" w:rsidR="00D23906" w:rsidRDefault="00D23906" w:rsidP="00D23906">
      <w:pPr>
        <w:pStyle w:val="A"/>
      </w:pPr>
      <w:r w:rsidRPr="00651C8A">
        <w:t>E.</w:t>
      </w:r>
      <w:r w:rsidRPr="00651C8A">
        <w:tab/>
        <w:t>Values for Carbon Sequestration Wells and Related Wells*</w:t>
      </w:r>
    </w:p>
    <w:p w14:paraId="41117DBF" w14:textId="77777777" w:rsidR="00D23906" w:rsidRPr="00651C8A" w:rsidRDefault="00D23906" w:rsidP="00D23906">
      <w:pPr>
        <w:pStyle w:val="A"/>
      </w:pPr>
    </w:p>
    <w:tbl>
      <w:tblPr>
        <w:tblW w:w="497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761"/>
        <w:gridCol w:w="1701"/>
        <w:gridCol w:w="1517"/>
      </w:tblGrid>
      <w:tr w:rsidR="00D23906" w:rsidRPr="00651C8A" w14:paraId="1F417779" w14:textId="77777777" w:rsidTr="00F559DD">
        <w:trPr>
          <w:cantSplit/>
          <w:jc w:val="center"/>
        </w:trPr>
        <w:tc>
          <w:tcPr>
            <w:tcW w:w="4979" w:type="dxa"/>
            <w:gridSpan w:val="3"/>
            <w:shd w:val="clear" w:color="auto" w:fill="BFBFBF"/>
            <w:vAlign w:val="bottom"/>
          </w:tcPr>
          <w:p w14:paraId="5711D689" w14:textId="77777777" w:rsidR="00D23906" w:rsidRPr="00CB405E" w:rsidRDefault="00D23906" w:rsidP="00F559DD">
            <w:pPr>
              <w:pStyle w:val="Text"/>
              <w:keepNext/>
              <w:jc w:val="center"/>
              <w:rPr>
                <w:b/>
                <w:bCs/>
                <w:sz w:val="16"/>
                <w:szCs w:val="16"/>
              </w:rPr>
            </w:pPr>
            <w:r w:rsidRPr="00CB405E">
              <w:rPr>
                <w:b/>
                <w:bCs/>
                <w:sz w:val="16"/>
                <w:szCs w:val="16"/>
              </w:rPr>
              <w:t>Table 2503.E</w:t>
            </w:r>
          </w:p>
          <w:p w14:paraId="626030EA" w14:textId="77777777" w:rsidR="00D23906" w:rsidRPr="00CB405E" w:rsidRDefault="00D23906" w:rsidP="00F559DD">
            <w:pPr>
              <w:keepNext/>
              <w:tabs>
                <w:tab w:val="center" w:pos="4680"/>
              </w:tabs>
              <w:suppressAutoHyphens/>
              <w:jc w:val="center"/>
              <w:rPr>
                <w:b/>
                <w:bCs/>
                <w:sz w:val="16"/>
                <w:szCs w:val="16"/>
              </w:rPr>
            </w:pPr>
            <w:r w:rsidRPr="00CB405E">
              <w:rPr>
                <w:b/>
                <w:bCs/>
                <w:sz w:val="16"/>
                <w:szCs w:val="16"/>
              </w:rPr>
              <w:t>Values for Carbon Sequestration Wells and Related Wells*</w:t>
            </w:r>
          </w:p>
        </w:tc>
      </w:tr>
      <w:tr w:rsidR="00D23906" w:rsidRPr="00651C8A" w14:paraId="2CAA423C" w14:textId="77777777" w:rsidTr="00F559DD">
        <w:trPr>
          <w:cantSplit/>
          <w:jc w:val="center"/>
        </w:trPr>
        <w:tc>
          <w:tcPr>
            <w:tcW w:w="1761" w:type="dxa"/>
            <w:shd w:val="clear" w:color="auto" w:fill="BFBFBF"/>
            <w:vAlign w:val="center"/>
          </w:tcPr>
          <w:p w14:paraId="2D91171A" w14:textId="77777777" w:rsidR="00D23906" w:rsidRPr="00CB405E" w:rsidRDefault="00D23906" w:rsidP="00F559DD">
            <w:pPr>
              <w:tabs>
                <w:tab w:val="center" w:pos="4680"/>
              </w:tabs>
              <w:suppressAutoHyphens/>
              <w:jc w:val="center"/>
              <w:rPr>
                <w:b/>
                <w:bCs/>
                <w:sz w:val="16"/>
                <w:szCs w:val="16"/>
              </w:rPr>
            </w:pPr>
            <w:r w:rsidRPr="00CB405E">
              <w:rPr>
                <w:b/>
                <w:bCs/>
                <w:sz w:val="16"/>
                <w:szCs w:val="16"/>
              </w:rPr>
              <w:t>Location</w:t>
            </w:r>
          </w:p>
        </w:tc>
        <w:tc>
          <w:tcPr>
            <w:tcW w:w="1701" w:type="dxa"/>
            <w:shd w:val="clear" w:color="auto" w:fill="BFBFBF"/>
            <w:vAlign w:val="bottom"/>
          </w:tcPr>
          <w:p w14:paraId="3230187D" w14:textId="77777777" w:rsidR="00D23906" w:rsidRPr="00CB405E" w:rsidRDefault="00D23906" w:rsidP="00F559DD">
            <w:pPr>
              <w:tabs>
                <w:tab w:val="center" w:pos="4680"/>
              </w:tabs>
              <w:suppressAutoHyphens/>
              <w:jc w:val="center"/>
              <w:rPr>
                <w:b/>
                <w:bCs/>
                <w:sz w:val="16"/>
                <w:szCs w:val="16"/>
              </w:rPr>
            </w:pPr>
            <w:r w:rsidRPr="00CB405E">
              <w:rPr>
                <w:b/>
                <w:bCs/>
                <w:sz w:val="16"/>
                <w:szCs w:val="16"/>
              </w:rPr>
              <w:t>Average Depth</w:t>
            </w:r>
          </w:p>
          <w:p w14:paraId="7A28374B" w14:textId="77777777" w:rsidR="00D23906" w:rsidRPr="00CB405E" w:rsidRDefault="00D23906" w:rsidP="00F559DD">
            <w:pPr>
              <w:tabs>
                <w:tab w:val="center" w:pos="4680"/>
              </w:tabs>
              <w:suppressAutoHyphens/>
              <w:jc w:val="center"/>
              <w:rPr>
                <w:b/>
                <w:bCs/>
                <w:sz w:val="16"/>
                <w:szCs w:val="16"/>
              </w:rPr>
            </w:pPr>
            <w:r w:rsidRPr="00CB405E">
              <w:rPr>
                <w:b/>
                <w:bCs/>
                <w:sz w:val="16"/>
                <w:szCs w:val="16"/>
              </w:rPr>
              <w:t>(feet)</w:t>
            </w:r>
          </w:p>
        </w:tc>
        <w:tc>
          <w:tcPr>
            <w:tcW w:w="1517" w:type="dxa"/>
            <w:shd w:val="clear" w:color="auto" w:fill="BFBFBF"/>
            <w:vAlign w:val="bottom"/>
          </w:tcPr>
          <w:p w14:paraId="73DE27D0" w14:textId="77777777" w:rsidR="00D23906" w:rsidRPr="00CB405E" w:rsidRDefault="00D23906" w:rsidP="00F559DD">
            <w:pPr>
              <w:tabs>
                <w:tab w:val="center" w:pos="4680"/>
              </w:tabs>
              <w:suppressAutoHyphens/>
              <w:jc w:val="center"/>
              <w:rPr>
                <w:b/>
                <w:bCs/>
                <w:sz w:val="16"/>
                <w:szCs w:val="16"/>
              </w:rPr>
            </w:pPr>
            <w:r w:rsidRPr="00CB405E">
              <w:rPr>
                <w:b/>
                <w:bCs/>
                <w:sz w:val="16"/>
                <w:szCs w:val="16"/>
              </w:rPr>
              <w:t>Value Per Foot ($)</w:t>
            </w:r>
          </w:p>
        </w:tc>
      </w:tr>
      <w:tr w:rsidR="00D23906" w:rsidRPr="00651C8A" w14:paraId="25F3CDD0" w14:textId="77777777" w:rsidTr="00F559DD">
        <w:trPr>
          <w:cantSplit/>
          <w:jc w:val="center"/>
        </w:trPr>
        <w:tc>
          <w:tcPr>
            <w:tcW w:w="1761" w:type="dxa"/>
          </w:tcPr>
          <w:p w14:paraId="1ABBD263" w14:textId="77777777" w:rsidR="00D23906" w:rsidRPr="00CB405E" w:rsidRDefault="00D23906" w:rsidP="00F559DD">
            <w:pPr>
              <w:tabs>
                <w:tab w:val="center" w:pos="4680"/>
              </w:tabs>
              <w:suppressAutoHyphens/>
              <w:jc w:val="center"/>
              <w:rPr>
                <w:sz w:val="16"/>
                <w:szCs w:val="16"/>
              </w:rPr>
            </w:pPr>
            <w:r w:rsidRPr="00CB405E">
              <w:rPr>
                <w:sz w:val="16"/>
                <w:szCs w:val="16"/>
              </w:rPr>
              <w:t>Onshore</w:t>
            </w:r>
          </w:p>
        </w:tc>
        <w:tc>
          <w:tcPr>
            <w:tcW w:w="1701" w:type="dxa"/>
          </w:tcPr>
          <w:p w14:paraId="3282EA98" w14:textId="77777777" w:rsidR="00D23906" w:rsidRPr="00CB405E" w:rsidRDefault="00D23906" w:rsidP="00F559DD">
            <w:pPr>
              <w:tabs>
                <w:tab w:val="center" w:pos="4680"/>
              </w:tabs>
              <w:suppressAutoHyphens/>
              <w:jc w:val="center"/>
              <w:rPr>
                <w:sz w:val="16"/>
                <w:szCs w:val="16"/>
              </w:rPr>
            </w:pPr>
            <w:r w:rsidRPr="00CB405E">
              <w:rPr>
                <w:sz w:val="16"/>
                <w:szCs w:val="16"/>
              </w:rPr>
              <w:t xml:space="preserve">1 </w:t>
            </w:r>
            <w:r>
              <w:rPr>
                <w:sz w:val="16"/>
                <w:szCs w:val="16"/>
              </w:rPr>
              <w:t>-</w:t>
            </w:r>
            <w:r w:rsidRPr="00CB405E">
              <w:rPr>
                <w:sz w:val="16"/>
                <w:szCs w:val="16"/>
              </w:rPr>
              <w:t xml:space="preserve"> 1,499</w:t>
            </w:r>
          </w:p>
        </w:tc>
        <w:tc>
          <w:tcPr>
            <w:tcW w:w="1517" w:type="dxa"/>
          </w:tcPr>
          <w:p w14:paraId="636E9FC2" w14:textId="77777777" w:rsidR="00D23906" w:rsidRPr="00CB405E" w:rsidRDefault="00D23906" w:rsidP="00F559DD">
            <w:pPr>
              <w:tabs>
                <w:tab w:val="center" w:pos="4680"/>
              </w:tabs>
              <w:suppressAutoHyphens/>
              <w:jc w:val="center"/>
              <w:rPr>
                <w:sz w:val="16"/>
                <w:szCs w:val="16"/>
              </w:rPr>
            </w:pPr>
            <w:r w:rsidRPr="00CB405E">
              <w:rPr>
                <w:sz w:val="16"/>
                <w:szCs w:val="16"/>
              </w:rPr>
              <w:t>0.50</w:t>
            </w:r>
          </w:p>
        </w:tc>
      </w:tr>
      <w:tr w:rsidR="00D23906" w:rsidRPr="00651C8A" w14:paraId="5C266E02" w14:textId="77777777" w:rsidTr="00F559DD">
        <w:trPr>
          <w:cantSplit/>
          <w:jc w:val="center"/>
        </w:trPr>
        <w:tc>
          <w:tcPr>
            <w:tcW w:w="1761" w:type="dxa"/>
          </w:tcPr>
          <w:p w14:paraId="152B7377" w14:textId="77777777" w:rsidR="00D23906" w:rsidRPr="00CB405E" w:rsidRDefault="00D23906" w:rsidP="00F559DD">
            <w:pPr>
              <w:jc w:val="center"/>
              <w:rPr>
                <w:sz w:val="16"/>
                <w:szCs w:val="16"/>
              </w:rPr>
            </w:pPr>
            <w:r w:rsidRPr="00CB405E">
              <w:rPr>
                <w:sz w:val="16"/>
                <w:szCs w:val="16"/>
              </w:rPr>
              <w:t>Onshore</w:t>
            </w:r>
          </w:p>
        </w:tc>
        <w:tc>
          <w:tcPr>
            <w:tcW w:w="1701" w:type="dxa"/>
          </w:tcPr>
          <w:p w14:paraId="3EF959F9" w14:textId="77777777" w:rsidR="00D23906" w:rsidRPr="00CB405E" w:rsidRDefault="00D23906" w:rsidP="00F559DD">
            <w:pPr>
              <w:tabs>
                <w:tab w:val="center" w:pos="4680"/>
              </w:tabs>
              <w:suppressAutoHyphens/>
              <w:jc w:val="center"/>
              <w:rPr>
                <w:sz w:val="16"/>
                <w:szCs w:val="16"/>
              </w:rPr>
            </w:pPr>
            <w:r w:rsidRPr="00CB405E">
              <w:rPr>
                <w:sz w:val="16"/>
                <w:szCs w:val="16"/>
              </w:rPr>
              <w:t xml:space="preserve">1,500 </w:t>
            </w:r>
            <w:r>
              <w:rPr>
                <w:sz w:val="16"/>
                <w:szCs w:val="16"/>
              </w:rPr>
              <w:t>-</w:t>
            </w:r>
            <w:r w:rsidRPr="00CB405E">
              <w:rPr>
                <w:sz w:val="16"/>
                <w:szCs w:val="16"/>
              </w:rPr>
              <w:t xml:space="preserve"> 2,499</w:t>
            </w:r>
          </w:p>
        </w:tc>
        <w:tc>
          <w:tcPr>
            <w:tcW w:w="1517" w:type="dxa"/>
          </w:tcPr>
          <w:p w14:paraId="7EFD72B4" w14:textId="77777777" w:rsidR="00D23906" w:rsidRPr="00CB405E" w:rsidRDefault="00D23906" w:rsidP="00F559DD">
            <w:pPr>
              <w:tabs>
                <w:tab w:val="center" w:pos="4680"/>
              </w:tabs>
              <w:suppressAutoHyphens/>
              <w:jc w:val="center"/>
              <w:rPr>
                <w:sz w:val="16"/>
                <w:szCs w:val="16"/>
              </w:rPr>
            </w:pPr>
            <w:r w:rsidRPr="00CB405E">
              <w:rPr>
                <w:sz w:val="16"/>
                <w:szCs w:val="16"/>
              </w:rPr>
              <w:t>0.75</w:t>
            </w:r>
          </w:p>
        </w:tc>
      </w:tr>
      <w:tr w:rsidR="00D23906" w:rsidRPr="00651C8A" w14:paraId="6CAB567C" w14:textId="77777777" w:rsidTr="00F559DD">
        <w:trPr>
          <w:cantSplit/>
          <w:jc w:val="center"/>
        </w:trPr>
        <w:tc>
          <w:tcPr>
            <w:tcW w:w="1761" w:type="dxa"/>
          </w:tcPr>
          <w:p w14:paraId="49571E10" w14:textId="77777777" w:rsidR="00D23906" w:rsidRPr="00CB405E" w:rsidRDefault="00D23906" w:rsidP="00F559DD">
            <w:pPr>
              <w:jc w:val="center"/>
              <w:rPr>
                <w:sz w:val="16"/>
                <w:szCs w:val="16"/>
              </w:rPr>
            </w:pPr>
            <w:r w:rsidRPr="00CB405E">
              <w:rPr>
                <w:sz w:val="16"/>
                <w:szCs w:val="16"/>
              </w:rPr>
              <w:t>Onshore</w:t>
            </w:r>
          </w:p>
        </w:tc>
        <w:tc>
          <w:tcPr>
            <w:tcW w:w="1701" w:type="dxa"/>
          </w:tcPr>
          <w:p w14:paraId="2E2935C3" w14:textId="77777777" w:rsidR="00D23906" w:rsidRPr="00CB405E" w:rsidRDefault="00D23906" w:rsidP="00F559DD">
            <w:pPr>
              <w:tabs>
                <w:tab w:val="center" w:pos="4680"/>
              </w:tabs>
              <w:suppressAutoHyphens/>
              <w:jc w:val="center"/>
              <w:rPr>
                <w:sz w:val="16"/>
                <w:szCs w:val="16"/>
              </w:rPr>
            </w:pPr>
            <w:r w:rsidRPr="00CB405E">
              <w:rPr>
                <w:sz w:val="16"/>
                <w:szCs w:val="16"/>
              </w:rPr>
              <w:t xml:space="preserve">2,500 </w:t>
            </w:r>
            <w:r>
              <w:rPr>
                <w:sz w:val="16"/>
                <w:szCs w:val="16"/>
              </w:rPr>
              <w:t>-</w:t>
            </w:r>
            <w:r w:rsidRPr="00CB405E">
              <w:rPr>
                <w:sz w:val="16"/>
                <w:szCs w:val="16"/>
              </w:rPr>
              <w:t xml:space="preserve"> 9,999</w:t>
            </w:r>
          </w:p>
        </w:tc>
        <w:tc>
          <w:tcPr>
            <w:tcW w:w="1517" w:type="dxa"/>
          </w:tcPr>
          <w:p w14:paraId="7E004D88" w14:textId="77777777" w:rsidR="00D23906" w:rsidRPr="00CB405E" w:rsidRDefault="00D23906" w:rsidP="00F559DD">
            <w:pPr>
              <w:tabs>
                <w:tab w:val="center" w:pos="4680"/>
              </w:tabs>
              <w:suppressAutoHyphens/>
              <w:jc w:val="center"/>
              <w:rPr>
                <w:sz w:val="16"/>
                <w:szCs w:val="16"/>
              </w:rPr>
            </w:pPr>
            <w:r w:rsidRPr="00CB405E">
              <w:rPr>
                <w:sz w:val="16"/>
                <w:szCs w:val="16"/>
              </w:rPr>
              <w:t>1.00</w:t>
            </w:r>
          </w:p>
        </w:tc>
      </w:tr>
      <w:tr w:rsidR="00D23906" w:rsidRPr="00651C8A" w14:paraId="0CE630A8" w14:textId="77777777" w:rsidTr="00F559DD">
        <w:trPr>
          <w:cantSplit/>
          <w:jc w:val="center"/>
        </w:trPr>
        <w:tc>
          <w:tcPr>
            <w:tcW w:w="1761" w:type="dxa"/>
          </w:tcPr>
          <w:p w14:paraId="0421CB76" w14:textId="77777777" w:rsidR="00D23906" w:rsidRPr="00CB405E" w:rsidRDefault="00D23906" w:rsidP="00F559DD">
            <w:pPr>
              <w:jc w:val="center"/>
              <w:rPr>
                <w:sz w:val="16"/>
                <w:szCs w:val="16"/>
              </w:rPr>
            </w:pPr>
            <w:r w:rsidRPr="00CB405E">
              <w:rPr>
                <w:sz w:val="16"/>
                <w:szCs w:val="16"/>
              </w:rPr>
              <w:t>Onshore</w:t>
            </w:r>
          </w:p>
        </w:tc>
        <w:tc>
          <w:tcPr>
            <w:tcW w:w="1701" w:type="dxa"/>
          </w:tcPr>
          <w:p w14:paraId="1F871D73" w14:textId="77777777" w:rsidR="00D23906" w:rsidRPr="00CB405E" w:rsidRDefault="00D23906" w:rsidP="00F559DD">
            <w:pPr>
              <w:tabs>
                <w:tab w:val="center" w:pos="4680"/>
              </w:tabs>
              <w:suppressAutoHyphens/>
              <w:jc w:val="center"/>
              <w:rPr>
                <w:sz w:val="16"/>
                <w:szCs w:val="16"/>
              </w:rPr>
            </w:pPr>
            <w:r w:rsidRPr="00CB405E">
              <w:rPr>
                <w:sz w:val="16"/>
                <w:szCs w:val="16"/>
              </w:rPr>
              <w:t>10,000 - or greater</w:t>
            </w:r>
          </w:p>
        </w:tc>
        <w:tc>
          <w:tcPr>
            <w:tcW w:w="1517" w:type="dxa"/>
          </w:tcPr>
          <w:p w14:paraId="1D81855E" w14:textId="77777777" w:rsidR="00D23906" w:rsidRPr="00CB405E" w:rsidRDefault="00D23906" w:rsidP="00F559DD">
            <w:pPr>
              <w:tabs>
                <w:tab w:val="center" w:pos="4680"/>
              </w:tabs>
              <w:suppressAutoHyphens/>
              <w:jc w:val="center"/>
              <w:rPr>
                <w:sz w:val="16"/>
                <w:szCs w:val="16"/>
              </w:rPr>
            </w:pPr>
            <w:r w:rsidRPr="00CB405E">
              <w:rPr>
                <w:sz w:val="16"/>
                <w:szCs w:val="16"/>
              </w:rPr>
              <w:t>1.50</w:t>
            </w:r>
          </w:p>
        </w:tc>
      </w:tr>
      <w:tr w:rsidR="00D23906" w:rsidRPr="00651C8A" w14:paraId="7DA0A1C0" w14:textId="77777777" w:rsidTr="00F559DD">
        <w:trPr>
          <w:cantSplit/>
          <w:jc w:val="center"/>
        </w:trPr>
        <w:tc>
          <w:tcPr>
            <w:tcW w:w="1761" w:type="dxa"/>
          </w:tcPr>
          <w:p w14:paraId="75E557C6" w14:textId="77777777" w:rsidR="00D23906" w:rsidRPr="00CB405E" w:rsidRDefault="00D23906" w:rsidP="00F559DD">
            <w:pPr>
              <w:tabs>
                <w:tab w:val="center" w:pos="4680"/>
              </w:tabs>
              <w:suppressAutoHyphens/>
              <w:jc w:val="center"/>
              <w:rPr>
                <w:sz w:val="16"/>
                <w:szCs w:val="16"/>
              </w:rPr>
            </w:pPr>
            <w:r w:rsidRPr="00CB405E">
              <w:rPr>
                <w:sz w:val="16"/>
                <w:szCs w:val="16"/>
              </w:rPr>
              <w:t>Offshore</w:t>
            </w:r>
          </w:p>
        </w:tc>
        <w:tc>
          <w:tcPr>
            <w:tcW w:w="1701" w:type="dxa"/>
          </w:tcPr>
          <w:p w14:paraId="7A65305A" w14:textId="77777777" w:rsidR="00D23906" w:rsidRPr="00CB405E" w:rsidRDefault="00D23906" w:rsidP="00F559DD">
            <w:pPr>
              <w:tabs>
                <w:tab w:val="center" w:pos="4680"/>
              </w:tabs>
              <w:suppressAutoHyphens/>
              <w:jc w:val="center"/>
              <w:rPr>
                <w:sz w:val="16"/>
                <w:szCs w:val="16"/>
              </w:rPr>
            </w:pPr>
            <w:r w:rsidRPr="00CB405E">
              <w:rPr>
                <w:sz w:val="16"/>
                <w:szCs w:val="16"/>
              </w:rPr>
              <w:t>All Depths</w:t>
            </w:r>
          </w:p>
        </w:tc>
        <w:tc>
          <w:tcPr>
            <w:tcW w:w="1517" w:type="dxa"/>
          </w:tcPr>
          <w:p w14:paraId="16FCDC6B" w14:textId="77777777" w:rsidR="00D23906" w:rsidRPr="00CB405E" w:rsidRDefault="00D23906" w:rsidP="00F559DD">
            <w:pPr>
              <w:tabs>
                <w:tab w:val="center" w:pos="4680"/>
              </w:tabs>
              <w:suppressAutoHyphens/>
              <w:jc w:val="center"/>
              <w:rPr>
                <w:sz w:val="16"/>
                <w:szCs w:val="16"/>
              </w:rPr>
            </w:pPr>
            <w:r w:rsidRPr="00CB405E">
              <w:rPr>
                <w:sz w:val="16"/>
                <w:szCs w:val="16"/>
              </w:rPr>
              <w:t>2.00</w:t>
            </w:r>
          </w:p>
        </w:tc>
      </w:tr>
    </w:tbl>
    <w:p w14:paraId="166A3B63" w14:textId="77777777" w:rsidR="00D23906" w:rsidRDefault="00D23906" w:rsidP="00D23906">
      <w:pPr>
        <w:pStyle w:val="RegDoubleIndent"/>
        <w:rPr>
          <w:sz w:val="16"/>
          <w:szCs w:val="16"/>
        </w:rPr>
      </w:pPr>
      <w:r w:rsidRPr="00CB405E">
        <w:rPr>
          <w:sz w:val="16"/>
          <w:szCs w:val="16"/>
        </w:rPr>
        <w:t>*Applicable to carbon sequestration wells, monitoring wells, and related service* wells.</w:t>
      </w:r>
    </w:p>
    <w:p w14:paraId="401F4818" w14:textId="77777777" w:rsidR="00D23906" w:rsidRDefault="00D23906" w:rsidP="00D23906">
      <w:pPr>
        <w:pStyle w:val="RegDoubleIndent"/>
        <w:rPr>
          <w:sz w:val="16"/>
          <w:szCs w:val="16"/>
        </w:rPr>
      </w:pPr>
    </w:p>
    <w:p w14:paraId="30B861F3" w14:textId="04750987" w:rsidR="00C55FB2" w:rsidRPr="00B06C94" w:rsidRDefault="00B540B2" w:rsidP="00D23906">
      <w:pPr>
        <w:pStyle w:val="AuthorityNote"/>
      </w:pPr>
      <w:r w:rsidRPr="001B37AF">
        <w:t>AUTHORITY NOTE:</w:t>
      </w:r>
      <w:r w:rsidRPr="001B37AF">
        <w:tab/>
        <w:t>Promulgated in accordance with R.S. 47:1837 and R.S. 47:2323</w:t>
      </w:r>
    </w:p>
    <w:p w14:paraId="2C92689E" w14:textId="4437C2B5" w:rsidR="00285D5E" w:rsidRPr="0063022D" w:rsidRDefault="00285D5E" w:rsidP="003E3EB7">
      <w:pPr>
        <w:pStyle w:val="HistoricalNote"/>
      </w:pPr>
      <w:r w:rsidRPr="0063022D">
        <w:t>HISTORICAL NOTE:</w:t>
      </w:r>
      <w:r>
        <w:tab/>
      </w:r>
      <w:r w:rsidRPr="0063022D">
        <w:t>Promulgated by the Department of Revenue and Taxation, Tax Commission, LR 8:102 (February 1982), amended LR 9:69 (February 1983), LR 10:944 (November 1984), LR 12:36 (January 1986), LR 13:188 (March 1987), LR 13:764 (December 1987), LR 14:872 (December 1988), LR 15:1097 (December 1989), LR 16:1063 (December 1990), LR 17:1213 (December 1991), LR 19:212 (February 1993), LR 20:198 (February 1994), LR 21:186 (February 1995), LR 22:117 (February 1996), LR 23:207 (February 1997), amended by the Department of Revenue, Tax Commission, LR 24:490 (March 1998), LR 25:317 (February 1999), LR 26:509 (March 2000), LR 27:427 (March 2001), LR 28:520 (March 2002), LR 29:370 (March 2003), LR 30:489 (March 2004), LR 31:719 (March 2005), LR 32:433 (March 2006), LR 33:</w:t>
      </w:r>
      <w:r w:rsidR="00CF29FD">
        <w:t>496 (Marc</w:t>
      </w:r>
      <w:r w:rsidR="00135763">
        <w:t>h 2007), LR 34:686 (April 2008), LR 35:500 (March 2009)</w:t>
      </w:r>
      <w:r w:rsidR="008B639F">
        <w:t>, LR 36:780</w:t>
      </w:r>
      <w:r w:rsidR="003C555B">
        <w:t xml:space="preserve"> </w:t>
      </w:r>
      <w:r w:rsidR="008B639F">
        <w:t>(April 2010)</w:t>
      </w:r>
      <w:r w:rsidR="00625AA7">
        <w:t xml:space="preserve">, </w:t>
      </w:r>
      <w:r w:rsidR="004671BE" w:rsidRPr="004943A3">
        <w:t xml:space="preserve">amended by the </w:t>
      </w:r>
      <w:r w:rsidR="003E3EB7">
        <w:t xml:space="preserve">Office of the Governor, </w:t>
      </w:r>
      <w:r w:rsidR="004671BE" w:rsidRPr="004943A3">
        <w:t>Division of Administration, Tax Commission, LR 37:1402 (May 2011), LR 38:</w:t>
      </w:r>
      <w:r w:rsidR="003E3EB7">
        <w:t xml:space="preserve">810 (March 2012), </w:t>
      </w:r>
      <w:r w:rsidR="00ED798D">
        <w:t>LR 39:497</w:t>
      </w:r>
      <w:r w:rsidR="001450D4">
        <w:t xml:space="preserve"> </w:t>
      </w:r>
      <w:r w:rsidR="00ED798D">
        <w:t>(March 2013),</w:t>
      </w:r>
      <w:r w:rsidR="00D70B1C">
        <w:t xml:space="preserve"> LR 40:538 (March 2014), </w:t>
      </w:r>
      <w:r w:rsidR="008B1EF1">
        <w:t>LR 41:681 (Ap</w:t>
      </w:r>
      <w:r w:rsidR="00C55FB2">
        <w:t>ril 2015), LR 42:750 (Ma</w:t>
      </w:r>
      <w:r w:rsidR="00223BE7">
        <w:t>y 2016), LR 43:656 (Apri</w:t>
      </w:r>
      <w:r w:rsidR="00B540B2">
        <w:t>l 2017), LR 44:584 (March 2018), rep</w:t>
      </w:r>
      <w:r w:rsidR="00E05768">
        <w:t xml:space="preserve">romulgated LR 44:918 (May 2018), </w:t>
      </w:r>
      <w:r w:rsidR="00E05768" w:rsidRPr="00AE2955">
        <w:t>LR 45:</w:t>
      </w:r>
      <w:r w:rsidR="00E05768">
        <w:t>538</w:t>
      </w:r>
      <w:r w:rsidR="00E05768" w:rsidRPr="00AE2955">
        <w:t xml:space="preserve"> (April 2019)</w:t>
      </w:r>
      <w:r w:rsidR="0034517E" w:rsidRPr="002F6019">
        <w:t xml:space="preserve">, </w:t>
      </w:r>
      <w:r w:rsidR="0034517E">
        <w:t>LR 46:564 (April 2020)</w:t>
      </w:r>
      <w:r w:rsidR="00821D87" w:rsidRPr="00F316D1">
        <w:t>, LR 47:</w:t>
      </w:r>
      <w:r w:rsidR="00821D87">
        <w:t>470 (April 2021</w:t>
      </w:r>
      <w:r w:rsidR="001C0ACF">
        <w:t>), LR 48:1528 (June 2022</w:t>
      </w:r>
      <w:r w:rsidR="001C0ACF" w:rsidRPr="001C0ACF">
        <w:t>), LR 49:1061 (June 2023</w:t>
      </w:r>
      <w:r w:rsidR="00EE715B">
        <w:t>), LR 50:372 (March 2024), LR 51:394 (March 2025)</w:t>
      </w:r>
      <w:r w:rsidR="00D23906">
        <w:t>, LR 52:972 (June 2026).</w:t>
      </w:r>
    </w:p>
    <w:p w14:paraId="07C437DD" w14:textId="77777777" w:rsidR="000A70F9" w:rsidRDefault="000A70F9" w:rsidP="00305135">
      <w:pPr>
        <w:pStyle w:val="Chapter"/>
        <w:spacing w:after="80"/>
      </w:pPr>
      <w:bookmarkStart w:id="2281" w:name="TOC_Chap103"/>
      <w:bookmarkStart w:id="2282" w:name="_Toc233690271"/>
      <w:bookmarkStart w:id="2283" w:name="_Toc234030855"/>
      <w:bookmarkStart w:id="2284" w:name="_Toc243721481"/>
      <w:bookmarkStart w:id="2285" w:name="_Toc259619729"/>
      <w:bookmarkStart w:id="2286" w:name="_Toc262718815"/>
      <w:bookmarkStart w:id="2287" w:name="_Toc275165588"/>
      <w:bookmarkStart w:id="2288" w:name="_Toc238197907"/>
      <w:r>
        <w:t>Chapter 27.</w:t>
      </w:r>
      <w:bookmarkEnd w:id="2281"/>
      <w:r w:rsidR="00C97BFA" w:rsidRPr="00C97BFA">
        <w:tab/>
      </w:r>
      <w:bookmarkStart w:id="2289" w:name="TOCT_Chap155"/>
      <w:bookmarkStart w:id="2290" w:name="TOCT_Chap184"/>
      <w:bookmarkStart w:id="2291" w:name="TOCT_Chap149"/>
      <w:bookmarkStart w:id="2292" w:name="TOCT_Chap103"/>
      <w:r>
        <w:t>Guidelines for Application, Classification and Assessment of Land Eligible to be</w:t>
      </w:r>
      <w:r>
        <w:br/>
        <w:t>Assessed at Use Value</w:t>
      </w:r>
      <w:bookmarkEnd w:id="2282"/>
      <w:bookmarkEnd w:id="2283"/>
      <w:bookmarkEnd w:id="2284"/>
      <w:bookmarkEnd w:id="2285"/>
      <w:bookmarkEnd w:id="2286"/>
      <w:bookmarkEnd w:id="2287"/>
      <w:bookmarkEnd w:id="2288"/>
      <w:bookmarkEnd w:id="2289"/>
      <w:bookmarkEnd w:id="2290"/>
      <w:bookmarkEnd w:id="2291"/>
      <w:bookmarkEnd w:id="2292"/>
    </w:p>
    <w:p w14:paraId="0D9FD12F" w14:textId="77777777" w:rsidR="000A70F9" w:rsidRDefault="000A70F9" w:rsidP="00305135">
      <w:pPr>
        <w:pStyle w:val="Section"/>
        <w:spacing w:after="80"/>
      </w:pPr>
      <w:bookmarkStart w:id="2293" w:name="_Toc233690272"/>
      <w:bookmarkStart w:id="2294" w:name="_Toc234030856"/>
      <w:bookmarkStart w:id="2295" w:name="_Toc243721482"/>
      <w:bookmarkStart w:id="2296" w:name="_Toc259619730"/>
      <w:bookmarkStart w:id="2297" w:name="_Toc262718816"/>
      <w:bookmarkStart w:id="2298" w:name="_Toc275165589"/>
      <w:bookmarkStart w:id="2299" w:name="_Toc238197908"/>
      <w:r>
        <w:t>§2701.</w:t>
      </w:r>
      <w:r>
        <w:tab/>
        <w:t>Definitions of Land Eligible for Use Value Assessment</w:t>
      </w:r>
      <w:bookmarkEnd w:id="2293"/>
      <w:bookmarkEnd w:id="2294"/>
      <w:bookmarkEnd w:id="2295"/>
      <w:bookmarkEnd w:id="2296"/>
      <w:bookmarkEnd w:id="2297"/>
      <w:bookmarkEnd w:id="2298"/>
      <w:bookmarkEnd w:id="2299"/>
    </w:p>
    <w:p w14:paraId="4728BEE2" w14:textId="77777777" w:rsidR="000A70F9" w:rsidRDefault="000A70F9">
      <w:pPr>
        <w:pStyle w:val="A"/>
      </w:pPr>
      <w:r>
        <w:rPr>
          <w:i/>
        </w:rPr>
        <w:t>Bona Fide Agricultural Land</w:t>
      </w:r>
      <w:r w:rsidR="00586E8E">
        <w:sym w:font="Symbol" w:char="F0BE"/>
      </w:r>
      <w:r>
        <w:t>land devoted to the production for sale, in reasonable commercial quantities, of plants and animals, or their products, useful to man and agricultural land under a contract with a state or federal agency restricting its use for agricultural production.</w:t>
      </w:r>
    </w:p>
    <w:p w14:paraId="012FB088" w14:textId="77777777" w:rsidR="000A70F9" w:rsidRDefault="000A70F9">
      <w:pPr>
        <w:pStyle w:val="A"/>
      </w:pPr>
      <w:r>
        <w:rPr>
          <w:i/>
        </w:rPr>
        <w:t>Bona Fide Horticultural Land</w:t>
      </w:r>
      <w:r w:rsidR="00586E8E">
        <w:sym w:font="Symbol" w:char="F0BE"/>
      </w:r>
      <w:r>
        <w:t>land devoted to the production for sale, in reasonable commercial quantities, of fruits, vegetables, flowers or ornamental plants, and horticultural land under a contract with a state or federal agency restricting its use for horticultural production.</w:t>
      </w:r>
    </w:p>
    <w:p w14:paraId="1D940F60" w14:textId="77777777" w:rsidR="000A70F9" w:rsidRDefault="000A70F9">
      <w:pPr>
        <w:pStyle w:val="A"/>
      </w:pPr>
      <w:r>
        <w:rPr>
          <w:i/>
        </w:rPr>
        <w:t>Bona Fide Marsh Land</w:t>
      </w:r>
      <w:r w:rsidR="00586E8E">
        <w:sym w:font="Symbol" w:char="F0BE"/>
      </w:r>
      <w:r>
        <w:t>wet land other than bona fide agricultural, horticultural or timber land.</w:t>
      </w:r>
    </w:p>
    <w:p w14:paraId="541E91AB" w14:textId="77777777" w:rsidR="000A70F9" w:rsidRDefault="000A70F9">
      <w:pPr>
        <w:pStyle w:val="A"/>
      </w:pPr>
      <w:r>
        <w:rPr>
          <w:i/>
        </w:rPr>
        <w:t>Bona Fide Timberland</w:t>
      </w:r>
      <w:r w:rsidR="00586E8E">
        <w:sym w:font="Symbol" w:char="F0BE"/>
      </w:r>
      <w:r>
        <w:t xml:space="preserve">land stocked by forest trees of any size and specie, or formerly having such tree cover within the last three years and not currently developed or being used for non-forest purposes, and devoted to the production, in </w:t>
      </w:r>
      <w:r>
        <w:lastRenderedPageBreak/>
        <w:t>reasonable commercial quantities, of timber and timber products, and timberland under a contract with a state or federal agency restricting its use for timber production.</w:t>
      </w:r>
    </w:p>
    <w:p w14:paraId="33C73084" w14:textId="77777777" w:rsidR="000A70F9" w:rsidRDefault="000A70F9">
      <w:pPr>
        <w:pStyle w:val="AuthorityNote"/>
      </w:pPr>
      <w:r>
        <w:t>AUTHORITY NOTE:</w:t>
      </w:r>
      <w:r>
        <w:tab/>
        <w:t>Promulgated in accordance with R.S. 47:2301 through R.S. 47:2308.</w:t>
      </w:r>
    </w:p>
    <w:p w14:paraId="7B9CFC96" w14:textId="77777777" w:rsidR="000A70F9" w:rsidRDefault="000A70F9">
      <w:pPr>
        <w:pStyle w:val="HistoricalNote"/>
      </w:pPr>
      <w:r>
        <w:t>HISTORICAL NOTE:</w:t>
      </w:r>
      <w:r>
        <w:tab/>
        <w:t>Promulgated by the Louisiana Tax Commission, LR 3:289 (June 1977), amended by the Department of Revenue and Taxation, Tax Commission, LR 8:102 (February 1982), LR 15:1097 (December 1989), LR 19:212 (February 1993).</w:t>
      </w:r>
    </w:p>
    <w:p w14:paraId="5092EF04" w14:textId="77777777" w:rsidR="000A70F9" w:rsidRDefault="000A70F9">
      <w:pPr>
        <w:pStyle w:val="Section"/>
      </w:pPr>
      <w:bookmarkStart w:id="2300" w:name="_Toc233690273"/>
      <w:bookmarkStart w:id="2301" w:name="_Toc234030857"/>
      <w:bookmarkStart w:id="2302" w:name="_Toc243721483"/>
      <w:bookmarkStart w:id="2303" w:name="_Toc259619731"/>
      <w:bookmarkStart w:id="2304" w:name="_Toc262718817"/>
      <w:bookmarkStart w:id="2305" w:name="_Toc275165590"/>
      <w:bookmarkStart w:id="2306" w:name="_Toc238197909"/>
      <w:r>
        <w:t>§2703.</w:t>
      </w:r>
      <w:r>
        <w:tab/>
        <w:t>Eligibility Requirements and Application for Use Value Assessment</w:t>
      </w:r>
      <w:bookmarkEnd w:id="2300"/>
      <w:bookmarkEnd w:id="2301"/>
      <w:bookmarkEnd w:id="2302"/>
      <w:bookmarkEnd w:id="2303"/>
      <w:bookmarkEnd w:id="2304"/>
      <w:bookmarkEnd w:id="2305"/>
      <w:bookmarkEnd w:id="2306"/>
    </w:p>
    <w:p w14:paraId="2FE85547" w14:textId="77777777" w:rsidR="000A70F9" w:rsidRDefault="000A70F9">
      <w:pPr>
        <w:pStyle w:val="A"/>
      </w:pPr>
      <w:r>
        <w:t>A.</w:t>
      </w:r>
      <w:r>
        <w:tab/>
        <w:t>In order to be classified as bona fide agricultural, horticultural, marsh or timberland and assessed at its use value under the provisions of Article VII, Section 18(C) of the Louisiana Constitution of 1974, it must:</w:t>
      </w:r>
    </w:p>
    <w:p w14:paraId="7F1C630D" w14:textId="77777777" w:rsidR="000A70F9" w:rsidRDefault="000A70F9">
      <w:pPr>
        <w:pStyle w:val="1"/>
      </w:pPr>
      <w:r>
        <w:t>1.</w:t>
      </w:r>
      <w:r>
        <w:tab/>
        <w:t>meet the definition of bona fide agricultural, horticultural, marsh or timberland as described in Section 2302 of Title 47 of the Louisiana Revised Statutes of 1950 and the eligibility requirements of R.S. 47:2303; and</w:t>
      </w:r>
    </w:p>
    <w:p w14:paraId="7F10D6E4" w14:textId="77777777" w:rsidR="000A70F9" w:rsidRDefault="000A70F9">
      <w:pPr>
        <w:pStyle w:val="1"/>
      </w:pPr>
      <w:r>
        <w:t>2.</w:t>
      </w:r>
      <w:r>
        <w:tab/>
        <w:t>the owner must file an application, copy included in this Section, (see Form 2703) with the assessor in the parish or district where the property is located, certifying that the property is eligible for use value assessment.</w:t>
      </w:r>
    </w:p>
    <w:p w14:paraId="4410DBB1" w14:textId="77777777" w:rsidR="000A70F9" w:rsidRDefault="000A70F9">
      <w:pPr>
        <w:pStyle w:val="A"/>
      </w:pPr>
      <w:r>
        <w:t>B.</w:t>
      </w:r>
      <w:r>
        <w:tab/>
        <w:t>In the case of bona fide agricultural, horticultural or timberland:</w:t>
      </w:r>
    </w:p>
    <w:p w14:paraId="55C900AC" w14:textId="77777777" w:rsidR="000A70F9" w:rsidRDefault="000A70F9">
      <w:pPr>
        <w:pStyle w:val="1"/>
      </w:pPr>
      <w:r>
        <w:t>1.</w:t>
      </w:r>
      <w:r>
        <w:tab/>
        <w:t>the land must be at least 3 acres in size or have produced an average gross annual income of at least $2,000 in one or more of the designated classifications for the four preceding years; and</w:t>
      </w:r>
    </w:p>
    <w:p w14:paraId="1B2BAB7E" w14:textId="77777777" w:rsidR="000A70F9" w:rsidRDefault="000A70F9">
      <w:pPr>
        <w:pStyle w:val="1"/>
        <w:spacing w:after="80"/>
      </w:pPr>
      <w:r>
        <w:t>2.</w:t>
      </w:r>
      <w:r>
        <w:tab/>
        <w:t>the landowner must sign an agreement that the land will be devoted to one or more of the designated uses as defined in Section 2302 of Title 47 of the Louisiana Revised Statutes of 1950 and meet the eligibility requirements of R.S. 47:2303.</w:t>
      </w:r>
    </w:p>
    <w:p w14:paraId="755EAE8D" w14:textId="77777777" w:rsidR="000A70F9" w:rsidRDefault="000A70F9">
      <w:pPr>
        <w:pStyle w:val="A"/>
        <w:spacing w:after="80"/>
      </w:pPr>
      <w:r>
        <w:t>C.</w:t>
      </w:r>
      <w:r>
        <w:tab/>
        <w:t>The assessor shall keep the application on file from the date of the application until December 31 of the year following expiration of the last year included in the application (Jefferson and Orleans parishes only) or, loss of eligibility (all parishes), whichever comes sooner.</w:t>
      </w:r>
    </w:p>
    <w:p w14:paraId="4C5B56C0" w14:textId="77777777" w:rsidR="000A70F9" w:rsidRDefault="000A70F9" w:rsidP="00305135">
      <w:pPr>
        <w:keepNext/>
        <w:tabs>
          <w:tab w:val="center" w:pos="2484"/>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center"/>
        <w:rPr>
          <w:b/>
          <w:kern w:val="2"/>
          <w:sz w:val="16"/>
        </w:rPr>
      </w:pPr>
      <w:r>
        <w:rPr>
          <w:b/>
          <w:kern w:val="2"/>
          <w:sz w:val="16"/>
        </w:rPr>
        <w:t>Form 2703</w:t>
      </w:r>
    </w:p>
    <w:p w14:paraId="671BE395" w14:textId="77777777" w:rsidR="000A70F9" w:rsidRDefault="000A70F9" w:rsidP="00305135">
      <w:pPr>
        <w:keepNext/>
        <w:tabs>
          <w:tab w:val="center" w:pos="2484"/>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center"/>
        <w:rPr>
          <w:b/>
          <w:kern w:val="2"/>
          <w:sz w:val="16"/>
        </w:rPr>
      </w:pPr>
      <w:r>
        <w:rPr>
          <w:b/>
          <w:kern w:val="2"/>
          <w:sz w:val="16"/>
        </w:rPr>
        <w:t>Application for</w:t>
      </w:r>
    </w:p>
    <w:p w14:paraId="33F6B12F" w14:textId="77777777" w:rsidR="000A70F9" w:rsidRDefault="000A70F9" w:rsidP="00305135">
      <w:pPr>
        <w:keepNext/>
        <w:tabs>
          <w:tab w:val="center" w:pos="2484"/>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center"/>
        <w:rPr>
          <w:b/>
          <w:kern w:val="2"/>
          <w:sz w:val="16"/>
        </w:rPr>
      </w:pPr>
      <w:r>
        <w:rPr>
          <w:b/>
          <w:kern w:val="2"/>
          <w:sz w:val="16"/>
        </w:rPr>
        <w:t>Use Value Assessment</w:t>
      </w:r>
    </w:p>
    <w:p w14:paraId="19F81AB0" w14:textId="77777777" w:rsidR="000A70F9" w:rsidRDefault="000A70F9" w:rsidP="00586E8E">
      <w:pPr>
        <w:pStyle w:val="Text"/>
        <w:keepNext/>
        <w:spacing w:after="40"/>
        <w:ind w:left="187" w:firstLine="0"/>
        <w:jc w:val="left"/>
        <w:rPr>
          <w:sz w:val="16"/>
        </w:rPr>
      </w:pPr>
      <w:r>
        <w:rPr>
          <w:sz w:val="16"/>
        </w:rPr>
        <w:t>Name: ____________________________________________________</w:t>
      </w:r>
      <w:r>
        <w:rPr>
          <w:sz w:val="16"/>
        </w:rPr>
        <w:br/>
        <w:t>Address:___________________________________________________</w:t>
      </w:r>
      <w:r>
        <w:rPr>
          <w:sz w:val="16"/>
        </w:rPr>
        <w:br/>
        <w:t>Description: ________________________________________________</w:t>
      </w:r>
      <w:r>
        <w:rPr>
          <w:sz w:val="16"/>
        </w:rPr>
        <w:tab/>
      </w:r>
    </w:p>
    <w:p w14:paraId="5E2497C5" w14:textId="77777777" w:rsidR="000A70F9" w:rsidRDefault="000A70F9">
      <w:pPr>
        <w:pStyle w:val="LACNote"/>
        <w:ind w:left="288" w:right="288" w:firstLine="0"/>
      </w:pPr>
      <w:r>
        <w:t>Application is hereby made for a Use Value Assessment on the above land, which is at least three acres in size or has produced an average annual gross income of at least $2,000 in one or more of the designated classifications for four years preceding this application.</w:t>
      </w:r>
    </w:p>
    <w:p w14:paraId="3CDF457F" w14:textId="77777777" w:rsidR="000A70F9" w:rsidRDefault="000A70F9">
      <w:pPr>
        <w:pStyle w:val="LACNote"/>
        <w:spacing w:after="0"/>
        <w:ind w:left="288" w:right="288"/>
      </w:pPr>
      <w:r>
        <w:t>NOTE: I hereby certify that this land is (mark type(s) of use):</w:t>
      </w:r>
    </w:p>
    <w:p w14:paraId="5C79E650" w14:textId="77777777" w:rsidR="000A70F9" w:rsidRDefault="000A70F9">
      <w:pPr>
        <w:pStyle w:val="LACNote"/>
        <w:spacing w:after="0"/>
        <w:ind w:left="288" w:right="288"/>
      </w:pPr>
      <w:r>
        <w:t>__________ devoted to production for sale of agricultural or horticultural products in reasonable commercial quantities, or under contract with a government agency restricting its use for such production.</w:t>
      </w:r>
    </w:p>
    <w:p w14:paraId="4B856859" w14:textId="77777777" w:rsidR="000A70F9" w:rsidRDefault="000A70F9">
      <w:pPr>
        <w:pStyle w:val="LACNote"/>
        <w:spacing w:after="0"/>
        <w:ind w:left="288" w:right="288" w:firstLine="0"/>
      </w:pPr>
      <w:r>
        <w:t>__________ acreage</w:t>
      </w:r>
    </w:p>
    <w:p w14:paraId="5800FDA4" w14:textId="77777777" w:rsidR="000A70F9" w:rsidRDefault="000A70F9">
      <w:pPr>
        <w:pStyle w:val="LACNote"/>
        <w:spacing w:after="0"/>
        <w:ind w:left="288" w:right="288" w:firstLine="0"/>
      </w:pPr>
      <w:r>
        <w:t>__________</w:t>
      </w:r>
      <w:r w:rsidR="00106952">
        <w:t xml:space="preserve"> </w:t>
      </w:r>
      <w:r>
        <w:t xml:space="preserve">devoted to production of timber or timber products in reasonable commercial quantities, or has had forest tree cover within the last three years and is not developed or devoted to a non-forest </w:t>
      </w:r>
      <w:r>
        <w:t>use, or is under contract with a government agency restricting its use for timber production.</w:t>
      </w:r>
    </w:p>
    <w:p w14:paraId="390F5837" w14:textId="77777777" w:rsidR="000A70F9" w:rsidRDefault="000A70F9">
      <w:pPr>
        <w:pStyle w:val="LACNote"/>
        <w:spacing w:after="0"/>
        <w:ind w:left="288" w:right="288"/>
      </w:pPr>
      <w:r>
        <w:t>___________</w:t>
      </w:r>
      <w:r w:rsidR="00106952">
        <w:t xml:space="preserve"> </w:t>
      </w:r>
      <w:r>
        <w:t>acreage</w:t>
      </w:r>
    </w:p>
    <w:p w14:paraId="1CB81571" w14:textId="77777777" w:rsidR="000A70F9" w:rsidRDefault="000A70F9">
      <w:pPr>
        <w:pStyle w:val="LACNote"/>
        <w:spacing w:after="0"/>
        <w:ind w:left="288" w:right="288"/>
      </w:pPr>
      <w:r>
        <w:t>___________ marshland is wetland not devoted to agricultural, horticultural or timber purposes.</w:t>
      </w:r>
    </w:p>
    <w:p w14:paraId="5D1B5343" w14:textId="77777777" w:rsidR="000A70F9" w:rsidRDefault="000A70F9">
      <w:pPr>
        <w:pStyle w:val="a0"/>
        <w:spacing w:after="0"/>
        <w:rPr>
          <w:sz w:val="16"/>
        </w:rPr>
      </w:pPr>
      <w:r>
        <w:rPr>
          <w:sz w:val="16"/>
        </w:rPr>
        <w:t>salt water marsh</w:t>
      </w:r>
      <w:r w:rsidR="00106952">
        <w:rPr>
          <w:sz w:val="16"/>
        </w:rPr>
        <w:t xml:space="preserve"> </w:t>
      </w:r>
      <w:r>
        <w:rPr>
          <w:sz w:val="16"/>
        </w:rPr>
        <w:t>__________ acreage</w:t>
      </w:r>
    </w:p>
    <w:p w14:paraId="7C56088E" w14:textId="77777777" w:rsidR="000A70F9" w:rsidRDefault="000A70F9">
      <w:pPr>
        <w:pStyle w:val="a0"/>
        <w:spacing w:after="0"/>
        <w:rPr>
          <w:sz w:val="16"/>
        </w:rPr>
      </w:pPr>
      <w:r>
        <w:rPr>
          <w:sz w:val="16"/>
        </w:rPr>
        <w:t>brackish water marsh __________ acreage</w:t>
      </w:r>
    </w:p>
    <w:p w14:paraId="0B9319EA" w14:textId="77777777" w:rsidR="000A70F9" w:rsidRDefault="000A70F9">
      <w:pPr>
        <w:pStyle w:val="a0"/>
        <w:spacing w:after="0"/>
      </w:pPr>
      <w:r>
        <w:rPr>
          <w:sz w:val="16"/>
        </w:rPr>
        <w:t>fresh water marsh ___________ acreage</w:t>
      </w:r>
    </w:p>
    <w:p w14:paraId="2555CFE5" w14:textId="77777777" w:rsidR="000A70F9" w:rsidRDefault="000A70F9">
      <w:pPr>
        <w:pStyle w:val="Text"/>
        <w:spacing w:line="240" w:lineRule="auto"/>
        <w:rPr>
          <w:sz w:val="16"/>
        </w:rPr>
      </w:pPr>
      <w:r>
        <w:rPr>
          <w:sz w:val="16"/>
        </w:rPr>
        <w:t>This application shall apply for the following four year period:</w:t>
      </w:r>
    </w:p>
    <w:p w14:paraId="68154C45" w14:textId="77777777" w:rsidR="000A70F9" w:rsidRDefault="00106952">
      <w:pPr>
        <w:pStyle w:val="Text"/>
        <w:spacing w:line="240" w:lineRule="auto"/>
        <w:rPr>
          <w:sz w:val="16"/>
        </w:rPr>
      </w:pPr>
      <w:r>
        <w:rPr>
          <w:sz w:val="16"/>
        </w:rPr>
        <w:tab/>
      </w:r>
      <w:r w:rsidR="000A70F9">
        <w:rPr>
          <w:sz w:val="16"/>
        </w:rPr>
        <w:t>___________</w:t>
      </w:r>
      <w:r w:rsidR="000A70F9">
        <w:rPr>
          <w:sz w:val="16"/>
        </w:rPr>
        <w:tab/>
      </w:r>
      <w:r w:rsidR="000A70F9">
        <w:rPr>
          <w:sz w:val="16"/>
        </w:rPr>
        <w:tab/>
        <w:t>___________</w:t>
      </w:r>
      <w:r w:rsidR="000A70F9">
        <w:rPr>
          <w:sz w:val="16"/>
        </w:rPr>
        <w:tab/>
      </w:r>
      <w:r w:rsidR="000A70F9">
        <w:rPr>
          <w:sz w:val="16"/>
        </w:rPr>
        <w:tab/>
        <w:t>___________</w:t>
      </w:r>
      <w:r w:rsidR="000A70F9">
        <w:rPr>
          <w:sz w:val="16"/>
        </w:rPr>
        <w:tab/>
      </w:r>
      <w:r w:rsidR="000A70F9">
        <w:rPr>
          <w:sz w:val="16"/>
        </w:rPr>
        <w:tab/>
        <w:t>__________</w:t>
      </w:r>
    </w:p>
    <w:p w14:paraId="141BE93B" w14:textId="77777777" w:rsidR="000A70F9" w:rsidRDefault="000A70F9">
      <w:pPr>
        <w:pStyle w:val="Text"/>
        <w:spacing w:line="240" w:lineRule="auto"/>
        <w:ind w:left="288" w:right="288"/>
        <w:rPr>
          <w:sz w:val="16"/>
        </w:rPr>
      </w:pPr>
      <w:r>
        <w:rPr>
          <w:sz w:val="16"/>
        </w:rPr>
        <w:t>In the event this land ceases to meet the requirements for a Use Value assessment, I will so notify the assessor of this parish within 60 days.</w:t>
      </w:r>
    </w:p>
    <w:p w14:paraId="0DCF4112" w14:textId="77777777" w:rsidR="000A70F9" w:rsidRDefault="000A70F9">
      <w:pPr>
        <w:pStyle w:val="Text"/>
        <w:spacing w:after="0" w:line="240" w:lineRule="auto"/>
        <w:rPr>
          <w:sz w:val="16"/>
        </w:rPr>
      </w:pP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t xml:space="preserve"> </w:t>
      </w:r>
      <w:r w:rsidR="00031ACB">
        <w:rPr>
          <w:sz w:val="16"/>
        </w:rPr>
        <w:tab/>
        <w:t xml:space="preserve">  </w:t>
      </w:r>
      <w:r>
        <w:rPr>
          <w:sz w:val="16"/>
        </w:rPr>
        <w:t>_______________________</w:t>
      </w:r>
    </w:p>
    <w:p w14:paraId="630011B3" w14:textId="77777777" w:rsidR="000A70F9" w:rsidRDefault="000A70F9" w:rsidP="00106952">
      <w:pPr>
        <w:pStyle w:val="Text"/>
        <w:tabs>
          <w:tab w:val="clear" w:pos="3240"/>
          <w:tab w:val="left" w:pos="3360"/>
        </w:tabs>
        <w:spacing w:after="0" w:line="240" w:lineRule="auto"/>
        <w:rPr>
          <w:sz w:val="16"/>
        </w:rPr>
      </w:pPr>
      <w:r>
        <w:rPr>
          <w:sz w:val="16"/>
        </w:rPr>
        <w:t xml:space="preserve"> </w:t>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sidR="00106952">
        <w:rPr>
          <w:sz w:val="16"/>
        </w:rPr>
        <w:tab/>
      </w:r>
      <w:r w:rsidR="00106952">
        <w:rPr>
          <w:sz w:val="16"/>
        </w:rPr>
        <w:tab/>
      </w:r>
      <w:r>
        <w:rPr>
          <w:sz w:val="16"/>
        </w:rPr>
        <w:t>Landowner</w:t>
      </w:r>
    </w:p>
    <w:p w14:paraId="14B3E8C8" w14:textId="77777777" w:rsidR="000A70F9" w:rsidRDefault="000A70F9">
      <w:pPr>
        <w:pStyle w:val="Text"/>
        <w:spacing w:after="0" w:line="240" w:lineRule="auto"/>
        <w:rPr>
          <w:sz w:val="16"/>
        </w:rPr>
      </w:pPr>
      <w:r>
        <w:rPr>
          <w:sz w:val="16"/>
        </w:rPr>
        <w:t>To Be Completed by Assessor:</w:t>
      </w:r>
      <w:r>
        <w:rPr>
          <w:sz w:val="16"/>
        </w:rPr>
        <w:tab/>
      </w:r>
      <w:r>
        <w:rPr>
          <w:sz w:val="16"/>
        </w:rPr>
        <w:tab/>
      </w:r>
      <w:r>
        <w:rPr>
          <w:sz w:val="16"/>
        </w:rPr>
        <w:tab/>
      </w:r>
      <w:r>
        <w:rPr>
          <w:sz w:val="16"/>
        </w:rPr>
        <w:tab/>
      </w:r>
      <w:r>
        <w:rPr>
          <w:sz w:val="16"/>
        </w:rPr>
        <w:tab/>
      </w:r>
      <w:r>
        <w:rPr>
          <w:sz w:val="16"/>
        </w:rPr>
        <w:tab/>
        <w:t>Approved By:</w:t>
      </w:r>
    </w:p>
    <w:p w14:paraId="54F5F195" w14:textId="77777777" w:rsidR="000A70F9" w:rsidRDefault="000A70F9">
      <w:pPr>
        <w:pStyle w:val="Text"/>
        <w:spacing w:after="0" w:line="240" w:lineRule="auto"/>
        <w:rPr>
          <w:sz w:val="16"/>
        </w:rPr>
      </w:pPr>
      <w:r>
        <w:rPr>
          <w:sz w:val="16"/>
        </w:rPr>
        <w:t>Class</w:t>
      </w:r>
      <w:r>
        <w:rPr>
          <w:sz w:val="16"/>
        </w:rPr>
        <w:tab/>
      </w:r>
      <w:r>
        <w:rPr>
          <w:sz w:val="16"/>
        </w:rPr>
        <w:tab/>
      </w:r>
      <w:r>
        <w:rPr>
          <w:sz w:val="16"/>
        </w:rPr>
        <w:tab/>
      </w:r>
      <w:r>
        <w:rPr>
          <w:sz w:val="16"/>
        </w:rPr>
        <w:tab/>
      </w:r>
      <w:r>
        <w:rPr>
          <w:sz w:val="16"/>
        </w:rPr>
        <w:tab/>
      </w:r>
      <w:r>
        <w:rPr>
          <w:sz w:val="16"/>
        </w:rPr>
        <w:tab/>
      </w:r>
      <w:r>
        <w:rPr>
          <w:sz w:val="16"/>
        </w:rPr>
        <w:tab/>
        <w:t>Acres</w:t>
      </w:r>
      <w:r>
        <w:rPr>
          <w:sz w:val="16"/>
        </w:rPr>
        <w:tab/>
      </w:r>
      <w:r>
        <w:rPr>
          <w:sz w:val="16"/>
        </w:rPr>
        <w:tab/>
      </w:r>
      <w:r>
        <w:rPr>
          <w:sz w:val="16"/>
        </w:rPr>
        <w:tab/>
      </w:r>
      <w:r>
        <w:rPr>
          <w:sz w:val="16"/>
        </w:rPr>
        <w:tab/>
      </w:r>
      <w:r>
        <w:rPr>
          <w:sz w:val="16"/>
        </w:rPr>
        <w:tab/>
      </w:r>
      <w:r>
        <w:rPr>
          <w:sz w:val="16"/>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p>
    <w:p w14:paraId="7A41D26B" w14:textId="77777777" w:rsidR="000A70F9" w:rsidRDefault="000A70F9">
      <w:pPr>
        <w:pStyle w:val="Text"/>
        <w:spacing w:after="0" w:line="240" w:lineRule="auto"/>
        <w:rPr>
          <w:sz w:val="16"/>
        </w:rPr>
      </w:pPr>
      <w:r>
        <w:rPr>
          <w:sz w:val="16"/>
        </w:rPr>
        <w:t>__________</w:t>
      </w:r>
      <w:r>
        <w:rPr>
          <w:sz w:val="16"/>
        </w:rPr>
        <w:tab/>
      </w:r>
      <w:r>
        <w:rPr>
          <w:sz w:val="16"/>
        </w:rPr>
        <w:tab/>
      </w:r>
      <w:r>
        <w:rPr>
          <w:sz w:val="16"/>
        </w:rPr>
        <w:tab/>
      </w:r>
      <w:r>
        <w:rPr>
          <w:sz w:val="16"/>
        </w:rPr>
        <w:tab/>
        <w:t>__________</w:t>
      </w:r>
      <w:r>
        <w:rPr>
          <w:sz w:val="16"/>
        </w:rPr>
        <w:tab/>
      </w:r>
      <w:r>
        <w:rPr>
          <w:sz w:val="16"/>
        </w:rPr>
        <w:tab/>
      </w:r>
      <w:r>
        <w:rPr>
          <w:sz w:val="16"/>
        </w:rPr>
        <w:tab/>
      </w:r>
      <w:r>
        <w:rPr>
          <w:sz w:val="16"/>
        </w:rPr>
        <w:tab/>
      </w:r>
      <w:r>
        <w:rPr>
          <w:sz w:val="16"/>
        </w:rPr>
        <w:tab/>
      </w:r>
      <w:r>
        <w:rPr>
          <w:sz w:val="16"/>
        </w:rPr>
        <w:tab/>
        <w:t>Assessor</w:t>
      </w:r>
    </w:p>
    <w:p w14:paraId="4A324549" w14:textId="77777777" w:rsidR="000A70F9" w:rsidRDefault="000A70F9">
      <w:pPr>
        <w:pStyle w:val="Text"/>
        <w:spacing w:after="0" w:line="240" w:lineRule="auto"/>
        <w:rPr>
          <w:sz w:val="16"/>
        </w:rPr>
      </w:pPr>
      <w:r>
        <w:rPr>
          <w:sz w:val="16"/>
        </w:rPr>
        <w:t>__________</w:t>
      </w:r>
      <w:r>
        <w:tab/>
      </w:r>
      <w:r>
        <w:tab/>
      </w:r>
      <w:r>
        <w:tab/>
      </w:r>
      <w:r>
        <w:tab/>
      </w:r>
      <w:r>
        <w:rPr>
          <w:sz w:val="16"/>
        </w:rPr>
        <w:t>__________</w:t>
      </w:r>
      <w:r>
        <w:tab/>
      </w:r>
      <w:r>
        <w:tab/>
      </w:r>
      <w:r>
        <w:tab/>
      </w:r>
      <w:r>
        <w:tab/>
      </w:r>
      <w:r>
        <w:rPr>
          <w:sz w:val="16"/>
        </w:rPr>
        <w:t xml:space="preserve">Parish of </w:t>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p>
    <w:p w14:paraId="0598E973" w14:textId="77777777" w:rsidR="000A70F9" w:rsidRDefault="000A70F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spacing w:after="120"/>
        <w:ind w:firstLine="3060"/>
        <w:jc w:val="both"/>
        <w:rPr>
          <w:kern w:val="2"/>
          <w:sz w:val="16"/>
        </w:rPr>
      </w:pPr>
      <w:r>
        <w:rPr>
          <w:kern w:val="2"/>
          <w:sz w:val="16"/>
        </w:rPr>
        <w:t xml:space="preserve">Date </w:t>
      </w:r>
      <w:r>
        <w:rPr>
          <w:kern w:val="2"/>
          <w:sz w:val="16"/>
          <w:u w:val="single"/>
        </w:rPr>
        <w:tab/>
      </w:r>
      <w:r>
        <w:rPr>
          <w:kern w:val="2"/>
          <w:sz w:val="16"/>
          <w:u w:val="single"/>
        </w:rPr>
        <w:tab/>
      </w:r>
      <w:r>
        <w:rPr>
          <w:kern w:val="2"/>
          <w:sz w:val="16"/>
          <w:u w:val="single"/>
        </w:rPr>
        <w:tab/>
      </w:r>
      <w:r>
        <w:rPr>
          <w:kern w:val="2"/>
          <w:sz w:val="16"/>
          <w:u w:val="single"/>
        </w:rPr>
        <w:tab/>
      </w:r>
      <w:r>
        <w:rPr>
          <w:kern w:val="2"/>
          <w:sz w:val="16"/>
          <w:u w:val="single"/>
        </w:rPr>
        <w:tab/>
      </w:r>
      <w:r>
        <w:rPr>
          <w:kern w:val="2"/>
          <w:sz w:val="16"/>
          <w:u w:val="single"/>
        </w:rPr>
        <w:tab/>
      </w:r>
      <w:r>
        <w:rPr>
          <w:kern w:val="2"/>
          <w:sz w:val="16"/>
          <w:u w:val="single"/>
        </w:rPr>
        <w:tab/>
      </w:r>
      <w:r>
        <w:rPr>
          <w:kern w:val="2"/>
          <w:sz w:val="16"/>
          <w:u w:val="single"/>
        </w:rPr>
        <w:tab/>
      </w:r>
    </w:p>
    <w:p w14:paraId="564091C8" w14:textId="77777777" w:rsidR="000A70F9" w:rsidRDefault="000A70F9" w:rsidP="00031ACB">
      <w:pPr>
        <w:pStyle w:val="LACNote"/>
        <w:spacing w:after="0"/>
        <w:ind w:left="288" w:right="288" w:firstLine="0"/>
      </w:pPr>
      <w:r>
        <w:t>This application, if filed in Jefferson or Orleans Parish, shall apply for the four year period indicated below. If filed for any other parish, it shall apply for the year indicated in the first space and, shall be permanent thereafter.</w:t>
      </w:r>
    </w:p>
    <w:p w14:paraId="0625778F" w14:textId="77777777" w:rsidR="00031ACB" w:rsidRPr="00031ACB" w:rsidRDefault="00031ACB" w:rsidP="00031ACB">
      <w:pPr>
        <w:pStyle w:val="LACNote"/>
        <w:spacing w:after="0"/>
        <w:ind w:left="288" w:right="288" w:firstLine="0"/>
        <w:rPr>
          <w:sz w:val="20"/>
        </w:rPr>
      </w:pPr>
    </w:p>
    <w:p w14:paraId="66684A84" w14:textId="77777777" w:rsidR="000A70F9" w:rsidRDefault="000A70F9">
      <w:pPr>
        <w:pStyle w:val="AuthorityNote"/>
      </w:pPr>
      <w:r>
        <w:t>AUTHORITY NOTE:</w:t>
      </w:r>
      <w:r>
        <w:tab/>
        <w:t>Promulgated in accordance with LSA</w:t>
      </w:r>
      <w:r w:rsidR="00031ACB">
        <w:sym w:font="Symbol" w:char="F0BE"/>
      </w:r>
      <w:r>
        <w:t>Constitution of 1974, Article VII, §18, R.S. 47:2302, R.S. 47:2303 and R.S. 47:2304.</w:t>
      </w:r>
    </w:p>
    <w:p w14:paraId="49FF922E" w14:textId="77777777" w:rsidR="000A70F9" w:rsidRDefault="000A70F9">
      <w:pPr>
        <w:pStyle w:val="HistoricalNote"/>
      </w:pPr>
      <w:r>
        <w:t>HISTORICAL NOTE:</w:t>
      </w:r>
      <w:r>
        <w:tab/>
        <w:t>Promulgated by the Louisiana Tax Commission, LR 3:289 (June 1977), amended by the Department of Revenue and Taxation, Tax Commission, LR 8:102 (February 1982), LR 15:1097 (December 1989), LR 19:212 (February 1993), amended by the Department of Revenue, Tax Commission, LR 25:318 (February 1999), LR 26:510 (March 2000), LR 30:490 (March 2004).</w:t>
      </w:r>
    </w:p>
    <w:p w14:paraId="6C97BB96" w14:textId="77777777" w:rsidR="000A70F9" w:rsidRDefault="000A70F9" w:rsidP="00ED798D">
      <w:pPr>
        <w:pStyle w:val="Section"/>
      </w:pPr>
      <w:bookmarkStart w:id="2307" w:name="_Toc233690274"/>
      <w:bookmarkStart w:id="2308" w:name="_Toc234030858"/>
      <w:bookmarkStart w:id="2309" w:name="_Toc243721484"/>
      <w:bookmarkStart w:id="2310" w:name="_Toc259619732"/>
      <w:bookmarkStart w:id="2311" w:name="_Toc262718818"/>
      <w:bookmarkStart w:id="2312" w:name="_Toc275165591"/>
      <w:bookmarkStart w:id="2313" w:name="_Toc238197910"/>
      <w:r>
        <w:t>§2705.</w:t>
      </w:r>
      <w:r>
        <w:tab/>
        <w:t>Classification</w:t>
      </w:r>
      <w:bookmarkEnd w:id="2307"/>
      <w:bookmarkEnd w:id="2308"/>
      <w:bookmarkEnd w:id="2309"/>
      <w:bookmarkEnd w:id="2310"/>
      <w:bookmarkEnd w:id="2311"/>
      <w:bookmarkEnd w:id="2312"/>
      <w:bookmarkEnd w:id="2313"/>
    </w:p>
    <w:p w14:paraId="14045145" w14:textId="77777777" w:rsidR="000A70F9" w:rsidRDefault="000A70F9" w:rsidP="00ED798D">
      <w:pPr>
        <w:pStyle w:val="A"/>
      </w:pPr>
      <w:r>
        <w:t>A.</w:t>
      </w:r>
      <w:r>
        <w:tab/>
        <w:t>The Modern Soil Surveys published by the U.S. Department of Agriculture, Natural Resources Conservation Service, in cooperation with the Louisiana Agricultural Experiment Station, listed in Map Index, together with the conversion legends prepared and distributed by the Natural Resources Conservation Service, shall be used for determining the use value classification of agricultural, horticultural and timberland. The parishes in which Modern Soil Surveys have been completed and published are indicated in Table 2707.</w:t>
      </w:r>
    </w:p>
    <w:p w14:paraId="04AE8D93" w14:textId="77777777" w:rsidR="004A3091" w:rsidRDefault="001A7362" w:rsidP="00ED798D">
      <w:pPr>
        <w:pStyle w:val="A"/>
      </w:pPr>
      <w:r w:rsidRPr="00336751">
        <w:t>B.</w:t>
      </w:r>
      <w:r w:rsidRPr="00336751">
        <w:tab/>
        <w:t>The General Soil Maps, published by the U. S. Department of Agriculture, Natural Resources Conservation Service, listed in Map Index, together with the conversion legends prepared and distributed by the Natural Resources Conservation Service, shall be used for determining use value classifications in all parishes until the time that the Modern Soil Surveys for such parishes are completed. On January 1 of the year after which the Modern Soil Survey for any parish is completed, such Modern Soil Survey shall then be used for determining use value classifications for said parish and the use of the General Soil Map in said parish shall thereafter be discontinued.</w:t>
      </w:r>
    </w:p>
    <w:p w14:paraId="3779FB26" w14:textId="77777777" w:rsidR="000A70F9" w:rsidRDefault="000A70F9" w:rsidP="00ED798D">
      <w:pPr>
        <w:pStyle w:val="A"/>
      </w:pPr>
      <w:r>
        <w:t>C.</w:t>
      </w:r>
      <w:r>
        <w:tab/>
        <w:t xml:space="preserve">It is the intent that General Soil Maps are to be used only in the absence of and until Modern Soil Surveys are completed in the future by the U.S. Department of Agriculture, Natural Resources Conservation Service, on </w:t>
      </w:r>
      <w:r>
        <w:lastRenderedPageBreak/>
        <w:t>presently unmapped areas. However, at the option of and by agreement between the assessor and the land owner, Modern Soil Surveys that have been completed on any part of any parish (including individual farms or tracts of land), can be used for determining use value classifications until such time as the Modern Soil Survey for that parish is completed.</w:t>
      </w:r>
    </w:p>
    <w:p w14:paraId="5DA4A3DD" w14:textId="77777777" w:rsidR="000A70F9" w:rsidRDefault="000A70F9">
      <w:pPr>
        <w:pStyle w:val="AuthorityNote"/>
      </w:pPr>
      <w:r>
        <w:t>AUTHORITY NOTE:</w:t>
      </w:r>
      <w:r>
        <w:tab/>
        <w:t>Promulgated in accordance with LSA-Constitution of 1974, Article VII, §18, R.S. 47:2302, R.S. 47:2303 and R.S. 47:2304.</w:t>
      </w:r>
    </w:p>
    <w:p w14:paraId="102F44EE" w14:textId="77777777" w:rsidR="000A70F9" w:rsidRDefault="000A70F9">
      <w:pPr>
        <w:pStyle w:val="HistoricalNote"/>
      </w:pPr>
      <w:r>
        <w:t>HISTORICAL NOTE:</w:t>
      </w:r>
      <w:r>
        <w:tab/>
        <w:t>Promulgated by the Louisiana Tax Commission, LR 3:289 (June 1977), amended by the Department of Revenue and Taxation, Tax Commission, LR 8:102 (February 1982), LR 15:1097 (December 1989), LR 19:212 (February 1993), LR 21:186 (February 1995), LR 22:117 (February 1996), LR 23:208 (February 1997), amended by the Department of Revenue, Tax Commission, LR 25:318 (February 1999), LR 26:510 (March 2000), LR 27:428 (March 2001), LR 28:521 (March 2002), LR 29:372 (Marc</w:t>
      </w:r>
      <w:r w:rsidR="004A3091">
        <w:t xml:space="preserve">h 2003), LR 30:491 (March 2004), </w:t>
      </w:r>
      <w:r w:rsidR="004A3091" w:rsidRPr="00336751">
        <w:t>LR 31:720 (March 2005).</w:t>
      </w:r>
    </w:p>
    <w:p w14:paraId="00742AAB" w14:textId="77777777" w:rsidR="000A70F9" w:rsidRDefault="000A70F9">
      <w:pPr>
        <w:pStyle w:val="Section"/>
        <w:spacing w:after="200"/>
      </w:pPr>
      <w:bookmarkStart w:id="2314" w:name="_Toc233690275"/>
      <w:bookmarkStart w:id="2315" w:name="_Toc234030859"/>
      <w:bookmarkStart w:id="2316" w:name="_Toc243721485"/>
      <w:bookmarkStart w:id="2317" w:name="_Toc259619733"/>
      <w:bookmarkStart w:id="2318" w:name="_Toc262718819"/>
      <w:bookmarkStart w:id="2319" w:name="_Toc275165592"/>
      <w:bookmarkStart w:id="2320" w:name="_Toc238197911"/>
      <w:r>
        <w:t>§2707.</w:t>
      </w:r>
      <w:r>
        <w:tab/>
        <w:t>Map Index Table</w:t>
      </w:r>
      <w:bookmarkEnd w:id="2314"/>
      <w:bookmarkEnd w:id="2315"/>
      <w:bookmarkEnd w:id="2316"/>
      <w:bookmarkEnd w:id="2317"/>
      <w:bookmarkEnd w:id="2318"/>
      <w:bookmarkEnd w:id="2319"/>
      <w:bookmarkEnd w:id="2320"/>
    </w:p>
    <w:p w14:paraId="03958B30" w14:textId="77777777" w:rsidR="000A70F9" w:rsidRDefault="000A70F9" w:rsidP="00586E8E">
      <w:pPr>
        <w:pStyle w:val="A"/>
      </w:pPr>
      <w:r>
        <w:t>A.</w:t>
      </w:r>
      <w:r>
        <w:tab/>
        <w:t>Listing of general soil maps and modern soil surveys for the state of Louisiana Published by U.S. Dept. of Agriculture, Natural Resources Conservation Service in Cooperation with Louisiana Agricultural Experiment Station.</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120" w:type="dxa"/>
          <w:right w:w="120" w:type="dxa"/>
        </w:tblCellMar>
        <w:tblLook w:val="0000" w:firstRow="0" w:lastRow="0" w:firstColumn="0" w:lastColumn="0" w:noHBand="0" w:noVBand="0"/>
      </w:tblPr>
      <w:tblGrid>
        <w:gridCol w:w="1440"/>
        <w:gridCol w:w="990"/>
        <w:gridCol w:w="1080"/>
        <w:gridCol w:w="1386"/>
      </w:tblGrid>
      <w:tr w:rsidR="000A70F9" w14:paraId="4FA483B2" w14:textId="77777777" w:rsidTr="00C97BFA">
        <w:trPr>
          <w:cantSplit/>
          <w:tblHeader/>
          <w:jc w:val="center"/>
        </w:trPr>
        <w:tc>
          <w:tcPr>
            <w:tcW w:w="4896" w:type="dxa"/>
            <w:gridSpan w:val="4"/>
            <w:tcBorders>
              <w:top w:val="double" w:sz="6" w:space="0" w:color="000000"/>
              <w:bottom w:val="single" w:sz="6" w:space="0" w:color="000000"/>
            </w:tcBorders>
            <w:shd w:val="clear" w:color="auto" w:fill="BFBFBF"/>
          </w:tcPr>
          <w:p w14:paraId="1B09523C" w14:textId="77777777" w:rsidR="000A70F9" w:rsidRDefault="000A70F9" w:rsidP="00586E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Pr>
                <w:b/>
                <w:kern w:val="2"/>
                <w:sz w:val="16"/>
              </w:rPr>
              <w:t>Table 2707</w:t>
            </w:r>
          </w:p>
        </w:tc>
      </w:tr>
      <w:tr w:rsidR="000A70F9" w14:paraId="1F8F7F79" w14:textId="77777777" w:rsidTr="00031ACB">
        <w:trPr>
          <w:cantSplit/>
          <w:tblHeader/>
          <w:jc w:val="center"/>
        </w:trPr>
        <w:tc>
          <w:tcPr>
            <w:tcW w:w="1440" w:type="dxa"/>
            <w:tcBorders>
              <w:top w:val="single" w:sz="6" w:space="0" w:color="000000"/>
              <w:bottom w:val="single" w:sz="6" w:space="0" w:color="000000"/>
            </w:tcBorders>
            <w:shd w:val="clear" w:color="auto" w:fill="BFBFBF"/>
            <w:vAlign w:val="bottom"/>
          </w:tcPr>
          <w:p w14:paraId="755D318B" w14:textId="77777777" w:rsidR="000A70F9" w:rsidRDefault="000A70F9" w:rsidP="00586E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Pr>
                <w:b/>
                <w:kern w:val="2"/>
                <w:sz w:val="16"/>
              </w:rPr>
              <w:t>Parish</w:t>
            </w:r>
          </w:p>
        </w:tc>
        <w:tc>
          <w:tcPr>
            <w:tcW w:w="990" w:type="dxa"/>
            <w:tcBorders>
              <w:top w:val="single" w:sz="6" w:space="0" w:color="000000"/>
              <w:bottom w:val="single" w:sz="6" w:space="0" w:color="000000"/>
            </w:tcBorders>
            <w:shd w:val="clear" w:color="auto" w:fill="BFBFBF"/>
            <w:vAlign w:val="bottom"/>
          </w:tcPr>
          <w:p w14:paraId="13429CFB" w14:textId="77777777" w:rsidR="000A70F9" w:rsidRDefault="000A70F9" w:rsidP="00586E8E">
            <w:pPr>
              <w:keepNext/>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Pr>
                <w:b/>
                <w:kern w:val="2"/>
                <w:sz w:val="16"/>
              </w:rPr>
              <w:t>Date (General)</w:t>
            </w:r>
          </w:p>
        </w:tc>
        <w:tc>
          <w:tcPr>
            <w:tcW w:w="1080" w:type="dxa"/>
            <w:tcBorders>
              <w:top w:val="single" w:sz="6" w:space="0" w:color="000000"/>
              <w:bottom w:val="single" w:sz="6" w:space="0" w:color="000000"/>
            </w:tcBorders>
            <w:shd w:val="clear" w:color="auto" w:fill="BFBFBF"/>
            <w:vAlign w:val="bottom"/>
          </w:tcPr>
          <w:p w14:paraId="7D8D09D8" w14:textId="77777777" w:rsidR="000A70F9" w:rsidRDefault="000A70F9" w:rsidP="00586E8E">
            <w:pPr>
              <w:keepNext/>
              <w:tabs>
                <w:tab w:val="left" w:pos="180"/>
                <w:tab w:val="left" w:pos="360"/>
                <w:tab w:val="left" w:pos="540"/>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b/>
                <w:kern w:val="2"/>
                <w:sz w:val="16"/>
              </w:rPr>
            </w:pPr>
            <w:r>
              <w:rPr>
                <w:b/>
                <w:kern w:val="2"/>
                <w:sz w:val="16"/>
              </w:rPr>
              <w:t>Map Number (General)</w:t>
            </w:r>
          </w:p>
        </w:tc>
        <w:tc>
          <w:tcPr>
            <w:tcW w:w="1386" w:type="dxa"/>
            <w:tcBorders>
              <w:top w:val="single" w:sz="6" w:space="0" w:color="000000"/>
              <w:bottom w:val="single" w:sz="6" w:space="0" w:color="000000"/>
            </w:tcBorders>
            <w:shd w:val="clear" w:color="auto" w:fill="BFBFBF"/>
            <w:vAlign w:val="bottom"/>
          </w:tcPr>
          <w:p w14:paraId="26BF9A4F" w14:textId="77777777" w:rsidR="000A70F9" w:rsidRDefault="000A70F9" w:rsidP="00586E8E">
            <w:pPr>
              <w:keepNext/>
              <w:tabs>
                <w:tab w:val="left" w:pos="180"/>
                <w:tab w:val="left" w:pos="36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84"/>
              <w:jc w:val="center"/>
              <w:rPr>
                <w:b/>
                <w:kern w:val="2"/>
                <w:sz w:val="16"/>
              </w:rPr>
            </w:pPr>
            <w:r>
              <w:rPr>
                <w:b/>
                <w:kern w:val="2"/>
                <w:sz w:val="16"/>
              </w:rPr>
              <w:t>Date Published or Status (Modern)</w:t>
            </w:r>
          </w:p>
        </w:tc>
      </w:tr>
      <w:tr w:rsidR="000A70F9" w14:paraId="398C768D" w14:textId="77777777" w:rsidTr="00031ACB">
        <w:trPr>
          <w:cantSplit/>
          <w:jc w:val="center"/>
        </w:trPr>
        <w:tc>
          <w:tcPr>
            <w:tcW w:w="1440" w:type="dxa"/>
            <w:tcBorders>
              <w:top w:val="single" w:sz="6" w:space="0" w:color="000000"/>
            </w:tcBorders>
            <w:vAlign w:val="bottom"/>
          </w:tcPr>
          <w:p w14:paraId="5F1A1654" w14:textId="77777777" w:rsidR="000A70F9" w:rsidRDefault="000A70F9" w:rsidP="00586E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Acadia</w:t>
            </w:r>
          </w:p>
        </w:tc>
        <w:tc>
          <w:tcPr>
            <w:tcW w:w="990" w:type="dxa"/>
            <w:tcBorders>
              <w:top w:val="single" w:sz="6" w:space="0" w:color="000000"/>
            </w:tcBorders>
            <w:vAlign w:val="bottom"/>
          </w:tcPr>
          <w:p w14:paraId="06D77866" w14:textId="77777777" w:rsidR="000A70F9" w:rsidRDefault="000A70F9" w:rsidP="00586E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July 1972</w:t>
            </w:r>
          </w:p>
        </w:tc>
        <w:tc>
          <w:tcPr>
            <w:tcW w:w="1080" w:type="dxa"/>
            <w:tcBorders>
              <w:top w:val="single" w:sz="6" w:space="0" w:color="000000"/>
            </w:tcBorders>
            <w:vAlign w:val="bottom"/>
          </w:tcPr>
          <w:p w14:paraId="13329967" w14:textId="77777777" w:rsidR="000A70F9" w:rsidRDefault="000A70F9" w:rsidP="00586E8E">
            <w:pPr>
              <w:keepNext/>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4-R-14566-A</w:t>
            </w:r>
          </w:p>
        </w:tc>
        <w:tc>
          <w:tcPr>
            <w:tcW w:w="1386" w:type="dxa"/>
            <w:tcBorders>
              <w:top w:val="single" w:sz="6" w:space="0" w:color="000000"/>
            </w:tcBorders>
            <w:vAlign w:val="bottom"/>
          </w:tcPr>
          <w:p w14:paraId="1733CEAD" w14:textId="77777777" w:rsidR="000A70F9" w:rsidRDefault="000A70F9" w:rsidP="00586E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Sept. 1962</w:t>
            </w:r>
            <w:r>
              <w:rPr>
                <w:kern w:val="2"/>
                <w:sz w:val="16"/>
              </w:rPr>
              <w:br/>
              <w:t>(Series 1959#15)</w:t>
            </w:r>
          </w:p>
        </w:tc>
      </w:tr>
      <w:tr w:rsidR="000A70F9" w14:paraId="23E73C91" w14:textId="77777777" w:rsidTr="00031ACB">
        <w:trPr>
          <w:cantSplit/>
          <w:jc w:val="center"/>
        </w:trPr>
        <w:tc>
          <w:tcPr>
            <w:tcW w:w="1440" w:type="dxa"/>
            <w:vAlign w:val="bottom"/>
          </w:tcPr>
          <w:p w14:paraId="5CACBF6F"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Allen</w:t>
            </w:r>
          </w:p>
        </w:tc>
        <w:tc>
          <w:tcPr>
            <w:tcW w:w="990" w:type="dxa"/>
            <w:vAlign w:val="bottom"/>
          </w:tcPr>
          <w:p w14:paraId="6A38F8B6"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Jan. 1970</w:t>
            </w:r>
          </w:p>
        </w:tc>
        <w:tc>
          <w:tcPr>
            <w:tcW w:w="1080" w:type="dxa"/>
            <w:vAlign w:val="bottom"/>
          </w:tcPr>
          <w:p w14:paraId="26AA53D5"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4-R-28814-A</w:t>
            </w:r>
          </w:p>
        </w:tc>
        <w:tc>
          <w:tcPr>
            <w:tcW w:w="1386" w:type="dxa"/>
            <w:vAlign w:val="bottom"/>
          </w:tcPr>
          <w:p w14:paraId="6F5ED390"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Sept. 1980</w:t>
            </w:r>
          </w:p>
        </w:tc>
      </w:tr>
      <w:tr w:rsidR="000A70F9" w14:paraId="5E137E44" w14:textId="77777777" w:rsidTr="00031ACB">
        <w:trPr>
          <w:cantSplit/>
          <w:jc w:val="center"/>
        </w:trPr>
        <w:tc>
          <w:tcPr>
            <w:tcW w:w="1440" w:type="dxa"/>
            <w:vAlign w:val="bottom"/>
          </w:tcPr>
          <w:p w14:paraId="790B46E3"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Ascension</w:t>
            </w:r>
          </w:p>
        </w:tc>
        <w:tc>
          <w:tcPr>
            <w:tcW w:w="990" w:type="dxa"/>
            <w:vAlign w:val="bottom"/>
          </w:tcPr>
          <w:p w14:paraId="40AB65DB"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Sept. 1972</w:t>
            </w:r>
          </w:p>
        </w:tc>
        <w:tc>
          <w:tcPr>
            <w:tcW w:w="1080" w:type="dxa"/>
            <w:vAlign w:val="bottom"/>
          </w:tcPr>
          <w:p w14:paraId="0A6F51E9"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4-R-16165-B</w:t>
            </w:r>
          </w:p>
        </w:tc>
        <w:tc>
          <w:tcPr>
            <w:tcW w:w="1386" w:type="dxa"/>
            <w:vAlign w:val="bottom"/>
          </w:tcPr>
          <w:p w14:paraId="6BA618D4"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Aug. 1976</w:t>
            </w:r>
          </w:p>
        </w:tc>
      </w:tr>
      <w:tr w:rsidR="000A70F9" w14:paraId="15A481E9" w14:textId="77777777" w:rsidTr="00031ACB">
        <w:trPr>
          <w:cantSplit/>
          <w:jc w:val="center"/>
        </w:trPr>
        <w:tc>
          <w:tcPr>
            <w:tcW w:w="1440" w:type="dxa"/>
            <w:vAlign w:val="bottom"/>
          </w:tcPr>
          <w:p w14:paraId="2CDFDD48"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Assumption</w:t>
            </w:r>
          </w:p>
        </w:tc>
        <w:tc>
          <w:tcPr>
            <w:tcW w:w="990" w:type="dxa"/>
            <w:vAlign w:val="bottom"/>
          </w:tcPr>
          <w:p w14:paraId="2338E02F"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July 1970</w:t>
            </w:r>
          </w:p>
        </w:tc>
        <w:tc>
          <w:tcPr>
            <w:tcW w:w="1080" w:type="dxa"/>
            <w:vAlign w:val="bottom"/>
          </w:tcPr>
          <w:p w14:paraId="57FD3A6C"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4-R-15698-A</w:t>
            </w:r>
          </w:p>
        </w:tc>
        <w:tc>
          <w:tcPr>
            <w:tcW w:w="1386" w:type="dxa"/>
            <w:vAlign w:val="bottom"/>
          </w:tcPr>
          <w:p w14:paraId="28B728C9"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Aug. 1978</w:t>
            </w:r>
          </w:p>
        </w:tc>
      </w:tr>
      <w:tr w:rsidR="000A70F9" w14:paraId="1C687972" w14:textId="77777777" w:rsidTr="00031ACB">
        <w:trPr>
          <w:cantSplit/>
          <w:jc w:val="center"/>
        </w:trPr>
        <w:tc>
          <w:tcPr>
            <w:tcW w:w="1440" w:type="dxa"/>
            <w:vAlign w:val="bottom"/>
          </w:tcPr>
          <w:p w14:paraId="631887C8"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Avoyelles</w:t>
            </w:r>
          </w:p>
        </w:tc>
        <w:tc>
          <w:tcPr>
            <w:tcW w:w="990" w:type="dxa"/>
            <w:vAlign w:val="bottom"/>
          </w:tcPr>
          <w:p w14:paraId="3F1DF014"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1970</w:t>
            </w:r>
          </w:p>
        </w:tc>
        <w:tc>
          <w:tcPr>
            <w:tcW w:w="1080" w:type="dxa"/>
            <w:vAlign w:val="bottom"/>
          </w:tcPr>
          <w:p w14:paraId="7A9002BC"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4-R-15240-A</w:t>
            </w:r>
          </w:p>
        </w:tc>
        <w:tc>
          <w:tcPr>
            <w:tcW w:w="1386" w:type="dxa"/>
            <w:vAlign w:val="bottom"/>
          </w:tcPr>
          <w:p w14:paraId="01C5CD7A"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Sept. 1986</w:t>
            </w:r>
          </w:p>
        </w:tc>
      </w:tr>
      <w:tr w:rsidR="000A70F9" w14:paraId="68531C18" w14:textId="77777777" w:rsidTr="00031ACB">
        <w:trPr>
          <w:cantSplit/>
          <w:jc w:val="center"/>
        </w:trPr>
        <w:tc>
          <w:tcPr>
            <w:tcW w:w="1440" w:type="dxa"/>
            <w:vAlign w:val="bottom"/>
          </w:tcPr>
          <w:p w14:paraId="6F07BFC3"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Beauregard</w:t>
            </w:r>
          </w:p>
        </w:tc>
        <w:tc>
          <w:tcPr>
            <w:tcW w:w="990" w:type="dxa"/>
            <w:vAlign w:val="bottom"/>
          </w:tcPr>
          <w:p w14:paraId="17549946"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1971</w:t>
            </w:r>
          </w:p>
        </w:tc>
        <w:tc>
          <w:tcPr>
            <w:tcW w:w="1080" w:type="dxa"/>
            <w:vAlign w:val="bottom"/>
          </w:tcPr>
          <w:p w14:paraId="2388C89B"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4-R-28744-A</w:t>
            </w:r>
          </w:p>
        </w:tc>
        <w:tc>
          <w:tcPr>
            <w:tcW w:w="1386" w:type="dxa"/>
            <w:vAlign w:val="bottom"/>
          </w:tcPr>
          <w:p w14:paraId="5184A24C"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Sept. 2002</w:t>
            </w:r>
          </w:p>
        </w:tc>
      </w:tr>
      <w:tr w:rsidR="000A70F9" w14:paraId="236F52AC" w14:textId="77777777" w:rsidTr="00031ACB">
        <w:trPr>
          <w:cantSplit/>
          <w:jc w:val="center"/>
        </w:trPr>
        <w:tc>
          <w:tcPr>
            <w:tcW w:w="1440" w:type="dxa"/>
            <w:vAlign w:val="bottom"/>
          </w:tcPr>
          <w:p w14:paraId="5769A06E"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Bienville</w:t>
            </w:r>
          </w:p>
        </w:tc>
        <w:tc>
          <w:tcPr>
            <w:tcW w:w="990" w:type="dxa"/>
            <w:vAlign w:val="bottom"/>
          </w:tcPr>
          <w:p w14:paraId="0A3C8264"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1971</w:t>
            </w:r>
          </w:p>
        </w:tc>
        <w:tc>
          <w:tcPr>
            <w:tcW w:w="1080" w:type="dxa"/>
            <w:vAlign w:val="bottom"/>
          </w:tcPr>
          <w:p w14:paraId="4E62F56B"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4-R-16791-B</w:t>
            </w:r>
          </w:p>
        </w:tc>
        <w:tc>
          <w:tcPr>
            <w:tcW w:w="1386" w:type="dxa"/>
            <w:vAlign w:val="bottom"/>
          </w:tcPr>
          <w:p w14:paraId="456DE176"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August 2003</w:t>
            </w:r>
          </w:p>
        </w:tc>
      </w:tr>
      <w:tr w:rsidR="000A70F9" w14:paraId="27696C9A" w14:textId="77777777" w:rsidTr="00031ACB">
        <w:trPr>
          <w:cantSplit/>
          <w:jc w:val="center"/>
        </w:trPr>
        <w:tc>
          <w:tcPr>
            <w:tcW w:w="1440" w:type="dxa"/>
            <w:vAlign w:val="bottom"/>
          </w:tcPr>
          <w:p w14:paraId="00C34C0E"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Bossier</w:t>
            </w:r>
          </w:p>
        </w:tc>
        <w:tc>
          <w:tcPr>
            <w:tcW w:w="990" w:type="dxa"/>
            <w:vAlign w:val="bottom"/>
          </w:tcPr>
          <w:p w14:paraId="5F497812"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1971</w:t>
            </w:r>
          </w:p>
        </w:tc>
        <w:tc>
          <w:tcPr>
            <w:tcW w:w="1080" w:type="dxa"/>
            <w:vAlign w:val="bottom"/>
          </w:tcPr>
          <w:p w14:paraId="20903338"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4-R-13994-B</w:t>
            </w:r>
          </w:p>
        </w:tc>
        <w:tc>
          <w:tcPr>
            <w:tcW w:w="1386" w:type="dxa"/>
            <w:vAlign w:val="bottom"/>
          </w:tcPr>
          <w:p w14:paraId="5709A0C4"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 xml:space="preserve">Aug. 1962 </w:t>
            </w:r>
            <w:r>
              <w:rPr>
                <w:kern w:val="2"/>
                <w:sz w:val="16"/>
              </w:rPr>
              <w:br/>
              <w:t>(Series 1959#13)</w:t>
            </w:r>
          </w:p>
        </w:tc>
      </w:tr>
      <w:tr w:rsidR="000A70F9" w14:paraId="5803AEC5" w14:textId="77777777" w:rsidTr="00031ACB">
        <w:trPr>
          <w:cantSplit/>
          <w:jc w:val="center"/>
        </w:trPr>
        <w:tc>
          <w:tcPr>
            <w:tcW w:w="1440" w:type="dxa"/>
            <w:vAlign w:val="bottom"/>
          </w:tcPr>
          <w:p w14:paraId="12780AEB"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Caddo</w:t>
            </w:r>
          </w:p>
        </w:tc>
        <w:tc>
          <w:tcPr>
            <w:tcW w:w="990" w:type="dxa"/>
            <w:vAlign w:val="bottom"/>
          </w:tcPr>
          <w:p w14:paraId="22478AFA"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1971</w:t>
            </w:r>
          </w:p>
        </w:tc>
        <w:tc>
          <w:tcPr>
            <w:tcW w:w="1080" w:type="dxa"/>
            <w:vAlign w:val="bottom"/>
          </w:tcPr>
          <w:p w14:paraId="2DAB55BD"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4-R-16024-A</w:t>
            </w:r>
          </w:p>
        </w:tc>
        <w:tc>
          <w:tcPr>
            <w:tcW w:w="1386" w:type="dxa"/>
            <w:vAlign w:val="bottom"/>
          </w:tcPr>
          <w:p w14:paraId="210500FD"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Sept. 1980</w:t>
            </w:r>
          </w:p>
        </w:tc>
      </w:tr>
      <w:tr w:rsidR="000A70F9" w14:paraId="393FFFF4" w14:textId="77777777" w:rsidTr="00031ACB">
        <w:trPr>
          <w:cantSplit/>
          <w:jc w:val="center"/>
        </w:trPr>
        <w:tc>
          <w:tcPr>
            <w:tcW w:w="1440" w:type="dxa"/>
            <w:vAlign w:val="bottom"/>
          </w:tcPr>
          <w:p w14:paraId="205492A3"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Calcasieu</w:t>
            </w:r>
          </w:p>
        </w:tc>
        <w:tc>
          <w:tcPr>
            <w:tcW w:w="990" w:type="dxa"/>
            <w:vAlign w:val="bottom"/>
          </w:tcPr>
          <w:p w14:paraId="678A2D3C"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Aug. 1972</w:t>
            </w:r>
          </w:p>
        </w:tc>
        <w:tc>
          <w:tcPr>
            <w:tcW w:w="1080" w:type="dxa"/>
            <w:vAlign w:val="bottom"/>
          </w:tcPr>
          <w:p w14:paraId="3AF65594"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4-R-28741-B</w:t>
            </w:r>
          </w:p>
        </w:tc>
        <w:tc>
          <w:tcPr>
            <w:tcW w:w="1386" w:type="dxa"/>
            <w:vAlign w:val="bottom"/>
          </w:tcPr>
          <w:p w14:paraId="173DCF22"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June 1988</w:t>
            </w:r>
          </w:p>
        </w:tc>
      </w:tr>
      <w:tr w:rsidR="000A70F9" w14:paraId="22D47ADE" w14:textId="77777777" w:rsidTr="00031ACB">
        <w:trPr>
          <w:cantSplit/>
          <w:jc w:val="center"/>
        </w:trPr>
        <w:tc>
          <w:tcPr>
            <w:tcW w:w="1440" w:type="dxa"/>
            <w:vAlign w:val="bottom"/>
          </w:tcPr>
          <w:p w14:paraId="674AFABF"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Caldwell</w:t>
            </w:r>
          </w:p>
        </w:tc>
        <w:tc>
          <w:tcPr>
            <w:tcW w:w="990" w:type="dxa"/>
            <w:vAlign w:val="bottom"/>
          </w:tcPr>
          <w:p w14:paraId="428259B0"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Dec. 1970</w:t>
            </w:r>
          </w:p>
        </w:tc>
        <w:tc>
          <w:tcPr>
            <w:tcW w:w="1080" w:type="dxa"/>
            <w:vAlign w:val="bottom"/>
          </w:tcPr>
          <w:p w14:paraId="1DB788C9"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4-R-1585-A</w:t>
            </w:r>
          </w:p>
        </w:tc>
        <w:tc>
          <w:tcPr>
            <w:tcW w:w="1386" w:type="dxa"/>
            <w:vAlign w:val="bottom"/>
          </w:tcPr>
          <w:p w14:paraId="25074450"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July 1990</w:t>
            </w:r>
          </w:p>
        </w:tc>
      </w:tr>
      <w:tr w:rsidR="000A70F9" w14:paraId="3CA842E2" w14:textId="77777777" w:rsidTr="00031ACB">
        <w:trPr>
          <w:cantSplit/>
          <w:jc w:val="center"/>
        </w:trPr>
        <w:tc>
          <w:tcPr>
            <w:tcW w:w="1440" w:type="dxa"/>
            <w:vAlign w:val="bottom"/>
          </w:tcPr>
          <w:p w14:paraId="4C7A6D44"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Cameron</w:t>
            </w:r>
          </w:p>
        </w:tc>
        <w:tc>
          <w:tcPr>
            <w:tcW w:w="990" w:type="dxa"/>
            <w:vAlign w:val="bottom"/>
          </w:tcPr>
          <w:p w14:paraId="0FBEA2A5"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1971</w:t>
            </w:r>
          </w:p>
        </w:tc>
        <w:tc>
          <w:tcPr>
            <w:tcW w:w="1080" w:type="dxa"/>
            <w:vAlign w:val="bottom"/>
          </w:tcPr>
          <w:p w14:paraId="1F725EB9"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4-R-28743-A</w:t>
            </w:r>
          </w:p>
        </w:tc>
        <w:tc>
          <w:tcPr>
            <w:tcW w:w="1386" w:type="dxa"/>
            <w:vAlign w:val="bottom"/>
          </w:tcPr>
          <w:p w14:paraId="01A89D54"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April 1995</w:t>
            </w:r>
          </w:p>
        </w:tc>
      </w:tr>
      <w:tr w:rsidR="000A70F9" w14:paraId="3386D009" w14:textId="77777777" w:rsidTr="00031ACB">
        <w:trPr>
          <w:cantSplit/>
          <w:jc w:val="center"/>
        </w:trPr>
        <w:tc>
          <w:tcPr>
            <w:tcW w:w="1440" w:type="dxa"/>
            <w:vAlign w:val="bottom"/>
          </w:tcPr>
          <w:p w14:paraId="1E1AA7C1"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Catahoula</w:t>
            </w:r>
          </w:p>
        </w:tc>
        <w:tc>
          <w:tcPr>
            <w:tcW w:w="990" w:type="dxa"/>
            <w:vAlign w:val="bottom"/>
          </w:tcPr>
          <w:p w14:paraId="7FA25945"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June 1971</w:t>
            </w:r>
          </w:p>
        </w:tc>
        <w:tc>
          <w:tcPr>
            <w:tcW w:w="1080" w:type="dxa"/>
            <w:vAlign w:val="bottom"/>
          </w:tcPr>
          <w:p w14:paraId="1247BB2F"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4-R-16812-A</w:t>
            </w:r>
          </w:p>
        </w:tc>
        <w:tc>
          <w:tcPr>
            <w:tcW w:w="1386" w:type="dxa"/>
            <w:vAlign w:val="bottom"/>
          </w:tcPr>
          <w:p w14:paraId="64E4AB26"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1986</w:t>
            </w:r>
          </w:p>
        </w:tc>
      </w:tr>
      <w:tr w:rsidR="000A70F9" w14:paraId="76D38612" w14:textId="77777777" w:rsidTr="00031ACB">
        <w:trPr>
          <w:cantSplit/>
          <w:jc w:val="center"/>
        </w:trPr>
        <w:tc>
          <w:tcPr>
            <w:tcW w:w="1440" w:type="dxa"/>
            <w:tcBorders>
              <w:bottom w:val="single" w:sz="6" w:space="0" w:color="000000"/>
            </w:tcBorders>
            <w:vAlign w:val="bottom"/>
          </w:tcPr>
          <w:p w14:paraId="55E7AD14"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Claiborne</w:t>
            </w:r>
          </w:p>
        </w:tc>
        <w:tc>
          <w:tcPr>
            <w:tcW w:w="990" w:type="dxa"/>
            <w:tcBorders>
              <w:bottom w:val="single" w:sz="6" w:space="0" w:color="000000"/>
            </w:tcBorders>
            <w:vAlign w:val="bottom"/>
          </w:tcPr>
          <w:p w14:paraId="33E7C0DE"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June 1970</w:t>
            </w:r>
          </w:p>
        </w:tc>
        <w:tc>
          <w:tcPr>
            <w:tcW w:w="1080" w:type="dxa"/>
            <w:tcBorders>
              <w:bottom w:val="single" w:sz="6" w:space="0" w:color="000000"/>
            </w:tcBorders>
            <w:vAlign w:val="bottom"/>
          </w:tcPr>
          <w:p w14:paraId="5CDECE00"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4-R-17132-A</w:t>
            </w:r>
          </w:p>
        </w:tc>
        <w:tc>
          <w:tcPr>
            <w:tcW w:w="1386" w:type="dxa"/>
            <w:tcBorders>
              <w:bottom w:val="single" w:sz="6" w:space="0" w:color="000000"/>
            </w:tcBorders>
            <w:vAlign w:val="bottom"/>
          </w:tcPr>
          <w:p w14:paraId="6A91CF88"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May 1989</w:t>
            </w:r>
          </w:p>
        </w:tc>
      </w:tr>
      <w:tr w:rsidR="000A70F9" w14:paraId="00E86595" w14:textId="77777777" w:rsidTr="00031ACB">
        <w:trPr>
          <w:cantSplit/>
          <w:jc w:val="center"/>
        </w:trPr>
        <w:tc>
          <w:tcPr>
            <w:tcW w:w="1440" w:type="dxa"/>
            <w:tcBorders>
              <w:top w:val="single" w:sz="6" w:space="0" w:color="000000"/>
              <w:bottom w:val="single" w:sz="6" w:space="0" w:color="000000"/>
            </w:tcBorders>
            <w:vAlign w:val="bottom"/>
          </w:tcPr>
          <w:p w14:paraId="2BCB4F6F"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Concordia</w:t>
            </w:r>
          </w:p>
        </w:tc>
        <w:tc>
          <w:tcPr>
            <w:tcW w:w="990" w:type="dxa"/>
            <w:tcBorders>
              <w:top w:val="single" w:sz="6" w:space="0" w:color="000000"/>
              <w:bottom w:val="single" w:sz="6" w:space="0" w:color="000000"/>
            </w:tcBorders>
            <w:vAlign w:val="bottom"/>
          </w:tcPr>
          <w:p w14:paraId="31B32892"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Dec 1970</w:t>
            </w:r>
          </w:p>
        </w:tc>
        <w:tc>
          <w:tcPr>
            <w:tcW w:w="1080" w:type="dxa"/>
            <w:tcBorders>
              <w:top w:val="single" w:sz="6" w:space="0" w:color="000000"/>
              <w:bottom w:val="single" w:sz="6" w:space="0" w:color="000000"/>
            </w:tcBorders>
            <w:vAlign w:val="bottom"/>
          </w:tcPr>
          <w:p w14:paraId="41283B50"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4-R-14761-A</w:t>
            </w:r>
          </w:p>
        </w:tc>
        <w:tc>
          <w:tcPr>
            <w:tcW w:w="1386" w:type="dxa"/>
            <w:tcBorders>
              <w:top w:val="single" w:sz="6" w:space="0" w:color="000000"/>
              <w:bottom w:val="single" w:sz="6" w:space="0" w:color="000000"/>
            </w:tcBorders>
            <w:vAlign w:val="bottom"/>
          </w:tcPr>
          <w:p w14:paraId="3F783079"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Feb. 1988</w:t>
            </w:r>
          </w:p>
        </w:tc>
      </w:tr>
      <w:tr w:rsidR="000A70F9" w14:paraId="518D92CA" w14:textId="77777777" w:rsidTr="00031ACB">
        <w:trPr>
          <w:cantSplit/>
          <w:jc w:val="center"/>
        </w:trPr>
        <w:tc>
          <w:tcPr>
            <w:tcW w:w="1440" w:type="dxa"/>
            <w:tcBorders>
              <w:top w:val="single" w:sz="6" w:space="0" w:color="000000"/>
            </w:tcBorders>
            <w:vAlign w:val="bottom"/>
          </w:tcPr>
          <w:p w14:paraId="6E8DAD83"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DeSoto</w:t>
            </w:r>
          </w:p>
        </w:tc>
        <w:tc>
          <w:tcPr>
            <w:tcW w:w="990" w:type="dxa"/>
            <w:tcBorders>
              <w:top w:val="single" w:sz="6" w:space="0" w:color="000000"/>
            </w:tcBorders>
            <w:vAlign w:val="bottom"/>
          </w:tcPr>
          <w:p w14:paraId="4C46771F"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1971</w:t>
            </w:r>
          </w:p>
        </w:tc>
        <w:tc>
          <w:tcPr>
            <w:tcW w:w="1080" w:type="dxa"/>
            <w:tcBorders>
              <w:top w:val="single" w:sz="6" w:space="0" w:color="000000"/>
            </w:tcBorders>
            <w:vAlign w:val="bottom"/>
          </w:tcPr>
          <w:p w14:paraId="4654C14B"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4-R-29144-A</w:t>
            </w:r>
          </w:p>
        </w:tc>
        <w:tc>
          <w:tcPr>
            <w:tcW w:w="1386" w:type="dxa"/>
            <w:tcBorders>
              <w:top w:val="single" w:sz="6" w:space="0" w:color="000000"/>
            </w:tcBorders>
            <w:vAlign w:val="bottom"/>
          </w:tcPr>
          <w:p w14:paraId="3C883CB4"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Oct. 1991</w:t>
            </w:r>
          </w:p>
        </w:tc>
      </w:tr>
      <w:tr w:rsidR="000A70F9" w14:paraId="2132503C" w14:textId="77777777" w:rsidTr="00031ACB">
        <w:trPr>
          <w:cantSplit/>
          <w:jc w:val="center"/>
        </w:trPr>
        <w:tc>
          <w:tcPr>
            <w:tcW w:w="1440" w:type="dxa"/>
            <w:vAlign w:val="bottom"/>
          </w:tcPr>
          <w:p w14:paraId="3F454193"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East Baton Rouge</w:t>
            </w:r>
          </w:p>
        </w:tc>
        <w:tc>
          <w:tcPr>
            <w:tcW w:w="990" w:type="dxa"/>
            <w:vAlign w:val="bottom"/>
          </w:tcPr>
          <w:p w14:paraId="5EF17759"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May 1972</w:t>
            </w:r>
          </w:p>
        </w:tc>
        <w:tc>
          <w:tcPr>
            <w:tcW w:w="1080" w:type="dxa"/>
            <w:vAlign w:val="bottom"/>
          </w:tcPr>
          <w:p w14:paraId="707C6E17"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4-R-25895-A</w:t>
            </w:r>
          </w:p>
        </w:tc>
        <w:tc>
          <w:tcPr>
            <w:tcW w:w="1386" w:type="dxa"/>
            <w:vAlign w:val="bottom"/>
          </w:tcPr>
          <w:p w14:paraId="7098639C"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Sept. 1968</w:t>
            </w:r>
          </w:p>
        </w:tc>
      </w:tr>
      <w:tr w:rsidR="000A70F9" w14:paraId="59A1FE4A" w14:textId="77777777" w:rsidTr="00031ACB">
        <w:trPr>
          <w:cantSplit/>
          <w:jc w:val="center"/>
        </w:trPr>
        <w:tc>
          <w:tcPr>
            <w:tcW w:w="1440" w:type="dxa"/>
            <w:vAlign w:val="bottom"/>
          </w:tcPr>
          <w:p w14:paraId="223CCB51"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East Carroll</w:t>
            </w:r>
          </w:p>
        </w:tc>
        <w:tc>
          <w:tcPr>
            <w:tcW w:w="990" w:type="dxa"/>
            <w:vAlign w:val="bottom"/>
          </w:tcPr>
          <w:p w14:paraId="11509AC6"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Jan. 1970</w:t>
            </w:r>
          </w:p>
        </w:tc>
        <w:tc>
          <w:tcPr>
            <w:tcW w:w="1080" w:type="dxa"/>
            <w:vAlign w:val="bottom"/>
          </w:tcPr>
          <w:p w14:paraId="5C4E682F"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4-R-28748-A</w:t>
            </w:r>
          </w:p>
        </w:tc>
        <w:tc>
          <w:tcPr>
            <w:tcW w:w="1386" w:type="dxa"/>
            <w:vAlign w:val="bottom"/>
          </w:tcPr>
          <w:p w14:paraId="46FFAD23"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Feb. 1988</w:t>
            </w:r>
          </w:p>
        </w:tc>
      </w:tr>
      <w:tr w:rsidR="000A70F9" w14:paraId="161F0B4E" w14:textId="77777777" w:rsidTr="00031ACB">
        <w:trPr>
          <w:cantSplit/>
          <w:jc w:val="center"/>
        </w:trPr>
        <w:tc>
          <w:tcPr>
            <w:tcW w:w="1440" w:type="dxa"/>
            <w:vAlign w:val="bottom"/>
          </w:tcPr>
          <w:p w14:paraId="36A55046"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East Feliciana</w:t>
            </w:r>
          </w:p>
        </w:tc>
        <w:tc>
          <w:tcPr>
            <w:tcW w:w="990" w:type="dxa"/>
            <w:vAlign w:val="bottom"/>
          </w:tcPr>
          <w:p w14:paraId="7F055CC6"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1971</w:t>
            </w:r>
          </w:p>
        </w:tc>
        <w:tc>
          <w:tcPr>
            <w:tcW w:w="1080" w:type="dxa"/>
            <w:vAlign w:val="bottom"/>
          </w:tcPr>
          <w:p w14:paraId="0BC525D9"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4-R-17441-A</w:t>
            </w:r>
          </w:p>
        </w:tc>
        <w:tc>
          <w:tcPr>
            <w:tcW w:w="1386" w:type="dxa"/>
            <w:vAlign w:val="bottom"/>
          </w:tcPr>
          <w:p w14:paraId="2549AA82"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2001</w:t>
            </w:r>
          </w:p>
        </w:tc>
      </w:tr>
      <w:tr w:rsidR="000A70F9" w14:paraId="44EBC36F" w14:textId="77777777" w:rsidTr="00031ACB">
        <w:trPr>
          <w:cantSplit/>
          <w:jc w:val="center"/>
        </w:trPr>
        <w:tc>
          <w:tcPr>
            <w:tcW w:w="1440" w:type="dxa"/>
            <w:vAlign w:val="bottom"/>
          </w:tcPr>
          <w:p w14:paraId="40016D27"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Evangeline</w:t>
            </w:r>
          </w:p>
        </w:tc>
        <w:tc>
          <w:tcPr>
            <w:tcW w:w="990" w:type="dxa"/>
            <w:vAlign w:val="bottom"/>
          </w:tcPr>
          <w:p w14:paraId="11C54564"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1971</w:t>
            </w:r>
          </w:p>
        </w:tc>
        <w:tc>
          <w:tcPr>
            <w:tcW w:w="1080" w:type="dxa"/>
            <w:vAlign w:val="bottom"/>
          </w:tcPr>
          <w:p w14:paraId="5803C719"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4-R-28936-A</w:t>
            </w:r>
          </w:p>
        </w:tc>
        <w:tc>
          <w:tcPr>
            <w:tcW w:w="1386" w:type="dxa"/>
            <w:vAlign w:val="bottom"/>
          </w:tcPr>
          <w:p w14:paraId="23F9E5A5"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Aug. 1974</w:t>
            </w:r>
          </w:p>
        </w:tc>
      </w:tr>
      <w:tr w:rsidR="000A70F9" w14:paraId="40E90D96" w14:textId="77777777" w:rsidTr="00031ACB">
        <w:trPr>
          <w:cantSplit/>
          <w:jc w:val="center"/>
        </w:trPr>
        <w:tc>
          <w:tcPr>
            <w:tcW w:w="1440" w:type="dxa"/>
            <w:vAlign w:val="bottom"/>
          </w:tcPr>
          <w:p w14:paraId="23B540A8"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Franklin</w:t>
            </w:r>
          </w:p>
        </w:tc>
        <w:tc>
          <w:tcPr>
            <w:tcW w:w="990" w:type="dxa"/>
            <w:vAlign w:val="bottom"/>
          </w:tcPr>
          <w:p w14:paraId="7B7E43DF"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Sept. 1972</w:t>
            </w:r>
          </w:p>
        </w:tc>
        <w:tc>
          <w:tcPr>
            <w:tcW w:w="1080" w:type="dxa"/>
            <w:vAlign w:val="bottom"/>
          </w:tcPr>
          <w:p w14:paraId="35FEAFDC"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4-R-15069-B</w:t>
            </w:r>
          </w:p>
        </w:tc>
        <w:tc>
          <w:tcPr>
            <w:tcW w:w="1386" w:type="dxa"/>
            <w:vAlign w:val="bottom"/>
          </w:tcPr>
          <w:p w14:paraId="06AD497E"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Aug. 1981</w:t>
            </w:r>
          </w:p>
        </w:tc>
      </w:tr>
      <w:tr w:rsidR="000A70F9" w14:paraId="7070F6EF" w14:textId="77777777" w:rsidTr="00031ACB">
        <w:trPr>
          <w:cantSplit/>
          <w:jc w:val="center"/>
        </w:trPr>
        <w:tc>
          <w:tcPr>
            <w:tcW w:w="1440" w:type="dxa"/>
            <w:vAlign w:val="bottom"/>
          </w:tcPr>
          <w:p w14:paraId="47BB10C7"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Grant</w:t>
            </w:r>
          </w:p>
        </w:tc>
        <w:tc>
          <w:tcPr>
            <w:tcW w:w="990" w:type="dxa"/>
            <w:vAlign w:val="bottom"/>
          </w:tcPr>
          <w:p w14:paraId="6E7F8199"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Sept. 1972</w:t>
            </w:r>
          </w:p>
        </w:tc>
        <w:tc>
          <w:tcPr>
            <w:tcW w:w="1080" w:type="dxa"/>
            <w:vAlign w:val="bottom"/>
          </w:tcPr>
          <w:p w14:paraId="2C9BCC96"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4-R-16051-B</w:t>
            </w:r>
          </w:p>
        </w:tc>
        <w:tc>
          <w:tcPr>
            <w:tcW w:w="1386" w:type="dxa"/>
            <w:vAlign w:val="bottom"/>
          </w:tcPr>
          <w:p w14:paraId="70044FA9"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Dec. 1986</w:t>
            </w:r>
          </w:p>
        </w:tc>
      </w:tr>
      <w:tr w:rsidR="000A70F9" w14:paraId="40EC8BE3" w14:textId="77777777" w:rsidTr="00031ACB">
        <w:trPr>
          <w:cantSplit/>
          <w:jc w:val="center"/>
        </w:trPr>
        <w:tc>
          <w:tcPr>
            <w:tcW w:w="1440" w:type="dxa"/>
            <w:vAlign w:val="bottom"/>
          </w:tcPr>
          <w:p w14:paraId="38BE286F"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Iberia</w:t>
            </w:r>
          </w:p>
        </w:tc>
        <w:tc>
          <w:tcPr>
            <w:tcW w:w="990" w:type="dxa"/>
            <w:vAlign w:val="bottom"/>
          </w:tcPr>
          <w:p w14:paraId="7221FCAB"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Feb. 1974</w:t>
            </w:r>
          </w:p>
        </w:tc>
        <w:tc>
          <w:tcPr>
            <w:tcW w:w="1080" w:type="dxa"/>
            <w:vAlign w:val="bottom"/>
          </w:tcPr>
          <w:p w14:paraId="1CE71DDD"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4-R-15681-A</w:t>
            </w:r>
          </w:p>
        </w:tc>
        <w:tc>
          <w:tcPr>
            <w:tcW w:w="1386" w:type="dxa"/>
            <w:vAlign w:val="bottom"/>
          </w:tcPr>
          <w:p w14:paraId="697176EF"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Aug. 1978</w:t>
            </w:r>
          </w:p>
        </w:tc>
      </w:tr>
      <w:tr w:rsidR="000A70F9" w14:paraId="636C8F5D" w14:textId="77777777" w:rsidTr="00031ACB">
        <w:trPr>
          <w:cantSplit/>
          <w:jc w:val="center"/>
        </w:trPr>
        <w:tc>
          <w:tcPr>
            <w:tcW w:w="1440" w:type="dxa"/>
            <w:vAlign w:val="bottom"/>
          </w:tcPr>
          <w:p w14:paraId="4DBF4DDE"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Iberville</w:t>
            </w:r>
          </w:p>
        </w:tc>
        <w:tc>
          <w:tcPr>
            <w:tcW w:w="990" w:type="dxa"/>
            <w:vAlign w:val="bottom"/>
          </w:tcPr>
          <w:p w14:paraId="3F1B25A6"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1971</w:t>
            </w:r>
          </w:p>
        </w:tc>
        <w:tc>
          <w:tcPr>
            <w:tcW w:w="1080" w:type="dxa"/>
            <w:vAlign w:val="bottom"/>
          </w:tcPr>
          <w:p w14:paraId="0F802FA5"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4-R-16280-A</w:t>
            </w:r>
          </w:p>
        </w:tc>
        <w:tc>
          <w:tcPr>
            <w:tcW w:w="1386" w:type="dxa"/>
            <w:vAlign w:val="bottom"/>
          </w:tcPr>
          <w:p w14:paraId="43B0745B"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June 1977</w:t>
            </w:r>
          </w:p>
        </w:tc>
      </w:tr>
      <w:tr w:rsidR="000A70F9" w14:paraId="43F0A9D4" w14:textId="77777777" w:rsidTr="00031ACB">
        <w:trPr>
          <w:cantSplit/>
          <w:jc w:val="center"/>
        </w:trPr>
        <w:tc>
          <w:tcPr>
            <w:tcW w:w="1440" w:type="dxa"/>
            <w:vAlign w:val="bottom"/>
          </w:tcPr>
          <w:p w14:paraId="56C4C77D"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Jackson</w:t>
            </w:r>
          </w:p>
        </w:tc>
        <w:tc>
          <w:tcPr>
            <w:tcW w:w="990" w:type="dxa"/>
            <w:vAlign w:val="bottom"/>
          </w:tcPr>
          <w:p w14:paraId="5625E50B"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Jan. 1971</w:t>
            </w:r>
          </w:p>
        </w:tc>
        <w:tc>
          <w:tcPr>
            <w:tcW w:w="1080" w:type="dxa"/>
            <w:vAlign w:val="bottom"/>
          </w:tcPr>
          <w:p w14:paraId="06D0C0A6"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4-R-16811-A</w:t>
            </w:r>
          </w:p>
        </w:tc>
        <w:tc>
          <w:tcPr>
            <w:tcW w:w="1386" w:type="dxa"/>
            <w:vAlign w:val="bottom"/>
          </w:tcPr>
          <w:p w14:paraId="117B5821"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July, 1999</w:t>
            </w:r>
          </w:p>
        </w:tc>
      </w:tr>
      <w:tr w:rsidR="000A70F9" w14:paraId="61FEB808" w14:textId="77777777" w:rsidTr="00031ACB">
        <w:trPr>
          <w:cantSplit/>
          <w:jc w:val="center"/>
        </w:trPr>
        <w:tc>
          <w:tcPr>
            <w:tcW w:w="1440" w:type="dxa"/>
            <w:vAlign w:val="bottom"/>
          </w:tcPr>
          <w:p w14:paraId="02AFFA91"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Jefferson</w:t>
            </w:r>
          </w:p>
        </w:tc>
        <w:tc>
          <w:tcPr>
            <w:tcW w:w="990" w:type="dxa"/>
            <w:vAlign w:val="bottom"/>
          </w:tcPr>
          <w:p w14:paraId="342C4A45"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1971</w:t>
            </w:r>
          </w:p>
        </w:tc>
        <w:tc>
          <w:tcPr>
            <w:tcW w:w="1080" w:type="dxa"/>
            <w:vAlign w:val="bottom"/>
          </w:tcPr>
          <w:p w14:paraId="2229F863"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4-R-17344-A</w:t>
            </w:r>
          </w:p>
        </w:tc>
        <w:tc>
          <w:tcPr>
            <w:tcW w:w="1386" w:type="dxa"/>
            <w:vAlign w:val="bottom"/>
          </w:tcPr>
          <w:p w14:paraId="3F2AA4BD"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Jan. 1983</w:t>
            </w:r>
          </w:p>
        </w:tc>
      </w:tr>
      <w:tr w:rsidR="000A70F9" w14:paraId="0D6EA33B" w14:textId="77777777" w:rsidTr="00031ACB">
        <w:trPr>
          <w:cantSplit/>
          <w:jc w:val="center"/>
        </w:trPr>
        <w:tc>
          <w:tcPr>
            <w:tcW w:w="1440" w:type="dxa"/>
            <w:vAlign w:val="bottom"/>
          </w:tcPr>
          <w:p w14:paraId="03E6EECA"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Jefferson Davis</w:t>
            </w:r>
          </w:p>
        </w:tc>
        <w:tc>
          <w:tcPr>
            <w:tcW w:w="990" w:type="dxa"/>
            <w:vAlign w:val="bottom"/>
          </w:tcPr>
          <w:p w14:paraId="4D6373BA"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Jan. 1970</w:t>
            </w:r>
          </w:p>
        </w:tc>
        <w:tc>
          <w:tcPr>
            <w:tcW w:w="1080" w:type="dxa"/>
            <w:vAlign w:val="bottom"/>
          </w:tcPr>
          <w:p w14:paraId="7B5B972F"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4-R-28746-A</w:t>
            </w:r>
          </w:p>
        </w:tc>
        <w:tc>
          <w:tcPr>
            <w:tcW w:w="1386" w:type="dxa"/>
            <w:vAlign w:val="bottom"/>
          </w:tcPr>
          <w:p w14:paraId="03C3E681"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September 2003</w:t>
            </w:r>
          </w:p>
        </w:tc>
      </w:tr>
      <w:tr w:rsidR="000A70F9" w14:paraId="6DFBFB74" w14:textId="77777777" w:rsidTr="00031ACB">
        <w:trPr>
          <w:cantSplit/>
          <w:jc w:val="center"/>
        </w:trPr>
        <w:tc>
          <w:tcPr>
            <w:tcW w:w="1440" w:type="dxa"/>
            <w:vAlign w:val="bottom"/>
          </w:tcPr>
          <w:p w14:paraId="6878C308"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Lafayette</w:t>
            </w:r>
          </w:p>
        </w:tc>
        <w:tc>
          <w:tcPr>
            <w:tcW w:w="990" w:type="dxa"/>
            <w:vAlign w:val="bottom"/>
          </w:tcPr>
          <w:p w14:paraId="7BDEF760"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1970</w:t>
            </w:r>
          </w:p>
        </w:tc>
        <w:tc>
          <w:tcPr>
            <w:tcW w:w="1080" w:type="dxa"/>
            <w:vAlign w:val="bottom"/>
          </w:tcPr>
          <w:p w14:paraId="33C5062D"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4-R-15827-A</w:t>
            </w:r>
          </w:p>
        </w:tc>
        <w:tc>
          <w:tcPr>
            <w:tcW w:w="1386" w:type="dxa"/>
            <w:vAlign w:val="bottom"/>
          </w:tcPr>
          <w:p w14:paraId="288AC032"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Aug. 1977</w:t>
            </w:r>
          </w:p>
        </w:tc>
      </w:tr>
      <w:tr w:rsidR="000A70F9" w14:paraId="146E10AC" w14:textId="77777777" w:rsidTr="00031ACB">
        <w:trPr>
          <w:cantSplit/>
          <w:jc w:val="center"/>
        </w:trPr>
        <w:tc>
          <w:tcPr>
            <w:tcW w:w="1440" w:type="dxa"/>
            <w:vAlign w:val="bottom"/>
          </w:tcPr>
          <w:p w14:paraId="76EA814E"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Lafourche</w:t>
            </w:r>
          </w:p>
        </w:tc>
        <w:tc>
          <w:tcPr>
            <w:tcW w:w="990" w:type="dxa"/>
            <w:vAlign w:val="bottom"/>
          </w:tcPr>
          <w:p w14:paraId="1D6F8A65"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June 1969</w:t>
            </w:r>
          </w:p>
        </w:tc>
        <w:tc>
          <w:tcPr>
            <w:tcW w:w="1080" w:type="dxa"/>
            <w:vAlign w:val="bottom"/>
          </w:tcPr>
          <w:p w14:paraId="5B1CFE4F"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4-R-16329-A</w:t>
            </w:r>
          </w:p>
        </w:tc>
        <w:tc>
          <w:tcPr>
            <w:tcW w:w="1386" w:type="dxa"/>
            <w:vAlign w:val="bottom"/>
          </w:tcPr>
          <w:p w14:paraId="025510B1"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Oct. 1984</w:t>
            </w:r>
          </w:p>
        </w:tc>
      </w:tr>
      <w:tr w:rsidR="000A70F9" w14:paraId="3BF23FC0" w14:textId="77777777" w:rsidTr="00031ACB">
        <w:trPr>
          <w:cantSplit/>
          <w:jc w:val="center"/>
        </w:trPr>
        <w:tc>
          <w:tcPr>
            <w:tcW w:w="1440" w:type="dxa"/>
            <w:vAlign w:val="bottom"/>
          </w:tcPr>
          <w:p w14:paraId="5D825D11"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LaSalle</w:t>
            </w:r>
          </w:p>
        </w:tc>
        <w:tc>
          <w:tcPr>
            <w:tcW w:w="990" w:type="dxa"/>
            <w:vAlign w:val="bottom"/>
          </w:tcPr>
          <w:p w14:paraId="6D394A10"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Aug. 1970</w:t>
            </w:r>
          </w:p>
        </w:tc>
        <w:tc>
          <w:tcPr>
            <w:tcW w:w="1080" w:type="dxa"/>
            <w:vAlign w:val="bottom"/>
          </w:tcPr>
          <w:p w14:paraId="49DB2F70"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4-R-16813-A</w:t>
            </w:r>
          </w:p>
        </w:tc>
        <w:tc>
          <w:tcPr>
            <w:tcW w:w="1386" w:type="dxa"/>
            <w:vAlign w:val="bottom"/>
          </w:tcPr>
          <w:p w14:paraId="78B7BD9E"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Oct. 1991</w:t>
            </w:r>
          </w:p>
        </w:tc>
      </w:tr>
      <w:tr w:rsidR="000A70F9" w14:paraId="166731DA" w14:textId="77777777" w:rsidTr="00031ACB">
        <w:trPr>
          <w:cantSplit/>
          <w:jc w:val="center"/>
        </w:trPr>
        <w:tc>
          <w:tcPr>
            <w:tcW w:w="1440" w:type="dxa"/>
            <w:vAlign w:val="bottom"/>
          </w:tcPr>
          <w:p w14:paraId="57846B36"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Lincoln</w:t>
            </w:r>
          </w:p>
        </w:tc>
        <w:tc>
          <w:tcPr>
            <w:tcW w:w="990" w:type="dxa"/>
            <w:vAlign w:val="bottom"/>
          </w:tcPr>
          <w:p w14:paraId="0E11D4E1"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Sept. 1972</w:t>
            </w:r>
          </w:p>
        </w:tc>
        <w:tc>
          <w:tcPr>
            <w:tcW w:w="1080" w:type="dxa"/>
            <w:vAlign w:val="bottom"/>
          </w:tcPr>
          <w:p w14:paraId="5D20828B"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4-R-17131-B</w:t>
            </w:r>
          </w:p>
        </w:tc>
        <w:tc>
          <w:tcPr>
            <w:tcW w:w="1386" w:type="dxa"/>
            <w:vAlign w:val="bottom"/>
          </w:tcPr>
          <w:p w14:paraId="433D0149"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April 1996</w:t>
            </w:r>
          </w:p>
        </w:tc>
      </w:tr>
      <w:tr w:rsidR="000A70F9" w14:paraId="10378C28" w14:textId="77777777" w:rsidTr="00031ACB">
        <w:trPr>
          <w:cantSplit/>
          <w:jc w:val="center"/>
        </w:trPr>
        <w:tc>
          <w:tcPr>
            <w:tcW w:w="1440" w:type="dxa"/>
            <w:vAlign w:val="bottom"/>
          </w:tcPr>
          <w:p w14:paraId="0FF033FE"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Livingston</w:t>
            </w:r>
          </w:p>
        </w:tc>
        <w:tc>
          <w:tcPr>
            <w:tcW w:w="990" w:type="dxa"/>
            <w:vAlign w:val="bottom"/>
          </w:tcPr>
          <w:p w14:paraId="0D0748CE"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Feb. 1971</w:t>
            </w:r>
          </w:p>
        </w:tc>
        <w:tc>
          <w:tcPr>
            <w:tcW w:w="1080" w:type="dxa"/>
            <w:vAlign w:val="bottom"/>
          </w:tcPr>
          <w:p w14:paraId="6B80BCC8"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4-R-17440-A</w:t>
            </w:r>
          </w:p>
        </w:tc>
        <w:tc>
          <w:tcPr>
            <w:tcW w:w="1386" w:type="dxa"/>
            <w:vAlign w:val="bottom"/>
          </w:tcPr>
          <w:p w14:paraId="44D73C77"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Jan. 1991</w:t>
            </w:r>
          </w:p>
        </w:tc>
      </w:tr>
      <w:tr w:rsidR="000A70F9" w14:paraId="5269B356" w14:textId="77777777" w:rsidTr="00031ACB">
        <w:trPr>
          <w:cantSplit/>
          <w:jc w:val="center"/>
        </w:trPr>
        <w:tc>
          <w:tcPr>
            <w:tcW w:w="1440" w:type="dxa"/>
            <w:vAlign w:val="bottom"/>
          </w:tcPr>
          <w:p w14:paraId="3E0895BA"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Madison</w:t>
            </w:r>
          </w:p>
        </w:tc>
        <w:tc>
          <w:tcPr>
            <w:tcW w:w="990" w:type="dxa"/>
            <w:vAlign w:val="bottom"/>
          </w:tcPr>
          <w:p w14:paraId="6A64C713"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Mar. 1970</w:t>
            </w:r>
          </w:p>
        </w:tc>
        <w:tc>
          <w:tcPr>
            <w:tcW w:w="1080" w:type="dxa"/>
            <w:vAlign w:val="bottom"/>
          </w:tcPr>
          <w:p w14:paraId="3736212F"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4-R-28745-A</w:t>
            </w:r>
          </w:p>
        </w:tc>
        <w:tc>
          <w:tcPr>
            <w:tcW w:w="1386" w:type="dxa"/>
            <w:vAlign w:val="bottom"/>
          </w:tcPr>
          <w:p w14:paraId="32A3D686"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May 1982</w:t>
            </w:r>
          </w:p>
        </w:tc>
      </w:tr>
      <w:tr w:rsidR="000A70F9" w14:paraId="07A220A0" w14:textId="77777777" w:rsidTr="00031ACB">
        <w:trPr>
          <w:cantSplit/>
          <w:jc w:val="center"/>
        </w:trPr>
        <w:tc>
          <w:tcPr>
            <w:tcW w:w="1440" w:type="dxa"/>
            <w:vAlign w:val="bottom"/>
          </w:tcPr>
          <w:p w14:paraId="3C11D038"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Morehouse</w:t>
            </w:r>
          </w:p>
        </w:tc>
        <w:tc>
          <w:tcPr>
            <w:tcW w:w="990" w:type="dxa"/>
            <w:vAlign w:val="bottom"/>
          </w:tcPr>
          <w:p w14:paraId="126DD65A"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Aug. 1972</w:t>
            </w:r>
          </w:p>
        </w:tc>
        <w:tc>
          <w:tcPr>
            <w:tcW w:w="1080" w:type="dxa"/>
            <w:vAlign w:val="bottom"/>
          </w:tcPr>
          <w:p w14:paraId="1AC504A7"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4-R-15071-B</w:t>
            </w:r>
          </w:p>
        </w:tc>
        <w:tc>
          <w:tcPr>
            <w:tcW w:w="1386" w:type="dxa"/>
            <w:vAlign w:val="bottom"/>
          </w:tcPr>
          <w:p w14:paraId="135038DD"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Sept. 1985</w:t>
            </w:r>
          </w:p>
        </w:tc>
      </w:tr>
      <w:tr w:rsidR="000A70F9" w14:paraId="583F39B5" w14:textId="77777777" w:rsidTr="00031ACB">
        <w:trPr>
          <w:cantSplit/>
          <w:jc w:val="center"/>
        </w:trPr>
        <w:tc>
          <w:tcPr>
            <w:tcW w:w="1440" w:type="dxa"/>
            <w:vAlign w:val="bottom"/>
          </w:tcPr>
          <w:p w14:paraId="71CA3F49"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Natchitoches</w:t>
            </w:r>
          </w:p>
        </w:tc>
        <w:tc>
          <w:tcPr>
            <w:tcW w:w="990" w:type="dxa"/>
            <w:vAlign w:val="bottom"/>
          </w:tcPr>
          <w:p w14:paraId="76EAD751"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Aug. 1972</w:t>
            </w:r>
          </w:p>
        </w:tc>
        <w:tc>
          <w:tcPr>
            <w:tcW w:w="1080" w:type="dxa"/>
            <w:vAlign w:val="bottom"/>
          </w:tcPr>
          <w:p w14:paraId="2A532BBF"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4-R-16790-B</w:t>
            </w:r>
          </w:p>
        </w:tc>
        <w:tc>
          <w:tcPr>
            <w:tcW w:w="1386" w:type="dxa"/>
            <w:vAlign w:val="bottom"/>
          </w:tcPr>
          <w:p w14:paraId="53C218D3"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Feb. 1990</w:t>
            </w:r>
          </w:p>
        </w:tc>
      </w:tr>
      <w:tr w:rsidR="000A70F9" w14:paraId="343E8725" w14:textId="77777777" w:rsidTr="00031ACB">
        <w:trPr>
          <w:cantSplit/>
          <w:jc w:val="center"/>
        </w:trPr>
        <w:tc>
          <w:tcPr>
            <w:tcW w:w="1440" w:type="dxa"/>
            <w:vAlign w:val="bottom"/>
          </w:tcPr>
          <w:p w14:paraId="0C95B38B"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Orleans</w:t>
            </w:r>
          </w:p>
        </w:tc>
        <w:tc>
          <w:tcPr>
            <w:tcW w:w="990" w:type="dxa"/>
            <w:vAlign w:val="bottom"/>
          </w:tcPr>
          <w:p w14:paraId="6615865A"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July 1970</w:t>
            </w:r>
          </w:p>
        </w:tc>
        <w:tc>
          <w:tcPr>
            <w:tcW w:w="1080" w:type="dxa"/>
            <w:vAlign w:val="bottom"/>
          </w:tcPr>
          <w:p w14:paraId="62D02700"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   3865-A</w:t>
            </w:r>
          </w:p>
        </w:tc>
        <w:tc>
          <w:tcPr>
            <w:tcW w:w="1386" w:type="dxa"/>
            <w:vAlign w:val="bottom"/>
          </w:tcPr>
          <w:p w14:paraId="667511F3"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Sept. 1989</w:t>
            </w:r>
          </w:p>
        </w:tc>
      </w:tr>
      <w:tr w:rsidR="000A70F9" w14:paraId="3C118C46" w14:textId="77777777" w:rsidTr="00031ACB">
        <w:trPr>
          <w:cantSplit/>
          <w:jc w:val="center"/>
        </w:trPr>
        <w:tc>
          <w:tcPr>
            <w:tcW w:w="1440" w:type="dxa"/>
            <w:vAlign w:val="bottom"/>
          </w:tcPr>
          <w:p w14:paraId="5DD3778C"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Ouachita</w:t>
            </w:r>
          </w:p>
        </w:tc>
        <w:tc>
          <w:tcPr>
            <w:tcW w:w="990" w:type="dxa"/>
            <w:vAlign w:val="bottom"/>
          </w:tcPr>
          <w:p w14:paraId="149E1F49"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June 1971</w:t>
            </w:r>
          </w:p>
        </w:tc>
        <w:tc>
          <w:tcPr>
            <w:tcW w:w="1080" w:type="dxa"/>
            <w:vAlign w:val="bottom"/>
          </w:tcPr>
          <w:p w14:paraId="1122FCCD"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4-R-15070-A</w:t>
            </w:r>
          </w:p>
        </w:tc>
        <w:tc>
          <w:tcPr>
            <w:tcW w:w="1386" w:type="dxa"/>
            <w:vAlign w:val="bottom"/>
          </w:tcPr>
          <w:p w14:paraId="064910AE"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Feb. 1974</w:t>
            </w:r>
          </w:p>
        </w:tc>
      </w:tr>
      <w:tr w:rsidR="000A70F9" w14:paraId="306A41D2" w14:textId="77777777" w:rsidTr="00031ACB">
        <w:trPr>
          <w:cantSplit/>
          <w:jc w:val="center"/>
        </w:trPr>
        <w:tc>
          <w:tcPr>
            <w:tcW w:w="1440" w:type="dxa"/>
            <w:vAlign w:val="bottom"/>
          </w:tcPr>
          <w:p w14:paraId="083F2197"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Plaquemines</w:t>
            </w:r>
          </w:p>
        </w:tc>
        <w:tc>
          <w:tcPr>
            <w:tcW w:w="990" w:type="dxa"/>
            <w:vAlign w:val="bottom"/>
          </w:tcPr>
          <w:p w14:paraId="78F84E42"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Dec. 1969</w:t>
            </w:r>
          </w:p>
        </w:tc>
        <w:tc>
          <w:tcPr>
            <w:tcW w:w="1080" w:type="dxa"/>
            <w:vAlign w:val="bottom"/>
          </w:tcPr>
          <w:p w14:paraId="68DF20DA"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4-R-28742-A</w:t>
            </w:r>
          </w:p>
        </w:tc>
        <w:tc>
          <w:tcPr>
            <w:tcW w:w="1386" w:type="dxa"/>
            <w:vAlign w:val="bottom"/>
          </w:tcPr>
          <w:p w14:paraId="52FC342B"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March, 2001</w:t>
            </w:r>
          </w:p>
        </w:tc>
      </w:tr>
      <w:tr w:rsidR="000A70F9" w14:paraId="092648FB" w14:textId="77777777" w:rsidTr="00031ACB">
        <w:trPr>
          <w:cantSplit/>
          <w:jc w:val="center"/>
        </w:trPr>
        <w:tc>
          <w:tcPr>
            <w:tcW w:w="1440" w:type="dxa"/>
            <w:vAlign w:val="bottom"/>
          </w:tcPr>
          <w:p w14:paraId="776BD3DA"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Pointe Coupee</w:t>
            </w:r>
          </w:p>
        </w:tc>
        <w:tc>
          <w:tcPr>
            <w:tcW w:w="990" w:type="dxa"/>
            <w:vAlign w:val="bottom"/>
          </w:tcPr>
          <w:p w14:paraId="7EAB45BB"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Oct. 1970</w:t>
            </w:r>
          </w:p>
        </w:tc>
        <w:tc>
          <w:tcPr>
            <w:tcW w:w="1080" w:type="dxa"/>
            <w:vAlign w:val="bottom"/>
          </w:tcPr>
          <w:p w14:paraId="0B9F1ABC"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4-R-14739-A</w:t>
            </w:r>
          </w:p>
        </w:tc>
        <w:tc>
          <w:tcPr>
            <w:tcW w:w="1386" w:type="dxa"/>
            <w:vAlign w:val="bottom"/>
          </w:tcPr>
          <w:p w14:paraId="71D16540"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March 1982</w:t>
            </w:r>
          </w:p>
        </w:tc>
      </w:tr>
      <w:tr w:rsidR="000A70F9" w14:paraId="2DE7BB7B" w14:textId="77777777" w:rsidTr="00031ACB">
        <w:trPr>
          <w:cantSplit/>
          <w:jc w:val="center"/>
        </w:trPr>
        <w:tc>
          <w:tcPr>
            <w:tcW w:w="1440" w:type="dxa"/>
            <w:vAlign w:val="bottom"/>
          </w:tcPr>
          <w:p w14:paraId="1CCA7B0F"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Rapides</w:t>
            </w:r>
          </w:p>
        </w:tc>
        <w:tc>
          <w:tcPr>
            <w:tcW w:w="990" w:type="dxa"/>
            <w:vAlign w:val="bottom"/>
          </w:tcPr>
          <w:p w14:paraId="1EDFB8EE"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Sept. 1975</w:t>
            </w:r>
          </w:p>
        </w:tc>
        <w:tc>
          <w:tcPr>
            <w:tcW w:w="1080" w:type="dxa"/>
            <w:vAlign w:val="bottom"/>
          </w:tcPr>
          <w:p w14:paraId="07C64B12"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4-R-15239-A</w:t>
            </w:r>
          </w:p>
        </w:tc>
        <w:tc>
          <w:tcPr>
            <w:tcW w:w="1386" w:type="dxa"/>
            <w:vAlign w:val="bottom"/>
          </w:tcPr>
          <w:p w14:paraId="5D3AA563"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June 1980</w:t>
            </w:r>
          </w:p>
        </w:tc>
      </w:tr>
      <w:tr w:rsidR="000A70F9" w14:paraId="3F1C267C" w14:textId="77777777" w:rsidTr="00031ACB">
        <w:trPr>
          <w:cantSplit/>
          <w:jc w:val="center"/>
        </w:trPr>
        <w:tc>
          <w:tcPr>
            <w:tcW w:w="1440" w:type="dxa"/>
            <w:vAlign w:val="bottom"/>
          </w:tcPr>
          <w:p w14:paraId="2E102278"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Red River</w:t>
            </w:r>
          </w:p>
        </w:tc>
        <w:tc>
          <w:tcPr>
            <w:tcW w:w="990" w:type="dxa"/>
            <w:vAlign w:val="bottom"/>
          </w:tcPr>
          <w:p w14:paraId="3C0725B1"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1971</w:t>
            </w:r>
          </w:p>
        </w:tc>
        <w:tc>
          <w:tcPr>
            <w:tcW w:w="1080" w:type="dxa"/>
            <w:vAlign w:val="bottom"/>
          </w:tcPr>
          <w:p w14:paraId="793DD7CE"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4-R-16027-A</w:t>
            </w:r>
          </w:p>
        </w:tc>
        <w:tc>
          <w:tcPr>
            <w:tcW w:w="1386" w:type="dxa"/>
            <w:vAlign w:val="bottom"/>
          </w:tcPr>
          <w:p w14:paraId="548CF83D"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June 1980</w:t>
            </w:r>
          </w:p>
        </w:tc>
      </w:tr>
      <w:tr w:rsidR="000A70F9" w14:paraId="1665D280" w14:textId="77777777" w:rsidTr="00031ACB">
        <w:trPr>
          <w:cantSplit/>
          <w:jc w:val="center"/>
        </w:trPr>
        <w:tc>
          <w:tcPr>
            <w:tcW w:w="1440" w:type="dxa"/>
            <w:vAlign w:val="bottom"/>
          </w:tcPr>
          <w:p w14:paraId="35FD3339"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Richland</w:t>
            </w:r>
          </w:p>
        </w:tc>
        <w:tc>
          <w:tcPr>
            <w:tcW w:w="990" w:type="dxa"/>
            <w:vAlign w:val="bottom"/>
          </w:tcPr>
          <w:p w14:paraId="4DA2D2D2"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Oct. 1971</w:t>
            </w:r>
          </w:p>
        </w:tc>
        <w:tc>
          <w:tcPr>
            <w:tcW w:w="1080" w:type="dxa"/>
            <w:vAlign w:val="bottom"/>
          </w:tcPr>
          <w:p w14:paraId="7A7E9635"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4-R-14778-A</w:t>
            </w:r>
          </w:p>
        </w:tc>
        <w:tc>
          <w:tcPr>
            <w:tcW w:w="1386" w:type="dxa"/>
            <w:vAlign w:val="bottom"/>
          </w:tcPr>
          <w:p w14:paraId="655559E0"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Sept. 1993</w:t>
            </w:r>
          </w:p>
        </w:tc>
      </w:tr>
      <w:tr w:rsidR="000A70F9" w14:paraId="70911117" w14:textId="77777777" w:rsidTr="00031ACB">
        <w:trPr>
          <w:cantSplit/>
          <w:jc w:val="center"/>
        </w:trPr>
        <w:tc>
          <w:tcPr>
            <w:tcW w:w="1440" w:type="dxa"/>
            <w:vAlign w:val="bottom"/>
          </w:tcPr>
          <w:p w14:paraId="5B493018"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Sabine</w:t>
            </w:r>
          </w:p>
        </w:tc>
        <w:tc>
          <w:tcPr>
            <w:tcW w:w="990" w:type="dxa"/>
            <w:vAlign w:val="bottom"/>
          </w:tcPr>
          <w:p w14:paraId="21C70062"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Apr. 1970</w:t>
            </w:r>
          </w:p>
        </w:tc>
        <w:tc>
          <w:tcPr>
            <w:tcW w:w="1080" w:type="dxa"/>
            <w:vAlign w:val="bottom"/>
          </w:tcPr>
          <w:p w14:paraId="6A666626"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4-R-29238</w:t>
            </w:r>
          </w:p>
        </w:tc>
        <w:tc>
          <w:tcPr>
            <w:tcW w:w="1386" w:type="dxa"/>
            <w:vAlign w:val="bottom"/>
          </w:tcPr>
          <w:p w14:paraId="7569A2A2"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July 1997</w:t>
            </w:r>
          </w:p>
        </w:tc>
      </w:tr>
      <w:tr w:rsidR="000A70F9" w14:paraId="00FA2AEA" w14:textId="77777777" w:rsidTr="00031ACB">
        <w:trPr>
          <w:cantSplit/>
          <w:jc w:val="center"/>
        </w:trPr>
        <w:tc>
          <w:tcPr>
            <w:tcW w:w="1440" w:type="dxa"/>
            <w:vAlign w:val="bottom"/>
          </w:tcPr>
          <w:p w14:paraId="0849A375"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St. Bernard</w:t>
            </w:r>
          </w:p>
        </w:tc>
        <w:tc>
          <w:tcPr>
            <w:tcW w:w="990" w:type="dxa"/>
            <w:vAlign w:val="bottom"/>
          </w:tcPr>
          <w:p w14:paraId="0C107BF9"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Aug. 1970</w:t>
            </w:r>
          </w:p>
        </w:tc>
        <w:tc>
          <w:tcPr>
            <w:tcW w:w="1080" w:type="dxa"/>
            <w:vAlign w:val="bottom"/>
          </w:tcPr>
          <w:p w14:paraId="6F70C955"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4-R-17359-A</w:t>
            </w:r>
          </w:p>
        </w:tc>
        <w:tc>
          <w:tcPr>
            <w:tcW w:w="1386" w:type="dxa"/>
            <w:vAlign w:val="bottom"/>
          </w:tcPr>
          <w:p w14:paraId="54E8C5D4"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June 1989</w:t>
            </w:r>
          </w:p>
        </w:tc>
      </w:tr>
      <w:tr w:rsidR="000A70F9" w14:paraId="16D2E536" w14:textId="77777777" w:rsidTr="00031ACB">
        <w:trPr>
          <w:cantSplit/>
          <w:jc w:val="center"/>
        </w:trPr>
        <w:tc>
          <w:tcPr>
            <w:tcW w:w="1440" w:type="dxa"/>
            <w:vAlign w:val="bottom"/>
          </w:tcPr>
          <w:p w14:paraId="184CFEC5"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St. Charles</w:t>
            </w:r>
          </w:p>
        </w:tc>
        <w:tc>
          <w:tcPr>
            <w:tcW w:w="990" w:type="dxa"/>
            <w:vAlign w:val="bottom"/>
          </w:tcPr>
          <w:p w14:paraId="5CD6820A"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1971</w:t>
            </w:r>
          </w:p>
        </w:tc>
        <w:tc>
          <w:tcPr>
            <w:tcW w:w="1080" w:type="dxa"/>
            <w:vAlign w:val="bottom"/>
          </w:tcPr>
          <w:p w14:paraId="2C47A0FF"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4-R-16166-A</w:t>
            </w:r>
          </w:p>
        </w:tc>
        <w:tc>
          <w:tcPr>
            <w:tcW w:w="1386" w:type="dxa"/>
            <w:vAlign w:val="bottom"/>
          </w:tcPr>
          <w:p w14:paraId="52F8333F"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Jan. 1987</w:t>
            </w:r>
          </w:p>
        </w:tc>
      </w:tr>
      <w:tr w:rsidR="000A70F9" w14:paraId="1ED4B557" w14:textId="77777777" w:rsidTr="00031ACB">
        <w:trPr>
          <w:cantSplit/>
          <w:jc w:val="center"/>
        </w:trPr>
        <w:tc>
          <w:tcPr>
            <w:tcW w:w="1440" w:type="dxa"/>
            <w:vAlign w:val="bottom"/>
          </w:tcPr>
          <w:p w14:paraId="33AFFC9E"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St. Helena</w:t>
            </w:r>
          </w:p>
        </w:tc>
        <w:tc>
          <w:tcPr>
            <w:tcW w:w="990" w:type="dxa"/>
            <w:vAlign w:val="bottom"/>
          </w:tcPr>
          <w:p w14:paraId="017B157D"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Mar. 1971</w:t>
            </w:r>
          </w:p>
        </w:tc>
        <w:tc>
          <w:tcPr>
            <w:tcW w:w="1080" w:type="dxa"/>
            <w:vAlign w:val="bottom"/>
          </w:tcPr>
          <w:p w14:paraId="69F418F3"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4-R-17438-A</w:t>
            </w:r>
          </w:p>
        </w:tc>
        <w:tc>
          <w:tcPr>
            <w:tcW w:w="1386" w:type="dxa"/>
            <w:vAlign w:val="bottom"/>
          </w:tcPr>
          <w:p w14:paraId="546E197D"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April  1996</w:t>
            </w:r>
          </w:p>
        </w:tc>
      </w:tr>
      <w:tr w:rsidR="000A70F9" w14:paraId="67E34068" w14:textId="77777777" w:rsidTr="00031ACB">
        <w:trPr>
          <w:cantSplit/>
          <w:jc w:val="center"/>
        </w:trPr>
        <w:tc>
          <w:tcPr>
            <w:tcW w:w="1440" w:type="dxa"/>
            <w:vAlign w:val="bottom"/>
          </w:tcPr>
          <w:p w14:paraId="613D97C8"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St. James</w:t>
            </w:r>
          </w:p>
        </w:tc>
        <w:tc>
          <w:tcPr>
            <w:tcW w:w="990" w:type="dxa"/>
            <w:vAlign w:val="bottom"/>
          </w:tcPr>
          <w:p w14:paraId="12F4B0F2"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1971</w:t>
            </w:r>
          </w:p>
        </w:tc>
        <w:tc>
          <w:tcPr>
            <w:tcW w:w="1080" w:type="dxa"/>
            <w:vAlign w:val="bottom"/>
          </w:tcPr>
          <w:p w14:paraId="5034ECDC"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4-R-19476-A</w:t>
            </w:r>
          </w:p>
        </w:tc>
        <w:tc>
          <w:tcPr>
            <w:tcW w:w="1386" w:type="dxa"/>
            <w:vAlign w:val="bottom"/>
          </w:tcPr>
          <w:p w14:paraId="196F8F90"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Aug. 1973</w:t>
            </w:r>
          </w:p>
        </w:tc>
      </w:tr>
      <w:tr w:rsidR="000A70F9" w14:paraId="5F2753FE" w14:textId="77777777" w:rsidTr="00031ACB">
        <w:trPr>
          <w:cantSplit/>
          <w:jc w:val="center"/>
        </w:trPr>
        <w:tc>
          <w:tcPr>
            <w:tcW w:w="1440" w:type="dxa"/>
            <w:vAlign w:val="bottom"/>
          </w:tcPr>
          <w:p w14:paraId="142ABF5C"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St. John</w:t>
            </w:r>
          </w:p>
        </w:tc>
        <w:tc>
          <w:tcPr>
            <w:tcW w:w="990" w:type="dxa"/>
            <w:vAlign w:val="bottom"/>
          </w:tcPr>
          <w:p w14:paraId="46FBDD46"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1971</w:t>
            </w:r>
          </w:p>
        </w:tc>
        <w:tc>
          <w:tcPr>
            <w:tcW w:w="1080" w:type="dxa"/>
            <w:vAlign w:val="bottom"/>
          </w:tcPr>
          <w:p w14:paraId="4764B0C1"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4-R-19476-A</w:t>
            </w:r>
          </w:p>
        </w:tc>
        <w:tc>
          <w:tcPr>
            <w:tcW w:w="1386" w:type="dxa"/>
            <w:vAlign w:val="bottom"/>
          </w:tcPr>
          <w:p w14:paraId="7CDDAC48"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Aug. 1973</w:t>
            </w:r>
          </w:p>
        </w:tc>
      </w:tr>
      <w:tr w:rsidR="000A70F9" w14:paraId="7DB288E3" w14:textId="77777777" w:rsidTr="00031ACB">
        <w:trPr>
          <w:cantSplit/>
          <w:jc w:val="center"/>
        </w:trPr>
        <w:tc>
          <w:tcPr>
            <w:tcW w:w="1440" w:type="dxa"/>
            <w:vAlign w:val="bottom"/>
          </w:tcPr>
          <w:p w14:paraId="02CE31A3"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St. Landry</w:t>
            </w:r>
          </w:p>
        </w:tc>
        <w:tc>
          <w:tcPr>
            <w:tcW w:w="990" w:type="dxa"/>
            <w:vAlign w:val="bottom"/>
          </w:tcPr>
          <w:p w14:paraId="3B52DF15"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May 1970</w:t>
            </w:r>
          </w:p>
        </w:tc>
        <w:tc>
          <w:tcPr>
            <w:tcW w:w="1080" w:type="dxa"/>
            <w:vAlign w:val="bottom"/>
          </w:tcPr>
          <w:p w14:paraId="7544EA31"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4-R-29386</w:t>
            </w:r>
          </w:p>
        </w:tc>
        <w:tc>
          <w:tcPr>
            <w:tcW w:w="1386" w:type="dxa"/>
            <w:vAlign w:val="bottom"/>
          </w:tcPr>
          <w:p w14:paraId="6FD9482B"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Oct. 1986</w:t>
            </w:r>
          </w:p>
        </w:tc>
      </w:tr>
      <w:tr w:rsidR="000A70F9" w14:paraId="24BB6810" w14:textId="77777777" w:rsidTr="00031ACB">
        <w:trPr>
          <w:cantSplit/>
          <w:jc w:val="center"/>
        </w:trPr>
        <w:tc>
          <w:tcPr>
            <w:tcW w:w="1440" w:type="dxa"/>
            <w:vAlign w:val="bottom"/>
          </w:tcPr>
          <w:p w14:paraId="453A62A0"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St. Martin</w:t>
            </w:r>
          </w:p>
        </w:tc>
        <w:tc>
          <w:tcPr>
            <w:tcW w:w="990" w:type="dxa"/>
            <w:vAlign w:val="bottom"/>
          </w:tcPr>
          <w:p w14:paraId="6BE67F32"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Sept. 1970</w:t>
            </w:r>
          </w:p>
        </w:tc>
        <w:tc>
          <w:tcPr>
            <w:tcW w:w="1080" w:type="dxa"/>
            <w:vAlign w:val="bottom"/>
          </w:tcPr>
          <w:p w14:paraId="04AA90A9"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4-R-15484-A</w:t>
            </w:r>
          </w:p>
        </w:tc>
        <w:tc>
          <w:tcPr>
            <w:tcW w:w="1386" w:type="dxa"/>
            <w:vAlign w:val="bottom"/>
          </w:tcPr>
          <w:p w14:paraId="1E7C61AA"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April 1977</w:t>
            </w:r>
          </w:p>
        </w:tc>
      </w:tr>
      <w:tr w:rsidR="000A70F9" w14:paraId="068CAD64" w14:textId="77777777" w:rsidTr="00031ACB">
        <w:trPr>
          <w:cantSplit/>
          <w:jc w:val="center"/>
        </w:trPr>
        <w:tc>
          <w:tcPr>
            <w:tcW w:w="1440" w:type="dxa"/>
            <w:vAlign w:val="bottom"/>
          </w:tcPr>
          <w:p w14:paraId="4493F538"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St. Mary</w:t>
            </w:r>
          </w:p>
        </w:tc>
        <w:tc>
          <w:tcPr>
            <w:tcW w:w="990" w:type="dxa"/>
            <w:vAlign w:val="bottom"/>
          </w:tcPr>
          <w:p w14:paraId="7B334327"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May 1972</w:t>
            </w:r>
          </w:p>
        </w:tc>
        <w:tc>
          <w:tcPr>
            <w:tcW w:w="1080" w:type="dxa"/>
            <w:vAlign w:val="bottom"/>
          </w:tcPr>
          <w:p w14:paraId="78A418E3"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4-R-31670</w:t>
            </w:r>
          </w:p>
        </w:tc>
        <w:tc>
          <w:tcPr>
            <w:tcW w:w="1386" w:type="dxa"/>
            <w:vAlign w:val="bottom"/>
          </w:tcPr>
          <w:p w14:paraId="4A5BC80E"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March 1959</w:t>
            </w:r>
          </w:p>
          <w:p w14:paraId="3E16AA36"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(Series 1952#3)</w:t>
            </w:r>
          </w:p>
        </w:tc>
      </w:tr>
      <w:tr w:rsidR="000A70F9" w14:paraId="0792D8E7" w14:textId="77777777" w:rsidTr="00031ACB">
        <w:trPr>
          <w:cantSplit/>
          <w:jc w:val="center"/>
        </w:trPr>
        <w:tc>
          <w:tcPr>
            <w:tcW w:w="1440" w:type="dxa"/>
            <w:vAlign w:val="bottom"/>
          </w:tcPr>
          <w:p w14:paraId="5DE48BA6"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St. Tammany</w:t>
            </w:r>
          </w:p>
        </w:tc>
        <w:tc>
          <w:tcPr>
            <w:tcW w:w="990" w:type="dxa"/>
            <w:vAlign w:val="bottom"/>
          </w:tcPr>
          <w:p w14:paraId="23CE5398"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Aug. 1972</w:t>
            </w:r>
          </w:p>
        </w:tc>
        <w:tc>
          <w:tcPr>
            <w:tcW w:w="1080" w:type="dxa"/>
            <w:vAlign w:val="bottom"/>
          </w:tcPr>
          <w:p w14:paraId="3D69C476"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4-R-17443-B</w:t>
            </w:r>
          </w:p>
        </w:tc>
        <w:tc>
          <w:tcPr>
            <w:tcW w:w="1386" w:type="dxa"/>
            <w:vAlign w:val="bottom"/>
          </w:tcPr>
          <w:p w14:paraId="1DA2BF55"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March 1990</w:t>
            </w:r>
          </w:p>
        </w:tc>
      </w:tr>
      <w:tr w:rsidR="000A70F9" w14:paraId="63E9CB53" w14:textId="77777777" w:rsidTr="00031ACB">
        <w:trPr>
          <w:cantSplit/>
          <w:jc w:val="center"/>
        </w:trPr>
        <w:tc>
          <w:tcPr>
            <w:tcW w:w="1440" w:type="dxa"/>
            <w:vAlign w:val="bottom"/>
          </w:tcPr>
          <w:p w14:paraId="2797D22A"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Tangipahoa</w:t>
            </w:r>
          </w:p>
        </w:tc>
        <w:tc>
          <w:tcPr>
            <w:tcW w:w="990" w:type="dxa"/>
            <w:vAlign w:val="bottom"/>
          </w:tcPr>
          <w:p w14:paraId="06664A3C"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1971</w:t>
            </w:r>
          </w:p>
        </w:tc>
        <w:tc>
          <w:tcPr>
            <w:tcW w:w="1080" w:type="dxa"/>
            <w:vAlign w:val="bottom"/>
          </w:tcPr>
          <w:p w14:paraId="1D3AA362"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4-R-17439-A</w:t>
            </w:r>
          </w:p>
        </w:tc>
        <w:tc>
          <w:tcPr>
            <w:tcW w:w="1386" w:type="dxa"/>
            <w:vAlign w:val="bottom"/>
          </w:tcPr>
          <w:p w14:paraId="6D9ABA4B"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April 1990</w:t>
            </w:r>
          </w:p>
        </w:tc>
      </w:tr>
      <w:tr w:rsidR="000A70F9" w14:paraId="365B169E" w14:textId="77777777" w:rsidTr="00031ACB">
        <w:trPr>
          <w:cantSplit/>
          <w:jc w:val="center"/>
        </w:trPr>
        <w:tc>
          <w:tcPr>
            <w:tcW w:w="1440" w:type="dxa"/>
            <w:vAlign w:val="bottom"/>
          </w:tcPr>
          <w:p w14:paraId="1B2A2791"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Tensas</w:t>
            </w:r>
          </w:p>
        </w:tc>
        <w:tc>
          <w:tcPr>
            <w:tcW w:w="990" w:type="dxa"/>
            <w:vAlign w:val="bottom"/>
          </w:tcPr>
          <w:p w14:paraId="3B3C952E"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July 1972</w:t>
            </w:r>
          </w:p>
        </w:tc>
        <w:tc>
          <w:tcPr>
            <w:tcW w:w="1080" w:type="dxa"/>
            <w:vAlign w:val="bottom"/>
          </w:tcPr>
          <w:p w14:paraId="1E33E5B2"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4-R-13919-A</w:t>
            </w:r>
          </w:p>
        </w:tc>
        <w:tc>
          <w:tcPr>
            <w:tcW w:w="1386" w:type="dxa"/>
            <w:vAlign w:val="bottom"/>
          </w:tcPr>
          <w:p w14:paraId="47FFAB4A"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Oct. 1968</w:t>
            </w:r>
          </w:p>
        </w:tc>
      </w:tr>
      <w:tr w:rsidR="000A70F9" w14:paraId="3CB36AAB" w14:textId="77777777" w:rsidTr="00031ACB">
        <w:trPr>
          <w:cantSplit/>
          <w:jc w:val="center"/>
        </w:trPr>
        <w:tc>
          <w:tcPr>
            <w:tcW w:w="1440" w:type="dxa"/>
            <w:vAlign w:val="bottom"/>
          </w:tcPr>
          <w:p w14:paraId="5F7F71FB"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Terrebonne</w:t>
            </w:r>
          </w:p>
        </w:tc>
        <w:tc>
          <w:tcPr>
            <w:tcW w:w="990" w:type="dxa"/>
            <w:vAlign w:val="bottom"/>
          </w:tcPr>
          <w:p w14:paraId="37448812"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Aug. 1972</w:t>
            </w:r>
          </w:p>
        </w:tc>
        <w:tc>
          <w:tcPr>
            <w:tcW w:w="1080" w:type="dxa"/>
            <w:vAlign w:val="bottom"/>
          </w:tcPr>
          <w:p w14:paraId="5B24E4DE"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4-R-31732</w:t>
            </w:r>
          </w:p>
        </w:tc>
        <w:tc>
          <w:tcPr>
            <w:tcW w:w="1386" w:type="dxa"/>
            <w:vAlign w:val="bottom"/>
          </w:tcPr>
          <w:p w14:paraId="316CF9AF"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 xml:space="preserve">Feb. 1960 </w:t>
            </w:r>
            <w:r>
              <w:rPr>
                <w:kern w:val="2"/>
                <w:sz w:val="16"/>
              </w:rPr>
              <w:br/>
              <w:t>(Series 1956#1)</w:t>
            </w:r>
          </w:p>
        </w:tc>
      </w:tr>
      <w:tr w:rsidR="000A70F9" w14:paraId="43355548" w14:textId="77777777" w:rsidTr="00031ACB">
        <w:trPr>
          <w:cantSplit/>
          <w:jc w:val="center"/>
        </w:trPr>
        <w:tc>
          <w:tcPr>
            <w:tcW w:w="1440" w:type="dxa"/>
            <w:vAlign w:val="bottom"/>
          </w:tcPr>
          <w:p w14:paraId="4A0FEF86"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Union</w:t>
            </w:r>
          </w:p>
        </w:tc>
        <w:tc>
          <w:tcPr>
            <w:tcW w:w="990" w:type="dxa"/>
            <w:vAlign w:val="bottom"/>
          </w:tcPr>
          <w:p w14:paraId="6064B381"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1971</w:t>
            </w:r>
          </w:p>
        </w:tc>
        <w:tc>
          <w:tcPr>
            <w:tcW w:w="1080" w:type="dxa"/>
            <w:vAlign w:val="bottom"/>
          </w:tcPr>
          <w:p w14:paraId="1247552D" w14:textId="77777777" w:rsidR="000A70F9" w:rsidRDefault="000A70F9" w:rsidP="00031ACB">
            <w:pPr>
              <w:keepNext/>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ind w:left="-120" w:right="-120"/>
              <w:jc w:val="center"/>
              <w:rPr>
                <w:kern w:val="2"/>
                <w:sz w:val="16"/>
              </w:rPr>
            </w:pPr>
            <w:r>
              <w:rPr>
                <w:kern w:val="2"/>
                <w:sz w:val="16"/>
              </w:rPr>
              <w:t>4-R-17133-A</w:t>
            </w:r>
          </w:p>
        </w:tc>
        <w:tc>
          <w:tcPr>
            <w:tcW w:w="1386" w:type="dxa"/>
            <w:vAlign w:val="bottom"/>
          </w:tcPr>
          <w:p w14:paraId="559B55BF"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1997</w:t>
            </w:r>
          </w:p>
        </w:tc>
      </w:tr>
      <w:tr w:rsidR="000A70F9" w14:paraId="15583EC5" w14:textId="77777777" w:rsidTr="00031ACB">
        <w:trPr>
          <w:cantSplit/>
          <w:jc w:val="center"/>
        </w:trPr>
        <w:tc>
          <w:tcPr>
            <w:tcW w:w="1440" w:type="dxa"/>
            <w:vAlign w:val="bottom"/>
          </w:tcPr>
          <w:p w14:paraId="70157D46"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Vermilion</w:t>
            </w:r>
          </w:p>
        </w:tc>
        <w:tc>
          <w:tcPr>
            <w:tcW w:w="990" w:type="dxa"/>
            <w:vAlign w:val="bottom"/>
          </w:tcPr>
          <w:p w14:paraId="0373E9A2"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Jan. 1970</w:t>
            </w:r>
          </w:p>
        </w:tc>
        <w:tc>
          <w:tcPr>
            <w:tcW w:w="1080" w:type="dxa"/>
            <w:vAlign w:val="bottom"/>
          </w:tcPr>
          <w:p w14:paraId="10D6A16E"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4-R-28747-A</w:t>
            </w:r>
          </w:p>
        </w:tc>
        <w:tc>
          <w:tcPr>
            <w:tcW w:w="1386" w:type="dxa"/>
            <w:vAlign w:val="bottom"/>
          </w:tcPr>
          <w:p w14:paraId="14FBA792"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May 1996</w:t>
            </w:r>
          </w:p>
        </w:tc>
      </w:tr>
      <w:tr w:rsidR="000A70F9" w14:paraId="38B37F09" w14:textId="77777777" w:rsidTr="00031ACB">
        <w:trPr>
          <w:cantSplit/>
          <w:jc w:val="center"/>
        </w:trPr>
        <w:tc>
          <w:tcPr>
            <w:tcW w:w="1440" w:type="dxa"/>
            <w:vAlign w:val="bottom"/>
          </w:tcPr>
          <w:p w14:paraId="756CBDEA"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Vernon</w:t>
            </w:r>
          </w:p>
        </w:tc>
        <w:tc>
          <w:tcPr>
            <w:tcW w:w="990" w:type="dxa"/>
            <w:vAlign w:val="bottom"/>
          </w:tcPr>
          <w:p w14:paraId="67BEBC9B"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June 1971</w:t>
            </w:r>
          </w:p>
        </w:tc>
        <w:tc>
          <w:tcPr>
            <w:tcW w:w="1080" w:type="dxa"/>
            <w:vAlign w:val="bottom"/>
          </w:tcPr>
          <w:p w14:paraId="1B56773A"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4-R-16053-A</w:t>
            </w:r>
          </w:p>
        </w:tc>
        <w:tc>
          <w:tcPr>
            <w:tcW w:w="1386" w:type="dxa"/>
            <w:vAlign w:val="bottom"/>
          </w:tcPr>
          <w:p w14:paraId="5F28BBA5" w14:textId="77777777" w:rsidR="000A70F9" w:rsidRDefault="004A3091"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June 2004</w:t>
            </w:r>
          </w:p>
        </w:tc>
      </w:tr>
      <w:tr w:rsidR="000A70F9" w14:paraId="378DD6D7" w14:textId="77777777" w:rsidTr="00031ACB">
        <w:trPr>
          <w:cantSplit/>
          <w:jc w:val="center"/>
        </w:trPr>
        <w:tc>
          <w:tcPr>
            <w:tcW w:w="1440" w:type="dxa"/>
            <w:vAlign w:val="bottom"/>
          </w:tcPr>
          <w:p w14:paraId="591D4ACB"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Washington</w:t>
            </w:r>
          </w:p>
        </w:tc>
        <w:tc>
          <w:tcPr>
            <w:tcW w:w="990" w:type="dxa"/>
            <w:vAlign w:val="bottom"/>
          </w:tcPr>
          <w:p w14:paraId="53CB355F"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1971</w:t>
            </w:r>
          </w:p>
        </w:tc>
        <w:tc>
          <w:tcPr>
            <w:tcW w:w="1080" w:type="dxa"/>
            <w:vAlign w:val="bottom"/>
          </w:tcPr>
          <w:p w14:paraId="35CB5F5E" w14:textId="77777777" w:rsidR="000A70F9" w:rsidRDefault="000A70F9" w:rsidP="00031ACB">
            <w:pPr>
              <w:keepNext/>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ind w:left="-120" w:right="-120"/>
              <w:jc w:val="center"/>
              <w:rPr>
                <w:kern w:val="2"/>
                <w:sz w:val="16"/>
              </w:rPr>
            </w:pPr>
            <w:r>
              <w:rPr>
                <w:kern w:val="2"/>
                <w:sz w:val="16"/>
              </w:rPr>
              <w:t>4-R-17437-A</w:t>
            </w:r>
          </w:p>
        </w:tc>
        <w:tc>
          <w:tcPr>
            <w:tcW w:w="1386" w:type="dxa"/>
            <w:vAlign w:val="bottom"/>
          </w:tcPr>
          <w:p w14:paraId="56167B87"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Sept. 1997</w:t>
            </w:r>
          </w:p>
        </w:tc>
      </w:tr>
      <w:tr w:rsidR="000A70F9" w14:paraId="7A20648F" w14:textId="77777777" w:rsidTr="00031ACB">
        <w:trPr>
          <w:cantSplit/>
          <w:jc w:val="center"/>
        </w:trPr>
        <w:tc>
          <w:tcPr>
            <w:tcW w:w="1440" w:type="dxa"/>
            <w:vAlign w:val="bottom"/>
          </w:tcPr>
          <w:p w14:paraId="5777C60E"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Webster</w:t>
            </w:r>
          </w:p>
        </w:tc>
        <w:tc>
          <w:tcPr>
            <w:tcW w:w="990" w:type="dxa"/>
            <w:vAlign w:val="bottom"/>
          </w:tcPr>
          <w:p w14:paraId="28F5D9A9"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1971</w:t>
            </w:r>
          </w:p>
        </w:tc>
        <w:tc>
          <w:tcPr>
            <w:tcW w:w="1080" w:type="dxa"/>
            <w:vAlign w:val="bottom"/>
          </w:tcPr>
          <w:p w14:paraId="7AABE250"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4-R-27092-A</w:t>
            </w:r>
          </w:p>
        </w:tc>
        <w:tc>
          <w:tcPr>
            <w:tcW w:w="1386" w:type="dxa"/>
            <w:vAlign w:val="bottom"/>
          </w:tcPr>
          <w:p w14:paraId="2F160090"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Feb., 1999</w:t>
            </w:r>
          </w:p>
        </w:tc>
      </w:tr>
      <w:tr w:rsidR="000A70F9" w14:paraId="57457F3B" w14:textId="77777777" w:rsidTr="00031ACB">
        <w:trPr>
          <w:cantSplit/>
          <w:jc w:val="center"/>
        </w:trPr>
        <w:tc>
          <w:tcPr>
            <w:tcW w:w="1440" w:type="dxa"/>
            <w:vAlign w:val="bottom"/>
          </w:tcPr>
          <w:p w14:paraId="47BEB065"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West Baton Rouge</w:t>
            </w:r>
          </w:p>
        </w:tc>
        <w:tc>
          <w:tcPr>
            <w:tcW w:w="990" w:type="dxa"/>
            <w:vAlign w:val="bottom"/>
          </w:tcPr>
          <w:p w14:paraId="7981E2A3"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July 1970</w:t>
            </w:r>
          </w:p>
        </w:tc>
        <w:tc>
          <w:tcPr>
            <w:tcW w:w="1080" w:type="dxa"/>
            <w:vAlign w:val="bottom"/>
          </w:tcPr>
          <w:p w14:paraId="06E08027"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4-R-14740-A</w:t>
            </w:r>
          </w:p>
        </w:tc>
        <w:tc>
          <w:tcPr>
            <w:tcW w:w="1386" w:type="dxa"/>
            <w:vAlign w:val="bottom"/>
          </w:tcPr>
          <w:p w14:paraId="6DA1123C"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March 1982</w:t>
            </w:r>
          </w:p>
        </w:tc>
      </w:tr>
      <w:tr w:rsidR="000A70F9" w14:paraId="1F1FF7B1" w14:textId="77777777" w:rsidTr="00031ACB">
        <w:trPr>
          <w:cantSplit/>
          <w:jc w:val="center"/>
        </w:trPr>
        <w:tc>
          <w:tcPr>
            <w:tcW w:w="1440" w:type="dxa"/>
            <w:vAlign w:val="bottom"/>
          </w:tcPr>
          <w:p w14:paraId="202EE8F5"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West Carroll</w:t>
            </w:r>
          </w:p>
        </w:tc>
        <w:tc>
          <w:tcPr>
            <w:tcW w:w="990" w:type="dxa"/>
            <w:vAlign w:val="bottom"/>
          </w:tcPr>
          <w:p w14:paraId="42ABAF68"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Mar. 1976</w:t>
            </w:r>
          </w:p>
        </w:tc>
        <w:tc>
          <w:tcPr>
            <w:tcW w:w="1080" w:type="dxa"/>
            <w:vAlign w:val="bottom"/>
          </w:tcPr>
          <w:p w14:paraId="4F750FA8"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4-R-14767-A</w:t>
            </w:r>
          </w:p>
        </w:tc>
        <w:tc>
          <w:tcPr>
            <w:tcW w:w="1386" w:type="dxa"/>
            <w:vAlign w:val="bottom"/>
          </w:tcPr>
          <w:p w14:paraId="58E688EE"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May 1977</w:t>
            </w:r>
          </w:p>
        </w:tc>
      </w:tr>
      <w:tr w:rsidR="000A70F9" w14:paraId="457FFE12" w14:textId="77777777" w:rsidTr="00031ACB">
        <w:trPr>
          <w:cantSplit/>
          <w:jc w:val="center"/>
        </w:trPr>
        <w:tc>
          <w:tcPr>
            <w:tcW w:w="1440" w:type="dxa"/>
            <w:vAlign w:val="bottom"/>
          </w:tcPr>
          <w:p w14:paraId="286E03FD"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Pr>
                <w:kern w:val="2"/>
                <w:sz w:val="16"/>
              </w:rPr>
              <w:t>West Feliciana</w:t>
            </w:r>
          </w:p>
        </w:tc>
        <w:tc>
          <w:tcPr>
            <w:tcW w:w="990" w:type="dxa"/>
            <w:vAlign w:val="bottom"/>
          </w:tcPr>
          <w:p w14:paraId="1F9BCDB7"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Sept. 1975</w:t>
            </w:r>
          </w:p>
        </w:tc>
        <w:tc>
          <w:tcPr>
            <w:tcW w:w="1080" w:type="dxa"/>
            <w:vAlign w:val="bottom"/>
          </w:tcPr>
          <w:p w14:paraId="372F9FED" w14:textId="77777777" w:rsidR="000A70F9" w:rsidRDefault="000A70F9" w:rsidP="00031ACB">
            <w:pPr>
              <w:tabs>
                <w:tab w:val="left" w:pos="180"/>
                <w:tab w:val="left" w:pos="360"/>
                <w:tab w:val="left" w:pos="540"/>
                <w:tab w:val="left" w:pos="720"/>
                <w:tab w:val="left" w:pos="96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kern w:val="2"/>
                <w:sz w:val="16"/>
              </w:rPr>
            </w:pPr>
            <w:r>
              <w:rPr>
                <w:kern w:val="2"/>
                <w:sz w:val="16"/>
              </w:rPr>
              <w:t>4-R-29109-A</w:t>
            </w:r>
          </w:p>
        </w:tc>
        <w:tc>
          <w:tcPr>
            <w:tcW w:w="1386" w:type="dxa"/>
            <w:vAlign w:val="bottom"/>
          </w:tcPr>
          <w:p w14:paraId="391714A6"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Pr>
                <w:kern w:val="2"/>
                <w:sz w:val="16"/>
              </w:rPr>
              <w:t>Nov. 2001</w:t>
            </w:r>
          </w:p>
        </w:tc>
      </w:tr>
      <w:tr w:rsidR="000A70F9" w14:paraId="0D3D265B" w14:textId="77777777" w:rsidTr="00031ACB">
        <w:trPr>
          <w:cantSplit/>
          <w:jc w:val="center"/>
        </w:trPr>
        <w:tc>
          <w:tcPr>
            <w:tcW w:w="1440" w:type="dxa"/>
            <w:vAlign w:val="bottom"/>
          </w:tcPr>
          <w:p w14:paraId="5A42C33E" w14:textId="77777777" w:rsidR="000A70F9" w:rsidRDefault="000A70F9" w:rsidP="00031AC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kern w:val="2"/>
                <w:sz w:val="16"/>
              </w:rPr>
              <w:t>Winn</w:t>
            </w:r>
          </w:p>
        </w:tc>
        <w:tc>
          <w:tcPr>
            <w:tcW w:w="990" w:type="dxa"/>
            <w:vAlign w:val="bottom"/>
          </w:tcPr>
          <w:p w14:paraId="4E48FF09" w14:textId="77777777" w:rsidR="000A70F9" w:rsidRDefault="000A70F9" w:rsidP="00031ACB">
            <w:pPr>
              <w:tabs>
                <w:tab w:val="center" w:pos="1050"/>
              </w:tabs>
              <w:suppressAutoHyphens/>
              <w:jc w:val="center"/>
              <w:rPr>
                <w:sz w:val="16"/>
              </w:rPr>
            </w:pPr>
            <w:r>
              <w:rPr>
                <w:sz w:val="16"/>
              </w:rPr>
              <w:t>Dec., 1970</w:t>
            </w:r>
          </w:p>
        </w:tc>
        <w:tc>
          <w:tcPr>
            <w:tcW w:w="1080" w:type="dxa"/>
            <w:vAlign w:val="bottom"/>
          </w:tcPr>
          <w:p w14:paraId="616CCA1E" w14:textId="77777777" w:rsidR="000A70F9" w:rsidRDefault="000A70F9" w:rsidP="00031ACB">
            <w:pPr>
              <w:tabs>
                <w:tab w:val="left" w:pos="960"/>
                <w:tab w:val="center" w:pos="1050"/>
              </w:tabs>
              <w:suppressAutoHyphens/>
              <w:ind w:left="-120" w:right="-120"/>
              <w:jc w:val="center"/>
              <w:rPr>
                <w:sz w:val="16"/>
              </w:rPr>
            </w:pPr>
            <w:r>
              <w:rPr>
                <w:sz w:val="16"/>
              </w:rPr>
              <w:t>4-R-16052-A</w:t>
            </w:r>
          </w:p>
        </w:tc>
        <w:tc>
          <w:tcPr>
            <w:tcW w:w="1386" w:type="dxa"/>
            <w:vAlign w:val="bottom"/>
          </w:tcPr>
          <w:p w14:paraId="2592D68A" w14:textId="77777777" w:rsidR="000A70F9" w:rsidRDefault="000A70F9" w:rsidP="00031ACB">
            <w:pPr>
              <w:tabs>
                <w:tab w:val="center" w:pos="1050"/>
              </w:tabs>
              <w:suppressAutoHyphens/>
              <w:jc w:val="center"/>
              <w:rPr>
                <w:sz w:val="16"/>
              </w:rPr>
            </w:pPr>
            <w:r>
              <w:rPr>
                <w:sz w:val="16"/>
              </w:rPr>
              <w:t>May, 2000</w:t>
            </w:r>
          </w:p>
        </w:tc>
      </w:tr>
    </w:tbl>
    <w:p w14:paraId="7DF529B3" w14:textId="77777777" w:rsidR="00562276" w:rsidRPr="00562276" w:rsidRDefault="00562276" w:rsidP="00562276">
      <w:pPr>
        <w:pStyle w:val="AuthorityNote"/>
        <w:rPr>
          <w:sz w:val="20"/>
        </w:rPr>
      </w:pPr>
    </w:p>
    <w:p w14:paraId="414DC485" w14:textId="77777777" w:rsidR="000A70F9" w:rsidRDefault="000A70F9" w:rsidP="00562276">
      <w:pPr>
        <w:pStyle w:val="AuthorityNote"/>
      </w:pPr>
      <w:r>
        <w:t>AUTHORITY NOTE:</w:t>
      </w:r>
      <w:r>
        <w:tab/>
        <w:t>Promulgated in accordance with R.S. 47:2301 and R.S. 47:2308.</w:t>
      </w:r>
    </w:p>
    <w:p w14:paraId="5F78EBF8" w14:textId="77777777" w:rsidR="000A70F9" w:rsidRDefault="000A70F9">
      <w:pPr>
        <w:pStyle w:val="HistoricalNote"/>
      </w:pPr>
      <w:r>
        <w:t>HISTORICAL NOTE:</w:t>
      </w:r>
      <w:r>
        <w:tab/>
        <w:t xml:space="preserve">Promulgated by the Louisiana Tax Commission, LR 3:290 (June 1977), amended by the Department of Revenue and Taxation, Tax Commission, LR 10:946 (November 1984), LR 12:36 (January 1986), LR 13:188 (March 1987), LR 13:764 (December 1987), LR 14:872 (December 1988), LR 15:1097 (December 1989), LR 16:1063 (December 1990), LR 17:1213 (December 1991), LR 19:212 (February 1993), LR 20:198 (February 1994), LR 21:186 (February 1995), LR 22:117 (February 1996), LR 23:208 (February 1997), amended by the Department of Revenue, Tax Commission, LR 25:319 (February 1999), LR 26:511 (March 2000), LR 27:428 (March 2001), LR 28:521 (March 2002), LR 29:372 (March 2003), </w:t>
      </w:r>
      <w:r w:rsidR="004A3091">
        <w:t xml:space="preserve">LR 30:491 (March 2004), </w:t>
      </w:r>
      <w:r w:rsidR="004A3091" w:rsidRPr="00336751">
        <w:t>LR 31:721 (March 2005)</w:t>
      </w:r>
      <w:r w:rsidR="004A3091">
        <w:t>.</w:t>
      </w:r>
    </w:p>
    <w:p w14:paraId="3D017823" w14:textId="77777777" w:rsidR="000A70F9" w:rsidRDefault="000A70F9" w:rsidP="00305135">
      <w:pPr>
        <w:pStyle w:val="Section"/>
        <w:spacing w:after="80"/>
      </w:pPr>
      <w:bookmarkStart w:id="2321" w:name="_Toc233690276"/>
      <w:bookmarkStart w:id="2322" w:name="_Toc234030860"/>
      <w:bookmarkStart w:id="2323" w:name="_Toc243721486"/>
      <w:bookmarkStart w:id="2324" w:name="_Toc259619734"/>
      <w:bookmarkStart w:id="2325" w:name="_Toc262718820"/>
      <w:bookmarkStart w:id="2326" w:name="_Toc275165593"/>
      <w:bookmarkStart w:id="2327" w:name="_Toc238197912"/>
      <w:r>
        <w:t>§2709.</w:t>
      </w:r>
      <w:r>
        <w:tab/>
        <w:t>Assessment and Classification</w:t>
      </w:r>
      <w:r w:rsidR="00586E8E">
        <w:sym w:font="Symbol" w:char="F0BE"/>
      </w:r>
      <w:r>
        <w:t>Agricultural and Horticultural</w:t>
      </w:r>
      <w:bookmarkEnd w:id="2321"/>
      <w:bookmarkEnd w:id="2322"/>
      <w:bookmarkEnd w:id="2323"/>
      <w:bookmarkEnd w:id="2324"/>
      <w:bookmarkEnd w:id="2325"/>
      <w:bookmarkEnd w:id="2326"/>
      <w:bookmarkEnd w:id="2327"/>
    </w:p>
    <w:p w14:paraId="7C6AB7E5" w14:textId="77777777" w:rsidR="000A70F9" w:rsidRDefault="000A70F9" w:rsidP="00305135">
      <w:pPr>
        <w:pStyle w:val="A"/>
        <w:spacing w:after="80"/>
      </w:pPr>
      <w:r>
        <w:t>A.</w:t>
      </w:r>
      <w:r>
        <w:tab/>
        <w:t>Assessment of Agricultural and Horticultural Lands. Use Value Table 2717.A presents the use value and assessed value of all bona fide agricultural and horticultural lands.</w:t>
      </w:r>
    </w:p>
    <w:p w14:paraId="251DBC96" w14:textId="77777777" w:rsidR="000A70F9" w:rsidRDefault="000A70F9" w:rsidP="00305135">
      <w:pPr>
        <w:pStyle w:val="A"/>
        <w:spacing w:after="80"/>
      </w:pPr>
      <w:r>
        <w:t>B.</w:t>
      </w:r>
      <w:r>
        <w:tab/>
        <w:t>Classification of Agricultural and Horticultural Lands. The first four classifications of soils designated by the U.S. Department of Agriculture, Natural Resources Conservation Service, with such modifications as may be required by special circumstances, are hereby established for classification of agricultural and horticultural lands into Class I, II, III and IV lands, provided that all lands subject to regular and periodic flooding may be classified as Class IV lands.</w:t>
      </w:r>
    </w:p>
    <w:p w14:paraId="00D88BA8" w14:textId="77777777" w:rsidR="000A70F9" w:rsidRDefault="000A70F9">
      <w:pPr>
        <w:pStyle w:val="AuthorityNote"/>
      </w:pPr>
      <w:r>
        <w:t>AUTHORITY NOTE:</w:t>
      </w:r>
      <w:r>
        <w:tab/>
        <w:t>Promulgated in accordance with R.S. 47:2301 through R.S. 47: 2308.</w:t>
      </w:r>
    </w:p>
    <w:p w14:paraId="0E72523F" w14:textId="77777777" w:rsidR="000A70F9" w:rsidRDefault="000A70F9">
      <w:pPr>
        <w:pStyle w:val="HistoricalNote"/>
      </w:pPr>
      <w:r>
        <w:lastRenderedPageBreak/>
        <w:t>HISTORICAL NOTE:</w:t>
      </w:r>
      <w:r>
        <w:tab/>
        <w:t>Promulgated by the Department of Revenue and Taxation, Tax Commission, LR 8:102 (February 1982), amended LR 9:69 (February 1983), LR 22:117 (February 1996).</w:t>
      </w:r>
    </w:p>
    <w:p w14:paraId="52CA06CA" w14:textId="77777777" w:rsidR="000A70F9" w:rsidRDefault="000A70F9">
      <w:pPr>
        <w:pStyle w:val="Section"/>
      </w:pPr>
      <w:bookmarkStart w:id="2328" w:name="_Toc233690277"/>
      <w:bookmarkStart w:id="2329" w:name="_Toc234030861"/>
      <w:bookmarkStart w:id="2330" w:name="_Toc243721487"/>
      <w:bookmarkStart w:id="2331" w:name="_Toc259619735"/>
      <w:bookmarkStart w:id="2332" w:name="_Toc262718821"/>
      <w:bookmarkStart w:id="2333" w:name="_Toc275165594"/>
      <w:bookmarkStart w:id="2334" w:name="_Toc238197913"/>
      <w:r>
        <w:t>§2711.</w:t>
      </w:r>
      <w:r>
        <w:tab/>
        <w:t>Tables</w:t>
      </w:r>
      <w:r w:rsidR="00586E8E">
        <w:sym w:font="Symbol" w:char="F0BE"/>
      </w:r>
      <w:r>
        <w:t>Agricultural and Horticultural Lands</w:t>
      </w:r>
      <w:bookmarkEnd w:id="2328"/>
      <w:bookmarkEnd w:id="2329"/>
      <w:bookmarkEnd w:id="2330"/>
      <w:bookmarkEnd w:id="2331"/>
      <w:bookmarkEnd w:id="2332"/>
      <w:bookmarkEnd w:id="2333"/>
      <w:bookmarkEnd w:id="2334"/>
    </w:p>
    <w:p w14:paraId="2B7358CD" w14:textId="77777777" w:rsidR="004C2AA9" w:rsidRDefault="004C2AA9" w:rsidP="002C0725">
      <w:pPr>
        <w:pStyle w:val="A"/>
      </w:pPr>
      <w:r>
        <w:t>A.</w:t>
      </w:r>
      <w:r>
        <w:tab/>
      </w:r>
      <w:r w:rsidR="001A41FC" w:rsidRPr="002F6019">
        <w:t>The following table is hereby established as the gross returns, production cost and net income per acre per year of agricultural and horticultural lands.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120" w:type="dxa"/>
          <w:right w:w="120" w:type="dxa"/>
        </w:tblCellMar>
        <w:tblLook w:val="0000" w:firstRow="0" w:lastRow="0" w:firstColumn="0" w:lastColumn="0" w:noHBand="0" w:noVBand="0"/>
      </w:tblPr>
      <w:tblGrid>
        <w:gridCol w:w="1728"/>
        <w:gridCol w:w="900"/>
        <w:gridCol w:w="630"/>
        <w:gridCol w:w="900"/>
        <w:gridCol w:w="954"/>
      </w:tblGrid>
      <w:tr w:rsidR="001A41FC" w:rsidRPr="001A41FC" w14:paraId="579432A5" w14:textId="77777777" w:rsidTr="000D3CDC">
        <w:trPr>
          <w:cantSplit/>
          <w:tblHeader/>
          <w:jc w:val="center"/>
        </w:trPr>
        <w:tc>
          <w:tcPr>
            <w:tcW w:w="5112" w:type="dxa"/>
            <w:gridSpan w:val="5"/>
            <w:tcBorders>
              <w:top w:val="double" w:sz="6" w:space="0" w:color="000000"/>
              <w:bottom w:val="single" w:sz="6" w:space="0" w:color="000000"/>
            </w:tcBorders>
            <w:shd w:val="clear" w:color="auto" w:fill="BFBFBF"/>
            <w:vAlign w:val="bottom"/>
          </w:tcPr>
          <w:p w14:paraId="0322715D" w14:textId="77777777" w:rsidR="001A41FC" w:rsidRPr="001A41FC" w:rsidRDefault="001A41FC" w:rsidP="001A41F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szCs w:val="16"/>
              </w:rPr>
            </w:pPr>
            <w:r w:rsidRPr="001A41FC">
              <w:rPr>
                <w:b/>
                <w:kern w:val="2"/>
                <w:sz w:val="16"/>
                <w:szCs w:val="16"/>
              </w:rPr>
              <w:t>Table 2711.A</w:t>
            </w:r>
          </w:p>
          <w:p w14:paraId="5B63BBCC" w14:textId="77777777" w:rsidR="001A41FC" w:rsidRPr="001A41FC" w:rsidRDefault="001A41FC" w:rsidP="001A41F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szCs w:val="16"/>
              </w:rPr>
            </w:pPr>
            <w:r w:rsidRPr="001A41FC">
              <w:rPr>
                <w:b/>
                <w:kern w:val="2"/>
                <w:sz w:val="16"/>
                <w:szCs w:val="16"/>
              </w:rPr>
              <w:t>Weighted Average Income per Acre</w:t>
            </w:r>
          </w:p>
          <w:p w14:paraId="1C28781A" w14:textId="77777777" w:rsidR="001A41FC" w:rsidRPr="001A41FC" w:rsidRDefault="001A41FC" w:rsidP="001A41F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szCs w:val="16"/>
              </w:rPr>
            </w:pPr>
            <w:r w:rsidRPr="001A41FC">
              <w:rPr>
                <w:b/>
                <w:kern w:val="2"/>
                <w:sz w:val="16"/>
                <w:szCs w:val="16"/>
              </w:rPr>
              <w:t>2015-2018</w:t>
            </w:r>
          </w:p>
        </w:tc>
      </w:tr>
      <w:tr w:rsidR="001A41FC" w:rsidRPr="001A41FC" w14:paraId="2A84DE59" w14:textId="77777777" w:rsidTr="000D3CDC">
        <w:trPr>
          <w:cantSplit/>
          <w:tblHeader/>
          <w:jc w:val="center"/>
        </w:trPr>
        <w:tc>
          <w:tcPr>
            <w:tcW w:w="1728" w:type="dxa"/>
            <w:tcBorders>
              <w:top w:val="single" w:sz="6" w:space="0" w:color="000000"/>
              <w:bottom w:val="single" w:sz="6" w:space="0" w:color="000000"/>
            </w:tcBorders>
            <w:shd w:val="clear" w:color="auto" w:fill="BFBFBF"/>
            <w:vAlign w:val="bottom"/>
          </w:tcPr>
          <w:p w14:paraId="6B67BC6E" w14:textId="77777777" w:rsidR="001A41FC" w:rsidRPr="001A41FC" w:rsidRDefault="001A41FC" w:rsidP="001A41F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szCs w:val="16"/>
              </w:rPr>
            </w:pPr>
            <w:r w:rsidRPr="001A41FC">
              <w:rPr>
                <w:b/>
                <w:kern w:val="2"/>
                <w:sz w:val="16"/>
                <w:szCs w:val="16"/>
              </w:rPr>
              <w:t>Commodity</w:t>
            </w:r>
          </w:p>
        </w:tc>
        <w:tc>
          <w:tcPr>
            <w:tcW w:w="900" w:type="dxa"/>
            <w:tcBorders>
              <w:top w:val="single" w:sz="6" w:space="0" w:color="000000"/>
              <w:bottom w:val="single" w:sz="6" w:space="0" w:color="000000"/>
            </w:tcBorders>
            <w:shd w:val="clear" w:color="auto" w:fill="BFBFBF"/>
            <w:vAlign w:val="bottom"/>
          </w:tcPr>
          <w:p w14:paraId="05B4B5A9" w14:textId="77777777" w:rsidR="001A41FC" w:rsidRPr="001A41FC" w:rsidRDefault="001A41FC" w:rsidP="001A41F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8"/>
                <w:szCs w:val="8"/>
              </w:rPr>
            </w:pPr>
            <w:r w:rsidRPr="001A41FC">
              <w:rPr>
                <w:b/>
                <w:kern w:val="2"/>
                <w:sz w:val="16"/>
                <w:szCs w:val="16"/>
              </w:rPr>
              <w:t xml:space="preserve">Acres </w:t>
            </w:r>
            <w:r w:rsidRPr="001A41FC">
              <w:rPr>
                <w:b/>
                <w:sz w:val="20"/>
              </w:rPr>
              <w:t>¹</w:t>
            </w:r>
          </w:p>
        </w:tc>
        <w:tc>
          <w:tcPr>
            <w:tcW w:w="630" w:type="dxa"/>
            <w:tcBorders>
              <w:top w:val="single" w:sz="6" w:space="0" w:color="000000"/>
              <w:bottom w:val="single" w:sz="6" w:space="0" w:color="000000"/>
            </w:tcBorders>
            <w:shd w:val="clear" w:color="auto" w:fill="BFBFBF"/>
            <w:vAlign w:val="bottom"/>
          </w:tcPr>
          <w:p w14:paraId="00A9C4E1" w14:textId="77777777" w:rsidR="001A41FC" w:rsidRPr="001A41FC" w:rsidRDefault="001A41FC" w:rsidP="001A41FC">
            <w:pPr>
              <w:keepNext/>
              <w:tabs>
                <w:tab w:val="left" w:pos="18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20"/>
              <w:jc w:val="center"/>
              <w:rPr>
                <w:b/>
                <w:kern w:val="2"/>
                <w:sz w:val="16"/>
                <w:szCs w:val="16"/>
              </w:rPr>
            </w:pPr>
            <w:r w:rsidRPr="001A41FC">
              <w:rPr>
                <w:b/>
                <w:kern w:val="2"/>
                <w:sz w:val="16"/>
                <w:szCs w:val="16"/>
              </w:rPr>
              <w:t>Percent</w:t>
            </w:r>
          </w:p>
        </w:tc>
        <w:tc>
          <w:tcPr>
            <w:tcW w:w="900" w:type="dxa"/>
            <w:tcBorders>
              <w:top w:val="single" w:sz="6" w:space="0" w:color="000000"/>
              <w:bottom w:val="single" w:sz="6" w:space="0" w:color="000000"/>
            </w:tcBorders>
            <w:shd w:val="clear" w:color="auto" w:fill="BFBFBF"/>
            <w:vAlign w:val="bottom"/>
          </w:tcPr>
          <w:p w14:paraId="0BF28CDC" w14:textId="77777777" w:rsidR="001A41FC" w:rsidRPr="001A41FC" w:rsidRDefault="001A41FC" w:rsidP="001A41F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szCs w:val="16"/>
              </w:rPr>
            </w:pPr>
            <w:r w:rsidRPr="001A41FC">
              <w:rPr>
                <w:b/>
                <w:kern w:val="2"/>
                <w:sz w:val="16"/>
                <w:szCs w:val="16"/>
              </w:rPr>
              <w:t>Net Income</w:t>
            </w:r>
          </w:p>
        </w:tc>
        <w:tc>
          <w:tcPr>
            <w:tcW w:w="954" w:type="dxa"/>
            <w:tcBorders>
              <w:top w:val="single" w:sz="6" w:space="0" w:color="000000"/>
              <w:bottom w:val="single" w:sz="6" w:space="0" w:color="000000"/>
            </w:tcBorders>
            <w:shd w:val="clear" w:color="auto" w:fill="BFBFBF"/>
            <w:vAlign w:val="bottom"/>
          </w:tcPr>
          <w:p w14:paraId="73129256" w14:textId="77777777" w:rsidR="001A41FC" w:rsidRPr="001A41FC" w:rsidRDefault="001A41FC" w:rsidP="001A41FC">
            <w:pPr>
              <w:keepNext/>
              <w:tabs>
                <w:tab w:val="left" w:pos="180"/>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0" w:right="-156"/>
              <w:jc w:val="center"/>
              <w:rPr>
                <w:b/>
                <w:kern w:val="2"/>
                <w:sz w:val="8"/>
                <w:szCs w:val="8"/>
              </w:rPr>
            </w:pPr>
            <w:r w:rsidRPr="001A41FC">
              <w:rPr>
                <w:b/>
                <w:kern w:val="2"/>
                <w:sz w:val="16"/>
                <w:szCs w:val="16"/>
              </w:rPr>
              <w:t>Weighted Fractional</w:t>
            </w:r>
            <w:r w:rsidRPr="001A41FC">
              <w:rPr>
                <w:b/>
                <w:kern w:val="2"/>
                <w:sz w:val="8"/>
                <w:szCs w:val="8"/>
              </w:rPr>
              <w:t xml:space="preserve"> </w:t>
            </w:r>
            <w:r w:rsidRPr="001A41FC">
              <w:rPr>
                <w:rFonts w:ascii="Cambria Math" w:hAnsi="Cambria Math" w:cs="Cambria Math"/>
                <w:b/>
                <w:sz w:val="20"/>
              </w:rPr>
              <w:t>⁷</w:t>
            </w:r>
          </w:p>
        </w:tc>
      </w:tr>
      <w:tr w:rsidR="001A41FC" w:rsidRPr="001A41FC" w14:paraId="399C048C" w14:textId="77777777" w:rsidTr="000D3CDC">
        <w:trPr>
          <w:cantSplit/>
          <w:jc w:val="center"/>
        </w:trPr>
        <w:tc>
          <w:tcPr>
            <w:tcW w:w="1728" w:type="dxa"/>
            <w:tcBorders>
              <w:top w:val="single" w:sz="6" w:space="0" w:color="000000"/>
            </w:tcBorders>
          </w:tcPr>
          <w:p w14:paraId="4652CA2F" w14:textId="77777777" w:rsidR="001A41FC" w:rsidRPr="001A41FC" w:rsidRDefault="001A41FC" w:rsidP="001A41FC">
            <w:pPr>
              <w:keepNext/>
              <w:tabs>
                <w:tab w:val="center" w:pos="1216"/>
              </w:tabs>
              <w:suppressAutoHyphens/>
              <w:rPr>
                <w:spacing w:val="-3"/>
                <w:sz w:val="8"/>
                <w:szCs w:val="8"/>
              </w:rPr>
            </w:pPr>
            <w:r w:rsidRPr="001A41FC">
              <w:rPr>
                <w:spacing w:val="-3"/>
                <w:sz w:val="16"/>
                <w:szCs w:val="16"/>
              </w:rPr>
              <w:t xml:space="preserve">Beef </w:t>
            </w:r>
            <w:r w:rsidRPr="001A41FC">
              <w:rPr>
                <w:sz w:val="16"/>
                <w:szCs w:val="16"/>
              </w:rPr>
              <w:t>²</w:t>
            </w:r>
          </w:p>
        </w:tc>
        <w:tc>
          <w:tcPr>
            <w:tcW w:w="900" w:type="dxa"/>
            <w:tcBorders>
              <w:top w:val="single" w:sz="6" w:space="0" w:color="000000"/>
            </w:tcBorders>
          </w:tcPr>
          <w:p w14:paraId="71233C58" w14:textId="77777777" w:rsidR="001A41FC" w:rsidRPr="001A41FC" w:rsidRDefault="001A41FC" w:rsidP="001A41FC">
            <w:pPr>
              <w:keepNext/>
              <w:tabs>
                <w:tab w:val="center" w:pos="753"/>
              </w:tabs>
              <w:suppressAutoHyphens/>
              <w:jc w:val="center"/>
              <w:rPr>
                <w:spacing w:val="-3"/>
                <w:sz w:val="16"/>
                <w:szCs w:val="16"/>
              </w:rPr>
            </w:pPr>
            <w:r w:rsidRPr="001A41FC">
              <w:rPr>
                <w:spacing w:val="-3"/>
                <w:sz w:val="16"/>
                <w:szCs w:val="16"/>
              </w:rPr>
              <w:t>2,180,969</w:t>
            </w:r>
          </w:p>
        </w:tc>
        <w:tc>
          <w:tcPr>
            <w:tcW w:w="630" w:type="dxa"/>
            <w:tcBorders>
              <w:top w:val="single" w:sz="6" w:space="0" w:color="000000"/>
            </w:tcBorders>
          </w:tcPr>
          <w:p w14:paraId="6FCF02E9" w14:textId="77777777" w:rsidR="001A41FC" w:rsidRPr="001A41FC" w:rsidRDefault="001A41FC" w:rsidP="001A41FC">
            <w:pPr>
              <w:keepNext/>
              <w:tabs>
                <w:tab w:val="center" w:pos="573"/>
              </w:tabs>
              <w:suppressAutoHyphens/>
              <w:jc w:val="center"/>
              <w:rPr>
                <w:spacing w:val="-3"/>
                <w:sz w:val="16"/>
                <w:szCs w:val="16"/>
              </w:rPr>
            </w:pPr>
            <w:r w:rsidRPr="001A41FC">
              <w:rPr>
                <w:spacing w:val="-3"/>
                <w:sz w:val="16"/>
                <w:szCs w:val="16"/>
              </w:rPr>
              <w:t>35.33</w:t>
            </w:r>
          </w:p>
        </w:tc>
        <w:tc>
          <w:tcPr>
            <w:tcW w:w="900" w:type="dxa"/>
            <w:tcBorders>
              <w:top w:val="single" w:sz="6" w:space="0" w:color="000000"/>
            </w:tcBorders>
          </w:tcPr>
          <w:p w14:paraId="73AFAA17" w14:textId="77777777" w:rsidR="001A41FC" w:rsidRPr="001A41FC" w:rsidRDefault="001A41FC" w:rsidP="001A41FC">
            <w:pPr>
              <w:keepNext/>
              <w:tabs>
                <w:tab w:val="center" w:pos="717"/>
              </w:tabs>
              <w:suppressAutoHyphens/>
              <w:jc w:val="center"/>
              <w:rPr>
                <w:spacing w:val="-3"/>
                <w:sz w:val="16"/>
                <w:szCs w:val="16"/>
              </w:rPr>
            </w:pPr>
            <w:r w:rsidRPr="001A41FC">
              <w:rPr>
                <w:spacing w:val="-3"/>
                <w:sz w:val="16"/>
                <w:szCs w:val="16"/>
              </w:rPr>
              <w:t>28.15</w:t>
            </w:r>
          </w:p>
        </w:tc>
        <w:tc>
          <w:tcPr>
            <w:tcW w:w="954" w:type="dxa"/>
            <w:tcBorders>
              <w:top w:val="single" w:sz="6" w:space="0" w:color="000000"/>
            </w:tcBorders>
          </w:tcPr>
          <w:p w14:paraId="351D2187" w14:textId="77777777" w:rsidR="001A41FC" w:rsidRPr="001A41FC" w:rsidRDefault="001A41FC" w:rsidP="001A41FC">
            <w:pPr>
              <w:keepNext/>
              <w:tabs>
                <w:tab w:val="center" w:pos="856"/>
              </w:tabs>
              <w:suppressAutoHyphens/>
              <w:jc w:val="center"/>
              <w:rPr>
                <w:spacing w:val="-3"/>
                <w:sz w:val="16"/>
                <w:szCs w:val="16"/>
              </w:rPr>
            </w:pPr>
            <w:r w:rsidRPr="001A41FC">
              <w:rPr>
                <w:spacing w:val="-3"/>
                <w:sz w:val="16"/>
                <w:szCs w:val="16"/>
              </w:rPr>
              <w:t>$9.94</w:t>
            </w:r>
          </w:p>
        </w:tc>
      </w:tr>
      <w:tr w:rsidR="001A41FC" w:rsidRPr="001A41FC" w14:paraId="6897ABB1" w14:textId="77777777" w:rsidTr="000D3CDC">
        <w:trPr>
          <w:cantSplit/>
          <w:jc w:val="center"/>
        </w:trPr>
        <w:tc>
          <w:tcPr>
            <w:tcW w:w="1728" w:type="dxa"/>
          </w:tcPr>
          <w:p w14:paraId="316733CB" w14:textId="77777777" w:rsidR="001A41FC" w:rsidRPr="001A41FC" w:rsidRDefault="001A41FC" w:rsidP="001A41FC">
            <w:pPr>
              <w:tabs>
                <w:tab w:val="left" w:pos="-720"/>
              </w:tabs>
              <w:suppressAutoHyphens/>
              <w:rPr>
                <w:spacing w:val="-3"/>
                <w:sz w:val="16"/>
                <w:szCs w:val="16"/>
              </w:rPr>
            </w:pPr>
            <w:r w:rsidRPr="001A41FC">
              <w:rPr>
                <w:spacing w:val="-3"/>
                <w:sz w:val="16"/>
                <w:szCs w:val="16"/>
              </w:rPr>
              <w:t>Soybeans</w:t>
            </w:r>
          </w:p>
        </w:tc>
        <w:tc>
          <w:tcPr>
            <w:tcW w:w="900" w:type="dxa"/>
          </w:tcPr>
          <w:p w14:paraId="5F3AD0C8" w14:textId="77777777" w:rsidR="001A41FC" w:rsidRPr="001A41FC" w:rsidRDefault="001A41FC" w:rsidP="001A41FC">
            <w:pPr>
              <w:tabs>
                <w:tab w:val="center" w:pos="753"/>
              </w:tabs>
              <w:suppressAutoHyphens/>
              <w:jc w:val="center"/>
              <w:rPr>
                <w:spacing w:val="-3"/>
                <w:sz w:val="16"/>
                <w:szCs w:val="16"/>
              </w:rPr>
            </w:pPr>
            <w:r w:rsidRPr="001A41FC">
              <w:rPr>
                <w:spacing w:val="-3"/>
                <w:sz w:val="16"/>
                <w:szCs w:val="16"/>
              </w:rPr>
              <w:t>1,257,500</w:t>
            </w:r>
          </w:p>
        </w:tc>
        <w:tc>
          <w:tcPr>
            <w:tcW w:w="630" w:type="dxa"/>
          </w:tcPr>
          <w:p w14:paraId="6E6860EB" w14:textId="77777777" w:rsidR="001A41FC" w:rsidRPr="001A41FC" w:rsidRDefault="001A41FC" w:rsidP="001A41FC">
            <w:pPr>
              <w:tabs>
                <w:tab w:val="center" w:pos="573"/>
              </w:tabs>
              <w:suppressAutoHyphens/>
              <w:jc w:val="center"/>
              <w:rPr>
                <w:spacing w:val="-3"/>
                <w:sz w:val="16"/>
                <w:szCs w:val="16"/>
              </w:rPr>
            </w:pPr>
            <w:r w:rsidRPr="001A41FC">
              <w:rPr>
                <w:spacing w:val="-3"/>
                <w:sz w:val="16"/>
                <w:szCs w:val="16"/>
              </w:rPr>
              <w:t>20.37</w:t>
            </w:r>
          </w:p>
        </w:tc>
        <w:tc>
          <w:tcPr>
            <w:tcW w:w="900" w:type="dxa"/>
          </w:tcPr>
          <w:p w14:paraId="355B1686" w14:textId="77777777" w:rsidR="001A41FC" w:rsidRPr="001A41FC" w:rsidRDefault="001A41FC" w:rsidP="001A41FC">
            <w:pPr>
              <w:tabs>
                <w:tab w:val="center" w:pos="717"/>
              </w:tabs>
              <w:suppressAutoHyphens/>
              <w:jc w:val="center"/>
              <w:rPr>
                <w:spacing w:val="-3"/>
                <w:sz w:val="16"/>
                <w:szCs w:val="16"/>
              </w:rPr>
            </w:pPr>
            <w:r w:rsidRPr="001A41FC">
              <w:rPr>
                <w:spacing w:val="-3"/>
                <w:sz w:val="16"/>
                <w:szCs w:val="16"/>
              </w:rPr>
              <w:t>32.19</w:t>
            </w:r>
          </w:p>
        </w:tc>
        <w:tc>
          <w:tcPr>
            <w:tcW w:w="954" w:type="dxa"/>
          </w:tcPr>
          <w:p w14:paraId="027BF5F7" w14:textId="77777777" w:rsidR="001A41FC" w:rsidRPr="001A41FC" w:rsidRDefault="001A41FC" w:rsidP="001A41FC">
            <w:pPr>
              <w:tabs>
                <w:tab w:val="left" w:pos="-720"/>
              </w:tabs>
              <w:suppressAutoHyphens/>
              <w:jc w:val="center"/>
              <w:rPr>
                <w:spacing w:val="-3"/>
                <w:sz w:val="16"/>
                <w:szCs w:val="16"/>
              </w:rPr>
            </w:pPr>
            <w:r w:rsidRPr="001A41FC">
              <w:rPr>
                <w:spacing w:val="-3"/>
                <w:sz w:val="16"/>
                <w:szCs w:val="16"/>
              </w:rPr>
              <w:t>6.56</w:t>
            </w:r>
          </w:p>
        </w:tc>
      </w:tr>
      <w:tr w:rsidR="001A41FC" w:rsidRPr="001A41FC" w14:paraId="41EA3E0F" w14:textId="77777777" w:rsidTr="000D3CDC">
        <w:trPr>
          <w:cantSplit/>
          <w:jc w:val="center"/>
        </w:trPr>
        <w:tc>
          <w:tcPr>
            <w:tcW w:w="1728" w:type="dxa"/>
          </w:tcPr>
          <w:p w14:paraId="1DA29087" w14:textId="77777777" w:rsidR="001A41FC" w:rsidRPr="001A41FC" w:rsidRDefault="001A41FC" w:rsidP="001A41FC">
            <w:pPr>
              <w:tabs>
                <w:tab w:val="center" w:pos="1216"/>
              </w:tabs>
              <w:suppressAutoHyphens/>
              <w:rPr>
                <w:spacing w:val="-3"/>
                <w:sz w:val="16"/>
                <w:szCs w:val="16"/>
              </w:rPr>
            </w:pPr>
            <w:r w:rsidRPr="001A41FC">
              <w:rPr>
                <w:spacing w:val="-3"/>
                <w:sz w:val="16"/>
                <w:szCs w:val="16"/>
              </w:rPr>
              <w:t>Cotton</w:t>
            </w:r>
          </w:p>
        </w:tc>
        <w:tc>
          <w:tcPr>
            <w:tcW w:w="900" w:type="dxa"/>
          </w:tcPr>
          <w:p w14:paraId="008F52C1" w14:textId="77777777" w:rsidR="001A41FC" w:rsidRPr="001A41FC" w:rsidRDefault="001A41FC" w:rsidP="001A41FC">
            <w:pPr>
              <w:tabs>
                <w:tab w:val="center" w:pos="753"/>
              </w:tabs>
              <w:suppressAutoHyphens/>
              <w:jc w:val="center"/>
              <w:rPr>
                <w:spacing w:val="-3"/>
                <w:sz w:val="16"/>
                <w:szCs w:val="16"/>
              </w:rPr>
            </w:pPr>
            <w:r w:rsidRPr="001A41FC">
              <w:rPr>
                <w:spacing w:val="-3"/>
                <w:sz w:val="16"/>
                <w:szCs w:val="16"/>
              </w:rPr>
              <w:t>164,500</w:t>
            </w:r>
          </w:p>
        </w:tc>
        <w:tc>
          <w:tcPr>
            <w:tcW w:w="630" w:type="dxa"/>
          </w:tcPr>
          <w:p w14:paraId="15666313" w14:textId="77777777" w:rsidR="001A41FC" w:rsidRPr="001A41FC" w:rsidRDefault="001A41FC" w:rsidP="001A41FC">
            <w:pPr>
              <w:tabs>
                <w:tab w:val="center" w:pos="573"/>
              </w:tabs>
              <w:suppressAutoHyphens/>
              <w:jc w:val="center"/>
              <w:rPr>
                <w:spacing w:val="-3"/>
                <w:sz w:val="16"/>
                <w:szCs w:val="16"/>
              </w:rPr>
            </w:pPr>
            <w:r w:rsidRPr="001A41FC">
              <w:rPr>
                <w:spacing w:val="-3"/>
                <w:sz w:val="16"/>
                <w:szCs w:val="16"/>
              </w:rPr>
              <w:t>2.66</w:t>
            </w:r>
          </w:p>
        </w:tc>
        <w:tc>
          <w:tcPr>
            <w:tcW w:w="900" w:type="dxa"/>
          </w:tcPr>
          <w:p w14:paraId="13F382C8" w14:textId="77777777" w:rsidR="001A41FC" w:rsidRPr="001A41FC" w:rsidRDefault="001A41FC" w:rsidP="001A41FC">
            <w:pPr>
              <w:tabs>
                <w:tab w:val="center" w:pos="717"/>
              </w:tabs>
              <w:suppressAutoHyphens/>
              <w:jc w:val="center"/>
              <w:rPr>
                <w:spacing w:val="-3"/>
                <w:sz w:val="16"/>
                <w:szCs w:val="16"/>
              </w:rPr>
            </w:pPr>
            <w:r w:rsidRPr="001A41FC">
              <w:rPr>
                <w:spacing w:val="-3"/>
                <w:sz w:val="16"/>
                <w:szCs w:val="16"/>
              </w:rPr>
              <w:t>(53.67)</w:t>
            </w:r>
          </w:p>
        </w:tc>
        <w:tc>
          <w:tcPr>
            <w:tcW w:w="954" w:type="dxa"/>
          </w:tcPr>
          <w:p w14:paraId="7FECFE71" w14:textId="77777777" w:rsidR="001A41FC" w:rsidRPr="001A41FC" w:rsidRDefault="001A41FC" w:rsidP="001A41FC">
            <w:pPr>
              <w:tabs>
                <w:tab w:val="left" w:pos="-720"/>
              </w:tabs>
              <w:suppressAutoHyphens/>
              <w:jc w:val="center"/>
              <w:rPr>
                <w:spacing w:val="-3"/>
                <w:sz w:val="16"/>
                <w:szCs w:val="16"/>
              </w:rPr>
            </w:pPr>
            <w:r w:rsidRPr="001A41FC">
              <w:rPr>
                <w:spacing w:val="-3"/>
                <w:sz w:val="16"/>
                <w:szCs w:val="16"/>
              </w:rPr>
              <w:t>-0-</w:t>
            </w:r>
          </w:p>
        </w:tc>
      </w:tr>
      <w:tr w:rsidR="001A41FC" w:rsidRPr="001A41FC" w14:paraId="485BA21A" w14:textId="77777777" w:rsidTr="000D3CDC">
        <w:trPr>
          <w:cantSplit/>
          <w:jc w:val="center"/>
        </w:trPr>
        <w:tc>
          <w:tcPr>
            <w:tcW w:w="1728" w:type="dxa"/>
          </w:tcPr>
          <w:p w14:paraId="525B9133" w14:textId="77777777" w:rsidR="001A41FC" w:rsidRPr="001A41FC" w:rsidRDefault="001A41FC" w:rsidP="001A41FC">
            <w:pPr>
              <w:tabs>
                <w:tab w:val="left" w:pos="-720"/>
              </w:tabs>
              <w:suppressAutoHyphens/>
              <w:rPr>
                <w:spacing w:val="-3"/>
                <w:sz w:val="8"/>
                <w:szCs w:val="8"/>
              </w:rPr>
            </w:pPr>
            <w:r w:rsidRPr="001A41FC">
              <w:rPr>
                <w:spacing w:val="-3"/>
                <w:sz w:val="16"/>
                <w:szCs w:val="16"/>
              </w:rPr>
              <w:t xml:space="preserve">Crawfish </w:t>
            </w:r>
            <w:r w:rsidRPr="001A41FC">
              <w:rPr>
                <w:rFonts w:ascii="Cambria Math" w:hAnsi="Cambria Math" w:cs="Cambria Math"/>
                <w:sz w:val="16"/>
                <w:szCs w:val="16"/>
              </w:rPr>
              <w:t>⁴</w:t>
            </w:r>
          </w:p>
        </w:tc>
        <w:tc>
          <w:tcPr>
            <w:tcW w:w="900" w:type="dxa"/>
          </w:tcPr>
          <w:p w14:paraId="1DDE43DF" w14:textId="77777777" w:rsidR="001A41FC" w:rsidRPr="001A41FC" w:rsidRDefault="001A41FC" w:rsidP="001A41FC">
            <w:pPr>
              <w:tabs>
                <w:tab w:val="center" w:pos="753"/>
              </w:tabs>
              <w:suppressAutoHyphens/>
              <w:jc w:val="center"/>
              <w:rPr>
                <w:spacing w:val="-3"/>
                <w:sz w:val="16"/>
                <w:szCs w:val="16"/>
              </w:rPr>
            </w:pPr>
            <w:r w:rsidRPr="001A41FC">
              <w:rPr>
                <w:spacing w:val="-3"/>
                <w:sz w:val="16"/>
                <w:szCs w:val="16"/>
              </w:rPr>
              <w:t>225,117</w:t>
            </w:r>
          </w:p>
        </w:tc>
        <w:tc>
          <w:tcPr>
            <w:tcW w:w="630" w:type="dxa"/>
          </w:tcPr>
          <w:p w14:paraId="72DE7C87" w14:textId="77777777" w:rsidR="001A41FC" w:rsidRPr="001A41FC" w:rsidRDefault="001A41FC" w:rsidP="001A41FC">
            <w:pPr>
              <w:tabs>
                <w:tab w:val="center" w:pos="573"/>
              </w:tabs>
              <w:suppressAutoHyphens/>
              <w:jc w:val="center"/>
              <w:rPr>
                <w:spacing w:val="-3"/>
                <w:sz w:val="16"/>
                <w:szCs w:val="16"/>
              </w:rPr>
            </w:pPr>
            <w:r w:rsidRPr="001A41FC">
              <w:rPr>
                <w:spacing w:val="-3"/>
                <w:sz w:val="16"/>
                <w:szCs w:val="16"/>
              </w:rPr>
              <w:t>3.65</w:t>
            </w:r>
          </w:p>
        </w:tc>
        <w:tc>
          <w:tcPr>
            <w:tcW w:w="900" w:type="dxa"/>
          </w:tcPr>
          <w:p w14:paraId="5C5C41ED" w14:textId="77777777" w:rsidR="001A41FC" w:rsidRPr="001A41FC" w:rsidRDefault="001A41FC" w:rsidP="001A41FC">
            <w:pPr>
              <w:tabs>
                <w:tab w:val="center" w:pos="717"/>
              </w:tabs>
              <w:suppressAutoHyphens/>
              <w:jc w:val="center"/>
              <w:rPr>
                <w:spacing w:val="-3"/>
                <w:sz w:val="16"/>
                <w:szCs w:val="16"/>
              </w:rPr>
            </w:pPr>
            <w:r w:rsidRPr="001A41FC">
              <w:rPr>
                <w:spacing w:val="-3"/>
                <w:sz w:val="16"/>
                <w:szCs w:val="16"/>
              </w:rPr>
              <w:t>302.00</w:t>
            </w:r>
          </w:p>
        </w:tc>
        <w:tc>
          <w:tcPr>
            <w:tcW w:w="954" w:type="dxa"/>
          </w:tcPr>
          <w:p w14:paraId="5A59F6BD" w14:textId="77777777" w:rsidR="001A41FC" w:rsidRPr="001A41FC" w:rsidRDefault="001A41FC" w:rsidP="001A41FC">
            <w:pPr>
              <w:tabs>
                <w:tab w:val="left" w:pos="-720"/>
              </w:tabs>
              <w:suppressAutoHyphens/>
              <w:jc w:val="center"/>
              <w:rPr>
                <w:spacing w:val="-3"/>
                <w:sz w:val="16"/>
                <w:szCs w:val="16"/>
              </w:rPr>
            </w:pPr>
            <w:r w:rsidRPr="001A41FC">
              <w:rPr>
                <w:spacing w:val="-3"/>
                <w:sz w:val="16"/>
                <w:szCs w:val="16"/>
              </w:rPr>
              <w:t>11.01</w:t>
            </w:r>
          </w:p>
        </w:tc>
      </w:tr>
      <w:tr w:rsidR="001A41FC" w:rsidRPr="001A41FC" w14:paraId="0459BF25" w14:textId="77777777" w:rsidTr="000D3CDC">
        <w:trPr>
          <w:cantSplit/>
          <w:jc w:val="center"/>
        </w:trPr>
        <w:tc>
          <w:tcPr>
            <w:tcW w:w="1728" w:type="dxa"/>
          </w:tcPr>
          <w:p w14:paraId="7E66996E" w14:textId="77777777" w:rsidR="001A41FC" w:rsidRPr="001A41FC" w:rsidRDefault="001A41FC" w:rsidP="001A41FC">
            <w:pPr>
              <w:tabs>
                <w:tab w:val="center" w:pos="1216"/>
              </w:tabs>
              <w:suppressAutoHyphens/>
              <w:rPr>
                <w:spacing w:val="-3"/>
                <w:sz w:val="16"/>
                <w:szCs w:val="16"/>
              </w:rPr>
            </w:pPr>
            <w:r w:rsidRPr="001A41FC">
              <w:rPr>
                <w:spacing w:val="-3"/>
                <w:sz w:val="16"/>
                <w:szCs w:val="16"/>
              </w:rPr>
              <w:t>Rice</w:t>
            </w:r>
          </w:p>
        </w:tc>
        <w:tc>
          <w:tcPr>
            <w:tcW w:w="900" w:type="dxa"/>
          </w:tcPr>
          <w:p w14:paraId="411916EF" w14:textId="77777777" w:rsidR="001A41FC" w:rsidRPr="001A41FC" w:rsidRDefault="001A41FC" w:rsidP="001A41FC">
            <w:pPr>
              <w:tabs>
                <w:tab w:val="center" w:pos="753"/>
              </w:tabs>
              <w:suppressAutoHyphens/>
              <w:jc w:val="center"/>
              <w:rPr>
                <w:spacing w:val="-3"/>
                <w:sz w:val="16"/>
                <w:szCs w:val="16"/>
              </w:rPr>
            </w:pPr>
            <w:r w:rsidRPr="001A41FC">
              <w:rPr>
                <w:spacing w:val="-3"/>
                <w:sz w:val="16"/>
                <w:szCs w:val="16"/>
              </w:rPr>
              <w:t>418,500</w:t>
            </w:r>
          </w:p>
        </w:tc>
        <w:tc>
          <w:tcPr>
            <w:tcW w:w="630" w:type="dxa"/>
          </w:tcPr>
          <w:p w14:paraId="7A919FF8" w14:textId="77777777" w:rsidR="001A41FC" w:rsidRPr="001A41FC" w:rsidRDefault="001A41FC" w:rsidP="001A41FC">
            <w:pPr>
              <w:tabs>
                <w:tab w:val="center" w:pos="573"/>
              </w:tabs>
              <w:suppressAutoHyphens/>
              <w:jc w:val="center"/>
              <w:rPr>
                <w:spacing w:val="-3"/>
                <w:sz w:val="16"/>
                <w:szCs w:val="16"/>
              </w:rPr>
            </w:pPr>
            <w:r w:rsidRPr="001A41FC">
              <w:rPr>
                <w:spacing w:val="-3"/>
                <w:sz w:val="16"/>
                <w:szCs w:val="16"/>
              </w:rPr>
              <w:t>6.78</w:t>
            </w:r>
          </w:p>
        </w:tc>
        <w:tc>
          <w:tcPr>
            <w:tcW w:w="900" w:type="dxa"/>
          </w:tcPr>
          <w:p w14:paraId="3FB2E26F" w14:textId="77777777" w:rsidR="001A41FC" w:rsidRPr="001A41FC" w:rsidRDefault="001A41FC" w:rsidP="001A41FC">
            <w:pPr>
              <w:tabs>
                <w:tab w:val="center" w:pos="717"/>
              </w:tabs>
              <w:suppressAutoHyphens/>
              <w:jc w:val="center"/>
              <w:rPr>
                <w:spacing w:val="-3"/>
                <w:sz w:val="16"/>
                <w:szCs w:val="16"/>
              </w:rPr>
            </w:pPr>
            <w:r w:rsidRPr="001A41FC">
              <w:rPr>
                <w:spacing w:val="-3"/>
                <w:sz w:val="16"/>
                <w:szCs w:val="16"/>
              </w:rPr>
              <w:t>5.05</w:t>
            </w:r>
          </w:p>
        </w:tc>
        <w:tc>
          <w:tcPr>
            <w:tcW w:w="954" w:type="dxa"/>
          </w:tcPr>
          <w:p w14:paraId="4CA5812F" w14:textId="77777777" w:rsidR="001A41FC" w:rsidRPr="001A41FC" w:rsidRDefault="001A41FC" w:rsidP="001A41FC">
            <w:pPr>
              <w:tabs>
                <w:tab w:val="center" w:pos="856"/>
              </w:tabs>
              <w:suppressAutoHyphens/>
              <w:jc w:val="center"/>
              <w:rPr>
                <w:spacing w:val="-3"/>
                <w:sz w:val="16"/>
                <w:szCs w:val="16"/>
              </w:rPr>
            </w:pPr>
            <w:r w:rsidRPr="001A41FC">
              <w:rPr>
                <w:spacing w:val="-3"/>
                <w:sz w:val="16"/>
                <w:szCs w:val="16"/>
              </w:rPr>
              <w:t>0.34</w:t>
            </w:r>
          </w:p>
        </w:tc>
      </w:tr>
      <w:tr w:rsidR="001A41FC" w:rsidRPr="001A41FC" w14:paraId="31284ED1" w14:textId="77777777" w:rsidTr="000D3CDC">
        <w:trPr>
          <w:cantSplit/>
          <w:jc w:val="center"/>
        </w:trPr>
        <w:tc>
          <w:tcPr>
            <w:tcW w:w="1728" w:type="dxa"/>
          </w:tcPr>
          <w:p w14:paraId="0206A478" w14:textId="77777777" w:rsidR="001A41FC" w:rsidRPr="001A41FC" w:rsidRDefault="001A41FC" w:rsidP="001A41FC">
            <w:pPr>
              <w:tabs>
                <w:tab w:val="center" w:pos="1216"/>
              </w:tabs>
              <w:suppressAutoHyphens/>
              <w:rPr>
                <w:spacing w:val="-3"/>
                <w:sz w:val="8"/>
                <w:szCs w:val="8"/>
              </w:rPr>
            </w:pPr>
            <w:r w:rsidRPr="001A41FC">
              <w:rPr>
                <w:spacing w:val="-3"/>
                <w:sz w:val="16"/>
                <w:szCs w:val="16"/>
              </w:rPr>
              <w:t xml:space="preserve">Sugarcane </w:t>
            </w:r>
            <w:r w:rsidRPr="001A41FC">
              <w:rPr>
                <w:rFonts w:ascii="Cambria Math" w:hAnsi="Cambria Math" w:cs="Cambria Math"/>
                <w:sz w:val="16"/>
                <w:szCs w:val="16"/>
              </w:rPr>
              <w:t>⁶</w:t>
            </w:r>
          </w:p>
        </w:tc>
        <w:tc>
          <w:tcPr>
            <w:tcW w:w="900" w:type="dxa"/>
          </w:tcPr>
          <w:p w14:paraId="53E041A5" w14:textId="77777777" w:rsidR="001A41FC" w:rsidRPr="001A41FC" w:rsidRDefault="001A41FC" w:rsidP="001A41FC">
            <w:pPr>
              <w:tabs>
                <w:tab w:val="center" w:pos="753"/>
              </w:tabs>
              <w:suppressAutoHyphens/>
              <w:jc w:val="center"/>
              <w:rPr>
                <w:spacing w:val="-3"/>
                <w:sz w:val="16"/>
                <w:szCs w:val="16"/>
              </w:rPr>
            </w:pPr>
            <w:r w:rsidRPr="001A41FC">
              <w:rPr>
                <w:spacing w:val="-3"/>
                <w:sz w:val="16"/>
                <w:szCs w:val="16"/>
              </w:rPr>
              <w:t>593,751</w:t>
            </w:r>
          </w:p>
        </w:tc>
        <w:tc>
          <w:tcPr>
            <w:tcW w:w="630" w:type="dxa"/>
          </w:tcPr>
          <w:p w14:paraId="5D433DAB" w14:textId="77777777" w:rsidR="001A41FC" w:rsidRPr="001A41FC" w:rsidRDefault="001A41FC" w:rsidP="001A41FC">
            <w:pPr>
              <w:tabs>
                <w:tab w:val="center" w:pos="573"/>
              </w:tabs>
              <w:suppressAutoHyphens/>
              <w:jc w:val="center"/>
              <w:rPr>
                <w:spacing w:val="-3"/>
                <w:sz w:val="16"/>
                <w:szCs w:val="16"/>
              </w:rPr>
            </w:pPr>
            <w:r w:rsidRPr="001A41FC">
              <w:rPr>
                <w:spacing w:val="-3"/>
                <w:sz w:val="16"/>
                <w:szCs w:val="16"/>
              </w:rPr>
              <w:t>9.62</w:t>
            </w:r>
          </w:p>
        </w:tc>
        <w:tc>
          <w:tcPr>
            <w:tcW w:w="900" w:type="dxa"/>
          </w:tcPr>
          <w:p w14:paraId="77A1BB15" w14:textId="77777777" w:rsidR="001A41FC" w:rsidRPr="001A41FC" w:rsidRDefault="001A41FC" w:rsidP="001A41FC">
            <w:pPr>
              <w:tabs>
                <w:tab w:val="left" w:pos="-720"/>
              </w:tabs>
              <w:suppressAutoHyphens/>
              <w:jc w:val="center"/>
              <w:rPr>
                <w:spacing w:val="-3"/>
                <w:sz w:val="16"/>
                <w:szCs w:val="16"/>
              </w:rPr>
            </w:pPr>
            <w:r w:rsidRPr="001A41FC">
              <w:rPr>
                <w:spacing w:val="-3"/>
                <w:sz w:val="16"/>
                <w:szCs w:val="16"/>
              </w:rPr>
              <w:t>319.23</w:t>
            </w:r>
          </w:p>
        </w:tc>
        <w:tc>
          <w:tcPr>
            <w:tcW w:w="954" w:type="dxa"/>
          </w:tcPr>
          <w:p w14:paraId="12931F66" w14:textId="77777777" w:rsidR="001A41FC" w:rsidRPr="001A41FC" w:rsidRDefault="001A41FC" w:rsidP="001A41FC">
            <w:pPr>
              <w:tabs>
                <w:tab w:val="left" w:pos="-720"/>
              </w:tabs>
              <w:suppressAutoHyphens/>
              <w:jc w:val="center"/>
              <w:rPr>
                <w:spacing w:val="-3"/>
                <w:sz w:val="16"/>
                <w:szCs w:val="16"/>
              </w:rPr>
            </w:pPr>
            <w:r w:rsidRPr="001A41FC">
              <w:rPr>
                <w:spacing w:val="-3"/>
                <w:sz w:val="16"/>
                <w:szCs w:val="16"/>
              </w:rPr>
              <w:t>30.71</w:t>
            </w:r>
          </w:p>
        </w:tc>
      </w:tr>
      <w:tr w:rsidR="001A41FC" w:rsidRPr="001A41FC" w14:paraId="25DD2C3E" w14:textId="77777777" w:rsidTr="000D3CDC">
        <w:trPr>
          <w:cantSplit/>
          <w:jc w:val="center"/>
        </w:trPr>
        <w:tc>
          <w:tcPr>
            <w:tcW w:w="1728" w:type="dxa"/>
          </w:tcPr>
          <w:p w14:paraId="72647BB1" w14:textId="77777777" w:rsidR="001A41FC" w:rsidRPr="001A41FC" w:rsidRDefault="001A41FC" w:rsidP="001A41FC">
            <w:pPr>
              <w:tabs>
                <w:tab w:val="center" w:pos="1216"/>
              </w:tabs>
              <w:suppressAutoHyphens/>
              <w:rPr>
                <w:spacing w:val="-3"/>
                <w:sz w:val="16"/>
                <w:szCs w:val="16"/>
              </w:rPr>
            </w:pPr>
            <w:r w:rsidRPr="001A41FC">
              <w:rPr>
                <w:spacing w:val="-3"/>
                <w:sz w:val="16"/>
                <w:szCs w:val="16"/>
              </w:rPr>
              <w:t>Corn</w:t>
            </w:r>
          </w:p>
        </w:tc>
        <w:tc>
          <w:tcPr>
            <w:tcW w:w="900" w:type="dxa"/>
          </w:tcPr>
          <w:p w14:paraId="13EA385A" w14:textId="77777777" w:rsidR="001A41FC" w:rsidRPr="001A41FC" w:rsidRDefault="001A41FC" w:rsidP="001A41FC">
            <w:pPr>
              <w:tabs>
                <w:tab w:val="center" w:pos="753"/>
              </w:tabs>
              <w:suppressAutoHyphens/>
              <w:jc w:val="center"/>
              <w:rPr>
                <w:spacing w:val="-3"/>
                <w:sz w:val="16"/>
                <w:szCs w:val="16"/>
              </w:rPr>
            </w:pPr>
            <w:r w:rsidRPr="001A41FC">
              <w:rPr>
                <w:spacing w:val="-3"/>
                <w:sz w:val="16"/>
                <w:szCs w:val="16"/>
              </w:rPr>
              <w:t>470,000</w:t>
            </w:r>
          </w:p>
        </w:tc>
        <w:tc>
          <w:tcPr>
            <w:tcW w:w="630" w:type="dxa"/>
          </w:tcPr>
          <w:p w14:paraId="1B80A2B3" w14:textId="77777777" w:rsidR="001A41FC" w:rsidRPr="001A41FC" w:rsidRDefault="001A41FC" w:rsidP="001A41FC">
            <w:pPr>
              <w:tabs>
                <w:tab w:val="center" w:pos="573"/>
              </w:tabs>
              <w:suppressAutoHyphens/>
              <w:jc w:val="center"/>
              <w:rPr>
                <w:spacing w:val="-3"/>
                <w:sz w:val="16"/>
                <w:szCs w:val="16"/>
              </w:rPr>
            </w:pPr>
            <w:r w:rsidRPr="001A41FC">
              <w:rPr>
                <w:spacing w:val="-3"/>
                <w:sz w:val="16"/>
                <w:szCs w:val="16"/>
              </w:rPr>
              <w:t>7.61</w:t>
            </w:r>
          </w:p>
        </w:tc>
        <w:tc>
          <w:tcPr>
            <w:tcW w:w="900" w:type="dxa"/>
          </w:tcPr>
          <w:p w14:paraId="30EE63E0" w14:textId="77777777" w:rsidR="001A41FC" w:rsidRPr="001A41FC" w:rsidRDefault="001A41FC" w:rsidP="001A41FC">
            <w:pPr>
              <w:tabs>
                <w:tab w:val="center" w:pos="717"/>
              </w:tabs>
              <w:suppressAutoHyphens/>
              <w:jc w:val="center"/>
              <w:rPr>
                <w:spacing w:val="-3"/>
                <w:sz w:val="16"/>
                <w:szCs w:val="16"/>
              </w:rPr>
            </w:pPr>
            <w:r w:rsidRPr="001A41FC">
              <w:rPr>
                <w:spacing w:val="-3"/>
                <w:sz w:val="16"/>
                <w:szCs w:val="16"/>
              </w:rPr>
              <w:t>37.26</w:t>
            </w:r>
          </w:p>
        </w:tc>
        <w:tc>
          <w:tcPr>
            <w:tcW w:w="954" w:type="dxa"/>
          </w:tcPr>
          <w:p w14:paraId="447A60B7" w14:textId="77777777" w:rsidR="001A41FC" w:rsidRPr="001A41FC" w:rsidRDefault="001A41FC" w:rsidP="001A41FC">
            <w:pPr>
              <w:tabs>
                <w:tab w:val="center" w:pos="856"/>
              </w:tabs>
              <w:suppressAutoHyphens/>
              <w:jc w:val="center"/>
              <w:rPr>
                <w:spacing w:val="-3"/>
                <w:sz w:val="16"/>
                <w:szCs w:val="16"/>
              </w:rPr>
            </w:pPr>
            <w:r w:rsidRPr="001A41FC">
              <w:rPr>
                <w:spacing w:val="-3"/>
                <w:sz w:val="16"/>
                <w:szCs w:val="16"/>
              </w:rPr>
              <w:t>2.84</w:t>
            </w:r>
          </w:p>
        </w:tc>
      </w:tr>
      <w:tr w:rsidR="001A41FC" w:rsidRPr="001A41FC" w14:paraId="498FB275" w14:textId="77777777" w:rsidTr="000D3CDC">
        <w:trPr>
          <w:cantSplit/>
          <w:jc w:val="center"/>
        </w:trPr>
        <w:tc>
          <w:tcPr>
            <w:tcW w:w="1728" w:type="dxa"/>
          </w:tcPr>
          <w:p w14:paraId="30F6FF3F" w14:textId="77777777" w:rsidR="001A41FC" w:rsidRPr="001A41FC" w:rsidRDefault="001A41FC" w:rsidP="001A41FC">
            <w:pPr>
              <w:tabs>
                <w:tab w:val="center" w:pos="1216"/>
              </w:tabs>
              <w:suppressAutoHyphens/>
              <w:rPr>
                <w:spacing w:val="-3"/>
                <w:sz w:val="8"/>
                <w:szCs w:val="8"/>
              </w:rPr>
            </w:pPr>
            <w:r w:rsidRPr="001A41FC">
              <w:rPr>
                <w:spacing w:val="-3"/>
                <w:sz w:val="16"/>
                <w:szCs w:val="16"/>
              </w:rPr>
              <w:t xml:space="preserve">Idle Cropland </w:t>
            </w:r>
            <w:r w:rsidRPr="001A41FC">
              <w:rPr>
                <w:rFonts w:ascii="Cambria Math" w:hAnsi="Cambria Math" w:cs="Cambria Math"/>
                <w:sz w:val="16"/>
                <w:szCs w:val="16"/>
              </w:rPr>
              <w:t>⁵</w:t>
            </w:r>
          </w:p>
        </w:tc>
        <w:tc>
          <w:tcPr>
            <w:tcW w:w="900" w:type="dxa"/>
          </w:tcPr>
          <w:p w14:paraId="0EAADA9F" w14:textId="77777777" w:rsidR="001A41FC" w:rsidRPr="001A41FC" w:rsidRDefault="001A41FC" w:rsidP="001A41FC">
            <w:pPr>
              <w:tabs>
                <w:tab w:val="center" w:pos="753"/>
              </w:tabs>
              <w:suppressAutoHyphens/>
              <w:jc w:val="center"/>
              <w:rPr>
                <w:spacing w:val="-3"/>
                <w:sz w:val="16"/>
                <w:szCs w:val="16"/>
              </w:rPr>
            </w:pPr>
            <w:r w:rsidRPr="001A41FC">
              <w:rPr>
                <w:spacing w:val="-3"/>
                <w:sz w:val="16"/>
                <w:szCs w:val="16"/>
              </w:rPr>
              <w:t>453,380</w:t>
            </w:r>
          </w:p>
        </w:tc>
        <w:tc>
          <w:tcPr>
            <w:tcW w:w="630" w:type="dxa"/>
          </w:tcPr>
          <w:p w14:paraId="4B91CB38" w14:textId="77777777" w:rsidR="001A41FC" w:rsidRPr="001A41FC" w:rsidRDefault="001A41FC" w:rsidP="001A41FC">
            <w:pPr>
              <w:tabs>
                <w:tab w:val="center" w:pos="573"/>
              </w:tabs>
              <w:suppressAutoHyphens/>
              <w:jc w:val="center"/>
              <w:rPr>
                <w:spacing w:val="-3"/>
                <w:sz w:val="16"/>
                <w:szCs w:val="16"/>
              </w:rPr>
            </w:pPr>
            <w:r w:rsidRPr="001A41FC">
              <w:rPr>
                <w:spacing w:val="-3"/>
                <w:sz w:val="16"/>
                <w:szCs w:val="16"/>
              </w:rPr>
              <w:t>7.34</w:t>
            </w:r>
          </w:p>
        </w:tc>
        <w:tc>
          <w:tcPr>
            <w:tcW w:w="900" w:type="dxa"/>
          </w:tcPr>
          <w:p w14:paraId="332E0BCB" w14:textId="77777777" w:rsidR="001A41FC" w:rsidRPr="001A41FC" w:rsidRDefault="001A41FC" w:rsidP="001A41FC">
            <w:pPr>
              <w:tabs>
                <w:tab w:val="center" w:pos="717"/>
              </w:tabs>
              <w:suppressAutoHyphens/>
              <w:jc w:val="center"/>
              <w:rPr>
                <w:spacing w:val="-3"/>
                <w:sz w:val="16"/>
                <w:szCs w:val="16"/>
              </w:rPr>
            </w:pPr>
            <w:r w:rsidRPr="001A41FC">
              <w:rPr>
                <w:spacing w:val="-3"/>
                <w:sz w:val="16"/>
                <w:szCs w:val="16"/>
              </w:rPr>
              <w:t>-----</w:t>
            </w:r>
          </w:p>
        </w:tc>
        <w:tc>
          <w:tcPr>
            <w:tcW w:w="954" w:type="dxa"/>
          </w:tcPr>
          <w:p w14:paraId="08874C88" w14:textId="77777777" w:rsidR="001A41FC" w:rsidRPr="001A41FC" w:rsidRDefault="001A41FC" w:rsidP="001A41FC">
            <w:pPr>
              <w:tabs>
                <w:tab w:val="center" w:pos="856"/>
              </w:tabs>
              <w:suppressAutoHyphens/>
              <w:jc w:val="center"/>
              <w:rPr>
                <w:spacing w:val="-3"/>
                <w:sz w:val="16"/>
                <w:szCs w:val="16"/>
              </w:rPr>
            </w:pPr>
            <w:r w:rsidRPr="001A41FC">
              <w:rPr>
                <w:spacing w:val="-3"/>
                <w:sz w:val="16"/>
                <w:szCs w:val="16"/>
              </w:rPr>
              <w:t>-0-</w:t>
            </w:r>
          </w:p>
        </w:tc>
      </w:tr>
      <w:tr w:rsidR="001A41FC" w:rsidRPr="001A41FC" w14:paraId="30B0B190" w14:textId="77777777" w:rsidTr="000D3CDC">
        <w:trPr>
          <w:cantSplit/>
          <w:jc w:val="center"/>
        </w:trPr>
        <w:tc>
          <w:tcPr>
            <w:tcW w:w="1728" w:type="dxa"/>
          </w:tcPr>
          <w:p w14:paraId="28BDFD0F" w14:textId="77777777" w:rsidR="001A41FC" w:rsidRPr="001A41FC" w:rsidRDefault="001A41FC" w:rsidP="001A41FC">
            <w:pPr>
              <w:tabs>
                <w:tab w:val="center" w:pos="1216"/>
              </w:tabs>
              <w:suppressAutoHyphens/>
              <w:rPr>
                <w:spacing w:val="-3"/>
                <w:sz w:val="16"/>
                <w:szCs w:val="16"/>
              </w:rPr>
            </w:pPr>
            <w:r w:rsidRPr="001A41FC">
              <w:rPr>
                <w:spacing w:val="-3"/>
                <w:sz w:val="16"/>
                <w:szCs w:val="16"/>
              </w:rPr>
              <w:t>Grain Sorghum</w:t>
            </w:r>
          </w:p>
        </w:tc>
        <w:tc>
          <w:tcPr>
            <w:tcW w:w="900" w:type="dxa"/>
          </w:tcPr>
          <w:p w14:paraId="1BA1F807" w14:textId="77777777" w:rsidR="001A41FC" w:rsidRPr="001A41FC" w:rsidRDefault="001A41FC" w:rsidP="001A41FC">
            <w:pPr>
              <w:tabs>
                <w:tab w:val="center" w:pos="753"/>
              </w:tabs>
              <w:suppressAutoHyphens/>
              <w:jc w:val="center"/>
              <w:rPr>
                <w:spacing w:val="-3"/>
                <w:sz w:val="16"/>
                <w:szCs w:val="16"/>
              </w:rPr>
            </w:pPr>
            <w:r w:rsidRPr="001A41FC">
              <w:rPr>
                <w:spacing w:val="-3"/>
                <w:sz w:val="16"/>
                <w:szCs w:val="16"/>
              </w:rPr>
              <w:t>34,750</w:t>
            </w:r>
          </w:p>
        </w:tc>
        <w:tc>
          <w:tcPr>
            <w:tcW w:w="630" w:type="dxa"/>
          </w:tcPr>
          <w:p w14:paraId="2FB4D446" w14:textId="77777777" w:rsidR="001A41FC" w:rsidRPr="001A41FC" w:rsidRDefault="001A41FC" w:rsidP="001A41FC">
            <w:pPr>
              <w:tabs>
                <w:tab w:val="center" w:pos="573"/>
              </w:tabs>
              <w:suppressAutoHyphens/>
              <w:jc w:val="center"/>
              <w:rPr>
                <w:spacing w:val="-3"/>
                <w:sz w:val="16"/>
                <w:szCs w:val="16"/>
              </w:rPr>
            </w:pPr>
            <w:r w:rsidRPr="001A41FC">
              <w:rPr>
                <w:spacing w:val="-3"/>
                <w:sz w:val="16"/>
                <w:szCs w:val="16"/>
              </w:rPr>
              <w:t>0.56</w:t>
            </w:r>
          </w:p>
        </w:tc>
        <w:tc>
          <w:tcPr>
            <w:tcW w:w="900" w:type="dxa"/>
          </w:tcPr>
          <w:p w14:paraId="47404FF4" w14:textId="77777777" w:rsidR="001A41FC" w:rsidRPr="001A41FC" w:rsidRDefault="001A41FC" w:rsidP="001A41FC">
            <w:pPr>
              <w:tabs>
                <w:tab w:val="center" w:pos="717"/>
              </w:tabs>
              <w:suppressAutoHyphens/>
              <w:jc w:val="center"/>
              <w:rPr>
                <w:spacing w:val="-3"/>
                <w:sz w:val="16"/>
                <w:szCs w:val="16"/>
              </w:rPr>
            </w:pPr>
            <w:r w:rsidRPr="001A41FC">
              <w:rPr>
                <w:spacing w:val="-3"/>
                <w:sz w:val="16"/>
                <w:szCs w:val="16"/>
              </w:rPr>
              <w:t>(27.68)</w:t>
            </w:r>
          </w:p>
        </w:tc>
        <w:tc>
          <w:tcPr>
            <w:tcW w:w="954" w:type="dxa"/>
          </w:tcPr>
          <w:p w14:paraId="09482B45" w14:textId="77777777" w:rsidR="001A41FC" w:rsidRPr="001A41FC" w:rsidRDefault="001A41FC" w:rsidP="001A41FC">
            <w:pPr>
              <w:tabs>
                <w:tab w:val="left" w:pos="-720"/>
              </w:tabs>
              <w:suppressAutoHyphens/>
              <w:jc w:val="center"/>
              <w:rPr>
                <w:spacing w:val="-3"/>
                <w:sz w:val="16"/>
                <w:szCs w:val="16"/>
              </w:rPr>
            </w:pPr>
            <w:r w:rsidRPr="001A41FC">
              <w:rPr>
                <w:spacing w:val="-3"/>
                <w:sz w:val="16"/>
                <w:szCs w:val="16"/>
              </w:rPr>
              <w:t>-0-</w:t>
            </w:r>
          </w:p>
        </w:tc>
      </w:tr>
      <w:tr w:rsidR="001A41FC" w:rsidRPr="001A41FC" w14:paraId="41BD9717" w14:textId="77777777" w:rsidTr="000D3CDC">
        <w:trPr>
          <w:cantSplit/>
          <w:jc w:val="center"/>
        </w:trPr>
        <w:tc>
          <w:tcPr>
            <w:tcW w:w="1728" w:type="dxa"/>
          </w:tcPr>
          <w:p w14:paraId="05989D55" w14:textId="77777777" w:rsidR="001A41FC" w:rsidRPr="001A41FC" w:rsidRDefault="001A41FC" w:rsidP="001A41FC">
            <w:pPr>
              <w:tabs>
                <w:tab w:val="center" w:pos="1216"/>
              </w:tabs>
              <w:suppressAutoHyphens/>
              <w:rPr>
                <w:spacing w:val="-3"/>
                <w:sz w:val="8"/>
                <w:szCs w:val="8"/>
              </w:rPr>
            </w:pPr>
            <w:r w:rsidRPr="001A41FC">
              <w:rPr>
                <w:spacing w:val="-3"/>
                <w:sz w:val="16"/>
                <w:szCs w:val="16"/>
              </w:rPr>
              <w:t xml:space="preserve">Conservation Reserve </w:t>
            </w:r>
            <w:r w:rsidRPr="001A41FC">
              <w:rPr>
                <w:sz w:val="16"/>
                <w:szCs w:val="16"/>
              </w:rPr>
              <w:t>³</w:t>
            </w:r>
          </w:p>
        </w:tc>
        <w:tc>
          <w:tcPr>
            <w:tcW w:w="900" w:type="dxa"/>
          </w:tcPr>
          <w:p w14:paraId="4AD88C50" w14:textId="77777777" w:rsidR="001A41FC" w:rsidRPr="001A41FC" w:rsidRDefault="001A41FC" w:rsidP="001A41FC">
            <w:pPr>
              <w:tabs>
                <w:tab w:val="center" w:pos="753"/>
              </w:tabs>
              <w:suppressAutoHyphens/>
              <w:jc w:val="center"/>
              <w:rPr>
                <w:spacing w:val="-3"/>
                <w:sz w:val="16"/>
                <w:szCs w:val="16"/>
              </w:rPr>
            </w:pPr>
            <w:r w:rsidRPr="001A41FC">
              <w:rPr>
                <w:spacing w:val="-3"/>
                <w:sz w:val="16"/>
                <w:szCs w:val="16"/>
              </w:rPr>
              <w:t>288,546</w:t>
            </w:r>
          </w:p>
        </w:tc>
        <w:tc>
          <w:tcPr>
            <w:tcW w:w="630" w:type="dxa"/>
          </w:tcPr>
          <w:p w14:paraId="708BA902" w14:textId="77777777" w:rsidR="001A41FC" w:rsidRPr="001A41FC" w:rsidRDefault="001A41FC" w:rsidP="001A41FC">
            <w:pPr>
              <w:tabs>
                <w:tab w:val="center" w:pos="573"/>
              </w:tabs>
              <w:suppressAutoHyphens/>
              <w:jc w:val="center"/>
              <w:rPr>
                <w:spacing w:val="-3"/>
                <w:sz w:val="16"/>
                <w:szCs w:val="16"/>
              </w:rPr>
            </w:pPr>
            <w:r w:rsidRPr="001A41FC">
              <w:rPr>
                <w:spacing w:val="-3"/>
                <w:sz w:val="16"/>
                <w:szCs w:val="16"/>
              </w:rPr>
              <w:t>4.67</w:t>
            </w:r>
          </w:p>
        </w:tc>
        <w:tc>
          <w:tcPr>
            <w:tcW w:w="900" w:type="dxa"/>
          </w:tcPr>
          <w:p w14:paraId="38DFAAA9" w14:textId="77777777" w:rsidR="001A41FC" w:rsidRPr="001A41FC" w:rsidRDefault="001A41FC" w:rsidP="001A41FC">
            <w:pPr>
              <w:tabs>
                <w:tab w:val="center" w:pos="717"/>
              </w:tabs>
              <w:suppressAutoHyphens/>
              <w:jc w:val="center"/>
              <w:rPr>
                <w:spacing w:val="-3"/>
                <w:sz w:val="16"/>
                <w:szCs w:val="16"/>
              </w:rPr>
            </w:pPr>
            <w:r w:rsidRPr="001A41FC">
              <w:rPr>
                <w:spacing w:val="-3"/>
                <w:sz w:val="16"/>
                <w:szCs w:val="16"/>
              </w:rPr>
              <w:t>84.59</w:t>
            </w:r>
          </w:p>
        </w:tc>
        <w:tc>
          <w:tcPr>
            <w:tcW w:w="954" w:type="dxa"/>
          </w:tcPr>
          <w:p w14:paraId="77A2F5D3" w14:textId="77777777" w:rsidR="001A41FC" w:rsidRPr="001A41FC" w:rsidRDefault="001A41FC" w:rsidP="001A41FC">
            <w:pPr>
              <w:tabs>
                <w:tab w:val="left" w:pos="-720"/>
              </w:tabs>
              <w:suppressAutoHyphens/>
              <w:jc w:val="center"/>
              <w:rPr>
                <w:spacing w:val="-3"/>
                <w:sz w:val="16"/>
                <w:szCs w:val="16"/>
              </w:rPr>
            </w:pPr>
            <w:r w:rsidRPr="001A41FC">
              <w:rPr>
                <w:spacing w:val="-3"/>
                <w:sz w:val="16"/>
                <w:szCs w:val="16"/>
              </w:rPr>
              <w:t>3.95</w:t>
            </w:r>
          </w:p>
        </w:tc>
      </w:tr>
      <w:tr w:rsidR="001A41FC" w:rsidRPr="001A41FC" w14:paraId="0A514861" w14:textId="77777777" w:rsidTr="000D3CDC">
        <w:trPr>
          <w:cantSplit/>
          <w:jc w:val="center"/>
        </w:trPr>
        <w:tc>
          <w:tcPr>
            <w:tcW w:w="1728" w:type="dxa"/>
          </w:tcPr>
          <w:p w14:paraId="215A1583" w14:textId="77777777" w:rsidR="001A41FC" w:rsidRPr="001A41FC" w:rsidRDefault="001A41FC" w:rsidP="001A41FC">
            <w:pPr>
              <w:tabs>
                <w:tab w:val="center" w:pos="1216"/>
              </w:tabs>
              <w:suppressAutoHyphens/>
              <w:rPr>
                <w:spacing w:val="-3"/>
                <w:sz w:val="8"/>
                <w:szCs w:val="8"/>
              </w:rPr>
            </w:pPr>
            <w:r w:rsidRPr="001A41FC">
              <w:rPr>
                <w:spacing w:val="-3"/>
                <w:sz w:val="16"/>
                <w:szCs w:val="16"/>
              </w:rPr>
              <w:t xml:space="preserve">Dairy </w:t>
            </w:r>
            <w:r w:rsidRPr="001A41FC">
              <w:rPr>
                <w:sz w:val="16"/>
                <w:szCs w:val="16"/>
              </w:rPr>
              <w:t>²</w:t>
            </w:r>
          </w:p>
        </w:tc>
        <w:tc>
          <w:tcPr>
            <w:tcW w:w="900" w:type="dxa"/>
          </w:tcPr>
          <w:p w14:paraId="17F8195C" w14:textId="77777777" w:rsidR="001A41FC" w:rsidRPr="001A41FC" w:rsidRDefault="001A41FC" w:rsidP="001A41FC">
            <w:pPr>
              <w:tabs>
                <w:tab w:val="center" w:pos="753"/>
              </w:tabs>
              <w:suppressAutoHyphens/>
              <w:jc w:val="center"/>
              <w:rPr>
                <w:spacing w:val="-3"/>
                <w:sz w:val="16"/>
                <w:szCs w:val="16"/>
              </w:rPr>
            </w:pPr>
            <w:r w:rsidRPr="001A41FC">
              <w:rPr>
                <w:spacing w:val="-3"/>
                <w:sz w:val="16"/>
                <w:szCs w:val="16"/>
              </w:rPr>
              <w:t>41,473</w:t>
            </w:r>
          </w:p>
        </w:tc>
        <w:tc>
          <w:tcPr>
            <w:tcW w:w="630" w:type="dxa"/>
          </w:tcPr>
          <w:p w14:paraId="23F19EF0" w14:textId="77777777" w:rsidR="001A41FC" w:rsidRPr="001A41FC" w:rsidRDefault="001A41FC" w:rsidP="001A41FC">
            <w:pPr>
              <w:tabs>
                <w:tab w:val="center" w:pos="573"/>
              </w:tabs>
              <w:suppressAutoHyphens/>
              <w:jc w:val="center"/>
              <w:rPr>
                <w:spacing w:val="-3"/>
                <w:sz w:val="16"/>
                <w:szCs w:val="16"/>
              </w:rPr>
            </w:pPr>
            <w:r w:rsidRPr="001A41FC">
              <w:rPr>
                <w:spacing w:val="-3"/>
                <w:sz w:val="16"/>
                <w:szCs w:val="16"/>
              </w:rPr>
              <w:t>0.67</w:t>
            </w:r>
          </w:p>
        </w:tc>
        <w:tc>
          <w:tcPr>
            <w:tcW w:w="900" w:type="dxa"/>
          </w:tcPr>
          <w:p w14:paraId="076B1FBA" w14:textId="77777777" w:rsidR="001A41FC" w:rsidRPr="001A41FC" w:rsidRDefault="001A41FC" w:rsidP="001A41FC">
            <w:pPr>
              <w:tabs>
                <w:tab w:val="center" w:pos="717"/>
              </w:tabs>
              <w:suppressAutoHyphens/>
              <w:jc w:val="center"/>
              <w:rPr>
                <w:spacing w:val="-3"/>
                <w:sz w:val="16"/>
                <w:szCs w:val="16"/>
              </w:rPr>
            </w:pPr>
            <w:r w:rsidRPr="001A41FC">
              <w:rPr>
                <w:spacing w:val="-3"/>
                <w:sz w:val="16"/>
                <w:szCs w:val="16"/>
              </w:rPr>
              <w:t>(132.76)</w:t>
            </w:r>
          </w:p>
        </w:tc>
        <w:tc>
          <w:tcPr>
            <w:tcW w:w="954" w:type="dxa"/>
          </w:tcPr>
          <w:p w14:paraId="33ACE170" w14:textId="77777777" w:rsidR="001A41FC" w:rsidRPr="001A41FC" w:rsidRDefault="001A41FC" w:rsidP="001A41FC">
            <w:pPr>
              <w:tabs>
                <w:tab w:val="left" w:pos="-720"/>
              </w:tabs>
              <w:suppressAutoHyphens/>
              <w:jc w:val="center"/>
              <w:rPr>
                <w:spacing w:val="-3"/>
                <w:sz w:val="16"/>
                <w:szCs w:val="16"/>
              </w:rPr>
            </w:pPr>
            <w:r w:rsidRPr="001A41FC">
              <w:rPr>
                <w:spacing w:val="-3"/>
                <w:sz w:val="16"/>
                <w:szCs w:val="16"/>
              </w:rPr>
              <w:t>-0-</w:t>
            </w:r>
          </w:p>
        </w:tc>
      </w:tr>
      <w:tr w:rsidR="001A41FC" w:rsidRPr="001A41FC" w14:paraId="707A1CB3" w14:textId="77777777" w:rsidTr="000D3CDC">
        <w:trPr>
          <w:cantSplit/>
          <w:jc w:val="center"/>
        </w:trPr>
        <w:tc>
          <w:tcPr>
            <w:tcW w:w="1728" w:type="dxa"/>
          </w:tcPr>
          <w:p w14:paraId="6B5257AD" w14:textId="77777777" w:rsidR="001A41FC" w:rsidRPr="001A41FC" w:rsidRDefault="001A41FC" w:rsidP="001A41FC">
            <w:pPr>
              <w:tabs>
                <w:tab w:val="center" w:pos="1216"/>
              </w:tabs>
              <w:suppressAutoHyphens/>
              <w:rPr>
                <w:spacing w:val="-3"/>
                <w:sz w:val="16"/>
                <w:szCs w:val="16"/>
              </w:rPr>
            </w:pPr>
            <w:r w:rsidRPr="001A41FC">
              <w:rPr>
                <w:spacing w:val="-3"/>
                <w:sz w:val="16"/>
                <w:szCs w:val="16"/>
              </w:rPr>
              <w:t>Sweet Potatoes</w:t>
            </w:r>
          </w:p>
        </w:tc>
        <w:tc>
          <w:tcPr>
            <w:tcW w:w="900" w:type="dxa"/>
          </w:tcPr>
          <w:p w14:paraId="50FA68A8" w14:textId="77777777" w:rsidR="001A41FC" w:rsidRPr="001A41FC" w:rsidRDefault="001A41FC" w:rsidP="001A41FC">
            <w:pPr>
              <w:tabs>
                <w:tab w:val="center" w:pos="753"/>
              </w:tabs>
              <w:suppressAutoHyphens/>
              <w:jc w:val="center"/>
              <w:rPr>
                <w:spacing w:val="-3"/>
                <w:sz w:val="16"/>
                <w:szCs w:val="16"/>
              </w:rPr>
            </w:pPr>
            <w:r w:rsidRPr="001A41FC">
              <w:rPr>
                <w:spacing w:val="-3"/>
                <w:sz w:val="16"/>
                <w:szCs w:val="16"/>
              </w:rPr>
              <w:t>8,155</w:t>
            </w:r>
          </w:p>
        </w:tc>
        <w:tc>
          <w:tcPr>
            <w:tcW w:w="630" w:type="dxa"/>
          </w:tcPr>
          <w:p w14:paraId="318DC295" w14:textId="77777777" w:rsidR="001A41FC" w:rsidRPr="001A41FC" w:rsidRDefault="001A41FC" w:rsidP="001A41FC">
            <w:pPr>
              <w:tabs>
                <w:tab w:val="center" w:pos="573"/>
              </w:tabs>
              <w:suppressAutoHyphens/>
              <w:jc w:val="center"/>
              <w:rPr>
                <w:spacing w:val="-3"/>
                <w:sz w:val="16"/>
                <w:szCs w:val="16"/>
              </w:rPr>
            </w:pPr>
            <w:r w:rsidRPr="001A41FC">
              <w:rPr>
                <w:spacing w:val="-3"/>
                <w:sz w:val="16"/>
                <w:szCs w:val="16"/>
              </w:rPr>
              <w:t>0.13</w:t>
            </w:r>
          </w:p>
        </w:tc>
        <w:tc>
          <w:tcPr>
            <w:tcW w:w="900" w:type="dxa"/>
          </w:tcPr>
          <w:p w14:paraId="266EA7E5" w14:textId="77777777" w:rsidR="001A41FC" w:rsidRPr="001A41FC" w:rsidRDefault="001A41FC" w:rsidP="001A41FC">
            <w:pPr>
              <w:tabs>
                <w:tab w:val="center" w:pos="717"/>
              </w:tabs>
              <w:suppressAutoHyphens/>
              <w:jc w:val="center"/>
              <w:rPr>
                <w:spacing w:val="-3"/>
                <w:sz w:val="16"/>
                <w:szCs w:val="16"/>
              </w:rPr>
            </w:pPr>
            <w:r w:rsidRPr="001A41FC">
              <w:rPr>
                <w:spacing w:val="-3"/>
                <w:sz w:val="16"/>
                <w:szCs w:val="16"/>
              </w:rPr>
              <w:t>2,234.76</w:t>
            </w:r>
          </w:p>
        </w:tc>
        <w:tc>
          <w:tcPr>
            <w:tcW w:w="954" w:type="dxa"/>
          </w:tcPr>
          <w:p w14:paraId="7E2BC6E4" w14:textId="77777777" w:rsidR="001A41FC" w:rsidRPr="001A41FC" w:rsidRDefault="001A41FC" w:rsidP="001A41FC">
            <w:pPr>
              <w:tabs>
                <w:tab w:val="left" w:pos="-720"/>
              </w:tabs>
              <w:suppressAutoHyphens/>
              <w:jc w:val="center"/>
              <w:rPr>
                <w:spacing w:val="-3"/>
                <w:sz w:val="16"/>
                <w:szCs w:val="16"/>
              </w:rPr>
            </w:pPr>
            <w:r w:rsidRPr="001A41FC">
              <w:rPr>
                <w:spacing w:val="-3"/>
                <w:sz w:val="16"/>
                <w:szCs w:val="16"/>
              </w:rPr>
              <w:t>2.95</w:t>
            </w:r>
          </w:p>
        </w:tc>
      </w:tr>
      <w:tr w:rsidR="001A41FC" w:rsidRPr="001A41FC" w14:paraId="52D798F7" w14:textId="77777777" w:rsidTr="000D3CDC">
        <w:trPr>
          <w:cantSplit/>
          <w:jc w:val="center"/>
        </w:trPr>
        <w:tc>
          <w:tcPr>
            <w:tcW w:w="1728" w:type="dxa"/>
          </w:tcPr>
          <w:p w14:paraId="17ABF33E" w14:textId="77777777" w:rsidR="001A41FC" w:rsidRPr="001A41FC" w:rsidRDefault="001A41FC" w:rsidP="001A41FC">
            <w:pPr>
              <w:tabs>
                <w:tab w:val="center" w:pos="1216"/>
              </w:tabs>
              <w:suppressAutoHyphens/>
              <w:rPr>
                <w:spacing w:val="-3"/>
                <w:sz w:val="16"/>
                <w:szCs w:val="16"/>
              </w:rPr>
            </w:pPr>
            <w:r w:rsidRPr="001A41FC">
              <w:rPr>
                <w:spacing w:val="-3"/>
                <w:sz w:val="16"/>
                <w:szCs w:val="16"/>
              </w:rPr>
              <w:t>Watermelon</w:t>
            </w:r>
          </w:p>
        </w:tc>
        <w:tc>
          <w:tcPr>
            <w:tcW w:w="900" w:type="dxa"/>
          </w:tcPr>
          <w:p w14:paraId="3A9F60E0" w14:textId="77777777" w:rsidR="001A41FC" w:rsidRPr="001A41FC" w:rsidRDefault="001A41FC" w:rsidP="001A41FC">
            <w:pPr>
              <w:tabs>
                <w:tab w:val="center" w:pos="753"/>
              </w:tabs>
              <w:suppressAutoHyphens/>
              <w:jc w:val="center"/>
              <w:rPr>
                <w:spacing w:val="-3"/>
                <w:sz w:val="16"/>
                <w:szCs w:val="16"/>
              </w:rPr>
            </w:pPr>
            <w:r w:rsidRPr="001A41FC">
              <w:rPr>
                <w:spacing w:val="-3"/>
                <w:sz w:val="16"/>
                <w:szCs w:val="16"/>
              </w:rPr>
              <w:t>1,123</w:t>
            </w:r>
          </w:p>
        </w:tc>
        <w:tc>
          <w:tcPr>
            <w:tcW w:w="630" w:type="dxa"/>
          </w:tcPr>
          <w:p w14:paraId="0F543291" w14:textId="77777777" w:rsidR="001A41FC" w:rsidRPr="001A41FC" w:rsidRDefault="001A41FC" w:rsidP="001A41FC">
            <w:pPr>
              <w:tabs>
                <w:tab w:val="center" w:pos="573"/>
              </w:tabs>
              <w:suppressAutoHyphens/>
              <w:jc w:val="center"/>
              <w:rPr>
                <w:spacing w:val="-3"/>
                <w:sz w:val="16"/>
                <w:szCs w:val="16"/>
              </w:rPr>
            </w:pPr>
            <w:r w:rsidRPr="001A41FC">
              <w:rPr>
                <w:spacing w:val="-3"/>
                <w:sz w:val="16"/>
                <w:szCs w:val="16"/>
              </w:rPr>
              <w:t>0.02</w:t>
            </w:r>
          </w:p>
        </w:tc>
        <w:tc>
          <w:tcPr>
            <w:tcW w:w="900" w:type="dxa"/>
          </w:tcPr>
          <w:p w14:paraId="2C249934" w14:textId="77777777" w:rsidR="001A41FC" w:rsidRPr="001A41FC" w:rsidRDefault="001A41FC" w:rsidP="001A41FC">
            <w:pPr>
              <w:tabs>
                <w:tab w:val="left" w:pos="-720"/>
              </w:tabs>
              <w:suppressAutoHyphens/>
              <w:jc w:val="center"/>
              <w:rPr>
                <w:spacing w:val="-3"/>
                <w:sz w:val="16"/>
                <w:szCs w:val="16"/>
              </w:rPr>
            </w:pPr>
            <w:r w:rsidRPr="001A41FC">
              <w:rPr>
                <w:spacing w:val="-3"/>
                <w:sz w:val="16"/>
                <w:szCs w:val="16"/>
              </w:rPr>
              <w:t>8,082.73</w:t>
            </w:r>
          </w:p>
        </w:tc>
        <w:tc>
          <w:tcPr>
            <w:tcW w:w="954" w:type="dxa"/>
          </w:tcPr>
          <w:p w14:paraId="13162008" w14:textId="77777777" w:rsidR="001A41FC" w:rsidRPr="001A41FC" w:rsidRDefault="001A41FC" w:rsidP="001A41FC">
            <w:pPr>
              <w:tabs>
                <w:tab w:val="center" w:pos="856"/>
              </w:tabs>
              <w:suppressAutoHyphens/>
              <w:jc w:val="center"/>
              <w:rPr>
                <w:spacing w:val="-3"/>
                <w:sz w:val="16"/>
                <w:szCs w:val="16"/>
              </w:rPr>
            </w:pPr>
            <w:r w:rsidRPr="001A41FC">
              <w:rPr>
                <w:spacing w:val="-3"/>
                <w:sz w:val="16"/>
                <w:szCs w:val="16"/>
              </w:rPr>
              <w:t>1.47</w:t>
            </w:r>
          </w:p>
        </w:tc>
      </w:tr>
      <w:tr w:rsidR="001A41FC" w:rsidRPr="001A41FC" w14:paraId="06CABA57" w14:textId="77777777" w:rsidTr="000D3CDC">
        <w:trPr>
          <w:cantSplit/>
          <w:jc w:val="center"/>
        </w:trPr>
        <w:tc>
          <w:tcPr>
            <w:tcW w:w="1728" w:type="dxa"/>
            <w:tcBorders>
              <w:bottom w:val="single" w:sz="6" w:space="0" w:color="000000"/>
            </w:tcBorders>
          </w:tcPr>
          <w:p w14:paraId="34140F34" w14:textId="77777777" w:rsidR="001A41FC" w:rsidRPr="001A41FC" w:rsidRDefault="001A41FC" w:rsidP="001A41FC">
            <w:pPr>
              <w:tabs>
                <w:tab w:val="center" w:pos="1216"/>
              </w:tabs>
              <w:suppressAutoHyphens/>
              <w:rPr>
                <w:spacing w:val="-3"/>
                <w:sz w:val="16"/>
                <w:szCs w:val="16"/>
              </w:rPr>
            </w:pPr>
            <w:r w:rsidRPr="001A41FC">
              <w:rPr>
                <w:spacing w:val="-3"/>
                <w:sz w:val="16"/>
                <w:szCs w:val="16"/>
              </w:rPr>
              <w:t>Southern Peas</w:t>
            </w:r>
          </w:p>
        </w:tc>
        <w:tc>
          <w:tcPr>
            <w:tcW w:w="900" w:type="dxa"/>
            <w:tcBorders>
              <w:bottom w:val="single" w:sz="6" w:space="0" w:color="000000"/>
            </w:tcBorders>
          </w:tcPr>
          <w:p w14:paraId="0097FEB5" w14:textId="77777777" w:rsidR="001A41FC" w:rsidRPr="001A41FC" w:rsidRDefault="001A41FC" w:rsidP="001A41FC">
            <w:pPr>
              <w:tabs>
                <w:tab w:val="center" w:pos="753"/>
              </w:tabs>
              <w:suppressAutoHyphens/>
              <w:jc w:val="center"/>
              <w:rPr>
                <w:spacing w:val="-3"/>
                <w:sz w:val="16"/>
                <w:szCs w:val="16"/>
              </w:rPr>
            </w:pPr>
            <w:r w:rsidRPr="001A41FC">
              <w:rPr>
                <w:spacing w:val="-3"/>
                <w:sz w:val="16"/>
                <w:szCs w:val="16"/>
              </w:rPr>
              <w:t>822</w:t>
            </w:r>
          </w:p>
        </w:tc>
        <w:tc>
          <w:tcPr>
            <w:tcW w:w="630" w:type="dxa"/>
            <w:tcBorders>
              <w:bottom w:val="single" w:sz="6" w:space="0" w:color="000000"/>
            </w:tcBorders>
          </w:tcPr>
          <w:p w14:paraId="62131DCC" w14:textId="77777777" w:rsidR="001A41FC" w:rsidRPr="001A41FC" w:rsidRDefault="001A41FC" w:rsidP="001A41FC">
            <w:pPr>
              <w:tabs>
                <w:tab w:val="center" w:pos="573"/>
              </w:tabs>
              <w:suppressAutoHyphens/>
              <w:jc w:val="center"/>
              <w:rPr>
                <w:spacing w:val="-3"/>
                <w:sz w:val="16"/>
                <w:szCs w:val="16"/>
              </w:rPr>
            </w:pPr>
            <w:r w:rsidRPr="001A41FC">
              <w:rPr>
                <w:spacing w:val="-3"/>
                <w:sz w:val="16"/>
                <w:szCs w:val="16"/>
              </w:rPr>
              <w:t>0.01</w:t>
            </w:r>
          </w:p>
        </w:tc>
        <w:tc>
          <w:tcPr>
            <w:tcW w:w="900" w:type="dxa"/>
            <w:tcBorders>
              <w:bottom w:val="single" w:sz="6" w:space="0" w:color="000000"/>
            </w:tcBorders>
          </w:tcPr>
          <w:p w14:paraId="126B1639" w14:textId="77777777" w:rsidR="001A41FC" w:rsidRPr="001A41FC" w:rsidRDefault="001A41FC" w:rsidP="001A41FC">
            <w:pPr>
              <w:tabs>
                <w:tab w:val="left" w:pos="-720"/>
              </w:tabs>
              <w:suppressAutoHyphens/>
              <w:ind w:left="-120" w:right="-120"/>
              <w:jc w:val="center"/>
              <w:rPr>
                <w:spacing w:val="-3"/>
                <w:sz w:val="16"/>
                <w:szCs w:val="16"/>
              </w:rPr>
            </w:pPr>
            <w:r w:rsidRPr="001A41FC">
              <w:rPr>
                <w:spacing w:val="-3"/>
                <w:sz w:val="16"/>
                <w:szCs w:val="16"/>
              </w:rPr>
              <w:t>1,384.08</w:t>
            </w:r>
          </w:p>
        </w:tc>
        <w:tc>
          <w:tcPr>
            <w:tcW w:w="954" w:type="dxa"/>
            <w:tcBorders>
              <w:bottom w:val="single" w:sz="6" w:space="0" w:color="000000"/>
            </w:tcBorders>
          </w:tcPr>
          <w:p w14:paraId="314031FE" w14:textId="77777777" w:rsidR="001A41FC" w:rsidRPr="001A41FC" w:rsidRDefault="001A41FC" w:rsidP="001A41FC">
            <w:pPr>
              <w:tabs>
                <w:tab w:val="left" w:pos="-720"/>
              </w:tabs>
              <w:suppressAutoHyphens/>
              <w:jc w:val="center"/>
              <w:rPr>
                <w:spacing w:val="-3"/>
                <w:sz w:val="16"/>
                <w:szCs w:val="16"/>
              </w:rPr>
            </w:pPr>
            <w:r w:rsidRPr="001A41FC">
              <w:rPr>
                <w:spacing w:val="-3"/>
                <w:sz w:val="16"/>
                <w:szCs w:val="16"/>
              </w:rPr>
              <w:t>0.18</w:t>
            </w:r>
          </w:p>
        </w:tc>
      </w:tr>
      <w:tr w:rsidR="001A41FC" w:rsidRPr="001A41FC" w14:paraId="74F3C0B8" w14:textId="77777777" w:rsidTr="000D3CDC">
        <w:trPr>
          <w:cantSplit/>
          <w:jc w:val="center"/>
        </w:trPr>
        <w:tc>
          <w:tcPr>
            <w:tcW w:w="1728" w:type="dxa"/>
            <w:tcBorders>
              <w:top w:val="single" w:sz="6" w:space="0" w:color="000000"/>
              <w:bottom w:val="single" w:sz="6" w:space="0" w:color="000000"/>
              <w:right w:val="single" w:sz="6" w:space="0" w:color="000000"/>
            </w:tcBorders>
          </w:tcPr>
          <w:p w14:paraId="2A5B3FA6" w14:textId="77777777" w:rsidR="001A41FC" w:rsidRPr="001A41FC" w:rsidRDefault="001A41FC" w:rsidP="001A41FC">
            <w:pPr>
              <w:tabs>
                <w:tab w:val="center" w:pos="1216"/>
              </w:tabs>
              <w:suppressAutoHyphens/>
              <w:rPr>
                <w:spacing w:val="-3"/>
                <w:sz w:val="16"/>
                <w:szCs w:val="16"/>
              </w:rPr>
            </w:pPr>
            <w:r w:rsidRPr="001A41FC">
              <w:rPr>
                <w:spacing w:val="-3"/>
                <w:sz w:val="16"/>
                <w:szCs w:val="16"/>
              </w:rPr>
              <w:t>Tomatoes</w:t>
            </w:r>
          </w:p>
        </w:tc>
        <w:tc>
          <w:tcPr>
            <w:tcW w:w="900" w:type="dxa"/>
            <w:tcBorders>
              <w:top w:val="single" w:sz="6" w:space="0" w:color="000000"/>
              <w:left w:val="single" w:sz="6" w:space="0" w:color="000000"/>
              <w:bottom w:val="single" w:sz="6" w:space="0" w:color="000000"/>
              <w:right w:val="single" w:sz="6" w:space="0" w:color="000000"/>
            </w:tcBorders>
          </w:tcPr>
          <w:p w14:paraId="09A584F2" w14:textId="77777777" w:rsidR="001A41FC" w:rsidRPr="001A41FC" w:rsidRDefault="001A41FC" w:rsidP="001A41FC">
            <w:pPr>
              <w:tabs>
                <w:tab w:val="center" w:pos="753"/>
              </w:tabs>
              <w:suppressAutoHyphens/>
              <w:jc w:val="center"/>
              <w:rPr>
                <w:spacing w:val="-3"/>
                <w:sz w:val="16"/>
                <w:szCs w:val="16"/>
              </w:rPr>
            </w:pPr>
            <w:r w:rsidRPr="001A41FC">
              <w:rPr>
                <w:spacing w:val="-3"/>
                <w:sz w:val="16"/>
                <w:szCs w:val="16"/>
              </w:rPr>
              <w:t>266</w:t>
            </w:r>
          </w:p>
        </w:tc>
        <w:tc>
          <w:tcPr>
            <w:tcW w:w="630" w:type="dxa"/>
            <w:tcBorders>
              <w:top w:val="single" w:sz="6" w:space="0" w:color="000000"/>
              <w:left w:val="single" w:sz="6" w:space="0" w:color="000000"/>
              <w:bottom w:val="single" w:sz="6" w:space="0" w:color="000000"/>
              <w:right w:val="single" w:sz="6" w:space="0" w:color="000000"/>
            </w:tcBorders>
          </w:tcPr>
          <w:p w14:paraId="2DE9EFE3" w14:textId="77777777" w:rsidR="001A41FC" w:rsidRPr="001A41FC" w:rsidRDefault="001A41FC" w:rsidP="001A41FC">
            <w:pPr>
              <w:tabs>
                <w:tab w:val="center" w:pos="573"/>
              </w:tabs>
              <w:suppressAutoHyphens/>
              <w:jc w:val="center"/>
              <w:rPr>
                <w:spacing w:val="-3"/>
                <w:sz w:val="16"/>
                <w:szCs w:val="16"/>
              </w:rPr>
            </w:pPr>
            <w:r w:rsidRPr="001A41FC">
              <w:rPr>
                <w:spacing w:val="-3"/>
                <w:sz w:val="16"/>
                <w:szCs w:val="16"/>
              </w:rPr>
              <w:t>0.00</w:t>
            </w:r>
          </w:p>
        </w:tc>
        <w:tc>
          <w:tcPr>
            <w:tcW w:w="900" w:type="dxa"/>
            <w:tcBorders>
              <w:top w:val="single" w:sz="6" w:space="0" w:color="000000"/>
              <w:left w:val="single" w:sz="6" w:space="0" w:color="000000"/>
              <w:bottom w:val="single" w:sz="6" w:space="0" w:color="000000"/>
              <w:right w:val="single" w:sz="6" w:space="0" w:color="000000"/>
            </w:tcBorders>
          </w:tcPr>
          <w:p w14:paraId="02A4A53F" w14:textId="77777777" w:rsidR="001A41FC" w:rsidRPr="001A41FC" w:rsidRDefault="001A41FC" w:rsidP="001A41FC">
            <w:pPr>
              <w:tabs>
                <w:tab w:val="left" w:pos="-720"/>
              </w:tabs>
              <w:suppressAutoHyphens/>
              <w:jc w:val="center"/>
              <w:rPr>
                <w:spacing w:val="-3"/>
                <w:sz w:val="16"/>
                <w:szCs w:val="16"/>
              </w:rPr>
            </w:pPr>
            <w:r w:rsidRPr="001A41FC">
              <w:rPr>
                <w:spacing w:val="-3"/>
                <w:sz w:val="16"/>
                <w:szCs w:val="16"/>
              </w:rPr>
              <w:t>39,362.59</w:t>
            </w:r>
          </w:p>
        </w:tc>
        <w:tc>
          <w:tcPr>
            <w:tcW w:w="954" w:type="dxa"/>
            <w:tcBorders>
              <w:top w:val="single" w:sz="6" w:space="0" w:color="000000"/>
              <w:left w:val="single" w:sz="6" w:space="0" w:color="000000"/>
              <w:bottom w:val="single" w:sz="6" w:space="0" w:color="000000"/>
            </w:tcBorders>
          </w:tcPr>
          <w:p w14:paraId="016403D5" w14:textId="77777777" w:rsidR="001A41FC" w:rsidRPr="001A41FC" w:rsidRDefault="001A41FC" w:rsidP="001A41FC">
            <w:pPr>
              <w:tabs>
                <w:tab w:val="left" w:pos="-720"/>
              </w:tabs>
              <w:suppressAutoHyphens/>
              <w:jc w:val="center"/>
              <w:rPr>
                <w:spacing w:val="-3"/>
                <w:sz w:val="16"/>
                <w:szCs w:val="16"/>
              </w:rPr>
            </w:pPr>
            <w:r w:rsidRPr="001A41FC">
              <w:rPr>
                <w:spacing w:val="-3"/>
                <w:sz w:val="16"/>
                <w:szCs w:val="16"/>
              </w:rPr>
              <w:t>1.70</w:t>
            </w:r>
          </w:p>
        </w:tc>
      </w:tr>
      <w:tr w:rsidR="001A41FC" w:rsidRPr="001A41FC" w14:paraId="4E4760A8" w14:textId="77777777" w:rsidTr="000D3CDC">
        <w:trPr>
          <w:cantSplit/>
          <w:jc w:val="center"/>
        </w:trPr>
        <w:tc>
          <w:tcPr>
            <w:tcW w:w="1728" w:type="dxa"/>
            <w:tcBorders>
              <w:top w:val="single" w:sz="6" w:space="0" w:color="000000"/>
              <w:bottom w:val="single" w:sz="6" w:space="0" w:color="000000"/>
              <w:right w:val="single" w:sz="6" w:space="0" w:color="000000"/>
            </w:tcBorders>
          </w:tcPr>
          <w:p w14:paraId="4635487A" w14:textId="77777777" w:rsidR="001A41FC" w:rsidRPr="001A41FC" w:rsidRDefault="001A41FC" w:rsidP="001A41FC">
            <w:pPr>
              <w:tabs>
                <w:tab w:val="center" w:pos="1216"/>
              </w:tabs>
              <w:suppressAutoHyphens/>
              <w:rPr>
                <w:spacing w:val="-3"/>
                <w:sz w:val="16"/>
                <w:szCs w:val="16"/>
              </w:rPr>
            </w:pPr>
            <w:r w:rsidRPr="001A41FC">
              <w:rPr>
                <w:spacing w:val="-3"/>
                <w:sz w:val="16"/>
                <w:szCs w:val="16"/>
              </w:rPr>
              <w:t>Strawberries</w:t>
            </w:r>
          </w:p>
        </w:tc>
        <w:tc>
          <w:tcPr>
            <w:tcW w:w="900" w:type="dxa"/>
            <w:tcBorders>
              <w:top w:val="single" w:sz="6" w:space="0" w:color="000000"/>
              <w:left w:val="single" w:sz="6" w:space="0" w:color="000000"/>
              <w:bottom w:val="single" w:sz="6" w:space="0" w:color="000000"/>
              <w:right w:val="single" w:sz="6" w:space="0" w:color="000000"/>
            </w:tcBorders>
          </w:tcPr>
          <w:p w14:paraId="052A3DE0" w14:textId="77777777" w:rsidR="001A41FC" w:rsidRPr="001A41FC" w:rsidRDefault="001A41FC" w:rsidP="001A41FC">
            <w:pPr>
              <w:tabs>
                <w:tab w:val="center" w:pos="753"/>
              </w:tabs>
              <w:suppressAutoHyphens/>
              <w:jc w:val="center"/>
              <w:rPr>
                <w:spacing w:val="-3"/>
                <w:sz w:val="16"/>
                <w:szCs w:val="16"/>
              </w:rPr>
            </w:pPr>
            <w:r w:rsidRPr="001A41FC">
              <w:rPr>
                <w:spacing w:val="-3"/>
                <w:sz w:val="16"/>
                <w:szCs w:val="16"/>
              </w:rPr>
              <w:t>325</w:t>
            </w:r>
          </w:p>
        </w:tc>
        <w:tc>
          <w:tcPr>
            <w:tcW w:w="630" w:type="dxa"/>
            <w:tcBorders>
              <w:top w:val="single" w:sz="6" w:space="0" w:color="000000"/>
              <w:left w:val="single" w:sz="6" w:space="0" w:color="000000"/>
              <w:bottom w:val="single" w:sz="6" w:space="0" w:color="000000"/>
              <w:right w:val="single" w:sz="6" w:space="0" w:color="000000"/>
            </w:tcBorders>
          </w:tcPr>
          <w:p w14:paraId="40946DC7" w14:textId="77777777" w:rsidR="001A41FC" w:rsidRPr="001A41FC" w:rsidRDefault="001A41FC" w:rsidP="001A41FC">
            <w:pPr>
              <w:tabs>
                <w:tab w:val="center" w:pos="573"/>
              </w:tabs>
              <w:suppressAutoHyphens/>
              <w:jc w:val="center"/>
              <w:rPr>
                <w:spacing w:val="-3"/>
                <w:sz w:val="16"/>
                <w:szCs w:val="16"/>
              </w:rPr>
            </w:pPr>
            <w:r w:rsidRPr="001A41FC">
              <w:rPr>
                <w:spacing w:val="-3"/>
                <w:sz w:val="16"/>
                <w:szCs w:val="16"/>
              </w:rPr>
              <w:t>0.01</w:t>
            </w:r>
          </w:p>
        </w:tc>
        <w:tc>
          <w:tcPr>
            <w:tcW w:w="900" w:type="dxa"/>
            <w:tcBorders>
              <w:top w:val="single" w:sz="6" w:space="0" w:color="000000"/>
              <w:left w:val="single" w:sz="6" w:space="0" w:color="000000"/>
              <w:bottom w:val="single" w:sz="6" w:space="0" w:color="000000"/>
              <w:right w:val="single" w:sz="6" w:space="0" w:color="000000"/>
            </w:tcBorders>
          </w:tcPr>
          <w:p w14:paraId="19443600" w14:textId="77777777" w:rsidR="001A41FC" w:rsidRPr="001A41FC" w:rsidRDefault="001A41FC" w:rsidP="001A41FC">
            <w:pPr>
              <w:tabs>
                <w:tab w:val="left" w:pos="-720"/>
              </w:tabs>
              <w:suppressAutoHyphens/>
              <w:jc w:val="center"/>
              <w:rPr>
                <w:spacing w:val="-3"/>
                <w:sz w:val="16"/>
                <w:szCs w:val="16"/>
              </w:rPr>
            </w:pPr>
            <w:r w:rsidRPr="001A41FC">
              <w:rPr>
                <w:spacing w:val="-3"/>
                <w:sz w:val="16"/>
                <w:szCs w:val="16"/>
              </w:rPr>
              <w:t>19,110.00</w:t>
            </w:r>
          </w:p>
        </w:tc>
        <w:tc>
          <w:tcPr>
            <w:tcW w:w="954" w:type="dxa"/>
            <w:tcBorders>
              <w:top w:val="single" w:sz="6" w:space="0" w:color="000000"/>
              <w:left w:val="single" w:sz="6" w:space="0" w:color="000000"/>
              <w:bottom w:val="single" w:sz="6" w:space="0" w:color="000000"/>
            </w:tcBorders>
          </w:tcPr>
          <w:p w14:paraId="68D85525" w14:textId="77777777" w:rsidR="001A41FC" w:rsidRPr="001A41FC" w:rsidRDefault="001A41FC" w:rsidP="001A41FC">
            <w:pPr>
              <w:tabs>
                <w:tab w:val="left" w:pos="-720"/>
              </w:tabs>
              <w:suppressAutoHyphens/>
              <w:jc w:val="center"/>
              <w:rPr>
                <w:spacing w:val="-3"/>
                <w:sz w:val="16"/>
                <w:szCs w:val="16"/>
              </w:rPr>
            </w:pPr>
            <w:r w:rsidRPr="001A41FC">
              <w:rPr>
                <w:spacing w:val="-3"/>
                <w:sz w:val="16"/>
                <w:szCs w:val="16"/>
              </w:rPr>
              <w:t>1.00</w:t>
            </w:r>
          </w:p>
        </w:tc>
      </w:tr>
      <w:tr w:rsidR="001A41FC" w:rsidRPr="001A41FC" w14:paraId="59D39BCB" w14:textId="77777777" w:rsidTr="000D3CDC">
        <w:trPr>
          <w:cantSplit/>
          <w:jc w:val="center"/>
        </w:trPr>
        <w:tc>
          <w:tcPr>
            <w:tcW w:w="1728" w:type="dxa"/>
            <w:tcBorders>
              <w:top w:val="single" w:sz="6" w:space="0" w:color="000000"/>
              <w:bottom w:val="single" w:sz="6" w:space="0" w:color="000000"/>
              <w:right w:val="single" w:sz="6" w:space="0" w:color="000000"/>
            </w:tcBorders>
          </w:tcPr>
          <w:p w14:paraId="2353DC4F" w14:textId="77777777" w:rsidR="001A41FC" w:rsidRPr="001A41FC" w:rsidRDefault="001A41FC" w:rsidP="001A41FC">
            <w:pPr>
              <w:tabs>
                <w:tab w:val="center" w:pos="1216"/>
              </w:tabs>
              <w:suppressAutoHyphens/>
              <w:rPr>
                <w:spacing w:val="-3"/>
                <w:sz w:val="16"/>
                <w:szCs w:val="16"/>
              </w:rPr>
            </w:pPr>
            <w:r w:rsidRPr="001A41FC">
              <w:rPr>
                <w:spacing w:val="-3"/>
                <w:sz w:val="16"/>
                <w:szCs w:val="16"/>
              </w:rPr>
              <w:t>Wheat</w:t>
            </w:r>
          </w:p>
        </w:tc>
        <w:tc>
          <w:tcPr>
            <w:tcW w:w="900" w:type="dxa"/>
            <w:tcBorders>
              <w:top w:val="single" w:sz="6" w:space="0" w:color="000000"/>
              <w:left w:val="single" w:sz="6" w:space="0" w:color="000000"/>
              <w:bottom w:val="single" w:sz="6" w:space="0" w:color="000000"/>
              <w:right w:val="single" w:sz="6" w:space="0" w:color="000000"/>
            </w:tcBorders>
          </w:tcPr>
          <w:p w14:paraId="63377CEB" w14:textId="77777777" w:rsidR="001A41FC" w:rsidRPr="001A41FC" w:rsidRDefault="001A41FC" w:rsidP="001A41FC">
            <w:pPr>
              <w:tabs>
                <w:tab w:val="center" w:pos="753"/>
              </w:tabs>
              <w:suppressAutoHyphens/>
              <w:jc w:val="center"/>
              <w:rPr>
                <w:spacing w:val="-3"/>
                <w:sz w:val="16"/>
                <w:szCs w:val="16"/>
              </w:rPr>
            </w:pPr>
            <w:r w:rsidRPr="001A41FC">
              <w:rPr>
                <w:spacing w:val="-3"/>
                <w:sz w:val="16"/>
                <w:szCs w:val="16"/>
              </w:rPr>
              <w:t>33,750</w:t>
            </w:r>
          </w:p>
        </w:tc>
        <w:tc>
          <w:tcPr>
            <w:tcW w:w="630" w:type="dxa"/>
            <w:tcBorders>
              <w:top w:val="single" w:sz="6" w:space="0" w:color="000000"/>
              <w:left w:val="single" w:sz="6" w:space="0" w:color="000000"/>
              <w:bottom w:val="single" w:sz="6" w:space="0" w:color="000000"/>
              <w:right w:val="single" w:sz="6" w:space="0" w:color="000000"/>
            </w:tcBorders>
          </w:tcPr>
          <w:p w14:paraId="62C02261" w14:textId="77777777" w:rsidR="001A41FC" w:rsidRPr="001A41FC" w:rsidRDefault="001A41FC" w:rsidP="001A41FC">
            <w:pPr>
              <w:tabs>
                <w:tab w:val="center" w:pos="573"/>
              </w:tabs>
              <w:suppressAutoHyphens/>
              <w:jc w:val="center"/>
              <w:rPr>
                <w:spacing w:val="-3"/>
                <w:sz w:val="16"/>
                <w:szCs w:val="16"/>
              </w:rPr>
            </w:pPr>
            <w:r w:rsidRPr="001A41FC">
              <w:rPr>
                <w:spacing w:val="-3"/>
                <w:sz w:val="16"/>
                <w:szCs w:val="16"/>
              </w:rPr>
              <w:t>0.55</w:t>
            </w:r>
          </w:p>
        </w:tc>
        <w:tc>
          <w:tcPr>
            <w:tcW w:w="900" w:type="dxa"/>
            <w:tcBorders>
              <w:top w:val="single" w:sz="6" w:space="0" w:color="000000"/>
              <w:left w:val="single" w:sz="6" w:space="0" w:color="000000"/>
              <w:bottom w:val="single" w:sz="6" w:space="0" w:color="000000"/>
              <w:right w:val="single" w:sz="6" w:space="0" w:color="000000"/>
            </w:tcBorders>
          </w:tcPr>
          <w:p w14:paraId="7FF3C95D" w14:textId="77777777" w:rsidR="001A41FC" w:rsidRPr="001A41FC" w:rsidRDefault="001A41FC" w:rsidP="001A41FC">
            <w:pPr>
              <w:tabs>
                <w:tab w:val="left" w:pos="-720"/>
              </w:tabs>
              <w:suppressAutoHyphens/>
              <w:jc w:val="center"/>
              <w:rPr>
                <w:spacing w:val="-3"/>
                <w:sz w:val="16"/>
                <w:szCs w:val="16"/>
              </w:rPr>
            </w:pPr>
            <w:r w:rsidRPr="001A41FC">
              <w:rPr>
                <w:spacing w:val="-3"/>
                <w:sz w:val="16"/>
                <w:szCs w:val="16"/>
              </w:rPr>
              <w:t>(60.03)</w:t>
            </w:r>
          </w:p>
        </w:tc>
        <w:tc>
          <w:tcPr>
            <w:tcW w:w="954" w:type="dxa"/>
            <w:tcBorders>
              <w:top w:val="single" w:sz="6" w:space="0" w:color="000000"/>
              <w:left w:val="single" w:sz="6" w:space="0" w:color="000000"/>
              <w:bottom w:val="single" w:sz="6" w:space="0" w:color="000000"/>
            </w:tcBorders>
          </w:tcPr>
          <w:p w14:paraId="4680E4BA" w14:textId="77777777" w:rsidR="001A41FC" w:rsidRPr="001A41FC" w:rsidRDefault="001A41FC" w:rsidP="001A41FC">
            <w:pPr>
              <w:tabs>
                <w:tab w:val="left" w:pos="-720"/>
              </w:tabs>
              <w:suppressAutoHyphens/>
              <w:jc w:val="center"/>
              <w:rPr>
                <w:spacing w:val="-3"/>
                <w:sz w:val="16"/>
                <w:szCs w:val="16"/>
              </w:rPr>
            </w:pPr>
            <w:r w:rsidRPr="001A41FC">
              <w:rPr>
                <w:spacing w:val="-3"/>
                <w:sz w:val="16"/>
                <w:szCs w:val="16"/>
              </w:rPr>
              <w:t>-0-</w:t>
            </w:r>
          </w:p>
        </w:tc>
      </w:tr>
      <w:tr w:rsidR="001A41FC" w:rsidRPr="001A41FC" w14:paraId="477E4528" w14:textId="77777777" w:rsidTr="000D3CDC">
        <w:trPr>
          <w:cantSplit/>
          <w:jc w:val="center"/>
        </w:trPr>
        <w:tc>
          <w:tcPr>
            <w:tcW w:w="1728" w:type="dxa"/>
            <w:tcBorders>
              <w:top w:val="single" w:sz="6" w:space="0" w:color="000000"/>
              <w:bottom w:val="double" w:sz="6" w:space="0" w:color="000000"/>
              <w:right w:val="single" w:sz="6" w:space="0" w:color="000000"/>
            </w:tcBorders>
          </w:tcPr>
          <w:p w14:paraId="260CADFD" w14:textId="77777777" w:rsidR="001A41FC" w:rsidRPr="001A41FC" w:rsidRDefault="001A41FC" w:rsidP="001A41FC">
            <w:pPr>
              <w:tabs>
                <w:tab w:val="left" w:pos="93"/>
                <w:tab w:val="left" w:pos="188"/>
                <w:tab w:val="center" w:pos="1216"/>
              </w:tabs>
              <w:suppressAutoHyphens/>
              <w:rPr>
                <w:spacing w:val="-3"/>
                <w:sz w:val="16"/>
                <w:szCs w:val="16"/>
              </w:rPr>
            </w:pPr>
            <w:r w:rsidRPr="001A41FC">
              <w:rPr>
                <w:bCs/>
                <w:spacing w:val="-3"/>
                <w:sz w:val="16"/>
                <w:szCs w:val="16"/>
              </w:rPr>
              <w:t>Totals</w:t>
            </w:r>
          </w:p>
        </w:tc>
        <w:tc>
          <w:tcPr>
            <w:tcW w:w="900" w:type="dxa"/>
            <w:tcBorders>
              <w:top w:val="single" w:sz="6" w:space="0" w:color="000000"/>
              <w:left w:val="single" w:sz="6" w:space="0" w:color="000000"/>
              <w:bottom w:val="double" w:sz="6" w:space="0" w:color="000000"/>
              <w:right w:val="single" w:sz="6" w:space="0" w:color="000000"/>
            </w:tcBorders>
          </w:tcPr>
          <w:p w14:paraId="4F7B8452" w14:textId="77777777" w:rsidR="001A41FC" w:rsidRPr="001A41FC" w:rsidRDefault="001A41FC" w:rsidP="001A41FC">
            <w:pPr>
              <w:tabs>
                <w:tab w:val="center" w:pos="753"/>
              </w:tabs>
              <w:suppressAutoHyphens/>
              <w:jc w:val="center"/>
              <w:rPr>
                <w:spacing w:val="-3"/>
                <w:sz w:val="16"/>
                <w:szCs w:val="16"/>
              </w:rPr>
            </w:pPr>
            <w:r w:rsidRPr="001A41FC">
              <w:rPr>
                <w:spacing w:val="-3"/>
                <w:sz w:val="16"/>
                <w:szCs w:val="16"/>
              </w:rPr>
              <w:t>6,172,925</w:t>
            </w:r>
          </w:p>
        </w:tc>
        <w:tc>
          <w:tcPr>
            <w:tcW w:w="630" w:type="dxa"/>
            <w:tcBorders>
              <w:top w:val="single" w:sz="6" w:space="0" w:color="000000"/>
              <w:left w:val="single" w:sz="6" w:space="0" w:color="000000"/>
              <w:bottom w:val="double" w:sz="6" w:space="0" w:color="000000"/>
              <w:right w:val="single" w:sz="6" w:space="0" w:color="000000"/>
            </w:tcBorders>
          </w:tcPr>
          <w:p w14:paraId="50902D95" w14:textId="77777777" w:rsidR="001A41FC" w:rsidRPr="001A41FC" w:rsidRDefault="001A41FC" w:rsidP="001A41FC">
            <w:pPr>
              <w:tabs>
                <w:tab w:val="left" w:pos="-720"/>
              </w:tabs>
              <w:suppressAutoHyphens/>
              <w:ind w:left="-120" w:right="-120"/>
              <w:jc w:val="center"/>
              <w:rPr>
                <w:spacing w:val="-3"/>
                <w:sz w:val="16"/>
                <w:szCs w:val="16"/>
              </w:rPr>
            </w:pPr>
            <w:r w:rsidRPr="001A41FC">
              <w:rPr>
                <w:bCs/>
                <w:spacing w:val="-3"/>
                <w:sz w:val="16"/>
                <w:szCs w:val="16"/>
              </w:rPr>
              <w:t>100.000</w:t>
            </w:r>
          </w:p>
        </w:tc>
        <w:tc>
          <w:tcPr>
            <w:tcW w:w="900" w:type="dxa"/>
            <w:tcBorders>
              <w:top w:val="single" w:sz="6" w:space="0" w:color="000000"/>
              <w:left w:val="single" w:sz="6" w:space="0" w:color="000000"/>
              <w:bottom w:val="double" w:sz="6" w:space="0" w:color="000000"/>
              <w:right w:val="single" w:sz="6" w:space="0" w:color="000000"/>
            </w:tcBorders>
          </w:tcPr>
          <w:p w14:paraId="46318745" w14:textId="77777777" w:rsidR="001A41FC" w:rsidRPr="001A41FC" w:rsidRDefault="001A41FC" w:rsidP="001A41FC">
            <w:pPr>
              <w:tabs>
                <w:tab w:val="center" w:pos="717"/>
              </w:tabs>
              <w:suppressAutoHyphens/>
              <w:jc w:val="center"/>
              <w:rPr>
                <w:spacing w:val="-3"/>
                <w:sz w:val="16"/>
                <w:szCs w:val="16"/>
              </w:rPr>
            </w:pPr>
            <w:r w:rsidRPr="001A41FC">
              <w:rPr>
                <w:bCs/>
                <w:spacing w:val="-3"/>
                <w:sz w:val="16"/>
                <w:szCs w:val="16"/>
              </w:rPr>
              <w:t>-----</w:t>
            </w:r>
          </w:p>
        </w:tc>
        <w:tc>
          <w:tcPr>
            <w:tcW w:w="954" w:type="dxa"/>
            <w:tcBorders>
              <w:top w:val="single" w:sz="6" w:space="0" w:color="000000"/>
              <w:left w:val="single" w:sz="6" w:space="0" w:color="000000"/>
              <w:bottom w:val="double" w:sz="6" w:space="0" w:color="000000"/>
            </w:tcBorders>
          </w:tcPr>
          <w:p w14:paraId="751F293F" w14:textId="77777777" w:rsidR="001A41FC" w:rsidRPr="001A41FC" w:rsidRDefault="001A41FC" w:rsidP="001A41FC">
            <w:pPr>
              <w:tabs>
                <w:tab w:val="left" w:pos="-720"/>
              </w:tabs>
              <w:suppressAutoHyphens/>
              <w:jc w:val="center"/>
              <w:rPr>
                <w:spacing w:val="-3"/>
                <w:sz w:val="16"/>
                <w:szCs w:val="16"/>
              </w:rPr>
            </w:pPr>
            <w:r w:rsidRPr="001A41FC">
              <w:rPr>
                <w:spacing w:val="-3"/>
                <w:sz w:val="16"/>
                <w:szCs w:val="16"/>
              </w:rPr>
              <w:t>72.66</w:t>
            </w:r>
          </w:p>
        </w:tc>
      </w:tr>
    </w:tbl>
    <w:p w14:paraId="522FDF54" w14:textId="77777777" w:rsidR="004C2AA9" w:rsidRDefault="001A41FC" w:rsidP="00562276">
      <w:pPr>
        <w:pStyle w:val="RegDoubleIndent"/>
        <w:spacing w:after="120"/>
        <w:rPr>
          <w:sz w:val="16"/>
          <w:szCs w:val="16"/>
        </w:rPr>
      </w:pPr>
      <w:r w:rsidRPr="00E202E6">
        <w:rPr>
          <w:sz w:val="16"/>
          <w:szCs w:val="16"/>
        </w:rPr>
        <w:t>Weighted Average Net Income: Sum (Percent x Net Income) = 72.66</w:t>
      </w:r>
    </w:p>
    <w:p w14:paraId="11978484" w14:textId="77777777" w:rsidR="001A41FC" w:rsidRPr="001A41FC" w:rsidRDefault="001A41FC" w:rsidP="001A41FC">
      <w:pPr>
        <w:pStyle w:val="RegDoubleIndent"/>
        <w:spacing w:after="120"/>
        <w:rPr>
          <w:sz w:val="16"/>
          <w:szCs w:val="16"/>
        </w:rPr>
      </w:pPr>
      <w:r w:rsidRPr="001A41FC">
        <w:rPr>
          <w:sz w:val="16"/>
          <w:szCs w:val="16"/>
        </w:rPr>
        <w:t>¹ Acres used to weight net income projections are harvested acres for agricultural and horticultural crops, as well as, crawfish. Acres for beef and dairy production are acres in beef cattle and dairy operations, respectively.</w:t>
      </w:r>
    </w:p>
    <w:p w14:paraId="7CC37E1D" w14:textId="77777777" w:rsidR="001A41FC" w:rsidRPr="001A41FC" w:rsidRDefault="001A41FC" w:rsidP="001A41FC">
      <w:pPr>
        <w:pStyle w:val="RegDoubleIndent"/>
        <w:spacing w:after="120"/>
        <w:rPr>
          <w:sz w:val="16"/>
          <w:szCs w:val="16"/>
        </w:rPr>
      </w:pPr>
      <w:r w:rsidRPr="001A41FC">
        <w:rPr>
          <w:sz w:val="16"/>
          <w:szCs w:val="16"/>
        </w:rPr>
        <w:t>² Acreage for beef and dairy were obtained from the 2017 Census of Agriculture, Volume 1, Louisiana State and Parish Data, Table 48.</w:t>
      </w:r>
    </w:p>
    <w:p w14:paraId="72CA0748" w14:textId="77777777" w:rsidR="001A41FC" w:rsidRPr="001A41FC" w:rsidRDefault="001A41FC" w:rsidP="001A41FC">
      <w:pPr>
        <w:pStyle w:val="RegDoubleIndent"/>
        <w:spacing w:after="120"/>
        <w:rPr>
          <w:sz w:val="16"/>
          <w:szCs w:val="16"/>
        </w:rPr>
      </w:pPr>
      <w:r w:rsidRPr="001A41FC">
        <w:rPr>
          <w:sz w:val="16"/>
          <w:szCs w:val="16"/>
        </w:rPr>
        <w:t>³ Conservation Reserve Program acreage and payments for 2015 - 2018 were taken from the USDA – FSA Conservation Reserve Program Statistics.</w:t>
      </w:r>
    </w:p>
    <w:p w14:paraId="4B8652F6" w14:textId="77777777" w:rsidR="001A41FC" w:rsidRPr="001A41FC" w:rsidRDefault="001A41FC" w:rsidP="001A41FC">
      <w:pPr>
        <w:pStyle w:val="RegDoubleIndent"/>
        <w:spacing w:after="120"/>
        <w:rPr>
          <w:sz w:val="16"/>
          <w:szCs w:val="16"/>
        </w:rPr>
      </w:pPr>
      <w:r w:rsidRPr="001A41FC">
        <w:rPr>
          <w:sz w:val="16"/>
          <w:szCs w:val="16"/>
        </w:rPr>
        <w:t>⁴ Assumes farm-raised crawfish are produced in a mono-crop system (35%) or in a rice-crawfish double-crop field rotation system with rice. Net income is weighted by the percent of crawfish acres produced in each system. Revenues and production costs are included for the crawfish portion only.</w:t>
      </w:r>
    </w:p>
    <w:p w14:paraId="7B29804E" w14:textId="77777777" w:rsidR="001A41FC" w:rsidRPr="001A41FC" w:rsidRDefault="001A41FC" w:rsidP="001A41FC">
      <w:pPr>
        <w:pStyle w:val="RegDoubleIndent"/>
        <w:spacing w:after="120"/>
        <w:rPr>
          <w:sz w:val="16"/>
          <w:szCs w:val="16"/>
        </w:rPr>
      </w:pPr>
      <w:r w:rsidRPr="001A41FC">
        <w:rPr>
          <w:sz w:val="16"/>
          <w:szCs w:val="16"/>
        </w:rPr>
        <w:t>⁵ Acreage for idle cropland was obtained from the 2017 Census of Agriculture, Volume 1, Louisiana State and Parish Data, Table 8. Includes acreage for cropland idle or used for cover crops or soil-improvement, but not harvested and not pastured or grazed.</w:t>
      </w:r>
    </w:p>
    <w:p w14:paraId="022C217B" w14:textId="77777777" w:rsidR="001A41FC" w:rsidRPr="001A41FC" w:rsidRDefault="001A41FC" w:rsidP="001A41FC">
      <w:pPr>
        <w:pStyle w:val="RegDoubleIndent"/>
        <w:spacing w:after="120"/>
        <w:rPr>
          <w:sz w:val="16"/>
          <w:szCs w:val="16"/>
        </w:rPr>
      </w:pPr>
      <w:r w:rsidRPr="001A41FC">
        <w:rPr>
          <w:sz w:val="16"/>
          <w:szCs w:val="16"/>
        </w:rPr>
        <w:t>⁶ Acreage for sugarcane includes fallow/planted acreage. Net income estimated over total farm acres.</w:t>
      </w:r>
    </w:p>
    <w:p w14:paraId="720D29F2" w14:textId="77777777" w:rsidR="001A41FC" w:rsidRDefault="001A41FC" w:rsidP="001A41FC">
      <w:pPr>
        <w:pStyle w:val="RegDoubleIndent"/>
        <w:spacing w:after="120"/>
        <w:rPr>
          <w:sz w:val="16"/>
          <w:szCs w:val="16"/>
        </w:rPr>
      </w:pPr>
      <w:r w:rsidRPr="001A41FC">
        <w:rPr>
          <w:sz w:val="16"/>
          <w:szCs w:val="16"/>
        </w:rPr>
        <w:t>⁷ By state statute, negative net income for a given commodity is set equal to zero.</w:t>
      </w:r>
    </w:p>
    <w:p w14:paraId="7E0F26F1" w14:textId="77777777" w:rsidR="004C2AA9" w:rsidRDefault="004C2AA9" w:rsidP="007A18C8">
      <w:pPr>
        <w:pStyle w:val="A"/>
        <w:keepNext/>
      </w:pPr>
      <w:r w:rsidRPr="001A41FC">
        <w:t>B.</w:t>
      </w:r>
      <w:r w:rsidRPr="001A41FC">
        <w:tab/>
        <w:t>Suggested</w:t>
      </w:r>
      <w:r>
        <w:t xml:space="preserve"> Capitalization Rate for Agricultural and Horticultural Lands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00" w:firstRow="0" w:lastRow="0" w:firstColumn="0" w:lastColumn="0" w:noHBand="0" w:noVBand="0"/>
      </w:tblPr>
      <w:tblGrid>
        <w:gridCol w:w="3653"/>
        <w:gridCol w:w="1197"/>
      </w:tblGrid>
      <w:tr w:rsidR="001A41FC" w:rsidRPr="001A41FC" w14:paraId="49F454D7" w14:textId="77777777" w:rsidTr="000D3CDC">
        <w:trPr>
          <w:cantSplit/>
          <w:tblHeader/>
          <w:jc w:val="center"/>
        </w:trPr>
        <w:tc>
          <w:tcPr>
            <w:tcW w:w="4866" w:type="dxa"/>
            <w:gridSpan w:val="2"/>
            <w:tcBorders>
              <w:top w:val="double" w:sz="6" w:space="0" w:color="000000"/>
              <w:bottom w:val="single" w:sz="6" w:space="0" w:color="000000"/>
            </w:tcBorders>
            <w:shd w:val="clear" w:color="auto" w:fill="BFBFBF"/>
          </w:tcPr>
          <w:p w14:paraId="2655F067" w14:textId="77777777" w:rsidR="001A41FC" w:rsidRPr="001A41FC" w:rsidRDefault="001A41FC" w:rsidP="007A18C8">
            <w:pPr>
              <w:keepNext/>
              <w:tabs>
                <w:tab w:val="left" w:pos="144"/>
                <w:tab w:val="left" w:pos="907"/>
                <w:tab w:val="left" w:pos="1080"/>
              </w:tabs>
              <w:jc w:val="center"/>
              <w:rPr>
                <w:b/>
                <w:bCs/>
                <w:kern w:val="2"/>
                <w:sz w:val="16"/>
              </w:rPr>
            </w:pPr>
            <w:r w:rsidRPr="001A41FC">
              <w:rPr>
                <w:b/>
                <w:bCs/>
                <w:kern w:val="2"/>
                <w:sz w:val="16"/>
              </w:rPr>
              <w:t>Table 2711.B</w:t>
            </w:r>
            <w:r w:rsidRPr="001A41FC">
              <w:rPr>
                <w:b/>
                <w:bCs/>
                <w:kern w:val="2"/>
                <w:sz w:val="16"/>
              </w:rPr>
              <w:br/>
              <w:t>Suggested Capitalization Rate for</w:t>
            </w:r>
            <w:r w:rsidRPr="001A41FC">
              <w:rPr>
                <w:b/>
                <w:bCs/>
                <w:kern w:val="2"/>
                <w:sz w:val="16"/>
              </w:rPr>
              <w:br/>
              <w:t>Agricultural and Horticultural Lands</w:t>
            </w:r>
          </w:p>
        </w:tc>
      </w:tr>
      <w:tr w:rsidR="001A41FC" w:rsidRPr="001A41FC" w14:paraId="0D34E759" w14:textId="77777777" w:rsidTr="000D3CDC">
        <w:trPr>
          <w:jc w:val="center"/>
        </w:trPr>
        <w:tc>
          <w:tcPr>
            <w:tcW w:w="3666" w:type="dxa"/>
            <w:tcBorders>
              <w:top w:val="single" w:sz="6" w:space="0" w:color="000000"/>
            </w:tcBorders>
          </w:tcPr>
          <w:p w14:paraId="3D67A980" w14:textId="77777777" w:rsidR="001A41FC" w:rsidRPr="001A41FC" w:rsidRDefault="001A41FC" w:rsidP="007A18C8">
            <w:pPr>
              <w:keepNext/>
              <w:tabs>
                <w:tab w:val="left" w:pos="144"/>
                <w:tab w:val="left" w:pos="907"/>
                <w:tab w:val="left" w:pos="1080"/>
              </w:tabs>
              <w:jc w:val="both"/>
              <w:rPr>
                <w:kern w:val="2"/>
                <w:sz w:val="16"/>
              </w:rPr>
            </w:pPr>
            <w:r w:rsidRPr="001A41FC">
              <w:rPr>
                <w:kern w:val="2"/>
                <w:sz w:val="16"/>
              </w:rPr>
              <w:t>Risk Rate</w:t>
            </w:r>
          </w:p>
        </w:tc>
        <w:tc>
          <w:tcPr>
            <w:tcW w:w="1200" w:type="dxa"/>
            <w:tcBorders>
              <w:top w:val="single" w:sz="6" w:space="0" w:color="000000"/>
            </w:tcBorders>
          </w:tcPr>
          <w:p w14:paraId="4CDE74D5" w14:textId="77777777" w:rsidR="001A41FC" w:rsidRPr="001A41FC" w:rsidRDefault="001A41FC" w:rsidP="007A18C8">
            <w:pPr>
              <w:keepNext/>
              <w:tabs>
                <w:tab w:val="center" w:pos="2200"/>
              </w:tabs>
              <w:suppressAutoHyphens/>
              <w:jc w:val="center"/>
              <w:rPr>
                <w:spacing w:val="-3"/>
                <w:sz w:val="16"/>
                <w:szCs w:val="16"/>
              </w:rPr>
            </w:pPr>
            <w:r w:rsidRPr="001A41FC">
              <w:rPr>
                <w:spacing w:val="-3"/>
                <w:sz w:val="16"/>
                <w:szCs w:val="16"/>
              </w:rPr>
              <w:t>2.72%</w:t>
            </w:r>
          </w:p>
        </w:tc>
      </w:tr>
      <w:tr w:rsidR="001A41FC" w:rsidRPr="001A41FC" w14:paraId="751DB49F" w14:textId="77777777" w:rsidTr="000D3CDC">
        <w:trPr>
          <w:jc w:val="center"/>
        </w:trPr>
        <w:tc>
          <w:tcPr>
            <w:tcW w:w="3666" w:type="dxa"/>
          </w:tcPr>
          <w:p w14:paraId="419BFE40" w14:textId="77777777" w:rsidR="001A41FC" w:rsidRPr="001A41FC" w:rsidRDefault="001A41FC" w:rsidP="007A18C8">
            <w:pPr>
              <w:keepNext/>
              <w:tabs>
                <w:tab w:val="right" w:pos="4320"/>
              </w:tabs>
              <w:rPr>
                <w:iCs/>
                <w:sz w:val="16"/>
              </w:rPr>
            </w:pPr>
            <w:r w:rsidRPr="001A41FC">
              <w:rPr>
                <w:iCs/>
                <w:sz w:val="16"/>
              </w:rPr>
              <w:t>Illiquidity Rate</w:t>
            </w:r>
          </w:p>
        </w:tc>
        <w:tc>
          <w:tcPr>
            <w:tcW w:w="1200" w:type="dxa"/>
          </w:tcPr>
          <w:p w14:paraId="1875AA94" w14:textId="77777777" w:rsidR="001A41FC" w:rsidRPr="001A41FC" w:rsidRDefault="001A41FC" w:rsidP="007A18C8">
            <w:pPr>
              <w:keepNext/>
              <w:tabs>
                <w:tab w:val="center" w:pos="2200"/>
              </w:tabs>
              <w:suppressAutoHyphens/>
              <w:jc w:val="center"/>
              <w:rPr>
                <w:spacing w:val="-3"/>
                <w:sz w:val="16"/>
                <w:szCs w:val="16"/>
              </w:rPr>
            </w:pPr>
            <w:r w:rsidRPr="001A41FC">
              <w:rPr>
                <w:spacing w:val="-3"/>
                <w:sz w:val="16"/>
                <w:szCs w:val="16"/>
              </w:rPr>
              <w:t>0.18%</w:t>
            </w:r>
          </w:p>
        </w:tc>
      </w:tr>
      <w:tr w:rsidR="001A41FC" w:rsidRPr="001A41FC" w14:paraId="38924A98" w14:textId="77777777" w:rsidTr="000D3CDC">
        <w:trPr>
          <w:jc w:val="center"/>
        </w:trPr>
        <w:tc>
          <w:tcPr>
            <w:tcW w:w="3666" w:type="dxa"/>
          </w:tcPr>
          <w:p w14:paraId="0FA73532" w14:textId="77777777" w:rsidR="001A41FC" w:rsidRPr="001A41FC" w:rsidRDefault="001A41FC" w:rsidP="007A18C8">
            <w:pPr>
              <w:keepNext/>
              <w:tabs>
                <w:tab w:val="left" w:pos="144"/>
                <w:tab w:val="left" w:pos="907"/>
                <w:tab w:val="left" w:pos="1080"/>
              </w:tabs>
              <w:jc w:val="both"/>
              <w:rPr>
                <w:kern w:val="2"/>
                <w:sz w:val="16"/>
              </w:rPr>
            </w:pPr>
            <w:r w:rsidRPr="001A41FC">
              <w:rPr>
                <w:kern w:val="2"/>
                <w:sz w:val="16"/>
              </w:rPr>
              <w:t>Safe Rate*</w:t>
            </w:r>
          </w:p>
        </w:tc>
        <w:tc>
          <w:tcPr>
            <w:tcW w:w="1200" w:type="dxa"/>
          </w:tcPr>
          <w:p w14:paraId="1CB07557" w14:textId="77777777" w:rsidR="001A41FC" w:rsidRPr="001A41FC" w:rsidRDefault="001A41FC" w:rsidP="007A18C8">
            <w:pPr>
              <w:keepNext/>
              <w:tabs>
                <w:tab w:val="center" w:pos="2200"/>
              </w:tabs>
              <w:suppressAutoHyphens/>
              <w:jc w:val="center"/>
              <w:rPr>
                <w:spacing w:val="-3"/>
                <w:sz w:val="16"/>
                <w:szCs w:val="16"/>
              </w:rPr>
            </w:pPr>
            <w:r w:rsidRPr="001A41FC">
              <w:rPr>
                <w:spacing w:val="-3"/>
                <w:sz w:val="16"/>
                <w:szCs w:val="16"/>
              </w:rPr>
              <w:t>4.91%</w:t>
            </w:r>
          </w:p>
        </w:tc>
      </w:tr>
      <w:tr w:rsidR="001A41FC" w:rsidRPr="001A41FC" w14:paraId="7FA02BDE" w14:textId="77777777" w:rsidTr="000D3CDC">
        <w:trPr>
          <w:jc w:val="center"/>
        </w:trPr>
        <w:tc>
          <w:tcPr>
            <w:tcW w:w="3666" w:type="dxa"/>
          </w:tcPr>
          <w:p w14:paraId="5F4487B4" w14:textId="77777777" w:rsidR="001A41FC" w:rsidRPr="001A41FC" w:rsidRDefault="001A41FC" w:rsidP="001A41FC">
            <w:pPr>
              <w:tabs>
                <w:tab w:val="left" w:pos="144"/>
                <w:tab w:val="left" w:pos="907"/>
                <w:tab w:val="left" w:pos="1080"/>
              </w:tabs>
              <w:jc w:val="both"/>
              <w:rPr>
                <w:kern w:val="2"/>
                <w:sz w:val="16"/>
              </w:rPr>
            </w:pPr>
            <w:r w:rsidRPr="001A41FC">
              <w:rPr>
                <w:kern w:val="2"/>
                <w:sz w:val="16"/>
              </w:rPr>
              <w:t>Capitalization Rate**</w:t>
            </w:r>
          </w:p>
        </w:tc>
        <w:tc>
          <w:tcPr>
            <w:tcW w:w="1200" w:type="dxa"/>
          </w:tcPr>
          <w:p w14:paraId="6316E01A" w14:textId="77777777" w:rsidR="001A41FC" w:rsidRPr="001A41FC" w:rsidRDefault="001A41FC" w:rsidP="001A41FC">
            <w:pPr>
              <w:tabs>
                <w:tab w:val="center" w:pos="2200"/>
              </w:tabs>
              <w:suppressAutoHyphens/>
              <w:jc w:val="center"/>
              <w:rPr>
                <w:spacing w:val="-3"/>
                <w:sz w:val="16"/>
                <w:szCs w:val="16"/>
              </w:rPr>
            </w:pPr>
            <w:r w:rsidRPr="001A41FC">
              <w:rPr>
                <w:spacing w:val="-3"/>
                <w:sz w:val="16"/>
                <w:szCs w:val="16"/>
              </w:rPr>
              <w:t>7.81%</w:t>
            </w:r>
          </w:p>
        </w:tc>
      </w:tr>
    </w:tbl>
    <w:p w14:paraId="3EBFEF77" w14:textId="77777777" w:rsidR="001A41FC" w:rsidRPr="001A41FC" w:rsidRDefault="001A41FC" w:rsidP="001A41FC">
      <w:pPr>
        <w:pStyle w:val="RegDoubleIndent"/>
        <w:rPr>
          <w:noProof w:val="0"/>
          <w:sz w:val="16"/>
          <w:szCs w:val="16"/>
        </w:rPr>
      </w:pPr>
      <w:r w:rsidRPr="001A41FC">
        <w:rPr>
          <w:noProof w:val="0"/>
          <w:sz w:val="16"/>
          <w:szCs w:val="16"/>
        </w:rPr>
        <w:t xml:space="preserve">*Safe Rate is </w:t>
      </w:r>
      <w:r w:rsidR="003F0C44" w:rsidRPr="001A41FC">
        <w:rPr>
          <w:noProof w:val="0"/>
          <w:sz w:val="16"/>
          <w:szCs w:val="16"/>
        </w:rPr>
        <w:t>four-year</w:t>
      </w:r>
      <w:r w:rsidRPr="001A41FC">
        <w:rPr>
          <w:noProof w:val="0"/>
          <w:sz w:val="16"/>
          <w:szCs w:val="16"/>
        </w:rPr>
        <w:t xml:space="preserve"> average of </w:t>
      </w:r>
      <w:r w:rsidR="003F0C44" w:rsidRPr="001A41FC">
        <w:rPr>
          <w:noProof w:val="0"/>
          <w:sz w:val="16"/>
          <w:szCs w:val="16"/>
        </w:rPr>
        <w:t>30-year</w:t>
      </w:r>
      <w:r w:rsidRPr="001A41FC">
        <w:rPr>
          <w:noProof w:val="0"/>
          <w:sz w:val="16"/>
          <w:szCs w:val="16"/>
        </w:rPr>
        <w:t xml:space="preserve"> U. S. Treasury securities.</w:t>
      </w:r>
    </w:p>
    <w:p w14:paraId="64527FF8" w14:textId="77777777" w:rsidR="004C2AA9" w:rsidRDefault="001A41FC" w:rsidP="001A41FC">
      <w:pPr>
        <w:pStyle w:val="RegDoubleIndent"/>
        <w:rPr>
          <w:sz w:val="16"/>
          <w:szCs w:val="16"/>
        </w:rPr>
      </w:pPr>
      <w:r w:rsidRPr="001A41FC">
        <w:rPr>
          <w:bCs/>
          <w:noProof w:val="0"/>
          <w:sz w:val="16"/>
          <w:szCs w:val="16"/>
        </w:rPr>
        <w:t>**</w:t>
      </w:r>
      <w:r w:rsidRPr="001A41FC">
        <w:rPr>
          <w:noProof w:val="0"/>
          <w:sz w:val="16"/>
          <w:szCs w:val="16"/>
        </w:rPr>
        <w:t>Statutory minimum capitalization rate of 12 percent used in calculations instead of actual rate as developed above.</w:t>
      </w:r>
    </w:p>
    <w:p w14:paraId="4C0441D5" w14:textId="77777777" w:rsidR="00031ACB" w:rsidRPr="00031ACB" w:rsidRDefault="00031ACB" w:rsidP="00031ACB">
      <w:pPr>
        <w:pStyle w:val="RegDoubleIndent"/>
      </w:pPr>
    </w:p>
    <w:p w14:paraId="5A5E6211" w14:textId="77777777" w:rsidR="004C2AA9" w:rsidRDefault="004C2AA9" w:rsidP="004C2AA9">
      <w:pPr>
        <w:pStyle w:val="AuthorityNote"/>
      </w:pPr>
      <w:r>
        <w:t>AUTHORITY NOTE:</w:t>
      </w:r>
      <w:r>
        <w:tab/>
        <w:t>Promulgated in accordance with R.S. 47:2301 through R.S. 47:2308.</w:t>
      </w:r>
    </w:p>
    <w:p w14:paraId="71E51046" w14:textId="77777777" w:rsidR="000A70F9" w:rsidRDefault="000A70F9">
      <w:pPr>
        <w:pStyle w:val="AuthorityNote"/>
      </w:pPr>
      <w:r>
        <w:t>AUTHORITY NOTE:</w:t>
      </w:r>
      <w:r>
        <w:tab/>
        <w:t>Promulgated in accordance with R.S. 47:2301 through R.S. 47:2308.</w:t>
      </w:r>
    </w:p>
    <w:p w14:paraId="7BAE2F0F" w14:textId="77777777" w:rsidR="000A70F9" w:rsidRDefault="000A70F9">
      <w:pPr>
        <w:pStyle w:val="HistoricalNote"/>
      </w:pPr>
      <w:r>
        <w:t>HISTORICAL NOTE:</w:t>
      </w:r>
      <w:r>
        <w:tab/>
        <w:t>Promulgated by the Department of Revenue and Taxation, Tax Commission, LR 8:102 (February 1982), amended LR 9:69 (February 1983), LR 12:36 (January 1986), LR 13:764 (December 1987), LR 17:1213 (December 1991), LR 22:117 (February 1996), amended by the Department of Revenue, Tax Commission, LR 26:511 (Marc</w:t>
      </w:r>
      <w:r w:rsidR="004C2AA9">
        <w:t>h 2000), LR 30:491 (March 2004), LR 34:688 (April 2008)</w:t>
      </w:r>
      <w:r w:rsidR="001A41FC" w:rsidRPr="002F6019">
        <w:t xml:space="preserve">, </w:t>
      </w:r>
      <w:r w:rsidR="001A41FC">
        <w:t>LR 46:565 (April 2020)</w:t>
      </w:r>
      <w:r w:rsidR="004C2AA9">
        <w:t>.</w:t>
      </w:r>
    </w:p>
    <w:p w14:paraId="6450465D" w14:textId="77777777" w:rsidR="000A70F9" w:rsidRDefault="000A70F9">
      <w:pPr>
        <w:pStyle w:val="Section"/>
      </w:pPr>
      <w:bookmarkStart w:id="2335" w:name="_Toc233690278"/>
      <w:bookmarkStart w:id="2336" w:name="_Toc234030862"/>
      <w:bookmarkStart w:id="2337" w:name="_Toc243721488"/>
      <w:bookmarkStart w:id="2338" w:name="_Toc259619736"/>
      <w:bookmarkStart w:id="2339" w:name="_Toc262718822"/>
      <w:bookmarkStart w:id="2340" w:name="_Toc275165595"/>
      <w:bookmarkStart w:id="2341" w:name="_Toc238197914"/>
      <w:r>
        <w:t>§2713.</w:t>
      </w:r>
      <w:r>
        <w:tab/>
        <w:t>Assessment of Timberland</w:t>
      </w:r>
      <w:bookmarkEnd w:id="2335"/>
      <w:bookmarkEnd w:id="2336"/>
      <w:bookmarkEnd w:id="2337"/>
      <w:bookmarkEnd w:id="2338"/>
      <w:bookmarkEnd w:id="2339"/>
      <w:bookmarkEnd w:id="2340"/>
      <w:bookmarkEnd w:id="2341"/>
    </w:p>
    <w:p w14:paraId="76A8379F" w14:textId="77777777" w:rsidR="001A41FC" w:rsidRPr="002F6019" w:rsidRDefault="001A41FC" w:rsidP="001A41FC">
      <w:pPr>
        <w:pStyle w:val="A"/>
      </w:pPr>
      <w:r w:rsidRPr="002F6019">
        <w:t>A.</w:t>
      </w:r>
      <w:r w:rsidRPr="002F6019">
        <w:tab/>
        <w:t>Use Value Table 2717.B presents the assessed value of all bona fide timberland.</w:t>
      </w:r>
    </w:p>
    <w:p w14:paraId="2E6AC6CC" w14:textId="77777777" w:rsidR="001A41FC" w:rsidRPr="002F6019" w:rsidRDefault="001A41FC" w:rsidP="001A41FC">
      <w:pPr>
        <w:pStyle w:val="A"/>
      </w:pPr>
      <w:r w:rsidRPr="002F6019">
        <w:t>B.</w:t>
      </w:r>
      <w:r w:rsidRPr="002F6019">
        <w:tab/>
        <w:t>Classification of Timberland. Timberland shall be classified into four categories as follows.</w:t>
      </w:r>
    </w:p>
    <w:p w14:paraId="515959A6" w14:textId="77777777" w:rsidR="001A41FC" w:rsidRPr="002F6019" w:rsidRDefault="001A41FC" w:rsidP="001A41FC">
      <w:pPr>
        <w:pStyle w:val="1"/>
      </w:pPr>
      <w:r w:rsidRPr="002F6019">
        <w:t>1.</w:t>
      </w:r>
      <w:r w:rsidRPr="002F6019">
        <w:tab/>
        <w:t>Class 1 timberland is timberland capable of producing more than 120 cubic feet of timber per acre per annum.</w:t>
      </w:r>
    </w:p>
    <w:p w14:paraId="6BD11177" w14:textId="77777777" w:rsidR="001A41FC" w:rsidRPr="002F6019" w:rsidRDefault="001A41FC" w:rsidP="001A41FC">
      <w:pPr>
        <w:pStyle w:val="1"/>
      </w:pPr>
      <w:r w:rsidRPr="002F6019">
        <w:t>2.</w:t>
      </w:r>
      <w:r w:rsidRPr="002F6019">
        <w:tab/>
        <w:t>Class 2 timberland is timberland capable of producing more than 85 but less than 120 cubic feet of timber per acre per annum.</w:t>
      </w:r>
    </w:p>
    <w:p w14:paraId="4E97EC1B" w14:textId="77777777" w:rsidR="001A41FC" w:rsidRPr="002F6019" w:rsidRDefault="001A41FC" w:rsidP="001A41FC">
      <w:pPr>
        <w:pStyle w:val="1"/>
      </w:pPr>
      <w:r w:rsidRPr="002F6019">
        <w:t>3.</w:t>
      </w:r>
      <w:r w:rsidRPr="002F6019">
        <w:tab/>
        <w:t>Class 3 timberland is timberland capable of producing less than 85 cubic feet of timber per acre per annum.</w:t>
      </w:r>
    </w:p>
    <w:p w14:paraId="3549949C" w14:textId="77777777" w:rsidR="001A41FC" w:rsidRPr="002F6019" w:rsidRDefault="001A41FC" w:rsidP="001A41FC">
      <w:pPr>
        <w:pStyle w:val="1"/>
      </w:pPr>
      <w:r w:rsidRPr="002F6019">
        <w:t>4.</w:t>
      </w:r>
      <w:r w:rsidRPr="002F6019">
        <w:tab/>
        <w:t>Class 4 timberland is timberland capable of producing less than 85 cubic feet of timber per acre per annum and which is subject to periodic overflow from natural or artificial water courses, and which is otherwise considered to be swampland.</w:t>
      </w:r>
    </w:p>
    <w:p w14:paraId="62D7057A" w14:textId="77777777" w:rsidR="001A41FC" w:rsidRPr="002F6019" w:rsidRDefault="001A41FC" w:rsidP="001A41FC">
      <w:pPr>
        <w:pStyle w:val="A"/>
      </w:pPr>
      <w:r w:rsidRPr="002F6019">
        <w:t>C.</w:t>
      </w:r>
      <w:r w:rsidRPr="002F6019">
        <w:tab/>
        <w:t>Range of Productivity of Timberland. The timberland productivity of each of the four classifications of timberland is hereby established to be as follows:</w:t>
      </w:r>
    </w:p>
    <w:p w14:paraId="6DFA0D3B" w14:textId="77777777" w:rsidR="001A41FC" w:rsidRPr="002F6019" w:rsidRDefault="001A41FC" w:rsidP="001A41FC">
      <w:pPr>
        <w:pStyle w:val="1"/>
      </w:pPr>
      <w:r w:rsidRPr="002F6019">
        <w:t>1.</w:t>
      </w:r>
      <w:r w:rsidRPr="002F6019">
        <w:tab/>
        <w:t>class 1 = 86.6 cu. ft. of growth/acre/year;</w:t>
      </w:r>
    </w:p>
    <w:p w14:paraId="2CDA9090" w14:textId="77777777" w:rsidR="001A41FC" w:rsidRPr="002F6019" w:rsidRDefault="001A41FC" w:rsidP="001A41FC">
      <w:pPr>
        <w:pStyle w:val="1"/>
      </w:pPr>
      <w:r w:rsidRPr="002F6019">
        <w:t>2.</w:t>
      </w:r>
      <w:r w:rsidRPr="002F6019">
        <w:tab/>
        <w:t>class 2 = 66.8 cu. ft. of growth/acre/year;</w:t>
      </w:r>
    </w:p>
    <w:p w14:paraId="57E8AF2A" w14:textId="77777777" w:rsidR="001A41FC" w:rsidRPr="002F6019" w:rsidRDefault="001A41FC" w:rsidP="001A41FC">
      <w:pPr>
        <w:pStyle w:val="1"/>
      </w:pPr>
      <w:r w:rsidRPr="002F6019">
        <w:t>3.</w:t>
      </w:r>
      <w:r w:rsidRPr="002F6019">
        <w:tab/>
        <w:t>class 3 = 39.4 cu. ft. of growth/acre/year;</w:t>
      </w:r>
    </w:p>
    <w:p w14:paraId="1494C9B5" w14:textId="77777777" w:rsidR="001A41FC" w:rsidRPr="002F6019" w:rsidRDefault="001A41FC" w:rsidP="001A41FC">
      <w:pPr>
        <w:pStyle w:val="1"/>
      </w:pPr>
      <w:r w:rsidRPr="002F6019">
        <w:t>4.</w:t>
      </w:r>
      <w:r w:rsidRPr="002F6019">
        <w:tab/>
        <w:t>class 4 = 38.8 cu. ft. of growth/acre/year.</w:t>
      </w:r>
    </w:p>
    <w:p w14:paraId="2B0AEA5D" w14:textId="77777777" w:rsidR="001A41FC" w:rsidRPr="002F6019" w:rsidRDefault="001A41FC" w:rsidP="001A41FC">
      <w:pPr>
        <w:pStyle w:val="A"/>
      </w:pPr>
      <w:r w:rsidRPr="002F6019">
        <w:t>D.</w:t>
      </w:r>
      <w:r w:rsidRPr="002F6019">
        <w:tab/>
        <w:t>Production Costs of Timberland. The average timberland production costs are hereby established to be $10.80/acre/year.</w:t>
      </w:r>
    </w:p>
    <w:p w14:paraId="5CCDC1CF" w14:textId="77777777" w:rsidR="001A41FC" w:rsidRPr="002F6019" w:rsidRDefault="001A41FC" w:rsidP="001A41FC">
      <w:pPr>
        <w:pStyle w:val="A"/>
      </w:pPr>
      <w:r w:rsidRPr="002F6019">
        <w:lastRenderedPageBreak/>
        <w:t>E.</w:t>
      </w:r>
      <w:r w:rsidRPr="002F6019">
        <w:tab/>
        <w:t>Gross Returns of Timberland. The gross value per cubic foot of timber production is hereby established to be $0.59 per cubic foot.</w:t>
      </w:r>
    </w:p>
    <w:p w14:paraId="5C90FBBD" w14:textId="77777777" w:rsidR="001A41FC" w:rsidRPr="002F6019" w:rsidRDefault="001A41FC" w:rsidP="001A41FC">
      <w:pPr>
        <w:pStyle w:val="A"/>
      </w:pPr>
      <w:r w:rsidRPr="002F6019">
        <w:t>F.</w:t>
      </w:r>
      <w:r w:rsidRPr="002F6019">
        <w:tab/>
        <w:t>Capitalization Rate for Timberland. The capitalization rate for determining use value of timberlands is hereby established to be as follows.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4" w:space="0" w:color="auto"/>
        </w:tblBorders>
        <w:tblLayout w:type="fixed"/>
        <w:tblLook w:val="0000" w:firstRow="0" w:lastRow="0" w:firstColumn="0" w:lastColumn="0" w:noHBand="0" w:noVBand="0"/>
      </w:tblPr>
      <w:tblGrid>
        <w:gridCol w:w="1868"/>
        <w:gridCol w:w="1680"/>
        <w:gridCol w:w="1244"/>
      </w:tblGrid>
      <w:tr w:rsidR="001A41FC" w:rsidRPr="002F6019" w14:paraId="7FA2C49A" w14:textId="77777777" w:rsidTr="000D3CDC">
        <w:trPr>
          <w:cantSplit/>
          <w:tblHeader/>
          <w:jc w:val="center"/>
        </w:trPr>
        <w:tc>
          <w:tcPr>
            <w:tcW w:w="1868" w:type="dxa"/>
            <w:shd w:val="clear" w:color="auto" w:fill="BFBFBF"/>
            <w:vAlign w:val="center"/>
          </w:tcPr>
          <w:p w14:paraId="41165DD2" w14:textId="77777777" w:rsidR="001A41FC" w:rsidRPr="002F6019" w:rsidRDefault="001A41FC" w:rsidP="000D3CDC">
            <w:pPr>
              <w:keepNext/>
              <w:tabs>
                <w:tab w:val="left" w:pos="1440"/>
              </w:tabs>
              <w:autoSpaceDE w:val="0"/>
              <w:autoSpaceDN w:val="0"/>
              <w:adjustRightInd w:val="0"/>
              <w:rPr>
                <w:bCs/>
                <w:kern w:val="2"/>
                <w:sz w:val="16"/>
                <w:szCs w:val="18"/>
              </w:rPr>
            </w:pPr>
          </w:p>
        </w:tc>
        <w:tc>
          <w:tcPr>
            <w:tcW w:w="1680" w:type="dxa"/>
            <w:shd w:val="clear" w:color="auto" w:fill="BFBFBF"/>
            <w:vAlign w:val="center"/>
          </w:tcPr>
          <w:p w14:paraId="121A2B2A" w14:textId="77777777" w:rsidR="001A41FC" w:rsidRPr="002F6019" w:rsidRDefault="001A41FC" w:rsidP="000D3CDC">
            <w:pPr>
              <w:keepNext/>
              <w:tabs>
                <w:tab w:val="left" w:pos="1440"/>
              </w:tabs>
              <w:autoSpaceDE w:val="0"/>
              <w:autoSpaceDN w:val="0"/>
              <w:adjustRightInd w:val="0"/>
              <w:jc w:val="center"/>
              <w:rPr>
                <w:b/>
                <w:bCs/>
                <w:kern w:val="2"/>
                <w:sz w:val="16"/>
                <w:szCs w:val="18"/>
              </w:rPr>
            </w:pPr>
            <w:r w:rsidRPr="002F6019">
              <w:rPr>
                <w:b/>
                <w:bCs/>
                <w:kern w:val="2"/>
                <w:sz w:val="16"/>
                <w:szCs w:val="18"/>
              </w:rPr>
              <w:t>Timberland</w:t>
            </w:r>
          </w:p>
          <w:p w14:paraId="10F6B6FD" w14:textId="77777777" w:rsidR="001A41FC" w:rsidRPr="002F6019" w:rsidRDefault="001A41FC" w:rsidP="000D3CDC">
            <w:pPr>
              <w:keepNext/>
              <w:tabs>
                <w:tab w:val="left" w:pos="1440"/>
              </w:tabs>
              <w:autoSpaceDE w:val="0"/>
              <w:autoSpaceDN w:val="0"/>
              <w:adjustRightInd w:val="0"/>
              <w:jc w:val="center"/>
              <w:rPr>
                <w:b/>
                <w:bCs/>
                <w:kern w:val="2"/>
                <w:sz w:val="16"/>
                <w:szCs w:val="18"/>
              </w:rPr>
            </w:pPr>
            <w:r w:rsidRPr="002F6019">
              <w:rPr>
                <w:b/>
                <w:bCs/>
                <w:kern w:val="2"/>
                <w:sz w:val="16"/>
                <w:szCs w:val="18"/>
              </w:rPr>
              <w:t>Class 1, 2 and 3</w:t>
            </w:r>
          </w:p>
        </w:tc>
        <w:tc>
          <w:tcPr>
            <w:tcW w:w="1244" w:type="dxa"/>
            <w:shd w:val="clear" w:color="auto" w:fill="BFBFBF"/>
            <w:vAlign w:val="center"/>
          </w:tcPr>
          <w:p w14:paraId="63D6BB62" w14:textId="77777777" w:rsidR="001A41FC" w:rsidRPr="002F6019" w:rsidRDefault="001A41FC" w:rsidP="000D3CDC">
            <w:pPr>
              <w:keepNext/>
              <w:tabs>
                <w:tab w:val="left" w:pos="1440"/>
              </w:tabs>
              <w:autoSpaceDE w:val="0"/>
              <w:autoSpaceDN w:val="0"/>
              <w:adjustRightInd w:val="0"/>
              <w:jc w:val="center"/>
              <w:rPr>
                <w:b/>
                <w:bCs/>
                <w:kern w:val="2"/>
                <w:sz w:val="16"/>
                <w:szCs w:val="18"/>
              </w:rPr>
            </w:pPr>
            <w:r w:rsidRPr="002F6019">
              <w:rPr>
                <w:b/>
                <w:bCs/>
                <w:kern w:val="2"/>
                <w:sz w:val="16"/>
                <w:szCs w:val="18"/>
              </w:rPr>
              <w:t>Timberland</w:t>
            </w:r>
          </w:p>
          <w:p w14:paraId="3FDF96A3" w14:textId="77777777" w:rsidR="001A41FC" w:rsidRPr="002F6019" w:rsidRDefault="001A41FC" w:rsidP="000D3CDC">
            <w:pPr>
              <w:keepNext/>
              <w:tabs>
                <w:tab w:val="left" w:pos="1440"/>
              </w:tabs>
              <w:autoSpaceDE w:val="0"/>
              <w:autoSpaceDN w:val="0"/>
              <w:adjustRightInd w:val="0"/>
              <w:jc w:val="center"/>
              <w:rPr>
                <w:b/>
                <w:bCs/>
                <w:kern w:val="2"/>
                <w:sz w:val="16"/>
                <w:szCs w:val="18"/>
              </w:rPr>
            </w:pPr>
            <w:r w:rsidRPr="002F6019">
              <w:rPr>
                <w:b/>
                <w:bCs/>
                <w:kern w:val="2"/>
                <w:sz w:val="16"/>
                <w:szCs w:val="18"/>
              </w:rPr>
              <w:t>Class 4</w:t>
            </w:r>
          </w:p>
        </w:tc>
      </w:tr>
      <w:tr w:rsidR="001A41FC" w:rsidRPr="002F6019" w14:paraId="227AC511" w14:textId="77777777" w:rsidTr="000D3CDC">
        <w:trPr>
          <w:cantSplit/>
          <w:jc w:val="center"/>
        </w:trPr>
        <w:tc>
          <w:tcPr>
            <w:tcW w:w="1868" w:type="dxa"/>
          </w:tcPr>
          <w:p w14:paraId="225D3C89" w14:textId="77777777" w:rsidR="001A41FC" w:rsidRPr="002F6019" w:rsidRDefault="001A41FC" w:rsidP="000D3CDC">
            <w:pPr>
              <w:keepNext/>
              <w:tabs>
                <w:tab w:val="left" w:pos="1440"/>
              </w:tabs>
              <w:autoSpaceDE w:val="0"/>
              <w:autoSpaceDN w:val="0"/>
              <w:adjustRightInd w:val="0"/>
              <w:jc w:val="center"/>
              <w:rPr>
                <w:kern w:val="2"/>
                <w:sz w:val="16"/>
                <w:szCs w:val="18"/>
              </w:rPr>
            </w:pPr>
            <w:r w:rsidRPr="002F6019">
              <w:rPr>
                <w:kern w:val="2"/>
                <w:sz w:val="16"/>
                <w:szCs w:val="18"/>
              </w:rPr>
              <w:t>Risk Rate</w:t>
            </w:r>
          </w:p>
        </w:tc>
        <w:tc>
          <w:tcPr>
            <w:tcW w:w="1680" w:type="dxa"/>
          </w:tcPr>
          <w:p w14:paraId="6DE81F85" w14:textId="77777777" w:rsidR="001A41FC" w:rsidRPr="002F6019" w:rsidRDefault="001A41FC" w:rsidP="000D3CDC">
            <w:pPr>
              <w:keepNext/>
              <w:tabs>
                <w:tab w:val="left" w:pos="1440"/>
              </w:tabs>
              <w:autoSpaceDE w:val="0"/>
              <w:autoSpaceDN w:val="0"/>
              <w:adjustRightInd w:val="0"/>
              <w:jc w:val="center"/>
              <w:rPr>
                <w:kern w:val="2"/>
                <w:sz w:val="16"/>
                <w:szCs w:val="18"/>
              </w:rPr>
            </w:pPr>
            <w:r w:rsidRPr="002F6019">
              <w:rPr>
                <w:kern w:val="2"/>
                <w:sz w:val="16"/>
                <w:szCs w:val="18"/>
              </w:rPr>
              <w:t>2.30 %</w:t>
            </w:r>
          </w:p>
        </w:tc>
        <w:tc>
          <w:tcPr>
            <w:tcW w:w="1244" w:type="dxa"/>
          </w:tcPr>
          <w:p w14:paraId="7D0E23A7" w14:textId="77777777" w:rsidR="001A41FC" w:rsidRPr="002F6019" w:rsidRDefault="001A41FC" w:rsidP="000D3CDC">
            <w:pPr>
              <w:keepNext/>
              <w:tabs>
                <w:tab w:val="left" w:pos="1440"/>
              </w:tabs>
              <w:autoSpaceDE w:val="0"/>
              <w:autoSpaceDN w:val="0"/>
              <w:adjustRightInd w:val="0"/>
              <w:jc w:val="center"/>
              <w:rPr>
                <w:kern w:val="2"/>
                <w:sz w:val="16"/>
                <w:szCs w:val="18"/>
              </w:rPr>
            </w:pPr>
            <w:r w:rsidRPr="002F6019">
              <w:rPr>
                <w:kern w:val="2"/>
                <w:sz w:val="16"/>
                <w:szCs w:val="18"/>
              </w:rPr>
              <w:t>5.30 %</w:t>
            </w:r>
          </w:p>
        </w:tc>
      </w:tr>
      <w:tr w:rsidR="001A41FC" w:rsidRPr="002F6019" w14:paraId="3BEB1E62" w14:textId="77777777" w:rsidTr="000D3CDC">
        <w:trPr>
          <w:cantSplit/>
          <w:jc w:val="center"/>
        </w:trPr>
        <w:tc>
          <w:tcPr>
            <w:tcW w:w="1868" w:type="dxa"/>
          </w:tcPr>
          <w:p w14:paraId="5AE6D958" w14:textId="77777777" w:rsidR="001A41FC" w:rsidRPr="002F6019" w:rsidRDefault="001A41FC" w:rsidP="000D3CDC">
            <w:pPr>
              <w:tabs>
                <w:tab w:val="left" w:pos="1440"/>
              </w:tabs>
              <w:autoSpaceDE w:val="0"/>
              <w:autoSpaceDN w:val="0"/>
              <w:adjustRightInd w:val="0"/>
              <w:jc w:val="center"/>
              <w:rPr>
                <w:kern w:val="2"/>
                <w:sz w:val="16"/>
                <w:szCs w:val="18"/>
              </w:rPr>
            </w:pPr>
            <w:r w:rsidRPr="002F6019">
              <w:rPr>
                <w:kern w:val="2"/>
                <w:sz w:val="16"/>
                <w:szCs w:val="18"/>
              </w:rPr>
              <w:t>Illiquidity Rate</w:t>
            </w:r>
          </w:p>
        </w:tc>
        <w:tc>
          <w:tcPr>
            <w:tcW w:w="1680" w:type="dxa"/>
          </w:tcPr>
          <w:p w14:paraId="652CD956" w14:textId="77777777" w:rsidR="001A41FC" w:rsidRPr="002F6019" w:rsidRDefault="001A41FC" w:rsidP="000D3CDC">
            <w:pPr>
              <w:tabs>
                <w:tab w:val="left" w:pos="1440"/>
              </w:tabs>
              <w:autoSpaceDE w:val="0"/>
              <w:autoSpaceDN w:val="0"/>
              <w:adjustRightInd w:val="0"/>
              <w:jc w:val="center"/>
              <w:rPr>
                <w:kern w:val="2"/>
                <w:sz w:val="16"/>
                <w:szCs w:val="18"/>
              </w:rPr>
            </w:pPr>
            <w:r w:rsidRPr="002F6019">
              <w:rPr>
                <w:kern w:val="2"/>
                <w:sz w:val="16"/>
                <w:szCs w:val="18"/>
              </w:rPr>
              <w:t>- 0.09 %</w:t>
            </w:r>
          </w:p>
        </w:tc>
        <w:tc>
          <w:tcPr>
            <w:tcW w:w="1244" w:type="dxa"/>
          </w:tcPr>
          <w:p w14:paraId="049AA651" w14:textId="77777777" w:rsidR="001A41FC" w:rsidRPr="002F6019" w:rsidRDefault="001A41FC" w:rsidP="000D3CDC">
            <w:pPr>
              <w:tabs>
                <w:tab w:val="left" w:pos="1440"/>
              </w:tabs>
              <w:autoSpaceDE w:val="0"/>
              <w:autoSpaceDN w:val="0"/>
              <w:adjustRightInd w:val="0"/>
              <w:jc w:val="center"/>
              <w:rPr>
                <w:kern w:val="2"/>
                <w:sz w:val="16"/>
                <w:szCs w:val="18"/>
              </w:rPr>
            </w:pPr>
            <w:r w:rsidRPr="002F6019">
              <w:rPr>
                <w:kern w:val="2"/>
                <w:sz w:val="16"/>
                <w:szCs w:val="18"/>
              </w:rPr>
              <w:t>0.85 %</w:t>
            </w:r>
          </w:p>
        </w:tc>
      </w:tr>
      <w:tr w:rsidR="001A41FC" w:rsidRPr="002F6019" w14:paraId="1EDD2F30" w14:textId="77777777" w:rsidTr="000D3CDC">
        <w:trPr>
          <w:cantSplit/>
          <w:jc w:val="center"/>
        </w:trPr>
        <w:tc>
          <w:tcPr>
            <w:tcW w:w="1868" w:type="dxa"/>
          </w:tcPr>
          <w:p w14:paraId="45F96ED7" w14:textId="77777777" w:rsidR="001A41FC" w:rsidRPr="002F6019" w:rsidRDefault="001A41FC" w:rsidP="000D3CDC">
            <w:pPr>
              <w:tabs>
                <w:tab w:val="left" w:pos="1440"/>
              </w:tabs>
              <w:autoSpaceDE w:val="0"/>
              <w:autoSpaceDN w:val="0"/>
              <w:adjustRightInd w:val="0"/>
              <w:jc w:val="center"/>
              <w:rPr>
                <w:kern w:val="2"/>
                <w:sz w:val="16"/>
                <w:szCs w:val="18"/>
              </w:rPr>
            </w:pPr>
            <w:r w:rsidRPr="002F6019">
              <w:rPr>
                <w:kern w:val="2"/>
                <w:sz w:val="16"/>
                <w:szCs w:val="18"/>
              </w:rPr>
              <w:t>Safe Rate</w:t>
            </w:r>
          </w:p>
        </w:tc>
        <w:tc>
          <w:tcPr>
            <w:tcW w:w="1680" w:type="dxa"/>
          </w:tcPr>
          <w:p w14:paraId="0D1E14C3" w14:textId="77777777" w:rsidR="001A41FC" w:rsidRPr="002F6019" w:rsidRDefault="001A41FC" w:rsidP="000D3CDC">
            <w:pPr>
              <w:tabs>
                <w:tab w:val="left" w:pos="1440"/>
              </w:tabs>
              <w:autoSpaceDE w:val="0"/>
              <w:autoSpaceDN w:val="0"/>
              <w:adjustRightInd w:val="0"/>
              <w:jc w:val="center"/>
              <w:rPr>
                <w:kern w:val="2"/>
                <w:sz w:val="16"/>
                <w:szCs w:val="18"/>
              </w:rPr>
            </w:pPr>
            <w:r w:rsidRPr="002F6019">
              <w:rPr>
                <w:kern w:val="2"/>
                <w:sz w:val="16"/>
                <w:szCs w:val="18"/>
              </w:rPr>
              <w:t>4.16 %</w:t>
            </w:r>
          </w:p>
        </w:tc>
        <w:tc>
          <w:tcPr>
            <w:tcW w:w="1244" w:type="dxa"/>
          </w:tcPr>
          <w:p w14:paraId="560F2A78" w14:textId="77777777" w:rsidR="001A41FC" w:rsidRPr="002F6019" w:rsidRDefault="001A41FC" w:rsidP="000D3CDC">
            <w:pPr>
              <w:tabs>
                <w:tab w:val="left" w:pos="1440"/>
              </w:tabs>
              <w:autoSpaceDE w:val="0"/>
              <w:autoSpaceDN w:val="0"/>
              <w:adjustRightInd w:val="0"/>
              <w:jc w:val="center"/>
              <w:rPr>
                <w:kern w:val="2"/>
                <w:sz w:val="16"/>
                <w:szCs w:val="18"/>
              </w:rPr>
            </w:pPr>
            <w:r w:rsidRPr="002F6019">
              <w:rPr>
                <w:kern w:val="2"/>
                <w:sz w:val="16"/>
                <w:szCs w:val="18"/>
              </w:rPr>
              <w:t>5.16 %</w:t>
            </w:r>
          </w:p>
        </w:tc>
      </w:tr>
      <w:tr w:rsidR="001A41FC" w:rsidRPr="002F6019" w14:paraId="09CCC95E" w14:textId="77777777" w:rsidTr="000D3CDC">
        <w:trPr>
          <w:cantSplit/>
          <w:jc w:val="center"/>
        </w:trPr>
        <w:tc>
          <w:tcPr>
            <w:tcW w:w="1868" w:type="dxa"/>
          </w:tcPr>
          <w:p w14:paraId="26680600" w14:textId="77777777" w:rsidR="001A41FC" w:rsidRPr="002F6019" w:rsidRDefault="001A41FC" w:rsidP="000D3CDC">
            <w:pPr>
              <w:tabs>
                <w:tab w:val="left" w:pos="1440"/>
              </w:tabs>
              <w:autoSpaceDE w:val="0"/>
              <w:autoSpaceDN w:val="0"/>
              <w:adjustRightInd w:val="0"/>
              <w:jc w:val="center"/>
              <w:rPr>
                <w:kern w:val="2"/>
                <w:sz w:val="16"/>
                <w:szCs w:val="18"/>
              </w:rPr>
            </w:pPr>
            <w:r w:rsidRPr="002F6019">
              <w:rPr>
                <w:kern w:val="2"/>
                <w:sz w:val="16"/>
                <w:szCs w:val="18"/>
              </w:rPr>
              <w:t>Other Factors</w:t>
            </w:r>
          </w:p>
        </w:tc>
        <w:tc>
          <w:tcPr>
            <w:tcW w:w="1680" w:type="dxa"/>
          </w:tcPr>
          <w:p w14:paraId="7FBB055D" w14:textId="77777777" w:rsidR="001A41FC" w:rsidRPr="002F6019" w:rsidRDefault="001A41FC" w:rsidP="000D3CDC">
            <w:pPr>
              <w:tabs>
                <w:tab w:val="left" w:pos="1440"/>
              </w:tabs>
              <w:autoSpaceDE w:val="0"/>
              <w:autoSpaceDN w:val="0"/>
              <w:adjustRightInd w:val="0"/>
              <w:jc w:val="center"/>
              <w:rPr>
                <w:kern w:val="2"/>
                <w:sz w:val="16"/>
                <w:szCs w:val="18"/>
              </w:rPr>
            </w:pPr>
            <w:r w:rsidRPr="002F6019">
              <w:rPr>
                <w:kern w:val="2"/>
                <w:sz w:val="16"/>
                <w:szCs w:val="18"/>
              </w:rPr>
              <w:t>3.63 %</w:t>
            </w:r>
          </w:p>
        </w:tc>
        <w:tc>
          <w:tcPr>
            <w:tcW w:w="1244" w:type="dxa"/>
          </w:tcPr>
          <w:p w14:paraId="44C9B90C" w14:textId="77777777" w:rsidR="001A41FC" w:rsidRPr="002F6019" w:rsidRDefault="001A41FC" w:rsidP="000D3CDC">
            <w:pPr>
              <w:tabs>
                <w:tab w:val="left" w:pos="1440"/>
              </w:tabs>
              <w:autoSpaceDE w:val="0"/>
              <w:autoSpaceDN w:val="0"/>
              <w:adjustRightInd w:val="0"/>
              <w:jc w:val="center"/>
              <w:rPr>
                <w:kern w:val="2"/>
                <w:sz w:val="16"/>
                <w:szCs w:val="18"/>
              </w:rPr>
            </w:pPr>
            <w:r w:rsidRPr="002F6019">
              <w:rPr>
                <w:kern w:val="2"/>
                <w:sz w:val="16"/>
                <w:szCs w:val="18"/>
              </w:rPr>
              <w:t>4.69 %</w:t>
            </w:r>
          </w:p>
        </w:tc>
      </w:tr>
      <w:tr w:rsidR="001A41FC" w:rsidRPr="002F6019" w14:paraId="2B1C8E84" w14:textId="77777777" w:rsidTr="000D3CDC">
        <w:trPr>
          <w:cantSplit/>
          <w:jc w:val="center"/>
        </w:trPr>
        <w:tc>
          <w:tcPr>
            <w:tcW w:w="1868" w:type="dxa"/>
          </w:tcPr>
          <w:p w14:paraId="1055E3FB" w14:textId="77777777" w:rsidR="001A41FC" w:rsidRPr="002F6019" w:rsidRDefault="001A41FC" w:rsidP="000D3CDC">
            <w:pPr>
              <w:tabs>
                <w:tab w:val="left" w:pos="1440"/>
              </w:tabs>
              <w:autoSpaceDE w:val="0"/>
              <w:autoSpaceDN w:val="0"/>
              <w:adjustRightInd w:val="0"/>
              <w:jc w:val="center"/>
              <w:rPr>
                <w:kern w:val="2"/>
                <w:sz w:val="16"/>
                <w:szCs w:val="18"/>
              </w:rPr>
            </w:pPr>
            <w:r w:rsidRPr="002F6019">
              <w:rPr>
                <w:kern w:val="2"/>
                <w:sz w:val="16"/>
                <w:szCs w:val="18"/>
              </w:rPr>
              <w:t>Capitalization Rate</w:t>
            </w:r>
          </w:p>
        </w:tc>
        <w:tc>
          <w:tcPr>
            <w:tcW w:w="1680" w:type="dxa"/>
          </w:tcPr>
          <w:p w14:paraId="4A17DCF0" w14:textId="77777777" w:rsidR="001A41FC" w:rsidRPr="002F6019" w:rsidRDefault="001A41FC" w:rsidP="000D3CDC">
            <w:pPr>
              <w:tabs>
                <w:tab w:val="left" w:pos="1440"/>
              </w:tabs>
              <w:autoSpaceDE w:val="0"/>
              <w:autoSpaceDN w:val="0"/>
              <w:adjustRightInd w:val="0"/>
              <w:jc w:val="center"/>
              <w:rPr>
                <w:kern w:val="2"/>
                <w:sz w:val="16"/>
                <w:szCs w:val="18"/>
              </w:rPr>
            </w:pPr>
            <w:r w:rsidRPr="002F6019">
              <w:rPr>
                <w:kern w:val="2"/>
                <w:sz w:val="16"/>
                <w:szCs w:val="18"/>
              </w:rPr>
              <w:t>10.00 %</w:t>
            </w:r>
          </w:p>
        </w:tc>
        <w:tc>
          <w:tcPr>
            <w:tcW w:w="1244" w:type="dxa"/>
          </w:tcPr>
          <w:p w14:paraId="1083CB57" w14:textId="77777777" w:rsidR="001A41FC" w:rsidRPr="002F6019" w:rsidRDefault="001A41FC" w:rsidP="000D3CDC">
            <w:pPr>
              <w:tabs>
                <w:tab w:val="left" w:pos="1440"/>
              </w:tabs>
              <w:autoSpaceDE w:val="0"/>
              <w:autoSpaceDN w:val="0"/>
              <w:adjustRightInd w:val="0"/>
              <w:jc w:val="center"/>
              <w:rPr>
                <w:kern w:val="2"/>
                <w:sz w:val="16"/>
                <w:szCs w:val="18"/>
              </w:rPr>
            </w:pPr>
            <w:r w:rsidRPr="002F6019">
              <w:rPr>
                <w:kern w:val="2"/>
                <w:sz w:val="16"/>
                <w:szCs w:val="18"/>
              </w:rPr>
              <w:t>16.00%</w:t>
            </w:r>
          </w:p>
        </w:tc>
      </w:tr>
    </w:tbl>
    <w:p w14:paraId="0194237E" w14:textId="77777777" w:rsidR="00D1196F" w:rsidRDefault="00D1196F" w:rsidP="00D1196F">
      <w:pPr>
        <w:pStyle w:val="A"/>
        <w:spacing w:after="0"/>
      </w:pPr>
    </w:p>
    <w:p w14:paraId="2B223B78" w14:textId="77777777" w:rsidR="000A70F9" w:rsidRDefault="000A70F9" w:rsidP="00D1196F">
      <w:pPr>
        <w:pStyle w:val="AuthorityNote"/>
      </w:pPr>
      <w:r>
        <w:t>AUTHORITY NOTE:</w:t>
      </w:r>
      <w:r>
        <w:tab/>
        <w:t>Promulgated in accordance with R.S. 47:2301 through R.S. 47:2308.</w:t>
      </w:r>
    </w:p>
    <w:p w14:paraId="5B5021E4" w14:textId="77777777" w:rsidR="00C1505D" w:rsidRPr="004943A3" w:rsidRDefault="000A70F9" w:rsidP="00C1505D">
      <w:pPr>
        <w:pStyle w:val="HistoricalNote"/>
      </w:pPr>
      <w:r>
        <w:t>HISTORICAL NOTE:</w:t>
      </w:r>
      <w:r>
        <w:tab/>
        <w:t>Promulgated by the Department of Revenue and Taxation, Tax Commission, LR 8:102 (February 1982), amended LR 9:69 (February 1983), LR 12:36 (January 1986), LR 13:248 (April 1987), LR 14:872 (December 1988), LR 17:1213 (December 1991), LR 22:117 (February 1996), amended by the Department of Revenue, Tax Commission, LR 26:511 (Marc</w:t>
      </w:r>
      <w:r w:rsidR="00C1505D">
        <w:t xml:space="preserve">h 2000), LR 30:492 (March 2004), </w:t>
      </w:r>
      <w:r w:rsidR="00C1505D" w:rsidRPr="004943A3">
        <w:t>amended by the Division of Administration, Tax Commission, LR 38:</w:t>
      </w:r>
      <w:r w:rsidR="008B1EF1">
        <w:t xml:space="preserve">811 (March 2012), </w:t>
      </w:r>
      <w:r w:rsidR="00977C31" w:rsidRPr="004943A3">
        <w:t xml:space="preserve">amended by the </w:t>
      </w:r>
      <w:r w:rsidR="00977C31">
        <w:t xml:space="preserve">Office of the Governor, </w:t>
      </w:r>
      <w:r w:rsidR="00977C31" w:rsidRPr="004943A3">
        <w:t>Division of Administration, Tax Commission,</w:t>
      </w:r>
      <w:r w:rsidR="00977C31">
        <w:t xml:space="preserve"> </w:t>
      </w:r>
      <w:r w:rsidR="008B1EF1">
        <w:t>LR 42:751 (May 2016)</w:t>
      </w:r>
      <w:r w:rsidR="001A41FC" w:rsidRPr="002F6019">
        <w:t xml:space="preserve">, </w:t>
      </w:r>
      <w:r w:rsidR="001A41FC">
        <w:t>LR 46:566 (April 2020).</w:t>
      </w:r>
    </w:p>
    <w:p w14:paraId="2C310F1E" w14:textId="77777777" w:rsidR="000A70F9" w:rsidRDefault="000A70F9">
      <w:pPr>
        <w:pStyle w:val="Section"/>
      </w:pPr>
      <w:bookmarkStart w:id="2342" w:name="_Toc233690279"/>
      <w:bookmarkStart w:id="2343" w:name="_Toc234030863"/>
      <w:bookmarkStart w:id="2344" w:name="_Toc243721489"/>
      <w:bookmarkStart w:id="2345" w:name="_Toc259619737"/>
      <w:bookmarkStart w:id="2346" w:name="_Toc262718823"/>
      <w:bookmarkStart w:id="2347" w:name="_Toc275165596"/>
      <w:bookmarkStart w:id="2348" w:name="_Toc238197915"/>
      <w:r>
        <w:t>§2715.</w:t>
      </w:r>
      <w:r>
        <w:tab/>
        <w:t>Assessment of Marsh Land</w:t>
      </w:r>
      <w:bookmarkEnd w:id="2342"/>
      <w:bookmarkEnd w:id="2343"/>
      <w:bookmarkEnd w:id="2344"/>
      <w:bookmarkEnd w:id="2345"/>
      <w:bookmarkEnd w:id="2346"/>
      <w:bookmarkEnd w:id="2347"/>
      <w:bookmarkEnd w:id="2348"/>
    </w:p>
    <w:p w14:paraId="711DC79D" w14:textId="77777777" w:rsidR="000A70F9" w:rsidRDefault="000A70F9">
      <w:pPr>
        <w:pStyle w:val="A"/>
      </w:pPr>
      <w:r>
        <w:t>A.</w:t>
      </w:r>
      <w:r>
        <w:tab/>
        <w:t>Use Value Table 2717.C.1 and 3 presents the guidelines for determining the assessed value of all bona fide marsh land.</w:t>
      </w:r>
    </w:p>
    <w:p w14:paraId="1E7FCA73" w14:textId="77777777" w:rsidR="000A70F9" w:rsidRDefault="000A70F9">
      <w:pPr>
        <w:pStyle w:val="A"/>
        <w:spacing w:after="80"/>
      </w:pPr>
      <w:r>
        <w:t>B.</w:t>
      </w:r>
      <w:r>
        <w:tab/>
        <w:t>The assessor of each parish containing bona fide marsh land shall determine the use value of such land as defined in R.S. 47:2302 and shall assess such land on the basis of its highest use value. In determining the use value of such lands, the assessors shall utilize the use value table prepared by the Tax Commission, which shall be applied uniformly statewide.</w:t>
      </w:r>
    </w:p>
    <w:p w14:paraId="27864D5C" w14:textId="77777777" w:rsidR="000A70F9" w:rsidRDefault="000A70F9">
      <w:pPr>
        <w:pStyle w:val="A"/>
        <w:spacing w:after="80"/>
      </w:pPr>
      <w:r>
        <w:t>C.</w:t>
      </w:r>
      <w:r>
        <w:tab/>
        <w:t>The table prepared by the Tax Commission shall define each different classification of marshland, a range of production within each class and the range of returns based upon the past four year averages.</w:t>
      </w:r>
    </w:p>
    <w:p w14:paraId="66528302" w14:textId="77777777" w:rsidR="000A70F9" w:rsidRDefault="000A70F9">
      <w:pPr>
        <w:pStyle w:val="A"/>
        <w:spacing w:after="80"/>
      </w:pPr>
      <w:r>
        <w:t>D.</w:t>
      </w:r>
      <w:r>
        <w:tab/>
        <w:t>In preparing the use value table for marshland, the Tax Commission shall consider the following factors:</w:t>
      </w:r>
    </w:p>
    <w:p w14:paraId="0678D399" w14:textId="77777777" w:rsidR="000A70F9" w:rsidRDefault="000A70F9">
      <w:pPr>
        <w:pStyle w:val="1"/>
        <w:spacing w:after="80"/>
      </w:pPr>
      <w:r>
        <w:t>1.</w:t>
      </w:r>
      <w:r>
        <w:tab/>
        <w:t>classification of the marshland as either freshwater, brackish, or saltwater marshland;</w:t>
      </w:r>
    </w:p>
    <w:p w14:paraId="645A4F53" w14:textId="77777777" w:rsidR="000A70F9" w:rsidRDefault="000A70F9">
      <w:pPr>
        <w:pStyle w:val="1"/>
        <w:spacing w:after="80"/>
      </w:pPr>
      <w:r>
        <w:t>2.</w:t>
      </w:r>
      <w:r>
        <w:tab/>
        <w:t>the income that may be produced within each class;</w:t>
      </w:r>
    </w:p>
    <w:p w14:paraId="77A20C93" w14:textId="77777777" w:rsidR="000A70F9" w:rsidRDefault="000A70F9">
      <w:pPr>
        <w:pStyle w:val="1"/>
        <w:spacing w:after="80"/>
      </w:pPr>
      <w:r>
        <w:t>3.</w:t>
      </w:r>
      <w:r>
        <w:tab/>
        <w:t>income derived from the traditional use of such marshland, as such uses are enumerated in R.S. 47:2301;</w:t>
      </w:r>
    </w:p>
    <w:p w14:paraId="1EC9530C" w14:textId="77777777" w:rsidR="000A70F9" w:rsidRDefault="000A70F9">
      <w:pPr>
        <w:pStyle w:val="1"/>
        <w:spacing w:after="80"/>
      </w:pPr>
      <w:r>
        <w:t>4.</w:t>
      </w:r>
      <w:r>
        <w:tab/>
        <w:t>physical and economic risks attendant thereto;</w:t>
      </w:r>
    </w:p>
    <w:p w14:paraId="2C83BFB6" w14:textId="77777777" w:rsidR="000A70F9" w:rsidRDefault="000A70F9">
      <w:pPr>
        <w:pStyle w:val="1"/>
        <w:spacing w:after="80"/>
      </w:pPr>
      <w:r>
        <w:t>5.</w:t>
      </w:r>
      <w:r>
        <w:tab/>
        <w:t>prevailing interest rates;</w:t>
      </w:r>
    </w:p>
    <w:p w14:paraId="555E867A" w14:textId="77777777" w:rsidR="000A70F9" w:rsidRDefault="000A70F9">
      <w:pPr>
        <w:pStyle w:val="1"/>
        <w:spacing w:after="80"/>
      </w:pPr>
      <w:r>
        <w:t>6.</w:t>
      </w:r>
      <w:r>
        <w:tab/>
        <w:t>liquidity of investments;</w:t>
      </w:r>
    </w:p>
    <w:p w14:paraId="2659DC99" w14:textId="77777777" w:rsidR="000A70F9" w:rsidRDefault="000A70F9">
      <w:pPr>
        <w:pStyle w:val="1"/>
      </w:pPr>
      <w:r>
        <w:t>7.</w:t>
      </w:r>
      <w:r>
        <w:tab/>
        <w:t>federal and state regulatory authority governing use of such marshland.</w:t>
      </w:r>
    </w:p>
    <w:p w14:paraId="6070B119" w14:textId="77777777" w:rsidR="000A70F9" w:rsidRDefault="000A70F9">
      <w:pPr>
        <w:pStyle w:val="AuthorityNote"/>
      </w:pPr>
      <w:r>
        <w:t>AUTHORITY NOTE:</w:t>
      </w:r>
      <w:r>
        <w:tab/>
        <w:t>Promulgated in accordance with R.S. 47:2307.</w:t>
      </w:r>
    </w:p>
    <w:p w14:paraId="5E46EBEA" w14:textId="77777777" w:rsidR="000A70F9" w:rsidRDefault="000A70F9">
      <w:pPr>
        <w:pStyle w:val="HistoricalNote"/>
      </w:pPr>
      <w:r>
        <w:t>HISTORICAL NOTE:</w:t>
      </w:r>
      <w:r>
        <w:tab/>
        <w:t xml:space="preserve">Promulgated by the Department of Revenue and Taxation, Tax Commission, LR 8:102 (February 1982), </w:t>
      </w:r>
      <w:r>
        <w:t>amended LR 9:69 (February 1983), LR 12:36 (January 1986), LR 22:117 (February 1996).</w:t>
      </w:r>
    </w:p>
    <w:p w14:paraId="61D5560F" w14:textId="77777777" w:rsidR="000A70F9" w:rsidRDefault="000A70F9">
      <w:pPr>
        <w:pStyle w:val="Section"/>
      </w:pPr>
      <w:bookmarkStart w:id="2349" w:name="_Toc233690280"/>
      <w:bookmarkStart w:id="2350" w:name="_Toc234030864"/>
      <w:bookmarkStart w:id="2351" w:name="_Toc243721490"/>
      <w:bookmarkStart w:id="2352" w:name="_Toc259619738"/>
      <w:bookmarkStart w:id="2353" w:name="_Toc262718824"/>
      <w:bookmarkStart w:id="2354" w:name="_Toc275165597"/>
      <w:bookmarkStart w:id="2355" w:name="_Toc238197916"/>
      <w:r>
        <w:t>§2717.</w:t>
      </w:r>
      <w:r>
        <w:tab/>
        <w:t>Tables</w:t>
      </w:r>
      <w:r w:rsidR="003471AC">
        <w:t>―</w:t>
      </w:r>
      <w:r>
        <w:t>Use Value</w:t>
      </w:r>
      <w:bookmarkEnd w:id="2349"/>
      <w:bookmarkEnd w:id="2350"/>
      <w:bookmarkEnd w:id="2351"/>
      <w:bookmarkEnd w:id="2352"/>
      <w:bookmarkEnd w:id="2353"/>
      <w:bookmarkEnd w:id="2354"/>
      <w:bookmarkEnd w:id="2355"/>
    </w:p>
    <w:p w14:paraId="5053666C" w14:textId="77777777" w:rsidR="008B1EF1" w:rsidRDefault="008B1EF1" w:rsidP="00AA329F">
      <w:pPr>
        <w:pStyle w:val="A"/>
        <w:keepNext/>
      </w:pPr>
      <w:r w:rsidRPr="00ED7867">
        <w:t>A.</w:t>
      </w:r>
      <w:r w:rsidRPr="00ED7867">
        <w:tab/>
      </w:r>
      <w:r w:rsidR="001A41FC" w:rsidRPr="002F6019">
        <w:t>Average Assessed Value per Acre of Agricultural and Horticultural Land, by Class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120" w:type="dxa"/>
          <w:right w:w="120" w:type="dxa"/>
        </w:tblCellMar>
        <w:tblLook w:val="0000" w:firstRow="0" w:lastRow="0" w:firstColumn="0" w:lastColumn="0" w:noHBand="0" w:noVBand="0"/>
      </w:tblPr>
      <w:tblGrid>
        <w:gridCol w:w="7"/>
        <w:gridCol w:w="1636"/>
        <w:gridCol w:w="7"/>
        <w:gridCol w:w="1605"/>
        <w:gridCol w:w="6"/>
        <w:gridCol w:w="1712"/>
        <w:gridCol w:w="7"/>
      </w:tblGrid>
      <w:tr w:rsidR="00962F16" w:rsidRPr="00962F16" w14:paraId="75A748A5" w14:textId="77777777" w:rsidTr="00D7438E">
        <w:trPr>
          <w:gridAfter w:val="1"/>
          <w:wAfter w:w="7" w:type="dxa"/>
          <w:cantSplit/>
          <w:tblHeader/>
          <w:jc w:val="center"/>
        </w:trPr>
        <w:tc>
          <w:tcPr>
            <w:tcW w:w="4973" w:type="dxa"/>
            <w:gridSpan w:val="6"/>
            <w:shd w:val="clear" w:color="auto" w:fill="BFBFBF"/>
          </w:tcPr>
          <w:p w14:paraId="2A8D296F" w14:textId="77777777" w:rsidR="00962F16" w:rsidRPr="00962F16" w:rsidRDefault="00962F16" w:rsidP="00962F16">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962F16">
              <w:rPr>
                <w:b/>
                <w:kern w:val="2"/>
                <w:sz w:val="16"/>
              </w:rPr>
              <w:t>Table 2717.A</w:t>
            </w:r>
          </w:p>
          <w:p w14:paraId="047B45E5" w14:textId="77777777" w:rsidR="00962F16" w:rsidRPr="00962F16" w:rsidRDefault="00962F16" w:rsidP="00962F16">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962F16">
              <w:rPr>
                <w:b/>
                <w:kern w:val="2"/>
                <w:sz w:val="16"/>
              </w:rPr>
              <w:t>Average Assessed Value per Acre of Agricultural</w:t>
            </w:r>
          </w:p>
          <w:p w14:paraId="08350902" w14:textId="77777777" w:rsidR="00962F16" w:rsidRPr="00962F16" w:rsidRDefault="00962F16" w:rsidP="00962F16">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962F16">
              <w:rPr>
                <w:b/>
                <w:kern w:val="2"/>
                <w:sz w:val="16"/>
              </w:rPr>
              <w:t>and Horticultural Land, by Class</w:t>
            </w:r>
          </w:p>
        </w:tc>
      </w:tr>
      <w:tr w:rsidR="00962F16" w:rsidRPr="00962F16" w14:paraId="62149EF1" w14:textId="77777777" w:rsidTr="00D7438E">
        <w:trPr>
          <w:gridAfter w:val="1"/>
          <w:wAfter w:w="7" w:type="dxa"/>
          <w:cantSplit/>
          <w:tblHeader/>
          <w:jc w:val="center"/>
        </w:trPr>
        <w:tc>
          <w:tcPr>
            <w:tcW w:w="1643" w:type="dxa"/>
            <w:gridSpan w:val="2"/>
            <w:shd w:val="clear" w:color="auto" w:fill="BFBFBF"/>
            <w:vAlign w:val="center"/>
          </w:tcPr>
          <w:p w14:paraId="2D9AE79D" w14:textId="77777777" w:rsidR="00962F16" w:rsidRPr="00962F16" w:rsidRDefault="00962F16" w:rsidP="00962F16">
            <w:pPr>
              <w:keepNext/>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395"/>
              <w:rPr>
                <w:b/>
                <w:kern w:val="2"/>
                <w:sz w:val="16"/>
              </w:rPr>
            </w:pPr>
            <w:r w:rsidRPr="00962F16">
              <w:rPr>
                <w:b/>
                <w:kern w:val="2"/>
                <w:sz w:val="16"/>
              </w:rPr>
              <w:t>Class</w:t>
            </w:r>
          </w:p>
        </w:tc>
        <w:tc>
          <w:tcPr>
            <w:tcW w:w="3330" w:type="dxa"/>
            <w:gridSpan w:val="4"/>
            <w:shd w:val="clear" w:color="auto" w:fill="BFBFBF"/>
          </w:tcPr>
          <w:p w14:paraId="2AB44DAD" w14:textId="77777777" w:rsidR="00962F16" w:rsidRPr="00962F16" w:rsidRDefault="00962F16" w:rsidP="00962F16">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962F16">
              <w:rPr>
                <w:b/>
                <w:kern w:val="2"/>
                <w:sz w:val="16"/>
              </w:rPr>
              <w:t>Assessed Value Per Acre</w:t>
            </w:r>
          </w:p>
        </w:tc>
      </w:tr>
      <w:tr w:rsidR="00962F16" w:rsidRPr="00962F16" w14:paraId="09D4F923" w14:textId="77777777" w:rsidTr="00D7438E">
        <w:trPr>
          <w:gridBefore w:val="1"/>
          <w:wBefore w:w="7" w:type="dxa"/>
          <w:cantSplit/>
          <w:tblHeader/>
          <w:jc w:val="center"/>
        </w:trPr>
        <w:tc>
          <w:tcPr>
            <w:tcW w:w="1643" w:type="dxa"/>
            <w:gridSpan w:val="2"/>
            <w:shd w:val="clear" w:color="auto" w:fill="BFBFBF"/>
          </w:tcPr>
          <w:p w14:paraId="4C226D20" w14:textId="77777777" w:rsidR="00962F16" w:rsidRPr="00962F16" w:rsidRDefault="00962F16" w:rsidP="00962F16">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962F16">
              <w:rPr>
                <w:b/>
                <w:kern w:val="2"/>
                <w:sz w:val="16"/>
              </w:rPr>
              <w:t xml:space="preserve"> </w:t>
            </w:r>
          </w:p>
        </w:tc>
        <w:tc>
          <w:tcPr>
            <w:tcW w:w="1611" w:type="dxa"/>
            <w:gridSpan w:val="2"/>
            <w:shd w:val="clear" w:color="auto" w:fill="BFBFBF"/>
          </w:tcPr>
          <w:p w14:paraId="5FC13BD7" w14:textId="77777777" w:rsidR="00962F16" w:rsidRPr="00962F16" w:rsidRDefault="00962F16" w:rsidP="00962F16">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962F16">
              <w:rPr>
                <w:b/>
                <w:kern w:val="2"/>
                <w:sz w:val="16"/>
              </w:rPr>
              <w:t>Upper</w:t>
            </w:r>
          </w:p>
        </w:tc>
        <w:tc>
          <w:tcPr>
            <w:tcW w:w="1719" w:type="dxa"/>
            <w:gridSpan w:val="2"/>
            <w:shd w:val="clear" w:color="auto" w:fill="BFBFBF"/>
          </w:tcPr>
          <w:p w14:paraId="1321916F" w14:textId="77777777" w:rsidR="00962F16" w:rsidRPr="00962F16" w:rsidRDefault="00962F16" w:rsidP="00962F16">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962F16">
              <w:rPr>
                <w:b/>
                <w:kern w:val="2"/>
                <w:sz w:val="16"/>
              </w:rPr>
              <w:t>Lower</w:t>
            </w:r>
          </w:p>
        </w:tc>
      </w:tr>
      <w:tr w:rsidR="00962F16" w:rsidRPr="00962F16" w14:paraId="7C6F8C75" w14:textId="77777777" w:rsidTr="00D7438E">
        <w:trPr>
          <w:gridAfter w:val="1"/>
          <w:wAfter w:w="7" w:type="dxa"/>
          <w:cantSplit/>
          <w:jc w:val="center"/>
        </w:trPr>
        <w:tc>
          <w:tcPr>
            <w:tcW w:w="1643" w:type="dxa"/>
            <w:gridSpan w:val="2"/>
            <w:vAlign w:val="center"/>
          </w:tcPr>
          <w:p w14:paraId="4A6674D4" w14:textId="77777777" w:rsidR="00962F16" w:rsidRPr="00962F16" w:rsidRDefault="00962F16" w:rsidP="00962F16">
            <w:pPr>
              <w:keepNext/>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395"/>
              <w:rPr>
                <w:kern w:val="2"/>
                <w:sz w:val="16"/>
              </w:rPr>
            </w:pPr>
            <w:r w:rsidRPr="00962F16">
              <w:rPr>
                <w:kern w:val="2"/>
                <w:sz w:val="16"/>
              </w:rPr>
              <w:t>Class I</w:t>
            </w:r>
          </w:p>
        </w:tc>
        <w:tc>
          <w:tcPr>
            <w:tcW w:w="1612" w:type="dxa"/>
            <w:gridSpan w:val="2"/>
          </w:tcPr>
          <w:p w14:paraId="579CBCEF" w14:textId="77777777" w:rsidR="00962F16" w:rsidRPr="00962F16" w:rsidRDefault="00962F16" w:rsidP="00962F16">
            <w:pPr>
              <w:keepNext/>
              <w:tabs>
                <w:tab w:val="left" w:pos="1440"/>
              </w:tabs>
              <w:autoSpaceDE w:val="0"/>
              <w:autoSpaceDN w:val="0"/>
              <w:adjustRightInd w:val="0"/>
              <w:jc w:val="center"/>
              <w:rPr>
                <w:kern w:val="2"/>
                <w:sz w:val="16"/>
                <w:szCs w:val="18"/>
              </w:rPr>
            </w:pPr>
            <w:r w:rsidRPr="00962F16">
              <w:rPr>
                <w:kern w:val="2"/>
                <w:sz w:val="16"/>
                <w:szCs w:val="18"/>
              </w:rPr>
              <w:t>$48.31</w:t>
            </w:r>
          </w:p>
        </w:tc>
        <w:tc>
          <w:tcPr>
            <w:tcW w:w="1718" w:type="dxa"/>
            <w:gridSpan w:val="2"/>
          </w:tcPr>
          <w:p w14:paraId="33090773" w14:textId="77777777" w:rsidR="00962F16" w:rsidRPr="00962F16" w:rsidRDefault="00962F16" w:rsidP="00962F16">
            <w:pPr>
              <w:keepNext/>
              <w:tabs>
                <w:tab w:val="left" w:pos="1440"/>
              </w:tabs>
              <w:autoSpaceDE w:val="0"/>
              <w:autoSpaceDN w:val="0"/>
              <w:adjustRightInd w:val="0"/>
              <w:jc w:val="center"/>
              <w:rPr>
                <w:kern w:val="2"/>
                <w:sz w:val="16"/>
                <w:szCs w:val="18"/>
              </w:rPr>
            </w:pPr>
            <w:r w:rsidRPr="00962F16">
              <w:rPr>
                <w:kern w:val="2"/>
                <w:sz w:val="16"/>
                <w:szCs w:val="18"/>
              </w:rPr>
              <w:t>$40.83</w:t>
            </w:r>
          </w:p>
        </w:tc>
      </w:tr>
      <w:tr w:rsidR="00962F16" w:rsidRPr="00962F16" w14:paraId="4B1A1D52" w14:textId="77777777" w:rsidTr="00D7438E">
        <w:trPr>
          <w:gridAfter w:val="1"/>
          <w:wAfter w:w="7" w:type="dxa"/>
          <w:cantSplit/>
          <w:jc w:val="center"/>
        </w:trPr>
        <w:tc>
          <w:tcPr>
            <w:tcW w:w="1643" w:type="dxa"/>
            <w:gridSpan w:val="2"/>
            <w:vAlign w:val="center"/>
          </w:tcPr>
          <w:p w14:paraId="5E6C61DB" w14:textId="77777777" w:rsidR="00962F16" w:rsidRPr="00962F16" w:rsidRDefault="00962F16" w:rsidP="00962F16">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395"/>
              <w:rPr>
                <w:kern w:val="2"/>
                <w:sz w:val="16"/>
              </w:rPr>
            </w:pPr>
            <w:r w:rsidRPr="00962F16">
              <w:rPr>
                <w:kern w:val="2"/>
                <w:sz w:val="16"/>
              </w:rPr>
              <w:t>Class II</w:t>
            </w:r>
          </w:p>
        </w:tc>
        <w:tc>
          <w:tcPr>
            <w:tcW w:w="1612" w:type="dxa"/>
            <w:gridSpan w:val="2"/>
          </w:tcPr>
          <w:p w14:paraId="7EF30A69" w14:textId="77777777" w:rsidR="00962F16" w:rsidRPr="00962F16" w:rsidRDefault="00962F16" w:rsidP="00962F16">
            <w:pPr>
              <w:tabs>
                <w:tab w:val="left" w:pos="1440"/>
              </w:tabs>
              <w:autoSpaceDE w:val="0"/>
              <w:autoSpaceDN w:val="0"/>
              <w:adjustRightInd w:val="0"/>
              <w:jc w:val="center"/>
              <w:rPr>
                <w:kern w:val="2"/>
                <w:sz w:val="16"/>
                <w:szCs w:val="18"/>
              </w:rPr>
            </w:pPr>
            <w:r w:rsidRPr="00962F16">
              <w:rPr>
                <w:kern w:val="2"/>
                <w:sz w:val="16"/>
                <w:szCs w:val="18"/>
              </w:rPr>
              <w:t>$40.54</w:t>
            </w:r>
          </w:p>
        </w:tc>
        <w:tc>
          <w:tcPr>
            <w:tcW w:w="1718" w:type="dxa"/>
            <w:gridSpan w:val="2"/>
          </w:tcPr>
          <w:p w14:paraId="4CE36803" w14:textId="77777777" w:rsidR="00962F16" w:rsidRPr="00962F16" w:rsidRDefault="00962F16" w:rsidP="00962F16">
            <w:pPr>
              <w:tabs>
                <w:tab w:val="left" w:pos="1440"/>
              </w:tabs>
              <w:autoSpaceDE w:val="0"/>
              <w:autoSpaceDN w:val="0"/>
              <w:adjustRightInd w:val="0"/>
              <w:jc w:val="center"/>
              <w:rPr>
                <w:kern w:val="2"/>
                <w:sz w:val="16"/>
                <w:szCs w:val="18"/>
              </w:rPr>
            </w:pPr>
            <w:r w:rsidRPr="00962F16">
              <w:rPr>
                <w:kern w:val="2"/>
                <w:sz w:val="16"/>
                <w:szCs w:val="18"/>
              </w:rPr>
              <w:t>$30.46</w:t>
            </w:r>
          </w:p>
        </w:tc>
      </w:tr>
      <w:tr w:rsidR="00962F16" w:rsidRPr="00962F16" w14:paraId="3A296055" w14:textId="77777777" w:rsidTr="00D7438E">
        <w:trPr>
          <w:gridAfter w:val="1"/>
          <w:wAfter w:w="7" w:type="dxa"/>
          <w:cantSplit/>
          <w:jc w:val="center"/>
        </w:trPr>
        <w:tc>
          <w:tcPr>
            <w:tcW w:w="1643" w:type="dxa"/>
            <w:gridSpan w:val="2"/>
            <w:vAlign w:val="center"/>
          </w:tcPr>
          <w:p w14:paraId="43E3B1A6" w14:textId="77777777" w:rsidR="00962F16" w:rsidRPr="00962F16" w:rsidRDefault="00962F16" w:rsidP="00962F16">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395"/>
              <w:rPr>
                <w:kern w:val="2"/>
                <w:sz w:val="16"/>
              </w:rPr>
            </w:pPr>
            <w:r w:rsidRPr="00962F16">
              <w:rPr>
                <w:kern w:val="2"/>
                <w:sz w:val="16"/>
              </w:rPr>
              <w:t>Class III</w:t>
            </w:r>
          </w:p>
        </w:tc>
        <w:tc>
          <w:tcPr>
            <w:tcW w:w="1612" w:type="dxa"/>
            <w:gridSpan w:val="2"/>
          </w:tcPr>
          <w:p w14:paraId="11230580" w14:textId="77777777" w:rsidR="00962F16" w:rsidRPr="00962F16" w:rsidRDefault="00962F16" w:rsidP="00962F16">
            <w:pPr>
              <w:jc w:val="center"/>
              <w:rPr>
                <w:noProof/>
                <w:kern w:val="2"/>
                <w:sz w:val="16"/>
              </w:rPr>
            </w:pPr>
            <w:r w:rsidRPr="00962F16">
              <w:rPr>
                <w:noProof/>
                <w:kern w:val="2"/>
                <w:sz w:val="16"/>
              </w:rPr>
              <w:t>$29.89</w:t>
            </w:r>
          </w:p>
        </w:tc>
        <w:tc>
          <w:tcPr>
            <w:tcW w:w="1718" w:type="dxa"/>
            <w:gridSpan w:val="2"/>
          </w:tcPr>
          <w:p w14:paraId="0796AAF6" w14:textId="77777777" w:rsidR="00962F16" w:rsidRPr="00962F16" w:rsidRDefault="00962F16" w:rsidP="00962F16">
            <w:pPr>
              <w:jc w:val="center"/>
              <w:rPr>
                <w:noProof/>
                <w:kern w:val="2"/>
                <w:sz w:val="16"/>
              </w:rPr>
            </w:pPr>
            <w:r w:rsidRPr="00962F16">
              <w:rPr>
                <w:noProof/>
                <w:kern w:val="2"/>
                <w:sz w:val="16"/>
              </w:rPr>
              <w:t>$26.45</w:t>
            </w:r>
          </w:p>
        </w:tc>
      </w:tr>
      <w:tr w:rsidR="00962F16" w:rsidRPr="00962F16" w14:paraId="6C7D4775" w14:textId="77777777" w:rsidTr="00D7438E">
        <w:trPr>
          <w:gridAfter w:val="1"/>
          <w:wAfter w:w="7" w:type="dxa"/>
          <w:cantSplit/>
          <w:jc w:val="center"/>
        </w:trPr>
        <w:tc>
          <w:tcPr>
            <w:tcW w:w="1643" w:type="dxa"/>
            <w:gridSpan w:val="2"/>
            <w:vAlign w:val="center"/>
          </w:tcPr>
          <w:p w14:paraId="606162DC" w14:textId="77777777" w:rsidR="00962F16" w:rsidRPr="00962F16" w:rsidRDefault="00962F16" w:rsidP="00962F16">
            <w:p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395"/>
              <w:rPr>
                <w:kern w:val="2"/>
                <w:sz w:val="16"/>
              </w:rPr>
            </w:pPr>
            <w:r w:rsidRPr="00962F16">
              <w:rPr>
                <w:kern w:val="2"/>
                <w:sz w:val="16"/>
              </w:rPr>
              <w:t>Class IV</w:t>
            </w:r>
          </w:p>
        </w:tc>
        <w:tc>
          <w:tcPr>
            <w:tcW w:w="1612" w:type="dxa"/>
            <w:gridSpan w:val="2"/>
          </w:tcPr>
          <w:p w14:paraId="131A84CA" w14:textId="77777777" w:rsidR="00962F16" w:rsidRPr="00962F16" w:rsidRDefault="00962F16" w:rsidP="00962F16">
            <w:pPr>
              <w:jc w:val="center"/>
              <w:rPr>
                <w:noProof/>
                <w:kern w:val="2"/>
                <w:sz w:val="16"/>
              </w:rPr>
            </w:pPr>
            <w:r w:rsidRPr="00962F16">
              <w:rPr>
                <w:noProof/>
                <w:kern w:val="2"/>
                <w:sz w:val="16"/>
              </w:rPr>
              <w:t>$25.85</w:t>
            </w:r>
          </w:p>
        </w:tc>
        <w:tc>
          <w:tcPr>
            <w:tcW w:w="1718" w:type="dxa"/>
            <w:gridSpan w:val="2"/>
          </w:tcPr>
          <w:p w14:paraId="7B64FE50" w14:textId="77777777" w:rsidR="00962F16" w:rsidRPr="00962F16" w:rsidRDefault="00962F16" w:rsidP="00962F16">
            <w:pPr>
              <w:jc w:val="center"/>
              <w:rPr>
                <w:noProof/>
                <w:kern w:val="2"/>
                <w:sz w:val="16"/>
              </w:rPr>
            </w:pPr>
            <w:r w:rsidRPr="00962F16">
              <w:rPr>
                <w:noProof/>
                <w:kern w:val="2"/>
                <w:sz w:val="16"/>
              </w:rPr>
              <w:t>$17.22</w:t>
            </w:r>
          </w:p>
        </w:tc>
      </w:tr>
    </w:tbl>
    <w:p w14:paraId="1D2B5236" w14:textId="77777777" w:rsidR="008B1EF1" w:rsidRPr="00ED7867" w:rsidRDefault="008B1EF1" w:rsidP="008B1EF1">
      <w:pPr>
        <w:pStyle w:val="A"/>
        <w:spacing w:after="0"/>
      </w:pPr>
    </w:p>
    <w:p w14:paraId="21FD9B17" w14:textId="77777777" w:rsidR="008B1EF1" w:rsidRDefault="008B1EF1" w:rsidP="00AA329F">
      <w:pPr>
        <w:pStyle w:val="A"/>
        <w:keepNext/>
      </w:pPr>
      <w:r w:rsidRPr="00ED7867">
        <w:t>B.</w:t>
      </w:r>
      <w:r w:rsidRPr="00ED7867">
        <w:tab/>
        <w:t>Average Assessed Value per Acre of Timberland, by Class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120" w:type="dxa"/>
          <w:right w:w="120" w:type="dxa"/>
        </w:tblCellMar>
        <w:tblLook w:val="0000" w:firstRow="0" w:lastRow="0" w:firstColumn="0" w:lastColumn="0" w:noHBand="0" w:noVBand="0"/>
      </w:tblPr>
      <w:tblGrid>
        <w:gridCol w:w="2400"/>
        <w:gridCol w:w="2562"/>
      </w:tblGrid>
      <w:tr w:rsidR="00962F16" w:rsidRPr="00CA39BB" w14:paraId="689AFCCF" w14:textId="77777777" w:rsidTr="00D7438E">
        <w:trPr>
          <w:cantSplit/>
          <w:tblHeader/>
          <w:jc w:val="center"/>
        </w:trPr>
        <w:tc>
          <w:tcPr>
            <w:tcW w:w="4962" w:type="dxa"/>
            <w:gridSpan w:val="2"/>
            <w:shd w:val="clear" w:color="auto" w:fill="BFBFBF"/>
          </w:tcPr>
          <w:p w14:paraId="1933810C" w14:textId="77777777" w:rsidR="00962F16" w:rsidRPr="00CA39BB"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CA39BB">
              <w:rPr>
                <w:b/>
                <w:kern w:val="2"/>
                <w:sz w:val="16"/>
              </w:rPr>
              <w:t>Table 2717.B</w:t>
            </w:r>
          </w:p>
          <w:p w14:paraId="67EA6BF8" w14:textId="77777777" w:rsidR="00962F16" w:rsidRPr="00CA39BB"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CA39BB">
              <w:rPr>
                <w:b/>
                <w:kern w:val="2"/>
                <w:sz w:val="16"/>
              </w:rPr>
              <w:t>Average Assessed Value per Acre</w:t>
            </w:r>
          </w:p>
          <w:p w14:paraId="273CF54B" w14:textId="77777777" w:rsidR="00962F16" w:rsidRPr="00CA39BB"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CA39BB">
              <w:rPr>
                <w:b/>
                <w:kern w:val="2"/>
                <w:sz w:val="16"/>
              </w:rPr>
              <w:t>of Timberland, by Class</w:t>
            </w:r>
          </w:p>
        </w:tc>
      </w:tr>
      <w:tr w:rsidR="00962F16" w:rsidRPr="00CA39BB" w14:paraId="3DA5DA39" w14:textId="77777777" w:rsidTr="00D7438E">
        <w:trPr>
          <w:cantSplit/>
          <w:tblHeader/>
          <w:jc w:val="center"/>
        </w:trPr>
        <w:tc>
          <w:tcPr>
            <w:tcW w:w="2400" w:type="dxa"/>
            <w:shd w:val="clear" w:color="auto" w:fill="BFBFBF"/>
          </w:tcPr>
          <w:p w14:paraId="1CE184BE" w14:textId="77777777" w:rsidR="00962F16" w:rsidRPr="00CA39BB"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CA39BB">
              <w:rPr>
                <w:b/>
                <w:kern w:val="2"/>
                <w:sz w:val="16"/>
              </w:rPr>
              <w:t>Class</w:t>
            </w:r>
          </w:p>
        </w:tc>
        <w:tc>
          <w:tcPr>
            <w:tcW w:w="2562" w:type="dxa"/>
            <w:shd w:val="clear" w:color="auto" w:fill="BFBFBF"/>
          </w:tcPr>
          <w:p w14:paraId="12AE23F3" w14:textId="77777777" w:rsidR="00962F16" w:rsidRPr="00CA39BB"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CA39BB">
              <w:rPr>
                <w:b/>
                <w:kern w:val="2"/>
                <w:sz w:val="16"/>
              </w:rPr>
              <w:t>Assessed Value Per Acre</w:t>
            </w:r>
          </w:p>
        </w:tc>
      </w:tr>
      <w:tr w:rsidR="00962F16" w:rsidRPr="005A3A32" w14:paraId="70770A2B" w14:textId="77777777" w:rsidTr="00D7438E">
        <w:trPr>
          <w:cantSplit/>
          <w:jc w:val="center"/>
        </w:trPr>
        <w:tc>
          <w:tcPr>
            <w:tcW w:w="2400" w:type="dxa"/>
          </w:tcPr>
          <w:p w14:paraId="1EB19859" w14:textId="77777777" w:rsidR="00962F16" w:rsidRPr="005A3A32"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5A3A32">
              <w:rPr>
                <w:kern w:val="2"/>
                <w:sz w:val="16"/>
              </w:rPr>
              <w:t>Class 1</w:t>
            </w:r>
          </w:p>
        </w:tc>
        <w:tc>
          <w:tcPr>
            <w:tcW w:w="2562" w:type="dxa"/>
            <w:vAlign w:val="center"/>
          </w:tcPr>
          <w:p w14:paraId="1E2E476E" w14:textId="77777777" w:rsidR="00962F16" w:rsidRPr="005A3A32" w:rsidRDefault="00962F16" w:rsidP="00D7438E">
            <w:pPr>
              <w:keepNext/>
              <w:tabs>
                <w:tab w:val="left" w:pos="1440"/>
              </w:tabs>
              <w:autoSpaceDE w:val="0"/>
              <w:autoSpaceDN w:val="0"/>
              <w:adjustRightInd w:val="0"/>
              <w:jc w:val="center"/>
              <w:rPr>
                <w:kern w:val="2"/>
                <w:sz w:val="16"/>
                <w:szCs w:val="18"/>
              </w:rPr>
            </w:pPr>
            <w:r w:rsidRPr="005A3A32">
              <w:rPr>
                <w:kern w:val="2"/>
                <w:sz w:val="16"/>
                <w:szCs w:val="18"/>
              </w:rPr>
              <w:t>$40.22</w:t>
            </w:r>
          </w:p>
        </w:tc>
      </w:tr>
      <w:tr w:rsidR="00962F16" w:rsidRPr="005A3A32" w14:paraId="5B116A5E" w14:textId="77777777" w:rsidTr="00D7438E">
        <w:trPr>
          <w:cantSplit/>
          <w:jc w:val="center"/>
        </w:trPr>
        <w:tc>
          <w:tcPr>
            <w:tcW w:w="2400" w:type="dxa"/>
          </w:tcPr>
          <w:p w14:paraId="21CE1134"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5A3A32">
              <w:rPr>
                <w:kern w:val="2"/>
                <w:sz w:val="16"/>
              </w:rPr>
              <w:t>Class 2</w:t>
            </w:r>
          </w:p>
        </w:tc>
        <w:tc>
          <w:tcPr>
            <w:tcW w:w="2562" w:type="dxa"/>
            <w:vAlign w:val="center"/>
          </w:tcPr>
          <w:p w14:paraId="7976BBD9" w14:textId="77777777" w:rsidR="00962F16" w:rsidRPr="005A3A32" w:rsidRDefault="00962F16" w:rsidP="00D7438E">
            <w:pPr>
              <w:tabs>
                <w:tab w:val="left" w:pos="1440"/>
              </w:tabs>
              <w:autoSpaceDE w:val="0"/>
              <w:autoSpaceDN w:val="0"/>
              <w:adjustRightInd w:val="0"/>
              <w:jc w:val="center"/>
              <w:rPr>
                <w:kern w:val="2"/>
                <w:sz w:val="16"/>
                <w:szCs w:val="18"/>
              </w:rPr>
            </w:pPr>
            <w:r w:rsidRPr="005A3A32">
              <w:rPr>
                <w:kern w:val="2"/>
                <w:sz w:val="16"/>
                <w:szCs w:val="18"/>
              </w:rPr>
              <w:t>$28.54</w:t>
            </w:r>
          </w:p>
        </w:tc>
      </w:tr>
      <w:tr w:rsidR="00962F16" w:rsidRPr="005A3A32" w14:paraId="02AEF168" w14:textId="77777777" w:rsidTr="00D7438E">
        <w:trPr>
          <w:cantSplit/>
          <w:jc w:val="center"/>
        </w:trPr>
        <w:tc>
          <w:tcPr>
            <w:tcW w:w="2400" w:type="dxa"/>
          </w:tcPr>
          <w:p w14:paraId="462A7FC6"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5A3A32">
              <w:rPr>
                <w:kern w:val="2"/>
                <w:sz w:val="16"/>
              </w:rPr>
              <w:t>Class 3</w:t>
            </w:r>
          </w:p>
        </w:tc>
        <w:tc>
          <w:tcPr>
            <w:tcW w:w="2562" w:type="dxa"/>
            <w:vAlign w:val="center"/>
          </w:tcPr>
          <w:p w14:paraId="6774B0C9" w14:textId="77777777" w:rsidR="00962F16" w:rsidRPr="005A3A32" w:rsidRDefault="00962F16" w:rsidP="00D7438E">
            <w:pPr>
              <w:jc w:val="center"/>
              <w:rPr>
                <w:noProof/>
                <w:kern w:val="2"/>
                <w:sz w:val="16"/>
              </w:rPr>
            </w:pPr>
            <w:r w:rsidRPr="005A3A32">
              <w:rPr>
                <w:noProof/>
                <w:kern w:val="2"/>
                <w:sz w:val="16"/>
              </w:rPr>
              <w:t>$12.38</w:t>
            </w:r>
          </w:p>
        </w:tc>
      </w:tr>
      <w:tr w:rsidR="00962F16" w:rsidRPr="005A3A32" w14:paraId="3ED37602" w14:textId="77777777" w:rsidTr="00D7438E">
        <w:trPr>
          <w:cantSplit/>
          <w:jc w:val="center"/>
        </w:trPr>
        <w:tc>
          <w:tcPr>
            <w:tcW w:w="2400" w:type="dxa"/>
          </w:tcPr>
          <w:p w14:paraId="0C6FC2DB"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5A3A32">
              <w:rPr>
                <w:kern w:val="2"/>
                <w:sz w:val="16"/>
              </w:rPr>
              <w:t>Class 4</w:t>
            </w:r>
          </w:p>
        </w:tc>
        <w:tc>
          <w:tcPr>
            <w:tcW w:w="2562" w:type="dxa"/>
            <w:vAlign w:val="center"/>
          </w:tcPr>
          <w:p w14:paraId="3692F526" w14:textId="77777777" w:rsidR="00962F16" w:rsidRPr="005A3A32" w:rsidRDefault="00962F16" w:rsidP="00D7438E">
            <w:pPr>
              <w:jc w:val="center"/>
              <w:rPr>
                <w:noProof/>
                <w:kern w:val="2"/>
                <w:sz w:val="16"/>
              </w:rPr>
            </w:pPr>
            <w:r w:rsidRPr="005A3A32">
              <w:rPr>
                <w:noProof/>
                <w:kern w:val="2"/>
                <w:sz w:val="16"/>
              </w:rPr>
              <w:t>$7.51</w:t>
            </w:r>
          </w:p>
        </w:tc>
      </w:tr>
    </w:tbl>
    <w:p w14:paraId="5162F2A8" w14:textId="77777777" w:rsidR="008B1EF1" w:rsidRDefault="008B1EF1" w:rsidP="007D0186">
      <w:pPr>
        <w:pStyle w:val="A"/>
        <w:keepNext/>
        <w:spacing w:before="120"/>
      </w:pPr>
      <w:r w:rsidRPr="00ED7867">
        <w:t>C.</w:t>
      </w:r>
      <w:r w:rsidRPr="00ED7867">
        <w:tab/>
        <w:t>Average Assessed Value per Acre of Marsh Land, by Class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612"/>
        <w:gridCol w:w="2352"/>
      </w:tblGrid>
      <w:tr w:rsidR="00962F16" w:rsidRPr="00CA39BB" w14:paraId="2B784EE3" w14:textId="77777777" w:rsidTr="00D7438E">
        <w:trPr>
          <w:cantSplit/>
          <w:tblHeader/>
          <w:jc w:val="center"/>
        </w:trPr>
        <w:tc>
          <w:tcPr>
            <w:tcW w:w="4964" w:type="dxa"/>
            <w:gridSpan w:val="2"/>
            <w:tcBorders>
              <w:top w:val="double" w:sz="6" w:space="0" w:color="000000"/>
              <w:bottom w:val="single" w:sz="6" w:space="0" w:color="000000"/>
            </w:tcBorders>
            <w:shd w:val="clear" w:color="auto" w:fill="BFBFBF"/>
            <w:vAlign w:val="center"/>
          </w:tcPr>
          <w:p w14:paraId="5C03FF41" w14:textId="77777777" w:rsidR="00962F16" w:rsidRPr="00CA39BB"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CA39BB">
              <w:rPr>
                <w:b/>
                <w:kern w:val="2"/>
                <w:sz w:val="16"/>
              </w:rPr>
              <w:t>Table 2717.C.1</w:t>
            </w:r>
          </w:p>
          <w:p w14:paraId="206453DB" w14:textId="77777777" w:rsidR="00962F16" w:rsidRPr="00CA39BB"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CA39BB">
              <w:rPr>
                <w:b/>
                <w:kern w:val="2"/>
                <w:sz w:val="16"/>
              </w:rPr>
              <w:t>Average Assessed Value per Acre of Marshland, by Class</w:t>
            </w:r>
          </w:p>
          <w:p w14:paraId="43F1B9F9" w14:textId="77777777" w:rsidR="00962F16" w:rsidRPr="00CA39BB"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CA39BB">
              <w:rPr>
                <w:b/>
                <w:kern w:val="2"/>
                <w:sz w:val="16"/>
              </w:rPr>
              <w:t>West Zone</w:t>
            </w:r>
          </w:p>
        </w:tc>
      </w:tr>
      <w:tr w:rsidR="00962F16" w:rsidRPr="00CA39BB" w14:paraId="0355DBAF" w14:textId="77777777" w:rsidTr="00D7438E">
        <w:trPr>
          <w:cantSplit/>
          <w:tblHeader/>
          <w:jc w:val="center"/>
        </w:trPr>
        <w:tc>
          <w:tcPr>
            <w:tcW w:w="2612" w:type="dxa"/>
            <w:tcBorders>
              <w:top w:val="single" w:sz="6" w:space="0" w:color="000000"/>
              <w:bottom w:val="single" w:sz="6" w:space="0" w:color="000000"/>
            </w:tcBorders>
            <w:shd w:val="clear" w:color="auto" w:fill="BFBFBF"/>
            <w:vAlign w:val="center"/>
          </w:tcPr>
          <w:p w14:paraId="4177349B" w14:textId="77777777" w:rsidR="00962F16" w:rsidRPr="00CA39BB"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CA39BB">
              <w:rPr>
                <w:b/>
                <w:kern w:val="2"/>
                <w:sz w:val="16"/>
              </w:rPr>
              <w:t>Class</w:t>
            </w:r>
          </w:p>
        </w:tc>
        <w:tc>
          <w:tcPr>
            <w:tcW w:w="2352" w:type="dxa"/>
            <w:tcBorders>
              <w:top w:val="single" w:sz="6" w:space="0" w:color="000000"/>
              <w:bottom w:val="single" w:sz="6" w:space="0" w:color="000000"/>
            </w:tcBorders>
            <w:shd w:val="clear" w:color="auto" w:fill="BFBFBF"/>
            <w:vAlign w:val="center"/>
          </w:tcPr>
          <w:p w14:paraId="1529E57E" w14:textId="77777777" w:rsidR="00962F16" w:rsidRPr="00CA39BB"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CA39BB">
              <w:rPr>
                <w:b/>
                <w:kern w:val="2"/>
                <w:sz w:val="16"/>
              </w:rPr>
              <w:t>Assessed Value Per Acre</w:t>
            </w:r>
          </w:p>
        </w:tc>
      </w:tr>
      <w:tr w:rsidR="00962F16" w:rsidRPr="005A3A32" w14:paraId="7FBDB4D6" w14:textId="77777777" w:rsidTr="00D7438E">
        <w:trPr>
          <w:cantSplit/>
          <w:jc w:val="center"/>
        </w:trPr>
        <w:tc>
          <w:tcPr>
            <w:tcW w:w="2612" w:type="dxa"/>
            <w:tcBorders>
              <w:top w:val="single" w:sz="6" w:space="0" w:color="000000"/>
            </w:tcBorders>
            <w:vAlign w:val="bottom"/>
          </w:tcPr>
          <w:p w14:paraId="0FD971F0" w14:textId="77777777" w:rsidR="00962F16" w:rsidRPr="005A3A32"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Fresh Water Marsh</w:t>
            </w:r>
          </w:p>
        </w:tc>
        <w:tc>
          <w:tcPr>
            <w:tcW w:w="2352" w:type="dxa"/>
            <w:tcBorders>
              <w:top w:val="single" w:sz="6" w:space="0" w:color="000000"/>
            </w:tcBorders>
            <w:vAlign w:val="bottom"/>
          </w:tcPr>
          <w:p w14:paraId="23F4C1DB" w14:textId="77777777" w:rsidR="00962F16" w:rsidRPr="005A3A32"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5A3A32">
              <w:rPr>
                <w:kern w:val="2"/>
                <w:sz w:val="16"/>
              </w:rPr>
              <w:t>$7.00</w:t>
            </w:r>
          </w:p>
        </w:tc>
      </w:tr>
      <w:tr w:rsidR="00962F16" w:rsidRPr="005A3A32" w14:paraId="30B8F08B" w14:textId="77777777" w:rsidTr="00D7438E">
        <w:trPr>
          <w:cantSplit/>
          <w:jc w:val="center"/>
        </w:trPr>
        <w:tc>
          <w:tcPr>
            <w:tcW w:w="2612" w:type="dxa"/>
            <w:vAlign w:val="bottom"/>
          </w:tcPr>
          <w:p w14:paraId="2BCF847B"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Brackish Water Marsh</w:t>
            </w:r>
          </w:p>
        </w:tc>
        <w:tc>
          <w:tcPr>
            <w:tcW w:w="2352" w:type="dxa"/>
            <w:vAlign w:val="bottom"/>
          </w:tcPr>
          <w:p w14:paraId="531A3D92"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5A3A32">
              <w:rPr>
                <w:kern w:val="2"/>
                <w:sz w:val="16"/>
              </w:rPr>
              <w:t>$6.00</w:t>
            </w:r>
          </w:p>
        </w:tc>
      </w:tr>
      <w:tr w:rsidR="00962F16" w:rsidRPr="005A3A32" w14:paraId="47A56943" w14:textId="77777777" w:rsidTr="00D7438E">
        <w:trPr>
          <w:cantSplit/>
          <w:jc w:val="center"/>
        </w:trPr>
        <w:tc>
          <w:tcPr>
            <w:tcW w:w="2612" w:type="dxa"/>
            <w:vAlign w:val="bottom"/>
          </w:tcPr>
          <w:p w14:paraId="41F0CA8E"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Salt Water Marsh</w:t>
            </w:r>
          </w:p>
        </w:tc>
        <w:tc>
          <w:tcPr>
            <w:tcW w:w="2352" w:type="dxa"/>
            <w:vAlign w:val="bottom"/>
          </w:tcPr>
          <w:p w14:paraId="4D977D0E"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5A3A32">
              <w:rPr>
                <w:kern w:val="2"/>
                <w:sz w:val="16"/>
              </w:rPr>
              <w:t>$5.00</w:t>
            </w:r>
          </w:p>
        </w:tc>
      </w:tr>
    </w:tbl>
    <w:p w14:paraId="2FC40DC0" w14:textId="77777777" w:rsidR="00962F16" w:rsidRDefault="00962F16" w:rsidP="007D0186">
      <w:pPr>
        <w:pStyle w:val="A"/>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206"/>
        <w:gridCol w:w="1260"/>
        <w:gridCol w:w="1350"/>
        <w:gridCol w:w="1170"/>
      </w:tblGrid>
      <w:tr w:rsidR="00962F16" w:rsidRPr="00794B91" w14:paraId="6E4675DD" w14:textId="77777777" w:rsidTr="00D7438E">
        <w:trPr>
          <w:cantSplit/>
          <w:tblHeader/>
          <w:jc w:val="center"/>
        </w:trPr>
        <w:tc>
          <w:tcPr>
            <w:tcW w:w="4986" w:type="dxa"/>
            <w:gridSpan w:val="4"/>
            <w:tcBorders>
              <w:top w:val="double" w:sz="6" w:space="0" w:color="000000"/>
              <w:bottom w:val="single" w:sz="6" w:space="0" w:color="000000"/>
            </w:tcBorders>
            <w:shd w:val="clear" w:color="000000" w:fill="BFBFBF"/>
          </w:tcPr>
          <w:p w14:paraId="0F50537F" w14:textId="77777777" w:rsidR="00962F16" w:rsidRPr="00794B91" w:rsidRDefault="00962F16" w:rsidP="007D0186">
            <w:pPr>
              <w:pStyle w:val="Text"/>
              <w:spacing w:after="0" w:line="240" w:lineRule="auto"/>
              <w:jc w:val="center"/>
              <w:rPr>
                <w:b/>
                <w:sz w:val="16"/>
                <w:szCs w:val="16"/>
              </w:rPr>
            </w:pPr>
            <w:r w:rsidRPr="00794B91">
              <w:rPr>
                <w:b/>
                <w:sz w:val="16"/>
                <w:szCs w:val="16"/>
              </w:rPr>
              <w:t>Table 2717.C.2</w:t>
            </w:r>
          </w:p>
          <w:p w14:paraId="179FF353" w14:textId="77777777" w:rsidR="00962F16" w:rsidRPr="00794B91" w:rsidRDefault="00962F16" w:rsidP="007D0186">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794B91">
              <w:rPr>
                <w:b/>
                <w:kern w:val="2"/>
                <w:sz w:val="16"/>
                <w:szCs w:val="16"/>
              </w:rPr>
              <w:t>Parishes Considered to be Located in the West Zone</w:t>
            </w:r>
          </w:p>
        </w:tc>
      </w:tr>
      <w:tr w:rsidR="00962F16" w:rsidRPr="005A3A32" w14:paraId="71341C05" w14:textId="77777777" w:rsidTr="00D7438E">
        <w:trPr>
          <w:cantSplit/>
          <w:jc w:val="center"/>
        </w:trPr>
        <w:tc>
          <w:tcPr>
            <w:tcW w:w="1206" w:type="dxa"/>
            <w:tcBorders>
              <w:top w:val="single" w:sz="6" w:space="0" w:color="000000"/>
            </w:tcBorders>
            <w:vAlign w:val="bottom"/>
          </w:tcPr>
          <w:p w14:paraId="2024A0C3" w14:textId="77777777" w:rsidR="00962F16" w:rsidRPr="005A3A32"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Acadia</w:t>
            </w:r>
          </w:p>
        </w:tc>
        <w:tc>
          <w:tcPr>
            <w:tcW w:w="1260" w:type="dxa"/>
            <w:tcBorders>
              <w:top w:val="single" w:sz="6" w:space="0" w:color="000000"/>
            </w:tcBorders>
            <w:vAlign w:val="bottom"/>
          </w:tcPr>
          <w:p w14:paraId="38382DE2" w14:textId="77777777" w:rsidR="00962F16" w:rsidRPr="005A3A32"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Iberia</w:t>
            </w:r>
          </w:p>
        </w:tc>
        <w:tc>
          <w:tcPr>
            <w:tcW w:w="1350" w:type="dxa"/>
            <w:tcBorders>
              <w:top w:val="single" w:sz="6" w:space="0" w:color="000000"/>
            </w:tcBorders>
            <w:vAlign w:val="bottom"/>
          </w:tcPr>
          <w:p w14:paraId="5E451728" w14:textId="77777777" w:rsidR="00962F16" w:rsidRPr="005A3A32"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St. Landry</w:t>
            </w:r>
          </w:p>
        </w:tc>
        <w:tc>
          <w:tcPr>
            <w:tcW w:w="1170" w:type="dxa"/>
            <w:tcBorders>
              <w:top w:val="single" w:sz="6" w:space="0" w:color="000000"/>
            </w:tcBorders>
            <w:vAlign w:val="bottom"/>
          </w:tcPr>
          <w:p w14:paraId="1B96547E" w14:textId="77777777" w:rsidR="00962F16" w:rsidRPr="005A3A32"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Vermilion</w:t>
            </w:r>
          </w:p>
        </w:tc>
      </w:tr>
      <w:tr w:rsidR="00962F16" w:rsidRPr="005A3A32" w14:paraId="3EFCBAE3" w14:textId="77777777" w:rsidTr="00D7438E">
        <w:trPr>
          <w:cantSplit/>
          <w:jc w:val="center"/>
        </w:trPr>
        <w:tc>
          <w:tcPr>
            <w:tcW w:w="1206" w:type="dxa"/>
            <w:vAlign w:val="bottom"/>
          </w:tcPr>
          <w:p w14:paraId="7723D922"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Calcasieu</w:t>
            </w:r>
          </w:p>
        </w:tc>
        <w:tc>
          <w:tcPr>
            <w:tcW w:w="1260" w:type="dxa"/>
            <w:vAlign w:val="bottom"/>
          </w:tcPr>
          <w:p w14:paraId="354DEE27"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Jefferson Davis</w:t>
            </w:r>
          </w:p>
        </w:tc>
        <w:tc>
          <w:tcPr>
            <w:tcW w:w="1350" w:type="dxa"/>
            <w:vAlign w:val="bottom"/>
          </w:tcPr>
          <w:p w14:paraId="09B6314D"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St. Martin</w:t>
            </w:r>
          </w:p>
        </w:tc>
        <w:tc>
          <w:tcPr>
            <w:tcW w:w="1170" w:type="dxa"/>
            <w:vAlign w:val="bottom"/>
          </w:tcPr>
          <w:p w14:paraId="2D8E165D"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p>
        </w:tc>
      </w:tr>
      <w:tr w:rsidR="00962F16" w:rsidRPr="005A3A32" w14:paraId="0C89A240" w14:textId="77777777" w:rsidTr="00D7438E">
        <w:trPr>
          <w:cantSplit/>
          <w:jc w:val="center"/>
        </w:trPr>
        <w:tc>
          <w:tcPr>
            <w:tcW w:w="1206" w:type="dxa"/>
            <w:vAlign w:val="bottom"/>
          </w:tcPr>
          <w:p w14:paraId="009A6CC9"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Cameron</w:t>
            </w:r>
          </w:p>
        </w:tc>
        <w:tc>
          <w:tcPr>
            <w:tcW w:w="1260" w:type="dxa"/>
            <w:vAlign w:val="bottom"/>
          </w:tcPr>
          <w:p w14:paraId="3F4C1816"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Lafayette</w:t>
            </w:r>
          </w:p>
        </w:tc>
        <w:tc>
          <w:tcPr>
            <w:tcW w:w="1350" w:type="dxa"/>
            <w:vAlign w:val="bottom"/>
          </w:tcPr>
          <w:p w14:paraId="6544DF41"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St. Mary</w:t>
            </w:r>
          </w:p>
        </w:tc>
        <w:tc>
          <w:tcPr>
            <w:tcW w:w="1170" w:type="dxa"/>
            <w:vAlign w:val="bottom"/>
          </w:tcPr>
          <w:p w14:paraId="1E35AF0F"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p>
        </w:tc>
      </w:tr>
    </w:tbl>
    <w:p w14:paraId="172235E3" w14:textId="77777777" w:rsidR="00962F16" w:rsidRDefault="00962F16" w:rsidP="007D0186">
      <w:pPr>
        <w:pStyle w:val="A"/>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286"/>
        <w:gridCol w:w="2700"/>
      </w:tblGrid>
      <w:tr w:rsidR="00962F16" w:rsidRPr="00794B91" w14:paraId="121BC80D" w14:textId="77777777" w:rsidTr="00D7438E">
        <w:trPr>
          <w:cantSplit/>
          <w:tblHeader/>
          <w:jc w:val="center"/>
        </w:trPr>
        <w:tc>
          <w:tcPr>
            <w:tcW w:w="4986" w:type="dxa"/>
            <w:gridSpan w:val="2"/>
            <w:tcBorders>
              <w:top w:val="double" w:sz="6" w:space="0" w:color="000000"/>
              <w:bottom w:val="single" w:sz="6" w:space="0" w:color="000000"/>
            </w:tcBorders>
            <w:shd w:val="clear" w:color="auto" w:fill="BFBFBF"/>
          </w:tcPr>
          <w:p w14:paraId="167A07A1" w14:textId="77777777" w:rsidR="00962F16" w:rsidRPr="007D0186" w:rsidRDefault="00962F16" w:rsidP="007D0186">
            <w:pPr>
              <w:pStyle w:val="Text"/>
              <w:keepNext/>
              <w:spacing w:after="0" w:line="240" w:lineRule="auto"/>
              <w:jc w:val="center"/>
              <w:rPr>
                <w:b/>
                <w:sz w:val="16"/>
                <w:szCs w:val="16"/>
              </w:rPr>
            </w:pPr>
            <w:r w:rsidRPr="007D0186">
              <w:rPr>
                <w:b/>
                <w:sz w:val="16"/>
                <w:szCs w:val="16"/>
              </w:rPr>
              <w:t>Table 2717.C.3</w:t>
            </w:r>
          </w:p>
          <w:p w14:paraId="62836DDF" w14:textId="77777777" w:rsidR="00962F16" w:rsidRPr="007D0186" w:rsidRDefault="00962F16" w:rsidP="007D0186">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szCs w:val="16"/>
              </w:rPr>
            </w:pPr>
            <w:r w:rsidRPr="007D0186">
              <w:rPr>
                <w:b/>
                <w:kern w:val="2"/>
                <w:sz w:val="16"/>
                <w:szCs w:val="16"/>
              </w:rPr>
              <w:t>Average Assessed Value per Acre of Marshland, by Class</w:t>
            </w:r>
          </w:p>
          <w:p w14:paraId="671B01AA" w14:textId="77777777" w:rsidR="00962F16" w:rsidRPr="007D0186" w:rsidRDefault="00962F16" w:rsidP="007D0186">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7D0186">
              <w:rPr>
                <w:b/>
                <w:kern w:val="2"/>
                <w:sz w:val="16"/>
                <w:szCs w:val="16"/>
              </w:rPr>
              <w:t>East Zone</w:t>
            </w:r>
          </w:p>
        </w:tc>
      </w:tr>
      <w:tr w:rsidR="00962F16" w:rsidRPr="00B0535A" w14:paraId="1518460F" w14:textId="77777777" w:rsidTr="00D7438E">
        <w:trPr>
          <w:cantSplit/>
          <w:tblHeader/>
          <w:jc w:val="center"/>
        </w:trPr>
        <w:tc>
          <w:tcPr>
            <w:tcW w:w="2286" w:type="dxa"/>
            <w:tcBorders>
              <w:top w:val="single" w:sz="6" w:space="0" w:color="000000"/>
              <w:bottom w:val="single" w:sz="6" w:space="0" w:color="000000"/>
            </w:tcBorders>
            <w:shd w:val="clear" w:color="auto" w:fill="BFBFBF"/>
          </w:tcPr>
          <w:p w14:paraId="4ED666C6" w14:textId="77777777" w:rsidR="00962F16" w:rsidRPr="007D0186" w:rsidRDefault="00962F16" w:rsidP="007D0186">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7D0186">
              <w:rPr>
                <w:b/>
                <w:kern w:val="2"/>
                <w:sz w:val="16"/>
              </w:rPr>
              <w:t>Class</w:t>
            </w:r>
          </w:p>
        </w:tc>
        <w:tc>
          <w:tcPr>
            <w:tcW w:w="2700" w:type="dxa"/>
            <w:tcBorders>
              <w:top w:val="single" w:sz="6" w:space="0" w:color="000000"/>
              <w:bottom w:val="single" w:sz="6" w:space="0" w:color="000000"/>
            </w:tcBorders>
            <w:shd w:val="clear" w:color="auto" w:fill="BFBFBF"/>
          </w:tcPr>
          <w:p w14:paraId="1231A1C9" w14:textId="77777777" w:rsidR="00962F16" w:rsidRPr="007D0186" w:rsidRDefault="00962F16" w:rsidP="007D0186">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kern w:val="2"/>
                <w:sz w:val="16"/>
              </w:rPr>
            </w:pPr>
            <w:r w:rsidRPr="007D0186">
              <w:rPr>
                <w:b/>
                <w:kern w:val="2"/>
                <w:sz w:val="16"/>
              </w:rPr>
              <w:t>Assessed Value Per Acre</w:t>
            </w:r>
          </w:p>
        </w:tc>
      </w:tr>
      <w:tr w:rsidR="00962F16" w:rsidRPr="005A3A32" w14:paraId="17DF8789" w14:textId="77777777" w:rsidTr="00D7438E">
        <w:trPr>
          <w:cantSplit/>
          <w:jc w:val="center"/>
        </w:trPr>
        <w:tc>
          <w:tcPr>
            <w:tcW w:w="2286" w:type="dxa"/>
            <w:tcBorders>
              <w:top w:val="single" w:sz="6" w:space="0" w:color="000000"/>
            </w:tcBorders>
          </w:tcPr>
          <w:p w14:paraId="5F445D1A" w14:textId="77777777" w:rsidR="00962F16" w:rsidRPr="005A3A32"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Fresh Water Marsh</w:t>
            </w:r>
          </w:p>
        </w:tc>
        <w:tc>
          <w:tcPr>
            <w:tcW w:w="2700" w:type="dxa"/>
            <w:tcBorders>
              <w:top w:val="single" w:sz="6" w:space="0" w:color="000000"/>
            </w:tcBorders>
          </w:tcPr>
          <w:p w14:paraId="5CB49C5D" w14:textId="77777777" w:rsidR="00962F16" w:rsidRPr="005A3A32"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5A3A32">
              <w:rPr>
                <w:kern w:val="2"/>
                <w:sz w:val="16"/>
              </w:rPr>
              <w:t>$ 5.00</w:t>
            </w:r>
          </w:p>
        </w:tc>
      </w:tr>
      <w:tr w:rsidR="00962F16" w:rsidRPr="005A3A32" w14:paraId="688E682F" w14:textId="77777777" w:rsidTr="00D7438E">
        <w:trPr>
          <w:cantSplit/>
          <w:jc w:val="center"/>
        </w:trPr>
        <w:tc>
          <w:tcPr>
            <w:tcW w:w="2286" w:type="dxa"/>
          </w:tcPr>
          <w:p w14:paraId="755F4DE3"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Brackish Water Marsh</w:t>
            </w:r>
          </w:p>
        </w:tc>
        <w:tc>
          <w:tcPr>
            <w:tcW w:w="2700" w:type="dxa"/>
          </w:tcPr>
          <w:p w14:paraId="643BE35E"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5A3A32">
              <w:rPr>
                <w:kern w:val="2"/>
                <w:sz w:val="16"/>
              </w:rPr>
              <w:t>$ 4.00</w:t>
            </w:r>
          </w:p>
        </w:tc>
      </w:tr>
      <w:tr w:rsidR="00962F16" w:rsidRPr="005A3A32" w14:paraId="14B6E9CA" w14:textId="77777777" w:rsidTr="00D7438E">
        <w:trPr>
          <w:cantSplit/>
          <w:jc w:val="center"/>
        </w:trPr>
        <w:tc>
          <w:tcPr>
            <w:tcW w:w="2286" w:type="dxa"/>
          </w:tcPr>
          <w:p w14:paraId="3A3FC783"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Salt Water Marsh</w:t>
            </w:r>
          </w:p>
        </w:tc>
        <w:tc>
          <w:tcPr>
            <w:tcW w:w="2700" w:type="dxa"/>
          </w:tcPr>
          <w:p w14:paraId="3BD5D0C5"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kern w:val="2"/>
                <w:sz w:val="16"/>
              </w:rPr>
            </w:pPr>
            <w:r w:rsidRPr="005A3A32">
              <w:rPr>
                <w:kern w:val="2"/>
                <w:sz w:val="16"/>
              </w:rPr>
              <w:t>$ 3.00</w:t>
            </w:r>
          </w:p>
        </w:tc>
      </w:tr>
    </w:tbl>
    <w:p w14:paraId="4833A427" w14:textId="77777777" w:rsidR="000A70F9" w:rsidRDefault="000A70F9" w:rsidP="007D0186">
      <w:pPr>
        <w:pStyle w:val="A"/>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386"/>
        <w:gridCol w:w="1059"/>
        <w:gridCol w:w="1080"/>
        <w:gridCol w:w="1461"/>
      </w:tblGrid>
      <w:tr w:rsidR="00962F16" w:rsidRPr="005A3A32" w14:paraId="13E181EF" w14:textId="77777777" w:rsidTr="00D7438E">
        <w:trPr>
          <w:cantSplit/>
          <w:tblHeader/>
          <w:jc w:val="center"/>
        </w:trPr>
        <w:tc>
          <w:tcPr>
            <w:tcW w:w="4986" w:type="dxa"/>
            <w:gridSpan w:val="4"/>
            <w:tcBorders>
              <w:top w:val="double" w:sz="6" w:space="0" w:color="000000"/>
              <w:bottom w:val="single" w:sz="6" w:space="0" w:color="000000"/>
            </w:tcBorders>
            <w:shd w:val="clear" w:color="000000" w:fill="BFBFBF"/>
            <w:vAlign w:val="center"/>
          </w:tcPr>
          <w:p w14:paraId="002D47BC" w14:textId="77777777" w:rsidR="00962F16" w:rsidRPr="00CA39BB" w:rsidRDefault="00962F16" w:rsidP="007D0186">
            <w:pPr>
              <w:pStyle w:val="Text"/>
              <w:spacing w:after="0" w:line="240" w:lineRule="auto"/>
              <w:ind w:hanging="58"/>
              <w:jc w:val="center"/>
              <w:rPr>
                <w:b/>
                <w:sz w:val="16"/>
                <w:szCs w:val="16"/>
              </w:rPr>
            </w:pPr>
            <w:r w:rsidRPr="00CA39BB">
              <w:rPr>
                <w:b/>
                <w:sz w:val="16"/>
                <w:szCs w:val="16"/>
              </w:rPr>
              <w:t>Table 2717.C.4</w:t>
            </w:r>
          </w:p>
          <w:p w14:paraId="6425A96C" w14:textId="77777777" w:rsidR="00962F16" w:rsidRPr="005A3A32" w:rsidRDefault="00962F16" w:rsidP="007D0186">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hanging="58"/>
              <w:jc w:val="center"/>
              <w:rPr>
                <w:kern w:val="2"/>
                <w:sz w:val="16"/>
              </w:rPr>
            </w:pPr>
            <w:r w:rsidRPr="00CA39BB">
              <w:rPr>
                <w:b/>
                <w:kern w:val="2"/>
                <w:sz w:val="16"/>
                <w:szCs w:val="16"/>
              </w:rPr>
              <w:t>Parishes Considered to be Located in the East Zone</w:t>
            </w:r>
          </w:p>
        </w:tc>
      </w:tr>
      <w:tr w:rsidR="00962F16" w:rsidRPr="005A3A32" w14:paraId="604B99A6" w14:textId="77777777" w:rsidTr="00D7438E">
        <w:trPr>
          <w:cantSplit/>
          <w:jc w:val="center"/>
        </w:trPr>
        <w:tc>
          <w:tcPr>
            <w:tcW w:w="1386" w:type="dxa"/>
            <w:tcBorders>
              <w:top w:val="single" w:sz="6" w:space="0" w:color="000000"/>
            </w:tcBorders>
          </w:tcPr>
          <w:p w14:paraId="4D426CB0" w14:textId="77777777" w:rsidR="00962F16" w:rsidRPr="005A3A32"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Ascension</w:t>
            </w:r>
          </w:p>
        </w:tc>
        <w:tc>
          <w:tcPr>
            <w:tcW w:w="1059" w:type="dxa"/>
            <w:tcBorders>
              <w:top w:val="single" w:sz="6" w:space="0" w:color="000000"/>
            </w:tcBorders>
          </w:tcPr>
          <w:p w14:paraId="085084FE" w14:textId="77777777" w:rsidR="00962F16" w:rsidRPr="005A3A32"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Lafourche</w:t>
            </w:r>
          </w:p>
        </w:tc>
        <w:tc>
          <w:tcPr>
            <w:tcW w:w="1080" w:type="dxa"/>
            <w:tcBorders>
              <w:top w:val="single" w:sz="6" w:space="0" w:color="000000"/>
            </w:tcBorders>
          </w:tcPr>
          <w:p w14:paraId="140AAAB7" w14:textId="77777777" w:rsidR="00962F16" w:rsidRPr="005A3A32"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St. Charles</w:t>
            </w:r>
          </w:p>
        </w:tc>
        <w:tc>
          <w:tcPr>
            <w:tcW w:w="1461" w:type="dxa"/>
            <w:tcBorders>
              <w:top w:val="single" w:sz="6" w:space="0" w:color="000000"/>
            </w:tcBorders>
          </w:tcPr>
          <w:p w14:paraId="7843E8EC" w14:textId="77777777" w:rsidR="00962F16" w:rsidRPr="005A3A32" w:rsidRDefault="00962F16" w:rsidP="00D7438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Terrebonne</w:t>
            </w:r>
          </w:p>
        </w:tc>
      </w:tr>
      <w:tr w:rsidR="00962F16" w:rsidRPr="005A3A32" w14:paraId="6F7ECEE7" w14:textId="77777777" w:rsidTr="00D7438E">
        <w:trPr>
          <w:cantSplit/>
          <w:jc w:val="center"/>
        </w:trPr>
        <w:tc>
          <w:tcPr>
            <w:tcW w:w="1386" w:type="dxa"/>
          </w:tcPr>
          <w:p w14:paraId="4F524F25"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Assumption</w:t>
            </w:r>
          </w:p>
        </w:tc>
        <w:tc>
          <w:tcPr>
            <w:tcW w:w="1059" w:type="dxa"/>
          </w:tcPr>
          <w:p w14:paraId="23B3101E"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Livingston</w:t>
            </w:r>
          </w:p>
        </w:tc>
        <w:tc>
          <w:tcPr>
            <w:tcW w:w="1080" w:type="dxa"/>
          </w:tcPr>
          <w:p w14:paraId="277E01ED"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St. James</w:t>
            </w:r>
          </w:p>
        </w:tc>
        <w:tc>
          <w:tcPr>
            <w:tcW w:w="1461" w:type="dxa"/>
          </w:tcPr>
          <w:p w14:paraId="281CAF53"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West Baton Rouge</w:t>
            </w:r>
          </w:p>
        </w:tc>
      </w:tr>
      <w:tr w:rsidR="00962F16" w:rsidRPr="005A3A32" w14:paraId="3C82FC0A" w14:textId="77777777" w:rsidTr="00D7438E">
        <w:trPr>
          <w:cantSplit/>
          <w:jc w:val="center"/>
        </w:trPr>
        <w:tc>
          <w:tcPr>
            <w:tcW w:w="1386" w:type="dxa"/>
          </w:tcPr>
          <w:p w14:paraId="6ED46642"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East Baton Rouge</w:t>
            </w:r>
          </w:p>
        </w:tc>
        <w:tc>
          <w:tcPr>
            <w:tcW w:w="1059" w:type="dxa"/>
          </w:tcPr>
          <w:p w14:paraId="6563D302"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Orleans</w:t>
            </w:r>
          </w:p>
        </w:tc>
        <w:tc>
          <w:tcPr>
            <w:tcW w:w="1080" w:type="dxa"/>
          </w:tcPr>
          <w:p w14:paraId="41A2D642"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St. John</w:t>
            </w:r>
          </w:p>
        </w:tc>
        <w:tc>
          <w:tcPr>
            <w:tcW w:w="1461" w:type="dxa"/>
          </w:tcPr>
          <w:p w14:paraId="1F027659"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p>
        </w:tc>
      </w:tr>
      <w:tr w:rsidR="00962F16" w:rsidRPr="005A3A32" w14:paraId="7E552460" w14:textId="77777777" w:rsidTr="00D7438E">
        <w:trPr>
          <w:cantSplit/>
          <w:jc w:val="center"/>
        </w:trPr>
        <w:tc>
          <w:tcPr>
            <w:tcW w:w="1386" w:type="dxa"/>
          </w:tcPr>
          <w:p w14:paraId="080BDEF5"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Iberville</w:t>
            </w:r>
          </w:p>
        </w:tc>
        <w:tc>
          <w:tcPr>
            <w:tcW w:w="1059" w:type="dxa"/>
          </w:tcPr>
          <w:p w14:paraId="4A750FE1"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Plaquemines</w:t>
            </w:r>
          </w:p>
        </w:tc>
        <w:tc>
          <w:tcPr>
            <w:tcW w:w="1080" w:type="dxa"/>
          </w:tcPr>
          <w:p w14:paraId="07EF1165"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St. Tammany</w:t>
            </w:r>
          </w:p>
        </w:tc>
        <w:tc>
          <w:tcPr>
            <w:tcW w:w="1461" w:type="dxa"/>
          </w:tcPr>
          <w:p w14:paraId="797AFD52"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p>
        </w:tc>
      </w:tr>
      <w:tr w:rsidR="00962F16" w:rsidRPr="005A3A32" w14:paraId="67BFCB57" w14:textId="77777777" w:rsidTr="00D7438E">
        <w:trPr>
          <w:cantSplit/>
          <w:jc w:val="center"/>
        </w:trPr>
        <w:tc>
          <w:tcPr>
            <w:tcW w:w="1386" w:type="dxa"/>
          </w:tcPr>
          <w:p w14:paraId="2361852A"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Jefferson</w:t>
            </w:r>
          </w:p>
        </w:tc>
        <w:tc>
          <w:tcPr>
            <w:tcW w:w="1059" w:type="dxa"/>
          </w:tcPr>
          <w:p w14:paraId="6F3E73B2"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St. Bernard</w:t>
            </w:r>
          </w:p>
        </w:tc>
        <w:tc>
          <w:tcPr>
            <w:tcW w:w="1080" w:type="dxa"/>
          </w:tcPr>
          <w:p w14:paraId="49E972E4"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r w:rsidRPr="005A3A32">
              <w:rPr>
                <w:kern w:val="2"/>
                <w:sz w:val="16"/>
              </w:rPr>
              <w:t>Tangipahoa</w:t>
            </w:r>
          </w:p>
        </w:tc>
        <w:tc>
          <w:tcPr>
            <w:tcW w:w="1461" w:type="dxa"/>
          </w:tcPr>
          <w:p w14:paraId="1BE97F27" w14:textId="77777777" w:rsidR="00962F16" w:rsidRPr="005A3A32" w:rsidRDefault="00962F16" w:rsidP="00D7438E">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kern w:val="2"/>
                <w:sz w:val="16"/>
              </w:rPr>
            </w:pPr>
          </w:p>
        </w:tc>
      </w:tr>
    </w:tbl>
    <w:p w14:paraId="43E8B015" w14:textId="77777777" w:rsidR="000A70F9" w:rsidRPr="003F0C44" w:rsidRDefault="008B1EF1" w:rsidP="007D0186">
      <w:pPr>
        <w:pStyle w:val="RegDoubleIndent"/>
        <w:spacing w:before="120" w:after="120"/>
        <w:rPr>
          <w:sz w:val="16"/>
          <w:szCs w:val="16"/>
        </w:rPr>
      </w:pPr>
      <w:r w:rsidRPr="003F0C44">
        <w:rPr>
          <w:sz w:val="16"/>
          <w:szCs w:val="16"/>
        </w:rPr>
        <w:t xml:space="preserve">NOTE: </w:t>
      </w:r>
      <w:r w:rsidR="00962F16" w:rsidRPr="00CA39BB">
        <w:rPr>
          <w:sz w:val="16"/>
          <w:szCs w:val="16"/>
        </w:rPr>
        <w:t>Only the parishes listed above should have lands classified as marshland. All other parishes should classify such land as all other acreage.</w:t>
      </w:r>
    </w:p>
    <w:p w14:paraId="50B7E98C" w14:textId="77777777" w:rsidR="000A70F9" w:rsidRDefault="000A70F9">
      <w:pPr>
        <w:pStyle w:val="AuthorityNote"/>
      </w:pPr>
      <w:r>
        <w:lastRenderedPageBreak/>
        <w:t>AUTHORITY NOTE:</w:t>
      </w:r>
      <w:r>
        <w:tab/>
        <w:t>Promulgated in accordance with R.S. 47:2301 through R.S. 47:2308.</w:t>
      </w:r>
    </w:p>
    <w:p w14:paraId="3A878A7C" w14:textId="77777777" w:rsidR="000A70F9" w:rsidRDefault="000A70F9">
      <w:pPr>
        <w:pStyle w:val="HistoricalNote"/>
      </w:pPr>
      <w:r>
        <w:t>HISTORICAL NOTE:</w:t>
      </w:r>
      <w:r>
        <w:tab/>
        <w:t>Promulgated by the Department of Revenue and Taxation, Tax Commission, LR 8:102 (February 1982), amended LR 9:69 (February 1983), LR 12:36 (January 1986), LR 13:248 (April 1987), LR 13:764 (December 1987), LR 14:110 (February 1988), LR 17:1213 (December 1991), LR 22:117 (February 1996), LR 23:208 (February 1997), amended by the Department of Revenue, Tax Commission, LR 24:491 (March 1998), LR 26:511 (Marc</w:t>
      </w:r>
      <w:r w:rsidR="00100C31">
        <w:t xml:space="preserve">h 2000), LR 30:492 (March 2004), </w:t>
      </w:r>
      <w:r w:rsidR="00100C31" w:rsidRPr="004943A3">
        <w:t xml:space="preserve">amended by the </w:t>
      </w:r>
      <w:r w:rsidR="008B1EF1">
        <w:t xml:space="preserve">Office of the Governor, </w:t>
      </w:r>
      <w:r w:rsidR="00100C31" w:rsidRPr="004943A3">
        <w:t>Division of Administration, Tax Commission, LR 38:</w:t>
      </w:r>
      <w:r w:rsidR="008B1EF1">
        <w:t>811 (March 2012), LR 42:751 (May 2016)</w:t>
      </w:r>
      <w:r w:rsidR="001A41FC" w:rsidRPr="002F6019">
        <w:t xml:space="preserve">, </w:t>
      </w:r>
      <w:r w:rsidR="001A41FC">
        <w:t>LR 46:566 (April 2020</w:t>
      </w:r>
      <w:r w:rsidR="00962F16">
        <w:t>), LR 50:373 (March 2024).</w:t>
      </w:r>
    </w:p>
    <w:p w14:paraId="7CD87CBA" w14:textId="77777777" w:rsidR="000A70F9" w:rsidRDefault="000A70F9">
      <w:pPr>
        <w:pStyle w:val="Chapter"/>
      </w:pPr>
      <w:bookmarkStart w:id="2356" w:name="TOC_Chap104"/>
      <w:bookmarkStart w:id="2357" w:name="_Toc233690281"/>
      <w:bookmarkStart w:id="2358" w:name="_Toc234030865"/>
      <w:bookmarkStart w:id="2359" w:name="_Toc243721491"/>
      <w:bookmarkStart w:id="2360" w:name="_Toc259619739"/>
      <w:bookmarkStart w:id="2361" w:name="_Toc262718825"/>
      <w:bookmarkStart w:id="2362" w:name="_Toc275165598"/>
      <w:bookmarkStart w:id="2363" w:name="_Toc238197917"/>
      <w:r>
        <w:t>Chapter 29.</w:t>
      </w:r>
      <w:bookmarkEnd w:id="2356"/>
      <w:r w:rsidR="00C97BFA" w:rsidRPr="00C97BFA">
        <w:tab/>
      </w:r>
      <w:bookmarkStart w:id="2364" w:name="TOCT_Chap185"/>
      <w:bookmarkStart w:id="2365" w:name="TOCT_Chap150"/>
      <w:bookmarkStart w:id="2366" w:name="TOCT_Chap104"/>
      <w:r>
        <w:t>Public Service Properties</w:t>
      </w:r>
      <w:bookmarkEnd w:id="2357"/>
      <w:bookmarkEnd w:id="2358"/>
      <w:bookmarkEnd w:id="2359"/>
      <w:bookmarkEnd w:id="2360"/>
      <w:bookmarkEnd w:id="2361"/>
      <w:bookmarkEnd w:id="2362"/>
      <w:bookmarkEnd w:id="2363"/>
      <w:bookmarkEnd w:id="2364"/>
      <w:bookmarkEnd w:id="2365"/>
      <w:bookmarkEnd w:id="2366"/>
    </w:p>
    <w:p w14:paraId="1835E8EE" w14:textId="77777777" w:rsidR="000A70F9" w:rsidRDefault="000A70F9">
      <w:pPr>
        <w:pStyle w:val="Section"/>
      </w:pPr>
      <w:bookmarkStart w:id="2367" w:name="_Toc233690282"/>
      <w:bookmarkStart w:id="2368" w:name="_Toc234030866"/>
      <w:bookmarkStart w:id="2369" w:name="_Toc243721492"/>
      <w:bookmarkStart w:id="2370" w:name="_Toc259619740"/>
      <w:bookmarkStart w:id="2371" w:name="_Toc262718826"/>
      <w:bookmarkStart w:id="2372" w:name="_Toc275165599"/>
      <w:bookmarkStart w:id="2373" w:name="_Toc238197918"/>
      <w:r>
        <w:t>§2901.</w:t>
      </w:r>
      <w:r>
        <w:tab/>
        <w:t>Non-Operating or Non-Utility Property</w:t>
      </w:r>
      <w:bookmarkEnd w:id="2367"/>
      <w:bookmarkEnd w:id="2368"/>
      <w:bookmarkEnd w:id="2369"/>
      <w:bookmarkEnd w:id="2370"/>
      <w:bookmarkEnd w:id="2371"/>
      <w:bookmarkEnd w:id="2372"/>
      <w:bookmarkEnd w:id="2373"/>
    </w:p>
    <w:p w14:paraId="6735A197" w14:textId="77777777" w:rsidR="000A70F9" w:rsidRDefault="000A70F9">
      <w:pPr>
        <w:pStyle w:val="A"/>
        <w:spacing w:after="80"/>
      </w:pPr>
      <w:r>
        <w:t>A.</w:t>
      </w:r>
      <w:r>
        <w:tab/>
        <w:t>Includes property held for future use or development, property leased to third parties, and certain other property not included in the company rate base.</w:t>
      </w:r>
    </w:p>
    <w:p w14:paraId="0F85015D" w14:textId="77777777" w:rsidR="000A70F9" w:rsidRDefault="000A70F9">
      <w:pPr>
        <w:pStyle w:val="A"/>
        <w:spacing w:after="80"/>
      </w:pPr>
      <w:r>
        <w:t>B.</w:t>
      </w:r>
      <w:r>
        <w:tab/>
        <w:t>Non-operating or non-utility real property shall be any lands not actually used for utility purposes or lands leased, rented, loaned or otherwise used for commercial, industrial or other purposes. This also applies to any building not directly involved in the utility purpose. (This definition is for the sole purpose of establishing the criteria for determining when the property is to be assessed by the local assessor in accordance with R.S. 47:1853.C).</w:t>
      </w:r>
    </w:p>
    <w:p w14:paraId="7C9208A6" w14:textId="77777777" w:rsidR="000A70F9" w:rsidRDefault="000A70F9">
      <w:pPr>
        <w:pStyle w:val="AuthorityNote"/>
      </w:pPr>
      <w:r>
        <w:t>AUTHORITY NOTE:</w:t>
      </w:r>
      <w:r>
        <w:tab/>
        <w:t>Promulgated in accordance with R.S. 47:1853 and R.S. 47:1855.</w:t>
      </w:r>
    </w:p>
    <w:p w14:paraId="0962CD88" w14:textId="77777777" w:rsidR="000A70F9" w:rsidRDefault="000A70F9">
      <w:pPr>
        <w:pStyle w:val="HistoricalNote"/>
      </w:pPr>
      <w:r>
        <w:t>HISTORICAL NOTE:</w:t>
      </w:r>
      <w:r>
        <w:tab/>
        <w:t>Promulgated by the Louisiana Tax Commission, LR 4:30 (February 1978), amended by the Department of Revenue and Taxation, Tax Commission, LR 13:764 (December 1987), LR 16:1063 (December 1990), LR 19:212 (February 1993).</w:t>
      </w:r>
    </w:p>
    <w:p w14:paraId="2E738C63" w14:textId="77777777" w:rsidR="000A70F9" w:rsidRDefault="000A70F9">
      <w:pPr>
        <w:pStyle w:val="Section"/>
        <w:spacing w:after="80"/>
      </w:pPr>
      <w:bookmarkStart w:id="2374" w:name="_Toc233690283"/>
      <w:bookmarkStart w:id="2375" w:name="_Toc234030867"/>
      <w:bookmarkStart w:id="2376" w:name="_Toc243721493"/>
      <w:bookmarkStart w:id="2377" w:name="_Toc259619741"/>
      <w:bookmarkStart w:id="2378" w:name="_Toc262718827"/>
      <w:bookmarkStart w:id="2379" w:name="_Toc275165600"/>
      <w:bookmarkStart w:id="2380" w:name="_Toc238197919"/>
      <w:r>
        <w:t>§2903.</w:t>
      </w:r>
      <w:r>
        <w:tab/>
        <w:t>Immovable Property of Electric Membership Corporations, Electric Power Companies, Gas Companies, Pipeline Companies, Railroad Companies, Telegraph Companies, Telephone Companies and Water Companies Assessed as Public Service Companies by the Louisiana Tax Commission</w:t>
      </w:r>
      <w:bookmarkEnd w:id="2374"/>
      <w:bookmarkEnd w:id="2375"/>
      <w:bookmarkEnd w:id="2376"/>
      <w:bookmarkEnd w:id="2377"/>
      <w:bookmarkEnd w:id="2378"/>
      <w:bookmarkEnd w:id="2379"/>
      <w:bookmarkEnd w:id="2380"/>
    </w:p>
    <w:p w14:paraId="21DD6B5D" w14:textId="77777777" w:rsidR="000A70F9" w:rsidRDefault="000A70F9">
      <w:pPr>
        <w:pStyle w:val="A"/>
        <w:spacing w:after="80"/>
      </w:pPr>
      <w:r>
        <w:t>A.</w:t>
      </w:r>
      <w:r>
        <w:tab/>
        <w:t>Immovable property as defined in R.S. 47:1851(H), shall be reported by the taxpayer to the assessor of the parish or district where the property is located. Upon request by the assessor, each public service company shall furnish a list of the immovable property by description and location to that assessor for his sole purpose of locating and inspecting property covered by the public service assessment.</w:t>
      </w:r>
    </w:p>
    <w:p w14:paraId="466C8781" w14:textId="77777777" w:rsidR="000A70F9" w:rsidRDefault="000A70F9">
      <w:pPr>
        <w:pStyle w:val="AuthorityNote"/>
      </w:pPr>
      <w:r>
        <w:t>AUTHORITY NOTE:</w:t>
      </w:r>
      <w:r>
        <w:tab/>
        <w:t>Promulgated in accordance with R.S. 47:1853 and R.S. 47:1855.</w:t>
      </w:r>
    </w:p>
    <w:p w14:paraId="4C974CF5" w14:textId="77777777" w:rsidR="000A70F9" w:rsidRDefault="000A70F9">
      <w:pPr>
        <w:pStyle w:val="HistoricalNote"/>
      </w:pPr>
      <w:r>
        <w:t>HISTORICAL NOTE:</w:t>
      </w:r>
      <w:r>
        <w:tab/>
        <w:t>Promulgated by the Louisiana Tax Commission, LR 4:30 (February 1978), amended by the Department of Revenue and Taxation, Tax Commission, LR 13:764 (December 1987), LR 16:1063 (December 1990), LR 19:212 (February 1993), LR 20:198 (February 1994).</w:t>
      </w:r>
    </w:p>
    <w:p w14:paraId="63703ED3" w14:textId="77777777" w:rsidR="000A70F9" w:rsidRDefault="000A70F9">
      <w:pPr>
        <w:pStyle w:val="Section"/>
        <w:spacing w:after="80"/>
      </w:pPr>
      <w:bookmarkStart w:id="2381" w:name="_Toc233690284"/>
      <w:bookmarkStart w:id="2382" w:name="_Toc234030868"/>
      <w:bookmarkStart w:id="2383" w:name="_Toc243721494"/>
      <w:bookmarkStart w:id="2384" w:name="_Toc259619742"/>
      <w:bookmarkStart w:id="2385" w:name="_Toc262718828"/>
      <w:bookmarkStart w:id="2386" w:name="_Toc275165601"/>
      <w:bookmarkStart w:id="2387" w:name="_Toc238197920"/>
      <w:r>
        <w:t>§2905.</w:t>
      </w:r>
      <w:r>
        <w:tab/>
        <w:t>Report of Values to the Assessor</w:t>
      </w:r>
      <w:bookmarkEnd w:id="2381"/>
      <w:bookmarkEnd w:id="2382"/>
      <w:bookmarkEnd w:id="2383"/>
      <w:bookmarkEnd w:id="2384"/>
      <w:bookmarkEnd w:id="2385"/>
      <w:bookmarkEnd w:id="2386"/>
      <w:bookmarkEnd w:id="2387"/>
    </w:p>
    <w:p w14:paraId="64270D1A" w14:textId="77777777" w:rsidR="000A70F9" w:rsidRDefault="000A70F9">
      <w:pPr>
        <w:pStyle w:val="A"/>
        <w:spacing w:after="80"/>
      </w:pPr>
      <w:r>
        <w:t>A.</w:t>
      </w:r>
      <w:r>
        <w:tab/>
        <w:t>The Louisiana Tax Commission shall allocate the assessed value of each public service company among the parishes of the state on or before September 1 of each year.</w:t>
      </w:r>
    </w:p>
    <w:p w14:paraId="492E803A" w14:textId="77777777" w:rsidR="000A70F9" w:rsidRDefault="000A70F9">
      <w:pPr>
        <w:pStyle w:val="AuthorityNote"/>
      </w:pPr>
      <w:r>
        <w:t>AUTHORITY NOTE:</w:t>
      </w:r>
      <w:r>
        <w:tab/>
        <w:t>Promulgated in accordance with R.S. 47:1853 and R.S. 47:1855.</w:t>
      </w:r>
    </w:p>
    <w:p w14:paraId="17FA0C7C" w14:textId="77777777" w:rsidR="000A70F9" w:rsidRDefault="000A70F9">
      <w:pPr>
        <w:pStyle w:val="HistoricalNote"/>
      </w:pPr>
      <w:r>
        <w:t>HISTORICAL NOTE:</w:t>
      </w:r>
      <w:r>
        <w:tab/>
        <w:t>Promulgated by the Louisiana Tax Commission, LR 4:30 (February 1978), amended by the Department of Revenue and Taxation, Tax Commission, LR 13:764 (December 1987), LR 16:1063 (December 1990), LR 19:212 (February 1993).</w:t>
      </w:r>
    </w:p>
    <w:p w14:paraId="6EBDBB99" w14:textId="77777777" w:rsidR="000A70F9" w:rsidRDefault="000A70F9">
      <w:pPr>
        <w:pStyle w:val="Section"/>
      </w:pPr>
      <w:bookmarkStart w:id="2388" w:name="_Toc233690285"/>
      <w:bookmarkStart w:id="2389" w:name="_Toc234030869"/>
      <w:bookmarkStart w:id="2390" w:name="_Toc243721495"/>
      <w:bookmarkStart w:id="2391" w:name="_Toc259619743"/>
      <w:bookmarkStart w:id="2392" w:name="_Toc262718829"/>
      <w:bookmarkStart w:id="2393" w:name="_Toc275165602"/>
      <w:bookmarkStart w:id="2394" w:name="_Toc238197921"/>
      <w:r>
        <w:t>§2909.</w:t>
      </w:r>
      <w:r>
        <w:tab/>
        <w:t>Appraisal of Public Service Properties</w:t>
      </w:r>
      <w:bookmarkEnd w:id="2388"/>
      <w:bookmarkEnd w:id="2389"/>
      <w:bookmarkEnd w:id="2390"/>
      <w:bookmarkEnd w:id="2391"/>
      <w:bookmarkEnd w:id="2392"/>
      <w:bookmarkEnd w:id="2393"/>
      <w:bookmarkEnd w:id="2394"/>
    </w:p>
    <w:p w14:paraId="7FD2D284" w14:textId="77777777" w:rsidR="000A70F9" w:rsidRDefault="000A70F9">
      <w:pPr>
        <w:pStyle w:val="A"/>
      </w:pPr>
      <w:r>
        <w:t>A.</w:t>
      </w:r>
      <w:r>
        <w:tab/>
        <w:t>In appraising public service properties, the Louisiana Tax Commission shall:</w:t>
      </w:r>
    </w:p>
    <w:p w14:paraId="55E30E8F" w14:textId="77777777" w:rsidR="000A70F9" w:rsidRDefault="000A70F9">
      <w:pPr>
        <w:pStyle w:val="1"/>
      </w:pPr>
      <w:r>
        <w:t>1.</w:t>
      </w:r>
      <w:r>
        <w:tab/>
        <w:t>employ all of the following nationally recognized techniques of appraisal, where applicable, to best determine fair market value:</w:t>
      </w:r>
    </w:p>
    <w:p w14:paraId="02B2607D" w14:textId="77777777" w:rsidR="000A70F9" w:rsidRDefault="000A70F9">
      <w:pPr>
        <w:pStyle w:val="a0"/>
      </w:pPr>
      <w:r>
        <w:t>a.</w:t>
      </w:r>
      <w:r>
        <w:tab/>
        <w:t>the market approach;</w:t>
      </w:r>
    </w:p>
    <w:p w14:paraId="102C5B67" w14:textId="77777777" w:rsidR="000A70F9" w:rsidRDefault="000A70F9">
      <w:pPr>
        <w:pStyle w:val="a0"/>
      </w:pPr>
      <w:r>
        <w:t>b.</w:t>
      </w:r>
      <w:r>
        <w:tab/>
        <w:t>the cost approach;</w:t>
      </w:r>
    </w:p>
    <w:p w14:paraId="10BB368B" w14:textId="77777777" w:rsidR="000A70F9" w:rsidRDefault="000A70F9">
      <w:pPr>
        <w:pStyle w:val="a0"/>
      </w:pPr>
      <w:r>
        <w:t>c.</w:t>
      </w:r>
      <w:r>
        <w:tab/>
        <w:t>the income approach;</w:t>
      </w:r>
    </w:p>
    <w:p w14:paraId="79283ED8" w14:textId="77777777" w:rsidR="000A70F9" w:rsidRDefault="000A70F9">
      <w:pPr>
        <w:pStyle w:val="1"/>
      </w:pPr>
      <w:r>
        <w:t>2.</w:t>
      </w:r>
      <w:r>
        <w:tab/>
        <w:t>assign such weight to each approach as is appropriate to best determine fair market value.</w:t>
      </w:r>
    </w:p>
    <w:p w14:paraId="17FFE832" w14:textId="77777777" w:rsidR="000A70F9" w:rsidRDefault="000A70F9">
      <w:pPr>
        <w:pStyle w:val="A"/>
      </w:pPr>
      <w:r>
        <w:t>B.</w:t>
      </w:r>
      <w:r>
        <w:tab/>
        <w:t>All public service properties of the same nature and kind shall be appraised in the same manner. The appraised value of all lands owned by the company in this state shall be deducted from the total appraised value of the public service properties and shall be assessed by the Tax Commission and shown as a separate item on the tax roll (R.S. 47:1853.B).</w:t>
      </w:r>
    </w:p>
    <w:p w14:paraId="4F7B863A" w14:textId="77777777" w:rsidR="000A70F9" w:rsidRDefault="000A70F9">
      <w:pPr>
        <w:pStyle w:val="AuthorityNote"/>
      </w:pPr>
      <w:r>
        <w:t>AUTHORITY NOTE:</w:t>
      </w:r>
      <w:r>
        <w:tab/>
        <w:t>Promulgated in accordance with R.S. 47:1853 and R.S. 47:1855.</w:t>
      </w:r>
    </w:p>
    <w:p w14:paraId="50D94486" w14:textId="77777777" w:rsidR="000A70F9" w:rsidRDefault="000A70F9">
      <w:pPr>
        <w:pStyle w:val="HistoricalNote"/>
      </w:pPr>
      <w:r>
        <w:t>HISTORICAL NOTE:</w:t>
      </w:r>
      <w:r>
        <w:tab/>
        <w:t>Promulgated by the Department of Revenue and Taxation, Tax Commission, LR 19:212 (February 1993).</w:t>
      </w:r>
    </w:p>
    <w:p w14:paraId="3A26A046" w14:textId="77777777" w:rsidR="003C555B" w:rsidRPr="006E6C5A" w:rsidRDefault="003C555B" w:rsidP="003C555B">
      <w:pPr>
        <w:pStyle w:val="Chapter"/>
      </w:pPr>
      <w:bookmarkStart w:id="2395" w:name="TOC_Chap105"/>
      <w:bookmarkStart w:id="2396" w:name="_Toc233690286"/>
      <w:bookmarkStart w:id="2397" w:name="_Toc234030870"/>
      <w:bookmarkStart w:id="2398" w:name="_Toc243721496"/>
      <w:bookmarkStart w:id="2399" w:name="_Toc259619744"/>
      <w:bookmarkStart w:id="2400" w:name="_Toc262718830"/>
      <w:bookmarkStart w:id="2401" w:name="_Toc275165603"/>
      <w:bookmarkStart w:id="2402" w:name="_Toc238197922"/>
      <w:r w:rsidRPr="006E6C5A">
        <w:t>Chapter 31.</w:t>
      </w:r>
      <w:bookmarkStart w:id="2403" w:name="TOCT_Chap186"/>
      <w:bookmarkStart w:id="2404" w:name="TOCT_Chap151"/>
      <w:bookmarkStart w:id="2405" w:name="TOCT_Chap105"/>
      <w:bookmarkEnd w:id="2395"/>
      <w:r w:rsidRPr="006E6C5A">
        <w:tab/>
        <w:t>Public Exposure of Assessments; Appeals</w:t>
      </w:r>
      <w:bookmarkEnd w:id="2396"/>
      <w:bookmarkEnd w:id="2397"/>
      <w:bookmarkEnd w:id="2398"/>
      <w:bookmarkEnd w:id="2399"/>
      <w:bookmarkEnd w:id="2400"/>
      <w:bookmarkEnd w:id="2401"/>
      <w:bookmarkEnd w:id="2402"/>
      <w:bookmarkEnd w:id="2403"/>
      <w:bookmarkEnd w:id="2404"/>
      <w:bookmarkEnd w:id="2405"/>
    </w:p>
    <w:p w14:paraId="76DF5DDD" w14:textId="77777777" w:rsidR="003C555B" w:rsidRPr="006E6C5A" w:rsidRDefault="003C555B" w:rsidP="003C555B">
      <w:pPr>
        <w:pStyle w:val="Section"/>
      </w:pPr>
      <w:bookmarkStart w:id="2406" w:name="_Toc233690287"/>
      <w:bookmarkStart w:id="2407" w:name="_Toc234030871"/>
      <w:bookmarkStart w:id="2408" w:name="_Toc243721497"/>
      <w:bookmarkStart w:id="2409" w:name="_Toc259619745"/>
      <w:bookmarkStart w:id="2410" w:name="_Toc262718831"/>
      <w:bookmarkStart w:id="2411" w:name="_Toc275165604"/>
      <w:bookmarkStart w:id="2412" w:name="_Toc238197923"/>
      <w:r w:rsidRPr="006E6C5A">
        <w:t>§3101.</w:t>
      </w:r>
      <w:r w:rsidRPr="006E6C5A">
        <w:tab/>
        <w:t>Public Exposure of Assessments, Appeals to the Board of Review and Board of Review Hearings</w:t>
      </w:r>
      <w:bookmarkEnd w:id="2406"/>
      <w:bookmarkEnd w:id="2407"/>
      <w:bookmarkEnd w:id="2408"/>
      <w:bookmarkEnd w:id="2409"/>
      <w:bookmarkEnd w:id="2410"/>
      <w:bookmarkEnd w:id="2411"/>
      <w:bookmarkEnd w:id="2412"/>
    </w:p>
    <w:p w14:paraId="7220EF94" w14:textId="77777777" w:rsidR="00ED798D" w:rsidRPr="005B3940" w:rsidRDefault="00ED798D" w:rsidP="00ED798D">
      <w:pPr>
        <w:pStyle w:val="A"/>
      </w:pPr>
      <w:r w:rsidRPr="005B3940">
        <w:t>A.</w:t>
      </w:r>
      <w:r w:rsidRPr="005B3940">
        <w:tab/>
        <w:t>Assessment lists shall be open for public inspection each year for a period of 15 days, beginning no earlier than August 15 and ending no later than September 15, except in Jefferson Parish, where the lists shall be open for public inspection no earlier than August 1 and ending no later than September 15 and in Orleans Parish, the lists shall be exposed daily, except Saturday, Sunday, and legal holidays, for inspection by the taxpayers and other interested perso</w:t>
      </w:r>
      <w:r>
        <w:t>ns during the period of July 15-</w:t>
      </w:r>
      <w:r w:rsidRPr="005B3940">
        <w:t>August 15 of each year unless August 15 falls on a weekend or a legal holiday, when the period shall extend until the next business day.</w:t>
      </w:r>
    </w:p>
    <w:p w14:paraId="7493EA30" w14:textId="77777777" w:rsidR="00737002" w:rsidRDefault="00ED798D" w:rsidP="00ED798D">
      <w:pPr>
        <w:pStyle w:val="1"/>
      </w:pPr>
      <w:r w:rsidRPr="005B3940">
        <w:t>1.</w:t>
      </w:r>
      <w:r w:rsidRPr="005B3940">
        <w:tab/>
        <w:t>If and when the taxable assessment of a taxpayer’s property for a tax year increases by 15 percent or more from its assessment in the previous tax year, the assessor, prior to opening the assessment lists for public inspection, shall provide notice to a taxpayer of the assessment for current tax year and previo</w:t>
      </w:r>
      <w:r>
        <w:t>us tax year by using Form TC-2,</w:t>
      </w:r>
      <w:r w:rsidRPr="005B3940">
        <w:t xml:space="preserve"> notice of increase in property value (</w:t>
      </w:r>
      <w:r>
        <w:t>s</w:t>
      </w:r>
      <w:r w:rsidRPr="005B3940">
        <w:t>ee R.S. 47:1987).</w:t>
      </w:r>
    </w:p>
    <w:p w14:paraId="698C2327" w14:textId="77777777" w:rsidR="00D36869" w:rsidRPr="00D43BA5" w:rsidRDefault="00D36869" w:rsidP="00D36869">
      <w:pPr>
        <w:pStyle w:val="1"/>
      </w:pPr>
      <w:r w:rsidRPr="00D43BA5">
        <w:t>2</w:t>
      </w:r>
      <w:r>
        <w:t>.</w:t>
      </w:r>
      <w:r w:rsidRPr="00D43BA5">
        <w:tab/>
        <w:t xml:space="preserve">A property owner or authorized agent of the property owner may make a written request for notice of the current year’s assessment of the property of which that person is the </w:t>
      </w:r>
      <w:r w:rsidRPr="00D43BA5">
        <w:lastRenderedPageBreak/>
        <w:t>owner, however, such request shall be made no sooner than the first day of June of that year, and such request shall be received by the assessor of the parish or district in which the property is located no later than June fifteenth of that same year.</w:t>
      </w:r>
      <w:r>
        <w:t xml:space="preserve"> </w:t>
      </w:r>
      <w:r w:rsidRPr="00D43BA5">
        <w:t>The authorized agent of the property owner shall provide with the request for the assessment, written authorization from the property owner for that agent to act as the authorized agent of the property owner in the request of the notice of an assessment.</w:t>
      </w:r>
      <w:r>
        <w:t xml:space="preserve"> </w:t>
      </w:r>
      <w:r w:rsidRPr="00D43BA5">
        <w:t>The property owner or the authorized agent of the property owner shall provide to the assessor at the time of the mailing of the notice, appropriate means for the return of the notice such as a self-addressed stamped envelope of sufficient size and adequate postage to hold the notice requested.</w:t>
      </w:r>
      <w:r>
        <w:t xml:space="preserve"> </w:t>
      </w:r>
      <w:r w:rsidRPr="00D43BA5">
        <w:t>The assessor, at no cost to him, shall deliver to the property owner or the authorized agent of the property owner through the means provided a written notice of the assessed value of the property no later than the close of business on the third day for inspection of the assessment lists.</w:t>
      </w:r>
    </w:p>
    <w:p w14:paraId="402D88C7" w14:textId="77777777" w:rsidR="00D36869" w:rsidRPr="00D43BA5" w:rsidRDefault="00D36869" w:rsidP="00D36869">
      <w:pPr>
        <w:pStyle w:val="1"/>
      </w:pPr>
      <w:r w:rsidRPr="00D43BA5">
        <w:t>3.</w:t>
      </w:r>
      <w:r w:rsidRPr="00D43BA5">
        <w:tab/>
        <w:t>Any property owner or agent who has requested notice of assessed value pursuant to Paragraph 2 of this Subchapter may also provide an email address to the assessor.</w:t>
      </w:r>
      <w:r>
        <w:t xml:space="preserve"> </w:t>
      </w:r>
      <w:r w:rsidRPr="00D43BA5">
        <w:t>If an email address is provided within the period specified in Paragraph 2 of this Subchapter, the assessor shall email written notice of the assessed value of the related property on the first day for the inspection of the assessment lists.</w:t>
      </w:r>
    </w:p>
    <w:p w14:paraId="2DE50C91" w14:textId="77777777" w:rsidR="00D36869" w:rsidRPr="00D43BA5" w:rsidRDefault="00D36869" w:rsidP="00D36869">
      <w:pPr>
        <w:pStyle w:val="A"/>
        <w:tabs>
          <w:tab w:val="clear" w:pos="540"/>
          <w:tab w:val="left" w:pos="630"/>
        </w:tabs>
      </w:pPr>
      <w:r w:rsidRPr="00D43BA5">
        <w:t>B.1.</w:t>
      </w:r>
      <w:r w:rsidRPr="00D43BA5">
        <w:tab/>
        <w:t>Each assessor shall publish the dates, time and place of the public exposure of the assessment lists of both real and personal property in a newspaper of general circulation in their respective parishes. Notice shall be published at least twice within a period of not sooner than 21 days nor later than seven days prior to the beginning of the 15 calendar day period of exposure.</w:t>
      </w:r>
      <w:r>
        <w:t xml:space="preserve"> </w:t>
      </w:r>
      <w:r w:rsidRPr="00D43BA5">
        <w:t>This notice shall include the following:</w:t>
      </w:r>
    </w:p>
    <w:p w14:paraId="471FDB16" w14:textId="77777777" w:rsidR="00D36869" w:rsidRPr="009C26D9" w:rsidRDefault="00D36869" w:rsidP="00D36869">
      <w:pPr>
        <w:pStyle w:val="LACNote"/>
      </w:pPr>
      <w:r>
        <w:t xml:space="preserve">PLEASE NOTE: </w:t>
      </w:r>
      <w:r w:rsidRPr="009C26D9">
        <w:t>You must submit all information concerning the value of your property to your assessor before the deadline for filing an appeal with the Board of Review. The failure to submit such information may prevent you from relying on that information</w:t>
      </w:r>
      <w:r>
        <w:t xml:space="preserve"> should you protest your value.</w:t>
      </w:r>
    </w:p>
    <w:p w14:paraId="2C24AE9D" w14:textId="77777777" w:rsidR="003C555B" w:rsidRPr="006E6C5A" w:rsidRDefault="00D36869" w:rsidP="00D36869">
      <w:pPr>
        <w:pStyle w:val="1"/>
      </w:pPr>
      <w:r w:rsidRPr="00D43BA5">
        <w:t>2.</w:t>
      </w:r>
      <w:r w:rsidRPr="00D43BA5">
        <w:tab/>
        <w:t xml:space="preserve">Each assessor shall notify the Louisiana Tax Commission of the public exposure dates at least </w:t>
      </w:r>
      <w:r>
        <w:t xml:space="preserve">21 </w:t>
      </w:r>
      <w:r w:rsidRPr="00D43BA5">
        <w:t>days prior to the public exposure period, which dates shall be published by the Louisiana Tax Commission on its website.</w:t>
      </w:r>
    </w:p>
    <w:p w14:paraId="164B8BCA" w14:textId="77777777" w:rsidR="000A70F9" w:rsidRDefault="000A70F9">
      <w:pPr>
        <w:pStyle w:val="A"/>
      </w:pPr>
      <w:r>
        <w:t>C.</w:t>
      </w:r>
      <w:r>
        <w:tab/>
        <w:t>During this period of public exposure, each assessor shall provide the taxpayer access to a form entitled "Exhibit A, Notice of Appeal Request for Board of Review" (Form 3101).</w:t>
      </w:r>
    </w:p>
    <w:p w14:paraId="6B3E742F" w14:textId="77777777" w:rsidR="00737002" w:rsidRDefault="00737002" w:rsidP="00737002">
      <w:pPr>
        <w:pStyle w:val="A"/>
      </w:pPr>
      <w:r w:rsidRPr="00336751">
        <w:t>D.</w:t>
      </w:r>
      <w:r w:rsidRPr="00336751">
        <w:tab/>
        <w:t>Each assessor will make any determined changes to the assessment list during the public exposure period, and shall certify the assessment lists to the parish Board of Review within three business days of the final exposure date. The Orleans Parish Assessors shall certify their assessment lists to the Board of Review on or before the tenth business day after August 15.</w:t>
      </w:r>
    </w:p>
    <w:p w14:paraId="55FC2AEE" w14:textId="77777777" w:rsidR="003C555B" w:rsidRPr="006E6C5A" w:rsidRDefault="003C555B" w:rsidP="003C555B">
      <w:pPr>
        <w:pStyle w:val="A"/>
        <w:tabs>
          <w:tab w:val="clear" w:pos="540"/>
          <w:tab w:val="left" w:pos="630"/>
        </w:tabs>
      </w:pPr>
      <w:r w:rsidRPr="006E6C5A">
        <w:t>E.1.</w:t>
      </w:r>
      <w:r w:rsidRPr="006E6C5A">
        <w:tab/>
        <w:t xml:space="preserve">Each assessor shall publish two notices of the parish's Board of Review appeal hearing dates in the local newspaper within a period of 21 and 7 days prior to the actual hearing date(s). Each assessor shall then notify the Tax Commission in writing of the Board of Review hearing date(s) and shall provide the commission with an affidavit executed by the </w:t>
      </w:r>
      <w:r w:rsidRPr="006E6C5A">
        <w:t>local paper demonstrating proof of publication. Appeals must be received by the Board of Review no later than seven days prior to the public hearing.</w:t>
      </w:r>
    </w:p>
    <w:p w14:paraId="4607D00A" w14:textId="77777777" w:rsidR="003C555B" w:rsidRPr="006E6C5A" w:rsidRDefault="003C555B" w:rsidP="003C555B">
      <w:pPr>
        <w:pStyle w:val="1"/>
      </w:pPr>
      <w:r w:rsidRPr="006E6C5A">
        <w:t>2.</w:t>
      </w:r>
      <w:r w:rsidRPr="006E6C5A">
        <w:tab/>
        <w:t>Each assessor shall notify the Louisiana Tax Commission of the Board of Review appeal hearing dates prior to the beginning of the public exposure period, which dates shall be published by the Louisiana Tax Commission on its website.</w:t>
      </w:r>
    </w:p>
    <w:p w14:paraId="34C4F8D5" w14:textId="77777777" w:rsidR="00143583" w:rsidRPr="0063022D" w:rsidRDefault="00143583" w:rsidP="00143583">
      <w:pPr>
        <w:pStyle w:val="A"/>
      </w:pPr>
      <w:r w:rsidRPr="0063022D">
        <w:t>F.</w:t>
      </w:r>
      <w:r w:rsidRPr="0063022D">
        <w:tab/>
        <w:t>The Parish Police Jury or Parish Council shall sit as the Board of Review. The Board of Review shall convene hearings within 10 days of its receipt of the certified rolls.</w:t>
      </w:r>
      <w:r>
        <w:t xml:space="preserve"> </w:t>
      </w:r>
      <w:r w:rsidRPr="0063022D">
        <w:t>The Board of Review shall conduct hearings for all persons or their representatives desiring to be heard on the assessments of immovable and movable property.</w:t>
      </w:r>
      <w:r>
        <w:t xml:space="preserve"> </w:t>
      </w:r>
      <w:r w:rsidRPr="0063022D">
        <w:t>On the fifteenth day after the Board of Review begins the public hearings, the assessment lists, together with any changes in connection therewith, shall be certified and sent to the Tax Commission within three days.</w:t>
      </w:r>
      <w:r>
        <w:t xml:space="preserve"> </w:t>
      </w:r>
      <w:r w:rsidRPr="0063022D">
        <w:t>R.S. 47:1992.</w:t>
      </w:r>
    </w:p>
    <w:p w14:paraId="038ADE1F" w14:textId="77777777" w:rsidR="00737002" w:rsidRPr="00336751" w:rsidRDefault="00737002" w:rsidP="00737002">
      <w:pPr>
        <w:pStyle w:val="A"/>
      </w:pPr>
      <w:r w:rsidRPr="00336751">
        <w:t>G.</w:t>
      </w:r>
      <w:r w:rsidRPr="00336751">
        <w:tab/>
        <w:t>The Board of Review has the authority to increase or decrease the assessment of immovable or movable property made by the assessor in accordance with the fair market or use value determination by the board. The validity of each assessment shall be determined on its own merits using recognized appraisal techniques, R.S. 47:1992(C).</w:t>
      </w:r>
    </w:p>
    <w:p w14:paraId="0177FD78" w14:textId="77777777" w:rsidR="00ED798D" w:rsidRPr="005B3940" w:rsidRDefault="00ED798D" w:rsidP="00ED798D">
      <w:pPr>
        <w:pStyle w:val="A"/>
      </w:pPr>
      <w:r w:rsidRPr="005B3940">
        <w:t>H.</w:t>
      </w:r>
      <w:r w:rsidRPr="005B3940">
        <w:tab/>
        <w:t>Notwithstanding any provision of law to the contrary, the procedure for inspection of assessment lists in Orl</w:t>
      </w:r>
      <w:r>
        <w:t>eans Parish shall be as follows.</w:t>
      </w:r>
    </w:p>
    <w:p w14:paraId="73438C87" w14:textId="77777777" w:rsidR="00625AA7" w:rsidRPr="00CF564B" w:rsidRDefault="00ED798D" w:rsidP="00ED798D">
      <w:pPr>
        <w:pStyle w:val="1"/>
      </w:pPr>
      <w:r w:rsidRPr="005B3940">
        <w:t>1.</w:t>
      </w:r>
      <w:r w:rsidRPr="005B3940">
        <w:tab/>
        <w:t>The assessor shall prepare and make up the lists showing the assessment of immovable and movab</w:t>
      </w:r>
      <w:r w:rsidR="009063FA">
        <w:t xml:space="preserve">le property in Orleans Parish. </w:t>
      </w:r>
      <w:r w:rsidRPr="005B3940">
        <w:t>The lists shall be exposed daily, except Saturday, Sunday and legal holidays, for inspection by the taxpayers and other interested persons during the period of July 15 through August 15 of each year unless August 15 falls on a weekend or a legal holiday, when the period shall exten</w:t>
      </w:r>
      <w:r w:rsidR="009063FA">
        <w:t xml:space="preserve">d until the next business day. </w:t>
      </w:r>
      <w:r w:rsidRPr="005B3940">
        <w:t>The assessor shall give notice of such exposure for inspection in accordance with rules and regulations established b</w:t>
      </w:r>
      <w:r>
        <w:t>y the Louisiana Tax Commission. On or before the tenth</w:t>
      </w:r>
      <w:r w:rsidRPr="005B3940">
        <w:t xml:space="preserve"> business day after the completion of public inspection, the assessor shall certify his rolls to the Board of Review.</w:t>
      </w:r>
    </w:p>
    <w:p w14:paraId="01731022" w14:textId="77777777" w:rsidR="00625AA7" w:rsidRPr="00CF564B" w:rsidRDefault="00625AA7" w:rsidP="00625AA7">
      <w:pPr>
        <w:pStyle w:val="1"/>
      </w:pPr>
      <w:r w:rsidRPr="00CF564B">
        <w:t>2.a.</w:t>
      </w:r>
      <w:r w:rsidRPr="00CF564B">
        <w:tab/>
        <w:t>The Board of Review shall consider all written complaints in which the taxpayer has timely filed the reports as required by R.S. 47:2301 et seq. and R.S. 47:2321 et seq., and which have been:</w:t>
      </w:r>
    </w:p>
    <w:p w14:paraId="363E9562" w14:textId="77777777" w:rsidR="00625AA7" w:rsidRPr="00CF564B" w:rsidRDefault="00625AA7" w:rsidP="00625AA7">
      <w:pPr>
        <w:pStyle w:val="i0"/>
      </w:pPr>
      <w:r>
        <w:tab/>
      </w:r>
      <w:r w:rsidRPr="00CF564B">
        <w:t>i.</w:t>
      </w:r>
      <w:r w:rsidRPr="00CF564B">
        <w:tab/>
        <w:t>filed on the complaint form provided by the board, thr</w:t>
      </w:r>
      <w:r>
        <w:t>ough the office of the assessor;</w:t>
      </w:r>
    </w:p>
    <w:p w14:paraId="19F5B0D0" w14:textId="77777777" w:rsidR="00625AA7" w:rsidRPr="00CF564B" w:rsidRDefault="00625AA7" w:rsidP="00625AA7">
      <w:pPr>
        <w:pStyle w:val="i0"/>
      </w:pPr>
      <w:r>
        <w:tab/>
      </w:r>
      <w:r w:rsidRPr="00CF564B">
        <w:t>ii.</w:t>
      </w:r>
      <w:r w:rsidRPr="00CF564B">
        <w:tab/>
        <w:t>completed in conformity with the requ</w:t>
      </w:r>
      <w:r>
        <w:t>irements of the Board of Review;</w:t>
      </w:r>
    </w:p>
    <w:p w14:paraId="018CE333" w14:textId="77777777" w:rsidR="00625AA7" w:rsidRPr="00CF564B" w:rsidRDefault="00625AA7" w:rsidP="00625AA7">
      <w:pPr>
        <w:pStyle w:val="i0"/>
      </w:pPr>
      <w:r>
        <w:tab/>
      </w:r>
      <w:r w:rsidRPr="00CF564B">
        <w:t>iii.</w:t>
      </w:r>
      <w:r w:rsidRPr="00CF564B">
        <w:tab/>
        <w:t>received by the office of the assessor, no later than three business days after the last date on which the lists are exposed.</w:t>
      </w:r>
    </w:p>
    <w:p w14:paraId="14F4C185" w14:textId="77777777" w:rsidR="00625AA7" w:rsidRPr="00CF564B" w:rsidRDefault="00625AA7" w:rsidP="00625AA7">
      <w:pPr>
        <w:pStyle w:val="a0"/>
      </w:pPr>
      <w:r w:rsidRPr="00CF564B">
        <w:t>b.</w:t>
      </w:r>
      <w:r w:rsidRPr="00CF564B">
        <w:tab/>
        <w:t>Any complaints received by the assessor’s office shall be forwarded to the Board of Review within seven business days after the last date in which the lists are exposed.</w:t>
      </w:r>
    </w:p>
    <w:p w14:paraId="0CB0C252" w14:textId="77777777" w:rsidR="00625AA7" w:rsidRPr="00CF564B" w:rsidRDefault="00625AA7" w:rsidP="00625AA7">
      <w:pPr>
        <w:pStyle w:val="1"/>
      </w:pPr>
      <w:r w:rsidRPr="00CF564B">
        <w:lastRenderedPageBreak/>
        <w:t>3.</w:t>
      </w:r>
      <w:r w:rsidRPr="00CF564B">
        <w:tab/>
        <w:t>The Board of Review shall convene hearings on or before September fifteenth. The board may appoint one or more board members as hearing officers, who may conduct all required public hearings of the board with or without the presence of the other members, provided that no final action may be taken unless a quorum of the Board of Review is present. The board may make a determination to increase or decrease the assessment of real or personal property made by the assessor in accordance with the fair market or use valuation as determined by the board.</w:t>
      </w:r>
    </w:p>
    <w:p w14:paraId="741B68D7" w14:textId="77777777" w:rsidR="00D36869" w:rsidRPr="00D43BA5" w:rsidRDefault="00625AA7" w:rsidP="00D36869">
      <w:pPr>
        <w:pStyle w:val="1"/>
      </w:pPr>
      <w:r w:rsidRPr="00CF564B">
        <w:t>4.</w:t>
      </w:r>
      <w:r w:rsidRPr="00CF564B">
        <w:tab/>
      </w:r>
      <w:r w:rsidR="00D36869" w:rsidRPr="00D43BA5">
        <w:t>The Board of Review shall certify the assessment list to the Louisiana Tax Commission on or before October twentieth of each year. The Louisiana Tax Commission requests and recommends that the Board of Review maintain the certified list on its website or through other publicly available digital means.</w:t>
      </w:r>
    </w:p>
    <w:p w14:paraId="5A91E645" w14:textId="77777777" w:rsidR="00962F16" w:rsidRPr="005A3A32" w:rsidRDefault="00D36869" w:rsidP="00962F16">
      <w:pPr>
        <w:pStyle w:val="A"/>
      </w:pPr>
      <w:r w:rsidRPr="00D43BA5">
        <w:t>I.</w:t>
      </w:r>
      <w:r w:rsidRPr="00D43BA5">
        <w:tab/>
      </w:r>
      <w:r w:rsidR="00962F16" w:rsidRPr="005A3A32">
        <w:t>The Board of Review, during its public hearing(s), shall have copies of the Louisiana Tax Commission appeal rules and regulations and Appeal Form 3103.A available for any assessor and/or taxpayer desiring to further appeal to the Tax Commission.</w:t>
      </w:r>
    </w:p>
    <w:p w14:paraId="2A3BC55A" w14:textId="77777777" w:rsidR="00D36869" w:rsidRPr="00D43BA5" w:rsidRDefault="00962F16" w:rsidP="00962F16">
      <w:pPr>
        <w:pStyle w:val="A"/>
      </w:pPr>
      <w:r w:rsidRPr="005A3A32">
        <w:t>J.</w:t>
      </w:r>
      <w:r w:rsidRPr="005A3A32">
        <w:tab/>
        <w:t>The Board of Review shall provide each taxpayer with a written notice of their particular appeal determination with a copy submitted to the assessor and the Tax</w:t>
      </w:r>
      <w:r>
        <w:t xml:space="preserve"> </w:t>
      </w:r>
      <w:r w:rsidRPr="005A3A32">
        <w:t>Commission on or before the certification of the assessment list to the Tax Commission.</w:t>
      </w:r>
      <w:r>
        <w:t xml:space="preserve"> </w:t>
      </w:r>
      <w:r w:rsidRPr="005A3A32">
        <w:t>The notice of determination shall be sent simultaneously to the assessor and the taxpayer at the address shown on the appeal form by registered or certified mail.</w:t>
      </w:r>
      <w:r>
        <w:t xml:space="preserve"> </w:t>
      </w:r>
      <w:r w:rsidRPr="005A3A32">
        <w:t>The Board of Review shall include an Appeal Form 3103.A with the notice of determination.</w:t>
      </w:r>
    </w:p>
    <w:p w14:paraId="520ED0D5" w14:textId="77777777" w:rsidR="00D36869" w:rsidRDefault="00D36869" w:rsidP="00D36869">
      <w:pPr>
        <w:pStyle w:val="A"/>
        <w:tabs>
          <w:tab w:val="clear" w:pos="540"/>
          <w:tab w:val="left" w:pos="720"/>
        </w:tabs>
      </w:pPr>
      <w:r w:rsidRPr="00D43BA5">
        <w:t>K.</w:t>
      </w:r>
      <w:r>
        <w:t>1.</w:t>
      </w:r>
      <w:r w:rsidRPr="00D43BA5">
        <w:tab/>
        <w:t xml:space="preserve">The determination of the Board of Review shall be final unless appealed, in writing, to the Tax Commission within 30 calendar days of the earlier of: </w:t>
      </w:r>
    </w:p>
    <w:p w14:paraId="1D6E4BA1" w14:textId="77777777" w:rsidR="00D36869" w:rsidRDefault="00D36869" w:rsidP="00D36869">
      <w:pPr>
        <w:pStyle w:val="a0"/>
      </w:pPr>
      <w:r>
        <w:t>a.</w:t>
      </w:r>
      <w:r>
        <w:tab/>
      </w:r>
      <w:r w:rsidRPr="00D43BA5">
        <w:t>actual delivery of the Board of Review decision</w:t>
      </w:r>
      <w:r>
        <w:t>;</w:t>
      </w:r>
      <w:r w:rsidRPr="00D43BA5">
        <w:t xml:space="preserve"> or </w:t>
      </w:r>
    </w:p>
    <w:p w14:paraId="2B582792" w14:textId="77777777" w:rsidR="00D36869" w:rsidRDefault="00D36869" w:rsidP="00D36869">
      <w:pPr>
        <w:pStyle w:val="a0"/>
        <w:rPr>
          <w:b/>
        </w:rPr>
      </w:pPr>
      <w:r>
        <w:t>b.</w:t>
      </w:r>
      <w:r>
        <w:tab/>
      </w:r>
      <w:r w:rsidRPr="00D43BA5">
        <w:t>written transmission of the Board of Review notice of determination.</w:t>
      </w:r>
      <w:r>
        <w:rPr>
          <w:b/>
        </w:rPr>
        <w:t xml:space="preserve"> </w:t>
      </w:r>
    </w:p>
    <w:p w14:paraId="6FF2DBD6" w14:textId="77777777" w:rsidR="00D36869" w:rsidRDefault="00D36869" w:rsidP="00D36869">
      <w:pPr>
        <w:pStyle w:val="1"/>
      </w:pPr>
      <w:r w:rsidRPr="002D45A3">
        <w:t>2.</w:t>
      </w:r>
      <w:r w:rsidRPr="002D45A3">
        <w:tab/>
        <w:t>The Board of Review shall record and report the method of</w:t>
      </w:r>
      <w:r w:rsidRPr="00D43BA5">
        <w:t xml:space="preserve"> transmission and the date of written transmission to the Louisiana Tax Commission.</w:t>
      </w:r>
      <w:r>
        <w:rPr>
          <w:b/>
        </w:rPr>
        <w:t xml:space="preserve"> </w:t>
      </w:r>
      <w:r w:rsidRPr="00D43BA5">
        <w:t>Either the taxpayer, the parish assessor, and/or a bona fide representative of an affected tax-recipient body may appeal the Board of Review determination to the Tax Commission.</w:t>
      </w:r>
    </w:p>
    <w:p w14:paraId="00FA9C30" w14:textId="77777777" w:rsidR="00D23906" w:rsidRPr="00CB405E" w:rsidRDefault="00D23906" w:rsidP="00D23906">
      <w:pPr>
        <w:pStyle w:val="RegDoubleIndent"/>
        <w:keepNext/>
        <w:jc w:val="center"/>
        <w:rPr>
          <w:b/>
          <w:sz w:val="16"/>
          <w:szCs w:val="16"/>
        </w:rPr>
      </w:pPr>
      <w:r w:rsidRPr="00CB405E">
        <w:rPr>
          <w:b/>
          <w:sz w:val="16"/>
          <w:szCs w:val="16"/>
        </w:rPr>
        <w:t>Form 3101</w:t>
      </w:r>
    </w:p>
    <w:p w14:paraId="29469B68" w14:textId="77777777" w:rsidR="00D23906" w:rsidRPr="00CB405E" w:rsidRDefault="00D23906" w:rsidP="00D23906">
      <w:pPr>
        <w:pStyle w:val="RegDoubleIndent"/>
        <w:keepNext/>
        <w:jc w:val="center"/>
        <w:rPr>
          <w:b/>
          <w:sz w:val="16"/>
          <w:szCs w:val="16"/>
        </w:rPr>
      </w:pPr>
      <w:r w:rsidRPr="00CB405E">
        <w:rPr>
          <w:b/>
          <w:sz w:val="16"/>
          <w:szCs w:val="16"/>
        </w:rPr>
        <w:t>Exhibit A</w:t>
      </w:r>
    </w:p>
    <w:p w14:paraId="14C4A094" w14:textId="77777777" w:rsidR="00D23906" w:rsidRPr="00CB405E" w:rsidRDefault="00D23906" w:rsidP="00D23906">
      <w:pPr>
        <w:keepNext/>
        <w:ind w:right="36"/>
        <w:jc w:val="both"/>
        <w:rPr>
          <w:noProof/>
          <w:sz w:val="16"/>
          <w:szCs w:val="16"/>
        </w:rPr>
      </w:pPr>
      <w:r w:rsidRPr="00CB405E">
        <w:rPr>
          <w:noProof/>
          <w:sz w:val="16"/>
          <w:szCs w:val="16"/>
        </w:rPr>
        <w:t>Appeal to Board of Review</w:t>
      </w:r>
    </w:p>
    <w:p w14:paraId="56510ACB" w14:textId="77777777" w:rsidR="00D23906" w:rsidRPr="00CB405E" w:rsidRDefault="00D23906" w:rsidP="00D23906">
      <w:pPr>
        <w:keepNext/>
        <w:ind w:right="36"/>
        <w:jc w:val="both"/>
        <w:rPr>
          <w:noProof/>
          <w:sz w:val="16"/>
          <w:szCs w:val="16"/>
        </w:rPr>
      </w:pPr>
      <w:r w:rsidRPr="00CB405E">
        <w:rPr>
          <w:noProof/>
          <w:sz w:val="16"/>
          <w:szCs w:val="16"/>
        </w:rPr>
        <w:t>by Property Owner/Taxpayer</w:t>
      </w:r>
    </w:p>
    <w:p w14:paraId="7E17F8B4" w14:textId="77777777" w:rsidR="00D23906" w:rsidRDefault="00D23906" w:rsidP="00D23906">
      <w:pPr>
        <w:keepNext/>
        <w:ind w:right="36"/>
        <w:jc w:val="both"/>
        <w:rPr>
          <w:noProof/>
          <w:sz w:val="16"/>
          <w:szCs w:val="16"/>
        </w:rPr>
      </w:pPr>
      <w:r w:rsidRPr="00CB405E">
        <w:rPr>
          <w:noProof/>
          <w:sz w:val="16"/>
          <w:szCs w:val="16"/>
        </w:rPr>
        <w:t>For Real and Personal Property</w:t>
      </w:r>
    </w:p>
    <w:p w14:paraId="78AD0993" w14:textId="77777777" w:rsidR="00D23906" w:rsidRPr="00CB405E" w:rsidRDefault="00D23906" w:rsidP="00D23906">
      <w:pPr>
        <w:keepNext/>
        <w:ind w:right="36"/>
        <w:jc w:val="both"/>
        <w:rPr>
          <w:noProof/>
          <w:sz w:val="16"/>
          <w:szCs w:val="16"/>
        </w:rPr>
      </w:pPr>
    </w:p>
    <w:p w14:paraId="215533BB" w14:textId="77777777" w:rsidR="00D23906" w:rsidRPr="0035308F" w:rsidRDefault="00D23906" w:rsidP="00D23906">
      <w:pPr>
        <w:ind w:right="36"/>
        <w:jc w:val="both"/>
        <w:rPr>
          <w:noProof/>
          <w:sz w:val="16"/>
          <w:szCs w:val="16"/>
        </w:rPr>
      </w:pPr>
      <w:r w:rsidRPr="0035308F">
        <w:rPr>
          <w:noProof/>
          <w:sz w:val="16"/>
          <w:szCs w:val="16"/>
        </w:rPr>
        <w:t>Name:________________Parish/District:________________</w:t>
      </w:r>
    </w:p>
    <w:p w14:paraId="5CAE52FD" w14:textId="77777777" w:rsidR="00D23906" w:rsidRPr="0035308F" w:rsidRDefault="00D23906" w:rsidP="00D23906">
      <w:pPr>
        <w:ind w:right="36"/>
        <w:jc w:val="both"/>
        <w:rPr>
          <w:noProof/>
          <w:sz w:val="16"/>
          <w:szCs w:val="16"/>
        </w:rPr>
      </w:pPr>
      <w:r w:rsidRPr="0035308F">
        <w:rPr>
          <w:noProof/>
          <w:sz w:val="16"/>
          <w:szCs w:val="16"/>
        </w:rPr>
        <w:t>Taxpayer</w:t>
      </w:r>
    </w:p>
    <w:p w14:paraId="26B2ADBF" w14:textId="77777777" w:rsidR="00D23906" w:rsidRPr="0035308F" w:rsidRDefault="00D23906" w:rsidP="00D23906">
      <w:pPr>
        <w:ind w:right="36"/>
        <w:jc w:val="both"/>
        <w:rPr>
          <w:noProof/>
          <w:sz w:val="16"/>
          <w:szCs w:val="16"/>
        </w:rPr>
      </w:pPr>
      <w:r w:rsidRPr="0035308F">
        <w:rPr>
          <w:noProof/>
          <w:sz w:val="16"/>
          <w:szCs w:val="16"/>
        </w:rPr>
        <w:t>Address:______________City,State,Zip:_________________</w:t>
      </w:r>
    </w:p>
    <w:p w14:paraId="2FC03933" w14:textId="77777777" w:rsidR="00D23906" w:rsidRDefault="00D23906" w:rsidP="00D23906">
      <w:pPr>
        <w:ind w:right="36"/>
        <w:jc w:val="both"/>
        <w:rPr>
          <w:noProof/>
          <w:sz w:val="16"/>
          <w:szCs w:val="16"/>
        </w:rPr>
      </w:pPr>
    </w:p>
    <w:p w14:paraId="7C5F37EF" w14:textId="77777777" w:rsidR="00D23906" w:rsidRPr="0035308F" w:rsidRDefault="00D23906" w:rsidP="00D23906">
      <w:pPr>
        <w:ind w:right="36"/>
        <w:jc w:val="both"/>
        <w:rPr>
          <w:noProof/>
          <w:sz w:val="16"/>
          <w:szCs w:val="16"/>
        </w:rPr>
      </w:pPr>
      <w:r w:rsidRPr="0035308F">
        <w:rPr>
          <w:noProof/>
          <w:sz w:val="16"/>
          <w:szCs w:val="16"/>
        </w:rPr>
        <w:t>Ward:___Assessment/Tax Bill Number:____Appeal No.____</w:t>
      </w:r>
    </w:p>
    <w:p w14:paraId="6BF1C6EE" w14:textId="77777777" w:rsidR="00D23906" w:rsidRDefault="00D23906" w:rsidP="00D23906">
      <w:pPr>
        <w:ind w:right="36"/>
        <w:jc w:val="both"/>
        <w:rPr>
          <w:noProof/>
          <w:sz w:val="16"/>
          <w:szCs w:val="16"/>
        </w:rPr>
      </w:pPr>
    </w:p>
    <w:p w14:paraId="35698316" w14:textId="77777777" w:rsidR="00D23906" w:rsidRPr="0035308F" w:rsidRDefault="00D23906" w:rsidP="00D23906">
      <w:pPr>
        <w:ind w:right="36"/>
        <w:jc w:val="both"/>
        <w:rPr>
          <w:noProof/>
          <w:sz w:val="16"/>
          <w:szCs w:val="16"/>
        </w:rPr>
      </w:pPr>
      <w:r w:rsidRPr="0035308F">
        <w:rPr>
          <w:noProof/>
          <w:sz w:val="16"/>
          <w:szCs w:val="16"/>
        </w:rPr>
        <w:t>Board of Review</w:t>
      </w:r>
    </w:p>
    <w:p w14:paraId="2BD6A8C1" w14:textId="77777777" w:rsidR="00D23906" w:rsidRPr="0035308F" w:rsidRDefault="00D23906" w:rsidP="00D23906">
      <w:pPr>
        <w:ind w:right="36"/>
        <w:jc w:val="both"/>
        <w:rPr>
          <w:noProof/>
          <w:sz w:val="16"/>
          <w:szCs w:val="16"/>
        </w:rPr>
      </w:pPr>
      <w:r w:rsidRPr="0035308F">
        <w:rPr>
          <w:noProof/>
          <w:sz w:val="16"/>
          <w:szCs w:val="16"/>
        </w:rPr>
        <w:t>(Attach copy of complete appeal submitted to the Board of Review)</w:t>
      </w:r>
    </w:p>
    <w:p w14:paraId="6514ABB5" w14:textId="77777777" w:rsidR="00D23906" w:rsidRDefault="00D23906" w:rsidP="00D23906">
      <w:pPr>
        <w:ind w:right="36"/>
        <w:jc w:val="both"/>
        <w:rPr>
          <w:noProof/>
          <w:sz w:val="16"/>
          <w:szCs w:val="16"/>
        </w:rPr>
      </w:pPr>
    </w:p>
    <w:p w14:paraId="650C366A" w14:textId="77777777" w:rsidR="00D23906" w:rsidRPr="00CA39BB" w:rsidRDefault="00D23906" w:rsidP="00D2390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spacing w:after="120"/>
        <w:outlineLvl w:val="3"/>
        <w:rPr>
          <w:kern w:val="2"/>
          <w:sz w:val="16"/>
          <w:szCs w:val="16"/>
        </w:rPr>
      </w:pPr>
      <w:r w:rsidRPr="0035308F">
        <w:rPr>
          <w:noProof/>
          <w:sz w:val="16"/>
          <w:szCs w:val="16"/>
        </w:rPr>
        <w:t>Address or Legal Description of Property Being Appealed (Also, please identify building by place of business for convenience of appraisal</w:t>
      </w:r>
      <w:r w:rsidRPr="00CA39BB">
        <w:rPr>
          <w:kern w:val="2"/>
          <w:sz w:val="16"/>
          <w:szCs w:val="16"/>
        </w:rPr>
        <w:t>__________________________________________________</w:t>
      </w:r>
    </w:p>
    <w:p w14:paraId="20905D6C" w14:textId="77777777" w:rsidR="00D23906" w:rsidRPr="00CA39BB" w:rsidRDefault="00D23906" w:rsidP="00D2390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spacing w:after="120"/>
        <w:outlineLvl w:val="3"/>
        <w:rPr>
          <w:kern w:val="2"/>
          <w:sz w:val="16"/>
          <w:szCs w:val="16"/>
        </w:rPr>
      </w:pPr>
      <w:r w:rsidRPr="00CA39BB">
        <w:rPr>
          <w:kern w:val="2"/>
          <w:sz w:val="16"/>
          <w:szCs w:val="16"/>
        </w:rPr>
        <w:t>_________________________________________________________</w:t>
      </w:r>
    </w:p>
    <w:p w14:paraId="5D5CB4B3" w14:textId="77777777" w:rsidR="00D23906" w:rsidRDefault="00D23906" w:rsidP="00D2390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spacing w:after="60"/>
        <w:outlineLvl w:val="3"/>
        <w:rPr>
          <w:kern w:val="2"/>
          <w:sz w:val="16"/>
          <w:szCs w:val="16"/>
        </w:rPr>
      </w:pPr>
      <w:r w:rsidRPr="00CA39BB">
        <w:rPr>
          <w:kern w:val="2"/>
          <w:sz w:val="16"/>
          <w:szCs w:val="16"/>
        </w:rPr>
        <w:t>_________________________________________________________</w:t>
      </w:r>
    </w:p>
    <w:p w14:paraId="488D2745" w14:textId="77777777" w:rsidR="00D23906" w:rsidRPr="00CA39BB" w:rsidRDefault="00D23906" w:rsidP="00D23906">
      <w:pPr>
        <w:pStyle w:val="A"/>
      </w:pPr>
    </w:p>
    <w:p w14:paraId="6A285FA6" w14:textId="77777777" w:rsidR="00D23906" w:rsidRDefault="00D23906" w:rsidP="00D23906">
      <w:pPr>
        <w:ind w:right="36"/>
        <w:jc w:val="both"/>
        <w:rPr>
          <w:noProof/>
          <w:sz w:val="16"/>
          <w:szCs w:val="16"/>
        </w:rPr>
      </w:pPr>
      <w:r w:rsidRPr="0035308F">
        <w:rPr>
          <w:noProof/>
          <w:sz w:val="16"/>
          <w:szCs w:val="16"/>
        </w:rPr>
        <w:t>I hereby request the review of the assessment of the above described property pursuant to L.R.S. 47:1992.</w:t>
      </w:r>
    </w:p>
    <w:p w14:paraId="29EA5E7D" w14:textId="77777777" w:rsidR="00D23906" w:rsidRPr="0035308F" w:rsidRDefault="00D23906" w:rsidP="00D23906">
      <w:pPr>
        <w:ind w:right="36"/>
        <w:jc w:val="both"/>
        <w:rPr>
          <w:noProof/>
          <w:sz w:val="16"/>
          <w:szCs w:val="16"/>
        </w:rPr>
      </w:pPr>
    </w:p>
    <w:p w14:paraId="1F37AC91" w14:textId="77777777" w:rsidR="00D23906" w:rsidRPr="0035308F" w:rsidRDefault="00D23906" w:rsidP="00D23906">
      <w:pPr>
        <w:ind w:right="36"/>
        <w:jc w:val="both"/>
        <w:rPr>
          <w:noProof/>
          <w:sz w:val="16"/>
          <w:szCs w:val="16"/>
        </w:rPr>
      </w:pPr>
      <w:r w:rsidRPr="0035308F">
        <w:rPr>
          <w:noProof/>
          <w:sz w:val="16"/>
          <w:szCs w:val="16"/>
        </w:rPr>
        <w:t>The assessor has determined Fair Market Value of this property at:</w:t>
      </w:r>
    </w:p>
    <w:p w14:paraId="35E3F145" w14:textId="77777777" w:rsidR="00D23906" w:rsidRPr="0035308F" w:rsidRDefault="00D23906" w:rsidP="00D23906">
      <w:pPr>
        <w:ind w:right="36"/>
        <w:jc w:val="both"/>
        <w:rPr>
          <w:noProof/>
          <w:sz w:val="16"/>
          <w:szCs w:val="16"/>
        </w:rPr>
      </w:pPr>
      <w:r w:rsidRPr="0035308F">
        <w:rPr>
          <w:noProof/>
          <w:sz w:val="16"/>
          <w:szCs w:val="16"/>
        </w:rPr>
        <w:t>Land $_____ Improvement $____ * Personal Property $_____</w:t>
      </w:r>
    </w:p>
    <w:p w14:paraId="04ABBF8F" w14:textId="77777777" w:rsidR="00D23906" w:rsidRDefault="00D23906" w:rsidP="00D23906">
      <w:pPr>
        <w:ind w:right="36"/>
        <w:jc w:val="both"/>
        <w:rPr>
          <w:noProof/>
          <w:sz w:val="16"/>
          <w:szCs w:val="16"/>
        </w:rPr>
      </w:pPr>
      <w:r w:rsidRPr="0035308F">
        <w:rPr>
          <w:noProof/>
          <w:sz w:val="16"/>
          <w:szCs w:val="16"/>
        </w:rPr>
        <w:t>Total $_____</w:t>
      </w:r>
    </w:p>
    <w:p w14:paraId="4BE07C1C" w14:textId="77777777" w:rsidR="00D23906" w:rsidRPr="0035308F" w:rsidRDefault="00D23906" w:rsidP="00D23906">
      <w:pPr>
        <w:ind w:right="36"/>
        <w:jc w:val="both"/>
        <w:rPr>
          <w:noProof/>
          <w:sz w:val="16"/>
          <w:szCs w:val="16"/>
        </w:rPr>
      </w:pPr>
    </w:p>
    <w:p w14:paraId="7E06099F" w14:textId="77777777" w:rsidR="00D23906" w:rsidRPr="0035308F" w:rsidRDefault="00D23906" w:rsidP="00D23906">
      <w:pPr>
        <w:ind w:right="36"/>
        <w:jc w:val="both"/>
        <w:rPr>
          <w:noProof/>
          <w:sz w:val="16"/>
          <w:szCs w:val="16"/>
        </w:rPr>
      </w:pPr>
      <w:r w:rsidRPr="0035308F">
        <w:rPr>
          <w:noProof/>
          <w:sz w:val="16"/>
          <w:szCs w:val="16"/>
        </w:rPr>
        <w:t>I am requesting that the Fair Market Value of this property be fixed at:</w:t>
      </w:r>
    </w:p>
    <w:p w14:paraId="48AC1598" w14:textId="77777777" w:rsidR="00D23906" w:rsidRPr="0035308F" w:rsidRDefault="00D23906" w:rsidP="00D23906">
      <w:pPr>
        <w:ind w:right="36"/>
        <w:jc w:val="both"/>
        <w:rPr>
          <w:noProof/>
          <w:sz w:val="16"/>
          <w:szCs w:val="16"/>
        </w:rPr>
      </w:pPr>
    </w:p>
    <w:p w14:paraId="0CC53360" w14:textId="77777777" w:rsidR="00D23906" w:rsidRPr="0035308F" w:rsidRDefault="00D23906" w:rsidP="00D23906">
      <w:pPr>
        <w:ind w:right="36"/>
        <w:jc w:val="both"/>
        <w:rPr>
          <w:noProof/>
          <w:sz w:val="16"/>
          <w:szCs w:val="16"/>
        </w:rPr>
      </w:pPr>
      <w:r w:rsidRPr="0035308F">
        <w:rPr>
          <w:noProof/>
          <w:sz w:val="16"/>
          <w:szCs w:val="16"/>
        </w:rPr>
        <w:t>Land $_____ Improvement $____ * Personal Property $_____</w:t>
      </w:r>
    </w:p>
    <w:p w14:paraId="0450A479" w14:textId="77777777" w:rsidR="00D23906" w:rsidRDefault="00D23906" w:rsidP="00D23906">
      <w:pPr>
        <w:ind w:right="36"/>
        <w:jc w:val="both"/>
        <w:rPr>
          <w:noProof/>
          <w:sz w:val="16"/>
          <w:szCs w:val="16"/>
        </w:rPr>
      </w:pPr>
      <w:r w:rsidRPr="0035308F">
        <w:rPr>
          <w:noProof/>
          <w:sz w:val="16"/>
          <w:szCs w:val="16"/>
        </w:rPr>
        <w:t>Total $_____</w:t>
      </w:r>
    </w:p>
    <w:p w14:paraId="24C26B15" w14:textId="77777777" w:rsidR="00D23906" w:rsidRPr="0035308F" w:rsidRDefault="00D23906" w:rsidP="00D23906">
      <w:pPr>
        <w:ind w:right="36"/>
        <w:jc w:val="both"/>
        <w:rPr>
          <w:noProof/>
          <w:sz w:val="16"/>
          <w:szCs w:val="16"/>
        </w:rPr>
      </w:pPr>
    </w:p>
    <w:p w14:paraId="5192D626" w14:textId="77777777" w:rsidR="00D23906" w:rsidRPr="0035308F" w:rsidRDefault="00D23906" w:rsidP="00D23906">
      <w:pPr>
        <w:ind w:right="36"/>
        <w:jc w:val="both"/>
        <w:rPr>
          <w:noProof/>
          <w:sz w:val="16"/>
          <w:szCs w:val="16"/>
        </w:rPr>
      </w:pPr>
      <w:r w:rsidRPr="0035308F">
        <w:rPr>
          <w:noProof/>
          <w:sz w:val="16"/>
          <w:szCs w:val="16"/>
        </w:rPr>
        <w:t>* If you are not appealing personal property, leave this section blank.</w:t>
      </w:r>
    </w:p>
    <w:p w14:paraId="092E61A0" w14:textId="77777777" w:rsidR="00D23906" w:rsidRPr="0035308F" w:rsidRDefault="00D23906" w:rsidP="00D23906">
      <w:pPr>
        <w:ind w:right="36"/>
        <w:jc w:val="both"/>
        <w:rPr>
          <w:noProof/>
          <w:sz w:val="16"/>
          <w:szCs w:val="16"/>
        </w:rPr>
      </w:pPr>
      <w:r w:rsidRPr="0035308F">
        <w:rPr>
          <w:noProof/>
          <w:sz w:val="16"/>
          <w:szCs w:val="16"/>
        </w:rPr>
        <w:t>Please notify me of the date, place and time of my appeal at the address shown below.</w:t>
      </w:r>
    </w:p>
    <w:p w14:paraId="5363E73A" w14:textId="77777777" w:rsidR="00D23906" w:rsidRPr="00CA39BB" w:rsidRDefault="00D23906" w:rsidP="00D23906">
      <w:pPr>
        <w:ind w:right="36"/>
        <w:jc w:val="both"/>
        <w:rPr>
          <w:rFonts w:ascii="Arial" w:hAnsi="Arial" w:cs="Arial"/>
          <w:noProof/>
          <w:sz w:val="16"/>
          <w:szCs w:val="16"/>
        </w:rPr>
      </w:pPr>
    </w:p>
    <w:tbl>
      <w:tblPr>
        <w:tblW w:w="5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85"/>
        <w:gridCol w:w="3140"/>
      </w:tblGrid>
      <w:tr w:rsidR="00D23906" w:rsidRPr="00CA39BB" w14:paraId="1BB10C68" w14:textId="77777777" w:rsidTr="00F559DD">
        <w:trPr>
          <w:trHeight w:val="1977"/>
        </w:trPr>
        <w:tc>
          <w:tcPr>
            <w:tcW w:w="1885" w:type="dxa"/>
            <w:tcBorders>
              <w:top w:val="single" w:sz="12" w:space="0" w:color="auto"/>
              <w:left w:val="single" w:sz="12" w:space="0" w:color="auto"/>
              <w:bottom w:val="single" w:sz="12" w:space="0" w:color="auto"/>
              <w:right w:val="single" w:sz="12" w:space="0" w:color="auto"/>
            </w:tcBorders>
          </w:tcPr>
          <w:p w14:paraId="3AAA8D70" w14:textId="77777777" w:rsidR="00D23906" w:rsidRPr="00CA39BB" w:rsidRDefault="00D23906" w:rsidP="00F559DD">
            <w:pPr>
              <w:tabs>
                <w:tab w:val="left" w:pos="187"/>
                <w:tab w:val="left" w:pos="540"/>
                <w:tab w:val="left" w:pos="4500"/>
                <w:tab w:val="left" w:pos="4680"/>
                <w:tab w:val="left" w:pos="4860"/>
                <w:tab w:val="left" w:pos="5040"/>
                <w:tab w:val="left" w:pos="7200"/>
              </w:tabs>
              <w:ind w:right="43"/>
              <w:jc w:val="both"/>
              <w:outlineLvl w:val="3"/>
              <w:rPr>
                <w:bCs/>
                <w:kern w:val="2"/>
                <w:sz w:val="16"/>
                <w:szCs w:val="16"/>
              </w:rPr>
            </w:pPr>
            <w:r w:rsidRPr="00CA39BB">
              <w:rPr>
                <w:bCs/>
                <w:kern w:val="2"/>
                <w:sz w:val="16"/>
                <w:szCs w:val="16"/>
              </w:rPr>
              <w:t>NOTE: The Board of Review’s decision, may be appealed to the La. Tax Commission by completing and submitting Appeal Form 3103.A to the LTC within 30 calendar days of the Board of Review’s decision. For further information, call the LTC at (225) 219-0339.</w:t>
            </w:r>
          </w:p>
        </w:tc>
        <w:tc>
          <w:tcPr>
            <w:tcW w:w="3140" w:type="dxa"/>
            <w:tcBorders>
              <w:top w:val="nil"/>
              <w:left w:val="single" w:sz="12" w:space="0" w:color="auto"/>
              <w:bottom w:val="nil"/>
              <w:right w:val="nil"/>
            </w:tcBorders>
          </w:tcPr>
          <w:p w14:paraId="3C00D4B5" w14:textId="77777777" w:rsidR="00D23906" w:rsidRPr="00CA39BB" w:rsidRDefault="00D23906" w:rsidP="00F559DD">
            <w:pPr>
              <w:tabs>
                <w:tab w:val="left" w:pos="187"/>
                <w:tab w:val="left" w:pos="540"/>
                <w:tab w:val="left" w:pos="4500"/>
                <w:tab w:val="left" w:pos="4680"/>
                <w:tab w:val="left" w:pos="4860"/>
                <w:tab w:val="left" w:pos="5040"/>
                <w:tab w:val="left" w:pos="7200"/>
              </w:tabs>
              <w:ind w:right="36"/>
              <w:jc w:val="both"/>
              <w:outlineLvl w:val="3"/>
              <w:rPr>
                <w:kern w:val="2"/>
                <w:sz w:val="16"/>
                <w:szCs w:val="16"/>
              </w:rPr>
            </w:pPr>
          </w:p>
          <w:p w14:paraId="06ED077D" w14:textId="77777777" w:rsidR="00D23906" w:rsidRPr="00CA39BB" w:rsidRDefault="00D23906" w:rsidP="00F559DD">
            <w:pPr>
              <w:tabs>
                <w:tab w:val="left" w:pos="187"/>
                <w:tab w:val="left" w:pos="540"/>
                <w:tab w:val="left" w:pos="4500"/>
                <w:tab w:val="left" w:pos="4680"/>
                <w:tab w:val="left" w:pos="4860"/>
                <w:tab w:val="left" w:pos="5040"/>
                <w:tab w:val="left" w:pos="7200"/>
              </w:tabs>
              <w:ind w:right="36"/>
              <w:jc w:val="both"/>
              <w:outlineLvl w:val="3"/>
              <w:rPr>
                <w:kern w:val="2"/>
                <w:sz w:val="16"/>
                <w:szCs w:val="16"/>
              </w:rPr>
            </w:pPr>
            <w:r w:rsidRPr="00CA39BB">
              <w:rPr>
                <w:kern w:val="2"/>
                <w:sz w:val="16"/>
                <w:szCs w:val="16"/>
              </w:rPr>
              <w:t>__________________________________</w:t>
            </w:r>
          </w:p>
          <w:p w14:paraId="4E44F0D2" w14:textId="77777777" w:rsidR="00D23906" w:rsidRPr="00CA39BB" w:rsidRDefault="00D23906" w:rsidP="00F559DD">
            <w:pPr>
              <w:tabs>
                <w:tab w:val="left" w:pos="187"/>
                <w:tab w:val="left" w:pos="540"/>
                <w:tab w:val="left" w:pos="4500"/>
                <w:tab w:val="left" w:pos="4680"/>
                <w:tab w:val="left" w:pos="4860"/>
                <w:tab w:val="left" w:pos="5040"/>
                <w:tab w:val="left" w:pos="7200"/>
              </w:tabs>
              <w:ind w:right="36"/>
              <w:outlineLvl w:val="3"/>
              <w:rPr>
                <w:kern w:val="2"/>
                <w:sz w:val="14"/>
                <w:szCs w:val="14"/>
              </w:rPr>
            </w:pPr>
            <w:r w:rsidRPr="00CA39BB">
              <w:rPr>
                <w:kern w:val="2"/>
                <w:sz w:val="14"/>
                <w:szCs w:val="14"/>
              </w:rPr>
              <w:t>Property Owner/Taxpayer</w:t>
            </w:r>
            <w:r>
              <w:rPr>
                <w:kern w:val="2"/>
                <w:sz w:val="14"/>
                <w:szCs w:val="14"/>
              </w:rPr>
              <w:t xml:space="preserve"> (PLEASE PRINT)</w:t>
            </w:r>
          </w:p>
          <w:p w14:paraId="45D77AC9" w14:textId="77777777" w:rsidR="00D23906" w:rsidRPr="00CA39BB" w:rsidRDefault="00D23906" w:rsidP="00F559DD">
            <w:pPr>
              <w:tabs>
                <w:tab w:val="left" w:pos="187"/>
                <w:tab w:val="left" w:pos="540"/>
                <w:tab w:val="left" w:pos="4500"/>
                <w:tab w:val="left" w:pos="4680"/>
                <w:tab w:val="left" w:pos="4860"/>
                <w:tab w:val="left" w:pos="5040"/>
                <w:tab w:val="left" w:pos="7200"/>
              </w:tabs>
              <w:ind w:right="36"/>
              <w:outlineLvl w:val="3"/>
              <w:rPr>
                <w:kern w:val="2"/>
                <w:sz w:val="14"/>
                <w:szCs w:val="14"/>
              </w:rPr>
            </w:pPr>
          </w:p>
          <w:p w14:paraId="768E4A55" w14:textId="77777777" w:rsidR="00D23906" w:rsidRPr="00CA39BB" w:rsidRDefault="00D23906" w:rsidP="00F559DD">
            <w:pPr>
              <w:tabs>
                <w:tab w:val="left" w:pos="187"/>
                <w:tab w:val="left" w:pos="540"/>
                <w:tab w:val="left" w:pos="4500"/>
                <w:tab w:val="left" w:pos="4680"/>
                <w:tab w:val="left" w:pos="4860"/>
                <w:tab w:val="left" w:pos="5040"/>
                <w:tab w:val="left" w:pos="7200"/>
              </w:tabs>
              <w:spacing w:after="120"/>
              <w:ind w:right="36"/>
              <w:outlineLvl w:val="3"/>
              <w:rPr>
                <w:kern w:val="2"/>
                <w:sz w:val="14"/>
                <w:szCs w:val="14"/>
              </w:rPr>
            </w:pPr>
            <w:r w:rsidRPr="00CA39BB">
              <w:rPr>
                <w:kern w:val="2"/>
                <w:sz w:val="14"/>
                <w:szCs w:val="14"/>
              </w:rPr>
              <w:t>Address: _______________________________</w:t>
            </w:r>
          </w:p>
          <w:p w14:paraId="4BC68C80" w14:textId="77777777" w:rsidR="00D23906" w:rsidRPr="00CA39BB" w:rsidRDefault="00D23906" w:rsidP="00F559DD">
            <w:pPr>
              <w:tabs>
                <w:tab w:val="left" w:pos="187"/>
                <w:tab w:val="left" w:pos="540"/>
                <w:tab w:val="left" w:pos="4500"/>
                <w:tab w:val="left" w:pos="4680"/>
                <w:tab w:val="left" w:pos="4860"/>
                <w:tab w:val="left" w:pos="5040"/>
                <w:tab w:val="left" w:pos="7200"/>
              </w:tabs>
              <w:ind w:right="36"/>
              <w:outlineLvl w:val="3"/>
              <w:rPr>
                <w:kern w:val="2"/>
                <w:sz w:val="14"/>
                <w:szCs w:val="14"/>
              </w:rPr>
            </w:pPr>
            <w:r w:rsidRPr="00CA39BB">
              <w:rPr>
                <w:kern w:val="2"/>
                <w:sz w:val="14"/>
                <w:szCs w:val="14"/>
              </w:rPr>
              <w:t>_______________________________________</w:t>
            </w:r>
          </w:p>
          <w:p w14:paraId="1B08DA73" w14:textId="77777777" w:rsidR="00D23906" w:rsidRPr="00CA39BB" w:rsidRDefault="00D23906" w:rsidP="00F559DD">
            <w:pPr>
              <w:tabs>
                <w:tab w:val="left" w:pos="187"/>
                <w:tab w:val="left" w:pos="540"/>
                <w:tab w:val="left" w:pos="4500"/>
                <w:tab w:val="left" w:pos="4680"/>
                <w:tab w:val="left" w:pos="4860"/>
                <w:tab w:val="left" w:pos="5040"/>
                <w:tab w:val="left" w:pos="7200"/>
              </w:tabs>
              <w:ind w:right="36"/>
              <w:outlineLvl w:val="3"/>
              <w:rPr>
                <w:kern w:val="2"/>
                <w:sz w:val="14"/>
                <w:szCs w:val="14"/>
              </w:rPr>
            </w:pPr>
          </w:p>
          <w:p w14:paraId="3DB14059" w14:textId="77777777" w:rsidR="00D23906" w:rsidRPr="00CA39BB" w:rsidRDefault="00D23906" w:rsidP="00F559DD">
            <w:pPr>
              <w:tabs>
                <w:tab w:val="left" w:pos="187"/>
                <w:tab w:val="left" w:pos="540"/>
                <w:tab w:val="left" w:pos="4500"/>
                <w:tab w:val="left" w:pos="4680"/>
                <w:tab w:val="left" w:pos="4860"/>
                <w:tab w:val="left" w:pos="5040"/>
                <w:tab w:val="left" w:pos="7200"/>
              </w:tabs>
              <w:ind w:right="36"/>
              <w:outlineLvl w:val="3"/>
              <w:rPr>
                <w:kern w:val="2"/>
                <w:sz w:val="14"/>
                <w:szCs w:val="14"/>
              </w:rPr>
            </w:pPr>
            <w:r w:rsidRPr="00CA39BB">
              <w:rPr>
                <w:kern w:val="2"/>
                <w:sz w:val="14"/>
                <w:szCs w:val="14"/>
              </w:rPr>
              <w:t>Telephone No.___________________________</w:t>
            </w:r>
            <w:r>
              <w:rPr>
                <w:kern w:val="2"/>
                <w:sz w:val="14"/>
                <w:szCs w:val="14"/>
              </w:rPr>
              <w:t>_</w:t>
            </w:r>
          </w:p>
          <w:p w14:paraId="53FE769D" w14:textId="77777777" w:rsidR="00D23906" w:rsidRPr="00CA39BB" w:rsidRDefault="00D23906" w:rsidP="00F559DD">
            <w:pPr>
              <w:tabs>
                <w:tab w:val="left" w:pos="187"/>
                <w:tab w:val="left" w:pos="540"/>
                <w:tab w:val="left" w:pos="4500"/>
                <w:tab w:val="left" w:pos="4680"/>
                <w:tab w:val="left" w:pos="4860"/>
                <w:tab w:val="left" w:pos="5040"/>
                <w:tab w:val="left" w:pos="7200"/>
              </w:tabs>
              <w:ind w:right="36"/>
              <w:outlineLvl w:val="3"/>
              <w:rPr>
                <w:kern w:val="2"/>
                <w:sz w:val="14"/>
                <w:szCs w:val="14"/>
              </w:rPr>
            </w:pPr>
          </w:p>
          <w:p w14:paraId="64194E88" w14:textId="77777777" w:rsidR="00D23906" w:rsidRDefault="00D23906" w:rsidP="00F559DD">
            <w:pPr>
              <w:tabs>
                <w:tab w:val="left" w:pos="187"/>
                <w:tab w:val="left" w:pos="540"/>
                <w:tab w:val="left" w:pos="4500"/>
                <w:tab w:val="left" w:pos="4680"/>
                <w:tab w:val="left" w:pos="4860"/>
                <w:tab w:val="left" w:pos="5040"/>
                <w:tab w:val="left" w:pos="7200"/>
              </w:tabs>
              <w:ind w:right="36"/>
              <w:outlineLvl w:val="3"/>
              <w:rPr>
                <w:sz w:val="14"/>
                <w:szCs w:val="14"/>
              </w:rPr>
            </w:pPr>
            <w:r w:rsidRPr="00CA39BB">
              <w:rPr>
                <w:sz w:val="14"/>
                <w:szCs w:val="14"/>
              </w:rPr>
              <w:t>Email Address: __________________________</w:t>
            </w:r>
            <w:r>
              <w:rPr>
                <w:sz w:val="14"/>
                <w:szCs w:val="14"/>
              </w:rPr>
              <w:t>_</w:t>
            </w:r>
          </w:p>
          <w:p w14:paraId="39E6AE05" w14:textId="77777777" w:rsidR="00D23906" w:rsidRDefault="00D23906" w:rsidP="00F559DD">
            <w:pPr>
              <w:tabs>
                <w:tab w:val="left" w:pos="187"/>
                <w:tab w:val="left" w:pos="540"/>
                <w:tab w:val="left" w:pos="4500"/>
                <w:tab w:val="left" w:pos="4680"/>
                <w:tab w:val="left" w:pos="4860"/>
                <w:tab w:val="left" w:pos="5040"/>
                <w:tab w:val="left" w:pos="7200"/>
              </w:tabs>
              <w:ind w:right="36"/>
              <w:outlineLvl w:val="3"/>
              <w:rPr>
                <w:kern w:val="2"/>
                <w:sz w:val="14"/>
                <w:szCs w:val="14"/>
              </w:rPr>
            </w:pPr>
          </w:p>
          <w:p w14:paraId="61AEBDE5" w14:textId="77777777" w:rsidR="00D23906" w:rsidRDefault="00D23906" w:rsidP="00F559DD">
            <w:pPr>
              <w:tabs>
                <w:tab w:val="left" w:pos="187"/>
                <w:tab w:val="left" w:pos="540"/>
                <w:tab w:val="left" w:pos="4500"/>
                <w:tab w:val="left" w:pos="4680"/>
                <w:tab w:val="left" w:pos="4860"/>
                <w:tab w:val="left" w:pos="5040"/>
                <w:tab w:val="left" w:pos="7200"/>
              </w:tabs>
              <w:ind w:right="36"/>
              <w:outlineLvl w:val="3"/>
              <w:rPr>
                <w:kern w:val="2"/>
                <w:sz w:val="14"/>
                <w:szCs w:val="14"/>
              </w:rPr>
            </w:pPr>
            <w:r>
              <w:rPr>
                <w:kern w:val="2"/>
                <w:sz w:val="14"/>
                <w:szCs w:val="14"/>
              </w:rPr>
              <w:t>Signature: _______________________________</w:t>
            </w:r>
          </w:p>
          <w:p w14:paraId="07B7F05B" w14:textId="77777777" w:rsidR="00D23906" w:rsidRDefault="00D23906" w:rsidP="00F559DD">
            <w:pPr>
              <w:tabs>
                <w:tab w:val="left" w:pos="187"/>
                <w:tab w:val="left" w:pos="540"/>
                <w:tab w:val="left" w:pos="4500"/>
                <w:tab w:val="left" w:pos="4680"/>
                <w:tab w:val="left" w:pos="4860"/>
                <w:tab w:val="left" w:pos="5040"/>
                <w:tab w:val="left" w:pos="7200"/>
              </w:tabs>
              <w:ind w:right="36"/>
              <w:outlineLvl w:val="3"/>
              <w:rPr>
                <w:kern w:val="2"/>
                <w:sz w:val="14"/>
                <w:szCs w:val="14"/>
              </w:rPr>
            </w:pPr>
          </w:p>
          <w:p w14:paraId="368C97B2" w14:textId="77777777" w:rsidR="00D23906" w:rsidRPr="00CA39BB" w:rsidRDefault="00D23906" w:rsidP="00F559DD">
            <w:pPr>
              <w:tabs>
                <w:tab w:val="left" w:pos="187"/>
                <w:tab w:val="left" w:pos="540"/>
                <w:tab w:val="left" w:pos="4500"/>
                <w:tab w:val="left" w:pos="4680"/>
                <w:tab w:val="left" w:pos="4860"/>
                <w:tab w:val="left" w:pos="5040"/>
                <w:tab w:val="left" w:pos="7200"/>
              </w:tabs>
              <w:ind w:right="36"/>
              <w:outlineLvl w:val="3"/>
              <w:rPr>
                <w:kern w:val="2"/>
                <w:sz w:val="14"/>
                <w:szCs w:val="14"/>
              </w:rPr>
            </w:pPr>
            <w:r>
              <w:rPr>
                <w:kern w:val="2"/>
                <w:sz w:val="14"/>
                <w:szCs w:val="14"/>
              </w:rPr>
              <w:t>Date: ___________________________________</w:t>
            </w:r>
          </w:p>
          <w:p w14:paraId="4AA449D3" w14:textId="77777777" w:rsidR="00D23906" w:rsidRPr="00CA39BB" w:rsidRDefault="00D23906" w:rsidP="00F559DD">
            <w:pPr>
              <w:tabs>
                <w:tab w:val="left" w:pos="187"/>
                <w:tab w:val="left" w:pos="540"/>
                <w:tab w:val="left" w:pos="4500"/>
                <w:tab w:val="left" w:pos="4680"/>
                <w:tab w:val="left" w:pos="4860"/>
                <w:tab w:val="left" w:pos="5040"/>
                <w:tab w:val="left" w:pos="7200"/>
              </w:tabs>
              <w:ind w:right="36"/>
              <w:outlineLvl w:val="3"/>
              <w:rPr>
                <w:kern w:val="2"/>
                <w:sz w:val="14"/>
                <w:szCs w:val="14"/>
              </w:rPr>
            </w:pPr>
          </w:p>
        </w:tc>
      </w:tr>
    </w:tbl>
    <w:p w14:paraId="7235A2B5" w14:textId="77777777" w:rsidR="00D23906" w:rsidRDefault="00D23906" w:rsidP="00D23906">
      <w:pPr>
        <w:pStyle w:val="RegDoubleIndent"/>
        <w:rPr>
          <w:sz w:val="16"/>
          <w:szCs w:val="16"/>
        </w:rPr>
      </w:pPr>
    </w:p>
    <w:p w14:paraId="0EAFEB0C" w14:textId="77777777" w:rsidR="00D23906" w:rsidRDefault="00D23906" w:rsidP="00D23906">
      <w:pPr>
        <w:pStyle w:val="RegDoubleIndent"/>
        <w:rPr>
          <w:sz w:val="16"/>
          <w:szCs w:val="16"/>
        </w:rPr>
      </w:pPr>
      <w:r w:rsidRPr="0035308F">
        <w:rPr>
          <w:sz w:val="16"/>
          <w:szCs w:val="16"/>
        </w:rPr>
        <w:t>PLEASE NOTE: You must submit all information concerning the value of your property to your assessor before the deadline for filing an appeal with the Board of Review.</w:t>
      </w:r>
      <w:r w:rsidRPr="0035308F">
        <w:rPr>
          <w:b/>
          <w:sz w:val="16"/>
          <w:szCs w:val="16"/>
        </w:rPr>
        <w:t xml:space="preserve"> </w:t>
      </w:r>
      <w:r w:rsidRPr="0035308F">
        <w:rPr>
          <w:sz w:val="16"/>
          <w:szCs w:val="16"/>
        </w:rPr>
        <w:t>The failure to submit such information may prevent you from relying on that information should you protest your value to the LA Tax Commission.</w:t>
      </w:r>
    </w:p>
    <w:p w14:paraId="3F9426B8" w14:textId="77777777" w:rsidR="00962F16" w:rsidRPr="00CA39BB" w:rsidRDefault="00962F16" w:rsidP="00962F16">
      <w:pPr>
        <w:pStyle w:val="RegDoubleIndent"/>
        <w:rPr>
          <w:sz w:val="16"/>
          <w:szCs w:val="16"/>
        </w:rPr>
      </w:pPr>
    </w:p>
    <w:p w14:paraId="319E3D02" w14:textId="77777777" w:rsidR="006639F4" w:rsidRPr="006E6C5A" w:rsidRDefault="00C55FB2" w:rsidP="00D36869">
      <w:pPr>
        <w:pStyle w:val="AuthorityNote"/>
      </w:pPr>
      <w:r w:rsidRPr="00B06C94">
        <w:t>AUTHORITY NOTE:</w:t>
      </w:r>
      <w:r w:rsidRPr="00B06C94">
        <w:tab/>
        <w:t>Promulgated in accordance with R.S. 47:1992, R.S. 47:2301 and R.S. 47:2321.</w:t>
      </w:r>
    </w:p>
    <w:p w14:paraId="1E97503E" w14:textId="56C2182A" w:rsidR="00143583" w:rsidRDefault="00143583" w:rsidP="00143583">
      <w:pPr>
        <w:pStyle w:val="HistoricalNote"/>
      </w:pPr>
      <w:r>
        <w:t>HISTORICAL NOTE:</w:t>
      </w:r>
      <w:r>
        <w:tab/>
        <w:t>Promulgated by the Louisiana Tax Commission, LR 3:289 (June 1977), amended by the Department of Revenue and Taxation, Tax Commission, LR 8:102 (February 1982), LR 15:1097 (December 1989), LR 19:212 (February 1993), amended by the Department of Revenue, Tax Commission, LR 25:319 (February 1999), LR 26:512 (March 2000), LR 30:492 (March 2004</w:t>
      </w:r>
      <w:r w:rsidRPr="00336751">
        <w:t>), L</w:t>
      </w:r>
      <w:r>
        <w:t>R 32:435 (Marc</w:t>
      </w:r>
      <w:r w:rsidR="00DE3D51">
        <w:t>h 2006), LR 33:498 (Marc</w:t>
      </w:r>
      <w:r w:rsidR="0095452A">
        <w:t>h 2007), LR 34:688 (April 2008), LR 35:501 (March 2009)</w:t>
      </w:r>
      <w:r w:rsidR="006639F4">
        <w:t>, LR 36:781 (April 2010)</w:t>
      </w:r>
      <w:r w:rsidR="00550100">
        <w:t xml:space="preserve">, </w:t>
      </w:r>
      <w:r w:rsidR="0002149E" w:rsidRPr="004943A3">
        <w:t xml:space="preserve">amended by the </w:t>
      </w:r>
      <w:r w:rsidR="00DE1C69">
        <w:t xml:space="preserve">Office of the Governor, </w:t>
      </w:r>
      <w:r w:rsidR="0002149E" w:rsidRPr="004943A3">
        <w:t>Division of Administration, Tax Commission, LR 37:1403 (May 2011), LR 38:</w:t>
      </w:r>
      <w:r w:rsidR="00ED798D">
        <w:t>811 (Marc</w:t>
      </w:r>
      <w:r w:rsidR="00526353">
        <w:t xml:space="preserve">h 2012), LR 40:539 (March 2014), </w:t>
      </w:r>
      <w:r w:rsidR="008B1EF1">
        <w:t>LR 41:682 (Ap</w:t>
      </w:r>
      <w:r w:rsidR="00C55FB2">
        <w:t>ril 2015), LR 42:751 (Ma</w:t>
      </w:r>
      <w:r w:rsidR="00C27CC7">
        <w:t xml:space="preserve">y 2016), LR 43:657 (April 2017), </w:t>
      </w:r>
      <w:r w:rsidR="00C27CC7" w:rsidRPr="00AE2955">
        <w:t>LR 45:</w:t>
      </w:r>
      <w:r w:rsidR="00C27CC7">
        <w:t>538</w:t>
      </w:r>
      <w:r w:rsidR="00C27CC7" w:rsidRPr="00AE2955">
        <w:t xml:space="preserve"> (April 2019</w:t>
      </w:r>
      <w:r w:rsidR="001C0ACF">
        <w:t>), LR 48:1529 (June 2022</w:t>
      </w:r>
      <w:r w:rsidR="001C0ACF" w:rsidRPr="001C0ACF">
        <w:t>), LR 49:1062 (June 2023</w:t>
      </w:r>
      <w:r w:rsidR="00962F16">
        <w:t>), LR 50:373 (March 2024)</w:t>
      </w:r>
      <w:r w:rsidR="00D23906">
        <w:t>, LR 52:973 (June 2026).</w:t>
      </w:r>
    </w:p>
    <w:p w14:paraId="2DEE1E2F" w14:textId="77777777" w:rsidR="00361833" w:rsidRPr="00336751" w:rsidRDefault="006D70CE" w:rsidP="00EE7DEB">
      <w:pPr>
        <w:pStyle w:val="Section"/>
      </w:pPr>
      <w:bookmarkStart w:id="2413" w:name="_Toc233690288"/>
      <w:bookmarkStart w:id="2414" w:name="_Toc234030872"/>
      <w:bookmarkStart w:id="2415" w:name="_Toc243721498"/>
      <w:bookmarkStart w:id="2416" w:name="_Toc259619746"/>
      <w:bookmarkStart w:id="2417" w:name="_Toc262718832"/>
      <w:bookmarkStart w:id="2418" w:name="_Toc275165605"/>
      <w:bookmarkStart w:id="2419" w:name="_Toc238197924"/>
      <w:r w:rsidRPr="006E6C5A">
        <w:t>§3103.</w:t>
      </w:r>
      <w:r w:rsidRPr="006E6C5A">
        <w:tab/>
      </w:r>
      <w:bookmarkEnd w:id="2413"/>
      <w:bookmarkEnd w:id="2414"/>
      <w:bookmarkEnd w:id="2415"/>
      <w:bookmarkEnd w:id="2416"/>
      <w:bookmarkEnd w:id="2417"/>
      <w:bookmarkEnd w:id="2418"/>
      <w:r w:rsidR="00962F16" w:rsidRPr="00962F16">
        <w:t>Appeals to the Louisiana Tax Commission</w:t>
      </w:r>
      <w:bookmarkEnd w:id="2419"/>
    </w:p>
    <w:p w14:paraId="2308CBBD" w14:textId="77777777" w:rsidR="00962F16" w:rsidRPr="005A3A32" w:rsidRDefault="006C5526" w:rsidP="00962F16">
      <w:pPr>
        <w:pStyle w:val="A"/>
      </w:pPr>
      <w:r w:rsidRPr="00D43BA5">
        <w:t>A.</w:t>
      </w:r>
      <w:r w:rsidRPr="00D43BA5">
        <w:tab/>
      </w:r>
      <w:r w:rsidR="00962F16" w:rsidRPr="005A3A32">
        <w:t>The Louisiana Constitution provides that the correctness of assessments made by an assessor will be subject to review first by the parish governing authority, then by the Louisiana Tax Commission, and finally by the courts, all in accordance with procedures established by law.</w:t>
      </w:r>
      <w:r w:rsidR="00962F16">
        <w:t xml:space="preserve"> </w:t>
      </w:r>
      <w:r w:rsidR="00962F16" w:rsidRPr="005A3A32">
        <w:t>La. Const. Article VII, Section 18(E).</w:t>
      </w:r>
    </w:p>
    <w:p w14:paraId="237CE342" w14:textId="77777777" w:rsidR="00962F16" w:rsidRPr="005A3A32" w:rsidRDefault="00962F16" w:rsidP="00962F16">
      <w:pPr>
        <w:pStyle w:val="A"/>
      </w:pPr>
      <w:r>
        <w:lastRenderedPageBreak/>
        <w:t>B.1.</w:t>
      </w:r>
      <w:r>
        <w:tab/>
      </w:r>
      <w:r w:rsidRPr="005A3A32">
        <w:t xml:space="preserve">An appeal to the commission shall be filed with the commission within </w:t>
      </w:r>
      <w:r>
        <w:t>30</w:t>
      </w:r>
      <w:r w:rsidRPr="005A3A32">
        <w:t xml:space="preserve"> calendar days of the earlier of</w:t>
      </w:r>
      <w:r>
        <w:t xml:space="preserve"> </w:t>
      </w:r>
      <w:r w:rsidRPr="005A3A32">
        <w:t>the Board of Review’s written decision is properly se</w:t>
      </w:r>
      <w:r>
        <w:t>nt to the taxpayer and assessor;</w:t>
      </w:r>
      <w:r w:rsidRPr="005A3A32">
        <w:t xml:space="preserve"> or actual delivery of the Board of Review’s determination, whether electronic or otherwise.</w:t>
      </w:r>
      <w:r>
        <w:t xml:space="preserve"> </w:t>
      </w:r>
      <w:r w:rsidRPr="005A3A32">
        <w:t>In order to institute a proceeding before the commission, the taxpayer, assessor, or bona fide representative of a tax recipient body shall file Form 3103.A and, if applicable, Form 3103.B.</w:t>
      </w:r>
      <w:r>
        <w:t xml:space="preserve"> </w:t>
      </w:r>
      <w:r w:rsidRPr="005A3A32">
        <w:t>The applicant must include a copy of the Board of Review’s written decision and notification letter with the Form 3103.A.</w:t>
      </w:r>
      <w:r>
        <w:t xml:space="preserve"> </w:t>
      </w:r>
      <w:r w:rsidRPr="005A3A32">
        <w:t>All appeals shall be deemed filed when deposited with the United States Postal Service and can be evidenced by proof of mailing by registered or certified mail.</w:t>
      </w:r>
      <w:r>
        <w:t xml:space="preserve"> </w:t>
      </w:r>
      <w:r w:rsidRPr="005A3A32">
        <w:t>Appeals may also be filed electronically on the commission’s website.</w:t>
      </w:r>
      <w:r>
        <w:t xml:space="preserve"> </w:t>
      </w:r>
      <w:r w:rsidRPr="005A3A32">
        <w:t>The commission may summarily dismiss an appeal not timely filed with all required documents.</w:t>
      </w:r>
    </w:p>
    <w:p w14:paraId="09272D67" w14:textId="77777777" w:rsidR="00962F16" w:rsidRPr="005A3A32" w:rsidRDefault="00962F16" w:rsidP="00962F16">
      <w:pPr>
        <w:pStyle w:val="1"/>
      </w:pPr>
      <w:r>
        <w:t>2.</w:t>
      </w:r>
      <w:r>
        <w:tab/>
      </w:r>
      <w:r w:rsidRPr="005A3A32">
        <w:t>In addition to the Forms 3103.A and 3103.B, the applicant may attach any additional documents or pleadings containing further information concerning the appeal.</w:t>
      </w:r>
    </w:p>
    <w:p w14:paraId="3F057467" w14:textId="77777777" w:rsidR="00962F16" w:rsidRPr="005A3A32" w:rsidRDefault="00962F16" w:rsidP="00962F16">
      <w:pPr>
        <w:pStyle w:val="1"/>
      </w:pPr>
      <w:r w:rsidRPr="005A3A32">
        <w:t>3.</w:t>
      </w:r>
      <w:r>
        <w:tab/>
      </w:r>
      <w:r w:rsidRPr="005A3A32">
        <w:t>Appeals filed by a taxpayer shall be docketed and captioned as fol</w:t>
      </w:r>
      <w:r>
        <w:t>lows.</w:t>
      </w:r>
    </w:p>
    <w:p w14:paraId="4F4F5ECC" w14:textId="77777777" w:rsidR="00962F16" w:rsidRDefault="00962F16" w:rsidP="00962F1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firstLine="187"/>
        <w:jc w:val="center"/>
        <w:outlineLvl w:val="3"/>
        <w:rPr>
          <w:b/>
          <w:kern w:val="2"/>
          <w:sz w:val="16"/>
          <w:szCs w:val="16"/>
        </w:rPr>
      </w:pPr>
    </w:p>
    <w:p w14:paraId="32F4879C" w14:textId="77777777" w:rsidR="00962F16" w:rsidRPr="00CA39BB" w:rsidRDefault="00962F16" w:rsidP="00962F1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firstLine="187"/>
        <w:jc w:val="center"/>
        <w:outlineLvl w:val="3"/>
        <w:rPr>
          <w:b/>
          <w:kern w:val="2"/>
          <w:sz w:val="16"/>
          <w:szCs w:val="16"/>
        </w:rPr>
      </w:pPr>
      <w:r w:rsidRPr="00CA39BB">
        <w:rPr>
          <w:b/>
          <w:kern w:val="2"/>
          <w:sz w:val="16"/>
          <w:szCs w:val="16"/>
        </w:rPr>
        <w:t>STATE OF LOUISIANA</w:t>
      </w:r>
    </w:p>
    <w:p w14:paraId="6A033ACB" w14:textId="77777777" w:rsidR="00962F16" w:rsidRPr="00CA39BB" w:rsidRDefault="00962F16" w:rsidP="00962F1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firstLine="187"/>
        <w:jc w:val="center"/>
        <w:outlineLvl w:val="3"/>
        <w:rPr>
          <w:b/>
          <w:kern w:val="2"/>
          <w:sz w:val="16"/>
          <w:szCs w:val="16"/>
        </w:rPr>
      </w:pPr>
      <w:r w:rsidRPr="00CA39BB">
        <w:rPr>
          <w:b/>
          <w:kern w:val="2"/>
          <w:sz w:val="16"/>
          <w:szCs w:val="16"/>
        </w:rPr>
        <w:t>LOUISIANA TAX COMMISSION</w:t>
      </w:r>
    </w:p>
    <w:p w14:paraId="18F376C2" w14:textId="77777777" w:rsidR="00962F16" w:rsidRPr="00CA39BB" w:rsidRDefault="00962F16" w:rsidP="00962F1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firstLine="187"/>
        <w:jc w:val="center"/>
        <w:outlineLvl w:val="3"/>
        <w:rPr>
          <w:b/>
          <w:kern w:val="2"/>
          <w:sz w:val="16"/>
          <w:szCs w:val="16"/>
        </w:rPr>
      </w:pPr>
      <w:r w:rsidRPr="00CA39BB">
        <w:rPr>
          <w:b/>
          <w:kern w:val="2"/>
          <w:sz w:val="16"/>
          <w:szCs w:val="16"/>
        </w:rPr>
        <w:t>Taxpayer</w:t>
      </w:r>
    </w:p>
    <w:p w14:paraId="4F1FB15D" w14:textId="77777777" w:rsidR="00962F16" w:rsidRPr="00CA39BB" w:rsidRDefault="00962F16" w:rsidP="00962F16">
      <w:pPr>
        <w:tabs>
          <w:tab w:val="left" w:pos="907"/>
          <w:tab w:val="left" w:pos="4500"/>
          <w:tab w:val="left" w:pos="4680"/>
          <w:tab w:val="left" w:pos="4860"/>
          <w:tab w:val="left" w:pos="5040"/>
          <w:tab w:val="left" w:pos="7200"/>
        </w:tabs>
        <w:ind w:firstLine="547"/>
        <w:jc w:val="center"/>
        <w:outlineLvl w:val="5"/>
        <w:rPr>
          <w:b/>
          <w:kern w:val="2"/>
          <w:sz w:val="16"/>
          <w:szCs w:val="16"/>
        </w:rPr>
      </w:pPr>
      <w:r w:rsidRPr="00CA39BB">
        <w:rPr>
          <w:b/>
          <w:kern w:val="2"/>
          <w:sz w:val="16"/>
          <w:szCs w:val="16"/>
        </w:rPr>
        <w:t>v.</w:t>
      </w:r>
    </w:p>
    <w:p w14:paraId="0DE4222B" w14:textId="77777777" w:rsidR="00962F16" w:rsidRPr="00CA39BB" w:rsidRDefault="00962F16" w:rsidP="00962F1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firstLine="187"/>
        <w:jc w:val="center"/>
        <w:outlineLvl w:val="3"/>
        <w:rPr>
          <w:b/>
          <w:kern w:val="2"/>
          <w:sz w:val="16"/>
          <w:szCs w:val="16"/>
        </w:rPr>
      </w:pPr>
      <w:r w:rsidRPr="00CA39BB">
        <w:rPr>
          <w:b/>
          <w:kern w:val="2"/>
          <w:sz w:val="16"/>
          <w:szCs w:val="16"/>
        </w:rPr>
        <w:t>Assessor and Parish Board of Review</w:t>
      </w:r>
    </w:p>
    <w:p w14:paraId="03FF75E2" w14:textId="77777777" w:rsidR="00962F16" w:rsidRPr="00CA39BB" w:rsidRDefault="00962F16" w:rsidP="00962F1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firstLine="187"/>
        <w:jc w:val="center"/>
        <w:outlineLvl w:val="3"/>
        <w:rPr>
          <w:b/>
          <w:kern w:val="2"/>
          <w:sz w:val="16"/>
          <w:szCs w:val="16"/>
        </w:rPr>
      </w:pPr>
      <w:r w:rsidRPr="00CA39BB">
        <w:rPr>
          <w:b/>
          <w:kern w:val="2"/>
          <w:sz w:val="16"/>
          <w:szCs w:val="16"/>
        </w:rPr>
        <w:t>DOCKET NO. _________</w:t>
      </w:r>
    </w:p>
    <w:p w14:paraId="7A5A23A8" w14:textId="77777777" w:rsidR="00962F16" w:rsidRPr="00CA39BB" w:rsidRDefault="00962F16" w:rsidP="00962F1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firstLine="187"/>
        <w:jc w:val="center"/>
        <w:outlineLvl w:val="3"/>
        <w:rPr>
          <w:b/>
          <w:kern w:val="2"/>
          <w:sz w:val="16"/>
          <w:szCs w:val="16"/>
        </w:rPr>
      </w:pPr>
    </w:p>
    <w:p w14:paraId="6F16EBF3" w14:textId="77777777" w:rsidR="00962F16" w:rsidRDefault="00962F16" w:rsidP="00962F16">
      <w:pPr>
        <w:pStyle w:val="1"/>
      </w:pPr>
      <w:r w:rsidRPr="005A3A32">
        <w:t>4.</w:t>
      </w:r>
      <w:r>
        <w:tab/>
      </w:r>
      <w:r w:rsidRPr="005A3A32">
        <w:t>Appeals filed by an assessor shall be do</w:t>
      </w:r>
      <w:r>
        <w:t>cketed and captioned as follows.</w:t>
      </w:r>
    </w:p>
    <w:p w14:paraId="5D66B64C" w14:textId="77777777" w:rsidR="00962F16" w:rsidRPr="005A3A32" w:rsidRDefault="00962F16" w:rsidP="00962F16">
      <w:pPr>
        <w:pStyle w:val="1"/>
      </w:pPr>
    </w:p>
    <w:p w14:paraId="486C668A" w14:textId="77777777" w:rsidR="00962F16" w:rsidRPr="00CA39BB" w:rsidRDefault="00962F16" w:rsidP="00962F1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firstLine="187"/>
        <w:jc w:val="center"/>
        <w:outlineLvl w:val="3"/>
        <w:rPr>
          <w:b/>
          <w:kern w:val="2"/>
          <w:sz w:val="16"/>
          <w:szCs w:val="16"/>
        </w:rPr>
      </w:pPr>
      <w:r w:rsidRPr="00CA39BB">
        <w:rPr>
          <w:b/>
          <w:kern w:val="2"/>
          <w:sz w:val="16"/>
          <w:szCs w:val="16"/>
        </w:rPr>
        <w:t>STATE OF LOUISIANA</w:t>
      </w:r>
    </w:p>
    <w:p w14:paraId="01A68950" w14:textId="77777777" w:rsidR="00962F16" w:rsidRPr="00CA39BB" w:rsidRDefault="00962F16" w:rsidP="00962F1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firstLine="187"/>
        <w:jc w:val="center"/>
        <w:outlineLvl w:val="3"/>
        <w:rPr>
          <w:b/>
          <w:kern w:val="2"/>
          <w:sz w:val="16"/>
          <w:szCs w:val="16"/>
        </w:rPr>
      </w:pPr>
      <w:r w:rsidRPr="00CA39BB">
        <w:rPr>
          <w:b/>
          <w:kern w:val="2"/>
          <w:sz w:val="16"/>
          <w:szCs w:val="16"/>
        </w:rPr>
        <w:t>LOUISIANA TAX COMMISSION</w:t>
      </w:r>
    </w:p>
    <w:p w14:paraId="6CEE78FC" w14:textId="77777777" w:rsidR="00962F16" w:rsidRPr="00CA39BB" w:rsidRDefault="00962F16" w:rsidP="00962F1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firstLine="187"/>
        <w:jc w:val="center"/>
        <w:outlineLvl w:val="3"/>
        <w:rPr>
          <w:b/>
          <w:kern w:val="2"/>
          <w:sz w:val="16"/>
          <w:szCs w:val="16"/>
        </w:rPr>
      </w:pPr>
      <w:r w:rsidRPr="00CA39BB">
        <w:rPr>
          <w:b/>
          <w:kern w:val="2"/>
          <w:sz w:val="16"/>
          <w:szCs w:val="16"/>
        </w:rPr>
        <w:t>Assessor</w:t>
      </w:r>
    </w:p>
    <w:p w14:paraId="13A43ADC" w14:textId="77777777" w:rsidR="00962F16" w:rsidRPr="00CA39BB" w:rsidRDefault="00962F16" w:rsidP="00962F16">
      <w:pPr>
        <w:tabs>
          <w:tab w:val="left" w:pos="907"/>
          <w:tab w:val="left" w:pos="4500"/>
          <w:tab w:val="left" w:pos="4680"/>
          <w:tab w:val="left" w:pos="4860"/>
          <w:tab w:val="left" w:pos="5040"/>
          <w:tab w:val="left" w:pos="7200"/>
        </w:tabs>
        <w:ind w:firstLine="547"/>
        <w:jc w:val="center"/>
        <w:outlineLvl w:val="5"/>
        <w:rPr>
          <w:b/>
          <w:kern w:val="2"/>
          <w:sz w:val="16"/>
          <w:szCs w:val="16"/>
        </w:rPr>
      </w:pPr>
      <w:r w:rsidRPr="00CA39BB">
        <w:rPr>
          <w:b/>
          <w:kern w:val="2"/>
          <w:sz w:val="16"/>
          <w:szCs w:val="16"/>
        </w:rPr>
        <w:t>v.</w:t>
      </w:r>
    </w:p>
    <w:p w14:paraId="1E72CABD" w14:textId="77777777" w:rsidR="00962F16" w:rsidRPr="00CA39BB" w:rsidRDefault="00962F16" w:rsidP="00962F1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firstLine="187"/>
        <w:jc w:val="center"/>
        <w:outlineLvl w:val="3"/>
        <w:rPr>
          <w:b/>
          <w:kern w:val="2"/>
          <w:sz w:val="16"/>
          <w:szCs w:val="16"/>
        </w:rPr>
      </w:pPr>
      <w:r w:rsidRPr="00CA39BB">
        <w:rPr>
          <w:b/>
          <w:kern w:val="2"/>
          <w:sz w:val="16"/>
          <w:szCs w:val="16"/>
        </w:rPr>
        <w:t>Taxpayer and Parish Board of Review</w:t>
      </w:r>
    </w:p>
    <w:p w14:paraId="34D86CB5" w14:textId="77777777" w:rsidR="00962F16" w:rsidRDefault="00962F16" w:rsidP="00962F1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firstLine="187"/>
        <w:jc w:val="center"/>
        <w:outlineLvl w:val="3"/>
        <w:rPr>
          <w:b/>
          <w:kern w:val="2"/>
          <w:sz w:val="16"/>
          <w:szCs w:val="16"/>
        </w:rPr>
      </w:pPr>
      <w:r w:rsidRPr="00CA39BB">
        <w:rPr>
          <w:b/>
          <w:kern w:val="2"/>
          <w:sz w:val="16"/>
          <w:szCs w:val="16"/>
        </w:rPr>
        <w:t>DOCKET NO. _________</w:t>
      </w:r>
    </w:p>
    <w:p w14:paraId="6DCF307F" w14:textId="77777777" w:rsidR="00962F16" w:rsidRPr="00CA39BB" w:rsidRDefault="00962F16" w:rsidP="00962F1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firstLine="187"/>
        <w:jc w:val="center"/>
        <w:outlineLvl w:val="3"/>
        <w:rPr>
          <w:b/>
          <w:kern w:val="2"/>
          <w:sz w:val="16"/>
          <w:szCs w:val="16"/>
        </w:rPr>
      </w:pPr>
    </w:p>
    <w:p w14:paraId="408462AF" w14:textId="77777777" w:rsidR="00962F16" w:rsidRDefault="00962F16" w:rsidP="00962F16">
      <w:pPr>
        <w:pStyle w:val="1"/>
      </w:pPr>
      <w:r w:rsidRPr="005A3A32">
        <w:t>5.</w:t>
      </w:r>
      <w:r>
        <w:tab/>
      </w:r>
      <w:r w:rsidRPr="005A3A32">
        <w:t>Appeals filed by a bona fide representative of a tax recipient body shall be do</w:t>
      </w:r>
      <w:r>
        <w:t>cketed and captioned as follows.</w:t>
      </w:r>
    </w:p>
    <w:p w14:paraId="31CAB8CE" w14:textId="77777777" w:rsidR="00962F16" w:rsidRPr="005A3A32" w:rsidRDefault="00962F16" w:rsidP="00962F16">
      <w:pPr>
        <w:pStyle w:val="1"/>
      </w:pPr>
    </w:p>
    <w:p w14:paraId="49207986" w14:textId="77777777" w:rsidR="00962F16" w:rsidRPr="00CA39BB" w:rsidRDefault="00962F16" w:rsidP="00962F1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firstLine="187"/>
        <w:jc w:val="center"/>
        <w:outlineLvl w:val="3"/>
        <w:rPr>
          <w:b/>
          <w:kern w:val="2"/>
          <w:sz w:val="16"/>
          <w:szCs w:val="16"/>
        </w:rPr>
      </w:pPr>
      <w:r w:rsidRPr="00CA39BB">
        <w:rPr>
          <w:b/>
          <w:kern w:val="2"/>
          <w:sz w:val="16"/>
          <w:szCs w:val="16"/>
        </w:rPr>
        <w:t>STATE OF LOUISIANA</w:t>
      </w:r>
    </w:p>
    <w:p w14:paraId="7DE2D67A" w14:textId="77777777" w:rsidR="00962F16" w:rsidRPr="00CA39BB" w:rsidRDefault="00962F16" w:rsidP="00962F1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firstLine="187"/>
        <w:jc w:val="center"/>
        <w:outlineLvl w:val="3"/>
        <w:rPr>
          <w:b/>
          <w:kern w:val="2"/>
          <w:sz w:val="16"/>
          <w:szCs w:val="16"/>
        </w:rPr>
      </w:pPr>
      <w:r w:rsidRPr="00CA39BB">
        <w:rPr>
          <w:b/>
          <w:kern w:val="2"/>
          <w:sz w:val="16"/>
          <w:szCs w:val="16"/>
        </w:rPr>
        <w:t>LOUISIANA TAX COMMISSION</w:t>
      </w:r>
    </w:p>
    <w:p w14:paraId="024B0D7F" w14:textId="77777777" w:rsidR="00962F16" w:rsidRPr="00CA39BB" w:rsidRDefault="00962F16" w:rsidP="00962F1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firstLine="187"/>
        <w:jc w:val="center"/>
        <w:outlineLvl w:val="3"/>
        <w:rPr>
          <w:b/>
          <w:kern w:val="2"/>
          <w:sz w:val="16"/>
          <w:szCs w:val="16"/>
        </w:rPr>
      </w:pPr>
      <w:r w:rsidRPr="00CA39BB">
        <w:rPr>
          <w:b/>
          <w:kern w:val="2"/>
          <w:sz w:val="16"/>
          <w:szCs w:val="16"/>
        </w:rPr>
        <w:t>Tax Recipient Body</w:t>
      </w:r>
    </w:p>
    <w:p w14:paraId="14516854" w14:textId="77777777" w:rsidR="00962F16" w:rsidRPr="00CA39BB" w:rsidRDefault="00962F16" w:rsidP="00962F16">
      <w:pPr>
        <w:tabs>
          <w:tab w:val="left" w:pos="907"/>
          <w:tab w:val="left" w:pos="4500"/>
          <w:tab w:val="left" w:pos="4680"/>
          <w:tab w:val="left" w:pos="4860"/>
          <w:tab w:val="left" w:pos="5040"/>
          <w:tab w:val="left" w:pos="7200"/>
        </w:tabs>
        <w:ind w:firstLine="547"/>
        <w:jc w:val="center"/>
        <w:outlineLvl w:val="5"/>
        <w:rPr>
          <w:b/>
          <w:kern w:val="2"/>
          <w:sz w:val="16"/>
          <w:szCs w:val="16"/>
        </w:rPr>
      </w:pPr>
      <w:r w:rsidRPr="00CA39BB">
        <w:rPr>
          <w:b/>
          <w:kern w:val="2"/>
          <w:sz w:val="16"/>
          <w:szCs w:val="16"/>
        </w:rPr>
        <w:t>v.</w:t>
      </w:r>
    </w:p>
    <w:p w14:paraId="121C11EC" w14:textId="77777777" w:rsidR="00962F16" w:rsidRPr="00CA39BB" w:rsidRDefault="00962F16" w:rsidP="00962F1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firstLine="187"/>
        <w:jc w:val="center"/>
        <w:outlineLvl w:val="3"/>
        <w:rPr>
          <w:b/>
          <w:kern w:val="2"/>
          <w:sz w:val="16"/>
          <w:szCs w:val="16"/>
        </w:rPr>
      </w:pPr>
      <w:r w:rsidRPr="00CA39BB">
        <w:rPr>
          <w:b/>
          <w:kern w:val="2"/>
          <w:sz w:val="16"/>
          <w:szCs w:val="16"/>
        </w:rPr>
        <w:t>Assessor, Taxpayer, and Parish Board of Review</w:t>
      </w:r>
    </w:p>
    <w:p w14:paraId="59E84614" w14:textId="77777777" w:rsidR="00962F16" w:rsidRDefault="00962F16" w:rsidP="00962F1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firstLine="187"/>
        <w:jc w:val="center"/>
        <w:outlineLvl w:val="3"/>
        <w:rPr>
          <w:b/>
          <w:kern w:val="2"/>
          <w:sz w:val="16"/>
          <w:szCs w:val="16"/>
        </w:rPr>
      </w:pPr>
      <w:r w:rsidRPr="00CA39BB">
        <w:rPr>
          <w:b/>
          <w:kern w:val="2"/>
          <w:sz w:val="16"/>
          <w:szCs w:val="16"/>
        </w:rPr>
        <w:t>DOCKET NO. _________</w:t>
      </w:r>
    </w:p>
    <w:p w14:paraId="3ED541B6" w14:textId="77777777" w:rsidR="00962F16" w:rsidRPr="00CA39BB" w:rsidRDefault="00962F16" w:rsidP="00962F1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firstLine="187"/>
        <w:jc w:val="center"/>
        <w:outlineLvl w:val="3"/>
        <w:rPr>
          <w:b/>
          <w:kern w:val="2"/>
          <w:sz w:val="16"/>
          <w:szCs w:val="16"/>
        </w:rPr>
      </w:pPr>
    </w:p>
    <w:p w14:paraId="1646B1CB" w14:textId="77777777" w:rsidR="00962F16" w:rsidRPr="005A3A32" w:rsidRDefault="00962F16" w:rsidP="00962F16">
      <w:pPr>
        <w:pStyle w:val="A"/>
        <w:tabs>
          <w:tab w:val="clear" w:pos="540"/>
          <w:tab w:val="left" w:pos="630"/>
        </w:tabs>
      </w:pPr>
      <w:r w:rsidRPr="005A3A32">
        <w:t>C</w:t>
      </w:r>
      <w:r>
        <w:t>.</w:t>
      </w:r>
      <w:r w:rsidRPr="005A3A32">
        <w:t>1.</w:t>
      </w:r>
      <w:r w:rsidRPr="005A3A32">
        <w:tab/>
        <w:t xml:space="preserve">Except as otherwise </w:t>
      </w:r>
      <w:r>
        <w:t>provided, an original and seven</w:t>
      </w:r>
      <w:r w:rsidRPr="005A3A32">
        <w:t xml:space="preserve"> copies of all filings, including pleadings and exhibits, shall be filed with the commission.</w:t>
      </w:r>
    </w:p>
    <w:p w14:paraId="311F87F2" w14:textId="77777777" w:rsidR="00962F16" w:rsidRPr="005A3A32" w:rsidRDefault="00962F16" w:rsidP="00962F16">
      <w:pPr>
        <w:pStyle w:val="1"/>
      </w:pPr>
      <w:r w:rsidRPr="005A3A32">
        <w:t>2.</w:t>
      </w:r>
      <w:r>
        <w:tab/>
      </w:r>
      <w:r w:rsidRPr="005A3A32">
        <w:t>All pleadings are to be signed by the individual who files them, and shall include the capacity in which the individual is acting, the individual’s mailing address, and telephone number.</w:t>
      </w:r>
    </w:p>
    <w:p w14:paraId="21AF2888" w14:textId="77777777" w:rsidR="00962F16" w:rsidRPr="005A3A32" w:rsidRDefault="00962F16" w:rsidP="00962F16">
      <w:pPr>
        <w:pStyle w:val="1"/>
      </w:pPr>
      <w:r w:rsidRPr="005A3A32">
        <w:t>3.</w:t>
      </w:r>
      <w:r>
        <w:tab/>
      </w:r>
      <w:r w:rsidRPr="005A3A32">
        <w:t xml:space="preserve">The signing of the pleading will be construed to be the individual’s statement that the individual is duly authorized to represent the property owner, that the allegations of the petition are true and correct to the best of </w:t>
      </w:r>
      <w:r w:rsidRPr="005A3A32">
        <w:t>the individual’s information and belief and that the capacity in which the individual acts is properly stated.</w:t>
      </w:r>
    </w:p>
    <w:p w14:paraId="57B2A62C" w14:textId="77777777" w:rsidR="00962F16" w:rsidRPr="005A3A32" w:rsidRDefault="00962F16" w:rsidP="00962F16">
      <w:pPr>
        <w:pStyle w:val="1"/>
      </w:pPr>
      <w:r w:rsidRPr="005A3A32">
        <w:t>4.</w:t>
      </w:r>
      <w:r>
        <w:tab/>
      </w:r>
      <w:r w:rsidRPr="005A3A32">
        <w:t>All pleadings shall be accompanied by a certificate of service certifying that such pleadings have been served on all opposing parties or parties in interest in the case and shall include the manner of service.</w:t>
      </w:r>
    </w:p>
    <w:p w14:paraId="7B9DCBBC" w14:textId="77777777" w:rsidR="00962F16" w:rsidRPr="005A3A32" w:rsidRDefault="00962F16" w:rsidP="00962F16">
      <w:pPr>
        <w:pStyle w:val="1"/>
      </w:pPr>
      <w:r w:rsidRPr="005A3A32">
        <w:t>5.</w:t>
      </w:r>
      <w:r>
        <w:tab/>
      </w:r>
      <w:r w:rsidRPr="005A3A32">
        <w:t>All pleadings shall reflect the caption set forth in S</w:t>
      </w:r>
      <w:r>
        <w:t>ubsection</w:t>
      </w:r>
      <w:r w:rsidRPr="005A3A32">
        <w:t xml:space="preserve"> B</w:t>
      </w:r>
      <w:r>
        <w:t xml:space="preserve"> of this Section</w:t>
      </w:r>
      <w:r w:rsidRPr="005A3A32">
        <w:t>.</w:t>
      </w:r>
    </w:p>
    <w:p w14:paraId="6F9DDEC2" w14:textId="77777777" w:rsidR="00962F16" w:rsidRPr="005A3A32" w:rsidRDefault="00962F16" w:rsidP="00962F16">
      <w:pPr>
        <w:pStyle w:val="1"/>
        <w:rPr>
          <w:strike/>
        </w:rPr>
      </w:pPr>
      <w:r w:rsidRPr="005A3A32">
        <w:t>6.</w:t>
      </w:r>
      <w:r>
        <w:tab/>
      </w:r>
      <w:r w:rsidRPr="005A3A32">
        <w:t>All filings to the commission shall be on letter size paper.</w:t>
      </w:r>
    </w:p>
    <w:p w14:paraId="1677B53C" w14:textId="77777777" w:rsidR="00962F16" w:rsidRPr="005A3A32" w:rsidRDefault="00962F16" w:rsidP="00962F16">
      <w:pPr>
        <w:pStyle w:val="1"/>
      </w:pPr>
      <w:r w:rsidRPr="005A3A32">
        <w:t>7.</w:t>
      </w:r>
      <w:r>
        <w:tab/>
      </w:r>
      <w:r w:rsidRPr="005A3A32">
        <w:t xml:space="preserve">Any filing that consists of </w:t>
      </w:r>
      <w:r>
        <w:t>50</w:t>
      </w:r>
      <w:r w:rsidRPr="005A3A32">
        <w:t xml:space="preserve"> pages or less shall be filed in electronic/digital form only.</w:t>
      </w:r>
    </w:p>
    <w:p w14:paraId="097082E9" w14:textId="77777777" w:rsidR="00962F16" w:rsidRPr="005A3A32" w:rsidRDefault="00962F16" w:rsidP="00962F16">
      <w:pPr>
        <w:pStyle w:val="1"/>
      </w:pPr>
      <w:r w:rsidRPr="005A3A32">
        <w:t>8.</w:t>
      </w:r>
      <w:r>
        <w:tab/>
      </w:r>
      <w:r w:rsidRPr="005A3A32">
        <w:t xml:space="preserve">Any filing that consists of more than </w:t>
      </w:r>
      <w:r>
        <w:t>50</w:t>
      </w:r>
      <w:r w:rsidRPr="005A3A32">
        <w:t xml:space="preserve"> pages shall be filed in electronic/digital form, along with </w:t>
      </w:r>
      <w:r>
        <w:t xml:space="preserve">the printed original and seven </w:t>
      </w:r>
      <w:r w:rsidRPr="005A3A32">
        <w:t>copies.</w:t>
      </w:r>
    </w:p>
    <w:p w14:paraId="3C5ADC64" w14:textId="77777777" w:rsidR="00962F16" w:rsidRPr="005A3A32" w:rsidRDefault="00962F16" w:rsidP="00962F16">
      <w:pPr>
        <w:pStyle w:val="1"/>
      </w:pPr>
      <w:r w:rsidRPr="005A3A32">
        <w:t>9.</w:t>
      </w:r>
      <w:r>
        <w:tab/>
      </w:r>
      <w:r w:rsidRPr="005A3A32">
        <w:t>Motions and exceptions shall be in writing, shall be accompanied by an order or rule setting them for hearing and shall be served in accordance with these rules.</w:t>
      </w:r>
    </w:p>
    <w:p w14:paraId="04C5C791" w14:textId="77777777" w:rsidR="00962F16" w:rsidRPr="005A3A32" w:rsidRDefault="00962F16" w:rsidP="00962F16">
      <w:pPr>
        <w:pStyle w:val="1"/>
      </w:pPr>
      <w:r>
        <w:t>10.</w:t>
      </w:r>
      <w:r>
        <w:tab/>
      </w:r>
      <w:r w:rsidRPr="005A3A32">
        <w:t>The commission may issue discovery and filing deadlines through a case management scheduling order.</w:t>
      </w:r>
    </w:p>
    <w:p w14:paraId="3285B3FC" w14:textId="77777777" w:rsidR="00962F16" w:rsidRPr="005A3A32" w:rsidRDefault="00962F16" w:rsidP="00962F16">
      <w:pPr>
        <w:pStyle w:val="1"/>
      </w:pPr>
      <w:r w:rsidRPr="005A3A32">
        <w:t>11.</w:t>
      </w:r>
      <w:r>
        <w:tab/>
      </w:r>
      <w:r w:rsidRPr="005A3A32">
        <w:t>In computing a period of time allowed or prescribed in this Subchapter or by order of the commission, the date of the act, event, or default after which the period begins to run is not to be included.</w:t>
      </w:r>
      <w:r>
        <w:t xml:space="preserve"> </w:t>
      </w:r>
      <w:r w:rsidRPr="005A3A32">
        <w:t>The last day of the period is to be included, unless it is a legal holiday, in which event the period runs until the end of the next day which is not a legal holiday.</w:t>
      </w:r>
    </w:p>
    <w:p w14:paraId="4E5687C3" w14:textId="77777777" w:rsidR="00962F16" w:rsidRPr="005A3A32" w:rsidRDefault="00962F16" w:rsidP="00962F16">
      <w:pPr>
        <w:pStyle w:val="1"/>
      </w:pPr>
      <w:r w:rsidRPr="005A3A32">
        <w:t>12.</w:t>
      </w:r>
      <w:r>
        <w:tab/>
      </w:r>
      <w:r w:rsidRPr="005A3A32">
        <w:t>At the discretion of the commission, motions, objections, rules, and/or exceptions may be heard by the commission by special setting, referred to the merits of the case, or summarily adjudicated.</w:t>
      </w:r>
    </w:p>
    <w:p w14:paraId="68A32D09" w14:textId="77777777" w:rsidR="00962F16" w:rsidRPr="005A3A32" w:rsidRDefault="00962F16" w:rsidP="00962F16">
      <w:pPr>
        <w:pStyle w:val="1"/>
      </w:pPr>
      <w:r w:rsidRPr="005A3A32">
        <w:t>13.</w:t>
      </w:r>
      <w:r>
        <w:tab/>
      </w:r>
      <w:r w:rsidRPr="005A3A32">
        <w:t>Upon written notice by the commission, through either the administrator or legal counsel for the commission, the parties or their attorneys or other representative may be directed to file memoranda with the commission.</w:t>
      </w:r>
      <w:r>
        <w:t xml:space="preserve"> </w:t>
      </w:r>
      <w:r w:rsidRPr="005A3A32">
        <w:t>The legal memorandum shall address in a concise manner the issues presented in the appeal to the commission together with a statement of any authority supporting the party’s position.</w:t>
      </w:r>
    </w:p>
    <w:p w14:paraId="5703B35F" w14:textId="77777777" w:rsidR="006C5526" w:rsidRPr="00D43BA5" w:rsidRDefault="00962F16" w:rsidP="00962F16">
      <w:pPr>
        <w:pStyle w:val="A"/>
      </w:pPr>
      <w:r w:rsidRPr="005A3A32">
        <w:t>14.</w:t>
      </w:r>
      <w:r>
        <w:tab/>
      </w:r>
      <w:r w:rsidRPr="005A3A32">
        <w:t>Upon written notice by the commission, through either the administrator or legal counsel for the commission, the parties or their attorneys or other representative may be directed to meet and confer with commission staff and/or legal counsel for the commission to discuss any aspect of the appeal lodged with the commission.</w:t>
      </w:r>
    </w:p>
    <w:p w14:paraId="44051C14" w14:textId="77777777" w:rsidR="006C5526" w:rsidRPr="00D43BA5" w:rsidRDefault="006C5526" w:rsidP="006C5526">
      <w:pPr>
        <w:pStyle w:val="A"/>
        <w:tabs>
          <w:tab w:val="clear" w:pos="540"/>
          <w:tab w:val="left" w:pos="720"/>
        </w:tabs>
      </w:pPr>
      <w:r w:rsidRPr="00D43BA5">
        <w:t>D.1.</w:t>
      </w:r>
      <w:r w:rsidRPr="00D43BA5">
        <w:tab/>
        <w:t>Except as otherwise provided, the review of the correctness of an assessment is confined to review of evidence presented to the assessor prior to the deadline for filing a complaint with the Board of Review.</w:t>
      </w:r>
    </w:p>
    <w:p w14:paraId="1312F992" w14:textId="77777777" w:rsidR="006C5526" w:rsidRPr="00D43BA5" w:rsidRDefault="006C5526" w:rsidP="006C5526">
      <w:pPr>
        <w:pStyle w:val="1"/>
      </w:pPr>
      <w:r w:rsidRPr="00D43BA5">
        <w:t>2.</w:t>
      </w:r>
      <w:r w:rsidRPr="00D43BA5">
        <w:tab/>
        <w:t>The taxpayer shall pre-file all documentary evidence with the commission in accordance with these rules, or any case management scheduling order adopted by the commission.</w:t>
      </w:r>
    </w:p>
    <w:p w14:paraId="59FD0265" w14:textId="77777777" w:rsidR="006C5526" w:rsidRPr="00D43BA5" w:rsidRDefault="006C5526" w:rsidP="006C5526">
      <w:pPr>
        <w:pStyle w:val="1"/>
      </w:pPr>
      <w:r w:rsidRPr="00D43BA5">
        <w:t>3.</w:t>
      </w:r>
      <w:r w:rsidRPr="00D43BA5">
        <w:tab/>
        <w:t xml:space="preserve">If a taxpayer pre-files evidence which the assessor contends was not presented prior to the deadline for filing a </w:t>
      </w:r>
      <w:r w:rsidRPr="00D43BA5">
        <w:lastRenderedPageBreak/>
        <w:t>complaint with the Board of Review, then the assessor shall file a written objection into the record.</w:t>
      </w:r>
      <w:r>
        <w:t xml:space="preserve"> </w:t>
      </w:r>
      <w:r w:rsidRPr="00D43BA5">
        <w:t>If maintained, the assessor’s written objection should include a complete copy of the individual file/log as recommended in Section 213.G.</w:t>
      </w:r>
      <w:r>
        <w:t xml:space="preserve"> </w:t>
      </w:r>
      <w:r w:rsidRPr="00D43BA5">
        <w:t>The failure by the assessor to timely file a written objection shall be deemed a waiver. Such waiver shall be deemed to be good reason and shall operate to permit consideration of all evidence timely pre-filed by the taxpayer.</w:t>
      </w:r>
    </w:p>
    <w:p w14:paraId="5A51CAE9" w14:textId="77777777" w:rsidR="006C5526" w:rsidRPr="00D43BA5" w:rsidRDefault="006C5526" w:rsidP="006C5526">
      <w:pPr>
        <w:pStyle w:val="1"/>
      </w:pPr>
      <w:r w:rsidRPr="00D43BA5">
        <w:t>4.</w:t>
      </w:r>
      <w:r w:rsidRPr="00D43BA5">
        <w:tab/>
        <w:t xml:space="preserve">If the assessor timely objects to the pre-filed evidence by a taxpayer, the taxpayer may </w:t>
      </w:r>
    </w:p>
    <w:p w14:paraId="0EE22DE8" w14:textId="77777777" w:rsidR="006C5526" w:rsidRPr="00D43BA5" w:rsidRDefault="00DA0878" w:rsidP="00664759">
      <w:pPr>
        <w:pStyle w:val="a0"/>
      </w:pPr>
      <w:r>
        <w:t>a</w:t>
      </w:r>
      <w:r w:rsidR="006C5526">
        <w:t>.</w:t>
      </w:r>
      <w:r w:rsidR="006C5526">
        <w:tab/>
      </w:r>
      <w:r w:rsidR="006C5526" w:rsidRPr="00D43BA5">
        <w:t xml:space="preserve">respond to the objection on the basis that the evidence is deemed to have been submitted pursuant to the commission’s rules, </w:t>
      </w:r>
    </w:p>
    <w:p w14:paraId="1607C7EB" w14:textId="77777777" w:rsidR="006C5526" w:rsidRPr="00D43BA5" w:rsidRDefault="00DA0878" w:rsidP="00664759">
      <w:pPr>
        <w:pStyle w:val="a0"/>
      </w:pPr>
      <w:r>
        <w:t>b</w:t>
      </w:r>
      <w:r w:rsidR="006C5526">
        <w:t>.</w:t>
      </w:r>
      <w:r w:rsidR="006C5526">
        <w:tab/>
      </w:r>
      <w:r w:rsidR="006C5526" w:rsidRPr="00D43BA5">
        <w:t xml:space="preserve">respond to the objection on the basis that the evidence was timely submitted to the assessor, </w:t>
      </w:r>
    </w:p>
    <w:p w14:paraId="438D4369" w14:textId="77777777" w:rsidR="006C5526" w:rsidRPr="00D43BA5" w:rsidRDefault="00DA0878" w:rsidP="00664759">
      <w:pPr>
        <w:pStyle w:val="a0"/>
      </w:pPr>
      <w:r>
        <w:t>c</w:t>
      </w:r>
      <w:r w:rsidR="006C5526">
        <w:t>.</w:t>
      </w:r>
      <w:r w:rsidR="006C5526">
        <w:tab/>
      </w:r>
      <w:r w:rsidR="006C5526" w:rsidRPr="00D43BA5">
        <w:t xml:space="preserve">respond to the objection on the basis that there are good reason(s) for the failure to timely submit such evidence, and/or </w:t>
      </w:r>
    </w:p>
    <w:p w14:paraId="1D5FE019" w14:textId="77777777" w:rsidR="006C5526" w:rsidRPr="00D43BA5" w:rsidRDefault="00DA0878" w:rsidP="00664759">
      <w:pPr>
        <w:pStyle w:val="a0"/>
      </w:pPr>
      <w:r>
        <w:t>d</w:t>
      </w:r>
      <w:r w:rsidR="006C5526">
        <w:t>.</w:t>
      </w:r>
      <w:r w:rsidR="006C5526">
        <w:tab/>
      </w:r>
      <w:r w:rsidR="006C5526" w:rsidRPr="00D43BA5">
        <w:t>respond to the objection on the basis that the evidence is otherwise admissible and permitted under these rules or R.S. 47:1989.</w:t>
      </w:r>
    </w:p>
    <w:p w14:paraId="0224E778" w14:textId="77777777" w:rsidR="006C5526" w:rsidRPr="00D43BA5" w:rsidRDefault="00664759" w:rsidP="006C5526">
      <w:pPr>
        <w:pStyle w:val="1"/>
      </w:pPr>
      <w:r>
        <w:t>5</w:t>
      </w:r>
      <w:r w:rsidR="006C5526" w:rsidRPr="00D43BA5">
        <w:t>.</w:t>
      </w:r>
      <w:r w:rsidR="006C5526" w:rsidRPr="00D43BA5">
        <w:tab/>
        <w:t>The commission may order that a hearing be held regarding the assessor’s objection(s) to the taxpayer’s pre-filed exhibits.</w:t>
      </w:r>
    </w:p>
    <w:p w14:paraId="5CD0858A" w14:textId="77777777" w:rsidR="006C5526" w:rsidRPr="00D43BA5" w:rsidRDefault="00664759" w:rsidP="006C5526">
      <w:pPr>
        <w:pStyle w:val="1"/>
      </w:pPr>
      <w:r>
        <w:t>6</w:t>
      </w:r>
      <w:r w:rsidR="006C5526" w:rsidRPr="00D43BA5">
        <w:t>.</w:t>
      </w:r>
      <w:r w:rsidR="006C5526" w:rsidRPr="00D43BA5">
        <w:tab/>
        <w:t>If the assessor’s objection is overruled on the basis that there are good reason(s) for the failure to timely submit such evidence, the commission may order that the assessor consider the additional evidence.</w:t>
      </w:r>
      <w:r w:rsidR="006C5526">
        <w:t xml:space="preserve"> </w:t>
      </w:r>
      <w:r w:rsidR="006C5526" w:rsidRPr="00D43BA5">
        <w:t>Within 15 days of the commission’s order to consider additional evidence, the assessor may modify an assessment and shall notify the commission and taxpayer of such a modification.</w:t>
      </w:r>
    </w:p>
    <w:p w14:paraId="469FD9A6" w14:textId="77777777" w:rsidR="006C5526" w:rsidRPr="00D43BA5" w:rsidRDefault="00664759" w:rsidP="006C5526">
      <w:pPr>
        <w:pStyle w:val="1"/>
      </w:pPr>
      <w:r>
        <w:t>7</w:t>
      </w:r>
      <w:r w:rsidR="006C5526" w:rsidRPr="00D43BA5">
        <w:t>.</w:t>
      </w:r>
      <w:r w:rsidR="006C5526" w:rsidRPr="00D43BA5">
        <w:tab/>
        <w:t>In all real property appeals, the commission may independently appraise the property utilizing the criteria set forth in R.S. 47:2323.</w:t>
      </w:r>
    </w:p>
    <w:p w14:paraId="7D6D8FF7" w14:textId="77777777" w:rsidR="006C5526" w:rsidRPr="00912B1D" w:rsidRDefault="00664759" w:rsidP="006C5526">
      <w:pPr>
        <w:pStyle w:val="1"/>
      </w:pPr>
      <w:r>
        <w:t>8</w:t>
      </w:r>
      <w:r w:rsidR="006C5526" w:rsidRPr="00912B1D">
        <w:t>.</w:t>
      </w:r>
      <w:r w:rsidR="006C5526">
        <w:tab/>
      </w:r>
      <w:r w:rsidR="006C5526" w:rsidRPr="00912B1D">
        <w:t>A finding of “good reason” under La. R.S. 47:1989(C)(2)(a) may be impacted by any party’s failure to comply with any of the commission’s Rules and Regulations, including the requirements of Section 3101 and Section 307.A.</w:t>
      </w:r>
      <w:r w:rsidR="006C5526">
        <w:t xml:space="preserve"> </w:t>
      </w:r>
      <w:r w:rsidR="006C5526" w:rsidRPr="00912B1D">
        <w:t>“Good reason” under La. R.S. 47:1989(C)(2)(a) shall not include a taxpayer’s intentional withholding of evidence.</w:t>
      </w:r>
      <w:r w:rsidR="006C5526">
        <w:t xml:space="preserve"> </w:t>
      </w:r>
      <w:r w:rsidR="006C5526" w:rsidRPr="00912B1D">
        <w:t>Nothing in these Rules should be interpreted or applied to limit a finding of “good reason” in other circumstances.</w:t>
      </w:r>
    </w:p>
    <w:p w14:paraId="6F38EEB0" w14:textId="77777777" w:rsidR="006C5526" w:rsidRPr="00D43BA5" w:rsidRDefault="006C5526" w:rsidP="006C5526">
      <w:pPr>
        <w:pStyle w:val="1"/>
      </w:pPr>
      <w:r w:rsidRPr="00D43BA5">
        <w:t>9.</w:t>
      </w:r>
      <w:r w:rsidRPr="00D43BA5">
        <w:tab/>
        <w:t>Publicly available information, data, reports, resources, and/or guides is deemed to have been “presented” to the assessor prior to the close of the deadline for filing a complaint with the Board of Review.</w:t>
      </w:r>
    </w:p>
    <w:p w14:paraId="7629CECB" w14:textId="77777777" w:rsidR="006C5526" w:rsidRPr="00D43BA5" w:rsidRDefault="006C5526" w:rsidP="006C5526">
      <w:pPr>
        <w:pStyle w:val="A"/>
        <w:tabs>
          <w:tab w:val="clear" w:pos="540"/>
          <w:tab w:val="left" w:pos="630"/>
        </w:tabs>
      </w:pPr>
      <w:r w:rsidRPr="00D43BA5">
        <w:t>E.1.</w:t>
      </w:r>
      <w:r w:rsidRPr="00D43BA5">
        <w:tab/>
      </w:r>
      <w:r w:rsidR="00962F16" w:rsidRPr="00962F16">
        <w:t xml:space="preserve">Any taxpayer or assessor may appear and be represented by an attorney at law authorized to practice law before the highest court of any state; a natural person may appear in his own behalf, through an immediate family member, an attorney, or Registered Tax Representative as herein defined below; or a corporation, partnership or association may appear and be represented to appear before the commission by a bona fide officer, partner, full time </w:t>
      </w:r>
      <w:r w:rsidR="00962F16" w:rsidRPr="00962F16">
        <w:t>employee, or any other person duly authorized as provided for on "Exhibit B, Power of Attorney" (Form 3103.B).</w:t>
      </w:r>
    </w:p>
    <w:p w14:paraId="3CEF4180" w14:textId="77777777" w:rsidR="006C5526" w:rsidRPr="00D43BA5" w:rsidRDefault="006C5526" w:rsidP="006C5526">
      <w:pPr>
        <w:pStyle w:val="1"/>
      </w:pPr>
      <w:r w:rsidRPr="00D43BA5">
        <w:t>2.</w:t>
      </w:r>
      <w:r w:rsidRPr="00D43BA5">
        <w:tab/>
        <w:t>Registered Tax Representative is a person who represents another person at a proceeding before the commission.</w:t>
      </w:r>
      <w:r>
        <w:t xml:space="preserve"> </w:t>
      </w:r>
      <w:r w:rsidRPr="00D43BA5">
        <w:t>The term does not include:</w:t>
      </w:r>
    </w:p>
    <w:p w14:paraId="41B099CD" w14:textId="77777777" w:rsidR="006C5526" w:rsidRPr="00D43BA5" w:rsidRDefault="006C5526" w:rsidP="006C5526">
      <w:pPr>
        <w:pStyle w:val="a0"/>
      </w:pPr>
      <w:r w:rsidRPr="00D43BA5">
        <w:t>a.</w:t>
      </w:r>
      <w:r w:rsidRPr="00D43BA5">
        <w:tab/>
        <w:t>the owner of the property or person liable for the taxes that is the subject of the appeal;</w:t>
      </w:r>
    </w:p>
    <w:p w14:paraId="2F092032" w14:textId="77777777" w:rsidR="006C5526" w:rsidRPr="00D43BA5" w:rsidRDefault="006C5526" w:rsidP="006C5526">
      <w:pPr>
        <w:pStyle w:val="a0"/>
      </w:pPr>
      <w:r w:rsidRPr="00D43BA5">
        <w:t>b.</w:t>
      </w:r>
      <w:r w:rsidRPr="00D43BA5">
        <w:tab/>
        <w:t>an immediate family member of the owner of the property;</w:t>
      </w:r>
    </w:p>
    <w:p w14:paraId="0C24E606" w14:textId="77777777" w:rsidR="006C5526" w:rsidRPr="00D43BA5" w:rsidRDefault="006C5526" w:rsidP="006C5526">
      <w:pPr>
        <w:pStyle w:val="a0"/>
      </w:pPr>
      <w:r w:rsidRPr="00D43BA5">
        <w:t>c.</w:t>
      </w:r>
      <w:r w:rsidRPr="00D43BA5">
        <w:tab/>
        <w:t>a permanent full-time employee of the owner of the property or person liable for the taxes who is the subject of the appeal;</w:t>
      </w:r>
    </w:p>
    <w:p w14:paraId="7E992F12" w14:textId="77777777" w:rsidR="006C5526" w:rsidRPr="00D43BA5" w:rsidRDefault="006C5526" w:rsidP="006C5526">
      <w:pPr>
        <w:pStyle w:val="a0"/>
      </w:pPr>
      <w:r w:rsidRPr="00D43BA5">
        <w:t>d.</w:t>
      </w:r>
      <w:r w:rsidRPr="00D43BA5">
        <w:tab/>
        <w:t>representatives of local units of government appearing on behalf of the unit or as the authorized representative of another unit;</w:t>
      </w:r>
    </w:p>
    <w:p w14:paraId="55AFBCE6" w14:textId="77777777" w:rsidR="006C5526" w:rsidRPr="00D43BA5" w:rsidRDefault="006C5526" w:rsidP="006C5526">
      <w:pPr>
        <w:pStyle w:val="a0"/>
      </w:pPr>
      <w:r w:rsidRPr="00D43BA5">
        <w:t>e.</w:t>
      </w:r>
      <w:r w:rsidRPr="00D43BA5">
        <w:tab/>
        <w:t>a certified public accountant, when the certified public accountant is representing a client in a matter that relates only to personal property taxation; or</w:t>
      </w:r>
    </w:p>
    <w:p w14:paraId="51EEAB08" w14:textId="77777777" w:rsidR="006C5526" w:rsidRPr="00D43BA5" w:rsidRDefault="006C5526" w:rsidP="006C5526">
      <w:pPr>
        <w:pStyle w:val="a0"/>
      </w:pPr>
      <w:r w:rsidRPr="00D43BA5">
        <w:t>f.</w:t>
      </w:r>
      <w:r w:rsidRPr="00D43BA5">
        <w:tab/>
        <w:t>an attorney who is a member in good standing of the Louisiana bar or any person who is a member in good standing of any other state bar and who has been granted leave by the board to appear pro hac vice.</w:t>
      </w:r>
    </w:p>
    <w:p w14:paraId="4C2425D3" w14:textId="77777777" w:rsidR="006C5526" w:rsidRPr="00D43BA5" w:rsidRDefault="006C5526" w:rsidP="006C5526">
      <w:pPr>
        <w:pStyle w:val="1"/>
      </w:pPr>
      <w:r w:rsidRPr="00D43BA5">
        <w:t>3.</w:t>
      </w:r>
      <w:r w:rsidRPr="00D43BA5">
        <w:tab/>
        <w:t>To serve as a registered tax representative, a person must:</w:t>
      </w:r>
    </w:p>
    <w:p w14:paraId="21CBFA47" w14:textId="77777777" w:rsidR="006C5526" w:rsidRPr="00D43BA5" w:rsidRDefault="006C5526" w:rsidP="006C5526">
      <w:pPr>
        <w:pStyle w:val="a0"/>
      </w:pPr>
      <w:r w:rsidRPr="00D43BA5">
        <w:t>a.</w:t>
      </w:r>
      <w:r w:rsidRPr="00D43BA5">
        <w:tab/>
        <w:t>be properly registered with the commission;</w:t>
      </w:r>
    </w:p>
    <w:p w14:paraId="294D3B7A" w14:textId="77777777" w:rsidR="006C5526" w:rsidRPr="00D43BA5" w:rsidRDefault="006C5526" w:rsidP="006C5526">
      <w:pPr>
        <w:pStyle w:val="a0"/>
      </w:pPr>
      <w:r w:rsidRPr="00D43BA5">
        <w:t>b.</w:t>
      </w:r>
      <w:r w:rsidRPr="00D43BA5">
        <w:tab/>
        <w:t>be at least 18 years of age;</w:t>
      </w:r>
    </w:p>
    <w:p w14:paraId="12EF8E51" w14:textId="77777777" w:rsidR="006C5526" w:rsidRPr="00D43BA5" w:rsidRDefault="006C5526" w:rsidP="006C5526">
      <w:pPr>
        <w:pStyle w:val="a0"/>
      </w:pPr>
      <w:r w:rsidRPr="00D43BA5">
        <w:t>c.</w:t>
      </w:r>
      <w:r w:rsidRPr="00D43BA5">
        <w:tab/>
        <w:t>have fully complied with all rules adopted by the commission regarding professional conduct and ethical considerations;</w:t>
      </w:r>
    </w:p>
    <w:p w14:paraId="0B33687C" w14:textId="77777777" w:rsidR="006C5526" w:rsidRPr="00D43BA5" w:rsidRDefault="006C5526" w:rsidP="006C5526">
      <w:pPr>
        <w:pStyle w:val="a0"/>
      </w:pPr>
      <w:r w:rsidRPr="00D43BA5">
        <w:t>d.</w:t>
      </w:r>
      <w:r w:rsidRPr="00D43BA5">
        <w:tab/>
        <w:t>have read and is familiar with all rules and regulations promulgated by the commission; and</w:t>
      </w:r>
    </w:p>
    <w:p w14:paraId="4E3C1338" w14:textId="77777777" w:rsidR="006C5526" w:rsidRPr="00D43BA5" w:rsidRDefault="006C5526" w:rsidP="006C5526">
      <w:pPr>
        <w:pStyle w:val="a0"/>
      </w:pPr>
      <w:r w:rsidRPr="00D43BA5">
        <w:t>e.</w:t>
      </w:r>
      <w:r w:rsidRPr="00D43BA5">
        <w:tab/>
        <w:t>have a copy of a properly executed power of attorney from the taxpayer on the form prescribed by the commission on file before a hearing will be scheduled.</w:t>
      </w:r>
    </w:p>
    <w:p w14:paraId="71BA31B1" w14:textId="77777777" w:rsidR="006C5526" w:rsidRPr="00D43BA5" w:rsidRDefault="006C5526" w:rsidP="006C5526">
      <w:pPr>
        <w:pStyle w:val="1"/>
      </w:pPr>
      <w:r w:rsidRPr="00D43BA5">
        <w:t>4.</w:t>
      </w:r>
      <w:r w:rsidRPr="00D43BA5">
        <w:tab/>
        <w:t>The commission may deny any attorney or tax representative from representing any parties before the commission for failure to comply with R.S. 47:1998(I), which provides, in part: “The Louisiana Tax Commission shall receive a copy of every filing in a suit under this Section[.]”.</w:t>
      </w:r>
    </w:p>
    <w:p w14:paraId="0F115827" w14:textId="77777777" w:rsidR="006C5526" w:rsidRPr="00D43BA5" w:rsidRDefault="006C5526" w:rsidP="006C5526">
      <w:pPr>
        <w:pStyle w:val="A"/>
      </w:pPr>
      <w:r w:rsidRPr="00D43BA5">
        <w:t>F.</w:t>
      </w:r>
      <w:r w:rsidRPr="00D43BA5">
        <w:tab/>
        <w:t>Every taxpayer or assessor, witness, attorney or other representative shall conduct himself in all proceedings with proper dignity, courtesy and respect. Disorderly conduct will not be tolerated. Attorneys shall observe and practice the standards of ethical behavior prescribed for attorneys at law by the Louisiana Bar Association. Any taxpayer or assessor, witness, attorney or other representative may be excluded by the commission from any hearing for such period and upon such conditions as are just for violation of this rule.</w:t>
      </w:r>
    </w:p>
    <w:p w14:paraId="276F8598" w14:textId="77777777" w:rsidR="006C5526" w:rsidRPr="00D43BA5" w:rsidRDefault="006C5526" w:rsidP="006C5526">
      <w:pPr>
        <w:pStyle w:val="A"/>
        <w:tabs>
          <w:tab w:val="clear" w:pos="540"/>
          <w:tab w:val="left" w:pos="630"/>
        </w:tabs>
      </w:pPr>
      <w:r w:rsidRPr="00D43BA5">
        <w:t>G.1.</w:t>
      </w:r>
      <w:r w:rsidRPr="00D43BA5">
        <w:tab/>
      </w:r>
      <w:r w:rsidRPr="00912B1D">
        <w:t>The commission shall conduct an evidentiary hearing to evaluate the correctness of the Board of Review’s determination.</w:t>
      </w:r>
      <w:r>
        <w:t xml:space="preserve"> </w:t>
      </w:r>
      <w:r w:rsidRPr="00912B1D">
        <w:t xml:space="preserve">However, if the Board of Review affirmed the original assessment/value, the commission shall evaluate the </w:t>
      </w:r>
      <w:r w:rsidRPr="00912B1D">
        <w:lastRenderedPageBreak/>
        <w:t>original assessment/value by the assessor.</w:t>
      </w:r>
      <w:r>
        <w:t xml:space="preserve"> </w:t>
      </w:r>
      <w:r w:rsidRPr="00912B1D">
        <w:t>The commission will not accept or consider any e</w:t>
      </w:r>
      <w:r>
        <w:t xml:space="preserve">vidence not permitted under </w:t>
      </w:r>
      <w:r w:rsidRPr="00912B1D">
        <w:t>R.S. 47:1989.</w:t>
      </w:r>
    </w:p>
    <w:p w14:paraId="7C64DF3F" w14:textId="77777777" w:rsidR="006C5526" w:rsidRPr="00D43BA5" w:rsidRDefault="006C5526" w:rsidP="006C5526">
      <w:pPr>
        <w:pStyle w:val="1"/>
      </w:pPr>
      <w:r w:rsidRPr="00D43BA5">
        <w:t>2.</w:t>
      </w:r>
      <w:r w:rsidRPr="00D43BA5">
        <w:tab/>
        <w:t>All parties shall receive notice of the scheduling of an appeal hearing at least 60 days prior to the scheduled hearing date. However, if an appeal hearing is continued or rescheduled, each party shall receive notice at least 30 days prior to the new hearing date.</w:t>
      </w:r>
    </w:p>
    <w:p w14:paraId="44D57B95" w14:textId="77777777" w:rsidR="006C5526" w:rsidRPr="00D43BA5" w:rsidRDefault="006C5526" w:rsidP="006C5526">
      <w:pPr>
        <w:pStyle w:val="1"/>
      </w:pPr>
      <w:r w:rsidRPr="00D43BA5">
        <w:t>3.</w:t>
      </w:r>
      <w:r w:rsidRPr="00D43BA5">
        <w:tab/>
        <w:t>All official hearings conducted in any proceeding shall be open to the public. All hearings shall be held in Baton Rouge, LA, unless the commission shall designate another place of hearing.</w:t>
      </w:r>
    </w:p>
    <w:p w14:paraId="4CF2DB2B" w14:textId="77777777" w:rsidR="006C5526" w:rsidRPr="00D43BA5" w:rsidRDefault="006C5526" w:rsidP="006C5526">
      <w:pPr>
        <w:pStyle w:val="1"/>
      </w:pPr>
      <w:r w:rsidRPr="00D43BA5">
        <w:t>4.</w:t>
      </w:r>
      <w:r w:rsidRPr="00D43BA5">
        <w:tab/>
        <w:t>The hearing shall be conducted informally.</w:t>
      </w:r>
      <w:r>
        <w:t xml:space="preserve"> </w:t>
      </w:r>
      <w:r w:rsidRPr="00D43BA5">
        <w:t>It will be the responsibility of the taxpayer or assessor to retain the services of an official reporter for a scheduled hearing should either anticipate the need for a transcript.</w:t>
      </w:r>
      <w:r>
        <w:t xml:space="preserve"> </w:t>
      </w:r>
      <w:r w:rsidRPr="00D43BA5">
        <w:t>The commission shall be notified no later than three (3) business days prior to the scheduled hearing that an official reporter will be in attendance, and shall be furnished a copy of the transcript.</w:t>
      </w:r>
      <w:r>
        <w:t xml:space="preserve"> </w:t>
      </w:r>
      <w:r w:rsidRPr="00D43BA5">
        <w:t>By motion of any party, such a transcript may be made part of the commission’s administrative record.</w:t>
      </w:r>
    </w:p>
    <w:p w14:paraId="1BCEEADF" w14:textId="77777777" w:rsidR="006C5526" w:rsidRPr="00D43BA5" w:rsidRDefault="006C5526" w:rsidP="006C5526">
      <w:pPr>
        <w:pStyle w:val="1"/>
      </w:pPr>
      <w:r w:rsidRPr="00D43BA5">
        <w:t>5.</w:t>
      </w:r>
      <w:r w:rsidRPr="00D43BA5">
        <w:tab/>
        <w:t>Any party may request a continuance of a scheduled hearing. Except as otherwise provided, a request for continuance must be made in writing and filed and served on the opposing parties at least 15 days prior to the scheduled hearing date, unless good cause can be shown why this deadline should be waived.</w:t>
      </w:r>
      <w:r>
        <w:t xml:space="preserve"> </w:t>
      </w:r>
      <w:r w:rsidRPr="00D43BA5">
        <w:t>Requests for continuance must contain the grounds on which the continuance is requested and state whether or not the opposing party objects to the request.</w:t>
      </w:r>
    </w:p>
    <w:p w14:paraId="6C153637" w14:textId="77777777" w:rsidR="006C5526" w:rsidRPr="00D43BA5" w:rsidRDefault="006C5526" w:rsidP="006C5526">
      <w:pPr>
        <w:pStyle w:val="1"/>
      </w:pPr>
      <w:r w:rsidRPr="00D43BA5">
        <w:t>6.</w:t>
      </w:r>
      <w:r w:rsidRPr="00D43BA5">
        <w:tab/>
        <w:t>Except as otherwise provided in the commission’s rules or by order of the commission, the applicant shall file and serve on the opposing party at least 45 days prior to the scheduled hearing date all documents and papers that may be offered into evidence at the hearing.</w:t>
      </w:r>
    </w:p>
    <w:p w14:paraId="04CDC795" w14:textId="77777777" w:rsidR="006C5526" w:rsidRPr="00D43BA5" w:rsidRDefault="006C5526" w:rsidP="006C5526">
      <w:pPr>
        <w:pStyle w:val="1"/>
      </w:pPr>
      <w:r w:rsidRPr="00D43BA5">
        <w:t>7.</w:t>
      </w:r>
      <w:r w:rsidRPr="00D43BA5">
        <w:tab/>
        <w:t>Except as otherwise provided in the commission’s rules or by order of the commission, the respondent shall file written objections to any of the applicant’s pre-filed exhibits at least 30 days prior to the scheduled hearing date.</w:t>
      </w:r>
      <w:r>
        <w:t xml:space="preserve"> </w:t>
      </w:r>
      <w:r w:rsidRPr="00D43BA5">
        <w:t>The failure to timely file a written objection may be deemed a waiver.</w:t>
      </w:r>
    </w:p>
    <w:p w14:paraId="656E4C4F" w14:textId="77777777" w:rsidR="006C5526" w:rsidRPr="00D43BA5" w:rsidRDefault="006C5526" w:rsidP="006C5526">
      <w:pPr>
        <w:pStyle w:val="1"/>
      </w:pPr>
      <w:r w:rsidRPr="00D43BA5">
        <w:t>8.</w:t>
      </w:r>
      <w:r>
        <w:tab/>
      </w:r>
      <w:r w:rsidRPr="00D43BA5">
        <w:t>Except as otherwise provided in the commission’s Rules or by order of the commission, the respondent shall file and serve on the opposing party at least 30 days prior to the scheduled hearing date all documents and papers that may be offered into evidence at the hearing.</w:t>
      </w:r>
    </w:p>
    <w:p w14:paraId="537260D8" w14:textId="77777777" w:rsidR="006C5526" w:rsidRPr="00D43BA5" w:rsidRDefault="006C5526" w:rsidP="006C5526">
      <w:pPr>
        <w:pStyle w:val="1"/>
      </w:pPr>
      <w:r w:rsidRPr="00D43BA5">
        <w:t>9.</w:t>
      </w:r>
      <w:r>
        <w:tab/>
      </w:r>
      <w:r w:rsidRPr="00D43BA5">
        <w:t>Except as otherwise provided in the commission’s Rules or by order of the commission, any party, including the taxpayer, assessor, and/or commission, may request, in writing, that all parties disclose witnesses that may be called to testify at the appeal hearing.</w:t>
      </w:r>
      <w:r>
        <w:t xml:space="preserve"> </w:t>
      </w:r>
      <w:r w:rsidRPr="00D43BA5">
        <w:t>Such a request must be made not less than 55 days prior to the hearing and if such a request is made, all parties must disclose, in writing, the actual identity of any witnesses that may be called to testify as follows: the applicant must make such disclosure at least 45 days prior to the hearing and the respondent must make such disclosure at least 30 days prior to the hearing.</w:t>
      </w:r>
      <w:r>
        <w:t xml:space="preserve"> </w:t>
      </w:r>
      <w:r w:rsidRPr="00D43BA5">
        <w:t xml:space="preserve">The </w:t>
      </w:r>
      <w:r w:rsidRPr="00D43BA5">
        <w:t>admissibility of rebuttal witnesses will be evaluated by the commission on a case-by-case basis.</w:t>
      </w:r>
    </w:p>
    <w:p w14:paraId="65FA18C1" w14:textId="77777777" w:rsidR="00B077CA" w:rsidRDefault="006C5526" w:rsidP="00B077CA">
      <w:pPr>
        <w:pStyle w:val="1"/>
      </w:pPr>
      <w:r w:rsidRPr="00D43BA5">
        <w:t>10.</w:t>
      </w:r>
      <w:r w:rsidRPr="00D43BA5">
        <w:tab/>
      </w:r>
      <w:r w:rsidR="00B077CA">
        <w:t>If a taxpayer appeals the Board of Review’s decision on the basis that the assessor inequitably assessed the subject property as compared to similarly situated comparable properties, then the taxpayer must submit evidence of such inequity, and the assessor shall be prepared to respond to such evidence.</w:t>
      </w:r>
    </w:p>
    <w:p w14:paraId="46949F98" w14:textId="77777777" w:rsidR="00B077CA" w:rsidRDefault="00B077CA" w:rsidP="00B077CA">
      <w:pPr>
        <w:pStyle w:val="1"/>
      </w:pPr>
      <w:r w:rsidRPr="0067344D">
        <w:t>1</w:t>
      </w:r>
      <w:r>
        <w:t>1</w:t>
      </w:r>
      <w:r w:rsidRPr="0067344D">
        <w:t>.</w:t>
      </w:r>
      <w:r>
        <w:tab/>
      </w:r>
      <w:r w:rsidRPr="0067344D">
        <w:t xml:space="preserve">Notwithstanding Section 3103.D.1., or any other provision to the contrary, witness testimony is permitted, and all witnesses shall be placed under oath at the onset of each hearing.  However, the commission may limit the number of witnesses and limit the allotment of time for such testimony.  </w:t>
      </w:r>
      <w:r>
        <w:t>At its sole discretion t</w:t>
      </w:r>
      <w:r w:rsidRPr="0067344D">
        <w:t>he commission may permit live witness testimony via videoconference. All witnesses are subject to cross examination by any party.</w:t>
      </w:r>
      <w:r>
        <w:t xml:space="preserve"> Further, the commission will not accept or consider any evidence not permitted under R.S. 47:1989.</w:t>
      </w:r>
    </w:p>
    <w:p w14:paraId="4EBB713F" w14:textId="77777777" w:rsidR="00B077CA" w:rsidRDefault="00B077CA" w:rsidP="00B077CA">
      <w:pPr>
        <w:pStyle w:val="1"/>
      </w:pPr>
      <w:r>
        <w:t>12.</w:t>
      </w:r>
      <w:r>
        <w:tab/>
        <w:t>It is the commission’s policy to accept all pre-filed exhibits into the record, however, either party may object to the submission of any of the opposing parties’ exhibits. Absent a timely objection, any evidence shall be admitted into the record. The Louisiana Rules of Evidence shall be applied liberally in any proceeding before the commission. The commission may also exclude evidence, which is deemed by the commission to be incompetent, immaterial or duly repetitious. The commission reserves the right to take any objection under advisement and/or to defer the objections to the merits of the appeal.</w:t>
      </w:r>
    </w:p>
    <w:p w14:paraId="07F44E5D" w14:textId="77777777" w:rsidR="00B077CA" w:rsidRDefault="00B077CA" w:rsidP="00B077CA">
      <w:pPr>
        <w:pStyle w:val="1"/>
      </w:pPr>
      <w:r>
        <w:t>13.</w:t>
      </w:r>
      <w:r>
        <w:tab/>
        <w:t>The commission shall take official notice without further identification of the contents of the original records and documents in possession of the commission when duly certified copies thereof are offered into evidence and made a part of the record. The Board of Review does not transmit a record or evidence to the commission. Any evidence or information that was submitted to the Board of Review must be filed by the parties to be considered by the commission. The commission may receive other documentary evidence in the form of copies or excerpts or that which is incorporated by reference.</w:t>
      </w:r>
    </w:p>
    <w:p w14:paraId="426EFC68" w14:textId="77777777" w:rsidR="00B077CA" w:rsidRDefault="00B077CA" w:rsidP="00B077CA">
      <w:pPr>
        <w:pStyle w:val="1"/>
      </w:pPr>
      <w:r>
        <w:t>14.</w:t>
      </w:r>
      <w:r>
        <w:tab/>
        <w:t>Any party with leave of the commission or hearing officer may present prepared sworn deposition testimony of a witness either narrative or in question and answer form, which shall be incorporated into the record as if read by a witness. The opposing party will be allowed to cross-examine and/or submit any sworn testimony given by the witness in the deposition.</w:t>
      </w:r>
    </w:p>
    <w:p w14:paraId="36D60B95" w14:textId="77777777" w:rsidR="00B077CA" w:rsidRDefault="00B077CA" w:rsidP="00B077CA">
      <w:pPr>
        <w:pStyle w:val="1"/>
      </w:pPr>
      <w:r>
        <w:t>15.</w:t>
      </w:r>
      <w:r>
        <w:tab/>
        <w:t xml:space="preserve">Subpoenas for the attendance of witnesses or for the production of books, papers, accounts or documents for a hearing may be issued by the commission upon its own motion, or upon the written request of any party. No subpoena shall be issued until the party who wishes to subpoena the witness first deposits with the agency a sum of money sufficient to pay all fees and expenses to which a witness in a civil case is entitled pursuant to R.S. 13:3661 and R.S. 13:3671. Any subpoena duces tecum shall allow no less than five days to assimilate and to deliver said documents </w:t>
      </w:r>
      <w:r>
        <w:lastRenderedPageBreak/>
        <w:t>subpoenaed by the subpoena recipient. The form of subpoena attached hereto as Form SUBP.T-2 (found on the commission’s website under General Forms), or a reasonable variation thereof, shall be filled out and presented with the subpoena request. Service of the subpoena may be accomplished by any of the methods prescribed by the Louisiana Administrative Procedure Act.</w:t>
      </w:r>
    </w:p>
    <w:p w14:paraId="4C8718E3" w14:textId="77777777" w:rsidR="00B077CA" w:rsidRDefault="00B077CA" w:rsidP="00B077CA">
      <w:pPr>
        <w:pStyle w:val="1"/>
        <w:rPr>
          <w:spacing w:val="-3"/>
        </w:rPr>
      </w:pPr>
      <w:r>
        <w:rPr>
          <w:spacing w:val="-3"/>
        </w:rPr>
        <w:t>16.</w:t>
      </w:r>
      <w:r>
        <w:rPr>
          <w:spacing w:val="-3"/>
        </w:rPr>
        <w:tab/>
        <w:t>Hearings may be conducted by a hearing officer selected and appointed by the commission. The hearing officer shall have the authority to administer oaths, may examine witnesses, and rule upon the admissibility of evidence and amendments to the pleadings. The hearing officer shall have the authority to recess any hearing from day to day. The hearing officer shall have the responsibility and duty of assimilating testimony and evidence, compiling a written summary of the testimony and evidence, and presenting a proposed order to the commission.</w:t>
      </w:r>
    </w:p>
    <w:p w14:paraId="75D29A6C" w14:textId="77777777" w:rsidR="00B077CA" w:rsidRDefault="00B077CA" w:rsidP="00B077CA">
      <w:pPr>
        <w:pStyle w:val="1"/>
        <w:rPr>
          <w:spacing w:val="-3"/>
        </w:rPr>
      </w:pPr>
      <w:r>
        <w:rPr>
          <w:spacing w:val="-3"/>
        </w:rPr>
        <w:t>17.</w:t>
      </w:r>
      <w:r>
        <w:rPr>
          <w:spacing w:val="-3"/>
        </w:rPr>
        <w:tab/>
        <w:t>At the close of evidence, each side will be allowed a reasonable amount of time to argue its case. This time may be limited and/or allotted by the chairman or hearing officer.</w:t>
      </w:r>
    </w:p>
    <w:p w14:paraId="2B7B18E5" w14:textId="77777777" w:rsidR="00B077CA" w:rsidRPr="0067344D" w:rsidRDefault="00B077CA" w:rsidP="00B077CA">
      <w:pPr>
        <w:pStyle w:val="1"/>
        <w:rPr>
          <w:spacing w:val="-3"/>
        </w:rPr>
      </w:pPr>
      <w:r>
        <w:rPr>
          <w:spacing w:val="-3"/>
        </w:rPr>
        <w:t>18.</w:t>
      </w:r>
      <w:r>
        <w:rPr>
          <w:spacing w:val="-3"/>
        </w:rPr>
        <w:tab/>
        <w:t>The commission may take any matter under advisement and issue a decision/ruling without advance notice or any additional opportunity for hearing.</w:t>
      </w:r>
    </w:p>
    <w:p w14:paraId="2C76E62E" w14:textId="77777777" w:rsidR="006C5526" w:rsidRPr="00D43BA5" w:rsidRDefault="006C5526" w:rsidP="006C5526">
      <w:pPr>
        <w:pStyle w:val="A"/>
        <w:tabs>
          <w:tab w:val="clear" w:pos="540"/>
          <w:tab w:val="left" w:pos="630"/>
        </w:tabs>
      </w:pPr>
      <w:r w:rsidRPr="00D43BA5">
        <w:t>H.1.</w:t>
      </w:r>
      <w:r w:rsidRPr="00D43BA5">
        <w:tab/>
        <w:t>The commission may affirm the Board of Review decision, it may remand the matter for further consideration by the assessor, or it may reverse or modify the assessment because the assessment is any of the following:</w:t>
      </w:r>
    </w:p>
    <w:p w14:paraId="68693625" w14:textId="77777777" w:rsidR="006C5526" w:rsidRPr="00D43BA5" w:rsidRDefault="006C5526" w:rsidP="006C5526">
      <w:pPr>
        <w:pStyle w:val="a0"/>
      </w:pPr>
      <w:r w:rsidRPr="00D43BA5">
        <w:t>a.</w:t>
      </w:r>
      <w:r w:rsidRPr="00D43BA5">
        <w:tab/>
        <w:t>In violation of constitutional or statutory provisions.</w:t>
      </w:r>
    </w:p>
    <w:p w14:paraId="274F1591" w14:textId="77777777" w:rsidR="006C5526" w:rsidRPr="00D43BA5" w:rsidRDefault="006C5526" w:rsidP="006C5526">
      <w:pPr>
        <w:pStyle w:val="a0"/>
      </w:pPr>
      <w:r w:rsidRPr="00D43BA5">
        <w:t>b.</w:t>
      </w:r>
      <w:r w:rsidRPr="00D43BA5">
        <w:tab/>
        <w:t>In excess of the authority of the assessor.</w:t>
      </w:r>
    </w:p>
    <w:p w14:paraId="1FFB1346" w14:textId="77777777" w:rsidR="006C5526" w:rsidRPr="00D43BA5" w:rsidRDefault="006C5526" w:rsidP="006C5526">
      <w:pPr>
        <w:pStyle w:val="a0"/>
      </w:pPr>
      <w:r w:rsidRPr="00D43BA5">
        <w:t>c.</w:t>
      </w:r>
      <w:r w:rsidRPr="00D43BA5">
        <w:tab/>
        <w:t>Made upon an unlawful procedure.</w:t>
      </w:r>
    </w:p>
    <w:p w14:paraId="7E1F35B9" w14:textId="77777777" w:rsidR="006C5526" w:rsidRPr="00D43BA5" w:rsidRDefault="006C5526" w:rsidP="006C5526">
      <w:pPr>
        <w:pStyle w:val="a0"/>
      </w:pPr>
      <w:r w:rsidRPr="00D43BA5">
        <w:t>d.</w:t>
      </w:r>
      <w:r w:rsidRPr="00D43BA5">
        <w:tab/>
        <w:t>Affected by another error of law.</w:t>
      </w:r>
    </w:p>
    <w:p w14:paraId="0E5CFD7C" w14:textId="77777777" w:rsidR="006C5526" w:rsidRPr="00D43BA5" w:rsidRDefault="006C5526" w:rsidP="006C5526">
      <w:pPr>
        <w:pStyle w:val="a0"/>
      </w:pPr>
      <w:r w:rsidRPr="00D43BA5">
        <w:t>e.</w:t>
      </w:r>
      <w:r w:rsidRPr="00D43BA5">
        <w:tab/>
        <w:t>Arbitrary or capricious or characterized by abuse of discretion or clearly unwarranted exercise of discretion.</w:t>
      </w:r>
    </w:p>
    <w:p w14:paraId="20753A84" w14:textId="77777777" w:rsidR="006C5526" w:rsidRPr="00D43BA5" w:rsidRDefault="006C5526" w:rsidP="006C5526">
      <w:pPr>
        <w:pStyle w:val="a0"/>
      </w:pPr>
      <w:r w:rsidRPr="00D43BA5">
        <w:t>f.</w:t>
      </w:r>
      <w:r w:rsidRPr="00D43BA5">
        <w:tab/>
        <w:t>Not supported and sustainable by a preponderance of evidence as determined by the commission.</w:t>
      </w:r>
    </w:p>
    <w:p w14:paraId="4C52A3D5" w14:textId="77777777" w:rsidR="006C5526" w:rsidRPr="00D43BA5" w:rsidRDefault="006C5526" w:rsidP="006C5526">
      <w:pPr>
        <w:pStyle w:val="1"/>
      </w:pPr>
      <w:r w:rsidRPr="00D43BA5">
        <w:t>2.</w:t>
      </w:r>
      <w:r w:rsidRPr="00D43BA5">
        <w:tab/>
      </w:r>
      <w:r w:rsidR="00B077CA">
        <w:t>In determining whether the assessment is supported and sustainable by a preponderance of evidence, the commission shall make its own determination and conclusions of fact by a preponderance of evidence based upon its own evaluation of the evidence reviewed in its entirety including otherwise admissible first-hand witness testimony.</w:t>
      </w:r>
    </w:p>
    <w:p w14:paraId="1963FFF8" w14:textId="77777777" w:rsidR="00962F16" w:rsidRPr="00962F16" w:rsidRDefault="006C5526" w:rsidP="00962F16">
      <w:pPr>
        <w:pStyle w:val="A"/>
      </w:pPr>
      <w:r w:rsidRPr="00D43BA5">
        <w:t>I.1.</w:t>
      </w:r>
      <w:r w:rsidRPr="00D43BA5">
        <w:tab/>
      </w:r>
      <w:r w:rsidR="00962F16" w:rsidRPr="00962F16">
        <w:t>Notwithstanding any other provision to the contrary, and except as otherwise instructed, the Appraisal Division shall perform a fee simple appraisal in connection with all real property appeals utilizing the criteria set forth in R.S. 47:2323 and the commission’s rules.</w:t>
      </w:r>
    </w:p>
    <w:p w14:paraId="2C5F7B8D" w14:textId="77777777" w:rsidR="006C5526" w:rsidRPr="00D43BA5" w:rsidRDefault="00962F16" w:rsidP="00962F16">
      <w:pPr>
        <w:pStyle w:val="A"/>
      </w:pPr>
      <w:r w:rsidRPr="00962F16">
        <w:t>2.</w:t>
      </w:r>
      <w:r w:rsidRPr="00962F16">
        <w:tab/>
        <w:t>The commission may accept or reject all or any part of the appraisal prepared by the Appraisal Division in its evaluation of the appeal.</w:t>
      </w:r>
    </w:p>
    <w:p w14:paraId="66139B60" w14:textId="77777777" w:rsidR="006C5526" w:rsidRPr="00D43BA5" w:rsidRDefault="006C5526" w:rsidP="006C5526">
      <w:pPr>
        <w:pStyle w:val="A"/>
      </w:pPr>
      <w:r w:rsidRPr="00D43BA5">
        <w:t>J.</w:t>
      </w:r>
      <w:r w:rsidRPr="00D43BA5">
        <w:tab/>
        <w:t xml:space="preserve">The parties to an appeal shall be notified in writing, by registered or certified mail, of the final decision by the </w:t>
      </w:r>
      <w:r w:rsidRPr="00D43BA5">
        <w:t>commission.</w:t>
      </w:r>
      <w:r>
        <w:t xml:space="preserve"> </w:t>
      </w:r>
      <w:r w:rsidRPr="00D43BA5">
        <w:t>The parties shall have 30 days from entry of the decision to appeal to a court of competent jurisdiction. The parties to an appeal may also be notified by electronic mail.</w:t>
      </w:r>
    </w:p>
    <w:p w14:paraId="193C92D6" w14:textId="77777777" w:rsidR="006C5526" w:rsidRPr="00D43BA5" w:rsidRDefault="006C5526" w:rsidP="006C5526">
      <w:pPr>
        <w:pStyle w:val="A"/>
      </w:pPr>
      <w:r w:rsidRPr="00D43BA5">
        <w:t>K.</w:t>
      </w:r>
      <w:r w:rsidRPr="00D43BA5">
        <w:tab/>
        <w:t xml:space="preserve">The commission defines “entry” under </w:t>
      </w:r>
      <w:r>
        <w:t>R.S.</w:t>
      </w:r>
      <w:r w:rsidRPr="00D43BA5">
        <w:t xml:space="preserve"> 47:1998, as the mailing of the decision to the parties.</w:t>
      </w:r>
      <w:r>
        <w:t xml:space="preserve"> </w:t>
      </w:r>
      <w:r w:rsidRPr="00D43BA5">
        <w:t>Decisions by the commission are not entered or final until signed and placed in the mail to the parties.</w:t>
      </w:r>
    </w:p>
    <w:p w14:paraId="43D9D0DE" w14:textId="77777777" w:rsidR="006C5526" w:rsidRPr="00D43BA5" w:rsidRDefault="006C5526" w:rsidP="006C5526">
      <w:pPr>
        <w:pStyle w:val="A"/>
      </w:pPr>
      <w:r w:rsidRPr="00D43BA5">
        <w:t>L.</w:t>
      </w:r>
      <w:r w:rsidRPr="00D43BA5">
        <w:tab/>
        <w:t>Following the entry of a final decision, the commission may, at its discretion, grant a rehearing.</w:t>
      </w:r>
      <w:r>
        <w:t xml:space="preserve"> </w:t>
      </w:r>
      <w:r w:rsidRPr="00D43BA5">
        <w:t>A request for rehearing by any party shall be made in accordance with the Louisiana Administrative Procedure Act.</w:t>
      </w:r>
    </w:p>
    <w:p w14:paraId="162EA62C" w14:textId="77777777" w:rsidR="006C5526" w:rsidRPr="00D43BA5" w:rsidRDefault="006C5526" w:rsidP="006C5526">
      <w:pPr>
        <w:pStyle w:val="A"/>
      </w:pPr>
      <w:r w:rsidRPr="00D43BA5">
        <w:t>M.</w:t>
      </w:r>
      <w:r w:rsidRPr="00D43BA5">
        <w:tab/>
        <w:t xml:space="preserve">The word "commission", as used herein, refers to the chairman and the members or its delegate appointed to conduct the hearing. The word “applicant”, as used herein, refers to the party who filed a protest/appeal with the commission under </w:t>
      </w:r>
      <w:r>
        <w:t>R.S.</w:t>
      </w:r>
      <w:r w:rsidRPr="00D43BA5">
        <w:t xml:space="preserve"> 47:1989.</w:t>
      </w:r>
      <w:r>
        <w:t xml:space="preserve"> </w:t>
      </w:r>
      <w:r w:rsidRPr="00D43BA5">
        <w:t xml:space="preserve">The word “respondent”, as used herein, refers to the interested parties who did not file a protest/appeal with the commission under </w:t>
      </w:r>
      <w:r>
        <w:t>R.S.</w:t>
      </w:r>
      <w:r w:rsidRPr="00D43BA5">
        <w:t xml:space="preserve"> 47:1989. In a protest by a taxpayer, the interested parties include the parish assessor and Board of Review.</w:t>
      </w:r>
      <w:r>
        <w:t xml:space="preserve"> </w:t>
      </w:r>
      <w:r w:rsidRPr="00D43BA5">
        <w:t>In a protest by an assessor the interested parties include the taxpayer and Board of Review.</w:t>
      </w:r>
      <w:r>
        <w:t xml:space="preserve"> </w:t>
      </w:r>
      <w:r w:rsidRPr="00D43BA5">
        <w:t>In a protest by a bona fide representative of an affected tax-recipient body, the interested parties include the taxpayer, parish assessor, and Board of Review.</w:t>
      </w:r>
    </w:p>
    <w:p w14:paraId="16A9B171" w14:textId="77777777" w:rsidR="006C5526" w:rsidRPr="00D43BA5" w:rsidRDefault="006C5526" w:rsidP="006C5526">
      <w:pPr>
        <w:pStyle w:val="A"/>
      </w:pPr>
      <w:r w:rsidRPr="00D43BA5">
        <w:t>N.</w:t>
      </w:r>
      <w:r w:rsidRPr="00D43BA5">
        <w:tab/>
        <w:t>The chairman of the commission is authorized to rule upon, decide, and/or adjudicate any motion or objection.</w:t>
      </w:r>
      <w:r>
        <w:t xml:space="preserve"> </w:t>
      </w:r>
      <w:r w:rsidRPr="00D43BA5">
        <w:t>Notice of rulings by the chairman shall be delivered to the parties by U.S. Mail and/or electronic mail. Any party may appeal a ruling by the chairman to the full commission within seven calendar days of notice. Such appeals may be heard by the commission by special setting or referred to the merits of the case at the discretion of the commission.</w:t>
      </w:r>
    </w:p>
    <w:p w14:paraId="0708EC29" w14:textId="77777777" w:rsidR="006C5526" w:rsidRPr="00D43BA5" w:rsidRDefault="006C5526" w:rsidP="006C5526">
      <w:pPr>
        <w:pStyle w:val="A"/>
      </w:pPr>
      <w:r w:rsidRPr="00D43BA5">
        <w:t>O.</w:t>
      </w:r>
      <w:r w:rsidRPr="00D43BA5">
        <w:tab/>
        <w:t xml:space="preserve">A decision by the commission that determines the fair market value of real property shall be applied to subsequent tax years until reappraisal in a future mandated reappraisal year, unless there has been a change in the physical condition of the property that would justify reappraisal or a change in value. Nothing in this Subparagraph shall be interpreted or applied to limit an assessor’s ability or obligation to reduce an assessment due to a change in the condition of the property or under </w:t>
      </w:r>
      <w:r>
        <w:t>R.S.</w:t>
      </w:r>
      <w:r w:rsidRPr="00D43BA5">
        <w:t xml:space="preserve"> 47:1978.1.</w:t>
      </w:r>
    </w:p>
    <w:p w14:paraId="7C588588" w14:textId="77777777" w:rsidR="006C5526" w:rsidRDefault="006C5526" w:rsidP="006C5526">
      <w:pPr>
        <w:pStyle w:val="A"/>
      </w:pPr>
      <w:r>
        <w:t>P.</w:t>
      </w:r>
      <w:r>
        <w:tab/>
      </w:r>
      <w:r w:rsidRPr="00D43BA5">
        <w:t>Other than a final decision on the merits of an appeal, any ruling, notice, correspondence, order, directive, or similar communication issued by the commission may be by U.S. Mail and/or electronic mail.</w:t>
      </w:r>
    </w:p>
    <w:p w14:paraId="6B07ABCA" w14:textId="77777777" w:rsidR="00B077CA" w:rsidRPr="002D02CC" w:rsidRDefault="00B077CA" w:rsidP="00B077CA">
      <w:pPr>
        <w:pStyle w:val="A"/>
        <w:ind w:firstLine="0"/>
      </w:pPr>
    </w:p>
    <w:tbl>
      <w:tblPr>
        <w:tblW w:w="0" w:type="auto"/>
        <w:jc w:val="center"/>
        <w:tblBorders>
          <w:insideH w:val="single" w:sz="4" w:space="0" w:color="auto"/>
        </w:tblBorders>
        <w:tblLook w:val="01E0" w:firstRow="1" w:lastRow="1" w:firstColumn="1" w:lastColumn="1" w:noHBand="0" w:noVBand="0"/>
      </w:tblPr>
      <w:tblGrid>
        <w:gridCol w:w="3066"/>
        <w:gridCol w:w="1830"/>
      </w:tblGrid>
      <w:tr w:rsidR="00D23906" w:rsidRPr="00651C8A" w14:paraId="00B45409" w14:textId="77777777" w:rsidTr="00F559DD">
        <w:trPr>
          <w:cantSplit/>
          <w:jc w:val="center"/>
        </w:trPr>
        <w:tc>
          <w:tcPr>
            <w:tcW w:w="3200" w:type="dxa"/>
          </w:tcPr>
          <w:p w14:paraId="1536C902" w14:textId="77777777" w:rsidR="00D23906" w:rsidRPr="00B92B1F" w:rsidRDefault="00D23906" w:rsidP="00F559DD">
            <w:pPr>
              <w:pStyle w:val="Text"/>
              <w:jc w:val="center"/>
              <w:rPr>
                <w:b/>
                <w:sz w:val="16"/>
                <w:szCs w:val="16"/>
              </w:rPr>
            </w:pPr>
            <w:r w:rsidRPr="00B92B1F">
              <w:rPr>
                <w:b/>
                <w:sz w:val="16"/>
                <w:szCs w:val="16"/>
              </w:rPr>
              <w:t>Form 3103.A</w:t>
            </w:r>
          </w:p>
          <w:p w14:paraId="71CA0C05" w14:textId="77777777" w:rsidR="00D23906" w:rsidRPr="00B7685B" w:rsidRDefault="00D23906" w:rsidP="00F559DD">
            <w:pPr>
              <w:pStyle w:val="Text"/>
              <w:keepNext/>
              <w:spacing w:line="240" w:lineRule="auto"/>
              <w:ind w:firstLine="0"/>
              <w:jc w:val="center"/>
              <w:rPr>
                <w:b/>
                <w:sz w:val="16"/>
                <w:szCs w:val="16"/>
              </w:rPr>
            </w:pPr>
            <w:r w:rsidRPr="00B7685B">
              <w:rPr>
                <w:b/>
                <w:sz w:val="16"/>
                <w:szCs w:val="16"/>
              </w:rPr>
              <w:t>Exhibit A</w:t>
            </w:r>
          </w:p>
          <w:p w14:paraId="6F3C01CB" w14:textId="77777777" w:rsidR="00D23906" w:rsidRPr="00B7685B" w:rsidRDefault="00D23906" w:rsidP="00F559DD">
            <w:pPr>
              <w:pStyle w:val="Text"/>
              <w:keepNext/>
              <w:spacing w:line="240" w:lineRule="auto"/>
              <w:ind w:firstLine="0"/>
              <w:jc w:val="center"/>
              <w:rPr>
                <w:b/>
                <w:sz w:val="16"/>
                <w:szCs w:val="16"/>
              </w:rPr>
            </w:pPr>
            <w:r w:rsidRPr="00B7685B">
              <w:rPr>
                <w:b/>
                <w:sz w:val="16"/>
                <w:szCs w:val="16"/>
              </w:rPr>
              <w:t>Appeal to Louisiana Tax Commission</w:t>
            </w:r>
          </w:p>
          <w:p w14:paraId="6C1DAAD3" w14:textId="77777777" w:rsidR="00D23906" w:rsidRPr="00B7685B" w:rsidRDefault="00D23906" w:rsidP="00F559DD">
            <w:pPr>
              <w:pStyle w:val="Text"/>
              <w:keepNext/>
              <w:spacing w:line="240" w:lineRule="auto"/>
              <w:ind w:firstLine="0"/>
              <w:jc w:val="center"/>
              <w:rPr>
                <w:b/>
                <w:sz w:val="16"/>
                <w:szCs w:val="16"/>
              </w:rPr>
            </w:pPr>
            <w:r w:rsidRPr="00B7685B">
              <w:rPr>
                <w:b/>
                <w:sz w:val="16"/>
                <w:szCs w:val="16"/>
              </w:rPr>
              <w:t>by Property Owner/Taxpayer or Assessor</w:t>
            </w:r>
          </w:p>
          <w:p w14:paraId="492F5803" w14:textId="77777777" w:rsidR="00D23906" w:rsidRPr="00651C8A" w:rsidRDefault="00D23906" w:rsidP="00F559DD">
            <w:pPr>
              <w:pStyle w:val="A"/>
              <w:keepNext/>
              <w:ind w:firstLine="0"/>
              <w:jc w:val="center"/>
            </w:pPr>
            <w:r w:rsidRPr="00B7685B">
              <w:rPr>
                <w:b/>
                <w:sz w:val="16"/>
                <w:szCs w:val="16"/>
              </w:rPr>
              <w:t>for Real and Personal Property</w:t>
            </w:r>
          </w:p>
        </w:tc>
        <w:tc>
          <w:tcPr>
            <w:tcW w:w="1894" w:type="dxa"/>
            <w:vAlign w:val="center"/>
          </w:tcPr>
          <w:p w14:paraId="38505291" w14:textId="77777777" w:rsidR="00D23906" w:rsidRPr="00651C8A" w:rsidRDefault="00D23906" w:rsidP="00F559DD">
            <w:pPr>
              <w:pStyle w:val="A"/>
              <w:keepNext/>
              <w:ind w:firstLine="0"/>
              <w:rPr>
                <w:sz w:val="16"/>
                <w:szCs w:val="16"/>
              </w:rPr>
            </w:pPr>
            <w:r w:rsidRPr="00651C8A">
              <w:rPr>
                <w:sz w:val="16"/>
                <w:szCs w:val="16"/>
              </w:rPr>
              <w:t>La. Tax Commission</w:t>
            </w:r>
          </w:p>
          <w:p w14:paraId="7C7C5898" w14:textId="77777777" w:rsidR="00D23906" w:rsidRPr="00651C8A" w:rsidRDefault="00D23906" w:rsidP="00F559DD">
            <w:pPr>
              <w:pStyle w:val="A"/>
              <w:keepNext/>
              <w:ind w:firstLine="0"/>
              <w:rPr>
                <w:sz w:val="16"/>
                <w:szCs w:val="16"/>
              </w:rPr>
            </w:pPr>
            <w:r w:rsidRPr="00651C8A">
              <w:rPr>
                <w:sz w:val="16"/>
                <w:szCs w:val="16"/>
              </w:rPr>
              <w:t>P.O. Box 66788</w:t>
            </w:r>
          </w:p>
          <w:p w14:paraId="495FA9D7" w14:textId="77777777" w:rsidR="00D23906" w:rsidRPr="00651C8A" w:rsidRDefault="00D23906" w:rsidP="00F559DD">
            <w:pPr>
              <w:pStyle w:val="A"/>
              <w:keepNext/>
              <w:ind w:firstLine="0"/>
              <w:rPr>
                <w:sz w:val="16"/>
                <w:szCs w:val="16"/>
              </w:rPr>
            </w:pPr>
            <w:r w:rsidRPr="00651C8A">
              <w:rPr>
                <w:sz w:val="16"/>
                <w:szCs w:val="16"/>
              </w:rPr>
              <w:t>Baton Rouge, LA 70896</w:t>
            </w:r>
          </w:p>
          <w:p w14:paraId="76038939" w14:textId="77777777" w:rsidR="00D23906" w:rsidRPr="00651C8A" w:rsidRDefault="00D23906" w:rsidP="00F559DD">
            <w:pPr>
              <w:pStyle w:val="A"/>
              <w:keepNext/>
              <w:ind w:firstLine="0"/>
            </w:pPr>
            <w:r w:rsidRPr="00651C8A">
              <w:rPr>
                <w:sz w:val="16"/>
                <w:szCs w:val="16"/>
              </w:rPr>
              <w:t>(225) 219-0339</w:t>
            </w:r>
          </w:p>
        </w:tc>
      </w:tr>
    </w:tbl>
    <w:p w14:paraId="2108885B" w14:textId="77777777" w:rsidR="00D23906" w:rsidRPr="00651C8A" w:rsidRDefault="00D23906" w:rsidP="00D23906">
      <w:pPr>
        <w:pStyle w:val="Text"/>
        <w:keepNext/>
        <w:spacing w:line="240" w:lineRule="auto"/>
        <w:ind w:firstLine="0"/>
        <w:rPr>
          <w:sz w:val="16"/>
          <w:szCs w:val="16"/>
        </w:rPr>
      </w:pPr>
    </w:p>
    <w:p w14:paraId="5F63CF8B" w14:textId="77777777" w:rsidR="00D23906" w:rsidRPr="0025118A" w:rsidRDefault="00D23906" w:rsidP="00D23906">
      <w:pPr>
        <w:pStyle w:val="Text"/>
        <w:ind w:firstLine="0"/>
        <w:rPr>
          <w:sz w:val="16"/>
          <w:szCs w:val="16"/>
        </w:rPr>
      </w:pPr>
      <w:r w:rsidRPr="0025118A">
        <w:rPr>
          <w:sz w:val="16"/>
          <w:szCs w:val="16"/>
        </w:rPr>
        <w:t>Name: __________________ Parish/District: _______________________</w:t>
      </w:r>
      <w:r w:rsidRPr="0025118A">
        <w:rPr>
          <w:sz w:val="16"/>
          <w:szCs w:val="16"/>
        </w:rPr>
        <w:br/>
        <w:t>Property Owner/Taxpayer/Assessor</w:t>
      </w:r>
    </w:p>
    <w:p w14:paraId="131DED97" w14:textId="77777777" w:rsidR="00D23906" w:rsidRPr="0025118A" w:rsidRDefault="00D23906" w:rsidP="00D23906">
      <w:pPr>
        <w:pStyle w:val="Text"/>
        <w:ind w:firstLine="0"/>
        <w:rPr>
          <w:sz w:val="16"/>
          <w:szCs w:val="16"/>
        </w:rPr>
      </w:pPr>
      <w:r w:rsidRPr="0025118A">
        <w:rPr>
          <w:sz w:val="16"/>
          <w:szCs w:val="16"/>
        </w:rPr>
        <w:t>Address: ____________________City,State,Zip:_____________________</w:t>
      </w:r>
      <w:r w:rsidRPr="0025118A">
        <w:rPr>
          <w:sz w:val="16"/>
          <w:szCs w:val="16"/>
        </w:rPr>
        <w:br/>
      </w:r>
    </w:p>
    <w:p w14:paraId="7E306CCE" w14:textId="77777777" w:rsidR="00D23906" w:rsidRPr="0025118A" w:rsidRDefault="00D23906" w:rsidP="00D23906">
      <w:pPr>
        <w:pStyle w:val="Text"/>
        <w:ind w:firstLine="0"/>
        <w:rPr>
          <w:sz w:val="16"/>
          <w:szCs w:val="16"/>
        </w:rPr>
      </w:pPr>
      <w:r w:rsidRPr="0025118A">
        <w:rPr>
          <w:sz w:val="16"/>
          <w:szCs w:val="16"/>
        </w:rPr>
        <w:t>Ward: ______ Assessment Tax Bill No.:_________ Appeal No.:_________</w:t>
      </w:r>
    </w:p>
    <w:p w14:paraId="22CB0875" w14:textId="77777777" w:rsidR="00D23906" w:rsidRPr="0025118A" w:rsidRDefault="00D23906" w:rsidP="00D23906">
      <w:pPr>
        <w:pStyle w:val="Text"/>
        <w:ind w:firstLine="0"/>
        <w:rPr>
          <w:sz w:val="16"/>
          <w:szCs w:val="16"/>
        </w:rPr>
      </w:pPr>
      <w:r w:rsidRPr="0025118A">
        <w:rPr>
          <w:sz w:val="16"/>
          <w:szCs w:val="16"/>
        </w:rPr>
        <w:t>Address or Legal Description of Property Being Appealed. Also, please identify building by place of business for convenience of appraisal._____________________________________________________</w:t>
      </w:r>
    </w:p>
    <w:p w14:paraId="62104073" w14:textId="77777777" w:rsidR="00D23906" w:rsidRPr="0025118A" w:rsidRDefault="00D23906" w:rsidP="00D23906">
      <w:pPr>
        <w:pStyle w:val="Text"/>
        <w:ind w:firstLine="0"/>
        <w:rPr>
          <w:sz w:val="16"/>
          <w:szCs w:val="16"/>
        </w:rPr>
      </w:pPr>
      <w:r w:rsidRPr="0025118A">
        <w:rPr>
          <w:sz w:val="16"/>
          <w:szCs w:val="16"/>
        </w:rPr>
        <w:t>_____________________________________________________________</w:t>
      </w:r>
    </w:p>
    <w:p w14:paraId="248574B7" w14:textId="77777777" w:rsidR="00D23906" w:rsidRPr="0025118A" w:rsidRDefault="00D23906" w:rsidP="00D23906">
      <w:pPr>
        <w:pStyle w:val="Text"/>
        <w:ind w:firstLine="0"/>
        <w:rPr>
          <w:sz w:val="16"/>
          <w:szCs w:val="16"/>
        </w:rPr>
      </w:pPr>
      <w:r w:rsidRPr="0025118A">
        <w:rPr>
          <w:sz w:val="16"/>
          <w:szCs w:val="16"/>
        </w:rPr>
        <w:t>____________________________________________________________</w:t>
      </w:r>
    </w:p>
    <w:p w14:paraId="2EDB4A67" w14:textId="77777777" w:rsidR="00D23906" w:rsidRPr="0025118A" w:rsidRDefault="00D23906" w:rsidP="00D23906">
      <w:pPr>
        <w:pStyle w:val="Text"/>
        <w:ind w:firstLine="0"/>
        <w:rPr>
          <w:sz w:val="16"/>
          <w:szCs w:val="16"/>
        </w:rPr>
      </w:pPr>
      <w:r w:rsidRPr="0025118A">
        <w:rPr>
          <w:sz w:val="16"/>
          <w:szCs w:val="16"/>
        </w:rPr>
        <w:t>I hereby appeal the decision of the Board of Review on the assessment of the above described property pursuant to La..R.S. 47:1992, La. R.S. 47:1989 and the rules of the Louisiana Tax Commission. I timely filed my appeal as required by law.</w:t>
      </w:r>
    </w:p>
    <w:p w14:paraId="2DC2148E" w14:textId="77777777" w:rsidR="00D23906" w:rsidRPr="0025118A" w:rsidRDefault="00D23906" w:rsidP="00D23906">
      <w:pPr>
        <w:pStyle w:val="Text"/>
        <w:ind w:firstLine="0"/>
        <w:rPr>
          <w:sz w:val="16"/>
          <w:szCs w:val="16"/>
        </w:rPr>
      </w:pPr>
      <w:r w:rsidRPr="0025118A">
        <w:rPr>
          <w:sz w:val="16"/>
          <w:szCs w:val="16"/>
        </w:rPr>
        <w:t>Date of the Board of Review Determination: _______________</w:t>
      </w:r>
    </w:p>
    <w:p w14:paraId="099B5BD6" w14:textId="77777777" w:rsidR="00D23906" w:rsidRPr="0025118A" w:rsidRDefault="00D23906" w:rsidP="00D23906">
      <w:pPr>
        <w:pStyle w:val="Text"/>
        <w:ind w:firstLine="0"/>
        <w:rPr>
          <w:sz w:val="16"/>
          <w:szCs w:val="16"/>
        </w:rPr>
      </w:pPr>
      <w:r w:rsidRPr="0025118A">
        <w:rPr>
          <w:sz w:val="16"/>
          <w:szCs w:val="16"/>
        </w:rPr>
        <w:t>“You are required to include a copy of the Board of Review Determination with this Appeal Form.”</w:t>
      </w:r>
    </w:p>
    <w:p w14:paraId="281EE8D3" w14:textId="77777777" w:rsidR="00D23906" w:rsidRPr="0025118A" w:rsidRDefault="00D23906" w:rsidP="00D23906">
      <w:pPr>
        <w:pStyle w:val="Text"/>
        <w:ind w:firstLine="0"/>
        <w:rPr>
          <w:sz w:val="16"/>
          <w:szCs w:val="16"/>
        </w:rPr>
      </w:pPr>
      <w:r w:rsidRPr="0025118A">
        <w:rPr>
          <w:sz w:val="16"/>
          <w:szCs w:val="16"/>
        </w:rPr>
        <w:t>The Fair Market Value by the assessor was:</w:t>
      </w:r>
    </w:p>
    <w:p w14:paraId="44D6B673" w14:textId="77777777" w:rsidR="00D23906" w:rsidRPr="0025118A" w:rsidRDefault="00D23906" w:rsidP="00D23906">
      <w:pPr>
        <w:pStyle w:val="Text"/>
        <w:ind w:firstLine="0"/>
        <w:rPr>
          <w:sz w:val="16"/>
          <w:szCs w:val="16"/>
        </w:rPr>
      </w:pPr>
      <w:r w:rsidRPr="0025118A">
        <w:rPr>
          <w:sz w:val="16"/>
          <w:szCs w:val="16"/>
        </w:rPr>
        <w:t>Land $_____________ Improvement $___________</w:t>
      </w:r>
    </w:p>
    <w:p w14:paraId="7C2244C6" w14:textId="77777777" w:rsidR="00D23906" w:rsidRPr="0025118A" w:rsidRDefault="00D23906" w:rsidP="00D23906">
      <w:pPr>
        <w:pStyle w:val="Text"/>
        <w:ind w:firstLine="0"/>
        <w:rPr>
          <w:sz w:val="16"/>
          <w:szCs w:val="16"/>
        </w:rPr>
      </w:pPr>
      <w:r w:rsidRPr="0025118A">
        <w:rPr>
          <w:sz w:val="16"/>
          <w:szCs w:val="16"/>
        </w:rPr>
        <w:t>Personal Property $____________ Total $____________</w:t>
      </w:r>
    </w:p>
    <w:p w14:paraId="49B54874" w14:textId="77777777" w:rsidR="00D23906" w:rsidRPr="0025118A" w:rsidRDefault="00D23906" w:rsidP="00D23906">
      <w:pPr>
        <w:pStyle w:val="Text"/>
        <w:ind w:firstLine="0"/>
        <w:rPr>
          <w:sz w:val="16"/>
          <w:szCs w:val="16"/>
        </w:rPr>
      </w:pPr>
      <w:r w:rsidRPr="0025118A">
        <w:rPr>
          <w:sz w:val="16"/>
          <w:szCs w:val="16"/>
        </w:rPr>
        <w:t>The Fair Market Value determined by the Board of Review was:</w:t>
      </w:r>
    </w:p>
    <w:p w14:paraId="4AA972F7" w14:textId="77777777" w:rsidR="00D23906" w:rsidRPr="0025118A" w:rsidRDefault="00D23906" w:rsidP="00D23906">
      <w:pPr>
        <w:pStyle w:val="Text"/>
        <w:ind w:firstLine="0"/>
        <w:rPr>
          <w:sz w:val="16"/>
          <w:szCs w:val="16"/>
        </w:rPr>
      </w:pPr>
      <w:r w:rsidRPr="0025118A">
        <w:rPr>
          <w:sz w:val="16"/>
          <w:szCs w:val="16"/>
        </w:rPr>
        <w:t xml:space="preserve">Land $_____________ Improvement $___________ </w:t>
      </w:r>
    </w:p>
    <w:p w14:paraId="61AC4BFD" w14:textId="77777777" w:rsidR="00D23906" w:rsidRPr="0025118A" w:rsidRDefault="00D23906" w:rsidP="00D23906">
      <w:pPr>
        <w:pStyle w:val="Text"/>
        <w:ind w:firstLine="0"/>
        <w:rPr>
          <w:sz w:val="16"/>
          <w:szCs w:val="16"/>
        </w:rPr>
      </w:pPr>
      <w:r w:rsidRPr="0025118A">
        <w:rPr>
          <w:sz w:val="16"/>
          <w:szCs w:val="16"/>
        </w:rPr>
        <w:t>Personal Property $____________ Total $____________</w:t>
      </w:r>
    </w:p>
    <w:p w14:paraId="29EC1615" w14:textId="77777777" w:rsidR="00D23906" w:rsidRPr="0025118A" w:rsidRDefault="00D23906" w:rsidP="00D23906">
      <w:pPr>
        <w:pStyle w:val="Text"/>
        <w:ind w:firstLine="0"/>
        <w:rPr>
          <w:sz w:val="16"/>
          <w:szCs w:val="16"/>
        </w:rPr>
      </w:pPr>
      <w:r w:rsidRPr="0025118A">
        <w:rPr>
          <w:sz w:val="16"/>
          <w:szCs w:val="16"/>
        </w:rPr>
        <w:t>The Fair Market Value should be:</w:t>
      </w:r>
    </w:p>
    <w:p w14:paraId="6117F00E" w14:textId="77777777" w:rsidR="00D23906" w:rsidRPr="0025118A" w:rsidRDefault="00D23906" w:rsidP="00D23906">
      <w:pPr>
        <w:pStyle w:val="Text"/>
        <w:ind w:firstLine="0"/>
        <w:rPr>
          <w:sz w:val="16"/>
          <w:szCs w:val="16"/>
        </w:rPr>
      </w:pPr>
      <w:r w:rsidRPr="0025118A">
        <w:rPr>
          <w:sz w:val="16"/>
          <w:szCs w:val="16"/>
        </w:rPr>
        <w:t xml:space="preserve">Land $_____________ Improvement $___________ </w:t>
      </w:r>
    </w:p>
    <w:p w14:paraId="6E612D6A" w14:textId="77777777" w:rsidR="00D23906" w:rsidRPr="0025118A" w:rsidRDefault="00D23906" w:rsidP="00D23906">
      <w:pPr>
        <w:pStyle w:val="Text"/>
        <w:ind w:firstLine="0"/>
        <w:rPr>
          <w:sz w:val="16"/>
          <w:szCs w:val="16"/>
        </w:rPr>
      </w:pPr>
      <w:r w:rsidRPr="0025118A">
        <w:rPr>
          <w:sz w:val="16"/>
          <w:szCs w:val="16"/>
        </w:rPr>
        <w:t>Personal Property $____________ Total $____________</w:t>
      </w:r>
    </w:p>
    <w:p w14:paraId="21181DAB" w14:textId="77777777" w:rsidR="00D23906" w:rsidRPr="0025118A" w:rsidRDefault="00D23906" w:rsidP="00D23906">
      <w:pPr>
        <w:pStyle w:val="Text"/>
        <w:ind w:firstLine="0"/>
        <w:rPr>
          <w:sz w:val="16"/>
          <w:szCs w:val="16"/>
        </w:rPr>
      </w:pPr>
      <w:r w:rsidRPr="0025118A">
        <w:rPr>
          <w:sz w:val="16"/>
          <w:szCs w:val="16"/>
        </w:rPr>
        <w:t>* If you are not appealing personal property leave this section blank.</w:t>
      </w:r>
    </w:p>
    <w:p w14:paraId="3536DACD" w14:textId="77777777" w:rsidR="00D23906" w:rsidRPr="0025118A" w:rsidRDefault="00D23906" w:rsidP="00D23906">
      <w:pPr>
        <w:pStyle w:val="Text"/>
        <w:spacing w:before="120" w:line="240" w:lineRule="auto"/>
        <w:ind w:firstLine="0"/>
        <w:rPr>
          <w:sz w:val="16"/>
          <w:szCs w:val="16"/>
        </w:rPr>
      </w:pPr>
      <w:r w:rsidRPr="0025118A">
        <w:rPr>
          <w:sz w:val="16"/>
          <w:szCs w:val="16"/>
        </w:rPr>
        <w:t>NOTE:</w:t>
      </w:r>
      <w:r w:rsidRPr="0025118A">
        <w:rPr>
          <w:sz w:val="16"/>
          <w:szCs w:val="16"/>
        </w:rPr>
        <w:tab/>
        <w:t xml:space="preserve"> If you disagree with the Board of Review’s determination, you must file an appeal. The appeal of the decision of the Board of Review by one party is not an appeal of that decision from the other party. To protect your rights, if you disagree with the determination of the Board of Review, you should file an appeal to the Louisiana Tax Commission challenging the Board of Review’s determination regardless of whether or not the other party has appealed that decision.</w:t>
      </w:r>
    </w:p>
    <w:p w14:paraId="1474AE5C" w14:textId="77777777" w:rsidR="00D23906" w:rsidRPr="0025118A" w:rsidRDefault="00D23906" w:rsidP="00D23906">
      <w:pPr>
        <w:pStyle w:val="Text"/>
        <w:ind w:firstLine="0"/>
        <w:rPr>
          <w:sz w:val="16"/>
          <w:szCs w:val="16"/>
        </w:rPr>
      </w:pPr>
      <w:r w:rsidRPr="0025118A">
        <w:rPr>
          <w:sz w:val="16"/>
          <w:szCs w:val="16"/>
        </w:rPr>
        <w:t>___________________________________________________________</w:t>
      </w:r>
    </w:p>
    <w:p w14:paraId="5B51C8A0" w14:textId="77777777" w:rsidR="00D23906" w:rsidRPr="0025118A" w:rsidRDefault="00D23906" w:rsidP="00D23906">
      <w:pPr>
        <w:pStyle w:val="Text"/>
        <w:ind w:firstLine="0"/>
        <w:rPr>
          <w:sz w:val="16"/>
          <w:szCs w:val="16"/>
        </w:rPr>
      </w:pPr>
      <w:r w:rsidRPr="0025118A">
        <w:rPr>
          <w:sz w:val="16"/>
          <w:szCs w:val="16"/>
        </w:rPr>
        <w:t>Applicant:</w:t>
      </w:r>
      <w:r w:rsidRPr="0025118A">
        <w:rPr>
          <w:sz w:val="16"/>
          <w:szCs w:val="16"/>
        </w:rPr>
        <w:tab/>
        <w:t>(Property Owner/Taxpayer/Assessor) ( PLEASE PRINT)</w:t>
      </w:r>
    </w:p>
    <w:p w14:paraId="6B8A8DB8" w14:textId="77777777" w:rsidR="00D23906" w:rsidRPr="0025118A" w:rsidRDefault="00D23906" w:rsidP="00D23906">
      <w:pPr>
        <w:pStyle w:val="Text"/>
        <w:ind w:firstLine="0"/>
        <w:rPr>
          <w:sz w:val="16"/>
          <w:szCs w:val="16"/>
        </w:rPr>
      </w:pPr>
      <w:r w:rsidRPr="0025118A">
        <w:rPr>
          <w:sz w:val="16"/>
          <w:szCs w:val="16"/>
        </w:rPr>
        <w:t>Address: ___________________________________________________</w:t>
      </w:r>
    </w:p>
    <w:p w14:paraId="3D6BC5C1" w14:textId="77777777" w:rsidR="00D23906" w:rsidRPr="0025118A" w:rsidRDefault="00D23906" w:rsidP="00D23906">
      <w:pPr>
        <w:pStyle w:val="Text"/>
        <w:ind w:firstLine="0"/>
        <w:rPr>
          <w:sz w:val="16"/>
          <w:szCs w:val="16"/>
        </w:rPr>
      </w:pPr>
      <w:r w:rsidRPr="0025118A">
        <w:rPr>
          <w:sz w:val="16"/>
          <w:szCs w:val="16"/>
        </w:rPr>
        <w:t>___________________________________________________________</w:t>
      </w:r>
    </w:p>
    <w:p w14:paraId="6A8E44F8" w14:textId="77777777" w:rsidR="00D23906" w:rsidRPr="0025118A" w:rsidRDefault="00D23906" w:rsidP="00D23906">
      <w:pPr>
        <w:pStyle w:val="Text"/>
        <w:ind w:firstLine="0"/>
        <w:rPr>
          <w:sz w:val="16"/>
          <w:szCs w:val="16"/>
        </w:rPr>
      </w:pPr>
      <w:r w:rsidRPr="0025118A">
        <w:rPr>
          <w:sz w:val="16"/>
          <w:szCs w:val="16"/>
        </w:rPr>
        <w:t>___________________________________________________________</w:t>
      </w:r>
    </w:p>
    <w:p w14:paraId="6EF8BF59" w14:textId="77777777" w:rsidR="00D23906" w:rsidRPr="0025118A" w:rsidRDefault="00D23906" w:rsidP="00D23906">
      <w:pPr>
        <w:pStyle w:val="Text"/>
        <w:ind w:firstLine="0"/>
        <w:rPr>
          <w:sz w:val="16"/>
          <w:szCs w:val="16"/>
        </w:rPr>
      </w:pPr>
      <w:r w:rsidRPr="0025118A">
        <w:rPr>
          <w:sz w:val="16"/>
          <w:szCs w:val="16"/>
        </w:rPr>
        <w:t>___________________________________________________________</w:t>
      </w:r>
    </w:p>
    <w:p w14:paraId="57D1B0B1" w14:textId="77777777" w:rsidR="00D23906" w:rsidRPr="0025118A" w:rsidRDefault="00D23906" w:rsidP="00D23906">
      <w:pPr>
        <w:pStyle w:val="Text"/>
        <w:ind w:firstLine="0"/>
        <w:rPr>
          <w:sz w:val="16"/>
          <w:szCs w:val="16"/>
        </w:rPr>
      </w:pPr>
      <w:r w:rsidRPr="0025118A">
        <w:rPr>
          <w:sz w:val="16"/>
          <w:szCs w:val="16"/>
        </w:rPr>
        <w:t>Telephone No.: ______________________________________________</w:t>
      </w:r>
    </w:p>
    <w:p w14:paraId="22745DC7" w14:textId="77777777" w:rsidR="00D23906" w:rsidRPr="0025118A" w:rsidRDefault="00D23906" w:rsidP="00D23906">
      <w:pPr>
        <w:pStyle w:val="Text"/>
        <w:ind w:firstLine="0"/>
        <w:rPr>
          <w:sz w:val="16"/>
          <w:szCs w:val="16"/>
        </w:rPr>
      </w:pPr>
      <w:r w:rsidRPr="0025118A">
        <w:rPr>
          <w:sz w:val="16"/>
          <w:szCs w:val="16"/>
        </w:rPr>
        <w:t>Email Address: ______________________________________________</w:t>
      </w:r>
    </w:p>
    <w:p w14:paraId="653E6F36" w14:textId="77777777" w:rsidR="00D23906" w:rsidRPr="0025118A" w:rsidRDefault="00D23906" w:rsidP="00D23906">
      <w:pPr>
        <w:pStyle w:val="Text"/>
        <w:ind w:firstLine="0"/>
        <w:rPr>
          <w:sz w:val="16"/>
          <w:szCs w:val="16"/>
        </w:rPr>
      </w:pPr>
      <w:r w:rsidRPr="0025118A">
        <w:rPr>
          <w:sz w:val="16"/>
          <w:szCs w:val="16"/>
        </w:rPr>
        <w:t>Date of Appeal: ______________________________________________</w:t>
      </w:r>
    </w:p>
    <w:p w14:paraId="273D553E" w14:textId="77777777" w:rsidR="00D23906" w:rsidRPr="0025118A" w:rsidRDefault="00D23906" w:rsidP="00D23906">
      <w:pPr>
        <w:pStyle w:val="Text"/>
        <w:ind w:firstLine="0"/>
        <w:rPr>
          <w:sz w:val="16"/>
          <w:szCs w:val="16"/>
        </w:rPr>
      </w:pPr>
      <w:r w:rsidRPr="0025118A">
        <w:rPr>
          <w:sz w:val="16"/>
          <w:szCs w:val="16"/>
        </w:rPr>
        <w:t>Today’s Date: _______________________________________________</w:t>
      </w:r>
    </w:p>
    <w:p w14:paraId="76FBF134" w14:textId="77777777" w:rsidR="00D23906" w:rsidRPr="0025118A" w:rsidRDefault="00D23906" w:rsidP="00D23906">
      <w:pPr>
        <w:pStyle w:val="Text"/>
        <w:ind w:firstLine="0"/>
        <w:rPr>
          <w:sz w:val="16"/>
          <w:szCs w:val="16"/>
        </w:rPr>
      </w:pPr>
      <w:r w:rsidRPr="0025118A">
        <w:rPr>
          <w:sz w:val="16"/>
          <w:szCs w:val="16"/>
        </w:rPr>
        <w:t>Signature: __________________________________________________</w:t>
      </w:r>
    </w:p>
    <w:p w14:paraId="3A61553F" w14:textId="77777777" w:rsidR="00D23906" w:rsidRPr="0025118A" w:rsidRDefault="00D23906" w:rsidP="00D23906">
      <w:pPr>
        <w:pStyle w:val="Text"/>
        <w:ind w:firstLine="0"/>
        <w:rPr>
          <w:sz w:val="16"/>
          <w:szCs w:val="16"/>
        </w:rPr>
      </w:pPr>
      <w:r w:rsidRPr="0025118A">
        <w:rPr>
          <w:sz w:val="16"/>
          <w:szCs w:val="16"/>
        </w:rPr>
        <w:t>This form must be completed in its entirety. The failure to complete the form, in its entirety, or failure to attach a copy of the Board of Review Determination may result in summary dismissal at the discretion of the Tax Commission.</w:t>
      </w:r>
    </w:p>
    <w:p w14:paraId="43102761" w14:textId="77777777" w:rsidR="00D23906" w:rsidRDefault="00D23906" w:rsidP="00D23906">
      <w:pPr>
        <w:pStyle w:val="Text"/>
        <w:ind w:firstLine="0"/>
        <w:rPr>
          <w:sz w:val="16"/>
          <w:szCs w:val="16"/>
        </w:rPr>
      </w:pPr>
      <w:r w:rsidRPr="0025118A">
        <w:rPr>
          <w:sz w:val="16"/>
          <w:szCs w:val="16"/>
        </w:rPr>
        <w:t>PLEASE NOTE:</w:t>
      </w:r>
      <w:r w:rsidRPr="0025118A">
        <w:rPr>
          <w:sz w:val="16"/>
          <w:szCs w:val="16"/>
        </w:rPr>
        <w:tab/>
        <w:t>Any documents or other evidence submitted to the assessor and/or the Board of Review must be refiled/resubmitted to the Louisiana Tax Commission.</w:t>
      </w:r>
    </w:p>
    <w:p w14:paraId="5DC397BE" w14:textId="77777777" w:rsidR="00D23906" w:rsidRPr="002D02CC" w:rsidRDefault="00D23906" w:rsidP="00D23906">
      <w:pPr>
        <w:pStyle w:val="A"/>
        <w:ind w:firstLine="0"/>
      </w:pPr>
    </w:p>
    <w:tbl>
      <w:tblPr>
        <w:tblW w:w="0" w:type="auto"/>
        <w:tblInd w:w="108" w:type="dxa"/>
        <w:tblBorders>
          <w:insideH w:val="single" w:sz="4" w:space="0" w:color="auto"/>
        </w:tblBorders>
        <w:tblLook w:val="01E0" w:firstRow="1" w:lastRow="1" w:firstColumn="1" w:lastColumn="1" w:noHBand="0" w:noVBand="0"/>
      </w:tblPr>
      <w:tblGrid>
        <w:gridCol w:w="4788"/>
      </w:tblGrid>
      <w:tr w:rsidR="00D23906" w:rsidRPr="002D02CC" w14:paraId="5EB1DFA0" w14:textId="77777777" w:rsidTr="00F559DD">
        <w:tc>
          <w:tcPr>
            <w:tcW w:w="5004" w:type="dxa"/>
          </w:tcPr>
          <w:p w14:paraId="33A13641" w14:textId="77777777" w:rsidR="00D23906" w:rsidRPr="00B92B1F" w:rsidRDefault="00D23906" w:rsidP="00F559DD">
            <w:pPr>
              <w:pStyle w:val="Text"/>
              <w:jc w:val="center"/>
              <w:rPr>
                <w:b/>
                <w:sz w:val="16"/>
                <w:szCs w:val="16"/>
              </w:rPr>
            </w:pPr>
            <w:bookmarkStart w:id="2420" w:name="_Hlk215830438"/>
            <w:r>
              <w:rPr>
                <w:b/>
                <w:sz w:val="16"/>
                <w:szCs w:val="16"/>
              </w:rPr>
              <w:t>Form 3103.B</w:t>
            </w:r>
          </w:p>
          <w:p w14:paraId="4AAB3A79" w14:textId="77777777" w:rsidR="00D23906" w:rsidRPr="00B7685B" w:rsidRDefault="00D23906" w:rsidP="00F559DD">
            <w:pPr>
              <w:pStyle w:val="Text"/>
              <w:keepNext/>
              <w:spacing w:line="240" w:lineRule="auto"/>
              <w:ind w:firstLine="0"/>
              <w:jc w:val="center"/>
              <w:rPr>
                <w:b/>
                <w:sz w:val="16"/>
                <w:szCs w:val="16"/>
              </w:rPr>
            </w:pPr>
            <w:r w:rsidRPr="00B7685B">
              <w:rPr>
                <w:b/>
                <w:sz w:val="16"/>
                <w:szCs w:val="16"/>
              </w:rPr>
              <w:t xml:space="preserve">Exhibit </w:t>
            </w:r>
            <w:r>
              <w:rPr>
                <w:b/>
                <w:sz w:val="16"/>
                <w:szCs w:val="16"/>
              </w:rPr>
              <w:t>B</w:t>
            </w:r>
          </w:p>
          <w:p w14:paraId="25EF0C26" w14:textId="77777777" w:rsidR="00D23906" w:rsidRPr="002D02CC" w:rsidRDefault="00D23906" w:rsidP="00F559DD">
            <w:pPr>
              <w:pStyle w:val="A"/>
              <w:keepNext/>
              <w:ind w:firstLine="0"/>
              <w:jc w:val="center"/>
            </w:pPr>
            <w:r w:rsidRPr="006A440B">
              <w:rPr>
                <w:b/>
                <w:sz w:val="16"/>
                <w:szCs w:val="16"/>
              </w:rPr>
              <w:t>Power of Attorney</w:t>
            </w:r>
          </w:p>
        </w:tc>
      </w:tr>
    </w:tbl>
    <w:bookmarkEnd w:id="2420"/>
    <w:p w14:paraId="68DCE473" w14:textId="77777777" w:rsidR="00D23906" w:rsidRPr="00B92B1F" w:rsidRDefault="00D23906" w:rsidP="00D23906">
      <w:pPr>
        <w:pStyle w:val="Text"/>
        <w:ind w:firstLine="0"/>
        <w:rPr>
          <w:sz w:val="16"/>
          <w:szCs w:val="16"/>
        </w:rPr>
      </w:pPr>
      <w:r w:rsidRPr="00B92B1F">
        <w:rPr>
          <w:sz w:val="16"/>
          <w:szCs w:val="16"/>
        </w:rPr>
        <w:t>PLEASE TYPE OR PRINT</w:t>
      </w:r>
    </w:p>
    <w:p w14:paraId="7D34FC1F" w14:textId="77777777" w:rsidR="00D23906" w:rsidRPr="0025118A" w:rsidRDefault="00D23906" w:rsidP="00D23906">
      <w:pPr>
        <w:pStyle w:val="Text"/>
        <w:ind w:firstLine="0"/>
        <w:rPr>
          <w:sz w:val="16"/>
          <w:szCs w:val="16"/>
        </w:rPr>
      </w:pPr>
      <w:r w:rsidRPr="0025118A">
        <w:rPr>
          <w:sz w:val="16"/>
          <w:szCs w:val="16"/>
        </w:rPr>
        <w:t>Taxpayer(s) must sign and date this form on Page 2.</w:t>
      </w:r>
    </w:p>
    <w:p w14:paraId="74B92420" w14:textId="77777777" w:rsidR="00D23906" w:rsidRPr="0025118A" w:rsidRDefault="00D23906" w:rsidP="00D23906">
      <w:pPr>
        <w:pStyle w:val="Text"/>
        <w:ind w:firstLine="0"/>
        <w:rPr>
          <w:b/>
          <w:bCs/>
          <w:sz w:val="16"/>
          <w:szCs w:val="16"/>
        </w:rPr>
      </w:pPr>
      <w:r w:rsidRPr="0025118A">
        <w:rPr>
          <w:b/>
          <w:bCs/>
          <w:sz w:val="16"/>
          <w:szCs w:val="16"/>
        </w:rPr>
        <w:t>I.</w:t>
      </w:r>
      <w:r w:rsidRPr="0025118A">
        <w:rPr>
          <w:b/>
          <w:bCs/>
          <w:sz w:val="16"/>
          <w:szCs w:val="16"/>
        </w:rPr>
        <w:tab/>
        <w:t>Taxpayer:</w:t>
      </w:r>
    </w:p>
    <w:p w14:paraId="7DABCAFE" w14:textId="77777777" w:rsidR="00D23906" w:rsidRPr="0025118A" w:rsidRDefault="00D23906" w:rsidP="00D23906">
      <w:pPr>
        <w:pStyle w:val="Text"/>
        <w:ind w:firstLine="0"/>
        <w:rPr>
          <w:sz w:val="16"/>
          <w:szCs w:val="16"/>
        </w:rPr>
      </w:pPr>
      <w:r w:rsidRPr="0025118A">
        <w:rPr>
          <w:sz w:val="16"/>
          <w:szCs w:val="16"/>
        </w:rPr>
        <w:t>Your Name or Name of Entity:___________________________________</w:t>
      </w:r>
    </w:p>
    <w:p w14:paraId="42977DB7" w14:textId="77777777" w:rsidR="00D23906" w:rsidRPr="0025118A" w:rsidRDefault="00D23906" w:rsidP="00D23906">
      <w:pPr>
        <w:pStyle w:val="Text"/>
        <w:ind w:firstLine="0"/>
        <w:rPr>
          <w:sz w:val="16"/>
          <w:szCs w:val="16"/>
        </w:rPr>
      </w:pPr>
      <w:r w:rsidRPr="0025118A">
        <w:rPr>
          <w:sz w:val="16"/>
          <w:szCs w:val="16"/>
        </w:rPr>
        <w:t>Street Address, City, State, ZIP:__________________________________</w:t>
      </w:r>
    </w:p>
    <w:p w14:paraId="48BEB0AB" w14:textId="77777777" w:rsidR="00D23906" w:rsidRPr="0025118A" w:rsidRDefault="00D23906" w:rsidP="00D23906">
      <w:pPr>
        <w:pStyle w:val="Text"/>
        <w:ind w:firstLine="0"/>
        <w:rPr>
          <w:sz w:val="16"/>
          <w:szCs w:val="16"/>
        </w:rPr>
      </w:pPr>
      <w:r w:rsidRPr="0025118A">
        <w:rPr>
          <w:sz w:val="16"/>
          <w:szCs w:val="16"/>
        </w:rPr>
        <w:t>I/we appoint the following representative as my/our true and lawful agent and attorney-in-fact to represent me/us before the Louisiana Tax Commission. The representative is authorized to receive and inspect confidential information concerning me/our tax matters, and to perform any and all acts that I/we can perform with respect to my/our tax matters, unless noted below. Modes of communication for requesting and receiving information may include telephone, e-mail, or fax. The authority does not include the power to receive refund checks, the power to substitute another representative, the power to add additional representatives, or the power to execute a request for disclosure of tax information to a third party.</w:t>
      </w:r>
    </w:p>
    <w:p w14:paraId="568C6C22" w14:textId="77777777" w:rsidR="00D23906" w:rsidRPr="0025118A" w:rsidRDefault="00D23906" w:rsidP="00D23906">
      <w:pPr>
        <w:pStyle w:val="Text"/>
        <w:ind w:firstLine="0"/>
        <w:rPr>
          <w:sz w:val="16"/>
          <w:szCs w:val="16"/>
        </w:rPr>
      </w:pPr>
      <w:r w:rsidRPr="0025118A">
        <w:rPr>
          <w:sz w:val="16"/>
          <w:szCs w:val="16"/>
        </w:rPr>
        <w:t>Representatives must sign and date this form on Page 3.</w:t>
      </w:r>
    </w:p>
    <w:p w14:paraId="641D3049" w14:textId="77777777" w:rsidR="00D23906" w:rsidRPr="0025118A" w:rsidRDefault="00D23906" w:rsidP="00D23906">
      <w:pPr>
        <w:pStyle w:val="Text"/>
        <w:ind w:firstLine="0"/>
        <w:rPr>
          <w:b/>
          <w:bCs/>
          <w:sz w:val="16"/>
          <w:szCs w:val="16"/>
        </w:rPr>
      </w:pPr>
      <w:r w:rsidRPr="0025118A">
        <w:rPr>
          <w:b/>
          <w:bCs/>
          <w:sz w:val="16"/>
          <w:szCs w:val="16"/>
        </w:rPr>
        <w:t>II.</w:t>
      </w:r>
      <w:r w:rsidRPr="0025118A">
        <w:rPr>
          <w:b/>
          <w:bCs/>
          <w:sz w:val="16"/>
          <w:szCs w:val="16"/>
        </w:rPr>
        <w:tab/>
        <w:t>Authorized Representative:</w:t>
      </w:r>
    </w:p>
    <w:p w14:paraId="4ED25BDA" w14:textId="77777777" w:rsidR="00D23906" w:rsidRPr="0025118A" w:rsidRDefault="00D23906" w:rsidP="00D23906">
      <w:pPr>
        <w:pStyle w:val="Text"/>
        <w:ind w:firstLine="0"/>
        <w:rPr>
          <w:sz w:val="16"/>
          <w:szCs w:val="16"/>
        </w:rPr>
      </w:pPr>
      <w:r w:rsidRPr="0025118A">
        <w:rPr>
          <w:sz w:val="16"/>
          <w:szCs w:val="16"/>
        </w:rPr>
        <w:t>Name:_______________________________________________________</w:t>
      </w:r>
    </w:p>
    <w:p w14:paraId="771A9348" w14:textId="77777777" w:rsidR="00D23906" w:rsidRPr="0025118A" w:rsidRDefault="00D23906" w:rsidP="00D23906">
      <w:pPr>
        <w:pStyle w:val="Text"/>
        <w:ind w:firstLine="0"/>
        <w:rPr>
          <w:sz w:val="16"/>
          <w:szCs w:val="16"/>
        </w:rPr>
      </w:pPr>
      <w:r w:rsidRPr="0025118A">
        <w:rPr>
          <w:sz w:val="16"/>
          <w:szCs w:val="16"/>
        </w:rPr>
        <w:t>Firm:_______________________________________________________</w:t>
      </w:r>
    </w:p>
    <w:p w14:paraId="5191303C" w14:textId="77777777" w:rsidR="00D23906" w:rsidRPr="0025118A" w:rsidRDefault="00D23906" w:rsidP="00D23906">
      <w:pPr>
        <w:pStyle w:val="Text"/>
        <w:ind w:firstLine="0"/>
        <w:rPr>
          <w:sz w:val="16"/>
          <w:szCs w:val="16"/>
        </w:rPr>
      </w:pPr>
      <w:r w:rsidRPr="0025118A">
        <w:rPr>
          <w:sz w:val="16"/>
          <w:szCs w:val="16"/>
        </w:rPr>
        <w:t>Street Address ________________________________________________</w:t>
      </w:r>
    </w:p>
    <w:p w14:paraId="49F44A09" w14:textId="77777777" w:rsidR="00D23906" w:rsidRPr="0025118A" w:rsidRDefault="00D23906" w:rsidP="00D23906">
      <w:pPr>
        <w:pStyle w:val="Text"/>
        <w:ind w:firstLine="0"/>
        <w:rPr>
          <w:sz w:val="16"/>
          <w:szCs w:val="16"/>
        </w:rPr>
      </w:pPr>
      <w:r w:rsidRPr="0025118A">
        <w:rPr>
          <w:sz w:val="16"/>
          <w:szCs w:val="16"/>
        </w:rPr>
        <w:t>City, State, ZIP:_______________________________________________</w:t>
      </w:r>
    </w:p>
    <w:p w14:paraId="3BC905C0" w14:textId="77777777" w:rsidR="00D23906" w:rsidRPr="0025118A" w:rsidRDefault="00D23906" w:rsidP="00D23906">
      <w:pPr>
        <w:pStyle w:val="Text"/>
        <w:ind w:firstLine="0"/>
        <w:rPr>
          <w:sz w:val="16"/>
          <w:szCs w:val="16"/>
        </w:rPr>
      </w:pPr>
      <w:r w:rsidRPr="0025118A">
        <w:rPr>
          <w:sz w:val="16"/>
          <w:szCs w:val="16"/>
        </w:rPr>
        <w:t>Telephone Number:( ) _________________________________________</w:t>
      </w:r>
    </w:p>
    <w:p w14:paraId="29EE5F5B" w14:textId="77777777" w:rsidR="00D23906" w:rsidRPr="0025118A" w:rsidRDefault="00D23906" w:rsidP="00D23906">
      <w:pPr>
        <w:pStyle w:val="Text"/>
        <w:ind w:firstLine="0"/>
        <w:rPr>
          <w:sz w:val="16"/>
          <w:szCs w:val="16"/>
        </w:rPr>
      </w:pPr>
      <w:r w:rsidRPr="0025118A">
        <w:rPr>
          <w:sz w:val="16"/>
          <w:szCs w:val="16"/>
        </w:rPr>
        <w:t>Fax Number:( )_______________________________________________</w:t>
      </w:r>
    </w:p>
    <w:p w14:paraId="38CD0046" w14:textId="77777777" w:rsidR="00D23906" w:rsidRPr="0025118A" w:rsidRDefault="00D23906" w:rsidP="00D23906">
      <w:pPr>
        <w:pStyle w:val="Text"/>
        <w:ind w:firstLine="0"/>
        <w:rPr>
          <w:sz w:val="16"/>
          <w:szCs w:val="16"/>
        </w:rPr>
      </w:pPr>
      <w:r w:rsidRPr="0025118A">
        <w:rPr>
          <w:sz w:val="16"/>
          <w:szCs w:val="16"/>
        </w:rPr>
        <w:t>Email Address:________________________________________________</w:t>
      </w:r>
    </w:p>
    <w:p w14:paraId="2B904B95" w14:textId="77777777" w:rsidR="00D23906" w:rsidRPr="0025118A" w:rsidRDefault="00D23906" w:rsidP="00D23906">
      <w:pPr>
        <w:pStyle w:val="Text"/>
        <w:ind w:firstLine="0"/>
        <w:rPr>
          <w:b/>
          <w:bCs/>
          <w:sz w:val="16"/>
          <w:szCs w:val="16"/>
        </w:rPr>
      </w:pPr>
      <w:r w:rsidRPr="0025118A">
        <w:rPr>
          <w:b/>
          <w:bCs/>
          <w:sz w:val="16"/>
          <w:szCs w:val="16"/>
        </w:rPr>
        <w:t>III.</w:t>
      </w:r>
      <w:r w:rsidRPr="0025118A">
        <w:rPr>
          <w:b/>
          <w:bCs/>
          <w:sz w:val="16"/>
          <w:szCs w:val="16"/>
        </w:rPr>
        <w:tab/>
        <w:t>Scope of Authorized Appointment:</w:t>
      </w:r>
    </w:p>
    <w:p w14:paraId="59B057E9" w14:textId="77777777" w:rsidR="00D23906" w:rsidRPr="0025118A" w:rsidRDefault="00D23906" w:rsidP="00D23906">
      <w:pPr>
        <w:pStyle w:val="Text"/>
        <w:ind w:firstLine="0"/>
        <w:rPr>
          <w:sz w:val="16"/>
          <w:szCs w:val="16"/>
        </w:rPr>
      </w:pPr>
      <w:r w:rsidRPr="0025118A">
        <w:rPr>
          <w:sz w:val="16"/>
          <w:szCs w:val="16"/>
        </w:rPr>
        <w:t>Acts Authorized. Mark only the boxes that apply. By marking the boxes, you authorize the representative to perform any and all acts on your behalf, including the authority to sign tax returns, with respect only to the indicated tax matters:</w:t>
      </w:r>
    </w:p>
    <w:p w14:paraId="5D297C1B" w14:textId="77777777" w:rsidR="00D23906" w:rsidRPr="0025118A" w:rsidRDefault="00D23906" w:rsidP="00D23906">
      <w:pPr>
        <w:pStyle w:val="A"/>
        <w:ind w:firstLine="0"/>
        <w:rPr>
          <w:sz w:val="16"/>
          <w:szCs w:val="16"/>
        </w:rPr>
      </w:pPr>
      <w:r w:rsidRPr="0025118A">
        <w:rPr>
          <w:sz w:val="16"/>
          <w:szCs w:val="16"/>
        </w:rPr>
        <w:t>A. Duration:</w:t>
      </w:r>
    </w:p>
    <w:p w14:paraId="1B8AF852" w14:textId="77777777" w:rsidR="00D23906" w:rsidRPr="0025118A" w:rsidRDefault="00D23906" w:rsidP="00D23906">
      <w:pPr>
        <w:pStyle w:val="Text"/>
        <w:ind w:firstLine="0"/>
        <w:rPr>
          <w:sz w:val="16"/>
          <w:szCs w:val="16"/>
        </w:rPr>
      </w:pPr>
      <w:r w:rsidRPr="0025118A">
        <w:rPr>
          <w:sz w:val="16"/>
          <w:szCs w:val="16"/>
        </w:rPr>
        <w:t xml:space="preserve">_______ Tax Year _______ (Days, Months, etc.) _________ Until Revoked. </w:t>
      </w:r>
    </w:p>
    <w:p w14:paraId="3D651378" w14:textId="77777777" w:rsidR="00D23906" w:rsidRPr="0025118A" w:rsidRDefault="00D23906" w:rsidP="00D23906">
      <w:pPr>
        <w:pStyle w:val="A"/>
        <w:ind w:firstLine="0"/>
        <w:rPr>
          <w:sz w:val="16"/>
          <w:szCs w:val="16"/>
        </w:rPr>
      </w:pPr>
      <w:r w:rsidRPr="0025118A">
        <w:rPr>
          <w:sz w:val="16"/>
          <w:szCs w:val="16"/>
        </w:rPr>
        <w:t>B. Agent Authority:</w:t>
      </w:r>
    </w:p>
    <w:p w14:paraId="69A8A67A" w14:textId="77777777" w:rsidR="00D23906" w:rsidRPr="0025118A" w:rsidRDefault="00D23906" w:rsidP="00D23906">
      <w:pPr>
        <w:pStyle w:val="1"/>
        <w:ind w:firstLine="180"/>
        <w:rPr>
          <w:sz w:val="16"/>
          <w:szCs w:val="16"/>
        </w:rPr>
      </w:pPr>
      <w:r w:rsidRPr="0025118A">
        <w:rPr>
          <w:sz w:val="16"/>
          <w:szCs w:val="16"/>
        </w:rPr>
        <w:lastRenderedPageBreak/>
        <w:t>1._______General powers granted to represent taxpayer in all matters.</w:t>
      </w:r>
    </w:p>
    <w:p w14:paraId="060785E4" w14:textId="77777777" w:rsidR="00D23906" w:rsidRPr="0025118A" w:rsidRDefault="00D23906" w:rsidP="00D23906">
      <w:pPr>
        <w:pStyle w:val="1"/>
        <w:ind w:firstLine="180"/>
        <w:rPr>
          <w:sz w:val="16"/>
          <w:szCs w:val="16"/>
        </w:rPr>
      </w:pPr>
      <w:r w:rsidRPr="0025118A">
        <w:rPr>
          <w:sz w:val="16"/>
          <w:szCs w:val="16"/>
        </w:rPr>
        <w:t>2._______Specified powers as listed.</w:t>
      </w:r>
    </w:p>
    <w:p w14:paraId="69A8410F" w14:textId="77777777" w:rsidR="00D23906" w:rsidRPr="0025118A" w:rsidRDefault="00D23906" w:rsidP="00D23906">
      <w:pPr>
        <w:pStyle w:val="Text"/>
        <w:spacing w:line="240" w:lineRule="auto"/>
        <w:ind w:firstLine="360"/>
        <w:rPr>
          <w:sz w:val="16"/>
          <w:szCs w:val="16"/>
        </w:rPr>
      </w:pPr>
      <w:r w:rsidRPr="0025118A">
        <w:rPr>
          <w:sz w:val="16"/>
          <w:szCs w:val="16"/>
        </w:rPr>
        <w:t>(a.)____File notices of protest and present protests before the Louisiana Tax Commission.</w:t>
      </w:r>
    </w:p>
    <w:p w14:paraId="76D4D65B" w14:textId="77777777" w:rsidR="00D23906" w:rsidRPr="0025118A" w:rsidRDefault="00D23906" w:rsidP="00D23906">
      <w:pPr>
        <w:pStyle w:val="Text"/>
        <w:spacing w:line="240" w:lineRule="auto"/>
        <w:ind w:firstLine="360"/>
        <w:rPr>
          <w:sz w:val="16"/>
          <w:szCs w:val="16"/>
        </w:rPr>
      </w:pPr>
      <w:r w:rsidRPr="0025118A">
        <w:rPr>
          <w:sz w:val="16"/>
          <w:szCs w:val="16"/>
        </w:rPr>
        <w:t>(b.)____Receive confidential information filed by taxpayer.</w:t>
      </w:r>
    </w:p>
    <w:p w14:paraId="5E304F34" w14:textId="77777777" w:rsidR="00D23906" w:rsidRPr="0025118A" w:rsidRDefault="00D23906" w:rsidP="00D23906">
      <w:pPr>
        <w:pStyle w:val="Text"/>
        <w:spacing w:line="240" w:lineRule="auto"/>
        <w:ind w:firstLine="360"/>
        <w:rPr>
          <w:sz w:val="16"/>
          <w:szCs w:val="16"/>
        </w:rPr>
      </w:pPr>
      <w:r w:rsidRPr="0025118A">
        <w:rPr>
          <w:sz w:val="16"/>
          <w:szCs w:val="16"/>
        </w:rPr>
        <w:t>(c.)____Negotiate and resolve disputed tax matters without further authorization.</w:t>
      </w:r>
    </w:p>
    <w:p w14:paraId="7E5B5853" w14:textId="77777777" w:rsidR="00D23906" w:rsidRPr="0025118A" w:rsidRDefault="00D23906" w:rsidP="00D23906">
      <w:pPr>
        <w:pStyle w:val="Text"/>
        <w:spacing w:line="240" w:lineRule="auto"/>
        <w:ind w:firstLine="360"/>
        <w:rPr>
          <w:sz w:val="16"/>
          <w:szCs w:val="16"/>
        </w:rPr>
      </w:pPr>
      <w:r w:rsidRPr="0025118A">
        <w:rPr>
          <w:sz w:val="16"/>
          <w:szCs w:val="16"/>
        </w:rPr>
        <w:t>(d.)____Represent taxpayer during appeal process.</w:t>
      </w:r>
    </w:p>
    <w:p w14:paraId="11587193" w14:textId="77777777" w:rsidR="00D23906" w:rsidRPr="0025118A" w:rsidRDefault="00D23906" w:rsidP="00D23906">
      <w:pPr>
        <w:pStyle w:val="A"/>
        <w:ind w:firstLine="0"/>
        <w:rPr>
          <w:sz w:val="16"/>
          <w:szCs w:val="16"/>
        </w:rPr>
      </w:pPr>
      <w:r w:rsidRPr="0025118A">
        <w:rPr>
          <w:sz w:val="16"/>
          <w:szCs w:val="16"/>
        </w:rPr>
        <w:t>C. Properties Authorized to Represent:</w:t>
      </w:r>
    </w:p>
    <w:p w14:paraId="0909CCFA" w14:textId="77777777" w:rsidR="00D23906" w:rsidRPr="0025118A" w:rsidRDefault="00D23906" w:rsidP="00D23906">
      <w:pPr>
        <w:pStyle w:val="1"/>
        <w:ind w:firstLine="180"/>
        <w:rPr>
          <w:sz w:val="16"/>
          <w:szCs w:val="16"/>
        </w:rPr>
      </w:pPr>
      <w:r w:rsidRPr="0025118A">
        <w:rPr>
          <w:sz w:val="16"/>
          <w:szCs w:val="16"/>
        </w:rPr>
        <w:t>1.____All property.</w:t>
      </w:r>
    </w:p>
    <w:p w14:paraId="58094B9D" w14:textId="77777777" w:rsidR="00D23906" w:rsidRPr="0025118A" w:rsidRDefault="00D23906" w:rsidP="00D23906">
      <w:pPr>
        <w:pStyle w:val="1"/>
        <w:ind w:firstLine="180"/>
        <w:rPr>
          <w:sz w:val="16"/>
          <w:szCs w:val="16"/>
        </w:rPr>
      </w:pPr>
      <w:r w:rsidRPr="0025118A">
        <w:rPr>
          <w:sz w:val="16"/>
          <w:szCs w:val="16"/>
        </w:rPr>
        <w:t>2.____The following property only (give assessment number and municipal address or legal description).</w:t>
      </w:r>
    </w:p>
    <w:p w14:paraId="77A6BA19" w14:textId="77777777" w:rsidR="00D23906" w:rsidRPr="0025118A" w:rsidRDefault="00D23906" w:rsidP="00D23906">
      <w:pPr>
        <w:pStyle w:val="Text"/>
        <w:ind w:firstLine="0"/>
        <w:rPr>
          <w:sz w:val="16"/>
          <w:szCs w:val="16"/>
        </w:rPr>
      </w:pPr>
      <w:r w:rsidRPr="0025118A">
        <w:rPr>
          <w:sz w:val="16"/>
          <w:szCs w:val="16"/>
        </w:rPr>
        <w:t>________________________________________________________</w:t>
      </w:r>
    </w:p>
    <w:p w14:paraId="523E38C8" w14:textId="77777777" w:rsidR="00D23906" w:rsidRPr="0025118A" w:rsidRDefault="00D23906" w:rsidP="00D23906">
      <w:pPr>
        <w:pStyle w:val="Text"/>
        <w:ind w:firstLine="0"/>
        <w:rPr>
          <w:sz w:val="16"/>
          <w:szCs w:val="16"/>
        </w:rPr>
      </w:pPr>
      <w:r w:rsidRPr="0025118A">
        <w:rPr>
          <w:sz w:val="16"/>
          <w:szCs w:val="16"/>
        </w:rPr>
        <w:t>________________________________________________________</w:t>
      </w:r>
    </w:p>
    <w:p w14:paraId="3815397B" w14:textId="77777777" w:rsidR="00D23906" w:rsidRPr="0025118A" w:rsidRDefault="00D23906" w:rsidP="00D23906">
      <w:pPr>
        <w:pStyle w:val="Text"/>
        <w:ind w:firstLine="0"/>
        <w:rPr>
          <w:sz w:val="16"/>
          <w:szCs w:val="16"/>
        </w:rPr>
      </w:pPr>
      <w:r w:rsidRPr="0025118A">
        <w:rPr>
          <w:sz w:val="16"/>
          <w:szCs w:val="16"/>
        </w:rPr>
        <w:t>Additional properties should be contained on separate page</w:t>
      </w:r>
    </w:p>
    <w:p w14:paraId="214B01F2" w14:textId="77777777" w:rsidR="00D23906" w:rsidRPr="0025118A" w:rsidRDefault="00D23906" w:rsidP="00D23906">
      <w:pPr>
        <w:pStyle w:val="Text"/>
        <w:spacing w:before="120" w:line="240" w:lineRule="auto"/>
        <w:ind w:firstLine="0"/>
        <w:rPr>
          <w:sz w:val="16"/>
          <w:szCs w:val="16"/>
        </w:rPr>
      </w:pPr>
      <w:r>
        <w:rPr>
          <w:noProof/>
        </w:rPr>
        <mc:AlternateContent>
          <mc:Choice Requires="wps">
            <w:drawing>
              <wp:anchor distT="0" distB="0" distL="114300" distR="114300" simplePos="0" relativeHeight="251659264" behindDoc="0" locked="0" layoutInCell="1" allowOverlap="1" wp14:anchorId="0D53984C" wp14:editId="5B065D9F">
                <wp:simplePos x="0" y="0"/>
                <wp:positionH relativeFrom="column">
                  <wp:posOffset>3025140</wp:posOffset>
                </wp:positionH>
                <wp:positionV relativeFrom="paragraph">
                  <wp:posOffset>676910</wp:posOffset>
                </wp:positionV>
                <wp:extent cx="94615" cy="90805"/>
                <wp:effectExtent l="0" t="0" r="635" b="4445"/>
                <wp:wrapNone/>
                <wp:docPr id="169398557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15" cy="90805"/>
                        </a:xfrm>
                        <a:prstGeom prst="rect">
                          <a:avLst/>
                        </a:prstGeom>
                        <a:solidFill>
                          <a:srgbClr val="FFFFFF"/>
                        </a:solidFill>
                        <a:ln w="9525">
                          <a:solidFill>
                            <a:srgbClr val="000000"/>
                          </a:solidFill>
                          <a:miter lim="800000"/>
                          <a:headEnd/>
                          <a:tailEnd/>
                        </a:ln>
                      </wps:spPr>
                      <wps:txbx>
                        <w:txbxContent>
                          <w:p w14:paraId="68475FE5" w14:textId="77777777" w:rsidR="00D23906" w:rsidRDefault="00D23906" w:rsidP="00D2390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53984C" id="_x0000_t202" coordsize="21600,21600" o:spt="202" path="m,l,21600r21600,l21600,xe">
                <v:stroke joinstyle="miter"/>
                <v:path gradientshapeok="t" o:connecttype="rect"/>
              </v:shapetype>
              <v:shape id="Text Box 1" o:spid="_x0000_s1026" type="#_x0000_t202" style="position:absolute;left:0;text-align:left;margin-left:238.2pt;margin-top:53.3pt;width:7.45pt;height: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">
                <v:textbox>
                  <w:txbxContent>
                    <w:p w14:paraId="68475FE5" w14:textId="77777777" w:rsidR="00D23906" w:rsidRDefault="00D23906" w:rsidP="00D23906"/>
                  </w:txbxContent>
                </v:textbox>
              </v:shape>
            </w:pict>
          </mc:Fallback>
        </mc:AlternateContent>
      </w:r>
      <w:r w:rsidRPr="0025118A">
        <w:rPr>
          <w:sz w:val="16"/>
          <w:szCs w:val="16"/>
        </w:rPr>
        <w:t xml:space="preserve">NOTICES AND COMMUNICATIONS: Original notices and other written communication will be sent only to you, the taxpayer. Your representative may request and receive information by telephone, e-mail, or fax. Upon request, the representative may be provided with a copy of a notice or communication sent to you. If you want the representative to request or receive a copy of notices and communications sent to you, check this box. </w:t>
      </w:r>
    </w:p>
    <w:p w14:paraId="559667B8" w14:textId="77777777" w:rsidR="00D23906" w:rsidRPr="0025118A" w:rsidRDefault="00D23906" w:rsidP="00D23906">
      <w:pPr>
        <w:pStyle w:val="Text"/>
        <w:spacing w:before="120" w:line="240" w:lineRule="auto"/>
        <w:ind w:firstLine="0"/>
        <w:rPr>
          <w:sz w:val="16"/>
          <w:szCs w:val="16"/>
        </w:rPr>
      </w:pPr>
      <w:r w:rsidRPr="0025118A">
        <w:rPr>
          <w:sz w:val="16"/>
          <w:szCs w:val="16"/>
        </w:rPr>
        <w:t>REVOCATION OF PRIOR POWER(S) OF ATTORNEY: Except for Power(s) of Attorney and Declaration of Representative(s) filed on this Form, the filing of this Power of Attorney automatically revokes all earlier Power(s) of Attorney on file with the Louisiana Tax Commission for the same tax matters and years or periods covered by this document.</w:t>
      </w:r>
    </w:p>
    <w:p w14:paraId="0615F0A3" w14:textId="77777777" w:rsidR="00D23906" w:rsidRPr="0025118A" w:rsidRDefault="00D23906" w:rsidP="00D23906">
      <w:pPr>
        <w:pStyle w:val="Text"/>
        <w:spacing w:before="120" w:line="240" w:lineRule="auto"/>
        <w:ind w:firstLine="0"/>
        <w:rPr>
          <w:sz w:val="16"/>
          <w:szCs w:val="16"/>
        </w:rPr>
      </w:pPr>
      <w:r w:rsidRPr="0025118A">
        <w:rPr>
          <w:sz w:val="16"/>
          <w:szCs w:val="16"/>
        </w:rPr>
        <w:t>SIGNATURE OF TAXPAYER(S): If a tax matter concerns jointly owned property, all owners must sign if joint representation is requested. If signed by a corporate officer, partner, guardian, tax matters partner, executor, receiver, administrator, or trustee on behalf of the taxpayer. I certify that I have the authority to execute this form on behalf of the taxpayer.</w:t>
      </w:r>
    </w:p>
    <w:p w14:paraId="12BD5B2F" w14:textId="77777777" w:rsidR="00D23906" w:rsidRPr="0025118A" w:rsidRDefault="00D23906" w:rsidP="00D23906">
      <w:pPr>
        <w:pStyle w:val="Text"/>
        <w:ind w:firstLine="0"/>
        <w:rPr>
          <w:sz w:val="16"/>
          <w:szCs w:val="16"/>
        </w:rPr>
      </w:pPr>
      <w:r w:rsidRPr="0025118A">
        <w:rPr>
          <w:sz w:val="16"/>
          <w:szCs w:val="16"/>
        </w:rPr>
        <w:t>IF THIS POWER OF ATTORNEY IS NOT SIGNED AND DATED, IT WILL BE RETURNED.</w:t>
      </w:r>
    </w:p>
    <w:p w14:paraId="055FD5DF" w14:textId="77777777" w:rsidR="00D23906" w:rsidRPr="0025118A" w:rsidRDefault="00D23906" w:rsidP="00D23906">
      <w:pPr>
        <w:pStyle w:val="Text"/>
        <w:ind w:firstLine="0"/>
        <w:rPr>
          <w:sz w:val="16"/>
          <w:szCs w:val="16"/>
        </w:rPr>
      </w:pPr>
      <w:r w:rsidRPr="0025118A">
        <w:rPr>
          <w:sz w:val="16"/>
          <w:szCs w:val="16"/>
        </w:rPr>
        <w:t>_____________________________________________________________</w:t>
      </w:r>
    </w:p>
    <w:p w14:paraId="489C7D8A" w14:textId="77777777" w:rsidR="00D23906" w:rsidRPr="0025118A" w:rsidRDefault="00D23906" w:rsidP="00D23906">
      <w:pPr>
        <w:pStyle w:val="Text"/>
        <w:ind w:firstLine="0"/>
        <w:rPr>
          <w:sz w:val="16"/>
          <w:szCs w:val="16"/>
        </w:rPr>
      </w:pPr>
      <w:r w:rsidRPr="0025118A">
        <w:rPr>
          <w:sz w:val="16"/>
          <w:szCs w:val="16"/>
        </w:rPr>
        <w:t>Signature</w:t>
      </w:r>
    </w:p>
    <w:p w14:paraId="3688F372" w14:textId="77777777" w:rsidR="00D23906" w:rsidRPr="0025118A" w:rsidRDefault="00D23906" w:rsidP="00D23906">
      <w:pPr>
        <w:pStyle w:val="Text"/>
        <w:ind w:firstLine="0"/>
        <w:rPr>
          <w:sz w:val="16"/>
          <w:szCs w:val="16"/>
        </w:rPr>
      </w:pPr>
      <w:r w:rsidRPr="0025118A">
        <w:rPr>
          <w:sz w:val="16"/>
          <w:szCs w:val="16"/>
        </w:rPr>
        <w:t>_______________________________</w:t>
      </w:r>
    </w:p>
    <w:p w14:paraId="3EF02DDD" w14:textId="77777777" w:rsidR="00D23906" w:rsidRPr="0025118A" w:rsidRDefault="00D23906" w:rsidP="00D23906">
      <w:pPr>
        <w:pStyle w:val="Text"/>
        <w:ind w:firstLine="0"/>
        <w:rPr>
          <w:sz w:val="16"/>
          <w:szCs w:val="16"/>
        </w:rPr>
      </w:pPr>
      <w:r w:rsidRPr="0025118A">
        <w:rPr>
          <w:sz w:val="16"/>
          <w:szCs w:val="16"/>
        </w:rPr>
        <w:t>Date (mm/dd/yyyy)</w:t>
      </w:r>
    </w:p>
    <w:p w14:paraId="1F1C3BC6" w14:textId="77777777" w:rsidR="00D23906" w:rsidRPr="0025118A" w:rsidRDefault="00D23906" w:rsidP="00D23906">
      <w:pPr>
        <w:pStyle w:val="Text"/>
        <w:ind w:firstLine="0"/>
        <w:rPr>
          <w:sz w:val="16"/>
          <w:szCs w:val="16"/>
        </w:rPr>
      </w:pPr>
      <w:r w:rsidRPr="0025118A">
        <w:rPr>
          <w:sz w:val="16"/>
          <w:szCs w:val="16"/>
        </w:rPr>
        <w:t>_____________________________________________________________</w:t>
      </w:r>
    </w:p>
    <w:p w14:paraId="192DCF28" w14:textId="77777777" w:rsidR="00D23906" w:rsidRPr="0025118A" w:rsidRDefault="00D23906" w:rsidP="00D23906">
      <w:pPr>
        <w:pStyle w:val="Text"/>
        <w:ind w:firstLine="0"/>
        <w:rPr>
          <w:sz w:val="16"/>
          <w:szCs w:val="16"/>
        </w:rPr>
      </w:pPr>
      <w:r w:rsidRPr="0025118A">
        <w:rPr>
          <w:sz w:val="16"/>
          <w:szCs w:val="16"/>
        </w:rPr>
        <w:t>Spouse/Other Owner Signature</w:t>
      </w:r>
    </w:p>
    <w:p w14:paraId="0D70FC2A" w14:textId="77777777" w:rsidR="00D23906" w:rsidRPr="0025118A" w:rsidRDefault="00D23906" w:rsidP="00D23906">
      <w:pPr>
        <w:pStyle w:val="Text"/>
        <w:ind w:firstLine="0"/>
        <w:rPr>
          <w:sz w:val="16"/>
          <w:szCs w:val="16"/>
        </w:rPr>
      </w:pPr>
      <w:r w:rsidRPr="0025118A">
        <w:rPr>
          <w:sz w:val="16"/>
          <w:szCs w:val="16"/>
        </w:rPr>
        <w:t>_______________________________</w:t>
      </w:r>
    </w:p>
    <w:p w14:paraId="42868770" w14:textId="77777777" w:rsidR="00D23906" w:rsidRPr="0025118A" w:rsidRDefault="00D23906" w:rsidP="00D23906">
      <w:pPr>
        <w:pStyle w:val="Text"/>
        <w:ind w:firstLine="0"/>
        <w:rPr>
          <w:sz w:val="16"/>
          <w:szCs w:val="16"/>
        </w:rPr>
      </w:pPr>
      <w:r w:rsidRPr="0025118A">
        <w:rPr>
          <w:sz w:val="16"/>
          <w:szCs w:val="16"/>
        </w:rPr>
        <w:t>Date (mm/dd/yyyy)</w:t>
      </w:r>
    </w:p>
    <w:p w14:paraId="3E06A5A9" w14:textId="77777777" w:rsidR="00D23906" w:rsidRPr="0025118A" w:rsidRDefault="00D23906" w:rsidP="00D23906">
      <w:pPr>
        <w:pStyle w:val="Text"/>
        <w:ind w:firstLine="0"/>
        <w:rPr>
          <w:sz w:val="16"/>
          <w:szCs w:val="16"/>
        </w:rPr>
      </w:pPr>
      <w:r w:rsidRPr="0025118A">
        <w:rPr>
          <w:sz w:val="16"/>
          <w:szCs w:val="16"/>
        </w:rPr>
        <w:t>_____________________________________________________________</w:t>
      </w:r>
    </w:p>
    <w:p w14:paraId="200E134C" w14:textId="77777777" w:rsidR="00D23906" w:rsidRPr="0025118A" w:rsidRDefault="00D23906" w:rsidP="00D23906">
      <w:pPr>
        <w:pStyle w:val="Text"/>
        <w:ind w:firstLine="0"/>
        <w:rPr>
          <w:sz w:val="16"/>
          <w:szCs w:val="16"/>
        </w:rPr>
      </w:pPr>
      <w:r w:rsidRPr="0025118A">
        <w:rPr>
          <w:sz w:val="16"/>
          <w:szCs w:val="16"/>
        </w:rPr>
        <w:t>Signature of Duly Authorized Representative, if the taxpayer title is a corporation, partnership, executor, or administrator</w:t>
      </w:r>
    </w:p>
    <w:p w14:paraId="57070859" w14:textId="77777777" w:rsidR="00D23906" w:rsidRPr="0025118A" w:rsidRDefault="00D23906" w:rsidP="00D23906">
      <w:pPr>
        <w:pStyle w:val="Text"/>
        <w:ind w:firstLine="0"/>
        <w:rPr>
          <w:sz w:val="16"/>
          <w:szCs w:val="16"/>
        </w:rPr>
      </w:pPr>
      <w:r w:rsidRPr="0025118A">
        <w:rPr>
          <w:sz w:val="16"/>
          <w:szCs w:val="16"/>
        </w:rPr>
        <w:t>_______________________________</w:t>
      </w:r>
    </w:p>
    <w:p w14:paraId="43D831F2" w14:textId="77777777" w:rsidR="00D23906" w:rsidRPr="0025118A" w:rsidRDefault="00D23906" w:rsidP="00D23906">
      <w:pPr>
        <w:pStyle w:val="Text"/>
        <w:ind w:firstLine="0"/>
        <w:rPr>
          <w:sz w:val="16"/>
          <w:szCs w:val="16"/>
        </w:rPr>
      </w:pPr>
      <w:r w:rsidRPr="0025118A">
        <w:rPr>
          <w:sz w:val="16"/>
          <w:szCs w:val="16"/>
        </w:rPr>
        <w:t>Date (mm/dd/yyyy)</w:t>
      </w:r>
    </w:p>
    <w:p w14:paraId="5800F52B" w14:textId="77777777" w:rsidR="00D23906" w:rsidRPr="0025118A" w:rsidRDefault="00D23906" w:rsidP="00D23906">
      <w:pPr>
        <w:pStyle w:val="Text"/>
        <w:ind w:firstLine="0"/>
        <w:rPr>
          <w:sz w:val="16"/>
          <w:szCs w:val="16"/>
        </w:rPr>
      </w:pPr>
      <w:r w:rsidRPr="0025118A">
        <w:rPr>
          <w:sz w:val="16"/>
          <w:szCs w:val="16"/>
        </w:rPr>
        <w:t>_____________________________________________________________</w:t>
      </w:r>
    </w:p>
    <w:p w14:paraId="37CA4DCF" w14:textId="77777777" w:rsidR="00D23906" w:rsidRPr="0025118A" w:rsidRDefault="00D23906" w:rsidP="00D23906">
      <w:pPr>
        <w:pStyle w:val="Text"/>
        <w:ind w:firstLine="0"/>
        <w:rPr>
          <w:sz w:val="16"/>
          <w:szCs w:val="16"/>
        </w:rPr>
      </w:pPr>
      <w:r w:rsidRPr="0025118A">
        <w:rPr>
          <w:sz w:val="16"/>
          <w:szCs w:val="16"/>
        </w:rPr>
        <w:t>Printed Name</w:t>
      </w:r>
      <w:r w:rsidRPr="0025118A">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25118A">
        <w:rPr>
          <w:sz w:val="16"/>
          <w:szCs w:val="16"/>
        </w:rPr>
        <w:t>Email</w:t>
      </w:r>
    </w:p>
    <w:p w14:paraId="6717DA36" w14:textId="77777777" w:rsidR="00D23906" w:rsidRPr="0025118A" w:rsidRDefault="00D23906" w:rsidP="00D23906">
      <w:pPr>
        <w:pStyle w:val="Text"/>
        <w:ind w:firstLine="0"/>
        <w:rPr>
          <w:sz w:val="16"/>
          <w:szCs w:val="16"/>
        </w:rPr>
      </w:pPr>
      <w:r w:rsidRPr="0025118A">
        <w:rPr>
          <w:sz w:val="16"/>
          <w:szCs w:val="16"/>
        </w:rPr>
        <w:t>_____________________________________________________________</w:t>
      </w:r>
    </w:p>
    <w:p w14:paraId="191B258F" w14:textId="77777777" w:rsidR="00D23906" w:rsidRPr="0025118A" w:rsidRDefault="00D23906" w:rsidP="00D23906">
      <w:pPr>
        <w:pStyle w:val="Text"/>
        <w:ind w:firstLine="0"/>
        <w:rPr>
          <w:sz w:val="16"/>
          <w:szCs w:val="16"/>
        </w:rPr>
      </w:pPr>
      <w:r w:rsidRPr="0025118A">
        <w:rPr>
          <w:sz w:val="16"/>
          <w:szCs w:val="16"/>
        </w:rPr>
        <w:t>Title or Position</w:t>
      </w:r>
      <w:r w:rsidRPr="0025118A">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25118A">
        <w:rPr>
          <w:sz w:val="16"/>
          <w:szCs w:val="16"/>
        </w:rPr>
        <w:t>Telephone</w:t>
      </w:r>
    </w:p>
    <w:p w14:paraId="417C8D8E" w14:textId="77777777" w:rsidR="00D23906" w:rsidRPr="0025118A" w:rsidRDefault="00D23906" w:rsidP="00D23906">
      <w:pPr>
        <w:pStyle w:val="Text"/>
        <w:ind w:firstLine="0"/>
        <w:rPr>
          <w:sz w:val="16"/>
          <w:szCs w:val="16"/>
        </w:rPr>
      </w:pPr>
      <w:r w:rsidRPr="0025118A">
        <w:rPr>
          <w:sz w:val="16"/>
          <w:szCs w:val="16"/>
        </w:rPr>
        <w:t>_____________________________________________________________</w:t>
      </w:r>
    </w:p>
    <w:p w14:paraId="624F59AD" w14:textId="77777777" w:rsidR="00D23906" w:rsidRPr="0025118A" w:rsidRDefault="00D23906" w:rsidP="00D23906">
      <w:pPr>
        <w:pStyle w:val="Text"/>
        <w:ind w:firstLine="0"/>
        <w:rPr>
          <w:sz w:val="16"/>
          <w:szCs w:val="16"/>
        </w:rPr>
      </w:pPr>
      <w:r w:rsidRPr="0025118A">
        <w:rPr>
          <w:sz w:val="16"/>
          <w:szCs w:val="16"/>
        </w:rPr>
        <w:t>Address</w:t>
      </w:r>
    </w:p>
    <w:p w14:paraId="19301A91" w14:textId="77777777" w:rsidR="00D23906" w:rsidRPr="0025118A" w:rsidRDefault="00D23906" w:rsidP="00D23906">
      <w:pPr>
        <w:pStyle w:val="Text"/>
        <w:ind w:firstLine="0"/>
        <w:rPr>
          <w:b/>
          <w:bCs/>
          <w:sz w:val="16"/>
          <w:szCs w:val="16"/>
        </w:rPr>
      </w:pPr>
      <w:r w:rsidRPr="0025118A">
        <w:rPr>
          <w:b/>
          <w:bCs/>
          <w:sz w:val="16"/>
          <w:szCs w:val="16"/>
        </w:rPr>
        <w:t>IV.</w:t>
      </w:r>
      <w:r w:rsidRPr="0025118A">
        <w:rPr>
          <w:b/>
          <w:bCs/>
          <w:sz w:val="16"/>
          <w:szCs w:val="16"/>
        </w:rPr>
        <w:tab/>
        <w:t>Declaration of Representative:</w:t>
      </w:r>
    </w:p>
    <w:p w14:paraId="6577E28C" w14:textId="77777777" w:rsidR="00D23906" w:rsidRPr="0025118A" w:rsidRDefault="00D23906" w:rsidP="00D23906">
      <w:pPr>
        <w:pStyle w:val="Text"/>
        <w:spacing w:line="240" w:lineRule="auto"/>
        <w:ind w:firstLine="0"/>
        <w:rPr>
          <w:sz w:val="16"/>
          <w:szCs w:val="16"/>
        </w:rPr>
      </w:pPr>
      <w:r w:rsidRPr="0025118A">
        <w:rPr>
          <w:sz w:val="16"/>
          <w:szCs w:val="16"/>
        </w:rPr>
        <w:t>Under penalties of perjury, I declare that:</w:t>
      </w:r>
    </w:p>
    <w:p w14:paraId="433B05B4" w14:textId="77777777" w:rsidR="00D23906" w:rsidRPr="0025118A" w:rsidRDefault="00D23906" w:rsidP="00D23906">
      <w:pPr>
        <w:pStyle w:val="Text"/>
        <w:spacing w:line="240" w:lineRule="auto"/>
        <w:ind w:firstLine="0"/>
        <w:rPr>
          <w:sz w:val="16"/>
          <w:szCs w:val="16"/>
        </w:rPr>
      </w:pPr>
      <w:r w:rsidRPr="0025118A">
        <w:rPr>
          <w:sz w:val="16"/>
          <w:szCs w:val="16"/>
        </w:rPr>
        <w:t>I am authorized to represent the taxpayer identified above and to represent that taxpayer as set forth in Part III specified herein;</w:t>
      </w:r>
    </w:p>
    <w:p w14:paraId="4A5692FF" w14:textId="77777777" w:rsidR="00D23906" w:rsidRPr="0025118A" w:rsidRDefault="00D23906" w:rsidP="00D23906">
      <w:pPr>
        <w:pStyle w:val="Text"/>
        <w:spacing w:line="240" w:lineRule="auto"/>
        <w:ind w:firstLine="0"/>
        <w:rPr>
          <w:sz w:val="16"/>
          <w:szCs w:val="16"/>
        </w:rPr>
      </w:pPr>
      <w:r w:rsidRPr="0025118A">
        <w:rPr>
          <w:sz w:val="16"/>
          <w:szCs w:val="16"/>
        </w:rPr>
        <w:t>I have read and am familiar with all the rules and regulations promulgated by the commission;</w:t>
      </w:r>
    </w:p>
    <w:p w14:paraId="76521AD9" w14:textId="77777777" w:rsidR="00D23906" w:rsidRPr="0025118A" w:rsidRDefault="00D23906" w:rsidP="00D23906">
      <w:pPr>
        <w:pStyle w:val="Text"/>
        <w:spacing w:line="240" w:lineRule="auto"/>
        <w:ind w:firstLine="0"/>
        <w:rPr>
          <w:sz w:val="16"/>
          <w:szCs w:val="16"/>
        </w:rPr>
      </w:pPr>
      <w:r w:rsidRPr="0025118A">
        <w:rPr>
          <w:sz w:val="16"/>
          <w:szCs w:val="16"/>
        </w:rPr>
        <w:t>I have fully complied with all rules adopted by the commission regarding professional conduct and ethical considerations.</w:t>
      </w:r>
    </w:p>
    <w:p w14:paraId="46DCEB58" w14:textId="77777777" w:rsidR="00D23906" w:rsidRPr="0025118A" w:rsidRDefault="00D23906" w:rsidP="00D23906">
      <w:pPr>
        <w:pStyle w:val="Text"/>
        <w:ind w:firstLine="0"/>
        <w:rPr>
          <w:sz w:val="16"/>
          <w:szCs w:val="16"/>
        </w:rPr>
      </w:pPr>
      <w:r w:rsidRPr="0025118A">
        <w:rPr>
          <w:sz w:val="16"/>
          <w:szCs w:val="16"/>
        </w:rPr>
        <w:t>_____________________________________________________________</w:t>
      </w:r>
    </w:p>
    <w:p w14:paraId="243D7A31" w14:textId="77777777" w:rsidR="00D23906" w:rsidRPr="0025118A" w:rsidRDefault="00D23906" w:rsidP="00D23906">
      <w:pPr>
        <w:pStyle w:val="Text"/>
        <w:spacing w:line="240" w:lineRule="auto"/>
        <w:ind w:firstLine="0"/>
        <w:rPr>
          <w:sz w:val="16"/>
          <w:szCs w:val="16"/>
        </w:rPr>
      </w:pPr>
      <w:r w:rsidRPr="0025118A">
        <w:rPr>
          <w:sz w:val="16"/>
          <w:szCs w:val="16"/>
        </w:rPr>
        <w:t>Signature</w:t>
      </w:r>
    </w:p>
    <w:p w14:paraId="658580DE" w14:textId="77777777" w:rsidR="00D23906" w:rsidRPr="0025118A" w:rsidRDefault="00D23906" w:rsidP="00D23906">
      <w:pPr>
        <w:pStyle w:val="Text"/>
        <w:ind w:firstLine="0"/>
        <w:rPr>
          <w:sz w:val="16"/>
          <w:szCs w:val="16"/>
        </w:rPr>
      </w:pPr>
      <w:r w:rsidRPr="0025118A">
        <w:rPr>
          <w:sz w:val="16"/>
          <w:szCs w:val="16"/>
        </w:rPr>
        <w:t>_______________________________</w:t>
      </w:r>
    </w:p>
    <w:p w14:paraId="4DADA109" w14:textId="77777777" w:rsidR="00D23906" w:rsidRPr="0025118A" w:rsidRDefault="00D23906" w:rsidP="00D23906">
      <w:pPr>
        <w:pStyle w:val="Text"/>
        <w:spacing w:line="240" w:lineRule="auto"/>
        <w:ind w:firstLine="0"/>
        <w:rPr>
          <w:sz w:val="16"/>
          <w:szCs w:val="16"/>
        </w:rPr>
      </w:pPr>
      <w:r w:rsidRPr="0025118A">
        <w:rPr>
          <w:sz w:val="16"/>
          <w:szCs w:val="16"/>
        </w:rPr>
        <w:t>Date (mm/dd/yyyy)</w:t>
      </w:r>
    </w:p>
    <w:p w14:paraId="1907AEB0" w14:textId="77777777" w:rsidR="00D23906" w:rsidRPr="0025118A" w:rsidRDefault="00D23906" w:rsidP="00D23906">
      <w:pPr>
        <w:pStyle w:val="Text"/>
        <w:ind w:firstLine="0"/>
        <w:rPr>
          <w:sz w:val="16"/>
          <w:szCs w:val="16"/>
        </w:rPr>
      </w:pPr>
      <w:r w:rsidRPr="0025118A">
        <w:rPr>
          <w:sz w:val="16"/>
          <w:szCs w:val="16"/>
        </w:rPr>
        <w:t>IF THIS DECLARATION OF REPRESENTATIVE IS NOT SIGNED AND DATED, THE POWER OF ATTORNEY WILL BE RETURNED.</w:t>
      </w:r>
    </w:p>
    <w:p w14:paraId="56C5564D" w14:textId="77777777" w:rsidR="00D23906" w:rsidRPr="00651C8A" w:rsidRDefault="00D23906" w:rsidP="00D23906">
      <w:pPr>
        <w:pStyle w:val="AuthorityNote"/>
      </w:pPr>
      <w:r w:rsidRPr="00651C8A">
        <w:t>AUTHORITY NOTE:</w:t>
      </w:r>
      <w:r w:rsidRPr="00651C8A">
        <w:tab/>
        <w:t>Promulgated in accordance with R.S. 47:1837, R.S. 47:1989 and R.S. 47:1992.</w:t>
      </w:r>
    </w:p>
    <w:p w14:paraId="7A83F6F1" w14:textId="26620731" w:rsidR="00143583" w:rsidRPr="0063022D" w:rsidRDefault="00D23906" w:rsidP="00D23906">
      <w:pPr>
        <w:pStyle w:val="HistoricalNote"/>
      </w:pPr>
      <w:r w:rsidRPr="00651C8A">
        <w:t>HISTORICAL NOTE:</w:t>
      </w:r>
      <w:r w:rsidRPr="00651C8A">
        <w:tab/>
        <w:t>Promulgated by the Louisiana Tax Commission, LR 4:339 (September 1978), amended by the Department of Revenue and Taxation, Tax Commission, LR 10:947 (November 1984), LR 15:1097 (December 1989), LR 20:198 (February 1994), LR 21:186 (February 1995), LR 22:117 (February 1996), amended by the Department of Revenue, Tax Commission, LR 24:492 (March 1998), LR 25:319 (February 1999), LR 26:512 (March 2000), LR 28:521 (March 2002), LR 31:721 (March 2005), LR 32:436 (March 2006), LR 33:498 (March 2007), LR 34:688 (April 2008), LR 36:782 (April 2010), amended by the Office of the Governor, Division of Administration, Tax Commission, LR 38:811 (March 2012), LR 41:682 (April 2015), LR 42:752 (May 2016), LR 43:658 (April 2017), LR 45:539 (April 2019), LR 46:567 (April 2020), LR 47:471 (April 2021), LR 48:1533 (June 2022), LR 49:1063 (June 2023), LR 50:374 (March 2024), LR 51:395 )March 2025)</w:t>
      </w:r>
      <w:r>
        <w:t>, LR 52:974 (June 2026).</w:t>
      </w:r>
    </w:p>
    <w:p w14:paraId="33A5680C" w14:textId="77777777" w:rsidR="000D4FFF" w:rsidRPr="006E6C5A" w:rsidRDefault="000D4FFF" w:rsidP="000D4FFF">
      <w:pPr>
        <w:pStyle w:val="Section"/>
      </w:pPr>
      <w:bookmarkStart w:id="2421" w:name="_Toc233690289"/>
      <w:bookmarkStart w:id="2422" w:name="_Toc234030873"/>
      <w:bookmarkStart w:id="2423" w:name="_Toc243721499"/>
      <w:bookmarkStart w:id="2424" w:name="_Toc259619747"/>
      <w:bookmarkStart w:id="2425" w:name="_Toc262718833"/>
      <w:bookmarkStart w:id="2426" w:name="_Toc275165606"/>
      <w:bookmarkStart w:id="2427" w:name="_Toc238197925"/>
      <w:r w:rsidRPr="006E6C5A">
        <w:t>§3105.</w:t>
      </w:r>
      <w:r w:rsidRPr="006E6C5A">
        <w:tab/>
        <w:t>Practice and Procedure for Public Service Properties Hearings</w:t>
      </w:r>
      <w:bookmarkEnd w:id="2421"/>
      <w:bookmarkEnd w:id="2422"/>
      <w:bookmarkEnd w:id="2423"/>
      <w:bookmarkEnd w:id="2424"/>
      <w:bookmarkEnd w:id="2425"/>
      <w:bookmarkEnd w:id="2426"/>
      <w:bookmarkEnd w:id="2427"/>
    </w:p>
    <w:p w14:paraId="6B956ECC" w14:textId="77777777" w:rsidR="006C5526" w:rsidRPr="00D43BA5" w:rsidRDefault="00CF5797" w:rsidP="006C5526">
      <w:pPr>
        <w:pStyle w:val="A"/>
      </w:pPr>
      <w:r w:rsidRPr="004943A3">
        <w:t>A.</w:t>
      </w:r>
      <w:r w:rsidRPr="004943A3">
        <w:tab/>
      </w:r>
      <w:r w:rsidR="00962F16" w:rsidRPr="00962F16">
        <w:t>The Tax Commission or its designated representative, as provided by law, shall conduct hearings to consider the written protest of an applicant taxpayer. The appeal shall be filed within 30 days after receipt of the public service section's certificate of value. In order to institute a proceeding before the commission, the taxpayer shall file Form 3105.A and, if applicable Form 3103.B.</w:t>
      </w:r>
    </w:p>
    <w:p w14:paraId="5EC86B2A" w14:textId="77777777" w:rsidR="006C5526" w:rsidRPr="00D43BA5" w:rsidRDefault="006C5526" w:rsidP="006C5526">
      <w:pPr>
        <w:pStyle w:val="A"/>
        <w:tabs>
          <w:tab w:val="clear" w:pos="540"/>
          <w:tab w:val="left" w:pos="810"/>
        </w:tabs>
      </w:pPr>
      <w:r w:rsidRPr="00D43BA5">
        <w:t>B.1.</w:t>
      </w:r>
      <w:r w:rsidRPr="00D43BA5">
        <w:tab/>
        <w:t>All filings to the Louisiana Tax Commission shall be filed, in proper form, consisting of an original and seven copies on letter size paper, with the Office of the Administrator.</w:t>
      </w:r>
      <w:r>
        <w:t xml:space="preserve"> </w:t>
      </w:r>
      <w:r w:rsidRPr="00D43BA5">
        <w:t>All appeals and filings shall be deemed filed when deposited with the United States Postal Service and can be evidenced by proof of mailing by registered or certified mail.</w:t>
      </w:r>
    </w:p>
    <w:p w14:paraId="49C40931" w14:textId="77777777" w:rsidR="006C5526" w:rsidRPr="00D43BA5" w:rsidRDefault="006C5526" w:rsidP="006C5526">
      <w:pPr>
        <w:pStyle w:val="1"/>
      </w:pPr>
      <w:r w:rsidRPr="00D43BA5">
        <w:t>2.</w:t>
      </w:r>
      <w:r w:rsidRPr="00D43BA5">
        <w:tab/>
        <w:t xml:space="preserve">The Office of the Administrator shall be sent one “service copy” of all State Court, Federal Court, Appellate </w:t>
      </w:r>
      <w:r w:rsidRPr="00D43BA5">
        <w:lastRenderedPageBreak/>
        <w:t>Court, and/or Supreme Court pleadings in which the LTC is named party in addition to Special Counsel for the LTC.</w:t>
      </w:r>
    </w:p>
    <w:p w14:paraId="00A17BF7" w14:textId="77777777" w:rsidR="006C5526" w:rsidRPr="00D43BA5" w:rsidRDefault="006C5526" w:rsidP="006C5526">
      <w:pPr>
        <w:pStyle w:val="A"/>
      </w:pPr>
      <w:r w:rsidRPr="00D43BA5">
        <w:t>C.</w:t>
      </w:r>
      <w:r w:rsidRPr="00D43BA5">
        <w:tab/>
        <w:t>At the close of the time period for filing protests, the commission shall assign each case to the docket and notify the parties of the time and place of the hearing.</w:t>
      </w:r>
    </w:p>
    <w:p w14:paraId="4E1D5A11" w14:textId="77777777" w:rsidR="00746996" w:rsidRPr="00CA33DC" w:rsidRDefault="006C5526" w:rsidP="006C5526">
      <w:pPr>
        <w:pStyle w:val="A"/>
      </w:pPr>
      <w:r w:rsidRPr="00D43BA5">
        <w:t>D.</w:t>
      </w:r>
      <w:r w:rsidRPr="00D43BA5">
        <w:tab/>
        <w:t>Thirty days prior to said hearings, the protesting taxpayer shall file a signed, pleading, specifying each respect in which the initial determination is contested, setting forth the specific basis upon which the protest is filed, together with a statement of the relief sought and seven copies of all hearing exhibits to be presented; which shall be marked "Exhibit Taxpayer_____" and shall be consecutively numbered, indexed and bound. Legal memorandum submitted by the parties will be made part of the record of proceedings before the commission, but shall not be filed as exhibits to be offered into evidence for the hearing before the commission.</w:t>
      </w:r>
    </w:p>
    <w:p w14:paraId="571525E0" w14:textId="77777777" w:rsidR="00CF57BD" w:rsidRPr="00336751" w:rsidRDefault="00CF57BD" w:rsidP="00CF57BD">
      <w:pPr>
        <w:pStyle w:val="A"/>
      </w:pPr>
      <w:r w:rsidRPr="00336751">
        <w:t>E.</w:t>
      </w:r>
      <w:r w:rsidRPr="00336751">
        <w:tab/>
        <w:t>Every taxpayer, witness, attorney or other representative shall conduct themselves in all proceedings with proper dignity, courtesy and respect for the hearing officer or the commission, and all other parties. Disorderly conduct will not be tolerated. Attorneys shall observe and practice the standards of ethical behavior prescribed for attorneys at law by the Louisiana Bar Association. Any taxpayer, witness, attorney or other representative may be excluded by the hearing officer or the commission of any hearing for such a period and upon such conditions as are just for violation of this rule.</w:t>
      </w:r>
    </w:p>
    <w:p w14:paraId="615AF6A9" w14:textId="77777777" w:rsidR="00CF57BD" w:rsidRPr="00336751" w:rsidRDefault="00CF57BD" w:rsidP="00CF57BD">
      <w:pPr>
        <w:pStyle w:val="A"/>
      </w:pPr>
      <w:r w:rsidRPr="00336751">
        <w:t>F.</w:t>
      </w:r>
      <w:r w:rsidRPr="00336751">
        <w:tab/>
        <w:t>Upon written notice by the commission, the parties and/or their attorneys or other representatives may be directed to meet and confer together by telephone or otherwise, prior to the hearings and/or prior to the setting of a date for a hearing, for the purpose of formulating issues and considering:</w:t>
      </w:r>
    </w:p>
    <w:p w14:paraId="79B5ADFF" w14:textId="77777777" w:rsidR="00CF57BD" w:rsidRPr="00336751" w:rsidRDefault="00CF57BD" w:rsidP="00CF57BD">
      <w:pPr>
        <w:pStyle w:val="1"/>
      </w:pPr>
      <w:r w:rsidRPr="00336751">
        <w:t>1.</w:t>
      </w:r>
      <w:r w:rsidRPr="00336751">
        <w:tab/>
        <w:t>simplification of issues;</w:t>
      </w:r>
    </w:p>
    <w:p w14:paraId="49E11276" w14:textId="77777777" w:rsidR="00CF57BD" w:rsidRPr="00336751" w:rsidRDefault="00CF57BD" w:rsidP="00CF57BD">
      <w:pPr>
        <w:pStyle w:val="1"/>
      </w:pPr>
      <w:r w:rsidRPr="00336751">
        <w:t>2.</w:t>
      </w:r>
      <w:r w:rsidRPr="00336751">
        <w:tab/>
        <w:t>a limitation, where possible, of the number of witnesses;</w:t>
      </w:r>
    </w:p>
    <w:p w14:paraId="5A8E1866" w14:textId="77777777" w:rsidR="00CF57BD" w:rsidRPr="00336751" w:rsidRDefault="00CF57BD" w:rsidP="00CF57BD">
      <w:pPr>
        <w:pStyle w:val="1"/>
      </w:pPr>
      <w:r w:rsidRPr="00336751">
        <w:t>3.</w:t>
      </w:r>
      <w:r w:rsidRPr="00336751">
        <w:tab/>
        <w:t>possible consolidation of like protests;</w:t>
      </w:r>
    </w:p>
    <w:p w14:paraId="184AF19A" w14:textId="77777777" w:rsidR="00CF57BD" w:rsidRPr="00336751" w:rsidRDefault="00CF57BD" w:rsidP="00CF57BD">
      <w:pPr>
        <w:pStyle w:val="1"/>
      </w:pPr>
      <w:r w:rsidRPr="00336751">
        <w:t>4.</w:t>
      </w:r>
      <w:r w:rsidRPr="00336751">
        <w:tab/>
        <w:t>the time required for presentations;</w:t>
      </w:r>
    </w:p>
    <w:p w14:paraId="0E234DAE" w14:textId="77777777" w:rsidR="00CF57BD" w:rsidRPr="00336751" w:rsidRDefault="00CF57BD" w:rsidP="00CF57BD">
      <w:pPr>
        <w:pStyle w:val="1"/>
      </w:pPr>
      <w:r w:rsidRPr="00336751">
        <w:t>5.</w:t>
      </w:r>
      <w:r w:rsidRPr="00336751">
        <w:tab/>
        <w:t>stipulations as to admissibility of exhibits;</w:t>
      </w:r>
    </w:p>
    <w:p w14:paraId="7B67D08B" w14:textId="77777777" w:rsidR="00CF57BD" w:rsidRPr="00336751" w:rsidRDefault="00CF57BD" w:rsidP="00CF57BD">
      <w:pPr>
        <w:pStyle w:val="1"/>
      </w:pPr>
      <w:r w:rsidRPr="00336751">
        <w:t>6.</w:t>
      </w:r>
      <w:r w:rsidRPr="00336751">
        <w:tab/>
        <w:t>submission of proposed findings of fact;</w:t>
      </w:r>
    </w:p>
    <w:p w14:paraId="58B85783" w14:textId="77777777" w:rsidR="00CF57BD" w:rsidRPr="00336751" w:rsidRDefault="00CF57BD" w:rsidP="00CF57BD">
      <w:pPr>
        <w:pStyle w:val="1"/>
      </w:pPr>
      <w:r w:rsidRPr="00336751">
        <w:t>7.</w:t>
      </w:r>
      <w:r w:rsidRPr="00336751">
        <w:tab/>
        <w:t>such other matters as may aid in the simplification of the proceedings and the disposition of the matters in controversy.</w:t>
      </w:r>
    </w:p>
    <w:p w14:paraId="33020F89" w14:textId="77777777" w:rsidR="00CF57BD" w:rsidRPr="00336751" w:rsidRDefault="00CF57BD" w:rsidP="00CF57BD">
      <w:pPr>
        <w:pStyle w:val="A"/>
      </w:pPr>
      <w:r w:rsidRPr="00336751">
        <w:t>G.</w:t>
      </w:r>
      <w:r w:rsidRPr="00336751">
        <w:tab/>
        <w:t>Actions requested and agreed upon at the conference shall be recorded in an appropriate statement by the taxpayer and filed with the commission seven days prior to the hearing. In the event of a disagreement over any item discussed at the conference, the statement filed with the commission shall state the specific item as to which there is a disagreement, together with a brief summary of the nature of the disagreement.</w:t>
      </w:r>
    </w:p>
    <w:p w14:paraId="711AD787" w14:textId="77777777" w:rsidR="00CF57BD" w:rsidRPr="00336751" w:rsidRDefault="00CF57BD" w:rsidP="00CF57BD">
      <w:pPr>
        <w:pStyle w:val="A"/>
      </w:pPr>
      <w:r w:rsidRPr="00336751">
        <w:t>H.</w:t>
      </w:r>
      <w:r w:rsidRPr="00336751">
        <w:tab/>
        <w:t xml:space="preserve">A motion for consolidation of two or more protests, if made prior to hearing, shall be in writing, signed by the </w:t>
      </w:r>
      <w:r w:rsidRPr="00336751">
        <w:t>mover, his attorney or representative, and filed with the commission prior to the date set for the hearing. No two or more protests shall be consolidated or heard jointly without the consent of the taxpayer and by consent of the commission, unless the commission shall find that the two or more protest involve common questions of law and fact, and shall further find that separate hearings would result in unwarranted expenses, delays or substantial injustice.</w:t>
      </w:r>
    </w:p>
    <w:p w14:paraId="2DCB514D" w14:textId="77777777" w:rsidR="00CF57BD" w:rsidRPr="00336751" w:rsidRDefault="00CF57BD" w:rsidP="00CF57BD">
      <w:pPr>
        <w:pStyle w:val="A"/>
      </w:pPr>
      <w:r w:rsidRPr="00336751">
        <w:t>I.</w:t>
      </w:r>
      <w:r w:rsidRPr="00336751">
        <w:tab/>
        <w:t>All hearings shall be open to the public. All hearings shall be held in Baton Rouge, LA, unless the commission shall designate another place of hearing.</w:t>
      </w:r>
    </w:p>
    <w:p w14:paraId="6BFAC92B" w14:textId="77777777" w:rsidR="00CF57BD" w:rsidRPr="00336751" w:rsidRDefault="00CF57BD" w:rsidP="00CF57BD">
      <w:pPr>
        <w:pStyle w:val="A"/>
      </w:pPr>
      <w:r w:rsidRPr="00336751">
        <w:t>J.</w:t>
      </w:r>
      <w:r w:rsidRPr="00336751">
        <w:tab/>
        <w:t>Hearings may be conducted by a hearing officer selected and appointed by the commission. The hearing officer shall have the authority to administer oaths, may examine witnesses and rule upon the admissibility of evidence and amendments to pleadings. The hearing officer shall have the authority to recess any hearing from day to day.</w:t>
      </w:r>
    </w:p>
    <w:p w14:paraId="0F045A6E" w14:textId="77777777" w:rsidR="00CF57BD" w:rsidRPr="00336751" w:rsidRDefault="00CF57BD" w:rsidP="00CF57BD">
      <w:pPr>
        <w:pStyle w:val="A"/>
      </w:pPr>
      <w:r w:rsidRPr="00336751">
        <w:t>K.</w:t>
      </w:r>
      <w:r w:rsidRPr="00336751">
        <w:tab/>
        <w:t>The hearing officer shall have the responsibility and duty of assimilating testimony and evidence, compiling a written summary of the testimony and evidence, and presenting a proposed order to the commission. The proposed order shall be served upon the protesting taxpayer by mailing of the notice of final decision by the commission.</w:t>
      </w:r>
    </w:p>
    <w:p w14:paraId="350DDF57" w14:textId="77777777" w:rsidR="00CF57BD" w:rsidRPr="00336751" w:rsidRDefault="00CF57BD" w:rsidP="00CF57BD">
      <w:pPr>
        <w:pStyle w:val="A"/>
      </w:pPr>
      <w:r w:rsidRPr="00336751">
        <w:t>L.</w:t>
      </w:r>
      <w:r w:rsidRPr="00336751">
        <w:tab/>
        <w:t>The commission or hearing officer shall direct the taxpayer to enter their appearance on the record. In all proceedings, the protesting taxpayer shall open with a statement and/or argument. After the protesting taxpayer has presented all its evidence, the commission or hearing officer may call upon any witness or the staff of the commission for further material or relevant evidence upon any issue.</w:t>
      </w:r>
    </w:p>
    <w:p w14:paraId="703DDAFA" w14:textId="77777777" w:rsidR="00D65C13" w:rsidRPr="006E6C5A" w:rsidRDefault="00D65C13" w:rsidP="00D65C13">
      <w:pPr>
        <w:pStyle w:val="A"/>
      </w:pPr>
      <w:r w:rsidRPr="006E6C5A">
        <w:t>M.</w:t>
      </w:r>
      <w:r w:rsidRPr="006E6C5A">
        <w:tab/>
        <w:t>Upon written notice by the commission the parties or their attorneys, or other representative, may be directed to file legal memorandums with the commission seven days prior to the hearing. The legal memorandum shall address in a concise manner the legal issues presented in the appeal to</w:t>
      </w:r>
      <w:r w:rsidR="00FC3C14">
        <w:t xml:space="preserve"> </w:t>
      </w:r>
      <w:r w:rsidRPr="006E6C5A">
        <w:t>the commission together with a statement of any legal authority supporting the party's position.</w:t>
      </w:r>
    </w:p>
    <w:p w14:paraId="1006A8E0" w14:textId="77777777" w:rsidR="00D65C13" w:rsidRPr="006E6C5A" w:rsidRDefault="00D65C13" w:rsidP="00D65C13">
      <w:pPr>
        <w:pStyle w:val="A"/>
      </w:pPr>
      <w:r w:rsidRPr="006E6C5A">
        <w:t>N.</w:t>
      </w:r>
      <w:r w:rsidRPr="006E6C5A">
        <w:tab/>
        <w:t>Any evidence which would be admissible under the Louisiana Rules of Evidence shall be deemed admissible by the commission. The Louisiana Rules of Evidence shall be applied liberally in any proceeding before the commission. Either party may object to evidence not previously disclosed by the opposing party. The commission may exclude evidence, which is deemed by the commission to be incompetent, immaterial or unduly repetitious.</w:t>
      </w:r>
    </w:p>
    <w:p w14:paraId="6A895D2F" w14:textId="77777777" w:rsidR="00D65C13" w:rsidRPr="006E6C5A" w:rsidRDefault="00D65C13" w:rsidP="00D65C13">
      <w:pPr>
        <w:pStyle w:val="A"/>
      </w:pPr>
      <w:r w:rsidRPr="006E6C5A">
        <w:t>O.</w:t>
      </w:r>
      <w:r w:rsidRPr="006E6C5A">
        <w:tab/>
        <w:t>Any party, with leave of the commission or hearing officer, may present prepared sworn deposition testimony of a witness, either narrative or in question and answer form, which shall be incorporated into the record as if read by the witness. The opposing party will be allowed to cross-examine the witness and/or submit any sworn testimony given by the witness in the deposition. Seven copies of the prepared deposition testimony shall be filed with the commission.</w:t>
      </w:r>
    </w:p>
    <w:p w14:paraId="32C8BCAD" w14:textId="77777777" w:rsidR="00D65C13" w:rsidRPr="006E6C5A" w:rsidRDefault="00D65C13" w:rsidP="00D65C13">
      <w:pPr>
        <w:pStyle w:val="A"/>
      </w:pPr>
      <w:r w:rsidRPr="006E6C5A">
        <w:t>P.</w:t>
      </w:r>
      <w:r w:rsidRPr="006E6C5A">
        <w:tab/>
        <w:t>The commission or hearing officer shall have the right in any proceeding to limit the number of witnesses whose testimony is merely cumulative.</w:t>
      </w:r>
    </w:p>
    <w:p w14:paraId="59FB0234" w14:textId="77777777" w:rsidR="00D65C13" w:rsidRPr="006E6C5A" w:rsidRDefault="00526353" w:rsidP="00D65C13">
      <w:pPr>
        <w:pStyle w:val="A"/>
      </w:pPr>
      <w:r w:rsidRPr="00BA6A65">
        <w:lastRenderedPageBreak/>
        <w:t>Q.</w:t>
      </w:r>
      <w:r w:rsidRPr="00BA6A65">
        <w:tab/>
        <w:t>Subpoenas for the attendance of witnesses or for the production of books, papers, accounts or documents at a hearing, may be issued by the commission upon its own motion, or upon the written request of the taxpayer. No subpoenas shall be issued until the taxpayer who wishes to subpoena the witness first deposits with the agency a sum of money sufficient to pay all fees and expenses to which a witness in a civil case is entitled pursuant to R.S. 13:3661 and R.S. 13:3671. Any subpoena duces tecum shall allow no less than five days to assimilate and to deliver said documents subpoenaed by the subpoena recipient. The form of subpoena attached hereto as Form SUBP.T-2 (found on the Tax Commission’s website under General Forms), or a reasonable variation thereof, shall be filled out and presented with the subpoena request. Service of the subpoena may be accomplished by any of the methods prescribed by the Louisiana Administrative Procedure Act.</w:t>
      </w:r>
    </w:p>
    <w:p w14:paraId="0D905810" w14:textId="77777777" w:rsidR="00D65C13" w:rsidRPr="006E6C5A" w:rsidRDefault="00D65C13" w:rsidP="00D65C13">
      <w:pPr>
        <w:pStyle w:val="A"/>
      </w:pPr>
      <w:r w:rsidRPr="006E6C5A">
        <w:t>R.</w:t>
      </w:r>
      <w:r w:rsidRPr="006E6C5A">
        <w:tab/>
        <w:t>The parties to an appeal shall be notified in writing by certified mail of the final decision of the commission. The taxpayer shall have 30 days from receipt of the Order to appeal to a court of competent jurisdiction.</w:t>
      </w:r>
    </w:p>
    <w:p w14:paraId="758F291D" w14:textId="77777777" w:rsidR="00D65C13" w:rsidRDefault="00D65C13" w:rsidP="007101D0">
      <w:pPr>
        <w:pStyle w:val="A"/>
      </w:pPr>
      <w:r w:rsidRPr="006E6C5A">
        <w:t>S.</w:t>
      </w:r>
      <w:r w:rsidRPr="006E6C5A">
        <w:tab/>
        <w:t xml:space="preserve">The word </w:t>
      </w:r>
      <w:r w:rsidRPr="006E6C5A">
        <w:rPr>
          <w:i/>
        </w:rPr>
        <w:t>commission</w:t>
      </w:r>
      <w:r w:rsidRPr="006E6C5A">
        <w:t xml:space="preserve"> as used herein refers to the chairman and the members or its delegate appointed to conduct the hearings.</w:t>
      </w:r>
    </w:p>
    <w:p w14:paraId="10292C6F" w14:textId="77777777" w:rsidR="00D80C09" w:rsidRPr="000250BD" w:rsidRDefault="00D80C09" w:rsidP="00DE4C46">
      <w:pPr>
        <w:pStyle w:val="Text"/>
        <w:spacing w:after="0" w:line="240" w:lineRule="auto"/>
        <w:rPr>
          <w:sz w:val="16"/>
          <w:szCs w:val="16"/>
        </w:rPr>
      </w:pPr>
    </w:p>
    <w:tbl>
      <w:tblPr>
        <w:tblW w:w="0" w:type="auto"/>
        <w:jc w:val="center"/>
        <w:tblBorders>
          <w:insideH w:val="single" w:sz="4" w:space="0" w:color="auto"/>
        </w:tblBorders>
        <w:tblLook w:val="01E0" w:firstRow="1" w:lastRow="1" w:firstColumn="1" w:lastColumn="1" w:noHBand="0" w:noVBand="0"/>
      </w:tblPr>
      <w:tblGrid>
        <w:gridCol w:w="3121"/>
        <w:gridCol w:w="1775"/>
      </w:tblGrid>
      <w:tr w:rsidR="00827F9C" w:rsidRPr="00651C8A" w14:paraId="43C5CB5F" w14:textId="77777777" w:rsidTr="00F559DD">
        <w:trPr>
          <w:cantSplit/>
          <w:jc w:val="center"/>
        </w:trPr>
        <w:tc>
          <w:tcPr>
            <w:tcW w:w="3200" w:type="dxa"/>
          </w:tcPr>
          <w:p w14:paraId="63D05D3B" w14:textId="77777777" w:rsidR="00827F9C" w:rsidRPr="0025118A" w:rsidRDefault="00827F9C" w:rsidP="00F559DD">
            <w:pPr>
              <w:pStyle w:val="Text"/>
              <w:spacing w:line="240" w:lineRule="auto"/>
              <w:ind w:firstLine="0"/>
              <w:jc w:val="center"/>
              <w:rPr>
                <w:b/>
                <w:sz w:val="16"/>
                <w:szCs w:val="16"/>
              </w:rPr>
            </w:pPr>
            <w:r w:rsidRPr="0025118A">
              <w:rPr>
                <w:b/>
                <w:sz w:val="16"/>
                <w:szCs w:val="16"/>
              </w:rPr>
              <w:t>Form 3105.A</w:t>
            </w:r>
          </w:p>
          <w:p w14:paraId="4B9591A6" w14:textId="77777777" w:rsidR="00827F9C" w:rsidRPr="0025118A" w:rsidRDefault="00827F9C" w:rsidP="00F559DD">
            <w:pPr>
              <w:pStyle w:val="Text"/>
              <w:spacing w:line="240" w:lineRule="auto"/>
              <w:ind w:firstLine="0"/>
              <w:jc w:val="center"/>
              <w:rPr>
                <w:b/>
                <w:sz w:val="16"/>
                <w:szCs w:val="16"/>
              </w:rPr>
            </w:pPr>
            <w:r w:rsidRPr="0025118A">
              <w:rPr>
                <w:b/>
                <w:sz w:val="16"/>
                <w:szCs w:val="16"/>
              </w:rPr>
              <w:t>Exhibit A</w:t>
            </w:r>
          </w:p>
          <w:p w14:paraId="440178C0" w14:textId="77777777" w:rsidR="00827F9C" w:rsidRPr="0025118A" w:rsidRDefault="00827F9C" w:rsidP="00F559DD">
            <w:pPr>
              <w:pStyle w:val="Text"/>
              <w:spacing w:line="240" w:lineRule="auto"/>
              <w:ind w:firstLine="0"/>
              <w:jc w:val="center"/>
              <w:rPr>
                <w:b/>
                <w:sz w:val="16"/>
                <w:szCs w:val="16"/>
              </w:rPr>
            </w:pPr>
            <w:r w:rsidRPr="0025118A">
              <w:rPr>
                <w:b/>
                <w:sz w:val="16"/>
                <w:szCs w:val="16"/>
              </w:rPr>
              <w:t>Appeal to Louisiana Tax Commission</w:t>
            </w:r>
          </w:p>
          <w:p w14:paraId="078249BA" w14:textId="77777777" w:rsidR="00827F9C" w:rsidRPr="0025118A" w:rsidRDefault="00827F9C" w:rsidP="00F559DD">
            <w:pPr>
              <w:pStyle w:val="A"/>
              <w:ind w:firstLine="0"/>
              <w:jc w:val="center"/>
              <w:rPr>
                <w:b/>
                <w:sz w:val="16"/>
                <w:szCs w:val="16"/>
              </w:rPr>
            </w:pPr>
            <w:r w:rsidRPr="0025118A">
              <w:rPr>
                <w:b/>
                <w:sz w:val="16"/>
                <w:szCs w:val="16"/>
              </w:rPr>
              <w:t xml:space="preserve">by Taxpayer </w:t>
            </w:r>
          </w:p>
          <w:p w14:paraId="2C530E3B" w14:textId="77777777" w:rsidR="00827F9C" w:rsidRPr="0025118A" w:rsidRDefault="00827F9C" w:rsidP="00F559DD">
            <w:pPr>
              <w:pStyle w:val="A"/>
              <w:ind w:firstLine="0"/>
              <w:jc w:val="center"/>
              <w:rPr>
                <w:b/>
                <w:sz w:val="16"/>
                <w:szCs w:val="16"/>
              </w:rPr>
            </w:pPr>
            <w:r w:rsidRPr="0025118A">
              <w:rPr>
                <w:b/>
                <w:sz w:val="16"/>
                <w:szCs w:val="16"/>
              </w:rPr>
              <w:t>For Public Service Property</w:t>
            </w:r>
          </w:p>
        </w:tc>
        <w:tc>
          <w:tcPr>
            <w:tcW w:w="1804" w:type="dxa"/>
          </w:tcPr>
          <w:p w14:paraId="0955C6FA" w14:textId="77777777" w:rsidR="00827F9C" w:rsidRPr="0025118A" w:rsidRDefault="00827F9C" w:rsidP="00F559DD">
            <w:pPr>
              <w:pStyle w:val="A"/>
              <w:keepNext/>
              <w:ind w:firstLine="0"/>
              <w:rPr>
                <w:color w:val="000000"/>
                <w:sz w:val="16"/>
                <w:szCs w:val="16"/>
              </w:rPr>
            </w:pPr>
            <w:r w:rsidRPr="0025118A">
              <w:rPr>
                <w:color w:val="000000"/>
                <w:sz w:val="16"/>
                <w:szCs w:val="16"/>
              </w:rPr>
              <w:t>La. Tax Commission</w:t>
            </w:r>
          </w:p>
          <w:p w14:paraId="3ABF1A9F" w14:textId="77777777" w:rsidR="00827F9C" w:rsidRPr="0025118A" w:rsidRDefault="00827F9C" w:rsidP="00F559DD">
            <w:pPr>
              <w:pStyle w:val="A"/>
              <w:keepNext/>
              <w:ind w:firstLine="0"/>
              <w:rPr>
                <w:color w:val="000000"/>
                <w:sz w:val="16"/>
                <w:szCs w:val="16"/>
              </w:rPr>
            </w:pPr>
            <w:r w:rsidRPr="0025118A">
              <w:rPr>
                <w:color w:val="000000"/>
                <w:sz w:val="16"/>
                <w:szCs w:val="16"/>
              </w:rPr>
              <w:t>P.O. Box 66788</w:t>
            </w:r>
          </w:p>
          <w:p w14:paraId="506D0945" w14:textId="77777777" w:rsidR="00827F9C" w:rsidRPr="0025118A" w:rsidRDefault="00827F9C" w:rsidP="00F559DD">
            <w:pPr>
              <w:pStyle w:val="A"/>
              <w:keepNext/>
              <w:ind w:firstLine="0"/>
              <w:rPr>
                <w:color w:val="000000"/>
                <w:sz w:val="16"/>
                <w:szCs w:val="16"/>
              </w:rPr>
            </w:pPr>
            <w:r w:rsidRPr="0025118A">
              <w:rPr>
                <w:color w:val="000000"/>
                <w:sz w:val="16"/>
                <w:szCs w:val="16"/>
              </w:rPr>
              <w:t>Baton Rouge, LA 70896</w:t>
            </w:r>
          </w:p>
          <w:p w14:paraId="02098F29" w14:textId="77777777" w:rsidR="00827F9C" w:rsidRPr="00651C8A" w:rsidRDefault="00827F9C" w:rsidP="00F559DD">
            <w:pPr>
              <w:pStyle w:val="A"/>
              <w:keepNext/>
              <w:ind w:firstLine="0"/>
              <w:rPr>
                <w:sz w:val="16"/>
                <w:szCs w:val="16"/>
              </w:rPr>
            </w:pPr>
            <w:r w:rsidRPr="0025118A">
              <w:rPr>
                <w:color w:val="000000"/>
                <w:sz w:val="16"/>
                <w:szCs w:val="16"/>
              </w:rPr>
              <w:t>(225) 219-0339</w:t>
            </w:r>
          </w:p>
        </w:tc>
      </w:tr>
    </w:tbl>
    <w:p w14:paraId="1617CD30" w14:textId="77777777" w:rsidR="00827F9C" w:rsidRPr="00651C8A" w:rsidRDefault="00827F9C" w:rsidP="00827F9C">
      <w:pPr>
        <w:pStyle w:val="A"/>
        <w:keepNext/>
        <w:ind w:firstLine="0"/>
        <w:rPr>
          <w:sz w:val="16"/>
          <w:szCs w:val="16"/>
        </w:rPr>
      </w:pPr>
    </w:p>
    <w:p w14:paraId="2A277478" w14:textId="77777777" w:rsidR="00827F9C" w:rsidRPr="0025118A"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25118A">
        <w:rPr>
          <w:kern w:val="2"/>
          <w:sz w:val="16"/>
          <w:szCs w:val="16"/>
        </w:rPr>
        <w:t>Taxpayer Name:</w:t>
      </w:r>
      <w:r w:rsidRPr="0025118A">
        <w:rPr>
          <w:kern w:val="2"/>
          <w:sz w:val="16"/>
          <w:szCs w:val="16"/>
        </w:rPr>
        <w:tab/>
      </w:r>
    </w:p>
    <w:p w14:paraId="46ABE4C1" w14:textId="77777777" w:rsidR="00827F9C" w:rsidRPr="0025118A"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25118A">
        <w:rPr>
          <w:kern w:val="2"/>
          <w:sz w:val="16"/>
          <w:szCs w:val="16"/>
        </w:rPr>
        <w:t>Address:</w:t>
      </w:r>
      <w:r w:rsidRPr="0025118A">
        <w:rPr>
          <w:kern w:val="2"/>
          <w:sz w:val="16"/>
          <w:szCs w:val="16"/>
        </w:rPr>
        <w:tab/>
      </w:r>
    </w:p>
    <w:p w14:paraId="4B738CB1" w14:textId="77777777" w:rsidR="00827F9C" w:rsidRPr="0025118A"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25118A">
        <w:rPr>
          <w:kern w:val="2"/>
          <w:sz w:val="16"/>
          <w:szCs w:val="16"/>
        </w:rPr>
        <w:t>City, State, Zip:</w:t>
      </w:r>
      <w:r w:rsidRPr="0025118A">
        <w:rPr>
          <w:kern w:val="2"/>
          <w:sz w:val="16"/>
          <w:szCs w:val="16"/>
        </w:rPr>
        <w:tab/>
      </w:r>
    </w:p>
    <w:p w14:paraId="2AE92E34" w14:textId="77777777" w:rsidR="00827F9C" w:rsidRPr="0025118A"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25118A">
        <w:rPr>
          <w:kern w:val="2"/>
          <w:sz w:val="16"/>
          <w:szCs w:val="16"/>
        </w:rPr>
        <w:t>Circle one Industry:</w:t>
      </w:r>
    </w:p>
    <w:p w14:paraId="4E9E5ACE" w14:textId="77777777" w:rsidR="00827F9C" w:rsidRPr="0025118A"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25118A">
        <w:rPr>
          <w:kern w:val="2"/>
          <w:sz w:val="16"/>
          <w:szCs w:val="16"/>
        </w:rPr>
        <w:t>Airline Boat/Barge Co-op Electric Pipeline Railcar Railroad Telephone</w:t>
      </w:r>
    </w:p>
    <w:p w14:paraId="2C0E697A" w14:textId="77777777" w:rsidR="00827F9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p>
    <w:p w14:paraId="3FF14297" w14:textId="77777777" w:rsidR="00827F9C" w:rsidRPr="0025118A"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25118A">
        <w:rPr>
          <w:kern w:val="2"/>
          <w:sz w:val="16"/>
          <w:szCs w:val="16"/>
        </w:rPr>
        <w:t>The Fair Market Value as determined by the Public Service Section of the Louisiana Tax Commission is:</w:t>
      </w:r>
    </w:p>
    <w:p w14:paraId="25946975" w14:textId="77777777" w:rsidR="00827F9C" w:rsidRPr="0025118A"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25118A">
        <w:rPr>
          <w:kern w:val="2"/>
          <w:sz w:val="16"/>
          <w:szCs w:val="16"/>
        </w:rPr>
        <w:t>Total $ _________________________</w:t>
      </w:r>
    </w:p>
    <w:p w14:paraId="499E75BC" w14:textId="77777777" w:rsidR="00827F9C" w:rsidRPr="0025118A"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25118A">
        <w:rPr>
          <w:kern w:val="2"/>
          <w:sz w:val="16"/>
          <w:szCs w:val="16"/>
        </w:rPr>
        <w:t>I am requesting that the Fair Market Value be fixed at:</w:t>
      </w:r>
    </w:p>
    <w:p w14:paraId="5F178B08" w14:textId="77777777" w:rsidR="00827F9C" w:rsidRPr="0025118A"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25118A">
        <w:rPr>
          <w:kern w:val="2"/>
          <w:sz w:val="16"/>
          <w:szCs w:val="16"/>
        </w:rPr>
        <w:t>Total $ _________________________</w:t>
      </w:r>
    </w:p>
    <w:p w14:paraId="253D94AA" w14:textId="77777777" w:rsidR="00827F9C" w:rsidRPr="0025118A"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25118A">
        <w:rPr>
          <w:kern w:val="2"/>
          <w:sz w:val="16"/>
          <w:szCs w:val="16"/>
        </w:rPr>
        <w:t xml:space="preserve">I understand that property is assessed at a percentage of fair market value which means the price for the property which would be agreed upon between a willing and informed buyer and a willing and informed seller under usual and ordinary circumstances, the highest price the property would bring on the open market if exposed for sale for a reasonable time. </w:t>
      </w:r>
    </w:p>
    <w:p w14:paraId="467D00AB" w14:textId="77777777" w:rsidR="00827F9C" w:rsidRPr="0025118A"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25118A">
        <w:rPr>
          <w:kern w:val="2"/>
          <w:sz w:val="16"/>
          <w:szCs w:val="16"/>
        </w:rPr>
        <w:t>___________________________________________________</w:t>
      </w:r>
    </w:p>
    <w:p w14:paraId="448F81D4" w14:textId="77777777" w:rsidR="00827F9C" w:rsidRPr="0025118A"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25118A">
        <w:rPr>
          <w:kern w:val="2"/>
          <w:sz w:val="16"/>
          <w:szCs w:val="16"/>
        </w:rPr>
        <w:t>Applicant: (PLEASE PRINT)</w:t>
      </w:r>
    </w:p>
    <w:p w14:paraId="50747676" w14:textId="77777777" w:rsidR="00827F9C" w:rsidRPr="0025118A"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25118A">
        <w:rPr>
          <w:kern w:val="2"/>
          <w:sz w:val="16"/>
          <w:szCs w:val="16"/>
        </w:rPr>
        <w:t>Address:_____________________________________________</w:t>
      </w:r>
    </w:p>
    <w:p w14:paraId="1EF15B8B" w14:textId="77777777" w:rsidR="00827F9C" w:rsidRPr="0025118A"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25118A">
        <w:rPr>
          <w:kern w:val="2"/>
          <w:sz w:val="16"/>
          <w:szCs w:val="16"/>
        </w:rPr>
        <w:t>____________________________________________________</w:t>
      </w:r>
    </w:p>
    <w:p w14:paraId="2C51B2B2" w14:textId="77777777" w:rsidR="00827F9C" w:rsidRPr="0025118A"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25118A">
        <w:rPr>
          <w:kern w:val="2"/>
          <w:sz w:val="16"/>
          <w:szCs w:val="16"/>
        </w:rPr>
        <w:t>____________________________________________________</w:t>
      </w:r>
    </w:p>
    <w:p w14:paraId="55413047" w14:textId="77777777" w:rsidR="00827F9C" w:rsidRPr="0025118A"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25118A">
        <w:rPr>
          <w:kern w:val="2"/>
          <w:sz w:val="16"/>
          <w:szCs w:val="16"/>
        </w:rPr>
        <w:t>____________________________________________________</w:t>
      </w:r>
    </w:p>
    <w:p w14:paraId="40E5F6EC" w14:textId="77777777" w:rsidR="00827F9C" w:rsidRPr="0025118A"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25118A">
        <w:rPr>
          <w:kern w:val="2"/>
          <w:sz w:val="16"/>
          <w:szCs w:val="16"/>
        </w:rPr>
        <w:t>Telephone No. :________________________________________</w:t>
      </w:r>
    </w:p>
    <w:p w14:paraId="513EA17C" w14:textId="77777777" w:rsidR="00827F9C" w:rsidRPr="0025118A"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25118A">
        <w:rPr>
          <w:kern w:val="2"/>
          <w:sz w:val="16"/>
          <w:szCs w:val="16"/>
        </w:rPr>
        <w:t>Email Address: _______________________________________</w:t>
      </w:r>
    </w:p>
    <w:p w14:paraId="6AC60582" w14:textId="77777777" w:rsidR="00827F9C" w:rsidRPr="0025118A"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25118A">
        <w:rPr>
          <w:kern w:val="2"/>
          <w:sz w:val="16"/>
          <w:szCs w:val="16"/>
        </w:rPr>
        <w:t>Date: _______________________________________________</w:t>
      </w:r>
    </w:p>
    <w:p w14:paraId="49CE48E8" w14:textId="77777777" w:rsidR="00827F9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25118A">
        <w:rPr>
          <w:kern w:val="2"/>
          <w:sz w:val="16"/>
          <w:szCs w:val="16"/>
        </w:rPr>
        <w:t>Signature: _____________________________________________</w:t>
      </w:r>
    </w:p>
    <w:p w14:paraId="09CFCFB7" w14:textId="77777777" w:rsidR="00827F9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pPr>
    </w:p>
    <w:p w14:paraId="04605462" w14:textId="77777777" w:rsidR="00827F9C" w:rsidRPr="00651C8A" w:rsidRDefault="00827F9C" w:rsidP="00827F9C">
      <w:pPr>
        <w:pStyle w:val="AuthorityNote"/>
      </w:pPr>
      <w:r w:rsidRPr="00651C8A">
        <w:t>AUTHORITY NOTE:</w:t>
      </w:r>
      <w:r w:rsidRPr="00651C8A">
        <w:tab/>
        <w:t>Promulgated in accordance with R.S. 47:1837 and R.S. 47:1856.</w:t>
      </w:r>
    </w:p>
    <w:p w14:paraId="4E1D50B2" w14:textId="501582D4" w:rsidR="007A6D30" w:rsidRPr="00AE2955" w:rsidRDefault="00827F9C" w:rsidP="00827F9C">
      <w:pPr>
        <w:pStyle w:val="HistoricalNote"/>
      </w:pPr>
      <w:r w:rsidRPr="00651C8A">
        <w:t>HISTORICAL NOTE:</w:t>
      </w:r>
      <w:r w:rsidRPr="00651C8A">
        <w:tab/>
        <w:t xml:space="preserve">Promulgated by the Louisiana Tax Commission, LR 4:339 (September 1978), amended by the </w:t>
      </w:r>
      <w:r w:rsidRPr="00651C8A">
        <w:t>Department of Revenue and Taxation, Tax Commission, LR 10:947 (November 1984), LR 15:1097 (December 1989), LR 20:198 (February 1994), LR 21:186 (February 1995), LR 23:209 (February 1997), amended by the Department of Revenue, Tax Commission, LR 24:493 (March 1998), LR 25:320 (February 1999), LR 26:513 (March 2000), LR 30:492 (March 2004), LR 31:723 (March 2005), LR 32:438 (March 2006), LR 33:499 (March 2007), LR 34:689 (April 2008), LR 36:782 (April 2010), amended by the Office of the Governor, Division of Administration, Tax Commission, LR 38:812 (March 2012), LR 41:683 (April 2015), LR 43:661 (April 2017), LR 45:541 (April 2019), LR 48:1538 (June 2022), LR 50:377 (March 2024)</w:t>
      </w:r>
      <w:r>
        <w:t>, LR 52:975 (June 2026).</w:t>
      </w:r>
    </w:p>
    <w:p w14:paraId="55ADAB55" w14:textId="77777777" w:rsidR="00FC3C14" w:rsidRPr="006E6C5A" w:rsidRDefault="00FC3C14" w:rsidP="00FC3C14">
      <w:pPr>
        <w:pStyle w:val="Section"/>
      </w:pPr>
      <w:bookmarkStart w:id="2428" w:name="_Toc233690290"/>
      <w:bookmarkStart w:id="2429" w:name="_Toc234030874"/>
      <w:bookmarkStart w:id="2430" w:name="_Toc243721500"/>
      <w:bookmarkStart w:id="2431" w:name="_Toc259619748"/>
      <w:bookmarkStart w:id="2432" w:name="_Toc262718834"/>
      <w:bookmarkStart w:id="2433" w:name="_Toc275165607"/>
      <w:bookmarkStart w:id="2434" w:name="_Toc238197926"/>
      <w:r w:rsidRPr="006E6C5A">
        <w:t>§3106.</w:t>
      </w:r>
      <w:r w:rsidRPr="006E6C5A">
        <w:tab/>
        <w:t>Practice and Procedure for the Appeal of Bank Assessments</w:t>
      </w:r>
      <w:bookmarkEnd w:id="2428"/>
      <w:bookmarkEnd w:id="2429"/>
      <w:bookmarkEnd w:id="2430"/>
      <w:bookmarkEnd w:id="2431"/>
      <w:bookmarkEnd w:id="2432"/>
      <w:bookmarkEnd w:id="2433"/>
      <w:bookmarkEnd w:id="2434"/>
    </w:p>
    <w:p w14:paraId="0292C096" w14:textId="77777777" w:rsidR="006C5526" w:rsidRPr="00D43BA5" w:rsidRDefault="00650021" w:rsidP="006C5526">
      <w:pPr>
        <w:pStyle w:val="A"/>
      </w:pPr>
      <w:r w:rsidRPr="0063022D">
        <w:t>A.</w:t>
      </w:r>
      <w:r w:rsidRPr="0063022D">
        <w:tab/>
      </w:r>
      <w:r w:rsidR="00962F16" w:rsidRPr="00962F16">
        <w:t>The Tax Commission or its designated representative, as provided by law, shall conduct hearings to consider the written protest of an applicant taxpayer. The appeal s</w:t>
      </w:r>
      <w:r w:rsidR="00962F16">
        <w:t>hall be filed within 30</w:t>
      </w:r>
      <w:r w:rsidR="00962F16" w:rsidRPr="00962F16">
        <w:t xml:space="preserve"> days of the dated Certificate of Value to the taxpayer. In order to institute a proceeding before the commission, the taxpayer shall file Form 3106.A and, if applicable Form 3103.B.</w:t>
      </w:r>
    </w:p>
    <w:p w14:paraId="52F2F2C3" w14:textId="77777777" w:rsidR="006C5526" w:rsidRPr="00D43BA5" w:rsidRDefault="006C5526" w:rsidP="006C5526">
      <w:pPr>
        <w:pStyle w:val="A"/>
      </w:pPr>
      <w:r w:rsidRPr="00D43BA5">
        <w:t>B.</w:t>
      </w:r>
      <w:r w:rsidRPr="00D43BA5">
        <w:tab/>
        <w:t>All filings to the Louisiana Tax Commission shall be filed with the Office of the Administrator.</w:t>
      </w:r>
      <w:r>
        <w:t xml:space="preserve"> </w:t>
      </w:r>
      <w:r w:rsidRPr="00D43BA5">
        <w:t>They shall be deemed filed only when actually received, in proper form.</w:t>
      </w:r>
      <w:r>
        <w:t xml:space="preserve"> </w:t>
      </w:r>
      <w:r w:rsidRPr="00D43BA5">
        <w:t>All filings shall be in the form of an original and seven copies on letter size paper.</w:t>
      </w:r>
    </w:p>
    <w:p w14:paraId="4D580C7E" w14:textId="77777777" w:rsidR="006C5526" w:rsidRPr="00D43BA5" w:rsidRDefault="006C5526" w:rsidP="006C5526">
      <w:pPr>
        <w:pStyle w:val="1"/>
      </w:pPr>
      <w:r w:rsidRPr="00D43BA5">
        <w:t>1.</w:t>
      </w:r>
      <w:r w:rsidRPr="00D43BA5">
        <w:tab/>
        <w:t>The Office of the Administrator shall be sent one “service copy” of all State Court, Federal Court, Appellate Court, and/or Supreme Court pleadings in which the LTC is named party in addition to Special Counsel for the LTC.</w:t>
      </w:r>
    </w:p>
    <w:p w14:paraId="45E40C99" w14:textId="77777777" w:rsidR="006C5526" w:rsidRDefault="006C5526" w:rsidP="006C5526">
      <w:pPr>
        <w:pStyle w:val="A"/>
      </w:pPr>
      <w:r w:rsidRPr="00D43BA5">
        <w:t>C.</w:t>
      </w:r>
      <w:r w:rsidRPr="00D43BA5">
        <w:tab/>
        <w:t>At the close of the time period for filing protests, the commission shall assign each case to the docket and notify the parties of the time and place of the hearing.</w:t>
      </w:r>
    </w:p>
    <w:p w14:paraId="58C426B7" w14:textId="77777777" w:rsidR="00556167" w:rsidRPr="00CA33DC" w:rsidRDefault="006C5526" w:rsidP="006C5526">
      <w:pPr>
        <w:pStyle w:val="A"/>
        <w:spacing w:after="80"/>
      </w:pPr>
      <w:r w:rsidRPr="00D43BA5">
        <w:t>D.</w:t>
      </w:r>
      <w:r w:rsidRPr="00D43BA5">
        <w:tab/>
        <w:t>Thirty days prior to said hearings, the protesting taxpayer shall file a signed, pleading, specifying each respect in which the initial determination is contested, setting forth the specific basis upon which the protest is filed, together with a statement of the relief sought and seven copies of all hearing exhibits to be presented; which shall be marked "Exhibit Taxpayer_____" and shall be consecutively numbered, indexed and bound. Legal memorandum submitted by the parties will be made part of the record of proceedings before the commission, but shall not be filed as exhibits to be offered into evidence for the hearing before the commission.</w:t>
      </w:r>
    </w:p>
    <w:p w14:paraId="780E3236" w14:textId="77777777" w:rsidR="00650021" w:rsidRPr="0063022D" w:rsidRDefault="00650021" w:rsidP="00650021">
      <w:pPr>
        <w:pStyle w:val="A"/>
      </w:pPr>
      <w:r w:rsidRPr="0063022D">
        <w:t>E.</w:t>
      </w:r>
      <w:r w:rsidRPr="0063022D">
        <w:tab/>
        <w:t>Every taxpayer, witness, attorney or other representative shall conduct themselves in all proceedings with proper dignity, courtesy and respect for the hearing officer or the commission, and all other parties. Disorderly conduct will not be tolerated. Attorneys shall observe and practice the standards of ethical behavior prescribed for attorneys at law by the Louisiana Bar Association. Any taxpayer, witness, attorney or other representative may be excluded by the hearing officer or the commission of any hearing for such a period and upon such conditions as are just for violation of this rule.</w:t>
      </w:r>
    </w:p>
    <w:p w14:paraId="53A94BDC" w14:textId="77777777" w:rsidR="00650021" w:rsidRPr="0063022D" w:rsidRDefault="00650021" w:rsidP="00650021">
      <w:pPr>
        <w:pStyle w:val="A"/>
      </w:pPr>
      <w:r w:rsidRPr="0063022D">
        <w:t>F.</w:t>
      </w:r>
      <w:r w:rsidRPr="0063022D">
        <w:tab/>
        <w:t xml:space="preserve">Upon written notice by the commission, the parties and/or their attorneys or other representatives may be directed </w:t>
      </w:r>
      <w:r w:rsidRPr="0063022D">
        <w:lastRenderedPageBreak/>
        <w:t>to meet and confer together by telephone or otherwise, prior to the hearings and/or prior to the setting of a date for a hearing, for the purpose of formulating issues and considering:</w:t>
      </w:r>
    </w:p>
    <w:p w14:paraId="20D015B5" w14:textId="77777777" w:rsidR="00650021" w:rsidRPr="0063022D" w:rsidRDefault="00650021" w:rsidP="00650021">
      <w:pPr>
        <w:pStyle w:val="1"/>
      </w:pPr>
      <w:r w:rsidRPr="0063022D">
        <w:t>1.</w:t>
      </w:r>
      <w:r w:rsidRPr="0063022D">
        <w:tab/>
        <w:t>simplification of issues;</w:t>
      </w:r>
    </w:p>
    <w:p w14:paraId="69DD91F9" w14:textId="77777777" w:rsidR="00650021" w:rsidRPr="0063022D" w:rsidRDefault="00650021" w:rsidP="00650021">
      <w:pPr>
        <w:pStyle w:val="1"/>
      </w:pPr>
      <w:r w:rsidRPr="0063022D">
        <w:t>2.</w:t>
      </w:r>
      <w:r w:rsidRPr="0063022D">
        <w:tab/>
        <w:t>a limitation, where possible, of the number of witnesses;</w:t>
      </w:r>
    </w:p>
    <w:p w14:paraId="7435F9C3" w14:textId="77777777" w:rsidR="00650021" w:rsidRPr="0063022D" w:rsidRDefault="00650021" w:rsidP="00650021">
      <w:pPr>
        <w:pStyle w:val="1"/>
      </w:pPr>
      <w:r w:rsidRPr="0063022D">
        <w:t>3.</w:t>
      </w:r>
      <w:r w:rsidRPr="0063022D">
        <w:tab/>
        <w:t>possible consolidation of like protests;</w:t>
      </w:r>
    </w:p>
    <w:p w14:paraId="55BB94CA" w14:textId="77777777" w:rsidR="00650021" w:rsidRPr="0063022D" w:rsidRDefault="00650021" w:rsidP="00650021">
      <w:pPr>
        <w:pStyle w:val="1"/>
      </w:pPr>
      <w:r w:rsidRPr="0063022D">
        <w:t>4.</w:t>
      </w:r>
      <w:r w:rsidRPr="0063022D">
        <w:tab/>
        <w:t>the time required for presentations;</w:t>
      </w:r>
    </w:p>
    <w:p w14:paraId="1847F967" w14:textId="77777777" w:rsidR="00650021" w:rsidRPr="0063022D" w:rsidRDefault="00650021" w:rsidP="00650021">
      <w:pPr>
        <w:pStyle w:val="1"/>
      </w:pPr>
      <w:r w:rsidRPr="0063022D">
        <w:t>5.</w:t>
      </w:r>
      <w:r w:rsidRPr="0063022D">
        <w:tab/>
        <w:t>stipulations as to admissibility of exhibits;</w:t>
      </w:r>
    </w:p>
    <w:p w14:paraId="1C37AD1A" w14:textId="77777777" w:rsidR="00650021" w:rsidRPr="0063022D" w:rsidRDefault="00650021" w:rsidP="00650021">
      <w:pPr>
        <w:pStyle w:val="1"/>
      </w:pPr>
      <w:r w:rsidRPr="0063022D">
        <w:t>6.</w:t>
      </w:r>
      <w:r w:rsidRPr="0063022D">
        <w:tab/>
        <w:t>submission of proposed findings of fact;</w:t>
      </w:r>
    </w:p>
    <w:p w14:paraId="1EF87944" w14:textId="77777777" w:rsidR="00650021" w:rsidRPr="0063022D" w:rsidRDefault="00650021" w:rsidP="00650021">
      <w:pPr>
        <w:pStyle w:val="1"/>
      </w:pPr>
      <w:r w:rsidRPr="0063022D">
        <w:t>7.</w:t>
      </w:r>
      <w:r w:rsidRPr="0063022D">
        <w:tab/>
        <w:t>such other matters as may aid in the simplification of the proceedings and the disposition of the matters in controversy.</w:t>
      </w:r>
    </w:p>
    <w:p w14:paraId="3D50EFBC" w14:textId="77777777" w:rsidR="00650021" w:rsidRPr="0063022D" w:rsidRDefault="00650021" w:rsidP="00650021">
      <w:pPr>
        <w:pStyle w:val="A"/>
      </w:pPr>
      <w:r w:rsidRPr="0063022D">
        <w:t>G.</w:t>
      </w:r>
      <w:r w:rsidRPr="0063022D">
        <w:tab/>
        <w:t>Actions requested and agreed upon at the conference shall be recorded in an appropriate statement by the taxpayer and filed with the commission seven days prior to the hearing. In the event of a disagreement over any item discussed at the conference, the statement filed with the commission shall state the specific item as to which there is a disagreement, together with a brief summary of the nature of the disagreement.</w:t>
      </w:r>
    </w:p>
    <w:p w14:paraId="6509C474" w14:textId="77777777" w:rsidR="00650021" w:rsidRPr="0063022D" w:rsidRDefault="00650021" w:rsidP="00650021">
      <w:pPr>
        <w:pStyle w:val="A"/>
      </w:pPr>
      <w:r w:rsidRPr="0063022D">
        <w:t>H.</w:t>
      </w:r>
      <w:r w:rsidRPr="0063022D">
        <w:tab/>
        <w:t>A motion for consolidation of two or more protests, if made prior to hearing, shall be in writing, signed by the mover, his attorney or representative, and filed with the commission prior to the date set for the hearing. No two or more protests shall be consolidated or heard jointly without the consent of the taxpayer and by consent of the commission, unless the commission shall find that the two or more protest involve common questions of law and fact, and shall further find that separate hearings would result in unwarranted expenses, delays or substantial injustice.</w:t>
      </w:r>
    </w:p>
    <w:p w14:paraId="42C28915" w14:textId="77777777" w:rsidR="00650021" w:rsidRPr="0063022D" w:rsidRDefault="00650021" w:rsidP="00650021">
      <w:pPr>
        <w:pStyle w:val="A"/>
      </w:pPr>
      <w:r w:rsidRPr="0063022D">
        <w:t>I.</w:t>
      </w:r>
      <w:r w:rsidRPr="0063022D">
        <w:tab/>
        <w:t>All hearings shall be open to the public. All hearings shall be held in Baton Rouge, LA, unless the commission shall designate another place of hearing.</w:t>
      </w:r>
    </w:p>
    <w:p w14:paraId="3C11B688" w14:textId="77777777" w:rsidR="00650021" w:rsidRPr="0063022D" w:rsidRDefault="00650021" w:rsidP="00650021">
      <w:pPr>
        <w:pStyle w:val="A"/>
      </w:pPr>
      <w:r w:rsidRPr="0063022D">
        <w:t>J.</w:t>
      </w:r>
      <w:r w:rsidRPr="0063022D">
        <w:tab/>
        <w:t>Hearings may be conducted by a hearing officer selected and appointed by the commission. The hearing officer shall have the authority to administer oaths, may examine witnesses and rule upon the admissibility of evidence and amendments to pleadings. The hearing officer shall have the authority to recess any hearing from day to day.</w:t>
      </w:r>
    </w:p>
    <w:p w14:paraId="0E945953" w14:textId="77777777" w:rsidR="00650021" w:rsidRPr="0063022D" w:rsidRDefault="00650021" w:rsidP="00650021">
      <w:pPr>
        <w:pStyle w:val="A"/>
      </w:pPr>
      <w:r w:rsidRPr="0063022D">
        <w:t>K.</w:t>
      </w:r>
      <w:r w:rsidRPr="0063022D">
        <w:tab/>
        <w:t>The hearing officer shall have the responsibility and duty of assimilating testimony and evidence, compiling a written summary of the testimony and evidence, and presenting a proposed order to the commission. The proposed order shall be served upon the protesting taxpayer by mailing of the notice of final decision by the commission.</w:t>
      </w:r>
    </w:p>
    <w:p w14:paraId="6C33776D" w14:textId="77777777" w:rsidR="00650021" w:rsidRPr="0063022D" w:rsidRDefault="00650021" w:rsidP="00650021">
      <w:pPr>
        <w:pStyle w:val="A"/>
      </w:pPr>
      <w:r w:rsidRPr="0063022D">
        <w:t>L.</w:t>
      </w:r>
      <w:r w:rsidRPr="0063022D">
        <w:tab/>
        <w:t xml:space="preserve">The commission or hearing officer shall direct the taxpayer to enter their appearance on the record. In all proceedings, the protesting taxpayer shall open with a statement and/or argument. After the protesting taxpayer has presented all its evidence, the commission or hearing officer </w:t>
      </w:r>
      <w:r w:rsidRPr="0063022D">
        <w:t>may call upon any witness or the staff of the commission for further material or relevant evidence upon any issue.</w:t>
      </w:r>
    </w:p>
    <w:p w14:paraId="0D798C3C" w14:textId="77777777" w:rsidR="00650021" w:rsidRPr="0063022D" w:rsidRDefault="00325C76" w:rsidP="00650021">
      <w:pPr>
        <w:pStyle w:val="A"/>
      </w:pPr>
      <w:r w:rsidRPr="004943A3">
        <w:t>M.</w:t>
      </w:r>
      <w:r w:rsidRPr="004943A3">
        <w:tab/>
        <w:t>The hearing shall be conducted informally. It will be the responsibility of the taxpayer or assessor to retain the services of an official reporter for a scheduled hearing should either anticipate the need for a transcript. The Tax Commission shall be notified within three business days, prior to the scheduled hearing that an official reporter will be in attendance.</w:t>
      </w:r>
    </w:p>
    <w:p w14:paraId="0B058230" w14:textId="77777777" w:rsidR="00650021" w:rsidRPr="0063022D" w:rsidRDefault="00650021" w:rsidP="00650021">
      <w:pPr>
        <w:pStyle w:val="A"/>
      </w:pPr>
      <w:r w:rsidRPr="0063022D">
        <w:t>N.</w:t>
      </w:r>
      <w:r w:rsidRPr="0063022D">
        <w:tab/>
        <w:t>Upon written notice by the commission the parties or their attorneys, or other representative, may be directed to file legal memorandums with the commission seven days prior to the hearing. The legal memorandum shall address in a concise manner the legal issues presented in the appeal to the commission together with a statement of any legal authority supporting the party's position.</w:t>
      </w:r>
    </w:p>
    <w:p w14:paraId="6D601B3D" w14:textId="77777777" w:rsidR="00650021" w:rsidRPr="0063022D" w:rsidRDefault="00650021" w:rsidP="00650021">
      <w:pPr>
        <w:pStyle w:val="A"/>
      </w:pPr>
      <w:r w:rsidRPr="0063022D">
        <w:t>O.</w:t>
      </w:r>
      <w:r w:rsidRPr="0063022D">
        <w:tab/>
        <w:t>Any evidence which would be admissible under the Louisiana Rules of Evidence shall be deemed admissible by the commission. The Louisiana Rules of Evidence shall be applied liberally in any proceeding before the commission. Either party may object to evidence not previously disclosed by the opposing party. The commission may exclude evidence, which is deemed by the commission to be incompetent, immaterial or unduly repetitious.</w:t>
      </w:r>
    </w:p>
    <w:p w14:paraId="1B01EF05" w14:textId="77777777" w:rsidR="00650021" w:rsidRPr="0063022D" w:rsidRDefault="00650021" w:rsidP="00650021">
      <w:pPr>
        <w:pStyle w:val="A"/>
      </w:pPr>
      <w:r w:rsidRPr="0063022D">
        <w:t>P.</w:t>
      </w:r>
      <w:r w:rsidRPr="0063022D">
        <w:tab/>
        <w:t>Any party, with leave of the commission or hearing officer, may present prepared sworn deposition testimony of a witness, either</w:t>
      </w:r>
      <w:r>
        <w:t xml:space="preserve"> </w:t>
      </w:r>
      <w:r w:rsidRPr="0063022D">
        <w:t>narrative or in question and answer form, which shall be incorporated into the record as if read by the witness. The opposing party will be allowed to cross-examine the witness and/or submit any sworn testimony given by the witness in the deposition. Seven copies of the prepared deposition testimony shall be filed with the commission.</w:t>
      </w:r>
    </w:p>
    <w:p w14:paraId="343B5009" w14:textId="77777777" w:rsidR="00650021" w:rsidRPr="0063022D" w:rsidRDefault="00650021" w:rsidP="00650021">
      <w:pPr>
        <w:pStyle w:val="A"/>
      </w:pPr>
      <w:r w:rsidRPr="0063022D">
        <w:t>Q.</w:t>
      </w:r>
      <w:r w:rsidRPr="0063022D">
        <w:tab/>
        <w:t>The commission or hearing officer shall have the right in any proceeding to limit the number of witnesses whose testimony is merely cumulative.</w:t>
      </w:r>
    </w:p>
    <w:p w14:paraId="627A2C1B" w14:textId="77777777" w:rsidR="00650021" w:rsidRPr="0063022D" w:rsidRDefault="00526353" w:rsidP="00650021">
      <w:pPr>
        <w:pStyle w:val="A"/>
      </w:pPr>
      <w:r w:rsidRPr="00BA6A65">
        <w:t>R.</w:t>
      </w:r>
      <w:r w:rsidRPr="00BA6A65">
        <w:tab/>
        <w:t>Subpoenas for the attendance of witnesses or for the production of books, papers, accounts or documents at a hearing, may be issued by the commission upon its own motion, or upon the written request of the taxpayer. No subpoenas shall be issued until the taxpayer who wishes to subpoena the witness first deposits with the agency a sum of money sufficient to pay all fees and expenses to which a witness in a civil case is entitled pursuant to R.S. 13:3661 and R.S. 13:3671. Any subpoena duces tecum shall allow no less than five days to assimilate and to deliver said documents subpoenaed by the subpoena recipient. The form of subpoena attached hereto as Form SUBP.T-2 (found on the Tax Commission’s website under General Forms), or a reasonable variation thereof, shall be filled out and presented with the subpoena request. Service of the subpoena may be accomplished by any of the methods prescribed by the Louisiana Administrative Procedure Act.</w:t>
      </w:r>
    </w:p>
    <w:p w14:paraId="03FAE28D" w14:textId="77777777" w:rsidR="00556167" w:rsidRPr="00CA33DC" w:rsidRDefault="00556167" w:rsidP="00556167">
      <w:pPr>
        <w:pStyle w:val="A"/>
      </w:pPr>
      <w:r w:rsidRPr="00CA33DC">
        <w:t>S.</w:t>
      </w:r>
      <w:r w:rsidRPr="00CA33DC">
        <w:tab/>
        <w:t>The parties to an appeal shall be notified in writing by certified mail of the final decision of the commission.</w:t>
      </w:r>
      <w:r>
        <w:t xml:space="preserve"> The taxpayer shall have 30</w:t>
      </w:r>
      <w:r w:rsidRPr="00CA33DC">
        <w:t xml:space="preserve"> days from receipt of the </w:t>
      </w:r>
      <w:r>
        <w:t>o</w:t>
      </w:r>
      <w:r w:rsidRPr="00CA33DC">
        <w:t>rder to appeal to a court of competent jurisdiction.</w:t>
      </w:r>
    </w:p>
    <w:p w14:paraId="4AD1ED6D" w14:textId="77777777" w:rsidR="00650021" w:rsidRDefault="00650021" w:rsidP="00650021">
      <w:pPr>
        <w:pStyle w:val="A"/>
      </w:pPr>
      <w:r>
        <w:lastRenderedPageBreak/>
        <w:t>T.</w:t>
      </w:r>
      <w:r>
        <w:tab/>
      </w:r>
      <w:r w:rsidR="007101D0">
        <w:t>The word “commission”</w:t>
      </w:r>
      <w:r w:rsidRPr="0063022D">
        <w:t xml:space="preserve"> as used herein refers to the chairman and the members or its delegate appointed to conduct the hearings.</w:t>
      </w:r>
    </w:p>
    <w:p w14:paraId="728E3CE5" w14:textId="77777777" w:rsidR="007101D0" w:rsidRDefault="007101D0" w:rsidP="007101D0">
      <w:pPr>
        <w:pStyle w:val="Text"/>
        <w:keepNext/>
        <w:spacing w:after="0" w:line="240" w:lineRule="auto"/>
        <w:ind w:firstLine="0"/>
        <w:jc w:val="left"/>
        <w:rPr>
          <w:sz w:val="16"/>
          <w:szCs w:val="16"/>
        </w:rPr>
      </w:pPr>
    </w:p>
    <w:tbl>
      <w:tblPr>
        <w:tblW w:w="0" w:type="auto"/>
        <w:jc w:val="center"/>
        <w:tblBorders>
          <w:insideH w:val="single" w:sz="4" w:space="0" w:color="auto"/>
        </w:tblBorders>
        <w:tblLook w:val="01E0" w:firstRow="1" w:lastRow="1" w:firstColumn="1" w:lastColumn="1" w:noHBand="0" w:noVBand="0"/>
      </w:tblPr>
      <w:tblGrid>
        <w:gridCol w:w="3055"/>
        <w:gridCol w:w="1841"/>
      </w:tblGrid>
      <w:tr w:rsidR="00827F9C" w:rsidRPr="00651C8A" w14:paraId="5CC0A8D4" w14:textId="77777777" w:rsidTr="00F559DD">
        <w:trPr>
          <w:cantSplit/>
          <w:jc w:val="center"/>
        </w:trPr>
        <w:tc>
          <w:tcPr>
            <w:tcW w:w="3208" w:type="dxa"/>
          </w:tcPr>
          <w:p w14:paraId="03783BED" w14:textId="77777777" w:rsidR="00827F9C" w:rsidRPr="0064372C" w:rsidRDefault="00827F9C" w:rsidP="00F559DD">
            <w:pPr>
              <w:pStyle w:val="Text"/>
              <w:keepNext/>
              <w:spacing w:line="240" w:lineRule="auto"/>
              <w:ind w:firstLine="0"/>
              <w:jc w:val="center"/>
              <w:rPr>
                <w:b/>
                <w:color w:val="000000"/>
                <w:sz w:val="16"/>
                <w:szCs w:val="16"/>
              </w:rPr>
            </w:pPr>
            <w:bookmarkStart w:id="2435" w:name="_Toc233690291"/>
            <w:bookmarkStart w:id="2436" w:name="_Toc234030875"/>
            <w:bookmarkStart w:id="2437" w:name="_Toc243721501"/>
            <w:bookmarkStart w:id="2438" w:name="_Toc259619749"/>
            <w:bookmarkStart w:id="2439" w:name="_Toc262718835"/>
            <w:bookmarkStart w:id="2440" w:name="_Toc275165608"/>
            <w:r w:rsidRPr="0064372C">
              <w:rPr>
                <w:b/>
                <w:color w:val="000000"/>
                <w:sz w:val="16"/>
                <w:szCs w:val="16"/>
              </w:rPr>
              <w:t>Form 3106.A</w:t>
            </w:r>
          </w:p>
          <w:p w14:paraId="369F9CFC" w14:textId="77777777" w:rsidR="00827F9C" w:rsidRPr="0064372C" w:rsidRDefault="00827F9C" w:rsidP="00F559DD">
            <w:pPr>
              <w:pStyle w:val="Text"/>
              <w:keepNext/>
              <w:spacing w:line="240" w:lineRule="auto"/>
              <w:ind w:firstLine="0"/>
              <w:jc w:val="center"/>
              <w:rPr>
                <w:b/>
                <w:color w:val="000000"/>
                <w:sz w:val="16"/>
                <w:szCs w:val="16"/>
              </w:rPr>
            </w:pPr>
            <w:r w:rsidRPr="0064372C">
              <w:rPr>
                <w:b/>
                <w:color w:val="000000"/>
                <w:sz w:val="16"/>
                <w:szCs w:val="16"/>
              </w:rPr>
              <w:t xml:space="preserve">Appeal to Louisiana Tax Commission </w:t>
            </w:r>
            <w:r w:rsidRPr="0064372C">
              <w:rPr>
                <w:b/>
                <w:color w:val="000000"/>
                <w:sz w:val="16"/>
                <w:szCs w:val="16"/>
              </w:rPr>
              <w:br/>
              <w:t>by Taxpayer</w:t>
            </w:r>
          </w:p>
          <w:p w14:paraId="245637A1" w14:textId="77777777" w:rsidR="00827F9C" w:rsidRPr="0064372C" w:rsidRDefault="00827F9C" w:rsidP="00F559DD">
            <w:pPr>
              <w:pStyle w:val="A"/>
              <w:keepNext/>
              <w:ind w:firstLine="0"/>
              <w:jc w:val="center"/>
              <w:rPr>
                <w:b/>
                <w:color w:val="000000"/>
                <w:sz w:val="16"/>
                <w:szCs w:val="16"/>
              </w:rPr>
            </w:pPr>
            <w:r w:rsidRPr="0064372C">
              <w:rPr>
                <w:b/>
                <w:color w:val="000000"/>
                <w:sz w:val="16"/>
                <w:szCs w:val="16"/>
              </w:rPr>
              <w:t>for Bank Stock Assessments</w:t>
            </w:r>
          </w:p>
        </w:tc>
        <w:tc>
          <w:tcPr>
            <w:tcW w:w="1904" w:type="dxa"/>
          </w:tcPr>
          <w:p w14:paraId="1AA0EB4A" w14:textId="77777777" w:rsidR="00827F9C" w:rsidRPr="00651C8A" w:rsidRDefault="00827F9C" w:rsidP="00F559DD">
            <w:pPr>
              <w:pStyle w:val="A"/>
              <w:keepNext/>
              <w:ind w:firstLine="0"/>
              <w:rPr>
                <w:sz w:val="16"/>
                <w:szCs w:val="16"/>
              </w:rPr>
            </w:pPr>
            <w:r w:rsidRPr="00651C8A">
              <w:rPr>
                <w:sz w:val="16"/>
                <w:szCs w:val="16"/>
              </w:rPr>
              <w:t>LA Tax Commission</w:t>
            </w:r>
          </w:p>
          <w:p w14:paraId="2A6F3A85" w14:textId="77777777" w:rsidR="00827F9C" w:rsidRPr="00651C8A" w:rsidRDefault="00827F9C" w:rsidP="00F559DD">
            <w:pPr>
              <w:pStyle w:val="A"/>
              <w:keepNext/>
              <w:ind w:firstLine="0"/>
              <w:rPr>
                <w:sz w:val="16"/>
                <w:szCs w:val="16"/>
              </w:rPr>
            </w:pPr>
            <w:r w:rsidRPr="00651C8A">
              <w:rPr>
                <w:sz w:val="16"/>
                <w:szCs w:val="16"/>
              </w:rPr>
              <w:t>P.O. Box 66788</w:t>
            </w:r>
          </w:p>
          <w:p w14:paraId="0824C27B" w14:textId="77777777" w:rsidR="00827F9C" w:rsidRPr="00651C8A" w:rsidRDefault="00827F9C" w:rsidP="00F559DD">
            <w:pPr>
              <w:pStyle w:val="A"/>
              <w:keepNext/>
              <w:ind w:firstLine="0"/>
              <w:rPr>
                <w:sz w:val="16"/>
                <w:szCs w:val="16"/>
              </w:rPr>
            </w:pPr>
            <w:r w:rsidRPr="00651C8A">
              <w:rPr>
                <w:sz w:val="16"/>
                <w:szCs w:val="16"/>
              </w:rPr>
              <w:t>Baton Rouge, LA 70896</w:t>
            </w:r>
          </w:p>
          <w:p w14:paraId="0545AB13" w14:textId="77777777" w:rsidR="00827F9C" w:rsidRPr="00651C8A" w:rsidRDefault="00827F9C" w:rsidP="00F559DD">
            <w:pPr>
              <w:pStyle w:val="A"/>
              <w:keepNext/>
              <w:ind w:firstLine="0"/>
            </w:pPr>
            <w:r w:rsidRPr="00651C8A">
              <w:rPr>
                <w:spacing w:val="-3"/>
                <w:sz w:val="16"/>
                <w:szCs w:val="16"/>
              </w:rPr>
              <w:t>(225) 219-0339</w:t>
            </w:r>
          </w:p>
        </w:tc>
      </w:tr>
    </w:tbl>
    <w:p w14:paraId="6619BE4E" w14:textId="77777777" w:rsidR="00827F9C" w:rsidRPr="00651C8A" w:rsidRDefault="00827F9C" w:rsidP="00827F9C">
      <w:pPr>
        <w:pStyle w:val="Text"/>
        <w:keepNext/>
        <w:spacing w:line="240" w:lineRule="auto"/>
        <w:ind w:firstLine="0"/>
        <w:jc w:val="left"/>
        <w:rPr>
          <w:sz w:val="16"/>
          <w:szCs w:val="16"/>
        </w:rPr>
      </w:pPr>
    </w:p>
    <w:p w14:paraId="04A6A8C1" w14:textId="77777777" w:rsidR="00827F9C" w:rsidRPr="0064372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64372C">
        <w:rPr>
          <w:kern w:val="2"/>
          <w:sz w:val="16"/>
          <w:szCs w:val="16"/>
        </w:rPr>
        <w:t xml:space="preserve">Name:______________________ </w:t>
      </w:r>
      <w:r>
        <w:rPr>
          <w:kern w:val="2"/>
          <w:sz w:val="16"/>
          <w:szCs w:val="16"/>
        </w:rPr>
        <w:t xml:space="preserve"> P</w:t>
      </w:r>
      <w:r w:rsidRPr="0064372C">
        <w:rPr>
          <w:kern w:val="2"/>
          <w:sz w:val="16"/>
          <w:szCs w:val="16"/>
        </w:rPr>
        <w:t>arish/District:____________________</w:t>
      </w:r>
    </w:p>
    <w:p w14:paraId="08A4B59B" w14:textId="77777777" w:rsidR="00827F9C" w:rsidRPr="0064372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64372C">
        <w:rPr>
          <w:kern w:val="2"/>
          <w:sz w:val="16"/>
          <w:szCs w:val="16"/>
        </w:rPr>
        <w:t>Taxpayer</w:t>
      </w:r>
    </w:p>
    <w:p w14:paraId="31D7A558" w14:textId="77777777" w:rsidR="00827F9C" w:rsidRPr="0064372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64372C">
        <w:rPr>
          <w:kern w:val="2"/>
          <w:sz w:val="16"/>
          <w:szCs w:val="16"/>
        </w:rPr>
        <w:t>Address:___________________ City, State, Zip: ____________________</w:t>
      </w:r>
    </w:p>
    <w:p w14:paraId="38EEF6FD" w14:textId="77777777" w:rsidR="00827F9C" w:rsidRPr="0064372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64372C">
        <w:rPr>
          <w:kern w:val="2"/>
          <w:sz w:val="16"/>
          <w:szCs w:val="16"/>
        </w:rPr>
        <w:t>Address or Legal Description of Property Being Appealed _____________</w:t>
      </w:r>
    </w:p>
    <w:p w14:paraId="42860F78" w14:textId="77777777" w:rsidR="00827F9C" w:rsidRPr="0064372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64372C">
        <w:rPr>
          <w:kern w:val="2"/>
          <w:sz w:val="16"/>
          <w:szCs w:val="16"/>
        </w:rPr>
        <w:t>____________________________________________________________</w:t>
      </w:r>
    </w:p>
    <w:p w14:paraId="2C0C33FB" w14:textId="77777777" w:rsidR="00827F9C" w:rsidRPr="0064372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64372C">
        <w:rPr>
          <w:kern w:val="2"/>
          <w:sz w:val="16"/>
          <w:szCs w:val="16"/>
        </w:rPr>
        <w:t>The Fair Market Value of the Administrative Section of the Louisiana Tax Commission is:</w:t>
      </w:r>
      <w:r>
        <w:rPr>
          <w:kern w:val="2"/>
          <w:sz w:val="16"/>
          <w:szCs w:val="16"/>
        </w:rPr>
        <w:t xml:space="preserve">  </w:t>
      </w:r>
      <w:r w:rsidRPr="0064372C">
        <w:rPr>
          <w:kern w:val="2"/>
          <w:sz w:val="16"/>
          <w:szCs w:val="16"/>
        </w:rPr>
        <w:t>$___________________</w:t>
      </w:r>
    </w:p>
    <w:p w14:paraId="6B32DF4D" w14:textId="77777777" w:rsidR="00827F9C" w:rsidRPr="0064372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64372C">
        <w:rPr>
          <w:kern w:val="2"/>
          <w:sz w:val="16"/>
          <w:szCs w:val="16"/>
        </w:rPr>
        <w:t>I am requesting that the Fair Market Value be fixed at:</w:t>
      </w:r>
      <w:r>
        <w:rPr>
          <w:kern w:val="2"/>
          <w:sz w:val="16"/>
          <w:szCs w:val="16"/>
        </w:rPr>
        <w:t xml:space="preserve">  </w:t>
      </w:r>
      <w:r w:rsidRPr="0064372C">
        <w:rPr>
          <w:kern w:val="2"/>
          <w:sz w:val="16"/>
          <w:szCs w:val="16"/>
        </w:rPr>
        <w:t xml:space="preserve">$___________________ </w:t>
      </w:r>
    </w:p>
    <w:p w14:paraId="19AD72E1" w14:textId="77777777" w:rsidR="00827F9C" w:rsidRPr="0064372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64372C">
        <w:rPr>
          <w:kern w:val="2"/>
          <w:sz w:val="16"/>
          <w:szCs w:val="16"/>
        </w:rPr>
        <w:t>____________________________________________________</w:t>
      </w:r>
    </w:p>
    <w:p w14:paraId="2E1CD66A" w14:textId="77777777" w:rsidR="00827F9C" w:rsidRPr="0064372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64372C">
        <w:rPr>
          <w:kern w:val="2"/>
          <w:sz w:val="16"/>
          <w:szCs w:val="16"/>
        </w:rPr>
        <w:t>Applicant: (PLEASE PRINT)</w:t>
      </w:r>
    </w:p>
    <w:p w14:paraId="235A6E96" w14:textId="77777777" w:rsidR="00827F9C" w:rsidRPr="0064372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64372C">
        <w:rPr>
          <w:kern w:val="2"/>
          <w:sz w:val="16"/>
          <w:szCs w:val="16"/>
        </w:rPr>
        <w:t>Address: ____________________________________________</w:t>
      </w:r>
    </w:p>
    <w:p w14:paraId="5F512E4E" w14:textId="77777777" w:rsidR="00827F9C" w:rsidRPr="0064372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64372C">
        <w:rPr>
          <w:kern w:val="2"/>
          <w:sz w:val="16"/>
          <w:szCs w:val="16"/>
        </w:rPr>
        <w:t>____________________________________________________</w:t>
      </w:r>
    </w:p>
    <w:p w14:paraId="486A60EB" w14:textId="77777777" w:rsidR="00827F9C" w:rsidRDefault="00827F9C" w:rsidP="00827F9C">
      <w:r>
        <w:rPr>
          <w:kern w:val="2"/>
          <w:sz w:val="16"/>
          <w:szCs w:val="16"/>
        </w:rPr>
        <w:t>____________________________________________________</w:t>
      </w:r>
    </w:p>
    <w:p w14:paraId="3414F781" w14:textId="77777777" w:rsidR="00827F9C" w:rsidRPr="0064372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Pr>
          <w:kern w:val="2"/>
          <w:sz w:val="16"/>
          <w:szCs w:val="16"/>
        </w:rPr>
        <w:t>____________________________________________________</w:t>
      </w:r>
    </w:p>
    <w:p w14:paraId="2367EB6D" w14:textId="77777777" w:rsidR="00827F9C" w:rsidRPr="0064372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64372C">
        <w:rPr>
          <w:kern w:val="2"/>
          <w:sz w:val="16"/>
          <w:szCs w:val="16"/>
        </w:rPr>
        <w:t>Telephone No.: _______________________________________</w:t>
      </w:r>
    </w:p>
    <w:p w14:paraId="64BF8D16" w14:textId="77777777" w:rsidR="00827F9C" w:rsidRPr="0064372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64372C">
        <w:rPr>
          <w:kern w:val="2"/>
          <w:sz w:val="16"/>
          <w:szCs w:val="16"/>
        </w:rPr>
        <w:t>Email Address: _______________________________________</w:t>
      </w:r>
    </w:p>
    <w:p w14:paraId="239472B0" w14:textId="77777777" w:rsidR="00827F9C" w:rsidRPr="0064372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64372C">
        <w:rPr>
          <w:kern w:val="2"/>
          <w:sz w:val="16"/>
          <w:szCs w:val="16"/>
        </w:rPr>
        <w:t>Date: _______________________________________________</w:t>
      </w:r>
    </w:p>
    <w:p w14:paraId="1100A0C8" w14:textId="77777777" w:rsidR="00827F9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rPr>
          <w:kern w:val="2"/>
          <w:sz w:val="16"/>
          <w:szCs w:val="16"/>
        </w:rPr>
      </w:pPr>
      <w:r w:rsidRPr="0064372C">
        <w:rPr>
          <w:kern w:val="2"/>
          <w:sz w:val="16"/>
          <w:szCs w:val="16"/>
        </w:rPr>
        <w:t>Signature: ___________________________________________</w:t>
      </w:r>
    </w:p>
    <w:p w14:paraId="6024E023" w14:textId="77777777" w:rsidR="00827F9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s>
        <w:jc w:val="both"/>
        <w:outlineLvl w:val="3"/>
      </w:pPr>
    </w:p>
    <w:p w14:paraId="01B7837F" w14:textId="77777777" w:rsidR="00827F9C" w:rsidRPr="00651C8A" w:rsidRDefault="00827F9C" w:rsidP="00827F9C">
      <w:pPr>
        <w:pStyle w:val="AuthorityNote"/>
      </w:pPr>
      <w:r w:rsidRPr="00651C8A">
        <w:t>AUTHORITY NOTE:</w:t>
      </w:r>
      <w:r w:rsidRPr="00651C8A">
        <w:tab/>
        <w:t>Promulgated in accordance with R.S. 47:1837.</w:t>
      </w:r>
    </w:p>
    <w:p w14:paraId="783C5E60" w14:textId="77777777" w:rsidR="00827F9C" w:rsidRPr="00651C8A" w:rsidRDefault="00827F9C" w:rsidP="00827F9C">
      <w:pPr>
        <w:pStyle w:val="HistoricalNote"/>
      </w:pPr>
      <w:r w:rsidRPr="00651C8A">
        <w:t>HISTORICAL NOTE:</w:t>
      </w:r>
      <w:r w:rsidRPr="00651C8A">
        <w:tab/>
        <w:t>Promulgated by the Department of Revenue, Tax Commission, LR 33:499 (March 2007), LR 34:690 (April 2008), LR 36:782 (April 2010), amended by the Division of Administration, Tax Commission, LR 38:812 (March 2012), LR 41:683 (April 2015), LR 43:661 (April 2017), LR 45:541 (April 2019), LR 48:1539 (June 2022), LR 50:377 (March 2024)</w:t>
      </w:r>
      <w:r>
        <w:t>, LR 52:976 (June 2026).</w:t>
      </w:r>
    </w:p>
    <w:p w14:paraId="502218D5" w14:textId="77777777" w:rsidR="00650021" w:rsidRPr="0063022D" w:rsidRDefault="007A6D30" w:rsidP="007A6D30">
      <w:pPr>
        <w:pStyle w:val="Section"/>
      </w:pPr>
      <w:bookmarkStart w:id="2441" w:name="_Toc238197927"/>
      <w:r>
        <w:t>§</w:t>
      </w:r>
      <w:r w:rsidR="00FA52D6" w:rsidRPr="006E6C5A">
        <w:t>3107.</w:t>
      </w:r>
      <w:r w:rsidR="00FA52D6" w:rsidRPr="006E6C5A">
        <w:tab/>
        <w:t>Practice and Procedure for Appeal of Insurance Credit Assessments</w:t>
      </w:r>
      <w:bookmarkEnd w:id="2435"/>
      <w:bookmarkEnd w:id="2436"/>
      <w:bookmarkEnd w:id="2437"/>
      <w:bookmarkEnd w:id="2438"/>
      <w:bookmarkEnd w:id="2439"/>
      <w:bookmarkEnd w:id="2440"/>
      <w:bookmarkEnd w:id="2441"/>
    </w:p>
    <w:p w14:paraId="471F87DC" w14:textId="77777777" w:rsidR="001B7A8B" w:rsidRPr="00D43BA5" w:rsidRDefault="00650021" w:rsidP="001B7A8B">
      <w:pPr>
        <w:pStyle w:val="A"/>
      </w:pPr>
      <w:r w:rsidRPr="0063022D">
        <w:t>A.</w:t>
      </w:r>
      <w:r w:rsidRPr="0063022D">
        <w:tab/>
      </w:r>
      <w:r w:rsidR="00962F16" w:rsidRPr="00962F16">
        <w:t>Tax Commission or its designated representative, as provided by law, shall conduct hearings to consider the written protest of an applicant taxpayer. The appeal shall be filed within 30 days of the dated certificate of value to the taxpayer. In order to institute a proceeding before the commission, the taxpayer shall file Form 3107.A and, if applicable Form 3103.B.</w:t>
      </w:r>
    </w:p>
    <w:p w14:paraId="1FABCCA7" w14:textId="77777777" w:rsidR="001B7A8B" w:rsidRPr="00D43BA5" w:rsidRDefault="001B7A8B" w:rsidP="001B7A8B">
      <w:pPr>
        <w:pStyle w:val="A"/>
      </w:pPr>
      <w:r w:rsidRPr="00D43BA5">
        <w:t>B.</w:t>
      </w:r>
      <w:r w:rsidRPr="00D43BA5">
        <w:tab/>
        <w:t>All filings to the Louisiana Tax Commission shall be filed with the Office of the Administrator.</w:t>
      </w:r>
      <w:r>
        <w:t xml:space="preserve"> </w:t>
      </w:r>
      <w:r w:rsidRPr="00D43BA5">
        <w:t>They shall be deemed filed only when actually received, in proper form.</w:t>
      </w:r>
      <w:r>
        <w:t xml:space="preserve"> </w:t>
      </w:r>
      <w:r w:rsidRPr="00D43BA5">
        <w:t>All filings shall be in the form of an original and seven copies on letter size paper.</w:t>
      </w:r>
    </w:p>
    <w:p w14:paraId="1CD6F252" w14:textId="77777777" w:rsidR="001B7A8B" w:rsidRDefault="001B7A8B" w:rsidP="001B7A8B">
      <w:pPr>
        <w:pStyle w:val="1"/>
      </w:pPr>
      <w:r w:rsidRPr="00D43BA5">
        <w:t>1.</w:t>
      </w:r>
      <w:r>
        <w:t xml:space="preserve"> </w:t>
      </w:r>
      <w:r w:rsidRPr="00D43BA5">
        <w:t>The Office of the Administrator shall be sent one “service copy” of all state court, federal court, appellate court, and/or Supreme Court pleadings in which the LTC is named party in addition to Special Counsel for the LTC.</w:t>
      </w:r>
    </w:p>
    <w:p w14:paraId="7D1AEA7C" w14:textId="77777777" w:rsidR="001B7A8B" w:rsidRPr="00D43BA5" w:rsidRDefault="001B7A8B" w:rsidP="001B7A8B">
      <w:pPr>
        <w:pStyle w:val="A"/>
      </w:pPr>
      <w:r w:rsidRPr="00D43BA5">
        <w:t>C.</w:t>
      </w:r>
      <w:r w:rsidRPr="00D43BA5">
        <w:tab/>
        <w:t>At the close of the time period for filing protests, the commission shall assign each case to the docket and notify the parties of the time and place of the hearing.</w:t>
      </w:r>
    </w:p>
    <w:p w14:paraId="0CA287D1" w14:textId="77777777" w:rsidR="00091AB0" w:rsidRPr="00CA33DC" w:rsidRDefault="001B7A8B" w:rsidP="001B7A8B">
      <w:pPr>
        <w:pStyle w:val="A"/>
      </w:pPr>
      <w:r w:rsidRPr="00D43BA5">
        <w:t>D.</w:t>
      </w:r>
      <w:r w:rsidRPr="00D43BA5">
        <w:tab/>
        <w:t>Thirty days prior to said hearings, the protesting taxpayer shall file a signed, pleading, specifying each respect in which the initial determination is contested, setting forth the specific basis upon which the protest is filed, together with a statement of the relief sought and seven copies of all hearing exhibits to be presented; which shall be marked "Exhibit Taxpayer_____" and shall be consecutively numbered, indexed and bound. Legal memorandum submitted by the parties will be made part of the record of proceedings before the commission, but shall not be filed as exhibits to be offered into evidence for the hearing before the commission.</w:t>
      </w:r>
    </w:p>
    <w:p w14:paraId="52411EA3" w14:textId="77777777" w:rsidR="00650021" w:rsidRPr="0063022D" w:rsidRDefault="00650021" w:rsidP="00650021">
      <w:pPr>
        <w:pStyle w:val="A"/>
      </w:pPr>
      <w:r w:rsidRPr="0063022D">
        <w:t>E.</w:t>
      </w:r>
      <w:r w:rsidRPr="0063022D">
        <w:tab/>
        <w:t>Every taxpayer, witness, attorney or other representative shall conduct themselves in all proceedings with proper dignity, courtesy and respect for the hearing officer or the commission, and all other parties. Disorderly conduct will not be tolerated. Attorneys shall observe and practice the standards of ethical behavior prescribed for attorneys at law by the Louisiana Bar Association. Any taxpayer, witness, attorney or other representative may be excluded by the hearing officer or the commission of any hearing for such a period and upon such conditions as are just for violation of this rule.</w:t>
      </w:r>
    </w:p>
    <w:p w14:paraId="27413885" w14:textId="77777777" w:rsidR="00650021" w:rsidRPr="0063022D" w:rsidRDefault="00650021" w:rsidP="00650021">
      <w:pPr>
        <w:pStyle w:val="A"/>
      </w:pPr>
      <w:r w:rsidRPr="0063022D">
        <w:t>F.</w:t>
      </w:r>
      <w:r w:rsidRPr="0063022D">
        <w:tab/>
        <w:t>Upon written notice by the commission, the parties and/or their attorneys or other representatives may be directed to meet and confer together by telephone or otherwise, prior to the hearings and/or prior to the setting of a date for a hearing, for the purpose of formulating issues and considering:</w:t>
      </w:r>
    </w:p>
    <w:p w14:paraId="0C220FF9" w14:textId="77777777" w:rsidR="00650021" w:rsidRPr="0063022D" w:rsidRDefault="00650021" w:rsidP="00650021">
      <w:pPr>
        <w:pStyle w:val="1"/>
      </w:pPr>
      <w:r w:rsidRPr="0063022D">
        <w:t>1.</w:t>
      </w:r>
      <w:r w:rsidRPr="0063022D">
        <w:tab/>
        <w:t>simplification of issues;</w:t>
      </w:r>
    </w:p>
    <w:p w14:paraId="11CB8C24" w14:textId="77777777" w:rsidR="00650021" w:rsidRPr="0063022D" w:rsidRDefault="00650021" w:rsidP="00650021">
      <w:pPr>
        <w:pStyle w:val="1"/>
      </w:pPr>
      <w:r w:rsidRPr="0063022D">
        <w:t>2.</w:t>
      </w:r>
      <w:r w:rsidRPr="0063022D">
        <w:tab/>
        <w:t>a limitation, where possible, of the number of witnesses;</w:t>
      </w:r>
    </w:p>
    <w:p w14:paraId="48CBFBE6" w14:textId="77777777" w:rsidR="00650021" w:rsidRPr="0063022D" w:rsidRDefault="00650021" w:rsidP="00650021">
      <w:pPr>
        <w:pStyle w:val="1"/>
      </w:pPr>
      <w:r w:rsidRPr="0063022D">
        <w:t>3.</w:t>
      </w:r>
      <w:r w:rsidRPr="0063022D">
        <w:tab/>
        <w:t>possible consolidation of like protests;</w:t>
      </w:r>
    </w:p>
    <w:p w14:paraId="548B7095" w14:textId="77777777" w:rsidR="00650021" w:rsidRPr="0063022D" w:rsidRDefault="00650021" w:rsidP="00650021">
      <w:pPr>
        <w:pStyle w:val="1"/>
      </w:pPr>
      <w:r w:rsidRPr="0063022D">
        <w:t>4.</w:t>
      </w:r>
      <w:r w:rsidRPr="0063022D">
        <w:tab/>
        <w:t>the time required for presentations;</w:t>
      </w:r>
    </w:p>
    <w:p w14:paraId="046AEFA8" w14:textId="77777777" w:rsidR="00650021" w:rsidRPr="0063022D" w:rsidRDefault="00650021" w:rsidP="00650021">
      <w:pPr>
        <w:pStyle w:val="1"/>
      </w:pPr>
      <w:r w:rsidRPr="0063022D">
        <w:t>5.</w:t>
      </w:r>
      <w:r w:rsidRPr="0063022D">
        <w:tab/>
        <w:t>stipulations as to admissibility of exhibits;</w:t>
      </w:r>
    </w:p>
    <w:p w14:paraId="1578A63F" w14:textId="77777777" w:rsidR="00650021" w:rsidRPr="0063022D" w:rsidRDefault="00650021" w:rsidP="00650021">
      <w:pPr>
        <w:pStyle w:val="1"/>
      </w:pPr>
      <w:r w:rsidRPr="0063022D">
        <w:t>6.</w:t>
      </w:r>
      <w:r w:rsidRPr="0063022D">
        <w:tab/>
        <w:t>submission of proposed findings of fact;</w:t>
      </w:r>
    </w:p>
    <w:p w14:paraId="508E8ACA" w14:textId="77777777" w:rsidR="00650021" w:rsidRPr="0063022D" w:rsidRDefault="00650021" w:rsidP="00650021">
      <w:pPr>
        <w:pStyle w:val="1"/>
      </w:pPr>
      <w:r w:rsidRPr="0063022D">
        <w:t>7.</w:t>
      </w:r>
      <w:r w:rsidRPr="0063022D">
        <w:tab/>
        <w:t>such other matters as may aid in the simplification of the proceedings and the disposition of the matters in controversy.</w:t>
      </w:r>
    </w:p>
    <w:p w14:paraId="076F414D" w14:textId="77777777" w:rsidR="00650021" w:rsidRPr="0063022D" w:rsidRDefault="00650021" w:rsidP="00650021">
      <w:pPr>
        <w:pStyle w:val="A"/>
      </w:pPr>
      <w:r w:rsidRPr="0063022D">
        <w:t>G.</w:t>
      </w:r>
      <w:r w:rsidRPr="0063022D">
        <w:tab/>
        <w:t>Actions requested and agreed upon at the conference shall be recorded in an appropriate statement by the taxpayer and filed with the commission seven days prior to the hearing. In the event of a disagreement over any item discussed at the conference, the statement filed with the commission shall state the specific item as to which there is a disagreement, together with a brief summary of the nature of the disagreement.</w:t>
      </w:r>
    </w:p>
    <w:p w14:paraId="5228D940" w14:textId="77777777" w:rsidR="00650021" w:rsidRPr="0063022D" w:rsidRDefault="00650021" w:rsidP="00650021">
      <w:pPr>
        <w:pStyle w:val="A"/>
      </w:pPr>
      <w:r w:rsidRPr="0063022D">
        <w:t>H.</w:t>
      </w:r>
      <w:r w:rsidRPr="0063022D">
        <w:tab/>
        <w:t xml:space="preserve">A motion for consolidation of two or more protests, if made prior to hearing, shall be in writing, signed by the mover, his attorney or representative, and filed with the commission prior to the date set for the hearing. No two or more protests shall be consolidated or heard jointly without the consent of the taxpayer and by consent of the commission, unless the commission shall find that the two or more protest involve common questions of law and fact, and shall further </w:t>
      </w:r>
      <w:r w:rsidRPr="0063022D">
        <w:lastRenderedPageBreak/>
        <w:t>find that separate hearings would result in unwarranted expenses, delays or substantial injustice.</w:t>
      </w:r>
    </w:p>
    <w:p w14:paraId="04234186" w14:textId="77777777" w:rsidR="00650021" w:rsidRPr="0063022D" w:rsidRDefault="00650021" w:rsidP="00650021">
      <w:pPr>
        <w:pStyle w:val="A"/>
      </w:pPr>
      <w:r w:rsidRPr="0063022D">
        <w:t>I.</w:t>
      </w:r>
      <w:r w:rsidRPr="0063022D">
        <w:tab/>
        <w:t>All hearings shall be open to the public. All hearings shall be held in Baton Rouge, LA, unless the commission shall designate another place of hearing.</w:t>
      </w:r>
    </w:p>
    <w:p w14:paraId="579559EA" w14:textId="77777777" w:rsidR="00650021" w:rsidRPr="0063022D" w:rsidRDefault="00650021" w:rsidP="00650021">
      <w:pPr>
        <w:pStyle w:val="A"/>
      </w:pPr>
      <w:r w:rsidRPr="0063022D">
        <w:t>J.</w:t>
      </w:r>
      <w:r w:rsidRPr="0063022D">
        <w:tab/>
        <w:t>Hearings may be conducted by a hearing officer selected and appointed by the commission. The hearing officer shall have the authority to administer oaths, may examine witnesses and rule upon the admissibility of evidence and amendments to pleadings. The hearing officer shall have the authority to recess any hearing from day to day.</w:t>
      </w:r>
    </w:p>
    <w:p w14:paraId="17A7549B" w14:textId="77777777" w:rsidR="00650021" w:rsidRPr="0063022D" w:rsidRDefault="00650021" w:rsidP="00650021">
      <w:pPr>
        <w:pStyle w:val="A"/>
      </w:pPr>
      <w:r w:rsidRPr="0063022D">
        <w:t>K.</w:t>
      </w:r>
      <w:r w:rsidRPr="0063022D">
        <w:tab/>
        <w:t>The hearing officer shall have the responsibility and duty of assimilating testimony and evidence, compiling a written summary of the testimony and evidence, and presenting a proposed order to the commission. The proposed order shall be served upon the protesting taxpayer by mailing of the notice of final decision by the commission.</w:t>
      </w:r>
    </w:p>
    <w:p w14:paraId="096575AF" w14:textId="77777777" w:rsidR="00650021" w:rsidRPr="0063022D" w:rsidRDefault="00650021" w:rsidP="00650021">
      <w:pPr>
        <w:pStyle w:val="A"/>
      </w:pPr>
      <w:r w:rsidRPr="0063022D">
        <w:t>L.</w:t>
      </w:r>
      <w:r w:rsidRPr="0063022D">
        <w:tab/>
        <w:t>The commission or hearing officer shall direct the taxpayer to enter their appearance on the record. In all proceedings, the protesting taxpayer shall open with a statement and/or argument. After the protesting taxpayer has presented all its evidence, the commission or hearing officer may call upon any witness or the staff of the commission for further material or relevant evidence upon any issue.</w:t>
      </w:r>
    </w:p>
    <w:p w14:paraId="146076F8" w14:textId="77777777" w:rsidR="00650021" w:rsidRPr="0063022D" w:rsidRDefault="00325C76" w:rsidP="00650021">
      <w:pPr>
        <w:pStyle w:val="A"/>
      </w:pPr>
      <w:r w:rsidRPr="004943A3">
        <w:t>M.</w:t>
      </w:r>
      <w:r w:rsidRPr="004943A3">
        <w:tab/>
        <w:t>The hearing shall be conducted informally. It will be the responsibility of the taxpayer or assessor to retain the services of an official reporter for a scheduled hearing should either anticipate the need for a transcript.</w:t>
      </w:r>
      <w:r>
        <w:t xml:space="preserve"> </w:t>
      </w:r>
      <w:r w:rsidRPr="004943A3">
        <w:t>The Tax Commission shall be notified within three business days, prior to the scheduled hearing that an official reporter will be in attendance.</w:t>
      </w:r>
    </w:p>
    <w:p w14:paraId="53C0CB01" w14:textId="77777777" w:rsidR="00650021" w:rsidRPr="0063022D" w:rsidRDefault="00650021" w:rsidP="00650021">
      <w:pPr>
        <w:pStyle w:val="A"/>
      </w:pPr>
      <w:r w:rsidRPr="0063022D">
        <w:t>N.</w:t>
      </w:r>
      <w:r w:rsidRPr="0063022D">
        <w:tab/>
        <w:t>Upon written notice by the commission the parties or their attorneys, or other representative, may be directed to file legal memorandums with the commission seven days prior to the hearing. The legal memorandum shall address in a concise manner the legal issues presented in the appeal to the commission together with a statement of any legal authority supporting the party's position.</w:t>
      </w:r>
    </w:p>
    <w:p w14:paraId="2638C712" w14:textId="77777777" w:rsidR="00650021" w:rsidRPr="0063022D" w:rsidRDefault="00650021" w:rsidP="00650021">
      <w:pPr>
        <w:pStyle w:val="A"/>
      </w:pPr>
      <w:r w:rsidRPr="0063022D">
        <w:t>O.</w:t>
      </w:r>
      <w:r w:rsidRPr="0063022D">
        <w:tab/>
        <w:t>Any evidence which would be admissible under the Louisiana Rules of Evidence shall be deemed admissible by the commission. The Louisiana Rules of Evidence shall be applied liberally in any proceeding before the commission. Either party may object to evidence not previously disclosed by the opposing party. The commission may exclude evidence, which is deemed by the commission to be incompetent, immaterial or unduly repetitious.</w:t>
      </w:r>
    </w:p>
    <w:p w14:paraId="6B39D1FB" w14:textId="77777777" w:rsidR="00650021" w:rsidRPr="0063022D" w:rsidRDefault="00650021" w:rsidP="00650021">
      <w:pPr>
        <w:pStyle w:val="A"/>
      </w:pPr>
      <w:r w:rsidRPr="0063022D">
        <w:t>P.</w:t>
      </w:r>
      <w:r w:rsidRPr="0063022D">
        <w:tab/>
        <w:t>Any party, with leave of the commission or hearing officer, may present prepared sworn deposition testimony of a witness, either</w:t>
      </w:r>
      <w:r>
        <w:t xml:space="preserve"> </w:t>
      </w:r>
      <w:r w:rsidRPr="0063022D">
        <w:t>narrative or in question and answer form, which shall be incorporated into the record as if read by the witness. The opposing party will be allowed to cross-examine the witness and/or submit any sworn testimony given by the witness in the deposition. Seven copies of the prepared deposition testimony shall be filed with the commission.</w:t>
      </w:r>
    </w:p>
    <w:p w14:paraId="24397F39" w14:textId="77777777" w:rsidR="00650021" w:rsidRPr="0063022D" w:rsidRDefault="00650021" w:rsidP="00650021">
      <w:pPr>
        <w:pStyle w:val="A"/>
      </w:pPr>
      <w:r w:rsidRPr="0063022D">
        <w:t>Q.</w:t>
      </w:r>
      <w:r w:rsidRPr="0063022D">
        <w:tab/>
        <w:t>The commission or hearing officer shall have the right in any proceeding to limit the number of witnesses whose testimony is merely cumulative.</w:t>
      </w:r>
    </w:p>
    <w:p w14:paraId="4CD27D0E" w14:textId="77777777" w:rsidR="00650021" w:rsidRPr="0063022D" w:rsidRDefault="004B206D" w:rsidP="00650021">
      <w:pPr>
        <w:pStyle w:val="A"/>
      </w:pPr>
      <w:r w:rsidRPr="00BA6A65">
        <w:t>R.</w:t>
      </w:r>
      <w:r w:rsidRPr="00BA6A65">
        <w:tab/>
        <w:t>Subpoenas for the attendance of witnesses or for the production of books, papers, accounts or documents at a hearing, may be issued by the commission upon its own motion, or upon the written request of the taxpayer. No subpoenas shall be issued until the taxpayer who wishes to subpoena the witness first deposits with the agency a sum of money sufficient to pay all fees and expenses to which a witness in a civil case is entitled pursuant to R.S. 13:3661 and R.S. 13:3671. Any subpoena duces tecum shall allow no less than five days to assimilate and to deliver said documents subpoenaed by the subpoena recipient. The form of subpoena attached hereto as Form SUBP.T-2 (found on the Tax Commission’s website under General Forms), or a reasonable variation thereof, shall be filled out and presented with the subpoena request. Service of the subpoena may be accomplished by any of the methods prescribed by the Louisiana Administrative Procedure Act.</w:t>
      </w:r>
    </w:p>
    <w:p w14:paraId="421469A3" w14:textId="77777777" w:rsidR="00091AB0" w:rsidRPr="00CA33DC" w:rsidRDefault="00091AB0" w:rsidP="00091AB0">
      <w:pPr>
        <w:pStyle w:val="A"/>
      </w:pPr>
      <w:r w:rsidRPr="00CA33DC">
        <w:t>S.</w:t>
      </w:r>
      <w:r w:rsidRPr="00CA33DC">
        <w:tab/>
        <w:t>The parties to an appeal shall be notified in writing by certified mail of the final decision of the commission. The taxpayer shall have 30 days from receipt of the order to appeal to a court of competent jurisdiction.</w:t>
      </w:r>
    </w:p>
    <w:p w14:paraId="24256D1B" w14:textId="77777777" w:rsidR="00650021" w:rsidRDefault="00650021" w:rsidP="00650021">
      <w:pPr>
        <w:pStyle w:val="A"/>
      </w:pPr>
      <w:r>
        <w:t>T.</w:t>
      </w:r>
      <w:r>
        <w:tab/>
      </w:r>
      <w:r w:rsidRPr="0063022D">
        <w:t>The word "commission" as used herein refers to the chairman and the members or its delegate appointed to conduct the hearings.</w:t>
      </w:r>
    </w:p>
    <w:p w14:paraId="44488456" w14:textId="77777777" w:rsidR="007101D0" w:rsidRDefault="007101D0" w:rsidP="007101D0">
      <w:pPr>
        <w:pStyle w:val="Text"/>
        <w:keepNext/>
        <w:spacing w:after="0" w:line="240" w:lineRule="auto"/>
        <w:ind w:firstLine="0"/>
        <w:jc w:val="left"/>
        <w:rPr>
          <w:sz w:val="16"/>
          <w:szCs w:val="16"/>
        </w:rPr>
      </w:pPr>
    </w:p>
    <w:tbl>
      <w:tblPr>
        <w:tblW w:w="0" w:type="auto"/>
        <w:jc w:val="center"/>
        <w:tblBorders>
          <w:insideH w:val="single" w:sz="4" w:space="0" w:color="auto"/>
        </w:tblBorders>
        <w:tblLook w:val="01E0" w:firstRow="1" w:lastRow="1" w:firstColumn="1" w:lastColumn="1" w:noHBand="0" w:noVBand="0"/>
      </w:tblPr>
      <w:tblGrid>
        <w:gridCol w:w="3148"/>
        <w:gridCol w:w="1748"/>
      </w:tblGrid>
      <w:tr w:rsidR="00827F9C" w:rsidRPr="00651C8A" w14:paraId="176599CE" w14:textId="77777777" w:rsidTr="00F559DD">
        <w:trPr>
          <w:cantSplit/>
          <w:jc w:val="center"/>
        </w:trPr>
        <w:tc>
          <w:tcPr>
            <w:tcW w:w="3308" w:type="dxa"/>
          </w:tcPr>
          <w:p w14:paraId="1D315688" w14:textId="77777777" w:rsidR="00827F9C" w:rsidRPr="00786CDD" w:rsidRDefault="00827F9C" w:rsidP="00F559DD">
            <w:pPr>
              <w:pStyle w:val="Text"/>
              <w:keepNext/>
              <w:spacing w:line="240" w:lineRule="auto"/>
              <w:ind w:firstLine="0"/>
              <w:jc w:val="center"/>
              <w:rPr>
                <w:b/>
                <w:sz w:val="16"/>
                <w:szCs w:val="16"/>
              </w:rPr>
            </w:pPr>
            <w:bookmarkStart w:id="2442" w:name="Temp" w:colFirst="0" w:colLast="1"/>
            <w:r w:rsidRPr="00786CDD">
              <w:rPr>
                <w:b/>
                <w:sz w:val="16"/>
                <w:szCs w:val="16"/>
              </w:rPr>
              <w:t>Form 3107.A</w:t>
            </w:r>
          </w:p>
          <w:p w14:paraId="08D15F40" w14:textId="77777777" w:rsidR="00827F9C" w:rsidRPr="00786CDD" w:rsidRDefault="00827F9C" w:rsidP="00F559DD">
            <w:pPr>
              <w:pStyle w:val="Text"/>
              <w:keepNext/>
              <w:spacing w:line="240" w:lineRule="auto"/>
              <w:ind w:firstLine="0"/>
              <w:jc w:val="center"/>
              <w:rPr>
                <w:b/>
                <w:sz w:val="16"/>
                <w:szCs w:val="16"/>
              </w:rPr>
            </w:pPr>
            <w:r w:rsidRPr="00786CDD">
              <w:rPr>
                <w:b/>
                <w:sz w:val="16"/>
                <w:szCs w:val="16"/>
              </w:rPr>
              <w:t xml:space="preserve">Appeal To Louisiana Tax Commission </w:t>
            </w:r>
            <w:r w:rsidRPr="00786CDD">
              <w:rPr>
                <w:b/>
                <w:sz w:val="16"/>
                <w:szCs w:val="16"/>
              </w:rPr>
              <w:br/>
              <w:t>by Taxpayer</w:t>
            </w:r>
          </w:p>
          <w:p w14:paraId="633FC46F" w14:textId="77777777" w:rsidR="00827F9C" w:rsidRPr="00786CDD" w:rsidRDefault="00827F9C" w:rsidP="00F559DD">
            <w:pPr>
              <w:pStyle w:val="Text"/>
              <w:keepNext/>
              <w:spacing w:line="240" w:lineRule="auto"/>
              <w:ind w:firstLine="0"/>
              <w:jc w:val="center"/>
              <w:rPr>
                <w:b/>
                <w:sz w:val="16"/>
                <w:szCs w:val="16"/>
              </w:rPr>
            </w:pPr>
            <w:r w:rsidRPr="00786CDD">
              <w:rPr>
                <w:b/>
                <w:sz w:val="16"/>
                <w:szCs w:val="16"/>
              </w:rPr>
              <w:t>for Insurance Assessments</w:t>
            </w:r>
          </w:p>
        </w:tc>
        <w:tc>
          <w:tcPr>
            <w:tcW w:w="1804" w:type="dxa"/>
          </w:tcPr>
          <w:p w14:paraId="205FBA48" w14:textId="77777777" w:rsidR="00827F9C" w:rsidRPr="00651C8A" w:rsidRDefault="00827F9C" w:rsidP="00F559DD">
            <w:pPr>
              <w:pStyle w:val="Text"/>
              <w:keepNext/>
              <w:spacing w:line="240" w:lineRule="auto"/>
              <w:ind w:firstLine="0"/>
              <w:rPr>
                <w:sz w:val="16"/>
                <w:szCs w:val="16"/>
              </w:rPr>
            </w:pPr>
            <w:r w:rsidRPr="00651C8A">
              <w:rPr>
                <w:sz w:val="16"/>
                <w:szCs w:val="16"/>
              </w:rPr>
              <w:t>LA Tax Commission</w:t>
            </w:r>
          </w:p>
          <w:p w14:paraId="137A1B79" w14:textId="77777777" w:rsidR="00827F9C" w:rsidRPr="00651C8A" w:rsidRDefault="00827F9C" w:rsidP="00F559DD">
            <w:pPr>
              <w:pStyle w:val="Text"/>
              <w:keepNext/>
              <w:spacing w:line="240" w:lineRule="auto"/>
              <w:ind w:firstLine="0"/>
              <w:rPr>
                <w:sz w:val="16"/>
                <w:szCs w:val="16"/>
              </w:rPr>
            </w:pPr>
            <w:r w:rsidRPr="00651C8A">
              <w:rPr>
                <w:sz w:val="16"/>
                <w:szCs w:val="16"/>
              </w:rPr>
              <w:t>P.O. Box 66788</w:t>
            </w:r>
          </w:p>
          <w:p w14:paraId="4E7CB717" w14:textId="77777777" w:rsidR="00827F9C" w:rsidRPr="00651C8A" w:rsidRDefault="00827F9C" w:rsidP="00F559DD">
            <w:pPr>
              <w:pStyle w:val="Text"/>
              <w:keepNext/>
              <w:spacing w:line="240" w:lineRule="auto"/>
              <w:ind w:firstLine="0"/>
              <w:rPr>
                <w:sz w:val="16"/>
                <w:szCs w:val="16"/>
              </w:rPr>
            </w:pPr>
            <w:r w:rsidRPr="00651C8A">
              <w:rPr>
                <w:sz w:val="16"/>
                <w:szCs w:val="16"/>
              </w:rPr>
              <w:t>Baton Rouge, LA 70896</w:t>
            </w:r>
          </w:p>
          <w:p w14:paraId="2188C7CC" w14:textId="77777777" w:rsidR="00827F9C" w:rsidRPr="00651C8A" w:rsidRDefault="00827F9C" w:rsidP="00F559DD">
            <w:pPr>
              <w:pStyle w:val="Text"/>
              <w:keepNext/>
              <w:spacing w:line="240" w:lineRule="auto"/>
              <w:ind w:firstLine="0"/>
              <w:rPr>
                <w:sz w:val="16"/>
                <w:szCs w:val="16"/>
              </w:rPr>
            </w:pPr>
            <w:r w:rsidRPr="00651C8A">
              <w:rPr>
                <w:sz w:val="16"/>
                <w:szCs w:val="16"/>
              </w:rPr>
              <w:t>(225) 219-0339</w:t>
            </w:r>
          </w:p>
        </w:tc>
      </w:tr>
      <w:bookmarkEnd w:id="2442"/>
    </w:tbl>
    <w:p w14:paraId="2FCA2C42" w14:textId="77777777" w:rsidR="00827F9C" w:rsidRPr="00651C8A" w:rsidRDefault="00827F9C" w:rsidP="00827F9C">
      <w:pPr>
        <w:pStyle w:val="Text"/>
        <w:keepNext/>
        <w:spacing w:line="240" w:lineRule="auto"/>
        <w:ind w:firstLine="0"/>
        <w:rPr>
          <w:sz w:val="16"/>
          <w:szCs w:val="16"/>
        </w:rPr>
      </w:pPr>
    </w:p>
    <w:p w14:paraId="7A10B132" w14:textId="77777777" w:rsidR="00827F9C" w:rsidRPr="00786CDD"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both"/>
        <w:outlineLvl w:val="3"/>
        <w:rPr>
          <w:kern w:val="2"/>
          <w:sz w:val="16"/>
          <w:szCs w:val="16"/>
        </w:rPr>
      </w:pPr>
      <w:r w:rsidRPr="00786CDD">
        <w:rPr>
          <w:kern w:val="2"/>
          <w:sz w:val="16"/>
          <w:szCs w:val="16"/>
        </w:rPr>
        <w:t>Name: _____________________ Parish/District:_____________________</w:t>
      </w:r>
    </w:p>
    <w:p w14:paraId="6D6AC778" w14:textId="77777777" w:rsidR="00827F9C" w:rsidRPr="00786CDD" w:rsidRDefault="00827F9C" w:rsidP="00827F9C">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both"/>
        <w:outlineLvl w:val="3"/>
        <w:rPr>
          <w:kern w:val="2"/>
          <w:sz w:val="16"/>
          <w:szCs w:val="16"/>
        </w:rPr>
      </w:pPr>
      <w:r>
        <w:rPr>
          <w:kern w:val="2"/>
          <w:sz w:val="16"/>
          <w:szCs w:val="16"/>
        </w:rPr>
        <w:tab/>
      </w:r>
      <w:r>
        <w:rPr>
          <w:kern w:val="2"/>
          <w:sz w:val="16"/>
          <w:szCs w:val="16"/>
        </w:rPr>
        <w:tab/>
      </w:r>
      <w:r>
        <w:rPr>
          <w:kern w:val="2"/>
          <w:sz w:val="16"/>
          <w:szCs w:val="16"/>
        </w:rPr>
        <w:tab/>
      </w:r>
      <w:r>
        <w:rPr>
          <w:kern w:val="2"/>
          <w:sz w:val="16"/>
          <w:szCs w:val="16"/>
        </w:rPr>
        <w:tab/>
      </w:r>
      <w:r>
        <w:rPr>
          <w:kern w:val="2"/>
          <w:sz w:val="16"/>
          <w:szCs w:val="16"/>
        </w:rPr>
        <w:tab/>
      </w:r>
      <w:r w:rsidRPr="00786CDD">
        <w:rPr>
          <w:kern w:val="2"/>
          <w:sz w:val="16"/>
          <w:szCs w:val="16"/>
        </w:rPr>
        <w:t>Taxpayer</w:t>
      </w:r>
    </w:p>
    <w:p w14:paraId="34732D9F" w14:textId="77777777" w:rsidR="00827F9C" w:rsidRPr="00786CDD"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both"/>
        <w:outlineLvl w:val="3"/>
        <w:rPr>
          <w:kern w:val="2"/>
          <w:sz w:val="16"/>
          <w:szCs w:val="16"/>
        </w:rPr>
      </w:pPr>
      <w:r w:rsidRPr="00786CDD">
        <w:rPr>
          <w:kern w:val="2"/>
          <w:sz w:val="16"/>
          <w:szCs w:val="16"/>
        </w:rPr>
        <w:t>Address: ____________________ City, State, Zip:___________________</w:t>
      </w:r>
    </w:p>
    <w:p w14:paraId="41A9FD4F" w14:textId="77777777" w:rsidR="00827F9C" w:rsidRPr="00786CDD"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both"/>
        <w:outlineLvl w:val="3"/>
        <w:rPr>
          <w:kern w:val="2"/>
          <w:sz w:val="16"/>
          <w:szCs w:val="16"/>
        </w:rPr>
      </w:pPr>
      <w:r w:rsidRPr="00786CDD">
        <w:rPr>
          <w:kern w:val="2"/>
          <w:sz w:val="16"/>
          <w:szCs w:val="16"/>
        </w:rPr>
        <w:t>Address or Legal Description of Property Being Appealed______________</w:t>
      </w:r>
    </w:p>
    <w:p w14:paraId="3167A3A8" w14:textId="77777777" w:rsidR="00827F9C" w:rsidRPr="00786CDD"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both"/>
        <w:outlineLvl w:val="3"/>
        <w:rPr>
          <w:kern w:val="2"/>
          <w:sz w:val="16"/>
          <w:szCs w:val="16"/>
        </w:rPr>
      </w:pPr>
      <w:r w:rsidRPr="00786CDD">
        <w:rPr>
          <w:kern w:val="2"/>
          <w:sz w:val="16"/>
          <w:szCs w:val="16"/>
        </w:rPr>
        <w:t>____________________________________________________________</w:t>
      </w:r>
    </w:p>
    <w:p w14:paraId="6FFE2358" w14:textId="77777777" w:rsidR="00827F9C" w:rsidRPr="00786CDD"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both"/>
        <w:outlineLvl w:val="3"/>
        <w:rPr>
          <w:kern w:val="2"/>
          <w:sz w:val="16"/>
          <w:szCs w:val="16"/>
        </w:rPr>
      </w:pPr>
      <w:r w:rsidRPr="00786CDD">
        <w:rPr>
          <w:kern w:val="2"/>
          <w:sz w:val="16"/>
          <w:szCs w:val="16"/>
        </w:rPr>
        <w:t>The Fair Market Value of the Administrative Section of the Louisiana Tax Commission is:</w:t>
      </w:r>
      <w:r>
        <w:rPr>
          <w:kern w:val="2"/>
          <w:sz w:val="16"/>
          <w:szCs w:val="16"/>
        </w:rPr>
        <w:t xml:space="preserve">  </w:t>
      </w:r>
      <w:r w:rsidRPr="00786CDD">
        <w:rPr>
          <w:kern w:val="2"/>
          <w:sz w:val="16"/>
          <w:szCs w:val="16"/>
        </w:rPr>
        <w:t>$___________________</w:t>
      </w:r>
    </w:p>
    <w:p w14:paraId="039ED378" w14:textId="77777777" w:rsidR="00827F9C" w:rsidRPr="00786CDD"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both"/>
        <w:outlineLvl w:val="3"/>
        <w:rPr>
          <w:kern w:val="2"/>
          <w:sz w:val="16"/>
          <w:szCs w:val="16"/>
        </w:rPr>
      </w:pPr>
      <w:r w:rsidRPr="00786CDD">
        <w:rPr>
          <w:kern w:val="2"/>
          <w:sz w:val="16"/>
          <w:szCs w:val="16"/>
        </w:rPr>
        <w:t>I am requesting that the Fair Market Value be fixed at:</w:t>
      </w:r>
      <w:r>
        <w:rPr>
          <w:kern w:val="2"/>
          <w:sz w:val="16"/>
          <w:szCs w:val="16"/>
        </w:rPr>
        <w:t xml:space="preserve">  </w:t>
      </w:r>
      <w:r w:rsidRPr="00786CDD">
        <w:rPr>
          <w:kern w:val="2"/>
          <w:sz w:val="16"/>
          <w:szCs w:val="16"/>
        </w:rPr>
        <w:t>$___________</w:t>
      </w:r>
      <w:r>
        <w:rPr>
          <w:kern w:val="2"/>
          <w:sz w:val="16"/>
          <w:szCs w:val="16"/>
        </w:rPr>
        <w:t>__</w:t>
      </w:r>
    </w:p>
    <w:p w14:paraId="7F2356AA" w14:textId="77777777" w:rsidR="00827F9C" w:rsidRPr="00786CDD"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both"/>
        <w:outlineLvl w:val="3"/>
        <w:rPr>
          <w:kern w:val="2"/>
          <w:sz w:val="16"/>
          <w:szCs w:val="16"/>
        </w:rPr>
      </w:pPr>
      <w:r w:rsidRPr="00786CDD">
        <w:rPr>
          <w:kern w:val="2"/>
          <w:sz w:val="16"/>
          <w:szCs w:val="16"/>
        </w:rPr>
        <w:t>___________________________________________________</w:t>
      </w:r>
    </w:p>
    <w:p w14:paraId="09C0C12E" w14:textId="77777777" w:rsidR="00827F9C" w:rsidRPr="00786CDD"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both"/>
        <w:outlineLvl w:val="3"/>
        <w:rPr>
          <w:kern w:val="2"/>
          <w:sz w:val="16"/>
          <w:szCs w:val="16"/>
        </w:rPr>
      </w:pPr>
      <w:r w:rsidRPr="00786CDD">
        <w:rPr>
          <w:kern w:val="2"/>
          <w:sz w:val="16"/>
          <w:szCs w:val="16"/>
        </w:rPr>
        <w:t>Applicant: (PLEASE PRINT)</w:t>
      </w:r>
    </w:p>
    <w:p w14:paraId="42BFBA48" w14:textId="77777777" w:rsidR="00827F9C" w:rsidRPr="00786CDD"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both"/>
        <w:outlineLvl w:val="3"/>
        <w:rPr>
          <w:kern w:val="2"/>
          <w:sz w:val="16"/>
          <w:szCs w:val="16"/>
        </w:rPr>
      </w:pPr>
      <w:r w:rsidRPr="00786CDD">
        <w:rPr>
          <w:kern w:val="2"/>
          <w:sz w:val="16"/>
          <w:szCs w:val="16"/>
        </w:rPr>
        <w:t>Address: ____________________________________________</w:t>
      </w:r>
    </w:p>
    <w:p w14:paraId="505A3B51" w14:textId="77777777" w:rsidR="00827F9C" w:rsidRPr="00786CDD"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both"/>
        <w:outlineLvl w:val="3"/>
        <w:rPr>
          <w:kern w:val="2"/>
          <w:sz w:val="16"/>
          <w:szCs w:val="16"/>
        </w:rPr>
      </w:pPr>
      <w:r w:rsidRPr="00786CDD">
        <w:rPr>
          <w:kern w:val="2"/>
          <w:sz w:val="16"/>
          <w:szCs w:val="16"/>
        </w:rPr>
        <w:t>____________________________________________________</w:t>
      </w:r>
    </w:p>
    <w:p w14:paraId="30A26021" w14:textId="77777777" w:rsidR="00827F9C" w:rsidRPr="00786CDD"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both"/>
        <w:outlineLvl w:val="3"/>
        <w:rPr>
          <w:kern w:val="2"/>
          <w:sz w:val="16"/>
          <w:szCs w:val="16"/>
        </w:rPr>
      </w:pPr>
      <w:r w:rsidRPr="00786CDD">
        <w:rPr>
          <w:kern w:val="2"/>
          <w:sz w:val="16"/>
          <w:szCs w:val="16"/>
        </w:rPr>
        <w:t>____________________________________________________</w:t>
      </w:r>
    </w:p>
    <w:p w14:paraId="604E9353" w14:textId="77777777" w:rsidR="00827F9C" w:rsidRPr="00786CDD"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both"/>
        <w:outlineLvl w:val="3"/>
        <w:rPr>
          <w:kern w:val="2"/>
          <w:sz w:val="16"/>
          <w:szCs w:val="16"/>
        </w:rPr>
      </w:pPr>
      <w:r w:rsidRPr="00786CDD">
        <w:rPr>
          <w:kern w:val="2"/>
          <w:sz w:val="16"/>
          <w:szCs w:val="16"/>
        </w:rPr>
        <w:t>____________________________________________________</w:t>
      </w:r>
    </w:p>
    <w:p w14:paraId="4176BFFA" w14:textId="77777777" w:rsidR="00827F9C" w:rsidRPr="00786CDD"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both"/>
        <w:outlineLvl w:val="3"/>
        <w:rPr>
          <w:kern w:val="2"/>
          <w:sz w:val="16"/>
          <w:szCs w:val="16"/>
        </w:rPr>
      </w:pPr>
      <w:r w:rsidRPr="00786CDD">
        <w:rPr>
          <w:kern w:val="2"/>
          <w:sz w:val="16"/>
          <w:szCs w:val="16"/>
        </w:rPr>
        <w:t>Telephone No.: _______________________________________</w:t>
      </w:r>
    </w:p>
    <w:p w14:paraId="03AFB816" w14:textId="77777777" w:rsidR="00827F9C" w:rsidRPr="00786CDD"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both"/>
        <w:outlineLvl w:val="3"/>
        <w:rPr>
          <w:kern w:val="2"/>
          <w:sz w:val="16"/>
          <w:szCs w:val="16"/>
        </w:rPr>
      </w:pPr>
      <w:r w:rsidRPr="00786CDD">
        <w:rPr>
          <w:kern w:val="2"/>
          <w:sz w:val="16"/>
          <w:szCs w:val="16"/>
        </w:rPr>
        <w:t>Email Address: _______________________________________</w:t>
      </w:r>
    </w:p>
    <w:p w14:paraId="0735C471" w14:textId="77777777" w:rsidR="00827F9C" w:rsidRPr="00786CDD"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both"/>
        <w:outlineLvl w:val="3"/>
        <w:rPr>
          <w:kern w:val="2"/>
          <w:sz w:val="16"/>
          <w:szCs w:val="16"/>
        </w:rPr>
      </w:pPr>
      <w:r w:rsidRPr="00786CDD">
        <w:rPr>
          <w:kern w:val="2"/>
          <w:sz w:val="16"/>
          <w:szCs w:val="16"/>
        </w:rPr>
        <w:t>Date: ______________________________________________</w:t>
      </w:r>
      <w:r>
        <w:rPr>
          <w:kern w:val="2"/>
          <w:sz w:val="16"/>
          <w:szCs w:val="16"/>
        </w:rPr>
        <w:t>_</w:t>
      </w:r>
    </w:p>
    <w:p w14:paraId="34BDC91E" w14:textId="77777777" w:rsidR="00827F9C"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both"/>
        <w:outlineLvl w:val="3"/>
        <w:rPr>
          <w:kern w:val="2"/>
          <w:sz w:val="16"/>
          <w:szCs w:val="16"/>
        </w:rPr>
      </w:pPr>
      <w:r w:rsidRPr="00786CDD">
        <w:rPr>
          <w:kern w:val="2"/>
          <w:sz w:val="16"/>
          <w:szCs w:val="16"/>
        </w:rPr>
        <w:t>Signature: ___________________________________________</w:t>
      </w:r>
    </w:p>
    <w:p w14:paraId="6FD941DD" w14:textId="77777777" w:rsidR="00827F9C" w:rsidRPr="00786CDD" w:rsidRDefault="00827F9C" w:rsidP="00827F9C">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both"/>
        <w:outlineLvl w:val="3"/>
        <w:rPr>
          <w:kern w:val="2"/>
        </w:rPr>
      </w:pPr>
    </w:p>
    <w:p w14:paraId="7CC09D70" w14:textId="77777777" w:rsidR="00827F9C" w:rsidRPr="00651C8A" w:rsidRDefault="00827F9C" w:rsidP="00827F9C">
      <w:pPr>
        <w:pStyle w:val="AuthorityNote"/>
      </w:pPr>
      <w:r w:rsidRPr="00651C8A">
        <w:t>AUTHORITY NOTE:</w:t>
      </w:r>
      <w:r w:rsidRPr="00651C8A">
        <w:tab/>
        <w:t>Promulgated in accordance with R.S. 47:1837.</w:t>
      </w:r>
    </w:p>
    <w:p w14:paraId="0464D018" w14:textId="77777777" w:rsidR="00827F9C" w:rsidRPr="00651C8A" w:rsidRDefault="00827F9C" w:rsidP="00827F9C">
      <w:pPr>
        <w:pStyle w:val="HistoricalNote"/>
      </w:pPr>
      <w:r w:rsidRPr="00651C8A">
        <w:t>HISTORICAL NOTE:</w:t>
      </w:r>
      <w:r w:rsidRPr="00651C8A">
        <w:tab/>
        <w:t xml:space="preserve">Promulgated by the Department of Revenue, Tax Commission, LR 33:501 (March 2007), amended LR 34:690 (April 2008), LR 36:782 (April 2010), amended by the Office of the Governor, Division of Administration, Tax Commission, LR 38:812 (March 2012), LR 41:683 (April 2015), LR 43:661 (April </w:t>
      </w:r>
      <w:r w:rsidRPr="00651C8A">
        <w:lastRenderedPageBreak/>
        <w:t>2017), LR 45:541 (April 2019), LR 48:1539 (June 2022). LR 50:377 (March 2024)</w:t>
      </w:r>
      <w:r>
        <w:t>, LR 52:976 (June 2026).</w:t>
      </w:r>
    </w:p>
    <w:p w14:paraId="5C7DBFB9" w14:textId="77777777" w:rsidR="000A70F9" w:rsidRDefault="000A70F9" w:rsidP="00305135">
      <w:pPr>
        <w:pStyle w:val="Chapter"/>
        <w:spacing w:after="60"/>
      </w:pPr>
      <w:bookmarkStart w:id="2443" w:name="TOC_Chap106"/>
      <w:bookmarkStart w:id="2444" w:name="_Toc233690292"/>
      <w:bookmarkStart w:id="2445" w:name="_Toc234030876"/>
      <w:bookmarkStart w:id="2446" w:name="_Toc243721502"/>
      <w:bookmarkStart w:id="2447" w:name="_Toc259619750"/>
      <w:bookmarkStart w:id="2448" w:name="_Toc262718836"/>
      <w:bookmarkStart w:id="2449" w:name="_Toc275165609"/>
      <w:bookmarkStart w:id="2450" w:name="_Toc238197928"/>
      <w:r>
        <w:t>Chapter 33.</w:t>
      </w:r>
      <w:bookmarkEnd w:id="2443"/>
      <w:r w:rsidR="00C97BFA" w:rsidRPr="00C97BFA">
        <w:tab/>
      </w:r>
      <w:bookmarkStart w:id="2451" w:name="TOCT_Chap187"/>
      <w:bookmarkStart w:id="2452" w:name="TOCT_Chap152"/>
      <w:bookmarkStart w:id="2453" w:name="TOCT_Chap106"/>
      <w:r>
        <w:t>Financial Institutions</w:t>
      </w:r>
      <w:bookmarkEnd w:id="2444"/>
      <w:bookmarkEnd w:id="2445"/>
      <w:bookmarkEnd w:id="2446"/>
      <w:bookmarkEnd w:id="2447"/>
      <w:bookmarkEnd w:id="2448"/>
      <w:bookmarkEnd w:id="2449"/>
      <w:bookmarkEnd w:id="2450"/>
      <w:bookmarkEnd w:id="2451"/>
      <w:bookmarkEnd w:id="2452"/>
      <w:bookmarkEnd w:id="2453"/>
    </w:p>
    <w:p w14:paraId="5F310E3F" w14:textId="77777777" w:rsidR="000A70F9" w:rsidRDefault="000A70F9" w:rsidP="00305135">
      <w:pPr>
        <w:pStyle w:val="Section"/>
        <w:spacing w:after="60"/>
      </w:pPr>
      <w:bookmarkStart w:id="2454" w:name="_Toc233690293"/>
      <w:bookmarkStart w:id="2455" w:name="_Toc234030877"/>
      <w:bookmarkStart w:id="2456" w:name="_Toc243721503"/>
      <w:bookmarkStart w:id="2457" w:name="_Toc259619751"/>
      <w:bookmarkStart w:id="2458" w:name="_Toc262718837"/>
      <w:bookmarkStart w:id="2459" w:name="_Toc275165610"/>
      <w:bookmarkStart w:id="2460" w:name="_Toc238197929"/>
      <w:r>
        <w:t>§3301.</w:t>
      </w:r>
      <w:r>
        <w:tab/>
        <w:t>Guidelines for Ascertaining the Fair Market Value of Financial Institutions</w:t>
      </w:r>
      <w:bookmarkEnd w:id="2454"/>
      <w:bookmarkEnd w:id="2455"/>
      <w:bookmarkEnd w:id="2456"/>
      <w:bookmarkEnd w:id="2457"/>
      <w:bookmarkEnd w:id="2458"/>
      <w:bookmarkEnd w:id="2459"/>
      <w:bookmarkEnd w:id="2460"/>
    </w:p>
    <w:p w14:paraId="77FC7242" w14:textId="77777777" w:rsidR="000A70F9" w:rsidRDefault="000A70F9" w:rsidP="00305135">
      <w:pPr>
        <w:pStyle w:val="A"/>
        <w:spacing w:after="60"/>
      </w:pPr>
      <w:r>
        <w:t>A.</w:t>
      </w:r>
      <w:r>
        <w:tab/>
        <w:t>The shares of stock of all banks, banking companies, firms, associations or corporations doing a banking business in this state, chartered by the laws of this state or of the United States are hereby declared subject to taxation for all purposes in this state. (R.S. 47:1967)</w:t>
      </w:r>
    </w:p>
    <w:p w14:paraId="2AB832FB" w14:textId="77777777" w:rsidR="000A70F9" w:rsidRDefault="000A70F9" w:rsidP="00305135">
      <w:pPr>
        <w:pStyle w:val="A"/>
        <w:spacing w:after="60"/>
      </w:pPr>
      <w:r>
        <w:t>B.</w:t>
      </w:r>
      <w:r>
        <w:tab/>
        <w:t>The shares of stock of all capital stock associations are hereby declared subject to taxation for all purposes in this state. (R.S. 6:942)</w:t>
      </w:r>
    </w:p>
    <w:p w14:paraId="77889B53" w14:textId="77777777" w:rsidR="000A70F9" w:rsidRDefault="000A70F9" w:rsidP="00305135">
      <w:pPr>
        <w:pStyle w:val="A"/>
        <w:spacing w:after="60"/>
      </w:pPr>
      <w:r>
        <w:t>C.</w:t>
      </w:r>
      <w:r>
        <w:tab/>
        <w:t>The basis for arriving at the valuation of the shares of stock in any such bank or capital stock association engaged in the banking or capital stock association business shall be the stockholder equity capital, which shall be determined by the addition of paid-in common stock, surplus, undivided profits and all capital reserves, excluding those reserves for loan losses as allowed by the United States Internal Revenue Service. Equity capital shall be adjusted to remove that portion of equity capital based on United States obligations by deducting a percentage of equity capital based on the ratio of U.S. obligations to total assets. Borrowed money and the value of the preferred stock issued by any such bank or capital stock association and actually owned by the United States of America, or any agency thereof, shall not be construed as equity for the purpose of this Section.</w:t>
      </w:r>
    </w:p>
    <w:p w14:paraId="4EBBBEAE" w14:textId="77777777" w:rsidR="0032374D" w:rsidRPr="0032374D" w:rsidRDefault="000A70F9" w:rsidP="0032374D">
      <w:pPr>
        <w:pStyle w:val="A"/>
      </w:pPr>
      <w:r>
        <w:t>D.</w:t>
      </w:r>
      <w:r>
        <w:tab/>
      </w:r>
      <w:r w:rsidR="0032374D" w:rsidRPr="0032374D">
        <w:t>For the purposes of determining the fair market value of bank stock, the following criteria shall be used: stockholder equity shall serve as a four times factor, 80 percent and annual net earnings of the individual banking institution shall serve as a onetime factor, 20 percent. Annual net earnings shall be adjusted to remove that portion of earnings based on United States obligations by deducting a percentage of annual net earnings based on the ratio of interest on United States obligations to total operating income. Negative earnings shall be included in this formula, but there shall be no earnings loss carried forward or backward. For the purpose of computing the one time, 20 percent earnings factor, the earnings shall be capitalized by multiplying the annual net earnings or net loss of the banking institution by the average price earnings ratio for such institutions as published by a nationwide recognized bond and securities rating firm.</w:t>
      </w:r>
    </w:p>
    <w:p w14:paraId="138EF90C" w14:textId="77777777" w:rsidR="0032374D" w:rsidRPr="0032374D" w:rsidRDefault="0032374D" w:rsidP="0032374D">
      <w:pPr>
        <w:pStyle w:val="1"/>
      </w:pPr>
      <w:r w:rsidRPr="0032374D">
        <w:t>1.</w:t>
      </w:r>
      <w:r w:rsidRPr="0032374D">
        <w:tab/>
        <w:t>The price earnings ratio to be used for this purpose shall be computed based on the quarterly average of the previous seven years of the index selected by the Tax Commission by dropping the highest and lowest ratio years and averaging the remaining five years.</w:t>
      </w:r>
    </w:p>
    <w:p w14:paraId="6EF5010C" w14:textId="77777777" w:rsidR="000A70F9" w:rsidRDefault="0032374D" w:rsidP="0032374D">
      <w:pPr>
        <w:pStyle w:val="1"/>
      </w:pPr>
      <w:r w:rsidRPr="0032374D">
        <w:t>2.</w:t>
      </w:r>
      <w:r w:rsidRPr="0032374D">
        <w:tab/>
        <w:t>The calculated price earnings ratio, to be used to compute bank shareholders</w:t>
      </w:r>
      <w:r w:rsidRPr="0032374D">
        <w:rPr>
          <w:kern w:val="0"/>
        </w:rPr>
        <w:t xml:space="preserve"> assessments, shall not change, up or down, by more than 1.5 points from the ratio used in the previous year.</w:t>
      </w:r>
    </w:p>
    <w:p w14:paraId="48361255" w14:textId="77777777" w:rsidR="000A70F9" w:rsidRDefault="000A70F9">
      <w:pPr>
        <w:pStyle w:val="A"/>
      </w:pPr>
      <w:r>
        <w:t>E.</w:t>
      </w:r>
      <w:r>
        <w:tab/>
        <w:t>For the purpose of arriving at fair market value of shares of stock in the formula previously outlined above, the Tax Commission or its successor shall compute the formula as follows:</w:t>
      </w:r>
    </w:p>
    <w:p w14:paraId="5D6A3326" w14:textId="77777777" w:rsidR="000A70F9" w:rsidRDefault="000A70F9">
      <w:pPr>
        <w:pStyle w:val="1"/>
      </w:pPr>
      <w:r>
        <w:t>1.</w:t>
      </w:r>
      <w:r>
        <w:tab/>
        <w:t>in the case of banks, banking companies, firms, associations or corporations created under the laws of the United States, from the statements made to the Comptroller of the Currency, and required to be published as of December 31 of each year;</w:t>
      </w:r>
    </w:p>
    <w:p w14:paraId="4E3924B3" w14:textId="77777777" w:rsidR="000A70F9" w:rsidRDefault="000A70F9">
      <w:pPr>
        <w:pStyle w:val="1"/>
      </w:pPr>
      <w:r>
        <w:t>2.</w:t>
      </w:r>
      <w:r>
        <w:tab/>
        <w:t>in the case of banks, banking companies, firms, associations or corporations created under the laws of this state, from the statement made to the Commissioner of Financial Institutions, and required to be published as of December 31 of each year;</w:t>
      </w:r>
    </w:p>
    <w:p w14:paraId="0141D673" w14:textId="77777777" w:rsidR="000A70F9" w:rsidRDefault="000A70F9">
      <w:pPr>
        <w:pStyle w:val="1"/>
      </w:pPr>
      <w:r>
        <w:t>3.</w:t>
      </w:r>
      <w:r>
        <w:tab/>
        <w:t>in the case of capital stock associations created under the laws of the United States, from the statements made to the Comptroller of the Currency, and required to be published as of December 31 of each year;</w:t>
      </w:r>
    </w:p>
    <w:p w14:paraId="55CCB113" w14:textId="77777777" w:rsidR="000A70F9" w:rsidRDefault="000A70F9">
      <w:pPr>
        <w:pStyle w:val="1"/>
      </w:pPr>
      <w:r>
        <w:t>4.</w:t>
      </w:r>
      <w:r>
        <w:tab/>
        <w:t>in the case of capital stock associations created under the laws of this state, from the statement made to the Commissioner of Financial Institutions, and required to be published as of December 31 of each year.</w:t>
      </w:r>
    </w:p>
    <w:p w14:paraId="28B201B1" w14:textId="566DCF46" w:rsidR="000A70F9" w:rsidRDefault="000A70F9">
      <w:pPr>
        <w:pStyle w:val="A"/>
      </w:pPr>
      <w:r>
        <w:t>F.</w:t>
      </w:r>
      <w:r>
        <w:tab/>
      </w:r>
      <w:r w:rsidR="0067478D" w:rsidRPr="00651C8A">
        <w:t>From the assessment determined by the application of the 15 percent of fair market value provided for above, there shall be deducted 100 percent of the assessed value of real estate, improvements, buildings, furniture and fixtures owned by the institution. If such real estate, improvements, buildings, furniture and fixtures are owned by a separate corporation, the deduction will be allowed provided all the capital stock (except directors’ qualifying shares, if any) is owned by the institution</w:t>
      </w:r>
      <w:r>
        <w:t>.</w:t>
      </w:r>
    </w:p>
    <w:p w14:paraId="4FF7B5CC" w14:textId="77777777" w:rsidR="000A70F9" w:rsidRDefault="000A70F9">
      <w:pPr>
        <w:pStyle w:val="1"/>
      </w:pPr>
      <w:r>
        <w:t>1.</w:t>
      </w:r>
      <w:r>
        <w:tab/>
        <w:t>For the purpose of defining a property eligible for credit, the bank must have:</w:t>
      </w:r>
    </w:p>
    <w:p w14:paraId="6D062C6C" w14:textId="77777777" w:rsidR="000A70F9" w:rsidRDefault="000A70F9">
      <w:pPr>
        <w:pStyle w:val="a0"/>
      </w:pPr>
      <w:r>
        <w:t>a.</w:t>
      </w:r>
      <w:r>
        <w:tab/>
        <w:t>owned the property as reflected in its year end Statement of Condition; and</w:t>
      </w:r>
    </w:p>
    <w:p w14:paraId="20E318DB" w14:textId="77777777" w:rsidR="000A70F9" w:rsidRDefault="000A70F9">
      <w:pPr>
        <w:pStyle w:val="a0"/>
      </w:pPr>
      <w:r>
        <w:t>b.</w:t>
      </w:r>
      <w:r>
        <w:tab/>
        <w:t>paid the previous year taxes on the property.</w:t>
      </w:r>
    </w:p>
    <w:p w14:paraId="433D5982" w14:textId="77777777" w:rsidR="000A70F9" w:rsidRDefault="000A70F9">
      <w:pPr>
        <w:pStyle w:val="1"/>
      </w:pPr>
      <w:r>
        <w:t>2.</w:t>
      </w:r>
      <w:r>
        <w:tab/>
        <w:t>The tax notice may be in the name of another party who actually owned the property on the assessment date of record and still be an allowable credit to the bank as along as both Subparagraphs 1.a and b above have been satisfied.</w:t>
      </w:r>
    </w:p>
    <w:p w14:paraId="239FA2CD" w14:textId="77777777" w:rsidR="000A70F9" w:rsidRDefault="000A70F9">
      <w:pPr>
        <w:pStyle w:val="AuthorityNote"/>
      </w:pPr>
      <w:r>
        <w:t>AUTHORITY NOTE:</w:t>
      </w:r>
      <w:r>
        <w:tab/>
        <w:t>Promulgated in accordance with R.S. 47:1967, R.S. 47:1968, R.S. 47:1969, R.S. 6:942, R.S. 6:943 and R.S. 6:944.</w:t>
      </w:r>
    </w:p>
    <w:p w14:paraId="3E354C65" w14:textId="0AD0B5D8" w:rsidR="000A70F9" w:rsidRDefault="000A70F9">
      <w:pPr>
        <w:pStyle w:val="HistoricalNote"/>
      </w:pPr>
      <w:r>
        <w:t>HISTORICAL NOTE:</w:t>
      </w:r>
      <w:r>
        <w:tab/>
        <w:t>Promulgated by the Department of Revenue and Taxation, Tax Commission, LR 13:249 (April 1987), amended LR 16:1064 (December 1990), LR 20:198 (February 1994), amended by the Department of Revenue, Tax Commission, LR 28:521 (March 2002)</w:t>
      </w:r>
      <w:r w:rsidR="0032374D" w:rsidRPr="00AE4461">
        <w:t>, LR 47:</w:t>
      </w:r>
      <w:r w:rsidR="0032374D">
        <w:t>471</w:t>
      </w:r>
      <w:r w:rsidR="0032374D" w:rsidRPr="00AE4461">
        <w:t xml:space="preserve"> (April 2021)</w:t>
      </w:r>
      <w:r w:rsidR="0067478D">
        <w:t>, LR 52:976 (June 2026).</w:t>
      </w:r>
    </w:p>
    <w:p w14:paraId="1DC081D4" w14:textId="77777777" w:rsidR="000A70F9" w:rsidRDefault="000A70F9">
      <w:pPr>
        <w:pStyle w:val="Section"/>
      </w:pPr>
      <w:bookmarkStart w:id="2461" w:name="_Toc233690294"/>
      <w:bookmarkStart w:id="2462" w:name="_Toc234030878"/>
      <w:bookmarkStart w:id="2463" w:name="_Toc243721504"/>
      <w:bookmarkStart w:id="2464" w:name="_Toc259619752"/>
      <w:bookmarkStart w:id="2465" w:name="_Toc262718838"/>
      <w:bookmarkStart w:id="2466" w:name="_Toc275165611"/>
      <w:bookmarkStart w:id="2467" w:name="_Toc238197930"/>
      <w:r>
        <w:t>§3303.</w:t>
      </w:r>
      <w:r>
        <w:tab/>
        <w:t>Allocation for Credit Purposes of Assessments Not Directly Attributable to a Specific Office</w:t>
      </w:r>
      <w:bookmarkEnd w:id="2461"/>
      <w:bookmarkEnd w:id="2462"/>
      <w:bookmarkEnd w:id="2463"/>
      <w:bookmarkEnd w:id="2464"/>
      <w:bookmarkEnd w:id="2465"/>
      <w:bookmarkEnd w:id="2466"/>
      <w:bookmarkEnd w:id="2467"/>
    </w:p>
    <w:p w14:paraId="7D417243" w14:textId="17180062" w:rsidR="000A70F9" w:rsidRDefault="000A70F9">
      <w:pPr>
        <w:pStyle w:val="A"/>
      </w:pPr>
      <w:r>
        <w:t>A.</w:t>
      </w:r>
      <w:r>
        <w:tab/>
      </w:r>
      <w:r w:rsidR="0067478D" w:rsidRPr="00651C8A">
        <w:t>All property assessments not directly attributable to a specific office will be allocated, for purposes of the 100 percent credit from shareholders assessments, according to the following methods</w:t>
      </w:r>
      <w:r w:rsidR="0067478D">
        <w:t>:</w:t>
      </w:r>
    </w:p>
    <w:p w14:paraId="52C962C9" w14:textId="77777777" w:rsidR="000A70F9" w:rsidRDefault="000A70F9">
      <w:pPr>
        <w:pStyle w:val="1"/>
      </w:pPr>
      <w:r>
        <w:t>1.</w:t>
      </w:r>
      <w:r>
        <w:tab/>
        <w:t xml:space="preserve">If the institution has one or more office(s) in the parish where such property assessments are located, the amount to be allocated to each such office shall be determined </w:t>
      </w:r>
      <w:r>
        <w:lastRenderedPageBreak/>
        <w:t>by the percentage each office's average of deposits bears to the total average deposits of all offices in that parish.</w:t>
      </w:r>
    </w:p>
    <w:p w14:paraId="12DF88F9" w14:textId="77777777" w:rsidR="000A70F9" w:rsidRDefault="000A70F9">
      <w:pPr>
        <w:pStyle w:val="1"/>
      </w:pPr>
      <w:r>
        <w:t>2.</w:t>
      </w:r>
      <w:r>
        <w:tab/>
        <w:t>If the institution does not have a full service banking office in the parish where such property assessments are located, the credit shall be assigned to the institution's main office location.</w:t>
      </w:r>
    </w:p>
    <w:p w14:paraId="249664AB" w14:textId="77777777" w:rsidR="000A70F9" w:rsidRDefault="000A70F9">
      <w:pPr>
        <w:pStyle w:val="A"/>
      </w:pPr>
      <w:r>
        <w:t>B.</w:t>
      </w:r>
      <w:r>
        <w:tab/>
        <w:t>Except as provided herein, no assessment shall hereafter be made against the capital stock, surplus, undivided profits or reserves of any financial institution engaged in the banking or savings and loan business, chartered under the laws of this state or of the United States, doing business in this state, whose capital stock is represented by shares. (R.S. 47:1967 and R.S. 6:942)</w:t>
      </w:r>
    </w:p>
    <w:p w14:paraId="38A0AE0B" w14:textId="77777777" w:rsidR="000A70F9" w:rsidRDefault="000A70F9">
      <w:pPr>
        <w:pStyle w:val="AuthorityNote"/>
      </w:pPr>
      <w:r>
        <w:t>AUTHORITY NOTE:</w:t>
      </w:r>
      <w:r>
        <w:tab/>
        <w:t>Promulgated in accordance with R.S. 47:1967, R.S. 47:1968, R.S. 47:1969, R.S. 6:942, R.S. 6:943 and R.S. 6:944.</w:t>
      </w:r>
    </w:p>
    <w:p w14:paraId="07419F23" w14:textId="176C2465" w:rsidR="000A70F9" w:rsidRDefault="000A70F9">
      <w:pPr>
        <w:pStyle w:val="HistoricalNote"/>
      </w:pPr>
      <w:r>
        <w:t>HISTORICAL NOTE:</w:t>
      </w:r>
      <w:r>
        <w:tab/>
        <w:t>Promulgated by the Department of Revenue and Taxation, Tax Commission, LR 16:1064 (December 1990)</w:t>
      </w:r>
      <w:r w:rsidR="0067478D">
        <w:t>, amended LR 52:976 (June 2026).</w:t>
      </w:r>
    </w:p>
    <w:p w14:paraId="7B82AB99" w14:textId="77777777" w:rsidR="000A70F9" w:rsidRDefault="000A70F9">
      <w:pPr>
        <w:pStyle w:val="Section"/>
      </w:pPr>
      <w:bookmarkStart w:id="2468" w:name="_Toc233690295"/>
      <w:bookmarkStart w:id="2469" w:name="_Toc234030879"/>
      <w:bookmarkStart w:id="2470" w:name="_Toc243721505"/>
      <w:bookmarkStart w:id="2471" w:name="_Toc259619753"/>
      <w:bookmarkStart w:id="2472" w:name="_Toc262718839"/>
      <w:bookmarkStart w:id="2473" w:name="_Toc275165612"/>
      <w:bookmarkStart w:id="2474" w:name="_Toc238197931"/>
      <w:r>
        <w:t>§3305.</w:t>
      </w:r>
      <w:r>
        <w:tab/>
        <w:t>Listing and Assessing of Stock; Place (Multi-Parish Branch Offices)</w:t>
      </w:r>
      <w:bookmarkEnd w:id="2468"/>
      <w:bookmarkEnd w:id="2469"/>
      <w:bookmarkEnd w:id="2470"/>
      <w:bookmarkEnd w:id="2471"/>
      <w:bookmarkEnd w:id="2472"/>
      <w:bookmarkEnd w:id="2473"/>
      <w:bookmarkEnd w:id="2474"/>
    </w:p>
    <w:p w14:paraId="5EFDFB06" w14:textId="77777777" w:rsidR="000A70F9" w:rsidRDefault="000A70F9">
      <w:pPr>
        <w:pStyle w:val="A"/>
      </w:pPr>
      <w:r>
        <w:t>A.</w:t>
      </w:r>
      <w:r>
        <w:tab/>
        <w:t>When any bank, banking company, firm, association, corporation or capital stock association operates one or more branch office(s) in any parish or parishes other than the parish of its legal domicile, its assessment shall be divided for state and local purposes, and the number of shares of stock or fractions thereof, to be assessed in each parish in which such branches are maintained shall be determined by the proportion which the capital stock assigned to each branch shall bear to the whole of capital stock. (R.S. 47:1968 and R.S. 6:943)</w:t>
      </w:r>
    </w:p>
    <w:p w14:paraId="50940B7E" w14:textId="77777777" w:rsidR="000A70F9" w:rsidRDefault="000A70F9">
      <w:pPr>
        <w:pStyle w:val="AuthorityNote"/>
      </w:pPr>
      <w:r>
        <w:t>AUTHORITY NOTE:</w:t>
      </w:r>
      <w:r>
        <w:tab/>
        <w:t>Promulgated in accordance with R.S. 47:1967, R.S. 47:1968, R.S. 47:1969, R.S. 6:942, R.S. 6:943 and R.S. 6:944.</w:t>
      </w:r>
    </w:p>
    <w:p w14:paraId="5A89B358" w14:textId="77777777" w:rsidR="000A70F9" w:rsidRDefault="000A70F9">
      <w:pPr>
        <w:pStyle w:val="HistoricalNote"/>
      </w:pPr>
      <w:r>
        <w:t>HISTORICAL NOTE:</w:t>
      </w:r>
      <w:r>
        <w:tab/>
        <w:t>Promulgated by the Department of Revenue and Taxation, Tax Commission, LR 13:249 (April 1987), amended LR 16:1064 (December 1990).</w:t>
      </w:r>
    </w:p>
    <w:p w14:paraId="6FB21740" w14:textId="77777777" w:rsidR="000A70F9" w:rsidRDefault="000A70F9">
      <w:pPr>
        <w:pStyle w:val="Section"/>
      </w:pPr>
      <w:bookmarkStart w:id="2475" w:name="_Toc233690296"/>
      <w:bookmarkStart w:id="2476" w:name="_Toc234030880"/>
      <w:bookmarkStart w:id="2477" w:name="_Toc243721506"/>
      <w:bookmarkStart w:id="2478" w:name="_Toc259619754"/>
      <w:bookmarkStart w:id="2479" w:name="_Toc262718840"/>
      <w:bookmarkStart w:id="2480" w:name="_Toc275165613"/>
      <w:bookmarkStart w:id="2481" w:name="_Toc238197932"/>
      <w:r>
        <w:t>§3307.</w:t>
      </w:r>
      <w:r>
        <w:tab/>
        <w:t>Methods of Branch Office Allocations</w:t>
      </w:r>
      <w:bookmarkEnd w:id="2475"/>
      <w:bookmarkEnd w:id="2476"/>
      <w:bookmarkEnd w:id="2477"/>
      <w:bookmarkEnd w:id="2478"/>
      <w:bookmarkEnd w:id="2479"/>
      <w:bookmarkEnd w:id="2480"/>
      <w:bookmarkEnd w:id="2481"/>
    </w:p>
    <w:p w14:paraId="1E32DBC0" w14:textId="77777777" w:rsidR="000A70F9" w:rsidRDefault="000A70F9">
      <w:pPr>
        <w:pStyle w:val="A"/>
      </w:pPr>
      <w:r>
        <w:t>A.</w:t>
      </w:r>
      <w:r>
        <w:tab/>
        <w:t>Under guidelines hereby established, a financial institution is granted the discretion of electing either of the following approved methods of allocating both capital stock and net income for each branch office when more than one parish is involved:</w:t>
      </w:r>
    </w:p>
    <w:p w14:paraId="20252500" w14:textId="77777777" w:rsidR="000A70F9" w:rsidRDefault="000A70F9">
      <w:pPr>
        <w:pStyle w:val="1"/>
      </w:pPr>
      <w:r>
        <w:t>1.</w:t>
      </w:r>
      <w:r>
        <w:tab/>
        <w:t>actual (per accounting records)</w:t>
      </w:r>
      <w:r w:rsidR="003471AC">
        <w:t>―</w:t>
      </w:r>
      <w:r>
        <w:t>branch capital and net income;</w:t>
      </w:r>
    </w:p>
    <w:p w14:paraId="4C093915" w14:textId="77777777" w:rsidR="000A70F9" w:rsidRDefault="000A70F9">
      <w:pPr>
        <w:pStyle w:val="1"/>
      </w:pPr>
      <w:r>
        <w:t>2.</w:t>
      </w:r>
      <w:r>
        <w:tab/>
        <w:t>deposits</w:t>
      </w:r>
      <w:r w:rsidR="003471AC">
        <w:t>―</w:t>
      </w:r>
      <w:r>
        <w:t>quarterly average as a percentage of branch to total institution.</w:t>
      </w:r>
    </w:p>
    <w:p w14:paraId="18DFAA6E" w14:textId="77777777" w:rsidR="000A70F9" w:rsidRDefault="000A70F9">
      <w:pPr>
        <w:pStyle w:val="A"/>
      </w:pPr>
      <w:r>
        <w:t>B.</w:t>
      </w:r>
      <w:r>
        <w:tab/>
        <w:t>If deposits method is elected, Form TC-6 shall be submitted to indicate deposit balances for each branch office. The percentage derived shall be applied to both capital and net income for allocation purposes.</w:t>
      </w:r>
    </w:p>
    <w:p w14:paraId="579A0298" w14:textId="77777777" w:rsidR="000A70F9" w:rsidRDefault="000A70F9">
      <w:pPr>
        <w:pStyle w:val="1"/>
      </w:pPr>
      <w:r>
        <w:t>1.</w:t>
      </w:r>
      <w:r>
        <w:tab/>
        <w:t>Any financial institution believed to be shifting the accounting of office deposits in an abnormal manner shall be subject to audit by the Tax Commission under authority granted pursuant to R.S. 47:1837.</w:t>
      </w:r>
    </w:p>
    <w:p w14:paraId="4A6269BE" w14:textId="77777777" w:rsidR="00030B05" w:rsidRPr="00336751" w:rsidRDefault="00030B05" w:rsidP="00030B05">
      <w:pPr>
        <w:pStyle w:val="A"/>
      </w:pPr>
      <w:r w:rsidRPr="00336751">
        <w:t>C.</w:t>
      </w:r>
      <w:r w:rsidRPr="00336751">
        <w:tab/>
        <w:t>Once an election is made by the institution, a change to the other alternative is permitted only upon prior, written approval of the Tax Commission. If such change is granted, the new allocation method shall remain in effect for a period of at least five years thereafter before another change request will be considered, unless the commission permits a waiver of the five year requirement.</w:t>
      </w:r>
    </w:p>
    <w:p w14:paraId="3C7F86C6" w14:textId="77777777" w:rsidR="00030B05" w:rsidRPr="00336751" w:rsidRDefault="00030B05" w:rsidP="00030B05">
      <w:pPr>
        <w:pStyle w:val="AuthorityNote"/>
      </w:pPr>
      <w:r w:rsidRPr="00336751">
        <w:t>AUTHORITY NOTE:</w:t>
      </w:r>
      <w:r w:rsidRPr="00336751">
        <w:tab/>
        <w:t>Promulgated in accordance with R.S. 47:1967, R.S. 47:1968, R.S. 47:1969, R.S. 6:942, R.S. 6:943 and R.S. 6:944.</w:t>
      </w:r>
    </w:p>
    <w:p w14:paraId="0362313A" w14:textId="77777777" w:rsidR="000A70F9" w:rsidRDefault="00030B05" w:rsidP="00030B05">
      <w:pPr>
        <w:pStyle w:val="HistoricalNote"/>
      </w:pPr>
      <w:r w:rsidRPr="00336751">
        <w:t>HISTORICAL NOTE:</w:t>
      </w:r>
      <w:r w:rsidRPr="00336751">
        <w:tab/>
        <w:t>Promulgated by the Department of Revenue and Taxation, Tax Commission, LR 13:249 (April 1987), amended LR 16:1064 (December 1990), LR 22:117 (February 1996), amended by the Department of Revenue, Tax Commission, LR 32:439 (March 2006).</w:t>
      </w:r>
    </w:p>
    <w:p w14:paraId="690722A2" w14:textId="77777777" w:rsidR="000A70F9" w:rsidRDefault="000A70F9">
      <w:pPr>
        <w:pStyle w:val="Section"/>
      </w:pPr>
      <w:bookmarkStart w:id="2482" w:name="_Toc233690297"/>
      <w:bookmarkStart w:id="2483" w:name="_Toc234030881"/>
      <w:bookmarkStart w:id="2484" w:name="_Toc243721507"/>
      <w:bookmarkStart w:id="2485" w:name="_Toc259619755"/>
      <w:bookmarkStart w:id="2486" w:name="_Toc262718841"/>
      <w:bookmarkStart w:id="2487" w:name="_Toc275165614"/>
      <w:bookmarkStart w:id="2488" w:name="_Toc238197933"/>
      <w:r>
        <w:t>§3309.</w:t>
      </w:r>
      <w:r>
        <w:tab/>
        <w:t>Listing and Assessing of Stock; Branch Offices</w:t>
      </w:r>
      <w:bookmarkEnd w:id="2482"/>
      <w:bookmarkEnd w:id="2483"/>
      <w:bookmarkEnd w:id="2484"/>
      <w:bookmarkEnd w:id="2485"/>
      <w:bookmarkEnd w:id="2486"/>
      <w:bookmarkEnd w:id="2487"/>
      <w:bookmarkEnd w:id="2488"/>
    </w:p>
    <w:p w14:paraId="51C89344" w14:textId="77777777" w:rsidR="000A70F9" w:rsidRDefault="000A70F9">
      <w:pPr>
        <w:pStyle w:val="A"/>
      </w:pPr>
      <w:r>
        <w:t>A.</w:t>
      </w:r>
      <w:r>
        <w:tab/>
        <w:t>When any bank, banking company, firm, association, corporation or capital stock association operates a branch office or offices in different municipalities wholly within the limits of the parish of its legal domicile, its tax assessment for state and local purposes may be assessed at its domicile or may be apportioned among the various municipalities in which such institution and its branch or branches are located in the proportion which the respective amount of deposits in such branches shall bear to the total deposits of such institution. The amount of deposits to be determined as of the thirty-first day of December of the preceding year. Exercise of the provisions in this Section is discretionary with the financial institution affected hereby and shall not apply to the Parish of Orleans. (R.S. 47:1969 and R.S. 6:944)</w:t>
      </w:r>
    </w:p>
    <w:p w14:paraId="16C67F8E" w14:textId="77777777" w:rsidR="000A70F9" w:rsidRDefault="000A70F9">
      <w:pPr>
        <w:pStyle w:val="AuthorityNote"/>
      </w:pPr>
      <w:r>
        <w:t>AUTHORITY NOTE:</w:t>
      </w:r>
      <w:r>
        <w:tab/>
        <w:t>Promulgated in accordance with R.S. 47:1967, R.S. 47:1968, R.S. 47:1969, R.S. 6:942, R.S. 6:943 and R.S. 6:944.</w:t>
      </w:r>
    </w:p>
    <w:p w14:paraId="58183AFC" w14:textId="77777777" w:rsidR="000A70F9" w:rsidRDefault="000A70F9">
      <w:pPr>
        <w:pStyle w:val="HistoricalNote"/>
        <w:rPr>
          <w:sz w:val="20"/>
        </w:rPr>
      </w:pPr>
      <w:r>
        <w:t>HISTORICAL NOTE:</w:t>
      </w:r>
      <w:r>
        <w:tab/>
        <w:t>Promulgated by the Department of Revenue and Taxation, Tax Commission, LR 13:249 (April 1987), amended LR 16:1064 (December 1990).</w:t>
      </w:r>
    </w:p>
    <w:p w14:paraId="349BAB91" w14:textId="77777777" w:rsidR="000A70F9" w:rsidRDefault="000A70F9">
      <w:pPr>
        <w:pStyle w:val="Chapter"/>
      </w:pPr>
      <w:bookmarkStart w:id="2489" w:name="TOC_Chap107"/>
      <w:bookmarkStart w:id="2490" w:name="_Toc233690298"/>
      <w:bookmarkStart w:id="2491" w:name="_Toc234030882"/>
      <w:bookmarkStart w:id="2492" w:name="_Toc243721508"/>
      <w:bookmarkStart w:id="2493" w:name="_Toc259619756"/>
      <w:bookmarkStart w:id="2494" w:name="_Toc262718842"/>
      <w:bookmarkStart w:id="2495" w:name="_Toc275165615"/>
      <w:bookmarkStart w:id="2496" w:name="_Toc238197934"/>
      <w:r>
        <w:t>Chapter 35.</w:t>
      </w:r>
      <w:bookmarkEnd w:id="2489"/>
      <w:r w:rsidR="00C97BFA" w:rsidRPr="00C97BFA">
        <w:tab/>
      </w:r>
      <w:bookmarkStart w:id="2497" w:name="TOCT_Chap159"/>
      <w:bookmarkStart w:id="2498" w:name="TOCT_Chap188"/>
      <w:bookmarkStart w:id="2499" w:name="TOCT_Chap153"/>
      <w:bookmarkStart w:id="2500" w:name="TOCT_Chap107"/>
      <w:r>
        <w:t>Miscellaneous</w:t>
      </w:r>
      <w:bookmarkEnd w:id="2490"/>
      <w:bookmarkEnd w:id="2491"/>
      <w:bookmarkEnd w:id="2492"/>
      <w:bookmarkEnd w:id="2493"/>
      <w:bookmarkEnd w:id="2494"/>
      <w:bookmarkEnd w:id="2495"/>
      <w:bookmarkEnd w:id="2496"/>
      <w:bookmarkEnd w:id="2497"/>
      <w:bookmarkEnd w:id="2498"/>
      <w:bookmarkEnd w:id="2499"/>
      <w:bookmarkEnd w:id="2500"/>
    </w:p>
    <w:p w14:paraId="5311A13B" w14:textId="77777777" w:rsidR="000A70F9" w:rsidRDefault="000A70F9">
      <w:pPr>
        <w:pStyle w:val="Section"/>
      </w:pPr>
      <w:bookmarkStart w:id="2501" w:name="_Toc233690299"/>
      <w:bookmarkStart w:id="2502" w:name="_Toc234030883"/>
      <w:bookmarkStart w:id="2503" w:name="_Toc243721509"/>
      <w:bookmarkStart w:id="2504" w:name="_Toc259619757"/>
      <w:bookmarkStart w:id="2505" w:name="_Toc262718843"/>
      <w:bookmarkStart w:id="2506" w:name="_Toc275165616"/>
      <w:bookmarkStart w:id="2507" w:name="_Toc238197935"/>
      <w:r>
        <w:t>§3501.</w:t>
      </w:r>
      <w:r>
        <w:tab/>
        <w:t>Service Fees</w:t>
      </w:r>
      <w:r w:rsidR="00DB44F6">
        <w:sym w:font="Symbol" w:char="F0BE"/>
      </w:r>
      <w:r>
        <w:t>Tax Commission</w:t>
      </w:r>
      <w:bookmarkEnd w:id="2501"/>
      <w:bookmarkEnd w:id="2502"/>
      <w:bookmarkEnd w:id="2503"/>
      <w:bookmarkEnd w:id="2504"/>
      <w:bookmarkEnd w:id="2505"/>
      <w:bookmarkEnd w:id="2506"/>
      <w:bookmarkEnd w:id="2507"/>
    </w:p>
    <w:p w14:paraId="6663402E" w14:textId="77777777" w:rsidR="001B7A8B" w:rsidRPr="00D43BA5" w:rsidRDefault="00CB1A7F" w:rsidP="001B7A8B">
      <w:pPr>
        <w:pStyle w:val="A"/>
      </w:pPr>
      <w:r w:rsidRPr="001B37AF">
        <w:t>A.</w:t>
      </w:r>
      <w:r w:rsidRPr="001B37AF">
        <w:tab/>
      </w:r>
      <w:r w:rsidR="001B7A8B" w:rsidRPr="00D43BA5">
        <w:t>The Tax Commission is hereby authorized on an interim basis for the period beginning on July 1, 2021, and ending on June 30, 2026,</w:t>
      </w:r>
      <w:r w:rsidR="001B7A8B">
        <w:t xml:space="preserve"> </w:t>
      </w:r>
      <w:r w:rsidR="001B7A8B" w:rsidRPr="00D43BA5">
        <w:t>to levy and collect the following fees in connection with services performed by the commission:</w:t>
      </w:r>
    </w:p>
    <w:p w14:paraId="08A20632" w14:textId="77777777" w:rsidR="001B7A8B" w:rsidRPr="00D43BA5" w:rsidRDefault="001B7A8B" w:rsidP="001B7A8B">
      <w:pPr>
        <w:pStyle w:val="1"/>
      </w:pPr>
      <w:r w:rsidRPr="00D43BA5">
        <w:t>1.</w:t>
      </w:r>
      <w:r w:rsidRPr="00D43BA5">
        <w:tab/>
        <w:t>A fee for the assessment of public service properties, at the rate of four hundredths of one percent of the assessed value of such properties, to be paid by each public service property which pays ad valorem taxes.</w:t>
      </w:r>
    </w:p>
    <w:p w14:paraId="4AD46BB4" w14:textId="77777777" w:rsidR="001B7A8B" w:rsidRPr="00D43BA5" w:rsidRDefault="001B7A8B" w:rsidP="001B7A8B">
      <w:pPr>
        <w:pStyle w:val="1"/>
      </w:pPr>
      <w:r w:rsidRPr="00D43BA5">
        <w:t>2.</w:t>
      </w:r>
      <w:r w:rsidRPr="00D43BA5">
        <w:tab/>
        <w:t>A fee for the assessment of insurance companies, at the rate of three hundredths of one percent of the assessed value of such properties, to be paid by each insurance company which pays ad valorem taxes.</w:t>
      </w:r>
    </w:p>
    <w:p w14:paraId="5234B36D" w14:textId="77777777" w:rsidR="00054981" w:rsidRPr="00054981" w:rsidRDefault="001B7A8B" w:rsidP="001B7A8B">
      <w:pPr>
        <w:pStyle w:val="1"/>
      </w:pPr>
      <w:r w:rsidRPr="00D43BA5">
        <w:t>3.</w:t>
      </w:r>
      <w:r w:rsidRPr="00D43BA5">
        <w:tab/>
        <w:t>A fee for the assessment of financial institutions, at the rate of three hundredths of one percent of the assessed value of such properties, to be paid by each bank stock and loan and finance company which pays ad valorem taxes.</w:t>
      </w:r>
    </w:p>
    <w:p w14:paraId="4AD45109" w14:textId="77777777" w:rsidR="000A70F9" w:rsidRDefault="000A70F9">
      <w:pPr>
        <w:pStyle w:val="A"/>
      </w:pPr>
      <w:r>
        <w:t>B.</w:t>
      </w:r>
      <w:r>
        <w:tab/>
        <w:t xml:space="preserve">The fee shall be computed on public service property, insurance company credit assessments and bank stock </w:t>
      </w:r>
      <w:r>
        <w:lastRenderedPageBreak/>
        <w:t>assessments and added to each parish and/or municipal tax roll as part of the value of the property by the time the roll is reviewed for final approval by the Tax Commission in accordance with R.S. 47:1993.</w:t>
      </w:r>
    </w:p>
    <w:p w14:paraId="4E35AA73" w14:textId="77777777" w:rsidR="000A70F9" w:rsidRDefault="000A70F9">
      <w:pPr>
        <w:pStyle w:val="A"/>
      </w:pPr>
      <w:r>
        <w:t>C.</w:t>
      </w:r>
      <w:r>
        <w:tab/>
        <w:t>Collection Procedure</w:t>
      </w:r>
    </w:p>
    <w:p w14:paraId="7BD8D1FE" w14:textId="77777777" w:rsidR="000A70F9" w:rsidRDefault="000A70F9">
      <w:pPr>
        <w:pStyle w:val="1"/>
      </w:pPr>
      <w:r>
        <w:t>1.</w:t>
      </w:r>
      <w:r>
        <w:tab/>
        <w:t>The sheriff in each parish and the tax collector for the City of New Orleans shall be responsible for the collection of the Tax Commission fee which is paid by each public service property, insurance company and bank which pays ad valorem taxes (R.S. 47:2051), as per Act 184 of 1993.</w:t>
      </w:r>
    </w:p>
    <w:p w14:paraId="47FD03C5" w14:textId="77777777" w:rsidR="000A70F9" w:rsidRDefault="000A70F9">
      <w:pPr>
        <w:pStyle w:val="1"/>
      </w:pPr>
      <w:r>
        <w:t>2.</w:t>
      </w:r>
      <w:r>
        <w:tab/>
        <w:t>The tax collector is required to mail a notice of tax due to each public service property, insurance company and bank which pays ad valorem taxes listed on the tax rolls (R.S. 47:2101.B.1). Every parish tax notice sent to such taxpayers shall contain a separate line thereon that reads: "assessment fee by and for the Louisiana Tax Commission $_______."</w:t>
      </w:r>
    </w:p>
    <w:p w14:paraId="50867834" w14:textId="77777777" w:rsidR="000A70F9" w:rsidRDefault="000A70F9">
      <w:pPr>
        <w:pStyle w:val="a0"/>
      </w:pPr>
      <w:r>
        <w:t>a.</w:t>
      </w:r>
      <w:r>
        <w:tab/>
        <w:t>The fee assessed by the Tax Commission shall be collected as a part of the total tax due and remitted by the tax collector directly to the Tax Commission Expense Fund on or before the succeeding March 31 of each year.</w:t>
      </w:r>
    </w:p>
    <w:p w14:paraId="51BE4259" w14:textId="77777777" w:rsidR="000A70F9" w:rsidRDefault="000A70F9">
      <w:pPr>
        <w:pStyle w:val="a0"/>
      </w:pPr>
      <w:r>
        <w:t>b.</w:t>
      </w:r>
      <w:r>
        <w:tab/>
        <w:t>Any delinquent fee, including all additions shall be remitted to the Tax Commission for deposit in its expense fund.</w:t>
      </w:r>
    </w:p>
    <w:p w14:paraId="0B0439E9" w14:textId="77777777" w:rsidR="00CB1A7F" w:rsidRPr="001B37AF" w:rsidRDefault="00CB1A7F" w:rsidP="00CB1A7F">
      <w:pPr>
        <w:pStyle w:val="A"/>
      </w:pPr>
      <w:r w:rsidRPr="001B37AF">
        <w:t>D.</w:t>
      </w:r>
      <w:r w:rsidRPr="001B37AF">
        <w:tab/>
        <w:t>In accordance with Act 184 of 1993, the Tax Commission, in addition to powers contained in R.S. 47:1837 et seq., is authorized to make audits or examinations of any taxpayer's return due under R.S. 47:1852 and the property, place of business, books, records, activity and programs of the taxpayer insofar as it may affect, clarify or disclose its tax liability.</w:t>
      </w:r>
    </w:p>
    <w:p w14:paraId="3C2E5080" w14:textId="77777777" w:rsidR="00CB1A7F" w:rsidRPr="001B37AF" w:rsidRDefault="00CB1A7F" w:rsidP="00CB1A7F">
      <w:pPr>
        <w:pStyle w:val="1"/>
      </w:pPr>
      <w:r w:rsidRPr="001B37AF">
        <w:t>1.</w:t>
      </w:r>
      <w:r w:rsidRPr="001B37AF">
        <w:tab/>
        <w:t>After procedures as set forth in R.S. 47:1835 relative to notification of tax due to the taxpayer and his time period for protesting such assessment have expired, the Tax Commission shall receive 10 percent of the additional tax, penalty and interest collected. Such funds shall be paid to the Tax Commission and shall be deposited in the Tax Commission expense fund.</w:t>
      </w:r>
    </w:p>
    <w:p w14:paraId="57D30275" w14:textId="77777777" w:rsidR="00650021" w:rsidRPr="0063022D" w:rsidRDefault="00CB1A7F" w:rsidP="00CB1A7F">
      <w:pPr>
        <w:pStyle w:val="AuthorityNote"/>
      </w:pPr>
      <w:r w:rsidRPr="001B37AF">
        <w:t>AUTHORITY NOTE:</w:t>
      </w:r>
      <w:r w:rsidRPr="001B37AF">
        <w:tab/>
        <w:t>Promulgated in accordance with R.S. 47:1835 and R.S. 47:1838.</w:t>
      </w:r>
    </w:p>
    <w:p w14:paraId="5512390A" w14:textId="77777777" w:rsidR="00650021" w:rsidRPr="0063022D" w:rsidRDefault="00650021" w:rsidP="00650021">
      <w:pPr>
        <w:pStyle w:val="HistoricalNote"/>
      </w:pPr>
      <w:r w:rsidRPr="0063022D">
        <w:t>HISTORICAL NOTE:</w:t>
      </w:r>
      <w:r>
        <w:tab/>
      </w:r>
      <w:r w:rsidRPr="0063022D">
        <w:t>Promulgated by the Department of Revenue and Taxation, Tax Commission, LR 19:212 (February 1993), amended LR 20:198 (February 1994), amended by the Department of Revenue, Tax Commission, LR 24:494 (March 1998), LR 25:320 (February 1999), LR 26:513 (March 2000), LR 28:521 (March 2002), LR 30:493 (March 2004), LR 31:724 (March 2005), LR 32:439 (March 2006), LR 33:</w:t>
      </w:r>
      <w:r w:rsidR="0095452A">
        <w:t>502 (Marc</w:t>
      </w:r>
      <w:r w:rsidR="00625AA7">
        <w:t xml:space="preserve">h 2007), LR 35:501 (March 2009), </w:t>
      </w:r>
      <w:r w:rsidR="00DE1C69">
        <w:t xml:space="preserve">amended by the Office of the Governor, Division of Administration, Tax Commission, </w:t>
      </w:r>
      <w:r w:rsidR="00625AA7" w:rsidRPr="00CF564B">
        <w:t>LR 37:</w:t>
      </w:r>
      <w:r w:rsidR="00625AA7">
        <w:t>1403</w:t>
      </w:r>
      <w:r w:rsidR="004B206D">
        <w:t xml:space="preserve"> (May 2011), </w:t>
      </w:r>
      <w:r w:rsidR="00413012">
        <w:t>LR 41:683 (Apri</w:t>
      </w:r>
      <w:r w:rsidR="00CB1A7F">
        <w:t>l 2015), LR 43:662 (April 2017), LR 44:585 (M</w:t>
      </w:r>
      <w:r w:rsidR="00054981">
        <w:t xml:space="preserve">arch 2018), </w:t>
      </w:r>
      <w:r w:rsidR="00054981" w:rsidRPr="00AE2955">
        <w:t>LR 45:</w:t>
      </w:r>
      <w:r w:rsidR="00054981">
        <w:t>542</w:t>
      </w:r>
      <w:r w:rsidR="00054981" w:rsidRPr="00AE2955">
        <w:t xml:space="preserve"> (April 2019</w:t>
      </w:r>
      <w:r w:rsidR="001B7A8B" w:rsidRPr="00D43BA5">
        <w:t>)</w:t>
      </w:r>
      <w:r w:rsidR="001B7A8B">
        <w:t>, LR 48:1540 (June 2022).</w:t>
      </w:r>
    </w:p>
    <w:p w14:paraId="37231C1C" w14:textId="77777777" w:rsidR="000A70F9" w:rsidRDefault="000A70F9">
      <w:pPr>
        <w:pStyle w:val="Section"/>
      </w:pPr>
      <w:bookmarkStart w:id="2508" w:name="_Toc233690300"/>
      <w:bookmarkStart w:id="2509" w:name="_Toc234030884"/>
      <w:bookmarkStart w:id="2510" w:name="_Toc243721510"/>
      <w:bookmarkStart w:id="2511" w:name="_Toc259619758"/>
      <w:bookmarkStart w:id="2512" w:name="_Toc262718844"/>
      <w:bookmarkStart w:id="2513" w:name="_Toc275165617"/>
      <w:bookmarkStart w:id="2514" w:name="_Toc238197936"/>
      <w:r>
        <w:t>§3503.</w:t>
      </w:r>
      <w:r>
        <w:tab/>
        <w:t>Homestead Exemptions</w:t>
      </w:r>
      <w:bookmarkEnd w:id="2508"/>
      <w:bookmarkEnd w:id="2509"/>
      <w:bookmarkEnd w:id="2510"/>
      <w:bookmarkEnd w:id="2511"/>
      <w:bookmarkEnd w:id="2512"/>
      <w:bookmarkEnd w:id="2513"/>
      <w:bookmarkEnd w:id="2514"/>
    </w:p>
    <w:p w14:paraId="58FA3217" w14:textId="77777777" w:rsidR="000426EE" w:rsidRPr="000029C9" w:rsidRDefault="000426EE" w:rsidP="00305135">
      <w:pPr>
        <w:pStyle w:val="RegDoubleIndent"/>
        <w:keepNext/>
        <w:keepLines/>
        <w:tabs>
          <w:tab w:val="left" w:pos="1080"/>
        </w:tabs>
        <w:spacing w:after="80"/>
        <w:outlineLvl w:val="1"/>
        <w:rPr>
          <w:sz w:val="16"/>
          <w:szCs w:val="16"/>
        </w:rPr>
      </w:pPr>
      <w:r>
        <w:rPr>
          <w:sz w:val="16"/>
          <w:szCs w:val="16"/>
        </w:rPr>
        <w:t>Editor's Note: Section 35</w:t>
      </w:r>
      <w:r w:rsidRPr="000029C9">
        <w:rPr>
          <w:sz w:val="16"/>
          <w:szCs w:val="16"/>
        </w:rPr>
        <w:t xml:space="preserve">03 has been moved to </w:t>
      </w:r>
      <w:r w:rsidR="0095452A">
        <w:rPr>
          <w:sz w:val="16"/>
          <w:szCs w:val="16"/>
        </w:rPr>
        <w:br/>
      </w:r>
      <w:r w:rsidR="00073E80">
        <w:rPr>
          <w:sz w:val="16"/>
          <w:szCs w:val="16"/>
        </w:rPr>
        <w:t>§</w:t>
      </w:r>
      <w:r>
        <w:rPr>
          <w:sz w:val="16"/>
          <w:szCs w:val="16"/>
        </w:rPr>
        <w:t>101.</w:t>
      </w:r>
      <w:r w:rsidRPr="000029C9">
        <w:rPr>
          <w:sz w:val="16"/>
          <w:szCs w:val="16"/>
        </w:rPr>
        <w:t>F - F.3.h.</w:t>
      </w:r>
    </w:p>
    <w:p w14:paraId="116086FB" w14:textId="77777777" w:rsidR="000A70F9" w:rsidRDefault="000A70F9" w:rsidP="00305135">
      <w:pPr>
        <w:pStyle w:val="Section"/>
        <w:spacing w:after="80"/>
      </w:pPr>
      <w:bookmarkStart w:id="2515" w:name="_Toc233690301"/>
      <w:bookmarkStart w:id="2516" w:name="_Toc234030885"/>
      <w:bookmarkStart w:id="2517" w:name="_Toc243721511"/>
      <w:bookmarkStart w:id="2518" w:name="_Toc259619759"/>
      <w:bookmarkStart w:id="2519" w:name="_Toc262718845"/>
      <w:bookmarkStart w:id="2520" w:name="_Toc275165618"/>
      <w:bookmarkStart w:id="2521" w:name="_Toc238197937"/>
      <w:r>
        <w:t>§3505.</w:t>
      </w:r>
      <w:r>
        <w:tab/>
        <w:t>Housing for the Homeless</w:t>
      </w:r>
      <w:bookmarkEnd w:id="2515"/>
      <w:bookmarkEnd w:id="2516"/>
      <w:bookmarkEnd w:id="2517"/>
      <w:bookmarkEnd w:id="2518"/>
      <w:bookmarkEnd w:id="2519"/>
      <w:bookmarkEnd w:id="2520"/>
      <w:bookmarkEnd w:id="2521"/>
    </w:p>
    <w:p w14:paraId="3F2710DE" w14:textId="77777777" w:rsidR="000A70F9" w:rsidRDefault="000A70F9" w:rsidP="00305135">
      <w:pPr>
        <w:pStyle w:val="A"/>
        <w:spacing w:after="80"/>
      </w:pPr>
      <w:r>
        <w:t>A.</w:t>
      </w:r>
      <w:r>
        <w:tab/>
        <w:t xml:space="preserve">For the purpose of applying the exemption from ad valorem taxation provided in Article VII, Section 21 (B)(l)(b) </w:t>
      </w:r>
      <w:r>
        <w:t>of the Constitution of Louisiana, the following definitions have been adopted by the Tax Commission in accordance with Act 845 of 1989:</w:t>
      </w:r>
    </w:p>
    <w:p w14:paraId="58BEEBA4" w14:textId="77777777" w:rsidR="000A70F9" w:rsidRDefault="000A70F9" w:rsidP="00305135">
      <w:pPr>
        <w:pStyle w:val="1"/>
        <w:spacing w:after="80"/>
      </w:pPr>
      <w:r>
        <w:t>1.</w:t>
      </w:r>
      <w:r>
        <w:tab/>
        <w:t>a homeless person is one without a house, an apartment, a room or any type of residence or domicile;</w:t>
      </w:r>
    </w:p>
    <w:p w14:paraId="2F62C7FF" w14:textId="77777777" w:rsidR="000A70F9" w:rsidRDefault="000A70F9" w:rsidP="00305135">
      <w:pPr>
        <w:pStyle w:val="1"/>
        <w:spacing w:after="80"/>
      </w:pPr>
      <w:r>
        <w:t>2.</w:t>
      </w:r>
      <w:r>
        <w:tab/>
        <w:t>"term of lease" shall mean the total length of the lease, including renewals at the option of the lessees, that the lessor obligates property to a nonprofit corporation or association for use solely as housing for the homeless.</w:t>
      </w:r>
    </w:p>
    <w:p w14:paraId="7B9F5E2B" w14:textId="77777777" w:rsidR="000A70F9" w:rsidRDefault="000A70F9">
      <w:pPr>
        <w:pStyle w:val="AuthorityNote"/>
      </w:pPr>
      <w:r>
        <w:t>AUTHORITY NOTE:</w:t>
      </w:r>
      <w:r>
        <w:tab/>
        <w:t>Promulgated in accordance with R.S. 47:1709.</w:t>
      </w:r>
    </w:p>
    <w:p w14:paraId="2BECA457" w14:textId="77777777" w:rsidR="000A70F9" w:rsidRDefault="000A70F9">
      <w:pPr>
        <w:pStyle w:val="HistoricalNote"/>
      </w:pPr>
      <w:r>
        <w:t>HISTORICAL NOTE:</w:t>
      </w:r>
      <w:r>
        <w:tab/>
        <w:t>Promulgated by the Department of Revenue and Taxation, Tax Commission, LR 19:212 (February 1993).</w:t>
      </w:r>
    </w:p>
    <w:p w14:paraId="306955E1" w14:textId="77777777" w:rsidR="000A70F9" w:rsidRDefault="000A70F9">
      <w:pPr>
        <w:pStyle w:val="Section"/>
      </w:pPr>
      <w:bookmarkStart w:id="2522" w:name="_Toc233690302"/>
      <w:bookmarkStart w:id="2523" w:name="_Toc234030886"/>
      <w:bookmarkStart w:id="2524" w:name="_Toc243721512"/>
      <w:bookmarkStart w:id="2525" w:name="_Toc259619760"/>
      <w:bookmarkStart w:id="2526" w:name="_Toc262718846"/>
      <w:bookmarkStart w:id="2527" w:name="_Toc275165619"/>
      <w:bookmarkStart w:id="2528" w:name="_Toc238197938"/>
      <w:r>
        <w:t>§3507.</w:t>
      </w:r>
      <w:r>
        <w:tab/>
        <w:t>Claim for Taxes Paid in Error</w:t>
      </w:r>
      <w:bookmarkEnd w:id="2522"/>
      <w:bookmarkEnd w:id="2523"/>
      <w:bookmarkEnd w:id="2524"/>
      <w:bookmarkEnd w:id="2525"/>
      <w:bookmarkEnd w:id="2526"/>
      <w:bookmarkEnd w:id="2527"/>
      <w:bookmarkEnd w:id="2528"/>
    </w:p>
    <w:p w14:paraId="54105C06" w14:textId="77777777" w:rsidR="00D41A64" w:rsidRPr="007B2525" w:rsidRDefault="00D41A64" w:rsidP="00D41A64">
      <w:pPr>
        <w:pStyle w:val="A"/>
      </w:pPr>
      <w:r w:rsidRPr="007B2525">
        <w:t>A.</w:t>
      </w:r>
      <w:r w:rsidRPr="007B2525">
        <w:tab/>
        <w:t>Any taxpayer/owner who has a claim against a political subdivision for ad valorem taxes erroneously paid, may present such claim to the Louisiana Tax Commission. The claim may be presented on the form in this section and shall be presented as follows:</w:t>
      </w:r>
    </w:p>
    <w:p w14:paraId="12A7305E" w14:textId="77777777" w:rsidR="00D41A64" w:rsidRPr="007B2525" w:rsidRDefault="00D41A64" w:rsidP="00D41A64">
      <w:pPr>
        <w:pStyle w:val="1"/>
      </w:pPr>
      <w:r w:rsidRPr="007B2525">
        <w:t>1.</w:t>
      </w:r>
      <w:r w:rsidRPr="007B2525">
        <w:tab/>
        <w:t>The claim shall be presented to the Tax Commission in writing within three years of the erroneous payment.</w:t>
      </w:r>
    </w:p>
    <w:p w14:paraId="32F745FD" w14:textId="77777777" w:rsidR="00D41A64" w:rsidRPr="007B2525" w:rsidRDefault="00D41A64" w:rsidP="00D41A64">
      <w:pPr>
        <w:pStyle w:val="1"/>
      </w:pPr>
      <w:r w:rsidRPr="007B2525">
        <w:t>2.</w:t>
      </w:r>
      <w:r w:rsidRPr="007B2525">
        <w:tab/>
        <w:t>The presentation of the claim shall include:</w:t>
      </w:r>
    </w:p>
    <w:p w14:paraId="5344CB75" w14:textId="77777777" w:rsidR="00D41A64" w:rsidRPr="007B2525" w:rsidRDefault="00D41A64" w:rsidP="00D41A64">
      <w:pPr>
        <w:pStyle w:val="a0"/>
      </w:pPr>
      <w:r w:rsidRPr="007B2525">
        <w:t>a.</w:t>
      </w:r>
      <w:r w:rsidRPr="007B2525">
        <w:tab/>
        <w:t>the name of the parish in which the property is located and, in Orleans Parish, the number of the district;</w:t>
      </w:r>
    </w:p>
    <w:p w14:paraId="113E2B76" w14:textId="77777777" w:rsidR="00D41A64" w:rsidRPr="007B2525" w:rsidRDefault="00D41A64" w:rsidP="00D41A64">
      <w:pPr>
        <w:pStyle w:val="a0"/>
      </w:pPr>
      <w:r w:rsidRPr="007B2525">
        <w:t>b.</w:t>
      </w:r>
      <w:r w:rsidRPr="007B2525">
        <w:tab/>
        <w:t>the name and address of the property owner;</w:t>
      </w:r>
    </w:p>
    <w:p w14:paraId="19160D2F" w14:textId="77777777" w:rsidR="00D41A64" w:rsidRPr="007B2525" w:rsidRDefault="00D41A64" w:rsidP="00D41A64">
      <w:pPr>
        <w:pStyle w:val="a0"/>
      </w:pPr>
      <w:r w:rsidRPr="007B2525">
        <w:t>c.</w:t>
      </w:r>
      <w:r w:rsidRPr="007B2525">
        <w:tab/>
        <w:t>the amount of tax paid in error;</w:t>
      </w:r>
    </w:p>
    <w:p w14:paraId="7E048A34" w14:textId="77777777" w:rsidR="00D41A64" w:rsidRPr="007B2525" w:rsidRDefault="00D41A64" w:rsidP="00D41A64">
      <w:pPr>
        <w:pStyle w:val="a0"/>
      </w:pPr>
      <w:r w:rsidRPr="007B2525">
        <w:t>d.</w:t>
      </w:r>
      <w:r w:rsidRPr="007B2525">
        <w:tab/>
        <w:t>the assessment number, tax bill number, account number, or any other numerical designation of the property on the assessment rolls.</w:t>
      </w:r>
    </w:p>
    <w:p w14:paraId="0F36EDB2" w14:textId="77777777" w:rsidR="00D41A64" w:rsidRPr="007B2525" w:rsidRDefault="00D41A64" w:rsidP="00D41A64">
      <w:pPr>
        <w:pStyle w:val="1"/>
      </w:pPr>
      <w:r w:rsidRPr="007B2525">
        <w:t>3.</w:t>
      </w:r>
      <w:r w:rsidRPr="007B2525">
        <w:tab/>
        <w:t>The person who presents the claim shall:</w:t>
      </w:r>
    </w:p>
    <w:p w14:paraId="4949826E" w14:textId="77777777" w:rsidR="00D41A64" w:rsidRPr="007B2525" w:rsidRDefault="00D41A64" w:rsidP="00D41A64">
      <w:pPr>
        <w:pStyle w:val="a0"/>
      </w:pPr>
      <w:r w:rsidRPr="007B2525">
        <w:t>a.</w:t>
      </w:r>
      <w:r w:rsidRPr="007B2525">
        <w:tab/>
        <w:t>present proof of an erroneous payment by evidence such as a receipt to the claimant, or a canceled check issued in payment; and</w:t>
      </w:r>
    </w:p>
    <w:p w14:paraId="241D9BB7" w14:textId="77777777" w:rsidR="00D41A64" w:rsidRPr="007B2525" w:rsidRDefault="00D41A64" w:rsidP="00D41A64">
      <w:pPr>
        <w:pStyle w:val="a0"/>
      </w:pPr>
      <w:r w:rsidRPr="007B2525">
        <w:t>b.</w:t>
      </w:r>
      <w:r w:rsidRPr="007B2525">
        <w:tab/>
        <w:t>present proof that he or she:</w:t>
      </w:r>
    </w:p>
    <w:p w14:paraId="1EEB8896" w14:textId="77777777" w:rsidR="00D41A64" w:rsidRPr="007B2525" w:rsidRDefault="00D41A64" w:rsidP="00D41A64">
      <w:pPr>
        <w:pStyle w:val="i0"/>
      </w:pPr>
      <w:r w:rsidRPr="007B2525">
        <w:tab/>
        <w:t>i.</w:t>
      </w:r>
      <w:r w:rsidRPr="007B2525">
        <w:tab/>
        <w:t>is the person who made the erroneous payment by evidence such as a receipt to the claimant, or a canceled check issued in payment; or</w:t>
      </w:r>
    </w:p>
    <w:p w14:paraId="4CE39272" w14:textId="77777777" w:rsidR="00D41A64" w:rsidRPr="007B2525" w:rsidRDefault="00D41A64" w:rsidP="00D41A64">
      <w:pPr>
        <w:pStyle w:val="i0"/>
      </w:pPr>
      <w:r w:rsidRPr="007B2525">
        <w:tab/>
        <w:t>ii.</w:t>
      </w:r>
      <w:r w:rsidRPr="007B2525">
        <w:tab/>
        <w:t>is a bona fide representative of the person who made the erroneous payment by evidence such as proof of status of responsible employee or officer, or affidavit or contract of employment as attorney, accountant, or other representative; or, by proof of status as custodian, trustee, executor, or other legal capacity, or other showing of capacity of representative of the claimant; or</w:t>
      </w:r>
    </w:p>
    <w:p w14:paraId="517602D8" w14:textId="77777777" w:rsidR="00D41A64" w:rsidRPr="007B2525" w:rsidRDefault="00D41A64" w:rsidP="00D41A64">
      <w:pPr>
        <w:pStyle w:val="i0"/>
      </w:pPr>
      <w:r w:rsidRPr="007B2525">
        <w:tab/>
        <w:t>iii.</w:t>
      </w:r>
      <w:r w:rsidRPr="007B2525">
        <w:tab/>
        <w:t>has succeeded to or otherwise possesses the right to present the claim.</w:t>
      </w:r>
    </w:p>
    <w:p w14:paraId="3757F3BB" w14:textId="77777777" w:rsidR="00D41A64" w:rsidRPr="007B2525" w:rsidRDefault="00D41A64" w:rsidP="00D41A64">
      <w:pPr>
        <w:pStyle w:val="1"/>
      </w:pPr>
      <w:r w:rsidRPr="007B2525">
        <w:t>4.</w:t>
      </w:r>
      <w:r w:rsidRPr="007B2525">
        <w:tab/>
        <w:t xml:space="preserve">The claim shall show the nature of the error. Payment of taxes on property which was eligible for homestead exemption, or was exempt from taxation by Article VII, Section 21 of the Constitution of 1974, or other provision of law is erroneous payment. Dual payment, or payment on dual </w:t>
      </w:r>
      <w:r w:rsidRPr="007B2525">
        <w:lastRenderedPageBreak/>
        <w:t>or multiple assessments of the same property is erroneous payment.</w:t>
      </w:r>
    </w:p>
    <w:p w14:paraId="442E2FEA" w14:textId="77777777" w:rsidR="00D41A64" w:rsidRPr="007B2525" w:rsidRDefault="00D41A64" w:rsidP="00D41A64">
      <w:pPr>
        <w:pStyle w:val="a0"/>
      </w:pPr>
      <w:r w:rsidRPr="007B2525">
        <w:t>a.</w:t>
      </w:r>
      <w:r w:rsidRPr="007B2525">
        <w:tab/>
        <w:t>In the case of dual payment or dual assessment, the claim shall particularly identify the property on which dual payment was made.</w:t>
      </w:r>
    </w:p>
    <w:p w14:paraId="3AF0FBD3" w14:textId="77777777" w:rsidR="00D41A64" w:rsidRPr="007B2525" w:rsidRDefault="00D41A64" w:rsidP="00D41A64">
      <w:pPr>
        <w:pStyle w:val="a0"/>
      </w:pPr>
      <w:r w:rsidRPr="007B2525">
        <w:t>b.</w:t>
      </w:r>
      <w:r w:rsidRPr="007B2525">
        <w:tab/>
        <w:t>In the case of a claim of exemption, the claimant shall provide proof of the basis of the exemption.</w:t>
      </w:r>
    </w:p>
    <w:p w14:paraId="49F9A2FF" w14:textId="77777777" w:rsidR="00D41A64" w:rsidRPr="007B2525" w:rsidRDefault="00D41A64" w:rsidP="00D41A64">
      <w:pPr>
        <w:pStyle w:val="a0"/>
      </w:pPr>
      <w:r w:rsidRPr="007B2525">
        <w:t>c.</w:t>
      </w:r>
      <w:r w:rsidRPr="007B2525">
        <w:tab/>
        <w:t>There is no erroneous payment when the taxpayer questions the accuracy of an assessment, but has not appealed the assessment by regular administrative process.</w:t>
      </w:r>
    </w:p>
    <w:p w14:paraId="08EEE635" w14:textId="77777777" w:rsidR="00D41A64" w:rsidRPr="007B2525" w:rsidRDefault="00D41A64" w:rsidP="00D41A64">
      <w:pPr>
        <w:pStyle w:val="1"/>
      </w:pPr>
      <w:r w:rsidRPr="007B2525">
        <w:t>5.</w:t>
      </w:r>
      <w:r w:rsidRPr="007B2525">
        <w:tab/>
        <w:t>If it is reasonably available to the claimant, the presentation shall include:</w:t>
      </w:r>
    </w:p>
    <w:p w14:paraId="5002435D" w14:textId="77777777" w:rsidR="00D41A64" w:rsidRPr="007B2525" w:rsidRDefault="00D41A64" w:rsidP="00D41A64">
      <w:pPr>
        <w:pStyle w:val="a0"/>
      </w:pPr>
      <w:r w:rsidRPr="007B2525">
        <w:t>a.</w:t>
      </w:r>
      <w:r w:rsidRPr="007B2525">
        <w:tab/>
        <w:t>except in Orleans Parish, the number of the ward in which the property is located; or, in the case of business personal or movable property, the number of the ward in which the property was taxed;</w:t>
      </w:r>
    </w:p>
    <w:p w14:paraId="01DF24E6" w14:textId="77777777" w:rsidR="00D41A64" w:rsidRPr="007B2525" w:rsidRDefault="00D41A64" w:rsidP="00D41A64">
      <w:pPr>
        <w:pStyle w:val="a0"/>
      </w:pPr>
      <w:r w:rsidRPr="007B2525">
        <w:t>b.</w:t>
      </w:r>
      <w:r w:rsidRPr="007B2525">
        <w:tab/>
        <w:t>the property classification, such as land, improvement, machinery and equipment, furniture and fixtures, inventory, or similar classification.</w:t>
      </w:r>
    </w:p>
    <w:p w14:paraId="6897446C" w14:textId="77777777" w:rsidR="00D41A64" w:rsidRPr="007B2525" w:rsidRDefault="00D41A64" w:rsidP="00D41A64">
      <w:pPr>
        <w:pStyle w:val="1"/>
      </w:pPr>
      <w:r w:rsidRPr="007B2525">
        <w:t>6.</w:t>
      </w:r>
      <w:r w:rsidRPr="007B2525">
        <w:tab/>
        <w:t>The claim must be presented to the Tax Commission within three years of the erroneous payment. The date of payment shall be shown by a dated receipt from the tax collector; or, by a date marked by the collector on the check on the date of payment or processing; or, if neither is available, the date of processing, or cancellation marked by the bank in which the check was deposited.</w:t>
      </w:r>
    </w:p>
    <w:p w14:paraId="0E28DE46" w14:textId="77777777" w:rsidR="00D41A64" w:rsidRPr="007B2525" w:rsidRDefault="00D41A64" w:rsidP="00D41A64">
      <w:pPr>
        <w:pStyle w:val="a0"/>
      </w:pPr>
      <w:r w:rsidRPr="007B2525">
        <w:t>a.</w:t>
      </w:r>
      <w:r w:rsidRPr="007B2525">
        <w:tab/>
        <w:t>The claim should be sent with return receipt requested to provide proof of receipt by the Tax Commission. If it is not sent in this manner, the postmark date indicated on the envelope shall be the date on which the claim is made to the Tax Commission for determination of a timely filed claim.</w:t>
      </w:r>
    </w:p>
    <w:p w14:paraId="50E3D149" w14:textId="77777777" w:rsidR="00D41A64" w:rsidRPr="007B2525" w:rsidRDefault="00D41A64" w:rsidP="00D41A64">
      <w:pPr>
        <w:pStyle w:val="1"/>
      </w:pPr>
      <w:r w:rsidRPr="007B2525">
        <w:t>7.</w:t>
      </w:r>
      <w:r w:rsidRPr="007B2525">
        <w:tab/>
        <w:t>A copy of the claim shall be forwarded to the assessor and the assessor shall, within 30 calendar days after receipt thereof, advise the Tax Commission whether a refund is due to claimant using Form 3507.B. If the assessor advises the Tax Commission that a refund is due the claimant, the Tax Commission shall duly examine the merits and correctness of each such claim, and shall make a determination thereon within 30 calendar days of receipt of the assessor’s response. If the assessor advises the Tax Commission that the refund is not due, then the Tax Commission shall deny the claim within 30 calendar days of receipt of the assessor’s response. If the assessor fails to respond within 30 calendar days, then the request will be deemed to be approved by the assessor and the Tax Commission shall duly examine the merits and correctness of each such claim, and shall make a determination thereon within 30 calendar days.</w:t>
      </w:r>
    </w:p>
    <w:p w14:paraId="4EE0BDA7" w14:textId="77777777" w:rsidR="00D41A64" w:rsidRPr="007B2525" w:rsidRDefault="00D41A64" w:rsidP="00D41A64">
      <w:pPr>
        <w:pStyle w:val="1"/>
      </w:pPr>
      <w:r w:rsidRPr="007B2525">
        <w:t>8.</w:t>
      </w:r>
      <w:r w:rsidRPr="007B2525">
        <w:tab/>
        <w:t>There will be refund of taxes paid in error only in the limited circumstances allowed by R.S. 47:2132. In all other cases, a credit against future taxes owed shall be the remedy.</w:t>
      </w:r>
    </w:p>
    <w:p w14:paraId="1ED88B3C" w14:textId="77777777" w:rsidR="00D41A64" w:rsidRPr="007B2525" w:rsidRDefault="00D41A64" w:rsidP="00D41A64">
      <w:pPr>
        <w:pStyle w:val="Text"/>
        <w:spacing w:line="240" w:lineRule="auto"/>
        <w:ind w:firstLine="0"/>
        <w:jc w:val="center"/>
        <w:rPr>
          <w:b/>
          <w:sz w:val="16"/>
          <w:szCs w:val="16"/>
        </w:rPr>
      </w:pPr>
      <w:r w:rsidRPr="007B2525">
        <w:rPr>
          <w:b/>
          <w:sz w:val="16"/>
          <w:szCs w:val="16"/>
        </w:rPr>
        <w:t>Form 3507.A</w:t>
      </w:r>
      <w:r w:rsidRPr="007B2525">
        <w:rPr>
          <w:b/>
          <w:sz w:val="16"/>
          <w:szCs w:val="16"/>
        </w:rPr>
        <w:br/>
        <w:t>Claim for Refund or Credit</w:t>
      </w:r>
      <w:r w:rsidRPr="007B2525">
        <w:rPr>
          <w:b/>
          <w:sz w:val="16"/>
          <w:szCs w:val="16"/>
        </w:rPr>
        <w:br/>
        <w:t>of Taxes Paid in Error</w:t>
      </w:r>
    </w:p>
    <w:p w14:paraId="74622EEC" w14:textId="77777777" w:rsidR="00D41A64" w:rsidRPr="007B2525" w:rsidRDefault="00D41A64" w:rsidP="00D41A64">
      <w:pPr>
        <w:pStyle w:val="Text"/>
        <w:spacing w:line="240" w:lineRule="auto"/>
        <w:ind w:firstLine="0"/>
        <w:rPr>
          <w:b/>
          <w:sz w:val="16"/>
          <w:szCs w:val="16"/>
        </w:rPr>
      </w:pPr>
      <w:r w:rsidRPr="007B2525">
        <w:rPr>
          <w:b/>
          <w:sz w:val="16"/>
          <w:szCs w:val="16"/>
        </w:rPr>
        <w:t>I.</w:t>
      </w:r>
      <w:r w:rsidRPr="007B2525">
        <w:rPr>
          <w:b/>
          <w:sz w:val="16"/>
          <w:szCs w:val="16"/>
        </w:rPr>
        <w:tab/>
        <w:t>Claimant:</w:t>
      </w:r>
    </w:p>
    <w:p w14:paraId="75AF016D" w14:textId="77777777" w:rsidR="00D41A64" w:rsidRPr="007B2525" w:rsidRDefault="00D41A64" w:rsidP="00D41A64">
      <w:pPr>
        <w:pStyle w:val="Text"/>
        <w:spacing w:line="240" w:lineRule="auto"/>
        <w:ind w:firstLine="0"/>
        <w:rPr>
          <w:sz w:val="16"/>
          <w:szCs w:val="16"/>
        </w:rPr>
      </w:pPr>
      <w:r w:rsidRPr="007B2525">
        <w:rPr>
          <w:sz w:val="16"/>
          <w:szCs w:val="16"/>
        </w:rPr>
        <w:t>Name ____________________________________________________</w:t>
      </w:r>
    </w:p>
    <w:p w14:paraId="55D6AFCD" w14:textId="77777777" w:rsidR="00D41A64" w:rsidRPr="007B2525" w:rsidRDefault="00D41A64" w:rsidP="00D41A64">
      <w:pPr>
        <w:pStyle w:val="Text"/>
        <w:spacing w:line="240" w:lineRule="auto"/>
        <w:ind w:firstLine="0"/>
        <w:rPr>
          <w:sz w:val="16"/>
          <w:szCs w:val="16"/>
        </w:rPr>
      </w:pPr>
      <w:r w:rsidRPr="007B2525">
        <w:rPr>
          <w:sz w:val="16"/>
          <w:szCs w:val="16"/>
        </w:rPr>
        <w:t>Mailing Address</w:t>
      </w:r>
      <w:r w:rsidRPr="007B2525">
        <w:rPr>
          <w:sz w:val="16"/>
          <w:szCs w:val="16"/>
        </w:rPr>
        <w:tab/>
        <w:t xml:space="preserve"> __________________________________________</w:t>
      </w:r>
    </w:p>
    <w:p w14:paraId="28233965" w14:textId="77777777" w:rsidR="00D41A64" w:rsidRPr="007B2525" w:rsidRDefault="00D41A64" w:rsidP="00D41A64">
      <w:pPr>
        <w:pStyle w:val="Text"/>
        <w:spacing w:line="240" w:lineRule="auto"/>
        <w:ind w:firstLine="0"/>
        <w:rPr>
          <w:sz w:val="16"/>
          <w:szCs w:val="16"/>
        </w:rPr>
      </w:pPr>
      <w:r w:rsidRPr="007B2525">
        <w:rPr>
          <w:sz w:val="16"/>
          <w:szCs w:val="16"/>
        </w:rPr>
        <w:t>City</w:t>
      </w:r>
      <w:r w:rsidRPr="007B2525">
        <w:rPr>
          <w:sz w:val="16"/>
          <w:szCs w:val="16"/>
        </w:rPr>
        <w:tab/>
        <w:t>State</w:t>
      </w:r>
      <w:r w:rsidRPr="007B2525">
        <w:rPr>
          <w:sz w:val="16"/>
          <w:szCs w:val="16"/>
        </w:rPr>
        <w:tab/>
        <w:t>Zip</w:t>
      </w:r>
      <w:r w:rsidRPr="007B2525">
        <w:rPr>
          <w:sz w:val="16"/>
          <w:szCs w:val="16"/>
        </w:rPr>
        <w:tab/>
        <w:t>___________</w:t>
      </w:r>
    </w:p>
    <w:p w14:paraId="6A5D9D13" w14:textId="77777777" w:rsidR="00D41A64" w:rsidRPr="007B2525" w:rsidRDefault="00D41A64" w:rsidP="00D41A64">
      <w:pPr>
        <w:pStyle w:val="Text"/>
        <w:spacing w:line="240" w:lineRule="auto"/>
        <w:ind w:firstLine="0"/>
        <w:rPr>
          <w:sz w:val="16"/>
          <w:szCs w:val="16"/>
        </w:rPr>
      </w:pPr>
      <w:r w:rsidRPr="007B2525">
        <w:rPr>
          <w:sz w:val="16"/>
          <w:szCs w:val="16"/>
        </w:rPr>
        <w:t>II.</w:t>
      </w:r>
      <w:r w:rsidRPr="007B2525">
        <w:rPr>
          <w:sz w:val="16"/>
          <w:szCs w:val="16"/>
        </w:rPr>
        <w:tab/>
        <w:t>Property:</w:t>
      </w:r>
    </w:p>
    <w:p w14:paraId="245FC363" w14:textId="77777777" w:rsidR="00D41A64" w:rsidRPr="007B2525" w:rsidRDefault="00D41A64" w:rsidP="00D41A64">
      <w:pPr>
        <w:pStyle w:val="Text"/>
        <w:spacing w:line="240" w:lineRule="auto"/>
        <w:ind w:firstLine="0"/>
        <w:rPr>
          <w:sz w:val="16"/>
          <w:szCs w:val="16"/>
        </w:rPr>
      </w:pPr>
      <w:r w:rsidRPr="007B2525">
        <w:rPr>
          <w:sz w:val="16"/>
          <w:szCs w:val="16"/>
        </w:rPr>
        <w:t>Parish ________</w:t>
      </w:r>
      <w:r w:rsidRPr="007B2525">
        <w:rPr>
          <w:sz w:val="16"/>
          <w:szCs w:val="16"/>
        </w:rPr>
        <w:tab/>
        <w:t>District (If Orleans Parish) _________ Ward</w:t>
      </w:r>
      <w:r w:rsidRPr="007B2525">
        <w:rPr>
          <w:sz w:val="16"/>
          <w:szCs w:val="16"/>
        </w:rPr>
        <w:tab/>
        <w:t>____</w:t>
      </w:r>
    </w:p>
    <w:p w14:paraId="08D76C82" w14:textId="77777777" w:rsidR="00D41A64" w:rsidRPr="007B2525" w:rsidRDefault="00D41A64" w:rsidP="00D41A64">
      <w:pPr>
        <w:pStyle w:val="Text"/>
        <w:spacing w:line="240" w:lineRule="auto"/>
        <w:ind w:firstLine="0"/>
        <w:rPr>
          <w:sz w:val="16"/>
          <w:szCs w:val="16"/>
        </w:rPr>
      </w:pPr>
      <w:r w:rsidRPr="007B2525">
        <w:rPr>
          <w:sz w:val="16"/>
          <w:szCs w:val="16"/>
        </w:rPr>
        <w:t>Assessment No.</w:t>
      </w:r>
      <w:r w:rsidRPr="007B2525">
        <w:rPr>
          <w:sz w:val="16"/>
          <w:szCs w:val="16"/>
        </w:rPr>
        <w:tab/>
        <w:t>_______________</w:t>
      </w:r>
      <w:r w:rsidRPr="007B2525">
        <w:rPr>
          <w:sz w:val="16"/>
          <w:szCs w:val="16"/>
        </w:rPr>
        <w:tab/>
        <w:t xml:space="preserve"> Tax Bill No.</w:t>
      </w:r>
      <w:r w:rsidRPr="007B2525">
        <w:rPr>
          <w:sz w:val="16"/>
          <w:szCs w:val="16"/>
        </w:rPr>
        <w:tab/>
        <w:t>_____________</w:t>
      </w:r>
    </w:p>
    <w:p w14:paraId="4B6A6BE7" w14:textId="77777777" w:rsidR="00D41A64" w:rsidRPr="007B2525" w:rsidRDefault="00D41A64" w:rsidP="00D41A64">
      <w:pPr>
        <w:pStyle w:val="Text"/>
        <w:spacing w:line="240" w:lineRule="auto"/>
        <w:ind w:firstLine="0"/>
        <w:rPr>
          <w:sz w:val="16"/>
          <w:szCs w:val="16"/>
        </w:rPr>
      </w:pPr>
      <w:r w:rsidRPr="007B2525">
        <w:rPr>
          <w:sz w:val="16"/>
          <w:szCs w:val="16"/>
        </w:rPr>
        <w:t>Amount of Tax Paid in Error _________Description of property:</w:t>
      </w:r>
    </w:p>
    <w:p w14:paraId="4CBA4AFE" w14:textId="77777777" w:rsidR="00D41A64" w:rsidRPr="007B2525" w:rsidRDefault="00D41A64" w:rsidP="00D41A64">
      <w:pPr>
        <w:pStyle w:val="Text"/>
        <w:spacing w:line="240" w:lineRule="auto"/>
        <w:ind w:firstLine="0"/>
        <w:rPr>
          <w:b/>
          <w:sz w:val="16"/>
          <w:szCs w:val="16"/>
        </w:rPr>
      </w:pPr>
      <w:r w:rsidRPr="007B2525">
        <w:rPr>
          <w:b/>
          <w:sz w:val="16"/>
          <w:szCs w:val="16"/>
        </w:rPr>
        <w:t>III.</w:t>
      </w:r>
      <w:r w:rsidRPr="007B2525">
        <w:rPr>
          <w:b/>
          <w:sz w:val="16"/>
          <w:szCs w:val="16"/>
        </w:rPr>
        <w:tab/>
        <w:t>Basis of Claim:</w:t>
      </w:r>
    </w:p>
    <w:p w14:paraId="21DBD674" w14:textId="77777777" w:rsidR="00D41A64" w:rsidRPr="007B2525" w:rsidRDefault="00D41A64" w:rsidP="00D41A64">
      <w:pPr>
        <w:pStyle w:val="Text"/>
        <w:spacing w:line="240" w:lineRule="auto"/>
        <w:ind w:firstLine="0"/>
        <w:rPr>
          <w:sz w:val="16"/>
          <w:szCs w:val="16"/>
        </w:rPr>
      </w:pPr>
      <w:r w:rsidRPr="007B2525">
        <w:rPr>
          <w:sz w:val="16"/>
          <w:szCs w:val="16"/>
        </w:rPr>
        <w:t>Dual or multiple payment _____________________________________</w:t>
      </w:r>
    </w:p>
    <w:p w14:paraId="09BEF45D" w14:textId="77777777" w:rsidR="00D41A64" w:rsidRPr="007B2525" w:rsidRDefault="00D41A64" w:rsidP="00D41A64">
      <w:pPr>
        <w:pStyle w:val="Text"/>
        <w:spacing w:line="240" w:lineRule="auto"/>
        <w:ind w:firstLine="0"/>
        <w:rPr>
          <w:sz w:val="16"/>
          <w:szCs w:val="16"/>
        </w:rPr>
      </w:pPr>
      <w:r w:rsidRPr="007B2525">
        <w:rPr>
          <w:sz w:val="16"/>
          <w:szCs w:val="16"/>
        </w:rPr>
        <w:t>Payment on non-existent property ______________________________</w:t>
      </w:r>
    </w:p>
    <w:p w14:paraId="7DB14D8D" w14:textId="77777777" w:rsidR="00D41A64" w:rsidRPr="007B2525" w:rsidRDefault="00D41A64" w:rsidP="00D41A64">
      <w:pPr>
        <w:pStyle w:val="Text"/>
        <w:spacing w:line="240" w:lineRule="auto"/>
        <w:ind w:firstLine="0"/>
        <w:rPr>
          <w:sz w:val="16"/>
          <w:szCs w:val="16"/>
        </w:rPr>
      </w:pPr>
      <w:r w:rsidRPr="007B2525">
        <w:rPr>
          <w:sz w:val="16"/>
          <w:szCs w:val="16"/>
        </w:rPr>
        <w:t>Payment on property in which taxpayer no longer has an interest _____</w:t>
      </w:r>
    </w:p>
    <w:p w14:paraId="15F91C27" w14:textId="77777777" w:rsidR="00D41A64" w:rsidRPr="007B2525" w:rsidRDefault="00D41A64" w:rsidP="00D41A64">
      <w:pPr>
        <w:pStyle w:val="Text"/>
        <w:spacing w:line="240" w:lineRule="auto"/>
        <w:ind w:firstLine="0"/>
        <w:rPr>
          <w:sz w:val="16"/>
          <w:szCs w:val="16"/>
        </w:rPr>
      </w:pPr>
      <w:r w:rsidRPr="007B2525">
        <w:rPr>
          <w:sz w:val="16"/>
          <w:szCs w:val="16"/>
        </w:rPr>
        <w:t>Property is eligible for homestead exemption _____________________</w:t>
      </w:r>
    </w:p>
    <w:p w14:paraId="10B9B673" w14:textId="77777777" w:rsidR="00D41A64" w:rsidRPr="007B2525" w:rsidRDefault="00D41A64" w:rsidP="00D41A64">
      <w:pPr>
        <w:pStyle w:val="Text"/>
        <w:spacing w:line="240" w:lineRule="auto"/>
        <w:ind w:firstLine="0"/>
        <w:rPr>
          <w:sz w:val="16"/>
          <w:szCs w:val="16"/>
        </w:rPr>
      </w:pPr>
      <w:r w:rsidRPr="007B2525">
        <w:rPr>
          <w:sz w:val="16"/>
          <w:szCs w:val="16"/>
        </w:rPr>
        <w:t>Clerical error in assessment rolls</w:t>
      </w:r>
      <w:r w:rsidRPr="007B2525">
        <w:rPr>
          <w:sz w:val="16"/>
          <w:szCs w:val="16"/>
        </w:rPr>
        <w:tab/>
        <w:t>_____________________________</w:t>
      </w:r>
    </w:p>
    <w:p w14:paraId="3F9908AF" w14:textId="77777777" w:rsidR="00D41A64" w:rsidRPr="007B2525" w:rsidRDefault="00D41A64" w:rsidP="00D41A64">
      <w:pPr>
        <w:pStyle w:val="Text"/>
        <w:spacing w:line="240" w:lineRule="auto"/>
        <w:ind w:firstLine="0"/>
        <w:rPr>
          <w:sz w:val="16"/>
          <w:szCs w:val="16"/>
        </w:rPr>
      </w:pPr>
      <w:r w:rsidRPr="007B2525">
        <w:rPr>
          <w:sz w:val="16"/>
          <w:szCs w:val="16"/>
        </w:rPr>
        <w:t>Other _____________________________________________________</w:t>
      </w:r>
    </w:p>
    <w:p w14:paraId="6CEEF02C" w14:textId="77777777" w:rsidR="00D41A64" w:rsidRPr="007B2525" w:rsidRDefault="00D41A64" w:rsidP="00D41A64">
      <w:pPr>
        <w:pStyle w:val="Text"/>
        <w:spacing w:line="240" w:lineRule="auto"/>
        <w:ind w:firstLine="0"/>
        <w:rPr>
          <w:sz w:val="16"/>
          <w:szCs w:val="16"/>
        </w:rPr>
      </w:pPr>
      <w:r w:rsidRPr="007B2525">
        <w:rPr>
          <w:sz w:val="16"/>
          <w:szCs w:val="16"/>
        </w:rPr>
        <w:t>The following documents are attached to this form as proof of the basis for this claim:</w:t>
      </w:r>
    </w:p>
    <w:p w14:paraId="2580B695" w14:textId="77777777" w:rsidR="00D41A64" w:rsidRPr="007B2525" w:rsidRDefault="00D41A64" w:rsidP="00D41A64">
      <w:pPr>
        <w:pStyle w:val="Text"/>
        <w:spacing w:line="240" w:lineRule="auto"/>
        <w:ind w:firstLine="0"/>
        <w:rPr>
          <w:sz w:val="16"/>
          <w:szCs w:val="16"/>
        </w:rPr>
      </w:pPr>
      <w:r w:rsidRPr="007B2525">
        <w:rPr>
          <w:sz w:val="16"/>
          <w:szCs w:val="16"/>
        </w:rPr>
        <w:t>__________________________________________________________</w:t>
      </w:r>
    </w:p>
    <w:p w14:paraId="55E92980" w14:textId="77777777" w:rsidR="00D41A64" w:rsidRPr="007B2525" w:rsidRDefault="00D41A64" w:rsidP="00D41A64">
      <w:pPr>
        <w:pStyle w:val="Text"/>
        <w:spacing w:line="240" w:lineRule="auto"/>
        <w:ind w:firstLine="0"/>
        <w:rPr>
          <w:sz w:val="16"/>
          <w:szCs w:val="16"/>
        </w:rPr>
      </w:pPr>
      <w:r w:rsidRPr="007B2525">
        <w:rPr>
          <w:sz w:val="16"/>
          <w:szCs w:val="16"/>
        </w:rPr>
        <w:t>__________________________________________________________</w:t>
      </w:r>
    </w:p>
    <w:p w14:paraId="6CE9F641" w14:textId="77777777" w:rsidR="00D41A64" w:rsidRPr="007B2525" w:rsidRDefault="00D41A64" w:rsidP="00D41A64">
      <w:pPr>
        <w:pStyle w:val="Text"/>
        <w:spacing w:line="240" w:lineRule="auto"/>
        <w:ind w:firstLine="0"/>
        <w:rPr>
          <w:b/>
          <w:sz w:val="16"/>
          <w:szCs w:val="16"/>
        </w:rPr>
      </w:pPr>
      <w:r w:rsidRPr="007B2525">
        <w:rPr>
          <w:b/>
          <w:sz w:val="16"/>
          <w:szCs w:val="16"/>
        </w:rPr>
        <w:t>IV.</w:t>
      </w:r>
      <w:r w:rsidRPr="007B2525">
        <w:rPr>
          <w:b/>
          <w:sz w:val="16"/>
          <w:szCs w:val="16"/>
        </w:rPr>
        <w:tab/>
        <w:t>Proof of Payment:</w:t>
      </w:r>
    </w:p>
    <w:p w14:paraId="669904E3" w14:textId="77777777" w:rsidR="00D41A64" w:rsidRPr="007B2525" w:rsidRDefault="00D41A64" w:rsidP="00D41A64">
      <w:pPr>
        <w:pStyle w:val="Text"/>
        <w:spacing w:line="240" w:lineRule="auto"/>
        <w:ind w:firstLine="0"/>
        <w:rPr>
          <w:sz w:val="16"/>
          <w:szCs w:val="16"/>
        </w:rPr>
      </w:pPr>
      <w:r w:rsidRPr="007B2525">
        <w:rPr>
          <w:sz w:val="16"/>
          <w:szCs w:val="16"/>
        </w:rPr>
        <w:t>_________________ Copy of canceled check(s) (both sides)</w:t>
      </w:r>
    </w:p>
    <w:p w14:paraId="175D5A40" w14:textId="77777777" w:rsidR="00D41A64" w:rsidRPr="007B2525" w:rsidRDefault="00D41A64" w:rsidP="00D41A64">
      <w:pPr>
        <w:pStyle w:val="Text"/>
        <w:spacing w:line="240" w:lineRule="auto"/>
        <w:ind w:firstLine="0"/>
        <w:rPr>
          <w:sz w:val="16"/>
          <w:szCs w:val="16"/>
        </w:rPr>
      </w:pPr>
      <w:r w:rsidRPr="007B2525">
        <w:rPr>
          <w:sz w:val="16"/>
          <w:szCs w:val="16"/>
        </w:rPr>
        <w:t>_________________ Receipt to the Claimant</w:t>
      </w:r>
    </w:p>
    <w:p w14:paraId="735BFE4C" w14:textId="77777777" w:rsidR="00D41A64" w:rsidRPr="007B2525" w:rsidRDefault="00D41A64" w:rsidP="00D41A64">
      <w:pPr>
        <w:pStyle w:val="Text"/>
        <w:spacing w:line="240" w:lineRule="auto"/>
        <w:ind w:firstLine="0"/>
        <w:rPr>
          <w:b/>
          <w:sz w:val="16"/>
          <w:szCs w:val="16"/>
        </w:rPr>
      </w:pPr>
      <w:r w:rsidRPr="007B2525">
        <w:rPr>
          <w:b/>
          <w:sz w:val="16"/>
          <w:szCs w:val="16"/>
        </w:rPr>
        <w:t>V.</w:t>
      </w:r>
      <w:r w:rsidRPr="007B2525">
        <w:rPr>
          <w:b/>
          <w:sz w:val="16"/>
          <w:szCs w:val="16"/>
        </w:rPr>
        <w:tab/>
        <w:t>Date of Erroneous Payment:</w:t>
      </w:r>
    </w:p>
    <w:p w14:paraId="2B379A87" w14:textId="77777777" w:rsidR="00D41A64" w:rsidRPr="007B2525" w:rsidRDefault="00D41A64" w:rsidP="00D41A64">
      <w:pPr>
        <w:pStyle w:val="Text"/>
        <w:spacing w:line="240" w:lineRule="auto"/>
        <w:ind w:firstLine="0"/>
        <w:rPr>
          <w:sz w:val="16"/>
          <w:szCs w:val="16"/>
        </w:rPr>
      </w:pPr>
      <w:r w:rsidRPr="007B2525">
        <w:rPr>
          <w:sz w:val="16"/>
          <w:szCs w:val="16"/>
        </w:rPr>
        <w:t>The following proof of payment is attached:</w:t>
      </w:r>
    </w:p>
    <w:p w14:paraId="0F2FFCB2" w14:textId="77777777" w:rsidR="00D41A64" w:rsidRPr="007B2525" w:rsidRDefault="00D41A64" w:rsidP="00D41A64">
      <w:pPr>
        <w:pStyle w:val="Text"/>
        <w:spacing w:line="240" w:lineRule="auto"/>
        <w:ind w:firstLine="0"/>
        <w:rPr>
          <w:sz w:val="16"/>
          <w:szCs w:val="16"/>
        </w:rPr>
      </w:pPr>
      <w:r w:rsidRPr="007B2525">
        <w:rPr>
          <w:sz w:val="16"/>
          <w:szCs w:val="16"/>
        </w:rPr>
        <w:t>_________________ Copy of canceled check(s) (both sides)</w:t>
      </w:r>
    </w:p>
    <w:p w14:paraId="3EFDEF5D" w14:textId="77777777" w:rsidR="00D41A64" w:rsidRPr="007B2525" w:rsidRDefault="00D41A64" w:rsidP="00D41A64">
      <w:pPr>
        <w:pStyle w:val="Text"/>
        <w:spacing w:line="240" w:lineRule="auto"/>
        <w:ind w:firstLine="0"/>
        <w:rPr>
          <w:sz w:val="16"/>
          <w:szCs w:val="16"/>
        </w:rPr>
      </w:pPr>
      <w:r w:rsidRPr="007B2525">
        <w:rPr>
          <w:sz w:val="16"/>
          <w:szCs w:val="16"/>
        </w:rPr>
        <w:t>_________________ Receipt to the Claimant</w:t>
      </w:r>
    </w:p>
    <w:p w14:paraId="2ED48D31" w14:textId="77777777" w:rsidR="00D41A64" w:rsidRPr="007B2525" w:rsidRDefault="00D41A64" w:rsidP="00D41A64">
      <w:pPr>
        <w:pStyle w:val="Text"/>
        <w:spacing w:line="240" w:lineRule="auto"/>
        <w:ind w:firstLine="0"/>
        <w:rPr>
          <w:sz w:val="16"/>
          <w:szCs w:val="16"/>
        </w:rPr>
      </w:pPr>
      <w:r w:rsidRPr="007B2525">
        <w:rPr>
          <w:sz w:val="16"/>
          <w:szCs w:val="16"/>
        </w:rPr>
        <w:t>_________________ Other</w:t>
      </w:r>
    </w:p>
    <w:p w14:paraId="2B395271" w14:textId="77777777" w:rsidR="00D41A64" w:rsidRPr="007B2525" w:rsidRDefault="00D41A64" w:rsidP="00D41A64">
      <w:pPr>
        <w:pStyle w:val="Text"/>
        <w:spacing w:line="240" w:lineRule="auto"/>
        <w:ind w:firstLine="0"/>
        <w:rPr>
          <w:b/>
          <w:sz w:val="16"/>
          <w:szCs w:val="16"/>
        </w:rPr>
      </w:pPr>
      <w:r w:rsidRPr="007B2525">
        <w:rPr>
          <w:b/>
          <w:sz w:val="16"/>
          <w:szCs w:val="16"/>
        </w:rPr>
        <w:t>VI.</w:t>
      </w:r>
      <w:r w:rsidRPr="007B2525">
        <w:rPr>
          <w:b/>
          <w:sz w:val="16"/>
          <w:szCs w:val="16"/>
        </w:rPr>
        <w:tab/>
        <w:t>Standing</w:t>
      </w:r>
    </w:p>
    <w:p w14:paraId="511C7106" w14:textId="77777777" w:rsidR="00D41A64" w:rsidRPr="007B2525" w:rsidRDefault="00D41A64" w:rsidP="00D41A64">
      <w:pPr>
        <w:pStyle w:val="Text"/>
        <w:spacing w:line="240" w:lineRule="auto"/>
        <w:ind w:firstLine="0"/>
        <w:rPr>
          <w:sz w:val="16"/>
          <w:szCs w:val="16"/>
        </w:rPr>
      </w:pPr>
      <w:r w:rsidRPr="007B2525">
        <w:rPr>
          <w:sz w:val="16"/>
          <w:szCs w:val="16"/>
        </w:rPr>
        <w:t>The following proof that the claimant is the person who made the erroneous payment, is a bona fide representative of the person who made the erroneous payment or has succeeded to or otherwise possesses the right to present the claim is attached:</w:t>
      </w:r>
    </w:p>
    <w:p w14:paraId="4B28C0F4" w14:textId="77777777" w:rsidR="00D41A64" w:rsidRPr="007B2525" w:rsidRDefault="00D41A64" w:rsidP="00D41A64">
      <w:pPr>
        <w:pStyle w:val="Text"/>
        <w:spacing w:line="240" w:lineRule="auto"/>
        <w:ind w:firstLine="0"/>
        <w:rPr>
          <w:sz w:val="16"/>
          <w:szCs w:val="16"/>
        </w:rPr>
      </w:pPr>
      <w:r w:rsidRPr="007B2525">
        <w:rPr>
          <w:sz w:val="16"/>
          <w:szCs w:val="16"/>
        </w:rPr>
        <w:t>_________________ Receipt to Claimant or canceled check</w:t>
      </w:r>
    </w:p>
    <w:p w14:paraId="757F3F4F" w14:textId="77777777" w:rsidR="00D41A64" w:rsidRPr="007B2525" w:rsidRDefault="00D41A64" w:rsidP="00D41A64">
      <w:pPr>
        <w:pStyle w:val="Text"/>
        <w:spacing w:line="240" w:lineRule="auto"/>
        <w:ind w:firstLine="0"/>
        <w:rPr>
          <w:sz w:val="16"/>
          <w:szCs w:val="16"/>
        </w:rPr>
      </w:pPr>
      <w:r w:rsidRPr="007B2525">
        <w:rPr>
          <w:sz w:val="16"/>
          <w:szCs w:val="16"/>
        </w:rPr>
        <w:t>_________________ Proof of status as responsible employee or officer</w:t>
      </w:r>
    </w:p>
    <w:p w14:paraId="2DAC9E67" w14:textId="77777777" w:rsidR="00D41A64" w:rsidRPr="007B2525" w:rsidRDefault="00D41A64" w:rsidP="00D41A64">
      <w:pPr>
        <w:pStyle w:val="Text"/>
        <w:spacing w:line="240" w:lineRule="auto"/>
        <w:ind w:firstLine="0"/>
        <w:rPr>
          <w:sz w:val="16"/>
          <w:szCs w:val="16"/>
        </w:rPr>
      </w:pPr>
      <w:r w:rsidRPr="007B2525">
        <w:rPr>
          <w:sz w:val="16"/>
          <w:szCs w:val="16"/>
        </w:rPr>
        <w:t>_________________ Affidavit or Contract of Employment as attorney, accountant or other representative, or</w:t>
      </w:r>
    </w:p>
    <w:p w14:paraId="5245B40D" w14:textId="77777777" w:rsidR="00D41A64" w:rsidRPr="007B2525" w:rsidRDefault="00D41A64" w:rsidP="00D41A64">
      <w:pPr>
        <w:pStyle w:val="Text"/>
        <w:spacing w:line="240" w:lineRule="auto"/>
        <w:ind w:firstLine="0"/>
        <w:rPr>
          <w:sz w:val="16"/>
          <w:szCs w:val="16"/>
        </w:rPr>
      </w:pPr>
      <w:r w:rsidRPr="007B2525">
        <w:rPr>
          <w:sz w:val="16"/>
          <w:szCs w:val="16"/>
        </w:rPr>
        <w:t>________________ Other proof of status as legal representative of Claimant</w:t>
      </w:r>
    </w:p>
    <w:p w14:paraId="5719405F" w14:textId="77777777" w:rsidR="00D41A64" w:rsidRPr="007B2525" w:rsidRDefault="00D41A64" w:rsidP="00D41A64">
      <w:pPr>
        <w:pStyle w:val="Text"/>
        <w:spacing w:line="240" w:lineRule="auto"/>
        <w:ind w:firstLine="0"/>
        <w:rPr>
          <w:b/>
          <w:sz w:val="16"/>
          <w:szCs w:val="16"/>
        </w:rPr>
      </w:pPr>
      <w:r w:rsidRPr="007B2525">
        <w:rPr>
          <w:b/>
          <w:sz w:val="16"/>
          <w:szCs w:val="16"/>
        </w:rPr>
        <w:t>VII.</w:t>
      </w:r>
      <w:r w:rsidRPr="007B2525">
        <w:rPr>
          <w:b/>
          <w:sz w:val="16"/>
          <w:szCs w:val="16"/>
        </w:rPr>
        <w:tab/>
        <w:t xml:space="preserve">Signature: </w:t>
      </w:r>
      <w:r w:rsidRPr="007B2525">
        <w:rPr>
          <w:sz w:val="16"/>
          <w:szCs w:val="16"/>
        </w:rPr>
        <w:t>_____________________________________________</w:t>
      </w:r>
    </w:p>
    <w:p w14:paraId="7EC75AB1" w14:textId="77777777" w:rsidR="00D41A64" w:rsidRPr="007B2525" w:rsidRDefault="00D41A64" w:rsidP="00D41A64">
      <w:pPr>
        <w:pStyle w:val="Text"/>
        <w:spacing w:line="240" w:lineRule="auto"/>
        <w:ind w:firstLine="0"/>
        <w:rPr>
          <w:sz w:val="16"/>
          <w:szCs w:val="16"/>
        </w:rPr>
      </w:pPr>
      <w:r w:rsidRPr="007B2525">
        <w:rPr>
          <w:sz w:val="16"/>
          <w:szCs w:val="16"/>
        </w:rPr>
        <w:t>Property Owner/Authorized Agent</w:t>
      </w:r>
    </w:p>
    <w:p w14:paraId="40EF44DE" w14:textId="77777777" w:rsidR="00D41A64" w:rsidRPr="007B2525" w:rsidRDefault="00D41A64" w:rsidP="00D41A64">
      <w:pPr>
        <w:pStyle w:val="Text"/>
        <w:spacing w:line="240" w:lineRule="auto"/>
        <w:ind w:firstLine="0"/>
        <w:rPr>
          <w:sz w:val="16"/>
          <w:szCs w:val="16"/>
        </w:rPr>
      </w:pPr>
      <w:r w:rsidRPr="007B2525">
        <w:rPr>
          <w:sz w:val="16"/>
          <w:szCs w:val="16"/>
        </w:rPr>
        <w:t>Be Completed at Office of Louisiana Tax Commission</w:t>
      </w:r>
    </w:p>
    <w:p w14:paraId="3631C933" w14:textId="77777777" w:rsidR="00D41A64" w:rsidRPr="007B2525" w:rsidRDefault="00D41A64" w:rsidP="00D41A64">
      <w:pPr>
        <w:pStyle w:val="Text"/>
        <w:spacing w:line="240" w:lineRule="auto"/>
        <w:ind w:firstLine="0"/>
        <w:rPr>
          <w:sz w:val="16"/>
          <w:szCs w:val="16"/>
        </w:rPr>
      </w:pPr>
      <w:r w:rsidRPr="007B2525">
        <w:rPr>
          <w:sz w:val="16"/>
          <w:szCs w:val="16"/>
        </w:rPr>
        <w:t>Claim received, Date</w:t>
      </w:r>
      <w:r w:rsidRPr="007B2525">
        <w:rPr>
          <w:sz w:val="16"/>
          <w:szCs w:val="16"/>
        </w:rPr>
        <w:tab/>
        <w:t xml:space="preserve"> Assessor consulted, Date __________</w:t>
      </w:r>
    </w:p>
    <w:p w14:paraId="2F00671F" w14:textId="77777777" w:rsidR="00D41A64" w:rsidRPr="007B2525" w:rsidRDefault="00D41A64" w:rsidP="00D41A64">
      <w:pPr>
        <w:pStyle w:val="Text"/>
        <w:spacing w:line="240" w:lineRule="auto"/>
        <w:ind w:firstLine="0"/>
        <w:rPr>
          <w:sz w:val="16"/>
          <w:szCs w:val="16"/>
        </w:rPr>
      </w:pPr>
      <w:r w:rsidRPr="007B2525">
        <w:rPr>
          <w:sz w:val="16"/>
          <w:szCs w:val="16"/>
        </w:rPr>
        <w:t>Assessor's Response:</w:t>
      </w:r>
      <w:r w:rsidRPr="007B2525">
        <w:rPr>
          <w:sz w:val="16"/>
          <w:szCs w:val="16"/>
        </w:rPr>
        <w:tab/>
        <w:t>Approve</w:t>
      </w:r>
      <w:r w:rsidRPr="007B2525">
        <w:rPr>
          <w:sz w:val="16"/>
          <w:szCs w:val="16"/>
        </w:rPr>
        <w:tab/>
        <w:t xml:space="preserve"> Disapprove</w:t>
      </w:r>
      <w:r w:rsidRPr="007B2525">
        <w:rPr>
          <w:sz w:val="16"/>
          <w:szCs w:val="16"/>
        </w:rPr>
        <w:tab/>
        <w:t xml:space="preserve"> Date ______</w:t>
      </w:r>
    </w:p>
    <w:p w14:paraId="3D80CF94" w14:textId="77777777" w:rsidR="00D41A64" w:rsidRPr="007B2525" w:rsidRDefault="00D41A64" w:rsidP="00D41A64">
      <w:pPr>
        <w:pStyle w:val="Text"/>
        <w:spacing w:line="240" w:lineRule="auto"/>
        <w:ind w:firstLine="0"/>
        <w:rPr>
          <w:sz w:val="16"/>
          <w:szCs w:val="16"/>
        </w:rPr>
      </w:pPr>
      <w:r w:rsidRPr="007B2525">
        <w:rPr>
          <w:sz w:val="16"/>
          <w:szCs w:val="16"/>
        </w:rPr>
        <w:t>Other ___________________________________</w:t>
      </w:r>
    </w:p>
    <w:p w14:paraId="11A826E7" w14:textId="77777777" w:rsidR="00D41A64" w:rsidRPr="007B2525" w:rsidRDefault="00D41A64" w:rsidP="00D41A64">
      <w:pPr>
        <w:pStyle w:val="Text"/>
        <w:spacing w:line="240" w:lineRule="auto"/>
        <w:ind w:firstLine="0"/>
        <w:rPr>
          <w:sz w:val="16"/>
          <w:szCs w:val="16"/>
        </w:rPr>
      </w:pPr>
      <w:r w:rsidRPr="007B2525">
        <w:rPr>
          <w:sz w:val="16"/>
          <w:szCs w:val="16"/>
        </w:rPr>
        <w:t>Initial Response to Taxpayer</w:t>
      </w:r>
    </w:p>
    <w:p w14:paraId="7AE91FFD" w14:textId="77777777" w:rsidR="00D41A64" w:rsidRPr="007B2525" w:rsidRDefault="00D41A64" w:rsidP="00D41A64">
      <w:pPr>
        <w:pStyle w:val="Text"/>
        <w:spacing w:line="240" w:lineRule="auto"/>
        <w:ind w:firstLine="0"/>
        <w:rPr>
          <w:sz w:val="16"/>
          <w:szCs w:val="16"/>
        </w:rPr>
      </w:pPr>
      <w:r w:rsidRPr="007B2525">
        <w:rPr>
          <w:sz w:val="16"/>
          <w:szCs w:val="16"/>
        </w:rPr>
        <w:t>Documentation requested _____________________ Date ___________</w:t>
      </w:r>
    </w:p>
    <w:p w14:paraId="5C7D3654" w14:textId="77777777" w:rsidR="00D41A64" w:rsidRPr="007B2525" w:rsidRDefault="00D41A64" w:rsidP="00D41A64">
      <w:pPr>
        <w:pStyle w:val="Text"/>
        <w:spacing w:line="240" w:lineRule="auto"/>
        <w:ind w:firstLine="0"/>
        <w:rPr>
          <w:sz w:val="16"/>
          <w:szCs w:val="16"/>
        </w:rPr>
      </w:pPr>
      <w:r w:rsidRPr="007B2525">
        <w:rPr>
          <w:sz w:val="16"/>
          <w:szCs w:val="16"/>
        </w:rPr>
        <w:t>Received</w:t>
      </w:r>
      <w:r w:rsidRPr="007B2525">
        <w:rPr>
          <w:sz w:val="16"/>
          <w:szCs w:val="16"/>
        </w:rPr>
        <w:tab/>
        <w:t>Date ____________________</w:t>
      </w:r>
    </w:p>
    <w:p w14:paraId="4A9A1373" w14:textId="77777777" w:rsidR="00D41A64" w:rsidRPr="007B2525" w:rsidRDefault="00D41A64" w:rsidP="00D41A64">
      <w:pPr>
        <w:pStyle w:val="Text"/>
        <w:spacing w:line="240" w:lineRule="auto"/>
        <w:ind w:firstLine="0"/>
        <w:rPr>
          <w:sz w:val="16"/>
          <w:szCs w:val="16"/>
        </w:rPr>
      </w:pPr>
      <w:r w:rsidRPr="007B2525">
        <w:rPr>
          <w:sz w:val="16"/>
          <w:szCs w:val="16"/>
        </w:rPr>
        <w:t>Decision</w:t>
      </w:r>
    </w:p>
    <w:p w14:paraId="13E901F0" w14:textId="77777777" w:rsidR="00D41A64" w:rsidRPr="007B2525" w:rsidRDefault="00D41A64" w:rsidP="00D41A64">
      <w:pPr>
        <w:pStyle w:val="Text"/>
        <w:spacing w:line="240" w:lineRule="auto"/>
        <w:ind w:firstLine="0"/>
        <w:rPr>
          <w:sz w:val="16"/>
          <w:szCs w:val="16"/>
        </w:rPr>
      </w:pPr>
      <w:r w:rsidRPr="007B2525">
        <w:rPr>
          <w:sz w:val="16"/>
          <w:szCs w:val="16"/>
        </w:rPr>
        <w:t>Approved _________ Denied _________</w:t>
      </w:r>
      <w:r w:rsidRPr="007B2525">
        <w:rPr>
          <w:sz w:val="16"/>
          <w:szCs w:val="16"/>
        </w:rPr>
        <w:tab/>
        <w:t>Date __________________</w:t>
      </w:r>
    </w:p>
    <w:p w14:paraId="6CFC21E3" w14:textId="77777777" w:rsidR="00D41A64" w:rsidRPr="007B2525" w:rsidRDefault="00D41A64" w:rsidP="00D41A64">
      <w:pPr>
        <w:pStyle w:val="Text"/>
        <w:spacing w:line="240" w:lineRule="auto"/>
        <w:ind w:firstLine="0"/>
        <w:rPr>
          <w:sz w:val="16"/>
          <w:szCs w:val="16"/>
        </w:rPr>
      </w:pPr>
      <w:r w:rsidRPr="007B2525">
        <w:rPr>
          <w:sz w:val="16"/>
          <w:szCs w:val="16"/>
        </w:rPr>
        <w:t>Reason for Denial ___________________________________________</w:t>
      </w:r>
    </w:p>
    <w:p w14:paraId="1FACE92B" w14:textId="77777777" w:rsidR="00D41A64" w:rsidRPr="007B2525" w:rsidRDefault="00D41A64" w:rsidP="00D41A64">
      <w:pPr>
        <w:pStyle w:val="Text"/>
        <w:spacing w:line="240" w:lineRule="auto"/>
        <w:ind w:firstLine="0"/>
        <w:rPr>
          <w:sz w:val="16"/>
          <w:szCs w:val="16"/>
        </w:rPr>
      </w:pPr>
      <w:r w:rsidRPr="007B2525">
        <w:rPr>
          <w:sz w:val="16"/>
          <w:szCs w:val="16"/>
        </w:rPr>
        <w:lastRenderedPageBreak/>
        <w:t>Reason ____________________________________________________</w:t>
      </w:r>
    </w:p>
    <w:p w14:paraId="4779D915" w14:textId="77777777" w:rsidR="00D41A64" w:rsidRPr="007B2525" w:rsidRDefault="00D41A64" w:rsidP="00D41A64">
      <w:pPr>
        <w:pStyle w:val="Text"/>
        <w:spacing w:line="240" w:lineRule="auto"/>
        <w:ind w:firstLine="0"/>
        <w:rPr>
          <w:sz w:val="16"/>
          <w:szCs w:val="16"/>
        </w:rPr>
      </w:pPr>
      <w:r w:rsidRPr="007B2525">
        <w:rPr>
          <w:sz w:val="16"/>
          <w:szCs w:val="16"/>
        </w:rPr>
        <w:t>Refund or Credit</w:t>
      </w:r>
    </w:p>
    <w:p w14:paraId="2889D8E4" w14:textId="77777777" w:rsidR="00D41A64" w:rsidRPr="007B2525" w:rsidRDefault="00D41A64" w:rsidP="00D41A64">
      <w:pPr>
        <w:pStyle w:val="Text"/>
        <w:spacing w:line="240" w:lineRule="auto"/>
        <w:ind w:firstLine="0"/>
        <w:rPr>
          <w:sz w:val="16"/>
          <w:szCs w:val="16"/>
        </w:rPr>
      </w:pPr>
      <w:r w:rsidRPr="007B2525">
        <w:rPr>
          <w:sz w:val="16"/>
          <w:szCs w:val="16"/>
        </w:rPr>
        <w:t>Property is eligible for homestead</w:t>
      </w:r>
      <w:r w:rsidRPr="007B2525">
        <w:rPr>
          <w:sz w:val="16"/>
          <w:szCs w:val="16"/>
        </w:rPr>
        <w:tab/>
        <w:t>Yes</w:t>
      </w:r>
      <w:r w:rsidRPr="007B2525">
        <w:rPr>
          <w:sz w:val="16"/>
          <w:szCs w:val="16"/>
        </w:rPr>
        <w:tab/>
        <w:t>No ________</w:t>
      </w:r>
    </w:p>
    <w:p w14:paraId="4B5269A3" w14:textId="77777777" w:rsidR="00D41A64" w:rsidRPr="007B2525" w:rsidRDefault="00D41A64" w:rsidP="00D41A64">
      <w:pPr>
        <w:pStyle w:val="Text"/>
        <w:spacing w:line="240" w:lineRule="auto"/>
        <w:ind w:firstLine="0"/>
        <w:rPr>
          <w:sz w:val="16"/>
          <w:szCs w:val="16"/>
        </w:rPr>
      </w:pPr>
      <w:r w:rsidRPr="007B2525">
        <w:rPr>
          <w:sz w:val="16"/>
          <w:szCs w:val="16"/>
        </w:rPr>
        <w:t>Parish has alternative procedure</w:t>
      </w:r>
      <w:r w:rsidRPr="007B2525">
        <w:rPr>
          <w:sz w:val="16"/>
          <w:szCs w:val="16"/>
        </w:rPr>
        <w:tab/>
        <w:t>Yes</w:t>
      </w:r>
      <w:r w:rsidRPr="007B2525">
        <w:rPr>
          <w:sz w:val="16"/>
          <w:szCs w:val="16"/>
        </w:rPr>
        <w:tab/>
        <w:t>No</w:t>
      </w:r>
      <w:r w:rsidRPr="007B2525">
        <w:rPr>
          <w:sz w:val="16"/>
          <w:szCs w:val="16"/>
        </w:rPr>
        <w:tab/>
        <w:t xml:space="preserve"> ________</w:t>
      </w:r>
    </w:p>
    <w:p w14:paraId="33AB5EA5" w14:textId="77777777" w:rsidR="00D41A64" w:rsidRPr="007B2525" w:rsidRDefault="00D41A64" w:rsidP="00D41A64">
      <w:pPr>
        <w:pStyle w:val="Text"/>
        <w:spacing w:line="240" w:lineRule="auto"/>
        <w:ind w:firstLine="0"/>
        <w:jc w:val="center"/>
        <w:rPr>
          <w:sz w:val="16"/>
          <w:szCs w:val="16"/>
        </w:rPr>
      </w:pPr>
      <w:r w:rsidRPr="007B2525">
        <w:rPr>
          <w:b/>
          <w:sz w:val="16"/>
          <w:szCs w:val="16"/>
        </w:rPr>
        <w:t>Form 3507.B</w:t>
      </w:r>
      <w:r w:rsidRPr="007B2525">
        <w:rPr>
          <w:b/>
          <w:sz w:val="16"/>
          <w:szCs w:val="16"/>
        </w:rPr>
        <w:br/>
        <w:t xml:space="preserve">Assessor Notification of </w:t>
      </w:r>
      <w:r w:rsidRPr="007B2525">
        <w:rPr>
          <w:b/>
          <w:sz w:val="16"/>
          <w:szCs w:val="16"/>
        </w:rPr>
        <w:br/>
        <w:t xml:space="preserve">Possible Claim for Refund or Credit </w:t>
      </w:r>
      <w:r w:rsidRPr="007B2525">
        <w:rPr>
          <w:b/>
          <w:sz w:val="16"/>
          <w:szCs w:val="16"/>
        </w:rPr>
        <w:br/>
        <w:t>for Taxes Paid in Error</w:t>
      </w:r>
      <w:r w:rsidRPr="007B2525">
        <w:rPr>
          <w:sz w:val="16"/>
          <w:szCs w:val="16"/>
        </w:rPr>
        <w:t xml:space="preserve"> </w:t>
      </w:r>
      <w:r w:rsidRPr="007B2525">
        <w:rPr>
          <w:sz w:val="16"/>
          <w:szCs w:val="16"/>
        </w:rPr>
        <w:br/>
      </w:r>
      <w:r w:rsidRPr="007B2525">
        <w:rPr>
          <w:b/>
          <w:sz w:val="16"/>
          <w:szCs w:val="16"/>
        </w:rPr>
        <w:t>(To Be Completed by Assessor)</w:t>
      </w:r>
    </w:p>
    <w:p w14:paraId="505A9DE8" w14:textId="77777777" w:rsidR="00D41A64" w:rsidRPr="007B2525" w:rsidRDefault="00D41A64" w:rsidP="00D41A64">
      <w:pPr>
        <w:pStyle w:val="Text"/>
        <w:spacing w:line="240" w:lineRule="auto"/>
        <w:ind w:firstLine="0"/>
        <w:rPr>
          <w:sz w:val="16"/>
          <w:szCs w:val="16"/>
        </w:rPr>
      </w:pPr>
      <w:r w:rsidRPr="007B2525">
        <w:rPr>
          <w:sz w:val="16"/>
          <w:szCs w:val="16"/>
        </w:rPr>
        <w:t>Claimant:</w:t>
      </w:r>
    </w:p>
    <w:p w14:paraId="3F68AF70" w14:textId="77777777" w:rsidR="00D41A64" w:rsidRPr="007B2525" w:rsidRDefault="00D41A64" w:rsidP="00D41A64">
      <w:pPr>
        <w:pStyle w:val="Text"/>
        <w:spacing w:line="240" w:lineRule="auto"/>
        <w:ind w:firstLine="0"/>
        <w:rPr>
          <w:sz w:val="16"/>
          <w:szCs w:val="16"/>
        </w:rPr>
      </w:pPr>
      <w:r w:rsidRPr="007B2525">
        <w:rPr>
          <w:sz w:val="16"/>
          <w:szCs w:val="16"/>
        </w:rPr>
        <w:t>Name ____________________________________________________</w:t>
      </w:r>
    </w:p>
    <w:p w14:paraId="2E1F3394" w14:textId="77777777" w:rsidR="00D41A64" w:rsidRPr="007B2525" w:rsidRDefault="00D41A64" w:rsidP="00D41A64">
      <w:pPr>
        <w:pStyle w:val="Text"/>
        <w:spacing w:line="240" w:lineRule="auto"/>
        <w:ind w:firstLine="0"/>
        <w:rPr>
          <w:sz w:val="16"/>
          <w:szCs w:val="16"/>
        </w:rPr>
      </w:pPr>
      <w:r w:rsidRPr="007B2525">
        <w:rPr>
          <w:sz w:val="16"/>
          <w:szCs w:val="16"/>
        </w:rPr>
        <w:t>Mailing Address</w:t>
      </w:r>
      <w:r w:rsidRPr="007B2525">
        <w:rPr>
          <w:sz w:val="16"/>
          <w:szCs w:val="16"/>
        </w:rPr>
        <w:tab/>
        <w:t xml:space="preserve"> __________________________________________</w:t>
      </w:r>
    </w:p>
    <w:p w14:paraId="7E0A9113" w14:textId="77777777" w:rsidR="00D41A64" w:rsidRPr="007B2525" w:rsidRDefault="00D41A64" w:rsidP="00D41A64">
      <w:pPr>
        <w:pStyle w:val="Text"/>
        <w:spacing w:line="240" w:lineRule="auto"/>
        <w:ind w:firstLine="0"/>
        <w:rPr>
          <w:sz w:val="16"/>
          <w:szCs w:val="16"/>
        </w:rPr>
      </w:pPr>
      <w:r w:rsidRPr="007B2525">
        <w:rPr>
          <w:sz w:val="16"/>
          <w:szCs w:val="16"/>
        </w:rPr>
        <w:t>City</w:t>
      </w:r>
      <w:r w:rsidRPr="007B2525">
        <w:rPr>
          <w:sz w:val="16"/>
          <w:szCs w:val="16"/>
        </w:rPr>
        <w:tab/>
        <w:t>________________________ State _______</w:t>
      </w:r>
      <w:r w:rsidRPr="007B2525">
        <w:rPr>
          <w:sz w:val="16"/>
          <w:szCs w:val="16"/>
        </w:rPr>
        <w:tab/>
        <w:t>Zip</w:t>
      </w:r>
      <w:r w:rsidRPr="007B2525">
        <w:rPr>
          <w:sz w:val="16"/>
          <w:szCs w:val="16"/>
        </w:rPr>
        <w:tab/>
        <w:t>___________</w:t>
      </w:r>
    </w:p>
    <w:p w14:paraId="766C7DB6" w14:textId="77777777" w:rsidR="00D41A64" w:rsidRPr="007B2525" w:rsidRDefault="00D41A64" w:rsidP="00D41A64">
      <w:pPr>
        <w:pStyle w:val="Text"/>
        <w:spacing w:line="240" w:lineRule="auto"/>
        <w:ind w:firstLine="0"/>
        <w:rPr>
          <w:sz w:val="16"/>
          <w:szCs w:val="16"/>
        </w:rPr>
      </w:pPr>
      <w:r w:rsidRPr="007B2525">
        <w:rPr>
          <w:sz w:val="16"/>
          <w:szCs w:val="16"/>
        </w:rPr>
        <w:t>Property:</w:t>
      </w:r>
    </w:p>
    <w:p w14:paraId="3B1F9A0A" w14:textId="77777777" w:rsidR="00D41A64" w:rsidRPr="007B2525" w:rsidRDefault="00D41A64" w:rsidP="00D41A64">
      <w:pPr>
        <w:pStyle w:val="Text"/>
        <w:spacing w:line="240" w:lineRule="auto"/>
        <w:ind w:firstLine="0"/>
        <w:rPr>
          <w:sz w:val="16"/>
          <w:szCs w:val="16"/>
        </w:rPr>
      </w:pPr>
      <w:r w:rsidRPr="007B2525">
        <w:rPr>
          <w:sz w:val="16"/>
          <w:szCs w:val="16"/>
        </w:rPr>
        <w:t>Parish ___________ District (If Orleans Parish) _________________</w:t>
      </w:r>
    </w:p>
    <w:p w14:paraId="46655344" w14:textId="77777777" w:rsidR="00D41A64" w:rsidRPr="007B2525" w:rsidRDefault="00D41A64" w:rsidP="00D41A64">
      <w:pPr>
        <w:pStyle w:val="Text"/>
        <w:spacing w:line="240" w:lineRule="auto"/>
        <w:ind w:firstLine="0"/>
        <w:rPr>
          <w:sz w:val="16"/>
          <w:szCs w:val="16"/>
        </w:rPr>
      </w:pPr>
      <w:r w:rsidRPr="007B2525">
        <w:rPr>
          <w:sz w:val="16"/>
          <w:szCs w:val="16"/>
        </w:rPr>
        <w:t>Ward _____</w:t>
      </w:r>
      <w:r w:rsidRPr="007B2525">
        <w:rPr>
          <w:sz w:val="16"/>
          <w:szCs w:val="16"/>
        </w:rPr>
        <w:tab/>
        <w:t xml:space="preserve"> Assessment No.__________ Tax Bill No.</w:t>
      </w:r>
      <w:r w:rsidRPr="007B2525">
        <w:rPr>
          <w:sz w:val="16"/>
          <w:szCs w:val="16"/>
        </w:rPr>
        <w:tab/>
        <w:t>___________</w:t>
      </w:r>
    </w:p>
    <w:p w14:paraId="3838252E" w14:textId="77777777" w:rsidR="00D41A64" w:rsidRPr="007B2525" w:rsidRDefault="00D41A64" w:rsidP="00D41A64">
      <w:pPr>
        <w:pStyle w:val="Text"/>
        <w:spacing w:line="240" w:lineRule="auto"/>
        <w:ind w:firstLine="0"/>
        <w:rPr>
          <w:sz w:val="16"/>
          <w:szCs w:val="16"/>
        </w:rPr>
      </w:pPr>
      <w:r w:rsidRPr="007B2525">
        <w:rPr>
          <w:sz w:val="16"/>
          <w:szCs w:val="16"/>
        </w:rPr>
        <w:t>I have received and reviewed the Claim for Refund or Credit of Taxes Paid in Error (Form 3507.A) for the above referenced claimant and property. Based upon my review, I have determined that:</w:t>
      </w:r>
    </w:p>
    <w:p w14:paraId="5CF72881" w14:textId="77777777" w:rsidR="00D41A64" w:rsidRPr="007B2525" w:rsidRDefault="00D41A64" w:rsidP="00D41A64">
      <w:pPr>
        <w:pStyle w:val="Text"/>
        <w:spacing w:line="240" w:lineRule="auto"/>
        <w:ind w:firstLine="0"/>
        <w:rPr>
          <w:sz w:val="16"/>
          <w:szCs w:val="16"/>
        </w:rPr>
      </w:pPr>
      <w:r w:rsidRPr="007B2525">
        <w:rPr>
          <w:sz w:val="16"/>
          <w:szCs w:val="16"/>
        </w:rPr>
        <w:t>The claimant is due a refund or credit for taxes erroneously paid in the amount of $ _______________ due to (describe reason(s) for refund or credit) ______________________________________________________.</w:t>
      </w:r>
    </w:p>
    <w:p w14:paraId="10D9D20E" w14:textId="77777777" w:rsidR="00D41A64" w:rsidRPr="007B2525" w:rsidRDefault="00D41A64" w:rsidP="00D41A64">
      <w:pPr>
        <w:pStyle w:val="Text"/>
        <w:spacing w:line="240" w:lineRule="auto"/>
        <w:ind w:firstLine="0"/>
        <w:rPr>
          <w:sz w:val="16"/>
          <w:szCs w:val="16"/>
        </w:rPr>
      </w:pPr>
      <w:r w:rsidRPr="007B2525">
        <w:rPr>
          <w:sz w:val="16"/>
          <w:szCs w:val="16"/>
        </w:rPr>
        <w:t>This property is _______ is not _______ eligible for the homestead exemption.</w:t>
      </w:r>
    </w:p>
    <w:p w14:paraId="0F5C19DD" w14:textId="77777777" w:rsidR="00D41A64" w:rsidRPr="007B2525" w:rsidRDefault="00D41A64" w:rsidP="00D41A64">
      <w:pPr>
        <w:pStyle w:val="Text"/>
        <w:spacing w:line="240" w:lineRule="auto"/>
        <w:ind w:firstLine="0"/>
        <w:rPr>
          <w:sz w:val="16"/>
          <w:szCs w:val="16"/>
        </w:rPr>
      </w:pPr>
      <w:r w:rsidRPr="007B2525">
        <w:rPr>
          <w:sz w:val="16"/>
          <w:szCs w:val="16"/>
        </w:rPr>
        <w:t>My parish does _______ does not _______ have an alternative procedure for providing for refunds of ad valorem taxes erroneously paid.</w:t>
      </w:r>
    </w:p>
    <w:p w14:paraId="5B58DE4B" w14:textId="77777777" w:rsidR="00D41A64" w:rsidRPr="007B2525" w:rsidRDefault="00D41A64" w:rsidP="00D41A64">
      <w:pPr>
        <w:pStyle w:val="Text"/>
        <w:spacing w:line="240" w:lineRule="auto"/>
        <w:ind w:firstLine="0"/>
        <w:rPr>
          <w:sz w:val="16"/>
          <w:szCs w:val="16"/>
        </w:rPr>
      </w:pPr>
      <w:r w:rsidRPr="007B2525">
        <w:rPr>
          <w:sz w:val="16"/>
          <w:szCs w:val="16"/>
        </w:rPr>
        <w:t>______ No refund or credit for taxes erroneously paid is due. (Reason(s) for denial)</w:t>
      </w:r>
    </w:p>
    <w:p w14:paraId="7B54C71F" w14:textId="77777777" w:rsidR="00D41A64" w:rsidRPr="007B2525" w:rsidRDefault="00D41A64" w:rsidP="00D41A64">
      <w:pPr>
        <w:pStyle w:val="Text"/>
        <w:spacing w:line="240" w:lineRule="auto"/>
        <w:ind w:firstLine="0"/>
        <w:rPr>
          <w:sz w:val="16"/>
          <w:szCs w:val="16"/>
        </w:rPr>
      </w:pPr>
      <w:r w:rsidRPr="007B2525">
        <w:rPr>
          <w:sz w:val="16"/>
          <w:szCs w:val="16"/>
        </w:rPr>
        <w:t>__________________________________________________________</w:t>
      </w:r>
    </w:p>
    <w:p w14:paraId="7E67F555" w14:textId="77777777" w:rsidR="00D41A64" w:rsidRPr="007B2525" w:rsidRDefault="00D41A64" w:rsidP="00D41A64">
      <w:pPr>
        <w:pStyle w:val="Text"/>
        <w:spacing w:line="240" w:lineRule="auto"/>
        <w:ind w:firstLine="0"/>
        <w:rPr>
          <w:sz w:val="16"/>
          <w:szCs w:val="16"/>
        </w:rPr>
      </w:pPr>
      <w:r w:rsidRPr="007B2525">
        <w:rPr>
          <w:sz w:val="16"/>
          <w:szCs w:val="16"/>
        </w:rPr>
        <w:t>__________________________________________________________</w:t>
      </w:r>
    </w:p>
    <w:p w14:paraId="753BAE7E" w14:textId="77777777" w:rsidR="00DB44F6" w:rsidRPr="00DB44F6" w:rsidRDefault="00D41A64" w:rsidP="00D41A64">
      <w:pPr>
        <w:pStyle w:val="Text"/>
        <w:spacing w:line="240" w:lineRule="auto"/>
        <w:ind w:firstLine="0"/>
        <w:jc w:val="center"/>
      </w:pPr>
      <w:r w:rsidRPr="007B2525">
        <w:rPr>
          <w:sz w:val="16"/>
          <w:szCs w:val="16"/>
        </w:rPr>
        <w:t>___________________________________________________Assessor</w:t>
      </w:r>
    </w:p>
    <w:p w14:paraId="0DA21847" w14:textId="77777777" w:rsidR="002B7F00" w:rsidRPr="00336751" w:rsidRDefault="002B7F00" w:rsidP="002B7F00">
      <w:pPr>
        <w:pStyle w:val="AuthorityNote"/>
      </w:pPr>
      <w:r w:rsidRPr="00336751">
        <w:t>AUTHORITY NOTE:</w:t>
      </w:r>
      <w:r w:rsidRPr="00336751">
        <w:tab/>
        <w:t>Promulgated in accordance with R.S. 47:1837 and R.S. 47:2108.1.</w:t>
      </w:r>
    </w:p>
    <w:p w14:paraId="1E8A230D" w14:textId="77777777" w:rsidR="00D41A64" w:rsidRDefault="002B7F00" w:rsidP="00D41A64">
      <w:pPr>
        <w:pStyle w:val="HistoricalNote"/>
      </w:pPr>
      <w:r w:rsidRPr="00336751">
        <w:t>HISTORICAL NOTE:</w:t>
      </w:r>
      <w:r w:rsidRPr="00336751">
        <w:tab/>
        <w:t>Promulgated by the Department of Revenue and Taxation, Tax Commission, LR 16:1063 (December 1990), amended LR 19:212 (February 1993), LR 20:198 (February 1994), LR 22:117 (February 1996), LR 23:209 (February 1997), amended by the Department of Revenue, Tax Commission, LR 24:494 (Marc</w:t>
      </w:r>
      <w:bookmarkStart w:id="2529" w:name="_Toc233690303"/>
      <w:bookmarkStart w:id="2530" w:name="_Toc234030887"/>
      <w:bookmarkStart w:id="2531" w:name="_Toc243721513"/>
      <w:bookmarkStart w:id="2532" w:name="_Toc259619761"/>
      <w:bookmarkStart w:id="2533" w:name="_Toc262718847"/>
      <w:bookmarkStart w:id="2534" w:name="_Toc275165620"/>
      <w:r w:rsidR="00D41A64">
        <w:t>h 1998), LR 32:441 (March 2006</w:t>
      </w:r>
      <w:r w:rsidR="00D41A64" w:rsidRPr="00D41A64">
        <w:t>), LR 49:1064 (June 2023).</w:t>
      </w:r>
    </w:p>
    <w:p w14:paraId="346F7999" w14:textId="77777777" w:rsidR="00650021" w:rsidRPr="0063022D" w:rsidRDefault="00D41A64" w:rsidP="00D41A64">
      <w:pPr>
        <w:pStyle w:val="Section"/>
      </w:pPr>
      <w:bookmarkStart w:id="2535" w:name="_Toc238197939"/>
      <w:r>
        <w:t>§</w:t>
      </w:r>
      <w:r w:rsidR="00650021" w:rsidRPr="0063022D">
        <w:t>3509.</w:t>
      </w:r>
      <w:r w:rsidR="00650021" w:rsidRPr="0063022D">
        <w:tab/>
        <w:t>Tulane University</w:t>
      </w:r>
      <w:r w:rsidR="00650021">
        <w:rPr>
          <w:iCs/>
        </w:rPr>
        <w:t>―</w:t>
      </w:r>
      <w:r w:rsidR="00650021" w:rsidRPr="0063022D">
        <w:t>Exemption Allocation Regulation</w:t>
      </w:r>
      <w:bookmarkEnd w:id="2529"/>
      <w:bookmarkEnd w:id="2530"/>
      <w:bookmarkEnd w:id="2531"/>
      <w:bookmarkEnd w:id="2532"/>
      <w:bookmarkEnd w:id="2533"/>
      <w:bookmarkEnd w:id="2534"/>
      <w:bookmarkEnd w:id="2535"/>
    </w:p>
    <w:p w14:paraId="3398AE30" w14:textId="77777777" w:rsidR="00650021" w:rsidRPr="0063022D" w:rsidRDefault="00650021" w:rsidP="00650021">
      <w:pPr>
        <w:pStyle w:val="A"/>
      </w:pPr>
      <w:r w:rsidRPr="0063022D">
        <w:t>A.</w:t>
      </w:r>
      <w:r w:rsidRPr="0063022D">
        <w:tab/>
        <w:t xml:space="preserve">This Regulation shall be titled and known as </w:t>
      </w:r>
      <w:r>
        <w:t>"T</w:t>
      </w:r>
      <w:r w:rsidRPr="0063022D">
        <w:t>ulane University</w:t>
      </w:r>
      <w:r>
        <w:rPr>
          <w:iCs/>
        </w:rPr>
        <w:t>―</w:t>
      </w:r>
      <w:r w:rsidRPr="0063022D">
        <w:t>Exemption Allocation Regulation</w:t>
      </w:r>
      <w:r>
        <w:t>".</w:t>
      </w:r>
    </w:p>
    <w:p w14:paraId="035F257B" w14:textId="77777777" w:rsidR="00650021" w:rsidRPr="0063022D" w:rsidRDefault="00650021" w:rsidP="00650021">
      <w:pPr>
        <w:pStyle w:val="AuthorityNote"/>
      </w:pPr>
      <w:r w:rsidRPr="0063022D">
        <w:t>AUTHORITY NOTE:</w:t>
      </w:r>
      <w:r>
        <w:tab/>
      </w:r>
      <w:r w:rsidRPr="0063022D">
        <w:t>Promulgated in accordance with R.S. 47:1837 and R.S. 47:1856.</w:t>
      </w:r>
    </w:p>
    <w:p w14:paraId="742DA271" w14:textId="77777777" w:rsidR="00650021" w:rsidRPr="0063022D" w:rsidRDefault="00650021" w:rsidP="00650021">
      <w:pPr>
        <w:pStyle w:val="HistoricalNote"/>
      </w:pPr>
      <w:r w:rsidRPr="0063022D">
        <w:t>HISTORICAL NOTE:</w:t>
      </w:r>
      <w:r>
        <w:tab/>
      </w:r>
      <w:r w:rsidRPr="0063022D">
        <w:t>Promulgated by the Department of Revenue and Taxation, Tax Commission, LR 16:1064 (December 1990), amended LR 19:212 (February 1993), amended by the Department of Revenue, Tax Commission, LR 33:</w:t>
      </w:r>
      <w:r>
        <w:t>502 (March 2007).</w:t>
      </w:r>
    </w:p>
    <w:p w14:paraId="15BDC330" w14:textId="77777777" w:rsidR="003F7AE9" w:rsidRPr="00336751" w:rsidRDefault="003F7AE9" w:rsidP="003F7AE9">
      <w:pPr>
        <w:pStyle w:val="Section"/>
      </w:pPr>
      <w:bookmarkStart w:id="2536" w:name="_Toc233690304"/>
      <w:bookmarkStart w:id="2537" w:name="_Toc234030888"/>
      <w:bookmarkStart w:id="2538" w:name="_Toc243721514"/>
      <w:bookmarkStart w:id="2539" w:name="_Toc259619762"/>
      <w:bookmarkStart w:id="2540" w:name="_Toc262718848"/>
      <w:bookmarkStart w:id="2541" w:name="_Toc275165621"/>
      <w:bookmarkStart w:id="2542" w:name="_Toc238197940"/>
      <w:r w:rsidRPr="00336751">
        <w:t>§3511.</w:t>
      </w:r>
      <w:r w:rsidRPr="00336751">
        <w:tab/>
        <w:t>Tulane University―Purpose</w:t>
      </w:r>
      <w:bookmarkEnd w:id="2536"/>
      <w:bookmarkEnd w:id="2537"/>
      <w:bookmarkEnd w:id="2538"/>
      <w:bookmarkEnd w:id="2539"/>
      <w:bookmarkEnd w:id="2540"/>
      <w:bookmarkEnd w:id="2541"/>
      <w:bookmarkEnd w:id="2542"/>
    </w:p>
    <w:p w14:paraId="2BF5BEE9" w14:textId="77777777" w:rsidR="003F7AE9" w:rsidRPr="00336751" w:rsidRDefault="003F7AE9" w:rsidP="003F7AE9">
      <w:pPr>
        <w:pStyle w:val="A"/>
      </w:pPr>
      <w:r w:rsidRPr="00336751">
        <w:t>A.</w:t>
      </w:r>
      <w:r w:rsidRPr="00336751">
        <w:tab/>
        <w:t>This regulation establishes general applicability, definitions, and requirements as it pertains to application of a statewide exemption in favor of Tulane University.</w:t>
      </w:r>
    </w:p>
    <w:p w14:paraId="0DA9CC83" w14:textId="77777777" w:rsidR="003F7AE9" w:rsidRPr="00336751" w:rsidRDefault="003F7AE9" w:rsidP="003F7AE9">
      <w:pPr>
        <w:pStyle w:val="A"/>
      </w:pPr>
      <w:r w:rsidRPr="00336751">
        <w:t>B.</w:t>
      </w:r>
      <w:r w:rsidRPr="00336751">
        <w:tab/>
        <w:t>Tulane University is exempt from property taxes on the followi</w:t>
      </w:r>
      <w:r w:rsidR="00313E9F">
        <w:t>ng types or uses of properties:</w:t>
      </w:r>
    </w:p>
    <w:p w14:paraId="4617653A" w14:textId="77777777" w:rsidR="003F7AE9" w:rsidRPr="00336751" w:rsidRDefault="003F7AE9" w:rsidP="003F7AE9">
      <w:pPr>
        <w:pStyle w:val="1"/>
      </w:pPr>
      <w:r w:rsidRPr="00336751">
        <w:t>1.</w:t>
      </w:r>
      <w:r w:rsidRPr="00336751">
        <w:tab/>
        <w:t>properties use</w:t>
      </w:r>
      <w:r w:rsidR="00313E9F">
        <w:t>d for its educational purposes;</w:t>
      </w:r>
    </w:p>
    <w:p w14:paraId="0A933F49" w14:textId="77777777" w:rsidR="003F7AE9" w:rsidRPr="00336751" w:rsidRDefault="003F7AE9" w:rsidP="003F7AE9">
      <w:pPr>
        <w:pStyle w:val="1"/>
      </w:pPr>
      <w:r w:rsidRPr="00336751">
        <w:t>2.</w:t>
      </w:r>
      <w:r w:rsidRPr="00336751">
        <w:tab/>
        <w:t>vacant, non-i</w:t>
      </w:r>
      <w:r w:rsidR="00313E9F">
        <w:t>ncome producing properties; and</w:t>
      </w:r>
    </w:p>
    <w:p w14:paraId="4DEF857F" w14:textId="77777777" w:rsidR="003F7AE9" w:rsidRPr="00336751" w:rsidRDefault="003F7AE9" w:rsidP="003F7AE9">
      <w:pPr>
        <w:pStyle w:val="1"/>
      </w:pPr>
      <w:r w:rsidRPr="00336751">
        <w:t>3.</w:t>
      </w:r>
      <w:r w:rsidRPr="00336751">
        <w:tab/>
        <w:t>income-producing properties up to a maximum statewide total limit of $5,000,000 in fair market value.</w:t>
      </w:r>
    </w:p>
    <w:p w14:paraId="78E138E4" w14:textId="77777777" w:rsidR="00650021" w:rsidRPr="0063022D" w:rsidRDefault="00650021" w:rsidP="00650021">
      <w:pPr>
        <w:pStyle w:val="A"/>
      </w:pPr>
      <w:r w:rsidRPr="0063022D">
        <w:t>C.</w:t>
      </w:r>
      <w:r w:rsidRPr="0063022D">
        <w:tab/>
      </w:r>
      <w:r w:rsidRPr="00104E29">
        <w:t>Section 3509</w:t>
      </w:r>
      <w:r w:rsidRPr="0063022D">
        <w:t xml:space="preserve"> allocates the $5,000,000 exemption equitably among all Tulane University income producing property subject to ad valorem taxation in the </w:t>
      </w:r>
      <w:r>
        <w:t>s</w:t>
      </w:r>
      <w:r w:rsidRPr="0063022D">
        <w:t>tate of Louisiana.</w:t>
      </w:r>
    </w:p>
    <w:p w14:paraId="73508846" w14:textId="77777777" w:rsidR="00650021" w:rsidRPr="0063022D" w:rsidRDefault="00650021" w:rsidP="00650021">
      <w:pPr>
        <w:pStyle w:val="A"/>
      </w:pPr>
      <w:r w:rsidRPr="0063022D">
        <w:t>D.</w:t>
      </w:r>
      <w:r w:rsidRPr="0063022D">
        <w:tab/>
        <w:t>Louisiana Constitution, Article VII, Section 21 provides that all non-profit companies are exempt from property taxes.</w:t>
      </w:r>
    </w:p>
    <w:p w14:paraId="7388D299" w14:textId="77777777" w:rsidR="00650021" w:rsidRPr="0063022D" w:rsidRDefault="00650021" w:rsidP="00650021">
      <w:pPr>
        <w:pStyle w:val="A"/>
      </w:pPr>
      <w:r w:rsidRPr="0063022D">
        <w:t>E.</w:t>
      </w:r>
      <w:r>
        <w:tab/>
      </w:r>
      <w:r w:rsidRPr="0063022D">
        <w:t xml:space="preserve">The Supreme Court of Louisiana held in </w:t>
      </w:r>
      <w:r w:rsidRPr="00422893">
        <w:rPr>
          <w:i/>
        </w:rPr>
        <w:t>Board of Administrators of the Tulane Educational Fund vs. Louisiana Tax Commission</w:t>
      </w:r>
      <w:r w:rsidRPr="0063022D">
        <w:t xml:space="preserve"> consolidated with </w:t>
      </w:r>
      <w:r w:rsidRPr="00422893">
        <w:rPr>
          <w:i/>
        </w:rPr>
        <w:t>Thomas L. Arnold, Assessor, vs. Board of Administrators of the Tulane Educational Fund</w:t>
      </w:r>
      <w:r w:rsidRPr="0063022D">
        <w:t xml:space="preserve">, dated January 30, 1998, denying an appeal of the decision of the Court of Appeal, </w:t>
      </w:r>
      <w:r>
        <w:t>Fourth</w:t>
      </w:r>
      <w:r w:rsidRPr="0063022D">
        <w:t xml:space="preserve"> Circuit, dated October 1, 1997, that non-income producing or vacant properties owned by a non-profit company are exempt from property taxes under the Louisiana Constitution.</w:t>
      </w:r>
      <w:r>
        <w:t xml:space="preserve"> </w:t>
      </w:r>
      <w:r w:rsidRPr="0063022D">
        <w:t>The Louisiana Attorney General agreed in Opinion Number 01-323, dated September 13, 2001.</w:t>
      </w:r>
    </w:p>
    <w:p w14:paraId="63042A72" w14:textId="77777777" w:rsidR="00650021" w:rsidRPr="0063022D" w:rsidRDefault="00650021" w:rsidP="00650021">
      <w:pPr>
        <w:pStyle w:val="A"/>
      </w:pPr>
      <w:r w:rsidRPr="0063022D">
        <w:t>F.</w:t>
      </w:r>
      <w:r>
        <w:tab/>
      </w:r>
      <w:r w:rsidRPr="0063022D">
        <w:t>Louisiana Constitution, Article VIII, Section 14, reconfirming Act No. 43 of July 21, 1884, provides that, in addition to Tulane</w:t>
      </w:r>
      <w:r>
        <w:t>'</w:t>
      </w:r>
      <w:r w:rsidRPr="0063022D">
        <w:t>s full exemption on properties used for educational purposes and properties that are non-income producing or vacant, Tulane is exempt from property taxes on its first $5,000,000 in Fair Market Value of all income producing properties in Louisiana.</w:t>
      </w:r>
      <w:r>
        <w:t xml:space="preserve"> </w:t>
      </w:r>
      <w:r w:rsidRPr="0063022D">
        <w:t xml:space="preserve">This exemption was confirmed in the decision of the Civil District Court for the Parish of Orleans, Division </w:t>
      </w:r>
      <w:r>
        <w:t>"</w:t>
      </w:r>
      <w:r w:rsidRPr="0063022D">
        <w:t>J</w:t>
      </w:r>
      <w:r>
        <w:t>"</w:t>
      </w:r>
      <w:r w:rsidRPr="0063022D">
        <w:t xml:space="preserve">, Case No. 89-14534, </w:t>
      </w:r>
      <w:r w:rsidRPr="00422893">
        <w:rPr>
          <w:i/>
        </w:rPr>
        <w:t>Board of Administrators of the Tulane Educational Fund vs. The Louisiana Tax Commission</w:t>
      </w:r>
      <w:r w:rsidRPr="0063022D">
        <w:t>, dated April 19, 1990, which was never appealed and is therefore final.</w:t>
      </w:r>
      <w:r>
        <w:t xml:space="preserve"> </w:t>
      </w:r>
      <w:r w:rsidRPr="0063022D">
        <w:t>The Louisiana Tax Commission also confirmed this $5,000,000 exemption in LTC Regulation No. 3509.</w:t>
      </w:r>
    </w:p>
    <w:p w14:paraId="31DD42CA" w14:textId="77777777" w:rsidR="00650021" w:rsidRPr="0063022D" w:rsidRDefault="00650021" w:rsidP="00650021">
      <w:pPr>
        <w:pStyle w:val="A"/>
      </w:pPr>
      <w:r>
        <w:t>G.</w:t>
      </w:r>
      <w:r>
        <w:tab/>
      </w:r>
      <w:r w:rsidRPr="0063022D">
        <w:t xml:space="preserve">To administer this exemption, which extends throughout the </w:t>
      </w:r>
      <w:r>
        <w:t>s</w:t>
      </w:r>
      <w:r w:rsidRPr="0063022D">
        <w:t>tate and requires coordination among all assessors, the Louisiana Tax Commission established LTC Regulation No. 3509 procedures to be followed by all assessors when assessing property owned by Tulane.</w:t>
      </w:r>
      <w:r>
        <w:t xml:space="preserve"> </w:t>
      </w:r>
      <w:r w:rsidRPr="0063022D">
        <w:t xml:space="preserve">The </w:t>
      </w:r>
      <w:r>
        <w:t>c</w:t>
      </w:r>
      <w:r w:rsidRPr="0063022D">
        <w:t xml:space="preserve">ommission instructs each assessor to list each property owned by Tulane as exempt and, at the time the rolls are filed with the </w:t>
      </w:r>
      <w:r>
        <w:t>c</w:t>
      </w:r>
      <w:r w:rsidRPr="0063022D">
        <w:t>ommission, all assessors shall deliver a list of all Tulane properties in their parish or municipal district that are not otherwise exempt from taxation pursuant to Louisiana law (i.e.</w:t>
      </w:r>
      <w:r>
        <w:t>,</w:t>
      </w:r>
      <w:r w:rsidRPr="0063022D">
        <w:t xml:space="preserve"> not used for educational purposes or non-income producing).</w:t>
      </w:r>
      <w:r>
        <w:t xml:space="preserve"> </w:t>
      </w:r>
      <w:r w:rsidRPr="0063022D">
        <w:t>See: Memo of Louisiana Tax Commission to all Assessors, dated December 18, 1991.</w:t>
      </w:r>
    </w:p>
    <w:p w14:paraId="1057FE07" w14:textId="77777777" w:rsidR="00650021" w:rsidRPr="0063022D" w:rsidRDefault="00650021" w:rsidP="00650021">
      <w:pPr>
        <w:pStyle w:val="AuthorityNote"/>
      </w:pPr>
      <w:r w:rsidRPr="0063022D">
        <w:t>AUTHORITY NOTE:</w:t>
      </w:r>
      <w:r>
        <w:tab/>
      </w:r>
      <w:r w:rsidRPr="0063022D">
        <w:t>Promulgated in accordance with R.S. 47:1837 and R.S. 47:1856.</w:t>
      </w:r>
    </w:p>
    <w:p w14:paraId="1AB90054" w14:textId="77777777" w:rsidR="00650021" w:rsidRPr="0063022D" w:rsidRDefault="00650021" w:rsidP="00650021">
      <w:pPr>
        <w:pStyle w:val="HistoricalNote"/>
      </w:pPr>
      <w:r w:rsidRPr="0063022D">
        <w:t>HISTORICAL NOTE:</w:t>
      </w:r>
      <w:r>
        <w:tab/>
      </w:r>
      <w:r w:rsidRPr="0063022D">
        <w:t>Promulgated by the Department of Revenue, Tax Commission, LR 31:724 (March 2005), amended LR 33</w:t>
      </w:r>
      <w:r>
        <w:t>:502 (March 2007).</w:t>
      </w:r>
    </w:p>
    <w:p w14:paraId="464E4951" w14:textId="77777777" w:rsidR="003F7AE9" w:rsidRPr="00336751" w:rsidRDefault="003F7AE9" w:rsidP="003F7AE9">
      <w:pPr>
        <w:pStyle w:val="Section"/>
      </w:pPr>
      <w:bookmarkStart w:id="2543" w:name="_Toc233690305"/>
      <w:bookmarkStart w:id="2544" w:name="_Toc234030889"/>
      <w:bookmarkStart w:id="2545" w:name="_Toc243721515"/>
      <w:bookmarkStart w:id="2546" w:name="_Toc259619763"/>
      <w:bookmarkStart w:id="2547" w:name="_Toc262718849"/>
      <w:bookmarkStart w:id="2548" w:name="_Toc275165622"/>
      <w:bookmarkStart w:id="2549" w:name="_Toc238197941"/>
      <w:r w:rsidRPr="00336751">
        <w:lastRenderedPageBreak/>
        <w:t>§3513.</w:t>
      </w:r>
      <w:r w:rsidRPr="00336751">
        <w:tab/>
        <w:t>Tulane University―Definitions</w:t>
      </w:r>
      <w:bookmarkEnd w:id="2543"/>
      <w:bookmarkEnd w:id="2544"/>
      <w:bookmarkEnd w:id="2545"/>
      <w:bookmarkEnd w:id="2546"/>
      <w:bookmarkEnd w:id="2547"/>
      <w:bookmarkEnd w:id="2548"/>
      <w:bookmarkEnd w:id="2549"/>
    </w:p>
    <w:p w14:paraId="445F881C" w14:textId="77777777" w:rsidR="00650021" w:rsidRPr="0063022D" w:rsidRDefault="00650021" w:rsidP="00650021">
      <w:pPr>
        <w:pStyle w:val="A"/>
      </w:pPr>
      <w:r w:rsidRPr="0063022D">
        <w:t>A.</w:t>
      </w:r>
      <w:r w:rsidRPr="0063022D">
        <w:tab/>
        <w:t xml:space="preserve">For the purpose of this </w:t>
      </w:r>
      <w:r>
        <w:t>S</w:t>
      </w:r>
      <w:r w:rsidRPr="0063022D">
        <w:t xml:space="preserve">ection, </w:t>
      </w:r>
      <w:r>
        <w:t>the following definitions apply.</w:t>
      </w:r>
    </w:p>
    <w:p w14:paraId="1FF5724A" w14:textId="77777777" w:rsidR="00650021" w:rsidRPr="0063022D" w:rsidRDefault="00650021" w:rsidP="00650021">
      <w:pPr>
        <w:pStyle w:val="1"/>
      </w:pPr>
      <w:r w:rsidRPr="00976231">
        <w:rPr>
          <w:i/>
        </w:rPr>
        <w:t>Allocation Formula</w:t>
      </w:r>
      <w:r w:rsidR="00B41319">
        <w:rPr>
          <w:iCs/>
        </w:rPr>
        <w:sym w:font="Symbol" w:char="F0BE"/>
      </w:r>
      <w:r w:rsidRPr="0063022D">
        <w:t>defined in LTC Regulation 3519.</w:t>
      </w:r>
    </w:p>
    <w:p w14:paraId="262E4BBD" w14:textId="77777777" w:rsidR="00650021" w:rsidRPr="0063022D" w:rsidRDefault="00650021" w:rsidP="00305135">
      <w:pPr>
        <w:pStyle w:val="1"/>
        <w:spacing w:after="80"/>
      </w:pPr>
      <w:r w:rsidRPr="00976231">
        <w:rPr>
          <w:i/>
        </w:rPr>
        <w:t xml:space="preserve">Assessed Value </w:t>
      </w:r>
      <w:r w:rsidRPr="00B41319">
        <w:t>(</w:t>
      </w:r>
      <w:r w:rsidRPr="00976231">
        <w:rPr>
          <w:i/>
        </w:rPr>
        <w:t>AV</w:t>
      </w:r>
      <w:r w:rsidRPr="00B41319">
        <w:t>)</w:t>
      </w:r>
      <w:r w:rsidR="00B41319">
        <w:rPr>
          <w:iCs/>
        </w:rPr>
        <w:sym w:font="Symbol" w:char="F0BE"/>
      </w:r>
      <w:r w:rsidRPr="0063022D">
        <w:t>determined according to Louisiana law.</w:t>
      </w:r>
    </w:p>
    <w:p w14:paraId="591C56BE" w14:textId="77777777" w:rsidR="00650021" w:rsidRPr="0063022D" w:rsidRDefault="00650021" w:rsidP="00305135">
      <w:pPr>
        <w:pStyle w:val="1"/>
        <w:spacing w:after="80"/>
      </w:pPr>
      <w:r w:rsidRPr="00976231">
        <w:rPr>
          <w:i/>
        </w:rPr>
        <w:t>Commission</w:t>
      </w:r>
      <w:r w:rsidR="00B41319">
        <w:rPr>
          <w:iCs/>
        </w:rPr>
        <w:sym w:font="Symbol" w:char="F0BE"/>
      </w:r>
      <w:r w:rsidRPr="0063022D">
        <w:t xml:space="preserve">the Louisiana Tax Commission (sometimes referred to as </w:t>
      </w:r>
      <w:r>
        <w:t>"</w:t>
      </w:r>
      <w:r w:rsidRPr="0063022D">
        <w:t>LTC</w:t>
      </w:r>
      <w:r>
        <w:t>"</w:t>
      </w:r>
      <w:r w:rsidRPr="0063022D">
        <w:t>).</w:t>
      </w:r>
    </w:p>
    <w:p w14:paraId="2F38A2FF" w14:textId="77777777" w:rsidR="00650021" w:rsidRPr="0063022D" w:rsidRDefault="00650021" w:rsidP="00305135">
      <w:pPr>
        <w:pStyle w:val="1"/>
        <w:spacing w:after="80"/>
      </w:pPr>
      <w:r w:rsidRPr="00976231">
        <w:rPr>
          <w:i/>
        </w:rPr>
        <w:t>FMV Each Improvement</w:t>
      </w:r>
      <w:r w:rsidR="00B41319">
        <w:rPr>
          <w:iCs/>
        </w:rPr>
        <w:sym w:font="Symbol" w:char="F0BE"/>
      </w:r>
      <w:r w:rsidRPr="0063022D">
        <w:t>the Fair Market Value of all buildings and improvements in each tax assessment. (Tax assessors should issue one tax assessment amount for all buildings and improvements.)</w:t>
      </w:r>
    </w:p>
    <w:p w14:paraId="2AD1E0A9" w14:textId="77777777" w:rsidR="00650021" w:rsidRPr="0063022D" w:rsidRDefault="00650021" w:rsidP="00305135">
      <w:pPr>
        <w:pStyle w:val="1"/>
        <w:spacing w:after="80"/>
      </w:pPr>
      <w:r w:rsidRPr="00976231">
        <w:rPr>
          <w:i/>
        </w:rPr>
        <w:t>FMV Each Land Parcel</w:t>
      </w:r>
      <w:r w:rsidR="00B41319">
        <w:rPr>
          <w:iCs/>
        </w:rPr>
        <w:sym w:font="Symbol" w:char="F0BE"/>
      </w:r>
      <w:r w:rsidRPr="0063022D">
        <w:t>the Fair Market Value of all land in each tax assessment included in Non-Exempt Property.</w:t>
      </w:r>
    </w:p>
    <w:p w14:paraId="50A48CEF" w14:textId="77777777" w:rsidR="00650021" w:rsidRPr="0063022D" w:rsidRDefault="00650021" w:rsidP="00305135">
      <w:pPr>
        <w:pStyle w:val="1"/>
        <w:spacing w:after="80"/>
      </w:pPr>
      <w:r w:rsidRPr="00976231">
        <w:rPr>
          <w:i/>
        </w:rPr>
        <w:t>FMV Improvements Statewide</w:t>
      </w:r>
      <w:r w:rsidR="00B41319">
        <w:rPr>
          <w:iCs/>
        </w:rPr>
        <w:sym w:font="Symbol" w:char="F0BE"/>
      </w:r>
      <w:r w:rsidRPr="0063022D">
        <w:t>the total Fair Market Value of all buildings and improvements included in Non-Exempt Property.</w:t>
      </w:r>
    </w:p>
    <w:p w14:paraId="53BF88FC" w14:textId="77777777" w:rsidR="00650021" w:rsidRPr="0063022D" w:rsidRDefault="00650021" w:rsidP="00305135">
      <w:pPr>
        <w:pStyle w:val="1"/>
        <w:spacing w:after="80"/>
      </w:pPr>
      <w:r w:rsidRPr="00976231">
        <w:rPr>
          <w:i/>
        </w:rPr>
        <w:t>FMV Land Statewide</w:t>
      </w:r>
      <w:r w:rsidR="00B41319">
        <w:rPr>
          <w:iCs/>
        </w:rPr>
        <w:sym w:font="Symbol" w:char="F0BE"/>
      </w:r>
      <w:r w:rsidRPr="0063022D">
        <w:t>the total Fair Market Value of all land included in Non-Exempt Property.</w:t>
      </w:r>
    </w:p>
    <w:p w14:paraId="75F7156B" w14:textId="77777777" w:rsidR="00B41319" w:rsidRDefault="00B41319" w:rsidP="00305135">
      <w:pPr>
        <w:pStyle w:val="1"/>
        <w:spacing w:after="80"/>
        <w:rPr>
          <w:i/>
        </w:rPr>
      </w:pPr>
      <w:r w:rsidRPr="00976231">
        <w:rPr>
          <w:i/>
        </w:rPr>
        <w:t xml:space="preserve">Fair Market Value </w:t>
      </w:r>
      <w:r w:rsidRPr="00B41319">
        <w:t>(</w:t>
      </w:r>
      <w:r w:rsidRPr="00976231">
        <w:rPr>
          <w:i/>
        </w:rPr>
        <w:t>FMV</w:t>
      </w:r>
      <w:r w:rsidRPr="00B41319">
        <w:t>)</w:t>
      </w:r>
      <w:r>
        <w:rPr>
          <w:iCs/>
        </w:rPr>
        <w:sym w:font="Symbol" w:char="F0BE"/>
      </w:r>
      <w:r w:rsidRPr="0063022D">
        <w:t>defined by Louisiana law.</w:t>
      </w:r>
    </w:p>
    <w:p w14:paraId="22FD9CF7" w14:textId="77777777" w:rsidR="00650021" w:rsidRPr="0063022D" w:rsidRDefault="00650021" w:rsidP="00305135">
      <w:pPr>
        <w:pStyle w:val="1"/>
        <w:spacing w:after="80"/>
      </w:pPr>
      <w:r w:rsidRPr="00976231">
        <w:rPr>
          <w:i/>
        </w:rPr>
        <w:t>Improvement Assessment Ratio</w:t>
      </w:r>
      <w:r w:rsidR="00B41319">
        <w:rPr>
          <w:iCs/>
        </w:rPr>
        <w:sym w:font="Symbol" w:char="F0BE"/>
      </w:r>
      <w:r w:rsidRPr="0063022D">
        <w:t xml:space="preserve">for Commercial Properties, </w:t>
      </w:r>
      <w:r>
        <w:t>15</w:t>
      </w:r>
      <w:r w:rsidRPr="0063022D">
        <w:t xml:space="preserve"> percent of the Fair Market Value of the buildings and other improvements only and for Residential Properties, </w:t>
      </w:r>
      <w:r>
        <w:t>10</w:t>
      </w:r>
      <w:r w:rsidRPr="0063022D">
        <w:t xml:space="preserve"> percent of the Fair Market Value of the buildings and other improvements only.</w:t>
      </w:r>
    </w:p>
    <w:p w14:paraId="767B6334" w14:textId="77777777" w:rsidR="00650021" w:rsidRPr="0063022D" w:rsidRDefault="00650021" w:rsidP="00305135">
      <w:pPr>
        <w:pStyle w:val="1"/>
        <w:spacing w:after="80"/>
      </w:pPr>
      <w:r w:rsidRPr="00976231">
        <w:rPr>
          <w:i/>
        </w:rPr>
        <w:t>Land Assessment Ratio</w:t>
      </w:r>
      <w:r w:rsidR="00B41319">
        <w:rPr>
          <w:iCs/>
        </w:rPr>
        <w:sym w:font="Symbol" w:char="F0BE"/>
      </w:r>
      <w:r>
        <w:t>10</w:t>
      </w:r>
      <w:r w:rsidRPr="0063022D">
        <w:t xml:space="preserve"> percent of the Fair Market Value of the land only.</w:t>
      </w:r>
    </w:p>
    <w:p w14:paraId="7699B9EC" w14:textId="77777777" w:rsidR="00650021" w:rsidRPr="0063022D" w:rsidRDefault="00650021" w:rsidP="00305135">
      <w:pPr>
        <w:pStyle w:val="1"/>
        <w:spacing w:after="80"/>
      </w:pPr>
      <w:r w:rsidRPr="00976231">
        <w:rPr>
          <w:i/>
        </w:rPr>
        <w:t xml:space="preserve">Louisiana Tax Commission Form TC-TU01-A </w:t>
      </w:r>
      <w:r w:rsidRPr="00B41319">
        <w:t>(</w:t>
      </w:r>
      <w:r w:rsidRPr="00976231">
        <w:rPr>
          <w:i/>
        </w:rPr>
        <w:t>Tulane Non-Exempt Property Report</w:t>
      </w:r>
      <w:r w:rsidRPr="00B41319">
        <w:t>)</w:t>
      </w:r>
      <w:r w:rsidR="00B41319">
        <w:rPr>
          <w:iCs/>
        </w:rPr>
        <w:sym w:font="Symbol" w:char="F0BE"/>
      </w:r>
      <w:r w:rsidRPr="0063022D">
        <w:t>the form adopted by the Commission for Tulane University to provide its list of Non-Exempt Property.</w:t>
      </w:r>
    </w:p>
    <w:p w14:paraId="027E92A4" w14:textId="77777777" w:rsidR="00650021" w:rsidRPr="0063022D" w:rsidRDefault="00650021" w:rsidP="00305135">
      <w:pPr>
        <w:pStyle w:val="1"/>
        <w:spacing w:after="80"/>
      </w:pPr>
      <w:r w:rsidRPr="00976231">
        <w:rPr>
          <w:i/>
        </w:rPr>
        <w:t>Louisiana Tax Commission Form TC-TU01-B (Tulane Non-Exempt Property Report of the Pre-Exemption Property Values)</w:t>
      </w:r>
      <w:r w:rsidR="00B41319">
        <w:rPr>
          <w:iCs/>
        </w:rPr>
        <w:sym w:font="Symbol" w:char="F0BE"/>
      </w:r>
      <w:r w:rsidRPr="0063022D">
        <w:t>the form completed by the Tax Assessor to provide to Tulane University and the commission the Tax Assessor</w:t>
      </w:r>
      <w:r>
        <w:t>'</w:t>
      </w:r>
      <w:r w:rsidRPr="0063022D">
        <w:t>s proposed Fair Market Value and Assessed Value of Tulane University</w:t>
      </w:r>
      <w:r>
        <w:t>'</w:t>
      </w:r>
      <w:r w:rsidRPr="0063022D">
        <w:t>s Non-Exempt Property.</w:t>
      </w:r>
    </w:p>
    <w:p w14:paraId="4CCC5373" w14:textId="77777777" w:rsidR="00650021" w:rsidRPr="0063022D" w:rsidRDefault="00650021" w:rsidP="00650021">
      <w:pPr>
        <w:pStyle w:val="1"/>
      </w:pPr>
      <w:r w:rsidRPr="00976231">
        <w:rPr>
          <w:i/>
        </w:rPr>
        <w:t xml:space="preserve">Louisiana Tax Commission Form TC-TU02 </w:t>
      </w:r>
      <w:r w:rsidRPr="00B41319">
        <w:t>(</w:t>
      </w:r>
      <w:r w:rsidRPr="00976231">
        <w:rPr>
          <w:i/>
        </w:rPr>
        <w:t>Tulane University Exemption Allocation Report</w:t>
      </w:r>
      <w:r w:rsidRPr="00B41319">
        <w:t>)</w:t>
      </w:r>
      <w:r w:rsidR="00B41319">
        <w:rPr>
          <w:iCs/>
        </w:rPr>
        <w:sym w:font="Symbol" w:char="F0BE"/>
      </w:r>
      <w:r>
        <w:t>the form adopted by the c</w:t>
      </w:r>
      <w:r w:rsidRPr="0063022D">
        <w:t>ommission in the form of a spreadsheet with formulas to be used for allocation of the Tulane Exemption.</w:t>
      </w:r>
    </w:p>
    <w:p w14:paraId="55AA539F" w14:textId="77777777" w:rsidR="00650021" w:rsidRPr="0063022D" w:rsidRDefault="00650021" w:rsidP="00305135">
      <w:pPr>
        <w:pStyle w:val="1"/>
        <w:spacing w:after="80"/>
      </w:pPr>
      <w:r w:rsidRPr="00976231">
        <w:rPr>
          <w:i/>
        </w:rPr>
        <w:t>Net Fair Market Value of a Property</w:t>
      </w:r>
      <w:r w:rsidR="00B41319">
        <w:rPr>
          <w:iCs/>
        </w:rPr>
        <w:sym w:font="Symbol" w:char="F0BE"/>
      </w:r>
      <w:r w:rsidRPr="0063022D">
        <w:t>the Fair Market Value of that property minus its Pro-rata Share.</w:t>
      </w:r>
    </w:p>
    <w:p w14:paraId="0256DA60" w14:textId="77777777" w:rsidR="00650021" w:rsidRPr="0063022D" w:rsidRDefault="00650021" w:rsidP="00305135">
      <w:pPr>
        <w:pStyle w:val="1"/>
        <w:spacing w:after="80"/>
      </w:pPr>
      <w:r w:rsidRPr="005D3CC3">
        <w:rPr>
          <w:i/>
        </w:rPr>
        <w:t>Non-Exempt Property</w:t>
      </w:r>
      <w:r w:rsidR="00B41319">
        <w:rPr>
          <w:iCs/>
        </w:rPr>
        <w:sym w:font="Symbol" w:char="F0BE"/>
      </w:r>
      <w:r w:rsidRPr="0063022D">
        <w:t>any property own</w:t>
      </w:r>
      <w:r>
        <w:t>ed by Tulane University in the s</w:t>
      </w:r>
      <w:r w:rsidRPr="0063022D">
        <w:t>tate of Louisiana that is not exempt by Louisiana law for ad valorem tax purposes prior to application of the Tulane exemption.</w:t>
      </w:r>
    </w:p>
    <w:p w14:paraId="59043FA8" w14:textId="77777777" w:rsidR="00650021" w:rsidRPr="0063022D" w:rsidRDefault="00650021" w:rsidP="00305135">
      <w:pPr>
        <w:pStyle w:val="1"/>
        <w:spacing w:after="80"/>
      </w:pPr>
      <w:r w:rsidRPr="005D3CC3">
        <w:rPr>
          <w:i/>
        </w:rPr>
        <w:t>Pro-Rata Share</w:t>
      </w:r>
      <w:r w:rsidR="00B41319">
        <w:rPr>
          <w:iCs/>
        </w:rPr>
        <w:sym w:font="Symbol" w:char="F0BE"/>
      </w:r>
      <w:r w:rsidRPr="0063022D">
        <w:t>that portion of the Tulane Exemption allocated to each Non-Exempt Property according to the Allocation Formula.</w:t>
      </w:r>
    </w:p>
    <w:p w14:paraId="130B0560" w14:textId="77777777" w:rsidR="00650021" w:rsidRPr="0063022D" w:rsidRDefault="00650021" w:rsidP="00305135">
      <w:pPr>
        <w:pStyle w:val="1"/>
        <w:spacing w:after="80"/>
      </w:pPr>
      <w:r w:rsidRPr="005D3CC3">
        <w:rPr>
          <w:i/>
        </w:rPr>
        <w:t>Tax Assessor</w:t>
      </w:r>
      <w:r w:rsidR="00B41319">
        <w:rPr>
          <w:iCs/>
        </w:rPr>
        <w:sym w:font="Symbol" w:char="F0BE"/>
      </w:r>
      <w:r w:rsidRPr="0063022D">
        <w:t xml:space="preserve">all tax assessors within the </w:t>
      </w:r>
      <w:r>
        <w:t>s</w:t>
      </w:r>
      <w:r w:rsidRPr="0063022D">
        <w:t>tate of Louisiana, individually and/or jointly, whose jurisdiction includes property owned by Tulane University.</w:t>
      </w:r>
    </w:p>
    <w:p w14:paraId="28D9E93A" w14:textId="77777777" w:rsidR="00650021" w:rsidRPr="0063022D" w:rsidRDefault="00650021" w:rsidP="00305135">
      <w:pPr>
        <w:pStyle w:val="1"/>
        <w:spacing w:after="80"/>
      </w:pPr>
      <w:r w:rsidRPr="005D3CC3">
        <w:rPr>
          <w:i/>
        </w:rPr>
        <w:t>Tulane Exemption</w:t>
      </w:r>
      <w:r w:rsidR="00B41319">
        <w:rPr>
          <w:iCs/>
        </w:rPr>
        <w:sym w:font="Symbol" w:char="F0BE"/>
      </w:r>
      <w:r w:rsidRPr="0063022D">
        <w:t>the $5,000,000 exemption as provided in Act 1884, No. 43.</w:t>
      </w:r>
    </w:p>
    <w:p w14:paraId="4AD51622" w14:textId="77777777" w:rsidR="00650021" w:rsidRPr="0063022D" w:rsidRDefault="00650021" w:rsidP="00305135">
      <w:pPr>
        <w:pStyle w:val="1"/>
        <w:spacing w:after="80"/>
      </w:pPr>
      <w:r w:rsidRPr="005D3CC3">
        <w:rPr>
          <w:i/>
        </w:rPr>
        <w:t>Tulane Hearing Date</w:t>
      </w:r>
      <w:r w:rsidR="00B41319">
        <w:rPr>
          <w:iCs/>
        </w:rPr>
        <w:sym w:font="Symbol" w:char="F0BE"/>
      </w:r>
      <w:r w:rsidRPr="0063022D">
        <w:t xml:space="preserve">the first Wednesday and/or Thursday of each December shall be the </w:t>
      </w:r>
      <w:r>
        <w:t>c</w:t>
      </w:r>
      <w:r w:rsidRPr="0063022D">
        <w:t>ommission hearing date for resolution of any property valuation issues, and/or allocation of the Tulane Exemption, and/or ordering issuance of supplements and change orders to the tax rolls.</w:t>
      </w:r>
      <w:r>
        <w:t xml:space="preserve"> </w:t>
      </w:r>
      <w:r w:rsidRPr="0063022D">
        <w:t xml:space="preserve">If after the closing of the rolls in all Louisiana parishes in which Tulane University owns Non-Exempt Property, there is no dispute as to the Fair Market Value of any Non-Exempt Property, the </w:t>
      </w:r>
      <w:r>
        <w:t>c</w:t>
      </w:r>
      <w:r w:rsidRPr="0063022D">
        <w:t>ommission, at its discretion, may hold a hearing at an earlier date.</w:t>
      </w:r>
    </w:p>
    <w:p w14:paraId="6BBEFBCD" w14:textId="77777777" w:rsidR="00650021" w:rsidRPr="0063022D" w:rsidRDefault="00650021" w:rsidP="00305135">
      <w:pPr>
        <w:pStyle w:val="1"/>
        <w:spacing w:after="80"/>
      </w:pPr>
      <w:r w:rsidRPr="005D3CC3">
        <w:rPr>
          <w:i/>
        </w:rPr>
        <w:t>Tulane University</w:t>
      </w:r>
      <w:r w:rsidR="00B41319">
        <w:rPr>
          <w:iCs/>
        </w:rPr>
        <w:sym w:font="Symbol" w:char="F0BE"/>
      </w:r>
      <w:r w:rsidRPr="0063022D">
        <w:t>the Administrators of the Tulane Educational Fund, a Louisiana Non-Profit Corporation.</w:t>
      </w:r>
    </w:p>
    <w:p w14:paraId="18CEE56E" w14:textId="77777777" w:rsidR="00650021" w:rsidRPr="0063022D" w:rsidRDefault="00650021" w:rsidP="00650021">
      <w:pPr>
        <w:pStyle w:val="AuthorityNote"/>
      </w:pPr>
      <w:r w:rsidRPr="0063022D">
        <w:t>AUTHORITY NOTE:</w:t>
      </w:r>
      <w:r>
        <w:tab/>
      </w:r>
      <w:r w:rsidRPr="0063022D">
        <w:t>Promulgated in accordance with R.S. 47:1837 and R.S.</w:t>
      </w:r>
      <w:r>
        <w:t xml:space="preserve"> </w:t>
      </w:r>
      <w:r w:rsidRPr="0063022D">
        <w:t>47:1856.</w:t>
      </w:r>
    </w:p>
    <w:p w14:paraId="54446D79" w14:textId="77777777" w:rsidR="00650021" w:rsidRPr="0063022D" w:rsidRDefault="00650021" w:rsidP="00650021">
      <w:pPr>
        <w:pStyle w:val="HistoricalNote"/>
      </w:pPr>
      <w:r w:rsidRPr="0063022D">
        <w:t>HISTORICAL NOTE:</w:t>
      </w:r>
      <w:r>
        <w:tab/>
      </w:r>
      <w:r w:rsidRPr="0063022D">
        <w:t>Promulgated by the Department of Revenue, Tax Commission, LR 31:7</w:t>
      </w:r>
      <w:r>
        <w:t>24 (March 2005), amended LR 33:503 (March 2007).</w:t>
      </w:r>
    </w:p>
    <w:p w14:paraId="6028A3DB" w14:textId="77777777" w:rsidR="003F7AE9" w:rsidRPr="00336751" w:rsidRDefault="003F7AE9" w:rsidP="00305135">
      <w:pPr>
        <w:pStyle w:val="Section"/>
        <w:spacing w:after="80"/>
      </w:pPr>
      <w:bookmarkStart w:id="2550" w:name="_Toc233690306"/>
      <w:bookmarkStart w:id="2551" w:name="_Toc234030890"/>
      <w:bookmarkStart w:id="2552" w:name="_Toc243721516"/>
      <w:bookmarkStart w:id="2553" w:name="_Toc259619764"/>
      <w:bookmarkStart w:id="2554" w:name="_Toc262718850"/>
      <w:bookmarkStart w:id="2555" w:name="_Toc275165623"/>
      <w:bookmarkStart w:id="2556" w:name="_Toc238197942"/>
      <w:r w:rsidRPr="00336751">
        <w:t>§</w:t>
      </w:r>
      <w:r w:rsidRPr="003F7AE9">
        <w:t>3515</w:t>
      </w:r>
      <w:r w:rsidRPr="00336751">
        <w:t>.</w:t>
      </w:r>
      <w:r w:rsidRPr="00336751">
        <w:tab/>
        <w:t>General Rule</w:t>
      </w:r>
      <w:bookmarkEnd w:id="2550"/>
      <w:bookmarkEnd w:id="2551"/>
      <w:bookmarkEnd w:id="2552"/>
      <w:bookmarkEnd w:id="2553"/>
      <w:bookmarkEnd w:id="2554"/>
      <w:bookmarkEnd w:id="2555"/>
      <w:bookmarkEnd w:id="2556"/>
    </w:p>
    <w:p w14:paraId="1222EDCA" w14:textId="77777777" w:rsidR="003F7AE9" w:rsidRPr="00336751" w:rsidRDefault="003F7AE9" w:rsidP="00305135">
      <w:pPr>
        <w:pStyle w:val="A"/>
        <w:spacing w:after="80"/>
      </w:pPr>
      <w:r w:rsidRPr="00336751">
        <w:t>A.</w:t>
      </w:r>
      <w:r w:rsidRPr="00336751">
        <w:tab/>
        <w:t>Each property of Tulane University statewide for each tax year shall be and remain marked as exempt on all tax rolls until the commission has allocated the Tulane exemption across all non-exempt property according to the allocation formula and delivers its supplements or change orders to each reporting parish indicating the net fair market value and resulting assessed value for the land and improvements of each non-exempt property.</w:t>
      </w:r>
    </w:p>
    <w:p w14:paraId="61092111" w14:textId="77777777" w:rsidR="003F7AE9" w:rsidRPr="00336751" w:rsidRDefault="003F7AE9" w:rsidP="00305135">
      <w:pPr>
        <w:pStyle w:val="A"/>
        <w:spacing w:after="80"/>
      </w:pPr>
      <w:r w:rsidRPr="00336751">
        <w:t>B.</w:t>
      </w:r>
      <w:r w:rsidRPr="00336751">
        <w:tab/>
        <w:t>Should the fair market value of Tulane University's non-exempt property exceed the Tulane exemption then the commission shall determine the net fair market value and resulting assessed value of each non-exempt property according to the allocation formula.</w:t>
      </w:r>
    </w:p>
    <w:p w14:paraId="36467C57" w14:textId="77777777" w:rsidR="003F7AE9" w:rsidRPr="00336751" w:rsidRDefault="003F7AE9" w:rsidP="00305135">
      <w:pPr>
        <w:pStyle w:val="A"/>
        <w:spacing w:after="80"/>
      </w:pPr>
      <w:r w:rsidRPr="00336751">
        <w:t>C.</w:t>
      </w:r>
      <w:r w:rsidRPr="00336751">
        <w:tab/>
        <w:t>The property status as of January 1st (August 1st preceding the tax year for Orleans Parish) each tax year shall determine whether a property is non-exempt property.</w:t>
      </w:r>
    </w:p>
    <w:p w14:paraId="491CF66A" w14:textId="77777777" w:rsidR="003F7AE9" w:rsidRPr="00336751" w:rsidRDefault="003F7AE9" w:rsidP="00305135">
      <w:pPr>
        <w:pStyle w:val="A"/>
        <w:spacing w:after="80"/>
      </w:pPr>
      <w:r w:rsidRPr="00336751">
        <w:t>D.</w:t>
      </w:r>
      <w:r w:rsidRPr="00336751">
        <w:tab/>
        <w:t>Since Orleans Parish imposes a prospective taxable year for ad valorem taxes and all other parishes in the state impose a retrospective taxable year, for the purpose of allocation of the Tulane exemption only, and no other matter, the prospective taxable year of Orleans Parish and the retrospective taxable year applicable in all other parishes shall be considered the same taxable year.</w:t>
      </w:r>
    </w:p>
    <w:p w14:paraId="77260E0E" w14:textId="77777777" w:rsidR="00650021" w:rsidRPr="0063022D" w:rsidRDefault="00650021" w:rsidP="00305135">
      <w:pPr>
        <w:pStyle w:val="A"/>
        <w:spacing w:after="60"/>
      </w:pPr>
      <w:r>
        <w:t>E.</w:t>
      </w:r>
      <w:r>
        <w:tab/>
      </w:r>
      <w:r w:rsidRPr="0063022D">
        <w:t>All Tax Assessors and related governmental entities shall use current, accurate property legal descriptions found</w:t>
      </w:r>
      <w:r>
        <w:t xml:space="preserve"> </w:t>
      </w:r>
      <w:r w:rsidRPr="0063022D">
        <w:t xml:space="preserve">in the public records for all real estate assessments, correspondence, and notices when complying with </w:t>
      </w:r>
      <w:r w:rsidR="00A36638">
        <w:t>§</w:t>
      </w:r>
      <w:r w:rsidRPr="00104E29">
        <w:t>3509.</w:t>
      </w:r>
    </w:p>
    <w:p w14:paraId="09F62F38" w14:textId="77777777" w:rsidR="00EB662B" w:rsidRPr="00CA33DC" w:rsidRDefault="00EB662B" w:rsidP="00305135">
      <w:pPr>
        <w:pStyle w:val="A"/>
        <w:spacing w:after="80"/>
      </w:pPr>
      <w:r w:rsidRPr="00CA33DC">
        <w:t>F.</w:t>
      </w:r>
      <w:r w:rsidRPr="00CA33DC">
        <w:tab/>
        <w:t>All Tulane University property tax bills and related correspondence shall be sent to:</w:t>
      </w:r>
    </w:p>
    <w:p w14:paraId="447E1BD5" w14:textId="77777777" w:rsidR="00EB662B" w:rsidRPr="00EB662B" w:rsidRDefault="00EB662B" w:rsidP="00EB662B">
      <w:pPr>
        <w:pStyle w:val="Text"/>
        <w:spacing w:after="0" w:line="240" w:lineRule="auto"/>
        <w:ind w:firstLine="806"/>
        <w:rPr>
          <w:sz w:val="16"/>
          <w:szCs w:val="16"/>
        </w:rPr>
      </w:pPr>
      <w:r w:rsidRPr="00EB662B">
        <w:rPr>
          <w:sz w:val="16"/>
          <w:szCs w:val="16"/>
        </w:rPr>
        <w:t>Tulane University</w:t>
      </w:r>
    </w:p>
    <w:p w14:paraId="34FEA5D4" w14:textId="77777777" w:rsidR="00EB662B" w:rsidRPr="00EB662B" w:rsidRDefault="00EB662B" w:rsidP="00EB662B">
      <w:pPr>
        <w:pStyle w:val="Text"/>
        <w:spacing w:after="0" w:line="240" w:lineRule="auto"/>
        <w:ind w:firstLine="806"/>
        <w:rPr>
          <w:sz w:val="16"/>
          <w:szCs w:val="16"/>
        </w:rPr>
      </w:pPr>
      <w:r w:rsidRPr="00EB662B">
        <w:rPr>
          <w:sz w:val="16"/>
          <w:szCs w:val="16"/>
        </w:rPr>
        <w:t>Attention: Director of Real Estate</w:t>
      </w:r>
    </w:p>
    <w:p w14:paraId="282C7BA0" w14:textId="77777777" w:rsidR="00EB662B" w:rsidRPr="00EB662B" w:rsidRDefault="00EB662B" w:rsidP="00EB662B">
      <w:pPr>
        <w:pStyle w:val="Text"/>
        <w:spacing w:after="0" w:line="240" w:lineRule="auto"/>
        <w:ind w:firstLine="806"/>
        <w:rPr>
          <w:sz w:val="16"/>
          <w:szCs w:val="16"/>
        </w:rPr>
      </w:pPr>
      <w:r w:rsidRPr="00EB662B">
        <w:rPr>
          <w:sz w:val="16"/>
          <w:szCs w:val="16"/>
        </w:rPr>
        <w:t>800 East Commerce Road, Suite 201</w:t>
      </w:r>
    </w:p>
    <w:p w14:paraId="4D8F7926" w14:textId="77777777" w:rsidR="00EB662B" w:rsidRPr="00EB662B" w:rsidRDefault="00EB662B" w:rsidP="00EB662B">
      <w:pPr>
        <w:pStyle w:val="Text"/>
        <w:spacing w:after="0" w:line="240" w:lineRule="auto"/>
        <w:ind w:firstLine="806"/>
        <w:rPr>
          <w:sz w:val="16"/>
          <w:szCs w:val="16"/>
        </w:rPr>
      </w:pPr>
      <w:r w:rsidRPr="00EB662B">
        <w:rPr>
          <w:sz w:val="16"/>
          <w:szCs w:val="16"/>
        </w:rPr>
        <w:t>Harahan, LA 70123-3452</w:t>
      </w:r>
    </w:p>
    <w:p w14:paraId="14278059" w14:textId="77777777" w:rsidR="003F7AE9" w:rsidRPr="00336751" w:rsidRDefault="003F7AE9" w:rsidP="00305135">
      <w:pPr>
        <w:pStyle w:val="A"/>
        <w:spacing w:before="80" w:after="80"/>
      </w:pPr>
      <w:r w:rsidRPr="00336751">
        <w:lastRenderedPageBreak/>
        <w:t>G.</w:t>
      </w:r>
      <w:r w:rsidRPr="00336751">
        <w:tab/>
        <w:t>All correspondence to the commission related to Regulation 3509 shall be sent to:</w:t>
      </w:r>
    </w:p>
    <w:p w14:paraId="4A738C21" w14:textId="77777777" w:rsidR="003F7AE9" w:rsidRPr="003F7AE9" w:rsidRDefault="003F7AE9" w:rsidP="003F7AE9">
      <w:pPr>
        <w:pStyle w:val="Text"/>
        <w:spacing w:after="0" w:line="240" w:lineRule="auto"/>
        <w:ind w:firstLine="806"/>
        <w:rPr>
          <w:sz w:val="16"/>
          <w:szCs w:val="16"/>
        </w:rPr>
      </w:pPr>
      <w:r w:rsidRPr="003F7AE9">
        <w:rPr>
          <w:sz w:val="16"/>
          <w:szCs w:val="16"/>
        </w:rPr>
        <w:t>Louisiana Tax Commission</w:t>
      </w:r>
    </w:p>
    <w:p w14:paraId="4DD3B7DD" w14:textId="77777777" w:rsidR="003F7AE9" w:rsidRPr="003F7AE9" w:rsidRDefault="003F7AE9" w:rsidP="003F7AE9">
      <w:pPr>
        <w:pStyle w:val="Text"/>
        <w:spacing w:after="0" w:line="240" w:lineRule="auto"/>
        <w:ind w:firstLine="806"/>
        <w:rPr>
          <w:sz w:val="16"/>
          <w:szCs w:val="16"/>
        </w:rPr>
      </w:pPr>
      <w:r w:rsidRPr="003F7AE9">
        <w:rPr>
          <w:sz w:val="16"/>
          <w:szCs w:val="16"/>
        </w:rPr>
        <w:t>Attention: Tulane Exemption</w:t>
      </w:r>
    </w:p>
    <w:p w14:paraId="4E416603" w14:textId="77777777" w:rsidR="003F7AE9" w:rsidRPr="003F7AE9" w:rsidRDefault="003F7AE9" w:rsidP="003F7AE9">
      <w:pPr>
        <w:pStyle w:val="Text"/>
        <w:spacing w:after="0" w:line="240" w:lineRule="auto"/>
        <w:ind w:firstLine="806"/>
        <w:rPr>
          <w:sz w:val="16"/>
          <w:szCs w:val="16"/>
        </w:rPr>
      </w:pPr>
      <w:r w:rsidRPr="003F7AE9">
        <w:rPr>
          <w:sz w:val="16"/>
          <w:szCs w:val="16"/>
        </w:rPr>
        <w:t>Post Office Box 66788</w:t>
      </w:r>
    </w:p>
    <w:p w14:paraId="3DF35AEE" w14:textId="77777777" w:rsidR="003F7AE9" w:rsidRPr="003F7AE9" w:rsidRDefault="003F7AE9" w:rsidP="00305135">
      <w:pPr>
        <w:pStyle w:val="Text"/>
        <w:spacing w:after="80" w:line="240" w:lineRule="auto"/>
        <w:ind w:firstLine="806"/>
        <w:rPr>
          <w:sz w:val="16"/>
          <w:szCs w:val="16"/>
        </w:rPr>
      </w:pPr>
      <w:r w:rsidRPr="003F7AE9">
        <w:rPr>
          <w:sz w:val="16"/>
          <w:szCs w:val="16"/>
        </w:rPr>
        <w:t>Baton Rouge, LA 70896-6788</w:t>
      </w:r>
    </w:p>
    <w:p w14:paraId="3BF42E22" w14:textId="77777777" w:rsidR="00650021" w:rsidRPr="0063022D" w:rsidRDefault="00650021" w:rsidP="00305135">
      <w:pPr>
        <w:pStyle w:val="A"/>
        <w:spacing w:after="80"/>
      </w:pPr>
      <w:r w:rsidRPr="0063022D">
        <w:t>H.</w:t>
      </w:r>
      <w:r>
        <w:tab/>
      </w:r>
      <w:r w:rsidRPr="0063022D">
        <w:t xml:space="preserve">All correspondence to each Tax Assessor related to </w:t>
      </w:r>
      <w:r w:rsidRPr="00104E29">
        <w:t>Section 3509</w:t>
      </w:r>
      <w:r w:rsidRPr="0063022D">
        <w:t xml:space="preserve"> shall be sent to its address as shown in the public record.</w:t>
      </w:r>
    </w:p>
    <w:p w14:paraId="219AA7BE" w14:textId="77777777" w:rsidR="00650021" w:rsidRPr="0063022D" w:rsidRDefault="00650021" w:rsidP="00650021">
      <w:pPr>
        <w:pStyle w:val="AuthorityNote"/>
      </w:pPr>
      <w:r w:rsidRPr="0063022D">
        <w:t>AUTHORITY NOTE:</w:t>
      </w:r>
      <w:r>
        <w:tab/>
      </w:r>
      <w:r w:rsidRPr="0063022D">
        <w:t>Promulgated in accordance with R.S. 47:1837 and R.S. 47:1856.</w:t>
      </w:r>
    </w:p>
    <w:p w14:paraId="4521F240" w14:textId="77777777" w:rsidR="00650021" w:rsidRPr="0063022D" w:rsidRDefault="00650021" w:rsidP="00650021">
      <w:pPr>
        <w:pStyle w:val="HistoricalNote"/>
      </w:pPr>
      <w:r w:rsidRPr="0063022D">
        <w:t>HISTORICAL NOTE:</w:t>
      </w:r>
      <w:r>
        <w:tab/>
      </w:r>
      <w:r w:rsidRPr="0063022D">
        <w:t>Promulgated by the Department of Revenue, Tax Commission, LR 31:725 (March 2005), amended LR 33:</w:t>
      </w:r>
      <w:r w:rsidR="005A7146">
        <w:t>503 (March 2007), LR 34:691 (April 2008).</w:t>
      </w:r>
    </w:p>
    <w:p w14:paraId="42574D01" w14:textId="77777777" w:rsidR="003F7AE9" w:rsidRPr="00336751" w:rsidRDefault="003F7AE9" w:rsidP="00305135">
      <w:pPr>
        <w:pStyle w:val="Section"/>
        <w:spacing w:after="80"/>
      </w:pPr>
      <w:bookmarkStart w:id="2557" w:name="_Toc233690307"/>
      <w:bookmarkStart w:id="2558" w:name="_Toc234030891"/>
      <w:bookmarkStart w:id="2559" w:name="_Toc243721517"/>
      <w:bookmarkStart w:id="2560" w:name="_Toc259619765"/>
      <w:bookmarkStart w:id="2561" w:name="_Toc262718851"/>
      <w:bookmarkStart w:id="2562" w:name="_Toc275165624"/>
      <w:bookmarkStart w:id="2563" w:name="_Toc238197943"/>
      <w:r w:rsidRPr="00336751">
        <w:t>§3517.</w:t>
      </w:r>
      <w:r w:rsidRPr="00336751">
        <w:tab/>
        <w:t xml:space="preserve">Tulane University―Reporting </w:t>
      </w:r>
      <w:r w:rsidRPr="003F7AE9">
        <w:t>and</w:t>
      </w:r>
      <w:r w:rsidRPr="00336751">
        <w:t xml:space="preserve"> Valuation Procedure</w:t>
      </w:r>
      <w:bookmarkEnd w:id="2557"/>
      <w:bookmarkEnd w:id="2558"/>
      <w:bookmarkEnd w:id="2559"/>
      <w:bookmarkEnd w:id="2560"/>
      <w:bookmarkEnd w:id="2561"/>
      <w:bookmarkEnd w:id="2562"/>
      <w:bookmarkEnd w:id="2563"/>
    </w:p>
    <w:p w14:paraId="2A31EB58" w14:textId="77777777" w:rsidR="003F7AE9" w:rsidRPr="00336751" w:rsidRDefault="003F7AE9" w:rsidP="00305135">
      <w:pPr>
        <w:pStyle w:val="A"/>
        <w:spacing w:after="60"/>
      </w:pPr>
      <w:r w:rsidRPr="00336751">
        <w:t>A.</w:t>
      </w:r>
      <w:r w:rsidRPr="00336751">
        <w:tab/>
        <w:t>With respect to all Tulane University properties, all tax assessors, boards of review, and related governmental entities shall operate according to the following administ</w:t>
      </w:r>
      <w:r w:rsidR="00C572D2">
        <w:t>rative procedures and time line.</w:t>
      </w:r>
    </w:p>
    <w:p w14:paraId="581E497D" w14:textId="77777777" w:rsidR="00650021" w:rsidRPr="0063022D" w:rsidRDefault="00650021" w:rsidP="00305135">
      <w:pPr>
        <w:pStyle w:val="1"/>
        <w:spacing w:after="60"/>
      </w:pPr>
      <w:r w:rsidRPr="0063022D">
        <w:t>1.</w:t>
      </w:r>
      <w:r>
        <w:tab/>
      </w:r>
      <w:r w:rsidRPr="0063022D">
        <w:t>On or before June 30</w:t>
      </w:r>
      <w:r>
        <w:t xml:space="preserve"> </w:t>
      </w:r>
      <w:r w:rsidRPr="0063022D">
        <w:t xml:space="preserve">of each year, Tulane University shall deliver, in writing, to the </w:t>
      </w:r>
      <w:r w:rsidR="00A36638" w:rsidRPr="0063022D">
        <w:t xml:space="preserve">commission and the tax assessor </w:t>
      </w:r>
      <w:r w:rsidRPr="0063022D">
        <w:t xml:space="preserve">for each municipal district/parish in which Tulane University owns </w:t>
      </w:r>
      <w:r w:rsidR="00A36638" w:rsidRPr="0063022D">
        <w:t xml:space="preserve">non-exempt property a report on each non-exempt property </w:t>
      </w:r>
      <w:r w:rsidRPr="0063022D">
        <w:t>on Louisiana Tax Commission Form TC-TU01-A.</w:t>
      </w:r>
    </w:p>
    <w:p w14:paraId="1CF614EF" w14:textId="77777777" w:rsidR="00650021" w:rsidRPr="0063022D" w:rsidRDefault="00650021" w:rsidP="00305135">
      <w:pPr>
        <w:pStyle w:val="1"/>
        <w:spacing w:after="60"/>
      </w:pPr>
      <w:r w:rsidRPr="0063022D">
        <w:t>2.</w:t>
      </w:r>
      <w:r>
        <w:tab/>
      </w:r>
      <w:r w:rsidRPr="0063022D">
        <w:t xml:space="preserve">Each year, on or before the date the roll opens for public review and inspection, each </w:t>
      </w:r>
      <w:r w:rsidR="00A36638" w:rsidRPr="0063022D">
        <w:t>tax a</w:t>
      </w:r>
      <w:r w:rsidRPr="0063022D">
        <w:t>ssessor shall complete, sign and deliver to Tulane University and the Commission</w:t>
      </w:r>
      <w:r w:rsidR="00A36638">
        <w:t xml:space="preserve">, </w:t>
      </w:r>
      <w:r w:rsidRPr="0063022D">
        <w:t xml:space="preserve">Louisiana Tax Commission Form TC-TU01-B for each property submitted on Louisiana Tax Commission Form TC-TU01-A and each property in such </w:t>
      </w:r>
      <w:r w:rsidR="00A36638" w:rsidRPr="0063022D">
        <w:t>tax assessor</w:t>
      </w:r>
      <w:r w:rsidR="00A36638">
        <w:t>'</w:t>
      </w:r>
      <w:r w:rsidR="00A36638" w:rsidRPr="0063022D">
        <w:t>s jurisdiction that the tax assessor intends to assess as non-exempt property, showing the proposed fair market value and assessed value of the land and of the imp</w:t>
      </w:r>
      <w:r w:rsidRPr="0063022D">
        <w:t xml:space="preserve">rovements for each such property. The </w:t>
      </w:r>
      <w:r w:rsidR="00A36638" w:rsidRPr="0063022D">
        <w:t xml:space="preserve">tax assessor shall determine one assessed value for the land and one assessed value </w:t>
      </w:r>
      <w:r w:rsidRPr="0063022D">
        <w:t>for the improvements.</w:t>
      </w:r>
    </w:p>
    <w:p w14:paraId="278DC41B" w14:textId="77777777" w:rsidR="00650021" w:rsidRPr="0063022D" w:rsidRDefault="00650021" w:rsidP="00305135">
      <w:pPr>
        <w:pStyle w:val="1"/>
        <w:spacing w:after="60"/>
      </w:pPr>
      <w:r w:rsidRPr="0063022D">
        <w:t>3.</w:t>
      </w:r>
      <w:r>
        <w:tab/>
      </w:r>
      <w:r w:rsidRPr="0063022D">
        <w:t xml:space="preserve">Should Tulane University agree with the </w:t>
      </w:r>
      <w:r w:rsidR="00A36638" w:rsidRPr="0063022D">
        <w:t>fair market value and assessed value of each land parcel and the fair market value and assessed value of each improvement proposed by the tax assessor, th</w:t>
      </w:r>
      <w:r w:rsidRPr="0063022D">
        <w:t xml:space="preserve">en Tulane University shall sign each form and forward it to </w:t>
      </w:r>
      <w:r w:rsidR="00A36638" w:rsidRPr="0063022D">
        <w:t>the commission and each respective tax a</w:t>
      </w:r>
      <w:r w:rsidRPr="0063022D">
        <w:t>ssessor.</w:t>
      </w:r>
      <w:r>
        <w:t xml:space="preserve"> </w:t>
      </w:r>
      <w:r w:rsidRPr="0063022D">
        <w:t xml:space="preserve">Should Tulane University disagree with the Fair Market Value and Assessed Value of each Land Parcel </w:t>
      </w:r>
      <w:r w:rsidR="00A36638" w:rsidRPr="0063022D">
        <w:t>and the fair market value and assessed value of each improvement proposed by the tax asses</w:t>
      </w:r>
      <w:r w:rsidRPr="0063022D">
        <w:t xml:space="preserve">sor, then Tulane University shall note its objection on each form and forward it to the </w:t>
      </w:r>
      <w:r w:rsidR="00A36638" w:rsidRPr="0063022D">
        <w:t>commission and each respective tax assessor</w:t>
      </w:r>
      <w:r w:rsidRPr="0063022D">
        <w:t>.</w:t>
      </w:r>
    </w:p>
    <w:p w14:paraId="04A90AE4" w14:textId="77777777" w:rsidR="00650021" w:rsidRPr="0063022D" w:rsidRDefault="00650021" w:rsidP="00305135">
      <w:pPr>
        <w:pStyle w:val="1"/>
        <w:spacing w:after="80"/>
      </w:pPr>
      <w:r w:rsidRPr="0063022D">
        <w:t>4.</w:t>
      </w:r>
      <w:r>
        <w:tab/>
      </w:r>
      <w:r w:rsidRPr="0063022D">
        <w:t xml:space="preserve">All </w:t>
      </w:r>
      <w:r w:rsidR="00A36638" w:rsidRPr="0063022D">
        <w:t xml:space="preserve">tax assessors </w:t>
      </w:r>
      <w:r w:rsidRPr="0063022D">
        <w:t xml:space="preserve">may make reasonable inquiry of Tulane University in an effort to determine all property owned by Tulane University within the </w:t>
      </w:r>
      <w:r w:rsidR="00A36638" w:rsidRPr="0063022D">
        <w:t>tax assessor</w:t>
      </w:r>
      <w:r w:rsidR="00A36638">
        <w:t>'</w:t>
      </w:r>
      <w:r w:rsidR="00A36638" w:rsidRPr="0063022D">
        <w:t xml:space="preserve">s </w:t>
      </w:r>
      <w:r w:rsidRPr="0063022D">
        <w:t>jurisdiction.</w:t>
      </w:r>
    </w:p>
    <w:p w14:paraId="64138074" w14:textId="77777777" w:rsidR="00650021" w:rsidRPr="0063022D" w:rsidRDefault="00650021" w:rsidP="00305135">
      <w:pPr>
        <w:pStyle w:val="1"/>
        <w:spacing w:after="80"/>
      </w:pPr>
      <w:r w:rsidRPr="0063022D">
        <w:t>5.</w:t>
      </w:r>
      <w:r>
        <w:tab/>
      </w:r>
      <w:r w:rsidRPr="0063022D">
        <w:t xml:space="preserve">All </w:t>
      </w:r>
      <w:r w:rsidR="00A36638" w:rsidRPr="0063022D">
        <w:t>tax assessors shall list all non-exempt property as exempt and indicate the tax assessor</w:t>
      </w:r>
      <w:r w:rsidR="00A36638">
        <w:t>'</w:t>
      </w:r>
      <w:r w:rsidR="00A36638" w:rsidRPr="0063022D">
        <w:t>s proposed fair market value of each property in the tax rolls, until the allocation formula is applied and approved by the commission and the tax assessor receives a change order from the com</w:t>
      </w:r>
      <w:r w:rsidRPr="0063022D">
        <w:t>mission.</w:t>
      </w:r>
    </w:p>
    <w:p w14:paraId="5B33C1BF" w14:textId="77777777" w:rsidR="00650021" w:rsidRPr="0063022D" w:rsidRDefault="00650021" w:rsidP="00305135">
      <w:pPr>
        <w:pStyle w:val="1"/>
        <w:spacing w:after="80"/>
      </w:pPr>
      <w:r w:rsidRPr="0063022D">
        <w:t>6.</w:t>
      </w:r>
      <w:r>
        <w:tab/>
      </w:r>
      <w:r w:rsidRPr="0063022D">
        <w:t xml:space="preserve">In each </w:t>
      </w:r>
      <w:r w:rsidR="00A36638" w:rsidRPr="0063022D">
        <w:t>board of review certification to the commission, the board of review shall list all non-exempt property as exempt and indicate the board of review</w:t>
      </w:r>
      <w:r w:rsidR="00A36638">
        <w:t>'</w:t>
      </w:r>
      <w:r w:rsidR="00A36638" w:rsidRPr="0063022D">
        <w:t>s recommended fair market value of each property in the tax rolls, until the allocation formula is applied and approved by the commission and the tax assessor receives a change order from the comm</w:t>
      </w:r>
      <w:r w:rsidRPr="0063022D">
        <w:t>ission.</w:t>
      </w:r>
    </w:p>
    <w:p w14:paraId="6B9CB3E5" w14:textId="77777777" w:rsidR="00650021" w:rsidRPr="0063022D" w:rsidRDefault="00650021" w:rsidP="00305135">
      <w:pPr>
        <w:pStyle w:val="1"/>
        <w:spacing w:after="80"/>
      </w:pPr>
      <w:r w:rsidRPr="0063022D">
        <w:t>7.</w:t>
      </w:r>
      <w:r>
        <w:tab/>
      </w:r>
      <w:r w:rsidRPr="0063022D">
        <w:t xml:space="preserve">All </w:t>
      </w:r>
      <w:r w:rsidR="00A36638" w:rsidRPr="0063022D">
        <w:t>board of review decisions on appeals of the proposed assessments by the tax assessor shall be delivered to the commission according to standard procedures and deadlines as the board of review</w:t>
      </w:r>
      <w:r w:rsidR="00A36638">
        <w:t>'</w:t>
      </w:r>
      <w:r w:rsidR="00A36638" w:rsidRPr="0063022D">
        <w:t xml:space="preserve">s </w:t>
      </w:r>
      <w:r w:rsidRPr="0063022D">
        <w:t>recommended assessment.</w:t>
      </w:r>
    </w:p>
    <w:p w14:paraId="75AE4D87" w14:textId="77777777" w:rsidR="00650021" w:rsidRPr="0063022D" w:rsidRDefault="00650021" w:rsidP="00305135">
      <w:pPr>
        <w:pStyle w:val="1"/>
        <w:spacing w:after="80"/>
      </w:pPr>
      <w:r w:rsidRPr="0063022D">
        <w:t>8.a.</w:t>
      </w:r>
      <w:r>
        <w:tab/>
      </w:r>
      <w:r w:rsidRPr="0063022D">
        <w:t xml:space="preserve">On the Tulane </w:t>
      </w:r>
      <w:r w:rsidR="00A36638" w:rsidRPr="0063022D">
        <w:t>hearing date of each year, the commission</w:t>
      </w:r>
      <w:r w:rsidRPr="0063022D">
        <w:t xml:space="preserve"> shall</w:t>
      </w:r>
      <w:r>
        <w:t>:</w:t>
      </w:r>
    </w:p>
    <w:p w14:paraId="3AE11F44" w14:textId="77777777" w:rsidR="00650021" w:rsidRPr="0063022D" w:rsidRDefault="00650021" w:rsidP="00305135">
      <w:pPr>
        <w:pStyle w:val="i0"/>
        <w:spacing w:after="80"/>
      </w:pPr>
      <w:r>
        <w:tab/>
        <w:t>i.</w:t>
      </w:r>
      <w:r>
        <w:tab/>
      </w:r>
      <w:r w:rsidRPr="0063022D">
        <w:t xml:space="preserve">hold all appeal hearings </w:t>
      </w:r>
      <w:r w:rsidR="00A36638" w:rsidRPr="0063022D">
        <w:t>involving non-exempt property;</w:t>
      </w:r>
    </w:p>
    <w:p w14:paraId="69794AD8" w14:textId="77777777" w:rsidR="00650021" w:rsidRPr="0063022D" w:rsidRDefault="00650021" w:rsidP="00305135">
      <w:pPr>
        <w:pStyle w:val="i0"/>
        <w:spacing w:after="80"/>
      </w:pPr>
      <w:r>
        <w:tab/>
        <w:t>ii.</w:t>
      </w:r>
      <w:r>
        <w:tab/>
      </w:r>
      <w:r w:rsidRPr="0063022D">
        <w:t>decide each appeal and issue written reasons for decisions on all such appeals; and</w:t>
      </w:r>
    </w:p>
    <w:p w14:paraId="6D3923D2" w14:textId="77777777" w:rsidR="00650021" w:rsidRPr="0063022D" w:rsidRDefault="00650021" w:rsidP="00305135">
      <w:pPr>
        <w:pStyle w:val="i0"/>
        <w:spacing w:after="80"/>
      </w:pPr>
      <w:r>
        <w:tab/>
        <w:t>iii.</w:t>
      </w:r>
      <w:r>
        <w:tab/>
      </w:r>
      <w:r w:rsidRPr="0063022D">
        <w:t xml:space="preserve">allocate the Tulane </w:t>
      </w:r>
      <w:r w:rsidR="00A36638" w:rsidRPr="0063022D">
        <w:t>exemption across all non-exempt property according to the allocation formula</w:t>
      </w:r>
      <w:r w:rsidRPr="0063022D">
        <w:t xml:space="preserve">, and LTC Form TC-TU02, then order issuance of all supplements and change orders of the tax rolls to each reporting municipal district/parish, establishing the </w:t>
      </w:r>
      <w:r w:rsidR="00A36638" w:rsidRPr="0063022D">
        <w:t>land parcel assessed value after exemption and the improvement assessed value after exemption for each non-exempt property.</w:t>
      </w:r>
    </w:p>
    <w:p w14:paraId="442029F2" w14:textId="77777777" w:rsidR="00650021" w:rsidRPr="0063022D" w:rsidRDefault="00650021" w:rsidP="00650021">
      <w:pPr>
        <w:pStyle w:val="a0"/>
      </w:pPr>
      <w:r w:rsidRPr="0063022D">
        <w:t>b.</w:t>
      </w:r>
      <w:r w:rsidRPr="0063022D">
        <w:tab/>
        <w:t xml:space="preserve">Upon receipt of said change orders, </w:t>
      </w:r>
      <w:r w:rsidR="00A36638" w:rsidRPr="0063022D">
        <w:t>the tax assessor shall adjust the tax rolls to refle</w:t>
      </w:r>
      <w:r w:rsidRPr="0063022D">
        <w:t xml:space="preserve">ct the </w:t>
      </w:r>
      <w:r>
        <w:t>c</w:t>
      </w:r>
      <w:r w:rsidRPr="0063022D">
        <w:t>ommission</w:t>
      </w:r>
      <w:r>
        <w:t>'</w:t>
      </w:r>
      <w:r w:rsidRPr="0063022D">
        <w:t>s change orders.</w:t>
      </w:r>
    </w:p>
    <w:p w14:paraId="20F61018" w14:textId="77777777" w:rsidR="00650021" w:rsidRPr="0063022D" w:rsidRDefault="00650021" w:rsidP="00650021">
      <w:pPr>
        <w:pStyle w:val="1"/>
      </w:pPr>
      <w:r w:rsidRPr="0063022D">
        <w:t>9.</w:t>
      </w:r>
      <w:r w:rsidRPr="0063022D">
        <w:tab/>
        <w:t>Nothing in these regulations shall alter or diminish in any way Tulane University</w:t>
      </w:r>
      <w:r>
        <w:t>'</w:t>
      </w:r>
      <w:r w:rsidRPr="0063022D">
        <w:t xml:space="preserve">s right to appeal a proposed or actual assessment by any </w:t>
      </w:r>
      <w:r w:rsidR="00A36638" w:rsidRPr="0063022D">
        <w:t>tax assessor or any decision or ruling of any board of review or</w:t>
      </w:r>
      <w:r w:rsidRPr="0063022D">
        <w:t xml:space="preserve"> the </w:t>
      </w:r>
      <w:r>
        <w:t>c</w:t>
      </w:r>
      <w:r w:rsidRPr="0063022D">
        <w:t>ommission under the administrative and judicial remedies available to all taxpayers.</w:t>
      </w:r>
      <w:r>
        <w:t xml:space="preserve"> </w:t>
      </w:r>
      <w:r w:rsidRPr="0063022D">
        <w:t xml:space="preserve">The proposed assessment by </w:t>
      </w:r>
      <w:r w:rsidR="00A36638" w:rsidRPr="0063022D">
        <w:t>the tax assessor, the board of review</w:t>
      </w:r>
      <w:r w:rsidR="00A36638">
        <w:t>'</w:t>
      </w:r>
      <w:r w:rsidR="00A36638" w:rsidRPr="0063022D">
        <w:t>s recommended</w:t>
      </w:r>
      <w:r w:rsidR="00A36638">
        <w:t xml:space="preserve"> assessment, and the commission'</w:t>
      </w:r>
      <w:r w:rsidR="00A36638" w:rsidRPr="0063022D">
        <w:t>s determination shall be treated in the same manner as if the property were not marked exempt on the tax rolls and the proposed assessment was the tax assessor</w:t>
      </w:r>
      <w:r w:rsidR="00A36638">
        <w:t>'</w:t>
      </w:r>
      <w:r w:rsidR="00A36638" w:rsidRPr="0063022D">
        <w:t>s final assessment on the tax rolls, the board of revie</w:t>
      </w:r>
      <w:r w:rsidRPr="0063022D">
        <w:t>w</w:t>
      </w:r>
      <w:r>
        <w:t>'</w:t>
      </w:r>
      <w:r w:rsidRPr="0063022D">
        <w:t xml:space="preserve">s recommended assessment and/or the </w:t>
      </w:r>
      <w:r>
        <w:t>c</w:t>
      </w:r>
      <w:r w:rsidRPr="0063022D">
        <w:t>ommission</w:t>
      </w:r>
      <w:r>
        <w:t>'</w:t>
      </w:r>
      <w:r w:rsidRPr="0063022D">
        <w:t>s determination was its final assessment decision.</w:t>
      </w:r>
    </w:p>
    <w:p w14:paraId="1AD420C5" w14:textId="77777777" w:rsidR="00650021" w:rsidRPr="0063022D" w:rsidRDefault="00650021" w:rsidP="00650021">
      <w:pPr>
        <w:pStyle w:val="1"/>
      </w:pPr>
      <w:r w:rsidRPr="0063022D">
        <w:t>10.</w:t>
      </w:r>
      <w:r>
        <w:tab/>
      </w:r>
      <w:r w:rsidRPr="0063022D">
        <w:t>Nothing in these regulations shall alter or diminish in any way Tulane University</w:t>
      </w:r>
      <w:r>
        <w:t>'</w:t>
      </w:r>
      <w:r w:rsidRPr="0063022D">
        <w:t xml:space="preserve">s right or any </w:t>
      </w:r>
      <w:r w:rsidR="00A36638" w:rsidRPr="0063022D">
        <w:t>tax assessor</w:t>
      </w:r>
      <w:r w:rsidR="00A36638">
        <w:t>'</w:t>
      </w:r>
      <w:r w:rsidR="00A36638" w:rsidRPr="0063022D">
        <w:t xml:space="preserve">s </w:t>
      </w:r>
      <w:r w:rsidRPr="0063022D">
        <w:t xml:space="preserve">right to appeal, by all available administrative and judicial remedies the </w:t>
      </w:r>
      <w:r>
        <w:t>c</w:t>
      </w:r>
      <w:r w:rsidRPr="0063022D">
        <w:t>ommission</w:t>
      </w:r>
      <w:r>
        <w:t>'</w:t>
      </w:r>
      <w:r w:rsidRPr="0063022D">
        <w:t xml:space="preserve">s allocation of the Tulane </w:t>
      </w:r>
      <w:r w:rsidR="00A36638" w:rsidRPr="0063022D">
        <w:t>ex</w:t>
      </w:r>
      <w:r w:rsidRPr="0063022D">
        <w:t>emption.</w:t>
      </w:r>
    </w:p>
    <w:p w14:paraId="56F9D3F2" w14:textId="77777777" w:rsidR="00650021" w:rsidRPr="0063022D" w:rsidRDefault="00650021" w:rsidP="00650021">
      <w:pPr>
        <w:pStyle w:val="1"/>
      </w:pPr>
      <w:r w:rsidRPr="0063022D">
        <w:t>11.</w:t>
      </w:r>
      <w:r>
        <w:tab/>
      </w:r>
      <w:r w:rsidRPr="0063022D">
        <w:t xml:space="preserve">After allocation of the Tulane </w:t>
      </w:r>
      <w:r w:rsidR="00A36638" w:rsidRPr="0063022D">
        <w:t>e</w:t>
      </w:r>
      <w:r w:rsidRPr="0063022D">
        <w:t xml:space="preserve">xemption and issuance of the requisite supplements and change orders by the </w:t>
      </w:r>
      <w:r>
        <w:t>c</w:t>
      </w:r>
      <w:r w:rsidRPr="0063022D">
        <w:t xml:space="preserve">ommission, the total amount of the Tulane </w:t>
      </w:r>
      <w:r w:rsidR="00A36638" w:rsidRPr="0063022D">
        <w:t>e</w:t>
      </w:r>
      <w:r w:rsidRPr="0063022D">
        <w:t xml:space="preserve">xemption allocated to each property (as shown in the column entitled </w:t>
      </w:r>
      <w:r>
        <w:t>"</w:t>
      </w:r>
      <w:r w:rsidRPr="0063022D">
        <w:t>FMV Reduction by Exemption</w:t>
      </w:r>
      <w:r>
        <w:t>"</w:t>
      </w:r>
      <w:r w:rsidRPr="0063022D">
        <w:t xml:space="preserve"> of the Louisiana Tax Commission Form TC-TU02) shall remain unchanged thereafter and not be later readjusted, regardless of the outcome of subsequent appeals of valuation of assessments for that tax year.</w:t>
      </w:r>
    </w:p>
    <w:p w14:paraId="4944D576" w14:textId="77777777" w:rsidR="00650021" w:rsidRPr="0063022D" w:rsidRDefault="00650021" w:rsidP="00650021">
      <w:pPr>
        <w:pStyle w:val="AuthorityNote"/>
      </w:pPr>
      <w:r w:rsidRPr="0063022D">
        <w:t>AUTHORITY NOTE:</w:t>
      </w:r>
      <w:r>
        <w:tab/>
      </w:r>
      <w:r w:rsidRPr="0063022D">
        <w:t>Promulgated in accordance with R.S. 47:1837 and R.S. 47:1856.</w:t>
      </w:r>
    </w:p>
    <w:p w14:paraId="70BDF4F1" w14:textId="77777777" w:rsidR="00650021" w:rsidRPr="0063022D" w:rsidRDefault="00650021" w:rsidP="00650021">
      <w:pPr>
        <w:pStyle w:val="HistoricalNote"/>
      </w:pPr>
      <w:r w:rsidRPr="0063022D">
        <w:lastRenderedPageBreak/>
        <w:t>HISTORICAL NOTE:</w:t>
      </w:r>
      <w:r>
        <w:tab/>
      </w:r>
      <w:r w:rsidRPr="0063022D">
        <w:t>Promulgated by the Department of Revenue, Tax Commission, LR 31:725 (March 2005), amended LR 33:</w:t>
      </w:r>
      <w:r>
        <w:t>504 (March 2007).</w:t>
      </w:r>
    </w:p>
    <w:p w14:paraId="426AC307" w14:textId="77777777" w:rsidR="003F7AE9" w:rsidRPr="00336751" w:rsidRDefault="003F7AE9" w:rsidP="003F7AE9">
      <w:pPr>
        <w:pStyle w:val="Section"/>
      </w:pPr>
      <w:bookmarkStart w:id="2564" w:name="_Toc233690308"/>
      <w:bookmarkStart w:id="2565" w:name="_Toc234030892"/>
      <w:bookmarkStart w:id="2566" w:name="_Toc243721518"/>
      <w:bookmarkStart w:id="2567" w:name="_Toc259619766"/>
      <w:bookmarkStart w:id="2568" w:name="_Toc262718852"/>
      <w:bookmarkStart w:id="2569" w:name="_Toc275165625"/>
      <w:bookmarkStart w:id="2570" w:name="_Toc238197944"/>
      <w:r w:rsidRPr="00336751">
        <w:t>§3519.</w:t>
      </w:r>
      <w:r w:rsidRPr="00336751">
        <w:tab/>
        <w:t>Tulane University―Allocation Formula</w:t>
      </w:r>
      <w:bookmarkEnd w:id="2564"/>
      <w:bookmarkEnd w:id="2565"/>
      <w:bookmarkEnd w:id="2566"/>
      <w:bookmarkEnd w:id="2567"/>
      <w:bookmarkEnd w:id="2568"/>
      <w:bookmarkEnd w:id="2569"/>
      <w:bookmarkEnd w:id="2570"/>
    </w:p>
    <w:p w14:paraId="14C8B897" w14:textId="77777777" w:rsidR="003F7AE9" w:rsidRPr="00336751" w:rsidRDefault="003F7AE9" w:rsidP="003F7AE9">
      <w:pPr>
        <w:pStyle w:val="A"/>
      </w:pPr>
      <w:r w:rsidRPr="00336751">
        <w:t>A.</w:t>
      </w:r>
      <w:r w:rsidRPr="00336751">
        <w:tab/>
        <w:t>The taxable assessed value of each property to be determined by the commission in compliance with §3509 and delivered by the commission to each reporting municipal district/parish in the form of a supplement or change order to the regular tax roll shall be calculated as follows.</w:t>
      </w:r>
    </w:p>
    <w:p w14:paraId="735E328C" w14:textId="77777777" w:rsidR="003F7AE9" w:rsidRPr="00336751" w:rsidRDefault="003F7AE9" w:rsidP="003F7AE9">
      <w:pPr>
        <w:pStyle w:val="1"/>
      </w:pPr>
      <w:r w:rsidRPr="00336751">
        <w:t>1.</w:t>
      </w:r>
      <w:r w:rsidRPr="00336751">
        <w:tab/>
        <w:t>Exemption Percentages and Amounts. Purpose: calculate both the percentage and the dollar amount of the Tulane exemption applicable to land and both the percentage and the dollar amount of the Tulane exemp</w:t>
      </w:r>
      <w:r>
        <w:t>tion applicable to improvements:</w:t>
      </w:r>
    </w:p>
    <w:p w14:paraId="7FC61FD0" w14:textId="77777777" w:rsidR="00650021" w:rsidRPr="0063022D" w:rsidRDefault="00650021" w:rsidP="00650021">
      <w:pPr>
        <w:pStyle w:val="a0"/>
      </w:pPr>
      <w:r w:rsidRPr="0063022D">
        <w:t>a.</w:t>
      </w:r>
      <w:r>
        <w:tab/>
      </w:r>
      <w:r w:rsidRPr="0063022D">
        <w:t>(FMV Land Statewide) (x) (Land Assessment Ratio) (=) (Land Assessed Value Statewide)</w:t>
      </w:r>
    </w:p>
    <w:p w14:paraId="6EBF719C" w14:textId="77777777" w:rsidR="00650021" w:rsidRPr="0063022D" w:rsidRDefault="00650021" w:rsidP="00650021">
      <w:pPr>
        <w:pStyle w:val="a0"/>
      </w:pPr>
      <w:r w:rsidRPr="0063022D">
        <w:t>b.</w:t>
      </w:r>
      <w:r>
        <w:tab/>
      </w:r>
      <w:r w:rsidRPr="0063022D">
        <w:t>(FMV Improvements Statewide) (x) (Improvement Assessment Ratio) (=) (Improvement Assessed Value Statewide)</w:t>
      </w:r>
    </w:p>
    <w:p w14:paraId="41766209" w14:textId="77777777" w:rsidR="00650021" w:rsidRPr="0063022D" w:rsidRDefault="00650021" w:rsidP="00650021">
      <w:pPr>
        <w:pStyle w:val="a0"/>
      </w:pPr>
      <w:r w:rsidRPr="0063022D">
        <w:t>c.</w:t>
      </w:r>
      <w:r>
        <w:tab/>
      </w:r>
      <w:r w:rsidRPr="0063022D">
        <w:t>(Land Assessed Value Statewide) (+) (Improvement Assessed Value Statewide) (=) (Total Assessed Value Statewide)</w:t>
      </w:r>
    </w:p>
    <w:p w14:paraId="759BD08D" w14:textId="77777777" w:rsidR="00650021" w:rsidRPr="0063022D" w:rsidRDefault="00650021" w:rsidP="00650021">
      <w:pPr>
        <w:pStyle w:val="a0"/>
      </w:pPr>
      <w:r w:rsidRPr="0063022D">
        <w:t>d.</w:t>
      </w:r>
      <w:r>
        <w:tab/>
      </w:r>
      <w:r w:rsidRPr="0063022D">
        <w:t>(Land Assessed Value Statewide) (÷) (Total Assessed Value Statewide) (=) (Land Exemption Percentage Statewide)</w:t>
      </w:r>
    </w:p>
    <w:p w14:paraId="759CB6E4" w14:textId="77777777" w:rsidR="00650021" w:rsidRPr="0063022D" w:rsidRDefault="00650021" w:rsidP="00650021">
      <w:pPr>
        <w:pStyle w:val="a0"/>
      </w:pPr>
      <w:r w:rsidRPr="0063022D">
        <w:t>e.</w:t>
      </w:r>
      <w:r>
        <w:tab/>
      </w:r>
      <w:r w:rsidRPr="0063022D">
        <w:t>(Improvement Assessed Value Statewide) (÷) (Total Assessed Value Statewide) (=) (Improvement Exemption Percentage Statewide)</w:t>
      </w:r>
    </w:p>
    <w:p w14:paraId="18214AD5" w14:textId="77777777" w:rsidR="00650021" w:rsidRPr="0063022D" w:rsidRDefault="00650021" w:rsidP="00650021">
      <w:pPr>
        <w:pStyle w:val="a0"/>
      </w:pPr>
      <w:r w:rsidRPr="0063022D">
        <w:t>f.</w:t>
      </w:r>
      <w:r>
        <w:tab/>
      </w:r>
      <w:r w:rsidRPr="0063022D">
        <w:t>(Land Exemption Percentage Statewide) (x) (Tulane Exemption) (=) (Land Exemption Amount Statewide)</w:t>
      </w:r>
    </w:p>
    <w:p w14:paraId="5040868C" w14:textId="77777777" w:rsidR="00650021" w:rsidRPr="0063022D" w:rsidRDefault="00650021" w:rsidP="00650021">
      <w:pPr>
        <w:pStyle w:val="a0"/>
      </w:pPr>
      <w:r w:rsidRPr="0063022D">
        <w:t>g.</w:t>
      </w:r>
      <w:r>
        <w:tab/>
      </w:r>
      <w:r w:rsidRPr="0063022D">
        <w:t>(Improvement Exemption Percentage Statewide) (x) (Tulane Exemption) (=) (Improvement Exemption Amount Statewide)</w:t>
      </w:r>
    </w:p>
    <w:p w14:paraId="56769967" w14:textId="77777777" w:rsidR="003F7AE9" w:rsidRPr="00336751" w:rsidRDefault="003F7AE9" w:rsidP="003F7AE9">
      <w:pPr>
        <w:pStyle w:val="1"/>
      </w:pPr>
      <w:r w:rsidRPr="00336751">
        <w:t>2.</w:t>
      </w:r>
      <w:r w:rsidRPr="00336751">
        <w:tab/>
        <w:t>Land. Purpose: calculate the assessed value of each land parcel after all</w:t>
      </w:r>
      <w:r w:rsidR="00F565A0">
        <w:t>ocation of the Tulane exemption:</w:t>
      </w:r>
    </w:p>
    <w:p w14:paraId="1EE7D784" w14:textId="77777777" w:rsidR="00650021" w:rsidRPr="0063022D" w:rsidRDefault="00650021" w:rsidP="00650021">
      <w:pPr>
        <w:pStyle w:val="a0"/>
      </w:pPr>
      <w:r w:rsidRPr="0063022D">
        <w:t>a.</w:t>
      </w:r>
      <w:r>
        <w:tab/>
      </w:r>
      <w:r w:rsidRPr="0063022D">
        <w:t>(FMV each Land Parcel) (÷) (FMV Land Statewide) (=) (Land Parcel FMV %)</w:t>
      </w:r>
    </w:p>
    <w:p w14:paraId="3F43A74A" w14:textId="77777777" w:rsidR="00650021" w:rsidRPr="0063022D" w:rsidRDefault="00650021" w:rsidP="00650021">
      <w:pPr>
        <w:pStyle w:val="a0"/>
      </w:pPr>
      <w:r w:rsidRPr="0063022D">
        <w:t>b.</w:t>
      </w:r>
      <w:r>
        <w:tab/>
      </w:r>
      <w:r w:rsidRPr="0063022D">
        <w:t>(Land Parcel FMV %) (x) (Land Exemption Amount Statewide) (=) (Land Parcel FMV Reduction by Exemption)</w:t>
      </w:r>
    </w:p>
    <w:p w14:paraId="21758E89" w14:textId="77777777" w:rsidR="00650021" w:rsidRPr="0063022D" w:rsidRDefault="00650021" w:rsidP="00650021">
      <w:pPr>
        <w:pStyle w:val="a0"/>
      </w:pPr>
      <w:r w:rsidRPr="0063022D">
        <w:t>c.</w:t>
      </w:r>
      <w:r>
        <w:tab/>
      </w:r>
      <w:r w:rsidRPr="0063022D">
        <w:t>(FMV each Land Parcel) (-) (Land Parcel FMV Reduction by Exemption) (=) (Land Parcel FMV after Exemption Reduction)</w:t>
      </w:r>
    </w:p>
    <w:p w14:paraId="35E9F0A4" w14:textId="77777777" w:rsidR="00650021" w:rsidRPr="0063022D" w:rsidRDefault="00650021" w:rsidP="00650021">
      <w:pPr>
        <w:pStyle w:val="a0"/>
      </w:pPr>
      <w:r w:rsidRPr="0063022D">
        <w:t>d.</w:t>
      </w:r>
      <w:r>
        <w:tab/>
      </w:r>
      <w:r w:rsidRPr="0063022D">
        <w:t>(Land Parcel FMV after Exemption Reduction) (x) (Land Assessment Ratio) (=) (Land Parcel Assessed Value after Exemption)</w:t>
      </w:r>
    </w:p>
    <w:p w14:paraId="6AC1995E" w14:textId="77777777" w:rsidR="003F7AE9" w:rsidRPr="00336751" w:rsidRDefault="003F7AE9" w:rsidP="003F7AE9">
      <w:pPr>
        <w:pStyle w:val="1"/>
      </w:pPr>
      <w:r w:rsidRPr="00336751">
        <w:t>3.</w:t>
      </w:r>
      <w:r w:rsidRPr="00336751">
        <w:tab/>
        <w:t>Improvements</w:t>
      </w:r>
      <w:r>
        <w:t>:</w:t>
      </w:r>
    </w:p>
    <w:p w14:paraId="2025AA87" w14:textId="77777777" w:rsidR="00650021" w:rsidRPr="0063022D" w:rsidRDefault="00650021" w:rsidP="00650021">
      <w:pPr>
        <w:pStyle w:val="a0"/>
      </w:pPr>
      <w:r w:rsidRPr="0063022D">
        <w:t>a.</w:t>
      </w:r>
      <w:r>
        <w:tab/>
      </w:r>
      <w:r w:rsidRPr="0063022D">
        <w:t>(FMV each Improvement) (÷) (FMV Improvements Statewide) (=) (Improvement FMV %)</w:t>
      </w:r>
    </w:p>
    <w:p w14:paraId="600BCECA" w14:textId="77777777" w:rsidR="00650021" w:rsidRPr="0063022D" w:rsidRDefault="00650021" w:rsidP="00650021">
      <w:pPr>
        <w:pStyle w:val="a0"/>
      </w:pPr>
      <w:r w:rsidRPr="0063022D">
        <w:t>b.</w:t>
      </w:r>
      <w:r>
        <w:tab/>
      </w:r>
      <w:r w:rsidRPr="0063022D">
        <w:t>(Improvement FMV %) (x) (Improvement Exemption Amount Statewide) (=) (Improvement FMV Reduction by Exemption)</w:t>
      </w:r>
    </w:p>
    <w:p w14:paraId="4008FBBE" w14:textId="77777777" w:rsidR="00650021" w:rsidRPr="0063022D" w:rsidRDefault="00650021" w:rsidP="00650021">
      <w:pPr>
        <w:pStyle w:val="a0"/>
      </w:pPr>
      <w:r w:rsidRPr="0063022D">
        <w:t>c.</w:t>
      </w:r>
      <w:r>
        <w:tab/>
      </w:r>
      <w:r w:rsidRPr="0063022D">
        <w:t>(FMV each Improvement) (-) (Improvement FMV Reduction by Exemption) (=) (Improvement FMV after Exemption Reduction)</w:t>
      </w:r>
    </w:p>
    <w:p w14:paraId="33AE7221" w14:textId="77777777" w:rsidR="00650021" w:rsidRPr="0063022D" w:rsidRDefault="00650021" w:rsidP="00650021">
      <w:pPr>
        <w:pStyle w:val="a0"/>
      </w:pPr>
      <w:r w:rsidRPr="0063022D">
        <w:t>d.</w:t>
      </w:r>
      <w:r>
        <w:tab/>
      </w:r>
      <w:r w:rsidRPr="0063022D">
        <w:t>(Improvement FMV after Exemption Reduction) (x) (Improvement Assessment Ratio) (=) (Improvement Assessed Value after Exemption)</w:t>
      </w:r>
    </w:p>
    <w:p w14:paraId="465D281E" w14:textId="77777777" w:rsidR="00650021" w:rsidRPr="0063022D" w:rsidRDefault="00650021" w:rsidP="00650021">
      <w:pPr>
        <w:pStyle w:val="AuthorityNote"/>
      </w:pPr>
      <w:r w:rsidRPr="0063022D">
        <w:t>AUTHORITY NOTE:</w:t>
      </w:r>
      <w:r>
        <w:tab/>
      </w:r>
      <w:r w:rsidRPr="0063022D">
        <w:t>Promulgated in accordance with R.S. 47:1837 and R.S. 47:1856.</w:t>
      </w:r>
    </w:p>
    <w:p w14:paraId="7ED8CF5A" w14:textId="77777777" w:rsidR="00650021" w:rsidRPr="0063022D" w:rsidRDefault="00650021" w:rsidP="00650021">
      <w:pPr>
        <w:pStyle w:val="HistoricalNote"/>
      </w:pPr>
      <w:r w:rsidRPr="0063022D">
        <w:t>HISTORICAL NOTE:</w:t>
      </w:r>
      <w:r>
        <w:tab/>
      </w:r>
      <w:r w:rsidRPr="0063022D">
        <w:t>Promulgated by the Department of Revenue, Tax Commission, LR 31:726 (March 2005), amended LR: 33</w:t>
      </w:r>
      <w:r>
        <w:t>:504 (March 2007).</w:t>
      </w:r>
    </w:p>
    <w:p w14:paraId="5E97A256" w14:textId="77777777" w:rsidR="003F7AE9" w:rsidRPr="00336751" w:rsidRDefault="003F7AE9" w:rsidP="00305135">
      <w:pPr>
        <w:pStyle w:val="Section"/>
        <w:spacing w:after="80"/>
      </w:pPr>
      <w:bookmarkStart w:id="2571" w:name="_Toc233690309"/>
      <w:bookmarkStart w:id="2572" w:name="_Toc234030893"/>
      <w:bookmarkStart w:id="2573" w:name="_Toc243721519"/>
      <w:bookmarkStart w:id="2574" w:name="_Toc259619767"/>
      <w:bookmarkStart w:id="2575" w:name="_Toc262718853"/>
      <w:bookmarkStart w:id="2576" w:name="_Toc275165626"/>
      <w:bookmarkStart w:id="2577" w:name="_Toc238197945"/>
      <w:r w:rsidRPr="00336751">
        <w:t>§</w:t>
      </w:r>
      <w:r w:rsidRPr="003F7AE9">
        <w:t>3521</w:t>
      </w:r>
      <w:r w:rsidRPr="00336751">
        <w:t>.</w:t>
      </w:r>
      <w:r w:rsidRPr="00336751">
        <w:tab/>
        <w:t>Tulane University―Allocation Report</w:t>
      </w:r>
      <w:bookmarkEnd w:id="2571"/>
      <w:bookmarkEnd w:id="2572"/>
      <w:bookmarkEnd w:id="2573"/>
      <w:bookmarkEnd w:id="2574"/>
      <w:bookmarkEnd w:id="2575"/>
      <w:bookmarkEnd w:id="2576"/>
      <w:bookmarkEnd w:id="2577"/>
    </w:p>
    <w:p w14:paraId="7A3B93C8" w14:textId="77777777" w:rsidR="00650021" w:rsidRPr="0063022D" w:rsidRDefault="00650021" w:rsidP="00305135">
      <w:pPr>
        <w:pStyle w:val="A"/>
        <w:spacing w:after="80"/>
      </w:pPr>
      <w:r w:rsidRPr="0063022D">
        <w:t>A.</w:t>
      </w:r>
      <w:r w:rsidRPr="0063022D">
        <w:tab/>
        <w:t xml:space="preserve">On the Tulane Hearing Date, the </w:t>
      </w:r>
      <w:r>
        <w:t>c</w:t>
      </w:r>
      <w:r w:rsidRPr="0063022D">
        <w:t>ommission shall calculate and adopt the Allocation Formula and evidence its application on the report entitled Tulane University Exemption Allocation Report (LTC Form TC-TU02).</w:t>
      </w:r>
    </w:p>
    <w:p w14:paraId="5AA157FD" w14:textId="77777777" w:rsidR="00650021" w:rsidRPr="0063022D" w:rsidRDefault="00650021" w:rsidP="00650021">
      <w:pPr>
        <w:pStyle w:val="AuthorityNote"/>
      </w:pPr>
      <w:r w:rsidRPr="0063022D">
        <w:t>AUTHORITY NOTE:</w:t>
      </w:r>
      <w:r>
        <w:tab/>
      </w:r>
      <w:r w:rsidRPr="0063022D">
        <w:t>Promulgated in accordance with R.S. 47:1837 and R.S. 47:1856.</w:t>
      </w:r>
    </w:p>
    <w:p w14:paraId="7AB97A52" w14:textId="77777777" w:rsidR="00650021" w:rsidRPr="0063022D" w:rsidRDefault="00650021" w:rsidP="00650021">
      <w:pPr>
        <w:pStyle w:val="HistoricalNote"/>
      </w:pPr>
      <w:r w:rsidRPr="0063022D">
        <w:t>HISTORICAL NOTE:</w:t>
      </w:r>
      <w:r>
        <w:tab/>
      </w:r>
      <w:r w:rsidRPr="0063022D">
        <w:t>Promulgated by the Department of Revenue, Tax Commission, LR 31:726 (March 2005), amended LR 33:</w:t>
      </w:r>
      <w:r>
        <w:t>505 (March 2007).</w:t>
      </w:r>
    </w:p>
    <w:p w14:paraId="38968DD5" w14:textId="77777777" w:rsidR="003F7AE9" w:rsidRPr="00336751" w:rsidRDefault="003F7AE9" w:rsidP="00305135">
      <w:pPr>
        <w:pStyle w:val="Section"/>
        <w:spacing w:after="80"/>
      </w:pPr>
      <w:bookmarkStart w:id="2578" w:name="_Toc233690310"/>
      <w:bookmarkStart w:id="2579" w:name="_Toc234030894"/>
      <w:bookmarkStart w:id="2580" w:name="_Toc243721520"/>
      <w:bookmarkStart w:id="2581" w:name="_Toc259619768"/>
      <w:bookmarkStart w:id="2582" w:name="_Toc262718854"/>
      <w:bookmarkStart w:id="2583" w:name="_Toc275165627"/>
      <w:bookmarkStart w:id="2584" w:name="_Toc238197946"/>
      <w:r w:rsidRPr="00336751">
        <w:t>§3523.</w:t>
      </w:r>
      <w:r w:rsidRPr="00336751">
        <w:tab/>
      </w:r>
      <w:r w:rsidRPr="003F7AE9">
        <w:t>Tulane</w:t>
      </w:r>
      <w:r w:rsidRPr="00336751">
        <w:t xml:space="preserve"> University―Forms</w:t>
      </w:r>
      <w:bookmarkEnd w:id="2578"/>
      <w:bookmarkEnd w:id="2579"/>
      <w:bookmarkEnd w:id="2580"/>
      <w:bookmarkEnd w:id="2581"/>
      <w:bookmarkEnd w:id="2582"/>
      <w:bookmarkEnd w:id="2583"/>
      <w:bookmarkEnd w:id="2584"/>
    </w:p>
    <w:p w14:paraId="02CBE98B" w14:textId="77777777" w:rsidR="003F7AE9" w:rsidRPr="00336751" w:rsidRDefault="003F7AE9" w:rsidP="00305135">
      <w:pPr>
        <w:pStyle w:val="A"/>
        <w:spacing w:after="80"/>
      </w:pPr>
      <w:r w:rsidRPr="00336751">
        <w:t>A.</w:t>
      </w:r>
      <w:r w:rsidRPr="00336751">
        <w:tab/>
        <w:t>The following forms shall be used in the Tulane University exemption and non-exemption reporting process.</w:t>
      </w:r>
    </w:p>
    <w:p w14:paraId="63CB1FB5" w14:textId="77777777" w:rsidR="00650021" w:rsidRPr="0063022D" w:rsidRDefault="00650021" w:rsidP="00305135">
      <w:pPr>
        <w:pStyle w:val="1"/>
        <w:spacing w:after="80"/>
      </w:pPr>
      <w:r w:rsidRPr="0063022D">
        <w:t>1.</w:t>
      </w:r>
      <w:r>
        <w:tab/>
      </w:r>
      <w:r w:rsidRPr="0063022D">
        <w:t>Louisiana Tax Commission Form TC-TU01-A, Tulane Non-Exempt Property Report.</w:t>
      </w:r>
    </w:p>
    <w:p w14:paraId="028C5507" w14:textId="77777777" w:rsidR="00650021" w:rsidRPr="0063022D" w:rsidRDefault="00650021" w:rsidP="00305135">
      <w:pPr>
        <w:pStyle w:val="1"/>
        <w:spacing w:after="80"/>
      </w:pPr>
      <w:r w:rsidRPr="0063022D">
        <w:t>2.</w:t>
      </w:r>
      <w:r>
        <w:tab/>
      </w:r>
      <w:r w:rsidRPr="0063022D">
        <w:t>Louisiana Tax Commission Form TC-TU01-B, Tulane Non-Exempt Property Report of the Pre-Exemption Property Values.</w:t>
      </w:r>
    </w:p>
    <w:p w14:paraId="5CA691BB" w14:textId="77777777" w:rsidR="00650021" w:rsidRPr="0063022D" w:rsidRDefault="00650021" w:rsidP="00305135">
      <w:pPr>
        <w:pStyle w:val="1"/>
        <w:spacing w:after="80"/>
      </w:pPr>
      <w:r w:rsidRPr="0063022D">
        <w:t>3.</w:t>
      </w:r>
      <w:r>
        <w:tab/>
      </w:r>
      <w:r w:rsidRPr="0063022D">
        <w:t>Louisiana Tax Commission Form TC-TU02, Tulane University Exemption Allocation Report.</w:t>
      </w:r>
    </w:p>
    <w:p w14:paraId="7D31A8DF" w14:textId="77777777" w:rsidR="00650021" w:rsidRPr="0063022D" w:rsidRDefault="00650021" w:rsidP="00650021">
      <w:pPr>
        <w:pStyle w:val="AuthorityNote"/>
      </w:pPr>
      <w:r w:rsidRPr="0063022D">
        <w:t>AUTHORITY NOTE:</w:t>
      </w:r>
      <w:r>
        <w:tab/>
      </w:r>
      <w:r w:rsidRPr="0063022D">
        <w:t>Promulgated in accordance with R.S. 47:1837 and R.S. 47:1856.</w:t>
      </w:r>
    </w:p>
    <w:p w14:paraId="7528601B" w14:textId="77777777" w:rsidR="00650021" w:rsidRPr="0063022D" w:rsidRDefault="00650021" w:rsidP="00650021">
      <w:pPr>
        <w:pStyle w:val="HistoricalNote"/>
      </w:pPr>
      <w:r w:rsidRPr="0063022D">
        <w:t>HISTORICAL NOTE:</w:t>
      </w:r>
      <w:r>
        <w:tab/>
      </w:r>
      <w:r w:rsidRPr="0063022D">
        <w:t>Promulgated by the Department of Revenue, Tax Commission, LR 31:726 (March 2005), amended LR 33:</w:t>
      </w:r>
      <w:r>
        <w:t>505 (March 2007).</w:t>
      </w:r>
    </w:p>
    <w:p w14:paraId="28FBD7A2" w14:textId="77777777" w:rsidR="003F7AE9" w:rsidRPr="00336751" w:rsidRDefault="003F7AE9" w:rsidP="003F7AE9">
      <w:pPr>
        <w:pStyle w:val="Section"/>
      </w:pPr>
      <w:bookmarkStart w:id="2585" w:name="_Toc233690311"/>
      <w:bookmarkStart w:id="2586" w:name="_Toc234030895"/>
      <w:bookmarkStart w:id="2587" w:name="_Toc243721521"/>
      <w:bookmarkStart w:id="2588" w:name="_Toc259619769"/>
      <w:bookmarkStart w:id="2589" w:name="_Toc262718855"/>
      <w:bookmarkStart w:id="2590" w:name="_Toc275165628"/>
      <w:bookmarkStart w:id="2591" w:name="_Toc238197947"/>
      <w:r w:rsidRPr="00336751">
        <w:t>§3525.</w:t>
      </w:r>
      <w:r w:rsidRPr="00336751">
        <w:tab/>
        <w:t>Reporting of Certain Property Assessments by Assessors and Louisiana Tax Commission Members</w:t>
      </w:r>
      <w:bookmarkEnd w:id="2585"/>
      <w:bookmarkEnd w:id="2586"/>
      <w:bookmarkEnd w:id="2587"/>
      <w:bookmarkEnd w:id="2588"/>
      <w:bookmarkEnd w:id="2589"/>
      <w:bookmarkEnd w:id="2590"/>
      <w:bookmarkEnd w:id="2591"/>
    </w:p>
    <w:p w14:paraId="608C2403" w14:textId="77777777" w:rsidR="003F7AE9" w:rsidRPr="00336751" w:rsidRDefault="003F7AE9" w:rsidP="003F7AE9">
      <w:pPr>
        <w:pStyle w:val="A"/>
      </w:pPr>
      <w:r w:rsidRPr="00336751">
        <w:t>A.</w:t>
      </w:r>
      <w:r w:rsidRPr="00336751">
        <w:tab/>
        <w:t xml:space="preserve">In accordance with R.S. 47:1979(A), if a tax assessor or a member of his immediate family owns property within his jurisdiction, such assessor shall assess the property in accordance with all applicable provisions of law. As used in this </w:t>
      </w:r>
      <w:r w:rsidR="00E7215E">
        <w:t>S</w:t>
      </w:r>
      <w:r w:rsidRPr="00336751">
        <w:t>ection, "own" shall include a direct ownership, ownership in part, or through any legal entity.</w:t>
      </w:r>
    </w:p>
    <w:p w14:paraId="7B4E6FD6" w14:textId="77777777" w:rsidR="003F7AE9" w:rsidRPr="00336751" w:rsidRDefault="003F7AE9" w:rsidP="003F7AE9">
      <w:pPr>
        <w:pStyle w:val="A"/>
      </w:pPr>
      <w:r w:rsidRPr="00336751">
        <w:t>B.</w:t>
      </w:r>
      <w:r w:rsidRPr="00336751">
        <w:tab/>
        <w:t>The tax assessor shall submit all such assessments to the Louisiana Tax Commission within 30 days after the filing of the assessor's assessment rolls with the Louisiana Tax Commission, and the commission shall then review those assessments for compliance with all applicable laws and Louisiana Tax Commission rules and regulations.</w:t>
      </w:r>
    </w:p>
    <w:p w14:paraId="0B256267" w14:textId="77777777" w:rsidR="003F7AE9" w:rsidRPr="00336751" w:rsidRDefault="003F7AE9" w:rsidP="003F7AE9">
      <w:pPr>
        <w:pStyle w:val="A"/>
      </w:pPr>
      <w:r w:rsidRPr="00336751">
        <w:lastRenderedPageBreak/>
        <w:t>C.</w:t>
      </w:r>
      <w:r w:rsidRPr="00336751">
        <w:tab/>
        <w:t>Upon appraisal review, if the Louisiana Tax Commission determines that any assessment is questionable, the Louisiana Tax Commission shall give written notice to the assessor of its findings and subsequently clarify and/or remedy the assessment matter with the assessor.</w:t>
      </w:r>
    </w:p>
    <w:p w14:paraId="343CAE0F" w14:textId="77777777" w:rsidR="003F7AE9" w:rsidRPr="00336751" w:rsidRDefault="003F7AE9" w:rsidP="003F7AE9">
      <w:pPr>
        <w:pStyle w:val="A"/>
      </w:pPr>
      <w:r w:rsidRPr="00336751">
        <w:t>D.</w:t>
      </w:r>
      <w:r w:rsidRPr="00336751">
        <w:tab/>
        <w:t>In accordance with R.S. 47:1979(B), the members of the Louisiana Tax Commission shall file the same report as required in R.S. 47:1979(A) and shall list the ownership of all property within the state owned by him or a member of his immediate family along with the assessment of such property as shown on the appropriate assessment roll.</w:t>
      </w:r>
    </w:p>
    <w:p w14:paraId="16EE4879" w14:textId="77777777" w:rsidR="003F7AE9" w:rsidRPr="00336751" w:rsidRDefault="003F7AE9" w:rsidP="003F7AE9">
      <w:pPr>
        <w:pStyle w:val="A"/>
      </w:pPr>
      <w:r w:rsidRPr="00336751">
        <w:t>E.</w:t>
      </w:r>
      <w:r w:rsidRPr="00336751">
        <w:tab/>
        <w:t>The Louisiana Tax Commission shall submit the members' property assessment reports with the President of the Senate, the Speaker of the House of Representatives and the Legislative Audit Advisory Council no later than December 15 of each calendar year.</w:t>
      </w:r>
    </w:p>
    <w:p w14:paraId="4E5F0753" w14:textId="77777777" w:rsidR="003F7AE9" w:rsidRPr="00336751" w:rsidRDefault="003F7AE9" w:rsidP="00D569B6">
      <w:pPr>
        <w:pStyle w:val="A"/>
        <w:spacing w:after="80"/>
      </w:pPr>
      <w:r w:rsidRPr="00336751">
        <w:t>F.</w:t>
      </w:r>
      <w:r w:rsidRPr="00336751">
        <w:tab/>
        <w:t>For the purpose of defining "immediate family" R.S. 42:1102(13) identifies the family members to include:</w:t>
      </w:r>
    </w:p>
    <w:p w14:paraId="2EA8CBED" w14:textId="77777777" w:rsidR="003F7AE9" w:rsidRPr="00336751" w:rsidRDefault="003F7AE9" w:rsidP="00D569B6">
      <w:pPr>
        <w:pStyle w:val="1"/>
        <w:spacing w:after="80"/>
      </w:pPr>
      <w:r w:rsidRPr="00336751">
        <w:t>1.</w:t>
      </w:r>
      <w:r w:rsidRPr="00336751">
        <w:tab/>
        <w:t>sons and their spouses;</w:t>
      </w:r>
    </w:p>
    <w:p w14:paraId="1CA41599" w14:textId="77777777" w:rsidR="003F7AE9" w:rsidRPr="00336751" w:rsidRDefault="003F7AE9" w:rsidP="00D569B6">
      <w:pPr>
        <w:pStyle w:val="1"/>
        <w:spacing w:after="80"/>
      </w:pPr>
      <w:r w:rsidRPr="00336751">
        <w:t>2.</w:t>
      </w:r>
      <w:r w:rsidRPr="00336751">
        <w:tab/>
        <w:t>daughters and their spouses;</w:t>
      </w:r>
    </w:p>
    <w:p w14:paraId="5DDD4188" w14:textId="77777777" w:rsidR="003F7AE9" w:rsidRPr="00336751" w:rsidRDefault="003F7AE9" w:rsidP="00D569B6">
      <w:pPr>
        <w:pStyle w:val="1"/>
        <w:spacing w:after="80"/>
      </w:pPr>
      <w:r w:rsidRPr="00336751">
        <w:t>3.</w:t>
      </w:r>
      <w:r w:rsidRPr="00336751">
        <w:tab/>
        <w:t>brothers and their spouses;</w:t>
      </w:r>
    </w:p>
    <w:p w14:paraId="0C27EC08" w14:textId="77777777" w:rsidR="003F7AE9" w:rsidRPr="00336751" w:rsidRDefault="003F7AE9" w:rsidP="00D569B6">
      <w:pPr>
        <w:pStyle w:val="1"/>
        <w:spacing w:after="80"/>
      </w:pPr>
      <w:r w:rsidRPr="00336751">
        <w:t>4.</w:t>
      </w:r>
      <w:r w:rsidRPr="00336751">
        <w:tab/>
        <w:t>sisters and their spouses;</w:t>
      </w:r>
    </w:p>
    <w:p w14:paraId="7296986A" w14:textId="77777777" w:rsidR="003F7AE9" w:rsidRPr="00336751" w:rsidRDefault="003F7AE9" w:rsidP="00D569B6">
      <w:pPr>
        <w:pStyle w:val="1"/>
        <w:spacing w:after="80"/>
      </w:pPr>
      <w:r w:rsidRPr="00336751">
        <w:t>5.</w:t>
      </w:r>
      <w:r w:rsidRPr="00336751">
        <w:tab/>
        <w:t>parents;</w:t>
      </w:r>
    </w:p>
    <w:p w14:paraId="16620C7A" w14:textId="77777777" w:rsidR="003F7AE9" w:rsidRPr="00336751" w:rsidRDefault="003F7AE9" w:rsidP="00D569B6">
      <w:pPr>
        <w:pStyle w:val="1"/>
        <w:spacing w:after="80"/>
      </w:pPr>
      <w:r w:rsidRPr="00336751">
        <w:t>6.</w:t>
      </w:r>
      <w:r w:rsidRPr="00336751">
        <w:tab/>
        <w:t>spouse; and</w:t>
      </w:r>
    </w:p>
    <w:p w14:paraId="4A856270" w14:textId="77777777" w:rsidR="003F7AE9" w:rsidRPr="00336751" w:rsidRDefault="003F7AE9" w:rsidP="00D569B6">
      <w:pPr>
        <w:pStyle w:val="1"/>
        <w:spacing w:after="80"/>
      </w:pPr>
      <w:r w:rsidRPr="00336751">
        <w:t>7.</w:t>
      </w:r>
      <w:r w:rsidRPr="00336751">
        <w:tab/>
        <w:t>parents of spouse.</w:t>
      </w:r>
    </w:p>
    <w:p w14:paraId="7A1E2C6A" w14:textId="77777777" w:rsidR="003F7AE9" w:rsidRPr="00336751" w:rsidRDefault="003F7AE9" w:rsidP="003F7AE9">
      <w:pPr>
        <w:pStyle w:val="AuthorityNote"/>
      </w:pPr>
      <w:r w:rsidRPr="00336751">
        <w:t>AUTHORITY NOTE:</w:t>
      </w:r>
      <w:r w:rsidRPr="00336751">
        <w:tab/>
        <w:t>Promulgated in accordance with R.S. 47:1979; Act 670 of the 2003 Regular Legislative Session; Act 71 of the 2004 Regular Legislative Session; and R.S. 47:1837.</w:t>
      </w:r>
    </w:p>
    <w:p w14:paraId="729AD484" w14:textId="77777777" w:rsidR="003F7AE9" w:rsidRDefault="003F7AE9" w:rsidP="003F7AE9">
      <w:pPr>
        <w:pStyle w:val="HistoricalNote"/>
      </w:pPr>
      <w:r w:rsidRPr="00336751">
        <w:t>HISTORICAL NOTE:</w:t>
      </w:r>
      <w:r w:rsidRPr="00336751">
        <w:tab/>
        <w:t>Promulgated by the Department of Revenue, Tax Commission, LR 31:726 (March 2005).</w:t>
      </w:r>
    </w:p>
    <w:p w14:paraId="38D7CF74" w14:textId="77777777" w:rsidR="00C42436" w:rsidRPr="0063022D" w:rsidRDefault="00C42436" w:rsidP="00D569B6">
      <w:pPr>
        <w:pStyle w:val="Chapter"/>
        <w:spacing w:after="80"/>
      </w:pPr>
      <w:bookmarkStart w:id="2592" w:name="TOC_Chap108"/>
      <w:bookmarkStart w:id="2593" w:name="_Toc233690312"/>
      <w:bookmarkStart w:id="2594" w:name="_Toc234030896"/>
      <w:bookmarkStart w:id="2595" w:name="_Toc243721522"/>
      <w:bookmarkStart w:id="2596" w:name="_Toc259619770"/>
      <w:bookmarkStart w:id="2597" w:name="_Toc262718856"/>
      <w:bookmarkStart w:id="2598" w:name="_Toc275165629"/>
      <w:bookmarkStart w:id="2599" w:name="_Toc238197948"/>
      <w:r w:rsidRPr="0063022D">
        <w:t>Chapter 37.</w:t>
      </w:r>
      <w:bookmarkEnd w:id="2592"/>
      <w:r w:rsidR="00C97BFA" w:rsidRPr="00C97BFA">
        <w:tab/>
      </w:r>
      <w:bookmarkStart w:id="2600" w:name="TOCT_Chap108"/>
      <w:r w:rsidRPr="0063022D">
        <w:t>Reas</w:t>
      </w:r>
      <w:r w:rsidR="00786FB2">
        <w:t>sessment Guidelines Pursuant to</w:t>
      </w:r>
      <w:r w:rsidR="00765AD1">
        <w:t xml:space="preserve"> </w:t>
      </w:r>
      <w:r w:rsidRPr="0063022D">
        <w:t>R.S. 47.1978 and 1978.1</w:t>
      </w:r>
      <w:bookmarkEnd w:id="2593"/>
      <w:bookmarkEnd w:id="2594"/>
      <w:bookmarkEnd w:id="2595"/>
      <w:bookmarkEnd w:id="2596"/>
      <w:bookmarkEnd w:id="2597"/>
      <w:bookmarkEnd w:id="2598"/>
      <w:bookmarkEnd w:id="2599"/>
      <w:bookmarkEnd w:id="2600"/>
    </w:p>
    <w:p w14:paraId="4A3E6696" w14:textId="77777777" w:rsidR="00C42436" w:rsidRPr="0063022D" w:rsidRDefault="00C42436" w:rsidP="00D569B6">
      <w:pPr>
        <w:pStyle w:val="Section"/>
        <w:spacing w:after="80"/>
      </w:pPr>
      <w:bookmarkStart w:id="2601" w:name="_Toc233690313"/>
      <w:bookmarkStart w:id="2602" w:name="_Toc234030897"/>
      <w:bookmarkStart w:id="2603" w:name="_Toc243721523"/>
      <w:bookmarkStart w:id="2604" w:name="_Toc259619771"/>
      <w:bookmarkStart w:id="2605" w:name="_Toc262718857"/>
      <w:bookmarkStart w:id="2606" w:name="_Toc275165630"/>
      <w:bookmarkStart w:id="2607" w:name="_Toc238197949"/>
      <w:r w:rsidRPr="0063022D">
        <w:t>§3701.</w:t>
      </w:r>
      <w:r w:rsidRPr="0063022D">
        <w:tab/>
        <w:t xml:space="preserve">Listing and </w:t>
      </w:r>
      <w:r>
        <w:t>A</w:t>
      </w:r>
      <w:r w:rsidRPr="0063022D">
        <w:t>ssessing of Overflowed Lands</w:t>
      </w:r>
      <w:bookmarkEnd w:id="2601"/>
      <w:bookmarkEnd w:id="2602"/>
      <w:bookmarkEnd w:id="2603"/>
      <w:bookmarkEnd w:id="2604"/>
      <w:bookmarkEnd w:id="2605"/>
      <w:bookmarkEnd w:id="2606"/>
      <w:bookmarkEnd w:id="2607"/>
    </w:p>
    <w:p w14:paraId="56F27357" w14:textId="77777777" w:rsidR="00C42436" w:rsidRPr="0063022D" w:rsidRDefault="00C42436" w:rsidP="00D569B6">
      <w:pPr>
        <w:pStyle w:val="A"/>
        <w:spacing w:after="80"/>
      </w:pPr>
      <w:r>
        <w:t>A.</w:t>
      </w:r>
      <w:r>
        <w:tab/>
      </w:r>
      <w:r w:rsidRPr="0063022D">
        <w:t>Whenever lands or other property are overflowed by the waters of the Mississippi River, or by the waters of any other river, lake, bayou, or backwater, the assessors within whose parishes such lands or other property may be situated, shall reassess such lands or property for their actual cash value, and in so doing they shall specially take into consideration all the damages to the lands or property and the depreciation of the value of such land or property caused by the overflow.</w:t>
      </w:r>
      <w:r>
        <w:t xml:space="preserve"> </w:t>
      </w:r>
      <w:r w:rsidRPr="0063022D">
        <w:t>The assessors throughout the state shall make these reassessments whether the time fixed by law for filing assessment rolls has elapsed or not, and in case of reassessments, as provided by this Section, the assessor shall prepare supplemental rolls of overflowed lands and other overflowed property, which they shall file in the manner provided by law for general assessment rolls; such reassessment shall be subject to the same rights as to contest as to assessment generally.</w:t>
      </w:r>
    </w:p>
    <w:p w14:paraId="2E3FAB32" w14:textId="77777777" w:rsidR="00C42436" w:rsidRPr="0063022D" w:rsidRDefault="00C42436" w:rsidP="00C42436">
      <w:pPr>
        <w:pStyle w:val="AuthorityNote"/>
      </w:pPr>
      <w:r w:rsidRPr="0063022D">
        <w:t>AUTHORITY NOTE:</w:t>
      </w:r>
      <w:r>
        <w:tab/>
      </w:r>
      <w:r w:rsidRPr="0063022D">
        <w:t>Promulgated in accordance with R.S. 47:1978 and R.S. 47:1978.1.</w:t>
      </w:r>
    </w:p>
    <w:p w14:paraId="5B9767CB" w14:textId="77777777" w:rsidR="00C42436" w:rsidRPr="0063022D" w:rsidRDefault="00C42436" w:rsidP="00C42436">
      <w:pPr>
        <w:pStyle w:val="HistoricalNote"/>
      </w:pPr>
      <w:r w:rsidRPr="0063022D">
        <w:t>HISTORICAL NOTE:</w:t>
      </w:r>
      <w:r>
        <w:tab/>
      </w:r>
      <w:r w:rsidRPr="0063022D">
        <w:t>Promulgated by the Department of Revenue, Tax Commission, LR 33:</w:t>
      </w:r>
      <w:r>
        <w:t>505 (March 2007).</w:t>
      </w:r>
    </w:p>
    <w:p w14:paraId="5A75AD49" w14:textId="77777777" w:rsidR="00C42436" w:rsidRPr="0063022D" w:rsidRDefault="00C42436" w:rsidP="00C42436">
      <w:pPr>
        <w:pStyle w:val="Section"/>
      </w:pPr>
      <w:bookmarkStart w:id="2608" w:name="_Toc233690314"/>
      <w:bookmarkStart w:id="2609" w:name="_Toc234030898"/>
      <w:bookmarkStart w:id="2610" w:name="_Toc243721524"/>
      <w:bookmarkStart w:id="2611" w:name="_Toc259619772"/>
      <w:bookmarkStart w:id="2612" w:name="_Toc262718858"/>
      <w:bookmarkStart w:id="2613" w:name="_Toc275165631"/>
      <w:bookmarkStart w:id="2614" w:name="_Toc238197950"/>
      <w:r w:rsidRPr="0063022D">
        <w:t>§3702.</w:t>
      </w:r>
      <w:r w:rsidRPr="0063022D">
        <w:tab/>
        <w:t>Listing and Assessing of Land and</w:t>
      </w:r>
      <w:r>
        <w:t xml:space="preserve"> Property Damaged or Destroyed d</w:t>
      </w:r>
      <w:r w:rsidRPr="0063022D">
        <w:t xml:space="preserve">uring a Disaster or Emergency Declared </w:t>
      </w:r>
      <w:r>
        <w:t>b</w:t>
      </w:r>
      <w:r w:rsidRPr="0063022D">
        <w:t xml:space="preserve">y </w:t>
      </w:r>
      <w:r>
        <w:t>t</w:t>
      </w:r>
      <w:r w:rsidRPr="0063022D">
        <w:t>he Governor or Fire</w:t>
      </w:r>
      <w:bookmarkEnd w:id="2608"/>
      <w:bookmarkEnd w:id="2609"/>
      <w:bookmarkEnd w:id="2610"/>
      <w:bookmarkEnd w:id="2611"/>
      <w:bookmarkEnd w:id="2612"/>
      <w:bookmarkEnd w:id="2613"/>
      <w:bookmarkEnd w:id="2614"/>
    </w:p>
    <w:p w14:paraId="6F85C1DA" w14:textId="77777777" w:rsidR="00C42436" w:rsidRPr="0063022D" w:rsidRDefault="00C42436" w:rsidP="00C42436">
      <w:pPr>
        <w:pStyle w:val="A"/>
      </w:pPr>
      <w:r w:rsidRPr="0063022D">
        <w:t>A.</w:t>
      </w:r>
      <w:r>
        <w:tab/>
      </w:r>
      <w:r w:rsidRPr="0063022D">
        <w:t>If lands or property, including buildings, structures, or personal property, are damaged or destroyed, non-operational, or uninhabitable due to an emergency declared by the governor or to a disaster or fire, the assessor or assessors within such parish shall assess such lands or property for the year in which damage has occurred at the percentage of fair market value provided in the Constitution of Louisiana by taking into consideration all the damages to the lands or other property, including obsolescence, and the depreciation of the value of such land or other property caused by the disaster, fire, or emergency described in this Section.</w:t>
      </w:r>
      <w:r>
        <w:t xml:space="preserve"> </w:t>
      </w:r>
      <w:r w:rsidRPr="0063022D">
        <w:t>Notwithstanding other provisions of law to the contrary, the assessor shall make these assessments whether the time fixed by law for filing assessment rolls has elapsed or not.</w:t>
      </w:r>
    </w:p>
    <w:p w14:paraId="796ABD74" w14:textId="77777777" w:rsidR="00C42436" w:rsidRPr="0063022D" w:rsidRDefault="00C42436" w:rsidP="00C42436">
      <w:pPr>
        <w:pStyle w:val="A"/>
      </w:pPr>
      <w:r w:rsidRPr="0063022D">
        <w:t>B.</w:t>
      </w:r>
      <w:r w:rsidRPr="0063022D">
        <w:tab/>
        <w:t>The assessments provided for in this Section and in §3701 shall be completed no later than six months following the implementation of §3701 or this Section.</w:t>
      </w:r>
      <w:r>
        <w:t xml:space="preserve"> </w:t>
      </w:r>
      <w:r w:rsidRPr="0063022D">
        <w:t>The Louisiana Tax Commission shall grant the assessor an additional six months to complete the assessments referred to in §3701 or this Section upon a reasonable showing by the assessor that additional time is needed to complete the assessment of the property described in §3701 or this Section.</w:t>
      </w:r>
    </w:p>
    <w:p w14:paraId="0EF315B0" w14:textId="77777777" w:rsidR="00C42436" w:rsidRPr="0063022D" w:rsidRDefault="00C42436" w:rsidP="00C42436">
      <w:pPr>
        <w:pStyle w:val="A"/>
      </w:pPr>
      <w:r w:rsidRPr="0063022D">
        <w:t>C.</w:t>
      </w:r>
      <w:r>
        <w:tab/>
      </w:r>
      <w:r w:rsidRPr="0063022D">
        <w:t>The assessor shall assess such damaged, destroyed, non-operational, or uninhabitable property in one</w:t>
      </w:r>
      <w:r>
        <w:t xml:space="preserve"> of the following three manners.</w:t>
      </w:r>
    </w:p>
    <w:p w14:paraId="1E93AEDF" w14:textId="77777777" w:rsidR="00C42436" w:rsidRPr="0063022D" w:rsidRDefault="00C42436" w:rsidP="00C42436">
      <w:pPr>
        <w:pStyle w:val="1"/>
      </w:pPr>
      <w:r w:rsidRPr="0063022D">
        <w:t>1.</w:t>
      </w:r>
      <w:r w:rsidRPr="0063022D">
        <w:tab/>
        <w:t>The assessments of such property shall be reflected on the general assessment roll if at the time lands and other property are damaged, destroyed, non-operational, or uninhabitable due to an emergency declared by the governor or due to a disaster or fire, the general assessment roll has not been certified by the assessor to the local Board of Review.</w:t>
      </w:r>
      <w:r>
        <w:t xml:space="preserve"> </w:t>
      </w:r>
      <w:r w:rsidRPr="0063022D">
        <w:t>The procedures for public inspection of the general assessment rolls, review of assessments by the Board of Review, and certification of the assessment rolls to the Louisiana Tax Commission shall be followed.</w:t>
      </w:r>
      <w:r>
        <w:t xml:space="preserve"> </w:t>
      </w:r>
      <w:r w:rsidRPr="0063022D">
        <w:t xml:space="preserve">The rolls shall be open for public inspection for a period of </w:t>
      </w:r>
      <w:r>
        <w:t>15</w:t>
      </w:r>
      <w:r w:rsidRPr="0063022D">
        <w:t xml:space="preserve"> days, and the assessor shall advertise such public exposure dates and dates for board of review as provided for by existing law.</w:t>
      </w:r>
      <w:r>
        <w:t xml:space="preserve"> </w:t>
      </w:r>
      <w:r w:rsidRPr="0063022D">
        <w:t>If the dates provided for by existing law have expired, the assessor shall advertise new exposure dates and dates for the board of review even if those dates are not within the time period provided for by existing law.</w:t>
      </w:r>
    </w:p>
    <w:p w14:paraId="22A861C0" w14:textId="77777777" w:rsidR="00C42436" w:rsidRPr="0063022D" w:rsidRDefault="00C42436" w:rsidP="00C42436">
      <w:pPr>
        <w:pStyle w:val="1"/>
      </w:pPr>
      <w:r w:rsidRPr="0063022D">
        <w:t>2.</w:t>
      </w:r>
      <w:r w:rsidRPr="0063022D">
        <w:tab/>
        <w:t>If, at the time such lands and other property are damaged, destroyed, non-operational, or uninhabitable due to an emergency declared by the governor or due to a disaster or fire, the general assessment rolls have already been certified by the assessor to the local Board of Review, the assessor shall prepare a supplemental roll of land or property damaged or destroyed as the result of the events described in this Section, which rolls shall be filed in the same manner as provided for in this Section for general assessment rolls, and such assessments shall be subject to the same rights as to contest as to assessments generally.</w:t>
      </w:r>
    </w:p>
    <w:p w14:paraId="30BADA31" w14:textId="77777777" w:rsidR="00C42436" w:rsidRPr="0063022D" w:rsidRDefault="00C42436" w:rsidP="00765AD1">
      <w:pPr>
        <w:pStyle w:val="1"/>
      </w:pPr>
      <w:r w:rsidRPr="0063022D">
        <w:lastRenderedPageBreak/>
        <w:t>3.</w:t>
      </w:r>
      <w:r w:rsidRPr="0063022D">
        <w:tab/>
        <w:t>If, after the filing of the assessment roll with the Louisiana Tax Commission, the assessor requests a change order as a result of the events described in this Section, such request for change order shall be signed by the assessor or his deputy and shall contain a declaration that the property owner agrees to the change in the assessment and that the property owner waives any right to further contest the correctness of the assessment.</w:t>
      </w:r>
      <w:r>
        <w:t xml:space="preserve"> </w:t>
      </w:r>
      <w:r w:rsidRPr="0063022D">
        <w:t>In the event the request for change order is not agreed upon by the assessor and the property owner, the assessor shall mail to the property owner the assessor</w:t>
      </w:r>
      <w:r>
        <w:t>'</w:t>
      </w:r>
      <w:r w:rsidRPr="0063022D">
        <w:t>s determination of the assessed value of the property.</w:t>
      </w:r>
      <w:r>
        <w:t xml:space="preserve"> </w:t>
      </w:r>
      <w:r w:rsidRPr="0063022D">
        <w:t>If the property owner is dissatisfied with the assessor</w:t>
      </w:r>
      <w:r>
        <w:t>'</w:t>
      </w:r>
      <w:r w:rsidRPr="0063022D">
        <w:t xml:space="preserve">s determination of assessed value, the property owner shall have </w:t>
      </w:r>
      <w:r>
        <w:t>15</w:t>
      </w:r>
      <w:r w:rsidRPr="0063022D">
        <w:t xml:space="preserve"> days from the mailing of the notification by the assessor of the determination of assessed value to contest the assessment to the Louisiana Tax Commission.</w:t>
      </w:r>
      <w:r>
        <w:t xml:space="preserve"> </w:t>
      </w:r>
      <w:r w:rsidRPr="0063022D">
        <w:t xml:space="preserve">All decisions by the Louisiana Tax Commission are final unless appealed to the district court within </w:t>
      </w:r>
      <w:r>
        <w:t>15</w:t>
      </w:r>
      <w:r w:rsidRPr="0063022D">
        <w:t xml:space="preserve"> days from the mailing of the decision of the Louisiana Tax Commission.</w:t>
      </w:r>
      <w:r>
        <w:t xml:space="preserve"> </w:t>
      </w:r>
      <w:r w:rsidRPr="0063022D">
        <w:t>If the assessor requests change orders in lieu of an original assessment roll or supplemental roll under this Section, the assessor shall submit an amended grand recap reflecting the changes in assessed values requested in such change orders.</w:t>
      </w:r>
    </w:p>
    <w:p w14:paraId="0B5162AB" w14:textId="77777777" w:rsidR="00C42436" w:rsidRPr="0063022D" w:rsidRDefault="00C42436" w:rsidP="00C42436">
      <w:pPr>
        <w:pStyle w:val="A"/>
      </w:pPr>
      <w:r w:rsidRPr="0063022D">
        <w:t>D.</w:t>
      </w:r>
      <w:r w:rsidRPr="0063022D">
        <w:tab/>
        <w:t>The assessment provided for in this Section shall not be considered an implementation of the reappraisal and valuation provisions of Article VII, Section 18(F) of the Constitution of Louisiana, nor shall such assessment result in the adjustment of ad valorem tax millages pursuant to Article VII, Section 23 of the Constitution of Louisiana.</w:t>
      </w:r>
    </w:p>
    <w:p w14:paraId="4C42FDEE" w14:textId="77777777" w:rsidR="00C42436" w:rsidRPr="0063022D" w:rsidRDefault="00C42436" w:rsidP="00C42436">
      <w:pPr>
        <w:pStyle w:val="A"/>
      </w:pPr>
      <w:r w:rsidRPr="0063022D">
        <w:t>E.</w:t>
      </w:r>
      <w:r w:rsidRPr="0063022D">
        <w:tab/>
        <w:t>The provisions of this Section shall apply to the Louisiana Tax Commission in the assessment of public service properties.</w:t>
      </w:r>
    </w:p>
    <w:p w14:paraId="41147C10" w14:textId="77777777" w:rsidR="00C42436" w:rsidRPr="0063022D" w:rsidRDefault="00C42436" w:rsidP="00C42436">
      <w:pPr>
        <w:pStyle w:val="AuthorityNote"/>
      </w:pPr>
      <w:r w:rsidRPr="0063022D">
        <w:t>AUTHORITY NOTE:</w:t>
      </w:r>
      <w:r>
        <w:tab/>
      </w:r>
      <w:r w:rsidRPr="0063022D">
        <w:t>Promulgated in accordance with R.S. 47:1978 and R.S. 47:1978.1.</w:t>
      </w:r>
    </w:p>
    <w:p w14:paraId="49E83B2B" w14:textId="77777777" w:rsidR="003F0786" w:rsidRPr="00710CD6" w:rsidRDefault="00C42436" w:rsidP="005570D1">
      <w:pPr>
        <w:pStyle w:val="HistoricalNote"/>
      </w:pPr>
      <w:r w:rsidRPr="0063022D">
        <w:t>HISTORICAL NOTE:</w:t>
      </w:r>
      <w:r>
        <w:tab/>
      </w:r>
      <w:r w:rsidRPr="0063022D">
        <w:t>Promulgated by the Department of Revenue, Tax Commission, LR 33:</w:t>
      </w:r>
      <w:r w:rsidR="00720AF2">
        <w:t>505 (March 2007)</w:t>
      </w:r>
      <w:r w:rsidR="00B77204">
        <w:t>.</w:t>
      </w:r>
    </w:p>
    <w:sectPr w:rsidR="003F0786" w:rsidRPr="00710CD6" w:rsidSect="005570D1">
      <w:headerReference w:type="even" r:id="rId30"/>
      <w:headerReference w:type="default" r:id="rId31"/>
      <w:type w:val="continuous"/>
      <w:pgSz w:w="12240" w:h="15840" w:code="1"/>
      <w:pgMar w:top="1080" w:right="864" w:bottom="864" w:left="864" w:header="576" w:footer="432" w:gutter="0"/>
      <w:cols w:num="2"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E9640" w14:textId="77777777" w:rsidR="00342372" w:rsidRDefault="00342372" w:rsidP="000A70F9">
      <w:pPr>
        <w:pStyle w:val="Text"/>
      </w:pPr>
      <w:r>
        <w:separator/>
      </w:r>
    </w:p>
  </w:endnote>
  <w:endnote w:type="continuationSeparator" w:id="0">
    <w:p w14:paraId="4ED96396" w14:textId="77777777" w:rsidR="00342372" w:rsidRDefault="00342372" w:rsidP="000A70F9">
      <w:pPr>
        <w:pStyle w:val="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embedRegular r:id="rId1" w:fontKey="{1E957183-E5F7-4B1E-B9EB-F2E48D47D09C}"/>
    <w:embedBold r:id="rId2" w:fontKey="{4C93D98B-1D7C-42FF-850B-8A212F5FF48B}"/>
  </w:font>
  <w:font w:name="Times New Roman">
    <w:panose1 w:val="02020603050405020304"/>
    <w:charset w:val="00"/>
    <w:family w:val="roman"/>
    <w:pitch w:val="variable"/>
    <w:sig w:usb0="E0002EFF" w:usb1="C000785B" w:usb2="00000009" w:usb3="00000000" w:csb0="000001FF" w:csb1="00000000"/>
    <w:embedRegular r:id="rId3" w:fontKey="{C1961DD9-9C2A-4477-8C91-A7C9F406ADEA}"/>
    <w:embedBold r:id="rId4" w:fontKey="{D2C92967-A816-4CF6-BD65-8E176F80F038}"/>
    <w:embedItalic r:id="rId5" w:fontKey="{B01C253E-CA2D-4438-B13B-76AAA182DA3C}"/>
    <w:embedBoldItalic r:id="rId6" w:fontKey="{5B76B3E2-CE96-4404-9901-6ABB8A7024F3}"/>
  </w:font>
  <w:font w:name="Symbol">
    <w:panose1 w:val="05050102010706020507"/>
    <w:charset w:val="02"/>
    <w:family w:val="roman"/>
    <w:pitch w:val="variable"/>
    <w:sig w:usb0="00000000" w:usb1="10000000" w:usb2="00000000" w:usb3="00000000" w:csb0="80000000" w:csb1="00000000"/>
    <w:embedRegular r:id="rId7" w:fontKey="{5671C9AB-2241-46D9-8537-E82940526929}"/>
  </w:font>
  <w:font w:name="Wingdings">
    <w:panose1 w:val="05000000000000000000"/>
    <w:charset w:val="02"/>
    <w:family w:val="auto"/>
    <w:pitch w:val="variable"/>
    <w:sig w:usb0="00000000" w:usb1="10000000" w:usb2="00000000" w:usb3="00000000" w:csb0="80000000" w:csb1="00000000"/>
    <w:embedRegular r:id="rId8" w:fontKey="{96845854-F6A1-4A6E-8FA5-3321A9B51582}"/>
  </w:font>
  <w:font w:name="Calibri">
    <w:panose1 w:val="020F0502020204030204"/>
    <w:charset w:val="00"/>
    <w:family w:val="swiss"/>
    <w:pitch w:val="variable"/>
    <w:sig w:usb0="E4002EFF" w:usb1="C200247B" w:usb2="00000009" w:usb3="00000000" w:csb0="000001FF" w:csb1="00000000"/>
    <w:embedRegular r:id="rId9" w:fontKey="{F2302722-14F3-4A2A-AD86-FE1D53D38455}"/>
    <w:embedBold r:id="rId10" w:fontKey="{18122428-E5CC-4E66-866B-B12C61E696A8}"/>
    <w:embedItalic r:id="rId11" w:fontKey="{EE9872DA-D41A-4A3B-8A32-1D619A62517A}"/>
  </w:font>
  <w:font w:name="Arial">
    <w:panose1 w:val="020B0604020202020204"/>
    <w:charset w:val="00"/>
    <w:family w:val="swiss"/>
    <w:pitch w:val="variable"/>
    <w:sig w:usb0="E0002EFF" w:usb1="C000785B" w:usb2="00000009" w:usb3="00000000" w:csb0="000001FF" w:csb1="00000000"/>
    <w:embedRegular r:id="rId12" w:fontKey="{85050E9A-ECE3-46E3-9DF0-2B68343E61DC}"/>
    <w:embedBold r:id="rId13" w:fontKey="{65C381AB-B1C3-4827-83FA-DBEE5DEC8060}"/>
    <w:embedItalic r:id="rId14" w:fontKey="{8DEA3C0D-F5F3-4B51-918B-07C6E5B40646}"/>
  </w:font>
  <w:font w:name="Geneva">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5" w:fontKey="{63A4BA7B-2FC0-43FA-A1D9-0FDB7C10BC2E}"/>
  </w:font>
  <w:font w:name="Impact">
    <w:panose1 w:val="020B0806030902050204"/>
    <w:charset w:val="00"/>
    <w:family w:val="swiss"/>
    <w:pitch w:val="variable"/>
    <w:sig w:usb0="00000287" w:usb1="00000000" w:usb2="00000000" w:usb3="00000000" w:csb0="0000009F" w:csb1="00000000"/>
    <w:embedRegular r:id="rId16" w:fontKey="{351D4C94-828C-4F33-A8A3-5556C790FFAD}"/>
  </w:font>
  <w:font w:name="Book Antiqua">
    <w:panose1 w:val="02040602050305030304"/>
    <w:charset w:val="00"/>
    <w:family w:val="roman"/>
    <w:pitch w:val="variable"/>
    <w:sig w:usb0="00000287" w:usb1="00000000" w:usb2="00000000" w:usb3="00000000" w:csb0="0000009F" w:csb1="00000000"/>
    <w:embedRegular r:id="rId17" w:fontKey="{C57CA057-6602-40C9-A85A-D762AB96BBA0}"/>
  </w:font>
  <w:font w:name="Verdana">
    <w:panose1 w:val="020B0604030504040204"/>
    <w:charset w:val="00"/>
    <w:family w:val="swiss"/>
    <w:pitch w:val="variable"/>
    <w:sig w:usb0="A00006FF" w:usb1="4000205B" w:usb2="00000010" w:usb3="00000000" w:csb0="0000019F" w:csb1="00000000"/>
    <w:embedRegular r:id="rId18" w:fontKey="{5E723D34-A3AB-46D9-8707-5A86BAD77BCD}"/>
  </w:font>
  <w:font w:name="CG Times">
    <w:altName w:val="Times New Roman"/>
    <w:panose1 w:val="00000000000000000000"/>
    <w:charset w:val="00"/>
    <w:family w:val="roman"/>
    <w:notTrueType/>
    <w:pitch w:val="variable"/>
    <w:sig w:usb0="00000003" w:usb1="00000000" w:usb2="00000000" w:usb3="00000000" w:csb0="00000001" w:csb1="00000000"/>
  </w:font>
  <w:font w:name="New Century Schlbk">
    <w:altName w:val="Century Schoolbook"/>
    <w:panose1 w:val="00000000000000000000"/>
    <w:charset w:val="4D"/>
    <w:family w:val="auto"/>
    <w:notTrueType/>
    <w:pitch w:val="default"/>
    <w:sig w:usb0="03000000" w:usb1="00000000" w:usb2="00000000" w:usb3="00000000" w:csb0="00000001" w:csb1="00000000"/>
  </w:font>
  <w:font w:name="Garamond">
    <w:panose1 w:val="02020404030301010803"/>
    <w:charset w:val="00"/>
    <w:family w:val="roman"/>
    <w:pitch w:val="variable"/>
    <w:sig w:usb0="00000287" w:usb1="00000000" w:usb2="00000000" w:usb3="00000000" w:csb0="0000009F" w:csb1="00000000"/>
    <w:embedRegular r:id="rId19" w:fontKey="{88FDAF1B-A0A4-4F76-9D20-4B63A132B1E4}"/>
  </w:font>
  <w:font w:name="Baskerville Old Face">
    <w:panose1 w:val="02020602080505020303"/>
    <w:charset w:val="00"/>
    <w:family w:val="roman"/>
    <w:pitch w:val="variable"/>
    <w:sig w:usb0="00000003" w:usb1="00000000" w:usb2="00000000" w:usb3="00000000" w:csb0="00000001" w:csb1="00000000"/>
    <w:embedRegular r:id="rId20" w:fontKey="{5AB0CBED-71B2-4DD8-A662-95DDB58BE52C}"/>
  </w:font>
  <w:font w:name="Times-Roman">
    <w:altName w:val="Times New Roman"/>
    <w:panose1 w:val="00000000000000000000"/>
    <w:charset w:val="00"/>
    <w:family w:val="roman"/>
    <w:notTrueType/>
    <w:pitch w:val="default"/>
    <w:sig w:usb0="00000003" w:usb1="00000000" w:usb2="00000000" w:usb3="00000000" w:csb0="00000001" w:csb1="00000000"/>
  </w:font>
  <w:font w:name="WP MathB">
    <w:altName w:val="Symbol"/>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1" w:fontKey="{F291D87C-F024-4C9A-A031-48CC9BD88986}"/>
    <w:embedBold r:id="rId22" w:fontKey="{CDD4B920-62C4-4650-B0D6-708386F8D501}"/>
    <w:embedItalic r:id="rId23" w:fontKey="{85C6F78F-0714-4454-A342-08E7EA6F4C5F}"/>
  </w:font>
  <w:font w:name="Cronos Pro">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24" w:fontKey="{8D7C532D-D288-4F50-A173-C666FC89FAB2}"/>
  </w:font>
  <w:font w:name="Helvetica">
    <w:panose1 w:val="020B0604020202020204"/>
    <w:charset w:val="00"/>
    <w:family w:val="swiss"/>
    <w:pitch w:val="variable"/>
    <w:sig w:usb0="E0002EFF" w:usb1="C000785B" w:usb2="00000009" w:usb3="00000000" w:csb0="000001FF" w:csb1="00000000"/>
    <w:embedBold r:id="rId25" w:fontKey="{5AFD6AB4-9837-4401-BCFB-9B0163BA53CB}"/>
  </w:font>
  <w:font w:name="Times">
    <w:altName w:val="Sylfaen"/>
    <w:panose1 w:val="02020603050405020304"/>
    <w:charset w:val="00"/>
    <w:family w:val="roman"/>
    <w:pitch w:val="variable"/>
    <w:sig w:usb0="E0002EFF" w:usb1="C000785B" w:usb2="00000009" w:usb3="00000000" w:csb0="000001FF" w:csb1="00000000"/>
    <w:embedRegular r:id="rId26" w:fontKey="{8D2BBA8E-22E9-4687-A17A-9D11A255E3CF}"/>
  </w:font>
  <w:font w:name="Arial Narrow">
    <w:panose1 w:val="020B0606020202030204"/>
    <w:charset w:val="00"/>
    <w:family w:val="swiss"/>
    <w:pitch w:val="variable"/>
    <w:sig w:usb0="00000287" w:usb1="00000800" w:usb2="00000000" w:usb3="00000000" w:csb0="0000009F" w:csb1="00000000"/>
    <w:embedRegular r:id="rId27" w:fontKey="{EEBF5AC5-C3B0-4947-B77E-31E16FE91876}"/>
  </w:font>
  <w:font w:name="Aptos">
    <w:charset w:val="00"/>
    <w:family w:val="swiss"/>
    <w:pitch w:val="variable"/>
    <w:sig w:usb0="20000287" w:usb1="00000003" w:usb2="00000000" w:usb3="00000000" w:csb0="0000019F" w:csb1="00000000"/>
    <w:embedRegular r:id="rId28" w:fontKey="{15C17DA9-F729-48CC-9618-E749991B9909}"/>
    <w:embedBold r:id="rId29" w:fontKey="{3AB025EE-D6E4-44C1-B6F8-711261A6345B}"/>
    <w:embedItalic r:id="rId30" w:fontKey="{554A609A-DC9A-466E-A7AC-4B8677D63006}"/>
  </w:font>
  <w:font w:name="Consolas">
    <w:panose1 w:val="020B0609020204030204"/>
    <w:charset w:val="00"/>
    <w:family w:val="modern"/>
    <w:pitch w:val="fixed"/>
    <w:sig w:usb0="E00006FF" w:usb1="0000FCFF" w:usb2="00000001" w:usb3="00000000" w:csb0="0000019F" w:csb1="00000000"/>
    <w:embedRegular r:id="rId31" w:fontKey="{DA6C0C04-0F32-44E8-82DD-F5F3E7211678}"/>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MT,Bold">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32" w:fontKey="{D8E69D5C-18A0-4438-A82D-88214D80C657}"/>
    <w:embedBold r:id="rId33" w:fontKey="{7BF2D06A-633F-417E-912F-2B9988C4E9E6}"/>
  </w:font>
  <w:font w:name="Calibri Light">
    <w:panose1 w:val="020F0302020204030204"/>
    <w:charset w:val="00"/>
    <w:family w:val="swiss"/>
    <w:pitch w:val="variable"/>
    <w:sig w:usb0="E4002EFF" w:usb1="C200247B" w:usb2="00000009" w:usb3="00000000" w:csb0="000001FF" w:csb1="00000000"/>
    <w:embedRegular r:id="rId34" w:fontKey="{5967D49C-EE5B-432D-922E-5828014199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72086" w14:textId="180FFDD8" w:rsidR="00426EA2" w:rsidRPr="004354D6" w:rsidRDefault="00426EA2" w:rsidP="00426EA2">
    <w:pPr>
      <w:pStyle w:val="Footer"/>
      <w:tabs>
        <w:tab w:val="clear" w:pos="4320"/>
        <w:tab w:val="clear" w:pos="8640"/>
        <w:tab w:val="center" w:pos="5040"/>
        <w:tab w:val="left" w:pos="6000"/>
        <w:tab w:val="right" w:pos="10440"/>
      </w:tabs>
      <w:ind w:right="-48"/>
      <w:rPr>
        <w:i/>
      </w:rPr>
    </w:pPr>
    <w:r w:rsidRPr="000A685E">
      <w:rPr>
        <w:rStyle w:val="PageNumber"/>
        <w:rFonts w:ascii="Arial" w:hAnsi="Arial" w:cs="Arial"/>
        <w:sz w:val="16"/>
      </w:rPr>
      <w:tab/>
    </w:r>
    <w:r w:rsidRPr="004354D6">
      <w:rPr>
        <w:rStyle w:val="PageNumber"/>
        <w:rFonts w:ascii="Arial" w:hAnsi="Arial" w:cs="Arial"/>
        <w:i/>
        <w:iCs/>
        <w:sz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7D7DB" w14:textId="77777777" w:rsidR="00426EA2" w:rsidRDefault="00426EA2" w:rsidP="00426EA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03BB05FB" w14:textId="6CEEB4FC" w:rsidR="00B077CA" w:rsidRPr="00234FBF" w:rsidRDefault="00B077CA" w:rsidP="00677565">
    <w:pPr>
      <w:pStyle w:val="Footer"/>
      <w:keepNext/>
      <w:tabs>
        <w:tab w:val="clear" w:pos="4320"/>
        <w:tab w:val="clear" w:pos="8640"/>
        <w:tab w:val="left" w:pos="6210"/>
        <w:tab w:val="left" w:pos="6521"/>
        <w:tab w:val="left" w:pos="9270"/>
      </w:tabs>
      <w:rPr>
        <w:rFonts w:ascii="Arial" w:hAnsi="Arial" w:cs="Arial"/>
        <w:i/>
        <w:iCs/>
        <w:sz w:val="16"/>
      </w:rPr>
    </w:pPr>
    <w:r>
      <w:rPr>
        <w:rFonts w:ascii="Arial" w:hAnsi="Arial" w:cs="Arial"/>
        <w:i/>
        <w:iCs/>
        <w:sz w:val="16"/>
      </w:rPr>
      <w:tab/>
    </w:r>
    <w:r w:rsidR="00677565" w:rsidRPr="004354D6">
      <w:rPr>
        <w:rStyle w:val="PageNumber"/>
        <w:rFonts w:ascii="Arial" w:hAnsi="Arial" w:cs="Arial"/>
        <w:i/>
        <w:iCs/>
        <w:sz w:val="16"/>
      </w:rPr>
      <w:t>Louisiana Administrative Code</w:t>
    </w:r>
    <w:r w:rsidR="00677565" w:rsidRPr="004354D6">
      <w:rPr>
        <w:rStyle w:val="PageNumber"/>
        <w:rFonts w:ascii="Arial" w:hAnsi="Arial" w:cs="Arial"/>
        <w:i/>
        <w:iCs/>
        <w:sz w:val="16"/>
      </w:rPr>
      <w:tab/>
    </w:r>
    <w:r w:rsidR="00097A40">
      <w:rPr>
        <w:rStyle w:val="PageNumber"/>
        <w:rFonts w:ascii="Arial" w:hAnsi="Arial" w:cs="Arial"/>
        <w:i/>
        <w:iCs/>
        <w:sz w:val="16"/>
      </w:rPr>
      <w:t>August</w:t>
    </w:r>
    <w:r w:rsidR="00A84D5C">
      <w:rPr>
        <w:rStyle w:val="PageNumber"/>
        <w:rFonts w:ascii="Arial" w:hAnsi="Arial" w:cs="Arial"/>
        <w:i/>
        <w:iCs/>
        <w:sz w:val="16"/>
      </w:rPr>
      <w:t xml:space="preserve">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48F35" w14:textId="77777777" w:rsidR="00B077CA" w:rsidRDefault="00B077C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B2DDA">
      <w:rPr>
        <w:rStyle w:val="PageNumber"/>
        <w:noProof/>
      </w:rPr>
      <w:t>1</w:t>
    </w:r>
    <w:r>
      <w:rPr>
        <w:rStyle w:val="PageNumber"/>
      </w:rPr>
      <w:fldChar w:fldCharType="end"/>
    </w:r>
  </w:p>
  <w:p w14:paraId="23A6C1FE" w14:textId="7DBB62D4" w:rsidR="00B077CA" w:rsidRPr="004354D6" w:rsidRDefault="00B077CA" w:rsidP="0078663C">
    <w:pPr>
      <w:pStyle w:val="Footer"/>
      <w:tabs>
        <w:tab w:val="clear" w:pos="4320"/>
        <w:tab w:val="clear" w:pos="8640"/>
        <w:tab w:val="center" w:pos="5040"/>
        <w:tab w:val="left" w:pos="6000"/>
        <w:tab w:val="right" w:pos="10440"/>
      </w:tabs>
      <w:ind w:right="-48"/>
      <w:rPr>
        <w:i/>
      </w:rPr>
    </w:pPr>
    <w:r w:rsidRPr="000A685E">
      <w:rPr>
        <w:rStyle w:val="PageNumber"/>
        <w:rFonts w:ascii="Arial" w:hAnsi="Arial" w:cs="Arial"/>
        <w:sz w:val="16"/>
      </w:rPr>
      <w:t xml:space="preserve"> </w:t>
    </w:r>
    <w:r w:rsidRPr="000A685E">
      <w:rPr>
        <w:rStyle w:val="PageNumber"/>
        <w:rFonts w:ascii="Arial" w:hAnsi="Arial" w:cs="Arial"/>
        <w:sz w:val="16"/>
      </w:rPr>
      <w:tab/>
    </w:r>
    <w:r w:rsidRPr="000A685E">
      <w:rPr>
        <w:rStyle w:val="PageNumber"/>
        <w:rFonts w:ascii="Arial" w:hAnsi="Arial" w:cs="Arial"/>
        <w:sz w:val="16"/>
      </w:rPr>
      <w:tab/>
    </w:r>
    <w:r w:rsidRPr="004354D6">
      <w:rPr>
        <w:rStyle w:val="PageNumber"/>
        <w:rFonts w:ascii="Arial" w:hAnsi="Arial" w:cs="Arial"/>
        <w:i/>
        <w:iCs/>
        <w:sz w:val="16"/>
      </w:rPr>
      <w:t>Louisiana Administrative Code</w:t>
    </w:r>
    <w:r w:rsidRPr="004354D6">
      <w:rPr>
        <w:rStyle w:val="PageNumber"/>
        <w:rFonts w:ascii="Arial" w:hAnsi="Arial" w:cs="Arial"/>
        <w:i/>
        <w:iCs/>
        <w:sz w:val="16"/>
      </w:rPr>
      <w:tab/>
    </w:r>
    <w:r w:rsidR="00097A40">
      <w:rPr>
        <w:rStyle w:val="PageNumber"/>
        <w:rFonts w:ascii="Arial" w:hAnsi="Arial" w:cs="Arial"/>
        <w:i/>
        <w:iCs/>
        <w:sz w:val="16"/>
      </w:rPr>
      <w:t>August</w:t>
    </w:r>
    <w:r w:rsidR="00A84D5C">
      <w:rPr>
        <w:rStyle w:val="PageNumber"/>
        <w:rFonts w:ascii="Arial" w:hAnsi="Arial" w:cs="Arial"/>
        <w:i/>
        <w:iCs/>
        <w:sz w:val="16"/>
      </w:rPr>
      <w:t xml:space="preserve"> </w:t>
    </w:r>
    <w:r w:rsidR="00775739">
      <w:rPr>
        <w:rStyle w:val="PageNumber"/>
        <w:rFonts w:ascii="Arial" w:hAnsi="Arial" w:cs="Arial"/>
        <w:i/>
        <w:iCs/>
        <w:sz w:val="16"/>
      </w:rPr>
      <w:t>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1ADEE" w14:textId="77777777" w:rsidR="00426EA2" w:rsidRDefault="00426EA2" w:rsidP="00426EA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01DABFAC" w14:textId="21A71036" w:rsidR="00426EA2" w:rsidRPr="00426EA2" w:rsidRDefault="00426EA2" w:rsidP="00426EA2">
    <w:pPr>
      <w:pStyle w:val="Footer"/>
      <w:tabs>
        <w:tab w:val="clear" w:pos="4320"/>
        <w:tab w:val="clear" w:pos="8640"/>
        <w:tab w:val="left" w:pos="3060"/>
        <w:tab w:val="center" w:pos="5280"/>
      </w:tabs>
      <w:ind w:right="-48"/>
      <w:rPr>
        <w:rStyle w:val="PageNumber"/>
        <w:rFonts w:ascii="Arial" w:hAnsi="Arial" w:cs="Arial"/>
        <w:i/>
        <w:iCs/>
        <w:sz w:val="16"/>
      </w:rPr>
    </w:pPr>
    <w:r w:rsidRPr="00426EA2">
      <w:rPr>
        <w:rStyle w:val="PageNumber"/>
        <w:rFonts w:ascii="Arial" w:hAnsi="Arial" w:cs="Arial"/>
        <w:i/>
        <w:iCs/>
        <w:sz w:val="16"/>
      </w:rPr>
      <w:t>Louisiana Administrative Code</w:t>
    </w:r>
    <w:r>
      <w:rPr>
        <w:rStyle w:val="PageNumber"/>
        <w:rFonts w:ascii="Arial" w:hAnsi="Arial" w:cs="Arial"/>
        <w:i/>
        <w:iCs/>
        <w:sz w:val="16"/>
      </w:rPr>
      <w:tab/>
    </w:r>
    <w:r w:rsidR="00097A40">
      <w:rPr>
        <w:rStyle w:val="PageNumber"/>
        <w:rFonts w:ascii="Arial" w:hAnsi="Arial" w:cs="Arial"/>
        <w:i/>
        <w:iCs/>
        <w:sz w:val="16"/>
      </w:rPr>
      <w:t>August</w:t>
    </w:r>
    <w:r w:rsidR="00A84D5C">
      <w:rPr>
        <w:rStyle w:val="PageNumber"/>
        <w:rFonts w:ascii="Arial" w:hAnsi="Arial" w:cs="Arial"/>
        <w:i/>
        <w:iCs/>
        <w:sz w:val="16"/>
      </w:rPr>
      <w:t xml:space="preserve"> 2026</w:t>
    </w:r>
    <w:r>
      <w:rPr>
        <w:rStyle w:val="PageNumber"/>
        <w:rFonts w:ascii="Arial" w:hAnsi="Arial" w:cs="Arial"/>
        <w:i/>
        <w:iCs/>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328A2" w14:textId="77777777" w:rsidR="00342372" w:rsidRDefault="00342372" w:rsidP="000A70F9">
      <w:pPr>
        <w:pStyle w:val="Text"/>
      </w:pPr>
      <w:r>
        <w:separator/>
      </w:r>
    </w:p>
  </w:footnote>
  <w:footnote w:type="continuationSeparator" w:id="0">
    <w:p w14:paraId="2A6B589E" w14:textId="77777777" w:rsidR="00342372" w:rsidRDefault="00342372" w:rsidP="000A70F9">
      <w:pPr>
        <w:pStyle w:val="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2E332" w14:textId="77777777" w:rsidR="00B077CA" w:rsidRDefault="00B077CA">
    <w:pPr>
      <w:pStyle w:val="Header"/>
      <w:jc w:val="center"/>
    </w:pPr>
    <w:r>
      <w:t>Table of 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CEB89" w14:textId="77777777" w:rsidR="00677565" w:rsidRDefault="00677565" w:rsidP="00677565">
    <w:pPr>
      <w:pStyle w:val="Header"/>
      <w:jc w:val="center"/>
    </w:pPr>
    <w:r>
      <w:t>Table of Contents</w:t>
    </w:r>
  </w:p>
  <w:p w14:paraId="54837A1E" w14:textId="53ED98D4" w:rsidR="00677565" w:rsidRPr="00677565" w:rsidRDefault="00677565" w:rsidP="006775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DD9D" w14:textId="77777777" w:rsidR="00B077CA" w:rsidRDefault="00B077CA">
    <w:pPr>
      <w:pStyle w:val="Header"/>
      <w:jc w:val="center"/>
      <w:rPr>
        <w:b/>
        <w:sz w:val="28"/>
      </w:rPr>
    </w:pPr>
    <w:r>
      <w:rPr>
        <w:b/>
        <w:sz w:val="28"/>
      </w:rPr>
      <w:t>Table of Contents</w:t>
    </w:r>
  </w:p>
  <w:p w14:paraId="5DF2A4DA" w14:textId="77777777" w:rsidR="00B077CA" w:rsidRDefault="00B077CA">
    <w:pPr>
      <w:pStyle w:val="Title"/>
    </w:pPr>
  </w:p>
  <w:p w14:paraId="40AB30B6" w14:textId="77777777" w:rsidR="00B077CA" w:rsidRDefault="00B077CA">
    <w:pPr>
      <w:pStyle w:val="Title1"/>
    </w:pPr>
    <w:r>
      <w:t>Title 61</w:t>
    </w:r>
  </w:p>
  <w:p w14:paraId="02789714" w14:textId="77777777" w:rsidR="00B077CA" w:rsidRDefault="00B077CA">
    <w:pPr>
      <w:pStyle w:val="Title"/>
    </w:pPr>
    <w:r>
      <w:t>REVENUE AND TAXATION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FCD12" w14:textId="77777777" w:rsidR="00B077CA" w:rsidRPr="00B22026" w:rsidRDefault="00B077CA" w:rsidP="003153D0">
    <w:pPr>
      <w:pStyle w:val="Title2"/>
      <w:keepNext w:val="0"/>
      <w:keepLines w:val="0"/>
      <w:rPr>
        <w:b w:val="0"/>
        <w:sz w:val="20"/>
      </w:rPr>
    </w:pPr>
    <w:r w:rsidRPr="007946ED">
      <w:rPr>
        <w:b w:val="0"/>
        <w:sz w:val="20"/>
      </w:rPr>
      <w:t>REVENUE AND TAXATION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383F8" w14:textId="77777777" w:rsidR="00B077CA" w:rsidRDefault="00B077CA">
    <w:pPr>
      <w:pStyle w:val="Header"/>
      <w:jc w:val="center"/>
    </w:pPr>
    <w:r>
      <w:t>Title 61, Part 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8D8C8" w14:textId="77777777" w:rsidR="00B077CA" w:rsidRPr="007946ED" w:rsidRDefault="00B077CA" w:rsidP="007946E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1F26" w14:textId="77777777" w:rsidR="00B077CA" w:rsidRPr="003153D0" w:rsidRDefault="00B077CA" w:rsidP="0089265D">
    <w:pPr>
      <w:pStyle w:val="Header"/>
      <w:spacing w:after="120"/>
      <w:jc w:val="center"/>
      <w:rPr>
        <w:caps/>
        <w:kern w:val="2"/>
      </w:rPr>
    </w:pPr>
    <w:r>
      <w:rPr>
        <w:caps/>
        <w:kern w:val="2"/>
      </w:rPr>
      <w:t>REVENUE AND TAXATION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CF83" w14:textId="77777777" w:rsidR="00B077CA" w:rsidRDefault="00B077CA" w:rsidP="0089265D">
    <w:pPr>
      <w:pStyle w:val="Header"/>
      <w:spacing w:after="120"/>
      <w:jc w:val="center"/>
    </w:pPr>
    <w:r>
      <w:t>Title 61, Part 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60936" w14:textId="77777777" w:rsidR="00B077CA" w:rsidRDefault="00B077CA">
    <w:pPr>
      <w:pStyle w:val="Header"/>
      <w:jc w:val="center"/>
      <w:rPr>
        <w:caps/>
        <w:kern w:val="2"/>
      </w:rPr>
    </w:pPr>
    <w:r>
      <w:rPr>
        <w:caps/>
        <w:kern w:val="2"/>
      </w:rPr>
      <w:t>REVENUE AND TAXATION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006A9" w14:textId="77777777" w:rsidR="00B077CA" w:rsidRDefault="00B077CA">
    <w:pPr>
      <w:pStyle w:val="Header"/>
      <w:jc w:val="center"/>
      <w:rPr>
        <w:kern w:val="2"/>
      </w:rPr>
    </w:pPr>
    <w:r>
      <w:rPr>
        <w:kern w:val="2"/>
      </w:rPr>
      <w:t>Title 61, Part I</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19D2D" w14:textId="77777777" w:rsidR="00B077CA" w:rsidRDefault="00B077CA">
    <w:pPr>
      <w:pStyle w:val="Header"/>
      <w:jc w:val="center"/>
      <w:rPr>
        <w:kern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05CC" w14:textId="77777777" w:rsidR="00B077CA" w:rsidRDefault="00B077CA" w:rsidP="00084E95">
    <w:pPr>
      <w:pStyle w:val="Header"/>
      <w:spacing w:after="240"/>
      <w:jc w:val="center"/>
      <w:rPr>
        <w:caps/>
        <w:kern w:val="2"/>
      </w:rPr>
    </w:pPr>
    <w:r>
      <w:rPr>
        <w:caps/>
        <w:kern w:val="2"/>
      </w:rPr>
      <w:t>REVENUE AND TAXATION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32F9E" w14:textId="77777777" w:rsidR="00B077CA" w:rsidRDefault="00B077CA">
    <w:pPr>
      <w:pStyle w:val="Header"/>
      <w:jc w:val="center"/>
      <w:rPr>
        <w:kern w:val="2"/>
      </w:rPr>
    </w:pPr>
    <w:r>
      <w:rPr>
        <w:kern w:val="2"/>
      </w:rPr>
      <w:t>Title 61, Part III</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BCADD" w14:textId="77777777" w:rsidR="00B077CA" w:rsidRDefault="00B077CA">
    <w:pPr>
      <w:pStyle w:val="Header"/>
      <w:jc w:val="center"/>
      <w:rPr>
        <w:kern w:val="2"/>
      </w:rPr>
    </w:pPr>
    <w:r>
      <w:rPr>
        <w:kern w:val="2"/>
      </w:rPr>
      <w:t>Title 61, Part III</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B1437" w14:textId="77777777" w:rsidR="00B077CA" w:rsidRPr="00420421" w:rsidRDefault="00B077CA" w:rsidP="00556384">
    <w:pPr>
      <w:pStyle w:val="Header"/>
      <w:spacing w:after="120"/>
      <w:jc w:val="center"/>
      <w:rPr>
        <w:kern w:val="2"/>
      </w:rPr>
    </w:pPr>
    <w:r>
      <w:rPr>
        <w:kern w:val="2"/>
      </w:rPr>
      <w:t>Title 61, Part V</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E1685" w14:textId="77777777" w:rsidR="00B077CA" w:rsidRDefault="00342372">
    <w:pPr>
      <w:pStyle w:val="Header"/>
    </w:pPr>
    <w:r>
      <w:rPr>
        <w:noProof/>
      </w:rPr>
      <w:pict w14:anchorId="07F789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548.1pt;height:60.9pt;rotation:315;z-index:-251658752;mso-position-horizontal:center;mso-position-horizontal-relative:margin;mso-position-vertical:center;mso-position-vertical-relative:margin" o:allowincell="f" fillcolor="silver" stroked="f">
          <v:fill opacity=".5"/>
          <v:textpath style="font-family:&quot;Times New Roman&quot;;font-size:1pt" string="DRAFT CONFIDENTIAL"/>
          <w10:wrap anchorx="margin" anchory="margin"/>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2DD5B" w14:textId="77777777" w:rsidR="00B077CA" w:rsidRDefault="00B077CA">
    <w:pPr>
      <w:pStyle w:val="Header"/>
      <w:jc w:val="center"/>
      <w:rPr>
        <w:caps/>
        <w:kern w:val="2"/>
      </w:rPr>
    </w:pPr>
    <w:r>
      <w:rPr>
        <w:caps/>
        <w:kern w:val="2"/>
      </w:rPr>
      <w:t>REVENUE AND TAXATION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9EDE3" w14:textId="77777777" w:rsidR="00B077CA" w:rsidRDefault="00B077CA">
    <w:pPr>
      <w:pStyle w:val="Header"/>
      <w:jc w:val="center"/>
      <w:rPr>
        <w:kern w:val="2"/>
      </w:rPr>
    </w:pPr>
    <w:r>
      <w:rPr>
        <w:kern w:val="2"/>
      </w:rPr>
      <w:t>Title 61, 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pStyle w:val="Level1"/>
      <w:lvlText w:val="(%1)"/>
      <w:lvlJc w:val="left"/>
      <w:pPr>
        <w:tabs>
          <w:tab w:val="num" w:pos="720"/>
        </w:tabs>
        <w:ind w:left="720" w:hanging="720"/>
      </w:pPr>
      <w:rPr>
        <w:rFonts w:ascii="Courier New" w:hAnsi="Courier New" w:cs="Courier New"/>
        <w:b/>
        <w:sz w:val="24"/>
        <w:szCs w:val="24"/>
      </w:rPr>
    </w:lvl>
    <w:lvl w:ilvl="1">
      <w:start w:val="1"/>
      <w:numFmt w:val="decimal"/>
      <w:pStyle w:val="Level2"/>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0E45C77"/>
    <w:multiLevelType w:val="singleLevel"/>
    <w:tmpl w:val="ACEC57AC"/>
    <w:lvl w:ilvl="0">
      <w:start w:val="1"/>
      <w:numFmt w:val="upperLetter"/>
      <w:pStyle w:val="Heading9"/>
      <w:lvlText w:val="%1."/>
      <w:lvlJc w:val="left"/>
      <w:pPr>
        <w:tabs>
          <w:tab w:val="num" w:pos="360"/>
        </w:tabs>
        <w:ind w:left="360" w:hanging="360"/>
      </w:pPr>
      <w:rPr>
        <w:rFonts w:hint="default"/>
      </w:rPr>
    </w:lvl>
  </w:abstractNum>
  <w:abstractNum w:abstractNumId="2" w15:restartNumberingAfterBreak="0">
    <w:nsid w:val="01641A41"/>
    <w:multiLevelType w:val="hybridMultilevel"/>
    <w:tmpl w:val="23447070"/>
    <w:lvl w:ilvl="0" w:tplc="A2E018C8">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06035267"/>
    <w:multiLevelType w:val="hybridMultilevel"/>
    <w:tmpl w:val="516C06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147148"/>
    <w:multiLevelType w:val="hybridMultilevel"/>
    <w:tmpl w:val="4D3C72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A70D39"/>
    <w:multiLevelType w:val="hybridMultilevel"/>
    <w:tmpl w:val="D9C633D2"/>
    <w:name w:val="AutoList4"/>
    <w:lvl w:ilvl="0" w:tplc="5A90DD6C">
      <w:start w:val="1"/>
      <w:numFmt w:val="bullet"/>
      <w:lvlText w:val=""/>
      <w:lvlJc w:val="left"/>
      <w:pPr>
        <w:tabs>
          <w:tab w:val="num" w:pos="288"/>
        </w:tabs>
        <w:ind w:left="288" w:hanging="288"/>
      </w:pPr>
      <w:rPr>
        <w:rFonts w:ascii="Symbol" w:hAnsi="Symbol" w:hint="default"/>
      </w:rPr>
    </w:lvl>
    <w:lvl w:ilvl="1" w:tplc="F6C0DA58" w:tentative="1">
      <w:start w:val="1"/>
      <w:numFmt w:val="bullet"/>
      <w:lvlText w:val="o"/>
      <w:lvlJc w:val="left"/>
      <w:pPr>
        <w:tabs>
          <w:tab w:val="num" w:pos="1627"/>
        </w:tabs>
        <w:ind w:left="1627" w:hanging="360"/>
      </w:pPr>
      <w:rPr>
        <w:rFonts w:ascii="Courier New" w:hAnsi="Courier New" w:cs="Courier New" w:hint="default"/>
      </w:rPr>
    </w:lvl>
    <w:lvl w:ilvl="2" w:tplc="E2A20952" w:tentative="1">
      <w:start w:val="1"/>
      <w:numFmt w:val="bullet"/>
      <w:lvlText w:val=""/>
      <w:lvlJc w:val="left"/>
      <w:pPr>
        <w:tabs>
          <w:tab w:val="num" w:pos="2347"/>
        </w:tabs>
        <w:ind w:left="2347" w:hanging="360"/>
      </w:pPr>
      <w:rPr>
        <w:rFonts w:ascii="Wingdings" w:hAnsi="Wingdings" w:hint="default"/>
      </w:rPr>
    </w:lvl>
    <w:lvl w:ilvl="3" w:tplc="F6107960" w:tentative="1">
      <w:start w:val="1"/>
      <w:numFmt w:val="bullet"/>
      <w:lvlText w:val=""/>
      <w:lvlJc w:val="left"/>
      <w:pPr>
        <w:tabs>
          <w:tab w:val="num" w:pos="3067"/>
        </w:tabs>
        <w:ind w:left="3067" w:hanging="360"/>
      </w:pPr>
      <w:rPr>
        <w:rFonts w:ascii="Symbol" w:hAnsi="Symbol" w:hint="default"/>
      </w:rPr>
    </w:lvl>
    <w:lvl w:ilvl="4" w:tplc="CDB8C3A8" w:tentative="1">
      <w:start w:val="1"/>
      <w:numFmt w:val="bullet"/>
      <w:lvlText w:val="o"/>
      <w:lvlJc w:val="left"/>
      <w:pPr>
        <w:tabs>
          <w:tab w:val="num" w:pos="3787"/>
        </w:tabs>
        <w:ind w:left="3787" w:hanging="360"/>
      </w:pPr>
      <w:rPr>
        <w:rFonts w:ascii="Courier New" w:hAnsi="Courier New" w:cs="Courier New" w:hint="default"/>
      </w:rPr>
    </w:lvl>
    <w:lvl w:ilvl="5" w:tplc="9DCAE7E2" w:tentative="1">
      <w:start w:val="1"/>
      <w:numFmt w:val="bullet"/>
      <w:lvlText w:val=""/>
      <w:lvlJc w:val="left"/>
      <w:pPr>
        <w:tabs>
          <w:tab w:val="num" w:pos="4507"/>
        </w:tabs>
        <w:ind w:left="4507" w:hanging="360"/>
      </w:pPr>
      <w:rPr>
        <w:rFonts w:ascii="Wingdings" w:hAnsi="Wingdings" w:hint="default"/>
      </w:rPr>
    </w:lvl>
    <w:lvl w:ilvl="6" w:tplc="6546A5FC" w:tentative="1">
      <w:start w:val="1"/>
      <w:numFmt w:val="bullet"/>
      <w:lvlText w:val=""/>
      <w:lvlJc w:val="left"/>
      <w:pPr>
        <w:tabs>
          <w:tab w:val="num" w:pos="5227"/>
        </w:tabs>
        <w:ind w:left="5227" w:hanging="360"/>
      </w:pPr>
      <w:rPr>
        <w:rFonts w:ascii="Symbol" w:hAnsi="Symbol" w:hint="default"/>
      </w:rPr>
    </w:lvl>
    <w:lvl w:ilvl="7" w:tplc="5EA2D220" w:tentative="1">
      <w:start w:val="1"/>
      <w:numFmt w:val="bullet"/>
      <w:lvlText w:val="o"/>
      <w:lvlJc w:val="left"/>
      <w:pPr>
        <w:tabs>
          <w:tab w:val="num" w:pos="5947"/>
        </w:tabs>
        <w:ind w:left="5947" w:hanging="360"/>
      </w:pPr>
      <w:rPr>
        <w:rFonts w:ascii="Courier New" w:hAnsi="Courier New" w:cs="Courier New" w:hint="default"/>
      </w:rPr>
    </w:lvl>
    <w:lvl w:ilvl="8" w:tplc="9C4A44FE" w:tentative="1">
      <w:start w:val="1"/>
      <w:numFmt w:val="bullet"/>
      <w:lvlText w:val=""/>
      <w:lvlJc w:val="left"/>
      <w:pPr>
        <w:tabs>
          <w:tab w:val="num" w:pos="6667"/>
        </w:tabs>
        <w:ind w:left="6667" w:hanging="360"/>
      </w:pPr>
      <w:rPr>
        <w:rFonts w:ascii="Wingdings" w:hAnsi="Wingdings" w:hint="default"/>
      </w:rPr>
    </w:lvl>
  </w:abstractNum>
  <w:abstractNum w:abstractNumId="6" w15:restartNumberingAfterBreak="0">
    <w:nsid w:val="0E0C1E33"/>
    <w:multiLevelType w:val="hybridMultilevel"/>
    <w:tmpl w:val="4AAC06D4"/>
    <w:lvl w:ilvl="0" w:tplc="2EAAAF8A">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E4C1E93"/>
    <w:multiLevelType w:val="hybridMultilevel"/>
    <w:tmpl w:val="2CEEF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6467F9"/>
    <w:multiLevelType w:val="hybridMultilevel"/>
    <w:tmpl w:val="47D079B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42B5B34"/>
    <w:multiLevelType w:val="hybridMultilevel"/>
    <w:tmpl w:val="E80EEC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F7092F"/>
    <w:multiLevelType w:val="hybridMultilevel"/>
    <w:tmpl w:val="211ED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0044B5"/>
    <w:multiLevelType w:val="hybridMultilevel"/>
    <w:tmpl w:val="D304BC70"/>
    <w:lvl w:ilvl="0" w:tplc="667400A4">
      <w:start w:val="3"/>
      <w:numFmt w:val="lowerLetter"/>
      <w:lvlText w:val="%1."/>
      <w:lvlJc w:val="left"/>
      <w:pPr>
        <w:tabs>
          <w:tab w:val="num" w:pos="2745"/>
        </w:tabs>
        <w:ind w:left="2745" w:hanging="585"/>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2" w15:restartNumberingAfterBreak="0">
    <w:nsid w:val="21A31ED5"/>
    <w:multiLevelType w:val="hybridMultilevel"/>
    <w:tmpl w:val="F34421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236B7406"/>
    <w:multiLevelType w:val="hybridMultilevel"/>
    <w:tmpl w:val="BB72AE72"/>
    <w:lvl w:ilvl="0" w:tplc="187A56D0">
      <w:start w:val="8"/>
      <w:numFmt w:val="upperLetter"/>
      <w:pStyle w:val="QuickA"/>
      <w:lvlText w:val="%1."/>
      <w:lvlJc w:val="left"/>
      <w:pPr>
        <w:tabs>
          <w:tab w:val="num" w:pos="742"/>
        </w:tabs>
        <w:ind w:left="742" w:hanging="555"/>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2A6A592C"/>
    <w:multiLevelType w:val="hybridMultilevel"/>
    <w:tmpl w:val="A8E853A6"/>
    <w:lvl w:ilvl="0" w:tplc="990CC866">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2F0B6DF0"/>
    <w:multiLevelType w:val="singleLevel"/>
    <w:tmpl w:val="9C1ECC56"/>
    <w:lvl w:ilvl="0">
      <w:start w:val="1"/>
      <w:numFmt w:val="decimal"/>
      <w:pStyle w:val="Level3"/>
      <w:lvlText w:val="%1."/>
      <w:lvlJc w:val="left"/>
      <w:pPr>
        <w:tabs>
          <w:tab w:val="num" w:pos="1485"/>
        </w:tabs>
        <w:ind w:left="1485" w:hanging="360"/>
      </w:pPr>
      <w:rPr>
        <w:rFonts w:hint="default"/>
      </w:rPr>
    </w:lvl>
  </w:abstractNum>
  <w:abstractNum w:abstractNumId="16" w15:restartNumberingAfterBreak="0">
    <w:nsid w:val="340B422E"/>
    <w:multiLevelType w:val="hybridMultilevel"/>
    <w:tmpl w:val="C19C2140"/>
    <w:lvl w:ilvl="0" w:tplc="676AA8DE">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356B02AE"/>
    <w:multiLevelType w:val="hybridMultilevel"/>
    <w:tmpl w:val="58B2333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3D16B4E"/>
    <w:multiLevelType w:val="hybridMultilevel"/>
    <w:tmpl w:val="4674517C"/>
    <w:lvl w:ilvl="0" w:tplc="3FC82B6C">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47513D3B"/>
    <w:multiLevelType w:val="hybridMultilevel"/>
    <w:tmpl w:val="1B305BFA"/>
    <w:lvl w:ilvl="0" w:tplc="2EAAAF8A">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CB32ED6"/>
    <w:multiLevelType w:val="hybridMultilevel"/>
    <w:tmpl w:val="D2048F4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62685D"/>
    <w:multiLevelType w:val="hybridMultilevel"/>
    <w:tmpl w:val="F0C42F64"/>
    <w:lvl w:ilvl="0" w:tplc="46D26CB6">
      <w:start w:val="1"/>
      <w:numFmt w:val="upperLetter"/>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2" w15:restartNumberingAfterBreak="0">
    <w:nsid w:val="4DB027AE"/>
    <w:multiLevelType w:val="singleLevel"/>
    <w:tmpl w:val="D49CFAAA"/>
    <w:lvl w:ilvl="0">
      <w:start w:val="4"/>
      <w:numFmt w:val="upperRoman"/>
      <w:lvlText w:val="%1."/>
      <w:legacy w:legacy="1" w:legacySpace="0" w:legacyIndent="360"/>
      <w:lvlJc w:val="left"/>
      <w:rPr>
        <w:rFonts w:ascii="Arial" w:hAnsi="Arial" w:cs="Arial" w:hint="default"/>
      </w:rPr>
    </w:lvl>
  </w:abstractNum>
  <w:abstractNum w:abstractNumId="23" w15:restartNumberingAfterBreak="0">
    <w:nsid w:val="4DF21460"/>
    <w:multiLevelType w:val="hybridMultilevel"/>
    <w:tmpl w:val="19D6ABF6"/>
    <w:lvl w:ilvl="0" w:tplc="05C49E66">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50C30CEC"/>
    <w:multiLevelType w:val="hybridMultilevel"/>
    <w:tmpl w:val="E130A6CA"/>
    <w:lvl w:ilvl="0" w:tplc="C09465E0">
      <w:start w:val="1"/>
      <w:numFmt w:val="decimal"/>
      <w:pStyle w:val="Quick1"/>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5" w15:restartNumberingAfterBreak="0">
    <w:nsid w:val="566243E3"/>
    <w:multiLevelType w:val="hybridMultilevel"/>
    <w:tmpl w:val="75026DB4"/>
    <w:lvl w:ilvl="0" w:tplc="29BECCA0">
      <w:start w:val="1"/>
      <w:numFmt w:val="upperLetter"/>
      <w:lvlText w:val="%1."/>
      <w:lvlJc w:val="left"/>
      <w:pPr>
        <w:ind w:left="540" w:hanging="36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6" w15:restartNumberingAfterBreak="0">
    <w:nsid w:val="59EC78DD"/>
    <w:multiLevelType w:val="singleLevel"/>
    <w:tmpl w:val="14D6D9F4"/>
    <w:lvl w:ilvl="0">
      <w:start w:val="2"/>
      <w:numFmt w:val="upperLetter"/>
      <w:pStyle w:val="ACharChar1"/>
      <w:lvlText w:val="%1."/>
      <w:lvlJc w:val="left"/>
      <w:pPr>
        <w:tabs>
          <w:tab w:val="num" w:pos="1440"/>
        </w:tabs>
        <w:ind w:left="1440" w:hanging="720"/>
      </w:pPr>
      <w:rPr>
        <w:rFonts w:cs="Times New Roman" w:hint="default"/>
      </w:rPr>
    </w:lvl>
  </w:abstractNum>
  <w:abstractNum w:abstractNumId="27" w15:restartNumberingAfterBreak="0">
    <w:nsid w:val="5A663BDE"/>
    <w:multiLevelType w:val="hybridMultilevel"/>
    <w:tmpl w:val="C8D41B86"/>
    <w:lvl w:ilvl="0" w:tplc="C81A2196">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 w15:restartNumberingAfterBreak="0">
    <w:nsid w:val="60590F15"/>
    <w:multiLevelType w:val="hybridMultilevel"/>
    <w:tmpl w:val="FF2A9726"/>
    <w:lvl w:ilvl="0" w:tplc="5840F21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63C5966"/>
    <w:multiLevelType w:val="hybridMultilevel"/>
    <w:tmpl w:val="9C8E67D6"/>
    <w:lvl w:ilvl="0" w:tplc="1834D610">
      <w:start w:val="1"/>
      <w:numFmt w:val="upperLetter"/>
      <w:lvlText w:val="%1."/>
      <w:lvlJc w:val="left"/>
      <w:pPr>
        <w:ind w:left="540" w:hanging="36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0" w15:restartNumberingAfterBreak="0">
    <w:nsid w:val="69B50C5D"/>
    <w:multiLevelType w:val="singleLevel"/>
    <w:tmpl w:val="D49CFAAA"/>
    <w:lvl w:ilvl="0">
      <w:start w:val="4"/>
      <w:numFmt w:val="upperRoman"/>
      <w:lvlText w:val="%1."/>
      <w:legacy w:legacy="1" w:legacySpace="0" w:legacyIndent="360"/>
      <w:lvlJc w:val="left"/>
      <w:rPr>
        <w:rFonts w:ascii="Arial" w:hAnsi="Arial" w:cs="Arial" w:hint="default"/>
      </w:rPr>
    </w:lvl>
  </w:abstractNum>
  <w:abstractNum w:abstractNumId="31" w15:restartNumberingAfterBreak="0">
    <w:nsid w:val="6AFF0712"/>
    <w:multiLevelType w:val="hybridMultilevel"/>
    <w:tmpl w:val="D31A1AB4"/>
    <w:lvl w:ilvl="0" w:tplc="D7405ED0">
      <w:start w:val="1"/>
      <w:numFmt w:val="lowerRoman"/>
      <w:lvlText w:val="%1."/>
      <w:lvlJc w:val="left"/>
      <w:pPr>
        <w:tabs>
          <w:tab w:val="num" w:pos="4320"/>
        </w:tabs>
        <w:ind w:left="4320" w:hanging="144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32" w15:restartNumberingAfterBreak="0">
    <w:nsid w:val="6FCB0AA1"/>
    <w:multiLevelType w:val="hybridMultilevel"/>
    <w:tmpl w:val="8DCA1090"/>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2045F0"/>
    <w:multiLevelType w:val="hybridMultilevel"/>
    <w:tmpl w:val="A918711E"/>
    <w:lvl w:ilvl="0" w:tplc="4394DBE0">
      <w:start w:val="1"/>
      <w:numFmt w:val="lowerRoman"/>
      <w:lvlText w:val="%1."/>
      <w:lvlJc w:val="left"/>
      <w:pPr>
        <w:ind w:left="1267" w:hanging="72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4" w15:restartNumberingAfterBreak="0">
    <w:nsid w:val="75AF10B1"/>
    <w:multiLevelType w:val="hybridMultilevel"/>
    <w:tmpl w:val="EEBC46B2"/>
    <w:lvl w:ilvl="0" w:tplc="2EAAAF8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980412"/>
    <w:multiLevelType w:val="hybridMultilevel"/>
    <w:tmpl w:val="E5245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7E1F30"/>
    <w:multiLevelType w:val="hybridMultilevel"/>
    <w:tmpl w:val="41C0E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7C0162"/>
    <w:multiLevelType w:val="hybridMultilevel"/>
    <w:tmpl w:val="5BC281F6"/>
    <w:lvl w:ilvl="0" w:tplc="12E67254">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8" w15:restartNumberingAfterBreak="0">
    <w:nsid w:val="7F99671F"/>
    <w:multiLevelType w:val="hybridMultilevel"/>
    <w:tmpl w:val="00367426"/>
    <w:lvl w:ilvl="0" w:tplc="FFFFFFFF">
      <w:start w:val="1"/>
      <w:numFmt w:val="upperRoman"/>
      <w:lvlText w:val="%1."/>
      <w:lvlJc w:val="left"/>
      <w:pPr>
        <w:tabs>
          <w:tab w:val="num" w:pos="720"/>
        </w:tabs>
        <w:ind w:left="720" w:hanging="360"/>
      </w:pPr>
      <w:rPr>
        <w:rFonts w:ascii="Times New Roman" w:hAnsi="Times New Roman" w:hint="default"/>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244144077">
    <w:abstractNumId w:val="0"/>
    <w:lvlOverride w:ilvl="0">
      <w:startOverride w:val="1"/>
      <w:lvl w:ilvl="0">
        <w:start w:val="1"/>
        <w:numFmt w:val="decimal"/>
        <w:pStyle w:val="Level1"/>
        <w:lvlText w:val="(%1)"/>
        <w:lvlJc w:val="left"/>
      </w:lvl>
    </w:lvlOverride>
    <w:lvlOverride w:ilvl="1">
      <w:startOverride w:val="1"/>
      <w:lvl w:ilvl="1">
        <w:start w:val="1"/>
        <w:numFmt w:val="decimal"/>
        <w:pStyle w:val="Level2"/>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16cid:durableId="260261213">
    <w:abstractNumId w:val="15"/>
  </w:num>
  <w:num w:numId="3" w16cid:durableId="1554922636">
    <w:abstractNumId w:val="1"/>
  </w:num>
  <w:num w:numId="4" w16cid:durableId="1848252977">
    <w:abstractNumId w:val="13"/>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2670610">
    <w:abstractNumId w:val="24"/>
  </w:num>
  <w:num w:numId="6" w16cid:durableId="855311951">
    <w:abstractNumId w:val="26"/>
  </w:num>
  <w:num w:numId="7" w16cid:durableId="1819572571">
    <w:abstractNumId w:val="28"/>
  </w:num>
  <w:num w:numId="8" w16cid:durableId="939487193">
    <w:abstractNumId w:val="25"/>
  </w:num>
  <w:num w:numId="9" w16cid:durableId="481653300">
    <w:abstractNumId w:val="29"/>
  </w:num>
  <w:num w:numId="10" w16cid:durableId="315492775">
    <w:abstractNumId w:val="27"/>
  </w:num>
  <w:num w:numId="11" w16cid:durableId="1798718752">
    <w:abstractNumId w:val="21"/>
  </w:num>
  <w:num w:numId="12" w16cid:durableId="843740771">
    <w:abstractNumId w:val="18"/>
  </w:num>
  <w:num w:numId="13" w16cid:durableId="216167029">
    <w:abstractNumId w:val="16"/>
  </w:num>
  <w:num w:numId="14" w16cid:durableId="1180386476">
    <w:abstractNumId w:val="9"/>
  </w:num>
  <w:num w:numId="15" w16cid:durableId="1284969576">
    <w:abstractNumId w:val="2"/>
  </w:num>
  <w:num w:numId="16" w16cid:durableId="351876923">
    <w:abstractNumId w:val="37"/>
  </w:num>
  <w:num w:numId="17" w16cid:durableId="108278460">
    <w:abstractNumId w:val="3"/>
  </w:num>
  <w:num w:numId="18" w16cid:durableId="614143448">
    <w:abstractNumId w:val="23"/>
  </w:num>
  <w:num w:numId="19" w16cid:durableId="751197229">
    <w:abstractNumId w:val="4"/>
  </w:num>
  <w:num w:numId="20" w16cid:durableId="1825929434">
    <w:abstractNumId w:val="14"/>
  </w:num>
  <w:num w:numId="21" w16cid:durableId="893470398">
    <w:abstractNumId w:val="22"/>
  </w:num>
  <w:num w:numId="22" w16cid:durableId="426190651">
    <w:abstractNumId w:val="30"/>
  </w:num>
  <w:num w:numId="23" w16cid:durableId="732507143">
    <w:abstractNumId w:val="31"/>
  </w:num>
  <w:num w:numId="24" w16cid:durableId="1304966124">
    <w:abstractNumId w:val="11"/>
  </w:num>
  <w:num w:numId="25" w16cid:durableId="864560563">
    <w:abstractNumId w:val="35"/>
  </w:num>
  <w:num w:numId="26" w16cid:durableId="2117827594">
    <w:abstractNumId w:val="36"/>
  </w:num>
  <w:num w:numId="27" w16cid:durableId="1621256431">
    <w:abstractNumId w:val="7"/>
  </w:num>
  <w:num w:numId="28" w16cid:durableId="1653174605">
    <w:abstractNumId w:val="10"/>
  </w:num>
  <w:num w:numId="29" w16cid:durableId="2037848842">
    <w:abstractNumId w:val="17"/>
  </w:num>
  <w:num w:numId="30" w16cid:durableId="166750968">
    <w:abstractNumId w:val="8"/>
  </w:num>
  <w:num w:numId="31" w16cid:durableId="1954090723">
    <w:abstractNumId w:val="12"/>
  </w:num>
  <w:num w:numId="32" w16cid:durableId="1444349980">
    <w:abstractNumId w:val="34"/>
  </w:num>
  <w:num w:numId="33" w16cid:durableId="1251234679">
    <w:abstractNumId w:val="19"/>
  </w:num>
  <w:num w:numId="34" w16cid:durableId="1206330446">
    <w:abstractNumId w:val="6"/>
  </w:num>
  <w:num w:numId="35" w16cid:durableId="60560734">
    <w:abstractNumId w:val="20"/>
  </w:num>
  <w:num w:numId="36" w16cid:durableId="1597399530">
    <w:abstractNumId w:val="32"/>
  </w:num>
  <w:num w:numId="37" w16cid:durableId="311256035">
    <w:abstractNumId w:val="38"/>
  </w:num>
  <w:num w:numId="38" w16cid:durableId="1187477983">
    <w:abstractNumId w:val="3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embedSystemFonts/>
  <w:activeWritingStyle w:appName="MSWord" w:lang="es-MX" w:vendorID="64" w:dllVersion="6" w:nlCheck="1" w:checkStyle="0"/>
  <w:activeWritingStyle w:appName="MSWord" w:lang="en-US" w:vendorID="64" w:dllVersion="6" w:nlCheck="1" w:checkStyle="0"/>
  <w:activeWritingStyle w:appName="MSWord" w:lang="en-US" w:vendorID="64" w:dllVersion="0" w:nlCheck="1" w:checkStyle="0"/>
  <w:activeWritingStyle w:appName="MSWord" w:lang="es-MX" w:vendorID="64" w:dllVersion="0" w:nlCheck="1" w:checkStyle="0"/>
  <w:activeWritingStyle w:appName="MSWord" w:lang="en-US" w:vendorID="8" w:dllVersion="513" w:checkStyle="1"/>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evenAndOddHeaders/>
  <w:drawingGridHorizontalSpacing w:val="120"/>
  <w:drawingGridVerticalSpacing w:val="163"/>
  <w:displayHorizontalDrawingGridEvery w:val="0"/>
  <w:displayVerticalDrawingGridEvery w:val="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0F9"/>
    <w:rsid w:val="00001B49"/>
    <w:rsid w:val="0000474E"/>
    <w:rsid w:val="0000653B"/>
    <w:rsid w:val="00007CC6"/>
    <w:rsid w:val="00010C1F"/>
    <w:rsid w:val="000111F9"/>
    <w:rsid w:val="00013C72"/>
    <w:rsid w:val="00013F9F"/>
    <w:rsid w:val="00014B98"/>
    <w:rsid w:val="00016E66"/>
    <w:rsid w:val="000170D1"/>
    <w:rsid w:val="000179C7"/>
    <w:rsid w:val="0002149E"/>
    <w:rsid w:val="00022891"/>
    <w:rsid w:val="00022CF2"/>
    <w:rsid w:val="00024A5E"/>
    <w:rsid w:val="00024C06"/>
    <w:rsid w:val="000307FE"/>
    <w:rsid w:val="00030B05"/>
    <w:rsid w:val="00031ACB"/>
    <w:rsid w:val="00032860"/>
    <w:rsid w:val="0003406E"/>
    <w:rsid w:val="0003507F"/>
    <w:rsid w:val="0003563A"/>
    <w:rsid w:val="00036558"/>
    <w:rsid w:val="00040022"/>
    <w:rsid w:val="00040932"/>
    <w:rsid w:val="000426EE"/>
    <w:rsid w:val="000430A6"/>
    <w:rsid w:val="00043F16"/>
    <w:rsid w:val="000441A9"/>
    <w:rsid w:val="00045318"/>
    <w:rsid w:val="00046F54"/>
    <w:rsid w:val="00046F9A"/>
    <w:rsid w:val="00047E5A"/>
    <w:rsid w:val="00054981"/>
    <w:rsid w:val="00055631"/>
    <w:rsid w:val="00055B84"/>
    <w:rsid w:val="00060846"/>
    <w:rsid w:val="00063650"/>
    <w:rsid w:val="000650DA"/>
    <w:rsid w:val="00065B9E"/>
    <w:rsid w:val="00065BBD"/>
    <w:rsid w:val="000667AA"/>
    <w:rsid w:val="00066ADB"/>
    <w:rsid w:val="00066DE4"/>
    <w:rsid w:val="00067BF5"/>
    <w:rsid w:val="0007145D"/>
    <w:rsid w:val="00073E80"/>
    <w:rsid w:val="000740E3"/>
    <w:rsid w:val="00074E9A"/>
    <w:rsid w:val="00074EC2"/>
    <w:rsid w:val="00077879"/>
    <w:rsid w:val="000805DA"/>
    <w:rsid w:val="00080963"/>
    <w:rsid w:val="00081264"/>
    <w:rsid w:val="00083657"/>
    <w:rsid w:val="00083FFD"/>
    <w:rsid w:val="000840AD"/>
    <w:rsid w:val="000846CC"/>
    <w:rsid w:val="00084E95"/>
    <w:rsid w:val="00085D10"/>
    <w:rsid w:val="00086DA1"/>
    <w:rsid w:val="00087CA2"/>
    <w:rsid w:val="00091AB0"/>
    <w:rsid w:val="00093D2C"/>
    <w:rsid w:val="00095BF7"/>
    <w:rsid w:val="00097A40"/>
    <w:rsid w:val="000A3111"/>
    <w:rsid w:val="000A42DB"/>
    <w:rsid w:val="000A46E9"/>
    <w:rsid w:val="000A50DC"/>
    <w:rsid w:val="000A685E"/>
    <w:rsid w:val="000A70F9"/>
    <w:rsid w:val="000A7301"/>
    <w:rsid w:val="000A77FB"/>
    <w:rsid w:val="000A7988"/>
    <w:rsid w:val="000B1E49"/>
    <w:rsid w:val="000B31F1"/>
    <w:rsid w:val="000B549D"/>
    <w:rsid w:val="000C0423"/>
    <w:rsid w:val="000C180E"/>
    <w:rsid w:val="000C2179"/>
    <w:rsid w:val="000C29B3"/>
    <w:rsid w:val="000D01B4"/>
    <w:rsid w:val="000D118D"/>
    <w:rsid w:val="000D1657"/>
    <w:rsid w:val="000D1B05"/>
    <w:rsid w:val="000D3C4C"/>
    <w:rsid w:val="000D3CDC"/>
    <w:rsid w:val="000D3D38"/>
    <w:rsid w:val="000D47E1"/>
    <w:rsid w:val="000D4FFF"/>
    <w:rsid w:val="000D5036"/>
    <w:rsid w:val="000D52F9"/>
    <w:rsid w:val="000D5CB3"/>
    <w:rsid w:val="000D5E6D"/>
    <w:rsid w:val="000D5FE2"/>
    <w:rsid w:val="000D6783"/>
    <w:rsid w:val="000D77B5"/>
    <w:rsid w:val="000D7848"/>
    <w:rsid w:val="000D7BB1"/>
    <w:rsid w:val="000E0D11"/>
    <w:rsid w:val="000E592A"/>
    <w:rsid w:val="000E7D41"/>
    <w:rsid w:val="000E7DEE"/>
    <w:rsid w:val="000F01EF"/>
    <w:rsid w:val="000F1665"/>
    <w:rsid w:val="000F57B9"/>
    <w:rsid w:val="000F730D"/>
    <w:rsid w:val="000F7912"/>
    <w:rsid w:val="00100C31"/>
    <w:rsid w:val="00100F7B"/>
    <w:rsid w:val="00102026"/>
    <w:rsid w:val="001042A1"/>
    <w:rsid w:val="00104D5C"/>
    <w:rsid w:val="00104DEB"/>
    <w:rsid w:val="00106952"/>
    <w:rsid w:val="00111C31"/>
    <w:rsid w:val="00112956"/>
    <w:rsid w:val="001138ED"/>
    <w:rsid w:val="0011401A"/>
    <w:rsid w:val="001155F1"/>
    <w:rsid w:val="0011627F"/>
    <w:rsid w:val="00116D62"/>
    <w:rsid w:val="00116FA4"/>
    <w:rsid w:val="001218B4"/>
    <w:rsid w:val="00121AE4"/>
    <w:rsid w:val="00121C37"/>
    <w:rsid w:val="00121C85"/>
    <w:rsid w:val="00122F66"/>
    <w:rsid w:val="001237DE"/>
    <w:rsid w:val="00123AD9"/>
    <w:rsid w:val="00123EBD"/>
    <w:rsid w:val="00124ABC"/>
    <w:rsid w:val="00124F19"/>
    <w:rsid w:val="00125074"/>
    <w:rsid w:val="0012695A"/>
    <w:rsid w:val="00127697"/>
    <w:rsid w:val="0013135A"/>
    <w:rsid w:val="00131C2A"/>
    <w:rsid w:val="00132B9C"/>
    <w:rsid w:val="00135763"/>
    <w:rsid w:val="001376E2"/>
    <w:rsid w:val="00137D5B"/>
    <w:rsid w:val="00140295"/>
    <w:rsid w:val="00142577"/>
    <w:rsid w:val="0014340D"/>
    <w:rsid w:val="00143583"/>
    <w:rsid w:val="0014375C"/>
    <w:rsid w:val="001441A9"/>
    <w:rsid w:val="001450D4"/>
    <w:rsid w:val="00146562"/>
    <w:rsid w:val="00146BBB"/>
    <w:rsid w:val="001503B1"/>
    <w:rsid w:val="001512BD"/>
    <w:rsid w:val="00152B94"/>
    <w:rsid w:val="00157DD5"/>
    <w:rsid w:val="00160738"/>
    <w:rsid w:val="00161F62"/>
    <w:rsid w:val="001624A6"/>
    <w:rsid w:val="00163358"/>
    <w:rsid w:val="00165116"/>
    <w:rsid w:val="00167D46"/>
    <w:rsid w:val="00170062"/>
    <w:rsid w:val="001736EF"/>
    <w:rsid w:val="00173C3A"/>
    <w:rsid w:val="00173FF1"/>
    <w:rsid w:val="00174D48"/>
    <w:rsid w:val="00175E23"/>
    <w:rsid w:val="00175FE9"/>
    <w:rsid w:val="00180687"/>
    <w:rsid w:val="0018070A"/>
    <w:rsid w:val="0018071F"/>
    <w:rsid w:val="00180E3C"/>
    <w:rsid w:val="001811A0"/>
    <w:rsid w:val="00182BC7"/>
    <w:rsid w:val="001839E6"/>
    <w:rsid w:val="0018411E"/>
    <w:rsid w:val="001849CB"/>
    <w:rsid w:val="00185561"/>
    <w:rsid w:val="00186266"/>
    <w:rsid w:val="001869CA"/>
    <w:rsid w:val="00187EEB"/>
    <w:rsid w:val="00190E1D"/>
    <w:rsid w:val="00191D57"/>
    <w:rsid w:val="00192294"/>
    <w:rsid w:val="00192EDC"/>
    <w:rsid w:val="0019382D"/>
    <w:rsid w:val="00193C93"/>
    <w:rsid w:val="0019572E"/>
    <w:rsid w:val="0019585B"/>
    <w:rsid w:val="00195F50"/>
    <w:rsid w:val="00197149"/>
    <w:rsid w:val="001974B6"/>
    <w:rsid w:val="001979D3"/>
    <w:rsid w:val="00197C2D"/>
    <w:rsid w:val="001A0695"/>
    <w:rsid w:val="001A0BD0"/>
    <w:rsid w:val="001A205A"/>
    <w:rsid w:val="001A2E5C"/>
    <w:rsid w:val="001A41FC"/>
    <w:rsid w:val="001A4E19"/>
    <w:rsid w:val="001A60C7"/>
    <w:rsid w:val="001A620A"/>
    <w:rsid w:val="001A6BF0"/>
    <w:rsid w:val="001A7362"/>
    <w:rsid w:val="001A7EC4"/>
    <w:rsid w:val="001B137F"/>
    <w:rsid w:val="001B1940"/>
    <w:rsid w:val="001B19F0"/>
    <w:rsid w:val="001B4828"/>
    <w:rsid w:val="001B4A1D"/>
    <w:rsid w:val="001B6123"/>
    <w:rsid w:val="001B615E"/>
    <w:rsid w:val="001B7A8B"/>
    <w:rsid w:val="001B7EDE"/>
    <w:rsid w:val="001C02E9"/>
    <w:rsid w:val="001C06D7"/>
    <w:rsid w:val="001C0ACF"/>
    <w:rsid w:val="001C1857"/>
    <w:rsid w:val="001C203C"/>
    <w:rsid w:val="001C4F8E"/>
    <w:rsid w:val="001C7F6A"/>
    <w:rsid w:val="001D0827"/>
    <w:rsid w:val="001D1780"/>
    <w:rsid w:val="001D33E0"/>
    <w:rsid w:val="001D33E8"/>
    <w:rsid w:val="001D664F"/>
    <w:rsid w:val="001D7146"/>
    <w:rsid w:val="001E0B4C"/>
    <w:rsid w:val="001E18C2"/>
    <w:rsid w:val="001E2992"/>
    <w:rsid w:val="001E2D02"/>
    <w:rsid w:val="001E30F2"/>
    <w:rsid w:val="001E4AEB"/>
    <w:rsid w:val="001E4E5D"/>
    <w:rsid w:val="001E5573"/>
    <w:rsid w:val="001E5936"/>
    <w:rsid w:val="001E5D98"/>
    <w:rsid w:val="001E6402"/>
    <w:rsid w:val="001E6C8D"/>
    <w:rsid w:val="001E7279"/>
    <w:rsid w:val="001E74C8"/>
    <w:rsid w:val="001F027C"/>
    <w:rsid w:val="001F16B3"/>
    <w:rsid w:val="001F1D38"/>
    <w:rsid w:val="001F1EE4"/>
    <w:rsid w:val="001F34EE"/>
    <w:rsid w:val="001F3E15"/>
    <w:rsid w:val="001F4E75"/>
    <w:rsid w:val="001F4FC5"/>
    <w:rsid w:val="001F50C1"/>
    <w:rsid w:val="001F59B1"/>
    <w:rsid w:val="001F6439"/>
    <w:rsid w:val="001F6AE5"/>
    <w:rsid w:val="002001CF"/>
    <w:rsid w:val="002008FC"/>
    <w:rsid w:val="00201F8D"/>
    <w:rsid w:val="00202FE2"/>
    <w:rsid w:val="002058B0"/>
    <w:rsid w:val="00206EAE"/>
    <w:rsid w:val="002073CB"/>
    <w:rsid w:val="00210EA6"/>
    <w:rsid w:val="00211099"/>
    <w:rsid w:val="00211E6C"/>
    <w:rsid w:val="00212049"/>
    <w:rsid w:val="00212BB9"/>
    <w:rsid w:val="002136D4"/>
    <w:rsid w:val="00213B5A"/>
    <w:rsid w:val="00215CB7"/>
    <w:rsid w:val="002176B7"/>
    <w:rsid w:val="00217DAE"/>
    <w:rsid w:val="002209CE"/>
    <w:rsid w:val="00221BEE"/>
    <w:rsid w:val="00223BE7"/>
    <w:rsid w:val="00223EC6"/>
    <w:rsid w:val="0022516D"/>
    <w:rsid w:val="0022676D"/>
    <w:rsid w:val="00231760"/>
    <w:rsid w:val="00231A1B"/>
    <w:rsid w:val="00232CF6"/>
    <w:rsid w:val="00234DE6"/>
    <w:rsid w:val="00234FBF"/>
    <w:rsid w:val="00236877"/>
    <w:rsid w:val="00240DF4"/>
    <w:rsid w:val="00240F52"/>
    <w:rsid w:val="00241E14"/>
    <w:rsid w:val="002435F9"/>
    <w:rsid w:val="0024380C"/>
    <w:rsid w:val="00250B77"/>
    <w:rsid w:val="00252BC8"/>
    <w:rsid w:val="00252EFA"/>
    <w:rsid w:val="002532ED"/>
    <w:rsid w:val="00256BBE"/>
    <w:rsid w:val="00260E28"/>
    <w:rsid w:val="002615ED"/>
    <w:rsid w:val="00265E83"/>
    <w:rsid w:val="00266852"/>
    <w:rsid w:val="002668C8"/>
    <w:rsid w:val="00266959"/>
    <w:rsid w:val="002700B6"/>
    <w:rsid w:val="002720A8"/>
    <w:rsid w:val="002728BD"/>
    <w:rsid w:val="0027290F"/>
    <w:rsid w:val="00272F34"/>
    <w:rsid w:val="00280EA7"/>
    <w:rsid w:val="0028129B"/>
    <w:rsid w:val="00282415"/>
    <w:rsid w:val="00285B98"/>
    <w:rsid w:val="00285D5E"/>
    <w:rsid w:val="00286498"/>
    <w:rsid w:val="00286B23"/>
    <w:rsid w:val="002900F4"/>
    <w:rsid w:val="002908C5"/>
    <w:rsid w:val="002932CD"/>
    <w:rsid w:val="0029399A"/>
    <w:rsid w:val="002941EA"/>
    <w:rsid w:val="00295044"/>
    <w:rsid w:val="0029698A"/>
    <w:rsid w:val="00296B9A"/>
    <w:rsid w:val="00296C19"/>
    <w:rsid w:val="002A0C21"/>
    <w:rsid w:val="002A2C6C"/>
    <w:rsid w:val="002A3A74"/>
    <w:rsid w:val="002A4866"/>
    <w:rsid w:val="002A796D"/>
    <w:rsid w:val="002A7D67"/>
    <w:rsid w:val="002B0D31"/>
    <w:rsid w:val="002B1359"/>
    <w:rsid w:val="002B271A"/>
    <w:rsid w:val="002B2A45"/>
    <w:rsid w:val="002B2DE6"/>
    <w:rsid w:val="002B7AA0"/>
    <w:rsid w:val="002B7B4A"/>
    <w:rsid w:val="002B7F00"/>
    <w:rsid w:val="002C0725"/>
    <w:rsid w:val="002C0A06"/>
    <w:rsid w:val="002C1676"/>
    <w:rsid w:val="002C203B"/>
    <w:rsid w:val="002C30C0"/>
    <w:rsid w:val="002C4557"/>
    <w:rsid w:val="002C4579"/>
    <w:rsid w:val="002C51C9"/>
    <w:rsid w:val="002C55A1"/>
    <w:rsid w:val="002C5B82"/>
    <w:rsid w:val="002C5C6C"/>
    <w:rsid w:val="002C62B2"/>
    <w:rsid w:val="002C6CC1"/>
    <w:rsid w:val="002C7101"/>
    <w:rsid w:val="002D1351"/>
    <w:rsid w:val="002D17D3"/>
    <w:rsid w:val="002D2280"/>
    <w:rsid w:val="002D22F0"/>
    <w:rsid w:val="002D3E00"/>
    <w:rsid w:val="002D3FA4"/>
    <w:rsid w:val="002D4F20"/>
    <w:rsid w:val="002D6368"/>
    <w:rsid w:val="002D732D"/>
    <w:rsid w:val="002D7D2C"/>
    <w:rsid w:val="002E0648"/>
    <w:rsid w:val="002E226F"/>
    <w:rsid w:val="002E4C57"/>
    <w:rsid w:val="002E5991"/>
    <w:rsid w:val="002E5D24"/>
    <w:rsid w:val="002E6076"/>
    <w:rsid w:val="002E7C3C"/>
    <w:rsid w:val="002F2868"/>
    <w:rsid w:val="002F2B79"/>
    <w:rsid w:val="002F3938"/>
    <w:rsid w:val="002F4722"/>
    <w:rsid w:val="002F5D3E"/>
    <w:rsid w:val="002F72A1"/>
    <w:rsid w:val="0030337B"/>
    <w:rsid w:val="00304351"/>
    <w:rsid w:val="003045A5"/>
    <w:rsid w:val="00305135"/>
    <w:rsid w:val="00305EA7"/>
    <w:rsid w:val="00307A3D"/>
    <w:rsid w:val="003109F0"/>
    <w:rsid w:val="003119A6"/>
    <w:rsid w:val="00311CF2"/>
    <w:rsid w:val="00312903"/>
    <w:rsid w:val="003136EA"/>
    <w:rsid w:val="00313B65"/>
    <w:rsid w:val="00313E9F"/>
    <w:rsid w:val="00313F8A"/>
    <w:rsid w:val="003153D0"/>
    <w:rsid w:val="00316D6D"/>
    <w:rsid w:val="00316DA7"/>
    <w:rsid w:val="003176F4"/>
    <w:rsid w:val="0032000F"/>
    <w:rsid w:val="003213E1"/>
    <w:rsid w:val="003221BD"/>
    <w:rsid w:val="0032374D"/>
    <w:rsid w:val="003246F0"/>
    <w:rsid w:val="00325C76"/>
    <w:rsid w:val="00326005"/>
    <w:rsid w:val="0032778A"/>
    <w:rsid w:val="003305D6"/>
    <w:rsid w:val="00331674"/>
    <w:rsid w:val="00332A64"/>
    <w:rsid w:val="00334B6A"/>
    <w:rsid w:val="0033534A"/>
    <w:rsid w:val="00335AC3"/>
    <w:rsid w:val="00335C41"/>
    <w:rsid w:val="003369E4"/>
    <w:rsid w:val="00337978"/>
    <w:rsid w:val="00337D20"/>
    <w:rsid w:val="00337E54"/>
    <w:rsid w:val="00340DA8"/>
    <w:rsid w:val="003421A9"/>
    <w:rsid w:val="00342372"/>
    <w:rsid w:val="00342FA0"/>
    <w:rsid w:val="00344C9C"/>
    <w:rsid w:val="0034517E"/>
    <w:rsid w:val="003471AC"/>
    <w:rsid w:val="00350148"/>
    <w:rsid w:val="00351BD4"/>
    <w:rsid w:val="003570E1"/>
    <w:rsid w:val="00357DE2"/>
    <w:rsid w:val="003614C6"/>
    <w:rsid w:val="00361833"/>
    <w:rsid w:val="00361F63"/>
    <w:rsid w:val="0036251F"/>
    <w:rsid w:val="00364878"/>
    <w:rsid w:val="00365A5D"/>
    <w:rsid w:val="00365A63"/>
    <w:rsid w:val="00371D13"/>
    <w:rsid w:val="00371D6E"/>
    <w:rsid w:val="00372673"/>
    <w:rsid w:val="0037320A"/>
    <w:rsid w:val="00374F11"/>
    <w:rsid w:val="00375AB1"/>
    <w:rsid w:val="00376153"/>
    <w:rsid w:val="003810D7"/>
    <w:rsid w:val="00383D3A"/>
    <w:rsid w:val="003842EA"/>
    <w:rsid w:val="00384A8E"/>
    <w:rsid w:val="00384D73"/>
    <w:rsid w:val="00385AFF"/>
    <w:rsid w:val="00386979"/>
    <w:rsid w:val="00386A3A"/>
    <w:rsid w:val="003877CD"/>
    <w:rsid w:val="003902B9"/>
    <w:rsid w:val="003909EA"/>
    <w:rsid w:val="00391EDD"/>
    <w:rsid w:val="00393393"/>
    <w:rsid w:val="00393D07"/>
    <w:rsid w:val="00393E0B"/>
    <w:rsid w:val="0039793F"/>
    <w:rsid w:val="00397E0F"/>
    <w:rsid w:val="003A0CDE"/>
    <w:rsid w:val="003A1BD7"/>
    <w:rsid w:val="003A26FC"/>
    <w:rsid w:val="003A2F66"/>
    <w:rsid w:val="003A5359"/>
    <w:rsid w:val="003A7DAD"/>
    <w:rsid w:val="003B0C0B"/>
    <w:rsid w:val="003B4CD2"/>
    <w:rsid w:val="003B518F"/>
    <w:rsid w:val="003B5358"/>
    <w:rsid w:val="003B5A73"/>
    <w:rsid w:val="003B5EED"/>
    <w:rsid w:val="003B620B"/>
    <w:rsid w:val="003B6AAA"/>
    <w:rsid w:val="003B6E98"/>
    <w:rsid w:val="003B7A73"/>
    <w:rsid w:val="003C0373"/>
    <w:rsid w:val="003C1AD1"/>
    <w:rsid w:val="003C330C"/>
    <w:rsid w:val="003C555B"/>
    <w:rsid w:val="003C558C"/>
    <w:rsid w:val="003C7C8E"/>
    <w:rsid w:val="003C7FC2"/>
    <w:rsid w:val="003D32D5"/>
    <w:rsid w:val="003D36B7"/>
    <w:rsid w:val="003D7821"/>
    <w:rsid w:val="003D79DF"/>
    <w:rsid w:val="003E0566"/>
    <w:rsid w:val="003E2214"/>
    <w:rsid w:val="003E3EB7"/>
    <w:rsid w:val="003E425A"/>
    <w:rsid w:val="003E5A2A"/>
    <w:rsid w:val="003E7558"/>
    <w:rsid w:val="003F0786"/>
    <w:rsid w:val="003F0C44"/>
    <w:rsid w:val="003F22BF"/>
    <w:rsid w:val="003F2770"/>
    <w:rsid w:val="003F2D2F"/>
    <w:rsid w:val="003F475F"/>
    <w:rsid w:val="003F5817"/>
    <w:rsid w:val="003F5EF1"/>
    <w:rsid w:val="003F61F4"/>
    <w:rsid w:val="003F78EA"/>
    <w:rsid w:val="003F7AE9"/>
    <w:rsid w:val="00403B9E"/>
    <w:rsid w:val="00404AFC"/>
    <w:rsid w:val="0040503A"/>
    <w:rsid w:val="004063DC"/>
    <w:rsid w:val="00406EFC"/>
    <w:rsid w:val="00407B7A"/>
    <w:rsid w:val="00407CD8"/>
    <w:rsid w:val="00407E8E"/>
    <w:rsid w:val="0041100D"/>
    <w:rsid w:val="00411154"/>
    <w:rsid w:val="00412F1B"/>
    <w:rsid w:val="00413012"/>
    <w:rsid w:val="004163AC"/>
    <w:rsid w:val="00416ECC"/>
    <w:rsid w:val="00417F1D"/>
    <w:rsid w:val="00420421"/>
    <w:rsid w:val="00421262"/>
    <w:rsid w:val="00422006"/>
    <w:rsid w:val="00422893"/>
    <w:rsid w:val="0042325E"/>
    <w:rsid w:val="004232B7"/>
    <w:rsid w:val="00424240"/>
    <w:rsid w:val="00425991"/>
    <w:rsid w:val="00426EA2"/>
    <w:rsid w:val="00427316"/>
    <w:rsid w:val="00430547"/>
    <w:rsid w:val="0043107D"/>
    <w:rsid w:val="00431234"/>
    <w:rsid w:val="00432266"/>
    <w:rsid w:val="00432542"/>
    <w:rsid w:val="00432750"/>
    <w:rsid w:val="004328DF"/>
    <w:rsid w:val="004354D6"/>
    <w:rsid w:val="0043560F"/>
    <w:rsid w:val="00437C4C"/>
    <w:rsid w:val="004404DD"/>
    <w:rsid w:val="00440E9D"/>
    <w:rsid w:val="004428B2"/>
    <w:rsid w:val="00444FFF"/>
    <w:rsid w:val="00446430"/>
    <w:rsid w:val="00450DE4"/>
    <w:rsid w:val="00450E2C"/>
    <w:rsid w:val="004510AA"/>
    <w:rsid w:val="0045220F"/>
    <w:rsid w:val="00452594"/>
    <w:rsid w:val="00452902"/>
    <w:rsid w:val="00452C43"/>
    <w:rsid w:val="00453B39"/>
    <w:rsid w:val="004545D1"/>
    <w:rsid w:val="004562D7"/>
    <w:rsid w:val="004570BF"/>
    <w:rsid w:val="0045740F"/>
    <w:rsid w:val="00457B7A"/>
    <w:rsid w:val="00460B0C"/>
    <w:rsid w:val="00461342"/>
    <w:rsid w:val="004637A5"/>
    <w:rsid w:val="00463FDC"/>
    <w:rsid w:val="00464A17"/>
    <w:rsid w:val="00466BD4"/>
    <w:rsid w:val="004671BE"/>
    <w:rsid w:val="0047100A"/>
    <w:rsid w:val="00471107"/>
    <w:rsid w:val="00472C4C"/>
    <w:rsid w:val="0047310B"/>
    <w:rsid w:val="00474AC5"/>
    <w:rsid w:val="00474BDA"/>
    <w:rsid w:val="004762D5"/>
    <w:rsid w:val="00476624"/>
    <w:rsid w:val="00477832"/>
    <w:rsid w:val="00480B27"/>
    <w:rsid w:val="004834A4"/>
    <w:rsid w:val="00483750"/>
    <w:rsid w:val="00484E4C"/>
    <w:rsid w:val="004857A5"/>
    <w:rsid w:val="004859F5"/>
    <w:rsid w:val="0048680F"/>
    <w:rsid w:val="00487BB7"/>
    <w:rsid w:val="00492254"/>
    <w:rsid w:val="004937CB"/>
    <w:rsid w:val="00493E1F"/>
    <w:rsid w:val="00494442"/>
    <w:rsid w:val="00495A95"/>
    <w:rsid w:val="00497493"/>
    <w:rsid w:val="00497832"/>
    <w:rsid w:val="004A0A5B"/>
    <w:rsid w:val="004A0BEF"/>
    <w:rsid w:val="004A12C6"/>
    <w:rsid w:val="004A3091"/>
    <w:rsid w:val="004A4072"/>
    <w:rsid w:val="004A63BD"/>
    <w:rsid w:val="004B206D"/>
    <w:rsid w:val="004B4068"/>
    <w:rsid w:val="004B4298"/>
    <w:rsid w:val="004B4B6F"/>
    <w:rsid w:val="004B4EBC"/>
    <w:rsid w:val="004B7C30"/>
    <w:rsid w:val="004C111A"/>
    <w:rsid w:val="004C1F06"/>
    <w:rsid w:val="004C2AA9"/>
    <w:rsid w:val="004C451C"/>
    <w:rsid w:val="004C4A4B"/>
    <w:rsid w:val="004C61C0"/>
    <w:rsid w:val="004C7737"/>
    <w:rsid w:val="004C7F95"/>
    <w:rsid w:val="004D0F0B"/>
    <w:rsid w:val="004D2178"/>
    <w:rsid w:val="004D4BE4"/>
    <w:rsid w:val="004D66BC"/>
    <w:rsid w:val="004D723E"/>
    <w:rsid w:val="004E21D0"/>
    <w:rsid w:val="004E2475"/>
    <w:rsid w:val="004E286E"/>
    <w:rsid w:val="004E3B7C"/>
    <w:rsid w:val="004E4C95"/>
    <w:rsid w:val="004E529B"/>
    <w:rsid w:val="004E6B70"/>
    <w:rsid w:val="004E6D58"/>
    <w:rsid w:val="004E7525"/>
    <w:rsid w:val="004F0223"/>
    <w:rsid w:val="004F1815"/>
    <w:rsid w:val="004F1971"/>
    <w:rsid w:val="004F1CEF"/>
    <w:rsid w:val="004F2018"/>
    <w:rsid w:val="004F21E0"/>
    <w:rsid w:val="004F34E4"/>
    <w:rsid w:val="004F430A"/>
    <w:rsid w:val="004F4CA6"/>
    <w:rsid w:val="004F502D"/>
    <w:rsid w:val="004F50A0"/>
    <w:rsid w:val="004F75AE"/>
    <w:rsid w:val="004F79E9"/>
    <w:rsid w:val="004F7F97"/>
    <w:rsid w:val="005021CC"/>
    <w:rsid w:val="005033AB"/>
    <w:rsid w:val="00506E1D"/>
    <w:rsid w:val="0051044E"/>
    <w:rsid w:val="005107F8"/>
    <w:rsid w:val="00511E55"/>
    <w:rsid w:val="005145C4"/>
    <w:rsid w:val="005149C5"/>
    <w:rsid w:val="0051585C"/>
    <w:rsid w:val="0051647A"/>
    <w:rsid w:val="00517402"/>
    <w:rsid w:val="0052314C"/>
    <w:rsid w:val="00525B5C"/>
    <w:rsid w:val="00526312"/>
    <w:rsid w:val="00526353"/>
    <w:rsid w:val="00527689"/>
    <w:rsid w:val="005278F8"/>
    <w:rsid w:val="00527CF3"/>
    <w:rsid w:val="00527E7C"/>
    <w:rsid w:val="00527EF7"/>
    <w:rsid w:val="005309EF"/>
    <w:rsid w:val="00530F5E"/>
    <w:rsid w:val="005312CD"/>
    <w:rsid w:val="0053203B"/>
    <w:rsid w:val="005320B3"/>
    <w:rsid w:val="005327C2"/>
    <w:rsid w:val="005350C7"/>
    <w:rsid w:val="00535AA0"/>
    <w:rsid w:val="005361A4"/>
    <w:rsid w:val="0053749D"/>
    <w:rsid w:val="00541611"/>
    <w:rsid w:val="00541D65"/>
    <w:rsid w:val="00542677"/>
    <w:rsid w:val="00543D3E"/>
    <w:rsid w:val="00544691"/>
    <w:rsid w:val="005451C9"/>
    <w:rsid w:val="005458B8"/>
    <w:rsid w:val="00545B45"/>
    <w:rsid w:val="00546A90"/>
    <w:rsid w:val="00550100"/>
    <w:rsid w:val="005506C6"/>
    <w:rsid w:val="00551558"/>
    <w:rsid w:val="00554328"/>
    <w:rsid w:val="00555AC4"/>
    <w:rsid w:val="00556167"/>
    <w:rsid w:val="00556384"/>
    <w:rsid w:val="00556996"/>
    <w:rsid w:val="005570D1"/>
    <w:rsid w:val="00557798"/>
    <w:rsid w:val="00560A85"/>
    <w:rsid w:val="005615D6"/>
    <w:rsid w:val="005617BC"/>
    <w:rsid w:val="00561C8F"/>
    <w:rsid w:val="00561C95"/>
    <w:rsid w:val="00561EEC"/>
    <w:rsid w:val="00562276"/>
    <w:rsid w:val="005622C3"/>
    <w:rsid w:val="00563860"/>
    <w:rsid w:val="00565F23"/>
    <w:rsid w:val="0056685B"/>
    <w:rsid w:val="00573C52"/>
    <w:rsid w:val="00574BED"/>
    <w:rsid w:val="00575B80"/>
    <w:rsid w:val="0057671B"/>
    <w:rsid w:val="005841E3"/>
    <w:rsid w:val="005842F8"/>
    <w:rsid w:val="005848D8"/>
    <w:rsid w:val="00584B75"/>
    <w:rsid w:val="00586E8E"/>
    <w:rsid w:val="0058797F"/>
    <w:rsid w:val="00590358"/>
    <w:rsid w:val="00590F0C"/>
    <w:rsid w:val="00592A21"/>
    <w:rsid w:val="00592D57"/>
    <w:rsid w:val="0059412B"/>
    <w:rsid w:val="00594A17"/>
    <w:rsid w:val="005972D4"/>
    <w:rsid w:val="005A0C36"/>
    <w:rsid w:val="005A1382"/>
    <w:rsid w:val="005A2E67"/>
    <w:rsid w:val="005A4648"/>
    <w:rsid w:val="005A7146"/>
    <w:rsid w:val="005A78AD"/>
    <w:rsid w:val="005A7B94"/>
    <w:rsid w:val="005A7CB6"/>
    <w:rsid w:val="005B0E9C"/>
    <w:rsid w:val="005B1D7A"/>
    <w:rsid w:val="005B3E3F"/>
    <w:rsid w:val="005B5735"/>
    <w:rsid w:val="005B6E3E"/>
    <w:rsid w:val="005C0FFE"/>
    <w:rsid w:val="005C1FD9"/>
    <w:rsid w:val="005C23E8"/>
    <w:rsid w:val="005C2F41"/>
    <w:rsid w:val="005C360E"/>
    <w:rsid w:val="005C49FF"/>
    <w:rsid w:val="005C6500"/>
    <w:rsid w:val="005C6800"/>
    <w:rsid w:val="005C6912"/>
    <w:rsid w:val="005D1C17"/>
    <w:rsid w:val="005E2D89"/>
    <w:rsid w:val="005E4B3A"/>
    <w:rsid w:val="005F06EB"/>
    <w:rsid w:val="005F187A"/>
    <w:rsid w:val="005F48C4"/>
    <w:rsid w:val="005F4A0A"/>
    <w:rsid w:val="005F6B2E"/>
    <w:rsid w:val="005F7C30"/>
    <w:rsid w:val="005F7CE0"/>
    <w:rsid w:val="006044B9"/>
    <w:rsid w:val="0060691F"/>
    <w:rsid w:val="0061250C"/>
    <w:rsid w:val="00613F5F"/>
    <w:rsid w:val="006160C2"/>
    <w:rsid w:val="00616813"/>
    <w:rsid w:val="006218A7"/>
    <w:rsid w:val="0062197F"/>
    <w:rsid w:val="00622352"/>
    <w:rsid w:val="00622EEB"/>
    <w:rsid w:val="00622EF2"/>
    <w:rsid w:val="006246BF"/>
    <w:rsid w:val="00624BDF"/>
    <w:rsid w:val="0062510E"/>
    <w:rsid w:val="00625AA7"/>
    <w:rsid w:val="006264B7"/>
    <w:rsid w:val="006301EB"/>
    <w:rsid w:val="00631A45"/>
    <w:rsid w:val="00633A14"/>
    <w:rsid w:val="00634009"/>
    <w:rsid w:val="00635D70"/>
    <w:rsid w:val="0064135D"/>
    <w:rsid w:val="00641960"/>
    <w:rsid w:val="00642146"/>
    <w:rsid w:val="0064265B"/>
    <w:rsid w:val="00642733"/>
    <w:rsid w:val="006433E8"/>
    <w:rsid w:val="0064421F"/>
    <w:rsid w:val="0064490C"/>
    <w:rsid w:val="00645520"/>
    <w:rsid w:val="00645DC1"/>
    <w:rsid w:val="0064685B"/>
    <w:rsid w:val="00646C0F"/>
    <w:rsid w:val="00650021"/>
    <w:rsid w:val="00652502"/>
    <w:rsid w:val="006544A5"/>
    <w:rsid w:val="006612FC"/>
    <w:rsid w:val="006613EF"/>
    <w:rsid w:val="00662A3C"/>
    <w:rsid w:val="00662C35"/>
    <w:rsid w:val="00662DC2"/>
    <w:rsid w:val="0066390E"/>
    <w:rsid w:val="006639F4"/>
    <w:rsid w:val="00664759"/>
    <w:rsid w:val="006649F8"/>
    <w:rsid w:val="00667B5E"/>
    <w:rsid w:val="0067164B"/>
    <w:rsid w:val="00673306"/>
    <w:rsid w:val="00674038"/>
    <w:rsid w:val="0067478D"/>
    <w:rsid w:val="00675E12"/>
    <w:rsid w:val="00677565"/>
    <w:rsid w:val="006809D6"/>
    <w:rsid w:val="00680B00"/>
    <w:rsid w:val="006816CB"/>
    <w:rsid w:val="006819E1"/>
    <w:rsid w:val="006822C1"/>
    <w:rsid w:val="00682E6F"/>
    <w:rsid w:val="00683232"/>
    <w:rsid w:val="00684DDF"/>
    <w:rsid w:val="006855AB"/>
    <w:rsid w:val="00685FD0"/>
    <w:rsid w:val="0068688F"/>
    <w:rsid w:val="00686ABD"/>
    <w:rsid w:val="00686D24"/>
    <w:rsid w:val="00687B42"/>
    <w:rsid w:val="00687D7B"/>
    <w:rsid w:val="00690D9C"/>
    <w:rsid w:val="00690FF6"/>
    <w:rsid w:val="0069108F"/>
    <w:rsid w:val="00691C78"/>
    <w:rsid w:val="00692254"/>
    <w:rsid w:val="006926F4"/>
    <w:rsid w:val="00694D4D"/>
    <w:rsid w:val="0069559E"/>
    <w:rsid w:val="00695A66"/>
    <w:rsid w:val="006965FC"/>
    <w:rsid w:val="00696AFF"/>
    <w:rsid w:val="00697436"/>
    <w:rsid w:val="006A0F1C"/>
    <w:rsid w:val="006A6CC9"/>
    <w:rsid w:val="006B4578"/>
    <w:rsid w:val="006B4718"/>
    <w:rsid w:val="006B49C7"/>
    <w:rsid w:val="006B5442"/>
    <w:rsid w:val="006B60EA"/>
    <w:rsid w:val="006B677A"/>
    <w:rsid w:val="006B6AB6"/>
    <w:rsid w:val="006B7AA1"/>
    <w:rsid w:val="006B7E0B"/>
    <w:rsid w:val="006C06A1"/>
    <w:rsid w:val="006C06D7"/>
    <w:rsid w:val="006C2B7F"/>
    <w:rsid w:val="006C5526"/>
    <w:rsid w:val="006C686E"/>
    <w:rsid w:val="006C6C3B"/>
    <w:rsid w:val="006C6FAB"/>
    <w:rsid w:val="006C7384"/>
    <w:rsid w:val="006D0934"/>
    <w:rsid w:val="006D53E7"/>
    <w:rsid w:val="006D5982"/>
    <w:rsid w:val="006D6425"/>
    <w:rsid w:val="006D70CE"/>
    <w:rsid w:val="006E2262"/>
    <w:rsid w:val="006E4001"/>
    <w:rsid w:val="006E4632"/>
    <w:rsid w:val="006F0976"/>
    <w:rsid w:val="006F1EDF"/>
    <w:rsid w:val="006F288C"/>
    <w:rsid w:val="006F37E7"/>
    <w:rsid w:val="006F58CE"/>
    <w:rsid w:val="006F592C"/>
    <w:rsid w:val="006F5D21"/>
    <w:rsid w:val="006F6072"/>
    <w:rsid w:val="007015AF"/>
    <w:rsid w:val="00702859"/>
    <w:rsid w:val="00706DCE"/>
    <w:rsid w:val="007101D0"/>
    <w:rsid w:val="00710691"/>
    <w:rsid w:val="00710CD6"/>
    <w:rsid w:val="00711BB7"/>
    <w:rsid w:val="0071244C"/>
    <w:rsid w:val="00715378"/>
    <w:rsid w:val="00716FC7"/>
    <w:rsid w:val="00717DD6"/>
    <w:rsid w:val="00720AF2"/>
    <w:rsid w:val="00722A50"/>
    <w:rsid w:val="00722ECB"/>
    <w:rsid w:val="00723500"/>
    <w:rsid w:val="00723A2B"/>
    <w:rsid w:val="007243E4"/>
    <w:rsid w:val="00724554"/>
    <w:rsid w:val="0072509C"/>
    <w:rsid w:val="00726AAF"/>
    <w:rsid w:val="00730AC9"/>
    <w:rsid w:val="00730BB5"/>
    <w:rsid w:val="007343F5"/>
    <w:rsid w:val="0073486E"/>
    <w:rsid w:val="00735836"/>
    <w:rsid w:val="00737002"/>
    <w:rsid w:val="00737AFD"/>
    <w:rsid w:val="00741BB4"/>
    <w:rsid w:val="00741CD9"/>
    <w:rsid w:val="007436E5"/>
    <w:rsid w:val="00744DF4"/>
    <w:rsid w:val="007452EE"/>
    <w:rsid w:val="007465AF"/>
    <w:rsid w:val="00746996"/>
    <w:rsid w:val="007506ED"/>
    <w:rsid w:val="00750BC8"/>
    <w:rsid w:val="00751AE2"/>
    <w:rsid w:val="00752608"/>
    <w:rsid w:val="007529F1"/>
    <w:rsid w:val="00752AF4"/>
    <w:rsid w:val="00754832"/>
    <w:rsid w:val="00754A00"/>
    <w:rsid w:val="00754F32"/>
    <w:rsid w:val="00757DBF"/>
    <w:rsid w:val="00760150"/>
    <w:rsid w:val="00760B50"/>
    <w:rsid w:val="00762C95"/>
    <w:rsid w:val="00763148"/>
    <w:rsid w:val="00765AD1"/>
    <w:rsid w:val="0076631C"/>
    <w:rsid w:val="007666FB"/>
    <w:rsid w:val="00766E89"/>
    <w:rsid w:val="00767116"/>
    <w:rsid w:val="00767312"/>
    <w:rsid w:val="007708CB"/>
    <w:rsid w:val="00770E8F"/>
    <w:rsid w:val="00771508"/>
    <w:rsid w:val="00772CC3"/>
    <w:rsid w:val="00772EF0"/>
    <w:rsid w:val="00773446"/>
    <w:rsid w:val="00774000"/>
    <w:rsid w:val="00775739"/>
    <w:rsid w:val="00775BFA"/>
    <w:rsid w:val="007764DB"/>
    <w:rsid w:val="00776EC2"/>
    <w:rsid w:val="00776FA9"/>
    <w:rsid w:val="00777441"/>
    <w:rsid w:val="00777492"/>
    <w:rsid w:val="00777984"/>
    <w:rsid w:val="0078119C"/>
    <w:rsid w:val="0078304F"/>
    <w:rsid w:val="0078375D"/>
    <w:rsid w:val="007858E9"/>
    <w:rsid w:val="00786386"/>
    <w:rsid w:val="0078663C"/>
    <w:rsid w:val="00786FB2"/>
    <w:rsid w:val="00787F5B"/>
    <w:rsid w:val="007909F0"/>
    <w:rsid w:val="00791DFA"/>
    <w:rsid w:val="007926FF"/>
    <w:rsid w:val="00792AF6"/>
    <w:rsid w:val="007940AA"/>
    <w:rsid w:val="007946ED"/>
    <w:rsid w:val="00796307"/>
    <w:rsid w:val="00796B17"/>
    <w:rsid w:val="007A18C8"/>
    <w:rsid w:val="007A1A95"/>
    <w:rsid w:val="007A1C4B"/>
    <w:rsid w:val="007A21F1"/>
    <w:rsid w:val="007A2535"/>
    <w:rsid w:val="007A4B70"/>
    <w:rsid w:val="007A6D30"/>
    <w:rsid w:val="007A7449"/>
    <w:rsid w:val="007B0080"/>
    <w:rsid w:val="007B090E"/>
    <w:rsid w:val="007B195D"/>
    <w:rsid w:val="007B27BC"/>
    <w:rsid w:val="007B4797"/>
    <w:rsid w:val="007B4991"/>
    <w:rsid w:val="007B5688"/>
    <w:rsid w:val="007B7D10"/>
    <w:rsid w:val="007C2183"/>
    <w:rsid w:val="007C6F2F"/>
    <w:rsid w:val="007D0186"/>
    <w:rsid w:val="007D0235"/>
    <w:rsid w:val="007D1334"/>
    <w:rsid w:val="007D3C68"/>
    <w:rsid w:val="007D4842"/>
    <w:rsid w:val="007D6415"/>
    <w:rsid w:val="007D743D"/>
    <w:rsid w:val="007E1B55"/>
    <w:rsid w:val="007E3034"/>
    <w:rsid w:val="007E39D5"/>
    <w:rsid w:val="007E3B69"/>
    <w:rsid w:val="007F1467"/>
    <w:rsid w:val="007F20C1"/>
    <w:rsid w:val="007F2473"/>
    <w:rsid w:val="007F2A66"/>
    <w:rsid w:val="007F30EC"/>
    <w:rsid w:val="007F48FD"/>
    <w:rsid w:val="007F5BE6"/>
    <w:rsid w:val="007F62F1"/>
    <w:rsid w:val="008000F8"/>
    <w:rsid w:val="00800620"/>
    <w:rsid w:val="00803144"/>
    <w:rsid w:val="00803A13"/>
    <w:rsid w:val="0080413B"/>
    <w:rsid w:val="008042B2"/>
    <w:rsid w:val="00804F7D"/>
    <w:rsid w:val="0080559B"/>
    <w:rsid w:val="008065A8"/>
    <w:rsid w:val="00807AD2"/>
    <w:rsid w:val="00810606"/>
    <w:rsid w:val="008131A0"/>
    <w:rsid w:val="008134ED"/>
    <w:rsid w:val="0081518D"/>
    <w:rsid w:val="00816EBC"/>
    <w:rsid w:val="00820374"/>
    <w:rsid w:val="00821304"/>
    <w:rsid w:val="00821D87"/>
    <w:rsid w:val="008230EA"/>
    <w:rsid w:val="008236FC"/>
    <w:rsid w:val="00825A37"/>
    <w:rsid w:val="00827F9C"/>
    <w:rsid w:val="00830BC2"/>
    <w:rsid w:val="00831B8F"/>
    <w:rsid w:val="00834420"/>
    <w:rsid w:val="008349F7"/>
    <w:rsid w:val="00836C46"/>
    <w:rsid w:val="008379C8"/>
    <w:rsid w:val="008405F3"/>
    <w:rsid w:val="0084111C"/>
    <w:rsid w:val="008423BB"/>
    <w:rsid w:val="00842B9E"/>
    <w:rsid w:val="00844A26"/>
    <w:rsid w:val="0085160D"/>
    <w:rsid w:val="0085283D"/>
    <w:rsid w:val="008533CF"/>
    <w:rsid w:val="008544C9"/>
    <w:rsid w:val="008544D5"/>
    <w:rsid w:val="00854752"/>
    <w:rsid w:val="008557D3"/>
    <w:rsid w:val="00856824"/>
    <w:rsid w:val="00856BE4"/>
    <w:rsid w:val="008574F8"/>
    <w:rsid w:val="00860F76"/>
    <w:rsid w:val="008622E9"/>
    <w:rsid w:val="0086244D"/>
    <w:rsid w:val="008629C9"/>
    <w:rsid w:val="0086422E"/>
    <w:rsid w:val="00866094"/>
    <w:rsid w:val="00867C64"/>
    <w:rsid w:val="00867FFC"/>
    <w:rsid w:val="0087187A"/>
    <w:rsid w:val="0087395F"/>
    <w:rsid w:val="00875B28"/>
    <w:rsid w:val="008761B0"/>
    <w:rsid w:val="008850F6"/>
    <w:rsid w:val="008903FC"/>
    <w:rsid w:val="0089265D"/>
    <w:rsid w:val="008A26DD"/>
    <w:rsid w:val="008A4819"/>
    <w:rsid w:val="008A6C8C"/>
    <w:rsid w:val="008B1EF1"/>
    <w:rsid w:val="008B2DF3"/>
    <w:rsid w:val="008B4B63"/>
    <w:rsid w:val="008B5410"/>
    <w:rsid w:val="008B639F"/>
    <w:rsid w:val="008B72CB"/>
    <w:rsid w:val="008B7BCD"/>
    <w:rsid w:val="008C24A6"/>
    <w:rsid w:val="008C3197"/>
    <w:rsid w:val="008C3A23"/>
    <w:rsid w:val="008C4563"/>
    <w:rsid w:val="008C4AD5"/>
    <w:rsid w:val="008C4C28"/>
    <w:rsid w:val="008C6152"/>
    <w:rsid w:val="008C61B9"/>
    <w:rsid w:val="008C73C1"/>
    <w:rsid w:val="008D0CF2"/>
    <w:rsid w:val="008D1B62"/>
    <w:rsid w:val="008D2091"/>
    <w:rsid w:val="008D2FF0"/>
    <w:rsid w:val="008D4FAE"/>
    <w:rsid w:val="008D5E22"/>
    <w:rsid w:val="008D7BDE"/>
    <w:rsid w:val="008E0665"/>
    <w:rsid w:val="008E06F1"/>
    <w:rsid w:val="008E0A6F"/>
    <w:rsid w:val="008E10B3"/>
    <w:rsid w:val="008E14AD"/>
    <w:rsid w:val="008E3027"/>
    <w:rsid w:val="008E4C4A"/>
    <w:rsid w:val="008E5205"/>
    <w:rsid w:val="008E68CA"/>
    <w:rsid w:val="008F1B54"/>
    <w:rsid w:val="008F287D"/>
    <w:rsid w:val="008F4556"/>
    <w:rsid w:val="008F69BE"/>
    <w:rsid w:val="008F6BC9"/>
    <w:rsid w:val="008F6C83"/>
    <w:rsid w:val="00904026"/>
    <w:rsid w:val="009045BA"/>
    <w:rsid w:val="00904D3F"/>
    <w:rsid w:val="009055CA"/>
    <w:rsid w:val="009063FA"/>
    <w:rsid w:val="0090673C"/>
    <w:rsid w:val="009079F4"/>
    <w:rsid w:val="00910DB9"/>
    <w:rsid w:val="0091152B"/>
    <w:rsid w:val="0091214D"/>
    <w:rsid w:val="0091403E"/>
    <w:rsid w:val="00914476"/>
    <w:rsid w:val="00914822"/>
    <w:rsid w:val="009168B6"/>
    <w:rsid w:val="00916B12"/>
    <w:rsid w:val="00916F1A"/>
    <w:rsid w:val="00920A41"/>
    <w:rsid w:val="00922285"/>
    <w:rsid w:val="00922EAF"/>
    <w:rsid w:val="00923ED1"/>
    <w:rsid w:val="0092494B"/>
    <w:rsid w:val="00924B4B"/>
    <w:rsid w:val="00925675"/>
    <w:rsid w:val="009273BB"/>
    <w:rsid w:val="00931FFB"/>
    <w:rsid w:val="00933E83"/>
    <w:rsid w:val="00935612"/>
    <w:rsid w:val="00936D9F"/>
    <w:rsid w:val="009417A9"/>
    <w:rsid w:val="0094278A"/>
    <w:rsid w:val="009430F0"/>
    <w:rsid w:val="0094400B"/>
    <w:rsid w:val="009451F4"/>
    <w:rsid w:val="00945EDE"/>
    <w:rsid w:val="00946470"/>
    <w:rsid w:val="00950042"/>
    <w:rsid w:val="009511DC"/>
    <w:rsid w:val="00952543"/>
    <w:rsid w:val="009537B6"/>
    <w:rsid w:val="0095428D"/>
    <w:rsid w:val="0095452A"/>
    <w:rsid w:val="00954DDB"/>
    <w:rsid w:val="00954F1E"/>
    <w:rsid w:val="0095605B"/>
    <w:rsid w:val="00956D6C"/>
    <w:rsid w:val="00961928"/>
    <w:rsid w:val="00962953"/>
    <w:rsid w:val="00962BC0"/>
    <w:rsid w:val="00962F16"/>
    <w:rsid w:val="00962FF6"/>
    <w:rsid w:val="0096779C"/>
    <w:rsid w:val="00970D1D"/>
    <w:rsid w:val="00971A2C"/>
    <w:rsid w:val="009726CE"/>
    <w:rsid w:val="009727CB"/>
    <w:rsid w:val="00972AF1"/>
    <w:rsid w:val="00974052"/>
    <w:rsid w:val="00974564"/>
    <w:rsid w:val="0097626F"/>
    <w:rsid w:val="00976B18"/>
    <w:rsid w:val="0097722C"/>
    <w:rsid w:val="00977C31"/>
    <w:rsid w:val="0098186E"/>
    <w:rsid w:val="00981E72"/>
    <w:rsid w:val="00982FA7"/>
    <w:rsid w:val="00983D49"/>
    <w:rsid w:val="0098481B"/>
    <w:rsid w:val="00986E0C"/>
    <w:rsid w:val="00987B04"/>
    <w:rsid w:val="009918AB"/>
    <w:rsid w:val="00993F96"/>
    <w:rsid w:val="0099472F"/>
    <w:rsid w:val="00997742"/>
    <w:rsid w:val="009A18BF"/>
    <w:rsid w:val="009A24AF"/>
    <w:rsid w:val="009A3F88"/>
    <w:rsid w:val="009A58EC"/>
    <w:rsid w:val="009A6BF0"/>
    <w:rsid w:val="009A7A6F"/>
    <w:rsid w:val="009B0F26"/>
    <w:rsid w:val="009B21EE"/>
    <w:rsid w:val="009B2DDA"/>
    <w:rsid w:val="009B32B0"/>
    <w:rsid w:val="009B5A90"/>
    <w:rsid w:val="009B7F77"/>
    <w:rsid w:val="009C10FE"/>
    <w:rsid w:val="009C20CB"/>
    <w:rsid w:val="009C22E5"/>
    <w:rsid w:val="009C28DB"/>
    <w:rsid w:val="009C3FD2"/>
    <w:rsid w:val="009C4BDD"/>
    <w:rsid w:val="009D0851"/>
    <w:rsid w:val="009D097F"/>
    <w:rsid w:val="009D164A"/>
    <w:rsid w:val="009D1852"/>
    <w:rsid w:val="009D2B95"/>
    <w:rsid w:val="009D7E51"/>
    <w:rsid w:val="009E02E5"/>
    <w:rsid w:val="009E03D9"/>
    <w:rsid w:val="009E0AAC"/>
    <w:rsid w:val="009E2394"/>
    <w:rsid w:val="009E6B14"/>
    <w:rsid w:val="009E6F1E"/>
    <w:rsid w:val="009F0D82"/>
    <w:rsid w:val="009F100F"/>
    <w:rsid w:val="009F1A60"/>
    <w:rsid w:val="009F1AAC"/>
    <w:rsid w:val="009F28EB"/>
    <w:rsid w:val="009F490C"/>
    <w:rsid w:val="009F4E25"/>
    <w:rsid w:val="009F5810"/>
    <w:rsid w:val="009F5FFB"/>
    <w:rsid w:val="009F786C"/>
    <w:rsid w:val="00A020EB"/>
    <w:rsid w:val="00A076B8"/>
    <w:rsid w:val="00A1088F"/>
    <w:rsid w:val="00A14CD4"/>
    <w:rsid w:val="00A14E17"/>
    <w:rsid w:val="00A15672"/>
    <w:rsid w:val="00A15748"/>
    <w:rsid w:val="00A203D0"/>
    <w:rsid w:val="00A21EE8"/>
    <w:rsid w:val="00A23300"/>
    <w:rsid w:val="00A24212"/>
    <w:rsid w:val="00A24FCD"/>
    <w:rsid w:val="00A253AB"/>
    <w:rsid w:val="00A30211"/>
    <w:rsid w:val="00A3075D"/>
    <w:rsid w:val="00A316D3"/>
    <w:rsid w:val="00A31CF6"/>
    <w:rsid w:val="00A32208"/>
    <w:rsid w:val="00A35905"/>
    <w:rsid w:val="00A3614D"/>
    <w:rsid w:val="00A36171"/>
    <w:rsid w:val="00A36638"/>
    <w:rsid w:val="00A36EB5"/>
    <w:rsid w:val="00A37B0A"/>
    <w:rsid w:val="00A420AC"/>
    <w:rsid w:val="00A426E3"/>
    <w:rsid w:val="00A4356E"/>
    <w:rsid w:val="00A45457"/>
    <w:rsid w:val="00A47195"/>
    <w:rsid w:val="00A51417"/>
    <w:rsid w:val="00A522DB"/>
    <w:rsid w:val="00A52807"/>
    <w:rsid w:val="00A52901"/>
    <w:rsid w:val="00A5521F"/>
    <w:rsid w:val="00A55B82"/>
    <w:rsid w:val="00A55D41"/>
    <w:rsid w:val="00A571EF"/>
    <w:rsid w:val="00A5740D"/>
    <w:rsid w:val="00A576DC"/>
    <w:rsid w:val="00A579D6"/>
    <w:rsid w:val="00A57BDC"/>
    <w:rsid w:val="00A6062D"/>
    <w:rsid w:val="00A642A2"/>
    <w:rsid w:val="00A64C74"/>
    <w:rsid w:val="00A70B9A"/>
    <w:rsid w:val="00A70D74"/>
    <w:rsid w:val="00A71A45"/>
    <w:rsid w:val="00A73339"/>
    <w:rsid w:val="00A73B6F"/>
    <w:rsid w:val="00A740C7"/>
    <w:rsid w:val="00A74C3D"/>
    <w:rsid w:val="00A75252"/>
    <w:rsid w:val="00A7680A"/>
    <w:rsid w:val="00A80573"/>
    <w:rsid w:val="00A80CEE"/>
    <w:rsid w:val="00A80DD2"/>
    <w:rsid w:val="00A821E9"/>
    <w:rsid w:val="00A82F6B"/>
    <w:rsid w:val="00A832F6"/>
    <w:rsid w:val="00A8464F"/>
    <w:rsid w:val="00A84D5C"/>
    <w:rsid w:val="00A85E7E"/>
    <w:rsid w:val="00A85EFA"/>
    <w:rsid w:val="00A877C7"/>
    <w:rsid w:val="00A90AB9"/>
    <w:rsid w:val="00A90EF3"/>
    <w:rsid w:val="00A93463"/>
    <w:rsid w:val="00A94771"/>
    <w:rsid w:val="00A951C7"/>
    <w:rsid w:val="00A95A20"/>
    <w:rsid w:val="00A972B8"/>
    <w:rsid w:val="00AA06A4"/>
    <w:rsid w:val="00AA0FA8"/>
    <w:rsid w:val="00AA16CD"/>
    <w:rsid w:val="00AA1EA5"/>
    <w:rsid w:val="00AA329F"/>
    <w:rsid w:val="00AA3784"/>
    <w:rsid w:val="00AA3E72"/>
    <w:rsid w:val="00AA404B"/>
    <w:rsid w:val="00AA4AFC"/>
    <w:rsid w:val="00AA5063"/>
    <w:rsid w:val="00AA5C22"/>
    <w:rsid w:val="00AB0A2B"/>
    <w:rsid w:val="00AB14CB"/>
    <w:rsid w:val="00AB2EA0"/>
    <w:rsid w:val="00AB3850"/>
    <w:rsid w:val="00AB43ED"/>
    <w:rsid w:val="00AB5FC2"/>
    <w:rsid w:val="00AB6741"/>
    <w:rsid w:val="00AB6879"/>
    <w:rsid w:val="00AB7356"/>
    <w:rsid w:val="00AC1E59"/>
    <w:rsid w:val="00AC3673"/>
    <w:rsid w:val="00AC41C3"/>
    <w:rsid w:val="00AC47B7"/>
    <w:rsid w:val="00AC4F23"/>
    <w:rsid w:val="00AC536C"/>
    <w:rsid w:val="00AD0E48"/>
    <w:rsid w:val="00AD1793"/>
    <w:rsid w:val="00AD694F"/>
    <w:rsid w:val="00AD6CC9"/>
    <w:rsid w:val="00AE1E2B"/>
    <w:rsid w:val="00AE4E3A"/>
    <w:rsid w:val="00AE5A55"/>
    <w:rsid w:val="00AE5E2A"/>
    <w:rsid w:val="00AE6174"/>
    <w:rsid w:val="00AE6FAC"/>
    <w:rsid w:val="00AE78FD"/>
    <w:rsid w:val="00AF136C"/>
    <w:rsid w:val="00AF2477"/>
    <w:rsid w:val="00AF2A50"/>
    <w:rsid w:val="00AF5B8D"/>
    <w:rsid w:val="00AF6DC6"/>
    <w:rsid w:val="00AF7838"/>
    <w:rsid w:val="00AF7DF4"/>
    <w:rsid w:val="00B04074"/>
    <w:rsid w:val="00B066A0"/>
    <w:rsid w:val="00B077CA"/>
    <w:rsid w:val="00B1114C"/>
    <w:rsid w:val="00B11AE5"/>
    <w:rsid w:val="00B12A1C"/>
    <w:rsid w:val="00B15857"/>
    <w:rsid w:val="00B15A2D"/>
    <w:rsid w:val="00B163B9"/>
    <w:rsid w:val="00B21030"/>
    <w:rsid w:val="00B22026"/>
    <w:rsid w:val="00B22073"/>
    <w:rsid w:val="00B25D76"/>
    <w:rsid w:val="00B266EE"/>
    <w:rsid w:val="00B26BAF"/>
    <w:rsid w:val="00B26E69"/>
    <w:rsid w:val="00B271D6"/>
    <w:rsid w:val="00B3428E"/>
    <w:rsid w:val="00B3438A"/>
    <w:rsid w:val="00B35289"/>
    <w:rsid w:val="00B35B4A"/>
    <w:rsid w:val="00B35B6C"/>
    <w:rsid w:val="00B37E51"/>
    <w:rsid w:val="00B40970"/>
    <w:rsid w:val="00B40CB2"/>
    <w:rsid w:val="00B40EBE"/>
    <w:rsid w:val="00B41319"/>
    <w:rsid w:val="00B41954"/>
    <w:rsid w:val="00B41BF2"/>
    <w:rsid w:val="00B43AC3"/>
    <w:rsid w:val="00B4440F"/>
    <w:rsid w:val="00B44D34"/>
    <w:rsid w:val="00B45192"/>
    <w:rsid w:val="00B45A8F"/>
    <w:rsid w:val="00B46A6D"/>
    <w:rsid w:val="00B52189"/>
    <w:rsid w:val="00B5309A"/>
    <w:rsid w:val="00B540B2"/>
    <w:rsid w:val="00B54E76"/>
    <w:rsid w:val="00B554AC"/>
    <w:rsid w:val="00B573F0"/>
    <w:rsid w:val="00B61873"/>
    <w:rsid w:val="00B61F1F"/>
    <w:rsid w:val="00B63610"/>
    <w:rsid w:val="00B637F0"/>
    <w:rsid w:val="00B645E7"/>
    <w:rsid w:val="00B64ECB"/>
    <w:rsid w:val="00B65699"/>
    <w:rsid w:val="00B65E38"/>
    <w:rsid w:val="00B677F1"/>
    <w:rsid w:val="00B70C36"/>
    <w:rsid w:val="00B70EDC"/>
    <w:rsid w:val="00B71DB5"/>
    <w:rsid w:val="00B724F3"/>
    <w:rsid w:val="00B7257B"/>
    <w:rsid w:val="00B7265B"/>
    <w:rsid w:val="00B729F0"/>
    <w:rsid w:val="00B72B13"/>
    <w:rsid w:val="00B72B59"/>
    <w:rsid w:val="00B74665"/>
    <w:rsid w:val="00B74691"/>
    <w:rsid w:val="00B74B53"/>
    <w:rsid w:val="00B75097"/>
    <w:rsid w:val="00B7603D"/>
    <w:rsid w:val="00B771C3"/>
    <w:rsid w:val="00B77204"/>
    <w:rsid w:val="00B7760C"/>
    <w:rsid w:val="00B77CDA"/>
    <w:rsid w:val="00B81B3A"/>
    <w:rsid w:val="00B82085"/>
    <w:rsid w:val="00B8571C"/>
    <w:rsid w:val="00B85F4E"/>
    <w:rsid w:val="00B87398"/>
    <w:rsid w:val="00B87529"/>
    <w:rsid w:val="00B941BD"/>
    <w:rsid w:val="00B95BAB"/>
    <w:rsid w:val="00B97FF6"/>
    <w:rsid w:val="00BA0924"/>
    <w:rsid w:val="00BA1C28"/>
    <w:rsid w:val="00BA7894"/>
    <w:rsid w:val="00BB0673"/>
    <w:rsid w:val="00BB06A0"/>
    <w:rsid w:val="00BB164D"/>
    <w:rsid w:val="00BB25A7"/>
    <w:rsid w:val="00BB2DC9"/>
    <w:rsid w:val="00BB3280"/>
    <w:rsid w:val="00BB4F74"/>
    <w:rsid w:val="00BB52EE"/>
    <w:rsid w:val="00BB554C"/>
    <w:rsid w:val="00BB62BE"/>
    <w:rsid w:val="00BC1D40"/>
    <w:rsid w:val="00BC1F12"/>
    <w:rsid w:val="00BC2849"/>
    <w:rsid w:val="00BC2A64"/>
    <w:rsid w:val="00BC30F2"/>
    <w:rsid w:val="00BC4FA5"/>
    <w:rsid w:val="00BC65C9"/>
    <w:rsid w:val="00BC7DAB"/>
    <w:rsid w:val="00BD133B"/>
    <w:rsid w:val="00BD2D6E"/>
    <w:rsid w:val="00BD3312"/>
    <w:rsid w:val="00BD4914"/>
    <w:rsid w:val="00BD7C61"/>
    <w:rsid w:val="00BE0235"/>
    <w:rsid w:val="00BE03AD"/>
    <w:rsid w:val="00BE1738"/>
    <w:rsid w:val="00BE3512"/>
    <w:rsid w:val="00BE40E8"/>
    <w:rsid w:val="00BE4414"/>
    <w:rsid w:val="00BE525F"/>
    <w:rsid w:val="00BE56D1"/>
    <w:rsid w:val="00BE764D"/>
    <w:rsid w:val="00BF03BA"/>
    <w:rsid w:val="00BF069E"/>
    <w:rsid w:val="00BF0C74"/>
    <w:rsid w:val="00BF180F"/>
    <w:rsid w:val="00BF1819"/>
    <w:rsid w:val="00BF2470"/>
    <w:rsid w:val="00BF2586"/>
    <w:rsid w:val="00BF2D48"/>
    <w:rsid w:val="00BF5B1C"/>
    <w:rsid w:val="00BF5E3C"/>
    <w:rsid w:val="00BF7AA8"/>
    <w:rsid w:val="00C00661"/>
    <w:rsid w:val="00C019AB"/>
    <w:rsid w:val="00C05869"/>
    <w:rsid w:val="00C060DF"/>
    <w:rsid w:val="00C07C34"/>
    <w:rsid w:val="00C1122F"/>
    <w:rsid w:val="00C1171A"/>
    <w:rsid w:val="00C1215A"/>
    <w:rsid w:val="00C12366"/>
    <w:rsid w:val="00C12F3A"/>
    <w:rsid w:val="00C13541"/>
    <w:rsid w:val="00C14D68"/>
    <w:rsid w:val="00C1505D"/>
    <w:rsid w:val="00C150E5"/>
    <w:rsid w:val="00C15A12"/>
    <w:rsid w:val="00C165E8"/>
    <w:rsid w:val="00C16A67"/>
    <w:rsid w:val="00C16FF8"/>
    <w:rsid w:val="00C17109"/>
    <w:rsid w:val="00C1790C"/>
    <w:rsid w:val="00C20A90"/>
    <w:rsid w:val="00C20EE8"/>
    <w:rsid w:val="00C22629"/>
    <w:rsid w:val="00C22B44"/>
    <w:rsid w:val="00C238CA"/>
    <w:rsid w:val="00C24E22"/>
    <w:rsid w:val="00C261F2"/>
    <w:rsid w:val="00C279D4"/>
    <w:rsid w:val="00C27CC7"/>
    <w:rsid w:val="00C305F2"/>
    <w:rsid w:val="00C335EF"/>
    <w:rsid w:val="00C35EE3"/>
    <w:rsid w:val="00C36F71"/>
    <w:rsid w:val="00C3708C"/>
    <w:rsid w:val="00C40C6E"/>
    <w:rsid w:val="00C40FAF"/>
    <w:rsid w:val="00C42436"/>
    <w:rsid w:val="00C44D65"/>
    <w:rsid w:val="00C451FB"/>
    <w:rsid w:val="00C45EB6"/>
    <w:rsid w:val="00C4690D"/>
    <w:rsid w:val="00C46914"/>
    <w:rsid w:val="00C508BE"/>
    <w:rsid w:val="00C53BA4"/>
    <w:rsid w:val="00C541AF"/>
    <w:rsid w:val="00C5481B"/>
    <w:rsid w:val="00C55FB2"/>
    <w:rsid w:val="00C568EF"/>
    <w:rsid w:val="00C572D2"/>
    <w:rsid w:val="00C61F03"/>
    <w:rsid w:val="00C62B17"/>
    <w:rsid w:val="00C642A9"/>
    <w:rsid w:val="00C66526"/>
    <w:rsid w:val="00C666DF"/>
    <w:rsid w:val="00C66A4F"/>
    <w:rsid w:val="00C6728F"/>
    <w:rsid w:val="00C67B1E"/>
    <w:rsid w:val="00C738C4"/>
    <w:rsid w:val="00C741D8"/>
    <w:rsid w:val="00C7545C"/>
    <w:rsid w:val="00C76701"/>
    <w:rsid w:val="00C8153F"/>
    <w:rsid w:val="00C82F2C"/>
    <w:rsid w:val="00C83C92"/>
    <w:rsid w:val="00C86113"/>
    <w:rsid w:val="00C877CD"/>
    <w:rsid w:val="00C90E8D"/>
    <w:rsid w:val="00C92186"/>
    <w:rsid w:val="00C92F61"/>
    <w:rsid w:val="00C95E90"/>
    <w:rsid w:val="00C96D32"/>
    <w:rsid w:val="00C97BFA"/>
    <w:rsid w:val="00CA070C"/>
    <w:rsid w:val="00CA1266"/>
    <w:rsid w:val="00CA12BD"/>
    <w:rsid w:val="00CA20E5"/>
    <w:rsid w:val="00CA342F"/>
    <w:rsid w:val="00CA431D"/>
    <w:rsid w:val="00CB1A7F"/>
    <w:rsid w:val="00CB1EAB"/>
    <w:rsid w:val="00CB3075"/>
    <w:rsid w:val="00CB31CF"/>
    <w:rsid w:val="00CB46C3"/>
    <w:rsid w:val="00CB51F1"/>
    <w:rsid w:val="00CB662D"/>
    <w:rsid w:val="00CB6F7A"/>
    <w:rsid w:val="00CB7693"/>
    <w:rsid w:val="00CC0D52"/>
    <w:rsid w:val="00CC450E"/>
    <w:rsid w:val="00CD0CA0"/>
    <w:rsid w:val="00CD14E9"/>
    <w:rsid w:val="00CD2FDF"/>
    <w:rsid w:val="00CD5DB2"/>
    <w:rsid w:val="00CD5EF5"/>
    <w:rsid w:val="00CD68B0"/>
    <w:rsid w:val="00CD696D"/>
    <w:rsid w:val="00CD6E54"/>
    <w:rsid w:val="00CE2407"/>
    <w:rsid w:val="00CE5DDF"/>
    <w:rsid w:val="00CE5F09"/>
    <w:rsid w:val="00CE6D93"/>
    <w:rsid w:val="00CF0AF7"/>
    <w:rsid w:val="00CF1B5B"/>
    <w:rsid w:val="00CF29FD"/>
    <w:rsid w:val="00CF2A33"/>
    <w:rsid w:val="00CF544E"/>
    <w:rsid w:val="00CF5797"/>
    <w:rsid w:val="00CF57BD"/>
    <w:rsid w:val="00CF6D84"/>
    <w:rsid w:val="00CF6DD6"/>
    <w:rsid w:val="00D0076B"/>
    <w:rsid w:val="00D01A2A"/>
    <w:rsid w:val="00D04C12"/>
    <w:rsid w:val="00D059AE"/>
    <w:rsid w:val="00D060AD"/>
    <w:rsid w:val="00D079EA"/>
    <w:rsid w:val="00D1196F"/>
    <w:rsid w:val="00D125C3"/>
    <w:rsid w:val="00D13A76"/>
    <w:rsid w:val="00D1407D"/>
    <w:rsid w:val="00D14250"/>
    <w:rsid w:val="00D146A3"/>
    <w:rsid w:val="00D15018"/>
    <w:rsid w:val="00D15115"/>
    <w:rsid w:val="00D15782"/>
    <w:rsid w:val="00D162D2"/>
    <w:rsid w:val="00D16B1F"/>
    <w:rsid w:val="00D16D98"/>
    <w:rsid w:val="00D16FD4"/>
    <w:rsid w:val="00D17144"/>
    <w:rsid w:val="00D17CBE"/>
    <w:rsid w:val="00D17E5F"/>
    <w:rsid w:val="00D20A0B"/>
    <w:rsid w:val="00D22663"/>
    <w:rsid w:val="00D2306D"/>
    <w:rsid w:val="00D23906"/>
    <w:rsid w:val="00D2496E"/>
    <w:rsid w:val="00D26909"/>
    <w:rsid w:val="00D26A48"/>
    <w:rsid w:val="00D27153"/>
    <w:rsid w:val="00D3240C"/>
    <w:rsid w:val="00D34084"/>
    <w:rsid w:val="00D350C2"/>
    <w:rsid w:val="00D3532B"/>
    <w:rsid w:val="00D35CFA"/>
    <w:rsid w:val="00D36869"/>
    <w:rsid w:val="00D36C87"/>
    <w:rsid w:val="00D36FBF"/>
    <w:rsid w:val="00D37584"/>
    <w:rsid w:val="00D3784A"/>
    <w:rsid w:val="00D41601"/>
    <w:rsid w:val="00D41A64"/>
    <w:rsid w:val="00D42A12"/>
    <w:rsid w:val="00D4348B"/>
    <w:rsid w:val="00D43BDE"/>
    <w:rsid w:val="00D442B2"/>
    <w:rsid w:val="00D4528E"/>
    <w:rsid w:val="00D453AB"/>
    <w:rsid w:val="00D455FF"/>
    <w:rsid w:val="00D4619E"/>
    <w:rsid w:val="00D500D3"/>
    <w:rsid w:val="00D51FF7"/>
    <w:rsid w:val="00D5200C"/>
    <w:rsid w:val="00D5339A"/>
    <w:rsid w:val="00D53409"/>
    <w:rsid w:val="00D53874"/>
    <w:rsid w:val="00D54010"/>
    <w:rsid w:val="00D541D9"/>
    <w:rsid w:val="00D542E3"/>
    <w:rsid w:val="00D569B6"/>
    <w:rsid w:val="00D57899"/>
    <w:rsid w:val="00D57BBA"/>
    <w:rsid w:val="00D6038D"/>
    <w:rsid w:val="00D606F8"/>
    <w:rsid w:val="00D62F24"/>
    <w:rsid w:val="00D63B02"/>
    <w:rsid w:val="00D65C13"/>
    <w:rsid w:val="00D67387"/>
    <w:rsid w:val="00D67829"/>
    <w:rsid w:val="00D702C9"/>
    <w:rsid w:val="00D70615"/>
    <w:rsid w:val="00D70B1C"/>
    <w:rsid w:val="00D70D0E"/>
    <w:rsid w:val="00D72A00"/>
    <w:rsid w:val="00D7438E"/>
    <w:rsid w:val="00D76658"/>
    <w:rsid w:val="00D80C09"/>
    <w:rsid w:val="00D81DE0"/>
    <w:rsid w:val="00D8235E"/>
    <w:rsid w:val="00D828E3"/>
    <w:rsid w:val="00D834FC"/>
    <w:rsid w:val="00D8381F"/>
    <w:rsid w:val="00D83EF7"/>
    <w:rsid w:val="00D84004"/>
    <w:rsid w:val="00D8477F"/>
    <w:rsid w:val="00D86CF9"/>
    <w:rsid w:val="00D90543"/>
    <w:rsid w:val="00D90EAE"/>
    <w:rsid w:val="00D915A6"/>
    <w:rsid w:val="00D919BA"/>
    <w:rsid w:val="00D92167"/>
    <w:rsid w:val="00D925DA"/>
    <w:rsid w:val="00D9415B"/>
    <w:rsid w:val="00D97081"/>
    <w:rsid w:val="00D97E04"/>
    <w:rsid w:val="00DA0878"/>
    <w:rsid w:val="00DA3BEE"/>
    <w:rsid w:val="00DA51BB"/>
    <w:rsid w:val="00DA638B"/>
    <w:rsid w:val="00DA7FF2"/>
    <w:rsid w:val="00DB153A"/>
    <w:rsid w:val="00DB1789"/>
    <w:rsid w:val="00DB2CF5"/>
    <w:rsid w:val="00DB38F1"/>
    <w:rsid w:val="00DB44F6"/>
    <w:rsid w:val="00DB47D4"/>
    <w:rsid w:val="00DB55B9"/>
    <w:rsid w:val="00DB7AFF"/>
    <w:rsid w:val="00DB7E16"/>
    <w:rsid w:val="00DB7ED5"/>
    <w:rsid w:val="00DC006E"/>
    <w:rsid w:val="00DC654D"/>
    <w:rsid w:val="00DC6F32"/>
    <w:rsid w:val="00DC7E2F"/>
    <w:rsid w:val="00DD3A5C"/>
    <w:rsid w:val="00DD3D14"/>
    <w:rsid w:val="00DD3FEE"/>
    <w:rsid w:val="00DD4547"/>
    <w:rsid w:val="00DD5A70"/>
    <w:rsid w:val="00DD77CD"/>
    <w:rsid w:val="00DE1C69"/>
    <w:rsid w:val="00DE1D77"/>
    <w:rsid w:val="00DE3280"/>
    <w:rsid w:val="00DE3D51"/>
    <w:rsid w:val="00DE4C46"/>
    <w:rsid w:val="00DE525C"/>
    <w:rsid w:val="00DE7281"/>
    <w:rsid w:val="00DF079D"/>
    <w:rsid w:val="00DF28CC"/>
    <w:rsid w:val="00DF2AD9"/>
    <w:rsid w:val="00DF30F2"/>
    <w:rsid w:val="00DF469E"/>
    <w:rsid w:val="00DF4F06"/>
    <w:rsid w:val="00DF5A03"/>
    <w:rsid w:val="00E0088B"/>
    <w:rsid w:val="00E035AE"/>
    <w:rsid w:val="00E03797"/>
    <w:rsid w:val="00E037EC"/>
    <w:rsid w:val="00E04D08"/>
    <w:rsid w:val="00E05768"/>
    <w:rsid w:val="00E06ACE"/>
    <w:rsid w:val="00E075CE"/>
    <w:rsid w:val="00E1138E"/>
    <w:rsid w:val="00E1386B"/>
    <w:rsid w:val="00E14610"/>
    <w:rsid w:val="00E14B72"/>
    <w:rsid w:val="00E14BE4"/>
    <w:rsid w:val="00E15AAC"/>
    <w:rsid w:val="00E15B20"/>
    <w:rsid w:val="00E15D3E"/>
    <w:rsid w:val="00E16189"/>
    <w:rsid w:val="00E16BDD"/>
    <w:rsid w:val="00E16E7F"/>
    <w:rsid w:val="00E17598"/>
    <w:rsid w:val="00E20AA5"/>
    <w:rsid w:val="00E21DAD"/>
    <w:rsid w:val="00E32718"/>
    <w:rsid w:val="00E32EB4"/>
    <w:rsid w:val="00E32F95"/>
    <w:rsid w:val="00E335E3"/>
    <w:rsid w:val="00E33AD0"/>
    <w:rsid w:val="00E36745"/>
    <w:rsid w:val="00E367D8"/>
    <w:rsid w:val="00E37B1B"/>
    <w:rsid w:val="00E4244E"/>
    <w:rsid w:val="00E47DD4"/>
    <w:rsid w:val="00E510B6"/>
    <w:rsid w:val="00E51634"/>
    <w:rsid w:val="00E517AD"/>
    <w:rsid w:val="00E51DF9"/>
    <w:rsid w:val="00E52299"/>
    <w:rsid w:val="00E53690"/>
    <w:rsid w:val="00E53E3C"/>
    <w:rsid w:val="00E545D1"/>
    <w:rsid w:val="00E550B4"/>
    <w:rsid w:val="00E56131"/>
    <w:rsid w:val="00E56856"/>
    <w:rsid w:val="00E56AA7"/>
    <w:rsid w:val="00E57182"/>
    <w:rsid w:val="00E606A2"/>
    <w:rsid w:val="00E61E95"/>
    <w:rsid w:val="00E639FE"/>
    <w:rsid w:val="00E6509E"/>
    <w:rsid w:val="00E67BAD"/>
    <w:rsid w:val="00E67BBB"/>
    <w:rsid w:val="00E7179A"/>
    <w:rsid w:val="00E71AAF"/>
    <w:rsid w:val="00E7215E"/>
    <w:rsid w:val="00E733ED"/>
    <w:rsid w:val="00E74063"/>
    <w:rsid w:val="00E76359"/>
    <w:rsid w:val="00E76C14"/>
    <w:rsid w:val="00E77FAD"/>
    <w:rsid w:val="00E84909"/>
    <w:rsid w:val="00E87943"/>
    <w:rsid w:val="00E91A68"/>
    <w:rsid w:val="00E928BA"/>
    <w:rsid w:val="00E936B6"/>
    <w:rsid w:val="00E94452"/>
    <w:rsid w:val="00E94D76"/>
    <w:rsid w:val="00E959F9"/>
    <w:rsid w:val="00E96F5F"/>
    <w:rsid w:val="00E9708F"/>
    <w:rsid w:val="00E97E89"/>
    <w:rsid w:val="00EA5552"/>
    <w:rsid w:val="00EA7701"/>
    <w:rsid w:val="00EA7E33"/>
    <w:rsid w:val="00EB0903"/>
    <w:rsid w:val="00EB0BA8"/>
    <w:rsid w:val="00EB1E4E"/>
    <w:rsid w:val="00EB264E"/>
    <w:rsid w:val="00EB4BF1"/>
    <w:rsid w:val="00EB5FDA"/>
    <w:rsid w:val="00EB662B"/>
    <w:rsid w:val="00EB7169"/>
    <w:rsid w:val="00EC0366"/>
    <w:rsid w:val="00EC0E49"/>
    <w:rsid w:val="00EC1AE3"/>
    <w:rsid w:val="00EC2803"/>
    <w:rsid w:val="00EC527D"/>
    <w:rsid w:val="00ED231C"/>
    <w:rsid w:val="00ED34D6"/>
    <w:rsid w:val="00ED4A72"/>
    <w:rsid w:val="00ED798D"/>
    <w:rsid w:val="00EE0DF4"/>
    <w:rsid w:val="00EE102C"/>
    <w:rsid w:val="00EE138E"/>
    <w:rsid w:val="00EE1A21"/>
    <w:rsid w:val="00EE4D72"/>
    <w:rsid w:val="00EE58BD"/>
    <w:rsid w:val="00EE6240"/>
    <w:rsid w:val="00EE715B"/>
    <w:rsid w:val="00EE7DEB"/>
    <w:rsid w:val="00EF05CB"/>
    <w:rsid w:val="00EF0A51"/>
    <w:rsid w:val="00EF1AAB"/>
    <w:rsid w:val="00EF1FEB"/>
    <w:rsid w:val="00EF2FA8"/>
    <w:rsid w:val="00EF499B"/>
    <w:rsid w:val="00EF5F00"/>
    <w:rsid w:val="00EF621A"/>
    <w:rsid w:val="00EF7225"/>
    <w:rsid w:val="00F00E98"/>
    <w:rsid w:val="00F01569"/>
    <w:rsid w:val="00F01E71"/>
    <w:rsid w:val="00F02F24"/>
    <w:rsid w:val="00F03B8D"/>
    <w:rsid w:val="00F03F25"/>
    <w:rsid w:val="00F05558"/>
    <w:rsid w:val="00F05C54"/>
    <w:rsid w:val="00F061D8"/>
    <w:rsid w:val="00F062CF"/>
    <w:rsid w:val="00F103AC"/>
    <w:rsid w:val="00F11A0E"/>
    <w:rsid w:val="00F11FEC"/>
    <w:rsid w:val="00F131F9"/>
    <w:rsid w:val="00F154F1"/>
    <w:rsid w:val="00F160E9"/>
    <w:rsid w:val="00F17D32"/>
    <w:rsid w:val="00F24CC0"/>
    <w:rsid w:val="00F26A47"/>
    <w:rsid w:val="00F26FF8"/>
    <w:rsid w:val="00F2722D"/>
    <w:rsid w:val="00F30068"/>
    <w:rsid w:val="00F31EB1"/>
    <w:rsid w:val="00F31F11"/>
    <w:rsid w:val="00F3261D"/>
    <w:rsid w:val="00F3382E"/>
    <w:rsid w:val="00F34ADA"/>
    <w:rsid w:val="00F358D1"/>
    <w:rsid w:val="00F36B72"/>
    <w:rsid w:val="00F36CC9"/>
    <w:rsid w:val="00F3750F"/>
    <w:rsid w:val="00F42051"/>
    <w:rsid w:val="00F4432A"/>
    <w:rsid w:val="00F44652"/>
    <w:rsid w:val="00F46E9E"/>
    <w:rsid w:val="00F470F1"/>
    <w:rsid w:val="00F47D59"/>
    <w:rsid w:val="00F5157F"/>
    <w:rsid w:val="00F542A3"/>
    <w:rsid w:val="00F54B3F"/>
    <w:rsid w:val="00F55932"/>
    <w:rsid w:val="00F56022"/>
    <w:rsid w:val="00F565A0"/>
    <w:rsid w:val="00F56784"/>
    <w:rsid w:val="00F568C2"/>
    <w:rsid w:val="00F57343"/>
    <w:rsid w:val="00F61342"/>
    <w:rsid w:val="00F6151D"/>
    <w:rsid w:val="00F6174D"/>
    <w:rsid w:val="00F61DEC"/>
    <w:rsid w:val="00F63E87"/>
    <w:rsid w:val="00F66AB2"/>
    <w:rsid w:val="00F71AE0"/>
    <w:rsid w:val="00F72100"/>
    <w:rsid w:val="00F72C3E"/>
    <w:rsid w:val="00F731F9"/>
    <w:rsid w:val="00F73C3D"/>
    <w:rsid w:val="00F74285"/>
    <w:rsid w:val="00F74EE8"/>
    <w:rsid w:val="00F75381"/>
    <w:rsid w:val="00F764E3"/>
    <w:rsid w:val="00F77372"/>
    <w:rsid w:val="00F81521"/>
    <w:rsid w:val="00F847FF"/>
    <w:rsid w:val="00F8538A"/>
    <w:rsid w:val="00F85AFA"/>
    <w:rsid w:val="00F86FA0"/>
    <w:rsid w:val="00F90135"/>
    <w:rsid w:val="00F92030"/>
    <w:rsid w:val="00F92350"/>
    <w:rsid w:val="00F92CD9"/>
    <w:rsid w:val="00F92EC0"/>
    <w:rsid w:val="00F94496"/>
    <w:rsid w:val="00F95D4F"/>
    <w:rsid w:val="00FA13F9"/>
    <w:rsid w:val="00FA27B3"/>
    <w:rsid w:val="00FA2F98"/>
    <w:rsid w:val="00FA475B"/>
    <w:rsid w:val="00FA485D"/>
    <w:rsid w:val="00FA48DF"/>
    <w:rsid w:val="00FA52D6"/>
    <w:rsid w:val="00FA6679"/>
    <w:rsid w:val="00FA7C1B"/>
    <w:rsid w:val="00FA7DC0"/>
    <w:rsid w:val="00FB086B"/>
    <w:rsid w:val="00FB12B0"/>
    <w:rsid w:val="00FB1E0B"/>
    <w:rsid w:val="00FB1E82"/>
    <w:rsid w:val="00FB1F8C"/>
    <w:rsid w:val="00FB4C48"/>
    <w:rsid w:val="00FB54C6"/>
    <w:rsid w:val="00FB54E3"/>
    <w:rsid w:val="00FB5A6C"/>
    <w:rsid w:val="00FB5B33"/>
    <w:rsid w:val="00FB7A84"/>
    <w:rsid w:val="00FC00DD"/>
    <w:rsid w:val="00FC306B"/>
    <w:rsid w:val="00FC3C14"/>
    <w:rsid w:val="00FC5A1C"/>
    <w:rsid w:val="00FC6027"/>
    <w:rsid w:val="00FC6AC1"/>
    <w:rsid w:val="00FD1F34"/>
    <w:rsid w:val="00FD23EF"/>
    <w:rsid w:val="00FD2C15"/>
    <w:rsid w:val="00FD30B6"/>
    <w:rsid w:val="00FD56A1"/>
    <w:rsid w:val="00FD5F2F"/>
    <w:rsid w:val="00FD6325"/>
    <w:rsid w:val="00FE1523"/>
    <w:rsid w:val="00FE1EEA"/>
    <w:rsid w:val="00FE26E7"/>
    <w:rsid w:val="00FE4899"/>
    <w:rsid w:val="00FE673E"/>
    <w:rsid w:val="00FE7137"/>
    <w:rsid w:val="00FE7902"/>
    <w:rsid w:val="00FF03F5"/>
    <w:rsid w:val="00FF1872"/>
    <w:rsid w:val="00FF3866"/>
    <w:rsid w:val="00FF3D78"/>
    <w:rsid w:val="00FF60AD"/>
    <w:rsid w:val="00FF6E5C"/>
    <w:rsid w:val="00FF7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5A1DB8"/>
  <w15:chartTrackingRefBased/>
  <w15:docId w15:val="{A126D26B-95B5-440F-B538-D29A1636A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9" w:qFormat="1"/>
    <w:lsdException w:name="heading 5" w:uiPriority="99" w:qFormat="1"/>
    <w:lsdException w:name="heading 6" w:uiPriority="9" w:qFormat="1"/>
    <w:lsdException w:name="heading 7" w:qFormat="1"/>
    <w:lsdException w:name="heading 8" w:uiPriority="9" w:qFormat="1"/>
    <w:lsdException w:name="heading 9" w:semiHidden="1" w:unhideWhenUsed="1" w:qFormat="1"/>
    <w:lsdException w:name="index 2" w:uiPriority="99"/>
    <w:lsdException w:name="index 3" w:uiPriority="99"/>
    <w:lsdException w:name="index 4" w:uiPriority="99"/>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caption" w:semiHidden="1" w:unhideWhenUsed="1" w:qFormat="1"/>
    <w:lsdException w:name="footnote reference" w:uiPriority="99"/>
    <w:lsdException w:name="annotation reference" w:uiPriority="99"/>
    <w:lsdException w:name="line number" w:uiPriority="99"/>
    <w:lsdException w:name="endnote text" w:uiPriority="99"/>
    <w:lsdException w:name="Title" w:qFormat="1"/>
    <w:lsdException w:name="Body Text" w:uiPriority="99" w:qFormat="1"/>
    <w:lsdException w:name="Body Text Indent" w:uiPriority="99"/>
    <w:lsdException w:name="Subtitle" w:uiPriority="11" w:qFormat="1"/>
    <w:lsdException w:name="Body Text 2" w:uiPriority="99"/>
    <w:lsdException w:name="Body Text 3" w:uiPriority="99"/>
    <w:lsdException w:name="Body Text Indent 2" w:uiPriority="99"/>
    <w:lsdException w:name="Body Text Indent 3" w:uiPriority="99"/>
    <w:lsdException w:name="Hyperlink" w:uiPriority="99" w:qFormat="1"/>
    <w:lsdException w:name="Strong" w:uiPriority="22" w:qFormat="1"/>
    <w:lsdException w:name="Emphasis" w:qFormat="1"/>
    <w:lsdException w:name="Plain Text" w:uiPriority="99"/>
    <w:lsdException w:name="Normal (Web)" w:uiPriority="99"/>
    <w:lsdException w:name="HTML Preformatted"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4EBC"/>
    <w:rPr>
      <w:sz w:val="24"/>
    </w:rPr>
  </w:style>
  <w:style w:type="paragraph" w:styleId="Heading1">
    <w:name w:val="heading 1"/>
    <w:basedOn w:val="Normal"/>
    <w:next w:val="Normal"/>
    <w:link w:val="Heading1Char"/>
    <w:qFormat/>
    <w:pPr>
      <w:keepNext/>
      <w:outlineLvl w:val="0"/>
    </w:pPr>
    <w:rPr>
      <w:vanish/>
      <w:sz w:val="20"/>
      <w:lang w:val="x-none" w:eastAsia="x-none"/>
    </w:rPr>
  </w:style>
  <w:style w:type="paragraph" w:styleId="Heading2">
    <w:name w:val="heading 2"/>
    <w:basedOn w:val="Normal"/>
    <w:next w:val="Normal"/>
    <w:link w:val="Heading2Char"/>
    <w:qFormat/>
    <w:pPr>
      <w:keepNext/>
      <w:outlineLvl w:val="1"/>
    </w:pPr>
    <w:rPr>
      <w:b/>
      <w:lang w:val="x-none" w:eastAsia="x-none"/>
    </w:rPr>
  </w:style>
  <w:style w:type="paragraph" w:styleId="Heading3">
    <w:name w:val="heading 3"/>
    <w:basedOn w:val="Normal"/>
    <w:next w:val="Normal"/>
    <w:link w:val="Heading3Char"/>
    <w:qFormat/>
    <w:pPr>
      <w:keepNext/>
      <w:jc w:val="center"/>
      <w:outlineLvl w:val="2"/>
    </w:pPr>
    <w:rPr>
      <w:b/>
      <w:i/>
      <w:lang w:val="x-none" w:eastAsia="x-none"/>
    </w:rPr>
  </w:style>
  <w:style w:type="paragraph" w:styleId="Heading4">
    <w:name w:val="heading 4"/>
    <w:basedOn w:val="Normal"/>
    <w:next w:val="Normal"/>
    <w:link w:val="Heading4Char"/>
    <w:uiPriority w:val="99"/>
    <w:qFormat/>
    <w:pPr>
      <w:keepNext/>
      <w:widowControl w:val="0"/>
      <w:tabs>
        <w:tab w:val="left" w:pos="-360"/>
        <w:tab w:val="left" w:pos="0"/>
        <w:tab w:val="left" w:pos="576"/>
        <w:tab w:val="left" w:pos="1440"/>
      </w:tabs>
      <w:jc w:val="center"/>
      <w:outlineLvl w:val="3"/>
    </w:pPr>
    <w:rPr>
      <w:snapToGrid w:val="0"/>
      <w:sz w:val="13"/>
      <w:lang w:val="x-none" w:eastAsia="x-none"/>
    </w:rPr>
  </w:style>
  <w:style w:type="paragraph" w:styleId="Heading5">
    <w:name w:val="heading 5"/>
    <w:basedOn w:val="Normal"/>
    <w:next w:val="Normal"/>
    <w:link w:val="Heading5Char"/>
    <w:uiPriority w:val="99"/>
    <w:qFormat/>
    <w:pPr>
      <w:keepNext/>
      <w:jc w:val="center"/>
      <w:outlineLvl w:val="4"/>
    </w:pPr>
    <w:rPr>
      <w:b/>
      <w:sz w:val="16"/>
      <w:lang w:val="x-none" w:eastAsia="x-none"/>
    </w:rPr>
  </w:style>
  <w:style w:type="paragraph" w:styleId="Heading6">
    <w:name w:val="heading 6"/>
    <w:basedOn w:val="Normal"/>
    <w:next w:val="Normal"/>
    <w:link w:val="Heading6Char"/>
    <w:uiPriority w:val="9"/>
    <w:qFormat/>
    <w:pPr>
      <w:keepNext/>
      <w:widowControl w:val="0"/>
      <w:autoSpaceDE w:val="0"/>
      <w:autoSpaceDN w:val="0"/>
      <w:adjustRightInd w:val="0"/>
      <w:outlineLvl w:val="5"/>
    </w:pPr>
    <w:rPr>
      <w:rFonts w:ascii="Arial" w:hAnsi="Arial"/>
      <w:b/>
      <w:bCs/>
      <w:sz w:val="20"/>
      <w:lang w:val="x-none" w:eastAsia="x-none"/>
    </w:rPr>
  </w:style>
  <w:style w:type="paragraph" w:styleId="Heading7">
    <w:name w:val="heading 7"/>
    <w:basedOn w:val="Normal"/>
    <w:next w:val="Normal"/>
    <w:link w:val="Heading7Char"/>
    <w:qFormat/>
    <w:pPr>
      <w:keepNext/>
      <w:widowControl w:val="0"/>
      <w:autoSpaceDE w:val="0"/>
      <w:autoSpaceDN w:val="0"/>
      <w:adjustRightInd w:val="0"/>
      <w:jc w:val="center"/>
      <w:outlineLvl w:val="6"/>
    </w:pPr>
    <w:rPr>
      <w:rFonts w:ascii="Arial" w:hAnsi="Arial"/>
      <w:b/>
      <w:bCs/>
      <w:sz w:val="16"/>
      <w:szCs w:val="16"/>
      <w:lang w:val="x-none" w:eastAsia="x-none"/>
    </w:rPr>
  </w:style>
  <w:style w:type="paragraph" w:styleId="Heading8">
    <w:name w:val="heading 8"/>
    <w:basedOn w:val="Normal"/>
    <w:next w:val="Normal"/>
    <w:link w:val="Heading8Char"/>
    <w:uiPriority w:val="9"/>
    <w:qFormat/>
    <w:rsid w:val="00856BE4"/>
    <w:pPr>
      <w:keepNext/>
      <w:tabs>
        <w:tab w:val="center" w:pos="409"/>
      </w:tabs>
      <w:jc w:val="center"/>
      <w:outlineLvl w:val="7"/>
    </w:pPr>
    <w:rPr>
      <w:b/>
      <w:bCs/>
      <w:kern w:val="2"/>
      <w:sz w:val="15"/>
      <w:lang w:val="x-none" w:eastAsia="x-none"/>
    </w:rPr>
  </w:style>
  <w:style w:type="paragraph" w:styleId="Heading9">
    <w:name w:val="heading 9"/>
    <w:basedOn w:val="Normal"/>
    <w:next w:val="Normal"/>
    <w:link w:val="Heading9Char"/>
    <w:qFormat/>
    <w:rsid w:val="00803A13"/>
    <w:pPr>
      <w:keepNext/>
      <w:numPr>
        <w:numId w:val="3"/>
      </w:numPr>
      <w:outlineLvl w:val="8"/>
    </w:pPr>
    <w:rPr>
      <w:rFonts w:ascii="Arial" w:hAnsi="Arial"/>
      <w:b/>
      <w:szCs w:val="24"/>
      <w:lang w:val="x-none" w:eastAsia="x-none"/>
    </w:rPr>
  </w:style>
  <w:style w:type="character" w:default="1" w:styleId="DefaultParagraphFont">
    <w:name w:val="Default Paragraph Font"/>
    <w:semiHidden/>
    <w:rsid w:val="004B4E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4EBC"/>
  </w:style>
  <w:style w:type="character" w:customStyle="1" w:styleId="Heading1Char">
    <w:name w:val="Heading 1 Char"/>
    <w:link w:val="Heading1"/>
    <w:locked/>
    <w:rsid w:val="00215CB7"/>
    <w:rPr>
      <w:vanish/>
    </w:rPr>
  </w:style>
  <w:style w:type="character" w:customStyle="1" w:styleId="Heading2Char">
    <w:name w:val="Heading 2 Char"/>
    <w:link w:val="Heading2"/>
    <w:rsid w:val="00215CB7"/>
    <w:rPr>
      <w:b/>
      <w:sz w:val="24"/>
    </w:rPr>
  </w:style>
  <w:style w:type="character" w:customStyle="1" w:styleId="Heading3Char">
    <w:name w:val="Heading 3 Char"/>
    <w:link w:val="Heading3"/>
    <w:rsid w:val="00215CB7"/>
    <w:rPr>
      <w:b/>
      <w:i/>
      <w:sz w:val="24"/>
    </w:rPr>
  </w:style>
  <w:style w:type="character" w:customStyle="1" w:styleId="Heading4Char">
    <w:name w:val="Heading 4 Char"/>
    <w:link w:val="Heading4"/>
    <w:uiPriority w:val="99"/>
    <w:rsid w:val="00215CB7"/>
    <w:rPr>
      <w:snapToGrid w:val="0"/>
      <w:sz w:val="13"/>
    </w:rPr>
  </w:style>
  <w:style w:type="character" w:customStyle="1" w:styleId="Heading5Char">
    <w:name w:val="Heading 5 Char"/>
    <w:link w:val="Heading5"/>
    <w:uiPriority w:val="99"/>
    <w:rsid w:val="00215CB7"/>
    <w:rPr>
      <w:b/>
      <w:sz w:val="16"/>
    </w:rPr>
  </w:style>
  <w:style w:type="character" w:customStyle="1" w:styleId="Heading6Char">
    <w:name w:val="Heading 6 Char"/>
    <w:link w:val="Heading6"/>
    <w:uiPriority w:val="9"/>
    <w:rsid w:val="00215CB7"/>
    <w:rPr>
      <w:rFonts w:ascii="Arial" w:hAnsi="Arial" w:cs="Arial"/>
      <w:b/>
      <w:bCs/>
    </w:rPr>
  </w:style>
  <w:style w:type="character" w:customStyle="1" w:styleId="Heading7Char">
    <w:name w:val="Heading 7 Char"/>
    <w:link w:val="Heading7"/>
    <w:rsid w:val="00215CB7"/>
    <w:rPr>
      <w:rFonts w:ascii="Arial" w:hAnsi="Arial" w:cs="Arial"/>
      <w:b/>
      <w:bCs/>
      <w:sz w:val="16"/>
      <w:szCs w:val="16"/>
    </w:rPr>
  </w:style>
  <w:style w:type="character" w:customStyle="1" w:styleId="Heading8Char">
    <w:name w:val="Heading 8 Char"/>
    <w:link w:val="Heading8"/>
    <w:uiPriority w:val="9"/>
    <w:rsid w:val="00215CB7"/>
    <w:rPr>
      <w:b/>
      <w:bCs/>
      <w:kern w:val="2"/>
      <w:sz w:val="15"/>
    </w:rPr>
  </w:style>
  <w:style w:type="paragraph" w:styleId="Header">
    <w:name w:val="header"/>
    <w:basedOn w:val="Normal"/>
    <w:link w:val="HeaderChar"/>
    <w:rsid w:val="004B4EBC"/>
    <w:pPr>
      <w:tabs>
        <w:tab w:val="center" w:pos="4320"/>
        <w:tab w:val="right" w:pos="8640"/>
      </w:tabs>
    </w:pPr>
    <w:rPr>
      <w:sz w:val="20"/>
    </w:rPr>
  </w:style>
  <w:style w:type="character" w:customStyle="1" w:styleId="HeaderChar">
    <w:name w:val="Header Char"/>
    <w:basedOn w:val="DefaultParagraphFont"/>
    <w:link w:val="Header"/>
    <w:locked/>
    <w:rsid w:val="00215CB7"/>
  </w:style>
  <w:style w:type="paragraph" w:styleId="Footer">
    <w:name w:val="footer"/>
    <w:aliases w:val="f"/>
    <w:basedOn w:val="Normal"/>
    <w:link w:val="FooterChar"/>
    <w:rsid w:val="004B4EBC"/>
    <w:pPr>
      <w:tabs>
        <w:tab w:val="center" w:pos="4320"/>
        <w:tab w:val="right" w:pos="8640"/>
      </w:tabs>
    </w:pPr>
    <w:rPr>
      <w:sz w:val="20"/>
    </w:rPr>
  </w:style>
  <w:style w:type="character" w:customStyle="1" w:styleId="FooterChar">
    <w:name w:val="Footer Char"/>
    <w:aliases w:val="f Char"/>
    <w:basedOn w:val="DefaultParagraphFont"/>
    <w:link w:val="Footer"/>
    <w:locked/>
    <w:rsid w:val="00215CB7"/>
  </w:style>
  <w:style w:type="character" w:styleId="PageNumber">
    <w:name w:val="page number"/>
    <w:rsid w:val="004B4EBC"/>
    <w:rPr>
      <w:rFonts w:ascii="Times New Roman" w:hAnsi="Times New Roman"/>
      <w:dstrike w:val="0"/>
      <w:color w:val="auto"/>
      <w:sz w:val="20"/>
      <w:vertAlign w:val="baseline"/>
    </w:rPr>
  </w:style>
  <w:style w:type="paragraph" w:styleId="Title">
    <w:name w:val="Title"/>
    <w:basedOn w:val="Normal"/>
    <w:link w:val="TitleChar"/>
    <w:qFormat/>
    <w:rsid w:val="004B4EBC"/>
    <w:pPr>
      <w:spacing w:after="120"/>
      <w:jc w:val="center"/>
    </w:pPr>
    <w:rPr>
      <w:b/>
      <w:caps/>
      <w:kern w:val="28"/>
      <w:sz w:val="28"/>
    </w:rPr>
  </w:style>
  <w:style w:type="character" w:customStyle="1" w:styleId="TitleChar">
    <w:name w:val="Title Char"/>
    <w:link w:val="Title"/>
    <w:rsid w:val="00215CB7"/>
    <w:rPr>
      <w:b/>
      <w:caps/>
      <w:kern w:val="28"/>
      <w:sz w:val="28"/>
    </w:rPr>
  </w:style>
  <w:style w:type="paragraph" w:customStyle="1" w:styleId="Part">
    <w:name w:val="Part"/>
    <w:basedOn w:val="Title"/>
    <w:rsid w:val="004B4EBC"/>
    <w:pPr>
      <w:keepNext/>
      <w:keepLines/>
      <w:outlineLvl w:val="0"/>
    </w:pPr>
    <w:rPr>
      <w:caps w:val="0"/>
      <w:kern w:val="2"/>
    </w:rPr>
  </w:style>
  <w:style w:type="paragraph" w:customStyle="1" w:styleId="Chapter">
    <w:name w:val="Chapter"/>
    <w:basedOn w:val="Normal"/>
    <w:link w:val="ChapterChar"/>
    <w:rsid w:val="004B4EBC"/>
    <w:pPr>
      <w:keepNext/>
      <w:keepLines/>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ind w:left="144" w:right="144"/>
      <w:jc w:val="center"/>
      <w:outlineLvl w:val="1"/>
    </w:pPr>
    <w:rPr>
      <w:b/>
      <w:kern w:val="2"/>
      <w:sz w:val="28"/>
    </w:rPr>
  </w:style>
  <w:style w:type="paragraph" w:customStyle="1" w:styleId="Section">
    <w:name w:val="Section"/>
    <w:basedOn w:val="Normal"/>
    <w:link w:val="SectionChar"/>
    <w:rsid w:val="004B4EBC"/>
    <w:pPr>
      <w:keepNext/>
      <w:keepLines/>
      <w:tabs>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line="240" w:lineRule="exact"/>
      <w:ind w:left="720" w:hanging="720"/>
      <w:outlineLvl w:val="2"/>
    </w:pPr>
    <w:rPr>
      <w:b/>
      <w:kern w:val="2"/>
      <w:sz w:val="20"/>
    </w:rPr>
  </w:style>
  <w:style w:type="character" w:customStyle="1" w:styleId="SectionChar">
    <w:name w:val="Section Char"/>
    <w:link w:val="Section"/>
    <w:rsid w:val="00FE1EEA"/>
    <w:rPr>
      <w:b/>
      <w:kern w:val="2"/>
    </w:rPr>
  </w:style>
  <w:style w:type="paragraph" w:customStyle="1" w:styleId="Text">
    <w:name w:val="Text"/>
    <w:basedOn w:val="Normal"/>
    <w:link w:val="TextChar"/>
    <w:rsid w:val="004B4EBC"/>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spacing w:after="120" w:line="240" w:lineRule="exact"/>
      <w:ind w:firstLine="187"/>
      <w:jc w:val="both"/>
      <w:outlineLvl w:val="3"/>
    </w:pPr>
    <w:rPr>
      <w:kern w:val="2"/>
      <w:sz w:val="20"/>
    </w:rPr>
  </w:style>
  <w:style w:type="character" w:customStyle="1" w:styleId="TextChar">
    <w:name w:val="Text Char"/>
    <w:link w:val="Text"/>
    <w:rsid w:val="0018071F"/>
    <w:rPr>
      <w:kern w:val="2"/>
    </w:rPr>
  </w:style>
  <w:style w:type="paragraph" w:customStyle="1" w:styleId="Note">
    <w:name w:val="Note"/>
    <w:basedOn w:val="Normal"/>
    <w:rsid w:val="004B4EBC"/>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line="216" w:lineRule="exact"/>
      <w:ind w:firstLine="187"/>
      <w:jc w:val="both"/>
    </w:pPr>
    <w:rPr>
      <w:kern w:val="2"/>
      <w:sz w:val="18"/>
    </w:rPr>
  </w:style>
  <w:style w:type="paragraph" w:customStyle="1" w:styleId="i">
    <w:name w:val="(i)."/>
    <w:basedOn w:val="Normal"/>
    <w:rsid w:val="004B4EBC"/>
    <w:pPr>
      <w:tabs>
        <w:tab w:val="left" w:pos="1080"/>
        <w:tab w:val="left" w:pos="1440"/>
      </w:tabs>
      <w:spacing w:after="120"/>
      <w:jc w:val="both"/>
      <w:outlineLvl w:val="8"/>
    </w:pPr>
    <w:rPr>
      <w:kern w:val="2"/>
      <w:sz w:val="20"/>
    </w:rPr>
  </w:style>
  <w:style w:type="paragraph" w:customStyle="1" w:styleId="A">
    <w:name w:val="A."/>
    <w:basedOn w:val="Text"/>
    <w:link w:val="AChar"/>
    <w:rsid w:val="004B4EBC"/>
    <w:pPr>
      <w:tabs>
        <w:tab w:val="clear" w:pos="0"/>
        <w:tab w:val="clear" w:pos="180"/>
        <w:tab w:val="clear" w:pos="36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87"/>
      </w:tabs>
      <w:spacing w:line="240" w:lineRule="auto"/>
    </w:pPr>
  </w:style>
  <w:style w:type="character" w:customStyle="1" w:styleId="AChar">
    <w:name w:val="A. Char"/>
    <w:link w:val="A"/>
    <w:rsid w:val="00497832"/>
    <w:rPr>
      <w:kern w:val="2"/>
    </w:rPr>
  </w:style>
  <w:style w:type="paragraph" w:customStyle="1" w:styleId="1">
    <w:name w:val="1."/>
    <w:basedOn w:val="Text"/>
    <w:rsid w:val="004B4EBC"/>
    <w:pPr>
      <w:tabs>
        <w:tab w:val="clear" w:pos="0"/>
        <w:tab w:val="clear" w:pos="180"/>
        <w:tab w:val="clear" w:pos="360"/>
        <w:tab w:val="clear" w:pos="54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79"/>
        <w:tab w:val="left" w:pos="1152"/>
      </w:tabs>
      <w:spacing w:line="240" w:lineRule="auto"/>
      <w:ind w:firstLine="360"/>
      <w:outlineLvl w:val="4"/>
    </w:pPr>
  </w:style>
  <w:style w:type="paragraph" w:customStyle="1" w:styleId="a0">
    <w:name w:val="a."/>
    <w:basedOn w:val="Text"/>
    <w:link w:val="aChar0"/>
    <w:rsid w:val="004B4EBC"/>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07"/>
      </w:tabs>
      <w:spacing w:line="240" w:lineRule="auto"/>
      <w:ind w:firstLine="547"/>
      <w:outlineLvl w:val="5"/>
    </w:pPr>
  </w:style>
  <w:style w:type="character" w:customStyle="1" w:styleId="aChar0">
    <w:name w:val="a. Char"/>
    <w:link w:val="a0"/>
    <w:rsid w:val="0018071F"/>
    <w:rPr>
      <w:kern w:val="2"/>
    </w:rPr>
  </w:style>
  <w:style w:type="paragraph" w:customStyle="1" w:styleId="i0">
    <w:name w:val="i."/>
    <w:basedOn w:val="Text"/>
    <w:rsid w:val="004B4EBC"/>
    <w:pPr>
      <w:tabs>
        <w:tab w:val="clear" w:pos="0"/>
        <w:tab w:val="clear" w:pos="180"/>
        <w:tab w:val="clear" w:pos="360"/>
        <w:tab w:val="clear" w:pos="540"/>
        <w:tab w:val="clear" w:pos="90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decimal" w:pos="720"/>
      </w:tabs>
      <w:spacing w:line="240" w:lineRule="auto"/>
      <w:ind w:firstLine="0"/>
      <w:outlineLvl w:val="5"/>
    </w:pPr>
  </w:style>
  <w:style w:type="paragraph" w:customStyle="1" w:styleId="a1">
    <w:name w:val="(a)."/>
    <w:basedOn w:val="Text"/>
    <w:rsid w:val="004B4EBC"/>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267"/>
      </w:tabs>
      <w:spacing w:line="240" w:lineRule="auto"/>
      <w:ind w:firstLine="907"/>
      <w:outlineLvl w:val="7"/>
    </w:pPr>
  </w:style>
  <w:style w:type="paragraph" w:customStyle="1" w:styleId="SubChapter">
    <w:name w:val="SubChapter"/>
    <w:basedOn w:val="Title"/>
    <w:link w:val="SubChapterChar"/>
    <w:rsid w:val="004B4EBC"/>
    <w:pPr>
      <w:keepNext/>
      <w:keepLines/>
      <w:outlineLvl w:val="1"/>
    </w:pPr>
    <w:rPr>
      <w:caps w:val="0"/>
    </w:rPr>
  </w:style>
  <w:style w:type="character" w:customStyle="1" w:styleId="SubChapterChar">
    <w:name w:val="SubChapter Char"/>
    <w:link w:val="SubChapter"/>
    <w:rsid w:val="0018071F"/>
    <w:rPr>
      <w:b/>
      <w:kern w:val="28"/>
      <w:sz w:val="28"/>
    </w:rPr>
  </w:style>
  <w:style w:type="paragraph" w:customStyle="1" w:styleId="Title1">
    <w:name w:val="Title1"/>
    <w:basedOn w:val="Title"/>
    <w:next w:val="Title2"/>
    <w:rsid w:val="004B4EBC"/>
    <w:pPr>
      <w:pageBreakBefore/>
      <w:spacing w:after="60"/>
    </w:pPr>
    <w:rPr>
      <w:caps w:val="0"/>
    </w:rPr>
  </w:style>
  <w:style w:type="paragraph" w:customStyle="1" w:styleId="Title2">
    <w:name w:val="Title2"/>
    <w:basedOn w:val="Chapter"/>
    <w:rsid w:val="004B4EBC"/>
    <w:pPr>
      <w:outlineLvl w:val="9"/>
    </w:pPr>
    <w:rPr>
      <w:caps/>
    </w:rPr>
  </w:style>
  <w:style w:type="paragraph" w:customStyle="1" w:styleId="AuthorityNote">
    <w:name w:val="Authority Note"/>
    <w:basedOn w:val="Note"/>
    <w:link w:val="AuthorityNoteChar"/>
    <w:rsid w:val="004B4EBC"/>
    <w:pPr>
      <w:spacing w:line="240" w:lineRule="auto"/>
    </w:pPr>
  </w:style>
  <w:style w:type="paragraph" w:customStyle="1" w:styleId="HistoricalNote">
    <w:name w:val="Historical Note"/>
    <w:basedOn w:val="Note"/>
    <w:link w:val="HistoricalNoteChar"/>
    <w:rsid w:val="004B4EBC"/>
    <w:pPr>
      <w:spacing w:after="60" w:line="240" w:lineRule="auto"/>
    </w:pPr>
  </w:style>
  <w:style w:type="character" w:customStyle="1" w:styleId="HistoricalNoteChar">
    <w:name w:val="Historical Note Char"/>
    <w:link w:val="HistoricalNote"/>
    <w:rsid w:val="0018071F"/>
    <w:rPr>
      <w:kern w:val="2"/>
      <w:sz w:val="18"/>
    </w:rPr>
  </w:style>
  <w:style w:type="paragraph" w:customStyle="1" w:styleId="Part1">
    <w:name w:val="Part1"/>
    <w:basedOn w:val="Part"/>
    <w:rsid w:val="004B4EBC"/>
    <w:pPr>
      <w:outlineLvl w:val="9"/>
    </w:pPr>
  </w:style>
  <w:style w:type="paragraph" w:customStyle="1" w:styleId="TOCPart">
    <w:name w:val="TOCPart"/>
    <w:rsid w:val="004B4EBC"/>
    <w:pPr>
      <w:keepNext/>
      <w:keepLines/>
      <w:spacing w:before="240" w:after="240"/>
      <w:jc w:val="center"/>
    </w:pPr>
    <w:rPr>
      <w:b/>
      <w:noProof/>
      <w:sz w:val="28"/>
    </w:rPr>
  </w:style>
  <w:style w:type="paragraph" w:customStyle="1" w:styleId="TOCChapter">
    <w:name w:val="TOCChapter"/>
    <w:rsid w:val="004B4EBC"/>
    <w:pPr>
      <w:tabs>
        <w:tab w:val="left" w:pos="1440"/>
        <w:tab w:val="right" w:leader="dot" w:pos="10512"/>
      </w:tabs>
      <w:spacing w:after="60"/>
      <w:ind w:left="1440" w:hanging="1440"/>
    </w:pPr>
    <w:rPr>
      <w:noProof/>
      <w:sz w:val="24"/>
    </w:rPr>
  </w:style>
  <w:style w:type="paragraph" w:customStyle="1" w:styleId="TOCSubChapter">
    <w:name w:val="TOCSubChapter"/>
    <w:basedOn w:val="TOCChapter"/>
    <w:rsid w:val="004B4EBC"/>
    <w:pPr>
      <w:tabs>
        <w:tab w:val="clear" w:pos="1440"/>
        <w:tab w:val="left" w:pos="2160"/>
      </w:tabs>
      <w:ind w:left="2160" w:hanging="1728"/>
    </w:pPr>
  </w:style>
  <w:style w:type="paragraph" w:customStyle="1" w:styleId="testcenter">
    <w:name w:val="testcenter"/>
    <w:basedOn w:val="i0"/>
    <w:rsid w:val="004B4EBC"/>
    <w:pPr>
      <w:tabs>
        <w:tab w:val="clear" w:pos="1080"/>
        <w:tab w:val="right" w:pos="720"/>
      </w:tabs>
    </w:pPr>
  </w:style>
  <w:style w:type="paragraph" w:customStyle="1" w:styleId="testdecimal">
    <w:name w:val="test decimal"/>
    <w:basedOn w:val="i0"/>
    <w:rsid w:val="004B4EBC"/>
    <w:pPr>
      <w:tabs>
        <w:tab w:val="right" w:pos="720"/>
      </w:tabs>
    </w:pPr>
  </w:style>
  <w:style w:type="paragraph" w:customStyle="1" w:styleId="LACNote">
    <w:name w:val="LACNote"/>
    <w:basedOn w:val="Normal"/>
    <w:link w:val="LACNoteChar"/>
    <w:rsid w:val="004B4EBC"/>
    <w:pPr>
      <w:spacing w:after="120"/>
      <w:ind w:firstLine="187"/>
      <w:jc w:val="both"/>
    </w:pPr>
    <w:rPr>
      <w:kern w:val="2"/>
      <w:sz w:val="16"/>
    </w:rPr>
  </w:style>
  <w:style w:type="paragraph" w:customStyle="1" w:styleId="TOCIndex">
    <w:name w:val="TOCIndex"/>
    <w:basedOn w:val="TOCChapter"/>
    <w:rsid w:val="004B4EBC"/>
    <w:pPr>
      <w:spacing w:before="240"/>
    </w:pPr>
  </w:style>
  <w:style w:type="paragraph" w:customStyle="1" w:styleId="FooterOdd">
    <w:name w:val="FooterOdd"/>
    <w:basedOn w:val="Footer"/>
    <w:rsid w:val="004B4EBC"/>
    <w:pPr>
      <w:tabs>
        <w:tab w:val="clear" w:pos="4320"/>
        <w:tab w:val="clear" w:pos="8640"/>
        <w:tab w:val="left" w:pos="6030"/>
        <w:tab w:val="right" w:pos="10440"/>
      </w:tabs>
      <w:spacing w:before="60"/>
    </w:pPr>
    <w:rPr>
      <w:rFonts w:ascii="Arial" w:hAnsi="Arial"/>
      <w:i/>
      <w:sz w:val="16"/>
    </w:rPr>
  </w:style>
  <w:style w:type="paragraph" w:customStyle="1" w:styleId="FooterEven">
    <w:name w:val="FooterEven"/>
    <w:basedOn w:val="Footer"/>
    <w:rsid w:val="004B4EBC"/>
    <w:pPr>
      <w:tabs>
        <w:tab w:val="clear" w:pos="8640"/>
        <w:tab w:val="right" w:pos="4320"/>
      </w:tabs>
      <w:spacing w:before="60"/>
    </w:pPr>
    <w:rPr>
      <w:rFonts w:ascii="Arial" w:hAnsi="Arial"/>
      <w:i/>
      <w:sz w:val="16"/>
    </w:rPr>
  </w:style>
  <w:style w:type="paragraph" w:customStyle="1" w:styleId="iNew">
    <w:name w:val="i.New"/>
    <w:basedOn w:val="i0"/>
    <w:rsid w:val="004B4EBC"/>
    <w:pPr>
      <w:tabs>
        <w:tab w:val="decimal" w:pos="810"/>
        <w:tab w:val="left" w:pos="1080"/>
      </w:tabs>
    </w:pPr>
  </w:style>
  <w:style w:type="paragraph" w:styleId="Index1">
    <w:name w:val="index 1"/>
    <w:basedOn w:val="Normal"/>
    <w:next w:val="Normal"/>
    <w:autoRedefine/>
    <w:rsid w:val="004B4EBC"/>
    <w:pPr>
      <w:ind w:left="240" w:hanging="240"/>
    </w:pPr>
    <w:rPr>
      <w:sz w:val="20"/>
    </w:rPr>
  </w:style>
  <w:style w:type="paragraph" w:styleId="Index2">
    <w:name w:val="index 2"/>
    <w:basedOn w:val="Normal"/>
    <w:next w:val="Normal"/>
    <w:autoRedefine/>
    <w:uiPriority w:val="9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right" w:leader="dot" w:pos="4886"/>
        <w:tab w:val="left" w:pos="5040"/>
        <w:tab w:val="left" w:pos="5220"/>
        <w:tab w:val="left" w:pos="5400"/>
        <w:tab w:val="left" w:pos="5580"/>
        <w:tab w:val="left" w:pos="5760"/>
        <w:tab w:val="left" w:pos="5940"/>
        <w:tab w:val="left" w:pos="6120"/>
        <w:tab w:val="left" w:pos="6300"/>
        <w:tab w:val="left" w:pos="6480"/>
        <w:tab w:val="left" w:pos="6660"/>
        <w:tab w:val="left" w:pos="6840"/>
        <w:tab w:val="left" w:leader="dot" w:pos="7020"/>
      </w:tabs>
      <w:ind w:left="480" w:hanging="240"/>
    </w:pPr>
    <w:rPr>
      <w:noProof/>
      <w:sz w:val="20"/>
    </w:rPr>
  </w:style>
  <w:style w:type="paragraph" w:customStyle="1" w:styleId="RegCodePart">
    <w:name w:val="Reg Code Part"/>
    <w:link w:val="RegCodePartChar"/>
    <w:pPr>
      <w:keepNext/>
      <w:jc w:val="center"/>
    </w:pPr>
    <w:rPr>
      <w:b/>
      <w:noProof/>
    </w:rPr>
  </w:style>
  <w:style w:type="paragraph" w:customStyle="1" w:styleId="RegFE1">
    <w:name w:val="Reg F&amp;E 1"/>
    <w:pPr>
      <w:ind w:left="288" w:hanging="288"/>
      <w:jc w:val="both"/>
    </w:pPr>
    <w:rPr>
      <w:noProof/>
      <w:spacing w:val="-10"/>
      <w:sz w:val="18"/>
    </w:rPr>
  </w:style>
  <w:style w:type="paragraph" w:customStyle="1" w:styleId="RegFE2">
    <w:name w:val="Reg F&amp;E 2"/>
    <w:link w:val="RegFE2Char"/>
    <w:pPr>
      <w:ind w:left="288" w:firstLine="288"/>
      <w:jc w:val="both"/>
    </w:pPr>
    <w:rPr>
      <w:noProof/>
      <w:sz w:val="18"/>
    </w:rPr>
  </w:style>
  <w:style w:type="paragraph" w:customStyle="1" w:styleId="RegCodeTitle">
    <w:name w:val="Reg Code Title"/>
    <w:basedOn w:val="Normal"/>
    <w:next w:val="Normal"/>
    <w:link w:val="RegCodeTitleChar"/>
    <w:pPr>
      <w:keepNext/>
      <w:jc w:val="center"/>
    </w:pPr>
    <w:rPr>
      <w:b/>
      <w:kern w:val="28"/>
      <w:sz w:val="20"/>
    </w:rPr>
  </w:style>
  <w:style w:type="character" w:customStyle="1" w:styleId="RegCodeTitleChar">
    <w:name w:val="Reg Code Title Char"/>
    <w:link w:val="RegCodeTitle"/>
    <w:rsid w:val="00856BE4"/>
    <w:rPr>
      <w:b/>
      <w:kern w:val="28"/>
      <w:lang w:val="en-US" w:eastAsia="en-US" w:bidi="ar-SA"/>
    </w:rPr>
  </w:style>
  <w:style w:type="paragraph" w:customStyle="1" w:styleId="DD1">
    <w:name w:val="DD1"/>
    <w:rPr>
      <w:noProof/>
    </w:rPr>
  </w:style>
  <w:style w:type="paragraph" w:customStyle="1" w:styleId="RegDepartment">
    <w:name w:val="Reg Department"/>
    <w:next w:val="RegSubDepartment"/>
    <w:link w:val="RegDepartmentChar"/>
    <w:pPr>
      <w:keepNext/>
      <w:jc w:val="center"/>
    </w:pPr>
    <w:rPr>
      <w:b/>
      <w:noProof/>
    </w:rPr>
  </w:style>
  <w:style w:type="paragraph" w:customStyle="1" w:styleId="RegSubDepartment">
    <w:name w:val="Reg SubDepartment"/>
    <w:pPr>
      <w:keepNext/>
      <w:spacing w:after="240"/>
      <w:jc w:val="center"/>
    </w:pPr>
    <w:rPr>
      <w:b/>
      <w:noProof/>
      <w:sz w:val="22"/>
    </w:rPr>
  </w:style>
  <w:style w:type="character" w:customStyle="1" w:styleId="RegDepartmentChar">
    <w:name w:val="Reg Department Char"/>
    <w:link w:val="RegDepartment"/>
    <w:rsid w:val="00215CB7"/>
    <w:rPr>
      <w:b/>
      <w:noProof/>
      <w:lang w:val="en-US" w:eastAsia="en-US" w:bidi="ar-SA"/>
    </w:rPr>
  </w:style>
  <w:style w:type="paragraph" w:customStyle="1" w:styleId="RegItemTitle">
    <w:name w:val="Reg Item Title"/>
    <w:link w:val="RegItemTitleChar"/>
    <w:pPr>
      <w:keepNext/>
      <w:spacing w:after="240"/>
      <w:jc w:val="center"/>
    </w:pPr>
    <w:rPr>
      <w:noProof/>
    </w:rPr>
  </w:style>
  <w:style w:type="character" w:customStyle="1" w:styleId="RegItemTitleChar">
    <w:name w:val="Reg Item Title Char"/>
    <w:link w:val="RegItemTitle"/>
    <w:rsid w:val="00215CB7"/>
    <w:rPr>
      <w:noProof/>
      <w:lang w:val="en-US" w:eastAsia="en-US" w:bidi="ar-SA"/>
    </w:rPr>
  </w:style>
  <w:style w:type="paragraph" w:customStyle="1" w:styleId="ExoA">
    <w:name w:val="Exo A."/>
    <w:basedOn w:val="Normal"/>
    <w:pPr>
      <w:tabs>
        <w:tab w:val="left" w:pos="936"/>
      </w:tabs>
      <w:spacing w:line="240" w:lineRule="exact"/>
      <w:ind w:left="360" w:right="360" w:firstLine="187"/>
      <w:jc w:val="both"/>
    </w:pPr>
    <w:rPr>
      <w:sz w:val="20"/>
    </w:rPr>
  </w:style>
  <w:style w:type="paragraph" w:customStyle="1" w:styleId="ExoNormal">
    <w:name w:val="Exo Normal"/>
    <w:pPr>
      <w:tabs>
        <w:tab w:val="left" w:pos="1656"/>
      </w:tabs>
      <w:ind w:firstLine="360"/>
      <w:jc w:val="both"/>
    </w:pPr>
    <w:rPr>
      <w:noProof/>
    </w:rPr>
  </w:style>
  <w:style w:type="paragraph" w:customStyle="1" w:styleId="RegItemFirstLine">
    <w:name w:val="Reg Item First Line"/>
    <w:next w:val="RegDepartment"/>
    <w:link w:val="RegItemFirstLineChar"/>
    <w:pPr>
      <w:keepNext/>
      <w:tabs>
        <w:tab w:val="left" w:pos="-1440"/>
      </w:tabs>
      <w:spacing w:after="120"/>
      <w:jc w:val="center"/>
    </w:pPr>
    <w:rPr>
      <w:b/>
      <w:noProof/>
    </w:rPr>
  </w:style>
  <w:style w:type="paragraph" w:customStyle="1" w:styleId="RegSignature">
    <w:name w:val="Reg Signature"/>
    <w:basedOn w:val="Normal"/>
    <w:pPr>
      <w:keepNext/>
      <w:ind w:left="2160"/>
      <w:jc w:val="both"/>
    </w:pPr>
    <w:rPr>
      <w:sz w:val="20"/>
    </w:rPr>
  </w:style>
  <w:style w:type="paragraph" w:customStyle="1" w:styleId="ExoSecOfState">
    <w:name w:val="Exo SecOfState"/>
    <w:pPr>
      <w:keepNext/>
    </w:pPr>
    <w:rPr>
      <w:noProof/>
    </w:rPr>
  </w:style>
  <w:style w:type="paragraph" w:customStyle="1" w:styleId="RegDoubleIndent">
    <w:name w:val="Reg Double Indent"/>
    <w:link w:val="RegDoubleIndentChar"/>
    <w:pPr>
      <w:ind w:left="432" w:right="432"/>
      <w:jc w:val="both"/>
    </w:pPr>
    <w:rPr>
      <w:noProof/>
    </w:rPr>
  </w:style>
  <w:style w:type="paragraph" w:customStyle="1" w:styleId="RegLogNumber">
    <w:name w:val="Reg Log Number"/>
    <w:link w:val="RegLogNumberChar"/>
    <w:rPr>
      <w:noProof/>
      <w:sz w:val="16"/>
    </w:rPr>
  </w:style>
  <w:style w:type="character" w:customStyle="1" w:styleId="RegLogNumberChar">
    <w:name w:val="Reg Log Number Char"/>
    <w:link w:val="RegLogNumber"/>
    <w:rsid w:val="00856BE4"/>
    <w:rPr>
      <w:noProof/>
      <w:sz w:val="16"/>
      <w:lang w:val="en-US" w:eastAsia="en-US" w:bidi="ar-SA"/>
    </w:rPr>
  </w:style>
  <w:style w:type="paragraph" w:customStyle="1" w:styleId="RegSectionTitle">
    <w:name w:val="RegSectionTitle"/>
    <w:pPr>
      <w:jc w:val="center"/>
    </w:pPr>
    <w:rPr>
      <w:rFonts w:ascii="Arial" w:hAnsi="Arial"/>
      <w:b/>
      <w:noProof/>
      <w:sz w:val="48"/>
    </w:rPr>
  </w:style>
  <w:style w:type="paragraph" w:styleId="BodyTextIndent">
    <w:name w:val="Body Text Indent"/>
    <w:basedOn w:val="Normal"/>
    <w:link w:val="BodyTextIndentChar"/>
    <w:uiPriority w:val="99"/>
    <w:pPr>
      <w:widowControl w:val="0"/>
      <w:spacing w:line="218" w:lineRule="auto"/>
      <w:ind w:left="720" w:hanging="720"/>
      <w:jc w:val="both"/>
    </w:pPr>
    <w:rPr>
      <w:rFonts w:ascii="Arial" w:hAnsi="Arial"/>
      <w:snapToGrid w:val="0"/>
      <w:sz w:val="21"/>
      <w:lang w:val="x-none" w:eastAsia="x-none"/>
    </w:rPr>
  </w:style>
  <w:style w:type="character" w:customStyle="1" w:styleId="BodyTextIndentChar">
    <w:name w:val="Body Text Indent Char"/>
    <w:link w:val="BodyTextIndent"/>
    <w:uiPriority w:val="99"/>
    <w:rsid w:val="00215CB7"/>
    <w:rPr>
      <w:rFonts w:ascii="Arial" w:hAnsi="Arial"/>
      <w:snapToGrid w:val="0"/>
      <w:sz w:val="21"/>
    </w:rPr>
  </w:style>
  <w:style w:type="paragraph" w:styleId="BodyTextIndent2">
    <w:name w:val="Body Text Indent 2"/>
    <w:basedOn w:val="Normal"/>
    <w:link w:val="BodyTextIndent2Char"/>
    <w:uiPriority w:val="99"/>
    <w:pPr>
      <w:tabs>
        <w:tab w:val="left" w:pos="-720"/>
        <w:tab w:val="left" w:pos="380"/>
        <w:tab w:val="left" w:pos="720"/>
        <w:tab w:val="left" w:pos="1440"/>
        <w:tab w:val="left" w:pos="18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Pr>
      <w:rFonts w:ascii="Geneva" w:hAnsi="Geneva"/>
      <w:color w:val="000000"/>
      <w:sz w:val="20"/>
      <w:lang w:val="x-none" w:eastAsia="x-none"/>
    </w:rPr>
  </w:style>
  <w:style w:type="character" w:customStyle="1" w:styleId="BodyTextIndent2Char">
    <w:name w:val="Body Text Indent 2 Char"/>
    <w:link w:val="BodyTextIndent2"/>
    <w:uiPriority w:val="99"/>
    <w:rsid w:val="00215CB7"/>
    <w:rPr>
      <w:rFonts w:ascii="Geneva" w:hAnsi="Geneva"/>
      <w:color w:val="000000"/>
    </w:rPr>
  </w:style>
  <w:style w:type="paragraph" w:styleId="BodyTextIndent3">
    <w:name w:val="Body Text Indent 3"/>
    <w:basedOn w:val="Normal"/>
    <w:link w:val="BodyTextIndent3Char"/>
    <w:uiPriority w:val="99"/>
    <w:pPr>
      <w:tabs>
        <w:tab w:val="left" w:pos="-720"/>
        <w:tab w:val="left" w:pos="3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30"/>
      <w:jc w:val="both"/>
    </w:pPr>
    <w:rPr>
      <w:rFonts w:ascii="Geneva" w:hAnsi="Geneva"/>
      <w:color w:val="000000"/>
      <w:sz w:val="20"/>
      <w:lang w:val="x-none" w:eastAsia="x-none"/>
    </w:rPr>
  </w:style>
  <w:style w:type="character" w:customStyle="1" w:styleId="BodyTextIndent3Char">
    <w:name w:val="Body Text Indent 3 Char"/>
    <w:link w:val="BodyTextIndent3"/>
    <w:uiPriority w:val="99"/>
    <w:rsid w:val="00215CB7"/>
    <w:rPr>
      <w:rFonts w:ascii="Geneva" w:hAnsi="Geneva"/>
      <w:color w:val="000000"/>
    </w:rPr>
  </w:style>
  <w:style w:type="paragraph" w:styleId="BodyText">
    <w:name w:val="Body Text"/>
    <w:basedOn w:val="Normal"/>
    <w:link w:val="BodyTextChar"/>
    <w:uiPriority w:val="99"/>
    <w:qFormat/>
    <w:rPr>
      <w:sz w:val="17"/>
      <w:lang w:val="x-none" w:eastAsia="x-none"/>
    </w:rPr>
  </w:style>
  <w:style w:type="character" w:customStyle="1" w:styleId="BodyTextChar">
    <w:name w:val="Body Text Char"/>
    <w:link w:val="BodyText"/>
    <w:uiPriority w:val="99"/>
    <w:rsid w:val="00215CB7"/>
    <w:rPr>
      <w:sz w:val="17"/>
    </w:rPr>
  </w:style>
  <w:style w:type="paragraph" w:styleId="BodyText3">
    <w:name w:val="Body Text 3"/>
    <w:basedOn w:val="Normal"/>
    <w:link w:val="BodyText3Char"/>
    <w:uiPriority w:val="99"/>
    <w:pPr>
      <w:spacing w:before="120"/>
    </w:pPr>
    <w:rPr>
      <w:strike/>
      <w:sz w:val="21"/>
      <w:lang w:val="x-none" w:eastAsia="x-none"/>
    </w:rPr>
  </w:style>
  <w:style w:type="character" w:customStyle="1" w:styleId="BodyText3Char">
    <w:name w:val="Body Text 3 Char"/>
    <w:link w:val="BodyText3"/>
    <w:uiPriority w:val="99"/>
    <w:rsid w:val="00215CB7"/>
    <w:rPr>
      <w:strike/>
      <w:sz w:val="21"/>
    </w:rPr>
  </w:style>
  <w:style w:type="paragraph" w:styleId="BodyText2">
    <w:name w:val="Body Text 2"/>
    <w:basedOn w:val="Normal"/>
    <w:link w:val="BodyText2Char"/>
    <w:uiPriority w:val="99"/>
    <w:rPr>
      <w:sz w:val="18"/>
      <w:lang w:val="x-none" w:eastAsia="x-none"/>
    </w:rPr>
  </w:style>
  <w:style w:type="character" w:customStyle="1" w:styleId="BodyText2Char">
    <w:name w:val="Body Text 2 Char"/>
    <w:link w:val="BodyText2"/>
    <w:uiPriority w:val="99"/>
    <w:rsid w:val="00215CB7"/>
    <w:rPr>
      <w:sz w:val="18"/>
    </w:rPr>
  </w:style>
  <w:style w:type="character" w:customStyle="1" w:styleId="1Char">
    <w:name w:val="1. Char"/>
    <w:rPr>
      <w:kern w:val="2"/>
      <w:sz w:val="24"/>
      <w:szCs w:val="24"/>
      <w:lang w:val="en-US" w:eastAsia="en-US" w:bidi="ar-SA"/>
    </w:rPr>
  </w:style>
  <w:style w:type="paragraph" w:customStyle="1" w:styleId="Level1">
    <w:name w:val="Level 1"/>
    <w:basedOn w:val="Normal"/>
    <w:uiPriority w:val="99"/>
    <w:pPr>
      <w:widowControl w:val="0"/>
      <w:numPr>
        <w:numId w:val="1"/>
      </w:numPr>
      <w:autoSpaceDE w:val="0"/>
      <w:autoSpaceDN w:val="0"/>
      <w:adjustRightInd w:val="0"/>
      <w:ind w:left="720" w:hanging="720"/>
      <w:outlineLvl w:val="0"/>
    </w:pPr>
    <w:rPr>
      <w:szCs w:val="24"/>
    </w:rPr>
  </w:style>
  <w:style w:type="paragraph" w:customStyle="1" w:styleId="xl24">
    <w:name w:val="xl24"/>
    <w:basedOn w:val="Normal"/>
    <w:pPr>
      <w:spacing w:before="100" w:beforeAutospacing="1" w:after="100" w:afterAutospacing="1"/>
    </w:pPr>
    <w:rPr>
      <w:rFonts w:ascii="Arial" w:eastAsia="Arial Unicode MS" w:hAnsi="Arial" w:cs="Arial"/>
      <w:sz w:val="18"/>
      <w:szCs w:val="18"/>
    </w:rPr>
  </w:style>
  <w:style w:type="character" w:customStyle="1" w:styleId="CODE">
    <w:name w:val="CODE"/>
    <w:rPr>
      <w:rFonts w:ascii="Courier New" w:hAnsi="Courier New"/>
      <w:sz w:val="20"/>
    </w:rPr>
  </w:style>
  <w:style w:type="paragraph" w:customStyle="1" w:styleId="a2">
    <w:name w:val="_"/>
    <w:basedOn w:val="Normal"/>
    <w:pPr>
      <w:widowControl w:val="0"/>
      <w:ind w:left="720" w:hanging="720"/>
    </w:pPr>
    <w:rPr>
      <w:snapToGrid w:val="0"/>
    </w:rPr>
  </w:style>
  <w:style w:type="character" w:customStyle="1" w:styleId="EmailStyle102">
    <w:name w:val="EmailStyle102"/>
    <w:semiHidden/>
  </w:style>
  <w:style w:type="character" w:styleId="Strong">
    <w:name w:val="Strong"/>
    <w:uiPriority w:val="22"/>
    <w:qFormat/>
    <w:rsid w:val="00E03797"/>
    <w:rPr>
      <w:b/>
      <w:bCs/>
    </w:rPr>
  </w:style>
  <w:style w:type="character" w:styleId="Emphasis">
    <w:name w:val="Emphasis"/>
    <w:qFormat/>
    <w:rsid w:val="00856BE4"/>
    <w:rPr>
      <w:i/>
      <w:iCs/>
    </w:rPr>
  </w:style>
  <w:style w:type="paragraph" w:customStyle="1" w:styleId="xl62">
    <w:name w:val="xl62"/>
    <w:basedOn w:val="Normal"/>
    <w:rsid w:val="00856BE4"/>
    <w:pPr>
      <w:spacing w:before="100" w:after="100"/>
      <w:textAlignment w:val="top"/>
    </w:pPr>
    <w:rPr>
      <w:rFonts w:ascii="Arial" w:hAnsi="Arial"/>
      <w:sz w:val="12"/>
    </w:rPr>
  </w:style>
  <w:style w:type="paragraph" w:customStyle="1" w:styleId="font5">
    <w:name w:val="font5"/>
    <w:basedOn w:val="Normal"/>
    <w:rsid w:val="00856BE4"/>
    <w:pPr>
      <w:spacing w:before="100" w:after="100"/>
    </w:pPr>
    <w:rPr>
      <w:rFonts w:ascii="Arial" w:hAnsi="Arial"/>
      <w:sz w:val="16"/>
    </w:rPr>
  </w:style>
  <w:style w:type="paragraph" w:customStyle="1" w:styleId="xl52">
    <w:name w:val="xl52"/>
    <w:basedOn w:val="Normal"/>
    <w:rsid w:val="00856BE4"/>
    <w:pPr>
      <w:pBdr>
        <w:bottom w:val="single" w:sz="4" w:space="0" w:color="auto"/>
      </w:pBdr>
      <w:spacing w:before="100" w:after="100"/>
      <w:jc w:val="center"/>
      <w:textAlignment w:val="top"/>
    </w:pPr>
    <w:rPr>
      <w:rFonts w:ascii="Arial" w:hAnsi="Arial"/>
      <w:sz w:val="16"/>
    </w:rPr>
  </w:style>
  <w:style w:type="paragraph" w:customStyle="1" w:styleId="font6">
    <w:name w:val="font6"/>
    <w:basedOn w:val="Normal"/>
    <w:rsid w:val="00856BE4"/>
    <w:pPr>
      <w:spacing w:before="100" w:after="100"/>
    </w:pPr>
    <w:rPr>
      <w:rFonts w:ascii="Arial" w:hAnsi="Arial"/>
      <w:b/>
      <w:sz w:val="16"/>
    </w:rPr>
  </w:style>
  <w:style w:type="paragraph" w:customStyle="1" w:styleId="Level3">
    <w:name w:val="Level 3"/>
    <w:basedOn w:val="Normal"/>
    <w:rsid w:val="00856BE4"/>
    <w:pPr>
      <w:widowControl w:val="0"/>
      <w:numPr>
        <w:ilvl w:val="1"/>
        <w:numId w:val="2"/>
      </w:numPr>
      <w:ind w:left="2160" w:hanging="720"/>
      <w:outlineLvl w:val="2"/>
    </w:pPr>
    <w:rPr>
      <w:snapToGrid w:val="0"/>
    </w:rPr>
  </w:style>
  <w:style w:type="paragraph" w:styleId="BalloonText">
    <w:name w:val="Balloon Text"/>
    <w:basedOn w:val="Normal"/>
    <w:link w:val="BalloonTextChar"/>
    <w:uiPriority w:val="99"/>
    <w:rsid w:val="00BF1819"/>
    <w:rPr>
      <w:rFonts w:ascii="Tahoma" w:hAnsi="Tahoma"/>
      <w:sz w:val="16"/>
      <w:szCs w:val="16"/>
      <w:lang w:val="x-none" w:eastAsia="x-none"/>
    </w:rPr>
  </w:style>
  <w:style w:type="character" w:customStyle="1" w:styleId="BalloonTextChar">
    <w:name w:val="Balloon Text Char"/>
    <w:link w:val="BalloonText"/>
    <w:uiPriority w:val="99"/>
    <w:rsid w:val="00215CB7"/>
    <w:rPr>
      <w:rFonts w:ascii="Tahoma" w:hAnsi="Tahoma" w:cs="Tahoma"/>
      <w:sz w:val="16"/>
      <w:szCs w:val="16"/>
    </w:rPr>
  </w:style>
  <w:style w:type="table" w:styleId="TableGrid">
    <w:name w:val="Table Grid"/>
    <w:basedOn w:val="TableNormal"/>
    <w:uiPriority w:val="59"/>
    <w:rsid w:val="00A55D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filebold1">
    <w:name w:val="efilebold1"/>
    <w:rsid w:val="00BC7DAB"/>
    <w:rPr>
      <w:b/>
      <w:bCs/>
      <w:i/>
      <w:iCs/>
    </w:rPr>
  </w:style>
  <w:style w:type="character" w:customStyle="1" w:styleId="SourceNotes">
    <w:name w:val="Source Notes"/>
    <w:rsid w:val="004562D7"/>
    <w:rPr>
      <w:sz w:val="20"/>
      <w:szCs w:val="20"/>
    </w:rPr>
  </w:style>
  <w:style w:type="paragraph" w:customStyle="1" w:styleId="Level2">
    <w:name w:val="Level 2"/>
    <w:basedOn w:val="Normal"/>
    <w:uiPriority w:val="99"/>
    <w:rsid w:val="004562D7"/>
    <w:pPr>
      <w:widowControl w:val="0"/>
      <w:numPr>
        <w:ilvl w:val="1"/>
        <w:numId w:val="1"/>
      </w:numPr>
      <w:ind w:left="2160" w:hanging="720"/>
      <w:outlineLvl w:val="1"/>
    </w:pPr>
    <w:rPr>
      <w:snapToGrid w:val="0"/>
    </w:rPr>
  </w:style>
  <w:style w:type="paragraph" w:customStyle="1" w:styleId="TOC">
    <w:name w:val="TOC"/>
    <w:rsid w:val="004562D7"/>
    <w:pPr>
      <w:widowControl w:val="0"/>
      <w:tabs>
        <w:tab w:val="left" w:pos="-32"/>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640"/>
        <w:tab w:val="left" w:pos="9120"/>
        <w:tab w:val="left" w:pos="9600"/>
        <w:tab w:val="left" w:pos="10080"/>
        <w:tab w:val="left" w:pos="10560"/>
      </w:tabs>
      <w:suppressAutoHyphens/>
      <w:autoSpaceDE w:val="0"/>
      <w:autoSpaceDN w:val="0"/>
    </w:pPr>
    <w:rPr>
      <w:rFonts w:ascii="Impact" w:hAnsi="Impact" w:cs="Impact"/>
      <w:sz w:val="18"/>
      <w:szCs w:val="18"/>
    </w:rPr>
  </w:style>
  <w:style w:type="paragraph" w:customStyle="1" w:styleId="NOTE1">
    <w:name w:val="NOTE1"/>
    <w:rsid w:val="004562D7"/>
    <w:pPr>
      <w:widowControl w:val="0"/>
      <w:tabs>
        <w:tab w:val="left" w:pos="-720"/>
      </w:tabs>
      <w:suppressAutoHyphens/>
      <w:autoSpaceDE w:val="0"/>
      <w:autoSpaceDN w:val="0"/>
      <w:jc w:val="both"/>
    </w:pPr>
    <w:rPr>
      <w:rFonts w:ascii="Book Antiqua" w:hAnsi="Book Antiqua" w:cs="Book Antiqua"/>
      <w:spacing w:val="-2"/>
      <w:sz w:val="18"/>
      <w:szCs w:val="18"/>
    </w:rPr>
  </w:style>
  <w:style w:type="paragraph" w:customStyle="1" w:styleId="1P">
    <w:name w:val="1P"/>
    <w:rsid w:val="004562D7"/>
    <w:pPr>
      <w:widowControl w:val="0"/>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uppressAutoHyphens/>
      <w:autoSpaceDE w:val="0"/>
      <w:autoSpaceDN w:val="0"/>
      <w:spacing w:after="120"/>
      <w:jc w:val="both"/>
    </w:pPr>
    <w:rPr>
      <w:rFonts w:ascii="Book Antiqua" w:hAnsi="Book Antiqua" w:cs="Book Antiqua"/>
      <w:spacing w:val="-2"/>
    </w:rPr>
  </w:style>
  <w:style w:type="paragraph" w:customStyle="1" w:styleId="CENTER">
    <w:name w:val="CENTER"/>
    <w:rsid w:val="004562D7"/>
    <w:pPr>
      <w:widowControl w:val="0"/>
      <w:tabs>
        <w:tab w:val="center" w:pos="4680"/>
      </w:tabs>
      <w:suppressAutoHyphens/>
      <w:autoSpaceDE w:val="0"/>
      <w:autoSpaceDN w:val="0"/>
      <w:spacing w:after="120"/>
    </w:pPr>
    <w:rPr>
      <w:rFonts w:ascii="Courier New" w:hAnsi="Courier New" w:cs="Courier New"/>
    </w:rPr>
  </w:style>
  <w:style w:type="paragraph" w:styleId="EndnoteText">
    <w:name w:val="endnote text"/>
    <w:basedOn w:val="Normal"/>
    <w:link w:val="EndnoteTextChar"/>
    <w:uiPriority w:val="99"/>
    <w:rsid w:val="004562D7"/>
    <w:pPr>
      <w:widowControl w:val="0"/>
      <w:autoSpaceDE w:val="0"/>
      <w:autoSpaceDN w:val="0"/>
    </w:pPr>
    <w:rPr>
      <w:rFonts w:ascii="Courier New" w:hAnsi="Courier New"/>
      <w:szCs w:val="24"/>
      <w:lang w:val="x-none" w:eastAsia="x-none"/>
    </w:rPr>
  </w:style>
  <w:style w:type="paragraph" w:styleId="TOC1">
    <w:name w:val="toc 1"/>
    <w:basedOn w:val="Normal"/>
    <w:next w:val="Section"/>
    <w:autoRedefine/>
    <w:uiPriority w:val="39"/>
    <w:qFormat/>
    <w:rsid w:val="004570BF"/>
    <w:pPr>
      <w:keepNext/>
      <w:tabs>
        <w:tab w:val="right" w:leader="dot" w:pos="10502"/>
      </w:tabs>
      <w:spacing w:before="120" w:after="120"/>
      <w:jc w:val="center"/>
    </w:pPr>
    <w:rPr>
      <w:b/>
      <w:bCs/>
      <w:noProof/>
      <w:color w:val="000000"/>
      <w:sz w:val="28"/>
      <w:szCs w:val="28"/>
    </w:rPr>
  </w:style>
  <w:style w:type="character" w:customStyle="1" w:styleId="documentbody1">
    <w:name w:val="documentbody1"/>
    <w:rsid w:val="006809D6"/>
    <w:rPr>
      <w:rFonts w:ascii="Verdana" w:hAnsi="Verdana" w:hint="default"/>
      <w:sz w:val="19"/>
      <w:szCs w:val="19"/>
    </w:rPr>
  </w:style>
  <w:style w:type="character" w:customStyle="1" w:styleId="DeltaViewInsertion">
    <w:name w:val="DeltaView Insertion"/>
    <w:rsid w:val="006809D6"/>
    <w:rPr>
      <w:color w:val="0000FF"/>
      <w:spacing w:val="0"/>
      <w:u w:val="double"/>
    </w:rPr>
  </w:style>
  <w:style w:type="paragraph" w:styleId="TOC2">
    <w:name w:val="toc 2"/>
    <w:basedOn w:val="Normal"/>
    <w:next w:val="Normal"/>
    <w:autoRedefine/>
    <w:uiPriority w:val="39"/>
    <w:qFormat/>
    <w:rsid w:val="004428B2"/>
    <w:pPr>
      <w:keepNext/>
      <w:tabs>
        <w:tab w:val="left" w:pos="1530"/>
        <w:tab w:val="right" w:leader="dot" w:pos="10502"/>
      </w:tabs>
      <w:ind w:left="1260" w:hanging="1260"/>
    </w:pPr>
    <w:rPr>
      <w:bCs/>
      <w:noProof/>
      <w:szCs w:val="24"/>
    </w:rPr>
  </w:style>
  <w:style w:type="paragraph" w:styleId="TOC3">
    <w:name w:val="toc 3"/>
    <w:basedOn w:val="Normal"/>
    <w:next w:val="Normal"/>
    <w:autoRedefine/>
    <w:uiPriority w:val="39"/>
    <w:qFormat/>
    <w:rsid w:val="00371D13"/>
    <w:pPr>
      <w:keepLines/>
      <w:tabs>
        <w:tab w:val="left" w:pos="1260"/>
        <w:tab w:val="right" w:leader="dot" w:pos="10502"/>
      </w:tabs>
      <w:ind w:left="1260" w:hanging="1020"/>
    </w:pPr>
    <w:rPr>
      <w:szCs w:val="24"/>
    </w:rPr>
  </w:style>
  <w:style w:type="character" w:styleId="Hyperlink">
    <w:name w:val="Hyperlink"/>
    <w:uiPriority w:val="99"/>
    <w:unhideWhenUsed/>
    <w:qFormat/>
    <w:rsid w:val="00561EEC"/>
    <w:rPr>
      <w:color w:val="0000FF"/>
      <w:u w:val="single"/>
    </w:rPr>
  </w:style>
  <w:style w:type="character" w:customStyle="1" w:styleId="CommentTextChar">
    <w:name w:val="Comment Text Char"/>
    <w:link w:val="CommentText"/>
    <w:uiPriority w:val="99"/>
    <w:rsid w:val="00215CB7"/>
    <w:rPr>
      <w:rFonts w:ascii="Calibri" w:eastAsia="Calibri" w:hAnsi="Calibri"/>
    </w:rPr>
  </w:style>
  <w:style w:type="paragraph" w:styleId="CommentText">
    <w:name w:val="annotation text"/>
    <w:basedOn w:val="Normal"/>
    <w:link w:val="CommentTextChar"/>
    <w:uiPriority w:val="99"/>
    <w:unhideWhenUsed/>
    <w:rsid w:val="00215CB7"/>
    <w:pPr>
      <w:spacing w:line="480" w:lineRule="auto"/>
    </w:pPr>
    <w:rPr>
      <w:rFonts w:ascii="Calibri" w:eastAsia="Calibri" w:hAnsi="Calibri"/>
      <w:sz w:val="20"/>
      <w:lang w:val="x-none" w:eastAsia="x-none"/>
    </w:rPr>
  </w:style>
  <w:style w:type="character" w:customStyle="1" w:styleId="CommentSubjectChar">
    <w:name w:val="Comment Subject Char"/>
    <w:link w:val="CommentSubject"/>
    <w:uiPriority w:val="99"/>
    <w:rsid w:val="00215CB7"/>
    <w:rPr>
      <w:rFonts w:ascii="Calibri" w:eastAsia="Calibri" w:hAnsi="Calibri"/>
      <w:b/>
      <w:bCs/>
    </w:rPr>
  </w:style>
  <w:style w:type="paragraph" w:styleId="CommentSubject">
    <w:name w:val="annotation subject"/>
    <w:basedOn w:val="CommentText"/>
    <w:next w:val="CommentText"/>
    <w:link w:val="CommentSubjectChar"/>
    <w:uiPriority w:val="99"/>
    <w:unhideWhenUsed/>
    <w:rsid w:val="00215CB7"/>
    <w:rPr>
      <w:b/>
      <w:bCs/>
    </w:rPr>
  </w:style>
  <w:style w:type="paragraph" w:styleId="TOC4">
    <w:name w:val="toc 4"/>
    <w:basedOn w:val="Normal"/>
    <w:next w:val="Normal"/>
    <w:autoRedefine/>
    <w:uiPriority w:val="39"/>
    <w:unhideWhenUsed/>
    <w:rsid w:val="00074E9A"/>
    <w:pPr>
      <w:ind w:left="480"/>
    </w:pPr>
    <w:rPr>
      <w:rFonts w:ascii="Calibri" w:hAnsi="Calibri" w:cs="Calibri"/>
      <w:sz w:val="20"/>
    </w:rPr>
  </w:style>
  <w:style w:type="paragraph" w:styleId="TOC5">
    <w:name w:val="toc 5"/>
    <w:basedOn w:val="Normal"/>
    <w:next w:val="Normal"/>
    <w:autoRedefine/>
    <w:uiPriority w:val="39"/>
    <w:unhideWhenUsed/>
    <w:rsid w:val="00074E9A"/>
    <w:pPr>
      <w:ind w:left="720"/>
    </w:pPr>
    <w:rPr>
      <w:rFonts w:ascii="Calibri" w:hAnsi="Calibri" w:cs="Calibri"/>
      <w:sz w:val="20"/>
    </w:rPr>
  </w:style>
  <w:style w:type="paragraph" w:styleId="TOC6">
    <w:name w:val="toc 6"/>
    <w:basedOn w:val="Normal"/>
    <w:next w:val="Normal"/>
    <w:autoRedefine/>
    <w:uiPriority w:val="39"/>
    <w:unhideWhenUsed/>
    <w:rsid w:val="00074E9A"/>
    <w:pPr>
      <w:ind w:left="960"/>
    </w:pPr>
    <w:rPr>
      <w:rFonts w:ascii="Calibri" w:hAnsi="Calibri" w:cs="Calibri"/>
      <w:sz w:val="20"/>
    </w:rPr>
  </w:style>
  <w:style w:type="paragraph" w:styleId="TOC7">
    <w:name w:val="toc 7"/>
    <w:basedOn w:val="Normal"/>
    <w:next w:val="Normal"/>
    <w:autoRedefine/>
    <w:uiPriority w:val="39"/>
    <w:unhideWhenUsed/>
    <w:rsid w:val="00074E9A"/>
    <w:pPr>
      <w:ind w:left="1200"/>
    </w:pPr>
    <w:rPr>
      <w:rFonts w:ascii="Calibri" w:hAnsi="Calibri" w:cs="Calibri"/>
      <w:sz w:val="20"/>
    </w:rPr>
  </w:style>
  <w:style w:type="paragraph" w:styleId="TOC8">
    <w:name w:val="toc 8"/>
    <w:basedOn w:val="Normal"/>
    <w:next w:val="Normal"/>
    <w:autoRedefine/>
    <w:uiPriority w:val="39"/>
    <w:unhideWhenUsed/>
    <w:rsid w:val="00074E9A"/>
    <w:pPr>
      <w:ind w:left="1440"/>
    </w:pPr>
    <w:rPr>
      <w:rFonts w:ascii="Calibri" w:hAnsi="Calibri" w:cs="Calibri"/>
      <w:sz w:val="20"/>
    </w:rPr>
  </w:style>
  <w:style w:type="paragraph" w:styleId="TOC9">
    <w:name w:val="toc 9"/>
    <w:basedOn w:val="Normal"/>
    <w:next w:val="Normal"/>
    <w:autoRedefine/>
    <w:uiPriority w:val="39"/>
    <w:unhideWhenUsed/>
    <w:rsid w:val="00074E9A"/>
    <w:pPr>
      <w:ind w:left="1680"/>
    </w:pPr>
    <w:rPr>
      <w:rFonts w:ascii="Calibri" w:hAnsi="Calibri" w:cs="Calibri"/>
      <w:sz w:val="20"/>
    </w:rPr>
  </w:style>
  <w:style w:type="character" w:styleId="FollowedHyperlink">
    <w:name w:val="FollowedHyperlink"/>
    <w:rsid w:val="00A14CD4"/>
    <w:rPr>
      <w:color w:val="800080"/>
      <w:u w:val="single"/>
    </w:rPr>
  </w:style>
  <w:style w:type="character" w:customStyle="1" w:styleId="RegDoubleIndentChar">
    <w:name w:val="Reg Double Indent Char"/>
    <w:link w:val="RegDoubleIndent"/>
    <w:rsid w:val="0013135A"/>
    <w:rPr>
      <w:noProof/>
      <w:lang w:val="en-US" w:eastAsia="en-US" w:bidi="ar-SA"/>
    </w:rPr>
  </w:style>
  <w:style w:type="character" w:customStyle="1" w:styleId="EndnoteTextChar">
    <w:name w:val="Endnote Text Char"/>
    <w:link w:val="EndnoteText"/>
    <w:uiPriority w:val="99"/>
    <w:rsid w:val="00F55932"/>
    <w:rPr>
      <w:rFonts w:ascii="Courier New" w:hAnsi="Courier New" w:cs="Courier New"/>
      <w:sz w:val="24"/>
      <w:szCs w:val="24"/>
    </w:rPr>
  </w:style>
  <w:style w:type="character" w:customStyle="1" w:styleId="RegCodePartChar">
    <w:name w:val="Reg Code Part Char"/>
    <w:link w:val="RegCodePart"/>
    <w:rsid w:val="009B32B0"/>
    <w:rPr>
      <w:b/>
      <w:noProof/>
      <w:lang w:val="en-US" w:eastAsia="en-US" w:bidi="ar-SA"/>
    </w:rPr>
  </w:style>
  <w:style w:type="character" w:customStyle="1" w:styleId="AuthorityNoteChar">
    <w:name w:val="Authority Note Char"/>
    <w:link w:val="AuthorityNote"/>
    <w:locked/>
    <w:rsid w:val="004354D6"/>
    <w:rPr>
      <w:kern w:val="2"/>
      <w:sz w:val="18"/>
    </w:rPr>
  </w:style>
  <w:style w:type="character" w:customStyle="1" w:styleId="emph2">
    <w:name w:val="emph2"/>
    <w:rsid w:val="004354D6"/>
    <w:rPr>
      <w:b/>
      <w:bCs/>
    </w:rPr>
  </w:style>
  <w:style w:type="character" w:customStyle="1" w:styleId="ChapterChar">
    <w:name w:val="Chapter Char"/>
    <w:link w:val="Chapter"/>
    <w:rsid w:val="009B7F77"/>
    <w:rPr>
      <w:b/>
      <w:kern w:val="2"/>
      <w:sz w:val="28"/>
    </w:rPr>
  </w:style>
  <w:style w:type="paragraph" w:customStyle="1" w:styleId="Normal8pt">
    <w:name w:val="Normal + 8 pt"/>
    <w:basedOn w:val="Normal"/>
    <w:rsid w:val="0019382D"/>
    <w:pPr>
      <w:spacing w:after="10"/>
    </w:pPr>
    <w:rPr>
      <w:kern w:val="2"/>
      <w:sz w:val="16"/>
    </w:rPr>
  </w:style>
  <w:style w:type="numbering" w:customStyle="1" w:styleId="NoList1">
    <w:name w:val="No List1"/>
    <w:next w:val="NoList"/>
    <w:uiPriority w:val="99"/>
    <w:semiHidden/>
    <w:rsid w:val="003109F0"/>
  </w:style>
  <w:style w:type="paragraph" w:customStyle="1" w:styleId="WPDefaults">
    <w:name w:val="WP Defaults"/>
    <w:rsid w:val="003109F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Pr>
      <w:rFonts w:ascii="Geneva" w:hAnsi="Geneva"/>
      <w:color w:val="000000"/>
      <w:sz w:val="24"/>
    </w:rPr>
  </w:style>
  <w:style w:type="paragraph" w:customStyle="1" w:styleId="Document">
    <w:name w:val="Document"/>
    <w:basedOn w:val="WPDefaults"/>
    <w:rsid w:val="003109F0"/>
  </w:style>
  <w:style w:type="paragraph" w:styleId="ListParagraph">
    <w:name w:val="List Paragraph"/>
    <w:basedOn w:val="Normal"/>
    <w:uiPriority w:val="34"/>
    <w:qFormat/>
    <w:rsid w:val="003109F0"/>
    <w:pPr>
      <w:ind w:left="720"/>
      <w:contextualSpacing/>
    </w:pPr>
    <w:rPr>
      <w:rFonts w:ascii="CG Times" w:hAnsi="CG Times"/>
    </w:rPr>
  </w:style>
  <w:style w:type="table" w:customStyle="1" w:styleId="TableGrid1">
    <w:name w:val="Table Grid1"/>
    <w:basedOn w:val="TableNormal"/>
    <w:next w:val="TableGrid"/>
    <w:uiPriority w:val="59"/>
    <w:rsid w:val="003109F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lockText">
    <w:name w:val="Block Text"/>
    <w:basedOn w:val="Normal"/>
    <w:rsid w:val="003109F0"/>
    <w:pPr>
      <w:tabs>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ind w:left="720" w:right="720"/>
      <w:jc w:val="both"/>
    </w:pPr>
    <w:rPr>
      <w:b/>
      <w:bCs/>
      <w:color w:val="000000"/>
      <w:sz w:val="22"/>
    </w:rPr>
  </w:style>
  <w:style w:type="paragraph" w:customStyle="1" w:styleId="WPNormal">
    <w:name w:val="WP_Normal"/>
    <w:basedOn w:val="Normal"/>
    <w:rsid w:val="003109F0"/>
    <w:pPr>
      <w:widowControl w:val="0"/>
      <w:autoSpaceDE w:val="0"/>
      <w:autoSpaceDN w:val="0"/>
      <w:jc w:val="both"/>
    </w:pPr>
    <w:rPr>
      <w:rFonts w:ascii="New Century Schlbk" w:hAnsi="New Century Schlbk"/>
      <w:color w:val="000000"/>
    </w:rPr>
  </w:style>
  <w:style w:type="paragraph" w:customStyle="1" w:styleId="Default">
    <w:name w:val="Default"/>
    <w:rsid w:val="003109F0"/>
    <w:pPr>
      <w:autoSpaceDE w:val="0"/>
      <w:autoSpaceDN w:val="0"/>
      <w:adjustRightInd w:val="0"/>
    </w:pPr>
    <w:rPr>
      <w:color w:val="000000"/>
      <w:sz w:val="24"/>
      <w:szCs w:val="24"/>
    </w:rPr>
  </w:style>
  <w:style w:type="paragraph" w:styleId="NoSpacing">
    <w:name w:val="No Spacing"/>
    <w:uiPriority w:val="1"/>
    <w:qFormat/>
    <w:rsid w:val="003109F0"/>
    <w:rPr>
      <w:rFonts w:ascii="Calibri" w:eastAsia="Calibri" w:hAnsi="Calibri"/>
      <w:sz w:val="22"/>
      <w:szCs w:val="22"/>
    </w:rPr>
  </w:style>
  <w:style w:type="character" w:customStyle="1" w:styleId="apple-converted-space">
    <w:name w:val="apple-converted-space"/>
    <w:rsid w:val="003109F0"/>
  </w:style>
  <w:style w:type="numbering" w:customStyle="1" w:styleId="NoList11">
    <w:name w:val="No List11"/>
    <w:next w:val="NoList"/>
    <w:uiPriority w:val="99"/>
    <w:semiHidden/>
    <w:rsid w:val="003109F0"/>
  </w:style>
  <w:style w:type="character" w:styleId="CommentReference">
    <w:name w:val="annotation reference"/>
    <w:uiPriority w:val="99"/>
    <w:rsid w:val="003109F0"/>
    <w:rPr>
      <w:sz w:val="16"/>
      <w:szCs w:val="16"/>
    </w:rPr>
  </w:style>
  <w:style w:type="paragraph" w:customStyle="1" w:styleId="table">
    <w:name w:val="table"/>
    <w:basedOn w:val="BodyText"/>
    <w:rsid w:val="003109F0"/>
    <w:pPr>
      <w:tabs>
        <w:tab w:val="left" w:pos="4680"/>
      </w:tabs>
      <w:spacing w:after="120"/>
    </w:pPr>
    <w:rPr>
      <w:sz w:val="20"/>
      <w:szCs w:val="24"/>
    </w:rPr>
  </w:style>
  <w:style w:type="table" w:customStyle="1" w:styleId="TableGrid11">
    <w:name w:val="Table Grid11"/>
    <w:basedOn w:val="TableNormal"/>
    <w:next w:val="TableGrid"/>
    <w:rsid w:val="003109F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rsid w:val="00310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sz w:val="20"/>
      <w:lang w:val="x-none" w:eastAsia="x-none"/>
    </w:rPr>
  </w:style>
  <w:style w:type="character" w:customStyle="1" w:styleId="HTMLPreformattedChar">
    <w:name w:val="HTML Preformatted Char"/>
    <w:link w:val="HTMLPreformatted"/>
    <w:uiPriority w:val="99"/>
    <w:rsid w:val="003109F0"/>
    <w:rPr>
      <w:rFonts w:ascii="Arial Unicode MS" w:eastAsia="Arial Unicode MS" w:hAnsi="Arial Unicode MS"/>
      <w:lang w:val="x-none" w:eastAsia="x-none"/>
    </w:rPr>
  </w:style>
  <w:style w:type="paragraph" w:customStyle="1" w:styleId="a3">
    <w:name w:val="a"/>
    <w:basedOn w:val="Normal"/>
    <w:rsid w:val="003109F0"/>
    <w:pPr>
      <w:spacing w:before="100" w:beforeAutospacing="1" w:after="100" w:afterAutospacing="1"/>
    </w:pPr>
    <w:rPr>
      <w:rFonts w:eastAsia="Calibri"/>
      <w:szCs w:val="24"/>
    </w:rPr>
  </w:style>
  <w:style w:type="numbering" w:customStyle="1" w:styleId="NoList2">
    <w:name w:val="No List2"/>
    <w:next w:val="NoList"/>
    <w:semiHidden/>
    <w:rsid w:val="003109F0"/>
  </w:style>
  <w:style w:type="table" w:customStyle="1" w:styleId="TableGrid2">
    <w:name w:val="Table Grid2"/>
    <w:basedOn w:val="TableNormal"/>
    <w:next w:val="TableGrid"/>
    <w:uiPriority w:val="59"/>
    <w:rsid w:val="003109F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3109F0"/>
  </w:style>
  <w:style w:type="numbering" w:customStyle="1" w:styleId="NoList4">
    <w:name w:val="No List4"/>
    <w:next w:val="NoList"/>
    <w:uiPriority w:val="99"/>
    <w:semiHidden/>
    <w:unhideWhenUsed/>
    <w:rsid w:val="003109F0"/>
  </w:style>
  <w:style w:type="paragraph" w:customStyle="1" w:styleId="Byline">
    <w:name w:val="Byline"/>
    <w:basedOn w:val="BodyText"/>
    <w:rsid w:val="003109F0"/>
    <w:pPr>
      <w:widowControl w:val="0"/>
      <w:tabs>
        <w:tab w:val="left" w:pos="-1440"/>
        <w:tab w:val="left" w:pos="-72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autoSpaceDE w:val="0"/>
      <w:autoSpaceDN w:val="0"/>
      <w:adjustRightInd w:val="0"/>
      <w:jc w:val="both"/>
    </w:pPr>
    <w:rPr>
      <w:iCs/>
      <w:sz w:val="20"/>
    </w:rPr>
  </w:style>
  <w:style w:type="paragraph" w:customStyle="1" w:styleId="Style8ptBoldText1Centered">
    <w:name w:val="Style 8 pt Bold Text 1 Centered"/>
    <w:basedOn w:val="Normal"/>
    <w:rsid w:val="003109F0"/>
    <w:pPr>
      <w:jc w:val="center"/>
    </w:pPr>
    <w:rPr>
      <w:b/>
      <w:bCs/>
      <w:color w:val="000000"/>
      <w:sz w:val="16"/>
    </w:rPr>
  </w:style>
  <w:style w:type="character" w:customStyle="1" w:styleId="StyleStyleBodyTimesRoman8ptBoldText1NotBoldBlack">
    <w:name w:val="Style Style +Body (Times Roman) 8 pt Bold Text 1 + Not Bold Black"/>
    <w:qFormat/>
    <w:rsid w:val="003109F0"/>
    <w:rPr>
      <w:rFonts w:ascii="Times New Roman" w:hAnsi="Times New Roman"/>
      <w:b/>
      <w:bCs/>
      <w:color w:val="000000"/>
      <w:sz w:val="16"/>
    </w:rPr>
  </w:style>
  <w:style w:type="character" w:customStyle="1" w:styleId="CommentTextChar1">
    <w:name w:val="Comment Text Char1"/>
    <w:uiPriority w:val="99"/>
    <w:rsid w:val="003109F0"/>
  </w:style>
  <w:style w:type="character" w:customStyle="1" w:styleId="CommentSubjectChar1">
    <w:name w:val="Comment Subject Char1"/>
    <w:uiPriority w:val="99"/>
    <w:rsid w:val="003109F0"/>
    <w:rPr>
      <w:b/>
      <w:bCs/>
    </w:rPr>
  </w:style>
  <w:style w:type="character" w:customStyle="1" w:styleId="RegItemFirstLineChar">
    <w:name w:val="Reg Item First Line Char"/>
    <w:link w:val="RegItemFirstLine"/>
    <w:rsid w:val="003109F0"/>
    <w:rPr>
      <w:b/>
      <w:noProof/>
      <w:lang w:val="en-US" w:eastAsia="en-US" w:bidi="ar-SA"/>
    </w:rPr>
  </w:style>
  <w:style w:type="character" w:customStyle="1" w:styleId="CharacterStyle2">
    <w:name w:val="Character Style 2"/>
    <w:uiPriority w:val="99"/>
    <w:rsid w:val="003109F0"/>
    <w:rPr>
      <w:sz w:val="20"/>
      <w:szCs w:val="20"/>
    </w:rPr>
  </w:style>
  <w:style w:type="character" w:customStyle="1" w:styleId="CharacterStyle1">
    <w:name w:val="Character Style 1"/>
    <w:rsid w:val="003109F0"/>
    <w:rPr>
      <w:rFonts w:ascii="Garamond" w:hAnsi="Garamond" w:cs="Garamond"/>
      <w:sz w:val="24"/>
      <w:szCs w:val="24"/>
    </w:rPr>
  </w:style>
  <w:style w:type="character" w:customStyle="1" w:styleId="CharacterStyle3">
    <w:name w:val="Character Style 3"/>
    <w:rsid w:val="003109F0"/>
    <w:rPr>
      <w:rFonts w:ascii="Garamond" w:hAnsi="Garamond" w:cs="Garamond"/>
      <w:sz w:val="23"/>
      <w:szCs w:val="23"/>
    </w:rPr>
  </w:style>
  <w:style w:type="paragraph" w:styleId="NormalWeb">
    <w:name w:val="Normal (Web)"/>
    <w:basedOn w:val="Normal"/>
    <w:uiPriority w:val="99"/>
    <w:rsid w:val="003109F0"/>
    <w:pPr>
      <w:spacing w:before="100" w:beforeAutospacing="1" w:after="115"/>
    </w:pPr>
    <w:rPr>
      <w:color w:val="000000"/>
      <w:szCs w:val="24"/>
    </w:rPr>
  </w:style>
  <w:style w:type="paragraph" w:customStyle="1" w:styleId="western">
    <w:name w:val="western"/>
    <w:basedOn w:val="Normal"/>
    <w:uiPriority w:val="99"/>
    <w:rsid w:val="003109F0"/>
    <w:pPr>
      <w:spacing w:before="100" w:beforeAutospacing="1" w:after="115"/>
    </w:pPr>
    <w:rPr>
      <w:color w:val="000000"/>
      <w:szCs w:val="24"/>
    </w:rPr>
  </w:style>
  <w:style w:type="paragraph" w:customStyle="1" w:styleId="cjk">
    <w:name w:val="cjk"/>
    <w:basedOn w:val="Normal"/>
    <w:uiPriority w:val="99"/>
    <w:rsid w:val="003109F0"/>
    <w:pPr>
      <w:spacing w:before="100" w:beforeAutospacing="1" w:after="115"/>
    </w:pPr>
    <w:rPr>
      <w:color w:val="000000"/>
      <w:szCs w:val="24"/>
    </w:rPr>
  </w:style>
  <w:style w:type="paragraph" w:customStyle="1" w:styleId="ctl">
    <w:name w:val="ctl"/>
    <w:basedOn w:val="Normal"/>
    <w:uiPriority w:val="99"/>
    <w:rsid w:val="003109F0"/>
    <w:pPr>
      <w:spacing w:before="100" w:beforeAutospacing="1" w:after="115"/>
    </w:pPr>
    <w:rPr>
      <w:color w:val="000000"/>
      <w:sz w:val="20"/>
    </w:rPr>
  </w:style>
  <w:style w:type="paragraph" w:styleId="Revision">
    <w:name w:val="Revision"/>
    <w:hidden/>
    <w:uiPriority w:val="99"/>
    <w:semiHidden/>
    <w:rsid w:val="003109F0"/>
  </w:style>
  <w:style w:type="paragraph" w:styleId="Index3">
    <w:name w:val="index 3"/>
    <w:basedOn w:val="Normal"/>
    <w:next w:val="Normal"/>
    <w:autoRedefine/>
    <w:uiPriority w:val="99"/>
    <w:rsid w:val="00786FB2"/>
    <w:pPr>
      <w:ind w:left="720" w:hanging="240"/>
    </w:pPr>
  </w:style>
  <w:style w:type="character" w:customStyle="1" w:styleId="LACNoteChar">
    <w:name w:val="LACNote Char"/>
    <w:link w:val="LACNote"/>
    <w:locked/>
    <w:rsid w:val="004F75AE"/>
    <w:rPr>
      <w:kern w:val="2"/>
      <w:sz w:val="16"/>
    </w:rPr>
  </w:style>
  <w:style w:type="paragraph" w:styleId="DocumentMap">
    <w:name w:val="Document Map"/>
    <w:basedOn w:val="Normal"/>
    <w:link w:val="DocumentMapChar"/>
    <w:rsid w:val="00EB264E"/>
    <w:pPr>
      <w:shd w:val="clear" w:color="auto" w:fill="000080"/>
    </w:pPr>
    <w:rPr>
      <w:rFonts w:ascii="Tahoma" w:hAnsi="Tahoma"/>
      <w:sz w:val="20"/>
    </w:rPr>
  </w:style>
  <w:style w:type="character" w:customStyle="1" w:styleId="DocumentMapChar">
    <w:name w:val="Document Map Char"/>
    <w:link w:val="DocumentMap"/>
    <w:rsid w:val="00EB264E"/>
    <w:rPr>
      <w:rFonts w:ascii="Tahoma" w:hAnsi="Tahoma"/>
      <w:shd w:val="clear" w:color="auto" w:fill="000080"/>
    </w:rPr>
  </w:style>
  <w:style w:type="character" w:customStyle="1" w:styleId="Hypertext">
    <w:name w:val="Hypertext"/>
    <w:rsid w:val="00EB264E"/>
    <w:rPr>
      <w:color w:val="0000FF"/>
      <w:u w:val="single"/>
    </w:rPr>
  </w:style>
  <w:style w:type="paragraph" w:customStyle="1" w:styleId="Style0">
    <w:name w:val="Style0"/>
    <w:rsid w:val="00EB264E"/>
    <w:pPr>
      <w:autoSpaceDE w:val="0"/>
      <w:autoSpaceDN w:val="0"/>
      <w:adjustRightInd w:val="0"/>
    </w:pPr>
    <w:rPr>
      <w:rFonts w:ascii="Arial" w:hAnsi="Arial"/>
      <w:sz w:val="24"/>
      <w:szCs w:val="24"/>
    </w:rPr>
  </w:style>
  <w:style w:type="character" w:customStyle="1" w:styleId="AuthorityNo">
    <w:name w:val="Authority No"/>
    <w:rsid w:val="00EB264E"/>
    <w:rPr>
      <w:rFonts w:ascii="Baskerville Old Face" w:hAnsi="Baskerville Old Face"/>
      <w:sz w:val="18"/>
      <w:szCs w:val="18"/>
    </w:rPr>
  </w:style>
  <w:style w:type="character" w:customStyle="1" w:styleId="HistoricalN">
    <w:name w:val="Historical N"/>
    <w:rsid w:val="00EB264E"/>
    <w:rPr>
      <w:rFonts w:ascii="Baskerville Old Face" w:hAnsi="Baskerville Old Face"/>
      <w:sz w:val="18"/>
      <w:szCs w:val="18"/>
    </w:rPr>
  </w:style>
  <w:style w:type="character" w:customStyle="1" w:styleId="RedHidden">
    <w:name w:val="RedHidden"/>
    <w:rsid w:val="00EB264E"/>
    <w:rPr>
      <w:vanish/>
      <w:color w:val="FF0000"/>
    </w:rPr>
  </w:style>
  <w:style w:type="paragraph" w:styleId="Index4">
    <w:name w:val="index 4"/>
    <w:basedOn w:val="Normal"/>
    <w:next w:val="Normal"/>
    <w:autoRedefine/>
    <w:uiPriority w:val="99"/>
    <w:rsid w:val="00EB264E"/>
    <w:pPr>
      <w:ind w:left="960" w:hanging="240"/>
    </w:pPr>
    <w:rPr>
      <w:sz w:val="20"/>
    </w:rPr>
  </w:style>
  <w:style w:type="paragraph" w:customStyle="1" w:styleId="Joni">
    <w:name w:val="Joni"/>
    <w:basedOn w:val="Normal"/>
    <w:link w:val="JoniChar"/>
    <w:qFormat/>
    <w:rsid w:val="00EB264E"/>
    <w:pPr>
      <w:tabs>
        <w:tab w:val="left" w:pos="720"/>
      </w:tabs>
      <w:spacing w:line="480" w:lineRule="auto"/>
      <w:ind w:firstLine="14"/>
      <w:jc w:val="both"/>
    </w:pPr>
    <w:rPr>
      <w:sz w:val="20"/>
      <w:szCs w:val="24"/>
      <w:lang w:val="x-none" w:eastAsia="x-none"/>
    </w:rPr>
  </w:style>
  <w:style w:type="character" w:customStyle="1" w:styleId="JoniChar">
    <w:name w:val="Joni Char"/>
    <w:link w:val="Joni"/>
    <w:rsid w:val="00EB264E"/>
    <w:rPr>
      <w:szCs w:val="24"/>
      <w:lang w:val="x-none" w:eastAsia="x-none"/>
    </w:rPr>
  </w:style>
  <w:style w:type="character" w:customStyle="1" w:styleId="TOC10">
    <w:name w:val="TOC1"/>
    <w:rsid w:val="00EB264E"/>
    <w:rPr>
      <w:rFonts w:ascii="Arial" w:hAnsi="Arial"/>
      <w:b/>
      <w:kern w:val="2"/>
      <w:sz w:val="18"/>
    </w:rPr>
  </w:style>
  <w:style w:type="paragraph" w:styleId="FootnoteText">
    <w:name w:val="footnote text"/>
    <w:basedOn w:val="Normal"/>
    <w:link w:val="FootnoteTextChar"/>
    <w:uiPriority w:val="99"/>
    <w:rsid w:val="00EB264E"/>
    <w:rPr>
      <w:sz w:val="20"/>
    </w:rPr>
  </w:style>
  <w:style w:type="character" w:customStyle="1" w:styleId="FootnoteTextChar">
    <w:name w:val="Footnote Text Char"/>
    <w:basedOn w:val="DefaultParagraphFont"/>
    <w:link w:val="FootnoteText"/>
    <w:uiPriority w:val="99"/>
    <w:rsid w:val="00EB264E"/>
  </w:style>
  <w:style w:type="character" w:styleId="FootnoteReference">
    <w:name w:val="footnote reference"/>
    <w:uiPriority w:val="99"/>
    <w:rsid w:val="00EB264E"/>
    <w:rPr>
      <w:vertAlign w:val="superscript"/>
    </w:rPr>
  </w:style>
  <w:style w:type="character" w:customStyle="1" w:styleId="Heading9Char">
    <w:name w:val="Heading 9 Char"/>
    <w:link w:val="Heading9"/>
    <w:rsid w:val="00803A13"/>
    <w:rPr>
      <w:rFonts w:ascii="Arial" w:hAnsi="Arial"/>
      <w:b/>
      <w:sz w:val="24"/>
      <w:szCs w:val="24"/>
      <w:lang w:val="x-none" w:eastAsia="x-none"/>
    </w:rPr>
  </w:style>
  <w:style w:type="numbering" w:customStyle="1" w:styleId="NoList5">
    <w:name w:val="No List5"/>
    <w:next w:val="NoList"/>
    <w:uiPriority w:val="99"/>
    <w:semiHidden/>
    <w:rsid w:val="00803A13"/>
  </w:style>
  <w:style w:type="numbering" w:customStyle="1" w:styleId="NoList12">
    <w:name w:val="No List12"/>
    <w:next w:val="NoList"/>
    <w:uiPriority w:val="99"/>
    <w:semiHidden/>
    <w:unhideWhenUsed/>
    <w:rsid w:val="00803A13"/>
  </w:style>
  <w:style w:type="numbering" w:customStyle="1" w:styleId="NoList111">
    <w:name w:val="No List111"/>
    <w:next w:val="NoList"/>
    <w:uiPriority w:val="99"/>
    <w:semiHidden/>
    <w:rsid w:val="00803A13"/>
  </w:style>
  <w:style w:type="numbering" w:customStyle="1" w:styleId="NoList1111">
    <w:name w:val="No List1111"/>
    <w:next w:val="NoList"/>
    <w:uiPriority w:val="99"/>
    <w:semiHidden/>
    <w:rsid w:val="00803A13"/>
  </w:style>
  <w:style w:type="numbering" w:customStyle="1" w:styleId="NoList21">
    <w:name w:val="No List21"/>
    <w:next w:val="NoList"/>
    <w:uiPriority w:val="99"/>
    <w:semiHidden/>
    <w:rsid w:val="00803A13"/>
  </w:style>
  <w:style w:type="numbering" w:customStyle="1" w:styleId="NoList31">
    <w:name w:val="No List31"/>
    <w:next w:val="NoList"/>
    <w:uiPriority w:val="99"/>
    <w:semiHidden/>
    <w:unhideWhenUsed/>
    <w:rsid w:val="00803A13"/>
  </w:style>
  <w:style w:type="numbering" w:customStyle="1" w:styleId="NoList41">
    <w:name w:val="No List41"/>
    <w:next w:val="NoList"/>
    <w:uiPriority w:val="99"/>
    <w:semiHidden/>
    <w:unhideWhenUsed/>
    <w:rsid w:val="00803A13"/>
  </w:style>
  <w:style w:type="paragraph" w:customStyle="1" w:styleId="BasicParagraph">
    <w:name w:val="[Basic Paragraph]"/>
    <w:basedOn w:val="Normal"/>
    <w:uiPriority w:val="99"/>
    <w:rsid w:val="00803A13"/>
    <w:pPr>
      <w:widowControl w:val="0"/>
      <w:autoSpaceDE w:val="0"/>
      <w:autoSpaceDN w:val="0"/>
      <w:adjustRightInd w:val="0"/>
      <w:spacing w:line="288" w:lineRule="auto"/>
    </w:pPr>
    <w:rPr>
      <w:rFonts w:ascii="Times-Roman" w:eastAsia="Calibri" w:hAnsi="Times-Roman" w:cs="Times-Roman"/>
      <w:color w:val="000000"/>
      <w:szCs w:val="24"/>
    </w:rPr>
  </w:style>
  <w:style w:type="paragraph" w:customStyle="1" w:styleId="1AutoList3">
    <w:name w:val="1AutoList3"/>
    <w:rsid w:val="00803A13"/>
    <w:pPr>
      <w:widowControl w:val="0"/>
      <w:tabs>
        <w:tab w:val="left" w:pos="720"/>
      </w:tabs>
      <w:autoSpaceDE w:val="0"/>
      <w:autoSpaceDN w:val="0"/>
      <w:adjustRightInd w:val="0"/>
      <w:ind w:left="720" w:hanging="720"/>
      <w:jc w:val="both"/>
    </w:pPr>
    <w:rPr>
      <w:rFonts w:ascii="WP MathB" w:hAnsi="WP MathB"/>
      <w:szCs w:val="24"/>
    </w:rPr>
  </w:style>
  <w:style w:type="paragraph" w:customStyle="1" w:styleId="Level4">
    <w:name w:val="Level 4"/>
    <w:basedOn w:val="Normal"/>
    <w:rsid w:val="00803A13"/>
    <w:pPr>
      <w:widowControl w:val="0"/>
      <w:tabs>
        <w:tab w:val="num" w:pos="2880"/>
      </w:tabs>
      <w:autoSpaceDE w:val="0"/>
      <w:autoSpaceDN w:val="0"/>
      <w:adjustRightInd w:val="0"/>
      <w:ind w:left="2160" w:hanging="720"/>
      <w:outlineLvl w:val="3"/>
    </w:pPr>
    <w:rPr>
      <w:szCs w:val="24"/>
    </w:rPr>
  </w:style>
  <w:style w:type="paragraph" w:customStyle="1" w:styleId="QuickI">
    <w:name w:val="Quick I."/>
    <w:basedOn w:val="Normal"/>
    <w:rsid w:val="00803A13"/>
    <w:pPr>
      <w:widowControl w:val="0"/>
      <w:autoSpaceDE w:val="0"/>
      <w:autoSpaceDN w:val="0"/>
      <w:adjustRightInd w:val="0"/>
      <w:ind w:left="720" w:hanging="720"/>
    </w:pPr>
    <w:rPr>
      <w:szCs w:val="24"/>
    </w:rPr>
  </w:style>
  <w:style w:type="character" w:customStyle="1" w:styleId="TitleChar1">
    <w:name w:val="Title Char1"/>
    <w:rsid w:val="00803A13"/>
    <w:rPr>
      <w:rFonts w:ascii="Cambria" w:eastAsia="Times New Roman" w:hAnsi="Cambria" w:cs="Times New Roman"/>
      <w:b/>
      <w:bCs/>
      <w:kern w:val="28"/>
      <w:sz w:val="32"/>
      <w:szCs w:val="32"/>
    </w:rPr>
  </w:style>
  <w:style w:type="character" w:customStyle="1" w:styleId="BodyText2Char1">
    <w:name w:val="Body Text 2 Char1"/>
    <w:rsid w:val="00803A13"/>
  </w:style>
  <w:style w:type="character" w:customStyle="1" w:styleId="BodyTextChar1">
    <w:name w:val="Body Text Char1"/>
    <w:rsid w:val="00803A13"/>
  </w:style>
  <w:style w:type="character" w:customStyle="1" w:styleId="BodyText3Char1">
    <w:name w:val="Body Text 3 Char1"/>
    <w:rsid w:val="00803A13"/>
    <w:rPr>
      <w:sz w:val="16"/>
      <w:szCs w:val="16"/>
    </w:rPr>
  </w:style>
  <w:style w:type="character" w:customStyle="1" w:styleId="BalloonTextChar1">
    <w:name w:val="Balloon Text Char1"/>
    <w:rsid w:val="00803A13"/>
    <w:rPr>
      <w:rFonts w:ascii="Tahoma" w:hAnsi="Tahoma" w:cs="Tahoma"/>
      <w:sz w:val="16"/>
      <w:szCs w:val="16"/>
    </w:rPr>
  </w:style>
  <w:style w:type="paragraph" w:customStyle="1" w:styleId="00002">
    <w:name w:val="00002"/>
    <w:basedOn w:val="Normal"/>
    <w:rsid w:val="00803A13"/>
    <w:pPr>
      <w:spacing w:before="100" w:beforeAutospacing="1" w:after="100" w:afterAutospacing="1"/>
    </w:pPr>
    <w:rPr>
      <w:szCs w:val="24"/>
    </w:rPr>
  </w:style>
  <w:style w:type="character" w:styleId="HTMLTypewriter">
    <w:name w:val="HTML Typewriter"/>
    <w:rsid w:val="00803A13"/>
    <w:rPr>
      <w:rFonts w:ascii="Courier New" w:hAnsi="Courier New" w:cs="Courier New"/>
      <w:sz w:val="20"/>
      <w:szCs w:val="20"/>
    </w:rPr>
  </w:style>
  <w:style w:type="paragraph" w:customStyle="1" w:styleId="Default1">
    <w:name w:val="Default1"/>
    <w:basedOn w:val="Default"/>
    <w:next w:val="Default"/>
    <w:rsid w:val="00803A13"/>
    <w:rPr>
      <w:rFonts w:ascii="Courier New" w:hAnsi="Courier New" w:cs="Courier New"/>
    </w:rPr>
  </w:style>
  <w:style w:type="paragraph" w:customStyle="1" w:styleId="Pa2">
    <w:name w:val="Pa2"/>
    <w:basedOn w:val="Normal"/>
    <w:next w:val="Normal"/>
    <w:rsid w:val="00803A13"/>
    <w:pPr>
      <w:autoSpaceDE w:val="0"/>
      <w:autoSpaceDN w:val="0"/>
      <w:adjustRightInd w:val="0"/>
      <w:spacing w:line="231" w:lineRule="atLeast"/>
    </w:pPr>
    <w:rPr>
      <w:rFonts w:ascii="Cronos Pro" w:hAnsi="Cronos Pro"/>
      <w:szCs w:val="24"/>
    </w:rPr>
  </w:style>
  <w:style w:type="character" w:customStyle="1" w:styleId="WPEmphasis">
    <w:name w:val="WP_Emphasis"/>
    <w:rsid w:val="00803A13"/>
    <w:rPr>
      <w:rFonts w:cs="Times New Roman"/>
      <w:i/>
    </w:rPr>
  </w:style>
  <w:style w:type="paragraph" w:customStyle="1" w:styleId="9">
    <w:name w:val="_9"/>
    <w:basedOn w:val="Normal"/>
    <w:rsid w:val="00803A13"/>
    <w:pPr>
      <w:widowControl w:val="0"/>
      <w:tabs>
        <w:tab w:val="left" w:pos="6480"/>
        <w:tab w:val="left" w:pos="7200"/>
        <w:tab w:val="left" w:pos="7920"/>
      </w:tabs>
      <w:ind w:left="6480" w:hanging="720"/>
    </w:pPr>
  </w:style>
  <w:style w:type="character" w:customStyle="1" w:styleId="BodyTextIndentChar1">
    <w:name w:val="Body Text Indent Char1"/>
    <w:uiPriority w:val="99"/>
    <w:rsid w:val="00803A13"/>
  </w:style>
  <w:style w:type="character" w:customStyle="1" w:styleId="BodyTextIndent2Char1">
    <w:name w:val="Body Text Indent 2 Char1"/>
    <w:uiPriority w:val="99"/>
    <w:rsid w:val="00803A13"/>
  </w:style>
  <w:style w:type="paragraph" w:customStyle="1" w:styleId="ACharChar">
    <w:name w:val="A. Char Char"/>
    <w:basedOn w:val="Normal"/>
    <w:link w:val="ACharCharChar"/>
    <w:uiPriority w:val="99"/>
    <w:rsid w:val="00803A13"/>
    <w:pPr>
      <w:widowControl w:val="0"/>
      <w:tabs>
        <w:tab w:val="left" w:pos="0"/>
        <w:tab w:val="left" w:pos="186"/>
        <w:tab w:val="left" w:pos="540"/>
        <w:tab w:val="left" w:pos="4500"/>
        <w:tab w:val="left" w:pos="4680"/>
        <w:tab w:val="left" w:pos="4860"/>
        <w:tab w:val="left" w:pos="5040"/>
        <w:tab w:val="left" w:pos="7200"/>
        <w:tab w:val="left" w:pos="7920"/>
        <w:tab w:val="left" w:pos="8640"/>
        <w:tab w:val="left" w:pos="9360"/>
      </w:tabs>
      <w:autoSpaceDE w:val="0"/>
      <w:autoSpaceDN w:val="0"/>
      <w:adjustRightInd w:val="0"/>
      <w:ind w:firstLine="186"/>
      <w:jc w:val="both"/>
    </w:pPr>
    <w:rPr>
      <w:kern w:val="2"/>
      <w:sz w:val="20"/>
      <w:lang w:val="x-none" w:eastAsia="x-none"/>
    </w:rPr>
  </w:style>
  <w:style w:type="character" w:customStyle="1" w:styleId="ACharCharChar">
    <w:name w:val="A. Char Char Char"/>
    <w:link w:val="ACharChar"/>
    <w:uiPriority w:val="99"/>
    <w:locked/>
    <w:rsid w:val="00803A13"/>
    <w:rPr>
      <w:kern w:val="2"/>
      <w:lang w:val="x-none" w:eastAsia="x-none"/>
    </w:rPr>
  </w:style>
  <w:style w:type="character" w:customStyle="1" w:styleId="BodyTextIndent3Char1">
    <w:name w:val="Body Text Indent 3 Char1"/>
    <w:uiPriority w:val="99"/>
    <w:rsid w:val="00803A13"/>
    <w:rPr>
      <w:sz w:val="16"/>
      <w:szCs w:val="16"/>
    </w:rPr>
  </w:style>
  <w:style w:type="paragraph" w:customStyle="1" w:styleId="QuickA">
    <w:name w:val="Quick A."/>
    <w:basedOn w:val="Normal"/>
    <w:uiPriority w:val="99"/>
    <w:rsid w:val="00803A13"/>
    <w:pPr>
      <w:widowControl w:val="0"/>
      <w:numPr>
        <w:numId w:val="4"/>
      </w:numPr>
      <w:ind w:left="720"/>
    </w:pPr>
  </w:style>
  <w:style w:type="paragraph" w:customStyle="1" w:styleId="Quick1">
    <w:name w:val="Quick 1."/>
    <w:basedOn w:val="Normal"/>
    <w:uiPriority w:val="99"/>
    <w:rsid w:val="00803A13"/>
    <w:pPr>
      <w:widowControl w:val="0"/>
      <w:numPr>
        <w:numId w:val="5"/>
      </w:numPr>
      <w:ind w:left="720"/>
    </w:pPr>
  </w:style>
  <w:style w:type="paragraph" w:customStyle="1" w:styleId="ACharChar1">
    <w:name w:val="A. Char Char1"/>
    <w:basedOn w:val="Text"/>
    <w:link w:val="ACharCharChar1"/>
    <w:uiPriority w:val="99"/>
    <w:rsid w:val="00803A13"/>
    <w:pPr>
      <w:numPr>
        <w:numId w:val="6"/>
      </w:numPr>
      <w:tabs>
        <w:tab w:val="clear" w:pos="0"/>
        <w:tab w:val="clear" w:pos="180"/>
        <w:tab w:val="clear" w:pos="36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87"/>
      </w:tabs>
      <w:spacing w:line="240" w:lineRule="auto"/>
      <w:ind w:left="0" w:firstLine="187"/>
    </w:pPr>
    <w:rPr>
      <w:lang w:val="x-none" w:eastAsia="x-none"/>
    </w:rPr>
  </w:style>
  <w:style w:type="character" w:customStyle="1" w:styleId="ACharCharChar1">
    <w:name w:val="A. Char Char Char1"/>
    <w:link w:val="ACharChar1"/>
    <w:uiPriority w:val="99"/>
    <w:locked/>
    <w:rsid w:val="00803A13"/>
    <w:rPr>
      <w:kern w:val="2"/>
      <w:lang w:val="x-none" w:eastAsia="x-none"/>
    </w:rPr>
  </w:style>
  <w:style w:type="character" w:customStyle="1" w:styleId="FootnoteTextChar1">
    <w:name w:val="Footnote Text Char1"/>
    <w:uiPriority w:val="99"/>
    <w:rsid w:val="00803A13"/>
  </w:style>
  <w:style w:type="character" w:customStyle="1" w:styleId="PlainTextChar">
    <w:name w:val="Plain Text Char"/>
    <w:link w:val="PlainText"/>
    <w:uiPriority w:val="99"/>
    <w:rsid w:val="00803A13"/>
    <w:rPr>
      <w:rFonts w:ascii="Courier New" w:hAnsi="Courier New"/>
    </w:rPr>
  </w:style>
  <w:style w:type="paragraph" w:styleId="PlainText">
    <w:name w:val="Plain Text"/>
    <w:basedOn w:val="Normal"/>
    <w:link w:val="PlainTextChar"/>
    <w:uiPriority w:val="99"/>
    <w:rsid w:val="00803A13"/>
    <w:rPr>
      <w:rFonts w:ascii="Courier New" w:hAnsi="Courier New"/>
      <w:sz w:val="20"/>
    </w:rPr>
  </w:style>
  <w:style w:type="character" w:customStyle="1" w:styleId="PlainTextChar1">
    <w:name w:val="Plain Text Char1"/>
    <w:uiPriority w:val="99"/>
    <w:rsid w:val="00803A13"/>
    <w:rPr>
      <w:rFonts w:ascii="Courier New" w:hAnsi="Courier New" w:cs="Courier New"/>
    </w:rPr>
  </w:style>
  <w:style w:type="paragraph" w:customStyle="1" w:styleId="ACharCharCharChar">
    <w:name w:val="A. Char Char Char Char"/>
    <w:basedOn w:val="Normal"/>
    <w:link w:val="ACharCharCharCharChar"/>
    <w:uiPriority w:val="99"/>
    <w:rsid w:val="00803A13"/>
    <w:pPr>
      <w:tabs>
        <w:tab w:val="left" w:pos="187"/>
        <w:tab w:val="left" w:pos="540"/>
        <w:tab w:val="left" w:pos="4500"/>
        <w:tab w:val="left" w:pos="4680"/>
        <w:tab w:val="left" w:pos="4860"/>
        <w:tab w:val="left" w:pos="5040"/>
        <w:tab w:val="left" w:pos="7200"/>
      </w:tabs>
      <w:spacing w:after="120"/>
      <w:ind w:firstLine="187"/>
      <w:jc w:val="both"/>
      <w:outlineLvl w:val="3"/>
    </w:pPr>
    <w:rPr>
      <w:kern w:val="2"/>
      <w:sz w:val="20"/>
      <w:lang w:val="x-none" w:eastAsia="x-none"/>
    </w:rPr>
  </w:style>
  <w:style w:type="character" w:customStyle="1" w:styleId="ACharCharCharCharChar">
    <w:name w:val="A. Char Char Char Char Char"/>
    <w:link w:val="ACharCharCharChar"/>
    <w:uiPriority w:val="99"/>
    <w:locked/>
    <w:rsid w:val="00803A13"/>
    <w:rPr>
      <w:kern w:val="2"/>
      <w:lang w:val="x-none" w:eastAsia="x-none"/>
    </w:rPr>
  </w:style>
  <w:style w:type="character" w:customStyle="1" w:styleId="DocumentMapChar1">
    <w:name w:val="Document Map Char1"/>
    <w:uiPriority w:val="99"/>
    <w:rsid w:val="00803A13"/>
    <w:rPr>
      <w:rFonts w:ascii="Segoe UI" w:hAnsi="Segoe UI" w:cs="Segoe UI"/>
      <w:sz w:val="16"/>
      <w:szCs w:val="16"/>
    </w:rPr>
  </w:style>
  <w:style w:type="character" w:customStyle="1" w:styleId="MessageHeaderLabel">
    <w:name w:val="Message Header Label"/>
    <w:rsid w:val="00803A13"/>
    <w:rPr>
      <w:b/>
      <w:sz w:val="18"/>
    </w:rPr>
  </w:style>
  <w:style w:type="paragraph" w:customStyle="1" w:styleId="ColorfulList-Accent11">
    <w:name w:val="Colorful List - Accent 11"/>
    <w:basedOn w:val="Normal"/>
    <w:uiPriority w:val="34"/>
    <w:qFormat/>
    <w:rsid w:val="00803A13"/>
    <w:pPr>
      <w:spacing w:after="200" w:line="276" w:lineRule="auto"/>
      <w:ind w:left="720"/>
      <w:contextualSpacing/>
    </w:pPr>
    <w:rPr>
      <w:rFonts w:ascii="Calibri" w:eastAsia="Calibri" w:hAnsi="Calibri"/>
      <w:sz w:val="22"/>
      <w:szCs w:val="22"/>
    </w:rPr>
  </w:style>
  <w:style w:type="character" w:customStyle="1" w:styleId="SYSHYPERTEXT">
    <w:name w:val="SYS_HYPERTEXT"/>
    <w:uiPriority w:val="99"/>
    <w:rsid w:val="00803A13"/>
    <w:rPr>
      <w:color w:val="0000FF"/>
      <w:u w:val="single"/>
    </w:rPr>
  </w:style>
  <w:style w:type="character" w:customStyle="1" w:styleId="BodyTextIn">
    <w:name w:val="Body Text In"/>
    <w:rsid w:val="001A41FC"/>
    <w:rPr>
      <w:strike/>
    </w:rPr>
  </w:style>
  <w:style w:type="numbering" w:customStyle="1" w:styleId="NoList6">
    <w:name w:val="No List6"/>
    <w:next w:val="NoList"/>
    <w:uiPriority w:val="99"/>
    <w:semiHidden/>
    <w:unhideWhenUsed/>
    <w:rsid w:val="00556384"/>
  </w:style>
  <w:style w:type="character" w:customStyle="1" w:styleId="medblue1">
    <w:name w:val="medblue1"/>
    <w:rsid w:val="00556384"/>
    <w:rPr>
      <w:rFonts w:ascii="Arial" w:hAnsi="Arial" w:cs="Arial" w:hint="default"/>
      <w:strike w:val="0"/>
      <w:dstrike w:val="0"/>
      <w:color w:val="1B1E5B"/>
      <w:sz w:val="16"/>
      <w:szCs w:val="16"/>
      <w:u w:val="none"/>
      <w:effect w:val="none"/>
    </w:rPr>
  </w:style>
  <w:style w:type="table" w:customStyle="1" w:styleId="TableGrid3">
    <w:name w:val="Table Grid3"/>
    <w:basedOn w:val="TableNormal"/>
    <w:next w:val="TableGrid"/>
    <w:uiPriority w:val="59"/>
    <w:rsid w:val="00556384"/>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55638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55638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55638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55638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55638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BodyCalibri8ptText1">
    <w:name w:val="Style +Body (Calibri) 8 pt Text 1"/>
    <w:qFormat/>
    <w:rsid w:val="00556384"/>
    <w:rPr>
      <w:rFonts w:ascii="Times New Roman" w:hAnsi="Times New Roman"/>
      <w:color w:val="000000"/>
      <w:sz w:val="16"/>
    </w:rPr>
  </w:style>
  <w:style w:type="character" w:customStyle="1" w:styleId="StyleBodyCalibri8ptBoldText1">
    <w:name w:val="Style +Body (Calibri) 8 pt Bold Text 1"/>
    <w:rsid w:val="00556384"/>
    <w:rPr>
      <w:rFonts w:ascii="Times New Roman" w:hAnsi="Times New Roman"/>
      <w:b/>
      <w:bCs/>
      <w:color w:val="000000"/>
      <w:sz w:val="16"/>
    </w:rPr>
  </w:style>
  <w:style w:type="paragraph" w:customStyle="1" w:styleId="StyleBodyCalibriCentered">
    <w:name w:val="Style +Body (Calibri) Centered"/>
    <w:basedOn w:val="Normal"/>
    <w:autoRedefine/>
    <w:rsid w:val="00556384"/>
    <w:pPr>
      <w:jc w:val="center"/>
    </w:pPr>
    <w:rPr>
      <w:sz w:val="16"/>
    </w:rPr>
  </w:style>
  <w:style w:type="numbering" w:customStyle="1" w:styleId="NoList13">
    <w:name w:val="No List13"/>
    <w:next w:val="NoList"/>
    <w:uiPriority w:val="99"/>
    <w:semiHidden/>
    <w:unhideWhenUsed/>
    <w:rsid w:val="00556384"/>
  </w:style>
  <w:style w:type="character" w:customStyle="1" w:styleId="RegFE2Char">
    <w:name w:val="Reg F&amp;E 2 Char"/>
    <w:link w:val="RegFE2"/>
    <w:rsid w:val="00556384"/>
    <w:rPr>
      <w:noProof/>
      <w:sz w:val="18"/>
    </w:rPr>
  </w:style>
  <w:style w:type="character" w:customStyle="1" w:styleId="documentbody">
    <w:name w:val="documentbody"/>
    <w:rsid w:val="00556384"/>
  </w:style>
  <w:style w:type="character" w:customStyle="1" w:styleId="searchterm">
    <w:name w:val="searchterm"/>
    <w:rsid w:val="00556384"/>
  </w:style>
  <w:style w:type="character" w:customStyle="1" w:styleId="style11">
    <w:name w:val="style11"/>
    <w:rsid w:val="00556384"/>
    <w:rPr>
      <w:rFonts w:ascii="Arial" w:hAnsi="Arial" w:cs="Arial" w:hint="default"/>
      <w:sz w:val="20"/>
      <w:szCs w:val="20"/>
    </w:rPr>
  </w:style>
  <w:style w:type="numbering" w:customStyle="1" w:styleId="NoList7">
    <w:name w:val="No List7"/>
    <w:next w:val="NoList"/>
    <w:uiPriority w:val="99"/>
    <w:semiHidden/>
    <w:unhideWhenUsed/>
    <w:rsid w:val="00F54B3F"/>
  </w:style>
  <w:style w:type="table" w:customStyle="1" w:styleId="TableGrid6">
    <w:name w:val="Table Grid6"/>
    <w:basedOn w:val="TableNormal"/>
    <w:next w:val="TableGrid"/>
    <w:uiPriority w:val="59"/>
    <w:rsid w:val="00F54B3F"/>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F54B3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F54B3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F54B3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F54B3F"/>
  </w:style>
  <w:style w:type="character" w:customStyle="1" w:styleId="CommentTextChar112">
    <w:name w:val="Comment Text Char112"/>
    <w:uiPriority w:val="99"/>
    <w:semiHidden/>
    <w:rsid w:val="008D4FAE"/>
    <w:rPr>
      <w:rFonts w:cs="Times New Roman"/>
    </w:rPr>
  </w:style>
  <w:style w:type="character" w:customStyle="1" w:styleId="CommentTextChar111">
    <w:name w:val="Comment Text Char111"/>
    <w:uiPriority w:val="99"/>
    <w:semiHidden/>
    <w:rsid w:val="008D4FAE"/>
    <w:rPr>
      <w:rFonts w:cs="Times New Roman"/>
    </w:rPr>
  </w:style>
  <w:style w:type="character" w:customStyle="1" w:styleId="CommentTextChar110">
    <w:name w:val="Comment Text Char110"/>
    <w:uiPriority w:val="99"/>
    <w:semiHidden/>
    <w:rsid w:val="008D4FAE"/>
    <w:rPr>
      <w:rFonts w:cs="Times New Roman"/>
    </w:rPr>
  </w:style>
  <w:style w:type="character" w:customStyle="1" w:styleId="CommentTextChar19">
    <w:name w:val="Comment Text Char19"/>
    <w:uiPriority w:val="99"/>
    <w:semiHidden/>
    <w:rsid w:val="008D4FAE"/>
    <w:rPr>
      <w:rFonts w:cs="Times New Roman"/>
    </w:rPr>
  </w:style>
  <w:style w:type="character" w:customStyle="1" w:styleId="CommentTextChar18">
    <w:name w:val="Comment Text Char18"/>
    <w:uiPriority w:val="99"/>
    <w:semiHidden/>
    <w:rsid w:val="008D4FAE"/>
    <w:rPr>
      <w:rFonts w:cs="Times New Roman"/>
    </w:rPr>
  </w:style>
  <w:style w:type="character" w:customStyle="1" w:styleId="CommentTextChar17">
    <w:name w:val="Comment Text Char17"/>
    <w:uiPriority w:val="99"/>
    <w:semiHidden/>
    <w:rsid w:val="008D4FAE"/>
    <w:rPr>
      <w:rFonts w:cs="Times New Roman"/>
    </w:rPr>
  </w:style>
  <w:style w:type="character" w:customStyle="1" w:styleId="CommentTextChar16">
    <w:name w:val="Comment Text Char16"/>
    <w:uiPriority w:val="99"/>
    <w:semiHidden/>
    <w:rsid w:val="008D4FAE"/>
    <w:rPr>
      <w:rFonts w:cs="Times New Roman"/>
    </w:rPr>
  </w:style>
  <w:style w:type="character" w:customStyle="1" w:styleId="CommentTextChar14">
    <w:name w:val="Comment Text Char14"/>
    <w:uiPriority w:val="99"/>
    <w:semiHidden/>
    <w:rsid w:val="008D4FAE"/>
    <w:rPr>
      <w:rFonts w:cs="Times New Roman"/>
    </w:rPr>
  </w:style>
  <w:style w:type="character" w:customStyle="1" w:styleId="CommentTextChar13">
    <w:name w:val="Comment Text Char13"/>
    <w:uiPriority w:val="99"/>
    <w:semiHidden/>
    <w:rsid w:val="008D4FAE"/>
    <w:rPr>
      <w:rFonts w:cs="Times New Roman"/>
    </w:rPr>
  </w:style>
  <w:style w:type="character" w:customStyle="1" w:styleId="CommentTextChar12">
    <w:name w:val="Comment Text Char12"/>
    <w:uiPriority w:val="99"/>
    <w:semiHidden/>
    <w:rsid w:val="008D4FAE"/>
    <w:rPr>
      <w:rFonts w:cs="Times New Roman"/>
    </w:rPr>
  </w:style>
  <w:style w:type="character" w:customStyle="1" w:styleId="CommentSubjectChar112">
    <w:name w:val="Comment Subject Char112"/>
    <w:uiPriority w:val="99"/>
    <w:semiHidden/>
    <w:rsid w:val="008D4FAE"/>
    <w:rPr>
      <w:rFonts w:ascii="Calibri" w:hAnsi="Calibri" w:cs="Times New Roman"/>
      <w:b/>
      <w:bCs/>
    </w:rPr>
  </w:style>
  <w:style w:type="character" w:customStyle="1" w:styleId="CommentSubjectChar111">
    <w:name w:val="Comment Subject Char111"/>
    <w:uiPriority w:val="99"/>
    <w:semiHidden/>
    <w:rsid w:val="008D4FAE"/>
    <w:rPr>
      <w:rFonts w:ascii="Calibri" w:hAnsi="Calibri" w:cs="Times New Roman"/>
      <w:b/>
      <w:bCs/>
    </w:rPr>
  </w:style>
  <w:style w:type="character" w:customStyle="1" w:styleId="CommentSubjectChar110">
    <w:name w:val="Comment Subject Char110"/>
    <w:uiPriority w:val="99"/>
    <w:semiHidden/>
    <w:rsid w:val="008D4FAE"/>
    <w:rPr>
      <w:rFonts w:ascii="Calibri" w:hAnsi="Calibri" w:cs="Times New Roman"/>
      <w:b/>
      <w:bCs/>
    </w:rPr>
  </w:style>
  <w:style w:type="character" w:customStyle="1" w:styleId="CommentSubjectChar19">
    <w:name w:val="Comment Subject Char19"/>
    <w:uiPriority w:val="99"/>
    <w:semiHidden/>
    <w:rsid w:val="008D4FAE"/>
    <w:rPr>
      <w:rFonts w:ascii="Calibri" w:hAnsi="Calibri" w:cs="Times New Roman"/>
      <w:b/>
      <w:bCs/>
    </w:rPr>
  </w:style>
  <w:style w:type="character" w:customStyle="1" w:styleId="CommentSubjectChar18">
    <w:name w:val="Comment Subject Char18"/>
    <w:uiPriority w:val="99"/>
    <w:semiHidden/>
    <w:rsid w:val="008D4FAE"/>
    <w:rPr>
      <w:rFonts w:ascii="Calibri" w:hAnsi="Calibri" w:cs="Times New Roman"/>
      <w:b/>
      <w:bCs/>
    </w:rPr>
  </w:style>
  <w:style w:type="character" w:customStyle="1" w:styleId="CommentSubjectChar17">
    <w:name w:val="Comment Subject Char17"/>
    <w:uiPriority w:val="99"/>
    <w:semiHidden/>
    <w:rsid w:val="008D4FAE"/>
    <w:rPr>
      <w:rFonts w:ascii="Calibri" w:hAnsi="Calibri" w:cs="Times New Roman"/>
      <w:b/>
      <w:bCs/>
    </w:rPr>
  </w:style>
  <w:style w:type="character" w:customStyle="1" w:styleId="CommentSubjectChar16">
    <w:name w:val="Comment Subject Char16"/>
    <w:uiPriority w:val="99"/>
    <w:semiHidden/>
    <w:rsid w:val="008D4FAE"/>
    <w:rPr>
      <w:rFonts w:ascii="Calibri" w:hAnsi="Calibri" w:cs="Times New Roman"/>
      <w:b/>
      <w:bCs/>
    </w:rPr>
  </w:style>
  <w:style w:type="character" w:customStyle="1" w:styleId="CommentSubjectChar14">
    <w:name w:val="Comment Subject Char14"/>
    <w:uiPriority w:val="99"/>
    <w:semiHidden/>
    <w:rsid w:val="008D4FAE"/>
    <w:rPr>
      <w:rFonts w:ascii="Calibri" w:hAnsi="Calibri" w:cs="Times New Roman"/>
      <w:b/>
      <w:bCs/>
    </w:rPr>
  </w:style>
  <w:style w:type="character" w:customStyle="1" w:styleId="CommentSubjectChar13">
    <w:name w:val="Comment Subject Char13"/>
    <w:uiPriority w:val="99"/>
    <w:semiHidden/>
    <w:rsid w:val="008D4FAE"/>
    <w:rPr>
      <w:rFonts w:ascii="Calibri" w:hAnsi="Calibri" w:cs="Times New Roman"/>
      <w:b/>
      <w:bCs/>
    </w:rPr>
  </w:style>
  <w:style w:type="character" w:customStyle="1" w:styleId="CommentSubjectChar12">
    <w:name w:val="Comment Subject Char12"/>
    <w:uiPriority w:val="99"/>
    <w:semiHidden/>
    <w:rsid w:val="008D4FAE"/>
    <w:rPr>
      <w:rFonts w:ascii="Calibri" w:hAnsi="Calibri" w:cs="Times New Roman"/>
      <w:b/>
      <w:bCs/>
    </w:rPr>
  </w:style>
  <w:style w:type="character" w:customStyle="1" w:styleId="CommentTextChar11">
    <w:name w:val="Comment Text Char11"/>
    <w:rsid w:val="008D4FAE"/>
  </w:style>
  <w:style w:type="character" w:customStyle="1" w:styleId="CommentSubjectChar11">
    <w:name w:val="Comment Subject Char11"/>
    <w:rsid w:val="008D4FAE"/>
    <w:rPr>
      <w:b/>
    </w:rPr>
  </w:style>
  <w:style w:type="character" w:customStyle="1" w:styleId="PlainTextChar112">
    <w:name w:val="Plain Text Char112"/>
    <w:uiPriority w:val="99"/>
    <w:semiHidden/>
    <w:rsid w:val="008D4FAE"/>
    <w:rPr>
      <w:rFonts w:ascii="Courier New" w:hAnsi="Courier New" w:cs="Courier New"/>
    </w:rPr>
  </w:style>
  <w:style w:type="character" w:customStyle="1" w:styleId="PlainTextChar111">
    <w:name w:val="Plain Text Char111"/>
    <w:uiPriority w:val="99"/>
    <w:semiHidden/>
    <w:rsid w:val="008D4FAE"/>
    <w:rPr>
      <w:rFonts w:ascii="Courier New" w:hAnsi="Courier New" w:cs="Courier New"/>
    </w:rPr>
  </w:style>
  <w:style w:type="character" w:customStyle="1" w:styleId="PlainTextChar110">
    <w:name w:val="Plain Text Char110"/>
    <w:uiPriority w:val="99"/>
    <w:semiHidden/>
    <w:rsid w:val="008D4FAE"/>
    <w:rPr>
      <w:rFonts w:ascii="Courier New" w:hAnsi="Courier New" w:cs="Courier New"/>
    </w:rPr>
  </w:style>
  <w:style w:type="character" w:customStyle="1" w:styleId="PlainTextChar19">
    <w:name w:val="Plain Text Char19"/>
    <w:uiPriority w:val="99"/>
    <w:semiHidden/>
    <w:rsid w:val="008D4FAE"/>
    <w:rPr>
      <w:rFonts w:ascii="Courier New" w:hAnsi="Courier New" w:cs="Courier New"/>
    </w:rPr>
  </w:style>
  <w:style w:type="character" w:customStyle="1" w:styleId="PlainTextChar18">
    <w:name w:val="Plain Text Char18"/>
    <w:uiPriority w:val="99"/>
    <w:semiHidden/>
    <w:rsid w:val="008D4FAE"/>
    <w:rPr>
      <w:rFonts w:ascii="Courier New" w:hAnsi="Courier New" w:cs="Courier New"/>
    </w:rPr>
  </w:style>
  <w:style w:type="character" w:customStyle="1" w:styleId="PlainTextChar17">
    <w:name w:val="Plain Text Char17"/>
    <w:uiPriority w:val="99"/>
    <w:semiHidden/>
    <w:rsid w:val="008D4FAE"/>
    <w:rPr>
      <w:rFonts w:ascii="Courier New" w:hAnsi="Courier New" w:cs="Courier New"/>
    </w:rPr>
  </w:style>
  <w:style w:type="character" w:customStyle="1" w:styleId="PlainTextChar16">
    <w:name w:val="Plain Text Char16"/>
    <w:uiPriority w:val="99"/>
    <w:semiHidden/>
    <w:rsid w:val="008D4FAE"/>
    <w:rPr>
      <w:rFonts w:ascii="Courier New" w:hAnsi="Courier New" w:cs="Courier New"/>
    </w:rPr>
  </w:style>
  <w:style w:type="character" w:customStyle="1" w:styleId="PlainTextChar14">
    <w:name w:val="Plain Text Char14"/>
    <w:uiPriority w:val="99"/>
    <w:semiHidden/>
    <w:rsid w:val="008D4FAE"/>
    <w:rPr>
      <w:rFonts w:ascii="Courier New" w:hAnsi="Courier New" w:cs="Courier New"/>
    </w:rPr>
  </w:style>
  <w:style w:type="character" w:customStyle="1" w:styleId="PlainTextChar13">
    <w:name w:val="Plain Text Char13"/>
    <w:uiPriority w:val="99"/>
    <w:semiHidden/>
    <w:rsid w:val="008D4FAE"/>
    <w:rPr>
      <w:rFonts w:ascii="Courier New" w:hAnsi="Courier New" w:cs="Courier New"/>
    </w:rPr>
  </w:style>
  <w:style w:type="character" w:customStyle="1" w:styleId="PlainTextChar12">
    <w:name w:val="Plain Text Char12"/>
    <w:uiPriority w:val="99"/>
    <w:semiHidden/>
    <w:rsid w:val="008D4FAE"/>
    <w:rPr>
      <w:rFonts w:ascii="Courier New" w:hAnsi="Courier New" w:cs="Courier New"/>
    </w:rPr>
  </w:style>
  <w:style w:type="character" w:customStyle="1" w:styleId="PlainTextChar11">
    <w:name w:val="Plain Text Char11"/>
    <w:uiPriority w:val="99"/>
    <w:rsid w:val="008D4FAE"/>
    <w:rPr>
      <w:rFonts w:ascii="Courier New" w:hAnsi="Courier New"/>
    </w:rPr>
  </w:style>
  <w:style w:type="paragraph" w:customStyle="1" w:styleId="msonormal0">
    <w:name w:val="msonormal"/>
    <w:basedOn w:val="Normal"/>
    <w:rsid w:val="008D4FAE"/>
    <w:pPr>
      <w:spacing w:before="100" w:beforeAutospacing="1" w:after="100" w:afterAutospacing="1"/>
    </w:pPr>
    <w:rPr>
      <w:szCs w:val="24"/>
    </w:rPr>
  </w:style>
  <w:style w:type="paragraph" w:customStyle="1" w:styleId="xl65">
    <w:name w:val="xl65"/>
    <w:basedOn w:val="Normal"/>
    <w:rsid w:val="008D4FAE"/>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b/>
      <w:bCs/>
      <w:sz w:val="22"/>
      <w:szCs w:val="22"/>
    </w:rPr>
  </w:style>
  <w:style w:type="paragraph" w:customStyle="1" w:styleId="xl66">
    <w:name w:val="xl66"/>
    <w:basedOn w:val="Normal"/>
    <w:rsid w:val="008D4FAE"/>
    <w:pPr>
      <w:pBdr>
        <w:top w:val="single" w:sz="4" w:space="0" w:color="auto"/>
        <w:left w:val="single" w:sz="4" w:space="0" w:color="auto"/>
      </w:pBdr>
      <w:shd w:val="clear" w:color="000000" w:fill="C0C0C0"/>
      <w:spacing w:before="100" w:beforeAutospacing="1" w:after="100" w:afterAutospacing="1"/>
      <w:jc w:val="center"/>
      <w:textAlignment w:val="center"/>
    </w:pPr>
    <w:rPr>
      <w:b/>
      <w:bCs/>
      <w:sz w:val="22"/>
      <w:szCs w:val="22"/>
    </w:rPr>
  </w:style>
  <w:style w:type="paragraph" w:customStyle="1" w:styleId="xl67">
    <w:name w:val="xl67"/>
    <w:basedOn w:val="Normal"/>
    <w:rsid w:val="008D4FAE"/>
    <w:pPr>
      <w:pBdr>
        <w:top w:val="single" w:sz="4" w:space="0" w:color="auto"/>
        <w:right w:val="single" w:sz="4" w:space="0" w:color="auto"/>
      </w:pBdr>
      <w:shd w:val="clear" w:color="000000" w:fill="C0C0C0"/>
      <w:spacing w:before="100" w:beforeAutospacing="1" w:after="100" w:afterAutospacing="1"/>
      <w:jc w:val="center"/>
      <w:textAlignment w:val="center"/>
    </w:pPr>
    <w:rPr>
      <w:b/>
      <w:bCs/>
      <w:sz w:val="22"/>
      <w:szCs w:val="22"/>
    </w:rPr>
  </w:style>
  <w:style w:type="paragraph" w:customStyle="1" w:styleId="xl68">
    <w:name w:val="xl68"/>
    <w:basedOn w:val="Normal"/>
    <w:rsid w:val="008D4FAE"/>
    <w:pPr>
      <w:pBdr>
        <w:bottom w:val="single" w:sz="4" w:space="0" w:color="auto"/>
        <w:right w:val="single" w:sz="4" w:space="0" w:color="auto"/>
      </w:pBdr>
      <w:shd w:val="clear" w:color="000000" w:fill="C0C0C0"/>
      <w:spacing w:before="100" w:beforeAutospacing="1" w:after="100" w:afterAutospacing="1"/>
      <w:jc w:val="center"/>
    </w:pPr>
    <w:rPr>
      <w:b/>
      <w:bCs/>
      <w:sz w:val="22"/>
      <w:szCs w:val="22"/>
    </w:rPr>
  </w:style>
  <w:style w:type="paragraph" w:customStyle="1" w:styleId="xl69">
    <w:name w:val="xl69"/>
    <w:basedOn w:val="Normal"/>
    <w:rsid w:val="008D4FAE"/>
    <w:pPr>
      <w:pBdr>
        <w:left w:val="single" w:sz="4" w:space="0" w:color="auto"/>
        <w:bottom w:val="single" w:sz="4" w:space="0" w:color="auto"/>
        <w:right w:val="single" w:sz="4" w:space="0" w:color="auto"/>
      </w:pBdr>
      <w:shd w:val="clear" w:color="000000" w:fill="C0C0C0"/>
      <w:spacing w:before="100" w:beforeAutospacing="1" w:after="100" w:afterAutospacing="1"/>
      <w:jc w:val="center"/>
    </w:pPr>
    <w:rPr>
      <w:b/>
      <w:bCs/>
      <w:sz w:val="22"/>
      <w:szCs w:val="22"/>
    </w:rPr>
  </w:style>
  <w:style w:type="paragraph" w:customStyle="1" w:styleId="xl70">
    <w:name w:val="xl70"/>
    <w:basedOn w:val="Normal"/>
    <w:rsid w:val="008D4FAE"/>
    <w:pPr>
      <w:pBdr>
        <w:left w:val="single" w:sz="4" w:space="0" w:color="auto"/>
        <w:bottom w:val="single" w:sz="4" w:space="0" w:color="auto"/>
      </w:pBdr>
      <w:shd w:val="clear" w:color="000000" w:fill="C0C0C0"/>
      <w:spacing w:before="100" w:beforeAutospacing="1" w:after="100" w:afterAutospacing="1"/>
      <w:jc w:val="center"/>
      <w:textAlignment w:val="center"/>
    </w:pPr>
    <w:rPr>
      <w:b/>
      <w:bCs/>
      <w:sz w:val="22"/>
      <w:szCs w:val="22"/>
    </w:rPr>
  </w:style>
  <w:style w:type="paragraph" w:customStyle="1" w:styleId="xl71">
    <w:name w:val="xl71"/>
    <w:basedOn w:val="Normal"/>
    <w:rsid w:val="008D4FAE"/>
    <w:pPr>
      <w:pBdr>
        <w:bottom w:val="single" w:sz="4" w:space="0" w:color="auto"/>
        <w:right w:val="single" w:sz="4" w:space="0" w:color="auto"/>
      </w:pBdr>
      <w:shd w:val="clear" w:color="000000" w:fill="C0C0C0"/>
      <w:spacing w:before="100" w:beforeAutospacing="1" w:after="100" w:afterAutospacing="1"/>
      <w:jc w:val="center"/>
      <w:textAlignment w:val="center"/>
    </w:pPr>
    <w:rPr>
      <w:b/>
      <w:bCs/>
      <w:sz w:val="22"/>
      <w:szCs w:val="22"/>
    </w:rPr>
  </w:style>
  <w:style w:type="paragraph" w:customStyle="1" w:styleId="xl72">
    <w:name w:val="xl72"/>
    <w:basedOn w:val="Normal"/>
    <w:rsid w:val="008D4F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73">
    <w:name w:val="xl73"/>
    <w:basedOn w:val="Normal"/>
    <w:rsid w:val="008D4FAE"/>
    <w:pPr>
      <w:spacing w:before="100" w:beforeAutospacing="1" w:after="100" w:afterAutospacing="1"/>
    </w:pPr>
    <w:rPr>
      <w:sz w:val="22"/>
      <w:szCs w:val="22"/>
    </w:rPr>
  </w:style>
  <w:style w:type="paragraph" w:customStyle="1" w:styleId="xl74">
    <w:name w:val="xl74"/>
    <w:basedOn w:val="Normal"/>
    <w:rsid w:val="008D4FAE"/>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75">
    <w:name w:val="xl75"/>
    <w:basedOn w:val="Normal"/>
    <w:rsid w:val="008D4F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2"/>
      <w:szCs w:val="22"/>
    </w:rPr>
  </w:style>
  <w:style w:type="character" w:customStyle="1" w:styleId="CommentTextChar15">
    <w:name w:val="Comment Text Char15"/>
    <w:uiPriority w:val="99"/>
    <w:semiHidden/>
    <w:rsid w:val="008D4FAE"/>
    <w:rPr>
      <w:rFonts w:cs="Times New Roman"/>
    </w:rPr>
  </w:style>
  <w:style w:type="character" w:customStyle="1" w:styleId="CommentSubjectChar15">
    <w:name w:val="Comment Subject Char15"/>
    <w:uiPriority w:val="99"/>
    <w:semiHidden/>
    <w:rsid w:val="008D4FAE"/>
    <w:rPr>
      <w:rFonts w:ascii="Calibri" w:hAnsi="Calibri" w:cs="Times New Roman"/>
      <w:b/>
      <w:bCs/>
    </w:rPr>
  </w:style>
  <w:style w:type="character" w:customStyle="1" w:styleId="PlainTextChar15">
    <w:name w:val="Plain Text Char15"/>
    <w:uiPriority w:val="99"/>
    <w:semiHidden/>
    <w:rsid w:val="008D4FAE"/>
    <w:rPr>
      <w:rFonts w:ascii="Courier New" w:hAnsi="Courier New" w:cs="Courier New"/>
    </w:rPr>
  </w:style>
  <w:style w:type="character" w:styleId="LineNumber">
    <w:name w:val="line number"/>
    <w:uiPriority w:val="99"/>
    <w:unhideWhenUsed/>
    <w:rsid w:val="008D4FAE"/>
    <w:rPr>
      <w:rFonts w:ascii="Times New Roman" w:hAnsi="Times New Roman" w:cs="Times New Roman"/>
    </w:rPr>
  </w:style>
  <w:style w:type="paragraph" w:customStyle="1" w:styleId="xl76">
    <w:name w:val="xl76"/>
    <w:basedOn w:val="Normal"/>
    <w:rsid w:val="008D4FAE"/>
    <w:pPr>
      <w:pBdr>
        <w:right w:val="single" w:sz="12" w:space="0" w:color="000000"/>
      </w:pBdr>
      <w:shd w:val="clear" w:color="000000" w:fill="BEBEBE"/>
      <w:spacing w:before="100" w:beforeAutospacing="1" w:after="100" w:afterAutospacing="1"/>
      <w:textAlignment w:val="center"/>
    </w:pPr>
    <w:rPr>
      <w:sz w:val="13"/>
      <w:szCs w:val="13"/>
    </w:rPr>
  </w:style>
  <w:style w:type="paragraph" w:customStyle="1" w:styleId="xl77">
    <w:name w:val="xl77"/>
    <w:basedOn w:val="Normal"/>
    <w:rsid w:val="008D4FAE"/>
    <w:pPr>
      <w:pBdr>
        <w:bottom w:val="single" w:sz="8" w:space="0" w:color="000000"/>
        <w:right w:val="single" w:sz="12" w:space="0" w:color="000000"/>
      </w:pBdr>
      <w:shd w:val="clear" w:color="000000" w:fill="BEBEBE"/>
      <w:spacing w:before="100" w:beforeAutospacing="1" w:after="100" w:afterAutospacing="1"/>
      <w:jc w:val="center"/>
      <w:textAlignment w:val="center"/>
    </w:pPr>
    <w:rPr>
      <w:b/>
      <w:bCs/>
      <w:sz w:val="13"/>
      <w:szCs w:val="13"/>
    </w:rPr>
  </w:style>
  <w:style w:type="paragraph" w:customStyle="1" w:styleId="xl78">
    <w:name w:val="xl78"/>
    <w:basedOn w:val="Normal"/>
    <w:rsid w:val="008D4FAE"/>
    <w:pPr>
      <w:pBdr>
        <w:top w:val="single" w:sz="8" w:space="0" w:color="000000"/>
        <w:left w:val="single" w:sz="12" w:space="0" w:color="000000"/>
        <w:bottom w:val="single" w:sz="8" w:space="0" w:color="000000"/>
      </w:pBdr>
      <w:shd w:val="clear" w:color="000000" w:fill="BEBEBE"/>
      <w:spacing w:before="100" w:beforeAutospacing="1" w:after="100" w:afterAutospacing="1"/>
      <w:textAlignment w:val="center"/>
    </w:pPr>
    <w:rPr>
      <w:b/>
      <w:bCs/>
      <w:sz w:val="13"/>
      <w:szCs w:val="13"/>
    </w:rPr>
  </w:style>
  <w:style w:type="paragraph" w:customStyle="1" w:styleId="xl79">
    <w:name w:val="xl79"/>
    <w:basedOn w:val="Normal"/>
    <w:rsid w:val="008D4FAE"/>
    <w:pPr>
      <w:pBdr>
        <w:top w:val="single" w:sz="8" w:space="0" w:color="000000"/>
        <w:bottom w:val="single" w:sz="8" w:space="0" w:color="000000"/>
        <w:right w:val="single" w:sz="8" w:space="0" w:color="000000"/>
      </w:pBdr>
      <w:shd w:val="clear" w:color="000000" w:fill="BEBEBE"/>
      <w:spacing w:before="100" w:beforeAutospacing="1" w:after="100" w:afterAutospacing="1"/>
      <w:textAlignment w:val="center"/>
    </w:pPr>
    <w:rPr>
      <w:b/>
      <w:bCs/>
      <w:sz w:val="13"/>
      <w:szCs w:val="13"/>
    </w:rPr>
  </w:style>
  <w:style w:type="paragraph" w:customStyle="1" w:styleId="xl80">
    <w:name w:val="xl80"/>
    <w:basedOn w:val="Normal"/>
    <w:rsid w:val="008D4FAE"/>
    <w:pPr>
      <w:pBdr>
        <w:top w:val="single" w:sz="12" w:space="0" w:color="000000"/>
        <w:left w:val="single" w:sz="12" w:space="0" w:color="000000"/>
        <w:bottom w:val="single" w:sz="8" w:space="0" w:color="000000"/>
      </w:pBdr>
      <w:shd w:val="clear" w:color="000000" w:fill="BEBEBE"/>
      <w:spacing w:before="100" w:beforeAutospacing="1" w:after="100" w:afterAutospacing="1"/>
      <w:jc w:val="center"/>
      <w:textAlignment w:val="center"/>
    </w:pPr>
    <w:rPr>
      <w:b/>
      <w:bCs/>
      <w:sz w:val="13"/>
      <w:szCs w:val="13"/>
    </w:rPr>
  </w:style>
  <w:style w:type="paragraph" w:customStyle="1" w:styleId="xl81">
    <w:name w:val="xl81"/>
    <w:basedOn w:val="Normal"/>
    <w:rsid w:val="008D4FAE"/>
    <w:pPr>
      <w:pBdr>
        <w:top w:val="single" w:sz="12" w:space="0" w:color="000000"/>
        <w:bottom w:val="single" w:sz="8" w:space="0" w:color="000000"/>
      </w:pBdr>
      <w:shd w:val="clear" w:color="000000" w:fill="BEBEBE"/>
      <w:spacing w:before="100" w:beforeAutospacing="1" w:after="100" w:afterAutospacing="1"/>
      <w:jc w:val="center"/>
      <w:textAlignment w:val="center"/>
    </w:pPr>
    <w:rPr>
      <w:b/>
      <w:bCs/>
      <w:sz w:val="13"/>
      <w:szCs w:val="13"/>
    </w:rPr>
  </w:style>
  <w:style w:type="paragraph" w:customStyle="1" w:styleId="xl82">
    <w:name w:val="xl82"/>
    <w:basedOn w:val="Normal"/>
    <w:rsid w:val="008D4FAE"/>
    <w:pPr>
      <w:pBdr>
        <w:top w:val="single" w:sz="12" w:space="0" w:color="000000"/>
        <w:bottom w:val="single" w:sz="8" w:space="0" w:color="000000"/>
        <w:right w:val="single" w:sz="12" w:space="0" w:color="000000"/>
      </w:pBdr>
      <w:shd w:val="clear" w:color="000000" w:fill="BEBEBE"/>
      <w:spacing w:before="100" w:beforeAutospacing="1" w:after="100" w:afterAutospacing="1"/>
      <w:jc w:val="center"/>
      <w:textAlignment w:val="center"/>
    </w:pPr>
    <w:rPr>
      <w:b/>
      <w:bCs/>
      <w:sz w:val="13"/>
      <w:szCs w:val="13"/>
    </w:rPr>
  </w:style>
  <w:style w:type="paragraph" w:customStyle="1" w:styleId="xl83">
    <w:name w:val="xl83"/>
    <w:basedOn w:val="Normal"/>
    <w:rsid w:val="008D4FAE"/>
    <w:pPr>
      <w:pBdr>
        <w:top w:val="single" w:sz="8" w:space="0" w:color="000000"/>
        <w:left w:val="single" w:sz="8" w:space="0" w:color="000000"/>
        <w:bottom w:val="single" w:sz="8" w:space="0" w:color="000000"/>
      </w:pBdr>
      <w:shd w:val="clear" w:color="000000" w:fill="BEBEBE"/>
      <w:spacing w:before="100" w:beforeAutospacing="1" w:after="100" w:afterAutospacing="1"/>
      <w:jc w:val="center"/>
      <w:textAlignment w:val="center"/>
    </w:pPr>
    <w:rPr>
      <w:b/>
      <w:bCs/>
      <w:sz w:val="13"/>
      <w:szCs w:val="13"/>
    </w:rPr>
  </w:style>
  <w:style w:type="paragraph" w:customStyle="1" w:styleId="xl84">
    <w:name w:val="xl84"/>
    <w:basedOn w:val="Normal"/>
    <w:rsid w:val="008D4FAE"/>
    <w:pPr>
      <w:pBdr>
        <w:top w:val="single" w:sz="8" w:space="0" w:color="000000"/>
        <w:bottom w:val="single" w:sz="8" w:space="0" w:color="000000"/>
      </w:pBdr>
      <w:shd w:val="clear" w:color="000000" w:fill="BEBEBE"/>
      <w:spacing w:before="100" w:beforeAutospacing="1" w:after="100" w:afterAutospacing="1"/>
      <w:jc w:val="center"/>
      <w:textAlignment w:val="center"/>
    </w:pPr>
    <w:rPr>
      <w:b/>
      <w:bCs/>
      <w:sz w:val="13"/>
      <w:szCs w:val="13"/>
    </w:rPr>
  </w:style>
  <w:style w:type="paragraph" w:customStyle="1" w:styleId="xl85">
    <w:name w:val="xl85"/>
    <w:basedOn w:val="Normal"/>
    <w:rsid w:val="008D4FAE"/>
    <w:pPr>
      <w:pBdr>
        <w:top w:val="single" w:sz="8" w:space="0" w:color="000000"/>
        <w:bottom w:val="single" w:sz="8" w:space="0" w:color="000000"/>
        <w:right w:val="single" w:sz="8" w:space="0" w:color="000000"/>
      </w:pBdr>
      <w:shd w:val="clear" w:color="000000" w:fill="BEBEBE"/>
      <w:spacing w:before="100" w:beforeAutospacing="1" w:after="100" w:afterAutospacing="1"/>
      <w:jc w:val="center"/>
      <w:textAlignment w:val="center"/>
    </w:pPr>
    <w:rPr>
      <w:b/>
      <w:bCs/>
      <w:sz w:val="13"/>
      <w:szCs w:val="13"/>
    </w:rPr>
  </w:style>
  <w:style w:type="paragraph" w:customStyle="1" w:styleId="xl86">
    <w:name w:val="xl86"/>
    <w:basedOn w:val="Normal"/>
    <w:rsid w:val="008D4FAE"/>
    <w:pPr>
      <w:pBdr>
        <w:top w:val="single" w:sz="8" w:space="0" w:color="000000"/>
        <w:bottom w:val="single" w:sz="8" w:space="0" w:color="000000"/>
        <w:right w:val="single" w:sz="12" w:space="0" w:color="000000"/>
      </w:pBdr>
      <w:shd w:val="clear" w:color="000000" w:fill="BEBEBE"/>
      <w:spacing w:before="100" w:beforeAutospacing="1" w:after="100" w:afterAutospacing="1"/>
      <w:jc w:val="center"/>
      <w:textAlignment w:val="center"/>
    </w:pPr>
    <w:rPr>
      <w:b/>
      <w:bCs/>
      <w:sz w:val="13"/>
      <w:szCs w:val="13"/>
    </w:rPr>
  </w:style>
  <w:style w:type="paragraph" w:customStyle="1" w:styleId="xl87">
    <w:name w:val="xl87"/>
    <w:basedOn w:val="Normal"/>
    <w:rsid w:val="008D4FAE"/>
    <w:pPr>
      <w:pBdr>
        <w:left w:val="single" w:sz="12" w:space="0" w:color="000000"/>
        <w:bottom w:val="single" w:sz="8" w:space="0" w:color="000000"/>
        <w:right w:val="single" w:sz="8" w:space="0" w:color="000000"/>
      </w:pBdr>
      <w:shd w:val="clear" w:color="000000" w:fill="BEBEBE"/>
      <w:spacing w:before="100" w:beforeAutospacing="1" w:after="100" w:afterAutospacing="1"/>
      <w:jc w:val="center"/>
      <w:textAlignment w:val="center"/>
    </w:pPr>
    <w:rPr>
      <w:b/>
      <w:bCs/>
      <w:sz w:val="13"/>
      <w:szCs w:val="13"/>
    </w:rPr>
  </w:style>
  <w:style w:type="paragraph" w:customStyle="1" w:styleId="xl88">
    <w:name w:val="xl88"/>
    <w:basedOn w:val="Normal"/>
    <w:rsid w:val="008D4FAE"/>
    <w:pPr>
      <w:pBdr>
        <w:top w:val="single" w:sz="8" w:space="0" w:color="000000"/>
        <w:bottom w:val="single" w:sz="12" w:space="0" w:color="000000"/>
        <w:right w:val="single" w:sz="8" w:space="0" w:color="000000"/>
      </w:pBdr>
      <w:spacing w:before="100" w:beforeAutospacing="1" w:after="100" w:afterAutospacing="1"/>
      <w:jc w:val="center"/>
      <w:textAlignment w:val="center"/>
    </w:pPr>
    <w:rPr>
      <w:sz w:val="13"/>
      <w:szCs w:val="13"/>
    </w:rPr>
  </w:style>
  <w:style w:type="paragraph" w:customStyle="1" w:styleId="xl89">
    <w:name w:val="xl89"/>
    <w:basedOn w:val="Normal"/>
    <w:rsid w:val="008D4FAE"/>
    <w:pPr>
      <w:pBdr>
        <w:top w:val="single" w:sz="8" w:space="0" w:color="000000"/>
        <w:bottom w:val="single" w:sz="12" w:space="0" w:color="000000"/>
        <w:right w:val="single" w:sz="12" w:space="0" w:color="000000"/>
      </w:pBdr>
      <w:spacing w:before="100" w:beforeAutospacing="1" w:after="100" w:afterAutospacing="1"/>
      <w:jc w:val="center"/>
      <w:textAlignment w:val="center"/>
    </w:pPr>
    <w:rPr>
      <w:sz w:val="13"/>
      <w:szCs w:val="13"/>
    </w:rPr>
  </w:style>
  <w:style w:type="paragraph" w:customStyle="1" w:styleId="xl90">
    <w:name w:val="xl90"/>
    <w:basedOn w:val="Normal"/>
    <w:rsid w:val="008D4FAE"/>
    <w:pPr>
      <w:pBdr>
        <w:bottom w:val="single" w:sz="8" w:space="0" w:color="000000"/>
        <w:right w:val="single" w:sz="8" w:space="0" w:color="000000"/>
      </w:pBdr>
      <w:shd w:val="clear" w:color="000000" w:fill="C0C0C0"/>
      <w:spacing w:before="100" w:beforeAutospacing="1" w:after="100" w:afterAutospacing="1"/>
      <w:jc w:val="center"/>
      <w:textAlignment w:val="center"/>
    </w:pPr>
    <w:rPr>
      <w:sz w:val="13"/>
      <w:szCs w:val="13"/>
    </w:rPr>
  </w:style>
  <w:style w:type="paragraph" w:customStyle="1" w:styleId="xl91">
    <w:name w:val="xl91"/>
    <w:basedOn w:val="Normal"/>
    <w:rsid w:val="008D4FAE"/>
    <w:pPr>
      <w:pBdr>
        <w:bottom w:val="single" w:sz="8" w:space="0" w:color="000000"/>
        <w:right w:val="single" w:sz="12" w:space="0" w:color="000000"/>
      </w:pBdr>
      <w:shd w:val="clear" w:color="000000" w:fill="C0C0C0"/>
      <w:spacing w:before="100" w:beforeAutospacing="1" w:after="100" w:afterAutospacing="1"/>
      <w:jc w:val="center"/>
      <w:textAlignment w:val="center"/>
    </w:pPr>
    <w:rPr>
      <w:sz w:val="13"/>
      <w:szCs w:val="13"/>
    </w:rPr>
  </w:style>
  <w:style w:type="paragraph" w:customStyle="1" w:styleId="TableParagraph">
    <w:name w:val="Table Paragraph"/>
    <w:basedOn w:val="Normal"/>
    <w:uiPriority w:val="1"/>
    <w:qFormat/>
    <w:rsid w:val="008D4FAE"/>
    <w:pPr>
      <w:widowControl w:val="0"/>
      <w:autoSpaceDE w:val="0"/>
      <w:autoSpaceDN w:val="0"/>
      <w:adjustRightInd w:val="0"/>
    </w:pPr>
    <w:rPr>
      <w:szCs w:val="24"/>
    </w:rPr>
  </w:style>
  <w:style w:type="table" w:customStyle="1" w:styleId="TableGrid7">
    <w:name w:val="Table Grid7"/>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92">
    <w:name w:val="xl92"/>
    <w:basedOn w:val="Normal"/>
    <w:rsid w:val="008D4FAE"/>
    <w:pPr>
      <w:pBdr>
        <w:left w:val="single" w:sz="12" w:space="0" w:color="000000"/>
        <w:bottom w:val="single" w:sz="12" w:space="0" w:color="000000"/>
        <w:right w:val="single" w:sz="8" w:space="0" w:color="000000"/>
      </w:pBdr>
      <w:spacing w:before="100" w:beforeAutospacing="1" w:after="100" w:afterAutospacing="1"/>
      <w:textAlignment w:val="center"/>
    </w:pPr>
    <w:rPr>
      <w:sz w:val="13"/>
      <w:szCs w:val="13"/>
    </w:rPr>
  </w:style>
  <w:style w:type="paragraph" w:customStyle="1" w:styleId="xl93">
    <w:name w:val="xl93"/>
    <w:basedOn w:val="Normal"/>
    <w:rsid w:val="008D4FAE"/>
    <w:pPr>
      <w:pBdr>
        <w:bottom w:val="single" w:sz="12" w:space="0" w:color="000000"/>
        <w:right w:val="single" w:sz="8" w:space="0" w:color="000000"/>
      </w:pBdr>
      <w:spacing w:before="100" w:beforeAutospacing="1" w:after="100" w:afterAutospacing="1"/>
      <w:textAlignment w:val="center"/>
    </w:pPr>
    <w:rPr>
      <w:sz w:val="13"/>
      <w:szCs w:val="13"/>
    </w:rPr>
  </w:style>
  <w:style w:type="paragraph" w:customStyle="1" w:styleId="xl94">
    <w:name w:val="xl94"/>
    <w:basedOn w:val="Normal"/>
    <w:rsid w:val="008D4FAE"/>
    <w:pPr>
      <w:pBdr>
        <w:bottom w:val="single" w:sz="12" w:space="0" w:color="000000"/>
        <w:right w:val="single" w:sz="12" w:space="0" w:color="000000"/>
      </w:pBdr>
      <w:spacing w:before="100" w:beforeAutospacing="1" w:after="100" w:afterAutospacing="1"/>
      <w:textAlignment w:val="center"/>
    </w:pPr>
    <w:rPr>
      <w:sz w:val="13"/>
      <w:szCs w:val="13"/>
    </w:rPr>
  </w:style>
  <w:style w:type="paragraph" w:customStyle="1" w:styleId="xl95">
    <w:name w:val="xl95"/>
    <w:basedOn w:val="Normal"/>
    <w:rsid w:val="008D4FAE"/>
    <w:pPr>
      <w:pBdr>
        <w:left w:val="single" w:sz="12" w:space="7" w:color="000000"/>
        <w:bottom w:val="single" w:sz="8" w:space="0" w:color="000000"/>
        <w:right w:val="single" w:sz="8" w:space="0" w:color="000000"/>
      </w:pBdr>
      <w:spacing w:before="100" w:beforeAutospacing="1" w:after="100" w:afterAutospacing="1"/>
      <w:ind w:firstLineChars="100" w:firstLine="100"/>
      <w:textAlignment w:val="center"/>
    </w:pPr>
    <w:rPr>
      <w:sz w:val="13"/>
      <w:szCs w:val="13"/>
    </w:rPr>
  </w:style>
  <w:style w:type="paragraph" w:customStyle="1" w:styleId="xl96">
    <w:name w:val="xl96"/>
    <w:basedOn w:val="Normal"/>
    <w:rsid w:val="008D4FAE"/>
    <w:pPr>
      <w:pBdr>
        <w:bottom w:val="single" w:sz="8" w:space="0" w:color="000000"/>
        <w:right w:val="single" w:sz="8" w:space="0" w:color="000000"/>
      </w:pBdr>
      <w:spacing w:before="100" w:beforeAutospacing="1" w:after="100" w:afterAutospacing="1"/>
      <w:ind w:firstLineChars="100" w:firstLine="100"/>
      <w:textAlignment w:val="center"/>
    </w:pPr>
    <w:rPr>
      <w:sz w:val="13"/>
      <w:szCs w:val="13"/>
    </w:rPr>
  </w:style>
  <w:style w:type="paragraph" w:customStyle="1" w:styleId="xl97">
    <w:name w:val="xl97"/>
    <w:basedOn w:val="Normal"/>
    <w:rsid w:val="008D4FAE"/>
    <w:pPr>
      <w:pBdr>
        <w:bottom w:val="single" w:sz="8" w:space="0" w:color="000000"/>
        <w:right w:val="single" w:sz="12" w:space="0" w:color="000000"/>
      </w:pBdr>
      <w:spacing w:before="100" w:beforeAutospacing="1" w:after="100" w:afterAutospacing="1"/>
      <w:ind w:firstLineChars="100" w:firstLine="100"/>
      <w:textAlignment w:val="center"/>
    </w:pPr>
    <w:rPr>
      <w:sz w:val="13"/>
      <w:szCs w:val="13"/>
    </w:rPr>
  </w:style>
  <w:style w:type="paragraph" w:customStyle="1" w:styleId="xl98">
    <w:name w:val="xl98"/>
    <w:basedOn w:val="Normal"/>
    <w:rsid w:val="008D4FAE"/>
    <w:pPr>
      <w:pBdr>
        <w:top w:val="single" w:sz="8" w:space="0" w:color="000000"/>
        <w:left w:val="single" w:sz="8" w:space="0" w:color="000000"/>
        <w:bottom w:val="single" w:sz="12" w:space="0" w:color="000000"/>
      </w:pBdr>
      <w:spacing w:before="100" w:beforeAutospacing="1" w:after="100" w:afterAutospacing="1"/>
      <w:textAlignment w:val="center"/>
    </w:pPr>
    <w:rPr>
      <w:sz w:val="13"/>
      <w:szCs w:val="13"/>
    </w:rPr>
  </w:style>
  <w:style w:type="paragraph" w:customStyle="1" w:styleId="xl99">
    <w:name w:val="xl99"/>
    <w:basedOn w:val="Normal"/>
    <w:rsid w:val="008D4FAE"/>
    <w:pPr>
      <w:pBdr>
        <w:top w:val="single" w:sz="8" w:space="0" w:color="000000"/>
        <w:bottom w:val="single" w:sz="12" w:space="0" w:color="000000"/>
      </w:pBdr>
      <w:spacing w:before="100" w:beforeAutospacing="1" w:after="100" w:afterAutospacing="1"/>
      <w:textAlignment w:val="center"/>
    </w:pPr>
    <w:rPr>
      <w:sz w:val="13"/>
      <w:szCs w:val="13"/>
    </w:rPr>
  </w:style>
  <w:style w:type="paragraph" w:customStyle="1" w:styleId="xl100">
    <w:name w:val="xl100"/>
    <w:basedOn w:val="Normal"/>
    <w:rsid w:val="008D4FAE"/>
    <w:pPr>
      <w:pBdr>
        <w:top w:val="single" w:sz="8" w:space="0" w:color="000000"/>
        <w:bottom w:val="single" w:sz="12" w:space="0" w:color="000000"/>
        <w:right w:val="single" w:sz="8" w:space="0" w:color="000000"/>
      </w:pBdr>
      <w:spacing w:before="100" w:beforeAutospacing="1" w:after="100" w:afterAutospacing="1"/>
      <w:textAlignment w:val="center"/>
    </w:pPr>
    <w:rPr>
      <w:sz w:val="13"/>
      <w:szCs w:val="13"/>
    </w:rPr>
  </w:style>
  <w:style w:type="paragraph" w:customStyle="1" w:styleId="xl101">
    <w:name w:val="xl101"/>
    <w:basedOn w:val="Normal"/>
    <w:rsid w:val="008D4FAE"/>
    <w:pPr>
      <w:pBdr>
        <w:top w:val="single" w:sz="8" w:space="0" w:color="000000"/>
        <w:bottom w:val="single" w:sz="12" w:space="0" w:color="000000"/>
        <w:right w:val="single" w:sz="12" w:space="0" w:color="000000"/>
      </w:pBdr>
      <w:spacing w:before="100" w:beforeAutospacing="1" w:after="100" w:afterAutospacing="1"/>
      <w:textAlignment w:val="center"/>
    </w:pPr>
    <w:rPr>
      <w:sz w:val="13"/>
      <w:szCs w:val="13"/>
    </w:rPr>
  </w:style>
  <w:style w:type="paragraph" w:customStyle="1" w:styleId="xl102">
    <w:name w:val="xl102"/>
    <w:basedOn w:val="Normal"/>
    <w:rsid w:val="008D4FAE"/>
    <w:pPr>
      <w:pBdr>
        <w:left w:val="single" w:sz="12" w:space="20" w:color="000000"/>
        <w:bottom w:val="single" w:sz="8" w:space="0" w:color="000000"/>
        <w:right w:val="single" w:sz="8" w:space="0" w:color="000000"/>
      </w:pBdr>
      <w:spacing w:before="100" w:beforeAutospacing="1" w:after="100" w:afterAutospacing="1"/>
      <w:ind w:firstLineChars="300" w:firstLine="300"/>
      <w:textAlignment w:val="center"/>
    </w:pPr>
    <w:rPr>
      <w:sz w:val="13"/>
      <w:szCs w:val="13"/>
    </w:rPr>
  </w:style>
  <w:style w:type="paragraph" w:customStyle="1" w:styleId="xl103">
    <w:name w:val="xl103"/>
    <w:basedOn w:val="Normal"/>
    <w:rsid w:val="008D4FAE"/>
    <w:pPr>
      <w:spacing w:before="100" w:beforeAutospacing="1" w:after="100" w:afterAutospacing="1"/>
      <w:textAlignment w:val="center"/>
    </w:pPr>
    <w:rPr>
      <w:sz w:val="13"/>
      <w:szCs w:val="13"/>
    </w:rPr>
  </w:style>
  <w:style w:type="paragraph" w:customStyle="1" w:styleId="xl104">
    <w:name w:val="xl104"/>
    <w:basedOn w:val="Normal"/>
    <w:rsid w:val="008D4FAE"/>
    <w:pPr>
      <w:pBdr>
        <w:left w:val="single" w:sz="12" w:space="0" w:color="000000"/>
        <w:bottom w:val="single" w:sz="8" w:space="0" w:color="000000"/>
        <w:right w:val="single" w:sz="8" w:space="0" w:color="000000"/>
      </w:pBdr>
      <w:spacing w:before="100" w:beforeAutospacing="1" w:after="100" w:afterAutospacing="1"/>
      <w:jc w:val="right"/>
      <w:textAlignment w:val="center"/>
    </w:pPr>
    <w:rPr>
      <w:sz w:val="13"/>
      <w:szCs w:val="13"/>
    </w:rPr>
  </w:style>
  <w:style w:type="paragraph" w:customStyle="1" w:styleId="xl105">
    <w:name w:val="xl105"/>
    <w:basedOn w:val="Normal"/>
    <w:rsid w:val="008D4FAE"/>
    <w:pPr>
      <w:pBdr>
        <w:left w:val="single" w:sz="12" w:space="7" w:color="000000"/>
        <w:bottom w:val="single" w:sz="12" w:space="0" w:color="000000"/>
        <w:right w:val="single" w:sz="8" w:space="0" w:color="000000"/>
      </w:pBdr>
      <w:spacing w:before="100" w:beforeAutospacing="1" w:after="100" w:afterAutospacing="1"/>
      <w:ind w:firstLineChars="100" w:firstLine="100"/>
      <w:textAlignment w:val="center"/>
    </w:pPr>
    <w:rPr>
      <w:sz w:val="13"/>
      <w:szCs w:val="13"/>
    </w:rPr>
  </w:style>
  <w:style w:type="paragraph" w:customStyle="1" w:styleId="xl106">
    <w:name w:val="xl106"/>
    <w:basedOn w:val="Normal"/>
    <w:rsid w:val="008D4FAE"/>
    <w:pPr>
      <w:pBdr>
        <w:bottom w:val="single" w:sz="12" w:space="0" w:color="000000"/>
        <w:right w:val="single" w:sz="8" w:space="0" w:color="000000"/>
      </w:pBdr>
      <w:spacing w:before="100" w:beforeAutospacing="1" w:after="100" w:afterAutospacing="1"/>
      <w:ind w:firstLineChars="100" w:firstLine="100"/>
      <w:textAlignment w:val="center"/>
    </w:pPr>
    <w:rPr>
      <w:sz w:val="13"/>
      <w:szCs w:val="13"/>
    </w:rPr>
  </w:style>
  <w:style w:type="paragraph" w:customStyle="1" w:styleId="xl107">
    <w:name w:val="xl107"/>
    <w:basedOn w:val="Normal"/>
    <w:rsid w:val="008D4FAE"/>
    <w:pPr>
      <w:pBdr>
        <w:bottom w:val="single" w:sz="12" w:space="0" w:color="000000"/>
        <w:right w:val="single" w:sz="12" w:space="0" w:color="000000"/>
      </w:pBdr>
      <w:spacing w:before="100" w:beforeAutospacing="1" w:after="100" w:afterAutospacing="1"/>
      <w:ind w:firstLineChars="100" w:firstLine="100"/>
      <w:textAlignment w:val="center"/>
    </w:pPr>
    <w:rPr>
      <w:sz w:val="13"/>
      <w:szCs w:val="13"/>
    </w:rPr>
  </w:style>
  <w:style w:type="paragraph" w:customStyle="1" w:styleId="xl108">
    <w:name w:val="xl108"/>
    <w:basedOn w:val="Normal"/>
    <w:rsid w:val="008D4FAE"/>
    <w:pPr>
      <w:pBdr>
        <w:right w:val="single" w:sz="8" w:space="0" w:color="000000"/>
      </w:pBdr>
      <w:shd w:val="clear" w:color="000000" w:fill="BEBEBE"/>
      <w:spacing w:before="100" w:beforeAutospacing="1" w:after="100" w:afterAutospacing="1"/>
      <w:textAlignment w:val="center"/>
    </w:pPr>
    <w:rPr>
      <w:rFonts w:ascii="Arial" w:hAnsi="Arial" w:cs="Arial"/>
      <w:i/>
      <w:iCs/>
      <w:sz w:val="13"/>
      <w:szCs w:val="13"/>
    </w:rPr>
  </w:style>
  <w:style w:type="paragraph" w:customStyle="1" w:styleId="xl109">
    <w:name w:val="xl109"/>
    <w:basedOn w:val="Normal"/>
    <w:rsid w:val="008D4FAE"/>
    <w:pPr>
      <w:pBdr>
        <w:right w:val="single" w:sz="12" w:space="0" w:color="000000"/>
      </w:pBdr>
      <w:shd w:val="clear" w:color="000000" w:fill="BEBEBE"/>
      <w:spacing w:before="100" w:beforeAutospacing="1" w:after="100" w:afterAutospacing="1"/>
      <w:textAlignment w:val="center"/>
    </w:pPr>
    <w:rPr>
      <w:rFonts w:ascii="Arial" w:hAnsi="Arial" w:cs="Arial"/>
      <w:i/>
      <w:iCs/>
      <w:sz w:val="13"/>
      <w:szCs w:val="13"/>
    </w:rPr>
  </w:style>
  <w:style w:type="paragraph" w:customStyle="1" w:styleId="xl110">
    <w:name w:val="xl110"/>
    <w:basedOn w:val="Normal"/>
    <w:rsid w:val="008D4FAE"/>
    <w:pPr>
      <w:pBdr>
        <w:bottom w:val="single" w:sz="12" w:space="0" w:color="000000"/>
      </w:pBdr>
      <w:spacing w:before="100" w:beforeAutospacing="1" w:after="100" w:afterAutospacing="1"/>
      <w:jc w:val="center"/>
      <w:textAlignment w:val="center"/>
    </w:pPr>
    <w:rPr>
      <w:sz w:val="13"/>
      <w:szCs w:val="13"/>
    </w:rPr>
  </w:style>
  <w:style w:type="paragraph" w:customStyle="1" w:styleId="xl111">
    <w:name w:val="xl111"/>
    <w:basedOn w:val="Normal"/>
    <w:rsid w:val="008D4FAE"/>
    <w:pPr>
      <w:pBdr>
        <w:top w:val="single" w:sz="12" w:space="0" w:color="000000"/>
        <w:left w:val="single" w:sz="12" w:space="0" w:color="000000"/>
        <w:bottom w:val="single" w:sz="8" w:space="0" w:color="000000"/>
      </w:pBdr>
      <w:shd w:val="clear" w:color="000000" w:fill="BFBFBF"/>
      <w:spacing w:before="100" w:beforeAutospacing="1" w:after="100" w:afterAutospacing="1"/>
      <w:jc w:val="center"/>
      <w:textAlignment w:val="center"/>
    </w:pPr>
    <w:rPr>
      <w:b/>
      <w:bCs/>
      <w:sz w:val="13"/>
      <w:szCs w:val="13"/>
    </w:rPr>
  </w:style>
  <w:style w:type="paragraph" w:customStyle="1" w:styleId="xl112">
    <w:name w:val="xl112"/>
    <w:basedOn w:val="Normal"/>
    <w:rsid w:val="008D4FAE"/>
    <w:pPr>
      <w:pBdr>
        <w:top w:val="single" w:sz="12" w:space="0" w:color="000000"/>
        <w:bottom w:val="single" w:sz="8" w:space="0" w:color="000000"/>
      </w:pBdr>
      <w:shd w:val="clear" w:color="000000" w:fill="BFBFBF"/>
      <w:spacing w:before="100" w:beforeAutospacing="1" w:after="100" w:afterAutospacing="1"/>
      <w:jc w:val="center"/>
      <w:textAlignment w:val="center"/>
    </w:pPr>
    <w:rPr>
      <w:b/>
      <w:bCs/>
      <w:sz w:val="13"/>
      <w:szCs w:val="13"/>
    </w:rPr>
  </w:style>
  <w:style w:type="paragraph" w:customStyle="1" w:styleId="xl113">
    <w:name w:val="xl113"/>
    <w:basedOn w:val="Normal"/>
    <w:rsid w:val="008D4FAE"/>
    <w:pPr>
      <w:pBdr>
        <w:top w:val="single" w:sz="12" w:space="0" w:color="000000"/>
        <w:bottom w:val="single" w:sz="8" w:space="0" w:color="000000"/>
        <w:right w:val="single" w:sz="12" w:space="0" w:color="000000"/>
      </w:pBdr>
      <w:shd w:val="clear" w:color="000000" w:fill="BFBFBF"/>
      <w:spacing w:before="100" w:beforeAutospacing="1" w:after="100" w:afterAutospacing="1"/>
      <w:jc w:val="center"/>
      <w:textAlignment w:val="center"/>
    </w:pPr>
    <w:rPr>
      <w:b/>
      <w:bCs/>
      <w:sz w:val="13"/>
      <w:szCs w:val="13"/>
    </w:rPr>
  </w:style>
  <w:style w:type="paragraph" w:customStyle="1" w:styleId="xl114">
    <w:name w:val="xl114"/>
    <w:basedOn w:val="Normal"/>
    <w:rsid w:val="008D4FAE"/>
    <w:pPr>
      <w:pBdr>
        <w:top w:val="single" w:sz="8" w:space="0" w:color="000000"/>
        <w:left w:val="single" w:sz="12" w:space="0" w:color="000000"/>
        <w:bottom w:val="single" w:sz="8" w:space="0" w:color="000000"/>
      </w:pBdr>
      <w:shd w:val="clear" w:color="000000" w:fill="BFBFBF"/>
      <w:spacing w:before="100" w:beforeAutospacing="1" w:after="100" w:afterAutospacing="1"/>
      <w:textAlignment w:val="center"/>
    </w:pPr>
    <w:rPr>
      <w:b/>
      <w:bCs/>
      <w:sz w:val="13"/>
      <w:szCs w:val="13"/>
    </w:rPr>
  </w:style>
  <w:style w:type="paragraph" w:customStyle="1" w:styleId="xl115">
    <w:name w:val="xl115"/>
    <w:basedOn w:val="Normal"/>
    <w:rsid w:val="008D4FAE"/>
    <w:pPr>
      <w:pBdr>
        <w:top w:val="single" w:sz="8" w:space="0" w:color="000000"/>
        <w:bottom w:val="single" w:sz="8" w:space="0" w:color="000000"/>
        <w:right w:val="single" w:sz="8" w:space="0" w:color="000000"/>
      </w:pBdr>
      <w:shd w:val="clear" w:color="000000" w:fill="BFBFBF"/>
      <w:spacing w:before="100" w:beforeAutospacing="1" w:after="100" w:afterAutospacing="1"/>
      <w:textAlignment w:val="center"/>
    </w:pPr>
    <w:rPr>
      <w:b/>
      <w:bCs/>
      <w:sz w:val="13"/>
      <w:szCs w:val="13"/>
    </w:rPr>
  </w:style>
  <w:style w:type="paragraph" w:customStyle="1" w:styleId="xl116">
    <w:name w:val="xl116"/>
    <w:basedOn w:val="Normal"/>
    <w:rsid w:val="008D4FAE"/>
    <w:pPr>
      <w:pBdr>
        <w:bottom w:val="single" w:sz="8" w:space="0" w:color="000000"/>
        <w:right w:val="single" w:sz="8" w:space="0" w:color="000000"/>
      </w:pBdr>
      <w:shd w:val="clear" w:color="000000" w:fill="BFBFBF"/>
      <w:spacing w:before="100" w:beforeAutospacing="1" w:after="100" w:afterAutospacing="1"/>
      <w:jc w:val="center"/>
      <w:textAlignment w:val="center"/>
    </w:pPr>
    <w:rPr>
      <w:b/>
      <w:bCs/>
      <w:sz w:val="13"/>
      <w:szCs w:val="13"/>
    </w:rPr>
  </w:style>
  <w:style w:type="paragraph" w:customStyle="1" w:styleId="xl117">
    <w:name w:val="xl117"/>
    <w:basedOn w:val="Normal"/>
    <w:rsid w:val="008D4FAE"/>
    <w:pPr>
      <w:pBdr>
        <w:top w:val="single" w:sz="8" w:space="0" w:color="000000"/>
        <w:left w:val="single" w:sz="8" w:space="0" w:color="000000"/>
        <w:bottom w:val="single" w:sz="8" w:space="0" w:color="000000"/>
      </w:pBdr>
      <w:shd w:val="clear" w:color="000000" w:fill="BFBFBF"/>
      <w:spacing w:before="100" w:beforeAutospacing="1" w:after="100" w:afterAutospacing="1"/>
      <w:jc w:val="center"/>
      <w:textAlignment w:val="center"/>
    </w:pPr>
    <w:rPr>
      <w:b/>
      <w:bCs/>
      <w:sz w:val="13"/>
      <w:szCs w:val="13"/>
    </w:rPr>
  </w:style>
  <w:style w:type="paragraph" w:customStyle="1" w:styleId="xl118">
    <w:name w:val="xl118"/>
    <w:basedOn w:val="Normal"/>
    <w:rsid w:val="008D4FAE"/>
    <w:pPr>
      <w:pBdr>
        <w:top w:val="single" w:sz="8" w:space="0" w:color="000000"/>
        <w:bottom w:val="single" w:sz="8" w:space="0" w:color="000000"/>
      </w:pBdr>
      <w:shd w:val="clear" w:color="000000" w:fill="BFBFBF"/>
      <w:spacing w:before="100" w:beforeAutospacing="1" w:after="100" w:afterAutospacing="1"/>
      <w:jc w:val="center"/>
      <w:textAlignment w:val="center"/>
    </w:pPr>
    <w:rPr>
      <w:b/>
      <w:bCs/>
      <w:sz w:val="13"/>
      <w:szCs w:val="13"/>
    </w:rPr>
  </w:style>
  <w:style w:type="paragraph" w:customStyle="1" w:styleId="xl119">
    <w:name w:val="xl119"/>
    <w:basedOn w:val="Normal"/>
    <w:rsid w:val="008D4FAE"/>
    <w:pPr>
      <w:pBdr>
        <w:top w:val="single" w:sz="8" w:space="0" w:color="000000"/>
        <w:bottom w:val="single" w:sz="8" w:space="0" w:color="000000"/>
        <w:right w:val="single" w:sz="8" w:space="0" w:color="000000"/>
      </w:pBdr>
      <w:shd w:val="clear" w:color="000000" w:fill="BFBFBF"/>
      <w:spacing w:before="100" w:beforeAutospacing="1" w:after="100" w:afterAutospacing="1"/>
      <w:jc w:val="center"/>
      <w:textAlignment w:val="center"/>
    </w:pPr>
    <w:rPr>
      <w:b/>
      <w:bCs/>
      <w:sz w:val="13"/>
      <w:szCs w:val="13"/>
    </w:rPr>
  </w:style>
  <w:style w:type="paragraph" w:customStyle="1" w:styleId="xl120">
    <w:name w:val="xl120"/>
    <w:basedOn w:val="Normal"/>
    <w:rsid w:val="008D4FAE"/>
    <w:pPr>
      <w:pBdr>
        <w:top w:val="single" w:sz="8" w:space="0" w:color="000000"/>
        <w:bottom w:val="single" w:sz="8" w:space="0" w:color="000000"/>
        <w:right w:val="single" w:sz="12" w:space="0" w:color="000000"/>
      </w:pBdr>
      <w:shd w:val="clear" w:color="000000" w:fill="BFBFBF"/>
      <w:spacing w:before="100" w:beforeAutospacing="1" w:after="100" w:afterAutospacing="1"/>
      <w:jc w:val="center"/>
      <w:textAlignment w:val="center"/>
    </w:pPr>
    <w:rPr>
      <w:b/>
      <w:bCs/>
      <w:sz w:val="13"/>
      <w:szCs w:val="13"/>
    </w:rPr>
  </w:style>
  <w:style w:type="paragraph" w:customStyle="1" w:styleId="xl121">
    <w:name w:val="xl121"/>
    <w:basedOn w:val="Normal"/>
    <w:rsid w:val="008D4FAE"/>
    <w:pPr>
      <w:pBdr>
        <w:bottom w:val="single" w:sz="8" w:space="0" w:color="000000"/>
        <w:right w:val="single" w:sz="12" w:space="0" w:color="000000"/>
      </w:pBdr>
      <w:shd w:val="clear" w:color="000000" w:fill="BFBFBF"/>
      <w:spacing w:before="100" w:beforeAutospacing="1" w:after="100" w:afterAutospacing="1"/>
      <w:jc w:val="center"/>
      <w:textAlignment w:val="center"/>
    </w:pPr>
    <w:rPr>
      <w:b/>
      <w:bCs/>
      <w:sz w:val="13"/>
      <w:szCs w:val="13"/>
    </w:rPr>
  </w:style>
  <w:style w:type="paragraph" w:customStyle="1" w:styleId="xl122">
    <w:name w:val="xl122"/>
    <w:basedOn w:val="Normal"/>
    <w:rsid w:val="008D4FAE"/>
    <w:pPr>
      <w:pBdr>
        <w:bottom w:val="single" w:sz="8" w:space="0" w:color="000000"/>
        <w:right w:val="single" w:sz="8" w:space="0" w:color="000000"/>
      </w:pBdr>
      <w:shd w:val="clear" w:color="000000" w:fill="BFBFBF"/>
      <w:spacing w:before="100" w:beforeAutospacing="1" w:after="100" w:afterAutospacing="1"/>
      <w:textAlignment w:val="center"/>
    </w:pPr>
    <w:rPr>
      <w:sz w:val="13"/>
      <w:szCs w:val="13"/>
    </w:rPr>
  </w:style>
  <w:style w:type="paragraph" w:customStyle="1" w:styleId="xl123">
    <w:name w:val="xl123"/>
    <w:basedOn w:val="Normal"/>
    <w:rsid w:val="008D4FAE"/>
    <w:pPr>
      <w:pBdr>
        <w:bottom w:val="single" w:sz="8" w:space="0" w:color="000000"/>
        <w:right w:val="single" w:sz="12" w:space="0" w:color="000000"/>
      </w:pBdr>
      <w:shd w:val="clear" w:color="000000" w:fill="BFBFBF"/>
      <w:spacing w:before="100" w:beforeAutospacing="1" w:after="100" w:afterAutospacing="1"/>
      <w:textAlignment w:val="center"/>
    </w:pPr>
    <w:rPr>
      <w:sz w:val="13"/>
      <w:szCs w:val="13"/>
    </w:rPr>
  </w:style>
  <w:style w:type="paragraph" w:customStyle="1" w:styleId="xl124">
    <w:name w:val="xl124"/>
    <w:basedOn w:val="Normal"/>
    <w:rsid w:val="008D4FAE"/>
    <w:pPr>
      <w:pBdr>
        <w:left w:val="single" w:sz="12" w:space="0" w:color="000000"/>
        <w:bottom w:val="single" w:sz="8" w:space="0" w:color="000000"/>
        <w:right w:val="single" w:sz="8" w:space="0" w:color="000000"/>
      </w:pBdr>
      <w:shd w:val="clear" w:color="000000" w:fill="BFBFBF"/>
      <w:spacing w:before="100" w:beforeAutospacing="1" w:after="100" w:afterAutospacing="1"/>
      <w:textAlignment w:val="center"/>
    </w:pPr>
    <w:rPr>
      <w:b/>
      <w:bCs/>
      <w:sz w:val="13"/>
      <w:szCs w:val="13"/>
    </w:rPr>
  </w:style>
  <w:style w:type="paragraph" w:customStyle="1" w:styleId="xl125">
    <w:name w:val="xl125"/>
    <w:basedOn w:val="Normal"/>
    <w:rsid w:val="008D4FAE"/>
    <w:pPr>
      <w:pBdr>
        <w:bottom w:val="single" w:sz="8" w:space="0" w:color="000000"/>
        <w:right w:val="single" w:sz="8" w:space="0" w:color="000000"/>
      </w:pBdr>
      <w:shd w:val="clear" w:color="000000" w:fill="BFBFBF"/>
      <w:spacing w:before="100" w:beforeAutospacing="1" w:after="100" w:afterAutospacing="1"/>
      <w:textAlignment w:val="center"/>
    </w:pPr>
    <w:rPr>
      <w:b/>
      <w:bCs/>
      <w:sz w:val="13"/>
      <w:szCs w:val="13"/>
    </w:rPr>
  </w:style>
  <w:style w:type="paragraph" w:customStyle="1" w:styleId="xl126">
    <w:name w:val="xl126"/>
    <w:basedOn w:val="Normal"/>
    <w:rsid w:val="008D4FAE"/>
    <w:pPr>
      <w:pBdr>
        <w:left w:val="single" w:sz="12" w:space="0" w:color="000000"/>
        <w:bottom w:val="single" w:sz="8" w:space="0" w:color="000000"/>
        <w:right w:val="single" w:sz="8" w:space="0" w:color="000000"/>
      </w:pBdr>
      <w:spacing w:before="100" w:beforeAutospacing="1" w:after="100" w:afterAutospacing="1"/>
      <w:textAlignment w:val="center"/>
    </w:pPr>
    <w:rPr>
      <w:i/>
      <w:iCs/>
      <w:sz w:val="13"/>
      <w:szCs w:val="13"/>
    </w:rPr>
  </w:style>
  <w:style w:type="paragraph" w:customStyle="1" w:styleId="xl127">
    <w:name w:val="xl127"/>
    <w:basedOn w:val="Normal"/>
    <w:rsid w:val="008D4FAE"/>
    <w:pPr>
      <w:pBdr>
        <w:left w:val="single" w:sz="12" w:space="0" w:color="000000"/>
        <w:bottom w:val="single" w:sz="8" w:space="0" w:color="000000"/>
        <w:right w:val="single" w:sz="8" w:space="0" w:color="000000"/>
      </w:pBdr>
      <w:spacing w:before="100" w:beforeAutospacing="1" w:after="100" w:afterAutospacing="1"/>
      <w:jc w:val="center"/>
      <w:textAlignment w:val="center"/>
    </w:pPr>
    <w:rPr>
      <w:sz w:val="13"/>
      <w:szCs w:val="13"/>
    </w:rPr>
  </w:style>
  <w:style w:type="paragraph" w:customStyle="1" w:styleId="xl128">
    <w:name w:val="xl128"/>
    <w:basedOn w:val="Normal"/>
    <w:rsid w:val="008D4FAE"/>
    <w:pPr>
      <w:spacing w:before="100" w:beforeAutospacing="1" w:after="100" w:afterAutospacing="1"/>
      <w:jc w:val="center"/>
    </w:pPr>
    <w:rPr>
      <w:sz w:val="13"/>
      <w:szCs w:val="13"/>
    </w:rPr>
  </w:style>
  <w:style w:type="paragraph" w:customStyle="1" w:styleId="xl129">
    <w:name w:val="xl129"/>
    <w:basedOn w:val="Normal"/>
    <w:rsid w:val="008D4FAE"/>
    <w:pPr>
      <w:pBdr>
        <w:top w:val="single" w:sz="8" w:space="0" w:color="000000"/>
        <w:left w:val="single" w:sz="12" w:space="0" w:color="000000"/>
        <w:right w:val="single" w:sz="8" w:space="0" w:color="000000"/>
      </w:pBdr>
      <w:spacing w:before="100" w:beforeAutospacing="1" w:after="100" w:afterAutospacing="1"/>
      <w:jc w:val="center"/>
      <w:textAlignment w:val="center"/>
    </w:pPr>
    <w:rPr>
      <w:sz w:val="13"/>
      <w:szCs w:val="13"/>
    </w:rPr>
  </w:style>
  <w:style w:type="paragraph" w:customStyle="1" w:styleId="xl130">
    <w:name w:val="xl130"/>
    <w:basedOn w:val="Normal"/>
    <w:rsid w:val="008D4FAE"/>
    <w:pPr>
      <w:pBdr>
        <w:top w:val="single" w:sz="8" w:space="0" w:color="000000"/>
        <w:left w:val="single" w:sz="8" w:space="0" w:color="000000"/>
        <w:right w:val="single" w:sz="8" w:space="0" w:color="000000"/>
      </w:pBdr>
      <w:spacing w:before="100" w:beforeAutospacing="1" w:after="100" w:afterAutospacing="1"/>
      <w:textAlignment w:val="center"/>
    </w:pPr>
    <w:rPr>
      <w:sz w:val="13"/>
      <w:szCs w:val="13"/>
    </w:rPr>
  </w:style>
  <w:style w:type="paragraph" w:customStyle="1" w:styleId="xl131">
    <w:name w:val="xl131"/>
    <w:basedOn w:val="Normal"/>
    <w:rsid w:val="008D4FAE"/>
    <w:pPr>
      <w:pBdr>
        <w:top w:val="single" w:sz="8" w:space="0" w:color="000000"/>
        <w:left w:val="single" w:sz="8" w:space="0" w:color="000000"/>
        <w:right w:val="single" w:sz="12" w:space="0" w:color="000000"/>
      </w:pBdr>
      <w:spacing w:before="100" w:beforeAutospacing="1" w:after="100" w:afterAutospacing="1"/>
      <w:textAlignment w:val="center"/>
    </w:pPr>
    <w:rPr>
      <w:sz w:val="13"/>
      <w:szCs w:val="13"/>
    </w:rPr>
  </w:style>
  <w:style w:type="paragraph" w:customStyle="1" w:styleId="xl132">
    <w:name w:val="xl132"/>
    <w:basedOn w:val="Normal"/>
    <w:rsid w:val="008D4FAE"/>
    <w:pPr>
      <w:pBdr>
        <w:left w:val="single" w:sz="12" w:space="0" w:color="000000"/>
        <w:bottom w:val="single" w:sz="12" w:space="0" w:color="000000"/>
        <w:right w:val="single" w:sz="8" w:space="0" w:color="000000"/>
      </w:pBdr>
      <w:spacing w:before="100" w:beforeAutospacing="1" w:after="100" w:afterAutospacing="1"/>
      <w:jc w:val="center"/>
      <w:textAlignment w:val="center"/>
    </w:pPr>
    <w:rPr>
      <w:sz w:val="13"/>
      <w:szCs w:val="13"/>
    </w:rPr>
  </w:style>
  <w:style w:type="paragraph" w:customStyle="1" w:styleId="xl133">
    <w:name w:val="xl133"/>
    <w:basedOn w:val="Normal"/>
    <w:rsid w:val="008D4FAE"/>
    <w:pPr>
      <w:pBdr>
        <w:left w:val="single" w:sz="8" w:space="0" w:color="000000"/>
        <w:bottom w:val="single" w:sz="8" w:space="0" w:color="000000"/>
        <w:right w:val="single" w:sz="8" w:space="0" w:color="000000"/>
      </w:pBdr>
      <w:spacing w:before="100" w:beforeAutospacing="1" w:after="100" w:afterAutospacing="1"/>
      <w:textAlignment w:val="center"/>
    </w:pPr>
    <w:rPr>
      <w:sz w:val="13"/>
      <w:szCs w:val="13"/>
    </w:rPr>
  </w:style>
  <w:style w:type="paragraph" w:customStyle="1" w:styleId="xl134">
    <w:name w:val="xl134"/>
    <w:basedOn w:val="Normal"/>
    <w:rsid w:val="008D4FAE"/>
    <w:pPr>
      <w:pBdr>
        <w:left w:val="single" w:sz="8" w:space="0" w:color="000000"/>
        <w:bottom w:val="single" w:sz="8" w:space="0" w:color="000000"/>
        <w:right w:val="single" w:sz="12" w:space="0" w:color="000000"/>
      </w:pBdr>
      <w:spacing w:before="100" w:beforeAutospacing="1" w:after="100" w:afterAutospacing="1"/>
      <w:textAlignment w:val="center"/>
    </w:pPr>
    <w:rPr>
      <w:sz w:val="13"/>
      <w:szCs w:val="13"/>
    </w:rPr>
  </w:style>
  <w:style w:type="paragraph" w:customStyle="1" w:styleId="xl135">
    <w:name w:val="xl135"/>
    <w:basedOn w:val="Normal"/>
    <w:rsid w:val="008D4FAE"/>
    <w:pPr>
      <w:pBdr>
        <w:left w:val="single" w:sz="8" w:space="0" w:color="000000"/>
        <w:bottom w:val="single" w:sz="12" w:space="0" w:color="000000"/>
        <w:right w:val="single" w:sz="8" w:space="0" w:color="000000"/>
      </w:pBdr>
      <w:spacing w:before="100" w:beforeAutospacing="1" w:after="100" w:afterAutospacing="1"/>
      <w:textAlignment w:val="center"/>
    </w:pPr>
    <w:rPr>
      <w:sz w:val="13"/>
      <w:szCs w:val="13"/>
    </w:rPr>
  </w:style>
  <w:style w:type="paragraph" w:customStyle="1" w:styleId="xl136">
    <w:name w:val="xl136"/>
    <w:basedOn w:val="Normal"/>
    <w:rsid w:val="008D4FAE"/>
    <w:pPr>
      <w:pBdr>
        <w:left w:val="single" w:sz="8" w:space="0" w:color="000000"/>
        <w:bottom w:val="single" w:sz="12" w:space="0" w:color="000000"/>
        <w:right w:val="single" w:sz="12" w:space="0" w:color="000000"/>
      </w:pBdr>
      <w:spacing w:before="100" w:beforeAutospacing="1" w:after="100" w:afterAutospacing="1"/>
      <w:textAlignment w:val="center"/>
    </w:pPr>
    <w:rPr>
      <w:sz w:val="13"/>
      <w:szCs w:val="13"/>
    </w:rPr>
  </w:style>
  <w:style w:type="paragraph" w:customStyle="1" w:styleId="xl137">
    <w:name w:val="xl137"/>
    <w:basedOn w:val="Normal"/>
    <w:rsid w:val="008D4FAE"/>
    <w:pPr>
      <w:pBdr>
        <w:top w:val="single" w:sz="12" w:space="0" w:color="000000"/>
        <w:left w:val="single" w:sz="12" w:space="0" w:color="000000"/>
        <w:bottom w:val="single" w:sz="8" w:space="0" w:color="000000"/>
      </w:pBdr>
      <w:shd w:val="clear" w:color="000000" w:fill="C0C0C0"/>
      <w:spacing w:before="100" w:beforeAutospacing="1" w:after="100" w:afterAutospacing="1"/>
      <w:jc w:val="center"/>
      <w:textAlignment w:val="center"/>
    </w:pPr>
    <w:rPr>
      <w:b/>
      <w:bCs/>
      <w:sz w:val="13"/>
      <w:szCs w:val="13"/>
    </w:rPr>
  </w:style>
  <w:style w:type="paragraph" w:customStyle="1" w:styleId="xl138">
    <w:name w:val="xl138"/>
    <w:basedOn w:val="Normal"/>
    <w:rsid w:val="008D4FAE"/>
    <w:pPr>
      <w:pBdr>
        <w:top w:val="single" w:sz="12" w:space="0" w:color="000000"/>
        <w:bottom w:val="single" w:sz="8" w:space="0" w:color="000000"/>
      </w:pBdr>
      <w:shd w:val="clear" w:color="000000" w:fill="C0C0C0"/>
      <w:spacing w:before="100" w:beforeAutospacing="1" w:after="100" w:afterAutospacing="1"/>
      <w:jc w:val="center"/>
      <w:textAlignment w:val="center"/>
    </w:pPr>
    <w:rPr>
      <w:b/>
      <w:bCs/>
      <w:sz w:val="13"/>
      <w:szCs w:val="13"/>
    </w:rPr>
  </w:style>
  <w:style w:type="paragraph" w:customStyle="1" w:styleId="xl139">
    <w:name w:val="xl139"/>
    <w:basedOn w:val="Normal"/>
    <w:rsid w:val="008D4FAE"/>
    <w:pPr>
      <w:pBdr>
        <w:top w:val="single" w:sz="12" w:space="0" w:color="000000"/>
        <w:bottom w:val="single" w:sz="8" w:space="0" w:color="000000"/>
        <w:right w:val="single" w:sz="12" w:space="0" w:color="000000"/>
      </w:pBdr>
      <w:shd w:val="clear" w:color="000000" w:fill="C0C0C0"/>
      <w:spacing w:before="100" w:beforeAutospacing="1" w:after="100" w:afterAutospacing="1"/>
      <w:jc w:val="center"/>
      <w:textAlignment w:val="center"/>
    </w:pPr>
    <w:rPr>
      <w:b/>
      <w:bCs/>
      <w:sz w:val="13"/>
      <w:szCs w:val="13"/>
    </w:rPr>
  </w:style>
  <w:style w:type="paragraph" w:customStyle="1" w:styleId="xl140">
    <w:name w:val="xl140"/>
    <w:basedOn w:val="Normal"/>
    <w:rsid w:val="008D4FAE"/>
    <w:pPr>
      <w:pBdr>
        <w:top w:val="single" w:sz="8" w:space="0" w:color="000000"/>
        <w:left w:val="single" w:sz="12" w:space="0" w:color="000000"/>
        <w:bottom w:val="single" w:sz="8" w:space="0" w:color="000000"/>
      </w:pBdr>
      <w:shd w:val="clear" w:color="000000" w:fill="C0C0C0"/>
      <w:spacing w:before="100" w:beforeAutospacing="1" w:after="100" w:afterAutospacing="1"/>
      <w:textAlignment w:val="center"/>
    </w:pPr>
    <w:rPr>
      <w:b/>
      <w:bCs/>
      <w:sz w:val="13"/>
      <w:szCs w:val="13"/>
    </w:rPr>
  </w:style>
  <w:style w:type="paragraph" w:customStyle="1" w:styleId="xl141">
    <w:name w:val="xl141"/>
    <w:basedOn w:val="Normal"/>
    <w:rsid w:val="008D4FAE"/>
    <w:pPr>
      <w:pBdr>
        <w:top w:val="single" w:sz="8" w:space="0" w:color="000000"/>
        <w:bottom w:val="single" w:sz="8" w:space="0" w:color="000000"/>
        <w:right w:val="single" w:sz="8" w:space="0" w:color="000000"/>
      </w:pBdr>
      <w:shd w:val="clear" w:color="000000" w:fill="C0C0C0"/>
      <w:spacing w:before="100" w:beforeAutospacing="1" w:after="100" w:afterAutospacing="1"/>
      <w:textAlignment w:val="center"/>
    </w:pPr>
    <w:rPr>
      <w:b/>
      <w:bCs/>
      <w:sz w:val="13"/>
      <w:szCs w:val="13"/>
    </w:rPr>
  </w:style>
  <w:style w:type="paragraph" w:customStyle="1" w:styleId="xl142">
    <w:name w:val="xl142"/>
    <w:basedOn w:val="Normal"/>
    <w:rsid w:val="008D4FAE"/>
    <w:pPr>
      <w:pBdr>
        <w:bottom w:val="single" w:sz="8" w:space="0" w:color="000000"/>
        <w:right w:val="single" w:sz="8" w:space="0" w:color="000000"/>
      </w:pBdr>
      <w:shd w:val="clear" w:color="000000" w:fill="C0C0C0"/>
      <w:spacing w:before="100" w:beforeAutospacing="1" w:after="100" w:afterAutospacing="1"/>
      <w:jc w:val="center"/>
      <w:textAlignment w:val="center"/>
    </w:pPr>
    <w:rPr>
      <w:b/>
      <w:bCs/>
      <w:sz w:val="13"/>
      <w:szCs w:val="13"/>
    </w:rPr>
  </w:style>
  <w:style w:type="paragraph" w:customStyle="1" w:styleId="xl143">
    <w:name w:val="xl143"/>
    <w:basedOn w:val="Normal"/>
    <w:rsid w:val="008D4FAE"/>
    <w:pPr>
      <w:pBdr>
        <w:top w:val="single" w:sz="8" w:space="0" w:color="000000"/>
        <w:left w:val="single" w:sz="8" w:space="0" w:color="000000"/>
        <w:bottom w:val="single" w:sz="8" w:space="0" w:color="000000"/>
      </w:pBdr>
      <w:shd w:val="clear" w:color="000000" w:fill="C0C0C0"/>
      <w:spacing w:before="100" w:beforeAutospacing="1" w:after="100" w:afterAutospacing="1"/>
      <w:jc w:val="center"/>
      <w:textAlignment w:val="center"/>
    </w:pPr>
    <w:rPr>
      <w:b/>
      <w:bCs/>
      <w:sz w:val="13"/>
      <w:szCs w:val="13"/>
    </w:rPr>
  </w:style>
  <w:style w:type="paragraph" w:customStyle="1" w:styleId="xl144">
    <w:name w:val="xl144"/>
    <w:basedOn w:val="Normal"/>
    <w:rsid w:val="008D4FAE"/>
    <w:pPr>
      <w:pBdr>
        <w:top w:val="single" w:sz="8" w:space="0" w:color="000000"/>
        <w:bottom w:val="single" w:sz="8" w:space="0" w:color="000000"/>
      </w:pBdr>
      <w:shd w:val="clear" w:color="000000" w:fill="C0C0C0"/>
      <w:spacing w:before="100" w:beforeAutospacing="1" w:after="100" w:afterAutospacing="1"/>
      <w:jc w:val="center"/>
      <w:textAlignment w:val="center"/>
    </w:pPr>
    <w:rPr>
      <w:b/>
      <w:bCs/>
      <w:sz w:val="13"/>
      <w:szCs w:val="13"/>
    </w:rPr>
  </w:style>
  <w:style w:type="paragraph" w:customStyle="1" w:styleId="xl145">
    <w:name w:val="xl145"/>
    <w:basedOn w:val="Normal"/>
    <w:rsid w:val="008D4FAE"/>
    <w:pPr>
      <w:pBdr>
        <w:top w:val="single" w:sz="8" w:space="0" w:color="000000"/>
        <w:bottom w:val="single" w:sz="8" w:space="0" w:color="000000"/>
        <w:right w:val="single" w:sz="8" w:space="0" w:color="000000"/>
      </w:pBdr>
      <w:shd w:val="clear" w:color="000000" w:fill="C0C0C0"/>
      <w:spacing w:before="100" w:beforeAutospacing="1" w:after="100" w:afterAutospacing="1"/>
      <w:jc w:val="center"/>
      <w:textAlignment w:val="center"/>
    </w:pPr>
    <w:rPr>
      <w:b/>
      <w:bCs/>
      <w:sz w:val="13"/>
      <w:szCs w:val="13"/>
    </w:rPr>
  </w:style>
  <w:style w:type="paragraph" w:customStyle="1" w:styleId="xl146">
    <w:name w:val="xl146"/>
    <w:basedOn w:val="Normal"/>
    <w:rsid w:val="008D4FAE"/>
    <w:pPr>
      <w:pBdr>
        <w:top w:val="single" w:sz="8" w:space="0" w:color="000000"/>
        <w:bottom w:val="single" w:sz="8" w:space="0" w:color="000000"/>
        <w:right w:val="single" w:sz="12" w:space="0" w:color="000000"/>
      </w:pBdr>
      <w:shd w:val="clear" w:color="000000" w:fill="C0C0C0"/>
      <w:spacing w:before="100" w:beforeAutospacing="1" w:after="100" w:afterAutospacing="1"/>
      <w:jc w:val="center"/>
      <w:textAlignment w:val="center"/>
    </w:pPr>
    <w:rPr>
      <w:b/>
      <w:bCs/>
      <w:sz w:val="13"/>
      <w:szCs w:val="13"/>
    </w:rPr>
  </w:style>
  <w:style w:type="paragraph" w:customStyle="1" w:styleId="xl147">
    <w:name w:val="xl147"/>
    <w:basedOn w:val="Normal"/>
    <w:rsid w:val="008D4FAE"/>
    <w:pPr>
      <w:pBdr>
        <w:top w:val="single" w:sz="8" w:space="0" w:color="000000"/>
        <w:left w:val="single" w:sz="12" w:space="0" w:color="000000"/>
        <w:bottom w:val="single" w:sz="8" w:space="0" w:color="000000"/>
      </w:pBdr>
      <w:shd w:val="clear" w:color="000000" w:fill="C0C0C0"/>
      <w:spacing w:before="100" w:beforeAutospacing="1" w:after="100" w:afterAutospacing="1"/>
      <w:textAlignment w:val="center"/>
    </w:pPr>
    <w:rPr>
      <w:b/>
      <w:bCs/>
      <w:sz w:val="13"/>
      <w:szCs w:val="13"/>
    </w:rPr>
  </w:style>
  <w:style w:type="paragraph" w:customStyle="1" w:styleId="xl148">
    <w:name w:val="xl148"/>
    <w:basedOn w:val="Normal"/>
    <w:rsid w:val="008D4FAE"/>
    <w:pPr>
      <w:pBdr>
        <w:top w:val="single" w:sz="8" w:space="0" w:color="000000"/>
        <w:bottom w:val="single" w:sz="8" w:space="0" w:color="000000"/>
        <w:right w:val="single" w:sz="8" w:space="0" w:color="000000"/>
      </w:pBdr>
      <w:shd w:val="clear" w:color="000000" w:fill="C0C0C0"/>
      <w:spacing w:before="100" w:beforeAutospacing="1" w:after="100" w:afterAutospacing="1"/>
      <w:textAlignment w:val="center"/>
    </w:pPr>
    <w:rPr>
      <w:b/>
      <w:bCs/>
      <w:sz w:val="13"/>
      <w:szCs w:val="13"/>
    </w:rPr>
  </w:style>
  <w:style w:type="paragraph" w:customStyle="1" w:styleId="xl149">
    <w:name w:val="xl149"/>
    <w:basedOn w:val="Normal"/>
    <w:rsid w:val="008D4FAE"/>
    <w:pPr>
      <w:pBdr>
        <w:bottom w:val="single" w:sz="8" w:space="0" w:color="000000"/>
        <w:right w:val="single" w:sz="12" w:space="0" w:color="000000"/>
      </w:pBdr>
      <w:shd w:val="clear" w:color="000000" w:fill="C0C0C0"/>
      <w:spacing w:before="100" w:beforeAutospacing="1" w:after="100" w:afterAutospacing="1"/>
      <w:jc w:val="center"/>
      <w:textAlignment w:val="center"/>
    </w:pPr>
    <w:rPr>
      <w:b/>
      <w:bCs/>
      <w:sz w:val="13"/>
      <w:szCs w:val="13"/>
    </w:rPr>
  </w:style>
  <w:style w:type="paragraph" w:customStyle="1" w:styleId="xl150">
    <w:name w:val="xl150"/>
    <w:basedOn w:val="Normal"/>
    <w:rsid w:val="008D4FAE"/>
    <w:pPr>
      <w:pBdr>
        <w:bottom w:val="single" w:sz="8" w:space="0" w:color="000000"/>
        <w:right w:val="single" w:sz="8" w:space="0" w:color="000000"/>
      </w:pBdr>
      <w:shd w:val="clear" w:color="000000" w:fill="C0C0C0"/>
      <w:spacing w:before="100" w:beforeAutospacing="1" w:after="100" w:afterAutospacing="1"/>
      <w:textAlignment w:val="center"/>
    </w:pPr>
    <w:rPr>
      <w:sz w:val="13"/>
      <w:szCs w:val="13"/>
    </w:rPr>
  </w:style>
  <w:style w:type="paragraph" w:customStyle="1" w:styleId="xl151">
    <w:name w:val="xl151"/>
    <w:basedOn w:val="Normal"/>
    <w:rsid w:val="008D4FAE"/>
    <w:pPr>
      <w:pBdr>
        <w:bottom w:val="single" w:sz="8" w:space="0" w:color="000000"/>
        <w:right w:val="single" w:sz="12" w:space="0" w:color="000000"/>
      </w:pBdr>
      <w:shd w:val="clear" w:color="000000" w:fill="C0C0C0"/>
      <w:spacing w:before="100" w:beforeAutospacing="1" w:after="100" w:afterAutospacing="1"/>
      <w:textAlignment w:val="center"/>
    </w:pPr>
    <w:rPr>
      <w:sz w:val="13"/>
      <w:szCs w:val="13"/>
    </w:rPr>
  </w:style>
  <w:style w:type="paragraph" w:customStyle="1" w:styleId="xl152">
    <w:name w:val="xl152"/>
    <w:basedOn w:val="Normal"/>
    <w:rsid w:val="008D4FAE"/>
    <w:pPr>
      <w:pBdr>
        <w:top w:val="single" w:sz="8" w:space="0" w:color="000000"/>
        <w:left w:val="single" w:sz="12" w:space="0" w:color="000000"/>
        <w:bottom w:val="single" w:sz="12" w:space="0" w:color="000000"/>
      </w:pBdr>
      <w:spacing w:before="100" w:beforeAutospacing="1" w:after="100" w:afterAutospacing="1"/>
      <w:textAlignment w:val="center"/>
    </w:pPr>
    <w:rPr>
      <w:sz w:val="13"/>
      <w:szCs w:val="13"/>
    </w:rPr>
  </w:style>
  <w:style w:type="table" w:customStyle="1" w:styleId="TableGrid8">
    <w:name w:val="Table Grid8"/>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
    <w:name w:val="Table Grid31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
    <w:name w:val="Table Grid13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
    <w:name w:val="Table Grid32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
    <w:name w:val="Table Grid31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
    <w:name w:val="Table Grid13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
    <w:name w:val="Table Grid32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
    <w:name w:val="Table Grid73"/>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
    <w:name w:val="Table Grid31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
    <w:name w:val="Table Grid5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
    <w:name w:val="Table Grid13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
    <w:name w:val="Table Grid32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
    <w:name w:val="Table Grid71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
    <w:name w:val="Table Grid112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
    <w:name w:val="Table Grid34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 Grid21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
    <w:name w:val="Table Grid5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
    <w:name w:val="Table Grid62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1">
    <w:name w:val="Table Grid13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 Grid22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1">
    <w:name w:val="Table Grid32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
    <w:name w:val="Table Grid72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4">
    <w:name w:val="Table Grid31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
    <w:name w:val="Table Grid5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
    <w:name w:val="Table Grid64"/>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
    <w:name w:val="Table Grid13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 Grid22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4">
    <w:name w:val="Table Grid32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
    <w:name w:val="Table Grid74"/>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
    <w:name w:val="Table Grid142"/>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2">
    <w:name w:val="Table Grid332"/>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
    <w:name w:val="Table Grid211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
    <w:name w:val="Table Grid311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
    <w:name w:val="Table Grid51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2">
    <w:name w:val="Table Grid131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2">
    <w:name w:val="Table Grid321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2">
    <w:name w:val="Table Grid712"/>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8D4FAE"/>
  </w:style>
  <w:style w:type="table" w:customStyle="1" w:styleId="TableGrid92">
    <w:name w:val="Table Grid92"/>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
    <w:name w:val="Table Grid152"/>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2">
    <w:name w:val="Table Grid1122"/>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2">
    <w:name w:val="Table Grid212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
    <w:name w:val="Table Grid312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2">
    <w:name w:val="Table Grid52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
    <w:name w:val="Table Grid622"/>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2">
    <w:name w:val="Table Grid132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
    <w:name w:val="Table Grid222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2">
    <w:name w:val="Table Grid3222"/>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2">
    <w:name w:val="Table Grid722"/>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5">
    <w:name w:val="Table Grid115"/>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 Grid21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
    <w:name w:val="Table Grid31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
    <w:name w:val="Table Grid5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
    <w:name w:val="Table Grid65"/>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 Grid22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5">
    <w:name w:val="Table Grid32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
    <w:name w:val="Table Grid75"/>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
    <w:name w:val="Table Grid143"/>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3">
    <w:name w:val="Table Grid333"/>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
    <w:name w:val="Table Grid211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3">
    <w:name w:val="Table Grid311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3">
    <w:name w:val="Table Grid51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3">
    <w:name w:val="Table Grid131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3">
    <w:name w:val="Table Grid221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3">
    <w:name w:val="Table Grid321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3">
    <w:name w:val="Table Grid713"/>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unhideWhenUsed/>
    <w:rsid w:val="008D4FAE"/>
  </w:style>
  <w:style w:type="table" w:customStyle="1" w:styleId="TableGrid93">
    <w:name w:val="Table Grid93"/>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3">
    <w:name w:val="Table Grid1123"/>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3">
    <w:name w:val="Table Grid343"/>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3">
    <w:name w:val="Table Grid312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3">
    <w:name w:val="Table Grid52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3">
    <w:name w:val="Table Grid623"/>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3">
    <w:name w:val="Table Grid132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3">
    <w:name w:val="Table Grid222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3">
    <w:name w:val="Table Grid3223"/>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3">
    <w:name w:val="Table Grid723"/>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116"/>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7">
    <w:name w:val="Table Grid117"/>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8"/>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6">
    <w:name w:val="Table Grid31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
    <w:name w:val="Table Grid4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
    <w:name w:val="Table Grid5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
    <w:name w:val="Table Grid13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 Grid22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6">
    <w:name w:val="Table Grid32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
    <w:name w:val="Table Grid76"/>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8D4FAE"/>
  </w:style>
  <w:style w:type="table" w:customStyle="1" w:styleId="TableGrid84">
    <w:name w:val="Table Grid84"/>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
    <w:name w:val="Table Grid144"/>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4">
    <w:name w:val="Table Grid334"/>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
    <w:name w:val="Table Grid121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
    <w:name w:val="Table Grid211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
    <w:name w:val="Table Grid41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
    <w:name w:val="Table Grid51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
    <w:name w:val="Table Grid614"/>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4">
    <w:name w:val="Table Grid131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4">
    <w:name w:val="Table Grid321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
    <w:name w:val="Table Grid714"/>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unhideWhenUsed/>
    <w:rsid w:val="008D4FAE"/>
  </w:style>
  <w:style w:type="table" w:customStyle="1" w:styleId="TableGrid94">
    <w:name w:val="Table Grid94"/>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4">
    <w:name w:val="Table Grid1124"/>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 Grid244"/>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4">
    <w:name w:val="Table Grid344"/>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4">
    <w:name w:val="Table Grid312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4">
    <w:name w:val="Table Grid52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4">
    <w:name w:val="Table Grid624"/>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4">
    <w:name w:val="Table Grid132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 Grid222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4">
    <w:name w:val="Table Grid3224"/>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4">
    <w:name w:val="Table Grid724"/>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9">
    <w:name w:val="Table Grid119"/>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
    <w:name w:val="Table Grid12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7">
    <w:name w:val="Table Grid31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
    <w:name w:val="Table Grid5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
    <w:name w:val="Table Grid67"/>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7">
    <w:name w:val="Table Grid13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 Grid22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7">
    <w:name w:val="Table Grid32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
    <w:name w:val="Table Grid77"/>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8D4FAE"/>
  </w:style>
  <w:style w:type="table" w:customStyle="1" w:styleId="TableGrid85">
    <w:name w:val="Table Grid85"/>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5">
    <w:name w:val="Table Grid1115"/>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5">
    <w:name w:val="Table Grid235"/>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5">
    <w:name w:val="Table Grid335"/>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5">
    <w:name w:val="Table Grid311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5">
    <w:name w:val="Table Grid51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5">
    <w:name w:val="Table Grid615"/>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5">
    <w:name w:val="Table Grid131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5">
    <w:name w:val="Table Grid321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
    <w:name w:val="No List25"/>
    <w:next w:val="NoList"/>
    <w:uiPriority w:val="99"/>
    <w:semiHidden/>
    <w:unhideWhenUsed/>
    <w:rsid w:val="008D4FAE"/>
  </w:style>
  <w:style w:type="table" w:customStyle="1" w:styleId="TableGrid95">
    <w:name w:val="Table Grid95"/>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5">
    <w:name w:val="Table Grid1125"/>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5">
    <w:name w:val="Table Grid245"/>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5">
    <w:name w:val="Table Grid345"/>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5">
    <w:name w:val="Table Grid312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5">
    <w:name w:val="Table Grid52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5">
    <w:name w:val="Table Grid625"/>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5">
    <w:name w:val="Table Grid132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5">
    <w:name w:val="Table Grid222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5">
    <w:name w:val="Table Grid3225"/>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5">
    <w:name w:val="Table Grid725"/>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8D4FAE"/>
  </w:style>
  <w:style w:type="table" w:customStyle="1" w:styleId="TableGrid30">
    <w:name w:val="Table Grid30"/>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
    <w:name w:val="Table Grid310"/>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8">
    <w:name w:val="Table Grid12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 Grid21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8">
    <w:name w:val="Table Grid31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
    <w:name w:val="Table Grid5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
    <w:name w:val="Table Grid68"/>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8">
    <w:name w:val="Table Grid13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8">
    <w:name w:val="Table Grid22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8">
    <w:name w:val="Table Grid32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
    <w:name w:val="Table Grid78"/>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
    <w:name w:val="No List17"/>
    <w:next w:val="NoList"/>
    <w:uiPriority w:val="99"/>
    <w:semiHidden/>
    <w:unhideWhenUsed/>
    <w:rsid w:val="008D4FAE"/>
  </w:style>
  <w:style w:type="table" w:customStyle="1" w:styleId="TableGrid86">
    <w:name w:val="Table Grid86"/>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6">
    <w:name w:val="Table Grid1116"/>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
    <w:name w:val="Table Grid236"/>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6">
    <w:name w:val="Table Grid336"/>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6">
    <w:name w:val="Table Grid311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6">
    <w:name w:val="Table Grid51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6">
    <w:name w:val="Table Grid616"/>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6">
    <w:name w:val="Table Grid131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6">
    <w:name w:val="Table Grid221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6">
    <w:name w:val="Table Grid321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6">
    <w:name w:val="Table Grid716"/>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8D4FAE"/>
  </w:style>
  <w:style w:type="table" w:customStyle="1" w:styleId="TableGrid96">
    <w:name w:val="Table Grid96"/>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6">
    <w:name w:val="Table Grid156"/>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6">
    <w:name w:val="Table Grid1126"/>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6">
    <w:name w:val="Table Grid246"/>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6">
    <w:name w:val="Table Grid346"/>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6">
    <w:name w:val="Table Grid122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6">
    <w:name w:val="Table Grid212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6">
    <w:name w:val="Table Grid312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6">
    <w:name w:val="Table Grid42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6">
    <w:name w:val="Table Grid52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6">
    <w:name w:val="Table Grid626"/>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6">
    <w:name w:val="Table Grid132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6">
    <w:name w:val="Table Grid222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6">
    <w:name w:val="Table Grid3226"/>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6">
    <w:name w:val="Table Grid726"/>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8D4FAE"/>
  </w:style>
  <w:style w:type="table" w:customStyle="1" w:styleId="TableGrid40">
    <w:name w:val="Table Grid40"/>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
    <w:name w:val="Table Grid129"/>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7">
    <w:name w:val="Table Grid1117"/>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 Grid220"/>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9">
    <w:name w:val="Table Grid319"/>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1210"/>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0">
    <w:name w:val="Table Grid2110"/>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0">
    <w:name w:val="Table Grid3110"/>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
    <w:name w:val="Table Grid4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
    <w:name w:val="Table Grid5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
    <w:name w:val="Table Grid69"/>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9">
    <w:name w:val="Table Grid13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9">
    <w:name w:val="Table Grid22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9">
    <w:name w:val="Table Grid32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
    <w:name w:val="Table Grid79"/>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
    <w:name w:val="No List18"/>
    <w:next w:val="NoList"/>
    <w:uiPriority w:val="99"/>
    <w:semiHidden/>
    <w:unhideWhenUsed/>
    <w:rsid w:val="008D4FAE"/>
  </w:style>
  <w:style w:type="table" w:customStyle="1" w:styleId="TableGrid87">
    <w:name w:val="Table Grid87"/>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7">
    <w:name w:val="Table Grid147"/>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8">
    <w:name w:val="Table Grid1118"/>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7">
    <w:name w:val="Table Grid237"/>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7">
    <w:name w:val="Table Grid337"/>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7">
    <w:name w:val="Table Grid211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7">
    <w:name w:val="Table Grid311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7">
    <w:name w:val="Table Grid51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7">
    <w:name w:val="Table Grid617"/>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7">
    <w:name w:val="Table Grid131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7">
    <w:name w:val="Table Grid221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7">
    <w:name w:val="Table Grid321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7">
    <w:name w:val="Table Grid717"/>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8D4FAE"/>
  </w:style>
  <w:style w:type="table" w:customStyle="1" w:styleId="TableGrid97">
    <w:name w:val="Table Grid97"/>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7">
    <w:name w:val="Table Grid157"/>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7">
    <w:name w:val="Table Grid1127"/>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7">
    <w:name w:val="Table Grid247"/>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7">
    <w:name w:val="Table Grid347"/>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7">
    <w:name w:val="Table Grid122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7">
    <w:name w:val="Table Grid212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7">
    <w:name w:val="Table Grid312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7">
    <w:name w:val="Table Grid42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7">
    <w:name w:val="Table Grid52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7">
    <w:name w:val="Table Grid627"/>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7">
    <w:name w:val="Table Grid132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7">
    <w:name w:val="Table Grid222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7">
    <w:name w:val="Table Grid3227"/>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7">
    <w:name w:val="Table Grid727"/>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8D4FAE"/>
  </w:style>
  <w:style w:type="table" w:customStyle="1" w:styleId="TableGrid50">
    <w:name w:val="Table Grid50"/>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130"/>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9">
    <w:name w:val="Table Grid1119"/>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
    <w:name w:val="Table Grid230"/>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0">
    <w:name w:val="Table Grid320"/>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8">
    <w:name w:val="Table Grid121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8">
    <w:name w:val="Table Grid211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8">
    <w:name w:val="Table Grid311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
    <w:name w:val="Table Grid410"/>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0"/>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 Grid610"/>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0">
    <w:name w:val="Table Grid1310"/>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
    <w:name w:val="Table Grid2210"/>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0">
    <w:name w:val="Table Grid3210"/>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 Grid710"/>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8D4FAE"/>
  </w:style>
  <w:style w:type="table" w:customStyle="1" w:styleId="TableGrid88">
    <w:name w:val="Table Grid88"/>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8">
    <w:name w:val="Table Grid148"/>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0">
    <w:name w:val="Table Grid11110"/>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8">
    <w:name w:val="Table Grid238"/>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8">
    <w:name w:val="Table Grid338"/>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9">
    <w:name w:val="Table Grid121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9">
    <w:name w:val="Table Grid211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9">
    <w:name w:val="Table Grid311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8">
    <w:name w:val="Table Grid41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8">
    <w:name w:val="Table Grid51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8">
    <w:name w:val="Table Grid618"/>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8">
    <w:name w:val="Table Grid131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8">
    <w:name w:val="Table Grid221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8">
    <w:name w:val="Table Grid321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8">
    <w:name w:val="Table Grid718"/>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8D4FAE"/>
  </w:style>
  <w:style w:type="table" w:customStyle="1" w:styleId="TableGrid98">
    <w:name w:val="Table Grid98"/>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8">
    <w:name w:val="Table Grid158"/>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8">
    <w:name w:val="Table Grid1128"/>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8">
    <w:name w:val="Table Grid248"/>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8">
    <w:name w:val="Table Grid348"/>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8">
    <w:name w:val="Table Grid122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8">
    <w:name w:val="Table Grid212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8">
    <w:name w:val="Table Grid312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8">
    <w:name w:val="Table Grid42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8">
    <w:name w:val="Table Grid52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8">
    <w:name w:val="Table Grid628"/>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8">
    <w:name w:val="Table Grid132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8">
    <w:name w:val="Table Grid222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8">
    <w:name w:val="Table Grid3228"/>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8">
    <w:name w:val="Table Grid728"/>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8D4FAE"/>
  </w:style>
  <w:style w:type="numbering" w:customStyle="1" w:styleId="NoList110">
    <w:name w:val="No List110"/>
    <w:next w:val="NoList"/>
    <w:uiPriority w:val="99"/>
    <w:semiHidden/>
    <w:unhideWhenUsed/>
    <w:rsid w:val="008D4FAE"/>
  </w:style>
  <w:style w:type="table" w:customStyle="1" w:styleId="TableGrid60">
    <w:name w:val="Table Grid60"/>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140"/>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0">
    <w:name w:val="Table Grid1120"/>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9">
    <w:name w:val="Table Grid239"/>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0">
    <w:name w:val="Table Grid330"/>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 Grid1220"/>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0">
    <w:name w:val="Table Grid2120"/>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0">
    <w:name w:val="Table Grid3120"/>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9">
    <w:name w:val="Table Grid41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9">
    <w:name w:val="Table Grid51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9">
    <w:name w:val="Table Grid619"/>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9">
    <w:name w:val="Table Grid131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9">
    <w:name w:val="Table Grid221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9">
    <w:name w:val="Table Grid321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9">
    <w:name w:val="Table Grid719"/>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8D4FAE"/>
  </w:style>
  <w:style w:type="table" w:customStyle="1" w:styleId="TableGrid89">
    <w:name w:val="Table Grid89"/>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9">
    <w:name w:val="Table Grid149"/>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
    <w:name w:val="Table Grid1111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0">
    <w:name w:val="Table Grid2310"/>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9">
    <w:name w:val="Table Grid339"/>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0">
    <w:name w:val="Table Grid12110"/>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0">
    <w:name w:val="Table Grid21110"/>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0">
    <w:name w:val="Table Grid31110"/>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 Grid4110"/>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 Grid5110"/>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 Grid6110"/>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 Grid13110"/>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0">
    <w:name w:val="Table Grid22110"/>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0">
    <w:name w:val="Table Grid32110"/>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 Grid7110"/>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9">
    <w:name w:val="No List29"/>
    <w:next w:val="NoList"/>
    <w:uiPriority w:val="99"/>
    <w:semiHidden/>
    <w:unhideWhenUsed/>
    <w:rsid w:val="008D4FAE"/>
  </w:style>
  <w:style w:type="table" w:customStyle="1" w:styleId="TableGrid99">
    <w:name w:val="Table Grid99"/>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9">
    <w:name w:val="Table Grid159"/>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9">
    <w:name w:val="Table Grid1129"/>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9">
    <w:name w:val="Table Grid249"/>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9">
    <w:name w:val="Table Grid349"/>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9">
    <w:name w:val="Table Grid122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9">
    <w:name w:val="Table Grid212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9">
    <w:name w:val="Table Grid312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9">
    <w:name w:val="Table Grid42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9">
    <w:name w:val="Table Grid52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9">
    <w:name w:val="Table Grid629"/>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9">
    <w:name w:val="Table Grid132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9">
    <w:name w:val="Table Grid222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9">
    <w:name w:val="Table Grid3229"/>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9">
    <w:name w:val="Table Grid729"/>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1">
    <w:name w:val="Table Grid113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
    <w:name w:val="Table Grid35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 Grid21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1">
    <w:name w:val="Table Grid31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
    <w:name w:val="Table Grid5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
    <w:name w:val="Table Grid63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1">
    <w:name w:val="Table Grid13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 Grid22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1">
    <w:name w:val="Table Grid73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8D4FAE"/>
  </w:style>
  <w:style w:type="table" w:customStyle="1" w:styleId="TableGrid811">
    <w:name w:val="Table Grid81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
    <w:name w:val="Table Grid141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2">
    <w:name w:val="Table Grid11112"/>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
    <w:name w:val="Table Grid331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
    <w:name w:val="Table Grid211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
    <w:name w:val="Table Grid311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
    <w:name w:val="Table Grid51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
    <w:name w:val="Table Grid611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
    <w:name w:val="Table Grid131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
    <w:name w:val="Table Grid221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1">
    <w:name w:val="Table Grid321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unhideWhenUsed/>
    <w:rsid w:val="008D4FAE"/>
  </w:style>
  <w:style w:type="table" w:customStyle="1" w:styleId="TableGrid911">
    <w:name w:val="Table Grid91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1">
    <w:name w:val="Table Grid151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1">
    <w:name w:val="Table Grid1121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1">
    <w:name w:val="Table Grid341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1">
    <w:name w:val="Table Grid212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1">
    <w:name w:val="Table Grid312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1">
    <w:name w:val="Table Grid52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1">
    <w:name w:val="Table Grid621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11">
    <w:name w:val="Table Grid132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11">
    <w:name w:val="Table Grid3221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1">
    <w:name w:val="Table Grid721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1">
    <w:name w:val="Table Grid114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1">
    <w:name w:val="Table Grid21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41">
    <w:name w:val="Table Grid31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
    <w:name w:val="Table Grid5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
    <w:name w:val="Table Grid64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
    <w:name w:val="Table Grid13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41">
    <w:name w:val="Table Grid32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1">
    <w:name w:val="Table Grid74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8D4FAE"/>
  </w:style>
  <w:style w:type="table" w:customStyle="1" w:styleId="TableGrid821">
    <w:name w:val="Table Grid82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
    <w:name w:val="Table Grid142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1">
    <w:name w:val="Table Grid1112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1">
    <w:name w:val="Table Grid232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21">
    <w:name w:val="Table Grid332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1">
    <w:name w:val="Table Grid211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1">
    <w:name w:val="Table Grid311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
    <w:name w:val="Table Grid41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1">
    <w:name w:val="Table Grid51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21">
    <w:name w:val="Table Grid131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1">
    <w:name w:val="Table Grid221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21">
    <w:name w:val="Table Grid321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21">
    <w:name w:val="Table Grid712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
    <w:name w:val="No List221"/>
    <w:next w:val="NoList"/>
    <w:uiPriority w:val="99"/>
    <w:semiHidden/>
    <w:unhideWhenUsed/>
    <w:rsid w:val="008D4FAE"/>
  </w:style>
  <w:style w:type="table" w:customStyle="1" w:styleId="TableGrid921">
    <w:name w:val="Table Grid92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1">
    <w:name w:val="Table Grid152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21">
    <w:name w:val="Table Grid1122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1">
    <w:name w:val="Table Grid242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1">
    <w:name w:val="Table Grid342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21">
    <w:name w:val="Table Grid212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21">
    <w:name w:val="Table Grid52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1">
    <w:name w:val="Table Grid622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21">
    <w:name w:val="Table Grid132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21">
    <w:name w:val="Table Grid3222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21">
    <w:name w:val="Table Grid722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8D4FAE"/>
  </w:style>
  <w:style w:type="table" w:customStyle="1" w:styleId="TableGrid191">
    <w:name w:val="Table Grid19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1">
    <w:name w:val="Table Grid110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51">
    <w:name w:val="Table Grid115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1">
    <w:name w:val="Table Grid37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 Grid21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
    <w:name w:val="Table Grid31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1">
    <w:name w:val="Table Grid5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
    <w:name w:val="Table Grid65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1">
    <w:name w:val="Table Grid13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 Grid22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51">
    <w:name w:val="Table Grid32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1">
    <w:name w:val="Table Grid75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8D4FAE"/>
  </w:style>
  <w:style w:type="table" w:customStyle="1" w:styleId="TableGrid831">
    <w:name w:val="Table Grid83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1">
    <w:name w:val="Table Grid143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1">
    <w:name w:val="Table Grid1113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1">
    <w:name w:val="Table Grid233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31">
    <w:name w:val="Table Grid333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31">
    <w:name w:val="Table Grid311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31">
    <w:name w:val="Table Grid51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1">
    <w:name w:val="Table Grid613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31">
    <w:name w:val="Table Grid131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31">
    <w:name w:val="Table Grid221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31">
    <w:name w:val="Table Grid321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31">
    <w:name w:val="Table Grid713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1">
    <w:name w:val="No List231"/>
    <w:next w:val="NoList"/>
    <w:uiPriority w:val="99"/>
    <w:semiHidden/>
    <w:unhideWhenUsed/>
    <w:rsid w:val="008D4FAE"/>
  </w:style>
  <w:style w:type="table" w:customStyle="1" w:styleId="TableGrid931">
    <w:name w:val="Table Grid93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1">
    <w:name w:val="Table Grid153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31">
    <w:name w:val="Table Grid1123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1">
    <w:name w:val="Table Grid243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31">
    <w:name w:val="Table Grid343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
    <w:name w:val="Table Grid122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1">
    <w:name w:val="Table Grid212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31">
    <w:name w:val="Table Grid312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31">
    <w:name w:val="Table Grid52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31">
    <w:name w:val="Table Grid623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31">
    <w:name w:val="Table Grid132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31">
    <w:name w:val="Table Grid222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31">
    <w:name w:val="Table Grid3223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31">
    <w:name w:val="Table Grid723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8D4FAE"/>
  </w:style>
  <w:style w:type="table" w:customStyle="1" w:styleId="TableGrid201">
    <w:name w:val="Table Grid20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
    <w:name w:val="Table Grid116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71">
    <w:name w:val="Table Grid117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
    <w:name w:val="Table Grid28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1">
    <w:name w:val="Table Grid38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61">
    <w:name w:val="Table Grid31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1">
    <w:name w:val="Table Grid5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1">
    <w:name w:val="Table Grid66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1">
    <w:name w:val="Table Grid13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 Grid22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61">
    <w:name w:val="Table Grid32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1">
    <w:name w:val="Table Grid76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8D4FAE"/>
  </w:style>
  <w:style w:type="table" w:customStyle="1" w:styleId="TableGrid841">
    <w:name w:val="Table Grid84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1">
    <w:name w:val="Table Grid1114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1">
    <w:name w:val="Table Grid234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41">
    <w:name w:val="Table Grid334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
    <w:name w:val="Table Grid121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1">
    <w:name w:val="Table Grid51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1">
    <w:name w:val="Table Grid614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41">
    <w:name w:val="Table Grid131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1">
    <w:name w:val="Table Grid221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41">
    <w:name w:val="Table Grid321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1">
    <w:name w:val="Table Grid714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1">
    <w:name w:val="No List241"/>
    <w:next w:val="NoList"/>
    <w:uiPriority w:val="99"/>
    <w:semiHidden/>
    <w:unhideWhenUsed/>
    <w:rsid w:val="008D4FAE"/>
  </w:style>
  <w:style w:type="table" w:customStyle="1" w:styleId="TableGrid941">
    <w:name w:val="Table Grid94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1">
    <w:name w:val="Table Grid154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41">
    <w:name w:val="Table Grid1124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1">
    <w:name w:val="Table Grid244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41">
    <w:name w:val="Table Grid344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1">
    <w:name w:val="Table Grid122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1">
    <w:name w:val="Table Grid212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41">
    <w:name w:val="Table Grid312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1">
    <w:name w:val="Table Grid42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41">
    <w:name w:val="Table Grid52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41">
    <w:name w:val="Table Grid624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41">
    <w:name w:val="Table Grid132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1">
    <w:name w:val="Table Grid222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41">
    <w:name w:val="Table Grid3224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41">
    <w:name w:val="Table Grid724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8D4FAE"/>
  </w:style>
  <w:style w:type="table" w:customStyle="1" w:styleId="TableGrid291">
    <w:name w:val="Table Grid29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
    <w:name w:val="Table Grid118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91">
    <w:name w:val="Table Grid119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 Grid210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1">
    <w:name w:val="Table Grid39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
    <w:name w:val="Table Grid12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 Grid21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71">
    <w:name w:val="Table Grid31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1">
    <w:name w:val="Table Grid5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1">
    <w:name w:val="Table Grid67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71">
    <w:name w:val="Table Grid13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 Grid22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71">
    <w:name w:val="Table Grid32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1">
    <w:name w:val="Table Grid77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8D4FAE"/>
  </w:style>
  <w:style w:type="table" w:customStyle="1" w:styleId="TableGrid851">
    <w:name w:val="Table Grid85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1">
    <w:name w:val="Table Grid145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51">
    <w:name w:val="Table Grid1115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51">
    <w:name w:val="Table Grid235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51">
    <w:name w:val="Table Grid335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1">
    <w:name w:val="Table Grid121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1">
    <w:name w:val="Table Grid211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51">
    <w:name w:val="Table Grid311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1">
    <w:name w:val="Table Grid41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51">
    <w:name w:val="Table Grid51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51">
    <w:name w:val="Table Grid615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51">
    <w:name w:val="Table Grid131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1">
    <w:name w:val="Table Grid221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51">
    <w:name w:val="Table Grid321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1">
    <w:name w:val="Table Grid715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1">
    <w:name w:val="No List251"/>
    <w:next w:val="NoList"/>
    <w:uiPriority w:val="99"/>
    <w:semiHidden/>
    <w:unhideWhenUsed/>
    <w:rsid w:val="008D4FAE"/>
  </w:style>
  <w:style w:type="table" w:customStyle="1" w:styleId="TableGrid951">
    <w:name w:val="Table Grid95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1">
    <w:name w:val="Table Grid155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51">
    <w:name w:val="Table Grid1125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51">
    <w:name w:val="Table Grid245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51">
    <w:name w:val="Table Grid345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1">
    <w:name w:val="Table Grid122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1">
    <w:name w:val="Table Grid212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51">
    <w:name w:val="Table Grid312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1">
    <w:name w:val="Table Grid42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51">
    <w:name w:val="Table Grid52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51">
    <w:name w:val="Table Grid625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51">
    <w:name w:val="Table Grid132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51">
    <w:name w:val="Table Grid222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51">
    <w:name w:val="Table Grid3225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51">
    <w:name w:val="Table Grid725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8D4FAE"/>
  </w:style>
  <w:style w:type="table" w:customStyle="1" w:styleId="TableGrid301">
    <w:name w:val="Table Grid30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 Grid120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1">
    <w:name w:val="Table Grid1110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 Grid218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1">
    <w:name w:val="Table Grid310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81">
    <w:name w:val="Table Grid12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 Grid219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81">
    <w:name w:val="Table Grid31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1">
    <w:name w:val="Table Grid5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1">
    <w:name w:val="Table Grid68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81">
    <w:name w:val="Table Grid13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81">
    <w:name w:val="Table Grid22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81">
    <w:name w:val="Table Grid32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1">
    <w:name w:val="Table Grid78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rsid w:val="008D4FAE"/>
  </w:style>
  <w:style w:type="table" w:customStyle="1" w:styleId="TableGrid861">
    <w:name w:val="Table Grid86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1">
    <w:name w:val="Table Grid146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61">
    <w:name w:val="Table Grid1116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1">
    <w:name w:val="Table Grid236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61">
    <w:name w:val="Table Grid336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1">
    <w:name w:val="Table Grid121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1">
    <w:name w:val="Table Grid211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61">
    <w:name w:val="Table Grid311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1">
    <w:name w:val="Table Grid41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61">
    <w:name w:val="Table Grid51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61">
    <w:name w:val="Table Grid616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61">
    <w:name w:val="Table Grid131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61">
    <w:name w:val="Table Grid221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61">
    <w:name w:val="Table Grid321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61">
    <w:name w:val="Table Grid716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8D4FAE"/>
  </w:style>
  <w:style w:type="table" w:customStyle="1" w:styleId="TableGrid961">
    <w:name w:val="Table Grid96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61">
    <w:name w:val="Table Grid156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61">
    <w:name w:val="Table Grid1126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61">
    <w:name w:val="Table Grid246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61">
    <w:name w:val="Table Grid346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61">
    <w:name w:val="Table Grid122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61">
    <w:name w:val="Table Grid212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61">
    <w:name w:val="Table Grid312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61">
    <w:name w:val="Table Grid42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61">
    <w:name w:val="Table Grid52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61">
    <w:name w:val="Table Grid626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61">
    <w:name w:val="Table Grid132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61">
    <w:name w:val="Table Grid222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61">
    <w:name w:val="Table Grid3226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61">
    <w:name w:val="Table Grid726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8D4FAE"/>
  </w:style>
  <w:style w:type="table" w:customStyle="1" w:styleId="TableGrid401">
    <w:name w:val="Table Grid40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1">
    <w:name w:val="Table Grid129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71">
    <w:name w:val="Table Grid1117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1">
    <w:name w:val="Table Grid220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91">
    <w:name w:val="Table Grid319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1">
    <w:name w:val="Table Grid1210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01">
    <w:name w:val="Table Grid2110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01">
    <w:name w:val="Table Grid3110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1">
    <w:name w:val="Table Grid49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1">
    <w:name w:val="Table Grid59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1">
    <w:name w:val="Table Grid69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91">
    <w:name w:val="Table Grid139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91">
    <w:name w:val="Table Grid229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91">
    <w:name w:val="Table Grid329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1">
    <w:name w:val="Table Grid79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rsid w:val="008D4FAE"/>
  </w:style>
  <w:style w:type="table" w:customStyle="1" w:styleId="TableGrid871">
    <w:name w:val="Table Grid87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71">
    <w:name w:val="Table Grid147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81">
    <w:name w:val="Table Grid1118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71">
    <w:name w:val="Table Grid237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71">
    <w:name w:val="Table Grid337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1">
    <w:name w:val="Table Grid121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71">
    <w:name w:val="Table Grid211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71">
    <w:name w:val="Table Grid311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1">
    <w:name w:val="Table Grid41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71">
    <w:name w:val="Table Grid51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71">
    <w:name w:val="Table Grid617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71">
    <w:name w:val="Table Grid131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71">
    <w:name w:val="Table Grid221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71">
    <w:name w:val="Table Grid321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71">
    <w:name w:val="Table Grid717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rsid w:val="008D4FAE"/>
  </w:style>
  <w:style w:type="table" w:customStyle="1" w:styleId="TableGrid971">
    <w:name w:val="Table Grid97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71">
    <w:name w:val="Table Grid157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71">
    <w:name w:val="Table Grid1127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71">
    <w:name w:val="Table Grid247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71">
    <w:name w:val="Table Grid347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71">
    <w:name w:val="Table Grid122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71">
    <w:name w:val="Table Grid212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71">
    <w:name w:val="Table Grid312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71">
    <w:name w:val="Table Grid42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71">
    <w:name w:val="Table Grid52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71">
    <w:name w:val="Table Grid627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71">
    <w:name w:val="Table Grid132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71">
    <w:name w:val="Table Grid222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71">
    <w:name w:val="Table Grid3227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71">
    <w:name w:val="Table Grid727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8D4FAE"/>
  </w:style>
  <w:style w:type="table" w:customStyle="1" w:styleId="TableGrid501">
    <w:name w:val="Table Grid50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 Grid130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91">
    <w:name w:val="Table Grid1119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1">
    <w:name w:val="Table Grid230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01">
    <w:name w:val="Table Grid320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81">
    <w:name w:val="Table Grid121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81">
    <w:name w:val="Table Grid211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81">
    <w:name w:val="Table Grid311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1">
    <w:name w:val="Table Grid410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1">
    <w:name w:val="Table Grid510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1">
    <w:name w:val="Table Grid610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01">
    <w:name w:val="Table Grid1310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1">
    <w:name w:val="Table Grid2210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01">
    <w:name w:val="Table Grid3210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1">
    <w:name w:val="Table Grid710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8D4FAE"/>
  </w:style>
  <w:style w:type="table" w:customStyle="1" w:styleId="TableGrid881">
    <w:name w:val="Table Grid88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81">
    <w:name w:val="Table Grid148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01">
    <w:name w:val="Table Grid11110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81">
    <w:name w:val="Table Grid238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81">
    <w:name w:val="Table Grid338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91">
    <w:name w:val="Table Grid1219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91">
    <w:name w:val="Table Grid2119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91">
    <w:name w:val="Table Grid3119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81">
    <w:name w:val="Table Grid41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81">
    <w:name w:val="Table Grid51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81">
    <w:name w:val="Table Grid618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81">
    <w:name w:val="Table Grid131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81">
    <w:name w:val="Table Grid221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81">
    <w:name w:val="Table Grid321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81">
    <w:name w:val="Table Grid718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1">
    <w:name w:val="No List281"/>
    <w:next w:val="NoList"/>
    <w:uiPriority w:val="99"/>
    <w:semiHidden/>
    <w:unhideWhenUsed/>
    <w:rsid w:val="008D4FAE"/>
  </w:style>
  <w:style w:type="table" w:customStyle="1" w:styleId="TableGrid981">
    <w:name w:val="Table Grid981"/>
    <w:basedOn w:val="TableNormal"/>
    <w:next w:val="TableGrid"/>
    <w:uiPriority w:val="59"/>
    <w:rsid w:val="008D4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81">
    <w:name w:val="Table Grid1581"/>
    <w:basedOn w:val="TableNormal"/>
    <w:next w:val="TableGrid"/>
    <w:rsid w:val="008D4F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81">
    <w:name w:val="Table Grid1128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81">
    <w:name w:val="Table Grid2481"/>
    <w:basedOn w:val="TableNormal"/>
    <w:next w:val="TableGrid"/>
    <w:rsid w:val="008D4F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81">
    <w:name w:val="Table Grid348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81">
    <w:name w:val="Table Grid122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81">
    <w:name w:val="Table Grid212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81">
    <w:name w:val="Table Grid312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81">
    <w:name w:val="Table Grid42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81">
    <w:name w:val="Table Grid52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81">
    <w:name w:val="Table Grid6281"/>
    <w:basedOn w:val="TableNormal"/>
    <w:next w:val="TableGrid"/>
    <w:rsid w:val="008D4FA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81">
    <w:name w:val="Table Grid132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81">
    <w:name w:val="Table Grid222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81">
    <w:name w:val="Table Grid32281"/>
    <w:basedOn w:val="TableNormal"/>
    <w:next w:val="TableGrid"/>
    <w:uiPriority w:val="5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81">
    <w:name w:val="Table Grid7281"/>
    <w:basedOn w:val="TableNormal"/>
    <w:next w:val="TableGrid"/>
    <w:uiPriority w:val="39"/>
    <w:rsid w:val="008D4FA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1">
    <w:name w:val="Footer Char1"/>
    <w:aliases w:val="f Char1"/>
    <w:semiHidden/>
    <w:rsid w:val="00F154F1"/>
  </w:style>
  <w:style w:type="paragraph" w:customStyle="1" w:styleId="tablenumber">
    <w:name w:val="table_number"/>
    <w:basedOn w:val="Normal"/>
    <w:uiPriority w:val="99"/>
    <w:rsid w:val="00F154F1"/>
    <w:pPr>
      <w:spacing w:before="100" w:beforeAutospacing="1" w:after="100" w:afterAutospacing="1"/>
    </w:pPr>
    <w:rPr>
      <w:szCs w:val="24"/>
    </w:rPr>
  </w:style>
  <w:style w:type="paragraph" w:customStyle="1" w:styleId="tablecolumnhdr">
    <w:name w:val="table_column hdr"/>
    <w:uiPriority w:val="99"/>
    <w:rsid w:val="00F154F1"/>
    <w:pPr>
      <w:suppressAutoHyphens/>
      <w:autoSpaceDE w:val="0"/>
      <w:autoSpaceDN w:val="0"/>
      <w:adjustRightInd w:val="0"/>
      <w:spacing w:line="160" w:lineRule="atLeast"/>
      <w:jc w:val="center"/>
    </w:pPr>
    <w:rPr>
      <w:rFonts w:ascii="Helvetica" w:hAnsi="Helvetica"/>
      <w:b/>
      <w:bCs/>
      <w:color w:val="000000"/>
      <w:w w:val="1"/>
      <w:sz w:val="14"/>
      <w:szCs w:val="14"/>
    </w:rPr>
  </w:style>
  <w:style w:type="paragraph" w:customStyle="1" w:styleId="tabletitle">
    <w:name w:val="tabletitle"/>
    <w:uiPriority w:val="99"/>
    <w:rsid w:val="00F154F1"/>
    <w:pPr>
      <w:suppressAutoHyphens/>
      <w:autoSpaceDE w:val="0"/>
      <w:autoSpaceDN w:val="0"/>
      <w:adjustRightInd w:val="0"/>
      <w:spacing w:before="80" w:after="20" w:line="180" w:lineRule="atLeast"/>
      <w:jc w:val="center"/>
    </w:pPr>
    <w:rPr>
      <w:rFonts w:ascii="Helvetica" w:hAnsi="Helvetica"/>
      <w:b/>
      <w:bCs/>
      <w:color w:val="000000"/>
      <w:w w:val="1"/>
      <w:sz w:val="16"/>
      <w:szCs w:val="16"/>
    </w:rPr>
  </w:style>
  <w:style w:type="paragraph" w:customStyle="1" w:styleId="tabletextcenter">
    <w:name w:val="table_text_center"/>
    <w:uiPriority w:val="99"/>
    <w:rsid w:val="00F154F1"/>
    <w:pPr>
      <w:autoSpaceDE w:val="0"/>
      <w:autoSpaceDN w:val="0"/>
      <w:adjustRightInd w:val="0"/>
      <w:spacing w:before="20" w:after="20" w:line="200" w:lineRule="atLeast"/>
      <w:jc w:val="center"/>
    </w:pPr>
    <w:rPr>
      <w:rFonts w:ascii="Times" w:hAnsi="Times" w:cs="Times"/>
      <w:color w:val="000000"/>
      <w:w w:val="1"/>
      <w:sz w:val="18"/>
      <w:szCs w:val="18"/>
    </w:rPr>
  </w:style>
  <w:style w:type="paragraph" w:customStyle="1" w:styleId="tableNumber0">
    <w:name w:val="tableNumber"/>
    <w:uiPriority w:val="99"/>
    <w:rsid w:val="00F154F1"/>
    <w:pPr>
      <w:keepNext/>
      <w:suppressAutoHyphens/>
      <w:autoSpaceDE w:val="0"/>
      <w:autoSpaceDN w:val="0"/>
      <w:adjustRightInd w:val="0"/>
      <w:spacing w:before="200" w:line="180" w:lineRule="atLeast"/>
      <w:jc w:val="center"/>
    </w:pPr>
    <w:rPr>
      <w:rFonts w:ascii="Arial" w:hAnsi="Arial" w:cs="Arial"/>
      <w:b/>
      <w:bCs/>
      <w:color w:val="000000"/>
      <w:w w:val="1"/>
      <w:sz w:val="16"/>
      <w:szCs w:val="16"/>
    </w:rPr>
  </w:style>
  <w:style w:type="paragraph" w:customStyle="1" w:styleId="tablenotes">
    <w:name w:val="table_notes"/>
    <w:uiPriority w:val="99"/>
    <w:rsid w:val="00F154F1"/>
    <w:pPr>
      <w:tabs>
        <w:tab w:val="left" w:pos="180"/>
      </w:tabs>
      <w:suppressAutoHyphens/>
      <w:autoSpaceDE w:val="0"/>
      <w:autoSpaceDN w:val="0"/>
      <w:adjustRightInd w:val="0"/>
      <w:spacing w:before="20" w:line="180" w:lineRule="atLeast"/>
      <w:ind w:left="180" w:hanging="180"/>
      <w:jc w:val="both"/>
    </w:pPr>
    <w:rPr>
      <w:rFonts w:ascii="Times" w:hAnsi="Times" w:cs="Times"/>
      <w:color w:val="000000"/>
      <w:w w:val="1"/>
      <w:sz w:val="16"/>
      <w:szCs w:val="16"/>
    </w:rPr>
  </w:style>
  <w:style w:type="paragraph" w:customStyle="1" w:styleId="tablenotessi">
    <w:name w:val="table_notes_si"/>
    <w:uiPriority w:val="99"/>
    <w:rsid w:val="00F154F1"/>
    <w:pPr>
      <w:tabs>
        <w:tab w:val="left" w:pos="500"/>
      </w:tabs>
      <w:suppressAutoHyphens/>
      <w:autoSpaceDE w:val="0"/>
      <w:autoSpaceDN w:val="0"/>
      <w:adjustRightInd w:val="0"/>
      <w:spacing w:before="40" w:line="180" w:lineRule="atLeast"/>
    </w:pPr>
    <w:rPr>
      <w:rFonts w:ascii="Times" w:hAnsi="Times" w:cs="Times"/>
      <w:color w:val="000000"/>
      <w:w w:val="1"/>
      <w:sz w:val="16"/>
      <w:szCs w:val="16"/>
    </w:rPr>
  </w:style>
  <w:style w:type="paragraph" w:customStyle="1" w:styleId="tablenotesindenta">
    <w:name w:val="table_notes_indent_a"/>
    <w:uiPriority w:val="99"/>
    <w:rsid w:val="00F154F1"/>
    <w:pPr>
      <w:tabs>
        <w:tab w:val="left" w:pos="600"/>
      </w:tabs>
      <w:autoSpaceDE w:val="0"/>
      <w:autoSpaceDN w:val="0"/>
      <w:adjustRightInd w:val="0"/>
      <w:spacing w:before="20" w:line="200" w:lineRule="atLeast"/>
      <w:ind w:left="600" w:hanging="180"/>
      <w:jc w:val="both"/>
    </w:pPr>
    <w:rPr>
      <w:color w:val="000000"/>
      <w:w w:val="1"/>
      <w:sz w:val="16"/>
      <w:szCs w:val="16"/>
    </w:rPr>
  </w:style>
  <w:style w:type="character" w:customStyle="1" w:styleId="Superscript">
    <w:name w:val="Superscript"/>
    <w:uiPriority w:val="99"/>
    <w:rsid w:val="00F154F1"/>
    <w:rPr>
      <w:vertAlign w:val="superscript"/>
    </w:rPr>
  </w:style>
  <w:style w:type="character" w:customStyle="1" w:styleId="bold">
    <w:name w:val="bold"/>
    <w:uiPriority w:val="99"/>
    <w:rsid w:val="00F154F1"/>
    <w:rPr>
      <w:b/>
      <w:bCs/>
    </w:rPr>
  </w:style>
  <w:style w:type="character" w:customStyle="1" w:styleId="RoyalBlue">
    <w:name w:val="Royal Blue"/>
    <w:uiPriority w:val="99"/>
    <w:rsid w:val="00F154F1"/>
    <w:rPr>
      <w:color w:val="128AFF"/>
    </w:rPr>
  </w:style>
  <w:style w:type="character" w:customStyle="1" w:styleId="italic">
    <w:name w:val="italic"/>
    <w:uiPriority w:val="99"/>
    <w:rsid w:val="00F154F1"/>
    <w:rPr>
      <w:i/>
      <w:iCs/>
    </w:rPr>
  </w:style>
  <w:style w:type="character" w:customStyle="1" w:styleId="span1">
    <w:name w:val="span1"/>
    <w:uiPriority w:val="99"/>
    <w:rsid w:val="00F154F1"/>
    <w:rPr>
      <w:b/>
      <w:bCs/>
      <w:color w:val="128AFF"/>
    </w:rPr>
  </w:style>
  <w:style w:type="character" w:customStyle="1" w:styleId="span7">
    <w:name w:val="span7"/>
    <w:uiPriority w:val="99"/>
    <w:rsid w:val="00F154F1"/>
    <w:rPr>
      <w:b/>
      <w:bCs/>
      <w:color w:val="128AFF"/>
    </w:rPr>
  </w:style>
  <w:style w:type="character" w:customStyle="1" w:styleId="Labels">
    <w:name w:val="Labels"/>
    <w:uiPriority w:val="99"/>
    <w:rsid w:val="00F154F1"/>
    <w:rPr>
      <w:b/>
      <w:bCs/>
    </w:rPr>
  </w:style>
  <w:style w:type="character" w:customStyle="1" w:styleId="span3">
    <w:name w:val="span3"/>
    <w:uiPriority w:val="99"/>
    <w:rsid w:val="00F154F1"/>
    <w:rPr>
      <w:i/>
      <w:iCs/>
    </w:rPr>
  </w:style>
  <w:style w:type="character" w:customStyle="1" w:styleId="span4">
    <w:name w:val="span4"/>
    <w:uiPriority w:val="99"/>
    <w:rsid w:val="00F154F1"/>
    <w:rPr>
      <w:b/>
      <w:bCs/>
      <w:color w:val="000000"/>
    </w:rPr>
  </w:style>
  <w:style w:type="table" w:customStyle="1" w:styleId="TableGrid70">
    <w:name w:val="Table Grid70"/>
    <w:basedOn w:val="TableNormal"/>
    <w:uiPriority w:val="59"/>
    <w:rsid w:val="00F154F1"/>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 Grid150"/>
    <w:basedOn w:val="TableNormal"/>
    <w:rsid w:val="00F154F1"/>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0">
    <w:name w:val="Table Grid1130"/>
    <w:basedOn w:val="TableNormal"/>
    <w:rsid w:val="00F154F1"/>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0">
    <w:name w:val="Table Grid240"/>
    <w:basedOn w:val="TableNormal"/>
    <w:rsid w:val="00F154F1"/>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0">
    <w:name w:val="Table Grid340"/>
    <w:basedOn w:val="TableNormal"/>
    <w:rsid w:val="00F154F1"/>
    <w:pPr>
      <w:widowControl w:val="0"/>
      <w:autoSpaceDE w:val="0"/>
      <w:autoSpaceDN w:val="0"/>
      <w:adjustRightInd w:val="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0">
    <w:name w:val="Table Grid2130"/>
    <w:basedOn w:val="TableNormal"/>
    <w:uiPriority w:val="59"/>
    <w:rsid w:val="00F154F1"/>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0">
    <w:name w:val="Table Grid3130"/>
    <w:basedOn w:val="TableNormal"/>
    <w:uiPriority w:val="59"/>
    <w:rsid w:val="00F154F1"/>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0">
    <w:name w:val="Table Grid620"/>
    <w:basedOn w:val="TableNormal"/>
    <w:rsid w:val="00F154F1"/>
    <w:pPr>
      <w:widowControl w:val="0"/>
      <w:autoSpaceDE w:val="0"/>
      <w:autoSpaceDN w:val="0"/>
      <w:adjustRightInd w:val="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2">
    <w:name w:val="Table Grid21112"/>
    <w:basedOn w:val="TableNormal"/>
    <w:uiPriority w:val="59"/>
    <w:rsid w:val="00F154F1"/>
    <w:rPr>
      <w:rFonts w:ascii="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2">
    <w:name w:val="Table Grid31112"/>
    <w:basedOn w:val="TableNormal"/>
    <w:uiPriority w:val="59"/>
    <w:rsid w:val="00F154F1"/>
    <w:rPr>
      <w:rFonts w:ascii="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 Grid80"/>
    <w:basedOn w:val="TableNormal"/>
    <w:uiPriority w:val="59"/>
    <w:rsid w:val="00F154F1"/>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 Grid160"/>
    <w:basedOn w:val="TableNormal"/>
    <w:rsid w:val="00F154F1"/>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2">
    <w:name w:val="Table Grid1132"/>
    <w:basedOn w:val="TableNormal"/>
    <w:rsid w:val="00F154F1"/>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0">
    <w:name w:val="Table Grid250"/>
    <w:basedOn w:val="TableNormal"/>
    <w:rsid w:val="00F154F1"/>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0">
    <w:name w:val="Table Grid350"/>
    <w:basedOn w:val="TableNormal"/>
    <w:rsid w:val="00F154F1"/>
    <w:pPr>
      <w:widowControl w:val="0"/>
      <w:autoSpaceDE w:val="0"/>
      <w:autoSpaceDN w:val="0"/>
      <w:adjustRightInd w:val="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 Grid2132"/>
    <w:basedOn w:val="TableNormal"/>
    <w:uiPriority w:val="59"/>
    <w:rsid w:val="00F154F1"/>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2">
    <w:name w:val="Table Grid3132"/>
    <w:basedOn w:val="TableNormal"/>
    <w:uiPriority w:val="59"/>
    <w:rsid w:val="00F154F1"/>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0">
    <w:name w:val="Table Grid630"/>
    <w:basedOn w:val="TableNormal"/>
    <w:rsid w:val="00F154F1"/>
    <w:pPr>
      <w:widowControl w:val="0"/>
      <w:autoSpaceDE w:val="0"/>
      <w:autoSpaceDN w:val="0"/>
      <w:adjustRightInd w:val="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
    <w:name w:val="Table Grid21113"/>
    <w:basedOn w:val="TableNormal"/>
    <w:uiPriority w:val="59"/>
    <w:rsid w:val="00F154F1"/>
    <w:rPr>
      <w:rFonts w:ascii="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uiPriority w:val="59"/>
    <w:rsid w:val="00F154F1"/>
    <w:rPr>
      <w:rFonts w:ascii="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semiHidden/>
    <w:rsid w:val="00715378"/>
  </w:style>
  <w:style w:type="paragraph" w:customStyle="1" w:styleId="xl63">
    <w:name w:val="xl63"/>
    <w:basedOn w:val="Normal"/>
    <w:rsid w:val="0071537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Narrow" w:hAnsi="Arial Narrow"/>
      <w:szCs w:val="24"/>
    </w:rPr>
  </w:style>
  <w:style w:type="paragraph" w:customStyle="1" w:styleId="xl64">
    <w:name w:val="xl64"/>
    <w:basedOn w:val="Normal"/>
    <w:rsid w:val="007153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hAnsi="Arial Narrow"/>
      <w:sz w:val="18"/>
      <w:szCs w:val="18"/>
    </w:rPr>
  </w:style>
  <w:style w:type="table" w:customStyle="1" w:styleId="TableGrid90">
    <w:name w:val="Table Grid90"/>
    <w:basedOn w:val="TableNormal"/>
    <w:next w:val="TableGrid"/>
    <w:uiPriority w:val="39"/>
    <w:rsid w:val="00715378"/>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0"/>
    <w:basedOn w:val="TableNormal"/>
    <w:next w:val="TableGrid"/>
    <w:uiPriority w:val="39"/>
    <w:rsid w:val="00715378"/>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715378"/>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
    <w:name w:val="No List30"/>
    <w:next w:val="NoList"/>
    <w:semiHidden/>
    <w:unhideWhenUsed/>
    <w:rsid w:val="00715378"/>
  </w:style>
  <w:style w:type="table" w:customStyle="1" w:styleId="TableGrid103">
    <w:name w:val="Table Grid103"/>
    <w:basedOn w:val="TableNormal"/>
    <w:next w:val="TableGrid"/>
    <w:uiPriority w:val="3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rsid w:val="00715378"/>
  </w:style>
  <w:style w:type="table" w:customStyle="1" w:styleId="TableGrid162">
    <w:name w:val="Table Grid162"/>
    <w:basedOn w:val="TableNormal"/>
    <w:next w:val="TableGrid"/>
    <w:uiPriority w:val="39"/>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4">
    <w:name w:val="No List114"/>
    <w:next w:val="NoList"/>
    <w:uiPriority w:val="99"/>
    <w:semiHidden/>
    <w:rsid w:val="00715378"/>
  </w:style>
  <w:style w:type="table" w:customStyle="1" w:styleId="TableGrid1133">
    <w:name w:val="Table Grid1133"/>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rsid w:val="00715378"/>
  </w:style>
  <w:style w:type="table" w:customStyle="1" w:styleId="TableGrid252">
    <w:name w:val="Table Grid25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
    <w:name w:val="No List32"/>
    <w:next w:val="NoList"/>
    <w:uiPriority w:val="99"/>
    <w:semiHidden/>
    <w:unhideWhenUsed/>
    <w:rsid w:val="00715378"/>
  </w:style>
  <w:style w:type="numbering" w:customStyle="1" w:styleId="NoList42">
    <w:name w:val="No List42"/>
    <w:next w:val="NoList"/>
    <w:uiPriority w:val="99"/>
    <w:semiHidden/>
    <w:unhideWhenUsed/>
    <w:rsid w:val="00715378"/>
  </w:style>
  <w:style w:type="numbering" w:customStyle="1" w:styleId="NoList52">
    <w:name w:val="No List52"/>
    <w:next w:val="NoList"/>
    <w:uiPriority w:val="99"/>
    <w:semiHidden/>
    <w:rsid w:val="00715378"/>
  </w:style>
  <w:style w:type="numbering" w:customStyle="1" w:styleId="NoList122">
    <w:name w:val="No List122"/>
    <w:next w:val="NoList"/>
    <w:uiPriority w:val="99"/>
    <w:semiHidden/>
    <w:unhideWhenUsed/>
    <w:rsid w:val="00715378"/>
  </w:style>
  <w:style w:type="numbering" w:customStyle="1" w:styleId="NoList1112">
    <w:name w:val="No List1112"/>
    <w:next w:val="NoList"/>
    <w:uiPriority w:val="99"/>
    <w:semiHidden/>
    <w:rsid w:val="00715378"/>
  </w:style>
  <w:style w:type="numbering" w:customStyle="1" w:styleId="NoList11112">
    <w:name w:val="No List11112"/>
    <w:next w:val="NoList"/>
    <w:semiHidden/>
    <w:rsid w:val="00715378"/>
  </w:style>
  <w:style w:type="numbering" w:customStyle="1" w:styleId="NoList212">
    <w:name w:val="No List212"/>
    <w:next w:val="NoList"/>
    <w:uiPriority w:val="99"/>
    <w:semiHidden/>
    <w:rsid w:val="00715378"/>
  </w:style>
  <w:style w:type="numbering" w:customStyle="1" w:styleId="NoList311">
    <w:name w:val="No List311"/>
    <w:next w:val="NoList"/>
    <w:uiPriority w:val="99"/>
    <w:semiHidden/>
    <w:unhideWhenUsed/>
    <w:rsid w:val="00715378"/>
  </w:style>
  <w:style w:type="numbering" w:customStyle="1" w:styleId="NoList411">
    <w:name w:val="No List411"/>
    <w:next w:val="NoList"/>
    <w:uiPriority w:val="99"/>
    <w:semiHidden/>
    <w:unhideWhenUsed/>
    <w:rsid w:val="00715378"/>
  </w:style>
  <w:style w:type="numbering" w:customStyle="1" w:styleId="NoList62">
    <w:name w:val="No List62"/>
    <w:next w:val="NoList"/>
    <w:uiPriority w:val="99"/>
    <w:semiHidden/>
    <w:unhideWhenUsed/>
    <w:rsid w:val="00715378"/>
  </w:style>
  <w:style w:type="table" w:customStyle="1" w:styleId="TableGrid352">
    <w:name w:val="Table Grid352"/>
    <w:basedOn w:val="TableNormal"/>
    <w:next w:val="TableGrid"/>
    <w:uiPriority w:val="59"/>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0"/>
    <w:basedOn w:val="TableNormal"/>
    <w:next w:val="TableGrid"/>
    <w:uiPriority w:val="59"/>
    <w:rsid w:val="0071537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3">
    <w:name w:val="Table Grid2133"/>
    <w:basedOn w:val="TableNormal"/>
    <w:next w:val="TableGrid"/>
    <w:rsid w:val="0071537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3">
    <w:name w:val="Table Grid3133"/>
    <w:basedOn w:val="TableNormal"/>
    <w:next w:val="TableGrid"/>
    <w:rsid w:val="0071537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0">
    <w:name w:val="Table Grid420"/>
    <w:basedOn w:val="TableNormal"/>
    <w:next w:val="TableGrid"/>
    <w:uiPriority w:val="59"/>
    <w:rsid w:val="0071537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0">
    <w:name w:val="Table Grid520"/>
    <w:basedOn w:val="TableNormal"/>
    <w:next w:val="TableGrid"/>
    <w:uiPriority w:val="59"/>
    <w:rsid w:val="0071537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715378"/>
  </w:style>
  <w:style w:type="numbering" w:customStyle="1" w:styleId="NoList72">
    <w:name w:val="No List72"/>
    <w:next w:val="NoList"/>
    <w:uiPriority w:val="99"/>
    <w:semiHidden/>
    <w:unhideWhenUsed/>
    <w:rsid w:val="00715378"/>
  </w:style>
  <w:style w:type="table" w:customStyle="1" w:styleId="TableGrid632">
    <w:name w:val="Table Grid632"/>
    <w:basedOn w:val="TableNormal"/>
    <w:next w:val="TableGrid"/>
    <w:uiPriority w:val="59"/>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 Grid1320"/>
    <w:basedOn w:val="TableNormal"/>
    <w:next w:val="TableGrid"/>
    <w:uiPriority w:val="59"/>
    <w:rsid w:val="0071537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0">
    <w:name w:val="Table Grid2220"/>
    <w:basedOn w:val="TableNormal"/>
    <w:next w:val="TableGrid"/>
    <w:uiPriority w:val="59"/>
    <w:rsid w:val="0071537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0">
    <w:name w:val="Table Grid3220"/>
    <w:basedOn w:val="TableNormal"/>
    <w:next w:val="TableGrid"/>
    <w:uiPriority w:val="59"/>
    <w:rsid w:val="0071537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rsid w:val="00715378"/>
  </w:style>
  <w:style w:type="table" w:customStyle="1" w:styleId="TableGrid720">
    <w:name w:val="Table Grid720"/>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 Grid810"/>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 Grid1410"/>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3">
    <w:name w:val="Table Grid11113"/>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0">
    <w:name w:val="Table Grid3310"/>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2">
    <w:name w:val="Table Grid1211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4">
    <w:name w:val="Table Grid21114"/>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4">
    <w:name w:val="Table Grid31114"/>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2">
    <w:name w:val="Table Grid411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2">
    <w:name w:val="Table Grid611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2">
    <w:name w:val="Table Grid2211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2">
    <w:name w:val="Table Grid3211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2">
    <w:name w:val="Table Grid711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 Grid910"/>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 Grid1510"/>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0">
    <w:name w:val="Table Grid11210"/>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0">
    <w:name w:val="Table Grid2410"/>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0">
    <w:name w:val="Table Grid3410"/>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 Grid12210"/>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0">
    <w:name w:val="Table Grid21210"/>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0">
    <w:name w:val="Table Grid31210"/>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 Grid4210"/>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0">
    <w:name w:val="Table Grid5210"/>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0">
    <w:name w:val="Table Grid6210"/>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10">
    <w:name w:val="Table Grid13210"/>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0">
    <w:name w:val="Table Grid22210"/>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10">
    <w:name w:val="Table Grid32210"/>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0">
    <w:name w:val="Table Grid7210"/>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4">
    <w:name w:val="Table Grid1134"/>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3">
    <w:name w:val="Table Grid353"/>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4">
    <w:name w:val="Table Grid2134"/>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4">
    <w:name w:val="Table Grid3134"/>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
    <w:name w:val="Table Grid4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2">
    <w:name w:val="Table Grid5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3">
    <w:name w:val="Table Grid633"/>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2">
    <w:name w:val="Table Grid13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 Grid22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2">
    <w:name w:val="Table Grid32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2">
    <w:name w:val="Table Grid73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2">
    <w:name w:val="Table Grid141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4">
    <w:name w:val="Table Grid11114"/>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3">
    <w:name w:val="Table Grid2313"/>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2">
    <w:name w:val="Table Grid331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5">
    <w:name w:val="Table Grid21115"/>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5">
    <w:name w:val="Table Grid31115"/>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
    <w:name w:val="Table Grid4113"/>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3">
    <w:name w:val="Table Grid5113"/>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3">
    <w:name w:val="Table Grid13113"/>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3">
    <w:name w:val="Table Grid22113"/>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3">
    <w:name w:val="Table Grid32113"/>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3">
    <w:name w:val="Table Grid7113"/>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2">
    <w:name w:val="Table Grid151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2">
    <w:name w:val="Table Grid1121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2">
    <w:name w:val="Table Grid341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2">
    <w:name w:val="Table Grid1221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2">
    <w:name w:val="Table Grid2121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
    <w:name w:val="Table Grid3121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2">
    <w:name w:val="Table Grid421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2">
    <w:name w:val="Table Grid521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2">
    <w:name w:val="Table Grid621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12">
    <w:name w:val="Table Grid1321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2">
    <w:name w:val="Table Grid2221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12">
    <w:name w:val="Table Grid3221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2">
    <w:name w:val="Table Grid721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
    <w:name w:val="Table Grid17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
    <w:name w:val="Table Grid18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2">
    <w:name w:val="Table Grid114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
    <w:name w:val="Table Grid12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2">
    <w:name w:val="Table Grid21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42">
    <w:name w:val="Table Grid31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2">
    <w:name w:val="Table Grid4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2">
    <w:name w:val="Table Grid5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2">
    <w:name w:val="Table Grid64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2">
    <w:name w:val="Table Grid13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42">
    <w:name w:val="Table Grid32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2">
    <w:name w:val="Table Grid74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
    <w:name w:val="Table Grid82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2">
    <w:name w:val="Table Grid142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2">
    <w:name w:val="Table Grid1112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2">
    <w:name w:val="Table Grid232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22">
    <w:name w:val="Table Grid332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2">
    <w:name w:val="Table Grid412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2">
    <w:name w:val="Table Grid512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2">
    <w:name w:val="Table Grid612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22">
    <w:name w:val="Table Grid1312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2">
    <w:name w:val="Table Grid2212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22">
    <w:name w:val="Table Grid3212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22">
    <w:name w:val="Table Grid712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
    <w:name w:val="No List222"/>
    <w:next w:val="NoList"/>
    <w:uiPriority w:val="99"/>
    <w:semiHidden/>
    <w:unhideWhenUsed/>
    <w:rsid w:val="00715378"/>
  </w:style>
  <w:style w:type="table" w:customStyle="1" w:styleId="TableGrid922">
    <w:name w:val="Table Grid92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2">
    <w:name w:val="Table Grid152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22">
    <w:name w:val="Table Grid1122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2">
    <w:name w:val="Table Grid242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2">
    <w:name w:val="Table Grid342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2">
    <w:name w:val="Table Grid1222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22">
    <w:name w:val="Table Grid2122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2">
    <w:name w:val="Table Grid3122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2">
    <w:name w:val="Table Grid422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22">
    <w:name w:val="Table Grid522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2">
    <w:name w:val="Table Grid622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22">
    <w:name w:val="Table Grid1322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2">
    <w:name w:val="Table Grid2222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22">
    <w:name w:val="Table Grid3222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22">
    <w:name w:val="Table Grid722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
    <w:name w:val="Table Grid19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
    <w:name w:val="Table Grid110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52">
    <w:name w:val="Table Grid115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2">
    <w:name w:val="Table Grid37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
    <w:name w:val="Table Grid12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2">
    <w:name w:val="Table Grid5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2">
    <w:name w:val="Table Grid65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2">
    <w:name w:val="Table Grid13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 Grid22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52">
    <w:name w:val="Table Grid32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2">
    <w:name w:val="Table Grid75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
    <w:name w:val="Table Grid83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2">
    <w:name w:val="Table Grid143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2">
    <w:name w:val="Table Grid1113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2">
    <w:name w:val="Table Grid233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32">
    <w:name w:val="Table Grid333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2">
    <w:name w:val="Table Grid121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2">
    <w:name w:val="Table Grid211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32">
    <w:name w:val="Table Grid311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2">
    <w:name w:val="Table Grid41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32">
    <w:name w:val="Table Grid51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2">
    <w:name w:val="Table Grid613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32">
    <w:name w:val="Table Grid131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32">
    <w:name w:val="Table Grid221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32">
    <w:name w:val="Table Grid321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32">
    <w:name w:val="Table Grid713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2">
    <w:name w:val="No List232"/>
    <w:next w:val="NoList"/>
    <w:uiPriority w:val="99"/>
    <w:semiHidden/>
    <w:unhideWhenUsed/>
    <w:rsid w:val="00715378"/>
  </w:style>
  <w:style w:type="table" w:customStyle="1" w:styleId="TableGrid932">
    <w:name w:val="Table Grid93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2">
    <w:name w:val="Table Grid153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32">
    <w:name w:val="Table Grid1123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2">
    <w:name w:val="Table Grid243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32">
    <w:name w:val="Table Grid343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2">
    <w:name w:val="Table Grid122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2">
    <w:name w:val="Table Grid212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32">
    <w:name w:val="Table Grid312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2">
    <w:name w:val="Table Grid42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32">
    <w:name w:val="Table Grid52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32">
    <w:name w:val="Table Grid623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32">
    <w:name w:val="Table Grid132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32">
    <w:name w:val="Table Grid222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32">
    <w:name w:val="Table Grid3223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32">
    <w:name w:val="Table Grid723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
    <w:name w:val="Table Grid116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72">
    <w:name w:val="Table Grid117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2">
    <w:name w:val="Table Grid38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62">
    <w:name w:val="Table Grid31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2">
    <w:name w:val="Table Grid4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2">
    <w:name w:val="Table Grid5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2">
    <w:name w:val="Table Grid66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2">
    <w:name w:val="Table Grid13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 Grid22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62">
    <w:name w:val="Table Grid32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2">
    <w:name w:val="Table Grid76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715378"/>
  </w:style>
  <w:style w:type="table" w:customStyle="1" w:styleId="TableGrid842">
    <w:name w:val="Table Grid84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2">
    <w:name w:val="Table Grid144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2">
    <w:name w:val="Table Grid1114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2">
    <w:name w:val="Table Grid234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42">
    <w:name w:val="Table Grid334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2">
    <w:name w:val="Table Grid121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2">
    <w:name w:val="Table Grid211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2">
    <w:name w:val="Table Grid311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2">
    <w:name w:val="Table Grid51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2">
    <w:name w:val="Table Grid614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42">
    <w:name w:val="Table Grid131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2">
    <w:name w:val="Table Grid221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42">
    <w:name w:val="Table Grid321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2">
    <w:name w:val="Table Grid714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2">
    <w:name w:val="No List242"/>
    <w:next w:val="NoList"/>
    <w:uiPriority w:val="99"/>
    <w:semiHidden/>
    <w:unhideWhenUsed/>
    <w:rsid w:val="00715378"/>
  </w:style>
  <w:style w:type="table" w:customStyle="1" w:styleId="TableGrid942">
    <w:name w:val="Table Grid94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2">
    <w:name w:val="Table Grid154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42">
    <w:name w:val="Table Grid1124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2">
    <w:name w:val="Table Grid244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42">
    <w:name w:val="Table Grid344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2">
    <w:name w:val="Table Grid122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2">
    <w:name w:val="Table Grid212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42">
    <w:name w:val="Table Grid312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2">
    <w:name w:val="Table Grid42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42">
    <w:name w:val="Table Grid52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42">
    <w:name w:val="Table Grid624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42">
    <w:name w:val="Table Grid132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2">
    <w:name w:val="Table Grid222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42">
    <w:name w:val="Table Grid3224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42">
    <w:name w:val="Table Grid724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92">
    <w:name w:val="Table Grid119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
    <w:name w:val="Table Grid210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2">
    <w:name w:val="Table Grid39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2">
    <w:name w:val="Table Grid12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2">
    <w:name w:val="Table Grid21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72">
    <w:name w:val="Table Grid31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2">
    <w:name w:val="Table Grid5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2">
    <w:name w:val="Table Grid67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72">
    <w:name w:val="Table Grid13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2">
    <w:name w:val="Table Grid22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72">
    <w:name w:val="Table Grid32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2">
    <w:name w:val="Table Grid77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rsid w:val="00715378"/>
  </w:style>
  <w:style w:type="table" w:customStyle="1" w:styleId="TableGrid852">
    <w:name w:val="Table Grid85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2">
    <w:name w:val="Table Grid145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52">
    <w:name w:val="Table Grid1115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52">
    <w:name w:val="Table Grid235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52">
    <w:name w:val="Table Grid335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2">
    <w:name w:val="Table Grid121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2">
    <w:name w:val="Table Grid211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52">
    <w:name w:val="Table Grid311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2">
    <w:name w:val="Table Grid41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52">
    <w:name w:val="Table Grid51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52">
    <w:name w:val="Table Grid615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52">
    <w:name w:val="Table Grid131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2">
    <w:name w:val="Table Grid221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52">
    <w:name w:val="Table Grid321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2">
    <w:name w:val="Table Grid715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2">
    <w:name w:val="No List252"/>
    <w:next w:val="NoList"/>
    <w:uiPriority w:val="99"/>
    <w:semiHidden/>
    <w:unhideWhenUsed/>
    <w:rsid w:val="00715378"/>
  </w:style>
  <w:style w:type="table" w:customStyle="1" w:styleId="TableGrid952">
    <w:name w:val="Table Grid95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2">
    <w:name w:val="Table Grid155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52">
    <w:name w:val="Table Grid1125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52">
    <w:name w:val="Table Grid245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52">
    <w:name w:val="Table Grid345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2">
    <w:name w:val="Table Grid122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2">
    <w:name w:val="Table Grid212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52">
    <w:name w:val="Table Grid312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2">
    <w:name w:val="Table Grid42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52">
    <w:name w:val="Table Grid52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52">
    <w:name w:val="Table Grid625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52">
    <w:name w:val="Table Grid132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52">
    <w:name w:val="Table Grid222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52">
    <w:name w:val="Table Grid3225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52">
    <w:name w:val="Table Grid725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715378"/>
  </w:style>
  <w:style w:type="table" w:customStyle="1" w:styleId="TableGrid302">
    <w:name w:val="Table Grid30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2">
    <w:name w:val="Table Grid120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2">
    <w:name w:val="Table Grid1110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2">
    <w:name w:val="Table Grid218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2">
    <w:name w:val="Table Grid310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82">
    <w:name w:val="Table Grid12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2">
    <w:name w:val="Table Grid219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82">
    <w:name w:val="Table Grid31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2">
    <w:name w:val="Table Grid5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2">
    <w:name w:val="Table Grid68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82">
    <w:name w:val="Table Grid13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82">
    <w:name w:val="Table Grid22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82">
    <w:name w:val="Table Grid32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2">
    <w:name w:val="Table Grid78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715378"/>
  </w:style>
  <w:style w:type="table" w:customStyle="1" w:styleId="TableGrid862">
    <w:name w:val="Table Grid86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2">
    <w:name w:val="Table Grid146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62">
    <w:name w:val="Table Grid1116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2">
    <w:name w:val="Table Grid236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62">
    <w:name w:val="Table Grid336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2">
    <w:name w:val="Table Grid121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2">
    <w:name w:val="Table Grid211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62">
    <w:name w:val="Table Grid311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2">
    <w:name w:val="Table Grid41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62">
    <w:name w:val="Table Grid51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62">
    <w:name w:val="Table Grid616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62">
    <w:name w:val="Table Grid131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62">
    <w:name w:val="Table Grid221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62">
    <w:name w:val="Table Grid321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62">
    <w:name w:val="Table Grid716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715378"/>
  </w:style>
  <w:style w:type="table" w:customStyle="1" w:styleId="TableGrid962">
    <w:name w:val="Table Grid96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62">
    <w:name w:val="Table Grid156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62">
    <w:name w:val="Table Grid1126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62">
    <w:name w:val="Table Grid246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62">
    <w:name w:val="Table Grid346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62">
    <w:name w:val="Table Grid122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62">
    <w:name w:val="Table Grid212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62">
    <w:name w:val="Table Grid312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62">
    <w:name w:val="Table Grid42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62">
    <w:name w:val="Table Grid52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62">
    <w:name w:val="Table Grid626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62">
    <w:name w:val="Table Grid132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62">
    <w:name w:val="Table Grid222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62">
    <w:name w:val="Table Grid3226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62">
    <w:name w:val="Table Grid726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715378"/>
  </w:style>
  <w:style w:type="table" w:customStyle="1" w:styleId="TableGrid402">
    <w:name w:val="Table Grid40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2">
    <w:name w:val="Table Grid129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72">
    <w:name w:val="Table Grid1117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2">
    <w:name w:val="Table Grid220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92">
    <w:name w:val="Table Grid319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2">
    <w:name w:val="Table Grid1210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02">
    <w:name w:val="Table Grid2110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02">
    <w:name w:val="Table Grid3110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2">
    <w:name w:val="Table Grid49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2">
    <w:name w:val="Table Grid59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2">
    <w:name w:val="Table Grid69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92">
    <w:name w:val="Table Grid139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92">
    <w:name w:val="Table Grid229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92">
    <w:name w:val="Table Grid329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2">
    <w:name w:val="Table Grid79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rsid w:val="00715378"/>
  </w:style>
  <w:style w:type="table" w:customStyle="1" w:styleId="TableGrid872">
    <w:name w:val="Table Grid87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72">
    <w:name w:val="Table Grid147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82">
    <w:name w:val="Table Grid1118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72">
    <w:name w:val="Table Grid237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72">
    <w:name w:val="Table Grid337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2">
    <w:name w:val="Table Grid121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72">
    <w:name w:val="Table Grid211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72">
    <w:name w:val="Table Grid311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2">
    <w:name w:val="Table Grid41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72">
    <w:name w:val="Table Grid51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72">
    <w:name w:val="Table Grid617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72">
    <w:name w:val="Table Grid131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72">
    <w:name w:val="Table Grid221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72">
    <w:name w:val="Table Grid321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72">
    <w:name w:val="Table Grid717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2">
    <w:name w:val="No List272"/>
    <w:next w:val="NoList"/>
    <w:uiPriority w:val="99"/>
    <w:semiHidden/>
    <w:unhideWhenUsed/>
    <w:rsid w:val="00715378"/>
  </w:style>
  <w:style w:type="table" w:customStyle="1" w:styleId="TableGrid972">
    <w:name w:val="Table Grid97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72">
    <w:name w:val="Table Grid157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72">
    <w:name w:val="Table Grid1127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72">
    <w:name w:val="Table Grid247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72">
    <w:name w:val="Table Grid347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72">
    <w:name w:val="Table Grid122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72">
    <w:name w:val="Table Grid212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72">
    <w:name w:val="Table Grid312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72">
    <w:name w:val="Table Grid42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72">
    <w:name w:val="Table Grid52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72">
    <w:name w:val="Table Grid627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72">
    <w:name w:val="Table Grid132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72">
    <w:name w:val="Table Grid222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72">
    <w:name w:val="Table Grid3227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72">
    <w:name w:val="Table Grid727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715378"/>
  </w:style>
  <w:style w:type="table" w:customStyle="1" w:styleId="TableGrid502">
    <w:name w:val="Table Grid50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2">
    <w:name w:val="Table Grid130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92">
    <w:name w:val="Table Grid1119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2">
    <w:name w:val="Table Grid230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02">
    <w:name w:val="Table Grid320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82">
    <w:name w:val="Table Grid121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82">
    <w:name w:val="Table Grid211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82">
    <w:name w:val="Table Grid311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2">
    <w:name w:val="Table Grid410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2">
    <w:name w:val="Table Grid510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2">
    <w:name w:val="Table Grid610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02">
    <w:name w:val="Table Grid1310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2">
    <w:name w:val="Table Grid2210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02">
    <w:name w:val="Table Grid3210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2">
    <w:name w:val="Table Grid710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715378"/>
  </w:style>
  <w:style w:type="table" w:customStyle="1" w:styleId="TableGrid882">
    <w:name w:val="Table Grid88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82">
    <w:name w:val="Table Grid148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02">
    <w:name w:val="Table Grid11110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82">
    <w:name w:val="Table Grid238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82">
    <w:name w:val="Table Grid338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92">
    <w:name w:val="Table Grid1219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92">
    <w:name w:val="Table Grid2119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92">
    <w:name w:val="Table Grid3119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82">
    <w:name w:val="Table Grid41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82">
    <w:name w:val="Table Grid51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82">
    <w:name w:val="Table Grid618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82">
    <w:name w:val="Table Grid131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82">
    <w:name w:val="Table Grid221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82">
    <w:name w:val="Table Grid321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82">
    <w:name w:val="Table Grid718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2">
    <w:name w:val="No List282"/>
    <w:next w:val="NoList"/>
    <w:uiPriority w:val="99"/>
    <w:semiHidden/>
    <w:unhideWhenUsed/>
    <w:rsid w:val="00715378"/>
  </w:style>
  <w:style w:type="table" w:customStyle="1" w:styleId="TableGrid982">
    <w:name w:val="Table Grid982"/>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82">
    <w:name w:val="Table Grid1582"/>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82">
    <w:name w:val="Table Grid1128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82">
    <w:name w:val="Table Grid2482"/>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82">
    <w:name w:val="Table Grid348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82">
    <w:name w:val="Table Grid122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82">
    <w:name w:val="Table Grid212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82">
    <w:name w:val="Table Grid312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82">
    <w:name w:val="Table Grid42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82">
    <w:name w:val="Table Grid52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82">
    <w:name w:val="Table Grid6282"/>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82">
    <w:name w:val="Table Grid132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82">
    <w:name w:val="Table Grid222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82">
    <w:name w:val="Table Grid32282"/>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82">
    <w:name w:val="Table Grid7282"/>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rsid w:val="00715378"/>
  </w:style>
  <w:style w:type="numbering" w:customStyle="1" w:styleId="NoList1101">
    <w:name w:val="No List1101"/>
    <w:next w:val="NoList"/>
    <w:uiPriority w:val="99"/>
    <w:semiHidden/>
    <w:unhideWhenUsed/>
    <w:rsid w:val="00715378"/>
  </w:style>
  <w:style w:type="table" w:customStyle="1" w:styleId="TableGrid601">
    <w:name w:val="Table Grid60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1">
    <w:name w:val="Table Grid140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01">
    <w:name w:val="Table Grid1120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91">
    <w:name w:val="Table Grid239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01">
    <w:name w:val="Table Grid330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1">
    <w:name w:val="Table Grid1220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01">
    <w:name w:val="Table Grid2120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01">
    <w:name w:val="Table Grid3120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91">
    <w:name w:val="Table Grid419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91">
    <w:name w:val="Table Grid519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91">
    <w:name w:val="Table Grid619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91">
    <w:name w:val="Table Grid1319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91">
    <w:name w:val="Table Grid2219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91">
    <w:name w:val="Table Grid3219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91">
    <w:name w:val="Table Grid719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715378"/>
  </w:style>
  <w:style w:type="table" w:customStyle="1" w:styleId="TableGrid891">
    <w:name w:val="Table Grid89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91">
    <w:name w:val="Table Grid149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1">
    <w:name w:val="Table Grid1111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01">
    <w:name w:val="Table Grid2310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91">
    <w:name w:val="Table Grid339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01">
    <w:name w:val="Table Grid12110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01">
    <w:name w:val="Table Grid21110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01">
    <w:name w:val="Table Grid31110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1">
    <w:name w:val="Table Grid4110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1">
    <w:name w:val="Table Grid5110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1">
    <w:name w:val="Table Grid6110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1">
    <w:name w:val="Table Grid13110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01">
    <w:name w:val="Table Grid22110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01">
    <w:name w:val="Table Grid32110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1">
    <w:name w:val="Table Grid7110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91">
    <w:name w:val="No List291"/>
    <w:next w:val="NoList"/>
    <w:uiPriority w:val="99"/>
    <w:semiHidden/>
    <w:unhideWhenUsed/>
    <w:rsid w:val="00715378"/>
  </w:style>
  <w:style w:type="table" w:customStyle="1" w:styleId="TableGrid991">
    <w:name w:val="Table Grid99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91">
    <w:name w:val="Table Grid159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91">
    <w:name w:val="Table Grid1129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91">
    <w:name w:val="Table Grid249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91">
    <w:name w:val="Table Grid349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91">
    <w:name w:val="Table Grid1229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91">
    <w:name w:val="Table Grid2129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91">
    <w:name w:val="Table Grid3129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91">
    <w:name w:val="Table Grid429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91">
    <w:name w:val="Table Grid529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91">
    <w:name w:val="Table Grid629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91">
    <w:name w:val="Table Grid1329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91">
    <w:name w:val="Table Grid2229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91">
    <w:name w:val="Table Grid3229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91">
    <w:name w:val="Table Grid729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1">
    <w:name w:val="Table Grid16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11">
    <w:name w:val="Table Grid113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1">
    <w:name w:val="Table Grid35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
    <w:name w:val="Table Grid12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1">
    <w:name w:val="Table Grid21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11">
    <w:name w:val="Table Grid31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
    <w:name w:val="Table Grid4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1">
    <w:name w:val="Table Grid5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1">
    <w:name w:val="Table Grid63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11">
    <w:name w:val="Table Grid13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1">
    <w:name w:val="Table Grid22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1">
    <w:name w:val="Table Grid32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11">
    <w:name w:val="Table Grid73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715378"/>
  </w:style>
  <w:style w:type="table" w:customStyle="1" w:styleId="TableGrid8111">
    <w:name w:val="Table Grid81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1">
    <w:name w:val="Table Grid141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21">
    <w:name w:val="Table Grid11112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1">
    <w:name w:val="Table Grid231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
    <w:name w:val="Table Grid331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1">
    <w:name w:val="Table Grid2111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
    <w:name w:val="Table Grid3111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
    <w:name w:val="Table Grid411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1">
    <w:name w:val="Table Grid511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1">
    <w:name w:val="Table Grid1311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1">
    <w:name w:val="Table Grid2211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11">
    <w:name w:val="Table Grid3211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
    <w:name w:val="No List2111"/>
    <w:next w:val="NoList"/>
    <w:uiPriority w:val="99"/>
    <w:semiHidden/>
    <w:unhideWhenUsed/>
    <w:rsid w:val="00715378"/>
  </w:style>
  <w:style w:type="table" w:customStyle="1" w:styleId="TableGrid9111">
    <w:name w:val="Table Grid91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11">
    <w:name w:val="Table Grid151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11">
    <w:name w:val="Table Grid1121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11">
    <w:name w:val="Table Grid341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1">
    <w:name w:val="Table Grid1221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11">
    <w:name w:val="Table Grid2121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11">
    <w:name w:val="Table Grid3121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1">
    <w:name w:val="Table Grid421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11">
    <w:name w:val="Table Grid521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11">
    <w:name w:val="Table Grid621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111">
    <w:name w:val="Table Grid1321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1">
    <w:name w:val="Table Grid2221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111">
    <w:name w:val="Table Grid3221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11">
    <w:name w:val="Table Grid721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1">
    <w:name w:val="Table Grid17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1">
    <w:name w:val="Table Grid18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11">
    <w:name w:val="Table Grid114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1">
    <w:name w:val="Table Grid36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1">
    <w:name w:val="Table Grid12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11">
    <w:name w:val="Table Grid21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411">
    <w:name w:val="Table Grid31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1">
    <w:name w:val="Table Grid4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1">
    <w:name w:val="Table Grid5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1">
    <w:name w:val="Table Grid64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1">
    <w:name w:val="Table Grid22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411">
    <w:name w:val="Table Grid32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11">
    <w:name w:val="Table Grid74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715378"/>
  </w:style>
  <w:style w:type="table" w:customStyle="1" w:styleId="TableGrid8211">
    <w:name w:val="Table Grid82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
    <w:name w:val="Table Grid142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11">
    <w:name w:val="Table Grid1112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11">
    <w:name w:val="Table Grid232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211">
    <w:name w:val="Table Grid332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11">
    <w:name w:val="Table Grid2112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11">
    <w:name w:val="Table Grid3112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11">
    <w:name w:val="Table Grid512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211">
    <w:name w:val="Table Grid1312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11">
    <w:name w:val="Table Grid2212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211">
    <w:name w:val="Table Grid3212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211">
    <w:name w:val="Table Grid712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1">
    <w:name w:val="No List2211"/>
    <w:next w:val="NoList"/>
    <w:uiPriority w:val="99"/>
    <w:semiHidden/>
    <w:unhideWhenUsed/>
    <w:rsid w:val="00715378"/>
  </w:style>
  <w:style w:type="table" w:customStyle="1" w:styleId="TableGrid9211">
    <w:name w:val="Table Grid92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11">
    <w:name w:val="Table Grid152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211">
    <w:name w:val="Table Grid1122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11">
    <w:name w:val="Table Grid242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11">
    <w:name w:val="Table Grid342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1">
    <w:name w:val="Table Grid1222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211">
    <w:name w:val="Table Grid2122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
    <w:name w:val="Table Grid3122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1">
    <w:name w:val="Table Grid422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211">
    <w:name w:val="Table Grid522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11">
    <w:name w:val="Table Grid622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211">
    <w:name w:val="Table Grid1322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1">
    <w:name w:val="Table Grid2222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211">
    <w:name w:val="Table Grid3222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211">
    <w:name w:val="Table Grid722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semiHidden/>
    <w:unhideWhenUsed/>
    <w:rsid w:val="00715378"/>
  </w:style>
  <w:style w:type="table" w:customStyle="1" w:styleId="TableGrid1911">
    <w:name w:val="Table Grid19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11">
    <w:name w:val="Table Grid110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511">
    <w:name w:val="Table Grid115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1">
    <w:name w:val="Table Grid27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11">
    <w:name w:val="Table Grid37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1">
    <w:name w:val="Table Grid12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1">
    <w:name w:val="Table Grid21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1">
    <w:name w:val="Table Grid4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11">
    <w:name w:val="Table Grid5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1">
    <w:name w:val="Table Grid65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11">
    <w:name w:val="Table Grid13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1">
    <w:name w:val="Table Grid22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511">
    <w:name w:val="Table Grid32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11">
    <w:name w:val="Table Grid75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1">
    <w:name w:val="No List1411"/>
    <w:next w:val="NoList"/>
    <w:uiPriority w:val="99"/>
    <w:semiHidden/>
    <w:unhideWhenUsed/>
    <w:rsid w:val="00715378"/>
  </w:style>
  <w:style w:type="table" w:customStyle="1" w:styleId="TableGrid8311">
    <w:name w:val="Table Grid83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11">
    <w:name w:val="Table Grid143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11">
    <w:name w:val="Table Grid1113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11">
    <w:name w:val="Table Grid233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311">
    <w:name w:val="Table Grid333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1">
    <w:name w:val="Table Grid121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1">
    <w:name w:val="Table Grid211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311">
    <w:name w:val="Table Grid311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1">
    <w:name w:val="Table Grid41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311">
    <w:name w:val="Table Grid51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11">
    <w:name w:val="Table Grid613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311">
    <w:name w:val="Table Grid131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311">
    <w:name w:val="Table Grid221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311">
    <w:name w:val="Table Grid321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311">
    <w:name w:val="Table Grid713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11">
    <w:name w:val="No List2311"/>
    <w:next w:val="NoList"/>
    <w:uiPriority w:val="99"/>
    <w:semiHidden/>
    <w:unhideWhenUsed/>
    <w:rsid w:val="00715378"/>
  </w:style>
  <w:style w:type="table" w:customStyle="1" w:styleId="TableGrid9311">
    <w:name w:val="Table Grid93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11">
    <w:name w:val="Table Grid153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311">
    <w:name w:val="Table Grid1123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11">
    <w:name w:val="Table Grid243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311">
    <w:name w:val="Table Grid343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
    <w:name w:val="Table Grid122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11">
    <w:name w:val="Table Grid212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311">
    <w:name w:val="Table Grid312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311">
    <w:name w:val="Table Grid52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311">
    <w:name w:val="Table Grid623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311">
    <w:name w:val="Table Grid132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311">
    <w:name w:val="Table Grid222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311">
    <w:name w:val="Table Grid3223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311">
    <w:name w:val="Table Grid723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
    <w:name w:val="No List611"/>
    <w:next w:val="NoList"/>
    <w:uiPriority w:val="99"/>
    <w:semiHidden/>
    <w:unhideWhenUsed/>
    <w:rsid w:val="00715378"/>
  </w:style>
  <w:style w:type="table" w:customStyle="1" w:styleId="TableGrid2011">
    <w:name w:val="Table Grid20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1">
    <w:name w:val="Table Grid116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711">
    <w:name w:val="Table Grid117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11">
    <w:name w:val="Table Grid38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1">
    <w:name w:val="Table Grid21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611">
    <w:name w:val="Table Grid31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1">
    <w:name w:val="Table Grid4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11">
    <w:name w:val="Table Grid5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11">
    <w:name w:val="Table Grid66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11">
    <w:name w:val="Table Grid13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1">
    <w:name w:val="Table Grid22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611">
    <w:name w:val="Table Grid32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11">
    <w:name w:val="Table Grid76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715378"/>
  </w:style>
  <w:style w:type="table" w:customStyle="1" w:styleId="TableGrid8411">
    <w:name w:val="Table Grid84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11">
    <w:name w:val="Table Grid1114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11">
    <w:name w:val="Table Grid234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411">
    <w:name w:val="Table Grid334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1">
    <w:name w:val="Table Grid211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1">
    <w:name w:val="Table Grid311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
    <w:name w:val="Table Grid41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11">
    <w:name w:val="Table Grid51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11">
    <w:name w:val="Table Grid614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411">
    <w:name w:val="Table Grid131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11">
    <w:name w:val="Table Grid221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411">
    <w:name w:val="Table Grid321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11">
    <w:name w:val="Table Grid714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11">
    <w:name w:val="No List2411"/>
    <w:next w:val="NoList"/>
    <w:uiPriority w:val="99"/>
    <w:semiHidden/>
    <w:unhideWhenUsed/>
    <w:rsid w:val="00715378"/>
  </w:style>
  <w:style w:type="table" w:customStyle="1" w:styleId="TableGrid9411">
    <w:name w:val="Table Grid94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11">
    <w:name w:val="Table Grid154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411">
    <w:name w:val="Table Grid1124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11">
    <w:name w:val="Table Grid244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411">
    <w:name w:val="Table Grid344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11">
    <w:name w:val="Table Grid122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11">
    <w:name w:val="Table Grid212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411">
    <w:name w:val="Table Grid312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11">
    <w:name w:val="Table Grid42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411">
    <w:name w:val="Table Grid52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411">
    <w:name w:val="Table Grid624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411">
    <w:name w:val="Table Grid132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11">
    <w:name w:val="Table Grid222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411">
    <w:name w:val="Table Grid3224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411">
    <w:name w:val="Table Grid724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715378"/>
  </w:style>
  <w:style w:type="table" w:customStyle="1" w:styleId="TableGrid2911">
    <w:name w:val="Table Grid29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911">
    <w:name w:val="Table Grid119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 Grid210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11">
    <w:name w:val="Table Grid39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1">
    <w:name w:val="Table Grid12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1">
    <w:name w:val="Table Grid21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711">
    <w:name w:val="Table Grid31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1">
    <w:name w:val="Table Grid4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11">
    <w:name w:val="Table Grid5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11">
    <w:name w:val="Table Grid67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711">
    <w:name w:val="Table Grid13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1">
    <w:name w:val="Table Grid22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711">
    <w:name w:val="Table Grid32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11">
    <w:name w:val="Table Grid77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715378"/>
  </w:style>
  <w:style w:type="table" w:customStyle="1" w:styleId="TableGrid8511">
    <w:name w:val="Table Grid85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11">
    <w:name w:val="Table Grid145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511">
    <w:name w:val="Table Grid1115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511">
    <w:name w:val="Table Grid235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511">
    <w:name w:val="Table Grid335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11">
    <w:name w:val="Table Grid121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11">
    <w:name w:val="Table Grid211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511">
    <w:name w:val="Table Grid311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11">
    <w:name w:val="Table Grid41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511">
    <w:name w:val="Table Grid51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511">
    <w:name w:val="Table Grid615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511">
    <w:name w:val="Table Grid131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11">
    <w:name w:val="Table Grid221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511">
    <w:name w:val="Table Grid321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11">
    <w:name w:val="Table Grid715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11">
    <w:name w:val="No List2511"/>
    <w:next w:val="NoList"/>
    <w:uiPriority w:val="99"/>
    <w:semiHidden/>
    <w:unhideWhenUsed/>
    <w:rsid w:val="00715378"/>
  </w:style>
  <w:style w:type="table" w:customStyle="1" w:styleId="TableGrid9511">
    <w:name w:val="Table Grid95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11">
    <w:name w:val="Table Grid155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511">
    <w:name w:val="Table Grid1125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511">
    <w:name w:val="Table Grid245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511">
    <w:name w:val="Table Grid345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11">
    <w:name w:val="Table Grid122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11">
    <w:name w:val="Table Grid212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511">
    <w:name w:val="Table Grid312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11">
    <w:name w:val="Table Grid42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511">
    <w:name w:val="Table Grid52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511">
    <w:name w:val="Table Grid625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511">
    <w:name w:val="Table Grid132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511">
    <w:name w:val="Table Grid222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511">
    <w:name w:val="Table Grid3225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511">
    <w:name w:val="Table Grid725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715378"/>
  </w:style>
  <w:style w:type="table" w:customStyle="1" w:styleId="TableGrid3011">
    <w:name w:val="Table Grid30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 Grid120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11">
    <w:name w:val="Table Grid1110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1">
    <w:name w:val="Table Grid218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11">
    <w:name w:val="Table Grid310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811">
    <w:name w:val="Table Grid12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1">
    <w:name w:val="Table Grid219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811">
    <w:name w:val="Table Grid31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1">
    <w:name w:val="Table Grid4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11">
    <w:name w:val="Table Grid5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11">
    <w:name w:val="Table Grid68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811">
    <w:name w:val="Table Grid13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811">
    <w:name w:val="Table Grid22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811">
    <w:name w:val="Table Grid32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11">
    <w:name w:val="Table Grid78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
    <w:name w:val="No List1711"/>
    <w:next w:val="NoList"/>
    <w:uiPriority w:val="99"/>
    <w:semiHidden/>
    <w:unhideWhenUsed/>
    <w:rsid w:val="00715378"/>
  </w:style>
  <w:style w:type="table" w:customStyle="1" w:styleId="TableGrid8611">
    <w:name w:val="Table Grid86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11">
    <w:name w:val="Table Grid146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611">
    <w:name w:val="Table Grid1116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11">
    <w:name w:val="Table Grid236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611">
    <w:name w:val="Table Grid336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11">
    <w:name w:val="Table Grid121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11">
    <w:name w:val="Table Grid211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611">
    <w:name w:val="Table Grid311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11">
    <w:name w:val="Table Grid41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611">
    <w:name w:val="Table Grid51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611">
    <w:name w:val="Table Grid616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611">
    <w:name w:val="Table Grid131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611">
    <w:name w:val="Table Grid221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611">
    <w:name w:val="Table Grid321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611">
    <w:name w:val="Table Grid716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rsid w:val="00715378"/>
  </w:style>
  <w:style w:type="table" w:customStyle="1" w:styleId="TableGrid9611">
    <w:name w:val="Table Grid96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611">
    <w:name w:val="Table Grid156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611">
    <w:name w:val="Table Grid1126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611">
    <w:name w:val="Table Grid246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611">
    <w:name w:val="Table Grid346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611">
    <w:name w:val="Table Grid122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611">
    <w:name w:val="Table Grid212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611">
    <w:name w:val="Table Grid312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611">
    <w:name w:val="Table Grid42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611">
    <w:name w:val="Table Grid52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611">
    <w:name w:val="Table Grid626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611">
    <w:name w:val="Table Grid132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611">
    <w:name w:val="Table Grid222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611">
    <w:name w:val="Table Grid3226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611">
    <w:name w:val="Table Grid726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715378"/>
  </w:style>
  <w:style w:type="table" w:customStyle="1" w:styleId="TableGrid4011">
    <w:name w:val="Table Grid40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11">
    <w:name w:val="Table Grid129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711">
    <w:name w:val="Table Grid1117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11">
    <w:name w:val="Table Grid220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911">
    <w:name w:val="Table Grid319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11">
    <w:name w:val="Table Grid1210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011">
    <w:name w:val="Table Grid2110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011">
    <w:name w:val="Table Grid3110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11">
    <w:name w:val="Table Grid49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11">
    <w:name w:val="Table Grid59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11">
    <w:name w:val="Table Grid69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911">
    <w:name w:val="Table Grid139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911">
    <w:name w:val="Table Grid229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911">
    <w:name w:val="Table Grid329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11">
    <w:name w:val="Table Grid79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rsid w:val="00715378"/>
  </w:style>
  <w:style w:type="table" w:customStyle="1" w:styleId="TableGrid8711">
    <w:name w:val="Table Grid87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711">
    <w:name w:val="Table Grid147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811">
    <w:name w:val="Table Grid1118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711">
    <w:name w:val="Table Grid237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711">
    <w:name w:val="Table Grid337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11">
    <w:name w:val="Table Grid121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711">
    <w:name w:val="Table Grid211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711">
    <w:name w:val="Table Grid311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11">
    <w:name w:val="Table Grid41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711">
    <w:name w:val="Table Grid51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711">
    <w:name w:val="Table Grid617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711">
    <w:name w:val="Table Grid131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711">
    <w:name w:val="Table Grid221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711">
    <w:name w:val="Table Grid321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711">
    <w:name w:val="Table Grid717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1">
    <w:name w:val="No List2711"/>
    <w:next w:val="NoList"/>
    <w:uiPriority w:val="99"/>
    <w:semiHidden/>
    <w:unhideWhenUsed/>
    <w:rsid w:val="00715378"/>
  </w:style>
  <w:style w:type="table" w:customStyle="1" w:styleId="TableGrid9711">
    <w:name w:val="Table Grid97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711">
    <w:name w:val="Table Grid157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711">
    <w:name w:val="Table Grid1127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711">
    <w:name w:val="Table Grid247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711">
    <w:name w:val="Table Grid347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711">
    <w:name w:val="Table Grid122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711">
    <w:name w:val="Table Grid212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711">
    <w:name w:val="Table Grid312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711">
    <w:name w:val="Table Grid42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711">
    <w:name w:val="Table Grid52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711">
    <w:name w:val="Table Grid627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711">
    <w:name w:val="Table Grid132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711">
    <w:name w:val="Table Grid222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711">
    <w:name w:val="Table Grid3227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711">
    <w:name w:val="Table Grid727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715378"/>
  </w:style>
  <w:style w:type="table" w:customStyle="1" w:styleId="TableGrid5011">
    <w:name w:val="Table Grid50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1">
    <w:name w:val="Table Grid130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911">
    <w:name w:val="Table Grid1119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11">
    <w:name w:val="Table Grid230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011">
    <w:name w:val="Table Grid320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811">
    <w:name w:val="Table Grid121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811">
    <w:name w:val="Table Grid211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811">
    <w:name w:val="Table Grid311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11">
    <w:name w:val="Table Grid410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11">
    <w:name w:val="Table Grid510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11">
    <w:name w:val="Table Grid610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011">
    <w:name w:val="Table Grid1310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11">
    <w:name w:val="Table Grid2210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011">
    <w:name w:val="Table Grid3210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11">
    <w:name w:val="Table Grid710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715378"/>
  </w:style>
  <w:style w:type="table" w:customStyle="1" w:styleId="TableGrid8811">
    <w:name w:val="Table Grid88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811">
    <w:name w:val="Table Grid148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011">
    <w:name w:val="Table Grid11110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811">
    <w:name w:val="Table Grid238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811">
    <w:name w:val="Table Grid338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911">
    <w:name w:val="Table Grid1219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911">
    <w:name w:val="Table Grid2119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911">
    <w:name w:val="Table Grid3119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811">
    <w:name w:val="Table Grid41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811">
    <w:name w:val="Table Grid51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811">
    <w:name w:val="Table Grid618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811">
    <w:name w:val="Table Grid131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811">
    <w:name w:val="Table Grid221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811">
    <w:name w:val="Table Grid321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811">
    <w:name w:val="Table Grid718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11">
    <w:name w:val="No List2811"/>
    <w:next w:val="NoList"/>
    <w:uiPriority w:val="99"/>
    <w:semiHidden/>
    <w:unhideWhenUsed/>
    <w:rsid w:val="00715378"/>
  </w:style>
  <w:style w:type="table" w:customStyle="1" w:styleId="TableGrid9811">
    <w:name w:val="Table Grid9811"/>
    <w:basedOn w:val="TableNormal"/>
    <w:next w:val="TableGrid"/>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811">
    <w:name w:val="Table Grid15811"/>
    <w:basedOn w:val="TableNormal"/>
    <w:next w:val="TableGrid"/>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811">
    <w:name w:val="Table Grid1128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811">
    <w:name w:val="Table Grid24811"/>
    <w:basedOn w:val="TableNormal"/>
    <w:next w:val="TableGrid"/>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811">
    <w:name w:val="Table Grid348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811">
    <w:name w:val="Table Grid122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811">
    <w:name w:val="Table Grid212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811">
    <w:name w:val="Table Grid312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811">
    <w:name w:val="Table Grid42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811">
    <w:name w:val="Table Grid52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811">
    <w:name w:val="Table Grid62811"/>
    <w:basedOn w:val="TableNormal"/>
    <w:next w:val="TableGrid"/>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811">
    <w:name w:val="Table Grid132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811">
    <w:name w:val="Table Grid222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811">
    <w:name w:val="Table Grid322811"/>
    <w:basedOn w:val="TableNormal"/>
    <w:next w:val="TableGrid"/>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811">
    <w:name w:val="Table Grid72811"/>
    <w:basedOn w:val="TableNormal"/>
    <w:next w:val="TableGrid"/>
    <w:uiPriority w:val="3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1">
    <w:name w:val="Table Grid701"/>
    <w:basedOn w:val="TableNormal"/>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1">
    <w:name w:val="Table Grid1501"/>
    <w:basedOn w:val="TableNormal"/>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01">
    <w:name w:val="Table Grid11301"/>
    <w:basedOn w:val="TableNormal"/>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01">
    <w:name w:val="Table Grid2401"/>
    <w:basedOn w:val="TableNormal"/>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01">
    <w:name w:val="Table Grid3401"/>
    <w:basedOn w:val="TableNormal"/>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01">
    <w:name w:val="Table Grid21301"/>
    <w:basedOn w:val="TableNormal"/>
    <w:uiPriority w:val="59"/>
    <w:rsid w:val="0071537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01">
    <w:name w:val="Table Grid31301"/>
    <w:basedOn w:val="TableNormal"/>
    <w:uiPriority w:val="59"/>
    <w:rsid w:val="0071537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01">
    <w:name w:val="Table Grid6201"/>
    <w:basedOn w:val="TableNormal"/>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21">
    <w:name w:val="Table Grid211121"/>
    <w:basedOn w:val="TableNormal"/>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21">
    <w:name w:val="Table Grid311121"/>
    <w:basedOn w:val="TableNormal"/>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1">
    <w:name w:val="Table Grid801"/>
    <w:basedOn w:val="TableNormal"/>
    <w:uiPriority w:val="59"/>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1">
    <w:name w:val="Table Grid1601"/>
    <w:basedOn w:val="TableNormal"/>
    <w:rsid w:val="00715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21">
    <w:name w:val="Table Grid11321"/>
    <w:basedOn w:val="TableNormal"/>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01">
    <w:name w:val="Table Grid2501"/>
    <w:basedOn w:val="TableNormal"/>
    <w:rsid w:val="00715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01">
    <w:name w:val="Table Grid3501"/>
    <w:basedOn w:val="TableNormal"/>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1">
    <w:name w:val="Table Grid21321"/>
    <w:basedOn w:val="TableNormal"/>
    <w:uiPriority w:val="59"/>
    <w:rsid w:val="0071537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21">
    <w:name w:val="Table Grid31321"/>
    <w:basedOn w:val="TableNormal"/>
    <w:uiPriority w:val="59"/>
    <w:rsid w:val="0071537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01">
    <w:name w:val="Table Grid6301"/>
    <w:basedOn w:val="TableNormal"/>
    <w:rsid w:val="0071537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1">
    <w:name w:val="Table Grid211131"/>
    <w:basedOn w:val="TableNormal"/>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uiPriority w:val="59"/>
    <w:rsid w:val="007153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1">
    <w:name w:val="Table Grid901"/>
    <w:basedOn w:val="TableNormal"/>
    <w:next w:val="TableGrid"/>
    <w:uiPriority w:val="39"/>
    <w:rsid w:val="00715378"/>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1">
    <w:name w:val="Table Grid1001"/>
    <w:basedOn w:val="TableNormal"/>
    <w:next w:val="TableGrid"/>
    <w:uiPriority w:val="39"/>
    <w:rsid w:val="00715378"/>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sid w:val="00715378"/>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semiHidden/>
    <w:unhideWhenUsed/>
    <w:rsid w:val="00F30068"/>
  </w:style>
  <w:style w:type="numbering" w:customStyle="1" w:styleId="NoList115">
    <w:name w:val="No List115"/>
    <w:next w:val="NoList"/>
    <w:uiPriority w:val="99"/>
    <w:semiHidden/>
    <w:unhideWhenUsed/>
    <w:rsid w:val="00F30068"/>
  </w:style>
  <w:style w:type="table" w:customStyle="1" w:styleId="TableGrid105">
    <w:name w:val="Table Grid105"/>
    <w:basedOn w:val="TableNormal"/>
    <w:next w:val="TableGrid"/>
    <w:uiPriority w:val="3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rsid w:val="00F30068"/>
  </w:style>
  <w:style w:type="table" w:customStyle="1" w:styleId="TableGrid164">
    <w:name w:val="Table Grid164"/>
    <w:basedOn w:val="TableNormal"/>
    <w:next w:val="TableGrid"/>
    <w:uiPriority w:val="39"/>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3">
    <w:name w:val="No List1113"/>
    <w:next w:val="NoList"/>
    <w:uiPriority w:val="99"/>
    <w:semiHidden/>
    <w:rsid w:val="00F30068"/>
  </w:style>
  <w:style w:type="table" w:customStyle="1" w:styleId="TableGrid1135">
    <w:name w:val="Table Grid1135"/>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
    <w:name w:val="No List213"/>
    <w:next w:val="NoList"/>
    <w:uiPriority w:val="99"/>
    <w:semiHidden/>
    <w:rsid w:val="00F30068"/>
  </w:style>
  <w:style w:type="table" w:customStyle="1" w:styleId="TableGrid254">
    <w:name w:val="Table Grid254"/>
    <w:basedOn w:val="TableNormal"/>
    <w:next w:val="TableGrid"/>
    <w:uiPriority w:val="59"/>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F30068"/>
  </w:style>
  <w:style w:type="numbering" w:customStyle="1" w:styleId="NoList43">
    <w:name w:val="No List43"/>
    <w:next w:val="NoList"/>
    <w:uiPriority w:val="99"/>
    <w:semiHidden/>
    <w:unhideWhenUsed/>
    <w:rsid w:val="00F30068"/>
  </w:style>
  <w:style w:type="numbering" w:customStyle="1" w:styleId="NoList53">
    <w:name w:val="No List53"/>
    <w:next w:val="NoList"/>
    <w:uiPriority w:val="99"/>
    <w:semiHidden/>
    <w:rsid w:val="00F30068"/>
  </w:style>
  <w:style w:type="numbering" w:customStyle="1" w:styleId="NoList123">
    <w:name w:val="No List123"/>
    <w:next w:val="NoList"/>
    <w:uiPriority w:val="99"/>
    <w:semiHidden/>
    <w:unhideWhenUsed/>
    <w:rsid w:val="00F30068"/>
  </w:style>
  <w:style w:type="numbering" w:customStyle="1" w:styleId="NoList11113">
    <w:name w:val="No List11113"/>
    <w:next w:val="NoList"/>
    <w:semiHidden/>
    <w:rsid w:val="00F30068"/>
  </w:style>
  <w:style w:type="numbering" w:customStyle="1" w:styleId="NoList111111">
    <w:name w:val="No List111111"/>
    <w:next w:val="NoList"/>
    <w:uiPriority w:val="99"/>
    <w:semiHidden/>
    <w:rsid w:val="00F30068"/>
  </w:style>
  <w:style w:type="numbering" w:customStyle="1" w:styleId="NoList214">
    <w:name w:val="No List214"/>
    <w:next w:val="NoList"/>
    <w:uiPriority w:val="99"/>
    <w:semiHidden/>
    <w:rsid w:val="00F30068"/>
  </w:style>
  <w:style w:type="numbering" w:customStyle="1" w:styleId="NoList312">
    <w:name w:val="No List312"/>
    <w:next w:val="NoList"/>
    <w:uiPriority w:val="99"/>
    <w:semiHidden/>
    <w:unhideWhenUsed/>
    <w:rsid w:val="00F30068"/>
  </w:style>
  <w:style w:type="numbering" w:customStyle="1" w:styleId="NoList412">
    <w:name w:val="No List412"/>
    <w:next w:val="NoList"/>
    <w:uiPriority w:val="99"/>
    <w:semiHidden/>
    <w:unhideWhenUsed/>
    <w:rsid w:val="00F30068"/>
  </w:style>
  <w:style w:type="numbering" w:customStyle="1" w:styleId="NoList63">
    <w:name w:val="No List63"/>
    <w:next w:val="NoList"/>
    <w:uiPriority w:val="99"/>
    <w:semiHidden/>
    <w:unhideWhenUsed/>
    <w:rsid w:val="00F30068"/>
  </w:style>
  <w:style w:type="table" w:customStyle="1" w:styleId="TableGrid354">
    <w:name w:val="Table Grid354"/>
    <w:basedOn w:val="TableNormal"/>
    <w:next w:val="TableGrid"/>
    <w:uiPriority w:val="59"/>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3">
    <w:name w:val="Table Grid1233"/>
    <w:basedOn w:val="TableNormal"/>
    <w:next w:val="TableGrid"/>
    <w:uiPriority w:val="59"/>
    <w:rsid w:val="00F3006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5">
    <w:name w:val="Table Grid2135"/>
    <w:basedOn w:val="TableNormal"/>
    <w:next w:val="TableGrid"/>
    <w:rsid w:val="00F3006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5">
    <w:name w:val="Table Grid3135"/>
    <w:basedOn w:val="TableNormal"/>
    <w:next w:val="TableGrid"/>
    <w:rsid w:val="00F3006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 Grid430"/>
    <w:basedOn w:val="TableNormal"/>
    <w:next w:val="TableGrid"/>
    <w:uiPriority w:val="59"/>
    <w:rsid w:val="00F3006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0">
    <w:name w:val="Table Grid530"/>
    <w:basedOn w:val="TableNormal"/>
    <w:next w:val="TableGrid"/>
    <w:uiPriority w:val="59"/>
    <w:rsid w:val="00F3006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F30068"/>
  </w:style>
  <w:style w:type="numbering" w:customStyle="1" w:styleId="NoList73">
    <w:name w:val="No List73"/>
    <w:next w:val="NoList"/>
    <w:uiPriority w:val="99"/>
    <w:semiHidden/>
    <w:unhideWhenUsed/>
    <w:rsid w:val="00F30068"/>
  </w:style>
  <w:style w:type="table" w:customStyle="1" w:styleId="TableGrid634">
    <w:name w:val="Table Grid634"/>
    <w:basedOn w:val="TableNormal"/>
    <w:next w:val="TableGrid"/>
    <w:uiPriority w:val="59"/>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 Grid1330"/>
    <w:basedOn w:val="TableNormal"/>
    <w:next w:val="TableGrid"/>
    <w:uiPriority w:val="59"/>
    <w:rsid w:val="00F3006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0">
    <w:name w:val="Table Grid2230"/>
    <w:basedOn w:val="TableNormal"/>
    <w:next w:val="TableGrid"/>
    <w:uiPriority w:val="59"/>
    <w:rsid w:val="00F3006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0">
    <w:name w:val="Table Grid3230"/>
    <w:basedOn w:val="TableNormal"/>
    <w:next w:val="TableGrid"/>
    <w:uiPriority w:val="59"/>
    <w:rsid w:val="00F3006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F30068"/>
  </w:style>
  <w:style w:type="table" w:customStyle="1" w:styleId="TableGrid730">
    <w:name w:val="Table Grid730"/>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5">
    <w:name w:val="Table Grid11115"/>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4">
    <w:name w:val="Table Grid2314"/>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3">
    <w:name w:val="Table Grid331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4">
    <w:name w:val="Table Grid12114"/>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6">
    <w:name w:val="Table Grid21116"/>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6">
    <w:name w:val="Table Grid31116"/>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4">
    <w:name w:val="Table Grid4114"/>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4">
    <w:name w:val="Table Grid5114"/>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4">
    <w:name w:val="Table Grid13114"/>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4">
    <w:name w:val="Table Grid22114"/>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4">
    <w:name w:val="Table Grid32114"/>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4">
    <w:name w:val="Table Grid7114"/>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3">
    <w:name w:val="Table Grid151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3">
    <w:name w:val="Table Grid1121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3">
    <w:name w:val="Table Grid241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3">
    <w:name w:val="Table Grid341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3">
    <w:name w:val="Table Grid1221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3">
    <w:name w:val="Table Grid2121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3">
    <w:name w:val="Table Grid3121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3">
    <w:name w:val="Table Grid421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3">
    <w:name w:val="Table Grid521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3">
    <w:name w:val="Table Grid621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13">
    <w:name w:val="Table Grid1321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13">
    <w:name w:val="Table Grid3221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3">
    <w:name w:val="Table Grid721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6">
    <w:name w:val="Table Grid106"/>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5">
    <w:name w:val="Table Grid165"/>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6">
    <w:name w:val="Table Grid1136"/>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5">
    <w:name w:val="Table Grid255"/>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5">
    <w:name w:val="Table Grid355"/>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4">
    <w:name w:val="Table Grid1234"/>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6">
    <w:name w:val="Table Grid2136"/>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6">
    <w:name w:val="Table Grid3136"/>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3">
    <w:name w:val="Table Grid4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3">
    <w:name w:val="Table Grid5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5">
    <w:name w:val="Table Grid635"/>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3">
    <w:name w:val="Table Grid13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3">
    <w:name w:val="Table Grid22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3">
    <w:name w:val="Table Grid32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3">
    <w:name w:val="Table Grid73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4">
    <w:name w:val="Table Grid1414"/>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6">
    <w:name w:val="Table Grid11116"/>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5">
    <w:name w:val="Table Grid2315"/>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4">
    <w:name w:val="Table Grid3314"/>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5">
    <w:name w:val="Table Grid12115"/>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7">
    <w:name w:val="Table Grid21117"/>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7">
    <w:name w:val="Table Grid31117"/>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5">
    <w:name w:val="Table Grid5115"/>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5">
    <w:name w:val="Table Grid6115"/>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5">
    <w:name w:val="Table Grid13115"/>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5">
    <w:name w:val="Table Grid22115"/>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5">
    <w:name w:val="Table Grid32115"/>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5">
    <w:name w:val="Table Grid7115"/>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4">
    <w:name w:val="Table Grid1514"/>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4">
    <w:name w:val="Table Grid11214"/>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4">
    <w:name w:val="Table Grid2414"/>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4">
    <w:name w:val="Table Grid3414"/>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4">
    <w:name w:val="Table Grid12214"/>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4">
    <w:name w:val="Table Grid21214"/>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4">
    <w:name w:val="Table Grid31214"/>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4">
    <w:name w:val="Table Grid5214"/>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4">
    <w:name w:val="Table Grid6214"/>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14">
    <w:name w:val="Table Grid13214"/>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14">
    <w:name w:val="Table Grid32214"/>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4">
    <w:name w:val="Table Grid7214"/>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3">
    <w:name w:val="Table Grid17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
    <w:name w:val="Table Grid18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3">
    <w:name w:val="Table Grid114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3">
    <w:name w:val="Table Grid12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3">
    <w:name w:val="Table Grid21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43">
    <w:name w:val="Table Grid31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3">
    <w:name w:val="Table Grid4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3">
    <w:name w:val="Table Grid5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3">
    <w:name w:val="Table Grid64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43">
    <w:name w:val="Table Grid32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3">
    <w:name w:val="Table Grid74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3">
    <w:name w:val="Table Grid82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3">
    <w:name w:val="Table Grid142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3">
    <w:name w:val="Table Grid1112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3">
    <w:name w:val="Table Grid232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23">
    <w:name w:val="Table Grid332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3">
    <w:name w:val="Table Grid1212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3">
    <w:name w:val="Table Grid2112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3">
    <w:name w:val="Table Grid3112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3">
    <w:name w:val="Table Grid412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3">
    <w:name w:val="Table Grid512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3">
    <w:name w:val="Table Grid612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23">
    <w:name w:val="Table Grid1312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3">
    <w:name w:val="Table Grid2212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23">
    <w:name w:val="Table Grid3212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23">
    <w:name w:val="Table Grid712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3">
    <w:name w:val="No List223"/>
    <w:next w:val="NoList"/>
    <w:uiPriority w:val="99"/>
    <w:semiHidden/>
    <w:unhideWhenUsed/>
    <w:rsid w:val="00F30068"/>
  </w:style>
  <w:style w:type="table" w:customStyle="1" w:styleId="TableGrid923">
    <w:name w:val="Table Grid92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3">
    <w:name w:val="Table Grid152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23">
    <w:name w:val="Table Grid1122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3">
    <w:name w:val="Table Grid242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3">
    <w:name w:val="Table Grid342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3">
    <w:name w:val="Table Grid1222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23">
    <w:name w:val="Table Grid2122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3">
    <w:name w:val="Table Grid3122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3">
    <w:name w:val="Table Grid422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23">
    <w:name w:val="Table Grid522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3">
    <w:name w:val="Table Grid622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23">
    <w:name w:val="Table Grid1322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3">
    <w:name w:val="Table Grid2222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23">
    <w:name w:val="Table Grid3222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23">
    <w:name w:val="Table Grid722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3">
    <w:name w:val="Table Grid19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3">
    <w:name w:val="Table Grid110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53">
    <w:name w:val="Table Grid115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3">
    <w:name w:val="Table Grid27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3">
    <w:name w:val="Table Grid37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3">
    <w:name w:val="Table Grid12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3">
    <w:name w:val="Table Grid21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3">
    <w:name w:val="Table Grid31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3">
    <w:name w:val="Table Grid4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3">
    <w:name w:val="Table Grid5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3">
    <w:name w:val="Table Grid65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3">
    <w:name w:val="Table Grid13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3">
    <w:name w:val="Table Grid22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53">
    <w:name w:val="Table Grid32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3">
    <w:name w:val="Table Grid75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3">
    <w:name w:val="Table Grid83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3">
    <w:name w:val="Table Grid143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3">
    <w:name w:val="Table Grid1113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3">
    <w:name w:val="Table Grid233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33">
    <w:name w:val="Table Grid333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3">
    <w:name w:val="Table Grid121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3">
    <w:name w:val="Table Grid211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33">
    <w:name w:val="Table Grid311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3">
    <w:name w:val="Table Grid41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33">
    <w:name w:val="Table Grid51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3">
    <w:name w:val="Table Grid613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33">
    <w:name w:val="Table Grid131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33">
    <w:name w:val="Table Grid221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33">
    <w:name w:val="Table Grid321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33">
    <w:name w:val="Table Grid713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3">
    <w:name w:val="No List233"/>
    <w:next w:val="NoList"/>
    <w:uiPriority w:val="99"/>
    <w:semiHidden/>
    <w:unhideWhenUsed/>
    <w:rsid w:val="00F30068"/>
  </w:style>
  <w:style w:type="table" w:customStyle="1" w:styleId="TableGrid933">
    <w:name w:val="Table Grid93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3">
    <w:name w:val="Table Grid153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33">
    <w:name w:val="Table Grid1123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3">
    <w:name w:val="Table Grid243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33">
    <w:name w:val="Table Grid343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3">
    <w:name w:val="Table Grid122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3">
    <w:name w:val="Table Grid212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33">
    <w:name w:val="Table Grid312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3">
    <w:name w:val="Table Grid42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33">
    <w:name w:val="Table Grid52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33">
    <w:name w:val="Table Grid623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33">
    <w:name w:val="Table Grid132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33">
    <w:name w:val="Table Grid222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33">
    <w:name w:val="Table Grid3223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33">
    <w:name w:val="Table Grid723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3">
    <w:name w:val="Table Grid20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3">
    <w:name w:val="Table Grid116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73">
    <w:name w:val="Table Grid117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3">
    <w:name w:val="Table Grid28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3">
    <w:name w:val="Table Grid38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3">
    <w:name w:val="Table Grid12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3">
    <w:name w:val="Table Grid21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63">
    <w:name w:val="Table Grid31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3">
    <w:name w:val="Table Grid4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3">
    <w:name w:val="Table Grid5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3">
    <w:name w:val="Table Grid66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3">
    <w:name w:val="Table Grid13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3">
    <w:name w:val="Table Grid22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63">
    <w:name w:val="Table Grid32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3">
    <w:name w:val="Table Grid76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F30068"/>
  </w:style>
  <w:style w:type="table" w:customStyle="1" w:styleId="TableGrid843">
    <w:name w:val="Table Grid84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3">
    <w:name w:val="Table Grid144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3">
    <w:name w:val="Table Grid1114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3">
    <w:name w:val="Table Grid234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43">
    <w:name w:val="Table Grid334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3">
    <w:name w:val="Table Grid121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3">
    <w:name w:val="Table Grid211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3">
    <w:name w:val="Table Grid311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3">
    <w:name w:val="Table Grid41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3">
    <w:name w:val="Table Grid51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3">
    <w:name w:val="Table Grid614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43">
    <w:name w:val="Table Grid131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3">
    <w:name w:val="Table Grid221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43">
    <w:name w:val="Table Grid321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3">
    <w:name w:val="Table Grid714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3">
    <w:name w:val="No List243"/>
    <w:next w:val="NoList"/>
    <w:uiPriority w:val="99"/>
    <w:semiHidden/>
    <w:unhideWhenUsed/>
    <w:rsid w:val="00F30068"/>
  </w:style>
  <w:style w:type="table" w:customStyle="1" w:styleId="TableGrid943">
    <w:name w:val="Table Grid94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3">
    <w:name w:val="Table Grid154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43">
    <w:name w:val="Table Grid1124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3">
    <w:name w:val="Table Grid244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43">
    <w:name w:val="Table Grid344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3">
    <w:name w:val="Table Grid122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3">
    <w:name w:val="Table Grid212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43">
    <w:name w:val="Table Grid312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3">
    <w:name w:val="Table Grid42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43">
    <w:name w:val="Table Grid52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43">
    <w:name w:val="Table Grid624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43">
    <w:name w:val="Table Grid132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3">
    <w:name w:val="Table Grid222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43">
    <w:name w:val="Table Grid3224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43">
    <w:name w:val="Table Grid724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3">
    <w:name w:val="Table Grid29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3">
    <w:name w:val="Table Grid118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93">
    <w:name w:val="Table Grid119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3">
    <w:name w:val="Table Grid210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3">
    <w:name w:val="Table Grid39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3">
    <w:name w:val="Table Grid12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3">
    <w:name w:val="Table Grid21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73">
    <w:name w:val="Table Grid31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3">
    <w:name w:val="Table Grid4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3">
    <w:name w:val="Table Grid5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3">
    <w:name w:val="Table Grid67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73">
    <w:name w:val="Table Grid13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3">
    <w:name w:val="Table Grid22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73">
    <w:name w:val="Table Grid32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3">
    <w:name w:val="Table Grid77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
    <w:name w:val="No List163"/>
    <w:next w:val="NoList"/>
    <w:uiPriority w:val="99"/>
    <w:semiHidden/>
    <w:unhideWhenUsed/>
    <w:rsid w:val="00F30068"/>
  </w:style>
  <w:style w:type="table" w:customStyle="1" w:styleId="TableGrid853">
    <w:name w:val="Table Grid85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3">
    <w:name w:val="Table Grid145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53">
    <w:name w:val="Table Grid1115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53">
    <w:name w:val="Table Grid235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53">
    <w:name w:val="Table Grid335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3">
    <w:name w:val="Table Grid121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3">
    <w:name w:val="Table Grid211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53">
    <w:name w:val="Table Grid311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3">
    <w:name w:val="Table Grid41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53">
    <w:name w:val="Table Grid51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53">
    <w:name w:val="Table Grid615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53">
    <w:name w:val="Table Grid131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3">
    <w:name w:val="Table Grid221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53">
    <w:name w:val="Table Grid321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3">
    <w:name w:val="Table Grid715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3">
    <w:name w:val="No List253"/>
    <w:next w:val="NoList"/>
    <w:uiPriority w:val="99"/>
    <w:semiHidden/>
    <w:unhideWhenUsed/>
    <w:rsid w:val="00F30068"/>
  </w:style>
  <w:style w:type="table" w:customStyle="1" w:styleId="TableGrid953">
    <w:name w:val="Table Grid95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3">
    <w:name w:val="Table Grid155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53">
    <w:name w:val="Table Grid1125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53">
    <w:name w:val="Table Grid245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53">
    <w:name w:val="Table Grid345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3">
    <w:name w:val="Table Grid122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3">
    <w:name w:val="Table Grid212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53">
    <w:name w:val="Table Grid312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3">
    <w:name w:val="Table Grid42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53">
    <w:name w:val="Table Grid52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53">
    <w:name w:val="Table Grid625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53">
    <w:name w:val="Table Grid132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53">
    <w:name w:val="Table Grid222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53">
    <w:name w:val="Table Grid3225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53">
    <w:name w:val="Table Grid725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F30068"/>
  </w:style>
  <w:style w:type="table" w:customStyle="1" w:styleId="TableGrid303">
    <w:name w:val="Table Grid30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3">
    <w:name w:val="Table Grid120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3">
    <w:name w:val="Table Grid1110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3">
    <w:name w:val="Table Grid218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3">
    <w:name w:val="Table Grid310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83">
    <w:name w:val="Table Grid12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3">
    <w:name w:val="Table Grid219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83">
    <w:name w:val="Table Grid31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3">
    <w:name w:val="Table Grid4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3">
    <w:name w:val="Table Grid5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3">
    <w:name w:val="Table Grid68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83">
    <w:name w:val="Table Grid13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83">
    <w:name w:val="Table Grid22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83">
    <w:name w:val="Table Grid32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3">
    <w:name w:val="Table Grid78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F30068"/>
  </w:style>
  <w:style w:type="table" w:customStyle="1" w:styleId="TableGrid863">
    <w:name w:val="Table Grid86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3">
    <w:name w:val="Table Grid146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63">
    <w:name w:val="Table Grid1116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3">
    <w:name w:val="Table Grid236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63">
    <w:name w:val="Table Grid336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3">
    <w:name w:val="Table Grid121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3">
    <w:name w:val="Table Grid211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63">
    <w:name w:val="Table Grid311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3">
    <w:name w:val="Table Grid41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63">
    <w:name w:val="Table Grid51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63">
    <w:name w:val="Table Grid616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63">
    <w:name w:val="Table Grid131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63">
    <w:name w:val="Table Grid221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63">
    <w:name w:val="Table Grid321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63">
    <w:name w:val="Table Grid716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3">
    <w:name w:val="No List263"/>
    <w:next w:val="NoList"/>
    <w:uiPriority w:val="99"/>
    <w:semiHidden/>
    <w:unhideWhenUsed/>
    <w:rsid w:val="00F30068"/>
  </w:style>
  <w:style w:type="table" w:customStyle="1" w:styleId="TableGrid963">
    <w:name w:val="Table Grid96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63">
    <w:name w:val="Table Grid156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63">
    <w:name w:val="Table Grid1126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63">
    <w:name w:val="Table Grid246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63">
    <w:name w:val="Table Grid346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63">
    <w:name w:val="Table Grid122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63">
    <w:name w:val="Table Grid212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63">
    <w:name w:val="Table Grid312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63">
    <w:name w:val="Table Grid42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63">
    <w:name w:val="Table Grid52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63">
    <w:name w:val="Table Grid626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63">
    <w:name w:val="Table Grid132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63">
    <w:name w:val="Table Grid222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63">
    <w:name w:val="Table Grid3226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63">
    <w:name w:val="Table Grid726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F30068"/>
  </w:style>
  <w:style w:type="table" w:customStyle="1" w:styleId="TableGrid403">
    <w:name w:val="Table Grid40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3">
    <w:name w:val="Table Grid129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73">
    <w:name w:val="Table Grid1117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3">
    <w:name w:val="Table Grid220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93">
    <w:name w:val="Table Grid319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3">
    <w:name w:val="Table Grid1210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03">
    <w:name w:val="Table Grid2110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03">
    <w:name w:val="Table Grid3110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3">
    <w:name w:val="Table Grid49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3">
    <w:name w:val="Table Grid59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3">
    <w:name w:val="Table Grid69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93">
    <w:name w:val="Table Grid139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93">
    <w:name w:val="Table Grid229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93">
    <w:name w:val="Table Grid329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3">
    <w:name w:val="Table Grid79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3">
    <w:name w:val="No List183"/>
    <w:next w:val="NoList"/>
    <w:uiPriority w:val="99"/>
    <w:semiHidden/>
    <w:unhideWhenUsed/>
    <w:rsid w:val="00F30068"/>
  </w:style>
  <w:style w:type="table" w:customStyle="1" w:styleId="TableGrid873">
    <w:name w:val="Table Grid87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73">
    <w:name w:val="Table Grid147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83">
    <w:name w:val="Table Grid1118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73">
    <w:name w:val="Table Grid237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73">
    <w:name w:val="Table Grid337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3">
    <w:name w:val="Table Grid121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73">
    <w:name w:val="Table Grid211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73">
    <w:name w:val="Table Grid311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3">
    <w:name w:val="Table Grid41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73">
    <w:name w:val="Table Grid51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73">
    <w:name w:val="Table Grid617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73">
    <w:name w:val="Table Grid131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73">
    <w:name w:val="Table Grid221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73">
    <w:name w:val="Table Grid321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73">
    <w:name w:val="Table Grid717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3">
    <w:name w:val="No List273"/>
    <w:next w:val="NoList"/>
    <w:uiPriority w:val="99"/>
    <w:semiHidden/>
    <w:unhideWhenUsed/>
    <w:rsid w:val="00F30068"/>
  </w:style>
  <w:style w:type="table" w:customStyle="1" w:styleId="TableGrid973">
    <w:name w:val="Table Grid97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73">
    <w:name w:val="Table Grid157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73">
    <w:name w:val="Table Grid1127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73">
    <w:name w:val="Table Grid247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73">
    <w:name w:val="Table Grid347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73">
    <w:name w:val="Table Grid122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73">
    <w:name w:val="Table Grid212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73">
    <w:name w:val="Table Grid312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73">
    <w:name w:val="Table Grid42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73">
    <w:name w:val="Table Grid52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73">
    <w:name w:val="Table Grid627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73">
    <w:name w:val="Table Grid132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73">
    <w:name w:val="Table Grid222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73">
    <w:name w:val="Table Grid3227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73">
    <w:name w:val="Table Grid727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F30068"/>
  </w:style>
  <w:style w:type="table" w:customStyle="1" w:styleId="TableGrid503">
    <w:name w:val="Table Grid50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3">
    <w:name w:val="Table Grid130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93">
    <w:name w:val="Table Grid1119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3">
    <w:name w:val="Table Grid230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03">
    <w:name w:val="Table Grid320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83">
    <w:name w:val="Table Grid121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83">
    <w:name w:val="Table Grid211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83">
    <w:name w:val="Table Grid311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3">
    <w:name w:val="Table Grid410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3">
    <w:name w:val="Table Grid510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3">
    <w:name w:val="Table Grid610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03">
    <w:name w:val="Table Grid1310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3">
    <w:name w:val="Table Grid2210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03">
    <w:name w:val="Table Grid3210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3">
    <w:name w:val="Table Grid710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3">
    <w:name w:val="No List193"/>
    <w:next w:val="NoList"/>
    <w:uiPriority w:val="99"/>
    <w:semiHidden/>
    <w:unhideWhenUsed/>
    <w:rsid w:val="00F30068"/>
  </w:style>
  <w:style w:type="table" w:customStyle="1" w:styleId="TableGrid883">
    <w:name w:val="Table Grid88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83">
    <w:name w:val="Table Grid148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03">
    <w:name w:val="Table Grid11110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83">
    <w:name w:val="Table Grid238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83">
    <w:name w:val="Table Grid338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93">
    <w:name w:val="Table Grid1219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93">
    <w:name w:val="Table Grid2119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93">
    <w:name w:val="Table Grid3119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83">
    <w:name w:val="Table Grid41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83">
    <w:name w:val="Table Grid51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83">
    <w:name w:val="Table Grid618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83">
    <w:name w:val="Table Grid131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83">
    <w:name w:val="Table Grid221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83">
    <w:name w:val="Table Grid321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83">
    <w:name w:val="Table Grid718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3">
    <w:name w:val="No List283"/>
    <w:next w:val="NoList"/>
    <w:uiPriority w:val="99"/>
    <w:semiHidden/>
    <w:unhideWhenUsed/>
    <w:rsid w:val="00F30068"/>
  </w:style>
  <w:style w:type="table" w:customStyle="1" w:styleId="TableGrid983">
    <w:name w:val="Table Grid983"/>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83">
    <w:name w:val="Table Grid1583"/>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83">
    <w:name w:val="Table Grid1128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83">
    <w:name w:val="Table Grid2483"/>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83">
    <w:name w:val="Table Grid348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83">
    <w:name w:val="Table Grid122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83">
    <w:name w:val="Table Grid212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83">
    <w:name w:val="Table Grid312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83">
    <w:name w:val="Table Grid42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83">
    <w:name w:val="Table Grid52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83">
    <w:name w:val="Table Grid6283"/>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83">
    <w:name w:val="Table Grid132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83">
    <w:name w:val="Table Grid222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83">
    <w:name w:val="Table Grid32283"/>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83">
    <w:name w:val="Table Grid7283"/>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2">
    <w:name w:val="No List202"/>
    <w:next w:val="NoList"/>
    <w:uiPriority w:val="99"/>
    <w:semiHidden/>
    <w:unhideWhenUsed/>
    <w:rsid w:val="00F30068"/>
  </w:style>
  <w:style w:type="numbering" w:customStyle="1" w:styleId="NoList1102">
    <w:name w:val="No List1102"/>
    <w:next w:val="NoList"/>
    <w:uiPriority w:val="99"/>
    <w:semiHidden/>
    <w:unhideWhenUsed/>
    <w:rsid w:val="00F30068"/>
  </w:style>
  <w:style w:type="table" w:customStyle="1" w:styleId="TableGrid602">
    <w:name w:val="Table Grid60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2">
    <w:name w:val="Table Grid140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02">
    <w:name w:val="Table Grid1120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92">
    <w:name w:val="Table Grid239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02">
    <w:name w:val="Table Grid330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2">
    <w:name w:val="Table Grid1220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02">
    <w:name w:val="Table Grid2120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02">
    <w:name w:val="Table Grid3120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92">
    <w:name w:val="Table Grid419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92">
    <w:name w:val="Table Grid519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92">
    <w:name w:val="Table Grid619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92">
    <w:name w:val="Table Grid1319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92">
    <w:name w:val="Table Grid2219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92">
    <w:name w:val="Table Grid3219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92">
    <w:name w:val="Table Grid719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F30068"/>
  </w:style>
  <w:style w:type="table" w:customStyle="1" w:styleId="TableGrid892">
    <w:name w:val="Table Grid89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92">
    <w:name w:val="Table Grid149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2">
    <w:name w:val="Table Grid1111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02">
    <w:name w:val="Table Grid2310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92">
    <w:name w:val="Table Grid339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02">
    <w:name w:val="Table Grid12110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02">
    <w:name w:val="Table Grid21110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02">
    <w:name w:val="Table Grid31110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2">
    <w:name w:val="Table Grid4110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2">
    <w:name w:val="Table Grid5110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2">
    <w:name w:val="Table Grid6110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2">
    <w:name w:val="Table Grid13110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02">
    <w:name w:val="Table Grid22110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02">
    <w:name w:val="Table Grid32110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2">
    <w:name w:val="Table Grid7110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92">
    <w:name w:val="No List292"/>
    <w:next w:val="NoList"/>
    <w:uiPriority w:val="99"/>
    <w:semiHidden/>
    <w:unhideWhenUsed/>
    <w:rsid w:val="00F30068"/>
  </w:style>
  <w:style w:type="table" w:customStyle="1" w:styleId="TableGrid992">
    <w:name w:val="Table Grid99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92">
    <w:name w:val="Table Grid159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92">
    <w:name w:val="Table Grid1129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92">
    <w:name w:val="Table Grid249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92">
    <w:name w:val="Table Grid349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92">
    <w:name w:val="Table Grid1229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92">
    <w:name w:val="Table Grid2129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92">
    <w:name w:val="Table Grid3129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92">
    <w:name w:val="Table Grid429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92">
    <w:name w:val="Table Grid529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92">
    <w:name w:val="Table Grid629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92">
    <w:name w:val="Table Grid1329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92">
    <w:name w:val="Table Grid2229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92">
    <w:name w:val="Table Grid3229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92">
    <w:name w:val="Table Grid729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2">
    <w:name w:val="Table Grid16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12">
    <w:name w:val="Table Grid113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2">
    <w:name w:val="Table Grid35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2">
    <w:name w:val="Table Grid21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12">
    <w:name w:val="Table Grid31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2">
    <w:name w:val="Table Grid5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2">
    <w:name w:val="Table Grid63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12">
    <w:name w:val="Table Grid13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2">
    <w:name w:val="Table Grid22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2">
    <w:name w:val="Table Grid32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12">
    <w:name w:val="Table Grid73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F30068"/>
  </w:style>
  <w:style w:type="table" w:customStyle="1" w:styleId="TableGrid8112">
    <w:name w:val="Table Grid81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2">
    <w:name w:val="Table Grid141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22">
    <w:name w:val="Table Grid11112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2">
    <w:name w:val="Table Grid331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2">
    <w:name w:val="Table Grid1211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
    <w:name w:val="Table Grid2111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2">
    <w:name w:val="Table Grid3111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2">
    <w:name w:val="Table Grid511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2">
    <w:name w:val="Table Grid2211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12">
    <w:name w:val="Table Grid3211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2">
    <w:name w:val="Table Grid711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
    <w:name w:val="No List2112"/>
    <w:next w:val="NoList"/>
    <w:uiPriority w:val="99"/>
    <w:semiHidden/>
    <w:unhideWhenUsed/>
    <w:rsid w:val="00F30068"/>
  </w:style>
  <w:style w:type="table" w:customStyle="1" w:styleId="TableGrid9112">
    <w:name w:val="Table Grid91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12">
    <w:name w:val="Table Grid151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12">
    <w:name w:val="Table Grid1121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12">
    <w:name w:val="Table Grid341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2">
    <w:name w:val="Table Grid1221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12">
    <w:name w:val="Table Grid2121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12">
    <w:name w:val="Table Grid3121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2">
    <w:name w:val="Table Grid421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12">
    <w:name w:val="Table Grid521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12">
    <w:name w:val="Table Grid621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112">
    <w:name w:val="Table Grid1321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2">
    <w:name w:val="Table Grid2221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112">
    <w:name w:val="Table Grid3221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12">
    <w:name w:val="Table Grid721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2">
    <w:name w:val="Table Grid17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2">
    <w:name w:val="Table Grid18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12">
    <w:name w:val="Table Grid114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2">
    <w:name w:val="Table Grid26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2">
    <w:name w:val="Table Grid36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2">
    <w:name w:val="Table Grid12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12">
    <w:name w:val="Table Grid21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412">
    <w:name w:val="Table Grid31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2">
    <w:name w:val="Table Grid4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2">
    <w:name w:val="Table Grid5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2">
    <w:name w:val="Table Grid64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2">
    <w:name w:val="Table Grid13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2">
    <w:name w:val="Table Grid22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412">
    <w:name w:val="Table Grid32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12">
    <w:name w:val="Table Grid74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F30068"/>
  </w:style>
  <w:style w:type="table" w:customStyle="1" w:styleId="TableGrid8212">
    <w:name w:val="Table Grid82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2">
    <w:name w:val="Table Grid142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12">
    <w:name w:val="Table Grid1112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12">
    <w:name w:val="Table Grid232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212">
    <w:name w:val="Table Grid332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2">
    <w:name w:val="Table Grid1212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12">
    <w:name w:val="Table Grid2112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12">
    <w:name w:val="Table Grid3112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12">
    <w:name w:val="Table Grid512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2">
    <w:name w:val="Table Grid612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212">
    <w:name w:val="Table Grid1312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12">
    <w:name w:val="Table Grid2212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212">
    <w:name w:val="Table Grid3212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212">
    <w:name w:val="Table Grid712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2">
    <w:name w:val="No List2212"/>
    <w:next w:val="NoList"/>
    <w:uiPriority w:val="99"/>
    <w:semiHidden/>
    <w:unhideWhenUsed/>
    <w:rsid w:val="00F30068"/>
  </w:style>
  <w:style w:type="table" w:customStyle="1" w:styleId="TableGrid9212">
    <w:name w:val="Table Grid92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12">
    <w:name w:val="Table Grid152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212">
    <w:name w:val="Table Grid1122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12">
    <w:name w:val="Table Grid242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12">
    <w:name w:val="Table Grid342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2">
    <w:name w:val="Table Grid1222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212">
    <w:name w:val="Table Grid2122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2">
    <w:name w:val="Table Grid3122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2">
    <w:name w:val="Table Grid422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212">
    <w:name w:val="Table Grid522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12">
    <w:name w:val="Table Grid622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212">
    <w:name w:val="Table Grid1322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2">
    <w:name w:val="Table Grid2222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212">
    <w:name w:val="Table Grid3222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212">
    <w:name w:val="Table Grid722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F30068"/>
  </w:style>
  <w:style w:type="table" w:customStyle="1" w:styleId="TableGrid1912">
    <w:name w:val="Table Grid19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12">
    <w:name w:val="Table Grid110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512">
    <w:name w:val="Table Grid115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2">
    <w:name w:val="Table Grid27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12">
    <w:name w:val="Table Grid37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2">
    <w:name w:val="Table Grid12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2">
    <w:name w:val="Table Grid21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2">
    <w:name w:val="Table Grid31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2">
    <w:name w:val="Table Grid4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12">
    <w:name w:val="Table Grid5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2">
    <w:name w:val="Table Grid65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12">
    <w:name w:val="Table Grid13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2">
    <w:name w:val="Table Grid22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512">
    <w:name w:val="Table Grid32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12">
    <w:name w:val="Table Grid75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rsid w:val="00F30068"/>
  </w:style>
  <w:style w:type="table" w:customStyle="1" w:styleId="TableGrid8312">
    <w:name w:val="Table Grid83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12">
    <w:name w:val="Table Grid143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12">
    <w:name w:val="Table Grid1113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12">
    <w:name w:val="Table Grid233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312">
    <w:name w:val="Table Grid333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2">
    <w:name w:val="Table Grid121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2">
    <w:name w:val="Table Grid211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312">
    <w:name w:val="Table Grid311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2">
    <w:name w:val="Table Grid41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312">
    <w:name w:val="Table Grid51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12">
    <w:name w:val="Table Grid613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312">
    <w:name w:val="Table Grid131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312">
    <w:name w:val="Table Grid221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312">
    <w:name w:val="Table Grid321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312">
    <w:name w:val="Table Grid713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12">
    <w:name w:val="No List2312"/>
    <w:next w:val="NoList"/>
    <w:uiPriority w:val="99"/>
    <w:semiHidden/>
    <w:unhideWhenUsed/>
    <w:rsid w:val="00F30068"/>
  </w:style>
  <w:style w:type="table" w:customStyle="1" w:styleId="TableGrid9312">
    <w:name w:val="Table Grid93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12">
    <w:name w:val="Table Grid153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312">
    <w:name w:val="Table Grid1123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12">
    <w:name w:val="Table Grid243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312">
    <w:name w:val="Table Grid343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2">
    <w:name w:val="Table Grid122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12">
    <w:name w:val="Table Grid212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312">
    <w:name w:val="Table Grid312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2">
    <w:name w:val="Table Grid42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312">
    <w:name w:val="Table Grid52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312">
    <w:name w:val="Table Grid623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312">
    <w:name w:val="Table Grid132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312">
    <w:name w:val="Table Grid222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312">
    <w:name w:val="Table Grid3223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312">
    <w:name w:val="Table Grid723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F30068"/>
  </w:style>
  <w:style w:type="table" w:customStyle="1" w:styleId="TableGrid2012">
    <w:name w:val="Table Grid20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2">
    <w:name w:val="Table Grid116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712">
    <w:name w:val="Table Grid117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2">
    <w:name w:val="Table Grid28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12">
    <w:name w:val="Table Grid38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2">
    <w:name w:val="Table Grid12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2">
    <w:name w:val="Table Grid21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612">
    <w:name w:val="Table Grid31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2">
    <w:name w:val="Table Grid4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12">
    <w:name w:val="Table Grid5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12">
    <w:name w:val="Table Grid66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12">
    <w:name w:val="Table Grid13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2">
    <w:name w:val="Table Grid22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612">
    <w:name w:val="Table Grid32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12">
    <w:name w:val="Table Grid76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F30068"/>
  </w:style>
  <w:style w:type="table" w:customStyle="1" w:styleId="TableGrid8412">
    <w:name w:val="Table Grid84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2">
    <w:name w:val="Table Grid144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12">
    <w:name w:val="Table Grid1114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12">
    <w:name w:val="Table Grid234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412">
    <w:name w:val="Table Grid334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2">
    <w:name w:val="Table Grid121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2">
    <w:name w:val="Table Grid211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2">
    <w:name w:val="Table Grid311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2">
    <w:name w:val="Table Grid41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12">
    <w:name w:val="Table Grid51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12">
    <w:name w:val="Table Grid614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412">
    <w:name w:val="Table Grid131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12">
    <w:name w:val="Table Grid221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412">
    <w:name w:val="Table Grid321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12">
    <w:name w:val="Table Grid714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12">
    <w:name w:val="No List2412"/>
    <w:next w:val="NoList"/>
    <w:uiPriority w:val="99"/>
    <w:semiHidden/>
    <w:unhideWhenUsed/>
    <w:rsid w:val="00F30068"/>
  </w:style>
  <w:style w:type="table" w:customStyle="1" w:styleId="TableGrid9412">
    <w:name w:val="Table Grid94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12">
    <w:name w:val="Table Grid154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412">
    <w:name w:val="Table Grid1124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12">
    <w:name w:val="Table Grid244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412">
    <w:name w:val="Table Grid344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12">
    <w:name w:val="Table Grid122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12">
    <w:name w:val="Table Grid212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412">
    <w:name w:val="Table Grid312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12">
    <w:name w:val="Table Grid42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412">
    <w:name w:val="Table Grid52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412">
    <w:name w:val="Table Grid624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412">
    <w:name w:val="Table Grid132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12">
    <w:name w:val="Table Grid222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412">
    <w:name w:val="Table Grid3224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412">
    <w:name w:val="Table Grid724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F30068"/>
  </w:style>
  <w:style w:type="table" w:customStyle="1" w:styleId="TableGrid2912">
    <w:name w:val="Table Grid29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2">
    <w:name w:val="Table Grid118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912">
    <w:name w:val="Table Grid119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2">
    <w:name w:val="Table Grid210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12">
    <w:name w:val="Table Grid39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2">
    <w:name w:val="Table Grid12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2">
    <w:name w:val="Table Grid21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712">
    <w:name w:val="Table Grid31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2">
    <w:name w:val="Table Grid4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12">
    <w:name w:val="Table Grid5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12">
    <w:name w:val="Table Grid67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712">
    <w:name w:val="Table Grid13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2">
    <w:name w:val="Table Grid22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712">
    <w:name w:val="Table Grid32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12">
    <w:name w:val="Table Grid77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F30068"/>
  </w:style>
  <w:style w:type="table" w:customStyle="1" w:styleId="TableGrid8512">
    <w:name w:val="Table Grid85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12">
    <w:name w:val="Table Grid145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512">
    <w:name w:val="Table Grid1115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512">
    <w:name w:val="Table Grid235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512">
    <w:name w:val="Table Grid335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12">
    <w:name w:val="Table Grid121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12">
    <w:name w:val="Table Grid211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512">
    <w:name w:val="Table Grid311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12">
    <w:name w:val="Table Grid41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512">
    <w:name w:val="Table Grid51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512">
    <w:name w:val="Table Grid615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512">
    <w:name w:val="Table Grid131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12">
    <w:name w:val="Table Grid221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512">
    <w:name w:val="Table Grid321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12">
    <w:name w:val="Table Grid715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12">
    <w:name w:val="No List2512"/>
    <w:next w:val="NoList"/>
    <w:uiPriority w:val="99"/>
    <w:semiHidden/>
    <w:unhideWhenUsed/>
    <w:rsid w:val="00F30068"/>
  </w:style>
  <w:style w:type="table" w:customStyle="1" w:styleId="TableGrid9512">
    <w:name w:val="Table Grid95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12">
    <w:name w:val="Table Grid155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512">
    <w:name w:val="Table Grid1125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512">
    <w:name w:val="Table Grid245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512">
    <w:name w:val="Table Grid345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12">
    <w:name w:val="Table Grid122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12">
    <w:name w:val="Table Grid212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512">
    <w:name w:val="Table Grid312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12">
    <w:name w:val="Table Grid42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512">
    <w:name w:val="Table Grid52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512">
    <w:name w:val="Table Grid625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512">
    <w:name w:val="Table Grid132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512">
    <w:name w:val="Table Grid222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512">
    <w:name w:val="Table Grid3225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512">
    <w:name w:val="Table Grid725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F30068"/>
  </w:style>
  <w:style w:type="table" w:customStyle="1" w:styleId="TableGrid3012">
    <w:name w:val="Table Grid30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2">
    <w:name w:val="Table Grid120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12">
    <w:name w:val="Table Grid1110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2">
    <w:name w:val="Table Grid218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12">
    <w:name w:val="Table Grid310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812">
    <w:name w:val="Table Grid12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2">
    <w:name w:val="Table Grid219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812">
    <w:name w:val="Table Grid31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2">
    <w:name w:val="Table Grid4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12">
    <w:name w:val="Table Grid5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12">
    <w:name w:val="Table Grid68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812">
    <w:name w:val="Table Grid13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812">
    <w:name w:val="Table Grid22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812">
    <w:name w:val="Table Grid32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12">
    <w:name w:val="Table Grid78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2">
    <w:name w:val="No List1712"/>
    <w:next w:val="NoList"/>
    <w:uiPriority w:val="99"/>
    <w:semiHidden/>
    <w:unhideWhenUsed/>
    <w:rsid w:val="00F30068"/>
  </w:style>
  <w:style w:type="table" w:customStyle="1" w:styleId="TableGrid8612">
    <w:name w:val="Table Grid86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12">
    <w:name w:val="Table Grid146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612">
    <w:name w:val="Table Grid1116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12">
    <w:name w:val="Table Grid236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612">
    <w:name w:val="Table Grid336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12">
    <w:name w:val="Table Grid121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12">
    <w:name w:val="Table Grid211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612">
    <w:name w:val="Table Grid311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12">
    <w:name w:val="Table Grid41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612">
    <w:name w:val="Table Grid51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612">
    <w:name w:val="Table Grid616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612">
    <w:name w:val="Table Grid131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612">
    <w:name w:val="Table Grid221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612">
    <w:name w:val="Table Grid321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612">
    <w:name w:val="Table Grid716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2">
    <w:name w:val="No List2612"/>
    <w:next w:val="NoList"/>
    <w:uiPriority w:val="99"/>
    <w:semiHidden/>
    <w:unhideWhenUsed/>
    <w:rsid w:val="00F30068"/>
  </w:style>
  <w:style w:type="table" w:customStyle="1" w:styleId="TableGrid9612">
    <w:name w:val="Table Grid96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612">
    <w:name w:val="Table Grid156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612">
    <w:name w:val="Table Grid1126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612">
    <w:name w:val="Table Grid246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612">
    <w:name w:val="Table Grid346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612">
    <w:name w:val="Table Grid122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612">
    <w:name w:val="Table Grid212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612">
    <w:name w:val="Table Grid312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612">
    <w:name w:val="Table Grid42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612">
    <w:name w:val="Table Grid52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612">
    <w:name w:val="Table Grid626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612">
    <w:name w:val="Table Grid132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612">
    <w:name w:val="Table Grid222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612">
    <w:name w:val="Table Grid3226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612">
    <w:name w:val="Table Grid726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F30068"/>
  </w:style>
  <w:style w:type="table" w:customStyle="1" w:styleId="TableGrid4012">
    <w:name w:val="Table Grid40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12">
    <w:name w:val="Table Grid129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712">
    <w:name w:val="Table Grid1117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12">
    <w:name w:val="Table Grid220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912">
    <w:name w:val="Table Grid319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12">
    <w:name w:val="Table Grid1210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012">
    <w:name w:val="Table Grid2110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012">
    <w:name w:val="Table Grid3110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12">
    <w:name w:val="Table Grid49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12">
    <w:name w:val="Table Grid59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12">
    <w:name w:val="Table Grid69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912">
    <w:name w:val="Table Grid139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912">
    <w:name w:val="Table Grid229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912">
    <w:name w:val="Table Grid329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12">
    <w:name w:val="Table Grid79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2">
    <w:name w:val="No List1812"/>
    <w:next w:val="NoList"/>
    <w:uiPriority w:val="99"/>
    <w:semiHidden/>
    <w:unhideWhenUsed/>
    <w:rsid w:val="00F30068"/>
  </w:style>
  <w:style w:type="table" w:customStyle="1" w:styleId="TableGrid8712">
    <w:name w:val="Table Grid87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712">
    <w:name w:val="Table Grid147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812">
    <w:name w:val="Table Grid1118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712">
    <w:name w:val="Table Grid237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712">
    <w:name w:val="Table Grid337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12">
    <w:name w:val="Table Grid121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712">
    <w:name w:val="Table Grid211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712">
    <w:name w:val="Table Grid311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12">
    <w:name w:val="Table Grid41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712">
    <w:name w:val="Table Grid51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712">
    <w:name w:val="Table Grid617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712">
    <w:name w:val="Table Grid131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712">
    <w:name w:val="Table Grid221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712">
    <w:name w:val="Table Grid321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712">
    <w:name w:val="Table Grid717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2">
    <w:name w:val="No List2712"/>
    <w:next w:val="NoList"/>
    <w:uiPriority w:val="99"/>
    <w:semiHidden/>
    <w:unhideWhenUsed/>
    <w:rsid w:val="00F30068"/>
  </w:style>
  <w:style w:type="table" w:customStyle="1" w:styleId="TableGrid9712">
    <w:name w:val="Table Grid97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712">
    <w:name w:val="Table Grid157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712">
    <w:name w:val="Table Grid1127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712">
    <w:name w:val="Table Grid247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712">
    <w:name w:val="Table Grid347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712">
    <w:name w:val="Table Grid122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712">
    <w:name w:val="Table Grid212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712">
    <w:name w:val="Table Grid312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712">
    <w:name w:val="Table Grid42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712">
    <w:name w:val="Table Grid52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712">
    <w:name w:val="Table Grid627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712">
    <w:name w:val="Table Grid132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712">
    <w:name w:val="Table Grid222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712">
    <w:name w:val="Table Grid3227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712">
    <w:name w:val="Table Grid727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F30068"/>
  </w:style>
  <w:style w:type="table" w:customStyle="1" w:styleId="TableGrid5012">
    <w:name w:val="Table Grid50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2">
    <w:name w:val="Table Grid130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912">
    <w:name w:val="Table Grid1119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12">
    <w:name w:val="Table Grid230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012">
    <w:name w:val="Table Grid320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812">
    <w:name w:val="Table Grid121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812">
    <w:name w:val="Table Grid211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812">
    <w:name w:val="Table Grid311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12">
    <w:name w:val="Table Grid410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12">
    <w:name w:val="Table Grid510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12">
    <w:name w:val="Table Grid610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012">
    <w:name w:val="Table Grid1310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12">
    <w:name w:val="Table Grid2210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012">
    <w:name w:val="Table Grid3210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12">
    <w:name w:val="Table Grid710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2">
    <w:name w:val="No List1912"/>
    <w:next w:val="NoList"/>
    <w:uiPriority w:val="99"/>
    <w:semiHidden/>
    <w:unhideWhenUsed/>
    <w:rsid w:val="00F30068"/>
  </w:style>
  <w:style w:type="table" w:customStyle="1" w:styleId="TableGrid8812">
    <w:name w:val="Table Grid88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812">
    <w:name w:val="Table Grid148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012">
    <w:name w:val="Table Grid11110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812">
    <w:name w:val="Table Grid238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812">
    <w:name w:val="Table Grid338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912">
    <w:name w:val="Table Grid1219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912">
    <w:name w:val="Table Grid2119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912">
    <w:name w:val="Table Grid3119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812">
    <w:name w:val="Table Grid41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812">
    <w:name w:val="Table Grid51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812">
    <w:name w:val="Table Grid618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812">
    <w:name w:val="Table Grid131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812">
    <w:name w:val="Table Grid221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812">
    <w:name w:val="Table Grid321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812">
    <w:name w:val="Table Grid718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12">
    <w:name w:val="No List2812"/>
    <w:next w:val="NoList"/>
    <w:uiPriority w:val="99"/>
    <w:semiHidden/>
    <w:unhideWhenUsed/>
    <w:rsid w:val="00F30068"/>
  </w:style>
  <w:style w:type="table" w:customStyle="1" w:styleId="TableGrid9812">
    <w:name w:val="Table Grid9812"/>
    <w:basedOn w:val="TableNormal"/>
    <w:next w:val="TableGrid"/>
    <w:uiPriority w:val="59"/>
    <w:rsid w:val="00F3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812">
    <w:name w:val="Table Grid15812"/>
    <w:basedOn w:val="TableNormal"/>
    <w:next w:val="TableGrid"/>
    <w:rsid w:val="00F30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812">
    <w:name w:val="Table Grid1128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812">
    <w:name w:val="Table Grid24812"/>
    <w:basedOn w:val="TableNormal"/>
    <w:next w:val="TableGrid"/>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812">
    <w:name w:val="Table Grid348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812">
    <w:name w:val="Table Grid122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812">
    <w:name w:val="Table Grid212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812">
    <w:name w:val="Table Grid312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812">
    <w:name w:val="Table Grid42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812">
    <w:name w:val="Table Grid52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812">
    <w:name w:val="Table Grid62812"/>
    <w:basedOn w:val="TableNormal"/>
    <w:next w:val="TableGrid"/>
    <w:rsid w:val="00F3006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812">
    <w:name w:val="Table Grid132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812">
    <w:name w:val="Table Grid222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812">
    <w:name w:val="Table Grid322812"/>
    <w:basedOn w:val="TableNormal"/>
    <w:next w:val="TableGrid"/>
    <w:uiPriority w:val="5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812">
    <w:name w:val="Table Grid72812"/>
    <w:basedOn w:val="TableNormal"/>
    <w:next w:val="TableGrid"/>
    <w:uiPriority w:val="39"/>
    <w:rsid w:val="00F3006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2">
    <w:name w:val="Table Grid702"/>
    <w:basedOn w:val="TableNormal"/>
    <w:uiPriority w:val="59"/>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2">
    <w:name w:val="Table Grid1502"/>
    <w:basedOn w:val="TableNormal"/>
    <w:rsid w:val="00F30068"/>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02">
    <w:name w:val="Table Grid11302"/>
    <w:basedOn w:val="TableNormal"/>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02">
    <w:name w:val="Table Grid2402"/>
    <w:basedOn w:val="TableNormal"/>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02">
    <w:name w:val="Table Grid3402"/>
    <w:basedOn w:val="TableNormal"/>
    <w:rsid w:val="00F30068"/>
    <w:pPr>
      <w:widowControl w:val="0"/>
      <w:autoSpaceDE w:val="0"/>
      <w:autoSpaceDN w:val="0"/>
      <w:adjustRightInd w:val="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02">
    <w:name w:val="Table Grid21302"/>
    <w:basedOn w:val="TableNormal"/>
    <w:uiPriority w:val="59"/>
    <w:rsid w:val="00F30068"/>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02">
    <w:name w:val="Table Grid31302"/>
    <w:basedOn w:val="TableNormal"/>
    <w:uiPriority w:val="59"/>
    <w:rsid w:val="00F30068"/>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02">
    <w:name w:val="Table Grid6202"/>
    <w:basedOn w:val="TableNormal"/>
    <w:rsid w:val="00F30068"/>
    <w:pPr>
      <w:widowControl w:val="0"/>
      <w:autoSpaceDE w:val="0"/>
      <w:autoSpaceDN w:val="0"/>
      <w:adjustRightInd w:val="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22">
    <w:name w:val="Table Grid211122"/>
    <w:basedOn w:val="TableNormal"/>
    <w:uiPriority w:val="59"/>
    <w:rsid w:val="00F30068"/>
    <w:rPr>
      <w:rFonts w:ascii="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22">
    <w:name w:val="Table Grid311122"/>
    <w:basedOn w:val="TableNormal"/>
    <w:uiPriority w:val="59"/>
    <w:rsid w:val="00F30068"/>
    <w:rPr>
      <w:rFonts w:ascii="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2">
    <w:name w:val="Table Grid802"/>
    <w:basedOn w:val="TableNormal"/>
    <w:uiPriority w:val="59"/>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2">
    <w:name w:val="Table Grid1602"/>
    <w:basedOn w:val="TableNormal"/>
    <w:rsid w:val="00F30068"/>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22">
    <w:name w:val="Table Grid11322"/>
    <w:basedOn w:val="TableNormal"/>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02">
    <w:name w:val="Table Grid2502"/>
    <w:basedOn w:val="TableNormal"/>
    <w:rsid w:val="00F3006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02">
    <w:name w:val="Table Grid3502"/>
    <w:basedOn w:val="TableNormal"/>
    <w:rsid w:val="00F30068"/>
    <w:pPr>
      <w:widowControl w:val="0"/>
      <w:autoSpaceDE w:val="0"/>
      <w:autoSpaceDN w:val="0"/>
      <w:adjustRightInd w:val="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2">
    <w:name w:val="Table Grid21322"/>
    <w:basedOn w:val="TableNormal"/>
    <w:uiPriority w:val="59"/>
    <w:rsid w:val="00F30068"/>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22">
    <w:name w:val="Table Grid31322"/>
    <w:basedOn w:val="TableNormal"/>
    <w:uiPriority w:val="59"/>
    <w:rsid w:val="00F30068"/>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02">
    <w:name w:val="Table Grid6302"/>
    <w:basedOn w:val="TableNormal"/>
    <w:rsid w:val="00F30068"/>
    <w:pPr>
      <w:widowControl w:val="0"/>
      <w:autoSpaceDE w:val="0"/>
      <w:autoSpaceDN w:val="0"/>
      <w:adjustRightInd w:val="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2">
    <w:name w:val="Table Grid211132"/>
    <w:basedOn w:val="TableNormal"/>
    <w:uiPriority w:val="59"/>
    <w:rsid w:val="00F30068"/>
    <w:rPr>
      <w:rFonts w:ascii="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2">
    <w:name w:val="Table Grid311132"/>
    <w:basedOn w:val="TableNormal"/>
    <w:uiPriority w:val="59"/>
    <w:rsid w:val="00F30068"/>
    <w:rPr>
      <w:rFonts w:ascii="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71D13"/>
    <w:rPr>
      <w:color w:val="605E5C"/>
      <w:shd w:val="clear" w:color="auto" w:fill="E1DFDD"/>
    </w:rPr>
  </w:style>
  <w:style w:type="character" w:customStyle="1" w:styleId="eop">
    <w:name w:val="eop"/>
    <w:rsid w:val="00D92167"/>
  </w:style>
  <w:style w:type="paragraph" w:styleId="Subtitle">
    <w:name w:val="Subtitle"/>
    <w:basedOn w:val="Normal"/>
    <w:next w:val="Normal"/>
    <w:link w:val="SubtitleChar"/>
    <w:uiPriority w:val="11"/>
    <w:qFormat/>
    <w:rsid w:val="00232CF6"/>
    <w:pPr>
      <w:numPr>
        <w:ilvl w:val="1"/>
      </w:numPr>
    </w:pPr>
    <w:rPr>
      <w:rFonts w:ascii="Aptos" w:hAnsi="Aptos"/>
      <w:color w:val="595959"/>
      <w:spacing w:val="15"/>
      <w:sz w:val="28"/>
      <w:szCs w:val="28"/>
    </w:rPr>
  </w:style>
  <w:style w:type="character" w:customStyle="1" w:styleId="SubtitleChar">
    <w:name w:val="Subtitle Char"/>
    <w:basedOn w:val="DefaultParagraphFont"/>
    <w:link w:val="Subtitle"/>
    <w:uiPriority w:val="11"/>
    <w:rsid w:val="00232CF6"/>
    <w:rPr>
      <w:rFonts w:ascii="Aptos" w:hAnsi="Aptos"/>
      <w:color w:val="595959"/>
      <w:spacing w:val="15"/>
      <w:sz w:val="28"/>
      <w:szCs w:val="28"/>
    </w:rPr>
  </w:style>
  <w:style w:type="paragraph" w:styleId="Quote">
    <w:name w:val="Quote"/>
    <w:basedOn w:val="Normal"/>
    <w:next w:val="Normal"/>
    <w:link w:val="QuoteChar"/>
    <w:uiPriority w:val="29"/>
    <w:qFormat/>
    <w:rsid w:val="00232CF6"/>
    <w:pPr>
      <w:spacing w:before="160"/>
      <w:jc w:val="center"/>
    </w:pPr>
    <w:rPr>
      <w:rFonts w:eastAsia="Aptos"/>
      <w:i/>
      <w:iCs/>
      <w:color w:val="404040"/>
      <w:sz w:val="20"/>
    </w:rPr>
  </w:style>
  <w:style w:type="character" w:customStyle="1" w:styleId="QuoteChar">
    <w:name w:val="Quote Char"/>
    <w:basedOn w:val="DefaultParagraphFont"/>
    <w:link w:val="Quote"/>
    <w:uiPriority w:val="29"/>
    <w:rsid w:val="00232CF6"/>
    <w:rPr>
      <w:rFonts w:eastAsia="Aptos"/>
      <w:i/>
      <w:iCs/>
      <w:color w:val="404040"/>
    </w:rPr>
  </w:style>
  <w:style w:type="character" w:styleId="IntenseEmphasis">
    <w:name w:val="Intense Emphasis"/>
    <w:uiPriority w:val="21"/>
    <w:qFormat/>
    <w:rsid w:val="00232CF6"/>
    <w:rPr>
      <w:i/>
      <w:iCs/>
      <w:color w:val="0F4761"/>
    </w:rPr>
  </w:style>
  <w:style w:type="paragraph" w:styleId="IntenseQuote">
    <w:name w:val="Intense Quote"/>
    <w:basedOn w:val="Normal"/>
    <w:next w:val="Normal"/>
    <w:link w:val="IntenseQuoteChar"/>
    <w:uiPriority w:val="30"/>
    <w:qFormat/>
    <w:rsid w:val="00232CF6"/>
    <w:pPr>
      <w:pBdr>
        <w:top w:val="single" w:sz="4" w:space="10" w:color="0F4761"/>
        <w:bottom w:val="single" w:sz="4" w:space="10" w:color="0F4761"/>
      </w:pBdr>
      <w:spacing w:before="360" w:after="360"/>
      <w:ind w:left="864" w:right="864"/>
      <w:jc w:val="center"/>
    </w:pPr>
    <w:rPr>
      <w:rFonts w:eastAsia="Aptos"/>
      <w:i/>
      <w:iCs/>
      <w:color w:val="0F4761"/>
      <w:sz w:val="20"/>
    </w:rPr>
  </w:style>
  <w:style w:type="character" w:customStyle="1" w:styleId="IntenseQuoteChar">
    <w:name w:val="Intense Quote Char"/>
    <w:basedOn w:val="DefaultParagraphFont"/>
    <w:link w:val="IntenseQuote"/>
    <w:uiPriority w:val="30"/>
    <w:rsid w:val="00232CF6"/>
    <w:rPr>
      <w:rFonts w:eastAsia="Aptos"/>
      <w:i/>
      <w:iCs/>
      <w:color w:val="0F4761"/>
    </w:rPr>
  </w:style>
  <w:style w:type="character" w:styleId="IntenseReference">
    <w:name w:val="Intense Reference"/>
    <w:uiPriority w:val="32"/>
    <w:qFormat/>
    <w:rsid w:val="00232CF6"/>
    <w:rPr>
      <w:b/>
      <w:bCs/>
      <w:smallCaps/>
      <w:color w:val="0F4761"/>
      <w:spacing w:val="5"/>
    </w:rPr>
  </w:style>
  <w:style w:type="paragraph" w:customStyle="1" w:styleId="a0001">
    <w:name w:val="a0001"/>
    <w:basedOn w:val="Normal"/>
    <w:rsid w:val="00232CF6"/>
    <w:pPr>
      <w:spacing w:before="100" w:beforeAutospacing="1" w:after="100" w:afterAutospacing="1"/>
    </w:pPr>
    <w:rPr>
      <w:rFonts w:eastAsia="Aptos"/>
      <w:szCs w:val="24"/>
    </w:rPr>
  </w:style>
  <w:style w:type="paragraph" w:customStyle="1" w:styleId="a0002">
    <w:name w:val="a0002"/>
    <w:basedOn w:val="Normal"/>
    <w:rsid w:val="00232CF6"/>
    <w:pPr>
      <w:spacing w:before="100" w:beforeAutospacing="1" w:after="100" w:afterAutospacing="1"/>
    </w:pPr>
    <w:rPr>
      <w:rFonts w:eastAsia="Aptos"/>
      <w:szCs w:val="24"/>
    </w:rPr>
  </w:style>
  <w:style w:type="paragraph" w:customStyle="1" w:styleId="a0003">
    <w:name w:val="a0003"/>
    <w:basedOn w:val="Normal"/>
    <w:rsid w:val="00232CF6"/>
    <w:pPr>
      <w:spacing w:before="100" w:beforeAutospacing="1" w:after="100" w:afterAutospacing="1"/>
    </w:pPr>
    <w:rPr>
      <w:rFonts w:eastAsia="Aptos"/>
      <w:szCs w:val="24"/>
    </w:rPr>
  </w:style>
  <w:style w:type="character" w:customStyle="1" w:styleId="Hyperlink1">
    <w:name w:val="Hyperlink1"/>
    <w:uiPriority w:val="99"/>
    <w:unhideWhenUsed/>
    <w:rsid w:val="00232CF6"/>
    <w:rPr>
      <w:color w:val="467886"/>
      <w:u w:val="single"/>
    </w:rPr>
  </w:style>
  <w:style w:type="paragraph" w:customStyle="1" w:styleId="Style1">
    <w:name w:val="Style1"/>
    <w:basedOn w:val="Normal"/>
    <w:link w:val="Style1Char"/>
    <w:qFormat/>
    <w:rsid w:val="00232CF6"/>
    <w:pPr>
      <w:tabs>
        <w:tab w:val="left" w:pos="1440"/>
      </w:tabs>
      <w:autoSpaceDE w:val="0"/>
      <w:autoSpaceDN w:val="0"/>
      <w:adjustRightInd w:val="0"/>
      <w:spacing w:line="480" w:lineRule="auto"/>
      <w:ind w:firstLine="720"/>
    </w:pPr>
    <w:rPr>
      <w:rFonts w:ascii="Courier New" w:eastAsia="Aptos" w:hAnsi="Courier New"/>
      <w:kern w:val="2"/>
      <w:szCs w:val="24"/>
    </w:rPr>
  </w:style>
  <w:style w:type="character" w:customStyle="1" w:styleId="Style1Char">
    <w:name w:val="Style1 Char"/>
    <w:link w:val="Style1"/>
    <w:rsid w:val="00232CF6"/>
    <w:rPr>
      <w:rFonts w:ascii="Courier New" w:eastAsia="Aptos" w:hAnsi="Courier New"/>
      <w:kern w:val="2"/>
      <w:sz w:val="24"/>
      <w:szCs w:val="24"/>
    </w:rPr>
  </w:style>
  <w:style w:type="paragraph" w:customStyle="1" w:styleId="Style2">
    <w:name w:val="Style2"/>
    <w:basedOn w:val="Style1"/>
    <w:link w:val="Style2Char"/>
    <w:qFormat/>
    <w:rsid w:val="00232CF6"/>
    <w:pPr>
      <w:tabs>
        <w:tab w:val="left" w:pos="2160"/>
      </w:tabs>
      <w:ind w:firstLine="1440"/>
    </w:pPr>
  </w:style>
  <w:style w:type="character" w:customStyle="1" w:styleId="Style2Char">
    <w:name w:val="Style2 Char"/>
    <w:link w:val="Style2"/>
    <w:rsid w:val="00232CF6"/>
    <w:rPr>
      <w:rFonts w:ascii="Courier New" w:eastAsia="Aptos" w:hAnsi="Courier New"/>
      <w:kern w:val="2"/>
      <w:sz w:val="24"/>
      <w:szCs w:val="24"/>
    </w:rPr>
  </w:style>
  <w:style w:type="paragraph" w:customStyle="1" w:styleId="Style3">
    <w:name w:val="Style3"/>
    <w:basedOn w:val="Style2"/>
    <w:link w:val="Style3Char"/>
    <w:qFormat/>
    <w:rsid w:val="00232CF6"/>
    <w:pPr>
      <w:tabs>
        <w:tab w:val="left" w:pos="2880"/>
      </w:tabs>
      <w:ind w:firstLine="2160"/>
    </w:pPr>
  </w:style>
  <w:style w:type="character" w:customStyle="1" w:styleId="Style3Char">
    <w:name w:val="Style3 Char"/>
    <w:link w:val="Style3"/>
    <w:rsid w:val="00232CF6"/>
    <w:rPr>
      <w:rFonts w:ascii="Courier New" w:eastAsia="Aptos" w:hAnsi="Courier New"/>
      <w:kern w:val="2"/>
      <w:sz w:val="24"/>
      <w:szCs w:val="24"/>
    </w:rPr>
  </w:style>
  <w:style w:type="paragraph" w:customStyle="1" w:styleId="EX">
    <w:name w:val="EX"/>
    <w:basedOn w:val="Style2"/>
    <w:link w:val="EXChar"/>
    <w:qFormat/>
    <w:rsid w:val="00232CF6"/>
    <w:pPr>
      <w:ind w:left="720" w:right="720" w:firstLine="0"/>
    </w:pPr>
    <w:rPr>
      <w:sz w:val="22"/>
    </w:rPr>
  </w:style>
  <w:style w:type="character" w:customStyle="1" w:styleId="EXChar">
    <w:name w:val="EX Char"/>
    <w:link w:val="EX"/>
    <w:rsid w:val="00232CF6"/>
    <w:rPr>
      <w:rFonts w:ascii="Courier New" w:eastAsia="Aptos" w:hAnsi="Courier New"/>
      <w:kern w:val="2"/>
      <w:sz w:val="22"/>
      <w:szCs w:val="24"/>
    </w:rPr>
  </w:style>
  <w:style w:type="paragraph" w:customStyle="1" w:styleId="CenterBold">
    <w:name w:val="Center/Bold"/>
    <w:basedOn w:val="Section"/>
    <w:link w:val="CenterBoldChar"/>
    <w:qFormat/>
    <w:rsid w:val="00232CF6"/>
    <w:pPr>
      <w:keepNext w:val="0"/>
      <w:keepLines w:val="0"/>
      <w:tabs>
        <w:tab w:val="clear" w:pos="0"/>
        <w:tab w:val="clear" w:pos="180"/>
        <w:tab w:val="clear" w:pos="360"/>
        <w:tab w:val="clear" w:pos="720"/>
        <w:tab w:val="clear" w:pos="900"/>
        <w:tab w:val="clear" w:pos="1080"/>
        <w:tab w:val="clear" w:pos="1260"/>
        <w:tab w:val="clear" w:pos="1620"/>
        <w:tab w:val="clear" w:pos="1800"/>
        <w:tab w:val="clear" w:pos="198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autoSpaceDE w:val="0"/>
      <w:autoSpaceDN w:val="0"/>
      <w:adjustRightInd w:val="0"/>
      <w:spacing w:after="0" w:line="480" w:lineRule="auto"/>
      <w:ind w:left="0" w:firstLine="0"/>
      <w:jc w:val="center"/>
      <w:outlineLvl w:val="9"/>
    </w:pPr>
    <w:rPr>
      <w:rFonts w:ascii="Courier New" w:eastAsia="Aptos" w:hAnsi="Courier New"/>
      <w:sz w:val="24"/>
      <w:szCs w:val="24"/>
    </w:rPr>
  </w:style>
  <w:style w:type="character" w:customStyle="1" w:styleId="CenterBoldChar">
    <w:name w:val="Center/Bold Char"/>
    <w:link w:val="CenterBold"/>
    <w:rsid w:val="00232CF6"/>
    <w:rPr>
      <w:rFonts w:ascii="Courier New" w:eastAsia="Aptos" w:hAnsi="Courier New"/>
      <w:b/>
      <w:kern w:val="2"/>
      <w:sz w:val="24"/>
      <w:szCs w:val="24"/>
    </w:rPr>
  </w:style>
  <w:style w:type="character" w:customStyle="1" w:styleId="UnresolvedMention1">
    <w:name w:val="Unresolved Mention1"/>
    <w:uiPriority w:val="99"/>
    <w:semiHidden/>
    <w:unhideWhenUsed/>
    <w:rsid w:val="00232CF6"/>
    <w:rPr>
      <w:color w:val="605E5C"/>
      <w:shd w:val="clear" w:color="auto" w:fill="E1DFDD"/>
    </w:rPr>
  </w:style>
  <w:style w:type="character" w:customStyle="1" w:styleId="cf01">
    <w:name w:val="cf01"/>
    <w:rsid w:val="00232CF6"/>
    <w:rPr>
      <w:rFonts w:ascii="Segoe UI" w:hAnsi="Segoe UI" w:cs="Segoe UI" w:hint="default"/>
      <w:sz w:val="18"/>
      <w:szCs w:val="18"/>
    </w:rPr>
  </w:style>
  <w:style w:type="character" w:customStyle="1" w:styleId="10">
    <w:name w:val="1"/>
    <w:rsid w:val="00232CF6"/>
  </w:style>
  <w:style w:type="paragraph" w:customStyle="1" w:styleId="Subtitle1">
    <w:name w:val="Subtitle1"/>
    <w:basedOn w:val="Normal"/>
    <w:next w:val="Normal"/>
    <w:uiPriority w:val="11"/>
    <w:qFormat/>
    <w:rsid w:val="00232CF6"/>
    <w:pPr>
      <w:numPr>
        <w:ilvl w:val="1"/>
      </w:numPr>
      <w:spacing w:after="160" w:line="278" w:lineRule="auto"/>
    </w:pPr>
    <w:rPr>
      <w:rFonts w:ascii="Aptos" w:eastAsia="Aptos" w:hAnsi="Aptos"/>
      <w:color w:val="595959"/>
      <w:spacing w:val="15"/>
      <w:kern w:val="2"/>
      <w:sz w:val="28"/>
      <w:szCs w:val="28"/>
    </w:rPr>
  </w:style>
  <w:style w:type="paragraph" w:customStyle="1" w:styleId="Quote1">
    <w:name w:val="Quote1"/>
    <w:basedOn w:val="Normal"/>
    <w:next w:val="Normal"/>
    <w:uiPriority w:val="29"/>
    <w:qFormat/>
    <w:rsid w:val="00232CF6"/>
    <w:pPr>
      <w:spacing w:before="160" w:after="160" w:line="278" w:lineRule="auto"/>
      <w:jc w:val="center"/>
    </w:pPr>
    <w:rPr>
      <w:rFonts w:ascii="Aptos" w:eastAsia="Aptos" w:hAnsi="Aptos"/>
      <w:i/>
      <w:iCs/>
      <w:color w:val="404040"/>
      <w:kern w:val="2"/>
      <w:szCs w:val="24"/>
    </w:rPr>
  </w:style>
  <w:style w:type="character" w:customStyle="1" w:styleId="IntenseEmphasis1">
    <w:name w:val="Intense Emphasis1"/>
    <w:uiPriority w:val="21"/>
    <w:qFormat/>
    <w:rsid w:val="00232CF6"/>
    <w:rPr>
      <w:i/>
      <w:iCs/>
      <w:color w:val="0F4761"/>
    </w:rPr>
  </w:style>
  <w:style w:type="paragraph" w:customStyle="1" w:styleId="IntenseQuote1">
    <w:name w:val="Intense Quote1"/>
    <w:basedOn w:val="Normal"/>
    <w:next w:val="Normal"/>
    <w:uiPriority w:val="30"/>
    <w:qFormat/>
    <w:rsid w:val="00232CF6"/>
    <w:pPr>
      <w:pBdr>
        <w:top w:val="single" w:sz="4" w:space="10" w:color="0F4761"/>
        <w:bottom w:val="single" w:sz="4" w:space="10" w:color="0F4761"/>
      </w:pBdr>
      <w:spacing w:before="360" w:after="360" w:line="278" w:lineRule="auto"/>
      <w:ind w:left="864" w:right="864"/>
      <w:jc w:val="center"/>
    </w:pPr>
    <w:rPr>
      <w:rFonts w:ascii="Aptos" w:eastAsia="Aptos" w:hAnsi="Aptos"/>
      <w:i/>
      <w:iCs/>
      <w:color w:val="0F4761"/>
      <w:kern w:val="2"/>
      <w:szCs w:val="24"/>
    </w:rPr>
  </w:style>
  <w:style w:type="character" w:customStyle="1" w:styleId="IntenseReference1">
    <w:name w:val="Intense Reference1"/>
    <w:uiPriority w:val="32"/>
    <w:qFormat/>
    <w:rsid w:val="00232CF6"/>
    <w:rPr>
      <w:b/>
      <w:bCs/>
      <w:smallCaps/>
      <w:color w:val="0F4761"/>
      <w:spacing w:val="5"/>
    </w:rPr>
  </w:style>
  <w:style w:type="paragraph" w:customStyle="1" w:styleId="CommentText1">
    <w:name w:val="Comment Text1"/>
    <w:basedOn w:val="Normal"/>
    <w:next w:val="CommentText"/>
    <w:uiPriority w:val="99"/>
    <w:unhideWhenUsed/>
    <w:rsid w:val="00232CF6"/>
    <w:pPr>
      <w:spacing w:line="480" w:lineRule="auto"/>
    </w:pPr>
    <w:rPr>
      <w:rFonts w:ascii="Calibri" w:eastAsia="Calibri" w:hAnsi="Calibri"/>
      <w:kern w:val="2"/>
      <w:szCs w:val="24"/>
    </w:rPr>
  </w:style>
  <w:style w:type="character" w:customStyle="1" w:styleId="CommentTextChar2">
    <w:name w:val="Comment Text Char2"/>
    <w:uiPriority w:val="99"/>
    <w:rsid w:val="00232CF6"/>
    <w:rPr>
      <w:sz w:val="20"/>
      <w:szCs w:val="20"/>
    </w:rPr>
  </w:style>
  <w:style w:type="numbering" w:customStyle="1" w:styleId="NoList1111111">
    <w:name w:val="No List1111111"/>
    <w:next w:val="NoList"/>
    <w:semiHidden/>
    <w:rsid w:val="00232CF6"/>
  </w:style>
  <w:style w:type="paragraph" w:customStyle="1" w:styleId="PlainText1">
    <w:name w:val="Plain Text1"/>
    <w:basedOn w:val="Normal"/>
    <w:next w:val="PlainText"/>
    <w:uiPriority w:val="99"/>
    <w:rsid w:val="00232CF6"/>
    <w:rPr>
      <w:rFonts w:ascii="Courier New" w:eastAsia="Aptos" w:hAnsi="Courier New"/>
      <w:sz w:val="22"/>
      <w:szCs w:val="22"/>
    </w:rPr>
  </w:style>
  <w:style w:type="character" w:customStyle="1" w:styleId="PlainTextChar2">
    <w:name w:val="Plain Text Char2"/>
    <w:uiPriority w:val="99"/>
    <w:semiHidden/>
    <w:rsid w:val="00232CF6"/>
    <w:rPr>
      <w:rFonts w:ascii="Consolas" w:hAnsi="Consolas"/>
      <w:sz w:val="21"/>
      <w:szCs w:val="21"/>
    </w:rPr>
  </w:style>
  <w:style w:type="numbering" w:customStyle="1" w:styleId="NoList301">
    <w:name w:val="No List301"/>
    <w:next w:val="NoList"/>
    <w:uiPriority w:val="99"/>
    <w:semiHidden/>
    <w:unhideWhenUsed/>
    <w:rsid w:val="00232CF6"/>
  </w:style>
  <w:style w:type="numbering" w:customStyle="1" w:styleId="NoList1131">
    <w:name w:val="No List1131"/>
    <w:next w:val="NoList"/>
    <w:uiPriority w:val="99"/>
    <w:semiHidden/>
    <w:rsid w:val="00232CF6"/>
  </w:style>
  <w:style w:type="numbering" w:customStyle="1" w:styleId="NoList1141">
    <w:name w:val="No List1141"/>
    <w:next w:val="NoList"/>
    <w:uiPriority w:val="99"/>
    <w:semiHidden/>
    <w:rsid w:val="00232CF6"/>
  </w:style>
  <w:style w:type="numbering" w:customStyle="1" w:styleId="NoList2101">
    <w:name w:val="No List2101"/>
    <w:next w:val="NoList"/>
    <w:uiPriority w:val="99"/>
    <w:semiHidden/>
    <w:rsid w:val="00232CF6"/>
  </w:style>
  <w:style w:type="numbering" w:customStyle="1" w:styleId="NoList321">
    <w:name w:val="No List321"/>
    <w:next w:val="NoList"/>
    <w:uiPriority w:val="99"/>
    <w:semiHidden/>
    <w:unhideWhenUsed/>
    <w:rsid w:val="00232CF6"/>
  </w:style>
  <w:style w:type="numbering" w:customStyle="1" w:styleId="NoList421">
    <w:name w:val="No List421"/>
    <w:next w:val="NoList"/>
    <w:uiPriority w:val="99"/>
    <w:semiHidden/>
    <w:unhideWhenUsed/>
    <w:rsid w:val="00232CF6"/>
  </w:style>
  <w:style w:type="numbering" w:customStyle="1" w:styleId="NoList521">
    <w:name w:val="No List521"/>
    <w:next w:val="NoList"/>
    <w:uiPriority w:val="99"/>
    <w:semiHidden/>
    <w:rsid w:val="00232CF6"/>
  </w:style>
  <w:style w:type="numbering" w:customStyle="1" w:styleId="NoList1221">
    <w:name w:val="No List1221"/>
    <w:next w:val="NoList"/>
    <w:uiPriority w:val="99"/>
    <w:semiHidden/>
    <w:unhideWhenUsed/>
    <w:rsid w:val="00232CF6"/>
  </w:style>
  <w:style w:type="numbering" w:customStyle="1" w:styleId="NoList11121">
    <w:name w:val="No List11121"/>
    <w:next w:val="NoList"/>
    <w:uiPriority w:val="99"/>
    <w:semiHidden/>
    <w:rsid w:val="00232CF6"/>
  </w:style>
  <w:style w:type="numbering" w:customStyle="1" w:styleId="NoList2121">
    <w:name w:val="No List2121"/>
    <w:next w:val="NoList"/>
    <w:uiPriority w:val="99"/>
    <w:semiHidden/>
    <w:rsid w:val="00232CF6"/>
  </w:style>
  <w:style w:type="numbering" w:customStyle="1" w:styleId="NoList3111">
    <w:name w:val="No List3111"/>
    <w:next w:val="NoList"/>
    <w:uiPriority w:val="99"/>
    <w:semiHidden/>
    <w:unhideWhenUsed/>
    <w:rsid w:val="00232CF6"/>
  </w:style>
  <w:style w:type="numbering" w:customStyle="1" w:styleId="NoList4111">
    <w:name w:val="No List4111"/>
    <w:next w:val="NoList"/>
    <w:uiPriority w:val="99"/>
    <w:semiHidden/>
    <w:unhideWhenUsed/>
    <w:rsid w:val="00232CF6"/>
  </w:style>
  <w:style w:type="numbering" w:customStyle="1" w:styleId="NoList621">
    <w:name w:val="No List621"/>
    <w:next w:val="NoList"/>
    <w:uiPriority w:val="99"/>
    <w:semiHidden/>
    <w:unhideWhenUsed/>
    <w:rsid w:val="00232CF6"/>
  </w:style>
  <w:style w:type="numbering" w:customStyle="1" w:styleId="NoList1321">
    <w:name w:val="No List1321"/>
    <w:next w:val="NoList"/>
    <w:uiPriority w:val="99"/>
    <w:semiHidden/>
    <w:unhideWhenUsed/>
    <w:rsid w:val="00232CF6"/>
  </w:style>
  <w:style w:type="numbering" w:customStyle="1" w:styleId="NoList721">
    <w:name w:val="No List721"/>
    <w:next w:val="NoList"/>
    <w:uiPriority w:val="99"/>
    <w:semiHidden/>
    <w:unhideWhenUsed/>
    <w:rsid w:val="00232CF6"/>
  </w:style>
  <w:style w:type="numbering" w:customStyle="1" w:styleId="NoList1421">
    <w:name w:val="No List1421"/>
    <w:next w:val="NoList"/>
    <w:uiPriority w:val="99"/>
    <w:semiHidden/>
    <w:unhideWhenUsed/>
    <w:rsid w:val="00232CF6"/>
  </w:style>
  <w:style w:type="numbering" w:customStyle="1" w:styleId="NoList2221">
    <w:name w:val="No List2221"/>
    <w:next w:val="NoList"/>
    <w:uiPriority w:val="99"/>
    <w:semiHidden/>
    <w:unhideWhenUsed/>
    <w:rsid w:val="00232CF6"/>
  </w:style>
  <w:style w:type="numbering" w:customStyle="1" w:styleId="NoList2321">
    <w:name w:val="No List2321"/>
    <w:next w:val="NoList"/>
    <w:uiPriority w:val="99"/>
    <w:semiHidden/>
    <w:unhideWhenUsed/>
    <w:rsid w:val="00232CF6"/>
  </w:style>
  <w:style w:type="numbering" w:customStyle="1" w:styleId="NoList1521">
    <w:name w:val="No List1521"/>
    <w:next w:val="NoList"/>
    <w:uiPriority w:val="99"/>
    <w:semiHidden/>
    <w:unhideWhenUsed/>
    <w:rsid w:val="00232CF6"/>
  </w:style>
  <w:style w:type="numbering" w:customStyle="1" w:styleId="NoList2421">
    <w:name w:val="No List2421"/>
    <w:next w:val="NoList"/>
    <w:uiPriority w:val="99"/>
    <w:semiHidden/>
    <w:unhideWhenUsed/>
    <w:rsid w:val="00232CF6"/>
  </w:style>
  <w:style w:type="numbering" w:customStyle="1" w:styleId="NoList1621">
    <w:name w:val="No List1621"/>
    <w:next w:val="NoList"/>
    <w:uiPriority w:val="99"/>
    <w:semiHidden/>
    <w:unhideWhenUsed/>
    <w:rsid w:val="00232CF6"/>
  </w:style>
  <w:style w:type="numbering" w:customStyle="1" w:styleId="NoList2521">
    <w:name w:val="No List2521"/>
    <w:next w:val="NoList"/>
    <w:uiPriority w:val="99"/>
    <w:semiHidden/>
    <w:unhideWhenUsed/>
    <w:rsid w:val="00232CF6"/>
  </w:style>
  <w:style w:type="numbering" w:customStyle="1" w:styleId="NoList821">
    <w:name w:val="No List821"/>
    <w:next w:val="NoList"/>
    <w:uiPriority w:val="99"/>
    <w:semiHidden/>
    <w:unhideWhenUsed/>
    <w:rsid w:val="00232CF6"/>
  </w:style>
  <w:style w:type="numbering" w:customStyle="1" w:styleId="NoList1721">
    <w:name w:val="No List1721"/>
    <w:next w:val="NoList"/>
    <w:uiPriority w:val="99"/>
    <w:semiHidden/>
    <w:unhideWhenUsed/>
    <w:rsid w:val="00232CF6"/>
  </w:style>
  <w:style w:type="numbering" w:customStyle="1" w:styleId="NoList2621">
    <w:name w:val="No List2621"/>
    <w:next w:val="NoList"/>
    <w:uiPriority w:val="99"/>
    <w:semiHidden/>
    <w:unhideWhenUsed/>
    <w:rsid w:val="00232CF6"/>
  </w:style>
  <w:style w:type="numbering" w:customStyle="1" w:styleId="NoList921">
    <w:name w:val="No List921"/>
    <w:next w:val="NoList"/>
    <w:uiPriority w:val="99"/>
    <w:semiHidden/>
    <w:unhideWhenUsed/>
    <w:rsid w:val="00232CF6"/>
  </w:style>
  <w:style w:type="numbering" w:customStyle="1" w:styleId="NoList1821">
    <w:name w:val="No List1821"/>
    <w:next w:val="NoList"/>
    <w:uiPriority w:val="99"/>
    <w:semiHidden/>
    <w:unhideWhenUsed/>
    <w:rsid w:val="00232CF6"/>
  </w:style>
  <w:style w:type="numbering" w:customStyle="1" w:styleId="NoList2721">
    <w:name w:val="No List2721"/>
    <w:next w:val="NoList"/>
    <w:uiPriority w:val="99"/>
    <w:semiHidden/>
    <w:unhideWhenUsed/>
    <w:rsid w:val="00232CF6"/>
  </w:style>
  <w:style w:type="numbering" w:customStyle="1" w:styleId="NoList1021">
    <w:name w:val="No List1021"/>
    <w:next w:val="NoList"/>
    <w:uiPriority w:val="99"/>
    <w:semiHidden/>
    <w:unhideWhenUsed/>
    <w:rsid w:val="00232CF6"/>
  </w:style>
  <w:style w:type="numbering" w:customStyle="1" w:styleId="NoList1921">
    <w:name w:val="No List1921"/>
    <w:next w:val="NoList"/>
    <w:uiPriority w:val="99"/>
    <w:semiHidden/>
    <w:unhideWhenUsed/>
    <w:rsid w:val="00232CF6"/>
  </w:style>
  <w:style w:type="numbering" w:customStyle="1" w:styleId="NoList2821">
    <w:name w:val="No List2821"/>
    <w:next w:val="NoList"/>
    <w:uiPriority w:val="99"/>
    <w:semiHidden/>
    <w:unhideWhenUsed/>
    <w:rsid w:val="00232CF6"/>
  </w:style>
  <w:style w:type="numbering" w:customStyle="1" w:styleId="NoList2011">
    <w:name w:val="No List2011"/>
    <w:next w:val="NoList"/>
    <w:uiPriority w:val="99"/>
    <w:semiHidden/>
    <w:unhideWhenUsed/>
    <w:rsid w:val="00232CF6"/>
  </w:style>
  <w:style w:type="numbering" w:customStyle="1" w:styleId="NoList11011">
    <w:name w:val="No List11011"/>
    <w:next w:val="NoList"/>
    <w:uiPriority w:val="99"/>
    <w:semiHidden/>
    <w:unhideWhenUsed/>
    <w:rsid w:val="00232CF6"/>
  </w:style>
  <w:style w:type="numbering" w:customStyle="1" w:styleId="NoList11211">
    <w:name w:val="No List11211"/>
    <w:next w:val="NoList"/>
    <w:uiPriority w:val="99"/>
    <w:semiHidden/>
    <w:unhideWhenUsed/>
    <w:rsid w:val="00232CF6"/>
  </w:style>
  <w:style w:type="numbering" w:customStyle="1" w:styleId="NoList2911">
    <w:name w:val="No List2911"/>
    <w:next w:val="NoList"/>
    <w:uiPriority w:val="99"/>
    <w:semiHidden/>
    <w:unhideWhenUsed/>
    <w:rsid w:val="00232CF6"/>
  </w:style>
  <w:style w:type="numbering" w:customStyle="1" w:styleId="NoList12111">
    <w:name w:val="No List12111"/>
    <w:next w:val="NoList"/>
    <w:uiPriority w:val="99"/>
    <w:semiHidden/>
    <w:unhideWhenUsed/>
    <w:rsid w:val="00232CF6"/>
  </w:style>
  <w:style w:type="numbering" w:customStyle="1" w:styleId="NoList21111">
    <w:name w:val="No List21111"/>
    <w:next w:val="NoList"/>
    <w:uiPriority w:val="99"/>
    <w:semiHidden/>
    <w:unhideWhenUsed/>
    <w:rsid w:val="00232CF6"/>
  </w:style>
  <w:style w:type="numbering" w:customStyle="1" w:styleId="NoList13111">
    <w:name w:val="No List13111"/>
    <w:next w:val="NoList"/>
    <w:uiPriority w:val="99"/>
    <w:semiHidden/>
    <w:unhideWhenUsed/>
    <w:rsid w:val="00232CF6"/>
  </w:style>
  <w:style w:type="numbering" w:customStyle="1" w:styleId="NoList22111">
    <w:name w:val="No List22111"/>
    <w:next w:val="NoList"/>
    <w:uiPriority w:val="99"/>
    <w:semiHidden/>
    <w:unhideWhenUsed/>
    <w:rsid w:val="00232CF6"/>
  </w:style>
  <w:style w:type="numbering" w:customStyle="1" w:styleId="NoList5111">
    <w:name w:val="No List5111"/>
    <w:next w:val="NoList"/>
    <w:uiPriority w:val="99"/>
    <w:semiHidden/>
    <w:unhideWhenUsed/>
    <w:rsid w:val="00232CF6"/>
  </w:style>
  <w:style w:type="numbering" w:customStyle="1" w:styleId="NoList14111">
    <w:name w:val="No List14111"/>
    <w:next w:val="NoList"/>
    <w:uiPriority w:val="99"/>
    <w:semiHidden/>
    <w:unhideWhenUsed/>
    <w:rsid w:val="00232CF6"/>
  </w:style>
  <w:style w:type="numbering" w:customStyle="1" w:styleId="NoList23111">
    <w:name w:val="No List23111"/>
    <w:next w:val="NoList"/>
    <w:uiPriority w:val="99"/>
    <w:semiHidden/>
    <w:unhideWhenUsed/>
    <w:rsid w:val="00232CF6"/>
  </w:style>
  <w:style w:type="numbering" w:customStyle="1" w:styleId="NoList6111">
    <w:name w:val="No List6111"/>
    <w:next w:val="NoList"/>
    <w:uiPriority w:val="99"/>
    <w:semiHidden/>
    <w:unhideWhenUsed/>
    <w:rsid w:val="00232CF6"/>
  </w:style>
  <w:style w:type="numbering" w:customStyle="1" w:styleId="NoList15111">
    <w:name w:val="No List15111"/>
    <w:next w:val="NoList"/>
    <w:uiPriority w:val="99"/>
    <w:semiHidden/>
    <w:unhideWhenUsed/>
    <w:rsid w:val="00232CF6"/>
  </w:style>
  <w:style w:type="numbering" w:customStyle="1" w:styleId="NoList24111">
    <w:name w:val="No List24111"/>
    <w:next w:val="NoList"/>
    <w:uiPriority w:val="99"/>
    <w:semiHidden/>
    <w:unhideWhenUsed/>
    <w:rsid w:val="00232CF6"/>
  </w:style>
  <w:style w:type="numbering" w:customStyle="1" w:styleId="NoList7111">
    <w:name w:val="No List7111"/>
    <w:next w:val="NoList"/>
    <w:uiPriority w:val="99"/>
    <w:semiHidden/>
    <w:unhideWhenUsed/>
    <w:rsid w:val="00232CF6"/>
  </w:style>
  <w:style w:type="numbering" w:customStyle="1" w:styleId="NoList16111">
    <w:name w:val="No List16111"/>
    <w:next w:val="NoList"/>
    <w:uiPriority w:val="99"/>
    <w:semiHidden/>
    <w:unhideWhenUsed/>
    <w:rsid w:val="00232CF6"/>
  </w:style>
  <w:style w:type="numbering" w:customStyle="1" w:styleId="NoList25111">
    <w:name w:val="No List25111"/>
    <w:next w:val="NoList"/>
    <w:uiPriority w:val="99"/>
    <w:semiHidden/>
    <w:unhideWhenUsed/>
    <w:rsid w:val="00232CF6"/>
  </w:style>
  <w:style w:type="numbering" w:customStyle="1" w:styleId="NoList8111">
    <w:name w:val="No List8111"/>
    <w:next w:val="NoList"/>
    <w:uiPriority w:val="99"/>
    <w:semiHidden/>
    <w:unhideWhenUsed/>
    <w:rsid w:val="00232CF6"/>
  </w:style>
  <w:style w:type="numbering" w:customStyle="1" w:styleId="NoList17111">
    <w:name w:val="No List17111"/>
    <w:next w:val="NoList"/>
    <w:uiPriority w:val="99"/>
    <w:semiHidden/>
    <w:unhideWhenUsed/>
    <w:rsid w:val="00232CF6"/>
  </w:style>
  <w:style w:type="numbering" w:customStyle="1" w:styleId="NoList26111">
    <w:name w:val="No List26111"/>
    <w:next w:val="NoList"/>
    <w:uiPriority w:val="99"/>
    <w:semiHidden/>
    <w:unhideWhenUsed/>
    <w:rsid w:val="00232CF6"/>
  </w:style>
  <w:style w:type="numbering" w:customStyle="1" w:styleId="NoList9111">
    <w:name w:val="No List9111"/>
    <w:next w:val="NoList"/>
    <w:uiPriority w:val="99"/>
    <w:semiHidden/>
    <w:unhideWhenUsed/>
    <w:rsid w:val="00232CF6"/>
  </w:style>
  <w:style w:type="numbering" w:customStyle="1" w:styleId="NoList18111">
    <w:name w:val="No List18111"/>
    <w:next w:val="NoList"/>
    <w:uiPriority w:val="99"/>
    <w:semiHidden/>
    <w:unhideWhenUsed/>
    <w:rsid w:val="00232CF6"/>
  </w:style>
  <w:style w:type="numbering" w:customStyle="1" w:styleId="NoList27111">
    <w:name w:val="No List27111"/>
    <w:next w:val="NoList"/>
    <w:uiPriority w:val="99"/>
    <w:semiHidden/>
    <w:unhideWhenUsed/>
    <w:rsid w:val="00232CF6"/>
  </w:style>
  <w:style w:type="numbering" w:customStyle="1" w:styleId="NoList10111">
    <w:name w:val="No List10111"/>
    <w:next w:val="NoList"/>
    <w:uiPriority w:val="99"/>
    <w:semiHidden/>
    <w:unhideWhenUsed/>
    <w:rsid w:val="00232CF6"/>
  </w:style>
  <w:style w:type="numbering" w:customStyle="1" w:styleId="NoList19111">
    <w:name w:val="No List19111"/>
    <w:next w:val="NoList"/>
    <w:uiPriority w:val="99"/>
    <w:semiHidden/>
    <w:unhideWhenUsed/>
    <w:rsid w:val="00232CF6"/>
  </w:style>
  <w:style w:type="numbering" w:customStyle="1" w:styleId="NoList28111">
    <w:name w:val="No List28111"/>
    <w:next w:val="NoList"/>
    <w:uiPriority w:val="99"/>
    <w:semiHidden/>
    <w:unhideWhenUsed/>
    <w:rsid w:val="00232CF6"/>
  </w:style>
  <w:style w:type="character" w:customStyle="1" w:styleId="SubtitleChar1">
    <w:name w:val="Subtitle Char1"/>
    <w:uiPriority w:val="11"/>
    <w:rsid w:val="00232CF6"/>
    <w:rPr>
      <w:rFonts w:eastAsia="Times New Roman"/>
      <w:color w:val="5A5A5A"/>
      <w:spacing w:val="15"/>
    </w:rPr>
  </w:style>
  <w:style w:type="character" w:customStyle="1" w:styleId="QuoteChar1">
    <w:name w:val="Quote Char1"/>
    <w:uiPriority w:val="29"/>
    <w:rsid w:val="00232CF6"/>
    <w:rPr>
      <w:rFonts w:ascii="Times New Roman" w:eastAsia="Times New Roman" w:hAnsi="Times New Roman" w:cs="Times New Roman"/>
      <w:i/>
      <w:iCs/>
      <w:color w:val="404040"/>
      <w:sz w:val="24"/>
      <w:szCs w:val="20"/>
    </w:rPr>
  </w:style>
  <w:style w:type="character" w:customStyle="1" w:styleId="IntenseQuoteChar1">
    <w:name w:val="Intense Quote Char1"/>
    <w:uiPriority w:val="30"/>
    <w:rsid w:val="00232CF6"/>
    <w:rPr>
      <w:rFonts w:ascii="Times New Roman" w:eastAsia="Times New Roman" w:hAnsi="Times New Roman" w:cs="Times New Roman"/>
      <w:i/>
      <w:iCs/>
      <w:color w:val="156082"/>
      <w:sz w:val="24"/>
      <w:szCs w:val="20"/>
    </w:rPr>
  </w:style>
  <w:style w:type="numbering" w:customStyle="1" w:styleId="NoList35">
    <w:name w:val="No List35"/>
    <w:next w:val="NoList"/>
    <w:uiPriority w:val="99"/>
    <w:semiHidden/>
    <w:unhideWhenUsed/>
    <w:rsid w:val="00232CF6"/>
  </w:style>
  <w:style w:type="numbering" w:customStyle="1" w:styleId="NoList117">
    <w:name w:val="No List117"/>
    <w:next w:val="NoList"/>
    <w:uiPriority w:val="99"/>
    <w:semiHidden/>
    <w:unhideWhenUsed/>
    <w:rsid w:val="00232CF6"/>
  </w:style>
  <w:style w:type="numbering" w:customStyle="1" w:styleId="NoList118">
    <w:name w:val="No List118"/>
    <w:next w:val="NoList"/>
    <w:uiPriority w:val="99"/>
    <w:semiHidden/>
    <w:rsid w:val="00232CF6"/>
  </w:style>
  <w:style w:type="numbering" w:customStyle="1" w:styleId="NoList1114">
    <w:name w:val="No List1114"/>
    <w:next w:val="NoList"/>
    <w:uiPriority w:val="99"/>
    <w:semiHidden/>
    <w:rsid w:val="00232CF6"/>
  </w:style>
  <w:style w:type="numbering" w:customStyle="1" w:styleId="NoList215">
    <w:name w:val="No List215"/>
    <w:next w:val="NoList"/>
    <w:uiPriority w:val="99"/>
    <w:semiHidden/>
    <w:rsid w:val="00232CF6"/>
  </w:style>
  <w:style w:type="numbering" w:customStyle="1" w:styleId="NoList36">
    <w:name w:val="No List36"/>
    <w:next w:val="NoList"/>
    <w:uiPriority w:val="99"/>
    <w:semiHidden/>
    <w:unhideWhenUsed/>
    <w:rsid w:val="00232CF6"/>
  </w:style>
  <w:style w:type="numbering" w:customStyle="1" w:styleId="NoList44">
    <w:name w:val="No List44"/>
    <w:next w:val="NoList"/>
    <w:uiPriority w:val="99"/>
    <w:semiHidden/>
    <w:unhideWhenUsed/>
    <w:rsid w:val="00232CF6"/>
  </w:style>
  <w:style w:type="numbering" w:customStyle="1" w:styleId="NoList54">
    <w:name w:val="No List54"/>
    <w:next w:val="NoList"/>
    <w:uiPriority w:val="99"/>
    <w:semiHidden/>
    <w:rsid w:val="00232CF6"/>
  </w:style>
  <w:style w:type="numbering" w:customStyle="1" w:styleId="NoList124">
    <w:name w:val="No List124"/>
    <w:next w:val="NoList"/>
    <w:uiPriority w:val="99"/>
    <w:semiHidden/>
    <w:unhideWhenUsed/>
    <w:rsid w:val="00232CF6"/>
  </w:style>
  <w:style w:type="numbering" w:customStyle="1" w:styleId="NoList11114">
    <w:name w:val="No List11114"/>
    <w:next w:val="NoList"/>
    <w:uiPriority w:val="99"/>
    <w:semiHidden/>
    <w:rsid w:val="00232CF6"/>
  </w:style>
  <w:style w:type="numbering" w:customStyle="1" w:styleId="NoList111112">
    <w:name w:val="No List111112"/>
    <w:next w:val="NoList"/>
    <w:semiHidden/>
    <w:rsid w:val="00232CF6"/>
  </w:style>
  <w:style w:type="numbering" w:customStyle="1" w:styleId="NoList216">
    <w:name w:val="No List216"/>
    <w:next w:val="NoList"/>
    <w:uiPriority w:val="99"/>
    <w:semiHidden/>
    <w:rsid w:val="00232CF6"/>
  </w:style>
  <w:style w:type="numbering" w:customStyle="1" w:styleId="NoList313">
    <w:name w:val="No List313"/>
    <w:next w:val="NoList"/>
    <w:uiPriority w:val="99"/>
    <w:semiHidden/>
    <w:unhideWhenUsed/>
    <w:rsid w:val="00232CF6"/>
  </w:style>
  <w:style w:type="numbering" w:customStyle="1" w:styleId="NoList413">
    <w:name w:val="No List413"/>
    <w:next w:val="NoList"/>
    <w:uiPriority w:val="99"/>
    <w:semiHidden/>
    <w:unhideWhenUsed/>
    <w:rsid w:val="00232CF6"/>
  </w:style>
  <w:style w:type="numbering" w:customStyle="1" w:styleId="NoList64">
    <w:name w:val="No List64"/>
    <w:next w:val="NoList"/>
    <w:uiPriority w:val="99"/>
    <w:semiHidden/>
    <w:unhideWhenUsed/>
    <w:rsid w:val="00232CF6"/>
  </w:style>
  <w:style w:type="numbering" w:customStyle="1" w:styleId="NoList134">
    <w:name w:val="No List134"/>
    <w:next w:val="NoList"/>
    <w:uiPriority w:val="99"/>
    <w:semiHidden/>
    <w:unhideWhenUsed/>
    <w:rsid w:val="00232CF6"/>
  </w:style>
  <w:style w:type="numbering" w:customStyle="1" w:styleId="NoList74">
    <w:name w:val="No List74"/>
    <w:next w:val="NoList"/>
    <w:uiPriority w:val="99"/>
    <w:semiHidden/>
    <w:unhideWhenUsed/>
    <w:rsid w:val="00232CF6"/>
  </w:style>
  <w:style w:type="numbering" w:customStyle="1" w:styleId="NoList144">
    <w:name w:val="No List144"/>
    <w:next w:val="NoList"/>
    <w:uiPriority w:val="99"/>
    <w:semiHidden/>
    <w:unhideWhenUsed/>
    <w:rsid w:val="00232CF6"/>
  </w:style>
  <w:style w:type="numbering" w:customStyle="1" w:styleId="NoList224">
    <w:name w:val="No List224"/>
    <w:next w:val="NoList"/>
    <w:uiPriority w:val="99"/>
    <w:semiHidden/>
    <w:unhideWhenUsed/>
    <w:rsid w:val="00232CF6"/>
  </w:style>
  <w:style w:type="numbering" w:customStyle="1" w:styleId="NoList234">
    <w:name w:val="No List234"/>
    <w:next w:val="NoList"/>
    <w:uiPriority w:val="99"/>
    <w:semiHidden/>
    <w:unhideWhenUsed/>
    <w:rsid w:val="00232CF6"/>
  </w:style>
  <w:style w:type="numbering" w:customStyle="1" w:styleId="NoList154">
    <w:name w:val="No List154"/>
    <w:next w:val="NoList"/>
    <w:uiPriority w:val="99"/>
    <w:semiHidden/>
    <w:unhideWhenUsed/>
    <w:rsid w:val="00232CF6"/>
  </w:style>
  <w:style w:type="numbering" w:customStyle="1" w:styleId="NoList244">
    <w:name w:val="No List244"/>
    <w:next w:val="NoList"/>
    <w:uiPriority w:val="99"/>
    <w:semiHidden/>
    <w:unhideWhenUsed/>
    <w:rsid w:val="00232CF6"/>
  </w:style>
  <w:style w:type="numbering" w:customStyle="1" w:styleId="NoList164">
    <w:name w:val="No List164"/>
    <w:next w:val="NoList"/>
    <w:uiPriority w:val="99"/>
    <w:semiHidden/>
    <w:unhideWhenUsed/>
    <w:rsid w:val="00232CF6"/>
  </w:style>
  <w:style w:type="numbering" w:customStyle="1" w:styleId="NoList254">
    <w:name w:val="No List254"/>
    <w:next w:val="NoList"/>
    <w:uiPriority w:val="99"/>
    <w:semiHidden/>
    <w:unhideWhenUsed/>
    <w:rsid w:val="00232CF6"/>
  </w:style>
  <w:style w:type="numbering" w:customStyle="1" w:styleId="NoList84">
    <w:name w:val="No List84"/>
    <w:next w:val="NoList"/>
    <w:uiPriority w:val="99"/>
    <w:semiHidden/>
    <w:unhideWhenUsed/>
    <w:rsid w:val="00232CF6"/>
  </w:style>
  <w:style w:type="numbering" w:customStyle="1" w:styleId="NoList174">
    <w:name w:val="No List174"/>
    <w:next w:val="NoList"/>
    <w:uiPriority w:val="99"/>
    <w:semiHidden/>
    <w:unhideWhenUsed/>
    <w:rsid w:val="00232CF6"/>
  </w:style>
  <w:style w:type="numbering" w:customStyle="1" w:styleId="NoList264">
    <w:name w:val="No List264"/>
    <w:next w:val="NoList"/>
    <w:uiPriority w:val="99"/>
    <w:semiHidden/>
    <w:unhideWhenUsed/>
    <w:rsid w:val="00232CF6"/>
  </w:style>
  <w:style w:type="numbering" w:customStyle="1" w:styleId="NoList94">
    <w:name w:val="No List94"/>
    <w:next w:val="NoList"/>
    <w:uiPriority w:val="99"/>
    <w:semiHidden/>
    <w:unhideWhenUsed/>
    <w:rsid w:val="00232CF6"/>
  </w:style>
  <w:style w:type="numbering" w:customStyle="1" w:styleId="NoList184">
    <w:name w:val="No List184"/>
    <w:next w:val="NoList"/>
    <w:uiPriority w:val="99"/>
    <w:semiHidden/>
    <w:unhideWhenUsed/>
    <w:rsid w:val="00232CF6"/>
  </w:style>
  <w:style w:type="numbering" w:customStyle="1" w:styleId="NoList274">
    <w:name w:val="No List274"/>
    <w:next w:val="NoList"/>
    <w:uiPriority w:val="99"/>
    <w:semiHidden/>
    <w:unhideWhenUsed/>
    <w:rsid w:val="00232CF6"/>
  </w:style>
  <w:style w:type="numbering" w:customStyle="1" w:styleId="NoList104">
    <w:name w:val="No List104"/>
    <w:next w:val="NoList"/>
    <w:uiPriority w:val="99"/>
    <w:semiHidden/>
    <w:unhideWhenUsed/>
    <w:rsid w:val="00232CF6"/>
  </w:style>
  <w:style w:type="numbering" w:customStyle="1" w:styleId="NoList194">
    <w:name w:val="No List194"/>
    <w:next w:val="NoList"/>
    <w:uiPriority w:val="99"/>
    <w:semiHidden/>
    <w:unhideWhenUsed/>
    <w:rsid w:val="00232CF6"/>
  </w:style>
  <w:style w:type="numbering" w:customStyle="1" w:styleId="NoList284">
    <w:name w:val="No List284"/>
    <w:next w:val="NoList"/>
    <w:uiPriority w:val="99"/>
    <w:semiHidden/>
    <w:unhideWhenUsed/>
    <w:rsid w:val="00232CF6"/>
  </w:style>
  <w:style w:type="numbering" w:customStyle="1" w:styleId="NoList203">
    <w:name w:val="No List203"/>
    <w:next w:val="NoList"/>
    <w:uiPriority w:val="99"/>
    <w:semiHidden/>
    <w:unhideWhenUsed/>
    <w:rsid w:val="00232CF6"/>
  </w:style>
  <w:style w:type="numbering" w:customStyle="1" w:styleId="NoList1103">
    <w:name w:val="No List1103"/>
    <w:next w:val="NoList"/>
    <w:uiPriority w:val="99"/>
    <w:semiHidden/>
    <w:unhideWhenUsed/>
    <w:rsid w:val="00232CF6"/>
  </w:style>
  <w:style w:type="numbering" w:customStyle="1" w:styleId="NoList1123">
    <w:name w:val="No List1123"/>
    <w:next w:val="NoList"/>
    <w:uiPriority w:val="99"/>
    <w:semiHidden/>
    <w:unhideWhenUsed/>
    <w:rsid w:val="00232CF6"/>
  </w:style>
  <w:style w:type="numbering" w:customStyle="1" w:styleId="NoList293">
    <w:name w:val="No List293"/>
    <w:next w:val="NoList"/>
    <w:uiPriority w:val="99"/>
    <w:semiHidden/>
    <w:unhideWhenUsed/>
    <w:rsid w:val="00232CF6"/>
  </w:style>
  <w:style w:type="numbering" w:customStyle="1" w:styleId="NoList1213">
    <w:name w:val="No List1213"/>
    <w:next w:val="NoList"/>
    <w:uiPriority w:val="99"/>
    <w:semiHidden/>
    <w:unhideWhenUsed/>
    <w:rsid w:val="00232CF6"/>
  </w:style>
  <w:style w:type="numbering" w:customStyle="1" w:styleId="NoList2113">
    <w:name w:val="No List2113"/>
    <w:next w:val="NoList"/>
    <w:uiPriority w:val="99"/>
    <w:semiHidden/>
    <w:unhideWhenUsed/>
    <w:rsid w:val="00232CF6"/>
  </w:style>
  <w:style w:type="numbering" w:customStyle="1" w:styleId="NoList1313">
    <w:name w:val="No List1313"/>
    <w:next w:val="NoList"/>
    <w:uiPriority w:val="99"/>
    <w:semiHidden/>
    <w:unhideWhenUsed/>
    <w:rsid w:val="00232CF6"/>
  </w:style>
  <w:style w:type="numbering" w:customStyle="1" w:styleId="NoList2213">
    <w:name w:val="No List2213"/>
    <w:next w:val="NoList"/>
    <w:uiPriority w:val="99"/>
    <w:semiHidden/>
    <w:unhideWhenUsed/>
    <w:rsid w:val="00232CF6"/>
  </w:style>
  <w:style w:type="numbering" w:customStyle="1" w:styleId="NoList513">
    <w:name w:val="No List513"/>
    <w:next w:val="NoList"/>
    <w:uiPriority w:val="99"/>
    <w:semiHidden/>
    <w:unhideWhenUsed/>
    <w:rsid w:val="00232CF6"/>
  </w:style>
  <w:style w:type="numbering" w:customStyle="1" w:styleId="NoList1413">
    <w:name w:val="No List1413"/>
    <w:next w:val="NoList"/>
    <w:uiPriority w:val="99"/>
    <w:semiHidden/>
    <w:unhideWhenUsed/>
    <w:rsid w:val="00232CF6"/>
  </w:style>
  <w:style w:type="numbering" w:customStyle="1" w:styleId="NoList2313">
    <w:name w:val="No List2313"/>
    <w:next w:val="NoList"/>
    <w:uiPriority w:val="99"/>
    <w:semiHidden/>
    <w:unhideWhenUsed/>
    <w:rsid w:val="00232CF6"/>
  </w:style>
  <w:style w:type="numbering" w:customStyle="1" w:styleId="NoList613">
    <w:name w:val="No List613"/>
    <w:next w:val="NoList"/>
    <w:uiPriority w:val="99"/>
    <w:semiHidden/>
    <w:unhideWhenUsed/>
    <w:rsid w:val="00232CF6"/>
  </w:style>
  <w:style w:type="numbering" w:customStyle="1" w:styleId="NoList1513">
    <w:name w:val="No List1513"/>
    <w:next w:val="NoList"/>
    <w:uiPriority w:val="99"/>
    <w:semiHidden/>
    <w:unhideWhenUsed/>
    <w:rsid w:val="00232CF6"/>
  </w:style>
  <w:style w:type="numbering" w:customStyle="1" w:styleId="NoList2413">
    <w:name w:val="No List2413"/>
    <w:next w:val="NoList"/>
    <w:uiPriority w:val="99"/>
    <w:semiHidden/>
    <w:unhideWhenUsed/>
    <w:rsid w:val="00232CF6"/>
  </w:style>
  <w:style w:type="numbering" w:customStyle="1" w:styleId="NoList713">
    <w:name w:val="No List713"/>
    <w:next w:val="NoList"/>
    <w:uiPriority w:val="99"/>
    <w:semiHidden/>
    <w:unhideWhenUsed/>
    <w:rsid w:val="00232CF6"/>
  </w:style>
  <w:style w:type="numbering" w:customStyle="1" w:styleId="NoList1613">
    <w:name w:val="No List1613"/>
    <w:next w:val="NoList"/>
    <w:uiPriority w:val="99"/>
    <w:semiHidden/>
    <w:unhideWhenUsed/>
    <w:rsid w:val="00232CF6"/>
  </w:style>
  <w:style w:type="numbering" w:customStyle="1" w:styleId="NoList2513">
    <w:name w:val="No List2513"/>
    <w:next w:val="NoList"/>
    <w:uiPriority w:val="99"/>
    <w:semiHidden/>
    <w:unhideWhenUsed/>
    <w:rsid w:val="00232CF6"/>
  </w:style>
  <w:style w:type="numbering" w:customStyle="1" w:styleId="NoList813">
    <w:name w:val="No List813"/>
    <w:next w:val="NoList"/>
    <w:uiPriority w:val="99"/>
    <w:semiHidden/>
    <w:unhideWhenUsed/>
    <w:rsid w:val="00232CF6"/>
  </w:style>
  <w:style w:type="numbering" w:customStyle="1" w:styleId="NoList1713">
    <w:name w:val="No List1713"/>
    <w:next w:val="NoList"/>
    <w:uiPriority w:val="99"/>
    <w:semiHidden/>
    <w:unhideWhenUsed/>
    <w:rsid w:val="00232CF6"/>
  </w:style>
  <w:style w:type="numbering" w:customStyle="1" w:styleId="NoList2613">
    <w:name w:val="No List2613"/>
    <w:next w:val="NoList"/>
    <w:uiPriority w:val="99"/>
    <w:semiHidden/>
    <w:unhideWhenUsed/>
    <w:rsid w:val="00232CF6"/>
  </w:style>
  <w:style w:type="numbering" w:customStyle="1" w:styleId="NoList913">
    <w:name w:val="No List913"/>
    <w:next w:val="NoList"/>
    <w:uiPriority w:val="99"/>
    <w:semiHidden/>
    <w:unhideWhenUsed/>
    <w:rsid w:val="00232CF6"/>
  </w:style>
  <w:style w:type="numbering" w:customStyle="1" w:styleId="NoList1813">
    <w:name w:val="No List1813"/>
    <w:next w:val="NoList"/>
    <w:uiPriority w:val="99"/>
    <w:semiHidden/>
    <w:unhideWhenUsed/>
    <w:rsid w:val="00232CF6"/>
  </w:style>
  <w:style w:type="numbering" w:customStyle="1" w:styleId="NoList2713">
    <w:name w:val="No List2713"/>
    <w:next w:val="NoList"/>
    <w:uiPriority w:val="99"/>
    <w:semiHidden/>
    <w:unhideWhenUsed/>
    <w:rsid w:val="00232CF6"/>
  </w:style>
  <w:style w:type="numbering" w:customStyle="1" w:styleId="NoList1013">
    <w:name w:val="No List1013"/>
    <w:next w:val="NoList"/>
    <w:uiPriority w:val="99"/>
    <w:semiHidden/>
    <w:unhideWhenUsed/>
    <w:rsid w:val="00232CF6"/>
  </w:style>
  <w:style w:type="numbering" w:customStyle="1" w:styleId="NoList1913">
    <w:name w:val="No List1913"/>
    <w:next w:val="NoList"/>
    <w:uiPriority w:val="99"/>
    <w:semiHidden/>
    <w:unhideWhenUsed/>
    <w:rsid w:val="00232CF6"/>
  </w:style>
  <w:style w:type="numbering" w:customStyle="1" w:styleId="NoList2813">
    <w:name w:val="No List2813"/>
    <w:next w:val="NoList"/>
    <w:uiPriority w:val="99"/>
    <w:semiHidden/>
    <w:unhideWhenUsed/>
    <w:rsid w:val="00232CF6"/>
  </w:style>
  <w:style w:type="numbering" w:customStyle="1" w:styleId="NoList302">
    <w:name w:val="No List302"/>
    <w:next w:val="NoList"/>
    <w:uiPriority w:val="99"/>
    <w:semiHidden/>
    <w:unhideWhenUsed/>
    <w:rsid w:val="00232CF6"/>
  </w:style>
  <w:style w:type="numbering" w:customStyle="1" w:styleId="NoList1132">
    <w:name w:val="No List1132"/>
    <w:next w:val="NoList"/>
    <w:uiPriority w:val="99"/>
    <w:semiHidden/>
    <w:rsid w:val="00232CF6"/>
  </w:style>
  <w:style w:type="numbering" w:customStyle="1" w:styleId="NoList1142">
    <w:name w:val="No List1142"/>
    <w:next w:val="NoList"/>
    <w:uiPriority w:val="99"/>
    <w:semiHidden/>
    <w:rsid w:val="00232CF6"/>
  </w:style>
  <w:style w:type="numbering" w:customStyle="1" w:styleId="NoList2102">
    <w:name w:val="No List2102"/>
    <w:next w:val="NoList"/>
    <w:uiPriority w:val="99"/>
    <w:semiHidden/>
    <w:rsid w:val="00232CF6"/>
  </w:style>
  <w:style w:type="numbering" w:customStyle="1" w:styleId="NoList322">
    <w:name w:val="No List322"/>
    <w:next w:val="NoList"/>
    <w:uiPriority w:val="99"/>
    <w:semiHidden/>
    <w:unhideWhenUsed/>
    <w:rsid w:val="00232CF6"/>
  </w:style>
  <w:style w:type="numbering" w:customStyle="1" w:styleId="NoList422">
    <w:name w:val="No List422"/>
    <w:next w:val="NoList"/>
    <w:uiPriority w:val="99"/>
    <w:semiHidden/>
    <w:unhideWhenUsed/>
    <w:rsid w:val="00232CF6"/>
  </w:style>
  <w:style w:type="numbering" w:customStyle="1" w:styleId="NoList522">
    <w:name w:val="No List522"/>
    <w:next w:val="NoList"/>
    <w:uiPriority w:val="99"/>
    <w:semiHidden/>
    <w:rsid w:val="00232CF6"/>
  </w:style>
  <w:style w:type="numbering" w:customStyle="1" w:styleId="NoList1222">
    <w:name w:val="No List1222"/>
    <w:next w:val="NoList"/>
    <w:uiPriority w:val="99"/>
    <w:semiHidden/>
    <w:unhideWhenUsed/>
    <w:rsid w:val="00232CF6"/>
  </w:style>
  <w:style w:type="numbering" w:customStyle="1" w:styleId="NoList11122">
    <w:name w:val="No List11122"/>
    <w:next w:val="NoList"/>
    <w:uiPriority w:val="99"/>
    <w:semiHidden/>
    <w:rsid w:val="00232CF6"/>
  </w:style>
  <w:style w:type="numbering" w:customStyle="1" w:styleId="NoList111121">
    <w:name w:val="No List111121"/>
    <w:next w:val="NoList"/>
    <w:semiHidden/>
    <w:rsid w:val="00232CF6"/>
  </w:style>
  <w:style w:type="numbering" w:customStyle="1" w:styleId="NoList2122">
    <w:name w:val="No List2122"/>
    <w:next w:val="NoList"/>
    <w:uiPriority w:val="99"/>
    <w:semiHidden/>
    <w:rsid w:val="00232CF6"/>
  </w:style>
  <w:style w:type="numbering" w:customStyle="1" w:styleId="NoList3112">
    <w:name w:val="No List3112"/>
    <w:next w:val="NoList"/>
    <w:uiPriority w:val="99"/>
    <w:semiHidden/>
    <w:unhideWhenUsed/>
    <w:rsid w:val="00232CF6"/>
  </w:style>
  <w:style w:type="numbering" w:customStyle="1" w:styleId="NoList4112">
    <w:name w:val="No List4112"/>
    <w:next w:val="NoList"/>
    <w:uiPriority w:val="99"/>
    <w:semiHidden/>
    <w:unhideWhenUsed/>
    <w:rsid w:val="00232CF6"/>
  </w:style>
  <w:style w:type="numbering" w:customStyle="1" w:styleId="NoList622">
    <w:name w:val="No List622"/>
    <w:next w:val="NoList"/>
    <w:uiPriority w:val="99"/>
    <w:semiHidden/>
    <w:unhideWhenUsed/>
    <w:rsid w:val="00232CF6"/>
  </w:style>
  <w:style w:type="numbering" w:customStyle="1" w:styleId="NoList1322">
    <w:name w:val="No List1322"/>
    <w:next w:val="NoList"/>
    <w:uiPriority w:val="99"/>
    <w:semiHidden/>
    <w:unhideWhenUsed/>
    <w:rsid w:val="00232CF6"/>
  </w:style>
  <w:style w:type="numbering" w:customStyle="1" w:styleId="NoList722">
    <w:name w:val="No List722"/>
    <w:next w:val="NoList"/>
    <w:uiPriority w:val="99"/>
    <w:semiHidden/>
    <w:unhideWhenUsed/>
    <w:rsid w:val="00232CF6"/>
  </w:style>
  <w:style w:type="numbering" w:customStyle="1" w:styleId="NoList1422">
    <w:name w:val="No List1422"/>
    <w:next w:val="NoList"/>
    <w:uiPriority w:val="99"/>
    <w:semiHidden/>
    <w:unhideWhenUsed/>
    <w:rsid w:val="00232CF6"/>
  </w:style>
  <w:style w:type="numbering" w:customStyle="1" w:styleId="NoList2222">
    <w:name w:val="No List2222"/>
    <w:next w:val="NoList"/>
    <w:uiPriority w:val="99"/>
    <w:semiHidden/>
    <w:unhideWhenUsed/>
    <w:rsid w:val="00232CF6"/>
  </w:style>
  <w:style w:type="numbering" w:customStyle="1" w:styleId="NoList2322">
    <w:name w:val="No List2322"/>
    <w:next w:val="NoList"/>
    <w:uiPriority w:val="99"/>
    <w:semiHidden/>
    <w:unhideWhenUsed/>
    <w:rsid w:val="00232CF6"/>
  </w:style>
  <w:style w:type="numbering" w:customStyle="1" w:styleId="NoList1522">
    <w:name w:val="No List1522"/>
    <w:next w:val="NoList"/>
    <w:uiPriority w:val="99"/>
    <w:semiHidden/>
    <w:unhideWhenUsed/>
    <w:rsid w:val="00232CF6"/>
  </w:style>
  <w:style w:type="numbering" w:customStyle="1" w:styleId="NoList2422">
    <w:name w:val="No List2422"/>
    <w:next w:val="NoList"/>
    <w:uiPriority w:val="99"/>
    <w:semiHidden/>
    <w:unhideWhenUsed/>
    <w:rsid w:val="00232CF6"/>
  </w:style>
  <w:style w:type="numbering" w:customStyle="1" w:styleId="NoList1622">
    <w:name w:val="No List1622"/>
    <w:next w:val="NoList"/>
    <w:uiPriority w:val="99"/>
    <w:semiHidden/>
    <w:unhideWhenUsed/>
    <w:rsid w:val="00232CF6"/>
  </w:style>
  <w:style w:type="numbering" w:customStyle="1" w:styleId="NoList2522">
    <w:name w:val="No List2522"/>
    <w:next w:val="NoList"/>
    <w:uiPriority w:val="99"/>
    <w:semiHidden/>
    <w:unhideWhenUsed/>
    <w:rsid w:val="00232CF6"/>
  </w:style>
  <w:style w:type="numbering" w:customStyle="1" w:styleId="NoList822">
    <w:name w:val="No List822"/>
    <w:next w:val="NoList"/>
    <w:uiPriority w:val="99"/>
    <w:semiHidden/>
    <w:unhideWhenUsed/>
    <w:rsid w:val="00232CF6"/>
  </w:style>
  <w:style w:type="numbering" w:customStyle="1" w:styleId="NoList1722">
    <w:name w:val="No List1722"/>
    <w:next w:val="NoList"/>
    <w:uiPriority w:val="99"/>
    <w:semiHidden/>
    <w:unhideWhenUsed/>
    <w:rsid w:val="00232CF6"/>
  </w:style>
  <w:style w:type="numbering" w:customStyle="1" w:styleId="NoList2622">
    <w:name w:val="No List2622"/>
    <w:next w:val="NoList"/>
    <w:uiPriority w:val="99"/>
    <w:semiHidden/>
    <w:unhideWhenUsed/>
    <w:rsid w:val="00232CF6"/>
  </w:style>
  <w:style w:type="numbering" w:customStyle="1" w:styleId="NoList922">
    <w:name w:val="No List922"/>
    <w:next w:val="NoList"/>
    <w:uiPriority w:val="99"/>
    <w:semiHidden/>
    <w:unhideWhenUsed/>
    <w:rsid w:val="00232CF6"/>
  </w:style>
  <w:style w:type="numbering" w:customStyle="1" w:styleId="NoList1822">
    <w:name w:val="No List1822"/>
    <w:next w:val="NoList"/>
    <w:uiPriority w:val="99"/>
    <w:semiHidden/>
    <w:unhideWhenUsed/>
    <w:rsid w:val="00232CF6"/>
  </w:style>
  <w:style w:type="numbering" w:customStyle="1" w:styleId="NoList2722">
    <w:name w:val="No List2722"/>
    <w:next w:val="NoList"/>
    <w:uiPriority w:val="99"/>
    <w:semiHidden/>
    <w:unhideWhenUsed/>
    <w:rsid w:val="00232CF6"/>
  </w:style>
  <w:style w:type="numbering" w:customStyle="1" w:styleId="NoList1022">
    <w:name w:val="No List1022"/>
    <w:next w:val="NoList"/>
    <w:uiPriority w:val="99"/>
    <w:semiHidden/>
    <w:unhideWhenUsed/>
    <w:rsid w:val="00232CF6"/>
  </w:style>
  <w:style w:type="numbering" w:customStyle="1" w:styleId="NoList1922">
    <w:name w:val="No List1922"/>
    <w:next w:val="NoList"/>
    <w:uiPriority w:val="99"/>
    <w:semiHidden/>
    <w:unhideWhenUsed/>
    <w:rsid w:val="00232CF6"/>
  </w:style>
  <w:style w:type="numbering" w:customStyle="1" w:styleId="NoList2822">
    <w:name w:val="No List2822"/>
    <w:next w:val="NoList"/>
    <w:uiPriority w:val="99"/>
    <w:semiHidden/>
    <w:unhideWhenUsed/>
    <w:rsid w:val="00232CF6"/>
  </w:style>
  <w:style w:type="numbering" w:customStyle="1" w:styleId="NoList2012">
    <w:name w:val="No List2012"/>
    <w:next w:val="NoList"/>
    <w:uiPriority w:val="99"/>
    <w:semiHidden/>
    <w:unhideWhenUsed/>
    <w:rsid w:val="00232CF6"/>
  </w:style>
  <w:style w:type="numbering" w:customStyle="1" w:styleId="NoList11012">
    <w:name w:val="No List11012"/>
    <w:next w:val="NoList"/>
    <w:uiPriority w:val="99"/>
    <w:semiHidden/>
    <w:unhideWhenUsed/>
    <w:rsid w:val="00232CF6"/>
  </w:style>
  <w:style w:type="numbering" w:customStyle="1" w:styleId="NoList11212">
    <w:name w:val="No List11212"/>
    <w:next w:val="NoList"/>
    <w:uiPriority w:val="99"/>
    <w:semiHidden/>
    <w:unhideWhenUsed/>
    <w:rsid w:val="00232CF6"/>
  </w:style>
  <w:style w:type="numbering" w:customStyle="1" w:styleId="NoList2912">
    <w:name w:val="No List2912"/>
    <w:next w:val="NoList"/>
    <w:uiPriority w:val="99"/>
    <w:semiHidden/>
    <w:unhideWhenUsed/>
    <w:rsid w:val="00232CF6"/>
  </w:style>
  <w:style w:type="numbering" w:customStyle="1" w:styleId="NoList12112">
    <w:name w:val="No List12112"/>
    <w:next w:val="NoList"/>
    <w:uiPriority w:val="99"/>
    <w:semiHidden/>
    <w:unhideWhenUsed/>
    <w:rsid w:val="00232CF6"/>
  </w:style>
  <w:style w:type="numbering" w:customStyle="1" w:styleId="NoList21112">
    <w:name w:val="No List21112"/>
    <w:next w:val="NoList"/>
    <w:uiPriority w:val="99"/>
    <w:semiHidden/>
    <w:unhideWhenUsed/>
    <w:rsid w:val="00232CF6"/>
  </w:style>
  <w:style w:type="numbering" w:customStyle="1" w:styleId="NoList13112">
    <w:name w:val="No List13112"/>
    <w:next w:val="NoList"/>
    <w:uiPriority w:val="99"/>
    <w:semiHidden/>
    <w:unhideWhenUsed/>
    <w:rsid w:val="00232CF6"/>
  </w:style>
  <w:style w:type="numbering" w:customStyle="1" w:styleId="NoList22112">
    <w:name w:val="No List22112"/>
    <w:next w:val="NoList"/>
    <w:uiPriority w:val="99"/>
    <w:semiHidden/>
    <w:unhideWhenUsed/>
    <w:rsid w:val="00232CF6"/>
  </w:style>
  <w:style w:type="numbering" w:customStyle="1" w:styleId="NoList5112">
    <w:name w:val="No List5112"/>
    <w:next w:val="NoList"/>
    <w:uiPriority w:val="99"/>
    <w:semiHidden/>
    <w:unhideWhenUsed/>
    <w:rsid w:val="00232CF6"/>
  </w:style>
  <w:style w:type="numbering" w:customStyle="1" w:styleId="NoList14112">
    <w:name w:val="No List14112"/>
    <w:next w:val="NoList"/>
    <w:uiPriority w:val="99"/>
    <w:semiHidden/>
    <w:unhideWhenUsed/>
    <w:rsid w:val="00232CF6"/>
  </w:style>
  <w:style w:type="numbering" w:customStyle="1" w:styleId="NoList23112">
    <w:name w:val="No List23112"/>
    <w:next w:val="NoList"/>
    <w:uiPriority w:val="99"/>
    <w:semiHidden/>
    <w:unhideWhenUsed/>
    <w:rsid w:val="00232CF6"/>
  </w:style>
  <w:style w:type="numbering" w:customStyle="1" w:styleId="NoList6112">
    <w:name w:val="No List6112"/>
    <w:next w:val="NoList"/>
    <w:uiPriority w:val="99"/>
    <w:semiHidden/>
    <w:unhideWhenUsed/>
    <w:rsid w:val="00232CF6"/>
  </w:style>
  <w:style w:type="numbering" w:customStyle="1" w:styleId="NoList15112">
    <w:name w:val="No List15112"/>
    <w:next w:val="NoList"/>
    <w:uiPriority w:val="99"/>
    <w:semiHidden/>
    <w:unhideWhenUsed/>
    <w:rsid w:val="00232CF6"/>
  </w:style>
  <w:style w:type="numbering" w:customStyle="1" w:styleId="NoList24112">
    <w:name w:val="No List24112"/>
    <w:next w:val="NoList"/>
    <w:uiPriority w:val="99"/>
    <w:semiHidden/>
    <w:unhideWhenUsed/>
    <w:rsid w:val="00232CF6"/>
  </w:style>
  <w:style w:type="numbering" w:customStyle="1" w:styleId="NoList7112">
    <w:name w:val="No List7112"/>
    <w:next w:val="NoList"/>
    <w:uiPriority w:val="99"/>
    <w:semiHidden/>
    <w:unhideWhenUsed/>
    <w:rsid w:val="00232CF6"/>
  </w:style>
  <w:style w:type="numbering" w:customStyle="1" w:styleId="NoList16112">
    <w:name w:val="No List16112"/>
    <w:next w:val="NoList"/>
    <w:uiPriority w:val="99"/>
    <w:semiHidden/>
    <w:unhideWhenUsed/>
    <w:rsid w:val="00232CF6"/>
  </w:style>
  <w:style w:type="numbering" w:customStyle="1" w:styleId="NoList25112">
    <w:name w:val="No List25112"/>
    <w:next w:val="NoList"/>
    <w:uiPriority w:val="99"/>
    <w:semiHidden/>
    <w:unhideWhenUsed/>
    <w:rsid w:val="00232CF6"/>
  </w:style>
  <w:style w:type="numbering" w:customStyle="1" w:styleId="NoList8112">
    <w:name w:val="No List8112"/>
    <w:next w:val="NoList"/>
    <w:uiPriority w:val="99"/>
    <w:semiHidden/>
    <w:unhideWhenUsed/>
    <w:rsid w:val="00232CF6"/>
  </w:style>
  <w:style w:type="numbering" w:customStyle="1" w:styleId="NoList17112">
    <w:name w:val="No List17112"/>
    <w:next w:val="NoList"/>
    <w:uiPriority w:val="99"/>
    <w:semiHidden/>
    <w:unhideWhenUsed/>
    <w:rsid w:val="00232CF6"/>
  </w:style>
  <w:style w:type="numbering" w:customStyle="1" w:styleId="NoList26112">
    <w:name w:val="No List26112"/>
    <w:next w:val="NoList"/>
    <w:uiPriority w:val="99"/>
    <w:semiHidden/>
    <w:unhideWhenUsed/>
    <w:rsid w:val="00232CF6"/>
  </w:style>
  <w:style w:type="numbering" w:customStyle="1" w:styleId="NoList9112">
    <w:name w:val="No List9112"/>
    <w:next w:val="NoList"/>
    <w:uiPriority w:val="99"/>
    <w:semiHidden/>
    <w:unhideWhenUsed/>
    <w:rsid w:val="00232CF6"/>
  </w:style>
  <w:style w:type="numbering" w:customStyle="1" w:styleId="NoList18112">
    <w:name w:val="No List18112"/>
    <w:next w:val="NoList"/>
    <w:uiPriority w:val="99"/>
    <w:semiHidden/>
    <w:unhideWhenUsed/>
    <w:rsid w:val="00232CF6"/>
  </w:style>
  <w:style w:type="numbering" w:customStyle="1" w:styleId="NoList27112">
    <w:name w:val="No List27112"/>
    <w:next w:val="NoList"/>
    <w:uiPriority w:val="99"/>
    <w:semiHidden/>
    <w:unhideWhenUsed/>
    <w:rsid w:val="00232CF6"/>
  </w:style>
  <w:style w:type="numbering" w:customStyle="1" w:styleId="NoList10112">
    <w:name w:val="No List10112"/>
    <w:next w:val="NoList"/>
    <w:uiPriority w:val="99"/>
    <w:semiHidden/>
    <w:unhideWhenUsed/>
    <w:rsid w:val="00232CF6"/>
  </w:style>
  <w:style w:type="numbering" w:customStyle="1" w:styleId="NoList19112">
    <w:name w:val="No List19112"/>
    <w:next w:val="NoList"/>
    <w:uiPriority w:val="99"/>
    <w:semiHidden/>
    <w:unhideWhenUsed/>
    <w:rsid w:val="00232CF6"/>
  </w:style>
  <w:style w:type="numbering" w:customStyle="1" w:styleId="NoList28112">
    <w:name w:val="No List28112"/>
    <w:next w:val="NoList"/>
    <w:uiPriority w:val="99"/>
    <w:semiHidden/>
    <w:unhideWhenUsed/>
    <w:rsid w:val="00232CF6"/>
  </w:style>
  <w:style w:type="numbering" w:customStyle="1" w:styleId="NoList331">
    <w:name w:val="No List331"/>
    <w:next w:val="NoList"/>
    <w:uiPriority w:val="99"/>
    <w:semiHidden/>
    <w:unhideWhenUsed/>
    <w:rsid w:val="00232CF6"/>
  </w:style>
  <w:style w:type="numbering" w:customStyle="1" w:styleId="NoList1151">
    <w:name w:val="No List1151"/>
    <w:next w:val="NoList"/>
    <w:uiPriority w:val="99"/>
    <w:semiHidden/>
    <w:rsid w:val="00232CF6"/>
  </w:style>
  <w:style w:type="numbering" w:customStyle="1" w:styleId="NoList1161">
    <w:name w:val="No List1161"/>
    <w:next w:val="NoList"/>
    <w:uiPriority w:val="99"/>
    <w:semiHidden/>
    <w:rsid w:val="00232CF6"/>
  </w:style>
  <w:style w:type="numbering" w:customStyle="1" w:styleId="NoList2131">
    <w:name w:val="No List2131"/>
    <w:next w:val="NoList"/>
    <w:uiPriority w:val="99"/>
    <w:semiHidden/>
    <w:rsid w:val="00232CF6"/>
  </w:style>
  <w:style w:type="numbering" w:customStyle="1" w:styleId="NoList341">
    <w:name w:val="No List341"/>
    <w:next w:val="NoList"/>
    <w:uiPriority w:val="99"/>
    <w:semiHidden/>
    <w:unhideWhenUsed/>
    <w:rsid w:val="00232CF6"/>
  </w:style>
  <w:style w:type="numbering" w:customStyle="1" w:styleId="NoList431">
    <w:name w:val="No List431"/>
    <w:next w:val="NoList"/>
    <w:uiPriority w:val="99"/>
    <w:semiHidden/>
    <w:unhideWhenUsed/>
    <w:rsid w:val="00232CF6"/>
  </w:style>
  <w:style w:type="numbering" w:customStyle="1" w:styleId="NoList531">
    <w:name w:val="No List531"/>
    <w:next w:val="NoList"/>
    <w:uiPriority w:val="99"/>
    <w:semiHidden/>
    <w:rsid w:val="00232CF6"/>
  </w:style>
  <w:style w:type="numbering" w:customStyle="1" w:styleId="NoList1231">
    <w:name w:val="No List1231"/>
    <w:next w:val="NoList"/>
    <w:uiPriority w:val="99"/>
    <w:semiHidden/>
    <w:unhideWhenUsed/>
    <w:rsid w:val="00232CF6"/>
  </w:style>
  <w:style w:type="numbering" w:customStyle="1" w:styleId="NoList11131">
    <w:name w:val="No List11131"/>
    <w:next w:val="NoList"/>
    <w:uiPriority w:val="99"/>
    <w:semiHidden/>
    <w:rsid w:val="00232CF6"/>
  </w:style>
  <w:style w:type="numbering" w:customStyle="1" w:styleId="NoList111131">
    <w:name w:val="No List111131"/>
    <w:next w:val="NoList"/>
    <w:semiHidden/>
    <w:rsid w:val="00232CF6"/>
  </w:style>
  <w:style w:type="numbering" w:customStyle="1" w:styleId="NoList2141">
    <w:name w:val="No List2141"/>
    <w:next w:val="NoList"/>
    <w:uiPriority w:val="99"/>
    <w:semiHidden/>
    <w:rsid w:val="00232CF6"/>
  </w:style>
  <w:style w:type="numbering" w:customStyle="1" w:styleId="NoList3121">
    <w:name w:val="No List3121"/>
    <w:next w:val="NoList"/>
    <w:uiPriority w:val="99"/>
    <w:semiHidden/>
    <w:unhideWhenUsed/>
    <w:rsid w:val="00232CF6"/>
  </w:style>
  <w:style w:type="numbering" w:customStyle="1" w:styleId="NoList4121">
    <w:name w:val="No List4121"/>
    <w:next w:val="NoList"/>
    <w:uiPriority w:val="99"/>
    <w:semiHidden/>
    <w:unhideWhenUsed/>
    <w:rsid w:val="00232CF6"/>
  </w:style>
  <w:style w:type="numbering" w:customStyle="1" w:styleId="NoList631">
    <w:name w:val="No List631"/>
    <w:next w:val="NoList"/>
    <w:uiPriority w:val="99"/>
    <w:semiHidden/>
    <w:unhideWhenUsed/>
    <w:rsid w:val="00232CF6"/>
  </w:style>
  <w:style w:type="numbering" w:customStyle="1" w:styleId="NoList1331">
    <w:name w:val="No List1331"/>
    <w:next w:val="NoList"/>
    <w:uiPriority w:val="99"/>
    <w:semiHidden/>
    <w:unhideWhenUsed/>
    <w:rsid w:val="00232CF6"/>
  </w:style>
  <w:style w:type="numbering" w:customStyle="1" w:styleId="NoList731">
    <w:name w:val="No List731"/>
    <w:next w:val="NoList"/>
    <w:uiPriority w:val="99"/>
    <w:semiHidden/>
    <w:unhideWhenUsed/>
    <w:rsid w:val="00232CF6"/>
  </w:style>
  <w:style w:type="numbering" w:customStyle="1" w:styleId="NoList1431">
    <w:name w:val="No List1431"/>
    <w:next w:val="NoList"/>
    <w:uiPriority w:val="99"/>
    <w:semiHidden/>
    <w:unhideWhenUsed/>
    <w:rsid w:val="00232CF6"/>
  </w:style>
  <w:style w:type="numbering" w:customStyle="1" w:styleId="NoList2231">
    <w:name w:val="No List2231"/>
    <w:next w:val="NoList"/>
    <w:uiPriority w:val="99"/>
    <w:semiHidden/>
    <w:unhideWhenUsed/>
    <w:rsid w:val="00232CF6"/>
  </w:style>
  <w:style w:type="numbering" w:customStyle="1" w:styleId="NoList2331">
    <w:name w:val="No List2331"/>
    <w:next w:val="NoList"/>
    <w:uiPriority w:val="99"/>
    <w:semiHidden/>
    <w:unhideWhenUsed/>
    <w:rsid w:val="00232CF6"/>
  </w:style>
  <w:style w:type="numbering" w:customStyle="1" w:styleId="NoList1531">
    <w:name w:val="No List1531"/>
    <w:next w:val="NoList"/>
    <w:uiPriority w:val="99"/>
    <w:semiHidden/>
    <w:unhideWhenUsed/>
    <w:rsid w:val="00232CF6"/>
  </w:style>
  <w:style w:type="numbering" w:customStyle="1" w:styleId="NoList2431">
    <w:name w:val="No List2431"/>
    <w:next w:val="NoList"/>
    <w:uiPriority w:val="99"/>
    <w:semiHidden/>
    <w:unhideWhenUsed/>
    <w:rsid w:val="00232CF6"/>
  </w:style>
  <w:style w:type="numbering" w:customStyle="1" w:styleId="NoList1631">
    <w:name w:val="No List1631"/>
    <w:next w:val="NoList"/>
    <w:uiPriority w:val="99"/>
    <w:semiHidden/>
    <w:unhideWhenUsed/>
    <w:rsid w:val="00232CF6"/>
  </w:style>
  <w:style w:type="numbering" w:customStyle="1" w:styleId="NoList2531">
    <w:name w:val="No List2531"/>
    <w:next w:val="NoList"/>
    <w:uiPriority w:val="99"/>
    <w:semiHidden/>
    <w:unhideWhenUsed/>
    <w:rsid w:val="00232CF6"/>
  </w:style>
  <w:style w:type="numbering" w:customStyle="1" w:styleId="NoList831">
    <w:name w:val="No List831"/>
    <w:next w:val="NoList"/>
    <w:uiPriority w:val="99"/>
    <w:semiHidden/>
    <w:unhideWhenUsed/>
    <w:rsid w:val="00232CF6"/>
  </w:style>
  <w:style w:type="numbering" w:customStyle="1" w:styleId="NoList1731">
    <w:name w:val="No List1731"/>
    <w:next w:val="NoList"/>
    <w:uiPriority w:val="99"/>
    <w:semiHidden/>
    <w:unhideWhenUsed/>
    <w:rsid w:val="00232CF6"/>
  </w:style>
  <w:style w:type="numbering" w:customStyle="1" w:styleId="NoList2631">
    <w:name w:val="No List2631"/>
    <w:next w:val="NoList"/>
    <w:uiPriority w:val="99"/>
    <w:semiHidden/>
    <w:unhideWhenUsed/>
    <w:rsid w:val="00232CF6"/>
  </w:style>
  <w:style w:type="numbering" w:customStyle="1" w:styleId="NoList931">
    <w:name w:val="No List931"/>
    <w:next w:val="NoList"/>
    <w:uiPriority w:val="99"/>
    <w:semiHidden/>
    <w:unhideWhenUsed/>
    <w:rsid w:val="00232CF6"/>
  </w:style>
  <w:style w:type="numbering" w:customStyle="1" w:styleId="NoList1831">
    <w:name w:val="No List1831"/>
    <w:next w:val="NoList"/>
    <w:uiPriority w:val="99"/>
    <w:semiHidden/>
    <w:unhideWhenUsed/>
    <w:rsid w:val="00232CF6"/>
  </w:style>
  <w:style w:type="numbering" w:customStyle="1" w:styleId="NoList2731">
    <w:name w:val="No List2731"/>
    <w:next w:val="NoList"/>
    <w:uiPriority w:val="99"/>
    <w:semiHidden/>
    <w:unhideWhenUsed/>
    <w:rsid w:val="00232CF6"/>
  </w:style>
  <w:style w:type="numbering" w:customStyle="1" w:styleId="NoList1031">
    <w:name w:val="No List1031"/>
    <w:next w:val="NoList"/>
    <w:uiPriority w:val="99"/>
    <w:semiHidden/>
    <w:unhideWhenUsed/>
    <w:rsid w:val="00232CF6"/>
  </w:style>
  <w:style w:type="numbering" w:customStyle="1" w:styleId="NoList1931">
    <w:name w:val="No List1931"/>
    <w:next w:val="NoList"/>
    <w:uiPriority w:val="99"/>
    <w:semiHidden/>
    <w:unhideWhenUsed/>
    <w:rsid w:val="00232CF6"/>
  </w:style>
  <w:style w:type="numbering" w:customStyle="1" w:styleId="NoList2831">
    <w:name w:val="No List2831"/>
    <w:next w:val="NoList"/>
    <w:uiPriority w:val="99"/>
    <w:semiHidden/>
    <w:unhideWhenUsed/>
    <w:rsid w:val="00232CF6"/>
  </w:style>
  <w:style w:type="numbering" w:customStyle="1" w:styleId="NoList2021">
    <w:name w:val="No List2021"/>
    <w:next w:val="NoList"/>
    <w:uiPriority w:val="99"/>
    <w:semiHidden/>
    <w:unhideWhenUsed/>
    <w:rsid w:val="00232CF6"/>
  </w:style>
  <w:style w:type="numbering" w:customStyle="1" w:styleId="NoList11021">
    <w:name w:val="No List11021"/>
    <w:next w:val="NoList"/>
    <w:uiPriority w:val="99"/>
    <w:semiHidden/>
    <w:unhideWhenUsed/>
    <w:rsid w:val="00232CF6"/>
  </w:style>
  <w:style w:type="numbering" w:customStyle="1" w:styleId="NoList11221">
    <w:name w:val="No List11221"/>
    <w:next w:val="NoList"/>
    <w:uiPriority w:val="99"/>
    <w:semiHidden/>
    <w:unhideWhenUsed/>
    <w:rsid w:val="00232CF6"/>
  </w:style>
  <w:style w:type="numbering" w:customStyle="1" w:styleId="NoList2921">
    <w:name w:val="No List2921"/>
    <w:next w:val="NoList"/>
    <w:uiPriority w:val="99"/>
    <w:semiHidden/>
    <w:unhideWhenUsed/>
    <w:rsid w:val="00232CF6"/>
  </w:style>
  <w:style w:type="numbering" w:customStyle="1" w:styleId="NoList12121">
    <w:name w:val="No List12121"/>
    <w:next w:val="NoList"/>
    <w:uiPriority w:val="99"/>
    <w:semiHidden/>
    <w:unhideWhenUsed/>
    <w:rsid w:val="00232CF6"/>
  </w:style>
  <w:style w:type="numbering" w:customStyle="1" w:styleId="NoList21121">
    <w:name w:val="No List21121"/>
    <w:next w:val="NoList"/>
    <w:uiPriority w:val="99"/>
    <w:semiHidden/>
    <w:unhideWhenUsed/>
    <w:rsid w:val="00232CF6"/>
  </w:style>
  <w:style w:type="numbering" w:customStyle="1" w:styleId="NoList13121">
    <w:name w:val="No List13121"/>
    <w:next w:val="NoList"/>
    <w:uiPriority w:val="99"/>
    <w:semiHidden/>
    <w:unhideWhenUsed/>
    <w:rsid w:val="00232CF6"/>
  </w:style>
  <w:style w:type="numbering" w:customStyle="1" w:styleId="NoList22121">
    <w:name w:val="No List22121"/>
    <w:next w:val="NoList"/>
    <w:uiPriority w:val="99"/>
    <w:semiHidden/>
    <w:unhideWhenUsed/>
    <w:rsid w:val="00232CF6"/>
  </w:style>
  <w:style w:type="numbering" w:customStyle="1" w:styleId="NoList5121">
    <w:name w:val="No List5121"/>
    <w:next w:val="NoList"/>
    <w:uiPriority w:val="99"/>
    <w:semiHidden/>
    <w:unhideWhenUsed/>
    <w:rsid w:val="00232CF6"/>
  </w:style>
  <w:style w:type="numbering" w:customStyle="1" w:styleId="NoList14121">
    <w:name w:val="No List14121"/>
    <w:next w:val="NoList"/>
    <w:uiPriority w:val="99"/>
    <w:semiHidden/>
    <w:unhideWhenUsed/>
    <w:rsid w:val="00232CF6"/>
  </w:style>
  <w:style w:type="numbering" w:customStyle="1" w:styleId="NoList23121">
    <w:name w:val="No List23121"/>
    <w:next w:val="NoList"/>
    <w:uiPriority w:val="99"/>
    <w:semiHidden/>
    <w:unhideWhenUsed/>
    <w:rsid w:val="00232CF6"/>
  </w:style>
  <w:style w:type="numbering" w:customStyle="1" w:styleId="NoList6121">
    <w:name w:val="No List6121"/>
    <w:next w:val="NoList"/>
    <w:uiPriority w:val="99"/>
    <w:semiHidden/>
    <w:unhideWhenUsed/>
    <w:rsid w:val="00232CF6"/>
  </w:style>
  <w:style w:type="numbering" w:customStyle="1" w:styleId="NoList15121">
    <w:name w:val="No List15121"/>
    <w:next w:val="NoList"/>
    <w:uiPriority w:val="99"/>
    <w:semiHidden/>
    <w:unhideWhenUsed/>
    <w:rsid w:val="00232CF6"/>
  </w:style>
  <w:style w:type="numbering" w:customStyle="1" w:styleId="NoList24121">
    <w:name w:val="No List24121"/>
    <w:next w:val="NoList"/>
    <w:uiPriority w:val="99"/>
    <w:semiHidden/>
    <w:unhideWhenUsed/>
    <w:rsid w:val="00232CF6"/>
  </w:style>
  <w:style w:type="numbering" w:customStyle="1" w:styleId="NoList7121">
    <w:name w:val="No List7121"/>
    <w:next w:val="NoList"/>
    <w:uiPriority w:val="99"/>
    <w:semiHidden/>
    <w:unhideWhenUsed/>
    <w:rsid w:val="00232CF6"/>
  </w:style>
  <w:style w:type="numbering" w:customStyle="1" w:styleId="NoList16121">
    <w:name w:val="No List16121"/>
    <w:next w:val="NoList"/>
    <w:uiPriority w:val="99"/>
    <w:semiHidden/>
    <w:unhideWhenUsed/>
    <w:rsid w:val="00232CF6"/>
  </w:style>
  <w:style w:type="numbering" w:customStyle="1" w:styleId="NoList25121">
    <w:name w:val="No List25121"/>
    <w:next w:val="NoList"/>
    <w:uiPriority w:val="99"/>
    <w:semiHidden/>
    <w:unhideWhenUsed/>
    <w:rsid w:val="00232CF6"/>
  </w:style>
  <w:style w:type="numbering" w:customStyle="1" w:styleId="NoList8121">
    <w:name w:val="No List8121"/>
    <w:next w:val="NoList"/>
    <w:uiPriority w:val="99"/>
    <w:semiHidden/>
    <w:unhideWhenUsed/>
    <w:rsid w:val="00232CF6"/>
  </w:style>
  <w:style w:type="numbering" w:customStyle="1" w:styleId="NoList17121">
    <w:name w:val="No List17121"/>
    <w:next w:val="NoList"/>
    <w:uiPriority w:val="99"/>
    <w:semiHidden/>
    <w:unhideWhenUsed/>
    <w:rsid w:val="00232CF6"/>
  </w:style>
  <w:style w:type="numbering" w:customStyle="1" w:styleId="NoList26121">
    <w:name w:val="No List26121"/>
    <w:next w:val="NoList"/>
    <w:uiPriority w:val="99"/>
    <w:semiHidden/>
    <w:unhideWhenUsed/>
    <w:rsid w:val="00232CF6"/>
  </w:style>
  <w:style w:type="numbering" w:customStyle="1" w:styleId="NoList9121">
    <w:name w:val="No List9121"/>
    <w:next w:val="NoList"/>
    <w:uiPriority w:val="99"/>
    <w:semiHidden/>
    <w:unhideWhenUsed/>
    <w:rsid w:val="00232CF6"/>
  </w:style>
  <w:style w:type="numbering" w:customStyle="1" w:styleId="NoList18121">
    <w:name w:val="No List18121"/>
    <w:next w:val="NoList"/>
    <w:uiPriority w:val="99"/>
    <w:semiHidden/>
    <w:unhideWhenUsed/>
    <w:rsid w:val="00232CF6"/>
  </w:style>
  <w:style w:type="numbering" w:customStyle="1" w:styleId="NoList27121">
    <w:name w:val="No List27121"/>
    <w:next w:val="NoList"/>
    <w:uiPriority w:val="99"/>
    <w:semiHidden/>
    <w:unhideWhenUsed/>
    <w:rsid w:val="00232CF6"/>
  </w:style>
  <w:style w:type="numbering" w:customStyle="1" w:styleId="NoList10121">
    <w:name w:val="No List10121"/>
    <w:next w:val="NoList"/>
    <w:uiPriority w:val="99"/>
    <w:semiHidden/>
    <w:unhideWhenUsed/>
    <w:rsid w:val="00232CF6"/>
  </w:style>
  <w:style w:type="numbering" w:customStyle="1" w:styleId="NoList19121">
    <w:name w:val="No List19121"/>
    <w:next w:val="NoList"/>
    <w:uiPriority w:val="99"/>
    <w:semiHidden/>
    <w:unhideWhenUsed/>
    <w:rsid w:val="00232CF6"/>
  </w:style>
  <w:style w:type="numbering" w:customStyle="1" w:styleId="NoList28121">
    <w:name w:val="No List28121"/>
    <w:next w:val="NoList"/>
    <w:uiPriority w:val="99"/>
    <w:semiHidden/>
    <w:unhideWhenUsed/>
    <w:rsid w:val="00232CF6"/>
  </w:style>
  <w:style w:type="numbering" w:customStyle="1" w:styleId="NoList37">
    <w:name w:val="No List37"/>
    <w:next w:val="NoList"/>
    <w:uiPriority w:val="99"/>
    <w:semiHidden/>
    <w:unhideWhenUsed/>
    <w:rsid w:val="00232CF6"/>
  </w:style>
  <w:style w:type="numbering" w:customStyle="1" w:styleId="NoList119">
    <w:name w:val="No List119"/>
    <w:next w:val="NoList"/>
    <w:uiPriority w:val="99"/>
    <w:semiHidden/>
    <w:rsid w:val="00232CF6"/>
  </w:style>
  <w:style w:type="numbering" w:customStyle="1" w:styleId="NoList1110">
    <w:name w:val="No List1110"/>
    <w:next w:val="NoList"/>
    <w:uiPriority w:val="99"/>
    <w:semiHidden/>
    <w:rsid w:val="00232CF6"/>
  </w:style>
  <w:style w:type="numbering" w:customStyle="1" w:styleId="NoList217">
    <w:name w:val="No List217"/>
    <w:next w:val="NoList"/>
    <w:uiPriority w:val="99"/>
    <w:semiHidden/>
    <w:rsid w:val="00232CF6"/>
  </w:style>
  <w:style w:type="numbering" w:customStyle="1" w:styleId="NoList38">
    <w:name w:val="No List38"/>
    <w:next w:val="NoList"/>
    <w:uiPriority w:val="99"/>
    <w:semiHidden/>
    <w:unhideWhenUsed/>
    <w:rsid w:val="00232CF6"/>
  </w:style>
  <w:style w:type="numbering" w:customStyle="1" w:styleId="NoList45">
    <w:name w:val="No List45"/>
    <w:next w:val="NoList"/>
    <w:uiPriority w:val="99"/>
    <w:semiHidden/>
    <w:unhideWhenUsed/>
    <w:rsid w:val="00232CF6"/>
  </w:style>
  <w:style w:type="numbering" w:customStyle="1" w:styleId="NoList55">
    <w:name w:val="No List55"/>
    <w:next w:val="NoList"/>
    <w:uiPriority w:val="99"/>
    <w:semiHidden/>
    <w:rsid w:val="00232CF6"/>
  </w:style>
  <w:style w:type="numbering" w:customStyle="1" w:styleId="NoList125">
    <w:name w:val="No List125"/>
    <w:next w:val="NoList"/>
    <w:uiPriority w:val="99"/>
    <w:semiHidden/>
    <w:unhideWhenUsed/>
    <w:rsid w:val="00232CF6"/>
  </w:style>
  <w:style w:type="numbering" w:customStyle="1" w:styleId="NoList1115">
    <w:name w:val="No List1115"/>
    <w:next w:val="NoList"/>
    <w:uiPriority w:val="99"/>
    <w:semiHidden/>
    <w:rsid w:val="00232CF6"/>
  </w:style>
  <w:style w:type="numbering" w:customStyle="1" w:styleId="NoList11115">
    <w:name w:val="No List11115"/>
    <w:next w:val="NoList"/>
    <w:semiHidden/>
    <w:rsid w:val="00232CF6"/>
  </w:style>
  <w:style w:type="numbering" w:customStyle="1" w:styleId="NoList218">
    <w:name w:val="No List218"/>
    <w:next w:val="NoList"/>
    <w:uiPriority w:val="99"/>
    <w:semiHidden/>
    <w:rsid w:val="00232CF6"/>
  </w:style>
  <w:style w:type="numbering" w:customStyle="1" w:styleId="NoList314">
    <w:name w:val="No List314"/>
    <w:next w:val="NoList"/>
    <w:uiPriority w:val="99"/>
    <w:semiHidden/>
    <w:unhideWhenUsed/>
    <w:rsid w:val="00232CF6"/>
  </w:style>
  <w:style w:type="numbering" w:customStyle="1" w:styleId="NoList414">
    <w:name w:val="No List414"/>
    <w:next w:val="NoList"/>
    <w:uiPriority w:val="99"/>
    <w:semiHidden/>
    <w:unhideWhenUsed/>
    <w:rsid w:val="00232CF6"/>
  </w:style>
  <w:style w:type="numbering" w:customStyle="1" w:styleId="NoList65">
    <w:name w:val="No List65"/>
    <w:next w:val="NoList"/>
    <w:uiPriority w:val="99"/>
    <w:semiHidden/>
    <w:unhideWhenUsed/>
    <w:rsid w:val="00232CF6"/>
  </w:style>
  <w:style w:type="numbering" w:customStyle="1" w:styleId="NoList135">
    <w:name w:val="No List135"/>
    <w:next w:val="NoList"/>
    <w:uiPriority w:val="99"/>
    <w:semiHidden/>
    <w:unhideWhenUsed/>
    <w:rsid w:val="00232CF6"/>
  </w:style>
  <w:style w:type="numbering" w:customStyle="1" w:styleId="NoList75">
    <w:name w:val="No List75"/>
    <w:next w:val="NoList"/>
    <w:uiPriority w:val="99"/>
    <w:semiHidden/>
    <w:unhideWhenUsed/>
    <w:rsid w:val="00232CF6"/>
  </w:style>
  <w:style w:type="numbering" w:customStyle="1" w:styleId="NoList145">
    <w:name w:val="No List145"/>
    <w:next w:val="NoList"/>
    <w:uiPriority w:val="99"/>
    <w:semiHidden/>
    <w:unhideWhenUsed/>
    <w:rsid w:val="00232CF6"/>
  </w:style>
  <w:style w:type="numbering" w:customStyle="1" w:styleId="NoList225">
    <w:name w:val="No List225"/>
    <w:next w:val="NoList"/>
    <w:uiPriority w:val="99"/>
    <w:semiHidden/>
    <w:unhideWhenUsed/>
    <w:rsid w:val="00232CF6"/>
  </w:style>
  <w:style w:type="numbering" w:customStyle="1" w:styleId="NoList235">
    <w:name w:val="No List235"/>
    <w:next w:val="NoList"/>
    <w:uiPriority w:val="99"/>
    <w:semiHidden/>
    <w:unhideWhenUsed/>
    <w:rsid w:val="00232CF6"/>
  </w:style>
  <w:style w:type="numbering" w:customStyle="1" w:styleId="NoList155">
    <w:name w:val="No List155"/>
    <w:next w:val="NoList"/>
    <w:uiPriority w:val="99"/>
    <w:semiHidden/>
    <w:unhideWhenUsed/>
    <w:rsid w:val="00232CF6"/>
  </w:style>
  <w:style w:type="numbering" w:customStyle="1" w:styleId="NoList245">
    <w:name w:val="No List245"/>
    <w:next w:val="NoList"/>
    <w:uiPriority w:val="99"/>
    <w:semiHidden/>
    <w:unhideWhenUsed/>
    <w:rsid w:val="00232CF6"/>
  </w:style>
  <w:style w:type="numbering" w:customStyle="1" w:styleId="NoList165">
    <w:name w:val="No List165"/>
    <w:next w:val="NoList"/>
    <w:uiPriority w:val="99"/>
    <w:semiHidden/>
    <w:unhideWhenUsed/>
    <w:rsid w:val="00232CF6"/>
  </w:style>
  <w:style w:type="numbering" w:customStyle="1" w:styleId="NoList255">
    <w:name w:val="No List255"/>
    <w:next w:val="NoList"/>
    <w:uiPriority w:val="99"/>
    <w:semiHidden/>
    <w:unhideWhenUsed/>
    <w:rsid w:val="00232CF6"/>
  </w:style>
  <w:style w:type="numbering" w:customStyle="1" w:styleId="NoList85">
    <w:name w:val="No List85"/>
    <w:next w:val="NoList"/>
    <w:uiPriority w:val="99"/>
    <w:semiHidden/>
    <w:unhideWhenUsed/>
    <w:rsid w:val="00232CF6"/>
  </w:style>
  <w:style w:type="numbering" w:customStyle="1" w:styleId="NoList175">
    <w:name w:val="No List175"/>
    <w:next w:val="NoList"/>
    <w:uiPriority w:val="99"/>
    <w:semiHidden/>
    <w:unhideWhenUsed/>
    <w:rsid w:val="00232CF6"/>
  </w:style>
  <w:style w:type="numbering" w:customStyle="1" w:styleId="NoList265">
    <w:name w:val="No List265"/>
    <w:next w:val="NoList"/>
    <w:uiPriority w:val="99"/>
    <w:semiHidden/>
    <w:unhideWhenUsed/>
    <w:rsid w:val="00232CF6"/>
  </w:style>
  <w:style w:type="numbering" w:customStyle="1" w:styleId="NoList95">
    <w:name w:val="No List95"/>
    <w:next w:val="NoList"/>
    <w:uiPriority w:val="99"/>
    <w:semiHidden/>
    <w:unhideWhenUsed/>
    <w:rsid w:val="00232CF6"/>
  </w:style>
  <w:style w:type="numbering" w:customStyle="1" w:styleId="NoList185">
    <w:name w:val="No List185"/>
    <w:next w:val="NoList"/>
    <w:uiPriority w:val="99"/>
    <w:semiHidden/>
    <w:unhideWhenUsed/>
    <w:rsid w:val="00232CF6"/>
  </w:style>
  <w:style w:type="numbering" w:customStyle="1" w:styleId="NoList275">
    <w:name w:val="No List275"/>
    <w:next w:val="NoList"/>
    <w:uiPriority w:val="99"/>
    <w:semiHidden/>
    <w:unhideWhenUsed/>
    <w:rsid w:val="00232CF6"/>
  </w:style>
  <w:style w:type="numbering" w:customStyle="1" w:styleId="NoList105">
    <w:name w:val="No List105"/>
    <w:next w:val="NoList"/>
    <w:uiPriority w:val="99"/>
    <w:semiHidden/>
    <w:unhideWhenUsed/>
    <w:rsid w:val="00232CF6"/>
  </w:style>
  <w:style w:type="numbering" w:customStyle="1" w:styleId="NoList195">
    <w:name w:val="No List195"/>
    <w:next w:val="NoList"/>
    <w:uiPriority w:val="99"/>
    <w:semiHidden/>
    <w:unhideWhenUsed/>
    <w:rsid w:val="00232CF6"/>
  </w:style>
  <w:style w:type="numbering" w:customStyle="1" w:styleId="NoList285">
    <w:name w:val="No List285"/>
    <w:next w:val="NoList"/>
    <w:uiPriority w:val="99"/>
    <w:semiHidden/>
    <w:unhideWhenUsed/>
    <w:rsid w:val="00232CF6"/>
  </w:style>
  <w:style w:type="numbering" w:customStyle="1" w:styleId="NoList204">
    <w:name w:val="No List204"/>
    <w:next w:val="NoList"/>
    <w:uiPriority w:val="99"/>
    <w:semiHidden/>
    <w:unhideWhenUsed/>
    <w:rsid w:val="00232CF6"/>
  </w:style>
  <w:style w:type="numbering" w:customStyle="1" w:styleId="NoList1104">
    <w:name w:val="No List1104"/>
    <w:next w:val="NoList"/>
    <w:uiPriority w:val="99"/>
    <w:semiHidden/>
    <w:unhideWhenUsed/>
    <w:rsid w:val="00232CF6"/>
  </w:style>
  <w:style w:type="numbering" w:customStyle="1" w:styleId="NoList1124">
    <w:name w:val="No List1124"/>
    <w:next w:val="NoList"/>
    <w:uiPriority w:val="99"/>
    <w:semiHidden/>
    <w:unhideWhenUsed/>
    <w:rsid w:val="00232CF6"/>
  </w:style>
  <w:style w:type="numbering" w:customStyle="1" w:styleId="NoList294">
    <w:name w:val="No List294"/>
    <w:next w:val="NoList"/>
    <w:uiPriority w:val="99"/>
    <w:semiHidden/>
    <w:unhideWhenUsed/>
    <w:rsid w:val="00232CF6"/>
  </w:style>
  <w:style w:type="numbering" w:customStyle="1" w:styleId="NoList1214">
    <w:name w:val="No List1214"/>
    <w:next w:val="NoList"/>
    <w:uiPriority w:val="99"/>
    <w:semiHidden/>
    <w:unhideWhenUsed/>
    <w:rsid w:val="00232CF6"/>
  </w:style>
  <w:style w:type="numbering" w:customStyle="1" w:styleId="NoList2114">
    <w:name w:val="No List2114"/>
    <w:next w:val="NoList"/>
    <w:uiPriority w:val="99"/>
    <w:semiHidden/>
    <w:unhideWhenUsed/>
    <w:rsid w:val="00232CF6"/>
  </w:style>
  <w:style w:type="numbering" w:customStyle="1" w:styleId="NoList1314">
    <w:name w:val="No List1314"/>
    <w:next w:val="NoList"/>
    <w:uiPriority w:val="99"/>
    <w:semiHidden/>
    <w:unhideWhenUsed/>
    <w:rsid w:val="00232CF6"/>
  </w:style>
  <w:style w:type="numbering" w:customStyle="1" w:styleId="NoList2214">
    <w:name w:val="No List2214"/>
    <w:next w:val="NoList"/>
    <w:uiPriority w:val="99"/>
    <w:semiHidden/>
    <w:unhideWhenUsed/>
    <w:rsid w:val="00232CF6"/>
  </w:style>
  <w:style w:type="numbering" w:customStyle="1" w:styleId="NoList514">
    <w:name w:val="No List514"/>
    <w:next w:val="NoList"/>
    <w:uiPriority w:val="99"/>
    <w:semiHidden/>
    <w:unhideWhenUsed/>
    <w:rsid w:val="00232CF6"/>
  </w:style>
  <w:style w:type="numbering" w:customStyle="1" w:styleId="NoList1414">
    <w:name w:val="No List1414"/>
    <w:next w:val="NoList"/>
    <w:uiPriority w:val="99"/>
    <w:semiHidden/>
    <w:unhideWhenUsed/>
    <w:rsid w:val="00232CF6"/>
  </w:style>
  <w:style w:type="numbering" w:customStyle="1" w:styleId="NoList2314">
    <w:name w:val="No List2314"/>
    <w:next w:val="NoList"/>
    <w:uiPriority w:val="99"/>
    <w:semiHidden/>
    <w:unhideWhenUsed/>
    <w:rsid w:val="00232CF6"/>
  </w:style>
  <w:style w:type="numbering" w:customStyle="1" w:styleId="NoList614">
    <w:name w:val="No List614"/>
    <w:next w:val="NoList"/>
    <w:uiPriority w:val="99"/>
    <w:semiHidden/>
    <w:unhideWhenUsed/>
    <w:rsid w:val="00232CF6"/>
  </w:style>
  <w:style w:type="numbering" w:customStyle="1" w:styleId="NoList1514">
    <w:name w:val="No List1514"/>
    <w:next w:val="NoList"/>
    <w:uiPriority w:val="99"/>
    <w:semiHidden/>
    <w:unhideWhenUsed/>
    <w:rsid w:val="00232CF6"/>
  </w:style>
  <w:style w:type="numbering" w:customStyle="1" w:styleId="NoList2414">
    <w:name w:val="No List2414"/>
    <w:next w:val="NoList"/>
    <w:uiPriority w:val="99"/>
    <w:semiHidden/>
    <w:unhideWhenUsed/>
    <w:rsid w:val="00232CF6"/>
  </w:style>
  <w:style w:type="numbering" w:customStyle="1" w:styleId="NoList714">
    <w:name w:val="No List714"/>
    <w:next w:val="NoList"/>
    <w:uiPriority w:val="99"/>
    <w:semiHidden/>
    <w:unhideWhenUsed/>
    <w:rsid w:val="00232CF6"/>
  </w:style>
  <w:style w:type="numbering" w:customStyle="1" w:styleId="NoList1614">
    <w:name w:val="No List1614"/>
    <w:next w:val="NoList"/>
    <w:uiPriority w:val="99"/>
    <w:semiHidden/>
    <w:unhideWhenUsed/>
    <w:rsid w:val="00232CF6"/>
  </w:style>
  <w:style w:type="numbering" w:customStyle="1" w:styleId="NoList2514">
    <w:name w:val="No List2514"/>
    <w:next w:val="NoList"/>
    <w:uiPriority w:val="99"/>
    <w:semiHidden/>
    <w:unhideWhenUsed/>
    <w:rsid w:val="00232CF6"/>
  </w:style>
  <w:style w:type="numbering" w:customStyle="1" w:styleId="NoList814">
    <w:name w:val="No List814"/>
    <w:next w:val="NoList"/>
    <w:uiPriority w:val="99"/>
    <w:semiHidden/>
    <w:unhideWhenUsed/>
    <w:rsid w:val="00232CF6"/>
  </w:style>
  <w:style w:type="numbering" w:customStyle="1" w:styleId="NoList1714">
    <w:name w:val="No List1714"/>
    <w:next w:val="NoList"/>
    <w:uiPriority w:val="99"/>
    <w:semiHidden/>
    <w:unhideWhenUsed/>
    <w:rsid w:val="00232CF6"/>
  </w:style>
  <w:style w:type="numbering" w:customStyle="1" w:styleId="NoList2614">
    <w:name w:val="No List2614"/>
    <w:next w:val="NoList"/>
    <w:uiPriority w:val="99"/>
    <w:semiHidden/>
    <w:unhideWhenUsed/>
    <w:rsid w:val="00232CF6"/>
  </w:style>
  <w:style w:type="numbering" w:customStyle="1" w:styleId="NoList914">
    <w:name w:val="No List914"/>
    <w:next w:val="NoList"/>
    <w:uiPriority w:val="99"/>
    <w:semiHidden/>
    <w:unhideWhenUsed/>
    <w:rsid w:val="00232CF6"/>
  </w:style>
  <w:style w:type="numbering" w:customStyle="1" w:styleId="NoList1814">
    <w:name w:val="No List1814"/>
    <w:next w:val="NoList"/>
    <w:uiPriority w:val="99"/>
    <w:semiHidden/>
    <w:unhideWhenUsed/>
    <w:rsid w:val="00232CF6"/>
  </w:style>
  <w:style w:type="numbering" w:customStyle="1" w:styleId="NoList2714">
    <w:name w:val="No List2714"/>
    <w:next w:val="NoList"/>
    <w:uiPriority w:val="99"/>
    <w:semiHidden/>
    <w:unhideWhenUsed/>
    <w:rsid w:val="00232CF6"/>
  </w:style>
  <w:style w:type="numbering" w:customStyle="1" w:styleId="NoList1014">
    <w:name w:val="No List1014"/>
    <w:next w:val="NoList"/>
    <w:uiPriority w:val="99"/>
    <w:semiHidden/>
    <w:unhideWhenUsed/>
    <w:rsid w:val="00232CF6"/>
  </w:style>
  <w:style w:type="numbering" w:customStyle="1" w:styleId="NoList1914">
    <w:name w:val="No List1914"/>
    <w:next w:val="NoList"/>
    <w:uiPriority w:val="99"/>
    <w:semiHidden/>
    <w:unhideWhenUsed/>
    <w:rsid w:val="00232CF6"/>
  </w:style>
  <w:style w:type="numbering" w:customStyle="1" w:styleId="NoList2814">
    <w:name w:val="No List2814"/>
    <w:next w:val="NoList"/>
    <w:uiPriority w:val="99"/>
    <w:semiHidden/>
    <w:unhideWhenUsed/>
    <w:rsid w:val="00232CF6"/>
  </w:style>
  <w:style w:type="numbering" w:customStyle="1" w:styleId="NoList303">
    <w:name w:val="No List303"/>
    <w:next w:val="NoList"/>
    <w:uiPriority w:val="99"/>
    <w:semiHidden/>
    <w:unhideWhenUsed/>
    <w:rsid w:val="00232CF6"/>
  </w:style>
  <w:style w:type="numbering" w:customStyle="1" w:styleId="NoList1133">
    <w:name w:val="No List1133"/>
    <w:next w:val="NoList"/>
    <w:uiPriority w:val="99"/>
    <w:semiHidden/>
    <w:unhideWhenUsed/>
    <w:rsid w:val="00232CF6"/>
  </w:style>
  <w:style w:type="numbering" w:customStyle="1" w:styleId="NoList1143">
    <w:name w:val="No List1143"/>
    <w:next w:val="NoList"/>
    <w:uiPriority w:val="99"/>
    <w:semiHidden/>
    <w:rsid w:val="00232CF6"/>
  </w:style>
  <w:style w:type="numbering" w:customStyle="1" w:styleId="NoList11123">
    <w:name w:val="No List11123"/>
    <w:next w:val="NoList"/>
    <w:uiPriority w:val="99"/>
    <w:semiHidden/>
    <w:rsid w:val="00232CF6"/>
  </w:style>
  <w:style w:type="numbering" w:customStyle="1" w:styleId="NoList2103">
    <w:name w:val="No List2103"/>
    <w:next w:val="NoList"/>
    <w:uiPriority w:val="99"/>
    <w:semiHidden/>
    <w:rsid w:val="00232CF6"/>
  </w:style>
  <w:style w:type="numbering" w:customStyle="1" w:styleId="NoList323">
    <w:name w:val="No List323"/>
    <w:next w:val="NoList"/>
    <w:uiPriority w:val="99"/>
    <w:semiHidden/>
    <w:unhideWhenUsed/>
    <w:rsid w:val="00232CF6"/>
  </w:style>
  <w:style w:type="numbering" w:customStyle="1" w:styleId="NoList423">
    <w:name w:val="No List423"/>
    <w:next w:val="NoList"/>
    <w:uiPriority w:val="99"/>
    <w:semiHidden/>
    <w:unhideWhenUsed/>
    <w:rsid w:val="00232CF6"/>
  </w:style>
  <w:style w:type="numbering" w:customStyle="1" w:styleId="NoList523">
    <w:name w:val="No List523"/>
    <w:next w:val="NoList"/>
    <w:uiPriority w:val="99"/>
    <w:semiHidden/>
    <w:rsid w:val="00232CF6"/>
  </w:style>
  <w:style w:type="numbering" w:customStyle="1" w:styleId="NoList1223">
    <w:name w:val="No List1223"/>
    <w:next w:val="NoList"/>
    <w:uiPriority w:val="99"/>
    <w:semiHidden/>
    <w:unhideWhenUsed/>
    <w:rsid w:val="00232CF6"/>
  </w:style>
  <w:style w:type="numbering" w:customStyle="1" w:styleId="NoList111113">
    <w:name w:val="No List111113"/>
    <w:next w:val="NoList"/>
    <w:uiPriority w:val="99"/>
    <w:semiHidden/>
    <w:rsid w:val="00232CF6"/>
  </w:style>
  <w:style w:type="numbering" w:customStyle="1" w:styleId="NoList1111112">
    <w:name w:val="No List1111112"/>
    <w:next w:val="NoList"/>
    <w:semiHidden/>
    <w:rsid w:val="00232CF6"/>
  </w:style>
  <w:style w:type="numbering" w:customStyle="1" w:styleId="NoList2123">
    <w:name w:val="No List2123"/>
    <w:next w:val="NoList"/>
    <w:uiPriority w:val="99"/>
    <w:semiHidden/>
    <w:rsid w:val="00232CF6"/>
  </w:style>
  <w:style w:type="numbering" w:customStyle="1" w:styleId="NoList3113">
    <w:name w:val="No List3113"/>
    <w:next w:val="NoList"/>
    <w:uiPriority w:val="99"/>
    <w:semiHidden/>
    <w:unhideWhenUsed/>
    <w:rsid w:val="00232CF6"/>
  </w:style>
  <w:style w:type="numbering" w:customStyle="1" w:styleId="NoList4113">
    <w:name w:val="No List4113"/>
    <w:next w:val="NoList"/>
    <w:uiPriority w:val="99"/>
    <w:semiHidden/>
    <w:unhideWhenUsed/>
    <w:rsid w:val="00232CF6"/>
  </w:style>
  <w:style w:type="numbering" w:customStyle="1" w:styleId="NoList623">
    <w:name w:val="No List623"/>
    <w:next w:val="NoList"/>
    <w:uiPriority w:val="99"/>
    <w:semiHidden/>
    <w:unhideWhenUsed/>
    <w:rsid w:val="00232CF6"/>
  </w:style>
  <w:style w:type="numbering" w:customStyle="1" w:styleId="NoList1323">
    <w:name w:val="No List1323"/>
    <w:next w:val="NoList"/>
    <w:uiPriority w:val="99"/>
    <w:semiHidden/>
    <w:unhideWhenUsed/>
    <w:rsid w:val="00232CF6"/>
  </w:style>
  <w:style w:type="numbering" w:customStyle="1" w:styleId="NoList723">
    <w:name w:val="No List723"/>
    <w:next w:val="NoList"/>
    <w:uiPriority w:val="99"/>
    <w:semiHidden/>
    <w:unhideWhenUsed/>
    <w:rsid w:val="00232CF6"/>
  </w:style>
  <w:style w:type="numbering" w:customStyle="1" w:styleId="NoList1423">
    <w:name w:val="No List1423"/>
    <w:next w:val="NoList"/>
    <w:uiPriority w:val="99"/>
    <w:semiHidden/>
    <w:unhideWhenUsed/>
    <w:rsid w:val="00232CF6"/>
  </w:style>
  <w:style w:type="numbering" w:customStyle="1" w:styleId="NoList2223">
    <w:name w:val="No List2223"/>
    <w:next w:val="NoList"/>
    <w:uiPriority w:val="99"/>
    <w:semiHidden/>
    <w:unhideWhenUsed/>
    <w:rsid w:val="00232CF6"/>
  </w:style>
  <w:style w:type="numbering" w:customStyle="1" w:styleId="NoList2323">
    <w:name w:val="No List2323"/>
    <w:next w:val="NoList"/>
    <w:uiPriority w:val="99"/>
    <w:semiHidden/>
    <w:unhideWhenUsed/>
    <w:rsid w:val="00232CF6"/>
  </w:style>
  <w:style w:type="numbering" w:customStyle="1" w:styleId="NoList1523">
    <w:name w:val="No List1523"/>
    <w:next w:val="NoList"/>
    <w:uiPriority w:val="99"/>
    <w:semiHidden/>
    <w:unhideWhenUsed/>
    <w:rsid w:val="00232CF6"/>
  </w:style>
  <w:style w:type="numbering" w:customStyle="1" w:styleId="NoList2423">
    <w:name w:val="No List2423"/>
    <w:next w:val="NoList"/>
    <w:uiPriority w:val="99"/>
    <w:semiHidden/>
    <w:unhideWhenUsed/>
    <w:rsid w:val="00232CF6"/>
  </w:style>
  <w:style w:type="numbering" w:customStyle="1" w:styleId="NoList1623">
    <w:name w:val="No List1623"/>
    <w:next w:val="NoList"/>
    <w:uiPriority w:val="99"/>
    <w:semiHidden/>
    <w:unhideWhenUsed/>
    <w:rsid w:val="00232CF6"/>
  </w:style>
  <w:style w:type="numbering" w:customStyle="1" w:styleId="NoList2523">
    <w:name w:val="No List2523"/>
    <w:next w:val="NoList"/>
    <w:uiPriority w:val="99"/>
    <w:semiHidden/>
    <w:unhideWhenUsed/>
    <w:rsid w:val="00232CF6"/>
  </w:style>
  <w:style w:type="numbering" w:customStyle="1" w:styleId="NoList823">
    <w:name w:val="No List823"/>
    <w:next w:val="NoList"/>
    <w:uiPriority w:val="99"/>
    <w:semiHidden/>
    <w:unhideWhenUsed/>
    <w:rsid w:val="00232CF6"/>
  </w:style>
  <w:style w:type="numbering" w:customStyle="1" w:styleId="NoList1723">
    <w:name w:val="No List1723"/>
    <w:next w:val="NoList"/>
    <w:uiPriority w:val="99"/>
    <w:semiHidden/>
    <w:unhideWhenUsed/>
    <w:rsid w:val="00232CF6"/>
  </w:style>
  <w:style w:type="numbering" w:customStyle="1" w:styleId="NoList2623">
    <w:name w:val="No List2623"/>
    <w:next w:val="NoList"/>
    <w:uiPriority w:val="99"/>
    <w:semiHidden/>
    <w:unhideWhenUsed/>
    <w:rsid w:val="00232CF6"/>
  </w:style>
  <w:style w:type="numbering" w:customStyle="1" w:styleId="NoList923">
    <w:name w:val="No List923"/>
    <w:next w:val="NoList"/>
    <w:uiPriority w:val="99"/>
    <w:semiHidden/>
    <w:unhideWhenUsed/>
    <w:rsid w:val="00232CF6"/>
  </w:style>
  <w:style w:type="numbering" w:customStyle="1" w:styleId="NoList1823">
    <w:name w:val="No List1823"/>
    <w:next w:val="NoList"/>
    <w:uiPriority w:val="99"/>
    <w:semiHidden/>
    <w:unhideWhenUsed/>
    <w:rsid w:val="00232CF6"/>
  </w:style>
  <w:style w:type="numbering" w:customStyle="1" w:styleId="NoList2723">
    <w:name w:val="No List2723"/>
    <w:next w:val="NoList"/>
    <w:uiPriority w:val="99"/>
    <w:semiHidden/>
    <w:unhideWhenUsed/>
    <w:rsid w:val="00232CF6"/>
  </w:style>
  <w:style w:type="numbering" w:customStyle="1" w:styleId="NoList1023">
    <w:name w:val="No List1023"/>
    <w:next w:val="NoList"/>
    <w:uiPriority w:val="99"/>
    <w:semiHidden/>
    <w:unhideWhenUsed/>
    <w:rsid w:val="00232CF6"/>
  </w:style>
  <w:style w:type="numbering" w:customStyle="1" w:styleId="NoList1923">
    <w:name w:val="No List1923"/>
    <w:next w:val="NoList"/>
    <w:uiPriority w:val="99"/>
    <w:semiHidden/>
    <w:unhideWhenUsed/>
    <w:rsid w:val="00232CF6"/>
  </w:style>
  <w:style w:type="numbering" w:customStyle="1" w:styleId="NoList2823">
    <w:name w:val="No List2823"/>
    <w:next w:val="NoList"/>
    <w:uiPriority w:val="99"/>
    <w:semiHidden/>
    <w:unhideWhenUsed/>
    <w:rsid w:val="00232CF6"/>
  </w:style>
  <w:style w:type="numbering" w:customStyle="1" w:styleId="NoList2013">
    <w:name w:val="No List2013"/>
    <w:next w:val="NoList"/>
    <w:uiPriority w:val="99"/>
    <w:semiHidden/>
    <w:unhideWhenUsed/>
    <w:rsid w:val="00232CF6"/>
  </w:style>
  <w:style w:type="numbering" w:customStyle="1" w:styleId="NoList11013">
    <w:name w:val="No List11013"/>
    <w:next w:val="NoList"/>
    <w:uiPriority w:val="99"/>
    <w:semiHidden/>
    <w:unhideWhenUsed/>
    <w:rsid w:val="00232CF6"/>
  </w:style>
  <w:style w:type="numbering" w:customStyle="1" w:styleId="NoList11213">
    <w:name w:val="No List11213"/>
    <w:next w:val="NoList"/>
    <w:uiPriority w:val="99"/>
    <w:semiHidden/>
    <w:unhideWhenUsed/>
    <w:rsid w:val="00232CF6"/>
  </w:style>
  <w:style w:type="numbering" w:customStyle="1" w:styleId="NoList2913">
    <w:name w:val="No List2913"/>
    <w:next w:val="NoList"/>
    <w:uiPriority w:val="99"/>
    <w:semiHidden/>
    <w:unhideWhenUsed/>
    <w:rsid w:val="00232CF6"/>
  </w:style>
  <w:style w:type="numbering" w:customStyle="1" w:styleId="NoList12113">
    <w:name w:val="No List12113"/>
    <w:next w:val="NoList"/>
    <w:uiPriority w:val="99"/>
    <w:semiHidden/>
    <w:unhideWhenUsed/>
    <w:rsid w:val="00232CF6"/>
  </w:style>
  <w:style w:type="numbering" w:customStyle="1" w:styleId="NoList21113">
    <w:name w:val="No List21113"/>
    <w:next w:val="NoList"/>
    <w:uiPriority w:val="99"/>
    <w:semiHidden/>
    <w:unhideWhenUsed/>
    <w:rsid w:val="00232CF6"/>
  </w:style>
  <w:style w:type="numbering" w:customStyle="1" w:styleId="NoList13113">
    <w:name w:val="No List13113"/>
    <w:next w:val="NoList"/>
    <w:uiPriority w:val="99"/>
    <w:semiHidden/>
    <w:unhideWhenUsed/>
    <w:rsid w:val="00232CF6"/>
  </w:style>
  <w:style w:type="numbering" w:customStyle="1" w:styleId="NoList22113">
    <w:name w:val="No List22113"/>
    <w:next w:val="NoList"/>
    <w:uiPriority w:val="99"/>
    <w:semiHidden/>
    <w:unhideWhenUsed/>
    <w:rsid w:val="00232CF6"/>
  </w:style>
  <w:style w:type="numbering" w:customStyle="1" w:styleId="NoList5113">
    <w:name w:val="No List5113"/>
    <w:next w:val="NoList"/>
    <w:uiPriority w:val="99"/>
    <w:semiHidden/>
    <w:unhideWhenUsed/>
    <w:rsid w:val="00232CF6"/>
  </w:style>
  <w:style w:type="numbering" w:customStyle="1" w:styleId="NoList14113">
    <w:name w:val="No List14113"/>
    <w:next w:val="NoList"/>
    <w:uiPriority w:val="99"/>
    <w:semiHidden/>
    <w:unhideWhenUsed/>
    <w:rsid w:val="00232CF6"/>
  </w:style>
  <w:style w:type="numbering" w:customStyle="1" w:styleId="NoList23113">
    <w:name w:val="No List23113"/>
    <w:next w:val="NoList"/>
    <w:uiPriority w:val="99"/>
    <w:semiHidden/>
    <w:unhideWhenUsed/>
    <w:rsid w:val="00232CF6"/>
  </w:style>
  <w:style w:type="numbering" w:customStyle="1" w:styleId="NoList6113">
    <w:name w:val="No List6113"/>
    <w:next w:val="NoList"/>
    <w:uiPriority w:val="99"/>
    <w:semiHidden/>
    <w:unhideWhenUsed/>
    <w:rsid w:val="00232CF6"/>
  </w:style>
  <w:style w:type="numbering" w:customStyle="1" w:styleId="NoList15113">
    <w:name w:val="No List15113"/>
    <w:next w:val="NoList"/>
    <w:uiPriority w:val="99"/>
    <w:semiHidden/>
    <w:unhideWhenUsed/>
    <w:rsid w:val="00232CF6"/>
  </w:style>
  <w:style w:type="numbering" w:customStyle="1" w:styleId="NoList24113">
    <w:name w:val="No List24113"/>
    <w:next w:val="NoList"/>
    <w:uiPriority w:val="99"/>
    <w:semiHidden/>
    <w:unhideWhenUsed/>
    <w:rsid w:val="00232CF6"/>
  </w:style>
  <w:style w:type="numbering" w:customStyle="1" w:styleId="NoList7113">
    <w:name w:val="No List7113"/>
    <w:next w:val="NoList"/>
    <w:uiPriority w:val="99"/>
    <w:semiHidden/>
    <w:unhideWhenUsed/>
    <w:rsid w:val="00232CF6"/>
  </w:style>
  <w:style w:type="numbering" w:customStyle="1" w:styleId="NoList16113">
    <w:name w:val="No List16113"/>
    <w:next w:val="NoList"/>
    <w:uiPriority w:val="99"/>
    <w:semiHidden/>
    <w:unhideWhenUsed/>
    <w:rsid w:val="00232CF6"/>
  </w:style>
  <w:style w:type="numbering" w:customStyle="1" w:styleId="NoList25113">
    <w:name w:val="No List25113"/>
    <w:next w:val="NoList"/>
    <w:uiPriority w:val="99"/>
    <w:semiHidden/>
    <w:unhideWhenUsed/>
    <w:rsid w:val="00232CF6"/>
  </w:style>
  <w:style w:type="numbering" w:customStyle="1" w:styleId="NoList8113">
    <w:name w:val="No List8113"/>
    <w:next w:val="NoList"/>
    <w:uiPriority w:val="99"/>
    <w:semiHidden/>
    <w:unhideWhenUsed/>
    <w:rsid w:val="00232CF6"/>
  </w:style>
  <w:style w:type="numbering" w:customStyle="1" w:styleId="NoList17113">
    <w:name w:val="No List17113"/>
    <w:next w:val="NoList"/>
    <w:uiPriority w:val="99"/>
    <w:semiHidden/>
    <w:unhideWhenUsed/>
    <w:rsid w:val="00232CF6"/>
  </w:style>
  <w:style w:type="numbering" w:customStyle="1" w:styleId="NoList26113">
    <w:name w:val="No List26113"/>
    <w:next w:val="NoList"/>
    <w:uiPriority w:val="99"/>
    <w:semiHidden/>
    <w:unhideWhenUsed/>
    <w:rsid w:val="00232CF6"/>
  </w:style>
  <w:style w:type="numbering" w:customStyle="1" w:styleId="NoList9113">
    <w:name w:val="No List9113"/>
    <w:next w:val="NoList"/>
    <w:uiPriority w:val="99"/>
    <w:semiHidden/>
    <w:unhideWhenUsed/>
    <w:rsid w:val="00232CF6"/>
  </w:style>
  <w:style w:type="numbering" w:customStyle="1" w:styleId="NoList18113">
    <w:name w:val="No List18113"/>
    <w:next w:val="NoList"/>
    <w:uiPriority w:val="99"/>
    <w:semiHidden/>
    <w:unhideWhenUsed/>
    <w:rsid w:val="00232CF6"/>
  </w:style>
  <w:style w:type="numbering" w:customStyle="1" w:styleId="NoList27113">
    <w:name w:val="No List27113"/>
    <w:next w:val="NoList"/>
    <w:uiPriority w:val="99"/>
    <w:semiHidden/>
    <w:unhideWhenUsed/>
    <w:rsid w:val="00232CF6"/>
  </w:style>
  <w:style w:type="numbering" w:customStyle="1" w:styleId="NoList10113">
    <w:name w:val="No List10113"/>
    <w:next w:val="NoList"/>
    <w:uiPriority w:val="99"/>
    <w:semiHidden/>
    <w:unhideWhenUsed/>
    <w:rsid w:val="00232CF6"/>
  </w:style>
  <w:style w:type="numbering" w:customStyle="1" w:styleId="NoList19113">
    <w:name w:val="No List19113"/>
    <w:next w:val="NoList"/>
    <w:uiPriority w:val="99"/>
    <w:semiHidden/>
    <w:unhideWhenUsed/>
    <w:rsid w:val="00232CF6"/>
  </w:style>
  <w:style w:type="numbering" w:customStyle="1" w:styleId="NoList28113">
    <w:name w:val="No List28113"/>
    <w:next w:val="NoList"/>
    <w:uiPriority w:val="99"/>
    <w:semiHidden/>
    <w:unhideWhenUsed/>
    <w:rsid w:val="00232CF6"/>
  </w:style>
  <w:style w:type="numbering" w:customStyle="1" w:styleId="NoList3011">
    <w:name w:val="No List3011"/>
    <w:next w:val="NoList"/>
    <w:uiPriority w:val="99"/>
    <w:semiHidden/>
    <w:unhideWhenUsed/>
    <w:rsid w:val="00232CF6"/>
  </w:style>
  <w:style w:type="numbering" w:customStyle="1" w:styleId="NoList11311">
    <w:name w:val="No List11311"/>
    <w:next w:val="NoList"/>
    <w:uiPriority w:val="99"/>
    <w:semiHidden/>
    <w:rsid w:val="00232CF6"/>
  </w:style>
  <w:style w:type="numbering" w:customStyle="1" w:styleId="NoList11411">
    <w:name w:val="No List11411"/>
    <w:next w:val="NoList"/>
    <w:uiPriority w:val="99"/>
    <w:semiHidden/>
    <w:rsid w:val="00232CF6"/>
  </w:style>
  <w:style w:type="numbering" w:customStyle="1" w:styleId="NoList21011">
    <w:name w:val="No List21011"/>
    <w:next w:val="NoList"/>
    <w:uiPriority w:val="99"/>
    <w:semiHidden/>
    <w:rsid w:val="00232CF6"/>
  </w:style>
  <w:style w:type="numbering" w:customStyle="1" w:styleId="NoList3211">
    <w:name w:val="No List3211"/>
    <w:next w:val="NoList"/>
    <w:uiPriority w:val="99"/>
    <w:semiHidden/>
    <w:unhideWhenUsed/>
    <w:rsid w:val="00232CF6"/>
  </w:style>
  <w:style w:type="numbering" w:customStyle="1" w:styleId="NoList4211">
    <w:name w:val="No List4211"/>
    <w:next w:val="NoList"/>
    <w:uiPriority w:val="99"/>
    <w:semiHidden/>
    <w:unhideWhenUsed/>
    <w:rsid w:val="00232CF6"/>
  </w:style>
  <w:style w:type="numbering" w:customStyle="1" w:styleId="NoList5211">
    <w:name w:val="No List5211"/>
    <w:next w:val="NoList"/>
    <w:uiPriority w:val="99"/>
    <w:semiHidden/>
    <w:rsid w:val="00232CF6"/>
  </w:style>
  <w:style w:type="numbering" w:customStyle="1" w:styleId="NoList12211">
    <w:name w:val="No List12211"/>
    <w:next w:val="NoList"/>
    <w:uiPriority w:val="99"/>
    <w:semiHidden/>
    <w:unhideWhenUsed/>
    <w:rsid w:val="00232CF6"/>
  </w:style>
  <w:style w:type="numbering" w:customStyle="1" w:styleId="NoList111211">
    <w:name w:val="No List111211"/>
    <w:next w:val="NoList"/>
    <w:uiPriority w:val="99"/>
    <w:semiHidden/>
    <w:rsid w:val="00232CF6"/>
  </w:style>
  <w:style w:type="numbering" w:customStyle="1" w:styleId="NoList111122">
    <w:name w:val="No List111122"/>
    <w:next w:val="NoList"/>
    <w:semiHidden/>
    <w:rsid w:val="00232CF6"/>
  </w:style>
  <w:style w:type="numbering" w:customStyle="1" w:styleId="NoList21211">
    <w:name w:val="No List21211"/>
    <w:next w:val="NoList"/>
    <w:uiPriority w:val="99"/>
    <w:semiHidden/>
    <w:rsid w:val="00232CF6"/>
  </w:style>
  <w:style w:type="numbering" w:customStyle="1" w:styleId="NoList31111">
    <w:name w:val="No List31111"/>
    <w:next w:val="NoList"/>
    <w:uiPriority w:val="99"/>
    <w:semiHidden/>
    <w:unhideWhenUsed/>
    <w:rsid w:val="00232CF6"/>
  </w:style>
  <w:style w:type="numbering" w:customStyle="1" w:styleId="NoList41111">
    <w:name w:val="No List41111"/>
    <w:next w:val="NoList"/>
    <w:uiPriority w:val="99"/>
    <w:semiHidden/>
    <w:unhideWhenUsed/>
    <w:rsid w:val="00232CF6"/>
  </w:style>
  <w:style w:type="numbering" w:customStyle="1" w:styleId="NoList6211">
    <w:name w:val="No List6211"/>
    <w:next w:val="NoList"/>
    <w:uiPriority w:val="99"/>
    <w:semiHidden/>
    <w:unhideWhenUsed/>
    <w:rsid w:val="00232CF6"/>
  </w:style>
  <w:style w:type="numbering" w:customStyle="1" w:styleId="NoList13211">
    <w:name w:val="No List13211"/>
    <w:next w:val="NoList"/>
    <w:uiPriority w:val="99"/>
    <w:semiHidden/>
    <w:unhideWhenUsed/>
    <w:rsid w:val="00232CF6"/>
  </w:style>
  <w:style w:type="numbering" w:customStyle="1" w:styleId="NoList7211">
    <w:name w:val="No List7211"/>
    <w:next w:val="NoList"/>
    <w:uiPriority w:val="99"/>
    <w:semiHidden/>
    <w:unhideWhenUsed/>
    <w:rsid w:val="00232CF6"/>
  </w:style>
  <w:style w:type="numbering" w:customStyle="1" w:styleId="NoList14211">
    <w:name w:val="No List14211"/>
    <w:next w:val="NoList"/>
    <w:uiPriority w:val="99"/>
    <w:semiHidden/>
    <w:unhideWhenUsed/>
    <w:rsid w:val="00232CF6"/>
  </w:style>
  <w:style w:type="numbering" w:customStyle="1" w:styleId="NoList22211">
    <w:name w:val="No List22211"/>
    <w:next w:val="NoList"/>
    <w:uiPriority w:val="99"/>
    <w:semiHidden/>
    <w:unhideWhenUsed/>
    <w:rsid w:val="00232CF6"/>
  </w:style>
  <w:style w:type="numbering" w:customStyle="1" w:styleId="NoList23211">
    <w:name w:val="No List23211"/>
    <w:next w:val="NoList"/>
    <w:uiPriority w:val="99"/>
    <w:semiHidden/>
    <w:unhideWhenUsed/>
    <w:rsid w:val="00232CF6"/>
  </w:style>
  <w:style w:type="numbering" w:customStyle="1" w:styleId="NoList15211">
    <w:name w:val="No List15211"/>
    <w:next w:val="NoList"/>
    <w:uiPriority w:val="99"/>
    <w:semiHidden/>
    <w:unhideWhenUsed/>
    <w:rsid w:val="00232CF6"/>
  </w:style>
  <w:style w:type="numbering" w:customStyle="1" w:styleId="NoList24211">
    <w:name w:val="No List24211"/>
    <w:next w:val="NoList"/>
    <w:uiPriority w:val="99"/>
    <w:semiHidden/>
    <w:unhideWhenUsed/>
    <w:rsid w:val="00232CF6"/>
  </w:style>
  <w:style w:type="numbering" w:customStyle="1" w:styleId="NoList16211">
    <w:name w:val="No List16211"/>
    <w:next w:val="NoList"/>
    <w:uiPriority w:val="99"/>
    <w:semiHidden/>
    <w:unhideWhenUsed/>
    <w:rsid w:val="00232CF6"/>
  </w:style>
  <w:style w:type="numbering" w:customStyle="1" w:styleId="NoList25211">
    <w:name w:val="No List25211"/>
    <w:next w:val="NoList"/>
    <w:uiPriority w:val="99"/>
    <w:semiHidden/>
    <w:unhideWhenUsed/>
    <w:rsid w:val="00232CF6"/>
  </w:style>
  <w:style w:type="numbering" w:customStyle="1" w:styleId="NoList8211">
    <w:name w:val="No List8211"/>
    <w:next w:val="NoList"/>
    <w:uiPriority w:val="99"/>
    <w:semiHidden/>
    <w:unhideWhenUsed/>
    <w:rsid w:val="00232CF6"/>
  </w:style>
  <w:style w:type="numbering" w:customStyle="1" w:styleId="NoList17211">
    <w:name w:val="No List17211"/>
    <w:next w:val="NoList"/>
    <w:uiPriority w:val="99"/>
    <w:semiHidden/>
    <w:unhideWhenUsed/>
    <w:rsid w:val="00232CF6"/>
  </w:style>
  <w:style w:type="numbering" w:customStyle="1" w:styleId="NoList26211">
    <w:name w:val="No List26211"/>
    <w:next w:val="NoList"/>
    <w:uiPriority w:val="99"/>
    <w:semiHidden/>
    <w:unhideWhenUsed/>
    <w:rsid w:val="00232CF6"/>
  </w:style>
  <w:style w:type="numbering" w:customStyle="1" w:styleId="NoList9211">
    <w:name w:val="No List9211"/>
    <w:next w:val="NoList"/>
    <w:uiPriority w:val="99"/>
    <w:semiHidden/>
    <w:unhideWhenUsed/>
    <w:rsid w:val="00232CF6"/>
  </w:style>
  <w:style w:type="numbering" w:customStyle="1" w:styleId="NoList18211">
    <w:name w:val="No List18211"/>
    <w:next w:val="NoList"/>
    <w:uiPriority w:val="99"/>
    <w:semiHidden/>
    <w:unhideWhenUsed/>
    <w:rsid w:val="00232CF6"/>
  </w:style>
  <w:style w:type="numbering" w:customStyle="1" w:styleId="NoList27211">
    <w:name w:val="No List27211"/>
    <w:next w:val="NoList"/>
    <w:uiPriority w:val="99"/>
    <w:semiHidden/>
    <w:unhideWhenUsed/>
    <w:rsid w:val="00232CF6"/>
  </w:style>
  <w:style w:type="numbering" w:customStyle="1" w:styleId="NoList10211">
    <w:name w:val="No List10211"/>
    <w:next w:val="NoList"/>
    <w:uiPriority w:val="99"/>
    <w:semiHidden/>
    <w:unhideWhenUsed/>
    <w:rsid w:val="00232CF6"/>
  </w:style>
  <w:style w:type="numbering" w:customStyle="1" w:styleId="NoList19211">
    <w:name w:val="No List19211"/>
    <w:next w:val="NoList"/>
    <w:uiPriority w:val="99"/>
    <w:semiHidden/>
    <w:unhideWhenUsed/>
    <w:rsid w:val="00232CF6"/>
  </w:style>
  <w:style w:type="numbering" w:customStyle="1" w:styleId="NoList28211">
    <w:name w:val="No List28211"/>
    <w:next w:val="NoList"/>
    <w:uiPriority w:val="99"/>
    <w:semiHidden/>
    <w:unhideWhenUsed/>
    <w:rsid w:val="00232CF6"/>
  </w:style>
  <w:style w:type="numbering" w:customStyle="1" w:styleId="NoList20111">
    <w:name w:val="No List20111"/>
    <w:next w:val="NoList"/>
    <w:uiPriority w:val="99"/>
    <w:semiHidden/>
    <w:unhideWhenUsed/>
    <w:rsid w:val="00232CF6"/>
  </w:style>
  <w:style w:type="numbering" w:customStyle="1" w:styleId="NoList110111">
    <w:name w:val="No List110111"/>
    <w:next w:val="NoList"/>
    <w:uiPriority w:val="99"/>
    <w:semiHidden/>
    <w:unhideWhenUsed/>
    <w:rsid w:val="00232CF6"/>
  </w:style>
  <w:style w:type="numbering" w:customStyle="1" w:styleId="NoList112111">
    <w:name w:val="No List112111"/>
    <w:next w:val="NoList"/>
    <w:uiPriority w:val="99"/>
    <w:semiHidden/>
    <w:unhideWhenUsed/>
    <w:rsid w:val="00232CF6"/>
  </w:style>
  <w:style w:type="numbering" w:customStyle="1" w:styleId="NoList29111">
    <w:name w:val="No List29111"/>
    <w:next w:val="NoList"/>
    <w:uiPriority w:val="99"/>
    <w:semiHidden/>
    <w:unhideWhenUsed/>
    <w:rsid w:val="00232CF6"/>
  </w:style>
  <w:style w:type="numbering" w:customStyle="1" w:styleId="NoList121111">
    <w:name w:val="No List121111"/>
    <w:next w:val="NoList"/>
    <w:uiPriority w:val="99"/>
    <w:semiHidden/>
    <w:unhideWhenUsed/>
    <w:rsid w:val="00232CF6"/>
  </w:style>
  <w:style w:type="numbering" w:customStyle="1" w:styleId="NoList211111">
    <w:name w:val="No List211111"/>
    <w:next w:val="NoList"/>
    <w:uiPriority w:val="99"/>
    <w:semiHidden/>
    <w:unhideWhenUsed/>
    <w:rsid w:val="00232CF6"/>
  </w:style>
  <w:style w:type="numbering" w:customStyle="1" w:styleId="NoList131111">
    <w:name w:val="No List131111"/>
    <w:next w:val="NoList"/>
    <w:uiPriority w:val="99"/>
    <w:semiHidden/>
    <w:unhideWhenUsed/>
    <w:rsid w:val="00232CF6"/>
  </w:style>
  <w:style w:type="numbering" w:customStyle="1" w:styleId="NoList221111">
    <w:name w:val="No List221111"/>
    <w:next w:val="NoList"/>
    <w:uiPriority w:val="99"/>
    <w:semiHidden/>
    <w:unhideWhenUsed/>
    <w:rsid w:val="00232CF6"/>
  </w:style>
  <w:style w:type="numbering" w:customStyle="1" w:styleId="NoList51111">
    <w:name w:val="No List51111"/>
    <w:next w:val="NoList"/>
    <w:uiPriority w:val="99"/>
    <w:semiHidden/>
    <w:unhideWhenUsed/>
    <w:rsid w:val="00232CF6"/>
  </w:style>
  <w:style w:type="numbering" w:customStyle="1" w:styleId="NoList141111">
    <w:name w:val="No List141111"/>
    <w:next w:val="NoList"/>
    <w:uiPriority w:val="99"/>
    <w:semiHidden/>
    <w:unhideWhenUsed/>
    <w:rsid w:val="00232CF6"/>
  </w:style>
  <w:style w:type="numbering" w:customStyle="1" w:styleId="NoList231111">
    <w:name w:val="No List231111"/>
    <w:next w:val="NoList"/>
    <w:uiPriority w:val="99"/>
    <w:semiHidden/>
    <w:unhideWhenUsed/>
    <w:rsid w:val="00232CF6"/>
  </w:style>
  <w:style w:type="numbering" w:customStyle="1" w:styleId="NoList61111">
    <w:name w:val="No List61111"/>
    <w:next w:val="NoList"/>
    <w:uiPriority w:val="99"/>
    <w:semiHidden/>
    <w:unhideWhenUsed/>
    <w:rsid w:val="00232CF6"/>
  </w:style>
  <w:style w:type="numbering" w:customStyle="1" w:styleId="NoList151111">
    <w:name w:val="No List151111"/>
    <w:next w:val="NoList"/>
    <w:uiPriority w:val="99"/>
    <w:semiHidden/>
    <w:unhideWhenUsed/>
    <w:rsid w:val="00232CF6"/>
  </w:style>
  <w:style w:type="numbering" w:customStyle="1" w:styleId="NoList241111">
    <w:name w:val="No List241111"/>
    <w:next w:val="NoList"/>
    <w:uiPriority w:val="99"/>
    <w:semiHidden/>
    <w:unhideWhenUsed/>
    <w:rsid w:val="00232CF6"/>
  </w:style>
  <w:style w:type="numbering" w:customStyle="1" w:styleId="NoList71111">
    <w:name w:val="No List71111"/>
    <w:next w:val="NoList"/>
    <w:uiPriority w:val="99"/>
    <w:semiHidden/>
    <w:unhideWhenUsed/>
    <w:rsid w:val="00232CF6"/>
  </w:style>
  <w:style w:type="numbering" w:customStyle="1" w:styleId="NoList161111">
    <w:name w:val="No List161111"/>
    <w:next w:val="NoList"/>
    <w:uiPriority w:val="99"/>
    <w:semiHidden/>
    <w:unhideWhenUsed/>
    <w:rsid w:val="00232CF6"/>
  </w:style>
  <w:style w:type="numbering" w:customStyle="1" w:styleId="NoList251111">
    <w:name w:val="No List251111"/>
    <w:next w:val="NoList"/>
    <w:uiPriority w:val="99"/>
    <w:semiHidden/>
    <w:unhideWhenUsed/>
    <w:rsid w:val="00232CF6"/>
  </w:style>
  <w:style w:type="numbering" w:customStyle="1" w:styleId="NoList81111">
    <w:name w:val="No List81111"/>
    <w:next w:val="NoList"/>
    <w:uiPriority w:val="99"/>
    <w:semiHidden/>
    <w:unhideWhenUsed/>
    <w:rsid w:val="00232CF6"/>
  </w:style>
  <w:style w:type="numbering" w:customStyle="1" w:styleId="NoList171111">
    <w:name w:val="No List171111"/>
    <w:next w:val="NoList"/>
    <w:uiPriority w:val="99"/>
    <w:semiHidden/>
    <w:unhideWhenUsed/>
    <w:rsid w:val="00232CF6"/>
  </w:style>
  <w:style w:type="numbering" w:customStyle="1" w:styleId="NoList261111">
    <w:name w:val="No List261111"/>
    <w:next w:val="NoList"/>
    <w:uiPriority w:val="99"/>
    <w:semiHidden/>
    <w:unhideWhenUsed/>
    <w:rsid w:val="00232CF6"/>
  </w:style>
  <w:style w:type="numbering" w:customStyle="1" w:styleId="NoList91111">
    <w:name w:val="No List91111"/>
    <w:next w:val="NoList"/>
    <w:uiPriority w:val="99"/>
    <w:semiHidden/>
    <w:unhideWhenUsed/>
    <w:rsid w:val="00232CF6"/>
  </w:style>
  <w:style w:type="numbering" w:customStyle="1" w:styleId="NoList181111">
    <w:name w:val="No List181111"/>
    <w:next w:val="NoList"/>
    <w:uiPriority w:val="99"/>
    <w:semiHidden/>
    <w:unhideWhenUsed/>
    <w:rsid w:val="00232CF6"/>
  </w:style>
  <w:style w:type="numbering" w:customStyle="1" w:styleId="NoList271111">
    <w:name w:val="No List271111"/>
    <w:next w:val="NoList"/>
    <w:uiPriority w:val="99"/>
    <w:semiHidden/>
    <w:unhideWhenUsed/>
    <w:rsid w:val="00232CF6"/>
  </w:style>
  <w:style w:type="numbering" w:customStyle="1" w:styleId="NoList101111">
    <w:name w:val="No List101111"/>
    <w:next w:val="NoList"/>
    <w:uiPriority w:val="99"/>
    <w:semiHidden/>
    <w:unhideWhenUsed/>
    <w:rsid w:val="00232CF6"/>
  </w:style>
  <w:style w:type="numbering" w:customStyle="1" w:styleId="NoList191111">
    <w:name w:val="No List191111"/>
    <w:next w:val="NoList"/>
    <w:uiPriority w:val="99"/>
    <w:semiHidden/>
    <w:unhideWhenUsed/>
    <w:rsid w:val="00232CF6"/>
  </w:style>
  <w:style w:type="numbering" w:customStyle="1" w:styleId="NoList281111">
    <w:name w:val="No List281111"/>
    <w:next w:val="NoList"/>
    <w:uiPriority w:val="99"/>
    <w:semiHidden/>
    <w:unhideWhenUsed/>
    <w:rsid w:val="00232CF6"/>
  </w:style>
  <w:style w:type="numbering" w:customStyle="1" w:styleId="NoList332">
    <w:name w:val="No List332"/>
    <w:next w:val="NoList"/>
    <w:uiPriority w:val="99"/>
    <w:semiHidden/>
    <w:unhideWhenUsed/>
    <w:rsid w:val="00232CF6"/>
  </w:style>
  <w:style w:type="numbering" w:customStyle="1" w:styleId="NoList1152">
    <w:name w:val="No List1152"/>
    <w:next w:val="NoList"/>
    <w:uiPriority w:val="99"/>
    <w:semiHidden/>
    <w:rsid w:val="00232CF6"/>
  </w:style>
  <w:style w:type="numbering" w:customStyle="1" w:styleId="NoList1162">
    <w:name w:val="No List1162"/>
    <w:next w:val="NoList"/>
    <w:uiPriority w:val="99"/>
    <w:semiHidden/>
    <w:rsid w:val="00232CF6"/>
  </w:style>
  <w:style w:type="numbering" w:customStyle="1" w:styleId="NoList2132">
    <w:name w:val="No List2132"/>
    <w:next w:val="NoList"/>
    <w:uiPriority w:val="99"/>
    <w:semiHidden/>
    <w:rsid w:val="00232CF6"/>
  </w:style>
  <w:style w:type="numbering" w:customStyle="1" w:styleId="NoList342">
    <w:name w:val="No List342"/>
    <w:next w:val="NoList"/>
    <w:uiPriority w:val="99"/>
    <w:semiHidden/>
    <w:unhideWhenUsed/>
    <w:rsid w:val="00232CF6"/>
  </w:style>
  <w:style w:type="numbering" w:customStyle="1" w:styleId="NoList432">
    <w:name w:val="No List432"/>
    <w:next w:val="NoList"/>
    <w:uiPriority w:val="99"/>
    <w:semiHidden/>
    <w:unhideWhenUsed/>
    <w:rsid w:val="00232CF6"/>
  </w:style>
  <w:style w:type="numbering" w:customStyle="1" w:styleId="NoList532">
    <w:name w:val="No List532"/>
    <w:next w:val="NoList"/>
    <w:uiPriority w:val="99"/>
    <w:semiHidden/>
    <w:rsid w:val="00232CF6"/>
  </w:style>
  <w:style w:type="numbering" w:customStyle="1" w:styleId="NoList1232">
    <w:name w:val="No List1232"/>
    <w:next w:val="NoList"/>
    <w:uiPriority w:val="99"/>
    <w:semiHidden/>
    <w:unhideWhenUsed/>
    <w:rsid w:val="00232CF6"/>
  </w:style>
  <w:style w:type="numbering" w:customStyle="1" w:styleId="NoList11132">
    <w:name w:val="No List11132"/>
    <w:next w:val="NoList"/>
    <w:uiPriority w:val="99"/>
    <w:semiHidden/>
    <w:rsid w:val="00232CF6"/>
  </w:style>
  <w:style w:type="numbering" w:customStyle="1" w:styleId="NoList111132">
    <w:name w:val="No List111132"/>
    <w:next w:val="NoList"/>
    <w:semiHidden/>
    <w:rsid w:val="00232CF6"/>
  </w:style>
  <w:style w:type="numbering" w:customStyle="1" w:styleId="NoList2142">
    <w:name w:val="No List2142"/>
    <w:next w:val="NoList"/>
    <w:uiPriority w:val="99"/>
    <w:semiHidden/>
    <w:rsid w:val="00232CF6"/>
  </w:style>
  <w:style w:type="numbering" w:customStyle="1" w:styleId="NoList3122">
    <w:name w:val="No List3122"/>
    <w:next w:val="NoList"/>
    <w:uiPriority w:val="99"/>
    <w:semiHidden/>
    <w:unhideWhenUsed/>
    <w:rsid w:val="00232CF6"/>
  </w:style>
  <w:style w:type="numbering" w:customStyle="1" w:styleId="NoList4122">
    <w:name w:val="No List4122"/>
    <w:next w:val="NoList"/>
    <w:uiPriority w:val="99"/>
    <w:semiHidden/>
    <w:unhideWhenUsed/>
    <w:rsid w:val="00232CF6"/>
  </w:style>
  <w:style w:type="numbering" w:customStyle="1" w:styleId="NoList632">
    <w:name w:val="No List632"/>
    <w:next w:val="NoList"/>
    <w:uiPriority w:val="99"/>
    <w:semiHidden/>
    <w:unhideWhenUsed/>
    <w:rsid w:val="00232CF6"/>
  </w:style>
  <w:style w:type="numbering" w:customStyle="1" w:styleId="NoList1332">
    <w:name w:val="No List1332"/>
    <w:next w:val="NoList"/>
    <w:uiPriority w:val="99"/>
    <w:semiHidden/>
    <w:unhideWhenUsed/>
    <w:rsid w:val="00232CF6"/>
  </w:style>
  <w:style w:type="numbering" w:customStyle="1" w:styleId="NoList732">
    <w:name w:val="No List732"/>
    <w:next w:val="NoList"/>
    <w:uiPriority w:val="99"/>
    <w:semiHidden/>
    <w:unhideWhenUsed/>
    <w:rsid w:val="00232CF6"/>
  </w:style>
  <w:style w:type="numbering" w:customStyle="1" w:styleId="NoList1432">
    <w:name w:val="No List1432"/>
    <w:next w:val="NoList"/>
    <w:uiPriority w:val="99"/>
    <w:semiHidden/>
    <w:unhideWhenUsed/>
    <w:rsid w:val="00232CF6"/>
  </w:style>
  <w:style w:type="numbering" w:customStyle="1" w:styleId="NoList2232">
    <w:name w:val="No List2232"/>
    <w:next w:val="NoList"/>
    <w:uiPriority w:val="99"/>
    <w:semiHidden/>
    <w:unhideWhenUsed/>
    <w:rsid w:val="00232CF6"/>
  </w:style>
  <w:style w:type="numbering" w:customStyle="1" w:styleId="NoList2332">
    <w:name w:val="No List2332"/>
    <w:next w:val="NoList"/>
    <w:uiPriority w:val="99"/>
    <w:semiHidden/>
    <w:unhideWhenUsed/>
    <w:rsid w:val="00232CF6"/>
  </w:style>
  <w:style w:type="numbering" w:customStyle="1" w:styleId="NoList1532">
    <w:name w:val="No List1532"/>
    <w:next w:val="NoList"/>
    <w:uiPriority w:val="99"/>
    <w:semiHidden/>
    <w:unhideWhenUsed/>
    <w:rsid w:val="00232CF6"/>
  </w:style>
  <w:style w:type="numbering" w:customStyle="1" w:styleId="NoList2432">
    <w:name w:val="No List2432"/>
    <w:next w:val="NoList"/>
    <w:uiPriority w:val="99"/>
    <w:semiHidden/>
    <w:unhideWhenUsed/>
    <w:rsid w:val="00232CF6"/>
  </w:style>
  <w:style w:type="numbering" w:customStyle="1" w:styleId="NoList1632">
    <w:name w:val="No List1632"/>
    <w:next w:val="NoList"/>
    <w:uiPriority w:val="99"/>
    <w:semiHidden/>
    <w:unhideWhenUsed/>
    <w:rsid w:val="00232CF6"/>
  </w:style>
  <w:style w:type="numbering" w:customStyle="1" w:styleId="NoList2532">
    <w:name w:val="No List2532"/>
    <w:next w:val="NoList"/>
    <w:uiPriority w:val="99"/>
    <w:semiHidden/>
    <w:unhideWhenUsed/>
    <w:rsid w:val="00232CF6"/>
  </w:style>
  <w:style w:type="numbering" w:customStyle="1" w:styleId="NoList832">
    <w:name w:val="No List832"/>
    <w:next w:val="NoList"/>
    <w:uiPriority w:val="99"/>
    <w:semiHidden/>
    <w:unhideWhenUsed/>
    <w:rsid w:val="00232CF6"/>
  </w:style>
  <w:style w:type="numbering" w:customStyle="1" w:styleId="NoList1732">
    <w:name w:val="No List1732"/>
    <w:next w:val="NoList"/>
    <w:uiPriority w:val="99"/>
    <w:semiHidden/>
    <w:unhideWhenUsed/>
    <w:rsid w:val="00232CF6"/>
  </w:style>
  <w:style w:type="numbering" w:customStyle="1" w:styleId="NoList2632">
    <w:name w:val="No List2632"/>
    <w:next w:val="NoList"/>
    <w:uiPriority w:val="99"/>
    <w:semiHidden/>
    <w:unhideWhenUsed/>
    <w:rsid w:val="00232CF6"/>
  </w:style>
  <w:style w:type="numbering" w:customStyle="1" w:styleId="NoList932">
    <w:name w:val="No List932"/>
    <w:next w:val="NoList"/>
    <w:uiPriority w:val="99"/>
    <w:semiHidden/>
    <w:unhideWhenUsed/>
    <w:rsid w:val="00232CF6"/>
  </w:style>
  <w:style w:type="numbering" w:customStyle="1" w:styleId="NoList1832">
    <w:name w:val="No List1832"/>
    <w:next w:val="NoList"/>
    <w:uiPriority w:val="99"/>
    <w:semiHidden/>
    <w:unhideWhenUsed/>
    <w:rsid w:val="00232CF6"/>
  </w:style>
  <w:style w:type="numbering" w:customStyle="1" w:styleId="NoList2732">
    <w:name w:val="No List2732"/>
    <w:next w:val="NoList"/>
    <w:uiPriority w:val="99"/>
    <w:semiHidden/>
    <w:unhideWhenUsed/>
    <w:rsid w:val="00232CF6"/>
  </w:style>
  <w:style w:type="numbering" w:customStyle="1" w:styleId="NoList1032">
    <w:name w:val="No List1032"/>
    <w:next w:val="NoList"/>
    <w:uiPriority w:val="99"/>
    <w:semiHidden/>
    <w:unhideWhenUsed/>
    <w:rsid w:val="00232CF6"/>
  </w:style>
  <w:style w:type="numbering" w:customStyle="1" w:styleId="NoList1932">
    <w:name w:val="No List1932"/>
    <w:next w:val="NoList"/>
    <w:uiPriority w:val="99"/>
    <w:semiHidden/>
    <w:unhideWhenUsed/>
    <w:rsid w:val="00232CF6"/>
  </w:style>
  <w:style w:type="numbering" w:customStyle="1" w:styleId="NoList2832">
    <w:name w:val="No List2832"/>
    <w:next w:val="NoList"/>
    <w:uiPriority w:val="99"/>
    <w:semiHidden/>
    <w:unhideWhenUsed/>
    <w:rsid w:val="00232CF6"/>
  </w:style>
  <w:style w:type="numbering" w:customStyle="1" w:styleId="NoList2022">
    <w:name w:val="No List2022"/>
    <w:next w:val="NoList"/>
    <w:uiPriority w:val="99"/>
    <w:semiHidden/>
    <w:unhideWhenUsed/>
    <w:rsid w:val="00232CF6"/>
  </w:style>
  <w:style w:type="numbering" w:customStyle="1" w:styleId="NoList11022">
    <w:name w:val="No List11022"/>
    <w:next w:val="NoList"/>
    <w:uiPriority w:val="99"/>
    <w:semiHidden/>
    <w:unhideWhenUsed/>
    <w:rsid w:val="00232CF6"/>
  </w:style>
  <w:style w:type="numbering" w:customStyle="1" w:styleId="NoList11222">
    <w:name w:val="No List11222"/>
    <w:next w:val="NoList"/>
    <w:uiPriority w:val="99"/>
    <w:semiHidden/>
    <w:unhideWhenUsed/>
    <w:rsid w:val="00232CF6"/>
  </w:style>
  <w:style w:type="numbering" w:customStyle="1" w:styleId="NoList2922">
    <w:name w:val="No List2922"/>
    <w:next w:val="NoList"/>
    <w:uiPriority w:val="99"/>
    <w:semiHidden/>
    <w:unhideWhenUsed/>
    <w:rsid w:val="00232CF6"/>
  </w:style>
  <w:style w:type="numbering" w:customStyle="1" w:styleId="NoList12122">
    <w:name w:val="No List12122"/>
    <w:next w:val="NoList"/>
    <w:uiPriority w:val="99"/>
    <w:semiHidden/>
    <w:unhideWhenUsed/>
    <w:rsid w:val="00232CF6"/>
  </w:style>
  <w:style w:type="numbering" w:customStyle="1" w:styleId="NoList21122">
    <w:name w:val="No List21122"/>
    <w:next w:val="NoList"/>
    <w:uiPriority w:val="99"/>
    <w:semiHidden/>
    <w:unhideWhenUsed/>
    <w:rsid w:val="00232CF6"/>
  </w:style>
  <w:style w:type="numbering" w:customStyle="1" w:styleId="NoList13122">
    <w:name w:val="No List13122"/>
    <w:next w:val="NoList"/>
    <w:uiPriority w:val="99"/>
    <w:semiHidden/>
    <w:unhideWhenUsed/>
    <w:rsid w:val="00232CF6"/>
  </w:style>
  <w:style w:type="numbering" w:customStyle="1" w:styleId="NoList22122">
    <w:name w:val="No List22122"/>
    <w:next w:val="NoList"/>
    <w:uiPriority w:val="99"/>
    <w:semiHidden/>
    <w:unhideWhenUsed/>
    <w:rsid w:val="00232CF6"/>
  </w:style>
  <w:style w:type="numbering" w:customStyle="1" w:styleId="NoList5122">
    <w:name w:val="No List5122"/>
    <w:next w:val="NoList"/>
    <w:uiPriority w:val="99"/>
    <w:semiHidden/>
    <w:unhideWhenUsed/>
    <w:rsid w:val="00232CF6"/>
  </w:style>
  <w:style w:type="numbering" w:customStyle="1" w:styleId="NoList14122">
    <w:name w:val="No List14122"/>
    <w:next w:val="NoList"/>
    <w:uiPriority w:val="99"/>
    <w:semiHidden/>
    <w:unhideWhenUsed/>
    <w:rsid w:val="00232CF6"/>
  </w:style>
  <w:style w:type="numbering" w:customStyle="1" w:styleId="NoList23122">
    <w:name w:val="No List23122"/>
    <w:next w:val="NoList"/>
    <w:uiPriority w:val="99"/>
    <w:semiHidden/>
    <w:unhideWhenUsed/>
    <w:rsid w:val="00232CF6"/>
  </w:style>
  <w:style w:type="numbering" w:customStyle="1" w:styleId="NoList6122">
    <w:name w:val="No List6122"/>
    <w:next w:val="NoList"/>
    <w:uiPriority w:val="99"/>
    <w:semiHidden/>
    <w:unhideWhenUsed/>
    <w:rsid w:val="00232CF6"/>
  </w:style>
  <w:style w:type="numbering" w:customStyle="1" w:styleId="NoList15122">
    <w:name w:val="No List15122"/>
    <w:next w:val="NoList"/>
    <w:uiPriority w:val="99"/>
    <w:semiHidden/>
    <w:unhideWhenUsed/>
    <w:rsid w:val="00232CF6"/>
  </w:style>
  <w:style w:type="numbering" w:customStyle="1" w:styleId="NoList24122">
    <w:name w:val="No List24122"/>
    <w:next w:val="NoList"/>
    <w:uiPriority w:val="99"/>
    <w:semiHidden/>
    <w:unhideWhenUsed/>
    <w:rsid w:val="00232CF6"/>
  </w:style>
  <w:style w:type="numbering" w:customStyle="1" w:styleId="NoList7122">
    <w:name w:val="No List7122"/>
    <w:next w:val="NoList"/>
    <w:uiPriority w:val="99"/>
    <w:semiHidden/>
    <w:unhideWhenUsed/>
    <w:rsid w:val="00232CF6"/>
  </w:style>
  <w:style w:type="numbering" w:customStyle="1" w:styleId="NoList16122">
    <w:name w:val="No List16122"/>
    <w:next w:val="NoList"/>
    <w:uiPriority w:val="99"/>
    <w:semiHidden/>
    <w:unhideWhenUsed/>
    <w:rsid w:val="00232CF6"/>
  </w:style>
  <w:style w:type="numbering" w:customStyle="1" w:styleId="NoList25122">
    <w:name w:val="No List25122"/>
    <w:next w:val="NoList"/>
    <w:uiPriority w:val="99"/>
    <w:semiHidden/>
    <w:unhideWhenUsed/>
    <w:rsid w:val="00232CF6"/>
  </w:style>
  <w:style w:type="numbering" w:customStyle="1" w:styleId="NoList8122">
    <w:name w:val="No List8122"/>
    <w:next w:val="NoList"/>
    <w:uiPriority w:val="99"/>
    <w:semiHidden/>
    <w:unhideWhenUsed/>
    <w:rsid w:val="00232CF6"/>
  </w:style>
  <w:style w:type="numbering" w:customStyle="1" w:styleId="NoList17122">
    <w:name w:val="No List17122"/>
    <w:next w:val="NoList"/>
    <w:uiPriority w:val="99"/>
    <w:semiHidden/>
    <w:unhideWhenUsed/>
    <w:rsid w:val="00232CF6"/>
  </w:style>
  <w:style w:type="numbering" w:customStyle="1" w:styleId="NoList26122">
    <w:name w:val="No List26122"/>
    <w:next w:val="NoList"/>
    <w:uiPriority w:val="99"/>
    <w:semiHidden/>
    <w:unhideWhenUsed/>
    <w:rsid w:val="00232CF6"/>
  </w:style>
  <w:style w:type="numbering" w:customStyle="1" w:styleId="NoList9122">
    <w:name w:val="No List9122"/>
    <w:next w:val="NoList"/>
    <w:uiPriority w:val="99"/>
    <w:semiHidden/>
    <w:unhideWhenUsed/>
    <w:rsid w:val="00232CF6"/>
  </w:style>
  <w:style w:type="numbering" w:customStyle="1" w:styleId="NoList18122">
    <w:name w:val="No List18122"/>
    <w:next w:val="NoList"/>
    <w:uiPriority w:val="99"/>
    <w:semiHidden/>
    <w:unhideWhenUsed/>
    <w:rsid w:val="00232CF6"/>
  </w:style>
  <w:style w:type="numbering" w:customStyle="1" w:styleId="NoList27122">
    <w:name w:val="No List27122"/>
    <w:next w:val="NoList"/>
    <w:uiPriority w:val="99"/>
    <w:semiHidden/>
    <w:unhideWhenUsed/>
    <w:rsid w:val="00232CF6"/>
  </w:style>
  <w:style w:type="numbering" w:customStyle="1" w:styleId="NoList10122">
    <w:name w:val="No List10122"/>
    <w:next w:val="NoList"/>
    <w:uiPriority w:val="99"/>
    <w:semiHidden/>
    <w:unhideWhenUsed/>
    <w:rsid w:val="00232CF6"/>
  </w:style>
  <w:style w:type="numbering" w:customStyle="1" w:styleId="NoList19122">
    <w:name w:val="No List19122"/>
    <w:next w:val="NoList"/>
    <w:uiPriority w:val="99"/>
    <w:semiHidden/>
    <w:unhideWhenUsed/>
    <w:rsid w:val="00232CF6"/>
  </w:style>
  <w:style w:type="numbering" w:customStyle="1" w:styleId="NoList28122">
    <w:name w:val="No List28122"/>
    <w:next w:val="NoList"/>
    <w:uiPriority w:val="99"/>
    <w:semiHidden/>
    <w:unhideWhenUsed/>
    <w:rsid w:val="00232CF6"/>
  </w:style>
  <w:style w:type="numbering" w:customStyle="1" w:styleId="NoList351">
    <w:name w:val="No List351"/>
    <w:next w:val="NoList"/>
    <w:uiPriority w:val="99"/>
    <w:semiHidden/>
    <w:unhideWhenUsed/>
    <w:rsid w:val="00232CF6"/>
  </w:style>
  <w:style w:type="numbering" w:customStyle="1" w:styleId="NoList1171">
    <w:name w:val="No List1171"/>
    <w:next w:val="NoList"/>
    <w:uiPriority w:val="99"/>
    <w:semiHidden/>
    <w:unhideWhenUsed/>
    <w:rsid w:val="00232CF6"/>
  </w:style>
  <w:style w:type="numbering" w:customStyle="1" w:styleId="NoList1181">
    <w:name w:val="No List1181"/>
    <w:next w:val="NoList"/>
    <w:uiPriority w:val="99"/>
    <w:semiHidden/>
    <w:rsid w:val="00232CF6"/>
  </w:style>
  <w:style w:type="numbering" w:customStyle="1" w:styleId="NoList11141">
    <w:name w:val="No List11141"/>
    <w:next w:val="NoList"/>
    <w:uiPriority w:val="99"/>
    <w:semiHidden/>
    <w:rsid w:val="00232CF6"/>
  </w:style>
  <w:style w:type="numbering" w:customStyle="1" w:styleId="NoList2151">
    <w:name w:val="No List2151"/>
    <w:next w:val="NoList"/>
    <w:uiPriority w:val="99"/>
    <w:semiHidden/>
    <w:rsid w:val="00232CF6"/>
  </w:style>
  <w:style w:type="numbering" w:customStyle="1" w:styleId="NoList361">
    <w:name w:val="No List361"/>
    <w:next w:val="NoList"/>
    <w:uiPriority w:val="99"/>
    <w:semiHidden/>
    <w:unhideWhenUsed/>
    <w:rsid w:val="00232CF6"/>
  </w:style>
  <w:style w:type="numbering" w:customStyle="1" w:styleId="NoList441">
    <w:name w:val="No List441"/>
    <w:next w:val="NoList"/>
    <w:uiPriority w:val="99"/>
    <w:semiHidden/>
    <w:unhideWhenUsed/>
    <w:rsid w:val="00232CF6"/>
  </w:style>
  <w:style w:type="numbering" w:customStyle="1" w:styleId="NoList541">
    <w:name w:val="No List541"/>
    <w:next w:val="NoList"/>
    <w:uiPriority w:val="99"/>
    <w:semiHidden/>
    <w:rsid w:val="00232CF6"/>
  </w:style>
  <w:style w:type="numbering" w:customStyle="1" w:styleId="NoList1241">
    <w:name w:val="No List1241"/>
    <w:next w:val="NoList"/>
    <w:uiPriority w:val="99"/>
    <w:semiHidden/>
    <w:unhideWhenUsed/>
    <w:rsid w:val="00232CF6"/>
  </w:style>
  <w:style w:type="numbering" w:customStyle="1" w:styleId="NoList111141">
    <w:name w:val="No List111141"/>
    <w:next w:val="NoList"/>
    <w:uiPriority w:val="99"/>
    <w:semiHidden/>
    <w:rsid w:val="00232CF6"/>
  </w:style>
  <w:style w:type="numbering" w:customStyle="1" w:styleId="NoList1111121">
    <w:name w:val="No List1111121"/>
    <w:next w:val="NoList"/>
    <w:semiHidden/>
    <w:rsid w:val="00232CF6"/>
  </w:style>
  <w:style w:type="numbering" w:customStyle="1" w:styleId="NoList2161">
    <w:name w:val="No List2161"/>
    <w:next w:val="NoList"/>
    <w:uiPriority w:val="99"/>
    <w:semiHidden/>
    <w:rsid w:val="00232CF6"/>
  </w:style>
  <w:style w:type="numbering" w:customStyle="1" w:styleId="NoList3131">
    <w:name w:val="No List3131"/>
    <w:next w:val="NoList"/>
    <w:uiPriority w:val="99"/>
    <w:semiHidden/>
    <w:unhideWhenUsed/>
    <w:rsid w:val="00232CF6"/>
  </w:style>
  <w:style w:type="numbering" w:customStyle="1" w:styleId="NoList4131">
    <w:name w:val="No List4131"/>
    <w:next w:val="NoList"/>
    <w:uiPriority w:val="99"/>
    <w:semiHidden/>
    <w:unhideWhenUsed/>
    <w:rsid w:val="00232CF6"/>
  </w:style>
  <w:style w:type="numbering" w:customStyle="1" w:styleId="NoList641">
    <w:name w:val="No List641"/>
    <w:next w:val="NoList"/>
    <w:uiPriority w:val="99"/>
    <w:semiHidden/>
    <w:unhideWhenUsed/>
    <w:rsid w:val="00232CF6"/>
  </w:style>
  <w:style w:type="numbering" w:customStyle="1" w:styleId="NoList1341">
    <w:name w:val="No List1341"/>
    <w:next w:val="NoList"/>
    <w:uiPriority w:val="99"/>
    <w:semiHidden/>
    <w:unhideWhenUsed/>
    <w:rsid w:val="00232CF6"/>
  </w:style>
  <w:style w:type="numbering" w:customStyle="1" w:styleId="NoList741">
    <w:name w:val="No List741"/>
    <w:next w:val="NoList"/>
    <w:uiPriority w:val="99"/>
    <w:semiHidden/>
    <w:unhideWhenUsed/>
    <w:rsid w:val="00232CF6"/>
  </w:style>
  <w:style w:type="numbering" w:customStyle="1" w:styleId="NoList1441">
    <w:name w:val="No List1441"/>
    <w:next w:val="NoList"/>
    <w:uiPriority w:val="99"/>
    <w:semiHidden/>
    <w:unhideWhenUsed/>
    <w:rsid w:val="00232CF6"/>
  </w:style>
  <w:style w:type="numbering" w:customStyle="1" w:styleId="NoList2241">
    <w:name w:val="No List2241"/>
    <w:next w:val="NoList"/>
    <w:uiPriority w:val="99"/>
    <w:semiHidden/>
    <w:unhideWhenUsed/>
    <w:rsid w:val="00232CF6"/>
  </w:style>
  <w:style w:type="numbering" w:customStyle="1" w:styleId="NoList2341">
    <w:name w:val="No List2341"/>
    <w:next w:val="NoList"/>
    <w:uiPriority w:val="99"/>
    <w:semiHidden/>
    <w:unhideWhenUsed/>
    <w:rsid w:val="00232CF6"/>
  </w:style>
  <w:style w:type="numbering" w:customStyle="1" w:styleId="NoList1541">
    <w:name w:val="No List1541"/>
    <w:next w:val="NoList"/>
    <w:uiPriority w:val="99"/>
    <w:semiHidden/>
    <w:unhideWhenUsed/>
    <w:rsid w:val="00232CF6"/>
  </w:style>
  <w:style w:type="numbering" w:customStyle="1" w:styleId="NoList2441">
    <w:name w:val="No List2441"/>
    <w:next w:val="NoList"/>
    <w:uiPriority w:val="99"/>
    <w:semiHidden/>
    <w:unhideWhenUsed/>
    <w:rsid w:val="00232CF6"/>
  </w:style>
  <w:style w:type="numbering" w:customStyle="1" w:styleId="NoList1641">
    <w:name w:val="No List1641"/>
    <w:next w:val="NoList"/>
    <w:uiPriority w:val="99"/>
    <w:semiHidden/>
    <w:unhideWhenUsed/>
    <w:rsid w:val="00232CF6"/>
  </w:style>
  <w:style w:type="numbering" w:customStyle="1" w:styleId="NoList2541">
    <w:name w:val="No List2541"/>
    <w:next w:val="NoList"/>
    <w:uiPriority w:val="99"/>
    <w:semiHidden/>
    <w:unhideWhenUsed/>
    <w:rsid w:val="00232CF6"/>
  </w:style>
  <w:style w:type="numbering" w:customStyle="1" w:styleId="NoList841">
    <w:name w:val="No List841"/>
    <w:next w:val="NoList"/>
    <w:uiPriority w:val="99"/>
    <w:semiHidden/>
    <w:unhideWhenUsed/>
    <w:rsid w:val="00232CF6"/>
  </w:style>
  <w:style w:type="numbering" w:customStyle="1" w:styleId="NoList1741">
    <w:name w:val="No List1741"/>
    <w:next w:val="NoList"/>
    <w:uiPriority w:val="99"/>
    <w:semiHidden/>
    <w:unhideWhenUsed/>
    <w:rsid w:val="00232CF6"/>
  </w:style>
  <w:style w:type="numbering" w:customStyle="1" w:styleId="NoList2641">
    <w:name w:val="No List2641"/>
    <w:next w:val="NoList"/>
    <w:uiPriority w:val="99"/>
    <w:semiHidden/>
    <w:unhideWhenUsed/>
    <w:rsid w:val="00232CF6"/>
  </w:style>
  <w:style w:type="numbering" w:customStyle="1" w:styleId="NoList941">
    <w:name w:val="No List941"/>
    <w:next w:val="NoList"/>
    <w:uiPriority w:val="99"/>
    <w:semiHidden/>
    <w:unhideWhenUsed/>
    <w:rsid w:val="00232CF6"/>
  </w:style>
  <w:style w:type="numbering" w:customStyle="1" w:styleId="NoList1841">
    <w:name w:val="No List1841"/>
    <w:next w:val="NoList"/>
    <w:uiPriority w:val="99"/>
    <w:semiHidden/>
    <w:unhideWhenUsed/>
    <w:rsid w:val="00232CF6"/>
  </w:style>
  <w:style w:type="numbering" w:customStyle="1" w:styleId="NoList2741">
    <w:name w:val="No List2741"/>
    <w:next w:val="NoList"/>
    <w:uiPriority w:val="99"/>
    <w:semiHidden/>
    <w:unhideWhenUsed/>
    <w:rsid w:val="00232CF6"/>
  </w:style>
  <w:style w:type="numbering" w:customStyle="1" w:styleId="NoList1041">
    <w:name w:val="No List1041"/>
    <w:next w:val="NoList"/>
    <w:uiPriority w:val="99"/>
    <w:semiHidden/>
    <w:unhideWhenUsed/>
    <w:rsid w:val="00232CF6"/>
  </w:style>
  <w:style w:type="numbering" w:customStyle="1" w:styleId="NoList1941">
    <w:name w:val="No List1941"/>
    <w:next w:val="NoList"/>
    <w:uiPriority w:val="99"/>
    <w:semiHidden/>
    <w:unhideWhenUsed/>
    <w:rsid w:val="00232CF6"/>
  </w:style>
  <w:style w:type="numbering" w:customStyle="1" w:styleId="NoList2841">
    <w:name w:val="No List2841"/>
    <w:next w:val="NoList"/>
    <w:uiPriority w:val="99"/>
    <w:semiHidden/>
    <w:unhideWhenUsed/>
    <w:rsid w:val="00232CF6"/>
  </w:style>
  <w:style w:type="numbering" w:customStyle="1" w:styleId="NoList2031">
    <w:name w:val="No List2031"/>
    <w:next w:val="NoList"/>
    <w:uiPriority w:val="99"/>
    <w:semiHidden/>
    <w:unhideWhenUsed/>
    <w:rsid w:val="00232CF6"/>
  </w:style>
  <w:style w:type="numbering" w:customStyle="1" w:styleId="NoList11031">
    <w:name w:val="No List11031"/>
    <w:next w:val="NoList"/>
    <w:uiPriority w:val="99"/>
    <w:semiHidden/>
    <w:unhideWhenUsed/>
    <w:rsid w:val="00232CF6"/>
  </w:style>
  <w:style w:type="numbering" w:customStyle="1" w:styleId="NoList11231">
    <w:name w:val="No List11231"/>
    <w:next w:val="NoList"/>
    <w:uiPriority w:val="99"/>
    <w:semiHidden/>
    <w:unhideWhenUsed/>
    <w:rsid w:val="00232CF6"/>
  </w:style>
  <w:style w:type="numbering" w:customStyle="1" w:styleId="NoList2931">
    <w:name w:val="No List2931"/>
    <w:next w:val="NoList"/>
    <w:uiPriority w:val="99"/>
    <w:semiHidden/>
    <w:unhideWhenUsed/>
    <w:rsid w:val="00232CF6"/>
  </w:style>
  <w:style w:type="numbering" w:customStyle="1" w:styleId="NoList12131">
    <w:name w:val="No List12131"/>
    <w:next w:val="NoList"/>
    <w:uiPriority w:val="99"/>
    <w:semiHidden/>
    <w:unhideWhenUsed/>
    <w:rsid w:val="00232CF6"/>
  </w:style>
  <w:style w:type="numbering" w:customStyle="1" w:styleId="NoList21131">
    <w:name w:val="No List21131"/>
    <w:next w:val="NoList"/>
    <w:uiPriority w:val="99"/>
    <w:semiHidden/>
    <w:unhideWhenUsed/>
    <w:rsid w:val="00232CF6"/>
  </w:style>
  <w:style w:type="numbering" w:customStyle="1" w:styleId="NoList13131">
    <w:name w:val="No List13131"/>
    <w:next w:val="NoList"/>
    <w:uiPriority w:val="99"/>
    <w:semiHidden/>
    <w:unhideWhenUsed/>
    <w:rsid w:val="00232CF6"/>
  </w:style>
  <w:style w:type="numbering" w:customStyle="1" w:styleId="NoList22131">
    <w:name w:val="No List22131"/>
    <w:next w:val="NoList"/>
    <w:uiPriority w:val="99"/>
    <w:semiHidden/>
    <w:unhideWhenUsed/>
    <w:rsid w:val="00232CF6"/>
  </w:style>
  <w:style w:type="numbering" w:customStyle="1" w:styleId="NoList5131">
    <w:name w:val="No List5131"/>
    <w:next w:val="NoList"/>
    <w:uiPriority w:val="99"/>
    <w:semiHidden/>
    <w:unhideWhenUsed/>
    <w:rsid w:val="00232CF6"/>
  </w:style>
  <w:style w:type="numbering" w:customStyle="1" w:styleId="NoList14131">
    <w:name w:val="No List14131"/>
    <w:next w:val="NoList"/>
    <w:uiPriority w:val="99"/>
    <w:semiHidden/>
    <w:unhideWhenUsed/>
    <w:rsid w:val="00232CF6"/>
  </w:style>
  <w:style w:type="numbering" w:customStyle="1" w:styleId="NoList23131">
    <w:name w:val="No List23131"/>
    <w:next w:val="NoList"/>
    <w:uiPriority w:val="99"/>
    <w:semiHidden/>
    <w:unhideWhenUsed/>
    <w:rsid w:val="00232CF6"/>
  </w:style>
  <w:style w:type="numbering" w:customStyle="1" w:styleId="NoList6131">
    <w:name w:val="No List6131"/>
    <w:next w:val="NoList"/>
    <w:uiPriority w:val="99"/>
    <w:semiHidden/>
    <w:unhideWhenUsed/>
    <w:rsid w:val="00232CF6"/>
  </w:style>
  <w:style w:type="numbering" w:customStyle="1" w:styleId="NoList15131">
    <w:name w:val="No List15131"/>
    <w:next w:val="NoList"/>
    <w:uiPriority w:val="99"/>
    <w:semiHidden/>
    <w:unhideWhenUsed/>
    <w:rsid w:val="00232CF6"/>
  </w:style>
  <w:style w:type="numbering" w:customStyle="1" w:styleId="NoList24131">
    <w:name w:val="No List24131"/>
    <w:next w:val="NoList"/>
    <w:uiPriority w:val="99"/>
    <w:semiHidden/>
    <w:unhideWhenUsed/>
    <w:rsid w:val="00232CF6"/>
  </w:style>
  <w:style w:type="numbering" w:customStyle="1" w:styleId="NoList7131">
    <w:name w:val="No List7131"/>
    <w:next w:val="NoList"/>
    <w:uiPriority w:val="99"/>
    <w:semiHidden/>
    <w:unhideWhenUsed/>
    <w:rsid w:val="00232CF6"/>
  </w:style>
  <w:style w:type="numbering" w:customStyle="1" w:styleId="NoList16131">
    <w:name w:val="No List16131"/>
    <w:next w:val="NoList"/>
    <w:uiPriority w:val="99"/>
    <w:semiHidden/>
    <w:unhideWhenUsed/>
    <w:rsid w:val="00232CF6"/>
  </w:style>
  <w:style w:type="numbering" w:customStyle="1" w:styleId="NoList25131">
    <w:name w:val="No List25131"/>
    <w:next w:val="NoList"/>
    <w:uiPriority w:val="99"/>
    <w:semiHidden/>
    <w:unhideWhenUsed/>
    <w:rsid w:val="00232CF6"/>
  </w:style>
  <w:style w:type="numbering" w:customStyle="1" w:styleId="NoList8131">
    <w:name w:val="No List8131"/>
    <w:next w:val="NoList"/>
    <w:uiPriority w:val="99"/>
    <w:semiHidden/>
    <w:unhideWhenUsed/>
    <w:rsid w:val="00232CF6"/>
  </w:style>
  <w:style w:type="numbering" w:customStyle="1" w:styleId="NoList17131">
    <w:name w:val="No List17131"/>
    <w:next w:val="NoList"/>
    <w:uiPriority w:val="99"/>
    <w:semiHidden/>
    <w:unhideWhenUsed/>
    <w:rsid w:val="00232CF6"/>
  </w:style>
  <w:style w:type="numbering" w:customStyle="1" w:styleId="NoList26131">
    <w:name w:val="No List26131"/>
    <w:next w:val="NoList"/>
    <w:uiPriority w:val="99"/>
    <w:semiHidden/>
    <w:unhideWhenUsed/>
    <w:rsid w:val="00232CF6"/>
  </w:style>
  <w:style w:type="numbering" w:customStyle="1" w:styleId="NoList9131">
    <w:name w:val="No List9131"/>
    <w:next w:val="NoList"/>
    <w:uiPriority w:val="99"/>
    <w:semiHidden/>
    <w:unhideWhenUsed/>
    <w:rsid w:val="00232CF6"/>
  </w:style>
  <w:style w:type="numbering" w:customStyle="1" w:styleId="NoList18131">
    <w:name w:val="No List18131"/>
    <w:next w:val="NoList"/>
    <w:uiPriority w:val="99"/>
    <w:semiHidden/>
    <w:unhideWhenUsed/>
    <w:rsid w:val="00232CF6"/>
  </w:style>
  <w:style w:type="numbering" w:customStyle="1" w:styleId="NoList27131">
    <w:name w:val="No List27131"/>
    <w:next w:val="NoList"/>
    <w:uiPriority w:val="99"/>
    <w:semiHidden/>
    <w:unhideWhenUsed/>
    <w:rsid w:val="00232CF6"/>
  </w:style>
  <w:style w:type="numbering" w:customStyle="1" w:styleId="NoList10131">
    <w:name w:val="No List10131"/>
    <w:next w:val="NoList"/>
    <w:uiPriority w:val="99"/>
    <w:semiHidden/>
    <w:unhideWhenUsed/>
    <w:rsid w:val="00232CF6"/>
  </w:style>
  <w:style w:type="numbering" w:customStyle="1" w:styleId="NoList19131">
    <w:name w:val="No List19131"/>
    <w:next w:val="NoList"/>
    <w:uiPriority w:val="99"/>
    <w:semiHidden/>
    <w:unhideWhenUsed/>
    <w:rsid w:val="00232CF6"/>
  </w:style>
  <w:style w:type="numbering" w:customStyle="1" w:styleId="NoList28131">
    <w:name w:val="No List28131"/>
    <w:next w:val="NoList"/>
    <w:uiPriority w:val="99"/>
    <w:semiHidden/>
    <w:unhideWhenUsed/>
    <w:rsid w:val="00232CF6"/>
  </w:style>
  <w:style w:type="numbering" w:customStyle="1" w:styleId="NoList3021">
    <w:name w:val="No List3021"/>
    <w:next w:val="NoList"/>
    <w:uiPriority w:val="99"/>
    <w:semiHidden/>
    <w:unhideWhenUsed/>
    <w:rsid w:val="00232CF6"/>
  </w:style>
  <w:style w:type="numbering" w:customStyle="1" w:styleId="NoList11321">
    <w:name w:val="No List11321"/>
    <w:next w:val="NoList"/>
    <w:uiPriority w:val="99"/>
    <w:semiHidden/>
    <w:rsid w:val="00232CF6"/>
  </w:style>
  <w:style w:type="numbering" w:customStyle="1" w:styleId="NoList11421">
    <w:name w:val="No List11421"/>
    <w:next w:val="NoList"/>
    <w:uiPriority w:val="99"/>
    <w:semiHidden/>
    <w:rsid w:val="00232CF6"/>
  </w:style>
  <w:style w:type="numbering" w:customStyle="1" w:styleId="NoList21021">
    <w:name w:val="No List21021"/>
    <w:next w:val="NoList"/>
    <w:uiPriority w:val="99"/>
    <w:semiHidden/>
    <w:rsid w:val="00232CF6"/>
  </w:style>
  <w:style w:type="numbering" w:customStyle="1" w:styleId="NoList3221">
    <w:name w:val="No List3221"/>
    <w:next w:val="NoList"/>
    <w:uiPriority w:val="99"/>
    <w:semiHidden/>
    <w:unhideWhenUsed/>
    <w:rsid w:val="00232CF6"/>
  </w:style>
  <w:style w:type="numbering" w:customStyle="1" w:styleId="NoList4221">
    <w:name w:val="No List4221"/>
    <w:next w:val="NoList"/>
    <w:uiPriority w:val="99"/>
    <w:semiHidden/>
    <w:unhideWhenUsed/>
    <w:rsid w:val="00232CF6"/>
  </w:style>
  <w:style w:type="numbering" w:customStyle="1" w:styleId="NoList5221">
    <w:name w:val="No List5221"/>
    <w:next w:val="NoList"/>
    <w:uiPriority w:val="99"/>
    <w:semiHidden/>
    <w:rsid w:val="00232CF6"/>
  </w:style>
  <w:style w:type="numbering" w:customStyle="1" w:styleId="NoList12221">
    <w:name w:val="No List12221"/>
    <w:next w:val="NoList"/>
    <w:uiPriority w:val="99"/>
    <w:semiHidden/>
    <w:unhideWhenUsed/>
    <w:rsid w:val="00232CF6"/>
  </w:style>
  <w:style w:type="numbering" w:customStyle="1" w:styleId="NoList111221">
    <w:name w:val="No List111221"/>
    <w:next w:val="NoList"/>
    <w:uiPriority w:val="99"/>
    <w:semiHidden/>
    <w:rsid w:val="00232CF6"/>
  </w:style>
  <w:style w:type="numbering" w:customStyle="1" w:styleId="NoList1111211">
    <w:name w:val="No List1111211"/>
    <w:next w:val="NoList"/>
    <w:semiHidden/>
    <w:rsid w:val="00232CF6"/>
  </w:style>
  <w:style w:type="numbering" w:customStyle="1" w:styleId="NoList21221">
    <w:name w:val="No List21221"/>
    <w:next w:val="NoList"/>
    <w:uiPriority w:val="99"/>
    <w:semiHidden/>
    <w:rsid w:val="00232CF6"/>
  </w:style>
  <w:style w:type="numbering" w:customStyle="1" w:styleId="NoList31121">
    <w:name w:val="No List31121"/>
    <w:next w:val="NoList"/>
    <w:uiPriority w:val="99"/>
    <w:semiHidden/>
    <w:unhideWhenUsed/>
    <w:rsid w:val="00232CF6"/>
  </w:style>
  <w:style w:type="numbering" w:customStyle="1" w:styleId="NoList41121">
    <w:name w:val="No List41121"/>
    <w:next w:val="NoList"/>
    <w:uiPriority w:val="99"/>
    <w:semiHidden/>
    <w:unhideWhenUsed/>
    <w:rsid w:val="00232CF6"/>
  </w:style>
  <w:style w:type="numbering" w:customStyle="1" w:styleId="NoList6221">
    <w:name w:val="No List6221"/>
    <w:next w:val="NoList"/>
    <w:uiPriority w:val="99"/>
    <w:semiHidden/>
    <w:unhideWhenUsed/>
    <w:rsid w:val="00232CF6"/>
  </w:style>
  <w:style w:type="numbering" w:customStyle="1" w:styleId="NoList13221">
    <w:name w:val="No List13221"/>
    <w:next w:val="NoList"/>
    <w:uiPriority w:val="99"/>
    <w:semiHidden/>
    <w:unhideWhenUsed/>
    <w:rsid w:val="00232CF6"/>
  </w:style>
  <w:style w:type="numbering" w:customStyle="1" w:styleId="NoList7221">
    <w:name w:val="No List7221"/>
    <w:next w:val="NoList"/>
    <w:uiPriority w:val="99"/>
    <w:semiHidden/>
    <w:unhideWhenUsed/>
    <w:rsid w:val="00232CF6"/>
  </w:style>
  <w:style w:type="numbering" w:customStyle="1" w:styleId="NoList14221">
    <w:name w:val="No List14221"/>
    <w:next w:val="NoList"/>
    <w:uiPriority w:val="99"/>
    <w:semiHidden/>
    <w:unhideWhenUsed/>
    <w:rsid w:val="00232CF6"/>
  </w:style>
  <w:style w:type="numbering" w:customStyle="1" w:styleId="NoList22221">
    <w:name w:val="No List22221"/>
    <w:next w:val="NoList"/>
    <w:uiPriority w:val="99"/>
    <w:semiHidden/>
    <w:unhideWhenUsed/>
    <w:rsid w:val="00232CF6"/>
  </w:style>
  <w:style w:type="numbering" w:customStyle="1" w:styleId="NoList23221">
    <w:name w:val="No List23221"/>
    <w:next w:val="NoList"/>
    <w:uiPriority w:val="99"/>
    <w:semiHidden/>
    <w:unhideWhenUsed/>
    <w:rsid w:val="00232CF6"/>
  </w:style>
  <w:style w:type="numbering" w:customStyle="1" w:styleId="NoList15221">
    <w:name w:val="No List15221"/>
    <w:next w:val="NoList"/>
    <w:uiPriority w:val="99"/>
    <w:semiHidden/>
    <w:unhideWhenUsed/>
    <w:rsid w:val="00232CF6"/>
  </w:style>
  <w:style w:type="numbering" w:customStyle="1" w:styleId="NoList24221">
    <w:name w:val="No List24221"/>
    <w:next w:val="NoList"/>
    <w:uiPriority w:val="99"/>
    <w:semiHidden/>
    <w:unhideWhenUsed/>
    <w:rsid w:val="00232CF6"/>
  </w:style>
  <w:style w:type="numbering" w:customStyle="1" w:styleId="NoList16221">
    <w:name w:val="No List16221"/>
    <w:next w:val="NoList"/>
    <w:uiPriority w:val="99"/>
    <w:semiHidden/>
    <w:unhideWhenUsed/>
    <w:rsid w:val="00232CF6"/>
  </w:style>
  <w:style w:type="numbering" w:customStyle="1" w:styleId="NoList25221">
    <w:name w:val="No List25221"/>
    <w:next w:val="NoList"/>
    <w:uiPriority w:val="99"/>
    <w:semiHidden/>
    <w:unhideWhenUsed/>
    <w:rsid w:val="00232CF6"/>
  </w:style>
  <w:style w:type="numbering" w:customStyle="1" w:styleId="NoList8221">
    <w:name w:val="No List8221"/>
    <w:next w:val="NoList"/>
    <w:uiPriority w:val="99"/>
    <w:semiHidden/>
    <w:unhideWhenUsed/>
    <w:rsid w:val="00232CF6"/>
  </w:style>
  <w:style w:type="numbering" w:customStyle="1" w:styleId="NoList17221">
    <w:name w:val="No List17221"/>
    <w:next w:val="NoList"/>
    <w:uiPriority w:val="99"/>
    <w:semiHidden/>
    <w:unhideWhenUsed/>
    <w:rsid w:val="00232CF6"/>
  </w:style>
  <w:style w:type="numbering" w:customStyle="1" w:styleId="NoList26221">
    <w:name w:val="No List26221"/>
    <w:next w:val="NoList"/>
    <w:uiPriority w:val="99"/>
    <w:semiHidden/>
    <w:unhideWhenUsed/>
    <w:rsid w:val="00232CF6"/>
  </w:style>
  <w:style w:type="numbering" w:customStyle="1" w:styleId="NoList9221">
    <w:name w:val="No List9221"/>
    <w:next w:val="NoList"/>
    <w:uiPriority w:val="99"/>
    <w:semiHidden/>
    <w:unhideWhenUsed/>
    <w:rsid w:val="00232CF6"/>
  </w:style>
  <w:style w:type="numbering" w:customStyle="1" w:styleId="NoList18221">
    <w:name w:val="No List18221"/>
    <w:next w:val="NoList"/>
    <w:uiPriority w:val="99"/>
    <w:semiHidden/>
    <w:unhideWhenUsed/>
    <w:rsid w:val="00232CF6"/>
  </w:style>
  <w:style w:type="numbering" w:customStyle="1" w:styleId="NoList27221">
    <w:name w:val="No List27221"/>
    <w:next w:val="NoList"/>
    <w:uiPriority w:val="99"/>
    <w:semiHidden/>
    <w:unhideWhenUsed/>
    <w:rsid w:val="00232CF6"/>
  </w:style>
  <w:style w:type="numbering" w:customStyle="1" w:styleId="NoList10221">
    <w:name w:val="No List10221"/>
    <w:next w:val="NoList"/>
    <w:uiPriority w:val="99"/>
    <w:semiHidden/>
    <w:unhideWhenUsed/>
    <w:rsid w:val="00232CF6"/>
  </w:style>
  <w:style w:type="numbering" w:customStyle="1" w:styleId="NoList19221">
    <w:name w:val="No List19221"/>
    <w:next w:val="NoList"/>
    <w:uiPriority w:val="99"/>
    <w:semiHidden/>
    <w:unhideWhenUsed/>
    <w:rsid w:val="00232CF6"/>
  </w:style>
  <w:style w:type="numbering" w:customStyle="1" w:styleId="NoList28221">
    <w:name w:val="No List28221"/>
    <w:next w:val="NoList"/>
    <w:uiPriority w:val="99"/>
    <w:semiHidden/>
    <w:unhideWhenUsed/>
    <w:rsid w:val="00232CF6"/>
  </w:style>
  <w:style w:type="numbering" w:customStyle="1" w:styleId="NoList20121">
    <w:name w:val="No List20121"/>
    <w:next w:val="NoList"/>
    <w:uiPriority w:val="99"/>
    <w:semiHidden/>
    <w:unhideWhenUsed/>
    <w:rsid w:val="00232CF6"/>
  </w:style>
  <w:style w:type="numbering" w:customStyle="1" w:styleId="NoList110121">
    <w:name w:val="No List110121"/>
    <w:next w:val="NoList"/>
    <w:uiPriority w:val="99"/>
    <w:semiHidden/>
    <w:unhideWhenUsed/>
    <w:rsid w:val="00232CF6"/>
  </w:style>
  <w:style w:type="numbering" w:customStyle="1" w:styleId="NoList112121">
    <w:name w:val="No List112121"/>
    <w:next w:val="NoList"/>
    <w:uiPriority w:val="99"/>
    <w:semiHidden/>
    <w:unhideWhenUsed/>
    <w:rsid w:val="00232CF6"/>
  </w:style>
  <w:style w:type="numbering" w:customStyle="1" w:styleId="NoList29121">
    <w:name w:val="No List29121"/>
    <w:next w:val="NoList"/>
    <w:uiPriority w:val="99"/>
    <w:semiHidden/>
    <w:unhideWhenUsed/>
    <w:rsid w:val="00232CF6"/>
  </w:style>
  <w:style w:type="numbering" w:customStyle="1" w:styleId="NoList121121">
    <w:name w:val="No List121121"/>
    <w:next w:val="NoList"/>
    <w:uiPriority w:val="99"/>
    <w:semiHidden/>
    <w:unhideWhenUsed/>
    <w:rsid w:val="00232CF6"/>
  </w:style>
  <w:style w:type="numbering" w:customStyle="1" w:styleId="NoList211121">
    <w:name w:val="No List211121"/>
    <w:next w:val="NoList"/>
    <w:uiPriority w:val="99"/>
    <w:semiHidden/>
    <w:unhideWhenUsed/>
    <w:rsid w:val="00232CF6"/>
  </w:style>
  <w:style w:type="numbering" w:customStyle="1" w:styleId="NoList131121">
    <w:name w:val="No List131121"/>
    <w:next w:val="NoList"/>
    <w:uiPriority w:val="99"/>
    <w:semiHidden/>
    <w:unhideWhenUsed/>
    <w:rsid w:val="00232CF6"/>
  </w:style>
  <w:style w:type="numbering" w:customStyle="1" w:styleId="NoList221121">
    <w:name w:val="No List221121"/>
    <w:next w:val="NoList"/>
    <w:uiPriority w:val="99"/>
    <w:semiHidden/>
    <w:unhideWhenUsed/>
    <w:rsid w:val="00232CF6"/>
  </w:style>
  <w:style w:type="numbering" w:customStyle="1" w:styleId="NoList51121">
    <w:name w:val="No List51121"/>
    <w:next w:val="NoList"/>
    <w:uiPriority w:val="99"/>
    <w:semiHidden/>
    <w:unhideWhenUsed/>
    <w:rsid w:val="00232CF6"/>
  </w:style>
  <w:style w:type="numbering" w:customStyle="1" w:styleId="NoList141121">
    <w:name w:val="No List141121"/>
    <w:next w:val="NoList"/>
    <w:uiPriority w:val="99"/>
    <w:semiHidden/>
    <w:unhideWhenUsed/>
    <w:rsid w:val="00232CF6"/>
  </w:style>
  <w:style w:type="numbering" w:customStyle="1" w:styleId="NoList231121">
    <w:name w:val="No List231121"/>
    <w:next w:val="NoList"/>
    <w:uiPriority w:val="99"/>
    <w:semiHidden/>
    <w:unhideWhenUsed/>
    <w:rsid w:val="00232CF6"/>
  </w:style>
  <w:style w:type="numbering" w:customStyle="1" w:styleId="NoList61121">
    <w:name w:val="No List61121"/>
    <w:next w:val="NoList"/>
    <w:uiPriority w:val="99"/>
    <w:semiHidden/>
    <w:unhideWhenUsed/>
    <w:rsid w:val="00232CF6"/>
  </w:style>
  <w:style w:type="numbering" w:customStyle="1" w:styleId="NoList151121">
    <w:name w:val="No List151121"/>
    <w:next w:val="NoList"/>
    <w:uiPriority w:val="99"/>
    <w:semiHidden/>
    <w:unhideWhenUsed/>
    <w:rsid w:val="00232CF6"/>
  </w:style>
  <w:style w:type="numbering" w:customStyle="1" w:styleId="NoList241121">
    <w:name w:val="No List241121"/>
    <w:next w:val="NoList"/>
    <w:uiPriority w:val="99"/>
    <w:semiHidden/>
    <w:unhideWhenUsed/>
    <w:rsid w:val="00232CF6"/>
  </w:style>
  <w:style w:type="numbering" w:customStyle="1" w:styleId="NoList71121">
    <w:name w:val="No List71121"/>
    <w:next w:val="NoList"/>
    <w:uiPriority w:val="99"/>
    <w:semiHidden/>
    <w:unhideWhenUsed/>
    <w:rsid w:val="00232CF6"/>
  </w:style>
  <w:style w:type="numbering" w:customStyle="1" w:styleId="NoList161121">
    <w:name w:val="No List161121"/>
    <w:next w:val="NoList"/>
    <w:uiPriority w:val="99"/>
    <w:semiHidden/>
    <w:unhideWhenUsed/>
    <w:rsid w:val="00232CF6"/>
  </w:style>
  <w:style w:type="numbering" w:customStyle="1" w:styleId="NoList251121">
    <w:name w:val="No List251121"/>
    <w:next w:val="NoList"/>
    <w:uiPriority w:val="99"/>
    <w:semiHidden/>
    <w:unhideWhenUsed/>
    <w:rsid w:val="00232CF6"/>
  </w:style>
  <w:style w:type="numbering" w:customStyle="1" w:styleId="NoList81121">
    <w:name w:val="No List81121"/>
    <w:next w:val="NoList"/>
    <w:uiPriority w:val="99"/>
    <w:semiHidden/>
    <w:unhideWhenUsed/>
    <w:rsid w:val="00232CF6"/>
  </w:style>
  <w:style w:type="numbering" w:customStyle="1" w:styleId="NoList171121">
    <w:name w:val="No List171121"/>
    <w:next w:val="NoList"/>
    <w:uiPriority w:val="99"/>
    <w:semiHidden/>
    <w:unhideWhenUsed/>
    <w:rsid w:val="00232CF6"/>
  </w:style>
  <w:style w:type="numbering" w:customStyle="1" w:styleId="NoList261121">
    <w:name w:val="No List261121"/>
    <w:next w:val="NoList"/>
    <w:uiPriority w:val="99"/>
    <w:semiHidden/>
    <w:unhideWhenUsed/>
    <w:rsid w:val="00232CF6"/>
  </w:style>
  <w:style w:type="numbering" w:customStyle="1" w:styleId="NoList91121">
    <w:name w:val="No List91121"/>
    <w:next w:val="NoList"/>
    <w:uiPriority w:val="99"/>
    <w:semiHidden/>
    <w:unhideWhenUsed/>
    <w:rsid w:val="00232CF6"/>
  </w:style>
  <w:style w:type="numbering" w:customStyle="1" w:styleId="NoList181121">
    <w:name w:val="No List181121"/>
    <w:next w:val="NoList"/>
    <w:uiPriority w:val="99"/>
    <w:semiHidden/>
    <w:unhideWhenUsed/>
    <w:rsid w:val="00232CF6"/>
  </w:style>
  <w:style w:type="numbering" w:customStyle="1" w:styleId="NoList271121">
    <w:name w:val="No List271121"/>
    <w:next w:val="NoList"/>
    <w:uiPriority w:val="99"/>
    <w:semiHidden/>
    <w:unhideWhenUsed/>
    <w:rsid w:val="00232CF6"/>
  </w:style>
  <w:style w:type="numbering" w:customStyle="1" w:styleId="NoList101121">
    <w:name w:val="No List101121"/>
    <w:next w:val="NoList"/>
    <w:uiPriority w:val="99"/>
    <w:semiHidden/>
    <w:unhideWhenUsed/>
    <w:rsid w:val="00232CF6"/>
  </w:style>
  <w:style w:type="numbering" w:customStyle="1" w:styleId="NoList191121">
    <w:name w:val="No List191121"/>
    <w:next w:val="NoList"/>
    <w:uiPriority w:val="99"/>
    <w:semiHidden/>
    <w:unhideWhenUsed/>
    <w:rsid w:val="00232CF6"/>
  </w:style>
  <w:style w:type="numbering" w:customStyle="1" w:styleId="NoList281121">
    <w:name w:val="No List281121"/>
    <w:next w:val="NoList"/>
    <w:uiPriority w:val="99"/>
    <w:semiHidden/>
    <w:unhideWhenUsed/>
    <w:rsid w:val="00232CF6"/>
  </w:style>
  <w:style w:type="numbering" w:customStyle="1" w:styleId="NoList3311">
    <w:name w:val="No List3311"/>
    <w:next w:val="NoList"/>
    <w:uiPriority w:val="99"/>
    <w:semiHidden/>
    <w:unhideWhenUsed/>
    <w:rsid w:val="00232CF6"/>
  </w:style>
  <w:style w:type="numbering" w:customStyle="1" w:styleId="NoList11511">
    <w:name w:val="No List11511"/>
    <w:next w:val="NoList"/>
    <w:uiPriority w:val="99"/>
    <w:semiHidden/>
    <w:rsid w:val="00232CF6"/>
  </w:style>
  <w:style w:type="numbering" w:customStyle="1" w:styleId="NoList11611">
    <w:name w:val="No List11611"/>
    <w:next w:val="NoList"/>
    <w:uiPriority w:val="99"/>
    <w:semiHidden/>
    <w:rsid w:val="00232CF6"/>
  </w:style>
  <w:style w:type="numbering" w:customStyle="1" w:styleId="NoList21311">
    <w:name w:val="No List21311"/>
    <w:next w:val="NoList"/>
    <w:uiPriority w:val="99"/>
    <w:semiHidden/>
    <w:rsid w:val="00232CF6"/>
  </w:style>
  <w:style w:type="numbering" w:customStyle="1" w:styleId="NoList3411">
    <w:name w:val="No List3411"/>
    <w:next w:val="NoList"/>
    <w:uiPriority w:val="99"/>
    <w:semiHidden/>
    <w:unhideWhenUsed/>
    <w:rsid w:val="00232CF6"/>
  </w:style>
  <w:style w:type="numbering" w:customStyle="1" w:styleId="NoList4311">
    <w:name w:val="No List4311"/>
    <w:next w:val="NoList"/>
    <w:uiPriority w:val="99"/>
    <w:semiHidden/>
    <w:unhideWhenUsed/>
    <w:rsid w:val="00232CF6"/>
  </w:style>
  <w:style w:type="numbering" w:customStyle="1" w:styleId="NoList5311">
    <w:name w:val="No List5311"/>
    <w:next w:val="NoList"/>
    <w:uiPriority w:val="99"/>
    <w:semiHidden/>
    <w:rsid w:val="00232CF6"/>
  </w:style>
  <w:style w:type="numbering" w:customStyle="1" w:styleId="NoList12311">
    <w:name w:val="No List12311"/>
    <w:next w:val="NoList"/>
    <w:uiPriority w:val="99"/>
    <w:semiHidden/>
    <w:unhideWhenUsed/>
    <w:rsid w:val="00232CF6"/>
  </w:style>
  <w:style w:type="numbering" w:customStyle="1" w:styleId="NoList111311">
    <w:name w:val="No List111311"/>
    <w:next w:val="NoList"/>
    <w:uiPriority w:val="99"/>
    <w:semiHidden/>
    <w:rsid w:val="00232CF6"/>
  </w:style>
  <w:style w:type="numbering" w:customStyle="1" w:styleId="NoList1111311">
    <w:name w:val="No List1111311"/>
    <w:next w:val="NoList"/>
    <w:semiHidden/>
    <w:rsid w:val="00232CF6"/>
  </w:style>
  <w:style w:type="numbering" w:customStyle="1" w:styleId="NoList21411">
    <w:name w:val="No List21411"/>
    <w:next w:val="NoList"/>
    <w:uiPriority w:val="99"/>
    <w:semiHidden/>
    <w:rsid w:val="00232CF6"/>
  </w:style>
  <w:style w:type="numbering" w:customStyle="1" w:styleId="NoList31211">
    <w:name w:val="No List31211"/>
    <w:next w:val="NoList"/>
    <w:uiPriority w:val="99"/>
    <w:semiHidden/>
    <w:unhideWhenUsed/>
    <w:rsid w:val="00232CF6"/>
  </w:style>
  <w:style w:type="numbering" w:customStyle="1" w:styleId="NoList41211">
    <w:name w:val="No List41211"/>
    <w:next w:val="NoList"/>
    <w:uiPriority w:val="99"/>
    <w:semiHidden/>
    <w:unhideWhenUsed/>
    <w:rsid w:val="00232CF6"/>
  </w:style>
  <w:style w:type="numbering" w:customStyle="1" w:styleId="NoList6311">
    <w:name w:val="No List6311"/>
    <w:next w:val="NoList"/>
    <w:uiPriority w:val="99"/>
    <w:semiHidden/>
    <w:unhideWhenUsed/>
    <w:rsid w:val="00232CF6"/>
  </w:style>
  <w:style w:type="numbering" w:customStyle="1" w:styleId="NoList13311">
    <w:name w:val="No List13311"/>
    <w:next w:val="NoList"/>
    <w:uiPriority w:val="99"/>
    <w:semiHidden/>
    <w:unhideWhenUsed/>
    <w:rsid w:val="00232CF6"/>
  </w:style>
  <w:style w:type="numbering" w:customStyle="1" w:styleId="NoList7311">
    <w:name w:val="No List7311"/>
    <w:next w:val="NoList"/>
    <w:uiPriority w:val="99"/>
    <w:semiHidden/>
    <w:unhideWhenUsed/>
    <w:rsid w:val="00232CF6"/>
  </w:style>
  <w:style w:type="numbering" w:customStyle="1" w:styleId="NoList14311">
    <w:name w:val="No List14311"/>
    <w:next w:val="NoList"/>
    <w:uiPriority w:val="99"/>
    <w:semiHidden/>
    <w:unhideWhenUsed/>
    <w:rsid w:val="00232CF6"/>
  </w:style>
  <w:style w:type="numbering" w:customStyle="1" w:styleId="NoList22311">
    <w:name w:val="No List22311"/>
    <w:next w:val="NoList"/>
    <w:uiPriority w:val="99"/>
    <w:semiHidden/>
    <w:unhideWhenUsed/>
    <w:rsid w:val="00232CF6"/>
  </w:style>
  <w:style w:type="numbering" w:customStyle="1" w:styleId="NoList23311">
    <w:name w:val="No List23311"/>
    <w:next w:val="NoList"/>
    <w:uiPriority w:val="99"/>
    <w:semiHidden/>
    <w:unhideWhenUsed/>
    <w:rsid w:val="00232CF6"/>
  </w:style>
  <w:style w:type="numbering" w:customStyle="1" w:styleId="NoList15311">
    <w:name w:val="No List15311"/>
    <w:next w:val="NoList"/>
    <w:uiPriority w:val="99"/>
    <w:semiHidden/>
    <w:unhideWhenUsed/>
    <w:rsid w:val="00232CF6"/>
  </w:style>
  <w:style w:type="numbering" w:customStyle="1" w:styleId="NoList24311">
    <w:name w:val="No List24311"/>
    <w:next w:val="NoList"/>
    <w:uiPriority w:val="99"/>
    <w:semiHidden/>
    <w:unhideWhenUsed/>
    <w:rsid w:val="00232CF6"/>
  </w:style>
  <w:style w:type="numbering" w:customStyle="1" w:styleId="NoList16311">
    <w:name w:val="No List16311"/>
    <w:next w:val="NoList"/>
    <w:uiPriority w:val="99"/>
    <w:semiHidden/>
    <w:unhideWhenUsed/>
    <w:rsid w:val="00232CF6"/>
  </w:style>
  <w:style w:type="numbering" w:customStyle="1" w:styleId="NoList25311">
    <w:name w:val="No List25311"/>
    <w:next w:val="NoList"/>
    <w:uiPriority w:val="99"/>
    <w:semiHidden/>
    <w:unhideWhenUsed/>
    <w:rsid w:val="00232CF6"/>
  </w:style>
  <w:style w:type="numbering" w:customStyle="1" w:styleId="NoList8311">
    <w:name w:val="No List8311"/>
    <w:next w:val="NoList"/>
    <w:uiPriority w:val="99"/>
    <w:semiHidden/>
    <w:unhideWhenUsed/>
    <w:rsid w:val="00232CF6"/>
  </w:style>
  <w:style w:type="numbering" w:customStyle="1" w:styleId="NoList17311">
    <w:name w:val="No List17311"/>
    <w:next w:val="NoList"/>
    <w:uiPriority w:val="99"/>
    <w:semiHidden/>
    <w:unhideWhenUsed/>
    <w:rsid w:val="00232CF6"/>
  </w:style>
  <w:style w:type="numbering" w:customStyle="1" w:styleId="NoList26311">
    <w:name w:val="No List26311"/>
    <w:next w:val="NoList"/>
    <w:uiPriority w:val="99"/>
    <w:semiHidden/>
    <w:unhideWhenUsed/>
    <w:rsid w:val="00232CF6"/>
  </w:style>
  <w:style w:type="numbering" w:customStyle="1" w:styleId="NoList9311">
    <w:name w:val="No List9311"/>
    <w:next w:val="NoList"/>
    <w:uiPriority w:val="99"/>
    <w:semiHidden/>
    <w:unhideWhenUsed/>
    <w:rsid w:val="00232CF6"/>
  </w:style>
  <w:style w:type="numbering" w:customStyle="1" w:styleId="NoList18311">
    <w:name w:val="No List18311"/>
    <w:next w:val="NoList"/>
    <w:uiPriority w:val="99"/>
    <w:semiHidden/>
    <w:unhideWhenUsed/>
    <w:rsid w:val="00232CF6"/>
  </w:style>
  <w:style w:type="numbering" w:customStyle="1" w:styleId="NoList27311">
    <w:name w:val="No List27311"/>
    <w:next w:val="NoList"/>
    <w:uiPriority w:val="99"/>
    <w:semiHidden/>
    <w:unhideWhenUsed/>
    <w:rsid w:val="00232CF6"/>
  </w:style>
  <w:style w:type="numbering" w:customStyle="1" w:styleId="NoList10311">
    <w:name w:val="No List10311"/>
    <w:next w:val="NoList"/>
    <w:uiPriority w:val="99"/>
    <w:semiHidden/>
    <w:unhideWhenUsed/>
    <w:rsid w:val="00232CF6"/>
  </w:style>
  <w:style w:type="numbering" w:customStyle="1" w:styleId="NoList19311">
    <w:name w:val="No List19311"/>
    <w:next w:val="NoList"/>
    <w:uiPriority w:val="99"/>
    <w:semiHidden/>
    <w:unhideWhenUsed/>
    <w:rsid w:val="00232CF6"/>
  </w:style>
  <w:style w:type="numbering" w:customStyle="1" w:styleId="NoList28311">
    <w:name w:val="No List28311"/>
    <w:next w:val="NoList"/>
    <w:uiPriority w:val="99"/>
    <w:semiHidden/>
    <w:unhideWhenUsed/>
    <w:rsid w:val="00232CF6"/>
  </w:style>
  <w:style w:type="numbering" w:customStyle="1" w:styleId="NoList20211">
    <w:name w:val="No List20211"/>
    <w:next w:val="NoList"/>
    <w:uiPriority w:val="99"/>
    <w:semiHidden/>
    <w:unhideWhenUsed/>
    <w:rsid w:val="00232CF6"/>
  </w:style>
  <w:style w:type="numbering" w:customStyle="1" w:styleId="NoList110211">
    <w:name w:val="No List110211"/>
    <w:next w:val="NoList"/>
    <w:uiPriority w:val="99"/>
    <w:semiHidden/>
    <w:unhideWhenUsed/>
    <w:rsid w:val="00232CF6"/>
  </w:style>
  <w:style w:type="numbering" w:customStyle="1" w:styleId="NoList112211">
    <w:name w:val="No List112211"/>
    <w:next w:val="NoList"/>
    <w:uiPriority w:val="99"/>
    <w:semiHidden/>
    <w:unhideWhenUsed/>
    <w:rsid w:val="00232CF6"/>
  </w:style>
  <w:style w:type="numbering" w:customStyle="1" w:styleId="NoList29211">
    <w:name w:val="No List29211"/>
    <w:next w:val="NoList"/>
    <w:uiPriority w:val="99"/>
    <w:semiHidden/>
    <w:unhideWhenUsed/>
    <w:rsid w:val="00232CF6"/>
  </w:style>
  <w:style w:type="numbering" w:customStyle="1" w:styleId="NoList121211">
    <w:name w:val="No List121211"/>
    <w:next w:val="NoList"/>
    <w:uiPriority w:val="99"/>
    <w:semiHidden/>
    <w:unhideWhenUsed/>
    <w:rsid w:val="00232CF6"/>
  </w:style>
  <w:style w:type="numbering" w:customStyle="1" w:styleId="NoList211211">
    <w:name w:val="No List211211"/>
    <w:next w:val="NoList"/>
    <w:uiPriority w:val="99"/>
    <w:semiHidden/>
    <w:unhideWhenUsed/>
    <w:rsid w:val="00232CF6"/>
  </w:style>
  <w:style w:type="numbering" w:customStyle="1" w:styleId="NoList131211">
    <w:name w:val="No List131211"/>
    <w:next w:val="NoList"/>
    <w:uiPriority w:val="99"/>
    <w:semiHidden/>
    <w:unhideWhenUsed/>
    <w:rsid w:val="00232CF6"/>
  </w:style>
  <w:style w:type="numbering" w:customStyle="1" w:styleId="NoList221211">
    <w:name w:val="No List221211"/>
    <w:next w:val="NoList"/>
    <w:uiPriority w:val="99"/>
    <w:semiHidden/>
    <w:unhideWhenUsed/>
    <w:rsid w:val="00232CF6"/>
  </w:style>
  <w:style w:type="numbering" w:customStyle="1" w:styleId="NoList51211">
    <w:name w:val="No List51211"/>
    <w:next w:val="NoList"/>
    <w:uiPriority w:val="99"/>
    <w:semiHidden/>
    <w:unhideWhenUsed/>
    <w:rsid w:val="00232CF6"/>
  </w:style>
  <w:style w:type="numbering" w:customStyle="1" w:styleId="NoList141211">
    <w:name w:val="No List141211"/>
    <w:next w:val="NoList"/>
    <w:uiPriority w:val="99"/>
    <w:semiHidden/>
    <w:unhideWhenUsed/>
    <w:rsid w:val="00232CF6"/>
  </w:style>
  <w:style w:type="numbering" w:customStyle="1" w:styleId="NoList231211">
    <w:name w:val="No List231211"/>
    <w:next w:val="NoList"/>
    <w:uiPriority w:val="99"/>
    <w:semiHidden/>
    <w:unhideWhenUsed/>
    <w:rsid w:val="00232CF6"/>
  </w:style>
  <w:style w:type="numbering" w:customStyle="1" w:styleId="NoList61211">
    <w:name w:val="No List61211"/>
    <w:next w:val="NoList"/>
    <w:uiPriority w:val="99"/>
    <w:semiHidden/>
    <w:unhideWhenUsed/>
    <w:rsid w:val="00232CF6"/>
  </w:style>
  <w:style w:type="numbering" w:customStyle="1" w:styleId="NoList151211">
    <w:name w:val="No List151211"/>
    <w:next w:val="NoList"/>
    <w:uiPriority w:val="99"/>
    <w:semiHidden/>
    <w:unhideWhenUsed/>
    <w:rsid w:val="00232CF6"/>
  </w:style>
  <w:style w:type="numbering" w:customStyle="1" w:styleId="NoList241211">
    <w:name w:val="No List241211"/>
    <w:next w:val="NoList"/>
    <w:uiPriority w:val="99"/>
    <w:semiHidden/>
    <w:unhideWhenUsed/>
    <w:rsid w:val="00232CF6"/>
  </w:style>
  <w:style w:type="numbering" w:customStyle="1" w:styleId="NoList71211">
    <w:name w:val="No List71211"/>
    <w:next w:val="NoList"/>
    <w:uiPriority w:val="99"/>
    <w:semiHidden/>
    <w:unhideWhenUsed/>
    <w:rsid w:val="00232CF6"/>
  </w:style>
  <w:style w:type="numbering" w:customStyle="1" w:styleId="NoList161211">
    <w:name w:val="No List161211"/>
    <w:next w:val="NoList"/>
    <w:uiPriority w:val="99"/>
    <w:semiHidden/>
    <w:unhideWhenUsed/>
    <w:rsid w:val="00232CF6"/>
  </w:style>
  <w:style w:type="numbering" w:customStyle="1" w:styleId="NoList251211">
    <w:name w:val="No List251211"/>
    <w:next w:val="NoList"/>
    <w:uiPriority w:val="99"/>
    <w:semiHidden/>
    <w:unhideWhenUsed/>
    <w:rsid w:val="00232CF6"/>
  </w:style>
  <w:style w:type="numbering" w:customStyle="1" w:styleId="NoList81211">
    <w:name w:val="No List81211"/>
    <w:next w:val="NoList"/>
    <w:uiPriority w:val="99"/>
    <w:semiHidden/>
    <w:unhideWhenUsed/>
    <w:rsid w:val="00232CF6"/>
  </w:style>
  <w:style w:type="numbering" w:customStyle="1" w:styleId="NoList171211">
    <w:name w:val="No List171211"/>
    <w:next w:val="NoList"/>
    <w:uiPriority w:val="99"/>
    <w:semiHidden/>
    <w:unhideWhenUsed/>
    <w:rsid w:val="00232CF6"/>
  </w:style>
  <w:style w:type="numbering" w:customStyle="1" w:styleId="NoList261211">
    <w:name w:val="No List261211"/>
    <w:next w:val="NoList"/>
    <w:uiPriority w:val="99"/>
    <w:semiHidden/>
    <w:unhideWhenUsed/>
    <w:rsid w:val="00232CF6"/>
  </w:style>
  <w:style w:type="numbering" w:customStyle="1" w:styleId="NoList91211">
    <w:name w:val="No List91211"/>
    <w:next w:val="NoList"/>
    <w:uiPriority w:val="99"/>
    <w:semiHidden/>
    <w:unhideWhenUsed/>
    <w:rsid w:val="00232CF6"/>
  </w:style>
  <w:style w:type="numbering" w:customStyle="1" w:styleId="NoList181211">
    <w:name w:val="No List181211"/>
    <w:next w:val="NoList"/>
    <w:uiPriority w:val="99"/>
    <w:semiHidden/>
    <w:unhideWhenUsed/>
    <w:rsid w:val="00232CF6"/>
  </w:style>
  <w:style w:type="numbering" w:customStyle="1" w:styleId="NoList271211">
    <w:name w:val="No List271211"/>
    <w:next w:val="NoList"/>
    <w:uiPriority w:val="99"/>
    <w:semiHidden/>
    <w:unhideWhenUsed/>
    <w:rsid w:val="00232CF6"/>
  </w:style>
  <w:style w:type="numbering" w:customStyle="1" w:styleId="NoList101211">
    <w:name w:val="No List101211"/>
    <w:next w:val="NoList"/>
    <w:uiPriority w:val="99"/>
    <w:semiHidden/>
    <w:unhideWhenUsed/>
    <w:rsid w:val="00232CF6"/>
  </w:style>
  <w:style w:type="numbering" w:customStyle="1" w:styleId="NoList191211">
    <w:name w:val="No List191211"/>
    <w:next w:val="NoList"/>
    <w:uiPriority w:val="99"/>
    <w:semiHidden/>
    <w:unhideWhenUsed/>
    <w:rsid w:val="00232CF6"/>
  </w:style>
  <w:style w:type="numbering" w:customStyle="1" w:styleId="NoList281211">
    <w:name w:val="No List281211"/>
    <w:next w:val="NoList"/>
    <w:uiPriority w:val="99"/>
    <w:semiHidden/>
    <w:unhideWhenUsed/>
    <w:rsid w:val="00232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9575">
      <w:bodyDiv w:val="1"/>
      <w:marLeft w:val="0"/>
      <w:marRight w:val="0"/>
      <w:marTop w:val="0"/>
      <w:marBottom w:val="0"/>
      <w:divBdr>
        <w:top w:val="none" w:sz="0" w:space="0" w:color="auto"/>
        <w:left w:val="none" w:sz="0" w:space="0" w:color="auto"/>
        <w:bottom w:val="none" w:sz="0" w:space="0" w:color="auto"/>
        <w:right w:val="none" w:sz="0" w:space="0" w:color="auto"/>
      </w:divBdr>
    </w:div>
    <w:div w:id="247085542">
      <w:bodyDiv w:val="1"/>
      <w:marLeft w:val="0"/>
      <w:marRight w:val="0"/>
      <w:marTop w:val="0"/>
      <w:marBottom w:val="0"/>
      <w:divBdr>
        <w:top w:val="none" w:sz="0" w:space="0" w:color="auto"/>
        <w:left w:val="none" w:sz="0" w:space="0" w:color="auto"/>
        <w:bottom w:val="none" w:sz="0" w:space="0" w:color="auto"/>
        <w:right w:val="none" w:sz="0" w:space="0" w:color="auto"/>
      </w:divBdr>
    </w:div>
    <w:div w:id="499732533">
      <w:bodyDiv w:val="1"/>
      <w:marLeft w:val="0"/>
      <w:marRight w:val="0"/>
      <w:marTop w:val="0"/>
      <w:marBottom w:val="0"/>
      <w:divBdr>
        <w:top w:val="none" w:sz="0" w:space="0" w:color="auto"/>
        <w:left w:val="none" w:sz="0" w:space="0" w:color="auto"/>
        <w:bottom w:val="none" w:sz="0" w:space="0" w:color="auto"/>
        <w:right w:val="none" w:sz="0" w:space="0" w:color="auto"/>
      </w:divBdr>
    </w:div>
    <w:div w:id="536814744">
      <w:bodyDiv w:val="1"/>
      <w:marLeft w:val="0"/>
      <w:marRight w:val="0"/>
      <w:marTop w:val="0"/>
      <w:marBottom w:val="0"/>
      <w:divBdr>
        <w:top w:val="none" w:sz="0" w:space="0" w:color="auto"/>
        <w:left w:val="none" w:sz="0" w:space="0" w:color="auto"/>
        <w:bottom w:val="none" w:sz="0" w:space="0" w:color="auto"/>
        <w:right w:val="none" w:sz="0" w:space="0" w:color="auto"/>
      </w:divBdr>
    </w:div>
    <w:div w:id="807894593">
      <w:bodyDiv w:val="1"/>
      <w:marLeft w:val="0"/>
      <w:marRight w:val="0"/>
      <w:marTop w:val="0"/>
      <w:marBottom w:val="0"/>
      <w:divBdr>
        <w:top w:val="none" w:sz="0" w:space="0" w:color="auto"/>
        <w:left w:val="none" w:sz="0" w:space="0" w:color="auto"/>
        <w:bottom w:val="none" w:sz="0" w:space="0" w:color="auto"/>
        <w:right w:val="none" w:sz="0" w:space="0" w:color="auto"/>
      </w:divBdr>
    </w:div>
    <w:div w:id="1615940798">
      <w:bodyDiv w:val="1"/>
      <w:marLeft w:val="0"/>
      <w:marRight w:val="0"/>
      <w:marTop w:val="0"/>
      <w:marBottom w:val="0"/>
      <w:divBdr>
        <w:top w:val="none" w:sz="0" w:space="0" w:color="auto"/>
        <w:left w:val="none" w:sz="0" w:space="0" w:color="auto"/>
        <w:bottom w:val="none" w:sz="0" w:space="0" w:color="auto"/>
        <w:right w:val="none" w:sz="0" w:space="0" w:color="auto"/>
      </w:divBdr>
    </w:div>
    <w:div w:id="1703942763">
      <w:bodyDiv w:val="1"/>
      <w:marLeft w:val="0"/>
      <w:marRight w:val="0"/>
      <w:marTop w:val="0"/>
      <w:marBottom w:val="0"/>
      <w:divBdr>
        <w:top w:val="none" w:sz="0" w:space="0" w:color="auto"/>
        <w:left w:val="none" w:sz="0" w:space="0" w:color="auto"/>
        <w:bottom w:val="none" w:sz="0" w:space="0" w:color="auto"/>
        <w:right w:val="none" w:sz="0" w:space="0" w:color="auto"/>
      </w:divBdr>
    </w:div>
    <w:div w:id="1849562461">
      <w:bodyDiv w:val="1"/>
      <w:marLeft w:val="0"/>
      <w:marRight w:val="0"/>
      <w:marTop w:val="0"/>
      <w:marBottom w:val="0"/>
      <w:divBdr>
        <w:top w:val="none" w:sz="0" w:space="0" w:color="auto"/>
        <w:left w:val="none" w:sz="0" w:space="0" w:color="auto"/>
        <w:bottom w:val="none" w:sz="0" w:space="0" w:color="auto"/>
        <w:right w:val="none" w:sz="0" w:space="0" w:color="auto"/>
      </w:divBdr>
    </w:div>
    <w:div w:id="1978023624">
      <w:bodyDiv w:val="1"/>
      <w:marLeft w:val="0"/>
      <w:marRight w:val="0"/>
      <w:marTop w:val="0"/>
      <w:marBottom w:val="0"/>
      <w:divBdr>
        <w:top w:val="none" w:sz="0" w:space="0" w:color="auto"/>
        <w:left w:val="none" w:sz="0" w:space="0" w:color="auto"/>
        <w:bottom w:val="none" w:sz="0" w:space="0" w:color="auto"/>
        <w:right w:val="none" w:sz="0" w:space="0" w:color="auto"/>
      </w:divBdr>
    </w:div>
    <w:div w:id="2046297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2.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1.png"/><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1.next.westlaw.com/Link/Document/FullText?findType=L&amp;pubNum=1000546&amp;cite=26USCAS6662&amp;originatingDoc=N4342D1608C1311D98CF4E0B65F42E6DA&amp;refType=LQ&amp;originationContext=document&amp;transitionType=DocumentItem&amp;contextData=(sc.DocLink)"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header" Target="header11.xml"/><Relationship Id="rId28" Type="http://schemas.openxmlformats.org/officeDocument/2006/relationships/header" Target="header15.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eader" Target="header10.xml"/><Relationship Id="rId27" Type="http://schemas.openxmlformats.org/officeDocument/2006/relationships/header" Target="header14.xml"/><Relationship Id="rId30" Type="http://schemas.openxmlformats.org/officeDocument/2006/relationships/header" Target="header17.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8" Type="http://schemas.openxmlformats.org/officeDocument/2006/relationships/font" Target="fonts/font8.odttf"/></Relationships>
</file>

<file path=word/_rels/settings.xml.rels><?xml version="1.0" encoding="UTF-8" standalone="yes"?>
<Relationships xmlns="http://schemas.openxmlformats.org/package/2006/relationships"><Relationship Id="rId1" Type="http://schemas.openxmlformats.org/officeDocument/2006/relationships/attachedTemplate" Target="file:///M:\LA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D93C8C-4BC4-42C6-AF51-112821805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LAC.dot</Template>
  <TotalTime>19</TotalTime>
  <Pages>343</Pages>
  <Words>268675</Words>
  <Characters>1531454</Characters>
  <Application>Microsoft Office Word</Application>
  <DocSecurity>0</DocSecurity>
  <Lines>12762</Lines>
  <Paragraphs>3593</Paragraphs>
  <ScaleCrop>false</ScaleCrop>
  <HeadingPairs>
    <vt:vector size="2" baseType="variant">
      <vt:variant>
        <vt:lpstr>Title</vt:lpstr>
      </vt:variant>
      <vt:variant>
        <vt:i4>1</vt:i4>
      </vt:variant>
    </vt:vector>
  </HeadingPairs>
  <TitlesOfParts>
    <vt:vector size="1" baseType="lpstr">
      <vt:lpstr>Top line of doc</vt:lpstr>
    </vt:vector>
  </TitlesOfParts>
  <Company>USSI</Company>
  <LinksUpToDate>false</LinksUpToDate>
  <CharactersWithSpaces>1796536</CharactersWithSpaces>
  <SharedDoc>false</SharedDoc>
  <HLinks>
    <vt:vector size="2646" baseType="variant">
      <vt:variant>
        <vt:i4>1835037</vt:i4>
      </vt:variant>
      <vt:variant>
        <vt:i4>2637</vt:i4>
      </vt:variant>
      <vt:variant>
        <vt:i4>0</vt:i4>
      </vt:variant>
      <vt:variant>
        <vt:i4>5</vt:i4>
      </vt:variant>
      <vt:variant>
        <vt:lpwstr>https://1.next.westlaw.com/Link/Document/FullText?findType=L&amp;pubNum=1000546&amp;cite=26USCAS6662&amp;originatingDoc=N4342D1608C1311D98CF4E0B65F42E6DA&amp;refType=LQ&amp;originationContext=document&amp;transitionType=DocumentItem&amp;contextData=(sc.DocLink)</vt:lpwstr>
      </vt:variant>
      <vt:variant>
        <vt:lpwstr/>
      </vt:variant>
      <vt:variant>
        <vt:i4>1114162</vt:i4>
      </vt:variant>
      <vt:variant>
        <vt:i4>2630</vt:i4>
      </vt:variant>
      <vt:variant>
        <vt:i4>0</vt:i4>
      </vt:variant>
      <vt:variant>
        <vt:i4>5</vt:i4>
      </vt:variant>
      <vt:variant>
        <vt:lpwstr/>
      </vt:variant>
      <vt:variant>
        <vt:lpwstr>_Toc186442183</vt:lpwstr>
      </vt:variant>
      <vt:variant>
        <vt:i4>1114162</vt:i4>
      </vt:variant>
      <vt:variant>
        <vt:i4>2624</vt:i4>
      </vt:variant>
      <vt:variant>
        <vt:i4>0</vt:i4>
      </vt:variant>
      <vt:variant>
        <vt:i4>5</vt:i4>
      </vt:variant>
      <vt:variant>
        <vt:lpwstr/>
      </vt:variant>
      <vt:variant>
        <vt:lpwstr>_Toc186442182</vt:lpwstr>
      </vt:variant>
      <vt:variant>
        <vt:i4>1114162</vt:i4>
      </vt:variant>
      <vt:variant>
        <vt:i4>2618</vt:i4>
      </vt:variant>
      <vt:variant>
        <vt:i4>0</vt:i4>
      </vt:variant>
      <vt:variant>
        <vt:i4>5</vt:i4>
      </vt:variant>
      <vt:variant>
        <vt:lpwstr/>
      </vt:variant>
      <vt:variant>
        <vt:lpwstr>_Toc186442181</vt:lpwstr>
      </vt:variant>
      <vt:variant>
        <vt:i4>1114162</vt:i4>
      </vt:variant>
      <vt:variant>
        <vt:i4>2612</vt:i4>
      </vt:variant>
      <vt:variant>
        <vt:i4>0</vt:i4>
      </vt:variant>
      <vt:variant>
        <vt:i4>5</vt:i4>
      </vt:variant>
      <vt:variant>
        <vt:lpwstr/>
      </vt:variant>
      <vt:variant>
        <vt:lpwstr>_Toc186442180</vt:lpwstr>
      </vt:variant>
      <vt:variant>
        <vt:i4>1966130</vt:i4>
      </vt:variant>
      <vt:variant>
        <vt:i4>2606</vt:i4>
      </vt:variant>
      <vt:variant>
        <vt:i4>0</vt:i4>
      </vt:variant>
      <vt:variant>
        <vt:i4>5</vt:i4>
      </vt:variant>
      <vt:variant>
        <vt:lpwstr/>
      </vt:variant>
      <vt:variant>
        <vt:lpwstr>_Toc186442179</vt:lpwstr>
      </vt:variant>
      <vt:variant>
        <vt:i4>1966130</vt:i4>
      </vt:variant>
      <vt:variant>
        <vt:i4>2600</vt:i4>
      </vt:variant>
      <vt:variant>
        <vt:i4>0</vt:i4>
      </vt:variant>
      <vt:variant>
        <vt:i4>5</vt:i4>
      </vt:variant>
      <vt:variant>
        <vt:lpwstr/>
      </vt:variant>
      <vt:variant>
        <vt:lpwstr>_Toc186442178</vt:lpwstr>
      </vt:variant>
      <vt:variant>
        <vt:i4>1966130</vt:i4>
      </vt:variant>
      <vt:variant>
        <vt:i4>2594</vt:i4>
      </vt:variant>
      <vt:variant>
        <vt:i4>0</vt:i4>
      </vt:variant>
      <vt:variant>
        <vt:i4>5</vt:i4>
      </vt:variant>
      <vt:variant>
        <vt:lpwstr/>
      </vt:variant>
      <vt:variant>
        <vt:lpwstr>_Toc186442177</vt:lpwstr>
      </vt:variant>
      <vt:variant>
        <vt:i4>1966130</vt:i4>
      </vt:variant>
      <vt:variant>
        <vt:i4>2588</vt:i4>
      </vt:variant>
      <vt:variant>
        <vt:i4>0</vt:i4>
      </vt:variant>
      <vt:variant>
        <vt:i4>5</vt:i4>
      </vt:variant>
      <vt:variant>
        <vt:lpwstr/>
      </vt:variant>
      <vt:variant>
        <vt:lpwstr>_Toc186442176</vt:lpwstr>
      </vt:variant>
      <vt:variant>
        <vt:i4>1966130</vt:i4>
      </vt:variant>
      <vt:variant>
        <vt:i4>2582</vt:i4>
      </vt:variant>
      <vt:variant>
        <vt:i4>0</vt:i4>
      </vt:variant>
      <vt:variant>
        <vt:i4>5</vt:i4>
      </vt:variant>
      <vt:variant>
        <vt:lpwstr/>
      </vt:variant>
      <vt:variant>
        <vt:lpwstr>_Toc186442175</vt:lpwstr>
      </vt:variant>
      <vt:variant>
        <vt:i4>1966130</vt:i4>
      </vt:variant>
      <vt:variant>
        <vt:i4>2576</vt:i4>
      </vt:variant>
      <vt:variant>
        <vt:i4>0</vt:i4>
      </vt:variant>
      <vt:variant>
        <vt:i4>5</vt:i4>
      </vt:variant>
      <vt:variant>
        <vt:lpwstr/>
      </vt:variant>
      <vt:variant>
        <vt:lpwstr>_Toc186442174</vt:lpwstr>
      </vt:variant>
      <vt:variant>
        <vt:i4>1966130</vt:i4>
      </vt:variant>
      <vt:variant>
        <vt:i4>2570</vt:i4>
      </vt:variant>
      <vt:variant>
        <vt:i4>0</vt:i4>
      </vt:variant>
      <vt:variant>
        <vt:i4>5</vt:i4>
      </vt:variant>
      <vt:variant>
        <vt:lpwstr/>
      </vt:variant>
      <vt:variant>
        <vt:lpwstr>_Toc186442173</vt:lpwstr>
      </vt:variant>
      <vt:variant>
        <vt:i4>1966130</vt:i4>
      </vt:variant>
      <vt:variant>
        <vt:i4>2564</vt:i4>
      </vt:variant>
      <vt:variant>
        <vt:i4>0</vt:i4>
      </vt:variant>
      <vt:variant>
        <vt:i4>5</vt:i4>
      </vt:variant>
      <vt:variant>
        <vt:lpwstr/>
      </vt:variant>
      <vt:variant>
        <vt:lpwstr>_Toc186442172</vt:lpwstr>
      </vt:variant>
      <vt:variant>
        <vt:i4>1966130</vt:i4>
      </vt:variant>
      <vt:variant>
        <vt:i4>2558</vt:i4>
      </vt:variant>
      <vt:variant>
        <vt:i4>0</vt:i4>
      </vt:variant>
      <vt:variant>
        <vt:i4>5</vt:i4>
      </vt:variant>
      <vt:variant>
        <vt:lpwstr/>
      </vt:variant>
      <vt:variant>
        <vt:lpwstr>_Toc186442171</vt:lpwstr>
      </vt:variant>
      <vt:variant>
        <vt:i4>1966130</vt:i4>
      </vt:variant>
      <vt:variant>
        <vt:i4>2552</vt:i4>
      </vt:variant>
      <vt:variant>
        <vt:i4>0</vt:i4>
      </vt:variant>
      <vt:variant>
        <vt:i4>5</vt:i4>
      </vt:variant>
      <vt:variant>
        <vt:lpwstr/>
      </vt:variant>
      <vt:variant>
        <vt:lpwstr>_Toc186442170</vt:lpwstr>
      </vt:variant>
      <vt:variant>
        <vt:i4>2031666</vt:i4>
      </vt:variant>
      <vt:variant>
        <vt:i4>2546</vt:i4>
      </vt:variant>
      <vt:variant>
        <vt:i4>0</vt:i4>
      </vt:variant>
      <vt:variant>
        <vt:i4>5</vt:i4>
      </vt:variant>
      <vt:variant>
        <vt:lpwstr/>
      </vt:variant>
      <vt:variant>
        <vt:lpwstr>_Toc186442169</vt:lpwstr>
      </vt:variant>
      <vt:variant>
        <vt:i4>2031666</vt:i4>
      </vt:variant>
      <vt:variant>
        <vt:i4>2540</vt:i4>
      </vt:variant>
      <vt:variant>
        <vt:i4>0</vt:i4>
      </vt:variant>
      <vt:variant>
        <vt:i4>5</vt:i4>
      </vt:variant>
      <vt:variant>
        <vt:lpwstr/>
      </vt:variant>
      <vt:variant>
        <vt:lpwstr>_Toc186442168</vt:lpwstr>
      </vt:variant>
      <vt:variant>
        <vt:i4>2031666</vt:i4>
      </vt:variant>
      <vt:variant>
        <vt:i4>2534</vt:i4>
      </vt:variant>
      <vt:variant>
        <vt:i4>0</vt:i4>
      </vt:variant>
      <vt:variant>
        <vt:i4>5</vt:i4>
      </vt:variant>
      <vt:variant>
        <vt:lpwstr/>
      </vt:variant>
      <vt:variant>
        <vt:lpwstr>_Toc186442167</vt:lpwstr>
      </vt:variant>
      <vt:variant>
        <vt:i4>2031666</vt:i4>
      </vt:variant>
      <vt:variant>
        <vt:i4>2528</vt:i4>
      </vt:variant>
      <vt:variant>
        <vt:i4>0</vt:i4>
      </vt:variant>
      <vt:variant>
        <vt:i4>5</vt:i4>
      </vt:variant>
      <vt:variant>
        <vt:lpwstr/>
      </vt:variant>
      <vt:variant>
        <vt:lpwstr>_Toc186442166</vt:lpwstr>
      </vt:variant>
      <vt:variant>
        <vt:i4>2031666</vt:i4>
      </vt:variant>
      <vt:variant>
        <vt:i4>2522</vt:i4>
      </vt:variant>
      <vt:variant>
        <vt:i4>0</vt:i4>
      </vt:variant>
      <vt:variant>
        <vt:i4>5</vt:i4>
      </vt:variant>
      <vt:variant>
        <vt:lpwstr/>
      </vt:variant>
      <vt:variant>
        <vt:lpwstr>_Toc186442165</vt:lpwstr>
      </vt:variant>
      <vt:variant>
        <vt:i4>2031666</vt:i4>
      </vt:variant>
      <vt:variant>
        <vt:i4>2516</vt:i4>
      </vt:variant>
      <vt:variant>
        <vt:i4>0</vt:i4>
      </vt:variant>
      <vt:variant>
        <vt:i4>5</vt:i4>
      </vt:variant>
      <vt:variant>
        <vt:lpwstr/>
      </vt:variant>
      <vt:variant>
        <vt:lpwstr>_Toc186442164</vt:lpwstr>
      </vt:variant>
      <vt:variant>
        <vt:i4>2031666</vt:i4>
      </vt:variant>
      <vt:variant>
        <vt:i4>2510</vt:i4>
      </vt:variant>
      <vt:variant>
        <vt:i4>0</vt:i4>
      </vt:variant>
      <vt:variant>
        <vt:i4>5</vt:i4>
      </vt:variant>
      <vt:variant>
        <vt:lpwstr/>
      </vt:variant>
      <vt:variant>
        <vt:lpwstr>_Toc186442163</vt:lpwstr>
      </vt:variant>
      <vt:variant>
        <vt:i4>2031666</vt:i4>
      </vt:variant>
      <vt:variant>
        <vt:i4>2504</vt:i4>
      </vt:variant>
      <vt:variant>
        <vt:i4>0</vt:i4>
      </vt:variant>
      <vt:variant>
        <vt:i4>5</vt:i4>
      </vt:variant>
      <vt:variant>
        <vt:lpwstr/>
      </vt:variant>
      <vt:variant>
        <vt:lpwstr>_Toc186442162</vt:lpwstr>
      </vt:variant>
      <vt:variant>
        <vt:i4>2031666</vt:i4>
      </vt:variant>
      <vt:variant>
        <vt:i4>2498</vt:i4>
      </vt:variant>
      <vt:variant>
        <vt:i4>0</vt:i4>
      </vt:variant>
      <vt:variant>
        <vt:i4>5</vt:i4>
      </vt:variant>
      <vt:variant>
        <vt:lpwstr/>
      </vt:variant>
      <vt:variant>
        <vt:lpwstr>_Toc186442161</vt:lpwstr>
      </vt:variant>
      <vt:variant>
        <vt:i4>2031666</vt:i4>
      </vt:variant>
      <vt:variant>
        <vt:i4>2492</vt:i4>
      </vt:variant>
      <vt:variant>
        <vt:i4>0</vt:i4>
      </vt:variant>
      <vt:variant>
        <vt:i4>5</vt:i4>
      </vt:variant>
      <vt:variant>
        <vt:lpwstr/>
      </vt:variant>
      <vt:variant>
        <vt:lpwstr>_Toc186442160</vt:lpwstr>
      </vt:variant>
      <vt:variant>
        <vt:i4>1835058</vt:i4>
      </vt:variant>
      <vt:variant>
        <vt:i4>2486</vt:i4>
      </vt:variant>
      <vt:variant>
        <vt:i4>0</vt:i4>
      </vt:variant>
      <vt:variant>
        <vt:i4>5</vt:i4>
      </vt:variant>
      <vt:variant>
        <vt:lpwstr/>
      </vt:variant>
      <vt:variant>
        <vt:lpwstr>_Toc186442159</vt:lpwstr>
      </vt:variant>
      <vt:variant>
        <vt:i4>1835058</vt:i4>
      </vt:variant>
      <vt:variant>
        <vt:i4>2480</vt:i4>
      </vt:variant>
      <vt:variant>
        <vt:i4>0</vt:i4>
      </vt:variant>
      <vt:variant>
        <vt:i4>5</vt:i4>
      </vt:variant>
      <vt:variant>
        <vt:lpwstr/>
      </vt:variant>
      <vt:variant>
        <vt:lpwstr>_Toc186442158</vt:lpwstr>
      </vt:variant>
      <vt:variant>
        <vt:i4>1835058</vt:i4>
      </vt:variant>
      <vt:variant>
        <vt:i4>2474</vt:i4>
      </vt:variant>
      <vt:variant>
        <vt:i4>0</vt:i4>
      </vt:variant>
      <vt:variant>
        <vt:i4>5</vt:i4>
      </vt:variant>
      <vt:variant>
        <vt:lpwstr/>
      </vt:variant>
      <vt:variant>
        <vt:lpwstr>_Toc186442157</vt:lpwstr>
      </vt:variant>
      <vt:variant>
        <vt:i4>1835058</vt:i4>
      </vt:variant>
      <vt:variant>
        <vt:i4>2468</vt:i4>
      </vt:variant>
      <vt:variant>
        <vt:i4>0</vt:i4>
      </vt:variant>
      <vt:variant>
        <vt:i4>5</vt:i4>
      </vt:variant>
      <vt:variant>
        <vt:lpwstr/>
      </vt:variant>
      <vt:variant>
        <vt:lpwstr>_Toc186442156</vt:lpwstr>
      </vt:variant>
      <vt:variant>
        <vt:i4>1835058</vt:i4>
      </vt:variant>
      <vt:variant>
        <vt:i4>2462</vt:i4>
      </vt:variant>
      <vt:variant>
        <vt:i4>0</vt:i4>
      </vt:variant>
      <vt:variant>
        <vt:i4>5</vt:i4>
      </vt:variant>
      <vt:variant>
        <vt:lpwstr/>
      </vt:variant>
      <vt:variant>
        <vt:lpwstr>_Toc186442155</vt:lpwstr>
      </vt:variant>
      <vt:variant>
        <vt:i4>1835058</vt:i4>
      </vt:variant>
      <vt:variant>
        <vt:i4>2456</vt:i4>
      </vt:variant>
      <vt:variant>
        <vt:i4>0</vt:i4>
      </vt:variant>
      <vt:variant>
        <vt:i4>5</vt:i4>
      </vt:variant>
      <vt:variant>
        <vt:lpwstr/>
      </vt:variant>
      <vt:variant>
        <vt:lpwstr>_Toc186442154</vt:lpwstr>
      </vt:variant>
      <vt:variant>
        <vt:i4>1835058</vt:i4>
      </vt:variant>
      <vt:variant>
        <vt:i4>2450</vt:i4>
      </vt:variant>
      <vt:variant>
        <vt:i4>0</vt:i4>
      </vt:variant>
      <vt:variant>
        <vt:i4>5</vt:i4>
      </vt:variant>
      <vt:variant>
        <vt:lpwstr/>
      </vt:variant>
      <vt:variant>
        <vt:lpwstr>_Toc186442153</vt:lpwstr>
      </vt:variant>
      <vt:variant>
        <vt:i4>1835058</vt:i4>
      </vt:variant>
      <vt:variant>
        <vt:i4>2444</vt:i4>
      </vt:variant>
      <vt:variant>
        <vt:i4>0</vt:i4>
      </vt:variant>
      <vt:variant>
        <vt:i4>5</vt:i4>
      </vt:variant>
      <vt:variant>
        <vt:lpwstr/>
      </vt:variant>
      <vt:variant>
        <vt:lpwstr>_Toc186442152</vt:lpwstr>
      </vt:variant>
      <vt:variant>
        <vt:i4>1835058</vt:i4>
      </vt:variant>
      <vt:variant>
        <vt:i4>2438</vt:i4>
      </vt:variant>
      <vt:variant>
        <vt:i4>0</vt:i4>
      </vt:variant>
      <vt:variant>
        <vt:i4>5</vt:i4>
      </vt:variant>
      <vt:variant>
        <vt:lpwstr/>
      </vt:variant>
      <vt:variant>
        <vt:lpwstr>_Toc186442151</vt:lpwstr>
      </vt:variant>
      <vt:variant>
        <vt:i4>1835058</vt:i4>
      </vt:variant>
      <vt:variant>
        <vt:i4>2432</vt:i4>
      </vt:variant>
      <vt:variant>
        <vt:i4>0</vt:i4>
      </vt:variant>
      <vt:variant>
        <vt:i4>5</vt:i4>
      </vt:variant>
      <vt:variant>
        <vt:lpwstr/>
      </vt:variant>
      <vt:variant>
        <vt:lpwstr>_Toc186442150</vt:lpwstr>
      </vt:variant>
      <vt:variant>
        <vt:i4>1900594</vt:i4>
      </vt:variant>
      <vt:variant>
        <vt:i4>2426</vt:i4>
      </vt:variant>
      <vt:variant>
        <vt:i4>0</vt:i4>
      </vt:variant>
      <vt:variant>
        <vt:i4>5</vt:i4>
      </vt:variant>
      <vt:variant>
        <vt:lpwstr/>
      </vt:variant>
      <vt:variant>
        <vt:lpwstr>_Toc186442149</vt:lpwstr>
      </vt:variant>
      <vt:variant>
        <vt:i4>1900594</vt:i4>
      </vt:variant>
      <vt:variant>
        <vt:i4>2420</vt:i4>
      </vt:variant>
      <vt:variant>
        <vt:i4>0</vt:i4>
      </vt:variant>
      <vt:variant>
        <vt:i4>5</vt:i4>
      </vt:variant>
      <vt:variant>
        <vt:lpwstr/>
      </vt:variant>
      <vt:variant>
        <vt:lpwstr>_Toc186442148</vt:lpwstr>
      </vt:variant>
      <vt:variant>
        <vt:i4>1900594</vt:i4>
      </vt:variant>
      <vt:variant>
        <vt:i4>2414</vt:i4>
      </vt:variant>
      <vt:variant>
        <vt:i4>0</vt:i4>
      </vt:variant>
      <vt:variant>
        <vt:i4>5</vt:i4>
      </vt:variant>
      <vt:variant>
        <vt:lpwstr/>
      </vt:variant>
      <vt:variant>
        <vt:lpwstr>_Toc186442147</vt:lpwstr>
      </vt:variant>
      <vt:variant>
        <vt:i4>1900594</vt:i4>
      </vt:variant>
      <vt:variant>
        <vt:i4>2408</vt:i4>
      </vt:variant>
      <vt:variant>
        <vt:i4>0</vt:i4>
      </vt:variant>
      <vt:variant>
        <vt:i4>5</vt:i4>
      </vt:variant>
      <vt:variant>
        <vt:lpwstr/>
      </vt:variant>
      <vt:variant>
        <vt:lpwstr>_Toc186442146</vt:lpwstr>
      </vt:variant>
      <vt:variant>
        <vt:i4>1900594</vt:i4>
      </vt:variant>
      <vt:variant>
        <vt:i4>2402</vt:i4>
      </vt:variant>
      <vt:variant>
        <vt:i4>0</vt:i4>
      </vt:variant>
      <vt:variant>
        <vt:i4>5</vt:i4>
      </vt:variant>
      <vt:variant>
        <vt:lpwstr/>
      </vt:variant>
      <vt:variant>
        <vt:lpwstr>_Toc186442145</vt:lpwstr>
      </vt:variant>
      <vt:variant>
        <vt:i4>1900594</vt:i4>
      </vt:variant>
      <vt:variant>
        <vt:i4>2396</vt:i4>
      </vt:variant>
      <vt:variant>
        <vt:i4>0</vt:i4>
      </vt:variant>
      <vt:variant>
        <vt:i4>5</vt:i4>
      </vt:variant>
      <vt:variant>
        <vt:lpwstr/>
      </vt:variant>
      <vt:variant>
        <vt:lpwstr>_Toc186442144</vt:lpwstr>
      </vt:variant>
      <vt:variant>
        <vt:i4>1900594</vt:i4>
      </vt:variant>
      <vt:variant>
        <vt:i4>2390</vt:i4>
      </vt:variant>
      <vt:variant>
        <vt:i4>0</vt:i4>
      </vt:variant>
      <vt:variant>
        <vt:i4>5</vt:i4>
      </vt:variant>
      <vt:variant>
        <vt:lpwstr/>
      </vt:variant>
      <vt:variant>
        <vt:lpwstr>_Toc186442143</vt:lpwstr>
      </vt:variant>
      <vt:variant>
        <vt:i4>1900594</vt:i4>
      </vt:variant>
      <vt:variant>
        <vt:i4>2384</vt:i4>
      </vt:variant>
      <vt:variant>
        <vt:i4>0</vt:i4>
      </vt:variant>
      <vt:variant>
        <vt:i4>5</vt:i4>
      </vt:variant>
      <vt:variant>
        <vt:lpwstr/>
      </vt:variant>
      <vt:variant>
        <vt:lpwstr>_Toc186442142</vt:lpwstr>
      </vt:variant>
      <vt:variant>
        <vt:i4>1900594</vt:i4>
      </vt:variant>
      <vt:variant>
        <vt:i4>2378</vt:i4>
      </vt:variant>
      <vt:variant>
        <vt:i4>0</vt:i4>
      </vt:variant>
      <vt:variant>
        <vt:i4>5</vt:i4>
      </vt:variant>
      <vt:variant>
        <vt:lpwstr/>
      </vt:variant>
      <vt:variant>
        <vt:lpwstr>_Toc186442141</vt:lpwstr>
      </vt:variant>
      <vt:variant>
        <vt:i4>1900594</vt:i4>
      </vt:variant>
      <vt:variant>
        <vt:i4>2372</vt:i4>
      </vt:variant>
      <vt:variant>
        <vt:i4>0</vt:i4>
      </vt:variant>
      <vt:variant>
        <vt:i4>5</vt:i4>
      </vt:variant>
      <vt:variant>
        <vt:lpwstr/>
      </vt:variant>
      <vt:variant>
        <vt:lpwstr>_Toc186442140</vt:lpwstr>
      </vt:variant>
      <vt:variant>
        <vt:i4>1703986</vt:i4>
      </vt:variant>
      <vt:variant>
        <vt:i4>2366</vt:i4>
      </vt:variant>
      <vt:variant>
        <vt:i4>0</vt:i4>
      </vt:variant>
      <vt:variant>
        <vt:i4>5</vt:i4>
      </vt:variant>
      <vt:variant>
        <vt:lpwstr/>
      </vt:variant>
      <vt:variant>
        <vt:lpwstr>_Toc186442139</vt:lpwstr>
      </vt:variant>
      <vt:variant>
        <vt:i4>1703986</vt:i4>
      </vt:variant>
      <vt:variant>
        <vt:i4>2360</vt:i4>
      </vt:variant>
      <vt:variant>
        <vt:i4>0</vt:i4>
      </vt:variant>
      <vt:variant>
        <vt:i4>5</vt:i4>
      </vt:variant>
      <vt:variant>
        <vt:lpwstr/>
      </vt:variant>
      <vt:variant>
        <vt:lpwstr>_Toc186442138</vt:lpwstr>
      </vt:variant>
      <vt:variant>
        <vt:i4>1703986</vt:i4>
      </vt:variant>
      <vt:variant>
        <vt:i4>2354</vt:i4>
      </vt:variant>
      <vt:variant>
        <vt:i4>0</vt:i4>
      </vt:variant>
      <vt:variant>
        <vt:i4>5</vt:i4>
      </vt:variant>
      <vt:variant>
        <vt:lpwstr/>
      </vt:variant>
      <vt:variant>
        <vt:lpwstr>_Toc186442137</vt:lpwstr>
      </vt:variant>
      <vt:variant>
        <vt:i4>1703986</vt:i4>
      </vt:variant>
      <vt:variant>
        <vt:i4>2348</vt:i4>
      </vt:variant>
      <vt:variant>
        <vt:i4>0</vt:i4>
      </vt:variant>
      <vt:variant>
        <vt:i4>5</vt:i4>
      </vt:variant>
      <vt:variant>
        <vt:lpwstr/>
      </vt:variant>
      <vt:variant>
        <vt:lpwstr>_Toc186442136</vt:lpwstr>
      </vt:variant>
      <vt:variant>
        <vt:i4>1703986</vt:i4>
      </vt:variant>
      <vt:variant>
        <vt:i4>2342</vt:i4>
      </vt:variant>
      <vt:variant>
        <vt:i4>0</vt:i4>
      </vt:variant>
      <vt:variant>
        <vt:i4>5</vt:i4>
      </vt:variant>
      <vt:variant>
        <vt:lpwstr/>
      </vt:variant>
      <vt:variant>
        <vt:lpwstr>_Toc186442135</vt:lpwstr>
      </vt:variant>
      <vt:variant>
        <vt:i4>1703986</vt:i4>
      </vt:variant>
      <vt:variant>
        <vt:i4>2336</vt:i4>
      </vt:variant>
      <vt:variant>
        <vt:i4>0</vt:i4>
      </vt:variant>
      <vt:variant>
        <vt:i4>5</vt:i4>
      </vt:variant>
      <vt:variant>
        <vt:lpwstr/>
      </vt:variant>
      <vt:variant>
        <vt:lpwstr>_Toc186442134</vt:lpwstr>
      </vt:variant>
      <vt:variant>
        <vt:i4>1703986</vt:i4>
      </vt:variant>
      <vt:variant>
        <vt:i4>2330</vt:i4>
      </vt:variant>
      <vt:variant>
        <vt:i4>0</vt:i4>
      </vt:variant>
      <vt:variant>
        <vt:i4>5</vt:i4>
      </vt:variant>
      <vt:variant>
        <vt:lpwstr/>
      </vt:variant>
      <vt:variant>
        <vt:lpwstr>_Toc186442133</vt:lpwstr>
      </vt:variant>
      <vt:variant>
        <vt:i4>1703986</vt:i4>
      </vt:variant>
      <vt:variant>
        <vt:i4>2324</vt:i4>
      </vt:variant>
      <vt:variant>
        <vt:i4>0</vt:i4>
      </vt:variant>
      <vt:variant>
        <vt:i4>5</vt:i4>
      </vt:variant>
      <vt:variant>
        <vt:lpwstr/>
      </vt:variant>
      <vt:variant>
        <vt:lpwstr>_Toc186442132</vt:lpwstr>
      </vt:variant>
      <vt:variant>
        <vt:i4>1703986</vt:i4>
      </vt:variant>
      <vt:variant>
        <vt:i4>2318</vt:i4>
      </vt:variant>
      <vt:variant>
        <vt:i4>0</vt:i4>
      </vt:variant>
      <vt:variant>
        <vt:i4>5</vt:i4>
      </vt:variant>
      <vt:variant>
        <vt:lpwstr/>
      </vt:variant>
      <vt:variant>
        <vt:lpwstr>_Toc186442131</vt:lpwstr>
      </vt:variant>
      <vt:variant>
        <vt:i4>1703986</vt:i4>
      </vt:variant>
      <vt:variant>
        <vt:i4>2312</vt:i4>
      </vt:variant>
      <vt:variant>
        <vt:i4>0</vt:i4>
      </vt:variant>
      <vt:variant>
        <vt:i4>5</vt:i4>
      </vt:variant>
      <vt:variant>
        <vt:lpwstr/>
      </vt:variant>
      <vt:variant>
        <vt:lpwstr>_Toc186442130</vt:lpwstr>
      </vt:variant>
      <vt:variant>
        <vt:i4>1769522</vt:i4>
      </vt:variant>
      <vt:variant>
        <vt:i4>2306</vt:i4>
      </vt:variant>
      <vt:variant>
        <vt:i4>0</vt:i4>
      </vt:variant>
      <vt:variant>
        <vt:i4>5</vt:i4>
      </vt:variant>
      <vt:variant>
        <vt:lpwstr/>
      </vt:variant>
      <vt:variant>
        <vt:lpwstr>_Toc186442129</vt:lpwstr>
      </vt:variant>
      <vt:variant>
        <vt:i4>1769522</vt:i4>
      </vt:variant>
      <vt:variant>
        <vt:i4>2300</vt:i4>
      </vt:variant>
      <vt:variant>
        <vt:i4>0</vt:i4>
      </vt:variant>
      <vt:variant>
        <vt:i4>5</vt:i4>
      </vt:variant>
      <vt:variant>
        <vt:lpwstr/>
      </vt:variant>
      <vt:variant>
        <vt:lpwstr>_Toc186442128</vt:lpwstr>
      </vt:variant>
      <vt:variant>
        <vt:i4>1769522</vt:i4>
      </vt:variant>
      <vt:variant>
        <vt:i4>2294</vt:i4>
      </vt:variant>
      <vt:variant>
        <vt:i4>0</vt:i4>
      </vt:variant>
      <vt:variant>
        <vt:i4>5</vt:i4>
      </vt:variant>
      <vt:variant>
        <vt:lpwstr/>
      </vt:variant>
      <vt:variant>
        <vt:lpwstr>_Toc186442127</vt:lpwstr>
      </vt:variant>
      <vt:variant>
        <vt:i4>1769522</vt:i4>
      </vt:variant>
      <vt:variant>
        <vt:i4>2288</vt:i4>
      </vt:variant>
      <vt:variant>
        <vt:i4>0</vt:i4>
      </vt:variant>
      <vt:variant>
        <vt:i4>5</vt:i4>
      </vt:variant>
      <vt:variant>
        <vt:lpwstr/>
      </vt:variant>
      <vt:variant>
        <vt:lpwstr>_Toc186442126</vt:lpwstr>
      </vt:variant>
      <vt:variant>
        <vt:i4>1769522</vt:i4>
      </vt:variant>
      <vt:variant>
        <vt:i4>2282</vt:i4>
      </vt:variant>
      <vt:variant>
        <vt:i4>0</vt:i4>
      </vt:variant>
      <vt:variant>
        <vt:i4>5</vt:i4>
      </vt:variant>
      <vt:variant>
        <vt:lpwstr/>
      </vt:variant>
      <vt:variant>
        <vt:lpwstr>_Toc186442125</vt:lpwstr>
      </vt:variant>
      <vt:variant>
        <vt:i4>1769522</vt:i4>
      </vt:variant>
      <vt:variant>
        <vt:i4>2276</vt:i4>
      </vt:variant>
      <vt:variant>
        <vt:i4>0</vt:i4>
      </vt:variant>
      <vt:variant>
        <vt:i4>5</vt:i4>
      </vt:variant>
      <vt:variant>
        <vt:lpwstr/>
      </vt:variant>
      <vt:variant>
        <vt:lpwstr>_Toc186442124</vt:lpwstr>
      </vt:variant>
      <vt:variant>
        <vt:i4>1769522</vt:i4>
      </vt:variant>
      <vt:variant>
        <vt:i4>2270</vt:i4>
      </vt:variant>
      <vt:variant>
        <vt:i4>0</vt:i4>
      </vt:variant>
      <vt:variant>
        <vt:i4>5</vt:i4>
      </vt:variant>
      <vt:variant>
        <vt:lpwstr/>
      </vt:variant>
      <vt:variant>
        <vt:lpwstr>_Toc186442123</vt:lpwstr>
      </vt:variant>
      <vt:variant>
        <vt:i4>1769522</vt:i4>
      </vt:variant>
      <vt:variant>
        <vt:i4>2264</vt:i4>
      </vt:variant>
      <vt:variant>
        <vt:i4>0</vt:i4>
      </vt:variant>
      <vt:variant>
        <vt:i4>5</vt:i4>
      </vt:variant>
      <vt:variant>
        <vt:lpwstr/>
      </vt:variant>
      <vt:variant>
        <vt:lpwstr>_Toc186442122</vt:lpwstr>
      </vt:variant>
      <vt:variant>
        <vt:i4>1769522</vt:i4>
      </vt:variant>
      <vt:variant>
        <vt:i4>2258</vt:i4>
      </vt:variant>
      <vt:variant>
        <vt:i4>0</vt:i4>
      </vt:variant>
      <vt:variant>
        <vt:i4>5</vt:i4>
      </vt:variant>
      <vt:variant>
        <vt:lpwstr/>
      </vt:variant>
      <vt:variant>
        <vt:lpwstr>_Toc186442121</vt:lpwstr>
      </vt:variant>
      <vt:variant>
        <vt:i4>1769522</vt:i4>
      </vt:variant>
      <vt:variant>
        <vt:i4>2252</vt:i4>
      </vt:variant>
      <vt:variant>
        <vt:i4>0</vt:i4>
      </vt:variant>
      <vt:variant>
        <vt:i4>5</vt:i4>
      </vt:variant>
      <vt:variant>
        <vt:lpwstr/>
      </vt:variant>
      <vt:variant>
        <vt:lpwstr>_Toc186442120</vt:lpwstr>
      </vt:variant>
      <vt:variant>
        <vt:i4>1572914</vt:i4>
      </vt:variant>
      <vt:variant>
        <vt:i4>2246</vt:i4>
      </vt:variant>
      <vt:variant>
        <vt:i4>0</vt:i4>
      </vt:variant>
      <vt:variant>
        <vt:i4>5</vt:i4>
      </vt:variant>
      <vt:variant>
        <vt:lpwstr/>
      </vt:variant>
      <vt:variant>
        <vt:lpwstr>_Toc186442119</vt:lpwstr>
      </vt:variant>
      <vt:variant>
        <vt:i4>1572914</vt:i4>
      </vt:variant>
      <vt:variant>
        <vt:i4>2240</vt:i4>
      </vt:variant>
      <vt:variant>
        <vt:i4>0</vt:i4>
      </vt:variant>
      <vt:variant>
        <vt:i4>5</vt:i4>
      </vt:variant>
      <vt:variant>
        <vt:lpwstr/>
      </vt:variant>
      <vt:variant>
        <vt:lpwstr>_Toc186442118</vt:lpwstr>
      </vt:variant>
      <vt:variant>
        <vt:i4>1572914</vt:i4>
      </vt:variant>
      <vt:variant>
        <vt:i4>2234</vt:i4>
      </vt:variant>
      <vt:variant>
        <vt:i4>0</vt:i4>
      </vt:variant>
      <vt:variant>
        <vt:i4>5</vt:i4>
      </vt:variant>
      <vt:variant>
        <vt:lpwstr/>
      </vt:variant>
      <vt:variant>
        <vt:lpwstr>_Toc186442117</vt:lpwstr>
      </vt:variant>
      <vt:variant>
        <vt:i4>1572914</vt:i4>
      </vt:variant>
      <vt:variant>
        <vt:i4>2228</vt:i4>
      </vt:variant>
      <vt:variant>
        <vt:i4>0</vt:i4>
      </vt:variant>
      <vt:variant>
        <vt:i4>5</vt:i4>
      </vt:variant>
      <vt:variant>
        <vt:lpwstr/>
      </vt:variant>
      <vt:variant>
        <vt:lpwstr>_Toc186442116</vt:lpwstr>
      </vt:variant>
      <vt:variant>
        <vt:i4>1572914</vt:i4>
      </vt:variant>
      <vt:variant>
        <vt:i4>2222</vt:i4>
      </vt:variant>
      <vt:variant>
        <vt:i4>0</vt:i4>
      </vt:variant>
      <vt:variant>
        <vt:i4>5</vt:i4>
      </vt:variant>
      <vt:variant>
        <vt:lpwstr/>
      </vt:variant>
      <vt:variant>
        <vt:lpwstr>_Toc186442115</vt:lpwstr>
      </vt:variant>
      <vt:variant>
        <vt:i4>1572914</vt:i4>
      </vt:variant>
      <vt:variant>
        <vt:i4>2216</vt:i4>
      </vt:variant>
      <vt:variant>
        <vt:i4>0</vt:i4>
      </vt:variant>
      <vt:variant>
        <vt:i4>5</vt:i4>
      </vt:variant>
      <vt:variant>
        <vt:lpwstr/>
      </vt:variant>
      <vt:variant>
        <vt:lpwstr>_Toc186442114</vt:lpwstr>
      </vt:variant>
      <vt:variant>
        <vt:i4>1572914</vt:i4>
      </vt:variant>
      <vt:variant>
        <vt:i4>2210</vt:i4>
      </vt:variant>
      <vt:variant>
        <vt:i4>0</vt:i4>
      </vt:variant>
      <vt:variant>
        <vt:i4>5</vt:i4>
      </vt:variant>
      <vt:variant>
        <vt:lpwstr/>
      </vt:variant>
      <vt:variant>
        <vt:lpwstr>_Toc186442113</vt:lpwstr>
      </vt:variant>
      <vt:variant>
        <vt:i4>1572914</vt:i4>
      </vt:variant>
      <vt:variant>
        <vt:i4>2204</vt:i4>
      </vt:variant>
      <vt:variant>
        <vt:i4>0</vt:i4>
      </vt:variant>
      <vt:variant>
        <vt:i4>5</vt:i4>
      </vt:variant>
      <vt:variant>
        <vt:lpwstr/>
      </vt:variant>
      <vt:variant>
        <vt:lpwstr>_Toc186442112</vt:lpwstr>
      </vt:variant>
      <vt:variant>
        <vt:i4>1572914</vt:i4>
      </vt:variant>
      <vt:variant>
        <vt:i4>2198</vt:i4>
      </vt:variant>
      <vt:variant>
        <vt:i4>0</vt:i4>
      </vt:variant>
      <vt:variant>
        <vt:i4>5</vt:i4>
      </vt:variant>
      <vt:variant>
        <vt:lpwstr/>
      </vt:variant>
      <vt:variant>
        <vt:lpwstr>_Toc186442111</vt:lpwstr>
      </vt:variant>
      <vt:variant>
        <vt:i4>1572914</vt:i4>
      </vt:variant>
      <vt:variant>
        <vt:i4>2192</vt:i4>
      </vt:variant>
      <vt:variant>
        <vt:i4>0</vt:i4>
      </vt:variant>
      <vt:variant>
        <vt:i4>5</vt:i4>
      </vt:variant>
      <vt:variant>
        <vt:lpwstr/>
      </vt:variant>
      <vt:variant>
        <vt:lpwstr>_Toc186442110</vt:lpwstr>
      </vt:variant>
      <vt:variant>
        <vt:i4>1638450</vt:i4>
      </vt:variant>
      <vt:variant>
        <vt:i4>2186</vt:i4>
      </vt:variant>
      <vt:variant>
        <vt:i4>0</vt:i4>
      </vt:variant>
      <vt:variant>
        <vt:i4>5</vt:i4>
      </vt:variant>
      <vt:variant>
        <vt:lpwstr/>
      </vt:variant>
      <vt:variant>
        <vt:lpwstr>_Toc186442109</vt:lpwstr>
      </vt:variant>
      <vt:variant>
        <vt:i4>1638450</vt:i4>
      </vt:variant>
      <vt:variant>
        <vt:i4>2180</vt:i4>
      </vt:variant>
      <vt:variant>
        <vt:i4>0</vt:i4>
      </vt:variant>
      <vt:variant>
        <vt:i4>5</vt:i4>
      </vt:variant>
      <vt:variant>
        <vt:lpwstr/>
      </vt:variant>
      <vt:variant>
        <vt:lpwstr>_Toc186442108</vt:lpwstr>
      </vt:variant>
      <vt:variant>
        <vt:i4>1638450</vt:i4>
      </vt:variant>
      <vt:variant>
        <vt:i4>2174</vt:i4>
      </vt:variant>
      <vt:variant>
        <vt:i4>0</vt:i4>
      </vt:variant>
      <vt:variant>
        <vt:i4>5</vt:i4>
      </vt:variant>
      <vt:variant>
        <vt:lpwstr/>
      </vt:variant>
      <vt:variant>
        <vt:lpwstr>_Toc186442107</vt:lpwstr>
      </vt:variant>
      <vt:variant>
        <vt:i4>1638450</vt:i4>
      </vt:variant>
      <vt:variant>
        <vt:i4>2168</vt:i4>
      </vt:variant>
      <vt:variant>
        <vt:i4>0</vt:i4>
      </vt:variant>
      <vt:variant>
        <vt:i4>5</vt:i4>
      </vt:variant>
      <vt:variant>
        <vt:lpwstr/>
      </vt:variant>
      <vt:variant>
        <vt:lpwstr>_Toc186442106</vt:lpwstr>
      </vt:variant>
      <vt:variant>
        <vt:i4>1638450</vt:i4>
      </vt:variant>
      <vt:variant>
        <vt:i4>2162</vt:i4>
      </vt:variant>
      <vt:variant>
        <vt:i4>0</vt:i4>
      </vt:variant>
      <vt:variant>
        <vt:i4>5</vt:i4>
      </vt:variant>
      <vt:variant>
        <vt:lpwstr/>
      </vt:variant>
      <vt:variant>
        <vt:lpwstr>_Toc186442105</vt:lpwstr>
      </vt:variant>
      <vt:variant>
        <vt:i4>1638450</vt:i4>
      </vt:variant>
      <vt:variant>
        <vt:i4>2156</vt:i4>
      </vt:variant>
      <vt:variant>
        <vt:i4>0</vt:i4>
      </vt:variant>
      <vt:variant>
        <vt:i4>5</vt:i4>
      </vt:variant>
      <vt:variant>
        <vt:lpwstr/>
      </vt:variant>
      <vt:variant>
        <vt:lpwstr>_Toc186442104</vt:lpwstr>
      </vt:variant>
      <vt:variant>
        <vt:i4>1638450</vt:i4>
      </vt:variant>
      <vt:variant>
        <vt:i4>2150</vt:i4>
      </vt:variant>
      <vt:variant>
        <vt:i4>0</vt:i4>
      </vt:variant>
      <vt:variant>
        <vt:i4>5</vt:i4>
      </vt:variant>
      <vt:variant>
        <vt:lpwstr/>
      </vt:variant>
      <vt:variant>
        <vt:lpwstr>_Toc186442103</vt:lpwstr>
      </vt:variant>
      <vt:variant>
        <vt:i4>1638450</vt:i4>
      </vt:variant>
      <vt:variant>
        <vt:i4>2144</vt:i4>
      </vt:variant>
      <vt:variant>
        <vt:i4>0</vt:i4>
      </vt:variant>
      <vt:variant>
        <vt:i4>5</vt:i4>
      </vt:variant>
      <vt:variant>
        <vt:lpwstr/>
      </vt:variant>
      <vt:variant>
        <vt:lpwstr>_Toc186442102</vt:lpwstr>
      </vt:variant>
      <vt:variant>
        <vt:i4>1638450</vt:i4>
      </vt:variant>
      <vt:variant>
        <vt:i4>2138</vt:i4>
      </vt:variant>
      <vt:variant>
        <vt:i4>0</vt:i4>
      </vt:variant>
      <vt:variant>
        <vt:i4>5</vt:i4>
      </vt:variant>
      <vt:variant>
        <vt:lpwstr/>
      </vt:variant>
      <vt:variant>
        <vt:lpwstr>_Toc186442101</vt:lpwstr>
      </vt:variant>
      <vt:variant>
        <vt:i4>1638450</vt:i4>
      </vt:variant>
      <vt:variant>
        <vt:i4>2132</vt:i4>
      </vt:variant>
      <vt:variant>
        <vt:i4>0</vt:i4>
      </vt:variant>
      <vt:variant>
        <vt:i4>5</vt:i4>
      </vt:variant>
      <vt:variant>
        <vt:lpwstr/>
      </vt:variant>
      <vt:variant>
        <vt:lpwstr>_Toc186442100</vt:lpwstr>
      </vt:variant>
      <vt:variant>
        <vt:i4>1048627</vt:i4>
      </vt:variant>
      <vt:variant>
        <vt:i4>2126</vt:i4>
      </vt:variant>
      <vt:variant>
        <vt:i4>0</vt:i4>
      </vt:variant>
      <vt:variant>
        <vt:i4>5</vt:i4>
      </vt:variant>
      <vt:variant>
        <vt:lpwstr/>
      </vt:variant>
      <vt:variant>
        <vt:lpwstr>_Toc186442099</vt:lpwstr>
      </vt:variant>
      <vt:variant>
        <vt:i4>1048627</vt:i4>
      </vt:variant>
      <vt:variant>
        <vt:i4>2120</vt:i4>
      </vt:variant>
      <vt:variant>
        <vt:i4>0</vt:i4>
      </vt:variant>
      <vt:variant>
        <vt:i4>5</vt:i4>
      </vt:variant>
      <vt:variant>
        <vt:lpwstr/>
      </vt:variant>
      <vt:variant>
        <vt:lpwstr>_Toc186442098</vt:lpwstr>
      </vt:variant>
      <vt:variant>
        <vt:i4>1048627</vt:i4>
      </vt:variant>
      <vt:variant>
        <vt:i4>2114</vt:i4>
      </vt:variant>
      <vt:variant>
        <vt:i4>0</vt:i4>
      </vt:variant>
      <vt:variant>
        <vt:i4>5</vt:i4>
      </vt:variant>
      <vt:variant>
        <vt:lpwstr/>
      </vt:variant>
      <vt:variant>
        <vt:lpwstr>_Toc186442097</vt:lpwstr>
      </vt:variant>
      <vt:variant>
        <vt:i4>1048627</vt:i4>
      </vt:variant>
      <vt:variant>
        <vt:i4>2108</vt:i4>
      </vt:variant>
      <vt:variant>
        <vt:i4>0</vt:i4>
      </vt:variant>
      <vt:variant>
        <vt:i4>5</vt:i4>
      </vt:variant>
      <vt:variant>
        <vt:lpwstr/>
      </vt:variant>
      <vt:variant>
        <vt:lpwstr>_Toc186442096</vt:lpwstr>
      </vt:variant>
      <vt:variant>
        <vt:i4>1048627</vt:i4>
      </vt:variant>
      <vt:variant>
        <vt:i4>2102</vt:i4>
      </vt:variant>
      <vt:variant>
        <vt:i4>0</vt:i4>
      </vt:variant>
      <vt:variant>
        <vt:i4>5</vt:i4>
      </vt:variant>
      <vt:variant>
        <vt:lpwstr/>
      </vt:variant>
      <vt:variant>
        <vt:lpwstr>_Toc186442095</vt:lpwstr>
      </vt:variant>
      <vt:variant>
        <vt:i4>1048627</vt:i4>
      </vt:variant>
      <vt:variant>
        <vt:i4>2096</vt:i4>
      </vt:variant>
      <vt:variant>
        <vt:i4>0</vt:i4>
      </vt:variant>
      <vt:variant>
        <vt:i4>5</vt:i4>
      </vt:variant>
      <vt:variant>
        <vt:lpwstr/>
      </vt:variant>
      <vt:variant>
        <vt:lpwstr>_Toc186442094</vt:lpwstr>
      </vt:variant>
      <vt:variant>
        <vt:i4>1048627</vt:i4>
      </vt:variant>
      <vt:variant>
        <vt:i4>2090</vt:i4>
      </vt:variant>
      <vt:variant>
        <vt:i4>0</vt:i4>
      </vt:variant>
      <vt:variant>
        <vt:i4>5</vt:i4>
      </vt:variant>
      <vt:variant>
        <vt:lpwstr/>
      </vt:variant>
      <vt:variant>
        <vt:lpwstr>_Toc186442093</vt:lpwstr>
      </vt:variant>
      <vt:variant>
        <vt:i4>1048627</vt:i4>
      </vt:variant>
      <vt:variant>
        <vt:i4>2084</vt:i4>
      </vt:variant>
      <vt:variant>
        <vt:i4>0</vt:i4>
      </vt:variant>
      <vt:variant>
        <vt:i4>5</vt:i4>
      </vt:variant>
      <vt:variant>
        <vt:lpwstr/>
      </vt:variant>
      <vt:variant>
        <vt:lpwstr>_Toc186442092</vt:lpwstr>
      </vt:variant>
      <vt:variant>
        <vt:i4>1048627</vt:i4>
      </vt:variant>
      <vt:variant>
        <vt:i4>2078</vt:i4>
      </vt:variant>
      <vt:variant>
        <vt:i4>0</vt:i4>
      </vt:variant>
      <vt:variant>
        <vt:i4>5</vt:i4>
      </vt:variant>
      <vt:variant>
        <vt:lpwstr/>
      </vt:variant>
      <vt:variant>
        <vt:lpwstr>_Toc186442091</vt:lpwstr>
      </vt:variant>
      <vt:variant>
        <vt:i4>1048627</vt:i4>
      </vt:variant>
      <vt:variant>
        <vt:i4>2072</vt:i4>
      </vt:variant>
      <vt:variant>
        <vt:i4>0</vt:i4>
      </vt:variant>
      <vt:variant>
        <vt:i4>5</vt:i4>
      </vt:variant>
      <vt:variant>
        <vt:lpwstr/>
      </vt:variant>
      <vt:variant>
        <vt:lpwstr>_Toc186442090</vt:lpwstr>
      </vt:variant>
      <vt:variant>
        <vt:i4>1114163</vt:i4>
      </vt:variant>
      <vt:variant>
        <vt:i4>2066</vt:i4>
      </vt:variant>
      <vt:variant>
        <vt:i4>0</vt:i4>
      </vt:variant>
      <vt:variant>
        <vt:i4>5</vt:i4>
      </vt:variant>
      <vt:variant>
        <vt:lpwstr/>
      </vt:variant>
      <vt:variant>
        <vt:lpwstr>_Toc186442089</vt:lpwstr>
      </vt:variant>
      <vt:variant>
        <vt:i4>1114163</vt:i4>
      </vt:variant>
      <vt:variant>
        <vt:i4>2060</vt:i4>
      </vt:variant>
      <vt:variant>
        <vt:i4>0</vt:i4>
      </vt:variant>
      <vt:variant>
        <vt:i4>5</vt:i4>
      </vt:variant>
      <vt:variant>
        <vt:lpwstr/>
      </vt:variant>
      <vt:variant>
        <vt:lpwstr>_Toc186442088</vt:lpwstr>
      </vt:variant>
      <vt:variant>
        <vt:i4>1114163</vt:i4>
      </vt:variant>
      <vt:variant>
        <vt:i4>2054</vt:i4>
      </vt:variant>
      <vt:variant>
        <vt:i4>0</vt:i4>
      </vt:variant>
      <vt:variant>
        <vt:i4>5</vt:i4>
      </vt:variant>
      <vt:variant>
        <vt:lpwstr/>
      </vt:variant>
      <vt:variant>
        <vt:lpwstr>_Toc186442087</vt:lpwstr>
      </vt:variant>
      <vt:variant>
        <vt:i4>1114163</vt:i4>
      </vt:variant>
      <vt:variant>
        <vt:i4>2048</vt:i4>
      </vt:variant>
      <vt:variant>
        <vt:i4>0</vt:i4>
      </vt:variant>
      <vt:variant>
        <vt:i4>5</vt:i4>
      </vt:variant>
      <vt:variant>
        <vt:lpwstr/>
      </vt:variant>
      <vt:variant>
        <vt:lpwstr>_Toc186442086</vt:lpwstr>
      </vt:variant>
      <vt:variant>
        <vt:i4>1114163</vt:i4>
      </vt:variant>
      <vt:variant>
        <vt:i4>2042</vt:i4>
      </vt:variant>
      <vt:variant>
        <vt:i4>0</vt:i4>
      </vt:variant>
      <vt:variant>
        <vt:i4>5</vt:i4>
      </vt:variant>
      <vt:variant>
        <vt:lpwstr/>
      </vt:variant>
      <vt:variant>
        <vt:lpwstr>_Toc186442085</vt:lpwstr>
      </vt:variant>
      <vt:variant>
        <vt:i4>1114163</vt:i4>
      </vt:variant>
      <vt:variant>
        <vt:i4>2036</vt:i4>
      </vt:variant>
      <vt:variant>
        <vt:i4>0</vt:i4>
      </vt:variant>
      <vt:variant>
        <vt:i4>5</vt:i4>
      </vt:variant>
      <vt:variant>
        <vt:lpwstr/>
      </vt:variant>
      <vt:variant>
        <vt:lpwstr>_Toc186442084</vt:lpwstr>
      </vt:variant>
      <vt:variant>
        <vt:i4>1114163</vt:i4>
      </vt:variant>
      <vt:variant>
        <vt:i4>2030</vt:i4>
      </vt:variant>
      <vt:variant>
        <vt:i4>0</vt:i4>
      </vt:variant>
      <vt:variant>
        <vt:i4>5</vt:i4>
      </vt:variant>
      <vt:variant>
        <vt:lpwstr/>
      </vt:variant>
      <vt:variant>
        <vt:lpwstr>_Toc186442083</vt:lpwstr>
      </vt:variant>
      <vt:variant>
        <vt:i4>1114163</vt:i4>
      </vt:variant>
      <vt:variant>
        <vt:i4>2024</vt:i4>
      </vt:variant>
      <vt:variant>
        <vt:i4>0</vt:i4>
      </vt:variant>
      <vt:variant>
        <vt:i4>5</vt:i4>
      </vt:variant>
      <vt:variant>
        <vt:lpwstr/>
      </vt:variant>
      <vt:variant>
        <vt:lpwstr>_Toc186442082</vt:lpwstr>
      </vt:variant>
      <vt:variant>
        <vt:i4>1114163</vt:i4>
      </vt:variant>
      <vt:variant>
        <vt:i4>2018</vt:i4>
      </vt:variant>
      <vt:variant>
        <vt:i4>0</vt:i4>
      </vt:variant>
      <vt:variant>
        <vt:i4>5</vt:i4>
      </vt:variant>
      <vt:variant>
        <vt:lpwstr/>
      </vt:variant>
      <vt:variant>
        <vt:lpwstr>_Toc186442081</vt:lpwstr>
      </vt:variant>
      <vt:variant>
        <vt:i4>1114163</vt:i4>
      </vt:variant>
      <vt:variant>
        <vt:i4>2012</vt:i4>
      </vt:variant>
      <vt:variant>
        <vt:i4>0</vt:i4>
      </vt:variant>
      <vt:variant>
        <vt:i4>5</vt:i4>
      </vt:variant>
      <vt:variant>
        <vt:lpwstr/>
      </vt:variant>
      <vt:variant>
        <vt:lpwstr>_Toc186442080</vt:lpwstr>
      </vt:variant>
      <vt:variant>
        <vt:i4>1966131</vt:i4>
      </vt:variant>
      <vt:variant>
        <vt:i4>2006</vt:i4>
      </vt:variant>
      <vt:variant>
        <vt:i4>0</vt:i4>
      </vt:variant>
      <vt:variant>
        <vt:i4>5</vt:i4>
      </vt:variant>
      <vt:variant>
        <vt:lpwstr/>
      </vt:variant>
      <vt:variant>
        <vt:lpwstr>_Toc186442079</vt:lpwstr>
      </vt:variant>
      <vt:variant>
        <vt:i4>1966131</vt:i4>
      </vt:variant>
      <vt:variant>
        <vt:i4>2000</vt:i4>
      </vt:variant>
      <vt:variant>
        <vt:i4>0</vt:i4>
      </vt:variant>
      <vt:variant>
        <vt:i4>5</vt:i4>
      </vt:variant>
      <vt:variant>
        <vt:lpwstr/>
      </vt:variant>
      <vt:variant>
        <vt:lpwstr>_Toc186442078</vt:lpwstr>
      </vt:variant>
      <vt:variant>
        <vt:i4>1966131</vt:i4>
      </vt:variant>
      <vt:variant>
        <vt:i4>1994</vt:i4>
      </vt:variant>
      <vt:variant>
        <vt:i4>0</vt:i4>
      </vt:variant>
      <vt:variant>
        <vt:i4>5</vt:i4>
      </vt:variant>
      <vt:variant>
        <vt:lpwstr/>
      </vt:variant>
      <vt:variant>
        <vt:lpwstr>_Toc186442077</vt:lpwstr>
      </vt:variant>
      <vt:variant>
        <vt:i4>1966131</vt:i4>
      </vt:variant>
      <vt:variant>
        <vt:i4>1988</vt:i4>
      </vt:variant>
      <vt:variant>
        <vt:i4>0</vt:i4>
      </vt:variant>
      <vt:variant>
        <vt:i4>5</vt:i4>
      </vt:variant>
      <vt:variant>
        <vt:lpwstr/>
      </vt:variant>
      <vt:variant>
        <vt:lpwstr>_Toc186442076</vt:lpwstr>
      </vt:variant>
      <vt:variant>
        <vt:i4>1966131</vt:i4>
      </vt:variant>
      <vt:variant>
        <vt:i4>1982</vt:i4>
      </vt:variant>
      <vt:variant>
        <vt:i4>0</vt:i4>
      </vt:variant>
      <vt:variant>
        <vt:i4>5</vt:i4>
      </vt:variant>
      <vt:variant>
        <vt:lpwstr/>
      </vt:variant>
      <vt:variant>
        <vt:lpwstr>_Toc186442075</vt:lpwstr>
      </vt:variant>
      <vt:variant>
        <vt:i4>1966131</vt:i4>
      </vt:variant>
      <vt:variant>
        <vt:i4>1976</vt:i4>
      </vt:variant>
      <vt:variant>
        <vt:i4>0</vt:i4>
      </vt:variant>
      <vt:variant>
        <vt:i4>5</vt:i4>
      </vt:variant>
      <vt:variant>
        <vt:lpwstr/>
      </vt:variant>
      <vt:variant>
        <vt:lpwstr>_Toc186442074</vt:lpwstr>
      </vt:variant>
      <vt:variant>
        <vt:i4>1966131</vt:i4>
      </vt:variant>
      <vt:variant>
        <vt:i4>1970</vt:i4>
      </vt:variant>
      <vt:variant>
        <vt:i4>0</vt:i4>
      </vt:variant>
      <vt:variant>
        <vt:i4>5</vt:i4>
      </vt:variant>
      <vt:variant>
        <vt:lpwstr/>
      </vt:variant>
      <vt:variant>
        <vt:lpwstr>_Toc186442073</vt:lpwstr>
      </vt:variant>
      <vt:variant>
        <vt:i4>1966131</vt:i4>
      </vt:variant>
      <vt:variant>
        <vt:i4>1964</vt:i4>
      </vt:variant>
      <vt:variant>
        <vt:i4>0</vt:i4>
      </vt:variant>
      <vt:variant>
        <vt:i4>5</vt:i4>
      </vt:variant>
      <vt:variant>
        <vt:lpwstr/>
      </vt:variant>
      <vt:variant>
        <vt:lpwstr>_Toc186442072</vt:lpwstr>
      </vt:variant>
      <vt:variant>
        <vt:i4>1966131</vt:i4>
      </vt:variant>
      <vt:variant>
        <vt:i4>1958</vt:i4>
      </vt:variant>
      <vt:variant>
        <vt:i4>0</vt:i4>
      </vt:variant>
      <vt:variant>
        <vt:i4>5</vt:i4>
      </vt:variant>
      <vt:variant>
        <vt:lpwstr/>
      </vt:variant>
      <vt:variant>
        <vt:lpwstr>_Toc186442071</vt:lpwstr>
      </vt:variant>
      <vt:variant>
        <vt:i4>1966131</vt:i4>
      </vt:variant>
      <vt:variant>
        <vt:i4>1952</vt:i4>
      </vt:variant>
      <vt:variant>
        <vt:i4>0</vt:i4>
      </vt:variant>
      <vt:variant>
        <vt:i4>5</vt:i4>
      </vt:variant>
      <vt:variant>
        <vt:lpwstr/>
      </vt:variant>
      <vt:variant>
        <vt:lpwstr>_Toc186442070</vt:lpwstr>
      </vt:variant>
      <vt:variant>
        <vt:i4>2031667</vt:i4>
      </vt:variant>
      <vt:variant>
        <vt:i4>1946</vt:i4>
      </vt:variant>
      <vt:variant>
        <vt:i4>0</vt:i4>
      </vt:variant>
      <vt:variant>
        <vt:i4>5</vt:i4>
      </vt:variant>
      <vt:variant>
        <vt:lpwstr/>
      </vt:variant>
      <vt:variant>
        <vt:lpwstr>_Toc186442069</vt:lpwstr>
      </vt:variant>
      <vt:variant>
        <vt:i4>2031667</vt:i4>
      </vt:variant>
      <vt:variant>
        <vt:i4>1940</vt:i4>
      </vt:variant>
      <vt:variant>
        <vt:i4>0</vt:i4>
      </vt:variant>
      <vt:variant>
        <vt:i4>5</vt:i4>
      </vt:variant>
      <vt:variant>
        <vt:lpwstr/>
      </vt:variant>
      <vt:variant>
        <vt:lpwstr>_Toc186442068</vt:lpwstr>
      </vt:variant>
      <vt:variant>
        <vt:i4>2031667</vt:i4>
      </vt:variant>
      <vt:variant>
        <vt:i4>1934</vt:i4>
      </vt:variant>
      <vt:variant>
        <vt:i4>0</vt:i4>
      </vt:variant>
      <vt:variant>
        <vt:i4>5</vt:i4>
      </vt:variant>
      <vt:variant>
        <vt:lpwstr/>
      </vt:variant>
      <vt:variant>
        <vt:lpwstr>_Toc186442067</vt:lpwstr>
      </vt:variant>
      <vt:variant>
        <vt:i4>2031667</vt:i4>
      </vt:variant>
      <vt:variant>
        <vt:i4>1928</vt:i4>
      </vt:variant>
      <vt:variant>
        <vt:i4>0</vt:i4>
      </vt:variant>
      <vt:variant>
        <vt:i4>5</vt:i4>
      </vt:variant>
      <vt:variant>
        <vt:lpwstr/>
      </vt:variant>
      <vt:variant>
        <vt:lpwstr>_Toc186442066</vt:lpwstr>
      </vt:variant>
      <vt:variant>
        <vt:i4>2031667</vt:i4>
      </vt:variant>
      <vt:variant>
        <vt:i4>1925</vt:i4>
      </vt:variant>
      <vt:variant>
        <vt:i4>0</vt:i4>
      </vt:variant>
      <vt:variant>
        <vt:i4>5</vt:i4>
      </vt:variant>
      <vt:variant>
        <vt:lpwstr/>
      </vt:variant>
      <vt:variant>
        <vt:lpwstr>_Toc186442065</vt:lpwstr>
      </vt:variant>
      <vt:variant>
        <vt:i4>2031667</vt:i4>
      </vt:variant>
      <vt:variant>
        <vt:i4>1919</vt:i4>
      </vt:variant>
      <vt:variant>
        <vt:i4>0</vt:i4>
      </vt:variant>
      <vt:variant>
        <vt:i4>5</vt:i4>
      </vt:variant>
      <vt:variant>
        <vt:lpwstr/>
      </vt:variant>
      <vt:variant>
        <vt:lpwstr>_Toc186442064</vt:lpwstr>
      </vt:variant>
      <vt:variant>
        <vt:i4>2031667</vt:i4>
      </vt:variant>
      <vt:variant>
        <vt:i4>1913</vt:i4>
      </vt:variant>
      <vt:variant>
        <vt:i4>0</vt:i4>
      </vt:variant>
      <vt:variant>
        <vt:i4>5</vt:i4>
      </vt:variant>
      <vt:variant>
        <vt:lpwstr/>
      </vt:variant>
      <vt:variant>
        <vt:lpwstr>_Toc186442063</vt:lpwstr>
      </vt:variant>
      <vt:variant>
        <vt:i4>2031667</vt:i4>
      </vt:variant>
      <vt:variant>
        <vt:i4>1907</vt:i4>
      </vt:variant>
      <vt:variant>
        <vt:i4>0</vt:i4>
      </vt:variant>
      <vt:variant>
        <vt:i4>5</vt:i4>
      </vt:variant>
      <vt:variant>
        <vt:lpwstr/>
      </vt:variant>
      <vt:variant>
        <vt:lpwstr>_Toc186442062</vt:lpwstr>
      </vt:variant>
      <vt:variant>
        <vt:i4>2031667</vt:i4>
      </vt:variant>
      <vt:variant>
        <vt:i4>1901</vt:i4>
      </vt:variant>
      <vt:variant>
        <vt:i4>0</vt:i4>
      </vt:variant>
      <vt:variant>
        <vt:i4>5</vt:i4>
      </vt:variant>
      <vt:variant>
        <vt:lpwstr/>
      </vt:variant>
      <vt:variant>
        <vt:lpwstr>_Toc186442061</vt:lpwstr>
      </vt:variant>
      <vt:variant>
        <vt:i4>2031667</vt:i4>
      </vt:variant>
      <vt:variant>
        <vt:i4>1895</vt:i4>
      </vt:variant>
      <vt:variant>
        <vt:i4>0</vt:i4>
      </vt:variant>
      <vt:variant>
        <vt:i4>5</vt:i4>
      </vt:variant>
      <vt:variant>
        <vt:lpwstr/>
      </vt:variant>
      <vt:variant>
        <vt:lpwstr>_Toc186442060</vt:lpwstr>
      </vt:variant>
      <vt:variant>
        <vt:i4>1835059</vt:i4>
      </vt:variant>
      <vt:variant>
        <vt:i4>1889</vt:i4>
      </vt:variant>
      <vt:variant>
        <vt:i4>0</vt:i4>
      </vt:variant>
      <vt:variant>
        <vt:i4>5</vt:i4>
      </vt:variant>
      <vt:variant>
        <vt:lpwstr/>
      </vt:variant>
      <vt:variant>
        <vt:lpwstr>_Toc186442059</vt:lpwstr>
      </vt:variant>
      <vt:variant>
        <vt:i4>1835059</vt:i4>
      </vt:variant>
      <vt:variant>
        <vt:i4>1883</vt:i4>
      </vt:variant>
      <vt:variant>
        <vt:i4>0</vt:i4>
      </vt:variant>
      <vt:variant>
        <vt:i4>5</vt:i4>
      </vt:variant>
      <vt:variant>
        <vt:lpwstr/>
      </vt:variant>
      <vt:variant>
        <vt:lpwstr>_Toc186442058</vt:lpwstr>
      </vt:variant>
      <vt:variant>
        <vt:i4>1835059</vt:i4>
      </vt:variant>
      <vt:variant>
        <vt:i4>1877</vt:i4>
      </vt:variant>
      <vt:variant>
        <vt:i4>0</vt:i4>
      </vt:variant>
      <vt:variant>
        <vt:i4>5</vt:i4>
      </vt:variant>
      <vt:variant>
        <vt:lpwstr/>
      </vt:variant>
      <vt:variant>
        <vt:lpwstr>_Toc186442057</vt:lpwstr>
      </vt:variant>
      <vt:variant>
        <vt:i4>1835059</vt:i4>
      </vt:variant>
      <vt:variant>
        <vt:i4>1871</vt:i4>
      </vt:variant>
      <vt:variant>
        <vt:i4>0</vt:i4>
      </vt:variant>
      <vt:variant>
        <vt:i4>5</vt:i4>
      </vt:variant>
      <vt:variant>
        <vt:lpwstr/>
      </vt:variant>
      <vt:variant>
        <vt:lpwstr>_Toc186442056</vt:lpwstr>
      </vt:variant>
      <vt:variant>
        <vt:i4>1835059</vt:i4>
      </vt:variant>
      <vt:variant>
        <vt:i4>1865</vt:i4>
      </vt:variant>
      <vt:variant>
        <vt:i4>0</vt:i4>
      </vt:variant>
      <vt:variant>
        <vt:i4>5</vt:i4>
      </vt:variant>
      <vt:variant>
        <vt:lpwstr/>
      </vt:variant>
      <vt:variant>
        <vt:lpwstr>_Toc186442055</vt:lpwstr>
      </vt:variant>
      <vt:variant>
        <vt:i4>1835059</vt:i4>
      </vt:variant>
      <vt:variant>
        <vt:i4>1859</vt:i4>
      </vt:variant>
      <vt:variant>
        <vt:i4>0</vt:i4>
      </vt:variant>
      <vt:variant>
        <vt:i4>5</vt:i4>
      </vt:variant>
      <vt:variant>
        <vt:lpwstr/>
      </vt:variant>
      <vt:variant>
        <vt:lpwstr>_Toc186442054</vt:lpwstr>
      </vt:variant>
      <vt:variant>
        <vt:i4>1835059</vt:i4>
      </vt:variant>
      <vt:variant>
        <vt:i4>1853</vt:i4>
      </vt:variant>
      <vt:variant>
        <vt:i4>0</vt:i4>
      </vt:variant>
      <vt:variant>
        <vt:i4>5</vt:i4>
      </vt:variant>
      <vt:variant>
        <vt:lpwstr/>
      </vt:variant>
      <vt:variant>
        <vt:lpwstr>_Toc186442053</vt:lpwstr>
      </vt:variant>
      <vt:variant>
        <vt:i4>1835059</vt:i4>
      </vt:variant>
      <vt:variant>
        <vt:i4>1847</vt:i4>
      </vt:variant>
      <vt:variant>
        <vt:i4>0</vt:i4>
      </vt:variant>
      <vt:variant>
        <vt:i4>5</vt:i4>
      </vt:variant>
      <vt:variant>
        <vt:lpwstr/>
      </vt:variant>
      <vt:variant>
        <vt:lpwstr>_Toc186442052</vt:lpwstr>
      </vt:variant>
      <vt:variant>
        <vt:i4>1835059</vt:i4>
      </vt:variant>
      <vt:variant>
        <vt:i4>1841</vt:i4>
      </vt:variant>
      <vt:variant>
        <vt:i4>0</vt:i4>
      </vt:variant>
      <vt:variant>
        <vt:i4>5</vt:i4>
      </vt:variant>
      <vt:variant>
        <vt:lpwstr/>
      </vt:variant>
      <vt:variant>
        <vt:lpwstr>_Toc186442051</vt:lpwstr>
      </vt:variant>
      <vt:variant>
        <vt:i4>1835059</vt:i4>
      </vt:variant>
      <vt:variant>
        <vt:i4>1835</vt:i4>
      </vt:variant>
      <vt:variant>
        <vt:i4>0</vt:i4>
      </vt:variant>
      <vt:variant>
        <vt:i4>5</vt:i4>
      </vt:variant>
      <vt:variant>
        <vt:lpwstr/>
      </vt:variant>
      <vt:variant>
        <vt:lpwstr>_Toc186442050</vt:lpwstr>
      </vt:variant>
      <vt:variant>
        <vt:i4>1900595</vt:i4>
      </vt:variant>
      <vt:variant>
        <vt:i4>1829</vt:i4>
      </vt:variant>
      <vt:variant>
        <vt:i4>0</vt:i4>
      </vt:variant>
      <vt:variant>
        <vt:i4>5</vt:i4>
      </vt:variant>
      <vt:variant>
        <vt:lpwstr/>
      </vt:variant>
      <vt:variant>
        <vt:lpwstr>_Toc186442049</vt:lpwstr>
      </vt:variant>
      <vt:variant>
        <vt:i4>1900595</vt:i4>
      </vt:variant>
      <vt:variant>
        <vt:i4>1823</vt:i4>
      </vt:variant>
      <vt:variant>
        <vt:i4>0</vt:i4>
      </vt:variant>
      <vt:variant>
        <vt:i4>5</vt:i4>
      </vt:variant>
      <vt:variant>
        <vt:lpwstr/>
      </vt:variant>
      <vt:variant>
        <vt:lpwstr>_Toc186442048</vt:lpwstr>
      </vt:variant>
      <vt:variant>
        <vt:i4>1900595</vt:i4>
      </vt:variant>
      <vt:variant>
        <vt:i4>1817</vt:i4>
      </vt:variant>
      <vt:variant>
        <vt:i4>0</vt:i4>
      </vt:variant>
      <vt:variant>
        <vt:i4>5</vt:i4>
      </vt:variant>
      <vt:variant>
        <vt:lpwstr/>
      </vt:variant>
      <vt:variant>
        <vt:lpwstr>_Toc186442047</vt:lpwstr>
      </vt:variant>
      <vt:variant>
        <vt:i4>1900595</vt:i4>
      </vt:variant>
      <vt:variant>
        <vt:i4>1811</vt:i4>
      </vt:variant>
      <vt:variant>
        <vt:i4>0</vt:i4>
      </vt:variant>
      <vt:variant>
        <vt:i4>5</vt:i4>
      </vt:variant>
      <vt:variant>
        <vt:lpwstr/>
      </vt:variant>
      <vt:variant>
        <vt:lpwstr>_Toc186442046</vt:lpwstr>
      </vt:variant>
      <vt:variant>
        <vt:i4>1900595</vt:i4>
      </vt:variant>
      <vt:variant>
        <vt:i4>1805</vt:i4>
      </vt:variant>
      <vt:variant>
        <vt:i4>0</vt:i4>
      </vt:variant>
      <vt:variant>
        <vt:i4>5</vt:i4>
      </vt:variant>
      <vt:variant>
        <vt:lpwstr/>
      </vt:variant>
      <vt:variant>
        <vt:lpwstr>_Toc186442045</vt:lpwstr>
      </vt:variant>
      <vt:variant>
        <vt:i4>1900595</vt:i4>
      </vt:variant>
      <vt:variant>
        <vt:i4>1799</vt:i4>
      </vt:variant>
      <vt:variant>
        <vt:i4>0</vt:i4>
      </vt:variant>
      <vt:variant>
        <vt:i4>5</vt:i4>
      </vt:variant>
      <vt:variant>
        <vt:lpwstr/>
      </vt:variant>
      <vt:variant>
        <vt:lpwstr>_Toc186442044</vt:lpwstr>
      </vt:variant>
      <vt:variant>
        <vt:i4>1900595</vt:i4>
      </vt:variant>
      <vt:variant>
        <vt:i4>1793</vt:i4>
      </vt:variant>
      <vt:variant>
        <vt:i4>0</vt:i4>
      </vt:variant>
      <vt:variant>
        <vt:i4>5</vt:i4>
      </vt:variant>
      <vt:variant>
        <vt:lpwstr/>
      </vt:variant>
      <vt:variant>
        <vt:lpwstr>_Toc186442043</vt:lpwstr>
      </vt:variant>
      <vt:variant>
        <vt:i4>1900595</vt:i4>
      </vt:variant>
      <vt:variant>
        <vt:i4>1787</vt:i4>
      </vt:variant>
      <vt:variant>
        <vt:i4>0</vt:i4>
      </vt:variant>
      <vt:variant>
        <vt:i4>5</vt:i4>
      </vt:variant>
      <vt:variant>
        <vt:lpwstr/>
      </vt:variant>
      <vt:variant>
        <vt:lpwstr>_Toc186442042</vt:lpwstr>
      </vt:variant>
      <vt:variant>
        <vt:i4>1900595</vt:i4>
      </vt:variant>
      <vt:variant>
        <vt:i4>1781</vt:i4>
      </vt:variant>
      <vt:variant>
        <vt:i4>0</vt:i4>
      </vt:variant>
      <vt:variant>
        <vt:i4>5</vt:i4>
      </vt:variant>
      <vt:variant>
        <vt:lpwstr/>
      </vt:variant>
      <vt:variant>
        <vt:lpwstr>_Toc186442041</vt:lpwstr>
      </vt:variant>
      <vt:variant>
        <vt:i4>1900595</vt:i4>
      </vt:variant>
      <vt:variant>
        <vt:i4>1775</vt:i4>
      </vt:variant>
      <vt:variant>
        <vt:i4>0</vt:i4>
      </vt:variant>
      <vt:variant>
        <vt:i4>5</vt:i4>
      </vt:variant>
      <vt:variant>
        <vt:lpwstr/>
      </vt:variant>
      <vt:variant>
        <vt:lpwstr>_Toc186442040</vt:lpwstr>
      </vt:variant>
      <vt:variant>
        <vt:i4>1703987</vt:i4>
      </vt:variant>
      <vt:variant>
        <vt:i4>1769</vt:i4>
      </vt:variant>
      <vt:variant>
        <vt:i4>0</vt:i4>
      </vt:variant>
      <vt:variant>
        <vt:i4>5</vt:i4>
      </vt:variant>
      <vt:variant>
        <vt:lpwstr/>
      </vt:variant>
      <vt:variant>
        <vt:lpwstr>_Toc186442039</vt:lpwstr>
      </vt:variant>
      <vt:variant>
        <vt:i4>1703987</vt:i4>
      </vt:variant>
      <vt:variant>
        <vt:i4>1763</vt:i4>
      </vt:variant>
      <vt:variant>
        <vt:i4>0</vt:i4>
      </vt:variant>
      <vt:variant>
        <vt:i4>5</vt:i4>
      </vt:variant>
      <vt:variant>
        <vt:lpwstr/>
      </vt:variant>
      <vt:variant>
        <vt:lpwstr>_Toc186442038</vt:lpwstr>
      </vt:variant>
      <vt:variant>
        <vt:i4>1703987</vt:i4>
      </vt:variant>
      <vt:variant>
        <vt:i4>1757</vt:i4>
      </vt:variant>
      <vt:variant>
        <vt:i4>0</vt:i4>
      </vt:variant>
      <vt:variant>
        <vt:i4>5</vt:i4>
      </vt:variant>
      <vt:variant>
        <vt:lpwstr/>
      </vt:variant>
      <vt:variant>
        <vt:lpwstr>_Toc186442037</vt:lpwstr>
      </vt:variant>
      <vt:variant>
        <vt:i4>1703987</vt:i4>
      </vt:variant>
      <vt:variant>
        <vt:i4>1751</vt:i4>
      </vt:variant>
      <vt:variant>
        <vt:i4>0</vt:i4>
      </vt:variant>
      <vt:variant>
        <vt:i4>5</vt:i4>
      </vt:variant>
      <vt:variant>
        <vt:lpwstr/>
      </vt:variant>
      <vt:variant>
        <vt:lpwstr>_Toc186442036</vt:lpwstr>
      </vt:variant>
      <vt:variant>
        <vt:i4>1703987</vt:i4>
      </vt:variant>
      <vt:variant>
        <vt:i4>1745</vt:i4>
      </vt:variant>
      <vt:variant>
        <vt:i4>0</vt:i4>
      </vt:variant>
      <vt:variant>
        <vt:i4>5</vt:i4>
      </vt:variant>
      <vt:variant>
        <vt:lpwstr/>
      </vt:variant>
      <vt:variant>
        <vt:lpwstr>_Toc186442035</vt:lpwstr>
      </vt:variant>
      <vt:variant>
        <vt:i4>1703987</vt:i4>
      </vt:variant>
      <vt:variant>
        <vt:i4>1739</vt:i4>
      </vt:variant>
      <vt:variant>
        <vt:i4>0</vt:i4>
      </vt:variant>
      <vt:variant>
        <vt:i4>5</vt:i4>
      </vt:variant>
      <vt:variant>
        <vt:lpwstr/>
      </vt:variant>
      <vt:variant>
        <vt:lpwstr>_Toc186442034</vt:lpwstr>
      </vt:variant>
      <vt:variant>
        <vt:i4>1703987</vt:i4>
      </vt:variant>
      <vt:variant>
        <vt:i4>1733</vt:i4>
      </vt:variant>
      <vt:variant>
        <vt:i4>0</vt:i4>
      </vt:variant>
      <vt:variant>
        <vt:i4>5</vt:i4>
      </vt:variant>
      <vt:variant>
        <vt:lpwstr/>
      </vt:variant>
      <vt:variant>
        <vt:lpwstr>_Toc186442033</vt:lpwstr>
      </vt:variant>
      <vt:variant>
        <vt:i4>1703987</vt:i4>
      </vt:variant>
      <vt:variant>
        <vt:i4>1727</vt:i4>
      </vt:variant>
      <vt:variant>
        <vt:i4>0</vt:i4>
      </vt:variant>
      <vt:variant>
        <vt:i4>5</vt:i4>
      </vt:variant>
      <vt:variant>
        <vt:lpwstr/>
      </vt:variant>
      <vt:variant>
        <vt:lpwstr>_Toc186442032</vt:lpwstr>
      </vt:variant>
      <vt:variant>
        <vt:i4>1703987</vt:i4>
      </vt:variant>
      <vt:variant>
        <vt:i4>1721</vt:i4>
      </vt:variant>
      <vt:variant>
        <vt:i4>0</vt:i4>
      </vt:variant>
      <vt:variant>
        <vt:i4>5</vt:i4>
      </vt:variant>
      <vt:variant>
        <vt:lpwstr/>
      </vt:variant>
      <vt:variant>
        <vt:lpwstr>_Toc186442031</vt:lpwstr>
      </vt:variant>
      <vt:variant>
        <vt:i4>1703987</vt:i4>
      </vt:variant>
      <vt:variant>
        <vt:i4>1715</vt:i4>
      </vt:variant>
      <vt:variant>
        <vt:i4>0</vt:i4>
      </vt:variant>
      <vt:variant>
        <vt:i4>5</vt:i4>
      </vt:variant>
      <vt:variant>
        <vt:lpwstr/>
      </vt:variant>
      <vt:variant>
        <vt:lpwstr>_Toc186442030</vt:lpwstr>
      </vt:variant>
      <vt:variant>
        <vt:i4>1769523</vt:i4>
      </vt:variant>
      <vt:variant>
        <vt:i4>1709</vt:i4>
      </vt:variant>
      <vt:variant>
        <vt:i4>0</vt:i4>
      </vt:variant>
      <vt:variant>
        <vt:i4>5</vt:i4>
      </vt:variant>
      <vt:variant>
        <vt:lpwstr/>
      </vt:variant>
      <vt:variant>
        <vt:lpwstr>_Toc186442029</vt:lpwstr>
      </vt:variant>
      <vt:variant>
        <vt:i4>1769523</vt:i4>
      </vt:variant>
      <vt:variant>
        <vt:i4>1703</vt:i4>
      </vt:variant>
      <vt:variant>
        <vt:i4>0</vt:i4>
      </vt:variant>
      <vt:variant>
        <vt:i4>5</vt:i4>
      </vt:variant>
      <vt:variant>
        <vt:lpwstr/>
      </vt:variant>
      <vt:variant>
        <vt:lpwstr>_Toc186442028</vt:lpwstr>
      </vt:variant>
      <vt:variant>
        <vt:i4>1769523</vt:i4>
      </vt:variant>
      <vt:variant>
        <vt:i4>1697</vt:i4>
      </vt:variant>
      <vt:variant>
        <vt:i4>0</vt:i4>
      </vt:variant>
      <vt:variant>
        <vt:i4>5</vt:i4>
      </vt:variant>
      <vt:variant>
        <vt:lpwstr/>
      </vt:variant>
      <vt:variant>
        <vt:lpwstr>_Toc186442027</vt:lpwstr>
      </vt:variant>
      <vt:variant>
        <vt:i4>1769523</vt:i4>
      </vt:variant>
      <vt:variant>
        <vt:i4>1691</vt:i4>
      </vt:variant>
      <vt:variant>
        <vt:i4>0</vt:i4>
      </vt:variant>
      <vt:variant>
        <vt:i4>5</vt:i4>
      </vt:variant>
      <vt:variant>
        <vt:lpwstr/>
      </vt:variant>
      <vt:variant>
        <vt:lpwstr>_Toc186442026</vt:lpwstr>
      </vt:variant>
      <vt:variant>
        <vt:i4>1769523</vt:i4>
      </vt:variant>
      <vt:variant>
        <vt:i4>1685</vt:i4>
      </vt:variant>
      <vt:variant>
        <vt:i4>0</vt:i4>
      </vt:variant>
      <vt:variant>
        <vt:i4>5</vt:i4>
      </vt:variant>
      <vt:variant>
        <vt:lpwstr/>
      </vt:variant>
      <vt:variant>
        <vt:lpwstr>_Toc186442025</vt:lpwstr>
      </vt:variant>
      <vt:variant>
        <vt:i4>1769523</vt:i4>
      </vt:variant>
      <vt:variant>
        <vt:i4>1679</vt:i4>
      </vt:variant>
      <vt:variant>
        <vt:i4>0</vt:i4>
      </vt:variant>
      <vt:variant>
        <vt:i4>5</vt:i4>
      </vt:variant>
      <vt:variant>
        <vt:lpwstr/>
      </vt:variant>
      <vt:variant>
        <vt:lpwstr>_Toc186442024</vt:lpwstr>
      </vt:variant>
      <vt:variant>
        <vt:i4>1769523</vt:i4>
      </vt:variant>
      <vt:variant>
        <vt:i4>1673</vt:i4>
      </vt:variant>
      <vt:variant>
        <vt:i4>0</vt:i4>
      </vt:variant>
      <vt:variant>
        <vt:i4>5</vt:i4>
      </vt:variant>
      <vt:variant>
        <vt:lpwstr/>
      </vt:variant>
      <vt:variant>
        <vt:lpwstr>_Toc186442023</vt:lpwstr>
      </vt:variant>
      <vt:variant>
        <vt:i4>1769523</vt:i4>
      </vt:variant>
      <vt:variant>
        <vt:i4>1667</vt:i4>
      </vt:variant>
      <vt:variant>
        <vt:i4>0</vt:i4>
      </vt:variant>
      <vt:variant>
        <vt:i4>5</vt:i4>
      </vt:variant>
      <vt:variant>
        <vt:lpwstr/>
      </vt:variant>
      <vt:variant>
        <vt:lpwstr>_Toc186442022</vt:lpwstr>
      </vt:variant>
      <vt:variant>
        <vt:i4>1769523</vt:i4>
      </vt:variant>
      <vt:variant>
        <vt:i4>1661</vt:i4>
      </vt:variant>
      <vt:variant>
        <vt:i4>0</vt:i4>
      </vt:variant>
      <vt:variant>
        <vt:i4>5</vt:i4>
      </vt:variant>
      <vt:variant>
        <vt:lpwstr/>
      </vt:variant>
      <vt:variant>
        <vt:lpwstr>_Toc186442021</vt:lpwstr>
      </vt:variant>
      <vt:variant>
        <vt:i4>1769523</vt:i4>
      </vt:variant>
      <vt:variant>
        <vt:i4>1655</vt:i4>
      </vt:variant>
      <vt:variant>
        <vt:i4>0</vt:i4>
      </vt:variant>
      <vt:variant>
        <vt:i4>5</vt:i4>
      </vt:variant>
      <vt:variant>
        <vt:lpwstr/>
      </vt:variant>
      <vt:variant>
        <vt:lpwstr>_Toc186442020</vt:lpwstr>
      </vt:variant>
      <vt:variant>
        <vt:i4>1572915</vt:i4>
      </vt:variant>
      <vt:variant>
        <vt:i4>1649</vt:i4>
      </vt:variant>
      <vt:variant>
        <vt:i4>0</vt:i4>
      </vt:variant>
      <vt:variant>
        <vt:i4>5</vt:i4>
      </vt:variant>
      <vt:variant>
        <vt:lpwstr/>
      </vt:variant>
      <vt:variant>
        <vt:lpwstr>_Toc186442019</vt:lpwstr>
      </vt:variant>
      <vt:variant>
        <vt:i4>1572915</vt:i4>
      </vt:variant>
      <vt:variant>
        <vt:i4>1643</vt:i4>
      </vt:variant>
      <vt:variant>
        <vt:i4>0</vt:i4>
      </vt:variant>
      <vt:variant>
        <vt:i4>5</vt:i4>
      </vt:variant>
      <vt:variant>
        <vt:lpwstr/>
      </vt:variant>
      <vt:variant>
        <vt:lpwstr>_Toc186442018</vt:lpwstr>
      </vt:variant>
      <vt:variant>
        <vt:i4>1572915</vt:i4>
      </vt:variant>
      <vt:variant>
        <vt:i4>1637</vt:i4>
      </vt:variant>
      <vt:variant>
        <vt:i4>0</vt:i4>
      </vt:variant>
      <vt:variant>
        <vt:i4>5</vt:i4>
      </vt:variant>
      <vt:variant>
        <vt:lpwstr/>
      </vt:variant>
      <vt:variant>
        <vt:lpwstr>_Toc186442017</vt:lpwstr>
      </vt:variant>
      <vt:variant>
        <vt:i4>1572915</vt:i4>
      </vt:variant>
      <vt:variant>
        <vt:i4>1631</vt:i4>
      </vt:variant>
      <vt:variant>
        <vt:i4>0</vt:i4>
      </vt:variant>
      <vt:variant>
        <vt:i4>5</vt:i4>
      </vt:variant>
      <vt:variant>
        <vt:lpwstr/>
      </vt:variant>
      <vt:variant>
        <vt:lpwstr>_Toc186442016</vt:lpwstr>
      </vt:variant>
      <vt:variant>
        <vt:i4>1572915</vt:i4>
      </vt:variant>
      <vt:variant>
        <vt:i4>1625</vt:i4>
      </vt:variant>
      <vt:variant>
        <vt:i4>0</vt:i4>
      </vt:variant>
      <vt:variant>
        <vt:i4>5</vt:i4>
      </vt:variant>
      <vt:variant>
        <vt:lpwstr/>
      </vt:variant>
      <vt:variant>
        <vt:lpwstr>_Toc186442015</vt:lpwstr>
      </vt:variant>
      <vt:variant>
        <vt:i4>1572915</vt:i4>
      </vt:variant>
      <vt:variant>
        <vt:i4>1619</vt:i4>
      </vt:variant>
      <vt:variant>
        <vt:i4>0</vt:i4>
      </vt:variant>
      <vt:variant>
        <vt:i4>5</vt:i4>
      </vt:variant>
      <vt:variant>
        <vt:lpwstr/>
      </vt:variant>
      <vt:variant>
        <vt:lpwstr>_Toc186442014</vt:lpwstr>
      </vt:variant>
      <vt:variant>
        <vt:i4>1572915</vt:i4>
      </vt:variant>
      <vt:variant>
        <vt:i4>1613</vt:i4>
      </vt:variant>
      <vt:variant>
        <vt:i4>0</vt:i4>
      </vt:variant>
      <vt:variant>
        <vt:i4>5</vt:i4>
      </vt:variant>
      <vt:variant>
        <vt:lpwstr/>
      </vt:variant>
      <vt:variant>
        <vt:lpwstr>_Toc186442013</vt:lpwstr>
      </vt:variant>
      <vt:variant>
        <vt:i4>1572915</vt:i4>
      </vt:variant>
      <vt:variant>
        <vt:i4>1607</vt:i4>
      </vt:variant>
      <vt:variant>
        <vt:i4>0</vt:i4>
      </vt:variant>
      <vt:variant>
        <vt:i4>5</vt:i4>
      </vt:variant>
      <vt:variant>
        <vt:lpwstr/>
      </vt:variant>
      <vt:variant>
        <vt:lpwstr>_Toc186442012</vt:lpwstr>
      </vt:variant>
      <vt:variant>
        <vt:i4>1572915</vt:i4>
      </vt:variant>
      <vt:variant>
        <vt:i4>1601</vt:i4>
      </vt:variant>
      <vt:variant>
        <vt:i4>0</vt:i4>
      </vt:variant>
      <vt:variant>
        <vt:i4>5</vt:i4>
      </vt:variant>
      <vt:variant>
        <vt:lpwstr/>
      </vt:variant>
      <vt:variant>
        <vt:lpwstr>_Toc186442011</vt:lpwstr>
      </vt:variant>
      <vt:variant>
        <vt:i4>1572915</vt:i4>
      </vt:variant>
      <vt:variant>
        <vt:i4>1595</vt:i4>
      </vt:variant>
      <vt:variant>
        <vt:i4>0</vt:i4>
      </vt:variant>
      <vt:variant>
        <vt:i4>5</vt:i4>
      </vt:variant>
      <vt:variant>
        <vt:lpwstr/>
      </vt:variant>
      <vt:variant>
        <vt:lpwstr>_Toc186442010</vt:lpwstr>
      </vt:variant>
      <vt:variant>
        <vt:i4>1638451</vt:i4>
      </vt:variant>
      <vt:variant>
        <vt:i4>1589</vt:i4>
      </vt:variant>
      <vt:variant>
        <vt:i4>0</vt:i4>
      </vt:variant>
      <vt:variant>
        <vt:i4>5</vt:i4>
      </vt:variant>
      <vt:variant>
        <vt:lpwstr/>
      </vt:variant>
      <vt:variant>
        <vt:lpwstr>_Toc186442009</vt:lpwstr>
      </vt:variant>
      <vt:variant>
        <vt:i4>1638451</vt:i4>
      </vt:variant>
      <vt:variant>
        <vt:i4>1583</vt:i4>
      </vt:variant>
      <vt:variant>
        <vt:i4>0</vt:i4>
      </vt:variant>
      <vt:variant>
        <vt:i4>5</vt:i4>
      </vt:variant>
      <vt:variant>
        <vt:lpwstr/>
      </vt:variant>
      <vt:variant>
        <vt:lpwstr>_Toc186442008</vt:lpwstr>
      </vt:variant>
      <vt:variant>
        <vt:i4>1638451</vt:i4>
      </vt:variant>
      <vt:variant>
        <vt:i4>1577</vt:i4>
      </vt:variant>
      <vt:variant>
        <vt:i4>0</vt:i4>
      </vt:variant>
      <vt:variant>
        <vt:i4>5</vt:i4>
      </vt:variant>
      <vt:variant>
        <vt:lpwstr/>
      </vt:variant>
      <vt:variant>
        <vt:lpwstr>_Toc186442007</vt:lpwstr>
      </vt:variant>
      <vt:variant>
        <vt:i4>1638451</vt:i4>
      </vt:variant>
      <vt:variant>
        <vt:i4>1571</vt:i4>
      </vt:variant>
      <vt:variant>
        <vt:i4>0</vt:i4>
      </vt:variant>
      <vt:variant>
        <vt:i4>5</vt:i4>
      </vt:variant>
      <vt:variant>
        <vt:lpwstr/>
      </vt:variant>
      <vt:variant>
        <vt:lpwstr>_Toc186442006</vt:lpwstr>
      </vt:variant>
      <vt:variant>
        <vt:i4>1638451</vt:i4>
      </vt:variant>
      <vt:variant>
        <vt:i4>1565</vt:i4>
      </vt:variant>
      <vt:variant>
        <vt:i4>0</vt:i4>
      </vt:variant>
      <vt:variant>
        <vt:i4>5</vt:i4>
      </vt:variant>
      <vt:variant>
        <vt:lpwstr/>
      </vt:variant>
      <vt:variant>
        <vt:lpwstr>_Toc186442005</vt:lpwstr>
      </vt:variant>
      <vt:variant>
        <vt:i4>1638451</vt:i4>
      </vt:variant>
      <vt:variant>
        <vt:i4>1559</vt:i4>
      </vt:variant>
      <vt:variant>
        <vt:i4>0</vt:i4>
      </vt:variant>
      <vt:variant>
        <vt:i4>5</vt:i4>
      </vt:variant>
      <vt:variant>
        <vt:lpwstr/>
      </vt:variant>
      <vt:variant>
        <vt:lpwstr>_Toc186442004</vt:lpwstr>
      </vt:variant>
      <vt:variant>
        <vt:i4>1638451</vt:i4>
      </vt:variant>
      <vt:variant>
        <vt:i4>1553</vt:i4>
      </vt:variant>
      <vt:variant>
        <vt:i4>0</vt:i4>
      </vt:variant>
      <vt:variant>
        <vt:i4>5</vt:i4>
      </vt:variant>
      <vt:variant>
        <vt:lpwstr/>
      </vt:variant>
      <vt:variant>
        <vt:lpwstr>_Toc186442003</vt:lpwstr>
      </vt:variant>
      <vt:variant>
        <vt:i4>1638451</vt:i4>
      </vt:variant>
      <vt:variant>
        <vt:i4>1547</vt:i4>
      </vt:variant>
      <vt:variant>
        <vt:i4>0</vt:i4>
      </vt:variant>
      <vt:variant>
        <vt:i4>5</vt:i4>
      </vt:variant>
      <vt:variant>
        <vt:lpwstr/>
      </vt:variant>
      <vt:variant>
        <vt:lpwstr>_Toc186442002</vt:lpwstr>
      </vt:variant>
      <vt:variant>
        <vt:i4>1638451</vt:i4>
      </vt:variant>
      <vt:variant>
        <vt:i4>1541</vt:i4>
      </vt:variant>
      <vt:variant>
        <vt:i4>0</vt:i4>
      </vt:variant>
      <vt:variant>
        <vt:i4>5</vt:i4>
      </vt:variant>
      <vt:variant>
        <vt:lpwstr/>
      </vt:variant>
      <vt:variant>
        <vt:lpwstr>_Toc186442001</vt:lpwstr>
      </vt:variant>
      <vt:variant>
        <vt:i4>1638451</vt:i4>
      </vt:variant>
      <vt:variant>
        <vt:i4>1535</vt:i4>
      </vt:variant>
      <vt:variant>
        <vt:i4>0</vt:i4>
      </vt:variant>
      <vt:variant>
        <vt:i4>5</vt:i4>
      </vt:variant>
      <vt:variant>
        <vt:lpwstr/>
      </vt:variant>
      <vt:variant>
        <vt:lpwstr>_Toc186442000</vt:lpwstr>
      </vt:variant>
      <vt:variant>
        <vt:i4>1245242</vt:i4>
      </vt:variant>
      <vt:variant>
        <vt:i4>1529</vt:i4>
      </vt:variant>
      <vt:variant>
        <vt:i4>0</vt:i4>
      </vt:variant>
      <vt:variant>
        <vt:i4>5</vt:i4>
      </vt:variant>
      <vt:variant>
        <vt:lpwstr/>
      </vt:variant>
      <vt:variant>
        <vt:lpwstr>_Toc186441999</vt:lpwstr>
      </vt:variant>
      <vt:variant>
        <vt:i4>1245242</vt:i4>
      </vt:variant>
      <vt:variant>
        <vt:i4>1523</vt:i4>
      </vt:variant>
      <vt:variant>
        <vt:i4>0</vt:i4>
      </vt:variant>
      <vt:variant>
        <vt:i4>5</vt:i4>
      </vt:variant>
      <vt:variant>
        <vt:lpwstr/>
      </vt:variant>
      <vt:variant>
        <vt:lpwstr>_Toc186441998</vt:lpwstr>
      </vt:variant>
      <vt:variant>
        <vt:i4>1245242</vt:i4>
      </vt:variant>
      <vt:variant>
        <vt:i4>1517</vt:i4>
      </vt:variant>
      <vt:variant>
        <vt:i4>0</vt:i4>
      </vt:variant>
      <vt:variant>
        <vt:i4>5</vt:i4>
      </vt:variant>
      <vt:variant>
        <vt:lpwstr/>
      </vt:variant>
      <vt:variant>
        <vt:lpwstr>_Toc186441997</vt:lpwstr>
      </vt:variant>
      <vt:variant>
        <vt:i4>1245242</vt:i4>
      </vt:variant>
      <vt:variant>
        <vt:i4>1511</vt:i4>
      </vt:variant>
      <vt:variant>
        <vt:i4>0</vt:i4>
      </vt:variant>
      <vt:variant>
        <vt:i4>5</vt:i4>
      </vt:variant>
      <vt:variant>
        <vt:lpwstr/>
      </vt:variant>
      <vt:variant>
        <vt:lpwstr>_Toc186441996</vt:lpwstr>
      </vt:variant>
      <vt:variant>
        <vt:i4>1245242</vt:i4>
      </vt:variant>
      <vt:variant>
        <vt:i4>1505</vt:i4>
      </vt:variant>
      <vt:variant>
        <vt:i4>0</vt:i4>
      </vt:variant>
      <vt:variant>
        <vt:i4>5</vt:i4>
      </vt:variant>
      <vt:variant>
        <vt:lpwstr/>
      </vt:variant>
      <vt:variant>
        <vt:lpwstr>_Toc186441995</vt:lpwstr>
      </vt:variant>
      <vt:variant>
        <vt:i4>1245242</vt:i4>
      </vt:variant>
      <vt:variant>
        <vt:i4>1499</vt:i4>
      </vt:variant>
      <vt:variant>
        <vt:i4>0</vt:i4>
      </vt:variant>
      <vt:variant>
        <vt:i4>5</vt:i4>
      </vt:variant>
      <vt:variant>
        <vt:lpwstr/>
      </vt:variant>
      <vt:variant>
        <vt:lpwstr>_Toc186441994</vt:lpwstr>
      </vt:variant>
      <vt:variant>
        <vt:i4>1245242</vt:i4>
      </vt:variant>
      <vt:variant>
        <vt:i4>1493</vt:i4>
      </vt:variant>
      <vt:variant>
        <vt:i4>0</vt:i4>
      </vt:variant>
      <vt:variant>
        <vt:i4>5</vt:i4>
      </vt:variant>
      <vt:variant>
        <vt:lpwstr/>
      </vt:variant>
      <vt:variant>
        <vt:lpwstr>_Toc186441993</vt:lpwstr>
      </vt:variant>
      <vt:variant>
        <vt:i4>1245242</vt:i4>
      </vt:variant>
      <vt:variant>
        <vt:i4>1487</vt:i4>
      </vt:variant>
      <vt:variant>
        <vt:i4>0</vt:i4>
      </vt:variant>
      <vt:variant>
        <vt:i4>5</vt:i4>
      </vt:variant>
      <vt:variant>
        <vt:lpwstr/>
      </vt:variant>
      <vt:variant>
        <vt:lpwstr>_Toc186441992</vt:lpwstr>
      </vt:variant>
      <vt:variant>
        <vt:i4>1245242</vt:i4>
      </vt:variant>
      <vt:variant>
        <vt:i4>1481</vt:i4>
      </vt:variant>
      <vt:variant>
        <vt:i4>0</vt:i4>
      </vt:variant>
      <vt:variant>
        <vt:i4>5</vt:i4>
      </vt:variant>
      <vt:variant>
        <vt:lpwstr/>
      </vt:variant>
      <vt:variant>
        <vt:lpwstr>_Toc186441991</vt:lpwstr>
      </vt:variant>
      <vt:variant>
        <vt:i4>1245242</vt:i4>
      </vt:variant>
      <vt:variant>
        <vt:i4>1475</vt:i4>
      </vt:variant>
      <vt:variant>
        <vt:i4>0</vt:i4>
      </vt:variant>
      <vt:variant>
        <vt:i4>5</vt:i4>
      </vt:variant>
      <vt:variant>
        <vt:lpwstr/>
      </vt:variant>
      <vt:variant>
        <vt:lpwstr>_Toc186441990</vt:lpwstr>
      </vt:variant>
      <vt:variant>
        <vt:i4>1179706</vt:i4>
      </vt:variant>
      <vt:variant>
        <vt:i4>1469</vt:i4>
      </vt:variant>
      <vt:variant>
        <vt:i4>0</vt:i4>
      </vt:variant>
      <vt:variant>
        <vt:i4>5</vt:i4>
      </vt:variant>
      <vt:variant>
        <vt:lpwstr/>
      </vt:variant>
      <vt:variant>
        <vt:lpwstr>_Toc186441989</vt:lpwstr>
      </vt:variant>
      <vt:variant>
        <vt:i4>1179706</vt:i4>
      </vt:variant>
      <vt:variant>
        <vt:i4>1463</vt:i4>
      </vt:variant>
      <vt:variant>
        <vt:i4>0</vt:i4>
      </vt:variant>
      <vt:variant>
        <vt:i4>5</vt:i4>
      </vt:variant>
      <vt:variant>
        <vt:lpwstr/>
      </vt:variant>
      <vt:variant>
        <vt:lpwstr>_Toc186441988</vt:lpwstr>
      </vt:variant>
      <vt:variant>
        <vt:i4>1179706</vt:i4>
      </vt:variant>
      <vt:variant>
        <vt:i4>1457</vt:i4>
      </vt:variant>
      <vt:variant>
        <vt:i4>0</vt:i4>
      </vt:variant>
      <vt:variant>
        <vt:i4>5</vt:i4>
      </vt:variant>
      <vt:variant>
        <vt:lpwstr/>
      </vt:variant>
      <vt:variant>
        <vt:lpwstr>_Toc186441987</vt:lpwstr>
      </vt:variant>
      <vt:variant>
        <vt:i4>1179706</vt:i4>
      </vt:variant>
      <vt:variant>
        <vt:i4>1451</vt:i4>
      </vt:variant>
      <vt:variant>
        <vt:i4>0</vt:i4>
      </vt:variant>
      <vt:variant>
        <vt:i4>5</vt:i4>
      </vt:variant>
      <vt:variant>
        <vt:lpwstr/>
      </vt:variant>
      <vt:variant>
        <vt:lpwstr>_Toc186441986</vt:lpwstr>
      </vt:variant>
      <vt:variant>
        <vt:i4>1179706</vt:i4>
      </vt:variant>
      <vt:variant>
        <vt:i4>1445</vt:i4>
      </vt:variant>
      <vt:variant>
        <vt:i4>0</vt:i4>
      </vt:variant>
      <vt:variant>
        <vt:i4>5</vt:i4>
      </vt:variant>
      <vt:variant>
        <vt:lpwstr/>
      </vt:variant>
      <vt:variant>
        <vt:lpwstr>_Toc186441985</vt:lpwstr>
      </vt:variant>
      <vt:variant>
        <vt:i4>1179706</vt:i4>
      </vt:variant>
      <vt:variant>
        <vt:i4>1439</vt:i4>
      </vt:variant>
      <vt:variant>
        <vt:i4>0</vt:i4>
      </vt:variant>
      <vt:variant>
        <vt:i4>5</vt:i4>
      </vt:variant>
      <vt:variant>
        <vt:lpwstr/>
      </vt:variant>
      <vt:variant>
        <vt:lpwstr>_Toc186441984</vt:lpwstr>
      </vt:variant>
      <vt:variant>
        <vt:i4>1179706</vt:i4>
      </vt:variant>
      <vt:variant>
        <vt:i4>1433</vt:i4>
      </vt:variant>
      <vt:variant>
        <vt:i4>0</vt:i4>
      </vt:variant>
      <vt:variant>
        <vt:i4>5</vt:i4>
      </vt:variant>
      <vt:variant>
        <vt:lpwstr/>
      </vt:variant>
      <vt:variant>
        <vt:lpwstr>_Toc186441983</vt:lpwstr>
      </vt:variant>
      <vt:variant>
        <vt:i4>1179706</vt:i4>
      </vt:variant>
      <vt:variant>
        <vt:i4>1427</vt:i4>
      </vt:variant>
      <vt:variant>
        <vt:i4>0</vt:i4>
      </vt:variant>
      <vt:variant>
        <vt:i4>5</vt:i4>
      </vt:variant>
      <vt:variant>
        <vt:lpwstr/>
      </vt:variant>
      <vt:variant>
        <vt:lpwstr>_Toc186441982</vt:lpwstr>
      </vt:variant>
      <vt:variant>
        <vt:i4>1179706</vt:i4>
      </vt:variant>
      <vt:variant>
        <vt:i4>1421</vt:i4>
      </vt:variant>
      <vt:variant>
        <vt:i4>0</vt:i4>
      </vt:variant>
      <vt:variant>
        <vt:i4>5</vt:i4>
      </vt:variant>
      <vt:variant>
        <vt:lpwstr/>
      </vt:variant>
      <vt:variant>
        <vt:lpwstr>_Toc186441981</vt:lpwstr>
      </vt:variant>
      <vt:variant>
        <vt:i4>1179706</vt:i4>
      </vt:variant>
      <vt:variant>
        <vt:i4>1415</vt:i4>
      </vt:variant>
      <vt:variant>
        <vt:i4>0</vt:i4>
      </vt:variant>
      <vt:variant>
        <vt:i4>5</vt:i4>
      </vt:variant>
      <vt:variant>
        <vt:lpwstr/>
      </vt:variant>
      <vt:variant>
        <vt:lpwstr>_Toc186441980</vt:lpwstr>
      </vt:variant>
      <vt:variant>
        <vt:i4>1900602</vt:i4>
      </vt:variant>
      <vt:variant>
        <vt:i4>1409</vt:i4>
      </vt:variant>
      <vt:variant>
        <vt:i4>0</vt:i4>
      </vt:variant>
      <vt:variant>
        <vt:i4>5</vt:i4>
      </vt:variant>
      <vt:variant>
        <vt:lpwstr/>
      </vt:variant>
      <vt:variant>
        <vt:lpwstr>_Toc186441979</vt:lpwstr>
      </vt:variant>
      <vt:variant>
        <vt:i4>1900602</vt:i4>
      </vt:variant>
      <vt:variant>
        <vt:i4>1403</vt:i4>
      </vt:variant>
      <vt:variant>
        <vt:i4>0</vt:i4>
      </vt:variant>
      <vt:variant>
        <vt:i4>5</vt:i4>
      </vt:variant>
      <vt:variant>
        <vt:lpwstr/>
      </vt:variant>
      <vt:variant>
        <vt:lpwstr>_Toc186441978</vt:lpwstr>
      </vt:variant>
      <vt:variant>
        <vt:i4>1900602</vt:i4>
      </vt:variant>
      <vt:variant>
        <vt:i4>1397</vt:i4>
      </vt:variant>
      <vt:variant>
        <vt:i4>0</vt:i4>
      </vt:variant>
      <vt:variant>
        <vt:i4>5</vt:i4>
      </vt:variant>
      <vt:variant>
        <vt:lpwstr/>
      </vt:variant>
      <vt:variant>
        <vt:lpwstr>_Toc186441977</vt:lpwstr>
      </vt:variant>
      <vt:variant>
        <vt:i4>1900602</vt:i4>
      </vt:variant>
      <vt:variant>
        <vt:i4>1391</vt:i4>
      </vt:variant>
      <vt:variant>
        <vt:i4>0</vt:i4>
      </vt:variant>
      <vt:variant>
        <vt:i4>5</vt:i4>
      </vt:variant>
      <vt:variant>
        <vt:lpwstr/>
      </vt:variant>
      <vt:variant>
        <vt:lpwstr>_Toc186441976</vt:lpwstr>
      </vt:variant>
      <vt:variant>
        <vt:i4>1900602</vt:i4>
      </vt:variant>
      <vt:variant>
        <vt:i4>1388</vt:i4>
      </vt:variant>
      <vt:variant>
        <vt:i4>0</vt:i4>
      </vt:variant>
      <vt:variant>
        <vt:i4>5</vt:i4>
      </vt:variant>
      <vt:variant>
        <vt:lpwstr/>
      </vt:variant>
      <vt:variant>
        <vt:lpwstr>_Toc186441975</vt:lpwstr>
      </vt:variant>
      <vt:variant>
        <vt:i4>1900602</vt:i4>
      </vt:variant>
      <vt:variant>
        <vt:i4>1382</vt:i4>
      </vt:variant>
      <vt:variant>
        <vt:i4>0</vt:i4>
      </vt:variant>
      <vt:variant>
        <vt:i4>5</vt:i4>
      </vt:variant>
      <vt:variant>
        <vt:lpwstr/>
      </vt:variant>
      <vt:variant>
        <vt:lpwstr>_Toc186441974</vt:lpwstr>
      </vt:variant>
      <vt:variant>
        <vt:i4>1900602</vt:i4>
      </vt:variant>
      <vt:variant>
        <vt:i4>1376</vt:i4>
      </vt:variant>
      <vt:variant>
        <vt:i4>0</vt:i4>
      </vt:variant>
      <vt:variant>
        <vt:i4>5</vt:i4>
      </vt:variant>
      <vt:variant>
        <vt:lpwstr/>
      </vt:variant>
      <vt:variant>
        <vt:lpwstr>_Toc186441973</vt:lpwstr>
      </vt:variant>
      <vt:variant>
        <vt:i4>1900602</vt:i4>
      </vt:variant>
      <vt:variant>
        <vt:i4>1370</vt:i4>
      </vt:variant>
      <vt:variant>
        <vt:i4>0</vt:i4>
      </vt:variant>
      <vt:variant>
        <vt:i4>5</vt:i4>
      </vt:variant>
      <vt:variant>
        <vt:lpwstr/>
      </vt:variant>
      <vt:variant>
        <vt:lpwstr>_Toc186441972</vt:lpwstr>
      </vt:variant>
      <vt:variant>
        <vt:i4>1900602</vt:i4>
      </vt:variant>
      <vt:variant>
        <vt:i4>1364</vt:i4>
      </vt:variant>
      <vt:variant>
        <vt:i4>0</vt:i4>
      </vt:variant>
      <vt:variant>
        <vt:i4>5</vt:i4>
      </vt:variant>
      <vt:variant>
        <vt:lpwstr/>
      </vt:variant>
      <vt:variant>
        <vt:lpwstr>_Toc186441971</vt:lpwstr>
      </vt:variant>
      <vt:variant>
        <vt:i4>1900602</vt:i4>
      </vt:variant>
      <vt:variant>
        <vt:i4>1358</vt:i4>
      </vt:variant>
      <vt:variant>
        <vt:i4>0</vt:i4>
      </vt:variant>
      <vt:variant>
        <vt:i4>5</vt:i4>
      </vt:variant>
      <vt:variant>
        <vt:lpwstr/>
      </vt:variant>
      <vt:variant>
        <vt:lpwstr>_Toc186441970</vt:lpwstr>
      </vt:variant>
      <vt:variant>
        <vt:i4>1835066</vt:i4>
      </vt:variant>
      <vt:variant>
        <vt:i4>1352</vt:i4>
      </vt:variant>
      <vt:variant>
        <vt:i4>0</vt:i4>
      </vt:variant>
      <vt:variant>
        <vt:i4>5</vt:i4>
      </vt:variant>
      <vt:variant>
        <vt:lpwstr/>
      </vt:variant>
      <vt:variant>
        <vt:lpwstr>_Toc186441969</vt:lpwstr>
      </vt:variant>
      <vt:variant>
        <vt:i4>1835066</vt:i4>
      </vt:variant>
      <vt:variant>
        <vt:i4>1346</vt:i4>
      </vt:variant>
      <vt:variant>
        <vt:i4>0</vt:i4>
      </vt:variant>
      <vt:variant>
        <vt:i4>5</vt:i4>
      </vt:variant>
      <vt:variant>
        <vt:lpwstr/>
      </vt:variant>
      <vt:variant>
        <vt:lpwstr>_Toc186441968</vt:lpwstr>
      </vt:variant>
      <vt:variant>
        <vt:i4>1835066</vt:i4>
      </vt:variant>
      <vt:variant>
        <vt:i4>1340</vt:i4>
      </vt:variant>
      <vt:variant>
        <vt:i4>0</vt:i4>
      </vt:variant>
      <vt:variant>
        <vt:i4>5</vt:i4>
      </vt:variant>
      <vt:variant>
        <vt:lpwstr/>
      </vt:variant>
      <vt:variant>
        <vt:lpwstr>_Toc186441967</vt:lpwstr>
      </vt:variant>
      <vt:variant>
        <vt:i4>1835066</vt:i4>
      </vt:variant>
      <vt:variant>
        <vt:i4>1334</vt:i4>
      </vt:variant>
      <vt:variant>
        <vt:i4>0</vt:i4>
      </vt:variant>
      <vt:variant>
        <vt:i4>5</vt:i4>
      </vt:variant>
      <vt:variant>
        <vt:lpwstr/>
      </vt:variant>
      <vt:variant>
        <vt:lpwstr>_Toc186441966</vt:lpwstr>
      </vt:variant>
      <vt:variant>
        <vt:i4>1835066</vt:i4>
      </vt:variant>
      <vt:variant>
        <vt:i4>1328</vt:i4>
      </vt:variant>
      <vt:variant>
        <vt:i4>0</vt:i4>
      </vt:variant>
      <vt:variant>
        <vt:i4>5</vt:i4>
      </vt:variant>
      <vt:variant>
        <vt:lpwstr/>
      </vt:variant>
      <vt:variant>
        <vt:lpwstr>_Toc186441965</vt:lpwstr>
      </vt:variant>
      <vt:variant>
        <vt:i4>1835066</vt:i4>
      </vt:variant>
      <vt:variant>
        <vt:i4>1322</vt:i4>
      </vt:variant>
      <vt:variant>
        <vt:i4>0</vt:i4>
      </vt:variant>
      <vt:variant>
        <vt:i4>5</vt:i4>
      </vt:variant>
      <vt:variant>
        <vt:lpwstr/>
      </vt:variant>
      <vt:variant>
        <vt:lpwstr>_Toc186441964</vt:lpwstr>
      </vt:variant>
      <vt:variant>
        <vt:i4>1835066</vt:i4>
      </vt:variant>
      <vt:variant>
        <vt:i4>1316</vt:i4>
      </vt:variant>
      <vt:variant>
        <vt:i4>0</vt:i4>
      </vt:variant>
      <vt:variant>
        <vt:i4>5</vt:i4>
      </vt:variant>
      <vt:variant>
        <vt:lpwstr/>
      </vt:variant>
      <vt:variant>
        <vt:lpwstr>_Toc186441963</vt:lpwstr>
      </vt:variant>
      <vt:variant>
        <vt:i4>1835066</vt:i4>
      </vt:variant>
      <vt:variant>
        <vt:i4>1310</vt:i4>
      </vt:variant>
      <vt:variant>
        <vt:i4>0</vt:i4>
      </vt:variant>
      <vt:variant>
        <vt:i4>5</vt:i4>
      </vt:variant>
      <vt:variant>
        <vt:lpwstr/>
      </vt:variant>
      <vt:variant>
        <vt:lpwstr>_Toc186441962</vt:lpwstr>
      </vt:variant>
      <vt:variant>
        <vt:i4>1835066</vt:i4>
      </vt:variant>
      <vt:variant>
        <vt:i4>1304</vt:i4>
      </vt:variant>
      <vt:variant>
        <vt:i4>0</vt:i4>
      </vt:variant>
      <vt:variant>
        <vt:i4>5</vt:i4>
      </vt:variant>
      <vt:variant>
        <vt:lpwstr/>
      </vt:variant>
      <vt:variant>
        <vt:lpwstr>_Toc186441961</vt:lpwstr>
      </vt:variant>
      <vt:variant>
        <vt:i4>1835066</vt:i4>
      </vt:variant>
      <vt:variant>
        <vt:i4>1298</vt:i4>
      </vt:variant>
      <vt:variant>
        <vt:i4>0</vt:i4>
      </vt:variant>
      <vt:variant>
        <vt:i4>5</vt:i4>
      </vt:variant>
      <vt:variant>
        <vt:lpwstr/>
      </vt:variant>
      <vt:variant>
        <vt:lpwstr>_Toc186441960</vt:lpwstr>
      </vt:variant>
      <vt:variant>
        <vt:i4>2031674</vt:i4>
      </vt:variant>
      <vt:variant>
        <vt:i4>1292</vt:i4>
      </vt:variant>
      <vt:variant>
        <vt:i4>0</vt:i4>
      </vt:variant>
      <vt:variant>
        <vt:i4>5</vt:i4>
      </vt:variant>
      <vt:variant>
        <vt:lpwstr/>
      </vt:variant>
      <vt:variant>
        <vt:lpwstr>_Toc186441959</vt:lpwstr>
      </vt:variant>
      <vt:variant>
        <vt:i4>2031674</vt:i4>
      </vt:variant>
      <vt:variant>
        <vt:i4>1286</vt:i4>
      </vt:variant>
      <vt:variant>
        <vt:i4>0</vt:i4>
      </vt:variant>
      <vt:variant>
        <vt:i4>5</vt:i4>
      </vt:variant>
      <vt:variant>
        <vt:lpwstr/>
      </vt:variant>
      <vt:variant>
        <vt:lpwstr>_Toc186441958</vt:lpwstr>
      </vt:variant>
      <vt:variant>
        <vt:i4>2031674</vt:i4>
      </vt:variant>
      <vt:variant>
        <vt:i4>1280</vt:i4>
      </vt:variant>
      <vt:variant>
        <vt:i4>0</vt:i4>
      </vt:variant>
      <vt:variant>
        <vt:i4>5</vt:i4>
      </vt:variant>
      <vt:variant>
        <vt:lpwstr/>
      </vt:variant>
      <vt:variant>
        <vt:lpwstr>_Toc186441957</vt:lpwstr>
      </vt:variant>
      <vt:variant>
        <vt:i4>2031674</vt:i4>
      </vt:variant>
      <vt:variant>
        <vt:i4>1274</vt:i4>
      </vt:variant>
      <vt:variant>
        <vt:i4>0</vt:i4>
      </vt:variant>
      <vt:variant>
        <vt:i4>5</vt:i4>
      </vt:variant>
      <vt:variant>
        <vt:lpwstr/>
      </vt:variant>
      <vt:variant>
        <vt:lpwstr>_Toc186441956</vt:lpwstr>
      </vt:variant>
      <vt:variant>
        <vt:i4>2031674</vt:i4>
      </vt:variant>
      <vt:variant>
        <vt:i4>1268</vt:i4>
      </vt:variant>
      <vt:variant>
        <vt:i4>0</vt:i4>
      </vt:variant>
      <vt:variant>
        <vt:i4>5</vt:i4>
      </vt:variant>
      <vt:variant>
        <vt:lpwstr/>
      </vt:variant>
      <vt:variant>
        <vt:lpwstr>_Toc186441955</vt:lpwstr>
      </vt:variant>
      <vt:variant>
        <vt:i4>2031674</vt:i4>
      </vt:variant>
      <vt:variant>
        <vt:i4>1262</vt:i4>
      </vt:variant>
      <vt:variant>
        <vt:i4>0</vt:i4>
      </vt:variant>
      <vt:variant>
        <vt:i4>5</vt:i4>
      </vt:variant>
      <vt:variant>
        <vt:lpwstr/>
      </vt:variant>
      <vt:variant>
        <vt:lpwstr>_Toc186441954</vt:lpwstr>
      </vt:variant>
      <vt:variant>
        <vt:i4>2031674</vt:i4>
      </vt:variant>
      <vt:variant>
        <vt:i4>1256</vt:i4>
      </vt:variant>
      <vt:variant>
        <vt:i4>0</vt:i4>
      </vt:variant>
      <vt:variant>
        <vt:i4>5</vt:i4>
      </vt:variant>
      <vt:variant>
        <vt:lpwstr/>
      </vt:variant>
      <vt:variant>
        <vt:lpwstr>_Toc186441953</vt:lpwstr>
      </vt:variant>
      <vt:variant>
        <vt:i4>2031674</vt:i4>
      </vt:variant>
      <vt:variant>
        <vt:i4>1250</vt:i4>
      </vt:variant>
      <vt:variant>
        <vt:i4>0</vt:i4>
      </vt:variant>
      <vt:variant>
        <vt:i4>5</vt:i4>
      </vt:variant>
      <vt:variant>
        <vt:lpwstr/>
      </vt:variant>
      <vt:variant>
        <vt:lpwstr>_Toc186441952</vt:lpwstr>
      </vt:variant>
      <vt:variant>
        <vt:i4>2031674</vt:i4>
      </vt:variant>
      <vt:variant>
        <vt:i4>1244</vt:i4>
      </vt:variant>
      <vt:variant>
        <vt:i4>0</vt:i4>
      </vt:variant>
      <vt:variant>
        <vt:i4>5</vt:i4>
      </vt:variant>
      <vt:variant>
        <vt:lpwstr/>
      </vt:variant>
      <vt:variant>
        <vt:lpwstr>_Toc186441951</vt:lpwstr>
      </vt:variant>
      <vt:variant>
        <vt:i4>2031674</vt:i4>
      </vt:variant>
      <vt:variant>
        <vt:i4>1238</vt:i4>
      </vt:variant>
      <vt:variant>
        <vt:i4>0</vt:i4>
      </vt:variant>
      <vt:variant>
        <vt:i4>5</vt:i4>
      </vt:variant>
      <vt:variant>
        <vt:lpwstr/>
      </vt:variant>
      <vt:variant>
        <vt:lpwstr>_Toc186441950</vt:lpwstr>
      </vt:variant>
      <vt:variant>
        <vt:i4>1966138</vt:i4>
      </vt:variant>
      <vt:variant>
        <vt:i4>1232</vt:i4>
      </vt:variant>
      <vt:variant>
        <vt:i4>0</vt:i4>
      </vt:variant>
      <vt:variant>
        <vt:i4>5</vt:i4>
      </vt:variant>
      <vt:variant>
        <vt:lpwstr/>
      </vt:variant>
      <vt:variant>
        <vt:lpwstr>_Toc186441949</vt:lpwstr>
      </vt:variant>
      <vt:variant>
        <vt:i4>1966138</vt:i4>
      </vt:variant>
      <vt:variant>
        <vt:i4>1226</vt:i4>
      </vt:variant>
      <vt:variant>
        <vt:i4>0</vt:i4>
      </vt:variant>
      <vt:variant>
        <vt:i4>5</vt:i4>
      </vt:variant>
      <vt:variant>
        <vt:lpwstr/>
      </vt:variant>
      <vt:variant>
        <vt:lpwstr>_Toc186441948</vt:lpwstr>
      </vt:variant>
      <vt:variant>
        <vt:i4>1966138</vt:i4>
      </vt:variant>
      <vt:variant>
        <vt:i4>1220</vt:i4>
      </vt:variant>
      <vt:variant>
        <vt:i4>0</vt:i4>
      </vt:variant>
      <vt:variant>
        <vt:i4>5</vt:i4>
      </vt:variant>
      <vt:variant>
        <vt:lpwstr/>
      </vt:variant>
      <vt:variant>
        <vt:lpwstr>_Toc186441947</vt:lpwstr>
      </vt:variant>
      <vt:variant>
        <vt:i4>1966138</vt:i4>
      </vt:variant>
      <vt:variant>
        <vt:i4>1214</vt:i4>
      </vt:variant>
      <vt:variant>
        <vt:i4>0</vt:i4>
      </vt:variant>
      <vt:variant>
        <vt:i4>5</vt:i4>
      </vt:variant>
      <vt:variant>
        <vt:lpwstr/>
      </vt:variant>
      <vt:variant>
        <vt:lpwstr>_Toc186441946</vt:lpwstr>
      </vt:variant>
      <vt:variant>
        <vt:i4>1966138</vt:i4>
      </vt:variant>
      <vt:variant>
        <vt:i4>1208</vt:i4>
      </vt:variant>
      <vt:variant>
        <vt:i4>0</vt:i4>
      </vt:variant>
      <vt:variant>
        <vt:i4>5</vt:i4>
      </vt:variant>
      <vt:variant>
        <vt:lpwstr/>
      </vt:variant>
      <vt:variant>
        <vt:lpwstr>_Toc186441945</vt:lpwstr>
      </vt:variant>
      <vt:variant>
        <vt:i4>1966138</vt:i4>
      </vt:variant>
      <vt:variant>
        <vt:i4>1202</vt:i4>
      </vt:variant>
      <vt:variant>
        <vt:i4>0</vt:i4>
      </vt:variant>
      <vt:variant>
        <vt:i4>5</vt:i4>
      </vt:variant>
      <vt:variant>
        <vt:lpwstr/>
      </vt:variant>
      <vt:variant>
        <vt:lpwstr>_Toc186441944</vt:lpwstr>
      </vt:variant>
      <vt:variant>
        <vt:i4>1966138</vt:i4>
      </vt:variant>
      <vt:variant>
        <vt:i4>1196</vt:i4>
      </vt:variant>
      <vt:variant>
        <vt:i4>0</vt:i4>
      </vt:variant>
      <vt:variant>
        <vt:i4>5</vt:i4>
      </vt:variant>
      <vt:variant>
        <vt:lpwstr/>
      </vt:variant>
      <vt:variant>
        <vt:lpwstr>_Toc186441943</vt:lpwstr>
      </vt:variant>
      <vt:variant>
        <vt:i4>1966138</vt:i4>
      </vt:variant>
      <vt:variant>
        <vt:i4>1190</vt:i4>
      </vt:variant>
      <vt:variant>
        <vt:i4>0</vt:i4>
      </vt:variant>
      <vt:variant>
        <vt:i4>5</vt:i4>
      </vt:variant>
      <vt:variant>
        <vt:lpwstr/>
      </vt:variant>
      <vt:variant>
        <vt:lpwstr>_Toc186441942</vt:lpwstr>
      </vt:variant>
      <vt:variant>
        <vt:i4>1966138</vt:i4>
      </vt:variant>
      <vt:variant>
        <vt:i4>1184</vt:i4>
      </vt:variant>
      <vt:variant>
        <vt:i4>0</vt:i4>
      </vt:variant>
      <vt:variant>
        <vt:i4>5</vt:i4>
      </vt:variant>
      <vt:variant>
        <vt:lpwstr/>
      </vt:variant>
      <vt:variant>
        <vt:lpwstr>_Toc186441941</vt:lpwstr>
      </vt:variant>
      <vt:variant>
        <vt:i4>1966138</vt:i4>
      </vt:variant>
      <vt:variant>
        <vt:i4>1178</vt:i4>
      </vt:variant>
      <vt:variant>
        <vt:i4>0</vt:i4>
      </vt:variant>
      <vt:variant>
        <vt:i4>5</vt:i4>
      </vt:variant>
      <vt:variant>
        <vt:lpwstr/>
      </vt:variant>
      <vt:variant>
        <vt:lpwstr>_Toc186441940</vt:lpwstr>
      </vt:variant>
      <vt:variant>
        <vt:i4>1638458</vt:i4>
      </vt:variant>
      <vt:variant>
        <vt:i4>1172</vt:i4>
      </vt:variant>
      <vt:variant>
        <vt:i4>0</vt:i4>
      </vt:variant>
      <vt:variant>
        <vt:i4>5</vt:i4>
      </vt:variant>
      <vt:variant>
        <vt:lpwstr/>
      </vt:variant>
      <vt:variant>
        <vt:lpwstr>_Toc186441939</vt:lpwstr>
      </vt:variant>
      <vt:variant>
        <vt:i4>1638458</vt:i4>
      </vt:variant>
      <vt:variant>
        <vt:i4>1166</vt:i4>
      </vt:variant>
      <vt:variant>
        <vt:i4>0</vt:i4>
      </vt:variant>
      <vt:variant>
        <vt:i4>5</vt:i4>
      </vt:variant>
      <vt:variant>
        <vt:lpwstr/>
      </vt:variant>
      <vt:variant>
        <vt:lpwstr>_Toc186441938</vt:lpwstr>
      </vt:variant>
      <vt:variant>
        <vt:i4>1638458</vt:i4>
      </vt:variant>
      <vt:variant>
        <vt:i4>1160</vt:i4>
      </vt:variant>
      <vt:variant>
        <vt:i4>0</vt:i4>
      </vt:variant>
      <vt:variant>
        <vt:i4>5</vt:i4>
      </vt:variant>
      <vt:variant>
        <vt:lpwstr/>
      </vt:variant>
      <vt:variant>
        <vt:lpwstr>_Toc186441937</vt:lpwstr>
      </vt:variant>
      <vt:variant>
        <vt:i4>1638458</vt:i4>
      </vt:variant>
      <vt:variant>
        <vt:i4>1154</vt:i4>
      </vt:variant>
      <vt:variant>
        <vt:i4>0</vt:i4>
      </vt:variant>
      <vt:variant>
        <vt:i4>5</vt:i4>
      </vt:variant>
      <vt:variant>
        <vt:lpwstr/>
      </vt:variant>
      <vt:variant>
        <vt:lpwstr>_Toc186441936</vt:lpwstr>
      </vt:variant>
      <vt:variant>
        <vt:i4>1638458</vt:i4>
      </vt:variant>
      <vt:variant>
        <vt:i4>1148</vt:i4>
      </vt:variant>
      <vt:variant>
        <vt:i4>0</vt:i4>
      </vt:variant>
      <vt:variant>
        <vt:i4>5</vt:i4>
      </vt:variant>
      <vt:variant>
        <vt:lpwstr/>
      </vt:variant>
      <vt:variant>
        <vt:lpwstr>_Toc186441935</vt:lpwstr>
      </vt:variant>
      <vt:variant>
        <vt:i4>1638458</vt:i4>
      </vt:variant>
      <vt:variant>
        <vt:i4>1142</vt:i4>
      </vt:variant>
      <vt:variant>
        <vt:i4>0</vt:i4>
      </vt:variant>
      <vt:variant>
        <vt:i4>5</vt:i4>
      </vt:variant>
      <vt:variant>
        <vt:lpwstr/>
      </vt:variant>
      <vt:variant>
        <vt:lpwstr>_Toc186441934</vt:lpwstr>
      </vt:variant>
      <vt:variant>
        <vt:i4>1638458</vt:i4>
      </vt:variant>
      <vt:variant>
        <vt:i4>1136</vt:i4>
      </vt:variant>
      <vt:variant>
        <vt:i4>0</vt:i4>
      </vt:variant>
      <vt:variant>
        <vt:i4>5</vt:i4>
      </vt:variant>
      <vt:variant>
        <vt:lpwstr/>
      </vt:variant>
      <vt:variant>
        <vt:lpwstr>_Toc186441933</vt:lpwstr>
      </vt:variant>
      <vt:variant>
        <vt:i4>1638458</vt:i4>
      </vt:variant>
      <vt:variant>
        <vt:i4>1130</vt:i4>
      </vt:variant>
      <vt:variant>
        <vt:i4>0</vt:i4>
      </vt:variant>
      <vt:variant>
        <vt:i4>5</vt:i4>
      </vt:variant>
      <vt:variant>
        <vt:lpwstr/>
      </vt:variant>
      <vt:variant>
        <vt:lpwstr>_Toc186441932</vt:lpwstr>
      </vt:variant>
      <vt:variant>
        <vt:i4>1638458</vt:i4>
      </vt:variant>
      <vt:variant>
        <vt:i4>1124</vt:i4>
      </vt:variant>
      <vt:variant>
        <vt:i4>0</vt:i4>
      </vt:variant>
      <vt:variant>
        <vt:i4>5</vt:i4>
      </vt:variant>
      <vt:variant>
        <vt:lpwstr/>
      </vt:variant>
      <vt:variant>
        <vt:lpwstr>_Toc186441931</vt:lpwstr>
      </vt:variant>
      <vt:variant>
        <vt:i4>1638458</vt:i4>
      </vt:variant>
      <vt:variant>
        <vt:i4>1118</vt:i4>
      </vt:variant>
      <vt:variant>
        <vt:i4>0</vt:i4>
      </vt:variant>
      <vt:variant>
        <vt:i4>5</vt:i4>
      </vt:variant>
      <vt:variant>
        <vt:lpwstr/>
      </vt:variant>
      <vt:variant>
        <vt:lpwstr>_Toc186441930</vt:lpwstr>
      </vt:variant>
      <vt:variant>
        <vt:i4>1572922</vt:i4>
      </vt:variant>
      <vt:variant>
        <vt:i4>1112</vt:i4>
      </vt:variant>
      <vt:variant>
        <vt:i4>0</vt:i4>
      </vt:variant>
      <vt:variant>
        <vt:i4>5</vt:i4>
      </vt:variant>
      <vt:variant>
        <vt:lpwstr/>
      </vt:variant>
      <vt:variant>
        <vt:lpwstr>_Toc186441929</vt:lpwstr>
      </vt:variant>
      <vt:variant>
        <vt:i4>1572922</vt:i4>
      </vt:variant>
      <vt:variant>
        <vt:i4>1106</vt:i4>
      </vt:variant>
      <vt:variant>
        <vt:i4>0</vt:i4>
      </vt:variant>
      <vt:variant>
        <vt:i4>5</vt:i4>
      </vt:variant>
      <vt:variant>
        <vt:lpwstr/>
      </vt:variant>
      <vt:variant>
        <vt:lpwstr>_Toc186441928</vt:lpwstr>
      </vt:variant>
      <vt:variant>
        <vt:i4>1572922</vt:i4>
      </vt:variant>
      <vt:variant>
        <vt:i4>1100</vt:i4>
      </vt:variant>
      <vt:variant>
        <vt:i4>0</vt:i4>
      </vt:variant>
      <vt:variant>
        <vt:i4>5</vt:i4>
      </vt:variant>
      <vt:variant>
        <vt:lpwstr/>
      </vt:variant>
      <vt:variant>
        <vt:lpwstr>_Toc186441927</vt:lpwstr>
      </vt:variant>
      <vt:variant>
        <vt:i4>1572922</vt:i4>
      </vt:variant>
      <vt:variant>
        <vt:i4>1094</vt:i4>
      </vt:variant>
      <vt:variant>
        <vt:i4>0</vt:i4>
      </vt:variant>
      <vt:variant>
        <vt:i4>5</vt:i4>
      </vt:variant>
      <vt:variant>
        <vt:lpwstr/>
      </vt:variant>
      <vt:variant>
        <vt:lpwstr>_Toc186441926</vt:lpwstr>
      </vt:variant>
      <vt:variant>
        <vt:i4>1572922</vt:i4>
      </vt:variant>
      <vt:variant>
        <vt:i4>1088</vt:i4>
      </vt:variant>
      <vt:variant>
        <vt:i4>0</vt:i4>
      </vt:variant>
      <vt:variant>
        <vt:i4>5</vt:i4>
      </vt:variant>
      <vt:variant>
        <vt:lpwstr/>
      </vt:variant>
      <vt:variant>
        <vt:lpwstr>_Toc186441925</vt:lpwstr>
      </vt:variant>
      <vt:variant>
        <vt:i4>1572922</vt:i4>
      </vt:variant>
      <vt:variant>
        <vt:i4>1082</vt:i4>
      </vt:variant>
      <vt:variant>
        <vt:i4>0</vt:i4>
      </vt:variant>
      <vt:variant>
        <vt:i4>5</vt:i4>
      </vt:variant>
      <vt:variant>
        <vt:lpwstr/>
      </vt:variant>
      <vt:variant>
        <vt:lpwstr>_Toc186441924</vt:lpwstr>
      </vt:variant>
      <vt:variant>
        <vt:i4>1572922</vt:i4>
      </vt:variant>
      <vt:variant>
        <vt:i4>1076</vt:i4>
      </vt:variant>
      <vt:variant>
        <vt:i4>0</vt:i4>
      </vt:variant>
      <vt:variant>
        <vt:i4>5</vt:i4>
      </vt:variant>
      <vt:variant>
        <vt:lpwstr/>
      </vt:variant>
      <vt:variant>
        <vt:lpwstr>_Toc186441923</vt:lpwstr>
      </vt:variant>
      <vt:variant>
        <vt:i4>1572922</vt:i4>
      </vt:variant>
      <vt:variant>
        <vt:i4>1070</vt:i4>
      </vt:variant>
      <vt:variant>
        <vt:i4>0</vt:i4>
      </vt:variant>
      <vt:variant>
        <vt:i4>5</vt:i4>
      </vt:variant>
      <vt:variant>
        <vt:lpwstr/>
      </vt:variant>
      <vt:variant>
        <vt:lpwstr>_Toc186441922</vt:lpwstr>
      </vt:variant>
      <vt:variant>
        <vt:i4>1572922</vt:i4>
      </vt:variant>
      <vt:variant>
        <vt:i4>1064</vt:i4>
      </vt:variant>
      <vt:variant>
        <vt:i4>0</vt:i4>
      </vt:variant>
      <vt:variant>
        <vt:i4>5</vt:i4>
      </vt:variant>
      <vt:variant>
        <vt:lpwstr/>
      </vt:variant>
      <vt:variant>
        <vt:lpwstr>_Toc186441921</vt:lpwstr>
      </vt:variant>
      <vt:variant>
        <vt:i4>1572922</vt:i4>
      </vt:variant>
      <vt:variant>
        <vt:i4>1058</vt:i4>
      </vt:variant>
      <vt:variant>
        <vt:i4>0</vt:i4>
      </vt:variant>
      <vt:variant>
        <vt:i4>5</vt:i4>
      </vt:variant>
      <vt:variant>
        <vt:lpwstr/>
      </vt:variant>
      <vt:variant>
        <vt:lpwstr>_Toc186441920</vt:lpwstr>
      </vt:variant>
      <vt:variant>
        <vt:i4>1769530</vt:i4>
      </vt:variant>
      <vt:variant>
        <vt:i4>1052</vt:i4>
      </vt:variant>
      <vt:variant>
        <vt:i4>0</vt:i4>
      </vt:variant>
      <vt:variant>
        <vt:i4>5</vt:i4>
      </vt:variant>
      <vt:variant>
        <vt:lpwstr/>
      </vt:variant>
      <vt:variant>
        <vt:lpwstr>_Toc186441919</vt:lpwstr>
      </vt:variant>
      <vt:variant>
        <vt:i4>1769530</vt:i4>
      </vt:variant>
      <vt:variant>
        <vt:i4>1046</vt:i4>
      </vt:variant>
      <vt:variant>
        <vt:i4>0</vt:i4>
      </vt:variant>
      <vt:variant>
        <vt:i4>5</vt:i4>
      </vt:variant>
      <vt:variant>
        <vt:lpwstr/>
      </vt:variant>
      <vt:variant>
        <vt:lpwstr>_Toc186441918</vt:lpwstr>
      </vt:variant>
      <vt:variant>
        <vt:i4>1769530</vt:i4>
      </vt:variant>
      <vt:variant>
        <vt:i4>1040</vt:i4>
      </vt:variant>
      <vt:variant>
        <vt:i4>0</vt:i4>
      </vt:variant>
      <vt:variant>
        <vt:i4>5</vt:i4>
      </vt:variant>
      <vt:variant>
        <vt:lpwstr/>
      </vt:variant>
      <vt:variant>
        <vt:lpwstr>_Toc186441917</vt:lpwstr>
      </vt:variant>
      <vt:variant>
        <vt:i4>1769530</vt:i4>
      </vt:variant>
      <vt:variant>
        <vt:i4>1034</vt:i4>
      </vt:variant>
      <vt:variant>
        <vt:i4>0</vt:i4>
      </vt:variant>
      <vt:variant>
        <vt:i4>5</vt:i4>
      </vt:variant>
      <vt:variant>
        <vt:lpwstr/>
      </vt:variant>
      <vt:variant>
        <vt:lpwstr>_Toc186441916</vt:lpwstr>
      </vt:variant>
      <vt:variant>
        <vt:i4>1769530</vt:i4>
      </vt:variant>
      <vt:variant>
        <vt:i4>1028</vt:i4>
      </vt:variant>
      <vt:variant>
        <vt:i4>0</vt:i4>
      </vt:variant>
      <vt:variant>
        <vt:i4>5</vt:i4>
      </vt:variant>
      <vt:variant>
        <vt:lpwstr/>
      </vt:variant>
      <vt:variant>
        <vt:lpwstr>_Toc186441915</vt:lpwstr>
      </vt:variant>
      <vt:variant>
        <vt:i4>1769530</vt:i4>
      </vt:variant>
      <vt:variant>
        <vt:i4>1022</vt:i4>
      </vt:variant>
      <vt:variant>
        <vt:i4>0</vt:i4>
      </vt:variant>
      <vt:variant>
        <vt:i4>5</vt:i4>
      </vt:variant>
      <vt:variant>
        <vt:lpwstr/>
      </vt:variant>
      <vt:variant>
        <vt:lpwstr>_Toc186441914</vt:lpwstr>
      </vt:variant>
      <vt:variant>
        <vt:i4>1769530</vt:i4>
      </vt:variant>
      <vt:variant>
        <vt:i4>1016</vt:i4>
      </vt:variant>
      <vt:variant>
        <vt:i4>0</vt:i4>
      </vt:variant>
      <vt:variant>
        <vt:i4>5</vt:i4>
      </vt:variant>
      <vt:variant>
        <vt:lpwstr/>
      </vt:variant>
      <vt:variant>
        <vt:lpwstr>_Toc186441913</vt:lpwstr>
      </vt:variant>
      <vt:variant>
        <vt:i4>1769530</vt:i4>
      </vt:variant>
      <vt:variant>
        <vt:i4>1010</vt:i4>
      </vt:variant>
      <vt:variant>
        <vt:i4>0</vt:i4>
      </vt:variant>
      <vt:variant>
        <vt:i4>5</vt:i4>
      </vt:variant>
      <vt:variant>
        <vt:lpwstr/>
      </vt:variant>
      <vt:variant>
        <vt:lpwstr>_Toc186441912</vt:lpwstr>
      </vt:variant>
      <vt:variant>
        <vt:i4>1769530</vt:i4>
      </vt:variant>
      <vt:variant>
        <vt:i4>1004</vt:i4>
      </vt:variant>
      <vt:variant>
        <vt:i4>0</vt:i4>
      </vt:variant>
      <vt:variant>
        <vt:i4>5</vt:i4>
      </vt:variant>
      <vt:variant>
        <vt:lpwstr/>
      </vt:variant>
      <vt:variant>
        <vt:lpwstr>_Toc186441911</vt:lpwstr>
      </vt:variant>
      <vt:variant>
        <vt:i4>1769530</vt:i4>
      </vt:variant>
      <vt:variant>
        <vt:i4>998</vt:i4>
      </vt:variant>
      <vt:variant>
        <vt:i4>0</vt:i4>
      </vt:variant>
      <vt:variant>
        <vt:i4>5</vt:i4>
      </vt:variant>
      <vt:variant>
        <vt:lpwstr/>
      </vt:variant>
      <vt:variant>
        <vt:lpwstr>_Toc186441910</vt:lpwstr>
      </vt:variant>
      <vt:variant>
        <vt:i4>1703994</vt:i4>
      </vt:variant>
      <vt:variant>
        <vt:i4>992</vt:i4>
      </vt:variant>
      <vt:variant>
        <vt:i4>0</vt:i4>
      </vt:variant>
      <vt:variant>
        <vt:i4>5</vt:i4>
      </vt:variant>
      <vt:variant>
        <vt:lpwstr/>
      </vt:variant>
      <vt:variant>
        <vt:lpwstr>_Toc186441909</vt:lpwstr>
      </vt:variant>
      <vt:variant>
        <vt:i4>1703994</vt:i4>
      </vt:variant>
      <vt:variant>
        <vt:i4>986</vt:i4>
      </vt:variant>
      <vt:variant>
        <vt:i4>0</vt:i4>
      </vt:variant>
      <vt:variant>
        <vt:i4>5</vt:i4>
      </vt:variant>
      <vt:variant>
        <vt:lpwstr/>
      </vt:variant>
      <vt:variant>
        <vt:lpwstr>_Toc186441908</vt:lpwstr>
      </vt:variant>
      <vt:variant>
        <vt:i4>1703994</vt:i4>
      </vt:variant>
      <vt:variant>
        <vt:i4>980</vt:i4>
      </vt:variant>
      <vt:variant>
        <vt:i4>0</vt:i4>
      </vt:variant>
      <vt:variant>
        <vt:i4>5</vt:i4>
      </vt:variant>
      <vt:variant>
        <vt:lpwstr/>
      </vt:variant>
      <vt:variant>
        <vt:lpwstr>_Toc186441907</vt:lpwstr>
      </vt:variant>
      <vt:variant>
        <vt:i4>1703994</vt:i4>
      </vt:variant>
      <vt:variant>
        <vt:i4>974</vt:i4>
      </vt:variant>
      <vt:variant>
        <vt:i4>0</vt:i4>
      </vt:variant>
      <vt:variant>
        <vt:i4>5</vt:i4>
      </vt:variant>
      <vt:variant>
        <vt:lpwstr/>
      </vt:variant>
      <vt:variant>
        <vt:lpwstr>_Toc186441906</vt:lpwstr>
      </vt:variant>
      <vt:variant>
        <vt:i4>1703994</vt:i4>
      </vt:variant>
      <vt:variant>
        <vt:i4>968</vt:i4>
      </vt:variant>
      <vt:variant>
        <vt:i4>0</vt:i4>
      </vt:variant>
      <vt:variant>
        <vt:i4>5</vt:i4>
      </vt:variant>
      <vt:variant>
        <vt:lpwstr/>
      </vt:variant>
      <vt:variant>
        <vt:lpwstr>_Toc186441905</vt:lpwstr>
      </vt:variant>
      <vt:variant>
        <vt:i4>1703994</vt:i4>
      </vt:variant>
      <vt:variant>
        <vt:i4>962</vt:i4>
      </vt:variant>
      <vt:variant>
        <vt:i4>0</vt:i4>
      </vt:variant>
      <vt:variant>
        <vt:i4>5</vt:i4>
      </vt:variant>
      <vt:variant>
        <vt:lpwstr/>
      </vt:variant>
      <vt:variant>
        <vt:lpwstr>_Toc186441904</vt:lpwstr>
      </vt:variant>
      <vt:variant>
        <vt:i4>1703994</vt:i4>
      </vt:variant>
      <vt:variant>
        <vt:i4>956</vt:i4>
      </vt:variant>
      <vt:variant>
        <vt:i4>0</vt:i4>
      </vt:variant>
      <vt:variant>
        <vt:i4>5</vt:i4>
      </vt:variant>
      <vt:variant>
        <vt:lpwstr/>
      </vt:variant>
      <vt:variant>
        <vt:lpwstr>_Toc186441903</vt:lpwstr>
      </vt:variant>
      <vt:variant>
        <vt:i4>1703994</vt:i4>
      </vt:variant>
      <vt:variant>
        <vt:i4>950</vt:i4>
      </vt:variant>
      <vt:variant>
        <vt:i4>0</vt:i4>
      </vt:variant>
      <vt:variant>
        <vt:i4>5</vt:i4>
      </vt:variant>
      <vt:variant>
        <vt:lpwstr/>
      </vt:variant>
      <vt:variant>
        <vt:lpwstr>_Toc186441902</vt:lpwstr>
      </vt:variant>
      <vt:variant>
        <vt:i4>1703994</vt:i4>
      </vt:variant>
      <vt:variant>
        <vt:i4>944</vt:i4>
      </vt:variant>
      <vt:variant>
        <vt:i4>0</vt:i4>
      </vt:variant>
      <vt:variant>
        <vt:i4>5</vt:i4>
      </vt:variant>
      <vt:variant>
        <vt:lpwstr/>
      </vt:variant>
      <vt:variant>
        <vt:lpwstr>_Toc186441901</vt:lpwstr>
      </vt:variant>
      <vt:variant>
        <vt:i4>1703994</vt:i4>
      </vt:variant>
      <vt:variant>
        <vt:i4>938</vt:i4>
      </vt:variant>
      <vt:variant>
        <vt:i4>0</vt:i4>
      </vt:variant>
      <vt:variant>
        <vt:i4>5</vt:i4>
      </vt:variant>
      <vt:variant>
        <vt:lpwstr/>
      </vt:variant>
      <vt:variant>
        <vt:lpwstr>_Toc186441900</vt:lpwstr>
      </vt:variant>
      <vt:variant>
        <vt:i4>1245243</vt:i4>
      </vt:variant>
      <vt:variant>
        <vt:i4>932</vt:i4>
      </vt:variant>
      <vt:variant>
        <vt:i4>0</vt:i4>
      </vt:variant>
      <vt:variant>
        <vt:i4>5</vt:i4>
      </vt:variant>
      <vt:variant>
        <vt:lpwstr/>
      </vt:variant>
      <vt:variant>
        <vt:lpwstr>_Toc186441899</vt:lpwstr>
      </vt:variant>
      <vt:variant>
        <vt:i4>1245243</vt:i4>
      </vt:variant>
      <vt:variant>
        <vt:i4>926</vt:i4>
      </vt:variant>
      <vt:variant>
        <vt:i4>0</vt:i4>
      </vt:variant>
      <vt:variant>
        <vt:i4>5</vt:i4>
      </vt:variant>
      <vt:variant>
        <vt:lpwstr/>
      </vt:variant>
      <vt:variant>
        <vt:lpwstr>_Toc186441898</vt:lpwstr>
      </vt:variant>
      <vt:variant>
        <vt:i4>1245243</vt:i4>
      </vt:variant>
      <vt:variant>
        <vt:i4>920</vt:i4>
      </vt:variant>
      <vt:variant>
        <vt:i4>0</vt:i4>
      </vt:variant>
      <vt:variant>
        <vt:i4>5</vt:i4>
      </vt:variant>
      <vt:variant>
        <vt:lpwstr/>
      </vt:variant>
      <vt:variant>
        <vt:lpwstr>_Toc186441897</vt:lpwstr>
      </vt:variant>
      <vt:variant>
        <vt:i4>1245243</vt:i4>
      </vt:variant>
      <vt:variant>
        <vt:i4>914</vt:i4>
      </vt:variant>
      <vt:variant>
        <vt:i4>0</vt:i4>
      </vt:variant>
      <vt:variant>
        <vt:i4>5</vt:i4>
      </vt:variant>
      <vt:variant>
        <vt:lpwstr/>
      </vt:variant>
      <vt:variant>
        <vt:lpwstr>_Toc186441896</vt:lpwstr>
      </vt:variant>
      <vt:variant>
        <vt:i4>1245243</vt:i4>
      </vt:variant>
      <vt:variant>
        <vt:i4>908</vt:i4>
      </vt:variant>
      <vt:variant>
        <vt:i4>0</vt:i4>
      </vt:variant>
      <vt:variant>
        <vt:i4>5</vt:i4>
      </vt:variant>
      <vt:variant>
        <vt:lpwstr/>
      </vt:variant>
      <vt:variant>
        <vt:lpwstr>_Toc186441895</vt:lpwstr>
      </vt:variant>
      <vt:variant>
        <vt:i4>1245243</vt:i4>
      </vt:variant>
      <vt:variant>
        <vt:i4>902</vt:i4>
      </vt:variant>
      <vt:variant>
        <vt:i4>0</vt:i4>
      </vt:variant>
      <vt:variant>
        <vt:i4>5</vt:i4>
      </vt:variant>
      <vt:variant>
        <vt:lpwstr/>
      </vt:variant>
      <vt:variant>
        <vt:lpwstr>_Toc186441894</vt:lpwstr>
      </vt:variant>
      <vt:variant>
        <vt:i4>1245243</vt:i4>
      </vt:variant>
      <vt:variant>
        <vt:i4>896</vt:i4>
      </vt:variant>
      <vt:variant>
        <vt:i4>0</vt:i4>
      </vt:variant>
      <vt:variant>
        <vt:i4>5</vt:i4>
      </vt:variant>
      <vt:variant>
        <vt:lpwstr/>
      </vt:variant>
      <vt:variant>
        <vt:lpwstr>_Toc186441893</vt:lpwstr>
      </vt:variant>
      <vt:variant>
        <vt:i4>1245243</vt:i4>
      </vt:variant>
      <vt:variant>
        <vt:i4>890</vt:i4>
      </vt:variant>
      <vt:variant>
        <vt:i4>0</vt:i4>
      </vt:variant>
      <vt:variant>
        <vt:i4>5</vt:i4>
      </vt:variant>
      <vt:variant>
        <vt:lpwstr/>
      </vt:variant>
      <vt:variant>
        <vt:lpwstr>_Toc186441892</vt:lpwstr>
      </vt:variant>
      <vt:variant>
        <vt:i4>1245243</vt:i4>
      </vt:variant>
      <vt:variant>
        <vt:i4>884</vt:i4>
      </vt:variant>
      <vt:variant>
        <vt:i4>0</vt:i4>
      </vt:variant>
      <vt:variant>
        <vt:i4>5</vt:i4>
      </vt:variant>
      <vt:variant>
        <vt:lpwstr/>
      </vt:variant>
      <vt:variant>
        <vt:lpwstr>_Toc186441891</vt:lpwstr>
      </vt:variant>
      <vt:variant>
        <vt:i4>1245243</vt:i4>
      </vt:variant>
      <vt:variant>
        <vt:i4>878</vt:i4>
      </vt:variant>
      <vt:variant>
        <vt:i4>0</vt:i4>
      </vt:variant>
      <vt:variant>
        <vt:i4>5</vt:i4>
      </vt:variant>
      <vt:variant>
        <vt:lpwstr/>
      </vt:variant>
      <vt:variant>
        <vt:lpwstr>_Toc186441890</vt:lpwstr>
      </vt:variant>
      <vt:variant>
        <vt:i4>1179707</vt:i4>
      </vt:variant>
      <vt:variant>
        <vt:i4>872</vt:i4>
      </vt:variant>
      <vt:variant>
        <vt:i4>0</vt:i4>
      </vt:variant>
      <vt:variant>
        <vt:i4>5</vt:i4>
      </vt:variant>
      <vt:variant>
        <vt:lpwstr/>
      </vt:variant>
      <vt:variant>
        <vt:lpwstr>_Toc186441889</vt:lpwstr>
      </vt:variant>
      <vt:variant>
        <vt:i4>1179707</vt:i4>
      </vt:variant>
      <vt:variant>
        <vt:i4>866</vt:i4>
      </vt:variant>
      <vt:variant>
        <vt:i4>0</vt:i4>
      </vt:variant>
      <vt:variant>
        <vt:i4>5</vt:i4>
      </vt:variant>
      <vt:variant>
        <vt:lpwstr/>
      </vt:variant>
      <vt:variant>
        <vt:lpwstr>_Toc186441888</vt:lpwstr>
      </vt:variant>
      <vt:variant>
        <vt:i4>1179707</vt:i4>
      </vt:variant>
      <vt:variant>
        <vt:i4>860</vt:i4>
      </vt:variant>
      <vt:variant>
        <vt:i4>0</vt:i4>
      </vt:variant>
      <vt:variant>
        <vt:i4>5</vt:i4>
      </vt:variant>
      <vt:variant>
        <vt:lpwstr/>
      </vt:variant>
      <vt:variant>
        <vt:lpwstr>_Toc186441887</vt:lpwstr>
      </vt:variant>
      <vt:variant>
        <vt:i4>1179707</vt:i4>
      </vt:variant>
      <vt:variant>
        <vt:i4>854</vt:i4>
      </vt:variant>
      <vt:variant>
        <vt:i4>0</vt:i4>
      </vt:variant>
      <vt:variant>
        <vt:i4>5</vt:i4>
      </vt:variant>
      <vt:variant>
        <vt:lpwstr/>
      </vt:variant>
      <vt:variant>
        <vt:lpwstr>_Toc186441886</vt:lpwstr>
      </vt:variant>
      <vt:variant>
        <vt:i4>1179707</vt:i4>
      </vt:variant>
      <vt:variant>
        <vt:i4>848</vt:i4>
      </vt:variant>
      <vt:variant>
        <vt:i4>0</vt:i4>
      </vt:variant>
      <vt:variant>
        <vt:i4>5</vt:i4>
      </vt:variant>
      <vt:variant>
        <vt:lpwstr/>
      </vt:variant>
      <vt:variant>
        <vt:lpwstr>_Toc186441885</vt:lpwstr>
      </vt:variant>
      <vt:variant>
        <vt:i4>1179707</vt:i4>
      </vt:variant>
      <vt:variant>
        <vt:i4>842</vt:i4>
      </vt:variant>
      <vt:variant>
        <vt:i4>0</vt:i4>
      </vt:variant>
      <vt:variant>
        <vt:i4>5</vt:i4>
      </vt:variant>
      <vt:variant>
        <vt:lpwstr/>
      </vt:variant>
      <vt:variant>
        <vt:lpwstr>_Toc186441884</vt:lpwstr>
      </vt:variant>
      <vt:variant>
        <vt:i4>1179707</vt:i4>
      </vt:variant>
      <vt:variant>
        <vt:i4>836</vt:i4>
      </vt:variant>
      <vt:variant>
        <vt:i4>0</vt:i4>
      </vt:variant>
      <vt:variant>
        <vt:i4>5</vt:i4>
      </vt:variant>
      <vt:variant>
        <vt:lpwstr/>
      </vt:variant>
      <vt:variant>
        <vt:lpwstr>_Toc186441883</vt:lpwstr>
      </vt:variant>
      <vt:variant>
        <vt:i4>1179707</vt:i4>
      </vt:variant>
      <vt:variant>
        <vt:i4>830</vt:i4>
      </vt:variant>
      <vt:variant>
        <vt:i4>0</vt:i4>
      </vt:variant>
      <vt:variant>
        <vt:i4>5</vt:i4>
      </vt:variant>
      <vt:variant>
        <vt:lpwstr/>
      </vt:variant>
      <vt:variant>
        <vt:lpwstr>_Toc186441882</vt:lpwstr>
      </vt:variant>
      <vt:variant>
        <vt:i4>1179707</vt:i4>
      </vt:variant>
      <vt:variant>
        <vt:i4>824</vt:i4>
      </vt:variant>
      <vt:variant>
        <vt:i4>0</vt:i4>
      </vt:variant>
      <vt:variant>
        <vt:i4>5</vt:i4>
      </vt:variant>
      <vt:variant>
        <vt:lpwstr/>
      </vt:variant>
      <vt:variant>
        <vt:lpwstr>_Toc186441881</vt:lpwstr>
      </vt:variant>
      <vt:variant>
        <vt:i4>1179707</vt:i4>
      </vt:variant>
      <vt:variant>
        <vt:i4>818</vt:i4>
      </vt:variant>
      <vt:variant>
        <vt:i4>0</vt:i4>
      </vt:variant>
      <vt:variant>
        <vt:i4>5</vt:i4>
      </vt:variant>
      <vt:variant>
        <vt:lpwstr/>
      </vt:variant>
      <vt:variant>
        <vt:lpwstr>_Toc186441880</vt:lpwstr>
      </vt:variant>
      <vt:variant>
        <vt:i4>1900603</vt:i4>
      </vt:variant>
      <vt:variant>
        <vt:i4>812</vt:i4>
      </vt:variant>
      <vt:variant>
        <vt:i4>0</vt:i4>
      </vt:variant>
      <vt:variant>
        <vt:i4>5</vt:i4>
      </vt:variant>
      <vt:variant>
        <vt:lpwstr/>
      </vt:variant>
      <vt:variant>
        <vt:lpwstr>_Toc186441879</vt:lpwstr>
      </vt:variant>
      <vt:variant>
        <vt:i4>1900603</vt:i4>
      </vt:variant>
      <vt:variant>
        <vt:i4>806</vt:i4>
      </vt:variant>
      <vt:variant>
        <vt:i4>0</vt:i4>
      </vt:variant>
      <vt:variant>
        <vt:i4>5</vt:i4>
      </vt:variant>
      <vt:variant>
        <vt:lpwstr/>
      </vt:variant>
      <vt:variant>
        <vt:lpwstr>_Toc186441878</vt:lpwstr>
      </vt:variant>
      <vt:variant>
        <vt:i4>1900603</vt:i4>
      </vt:variant>
      <vt:variant>
        <vt:i4>800</vt:i4>
      </vt:variant>
      <vt:variant>
        <vt:i4>0</vt:i4>
      </vt:variant>
      <vt:variant>
        <vt:i4>5</vt:i4>
      </vt:variant>
      <vt:variant>
        <vt:lpwstr/>
      </vt:variant>
      <vt:variant>
        <vt:lpwstr>_Toc186441877</vt:lpwstr>
      </vt:variant>
      <vt:variant>
        <vt:i4>1900603</vt:i4>
      </vt:variant>
      <vt:variant>
        <vt:i4>794</vt:i4>
      </vt:variant>
      <vt:variant>
        <vt:i4>0</vt:i4>
      </vt:variant>
      <vt:variant>
        <vt:i4>5</vt:i4>
      </vt:variant>
      <vt:variant>
        <vt:lpwstr/>
      </vt:variant>
      <vt:variant>
        <vt:lpwstr>_Toc186441876</vt:lpwstr>
      </vt:variant>
      <vt:variant>
        <vt:i4>1900603</vt:i4>
      </vt:variant>
      <vt:variant>
        <vt:i4>788</vt:i4>
      </vt:variant>
      <vt:variant>
        <vt:i4>0</vt:i4>
      </vt:variant>
      <vt:variant>
        <vt:i4>5</vt:i4>
      </vt:variant>
      <vt:variant>
        <vt:lpwstr/>
      </vt:variant>
      <vt:variant>
        <vt:lpwstr>_Toc186441875</vt:lpwstr>
      </vt:variant>
      <vt:variant>
        <vt:i4>1900603</vt:i4>
      </vt:variant>
      <vt:variant>
        <vt:i4>782</vt:i4>
      </vt:variant>
      <vt:variant>
        <vt:i4>0</vt:i4>
      </vt:variant>
      <vt:variant>
        <vt:i4>5</vt:i4>
      </vt:variant>
      <vt:variant>
        <vt:lpwstr/>
      </vt:variant>
      <vt:variant>
        <vt:lpwstr>_Toc186441874</vt:lpwstr>
      </vt:variant>
      <vt:variant>
        <vt:i4>1900603</vt:i4>
      </vt:variant>
      <vt:variant>
        <vt:i4>776</vt:i4>
      </vt:variant>
      <vt:variant>
        <vt:i4>0</vt:i4>
      </vt:variant>
      <vt:variant>
        <vt:i4>5</vt:i4>
      </vt:variant>
      <vt:variant>
        <vt:lpwstr/>
      </vt:variant>
      <vt:variant>
        <vt:lpwstr>_Toc186441873</vt:lpwstr>
      </vt:variant>
      <vt:variant>
        <vt:i4>1900603</vt:i4>
      </vt:variant>
      <vt:variant>
        <vt:i4>770</vt:i4>
      </vt:variant>
      <vt:variant>
        <vt:i4>0</vt:i4>
      </vt:variant>
      <vt:variant>
        <vt:i4>5</vt:i4>
      </vt:variant>
      <vt:variant>
        <vt:lpwstr/>
      </vt:variant>
      <vt:variant>
        <vt:lpwstr>_Toc186441872</vt:lpwstr>
      </vt:variant>
      <vt:variant>
        <vt:i4>1900603</vt:i4>
      </vt:variant>
      <vt:variant>
        <vt:i4>764</vt:i4>
      </vt:variant>
      <vt:variant>
        <vt:i4>0</vt:i4>
      </vt:variant>
      <vt:variant>
        <vt:i4>5</vt:i4>
      </vt:variant>
      <vt:variant>
        <vt:lpwstr/>
      </vt:variant>
      <vt:variant>
        <vt:lpwstr>_Toc186441871</vt:lpwstr>
      </vt:variant>
      <vt:variant>
        <vt:i4>1900603</vt:i4>
      </vt:variant>
      <vt:variant>
        <vt:i4>758</vt:i4>
      </vt:variant>
      <vt:variant>
        <vt:i4>0</vt:i4>
      </vt:variant>
      <vt:variant>
        <vt:i4>5</vt:i4>
      </vt:variant>
      <vt:variant>
        <vt:lpwstr/>
      </vt:variant>
      <vt:variant>
        <vt:lpwstr>_Toc186441870</vt:lpwstr>
      </vt:variant>
      <vt:variant>
        <vt:i4>1835067</vt:i4>
      </vt:variant>
      <vt:variant>
        <vt:i4>752</vt:i4>
      </vt:variant>
      <vt:variant>
        <vt:i4>0</vt:i4>
      </vt:variant>
      <vt:variant>
        <vt:i4>5</vt:i4>
      </vt:variant>
      <vt:variant>
        <vt:lpwstr/>
      </vt:variant>
      <vt:variant>
        <vt:lpwstr>_Toc186441869</vt:lpwstr>
      </vt:variant>
      <vt:variant>
        <vt:i4>1835067</vt:i4>
      </vt:variant>
      <vt:variant>
        <vt:i4>746</vt:i4>
      </vt:variant>
      <vt:variant>
        <vt:i4>0</vt:i4>
      </vt:variant>
      <vt:variant>
        <vt:i4>5</vt:i4>
      </vt:variant>
      <vt:variant>
        <vt:lpwstr/>
      </vt:variant>
      <vt:variant>
        <vt:lpwstr>_Toc186441868</vt:lpwstr>
      </vt:variant>
      <vt:variant>
        <vt:i4>1835067</vt:i4>
      </vt:variant>
      <vt:variant>
        <vt:i4>740</vt:i4>
      </vt:variant>
      <vt:variant>
        <vt:i4>0</vt:i4>
      </vt:variant>
      <vt:variant>
        <vt:i4>5</vt:i4>
      </vt:variant>
      <vt:variant>
        <vt:lpwstr/>
      </vt:variant>
      <vt:variant>
        <vt:lpwstr>_Toc186441867</vt:lpwstr>
      </vt:variant>
      <vt:variant>
        <vt:i4>1835067</vt:i4>
      </vt:variant>
      <vt:variant>
        <vt:i4>734</vt:i4>
      </vt:variant>
      <vt:variant>
        <vt:i4>0</vt:i4>
      </vt:variant>
      <vt:variant>
        <vt:i4>5</vt:i4>
      </vt:variant>
      <vt:variant>
        <vt:lpwstr/>
      </vt:variant>
      <vt:variant>
        <vt:lpwstr>_Toc186441866</vt:lpwstr>
      </vt:variant>
      <vt:variant>
        <vt:i4>1835067</vt:i4>
      </vt:variant>
      <vt:variant>
        <vt:i4>728</vt:i4>
      </vt:variant>
      <vt:variant>
        <vt:i4>0</vt:i4>
      </vt:variant>
      <vt:variant>
        <vt:i4>5</vt:i4>
      </vt:variant>
      <vt:variant>
        <vt:lpwstr/>
      </vt:variant>
      <vt:variant>
        <vt:lpwstr>_Toc186441865</vt:lpwstr>
      </vt:variant>
      <vt:variant>
        <vt:i4>1835067</vt:i4>
      </vt:variant>
      <vt:variant>
        <vt:i4>722</vt:i4>
      </vt:variant>
      <vt:variant>
        <vt:i4>0</vt:i4>
      </vt:variant>
      <vt:variant>
        <vt:i4>5</vt:i4>
      </vt:variant>
      <vt:variant>
        <vt:lpwstr/>
      </vt:variant>
      <vt:variant>
        <vt:lpwstr>_Toc186441864</vt:lpwstr>
      </vt:variant>
      <vt:variant>
        <vt:i4>1835067</vt:i4>
      </vt:variant>
      <vt:variant>
        <vt:i4>716</vt:i4>
      </vt:variant>
      <vt:variant>
        <vt:i4>0</vt:i4>
      </vt:variant>
      <vt:variant>
        <vt:i4>5</vt:i4>
      </vt:variant>
      <vt:variant>
        <vt:lpwstr/>
      </vt:variant>
      <vt:variant>
        <vt:lpwstr>_Toc186441863</vt:lpwstr>
      </vt:variant>
      <vt:variant>
        <vt:i4>1835067</vt:i4>
      </vt:variant>
      <vt:variant>
        <vt:i4>710</vt:i4>
      </vt:variant>
      <vt:variant>
        <vt:i4>0</vt:i4>
      </vt:variant>
      <vt:variant>
        <vt:i4>5</vt:i4>
      </vt:variant>
      <vt:variant>
        <vt:lpwstr/>
      </vt:variant>
      <vt:variant>
        <vt:lpwstr>_Toc186441862</vt:lpwstr>
      </vt:variant>
      <vt:variant>
        <vt:i4>1835067</vt:i4>
      </vt:variant>
      <vt:variant>
        <vt:i4>704</vt:i4>
      </vt:variant>
      <vt:variant>
        <vt:i4>0</vt:i4>
      </vt:variant>
      <vt:variant>
        <vt:i4>5</vt:i4>
      </vt:variant>
      <vt:variant>
        <vt:lpwstr/>
      </vt:variant>
      <vt:variant>
        <vt:lpwstr>_Toc186441861</vt:lpwstr>
      </vt:variant>
      <vt:variant>
        <vt:i4>1835067</vt:i4>
      </vt:variant>
      <vt:variant>
        <vt:i4>698</vt:i4>
      </vt:variant>
      <vt:variant>
        <vt:i4>0</vt:i4>
      </vt:variant>
      <vt:variant>
        <vt:i4>5</vt:i4>
      </vt:variant>
      <vt:variant>
        <vt:lpwstr/>
      </vt:variant>
      <vt:variant>
        <vt:lpwstr>_Toc186441860</vt:lpwstr>
      </vt:variant>
      <vt:variant>
        <vt:i4>2031675</vt:i4>
      </vt:variant>
      <vt:variant>
        <vt:i4>692</vt:i4>
      </vt:variant>
      <vt:variant>
        <vt:i4>0</vt:i4>
      </vt:variant>
      <vt:variant>
        <vt:i4>5</vt:i4>
      </vt:variant>
      <vt:variant>
        <vt:lpwstr/>
      </vt:variant>
      <vt:variant>
        <vt:lpwstr>_Toc186441859</vt:lpwstr>
      </vt:variant>
      <vt:variant>
        <vt:i4>2031675</vt:i4>
      </vt:variant>
      <vt:variant>
        <vt:i4>686</vt:i4>
      </vt:variant>
      <vt:variant>
        <vt:i4>0</vt:i4>
      </vt:variant>
      <vt:variant>
        <vt:i4>5</vt:i4>
      </vt:variant>
      <vt:variant>
        <vt:lpwstr/>
      </vt:variant>
      <vt:variant>
        <vt:lpwstr>_Toc186441858</vt:lpwstr>
      </vt:variant>
      <vt:variant>
        <vt:i4>2031675</vt:i4>
      </vt:variant>
      <vt:variant>
        <vt:i4>680</vt:i4>
      </vt:variant>
      <vt:variant>
        <vt:i4>0</vt:i4>
      </vt:variant>
      <vt:variant>
        <vt:i4>5</vt:i4>
      </vt:variant>
      <vt:variant>
        <vt:lpwstr/>
      </vt:variant>
      <vt:variant>
        <vt:lpwstr>_Toc186441857</vt:lpwstr>
      </vt:variant>
      <vt:variant>
        <vt:i4>2031675</vt:i4>
      </vt:variant>
      <vt:variant>
        <vt:i4>674</vt:i4>
      </vt:variant>
      <vt:variant>
        <vt:i4>0</vt:i4>
      </vt:variant>
      <vt:variant>
        <vt:i4>5</vt:i4>
      </vt:variant>
      <vt:variant>
        <vt:lpwstr/>
      </vt:variant>
      <vt:variant>
        <vt:lpwstr>_Toc186441856</vt:lpwstr>
      </vt:variant>
      <vt:variant>
        <vt:i4>2031675</vt:i4>
      </vt:variant>
      <vt:variant>
        <vt:i4>668</vt:i4>
      </vt:variant>
      <vt:variant>
        <vt:i4>0</vt:i4>
      </vt:variant>
      <vt:variant>
        <vt:i4>5</vt:i4>
      </vt:variant>
      <vt:variant>
        <vt:lpwstr/>
      </vt:variant>
      <vt:variant>
        <vt:lpwstr>_Toc186441855</vt:lpwstr>
      </vt:variant>
      <vt:variant>
        <vt:i4>2031675</vt:i4>
      </vt:variant>
      <vt:variant>
        <vt:i4>662</vt:i4>
      </vt:variant>
      <vt:variant>
        <vt:i4>0</vt:i4>
      </vt:variant>
      <vt:variant>
        <vt:i4>5</vt:i4>
      </vt:variant>
      <vt:variant>
        <vt:lpwstr/>
      </vt:variant>
      <vt:variant>
        <vt:lpwstr>_Toc186441854</vt:lpwstr>
      </vt:variant>
      <vt:variant>
        <vt:i4>2031675</vt:i4>
      </vt:variant>
      <vt:variant>
        <vt:i4>656</vt:i4>
      </vt:variant>
      <vt:variant>
        <vt:i4>0</vt:i4>
      </vt:variant>
      <vt:variant>
        <vt:i4>5</vt:i4>
      </vt:variant>
      <vt:variant>
        <vt:lpwstr/>
      </vt:variant>
      <vt:variant>
        <vt:lpwstr>_Toc186441853</vt:lpwstr>
      </vt:variant>
      <vt:variant>
        <vt:i4>2031675</vt:i4>
      </vt:variant>
      <vt:variant>
        <vt:i4>650</vt:i4>
      </vt:variant>
      <vt:variant>
        <vt:i4>0</vt:i4>
      </vt:variant>
      <vt:variant>
        <vt:i4>5</vt:i4>
      </vt:variant>
      <vt:variant>
        <vt:lpwstr/>
      </vt:variant>
      <vt:variant>
        <vt:lpwstr>_Toc186441852</vt:lpwstr>
      </vt:variant>
      <vt:variant>
        <vt:i4>2031675</vt:i4>
      </vt:variant>
      <vt:variant>
        <vt:i4>644</vt:i4>
      </vt:variant>
      <vt:variant>
        <vt:i4>0</vt:i4>
      </vt:variant>
      <vt:variant>
        <vt:i4>5</vt:i4>
      </vt:variant>
      <vt:variant>
        <vt:lpwstr/>
      </vt:variant>
      <vt:variant>
        <vt:lpwstr>_Toc186441851</vt:lpwstr>
      </vt:variant>
      <vt:variant>
        <vt:i4>2031675</vt:i4>
      </vt:variant>
      <vt:variant>
        <vt:i4>638</vt:i4>
      </vt:variant>
      <vt:variant>
        <vt:i4>0</vt:i4>
      </vt:variant>
      <vt:variant>
        <vt:i4>5</vt:i4>
      </vt:variant>
      <vt:variant>
        <vt:lpwstr/>
      </vt:variant>
      <vt:variant>
        <vt:lpwstr>_Toc186441850</vt:lpwstr>
      </vt:variant>
      <vt:variant>
        <vt:i4>1966139</vt:i4>
      </vt:variant>
      <vt:variant>
        <vt:i4>632</vt:i4>
      </vt:variant>
      <vt:variant>
        <vt:i4>0</vt:i4>
      </vt:variant>
      <vt:variant>
        <vt:i4>5</vt:i4>
      </vt:variant>
      <vt:variant>
        <vt:lpwstr/>
      </vt:variant>
      <vt:variant>
        <vt:lpwstr>_Toc186441849</vt:lpwstr>
      </vt:variant>
      <vt:variant>
        <vt:i4>1966139</vt:i4>
      </vt:variant>
      <vt:variant>
        <vt:i4>626</vt:i4>
      </vt:variant>
      <vt:variant>
        <vt:i4>0</vt:i4>
      </vt:variant>
      <vt:variant>
        <vt:i4>5</vt:i4>
      </vt:variant>
      <vt:variant>
        <vt:lpwstr/>
      </vt:variant>
      <vt:variant>
        <vt:lpwstr>_Toc186441848</vt:lpwstr>
      </vt:variant>
      <vt:variant>
        <vt:i4>1966139</vt:i4>
      </vt:variant>
      <vt:variant>
        <vt:i4>620</vt:i4>
      </vt:variant>
      <vt:variant>
        <vt:i4>0</vt:i4>
      </vt:variant>
      <vt:variant>
        <vt:i4>5</vt:i4>
      </vt:variant>
      <vt:variant>
        <vt:lpwstr/>
      </vt:variant>
      <vt:variant>
        <vt:lpwstr>_Toc186441847</vt:lpwstr>
      </vt:variant>
      <vt:variant>
        <vt:i4>1966139</vt:i4>
      </vt:variant>
      <vt:variant>
        <vt:i4>614</vt:i4>
      </vt:variant>
      <vt:variant>
        <vt:i4>0</vt:i4>
      </vt:variant>
      <vt:variant>
        <vt:i4>5</vt:i4>
      </vt:variant>
      <vt:variant>
        <vt:lpwstr/>
      </vt:variant>
      <vt:variant>
        <vt:lpwstr>_Toc186441846</vt:lpwstr>
      </vt:variant>
      <vt:variant>
        <vt:i4>1966139</vt:i4>
      </vt:variant>
      <vt:variant>
        <vt:i4>608</vt:i4>
      </vt:variant>
      <vt:variant>
        <vt:i4>0</vt:i4>
      </vt:variant>
      <vt:variant>
        <vt:i4>5</vt:i4>
      </vt:variant>
      <vt:variant>
        <vt:lpwstr/>
      </vt:variant>
      <vt:variant>
        <vt:lpwstr>_Toc186441845</vt:lpwstr>
      </vt:variant>
      <vt:variant>
        <vt:i4>1966139</vt:i4>
      </vt:variant>
      <vt:variant>
        <vt:i4>602</vt:i4>
      </vt:variant>
      <vt:variant>
        <vt:i4>0</vt:i4>
      </vt:variant>
      <vt:variant>
        <vt:i4>5</vt:i4>
      </vt:variant>
      <vt:variant>
        <vt:lpwstr/>
      </vt:variant>
      <vt:variant>
        <vt:lpwstr>_Toc186441844</vt:lpwstr>
      </vt:variant>
      <vt:variant>
        <vt:i4>1966139</vt:i4>
      </vt:variant>
      <vt:variant>
        <vt:i4>596</vt:i4>
      </vt:variant>
      <vt:variant>
        <vt:i4>0</vt:i4>
      </vt:variant>
      <vt:variant>
        <vt:i4>5</vt:i4>
      </vt:variant>
      <vt:variant>
        <vt:lpwstr/>
      </vt:variant>
      <vt:variant>
        <vt:lpwstr>_Toc186441843</vt:lpwstr>
      </vt:variant>
      <vt:variant>
        <vt:i4>1966139</vt:i4>
      </vt:variant>
      <vt:variant>
        <vt:i4>590</vt:i4>
      </vt:variant>
      <vt:variant>
        <vt:i4>0</vt:i4>
      </vt:variant>
      <vt:variant>
        <vt:i4>5</vt:i4>
      </vt:variant>
      <vt:variant>
        <vt:lpwstr/>
      </vt:variant>
      <vt:variant>
        <vt:lpwstr>_Toc186441842</vt:lpwstr>
      </vt:variant>
      <vt:variant>
        <vt:i4>1966139</vt:i4>
      </vt:variant>
      <vt:variant>
        <vt:i4>584</vt:i4>
      </vt:variant>
      <vt:variant>
        <vt:i4>0</vt:i4>
      </vt:variant>
      <vt:variant>
        <vt:i4>5</vt:i4>
      </vt:variant>
      <vt:variant>
        <vt:lpwstr/>
      </vt:variant>
      <vt:variant>
        <vt:lpwstr>_Toc186441841</vt:lpwstr>
      </vt:variant>
      <vt:variant>
        <vt:i4>1966139</vt:i4>
      </vt:variant>
      <vt:variant>
        <vt:i4>578</vt:i4>
      </vt:variant>
      <vt:variant>
        <vt:i4>0</vt:i4>
      </vt:variant>
      <vt:variant>
        <vt:i4>5</vt:i4>
      </vt:variant>
      <vt:variant>
        <vt:lpwstr/>
      </vt:variant>
      <vt:variant>
        <vt:lpwstr>_Toc186441840</vt:lpwstr>
      </vt:variant>
      <vt:variant>
        <vt:i4>1638459</vt:i4>
      </vt:variant>
      <vt:variant>
        <vt:i4>572</vt:i4>
      </vt:variant>
      <vt:variant>
        <vt:i4>0</vt:i4>
      </vt:variant>
      <vt:variant>
        <vt:i4>5</vt:i4>
      </vt:variant>
      <vt:variant>
        <vt:lpwstr/>
      </vt:variant>
      <vt:variant>
        <vt:lpwstr>_Toc186441839</vt:lpwstr>
      </vt:variant>
      <vt:variant>
        <vt:i4>1638459</vt:i4>
      </vt:variant>
      <vt:variant>
        <vt:i4>566</vt:i4>
      </vt:variant>
      <vt:variant>
        <vt:i4>0</vt:i4>
      </vt:variant>
      <vt:variant>
        <vt:i4>5</vt:i4>
      </vt:variant>
      <vt:variant>
        <vt:lpwstr/>
      </vt:variant>
      <vt:variant>
        <vt:lpwstr>_Toc186441838</vt:lpwstr>
      </vt:variant>
      <vt:variant>
        <vt:i4>1638459</vt:i4>
      </vt:variant>
      <vt:variant>
        <vt:i4>560</vt:i4>
      </vt:variant>
      <vt:variant>
        <vt:i4>0</vt:i4>
      </vt:variant>
      <vt:variant>
        <vt:i4>5</vt:i4>
      </vt:variant>
      <vt:variant>
        <vt:lpwstr/>
      </vt:variant>
      <vt:variant>
        <vt:lpwstr>_Toc186441837</vt:lpwstr>
      </vt:variant>
      <vt:variant>
        <vt:i4>1638459</vt:i4>
      </vt:variant>
      <vt:variant>
        <vt:i4>554</vt:i4>
      </vt:variant>
      <vt:variant>
        <vt:i4>0</vt:i4>
      </vt:variant>
      <vt:variant>
        <vt:i4>5</vt:i4>
      </vt:variant>
      <vt:variant>
        <vt:lpwstr/>
      </vt:variant>
      <vt:variant>
        <vt:lpwstr>_Toc186441836</vt:lpwstr>
      </vt:variant>
      <vt:variant>
        <vt:i4>1638459</vt:i4>
      </vt:variant>
      <vt:variant>
        <vt:i4>548</vt:i4>
      </vt:variant>
      <vt:variant>
        <vt:i4>0</vt:i4>
      </vt:variant>
      <vt:variant>
        <vt:i4>5</vt:i4>
      </vt:variant>
      <vt:variant>
        <vt:lpwstr/>
      </vt:variant>
      <vt:variant>
        <vt:lpwstr>_Toc186441835</vt:lpwstr>
      </vt:variant>
      <vt:variant>
        <vt:i4>1638459</vt:i4>
      </vt:variant>
      <vt:variant>
        <vt:i4>542</vt:i4>
      </vt:variant>
      <vt:variant>
        <vt:i4>0</vt:i4>
      </vt:variant>
      <vt:variant>
        <vt:i4>5</vt:i4>
      </vt:variant>
      <vt:variant>
        <vt:lpwstr/>
      </vt:variant>
      <vt:variant>
        <vt:lpwstr>_Toc186441834</vt:lpwstr>
      </vt:variant>
      <vt:variant>
        <vt:i4>1638459</vt:i4>
      </vt:variant>
      <vt:variant>
        <vt:i4>536</vt:i4>
      </vt:variant>
      <vt:variant>
        <vt:i4>0</vt:i4>
      </vt:variant>
      <vt:variant>
        <vt:i4>5</vt:i4>
      </vt:variant>
      <vt:variant>
        <vt:lpwstr/>
      </vt:variant>
      <vt:variant>
        <vt:lpwstr>_Toc186441833</vt:lpwstr>
      </vt:variant>
      <vt:variant>
        <vt:i4>1638459</vt:i4>
      </vt:variant>
      <vt:variant>
        <vt:i4>530</vt:i4>
      </vt:variant>
      <vt:variant>
        <vt:i4>0</vt:i4>
      </vt:variant>
      <vt:variant>
        <vt:i4>5</vt:i4>
      </vt:variant>
      <vt:variant>
        <vt:lpwstr/>
      </vt:variant>
      <vt:variant>
        <vt:lpwstr>_Toc186441832</vt:lpwstr>
      </vt:variant>
      <vt:variant>
        <vt:i4>1638459</vt:i4>
      </vt:variant>
      <vt:variant>
        <vt:i4>524</vt:i4>
      </vt:variant>
      <vt:variant>
        <vt:i4>0</vt:i4>
      </vt:variant>
      <vt:variant>
        <vt:i4>5</vt:i4>
      </vt:variant>
      <vt:variant>
        <vt:lpwstr/>
      </vt:variant>
      <vt:variant>
        <vt:lpwstr>_Toc186441831</vt:lpwstr>
      </vt:variant>
      <vt:variant>
        <vt:i4>1638459</vt:i4>
      </vt:variant>
      <vt:variant>
        <vt:i4>518</vt:i4>
      </vt:variant>
      <vt:variant>
        <vt:i4>0</vt:i4>
      </vt:variant>
      <vt:variant>
        <vt:i4>5</vt:i4>
      </vt:variant>
      <vt:variant>
        <vt:lpwstr/>
      </vt:variant>
      <vt:variant>
        <vt:lpwstr>_Toc186441830</vt:lpwstr>
      </vt:variant>
      <vt:variant>
        <vt:i4>1572923</vt:i4>
      </vt:variant>
      <vt:variant>
        <vt:i4>512</vt:i4>
      </vt:variant>
      <vt:variant>
        <vt:i4>0</vt:i4>
      </vt:variant>
      <vt:variant>
        <vt:i4>5</vt:i4>
      </vt:variant>
      <vt:variant>
        <vt:lpwstr/>
      </vt:variant>
      <vt:variant>
        <vt:lpwstr>_Toc186441829</vt:lpwstr>
      </vt:variant>
      <vt:variant>
        <vt:i4>1572923</vt:i4>
      </vt:variant>
      <vt:variant>
        <vt:i4>506</vt:i4>
      </vt:variant>
      <vt:variant>
        <vt:i4>0</vt:i4>
      </vt:variant>
      <vt:variant>
        <vt:i4>5</vt:i4>
      </vt:variant>
      <vt:variant>
        <vt:lpwstr/>
      </vt:variant>
      <vt:variant>
        <vt:lpwstr>_Toc186441828</vt:lpwstr>
      </vt:variant>
      <vt:variant>
        <vt:i4>1572923</vt:i4>
      </vt:variant>
      <vt:variant>
        <vt:i4>500</vt:i4>
      </vt:variant>
      <vt:variant>
        <vt:i4>0</vt:i4>
      </vt:variant>
      <vt:variant>
        <vt:i4>5</vt:i4>
      </vt:variant>
      <vt:variant>
        <vt:lpwstr/>
      </vt:variant>
      <vt:variant>
        <vt:lpwstr>_Toc186441827</vt:lpwstr>
      </vt:variant>
      <vt:variant>
        <vt:i4>1572923</vt:i4>
      </vt:variant>
      <vt:variant>
        <vt:i4>494</vt:i4>
      </vt:variant>
      <vt:variant>
        <vt:i4>0</vt:i4>
      </vt:variant>
      <vt:variant>
        <vt:i4>5</vt:i4>
      </vt:variant>
      <vt:variant>
        <vt:lpwstr/>
      </vt:variant>
      <vt:variant>
        <vt:lpwstr>_Toc186441826</vt:lpwstr>
      </vt:variant>
      <vt:variant>
        <vt:i4>1572923</vt:i4>
      </vt:variant>
      <vt:variant>
        <vt:i4>488</vt:i4>
      </vt:variant>
      <vt:variant>
        <vt:i4>0</vt:i4>
      </vt:variant>
      <vt:variant>
        <vt:i4>5</vt:i4>
      </vt:variant>
      <vt:variant>
        <vt:lpwstr/>
      </vt:variant>
      <vt:variant>
        <vt:lpwstr>_Toc186441825</vt:lpwstr>
      </vt:variant>
      <vt:variant>
        <vt:i4>1572923</vt:i4>
      </vt:variant>
      <vt:variant>
        <vt:i4>482</vt:i4>
      </vt:variant>
      <vt:variant>
        <vt:i4>0</vt:i4>
      </vt:variant>
      <vt:variant>
        <vt:i4>5</vt:i4>
      </vt:variant>
      <vt:variant>
        <vt:lpwstr/>
      </vt:variant>
      <vt:variant>
        <vt:lpwstr>_Toc186441824</vt:lpwstr>
      </vt:variant>
      <vt:variant>
        <vt:i4>1572923</vt:i4>
      </vt:variant>
      <vt:variant>
        <vt:i4>476</vt:i4>
      </vt:variant>
      <vt:variant>
        <vt:i4>0</vt:i4>
      </vt:variant>
      <vt:variant>
        <vt:i4>5</vt:i4>
      </vt:variant>
      <vt:variant>
        <vt:lpwstr/>
      </vt:variant>
      <vt:variant>
        <vt:lpwstr>_Toc186441823</vt:lpwstr>
      </vt:variant>
      <vt:variant>
        <vt:i4>1572923</vt:i4>
      </vt:variant>
      <vt:variant>
        <vt:i4>470</vt:i4>
      </vt:variant>
      <vt:variant>
        <vt:i4>0</vt:i4>
      </vt:variant>
      <vt:variant>
        <vt:i4>5</vt:i4>
      </vt:variant>
      <vt:variant>
        <vt:lpwstr/>
      </vt:variant>
      <vt:variant>
        <vt:lpwstr>_Toc186441822</vt:lpwstr>
      </vt:variant>
      <vt:variant>
        <vt:i4>1572923</vt:i4>
      </vt:variant>
      <vt:variant>
        <vt:i4>464</vt:i4>
      </vt:variant>
      <vt:variant>
        <vt:i4>0</vt:i4>
      </vt:variant>
      <vt:variant>
        <vt:i4>5</vt:i4>
      </vt:variant>
      <vt:variant>
        <vt:lpwstr/>
      </vt:variant>
      <vt:variant>
        <vt:lpwstr>_Toc186441821</vt:lpwstr>
      </vt:variant>
      <vt:variant>
        <vt:i4>1572923</vt:i4>
      </vt:variant>
      <vt:variant>
        <vt:i4>458</vt:i4>
      </vt:variant>
      <vt:variant>
        <vt:i4>0</vt:i4>
      </vt:variant>
      <vt:variant>
        <vt:i4>5</vt:i4>
      </vt:variant>
      <vt:variant>
        <vt:lpwstr/>
      </vt:variant>
      <vt:variant>
        <vt:lpwstr>_Toc186441820</vt:lpwstr>
      </vt:variant>
      <vt:variant>
        <vt:i4>1769531</vt:i4>
      </vt:variant>
      <vt:variant>
        <vt:i4>452</vt:i4>
      </vt:variant>
      <vt:variant>
        <vt:i4>0</vt:i4>
      </vt:variant>
      <vt:variant>
        <vt:i4>5</vt:i4>
      </vt:variant>
      <vt:variant>
        <vt:lpwstr/>
      </vt:variant>
      <vt:variant>
        <vt:lpwstr>_Toc186441819</vt:lpwstr>
      </vt:variant>
      <vt:variant>
        <vt:i4>1769531</vt:i4>
      </vt:variant>
      <vt:variant>
        <vt:i4>446</vt:i4>
      </vt:variant>
      <vt:variant>
        <vt:i4>0</vt:i4>
      </vt:variant>
      <vt:variant>
        <vt:i4>5</vt:i4>
      </vt:variant>
      <vt:variant>
        <vt:lpwstr/>
      </vt:variant>
      <vt:variant>
        <vt:lpwstr>_Toc186441818</vt:lpwstr>
      </vt:variant>
      <vt:variant>
        <vt:i4>1769531</vt:i4>
      </vt:variant>
      <vt:variant>
        <vt:i4>440</vt:i4>
      </vt:variant>
      <vt:variant>
        <vt:i4>0</vt:i4>
      </vt:variant>
      <vt:variant>
        <vt:i4>5</vt:i4>
      </vt:variant>
      <vt:variant>
        <vt:lpwstr/>
      </vt:variant>
      <vt:variant>
        <vt:lpwstr>_Toc186441817</vt:lpwstr>
      </vt:variant>
      <vt:variant>
        <vt:i4>1769531</vt:i4>
      </vt:variant>
      <vt:variant>
        <vt:i4>434</vt:i4>
      </vt:variant>
      <vt:variant>
        <vt:i4>0</vt:i4>
      </vt:variant>
      <vt:variant>
        <vt:i4>5</vt:i4>
      </vt:variant>
      <vt:variant>
        <vt:lpwstr/>
      </vt:variant>
      <vt:variant>
        <vt:lpwstr>_Toc186441816</vt:lpwstr>
      </vt:variant>
      <vt:variant>
        <vt:i4>1769531</vt:i4>
      </vt:variant>
      <vt:variant>
        <vt:i4>428</vt:i4>
      </vt:variant>
      <vt:variant>
        <vt:i4>0</vt:i4>
      </vt:variant>
      <vt:variant>
        <vt:i4>5</vt:i4>
      </vt:variant>
      <vt:variant>
        <vt:lpwstr/>
      </vt:variant>
      <vt:variant>
        <vt:lpwstr>_Toc186441815</vt:lpwstr>
      </vt:variant>
      <vt:variant>
        <vt:i4>1769531</vt:i4>
      </vt:variant>
      <vt:variant>
        <vt:i4>422</vt:i4>
      </vt:variant>
      <vt:variant>
        <vt:i4>0</vt:i4>
      </vt:variant>
      <vt:variant>
        <vt:i4>5</vt:i4>
      </vt:variant>
      <vt:variant>
        <vt:lpwstr/>
      </vt:variant>
      <vt:variant>
        <vt:lpwstr>_Toc186441814</vt:lpwstr>
      </vt:variant>
      <vt:variant>
        <vt:i4>1769531</vt:i4>
      </vt:variant>
      <vt:variant>
        <vt:i4>416</vt:i4>
      </vt:variant>
      <vt:variant>
        <vt:i4>0</vt:i4>
      </vt:variant>
      <vt:variant>
        <vt:i4>5</vt:i4>
      </vt:variant>
      <vt:variant>
        <vt:lpwstr/>
      </vt:variant>
      <vt:variant>
        <vt:lpwstr>_Toc186441813</vt:lpwstr>
      </vt:variant>
      <vt:variant>
        <vt:i4>1769531</vt:i4>
      </vt:variant>
      <vt:variant>
        <vt:i4>410</vt:i4>
      </vt:variant>
      <vt:variant>
        <vt:i4>0</vt:i4>
      </vt:variant>
      <vt:variant>
        <vt:i4>5</vt:i4>
      </vt:variant>
      <vt:variant>
        <vt:lpwstr/>
      </vt:variant>
      <vt:variant>
        <vt:lpwstr>_Toc186441812</vt:lpwstr>
      </vt:variant>
      <vt:variant>
        <vt:i4>1769531</vt:i4>
      </vt:variant>
      <vt:variant>
        <vt:i4>404</vt:i4>
      </vt:variant>
      <vt:variant>
        <vt:i4>0</vt:i4>
      </vt:variant>
      <vt:variant>
        <vt:i4>5</vt:i4>
      </vt:variant>
      <vt:variant>
        <vt:lpwstr/>
      </vt:variant>
      <vt:variant>
        <vt:lpwstr>_Toc186441811</vt:lpwstr>
      </vt:variant>
      <vt:variant>
        <vt:i4>1769531</vt:i4>
      </vt:variant>
      <vt:variant>
        <vt:i4>398</vt:i4>
      </vt:variant>
      <vt:variant>
        <vt:i4>0</vt:i4>
      </vt:variant>
      <vt:variant>
        <vt:i4>5</vt:i4>
      </vt:variant>
      <vt:variant>
        <vt:lpwstr/>
      </vt:variant>
      <vt:variant>
        <vt:lpwstr>_Toc186441810</vt:lpwstr>
      </vt:variant>
      <vt:variant>
        <vt:i4>1703995</vt:i4>
      </vt:variant>
      <vt:variant>
        <vt:i4>392</vt:i4>
      </vt:variant>
      <vt:variant>
        <vt:i4>0</vt:i4>
      </vt:variant>
      <vt:variant>
        <vt:i4>5</vt:i4>
      </vt:variant>
      <vt:variant>
        <vt:lpwstr/>
      </vt:variant>
      <vt:variant>
        <vt:lpwstr>_Toc186441809</vt:lpwstr>
      </vt:variant>
      <vt:variant>
        <vt:i4>1703995</vt:i4>
      </vt:variant>
      <vt:variant>
        <vt:i4>386</vt:i4>
      </vt:variant>
      <vt:variant>
        <vt:i4>0</vt:i4>
      </vt:variant>
      <vt:variant>
        <vt:i4>5</vt:i4>
      </vt:variant>
      <vt:variant>
        <vt:lpwstr/>
      </vt:variant>
      <vt:variant>
        <vt:lpwstr>_Toc186441808</vt:lpwstr>
      </vt:variant>
      <vt:variant>
        <vt:i4>1703995</vt:i4>
      </vt:variant>
      <vt:variant>
        <vt:i4>380</vt:i4>
      </vt:variant>
      <vt:variant>
        <vt:i4>0</vt:i4>
      </vt:variant>
      <vt:variant>
        <vt:i4>5</vt:i4>
      </vt:variant>
      <vt:variant>
        <vt:lpwstr/>
      </vt:variant>
      <vt:variant>
        <vt:lpwstr>_Toc186441807</vt:lpwstr>
      </vt:variant>
      <vt:variant>
        <vt:i4>1703995</vt:i4>
      </vt:variant>
      <vt:variant>
        <vt:i4>374</vt:i4>
      </vt:variant>
      <vt:variant>
        <vt:i4>0</vt:i4>
      </vt:variant>
      <vt:variant>
        <vt:i4>5</vt:i4>
      </vt:variant>
      <vt:variant>
        <vt:lpwstr/>
      </vt:variant>
      <vt:variant>
        <vt:lpwstr>_Toc186441806</vt:lpwstr>
      </vt:variant>
      <vt:variant>
        <vt:i4>1703995</vt:i4>
      </vt:variant>
      <vt:variant>
        <vt:i4>368</vt:i4>
      </vt:variant>
      <vt:variant>
        <vt:i4>0</vt:i4>
      </vt:variant>
      <vt:variant>
        <vt:i4>5</vt:i4>
      </vt:variant>
      <vt:variant>
        <vt:lpwstr/>
      </vt:variant>
      <vt:variant>
        <vt:lpwstr>_Toc186441805</vt:lpwstr>
      </vt:variant>
      <vt:variant>
        <vt:i4>1703995</vt:i4>
      </vt:variant>
      <vt:variant>
        <vt:i4>362</vt:i4>
      </vt:variant>
      <vt:variant>
        <vt:i4>0</vt:i4>
      </vt:variant>
      <vt:variant>
        <vt:i4>5</vt:i4>
      </vt:variant>
      <vt:variant>
        <vt:lpwstr/>
      </vt:variant>
      <vt:variant>
        <vt:lpwstr>_Toc186441804</vt:lpwstr>
      </vt:variant>
      <vt:variant>
        <vt:i4>1703995</vt:i4>
      </vt:variant>
      <vt:variant>
        <vt:i4>356</vt:i4>
      </vt:variant>
      <vt:variant>
        <vt:i4>0</vt:i4>
      </vt:variant>
      <vt:variant>
        <vt:i4>5</vt:i4>
      </vt:variant>
      <vt:variant>
        <vt:lpwstr/>
      </vt:variant>
      <vt:variant>
        <vt:lpwstr>_Toc186441803</vt:lpwstr>
      </vt:variant>
      <vt:variant>
        <vt:i4>1703995</vt:i4>
      </vt:variant>
      <vt:variant>
        <vt:i4>350</vt:i4>
      </vt:variant>
      <vt:variant>
        <vt:i4>0</vt:i4>
      </vt:variant>
      <vt:variant>
        <vt:i4>5</vt:i4>
      </vt:variant>
      <vt:variant>
        <vt:lpwstr/>
      </vt:variant>
      <vt:variant>
        <vt:lpwstr>_Toc186441802</vt:lpwstr>
      </vt:variant>
      <vt:variant>
        <vt:i4>1703995</vt:i4>
      </vt:variant>
      <vt:variant>
        <vt:i4>344</vt:i4>
      </vt:variant>
      <vt:variant>
        <vt:i4>0</vt:i4>
      </vt:variant>
      <vt:variant>
        <vt:i4>5</vt:i4>
      </vt:variant>
      <vt:variant>
        <vt:lpwstr/>
      </vt:variant>
      <vt:variant>
        <vt:lpwstr>_Toc186441801</vt:lpwstr>
      </vt:variant>
      <vt:variant>
        <vt:i4>1703995</vt:i4>
      </vt:variant>
      <vt:variant>
        <vt:i4>338</vt:i4>
      </vt:variant>
      <vt:variant>
        <vt:i4>0</vt:i4>
      </vt:variant>
      <vt:variant>
        <vt:i4>5</vt:i4>
      </vt:variant>
      <vt:variant>
        <vt:lpwstr/>
      </vt:variant>
      <vt:variant>
        <vt:lpwstr>_Toc186441800</vt:lpwstr>
      </vt:variant>
      <vt:variant>
        <vt:i4>1245236</vt:i4>
      </vt:variant>
      <vt:variant>
        <vt:i4>332</vt:i4>
      </vt:variant>
      <vt:variant>
        <vt:i4>0</vt:i4>
      </vt:variant>
      <vt:variant>
        <vt:i4>5</vt:i4>
      </vt:variant>
      <vt:variant>
        <vt:lpwstr/>
      </vt:variant>
      <vt:variant>
        <vt:lpwstr>_Toc186441799</vt:lpwstr>
      </vt:variant>
      <vt:variant>
        <vt:i4>1245236</vt:i4>
      </vt:variant>
      <vt:variant>
        <vt:i4>326</vt:i4>
      </vt:variant>
      <vt:variant>
        <vt:i4>0</vt:i4>
      </vt:variant>
      <vt:variant>
        <vt:i4>5</vt:i4>
      </vt:variant>
      <vt:variant>
        <vt:lpwstr/>
      </vt:variant>
      <vt:variant>
        <vt:lpwstr>_Toc186441798</vt:lpwstr>
      </vt:variant>
      <vt:variant>
        <vt:i4>1245236</vt:i4>
      </vt:variant>
      <vt:variant>
        <vt:i4>320</vt:i4>
      </vt:variant>
      <vt:variant>
        <vt:i4>0</vt:i4>
      </vt:variant>
      <vt:variant>
        <vt:i4>5</vt:i4>
      </vt:variant>
      <vt:variant>
        <vt:lpwstr/>
      </vt:variant>
      <vt:variant>
        <vt:lpwstr>_Toc186441797</vt:lpwstr>
      </vt:variant>
      <vt:variant>
        <vt:i4>1245236</vt:i4>
      </vt:variant>
      <vt:variant>
        <vt:i4>314</vt:i4>
      </vt:variant>
      <vt:variant>
        <vt:i4>0</vt:i4>
      </vt:variant>
      <vt:variant>
        <vt:i4>5</vt:i4>
      </vt:variant>
      <vt:variant>
        <vt:lpwstr/>
      </vt:variant>
      <vt:variant>
        <vt:lpwstr>_Toc186441796</vt:lpwstr>
      </vt:variant>
      <vt:variant>
        <vt:i4>1245236</vt:i4>
      </vt:variant>
      <vt:variant>
        <vt:i4>308</vt:i4>
      </vt:variant>
      <vt:variant>
        <vt:i4>0</vt:i4>
      </vt:variant>
      <vt:variant>
        <vt:i4>5</vt:i4>
      </vt:variant>
      <vt:variant>
        <vt:lpwstr/>
      </vt:variant>
      <vt:variant>
        <vt:lpwstr>_Toc186441795</vt:lpwstr>
      </vt:variant>
      <vt:variant>
        <vt:i4>1245236</vt:i4>
      </vt:variant>
      <vt:variant>
        <vt:i4>302</vt:i4>
      </vt:variant>
      <vt:variant>
        <vt:i4>0</vt:i4>
      </vt:variant>
      <vt:variant>
        <vt:i4>5</vt:i4>
      </vt:variant>
      <vt:variant>
        <vt:lpwstr/>
      </vt:variant>
      <vt:variant>
        <vt:lpwstr>_Toc186441794</vt:lpwstr>
      </vt:variant>
      <vt:variant>
        <vt:i4>1245236</vt:i4>
      </vt:variant>
      <vt:variant>
        <vt:i4>296</vt:i4>
      </vt:variant>
      <vt:variant>
        <vt:i4>0</vt:i4>
      </vt:variant>
      <vt:variant>
        <vt:i4>5</vt:i4>
      </vt:variant>
      <vt:variant>
        <vt:lpwstr/>
      </vt:variant>
      <vt:variant>
        <vt:lpwstr>_Toc186441793</vt:lpwstr>
      </vt:variant>
      <vt:variant>
        <vt:i4>1245236</vt:i4>
      </vt:variant>
      <vt:variant>
        <vt:i4>290</vt:i4>
      </vt:variant>
      <vt:variant>
        <vt:i4>0</vt:i4>
      </vt:variant>
      <vt:variant>
        <vt:i4>5</vt:i4>
      </vt:variant>
      <vt:variant>
        <vt:lpwstr/>
      </vt:variant>
      <vt:variant>
        <vt:lpwstr>_Toc186441792</vt:lpwstr>
      </vt:variant>
      <vt:variant>
        <vt:i4>1245236</vt:i4>
      </vt:variant>
      <vt:variant>
        <vt:i4>284</vt:i4>
      </vt:variant>
      <vt:variant>
        <vt:i4>0</vt:i4>
      </vt:variant>
      <vt:variant>
        <vt:i4>5</vt:i4>
      </vt:variant>
      <vt:variant>
        <vt:lpwstr/>
      </vt:variant>
      <vt:variant>
        <vt:lpwstr>_Toc186441791</vt:lpwstr>
      </vt:variant>
      <vt:variant>
        <vt:i4>1245236</vt:i4>
      </vt:variant>
      <vt:variant>
        <vt:i4>278</vt:i4>
      </vt:variant>
      <vt:variant>
        <vt:i4>0</vt:i4>
      </vt:variant>
      <vt:variant>
        <vt:i4>5</vt:i4>
      </vt:variant>
      <vt:variant>
        <vt:lpwstr/>
      </vt:variant>
      <vt:variant>
        <vt:lpwstr>_Toc186441790</vt:lpwstr>
      </vt:variant>
      <vt:variant>
        <vt:i4>1179700</vt:i4>
      </vt:variant>
      <vt:variant>
        <vt:i4>272</vt:i4>
      </vt:variant>
      <vt:variant>
        <vt:i4>0</vt:i4>
      </vt:variant>
      <vt:variant>
        <vt:i4>5</vt:i4>
      </vt:variant>
      <vt:variant>
        <vt:lpwstr/>
      </vt:variant>
      <vt:variant>
        <vt:lpwstr>_Toc186441789</vt:lpwstr>
      </vt:variant>
      <vt:variant>
        <vt:i4>1179700</vt:i4>
      </vt:variant>
      <vt:variant>
        <vt:i4>266</vt:i4>
      </vt:variant>
      <vt:variant>
        <vt:i4>0</vt:i4>
      </vt:variant>
      <vt:variant>
        <vt:i4>5</vt:i4>
      </vt:variant>
      <vt:variant>
        <vt:lpwstr/>
      </vt:variant>
      <vt:variant>
        <vt:lpwstr>_Toc186441788</vt:lpwstr>
      </vt:variant>
      <vt:variant>
        <vt:i4>1179700</vt:i4>
      </vt:variant>
      <vt:variant>
        <vt:i4>260</vt:i4>
      </vt:variant>
      <vt:variant>
        <vt:i4>0</vt:i4>
      </vt:variant>
      <vt:variant>
        <vt:i4>5</vt:i4>
      </vt:variant>
      <vt:variant>
        <vt:lpwstr/>
      </vt:variant>
      <vt:variant>
        <vt:lpwstr>_Toc186441787</vt:lpwstr>
      </vt:variant>
      <vt:variant>
        <vt:i4>1179700</vt:i4>
      </vt:variant>
      <vt:variant>
        <vt:i4>254</vt:i4>
      </vt:variant>
      <vt:variant>
        <vt:i4>0</vt:i4>
      </vt:variant>
      <vt:variant>
        <vt:i4>5</vt:i4>
      </vt:variant>
      <vt:variant>
        <vt:lpwstr/>
      </vt:variant>
      <vt:variant>
        <vt:lpwstr>_Toc186441786</vt:lpwstr>
      </vt:variant>
      <vt:variant>
        <vt:i4>1179700</vt:i4>
      </vt:variant>
      <vt:variant>
        <vt:i4>248</vt:i4>
      </vt:variant>
      <vt:variant>
        <vt:i4>0</vt:i4>
      </vt:variant>
      <vt:variant>
        <vt:i4>5</vt:i4>
      </vt:variant>
      <vt:variant>
        <vt:lpwstr/>
      </vt:variant>
      <vt:variant>
        <vt:lpwstr>_Toc186441785</vt:lpwstr>
      </vt:variant>
      <vt:variant>
        <vt:i4>1179700</vt:i4>
      </vt:variant>
      <vt:variant>
        <vt:i4>242</vt:i4>
      </vt:variant>
      <vt:variant>
        <vt:i4>0</vt:i4>
      </vt:variant>
      <vt:variant>
        <vt:i4>5</vt:i4>
      </vt:variant>
      <vt:variant>
        <vt:lpwstr/>
      </vt:variant>
      <vt:variant>
        <vt:lpwstr>_Toc186441784</vt:lpwstr>
      </vt:variant>
      <vt:variant>
        <vt:i4>1179700</vt:i4>
      </vt:variant>
      <vt:variant>
        <vt:i4>236</vt:i4>
      </vt:variant>
      <vt:variant>
        <vt:i4>0</vt:i4>
      </vt:variant>
      <vt:variant>
        <vt:i4>5</vt:i4>
      </vt:variant>
      <vt:variant>
        <vt:lpwstr/>
      </vt:variant>
      <vt:variant>
        <vt:lpwstr>_Toc186441783</vt:lpwstr>
      </vt:variant>
      <vt:variant>
        <vt:i4>1179700</vt:i4>
      </vt:variant>
      <vt:variant>
        <vt:i4>230</vt:i4>
      </vt:variant>
      <vt:variant>
        <vt:i4>0</vt:i4>
      </vt:variant>
      <vt:variant>
        <vt:i4>5</vt:i4>
      </vt:variant>
      <vt:variant>
        <vt:lpwstr/>
      </vt:variant>
      <vt:variant>
        <vt:lpwstr>_Toc186441782</vt:lpwstr>
      </vt:variant>
      <vt:variant>
        <vt:i4>1179700</vt:i4>
      </vt:variant>
      <vt:variant>
        <vt:i4>224</vt:i4>
      </vt:variant>
      <vt:variant>
        <vt:i4>0</vt:i4>
      </vt:variant>
      <vt:variant>
        <vt:i4>5</vt:i4>
      </vt:variant>
      <vt:variant>
        <vt:lpwstr/>
      </vt:variant>
      <vt:variant>
        <vt:lpwstr>_Toc186441781</vt:lpwstr>
      </vt:variant>
      <vt:variant>
        <vt:i4>1179700</vt:i4>
      </vt:variant>
      <vt:variant>
        <vt:i4>218</vt:i4>
      </vt:variant>
      <vt:variant>
        <vt:i4>0</vt:i4>
      </vt:variant>
      <vt:variant>
        <vt:i4>5</vt:i4>
      </vt:variant>
      <vt:variant>
        <vt:lpwstr/>
      </vt:variant>
      <vt:variant>
        <vt:lpwstr>_Toc186441780</vt:lpwstr>
      </vt:variant>
      <vt:variant>
        <vt:i4>1900596</vt:i4>
      </vt:variant>
      <vt:variant>
        <vt:i4>212</vt:i4>
      </vt:variant>
      <vt:variant>
        <vt:i4>0</vt:i4>
      </vt:variant>
      <vt:variant>
        <vt:i4>5</vt:i4>
      </vt:variant>
      <vt:variant>
        <vt:lpwstr/>
      </vt:variant>
      <vt:variant>
        <vt:lpwstr>_Toc186441779</vt:lpwstr>
      </vt:variant>
      <vt:variant>
        <vt:i4>1900596</vt:i4>
      </vt:variant>
      <vt:variant>
        <vt:i4>206</vt:i4>
      </vt:variant>
      <vt:variant>
        <vt:i4>0</vt:i4>
      </vt:variant>
      <vt:variant>
        <vt:i4>5</vt:i4>
      </vt:variant>
      <vt:variant>
        <vt:lpwstr/>
      </vt:variant>
      <vt:variant>
        <vt:lpwstr>_Toc186441778</vt:lpwstr>
      </vt:variant>
      <vt:variant>
        <vt:i4>1900596</vt:i4>
      </vt:variant>
      <vt:variant>
        <vt:i4>200</vt:i4>
      </vt:variant>
      <vt:variant>
        <vt:i4>0</vt:i4>
      </vt:variant>
      <vt:variant>
        <vt:i4>5</vt:i4>
      </vt:variant>
      <vt:variant>
        <vt:lpwstr/>
      </vt:variant>
      <vt:variant>
        <vt:lpwstr>_Toc186441777</vt:lpwstr>
      </vt:variant>
      <vt:variant>
        <vt:i4>1900596</vt:i4>
      </vt:variant>
      <vt:variant>
        <vt:i4>194</vt:i4>
      </vt:variant>
      <vt:variant>
        <vt:i4>0</vt:i4>
      </vt:variant>
      <vt:variant>
        <vt:i4>5</vt:i4>
      </vt:variant>
      <vt:variant>
        <vt:lpwstr/>
      </vt:variant>
      <vt:variant>
        <vt:lpwstr>_Toc186441776</vt:lpwstr>
      </vt:variant>
      <vt:variant>
        <vt:i4>1900596</vt:i4>
      </vt:variant>
      <vt:variant>
        <vt:i4>188</vt:i4>
      </vt:variant>
      <vt:variant>
        <vt:i4>0</vt:i4>
      </vt:variant>
      <vt:variant>
        <vt:i4>5</vt:i4>
      </vt:variant>
      <vt:variant>
        <vt:lpwstr/>
      </vt:variant>
      <vt:variant>
        <vt:lpwstr>_Toc186441775</vt:lpwstr>
      </vt:variant>
      <vt:variant>
        <vt:i4>1900596</vt:i4>
      </vt:variant>
      <vt:variant>
        <vt:i4>182</vt:i4>
      </vt:variant>
      <vt:variant>
        <vt:i4>0</vt:i4>
      </vt:variant>
      <vt:variant>
        <vt:i4>5</vt:i4>
      </vt:variant>
      <vt:variant>
        <vt:lpwstr/>
      </vt:variant>
      <vt:variant>
        <vt:lpwstr>_Toc186441774</vt:lpwstr>
      </vt:variant>
      <vt:variant>
        <vt:i4>1900596</vt:i4>
      </vt:variant>
      <vt:variant>
        <vt:i4>176</vt:i4>
      </vt:variant>
      <vt:variant>
        <vt:i4>0</vt:i4>
      </vt:variant>
      <vt:variant>
        <vt:i4>5</vt:i4>
      </vt:variant>
      <vt:variant>
        <vt:lpwstr/>
      </vt:variant>
      <vt:variant>
        <vt:lpwstr>_Toc186441773</vt:lpwstr>
      </vt:variant>
      <vt:variant>
        <vt:i4>1900596</vt:i4>
      </vt:variant>
      <vt:variant>
        <vt:i4>170</vt:i4>
      </vt:variant>
      <vt:variant>
        <vt:i4>0</vt:i4>
      </vt:variant>
      <vt:variant>
        <vt:i4>5</vt:i4>
      </vt:variant>
      <vt:variant>
        <vt:lpwstr/>
      </vt:variant>
      <vt:variant>
        <vt:lpwstr>_Toc186441772</vt:lpwstr>
      </vt:variant>
      <vt:variant>
        <vt:i4>1900596</vt:i4>
      </vt:variant>
      <vt:variant>
        <vt:i4>164</vt:i4>
      </vt:variant>
      <vt:variant>
        <vt:i4>0</vt:i4>
      </vt:variant>
      <vt:variant>
        <vt:i4>5</vt:i4>
      </vt:variant>
      <vt:variant>
        <vt:lpwstr/>
      </vt:variant>
      <vt:variant>
        <vt:lpwstr>_Toc186441771</vt:lpwstr>
      </vt:variant>
      <vt:variant>
        <vt:i4>1900596</vt:i4>
      </vt:variant>
      <vt:variant>
        <vt:i4>158</vt:i4>
      </vt:variant>
      <vt:variant>
        <vt:i4>0</vt:i4>
      </vt:variant>
      <vt:variant>
        <vt:i4>5</vt:i4>
      </vt:variant>
      <vt:variant>
        <vt:lpwstr/>
      </vt:variant>
      <vt:variant>
        <vt:lpwstr>_Toc186441770</vt:lpwstr>
      </vt:variant>
      <vt:variant>
        <vt:i4>1835060</vt:i4>
      </vt:variant>
      <vt:variant>
        <vt:i4>152</vt:i4>
      </vt:variant>
      <vt:variant>
        <vt:i4>0</vt:i4>
      </vt:variant>
      <vt:variant>
        <vt:i4>5</vt:i4>
      </vt:variant>
      <vt:variant>
        <vt:lpwstr/>
      </vt:variant>
      <vt:variant>
        <vt:lpwstr>_Toc186441769</vt:lpwstr>
      </vt:variant>
      <vt:variant>
        <vt:i4>1835060</vt:i4>
      </vt:variant>
      <vt:variant>
        <vt:i4>146</vt:i4>
      </vt:variant>
      <vt:variant>
        <vt:i4>0</vt:i4>
      </vt:variant>
      <vt:variant>
        <vt:i4>5</vt:i4>
      </vt:variant>
      <vt:variant>
        <vt:lpwstr/>
      </vt:variant>
      <vt:variant>
        <vt:lpwstr>_Toc186441768</vt:lpwstr>
      </vt:variant>
      <vt:variant>
        <vt:i4>1835060</vt:i4>
      </vt:variant>
      <vt:variant>
        <vt:i4>140</vt:i4>
      </vt:variant>
      <vt:variant>
        <vt:i4>0</vt:i4>
      </vt:variant>
      <vt:variant>
        <vt:i4>5</vt:i4>
      </vt:variant>
      <vt:variant>
        <vt:lpwstr/>
      </vt:variant>
      <vt:variant>
        <vt:lpwstr>_Toc186441767</vt:lpwstr>
      </vt:variant>
      <vt:variant>
        <vt:i4>1835060</vt:i4>
      </vt:variant>
      <vt:variant>
        <vt:i4>134</vt:i4>
      </vt:variant>
      <vt:variant>
        <vt:i4>0</vt:i4>
      </vt:variant>
      <vt:variant>
        <vt:i4>5</vt:i4>
      </vt:variant>
      <vt:variant>
        <vt:lpwstr/>
      </vt:variant>
      <vt:variant>
        <vt:lpwstr>_Toc186441766</vt:lpwstr>
      </vt:variant>
      <vt:variant>
        <vt:i4>1835060</vt:i4>
      </vt:variant>
      <vt:variant>
        <vt:i4>128</vt:i4>
      </vt:variant>
      <vt:variant>
        <vt:i4>0</vt:i4>
      </vt:variant>
      <vt:variant>
        <vt:i4>5</vt:i4>
      </vt:variant>
      <vt:variant>
        <vt:lpwstr/>
      </vt:variant>
      <vt:variant>
        <vt:lpwstr>_Toc186441765</vt:lpwstr>
      </vt:variant>
      <vt:variant>
        <vt:i4>1835060</vt:i4>
      </vt:variant>
      <vt:variant>
        <vt:i4>122</vt:i4>
      </vt:variant>
      <vt:variant>
        <vt:i4>0</vt:i4>
      </vt:variant>
      <vt:variant>
        <vt:i4>5</vt:i4>
      </vt:variant>
      <vt:variant>
        <vt:lpwstr/>
      </vt:variant>
      <vt:variant>
        <vt:lpwstr>_Toc186441764</vt:lpwstr>
      </vt:variant>
      <vt:variant>
        <vt:i4>1835060</vt:i4>
      </vt:variant>
      <vt:variant>
        <vt:i4>116</vt:i4>
      </vt:variant>
      <vt:variant>
        <vt:i4>0</vt:i4>
      </vt:variant>
      <vt:variant>
        <vt:i4>5</vt:i4>
      </vt:variant>
      <vt:variant>
        <vt:lpwstr/>
      </vt:variant>
      <vt:variant>
        <vt:lpwstr>_Toc186441763</vt:lpwstr>
      </vt:variant>
      <vt:variant>
        <vt:i4>1835060</vt:i4>
      </vt:variant>
      <vt:variant>
        <vt:i4>110</vt:i4>
      </vt:variant>
      <vt:variant>
        <vt:i4>0</vt:i4>
      </vt:variant>
      <vt:variant>
        <vt:i4>5</vt:i4>
      </vt:variant>
      <vt:variant>
        <vt:lpwstr/>
      </vt:variant>
      <vt:variant>
        <vt:lpwstr>_Toc186441762</vt:lpwstr>
      </vt:variant>
      <vt:variant>
        <vt:i4>1835060</vt:i4>
      </vt:variant>
      <vt:variant>
        <vt:i4>104</vt:i4>
      </vt:variant>
      <vt:variant>
        <vt:i4>0</vt:i4>
      </vt:variant>
      <vt:variant>
        <vt:i4>5</vt:i4>
      </vt:variant>
      <vt:variant>
        <vt:lpwstr/>
      </vt:variant>
      <vt:variant>
        <vt:lpwstr>_Toc186441761</vt:lpwstr>
      </vt:variant>
      <vt:variant>
        <vt:i4>1835060</vt:i4>
      </vt:variant>
      <vt:variant>
        <vt:i4>98</vt:i4>
      </vt:variant>
      <vt:variant>
        <vt:i4>0</vt:i4>
      </vt:variant>
      <vt:variant>
        <vt:i4>5</vt:i4>
      </vt:variant>
      <vt:variant>
        <vt:lpwstr/>
      </vt:variant>
      <vt:variant>
        <vt:lpwstr>_Toc186441760</vt:lpwstr>
      </vt:variant>
      <vt:variant>
        <vt:i4>2031668</vt:i4>
      </vt:variant>
      <vt:variant>
        <vt:i4>92</vt:i4>
      </vt:variant>
      <vt:variant>
        <vt:i4>0</vt:i4>
      </vt:variant>
      <vt:variant>
        <vt:i4>5</vt:i4>
      </vt:variant>
      <vt:variant>
        <vt:lpwstr/>
      </vt:variant>
      <vt:variant>
        <vt:lpwstr>_Toc186441759</vt:lpwstr>
      </vt:variant>
      <vt:variant>
        <vt:i4>2031668</vt:i4>
      </vt:variant>
      <vt:variant>
        <vt:i4>86</vt:i4>
      </vt:variant>
      <vt:variant>
        <vt:i4>0</vt:i4>
      </vt:variant>
      <vt:variant>
        <vt:i4>5</vt:i4>
      </vt:variant>
      <vt:variant>
        <vt:lpwstr/>
      </vt:variant>
      <vt:variant>
        <vt:lpwstr>_Toc186441758</vt:lpwstr>
      </vt:variant>
      <vt:variant>
        <vt:i4>2031668</vt:i4>
      </vt:variant>
      <vt:variant>
        <vt:i4>80</vt:i4>
      </vt:variant>
      <vt:variant>
        <vt:i4>0</vt:i4>
      </vt:variant>
      <vt:variant>
        <vt:i4>5</vt:i4>
      </vt:variant>
      <vt:variant>
        <vt:lpwstr/>
      </vt:variant>
      <vt:variant>
        <vt:lpwstr>_Toc186441757</vt:lpwstr>
      </vt:variant>
      <vt:variant>
        <vt:i4>2031668</vt:i4>
      </vt:variant>
      <vt:variant>
        <vt:i4>74</vt:i4>
      </vt:variant>
      <vt:variant>
        <vt:i4>0</vt:i4>
      </vt:variant>
      <vt:variant>
        <vt:i4>5</vt:i4>
      </vt:variant>
      <vt:variant>
        <vt:lpwstr/>
      </vt:variant>
      <vt:variant>
        <vt:lpwstr>_Toc186441756</vt:lpwstr>
      </vt:variant>
      <vt:variant>
        <vt:i4>2031668</vt:i4>
      </vt:variant>
      <vt:variant>
        <vt:i4>68</vt:i4>
      </vt:variant>
      <vt:variant>
        <vt:i4>0</vt:i4>
      </vt:variant>
      <vt:variant>
        <vt:i4>5</vt:i4>
      </vt:variant>
      <vt:variant>
        <vt:lpwstr/>
      </vt:variant>
      <vt:variant>
        <vt:lpwstr>_Toc186441755</vt:lpwstr>
      </vt:variant>
      <vt:variant>
        <vt:i4>2031668</vt:i4>
      </vt:variant>
      <vt:variant>
        <vt:i4>62</vt:i4>
      </vt:variant>
      <vt:variant>
        <vt:i4>0</vt:i4>
      </vt:variant>
      <vt:variant>
        <vt:i4>5</vt:i4>
      </vt:variant>
      <vt:variant>
        <vt:lpwstr/>
      </vt:variant>
      <vt:variant>
        <vt:lpwstr>_Toc186441754</vt:lpwstr>
      </vt:variant>
      <vt:variant>
        <vt:i4>2031668</vt:i4>
      </vt:variant>
      <vt:variant>
        <vt:i4>56</vt:i4>
      </vt:variant>
      <vt:variant>
        <vt:i4>0</vt:i4>
      </vt:variant>
      <vt:variant>
        <vt:i4>5</vt:i4>
      </vt:variant>
      <vt:variant>
        <vt:lpwstr/>
      </vt:variant>
      <vt:variant>
        <vt:lpwstr>_Toc186441753</vt:lpwstr>
      </vt:variant>
      <vt:variant>
        <vt:i4>2031668</vt:i4>
      </vt:variant>
      <vt:variant>
        <vt:i4>50</vt:i4>
      </vt:variant>
      <vt:variant>
        <vt:i4>0</vt:i4>
      </vt:variant>
      <vt:variant>
        <vt:i4>5</vt:i4>
      </vt:variant>
      <vt:variant>
        <vt:lpwstr/>
      </vt:variant>
      <vt:variant>
        <vt:lpwstr>_Toc186441752</vt:lpwstr>
      </vt:variant>
      <vt:variant>
        <vt:i4>2031668</vt:i4>
      </vt:variant>
      <vt:variant>
        <vt:i4>44</vt:i4>
      </vt:variant>
      <vt:variant>
        <vt:i4>0</vt:i4>
      </vt:variant>
      <vt:variant>
        <vt:i4>5</vt:i4>
      </vt:variant>
      <vt:variant>
        <vt:lpwstr/>
      </vt:variant>
      <vt:variant>
        <vt:lpwstr>_Toc186441751</vt:lpwstr>
      </vt:variant>
      <vt:variant>
        <vt:i4>2031668</vt:i4>
      </vt:variant>
      <vt:variant>
        <vt:i4>38</vt:i4>
      </vt:variant>
      <vt:variant>
        <vt:i4>0</vt:i4>
      </vt:variant>
      <vt:variant>
        <vt:i4>5</vt:i4>
      </vt:variant>
      <vt:variant>
        <vt:lpwstr/>
      </vt:variant>
      <vt:variant>
        <vt:lpwstr>_Toc186441750</vt:lpwstr>
      </vt:variant>
      <vt:variant>
        <vt:i4>1966132</vt:i4>
      </vt:variant>
      <vt:variant>
        <vt:i4>32</vt:i4>
      </vt:variant>
      <vt:variant>
        <vt:i4>0</vt:i4>
      </vt:variant>
      <vt:variant>
        <vt:i4>5</vt:i4>
      </vt:variant>
      <vt:variant>
        <vt:lpwstr/>
      </vt:variant>
      <vt:variant>
        <vt:lpwstr>_Toc186441749</vt:lpwstr>
      </vt:variant>
      <vt:variant>
        <vt:i4>1966132</vt:i4>
      </vt:variant>
      <vt:variant>
        <vt:i4>26</vt:i4>
      </vt:variant>
      <vt:variant>
        <vt:i4>0</vt:i4>
      </vt:variant>
      <vt:variant>
        <vt:i4>5</vt:i4>
      </vt:variant>
      <vt:variant>
        <vt:lpwstr/>
      </vt:variant>
      <vt:variant>
        <vt:lpwstr>_Toc186441748</vt:lpwstr>
      </vt:variant>
      <vt:variant>
        <vt:i4>1966132</vt:i4>
      </vt:variant>
      <vt:variant>
        <vt:i4>20</vt:i4>
      </vt:variant>
      <vt:variant>
        <vt:i4>0</vt:i4>
      </vt:variant>
      <vt:variant>
        <vt:i4>5</vt:i4>
      </vt:variant>
      <vt:variant>
        <vt:lpwstr/>
      </vt:variant>
      <vt:variant>
        <vt:lpwstr>_Toc186441747</vt:lpwstr>
      </vt:variant>
      <vt:variant>
        <vt:i4>1966132</vt:i4>
      </vt:variant>
      <vt:variant>
        <vt:i4>14</vt:i4>
      </vt:variant>
      <vt:variant>
        <vt:i4>0</vt:i4>
      </vt:variant>
      <vt:variant>
        <vt:i4>5</vt:i4>
      </vt:variant>
      <vt:variant>
        <vt:lpwstr/>
      </vt:variant>
      <vt:variant>
        <vt:lpwstr>_Toc186441746</vt:lpwstr>
      </vt:variant>
      <vt:variant>
        <vt:i4>1966132</vt:i4>
      </vt:variant>
      <vt:variant>
        <vt:i4>8</vt:i4>
      </vt:variant>
      <vt:variant>
        <vt:i4>0</vt:i4>
      </vt:variant>
      <vt:variant>
        <vt:i4>5</vt:i4>
      </vt:variant>
      <vt:variant>
        <vt:lpwstr/>
      </vt:variant>
      <vt:variant>
        <vt:lpwstr>_Toc186441745</vt:lpwstr>
      </vt:variant>
      <vt:variant>
        <vt:i4>1966132</vt:i4>
      </vt:variant>
      <vt:variant>
        <vt:i4>2</vt:i4>
      </vt:variant>
      <vt:variant>
        <vt:i4>0</vt:i4>
      </vt:variant>
      <vt:variant>
        <vt:i4>5</vt:i4>
      </vt:variant>
      <vt:variant>
        <vt:lpwstr/>
      </vt:variant>
      <vt:variant>
        <vt:lpwstr>_Toc186441744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line of doc</dc:title>
  <dc:subject/>
  <dc:creator>vmoreau</dc:creator>
  <cp:keywords/>
  <cp:lastModifiedBy>Andrea Trantham</cp:lastModifiedBy>
  <cp:revision>7</cp:revision>
  <cp:lastPrinted>2026-08-21T14:45:00Z</cp:lastPrinted>
  <dcterms:created xsi:type="dcterms:W3CDTF">2026-06-30T18:40:00Z</dcterms:created>
  <dcterms:modified xsi:type="dcterms:W3CDTF">2026-08-21T14:46:00Z</dcterms:modified>
</cp:coreProperties>
</file>